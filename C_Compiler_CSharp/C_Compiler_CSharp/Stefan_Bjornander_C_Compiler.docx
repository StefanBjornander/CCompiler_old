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cstheme="minorBidi"/>
          <w:b w:val="0"/>
          <w:color w:val="auto"/>
          <w:sz w:val="22"/>
          <w:szCs w:val="22"/>
        </w:rPr>
        <w:id w:val="-1295284200"/>
        <w:docPartObj>
          <w:docPartGallery w:val="Table of Contents"/>
          <w:docPartUnique/>
        </w:docPartObj>
      </w:sdtPr>
      <w:sdtEndPr>
        <w:rPr>
          <w:bCs/>
          <w:noProof/>
          <w:color w:val="000000" w:themeColor="text1"/>
        </w:rPr>
      </w:sdtEndPr>
      <w:sdtContent>
        <w:p w14:paraId="4BA31F59" w14:textId="2185FCF2" w:rsidR="00CB5140" w:rsidRPr="00EC76D5" w:rsidRDefault="00703C11">
          <w:pPr>
            <w:pStyle w:val="Innehllsfrteckningsrubrik"/>
          </w:pPr>
          <w:r w:rsidRPr="00EC76D5">
            <w:t>Table of C</w:t>
          </w:r>
          <w:r w:rsidR="00CB5140" w:rsidRPr="00EC76D5">
            <w:t>ontents</w:t>
          </w:r>
        </w:p>
        <w:p w14:paraId="727A021B" w14:textId="673D8E82" w:rsidR="00416F32" w:rsidRPr="00EC76D5" w:rsidRDefault="00CB5140">
          <w:pPr>
            <w:pStyle w:val="Innehll1"/>
            <w:rPr>
              <w:rFonts w:asciiTheme="minorHAnsi" w:eastAsiaTheme="minorEastAsia" w:hAnsiTheme="minorHAnsi"/>
              <w:noProof/>
              <w:lang w:eastAsia="sv-SE"/>
            </w:rPr>
          </w:pPr>
          <w:r w:rsidRPr="00EC76D5">
            <w:fldChar w:fldCharType="begin"/>
          </w:r>
          <w:r w:rsidRPr="00EC76D5">
            <w:instrText xml:space="preserve"> TOC \o "1-3" \h \z \u </w:instrText>
          </w:r>
          <w:r w:rsidRPr="00EC76D5">
            <w:fldChar w:fldCharType="separate"/>
          </w:r>
          <w:hyperlink w:anchor="_Toc481936105" w:history="1">
            <w:r w:rsidR="00416F32" w:rsidRPr="00EC76D5">
              <w:rPr>
                <w:rStyle w:val="Hyperlnk"/>
                <w:noProof/>
              </w:rPr>
              <w:t>1.</w:t>
            </w:r>
            <w:r w:rsidR="00416F32" w:rsidRPr="00EC76D5">
              <w:rPr>
                <w:rFonts w:asciiTheme="minorHAnsi" w:eastAsiaTheme="minorEastAsia" w:hAnsiTheme="minorHAnsi"/>
                <w:noProof/>
                <w:lang w:eastAsia="sv-SE"/>
              </w:rPr>
              <w:tab/>
            </w:r>
            <w:r w:rsidR="00416F32" w:rsidRPr="00EC76D5">
              <w:rPr>
                <w:rStyle w:val="Hyperlnk"/>
                <w:noProof/>
              </w:rPr>
              <w:t>The Compiler Phases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_Toc481936105 \h </w:instrText>
            </w:r>
            <w:r w:rsidR="00416F32" w:rsidRPr="00EC76D5">
              <w:rPr>
                <w:noProof/>
                <w:webHidden/>
              </w:rPr>
            </w:r>
            <w:r w:rsidR="00416F32" w:rsidRPr="00EC76D5">
              <w:rPr>
                <w:noProof/>
                <w:webHidden/>
              </w:rPr>
              <w:fldChar w:fldCharType="separate"/>
            </w:r>
            <w:r w:rsidR="00545E00" w:rsidRPr="00EC76D5">
              <w:rPr>
                <w:noProof/>
                <w:webHidden/>
              </w:rPr>
              <w:t>9</w:t>
            </w:r>
            <w:r w:rsidR="00416F32" w:rsidRPr="00EC76D5">
              <w:rPr>
                <w:noProof/>
                <w:webHidden/>
              </w:rPr>
              <w:fldChar w:fldCharType="end"/>
            </w:r>
          </w:hyperlink>
        </w:p>
        <w:p w14:paraId="4DAFC782" w14:textId="05F21D85" w:rsidR="00416F32" w:rsidRPr="00EC76D5" w:rsidRDefault="00DF55CE">
          <w:pPr>
            <w:pStyle w:val="Innehll3"/>
            <w:tabs>
              <w:tab w:val="left" w:pos="1320"/>
              <w:tab w:val="right" w:leader="dot" w:pos="9350"/>
            </w:tabs>
            <w:rPr>
              <w:rFonts w:asciiTheme="minorHAnsi" w:eastAsiaTheme="minorEastAsia" w:hAnsiTheme="minorHAnsi"/>
              <w:noProof/>
              <w:lang w:eastAsia="sv-SE"/>
            </w:rPr>
          </w:pPr>
          <w:hyperlink w:anchor="_Toc481936106"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The Preprocessor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_Toc481936106 \h </w:instrText>
            </w:r>
            <w:r w:rsidR="00416F32" w:rsidRPr="00EC76D5">
              <w:rPr>
                <w:noProof/>
                <w:webHidden/>
              </w:rPr>
            </w:r>
            <w:r w:rsidR="00416F32" w:rsidRPr="00EC76D5">
              <w:rPr>
                <w:noProof/>
                <w:webHidden/>
              </w:rPr>
              <w:fldChar w:fldCharType="separate"/>
            </w:r>
            <w:r w:rsidR="00545E00" w:rsidRPr="00EC76D5">
              <w:rPr>
                <w:noProof/>
                <w:webHidden/>
              </w:rPr>
              <w:t>10</w:t>
            </w:r>
            <w:r w:rsidR="00416F32" w:rsidRPr="00EC76D5">
              <w:rPr>
                <w:noProof/>
                <w:webHidden/>
              </w:rPr>
              <w:fldChar w:fldCharType="end"/>
            </w:r>
          </w:hyperlink>
        </w:p>
        <w:p w14:paraId="6B85B03F" w14:textId="5DAF456C" w:rsidR="00416F32" w:rsidRPr="00EC76D5" w:rsidRDefault="00DF55CE">
          <w:pPr>
            <w:pStyle w:val="Innehll3"/>
            <w:tabs>
              <w:tab w:val="left" w:pos="1320"/>
              <w:tab w:val="right" w:leader="dot" w:pos="9350"/>
            </w:tabs>
            <w:rPr>
              <w:rFonts w:asciiTheme="minorHAnsi" w:eastAsiaTheme="minorEastAsia" w:hAnsiTheme="minorHAnsi"/>
              <w:noProof/>
              <w:lang w:eastAsia="sv-SE"/>
            </w:rPr>
          </w:pPr>
          <w:hyperlink w:anchor="_Toc481936107" w:history="1">
            <w:r w:rsidR="00416F32" w:rsidRPr="00EC76D5">
              <w:rPr>
                <w:rStyle w:val="Hyperlnk"/>
                <w:noProof/>
              </w:rPr>
              <w:t>1.1.2.</w:t>
            </w:r>
            <w:r w:rsidR="00416F32" w:rsidRPr="00EC76D5">
              <w:rPr>
                <w:rFonts w:asciiTheme="minorHAnsi" w:eastAsiaTheme="minorEastAsia" w:hAnsiTheme="minorHAnsi"/>
                <w:noProof/>
                <w:lang w:eastAsia="sv-SE"/>
              </w:rPr>
              <w:tab/>
            </w:r>
            <w:r w:rsidR="00416F32" w:rsidRPr="00EC76D5">
              <w:rPr>
                <w:rStyle w:val="Hyperlnk"/>
                <w:noProof/>
              </w:rPr>
              <w:t>Scanning and Parsing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_Toc481936107 \h </w:instrText>
            </w:r>
            <w:r w:rsidR="00416F32" w:rsidRPr="00EC76D5">
              <w:rPr>
                <w:noProof/>
                <w:webHidden/>
              </w:rPr>
            </w:r>
            <w:r w:rsidR="00416F32" w:rsidRPr="00EC76D5">
              <w:rPr>
                <w:noProof/>
                <w:webHidden/>
              </w:rPr>
              <w:fldChar w:fldCharType="separate"/>
            </w:r>
            <w:r w:rsidR="00545E00" w:rsidRPr="00EC76D5">
              <w:rPr>
                <w:noProof/>
                <w:webHidden/>
              </w:rPr>
              <w:t>10</w:t>
            </w:r>
            <w:r w:rsidR="00416F32" w:rsidRPr="00EC76D5">
              <w:rPr>
                <w:noProof/>
                <w:webHidden/>
              </w:rPr>
              <w:fldChar w:fldCharType="end"/>
            </w:r>
          </w:hyperlink>
        </w:p>
        <w:p w14:paraId="02C761EB" w14:textId="35C7A252" w:rsidR="00416F32" w:rsidRPr="00EC76D5" w:rsidRDefault="00DF55CE">
          <w:pPr>
            <w:pStyle w:val="Innehll3"/>
            <w:tabs>
              <w:tab w:val="left" w:pos="1320"/>
              <w:tab w:val="right" w:leader="dot" w:pos="9350"/>
            </w:tabs>
            <w:rPr>
              <w:rFonts w:asciiTheme="minorHAnsi" w:eastAsiaTheme="minorEastAsia" w:hAnsiTheme="minorHAnsi"/>
              <w:noProof/>
              <w:lang w:eastAsia="sv-SE"/>
            </w:rPr>
          </w:pPr>
          <w:hyperlink w:anchor="_Toc481936108"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Syntax Tree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_Toc481936108 \h </w:instrText>
            </w:r>
            <w:r w:rsidR="00416F32" w:rsidRPr="00EC76D5">
              <w:rPr>
                <w:noProof/>
                <w:webHidden/>
              </w:rPr>
            </w:r>
            <w:r w:rsidR="00416F32" w:rsidRPr="00EC76D5">
              <w:rPr>
                <w:noProof/>
                <w:webHidden/>
              </w:rPr>
              <w:fldChar w:fldCharType="separate"/>
            </w:r>
            <w:r w:rsidR="00545E00" w:rsidRPr="00EC76D5">
              <w:rPr>
                <w:noProof/>
                <w:webHidden/>
              </w:rPr>
              <w:t>10</w:t>
            </w:r>
            <w:r w:rsidR="00416F32" w:rsidRPr="00EC76D5">
              <w:rPr>
                <w:noProof/>
                <w:webHidden/>
              </w:rPr>
              <w:fldChar w:fldCharType="end"/>
            </w:r>
          </w:hyperlink>
        </w:p>
        <w:p w14:paraId="36041FC1" w14:textId="29DC2F22" w:rsidR="00416F32" w:rsidRPr="00EC76D5" w:rsidRDefault="00DF55CE">
          <w:pPr>
            <w:pStyle w:val="Innehll3"/>
            <w:tabs>
              <w:tab w:val="left" w:pos="1320"/>
              <w:tab w:val="right" w:leader="dot" w:pos="9350"/>
            </w:tabs>
            <w:rPr>
              <w:rFonts w:asciiTheme="minorHAnsi" w:eastAsiaTheme="minorEastAsia" w:hAnsiTheme="minorHAnsi"/>
              <w:noProof/>
              <w:lang w:eastAsia="sv-SE"/>
            </w:rPr>
          </w:pPr>
          <w:hyperlink w:anchor="_Toc481936109" w:history="1">
            <w:r w:rsidR="00416F32" w:rsidRPr="00EC76D5">
              <w:rPr>
                <w:rStyle w:val="Hyperlnk"/>
                <w:noProof/>
              </w:rPr>
              <w:t>1.1.2.</w:t>
            </w:r>
            <w:r w:rsidR="00416F32" w:rsidRPr="00EC76D5">
              <w:rPr>
                <w:rFonts w:asciiTheme="minorHAnsi" w:eastAsiaTheme="minorEastAsia" w:hAnsiTheme="minorHAnsi"/>
                <w:noProof/>
                <w:lang w:eastAsia="sv-SE"/>
              </w:rPr>
              <w:tab/>
            </w:r>
            <w:r w:rsidR="00416F32" w:rsidRPr="00EC76D5">
              <w:rPr>
                <w:rStyle w:val="Hyperlnk"/>
                <w:noProof/>
              </w:rPr>
              <w:t>Middle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_Toc481936109 \h </w:instrText>
            </w:r>
            <w:r w:rsidR="00416F32" w:rsidRPr="00EC76D5">
              <w:rPr>
                <w:noProof/>
                <w:webHidden/>
              </w:rPr>
            </w:r>
            <w:r w:rsidR="00416F32" w:rsidRPr="00EC76D5">
              <w:rPr>
                <w:noProof/>
                <w:webHidden/>
              </w:rPr>
              <w:fldChar w:fldCharType="separate"/>
            </w:r>
            <w:r w:rsidR="00545E00" w:rsidRPr="00EC76D5">
              <w:rPr>
                <w:noProof/>
                <w:webHidden/>
              </w:rPr>
              <w:t>10</w:t>
            </w:r>
            <w:r w:rsidR="00416F32" w:rsidRPr="00EC76D5">
              <w:rPr>
                <w:noProof/>
                <w:webHidden/>
              </w:rPr>
              <w:fldChar w:fldCharType="end"/>
            </w:r>
          </w:hyperlink>
        </w:p>
        <w:p w14:paraId="57430F79" w14:textId="18161A9B" w:rsidR="00416F32" w:rsidRPr="00EC76D5" w:rsidRDefault="00DF55CE">
          <w:pPr>
            <w:pStyle w:val="Innehll3"/>
            <w:tabs>
              <w:tab w:val="left" w:pos="1320"/>
              <w:tab w:val="right" w:leader="dot" w:pos="9350"/>
            </w:tabs>
            <w:rPr>
              <w:rFonts w:asciiTheme="minorHAnsi" w:eastAsiaTheme="minorEastAsia" w:hAnsiTheme="minorHAnsi"/>
              <w:noProof/>
              <w:lang w:eastAsia="sv-SE"/>
            </w:rPr>
          </w:pPr>
          <w:hyperlink w:anchor="_Toc481936110" w:history="1">
            <w:r w:rsidR="00416F32" w:rsidRPr="00EC76D5">
              <w:rPr>
                <w:rStyle w:val="Hyperlnk"/>
                <w:noProof/>
              </w:rPr>
              <w:t>1.1.3.</w:t>
            </w:r>
            <w:r w:rsidR="00416F32" w:rsidRPr="00EC76D5">
              <w:rPr>
                <w:rFonts w:asciiTheme="minorHAnsi" w:eastAsiaTheme="minorEastAsia" w:hAnsiTheme="minorHAnsi"/>
                <w:noProof/>
                <w:lang w:eastAsia="sv-SE"/>
              </w:rPr>
              <w:tab/>
            </w:r>
            <w:r w:rsidR="00416F32" w:rsidRPr="00EC76D5">
              <w:rPr>
                <w:rStyle w:val="Hyperlnk"/>
                <w:noProof/>
              </w:rPr>
              <w:t>Middle Code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_Toc481936110 \h </w:instrText>
            </w:r>
            <w:r w:rsidR="00416F32" w:rsidRPr="00EC76D5">
              <w:rPr>
                <w:noProof/>
                <w:webHidden/>
              </w:rPr>
            </w:r>
            <w:r w:rsidR="00416F32" w:rsidRPr="00EC76D5">
              <w:rPr>
                <w:noProof/>
                <w:webHidden/>
              </w:rPr>
              <w:fldChar w:fldCharType="separate"/>
            </w:r>
            <w:r w:rsidR="00545E00" w:rsidRPr="00EC76D5">
              <w:rPr>
                <w:noProof/>
                <w:webHidden/>
              </w:rPr>
              <w:t>11</w:t>
            </w:r>
            <w:r w:rsidR="00416F32" w:rsidRPr="00EC76D5">
              <w:rPr>
                <w:noProof/>
                <w:webHidden/>
              </w:rPr>
              <w:fldChar w:fldCharType="end"/>
            </w:r>
          </w:hyperlink>
        </w:p>
        <w:p w14:paraId="42B57610" w14:textId="6D822D39" w:rsidR="00416F32" w:rsidRPr="00EC76D5" w:rsidRDefault="00DF55CE">
          <w:pPr>
            <w:pStyle w:val="Innehll3"/>
            <w:tabs>
              <w:tab w:val="left" w:pos="1320"/>
              <w:tab w:val="right" w:leader="dot" w:pos="9350"/>
            </w:tabs>
            <w:rPr>
              <w:rFonts w:asciiTheme="minorHAnsi" w:eastAsiaTheme="minorEastAsia" w:hAnsiTheme="minorHAnsi"/>
              <w:noProof/>
              <w:lang w:eastAsia="sv-SE"/>
            </w:rPr>
          </w:pPr>
          <w:hyperlink w:anchor="_Toc481936111" w:history="1">
            <w:r w:rsidR="00416F32" w:rsidRPr="00EC76D5">
              <w:rPr>
                <w:rStyle w:val="Hyperlnk"/>
                <w:noProof/>
              </w:rPr>
              <w:t>1.1.4.</w:t>
            </w:r>
            <w:r w:rsidR="00416F32" w:rsidRPr="00EC76D5">
              <w:rPr>
                <w:rFonts w:asciiTheme="minorHAnsi" w:eastAsiaTheme="minorEastAsia" w:hAnsiTheme="minorHAnsi"/>
                <w:noProof/>
                <w:lang w:eastAsia="sv-SE"/>
              </w:rPr>
              <w:tab/>
            </w:r>
            <w:r w:rsidR="00416F32" w:rsidRPr="00EC76D5">
              <w:rPr>
                <w:rStyle w:val="Hyperlnk"/>
                <w:noProof/>
              </w:rPr>
              <w:t>Register Preparation and Allocation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_Toc481936111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467F2D3D" w14:textId="4BB9CCBD" w:rsidR="00416F32" w:rsidRPr="00EC76D5" w:rsidRDefault="00DF55CE">
          <w:pPr>
            <w:pStyle w:val="Innehll3"/>
            <w:tabs>
              <w:tab w:val="left" w:pos="1320"/>
              <w:tab w:val="right" w:leader="dot" w:pos="9350"/>
            </w:tabs>
            <w:rPr>
              <w:rFonts w:asciiTheme="minorHAnsi" w:eastAsiaTheme="minorEastAsia" w:hAnsiTheme="minorHAnsi"/>
              <w:noProof/>
              <w:lang w:eastAsia="sv-SE"/>
            </w:rPr>
          </w:pPr>
          <w:hyperlink w:anchor="_Toc481936112" w:history="1">
            <w:r w:rsidR="00416F32" w:rsidRPr="00EC76D5">
              <w:rPr>
                <w:rStyle w:val="Hyperlnk"/>
                <w:noProof/>
              </w:rPr>
              <w:t>1.1.5.</w:t>
            </w:r>
            <w:r w:rsidR="00416F32" w:rsidRPr="00EC76D5">
              <w:rPr>
                <w:rFonts w:asciiTheme="minorHAnsi" w:eastAsiaTheme="minorEastAsia" w:hAnsiTheme="minorHAnsi"/>
                <w:noProof/>
                <w:lang w:eastAsia="sv-SE"/>
              </w:rPr>
              <w:tab/>
            </w:r>
            <w:r w:rsidR="00416F32" w:rsidRPr="00EC76D5">
              <w:rPr>
                <w:rStyle w:val="Hyperlnk"/>
                <w:noProof/>
              </w:rPr>
              <w:t>Register Allocation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_Toc481936112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17F74671" w14:textId="6B64B94C" w:rsidR="00416F32" w:rsidRPr="00EC76D5" w:rsidRDefault="00DF55CE">
          <w:pPr>
            <w:pStyle w:val="Innehll3"/>
            <w:tabs>
              <w:tab w:val="left" w:pos="1320"/>
              <w:tab w:val="right" w:leader="dot" w:pos="9350"/>
            </w:tabs>
            <w:rPr>
              <w:rFonts w:asciiTheme="minorHAnsi" w:eastAsiaTheme="minorEastAsia" w:hAnsiTheme="minorHAnsi"/>
              <w:noProof/>
              <w:lang w:eastAsia="sv-SE"/>
            </w:rPr>
          </w:pPr>
          <w:hyperlink w:anchor="_Toc481936113" w:history="1">
            <w:r w:rsidR="00416F32" w:rsidRPr="00EC76D5">
              <w:rPr>
                <w:rStyle w:val="Hyperlnk"/>
                <w:noProof/>
              </w:rPr>
              <w:t>1.1.6.</w:t>
            </w:r>
            <w:r w:rsidR="00416F32" w:rsidRPr="00EC76D5">
              <w:rPr>
                <w:rFonts w:asciiTheme="minorHAnsi" w:eastAsiaTheme="minorEastAsia" w:hAnsiTheme="minorHAnsi"/>
                <w:noProof/>
                <w:lang w:eastAsia="sv-SE"/>
              </w:rPr>
              <w:tab/>
            </w:r>
            <w:r w:rsidR="00416F32" w:rsidRPr="00EC76D5">
              <w:rPr>
                <w:rStyle w:val="Hyperlnk"/>
                <w:noProof/>
              </w:rPr>
              <w:t>Object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_Toc481936113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04562942" w14:textId="454AAD6B" w:rsidR="00416F32" w:rsidRPr="00EC76D5" w:rsidRDefault="00DF55CE">
          <w:pPr>
            <w:pStyle w:val="Innehll3"/>
            <w:tabs>
              <w:tab w:val="left" w:pos="1320"/>
              <w:tab w:val="right" w:leader="dot" w:pos="9350"/>
            </w:tabs>
            <w:rPr>
              <w:rFonts w:asciiTheme="minorHAnsi" w:eastAsiaTheme="minorEastAsia" w:hAnsiTheme="minorHAnsi"/>
              <w:noProof/>
              <w:lang w:eastAsia="sv-SE"/>
            </w:rPr>
          </w:pPr>
          <w:hyperlink w:anchor="_Toc481936114"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Object Code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_Toc481936114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78797209" w14:textId="5AFD21BE" w:rsidR="00416F32" w:rsidRPr="00EC76D5" w:rsidRDefault="00DF55CE">
          <w:pPr>
            <w:pStyle w:val="Innehll3"/>
            <w:tabs>
              <w:tab w:val="left" w:pos="1320"/>
              <w:tab w:val="right" w:leader="dot" w:pos="9350"/>
            </w:tabs>
            <w:rPr>
              <w:rFonts w:asciiTheme="minorHAnsi" w:eastAsiaTheme="minorEastAsia" w:hAnsiTheme="minorHAnsi"/>
              <w:noProof/>
              <w:lang w:eastAsia="sv-SE"/>
            </w:rPr>
          </w:pPr>
          <w:hyperlink w:anchor="_Toc481936115" w:history="1">
            <w:r w:rsidR="00416F32" w:rsidRPr="00EC76D5">
              <w:rPr>
                <w:rStyle w:val="Hyperlnk"/>
                <w:noProof/>
              </w:rPr>
              <w:t>1.1.2.</w:t>
            </w:r>
            <w:r w:rsidR="00416F32" w:rsidRPr="00EC76D5">
              <w:rPr>
                <w:rFonts w:asciiTheme="minorHAnsi" w:eastAsiaTheme="minorEastAsia" w:hAnsiTheme="minorHAnsi"/>
                <w:noProof/>
                <w:lang w:eastAsia="sv-SE"/>
              </w:rPr>
              <w:tab/>
            </w:r>
            <w:r w:rsidR="00416F32" w:rsidRPr="00EC76D5">
              <w:rPr>
                <w:rStyle w:val="Hyperlnk"/>
                <w:noProof/>
              </w:rPr>
              <w:t>Linking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_Toc481936115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6618B1C9" w14:textId="11104E11" w:rsidR="00416F32" w:rsidRPr="00EC76D5" w:rsidRDefault="00DF55CE">
          <w:pPr>
            <w:pStyle w:val="Innehll3"/>
            <w:tabs>
              <w:tab w:val="left" w:pos="1320"/>
              <w:tab w:val="right" w:leader="dot" w:pos="9350"/>
            </w:tabs>
            <w:rPr>
              <w:rFonts w:asciiTheme="minorHAnsi" w:eastAsiaTheme="minorEastAsia" w:hAnsiTheme="minorHAnsi"/>
              <w:noProof/>
              <w:lang w:eastAsia="sv-SE"/>
            </w:rPr>
          </w:pPr>
          <w:hyperlink w:anchor="_Toc481936116" w:history="1">
            <w:r w:rsidR="00416F32" w:rsidRPr="00EC76D5">
              <w:rPr>
                <w:rStyle w:val="Hyperlnk"/>
                <w:noProof/>
              </w:rPr>
              <w:t>1.1.3.</w:t>
            </w:r>
            <w:r w:rsidR="00416F32" w:rsidRPr="00EC76D5">
              <w:rPr>
                <w:rFonts w:asciiTheme="minorHAnsi" w:eastAsiaTheme="minorEastAsia" w:hAnsiTheme="minorHAnsi"/>
                <w:noProof/>
                <w:lang w:eastAsia="sv-SE"/>
              </w:rPr>
              <w:tab/>
            </w:r>
            <w:r w:rsidR="00416F32" w:rsidRPr="00EC76D5">
              <w:rPr>
                <w:rStyle w:val="Hyperlnk"/>
                <w:noProof/>
              </w:rPr>
              <w:t>The Standard Library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_Toc481936116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5C696939" w14:textId="54BA95D9" w:rsidR="00416F32" w:rsidRPr="00EC76D5" w:rsidRDefault="00DF55CE">
          <w:pPr>
            <w:pStyle w:val="Innehll1"/>
            <w:rPr>
              <w:rFonts w:asciiTheme="minorHAnsi" w:eastAsiaTheme="minorEastAsia" w:hAnsiTheme="minorHAnsi"/>
              <w:noProof/>
              <w:lang w:eastAsia="sv-SE"/>
            </w:rPr>
          </w:pPr>
          <w:hyperlink w:anchor="_Toc481936117" w:history="1">
            <w:r w:rsidR="00416F32" w:rsidRPr="00EC76D5">
              <w:rPr>
                <w:rStyle w:val="Hyperlnk"/>
                <w:noProof/>
              </w:rPr>
              <w:t>2.</w:t>
            </w:r>
            <w:r w:rsidR="00416F32" w:rsidRPr="00EC76D5">
              <w:rPr>
                <w:rFonts w:asciiTheme="minorHAnsi" w:eastAsiaTheme="minorEastAsia" w:hAnsiTheme="minorHAnsi"/>
                <w:noProof/>
                <w:lang w:eastAsia="sv-SE"/>
              </w:rPr>
              <w:tab/>
            </w:r>
            <w:r w:rsidR="00416F32" w:rsidRPr="00EC76D5">
              <w:rPr>
                <w:rStyle w:val="Hyperlnk"/>
                <w:noProof/>
              </w:rPr>
              <w:t>An Introduction to Bison and JFlex</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_Toc481936117 \h </w:instrText>
            </w:r>
            <w:r w:rsidR="00416F32" w:rsidRPr="00EC76D5">
              <w:rPr>
                <w:noProof/>
                <w:webHidden/>
              </w:rPr>
            </w:r>
            <w:r w:rsidR="00416F32" w:rsidRPr="00EC76D5">
              <w:rPr>
                <w:noProof/>
                <w:webHidden/>
              </w:rPr>
              <w:fldChar w:fldCharType="separate"/>
            </w:r>
            <w:r w:rsidR="00545E00" w:rsidRPr="00EC76D5">
              <w:rPr>
                <w:noProof/>
                <w:webHidden/>
              </w:rPr>
              <w:t>13</w:t>
            </w:r>
            <w:r w:rsidR="00416F32" w:rsidRPr="00EC76D5">
              <w:rPr>
                <w:noProof/>
                <w:webHidden/>
              </w:rPr>
              <w:fldChar w:fldCharType="end"/>
            </w:r>
          </w:hyperlink>
        </w:p>
        <w:p w14:paraId="52F69D8D" w14:textId="28971557" w:rsidR="00416F32" w:rsidRPr="00EC76D5" w:rsidRDefault="00DF55CE">
          <w:pPr>
            <w:pStyle w:val="Innehll3"/>
            <w:tabs>
              <w:tab w:val="left" w:pos="1320"/>
              <w:tab w:val="right" w:leader="dot" w:pos="9350"/>
            </w:tabs>
            <w:rPr>
              <w:rFonts w:asciiTheme="minorHAnsi" w:eastAsiaTheme="minorEastAsia" w:hAnsiTheme="minorHAnsi"/>
              <w:noProof/>
              <w:lang w:eastAsia="sv-SE"/>
            </w:rPr>
          </w:pPr>
          <w:hyperlink w:anchor="_Toc481936118" w:history="1">
            <w:r w:rsidR="00416F32" w:rsidRPr="00EC76D5">
              <w:rPr>
                <w:rStyle w:val="Hyperlnk"/>
                <w:noProof/>
              </w:rPr>
              <w:t>2.1.1.</w:t>
            </w:r>
            <w:r w:rsidR="00416F32" w:rsidRPr="00EC76D5">
              <w:rPr>
                <w:rFonts w:asciiTheme="minorHAnsi" w:eastAsiaTheme="minorEastAsia" w:hAnsiTheme="minorHAnsi"/>
                <w:noProof/>
                <w:lang w:eastAsia="sv-SE"/>
              </w:rPr>
              <w:tab/>
            </w:r>
            <w:r w:rsidR="00416F32" w:rsidRPr="00EC76D5">
              <w:rPr>
                <w:rStyle w:val="Hyperlnk"/>
                <w:noProof/>
              </w:rPr>
              <w:t>The Language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_Toc481936118 \h </w:instrText>
            </w:r>
            <w:r w:rsidR="00416F32" w:rsidRPr="00EC76D5">
              <w:rPr>
                <w:noProof/>
                <w:webHidden/>
              </w:rPr>
            </w:r>
            <w:r w:rsidR="00416F32" w:rsidRPr="00EC76D5">
              <w:rPr>
                <w:noProof/>
                <w:webHidden/>
              </w:rPr>
              <w:fldChar w:fldCharType="separate"/>
            </w:r>
            <w:r w:rsidR="00545E00" w:rsidRPr="00EC76D5">
              <w:rPr>
                <w:noProof/>
                <w:webHidden/>
              </w:rPr>
              <w:t>13</w:t>
            </w:r>
            <w:r w:rsidR="00416F32" w:rsidRPr="00EC76D5">
              <w:rPr>
                <w:noProof/>
                <w:webHidden/>
              </w:rPr>
              <w:fldChar w:fldCharType="end"/>
            </w:r>
          </w:hyperlink>
        </w:p>
        <w:p w14:paraId="5A070F00" w14:textId="5A7B3315" w:rsidR="00416F32" w:rsidRPr="00EC76D5" w:rsidRDefault="00DF55CE">
          <w:pPr>
            <w:pStyle w:val="Innehll3"/>
            <w:tabs>
              <w:tab w:val="left" w:pos="1320"/>
              <w:tab w:val="right" w:leader="dot" w:pos="9350"/>
            </w:tabs>
            <w:rPr>
              <w:rFonts w:asciiTheme="minorHAnsi" w:eastAsiaTheme="minorEastAsia" w:hAnsiTheme="minorHAnsi"/>
              <w:noProof/>
              <w:lang w:eastAsia="sv-SE"/>
            </w:rPr>
          </w:pPr>
          <w:hyperlink w:anchor="_Toc481936119" w:history="1">
            <w:r w:rsidR="00416F32" w:rsidRPr="00EC76D5">
              <w:rPr>
                <w:rStyle w:val="Hyperlnk"/>
                <w:noProof/>
              </w:rPr>
              <w:t>2.1.2.</w:t>
            </w:r>
            <w:r w:rsidR="00416F32" w:rsidRPr="00EC76D5">
              <w:rPr>
                <w:rFonts w:asciiTheme="minorHAnsi" w:eastAsiaTheme="minorEastAsia" w:hAnsiTheme="minorHAnsi"/>
                <w:noProof/>
                <w:lang w:eastAsia="sv-SE"/>
              </w:rPr>
              <w:tab/>
            </w:r>
            <w:r w:rsidR="00416F32" w:rsidRPr="00EC76D5">
              <w:rPr>
                <w:rStyle w:val="Hyperlnk"/>
                <w:noProof/>
              </w:rPr>
              <w:t>The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_Toc481936119 \h </w:instrText>
            </w:r>
            <w:r w:rsidR="00416F32" w:rsidRPr="00EC76D5">
              <w:rPr>
                <w:noProof/>
                <w:webHidden/>
              </w:rPr>
            </w:r>
            <w:r w:rsidR="00416F32" w:rsidRPr="00EC76D5">
              <w:rPr>
                <w:noProof/>
                <w:webHidden/>
              </w:rPr>
              <w:fldChar w:fldCharType="separate"/>
            </w:r>
            <w:r w:rsidR="00545E00" w:rsidRPr="00EC76D5">
              <w:rPr>
                <w:noProof/>
                <w:webHidden/>
              </w:rPr>
              <w:t>13</w:t>
            </w:r>
            <w:r w:rsidR="00416F32" w:rsidRPr="00EC76D5">
              <w:rPr>
                <w:noProof/>
                <w:webHidden/>
              </w:rPr>
              <w:fldChar w:fldCharType="end"/>
            </w:r>
          </w:hyperlink>
        </w:p>
        <w:p w14:paraId="5BD7589A" w14:textId="5F0D3A07" w:rsidR="00416F32" w:rsidRPr="00EC76D5" w:rsidRDefault="00DF55CE">
          <w:pPr>
            <w:pStyle w:val="Innehll3"/>
            <w:tabs>
              <w:tab w:val="left" w:pos="1320"/>
              <w:tab w:val="right" w:leader="dot" w:pos="9350"/>
            </w:tabs>
            <w:rPr>
              <w:rFonts w:asciiTheme="minorHAnsi" w:eastAsiaTheme="minorEastAsia" w:hAnsiTheme="minorHAnsi"/>
              <w:noProof/>
              <w:lang w:eastAsia="sv-SE"/>
            </w:rPr>
          </w:pPr>
          <w:hyperlink w:anchor="_Toc481936120" w:history="1">
            <w:r w:rsidR="00416F32" w:rsidRPr="00EC76D5">
              <w:rPr>
                <w:rStyle w:val="Hyperlnk"/>
                <w:noProof/>
              </w:rPr>
              <w:t>2.1.3.</w:t>
            </w:r>
            <w:r w:rsidR="00416F32" w:rsidRPr="00EC76D5">
              <w:rPr>
                <w:rFonts w:asciiTheme="minorHAnsi" w:eastAsiaTheme="minorEastAsia" w:hAnsiTheme="minorHAnsi"/>
                <w:noProof/>
                <w:lang w:eastAsia="sv-SE"/>
              </w:rPr>
              <w:tab/>
            </w:r>
            <w:r w:rsidR="00416F32" w:rsidRPr="00EC76D5">
              <w:rPr>
                <w:rStyle w:val="Hyperlnk"/>
                <w:noProof/>
              </w:rPr>
              <w:t>Bison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_Toc481936120 \h </w:instrText>
            </w:r>
            <w:r w:rsidR="00416F32" w:rsidRPr="00EC76D5">
              <w:rPr>
                <w:noProof/>
                <w:webHidden/>
              </w:rPr>
            </w:r>
            <w:r w:rsidR="00416F32" w:rsidRPr="00EC76D5">
              <w:rPr>
                <w:noProof/>
                <w:webHidden/>
              </w:rPr>
              <w:fldChar w:fldCharType="separate"/>
            </w:r>
            <w:r w:rsidR="00545E00" w:rsidRPr="00EC76D5">
              <w:rPr>
                <w:noProof/>
                <w:webHidden/>
              </w:rPr>
              <w:t>15</w:t>
            </w:r>
            <w:r w:rsidR="00416F32" w:rsidRPr="00EC76D5">
              <w:rPr>
                <w:noProof/>
                <w:webHidden/>
              </w:rPr>
              <w:fldChar w:fldCharType="end"/>
            </w:r>
          </w:hyperlink>
        </w:p>
        <w:p w14:paraId="6F6EF178" w14:textId="2CB1200E" w:rsidR="00416F32" w:rsidRPr="00EC76D5" w:rsidRDefault="00DF55CE">
          <w:pPr>
            <w:pStyle w:val="Innehll3"/>
            <w:tabs>
              <w:tab w:val="left" w:pos="1320"/>
              <w:tab w:val="right" w:leader="dot" w:pos="9350"/>
            </w:tabs>
            <w:rPr>
              <w:rFonts w:asciiTheme="minorHAnsi" w:eastAsiaTheme="minorEastAsia" w:hAnsiTheme="minorHAnsi"/>
              <w:noProof/>
              <w:lang w:eastAsia="sv-SE"/>
            </w:rPr>
          </w:pPr>
          <w:hyperlink w:anchor="_Toc481936121" w:history="1">
            <w:r w:rsidR="00416F32" w:rsidRPr="00EC76D5">
              <w:rPr>
                <w:rStyle w:val="Hyperlnk"/>
                <w:noProof/>
              </w:rPr>
              <w:t>2.1.4.</w:t>
            </w:r>
            <w:r w:rsidR="00416F32" w:rsidRPr="00EC76D5">
              <w:rPr>
                <w:rFonts w:asciiTheme="minorHAnsi" w:eastAsiaTheme="minorEastAsia" w:hAnsiTheme="minorHAnsi"/>
                <w:noProof/>
                <w:lang w:eastAsia="sv-SE"/>
              </w:rPr>
              <w:tab/>
            </w:r>
            <w:r w:rsidR="00416F32" w:rsidRPr="00EC76D5">
              <w:rPr>
                <w:rStyle w:val="Hyperlnk"/>
                <w:noProof/>
              </w:rPr>
              <w:t>JFlex</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_Toc481936121 \h </w:instrText>
            </w:r>
            <w:r w:rsidR="00416F32" w:rsidRPr="00EC76D5">
              <w:rPr>
                <w:noProof/>
                <w:webHidden/>
              </w:rPr>
            </w:r>
            <w:r w:rsidR="00416F32" w:rsidRPr="00EC76D5">
              <w:rPr>
                <w:noProof/>
                <w:webHidden/>
              </w:rPr>
              <w:fldChar w:fldCharType="separate"/>
            </w:r>
            <w:r w:rsidR="00545E00" w:rsidRPr="00EC76D5">
              <w:rPr>
                <w:noProof/>
                <w:webHidden/>
              </w:rPr>
              <w:t>19</w:t>
            </w:r>
            <w:r w:rsidR="00416F32" w:rsidRPr="00EC76D5">
              <w:rPr>
                <w:noProof/>
                <w:webHidden/>
              </w:rPr>
              <w:fldChar w:fldCharType="end"/>
            </w:r>
          </w:hyperlink>
        </w:p>
        <w:p w14:paraId="0E328D85" w14:textId="6378BD0D" w:rsidR="00416F32" w:rsidRPr="00EC76D5" w:rsidRDefault="00DF55CE">
          <w:pPr>
            <w:pStyle w:val="Innehll3"/>
            <w:tabs>
              <w:tab w:val="left" w:pos="1320"/>
              <w:tab w:val="right" w:leader="dot" w:pos="9350"/>
            </w:tabs>
            <w:rPr>
              <w:rFonts w:asciiTheme="minorHAnsi" w:eastAsiaTheme="minorEastAsia" w:hAnsiTheme="minorHAnsi"/>
              <w:noProof/>
              <w:lang w:eastAsia="sv-SE"/>
            </w:rPr>
          </w:pPr>
          <w:hyperlink w:anchor="_Toc481936122" w:history="1">
            <w:r w:rsidR="00416F32" w:rsidRPr="00EC76D5">
              <w:rPr>
                <w:rStyle w:val="Hyperlnk"/>
                <w:noProof/>
              </w:rPr>
              <w:t>2.1.5.</w:t>
            </w:r>
            <w:r w:rsidR="00416F32" w:rsidRPr="00EC76D5">
              <w:rPr>
                <w:rFonts w:asciiTheme="minorHAnsi" w:eastAsiaTheme="minorEastAsia" w:hAnsiTheme="minorHAnsi"/>
                <w:noProof/>
                <w:lang w:eastAsia="sv-SE"/>
              </w:rPr>
              <w:tab/>
            </w:r>
            <w:r w:rsidR="00416F32" w:rsidRPr="00EC76D5">
              <w:rPr>
                <w:rStyle w:val="Hyperlnk"/>
                <w:noProof/>
              </w:rPr>
              <w:t>Main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_Toc481936122 \h </w:instrText>
            </w:r>
            <w:r w:rsidR="00416F32" w:rsidRPr="00EC76D5">
              <w:rPr>
                <w:noProof/>
                <w:webHidden/>
              </w:rPr>
            </w:r>
            <w:r w:rsidR="00416F32" w:rsidRPr="00EC76D5">
              <w:rPr>
                <w:noProof/>
                <w:webHidden/>
              </w:rPr>
              <w:fldChar w:fldCharType="separate"/>
            </w:r>
            <w:r w:rsidR="00545E00" w:rsidRPr="00EC76D5">
              <w:rPr>
                <w:noProof/>
                <w:webHidden/>
              </w:rPr>
              <w:t>22</w:t>
            </w:r>
            <w:r w:rsidR="00416F32" w:rsidRPr="00EC76D5">
              <w:rPr>
                <w:noProof/>
                <w:webHidden/>
              </w:rPr>
              <w:fldChar w:fldCharType="end"/>
            </w:r>
          </w:hyperlink>
        </w:p>
        <w:p w14:paraId="446BE3C9" w14:textId="6655D67C" w:rsidR="00416F32" w:rsidRPr="00EC76D5" w:rsidRDefault="00DF55CE">
          <w:pPr>
            <w:pStyle w:val="Innehll1"/>
            <w:rPr>
              <w:rFonts w:asciiTheme="minorHAnsi" w:eastAsiaTheme="minorEastAsia" w:hAnsiTheme="minorHAnsi"/>
              <w:noProof/>
              <w:lang w:eastAsia="sv-SE"/>
            </w:rPr>
          </w:pPr>
          <w:hyperlink w:anchor="_Toc481936123" w:history="1">
            <w:r w:rsidR="00416F32" w:rsidRPr="00EC76D5">
              <w:rPr>
                <w:rStyle w:val="Hyperlnk"/>
                <w:noProof/>
              </w:rPr>
              <w:t>3.</w:t>
            </w:r>
            <w:r w:rsidR="00416F32" w:rsidRPr="00EC76D5">
              <w:rPr>
                <w:rFonts w:asciiTheme="minorHAnsi" w:eastAsiaTheme="minorEastAsia" w:hAnsiTheme="minorHAnsi"/>
                <w:noProof/>
                <w:lang w:eastAsia="sv-SE"/>
              </w:rPr>
              <w:tab/>
            </w:r>
            <w:r w:rsidR="00416F32" w:rsidRPr="00EC76D5">
              <w:rPr>
                <w:rStyle w:val="Hyperlnk"/>
                <w:noProof/>
              </w:rPr>
              <w:t>Main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_Toc481936123 \h </w:instrText>
            </w:r>
            <w:r w:rsidR="00416F32" w:rsidRPr="00EC76D5">
              <w:rPr>
                <w:noProof/>
                <w:webHidden/>
              </w:rPr>
            </w:r>
            <w:r w:rsidR="00416F32" w:rsidRPr="00EC76D5">
              <w:rPr>
                <w:noProof/>
                <w:webHidden/>
              </w:rPr>
              <w:fldChar w:fldCharType="separate"/>
            </w:r>
            <w:r w:rsidR="00545E00" w:rsidRPr="00EC76D5">
              <w:rPr>
                <w:noProof/>
                <w:webHidden/>
              </w:rPr>
              <w:t>24</w:t>
            </w:r>
            <w:r w:rsidR="00416F32" w:rsidRPr="00EC76D5">
              <w:rPr>
                <w:noProof/>
                <w:webHidden/>
              </w:rPr>
              <w:fldChar w:fldCharType="end"/>
            </w:r>
          </w:hyperlink>
        </w:p>
        <w:p w14:paraId="7A0E5FE5" w14:textId="065E8374" w:rsidR="00416F32" w:rsidRPr="00EC76D5" w:rsidRDefault="00DF55CE">
          <w:pPr>
            <w:pStyle w:val="Innehll2"/>
            <w:tabs>
              <w:tab w:val="left" w:pos="880"/>
              <w:tab w:val="right" w:leader="dot" w:pos="9350"/>
            </w:tabs>
            <w:rPr>
              <w:rFonts w:asciiTheme="minorHAnsi" w:eastAsiaTheme="minorEastAsia" w:hAnsiTheme="minorHAnsi"/>
              <w:noProof/>
              <w:lang w:eastAsia="sv-SE"/>
            </w:rPr>
          </w:pPr>
          <w:hyperlink w:anchor="_Toc481936124" w:history="1">
            <w:r w:rsidR="00416F32" w:rsidRPr="00EC76D5">
              <w:rPr>
                <w:rStyle w:val="Hyperlnk"/>
                <w:noProof/>
              </w:rPr>
              <w:t>3.1.</w:t>
            </w:r>
            <w:r w:rsidR="00416F32" w:rsidRPr="00EC76D5">
              <w:rPr>
                <w:rFonts w:asciiTheme="minorHAnsi" w:eastAsiaTheme="minorEastAsia" w:hAnsiTheme="minorHAnsi"/>
                <w:noProof/>
                <w:lang w:eastAsia="sv-SE"/>
              </w:rPr>
              <w:tab/>
            </w:r>
            <w:r w:rsidR="00416F32" w:rsidRPr="00EC76D5">
              <w:rPr>
                <w:rStyle w:val="Hyperlnk"/>
                <w:noProof/>
              </w:rPr>
              <w:t>Reading the Source File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_Toc481936124 \h </w:instrText>
            </w:r>
            <w:r w:rsidR="00416F32" w:rsidRPr="00EC76D5">
              <w:rPr>
                <w:noProof/>
                <w:webHidden/>
              </w:rPr>
            </w:r>
            <w:r w:rsidR="00416F32" w:rsidRPr="00EC76D5">
              <w:rPr>
                <w:noProof/>
                <w:webHidden/>
              </w:rPr>
              <w:fldChar w:fldCharType="separate"/>
            </w:r>
            <w:r w:rsidR="00545E00" w:rsidRPr="00EC76D5">
              <w:rPr>
                <w:noProof/>
                <w:webHidden/>
              </w:rPr>
              <w:t>25</w:t>
            </w:r>
            <w:r w:rsidR="00416F32" w:rsidRPr="00EC76D5">
              <w:rPr>
                <w:noProof/>
                <w:webHidden/>
              </w:rPr>
              <w:fldChar w:fldCharType="end"/>
            </w:r>
          </w:hyperlink>
        </w:p>
        <w:p w14:paraId="1481D825" w14:textId="714F8D3B" w:rsidR="00416F32" w:rsidRPr="00EC76D5" w:rsidRDefault="00DF55CE">
          <w:pPr>
            <w:pStyle w:val="Innehll2"/>
            <w:tabs>
              <w:tab w:val="left" w:pos="880"/>
              <w:tab w:val="right" w:leader="dot" w:pos="9350"/>
            </w:tabs>
            <w:rPr>
              <w:rFonts w:asciiTheme="minorHAnsi" w:eastAsiaTheme="minorEastAsia" w:hAnsiTheme="minorHAnsi"/>
              <w:noProof/>
              <w:lang w:eastAsia="sv-SE"/>
            </w:rPr>
          </w:pPr>
          <w:hyperlink w:anchor="_Toc481936125" w:history="1">
            <w:r w:rsidR="00416F32" w:rsidRPr="00EC76D5">
              <w:rPr>
                <w:rStyle w:val="Hyperlnk"/>
                <w:noProof/>
              </w:rPr>
              <w:t>3.2.</w:t>
            </w:r>
            <w:r w:rsidR="00416F32" w:rsidRPr="00EC76D5">
              <w:rPr>
                <w:rFonts w:asciiTheme="minorHAnsi" w:eastAsiaTheme="minorEastAsia" w:hAnsiTheme="minorHAnsi"/>
                <w:noProof/>
                <w:lang w:eastAsia="sv-SE"/>
              </w:rPr>
              <w:tab/>
            </w:r>
            <w:r w:rsidR="00416F32" w:rsidRPr="00EC76D5">
              <w:rPr>
                <w:rStyle w:val="Hyperlnk"/>
                <w:noProof/>
              </w:rPr>
              <w:t>Checking the Object File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_Toc481936125 \h </w:instrText>
            </w:r>
            <w:r w:rsidR="00416F32" w:rsidRPr="00EC76D5">
              <w:rPr>
                <w:noProof/>
                <w:webHidden/>
              </w:rPr>
            </w:r>
            <w:r w:rsidR="00416F32" w:rsidRPr="00EC76D5">
              <w:rPr>
                <w:noProof/>
                <w:webHidden/>
              </w:rPr>
              <w:fldChar w:fldCharType="separate"/>
            </w:r>
            <w:r w:rsidR="00545E00" w:rsidRPr="00EC76D5">
              <w:rPr>
                <w:noProof/>
                <w:webHidden/>
              </w:rPr>
              <w:t>26</w:t>
            </w:r>
            <w:r w:rsidR="00416F32" w:rsidRPr="00EC76D5">
              <w:rPr>
                <w:noProof/>
                <w:webHidden/>
              </w:rPr>
              <w:fldChar w:fldCharType="end"/>
            </w:r>
          </w:hyperlink>
        </w:p>
        <w:p w14:paraId="544DB1F9" w14:textId="12A77055" w:rsidR="00416F32" w:rsidRPr="00EC76D5" w:rsidRDefault="00DF55CE">
          <w:pPr>
            <w:pStyle w:val="Innehll2"/>
            <w:tabs>
              <w:tab w:val="left" w:pos="880"/>
              <w:tab w:val="right" w:leader="dot" w:pos="9350"/>
            </w:tabs>
            <w:rPr>
              <w:rFonts w:asciiTheme="minorHAnsi" w:eastAsiaTheme="minorEastAsia" w:hAnsiTheme="minorHAnsi"/>
              <w:noProof/>
              <w:lang w:eastAsia="sv-SE"/>
            </w:rPr>
          </w:pPr>
          <w:hyperlink w:anchor="_Toc481936126" w:history="1">
            <w:r w:rsidR="00416F32" w:rsidRPr="00EC76D5">
              <w:rPr>
                <w:rStyle w:val="Hyperlnk"/>
                <w:noProof/>
              </w:rPr>
              <w:t>3.3.</w:t>
            </w:r>
            <w:r w:rsidR="00416F32" w:rsidRPr="00EC76D5">
              <w:rPr>
                <w:rFonts w:asciiTheme="minorHAnsi" w:eastAsiaTheme="minorEastAsia" w:hAnsiTheme="minorHAnsi"/>
                <w:noProof/>
                <w:lang w:eastAsia="sv-SE"/>
              </w:rPr>
              <w:tab/>
            </w:r>
            <w:r w:rsidR="00416F32" w:rsidRPr="00EC76D5">
              <w:rPr>
                <w:rStyle w:val="Hyperlnk"/>
                <w:noProof/>
              </w:rPr>
              <w:t>Reading the Object File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_Toc481936126 \h </w:instrText>
            </w:r>
            <w:r w:rsidR="00416F32" w:rsidRPr="00EC76D5">
              <w:rPr>
                <w:noProof/>
                <w:webHidden/>
              </w:rPr>
            </w:r>
            <w:r w:rsidR="00416F32" w:rsidRPr="00EC76D5">
              <w:rPr>
                <w:noProof/>
                <w:webHidden/>
              </w:rPr>
              <w:fldChar w:fldCharType="separate"/>
            </w:r>
            <w:r w:rsidR="00545E00" w:rsidRPr="00EC76D5">
              <w:rPr>
                <w:noProof/>
                <w:webHidden/>
              </w:rPr>
              <w:t>26</w:t>
            </w:r>
            <w:r w:rsidR="00416F32" w:rsidRPr="00EC76D5">
              <w:rPr>
                <w:noProof/>
                <w:webHidden/>
              </w:rPr>
              <w:fldChar w:fldCharType="end"/>
            </w:r>
          </w:hyperlink>
        </w:p>
        <w:p w14:paraId="43B16F94" w14:textId="0C757C5D" w:rsidR="00416F32" w:rsidRPr="00EC76D5" w:rsidRDefault="00DF55CE">
          <w:pPr>
            <w:pStyle w:val="Innehll2"/>
            <w:tabs>
              <w:tab w:val="left" w:pos="880"/>
              <w:tab w:val="right" w:leader="dot" w:pos="9350"/>
            </w:tabs>
            <w:rPr>
              <w:rFonts w:asciiTheme="minorHAnsi" w:eastAsiaTheme="minorEastAsia" w:hAnsiTheme="minorHAnsi"/>
              <w:noProof/>
              <w:lang w:eastAsia="sv-SE"/>
            </w:rPr>
          </w:pPr>
          <w:hyperlink w:anchor="_Toc481936127" w:history="1">
            <w:r w:rsidR="00416F32" w:rsidRPr="00EC76D5">
              <w:rPr>
                <w:rStyle w:val="Hyperlnk"/>
                <w:noProof/>
              </w:rPr>
              <w:t>3.4.</w:t>
            </w:r>
            <w:r w:rsidR="00416F32" w:rsidRPr="00EC76D5">
              <w:rPr>
                <w:rFonts w:asciiTheme="minorHAnsi" w:eastAsiaTheme="minorEastAsia" w:hAnsiTheme="minorHAnsi"/>
                <w:noProof/>
                <w:lang w:eastAsia="sv-SE"/>
              </w:rPr>
              <w:tab/>
            </w:r>
            <w:r w:rsidR="00416F32" w:rsidRPr="00EC76D5">
              <w:rPr>
                <w:rStyle w:val="Hyperlnk"/>
                <w:noProof/>
              </w:rPr>
              <w:t>The main method</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_Toc481936127 \h </w:instrText>
            </w:r>
            <w:r w:rsidR="00416F32" w:rsidRPr="00EC76D5">
              <w:rPr>
                <w:noProof/>
                <w:webHidden/>
              </w:rPr>
            </w:r>
            <w:r w:rsidR="00416F32" w:rsidRPr="00EC76D5">
              <w:rPr>
                <w:noProof/>
                <w:webHidden/>
              </w:rPr>
              <w:fldChar w:fldCharType="separate"/>
            </w:r>
            <w:r w:rsidR="00545E00" w:rsidRPr="00EC76D5">
              <w:rPr>
                <w:noProof/>
                <w:webHidden/>
              </w:rPr>
              <w:t>26</w:t>
            </w:r>
            <w:r w:rsidR="00416F32" w:rsidRPr="00EC76D5">
              <w:rPr>
                <w:noProof/>
                <w:webHidden/>
              </w:rPr>
              <w:fldChar w:fldCharType="end"/>
            </w:r>
          </w:hyperlink>
        </w:p>
        <w:p w14:paraId="09125D9B" w14:textId="72A07969" w:rsidR="00416F32" w:rsidRPr="00EC76D5" w:rsidRDefault="00DF55CE">
          <w:pPr>
            <w:pStyle w:val="Innehll1"/>
            <w:rPr>
              <w:rFonts w:asciiTheme="minorHAnsi" w:eastAsiaTheme="minorEastAsia" w:hAnsiTheme="minorHAnsi"/>
              <w:noProof/>
              <w:lang w:eastAsia="sv-SE"/>
            </w:rPr>
          </w:pPr>
          <w:hyperlink w:anchor="_Toc481936128" w:history="1">
            <w:r w:rsidR="00416F32" w:rsidRPr="00EC76D5">
              <w:rPr>
                <w:rStyle w:val="Hyperlnk"/>
                <w:noProof/>
              </w:rPr>
              <w:t>4.</w:t>
            </w:r>
            <w:r w:rsidR="00416F32" w:rsidRPr="00EC76D5">
              <w:rPr>
                <w:rFonts w:asciiTheme="minorHAnsi" w:eastAsiaTheme="minorEastAsia" w:hAnsiTheme="minorHAnsi"/>
                <w:noProof/>
                <w:lang w:eastAsia="sv-SE"/>
              </w:rPr>
              <w:tab/>
            </w:r>
            <w:r w:rsidR="00416F32" w:rsidRPr="00EC76D5">
              <w:rPr>
                <w:rStyle w:val="Hyperlnk"/>
                <w:noProof/>
              </w:rPr>
              <w:t>The Preprocessor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_Toc481936128 \h </w:instrText>
            </w:r>
            <w:r w:rsidR="00416F32" w:rsidRPr="00EC76D5">
              <w:rPr>
                <w:noProof/>
                <w:webHidden/>
              </w:rPr>
            </w:r>
            <w:r w:rsidR="00416F32" w:rsidRPr="00EC76D5">
              <w:rPr>
                <w:noProof/>
                <w:webHidden/>
              </w:rPr>
              <w:fldChar w:fldCharType="separate"/>
            </w:r>
            <w:r w:rsidR="00545E00" w:rsidRPr="00EC76D5">
              <w:rPr>
                <w:noProof/>
                <w:webHidden/>
              </w:rPr>
              <w:t>29</w:t>
            </w:r>
            <w:r w:rsidR="00416F32" w:rsidRPr="00EC76D5">
              <w:rPr>
                <w:noProof/>
                <w:webHidden/>
              </w:rPr>
              <w:fldChar w:fldCharType="end"/>
            </w:r>
          </w:hyperlink>
        </w:p>
        <w:p w14:paraId="209DB8CF" w14:textId="790E51C4" w:rsidR="00416F32" w:rsidRPr="00EC76D5" w:rsidRDefault="00DF55CE">
          <w:pPr>
            <w:pStyle w:val="Innehll2"/>
            <w:tabs>
              <w:tab w:val="left" w:pos="880"/>
              <w:tab w:val="right" w:leader="dot" w:pos="9350"/>
            </w:tabs>
            <w:rPr>
              <w:rFonts w:asciiTheme="minorHAnsi" w:eastAsiaTheme="minorEastAsia" w:hAnsiTheme="minorHAnsi"/>
              <w:noProof/>
              <w:lang w:eastAsia="sv-SE"/>
            </w:rPr>
          </w:pPr>
          <w:hyperlink w:anchor="_Toc481936129" w:history="1">
            <w:r w:rsidR="00416F32" w:rsidRPr="00EC76D5">
              <w:rPr>
                <w:rStyle w:val="Hyperlnk"/>
                <w:noProof/>
              </w:rPr>
              <w:t>4.1.</w:t>
            </w:r>
            <w:r w:rsidR="00416F32" w:rsidRPr="00EC76D5">
              <w:rPr>
                <w:rFonts w:asciiTheme="minorHAnsi" w:eastAsiaTheme="minorEastAsia" w:hAnsiTheme="minorHAnsi"/>
                <w:noProof/>
                <w:lang w:eastAsia="sv-SE"/>
              </w:rPr>
              <w:tab/>
            </w:r>
            <w:r w:rsidR="00416F32" w:rsidRPr="00EC76D5">
              <w:rPr>
                <w:rStyle w:val="Hyperlnk"/>
                <w:noProof/>
              </w:rPr>
              <w:t>The Expression Parser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_Toc481936129 \h </w:instrText>
            </w:r>
            <w:r w:rsidR="00416F32" w:rsidRPr="00EC76D5">
              <w:rPr>
                <w:noProof/>
                <w:webHidden/>
              </w:rPr>
            </w:r>
            <w:r w:rsidR="00416F32" w:rsidRPr="00EC76D5">
              <w:rPr>
                <w:noProof/>
                <w:webHidden/>
              </w:rPr>
              <w:fldChar w:fldCharType="separate"/>
            </w:r>
            <w:r w:rsidR="00545E00" w:rsidRPr="00EC76D5">
              <w:rPr>
                <w:noProof/>
                <w:webHidden/>
              </w:rPr>
              <w:t>29</w:t>
            </w:r>
            <w:r w:rsidR="00416F32" w:rsidRPr="00EC76D5">
              <w:rPr>
                <w:noProof/>
                <w:webHidden/>
              </w:rPr>
              <w:fldChar w:fldCharType="end"/>
            </w:r>
          </w:hyperlink>
        </w:p>
        <w:p w14:paraId="5DC7AB33" w14:textId="52630F8E" w:rsidR="00416F32" w:rsidRPr="00EC76D5" w:rsidRDefault="00DF55CE">
          <w:pPr>
            <w:pStyle w:val="Innehll3"/>
            <w:tabs>
              <w:tab w:val="left" w:pos="1320"/>
              <w:tab w:val="right" w:leader="dot" w:pos="9350"/>
            </w:tabs>
            <w:rPr>
              <w:rFonts w:asciiTheme="minorHAnsi" w:eastAsiaTheme="minorEastAsia" w:hAnsiTheme="minorHAnsi"/>
              <w:noProof/>
              <w:lang w:eastAsia="sv-SE"/>
            </w:rPr>
          </w:pPr>
          <w:hyperlink w:anchor="_Toc481936130" w:history="1">
            <w:r w:rsidR="00416F32" w:rsidRPr="00EC76D5">
              <w:rPr>
                <w:rStyle w:val="Hyperlnk"/>
                <w:noProof/>
              </w:rPr>
              <w:t>4.1.1.</w:t>
            </w:r>
            <w:r w:rsidR="00416F32" w:rsidRPr="00EC76D5">
              <w:rPr>
                <w:rFonts w:asciiTheme="minorHAnsi" w:eastAsiaTheme="minorEastAsia" w:hAnsiTheme="minorHAnsi"/>
                <w:noProof/>
                <w:lang w:eastAsia="sv-SE"/>
              </w:rPr>
              <w:tab/>
            </w:r>
            <w:r w:rsidR="00416F32" w:rsidRPr="00EC76D5">
              <w:rPr>
                <w:rStyle w:val="Hyperlnk"/>
                <w:noProof/>
              </w:rPr>
              <w:t>The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_Toc481936130 \h </w:instrText>
            </w:r>
            <w:r w:rsidR="00416F32" w:rsidRPr="00EC76D5">
              <w:rPr>
                <w:noProof/>
                <w:webHidden/>
              </w:rPr>
            </w:r>
            <w:r w:rsidR="00416F32" w:rsidRPr="00EC76D5">
              <w:rPr>
                <w:noProof/>
                <w:webHidden/>
              </w:rPr>
              <w:fldChar w:fldCharType="separate"/>
            </w:r>
            <w:r w:rsidR="00545E00" w:rsidRPr="00EC76D5">
              <w:rPr>
                <w:noProof/>
                <w:webHidden/>
              </w:rPr>
              <w:t>29</w:t>
            </w:r>
            <w:r w:rsidR="00416F32" w:rsidRPr="00EC76D5">
              <w:rPr>
                <w:noProof/>
                <w:webHidden/>
              </w:rPr>
              <w:fldChar w:fldCharType="end"/>
            </w:r>
          </w:hyperlink>
        </w:p>
        <w:p w14:paraId="4FFFA0BD" w14:textId="0E4ADCD8" w:rsidR="00416F32" w:rsidRPr="00EC76D5" w:rsidRDefault="00DF55CE">
          <w:pPr>
            <w:pStyle w:val="Innehll3"/>
            <w:tabs>
              <w:tab w:val="left" w:pos="1320"/>
              <w:tab w:val="right" w:leader="dot" w:pos="9350"/>
            </w:tabs>
            <w:rPr>
              <w:rFonts w:asciiTheme="minorHAnsi" w:eastAsiaTheme="minorEastAsia" w:hAnsiTheme="minorHAnsi"/>
              <w:noProof/>
              <w:lang w:eastAsia="sv-SE"/>
            </w:rPr>
          </w:pPr>
          <w:hyperlink w:anchor="_Toc481936131" w:history="1">
            <w:r w:rsidR="00416F32" w:rsidRPr="00EC76D5">
              <w:rPr>
                <w:rStyle w:val="Hyperlnk"/>
                <w:noProof/>
              </w:rPr>
              <w:t>4.1.2.</w:t>
            </w:r>
            <w:r w:rsidR="00416F32" w:rsidRPr="00EC76D5">
              <w:rPr>
                <w:rFonts w:asciiTheme="minorHAnsi" w:eastAsiaTheme="minorEastAsia" w:hAnsiTheme="minorHAnsi"/>
                <w:noProof/>
                <w:lang w:eastAsia="sv-SE"/>
              </w:rPr>
              <w:tab/>
            </w:r>
            <w:r w:rsidR="00416F32" w:rsidRPr="00EC76D5">
              <w:rPr>
                <w:rStyle w:val="Hyperlnk"/>
                <w:noProof/>
              </w:rPr>
              <w:t>The Scanner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_Toc481936131 \h </w:instrText>
            </w:r>
            <w:r w:rsidR="00416F32" w:rsidRPr="00EC76D5">
              <w:rPr>
                <w:noProof/>
                <w:webHidden/>
              </w:rPr>
            </w:r>
            <w:r w:rsidR="00416F32" w:rsidRPr="00EC76D5">
              <w:rPr>
                <w:noProof/>
                <w:webHidden/>
              </w:rPr>
              <w:fldChar w:fldCharType="separate"/>
            </w:r>
            <w:r w:rsidR="00545E00" w:rsidRPr="00EC76D5">
              <w:rPr>
                <w:noProof/>
                <w:webHidden/>
              </w:rPr>
              <w:t>33</w:t>
            </w:r>
            <w:r w:rsidR="00416F32" w:rsidRPr="00EC76D5">
              <w:rPr>
                <w:noProof/>
                <w:webHidden/>
              </w:rPr>
              <w:fldChar w:fldCharType="end"/>
            </w:r>
          </w:hyperlink>
        </w:p>
        <w:p w14:paraId="1CC64B01" w14:textId="4EB8C286" w:rsidR="00416F32" w:rsidRPr="00EC76D5" w:rsidRDefault="00DF55CE">
          <w:pPr>
            <w:pStyle w:val="Innehll2"/>
            <w:tabs>
              <w:tab w:val="left" w:pos="880"/>
              <w:tab w:val="right" w:leader="dot" w:pos="9350"/>
            </w:tabs>
            <w:rPr>
              <w:rFonts w:asciiTheme="minorHAnsi" w:eastAsiaTheme="minorEastAsia" w:hAnsiTheme="minorHAnsi"/>
              <w:noProof/>
              <w:lang w:eastAsia="sv-SE"/>
            </w:rPr>
          </w:pPr>
          <w:hyperlink w:anchor="_Toc481936132" w:history="1">
            <w:r w:rsidR="00416F32" w:rsidRPr="00EC76D5">
              <w:rPr>
                <w:rStyle w:val="Hyperlnk"/>
                <w:noProof/>
              </w:rPr>
              <w:t>4.2.</w:t>
            </w:r>
            <w:r w:rsidR="00416F32" w:rsidRPr="00EC76D5">
              <w:rPr>
                <w:rFonts w:asciiTheme="minorHAnsi" w:eastAsiaTheme="minorEastAsia" w:hAnsiTheme="minorHAnsi"/>
                <w:noProof/>
                <w:lang w:eastAsia="sv-SE"/>
              </w:rPr>
              <w:tab/>
            </w:r>
            <w:r w:rsidR="00416F32" w:rsidRPr="00EC76D5">
              <w:rPr>
                <w:rStyle w:val="Hyperlnk"/>
                <w:noProof/>
              </w:rPr>
              <w:t>The Preprocessor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_Toc481936132 \h </w:instrText>
            </w:r>
            <w:r w:rsidR="00416F32" w:rsidRPr="00EC76D5">
              <w:rPr>
                <w:noProof/>
                <w:webHidden/>
              </w:rPr>
            </w:r>
            <w:r w:rsidR="00416F32" w:rsidRPr="00EC76D5">
              <w:rPr>
                <w:noProof/>
                <w:webHidden/>
              </w:rPr>
              <w:fldChar w:fldCharType="separate"/>
            </w:r>
            <w:r w:rsidR="00545E00" w:rsidRPr="00EC76D5">
              <w:rPr>
                <w:noProof/>
                <w:webHidden/>
              </w:rPr>
              <w:t>36</w:t>
            </w:r>
            <w:r w:rsidR="00416F32" w:rsidRPr="00EC76D5">
              <w:rPr>
                <w:noProof/>
                <w:webHidden/>
              </w:rPr>
              <w:fldChar w:fldCharType="end"/>
            </w:r>
          </w:hyperlink>
        </w:p>
        <w:p w14:paraId="7E381EC1" w14:textId="4BDB3D54" w:rsidR="00416F32" w:rsidRPr="00EC76D5" w:rsidRDefault="00DF55CE">
          <w:pPr>
            <w:pStyle w:val="Innehll3"/>
            <w:tabs>
              <w:tab w:val="left" w:pos="1320"/>
              <w:tab w:val="right" w:leader="dot" w:pos="9350"/>
            </w:tabs>
            <w:rPr>
              <w:rFonts w:asciiTheme="minorHAnsi" w:eastAsiaTheme="minorEastAsia" w:hAnsiTheme="minorHAnsi"/>
              <w:noProof/>
              <w:lang w:eastAsia="sv-SE"/>
            </w:rPr>
          </w:pPr>
          <w:hyperlink w:anchor="_Toc481936133" w:history="1">
            <w:r w:rsidR="00416F32" w:rsidRPr="00EC76D5">
              <w:rPr>
                <w:rStyle w:val="Hyperlnk"/>
                <w:noProof/>
              </w:rPr>
              <w:t>4.2.1.</w:t>
            </w:r>
            <w:r w:rsidR="00416F32" w:rsidRPr="00EC76D5">
              <w:rPr>
                <w:rFonts w:asciiTheme="minorHAnsi" w:eastAsiaTheme="minorEastAsia" w:hAnsiTheme="minorHAnsi"/>
                <w:noProof/>
                <w:lang w:eastAsia="sv-SE"/>
              </w:rPr>
              <w:tab/>
            </w:r>
            <w:r w:rsidR="00416F32" w:rsidRPr="00EC76D5">
              <w:rPr>
                <w:rStyle w:val="Hyperlnk"/>
                <w:noProof/>
              </w:rPr>
              <w:t>Tri Graphs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_Toc481936133 \h </w:instrText>
            </w:r>
            <w:r w:rsidR="00416F32" w:rsidRPr="00EC76D5">
              <w:rPr>
                <w:noProof/>
                <w:webHidden/>
              </w:rPr>
            </w:r>
            <w:r w:rsidR="00416F32" w:rsidRPr="00EC76D5">
              <w:rPr>
                <w:noProof/>
                <w:webHidden/>
              </w:rPr>
              <w:fldChar w:fldCharType="separate"/>
            </w:r>
            <w:r w:rsidR="00545E00" w:rsidRPr="00EC76D5">
              <w:rPr>
                <w:noProof/>
                <w:webHidden/>
              </w:rPr>
              <w:t>37</w:t>
            </w:r>
            <w:r w:rsidR="00416F32" w:rsidRPr="00EC76D5">
              <w:rPr>
                <w:noProof/>
                <w:webHidden/>
              </w:rPr>
              <w:fldChar w:fldCharType="end"/>
            </w:r>
          </w:hyperlink>
        </w:p>
        <w:p w14:paraId="4A00D78F" w14:textId="267D7CBE" w:rsidR="00416F32" w:rsidRPr="00EC76D5" w:rsidRDefault="00DF55CE">
          <w:pPr>
            <w:pStyle w:val="Innehll3"/>
            <w:tabs>
              <w:tab w:val="left" w:pos="1320"/>
              <w:tab w:val="right" w:leader="dot" w:pos="9350"/>
            </w:tabs>
            <w:rPr>
              <w:rFonts w:asciiTheme="minorHAnsi" w:eastAsiaTheme="minorEastAsia" w:hAnsiTheme="minorHAnsi"/>
              <w:noProof/>
              <w:lang w:eastAsia="sv-SE"/>
            </w:rPr>
          </w:pPr>
          <w:hyperlink w:anchor="_Toc481936134" w:history="1">
            <w:r w:rsidR="00416F32" w:rsidRPr="00EC76D5">
              <w:rPr>
                <w:rStyle w:val="Hyperlnk"/>
                <w:noProof/>
              </w:rPr>
              <w:t>4.2.1.</w:t>
            </w:r>
            <w:r w:rsidR="00416F32" w:rsidRPr="00EC76D5">
              <w:rPr>
                <w:rFonts w:asciiTheme="minorHAnsi" w:eastAsiaTheme="minorEastAsia" w:hAnsiTheme="minorHAnsi"/>
                <w:noProof/>
                <w:lang w:eastAsia="sv-SE"/>
              </w:rPr>
              <w:tab/>
            </w:r>
            <w:r w:rsidR="00416F32" w:rsidRPr="00EC76D5">
              <w:rPr>
                <w:rStyle w:val="Hyperlnk"/>
                <w:noProof/>
              </w:rPr>
              <w:t>Comments, Strings, and Characters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_Toc481936134 \h </w:instrText>
            </w:r>
            <w:r w:rsidR="00416F32" w:rsidRPr="00EC76D5">
              <w:rPr>
                <w:noProof/>
                <w:webHidden/>
              </w:rPr>
            </w:r>
            <w:r w:rsidR="00416F32" w:rsidRPr="00EC76D5">
              <w:rPr>
                <w:noProof/>
                <w:webHidden/>
              </w:rPr>
              <w:fldChar w:fldCharType="separate"/>
            </w:r>
            <w:r w:rsidR="00545E00" w:rsidRPr="00EC76D5">
              <w:rPr>
                <w:noProof/>
                <w:webHidden/>
              </w:rPr>
              <w:t>38</w:t>
            </w:r>
            <w:r w:rsidR="00416F32" w:rsidRPr="00EC76D5">
              <w:rPr>
                <w:noProof/>
                <w:webHidden/>
              </w:rPr>
              <w:fldChar w:fldCharType="end"/>
            </w:r>
          </w:hyperlink>
        </w:p>
        <w:p w14:paraId="1D5A761F" w14:textId="7B2A4491" w:rsidR="00416F32" w:rsidRPr="00EC76D5" w:rsidRDefault="00DF55CE">
          <w:pPr>
            <w:pStyle w:val="Innehll3"/>
            <w:tabs>
              <w:tab w:val="left" w:pos="1320"/>
              <w:tab w:val="right" w:leader="dot" w:pos="9350"/>
            </w:tabs>
            <w:rPr>
              <w:rFonts w:asciiTheme="minorHAnsi" w:eastAsiaTheme="minorEastAsia" w:hAnsiTheme="minorHAnsi"/>
              <w:noProof/>
              <w:lang w:eastAsia="sv-SE"/>
            </w:rPr>
          </w:pPr>
          <w:hyperlink w:anchor="_Toc481936135" w:history="1">
            <w:r w:rsidR="00416F32" w:rsidRPr="00EC76D5">
              <w:rPr>
                <w:rStyle w:val="Hyperlnk"/>
                <w:noProof/>
              </w:rPr>
              <w:t>4.2.2.</w:t>
            </w:r>
            <w:r w:rsidR="00416F32" w:rsidRPr="00EC76D5">
              <w:rPr>
                <w:rFonts w:asciiTheme="minorHAnsi" w:eastAsiaTheme="minorEastAsia" w:hAnsiTheme="minorHAnsi"/>
                <w:noProof/>
                <w:lang w:eastAsia="sv-SE"/>
              </w:rPr>
              <w:tab/>
            </w:r>
            <w:r w:rsidR="00416F32" w:rsidRPr="00EC76D5">
              <w:rPr>
                <w:rStyle w:val="Hyperlnk"/>
                <w:noProof/>
              </w:rPr>
              <w:t>Slash Codes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_Toc481936135 \h </w:instrText>
            </w:r>
            <w:r w:rsidR="00416F32" w:rsidRPr="00EC76D5">
              <w:rPr>
                <w:noProof/>
                <w:webHidden/>
              </w:rPr>
            </w:r>
            <w:r w:rsidR="00416F32" w:rsidRPr="00EC76D5">
              <w:rPr>
                <w:noProof/>
                <w:webHidden/>
              </w:rPr>
              <w:fldChar w:fldCharType="separate"/>
            </w:r>
            <w:r w:rsidR="00545E00" w:rsidRPr="00EC76D5">
              <w:rPr>
                <w:noProof/>
                <w:webHidden/>
              </w:rPr>
              <w:t>40</w:t>
            </w:r>
            <w:r w:rsidR="00416F32" w:rsidRPr="00EC76D5">
              <w:rPr>
                <w:noProof/>
                <w:webHidden/>
              </w:rPr>
              <w:fldChar w:fldCharType="end"/>
            </w:r>
          </w:hyperlink>
        </w:p>
        <w:p w14:paraId="32724FB1" w14:textId="43865701" w:rsidR="00416F32" w:rsidRPr="00EC76D5" w:rsidRDefault="00DF55CE">
          <w:pPr>
            <w:pStyle w:val="Innehll3"/>
            <w:tabs>
              <w:tab w:val="left" w:pos="1320"/>
              <w:tab w:val="right" w:leader="dot" w:pos="9350"/>
            </w:tabs>
            <w:rPr>
              <w:rFonts w:asciiTheme="minorHAnsi" w:eastAsiaTheme="minorEastAsia" w:hAnsiTheme="minorHAnsi"/>
              <w:noProof/>
              <w:lang w:eastAsia="sv-SE"/>
            </w:rPr>
          </w:pPr>
          <w:hyperlink w:anchor="_Toc481936136" w:history="1">
            <w:r w:rsidR="00416F32" w:rsidRPr="00EC76D5">
              <w:rPr>
                <w:rStyle w:val="Hyperlnk"/>
                <w:noProof/>
              </w:rPr>
              <w:t>4.2.3.</w:t>
            </w:r>
            <w:r w:rsidR="00416F32" w:rsidRPr="00EC76D5">
              <w:rPr>
                <w:rFonts w:asciiTheme="minorHAnsi" w:eastAsiaTheme="minorEastAsia" w:hAnsiTheme="minorHAnsi"/>
                <w:noProof/>
                <w:lang w:eastAsia="sv-SE"/>
              </w:rPr>
              <w:tab/>
            </w:r>
            <w:r w:rsidR="00416F32" w:rsidRPr="00EC76D5">
              <w:rPr>
                <w:rStyle w:val="Hyperlnk"/>
                <w:noProof/>
              </w:rPr>
              <w:t>The Line List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_Toc481936136 \h </w:instrText>
            </w:r>
            <w:r w:rsidR="00416F32" w:rsidRPr="00EC76D5">
              <w:rPr>
                <w:noProof/>
                <w:webHidden/>
              </w:rPr>
            </w:r>
            <w:r w:rsidR="00416F32" w:rsidRPr="00EC76D5">
              <w:rPr>
                <w:noProof/>
                <w:webHidden/>
              </w:rPr>
              <w:fldChar w:fldCharType="separate"/>
            </w:r>
            <w:r w:rsidR="00545E00" w:rsidRPr="00EC76D5">
              <w:rPr>
                <w:noProof/>
                <w:webHidden/>
              </w:rPr>
              <w:t>43</w:t>
            </w:r>
            <w:r w:rsidR="00416F32" w:rsidRPr="00EC76D5">
              <w:rPr>
                <w:noProof/>
                <w:webHidden/>
              </w:rPr>
              <w:fldChar w:fldCharType="end"/>
            </w:r>
          </w:hyperlink>
        </w:p>
        <w:p w14:paraId="6667F744" w14:textId="788B8B2C" w:rsidR="00416F32" w:rsidRPr="00EC76D5" w:rsidRDefault="00DF55CE">
          <w:pPr>
            <w:pStyle w:val="Innehll3"/>
            <w:tabs>
              <w:tab w:val="left" w:pos="1320"/>
              <w:tab w:val="right" w:leader="dot" w:pos="9350"/>
            </w:tabs>
            <w:rPr>
              <w:rFonts w:asciiTheme="minorHAnsi" w:eastAsiaTheme="minorEastAsia" w:hAnsiTheme="minorHAnsi"/>
              <w:noProof/>
              <w:lang w:eastAsia="sv-SE"/>
            </w:rPr>
          </w:pPr>
          <w:hyperlink w:anchor="_Toc481936137" w:history="1">
            <w:r w:rsidR="00416F32" w:rsidRPr="00EC76D5">
              <w:rPr>
                <w:rStyle w:val="Hyperlnk"/>
                <w:noProof/>
              </w:rPr>
              <w:t>4.2.4.</w:t>
            </w:r>
            <w:r w:rsidR="00416F32" w:rsidRPr="00EC76D5">
              <w:rPr>
                <w:rFonts w:asciiTheme="minorHAnsi" w:eastAsiaTheme="minorEastAsia" w:hAnsiTheme="minorHAnsi"/>
                <w:noProof/>
                <w:lang w:eastAsia="sv-SE"/>
              </w:rPr>
              <w:tab/>
            </w:r>
            <w:r w:rsidR="00416F32" w:rsidRPr="00EC76D5">
              <w:rPr>
                <w:rStyle w:val="Hyperlnk"/>
                <w:noProof/>
              </w:rPr>
              <w:t>Lines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_Toc481936137 \h </w:instrText>
            </w:r>
            <w:r w:rsidR="00416F32" w:rsidRPr="00EC76D5">
              <w:rPr>
                <w:noProof/>
                <w:webHidden/>
              </w:rPr>
            </w:r>
            <w:r w:rsidR="00416F32" w:rsidRPr="00EC76D5">
              <w:rPr>
                <w:noProof/>
                <w:webHidden/>
              </w:rPr>
              <w:fldChar w:fldCharType="separate"/>
            </w:r>
            <w:r w:rsidR="00545E00" w:rsidRPr="00EC76D5">
              <w:rPr>
                <w:noProof/>
                <w:webHidden/>
              </w:rPr>
              <w:t>46</w:t>
            </w:r>
            <w:r w:rsidR="00416F32" w:rsidRPr="00EC76D5">
              <w:rPr>
                <w:noProof/>
                <w:webHidden/>
              </w:rPr>
              <w:fldChar w:fldCharType="end"/>
            </w:r>
          </w:hyperlink>
        </w:p>
        <w:p w14:paraId="3D85CDDC" w14:textId="3805D43A" w:rsidR="00416F32" w:rsidRPr="00EC76D5" w:rsidRDefault="00DF55CE">
          <w:pPr>
            <w:pStyle w:val="Innehll3"/>
            <w:tabs>
              <w:tab w:val="left" w:pos="1320"/>
              <w:tab w:val="right" w:leader="dot" w:pos="9350"/>
            </w:tabs>
            <w:rPr>
              <w:rFonts w:asciiTheme="minorHAnsi" w:eastAsiaTheme="minorEastAsia" w:hAnsiTheme="minorHAnsi"/>
              <w:noProof/>
              <w:lang w:eastAsia="sv-SE"/>
            </w:rPr>
          </w:pPr>
          <w:hyperlink w:anchor="_Toc481936138" w:history="1">
            <w:r w:rsidR="00416F32" w:rsidRPr="00EC76D5">
              <w:rPr>
                <w:rStyle w:val="Hyperlnk"/>
                <w:noProof/>
              </w:rPr>
              <w:t>4.2.5.</w:t>
            </w:r>
            <w:r w:rsidR="00416F32" w:rsidRPr="00EC76D5">
              <w:rPr>
                <w:rFonts w:asciiTheme="minorHAnsi" w:eastAsiaTheme="minorEastAsia" w:hAnsiTheme="minorHAnsi"/>
                <w:noProof/>
                <w:lang w:eastAsia="sv-SE"/>
              </w:rPr>
              <w:tab/>
            </w:r>
            <w:r w:rsidR="00416F32" w:rsidRPr="00EC76D5">
              <w:rPr>
                <w:rStyle w:val="Hyperlnk"/>
                <w:noProof/>
              </w:rPr>
              <w:t>Includes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_Toc481936138 \h </w:instrText>
            </w:r>
            <w:r w:rsidR="00416F32" w:rsidRPr="00EC76D5">
              <w:rPr>
                <w:noProof/>
                <w:webHidden/>
              </w:rPr>
            </w:r>
            <w:r w:rsidR="00416F32" w:rsidRPr="00EC76D5">
              <w:rPr>
                <w:noProof/>
                <w:webHidden/>
              </w:rPr>
              <w:fldChar w:fldCharType="separate"/>
            </w:r>
            <w:r w:rsidR="00545E00" w:rsidRPr="00EC76D5">
              <w:rPr>
                <w:noProof/>
                <w:webHidden/>
              </w:rPr>
              <w:t>46</w:t>
            </w:r>
            <w:r w:rsidR="00416F32" w:rsidRPr="00EC76D5">
              <w:rPr>
                <w:noProof/>
                <w:webHidden/>
              </w:rPr>
              <w:fldChar w:fldCharType="end"/>
            </w:r>
          </w:hyperlink>
        </w:p>
        <w:p w14:paraId="513748D0" w14:textId="16E49CDE" w:rsidR="00416F32" w:rsidRPr="00EC76D5" w:rsidRDefault="00DF55CE">
          <w:pPr>
            <w:pStyle w:val="Innehll3"/>
            <w:tabs>
              <w:tab w:val="left" w:pos="1320"/>
              <w:tab w:val="right" w:leader="dot" w:pos="9350"/>
            </w:tabs>
            <w:rPr>
              <w:rFonts w:asciiTheme="minorHAnsi" w:eastAsiaTheme="minorEastAsia" w:hAnsiTheme="minorHAnsi"/>
              <w:noProof/>
              <w:lang w:eastAsia="sv-SE"/>
            </w:rPr>
          </w:pPr>
          <w:hyperlink w:anchor="_Toc481936139" w:history="1">
            <w:r w:rsidR="00416F32" w:rsidRPr="00EC76D5">
              <w:rPr>
                <w:rStyle w:val="Hyperlnk"/>
                <w:noProof/>
              </w:rPr>
              <w:t>4.2.6.</w:t>
            </w:r>
            <w:r w:rsidR="00416F32" w:rsidRPr="00EC76D5">
              <w:rPr>
                <w:rFonts w:asciiTheme="minorHAnsi" w:eastAsiaTheme="minorEastAsia" w:hAnsiTheme="minorHAnsi"/>
                <w:noProof/>
                <w:lang w:eastAsia="sv-SE"/>
              </w:rPr>
              <w:tab/>
            </w:r>
            <w:r w:rsidR="00416F32" w:rsidRPr="00EC76D5">
              <w:rPr>
                <w:rStyle w:val="Hyperlnk"/>
                <w:noProof/>
              </w:rPr>
              <w:t>Macros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_Toc481936139 \h </w:instrText>
            </w:r>
            <w:r w:rsidR="00416F32" w:rsidRPr="00EC76D5">
              <w:rPr>
                <w:noProof/>
                <w:webHidden/>
              </w:rPr>
            </w:r>
            <w:r w:rsidR="00416F32" w:rsidRPr="00EC76D5">
              <w:rPr>
                <w:noProof/>
                <w:webHidden/>
              </w:rPr>
              <w:fldChar w:fldCharType="separate"/>
            </w:r>
            <w:r w:rsidR="00545E00" w:rsidRPr="00EC76D5">
              <w:rPr>
                <w:noProof/>
                <w:webHidden/>
              </w:rPr>
              <w:t>47</w:t>
            </w:r>
            <w:r w:rsidR="00416F32" w:rsidRPr="00EC76D5">
              <w:rPr>
                <w:noProof/>
                <w:webHidden/>
              </w:rPr>
              <w:fldChar w:fldCharType="end"/>
            </w:r>
          </w:hyperlink>
        </w:p>
        <w:p w14:paraId="50F12FE0" w14:textId="7424FB70" w:rsidR="00416F32" w:rsidRPr="00EC76D5" w:rsidRDefault="00DF55CE">
          <w:pPr>
            <w:pStyle w:val="Innehll3"/>
            <w:tabs>
              <w:tab w:val="left" w:pos="1320"/>
              <w:tab w:val="right" w:leader="dot" w:pos="9350"/>
            </w:tabs>
            <w:rPr>
              <w:rFonts w:asciiTheme="minorHAnsi" w:eastAsiaTheme="minorEastAsia" w:hAnsiTheme="minorHAnsi"/>
              <w:noProof/>
              <w:lang w:eastAsia="sv-SE"/>
            </w:rPr>
          </w:pPr>
          <w:hyperlink w:anchor="_Toc481936140" w:history="1">
            <w:r w:rsidR="00416F32" w:rsidRPr="00EC76D5">
              <w:rPr>
                <w:rStyle w:val="Hyperlnk"/>
                <w:noProof/>
              </w:rPr>
              <w:t>4.2.7.</w:t>
            </w:r>
            <w:r w:rsidR="00416F32" w:rsidRPr="00EC76D5">
              <w:rPr>
                <w:rFonts w:asciiTheme="minorHAnsi" w:eastAsiaTheme="minorEastAsia" w:hAnsiTheme="minorHAnsi"/>
                <w:noProof/>
                <w:lang w:eastAsia="sv-SE"/>
              </w:rPr>
              <w:tab/>
            </w:r>
            <w:r w:rsidR="00416F32" w:rsidRPr="00EC76D5">
              <w:rPr>
                <w:rStyle w:val="Hyperlnk"/>
                <w:noProof/>
              </w:rPr>
              <w:t>Conditional Programming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_Toc481936140 \h </w:instrText>
            </w:r>
            <w:r w:rsidR="00416F32" w:rsidRPr="00EC76D5">
              <w:rPr>
                <w:noProof/>
                <w:webHidden/>
              </w:rPr>
            </w:r>
            <w:r w:rsidR="00416F32" w:rsidRPr="00EC76D5">
              <w:rPr>
                <w:noProof/>
                <w:webHidden/>
              </w:rPr>
              <w:fldChar w:fldCharType="separate"/>
            </w:r>
            <w:r w:rsidR="00545E00" w:rsidRPr="00EC76D5">
              <w:rPr>
                <w:noProof/>
                <w:webHidden/>
              </w:rPr>
              <w:t>51</w:t>
            </w:r>
            <w:r w:rsidR="00416F32" w:rsidRPr="00EC76D5">
              <w:rPr>
                <w:noProof/>
                <w:webHidden/>
              </w:rPr>
              <w:fldChar w:fldCharType="end"/>
            </w:r>
          </w:hyperlink>
        </w:p>
        <w:p w14:paraId="4FC675D2" w14:textId="231462A5" w:rsidR="00416F32" w:rsidRPr="00EC76D5" w:rsidRDefault="00DF55CE">
          <w:pPr>
            <w:pStyle w:val="Innehll3"/>
            <w:tabs>
              <w:tab w:val="left" w:pos="1320"/>
              <w:tab w:val="right" w:leader="dot" w:pos="9350"/>
            </w:tabs>
            <w:rPr>
              <w:rFonts w:asciiTheme="minorHAnsi" w:eastAsiaTheme="minorEastAsia" w:hAnsiTheme="minorHAnsi"/>
              <w:noProof/>
              <w:lang w:eastAsia="sv-SE"/>
            </w:rPr>
          </w:pPr>
          <w:hyperlink w:anchor="_Toc481936141" w:history="1">
            <w:r w:rsidR="00416F32" w:rsidRPr="00EC76D5">
              <w:rPr>
                <w:rStyle w:val="Hyperlnk"/>
                <w:noProof/>
              </w:rPr>
              <w:t>4.2.8.</w:t>
            </w:r>
            <w:r w:rsidR="00416F32" w:rsidRPr="00EC76D5">
              <w:rPr>
                <w:rFonts w:asciiTheme="minorHAnsi" w:eastAsiaTheme="minorEastAsia" w:hAnsiTheme="minorHAnsi"/>
                <w:noProof/>
                <w:lang w:eastAsia="sv-SE"/>
              </w:rPr>
              <w:tab/>
            </w:r>
            <w:r w:rsidR="00416F32" w:rsidRPr="00EC76D5">
              <w:rPr>
                <w:rStyle w:val="Hyperlnk"/>
                <w:noProof/>
              </w:rPr>
              <w:t>Macro Expansion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_Toc481936141 \h </w:instrText>
            </w:r>
            <w:r w:rsidR="00416F32" w:rsidRPr="00EC76D5">
              <w:rPr>
                <w:noProof/>
                <w:webHidden/>
              </w:rPr>
            </w:r>
            <w:r w:rsidR="00416F32" w:rsidRPr="00EC76D5">
              <w:rPr>
                <w:noProof/>
                <w:webHidden/>
              </w:rPr>
              <w:fldChar w:fldCharType="separate"/>
            </w:r>
            <w:r w:rsidR="00545E00" w:rsidRPr="00EC76D5">
              <w:rPr>
                <w:noProof/>
                <w:webHidden/>
              </w:rPr>
              <w:t>53</w:t>
            </w:r>
            <w:r w:rsidR="00416F32" w:rsidRPr="00EC76D5">
              <w:rPr>
                <w:noProof/>
                <w:webHidden/>
              </w:rPr>
              <w:fldChar w:fldCharType="end"/>
            </w:r>
          </w:hyperlink>
        </w:p>
        <w:p w14:paraId="0BA2E424" w14:textId="3E04659A" w:rsidR="00416F32" w:rsidRPr="00EC76D5" w:rsidRDefault="00DF55CE">
          <w:pPr>
            <w:pStyle w:val="Innehll3"/>
            <w:tabs>
              <w:tab w:val="left" w:pos="1320"/>
              <w:tab w:val="right" w:leader="dot" w:pos="9350"/>
            </w:tabs>
            <w:rPr>
              <w:rFonts w:asciiTheme="minorHAnsi" w:eastAsiaTheme="minorEastAsia" w:hAnsiTheme="minorHAnsi"/>
              <w:noProof/>
              <w:lang w:eastAsia="sv-SE"/>
            </w:rPr>
          </w:pPr>
          <w:hyperlink w:anchor="_Toc481936142" w:history="1">
            <w:r w:rsidR="00416F32" w:rsidRPr="00EC76D5">
              <w:rPr>
                <w:rStyle w:val="Hyperlnk"/>
                <w:noProof/>
              </w:rPr>
              <w:t>4.2.9.</w:t>
            </w:r>
            <w:r w:rsidR="00416F32" w:rsidRPr="00EC76D5">
              <w:rPr>
                <w:rFonts w:asciiTheme="minorHAnsi" w:eastAsiaTheme="minorEastAsia" w:hAnsiTheme="minorHAnsi"/>
                <w:noProof/>
                <w:lang w:eastAsia="sv-SE"/>
              </w:rPr>
              <w:tab/>
            </w:r>
            <w:r w:rsidR="00416F32" w:rsidRPr="00EC76D5">
              <w:rPr>
                <w:rStyle w:val="Hyperlnk"/>
                <w:noProof/>
              </w:rPr>
              <w:t>String Merging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_Toc481936142 \h </w:instrText>
            </w:r>
            <w:r w:rsidR="00416F32" w:rsidRPr="00EC76D5">
              <w:rPr>
                <w:noProof/>
                <w:webHidden/>
              </w:rPr>
            </w:r>
            <w:r w:rsidR="00416F32" w:rsidRPr="00EC76D5">
              <w:rPr>
                <w:noProof/>
                <w:webHidden/>
              </w:rPr>
              <w:fldChar w:fldCharType="separate"/>
            </w:r>
            <w:r w:rsidR="00545E00" w:rsidRPr="00EC76D5">
              <w:rPr>
                <w:noProof/>
                <w:webHidden/>
              </w:rPr>
              <w:t>56</w:t>
            </w:r>
            <w:r w:rsidR="00416F32" w:rsidRPr="00EC76D5">
              <w:rPr>
                <w:noProof/>
                <w:webHidden/>
              </w:rPr>
              <w:fldChar w:fldCharType="end"/>
            </w:r>
          </w:hyperlink>
        </w:p>
        <w:p w14:paraId="0316ED4F" w14:textId="14485AC7" w:rsidR="00416F32" w:rsidRPr="00EC76D5" w:rsidRDefault="00DF55CE">
          <w:pPr>
            <w:pStyle w:val="Innehll1"/>
            <w:rPr>
              <w:rFonts w:asciiTheme="minorHAnsi" w:eastAsiaTheme="minorEastAsia" w:hAnsiTheme="minorHAnsi"/>
              <w:noProof/>
              <w:lang w:eastAsia="sv-SE"/>
            </w:rPr>
          </w:pPr>
          <w:hyperlink w:anchor="_Toc481936143" w:history="1">
            <w:r w:rsidR="00416F32" w:rsidRPr="00EC76D5">
              <w:rPr>
                <w:rStyle w:val="Hyperlnk"/>
                <w:noProof/>
              </w:rPr>
              <w:t>5.</w:t>
            </w:r>
            <w:r w:rsidR="00416F32" w:rsidRPr="00EC76D5">
              <w:rPr>
                <w:rFonts w:asciiTheme="minorHAnsi" w:eastAsiaTheme="minorEastAsia" w:hAnsiTheme="minorHAnsi"/>
                <w:noProof/>
                <w:lang w:eastAsia="sv-SE"/>
              </w:rPr>
              <w:tab/>
            </w:r>
            <w:r w:rsidR="00416F32" w:rsidRPr="00EC76D5">
              <w:rPr>
                <w:rStyle w:val="Hyperlnk"/>
                <w:noProof/>
              </w:rPr>
              <w:t>Scanning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_Toc481936143 \h </w:instrText>
            </w:r>
            <w:r w:rsidR="00416F32" w:rsidRPr="00EC76D5">
              <w:rPr>
                <w:noProof/>
                <w:webHidden/>
              </w:rPr>
            </w:r>
            <w:r w:rsidR="00416F32" w:rsidRPr="00EC76D5">
              <w:rPr>
                <w:noProof/>
                <w:webHidden/>
              </w:rPr>
              <w:fldChar w:fldCharType="separate"/>
            </w:r>
            <w:r w:rsidR="00545E00" w:rsidRPr="00EC76D5">
              <w:rPr>
                <w:noProof/>
                <w:webHidden/>
              </w:rPr>
              <w:t>58</w:t>
            </w:r>
            <w:r w:rsidR="00416F32" w:rsidRPr="00EC76D5">
              <w:rPr>
                <w:noProof/>
                <w:webHidden/>
              </w:rPr>
              <w:fldChar w:fldCharType="end"/>
            </w:r>
          </w:hyperlink>
        </w:p>
        <w:p w14:paraId="219A93F7" w14:textId="465EF4F4" w:rsidR="00416F32" w:rsidRPr="00EC76D5" w:rsidRDefault="00DF55CE">
          <w:pPr>
            <w:pStyle w:val="Innehll3"/>
            <w:tabs>
              <w:tab w:val="left" w:pos="1320"/>
              <w:tab w:val="right" w:leader="dot" w:pos="9350"/>
            </w:tabs>
            <w:rPr>
              <w:rFonts w:asciiTheme="minorHAnsi" w:eastAsiaTheme="minorEastAsia" w:hAnsiTheme="minorHAnsi"/>
              <w:noProof/>
              <w:lang w:eastAsia="sv-SE"/>
            </w:rPr>
          </w:pPr>
          <w:hyperlink w:anchor="_Toc481936144" w:history="1">
            <w:r w:rsidR="00416F32" w:rsidRPr="00EC76D5">
              <w:rPr>
                <w:rStyle w:val="Hyperlnk"/>
                <w:noProof/>
              </w:rPr>
              <w:t>5.1.1.</w:t>
            </w:r>
            <w:r w:rsidR="00416F32" w:rsidRPr="00EC76D5">
              <w:rPr>
                <w:rFonts w:asciiTheme="minorHAnsi" w:eastAsiaTheme="minorEastAsia" w:hAnsiTheme="minorHAnsi"/>
                <w:noProof/>
                <w:lang w:eastAsia="sv-SE"/>
              </w:rPr>
              <w:tab/>
            </w:r>
            <w:r w:rsidR="00416F32" w:rsidRPr="00EC76D5">
              <w:rPr>
                <w:rStyle w:val="Hyperlnk"/>
                <w:noProof/>
              </w:rPr>
              <w:t>The typedef-name Problem</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_Toc481936144 \h </w:instrText>
            </w:r>
            <w:r w:rsidR="00416F32" w:rsidRPr="00EC76D5">
              <w:rPr>
                <w:noProof/>
                <w:webHidden/>
              </w:rPr>
            </w:r>
            <w:r w:rsidR="00416F32" w:rsidRPr="00EC76D5">
              <w:rPr>
                <w:noProof/>
                <w:webHidden/>
              </w:rPr>
              <w:fldChar w:fldCharType="separate"/>
            </w:r>
            <w:r w:rsidR="00545E00" w:rsidRPr="00EC76D5">
              <w:rPr>
                <w:noProof/>
                <w:webHidden/>
              </w:rPr>
              <w:t>58</w:t>
            </w:r>
            <w:r w:rsidR="00416F32" w:rsidRPr="00EC76D5">
              <w:rPr>
                <w:noProof/>
                <w:webHidden/>
              </w:rPr>
              <w:fldChar w:fldCharType="end"/>
            </w:r>
          </w:hyperlink>
        </w:p>
        <w:p w14:paraId="422B4146" w14:textId="39E7A631" w:rsidR="00416F32" w:rsidRPr="00EC76D5" w:rsidRDefault="00DF55CE">
          <w:pPr>
            <w:pStyle w:val="Innehll2"/>
            <w:tabs>
              <w:tab w:val="left" w:pos="880"/>
              <w:tab w:val="right" w:leader="dot" w:pos="9350"/>
            </w:tabs>
            <w:rPr>
              <w:rFonts w:asciiTheme="minorHAnsi" w:eastAsiaTheme="minorEastAsia" w:hAnsiTheme="minorHAnsi"/>
              <w:noProof/>
              <w:lang w:eastAsia="sv-SE"/>
            </w:rPr>
          </w:pPr>
          <w:hyperlink w:anchor="_Toc481936145" w:history="1">
            <w:r w:rsidR="00416F32" w:rsidRPr="00EC76D5">
              <w:rPr>
                <w:rStyle w:val="Hyperlnk"/>
                <w:noProof/>
              </w:rPr>
              <w:t>5.2.</w:t>
            </w:r>
            <w:r w:rsidR="00416F32" w:rsidRPr="00EC76D5">
              <w:rPr>
                <w:rFonts w:asciiTheme="minorHAnsi" w:eastAsiaTheme="minorEastAsia" w:hAnsiTheme="minorHAnsi"/>
                <w:noProof/>
                <w:lang w:eastAsia="sv-SE"/>
              </w:rPr>
              <w:tab/>
            </w:r>
            <w:r w:rsidR="00416F32" w:rsidRPr="00EC76D5">
              <w:rPr>
                <w:rStyle w:val="Hyperlnk"/>
                <w:noProof/>
              </w:rPr>
              <w:t>The Scanner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_Toc481936145 \h </w:instrText>
            </w:r>
            <w:r w:rsidR="00416F32" w:rsidRPr="00EC76D5">
              <w:rPr>
                <w:noProof/>
                <w:webHidden/>
              </w:rPr>
            </w:r>
            <w:r w:rsidR="00416F32" w:rsidRPr="00EC76D5">
              <w:rPr>
                <w:noProof/>
                <w:webHidden/>
              </w:rPr>
              <w:fldChar w:fldCharType="separate"/>
            </w:r>
            <w:r w:rsidR="00545E00" w:rsidRPr="00EC76D5">
              <w:rPr>
                <w:noProof/>
                <w:webHidden/>
              </w:rPr>
              <w:t>58</w:t>
            </w:r>
            <w:r w:rsidR="00416F32" w:rsidRPr="00EC76D5">
              <w:rPr>
                <w:noProof/>
                <w:webHidden/>
              </w:rPr>
              <w:fldChar w:fldCharType="end"/>
            </w:r>
          </w:hyperlink>
        </w:p>
        <w:p w14:paraId="10740368" w14:textId="44A9C559" w:rsidR="00416F32" w:rsidRPr="00EC76D5" w:rsidRDefault="00DF55CE">
          <w:pPr>
            <w:pStyle w:val="Innehll1"/>
            <w:rPr>
              <w:rFonts w:asciiTheme="minorHAnsi" w:eastAsiaTheme="minorEastAsia" w:hAnsiTheme="minorHAnsi"/>
              <w:noProof/>
              <w:lang w:eastAsia="sv-SE"/>
            </w:rPr>
          </w:pPr>
          <w:hyperlink w:anchor="_Toc481936146" w:history="1">
            <w:r w:rsidR="00416F32" w:rsidRPr="00EC76D5">
              <w:rPr>
                <w:rStyle w:val="Hyperlnk"/>
                <w:noProof/>
              </w:rPr>
              <w:t>6.</w:t>
            </w:r>
            <w:r w:rsidR="00416F32" w:rsidRPr="00EC76D5">
              <w:rPr>
                <w:rFonts w:asciiTheme="minorHAnsi" w:eastAsiaTheme="minorEastAsia" w:hAnsiTheme="minorHAnsi"/>
                <w:noProof/>
                <w:lang w:eastAsia="sv-SE"/>
              </w:rPr>
              <w:tab/>
            </w:r>
            <w:r w:rsidR="00416F32" w:rsidRPr="00EC76D5">
              <w:rPr>
                <w:rStyle w:val="Hyperlnk"/>
                <w:noProof/>
              </w:rPr>
              <w:t>Parsing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_Toc481936146 \h </w:instrText>
            </w:r>
            <w:r w:rsidR="00416F32" w:rsidRPr="00EC76D5">
              <w:rPr>
                <w:noProof/>
                <w:webHidden/>
              </w:rPr>
            </w:r>
            <w:r w:rsidR="00416F32" w:rsidRPr="00EC76D5">
              <w:rPr>
                <w:noProof/>
                <w:webHidden/>
              </w:rPr>
              <w:fldChar w:fldCharType="separate"/>
            </w:r>
            <w:r w:rsidR="00545E00" w:rsidRPr="00EC76D5">
              <w:rPr>
                <w:noProof/>
                <w:webHidden/>
              </w:rPr>
              <w:t>64</w:t>
            </w:r>
            <w:r w:rsidR="00416F32" w:rsidRPr="00EC76D5">
              <w:rPr>
                <w:noProof/>
                <w:webHidden/>
              </w:rPr>
              <w:fldChar w:fldCharType="end"/>
            </w:r>
          </w:hyperlink>
        </w:p>
        <w:p w14:paraId="4DB3729D" w14:textId="125C5C2F" w:rsidR="00416F32" w:rsidRPr="00EC76D5" w:rsidRDefault="00DF55CE">
          <w:pPr>
            <w:pStyle w:val="Innehll2"/>
            <w:tabs>
              <w:tab w:val="left" w:pos="880"/>
              <w:tab w:val="right" w:leader="dot" w:pos="9350"/>
            </w:tabs>
            <w:rPr>
              <w:rFonts w:asciiTheme="minorHAnsi" w:eastAsiaTheme="minorEastAsia" w:hAnsiTheme="minorHAnsi"/>
              <w:noProof/>
              <w:lang w:eastAsia="sv-SE"/>
            </w:rPr>
          </w:pPr>
          <w:hyperlink w:anchor="_Toc481936147" w:history="1">
            <w:r w:rsidR="00416F32" w:rsidRPr="00EC76D5">
              <w:rPr>
                <w:rStyle w:val="Hyperlnk"/>
                <w:noProof/>
              </w:rPr>
              <w:t>6.1.</w:t>
            </w:r>
            <w:r w:rsidR="00416F32" w:rsidRPr="00EC76D5">
              <w:rPr>
                <w:rFonts w:asciiTheme="minorHAnsi" w:eastAsiaTheme="minorEastAsia" w:hAnsiTheme="minorHAnsi"/>
                <w:noProof/>
                <w:lang w:eastAsia="sv-SE"/>
              </w:rPr>
              <w:tab/>
            </w:r>
            <w:r w:rsidR="00416F32" w:rsidRPr="00EC76D5">
              <w:rPr>
                <w:rStyle w:val="Hyperlnk"/>
                <w:noProof/>
              </w:rPr>
              <w:t>Declarations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_Toc481936147 \h </w:instrText>
            </w:r>
            <w:r w:rsidR="00416F32" w:rsidRPr="00EC76D5">
              <w:rPr>
                <w:noProof/>
                <w:webHidden/>
              </w:rPr>
            </w:r>
            <w:r w:rsidR="00416F32" w:rsidRPr="00EC76D5">
              <w:rPr>
                <w:noProof/>
                <w:webHidden/>
              </w:rPr>
              <w:fldChar w:fldCharType="separate"/>
            </w:r>
            <w:r w:rsidR="00545E00" w:rsidRPr="00EC76D5">
              <w:rPr>
                <w:noProof/>
                <w:webHidden/>
              </w:rPr>
              <w:t>65</w:t>
            </w:r>
            <w:r w:rsidR="00416F32" w:rsidRPr="00EC76D5">
              <w:rPr>
                <w:noProof/>
                <w:webHidden/>
              </w:rPr>
              <w:fldChar w:fldCharType="end"/>
            </w:r>
          </w:hyperlink>
        </w:p>
        <w:p w14:paraId="7840D5F6" w14:textId="0FA5EE04" w:rsidR="00416F32" w:rsidRPr="00EC76D5" w:rsidRDefault="00DF55CE">
          <w:pPr>
            <w:pStyle w:val="Innehll3"/>
            <w:tabs>
              <w:tab w:val="left" w:pos="1320"/>
              <w:tab w:val="right" w:leader="dot" w:pos="9350"/>
            </w:tabs>
            <w:rPr>
              <w:rFonts w:asciiTheme="minorHAnsi" w:eastAsiaTheme="minorEastAsia" w:hAnsiTheme="minorHAnsi"/>
              <w:noProof/>
              <w:lang w:eastAsia="sv-SE"/>
            </w:rPr>
          </w:pPr>
          <w:hyperlink w:anchor="_Toc481936148" w:history="1">
            <w:r w:rsidR="00416F32" w:rsidRPr="00EC76D5">
              <w:rPr>
                <w:rStyle w:val="Hyperlnk"/>
                <w:noProof/>
              </w:rPr>
              <w:t>6.1.1.</w:t>
            </w:r>
            <w:r w:rsidR="00416F32" w:rsidRPr="00EC76D5">
              <w:rPr>
                <w:rFonts w:asciiTheme="minorHAnsi" w:eastAsiaTheme="minorEastAsia" w:hAnsiTheme="minorHAnsi"/>
                <w:noProof/>
                <w:lang w:eastAsia="sv-SE"/>
              </w:rPr>
              <w:tab/>
            </w:r>
            <w:r w:rsidR="00416F32" w:rsidRPr="00EC76D5">
              <w:rPr>
                <w:rStyle w:val="Hyperlnk"/>
                <w:noProof/>
              </w:rPr>
              <w:t>Function Def</w:t>
            </w:r>
            <w:r w:rsidR="002F35C1">
              <w:rPr>
                <w:rStyle w:val="Hyperlnk"/>
                <w:noProof/>
              </w:rPr>
              <w:t>initializer</w:t>
            </w:r>
            <w:r w:rsidR="00416F32" w:rsidRPr="00EC76D5">
              <w:rPr>
                <w:rStyle w:val="Hyperlnk"/>
                <w:noProof/>
              </w:rPr>
              <w: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_Toc481936148 \h </w:instrText>
            </w:r>
            <w:r w:rsidR="00416F32" w:rsidRPr="00EC76D5">
              <w:rPr>
                <w:noProof/>
                <w:webHidden/>
              </w:rPr>
            </w:r>
            <w:r w:rsidR="00416F32" w:rsidRPr="00EC76D5">
              <w:rPr>
                <w:noProof/>
                <w:webHidden/>
              </w:rPr>
              <w:fldChar w:fldCharType="separate"/>
            </w:r>
            <w:r w:rsidR="00545E00" w:rsidRPr="00EC76D5">
              <w:rPr>
                <w:noProof/>
                <w:webHidden/>
              </w:rPr>
              <w:t>65</w:t>
            </w:r>
            <w:r w:rsidR="00416F32" w:rsidRPr="00EC76D5">
              <w:rPr>
                <w:noProof/>
                <w:webHidden/>
              </w:rPr>
              <w:fldChar w:fldCharType="end"/>
            </w:r>
          </w:hyperlink>
        </w:p>
        <w:p w14:paraId="6A5D31E8" w14:textId="7FE52607" w:rsidR="00416F32" w:rsidRPr="00EC76D5" w:rsidRDefault="00DF55CE">
          <w:pPr>
            <w:pStyle w:val="Innehll3"/>
            <w:tabs>
              <w:tab w:val="left" w:pos="1320"/>
              <w:tab w:val="right" w:leader="dot" w:pos="9350"/>
            </w:tabs>
            <w:rPr>
              <w:rFonts w:asciiTheme="minorHAnsi" w:eastAsiaTheme="minorEastAsia" w:hAnsiTheme="minorHAnsi"/>
              <w:noProof/>
              <w:lang w:eastAsia="sv-SE"/>
            </w:rPr>
          </w:pPr>
          <w:hyperlink w:anchor="_Toc481936149" w:history="1">
            <w:r w:rsidR="00416F32" w:rsidRPr="00EC76D5">
              <w:rPr>
                <w:rStyle w:val="Hyperlnk"/>
                <w:noProof/>
              </w:rPr>
              <w:t>6.1.2.</w:t>
            </w:r>
            <w:r w:rsidR="00416F32" w:rsidRPr="00EC76D5">
              <w:rPr>
                <w:rFonts w:asciiTheme="minorHAnsi" w:eastAsiaTheme="minorEastAsia" w:hAnsiTheme="minorHAnsi"/>
                <w:noProof/>
                <w:lang w:eastAsia="sv-SE"/>
              </w:rPr>
              <w:tab/>
            </w:r>
            <w:r w:rsidR="00416F32" w:rsidRPr="00EC76D5">
              <w:rPr>
                <w:rStyle w:val="Hyperlnk"/>
                <w:noProof/>
              </w:rPr>
              <w:t>Declarations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_Toc481936149 \h </w:instrText>
            </w:r>
            <w:r w:rsidR="00416F32" w:rsidRPr="00EC76D5">
              <w:rPr>
                <w:noProof/>
                <w:webHidden/>
              </w:rPr>
            </w:r>
            <w:r w:rsidR="00416F32" w:rsidRPr="00EC76D5">
              <w:rPr>
                <w:noProof/>
                <w:webHidden/>
              </w:rPr>
              <w:fldChar w:fldCharType="separate"/>
            </w:r>
            <w:r w:rsidR="00545E00" w:rsidRPr="00EC76D5">
              <w:rPr>
                <w:noProof/>
                <w:webHidden/>
              </w:rPr>
              <w:t>69</w:t>
            </w:r>
            <w:r w:rsidR="00416F32" w:rsidRPr="00EC76D5">
              <w:rPr>
                <w:noProof/>
                <w:webHidden/>
              </w:rPr>
              <w:fldChar w:fldCharType="end"/>
            </w:r>
          </w:hyperlink>
        </w:p>
        <w:p w14:paraId="14506EB8" w14:textId="7732A110" w:rsidR="00416F32" w:rsidRPr="00EC76D5" w:rsidRDefault="00DF55CE">
          <w:pPr>
            <w:pStyle w:val="Innehll3"/>
            <w:tabs>
              <w:tab w:val="left" w:pos="1320"/>
              <w:tab w:val="right" w:leader="dot" w:pos="9350"/>
            </w:tabs>
            <w:rPr>
              <w:rFonts w:asciiTheme="minorHAnsi" w:eastAsiaTheme="minorEastAsia" w:hAnsiTheme="minorHAnsi"/>
              <w:noProof/>
              <w:lang w:eastAsia="sv-SE"/>
            </w:rPr>
          </w:pPr>
          <w:hyperlink w:anchor="_Toc481936150" w:history="1">
            <w:r w:rsidR="00416F32" w:rsidRPr="00EC76D5">
              <w:rPr>
                <w:rStyle w:val="Hyperlnk"/>
                <w:noProof/>
              </w:rPr>
              <w:t>6.1.3.</w:t>
            </w:r>
            <w:r w:rsidR="00416F32" w:rsidRPr="00EC76D5">
              <w:rPr>
                <w:rFonts w:asciiTheme="minorHAnsi" w:eastAsiaTheme="minorEastAsia" w:hAnsiTheme="minorHAnsi"/>
                <w:noProof/>
                <w:lang w:eastAsia="sv-SE"/>
              </w:rPr>
              <w:tab/>
            </w:r>
            <w:r w:rsidR="00416F32" w:rsidRPr="00EC76D5">
              <w:rPr>
                <w:rStyle w:val="Hyperlnk"/>
                <w:noProof/>
              </w:rPr>
              <w:t>Struct and Union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_Toc481936150 \h </w:instrText>
            </w:r>
            <w:r w:rsidR="00416F32" w:rsidRPr="00EC76D5">
              <w:rPr>
                <w:noProof/>
                <w:webHidden/>
              </w:rPr>
            </w:r>
            <w:r w:rsidR="00416F32" w:rsidRPr="00EC76D5">
              <w:rPr>
                <w:noProof/>
                <w:webHidden/>
              </w:rPr>
              <w:fldChar w:fldCharType="separate"/>
            </w:r>
            <w:r w:rsidR="00545E00" w:rsidRPr="00EC76D5">
              <w:rPr>
                <w:noProof/>
                <w:webHidden/>
              </w:rPr>
              <w:t>75</w:t>
            </w:r>
            <w:r w:rsidR="00416F32" w:rsidRPr="00EC76D5">
              <w:rPr>
                <w:noProof/>
                <w:webHidden/>
              </w:rPr>
              <w:fldChar w:fldCharType="end"/>
            </w:r>
          </w:hyperlink>
        </w:p>
        <w:p w14:paraId="6CB44FB9" w14:textId="4C3F269D" w:rsidR="00416F32" w:rsidRPr="00EC76D5" w:rsidRDefault="00DF55CE">
          <w:pPr>
            <w:pStyle w:val="Innehll3"/>
            <w:tabs>
              <w:tab w:val="left" w:pos="1320"/>
              <w:tab w:val="right" w:leader="dot" w:pos="9350"/>
            </w:tabs>
            <w:rPr>
              <w:rFonts w:asciiTheme="minorHAnsi" w:eastAsiaTheme="minorEastAsia" w:hAnsiTheme="minorHAnsi"/>
              <w:noProof/>
              <w:lang w:eastAsia="sv-SE"/>
            </w:rPr>
          </w:pPr>
          <w:hyperlink w:anchor="_Toc481936151" w:history="1">
            <w:r w:rsidR="00416F32" w:rsidRPr="00EC76D5">
              <w:rPr>
                <w:rStyle w:val="Hyperlnk"/>
                <w:noProof/>
              </w:rPr>
              <w:t>6.1.4.</w:t>
            </w:r>
            <w:r w:rsidR="00416F32" w:rsidRPr="00EC76D5">
              <w:rPr>
                <w:rFonts w:asciiTheme="minorHAnsi" w:eastAsiaTheme="minorEastAsia" w:hAnsiTheme="minorHAnsi"/>
                <w:noProof/>
                <w:lang w:eastAsia="sv-SE"/>
              </w:rPr>
              <w:tab/>
            </w:r>
            <w:r w:rsidR="00416F32" w:rsidRPr="00EC76D5">
              <w:rPr>
                <w:rStyle w:val="Hyperlnk"/>
                <w:noProof/>
              </w:rPr>
              <w:t>Enum</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_Toc481936151 \h </w:instrText>
            </w:r>
            <w:r w:rsidR="00416F32" w:rsidRPr="00EC76D5">
              <w:rPr>
                <w:noProof/>
                <w:webHidden/>
              </w:rPr>
            </w:r>
            <w:r w:rsidR="00416F32" w:rsidRPr="00EC76D5">
              <w:rPr>
                <w:noProof/>
                <w:webHidden/>
              </w:rPr>
              <w:fldChar w:fldCharType="separate"/>
            </w:r>
            <w:r w:rsidR="00545E00" w:rsidRPr="00EC76D5">
              <w:rPr>
                <w:noProof/>
                <w:webHidden/>
              </w:rPr>
              <w:t>77</w:t>
            </w:r>
            <w:r w:rsidR="00416F32" w:rsidRPr="00EC76D5">
              <w:rPr>
                <w:noProof/>
                <w:webHidden/>
              </w:rPr>
              <w:fldChar w:fldCharType="end"/>
            </w:r>
          </w:hyperlink>
        </w:p>
        <w:p w14:paraId="5C6365F7" w14:textId="3761755B" w:rsidR="00416F32" w:rsidRPr="00EC76D5" w:rsidRDefault="00DF55CE">
          <w:pPr>
            <w:pStyle w:val="Innehll3"/>
            <w:tabs>
              <w:tab w:val="left" w:pos="1320"/>
              <w:tab w:val="right" w:leader="dot" w:pos="9350"/>
            </w:tabs>
            <w:rPr>
              <w:rFonts w:asciiTheme="minorHAnsi" w:eastAsiaTheme="minorEastAsia" w:hAnsiTheme="minorHAnsi"/>
              <w:noProof/>
              <w:lang w:eastAsia="sv-SE"/>
            </w:rPr>
          </w:pPr>
          <w:hyperlink w:anchor="_Toc481936152" w:history="1">
            <w:r w:rsidR="00416F32" w:rsidRPr="00EC76D5">
              <w:rPr>
                <w:rStyle w:val="Hyperlnk"/>
                <w:noProof/>
              </w:rPr>
              <w:t>6.1.5.</w:t>
            </w:r>
            <w:r w:rsidR="00416F32" w:rsidRPr="00EC76D5">
              <w:rPr>
                <w:rFonts w:asciiTheme="minorHAnsi" w:eastAsiaTheme="minorEastAsia" w:hAnsiTheme="minorHAnsi"/>
                <w:noProof/>
                <w:lang w:eastAsia="sv-SE"/>
              </w:rPr>
              <w:tab/>
            </w:r>
            <w:r w:rsidR="00416F32" w:rsidRPr="00EC76D5">
              <w:rPr>
                <w:rStyle w:val="Hyperlnk"/>
                <w:noProof/>
              </w:rPr>
              <w:t>Declarator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_Toc481936152 \h </w:instrText>
            </w:r>
            <w:r w:rsidR="00416F32" w:rsidRPr="00EC76D5">
              <w:rPr>
                <w:noProof/>
                <w:webHidden/>
              </w:rPr>
            </w:r>
            <w:r w:rsidR="00416F32" w:rsidRPr="00EC76D5">
              <w:rPr>
                <w:noProof/>
                <w:webHidden/>
              </w:rPr>
              <w:fldChar w:fldCharType="separate"/>
            </w:r>
            <w:r w:rsidR="00545E00" w:rsidRPr="00EC76D5">
              <w:rPr>
                <w:noProof/>
                <w:webHidden/>
              </w:rPr>
              <w:t>78</w:t>
            </w:r>
            <w:r w:rsidR="00416F32" w:rsidRPr="00EC76D5">
              <w:rPr>
                <w:noProof/>
                <w:webHidden/>
              </w:rPr>
              <w:fldChar w:fldCharType="end"/>
            </w:r>
          </w:hyperlink>
        </w:p>
        <w:p w14:paraId="6C4B9503" w14:textId="18509DF1" w:rsidR="00416F32" w:rsidRPr="00EC76D5" w:rsidRDefault="00DF55CE">
          <w:pPr>
            <w:pStyle w:val="Innehll3"/>
            <w:tabs>
              <w:tab w:val="left" w:pos="1320"/>
              <w:tab w:val="right" w:leader="dot" w:pos="9350"/>
            </w:tabs>
            <w:rPr>
              <w:rFonts w:asciiTheme="minorHAnsi" w:eastAsiaTheme="minorEastAsia" w:hAnsiTheme="minorHAnsi"/>
              <w:noProof/>
              <w:lang w:eastAsia="sv-SE"/>
            </w:rPr>
          </w:pPr>
          <w:hyperlink w:anchor="_Toc481936153" w:history="1">
            <w:r w:rsidR="00416F32" w:rsidRPr="00EC76D5">
              <w:rPr>
                <w:rStyle w:val="Hyperlnk"/>
                <w:noProof/>
              </w:rPr>
              <w:t>6.1.6.</w:t>
            </w:r>
            <w:r w:rsidR="00416F32" w:rsidRPr="00EC76D5">
              <w:rPr>
                <w:rFonts w:asciiTheme="minorHAnsi" w:eastAsiaTheme="minorEastAsia" w:hAnsiTheme="minorHAnsi"/>
                <w:noProof/>
                <w:lang w:eastAsia="sv-SE"/>
              </w:rPr>
              <w:tab/>
            </w:r>
            <w:r w:rsidR="00416F32" w:rsidRPr="00EC76D5">
              <w:rPr>
                <w:rStyle w:val="Hyperlnk"/>
                <w:noProof/>
              </w:rPr>
              <w:t>Pointers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_Toc481936153 \h </w:instrText>
            </w:r>
            <w:r w:rsidR="00416F32" w:rsidRPr="00EC76D5">
              <w:rPr>
                <w:noProof/>
                <w:webHidden/>
              </w:rPr>
            </w:r>
            <w:r w:rsidR="00416F32" w:rsidRPr="00EC76D5">
              <w:rPr>
                <w:noProof/>
                <w:webHidden/>
              </w:rPr>
              <w:fldChar w:fldCharType="separate"/>
            </w:r>
            <w:r w:rsidR="00545E00" w:rsidRPr="00EC76D5">
              <w:rPr>
                <w:noProof/>
                <w:webHidden/>
              </w:rPr>
              <w:t>82</w:t>
            </w:r>
            <w:r w:rsidR="00416F32" w:rsidRPr="00EC76D5">
              <w:rPr>
                <w:noProof/>
                <w:webHidden/>
              </w:rPr>
              <w:fldChar w:fldCharType="end"/>
            </w:r>
          </w:hyperlink>
        </w:p>
        <w:p w14:paraId="2AA07D97" w14:textId="7AB8FC8E" w:rsidR="00416F32" w:rsidRPr="00EC76D5" w:rsidRDefault="00DF55CE">
          <w:pPr>
            <w:pStyle w:val="Innehll3"/>
            <w:tabs>
              <w:tab w:val="left" w:pos="1320"/>
              <w:tab w:val="right" w:leader="dot" w:pos="9350"/>
            </w:tabs>
            <w:rPr>
              <w:rFonts w:asciiTheme="minorHAnsi" w:eastAsiaTheme="minorEastAsia" w:hAnsiTheme="minorHAnsi"/>
              <w:noProof/>
              <w:lang w:eastAsia="sv-SE"/>
            </w:rPr>
          </w:pPr>
          <w:hyperlink w:anchor="_Toc481936154" w:history="1">
            <w:r w:rsidR="00416F32" w:rsidRPr="00EC76D5">
              <w:rPr>
                <w:rStyle w:val="Hyperlnk"/>
                <w:noProof/>
              </w:rPr>
              <w:t>6.1.7.</w:t>
            </w:r>
            <w:r w:rsidR="00416F32" w:rsidRPr="00EC76D5">
              <w:rPr>
                <w:rFonts w:asciiTheme="minorHAnsi" w:eastAsiaTheme="minorEastAsia" w:hAnsiTheme="minorHAnsi"/>
                <w:noProof/>
                <w:lang w:eastAsia="sv-SE"/>
              </w:rPr>
              <w:tab/>
            </w:r>
            <w:r w:rsidR="00416F32" w:rsidRPr="00EC76D5">
              <w:rPr>
                <w:rStyle w:val="Hyperlnk"/>
                <w:noProof/>
              </w:rPr>
              <w:t>Parameter List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_Toc481936154 \h </w:instrText>
            </w:r>
            <w:r w:rsidR="00416F32" w:rsidRPr="00EC76D5">
              <w:rPr>
                <w:noProof/>
                <w:webHidden/>
              </w:rPr>
            </w:r>
            <w:r w:rsidR="00416F32" w:rsidRPr="00EC76D5">
              <w:rPr>
                <w:noProof/>
                <w:webHidden/>
              </w:rPr>
              <w:fldChar w:fldCharType="separate"/>
            </w:r>
            <w:r w:rsidR="00545E00" w:rsidRPr="00EC76D5">
              <w:rPr>
                <w:noProof/>
                <w:webHidden/>
              </w:rPr>
              <w:t>84</w:t>
            </w:r>
            <w:r w:rsidR="00416F32" w:rsidRPr="00EC76D5">
              <w:rPr>
                <w:noProof/>
                <w:webHidden/>
              </w:rPr>
              <w:fldChar w:fldCharType="end"/>
            </w:r>
          </w:hyperlink>
        </w:p>
        <w:p w14:paraId="69FEDA1A" w14:textId="2430990C" w:rsidR="00416F32" w:rsidRPr="00EC76D5" w:rsidRDefault="00DF55CE">
          <w:pPr>
            <w:pStyle w:val="Innehll3"/>
            <w:tabs>
              <w:tab w:val="left" w:pos="1320"/>
              <w:tab w:val="right" w:leader="dot" w:pos="9350"/>
            </w:tabs>
            <w:rPr>
              <w:rFonts w:asciiTheme="minorHAnsi" w:eastAsiaTheme="minorEastAsia" w:hAnsiTheme="minorHAnsi"/>
              <w:noProof/>
              <w:lang w:eastAsia="sv-SE"/>
            </w:rPr>
          </w:pPr>
          <w:hyperlink w:anchor="_Toc481936155" w:history="1">
            <w:r w:rsidR="00416F32" w:rsidRPr="00EC76D5">
              <w:rPr>
                <w:rStyle w:val="Hyperlnk"/>
                <w:noProof/>
              </w:rPr>
              <w:t>6.1.8.</w:t>
            </w:r>
            <w:r w:rsidR="00416F32" w:rsidRPr="00EC76D5">
              <w:rPr>
                <w:rFonts w:asciiTheme="minorHAnsi" w:eastAsiaTheme="minorEastAsia" w:hAnsiTheme="minorHAnsi"/>
                <w:noProof/>
                <w:lang w:eastAsia="sv-SE"/>
              </w:rPr>
              <w:tab/>
            </w:r>
            <w:r w:rsidR="002F35C1">
              <w:rPr>
                <w:rStyle w:val="Hyperlnk"/>
                <w:noProof/>
              </w:rPr>
              <w:t>Initializer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_Toc481936155 \h </w:instrText>
            </w:r>
            <w:r w:rsidR="00416F32" w:rsidRPr="00EC76D5">
              <w:rPr>
                <w:noProof/>
                <w:webHidden/>
              </w:rPr>
            </w:r>
            <w:r w:rsidR="00416F32" w:rsidRPr="00EC76D5">
              <w:rPr>
                <w:noProof/>
                <w:webHidden/>
              </w:rPr>
              <w:fldChar w:fldCharType="separate"/>
            </w:r>
            <w:r w:rsidR="00545E00" w:rsidRPr="00EC76D5">
              <w:rPr>
                <w:noProof/>
                <w:webHidden/>
              </w:rPr>
              <w:t>85</w:t>
            </w:r>
            <w:r w:rsidR="00416F32" w:rsidRPr="00EC76D5">
              <w:rPr>
                <w:noProof/>
                <w:webHidden/>
              </w:rPr>
              <w:fldChar w:fldCharType="end"/>
            </w:r>
          </w:hyperlink>
        </w:p>
        <w:p w14:paraId="710205E3" w14:textId="183E1528" w:rsidR="00416F32" w:rsidRPr="00EC76D5" w:rsidRDefault="00DF55CE">
          <w:pPr>
            <w:pStyle w:val="Innehll3"/>
            <w:tabs>
              <w:tab w:val="left" w:pos="1320"/>
              <w:tab w:val="right" w:leader="dot" w:pos="9350"/>
            </w:tabs>
            <w:rPr>
              <w:rFonts w:asciiTheme="minorHAnsi" w:eastAsiaTheme="minorEastAsia" w:hAnsiTheme="minorHAnsi"/>
              <w:noProof/>
              <w:lang w:eastAsia="sv-SE"/>
            </w:rPr>
          </w:pPr>
          <w:hyperlink w:anchor="_Toc481936156" w:history="1">
            <w:r w:rsidR="00416F32" w:rsidRPr="00EC76D5">
              <w:rPr>
                <w:rStyle w:val="Hyperlnk"/>
                <w:noProof/>
              </w:rPr>
              <w:t>6.1.9.</w:t>
            </w:r>
            <w:r w:rsidR="00416F32" w:rsidRPr="00EC76D5">
              <w:rPr>
                <w:rFonts w:asciiTheme="minorHAnsi" w:eastAsiaTheme="minorEastAsia" w:hAnsiTheme="minorHAnsi"/>
                <w:noProof/>
                <w:lang w:eastAsia="sv-SE"/>
              </w:rPr>
              <w:tab/>
            </w:r>
            <w:r w:rsidR="00416F32" w:rsidRPr="00EC76D5">
              <w:rPr>
                <w:rStyle w:val="Hyperlnk"/>
                <w:noProof/>
              </w:rPr>
              <w:t>Type Name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_Toc481936156 \h </w:instrText>
            </w:r>
            <w:r w:rsidR="00416F32" w:rsidRPr="00EC76D5">
              <w:rPr>
                <w:noProof/>
                <w:webHidden/>
              </w:rPr>
            </w:r>
            <w:r w:rsidR="00416F32" w:rsidRPr="00EC76D5">
              <w:rPr>
                <w:noProof/>
                <w:webHidden/>
              </w:rPr>
              <w:fldChar w:fldCharType="separate"/>
            </w:r>
            <w:r w:rsidR="00545E00" w:rsidRPr="00EC76D5">
              <w:rPr>
                <w:noProof/>
                <w:webHidden/>
              </w:rPr>
              <w:t>86</w:t>
            </w:r>
            <w:r w:rsidR="00416F32" w:rsidRPr="00EC76D5">
              <w:rPr>
                <w:noProof/>
                <w:webHidden/>
              </w:rPr>
              <w:fldChar w:fldCharType="end"/>
            </w:r>
          </w:hyperlink>
        </w:p>
        <w:p w14:paraId="75A8CBA0" w14:textId="440CBCA9" w:rsidR="00416F32" w:rsidRPr="00EC76D5" w:rsidRDefault="00DF55CE">
          <w:pPr>
            <w:pStyle w:val="Innehll3"/>
            <w:tabs>
              <w:tab w:val="left" w:pos="1320"/>
              <w:tab w:val="right" w:leader="dot" w:pos="9350"/>
            </w:tabs>
            <w:rPr>
              <w:rFonts w:asciiTheme="minorHAnsi" w:eastAsiaTheme="minorEastAsia" w:hAnsiTheme="minorHAnsi"/>
              <w:noProof/>
              <w:lang w:eastAsia="sv-SE"/>
            </w:rPr>
          </w:pPr>
          <w:hyperlink w:anchor="_Toc481936157" w:history="1">
            <w:r w:rsidR="00416F32" w:rsidRPr="00EC76D5">
              <w:rPr>
                <w:rStyle w:val="Hyperlnk"/>
                <w:noProof/>
              </w:rPr>
              <w:t>6.1.10.</w:t>
            </w:r>
            <w:r w:rsidR="00416F32" w:rsidRPr="00EC76D5">
              <w:rPr>
                <w:rFonts w:asciiTheme="minorHAnsi" w:eastAsiaTheme="minorEastAsia" w:hAnsiTheme="minorHAnsi"/>
                <w:noProof/>
                <w:lang w:eastAsia="sv-SE"/>
              </w:rPr>
              <w:tab/>
            </w:r>
            <w:r w:rsidR="00416F32" w:rsidRPr="00EC76D5">
              <w:rPr>
                <w:rStyle w:val="Hyperlnk"/>
                <w:noProof/>
              </w:rPr>
              <w:t>Direct and Abstract Declarator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_Toc481936157 \h </w:instrText>
            </w:r>
            <w:r w:rsidR="00416F32" w:rsidRPr="00EC76D5">
              <w:rPr>
                <w:noProof/>
                <w:webHidden/>
              </w:rPr>
            </w:r>
            <w:r w:rsidR="00416F32" w:rsidRPr="00EC76D5">
              <w:rPr>
                <w:noProof/>
                <w:webHidden/>
              </w:rPr>
              <w:fldChar w:fldCharType="separate"/>
            </w:r>
            <w:r w:rsidR="00545E00" w:rsidRPr="00EC76D5">
              <w:rPr>
                <w:noProof/>
                <w:webHidden/>
              </w:rPr>
              <w:t>86</w:t>
            </w:r>
            <w:r w:rsidR="00416F32" w:rsidRPr="00EC76D5">
              <w:rPr>
                <w:noProof/>
                <w:webHidden/>
              </w:rPr>
              <w:fldChar w:fldCharType="end"/>
            </w:r>
          </w:hyperlink>
        </w:p>
        <w:p w14:paraId="6798A432" w14:textId="3C4B1A83" w:rsidR="00416F32" w:rsidRPr="00EC76D5" w:rsidRDefault="00DF55CE">
          <w:pPr>
            <w:pStyle w:val="Innehll2"/>
            <w:tabs>
              <w:tab w:val="left" w:pos="880"/>
              <w:tab w:val="right" w:leader="dot" w:pos="9350"/>
            </w:tabs>
            <w:rPr>
              <w:rFonts w:asciiTheme="minorHAnsi" w:eastAsiaTheme="minorEastAsia" w:hAnsiTheme="minorHAnsi"/>
              <w:noProof/>
              <w:lang w:eastAsia="sv-SE"/>
            </w:rPr>
          </w:pPr>
          <w:hyperlink w:anchor="_Toc481936158" w:history="1">
            <w:r w:rsidR="00416F32" w:rsidRPr="00EC76D5">
              <w:rPr>
                <w:rStyle w:val="Hyperlnk"/>
                <w:noProof/>
              </w:rPr>
              <w:t>6.2.</w:t>
            </w:r>
            <w:r w:rsidR="00416F32" w:rsidRPr="00EC76D5">
              <w:rPr>
                <w:rFonts w:asciiTheme="minorHAnsi" w:eastAsiaTheme="minorEastAsia" w:hAnsiTheme="minorHAnsi"/>
                <w:noProof/>
                <w:lang w:eastAsia="sv-SE"/>
              </w:rPr>
              <w:tab/>
            </w:r>
            <w:r w:rsidR="00416F32" w:rsidRPr="00EC76D5">
              <w:rPr>
                <w:rStyle w:val="Hyperlnk"/>
                <w:noProof/>
              </w:rPr>
              <w:t>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_Toc481936158 \h </w:instrText>
            </w:r>
            <w:r w:rsidR="00416F32" w:rsidRPr="00EC76D5">
              <w:rPr>
                <w:noProof/>
                <w:webHidden/>
              </w:rPr>
            </w:r>
            <w:r w:rsidR="00416F32" w:rsidRPr="00EC76D5">
              <w:rPr>
                <w:noProof/>
                <w:webHidden/>
              </w:rPr>
              <w:fldChar w:fldCharType="separate"/>
            </w:r>
            <w:r w:rsidR="00545E00" w:rsidRPr="00EC76D5">
              <w:rPr>
                <w:noProof/>
                <w:webHidden/>
              </w:rPr>
              <w:t>90</w:t>
            </w:r>
            <w:r w:rsidR="00416F32" w:rsidRPr="00EC76D5">
              <w:rPr>
                <w:noProof/>
                <w:webHidden/>
              </w:rPr>
              <w:fldChar w:fldCharType="end"/>
            </w:r>
          </w:hyperlink>
        </w:p>
        <w:p w14:paraId="65E001BB" w14:textId="75B49962" w:rsidR="00416F32" w:rsidRPr="00EC76D5" w:rsidRDefault="00DF55CE">
          <w:pPr>
            <w:pStyle w:val="Innehll3"/>
            <w:tabs>
              <w:tab w:val="left" w:pos="1320"/>
              <w:tab w:val="right" w:leader="dot" w:pos="9350"/>
            </w:tabs>
            <w:rPr>
              <w:rFonts w:asciiTheme="minorHAnsi" w:eastAsiaTheme="minorEastAsia" w:hAnsiTheme="minorHAnsi"/>
              <w:noProof/>
              <w:lang w:eastAsia="sv-SE"/>
            </w:rPr>
          </w:pPr>
          <w:hyperlink w:anchor="_Toc481936159"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The Forward-Jump Problem (Backpatching)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_Toc481936159 \h </w:instrText>
            </w:r>
            <w:r w:rsidR="00416F32" w:rsidRPr="00EC76D5">
              <w:rPr>
                <w:noProof/>
                <w:webHidden/>
              </w:rPr>
            </w:r>
            <w:r w:rsidR="00416F32" w:rsidRPr="00EC76D5">
              <w:rPr>
                <w:noProof/>
                <w:webHidden/>
              </w:rPr>
              <w:fldChar w:fldCharType="separate"/>
            </w:r>
            <w:r w:rsidR="00545E00" w:rsidRPr="00EC76D5">
              <w:rPr>
                <w:noProof/>
                <w:webHidden/>
              </w:rPr>
              <w:t>90</w:t>
            </w:r>
            <w:r w:rsidR="00416F32" w:rsidRPr="00EC76D5">
              <w:rPr>
                <w:noProof/>
                <w:webHidden/>
              </w:rPr>
              <w:fldChar w:fldCharType="end"/>
            </w:r>
          </w:hyperlink>
        </w:p>
        <w:p w14:paraId="5DAF4E87" w14:textId="74746158" w:rsidR="00416F32" w:rsidRPr="00EC76D5" w:rsidRDefault="00DF55CE">
          <w:pPr>
            <w:pStyle w:val="Innehll3"/>
            <w:tabs>
              <w:tab w:val="left" w:pos="1320"/>
              <w:tab w:val="right" w:leader="dot" w:pos="9350"/>
            </w:tabs>
            <w:rPr>
              <w:rFonts w:asciiTheme="minorHAnsi" w:eastAsiaTheme="minorEastAsia" w:hAnsiTheme="minorHAnsi"/>
              <w:noProof/>
              <w:lang w:eastAsia="sv-SE"/>
            </w:rPr>
          </w:pPr>
          <w:hyperlink w:anchor="_Toc481936160" w:history="1">
            <w:r w:rsidR="00416F32" w:rsidRPr="00EC76D5">
              <w:rPr>
                <w:rStyle w:val="Hyperlnk"/>
                <w:noProof/>
              </w:rPr>
              <w:t>6.2.2.</w:t>
            </w:r>
            <w:r w:rsidR="00416F32" w:rsidRPr="00EC76D5">
              <w:rPr>
                <w:rFonts w:asciiTheme="minorHAnsi" w:eastAsiaTheme="minorEastAsia" w:hAnsiTheme="minorHAnsi"/>
                <w:noProof/>
                <w:lang w:eastAsia="sv-SE"/>
              </w:rPr>
              <w:tab/>
            </w:r>
            <w:r w:rsidR="00416F32" w:rsidRPr="00EC76D5">
              <w:rPr>
                <w:rStyle w:val="Hyperlnk"/>
                <w:noProof/>
              </w:rPr>
              <w:t>The if-else Problem (Open and Closed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_Toc481936160 \h </w:instrText>
            </w:r>
            <w:r w:rsidR="00416F32" w:rsidRPr="00EC76D5">
              <w:rPr>
                <w:noProof/>
                <w:webHidden/>
              </w:rPr>
            </w:r>
            <w:r w:rsidR="00416F32" w:rsidRPr="00EC76D5">
              <w:rPr>
                <w:noProof/>
                <w:webHidden/>
              </w:rPr>
              <w:fldChar w:fldCharType="separate"/>
            </w:r>
            <w:r w:rsidR="00545E00" w:rsidRPr="00EC76D5">
              <w:rPr>
                <w:noProof/>
                <w:webHidden/>
              </w:rPr>
              <w:t>92</w:t>
            </w:r>
            <w:r w:rsidR="00416F32" w:rsidRPr="00EC76D5">
              <w:rPr>
                <w:noProof/>
                <w:webHidden/>
              </w:rPr>
              <w:fldChar w:fldCharType="end"/>
            </w:r>
          </w:hyperlink>
        </w:p>
        <w:p w14:paraId="29648AF4" w14:textId="1060A68F" w:rsidR="00416F32" w:rsidRPr="00EC76D5" w:rsidRDefault="00DF55CE">
          <w:pPr>
            <w:pStyle w:val="Innehll3"/>
            <w:tabs>
              <w:tab w:val="left" w:pos="1320"/>
              <w:tab w:val="right" w:leader="dot" w:pos="9350"/>
            </w:tabs>
            <w:rPr>
              <w:rFonts w:asciiTheme="minorHAnsi" w:eastAsiaTheme="minorEastAsia" w:hAnsiTheme="minorHAnsi"/>
              <w:noProof/>
              <w:lang w:eastAsia="sv-SE"/>
            </w:rPr>
          </w:pPr>
          <w:hyperlink w:anchor="_Toc481936161" w:history="1">
            <w:r w:rsidR="00416F32" w:rsidRPr="00EC76D5">
              <w:rPr>
                <w:rStyle w:val="Hyperlnk"/>
                <w:noProof/>
              </w:rPr>
              <w:t>6.2.3.</w:t>
            </w:r>
            <w:r w:rsidR="00416F32" w:rsidRPr="00EC76D5">
              <w:rPr>
                <w:rFonts w:asciiTheme="minorHAnsi" w:eastAsiaTheme="minorEastAsia" w:hAnsiTheme="minorHAnsi"/>
                <w:noProof/>
                <w:lang w:eastAsia="sv-SE"/>
              </w:rPr>
              <w:tab/>
            </w:r>
            <w:r w:rsidR="00416F32" w:rsidRPr="00EC76D5">
              <w:rPr>
                <w:rStyle w:val="Hyperlnk"/>
                <w:noProof/>
              </w:rPr>
              <w:t>Header Rules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_Toc481936161 \h </w:instrText>
            </w:r>
            <w:r w:rsidR="00416F32" w:rsidRPr="00EC76D5">
              <w:rPr>
                <w:noProof/>
                <w:webHidden/>
              </w:rPr>
            </w:r>
            <w:r w:rsidR="00416F32" w:rsidRPr="00EC76D5">
              <w:rPr>
                <w:noProof/>
                <w:webHidden/>
              </w:rPr>
              <w:fldChar w:fldCharType="separate"/>
            </w:r>
            <w:r w:rsidR="00545E00" w:rsidRPr="00EC76D5">
              <w:rPr>
                <w:noProof/>
                <w:webHidden/>
              </w:rPr>
              <w:t>93</w:t>
            </w:r>
            <w:r w:rsidR="00416F32" w:rsidRPr="00EC76D5">
              <w:rPr>
                <w:noProof/>
                <w:webHidden/>
              </w:rPr>
              <w:fldChar w:fldCharType="end"/>
            </w:r>
          </w:hyperlink>
        </w:p>
        <w:p w14:paraId="11337A6D" w14:textId="1A887B5D" w:rsidR="00416F32" w:rsidRPr="00EC76D5" w:rsidRDefault="00DF55CE">
          <w:pPr>
            <w:pStyle w:val="Innehll3"/>
            <w:tabs>
              <w:tab w:val="left" w:pos="1320"/>
              <w:tab w:val="right" w:leader="dot" w:pos="9350"/>
            </w:tabs>
            <w:rPr>
              <w:rFonts w:asciiTheme="minorHAnsi" w:eastAsiaTheme="minorEastAsia" w:hAnsiTheme="minorHAnsi"/>
              <w:noProof/>
              <w:lang w:eastAsia="sv-SE"/>
            </w:rPr>
          </w:pPr>
          <w:hyperlink w:anchor="_Toc481936162" w:history="1">
            <w:r w:rsidR="00416F32" w:rsidRPr="00EC76D5">
              <w:rPr>
                <w:rStyle w:val="Hyperlnk"/>
                <w:noProof/>
              </w:rPr>
              <w:t>6.2.4.</w:t>
            </w:r>
            <w:r w:rsidR="00416F32" w:rsidRPr="00EC76D5">
              <w:rPr>
                <w:rFonts w:asciiTheme="minorHAnsi" w:eastAsiaTheme="minorEastAsia" w:hAnsiTheme="minorHAnsi"/>
                <w:noProof/>
                <w:lang w:eastAsia="sv-SE"/>
              </w:rPr>
              <w:tab/>
            </w:r>
            <w:r w:rsidR="00416F32" w:rsidRPr="00EC76D5">
              <w:rPr>
                <w:rStyle w:val="Hyperlnk"/>
                <w:noProof/>
              </w:rPr>
              <w:t>If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_Toc481936162 \h </w:instrText>
            </w:r>
            <w:r w:rsidR="00416F32" w:rsidRPr="00EC76D5">
              <w:rPr>
                <w:noProof/>
                <w:webHidden/>
              </w:rPr>
            </w:r>
            <w:r w:rsidR="00416F32" w:rsidRPr="00EC76D5">
              <w:rPr>
                <w:noProof/>
                <w:webHidden/>
              </w:rPr>
              <w:fldChar w:fldCharType="separate"/>
            </w:r>
            <w:r w:rsidR="00545E00" w:rsidRPr="00EC76D5">
              <w:rPr>
                <w:noProof/>
                <w:webHidden/>
              </w:rPr>
              <w:t>94</w:t>
            </w:r>
            <w:r w:rsidR="00416F32" w:rsidRPr="00EC76D5">
              <w:rPr>
                <w:noProof/>
                <w:webHidden/>
              </w:rPr>
              <w:fldChar w:fldCharType="end"/>
            </w:r>
          </w:hyperlink>
        </w:p>
        <w:p w14:paraId="7EEC5B85" w14:textId="46BC7131" w:rsidR="00416F32" w:rsidRPr="00EC76D5" w:rsidRDefault="00DF55CE">
          <w:pPr>
            <w:pStyle w:val="Innehll3"/>
            <w:tabs>
              <w:tab w:val="left" w:pos="1320"/>
              <w:tab w:val="right" w:leader="dot" w:pos="9350"/>
            </w:tabs>
            <w:rPr>
              <w:rFonts w:asciiTheme="minorHAnsi" w:eastAsiaTheme="minorEastAsia" w:hAnsiTheme="minorHAnsi"/>
              <w:noProof/>
              <w:lang w:eastAsia="sv-SE"/>
            </w:rPr>
          </w:pPr>
          <w:hyperlink w:anchor="_Toc481936163" w:history="1">
            <w:r w:rsidR="00416F32" w:rsidRPr="00EC76D5">
              <w:rPr>
                <w:rStyle w:val="Hyperlnk"/>
                <w:noProof/>
              </w:rPr>
              <w:t>6.2.5.</w:t>
            </w:r>
            <w:r w:rsidR="00416F32" w:rsidRPr="00EC76D5">
              <w:rPr>
                <w:rFonts w:asciiTheme="minorHAnsi" w:eastAsiaTheme="minorEastAsia" w:hAnsiTheme="minorHAnsi"/>
                <w:noProof/>
                <w:lang w:eastAsia="sv-SE"/>
              </w:rPr>
              <w:tab/>
            </w:r>
            <w:r w:rsidR="00416F32" w:rsidRPr="00EC76D5">
              <w:rPr>
                <w:rStyle w:val="Hyperlnk"/>
                <w:noProof/>
              </w:rPr>
              <w:t>Switch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_Toc481936163 \h </w:instrText>
            </w:r>
            <w:r w:rsidR="00416F32" w:rsidRPr="00EC76D5">
              <w:rPr>
                <w:noProof/>
                <w:webHidden/>
              </w:rPr>
            </w:r>
            <w:r w:rsidR="00416F32" w:rsidRPr="00EC76D5">
              <w:rPr>
                <w:noProof/>
                <w:webHidden/>
              </w:rPr>
              <w:fldChar w:fldCharType="separate"/>
            </w:r>
            <w:r w:rsidR="00545E00" w:rsidRPr="00EC76D5">
              <w:rPr>
                <w:noProof/>
                <w:webHidden/>
              </w:rPr>
              <w:t>94</w:t>
            </w:r>
            <w:r w:rsidR="00416F32" w:rsidRPr="00EC76D5">
              <w:rPr>
                <w:noProof/>
                <w:webHidden/>
              </w:rPr>
              <w:fldChar w:fldCharType="end"/>
            </w:r>
          </w:hyperlink>
        </w:p>
        <w:p w14:paraId="4C7FF8CC" w14:textId="675FAB04" w:rsidR="00416F32" w:rsidRPr="00EC76D5" w:rsidRDefault="00DF55CE">
          <w:pPr>
            <w:pStyle w:val="Innehll3"/>
            <w:tabs>
              <w:tab w:val="left" w:pos="1320"/>
              <w:tab w:val="right" w:leader="dot" w:pos="9350"/>
            </w:tabs>
            <w:rPr>
              <w:rFonts w:asciiTheme="minorHAnsi" w:eastAsiaTheme="minorEastAsia" w:hAnsiTheme="minorHAnsi"/>
              <w:noProof/>
              <w:lang w:eastAsia="sv-SE"/>
            </w:rPr>
          </w:pPr>
          <w:hyperlink w:anchor="_Toc481936164" w:history="1">
            <w:r w:rsidR="00416F32" w:rsidRPr="00EC76D5">
              <w:rPr>
                <w:rStyle w:val="Hyperlnk"/>
                <w:noProof/>
              </w:rPr>
              <w:t>6.2.6.</w:t>
            </w:r>
            <w:r w:rsidR="00416F32" w:rsidRPr="00EC76D5">
              <w:rPr>
                <w:rFonts w:asciiTheme="minorHAnsi" w:eastAsiaTheme="minorEastAsia" w:hAnsiTheme="minorHAnsi"/>
                <w:noProof/>
                <w:lang w:eastAsia="sv-SE"/>
              </w:rPr>
              <w:tab/>
            </w:r>
            <w:r w:rsidR="00416F32" w:rsidRPr="00EC76D5">
              <w:rPr>
                <w:rStyle w:val="Hyperlnk"/>
                <w:noProof/>
              </w:rPr>
              <w:t>Case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_Toc481936164 \h </w:instrText>
            </w:r>
            <w:r w:rsidR="00416F32" w:rsidRPr="00EC76D5">
              <w:rPr>
                <w:noProof/>
                <w:webHidden/>
              </w:rPr>
            </w:r>
            <w:r w:rsidR="00416F32" w:rsidRPr="00EC76D5">
              <w:rPr>
                <w:noProof/>
                <w:webHidden/>
              </w:rPr>
              <w:fldChar w:fldCharType="separate"/>
            </w:r>
            <w:r w:rsidR="00545E00" w:rsidRPr="00EC76D5">
              <w:rPr>
                <w:noProof/>
                <w:webHidden/>
              </w:rPr>
              <w:t>95</w:t>
            </w:r>
            <w:r w:rsidR="00416F32" w:rsidRPr="00EC76D5">
              <w:rPr>
                <w:noProof/>
                <w:webHidden/>
              </w:rPr>
              <w:fldChar w:fldCharType="end"/>
            </w:r>
          </w:hyperlink>
        </w:p>
        <w:p w14:paraId="64789122" w14:textId="521DAE3D" w:rsidR="00416F32" w:rsidRPr="00EC76D5" w:rsidRDefault="00DF55CE">
          <w:pPr>
            <w:pStyle w:val="Innehll3"/>
            <w:tabs>
              <w:tab w:val="left" w:pos="1320"/>
              <w:tab w:val="right" w:leader="dot" w:pos="9350"/>
            </w:tabs>
            <w:rPr>
              <w:rFonts w:asciiTheme="minorHAnsi" w:eastAsiaTheme="minorEastAsia" w:hAnsiTheme="minorHAnsi"/>
              <w:noProof/>
              <w:lang w:eastAsia="sv-SE"/>
            </w:rPr>
          </w:pPr>
          <w:hyperlink w:anchor="_Toc481936165" w:history="1">
            <w:r w:rsidR="00416F32" w:rsidRPr="00EC76D5">
              <w:rPr>
                <w:rStyle w:val="Hyperlnk"/>
                <w:noProof/>
              </w:rPr>
              <w:t>6.2.7.</w:t>
            </w:r>
            <w:r w:rsidR="00416F32" w:rsidRPr="00EC76D5">
              <w:rPr>
                <w:rFonts w:asciiTheme="minorHAnsi" w:eastAsiaTheme="minorEastAsia" w:hAnsiTheme="minorHAnsi"/>
                <w:noProof/>
                <w:lang w:eastAsia="sv-SE"/>
              </w:rPr>
              <w:tab/>
            </w:r>
            <w:r w:rsidR="00416F32" w:rsidRPr="00EC76D5">
              <w:rPr>
                <w:rStyle w:val="Hyperlnk"/>
                <w:noProof/>
              </w:rPr>
              <w:t>While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_Toc481936165 \h </w:instrText>
            </w:r>
            <w:r w:rsidR="00416F32" w:rsidRPr="00EC76D5">
              <w:rPr>
                <w:noProof/>
                <w:webHidden/>
              </w:rPr>
            </w:r>
            <w:r w:rsidR="00416F32" w:rsidRPr="00EC76D5">
              <w:rPr>
                <w:noProof/>
                <w:webHidden/>
              </w:rPr>
              <w:fldChar w:fldCharType="separate"/>
            </w:r>
            <w:r w:rsidR="00545E00" w:rsidRPr="00EC76D5">
              <w:rPr>
                <w:noProof/>
                <w:webHidden/>
              </w:rPr>
              <w:t>96</w:t>
            </w:r>
            <w:r w:rsidR="00416F32" w:rsidRPr="00EC76D5">
              <w:rPr>
                <w:noProof/>
                <w:webHidden/>
              </w:rPr>
              <w:fldChar w:fldCharType="end"/>
            </w:r>
          </w:hyperlink>
        </w:p>
        <w:p w14:paraId="0064BC31" w14:textId="6D9B11FA" w:rsidR="00416F32" w:rsidRPr="00EC76D5" w:rsidRDefault="00DF55CE">
          <w:pPr>
            <w:pStyle w:val="Innehll3"/>
            <w:tabs>
              <w:tab w:val="left" w:pos="1320"/>
              <w:tab w:val="right" w:leader="dot" w:pos="9350"/>
            </w:tabs>
            <w:rPr>
              <w:rFonts w:asciiTheme="minorHAnsi" w:eastAsiaTheme="minorEastAsia" w:hAnsiTheme="minorHAnsi"/>
              <w:noProof/>
              <w:lang w:eastAsia="sv-SE"/>
            </w:rPr>
          </w:pPr>
          <w:hyperlink w:anchor="_Toc481936166" w:history="1">
            <w:r w:rsidR="00416F32" w:rsidRPr="00EC76D5">
              <w:rPr>
                <w:rStyle w:val="Hyperlnk"/>
                <w:noProof/>
              </w:rPr>
              <w:t>6.2.8.</w:t>
            </w:r>
            <w:r w:rsidR="00416F32" w:rsidRPr="00EC76D5">
              <w:rPr>
                <w:rFonts w:asciiTheme="minorHAnsi" w:eastAsiaTheme="minorEastAsia" w:hAnsiTheme="minorHAnsi"/>
                <w:noProof/>
                <w:lang w:eastAsia="sv-SE"/>
              </w:rPr>
              <w:tab/>
            </w:r>
            <w:r w:rsidR="00416F32" w:rsidRPr="00EC76D5">
              <w:rPr>
                <w:rStyle w:val="Hyperlnk"/>
                <w:noProof/>
              </w:rPr>
              <w:t>For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_Toc481936166 \h </w:instrText>
            </w:r>
            <w:r w:rsidR="00416F32" w:rsidRPr="00EC76D5">
              <w:rPr>
                <w:noProof/>
                <w:webHidden/>
              </w:rPr>
            </w:r>
            <w:r w:rsidR="00416F32" w:rsidRPr="00EC76D5">
              <w:rPr>
                <w:noProof/>
                <w:webHidden/>
              </w:rPr>
              <w:fldChar w:fldCharType="separate"/>
            </w:r>
            <w:r w:rsidR="00545E00" w:rsidRPr="00EC76D5">
              <w:rPr>
                <w:noProof/>
                <w:webHidden/>
              </w:rPr>
              <w:t>97</w:t>
            </w:r>
            <w:r w:rsidR="00416F32" w:rsidRPr="00EC76D5">
              <w:rPr>
                <w:noProof/>
                <w:webHidden/>
              </w:rPr>
              <w:fldChar w:fldCharType="end"/>
            </w:r>
          </w:hyperlink>
        </w:p>
        <w:p w14:paraId="33945A6D" w14:textId="2F8EB7A4" w:rsidR="00416F32" w:rsidRPr="00EC76D5" w:rsidRDefault="00DF55CE">
          <w:pPr>
            <w:pStyle w:val="Innehll3"/>
            <w:tabs>
              <w:tab w:val="left" w:pos="1320"/>
              <w:tab w:val="right" w:leader="dot" w:pos="9350"/>
            </w:tabs>
            <w:rPr>
              <w:rFonts w:asciiTheme="minorHAnsi" w:eastAsiaTheme="minorEastAsia" w:hAnsiTheme="minorHAnsi"/>
              <w:noProof/>
              <w:lang w:eastAsia="sv-SE"/>
            </w:rPr>
          </w:pPr>
          <w:hyperlink w:anchor="_Toc481936167" w:history="1">
            <w:r w:rsidR="00416F32" w:rsidRPr="00EC76D5">
              <w:rPr>
                <w:rStyle w:val="Hyperlnk"/>
                <w:noProof/>
              </w:rPr>
              <w:t>6.2.9.</w:t>
            </w:r>
            <w:r w:rsidR="00416F32" w:rsidRPr="00EC76D5">
              <w:rPr>
                <w:rFonts w:asciiTheme="minorHAnsi" w:eastAsiaTheme="minorEastAsia" w:hAnsiTheme="minorHAnsi"/>
                <w:noProof/>
                <w:lang w:eastAsia="sv-SE"/>
              </w:rPr>
              <w:tab/>
            </w:r>
            <w:r w:rsidR="00416F32" w:rsidRPr="00EC76D5">
              <w:rPr>
                <w:rStyle w:val="Hyperlnk"/>
                <w:noProof/>
              </w:rPr>
              <w:t>Label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_Toc481936167 \h </w:instrText>
            </w:r>
            <w:r w:rsidR="00416F32" w:rsidRPr="00EC76D5">
              <w:rPr>
                <w:noProof/>
                <w:webHidden/>
              </w:rPr>
            </w:r>
            <w:r w:rsidR="00416F32" w:rsidRPr="00EC76D5">
              <w:rPr>
                <w:noProof/>
                <w:webHidden/>
              </w:rPr>
              <w:fldChar w:fldCharType="separate"/>
            </w:r>
            <w:r w:rsidR="00545E00" w:rsidRPr="00EC76D5">
              <w:rPr>
                <w:noProof/>
                <w:webHidden/>
              </w:rPr>
              <w:t>97</w:t>
            </w:r>
            <w:r w:rsidR="00416F32" w:rsidRPr="00EC76D5">
              <w:rPr>
                <w:noProof/>
                <w:webHidden/>
              </w:rPr>
              <w:fldChar w:fldCharType="end"/>
            </w:r>
          </w:hyperlink>
        </w:p>
        <w:p w14:paraId="5D5DCB08" w14:textId="400F84F2" w:rsidR="00416F32" w:rsidRPr="00EC76D5" w:rsidRDefault="00DF55CE">
          <w:pPr>
            <w:pStyle w:val="Innehll3"/>
            <w:tabs>
              <w:tab w:val="left" w:pos="1320"/>
              <w:tab w:val="right" w:leader="dot" w:pos="9350"/>
            </w:tabs>
            <w:rPr>
              <w:rFonts w:asciiTheme="minorHAnsi" w:eastAsiaTheme="minorEastAsia" w:hAnsiTheme="minorHAnsi"/>
              <w:noProof/>
              <w:lang w:eastAsia="sv-SE"/>
            </w:rPr>
          </w:pPr>
          <w:hyperlink w:anchor="_Toc481936168" w:history="1">
            <w:r w:rsidR="00416F32" w:rsidRPr="00EC76D5">
              <w:rPr>
                <w:rStyle w:val="Hyperlnk"/>
                <w:noProof/>
              </w:rPr>
              <w:t>6.2.10.</w:t>
            </w:r>
            <w:r w:rsidR="00416F32" w:rsidRPr="00EC76D5">
              <w:rPr>
                <w:rFonts w:asciiTheme="minorHAnsi" w:eastAsiaTheme="minorEastAsia" w:hAnsiTheme="minorHAnsi"/>
                <w:noProof/>
                <w:lang w:eastAsia="sv-SE"/>
              </w:rPr>
              <w:tab/>
            </w:r>
            <w:r w:rsidR="00416F32" w:rsidRPr="00EC76D5">
              <w:rPr>
                <w:rStyle w:val="Hyperlnk"/>
                <w:noProof/>
              </w:rPr>
              <w:t>Closed statement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_Toc481936168 \h </w:instrText>
            </w:r>
            <w:r w:rsidR="00416F32" w:rsidRPr="00EC76D5">
              <w:rPr>
                <w:noProof/>
                <w:webHidden/>
              </w:rPr>
            </w:r>
            <w:r w:rsidR="00416F32" w:rsidRPr="00EC76D5">
              <w:rPr>
                <w:noProof/>
                <w:webHidden/>
              </w:rPr>
              <w:fldChar w:fldCharType="separate"/>
            </w:r>
            <w:r w:rsidR="00545E00" w:rsidRPr="00EC76D5">
              <w:rPr>
                <w:noProof/>
                <w:webHidden/>
              </w:rPr>
              <w:t>98</w:t>
            </w:r>
            <w:r w:rsidR="00416F32" w:rsidRPr="00EC76D5">
              <w:rPr>
                <w:noProof/>
                <w:webHidden/>
              </w:rPr>
              <w:fldChar w:fldCharType="end"/>
            </w:r>
          </w:hyperlink>
        </w:p>
        <w:p w14:paraId="7242EC69" w14:textId="006E07C2" w:rsidR="00416F32" w:rsidRPr="00EC76D5" w:rsidRDefault="00DF55CE">
          <w:pPr>
            <w:pStyle w:val="Innehll3"/>
            <w:tabs>
              <w:tab w:val="left" w:pos="1320"/>
              <w:tab w:val="right" w:leader="dot" w:pos="9350"/>
            </w:tabs>
            <w:rPr>
              <w:rFonts w:asciiTheme="minorHAnsi" w:eastAsiaTheme="minorEastAsia" w:hAnsiTheme="minorHAnsi"/>
              <w:noProof/>
              <w:lang w:eastAsia="sv-SE"/>
            </w:rPr>
          </w:pPr>
          <w:hyperlink w:anchor="_Toc481936169" w:history="1">
            <w:r w:rsidR="00416F32" w:rsidRPr="00EC76D5">
              <w:rPr>
                <w:rStyle w:val="Hyperlnk"/>
                <w:noProof/>
              </w:rPr>
              <w:t>6.2.11.</w:t>
            </w:r>
            <w:r w:rsidR="00416F32" w:rsidRPr="00EC76D5">
              <w:rPr>
                <w:rFonts w:asciiTheme="minorHAnsi" w:eastAsiaTheme="minorEastAsia" w:hAnsiTheme="minorHAnsi"/>
                <w:noProof/>
                <w:lang w:eastAsia="sv-SE"/>
              </w:rPr>
              <w:tab/>
            </w:r>
            <w:r w:rsidR="00416F32" w:rsidRPr="00EC76D5">
              <w:rPr>
                <w:rStyle w:val="Hyperlnk"/>
                <w:noProof/>
              </w:rPr>
              <w:t>Do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_Toc481936169 \h </w:instrText>
            </w:r>
            <w:r w:rsidR="00416F32" w:rsidRPr="00EC76D5">
              <w:rPr>
                <w:noProof/>
                <w:webHidden/>
              </w:rPr>
            </w:r>
            <w:r w:rsidR="00416F32" w:rsidRPr="00EC76D5">
              <w:rPr>
                <w:noProof/>
                <w:webHidden/>
              </w:rPr>
              <w:fldChar w:fldCharType="separate"/>
            </w:r>
            <w:r w:rsidR="00545E00" w:rsidRPr="00EC76D5">
              <w:rPr>
                <w:noProof/>
                <w:webHidden/>
              </w:rPr>
              <w:t>98</w:t>
            </w:r>
            <w:r w:rsidR="00416F32" w:rsidRPr="00EC76D5">
              <w:rPr>
                <w:noProof/>
                <w:webHidden/>
              </w:rPr>
              <w:fldChar w:fldCharType="end"/>
            </w:r>
          </w:hyperlink>
        </w:p>
        <w:p w14:paraId="0C7477AD" w14:textId="77752EF3" w:rsidR="00416F32" w:rsidRPr="00EC76D5" w:rsidRDefault="00DF55CE">
          <w:pPr>
            <w:pStyle w:val="Innehll3"/>
            <w:tabs>
              <w:tab w:val="left" w:pos="1320"/>
              <w:tab w:val="right" w:leader="dot" w:pos="9350"/>
            </w:tabs>
            <w:rPr>
              <w:rFonts w:asciiTheme="minorHAnsi" w:eastAsiaTheme="minorEastAsia" w:hAnsiTheme="minorHAnsi"/>
              <w:noProof/>
              <w:lang w:eastAsia="sv-SE"/>
            </w:rPr>
          </w:pPr>
          <w:hyperlink w:anchor="_Toc481936170" w:history="1">
            <w:r w:rsidR="00416F32" w:rsidRPr="00EC76D5">
              <w:rPr>
                <w:rStyle w:val="Hyperlnk"/>
                <w:noProof/>
              </w:rPr>
              <w:t>6.2.12.</w:t>
            </w:r>
            <w:r w:rsidR="00416F32" w:rsidRPr="00EC76D5">
              <w:rPr>
                <w:rFonts w:asciiTheme="minorHAnsi" w:eastAsiaTheme="minorEastAsia" w:hAnsiTheme="minorHAnsi"/>
                <w:noProof/>
                <w:lang w:eastAsia="sv-SE"/>
              </w:rPr>
              <w:tab/>
            </w:r>
            <w:r w:rsidR="00416F32" w:rsidRPr="00EC76D5">
              <w:rPr>
                <w:rStyle w:val="Hyperlnk"/>
                <w:noProof/>
              </w:rPr>
              <w:t>Block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_Toc481936170 \h </w:instrText>
            </w:r>
            <w:r w:rsidR="00416F32" w:rsidRPr="00EC76D5">
              <w:rPr>
                <w:noProof/>
                <w:webHidden/>
              </w:rPr>
            </w:r>
            <w:r w:rsidR="00416F32" w:rsidRPr="00EC76D5">
              <w:rPr>
                <w:noProof/>
                <w:webHidden/>
              </w:rPr>
              <w:fldChar w:fldCharType="separate"/>
            </w:r>
            <w:r w:rsidR="00545E00" w:rsidRPr="00EC76D5">
              <w:rPr>
                <w:noProof/>
                <w:webHidden/>
              </w:rPr>
              <w:t>99</w:t>
            </w:r>
            <w:r w:rsidR="00416F32" w:rsidRPr="00EC76D5">
              <w:rPr>
                <w:noProof/>
                <w:webHidden/>
              </w:rPr>
              <w:fldChar w:fldCharType="end"/>
            </w:r>
          </w:hyperlink>
        </w:p>
        <w:p w14:paraId="6B1FE151" w14:textId="6EDED1E5" w:rsidR="00416F32" w:rsidRPr="00EC76D5" w:rsidRDefault="00DF55CE">
          <w:pPr>
            <w:pStyle w:val="Innehll3"/>
            <w:tabs>
              <w:tab w:val="left" w:pos="1320"/>
              <w:tab w:val="right" w:leader="dot" w:pos="9350"/>
            </w:tabs>
            <w:rPr>
              <w:rFonts w:asciiTheme="minorHAnsi" w:eastAsiaTheme="minorEastAsia" w:hAnsiTheme="minorHAnsi"/>
              <w:noProof/>
              <w:lang w:eastAsia="sv-SE"/>
            </w:rPr>
          </w:pPr>
          <w:hyperlink w:anchor="_Toc481936171" w:history="1">
            <w:r w:rsidR="00416F32" w:rsidRPr="00EC76D5">
              <w:rPr>
                <w:rStyle w:val="Hyperlnk"/>
                <w:noProof/>
              </w:rPr>
              <w:t>6.2.13.</w:t>
            </w:r>
            <w:r w:rsidR="00416F32" w:rsidRPr="00EC76D5">
              <w:rPr>
                <w:rFonts w:asciiTheme="minorHAnsi" w:eastAsiaTheme="minorEastAsia" w:hAnsiTheme="minorHAnsi"/>
                <w:noProof/>
                <w:lang w:eastAsia="sv-SE"/>
              </w:rPr>
              <w:tab/>
            </w:r>
            <w:r w:rsidR="00416F32" w:rsidRPr="00EC76D5">
              <w:rPr>
                <w:rStyle w:val="Hyperlnk"/>
                <w:noProof/>
              </w:rPr>
              <w:t>Default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_Toc481936171 \h </w:instrText>
            </w:r>
            <w:r w:rsidR="00416F32" w:rsidRPr="00EC76D5">
              <w:rPr>
                <w:noProof/>
                <w:webHidden/>
              </w:rPr>
            </w:r>
            <w:r w:rsidR="00416F32" w:rsidRPr="00EC76D5">
              <w:rPr>
                <w:noProof/>
                <w:webHidden/>
              </w:rPr>
              <w:fldChar w:fldCharType="separate"/>
            </w:r>
            <w:r w:rsidR="00545E00" w:rsidRPr="00EC76D5">
              <w:rPr>
                <w:noProof/>
                <w:webHidden/>
              </w:rPr>
              <w:t>99</w:t>
            </w:r>
            <w:r w:rsidR="00416F32" w:rsidRPr="00EC76D5">
              <w:rPr>
                <w:noProof/>
                <w:webHidden/>
              </w:rPr>
              <w:fldChar w:fldCharType="end"/>
            </w:r>
          </w:hyperlink>
        </w:p>
        <w:p w14:paraId="4113C67A" w14:textId="7DBC9892" w:rsidR="00416F32" w:rsidRPr="00EC76D5" w:rsidRDefault="00DF55CE">
          <w:pPr>
            <w:pStyle w:val="Innehll3"/>
            <w:tabs>
              <w:tab w:val="left" w:pos="1320"/>
              <w:tab w:val="right" w:leader="dot" w:pos="9350"/>
            </w:tabs>
            <w:rPr>
              <w:rFonts w:asciiTheme="minorHAnsi" w:eastAsiaTheme="minorEastAsia" w:hAnsiTheme="minorHAnsi"/>
              <w:noProof/>
              <w:lang w:eastAsia="sv-SE"/>
            </w:rPr>
          </w:pPr>
          <w:hyperlink w:anchor="_Toc481936172" w:history="1">
            <w:r w:rsidR="00416F32" w:rsidRPr="00EC76D5">
              <w:rPr>
                <w:rStyle w:val="Hyperlnk"/>
                <w:noProof/>
              </w:rPr>
              <w:t>6.2.14.</w:t>
            </w:r>
            <w:r w:rsidR="00416F32" w:rsidRPr="00EC76D5">
              <w:rPr>
                <w:rFonts w:asciiTheme="minorHAnsi" w:eastAsiaTheme="minorEastAsia" w:hAnsiTheme="minorHAnsi"/>
                <w:noProof/>
                <w:lang w:eastAsia="sv-SE"/>
              </w:rPr>
              <w:tab/>
            </w:r>
            <w:r w:rsidR="00416F32" w:rsidRPr="00EC76D5">
              <w:rPr>
                <w:rStyle w:val="Hyperlnk"/>
                <w:noProof/>
              </w:rPr>
              <w:t>Break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_Toc481936172 \h </w:instrText>
            </w:r>
            <w:r w:rsidR="00416F32" w:rsidRPr="00EC76D5">
              <w:rPr>
                <w:noProof/>
                <w:webHidden/>
              </w:rPr>
            </w:r>
            <w:r w:rsidR="00416F32" w:rsidRPr="00EC76D5">
              <w:rPr>
                <w:noProof/>
                <w:webHidden/>
              </w:rPr>
              <w:fldChar w:fldCharType="separate"/>
            </w:r>
            <w:r w:rsidR="00545E00" w:rsidRPr="00EC76D5">
              <w:rPr>
                <w:noProof/>
                <w:webHidden/>
              </w:rPr>
              <w:t>100</w:t>
            </w:r>
            <w:r w:rsidR="00416F32" w:rsidRPr="00EC76D5">
              <w:rPr>
                <w:noProof/>
                <w:webHidden/>
              </w:rPr>
              <w:fldChar w:fldCharType="end"/>
            </w:r>
          </w:hyperlink>
        </w:p>
        <w:p w14:paraId="2EB21F72" w14:textId="7FF7C256" w:rsidR="00416F32" w:rsidRPr="00EC76D5" w:rsidRDefault="00DF55CE">
          <w:pPr>
            <w:pStyle w:val="Innehll3"/>
            <w:tabs>
              <w:tab w:val="left" w:pos="1320"/>
              <w:tab w:val="right" w:leader="dot" w:pos="9350"/>
            </w:tabs>
            <w:rPr>
              <w:rFonts w:asciiTheme="minorHAnsi" w:eastAsiaTheme="minorEastAsia" w:hAnsiTheme="minorHAnsi"/>
              <w:noProof/>
              <w:lang w:eastAsia="sv-SE"/>
            </w:rPr>
          </w:pPr>
          <w:hyperlink w:anchor="_Toc481936173"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Continue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_Toc481936173 \h </w:instrText>
            </w:r>
            <w:r w:rsidR="00416F32" w:rsidRPr="00EC76D5">
              <w:rPr>
                <w:noProof/>
                <w:webHidden/>
              </w:rPr>
            </w:r>
            <w:r w:rsidR="00416F32" w:rsidRPr="00EC76D5">
              <w:rPr>
                <w:noProof/>
                <w:webHidden/>
              </w:rPr>
              <w:fldChar w:fldCharType="separate"/>
            </w:r>
            <w:r w:rsidR="00545E00" w:rsidRPr="00EC76D5">
              <w:rPr>
                <w:noProof/>
                <w:webHidden/>
              </w:rPr>
              <w:t>100</w:t>
            </w:r>
            <w:r w:rsidR="00416F32" w:rsidRPr="00EC76D5">
              <w:rPr>
                <w:noProof/>
                <w:webHidden/>
              </w:rPr>
              <w:fldChar w:fldCharType="end"/>
            </w:r>
          </w:hyperlink>
        </w:p>
        <w:p w14:paraId="026D2C30" w14:textId="6EFB3915" w:rsidR="00416F32" w:rsidRPr="00EC76D5" w:rsidRDefault="00DF55CE">
          <w:pPr>
            <w:pStyle w:val="Innehll3"/>
            <w:tabs>
              <w:tab w:val="left" w:pos="1320"/>
              <w:tab w:val="right" w:leader="dot" w:pos="9350"/>
            </w:tabs>
            <w:rPr>
              <w:rFonts w:asciiTheme="minorHAnsi" w:eastAsiaTheme="minorEastAsia" w:hAnsiTheme="minorHAnsi"/>
              <w:noProof/>
              <w:lang w:eastAsia="sv-SE"/>
            </w:rPr>
          </w:pPr>
          <w:hyperlink w:anchor="_Toc481936174" w:history="1">
            <w:r w:rsidR="00416F32" w:rsidRPr="00EC76D5">
              <w:rPr>
                <w:rStyle w:val="Hyperlnk"/>
                <w:noProof/>
              </w:rPr>
              <w:t>6.2.2.</w:t>
            </w:r>
            <w:r w:rsidR="00416F32" w:rsidRPr="00EC76D5">
              <w:rPr>
                <w:rFonts w:asciiTheme="minorHAnsi" w:eastAsiaTheme="minorEastAsia" w:hAnsiTheme="minorHAnsi"/>
                <w:noProof/>
                <w:lang w:eastAsia="sv-SE"/>
              </w:rPr>
              <w:tab/>
            </w:r>
            <w:r w:rsidR="00416F32" w:rsidRPr="00EC76D5">
              <w:rPr>
                <w:rStyle w:val="Hyperlnk"/>
                <w:noProof/>
              </w:rPr>
              <w:t>Goto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_Toc481936174 \h </w:instrText>
            </w:r>
            <w:r w:rsidR="00416F32" w:rsidRPr="00EC76D5">
              <w:rPr>
                <w:noProof/>
                <w:webHidden/>
              </w:rPr>
            </w:r>
            <w:r w:rsidR="00416F32" w:rsidRPr="00EC76D5">
              <w:rPr>
                <w:noProof/>
                <w:webHidden/>
              </w:rPr>
              <w:fldChar w:fldCharType="separate"/>
            </w:r>
            <w:r w:rsidR="00545E00" w:rsidRPr="00EC76D5">
              <w:rPr>
                <w:noProof/>
                <w:webHidden/>
              </w:rPr>
              <w:t>100</w:t>
            </w:r>
            <w:r w:rsidR="00416F32" w:rsidRPr="00EC76D5">
              <w:rPr>
                <w:noProof/>
                <w:webHidden/>
              </w:rPr>
              <w:fldChar w:fldCharType="end"/>
            </w:r>
          </w:hyperlink>
        </w:p>
        <w:p w14:paraId="3144E3C3" w14:textId="7992070D" w:rsidR="00416F32" w:rsidRPr="00EC76D5" w:rsidRDefault="00DF55CE">
          <w:pPr>
            <w:pStyle w:val="Innehll3"/>
            <w:tabs>
              <w:tab w:val="left" w:pos="1320"/>
              <w:tab w:val="right" w:leader="dot" w:pos="9350"/>
            </w:tabs>
            <w:rPr>
              <w:rFonts w:asciiTheme="minorHAnsi" w:eastAsiaTheme="minorEastAsia" w:hAnsiTheme="minorHAnsi"/>
              <w:noProof/>
              <w:lang w:eastAsia="sv-SE"/>
            </w:rPr>
          </w:pPr>
          <w:hyperlink w:anchor="_Toc481936175" w:history="1">
            <w:r w:rsidR="00416F32" w:rsidRPr="00EC76D5">
              <w:rPr>
                <w:rStyle w:val="Hyperlnk"/>
                <w:noProof/>
              </w:rPr>
              <w:t>6.2.3.</w:t>
            </w:r>
            <w:r w:rsidR="00416F32" w:rsidRPr="00EC76D5">
              <w:rPr>
                <w:rFonts w:asciiTheme="minorHAnsi" w:eastAsiaTheme="minorEastAsia" w:hAnsiTheme="minorHAnsi"/>
                <w:noProof/>
                <w:lang w:eastAsia="sv-SE"/>
              </w:rPr>
              <w:tab/>
            </w:r>
            <w:r w:rsidR="00416F32" w:rsidRPr="00EC76D5">
              <w:rPr>
                <w:rStyle w:val="Hyperlnk"/>
                <w:noProof/>
              </w:rPr>
              <w:t>Return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_Toc481936175 \h </w:instrText>
            </w:r>
            <w:r w:rsidR="00416F32" w:rsidRPr="00EC76D5">
              <w:rPr>
                <w:noProof/>
                <w:webHidden/>
              </w:rPr>
            </w:r>
            <w:r w:rsidR="00416F32" w:rsidRPr="00EC76D5">
              <w:rPr>
                <w:noProof/>
                <w:webHidden/>
              </w:rPr>
              <w:fldChar w:fldCharType="separate"/>
            </w:r>
            <w:r w:rsidR="00545E00" w:rsidRPr="00EC76D5">
              <w:rPr>
                <w:noProof/>
                <w:webHidden/>
              </w:rPr>
              <w:t>101</w:t>
            </w:r>
            <w:r w:rsidR="00416F32" w:rsidRPr="00EC76D5">
              <w:rPr>
                <w:noProof/>
                <w:webHidden/>
              </w:rPr>
              <w:fldChar w:fldCharType="end"/>
            </w:r>
          </w:hyperlink>
        </w:p>
        <w:p w14:paraId="3AE27DC5" w14:textId="20F87A78" w:rsidR="00416F32" w:rsidRPr="00EC76D5" w:rsidRDefault="00DF55CE">
          <w:pPr>
            <w:pStyle w:val="Innehll3"/>
            <w:tabs>
              <w:tab w:val="left" w:pos="1320"/>
              <w:tab w:val="right" w:leader="dot" w:pos="9350"/>
            </w:tabs>
            <w:rPr>
              <w:rFonts w:asciiTheme="minorHAnsi" w:eastAsiaTheme="minorEastAsia" w:hAnsiTheme="minorHAnsi"/>
              <w:noProof/>
              <w:lang w:eastAsia="sv-SE"/>
            </w:rPr>
          </w:pPr>
          <w:hyperlink w:anchor="_Toc481936176" w:history="1">
            <w:r w:rsidR="00416F32" w:rsidRPr="00EC76D5">
              <w:rPr>
                <w:rStyle w:val="Hyperlnk"/>
                <w:noProof/>
              </w:rPr>
              <w:t>6.2.4.</w:t>
            </w:r>
            <w:r w:rsidR="00416F32" w:rsidRPr="00EC76D5">
              <w:rPr>
                <w:rFonts w:asciiTheme="minorHAnsi" w:eastAsiaTheme="minorEastAsia" w:hAnsiTheme="minorHAnsi"/>
                <w:noProof/>
                <w:lang w:eastAsia="sv-SE"/>
              </w:rPr>
              <w:tab/>
            </w:r>
            <w:r w:rsidR="00416F32" w:rsidRPr="00EC76D5">
              <w:rPr>
                <w:rStyle w:val="Hyperlnk"/>
                <w:noProof/>
              </w:rPr>
              <w:t>Expression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_Toc481936176 \h </w:instrText>
            </w:r>
            <w:r w:rsidR="00416F32" w:rsidRPr="00EC76D5">
              <w:rPr>
                <w:noProof/>
                <w:webHidden/>
              </w:rPr>
            </w:r>
            <w:r w:rsidR="00416F32" w:rsidRPr="00EC76D5">
              <w:rPr>
                <w:noProof/>
                <w:webHidden/>
              </w:rPr>
              <w:fldChar w:fldCharType="separate"/>
            </w:r>
            <w:r w:rsidR="00545E00" w:rsidRPr="00EC76D5">
              <w:rPr>
                <w:noProof/>
                <w:webHidden/>
              </w:rPr>
              <w:t>102</w:t>
            </w:r>
            <w:r w:rsidR="00416F32" w:rsidRPr="00EC76D5">
              <w:rPr>
                <w:noProof/>
                <w:webHidden/>
              </w:rPr>
              <w:fldChar w:fldCharType="end"/>
            </w:r>
          </w:hyperlink>
        </w:p>
        <w:p w14:paraId="1DFFB573" w14:textId="5FB1D1B1" w:rsidR="00416F32" w:rsidRPr="00EC76D5" w:rsidRDefault="00DF55CE">
          <w:pPr>
            <w:pStyle w:val="Innehll3"/>
            <w:tabs>
              <w:tab w:val="left" w:pos="1320"/>
              <w:tab w:val="right" w:leader="dot" w:pos="9350"/>
            </w:tabs>
            <w:rPr>
              <w:rFonts w:asciiTheme="minorHAnsi" w:eastAsiaTheme="minorEastAsia" w:hAnsiTheme="minorHAnsi"/>
              <w:noProof/>
              <w:lang w:eastAsia="sv-SE"/>
            </w:rPr>
          </w:pPr>
          <w:hyperlink w:anchor="_Toc481936177"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Declaration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_Toc481936177 \h </w:instrText>
            </w:r>
            <w:r w:rsidR="00416F32" w:rsidRPr="00EC76D5">
              <w:rPr>
                <w:noProof/>
                <w:webHidden/>
              </w:rPr>
            </w:r>
            <w:r w:rsidR="00416F32" w:rsidRPr="00EC76D5">
              <w:rPr>
                <w:noProof/>
                <w:webHidden/>
              </w:rPr>
              <w:fldChar w:fldCharType="separate"/>
            </w:r>
            <w:r w:rsidR="00545E00" w:rsidRPr="00EC76D5">
              <w:rPr>
                <w:noProof/>
                <w:webHidden/>
              </w:rPr>
              <w:t>102</w:t>
            </w:r>
            <w:r w:rsidR="00416F32" w:rsidRPr="00EC76D5">
              <w:rPr>
                <w:noProof/>
                <w:webHidden/>
              </w:rPr>
              <w:fldChar w:fldCharType="end"/>
            </w:r>
          </w:hyperlink>
        </w:p>
        <w:p w14:paraId="75E0D02B" w14:textId="2A1FA907" w:rsidR="00416F32" w:rsidRPr="00EC76D5" w:rsidRDefault="00DF55CE">
          <w:pPr>
            <w:pStyle w:val="Innehll3"/>
            <w:tabs>
              <w:tab w:val="left" w:pos="1320"/>
              <w:tab w:val="right" w:leader="dot" w:pos="9350"/>
            </w:tabs>
            <w:rPr>
              <w:rFonts w:asciiTheme="minorHAnsi" w:eastAsiaTheme="minorEastAsia" w:hAnsiTheme="minorHAnsi"/>
              <w:noProof/>
              <w:lang w:eastAsia="sv-SE"/>
            </w:rPr>
          </w:pPr>
          <w:hyperlink w:anchor="_Toc481936178" w:history="1">
            <w:r w:rsidR="00416F32" w:rsidRPr="00EC76D5">
              <w:rPr>
                <w:rStyle w:val="Hyperlnk"/>
                <w:noProof/>
              </w:rPr>
              <w:t>6.2.2.</w:t>
            </w:r>
            <w:r w:rsidR="00416F32" w:rsidRPr="00EC76D5">
              <w:rPr>
                <w:rFonts w:asciiTheme="minorHAnsi" w:eastAsiaTheme="minorEastAsia" w:hAnsiTheme="minorHAnsi"/>
                <w:noProof/>
                <w:lang w:eastAsia="sv-SE"/>
              </w:rPr>
              <w:tab/>
            </w:r>
            <w:r w:rsidR="00416F32" w:rsidRPr="00EC76D5">
              <w:rPr>
                <w:rStyle w:val="Hyperlnk"/>
                <w:noProof/>
              </w:rPr>
              <w:t>Load Register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_Toc481936178 \h </w:instrText>
            </w:r>
            <w:r w:rsidR="00416F32" w:rsidRPr="00EC76D5">
              <w:rPr>
                <w:noProof/>
                <w:webHidden/>
              </w:rPr>
            </w:r>
            <w:r w:rsidR="00416F32" w:rsidRPr="00EC76D5">
              <w:rPr>
                <w:noProof/>
                <w:webHidden/>
              </w:rPr>
              <w:fldChar w:fldCharType="separate"/>
            </w:r>
            <w:r w:rsidR="00545E00" w:rsidRPr="00EC76D5">
              <w:rPr>
                <w:noProof/>
                <w:webHidden/>
              </w:rPr>
              <w:t>102</w:t>
            </w:r>
            <w:r w:rsidR="00416F32" w:rsidRPr="00EC76D5">
              <w:rPr>
                <w:noProof/>
                <w:webHidden/>
              </w:rPr>
              <w:fldChar w:fldCharType="end"/>
            </w:r>
          </w:hyperlink>
        </w:p>
        <w:p w14:paraId="4C9F0831" w14:textId="057D27DA" w:rsidR="00416F32" w:rsidRPr="00EC76D5" w:rsidRDefault="00DF55CE">
          <w:pPr>
            <w:pStyle w:val="Innehll3"/>
            <w:tabs>
              <w:tab w:val="left" w:pos="1320"/>
              <w:tab w:val="right" w:leader="dot" w:pos="9350"/>
            </w:tabs>
            <w:rPr>
              <w:rFonts w:asciiTheme="minorHAnsi" w:eastAsiaTheme="minorEastAsia" w:hAnsiTheme="minorHAnsi"/>
              <w:noProof/>
              <w:lang w:eastAsia="sv-SE"/>
            </w:rPr>
          </w:pPr>
          <w:hyperlink w:anchor="_Toc481936179" w:history="1">
            <w:r w:rsidR="00416F32" w:rsidRPr="00EC76D5">
              <w:rPr>
                <w:rStyle w:val="Hyperlnk"/>
                <w:noProof/>
              </w:rPr>
              <w:t>6.2.3.</w:t>
            </w:r>
            <w:r w:rsidR="00416F32" w:rsidRPr="00EC76D5">
              <w:rPr>
                <w:rFonts w:asciiTheme="minorHAnsi" w:eastAsiaTheme="minorEastAsia" w:hAnsiTheme="minorHAnsi"/>
                <w:noProof/>
                <w:lang w:eastAsia="sv-SE"/>
              </w:rPr>
              <w:tab/>
            </w:r>
            <w:r w:rsidR="00416F32" w:rsidRPr="00EC76D5">
              <w:rPr>
                <w:rStyle w:val="Hyperlnk"/>
                <w:noProof/>
              </w:rPr>
              <w:t>Store Register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_Toc481936179 \h </w:instrText>
            </w:r>
            <w:r w:rsidR="00416F32" w:rsidRPr="00EC76D5">
              <w:rPr>
                <w:noProof/>
                <w:webHidden/>
              </w:rPr>
            </w:r>
            <w:r w:rsidR="00416F32" w:rsidRPr="00EC76D5">
              <w:rPr>
                <w:noProof/>
                <w:webHidden/>
              </w:rPr>
              <w:fldChar w:fldCharType="separate"/>
            </w:r>
            <w:r w:rsidR="00545E00" w:rsidRPr="00EC76D5">
              <w:rPr>
                <w:noProof/>
                <w:webHidden/>
              </w:rPr>
              <w:t>103</w:t>
            </w:r>
            <w:r w:rsidR="00416F32" w:rsidRPr="00EC76D5">
              <w:rPr>
                <w:noProof/>
                <w:webHidden/>
              </w:rPr>
              <w:fldChar w:fldCharType="end"/>
            </w:r>
          </w:hyperlink>
        </w:p>
        <w:p w14:paraId="0C0A2256" w14:textId="03D56679" w:rsidR="00416F32" w:rsidRPr="00EC76D5" w:rsidRDefault="00DF55CE">
          <w:pPr>
            <w:pStyle w:val="Innehll3"/>
            <w:tabs>
              <w:tab w:val="left" w:pos="1320"/>
              <w:tab w:val="right" w:leader="dot" w:pos="9350"/>
            </w:tabs>
            <w:rPr>
              <w:rFonts w:asciiTheme="minorHAnsi" w:eastAsiaTheme="minorEastAsia" w:hAnsiTheme="minorHAnsi"/>
              <w:noProof/>
              <w:lang w:eastAsia="sv-SE"/>
            </w:rPr>
          </w:pPr>
          <w:hyperlink w:anchor="_Toc481936180" w:history="1">
            <w:r w:rsidR="00416F32" w:rsidRPr="00EC76D5">
              <w:rPr>
                <w:rStyle w:val="Hyperlnk"/>
                <w:noProof/>
              </w:rPr>
              <w:t>6.2.4.</w:t>
            </w:r>
            <w:r w:rsidR="00416F32" w:rsidRPr="00EC76D5">
              <w:rPr>
                <w:rFonts w:asciiTheme="minorHAnsi" w:eastAsiaTheme="minorEastAsia" w:hAnsiTheme="minorHAnsi"/>
                <w:noProof/>
                <w:lang w:eastAsia="sv-SE"/>
              </w:rPr>
              <w:tab/>
            </w:r>
            <w:r w:rsidR="00416F32" w:rsidRPr="00EC76D5">
              <w:rPr>
                <w:rStyle w:val="Hyperlnk"/>
                <w:noProof/>
              </w:rPr>
              <w:t>Clear Registers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_Toc481936180 \h </w:instrText>
            </w:r>
            <w:r w:rsidR="00416F32" w:rsidRPr="00EC76D5">
              <w:rPr>
                <w:noProof/>
                <w:webHidden/>
              </w:rPr>
            </w:r>
            <w:r w:rsidR="00416F32" w:rsidRPr="00EC76D5">
              <w:rPr>
                <w:noProof/>
                <w:webHidden/>
              </w:rPr>
              <w:fldChar w:fldCharType="separate"/>
            </w:r>
            <w:r w:rsidR="00545E00" w:rsidRPr="00EC76D5">
              <w:rPr>
                <w:noProof/>
                <w:webHidden/>
              </w:rPr>
              <w:t>104</w:t>
            </w:r>
            <w:r w:rsidR="00416F32" w:rsidRPr="00EC76D5">
              <w:rPr>
                <w:noProof/>
                <w:webHidden/>
              </w:rPr>
              <w:fldChar w:fldCharType="end"/>
            </w:r>
          </w:hyperlink>
        </w:p>
        <w:p w14:paraId="7BD3EB3F" w14:textId="3031BD5D" w:rsidR="00416F32" w:rsidRPr="00EC76D5" w:rsidRDefault="00DF55CE">
          <w:pPr>
            <w:pStyle w:val="Innehll3"/>
            <w:tabs>
              <w:tab w:val="left" w:pos="1320"/>
              <w:tab w:val="right" w:leader="dot" w:pos="9350"/>
            </w:tabs>
            <w:rPr>
              <w:rFonts w:asciiTheme="minorHAnsi" w:eastAsiaTheme="minorEastAsia" w:hAnsiTheme="minorHAnsi"/>
              <w:noProof/>
              <w:lang w:eastAsia="sv-SE"/>
            </w:rPr>
          </w:pPr>
          <w:hyperlink w:anchor="_Toc481936181"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Store Flagbyte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_Toc481936181 \h </w:instrText>
            </w:r>
            <w:r w:rsidR="00416F32" w:rsidRPr="00EC76D5">
              <w:rPr>
                <w:noProof/>
                <w:webHidden/>
              </w:rPr>
            </w:r>
            <w:r w:rsidR="00416F32" w:rsidRPr="00EC76D5">
              <w:rPr>
                <w:noProof/>
                <w:webHidden/>
              </w:rPr>
              <w:fldChar w:fldCharType="separate"/>
            </w:r>
            <w:r w:rsidR="00545E00" w:rsidRPr="00EC76D5">
              <w:rPr>
                <w:noProof/>
                <w:webHidden/>
              </w:rPr>
              <w:t>104</w:t>
            </w:r>
            <w:r w:rsidR="00416F32" w:rsidRPr="00EC76D5">
              <w:rPr>
                <w:noProof/>
                <w:webHidden/>
              </w:rPr>
              <w:fldChar w:fldCharType="end"/>
            </w:r>
          </w:hyperlink>
        </w:p>
        <w:p w14:paraId="0BF4BDF6" w14:textId="7BF0E7F9" w:rsidR="00416F32" w:rsidRPr="00EC76D5" w:rsidRDefault="00DF55CE">
          <w:pPr>
            <w:pStyle w:val="Innehll3"/>
            <w:tabs>
              <w:tab w:val="left" w:pos="1320"/>
              <w:tab w:val="right" w:leader="dot" w:pos="9350"/>
            </w:tabs>
            <w:rPr>
              <w:rFonts w:asciiTheme="minorHAnsi" w:eastAsiaTheme="minorEastAsia" w:hAnsiTheme="minorHAnsi"/>
              <w:noProof/>
              <w:lang w:eastAsia="sv-SE"/>
            </w:rPr>
          </w:pPr>
          <w:hyperlink w:anchor="_Toc481936182"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Jump Register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_Toc481936182 \h </w:instrText>
            </w:r>
            <w:r w:rsidR="00416F32" w:rsidRPr="00EC76D5">
              <w:rPr>
                <w:noProof/>
                <w:webHidden/>
              </w:rPr>
            </w:r>
            <w:r w:rsidR="00416F32" w:rsidRPr="00EC76D5">
              <w:rPr>
                <w:noProof/>
                <w:webHidden/>
              </w:rPr>
              <w:fldChar w:fldCharType="separate"/>
            </w:r>
            <w:r w:rsidR="00545E00" w:rsidRPr="00EC76D5">
              <w:rPr>
                <w:noProof/>
                <w:webHidden/>
              </w:rPr>
              <w:t>104</w:t>
            </w:r>
            <w:r w:rsidR="00416F32" w:rsidRPr="00EC76D5">
              <w:rPr>
                <w:noProof/>
                <w:webHidden/>
              </w:rPr>
              <w:fldChar w:fldCharType="end"/>
            </w:r>
          </w:hyperlink>
        </w:p>
        <w:p w14:paraId="47283366" w14:textId="761AA9DD" w:rsidR="00416F32" w:rsidRPr="00EC76D5" w:rsidRDefault="00DF55CE">
          <w:pPr>
            <w:pStyle w:val="Innehll3"/>
            <w:tabs>
              <w:tab w:val="left" w:pos="1320"/>
              <w:tab w:val="right" w:leader="dot" w:pos="9350"/>
            </w:tabs>
            <w:rPr>
              <w:rFonts w:asciiTheme="minorHAnsi" w:eastAsiaTheme="minorEastAsia" w:hAnsiTheme="minorHAnsi"/>
              <w:noProof/>
              <w:lang w:eastAsia="sv-SE"/>
            </w:rPr>
          </w:pPr>
          <w:hyperlink w:anchor="_Toc481936183" w:history="1">
            <w:r w:rsidR="00416F32" w:rsidRPr="00EC76D5">
              <w:rPr>
                <w:rStyle w:val="Hyperlnk"/>
                <w:noProof/>
              </w:rPr>
              <w:t>6.2.2.</w:t>
            </w:r>
            <w:r w:rsidR="00416F32" w:rsidRPr="00EC76D5">
              <w:rPr>
                <w:rFonts w:asciiTheme="minorHAnsi" w:eastAsiaTheme="minorEastAsia" w:hAnsiTheme="minorHAnsi"/>
                <w:noProof/>
                <w:lang w:eastAsia="sv-SE"/>
              </w:rPr>
              <w:tab/>
            </w:r>
            <w:r w:rsidR="00416F32" w:rsidRPr="00EC76D5">
              <w:rPr>
                <w:rStyle w:val="Hyperlnk"/>
                <w:noProof/>
              </w:rPr>
              <w:t>Interrupt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_Toc481936183 \h </w:instrText>
            </w:r>
            <w:r w:rsidR="00416F32" w:rsidRPr="00EC76D5">
              <w:rPr>
                <w:noProof/>
                <w:webHidden/>
              </w:rPr>
            </w:r>
            <w:r w:rsidR="00416F32" w:rsidRPr="00EC76D5">
              <w:rPr>
                <w:noProof/>
                <w:webHidden/>
              </w:rPr>
              <w:fldChar w:fldCharType="separate"/>
            </w:r>
            <w:r w:rsidR="00545E00" w:rsidRPr="00EC76D5">
              <w:rPr>
                <w:noProof/>
                <w:webHidden/>
              </w:rPr>
              <w:t>105</w:t>
            </w:r>
            <w:r w:rsidR="00416F32" w:rsidRPr="00EC76D5">
              <w:rPr>
                <w:noProof/>
                <w:webHidden/>
              </w:rPr>
              <w:fldChar w:fldCharType="end"/>
            </w:r>
          </w:hyperlink>
        </w:p>
        <w:p w14:paraId="6C48B043" w14:textId="554735E0" w:rsidR="00416F32" w:rsidRPr="00EC76D5" w:rsidRDefault="00DF55CE">
          <w:pPr>
            <w:pStyle w:val="Innehll2"/>
            <w:tabs>
              <w:tab w:val="left" w:pos="880"/>
              <w:tab w:val="right" w:leader="dot" w:pos="9350"/>
            </w:tabs>
            <w:rPr>
              <w:rFonts w:asciiTheme="minorHAnsi" w:eastAsiaTheme="minorEastAsia" w:hAnsiTheme="minorHAnsi"/>
              <w:noProof/>
              <w:lang w:eastAsia="sv-SE"/>
            </w:rPr>
          </w:pPr>
          <w:hyperlink w:anchor="_Toc481936184" w:history="1">
            <w:r w:rsidR="00416F32" w:rsidRPr="00EC76D5">
              <w:rPr>
                <w:rStyle w:val="Hyperlnk"/>
                <w:noProof/>
              </w:rPr>
              <w:t>6.3.</w:t>
            </w:r>
            <w:r w:rsidR="00416F32" w:rsidRPr="00EC76D5">
              <w:rPr>
                <w:rFonts w:asciiTheme="minorHAnsi" w:eastAsiaTheme="minorEastAsia" w:hAnsiTheme="minorHAnsi"/>
                <w:noProof/>
                <w:lang w:eastAsia="sv-SE"/>
              </w:rPr>
              <w:tab/>
            </w:r>
            <w:r w:rsidR="00416F32" w:rsidRPr="00EC76D5">
              <w:rPr>
                <w:rStyle w:val="Hyperlnk"/>
                <w:noProof/>
              </w:rPr>
              <w:t>Expressions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_Toc481936184 \h </w:instrText>
            </w:r>
            <w:r w:rsidR="00416F32" w:rsidRPr="00EC76D5">
              <w:rPr>
                <w:noProof/>
                <w:webHidden/>
              </w:rPr>
            </w:r>
            <w:r w:rsidR="00416F32" w:rsidRPr="00EC76D5">
              <w:rPr>
                <w:noProof/>
                <w:webHidden/>
              </w:rPr>
              <w:fldChar w:fldCharType="separate"/>
            </w:r>
            <w:r w:rsidR="00545E00" w:rsidRPr="00EC76D5">
              <w:rPr>
                <w:noProof/>
                <w:webHidden/>
              </w:rPr>
              <w:t>105</w:t>
            </w:r>
            <w:r w:rsidR="00416F32" w:rsidRPr="00EC76D5">
              <w:rPr>
                <w:noProof/>
                <w:webHidden/>
              </w:rPr>
              <w:fldChar w:fldCharType="end"/>
            </w:r>
          </w:hyperlink>
        </w:p>
        <w:p w14:paraId="3B9EDCDF" w14:textId="7355EF33" w:rsidR="00416F32" w:rsidRPr="00EC76D5" w:rsidRDefault="00DF55CE">
          <w:pPr>
            <w:pStyle w:val="Innehll3"/>
            <w:tabs>
              <w:tab w:val="left" w:pos="1320"/>
              <w:tab w:val="right" w:leader="dot" w:pos="9350"/>
            </w:tabs>
            <w:rPr>
              <w:rFonts w:asciiTheme="minorHAnsi" w:eastAsiaTheme="minorEastAsia" w:hAnsiTheme="minorHAnsi"/>
              <w:noProof/>
              <w:lang w:eastAsia="sv-SE"/>
            </w:rPr>
          </w:pPr>
          <w:hyperlink w:anchor="_Toc481936185" w:history="1">
            <w:r w:rsidR="00416F32" w:rsidRPr="00EC76D5">
              <w:rPr>
                <w:rStyle w:val="Hyperlnk"/>
                <w:noProof/>
              </w:rPr>
              <w:t>6.3.1.</w:t>
            </w:r>
            <w:r w:rsidR="00416F32" w:rsidRPr="00EC76D5">
              <w:rPr>
                <w:rFonts w:asciiTheme="minorHAnsi" w:eastAsiaTheme="minorEastAsia" w:hAnsiTheme="minorHAnsi"/>
                <w:noProof/>
                <w:lang w:eastAsia="sv-SE"/>
              </w:rPr>
              <w:tab/>
            </w:r>
            <w:r w:rsidR="00416F32" w:rsidRPr="00EC76D5">
              <w:rPr>
                <w:rStyle w:val="Hyperlnk"/>
                <w:noProof/>
              </w:rPr>
              <w:t>Precedence and Associativity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_Toc481936185 \h </w:instrText>
            </w:r>
            <w:r w:rsidR="00416F32" w:rsidRPr="00EC76D5">
              <w:rPr>
                <w:noProof/>
                <w:webHidden/>
              </w:rPr>
            </w:r>
            <w:r w:rsidR="00416F32" w:rsidRPr="00EC76D5">
              <w:rPr>
                <w:noProof/>
                <w:webHidden/>
              </w:rPr>
              <w:fldChar w:fldCharType="separate"/>
            </w:r>
            <w:r w:rsidR="00545E00" w:rsidRPr="00EC76D5">
              <w:rPr>
                <w:noProof/>
                <w:webHidden/>
              </w:rPr>
              <w:t>105</w:t>
            </w:r>
            <w:r w:rsidR="00416F32" w:rsidRPr="00EC76D5">
              <w:rPr>
                <w:noProof/>
                <w:webHidden/>
              </w:rPr>
              <w:fldChar w:fldCharType="end"/>
            </w:r>
          </w:hyperlink>
        </w:p>
        <w:p w14:paraId="588C2B74" w14:textId="4F377D5B" w:rsidR="00416F32" w:rsidRPr="00EC76D5" w:rsidRDefault="00DF55CE">
          <w:pPr>
            <w:pStyle w:val="Innehll3"/>
            <w:tabs>
              <w:tab w:val="left" w:pos="1320"/>
              <w:tab w:val="right" w:leader="dot" w:pos="9350"/>
            </w:tabs>
            <w:rPr>
              <w:rFonts w:asciiTheme="minorHAnsi" w:eastAsiaTheme="minorEastAsia" w:hAnsiTheme="minorHAnsi"/>
              <w:noProof/>
              <w:lang w:eastAsia="sv-SE"/>
            </w:rPr>
          </w:pPr>
          <w:hyperlink w:anchor="_Toc481936186" w:history="1">
            <w:r w:rsidR="00416F32" w:rsidRPr="00EC76D5">
              <w:rPr>
                <w:rStyle w:val="Hyperlnk"/>
                <w:noProof/>
              </w:rPr>
              <w:t>6.3.2.</w:t>
            </w:r>
            <w:r w:rsidR="00416F32" w:rsidRPr="00EC76D5">
              <w:rPr>
                <w:rFonts w:asciiTheme="minorHAnsi" w:eastAsiaTheme="minorEastAsia" w:hAnsiTheme="minorHAnsi"/>
                <w:noProof/>
                <w:lang w:eastAsia="sv-SE"/>
              </w:rPr>
              <w:tab/>
            </w:r>
            <w:r w:rsidR="00416F32" w:rsidRPr="00EC76D5">
              <w:rPr>
                <w:rStyle w:val="Hyperlnk"/>
                <w:noProof/>
              </w:rPr>
              <w:t>Syntax Tree Generation Methods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_Toc481936186 \h </w:instrText>
            </w:r>
            <w:r w:rsidR="00416F32" w:rsidRPr="00EC76D5">
              <w:rPr>
                <w:noProof/>
                <w:webHidden/>
              </w:rPr>
            </w:r>
            <w:r w:rsidR="00416F32" w:rsidRPr="00EC76D5">
              <w:rPr>
                <w:noProof/>
                <w:webHidden/>
              </w:rPr>
              <w:fldChar w:fldCharType="separate"/>
            </w:r>
            <w:r w:rsidR="00545E00" w:rsidRPr="00EC76D5">
              <w:rPr>
                <w:noProof/>
                <w:webHidden/>
              </w:rPr>
              <w:t>106</w:t>
            </w:r>
            <w:r w:rsidR="00416F32" w:rsidRPr="00EC76D5">
              <w:rPr>
                <w:noProof/>
                <w:webHidden/>
              </w:rPr>
              <w:fldChar w:fldCharType="end"/>
            </w:r>
          </w:hyperlink>
        </w:p>
        <w:p w14:paraId="146BF62E" w14:textId="529FB13B" w:rsidR="00416F32" w:rsidRPr="00EC76D5" w:rsidRDefault="00DF55CE">
          <w:pPr>
            <w:pStyle w:val="Innehll3"/>
            <w:tabs>
              <w:tab w:val="left" w:pos="1320"/>
              <w:tab w:val="right" w:leader="dot" w:pos="9350"/>
            </w:tabs>
            <w:rPr>
              <w:rFonts w:asciiTheme="minorHAnsi" w:eastAsiaTheme="minorEastAsia" w:hAnsiTheme="minorHAnsi"/>
              <w:noProof/>
              <w:lang w:eastAsia="sv-SE"/>
            </w:rPr>
          </w:pPr>
          <w:hyperlink w:anchor="_Toc481936187" w:history="1">
            <w:r w:rsidR="00416F32" w:rsidRPr="00EC76D5">
              <w:rPr>
                <w:rStyle w:val="Hyperlnk"/>
                <w:noProof/>
              </w:rPr>
              <w:t>6.3.3.</w:t>
            </w:r>
            <w:r w:rsidR="00416F32" w:rsidRPr="00EC76D5">
              <w:rPr>
                <w:rFonts w:asciiTheme="minorHAnsi" w:eastAsiaTheme="minorEastAsia" w:hAnsiTheme="minorHAnsi"/>
                <w:noProof/>
                <w:lang w:eastAsia="sv-SE"/>
              </w:rPr>
              <w:tab/>
            </w:r>
            <w:r w:rsidR="00416F32" w:rsidRPr="00EC76D5">
              <w:rPr>
                <w:rStyle w:val="Hyperlnk"/>
                <w:noProof/>
              </w:rPr>
              <w:t>Comma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_Toc481936187 \h </w:instrText>
            </w:r>
            <w:r w:rsidR="00416F32" w:rsidRPr="00EC76D5">
              <w:rPr>
                <w:noProof/>
                <w:webHidden/>
              </w:rPr>
            </w:r>
            <w:r w:rsidR="00416F32" w:rsidRPr="00EC76D5">
              <w:rPr>
                <w:noProof/>
                <w:webHidden/>
              </w:rPr>
              <w:fldChar w:fldCharType="separate"/>
            </w:r>
            <w:r w:rsidR="00545E00" w:rsidRPr="00EC76D5">
              <w:rPr>
                <w:noProof/>
                <w:webHidden/>
              </w:rPr>
              <w:t>106</w:t>
            </w:r>
            <w:r w:rsidR="00416F32" w:rsidRPr="00EC76D5">
              <w:rPr>
                <w:noProof/>
                <w:webHidden/>
              </w:rPr>
              <w:fldChar w:fldCharType="end"/>
            </w:r>
          </w:hyperlink>
        </w:p>
        <w:p w14:paraId="0CD011EA" w14:textId="7DEEB95E" w:rsidR="00416F32" w:rsidRPr="00EC76D5" w:rsidRDefault="00DF55CE">
          <w:pPr>
            <w:pStyle w:val="Innehll3"/>
            <w:tabs>
              <w:tab w:val="left" w:pos="1320"/>
              <w:tab w:val="right" w:leader="dot" w:pos="9350"/>
            </w:tabs>
            <w:rPr>
              <w:rFonts w:asciiTheme="minorHAnsi" w:eastAsiaTheme="minorEastAsia" w:hAnsiTheme="minorHAnsi"/>
              <w:noProof/>
              <w:lang w:eastAsia="sv-SE"/>
            </w:rPr>
          </w:pPr>
          <w:hyperlink w:anchor="_Toc481936188" w:history="1">
            <w:r w:rsidR="00416F32" w:rsidRPr="00EC76D5">
              <w:rPr>
                <w:rStyle w:val="Hyperlnk"/>
                <w:noProof/>
              </w:rPr>
              <w:t>6.3.4.</w:t>
            </w:r>
            <w:r w:rsidR="00416F32" w:rsidRPr="00EC76D5">
              <w:rPr>
                <w:rFonts w:asciiTheme="minorHAnsi" w:eastAsiaTheme="minorEastAsia" w:hAnsiTheme="minorHAnsi"/>
                <w:noProof/>
                <w:lang w:eastAsia="sv-SE"/>
              </w:rPr>
              <w:tab/>
            </w:r>
            <w:r w:rsidR="00416F32" w:rsidRPr="00EC76D5">
              <w:rPr>
                <w:rStyle w:val="Hyperlnk"/>
                <w:noProof/>
              </w:rPr>
              <w:t>Logical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_Toc481936188 \h </w:instrText>
            </w:r>
            <w:r w:rsidR="00416F32" w:rsidRPr="00EC76D5">
              <w:rPr>
                <w:noProof/>
                <w:webHidden/>
              </w:rPr>
            </w:r>
            <w:r w:rsidR="00416F32" w:rsidRPr="00EC76D5">
              <w:rPr>
                <w:noProof/>
                <w:webHidden/>
              </w:rPr>
              <w:fldChar w:fldCharType="separate"/>
            </w:r>
            <w:r w:rsidR="00545E00" w:rsidRPr="00EC76D5">
              <w:rPr>
                <w:noProof/>
                <w:webHidden/>
              </w:rPr>
              <w:t>107</w:t>
            </w:r>
            <w:r w:rsidR="00416F32" w:rsidRPr="00EC76D5">
              <w:rPr>
                <w:noProof/>
                <w:webHidden/>
              </w:rPr>
              <w:fldChar w:fldCharType="end"/>
            </w:r>
          </w:hyperlink>
        </w:p>
        <w:p w14:paraId="254BF143" w14:textId="1C8A8C47" w:rsidR="00416F32" w:rsidRPr="00EC76D5" w:rsidRDefault="00DF55CE">
          <w:pPr>
            <w:pStyle w:val="Innehll3"/>
            <w:tabs>
              <w:tab w:val="left" w:pos="1320"/>
              <w:tab w:val="right" w:leader="dot" w:pos="9350"/>
            </w:tabs>
            <w:rPr>
              <w:rFonts w:asciiTheme="minorHAnsi" w:eastAsiaTheme="minorEastAsia" w:hAnsiTheme="minorHAnsi"/>
              <w:noProof/>
              <w:lang w:eastAsia="sv-SE"/>
            </w:rPr>
          </w:pPr>
          <w:hyperlink w:anchor="_Toc481936189" w:history="1">
            <w:r w:rsidR="00416F32" w:rsidRPr="00EC76D5">
              <w:rPr>
                <w:rStyle w:val="Hyperlnk"/>
                <w:noProof/>
              </w:rPr>
              <w:t>6.3.5.</w:t>
            </w:r>
            <w:r w:rsidR="00416F32" w:rsidRPr="00EC76D5">
              <w:rPr>
                <w:rFonts w:asciiTheme="minorHAnsi" w:eastAsiaTheme="minorEastAsia" w:hAnsiTheme="minorHAnsi"/>
                <w:noProof/>
                <w:lang w:eastAsia="sv-SE"/>
              </w:rPr>
              <w:tab/>
            </w:r>
            <w:r w:rsidR="00416F32" w:rsidRPr="00EC76D5">
              <w:rPr>
                <w:rStyle w:val="Hyperlnk"/>
                <w:noProof/>
              </w:rPr>
              <w:t>Integer Expressions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_Toc481936189 \h </w:instrText>
            </w:r>
            <w:r w:rsidR="00416F32" w:rsidRPr="00EC76D5">
              <w:rPr>
                <w:noProof/>
                <w:webHidden/>
              </w:rPr>
            </w:r>
            <w:r w:rsidR="00416F32" w:rsidRPr="00EC76D5">
              <w:rPr>
                <w:noProof/>
                <w:webHidden/>
              </w:rPr>
              <w:fldChar w:fldCharType="separate"/>
            </w:r>
            <w:r w:rsidR="00545E00" w:rsidRPr="00EC76D5">
              <w:rPr>
                <w:noProof/>
                <w:webHidden/>
              </w:rPr>
              <w:t>108</w:t>
            </w:r>
            <w:r w:rsidR="00416F32" w:rsidRPr="00EC76D5">
              <w:rPr>
                <w:noProof/>
                <w:webHidden/>
              </w:rPr>
              <w:fldChar w:fldCharType="end"/>
            </w:r>
          </w:hyperlink>
        </w:p>
        <w:p w14:paraId="6D73541B" w14:textId="136E23E6" w:rsidR="00416F32" w:rsidRPr="00EC76D5" w:rsidRDefault="00DF55CE">
          <w:pPr>
            <w:pStyle w:val="Innehll3"/>
            <w:tabs>
              <w:tab w:val="left" w:pos="1320"/>
              <w:tab w:val="right" w:leader="dot" w:pos="9350"/>
            </w:tabs>
            <w:rPr>
              <w:rFonts w:asciiTheme="minorHAnsi" w:eastAsiaTheme="minorEastAsia" w:hAnsiTheme="minorHAnsi"/>
              <w:noProof/>
              <w:lang w:eastAsia="sv-SE"/>
            </w:rPr>
          </w:pPr>
          <w:hyperlink w:anchor="_Toc481936190" w:history="1">
            <w:r w:rsidR="00416F32" w:rsidRPr="00EC76D5">
              <w:rPr>
                <w:rStyle w:val="Hyperlnk"/>
                <w:noProof/>
              </w:rPr>
              <w:t>6.3.6.</w:t>
            </w:r>
            <w:r w:rsidR="00416F32" w:rsidRPr="00EC76D5">
              <w:rPr>
                <w:rFonts w:asciiTheme="minorHAnsi" w:eastAsiaTheme="minorEastAsia" w:hAnsiTheme="minorHAnsi"/>
                <w:noProof/>
                <w:lang w:eastAsia="sv-SE"/>
              </w:rPr>
              <w:tab/>
            </w:r>
            <w:r w:rsidR="00416F32" w:rsidRPr="00EC76D5">
              <w:rPr>
                <w:rStyle w:val="Hyperlnk"/>
                <w:noProof/>
              </w:rPr>
              <w:t>Integral and Floating Promotion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_Toc481936190 \h </w:instrText>
            </w:r>
            <w:r w:rsidR="00416F32" w:rsidRPr="00EC76D5">
              <w:rPr>
                <w:noProof/>
                <w:webHidden/>
              </w:rPr>
            </w:r>
            <w:r w:rsidR="00416F32" w:rsidRPr="00EC76D5">
              <w:rPr>
                <w:noProof/>
                <w:webHidden/>
              </w:rPr>
              <w:fldChar w:fldCharType="separate"/>
            </w:r>
            <w:r w:rsidR="00545E00" w:rsidRPr="00EC76D5">
              <w:rPr>
                <w:noProof/>
                <w:webHidden/>
              </w:rPr>
              <w:t>109</w:t>
            </w:r>
            <w:r w:rsidR="00416F32" w:rsidRPr="00EC76D5">
              <w:rPr>
                <w:noProof/>
                <w:webHidden/>
              </w:rPr>
              <w:fldChar w:fldCharType="end"/>
            </w:r>
          </w:hyperlink>
        </w:p>
        <w:p w14:paraId="7C6E758F" w14:textId="2D2D58B0" w:rsidR="00416F32" w:rsidRPr="00EC76D5" w:rsidRDefault="00DF55CE">
          <w:pPr>
            <w:pStyle w:val="Innehll3"/>
            <w:tabs>
              <w:tab w:val="left" w:pos="1320"/>
              <w:tab w:val="right" w:leader="dot" w:pos="9350"/>
            </w:tabs>
            <w:rPr>
              <w:rFonts w:asciiTheme="minorHAnsi" w:eastAsiaTheme="minorEastAsia" w:hAnsiTheme="minorHAnsi"/>
              <w:noProof/>
              <w:lang w:eastAsia="sv-SE"/>
            </w:rPr>
          </w:pPr>
          <w:hyperlink w:anchor="_Toc481936191" w:history="1">
            <w:r w:rsidR="00416F32" w:rsidRPr="00EC76D5">
              <w:rPr>
                <w:rStyle w:val="Hyperlnk"/>
                <w:noProof/>
              </w:rPr>
              <w:t>6.3.7.</w:t>
            </w:r>
            <w:r w:rsidR="00416F32" w:rsidRPr="00EC76D5">
              <w:rPr>
                <w:rFonts w:asciiTheme="minorHAnsi" w:eastAsiaTheme="minorEastAsia" w:hAnsiTheme="minorHAnsi"/>
                <w:noProof/>
                <w:lang w:eastAsia="sv-SE"/>
              </w:rPr>
              <w:tab/>
            </w:r>
            <w:r w:rsidR="00416F32" w:rsidRPr="00EC76D5">
              <w:rPr>
                <w:rStyle w:val="Hyperlnk"/>
                <w:noProof/>
              </w:rPr>
              <w:t>Arithmetic Conversion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_Toc481936191 \h </w:instrText>
            </w:r>
            <w:r w:rsidR="00416F32" w:rsidRPr="00EC76D5">
              <w:rPr>
                <w:noProof/>
                <w:webHidden/>
              </w:rPr>
            </w:r>
            <w:r w:rsidR="00416F32" w:rsidRPr="00EC76D5">
              <w:rPr>
                <w:noProof/>
                <w:webHidden/>
              </w:rPr>
              <w:fldChar w:fldCharType="separate"/>
            </w:r>
            <w:r w:rsidR="00545E00" w:rsidRPr="00EC76D5">
              <w:rPr>
                <w:noProof/>
                <w:webHidden/>
              </w:rPr>
              <w:t>109</w:t>
            </w:r>
            <w:r w:rsidR="00416F32" w:rsidRPr="00EC76D5">
              <w:rPr>
                <w:noProof/>
                <w:webHidden/>
              </w:rPr>
              <w:fldChar w:fldCharType="end"/>
            </w:r>
          </w:hyperlink>
        </w:p>
        <w:p w14:paraId="34A0E291" w14:textId="62A6B12A" w:rsidR="00416F32" w:rsidRPr="00EC76D5" w:rsidRDefault="00DF55CE">
          <w:pPr>
            <w:pStyle w:val="Innehll3"/>
            <w:tabs>
              <w:tab w:val="left" w:pos="1320"/>
              <w:tab w:val="right" w:leader="dot" w:pos="9350"/>
            </w:tabs>
            <w:rPr>
              <w:rFonts w:asciiTheme="minorHAnsi" w:eastAsiaTheme="minorEastAsia" w:hAnsiTheme="minorHAnsi"/>
              <w:noProof/>
              <w:lang w:eastAsia="sv-SE"/>
            </w:rPr>
          </w:pPr>
          <w:hyperlink w:anchor="_Toc481936192" w:history="1">
            <w:r w:rsidR="00416F32" w:rsidRPr="00EC76D5">
              <w:rPr>
                <w:rStyle w:val="Hyperlnk"/>
                <w:noProof/>
              </w:rPr>
              <w:t>6.3.8.</w:t>
            </w:r>
            <w:r w:rsidR="00416F32" w:rsidRPr="00EC76D5">
              <w:rPr>
                <w:rFonts w:asciiTheme="minorHAnsi" w:eastAsiaTheme="minorEastAsia" w:hAnsiTheme="minorHAnsi"/>
                <w:noProof/>
                <w:lang w:eastAsia="sv-SE"/>
              </w:rPr>
              <w:tab/>
            </w:r>
            <w:r w:rsidR="00416F32" w:rsidRPr="00EC76D5">
              <w:rPr>
                <w:rStyle w:val="Hyperlnk"/>
                <w:noProof/>
              </w:rPr>
              <w:t>Assignment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_Toc481936192 \h </w:instrText>
            </w:r>
            <w:r w:rsidR="00416F32" w:rsidRPr="00EC76D5">
              <w:rPr>
                <w:noProof/>
                <w:webHidden/>
              </w:rPr>
            </w:r>
            <w:r w:rsidR="00416F32" w:rsidRPr="00EC76D5">
              <w:rPr>
                <w:noProof/>
                <w:webHidden/>
              </w:rPr>
              <w:fldChar w:fldCharType="separate"/>
            </w:r>
            <w:r w:rsidR="00545E00" w:rsidRPr="00EC76D5">
              <w:rPr>
                <w:noProof/>
                <w:webHidden/>
              </w:rPr>
              <w:t>110</w:t>
            </w:r>
            <w:r w:rsidR="00416F32" w:rsidRPr="00EC76D5">
              <w:rPr>
                <w:noProof/>
                <w:webHidden/>
              </w:rPr>
              <w:fldChar w:fldCharType="end"/>
            </w:r>
          </w:hyperlink>
        </w:p>
        <w:p w14:paraId="1B2092A5" w14:textId="614CA9FF" w:rsidR="00416F32" w:rsidRPr="00EC76D5" w:rsidRDefault="00DF55CE">
          <w:pPr>
            <w:pStyle w:val="Innehll3"/>
            <w:tabs>
              <w:tab w:val="left" w:pos="1320"/>
              <w:tab w:val="right" w:leader="dot" w:pos="9350"/>
            </w:tabs>
            <w:rPr>
              <w:rFonts w:asciiTheme="minorHAnsi" w:eastAsiaTheme="minorEastAsia" w:hAnsiTheme="minorHAnsi"/>
              <w:noProof/>
              <w:lang w:eastAsia="sv-SE"/>
            </w:rPr>
          </w:pPr>
          <w:hyperlink w:anchor="_Toc481936193" w:history="1">
            <w:r w:rsidR="00416F32" w:rsidRPr="00EC76D5">
              <w:rPr>
                <w:rStyle w:val="Hyperlnk"/>
                <w:noProof/>
              </w:rPr>
              <w:t>6.3.9.</w:t>
            </w:r>
            <w:r w:rsidR="00416F32" w:rsidRPr="00EC76D5">
              <w:rPr>
                <w:rFonts w:asciiTheme="minorHAnsi" w:eastAsiaTheme="minorEastAsia" w:hAnsiTheme="minorHAnsi"/>
                <w:noProof/>
                <w:lang w:eastAsia="sv-SE"/>
              </w:rPr>
              <w:tab/>
            </w:r>
            <w:r w:rsidR="00416F32" w:rsidRPr="00EC76D5">
              <w:rPr>
                <w:rStyle w:val="Hyperlnk"/>
                <w:noProof/>
              </w:rPr>
              <w:t>Conditional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_Toc481936193 \h </w:instrText>
            </w:r>
            <w:r w:rsidR="00416F32" w:rsidRPr="00EC76D5">
              <w:rPr>
                <w:noProof/>
                <w:webHidden/>
              </w:rPr>
            </w:r>
            <w:r w:rsidR="00416F32" w:rsidRPr="00EC76D5">
              <w:rPr>
                <w:noProof/>
                <w:webHidden/>
              </w:rPr>
              <w:fldChar w:fldCharType="separate"/>
            </w:r>
            <w:r w:rsidR="00545E00" w:rsidRPr="00EC76D5">
              <w:rPr>
                <w:noProof/>
                <w:webHidden/>
              </w:rPr>
              <w:t>110</w:t>
            </w:r>
            <w:r w:rsidR="00416F32" w:rsidRPr="00EC76D5">
              <w:rPr>
                <w:noProof/>
                <w:webHidden/>
              </w:rPr>
              <w:fldChar w:fldCharType="end"/>
            </w:r>
          </w:hyperlink>
        </w:p>
        <w:p w14:paraId="4BA67FBC" w14:textId="28D31A88" w:rsidR="00416F32" w:rsidRPr="00EC76D5" w:rsidRDefault="00DF55CE">
          <w:pPr>
            <w:pStyle w:val="Innehll3"/>
            <w:tabs>
              <w:tab w:val="left" w:pos="1320"/>
              <w:tab w:val="right" w:leader="dot" w:pos="9350"/>
            </w:tabs>
            <w:rPr>
              <w:rFonts w:asciiTheme="minorHAnsi" w:eastAsiaTheme="minorEastAsia" w:hAnsiTheme="minorHAnsi"/>
              <w:noProof/>
              <w:lang w:eastAsia="sv-SE"/>
            </w:rPr>
          </w:pPr>
          <w:hyperlink w:anchor="_Toc481936194" w:history="1">
            <w:r w:rsidR="00416F32" w:rsidRPr="00EC76D5">
              <w:rPr>
                <w:rStyle w:val="Hyperlnk"/>
                <w:noProof/>
              </w:rPr>
              <w:t>6.3.10.</w:t>
            </w:r>
            <w:r w:rsidR="00416F32" w:rsidRPr="00EC76D5">
              <w:rPr>
                <w:rFonts w:asciiTheme="minorHAnsi" w:eastAsiaTheme="minorEastAsia" w:hAnsiTheme="minorHAnsi"/>
                <w:noProof/>
                <w:lang w:eastAsia="sv-SE"/>
              </w:rPr>
              <w:tab/>
            </w:r>
            <w:r w:rsidR="00416F32" w:rsidRPr="00EC76D5">
              <w:rPr>
                <w:rStyle w:val="Hyperlnk"/>
                <w:noProof/>
              </w:rPr>
              <w:t>Constant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_Toc481936194 \h </w:instrText>
            </w:r>
            <w:r w:rsidR="00416F32" w:rsidRPr="00EC76D5">
              <w:rPr>
                <w:noProof/>
                <w:webHidden/>
              </w:rPr>
            </w:r>
            <w:r w:rsidR="00416F32" w:rsidRPr="00EC76D5">
              <w:rPr>
                <w:noProof/>
                <w:webHidden/>
              </w:rPr>
              <w:fldChar w:fldCharType="separate"/>
            </w:r>
            <w:r w:rsidR="00545E00" w:rsidRPr="00EC76D5">
              <w:rPr>
                <w:noProof/>
                <w:webHidden/>
              </w:rPr>
              <w:t>111</w:t>
            </w:r>
            <w:r w:rsidR="00416F32" w:rsidRPr="00EC76D5">
              <w:rPr>
                <w:noProof/>
                <w:webHidden/>
              </w:rPr>
              <w:fldChar w:fldCharType="end"/>
            </w:r>
          </w:hyperlink>
        </w:p>
        <w:p w14:paraId="4D7F2730" w14:textId="330179E1" w:rsidR="00416F32" w:rsidRPr="00EC76D5" w:rsidRDefault="00DF55CE">
          <w:pPr>
            <w:pStyle w:val="Innehll3"/>
            <w:tabs>
              <w:tab w:val="left" w:pos="1320"/>
              <w:tab w:val="right" w:leader="dot" w:pos="9350"/>
            </w:tabs>
            <w:rPr>
              <w:rFonts w:asciiTheme="minorHAnsi" w:eastAsiaTheme="minorEastAsia" w:hAnsiTheme="minorHAnsi"/>
              <w:noProof/>
              <w:lang w:eastAsia="sv-SE"/>
            </w:rPr>
          </w:pPr>
          <w:hyperlink w:anchor="_Toc481936195" w:history="1">
            <w:r w:rsidR="00416F32" w:rsidRPr="00EC76D5">
              <w:rPr>
                <w:rStyle w:val="Hyperlnk"/>
                <w:noProof/>
              </w:rPr>
              <w:t>6.3.11.</w:t>
            </w:r>
            <w:r w:rsidR="00416F32" w:rsidRPr="00EC76D5">
              <w:rPr>
                <w:rFonts w:asciiTheme="minorHAnsi" w:eastAsiaTheme="minorEastAsia" w:hAnsiTheme="minorHAnsi"/>
                <w:noProof/>
                <w:lang w:eastAsia="sv-SE"/>
              </w:rPr>
              <w:tab/>
            </w:r>
            <w:r w:rsidR="00416F32" w:rsidRPr="00EC76D5">
              <w:rPr>
                <w:rStyle w:val="Hyperlnk"/>
                <w:noProof/>
              </w:rPr>
              <w:t>Logical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_Toc481936195 \h </w:instrText>
            </w:r>
            <w:r w:rsidR="00416F32" w:rsidRPr="00EC76D5">
              <w:rPr>
                <w:noProof/>
                <w:webHidden/>
              </w:rPr>
            </w:r>
            <w:r w:rsidR="00416F32" w:rsidRPr="00EC76D5">
              <w:rPr>
                <w:noProof/>
                <w:webHidden/>
              </w:rPr>
              <w:fldChar w:fldCharType="separate"/>
            </w:r>
            <w:r w:rsidR="00545E00" w:rsidRPr="00EC76D5">
              <w:rPr>
                <w:noProof/>
                <w:webHidden/>
              </w:rPr>
              <w:t>111</w:t>
            </w:r>
            <w:r w:rsidR="00416F32" w:rsidRPr="00EC76D5">
              <w:rPr>
                <w:noProof/>
                <w:webHidden/>
              </w:rPr>
              <w:fldChar w:fldCharType="end"/>
            </w:r>
          </w:hyperlink>
        </w:p>
        <w:p w14:paraId="220F38C0" w14:textId="4BB7E877" w:rsidR="00416F32" w:rsidRPr="00EC76D5" w:rsidRDefault="00DF55CE">
          <w:pPr>
            <w:pStyle w:val="Innehll3"/>
            <w:tabs>
              <w:tab w:val="left" w:pos="1320"/>
              <w:tab w:val="right" w:leader="dot" w:pos="9350"/>
            </w:tabs>
            <w:rPr>
              <w:rFonts w:asciiTheme="minorHAnsi" w:eastAsiaTheme="minorEastAsia" w:hAnsiTheme="minorHAnsi"/>
              <w:noProof/>
              <w:lang w:eastAsia="sv-SE"/>
            </w:rPr>
          </w:pPr>
          <w:hyperlink w:anchor="_Toc481936196" w:history="1">
            <w:r w:rsidR="00416F32" w:rsidRPr="00EC76D5">
              <w:rPr>
                <w:rStyle w:val="Hyperlnk"/>
                <w:noProof/>
              </w:rPr>
              <w:t>6.3.12.</w:t>
            </w:r>
            <w:r w:rsidR="00416F32" w:rsidRPr="00EC76D5">
              <w:rPr>
                <w:rFonts w:asciiTheme="minorHAnsi" w:eastAsiaTheme="minorEastAsia" w:hAnsiTheme="minorHAnsi"/>
                <w:noProof/>
                <w:lang w:eastAsia="sv-SE"/>
              </w:rPr>
              <w:tab/>
            </w:r>
            <w:r w:rsidR="00416F32" w:rsidRPr="00EC76D5">
              <w:rPr>
                <w:rStyle w:val="Hyperlnk"/>
                <w:noProof/>
              </w:rPr>
              <w:t>Bitwise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_Toc481936196 \h </w:instrText>
            </w:r>
            <w:r w:rsidR="00416F32" w:rsidRPr="00EC76D5">
              <w:rPr>
                <w:noProof/>
                <w:webHidden/>
              </w:rPr>
            </w:r>
            <w:r w:rsidR="00416F32" w:rsidRPr="00EC76D5">
              <w:rPr>
                <w:noProof/>
                <w:webHidden/>
              </w:rPr>
              <w:fldChar w:fldCharType="separate"/>
            </w:r>
            <w:r w:rsidR="00545E00" w:rsidRPr="00EC76D5">
              <w:rPr>
                <w:noProof/>
                <w:webHidden/>
              </w:rPr>
              <w:t>112</w:t>
            </w:r>
            <w:r w:rsidR="00416F32" w:rsidRPr="00EC76D5">
              <w:rPr>
                <w:noProof/>
                <w:webHidden/>
              </w:rPr>
              <w:fldChar w:fldCharType="end"/>
            </w:r>
          </w:hyperlink>
        </w:p>
        <w:p w14:paraId="3D00EF33" w14:textId="5763021D" w:rsidR="00416F32" w:rsidRPr="00EC76D5" w:rsidRDefault="00DF55CE">
          <w:pPr>
            <w:pStyle w:val="Innehll3"/>
            <w:tabs>
              <w:tab w:val="left" w:pos="1320"/>
              <w:tab w:val="right" w:leader="dot" w:pos="9350"/>
            </w:tabs>
            <w:rPr>
              <w:rFonts w:asciiTheme="minorHAnsi" w:eastAsiaTheme="minorEastAsia" w:hAnsiTheme="minorHAnsi"/>
              <w:noProof/>
              <w:lang w:eastAsia="sv-SE"/>
            </w:rPr>
          </w:pPr>
          <w:hyperlink w:anchor="_Toc481936197" w:history="1">
            <w:r w:rsidR="00416F32" w:rsidRPr="00EC76D5">
              <w:rPr>
                <w:rStyle w:val="Hyperlnk"/>
                <w:noProof/>
              </w:rPr>
              <w:t>6.3.13.</w:t>
            </w:r>
            <w:r w:rsidR="00416F32" w:rsidRPr="00EC76D5">
              <w:rPr>
                <w:rFonts w:asciiTheme="minorHAnsi" w:eastAsiaTheme="minorEastAsia" w:hAnsiTheme="minorHAnsi"/>
                <w:noProof/>
                <w:lang w:eastAsia="sv-SE"/>
              </w:rPr>
              <w:tab/>
            </w:r>
            <w:r w:rsidR="00416F32" w:rsidRPr="00EC76D5">
              <w:rPr>
                <w:rStyle w:val="Hyperlnk"/>
                <w:noProof/>
              </w:rPr>
              <w:t>Equality Expressions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_Toc481936197 \h </w:instrText>
            </w:r>
            <w:r w:rsidR="00416F32" w:rsidRPr="00EC76D5">
              <w:rPr>
                <w:noProof/>
                <w:webHidden/>
              </w:rPr>
            </w:r>
            <w:r w:rsidR="00416F32" w:rsidRPr="00EC76D5">
              <w:rPr>
                <w:noProof/>
                <w:webHidden/>
              </w:rPr>
              <w:fldChar w:fldCharType="separate"/>
            </w:r>
            <w:r w:rsidR="00545E00" w:rsidRPr="00EC76D5">
              <w:rPr>
                <w:noProof/>
                <w:webHidden/>
              </w:rPr>
              <w:t>112</w:t>
            </w:r>
            <w:r w:rsidR="00416F32" w:rsidRPr="00EC76D5">
              <w:rPr>
                <w:noProof/>
                <w:webHidden/>
              </w:rPr>
              <w:fldChar w:fldCharType="end"/>
            </w:r>
          </w:hyperlink>
        </w:p>
        <w:p w14:paraId="67E53C02" w14:textId="2FF19C93" w:rsidR="00416F32" w:rsidRPr="00EC76D5" w:rsidRDefault="00DF55CE">
          <w:pPr>
            <w:pStyle w:val="Innehll3"/>
            <w:tabs>
              <w:tab w:val="left" w:pos="1320"/>
              <w:tab w:val="right" w:leader="dot" w:pos="9350"/>
            </w:tabs>
            <w:rPr>
              <w:rFonts w:asciiTheme="minorHAnsi" w:eastAsiaTheme="minorEastAsia" w:hAnsiTheme="minorHAnsi"/>
              <w:noProof/>
              <w:lang w:eastAsia="sv-SE"/>
            </w:rPr>
          </w:pPr>
          <w:hyperlink w:anchor="_Toc481936198" w:history="1">
            <w:r w:rsidR="00416F32" w:rsidRPr="00EC76D5">
              <w:rPr>
                <w:rStyle w:val="Hyperlnk"/>
                <w:noProof/>
              </w:rPr>
              <w:t>6.3.14.</w:t>
            </w:r>
            <w:r w:rsidR="00416F32" w:rsidRPr="00EC76D5">
              <w:rPr>
                <w:rFonts w:asciiTheme="minorHAnsi" w:eastAsiaTheme="minorEastAsia" w:hAnsiTheme="minorHAnsi"/>
                <w:noProof/>
                <w:lang w:eastAsia="sv-SE"/>
              </w:rPr>
              <w:tab/>
            </w:r>
            <w:r w:rsidR="00416F32" w:rsidRPr="00EC76D5">
              <w:rPr>
                <w:rStyle w:val="Hyperlnk"/>
                <w:noProof/>
              </w:rPr>
              <w:t>Relation Expressions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_Toc481936198 \h </w:instrText>
            </w:r>
            <w:r w:rsidR="00416F32" w:rsidRPr="00EC76D5">
              <w:rPr>
                <w:noProof/>
                <w:webHidden/>
              </w:rPr>
            </w:r>
            <w:r w:rsidR="00416F32" w:rsidRPr="00EC76D5">
              <w:rPr>
                <w:noProof/>
                <w:webHidden/>
              </w:rPr>
              <w:fldChar w:fldCharType="separate"/>
            </w:r>
            <w:r w:rsidR="00545E00" w:rsidRPr="00EC76D5">
              <w:rPr>
                <w:noProof/>
                <w:webHidden/>
              </w:rPr>
              <w:t>113</w:t>
            </w:r>
            <w:r w:rsidR="00416F32" w:rsidRPr="00EC76D5">
              <w:rPr>
                <w:noProof/>
                <w:webHidden/>
              </w:rPr>
              <w:fldChar w:fldCharType="end"/>
            </w:r>
          </w:hyperlink>
        </w:p>
        <w:p w14:paraId="603C19AD" w14:textId="0CE7B69F" w:rsidR="00416F32" w:rsidRPr="00EC76D5" w:rsidRDefault="00DF55CE">
          <w:pPr>
            <w:pStyle w:val="Innehll3"/>
            <w:tabs>
              <w:tab w:val="left" w:pos="1320"/>
              <w:tab w:val="right" w:leader="dot" w:pos="9350"/>
            </w:tabs>
            <w:rPr>
              <w:rFonts w:asciiTheme="minorHAnsi" w:eastAsiaTheme="minorEastAsia" w:hAnsiTheme="minorHAnsi"/>
              <w:noProof/>
              <w:lang w:eastAsia="sv-SE"/>
            </w:rPr>
          </w:pPr>
          <w:hyperlink w:anchor="_Toc481936199" w:history="1">
            <w:r w:rsidR="00416F32" w:rsidRPr="00EC76D5">
              <w:rPr>
                <w:rStyle w:val="Hyperlnk"/>
                <w:noProof/>
              </w:rPr>
              <w:t>6.3.15.</w:t>
            </w:r>
            <w:r w:rsidR="00416F32" w:rsidRPr="00EC76D5">
              <w:rPr>
                <w:rFonts w:asciiTheme="minorHAnsi" w:eastAsiaTheme="minorEastAsia" w:hAnsiTheme="minorHAnsi"/>
                <w:noProof/>
                <w:lang w:eastAsia="sv-SE"/>
              </w:rPr>
              <w:tab/>
            </w:r>
            <w:r w:rsidR="00416F32" w:rsidRPr="00EC76D5">
              <w:rPr>
                <w:rStyle w:val="Hyperlnk"/>
                <w:noProof/>
              </w:rPr>
              <w:t>Shift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_Toc481936199 \h </w:instrText>
            </w:r>
            <w:r w:rsidR="00416F32" w:rsidRPr="00EC76D5">
              <w:rPr>
                <w:noProof/>
                <w:webHidden/>
              </w:rPr>
            </w:r>
            <w:r w:rsidR="00416F32" w:rsidRPr="00EC76D5">
              <w:rPr>
                <w:noProof/>
                <w:webHidden/>
              </w:rPr>
              <w:fldChar w:fldCharType="separate"/>
            </w:r>
            <w:r w:rsidR="00545E00" w:rsidRPr="00EC76D5">
              <w:rPr>
                <w:noProof/>
                <w:webHidden/>
              </w:rPr>
              <w:t>114</w:t>
            </w:r>
            <w:r w:rsidR="00416F32" w:rsidRPr="00EC76D5">
              <w:rPr>
                <w:noProof/>
                <w:webHidden/>
              </w:rPr>
              <w:fldChar w:fldCharType="end"/>
            </w:r>
          </w:hyperlink>
        </w:p>
        <w:p w14:paraId="7CB1F2D6" w14:textId="61AAFB94" w:rsidR="00416F32" w:rsidRPr="00EC76D5" w:rsidRDefault="00DF55CE">
          <w:pPr>
            <w:pStyle w:val="Innehll3"/>
            <w:tabs>
              <w:tab w:val="left" w:pos="1320"/>
              <w:tab w:val="right" w:leader="dot" w:pos="9350"/>
            </w:tabs>
            <w:rPr>
              <w:rFonts w:asciiTheme="minorHAnsi" w:eastAsiaTheme="minorEastAsia" w:hAnsiTheme="minorHAnsi"/>
              <w:noProof/>
              <w:lang w:eastAsia="sv-SE"/>
            </w:rPr>
          </w:pPr>
          <w:hyperlink w:anchor="_Toc481936200" w:history="1">
            <w:r w:rsidR="00416F32" w:rsidRPr="00EC76D5">
              <w:rPr>
                <w:rStyle w:val="Hyperlnk"/>
                <w:noProof/>
              </w:rPr>
              <w:t>6.3.16.</w:t>
            </w:r>
            <w:r w:rsidR="00416F32" w:rsidRPr="00EC76D5">
              <w:rPr>
                <w:rFonts w:asciiTheme="minorHAnsi" w:eastAsiaTheme="minorEastAsia" w:hAnsiTheme="minorHAnsi"/>
                <w:noProof/>
                <w:lang w:eastAsia="sv-SE"/>
              </w:rPr>
              <w:tab/>
            </w:r>
            <w:r w:rsidR="00416F32" w:rsidRPr="00EC76D5">
              <w:rPr>
                <w:rStyle w:val="Hyperlnk"/>
                <w:noProof/>
              </w:rPr>
              <w:t>Arithmetic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_Toc481936200 \h </w:instrText>
            </w:r>
            <w:r w:rsidR="00416F32" w:rsidRPr="00EC76D5">
              <w:rPr>
                <w:noProof/>
                <w:webHidden/>
              </w:rPr>
            </w:r>
            <w:r w:rsidR="00416F32" w:rsidRPr="00EC76D5">
              <w:rPr>
                <w:noProof/>
                <w:webHidden/>
              </w:rPr>
              <w:fldChar w:fldCharType="separate"/>
            </w:r>
            <w:r w:rsidR="00545E00" w:rsidRPr="00EC76D5">
              <w:rPr>
                <w:noProof/>
                <w:webHidden/>
              </w:rPr>
              <w:t>115</w:t>
            </w:r>
            <w:r w:rsidR="00416F32" w:rsidRPr="00EC76D5">
              <w:rPr>
                <w:noProof/>
                <w:webHidden/>
              </w:rPr>
              <w:fldChar w:fldCharType="end"/>
            </w:r>
          </w:hyperlink>
        </w:p>
        <w:p w14:paraId="51BDF8A6" w14:textId="5D275F6E" w:rsidR="00416F32" w:rsidRPr="00EC76D5" w:rsidRDefault="00DF55CE">
          <w:pPr>
            <w:pStyle w:val="Innehll3"/>
            <w:tabs>
              <w:tab w:val="left" w:pos="1320"/>
              <w:tab w:val="right" w:leader="dot" w:pos="9350"/>
            </w:tabs>
            <w:rPr>
              <w:rFonts w:asciiTheme="minorHAnsi" w:eastAsiaTheme="minorEastAsia" w:hAnsiTheme="minorHAnsi"/>
              <w:noProof/>
              <w:lang w:eastAsia="sv-SE"/>
            </w:rPr>
          </w:pPr>
          <w:hyperlink w:anchor="_Toc481936201" w:history="1">
            <w:r w:rsidR="00416F32" w:rsidRPr="00EC76D5">
              <w:rPr>
                <w:rStyle w:val="Hyperlnk"/>
                <w:noProof/>
              </w:rPr>
              <w:t>6.3.17.</w:t>
            </w:r>
            <w:r w:rsidR="00416F32" w:rsidRPr="00EC76D5">
              <w:rPr>
                <w:rFonts w:asciiTheme="minorHAnsi" w:eastAsiaTheme="minorEastAsia" w:hAnsiTheme="minorHAnsi"/>
                <w:noProof/>
                <w:lang w:eastAsia="sv-SE"/>
              </w:rPr>
              <w:tab/>
            </w:r>
            <w:r w:rsidR="00416F32" w:rsidRPr="00EC76D5">
              <w:rPr>
                <w:rStyle w:val="Hyperlnk"/>
                <w:noProof/>
              </w:rPr>
              <w:t>Cast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_Toc481936201 \h </w:instrText>
            </w:r>
            <w:r w:rsidR="00416F32" w:rsidRPr="00EC76D5">
              <w:rPr>
                <w:noProof/>
                <w:webHidden/>
              </w:rPr>
            </w:r>
            <w:r w:rsidR="00416F32" w:rsidRPr="00EC76D5">
              <w:rPr>
                <w:noProof/>
                <w:webHidden/>
              </w:rPr>
              <w:fldChar w:fldCharType="separate"/>
            </w:r>
            <w:r w:rsidR="00545E00" w:rsidRPr="00EC76D5">
              <w:rPr>
                <w:noProof/>
                <w:webHidden/>
              </w:rPr>
              <w:t>116</w:t>
            </w:r>
            <w:r w:rsidR="00416F32" w:rsidRPr="00EC76D5">
              <w:rPr>
                <w:noProof/>
                <w:webHidden/>
              </w:rPr>
              <w:fldChar w:fldCharType="end"/>
            </w:r>
          </w:hyperlink>
        </w:p>
        <w:p w14:paraId="7FF8CA59" w14:textId="69385735" w:rsidR="00416F32" w:rsidRPr="00EC76D5" w:rsidRDefault="00DF55CE">
          <w:pPr>
            <w:pStyle w:val="Innehll3"/>
            <w:tabs>
              <w:tab w:val="left" w:pos="1320"/>
              <w:tab w:val="right" w:leader="dot" w:pos="9350"/>
            </w:tabs>
            <w:rPr>
              <w:rFonts w:asciiTheme="minorHAnsi" w:eastAsiaTheme="minorEastAsia" w:hAnsiTheme="minorHAnsi"/>
              <w:noProof/>
              <w:lang w:eastAsia="sv-SE"/>
            </w:rPr>
          </w:pPr>
          <w:hyperlink w:anchor="_Toc481936202" w:history="1">
            <w:r w:rsidR="00416F32" w:rsidRPr="00EC76D5">
              <w:rPr>
                <w:rStyle w:val="Hyperlnk"/>
                <w:noProof/>
              </w:rPr>
              <w:t>6.3.18.</w:t>
            </w:r>
            <w:r w:rsidR="00416F32" w:rsidRPr="00EC76D5">
              <w:rPr>
                <w:rFonts w:asciiTheme="minorHAnsi" w:eastAsiaTheme="minorEastAsia" w:hAnsiTheme="minorHAnsi"/>
                <w:noProof/>
                <w:lang w:eastAsia="sv-SE"/>
              </w:rPr>
              <w:tab/>
            </w:r>
            <w:r w:rsidR="00416F32" w:rsidRPr="00EC76D5">
              <w:rPr>
                <w:rStyle w:val="Hyperlnk"/>
                <w:noProof/>
              </w:rPr>
              <w:t>Prefix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_Toc481936202 \h </w:instrText>
            </w:r>
            <w:r w:rsidR="00416F32" w:rsidRPr="00EC76D5">
              <w:rPr>
                <w:noProof/>
                <w:webHidden/>
              </w:rPr>
            </w:r>
            <w:r w:rsidR="00416F32" w:rsidRPr="00EC76D5">
              <w:rPr>
                <w:noProof/>
                <w:webHidden/>
              </w:rPr>
              <w:fldChar w:fldCharType="separate"/>
            </w:r>
            <w:r w:rsidR="00545E00" w:rsidRPr="00EC76D5">
              <w:rPr>
                <w:noProof/>
                <w:webHidden/>
              </w:rPr>
              <w:t>116</w:t>
            </w:r>
            <w:r w:rsidR="00416F32" w:rsidRPr="00EC76D5">
              <w:rPr>
                <w:noProof/>
                <w:webHidden/>
              </w:rPr>
              <w:fldChar w:fldCharType="end"/>
            </w:r>
          </w:hyperlink>
        </w:p>
        <w:p w14:paraId="0677B491" w14:textId="2814A2ED" w:rsidR="00416F32" w:rsidRPr="00EC76D5" w:rsidRDefault="00DF55CE">
          <w:pPr>
            <w:pStyle w:val="Innehll3"/>
            <w:tabs>
              <w:tab w:val="left" w:pos="1320"/>
              <w:tab w:val="right" w:leader="dot" w:pos="9350"/>
            </w:tabs>
            <w:rPr>
              <w:rFonts w:asciiTheme="minorHAnsi" w:eastAsiaTheme="minorEastAsia" w:hAnsiTheme="minorHAnsi"/>
              <w:noProof/>
              <w:lang w:eastAsia="sv-SE"/>
            </w:rPr>
          </w:pPr>
          <w:hyperlink w:anchor="_Toc481936203" w:history="1">
            <w:r w:rsidR="00416F32" w:rsidRPr="00EC76D5">
              <w:rPr>
                <w:rStyle w:val="Hyperlnk"/>
                <w:noProof/>
              </w:rPr>
              <w:t>6.3.19.</w:t>
            </w:r>
            <w:r w:rsidR="00416F32" w:rsidRPr="00EC76D5">
              <w:rPr>
                <w:rFonts w:asciiTheme="minorHAnsi" w:eastAsiaTheme="minorEastAsia" w:hAnsiTheme="minorHAnsi"/>
                <w:noProof/>
                <w:lang w:eastAsia="sv-SE"/>
              </w:rPr>
              <w:tab/>
            </w:r>
            <w:r w:rsidR="00416F32" w:rsidRPr="00EC76D5">
              <w:rPr>
                <w:rStyle w:val="Hyperlnk"/>
                <w:noProof/>
              </w:rPr>
              <w:t>Unary Arithmetic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_Toc481936203 \h </w:instrText>
            </w:r>
            <w:r w:rsidR="00416F32" w:rsidRPr="00EC76D5">
              <w:rPr>
                <w:noProof/>
                <w:webHidden/>
              </w:rPr>
            </w:r>
            <w:r w:rsidR="00416F32" w:rsidRPr="00EC76D5">
              <w:rPr>
                <w:noProof/>
                <w:webHidden/>
              </w:rPr>
              <w:fldChar w:fldCharType="separate"/>
            </w:r>
            <w:r w:rsidR="00545E00" w:rsidRPr="00EC76D5">
              <w:rPr>
                <w:noProof/>
                <w:webHidden/>
              </w:rPr>
              <w:t>117</w:t>
            </w:r>
            <w:r w:rsidR="00416F32" w:rsidRPr="00EC76D5">
              <w:rPr>
                <w:noProof/>
                <w:webHidden/>
              </w:rPr>
              <w:fldChar w:fldCharType="end"/>
            </w:r>
          </w:hyperlink>
        </w:p>
        <w:p w14:paraId="3956D872" w14:textId="3683FBBB" w:rsidR="00416F32" w:rsidRPr="00EC76D5" w:rsidRDefault="00DF55CE">
          <w:pPr>
            <w:pStyle w:val="Innehll3"/>
            <w:tabs>
              <w:tab w:val="left" w:pos="1320"/>
              <w:tab w:val="right" w:leader="dot" w:pos="9350"/>
            </w:tabs>
            <w:rPr>
              <w:rFonts w:asciiTheme="minorHAnsi" w:eastAsiaTheme="minorEastAsia" w:hAnsiTheme="minorHAnsi"/>
              <w:noProof/>
              <w:lang w:eastAsia="sv-SE"/>
            </w:rPr>
          </w:pPr>
          <w:hyperlink w:anchor="_Toc481936204" w:history="1">
            <w:r w:rsidR="00416F32" w:rsidRPr="00EC76D5">
              <w:rPr>
                <w:rStyle w:val="Hyperlnk"/>
                <w:noProof/>
              </w:rPr>
              <w:t>6.3.1.</w:t>
            </w:r>
            <w:r w:rsidR="00416F32" w:rsidRPr="00EC76D5">
              <w:rPr>
                <w:rFonts w:asciiTheme="minorHAnsi" w:eastAsiaTheme="minorEastAsia" w:hAnsiTheme="minorHAnsi"/>
                <w:noProof/>
                <w:lang w:eastAsia="sv-SE"/>
              </w:rPr>
              <w:tab/>
            </w:r>
            <w:r w:rsidR="00416F32" w:rsidRPr="00EC76D5">
              <w:rPr>
                <w:rStyle w:val="Hyperlnk"/>
                <w:noProof/>
              </w:rPr>
              <w:t>Prefix Increment and Decrement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_Toc481936204 \h </w:instrText>
            </w:r>
            <w:r w:rsidR="00416F32" w:rsidRPr="00EC76D5">
              <w:rPr>
                <w:noProof/>
                <w:webHidden/>
              </w:rPr>
            </w:r>
            <w:r w:rsidR="00416F32" w:rsidRPr="00EC76D5">
              <w:rPr>
                <w:noProof/>
                <w:webHidden/>
              </w:rPr>
              <w:fldChar w:fldCharType="separate"/>
            </w:r>
            <w:r w:rsidR="00545E00" w:rsidRPr="00EC76D5">
              <w:rPr>
                <w:noProof/>
                <w:webHidden/>
              </w:rPr>
              <w:t>117</w:t>
            </w:r>
            <w:r w:rsidR="00416F32" w:rsidRPr="00EC76D5">
              <w:rPr>
                <w:noProof/>
                <w:webHidden/>
              </w:rPr>
              <w:fldChar w:fldCharType="end"/>
            </w:r>
          </w:hyperlink>
        </w:p>
        <w:p w14:paraId="53BA68FA" w14:textId="09917BB2" w:rsidR="00416F32" w:rsidRPr="00EC76D5" w:rsidRDefault="00DF55CE">
          <w:pPr>
            <w:pStyle w:val="Innehll3"/>
            <w:tabs>
              <w:tab w:val="left" w:pos="1320"/>
              <w:tab w:val="right" w:leader="dot" w:pos="9350"/>
            </w:tabs>
            <w:rPr>
              <w:rFonts w:asciiTheme="minorHAnsi" w:eastAsiaTheme="minorEastAsia" w:hAnsiTheme="minorHAnsi"/>
              <w:noProof/>
              <w:lang w:eastAsia="sv-SE"/>
            </w:rPr>
          </w:pPr>
          <w:hyperlink w:anchor="_Toc481936205" w:history="1">
            <w:r w:rsidR="00416F32" w:rsidRPr="00EC76D5">
              <w:rPr>
                <w:rStyle w:val="Hyperlnk"/>
                <w:noProof/>
              </w:rPr>
              <w:t>6.3.2.</w:t>
            </w:r>
            <w:r w:rsidR="00416F32" w:rsidRPr="00EC76D5">
              <w:rPr>
                <w:rFonts w:asciiTheme="minorHAnsi" w:eastAsiaTheme="minorEastAsia" w:hAnsiTheme="minorHAnsi"/>
                <w:noProof/>
                <w:lang w:eastAsia="sv-SE"/>
              </w:rPr>
              <w:tab/>
            </w:r>
            <w:r w:rsidR="00416F32" w:rsidRPr="00EC76D5">
              <w:rPr>
                <w:rStyle w:val="Hyperlnk"/>
                <w:noProof/>
              </w:rPr>
              <w:t>Logical Not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_Toc481936205 \h </w:instrText>
            </w:r>
            <w:r w:rsidR="00416F32" w:rsidRPr="00EC76D5">
              <w:rPr>
                <w:noProof/>
                <w:webHidden/>
              </w:rPr>
            </w:r>
            <w:r w:rsidR="00416F32" w:rsidRPr="00EC76D5">
              <w:rPr>
                <w:noProof/>
                <w:webHidden/>
              </w:rPr>
              <w:fldChar w:fldCharType="separate"/>
            </w:r>
            <w:r w:rsidR="00545E00" w:rsidRPr="00EC76D5">
              <w:rPr>
                <w:noProof/>
                <w:webHidden/>
              </w:rPr>
              <w:t>117</w:t>
            </w:r>
            <w:r w:rsidR="00416F32" w:rsidRPr="00EC76D5">
              <w:rPr>
                <w:noProof/>
                <w:webHidden/>
              </w:rPr>
              <w:fldChar w:fldCharType="end"/>
            </w:r>
          </w:hyperlink>
        </w:p>
        <w:p w14:paraId="315A1750" w14:textId="025224FE" w:rsidR="00416F32" w:rsidRPr="00EC76D5" w:rsidRDefault="00DF55CE">
          <w:pPr>
            <w:pStyle w:val="Innehll3"/>
            <w:tabs>
              <w:tab w:val="left" w:pos="1320"/>
              <w:tab w:val="right" w:leader="dot" w:pos="9350"/>
            </w:tabs>
            <w:rPr>
              <w:rFonts w:asciiTheme="minorHAnsi" w:eastAsiaTheme="minorEastAsia" w:hAnsiTheme="minorHAnsi"/>
              <w:noProof/>
              <w:lang w:eastAsia="sv-SE"/>
            </w:rPr>
          </w:pPr>
          <w:hyperlink w:anchor="_Toc481936206" w:history="1">
            <w:r w:rsidR="00416F32" w:rsidRPr="00EC76D5">
              <w:rPr>
                <w:rStyle w:val="Hyperlnk"/>
                <w:noProof/>
              </w:rPr>
              <w:t>6.3.3.</w:t>
            </w:r>
            <w:r w:rsidR="00416F32" w:rsidRPr="00EC76D5">
              <w:rPr>
                <w:rFonts w:asciiTheme="minorHAnsi" w:eastAsiaTheme="minorEastAsia" w:hAnsiTheme="minorHAnsi"/>
                <w:noProof/>
                <w:lang w:eastAsia="sv-SE"/>
              </w:rPr>
              <w:tab/>
            </w:r>
            <w:r w:rsidR="00416F32" w:rsidRPr="00EC76D5">
              <w:rPr>
                <w:rStyle w:val="Hyperlnk"/>
                <w:noProof/>
              </w:rPr>
              <w:t>Bitwise Not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_Toc481936206 \h </w:instrText>
            </w:r>
            <w:r w:rsidR="00416F32" w:rsidRPr="00EC76D5">
              <w:rPr>
                <w:noProof/>
                <w:webHidden/>
              </w:rPr>
            </w:r>
            <w:r w:rsidR="00416F32" w:rsidRPr="00EC76D5">
              <w:rPr>
                <w:noProof/>
                <w:webHidden/>
              </w:rPr>
              <w:fldChar w:fldCharType="separate"/>
            </w:r>
            <w:r w:rsidR="00545E00" w:rsidRPr="00EC76D5">
              <w:rPr>
                <w:noProof/>
                <w:webHidden/>
              </w:rPr>
              <w:t>118</w:t>
            </w:r>
            <w:r w:rsidR="00416F32" w:rsidRPr="00EC76D5">
              <w:rPr>
                <w:noProof/>
                <w:webHidden/>
              </w:rPr>
              <w:fldChar w:fldCharType="end"/>
            </w:r>
          </w:hyperlink>
        </w:p>
        <w:p w14:paraId="683D1F64" w14:textId="5621FF12" w:rsidR="00416F32" w:rsidRPr="00EC76D5" w:rsidRDefault="00DF55CE">
          <w:pPr>
            <w:pStyle w:val="Innehll3"/>
            <w:tabs>
              <w:tab w:val="left" w:pos="1320"/>
              <w:tab w:val="right" w:leader="dot" w:pos="9350"/>
            </w:tabs>
            <w:rPr>
              <w:rFonts w:asciiTheme="minorHAnsi" w:eastAsiaTheme="minorEastAsia" w:hAnsiTheme="minorHAnsi"/>
              <w:noProof/>
              <w:lang w:eastAsia="sv-SE"/>
            </w:rPr>
          </w:pPr>
          <w:hyperlink w:anchor="_Toc481936207" w:history="1">
            <w:r w:rsidR="00416F32" w:rsidRPr="00EC76D5">
              <w:rPr>
                <w:rStyle w:val="Hyperlnk"/>
                <w:noProof/>
              </w:rPr>
              <w:t>6.3.4.</w:t>
            </w:r>
            <w:r w:rsidR="00416F32" w:rsidRPr="00EC76D5">
              <w:rPr>
                <w:rFonts w:asciiTheme="minorHAnsi" w:eastAsiaTheme="minorEastAsia" w:hAnsiTheme="minorHAnsi"/>
                <w:noProof/>
                <w:lang w:eastAsia="sv-SE"/>
              </w:rPr>
              <w:tab/>
            </w:r>
            <w:r w:rsidR="00416F32" w:rsidRPr="00EC76D5">
              <w:rPr>
                <w:rStyle w:val="Hyperlnk"/>
                <w:noProof/>
              </w:rPr>
              <w:t>sizeof</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_Toc481936207 \h </w:instrText>
            </w:r>
            <w:r w:rsidR="00416F32" w:rsidRPr="00EC76D5">
              <w:rPr>
                <w:noProof/>
                <w:webHidden/>
              </w:rPr>
            </w:r>
            <w:r w:rsidR="00416F32" w:rsidRPr="00EC76D5">
              <w:rPr>
                <w:noProof/>
                <w:webHidden/>
              </w:rPr>
              <w:fldChar w:fldCharType="separate"/>
            </w:r>
            <w:r w:rsidR="00545E00" w:rsidRPr="00EC76D5">
              <w:rPr>
                <w:noProof/>
                <w:webHidden/>
              </w:rPr>
              <w:t>118</w:t>
            </w:r>
            <w:r w:rsidR="00416F32" w:rsidRPr="00EC76D5">
              <w:rPr>
                <w:noProof/>
                <w:webHidden/>
              </w:rPr>
              <w:fldChar w:fldCharType="end"/>
            </w:r>
          </w:hyperlink>
        </w:p>
        <w:p w14:paraId="0BEA3C89" w14:textId="38CF85C6" w:rsidR="00416F32" w:rsidRPr="00EC76D5" w:rsidRDefault="00DF55CE">
          <w:pPr>
            <w:pStyle w:val="Innehll3"/>
            <w:tabs>
              <w:tab w:val="left" w:pos="1320"/>
              <w:tab w:val="right" w:leader="dot" w:pos="9350"/>
            </w:tabs>
            <w:rPr>
              <w:rFonts w:asciiTheme="minorHAnsi" w:eastAsiaTheme="minorEastAsia" w:hAnsiTheme="minorHAnsi"/>
              <w:noProof/>
              <w:lang w:eastAsia="sv-SE"/>
            </w:rPr>
          </w:pPr>
          <w:hyperlink w:anchor="_Toc481936208" w:history="1">
            <w:r w:rsidR="00416F32" w:rsidRPr="00EC76D5">
              <w:rPr>
                <w:rStyle w:val="Hyperlnk"/>
                <w:noProof/>
              </w:rPr>
              <w:t>6.3.5.</w:t>
            </w:r>
            <w:r w:rsidR="00416F32" w:rsidRPr="00EC76D5">
              <w:rPr>
                <w:rFonts w:asciiTheme="minorHAnsi" w:eastAsiaTheme="minorEastAsia" w:hAnsiTheme="minorHAnsi"/>
                <w:noProof/>
                <w:lang w:eastAsia="sv-SE"/>
              </w:rPr>
              <w:tab/>
            </w:r>
            <w:r w:rsidR="00416F32" w:rsidRPr="00EC76D5">
              <w:rPr>
                <w:rStyle w:val="Hyperlnk"/>
                <w:noProof/>
              </w:rPr>
              <w:t>Address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_Toc481936208 \h </w:instrText>
            </w:r>
            <w:r w:rsidR="00416F32" w:rsidRPr="00EC76D5">
              <w:rPr>
                <w:noProof/>
                <w:webHidden/>
              </w:rPr>
            </w:r>
            <w:r w:rsidR="00416F32" w:rsidRPr="00EC76D5">
              <w:rPr>
                <w:noProof/>
                <w:webHidden/>
              </w:rPr>
              <w:fldChar w:fldCharType="separate"/>
            </w:r>
            <w:r w:rsidR="00545E00" w:rsidRPr="00EC76D5">
              <w:rPr>
                <w:noProof/>
                <w:webHidden/>
              </w:rPr>
              <w:t>119</w:t>
            </w:r>
            <w:r w:rsidR="00416F32" w:rsidRPr="00EC76D5">
              <w:rPr>
                <w:noProof/>
                <w:webHidden/>
              </w:rPr>
              <w:fldChar w:fldCharType="end"/>
            </w:r>
          </w:hyperlink>
        </w:p>
        <w:p w14:paraId="34211B41" w14:textId="46ECCC55" w:rsidR="00416F32" w:rsidRPr="00EC76D5" w:rsidRDefault="00DF55CE">
          <w:pPr>
            <w:pStyle w:val="Innehll3"/>
            <w:tabs>
              <w:tab w:val="left" w:pos="1320"/>
              <w:tab w:val="right" w:leader="dot" w:pos="9350"/>
            </w:tabs>
            <w:rPr>
              <w:rFonts w:asciiTheme="minorHAnsi" w:eastAsiaTheme="minorEastAsia" w:hAnsiTheme="minorHAnsi"/>
              <w:noProof/>
              <w:lang w:eastAsia="sv-SE"/>
            </w:rPr>
          </w:pPr>
          <w:hyperlink w:anchor="_Toc481936209" w:history="1">
            <w:r w:rsidR="00416F32" w:rsidRPr="00EC76D5">
              <w:rPr>
                <w:rStyle w:val="Hyperlnk"/>
                <w:noProof/>
              </w:rPr>
              <w:t>6.3.6.</w:t>
            </w:r>
            <w:r w:rsidR="00416F32" w:rsidRPr="00EC76D5">
              <w:rPr>
                <w:rFonts w:asciiTheme="minorHAnsi" w:eastAsiaTheme="minorEastAsia" w:hAnsiTheme="minorHAnsi"/>
                <w:noProof/>
                <w:lang w:eastAsia="sv-SE"/>
              </w:rPr>
              <w:tab/>
            </w:r>
            <w:r w:rsidR="007C2691">
              <w:rPr>
                <w:rStyle w:val="Hyperlnk"/>
                <w:noProof/>
              </w:rPr>
              <w:t>Dereference</w:t>
            </w:r>
            <w:r w:rsidR="00416F32" w:rsidRPr="00EC76D5">
              <w:rPr>
                <w:rStyle w:val="Hyperlnk"/>
                <w:noProof/>
              </w:rPr>
              <w:t xml:space="preserve">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_Toc481936209 \h </w:instrText>
            </w:r>
            <w:r w:rsidR="00416F32" w:rsidRPr="00EC76D5">
              <w:rPr>
                <w:noProof/>
                <w:webHidden/>
              </w:rPr>
            </w:r>
            <w:r w:rsidR="00416F32" w:rsidRPr="00EC76D5">
              <w:rPr>
                <w:noProof/>
                <w:webHidden/>
              </w:rPr>
              <w:fldChar w:fldCharType="separate"/>
            </w:r>
            <w:r w:rsidR="00545E00" w:rsidRPr="00EC76D5">
              <w:rPr>
                <w:noProof/>
                <w:webHidden/>
              </w:rPr>
              <w:t>119</w:t>
            </w:r>
            <w:r w:rsidR="00416F32" w:rsidRPr="00EC76D5">
              <w:rPr>
                <w:noProof/>
                <w:webHidden/>
              </w:rPr>
              <w:fldChar w:fldCharType="end"/>
            </w:r>
          </w:hyperlink>
        </w:p>
        <w:p w14:paraId="751F4B07" w14:textId="4B6DA9A6" w:rsidR="00416F32" w:rsidRPr="00EC76D5" w:rsidRDefault="00DF55CE">
          <w:pPr>
            <w:pStyle w:val="Innehll3"/>
            <w:tabs>
              <w:tab w:val="left" w:pos="1320"/>
              <w:tab w:val="right" w:leader="dot" w:pos="9350"/>
            </w:tabs>
            <w:rPr>
              <w:rFonts w:asciiTheme="minorHAnsi" w:eastAsiaTheme="minorEastAsia" w:hAnsiTheme="minorHAnsi"/>
              <w:noProof/>
              <w:lang w:eastAsia="sv-SE"/>
            </w:rPr>
          </w:pPr>
          <w:hyperlink w:anchor="_Toc481936210" w:history="1">
            <w:r w:rsidR="00416F32" w:rsidRPr="00EC76D5">
              <w:rPr>
                <w:rStyle w:val="Hyperlnk"/>
                <w:noProof/>
              </w:rPr>
              <w:t>6.3.7.</w:t>
            </w:r>
            <w:r w:rsidR="00416F32" w:rsidRPr="00EC76D5">
              <w:rPr>
                <w:rFonts w:asciiTheme="minorHAnsi" w:eastAsiaTheme="minorEastAsia" w:hAnsiTheme="minorHAnsi"/>
                <w:noProof/>
                <w:lang w:eastAsia="sv-SE"/>
              </w:rPr>
              <w:tab/>
            </w:r>
            <w:r w:rsidR="00416F32" w:rsidRPr="00EC76D5">
              <w:rPr>
                <w:rStyle w:val="Hyperlnk"/>
                <w:noProof/>
              </w:rPr>
              <w:t>Postfix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_Toc481936210 \h </w:instrText>
            </w:r>
            <w:r w:rsidR="00416F32" w:rsidRPr="00EC76D5">
              <w:rPr>
                <w:noProof/>
                <w:webHidden/>
              </w:rPr>
            </w:r>
            <w:r w:rsidR="00416F32" w:rsidRPr="00EC76D5">
              <w:rPr>
                <w:noProof/>
                <w:webHidden/>
              </w:rPr>
              <w:fldChar w:fldCharType="separate"/>
            </w:r>
            <w:r w:rsidR="00545E00" w:rsidRPr="00EC76D5">
              <w:rPr>
                <w:noProof/>
                <w:webHidden/>
              </w:rPr>
              <w:t>119</w:t>
            </w:r>
            <w:r w:rsidR="00416F32" w:rsidRPr="00EC76D5">
              <w:rPr>
                <w:noProof/>
                <w:webHidden/>
              </w:rPr>
              <w:fldChar w:fldCharType="end"/>
            </w:r>
          </w:hyperlink>
        </w:p>
        <w:p w14:paraId="4C8E3125" w14:textId="59E80197" w:rsidR="00416F32" w:rsidRPr="00EC76D5" w:rsidRDefault="00DF55CE">
          <w:pPr>
            <w:pStyle w:val="Innehll3"/>
            <w:tabs>
              <w:tab w:val="left" w:pos="1320"/>
              <w:tab w:val="right" w:leader="dot" w:pos="9350"/>
            </w:tabs>
            <w:rPr>
              <w:rFonts w:asciiTheme="minorHAnsi" w:eastAsiaTheme="minorEastAsia" w:hAnsiTheme="minorHAnsi"/>
              <w:noProof/>
              <w:lang w:eastAsia="sv-SE"/>
            </w:rPr>
          </w:pPr>
          <w:hyperlink w:anchor="_Toc481936211" w:history="1">
            <w:r w:rsidR="00416F32" w:rsidRPr="00EC76D5">
              <w:rPr>
                <w:rStyle w:val="Hyperlnk"/>
                <w:noProof/>
              </w:rPr>
              <w:t>6.3.8.</w:t>
            </w:r>
            <w:r w:rsidR="00416F32" w:rsidRPr="00EC76D5">
              <w:rPr>
                <w:rFonts w:asciiTheme="minorHAnsi" w:eastAsiaTheme="minorEastAsia" w:hAnsiTheme="minorHAnsi"/>
                <w:noProof/>
                <w:lang w:eastAsia="sv-SE"/>
              </w:rPr>
              <w:tab/>
            </w:r>
            <w:r w:rsidR="00416F32" w:rsidRPr="00EC76D5">
              <w:rPr>
                <w:rStyle w:val="Hyperlnk"/>
                <w:noProof/>
              </w:rPr>
              <w:t>Postfix Increment and Decrement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_Toc481936211 \h </w:instrText>
            </w:r>
            <w:r w:rsidR="00416F32" w:rsidRPr="00EC76D5">
              <w:rPr>
                <w:noProof/>
                <w:webHidden/>
              </w:rPr>
            </w:r>
            <w:r w:rsidR="00416F32" w:rsidRPr="00EC76D5">
              <w:rPr>
                <w:noProof/>
                <w:webHidden/>
              </w:rPr>
              <w:fldChar w:fldCharType="separate"/>
            </w:r>
            <w:r w:rsidR="00545E00" w:rsidRPr="00EC76D5">
              <w:rPr>
                <w:noProof/>
                <w:webHidden/>
              </w:rPr>
              <w:t>120</w:t>
            </w:r>
            <w:r w:rsidR="00416F32" w:rsidRPr="00EC76D5">
              <w:rPr>
                <w:noProof/>
                <w:webHidden/>
              </w:rPr>
              <w:fldChar w:fldCharType="end"/>
            </w:r>
          </w:hyperlink>
        </w:p>
        <w:p w14:paraId="06003DF9" w14:textId="5DB5AF2D" w:rsidR="00416F32" w:rsidRPr="00EC76D5" w:rsidRDefault="00DF55CE">
          <w:pPr>
            <w:pStyle w:val="Innehll3"/>
            <w:tabs>
              <w:tab w:val="left" w:pos="1320"/>
              <w:tab w:val="right" w:leader="dot" w:pos="9350"/>
            </w:tabs>
            <w:rPr>
              <w:rFonts w:asciiTheme="minorHAnsi" w:eastAsiaTheme="minorEastAsia" w:hAnsiTheme="minorHAnsi"/>
              <w:noProof/>
              <w:lang w:eastAsia="sv-SE"/>
            </w:rPr>
          </w:pPr>
          <w:hyperlink w:anchor="_Toc481936212" w:history="1">
            <w:r w:rsidR="00416F32" w:rsidRPr="00EC76D5">
              <w:rPr>
                <w:rStyle w:val="Hyperlnk"/>
                <w:noProof/>
              </w:rPr>
              <w:t>6.3.9.</w:t>
            </w:r>
            <w:r w:rsidR="00416F32" w:rsidRPr="00EC76D5">
              <w:rPr>
                <w:rFonts w:asciiTheme="minorHAnsi" w:eastAsiaTheme="minorEastAsia" w:hAnsiTheme="minorHAnsi"/>
                <w:noProof/>
                <w:lang w:eastAsia="sv-SE"/>
              </w:rPr>
              <w:tab/>
            </w:r>
            <w:r w:rsidR="00416F32" w:rsidRPr="00EC76D5">
              <w:rPr>
                <w:rStyle w:val="Hyperlnk"/>
                <w:noProof/>
              </w:rPr>
              <w:t>Dot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_Toc481936212 \h </w:instrText>
            </w:r>
            <w:r w:rsidR="00416F32" w:rsidRPr="00EC76D5">
              <w:rPr>
                <w:noProof/>
                <w:webHidden/>
              </w:rPr>
            </w:r>
            <w:r w:rsidR="00416F32" w:rsidRPr="00EC76D5">
              <w:rPr>
                <w:noProof/>
                <w:webHidden/>
              </w:rPr>
              <w:fldChar w:fldCharType="separate"/>
            </w:r>
            <w:r w:rsidR="00545E00" w:rsidRPr="00EC76D5">
              <w:rPr>
                <w:noProof/>
                <w:webHidden/>
              </w:rPr>
              <w:t>120</w:t>
            </w:r>
            <w:r w:rsidR="00416F32" w:rsidRPr="00EC76D5">
              <w:rPr>
                <w:noProof/>
                <w:webHidden/>
              </w:rPr>
              <w:fldChar w:fldCharType="end"/>
            </w:r>
          </w:hyperlink>
        </w:p>
        <w:p w14:paraId="525631A7" w14:textId="206DA42E" w:rsidR="00416F32" w:rsidRPr="00EC76D5" w:rsidRDefault="00DF55CE">
          <w:pPr>
            <w:pStyle w:val="Innehll3"/>
            <w:tabs>
              <w:tab w:val="left" w:pos="1320"/>
              <w:tab w:val="right" w:leader="dot" w:pos="9350"/>
            </w:tabs>
            <w:rPr>
              <w:rFonts w:asciiTheme="minorHAnsi" w:eastAsiaTheme="minorEastAsia" w:hAnsiTheme="minorHAnsi"/>
              <w:noProof/>
              <w:lang w:eastAsia="sv-SE"/>
            </w:rPr>
          </w:pPr>
          <w:hyperlink w:anchor="_Toc481936213" w:history="1">
            <w:r w:rsidR="00416F32" w:rsidRPr="00EC76D5">
              <w:rPr>
                <w:rStyle w:val="Hyperlnk"/>
                <w:noProof/>
              </w:rPr>
              <w:t>6.3.10.</w:t>
            </w:r>
            <w:r w:rsidR="00416F32" w:rsidRPr="00EC76D5">
              <w:rPr>
                <w:rFonts w:asciiTheme="minorHAnsi" w:eastAsiaTheme="minorEastAsia" w:hAnsiTheme="minorHAnsi"/>
                <w:noProof/>
                <w:lang w:eastAsia="sv-SE"/>
              </w:rPr>
              <w:tab/>
            </w:r>
            <w:r w:rsidR="00416F32" w:rsidRPr="00EC76D5">
              <w:rPr>
                <w:rStyle w:val="Hyperlnk"/>
                <w:noProof/>
              </w:rPr>
              <w:t>Arrow</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_Toc481936213 \h </w:instrText>
            </w:r>
            <w:r w:rsidR="00416F32" w:rsidRPr="00EC76D5">
              <w:rPr>
                <w:noProof/>
                <w:webHidden/>
              </w:rPr>
            </w:r>
            <w:r w:rsidR="00416F32" w:rsidRPr="00EC76D5">
              <w:rPr>
                <w:noProof/>
                <w:webHidden/>
              </w:rPr>
              <w:fldChar w:fldCharType="separate"/>
            </w:r>
            <w:r w:rsidR="00545E00" w:rsidRPr="00EC76D5">
              <w:rPr>
                <w:noProof/>
                <w:webHidden/>
              </w:rPr>
              <w:t>121</w:t>
            </w:r>
            <w:r w:rsidR="00416F32" w:rsidRPr="00EC76D5">
              <w:rPr>
                <w:noProof/>
                <w:webHidden/>
              </w:rPr>
              <w:fldChar w:fldCharType="end"/>
            </w:r>
          </w:hyperlink>
        </w:p>
        <w:p w14:paraId="4FBBB659" w14:textId="21FC904C" w:rsidR="00416F32" w:rsidRPr="00EC76D5" w:rsidRDefault="00DF55CE">
          <w:pPr>
            <w:pStyle w:val="Innehll3"/>
            <w:tabs>
              <w:tab w:val="left" w:pos="1320"/>
              <w:tab w:val="right" w:leader="dot" w:pos="9350"/>
            </w:tabs>
            <w:rPr>
              <w:rFonts w:asciiTheme="minorHAnsi" w:eastAsiaTheme="minorEastAsia" w:hAnsiTheme="minorHAnsi"/>
              <w:noProof/>
              <w:lang w:eastAsia="sv-SE"/>
            </w:rPr>
          </w:pPr>
          <w:hyperlink w:anchor="_Toc481936214" w:history="1">
            <w:r w:rsidR="00416F32" w:rsidRPr="00EC76D5">
              <w:rPr>
                <w:rStyle w:val="Hyperlnk"/>
                <w:noProof/>
              </w:rPr>
              <w:t>6.3.11.</w:t>
            </w:r>
            <w:r w:rsidR="00416F32" w:rsidRPr="00EC76D5">
              <w:rPr>
                <w:rFonts w:asciiTheme="minorHAnsi" w:eastAsiaTheme="minorEastAsia" w:hAnsiTheme="minorHAnsi"/>
                <w:noProof/>
                <w:lang w:eastAsia="sv-SE"/>
              </w:rPr>
              <w:tab/>
            </w:r>
            <w:r w:rsidR="00416F32" w:rsidRPr="00EC76D5">
              <w:rPr>
                <w:rStyle w:val="Hyperlnk"/>
                <w:noProof/>
              </w:rPr>
              <w:t>Index</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_Toc481936214 \h </w:instrText>
            </w:r>
            <w:r w:rsidR="00416F32" w:rsidRPr="00EC76D5">
              <w:rPr>
                <w:noProof/>
                <w:webHidden/>
              </w:rPr>
            </w:r>
            <w:r w:rsidR="00416F32" w:rsidRPr="00EC76D5">
              <w:rPr>
                <w:noProof/>
                <w:webHidden/>
              </w:rPr>
              <w:fldChar w:fldCharType="separate"/>
            </w:r>
            <w:r w:rsidR="00545E00" w:rsidRPr="00EC76D5">
              <w:rPr>
                <w:noProof/>
                <w:webHidden/>
              </w:rPr>
              <w:t>121</w:t>
            </w:r>
            <w:r w:rsidR="00416F32" w:rsidRPr="00EC76D5">
              <w:rPr>
                <w:noProof/>
                <w:webHidden/>
              </w:rPr>
              <w:fldChar w:fldCharType="end"/>
            </w:r>
          </w:hyperlink>
        </w:p>
        <w:p w14:paraId="6F4F56A3" w14:textId="1C6D01F1" w:rsidR="00416F32" w:rsidRPr="00EC76D5" w:rsidRDefault="00DF55CE">
          <w:pPr>
            <w:pStyle w:val="Innehll3"/>
            <w:tabs>
              <w:tab w:val="left" w:pos="1320"/>
              <w:tab w:val="right" w:leader="dot" w:pos="9350"/>
            </w:tabs>
            <w:rPr>
              <w:rFonts w:asciiTheme="minorHAnsi" w:eastAsiaTheme="minorEastAsia" w:hAnsiTheme="minorHAnsi"/>
              <w:noProof/>
              <w:lang w:eastAsia="sv-SE"/>
            </w:rPr>
          </w:pPr>
          <w:hyperlink w:anchor="_Toc481936215" w:history="1">
            <w:r w:rsidR="00416F32" w:rsidRPr="00EC76D5">
              <w:rPr>
                <w:rStyle w:val="Hyperlnk"/>
                <w:noProof/>
              </w:rPr>
              <w:t>6.3.12.</w:t>
            </w:r>
            <w:r w:rsidR="00416F32" w:rsidRPr="00EC76D5">
              <w:rPr>
                <w:rFonts w:asciiTheme="minorHAnsi" w:eastAsiaTheme="minorEastAsia" w:hAnsiTheme="minorHAnsi"/>
                <w:noProof/>
                <w:lang w:eastAsia="sv-SE"/>
              </w:rPr>
              <w:tab/>
            </w:r>
            <w:r w:rsidR="00416F32" w:rsidRPr="00EC76D5">
              <w:rPr>
                <w:rStyle w:val="Hyperlnk"/>
                <w:noProof/>
              </w:rPr>
              <w:t>Function Call</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_Toc481936215 \h </w:instrText>
            </w:r>
            <w:r w:rsidR="00416F32" w:rsidRPr="00EC76D5">
              <w:rPr>
                <w:noProof/>
                <w:webHidden/>
              </w:rPr>
            </w:r>
            <w:r w:rsidR="00416F32" w:rsidRPr="00EC76D5">
              <w:rPr>
                <w:noProof/>
                <w:webHidden/>
              </w:rPr>
              <w:fldChar w:fldCharType="separate"/>
            </w:r>
            <w:r w:rsidR="00545E00" w:rsidRPr="00EC76D5">
              <w:rPr>
                <w:noProof/>
                <w:webHidden/>
              </w:rPr>
              <w:t>122</w:t>
            </w:r>
            <w:r w:rsidR="00416F32" w:rsidRPr="00EC76D5">
              <w:rPr>
                <w:noProof/>
                <w:webHidden/>
              </w:rPr>
              <w:fldChar w:fldCharType="end"/>
            </w:r>
          </w:hyperlink>
        </w:p>
        <w:p w14:paraId="51BB910B" w14:textId="47787951" w:rsidR="00416F32" w:rsidRPr="00EC76D5" w:rsidRDefault="00DF55CE">
          <w:pPr>
            <w:pStyle w:val="Innehll3"/>
            <w:tabs>
              <w:tab w:val="left" w:pos="1320"/>
              <w:tab w:val="right" w:leader="dot" w:pos="9350"/>
            </w:tabs>
            <w:rPr>
              <w:rFonts w:asciiTheme="minorHAnsi" w:eastAsiaTheme="minorEastAsia" w:hAnsiTheme="minorHAnsi"/>
              <w:noProof/>
              <w:lang w:eastAsia="sv-SE"/>
            </w:rPr>
          </w:pPr>
          <w:hyperlink w:anchor="_Toc481936216" w:history="1">
            <w:r w:rsidR="00416F32" w:rsidRPr="00EC76D5">
              <w:rPr>
                <w:rStyle w:val="Hyperlnk"/>
                <w:noProof/>
              </w:rPr>
              <w:t>6.3.1.</w:t>
            </w:r>
            <w:r w:rsidR="00416F32" w:rsidRPr="00EC76D5">
              <w:rPr>
                <w:rFonts w:asciiTheme="minorHAnsi" w:eastAsiaTheme="minorEastAsia" w:hAnsiTheme="minorHAnsi"/>
                <w:noProof/>
                <w:lang w:eastAsia="sv-SE"/>
              </w:rPr>
              <w:tab/>
            </w:r>
            <w:r w:rsidR="00416F32" w:rsidRPr="00EC76D5">
              <w:rPr>
                <w:rStyle w:val="Hyperlnk"/>
                <w:noProof/>
              </w:rPr>
              <w:t>Parameter Argument List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_Toc481936216 \h </w:instrText>
            </w:r>
            <w:r w:rsidR="00416F32" w:rsidRPr="00EC76D5">
              <w:rPr>
                <w:noProof/>
                <w:webHidden/>
              </w:rPr>
            </w:r>
            <w:r w:rsidR="00416F32" w:rsidRPr="00EC76D5">
              <w:rPr>
                <w:noProof/>
                <w:webHidden/>
              </w:rPr>
              <w:fldChar w:fldCharType="separate"/>
            </w:r>
            <w:r w:rsidR="00545E00" w:rsidRPr="00EC76D5">
              <w:rPr>
                <w:noProof/>
                <w:webHidden/>
              </w:rPr>
              <w:t>123</w:t>
            </w:r>
            <w:r w:rsidR="00416F32" w:rsidRPr="00EC76D5">
              <w:rPr>
                <w:noProof/>
                <w:webHidden/>
              </w:rPr>
              <w:fldChar w:fldCharType="end"/>
            </w:r>
          </w:hyperlink>
        </w:p>
        <w:p w14:paraId="23B82725" w14:textId="7C99C3E9" w:rsidR="00416F32" w:rsidRPr="00EC76D5" w:rsidRDefault="00DF55CE">
          <w:pPr>
            <w:pStyle w:val="Innehll3"/>
            <w:tabs>
              <w:tab w:val="left" w:pos="1320"/>
              <w:tab w:val="right" w:leader="dot" w:pos="9350"/>
            </w:tabs>
            <w:rPr>
              <w:rFonts w:asciiTheme="minorHAnsi" w:eastAsiaTheme="minorEastAsia" w:hAnsiTheme="minorHAnsi"/>
              <w:noProof/>
              <w:lang w:eastAsia="sv-SE"/>
            </w:rPr>
          </w:pPr>
          <w:hyperlink w:anchor="_Toc481936217" w:history="1">
            <w:r w:rsidR="00416F32" w:rsidRPr="00EC76D5">
              <w:rPr>
                <w:rStyle w:val="Hyperlnk"/>
                <w:noProof/>
              </w:rPr>
              <w:t>6.3.2.</w:t>
            </w:r>
            <w:r w:rsidR="00416F32" w:rsidRPr="00EC76D5">
              <w:rPr>
                <w:rFonts w:asciiTheme="minorHAnsi" w:eastAsiaTheme="minorEastAsia" w:hAnsiTheme="minorHAnsi"/>
                <w:noProof/>
                <w:lang w:eastAsia="sv-SE"/>
              </w:rPr>
              <w:tab/>
            </w:r>
            <w:r w:rsidR="00416F32" w:rsidRPr="00EC76D5">
              <w:rPr>
                <w:rStyle w:val="Hyperlnk"/>
                <w:noProof/>
              </w:rPr>
              <w:t>Primary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_Toc481936217 \h </w:instrText>
            </w:r>
            <w:r w:rsidR="00416F32" w:rsidRPr="00EC76D5">
              <w:rPr>
                <w:noProof/>
                <w:webHidden/>
              </w:rPr>
            </w:r>
            <w:r w:rsidR="00416F32" w:rsidRPr="00EC76D5">
              <w:rPr>
                <w:noProof/>
                <w:webHidden/>
              </w:rPr>
              <w:fldChar w:fldCharType="separate"/>
            </w:r>
            <w:r w:rsidR="00545E00" w:rsidRPr="00EC76D5">
              <w:rPr>
                <w:noProof/>
                <w:webHidden/>
              </w:rPr>
              <w:t>124</w:t>
            </w:r>
            <w:r w:rsidR="00416F32" w:rsidRPr="00EC76D5">
              <w:rPr>
                <w:noProof/>
                <w:webHidden/>
              </w:rPr>
              <w:fldChar w:fldCharType="end"/>
            </w:r>
          </w:hyperlink>
        </w:p>
        <w:p w14:paraId="6AC2693E" w14:textId="6C5C1219" w:rsidR="00416F32" w:rsidRPr="00EC76D5" w:rsidRDefault="00DF55CE">
          <w:pPr>
            <w:pStyle w:val="Innehll1"/>
            <w:rPr>
              <w:rFonts w:asciiTheme="minorHAnsi" w:eastAsiaTheme="minorEastAsia" w:hAnsiTheme="minorHAnsi"/>
              <w:noProof/>
              <w:lang w:eastAsia="sv-SE"/>
            </w:rPr>
          </w:pPr>
          <w:hyperlink w:anchor="_Toc481936218" w:history="1">
            <w:r w:rsidR="00416F32" w:rsidRPr="00EC76D5">
              <w:rPr>
                <w:rStyle w:val="Hyperlnk"/>
                <w:noProof/>
              </w:rPr>
              <w:t>7.</w:t>
            </w:r>
            <w:r w:rsidR="00416F32" w:rsidRPr="00EC76D5">
              <w:rPr>
                <w:rFonts w:asciiTheme="minorHAnsi" w:eastAsiaTheme="minorEastAsia" w:hAnsiTheme="minorHAnsi"/>
                <w:noProof/>
                <w:lang w:eastAsia="sv-SE"/>
              </w:rPr>
              <w:tab/>
            </w:r>
            <w:r w:rsidR="00416F32" w:rsidRPr="00EC76D5">
              <w:rPr>
                <w:rStyle w:val="Hyperlnk"/>
                <w:noProof/>
              </w:rPr>
              <w:t>The Type System</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_Toc481936218 \h </w:instrText>
            </w:r>
            <w:r w:rsidR="00416F32" w:rsidRPr="00EC76D5">
              <w:rPr>
                <w:noProof/>
                <w:webHidden/>
              </w:rPr>
            </w:r>
            <w:r w:rsidR="00416F32" w:rsidRPr="00EC76D5">
              <w:rPr>
                <w:noProof/>
                <w:webHidden/>
              </w:rPr>
              <w:fldChar w:fldCharType="separate"/>
            </w:r>
            <w:r w:rsidR="00545E00" w:rsidRPr="00EC76D5">
              <w:rPr>
                <w:noProof/>
                <w:webHidden/>
              </w:rPr>
              <w:t>125</w:t>
            </w:r>
            <w:r w:rsidR="00416F32" w:rsidRPr="00EC76D5">
              <w:rPr>
                <w:noProof/>
                <w:webHidden/>
              </w:rPr>
              <w:fldChar w:fldCharType="end"/>
            </w:r>
          </w:hyperlink>
        </w:p>
        <w:p w14:paraId="3F4C4F35" w14:textId="655B0706" w:rsidR="00416F32" w:rsidRPr="00EC76D5" w:rsidRDefault="00DF55CE">
          <w:pPr>
            <w:pStyle w:val="Innehll2"/>
            <w:tabs>
              <w:tab w:val="left" w:pos="880"/>
              <w:tab w:val="right" w:leader="dot" w:pos="9350"/>
            </w:tabs>
            <w:rPr>
              <w:rFonts w:asciiTheme="minorHAnsi" w:eastAsiaTheme="minorEastAsia" w:hAnsiTheme="minorHAnsi"/>
              <w:noProof/>
              <w:lang w:eastAsia="sv-SE"/>
            </w:rPr>
          </w:pPr>
          <w:hyperlink w:anchor="_Toc481936219" w:history="1">
            <w:r w:rsidR="00416F32" w:rsidRPr="00EC76D5">
              <w:rPr>
                <w:rStyle w:val="Hyperlnk"/>
                <w:noProof/>
              </w:rPr>
              <w:t>7.1.</w:t>
            </w:r>
            <w:r w:rsidR="00416F32" w:rsidRPr="00EC76D5">
              <w:rPr>
                <w:rFonts w:asciiTheme="minorHAnsi" w:eastAsiaTheme="minorEastAsia" w:hAnsiTheme="minorHAnsi"/>
                <w:noProof/>
                <w:lang w:eastAsia="sv-SE"/>
              </w:rPr>
              <w:tab/>
            </w:r>
            <w:r w:rsidR="00416F32" w:rsidRPr="00EC76D5">
              <w:rPr>
                <w:rStyle w:val="Hyperlnk"/>
                <w:noProof/>
              </w:rPr>
              <w:t>The Type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_Toc481936219 \h </w:instrText>
            </w:r>
            <w:r w:rsidR="00416F32" w:rsidRPr="00EC76D5">
              <w:rPr>
                <w:noProof/>
                <w:webHidden/>
              </w:rPr>
            </w:r>
            <w:r w:rsidR="00416F32" w:rsidRPr="00EC76D5">
              <w:rPr>
                <w:noProof/>
                <w:webHidden/>
              </w:rPr>
              <w:fldChar w:fldCharType="separate"/>
            </w:r>
            <w:r w:rsidR="00545E00" w:rsidRPr="00EC76D5">
              <w:rPr>
                <w:noProof/>
                <w:webHidden/>
              </w:rPr>
              <w:t>125</w:t>
            </w:r>
            <w:r w:rsidR="00416F32" w:rsidRPr="00EC76D5">
              <w:rPr>
                <w:noProof/>
                <w:webHidden/>
              </w:rPr>
              <w:fldChar w:fldCharType="end"/>
            </w:r>
          </w:hyperlink>
        </w:p>
        <w:p w14:paraId="6D877C5E" w14:textId="7F09C420" w:rsidR="00416F32" w:rsidRPr="00EC76D5" w:rsidRDefault="00DF55CE">
          <w:pPr>
            <w:pStyle w:val="Innehll3"/>
            <w:tabs>
              <w:tab w:val="left" w:pos="1320"/>
              <w:tab w:val="right" w:leader="dot" w:pos="9350"/>
            </w:tabs>
            <w:rPr>
              <w:rFonts w:asciiTheme="minorHAnsi" w:eastAsiaTheme="minorEastAsia" w:hAnsiTheme="minorHAnsi"/>
              <w:noProof/>
              <w:lang w:eastAsia="sv-SE"/>
            </w:rPr>
          </w:pPr>
          <w:hyperlink w:anchor="_Toc481936220" w:history="1">
            <w:r w:rsidR="00416F32" w:rsidRPr="00EC76D5">
              <w:rPr>
                <w:rStyle w:val="Hyperlnk"/>
                <w:noProof/>
              </w:rPr>
              <w:t>7.1.1.</w:t>
            </w:r>
            <w:r w:rsidR="00416F32" w:rsidRPr="00EC76D5">
              <w:rPr>
                <w:rFonts w:asciiTheme="minorHAnsi" w:eastAsiaTheme="minorEastAsia" w:hAnsiTheme="minorHAnsi"/>
                <w:noProof/>
                <w:lang w:eastAsia="sv-SE"/>
              </w:rPr>
              <w:tab/>
            </w:r>
            <w:r w:rsidR="00416F32" w:rsidRPr="00EC76D5">
              <w:rPr>
                <w:rStyle w:val="Hyperlnk"/>
                <w:noProof/>
              </w:rPr>
              <w:t>Arithmetic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_Toc481936220 \h </w:instrText>
            </w:r>
            <w:r w:rsidR="00416F32" w:rsidRPr="00EC76D5">
              <w:rPr>
                <w:noProof/>
                <w:webHidden/>
              </w:rPr>
            </w:r>
            <w:r w:rsidR="00416F32" w:rsidRPr="00EC76D5">
              <w:rPr>
                <w:noProof/>
                <w:webHidden/>
              </w:rPr>
              <w:fldChar w:fldCharType="separate"/>
            </w:r>
            <w:r w:rsidR="00545E00" w:rsidRPr="00EC76D5">
              <w:rPr>
                <w:noProof/>
                <w:webHidden/>
              </w:rPr>
              <w:t>125</w:t>
            </w:r>
            <w:r w:rsidR="00416F32" w:rsidRPr="00EC76D5">
              <w:rPr>
                <w:noProof/>
                <w:webHidden/>
              </w:rPr>
              <w:fldChar w:fldCharType="end"/>
            </w:r>
          </w:hyperlink>
        </w:p>
        <w:p w14:paraId="01BB135F" w14:textId="45F8F031" w:rsidR="00416F32" w:rsidRPr="00EC76D5" w:rsidRDefault="00DF55CE">
          <w:pPr>
            <w:pStyle w:val="Innehll3"/>
            <w:tabs>
              <w:tab w:val="left" w:pos="1320"/>
              <w:tab w:val="right" w:leader="dot" w:pos="9350"/>
            </w:tabs>
            <w:rPr>
              <w:rFonts w:asciiTheme="minorHAnsi" w:eastAsiaTheme="minorEastAsia" w:hAnsiTheme="minorHAnsi"/>
              <w:noProof/>
              <w:lang w:eastAsia="sv-SE"/>
            </w:rPr>
          </w:pPr>
          <w:hyperlink w:anchor="_Toc481936221" w:history="1">
            <w:r w:rsidR="00416F32" w:rsidRPr="00EC76D5">
              <w:rPr>
                <w:rStyle w:val="Hyperlnk"/>
                <w:noProof/>
              </w:rPr>
              <w:t>7.1.2.</w:t>
            </w:r>
            <w:r w:rsidR="00416F32" w:rsidRPr="00EC76D5">
              <w:rPr>
                <w:rFonts w:asciiTheme="minorHAnsi" w:eastAsiaTheme="minorEastAsia" w:hAnsiTheme="minorHAnsi"/>
                <w:noProof/>
                <w:lang w:eastAsia="sv-SE"/>
              </w:rPr>
              <w:tab/>
            </w:r>
            <w:r w:rsidR="00416F32" w:rsidRPr="00EC76D5">
              <w:rPr>
                <w:rStyle w:val="Hyperlnk"/>
                <w:noProof/>
              </w:rPr>
              <w:t>Enumeration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_Toc481936221 \h </w:instrText>
            </w:r>
            <w:r w:rsidR="00416F32" w:rsidRPr="00EC76D5">
              <w:rPr>
                <w:noProof/>
                <w:webHidden/>
              </w:rPr>
            </w:r>
            <w:r w:rsidR="00416F32" w:rsidRPr="00EC76D5">
              <w:rPr>
                <w:noProof/>
                <w:webHidden/>
              </w:rPr>
              <w:fldChar w:fldCharType="separate"/>
            </w:r>
            <w:r w:rsidR="00545E00" w:rsidRPr="00EC76D5">
              <w:rPr>
                <w:noProof/>
                <w:webHidden/>
              </w:rPr>
              <w:t>126</w:t>
            </w:r>
            <w:r w:rsidR="00416F32" w:rsidRPr="00EC76D5">
              <w:rPr>
                <w:noProof/>
                <w:webHidden/>
              </w:rPr>
              <w:fldChar w:fldCharType="end"/>
            </w:r>
          </w:hyperlink>
        </w:p>
        <w:p w14:paraId="00E2C250" w14:textId="3BAA73A3" w:rsidR="00416F32" w:rsidRPr="00EC76D5" w:rsidRDefault="00DF55CE">
          <w:pPr>
            <w:pStyle w:val="Innehll3"/>
            <w:tabs>
              <w:tab w:val="left" w:pos="1320"/>
              <w:tab w:val="right" w:leader="dot" w:pos="9350"/>
            </w:tabs>
            <w:rPr>
              <w:rFonts w:asciiTheme="minorHAnsi" w:eastAsiaTheme="minorEastAsia" w:hAnsiTheme="minorHAnsi"/>
              <w:noProof/>
              <w:lang w:eastAsia="sv-SE"/>
            </w:rPr>
          </w:pPr>
          <w:hyperlink w:anchor="_Toc481936222"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Bitfield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_Toc481936222 \h </w:instrText>
            </w:r>
            <w:r w:rsidR="00416F32" w:rsidRPr="00EC76D5">
              <w:rPr>
                <w:noProof/>
                <w:webHidden/>
              </w:rPr>
            </w:r>
            <w:r w:rsidR="00416F32" w:rsidRPr="00EC76D5">
              <w:rPr>
                <w:noProof/>
                <w:webHidden/>
              </w:rPr>
              <w:fldChar w:fldCharType="separate"/>
            </w:r>
            <w:r w:rsidR="00545E00" w:rsidRPr="00EC76D5">
              <w:rPr>
                <w:noProof/>
                <w:webHidden/>
              </w:rPr>
              <w:t>126</w:t>
            </w:r>
            <w:r w:rsidR="00416F32" w:rsidRPr="00EC76D5">
              <w:rPr>
                <w:noProof/>
                <w:webHidden/>
              </w:rPr>
              <w:fldChar w:fldCharType="end"/>
            </w:r>
          </w:hyperlink>
        </w:p>
        <w:p w14:paraId="16451D48" w14:textId="7C048A95" w:rsidR="00416F32" w:rsidRPr="00EC76D5" w:rsidRDefault="00DF55CE">
          <w:pPr>
            <w:pStyle w:val="Innehll3"/>
            <w:tabs>
              <w:tab w:val="left" w:pos="1320"/>
              <w:tab w:val="right" w:leader="dot" w:pos="9350"/>
            </w:tabs>
            <w:rPr>
              <w:rFonts w:asciiTheme="minorHAnsi" w:eastAsiaTheme="minorEastAsia" w:hAnsiTheme="minorHAnsi"/>
              <w:noProof/>
              <w:lang w:eastAsia="sv-SE"/>
            </w:rPr>
          </w:pPr>
          <w:hyperlink w:anchor="_Toc481936223" w:history="1">
            <w:r w:rsidR="00416F32" w:rsidRPr="00EC76D5">
              <w:rPr>
                <w:rStyle w:val="Hyperlnk"/>
                <w:noProof/>
              </w:rPr>
              <w:t>7.1.3.</w:t>
            </w:r>
            <w:r w:rsidR="00416F32" w:rsidRPr="00EC76D5">
              <w:rPr>
                <w:rFonts w:asciiTheme="minorHAnsi" w:eastAsiaTheme="minorEastAsia" w:hAnsiTheme="minorHAnsi"/>
                <w:noProof/>
                <w:lang w:eastAsia="sv-SE"/>
              </w:rPr>
              <w:tab/>
            </w:r>
            <w:r w:rsidR="00416F32" w:rsidRPr="00EC76D5">
              <w:rPr>
                <w:rStyle w:val="Hyperlnk"/>
                <w:noProof/>
              </w:rPr>
              <w:t>Logical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_Toc481936223 \h </w:instrText>
            </w:r>
            <w:r w:rsidR="00416F32" w:rsidRPr="00EC76D5">
              <w:rPr>
                <w:noProof/>
                <w:webHidden/>
              </w:rPr>
            </w:r>
            <w:r w:rsidR="00416F32" w:rsidRPr="00EC76D5">
              <w:rPr>
                <w:noProof/>
                <w:webHidden/>
              </w:rPr>
              <w:fldChar w:fldCharType="separate"/>
            </w:r>
            <w:r w:rsidR="00545E00" w:rsidRPr="00EC76D5">
              <w:rPr>
                <w:noProof/>
                <w:webHidden/>
              </w:rPr>
              <w:t>126</w:t>
            </w:r>
            <w:r w:rsidR="00416F32" w:rsidRPr="00EC76D5">
              <w:rPr>
                <w:noProof/>
                <w:webHidden/>
              </w:rPr>
              <w:fldChar w:fldCharType="end"/>
            </w:r>
          </w:hyperlink>
        </w:p>
        <w:p w14:paraId="74810FB1" w14:textId="65B9A289" w:rsidR="00416F32" w:rsidRPr="00EC76D5" w:rsidRDefault="00DF55CE">
          <w:pPr>
            <w:pStyle w:val="Innehll3"/>
            <w:tabs>
              <w:tab w:val="left" w:pos="1320"/>
              <w:tab w:val="right" w:leader="dot" w:pos="9350"/>
            </w:tabs>
            <w:rPr>
              <w:rFonts w:asciiTheme="minorHAnsi" w:eastAsiaTheme="minorEastAsia" w:hAnsiTheme="minorHAnsi"/>
              <w:noProof/>
              <w:lang w:eastAsia="sv-SE"/>
            </w:rPr>
          </w:pPr>
          <w:hyperlink w:anchor="_Toc481936224" w:history="1">
            <w:r w:rsidR="00416F32" w:rsidRPr="00EC76D5">
              <w:rPr>
                <w:rStyle w:val="Hyperlnk"/>
                <w:noProof/>
              </w:rPr>
              <w:t>7.1.4.</w:t>
            </w:r>
            <w:r w:rsidR="00416F32" w:rsidRPr="00EC76D5">
              <w:rPr>
                <w:rFonts w:asciiTheme="minorHAnsi" w:eastAsiaTheme="minorEastAsia" w:hAnsiTheme="minorHAnsi"/>
                <w:noProof/>
                <w:lang w:eastAsia="sv-SE"/>
              </w:rPr>
              <w:tab/>
            </w:r>
            <w:r w:rsidR="00416F32" w:rsidRPr="00EC76D5">
              <w:rPr>
                <w:rStyle w:val="Hyperlnk"/>
                <w:noProof/>
              </w:rPr>
              <w:t>Pointer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_Toc481936224 \h </w:instrText>
            </w:r>
            <w:r w:rsidR="00416F32" w:rsidRPr="00EC76D5">
              <w:rPr>
                <w:noProof/>
                <w:webHidden/>
              </w:rPr>
            </w:r>
            <w:r w:rsidR="00416F32" w:rsidRPr="00EC76D5">
              <w:rPr>
                <w:noProof/>
                <w:webHidden/>
              </w:rPr>
              <w:fldChar w:fldCharType="separate"/>
            </w:r>
            <w:r w:rsidR="00545E00" w:rsidRPr="00EC76D5">
              <w:rPr>
                <w:noProof/>
                <w:webHidden/>
              </w:rPr>
              <w:t>127</w:t>
            </w:r>
            <w:r w:rsidR="00416F32" w:rsidRPr="00EC76D5">
              <w:rPr>
                <w:noProof/>
                <w:webHidden/>
              </w:rPr>
              <w:fldChar w:fldCharType="end"/>
            </w:r>
          </w:hyperlink>
        </w:p>
        <w:p w14:paraId="1643DD64" w14:textId="3890CCF8" w:rsidR="00416F32" w:rsidRPr="00EC76D5" w:rsidRDefault="00DF55CE">
          <w:pPr>
            <w:pStyle w:val="Innehll3"/>
            <w:tabs>
              <w:tab w:val="left" w:pos="1320"/>
              <w:tab w:val="right" w:leader="dot" w:pos="9350"/>
            </w:tabs>
            <w:rPr>
              <w:rFonts w:asciiTheme="minorHAnsi" w:eastAsiaTheme="minorEastAsia" w:hAnsiTheme="minorHAnsi"/>
              <w:noProof/>
              <w:lang w:eastAsia="sv-SE"/>
            </w:rPr>
          </w:pPr>
          <w:hyperlink w:anchor="_Toc481936225" w:history="1">
            <w:r w:rsidR="00416F32" w:rsidRPr="00EC76D5">
              <w:rPr>
                <w:rStyle w:val="Hyperlnk"/>
                <w:noProof/>
              </w:rPr>
              <w:t>7.1.5.</w:t>
            </w:r>
            <w:r w:rsidR="00416F32" w:rsidRPr="00EC76D5">
              <w:rPr>
                <w:rFonts w:asciiTheme="minorHAnsi" w:eastAsiaTheme="minorEastAsia" w:hAnsiTheme="minorHAnsi"/>
                <w:noProof/>
                <w:lang w:eastAsia="sv-SE"/>
              </w:rPr>
              <w:tab/>
            </w:r>
            <w:r w:rsidR="00416F32" w:rsidRPr="00EC76D5">
              <w:rPr>
                <w:rStyle w:val="Hyperlnk"/>
                <w:noProof/>
              </w:rPr>
              <w:t>Array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_Toc481936225 \h </w:instrText>
            </w:r>
            <w:r w:rsidR="00416F32" w:rsidRPr="00EC76D5">
              <w:rPr>
                <w:noProof/>
                <w:webHidden/>
              </w:rPr>
            </w:r>
            <w:r w:rsidR="00416F32" w:rsidRPr="00EC76D5">
              <w:rPr>
                <w:noProof/>
                <w:webHidden/>
              </w:rPr>
              <w:fldChar w:fldCharType="separate"/>
            </w:r>
            <w:r w:rsidR="00545E00" w:rsidRPr="00EC76D5">
              <w:rPr>
                <w:noProof/>
                <w:webHidden/>
              </w:rPr>
              <w:t>127</w:t>
            </w:r>
            <w:r w:rsidR="00416F32" w:rsidRPr="00EC76D5">
              <w:rPr>
                <w:noProof/>
                <w:webHidden/>
              </w:rPr>
              <w:fldChar w:fldCharType="end"/>
            </w:r>
          </w:hyperlink>
        </w:p>
        <w:p w14:paraId="4490F429" w14:textId="6A2027C4" w:rsidR="00416F32" w:rsidRPr="00EC76D5" w:rsidRDefault="00DF55CE">
          <w:pPr>
            <w:pStyle w:val="Innehll3"/>
            <w:tabs>
              <w:tab w:val="left" w:pos="1320"/>
              <w:tab w:val="right" w:leader="dot" w:pos="9350"/>
            </w:tabs>
            <w:rPr>
              <w:rFonts w:asciiTheme="minorHAnsi" w:eastAsiaTheme="minorEastAsia" w:hAnsiTheme="minorHAnsi"/>
              <w:noProof/>
              <w:lang w:eastAsia="sv-SE"/>
            </w:rPr>
          </w:pPr>
          <w:hyperlink w:anchor="_Toc481936226" w:history="1">
            <w:r w:rsidR="00416F32" w:rsidRPr="00EC76D5">
              <w:rPr>
                <w:rStyle w:val="Hyperlnk"/>
                <w:noProof/>
              </w:rPr>
              <w:t>7.1.6.</w:t>
            </w:r>
            <w:r w:rsidR="00416F32" w:rsidRPr="00EC76D5">
              <w:rPr>
                <w:rFonts w:asciiTheme="minorHAnsi" w:eastAsiaTheme="minorEastAsia" w:hAnsiTheme="minorHAnsi"/>
                <w:noProof/>
                <w:lang w:eastAsia="sv-SE"/>
              </w:rPr>
              <w:tab/>
            </w:r>
            <w:r w:rsidR="00416F32" w:rsidRPr="00EC76D5">
              <w:rPr>
                <w:rStyle w:val="Hyperlnk"/>
                <w:noProof/>
              </w:rPr>
              <w:t>Function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_Toc481936226 \h </w:instrText>
            </w:r>
            <w:r w:rsidR="00416F32" w:rsidRPr="00EC76D5">
              <w:rPr>
                <w:noProof/>
                <w:webHidden/>
              </w:rPr>
            </w:r>
            <w:r w:rsidR="00416F32" w:rsidRPr="00EC76D5">
              <w:rPr>
                <w:noProof/>
                <w:webHidden/>
              </w:rPr>
              <w:fldChar w:fldCharType="separate"/>
            </w:r>
            <w:r w:rsidR="00545E00" w:rsidRPr="00EC76D5">
              <w:rPr>
                <w:noProof/>
                <w:webHidden/>
              </w:rPr>
              <w:t>128</w:t>
            </w:r>
            <w:r w:rsidR="00416F32" w:rsidRPr="00EC76D5">
              <w:rPr>
                <w:noProof/>
                <w:webHidden/>
              </w:rPr>
              <w:fldChar w:fldCharType="end"/>
            </w:r>
          </w:hyperlink>
        </w:p>
        <w:p w14:paraId="07F39088" w14:textId="69828D88" w:rsidR="00416F32" w:rsidRPr="00EC76D5" w:rsidRDefault="00DF55CE">
          <w:pPr>
            <w:pStyle w:val="Innehll3"/>
            <w:tabs>
              <w:tab w:val="left" w:pos="1320"/>
              <w:tab w:val="right" w:leader="dot" w:pos="9350"/>
            </w:tabs>
            <w:rPr>
              <w:rFonts w:asciiTheme="minorHAnsi" w:eastAsiaTheme="minorEastAsia" w:hAnsiTheme="minorHAnsi"/>
              <w:noProof/>
              <w:lang w:eastAsia="sv-SE"/>
            </w:rPr>
          </w:pPr>
          <w:hyperlink w:anchor="_Toc481936315" w:history="1">
            <w:r w:rsidR="00416F32" w:rsidRPr="00EC76D5">
              <w:rPr>
                <w:rStyle w:val="Hyperlnk"/>
                <w:noProof/>
              </w:rPr>
              <w:t>7.1.7.</w:t>
            </w:r>
            <w:r w:rsidR="00416F32" w:rsidRPr="00EC76D5">
              <w:rPr>
                <w:rFonts w:asciiTheme="minorHAnsi" w:eastAsiaTheme="minorEastAsia" w:hAnsiTheme="minorHAnsi"/>
                <w:noProof/>
                <w:lang w:eastAsia="sv-SE"/>
              </w:rPr>
              <w:tab/>
            </w:r>
            <w:r w:rsidR="00416F32" w:rsidRPr="00EC76D5">
              <w:rPr>
                <w:rStyle w:val="Hyperlnk"/>
                <w:noProof/>
              </w:rPr>
              <w:t>Struct and Union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_Toc481936315 \h </w:instrText>
            </w:r>
            <w:r w:rsidR="00416F32" w:rsidRPr="00EC76D5">
              <w:rPr>
                <w:noProof/>
                <w:webHidden/>
              </w:rPr>
            </w:r>
            <w:r w:rsidR="00416F32" w:rsidRPr="00EC76D5">
              <w:rPr>
                <w:noProof/>
                <w:webHidden/>
              </w:rPr>
              <w:fldChar w:fldCharType="separate"/>
            </w:r>
            <w:r w:rsidR="00545E00" w:rsidRPr="00EC76D5">
              <w:rPr>
                <w:noProof/>
                <w:webHidden/>
              </w:rPr>
              <w:t>129</w:t>
            </w:r>
            <w:r w:rsidR="00416F32" w:rsidRPr="00EC76D5">
              <w:rPr>
                <w:noProof/>
                <w:webHidden/>
              </w:rPr>
              <w:fldChar w:fldCharType="end"/>
            </w:r>
          </w:hyperlink>
        </w:p>
        <w:p w14:paraId="25FC5766" w14:textId="570AA6EE" w:rsidR="00416F32" w:rsidRPr="00EC76D5" w:rsidRDefault="00DF55CE">
          <w:pPr>
            <w:pStyle w:val="Innehll3"/>
            <w:tabs>
              <w:tab w:val="left" w:pos="880"/>
              <w:tab w:val="right" w:leader="dot" w:pos="9350"/>
            </w:tabs>
            <w:rPr>
              <w:rFonts w:asciiTheme="minorHAnsi" w:eastAsiaTheme="minorEastAsia" w:hAnsiTheme="minorHAnsi"/>
              <w:noProof/>
              <w:lang w:eastAsia="sv-SE"/>
            </w:rPr>
          </w:pPr>
          <w:hyperlink w:anchor="_Toc481936316" w:history="1">
            <w:r w:rsidR="00416F32" w:rsidRPr="00EC76D5">
              <w:rPr>
                <w:rFonts w:asciiTheme="minorHAnsi" w:eastAsiaTheme="minorEastAsia" w:hAnsiTheme="minorHAnsi"/>
                <w:noProof/>
                <w:lang w:eastAsia="sv-SE"/>
              </w:rPr>
              <w:tab/>
            </w:r>
            <w:r w:rsidR="00416F32" w:rsidRPr="00EC76D5">
              <w:rPr>
                <w:rStyle w:val="Hyperlnk"/>
                <w:noProof/>
              </w:rPr>
              <w:t>Type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_Toc481936316 \h </w:instrText>
            </w:r>
            <w:r w:rsidR="00416F32" w:rsidRPr="00EC76D5">
              <w:rPr>
                <w:noProof/>
                <w:webHidden/>
              </w:rPr>
            </w:r>
            <w:r w:rsidR="00416F32" w:rsidRPr="00EC76D5">
              <w:rPr>
                <w:noProof/>
                <w:webHidden/>
              </w:rPr>
              <w:fldChar w:fldCharType="separate"/>
            </w:r>
            <w:r w:rsidR="00545E00" w:rsidRPr="00EC76D5">
              <w:rPr>
                <w:noProof/>
                <w:webHidden/>
              </w:rPr>
              <w:t>130</w:t>
            </w:r>
            <w:r w:rsidR="00416F32" w:rsidRPr="00EC76D5">
              <w:rPr>
                <w:noProof/>
                <w:webHidden/>
              </w:rPr>
              <w:fldChar w:fldCharType="end"/>
            </w:r>
          </w:hyperlink>
        </w:p>
        <w:p w14:paraId="5CB19B0D" w14:textId="3E03DC98" w:rsidR="00416F32" w:rsidRPr="00EC76D5" w:rsidRDefault="00DF55CE">
          <w:pPr>
            <w:pStyle w:val="Innehll3"/>
            <w:tabs>
              <w:tab w:val="left" w:pos="1320"/>
              <w:tab w:val="right" w:leader="dot" w:pos="9350"/>
            </w:tabs>
            <w:rPr>
              <w:rFonts w:asciiTheme="minorHAnsi" w:eastAsiaTheme="minorEastAsia" w:hAnsiTheme="minorHAnsi"/>
              <w:noProof/>
              <w:lang w:eastAsia="sv-SE"/>
            </w:rPr>
          </w:pPr>
          <w:hyperlink w:anchor="_Toc481936354" w:history="1">
            <w:r w:rsidR="00416F32" w:rsidRPr="00EC76D5">
              <w:rPr>
                <w:rStyle w:val="Hyperlnk"/>
                <w:noProof/>
              </w:rPr>
              <w:t>7.1.8.</w:t>
            </w:r>
            <w:r w:rsidR="00416F32" w:rsidRPr="00EC76D5">
              <w:rPr>
                <w:rFonts w:asciiTheme="minorHAnsi" w:eastAsiaTheme="minorEastAsia" w:hAnsiTheme="minorHAnsi"/>
                <w:noProof/>
                <w:lang w:eastAsia="sv-SE"/>
              </w:rPr>
              <w:tab/>
            </w:r>
            <w:r w:rsidR="00416F32" w:rsidRPr="00EC76D5">
              <w:rPr>
                <w:rStyle w:val="Hyperlnk"/>
                <w:noProof/>
              </w:rPr>
              <w:t>Size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_Toc481936354 \h </w:instrText>
            </w:r>
            <w:r w:rsidR="00416F32" w:rsidRPr="00EC76D5">
              <w:rPr>
                <w:noProof/>
                <w:webHidden/>
              </w:rPr>
            </w:r>
            <w:r w:rsidR="00416F32" w:rsidRPr="00EC76D5">
              <w:rPr>
                <w:noProof/>
                <w:webHidden/>
              </w:rPr>
              <w:fldChar w:fldCharType="separate"/>
            </w:r>
            <w:r w:rsidR="00545E00" w:rsidRPr="00EC76D5">
              <w:rPr>
                <w:noProof/>
                <w:webHidden/>
              </w:rPr>
              <w:t>130</w:t>
            </w:r>
            <w:r w:rsidR="00416F32" w:rsidRPr="00EC76D5">
              <w:rPr>
                <w:noProof/>
                <w:webHidden/>
              </w:rPr>
              <w:fldChar w:fldCharType="end"/>
            </w:r>
          </w:hyperlink>
        </w:p>
        <w:p w14:paraId="24962800" w14:textId="6C4C6D4C" w:rsidR="00416F32" w:rsidRPr="00EC76D5" w:rsidRDefault="00DF55CE">
          <w:pPr>
            <w:pStyle w:val="Innehll3"/>
            <w:tabs>
              <w:tab w:val="left" w:pos="1320"/>
              <w:tab w:val="right" w:leader="dot" w:pos="9350"/>
            </w:tabs>
            <w:rPr>
              <w:rFonts w:asciiTheme="minorHAnsi" w:eastAsiaTheme="minorEastAsia" w:hAnsiTheme="minorHAnsi"/>
              <w:noProof/>
              <w:lang w:eastAsia="sv-SE"/>
            </w:rPr>
          </w:pPr>
          <w:hyperlink w:anchor="_Toc481936355" w:history="1">
            <w:r w:rsidR="00416F32" w:rsidRPr="00EC76D5">
              <w:rPr>
                <w:rStyle w:val="Hyperlnk"/>
                <w:noProof/>
              </w:rPr>
              <w:t>7.1.9.</w:t>
            </w:r>
            <w:r w:rsidR="00416F32" w:rsidRPr="00EC76D5">
              <w:rPr>
                <w:rFonts w:asciiTheme="minorHAnsi" w:eastAsiaTheme="minorEastAsia" w:hAnsiTheme="minorHAnsi"/>
                <w:noProof/>
                <w:lang w:eastAsia="sv-SE"/>
              </w:rPr>
              <w:tab/>
            </w:r>
            <w:r w:rsidR="00416F32" w:rsidRPr="00EC76D5">
              <w:rPr>
                <w:rStyle w:val="Hyperlnk"/>
                <w:noProof/>
              </w:rPr>
              <w:t>Completeness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_Toc481936355 \h </w:instrText>
            </w:r>
            <w:r w:rsidR="00416F32" w:rsidRPr="00EC76D5">
              <w:rPr>
                <w:noProof/>
                <w:webHidden/>
              </w:rPr>
            </w:r>
            <w:r w:rsidR="00416F32" w:rsidRPr="00EC76D5">
              <w:rPr>
                <w:noProof/>
                <w:webHidden/>
              </w:rPr>
              <w:fldChar w:fldCharType="separate"/>
            </w:r>
            <w:r w:rsidR="00545E00" w:rsidRPr="00EC76D5">
              <w:rPr>
                <w:noProof/>
                <w:webHidden/>
              </w:rPr>
              <w:t>131</w:t>
            </w:r>
            <w:r w:rsidR="00416F32" w:rsidRPr="00EC76D5">
              <w:rPr>
                <w:noProof/>
                <w:webHidden/>
              </w:rPr>
              <w:fldChar w:fldCharType="end"/>
            </w:r>
          </w:hyperlink>
        </w:p>
        <w:p w14:paraId="2F895F84" w14:textId="54A57DD1" w:rsidR="00416F32" w:rsidRPr="00EC76D5" w:rsidRDefault="00DF55CE">
          <w:pPr>
            <w:pStyle w:val="Innehll3"/>
            <w:tabs>
              <w:tab w:val="left" w:pos="1320"/>
              <w:tab w:val="right" w:leader="dot" w:pos="9350"/>
            </w:tabs>
            <w:rPr>
              <w:rFonts w:asciiTheme="minorHAnsi" w:eastAsiaTheme="minorEastAsia" w:hAnsiTheme="minorHAnsi"/>
              <w:noProof/>
              <w:lang w:eastAsia="sv-SE"/>
            </w:rPr>
          </w:pPr>
          <w:hyperlink w:anchor="_Toc481936356" w:history="1">
            <w:r w:rsidR="00416F32" w:rsidRPr="00EC76D5">
              <w:rPr>
                <w:rStyle w:val="Hyperlnk"/>
                <w:noProof/>
              </w:rPr>
              <w:t>7.1.1.</w:t>
            </w:r>
            <w:r w:rsidR="00416F32" w:rsidRPr="00EC76D5">
              <w:rPr>
                <w:rFonts w:asciiTheme="minorHAnsi" w:eastAsiaTheme="minorEastAsia" w:hAnsiTheme="minorHAnsi"/>
                <w:noProof/>
                <w:lang w:eastAsia="sv-SE"/>
              </w:rPr>
              <w:tab/>
            </w:r>
            <w:r w:rsidR="00416F32" w:rsidRPr="00EC76D5">
              <w:rPr>
                <w:rStyle w:val="Hyperlnk"/>
                <w:noProof/>
              </w:rPr>
              <w:t>Constant and Volatile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_Toc481936356 \h </w:instrText>
            </w:r>
            <w:r w:rsidR="00416F32" w:rsidRPr="00EC76D5">
              <w:rPr>
                <w:noProof/>
                <w:webHidden/>
              </w:rPr>
            </w:r>
            <w:r w:rsidR="00416F32" w:rsidRPr="00EC76D5">
              <w:rPr>
                <w:noProof/>
                <w:webHidden/>
              </w:rPr>
              <w:fldChar w:fldCharType="separate"/>
            </w:r>
            <w:r w:rsidR="00545E00" w:rsidRPr="00EC76D5">
              <w:rPr>
                <w:noProof/>
                <w:webHidden/>
              </w:rPr>
              <w:t>132</w:t>
            </w:r>
            <w:r w:rsidR="00416F32" w:rsidRPr="00EC76D5">
              <w:rPr>
                <w:noProof/>
                <w:webHidden/>
              </w:rPr>
              <w:fldChar w:fldCharType="end"/>
            </w:r>
          </w:hyperlink>
        </w:p>
        <w:p w14:paraId="44222AC9" w14:textId="6D90E33A" w:rsidR="00416F32" w:rsidRPr="00EC76D5" w:rsidRDefault="00DF55CE">
          <w:pPr>
            <w:pStyle w:val="Innehll3"/>
            <w:tabs>
              <w:tab w:val="left" w:pos="1320"/>
              <w:tab w:val="right" w:leader="dot" w:pos="9350"/>
            </w:tabs>
            <w:rPr>
              <w:rFonts w:asciiTheme="minorHAnsi" w:eastAsiaTheme="minorEastAsia" w:hAnsiTheme="minorHAnsi"/>
              <w:noProof/>
              <w:lang w:eastAsia="sv-SE"/>
            </w:rPr>
          </w:pPr>
          <w:hyperlink w:anchor="_Toc481936357" w:history="1">
            <w:r w:rsidR="00416F32" w:rsidRPr="00EC76D5">
              <w:rPr>
                <w:rStyle w:val="Hyperlnk"/>
                <w:noProof/>
              </w:rPr>
              <w:t>7.1.2.</w:t>
            </w:r>
            <w:r w:rsidR="00416F32" w:rsidRPr="00EC76D5">
              <w:rPr>
                <w:rFonts w:asciiTheme="minorHAnsi" w:eastAsiaTheme="minorEastAsia" w:hAnsiTheme="minorHAnsi"/>
                <w:noProof/>
                <w:lang w:eastAsia="sv-SE"/>
              </w:rPr>
              <w:tab/>
            </w:r>
            <w:r w:rsidR="00416F32" w:rsidRPr="00EC76D5">
              <w:rPr>
                <w:rStyle w:val="Hyperlnk"/>
                <w:noProof/>
              </w:rPr>
              <w:t>Equality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_Toc481936357 \h </w:instrText>
            </w:r>
            <w:r w:rsidR="00416F32" w:rsidRPr="00EC76D5">
              <w:rPr>
                <w:noProof/>
                <w:webHidden/>
              </w:rPr>
            </w:r>
            <w:r w:rsidR="00416F32" w:rsidRPr="00EC76D5">
              <w:rPr>
                <w:noProof/>
                <w:webHidden/>
              </w:rPr>
              <w:fldChar w:fldCharType="separate"/>
            </w:r>
            <w:r w:rsidR="00545E00" w:rsidRPr="00EC76D5">
              <w:rPr>
                <w:noProof/>
                <w:webHidden/>
              </w:rPr>
              <w:t>132</w:t>
            </w:r>
            <w:r w:rsidR="00416F32" w:rsidRPr="00EC76D5">
              <w:rPr>
                <w:noProof/>
                <w:webHidden/>
              </w:rPr>
              <w:fldChar w:fldCharType="end"/>
            </w:r>
          </w:hyperlink>
        </w:p>
        <w:p w14:paraId="6DD04712" w14:textId="05195CDF" w:rsidR="00416F32" w:rsidRPr="00EC76D5" w:rsidRDefault="00DF55CE">
          <w:pPr>
            <w:pStyle w:val="Innehll3"/>
            <w:tabs>
              <w:tab w:val="left" w:pos="1320"/>
              <w:tab w:val="right" w:leader="dot" w:pos="9350"/>
            </w:tabs>
            <w:rPr>
              <w:rFonts w:asciiTheme="minorHAnsi" w:eastAsiaTheme="minorEastAsia" w:hAnsiTheme="minorHAnsi"/>
              <w:noProof/>
              <w:lang w:eastAsia="sv-SE"/>
            </w:rPr>
          </w:pPr>
          <w:hyperlink w:anchor="_Toc481936398" w:history="1">
            <w:r w:rsidR="00416F32" w:rsidRPr="00EC76D5">
              <w:rPr>
                <w:rStyle w:val="Hyperlnk"/>
                <w:noProof/>
              </w:rPr>
              <w:t>7.1.3.</w:t>
            </w:r>
            <w:r w:rsidR="00416F32" w:rsidRPr="00EC76D5">
              <w:rPr>
                <w:rFonts w:asciiTheme="minorHAnsi" w:eastAsiaTheme="minorEastAsia" w:hAnsiTheme="minorHAnsi"/>
                <w:noProof/>
                <w:lang w:eastAsia="sv-SE"/>
              </w:rPr>
              <w:tab/>
            </w:r>
            <w:r w:rsidR="00416F32" w:rsidRPr="00EC76D5">
              <w:rPr>
                <w:rStyle w:val="Hyperlnk"/>
                <w:noProof/>
              </w:rPr>
              <w:t>Test Methods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_Toc481936398 \h </w:instrText>
            </w:r>
            <w:r w:rsidR="00416F32" w:rsidRPr="00EC76D5">
              <w:rPr>
                <w:noProof/>
                <w:webHidden/>
              </w:rPr>
            </w:r>
            <w:r w:rsidR="00416F32" w:rsidRPr="00EC76D5">
              <w:rPr>
                <w:noProof/>
                <w:webHidden/>
              </w:rPr>
              <w:fldChar w:fldCharType="separate"/>
            </w:r>
            <w:r w:rsidR="00545E00" w:rsidRPr="00EC76D5">
              <w:rPr>
                <w:noProof/>
                <w:webHidden/>
              </w:rPr>
              <w:t>133</w:t>
            </w:r>
            <w:r w:rsidR="00416F32" w:rsidRPr="00EC76D5">
              <w:rPr>
                <w:noProof/>
                <w:webHidden/>
              </w:rPr>
              <w:fldChar w:fldCharType="end"/>
            </w:r>
          </w:hyperlink>
        </w:p>
        <w:p w14:paraId="6A436683" w14:textId="309155F0" w:rsidR="00416F32" w:rsidRPr="00EC76D5" w:rsidRDefault="00DF55CE">
          <w:pPr>
            <w:pStyle w:val="Innehll2"/>
            <w:tabs>
              <w:tab w:val="left" w:pos="880"/>
              <w:tab w:val="right" w:leader="dot" w:pos="9350"/>
            </w:tabs>
            <w:rPr>
              <w:rFonts w:asciiTheme="minorHAnsi" w:eastAsiaTheme="minorEastAsia" w:hAnsiTheme="minorHAnsi"/>
              <w:noProof/>
              <w:lang w:eastAsia="sv-SE"/>
            </w:rPr>
          </w:pPr>
          <w:hyperlink w:anchor="_Toc481936399" w:history="1">
            <w:r w:rsidR="00416F32" w:rsidRPr="00EC76D5">
              <w:rPr>
                <w:rStyle w:val="Hyperlnk"/>
                <w:noProof/>
              </w:rPr>
              <w:t>7.2.</w:t>
            </w:r>
            <w:r w:rsidR="00416F32" w:rsidRPr="00EC76D5">
              <w:rPr>
                <w:rFonts w:asciiTheme="minorHAnsi" w:eastAsiaTheme="minorEastAsia" w:hAnsiTheme="minorHAnsi"/>
                <w:noProof/>
                <w:lang w:eastAsia="sv-SE"/>
              </w:rPr>
              <w:tab/>
            </w:r>
            <w:r w:rsidR="00416F32" w:rsidRPr="00EC76D5">
              <w:rPr>
                <w:rStyle w:val="Hyperlnk"/>
                <w:noProof/>
              </w:rPr>
              <w:t>Type Casting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_Toc481936399 \h </w:instrText>
            </w:r>
            <w:r w:rsidR="00416F32" w:rsidRPr="00EC76D5">
              <w:rPr>
                <w:noProof/>
                <w:webHidden/>
              </w:rPr>
            </w:r>
            <w:r w:rsidR="00416F32" w:rsidRPr="00EC76D5">
              <w:rPr>
                <w:noProof/>
                <w:webHidden/>
              </w:rPr>
              <w:fldChar w:fldCharType="separate"/>
            </w:r>
            <w:r w:rsidR="00545E00" w:rsidRPr="00EC76D5">
              <w:rPr>
                <w:noProof/>
                <w:webHidden/>
              </w:rPr>
              <w:t>136</w:t>
            </w:r>
            <w:r w:rsidR="00416F32" w:rsidRPr="00EC76D5">
              <w:rPr>
                <w:noProof/>
                <w:webHidden/>
              </w:rPr>
              <w:fldChar w:fldCharType="end"/>
            </w:r>
          </w:hyperlink>
        </w:p>
        <w:p w14:paraId="36C09BDD" w14:textId="11D7FD4C" w:rsidR="00416F32" w:rsidRPr="00EC76D5" w:rsidRDefault="00DF55CE">
          <w:pPr>
            <w:pStyle w:val="Innehll2"/>
            <w:tabs>
              <w:tab w:val="left" w:pos="880"/>
              <w:tab w:val="right" w:leader="dot" w:pos="9350"/>
            </w:tabs>
            <w:rPr>
              <w:rFonts w:asciiTheme="minorHAnsi" w:eastAsiaTheme="minorEastAsia" w:hAnsiTheme="minorHAnsi"/>
              <w:noProof/>
              <w:lang w:eastAsia="sv-SE"/>
            </w:rPr>
          </w:pPr>
          <w:hyperlink w:anchor="_Toc481936400" w:history="1">
            <w:r w:rsidR="00416F32" w:rsidRPr="00EC76D5">
              <w:rPr>
                <w:rStyle w:val="Hyperlnk"/>
                <w:noProof/>
              </w:rPr>
              <w:t>7.3.</w:t>
            </w:r>
            <w:r w:rsidR="00416F32" w:rsidRPr="00EC76D5">
              <w:rPr>
                <w:rFonts w:asciiTheme="minorHAnsi" w:eastAsiaTheme="minorEastAsia" w:hAnsiTheme="minorHAnsi"/>
                <w:noProof/>
                <w:lang w:eastAsia="sv-SE"/>
              </w:rPr>
              <w:tab/>
            </w:r>
            <w:r w:rsidR="00416F32" w:rsidRPr="00EC76D5">
              <w:rPr>
                <w:rStyle w:val="Hyperlnk"/>
                <w:noProof/>
              </w:rPr>
              <w:t>Type Promotion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_Toc481936400 \h </w:instrText>
            </w:r>
            <w:r w:rsidR="00416F32" w:rsidRPr="00EC76D5">
              <w:rPr>
                <w:noProof/>
                <w:webHidden/>
              </w:rPr>
            </w:r>
            <w:r w:rsidR="00416F32" w:rsidRPr="00EC76D5">
              <w:rPr>
                <w:noProof/>
                <w:webHidden/>
              </w:rPr>
              <w:fldChar w:fldCharType="separate"/>
            </w:r>
            <w:r w:rsidR="00545E00" w:rsidRPr="00EC76D5">
              <w:rPr>
                <w:noProof/>
                <w:webHidden/>
              </w:rPr>
              <w:t>140</w:t>
            </w:r>
            <w:r w:rsidR="00416F32" w:rsidRPr="00EC76D5">
              <w:rPr>
                <w:noProof/>
                <w:webHidden/>
              </w:rPr>
              <w:fldChar w:fldCharType="end"/>
            </w:r>
          </w:hyperlink>
        </w:p>
        <w:p w14:paraId="162832D2" w14:textId="44761CB0" w:rsidR="00416F32" w:rsidRPr="00EC76D5" w:rsidRDefault="00DF55CE">
          <w:pPr>
            <w:pStyle w:val="Innehll2"/>
            <w:tabs>
              <w:tab w:val="left" w:pos="880"/>
              <w:tab w:val="right" w:leader="dot" w:pos="9350"/>
            </w:tabs>
            <w:rPr>
              <w:rFonts w:asciiTheme="minorHAnsi" w:eastAsiaTheme="minorEastAsia" w:hAnsiTheme="minorHAnsi"/>
              <w:noProof/>
              <w:lang w:eastAsia="sv-SE"/>
            </w:rPr>
          </w:pPr>
          <w:hyperlink w:anchor="_Toc481936401" w:history="1">
            <w:r w:rsidR="00416F32" w:rsidRPr="00EC76D5">
              <w:rPr>
                <w:rStyle w:val="Hyperlnk"/>
                <w:noProof/>
              </w:rPr>
              <w:t>7.4.</w:t>
            </w:r>
            <w:r w:rsidR="00416F32" w:rsidRPr="00EC76D5">
              <w:rPr>
                <w:rFonts w:asciiTheme="minorHAnsi" w:eastAsiaTheme="minorEastAsia" w:hAnsiTheme="minorHAnsi"/>
                <w:noProof/>
                <w:lang w:eastAsia="sv-SE"/>
              </w:rPr>
              <w:tab/>
            </w:r>
            <w:r w:rsidR="00416F32" w:rsidRPr="00EC76D5">
              <w:rPr>
                <w:rStyle w:val="Hyperlnk"/>
                <w:noProof/>
              </w:rPr>
              <w:t>The Value Conversion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_Toc481936401 \h </w:instrText>
            </w:r>
            <w:r w:rsidR="00416F32" w:rsidRPr="00EC76D5">
              <w:rPr>
                <w:noProof/>
                <w:webHidden/>
              </w:rPr>
            </w:r>
            <w:r w:rsidR="00416F32" w:rsidRPr="00EC76D5">
              <w:rPr>
                <w:noProof/>
                <w:webHidden/>
              </w:rPr>
              <w:fldChar w:fldCharType="separate"/>
            </w:r>
            <w:r w:rsidR="00545E00" w:rsidRPr="00EC76D5">
              <w:rPr>
                <w:noProof/>
                <w:webHidden/>
              </w:rPr>
              <w:t>142</w:t>
            </w:r>
            <w:r w:rsidR="00416F32" w:rsidRPr="00EC76D5">
              <w:rPr>
                <w:noProof/>
                <w:webHidden/>
              </w:rPr>
              <w:fldChar w:fldCharType="end"/>
            </w:r>
          </w:hyperlink>
        </w:p>
        <w:p w14:paraId="1F326B59" w14:textId="1FF54FBD" w:rsidR="00416F32" w:rsidRPr="00EC76D5" w:rsidRDefault="00DF55CE">
          <w:pPr>
            <w:pStyle w:val="Innehll1"/>
            <w:rPr>
              <w:rFonts w:asciiTheme="minorHAnsi" w:eastAsiaTheme="minorEastAsia" w:hAnsiTheme="minorHAnsi"/>
              <w:noProof/>
              <w:lang w:eastAsia="sv-SE"/>
            </w:rPr>
          </w:pPr>
          <w:hyperlink w:anchor="_Toc481936402" w:history="1">
            <w:r w:rsidR="00416F32" w:rsidRPr="00EC76D5">
              <w:rPr>
                <w:rStyle w:val="Hyperlnk"/>
                <w:noProof/>
              </w:rPr>
              <w:t>8.</w:t>
            </w:r>
            <w:r w:rsidR="00416F32" w:rsidRPr="00EC76D5">
              <w:rPr>
                <w:rFonts w:asciiTheme="minorHAnsi" w:eastAsiaTheme="minorEastAsia" w:hAnsiTheme="minorHAnsi"/>
                <w:noProof/>
                <w:lang w:eastAsia="sv-SE"/>
              </w:rPr>
              <w:tab/>
            </w:r>
            <w:r w:rsidR="00416F32" w:rsidRPr="00EC76D5">
              <w:rPr>
                <w:rStyle w:val="Hyperlnk"/>
                <w:noProof/>
              </w:rPr>
              <w:t>The Symbol Table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_Toc481936402 \h </w:instrText>
            </w:r>
            <w:r w:rsidR="00416F32" w:rsidRPr="00EC76D5">
              <w:rPr>
                <w:noProof/>
                <w:webHidden/>
              </w:rPr>
            </w:r>
            <w:r w:rsidR="00416F32" w:rsidRPr="00EC76D5">
              <w:rPr>
                <w:noProof/>
                <w:webHidden/>
              </w:rPr>
              <w:fldChar w:fldCharType="separate"/>
            </w:r>
            <w:r w:rsidR="00545E00" w:rsidRPr="00EC76D5">
              <w:rPr>
                <w:noProof/>
                <w:webHidden/>
              </w:rPr>
              <w:t>147</w:t>
            </w:r>
            <w:r w:rsidR="00416F32" w:rsidRPr="00EC76D5">
              <w:rPr>
                <w:noProof/>
                <w:webHidden/>
              </w:rPr>
              <w:fldChar w:fldCharType="end"/>
            </w:r>
          </w:hyperlink>
        </w:p>
        <w:p w14:paraId="6C4CECA0" w14:textId="3515ED85" w:rsidR="00416F32" w:rsidRPr="00EC76D5" w:rsidRDefault="00DF55CE">
          <w:pPr>
            <w:pStyle w:val="Innehll2"/>
            <w:tabs>
              <w:tab w:val="left" w:pos="880"/>
              <w:tab w:val="right" w:leader="dot" w:pos="9350"/>
            </w:tabs>
            <w:rPr>
              <w:rFonts w:asciiTheme="minorHAnsi" w:eastAsiaTheme="minorEastAsia" w:hAnsiTheme="minorHAnsi"/>
              <w:noProof/>
              <w:lang w:eastAsia="sv-SE"/>
            </w:rPr>
          </w:pPr>
          <w:hyperlink w:anchor="_Toc481936403" w:history="1">
            <w:r w:rsidR="00416F32" w:rsidRPr="00EC76D5">
              <w:rPr>
                <w:rStyle w:val="Hyperlnk"/>
                <w:noProof/>
              </w:rPr>
              <w:t>8.1.</w:t>
            </w:r>
            <w:r w:rsidR="00416F32" w:rsidRPr="00EC76D5">
              <w:rPr>
                <w:rFonts w:asciiTheme="minorHAnsi" w:eastAsiaTheme="minorEastAsia" w:hAnsiTheme="minorHAnsi"/>
                <w:noProof/>
                <w:lang w:eastAsia="sv-SE"/>
              </w:rPr>
              <w:tab/>
            </w:r>
            <w:r w:rsidR="00416F32" w:rsidRPr="00EC76D5">
              <w:rPr>
                <w:rStyle w:val="Hyperlnk"/>
                <w:noProof/>
              </w:rPr>
              <w:t>The Symbol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_Toc481936403 \h </w:instrText>
            </w:r>
            <w:r w:rsidR="00416F32" w:rsidRPr="00EC76D5">
              <w:rPr>
                <w:noProof/>
                <w:webHidden/>
              </w:rPr>
            </w:r>
            <w:r w:rsidR="00416F32" w:rsidRPr="00EC76D5">
              <w:rPr>
                <w:noProof/>
                <w:webHidden/>
              </w:rPr>
              <w:fldChar w:fldCharType="separate"/>
            </w:r>
            <w:r w:rsidR="00545E00" w:rsidRPr="00EC76D5">
              <w:rPr>
                <w:noProof/>
                <w:webHidden/>
              </w:rPr>
              <w:t>147</w:t>
            </w:r>
            <w:r w:rsidR="00416F32" w:rsidRPr="00EC76D5">
              <w:rPr>
                <w:noProof/>
                <w:webHidden/>
              </w:rPr>
              <w:fldChar w:fldCharType="end"/>
            </w:r>
          </w:hyperlink>
        </w:p>
        <w:p w14:paraId="5E1EB846" w14:textId="0166350A" w:rsidR="00416F32" w:rsidRPr="00EC76D5" w:rsidRDefault="00DF55CE">
          <w:pPr>
            <w:pStyle w:val="Innehll3"/>
            <w:tabs>
              <w:tab w:val="left" w:pos="1320"/>
              <w:tab w:val="right" w:leader="dot" w:pos="9350"/>
            </w:tabs>
            <w:rPr>
              <w:rFonts w:asciiTheme="minorHAnsi" w:eastAsiaTheme="minorEastAsia" w:hAnsiTheme="minorHAnsi"/>
              <w:noProof/>
              <w:lang w:eastAsia="sv-SE"/>
            </w:rPr>
          </w:pPr>
          <w:hyperlink w:anchor="_Toc481936404" w:history="1">
            <w:r w:rsidR="00416F32" w:rsidRPr="00EC76D5">
              <w:rPr>
                <w:rStyle w:val="Hyperlnk"/>
                <w:noProof/>
              </w:rPr>
              <w:t>8.1.1.</w:t>
            </w:r>
            <w:r w:rsidR="00416F32" w:rsidRPr="00EC76D5">
              <w:rPr>
                <w:rFonts w:asciiTheme="minorHAnsi" w:eastAsiaTheme="minorEastAsia" w:hAnsiTheme="minorHAnsi"/>
                <w:noProof/>
                <w:lang w:eastAsia="sv-SE"/>
              </w:rPr>
              <w:tab/>
            </w:r>
            <w:r w:rsidR="00416F32" w:rsidRPr="00EC76D5">
              <w:rPr>
                <w:rStyle w:val="Hyperlnk"/>
                <w:noProof/>
              </w:rPr>
              <w:t>Symbol Storage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_Toc481936404 \h </w:instrText>
            </w:r>
            <w:r w:rsidR="00416F32" w:rsidRPr="00EC76D5">
              <w:rPr>
                <w:noProof/>
                <w:webHidden/>
              </w:rPr>
            </w:r>
            <w:r w:rsidR="00416F32" w:rsidRPr="00EC76D5">
              <w:rPr>
                <w:noProof/>
                <w:webHidden/>
              </w:rPr>
              <w:fldChar w:fldCharType="separate"/>
            </w:r>
            <w:r w:rsidR="00545E00" w:rsidRPr="00EC76D5">
              <w:rPr>
                <w:noProof/>
                <w:webHidden/>
              </w:rPr>
              <w:t>147</w:t>
            </w:r>
            <w:r w:rsidR="00416F32" w:rsidRPr="00EC76D5">
              <w:rPr>
                <w:noProof/>
                <w:webHidden/>
              </w:rPr>
              <w:fldChar w:fldCharType="end"/>
            </w:r>
          </w:hyperlink>
        </w:p>
        <w:p w14:paraId="5B9042E6" w14:textId="249962EF" w:rsidR="00416F32" w:rsidRPr="00EC76D5" w:rsidRDefault="00DF55CE">
          <w:pPr>
            <w:pStyle w:val="Innehll2"/>
            <w:tabs>
              <w:tab w:val="left" w:pos="880"/>
              <w:tab w:val="right" w:leader="dot" w:pos="9350"/>
            </w:tabs>
            <w:rPr>
              <w:rFonts w:asciiTheme="minorHAnsi" w:eastAsiaTheme="minorEastAsia" w:hAnsiTheme="minorHAnsi"/>
              <w:noProof/>
              <w:lang w:eastAsia="sv-SE"/>
            </w:rPr>
          </w:pPr>
          <w:hyperlink w:anchor="_Toc481936405" w:history="1">
            <w:r w:rsidR="00416F32" w:rsidRPr="00EC76D5">
              <w:rPr>
                <w:rStyle w:val="Hyperlnk"/>
                <w:noProof/>
              </w:rPr>
              <w:t>8.2.</w:t>
            </w:r>
            <w:r w:rsidR="00416F32" w:rsidRPr="00EC76D5">
              <w:rPr>
                <w:rFonts w:asciiTheme="minorHAnsi" w:eastAsiaTheme="minorEastAsia" w:hAnsiTheme="minorHAnsi"/>
                <w:noProof/>
                <w:lang w:eastAsia="sv-SE"/>
              </w:rPr>
              <w:tab/>
            </w:r>
            <w:r w:rsidR="00416F32" w:rsidRPr="00EC76D5">
              <w:rPr>
                <w:rStyle w:val="Hyperlnk"/>
                <w:noProof/>
              </w:rPr>
              <w:t>The Symbol Table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_Toc481936405 \h </w:instrText>
            </w:r>
            <w:r w:rsidR="00416F32" w:rsidRPr="00EC76D5">
              <w:rPr>
                <w:noProof/>
                <w:webHidden/>
              </w:rPr>
            </w:r>
            <w:r w:rsidR="00416F32" w:rsidRPr="00EC76D5">
              <w:rPr>
                <w:noProof/>
                <w:webHidden/>
              </w:rPr>
              <w:fldChar w:fldCharType="separate"/>
            </w:r>
            <w:r w:rsidR="00545E00" w:rsidRPr="00EC76D5">
              <w:rPr>
                <w:noProof/>
                <w:webHidden/>
              </w:rPr>
              <w:t>158</w:t>
            </w:r>
            <w:r w:rsidR="00416F32" w:rsidRPr="00EC76D5">
              <w:rPr>
                <w:noProof/>
                <w:webHidden/>
              </w:rPr>
              <w:fldChar w:fldCharType="end"/>
            </w:r>
          </w:hyperlink>
        </w:p>
        <w:p w14:paraId="486359DB" w14:textId="48461411" w:rsidR="00416F32" w:rsidRPr="00EC76D5" w:rsidRDefault="00DF55CE">
          <w:pPr>
            <w:pStyle w:val="Innehll3"/>
            <w:tabs>
              <w:tab w:val="left" w:pos="1320"/>
              <w:tab w:val="right" w:leader="dot" w:pos="9350"/>
            </w:tabs>
            <w:rPr>
              <w:rFonts w:asciiTheme="minorHAnsi" w:eastAsiaTheme="minorEastAsia" w:hAnsiTheme="minorHAnsi"/>
              <w:noProof/>
              <w:lang w:eastAsia="sv-SE"/>
            </w:rPr>
          </w:pPr>
          <w:hyperlink w:anchor="_Toc481936406" w:history="1">
            <w:r w:rsidR="00416F32" w:rsidRPr="00EC76D5">
              <w:rPr>
                <w:rStyle w:val="Hyperlnk"/>
                <w:noProof/>
              </w:rPr>
              <w:t>8.2.1.</w:t>
            </w:r>
            <w:r w:rsidR="00416F32" w:rsidRPr="00EC76D5">
              <w:rPr>
                <w:rFonts w:asciiTheme="minorHAnsi" w:eastAsiaTheme="minorEastAsia" w:hAnsiTheme="minorHAnsi"/>
                <w:noProof/>
                <w:lang w:eastAsia="sv-SE"/>
              </w:rPr>
              <w:tab/>
            </w:r>
            <w:r w:rsidR="00416F32" w:rsidRPr="00EC76D5">
              <w:rPr>
                <w:rStyle w:val="Hyperlnk"/>
                <w:noProof/>
              </w:rPr>
              <w:t>Add Symbols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_Toc481936406 \h </w:instrText>
            </w:r>
            <w:r w:rsidR="00416F32" w:rsidRPr="00EC76D5">
              <w:rPr>
                <w:noProof/>
                <w:webHidden/>
              </w:rPr>
            </w:r>
            <w:r w:rsidR="00416F32" w:rsidRPr="00EC76D5">
              <w:rPr>
                <w:noProof/>
                <w:webHidden/>
              </w:rPr>
              <w:fldChar w:fldCharType="separate"/>
            </w:r>
            <w:r w:rsidR="00545E00" w:rsidRPr="00EC76D5">
              <w:rPr>
                <w:noProof/>
                <w:webHidden/>
              </w:rPr>
              <w:t>162</w:t>
            </w:r>
            <w:r w:rsidR="00416F32" w:rsidRPr="00EC76D5">
              <w:rPr>
                <w:noProof/>
                <w:webHidden/>
              </w:rPr>
              <w:fldChar w:fldCharType="end"/>
            </w:r>
          </w:hyperlink>
        </w:p>
        <w:p w14:paraId="267AFA68" w14:textId="1EE6E066" w:rsidR="00416F32" w:rsidRPr="00EC76D5" w:rsidRDefault="00DF55CE">
          <w:pPr>
            <w:pStyle w:val="Innehll3"/>
            <w:tabs>
              <w:tab w:val="left" w:pos="1320"/>
              <w:tab w:val="right" w:leader="dot" w:pos="9350"/>
            </w:tabs>
            <w:rPr>
              <w:rFonts w:asciiTheme="minorHAnsi" w:eastAsiaTheme="minorEastAsia" w:hAnsiTheme="minorHAnsi"/>
              <w:noProof/>
              <w:lang w:eastAsia="sv-SE"/>
            </w:rPr>
          </w:pPr>
          <w:hyperlink w:anchor="_Toc481936407" w:history="1">
            <w:r w:rsidR="00416F32" w:rsidRPr="00EC76D5">
              <w:rPr>
                <w:rStyle w:val="Hyperlnk"/>
                <w:noProof/>
              </w:rPr>
              <w:t>8.2.2.</w:t>
            </w:r>
            <w:r w:rsidR="00416F32" w:rsidRPr="00EC76D5">
              <w:rPr>
                <w:rFonts w:asciiTheme="minorHAnsi" w:eastAsiaTheme="minorEastAsia" w:hAnsiTheme="minorHAnsi"/>
                <w:noProof/>
                <w:lang w:eastAsia="sv-SE"/>
              </w:rPr>
              <w:tab/>
            </w:r>
            <w:r w:rsidR="00416F32" w:rsidRPr="00EC76D5">
              <w:rPr>
                <w:rStyle w:val="Hyperlnk"/>
                <w:noProof/>
              </w:rPr>
              <w:t>Looking Up Symbols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_Toc481936407 \h </w:instrText>
            </w:r>
            <w:r w:rsidR="00416F32" w:rsidRPr="00EC76D5">
              <w:rPr>
                <w:noProof/>
                <w:webHidden/>
              </w:rPr>
            </w:r>
            <w:r w:rsidR="00416F32" w:rsidRPr="00EC76D5">
              <w:rPr>
                <w:noProof/>
                <w:webHidden/>
              </w:rPr>
              <w:fldChar w:fldCharType="separate"/>
            </w:r>
            <w:r w:rsidR="00545E00" w:rsidRPr="00EC76D5">
              <w:rPr>
                <w:noProof/>
                <w:webHidden/>
              </w:rPr>
              <w:t>162</w:t>
            </w:r>
            <w:r w:rsidR="00416F32" w:rsidRPr="00EC76D5">
              <w:rPr>
                <w:noProof/>
                <w:webHidden/>
              </w:rPr>
              <w:fldChar w:fldCharType="end"/>
            </w:r>
          </w:hyperlink>
        </w:p>
        <w:p w14:paraId="56E52512" w14:textId="7250FF77" w:rsidR="00416F32" w:rsidRPr="00EC76D5" w:rsidRDefault="00DF55CE">
          <w:pPr>
            <w:pStyle w:val="Innehll3"/>
            <w:tabs>
              <w:tab w:val="left" w:pos="1320"/>
              <w:tab w:val="right" w:leader="dot" w:pos="9350"/>
            </w:tabs>
            <w:rPr>
              <w:rFonts w:asciiTheme="minorHAnsi" w:eastAsiaTheme="minorEastAsia" w:hAnsiTheme="minorHAnsi"/>
              <w:noProof/>
              <w:lang w:eastAsia="sv-SE"/>
            </w:rPr>
          </w:pPr>
          <w:hyperlink w:anchor="_Toc481936408"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Generate Offset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_Toc481936408 \h </w:instrText>
            </w:r>
            <w:r w:rsidR="00416F32" w:rsidRPr="00EC76D5">
              <w:rPr>
                <w:noProof/>
                <w:webHidden/>
              </w:rPr>
            </w:r>
            <w:r w:rsidR="00416F32" w:rsidRPr="00EC76D5">
              <w:rPr>
                <w:noProof/>
                <w:webHidden/>
              </w:rPr>
              <w:fldChar w:fldCharType="separate"/>
            </w:r>
            <w:r w:rsidR="00545E00" w:rsidRPr="00EC76D5">
              <w:rPr>
                <w:noProof/>
                <w:webHidden/>
              </w:rPr>
              <w:t>163</w:t>
            </w:r>
            <w:r w:rsidR="00416F32" w:rsidRPr="00EC76D5">
              <w:rPr>
                <w:noProof/>
                <w:webHidden/>
              </w:rPr>
              <w:fldChar w:fldCharType="end"/>
            </w:r>
          </w:hyperlink>
        </w:p>
        <w:p w14:paraId="2FCC13B5" w14:textId="53D359CC" w:rsidR="00416F32" w:rsidRPr="00EC76D5" w:rsidRDefault="00DF55CE">
          <w:pPr>
            <w:pStyle w:val="Innehll3"/>
            <w:tabs>
              <w:tab w:val="left" w:pos="1320"/>
              <w:tab w:val="right" w:leader="dot" w:pos="9350"/>
            </w:tabs>
            <w:rPr>
              <w:rFonts w:asciiTheme="minorHAnsi" w:eastAsiaTheme="minorEastAsia" w:hAnsiTheme="minorHAnsi"/>
              <w:noProof/>
              <w:lang w:eastAsia="sv-SE"/>
            </w:rPr>
          </w:pPr>
          <w:hyperlink w:anchor="_Toc481936409"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Table Text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_Toc481936409 \h </w:instrText>
            </w:r>
            <w:r w:rsidR="00416F32" w:rsidRPr="00EC76D5">
              <w:rPr>
                <w:noProof/>
                <w:webHidden/>
              </w:rPr>
            </w:r>
            <w:r w:rsidR="00416F32" w:rsidRPr="00EC76D5">
              <w:rPr>
                <w:noProof/>
                <w:webHidden/>
              </w:rPr>
              <w:fldChar w:fldCharType="separate"/>
            </w:r>
            <w:r w:rsidR="00545E00" w:rsidRPr="00EC76D5">
              <w:rPr>
                <w:noProof/>
                <w:webHidden/>
              </w:rPr>
              <w:t>163</w:t>
            </w:r>
            <w:r w:rsidR="00416F32" w:rsidRPr="00EC76D5">
              <w:rPr>
                <w:noProof/>
                <w:webHidden/>
              </w:rPr>
              <w:fldChar w:fldCharType="end"/>
            </w:r>
          </w:hyperlink>
        </w:p>
        <w:p w14:paraId="431CDD5F" w14:textId="2E0E89F9" w:rsidR="00416F32" w:rsidRPr="00EC76D5" w:rsidRDefault="00DF55CE">
          <w:pPr>
            <w:pStyle w:val="Innehll1"/>
            <w:rPr>
              <w:rFonts w:asciiTheme="minorHAnsi" w:eastAsiaTheme="minorEastAsia" w:hAnsiTheme="minorHAnsi"/>
              <w:noProof/>
              <w:lang w:eastAsia="sv-SE"/>
            </w:rPr>
          </w:pPr>
          <w:hyperlink w:anchor="_Toc481936410" w:history="1">
            <w:r w:rsidR="00416F32" w:rsidRPr="00EC76D5">
              <w:rPr>
                <w:rStyle w:val="Hyperlnk"/>
                <w:noProof/>
              </w:rPr>
              <w:t>9.</w:t>
            </w:r>
            <w:r w:rsidR="00416F32" w:rsidRPr="00EC76D5">
              <w:rPr>
                <w:rFonts w:asciiTheme="minorHAnsi" w:eastAsiaTheme="minorEastAsia" w:hAnsiTheme="minorHAnsi"/>
                <w:noProof/>
                <w:lang w:eastAsia="sv-SE"/>
              </w:rPr>
              <w:tab/>
            </w:r>
            <w:r w:rsidR="00416F32" w:rsidRPr="00EC76D5">
              <w:rPr>
                <w:rStyle w:val="Hyperlnk"/>
                <w:noProof/>
              </w:rPr>
              <w:t>The Syntax Tree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_Toc481936410 \h </w:instrText>
            </w:r>
            <w:r w:rsidR="00416F32" w:rsidRPr="00EC76D5">
              <w:rPr>
                <w:noProof/>
                <w:webHidden/>
              </w:rPr>
            </w:r>
            <w:r w:rsidR="00416F32" w:rsidRPr="00EC76D5">
              <w:rPr>
                <w:noProof/>
                <w:webHidden/>
              </w:rPr>
              <w:fldChar w:fldCharType="separate"/>
            </w:r>
            <w:r w:rsidR="00545E00" w:rsidRPr="00EC76D5">
              <w:rPr>
                <w:noProof/>
                <w:webHidden/>
              </w:rPr>
              <w:t>164</w:t>
            </w:r>
            <w:r w:rsidR="00416F32" w:rsidRPr="00EC76D5">
              <w:rPr>
                <w:noProof/>
                <w:webHidden/>
              </w:rPr>
              <w:fldChar w:fldCharType="end"/>
            </w:r>
          </w:hyperlink>
        </w:p>
        <w:p w14:paraId="45655E74" w14:textId="0A724468" w:rsidR="00416F32" w:rsidRPr="00EC76D5" w:rsidRDefault="00DF55CE">
          <w:pPr>
            <w:pStyle w:val="Innehll1"/>
            <w:rPr>
              <w:rFonts w:asciiTheme="minorHAnsi" w:eastAsiaTheme="minorEastAsia" w:hAnsiTheme="minorHAnsi"/>
              <w:noProof/>
              <w:lang w:eastAsia="sv-SE"/>
            </w:rPr>
          </w:pPr>
          <w:hyperlink w:anchor="_Toc481936411" w:history="1">
            <w:r w:rsidR="00416F32" w:rsidRPr="00EC76D5">
              <w:rPr>
                <w:rStyle w:val="Hyperlnk"/>
                <w:noProof/>
              </w:rPr>
              <w:t>10.</w:t>
            </w:r>
            <w:r w:rsidR="00416F32" w:rsidRPr="00EC76D5">
              <w:rPr>
                <w:rFonts w:asciiTheme="minorHAnsi" w:eastAsiaTheme="minorEastAsia" w:hAnsiTheme="minorHAnsi"/>
                <w:noProof/>
                <w:lang w:eastAsia="sv-SE"/>
              </w:rPr>
              <w:tab/>
            </w:r>
            <w:r w:rsidR="00416F32" w:rsidRPr="00EC76D5">
              <w:rPr>
                <w:rStyle w:val="Hyperlnk"/>
                <w:noProof/>
              </w:rPr>
              <w:t>Syntax Tree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_Toc481936411 \h </w:instrText>
            </w:r>
            <w:r w:rsidR="00416F32" w:rsidRPr="00EC76D5">
              <w:rPr>
                <w:noProof/>
                <w:webHidden/>
              </w:rPr>
            </w:r>
            <w:r w:rsidR="00416F32" w:rsidRPr="00EC76D5">
              <w:rPr>
                <w:noProof/>
                <w:webHidden/>
              </w:rPr>
              <w:fldChar w:fldCharType="separate"/>
            </w:r>
            <w:r w:rsidR="00545E00" w:rsidRPr="00EC76D5">
              <w:rPr>
                <w:noProof/>
                <w:webHidden/>
              </w:rPr>
              <w:t>167</w:t>
            </w:r>
            <w:r w:rsidR="00416F32" w:rsidRPr="00EC76D5">
              <w:rPr>
                <w:noProof/>
                <w:webHidden/>
              </w:rPr>
              <w:fldChar w:fldCharType="end"/>
            </w:r>
          </w:hyperlink>
        </w:p>
        <w:p w14:paraId="5CE552EB" w14:textId="71C5AE2A" w:rsidR="00416F32" w:rsidRPr="00EC76D5" w:rsidRDefault="00DF55CE">
          <w:pPr>
            <w:pStyle w:val="Innehll1"/>
            <w:rPr>
              <w:rFonts w:asciiTheme="minorHAnsi" w:eastAsiaTheme="minorEastAsia" w:hAnsiTheme="minorHAnsi"/>
              <w:noProof/>
              <w:lang w:eastAsia="sv-SE"/>
            </w:rPr>
          </w:pPr>
          <w:hyperlink w:anchor="_Toc481936412" w:history="1">
            <w:r w:rsidR="00416F32" w:rsidRPr="00EC76D5">
              <w:rPr>
                <w:rStyle w:val="Hyperlnk"/>
                <w:noProof/>
              </w:rPr>
              <w:t>11.</w:t>
            </w:r>
            <w:r w:rsidR="00416F32" w:rsidRPr="00EC76D5">
              <w:rPr>
                <w:rFonts w:asciiTheme="minorHAnsi" w:eastAsiaTheme="minorEastAsia" w:hAnsiTheme="minorHAnsi"/>
                <w:noProof/>
                <w:lang w:eastAsia="sv-SE"/>
              </w:rPr>
              <w:tab/>
            </w:r>
            <w:r w:rsidR="00416F32" w:rsidRPr="00EC76D5">
              <w:rPr>
                <w:rStyle w:val="Hyperlnk"/>
                <w:noProof/>
              </w:rPr>
              <w:t>The Middle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_Toc481936412 \h </w:instrText>
            </w:r>
            <w:r w:rsidR="00416F32" w:rsidRPr="00EC76D5">
              <w:rPr>
                <w:noProof/>
                <w:webHidden/>
              </w:rPr>
            </w:r>
            <w:r w:rsidR="00416F32" w:rsidRPr="00EC76D5">
              <w:rPr>
                <w:noProof/>
                <w:webHidden/>
              </w:rPr>
              <w:fldChar w:fldCharType="separate"/>
            </w:r>
            <w:r w:rsidR="00545E00" w:rsidRPr="00EC76D5">
              <w:rPr>
                <w:noProof/>
                <w:webHidden/>
              </w:rPr>
              <w:t>183</w:t>
            </w:r>
            <w:r w:rsidR="00416F32" w:rsidRPr="00EC76D5">
              <w:rPr>
                <w:noProof/>
                <w:webHidden/>
              </w:rPr>
              <w:fldChar w:fldCharType="end"/>
            </w:r>
          </w:hyperlink>
        </w:p>
        <w:p w14:paraId="64AAE5D9" w14:textId="653C25A1" w:rsidR="00416F32" w:rsidRPr="00EC76D5" w:rsidRDefault="00DF55CE">
          <w:pPr>
            <w:pStyle w:val="Innehll1"/>
            <w:rPr>
              <w:rFonts w:asciiTheme="minorHAnsi" w:eastAsiaTheme="minorEastAsia" w:hAnsiTheme="minorHAnsi"/>
              <w:noProof/>
              <w:lang w:eastAsia="sv-SE"/>
            </w:rPr>
          </w:pPr>
          <w:hyperlink w:anchor="_Toc481936413" w:history="1">
            <w:r w:rsidR="00416F32" w:rsidRPr="00EC76D5">
              <w:rPr>
                <w:rStyle w:val="Hyperlnk"/>
                <w:noProof/>
              </w:rPr>
              <w:t>12.</w:t>
            </w:r>
            <w:r w:rsidR="00416F32" w:rsidRPr="00EC76D5">
              <w:rPr>
                <w:rFonts w:asciiTheme="minorHAnsi" w:eastAsiaTheme="minorEastAsia" w:hAnsiTheme="minorHAnsi"/>
                <w:noProof/>
                <w:lang w:eastAsia="sv-SE"/>
              </w:rPr>
              <w:tab/>
            </w:r>
            <w:r w:rsidR="00416F32" w:rsidRPr="00EC76D5">
              <w:rPr>
                <w:rStyle w:val="Hyperlnk"/>
                <w:noProof/>
              </w:rPr>
              <w:t>Middle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_Toc481936413 \h </w:instrText>
            </w:r>
            <w:r w:rsidR="00416F32" w:rsidRPr="00EC76D5">
              <w:rPr>
                <w:noProof/>
                <w:webHidden/>
              </w:rPr>
            </w:r>
            <w:r w:rsidR="00416F32" w:rsidRPr="00EC76D5">
              <w:rPr>
                <w:noProof/>
                <w:webHidden/>
              </w:rPr>
              <w:fldChar w:fldCharType="separate"/>
            </w:r>
            <w:r w:rsidR="00545E00" w:rsidRPr="00EC76D5">
              <w:rPr>
                <w:noProof/>
                <w:webHidden/>
              </w:rPr>
              <w:t>194</w:t>
            </w:r>
            <w:r w:rsidR="00416F32" w:rsidRPr="00EC76D5">
              <w:rPr>
                <w:noProof/>
                <w:webHidden/>
              </w:rPr>
              <w:fldChar w:fldCharType="end"/>
            </w:r>
          </w:hyperlink>
        </w:p>
        <w:p w14:paraId="0B40A5EE" w14:textId="09F1F5B3" w:rsidR="00416F32" w:rsidRPr="00EC76D5" w:rsidRDefault="00DF55CE">
          <w:pPr>
            <w:pStyle w:val="Innehll1"/>
            <w:rPr>
              <w:rFonts w:asciiTheme="minorHAnsi" w:eastAsiaTheme="minorEastAsia" w:hAnsiTheme="minorHAnsi"/>
              <w:noProof/>
              <w:lang w:eastAsia="sv-SE"/>
            </w:rPr>
          </w:pPr>
          <w:hyperlink w:anchor="_Toc481936414" w:history="1">
            <w:r w:rsidR="00416F32" w:rsidRPr="00EC76D5">
              <w:rPr>
                <w:rStyle w:val="Hyperlnk"/>
                <w:noProof/>
              </w:rPr>
              <w:t>13.</w:t>
            </w:r>
            <w:r w:rsidR="00416F32" w:rsidRPr="00EC76D5">
              <w:rPr>
                <w:rFonts w:asciiTheme="minorHAnsi" w:eastAsiaTheme="minorEastAsia" w:hAnsiTheme="minorHAnsi"/>
                <w:noProof/>
                <w:lang w:eastAsia="sv-SE"/>
              </w:rPr>
              <w:tab/>
            </w:r>
            <w:r w:rsidR="002F35C1">
              <w:rPr>
                <w:rStyle w:val="Hyperlnk"/>
                <w:noProof/>
              </w:rPr>
              <w:t>Initializer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_Toc481936414 \h </w:instrText>
            </w:r>
            <w:r w:rsidR="00416F32" w:rsidRPr="00EC76D5">
              <w:rPr>
                <w:noProof/>
                <w:webHidden/>
              </w:rPr>
            </w:r>
            <w:r w:rsidR="00416F32" w:rsidRPr="00EC76D5">
              <w:rPr>
                <w:noProof/>
                <w:webHidden/>
              </w:rPr>
              <w:fldChar w:fldCharType="separate"/>
            </w:r>
            <w:r w:rsidR="00545E00" w:rsidRPr="00EC76D5">
              <w:rPr>
                <w:noProof/>
                <w:webHidden/>
              </w:rPr>
              <w:t>216</w:t>
            </w:r>
            <w:r w:rsidR="00416F32" w:rsidRPr="00EC76D5">
              <w:rPr>
                <w:noProof/>
                <w:webHidden/>
              </w:rPr>
              <w:fldChar w:fldCharType="end"/>
            </w:r>
          </w:hyperlink>
        </w:p>
        <w:p w14:paraId="4A2A44BF" w14:textId="0BBA6ABB" w:rsidR="00416F32" w:rsidRPr="00EC76D5" w:rsidRDefault="00DF55CE">
          <w:pPr>
            <w:pStyle w:val="Innehll3"/>
            <w:tabs>
              <w:tab w:val="left" w:pos="1320"/>
              <w:tab w:val="right" w:leader="dot" w:pos="9350"/>
            </w:tabs>
            <w:rPr>
              <w:rFonts w:asciiTheme="minorHAnsi" w:eastAsiaTheme="minorEastAsia" w:hAnsiTheme="minorHAnsi"/>
              <w:noProof/>
              <w:lang w:eastAsia="sv-SE"/>
            </w:rPr>
          </w:pPr>
          <w:hyperlink w:anchor="_Toc481936415" w:history="1">
            <w:r w:rsidR="00416F32" w:rsidRPr="00EC76D5">
              <w:rPr>
                <w:rStyle w:val="Hyperlnk"/>
                <w:noProof/>
              </w:rPr>
              <w:t>13.1.1.</w:t>
            </w:r>
            <w:r w:rsidR="00416F32" w:rsidRPr="00EC76D5">
              <w:rPr>
                <w:rFonts w:asciiTheme="minorHAnsi" w:eastAsiaTheme="minorEastAsia" w:hAnsiTheme="minorHAnsi"/>
                <w:noProof/>
                <w:lang w:eastAsia="sv-SE"/>
              </w:rPr>
              <w:tab/>
            </w:r>
            <w:r w:rsidR="00416F32" w:rsidRPr="00EC76D5">
              <w:rPr>
                <w:rStyle w:val="Hyperlnk"/>
                <w:noProof/>
              </w:rPr>
              <w:t xml:space="preserve">Static </w:t>
            </w:r>
            <w:r w:rsidR="00C37108">
              <w:rPr>
                <w:rStyle w:val="Hyperlnk"/>
                <w:noProof/>
              </w:rPr>
              <w:t>Initialization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_Toc481936415 \h </w:instrText>
            </w:r>
            <w:r w:rsidR="00416F32" w:rsidRPr="00EC76D5">
              <w:rPr>
                <w:noProof/>
                <w:webHidden/>
              </w:rPr>
            </w:r>
            <w:r w:rsidR="00416F32" w:rsidRPr="00EC76D5">
              <w:rPr>
                <w:noProof/>
                <w:webHidden/>
              </w:rPr>
              <w:fldChar w:fldCharType="separate"/>
            </w:r>
            <w:r w:rsidR="00545E00" w:rsidRPr="00EC76D5">
              <w:rPr>
                <w:noProof/>
                <w:webHidden/>
              </w:rPr>
              <w:t>216</w:t>
            </w:r>
            <w:r w:rsidR="00416F32" w:rsidRPr="00EC76D5">
              <w:rPr>
                <w:noProof/>
                <w:webHidden/>
              </w:rPr>
              <w:fldChar w:fldCharType="end"/>
            </w:r>
          </w:hyperlink>
        </w:p>
        <w:p w14:paraId="529C3072" w14:textId="70E5D257" w:rsidR="00416F32" w:rsidRPr="00EC76D5" w:rsidRDefault="00DF55CE">
          <w:pPr>
            <w:pStyle w:val="Innehll3"/>
            <w:tabs>
              <w:tab w:val="left" w:pos="1320"/>
              <w:tab w:val="right" w:leader="dot" w:pos="9350"/>
            </w:tabs>
            <w:rPr>
              <w:rFonts w:asciiTheme="minorHAnsi" w:eastAsiaTheme="minorEastAsia" w:hAnsiTheme="minorHAnsi"/>
              <w:noProof/>
              <w:lang w:eastAsia="sv-SE"/>
            </w:rPr>
          </w:pPr>
          <w:hyperlink w:anchor="_Toc481936416" w:history="1">
            <w:r w:rsidR="00416F32" w:rsidRPr="00EC76D5">
              <w:rPr>
                <w:rStyle w:val="Hyperlnk"/>
                <w:noProof/>
              </w:rPr>
              <w:t>13.1.2.</w:t>
            </w:r>
            <w:r w:rsidR="00416F32" w:rsidRPr="00EC76D5">
              <w:rPr>
                <w:rFonts w:asciiTheme="minorHAnsi" w:eastAsiaTheme="minorEastAsia" w:hAnsiTheme="minorHAnsi"/>
                <w:noProof/>
                <w:lang w:eastAsia="sv-SE"/>
              </w:rPr>
              <w:tab/>
            </w:r>
            <w:r w:rsidR="00416F32" w:rsidRPr="00EC76D5">
              <w:rPr>
                <w:rStyle w:val="Hyperlnk"/>
                <w:noProof/>
              </w:rPr>
              <w:t xml:space="preserve">Stack </w:t>
            </w:r>
            <w:r w:rsidR="00C37108">
              <w:rPr>
                <w:rStyle w:val="Hyperlnk"/>
                <w:noProof/>
              </w:rPr>
              <w:t>Initialization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_Toc481936416 \h </w:instrText>
            </w:r>
            <w:r w:rsidR="00416F32" w:rsidRPr="00EC76D5">
              <w:rPr>
                <w:noProof/>
                <w:webHidden/>
              </w:rPr>
            </w:r>
            <w:r w:rsidR="00416F32" w:rsidRPr="00EC76D5">
              <w:rPr>
                <w:noProof/>
                <w:webHidden/>
              </w:rPr>
              <w:fldChar w:fldCharType="separate"/>
            </w:r>
            <w:r w:rsidR="00545E00" w:rsidRPr="00EC76D5">
              <w:rPr>
                <w:noProof/>
                <w:webHidden/>
              </w:rPr>
              <w:t>228</w:t>
            </w:r>
            <w:r w:rsidR="00416F32" w:rsidRPr="00EC76D5">
              <w:rPr>
                <w:noProof/>
                <w:webHidden/>
              </w:rPr>
              <w:fldChar w:fldCharType="end"/>
            </w:r>
          </w:hyperlink>
        </w:p>
        <w:p w14:paraId="4CFB762E" w14:textId="69187E22" w:rsidR="00416F32" w:rsidRPr="00EC76D5" w:rsidRDefault="00DF55CE">
          <w:pPr>
            <w:pStyle w:val="Innehll1"/>
            <w:rPr>
              <w:rFonts w:asciiTheme="minorHAnsi" w:eastAsiaTheme="minorEastAsia" w:hAnsiTheme="minorHAnsi"/>
              <w:noProof/>
              <w:lang w:eastAsia="sv-SE"/>
            </w:rPr>
          </w:pPr>
          <w:hyperlink w:anchor="_Toc481936417" w:history="1">
            <w:r w:rsidR="00416F32" w:rsidRPr="00EC76D5">
              <w:rPr>
                <w:rStyle w:val="Hyperlnk"/>
                <w:noProof/>
              </w:rPr>
              <w:t>14.</w:t>
            </w:r>
            <w:r w:rsidR="00416F32" w:rsidRPr="00EC76D5">
              <w:rPr>
                <w:rFonts w:asciiTheme="minorHAnsi" w:eastAsiaTheme="minorEastAsia" w:hAnsiTheme="minorHAnsi"/>
                <w:noProof/>
                <w:lang w:eastAsia="sv-SE"/>
              </w:rPr>
              <w:tab/>
            </w:r>
            <w:r w:rsidR="00416F32" w:rsidRPr="00EC76D5">
              <w:rPr>
                <w:rStyle w:val="Hyperlnk"/>
                <w:noProof/>
              </w:rPr>
              <w:t>Middle Code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_Toc481936417 \h </w:instrText>
            </w:r>
            <w:r w:rsidR="00416F32" w:rsidRPr="00EC76D5">
              <w:rPr>
                <w:noProof/>
                <w:webHidden/>
              </w:rPr>
            </w:r>
            <w:r w:rsidR="00416F32" w:rsidRPr="00EC76D5">
              <w:rPr>
                <w:noProof/>
                <w:webHidden/>
              </w:rPr>
              <w:fldChar w:fldCharType="separate"/>
            </w:r>
            <w:r w:rsidR="00545E00" w:rsidRPr="00EC76D5">
              <w:rPr>
                <w:noProof/>
                <w:webHidden/>
              </w:rPr>
              <w:t>233</w:t>
            </w:r>
            <w:r w:rsidR="00416F32" w:rsidRPr="00EC76D5">
              <w:rPr>
                <w:noProof/>
                <w:webHidden/>
              </w:rPr>
              <w:fldChar w:fldCharType="end"/>
            </w:r>
          </w:hyperlink>
        </w:p>
        <w:p w14:paraId="65F1AAB6" w14:textId="388641CA" w:rsidR="00416F32" w:rsidRPr="00EC76D5" w:rsidRDefault="00DF55CE">
          <w:pPr>
            <w:pStyle w:val="Innehll2"/>
            <w:tabs>
              <w:tab w:val="left" w:pos="1100"/>
              <w:tab w:val="right" w:leader="dot" w:pos="9350"/>
            </w:tabs>
            <w:rPr>
              <w:rFonts w:asciiTheme="minorHAnsi" w:eastAsiaTheme="minorEastAsia" w:hAnsiTheme="minorHAnsi"/>
              <w:noProof/>
              <w:lang w:eastAsia="sv-SE"/>
            </w:rPr>
          </w:pPr>
          <w:hyperlink w:anchor="_Toc481936418" w:history="1">
            <w:r w:rsidR="00416F32" w:rsidRPr="00EC76D5">
              <w:rPr>
                <w:rStyle w:val="Hyperlnk"/>
                <w:noProof/>
              </w:rPr>
              <w:t>14.1.</w:t>
            </w:r>
            <w:r w:rsidR="00416F32" w:rsidRPr="00EC76D5">
              <w:rPr>
                <w:rFonts w:asciiTheme="minorHAnsi" w:eastAsiaTheme="minorEastAsia" w:hAnsiTheme="minorHAnsi"/>
                <w:noProof/>
                <w:lang w:eastAsia="sv-SE"/>
              </w:rPr>
              <w:tab/>
            </w:r>
            <w:r w:rsidR="00416F32" w:rsidRPr="00EC76D5">
              <w:rPr>
                <w:rStyle w:val="Hyperlnk"/>
                <w:noProof/>
              </w:rPr>
              <w:t>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_Toc481936418 \h </w:instrText>
            </w:r>
            <w:r w:rsidR="00416F32" w:rsidRPr="00EC76D5">
              <w:rPr>
                <w:noProof/>
                <w:webHidden/>
              </w:rPr>
            </w:r>
            <w:r w:rsidR="00416F32" w:rsidRPr="00EC76D5">
              <w:rPr>
                <w:noProof/>
                <w:webHidden/>
              </w:rPr>
              <w:fldChar w:fldCharType="separate"/>
            </w:r>
            <w:r w:rsidR="00545E00" w:rsidRPr="00EC76D5">
              <w:rPr>
                <w:noProof/>
                <w:webHidden/>
              </w:rPr>
              <w:t>233</w:t>
            </w:r>
            <w:r w:rsidR="00416F32" w:rsidRPr="00EC76D5">
              <w:rPr>
                <w:noProof/>
                <w:webHidden/>
              </w:rPr>
              <w:fldChar w:fldCharType="end"/>
            </w:r>
          </w:hyperlink>
        </w:p>
        <w:p w14:paraId="032EE675" w14:textId="5CDCBE1B" w:rsidR="00416F32" w:rsidRPr="00EC76D5" w:rsidRDefault="00DF55CE">
          <w:pPr>
            <w:pStyle w:val="Innehll3"/>
            <w:tabs>
              <w:tab w:val="left" w:pos="1320"/>
              <w:tab w:val="right" w:leader="dot" w:pos="9350"/>
            </w:tabs>
            <w:rPr>
              <w:rFonts w:asciiTheme="minorHAnsi" w:eastAsiaTheme="minorEastAsia" w:hAnsiTheme="minorHAnsi"/>
              <w:noProof/>
              <w:lang w:eastAsia="sv-SE"/>
            </w:rPr>
          </w:pPr>
          <w:hyperlink w:anchor="_Toc481936419" w:history="1">
            <w:r w:rsidR="00416F32" w:rsidRPr="00EC76D5">
              <w:rPr>
                <w:rStyle w:val="Hyperlnk"/>
                <w:noProof/>
              </w:rPr>
              <w:t>14.1.1.</w:t>
            </w:r>
            <w:r w:rsidR="00416F32" w:rsidRPr="00EC76D5">
              <w:rPr>
                <w:rFonts w:asciiTheme="minorHAnsi" w:eastAsiaTheme="minorEastAsia" w:hAnsiTheme="minorHAnsi"/>
                <w:noProof/>
                <w:lang w:eastAsia="sv-SE"/>
              </w:rPr>
              <w:tab/>
            </w:r>
            <w:r w:rsidR="00416F32" w:rsidRPr="00EC76D5">
              <w:rPr>
                <w:rStyle w:val="Hyperlnk"/>
                <w:noProof/>
              </w:rPr>
              <w:t>Next Goto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_Toc481936419 \h </w:instrText>
            </w:r>
            <w:r w:rsidR="00416F32" w:rsidRPr="00EC76D5">
              <w:rPr>
                <w:noProof/>
                <w:webHidden/>
              </w:rPr>
            </w:r>
            <w:r w:rsidR="00416F32" w:rsidRPr="00EC76D5">
              <w:rPr>
                <w:noProof/>
                <w:webHidden/>
              </w:rPr>
              <w:fldChar w:fldCharType="separate"/>
            </w:r>
            <w:r w:rsidR="00545E00" w:rsidRPr="00EC76D5">
              <w:rPr>
                <w:noProof/>
                <w:webHidden/>
              </w:rPr>
              <w:t>234</w:t>
            </w:r>
            <w:r w:rsidR="00416F32" w:rsidRPr="00EC76D5">
              <w:rPr>
                <w:noProof/>
                <w:webHidden/>
              </w:rPr>
              <w:fldChar w:fldCharType="end"/>
            </w:r>
          </w:hyperlink>
        </w:p>
        <w:p w14:paraId="394BBDEB" w14:textId="1611CEA7" w:rsidR="00416F32" w:rsidRPr="00EC76D5" w:rsidRDefault="00DF55CE">
          <w:pPr>
            <w:pStyle w:val="Innehll3"/>
            <w:tabs>
              <w:tab w:val="left" w:pos="1320"/>
              <w:tab w:val="right" w:leader="dot" w:pos="9350"/>
            </w:tabs>
            <w:rPr>
              <w:rFonts w:asciiTheme="minorHAnsi" w:eastAsiaTheme="minorEastAsia" w:hAnsiTheme="minorHAnsi"/>
              <w:noProof/>
              <w:lang w:eastAsia="sv-SE"/>
            </w:rPr>
          </w:pPr>
          <w:hyperlink w:anchor="_Toc481936420" w:history="1">
            <w:r w:rsidR="00416F32" w:rsidRPr="00EC76D5">
              <w:rPr>
                <w:rStyle w:val="Hyperlnk"/>
                <w:noProof/>
              </w:rPr>
              <w:t>14.1.2.</w:t>
            </w:r>
            <w:r w:rsidR="00416F32" w:rsidRPr="00EC76D5">
              <w:rPr>
                <w:rFonts w:asciiTheme="minorHAnsi" w:eastAsiaTheme="minorEastAsia" w:hAnsiTheme="minorHAnsi"/>
                <w:noProof/>
                <w:lang w:eastAsia="sv-SE"/>
              </w:rPr>
              <w:tab/>
            </w:r>
            <w:r w:rsidR="00416F32" w:rsidRPr="00EC76D5">
              <w:rPr>
                <w:rStyle w:val="Hyperlnk"/>
                <w:noProof/>
              </w:rPr>
              <w:t>Next-Double Goto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_Toc481936420 \h </w:instrText>
            </w:r>
            <w:r w:rsidR="00416F32" w:rsidRPr="00EC76D5">
              <w:rPr>
                <w:noProof/>
                <w:webHidden/>
              </w:rPr>
            </w:r>
            <w:r w:rsidR="00416F32" w:rsidRPr="00EC76D5">
              <w:rPr>
                <w:noProof/>
                <w:webHidden/>
              </w:rPr>
              <w:fldChar w:fldCharType="separate"/>
            </w:r>
            <w:r w:rsidR="00545E00" w:rsidRPr="00EC76D5">
              <w:rPr>
                <w:noProof/>
                <w:webHidden/>
              </w:rPr>
              <w:t>234</w:t>
            </w:r>
            <w:r w:rsidR="00416F32" w:rsidRPr="00EC76D5">
              <w:rPr>
                <w:noProof/>
                <w:webHidden/>
              </w:rPr>
              <w:fldChar w:fldCharType="end"/>
            </w:r>
          </w:hyperlink>
        </w:p>
        <w:p w14:paraId="29C1A8AE" w14:textId="3CC4297E" w:rsidR="00416F32" w:rsidRPr="00EC76D5" w:rsidRDefault="00DF55CE">
          <w:pPr>
            <w:pStyle w:val="Innehll3"/>
            <w:tabs>
              <w:tab w:val="left" w:pos="1320"/>
              <w:tab w:val="right" w:leader="dot" w:pos="9350"/>
            </w:tabs>
            <w:rPr>
              <w:rFonts w:asciiTheme="minorHAnsi" w:eastAsiaTheme="minorEastAsia" w:hAnsiTheme="minorHAnsi"/>
              <w:noProof/>
              <w:lang w:eastAsia="sv-SE"/>
            </w:rPr>
          </w:pPr>
          <w:hyperlink w:anchor="_Toc481936421" w:history="1">
            <w:r w:rsidR="00416F32" w:rsidRPr="00EC76D5">
              <w:rPr>
                <w:rStyle w:val="Hyperlnk"/>
                <w:noProof/>
              </w:rPr>
              <w:t>14.1.3.</w:t>
            </w:r>
            <w:r w:rsidR="00416F32" w:rsidRPr="00EC76D5">
              <w:rPr>
                <w:rFonts w:asciiTheme="minorHAnsi" w:eastAsiaTheme="minorEastAsia" w:hAnsiTheme="minorHAnsi"/>
                <w:noProof/>
                <w:lang w:eastAsia="sv-SE"/>
              </w:rPr>
              <w:tab/>
            </w:r>
            <w:r w:rsidR="00416F32" w:rsidRPr="00EC76D5">
              <w:rPr>
                <w:rStyle w:val="Hyperlnk"/>
                <w:noProof/>
              </w:rPr>
              <w:t>Goto Chains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_Toc481936421 \h </w:instrText>
            </w:r>
            <w:r w:rsidR="00416F32" w:rsidRPr="00EC76D5">
              <w:rPr>
                <w:noProof/>
                <w:webHidden/>
              </w:rPr>
            </w:r>
            <w:r w:rsidR="00416F32" w:rsidRPr="00EC76D5">
              <w:rPr>
                <w:noProof/>
                <w:webHidden/>
              </w:rPr>
              <w:fldChar w:fldCharType="separate"/>
            </w:r>
            <w:r w:rsidR="00545E00" w:rsidRPr="00EC76D5">
              <w:rPr>
                <w:noProof/>
                <w:webHidden/>
              </w:rPr>
              <w:t>234</w:t>
            </w:r>
            <w:r w:rsidR="00416F32" w:rsidRPr="00EC76D5">
              <w:rPr>
                <w:noProof/>
                <w:webHidden/>
              </w:rPr>
              <w:fldChar w:fldCharType="end"/>
            </w:r>
          </w:hyperlink>
        </w:p>
        <w:p w14:paraId="0570F08F" w14:textId="4A99BA00" w:rsidR="00416F32" w:rsidRPr="00EC76D5" w:rsidRDefault="00DF55CE">
          <w:pPr>
            <w:pStyle w:val="Innehll3"/>
            <w:tabs>
              <w:tab w:val="left" w:pos="1320"/>
              <w:tab w:val="right" w:leader="dot" w:pos="9350"/>
            </w:tabs>
            <w:rPr>
              <w:rFonts w:asciiTheme="minorHAnsi" w:eastAsiaTheme="minorEastAsia" w:hAnsiTheme="minorHAnsi"/>
              <w:noProof/>
              <w:lang w:eastAsia="sv-SE"/>
            </w:rPr>
          </w:pPr>
          <w:hyperlink w:anchor="_Toc481936422" w:history="1">
            <w:r w:rsidR="00416F32" w:rsidRPr="00EC76D5">
              <w:rPr>
                <w:rStyle w:val="Hyperlnk"/>
                <w:noProof/>
              </w:rPr>
              <w:t>14.1.4.</w:t>
            </w:r>
            <w:r w:rsidR="00416F32" w:rsidRPr="00EC76D5">
              <w:rPr>
                <w:rFonts w:asciiTheme="minorHAnsi" w:eastAsiaTheme="minorEastAsia" w:hAnsiTheme="minorHAnsi"/>
                <w:noProof/>
                <w:lang w:eastAsia="sv-SE"/>
              </w:rPr>
              <w:tab/>
            </w:r>
            <w:r w:rsidR="00416F32" w:rsidRPr="00EC76D5">
              <w:rPr>
                <w:rStyle w:val="Hyperlnk"/>
                <w:noProof/>
              </w:rPr>
              <w:t>Clear Unreachable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_Toc481936422 \h </w:instrText>
            </w:r>
            <w:r w:rsidR="00416F32" w:rsidRPr="00EC76D5">
              <w:rPr>
                <w:noProof/>
                <w:webHidden/>
              </w:rPr>
            </w:r>
            <w:r w:rsidR="00416F32" w:rsidRPr="00EC76D5">
              <w:rPr>
                <w:noProof/>
                <w:webHidden/>
              </w:rPr>
              <w:fldChar w:fldCharType="separate"/>
            </w:r>
            <w:r w:rsidR="00545E00" w:rsidRPr="00EC76D5">
              <w:rPr>
                <w:noProof/>
                <w:webHidden/>
              </w:rPr>
              <w:t>235</w:t>
            </w:r>
            <w:r w:rsidR="00416F32" w:rsidRPr="00EC76D5">
              <w:rPr>
                <w:noProof/>
                <w:webHidden/>
              </w:rPr>
              <w:fldChar w:fldCharType="end"/>
            </w:r>
          </w:hyperlink>
        </w:p>
        <w:p w14:paraId="58C94D27" w14:textId="2E6EE4A4" w:rsidR="00416F32" w:rsidRPr="00EC76D5" w:rsidRDefault="00DF55CE">
          <w:pPr>
            <w:pStyle w:val="Innehll3"/>
            <w:tabs>
              <w:tab w:val="left" w:pos="1320"/>
              <w:tab w:val="right" w:leader="dot" w:pos="9350"/>
            </w:tabs>
            <w:rPr>
              <w:rFonts w:asciiTheme="minorHAnsi" w:eastAsiaTheme="minorEastAsia" w:hAnsiTheme="minorHAnsi"/>
              <w:noProof/>
              <w:lang w:eastAsia="sv-SE"/>
            </w:rPr>
          </w:pPr>
          <w:hyperlink w:anchor="_Toc481936423" w:history="1">
            <w:r w:rsidR="00416F32" w:rsidRPr="00EC76D5">
              <w:rPr>
                <w:rStyle w:val="Hyperlnk"/>
                <w:noProof/>
              </w:rPr>
              <w:t>14.1.5.</w:t>
            </w:r>
            <w:r w:rsidR="00416F32" w:rsidRPr="00EC76D5">
              <w:rPr>
                <w:rFonts w:asciiTheme="minorHAnsi" w:eastAsiaTheme="minorEastAsia" w:hAnsiTheme="minorHAnsi"/>
                <w:noProof/>
                <w:lang w:eastAsia="sv-SE"/>
              </w:rPr>
              <w:tab/>
            </w:r>
            <w:r w:rsidR="00416F32" w:rsidRPr="00EC76D5">
              <w:rPr>
                <w:rStyle w:val="Hyperlnk"/>
                <w:noProof/>
              </w:rPr>
              <w:t>Remove Cleared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_Toc481936423 \h </w:instrText>
            </w:r>
            <w:r w:rsidR="00416F32" w:rsidRPr="00EC76D5">
              <w:rPr>
                <w:noProof/>
                <w:webHidden/>
              </w:rPr>
            </w:r>
            <w:r w:rsidR="00416F32" w:rsidRPr="00EC76D5">
              <w:rPr>
                <w:noProof/>
                <w:webHidden/>
              </w:rPr>
              <w:fldChar w:fldCharType="separate"/>
            </w:r>
            <w:r w:rsidR="00545E00" w:rsidRPr="00EC76D5">
              <w:rPr>
                <w:noProof/>
                <w:webHidden/>
              </w:rPr>
              <w:t>236</w:t>
            </w:r>
            <w:r w:rsidR="00416F32" w:rsidRPr="00EC76D5">
              <w:rPr>
                <w:noProof/>
                <w:webHidden/>
              </w:rPr>
              <w:fldChar w:fldCharType="end"/>
            </w:r>
          </w:hyperlink>
        </w:p>
        <w:p w14:paraId="3DA1BBA4" w14:textId="72B35549" w:rsidR="00416F32" w:rsidRPr="00EC76D5" w:rsidRDefault="00DF55CE">
          <w:pPr>
            <w:pStyle w:val="Innehll2"/>
            <w:tabs>
              <w:tab w:val="left" w:pos="1100"/>
              <w:tab w:val="right" w:leader="dot" w:pos="9350"/>
            </w:tabs>
            <w:rPr>
              <w:rFonts w:asciiTheme="minorHAnsi" w:eastAsiaTheme="minorEastAsia" w:hAnsiTheme="minorHAnsi"/>
              <w:noProof/>
              <w:lang w:eastAsia="sv-SE"/>
            </w:rPr>
          </w:pPr>
          <w:hyperlink w:anchor="_Toc481936424" w:history="1">
            <w:r w:rsidR="00416F32" w:rsidRPr="00EC76D5">
              <w:rPr>
                <w:rStyle w:val="Hyperlnk"/>
                <w:noProof/>
              </w:rPr>
              <w:t>14.2.</w:t>
            </w:r>
            <w:r w:rsidR="00416F32" w:rsidRPr="00EC76D5">
              <w:rPr>
                <w:rFonts w:asciiTheme="minorHAnsi" w:eastAsiaTheme="minorEastAsia" w:hAnsiTheme="minorHAnsi"/>
                <w:noProof/>
                <w:lang w:eastAsia="sv-SE"/>
              </w:rPr>
              <w:tab/>
            </w:r>
            <w:r w:rsidR="00416F32" w:rsidRPr="00EC76D5">
              <w:rPr>
                <w:rStyle w:val="Hyperlnk"/>
                <w:noProof/>
              </w:rPr>
              <w:t>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_Toc481936424 \h </w:instrText>
            </w:r>
            <w:r w:rsidR="00416F32" w:rsidRPr="00EC76D5">
              <w:rPr>
                <w:noProof/>
                <w:webHidden/>
              </w:rPr>
            </w:r>
            <w:r w:rsidR="00416F32" w:rsidRPr="00EC76D5">
              <w:rPr>
                <w:noProof/>
                <w:webHidden/>
              </w:rPr>
              <w:fldChar w:fldCharType="separate"/>
            </w:r>
            <w:r w:rsidR="00545E00" w:rsidRPr="00EC76D5">
              <w:rPr>
                <w:noProof/>
                <w:webHidden/>
              </w:rPr>
              <w:t>237</w:t>
            </w:r>
            <w:r w:rsidR="00416F32" w:rsidRPr="00EC76D5">
              <w:rPr>
                <w:noProof/>
                <w:webHidden/>
              </w:rPr>
              <w:fldChar w:fldCharType="end"/>
            </w:r>
          </w:hyperlink>
        </w:p>
        <w:p w14:paraId="00A860B1" w14:textId="5E490C21" w:rsidR="00416F32" w:rsidRPr="00EC76D5" w:rsidRDefault="00DF55CE">
          <w:pPr>
            <w:pStyle w:val="Innehll3"/>
            <w:tabs>
              <w:tab w:val="left" w:pos="1320"/>
              <w:tab w:val="right" w:leader="dot" w:pos="9350"/>
            </w:tabs>
            <w:rPr>
              <w:rFonts w:asciiTheme="minorHAnsi" w:eastAsiaTheme="minorEastAsia" w:hAnsiTheme="minorHAnsi"/>
              <w:noProof/>
              <w:lang w:eastAsia="sv-SE"/>
            </w:rPr>
          </w:pPr>
          <w:hyperlink w:anchor="_Toc481936425" w:history="1">
            <w:r w:rsidR="00416F32" w:rsidRPr="00EC76D5">
              <w:rPr>
                <w:rStyle w:val="Hyperlnk"/>
                <w:noProof/>
              </w:rPr>
              <w:t>14.2.1.</w:t>
            </w:r>
            <w:r w:rsidR="00416F32" w:rsidRPr="00EC76D5">
              <w:rPr>
                <w:rFonts w:asciiTheme="minorHAnsi" w:eastAsiaTheme="minorEastAsia" w:hAnsiTheme="minorHAnsi"/>
                <w:noProof/>
                <w:lang w:eastAsia="sv-SE"/>
              </w:rPr>
              <w:tab/>
            </w:r>
            <w:r w:rsidR="00416F32" w:rsidRPr="00EC76D5">
              <w:rPr>
                <w:rStyle w:val="Hyperlnk"/>
                <w:noProof/>
              </w:rPr>
              <w:t>Base Blocks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_Toc481936425 \h </w:instrText>
            </w:r>
            <w:r w:rsidR="00416F32" w:rsidRPr="00EC76D5">
              <w:rPr>
                <w:noProof/>
                <w:webHidden/>
              </w:rPr>
            </w:r>
            <w:r w:rsidR="00416F32" w:rsidRPr="00EC76D5">
              <w:rPr>
                <w:noProof/>
                <w:webHidden/>
              </w:rPr>
              <w:fldChar w:fldCharType="separate"/>
            </w:r>
            <w:r w:rsidR="00545E00" w:rsidRPr="00EC76D5">
              <w:rPr>
                <w:noProof/>
                <w:webHidden/>
              </w:rPr>
              <w:t>237</w:t>
            </w:r>
            <w:r w:rsidR="00416F32" w:rsidRPr="00EC76D5">
              <w:rPr>
                <w:noProof/>
                <w:webHidden/>
              </w:rPr>
              <w:fldChar w:fldCharType="end"/>
            </w:r>
          </w:hyperlink>
        </w:p>
        <w:p w14:paraId="56921F2C" w14:textId="7D916678" w:rsidR="00416F32" w:rsidRPr="00EC76D5" w:rsidRDefault="00DF55CE">
          <w:pPr>
            <w:pStyle w:val="Innehll3"/>
            <w:tabs>
              <w:tab w:val="left" w:pos="1320"/>
              <w:tab w:val="right" w:leader="dot" w:pos="9350"/>
            </w:tabs>
            <w:rPr>
              <w:rFonts w:asciiTheme="minorHAnsi" w:eastAsiaTheme="minorEastAsia" w:hAnsiTheme="minorHAnsi"/>
              <w:noProof/>
              <w:lang w:eastAsia="sv-SE"/>
            </w:rPr>
          </w:pPr>
          <w:hyperlink w:anchor="_Toc481936426" w:history="1">
            <w:r w:rsidR="00416F32" w:rsidRPr="00EC76D5">
              <w:rPr>
                <w:rStyle w:val="Hyperlnk"/>
                <w:noProof/>
              </w:rPr>
              <w:t>14.2.2.</w:t>
            </w:r>
            <w:r w:rsidR="00416F32" w:rsidRPr="00EC76D5">
              <w:rPr>
                <w:rFonts w:asciiTheme="minorHAnsi" w:eastAsiaTheme="minorEastAsia" w:hAnsiTheme="minorHAnsi"/>
                <w:noProof/>
                <w:lang w:eastAsia="sv-SE"/>
              </w:rPr>
              <w:tab/>
            </w:r>
            <w:r w:rsidR="00416F32" w:rsidRPr="00EC76D5">
              <w:rPr>
                <w:rStyle w:val="Hyperlnk"/>
                <w:noProof/>
              </w:rPr>
              <w:t>Live Sets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_Toc481936426 \h </w:instrText>
            </w:r>
            <w:r w:rsidR="00416F32" w:rsidRPr="00EC76D5">
              <w:rPr>
                <w:noProof/>
                <w:webHidden/>
              </w:rPr>
            </w:r>
            <w:r w:rsidR="00416F32" w:rsidRPr="00EC76D5">
              <w:rPr>
                <w:noProof/>
                <w:webHidden/>
              </w:rPr>
              <w:fldChar w:fldCharType="separate"/>
            </w:r>
            <w:r w:rsidR="00545E00" w:rsidRPr="00EC76D5">
              <w:rPr>
                <w:noProof/>
                <w:webHidden/>
              </w:rPr>
              <w:t>239</w:t>
            </w:r>
            <w:r w:rsidR="00416F32" w:rsidRPr="00EC76D5">
              <w:rPr>
                <w:noProof/>
                <w:webHidden/>
              </w:rPr>
              <w:fldChar w:fldCharType="end"/>
            </w:r>
          </w:hyperlink>
        </w:p>
        <w:p w14:paraId="3EC2AFA8" w14:textId="17EF0B3E" w:rsidR="00416F32" w:rsidRPr="00EC76D5" w:rsidRDefault="00DF55CE">
          <w:pPr>
            <w:pStyle w:val="Innehll3"/>
            <w:tabs>
              <w:tab w:val="left" w:pos="1320"/>
              <w:tab w:val="right" w:leader="dot" w:pos="9350"/>
            </w:tabs>
            <w:rPr>
              <w:rFonts w:asciiTheme="minorHAnsi" w:eastAsiaTheme="minorEastAsia" w:hAnsiTheme="minorHAnsi"/>
              <w:noProof/>
              <w:lang w:eastAsia="sv-SE"/>
            </w:rPr>
          </w:pPr>
          <w:hyperlink w:anchor="_Toc481936427" w:history="1">
            <w:r w:rsidR="00416F32" w:rsidRPr="00EC76D5">
              <w:rPr>
                <w:rStyle w:val="Hyperlnk"/>
                <w:noProof/>
              </w:rPr>
              <w:t>14.2.3.</w:t>
            </w:r>
            <w:r w:rsidR="00416F32" w:rsidRPr="00EC76D5">
              <w:rPr>
                <w:rFonts w:asciiTheme="minorHAnsi" w:eastAsiaTheme="minorEastAsia" w:hAnsiTheme="minorHAnsi"/>
                <w:noProof/>
                <w:lang w:eastAsia="sv-SE"/>
              </w:rPr>
              <w:tab/>
            </w:r>
            <w:r w:rsidR="00416F32" w:rsidRPr="00EC76D5">
              <w:rPr>
                <w:rStyle w:val="Hyperlnk"/>
                <w:noProof/>
              </w:rPr>
              <w:t>Path Sets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_Toc481936427 \h </w:instrText>
            </w:r>
            <w:r w:rsidR="00416F32" w:rsidRPr="00EC76D5">
              <w:rPr>
                <w:noProof/>
                <w:webHidden/>
              </w:rPr>
            </w:r>
            <w:r w:rsidR="00416F32" w:rsidRPr="00EC76D5">
              <w:rPr>
                <w:noProof/>
                <w:webHidden/>
              </w:rPr>
              <w:fldChar w:fldCharType="separate"/>
            </w:r>
            <w:r w:rsidR="00545E00" w:rsidRPr="00EC76D5">
              <w:rPr>
                <w:noProof/>
                <w:webHidden/>
              </w:rPr>
              <w:t>241</w:t>
            </w:r>
            <w:r w:rsidR="00416F32" w:rsidRPr="00EC76D5">
              <w:rPr>
                <w:noProof/>
                <w:webHidden/>
              </w:rPr>
              <w:fldChar w:fldCharType="end"/>
            </w:r>
          </w:hyperlink>
        </w:p>
        <w:p w14:paraId="4DD988B6" w14:textId="30B7D8BC" w:rsidR="00416F32" w:rsidRPr="00EC76D5" w:rsidRDefault="00DF55CE">
          <w:pPr>
            <w:pStyle w:val="Innehll3"/>
            <w:tabs>
              <w:tab w:val="left" w:pos="1320"/>
              <w:tab w:val="right" w:leader="dot" w:pos="9350"/>
            </w:tabs>
            <w:rPr>
              <w:rFonts w:asciiTheme="minorHAnsi" w:eastAsiaTheme="minorEastAsia" w:hAnsiTheme="minorHAnsi"/>
              <w:noProof/>
              <w:lang w:eastAsia="sv-SE"/>
            </w:rPr>
          </w:pPr>
          <w:hyperlink w:anchor="_Toc481936428" w:history="1">
            <w:r w:rsidR="00416F32" w:rsidRPr="00EC76D5">
              <w:rPr>
                <w:rStyle w:val="Hyperlnk"/>
                <w:noProof/>
              </w:rPr>
              <w:t>14.2.4.</w:t>
            </w:r>
            <w:r w:rsidR="00416F32" w:rsidRPr="00EC76D5">
              <w:rPr>
                <w:rFonts w:asciiTheme="minorHAnsi" w:eastAsiaTheme="minorEastAsia" w:hAnsiTheme="minorHAnsi"/>
                <w:noProof/>
                <w:lang w:eastAsia="sv-SE"/>
              </w:rPr>
              <w:tab/>
            </w:r>
            <w:r w:rsidR="00416F32" w:rsidRPr="00EC76D5">
              <w:rPr>
                <w:rStyle w:val="Hyperlnk"/>
                <w:noProof/>
              </w:rPr>
              <w:t>Removal of Unused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_Toc481936428 \h </w:instrText>
            </w:r>
            <w:r w:rsidR="00416F32" w:rsidRPr="00EC76D5">
              <w:rPr>
                <w:noProof/>
                <w:webHidden/>
              </w:rPr>
            </w:r>
            <w:r w:rsidR="00416F32" w:rsidRPr="00EC76D5">
              <w:rPr>
                <w:noProof/>
                <w:webHidden/>
              </w:rPr>
              <w:fldChar w:fldCharType="separate"/>
            </w:r>
            <w:r w:rsidR="00545E00" w:rsidRPr="00EC76D5">
              <w:rPr>
                <w:noProof/>
                <w:webHidden/>
              </w:rPr>
              <w:t>244</w:t>
            </w:r>
            <w:r w:rsidR="00416F32" w:rsidRPr="00EC76D5">
              <w:rPr>
                <w:noProof/>
                <w:webHidden/>
              </w:rPr>
              <w:fldChar w:fldCharType="end"/>
            </w:r>
          </w:hyperlink>
        </w:p>
        <w:p w14:paraId="2D5E8F4D" w14:textId="2F18DFA5" w:rsidR="00416F32" w:rsidRPr="00EC76D5" w:rsidRDefault="00DF55CE">
          <w:pPr>
            <w:pStyle w:val="Innehll1"/>
            <w:rPr>
              <w:rFonts w:asciiTheme="minorHAnsi" w:eastAsiaTheme="minorEastAsia" w:hAnsiTheme="minorHAnsi"/>
              <w:noProof/>
              <w:lang w:eastAsia="sv-SE"/>
            </w:rPr>
          </w:pPr>
          <w:hyperlink w:anchor="_Toc481936429" w:history="1">
            <w:r w:rsidR="00416F32" w:rsidRPr="00EC76D5">
              <w:rPr>
                <w:rStyle w:val="Hyperlnk"/>
                <w:noProof/>
              </w:rPr>
              <w:t>15.</w:t>
            </w:r>
            <w:r w:rsidR="00416F32" w:rsidRPr="00EC76D5">
              <w:rPr>
                <w:rFonts w:asciiTheme="minorHAnsi" w:eastAsiaTheme="minorEastAsia" w:hAnsiTheme="minorHAnsi"/>
                <w:noProof/>
                <w:lang w:eastAsia="sv-SE"/>
              </w:rPr>
              <w:tab/>
            </w:r>
            <w:r w:rsidR="00416F32" w:rsidRPr="00EC76D5">
              <w:rPr>
                <w:rStyle w:val="Hyperlnk"/>
                <w:noProof/>
              </w:rPr>
              <w:t>Object Code Preparation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_Toc481936429 \h </w:instrText>
            </w:r>
            <w:r w:rsidR="00416F32" w:rsidRPr="00EC76D5">
              <w:rPr>
                <w:noProof/>
                <w:webHidden/>
              </w:rPr>
            </w:r>
            <w:r w:rsidR="00416F32" w:rsidRPr="00EC76D5">
              <w:rPr>
                <w:noProof/>
                <w:webHidden/>
              </w:rPr>
              <w:fldChar w:fldCharType="separate"/>
            </w:r>
            <w:r w:rsidR="00545E00" w:rsidRPr="00EC76D5">
              <w:rPr>
                <w:noProof/>
                <w:webHidden/>
              </w:rPr>
              <w:t>245</w:t>
            </w:r>
            <w:r w:rsidR="00416F32" w:rsidRPr="00EC76D5">
              <w:rPr>
                <w:noProof/>
                <w:webHidden/>
              </w:rPr>
              <w:fldChar w:fldCharType="end"/>
            </w:r>
          </w:hyperlink>
        </w:p>
        <w:p w14:paraId="1FAC4701" w14:textId="3F86199A" w:rsidR="00416F32" w:rsidRPr="00EC76D5" w:rsidRDefault="00DF55CE">
          <w:pPr>
            <w:pStyle w:val="Innehll2"/>
            <w:tabs>
              <w:tab w:val="left" w:pos="1100"/>
              <w:tab w:val="right" w:leader="dot" w:pos="9350"/>
            </w:tabs>
            <w:rPr>
              <w:rFonts w:asciiTheme="minorHAnsi" w:eastAsiaTheme="minorEastAsia" w:hAnsiTheme="minorHAnsi"/>
              <w:noProof/>
              <w:lang w:eastAsia="sv-SE"/>
            </w:rPr>
          </w:pPr>
          <w:hyperlink w:anchor="_Toc481936430" w:history="1">
            <w:r w:rsidR="00416F32" w:rsidRPr="00EC76D5">
              <w:rPr>
                <w:rStyle w:val="Hyperlnk"/>
                <w:noProof/>
              </w:rPr>
              <w:t>15.1.</w:t>
            </w:r>
            <w:r w:rsidR="00416F32" w:rsidRPr="00EC76D5">
              <w:rPr>
                <w:rFonts w:asciiTheme="minorHAnsi" w:eastAsiaTheme="minorEastAsia" w:hAnsiTheme="minorHAnsi"/>
                <w:noProof/>
                <w:lang w:eastAsia="sv-SE"/>
              </w:rPr>
              <w:tab/>
            </w:r>
            <w:r w:rsidR="00416F32" w:rsidRPr="00EC76D5">
              <w:rPr>
                <w:rStyle w:val="Hyperlnk"/>
                <w:noProof/>
              </w:rPr>
              <w:t>Register Preparation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_Toc481936430 \h </w:instrText>
            </w:r>
            <w:r w:rsidR="00416F32" w:rsidRPr="00EC76D5">
              <w:rPr>
                <w:noProof/>
                <w:webHidden/>
              </w:rPr>
            </w:r>
            <w:r w:rsidR="00416F32" w:rsidRPr="00EC76D5">
              <w:rPr>
                <w:noProof/>
                <w:webHidden/>
              </w:rPr>
              <w:fldChar w:fldCharType="separate"/>
            </w:r>
            <w:r w:rsidR="00545E00" w:rsidRPr="00EC76D5">
              <w:rPr>
                <w:noProof/>
                <w:webHidden/>
              </w:rPr>
              <w:t>245</w:t>
            </w:r>
            <w:r w:rsidR="00416F32" w:rsidRPr="00EC76D5">
              <w:rPr>
                <w:noProof/>
                <w:webHidden/>
              </w:rPr>
              <w:fldChar w:fldCharType="end"/>
            </w:r>
          </w:hyperlink>
        </w:p>
        <w:p w14:paraId="2F2CB686" w14:textId="53A91040" w:rsidR="00416F32" w:rsidRPr="00EC76D5" w:rsidRDefault="00DF55CE">
          <w:pPr>
            <w:pStyle w:val="Innehll2"/>
            <w:tabs>
              <w:tab w:val="left" w:pos="1100"/>
              <w:tab w:val="right" w:leader="dot" w:pos="9350"/>
            </w:tabs>
            <w:rPr>
              <w:rFonts w:asciiTheme="minorHAnsi" w:eastAsiaTheme="minorEastAsia" w:hAnsiTheme="minorHAnsi"/>
              <w:noProof/>
              <w:lang w:eastAsia="sv-SE"/>
            </w:rPr>
          </w:pPr>
          <w:hyperlink w:anchor="_Toc481936431" w:history="1">
            <w:r w:rsidR="00416F32" w:rsidRPr="00EC76D5">
              <w:rPr>
                <w:rStyle w:val="Hyperlnk"/>
                <w:noProof/>
              </w:rPr>
              <w:t>15.2.</w:t>
            </w:r>
            <w:r w:rsidR="00416F32" w:rsidRPr="00EC76D5">
              <w:rPr>
                <w:rFonts w:asciiTheme="minorHAnsi" w:eastAsiaTheme="minorEastAsia" w:hAnsiTheme="minorHAnsi"/>
                <w:noProof/>
                <w:lang w:eastAsia="sv-SE"/>
              </w:rPr>
              <w:tab/>
            </w:r>
            <w:r w:rsidR="00416F32" w:rsidRPr="00EC76D5">
              <w:rPr>
                <w:rStyle w:val="Hyperlnk"/>
                <w:noProof/>
              </w:rPr>
              <w:t>Register Allocation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_Toc481936431 \h </w:instrText>
            </w:r>
            <w:r w:rsidR="00416F32" w:rsidRPr="00EC76D5">
              <w:rPr>
                <w:noProof/>
                <w:webHidden/>
              </w:rPr>
            </w:r>
            <w:r w:rsidR="00416F32" w:rsidRPr="00EC76D5">
              <w:rPr>
                <w:noProof/>
                <w:webHidden/>
              </w:rPr>
              <w:fldChar w:fldCharType="separate"/>
            </w:r>
            <w:r w:rsidR="00545E00" w:rsidRPr="00EC76D5">
              <w:rPr>
                <w:noProof/>
                <w:webHidden/>
              </w:rPr>
              <w:t>265</w:t>
            </w:r>
            <w:r w:rsidR="00416F32" w:rsidRPr="00EC76D5">
              <w:rPr>
                <w:noProof/>
                <w:webHidden/>
              </w:rPr>
              <w:fldChar w:fldCharType="end"/>
            </w:r>
          </w:hyperlink>
        </w:p>
        <w:p w14:paraId="6162FF41" w14:textId="3B08D8CF" w:rsidR="00416F32" w:rsidRPr="00EC76D5" w:rsidRDefault="00DF55CE">
          <w:pPr>
            <w:pStyle w:val="Innehll1"/>
            <w:rPr>
              <w:rFonts w:asciiTheme="minorHAnsi" w:eastAsiaTheme="minorEastAsia" w:hAnsiTheme="minorHAnsi"/>
              <w:noProof/>
              <w:lang w:eastAsia="sv-SE"/>
            </w:rPr>
          </w:pPr>
          <w:hyperlink w:anchor="_Toc481936432" w:history="1">
            <w:r w:rsidR="00416F32" w:rsidRPr="00EC76D5">
              <w:rPr>
                <w:rStyle w:val="Hyperlnk"/>
                <w:noProof/>
              </w:rPr>
              <w:t>16.</w:t>
            </w:r>
            <w:r w:rsidR="00416F32" w:rsidRPr="00EC76D5">
              <w:rPr>
                <w:rFonts w:asciiTheme="minorHAnsi" w:eastAsiaTheme="minorEastAsia" w:hAnsiTheme="minorHAnsi"/>
                <w:noProof/>
                <w:lang w:eastAsia="sv-SE"/>
              </w:rPr>
              <w:tab/>
            </w:r>
            <w:r w:rsidR="00416F32" w:rsidRPr="00EC76D5">
              <w:rPr>
                <w:rStyle w:val="Hyperlnk"/>
                <w:noProof/>
              </w:rPr>
              <w:t>Object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_Toc481936432 \h </w:instrText>
            </w:r>
            <w:r w:rsidR="00416F32" w:rsidRPr="00EC76D5">
              <w:rPr>
                <w:noProof/>
                <w:webHidden/>
              </w:rPr>
            </w:r>
            <w:r w:rsidR="00416F32" w:rsidRPr="00EC76D5">
              <w:rPr>
                <w:noProof/>
                <w:webHidden/>
              </w:rPr>
              <w:fldChar w:fldCharType="separate"/>
            </w:r>
            <w:r w:rsidR="00545E00" w:rsidRPr="00EC76D5">
              <w:rPr>
                <w:noProof/>
                <w:webHidden/>
              </w:rPr>
              <w:t>269</w:t>
            </w:r>
            <w:r w:rsidR="00416F32" w:rsidRPr="00EC76D5">
              <w:rPr>
                <w:noProof/>
                <w:webHidden/>
              </w:rPr>
              <w:fldChar w:fldCharType="end"/>
            </w:r>
          </w:hyperlink>
        </w:p>
        <w:p w14:paraId="2DE752E1" w14:textId="0417E81D" w:rsidR="00416F32" w:rsidRPr="00EC76D5" w:rsidRDefault="00DF55CE">
          <w:pPr>
            <w:pStyle w:val="Innehll2"/>
            <w:tabs>
              <w:tab w:val="left" w:pos="1100"/>
              <w:tab w:val="right" w:leader="dot" w:pos="9350"/>
            </w:tabs>
            <w:rPr>
              <w:rFonts w:asciiTheme="minorHAnsi" w:eastAsiaTheme="minorEastAsia" w:hAnsiTheme="minorHAnsi"/>
              <w:noProof/>
              <w:lang w:eastAsia="sv-SE"/>
            </w:rPr>
          </w:pPr>
          <w:hyperlink w:anchor="_Toc481936433" w:history="1">
            <w:r w:rsidR="00416F32" w:rsidRPr="00EC76D5">
              <w:rPr>
                <w:rStyle w:val="Hyperlnk"/>
                <w:noProof/>
              </w:rPr>
              <w:t>16.1.</w:t>
            </w:r>
            <w:r w:rsidR="00416F32" w:rsidRPr="00EC76D5">
              <w:rPr>
                <w:rFonts w:asciiTheme="minorHAnsi" w:eastAsiaTheme="minorEastAsia" w:hAnsiTheme="minorHAnsi"/>
                <w:noProof/>
                <w:lang w:eastAsia="sv-SE"/>
              </w:rPr>
              <w:tab/>
            </w:r>
            <w:r w:rsidR="00416F32" w:rsidRPr="00EC76D5">
              <w:rPr>
                <w:rStyle w:val="Hyperlnk"/>
                <w:noProof/>
              </w:rPr>
              <w:t>The Object Operator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_Toc481936433 \h </w:instrText>
            </w:r>
            <w:r w:rsidR="00416F32" w:rsidRPr="00EC76D5">
              <w:rPr>
                <w:noProof/>
                <w:webHidden/>
              </w:rPr>
            </w:r>
            <w:r w:rsidR="00416F32" w:rsidRPr="00EC76D5">
              <w:rPr>
                <w:noProof/>
                <w:webHidden/>
              </w:rPr>
              <w:fldChar w:fldCharType="separate"/>
            </w:r>
            <w:r w:rsidR="00545E00" w:rsidRPr="00EC76D5">
              <w:rPr>
                <w:noProof/>
                <w:webHidden/>
              </w:rPr>
              <w:t>269</w:t>
            </w:r>
            <w:r w:rsidR="00416F32" w:rsidRPr="00EC76D5">
              <w:rPr>
                <w:noProof/>
                <w:webHidden/>
              </w:rPr>
              <w:fldChar w:fldCharType="end"/>
            </w:r>
          </w:hyperlink>
        </w:p>
        <w:p w14:paraId="1E635BA8" w14:textId="6D8F6333" w:rsidR="00416F32" w:rsidRPr="00EC76D5" w:rsidRDefault="00DF55CE">
          <w:pPr>
            <w:pStyle w:val="Innehll2"/>
            <w:tabs>
              <w:tab w:val="left" w:pos="1100"/>
              <w:tab w:val="right" w:leader="dot" w:pos="9350"/>
            </w:tabs>
            <w:rPr>
              <w:rFonts w:asciiTheme="minorHAnsi" w:eastAsiaTheme="minorEastAsia" w:hAnsiTheme="minorHAnsi"/>
              <w:noProof/>
              <w:lang w:eastAsia="sv-SE"/>
            </w:rPr>
          </w:pPr>
          <w:hyperlink w:anchor="_Toc481936434" w:history="1">
            <w:r w:rsidR="00416F32" w:rsidRPr="00EC76D5">
              <w:rPr>
                <w:rStyle w:val="Hyperlnk"/>
                <w:noProof/>
              </w:rPr>
              <w:t>16.2.</w:t>
            </w:r>
            <w:r w:rsidR="00416F32" w:rsidRPr="00EC76D5">
              <w:rPr>
                <w:rFonts w:asciiTheme="minorHAnsi" w:eastAsiaTheme="minorEastAsia" w:hAnsiTheme="minorHAnsi"/>
                <w:noProof/>
                <w:lang w:eastAsia="sv-SE"/>
              </w:rPr>
              <w:tab/>
            </w:r>
            <w:r w:rsidR="00416F32" w:rsidRPr="00EC76D5">
              <w:rPr>
                <w:rStyle w:val="Hyperlnk"/>
                <w:noProof/>
              </w:rPr>
              <w:t>The Object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_Toc481936434 \h </w:instrText>
            </w:r>
            <w:r w:rsidR="00416F32" w:rsidRPr="00EC76D5">
              <w:rPr>
                <w:noProof/>
                <w:webHidden/>
              </w:rPr>
            </w:r>
            <w:r w:rsidR="00416F32" w:rsidRPr="00EC76D5">
              <w:rPr>
                <w:noProof/>
                <w:webHidden/>
              </w:rPr>
              <w:fldChar w:fldCharType="separate"/>
            </w:r>
            <w:r w:rsidR="00545E00" w:rsidRPr="00EC76D5">
              <w:rPr>
                <w:noProof/>
                <w:webHidden/>
              </w:rPr>
              <w:t>269</w:t>
            </w:r>
            <w:r w:rsidR="00416F32" w:rsidRPr="00EC76D5">
              <w:rPr>
                <w:noProof/>
                <w:webHidden/>
              </w:rPr>
              <w:fldChar w:fldCharType="end"/>
            </w:r>
          </w:hyperlink>
        </w:p>
        <w:p w14:paraId="64BFEE4E" w14:textId="3D0BB061" w:rsidR="00416F32" w:rsidRPr="00EC76D5" w:rsidRDefault="00DF55CE">
          <w:pPr>
            <w:pStyle w:val="Innehll3"/>
            <w:tabs>
              <w:tab w:val="left" w:pos="1320"/>
              <w:tab w:val="right" w:leader="dot" w:pos="9350"/>
            </w:tabs>
            <w:rPr>
              <w:rFonts w:asciiTheme="minorHAnsi" w:eastAsiaTheme="minorEastAsia" w:hAnsiTheme="minorHAnsi"/>
              <w:noProof/>
              <w:lang w:eastAsia="sv-SE"/>
            </w:rPr>
          </w:pPr>
          <w:hyperlink w:anchor="_Toc481936435" w:history="1">
            <w:r w:rsidR="00416F32" w:rsidRPr="00EC76D5">
              <w:rPr>
                <w:rStyle w:val="Hyperlnk"/>
                <w:noProof/>
              </w:rPr>
              <w:t>16.2.1.</w:t>
            </w:r>
            <w:r w:rsidR="00416F32" w:rsidRPr="00EC76D5">
              <w:rPr>
                <w:rFonts w:asciiTheme="minorHAnsi" w:eastAsiaTheme="minorEastAsia" w:hAnsiTheme="minorHAnsi"/>
                <w:noProof/>
                <w:lang w:eastAsia="sv-SE"/>
              </w:rPr>
              <w:tab/>
            </w:r>
            <w:r w:rsidR="00416F32" w:rsidRPr="00EC76D5">
              <w:rPr>
                <w:rStyle w:val="Hyperlnk"/>
                <w:noProof/>
              </w:rPr>
              <w:t>Object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_Toc481936435 \h </w:instrText>
            </w:r>
            <w:r w:rsidR="00416F32" w:rsidRPr="00EC76D5">
              <w:rPr>
                <w:noProof/>
                <w:webHidden/>
              </w:rPr>
            </w:r>
            <w:r w:rsidR="00416F32" w:rsidRPr="00EC76D5">
              <w:rPr>
                <w:noProof/>
                <w:webHidden/>
              </w:rPr>
              <w:fldChar w:fldCharType="separate"/>
            </w:r>
            <w:r w:rsidR="00545E00" w:rsidRPr="00EC76D5">
              <w:rPr>
                <w:noProof/>
                <w:webHidden/>
              </w:rPr>
              <w:t>283</w:t>
            </w:r>
            <w:r w:rsidR="00416F32" w:rsidRPr="00EC76D5">
              <w:rPr>
                <w:noProof/>
                <w:webHidden/>
              </w:rPr>
              <w:fldChar w:fldCharType="end"/>
            </w:r>
          </w:hyperlink>
        </w:p>
        <w:p w14:paraId="322621F8" w14:textId="62032CC2" w:rsidR="00416F32" w:rsidRPr="00EC76D5" w:rsidRDefault="00DF55CE">
          <w:pPr>
            <w:pStyle w:val="Innehll2"/>
            <w:tabs>
              <w:tab w:val="left" w:pos="1100"/>
              <w:tab w:val="right" w:leader="dot" w:pos="9350"/>
            </w:tabs>
            <w:rPr>
              <w:rFonts w:asciiTheme="minorHAnsi" w:eastAsiaTheme="minorEastAsia" w:hAnsiTheme="minorHAnsi"/>
              <w:noProof/>
              <w:lang w:eastAsia="sv-SE"/>
            </w:rPr>
          </w:pPr>
          <w:hyperlink w:anchor="_Toc481936436" w:history="1">
            <w:r w:rsidR="00416F32" w:rsidRPr="00EC76D5">
              <w:rPr>
                <w:rStyle w:val="Hyperlnk"/>
                <w:noProof/>
              </w:rPr>
              <w:t>16.3.</w:t>
            </w:r>
            <w:r w:rsidR="00416F32" w:rsidRPr="00EC76D5">
              <w:rPr>
                <w:rFonts w:asciiTheme="minorHAnsi" w:eastAsiaTheme="minorEastAsia" w:hAnsiTheme="minorHAnsi"/>
                <w:noProof/>
                <w:lang w:eastAsia="sv-SE"/>
              </w:rPr>
              <w:tab/>
            </w:r>
            <w:r w:rsidR="00416F32" w:rsidRPr="00EC76D5">
              <w:rPr>
                <w:rStyle w:val="Hyperlnk"/>
                <w:noProof/>
              </w:rPr>
              <w:t>Object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_Toc481936436 \h </w:instrText>
            </w:r>
            <w:r w:rsidR="00416F32" w:rsidRPr="00EC76D5">
              <w:rPr>
                <w:noProof/>
                <w:webHidden/>
              </w:rPr>
            </w:r>
            <w:r w:rsidR="00416F32" w:rsidRPr="00EC76D5">
              <w:rPr>
                <w:noProof/>
                <w:webHidden/>
              </w:rPr>
              <w:fldChar w:fldCharType="separate"/>
            </w:r>
            <w:r w:rsidR="00545E00" w:rsidRPr="00EC76D5">
              <w:rPr>
                <w:noProof/>
                <w:webHidden/>
              </w:rPr>
              <w:t>283</w:t>
            </w:r>
            <w:r w:rsidR="00416F32" w:rsidRPr="00EC76D5">
              <w:rPr>
                <w:noProof/>
                <w:webHidden/>
              </w:rPr>
              <w:fldChar w:fldCharType="end"/>
            </w:r>
          </w:hyperlink>
        </w:p>
        <w:p w14:paraId="7BF1F5B1" w14:textId="53F60A58" w:rsidR="00416F32" w:rsidRPr="00EC76D5" w:rsidRDefault="00DF55CE">
          <w:pPr>
            <w:pStyle w:val="Innehll1"/>
            <w:rPr>
              <w:rFonts w:asciiTheme="minorHAnsi" w:eastAsiaTheme="minorEastAsia" w:hAnsiTheme="minorHAnsi"/>
              <w:noProof/>
              <w:lang w:eastAsia="sv-SE"/>
            </w:rPr>
          </w:pPr>
          <w:hyperlink w:anchor="_Toc481936437" w:history="1">
            <w:r w:rsidR="00416F32" w:rsidRPr="00EC76D5">
              <w:rPr>
                <w:rStyle w:val="Hyperlnk"/>
                <w:noProof/>
              </w:rPr>
              <w:t>17.</w:t>
            </w:r>
            <w:r w:rsidR="00416F32" w:rsidRPr="00EC76D5">
              <w:rPr>
                <w:rFonts w:asciiTheme="minorHAnsi" w:eastAsiaTheme="minorEastAsia" w:hAnsiTheme="minorHAnsi"/>
                <w:noProof/>
                <w:lang w:eastAsia="sv-SE"/>
              </w:rPr>
              <w:tab/>
            </w:r>
            <w:r w:rsidR="00416F32" w:rsidRPr="00EC76D5">
              <w:rPr>
                <w:rStyle w:val="Hyperlnk"/>
                <w:noProof/>
              </w:rPr>
              <w:t>The Linker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_Toc481936437 \h </w:instrText>
            </w:r>
            <w:r w:rsidR="00416F32" w:rsidRPr="00EC76D5">
              <w:rPr>
                <w:noProof/>
                <w:webHidden/>
              </w:rPr>
            </w:r>
            <w:r w:rsidR="00416F32" w:rsidRPr="00EC76D5">
              <w:rPr>
                <w:noProof/>
                <w:webHidden/>
              </w:rPr>
              <w:fldChar w:fldCharType="separate"/>
            </w:r>
            <w:r w:rsidR="00545E00" w:rsidRPr="00EC76D5">
              <w:rPr>
                <w:noProof/>
                <w:webHidden/>
              </w:rPr>
              <w:t>322</w:t>
            </w:r>
            <w:r w:rsidR="00416F32" w:rsidRPr="00EC76D5">
              <w:rPr>
                <w:noProof/>
                <w:webHidden/>
              </w:rPr>
              <w:fldChar w:fldCharType="end"/>
            </w:r>
          </w:hyperlink>
        </w:p>
        <w:p w14:paraId="0C6B75E6" w14:textId="5AE57A95" w:rsidR="00416F32" w:rsidRPr="00EC76D5" w:rsidRDefault="00DF55CE">
          <w:pPr>
            <w:pStyle w:val="Innehll2"/>
            <w:tabs>
              <w:tab w:val="left" w:pos="1100"/>
              <w:tab w:val="right" w:leader="dot" w:pos="9350"/>
            </w:tabs>
            <w:rPr>
              <w:rFonts w:asciiTheme="minorHAnsi" w:eastAsiaTheme="minorEastAsia" w:hAnsiTheme="minorHAnsi"/>
              <w:noProof/>
              <w:lang w:eastAsia="sv-SE"/>
            </w:rPr>
          </w:pPr>
          <w:hyperlink w:anchor="_Toc481936438" w:history="1">
            <w:r w:rsidR="00416F32" w:rsidRPr="00EC76D5">
              <w:rPr>
                <w:rStyle w:val="Hyperlnk"/>
                <w:noProof/>
              </w:rPr>
              <w:t>17.1.</w:t>
            </w:r>
            <w:r w:rsidR="00416F32" w:rsidRPr="00EC76D5">
              <w:rPr>
                <w:rFonts w:asciiTheme="minorHAnsi" w:eastAsiaTheme="minorEastAsia" w:hAnsiTheme="minorHAnsi"/>
                <w:noProof/>
                <w:lang w:eastAsia="sv-SE"/>
              </w:rPr>
              <w:tab/>
            </w:r>
            <w:r w:rsidR="00416F32" w:rsidRPr="00EC76D5">
              <w:rPr>
                <w:rStyle w:val="Hyperlnk"/>
                <w:noProof/>
              </w:rPr>
              <w:t>The Linker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_Toc481936438 \h </w:instrText>
            </w:r>
            <w:r w:rsidR="00416F32" w:rsidRPr="00EC76D5">
              <w:rPr>
                <w:noProof/>
                <w:webHidden/>
              </w:rPr>
            </w:r>
            <w:r w:rsidR="00416F32" w:rsidRPr="00EC76D5">
              <w:rPr>
                <w:noProof/>
                <w:webHidden/>
              </w:rPr>
              <w:fldChar w:fldCharType="separate"/>
            </w:r>
            <w:r w:rsidR="00545E00" w:rsidRPr="00EC76D5">
              <w:rPr>
                <w:noProof/>
                <w:webHidden/>
              </w:rPr>
              <w:t>322</w:t>
            </w:r>
            <w:r w:rsidR="00416F32" w:rsidRPr="00EC76D5">
              <w:rPr>
                <w:noProof/>
                <w:webHidden/>
              </w:rPr>
              <w:fldChar w:fldCharType="end"/>
            </w:r>
          </w:hyperlink>
        </w:p>
        <w:p w14:paraId="1196AFEE" w14:textId="00C0696E" w:rsidR="00416F32" w:rsidRPr="00EC76D5" w:rsidRDefault="00DF55CE">
          <w:pPr>
            <w:pStyle w:val="Innehll3"/>
            <w:tabs>
              <w:tab w:val="left" w:pos="1320"/>
              <w:tab w:val="right" w:leader="dot" w:pos="9350"/>
            </w:tabs>
            <w:rPr>
              <w:rFonts w:asciiTheme="minorHAnsi" w:eastAsiaTheme="minorEastAsia" w:hAnsiTheme="minorHAnsi"/>
              <w:noProof/>
              <w:lang w:eastAsia="sv-SE"/>
            </w:rPr>
          </w:pPr>
          <w:hyperlink w:anchor="_Toc481936439" w:history="1">
            <w:r w:rsidR="00416F32" w:rsidRPr="00EC76D5">
              <w:rPr>
                <w:rStyle w:val="Hyperlnk"/>
                <w:noProof/>
              </w:rPr>
              <w:t>17.1.1.</w:t>
            </w:r>
            <w:r w:rsidR="00416F32" w:rsidRPr="00EC76D5">
              <w:rPr>
                <w:rFonts w:asciiTheme="minorHAnsi" w:eastAsiaTheme="minorEastAsia" w:hAnsiTheme="minorHAnsi"/>
                <w:noProof/>
                <w:lang w:eastAsia="sv-SE"/>
              </w:rPr>
              <w:tab/>
            </w:r>
            <w:r w:rsidR="00416F32" w:rsidRPr="00EC76D5">
              <w:rPr>
                <w:rStyle w:val="Hyperlnk"/>
                <w:noProof/>
              </w:rPr>
              <w:t>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_Toc481936439 \h </w:instrText>
            </w:r>
            <w:r w:rsidR="00416F32" w:rsidRPr="00EC76D5">
              <w:rPr>
                <w:noProof/>
                <w:webHidden/>
              </w:rPr>
            </w:r>
            <w:r w:rsidR="00416F32" w:rsidRPr="00EC76D5">
              <w:rPr>
                <w:noProof/>
                <w:webHidden/>
              </w:rPr>
              <w:fldChar w:fldCharType="separate"/>
            </w:r>
            <w:r w:rsidR="00545E00" w:rsidRPr="00EC76D5">
              <w:rPr>
                <w:noProof/>
                <w:webHidden/>
              </w:rPr>
              <w:t>323</w:t>
            </w:r>
            <w:r w:rsidR="00416F32" w:rsidRPr="00EC76D5">
              <w:rPr>
                <w:noProof/>
                <w:webHidden/>
              </w:rPr>
              <w:fldChar w:fldCharType="end"/>
            </w:r>
          </w:hyperlink>
        </w:p>
        <w:p w14:paraId="5CE7F9DA" w14:textId="46CD2CE7" w:rsidR="00416F32" w:rsidRPr="00EC76D5" w:rsidRDefault="00DF55CE">
          <w:pPr>
            <w:pStyle w:val="Innehll3"/>
            <w:tabs>
              <w:tab w:val="left" w:pos="1320"/>
              <w:tab w:val="right" w:leader="dot" w:pos="9350"/>
            </w:tabs>
            <w:rPr>
              <w:rFonts w:asciiTheme="minorHAnsi" w:eastAsiaTheme="minorEastAsia" w:hAnsiTheme="minorHAnsi"/>
              <w:noProof/>
              <w:lang w:eastAsia="sv-SE"/>
            </w:rPr>
          </w:pPr>
          <w:hyperlink w:anchor="_Toc481936440" w:history="1">
            <w:r w:rsidR="00416F32" w:rsidRPr="00EC76D5">
              <w:rPr>
                <w:rStyle w:val="Hyperlnk"/>
                <w:noProof/>
              </w:rPr>
              <w:t>17.1.2.</w:t>
            </w:r>
            <w:r w:rsidR="00416F32" w:rsidRPr="00EC76D5">
              <w:rPr>
                <w:rFonts w:asciiTheme="minorHAnsi" w:eastAsiaTheme="minorEastAsia" w:hAnsiTheme="minorHAnsi"/>
                <w:noProof/>
                <w:lang w:eastAsia="sv-SE"/>
              </w:rPr>
              <w:tab/>
            </w:r>
            <w:r w:rsidR="00416F32" w:rsidRPr="00EC76D5">
              <w:rPr>
                <w:rStyle w:val="Hyperlnk"/>
                <w:noProof/>
              </w:rPr>
              <w:t>Main Trace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_Toc481936440 \h </w:instrText>
            </w:r>
            <w:r w:rsidR="00416F32" w:rsidRPr="00EC76D5">
              <w:rPr>
                <w:noProof/>
                <w:webHidden/>
              </w:rPr>
            </w:r>
            <w:r w:rsidR="00416F32" w:rsidRPr="00EC76D5">
              <w:rPr>
                <w:noProof/>
                <w:webHidden/>
              </w:rPr>
              <w:fldChar w:fldCharType="separate"/>
            </w:r>
            <w:r w:rsidR="00545E00" w:rsidRPr="00EC76D5">
              <w:rPr>
                <w:noProof/>
                <w:webHidden/>
              </w:rPr>
              <w:t>325</w:t>
            </w:r>
            <w:r w:rsidR="00416F32" w:rsidRPr="00EC76D5">
              <w:rPr>
                <w:noProof/>
                <w:webHidden/>
              </w:rPr>
              <w:fldChar w:fldCharType="end"/>
            </w:r>
          </w:hyperlink>
        </w:p>
        <w:p w14:paraId="4A690978" w14:textId="6A6F391D" w:rsidR="00416F32" w:rsidRPr="00EC76D5" w:rsidRDefault="00DF55CE">
          <w:pPr>
            <w:pStyle w:val="Innehll1"/>
            <w:rPr>
              <w:rFonts w:asciiTheme="minorHAnsi" w:eastAsiaTheme="minorEastAsia" w:hAnsiTheme="minorHAnsi"/>
              <w:noProof/>
              <w:lang w:eastAsia="sv-SE"/>
            </w:rPr>
          </w:pPr>
          <w:hyperlink w:anchor="_Toc481936441" w:history="1">
            <w:r w:rsidR="00416F32" w:rsidRPr="00EC76D5">
              <w:rPr>
                <w:rStyle w:val="Hyperlnk"/>
                <w:noProof/>
              </w:rPr>
              <w:t>18.</w:t>
            </w:r>
            <w:r w:rsidR="00416F32" w:rsidRPr="00EC76D5">
              <w:rPr>
                <w:rFonts w:asciiTheme="minorHAnsi" w:eastAsiaTheme="minorEastAsia" w:hAnsiTheme="minorHAnsi"/>
                <w:noProof/>
                <w:lang w:eastAsia="sv-SE"/>
              </w:rPr>
              <w:tab/>
            </w:r>
            <w:r w:rsidR="00416F32" w:rsidRPr="00EC76D5">
              <w:rPr>
                <w:rStyle w:val="Hyperlnk"/>
                <w:noProof/>
              </w:rPr>
              <w:t>Auxiliary Classes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_Toc481936441 \h </w:instrText>
            </w:r>
            <w:r w:rsidR="00416F32" w:rsidRPr="00EC76D5">
              <w:rPr>
                <w:noProof/>
                <w:webHidden/>
              </w:rPr>
            </w:r>
            <w:r w:rsidR="00416F32" w:rsidRPr="00EC76D5">
              <w:rPr>
                <w:noProof/>
                <w:webHidden/>
              </w:rPr>
              <w:fldChar w:fldCharType="separate"/>
            </w:r>
            <w:r w:rsidR="00545E00" w:rsidRPr="00EC76D5">
              <w:rPr>
                <w:noProof/>
                <w:webHidden/>
              </w:rPr>
              <w:t>329</w:t>
            </w:r>
            <w:r w:rsidR="00416F32" w:rsidRPr="00EC76D5">
              <w:rPr>
                <w:noProof/>
                <w:webHidden/>
              </w:rPr>
              <w:fldChar w:fldCharType="end"/>
            </w:r>
          </w:hyperlink>
        </w:p>
        <w:p w14:paraId="3A9D224D" w14:textId="3693387E" w:rsidR="00416F32" w:rsidRPr="00EC76D5" w:rsidRDefault="00DF55CE">
          <w:pPr>
            <w:pStyle w:val="Innehll2"/>
            <w:tabs>
              <w:tab w:val="left" w:pos="1100"/>
              <w:tab w:val="right" w:leader="dot" w:pos="9350"/>
            </w:tabs>
            <w:rPr>
              <w:rFonts w:asciiTheme="minorHAnsi" w:eastAsiaTheme="minorEastAsia" w:hAnsiTheme="minorHAnsi"/>
              <w:noProof/>
              <w:lang w:eastAsia="sv-SE"/>
            </w:rPr>
          </w:pPr>
          <w:hyperlink w:anchor="_Toc481936442" w:history="1">
            <w:r w:rsidR="00416F32" w:rsidRPr="00EC76D5">
              <w:rPr>
                <w:rStyle w:val="Hyperlnk"/>
                <w:noProof/>
              </w:rPr>
              <w:t>18.1.</w:t>
            </w:r>
            <w:r w:rsidR="00416F32" w:rsidRPr="00EC76D5">
              <w:rPr>
                <w:rFonts w:asciiTheme="minorHAnsi" w:eastAsiaTheme="minorEastAsia" w:hAnsiTheme="minorHAnsi"/>
                <w:noProof/>
                <w:lang w:eastAsia="sv-SE"/>
              </w:rPr>
              <w:tab/>
            </w:r>
            <w:r w:rsidR="00416F32" w:rsidRPr="00EC76D5">
              <w:rPr>
                <w:rStyle w:val="Hyperlnk"/>
                <w:noProof/>
              </w:rPr>
              <w:t>Error Handling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_Toc481936442 \h </w:instrText>
            </w:r>
            <w:r w:rsidR="00416F32" w:rsidRPr="00EC76D5">
              <w:rPr>
                <w:noProof/>
                <w:webHidden/>
              </w:rPr>
            </w:r>
            <w:r w:rsidR="00416F32" w:rsidRPr="00EC76D5">
              <w:rPr>
                <w:noProof/>
                <w:webHidden/>
              </w:rPr>
              <w:fldChar w:fldCharType="separate"/>
            </w:r>
            <w:r w:rsidR="00545E00" w:rsidRPr="00EC76D5">
              <w:rPr>
                <w:noProof/>
                <w:webHidden/>
              </w:rPr>
              <w:t>329</w:t>
            </w:r>
            <w:r w:rsidR="00416F32" w:rsidRPr="00EC76D5">
              <w:rPr>
                <w:noProof/>
                <w:webHidden/>
              </w:rPr>
              <w:fldChar w:fldCharType="end"/>
            </w:r>
          </w:hyperlink>
        </w:p>
        <w:p w14:paraId="3939B86B" w14:textId="7AC15DB5" w:rsidR="00416F32" w:rsidRPr="00EC76D5" w:rsidRDefault="00DF55CE">
          <w:pPr>
            <w:pStyle w:val="Innehll2"/>
            <w:tabs>
              <w:tab w:val="left" w:pos="1100"/>
              <w:tab w:val="right" w:leader="dot" w:pos="9350"/>
            </w:tabs>
            <w:rPr>
              <w:rFonts w:asciiTheme="minorHAnsi" w:eastAsiaTheme="minorEastAsia" w:hAnsiTheme="minorHAnsi"/>
              <w:noProof/>
              <w:lang w:eastAsia="sv-SE"/>
            </w:rPr>
          </w:pPr>
          <w:hyperlink w:anchor="_Toc481936443" w:history="1">
            <w:r w:rsidR="00416F32" w:rsidRPr="00EC76D5">
              <w:rPr>
                <w:rStyle w:val="Hyperlnk"/>
                <w:noProof/>
              </w:rPr>
              <w:t>18.2.</w:t>
            </w:r>
            <w:r w:rsidR="00416F32" w:rsidRPr="00EC76D5">
              <w:rPr>
                <w:rFonts w:asciiTheme="minorHAnsi" w:eastAsiaTheme="minorEastAsia" w:hAnsiTheme="minorHAnsi"/>
                <w:noProof/>
                <w:lang w:eastAsia="sv-SE"/>
              </w:rPr>
              <w:tab/>
            </w:r>
            <w:r w:rsidR="00416F32" w:rsidRPr="00EC76D5">
              <w:rPr>
                <w:rStyle w:val="Hyperlnk"/>
                <w:noProof/>
              </w:rPr>
              <w:t>Container Classes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_Toc481936443 \h </w:instrText>
            </w:r>
            <w:r w:rsidR="00416F32" w:rsidRPr="00EC76D5">
              <w:rPr>
                <w:noProof/>
                <w:webHidden/>
              </w:rPr>
            </w:r>
            <w:r w:rsidR="00416F32" w:rsidRPr="00EC76D5">
              <w:rPr>
                <w:noProof/>
                <w:webHidden/>
              </w:rPr>
              <w:fldChar w:fldCharType="separate"/>
            </w:r>
            <w:r w:rsidR="00545E00" w:rsidRPr="00EC76D5">
              <w:rPr>
                <w:noProof/>
                <w:webHidden/>
              </w:rPr>
              <w:t>330</w:t>
            </w:r>
            <w:r w:rsidR="00416F32" w:rsidRPr="00EC76D5">
              <w:rPr>
                <w:noProof/>
                <w:webHidden/>
              </w:rPr>
              <w:fldChar w:fldCharType="end"/>
            </w:r>
          </w:hyperlink>
        </w:p>
        <w:p w14:paraId="7664AF8B" w14:textId="735596B2" w:rsidR="00416F32" w:rsidRPr="00EC76D5" w:rsidRDefault="00DF55CE">
          <w:pPr>
            <w:pStyle w:val="Innehll3"/>
            <w:tabs>
              <w:tab w:val="left" w:pos="1320"/>
              <w:tab w:val="right" w:leader="dot" w:pos="9350"/>
            </w:tabs>
            <w:rPr>
              <w:rFonts w:asciiTheme="minorHAnsi" w:eastAsiaTheme="minorEastAsia" w:hAnsiTheme="minorHAnsi"/>
              <w:noProof/>
              <w:lang w:eastAsia="sv-SE"/>
            </w:rPr>
          </w:pPr>
          <w:hyperlink w:anchor="_Toc481936444" w:history="1">
            <w:r w:rsidR="00416F32" w:rsidRPr="00EC76D5">
              <w:rPr>
                <w:rStyle w:val="Hyperlnk"/>
                <w:noProof/>
              </w:rPr>
              <w:t>18.2.1.</w:t>
            </w:r>
            <w:r w:rsidR="00416F32" w:rsidRPr="00EC76D5">
              <w:rPr>
                <w:rFonts w:asciiTheme="minorHAnsi" w:eastAsiaTheme="minorEastAsia" w:hAnsiTheme="minorHAnsi"/>
                <w:noProof/>
                <w:lang w:eastAsia="sv-SE"/>
              </w:rPr>
              <w:tab/>
            </w:r>
            <w:r w:rsidR="00416F32" w:rsidRPr="00EC76D5">
              <w:rPr>
                <w:rStyle w:val="Hyperlnk"/>
                <w:noProof/>
              </w:rPr>
              <w:t>Ordered Pair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_Toc481936444 \h </w:instrText>
            </w:r>
            <w:r w:rsidR="00416F32" w:rsidRPr="00EC76D5">
              <w:rPr>
                <w:noProof/>
                <w:webHidden/>
              </w:rPr>
            </w:r>
            <w:r w:rsidR="00416F32" w:rsidRPr="00EC76D5">
              <w:rPr>
                <w:noProof/>
                <w:webHidden/>
              </w:rPr>
              <w:fldChar w:fldCharType="separate"/>
            </w:r>
            <w:r w:rsidR="00545E00" w:rsidRPr="00EC76D5">
              <w:rPr>
                <w:noProof/>
                <w:webHidden/>
              </w:rPr>
              <w:t>330</w:t>
            </w:r>
            <w:r w:rsidR="00416F32" w:rsidRPr="00EC76D5">
              <w:rPr>
                <w:noProof/>
                <w:webHidden/>
              </w:rPr>
              <w:fldChar w:fldCharType="end"/>
            </w:r>
          </w:hyperlink>
        </w:p>
        <w:p w14:paraId="0FAF5D10" w14:textId="04B430F4" w:rsidR="00416F32" w:rsidRPr="00EC76D5" w:rsidRDefault="00DF55CE">
          <w:pPr>
            <w:pStyle w:val="Innehll3"/>
            <w:tabs>
              <w:tab w:val="left" w:pos="1320"/>
              <w:tab w:val="right" w:leader="dot" w:pos="9350"/>
            </w:tabs>
            <w:rPr>
              <w:rFonts w:asciiTheme="minorHAnsi" w:eastAsiaTheme="minorEastAsia" w:hAnsiTheme="minorHAnsi"/>
              <w:noProof/>
              <w:lang w:eastAsia="sv-SE"/>
            </w:rPr>
          </w:pPr>
          <w:hyperlink w:anchor="_Toc481936445" w:history="1">
            <w:r w:rsidR="00416F32" w:rsidRPr="00EC76D5">
              <w:rPr>
                <w:rStyle w:val="Hyperlnk"/>
                <w:noProof/>
              </w:rPr>
              <w:t>18.2.2.</w:t>
            </w:r>
            <w:r w:rsidR="00416F32" w:rsidRPr="00EC76D5">
              <w:rPr>
                <w:rFonts w:asciiTheme="minorHAnsi" w:eastAsiaTheme="minorEastAsia" w:hAnsiTheme="minorHAnsi"/>
                <w:noProof/>
                <w:lang w:eastAsia="sv-SE"/>
              </w:rPr>
              <w:tab/>
            </w:r>
            <w:r w:rsidR="00416F32" w:rsidRPr="00EC76D5">
              <w:rPr>
                <w:rStyle w:val="Hyperlnk"/>
                <w:noProof/>
              </w:rPr>
              <w:t>Unordered Pair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_Toc481936445 \h </w:instrText>
            </w:r>
            <w:r w:rsidR="00416F32" w:rsidRPr="00EC76D5">
              <w:rPr>
                <w:noProof/>
                <w:webHidden/>
              </w:rPr>
            </w:r>
            <w:r w:rsidR="00416F32" w:rsidRPr="00EC76D5">
              <w:rPr>
                <w:noProof/>
                <w:webHidden/>
              </w:rPr>
              <w:fldChar w:fldCharType="separate"/>
            </w:r>
            <w:r w:rsidR="00545E00" w:rsidRPr="00EC76D5">
              <w:rPr>
                <w:noProof/>
                <w:webHidden/>
              </w:rPr>
              <w:t>331</w:t>
            </w:r>
            <w:r w:rsidR="00416F32" w:rsidRPr="00EC76D5">
              <w:rPr>
                <w:noProof/>
                <w:webHidden/>
              </w:rPr>
              <w:fldChar w:fldCharType="end"/>
            </w:r>
          </w:hyperlink>
        </w:p>
        <w:p w14:paraId="5591E223" w14:textId="54325D7E" w:rsidR="00416F32" w:rsidRPr="00EC76D5" w:rsidRDefault="00DF55CE">
          <w:pPr>
            <w:pStyle w:val="Innehll3"/>
            <w:tabs>
              <w:tab w:val="left" w:pos="1320"/>
              <w:tab w:val="right" w:leader="dot" w:pos="9350"/>
            </w:tabs>
            <w:rPr>
              <w:rFonts w:asciiTheme="minorHAnsi" w:eastAsiaTheme="minorEastAsia" w:hAnsiTheme="minorHAnsi"/>
              <w:noProof/>
              <w:lang w:eastAsia="sv-SE"/>
            </w:rPr>
          </w:pPr>
          <w:hyperlink w:anchor="_Toc481936446" w:history="1">
            <w:r w:rsidR="00416F32" w:rsidRPr="00EC76D5">
              <w:rPr>
                <w:rStyle w:val="Hyperlnk"/>
                <w:noProof/>
              </w:rPr>
              <w:t>18.2.3.</w:t>
            </w:r>
            <w:r w:rsidR="00416F32" w:rsidRPr="00EC76D5">
              <w:rPr>
                <w:rFonts w:asciiTheme="minorHAnsi" w:eastAsiaTheme="minorEastAsia" w:hAnsiTheme="minorHAnsi"/>
                <w:noProof/>
                <w:lang w:eastAsia="sv-SE"/>
              </w:rPr>
              <w:tab/>
            </w:r>
            <w:r w:rsidR="00416F32" w:rsidRPr="00EC76D5">
              <w:rPr>
                <w:rStyle w:val="Hyperlnk"/>
                <w:noProof/>
              </w:rPr>
              <w:t>Triple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_Toc481936446 \h </w:instrText>
            </w:r>
            <w:r w:rsidR="00416F32" w:rsidRPr="00EC76D5">
              <w:rPr>
                <w:noProof/>
                <w:webHidden/>
              </w:rPr>
            </w:r>
            <w:r w:rsidR="00416F32" w:rsidRPr="00EC76D5">
              <w:rPr>
                <w:noProof/>
                <w:webHidden/>
              </w:rPr>
              <w:fldChar w:fldCharType="separate"/>
            </w:r>
            <w:r w:rsidR="00545E00" w:rsidRPr="00EC76D5">
              <w:rPr>
                <w:noProof/>
                <w:webHidden/>
              </w:rPr>
              <w:t>332</w:t>
            </w:r>
            <w:r w:rsidR="00416F32" w:rsidRPr="00EC76D5">
              <w:rPr>
                <w:noProof/>
                <w:webHidden/>
              </w:rPr>
              <w:fldChar w:fldCharType="end"/>
            </w:r>
          </w:hyperlink>
        </w:p>
        <w:p w14:paraId="589D42D0" w14:textId="5AEE9232" w:rsidR="00416F32" w:rsidRPr="00EC76D5" w:rsidRDefault="00DF55CE">
          <w:pPr>
            <w:pStyle w:val="Innehll3"/>
            <w:tabs>
              <w:tab w:val="left" w:pos="1320"/>
              <w:tab w:val="right" w:leader="dot" w:pos="9350"/>
            </w:tabs>
            <w:rPr>
              <w:rFonts w:asciiTheme="minorHAnsi" w:eastAsiaTheme="minorEastAsia" w:hAnsiTheme="minorHAnsi"/>
              <w:noProof/>
              <w:lang w:eastAsia="sv-SE"/>
            </w:rPr>
          </w:pPr>
          <w:hyperlink w:anchor="_Toc481936447" w:history="1">
            <w:r w:rsidR="00416F32" w:rsidRPr="00EC76D5">
              <w:rPr>
                <w:rStyle w:val="Hyperlnk"/>
                <w:noProof/>
              </w:rPr>
              <w:t>18.2.4.</w:t>
            </w:r>
            <w:r w:rsidR="00416F32" w:rsidRPr="00EC76D5">
              <w:rPr>
                <w:rFonts w:asciiTheme="minorHAnsi" w:eastAsiaTheme="minorEastAsia" w:hAnsiTheme="minorHAnsi"/>
                <w:noProof/>
                <w:lang w:eastAsia="sv-SE"/>
              </w:rPr>
              <w:tab/>
            </w:r>
            <w:r w:rsidR="00416F32" w:rsidRPr="00EC76D5">
              <w:rPr>
                <w:rStyle w:val="Hyperlnk"/>
                <w:noProof/>
              </w:rPr>
              <w:t>Tuple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_Toc481936447 \h </w:instrText>
            </w:r>
            <w:r w:rsidR="00416F32" w:rsidRPr="00EC76D5">
              <w:rPr>
                <w:noProof/>
                <w:webHidden/>
              </w:rPr>
            </w:r>
            <w:r w:rsidR="00416F32" w:rsidRPr="00EC76D5">
              <w:rPr>
                <w:noProof/>
                <w:webHidden/>
              </w:rPr>
              <w:fldChar w:fldCharType="separate"/>
            </w:r>
            <w:r w:rsidR="00545E00" w:rsidRPr="00EC76D5">
              <w:rPr>
                <w:noProof/>
                <w:webHidden/>
              </w:rPr>
              <w:t>333</w:t>
            </w:r>
            <w:r w:rsidR="00416F32" w:rsidRPr="00EC76D5">
              <w:rPr>
                <w:noProof/>
                <w:webHidden/>
              </w:rPr>
              <w:fldChar w:fldCharType="end"/>
            </w:r>
          </w:hyperlink>
        </w:p>
        <w:p w14:paraId="24190732" w14:textId="6B6AB43B" w:rsidR="00416F32" w:rsidRPr="00EC76D5" w:rsidRDefault="00DF55CE">
          <w:pPr>
            <w:pStyle w:val="Innehll2"/>
            <w:tabs>
              <w:tab w:val="left" w:pos="1100"/>
              <w:tab w:val="right" w:leader="dot" w:pos="9350"/>
            </w:tabs>
            <w:rPr>
              <w:rFonts w:asciiTheme="minorHAnsi" w:eastAsiaTheme="minorEastAsia" w:hAnsiTheme="minorHAnsi"/>
              <w:noProof/>
              <w:lang w:eastAsia="sv-SE"/>
            </w:rPr>
          </w:pPr>
          <w:hyperlink w:anchor="_Toc481936448" w:history="1">
            <w:r w:rsidR="00416F32" w:rsidRPr="00EC76D5">
              <w:rPr>
                <w:rStyle w:val="Hyperlnk"/>
                <w:noProof/>
              </w:rPr>
              <w:t>18.3.</w:t>
            </w:r>
            <w:r w:rsidR="00416F32" w:rsidRPr="00EC76D5">
              <w:rPr>
                <w:rFonts w:asciiTheme="minorHAnsi" w:eastAsiaTheme="minorEastAsia" w:hAnsiTheme="minorHAnsi"/>
                <w:noProof/>
                <w:lang w:eastAsia="sv-SE"/>
              </w:rPr>
              <w:tab/>
            </w:r>
            <w:r w:rsidR="00416F32" w:rsidRPr="00EC76D5">
              <w:rPr>
                <w:rStyle w:val="Hyperlnk"/>
                <w:noProof/>
              </w:rPr>
              <w:t>Undirected Graph</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_Toc481936448 \h </w:instrText>
            </w:r>
            <w:r w:rsidR="00416F32" w:rsidRPr="00EC76D5">
              <w:rPr>
                <w:noProof/>
                <w:webHidden/>
              </w:rPr>
            </w:r>
            <w:r w:rsidR="00416F32" w:rsidRPr="00EC76D5">
              <w:rPr>
                <w:noProof/>
                <w:webHidden/>
              </w:rPr>
              <w:fldChar w:fldCharType="separate"/>
            </w:r>
            <w:r w:rsidR="00545E00" w:rsidRPr="00EC76D5">
              <w:rPr>
                <w:noProof/>
                <w:webHidden/>
              </w:rPr>
              <w:t>333</w:t>
            </w:r>
            <w:r w:rsidR="00416F32" w:rsidRPr="00EC76D5">
              <w:rPr>
                <w:noProof/>
                <w:webHidden/>
              </w:rPr>
              <w:fldChar w:fldCharType="end"/>
            </w:r>
          </w:hyperlink>
        </w:p>
        <w:p w14:paraId="6F35D6A3" w14:textId="18989A2D" w:rsidR="00416F32" w:rsidRPr="00EC76D5" w:rsidRDefault="00DF55CE">
          <w:pPr>
            <w:pStyle w:val="Innehll3"/>
            <w:tabs>
              <w:tab w:val="left" w:pos="1320"/>
              <w:tab w:val="right" w:leader="dot" w:pos="9350"/>
            </w:tabs>
            <w:rPr>
              <w:rFonts w:asciiTheme="minorHAnsi" w:eastAsiaTheme="minorEastAsia" w:hAnsiTheme="minorHAnsi"/>
              <w:noProof/>
              <w:lang w:eastAsia="sv-SE"/>
            </w:rPr>
          </w:pPr>
          <w:hyperlink w:anchor="_Toc481936449" w:history="1">
            <w:r w:rsidR="00416F32" w:rsidRPr="00EC76D5">
              <w:rPr>
                <w:rStyle w:val="Hyperlnk"/>
                <w:noProof/>
              </w:rPr>
              <w:t>18.3.1.</w:t>
            </w:r>
            <w:r w:rsidR="00416F32" w:rsidRPr="00EC76D5">
              <w:rPr>
                <w:rFonts w:asciiTheme="minorHAnsi" w:eastAsiaTheme="minorEastAsia" w:hAnsiTheme="minorHAnsi"/>
                <w:noProof/>
                <w:lang w:eastAsia="sv-SE"/>
              </w:rPr>
              <w:tab/>
            </w:r>
            <w:r w:rsidR="00416F32" w:rsidRPr="00EC76D5">
              <w:rPr>
                <w:rStyle w:val="Hyperlnk"/>
                <w:noProof/>
              </w:rPr>
              <w:t>Addition and Removal of Vertices and Edges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_Toc481936449 \h </w:instrText>
            </w:r>
            <w:r w:rsidR="00416F32" w:rsidRPr="00EC76D5">
              <w:rPr>
                <w:noProof/>
                <w:webHidden/>
              </w:rPr>
            </w:r>
            <w:r w:rsidR="00416F32" w:rsidRPr="00EC76D5">
              <w:rPr>
                <w:noProof/>
                <w:webHidden/>
              </w:rPr>
              <w:fldChar w:fldCharType="separate"/>
            </w:r>
            <w:r w:rsidR="00545E00" w:rsidRPr="00EC76D5">
              <w:rPr>
                <w:noProof/>
                <w:webHidden/>
              </w:rPr>
              <w:t>334</w:t>
            </w:r>
            <w:r w:rsidR="00416F32" w:rsidRPr="00EC76D5">
              <w:rPr>
                <w:noProof/>
                <w:webHidden/>
              </w:rPr>
              <w:fldChar w:fldCharType="end"/>
            </w:r>
          </w:hyperlink>
        </w:p>
        <w:p w14:paraId="7F78245F" w14:textId="34A4DA65" w:rsidR="00416F32" w:rsidRPr="00EC76D5" w:rsidRDefault="00DF55CE">
          <w:pPr>
            <w:pStyle w:val="Innehll3"/>
            <w:tabs>
              <w:tab w:val="left" w:pos="1320"/>
              <w:tab w:val="right" w:leader="dot" w:pos="9350"/>
            </w:tabs>
            <w:rPr>
              <w:rFonts w:asciiTheme="minorHAnsi" w:eastAsiaTheme="minorEastAsia" w:hAnsiTheme="minorHAnsi"/>
              <w:noProof/>
              <w:lang w:eastAsia="sv-SE"/>
            </w:rPr>
          </w:pPr>
          <w:hyperlink w:anchor="_Toc481936450" w:history="1">
            <w:r w:rsidR="00416F32" w:rsidRPr="00EC76D5">
              <w:rPr>
                <w:rStyle w:val="Hyperlnk"/>
                <w:noProof/>
              </w:rPr>
              <w:t>18.3.2.</w:t>
            </w:r>
            <w:r w:rsidR="00416F32" w:rsidRPr="00EC76D5">
              <w:rPr>
                <w:rFonts w:asciiTheme="minorHAnsi" w:eastAsiaTheme="minorEastAsia" w:hAnsiTheme="minorHAnsi"/>
                <w:noProof/>
                <w:lang w:eastAsia="sv-SE"/>
              </w:rPr>
              <w:tab/>
            </w:r>
            <w:r w:rsidR="00416F32" w:rsidRPr="00EC76D5">
              <w:rPr>
                <w:rStyle w:val="Hyperlnk"/>
                <w:noProof/>
              </w:rPr>
              <w:t>Graph Partition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_Toc481936450 \h </w:instrText>
            </w:r>
            <w:r w:rsidR="00416F32" w:rsidRPr="00EC76D5">
              <w:rPr>
                <w:noProof/>
                <w:webHidden/>
              </w:rPr>
            </w:r>
            <w:r w:rsidR="00416F32" w:rsidRPr="00EC76D5">
              <w:rPr>
                <w:noProof/>
                <w:webHidden/>
              </w:rPr>
              <w:fldChar w:fldCharType="separate"/>
            </w:r>
            <w:r w:rsidR="00545E00" w:rsidRPr="00EC76D5">
              <w:rPr>
                <w:noProof/>
                <w:webHidden/>
              </w:rPr>
              <w:t>335</w:t>
            </w:r>
            <w:r w:rsidR="00416F32" w:rsidRPr="00EC76D5">
              <w:rPr>
                <w:noProof/>
                <w:webHidden/>
              </w:rPr>
              <w:fldChar w:fldCharType="end"/>
            </w:r>
          </w:hyperlink>
        </w:p>
        <w:p w14:paraId="3F1845C6" w14:textId="47BF5AFF" w:rsidR="00416F32" w:rsidRPr="00EC76D5" w:rsidRDefault="00DF55CE">
          <w:pPr>
            <w:pStyle w:val="Innehll2"/>
            <w:tabs>
              <w:tab w:val="left" w:pos="1100"/>
              <w:tab w:val="right" w:leader="dot" w:pos="9350"/>
            </w:tabs>
            <w:rPr>
              <w:rFonts w:asciiTheme="minorHAnsi" w:eastAsiaTheme="minorEastAsia" w:hAnsiTheme="minorHAnsi"/>
              <w:noProof/>
              <w:lang w:eastAsia="sv-SE"/>
            </w:rPr>
          </w:pPr>
          <w:hyperlink w:anchor="_Toc481936451" w:history="1">
            <w:r w:rsidR="00416F32" w:rsidRPr="00EC76D5">
              <w:rPr>
                <w:rStyle w:val="Hyperlnk"/>
                <w:noProof/>
              </w:rPr>
              <w:t>18.4.</w:t>
            </w:r>
            <w:r w:rsidR="00416F32" w:rsidRPr="00EC76D5">
              <w:rPr>
                <w:rFonts w:asciiTheme="minorHAnsi" w:eastAsiaTheme="minorEastAsia" w:hAnsiTheme="minorHAnsi"/>
                <w:noProof/>
                <w:lang w:eastAsia="sv-SE"/>
              </w:rPr>
              <w:tab/>
            </w:r>
            <w:r w:rsidR="00416F32" w:rsidRPr="00EC76D5">
              <w:rPr>
                <w:rStyle w:val="Hyperlnk"/>
                <w:noProof/>
              </w:rPr>
              <w:t>Directed Graph</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_Toc481936451 \h </w:instrText>
            </w:r>
            <w:r w:rsidR="00416F32" w:rsidRPr="00EC76D5">
              <w:rPr>
                <w:noProof/>
                <w:webHidden/>
              </w:rPr>
            </w:r>
            <w:r w:rsidR="00416F32" w:rsidRPr="00EC76D5">
              <w:rPr>
                <w:noProof/>
                <w:webHidden/>
              </w:rPr>
              <w:fldChar w:fldCharType="separate"/>
            </w:r>
            <w:r w:rsidR="00545E00" w:rsidRPr="00EC76D5">
              <w:rPr>
                <w:noProof/>
                <w:webHidden/>
              </w:rPr>
              <w:t>336</w:t>
            </w:r>
            <w:r w:rsidR="00416F32" w:rsidRPr="00EC76D5">
              <w:rPr>
                <w:noProof/>
                <w:webHidden/>
              </w:rPr>
              <w:fldChar w:fldCharType="end"/>
            </w:r>
          </w:hyperlink>
        </w:p>
        <w:p w14:paraId="2139A11C" w14:textId="545675FD" w:rsidR="00416F32" w:rsidRPr="00EC76D5" w:rsidRDefault="00DF55CE">
          <w:pPr>
            <w:pStyle w:val="Innehll1"/>
            <w:rPr>
              <w:rFonts w:asciiTheme="minorHAnsi" w:eastAsiaTheme="minorEastAsia" w:hAnsiTheme="minorHAnsi"/>
              <w:noProof/>
              <w:lang w:eastAsia="sv-SE"/>
            </w:rPr>
          </w:pPr>
          <w:hyperlink w:anchor="_Toc481936452" w:history="1">
            <w:r w:rsidR="00416F32" w:rsidRPr="00EC76D5">
              <w:rPr>
                <w:rStyle w:val="Hyperlnk"/>
                <w:noProof/>
              </w:rPr>
              <w:t>19.</w:t>
            </w:r>
            <w:r w:rsidR="00416F32" w:rsidRPr="00EC76D5">
              <w:rPr>
                <w:rFonts w:asciiTheme="minorHAnsi" w:eastAsiaTheme="minorEastAsia" w:hAnsiTheme="minorHAnsi"/>
                <w:noProof/>
                <w:lang w:eastAsia="sv-SE"/>
              </w:rPr>
              <w:tab/>
            </w:r>
            <w:r w:rsidR="00416F32" w:rsidRPr="00EC76D5">
              <w:rPr>
                <w:rStyle w:val="Hyperlnk"/>
                <w:noProof/>
              </w:rPr>
              <w:t>The Standard Library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_Toc481936452 \h </w:instrText>
            </w:r>
            <w:r w:rsidR="00416F32" w:rsidRPr="00EC76D5">
              <w:rPr>
                <w:noProof/>
                <w:webHidden/>
              </w:rPr>
            </w:r>
            <w:r w:rsidR="00416F32" w:rsidRPr="00EC76D5">
              <w:rPr>
                <w:noProof/>
                <w:webHidden/>
              </w:rPr>
              <w:fldChar w:fldCharType="separate"/>
            </w:r>
            <w:r w:rsidR="00545E00" w:rsidRPr="00EC76D5">
              <w:rPr>
                <w:noProof/>
                <w:webHidden/>
              </w:rPr>
              <w:t>339</w:t>
            </w:r>
            <w:r w:rsidR="00416F32" w:rsidRPr="00EC76D5">
              <w:rPr>
                <w:noProof/>
                <w:webHidden/>
              </w:rPr>
              <w:fldChar w:fldCharType="end"/>
            </w:r>
          </w:hyperlink>
        </w:p>
        <w:p w14:paraId="3AE68364" w14:textId="5D310706" w:rsidR="00416F32" w:rsidRPr="00EC76D5" w:rsidRDefault="00DF55CE">
          <w:pPr>
            <w:pStyle w:val="Innehll2"/>
            <w:tabs>
              <w:tab w:val="left" w:pos="1100"/>
              <w:tab w:val="right" w:leader="dot" w:pos="9350"/>
            </w:tabs>
            <w:rPr>
              <w:rFonts w:asciiTheme="minorHAnsi" w:eastAsiaTheme="minorEastAsia" w:hAnsiTheme="minorHAnsi"/>
              <w:noProof/>
              <w:lang w:eastAsia="sv-SE"/>
            </w:rPr>
          </w:pPr>
          <w:hyperlink w:anchor="_Toc481936453" w:history="1">
            <w:r w:rsidR="00416F32" w:rsidRPr="00EC76D5">
              <w:rPr>
                <w:rStyle w:val="Hyperlnk"/>
                <w:noProof/>
              </w:rPr>
              <w:t>19.1.</w:t>
            </w:r>
            <w:r w:rsidR="00416F32" w:rsidRPr="00EC76D5">
              <w:rPr>
                <w:rFonts w:asciiTheme="minorHAnsi" w:eastAsiaTheme="minorEastAsia" w:hAnsiTheme="minorHAnsi"/>
                <w:noProof/>
                <w:lang w:eastAsia="sv-SE"/>
              </w:rPr>
              <w:tab/>
            </w:r>
            <w:r w:rsidR="00416F32" w:rsidRPr="00EC76D5">
              <w:rPr>
                <w:rStyle w:val="Hyperlnk"/>
                <w:noProof/>
              </w:rPr>
              <w:t>Integral and Floating Limits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_Toc481936453 \h </w:instrText>
            </w:r>
            <w:r w:rsidR="00416F32" w:rsidRPr="00EC76D5">
              <w:rPr>
                <w:noProof/>
                <w:webHidden/>
              </w:rPr>
            </w:r>
            <w:r w:rsidR="00416F32" w:rsidRPr="00EC76D5">
              <w:rPr>
                <w:noProof/>
                <w:webHidden/>
              </w:rPr>
              <w:fldChar w:fldCharType="separate"/>
            </w:r>
            <w:r w:rsidR="00545E00" w:rsidRPr="00EC76D5">
              <w:rPr>
                <w:noProof/>
                <w:webHidden/>
              </w:rPr>
              <w:t>339</w:t>
            </w:r>
            <w:r w:rsidR="00416F32" w:rsidRPr="00EC76D5">
              <w:rPr>
                <w:noProof/>
                <w:webHidden/>
              </w:rPr>
              <w:fldChar w:fldCharType="end"/>
            </w:r>
          </w:hyperlink>
        </w:p>
        <w:p w14:paraId="384B7376" w14:textId="12243A3F" w:rsidR="00416F32" w:rsidRPr="00EC76D5" w:rsidRDefault="00DF55CE">
          <w:pPr>
            <w:pStyle w:val="Innehll2"/>
            <w:tabs>
              <w:tab w:val="left" w:pos="1100"/>
              <w:tab w:val="right" w:leader="dot" w:pos="9350"/>
            </w:tabs>
            <w:rPr>
              <w:rFonts w:asciiTheme="minorHAnsi" w:eastAsiaTheme="minorEastAsia" w:hAnsiTheme="minorHAnsi"/>
              <w:noProof/>
              <w:lang w:eastAsia="sv-SE"/>
            </w:rPr>
          </w:pPr>
          <w:hyperlink w:anchor="_Toc481936454" w:history="1">
            <w:r w:rsidR="00416F32" w:rsidRPr="00EC76D5">
              <w:rPr>
                <w:rStyle w:val="Hyperlnk"/>
                <w:noProof/>
              </w:rPr>
              <w:t>19.2.</w:t>
            </w:r>
            <w:r w:rsidR="00416F32" w:rsidRPr="00EC76D5">
              <w:rPr>
                <w:rFonts w:asciiTheme="minorHAnsi" w:eastAsiaTheme="minorEastAsia" w:hAnsiTheme="minorHAnsi"/>
                <w:noProof/>
                <w:lang w:eastAsia="sv-SE"/>
              </w:rPr>
              <w:tab/>
            </w:r>
            <w:r w:rsidR="00416F32" w:rsidRPr="00EC76D5">
              <w:rPr>
                <w:rStyle w:val="Hyperlnk"/>
                <w:noProof/>
              </w:rPr>
              <w:t>The Assert Macro</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_Toc481936454 \h </w:instrText>
            </w:r>
            <w:r w:rsidR="00416F32" w:rsidRPr="00EC76D5">
              <w:rPr>
                <w:noProof/>
                <w:webHidden/>
              </w:rPr>
            </w:r>
            <w:r w:rsidR="00416F32" w:rsidRPr="00EC76D5">
              <w:rPr>
                <w:noProof/>
                <w:webHidden/>
              </w:rPr>
              <w:fldChar w:fldCharType="separate"/>
            </w:r>
            <w:r w:rsidR="00545E00" w:rsidRPr="00EC76D5">
              <w:rPr>
                <w:noProof/>
                <w:webHidden/>
              </w:rPr>
              <w:t>340</w:t>
            </w:r>
            <w:r w:rsidR="00416F32" w:rsidRPr="00EC76D5">
              <w:rPr>
                <w:noProof/>
                <w:webHidden/>
              </w:rPr>
              <w:fldChar w:fldCharType="end"/>
            </w:r>
          </w:hyperlink>
        </w:p>
        <w:p w14:paraId="4199516E" w14:textId="01B27D94" w:rsidR="00416F32" w:rsidRPr="00EC76D5" w:rsidRDefault="00DF55CE">
          <w:pPr>
            <w:pStyle w:val="Innehll2"/>
            <w:tabs>
              <w:tab w:val="left" w:pos="1100"/>
              <w:tab w:val="right" w:leader="dot" w:pos="9350"/>
            </w:tabs>
            <w:rPr>
              <w:rFonts w:asciiTheme="minorHAnsi" w:eastAsiaTheme="minorEastAsia" w:hAnsiTheme="minorHAnsi"/>
              <w:noProof/>
              <w:lang w:eastAsia="sv-SE"/>
            </w:rPr>
          </w:pPr>
          <w:hyperlink w:anchor="_Toc481936455" w:history="1">
            <w:r w:rsidR="00416F32" w:rsidRPr="00EC76D5">
              <w:rPr>
                <w:rStyle w:val="Hyperlnk"/>
                <w:noProof/>
              </w:rPr>
              <w:t>19.3.</w:t>
            </w:r>
            <w:r w:rsidR="00416F32" w:rsidRPr="00EC76D5">
              <w:rPr>
                <w:rFonts w:asciiTheme="minorHAnsi" w:eastAsiaTheme="minorEastAsia" w:hAnsiTheme="minorHAnsi"/>
                <w:noProof/>
                <w:lang w:eastAsia="sv-SE"/>
              </w:rPr>
              <w:tab/>
            </w:r>
            <w:r w:rsidR="00416F32" w:rsidRPr="00EC76D5">
              <w:rPr>
                <w:rStyle w:val="Hyperlnk"/>
                <w:noProof/>
              </w:rPr>
              <w:t>Locale Data</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_Toc481936455 \h </w:instrText>
            </w:r>
            <w:r w:rsidR="00416F32" w:rsidRPr="00EC76D5">
              <w:rPr>
                <w:noProof/>
                <w:webHidden/>
              </w:rPr>
            </w:r>
            <w:r w:rsidR="00416F32" w:rsidRPr="00EC76D5">
              <w:rPr>
                <w:noProof/>
                <w:webHidden/>
              </w:rPr>
              <w:fldChar w:fldCharType="separate"/>
            </w:r>
            <w:r w:rsidR="00545E00" w:rsidRPr="00EC76D5">
              <w:rPr>
                <w:noProof/>
                <w:webHidden/>
              </w:rPr>
              <w:t>340</w:t>
            </w:r>
            <w:r w:rsidR="00416F32" w:rsidRPr="00EC76D5">
              <w:rPr>
                <w:noProof/>
                <w:webHidden/>
              </w:rPr>
              <w:fldChar w:fldCharType="end"/>
            </w:r>
          </w:hyperlink>
        </w:p>
        <w:p w14:paraId="31D5C174" w14:textId="01AF088C" w:rsidR="00416F32" w:rsidRPr="00EC76D5" w:rsidRDefault="00DF55CE">
          <w:pPr>
            <w:pStyle w:val="Innehll2"/>
            <w:tabs>
              <w:tab w:val="left" w:pos="1100"/>
              <w:tab w:val="right" w:leader="dot" w:pos="9350"/>
            </w:tabs>
            <w:rPr>
              <w:rFonts w:asciiTheme="minorHAnsi" w:eastAsiaTheme="minorEastAsia" w:hAnsiTheme="minorHAnsi"/>
              <w:noProof/>
              <w:lang w:eastAsia="sv-SE"/>
            </w:rPr>
          </w:pPr>
          <w:hyperlink w:anchor="_Toc481936456" w:history="1">
            <w:r w:rsidR="00416F32" w:rsidRPr="00EC76D5">
              <w:rPr>
                <w:rStyle w:val="Hyperlnk"/>
                <w:noProof/>
              </w:rPr>
              <w:t>19.4.</w:t>
            </w:r>
            <w:r w:rsidR="00416F32" w:rsidRPr="00EC76D5">
              <w:rPr>
                <w:rFonts w:asciiTheme="minorHAnsi" w:eastAsiaTheme="minorEastAsia" w:hAnsiTheme="minorHAnsi"/>
                <w:noProof/>
                <w:lang w:eastAsia="sv-SE"/>
              </w:rPr>
              <w:tab/>
            </w:r>
            <w:r w:rsidR="00416F32" w:rsidRPr="00EC76D5">
              <w:rPr>
                <w:rStyle w:val="Hyperlnk"/>
                <w:noProof/>
              </w:rPr>
              <w:t>Character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_Toc481936456 \h </w:instrText>
            </w:r>
            <w:r w:rsidR="00416F32" w:rsidRPr="00EC76D5">
              <w:rPr>
                <w:noProof/>
                <w:webHidden/>
              </w:rPr>
            </w:r>
            <w:r w:rsidR="00416F32" w:rsidRPr="00EC76D5">
              <w:rPr>
                <w:noProof/>
                <w:webHidden/>
              </w:rPr>
              <w:fldChar w:fldCharType="separate"/>
            </w:r>
            <w:r w:rsidR="00545E00" w:rsidRPr="00EC76D5">
              <w:rPr>
                <w:noProof/>
                <w:webHidden/>
              </w:rPr>
              <w:t>342</w:t>
            </w:r>
            <w:r w:rsidR="00416F32" w:rsidRPr="00EC76D5">
              <w:rPr>
                <w:noProof/>
                <w:webHidden/>
              </w:rPr>
              <w:fldChar w:fldCharType="end"/>
            </w:r>
          </w:hyperlink>
        </w:p>
        <w:p w14:paraId="706B4678" w14:textId="7A8A86E3" w:rsidR="00416F32" w:rsidRPr="00EC76D5" w:rsidRDefault="00DF55CE">
          <w:pPr>
            <w:pStyle w:val="Innehll2"/>
            <w:tabs>
              <w:tab w:val="left" w:pos="1100"/>
              <w:tab w:val="right" w:leader="dot" w:pos="9350"/>
            </w:tabs>
            <w:rPr>
              <w:rFonts w:asciiTheme="minorHAnsi" w:eastAsiaTheme="minorEastAsia" w:hAnsiTheme="minorHAnsi"/>
              <w:noProof/>
              <w:lang w:eastAsia="sv-SE"/>
            </w:rPr>
          </w:pPr>
          <w:hyperlink w:anchor="_Toc481936457" w:history="1">
            <w:r w:rsidR="00416F32" w:rsidRPr="00EC76D5">
              <w:rPr>
                <w:rStyle w:val="Hyperlnk"/>
                <w:noProof/>
              </w:rPr>
              <w:t>19.5.</w:t>
            </w:r>
            <w:r w:rsidR="00416F32" w:rsidRPr="00EC76D5">
              <w:rPr>
                <w:rFonts w:asciiTheme="minorHAnsi" w:eastAsiaTheme="minorEastAsia" w:hAnsiTheme="minorHAnsi"/>
                <w:noProof/>
                <w:lang w:eastAsia="sv-SE"/>
              </w:rPr>
              <w:tab/>
            </w:r>
            <w:r w:rsidR="00416F32" w:rsidRPr="00EC76D5">
              <w:rPr>
                <w:rStyle w:val="Hyperlnk"/>
                <w:noProof/>
              </w:rPr>
              <w:t>Strings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_Toc481936457 \h </w:instrText>
            </w:r>
            <w:r w:rsidR="00416F32" w:rsidRPr="00EC76D5">
              <w:rPr>
                <w:noProof/>
                <w:webHidden/>
              </w:rPr>
            </w:r>
            <w:r w:rsidR="00416F32" w:rsidRPr="00EC76D5">
              <w:rPr>
                <w:noProof/>
                <w:webHidden/>
              </w:rPr>
              <w:fldChar w:fldCharType="separate"/>
            </w:r>
            <w:r w:rsidR="00545E00" w:rsidRPr="00EC76D5">
              <w:rPr>
                <w:noProof/>
                <w:webHidden/>
              </w:rPr>
              <w:t>344</w:t>
            </w:r>
            <w:r w:rsidR="00416F32" w:rsidRPr="00EC76D5">
              <w:rPr>
                <w:noProof/>
                <w:webHidden/>
              </w:rPr>
              <w:fldChar w:fldCharType="end"/>
            </w:r>
          </w:hyperlink>
        </w:p>
        <w:p w14:paraId="5E7B66CC" w14:textId="6933F682" w:rsidR="00416F32" w:rsidRPr="00EC76D5" w:rsidRDefault="00DF55CE">
          <w:pPr>
            <w:pStyle w:val="Innehll2"/>
            <w:tabs>
              <w:tab w:val="left" w:pos="1100"/>
              <w:tab w:val="right" w:leader="dot" w:pos="9350"/>
            </w:tabs>
            <w:rPr>
              <w:rFonts w:asciiTheme="minorHAnsi" w:eastAsiaTheme="minorEastAsia" w:hAnsiTheme="minorHAnsi"/>
              <w:noProof/>
              <w:lang w:eastAsia="sv-SE"/>
            </w:rPr>
          </w:pPr>
          <w:hyperlink w:anchor="_Toc481936458" w:history="1">
            <w:r w:rsidR="00416F32" w:rsidRPr="00EC76D5">
              <w:rPr>
                <w:rStyle w:val="Hyperlnk"/>
                <w:noProof/>
              </w:rPr>
              <w:t>19.6.</w:t>
            </w:r>
            <w:r w:rsidR="00416F32" w:rsidRPr="00EC76D5">
              <w:rPr>
                <w:rFonts w:asciiTheme="minorHAnsi" w:eastAsiaTheme="minorEastAsia" w:hAnsiTheme="minorHAnsi"/>
                <w:noProof/>
                <w:lang w:eastAsia="sv-SE"/>
              </w:rPr>
              <w:tab/>
            </w:r>
            <w:r w:rsidR="00416F32" w:rsidRPr="00EC76D5">
              <w:rPr>
                <w:rStyle w:val="Hyperlnk"/>
                <w:noProof/>
              </w:rPr>
              <w:t>Long Jumps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_Toc481936458 \h </w:instrText>
            </w:r>
            <w:r w:rsidR="00416F32" w:rsidRPr="00EC76D5">
              <w:rPr>
                <w:noProof/>
                <w:webHidden/>
              </w:rPr>
            </w:r>
            <w:r w:rsidR="00416F32" w:rsidRPr="00EC76D5">
              <w:rPr>
                <w:noProof/>
                <w:webHidden/>
              </w:rPr>
              <w:fldChar w:fldCharType="separate"/>
            </w:r>
            <w:r w:rsidR="00545E00" w:rsidRPr="00EC76D5">
              <w:rPr>
                <w:noProof/>
                <w:webHidden/>
              </w:rPr>
              <w:t>350</w:t>
            </w:r>
            <w:r w:rsidR="00416F32" w:rsidRPr="00EC76D5">
              <w:rPr>
                <w:noProof/>
                <w:webHidden/>
              </w:rPr>
              <w:fldChar w:fldCharType="end"/>
            </w:r>
          </w:hyperlink>
        </w:p>
        <w:p w14:paraId="3F238E08" w14:textId="448E3110" w:rsidR="00416F32" w:rsidRPr="00EC76D5" w:rsidRDefault="00DF55CE">
          <w:pPr>
            <w:pStyle w:val="Innehll2"/>
            <w:tabs>
              <w:tab w:val="left" w:pos="1100"/>
              <w:tab w:val="right" w:leader="dot" w:pos="9350"/>
            </w:tabs>
            <w:rPr>
              <w:rFonts w:asciiTheme="minorHAnsi" w:eastAsiaTheme="minorEastAsia" w:hAnsiTheme="minorHAnsi"/>
              <w:noProof/>
              <w:lang w:eastAsia="sv-SE"/>
            </w:rPr>
          </w:pPr>
          <w:hyperlink w:anchor="_Toc481936459" w:history="1">
            <w:r w:rsidR="00416F32" w:rsidRPr="00EC76D5">
              <w:rPr>
                <w:rStyle w:val="Hyperlnk"/>
                <w:noProof/>
              </w:rPr>
              <w:t>19.7.</w:t>
            </w:r>
            <w:r w:rsidR="00416F32" w:rsidRPr="00EC76D5">
              <w:rPr>
                <w:rFonts w:asciiTheme="minorHAnsi" w:eastAsiaTheme="minorEastAsia" w:hAnsiTheme="minorHAnsi"/>
                <w:noProof/>
                <w:lang w:eastAsia="sv-SE"/>
              </w:rPr>
              <w:tab/>
            </w:r>
            <w:r w:rsidR="00416F32" w:rsidRPr="00EC76D5">
              <w:rPr>
                <w:rStyle w:val="Hyperlnk"/>
                <w:noProof/>
              </w:rPr>
              <w:t>Mathematical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_Toc481936459 \h </w:instrText>
            </w:r>
            <w:r w:rsidR="00416F32" w:rsidRPr="00EC76D5">
              <w:rPr>
                <w:noProof/>
                <w:webHidden/>
              </w:rPr>
            </w:r>
            <w:r w:rsidR="00416F32" w:rsidRPr="00EC76D5">
              <w:rPr>
                <w:noProof/>
                <w:webHidden/>
              </w:rPr>
              <w:fldChar w:fldCharType="separate"/>
            </w:r>
            <w:r w:rsidR="00545E00" w:rsidRPr="00EC76D5">
              <w:rPr>
                <w:noProof/>
                <w:webHidden/>
              </w:rPr>
              <w:t>351</w:t>
            </w:r>
            <w:r w:rsidR="00416F32" w:rsidRPr="00EC76D5">
              <w:rPr>
                <w:noProof/>
                <w:webHidden/>
              </w:rPr>
              <w:fldChar w:fldCharType="end"/>
            </w:r>
          </w:hyperlink>
        </w:p>
        <w:p w14:paraId="520C8E4A" w14:textId="0D48F1F5" w:rsidR="00416F32" w:rsidRPr="00EC76D5" w:rsidRDefault="00DF55CE">
          <w:pPr>
            <w:pStyle w:val="Innehll2"/>
            <w:tabs>
              <w:tab w:val="left" w:pos="1100"/>
              <w:tab w:val="right" w:leader="dot" w:pos="9350"/>
            </w:tabs>
            <w:rPr>
              <w:rFonts w:asciiTheme="minorHAnsi" w:eastAsiaTheme="minorEastAsia" w:hAnsiTheme="minorHAnsi"/>
              <w:noProof/>
              <w:lang w:eastAsia="sv-SE"/>
            </w:rPr>
          </w:pPr>
          <w:hyperlink w:anchor="_Toc481936460" w:history="1">
            <w:r w:rsidR="00416F32" w:rsidRPr="00EC76D5">
              <w:rPr>
                <w:rStyle w:val="Hyperlnk"/>
                <w:noProof/>
              </w:rPr>
              <w:t>19.8.</w:t>
            </w:r>
            <w:r w:rsidR="00416F32" w:rsidRPr="00EC76D5">
              <w:rPr>
                <w:rFonts w:asciiTheme="minorHAnsi" w:eastAsiaTheme="minorEastAsia" w:hAnsiTheme="minorHAnsi"/>
                <w:noProof/>
                <w:lang w:eastAsia="sv-SE"/>
              </w:rPr>
              <w:tab/>
            </w:r>
            <w:r w:rsidR="00416F32" w:rsidRPr="00EC76D5">
              <w:rPr>
                <w:rStyle w:val="Hyperlnk"/>
                <w:noProof/>
              </w:rPr>
              <w:t>Standard Input/Output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_Toc481936460 \h </w:instrText>
            </w:r>
            <w:r w:rsidR="00416F32" w:rsidRPr="00EC76D5">
              <w:rPr>
                <w:noProof/>
                <w:webHidden/>
              </w:rPr>
            </w:r>
            <w:r w:rsidR="00416F32" w:rsidRPr="00EC76D5">
              <w:rPr>
                <w:noProof/>
                <w:webHidden/>
              </w:rPr>
              <w:fldChar w:fldCharType="separate"/>
            </w:r>
            <w:r w:rsidR="00545E00" w:rsidRPr="00EC76D5">
              <w:rPr>
                <w:noProof/>
                <w:webHidden/>
              </w:rPr>
              <w:t>359</w:t>
            </w:r>
            <w:r w:rsidR="00416F32" w:rsidRPr="00EC76D5">
              <w:rPr>
                <w:noProof/>
                <w:webHidden/>
              </w:rPr>
              <w:fldChar w:fldCharType="end"/>
            </w:r>
          </w:hyperlink>
        </w:p>
        <w:p w14:paraId="46BB8E5D" w14:textId="6C62346D" w:rsidR="00416F32" w:rsidRPr="00EC76D5" w:rsidRDefault="00DF55CE">
          <w:pPr>
            <w:pStyle w:val="Innehll3"/>
            <w:tabs>
              <w:tab w:val="left" w:pos="1320"/>
              <w:tab w:val="right" w:leader="dot" w:pos="9350"/>
            </w:tabs>
            <w:rPr>
              <w:rFonts w:asciiTheme="minorHAnsi" w:eastAsiaTheme="minorEastAsia" w:hAnsiTheme="minorHAnsi"/>
              <w:noProof/>
              <w:lang w:eastAsia="sv-SE"/>
            </w:rPr>
          </w:pPr>
          <w:hyperlink w:anchor="_Toc481936461" w:history="1">
            <w:r w:rsidR="00416F32" w:rsidRPr="00EC76D5">
              <w:rPr>
                <w:rStyle w:val="Hyperlnk"/>
                <w:noProof/>
              </w:rPr>
              <w:t>19.8.1.</w:t>
            </w:r>
            <w:r w:rsidR="00416F32" w:rsidRPr="00EC76D5">
              <w:rPr>
                <w:rFonts w:asciiTheme="minorHAnsi" w:eastAsiaTheme="minorEastAsia" w:hAnsiTheme="minorHAnsi"/>
                <w:noProof/>
                <w:lang w:eastAsia="sv-SE"/>
              </w:rPr>
              <w:tab/>
            </w:r>
            <w:r w:rsidR="00416F32" w:rsidRPr="00EC76D5">
              <w:rPr>
                <w:rStyle w:val="Hyperlnk"/>
                <w:noProof/>
              </w:rPr>
              <w:t>Printing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_Toc481936461 \h </w:instrText>
            </w:r>
            <w:r w:rsidR="00416F32" w:rsidRPr="00EC76D5">
              <w:rPr>
                <w:noProof/>
                <w:webHidden/>
              </w:rPr>
            </w:r>
            <w:r w:rsidR="00416F32" w:rsidRPr="00EC76D5">
              <w:rPr>
                <w:noProof/>
                <w:webHidden/>
              </w:rPr>
              <w:fldChar w:fldCharType="separate"/>
            </w:r>
            <w:r w:rsidR="00545E00" w:rsidRPr="00EC76D5">
              <w:rPr>
                <w:noProof/>
                <w:webHidden/>
              </w:rPr>
              <w:t>359</w:t>
            </w:r>
            <w:r w:rsidR="00416F32" w:rsidRPr="00EC76D5">
              <w:rPr>
                <w:noProof/>
                <w:webHidden/>
              </w:rPr>
              <w:fldChar w:fldCharType="end"/>
            </w:r>
          </w:hyperlink>
        </w:p>
        <w:p w14:paraId="24516BB1" w14:textId="32F37630" w:rsidR="00416F32" w:rsidRPr="00EC76D5" w:rsidRDefault="00DF55CE">
          <w:pPr>
            <w:pStyle w:val="Innehll3"/>
            <w:tabs>
              <w:tab w:val="left" w:pos="1320"/>
              <w:tab w:val="right" w:leader="dot" w:pos="9350"/>
            </w:tabs>
            <w:rPr>
              <w:rFonts w:asciiTheme="minorHAnsi" w:eastAsiaTheme="minorEastAsia" w:hAnsiTheme="minorHAnsi"/>
              <w:noProof/>
              <w:lang w:eastAsia="sv-SE"/>
            </w:rPr>
          </w:pPr>
          <w:hyperlink w:anchor="_Toc481936462" w:history="1">
            <w:r w:rsidR="00416F32" w:rsidRPr="00EC76D5">
              <w:rPr>
                <w:rStyle w:val="Hyperlnk"/>
                <w:noProof/>
              </w:rPr>
              <w:t>19.8.2.</w:t>
            </w:r>
            <w:r w:rsidR="00416F32" w:rsidRPr="00EC76D5">
              <w:rPr>
                <w:rFonts w:asciiTheme="minorHAnsi" w:eastAsiaTheme="minorEastAsia" w:hAnsiTheme="minorHAnsi"/>
                <w:noProof/>
                <w:lang w:eastAsia="sv-SE"/>
              </w:rPr>
              <w:tab/>
            </w:r>
            <w:r w:rsidR="00416F32" w:rsidRPr="00EC76D5">
              <w:rPr>
                <w:rStyle w:val="Hyperlnk"/>
                <w:noProof/>
              </w:rPr>
              <w:t>Scanning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_Toc481936462 \h </w:instrText>
            </w:r>
            <w:r w:rsidR="00416F32" w:rsidRPr="00EC76D5">
              <w:rPr>
                <w:noProof/>
                <w:webHidden/>
              </w:rPr>
            </w:r>
            <w:r w:rsidR="00416F32" w:rsidRPr="00EC76D5">
              <w:rPr>
                <w:noProof/>
                <w:webHidden/>
              </w:rPr>
              <w:fldChar w:fldCharType="separate"/>
            </w:r>
            <w:r w:rsidR="00545E00" w:rsidRPr="00EC76D5">
              <w:rPr>
                <w:noProof/>
                <w:webHidden/>
              </w:rPr>
              <w:t>371</w:t>
            </w:r>
            <w:r w:rsidR="00416F32" w:rsidRPr="00EC76D5">
              <w:rPr>
                <w:noProof/>
                <w:webHidden/>
              </w:rPr>
              <w:fldChar w:fldCharType="end"/>
            </w:r>
          </w:hyperlink>
        </w:p>
        <w:p w14:paraId="629D19F9" w14:textId="30A0E47F" w:rsidR="00416F32" w:rsidRPr="00EC76D5" w:rsidRDefault="00DF55CE">
          <w:pPr>
            <w:pStyle w:val="Innehll3"/>
            <w:tabs>
              <w:tab w:val="left" w:pos="1320"/>
              <w:tab w:val="right" w:leader="dot" w:pos="9350"/>
            </w:tabs>
            <w:rPr>
              <w:rFonts w:asciiTheme="minorHAnsi" w:eastAsiaTheme="minorEastAsia" w:hAnsiTheme="minorHAnsi"/>
              <w:noProof/>
              <w:lang w:eastAsia="sv-SE"/>
            </w:rPr>
          </w:pPr>
          <w:hyperlink w:anchor="_Toc481936463" w:history="1">
            <w:r w:rsidR="00416F32" w:rsidRPr="00EC76D5">
              <w:rPr>
                <w:rStyle w:val="Hyperlnk"/>
                <w:noProof/>
              </w:rPr>
              <w:t>19.8.3.</w:t>
            </w:r>
            <w:r w:rsidR="00416F32" w:rsidRPr="00EC76D5">
              <w:rPr>
                <w:rFonts w:asciiTheme="minorHAnsi" w:eastAsiaTheme="minorEastAsia" w:hAnsiTheme="minorHAnsi"/>
                <w:noProof/>
                <w:lang w:eastAsia="sv-SE"/>
              </w:rPr>
              <w:tab/>
            </w:r>
            <w:r w:rsidR="00416F32" w:rsidRPr="00EC76D5">
              <w:rPr>
                <w:rStyle w:val="Hyperlnk"/>
                <w:noProof/>
              </w:rPr>
              <w:t>File Handling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_Toc481936463 \h </w:instrText>
            </w:r>
            <w:r w:rsidR="00416F32" w:rsidRPr="00EC76D5">
              <w:rPr>
                <w:noProof/>
                <w:webHidden/>
              </w:rPr>
            </w:r>
            <w:r w:rsidR="00416F32" w:rsidRPr="00EC76D5">
              <w:rPr>
                <w:noProof/>
                <w:webHidden/>
              </w:rPr>
              <w:fldChar w:fldCharType="separate"/>
            </w:r>
            <w:r w:rsidR="00545E00" w:rsidRPr="00EC76D5">
              <w:rPr>
                <w:noProof/>
                <w:webHidden/>
              </w:rPr>
              <w:t>381</w:t>
            </w:r>
            <w:r w:rsidR="00416F32" w:rsidRPr="00EC76D5">
              <w:rPr>
                <w:noProof/>
                <w:webHidden/>
              </w:rPr>
              <w:fldChar w:fldCharType="end"/>
            </w:r>
          </w:hyperlink>
        </w:p>
        <w:p w14:paraId="3FFA59E5" w14:textId="43417017" w:rsidR="00416F32" w:rsidRPr="00EC76D5" w:rsidRDefault="00DF55CE">
          <w:pPr>
            <w:pStyle w:val="Innehll2"/>
            <w:tabs>
              <w:tab w:val="left" w:pos="1100"/>
              <w:tab w:val="right" w:leader="dot" w:pos="9350"/>
            </w:tabs>
            <w:rPr>
              <w:rFonts w:asciiTheme="minorHAnsi" w:eastAsiaTheme="minorEastAsia" w:hAnsiTheme="minorHAnsi"/>
              <w:noProof/>
              <w:lang w:eastAsia="sv-SE"/>
            </w:rPr>
          </w:pPr>
          <w:hyperlink w:anchor="_Toc481936464" w:history="1">
            <w:r w:rsidR="00416F32" w:rsidRPr="00EC76D5">
              <w:rPr>
                <w:rStyle w:val="Hyperlnk"/>
                <w:noProof/>
              </w:rPr>
              <w:t>19.9.</w:t>
            </w:r>
            <w:r w:rsidR="00416F32" w:rsidRPr="00EC76D5">
              <w:rPr>
                <w:rFonts w:asciiTheme="minorHAnsi" w:eastAsiaTheme="minorEastAsia" w:hAnsiTheme="minorHAnsi"/>
                <w:noProof/>
                <w:lang w:eastAsia="sv-SE"/>
              </w:rPr>
              <w:tab/>
            </w:r>
            <w:r w:rsidR="00416F32" w:rsidRPr="00EC76D5">
              <w:rPr>
                <w:rStyle w:val="Hyperlnk"/>
                <w:noProof/>
              </w:rPr>
              <w:t>The Standard Library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_Toc481936464 \h </w:instrText>
            </w:r>
            <w:r w:rsidR="00416F32" w:rsidRPr="00EC76D5">
              <w:rPr>
                <w:noProof/>
                <w:webHidden/>
              </w:rPr>
            </w:r>
            <w:r w:rsidR="00416F32" w:rsidRPr="00EC76D5">
              <w:rPr>
                <w:noProof/>
                <w:webHidden/>
              </w:rPr>
              <w:fldChar w:fldCharType="separate"/>
            </w:r>
            <w:r w:rsidR="00545E00" w:rsidRPr="00EC76D5">
              <w:rPr>
                <w:noProof/>
                <w:webHidden/>
              </w:rPr>
              <w:t>391</w:t>
            </w:r>
            <w:r w:rsidR="00416F32" w:rsidRPr="00EC76D5">
              <w:rPr>
                <w:noProof/>
                <w:webHidden/>
              </w:rPr>
              <w:fldChar w:fldCharType="end"/>
            </w:r>
          </w:hyperlink>
        </w:p>
        <w:p w14:paraId="02578A60" w14:textId="06481F25" w:rsidR="00416F32" w:rsidRPr="00EC76D5" w:rsidRDefault="00DF55CE">
          <w:pPr>
            <w:pStyle w:val="Innehll2"/>
            <w:tabs>
              <w:tab w:val="left" w:pos="1100"/>
              <w:tab w:val="right" w:leader="dot" w:pos="9350"/>
            </w:tabs>
            <w:rPr>
              <w:rFonts w:asciiTheme="minorHAnsi" w:eastAsiaTheme="minorEastAsia" w:hAnsiTheme="minorHAnsi"/>
              <w:noProof/>
              <w:lang w:eastAsia="sv-SE"/>
            </w:rPr>
          </w:pPr>
          <w:hyperlink w:anchor="_Toc481936465" w:history="1">
            <w:r w:rsidR="00416F32" w:rsidRPr="00EC76D5">
              <w:rPr>
                <w:rStyle w:val="Hyperlnk"/>
                <w:noProof/>
              </w:rPr>
              <w:t>19.10.</w:t>
            </w:r>
            <w:r w:rsidR="00416F32" w:rsidRPr="00EC76D5">
              <w:rPr>
                <w:rFonts w:asciiTheme="minorHAnsi" w:eastAsiaTheme="minorEastAsia" w:hAnsiTheme="minorHAnsi"/>
                <w:noProof/>
                <w:lang w:eastAsia="sv-SE"/>
              </w:rPr>
              <w:tab/>
            </w:r>
            <w:r w:rsidR="00416F32" w:rsidRPr="00EC76D5">
              <w:rPr>
                <w:rStyle w:val="Hyperlnk"/>
                <w:noProof/>
              </w:rPr>
              <w:t>Time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_Toc481936465 \h </w:instrText>
            </w:r>
            <w:r w:rsidR="00416F32" w:rsidRPr="00EC76D5">
              <w:rPr>
                <w:noProof/>
                <w:webHidden/>
              </w:rPr>
            </w:r>
            <w:r w:rsidR="00416F32" w:rsidRPr="00EC76D5">
              <w:rPr>
                <w:noProof/>
                <w:webHidden/>
              </w:rPr>
              <w:fldChar w:fldCharType="separate"/>
            </w:r>
            <w:r w:rsidR="00545E00" w:rsidRPr="00EC76D5">
              <w:rPr>
                <w:noProof/>
                <w:webHidden/>
              </w:rPr>
              <w:t>396</w:t>
            </w:r>
            <w:r w:rsidR="00416F32" w:rsidRPr="00EC76D5">
              <w:rPr>
                <w:noProof/>
                <w:webHidden/>
              </w:rPr>
              <w:fldChar w:fldCharType="end"/>
            </w:r>
          </w:hyperlink>
        </w:p>
        <w:p w14:paraId="736432BA" w14:textId="7656B138" w:rsidR="00416F32" w:rsidRPr="00EC76D5" w:rsidRDefault="00DF55CE">
          <w:pPr>
            <w:pStyle w:val="Innehll1"/>
            <w:rPr>
              <w:rFonts w:asciiTheme="minorHAnsi" w:eastAsiaTheme="minorEastAsia" w:hAnsiTheme="minorHAnsi"/>
              <w:noProof/>
              <w:lang w:eastAsia="sv-SE"/>
            </w:rPr>
          </w:pPr>
          <w:hyperlink w:anchor="_Toc481936466" w:history="1">
            <w:r w:rsidR="00416F32" w:rsidRPr="00EC76D5">
              <w:rPr>
                <w:rStyle w:val="Hyperlnk"/>
                <w:noProof/>
              </w:rPr>
              <w:t>20.</w:t>
            </w:r>
            <w:r w:rsidR="00416F32" w:rsidRPr="00EC76D5">
              <w:rPr>
                <w:rFonts w:asciiTheme="minorHAnsi" w:eastAsiaTheme="minorEastAsia" w:hAnsiTheme="minorHAnsi"/>
                <w:noProof/>
                <w:lang w:eastAsia="sv-SE"/>
              </w:rPr>
              <w:tab/>
            </w:r>
            <w:r w:rsidR="00416F32" w:rsidRPr="00EC76D5">
              <w:rPr>
                <w:rStyle w:val="Hyperlnk"/>
                <w:noProof/>
              </w:rPr>
              <w:t>Main.java</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_Toc481936466 \h </w:instrText>
            </w:r>
            <w:r w:rsidR="00416F32" w:rsidRPr="00EC76D5">
              <w:rPr>
                <w:noProof/>
                <w:webHidden/>
              </w:rPr>
            </w:r>
            <w:r w:rsidR="00416F32" w:rsidRPr="00EC76D5">
              <w:rPr>
                <w:noProof/>
                <w:webHidden/>
              </w:rPr>
              <w:fldChar w:fldCharType="separate"/>
            </w:r>
            <w:r w:rsidR="00545E00" w:rsidRPr="00EC76D5">
              <w:rPr>
                <w:noProof/>
                <w:webHidden/>
              </w:rPr>
              <w:t>404</w:t>
            </w:r>
            <w:r w:rsidR="00416F32" w:rsidRPr="00EC76D5">
              <w:rPr>
                <w:noProof/>
                <w:webHidden/>
              </w:rPr>
              <w:fldChar w:fldCharType="end"/>
            </w:r>
          </w:hyperlink>
        </w:p>
        <w:p w14:paraId="65FB1011" w14:textId="16B9CDFD" w:rsidR="00416F32" w:rsidRPr="00EC76D5" w:rsidRDefault="00DF55CE">
          <w:pPr>
            <w:pStyle w:val="Innehll1"/>
            <w:rPr>
              <w:rFonts w:asciiTheme="minorHAnsi" w:eastAsiaTheme="minorEastAsia" w:hAnsiTheme="minorHAnsi"/>
              <w:noProof/>
              <w:lang w:eastAsia="sv-SE"/>
            </w:rPr>
          </w:pPr>
          <w:hyperlink w:anchor="_Toc481936467" w:history="1">
            <w:r w:rsidR="00416F32" w:rsidRPr="00EC76D5">
              <w:rPr>
                <w:rStyle w:val="Hyperlnk"/>
                <w:noProof/>
              </w:rPr>
              <w:t>21.</w:t>
            </w:r>
            <w:r w:rsidR="00416F32" w:rsidRPr="00EC76D5">
              <w:rPr>
                <w:rFonts w:asciiTheme="minorHAnsi" w:eastAsiaTheme="minorEastAsia" w:hAnsiTheme="minorHAnsi"/>
                <w:noProof/>
                <w:lang w:eastAsia="sv-SE"/>
              </w:rPr>
              <w:tab/>
            </w:r>
            <w:r w:rsidR="00416F32" w:rsidRPr="00EC76D5">
              <w:rPr>
                <w:rStyle w:val="Hyperlnk"/>
                <w:noProof/>
              </w:rPr>
              <w:t>The C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_Toc481936467 \h </w:instrText>
            </w:r>
            <w:r w:rsidR="00416F32" w:rsidRPr="00EC76D5">
              <w:rPr>
                <w:noProof/>
                <w:webHidden/>
              </w:rPr>
            </w:r>
            <w:r w:rsidR="00416F32" w:rsidRPr="00EC76D5">
              <w:rPr>
                <w:noProof/>
                <w:webHidden/>
              </w:rPr>
              <w:fldChar w:fldCharType="separate"/>
            </w:r>
            <w:r w:rsidR="00545E00" w:rsidRPr="00EC76D5">
              <w:rPr>
                <w:noProof/>
                <w:webHidden/>
              </w:rPr>
              <w:t>405</w:t>
            </w:r>
            <w:r w:rsidR="00416F32" w:rsidRPr="00EC76D5">
              <w:rPr>
                <w:noProof/>
                <w:webHidden/>
              </w:rPr>
              <w:fldChar w:fldCharType="end"/>
            </w:r>
          </w:hyperlink>
        </w:p>
        <w:p w14:paraId="6BA44EBD" w14:textId="78499726" w:rsidR="00416F32" w:rsidRPr="00EC76D5" w:rsidRDefault="00DF55CE">
          <w:pPr>
            <w:pStyle w:val="Innehll2"/>
            <w:tabs>
              <w:tab w:val="left" w:pos="1100"/>
              <w:tab w:val="right" w:leader="dot" w:pos="9350"/>
            </w:tabs>
            <w:rPr>
              <w:rFonts w:asciiTheme="minorHAnsi" w:eastAsiaTheme="minorEastAsia" w:hAnsiTheme="minorHAnsi"/>
              <w:noProof/>
              <w:lang w:eastAsia="sv-SE"/>
            </w:rPr>
          </w:pPr>
          <w:hyperlink w:anchor="_Toc481936468" w:history="1">
            <w:r w:rsidR="00416F32" w:rsidRPr="00EC76D5">
              <w:rPr>
                <w:rStyle w:val="Hyperlnk"/>
                <w:noProof/>
              </w:rPr>
              <w:t>21.1.</w:t>
            </w:r>
            <w:r w:rsidR="00416F32" w:rsidRPr="00EC76D5">
              <w:rPr>
                <w:rFonts w:asciiTheme="minorHAnsi" w:eastAsiaTheme="minorEastAsia" w:hAnsiTheme="minorHAnsi"/>
                <w:noProof/>
                <w:lang w:eastAsia="sv-SE"/>
              </w:rPr>
              <w:tab/>
            </w:r>
            <w:r w:rsidR="00416F32" w:rsidRPr="00EC76D5">
              <w:rPr>
                <w:rStyle w:val="Hyperlnk"/>
                <w:noProof/>
              </w:rPr>
              <w:t>The Preprocessor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_Toc481936468 \h </w:instrText>
            </w:r>
            <w:r w:rsidR="00416F32" w:rsidRPr="00EC76D5">
              <w:rPr>
                <w:noProof/>
                <w:webHidden/>
              </w:rPr>
            </w:r>
            <w:r w:rsidR="00416F32" w:rsidRPr="00EC76D5">
              <w:rPr>
                <w:noProof/>
                <w:webHidden/>
              </w:rPr>
              <w:fldChar w:fldCharType="separate"/>
            </w:r>
            <w:r w:rsidR="00545E00" w:rsidRPr="00EC76D5">
              <w:rPr>
                <w:noProof/>
                <w:webHidden/>
              </w:rPr>
              <w:t>405</w:t>
            </w:r>
            <w:r w:rsidR="00416F32" w:rsidRPr="00EC76D5">
              <w:rPr>
                <w:noProof/>
                <w:webHidden/>
              </w:rPr>
              <w:fldChar w:fldCharType="end"/>
            </w:r>
          </w:hyperlink>
        </w:p>
        <w:p w14:paraId="196D9E73" w14:textId="264CDA10" w:rsidR="00416F32" w:rsidRPr="00EC76D5" w:rsidRDefault="00DF55CE">
          <w:pPr>
            <w:pStyle w:val="Innehll2"/>
            <w:tabs>
              <w:tab w:val="left" w:pos="1100"/>
              <w:tab w:val="right" w:leader="dot" w:pos="9350"/>
            </w:tabs>
            <w:rPr>
              <w:rFonts w:asciiTheme="minorHAnsi" w:eastAsiaTheme="minorEastAsia" w:hAnsiTheme="minorHAnsi"/>
              <w:noProof/>
              <w:lang w:eastAsia="sv-SE"/>
            </w:rPr>
          </w:pPr>
          <w:hyperlink w:anchor="_Toc481936469" w:history="1">
            <w:r w:rsidR="00416F32" w:rsidRPr="00EC76D5">
              <w:rPr>
                <w:rStyle w:val="Hyperlnk"/>
                <w:noProof/>
              </w:rPr>
              <w:t>21.2.</w:t>
            </w:r>
            <w:r w:rsidR="00416F32" w:rsidRPr="00EC76D5">
              <w:rPr>
                <w:rFonts w:asciiTheme="minorHAnsi" w:eastAsiaTheme="minorEastAsia" w:hAnsiTheme="minorHAnsi"/>
                <w:noProof/>
                <w:lang w:eastAsia="sv-SE"/>
              </w:rPr>
              <w:tab/>
            </w:r>
            <w:r w:rsidR="00416F32" w:rsidRPr="00EC76D5">
              <w:rPr>
                <w:rStyle w:val="Hyperlnk"/>
                <w:noProof/>
              </w:rPr>
              <w:t>The Language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_Toc481936469 \h </w:instrText>
            </w:r>
            <w:r w:rsidR="00416F32" w:rsidRPr="00EC76D5">
              <w:rPr>
                <w:noProof/>
                <w:webHidden/>
              </w:rPr>
            </w:r>
            <w:r w:rsidR="00416F32" w:rsidRPr="00EC76D5">
              <w:rPr>
                <w:noProof/>
                <w:webHidden/>
              </w:rPr>
              <w:fldChar w:fldCharType="separate"/>
            </w:r>
            <w:r w:rsidR="00545E00" w:rsidRPr="00EC76D5">
              <w:rPr>
                <w:noProof/>
                <w:webHidden/>
              </w:rPr>
              <w:t>405</w:t>
            </w:r>
            <w:r w:rsidR="00416F32" w:rsidRPr="00EC76D5">
              <w:rPr>
                <w:noProof/>
                <w:webHidden/>
              </w:rPr>
              <w:fldChar w:fldCharType="end"/>
            </w:r>
          </w:hyperlink>
        </w:p>
        <w:p w14:paraId="1D6469F0" w14:textId="2467B27A" w:rsidR="00416F32" w:rsidRPr="00EC76D5" w:rsidRDefault="00DF55CE">
          <w:pPr>
            <w:pStyle w:val="Innehll1"/>
            <w:rPr>
              <w:rFonts w:asciiTheme="minorHAnsi" w:eastAsiaTheme="minorEastAsia" w:hAnsiTheme="minorHAnsi"/>
              <w:noProof/>
              <w:lang w:eastAsia="sv-SE"/>
            </w:rPr>
          </w:pPr>
          <w:hyperlink w:anchor="_Toc481936470" w:history="1">
            <w:r w:rsidR="00416F32" w:rsidRPr="00EC76D5">
              <w:rPr>
                <w:rStyle w:val="Hyperlnk"/>
                <w:noProof/>
              </w:rPr>
              <w:t>22.</w:t>
            </w:r>
            <w:r w:rsidR="00416F32" w:rsidRPr="00EC76D5">
              <w:rPr>
                <w:rFonts w:asciiTheme="minorHAnsi" w:eastAsiaTheme="minorEastAsia" w:hAnsiTheme="minorHAnsi"/>
                <w:noProof/>
                <w:lang w:eastAsia="sv-SE"/>
              </w:rPr>
              <w:tab/>
            </w:r>
            <w:r w:rsidR="00416F32" w:rsidRPr="00EC76D5">
              <w:rPr>
                <w:rStyle w:val="Hyperlnk"/>
                <w:noProof/>
              </w:rPr>
              <w:t>A Crash Course in C</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_Toc481936470 \h </w:instrText>
            </w:r>
            <w:r w:rsidR="00416F32" w:rsidRPr="00EC76D5">
              <w:rPr>
                <w:noProof/>
                <w:webHidden/>
              </w:rPr>
            </w:r>
            <w:r w:rsidR="00416F32" w:rsidRPr="00EC76D5">
              <w:rPr>
                <w:noProof/>
                <w:webHidden/>
              </w:rPr>
              <w:fldChar w:fldCharType="separate"/>
            </w:r>
            <w:r w:rsidR="00545E00" w:rsidRPr="00EC76D5">
              <w:rPr>
                <w:noProof/>
                <w:webHidden/>
              </w:rPr>
              <w:t>412</w:t>
            </w:r>
            <w:r w:rsidR="00416F32" w:rsidRPr="00EC76D5">
              <w:rPr>
                <w:noProof/>
                <w:webHidden/>
              </w:rPr>
              <w:fldChar w:fldCharType="end"/>
            </w:r>
          </w:hyperlink>
        </w:p>
        <w:p w14:paraId="3040CC98" w14:textId="034674F9" w:rsidR="00416F32" w:rsidRPr="00EC76D5" w:rsidRDefault="00DF55CE">
          <w:pPr>
            <w:pStyle w:val="Innehll2"/>
            <w:tabs>
              <w:tab w:val="left" w:pos="1100"/>
              <w:tab w:val="right" w:leader="dot" w:pos="9350"/>
            </w:tabs>
            <w:rPr>
              <w:rFonts w:asciiTheme="minorHAnsi" w:eastAsiaTheme="minorEastAsia" w:hAnsiTheme="minorHAnsi"/>
              <w:noProof/>
              <w:lang w:eastAsia="sv-SE"/>
            </w:rPr>
          </w:pPr>
          <w:hyperlink w:anchor="_Toc481936471" w:history="1">
            <w:r w:rsidR="00416F32" w:rsidRPr="00EC76D5">
              <w:rPr>
                <w:rStyle w:val="Hyperlnk"/>
                <w:noProof/>
              </w:rPr>
              <w:t>22.1.</w:t>
            </w:r>
            <w:r w:rsidR="00416F32" w:rsidRPr="00EC76D5">
              <w:rPr>
                <w:rFonts w:asciiTheme="minorHAnsi" w:eastAsiaTheme="minorEastAsia" w:hAnsiTheme="minorHAnsi"/>
                <w:noProof/>
                <w:lang w:eastAsia="sv-SE"/>
              </w:rPr>
              <w:tab/>
            </w:r>
            <w:r w:rsidR="00416F32" w:rsidRPr="00EC76D5">
              <w:rPr>
                <w:rStyle w:val="Hyperlnk"/>
                <w:noProof/>
              </w:rPr>
              <w:t>The Compiler and the Linker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_Toc481936471 \h </w:instrText>
            </w:r>
            <w:r w:rsidR="00416F32" w:rsidRPr="00EC76D5">
              <w:rPr>
                <w:noProof/>
                <w:webHidden/>
              </w:rPr>
            </w:r>
            <w:r w:rsidR="00416F32" w:rsidRPr="00EC76D5">
              <w:rPr>
                <w:noProof/>
                <w:webHidden/>
              </w:rPr>
              <w:fldChar w:fldCharType="separate"/>
            </w:r>
            <w:r w:rsidR="00545E00" w:rsidRPr="00EC76D5">
              <w:rPr>
                <w:noProof/>
                <w:webHidden/>
              </w:rPr>
              <w:t>412</w:t>
            </w:r>
            <w:r w:rsidR="00416F32" w:rsidRPr="00EC76D5">
              <w:rPr>
                <w:noProof/>
                <w:webHidden/>
              </w:rPr>
              <w:fldChar w:fldCharType="end"/>
            </w:r>
          </w:hyperlink>
        </w:p>
        <w:p w14:paraId="40F5A3BB" w14:textId="083EEA79" w:rsidR="00416F32" w:rsidRPr="00EC76D5" w:rsidRDefault="00DF55CE">
          <w:pPr>
            <w:pStyle w:val="Innehll2"/>
            <w:tabs>
              <w:tab w:val="left" w:pos="1100"/>
              <w:tab w:val="right" w:leader="dot" w:pos="9350"/>
            </w:tabs>
            <w:rPr>
              <w:rFonts w:asciiTheme="minorHAnsi" w:eastAsiaTheme="minorEastAsia" w:hAnsiTheme="minorHAnsi"/>
              <w:noProof/>
              <w:lang w:eastAsia="sv-SE"/>
            </w:rPr>
          </w:pPr>
          <w:hyperlink w:anchor="_Toc481936472" w:history="1">
            <w:r w:rsidR="00416F32" w:rsidRPr="00EC76D5">
              <w:rPr>
                <w:rStyle w:val="Hyperlnk"/>
                <w:noProof/>
              </w:rPr>
              <w:t>22.2.</w:t>
            </w:r>
            <w:r w:rsidR="00416F32" w:rsidRPr="00EC76D5">
              <w:rPr>
                <w:rFonts w:asciiTheme="minorHAnsi" w:eastAsiaTheme="minorEastAsia" w:hAnsiTheme="minorHAnsi"/>
                <w:noProof/>
                <w:lang w:eastAsia="sv-SE"/>
              </w:rPr>
              <w:tab/>
            </w:r>
            <w:r w:rsidR="00416F32" w:rsidRPr="00EC76D5">
              <w:rPr>
                <w:rStyle w:val="Hyperlnk"/>
                <w:noProof/>
              </w:rPr>
              <w:t>The Hello-World Program</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_Toc481936472 \h </w:instrText>
            </w:r>
            <w:r w:rsidR="00416F32" w:rsidRPr="00EC76D5">
              <w:rPr>
                <w:noProof/>
                <w:webHidden/>
              </w:rPr>
            </w:r>
            <w:r w:rsidR="00416F32" w:rsidRPr="00EC76D5">
              <w:rPr>
                <w:noProof/>
                <w:webHidden/>
              </w:rPr>
              <w:fldChar w:fldCharType="separate"/>
            </w:r>
            <w:r w:rsidR="00545E00" w:rsidRPr="00EC76D5">
              <w:rPr>
                <w:noProof/>
                <w:webHidden/>
              </w:rPr>
              <w:t>413</w:t>
            </w:r>
            <w:r w:rsidR="00416F32" w:rsidRPr="00EC76D5">
              <w:rPr>
                <w:noProof/>
                <w:webHidden/>
              </w:rPr>
              <w:fldChar w:fldCharType="end"/>
            </w:r>
          </w:hyperlink>
        </w:p>
        <w:p w14:paraId="2A9725D6" w14:textId="09140626" w:rsidR="00416F32" w:rsidRPr="00EC76D5" w:rsidRDefault="00DF55CE">
          <w:pPr>
            <w:pStyle w:val="Innehll2"/>
            <w:tabs>
              <w:tab w:val="left" w:pos="1100"/>
              <w:tab w:val="right" w:leader="dot" w:pos="9350"/>
            </w:tabs>
            <w:rPr>
              <w:rFonts w:asciiTheme="minorHAnsi" w:eastAsiaTheme="minorEastAsia" w:hAnsiTheme="minorHAnsi"/>
              <w:noProof/>
              <w:lang w:eastAsia="sv-SE"/>
            </w:rPr>
          </w:pPr>
          <w:hyperlink w:anchor="_Toc481936473" w:history="1">
            <w:r w:rsidR="00416F32" w:rsidRPr="00EC76D5">
              <w:rPr>
                <w:rStyle w:val="Hyperlnk"/>
                <w:noProof/>
              </w:rPr>
              <w:t>22.3.</w:t>
            </w:r>
            <w:r w:rsidR="00416F32" w:rsidRPr="00EC76D5">
              <w:rPr>
                <w:rFonts w:asciiTheme="minorHAnsi" w:eastAsiaTheme="minorEastAsia" w:hAnsiTheme="minorHAnsi"/>
                <w:noProof/>
                <w:lang w:eastAsia="sv-SE"/>
              </w:rPr>
              <w:tab/>
            </w:r>
            <w:r w:rsidR="00416F32" w:rsidRPr="00EC76D5">
              <w:rPr>
                <w:rStyle w:val="Hyperlnk"/>
                <w:noProof/>
              </w:rPr>
              <w:t>Comments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_Toc481936473 \h </w:instrText>
            </w:r>
            <w:r w:rsidR="00416F32" w:rsidRPr="00EC76D5">
              <w:rPr>
                <w:noProof/>
                <w:webHidden/>
              </w:rPr>
            </w:r>
            <w:r w:rsidR="00416F32" w:rsidRPr="00EC76D5">
              <w:rPr>
                <w:noProof/>
                <w:webHidden/>
              </w:rPr>
              <w:fldChar w:fldCharType="separate"/>
            </w:r>
            <w:r w:rsidR="00545E00" w:rsidRPr="00EC76D5">
              <w:rPr>
                <w:noProof/>
                <w:webHidden/>
              </w:rPr>
              <w:t>414</w:t>
            </w:r>
            <w:r w:rsidR="00416F32" w:rsidRPr="00EC76D5">
              <w:rPr>
                <w:noProof/>
                <w:webHidden/>
              </w:rPr>
              <w:fldChar w:fldCharType="end"/>
            </w:r>
          </w:hyperlink>
        </w:p>
        <w:p w14:paraId="0393419C" w14:textId="102CF459" w:rsidR="00416F32" w:rsidRPr="00EC76D5" w:rsidRDefault="00DF55CE">
          <w:pPr>
            <w:pStyle w:val="Innehll3"/>
            <w:tabs>
              <w:tab w:val="left" w:pos="1320"/>
              <w:tab w:val="right" w:leader="dot" w:pos="9350"/>
            </w:tabs>
            <w:rPr>
              <w:rFonts w:asciiTheme="minorHAnsi" w:eastAsiaTheme="minorEastAsia" w:hAnsiTheme="minorHAnsi"/>
              <w:noProof/>
              <w:lang w:eastAsia="sv-SE"/>
            </w:rPr>
          </w:pPr>
          <w:hyperlink w:anchor="_Toc481936474"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Types and 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_Toc481936474 \h </w:instrText>
            </w:r>
            <w:r w:rsidR="00416F32" w:rsidRPr="00EC76D5">
              <w:rPr>
                <w:noProof/>
                <w:webHidden/>
              </w:rPr>
            </w:r>
            <w:r w:rsidR="00416F32" w:rsidRPr="00EC76D5">
              <w:rPr>
                <w:noProof/>
                <w:webHidden/>
              </w:rPr>
              <w:fldChar w:fldCharType="separate"/>
            </w:r>
            <w:r w:rsidR="00545E00" w:rsidRPr="00EC76D5">
              <w:rPr>
                <w:noProof/>
                <w:webHidden/>
              </w:rPr>
              <w:t>414</w:t>
            </w:r>
            <w:r w:rsidR="00416F32" w:rsidRPr="00EC76D5">
              <w:rPr>
                <w:noProof/>
                <w:webHidden/>
              </w:rPr>
              <w:fldChar w:fldCharType="end"/>
            </w:r>
          </w:hyperlink>
        </w:p>
        <w:p w14:paraId="4348C05C" w14:textId="402772B7" w:rsidR="00416F32" w:rsidRPr="00EC76D5" w:rsidRDefault="00DF55CE">
          <w:pPr>
            <w:pStyle w:val="Innehll3"/>
            <w:tabs>
              <w:tab w:val="left" w:pos="1320"/>
              <w:tab w:val="right" w:leader="dot" w:pos="9350"/>
            </w:tabs>
            <w:rPr>
              <w:rFonts w:asciiTheme="minorHAnsi" w:eastAsiaTheme="minorEastAsia" w:hAnsiTheme="minorHAnsi"/>
              <w:noProof/>
              <w:lang w:eastAsia="sv-SE"/>
            </w:rPr>
          </w:pPr>
          <w:hyperlink w:anchor="_Toc481936475" w:history="1">
            <w:r w:rsidR="00416F32" w:rsidRPr="00EC76D5">
              <w:rPr>
                <w:rStyle w:val="Hyperlnk"/>
                <w:noProof/>
              </w:rPr>
              <w:t>2.1.1</w:t>
            </w:r>
            <w:r w:rsidR="00416F32" w:rsidRPr="00EC76D5">
              <w:rPr>
                <w:rFonts w:asciiTheme="minorHAnsi" w:eastAsiaTheme="minorEastAsia" w:hAnsiTheme="minorHAnsi"/>
                <w:noProof/>
                <w:lang w:eastAsia="sv-SE"/>
              </w:rPr>
              <w:tab/>
            </w:r>
            <w:r w:rsidR="00416F32" w:rsidRPr="00EC76D5">
              <w:rPr>
                <w:rStyle w:val="Hyperlnk"/>
                <w:noProof/>
              </w:rPr>
              <w:t>Simple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_Toc481936475 \h </w:instrText>
            </w:r>
            <w:r w:rsidR="00416F32" w:rsidRPr="00EC76D5">
              <w:rPr>
                <w:noProof/>
                <w:webHidden/>
              </w:rPr>
            </w:r>
            <w:r w:rsidR="00416F32" w:rsidRPr="00EC76D5">
              <w:rPr>
                <w:noProof/>
                <w:webHidden/>
              </w:rPr>
              <w:fldChar w:fldCharType="separate"/>
            </w:r>
            <w:r w:rsidR="00545E00" w:rsidRPr="00EC76D5">
              <w:rPr>
                <w:noProof/>
                <w:webHidden/>
              </w:rPr>
              <w:t>415</w:t>
            </w:r>
            <w:r w:rsidR="00416F32" w:rsidRPr="00EC76D5">
              <w:rPr>
                <w:noProof/>
                <w:webHidden/>
              </w:rPr>
              <w:fldChar w:fldCharType="end"/>
            </w:r>
          </w:hyperlink>
        </w:p>
        <w:p w14:paraId="59085639" w14:textId="01467430" w:rsidR="00416F32" w:rsidRPr="00EC76D5" w:rsidRDefault="00DF55CE">
          <w:pPr>
            <w:pStyle w:val="Innehll3"/>
            <w:tabs>
              <w:tab w:val="left" w:pos="1320"/>
              <w:tab w:val="right" w:leader="dot" w:pos="9350"/>
            </w:tabs>
            <w:rPr>
              <w:rFonts w:asciiTheme="minorHAnsi" w:eastAsiaTheme="minorEastAsia" w:hAnsiTheme="minorHAnsi"/>
              <w:noProof/>
              <w:lang w:eastAsia="sv-SE"/>
            </w:rPr>
          </w:pPr>
          <w:hyperlink w:anchor="_Toc481936476" w:history="1">
            <w:r w:rsidR="00416F32" w:rsidRPr="00EC76D5">
              <w:rPr>
                <w:rStyle w:val="Hyperlnk"/>
                <w:noProof/>
              </w:rPr>
              <w:t>3.1.1</w:t>
            </w:r>
            <w:r w:rsidR="00416F32" w:rsidRPr="00EC76D5">
              <w:rPr>
                <w:rFonts w:asciiTheme="minorHAnsi" w:eastAsiaTheme="minorEastAsia" w:hAnsiTheme="minorHAnsi"/>
                <w:noProof/>
                <w:lang w:eastAsia="sv-SE"/>
              </w:rPr>
              <w:tab/>
            </w:r>
            <w:r w:rsidR="00416F32" w:rsidRPr="00EC76D5">
              <w:rPr>
                <w:rStyle w:val="Hyperlnk"/>
                <w:noProof/>
              </w:rPr>
              <w:t>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_Toc481936476 \h </w:instrText>
            </w:r>
            <w:r w:rsidR="00416F32" w:rsidRPr="00EC76D5">
              <w:rPr>
                <w:noProof/>
                <w:webHidden/>
              </w:rPr>
            </w:r>
            <w:r w:rsidR="00416F32" w:rsidRPr="00EC76D5">
              <w:rPr>
                <w:noProof/>
                <w:webHidden/>
              </w:rPr>
              <w:fldChar w:fldCharType="separate"/>
            </w:r>
            <w:r w:rsidR="00545E00" w:rsidRPr="00EC76D5">
              <w:rPr>
                <w:noProof/>
                <w:webHidden/>
              </w:rPr>
              <w:t>415</w:t>
            </w:r>
            <w:r w:rsidR="00416F32" w:rsidRPr="00EC76D5">
              <w:rPr>
                <w:noProof/>
                <w:webHidden/>
              </w:rPr>
              <w:fldChar w:fldCharType="end"/>
            </w:r>
          </w:hyperlink>
        </w:p>
        <w:p w14:paraId="2FE0A984" w14:textId="733721B3" w:rsidR="00416F32" w:rsidRPr="00EC76D5" w:rsidRDefault="00DF55CE">
          <w:pPr>
            <w:pStyle w:val="Innehll3"/>
            <w:tabs>
              <w:tab w:val="left" w:pos="1320"/>
              <w:tab w:val="right" w:leader="dot" w:pos="9350"/>
            </w:tabs>
            <w:rPr>
              <w:rFonts w:asciiTheme="minorHAnsi" w:eastAsiaTheme="minorEastAsia" w:hAnsiTheme="minorHAnsi"/>
              <w:noProof/>
              <w:lang w:eastAsia="sv-SE"/>
            </w:rPr>
          </w:pPr>
          <w:hyperlink w:anchor="_Toc481936477" w:history="1">
            <w:r w:rsidR="00416F32" w:rsidRPr="00EC76D5">
              <w:rPr>
                <w:rStyle w:val="Hyperlnk"/>
                <w:noProof/>
              </w:rPr>
              <w:t>4.1.1</w:t>
            </w:r>
            <w:r w:rsidR="00416F32" w:rsidRPr="00EC76D5">
              <w:rPr>
                <w:rFonts w:asciiTheme="minorHAnsi" w:eastAsiaTheme="minorEastAsia" w:hAnsiTheme="minorHAnsi"/>
                <w:noProof/>
                <w:lang w:eastAsia="sv-SE"/>
              </w:rPr>
              <w:tab/>
            </w:r>
            <w:r w:rsidR="00416F32" w:rsidRPr="00EC76D5">
              <w:rPr>
                <w:rStyle w:val="Hyperlnk"/>
                <w:noProof/>
              </w:rPr>
              <w:t>Constants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_Toc481936477 \h </w:instrText>
            </w:r>
            <w:r w:rsidR="00416F32" w:rsidRPr="00EC76D5">
              <w:rPr>
                <w:noProof/>
                <w:webHidden/>
              </w:rPr>
            </w:r>
            <w:r w:rsidR="00416F32" w:rsidRPr="00EC76D5">
              <w:rPr>
                <w:noProof/>
                <w:webHidden/>
              </w:rPr>
              <w:fldChar w:fldCharType="separate"/>
            </w:r>
            <w:r w:rsidR="00545E00" w:rsidRPr="00EC76D5">
              <w:rPr>
                <w:noProof/>
                <w:webHidden/>
              </w:rPr>
              <w:t>416</w:t>
            </w:r>
            <w:r w:rsidR="00416F32" w:rsidRPr="00EC76D5">
              <w:rPr>
                <w:noProof/>
                <w:webHidden/>
              </w:rPr>
              <w:fldChar w:fldCharType="end"/>
            </w:r>
          </w:hyperlink>
        </w:p>
        <w:p w14:paraId="58D3FA81" w14:textId="271FB057" w:rsidR="00416F32" w:rsidRPr="00EC76D5" w:rsidRDefault="00DF55CE">
          <w:pPr>
            <w:pStyle w:val="Innehll3"/>
            <w:tabs>
              <w:tab w:val="left" w:pos="1320"/>
              <w:tab w:val="right" w:leader="dot" w:pos="9350"/>
            </w:tabs>
            <w:rPr>
              <w:rFonts w:asciiTheme="minorHAnsi" w:eastAsiaTheme="minorEastAsia" w:hAnsiTheme="minorHAnsi"/>
              <w:noProof/>
              <w:lang w:eastAsia="sv-SE"/>
            </w:rPr>
          </w:pPr>
          <w:hyperlink w:anchor="_Toc481936478" w:history="1">
            <w:r w:rsidR="00416F32" w:rsidRPr="00EC76D5">
              <w:rPr>
                <w:rStyle w:val="Hyperlnk"/>
                <w:noProof/>
              </w:rPr>
              <w:t>5.1.1</w:t>
            </w:r>
            <w:r w:rsidR="00416F32" w:rsidRPr="00EC76D5">
              <w:rPr>
                <w:rFonts w:asciiTheme="minorHAnsi" w:eastAsiaTheme="minorEastAsia" w:hAnsiTheme="minorHAnsi"/>
                <w:noProof/>
                <w:lang w:eastAsia="sv-SE"/>
              </w:rPr>
              <w:tab/>
            </w:r>
            <w:r w:rsidR="00416F32" w:rsidRPr="00EC76D5">
              <w:rPr>
                <w:rStyle w:val="Hyperlnk"/>
                <w:noProof/>
              </w:rPr>
              <w:t>Output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_Toc481936478 \h </w:instrText>
            </w:r>
            <w:r w:rsidR="00416F32" w:rsidRPr="00EC76D5">
              <w:rPr>
                <w:noProof/>
                <w:webHidden/>
              </w:rPr>
            </w:r>
            <w:r w:rsidR="00416F32" w:rsidRPr="00EC76D5">
              <w:rPr>
                <w:noProof/>
                <w:webHidden/>
              </w:rPr>
              <w:fldChar w:fldCharType="separate"/>
            </w:r>
            <w:r w:rsidR="00545E00" w:rsidRPr="00EC76D5">
              <w:rPr>
                <w:noProof/>
                <w:webHidden/>
              </w:rPr>
              <w:t>416</w:t>
            </w:r>
            <w:r w:rsidR="00416F32" w:rsidRPr="00EC76D5">
              <w:rPr>
                <w:noProof/>
                <w:webHidden/>
              </w:rPr>
              <w:fldChar w:fldCharType="end"/>
            </w:r>
          </w:hyperlink>
        </w:p>
        <w:p w14:paraId="573E00A0" w14:textId="36A13E41" w:rsidR="00416F32" w:rsidRPr="00EC76D5" w:rsidRDefault="00DF55CE">
          <w:pPr>
            <w:pStyle w:val="Innehll3"/>
            <w:tabs>
              <w:tab w:val="left" w:pos="1320"/>
              <w:tab w:val="right" w:leader="dot" w:pos="9350"/>
            </w:tabs>
            <w:rPr>
              <w:rFonts w:asciiTheme="minorHAnsi" w:eastAsiaTheme="minorEastAsia" w:hAnsiTheme="minorHAnsi"/>
              <w:noProof/>
              <w:lang w:eastAsia="sv-SE"/>
            </w:rPr>
          </w:pPr>
          <w:hyperlink w:anchor="_Toc481936479" w:history="1">
            <w:r w:rsidR="00416F32" w:rsidRPr="00EC76D5">
              <w:rPr>
                <w:rStyle w:val="Hyperlnk"/>
                <w:noProof/>
              </w:rPr>
              <w:t>6.1.1</w:t>
            </w:r>
            <w:r w:rsidR="00416F32" w:rsidRPr="00EC76D5">
              <w:rPr>
                <w:rFonts w:asciiTheme="minorHAnsi" w:eastAsiaTheme="minorEastAsia" w:hAnsiTheme="minorHAnsi"/>
                <w:noProof/>
                <w:lang w:eastAsia="sv-SE"/>
              </w:rPr>
              <w:tab/>
            </w:r>
            <w:r w:rsidR="00416F32" w:rsidRPr="00EC76D5">
              <w:rPr>
                <w:rStyle w:val="Hyperlnk"/>
                <w:noProof/>
              </w:rPr>
              <w:t>Input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_Toc481936479 \h </w:instrText>
            </w:r>
            <w:r w:rsidR="00416F32" w:rsidRPr="00EC76D5">
              <w:rPr>
                <w:noProof/>
                <w:webHidden/>
              </w:rPr>
            </w:r>
            <w:r w:rsidR="00416F32" w:rsidRPr="00EC76D5">
              <w:rPr>
                <w:noProof/>
                <w:webHidden/>
              </w:rPr>
              <w:fldChar w:fldCharType="separate"/>
            </w:r>
            <w:r w:rsidR="00545E00" w:rsidRPr="00EC76D5">
              <w:rPr>
                <w:noProof/>
                <w:webHidden/>
              </w:rPr>
              <w:t>417</w:t>
            </w:r>
            <w:r w:rsidR="00416F32" w:rsidRPr="00EC76D5">
              <w:rPr>
                <w:noProof/>
                <w:webHidden/>
              </w:rPr>
              <w:fldChar w:fldCharType="end"/>
            </w:r>
          </w:hyperlink>
        </w:p>
        <w:p w14:paraId="00AAEB32" w14:textId="7AC1437A" w:rsidR="00416F32" w:rsidRPr="00EC76D5" w:rsidRDefault="00DF55CE">
          <w:pPr>
            <w:pStyle w:val="Innehll3"/>
            <w:tabs>
              <w:tab w:val="left" w:pos="1320"/>
              <w:tab w:val="right" w:leader="dot" w:pos="9350"/>
            </w:tabs>
            <w:rPr>
              <w:rFonts w:asciiTheme="minorHAnsi" w:eastAsiaTheme="minorEastAsia" w:hAnsiTheme="minorHAnsi"/>
              <w:noProof/>
              <w:lang w:eastAsia="sv-SE"/>
            </w:rPr>
          </w:pPr>
          <w:hyperlink w:anchor="_Toc481936480" w:history="1">
            <w:r w:rsidR="00416F32" w:rsidRPr="00EC76D5">
              <w:rPr>
                <w:rStyle w:val="Hyperlnk"/>
                <w:noProof/>
              </w:rPr>
              <w:t>7.1.1</w:t>
            </w:r>
            <w:r w:rsidR="00416F32" w:rsidRPr="00EC76D5">
              <w:rPr>
                <w:rFonts w:asciiTheme="minorHAnsi" w:eastAsiaTheme="minorEastAsia" w:hAnsiTheme="minorHAnsi"/>
                <w:noProof/>
                <w:lang w:eastAsia="sv-SE"/>
              </w:rPr>
              <w:tab/>
            </w:r>
            <w:r w:rsidR="00416F32" w:rsidRPr="00EC76D5">
              <w:rPr>
                <w:rStyle w:val="Hyperlnk"/>
                <w:noProof/>
              </w:rPr>
              <w:t>Enumerations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_Toc481936480 \h </w:instrText>
            </w:r>
            <w:r w:rsidR="00416F32" w:rsidRPr="00EC76D5">
              <w:rPr>
                <w:noProof/>
                <w:webHidden/>
              </w:rPr>
            </w:r>
            <w:r w:rsidR="00416F32" w:rsidRPr="00EC76D5">
              <w:rPr>
                <w:noProof/>
                <w:webHidden/>
              </w:rPr>
              <w:fldChar w:fldCharType="separate"/>
            </w:r>
            <w:r w:rsidR="00545E00" w:rsidRPr="00EC76D5">
              <w:rPr>
                <w:noProof/>
                <w:webHidden/>
              </w:rPr>
              <w:t>418</w:t>
            </w:r>
            <w:r w:rsidR="00416F32" w:rsidRPr="00EC76D5">
              <w:rPr>
                <w:noProof/>
                <w:webHidden/>
              </w:rPr>
              <w:fldChar w:fldCharType="end"/>
            </w:r>
          </w:hyperlink>
        </w:p>
        <w:p w14:paraId="380D9450" w14:textId="2800C264" w:rsidR="00416F32" w:rsidRPr="00EC76D5" w:rsidRDefault="00DF55CE">
          <w:pPr>
            <w:pStyle w:val="Innehll3"/>
            <w:tabs>
              <w:tab w:val="left" w:pos="1320"/>
              <w:tab w:val="right" w:leader="dot" w:pos="9350"/>
            </w:tabs>
            <w:rPr>
              <w:rFonts w:asciiTheme="minorHAnsi" w:eastAsiaTheme="minorEastAsia" w:hAnsiTheme="minorHAnsi"/>
              <w:noProof/>
              <w:lang w:eastAsia="sv-SE"/>
            </w:rPr>
          </w:pPr>
          <w:hyperlink w:anchor="_Toc481936481" w:history="1">
            <w:r w:rsidR="00416F32" w:rsidRPr="00EC76D5">
              <w:rPr>
                <w:rStyle w:val="Hyperlnk"/>
                <w:noProof/>
              </w:rPr>
              <w:t>8.1.1</w:t>
            </w:r>
            <w:r w:rsidR="00416F32" w:rsidRPr="00EC76D5">
              <w:rPr>
                <w:rFonts w:asciiTheme="minorHAnsi" w:eastAsiaTheme="minorEastAsia" w:hAnsiTheme="minorHAnsi"/>
                <w:noProof/>
                <w:lang w:eastAsia="sv-SE"/>
              </w:rPr>
              <w:tab/>
            </w:r>
            <w:r w:rsidR="00416F32" w:rsidRPr="00EC76D5">
              <w:rPr>
                <w:rStyle w:val="Hyperlnk"/>
                <w:noProof/>
              </w:rPr>
              <w:t>Arrays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_Toc481936481 \h </w:instrText>
            </w:r>
            <w:r w:rsidR="00416F32" w:rsidRPr="00EC76D5">
              <w:rPr>
                <w:noProof/>
                <w:webHidden/>
              </w:rPr>
            </w:r>
            <w:r w:rsidR="00416F32" w:rsidRPr="00EC76D5">
              <w:rPr>
                <w:noProof/>
                <w:webHidden/>
              </w:rPr>
              <w:fldChar w:fldCharType="separate"/>
            </w:r>
            <w:r w:rsidR="00545E00" w:rsidRPr="00EC76D5">
              <w:rPr>
                <w:noProof/>
                <w:webHidden/>
              </w:rPr>
              <w:t>419</w:t>
            </w:r>
            <w:r w:rsidR="00416F32" w:rsidRPr="00EC76D5">
              <w:rPr>
                <w:noProof/>
                <w:webHidden/>
              </w:rPr>
              <w:fldChar w:fldCharType="end"/>
            </w:r>
          </w:hyperlink>
        </w:p>
        <w:p w14:paraId="7BFF8EE9" w14:textId="48931827" w:rsidR="00416F32" w:rsidRPr="00EC76D5" w:rsidRDefault="00DF55CE">
          <w:pPr>
            <w:pStyle w:val="Innehll3"/>
            <w:tabs>
              <w:tab w:val="left" w:pos="1320"/>
              <w:tab w:val="right" w:leader="dot" w:pos="9350"/>
            </w:tabs>
            <w:rPr>
              <w:rFonts w:asciiTheme="minorHAnsi" w:eastAsiaTheme="minorEastAsia" w:hAnsiTheme="minorHAnsi"/>
              <w:noProof/>
              <w:lang w:eastAsia="sv-SE"/>
            </w:rPr>
          </w:pPr>
          <w:hyperlink w:anchor="_Toc481936482" w:history="1">
            <w:r w:rsidR="00416F32" w:rsidRPr="00EC76D5">
              <w:rPr>
                <w:rStyle w:val="Hyperlnk"/>
                <w:noProof/>
              </w:rPr>
              <w:t>9.1.1</w:t>
            </w:r>
            <w:r w:rsidR="00416F32" w:rsidRPr="00EC76D5">
              <w:rPr>
                <w:rFonts w:asciiTheme="minorHAnsi" w:eastAsiaTheme="minorEastAsia" w:hAnsiTheme="minorHAnsi"/>
                <w:noProof/>
                <w:lang w:eastAsia="sv-SE"/>
              </w:rPr>
              <w:tab/>
            </w:r>
            <w:r w:rsidR="00416F32" w:rsidRPr="00EC76D5">
              <w:rPr>
                <w:rStyle w:val="Hyperlnk"/>
                <w:noProof/>
              </w:rPr>
              <w:t>Characters and Strings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_Toc481936482 \h </w:instrText>
            </w:r>
            <w:r w:rsidR="00416F32" w:rsidRPr="00EC76D5">
              <w:rPr>
                <w:noProof/>
                <w:webHidden/>
              </w:rPr>
            </w:r>
            <w:r w:rsidR="00416F32" w:rsidRPr="00EC76D5">
              <w:rPr>
                <w:noProof/>
                <w:webHidden/>
              </w:rPr>
              <w:fldChar w:fldCharType="separate"/>
            </w:r>
            <w:r w:rsidR="00545E00" w:rsidRPr="00EC76D5">
              <w:rPr>
                <w:noProof/>
                <w:webHidden/>
              </w:rPr>
              <w:t>419</w:t>
            </w:r>
            <w:r w:rsidR="00416F32" w:rsidRPr="00EC76D5">
              <w:rPr>
                <w:noProof/>
                <w:webHidden/>
              </w:rPr>
              <w:fldChar w:fldCharType="end"/>
            </w:r>
          </w:hyperlink>
        </w:p>
        <w:p w14:paraId="161A81C0" w14:textId="31321AA7" w:rsidR="00416F32" w:rsidRPr="00EC76D5" w:rsidRDefault="00DF55CE">
          <w:pPr>
            <w:pStyle w:val="Innehll3"/>
            <w:tabs>
              <w:tab w:val="left" w:pos="1320"/>
              <w:tab w:val="right" w:leader="dot" w:pos="9350"/>
            </w:tabs>
            <w:rPr>
              <w:rFonts w:asciiTheme="minorHAnsi" w:eastAsiaTheme="minorEastAsia" w:hAnsiTheme="minorHAnsi"/>
              <w:noProof/>
              <w:lang w:eastAsia="sv-SE"/>
            </w:rPr>
          </w:pPr>
          <w:hyperlink w:anchor="_Toc481936483" w:history="1">
            <w:r w:rsidR="00416F32" w:rsidRPr="00EC76D5">
              <w:rPr>
                <w:rStyle w:val="Hyperlnk"/>
                <w:noProof/>
              </w:rPr>
              <w:t>10.1.1</w:t>
            </w:r>
            <w:r w:rsidR="00416F32" w:rsidRPr="00EC76D5">
              <w:rPr>
                <w:rFonts w:asciiTheme="minorHAnsi" w:eastAsiaTheme="minorEastAsia" w:hAnsiTheme="minorHAnsi"/>
                <w:noProof/>
                <w:lang w:eastAsia="sv-SE"/>
              </w:rPr>
              <w:tab/>
            </w:r>
            <w:r w:rsidR="00416F32" w:rsidRPr="00EC76D5">
              <w:rPr>
                <w:rStyle w:val="Hyperlnk"/>
                <w:noProof/>
              </w:rPr>
              <w:t>The ASCII Table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_Toc481936483 \h </w:instrText>
            </w:r>
            <w:r w:rsidR="00416F32" w:rsidRPr="00EC76D5">
              <w:rPr>
                <w:noProof/>
                <w:webHidden/>
              </w:rPr>
            </w:r>
            <w:r w:rsidR="00416F32" w:rsidRPr="00EC76D5">
              <w:rPr>
                <w:noProof/>
                <w:webHidden/>
              </w:rPr>
              <w:fldChar w:fldCharType="separate"/>
            </w:r>
            <w:r w:rsidR="00545E00" w:rsidRPr="00EC76D5">
              <w:rPr>
                <w:noProof/>
                <w:webHidden/>
              </w:rPr>
              <w:t>420</w:t>
            </w:r>
            <w:r w:rsidR="00416F32" w:rsidRPr="00EC76D5">
              <w:rPr>
                <w:noProof/>
                <w:webHidden/>
              </w:rPr>
              <w:fldChar w:fldCharType="end"/>
            </w:r>
          </w:hyperlink>
        </w:p>
        <w:p w14:paraId="11F05508" w14:textId="197D447B" w:rsidR="00416F32" w:rsidRPr="00EC76D5" w:rsidRDefault="00DF55CE">
          <w:pPr>
            <w:pStyle w:val="Innehll3"/>
            <w:tabs>
              <w:tab w:val="left" w:pos="1320"/>
              <w:tab w:val="right" w:leader="dot" w:pos="9350"/>
            </w:tabs>
            <w:rPr>
              <w:rFonts w:asciiTheme="minorHAnsi" w:eastAsiaTheme="minorEastAsia" w:hAnsiTheme="minorHAnsi"/>
              <w:noProof/>
              <w:lang w:eastAsia="sv-SE"/>
            </w:rPr>
          </w:pPr>
          <w:hyperlink w:anchor="_Toc481936484" w:history="1">
            <w:r w:rsidR="00416F32" w:rsidRPr="00EC76D5">
              <w:rPr>
                <w:rStyle w:val="Hyperlnk"/>
                <w:noProof/>
              </w:rPr>
              <w:t>11.1.1</w:t>
            </w:r>
            <w:r w:rsidR="00416F32" w:rsidRPr="00EC76D5">
              <w:rPr>
                <w:rFonts w:asciiTheme="minorHAnsi" w:eastAsiaTheme="minorEastAsia" w:hAnsiTheme="minorHAnsi"/>
                <w:noProof/>
                <w:lang w:eastAsia="sv-SE"/>
              </w:rPr>
              <w:tab/>
            </w:r>
            <w:r w:rsidR="00416F32" w:rsidRPr="00EC76D5">
              <w:rPr>
                <w:rStyle w:val="Hyperlnk"/>
                <w:noProof/>
              </w:rPr>
              <w:t>Pointers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_Toc481936484 \h </w:instrText>
            </w:r>
            <w:r w:rsidR="00416F32" w:rsidRPr="00EC76D5">
              <w:rPr>
                <w:noProof/>
                <w:webHidden/>
              </w:rPr>
            </w:r>
            <w:r w:rsidR="00416F32" w:rsidRPr="00EC76D5">
              <w:rPr>
                <w:noProof/>
                <w:webHidden/>
              </w:rPr>
              <w:fldChar w:fldCharType="separate"/>
            </w:r>
            <w:r w:rsidR="00545E00" w:rsidRPr="00EC76D5">
              <w:rPr>
                <w:noProof/>
                <w:webHidden/>
              </w:rPr>
              <w:t>420</w:t>
            </w:r>
            <w:r w:rsidR="00416F32" w:rsidRPr="00EC76D5">
              <w:rPr>
                <w:noProof/>
                <w:webHidden/>
              </w:rPr>
              <w:fldChar w:fldCharType="end"/>
            </w:r>
          </w:hyperlink>
        </w:p>
        <w:p w14:paraId="4BFAC2D0" w14:textId="508682D9" w:rsidR="00416F32" w:rsidRPr="00EC76D5" w:rsidRDefault="00DF55CE">
          <w:pPr>
            <w:pStyle w:val="Innehll3"/>
            <w:tabs>
              <w:tab w:val="left" w:pos="1320"/>
              <w:tab w:val="right" w:leader="dot" w:pos="9350"/>
            </w:tabs>
            <w:rPr>
              <w:rFonts w:asciiTheme="minorHAnsi" w:eastAsiaTheme="minorEastAsia" w:hAnsiTheme="minorHAnsi"/>
              <w:noProof/>
              <w:lang w:eastAsia="sv-SE"/>
            </w:rPr>
          </w:pPr>
          <w:hyperlink w:anchor="_Toc481936485" w:history="1">
            <w:r w:rsidR="00416F32" w:rsidRPr="00EC76D5">
              <w:rPr>
                <w:rStyle w:val="Hyperlnk"/>
                <w:noProof/>
              </w:rPr>
              <w:t>12.1.1</w:t>
            </w:r>
            <w:r w:rsidR="00416F32" w:rsidRPr="00EC76D5">
              <w:rPr>
                <w:rFonts w:asciiTheme="minorHAnsi" w:eastAsiaTheme="minorEastAsia" w:hAnsiTheme="minorHAnsi"/>
                <w:noProof/>
                <w:lang w:eastAsia="sv-SE"/>
              </w:rPr>
              <w:tab/>
            </w:r>
            <w:r w:rsidR="00416F32" w:rsidRPr="00EC76D5">
              <w:rPr>
                <w:rStyle w:val="Hyperlnk"/>
                <w:noProof/>
              </w:rPr>
              <w:t>Pointers and Dynamic Memory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_Toc481936485 \h </w:instrText>
            </w:r>
            <w:r w:rsidR="00416F32" w:rsidRPr="00EC76D5">
              <w:rPr>
                <w:noProof/>
                <w:webHidden/>
              </w:rPr>
            </w:r>
            <w:r w:rsidR="00416F32" w:rsidRPr="00EC76D5">
              <w:rPr>
                <w:noProof/>
                <w:webHidden/>
              </w:rPr>
              <w:fldChar w:fldCharType="separate"/>
            </w:r>
            <w:r w:rsidR="00545E00" w:rsidRPr="00EC76D5">
              <w:rPr>
                <w:noProof/>
                <w:webHidden/>
              </w:rPr>
              <w:t>421</w:t>
            </w:r>
            <w:r w:rsidR="00416F32" w:rsidRPr="00EC76D5">
              <w:rPr>
                <w:noProof/>
                <w:webHidden/>
              </w:rPr>
              <w:fldChar w:fldCharType="end"/>
            </w:r>
          </w:hyperlink>
        </w:p>
        <w:p w14:paraId="6E107429" w14:textId="3DBE3E0D" w:rsidR="00416F32" w:rsidRPr="00EC76D5" w:rsidRDefault="00DF55CE">
          <w:pPr>
            <w:pStyle w:val="Innehll3"/>
            <w:tabs>
              <w:tab w:val="left" w:pos="1320"/>
              <w:tab w:val="right" w:leader="dot" w:pos="9350"/>
            </w:tabs>
            <w:rPr>
              <w:rFonts w:asciiTheme="minorHAnsi" w:eastAsiaTheme="minorEastAsia" w:hAnsiTheme="minorHAnsi"/>
              <w:noProof/>
              <w:lang w:eastAsia="sv-SE"/>
            </w:rPr>
          </w:pPr>
          <w:hyperlink w:anchor="_Toc481936486" w:history="1">
            <w:r w:rsidR="00416F32" w:rsidRPr="00EC76D5">
              <w:rPr>
                <w:rStyle w:val="Hyperlnk"/>
                <w:noProof/>
              </w:rPr>
              <w:t>13.1.1</w:t>
            </w:r>
            <w:r w:rsidR="00416F32" w:rsidRPr="00EC76D5">
              <w:rPr>
                <w:rFonts w:asciiTheme="minorHAnsi" w:eastAsiaTheme="minorEastAsia" w:hAnsiTheme="minorHAnsi"/>
                <w:noProof/>
                <w:lang w:eastAsia="sv-SE"/>
              </w:rPr>
              <w:tab/>
            </w:r>
            <w:r w:rsidR="00416F32" w:rsidRPr="00EC76D5">
              <w:rPr>
                <w:rStyle w:val="Hyperlnk"/>
                <w:noProof/>
              </w:rPr>
              <w:t>Defining our own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_Toc481936486 \h </w:instrText>
            </w:r>
            <w:r w:rsidR="00416F32" w:rsidRPr="00EC76D5">
              <w:rPr>
                <w:noProof/>
                <w:webHidden/>
              </w:rPr>
            </w:r>
            <w:r w:rsidR="00416F32" w:rsidRPr="00EC76D5">
              <w:rPr>
                <w:noProof/>
                <w:webHidden/>
              </w:rPr>
              <w:fldChar w:fldCharType="separate"/>
            </w:r>
            <w:r w:rsidR="00545E00" w:rsidRPr="00EC76D5">
              <w:rPr>
                <w:noProof/>
                <w:webHidden/>
              </w:rPr>
              <w:t>423</w:t>
            </w:r>
            <w:r w:rsidR="00416F32" w:rsidRPr="00EC76D5">
              <w:rPr>
                <w:noProof/>
                <w:webHidden/>
              </w:rPr>
              <w:fldChar w:fldCharType="end"/>
            </w:r>
          </w:hyperlink>
        </w:p>
        <w:p w14:paraId="0845377E" w14:textId="51A47359" w:rsidR="00416F32" w:rsidRPr="00EC76D5" w:rsidRDefault="00DF55CE">
          <w:pPr>
            <w:pStyle w:val="Innehll3"/>
            <w:tabs>
              <w:tab w:val="left" w:pos="1320"/>
              <w:tab w:val="right" w:leader="dot" w:pos="9350"/>
            </w:tabs>
            <w:rPr>
              <w:rFonts w:asciiTheme="minorHAnsi" w:eastAsiaTheme="minorEastAsia" w:hAnsiTheme="minorHAnsi"/>
              <w:noProof/>
              <w:lang w:eastAsia="sv-SE"/>
            </w:rPr>
          </w:pPr>
          <w:hyperlink w:anchor="_Toc481936487" w:history="1">
            <w:r w:rsidR="00416F32" w:rsidRPr="00EC76D5">
              <w:rPr>
                <w:rStyle w:val="Hyperlnk"/>
                <w:noProof/>
              </w:rPr>
              <w:t>14.1.1</w:t>
            </w:r>
            <w:r w:rsidR="00416F32" w:rsidRPr="00EC76D5">
              <w:rPr>
                <w:rFonts w:asciiTheme="minorHAnsi" w:eastAsiaTheme="minorEastAsia" w:hAnsiTheme="minorHAnsi"/>
                <w:noProof/>
                <w:lang w:eastAsia="sv-SE"/>
              </w:rPr>
              <w:tab/>
            </w:r>
            <w:r w:rsidR="00416F32" w:rsidRPr="00EC76D5">
              <w:rPr>
                <w:rStyle w:val="Hyperlnk"/>
                <w:noProof/>
              </w:rPr>
              <w:t>The Type Size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_Toc481936487 \h </w:instrText>
            </w:r>
            <w:r w:rsidR="00416F32" w:rsidRPr="00EC76D5">
              <w:rPr>
                <w:noProof/>
                <w:webHidden/>
              </w:rPr>
            </w:r>
            <w:r w:rsidR="00416F32" w:rsidRPr="00EC76D5">
              <w:rPr>
                <w:noProof/>
                <w:webHidden/>
              </w:rPr>
              <w:fldChar w:fldCharType="separate"/>
            </w:r>
            <w:r w:rsidR="00545E00" w:rsidRPr="00EC76D5">
              <w:rPr>
                <w:noProof/>
                <w:webHidden/>
              </w:rPr>
              <w:t>424</w:t>
            </w:r>
            <w:r w:rsidR="00416F32" w:rsidRPr="00EC76D5">
              <w:rPr>
                <w:noProof/>
                <w:webHidden/>
              </w:rPr>
              <w:fldChar w:fldCharType="end"/>
            </w:r>
          </w:hyperlink>
        </w:p>
        <w:p w14:paraId="626E9425" w14:textId="257A3325" w:rsidR="00416F32" w:rsidRPr="00EC76D5" w:rsidRDefault="00DF55CE">
          <w:pPr>
            <w:pStyle w:val="Innehll2"/>
            <w:tabs>
              <w:tab w:val="left" w:pos="1100"/>
              <w:tab w:val="right" w:leader="dot" w:pos="9350"/>
            </w:tabs>
            <w:rPr>
              <w:rFonts w:asciiTheme="minorHAnsi" w:eastAsiaTheme="minorEastAsia" w:hAnsiTheme="minorHAnsi"/>
              <w:noProof/>
              <w:lang w:eastAsia="sv-SE"/>
            </w:rPr>
          </w:pPr>
          <w:hyperlink w:anchor="_Toc481936488" w:history="1">
            <w:r w:rsidR="00416F32" w:rsidRPr="00EC76D5">
              <w:rPr>
                <w:rStyle w:val="Hyperlnk"/>
                <w:noProof/>
              </w:rPr>
              <w:t>22.4.</w:t>
            </w:r>
            <w:r w:rsidR="00416F32" w:rsidRPr="00EC76D5">
              <w:rPr>
                <w:rFonts w:asciiTheme="minorHAnsi" w:eastAsiaTheme="minorEastAsia" w:hAnsiTheme="minorHAnsi"/>
                <w:noProof/>
                <w:lang w:eastAsia="sv-SE"/>
              </w:rPr>
              <w:tab/>
            </w:r>
            <w:r w:rsidR="00416F32" w:rsidRPr="00EC76D5">
              <w:rPr>
                <w:rStyle w:val="Hyperlnk"/>
                <w:noProof/>
              </w:rPr>
              <w:t>Expressions and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_Toc481936488 \h </w:instrText>
            </w:r>
            <w:r w:rsidR="00416F32" w:rsidRPr="00EC76D5">
              <w:rPr>
                <w:noProof/>
                <w:webHidden/>
              </w:rPr>
            </w:r>
            <w:r w:rsidR="00416F32" w:rsidRPr="00EC76D5">
              <w:rPr>
                <w:noProof/>
                <w:webHidden/>
              </w:rPr>
              <w:fldChar w:fldCharType="separate"/>
            </w:r>
            <w:r w:rsidR="00545E00" w:rsidRPr="00EC76D5">
              <w:rPr>
                <w:noProof/>
                <w:webHidden/>
              </w:rPr>
              <w:t>424</w:t>
            </w:r>
            <w:r w:rsidR="00416F32" w:rsidRPr="00EC76D5">
              <w:rPr>
                <w:noProof/>
                <w:webHidden/>
              </w:rPr>
              <w:fldChar w:fldCharType="end"/>
            </w:r>
          </w:hyperlink>
        </w:p>
        <w:p w14:paraId="47363232" w14:textId="57BA58C0" w:rsidR="00416F32" w:rsidRPr="00EC76D5" w:rsidRDefault="00DF55CE">
          <w:pPr>
            <w:pStyle w:val="Innehll3"/>
            <w:tabs>
              <w:tab w:val="left" w:pos="1320"/>
              <w:tab w:val="right" w:leader="dot" w:pos="9350"/>
            </w:tabs>
            <w:rPr>
              <w:rFonts w:asciiTheme="minorHAnsi" w:eastAsiaTheme="minorEastAsia" w:hAnsiTheme="minorHAnsi"/>
              <w:noProof/>
              <w:lang w:eastAsia="sv-SE"/>
            </w:rPr>
          </w:pPr>
          <w:hyperlink w:anchor="_Toc481936489" w:history="1">
            <w:r w:rsidR="00416F32" w:rsidRPr="00EC76D5">
              <w:rPr>
                <w:rStyle w:val="Hyperlnk"/>
                <w:noProof/>
              </w:rPr>
              <w:t>15.1.1</w:t>
            </w:r>
            <w:r w:rsidR="00416F32" w:rsidRPr="00EC76D5">
              <w:rPr>
                <w:rFonts w:asciiTheme="minorHAnsi" w:eastAsiaTheme="minorEastAsia" w:hAnsiTheme="minorHAnsi"/>
                <w:noProof/>
                <w:lang w:eastAsia="sv-SE"/>
              </w:rPr>
              <w:tab/>
            </w:r>
            <w:r w:rsidR="00416F32" w:rsidRPr="00EC76D5">
              <w:rPr>
                <w:rStyle w:val="Hyperlnk"/>
                <w:noProof/>
              </w:rPr>
              <w:t>Arithmetic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_Toc481936489 \h </w:instrText>
            </w:r>
            <w:r w:rsidR="00416F32" w:rsidRPr="00EC76D5">
              <w:rPr>
                <w:noProof/>
                <w:webHidden/>
              </w:rPr>
            </w:r>
            <w:r w:rsidR="00416F32" w:rsidRPr="00EC76D5">
              <w:rPr>
                <w:noProof/>
                <w:webHidden/>
              </w:rPr>
              <w:fldChar w:fldCharType="separate"/>
            </w:r>
            <w:r w:rsidR="00545E00" w:rsidRPr="00EC76D5">
              <w:rPr>
                <w:noProof/>
                <w:webHidden/>
              </w:rPr>
              <w:t>424</w:t>
            </w:r>
            <w:r w:rsidR="00416F32" w:rsidRPr="00EC76D5">
              <w:rPr>
                <w:noProof/>
                <w:webHidden/>
              </w:rPr>
              <w:fldChar w:fldCharType="end"/>
            </w:r>
          </w:hyperlink>
        </w:p>
        <w:p w14:paraId="05309171" w14:textId="42A4D338" w:rsidR="00416F32" w:rsidRPr="00EC76D5" w:rsidRDefault="00DF55CE">
          <w:pPr>
            <w:pStyle w:val="Innehll3"/>
            <w:tabs>
              <w:tab w:val="left" w:pos="1320"/>
              <w:tab w:val="right" w:leader="dot" w:pos="9350"/>
            </w:tabs>
            <w:rPr>
              <w:rFonts w:asciiTheme="minorHAnsi" w:eastAsiaTheme="minorEastAsia" w:hAnsiTheme="minorHAnsi"/>
              <w:noProof/>
              <w:lang w:eastAsia="sv-SE"/>
            </w:rPr>
          </w:pPr>
          <w:hyperlink w:anchor="_Toc481936490" w:history="1">
            <w:r w:rsidR="00416F32" w:rsidRPr="00EC76D5">
              <w:rPr>
                <w:rStyle w:val="Hyperlnk"/>
                <w:noProof/>
              </w:rPr>
              <w:t>16.1.1</w:t>
            </w:r>
            <w:r w:rsidR="00416F32" w:rsidRPr="00EC76D5">
              <w:rPr>
                <w:rFonts w:asciiTheme="minorHAnsi" w:eastAsiaTheme="minorEastAsia" w:hAnsiTheme="minorHAnsi"/>
                <w:noProof/>
                <w:lang w:eastAsia="sv-SE"/>
              </w:rPr>
              <w:tab/>
            </w:r>
            <w:r w:rsidR="00416F32" w:rsidRPr="00EC76D5">
              <w:rPr>
                <w:rStyle w:val="Hyperlnk"/>
                <w:noProof/>
              </w:rPr>
              <w:t>Pointer Arithmetic</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_Toc481936490 \h </w:instrText>
            </w:r>
            <w:r w:rsidR="00416F32" w:rsidRPr="00EC76D5">
              <w:rPr>
                <w:noProof/>
                <w:webHidden/>
              </w:rPr>
            </w:r>
            <w:r w:rsidR="00416F32" w:rsidRPr="00EC76D5">
              <w:rPr>
                <w:noProof/>
                <w:webHidden/>
              </w:rPr>
              <w:fldChar w:fldCharType="separate"/>
            </w:r>
            <w:r w:rsidR="00545E00" w:rsidRPr="00EC76D5">
              <w:rPr>
                <w:noProof/>
                <w:webHidden/>
              </w:rPr>
              <w:t>425</w:t>
            </w:r>
            <w:r w:rsidR="00416F32" w:rsidRPr="00EC76D5">
              <w:rPr>
                <w:noProof/>
                <w:webHidden/>
              </w:rPr>
              <w:fldChar w:fldCharType="end"/>
            </w:r>
          </w:hyperlink>
        </w:p>
        <w:p w14:paraId="33485765" w14:textId="078C60A2" w:rsidR="00416F32" w:rsidRPr="00EC76D5" w:rsidRDefault="00DF55CE">
          <w:pPr>
            <w:pStyle w:val="Innehll3"/>
            <w:tabs>
              <w:tab w:val="left" w:pos="1320"/>
              <w:tab w:val="right" w:leader="dot" w:pos="9350"/>
            </w:tabs>
            <w:rPr>
              <w:rFonts w:asciiTheme="minorHAnsi" w:eastAsiaTheme="minorEastAsia" w:hAnsiTheme="minorHAnsi"/>
              <w:noProof/>
              <w:lang w:eastAsia="sv-SE"/>
            </w:rPr>
          </w:pPr>
          <w:hyperlink w:anchor="_Toc481936491" w:history="1">
            <w:r w:rsidR="00416F32" w:rsidRPr="00EC76D5">
              <w:rPr>
                <w:rStyle w:val="Hyperlnk"/>
                <w:noProof/>
              </w:rPr>
              <w:t>17.1.1</w:t>
            </w:r>
            <w:r w:rsidR="00416F32" w:rsidRPr="00EC76D5">
              <w:rPr>
                <w:rFonts w:asciiTheme="minorHAnsi" w:eastAsiaTheme="minorEastAsia" w:hAnsiTheme="minorHAnsi"/>
                <w:noProof/>
                <w:lang w:eastAsia="sv-SE"/>
              </w:rPr>
              <w:tab/>
            </w:r>
            <w:r w:rsidR="00416F32" w:rsidRPr="00EC76D5">
              <w:rPr>
                <w:rStyle w:val="Hyperlnk"/>
                <w:noProof/>
              </w:rPr>
              <w:t>Increment and decrement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_Toc481936491 \h </w:instrText>
            </w:r>
            <w:r w:rsidR="00416F32" w:rsidRPr="00EC76D5">
              <w:rPr>
                <w:noProof/>
                <w:webHidden/>
              </w:rPr>
            </w:r>
            <w:r w:rsidR="00416F32" w:rsidRPr="00EC76D5">
              <w:rPr>
                <w:noProof/>
                <w:webHidden/>
              </w:rPr>
              <w:fldChar w:fldCharType="separate"/>
            </w:r>
            <w:r w:rsidR="00545E00" w:rsidRPr="00EC76D5">
              <w:rPr>
                <w:noProof/>
                <w:webHidden/>
              </w:rPr>
              <w:t>426</w:t>
            </w:r>
            <w:r w:rsidR="00416F32" w:rsidRPr="00EC76D5">
              <w:rPr>
                <w:noProof/>
                <w:webHidden/>
              </w:rPr>
              <w:fldChar w:fldCharType="end"/>
            </w:r>
          </w:hyperlink>
        </w:p>
        <w:p w14:paraId="794D9222" w14:textId="22D8AFEB" w:rsidR="00416F32" w:rsidRPr="00EC76D5" w:rsidRDefault="00DF55CE">
          <w:pPr>
            <w:pStyle w:val="Innehll3"/>
            <w:tabs>
              <w:tab w:val="left" w:pos="1320"/>
              <w:tab w:val="right" w:leader="dot" w:pos="9350"/>
            </w:tabs>
            <w:rPr>
              <w:rFonts w:asciiTheme="minorHAnsi" w:eastAsiaTheme="minorEastAsia" w:hAnsiTheme="minorHAnsi"/>
              <w:noProof/>
              <w:lang w:eastAsia="sv-SE"/>
            </w:rPr>
          </w:pPr>
          <w:hyperlink w:anchor="_Toc481936492" w:history="1">
            <w:r w:rsidR="00416F32" w:rsidRPr="00EC76D5">
              <w:rPr>
                <w:rStyle w:val="Hyperlnk"/>
                <w:noProof/>
              </w:rPr>
              <w:t>18.1.1</w:t>
            </w:r>
            <w:r w:rsidR="00416F32" w:rsidRPr="00EC76D5">
              <w:rPr>
                <w:rFonts w:asciiTheme="minorHAnsi" w:eastAsiaTheme="minorEastAsia" w:hAnsiTheme="minorHAnsi"/>
                <w:noProof/>
                <w:lang w:eastAsia="sv-SE"/>
              </w:rPr>
              <w:tab/>
            </w:r>
            <w:r w:rsidR="00416F32" w:rsidRPr="00EC76D5">
              <w:rPr>
                <w:rStyle w:val="Hyperlnk"/>
                <w:noProof/>
              </w:rPr>
              <w:t>Relational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_Toc481936492 \h </w:instrText>
            </w:r>
            <w:r w:rsidR="00416F32" w:rsidRPr="00EC76D5">
              <w:rPr>
                <w:noProof/>
                <w:webHidden/>
              </w:rPr>
            </w:r>
            <w:r w:rsidR="00416F32" w:rsidRPr="00EC76D5">
              <w:rPr>
                <w:noProof/>
                <w:webHidden/>
              </w:rPr>
              <w:fldChar w:fldCharType="separate"/>
            </w:r>
            <w:r w:rsidR="00545E00" w:rsidRPr="00EC76D5">
              <w:rPr>
                <w:noProof/>
                <w:webHidden/>
              </w:rPr>
              <w:t>426</w:t>
            </w:r>
            <w:r w:rsidR="00416F32" w:rsidRPr="00EC76D5">
              <w:rPr>
                <w:noProof/>
                <w:webHidden/>
              </w:rPr>
              <w:fldChar w:fldCharType="end"/>
            </w:r>
          </w:hyperlink>
        </w:p>
        <w:p w14:paraId="2FEC1764" w14:textId="7ED97D2C" w:rsidR="00416F32" w:rsidRPr="00EC76D5" w:rsidRDefault="00DF55CE">
          <w:pPr>
            <w:pStyle w:val="Innehll3"/>
            <w:tabs>
              <w:tab w:val="left" w:pos="1320"/>
              <w:tab w:val="right" w:leader="dot" w:pos="9350"/>
            </w:tabs>
            <w:rPr>
              <w:rFonts w:asciiTheme="minorHAnsi" w:eastAsiaTheme="minorEastAsia" w:hAnsiTheme="minorHAnsi"/>
              <w:noProof/>
              <w:lang w:eastAsia="sv-SE"/>
            </w:rPr>
          </w:pPr>
          <w:hyperlink w:anchor="_Toc481936493" w:history="1">
            <w:r w:rsidR="00416F32" w:rsidRPr="00EC76D5">
              <w:rPr>
                <w:rStyle w:val="Hyperlnk"/>
                <w:noProof/>
              </w:rPr>
              <w:t>19.1.1</w:t>
            </w:r>
            <w:r w:rsidR="00416F32" w:rsidRPr="00EC76D5">
              <w:rPr>
                <w:rFonts w:asciiTheme="minorHAnsi" w:eastAsiaTheme="minorEastAsia" w:hAnsiTheme="minorHAnsi"/>
                <w:noProof/>
                <w:lang w:eastAsia="sv-SE"/>
              </w:rPr>
              <w:tab/>
            </w:r>
            <w:r w:rsidR="00416F32" w:rsidRPr="00EC76D5">
              <w:rPr>
                <w:rStyle w:val="Hyperlnk"/>
                <w:noProof/>
              </w:rPr>
              <w:t>Logical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_Toc481936493 \h </w:instrText>
            </w:r>
            <w:r w:rsidR="00416F32" w:rsidRPr="00EC76D5">
              <w:rPr>
                <w:noProof/>
                <w:webHidden/>
              </w:rPr>
            </w:r>
            <w:r w:rsidR="00416F32" w:rsidRPr="00EC76D5">
              <w:rPr>
                <w:noProof/>
                <w:webHidden/>
              </w:rPr>
              <w:fldChar w:fldCharType="separate"/>
            </w:r>
            <w:r w:rsidR="00545E00" w:rsidRPr="00EC76D5">
              <w:rPr>
                <w:noProof/>
                <w:webHidden/>
              </w:rPr>
              <w:t>426</w:t>
            </w:r>
            <w:r w:rsidR="00416F32" w:rsidRPr="00EC76D5">
              <w:rPr>
                <w:noProof/>
                <w:webHidden/>
              </w:rPr>
              <w:fldChar w:fldCharType="end"/>
            </w:r>
          </w:hyperlink>
        </w:p>
        <w:p w14:paraId="0F4A26AE" w14:textId="471EDC90" w:rsidR="00416F32" w:rsidRPr="00EC76D5" w:rsidRDefault="00DF55CE">
          <w:pPr>
            <w:pStyle w:val="Innehll3"/>
            <w:tabs>
              <w:tab w:val="left" w:pos="1320"/>
              <w:tab w:val="right" w:leader="dot" w:pos="9350"/>
            </w:tabs>
            <w:rPr>
              <w:rFonts w:asciiTheme="minorHAnsi" w:eastAsiaTheme="minorEastAsia" w:hAnsiTheme="minorHAnsi"/>
              <w:noProof/>
              <w:lang w:eastAsia="sv-SE"/>
            </w:rPr>
          </w:pPr>
          <w:hyperlink w:anchor="_Toc481936494" w:history="1">
            <w:r w:rsidR="00416F32" w:rsidRPr="00EC76D5">
              <w:rPr>
                <w:rStyle w:val="Hyperlnk"/>
                <w:noProof/>
              </w:rPr>
              <w:t>20.1.1</w:t>
            </w:r>
            <w:r w:rsidR="00416F32" w:rsidRPr="00EC76D5">
              <w:rPr>
                <w:rFonts w:asciiTheme="minorHAnsi" w:eastAsiaTheme="minorEastAsia" w:hAnsiTheme="minorHAnsi"/>
                <w:noProof/>
                <w:lang w:eastAsia="sv-SE"/>
              </w:rPr>
              <w:tab/>
            </w:r>
            <w:r w:rsidR="00416F32" w:rsidRPr="00EC76D5">
              <w:rPr>
                <w:rStyle w:val="Hyperlnk"/>
                <w:noProof/>
              </w:rPr>
              <w:t>Bitwise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_Toc481936494 \h </w:instrText>
            </w:r>
            <w:r w:rsidR="00416F32" w:rsidRPr="00EC76D5">
              <w:rPr>
                <w:noProof/>
                <w:webHidden/>
              </w:rPr>
            </w:r>
            <w:r w:rsidR="00416F32" w:rsidRPr="00EC76D5">
              <w:rPr>
                <w:noProof/>
                <w:webHidden/>
              </w:rPr>
              <w:fldChar w:fldCharType="separate"/>
            </w:r>
            <w:r w:rsidR="00545E00" w:rsidRPr="00EC76D5">
              <w:rPr>
                <w:noProof/>
                <w:webHidden/>
              </w:rPr>
              <w:t>427</w:t>
            </w:r>
            <w:r w:rsidR="00416F32" w:rsidRPr="00EC76D5">
              <w:rPr>
                <w:noProof/>
                <w:webHidden/>
              </w:rPr>
              <w:fldChar w:fldCharType="end"/>
            </w:r>
          </w:hyperlink>
        </w:p>
        <w:p w14:paraId="2ABAA266" w14:textId="5780D0FA" w:rsidR="00416F32" w:rsidRPr="00EC76D5" w:rsidRDefault="00DF55CE">
          <w:pPr>
            <w:pStyle w:val="Innehll3"/>
            <w:tabs>
              <w:tab w:val="left" w:pos="1320"/>
              <w:tab w:val="right" w:leader="dot" w:pos="9350"/>
            </w:tabs>
            <w:rPr>
              <w:rFonts w:asciiTheme="minorHAnsi" w:eastAsiaTheme="minorEastAsia" w:hAnsiTheme="minorHAnsi"/>
              <w:noProof/>
              <w:lang w:eastAsia="sv-SE"/>
            </w:rPr>
          </w:pPr>
          <w:hyperlink w:anchor="_Toc481936495" w:history="1">
            <w:r w:rsidR="00416F32" w:rsidRPr="00EC76D5">
              <w:rPr>
                <w:rStyle w:val="Hyperlnk"/>
                <w:noProof/>
              </w:rPr>
              <w:t>21.1.1</w:t>
            </w:r>
            <w:r w:rsidR="00416F32" w:rsidRPr="00EC76D5">
              <w:rPr>
                <w:rFonts w:asciiTheme="minorHAnsi" w:eastAsiaTheme="minorEastAsia" w:hAnsiTheme="minorHAnsi"/>
                <w:noProof/>
                <w:lang w:eastAsia="sv-SE"/>
              </w:rPr>
              <w:tab/>
            </w:r>
            <w:r w:rsidR="00416F32" w:rsidRPr="00EC76D5">
              <w:rPr>
                <w:rStyle w:val="Hyperlnk"/>
                <w:noProof/>
              </w:rPr>
              <w:t>Assignment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_Toc481936495 \h </w:instrText>
            </w:r>
            <w:r w:rsidR="00416F32" w:rsidRPr="00EC76D5">
              <w:rPr>
                <w:noProof/>
                <w:webHidden/>
              </w:rPr>
            </w:r>
            <w:r w:rsidR="00416F32" w:rsidRPr="00EC76D5">
              <w:rPr>
                <w:noProof/>
                <w:webHidden/>
              </w:rPr>
              <w:fldChar w:fldCharType="separate"/>
            </w:r>
            <w:r w:rsidR="00545E00" w:rsidRPr="00EC76D5">
              <w:rPr>
                <w:noProof/>
                <w:webHidden/>
              </w:rPr>
              <w:t>428</w:t>
            </w:r>
            <w:r w:rsidR="00416F32" w:rsidRPr="00EC76D5">
              <w:rPr>
                <w:noProof/>
                <w:webHidden/>
              </w:rPr>
              <w:fldChar w:fldCharType="end"/>
            </w:r>
          </w:hyperlink>
        </w:p>
        <w:p w14:paraId="54F4FDF1" w14:textId="71CCC764" w:rsidR="00416F32" w:rsidRPr="00EC76D5" w:rsidRDefault="00DF55CE">
          <w:pPr>
            <w:pStyle w:val="Innehll3"/>
            <w:tabs>
              <w:tab w:val="left" w:pos="1320"/>
              <w:tab w:val="right" w:leader="dot" w:pos="9350"/>
            </w:tabs>
            <w:rPr>
              <w:rFonts w:asciiTheme="minorHAnsi" w:eastAsiaTheme="minorEastAsia" w:hAnsiTheme="minorHAnsi"/>
              <w:noProof/>
              <w:lang w:eastAsia="sv-SE"/>
            </w:rPr>
          </w:pPr>
          <w:hyperlink w:anchor="_Toc481936496" w:history="1">
            <w:r w:rsidR="00416F32" w:rsidRPr="00EC76D5">
              <w:rPr>
                <w:rStyle w:val="Hyperlnk"/>
                <w:noProof/>
              </w:rPr>
              <w:t>22.1.1</w:t>
            </w:r>
            <w:r w:rsidR="00416F32" w:rsidRPr="00EC76D5">
              <w:rPr>
                <w:rFonts w:asciiTheme="minorHAnsi" w:eastAsiaTheme="minorEastAsia" w:hAnsiTheme="minorHAnsi"/>
                <w:noProof/>
                <w:lang w:eastAsia="sv-SE"/>
              </w:rPr>
              <w:tab/>
            </w:r>
            <w:r w:rsidR="00416F32" w:rsidRPr="00EC76D5">
              <w:rPr>
                <w:rStyle w:val="Hyperlnk"/>
                <w:noProof/>
              </w:rPr>
              <w:t>The Condition Operator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_Toc481936496 \h </w:instrText>
            </w:r>
            <w:r w:rsidR="00416F32" w:rsidRPr="00EC76D5">
              <w:rPr>
                <w:noProof/>
                <w:webHidden/>
              </w:rPr>
            </w:r>
            <w:r w:rsidR="00416F32" w:rsidRPr="00EC76D5">
              <w:rPr>
                <w:noProof/>
                <w:webHidden/>
              </w:rPr>
              <w:fldChar w:fldCharType="separate"/>
            </w:r>
            <w:r w:rsidR="00545E00" w:rsidRPr="00EC76D5">
              <w:rPr>
                <w:noProof/>
                <w:webHidden/>
              </w:rPr>
              <w:t>428</w:t>
            </w:r>
            <w:r w:rsidR="00416F32" w:rsidRPr="00EC76D5">
              <w:rPr>
                <w:noProof/>
                <w:webHidden/>
              </w:rPr>
              <w:fldChar w:fldCharType="end"/>
            </w:r>
          </w:hyperlink>
        </w:p>
        <w:p w14:paraId="55BEED0D" w14:textId="1CF40354" w:rsidR="00416F32" w:rsidRPr="00EC76D5" w:rsidRDefault="00DF55CE">
          <w:pPr>
            <w:pStyle w:val="Innehll3"/>
            <w:tabs>
              <w:tab w:val="left" w:pos="1320"/>
              <w:tab w:val="right" w:leader="dot" w:pos="9350"/>
            </w:tabs>
            <w:rPr>
              <w:rFonts w:asciiTheme="minorHAnsi" w:eastAsiaTheme="minorEastAsia" w:hAnsiTheme="minorHAnsi"/>
              <w:noProof/>
              <w:lang w:eastAsia="sv-SE"/>
            </w:rPr>
          </w:pPr>
          <w:hyperlink w:anchor="_Toc481936497" w:history="1">
            <w:r w:rsidR="00416F32" w:rsidRPr="00EC76D5">
              <w:rPr>
                <w:rStyle w:val="Hyperlnk"/>
                <w:noProof/>
              </w:rPr>
              <w:t>23.1.1</w:t>
            </w:r>
            <w:r w:rsidR="00416F32" w:rsidRPr="00EC76D5">
              <w:rPr>
                <w:rFonts w:asciiTheme="minorHAnsi" w:eastAsiaTheme="minorEastAsia" w:hAnsiTheme="minorHAnsi"/>
                <w:noProof/>
                <w:lang w:eastAsia="sv-SE"/>
              </w:rPr>
              <w:tab/>
            </w:r>
            <w:r w:rsidR="00416F32" w:rsidRPr="00EC76D5">
              <w:rPr>
                <w:rStyle w:val="Hyperlnk"/>
                <w:noProof/>
              </w:rPr>
              <w:t>Precedence and Associatively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_Toc481936497 \h </w:instrText>
            </w:r>
            <w:r w:rsidR="00416F32" w:rsidRPr="00EC76D5">
              <w:rPr>
                <w:noProof/>
                <w:webHidden/>
              </w:rPr>
            </w:r>
            <w:r w:rsidR="00416F32" w:rsidRPr="00EC76D5">
              <w:rPr>
                <w:noProof/>
                <w:webHidden/>
              </w:rPr>
              <w:fldChar w:fldCharType="separate"/>
            </w:r>
            <w:r w:rsidR="00545E00" w:rsidRPr="00EC76D5">
              <w:rPr>
                <w:noProof/>
                <w:webHidden/>
              </w:rPr>
              <w:t>428</w:t>
            </w:r>
            <w:r w:rsidR="00416F32" w:rsidRPr="00EC76D5">
              <w:rPr>
                <w:noProof/>
                <w:webHidden/>
              </w:rPr>
              <w:fldChar w:fldCharType="end"/>
            </w:r>
          </w:hyperlink>
        </w:p>
        <w:p w14:paraId="1898F826" w14:textId="55B4C309" w:rsidR="00416F32" w:rsidRPr="00EC76D5" w:rsidRDefault="00DF55CE">
          <w:pPr>
            <w:pStyle w:val="Innehll2"/>
            <w:tabs>
              <w:tab w:val="left" w:pos="1100"/>
              <w:tab w:val="right" w:leader="dot" w:pos="9350"/>
            </w:tabs>
            <w:rPr>
              <w:rFonts w:asciiTheme="minorHAnsi" w:eastAsiaTheme="minorEastAsia" w:hAnsiTheme="minorHAnsi"/>
              <w:noProof/>
              <w:lang w:eastAsia="sv-SE"/>
            </w:rPr>
          </w:pPr>
          <w:hyperlink w:anchor="_Toc481936498" w:history="1">
            <w:r w:rsidR="00416F32" w:rsidRPr="00EC76D5">
              <w:rPr>
                <w:rStyle w:val="Hyperlnk"/>
                <w:noProof/>
              </w:rPr>
              <w:t>22.5.</w:t>
            </w:r>
            <w:r w:rsidR="00416F32" w:rsidRPr="00EC76D5">
              <w:rPr>
                <w:rFonts w:asciiTheme="minorHAnsi" w:eastAsiaTheme="minorEastAsia" w:hAnsiTheme="minorHAnsi"/>
                <w:noProof/>
                <w:lang w:eastAsia="sv-SE"/>
              </w:rPr>
              <w:tab/>
            </w:r>
            <w:r w:rsidR="00416F32" w:rsidRPr="00EC76D5">
              <w:rPr>
                <w:rStyle w:val="Hyperlnk"/>
                <w:noProof/>
              </w:rPr>
              <w:t>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_Toc481936498 \h </w:instrText>
            </w:r>
            <w:r w:rsidR="00416F32" w:rsidRPr="00EC76D5">
              <w:rPr>
                <w:noProof/>
                <w:webHidden/>
              </w:rPr>
            </w:r>
            <w:r w:rsidR="00416F32" w:rsidRPr="00EC76D5">
              <w:rPr>
                <w:noProof/>
                <w:webHidden/>
              </w:rPr>
              <w:fldChar w:fldCharType="separate"/>
            </w:r>
            <w:r w:rsidR="00545E00" w:rsidRPr="00EC76D5">
              <w:rPr>
                <w:noProof/>
                <w:webHidden/>
              </w:rPr>
              <w:t>429</w:t>
            </w:r>
            <w:r w:rsidR="00416F32" w:rsidRPr="00EC76D5">
              <w:rPr>
                <w:noProof/>
                <w:webHidden/>
              </w:rPr>
              <w:fldChar w:fldCharType="end"/>
            </w:r>
          </w:hyperlink>
        </w:p>
        <w:p w14:paraId="3F7476E9" w14:textId="487E7106" w:rsidR="00416F32" w:rsidRPr="00EC76D5" w:rsidRDefault="00DF55CE">
          <w:pPr>
            <w:pStyle w:val="Innehll3"/>
            <w:tabs>
              <w:tab w:val="left" w:pos="1320"/>
              <w:tab w:val="right" w:leader="dot" w:pos="9350"/>
            </w:tabs>
            <w:rPr>
              <w:rFonts w:asciiTheme="minorHAnsi" w:eastAsiaTheme="minorEastAsia" w:hAnsiTheme="minorHAnsi"/>
              <w:noProof/>
              <w:lang w:eastAsia="sv-SE"/>
            </w:rPr>
          </w:pPr>
          <w:hyperlink w:anchor="_Toc481936499" w:history="1">
            <w:r w:rsidR="00416F32" w:rsidRPr="00EC76D5">
              <w:rPr>
                <w:rStyle w:val="Hyperlnk"/>
                <w:noProof/>
              </w:rPr>
              <w:t>24.1.1</w:t>
            </w:r>
            <w:r w:rsidR="00416F32" w:rsidRPr="00EC76D5">
              <w:rPr>
                <w:rFonts w:asciiTheme="minorHAnsi" w:eastAsiaTheme="minorEastAsia" w:hAnsiTheme="minorHAnsi"/>
                <w:noProof/>
                <w:lang w:eastAsia="sv-SE"/>
              </w:rPr>
              <w:tab/>
            </w:r>
            <w:r w:rsidR="00416F32" w:rsidRPr="00EC76D5">
              <w:rPr>
                <w:rStyle w:val="Hyperlnk"/>
                <w:noProof/>
              </w:rPr>
              <w:t>Selection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_Toc481936499 \h </w:instrText>
            </w:r>
            <w:r w:rsidR="00416F32" w:rsidRPr="00EC76D5">
              <w:rPr>
                <w:noProof/>
                <w:webHidden/>
              </w:rPr>
            </w:r>
            <w:r w:rsidR="00416F32" w:rsidRPr="00EC76D5">
              <w:rPr>
                <w:noProof/>
                <w:webHidden/>
              </w:rPr>
              <w:fldChar w:fldCharType="separate"/>
            </w:r>
            <w:r w:rsidR="00545E00" w:rsidRPr="00EC76D5">
              <w:rPr>
                <w:noProof/>
                <w:webHidden/>
              </w:rPr>
              <w:t>429</w:t>
            </w:r>
            <w:r w:rsidR="00416F32" w:rsidRPr="00EC76D5">
              <w:rPr>
                <w:noProof/>
                <w:webHidden/>
              </w:rPr>
              <w:fldChar w:fldCharType="end"/>
            </w:r>
          </w:hyperlink>
        </w:p>
        <w:p w14:paraId="7202AFD1" w14:textId="0B7CBECC" w:rsidR="00416F32" w:rsidRPr="00EC76D5" w:rsidRDefault="00DF55CE">
          <w:pPr>
            <w:pStyle w:val="Innehll3"/>
            <w:tabs>
              <w:tab w:val="left" w:pos="1320"/>
              <w:tab w:val="right" w:leader="dot" w:pos="9350"/>
            </w:tabs>
            <w:rPr>
              <w:rFonts w:asciiTheme="minorHAnsi" w:eastAsiaTheme="minorEastAsia" w:hAnsiTheme="minorHAnsi"/>
              <w:noProof/>
              <w:lang w:eastAsia="sv-SE"/>
            </w:rPr>
          </w:pPr>
          <w:hyperlink w:anchor="_Toc481936500" w:history="1">
            <w:r w:rsidR="00416F32" w:rsidRPr="00EC76D5">
              <w:rPr>
                <w:rStyle w:val="Hyperlnk"/>
                <w:noProof/>
              </w:rPr>
              <w:t>25.1.1</w:t>
            </w:r>
            <w:r w:rsidR="00416F32" w:rsidRPr="00EC76D5">
              <w:rPr>
                <w:rFonts w:asciiTheme="minorHAnsi" w:eastAsiaTheme="minorEastAsia" w:hAnsiTheme="minorHAnsi"/>
                <w:noProof/>
                <w:lang w:eastAsia="sv-SE"/>
              </w:rPr>
              <w:tab/>
            </w:r>
            <w:r w:rsidR="00416F32" w:rsidRPr="00EC76D5">
              <w:rPr>
                <w:rStyle w:val="Hyperlnk"/>
                <w:noProof/>
              </w:rPr>
              <w:t>Iteration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_Toc481936500 \h </w:instrText>
            </w:r>
            <w:r w:rsidR="00416F32" w:rsidRPr="00EC76D5">
              <w:rPr>
                <w:noProof/>
                <w:webHidden/>
              </w:rPr>
            </w:r>
            <w:r w:rsidR="00416F32" w:rsidRPr="00EC76D5">
              <w:rPr>
                <w:noProof/>
                <w:webHidden/>
              </w:rPr>
              <w:fldChar w:fldCharType="separate"/>
            </w:r>
            <w:r w:rsidR="00545E00" w:rsidRPr="00EC76D5">
              <w:rPr>
                <w:noProof/>
                <w:webHidden/>
              </w:rPr>
              <w:t>431</w:t>
            </w:r>
            <w:r w:rsidR="00416F32" w:rsidRPr="00EC76D5">
              <w:rPr>
                <w:noProof/>
                <w:webHidden/>
              </w:rPr>
              <w:fldChar w:fldCharType="end"/>
            </w:r>
          </w:hyperlink>
        </w:p>
        <w:p w14:paraId="6C1FE9B2" w14:textId="4478F4DD" w:rsidR="00416F32" w:rsidRPr="00EC76D5" w:rsidRDefault="00DF55CE">
          <w:pPr>
            <w:pStyle w:val="Innehll3"/>
            <w:tabs>
              <w:tab w:val="left" w:pos="1320"/>
              <w:tab w:val="right" w:leader="dot" w:pos="9350"/>
            </w:tabs>
            <w:rPr>
              <w:rFonts w:asciiTheme="minorHAnsi" w:eastAsiaTheme="minorEastAsia" w:hAnsiTheme="minorHAnsi"/>
              <w:noProof/>
              <w:lang w:eastAsia="sv-SE"/>
            </w:rPr>
          </w:pPr>
          <w:hyperlink w:anchor="_Toc481936501" w:history="1">
            <w:r w:rsidR="00416F32" w:rsidRPr="00EC76D5">
              <w:rPr>
                <w:rStyle w:val="Hyperlnk"/>
                <w:noProof/>
              </w:rPr>
              <w:t>26.1.1</w:t>
            </w:r>
            <w:r w:rsidR="00416F32" w:rsidRPr="00EC76D5">
              <w:rPr>
                <w:rFonts w:asciiTheme="minorHAnsi" w:eastAsiaTheme="minorEastAsia" w:hAnsiTheme="minorHAnsi"/>
                <w:noProof/>
                <w:lang w:eastAsia="sv-SE"/>
              </w:rPr>
              <w:tab/>
            </w:r>
            <w:r w:rsidR="00416F32" w:rsidRPr="00EC76D5">
              <w:rPr>
                <w:rStyle w:val="Hyperlnk"/>
                <w:noProof/>
              </w:rPr>
              <w:t>Jump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_Toc481936501 \h </w:instrText>
            </w:r>
            <w:r w:rsidR="00416F32" w:rsidRPr="00EC76D5">
              <w:rPr>
                <w:noProof/>
                <w:webHidden/>
              </w:rPr>
            </w:r>
            <w:r w:rsidR="00416F32" w:rsidRPr="00EC76D5">
              <w:rPr>
                <w:noProof/>
                <w:webHidden/>
              </w:rPr>
              <w:fldChar w:fldCharType="separate"/>
            </w:r>
            <w:r w:rsidR="00545E00" w:rsidRPr="00EC76D5">
              <w:rPr>
                <w:noProof/>
                <w:webHidden/>
              </w:rPr>
              <w:t>433</w:t>
            </w:r>
            <w:r w:rsidR="00416F32" w:rsidRPr="00EC76D5">
              <w:rPr>
                <w:noProof/>
                <w:webHidden/>
              </w:rPr>
              <w:fldChar w:fldCharType="end"/>
            </w:r>
          </w:hyperlink>
        </w:p>
        <w:p w14:paraId="1F554CC6" w14:textId="68F26652" w:rsidR="00416F32" w:rsidRPr="00EC76D5" w:rsidRDefault="00DF55CE">
          <w:pPr>
            <w:pStyle w:val="Innehll3"/>
            <w:tabs>
              <w:tab w:val="left" w:pos="1320"/>
              <w:tab w:val="right" w:leader="dot" w:pos="9350"/>
            </w:tabs>
            <w:rPr>
              <w:rFonts w:asciiTheme="minorHAnsi" w:eastAsiaTheme="minorEastAsia" w:hAnsiTheme="minorHAnsi"/>
              <w:noProof/>
              <w:lang w:eastAsia="sv-SE"/>
            </w:rPr>
          </w:pPr>
          <w:hyperlink w:anchor="_Toc481936502" w:history="1">
            <w:r w:rsidR="00416F32" w:rsidRPr="00EC76D5">
              <w:rPr>
                <w:rStyle w:val="Hyperlnk"/>
                <w:noProof/>
              </w:rPr>
              <w:t>27.1.1</w:t>
            </w:r>
            <w:r w:rsidR="00416F32" w:rsidRPr="00EC76D5">
              <w:rPr>
                <w:rFonts w:asciiTheme="minorHAnsi" w:eastAsiaTheme="minorEastAsia" w:hAnsiTheme="minorHAnsi"/>
                <w:noProof/>
                <w:lang w:eastAsia="sv-SE"/>
              </w:rPr>
              <w:tab/>
            </w:r>
            <w:r w:rsidR="00416F32" w:rsidRPr="00EC76D5">
              <w:rPr>
                <w:rStyle w:val="Hyperlnk"/>
                <w:noProof/>
              </w:rPr>
              <w:t>Expression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_Toc481936502 \h </w:instrText>
            </w:r>
            <w:r w:rsidR="00416F32" w:rsidRPr="00EC76D5">
              <w:rPr>
                <w:noProof/>
                <w:webHidden/>
              </w:rPr>
            </w:r>
            <w:r w:rsidR="00416F32" w:rsidRPr="00EC76D5">
              <w:rPr>
                <w:noProof/>
                <w:webHidden/>
              </w:rPr>
              <w:fldChar w:fldCharType="separate"/>
            </w:r>
            <w:r w:rsidR="00545E00" w:rsidRPr="00EC76D5">
              <w:rPr>
                <w:noProof/>
                <w:webHidden/>
              </w:rPr>
              <w:t>433</w:t>
            </w:r>
            <w:r w:rsidR="00416F32" w:rsidRPr="00EC76D5">
              <w:rPr>
                <w:noProof/>
                <w:webHidden/>
              </w:rPr>
              <w:fldChar w:fldCharType="end"/>
            </w:r>
          </w:hyperlink>
        </w:p>
        <w:p w14:paraId="266F0C31" w14:textId="27155CC3" w:rsidR="00416F32" w:rsidRPr="00EC76D5" w:rsidRDefault="00DF55CE">
          <w:pPr>
            <w:pStyle w:val="Innehll3"/>
            <w:tabs>
              <w:tab w:val="left" w:pos="1320"/>
              <w:tab w:val="right" w:leader="dot" w:pos="9350"/>
            </w:tabs>
            <w:rPr>
              <w:rFonts w:asciiTheme="minorHAnsi" w:eastAsiaTheme="minorEastAsia" w:hAnsiTheme="minorHAnsi"/>
              <w:noProof/>
              <w:lang w:eastAsia="sv-SE"/>
            </w:rPr>
          </w:pPr>
          <w:hyperlink w:anchor="_Toc481936503" w:history="1">
            <w:r w:rsidR="00416F32" w:rsidRPr="00EC76D5">
              <w:rPr>
                <w:rStyle w:val="Hyperlnk"/>
                <w:noProof/>
              </w:rPr>
              <w:t>28.1.1</w:t>
            </w:r>
            <w:r w:rsidR="00416F32" w:rsidRPr="00EC76D5">
              <w:rPr>
                <w:rFonts w:asciiTheme="minorHAnsi" w:eastAsiaTheme="minorEastAsia" w:hAnsiTheme="minorHAnsi"/>
                <w:noProof/>
                <w:lang w:eastAsia="sv-SE"/>
              </w:rPr>
              <w:tab/>
            </w:r>
            <w:r w:rsidR="00416F32" w:rsidRPr="00EC76D5">
              <w:rPr>
                <w:rStyle w:val="Hyperlnk"/>
                <w:noProof/>
              </w:rPr>
              <w:t>Volatile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_Toc481936503 \h </w:instrText>
            </w:r>
            <w:r w:rsidR="00416F32" w:rsidRPr="00EC76D5">
              <w:rPr>
                <w:noProof/>
                <w:webHidden/>
              </w:rPr>
            </w:r>
            <w:r w:rsidR="00416F32" w:rsidRPr="00EC76D5">
              <w:rPr>
                <w:noProof/>
                <w:webHidden/>
              </w:rPr>
              <w:fldChar w:fldCharType="separate"/>
            </w:r>
            <w:r w:rsidR="00545E00" w:rsidRPr="00EC76D5">
              <w:rPr>
                <w:noProof/>
                <w:webHidden/>
              </w:rPr>
              <w:t>433</w:t>
            </w:r>
            <w:r w:rsidR="00416F32" w:rsidRPr="00EC76D5">
              <w:rPr>
                <w:noProof/>
                <w:webHidden/>
              </w:rPr>
              <w:fldChar w:fldCharType="end"/>
            </w:r>
          </w:hyperlink>
        </w:p>
        <w:p w14:paraId="0D33797D" w14:textId="4D6E51AE" w:rsidR="00416F32" w:rsidRPr="00EC76D5" w:rsidRDefault="00DF55CE">
          <w:pPr>
            <w:pStyle w:val="Innehll2"/>
            <w:tabs>
              <w:tab w:val="left" w:pos="1100"/>
              <w:tab w:val="right" w:leader="dot" w:pos="9350"/>
            </w:tabs>
            <w:rPr>
              <w:rFonts w:asciiTheme="minorHAnsi" w:eastAsiaTheme="minorEastAsia" w:hAnsiTheme="minorHAnsi"/>
              <w:noProof/>
              <w:lang w:eastAsia="sv-SE"/>
            </w:rPr>
          </w:pPr>
          <w:hyperlink w:anchor="_Toc481936504" w:history="1">
            <w:r w:rsidR="00416F32" w:rsidRPr="00EC76D5">
              <w:rPr>
                <w:rStyle w:val="Hyperlnk"/>
                <w:noProof/>
              </w:rPr>
              <w:t>22.6.</w:t>
            </w:r>
            <w:r w:rsidR="00416F32" w:rsidRPr="00EC76D5">
              <w:rPr>
                <w:rFonts w:asciiTheme="minorHAnsi" w:eastAsiaTheme="minorEastAsia" w:hAnsiTheme="minorHAnsi"/>
                <w:noProof/>
                <w:lang w:eastAsia="sv-SE"/>
              </w:rPr>
              <w:tab/>
            </w:r>
            <w:r w:rsidR="00416F32" w:rsidRPr="00EC76D5">
              <w:rPr>
                <w:rStyle w:val="Hyperlnk"/>
                <w:noProof/>
              </w:rPr>
              <w:t>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_Toc481936504 \h </w:instrText>
            </w:r>
            <w:r w:rsidR="00416F32" w:rsidRPr="00EC76D5">
              <w:rPr>
                <w:noProof/>
                <w:webHidden/>
              </w:rPr>
            </w:r>
            <w:r w:rsidR="00416F32" w:rsidRPr="00EC76D5">
              <w:rPr>
                <w:noProof/>
                <w:webHidden/>
              </w:rPr>
              <w:fldChar w:fldCharType="separate"/>
            </w:r>
            <w:r w:rsidR="00545E00" w:rsidRPr="00EC76D5">
              <w:rPr>
                <w:noProof/>
                <w:webHidden/>
              </w:rPr>
              <w:t>433</w:t>
            </w:r>
            <w:r w:rsidR="00416F32" w:rsidRPr="00EC76D5">
              <w:rPr>
                <w:noProof/>
                <w:webHidden/>
              </w:rPr>
              <w:fldChar w:fldCharType="end"/>
            </w:r>
          </w:hyperlink>
        </w:p>
        <w:p w14:paraId="0AC8610B" w14:textId="6D0D67E8" w:rsidR="00416F32" w:rsidRPr="00EC76D5" w:rsidRDefault="00DF55CE">
          <w:pPr>
            <w:pStyle w:val="Innehll3"/>
            <w:tabs>
              <w:tab w:val="left" w:pos="1320"/>
              <w:tab w:val="right" w:leader="dot" w:pos="9350"/>
            </w:tabs>
            <w:rPr>
              <w:rFonts w:asciiTheme="minorHAnsi" w:eastAsiaTheme="minorEastAsia" w:hAnsiTheme="minorHAnsi"/>
              <w:noProof/>
              <w:lang w:eastAsia="sv-SE"/>
            </w:rPr>
          </w:pPr>
          <w:hyperlink w:anchor="_Toc481936505" w:history="1">
            <w:r w:rsidR="00416F32" w:rsidRPr="00EC76D5">
              <w:rPr>
                <w:rStyle w:val="Hyperlnk"/>
                <w:noProof/>
              </w:rPr>
              <w:t>22.6.1.</w:t>
            </w:r>
            <w:r w:rsidR="00416F32" w:rsidRPr="00EC76D5">
              <w:rPr>
                <w:rFonts w:asciiTheme="minorHAnsi" w:eastAsiaTheme="minorEastAsia" w:hAnsiTheme="minorHAnsi"/>
                <w:noProof/>
                <w:lang w:eastAsia="sv-SE"/>
              </w:rPr>
              <w:tab/>
            </w:r>
            <w:r w:rsidR="00416F32" w:rsidRPr="00EC76D5">
              <w:rPr>
                <w:rStyle w:val="Hyperlnk"/>
                <w:noProof/>
              </w:rPr>
              <w:t>Void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_Toc481936505 \h </w:instrText>
            </w:r>
            <w:r w:rsidR="00416F32" w:rsidRPr="00EC76D5">
              <w:rPr>
                <w:noProof/>
                <w:webHidden/>
              </w:rPr>
            </w:r>
            <w:r w:rsidR="00416F32" w:rsidRPr="00EC76D5">
              <w:rPr>
                <w:noProof/>
                <w:webHidden/>
              </w:rPr>
              <w:fldChar w:fldCharType="separate"/>
            </w:r>
            <w:r w:rsidR="00545E00" w:rsidRPr="00EC76D5">
              <w:rPr>
                <w:noProof/>
                <w:webHidden/>
              </w:rPr>
              <w:t>435</w:t>
            </w:r>
            <w:r w:rsidR="00416F32" w:rsidRPr="00EC76D5">
              <w:rPr>
                <w:noProof/>
                <w:webHidden/>
              </w:rPr>
              <w:fldChar w:fldCharType="end"/>
            </w:r>
          </w:hyperlink>
        </w:p>
        <w:p w14:paraId="443F920D" w14:textId="6FE33CA3" w:rsidR="00416F32" w:rsidRPr="00EC76D5" w:rsidRDefault="00DF55CE">
          <w:pPr>
            <w:pStyle w:val="Innehll3"/>
            <w:tabs>
              <w:tab w:val="left" w:pos="1320"/>
              <w:tab w:val="right" w:leader="dot" w:pos="9350"/>
            </w:tabs>
            <w:rPr>
              <w:rFonts w:asciiTheme="minorHAnsi" w:eastAsiaTheme="minorEastAsia" w:hAnsiTheme="minorHAnsi"/>
              <w:noProof/>
              <w:lang w:eastAsia="sv-SE"/>
            </w:rPr>
          </w:pPr>
          <w:hyperlink w:anchor="_Toc481936506" w:history="1">
            <w:r w:rsidR="00416F32" w:rsidRPr="00EC76D5">
              <w:rPr>
                <w:rStyle w:val="Hyperlnk"/>
                <w:noProof/>
              </w:rPr>
              <w:t>22.6.2.</w:t>
            </w:r>
            <w:r w:rsidR="00416F32" w:rsidRPr="00EC76D5">
              <w:rPr>
                <w:rFonts w:asciiTheme="minorHAnsi" w:eastAsiaTheme="minorEastAsia" w:hAnsiTheme="minorHAnsi"/>
                <w:noProof/>
                <w:lang w:eastAsia="sv-SE"/>
              </w:rPr>
              <w:tab/>
            </w:r>
            <w:r w:rsidR="00416F32" w:rsidRPr="00EC76D5">
              <w:rPr>
                <w:rStyle w:val="Hyperlnk"/>
                <w:noProof/>
              </w:rPr>
              <w:t>Local and global 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_Toc481936506 \h </w:instrText>
            </w:r>
            <w:r w:rsidR="00416F32" w:rsidRPr="00EC76D5">
              <w:rPr>
                <w:noProof/>
                <w:webHidden/>
              </w:rPr>
            </w:r>
            <w:r w:rsidR="00416F32" w:rsidRPr="00EC76D5">
              <w:rPr>
                <w:noProof/>
                <w:webHidden/>
              </w:rPr>
              <w:fldChar w:fldCharType="separate"/>
            </w:r>
            <w:r w:rsidR="00545E00" w:rsidRPr="00EC76D5">
              <w:rPr>
                <w:noProof/>
                <w:webHidden/>
              </w:rPr>
              <w:t>435</w:t>
            </w:r>
            <w:r w:rsidR="00416F32" w:rsidRPr="00EC76D5">
              <w:rPr>
                <w:noProof/>
                <w:webHidden/>
              </w:rPr>
              <w:fldChar w:fldCharType="end"/>
            </w:r>
          </w:hyperlink>
        </w:p>
        <w:p w14:paraId="55D2D942" w14:textId="63EA8E73" w:rsidR="00416F32" w:rsidRPr="00EC76D5" w:rsidRDefault="00DF55CE">
          <w:pPr>
            <w:pStyle w:val="Innehll3"/>
            <w:tabs>
              <w:tab w:val="left" w:pos="1320"/>
              <w:tab w:val="right" w:leader="dot" w:pos="9350"/>
            </w:tabs>
            <w:rPr>
              <w:rFonts w:asciiTheme="minorHAnsi" w:eastAsiaTheme="minorEastAsia" w:hAnsiTheme="minorHAnsi"/>
              <w:noProof/>
              <w:lang w:eastAsia="sv-SE"/>
            </w:rPr>
          </w:pPr>
          <w:hyperlink w:anchor="_Toc481936507" w:history="1">
            <w:r w:rsidR="00416F32" w:rsidRPr="00EC76D5">
              <w:rPr>
                <w:rStyle w:val="Hyperlnk"/>
                <w:noProof/>
              </w:rPr>
              <w:t>22.6.3.</w:t>
            </w:r>
            <w:r w:rsidR="00416F32" w:rsidRPr="00EC76D5">
              <w:rPr>
                <w:rFonts w:asciiTheme="minorHAnsi" w:eastAsiaTheme="minorEastAsia" w:hAnsiTheme="minorHAnsi"/>
                <w:noProof/>
                <w:lang w:eastAsia="sv-SE"/>
              </w:rPr>
              <w:tab/>
            </w:r>
            <w:r w:rsidR="00416F32" w:rsidRPr="00EC76D5">
              <w:rPr>
                <w:rStyle w:val="Hyperlnk"/>
                <w:noProof/>
              </w:rPr>
              <w:t>Inner Blocks with Local 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_Toc481936507 \h </w:instrText>
            </w:r>
            <w:r w:rsidR="00416F32" w:rsidRPr="00EC76D5">
              <w:rPr>
                <w:noProof/>
                <w:webHidden/>
              </w:rPr>
            </w:r>
            <w:r w:rsidR="00416F32" w:rsidRPr="00EC76D5">
              <w:rPr>
                <w:noProof/>
                <w:webHidden/>
              </w:rPr>
              <w:fldChar w:fldCharType="separate"/>
            </w:r>
            <w:r w:rsidR="00545E00" w:rsidRPr="00EC76D5">
              <w:rPr>
                <w:noProof/>
                <w:webHidden/>
              </w:rPr>
              <w:t>436</w:t>
            </w:r>
            <w:r w:rsidR="00416F32" w:rsidRPr="00EC76D5">
              <w:rPr>
                <w:noProof/>
                <w:webHidden/>
              </w:rPr>
              <w:fldChar w:fldCharType="end"/>
            </w:r>
          </w:hyperlink>
        </w:p>
        <w:p w14:paraId="14E59F55" w14:textId="0000F21B" w:rsidR="00416F32" w:rsidRPr="00EC76D5" w:rsidRDefault="00DF55CE">
          <w:pPr>
            <w:pStyle w:val="Innehll3"/>
            <w:tabs>
              <w:tab w:val="left" w:pos="1320"/>
              <w:tab w:val="right" w:leader="dot" w:pos="9350"/>
            </w:tabs>
            <w:rPr>
              <w:rFonts w:asciiTheme="minorHAnsi" w:eastAsiaTheme="minorEastAsia" w:hAnsiTheme="minorHAnsi"/>
              <w:noProof/>
              <w:lang w:eastAsia="sv-SE"/>
            </w:rPr>
          </w:pPr>
          <w:hyperlink w:anchor="_Toc481936508" w:history="1">
            <w:r w:rsidR="00416F32" w:rsidRPr="00EC76D5">
              <w:rPr>
                <w:rStyle w:val="Hyperlnk"/>
                <w:noProof/>
              </w:rPr>
              <w:t>22.6.4.</w:t>
            </w:r>
            <w:r w:rsidR="00416F32" w:rsidRPr="00EC76D5">
              <w:rPr>
                <w:rFonts w:asciiTheme="minorHAnsi" w:eastAsiaTheme="minorEastAsia" w:hAnsiTheme="minorHAnsi"/>
                <w:noProof/>
                <w:lang w:eastAsia="sv-SE"/>
              </w:rPr>
              <w:tab/>
            </w:r>
            <w:r w:rsidR="00416F32" w:rsidRPr="00EC76D5">
              <w:rPr>
                <w:rStyle w:val="Hyperlnk"/>
                <w:noProof/>
              </w:rPr>
              <w:t>Call-by-Value and Call-by-Reference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_Toc481936508 \h </w:instrText>
            </w:r>
            <w:r w:rsidR="00416F32" w:rsidRPr="00EC76D5">
              <w:rPr>
                <w:noProof/>
                <w:webHidden/>
              </w:rPr>
            </w:r>
            <w:r w:rsidR="00416F32" w:rsidRPr="00EC76D5">
              <w:rPr>
                <w:noProof/>
                <w:webHidden/>
              </w:rPr>
              <w:fldChar w:fldCharType="separate"/>
            </w:r>
            <w:r w:rsidR="00545E00" w:rsidRPr="00EC76D5">
              <w:rPr>
                <w:noProof/>
                <w:webHidden/>
              </w:rPr>
              <w:t>437</w:t>
            </w:r>
            <w:r w:rsidR="00416F32" w:rsidRPr="00EC76D5">
              <w:rPr>
                <w:noProof/>
                <w:webHidden/>
              </w:rPr>
              <w:fldChar w:fldCharType="end"/>
            </w:r>
          </w:hyperlink>
        </w:p>
        <w:p w14:paraId="481E3800" w14:textId="2ADB8AA1" w:rsidR="00416F32" w:rsidRPr="00EC76D5" w:rsidRDefault="00DF55CE">
          <w:pPr>
            <w:pStyle w:val="Innehll3"/>
            <w:tabs>
              <w:tab w:val="left" w:pos="1320"/>
              <w:tab w:val="right" w:leader="dot" w:pos="9350"/>
            </w:tabs>
            <w:rPr>
              <w:rFonts w:asciiTheme="minorHAnsi" w:eastAsiaTheme="minorEastAsia" w:hAnsiTheme="minorHAnsi"/>
              <w:noProof/>
              <w:lang w:eastAsia="sv-SE"/>
            </w:rPr>
          </w:pPr>
          <w:hyperlink w:anchor="_Toc481936509" w:history="1">
            <w:r w:rsidR="00416F32" w:rsidRPr="00EC76D5">
              <w:rPr>
                <w:rStyle w:val="Hyperlnk"/>
                <w:noProof/>
              </w:rPr>
              <w:t>22.6.5.</w:t>
            </w:r>
            <w:r w:rsidR="00416F32" w:rsidRPr="00EC76D5">
              <w:rPr>
                <w:rFonts w:asciiTheme="minorHAnsi" w:eastAsiaTheme="minorEastAsia" w:hAnsiTheme="minorHAnsi"/>
                <w:noProof/>
                <w:lang w:eastAsia="sv-SE"/>
              </w:rPr>
              <w:tab/>
            </w:r>
            <w:r w:rsidR="00416F32" w:rsidRPr="00EC76D5">
              <w:rPr>
                <w:rStyle w:val="Hyperlnk"/>
                <w:noProof/>
              </w:rPr>
              <w:t>Static, Extern, and Register 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_Toc481936509 \h </w:instrText>
            </w:r>
            <w:r w:rsidR="00416F32" w:rsidRPr="00EC76D5">
              <w:rPr>
                <w:noProof/>
                <w:webHidden/>
              </w:rPr>
            </w:r>
            <w:r w:rsidR="00416F32" w:rsidRPr="00EC76D5">
              <w:rPr>
                <w:noProof/>
                <w:webHidden/>
              </w:rPr>
              <w:fldChar w:fldCharType="separate"/>
            </w:r>
            <w:r w:rsidR="00545E00" w:rsidRPr="00EC76D5">
              <w:rPr>
                <w:noProof/>
                <w:webHidden/>
              </w:rPr>
              <w:t>439</w:t>
            </w:r>
            <w:r w:rsidR="00416F32" w:rsidRPr="00EC76D5">
              <w:rPr>
                <w:noProof/>
                <w:webHidden/>
              </w:rPr>
              <w:fldChar w:fldCharType="end"/>
            </w:r>
          </w:hyperlink>
        </w:p>
        <w:p w14:paraId="4A5733B6" w14:textId="24A3A2AD" w:rsidR="00416F32" w:rsidRPr="00EC76D5" w:rsidRDefault="00DF55CE">
          <w:pPr>
            <w:pStyle w:val="Innehll3"/>
            <w:tabs>
              <w:tab w:val="left" w:pos="1320"/>
              <w:tab w:val="right" w:leader="dot" w:pos="9350"/>
            </w:tabs>
            <w:rPr>
              <w:rFonts w:asciiTheme="minorHAnsi" w:eastAsiaTheme="minorEastAsia" w:hAnsiTheme="minorHAnsi"/>
              <w:noProof/>
              <w:lang w:eastAsia="sv-SE"/>
            </w:rPr>
          </w:pPr>
          <w:hyperlink w:anchor="_Toc481936510" w:history="1">
            <w:r w:rsidR="00416F32" w:rsidRPr="00EC76D5">
              <w:rPr>
                <w:rStyle w:val="Hyperlnk"/>
                <w:noProof/>
              </w:rPr>
              <w:t>22.6.6.</w:t>
            </w:r>
            <w:r w:rsidR="00416F32" w:rsidRPr="00EC76D5">
              <w:rPr>
                <w:rFonts w:asciiTheme="minorHAnsi" w:eastAsiaTheme="minorEastAsia" w:hAnsiTheme="minorHAnsi"/>
                <w:noProof/>
                <w:lang w:eastAsia="sv-SE"/>
              </w:rPr>
              <w:tab/>
            </w:r>
            <w:r w:rsidR="00416F32" w:rsidRPr="00EC76D5">
              <w:rPr>
                <w:rStyle w:val="Hyperlnk"/>
                <w:noProof/>
              </w:rPr>
              <w:t>Recursion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_Toc481936510 \h </w:instrText>
            </w:r>
            <w:r w:rsidR="00416F32" w:rsidRPr="00EC76D5">
              <w:rPr>
                <w:noProof/>
                <w:webHidden/>
              </w:rPr>
            </w:r>
            <w:r w:rsidR="00416F32" w:rsidRPr="00EC76D5">
              <w:rPr>
                <w:noProof/>
                <w:webHidden/>
              </w:rPr>
              <w:fldChar w:fldCharType="separate"/>
            </w:r>
            <w:r w:rsidR="00545E00" w:rsidRPr="00EC76D5">
              <w:rPr>
                <w:noProof/>
                <w:webHidden/>
              </w:rPr>
              <w:t>440</w:t>
            </w:r>
            <w:r w:rsidR="00416F32" w:rsidRPr="00EC76D5">
              <w:rPr>
                <w:noProof/>
                <w:webHidden/>
              </w:rPr>
              <w:fldChar w:fldCharType="end"/>
            </w:r>
          </w:hyperlink>
        </w:p>
        <w:p w14:paraId="0E67B38C" w14:textId="44AFA89C" w:rsidR="00416F32" w:rsidRPr="00EC76D5" w:rsidRDefault="00DF55CE">
          <w:pPr>
            <w:pStyle w:val="Innehll3"/>
            <w:tabs>
              <w:tab w:val="left" w:pos="1320"/>
              <w:tab w:val="right" w:leader="dot" w:pos="9350"/>
            </w:tabs>
            <w:rPr>
              <w:rFonts w:asciiTheme="minorHAnsi" w:eastAsiaTheme="minorEastAsia" w:hAnsiTheme="minorHAnsi"/>
              <w:noProof/>
              <w:lang w:eastAsia="sv-SE"/>
            </w:rPr>
          </w:pPr>
          <w:hyperlink w:anchor="_Toc481936511" w:history="1">
            <w:r w:rsidR="00416F32" w:rsidRPr="00EC76D5">
              <w:rPr>
                <w:rStyle w:val="Hyperlnk"/>
                <w:noProof/>
              </w:rPr>
              <w:t>22.6.7.</w:t>
            </w:r>
            <w:r w:rsidR="00416F32" w:rsidRPr="00EC76D5">
              <w:rPr>
                <w:rFonts w:asciiTheme="minorHAnsi" w:eastAsiaTheme="minorEastAsia" w:hAnsiTheme="minorHAnsi"/>
                <w:noProof/>
                <w:lang w:eastAsia="sv-SE"/>
              </w:rPr>
              <w:tab/>
            </w:r>
            <w:r w:rsidR="00416F32" w:rsidRPr="00EC76D5">
              <w:rPr>
                <w:rStyle w:val="Hyperlnk"/>
                <w:noProof/>
              </w:rPr>
              <w:t>Def</w:t>
            </w:r>
            <w:r w:rsidR="002F35C1">
              <w:rPr>
                <w:rStyle w:val="Hyperlnk"/>
                <w:noProof/>
              </w:rPr>
              <w:t>initializer</w:t>
            </w:r>
            <w:r w:rsidR="00416F32" w:rsidRPr="00EC76D5">
              <w:rPr>
                <w:rStyle w:val="Hyperlnk"/>
                <w:noProof/>
              </w:rPr>
              <w:t>ion and Declaration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_Toc481936511 \h </w:instrText>
            </w:r>
            <w:r w:rsidR="00416F32" w:rsidRPr="00EC76D5">
              <w:rPr>
                <w:noProof/>
                <w:webHidden/>
              </w:rPr>
            </w:r>
            <w:r w:rsidR="00416F32" w:rsidRPr="00EC76D5">
              <w:rPr>
                <w:noProof/>
                <w:webHidden/>
              </w:rPr>
              <w:fldChar w:fldCharType="separate"/>
            </w:r>
            <w:r w:rsidR="00545E00" w:rsidRPr="00EC76D5">
              <w:rPr>
                <w:noProof/>
                <w:webHidden/>
              </w:rPr>
              <w:t>440</w:t>
            </w:r>
            <w:r w:rsidR="00416F32" w:rsidRPr="00EC76D5">
              <w:rPr>
                <w:noProof/>
                <w:webHidden/>
              </w:rPr>
              <w:fldChar w:fldCharType="end"/>
            </w:r>
          </w:hyperlink>
        </w:p>
        <w:p w14:paraId="3B5FC0F3" w14:textId="34589940" w:rsidR="00416F32" w:rsidRPr="00EC76D5" w:rsidRDefault="00DF55CE">
          <w:pPr>
            <w:pStyle w:val="Innehll3"/>
            <w:tabs>
              <w:tab w:val="left" w:pos="1320"/>
              <w:tab w:val="right" w:leader="dot" w:pos="9350"/>
            </w:tabs>
            <w:rPr>
              <w:rFonts w:asciiTheme="minorHAnsi" w:eastAsiaTheme="minorEastAsia" w:hAnsiTheme="minorHAnsi"/>
              <w:noProof/>
              <w:lang w:eastAsia="sv-SE"/>
            </w:rPr>
          </w:pPr>
          <w:hyperlink w:anchor="_Toc481936512" w:history="1">
            <w:r w:rsidR="00416F32" w:rsidRPr="00EC76D5">
              <w:rPr>
                <w:rStyle w:val="Hyperlnk"/>
                <w:noProof/>
              </w:rPr>
              <w:t>22.6.8.</w:t>
            </w:r>
            <w:r w:rsidR="00416F32" w:rsidRPr="00EC76D5">
              <w:rPr>
                <w:rFonts w:asciiTheme="minorHAnsi" w:eastAsiaTheme="minorEastAsia" w:hAnsiTheme="minorHAnsi"/>
                <w:noProof/>
                <w:lang w:eastAsia="sv-SE"/>
              </w:rPr>
              <w:tab/>
            </w:r>
            <w:r w:rsidR="00416F32" w:rsidRPr="00EC76D5">
              <w:rPr>
                <w:rStyle w:val="Hyperlnk"/>
                <w:noProof/>
              </w:rPr>
              <w:t>Higher-Order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_Toc481936512 \h </w:instrText>
            </w:r>
            <w:r w:rsidR="00416F32" w:rsidRPr="00EC76D5">
              <w:rPr>
                <w:noProof/>
                <w:webHidden/>
              </w:rPr>
            </w:r>
            <w:r w:rsidR="00416F32" w:rsidRPr="00EC76D5">
              <w:rPr>
                <w:noProof/>
                <w:webHidden/>
              </w:rPr>
              <w:fldChar w:fldCharType="separate"/>
            </w:r>
            <w:r w:rsidR="00545E00" w:rsidRPr="00EC76D5">
              <w:rPr>
                <w:noProof/>
                <w:webHidden/>
              </w:rPr>
              <w:t>441</w:t>
            </w:r>
            <w:r w:rsidR="00416F32" w:rsidRPr="00EC76D5">
              <w:rPr>
                <w:noProof/>
                <w:webHidden/>
              </w:rPr>
              <w:fldChar w:fldCharType="end"/>
            </w:r>
          </w:hyperlink>
        </w:p>
        <w:p w14:paraId="637A01DE" w14:textId="6EDEC4E8" w:rsidR="00416F32" w:rsidRPr="00EC76D5" w:rsidRDefault="00DF55CE">
          <w:pPr>
            <w:pStyle w:val="Innehll2"/>
            <w:tabs>
              <w:tab w:val="left" w:pos="1100"/>
              <w:tab w:val="right" w:leader="dot" w:pos="9350"/>
            </w:tabs>
            <w:rPr>
              <w:rFonts w:asciiTheme="minorHAnsi" w:eastAsiaTheme="minorEastAsia" w:hAnsiTheme="minorHAnsi"/>
              <w:noProof/>
              <w:lang w:eastAsia="sv-SE"/>
            </w:rPr>
          </w:pPr>
          <w:hyperlink w:anchor="_Toc481936513" w:history="1">
            <w:r w:rsidR="00416F32" w:rsidRPr="00EC76D5">
              <w:rPr>
                <w:rStyle w:val="Hyperlnk"/>
                <w:noProof/>
              </w:rPr>
              <w:t>22.7.</w:t>
            </w:r>
            <w:r w:rsidR="00416F32" w:rsidRPr="00EC76D5">
              <w:rPr>
                <w:rFonts w:asciiTheme="minorHAnsi" w:eastAsiaTheme="minorEastAsia" w:hAnsiTheme="minorHAnsi"/>
                <w:noProof/>
                <w:lang w:eastAsia="sv-SE"/>
              </w:rPr>
              <w:tab/>
            </w:r>
            <w:r w:rsidR="00416F32" w:rsidRPr="00EC76D5">
              <w:rPr>
                <w:rStyle w:val="Hyperlnk"/>
                <w:noProof/>
              </w:rPr>
              <w:t>Structures and Linked Lists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_Toc481936513 \h </w:instrText>
            </w:r>
            <w:r w:rsidR="00416F32" w:rsidRPr="00EC76D5">
              <w:rPr>
                <w:noProof/>
                <w:webHidden/>
              </w:rPr>
            </w:r>
            <w:r w:rsidR="00416F32" w:rsidRPr="00EC76D5">
              <w:rPr>
                <w:noProof/>
                <w:webHidden/>
              </w:rPr>
              <w:fldChar w:fldCharType="separate"/>
            </w:r>
            <w:r w:rsidR="00545E00" w:rsidRPr="00EC76D5">
              <w:rPr>
                <w:noProof/>
                <w:webHidden/>
              </w:rPr>
              <w:t>443</w:t>
            </w:r>
            <w:r w:rsidR="00416F32" w:rsidRPr="00EC76D5">
              <w:rPr>
                <w:noProof/>
                <w:webHidden/>
              </w:rPr>
              <w:fldChar w:fldCharType="end"/>
            </w:r>
          </w:hyperlink>
        </w:p>
        <w:p w14:paraId="5AA68873" w14:textId="504A9485" w:rsidR="00416F32" w:rsidRPr="00EC76D5" w:rsidRDefault="00DF55CE">
          <w:pPr>
            <w:pStyle w:val="Innehll3"/>
            <w:tabs>
              <w:tab w:val="left" w:pos="1320"/>
              <w:tab w:val="right" w:leader="dot" w:pos="9350"/>
            </w:tabs>
            <w:rPr>
              <w:rFonts w:asciiTheme="minorHAnsi" w:eastAsiaTheme="minorEastAsia" w:hAnsiTheme="minorHAnsi"/>
              <w:noProof/>
              <w:lang w:eastAsia="sv-SE"/>
            </w:rPr>
          </w:pPr>
          <w:hyperlink w:anchor="_Toc481936514" w:history="1">
            <w:r w:rsidR="00416F32" w:rsidRPr="00EC76D5">
              <w:rPr>
                <w:rStyle w:val="Hyperlnk"/>
                <w:noProof/>
              </w:rPr>
              <w:t>22.7.1.</w:t>
            </w:r>
            <w:r w:rsidR="00416F32" w:rsidRPr="00EC76D5">
              <w:rPr>
                <w:rFonts w:asciiTheme="minorHAnsi" w:eastAsiaTheme="minorEastAsia" w:hAnsiTheme="minorHAnsi"/>
                <w:noProof/>
                <w:lang w:eastAsia="sv-SE"/>
              </w:rPr>
              <w:tab/>
            </w:r>
            <w:r w:rsidR="00416F32" w:rsidRPr="00EC76D5">
              <w:rPr>
                <w:rStyle w:val="Hyperlnk"/>
                <w:noProof/>
              </w:rPr>
              <w:t>Stacks and Linked Lists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_Toc481936514 \h </w:instrText>
            </w:r>
            <w:r w:rsidR="00416F32" w:rsidRPr="00EC76D5">
              <w:rPr>
                <w:noProof/>
                <w:webHidden/>
              </w:rPr>
            </w:r>
            <w:r w:rsidR="00416F32" w:rsidRPr="00EC76D5">
              <w:rPr>
                <w:noProof/>
                <w:webHidden/>
              </w:rPr>
              <w:fldChar w:fldCharType="separate"/>
            </w:r>
            <w:r w:rsidR="00545E00" w:rsidRPr="00EC76D5">
              <w:rPr>
                <w:noProof/>
                <w:webHidden/>
              </w:rPr>
              <w:t>443</w:t>
            </w:r>
            <w:r w:rsidR="00416F32" w:rsidRPr="00EC76D5">
              <w:rPr>
                <w:noProof/>
                <w:webHidden/>
              </w:rPr>
              <w:fldChar w:fldCharType="end"/>
            </w:r>
          </w:hyperlink>
        </w:p>
        <w:p w14:paraId="41CD85B5" w14:textId="5ABF9DB8" w:rsidR="00416F32" w:rsidRPr="00EC76D5" w:rsidRDefault="00DF55CE">
          <w:pPr>
            <w:pStyle w:val="Innehll3"/>
            <w:tabs>
              <w:tab w:val="left" w:pos="1320"/>
              <w:tab w:val="right" w:leader="dot" w:pos="9350"/>
            </w:tabs>
            <w:rPr>
              <w:rFonts w:asciiTheme="minorHAnsi" w:eastAsiaTheme="minorEastAsia" w:hAnsiTheme="minorHAnsi"/>
              <w:noProof/>
              <w:lang w:eastAsia="sv-SE"/>
            </w:rPr>
          </w:pPr>
          <w:hyperlink w:anchor="_Toc481936515" w:history="1">
            <w:r w:rsidR="00416F32" w:rsidRPr="00EC76D5">
              <w:rPr>
                <w:rStyle w:val="Hyperlnk"/>
                <w:noProof/>
              </w:rPr>
              <w:t>22.7.2.</w:t>
            </w:r>
            <w:r w:rsidR="00416F32" w:rsidRPr="00EC76D5">
              <w:rPr>
                <w:rFonts w:asciiTheme="minorHAnsi" w:eastAsiaTheme="minorEastAsia" w:hAnsiTheme="minorHAnsi"/>
                <w:noProof/>
                <w:lang w:eastAsia="sv-SE"/>
              </w:rPr>
              <w:tab/>
            </w:r>
            <w:r w:rsidR="00416F32" w:rsidRPr="00EC76D5">
              <w:rPr>
                <w:rStyle w:val="Hyperlnk"/>
                <w:noProof/>
              </w:rPr>
              <w:t>Unions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_Toc481936515 \h </w:instrText>
            </w:r>
            <w:r w:rsidR="00416F32" w:rsidRPr="00EC76D5">
              <w:rPr>
                <w:noProof/>
                <w:webHidden/>
              </w:rPr>
            </w:r>
            <w:r w:rsidR="00416F32" w:rsidRPr="00EC76D5">
              <w:rPr>
                <w:noProof/>
                <w:webHidden/>
              </w:rPr>
              <w:fldChar w:fldCharType="separate"/>
            </w:r>
            <w:r w:rsidR="00545E00" w:rsidRPr="00EC76D5">
              <w:rPr>
                <w:noProof/>
                <w:webHidden/>
              </w:rPr>
              <w:t>446</w:t>
            </w:r>
            <w:r w:rsidR="00416F32" w:rsidRPr="00EC76D5">
              <w:rPr>
                <w:noProof/>
                <w:webHidden/>
              </w:rPr>
              <w:fldChar w:fldCharType="end"/>
            </w:r>
          </w:hyperlink>
        </w:p>
        <w:p w14:paraId="048F5A1B" w14:textId="52FA4F17" w:rsidR="00416F32" w:rsidRPr="00EC76D5" w:rsidRDefault="00DF55CE">
          <w:pPr>
            <w:pStyle w:val="Innehll3"/>
            <w:tabs>
              <w:tab w:val="left" w:pos="1320"/>
              <w:tab w:val="right" w:leader="dot" w:pos="9350"/>
            </w:tabs>
            <w:rPr>
              <w:rFonts w:asciiTheme="minorHAnsi" w:eastAsiaTheme="minorEastAsia" w:hAnsiTheme="minorHAnsi"/>
              <w:noProof/>
              <w:lang w:eastAsia="sv-SE"/>
            </w:rPr>
          </w:pPr>
          <w:hyperlink w:anchor="_Toc481936516" w:history="1">
            <w:r w:rsidR="00416F32" w:rsidRPr="00EC76D5">
              <w:rPr>
                <w:rStyle w:val="Hyperlnk"/>
                <w:noProof/>
              </w:rPr>
              <w:t>22.7.3.</w:t>
            </w:r>
            <w:r w:rsidR="00416F32" w:rsidRPr="00EC76D5">
              <w:rPr>
                <w:rFonts w:asciiTheme="minorHAnsi" w:eastAsiaTheme="minorEastAsia" w:hAnsiTheme="minorHAnsi"/>
                <w:noProof/>
                <w:lang w:eastAsia="sv-SE"/>
              </w:rPr>
              <w:tab/>
            </w:r>
            <w:r w:rsidR="00416F32" w:rsidRPr="00EC76D5">
              <w:rPr>
                <w:rStyle w:val="Hyperlnk"/>
                <w:noProof/>
              </w:rPr>
              <w:t>Bitfields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_Toc481936516 \h </w:instrText>
            </w:r>
            <w:r w:rsidR="00416F32" w:rsidRPr="00EC76D5">
              <w:rPr>
                <w:noProof/>
                <w:webHidden/>
              </w:rPr>
            </w:r>
            <w:r w:rsidR="00416F32" w:rsidRPr="00EC76D5">
              <w:rPr>
                <w:noProof/>
                <w:webHidden/>
              </w:rPr>
              <w:fldChar w:fldCharType="separate"/>
            </w:r>
            <w:r w:rsidR="00545E00" w:rsidRPr="00EC76D5">
              <w:rPr>
                <w:noProof/>
                <w:webHidden/>
              </w:rPr>
              <w:t>446</w:t>
            </w:r>
            <w:r w:rsidR="00416F32" w:rsidRPr="00EC76D5">
              <w:rPr>
                <w:noProof/>
                <w:webHidden/>
              </w:rPr>
              <w:fldChar w:fldCharType="end"/>
            </w:r>
          </w:hyperlink>
        </w:p>
        <w:p w14:paraId="0A808020" w14:textId="41285B8F" w:rsidR="00416F32" w:rsidRPr="00EC76D5" w:rsidRDefault="00DF55CE">
          <w:pPr>
            <w:pStyle w:val="Innehll2"/>
            <w:tabs>
              <w:tab w:val="left" w:pos="1100"/>
              <w:tab w:val="right" w:leader="dot" w:pos="9350"/>
            </w:tabs>
            <w:rPr>
              <w:rFonts w:asciiTheme="minorHAnsi" w:eastAsiaTheme="minorEastAsia" w:hAnsiTheme="minorHAnsi"/>
              <w:noProof/>
              <w:lang w:eastAsia="sv-SE"/>
            </w:rPr>
          </w:pPr>
          <w:hyperlink w:anchor="_Toc481936517" w:history="1">
            <w:r w:rsidR="00416F32" w:rsidRPr="00EC76D5">
              <w:rPr>
                <w:rStyle w:val="Hyperlnk"/>
                <w:noProof/>
              </w:rPr>
              <w:t>22.8.</w:t>
            </w:r>
            <w:r w:rsidR="00416F32" w:rsidRPr="00EC76D5">
              <w:rPr>
                <w:rFonts w:asciiTheme="minorHAnsi" w:eastAsiaTheme="minorEastAsia" w:hAnsiTheme="minorHAnsi"/>
                <w:noProof/>
                <w:lang w:eastAsia="sv-SE"/>
              </w:rPr>
              <w:tab/>
            </w:r>
            <w:r w:rsidR="00416F32" w:rsidRPr="00EC76D5">
              <w:rPr>
                <w:rStyle w:val="Hyperlnk"/>
                <w:noProof/>
              </w:rPr>
              <w:t>Structures with function pointers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_Toc481936517 \h </w:instrText>
            </w:r>
            <w:r w:rsidR="00416F32" w:rsidRPr="00EC76D5">
              <w:rPr>
                <w:noProof/>
                <w:webHidden/>
              </w:rPr>
            </w:r>
            <w:r w:rsidR="00416F32" w:rsidRPr="00EC76D5">
              <w:rPr>
                <w:noProof/>
                <w:webHidden/>
              </w:rPr>
              <w:fldChar w:fldCharType="separate"/>
            </w:r>
            <w:r w:rsidR="00545E00" w:rsidRPr="00EC76D5">
              <w:rPr>
                <w:noProof/>
                <w:webHidden/>
              </w:rPr>
              <w:t>447</w:t>
            </w:r>
            <w:r w:rsidR="00416F32" w:rsidRPr="00EC76D5">
              <w:rPr>
                <w:noProof/>
                <w:webHidden/>
              </w:rPr>
              <w:fldChar w:fldCharType="end"/>
            </w:r>
          </w:hyperlink>
        </w:p>
        <w:p w14:paraId="7EBFF595" w14:textId="6407AC13" w:rsidR="00416F32" w:rsidRPr="00EC76D5" w:rsidRDefault="00DF55CE">
          <w:pPr>
            <w:pStyle w:val="Innehll2"/>
            <w:tabs>
              <w:tab w:val="left" w:pos="1100"/>
              <w:tab w:val="right" w:leader="dot" w:pos="9350"/>
            </w:tabs>
            <w:rPr>
              <w:rFonts w:asciiTheme="minorHAnsi" w:eastAsiaTheme="minorEastAsia" w:hAnsiTheme="minorHAnsi"/>
              <w:noProof/>
              <w:lang w:eastAsia="sv-SE"/>
            </w:rPr>
          </w:pPr>
          <w:hyperlink w:anchor="_Toc481936518" w:history="1">
            <w:r w:rsidR="00416F32" w:rsidRPr="00EC76D5">
              <w:rPr>
                <w:rStyle w:val="Hyperlnk"/>
                <w:noProof/>
              </w:rPr>
              <w:t>22.9.</w:t>
            </w:r>
            <w:r w:rsidR="00416F32" w:rsidRPr="00EC76D5">
              <w:rPr>
                <w:rFonts w:asciiTheme="minorHAnsi" w:eastAsiaTheme="minorEastAsia" w:hAnsiTheme="minorHAnsi"/>
                <w:noProof/>
                <w:lang w:eastAsia="sv-SE"/>
              </w:rPr>
              <w:tab/>
            </w:r>
            <w:r w:rsidR="00416F32" w:rsidRPr="00EC76D5">
              <w:rPr>
                <w:rStyle w:val="Hyperlnk"/>
                <w:noProof/>
              </w:rPr>
              <w:t>The Preprocessor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_Toc481936518 \h </w:instrText>
            </w:r>
            <w:r w:rsidR="00416F32" w:rsidRPr="00EC76D5">
              <w:rPr>
                <w:noProof/>
                <w:webHidden/>
              </w:rPr>
            </w:r>
            <w:r w:rsidR="00416F32" w:rsidRPr="00EC76D5">
              <w:rPr>
                <w:noProof/>
                <w:webHidden/>
              </w:rPr>
              <w:fldChar w:fldCharType="separate"/>
            </w:r>
            <w:r w:rsidR="00545E00" w:rsidRPr="00EC76D5">
              <w:rPr>
                <w:noProof/>
                <w:webHidden/>
              </w:rPr>
              <w:t>447</w:t>
            </w:r>
            <w:r w:rsidR="00416F32" w:rsidRPr="00EC76D5">
              <w:rPr>
                <w:noProof/>
                <w:webHidden/>
              </w:rPr>
              <w:fldChar w:fldCharType="end"/>
            </w:r>
          </w:hyperlink>
        </w:p>
        <w:p w14:paraId="253D4A8B" w14:textId="4CEBF974" w:rsidR="00416F32" w:rsidRPr="00EC76D5" w:rsidRDefault="00DF55CE">
          <w:pPr>
            <w:pStyle w:val="Innehll2"/>
            <w:tabs>
              <w:tab w:val="left" w:pos="1100"/>
              <w:tab w:val="right" w:leader="dot" w:pos="9350"/>
            </w:tabs>
            <w:rPr>
              <w:rFonts w:asciiTheme="minorHAnsi" w:eastAsiaTheme="minorEastAsia" w:hAnsiTheme="minorHAnsi"/>
              <w:noProof/>
              <w:lang w:eastAsia="sv-SE"/>
            </w:rPr>
          </w:pPr>
          <w:hyperlink w:anchor="_Toc481936519" w:history="1">
            <w:r w:rsidR="00416F32" w:rsidRPr="00EC76D5">
              <w:rPr>
                <w:rStyle w:val="Hyperlnk"/>
                <w:noProof/>
              </w:rPr>
              <w:t>22.10.</w:t>
            </w:r>
            <w:r w:rsidR="00416F32" w:rsidRPr="00EC76D5">
              <w:rPr>
                <w:rFonts w:asciiTheme="minorHAnsi" w:eastAsiaTheme="minorEastAsia" w:hAnsiTheme="minorHAnsi"/>
                <w:noProof/>
                <w:lang w:eastAsia="sv-SE"/>
              </w:rPr>
              <w:tab/>
            </w:r>
            <w:r w:rsidR="00416F32" w:rsidRPr="00EC76D5">
              <w:rPr>
                <w:rStyle w:val="Hyperlnk"/>
                <w:noProof/>
              </w:rPr>
              <w:t>The Standard Library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_Toc481936519 \h </w:instrText>
            </w:r>
            <w:r w:rsidR="00416F32" w:rsidRPr="00EC76D5">
              <w:rPr>
                <w:noProof/>
                <w:webHidden/>
              </w:rPr>
            </w:r>
            <w:r w:rsidR="00416F32" w:rsidRPr="00EC76D5">
              <w:rPr>
                <w:noProof/>
                <w:webHidden/>
              </w:rPr>
              <w:fldChar w:fldCharType="separate"/>
            </w:r>
            <w:r w:rsidR="00545E00" w:rsidRPr="00EC76D5">
              <w:rPr>
                <w:noProof/>
                <w:webHidden/>
              </w:rPr>
              <w:t>448</w:t>
            </w:r>
            <w:r w:rsidR="00416F32" w:rsidRPr="00EC76D5">
              <w:rPr>
                <w:noProof/>
                <w:webHidden/>
              </w:rPr>
              <w:fldChar w:fldCharType="end"/>
            </w:r>
          </w:hyperlink>
        </w:p>
        <w:p w14:paraId="3B618240" w14:textId="54E320AA" w:rsidR="00416F32" w:rsidRPr="00EC76D5" w:rsidRDefault="00DF55CE">
          <w:pPr>
            <w:pStyle w:val="Innehll3"/>
            <w:tabs>
              <w:tab w:val="left" w:pos="1540"/>
              <w:tab w:val="right" w:leader="dot" w:pos="9350"/>
            </w:tabs>
            <w:rPr>
              <w:rFonts w:asciiTheme="minorHAnsi" w:eastAsiaTheme="minorEastAsia" w:hAnsiTheme="minorHAnsi"/>
              <w:noProof/>
              <w:lang w:eastAsia="sv-SE"/>
            </w:rPr>
          </w:pPr>
          <w:hyperlink w:anchor="_Toc481936520" w:history="1">
            <w:r w:rsidR="00416F32" w:rsidRPr="00EC76D5">
              <w:rPr>
                <w:rStyle w:val="Hyperlnk"/>
                <w:noProof/>
              </w:rPr>
              <w:t>22.10.1.</w:t>
            </w:r>
            <w:r w:rsidR="00416F32" w:rsidRPr="00EC76D5">
              <w:rPr>
                <w:rFonts w:asciiTheme="minorHAnsi" w:eastAsiaTheme="minorEastAsia" w:hAnsiTheme="minorHAnsi"/>
                <w:noProof/>
                <w:lang w:eastAsia="sv-SE"/>
              </w:rPr>
              <w:tab/>
            </w:r>
            <w:r w:rsidR="00416F32" w:rsidRPr="00EC76D5">
              <w:rPr>
                <w:rStyle w:val="Hyperlnk"/>
                <w:noProof/>
              </w:rPr>
              <w:t>File Management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_Toc481936520 \h </w:instrText>
            </w:r>
            <w:r w:rsidR="00416F32" w:rsidRPr="00EC76D5">
              <w:rPr>
                <w:noProof/>
                <w:webHidden/>
              </w:rPr>
            </w:r>
            <w:r w:rsidR="00416F32" w:rsidRPr="00EC76D5">
              <w:rPr>
                <w:noProof/>
                <w:webHidden/>
              </w:rPr>
              <w:fldChar w:fldCharType="separate"/>
            </w:r>
            <w:r w:rsidR="00545E00" w:rsidRPr="00EC76D5">
              <w:rPr>
                <w:noProof/>
                <w:webHidden/>
              </w:rPr>
              <w:t>448</w:t>
            </w:r>
            <w:r w:rsidR="00416F32" w:rsidRPr="00EC76D5">
              <w:rPr>
                <w:noProof/>
                <w:webHidden/>
              </w:rPr>
              <w:fldChar w:fldCharType="end"/>
            </w:r>
          </w:hyperlink>
        </w:p>
        <w:p w14:paraId="26CE9D3B" w14:textId="602A65AA" w:rsidR="00416F32" w:rsidRPr="00EC76D5" w:rsidRDefault="00DF55CE">
          <w:pPr>
            <w:pStyle w:val="Innehll3"/>
            <w:tabs>
              <w:tab w:val="left" w:pos="1540"/>
              <w:tab w:val="right" w:leader="dot" w:pos="9350"/>
            </w:tabs>
            <w:rPr>
              <w:rFonts w:asciiTheme="minorHAnsi" w:eastAsiaTheme="minorEastAsia" w:hAnsiTheme="minorHAnsi"/>
              <w:noProof/>
              <w:lang w:eastAsia="sv-SE"/>
            </w:rPr>
          </w:pPr>
          <w:hyperlink w:anchor="_Toc481936521" w:history="1">
            <w:r w:rsidR="00416F32" w:rsidRPr="00EC76D5">
              <w:rPr>
                <w:rStyle w:val="Hyperlnk"/>
                <w:noProof/>
              </w:rPr>
              <w:t>22.10.2.</w:t>
            </w:r>
            <w:r w:rsidR="00416F32" w:rsidRPr="00EC76D5">
              <w:rPr>
                <w:rFonts w:asciiTheme="minorHAnsi" w:eastAsiaTheme="minorEastAsia" w:hAnsiTheme="minorHAnsi"/>
                <w:noProof/>
                <w:lang w:eastAsia="sv-SE"/>
              </w:rPr>
              <w:tab/>
            </w:r>
            <w:r w:rsidR="00416F32" w:rsidRPr="00EC76D5">
              <w:rPr>
                <w:rStyle w:val="Hyperlnk"/>
                <w:noProof/>
              </w:rPr>
              <w:t>Program Parameters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_Toc481936521 \h </w:instrText>
            </w:r>
            <w:r w:rsidR="00416F32" w:rsidRPr="00EC76D5">
              <w:rPr>
                <w:noProof/>
                <w:webHidden/>
              </w:rPr>
            </w:r>
            <w:r w:rsidR="00416F32" w:rsidRPr="00EC76D5">
              <w:rPr>
                <w:noProof/>
                <w:webHidden/>
              </w:rPr>
              <w:fldChar w:fldCharType="separate"/>
            </w:r>
            <w:r w:rsidR="00545E00" w:rsidRPr="00EC76D5">
              <w:rPr>
                <w:noProof/>
                <w:webHidden/>
              </w:rPr>
              <w:t>450</w:t>
            </w:r>
            <w:r w:rsidR="00416F32" w:rsidRPr="00EC76D5">
              <w:rPr>
                <w:noProof/>
                <w:webHidden/>
              </w:rPr>
              <w:fldChar w:fldCharType="end"/>
            </w:r>
          </w:hyperlink>
        </w:p>
        <w:p w14:paraId="5F729AF3" w14:textId="50C378AF" w:rsidR="00416F32" w:rsidRPr="00EC76D5" w:rsidRDefault="00DF55CE">
          <w:pPr>
            <w:pStyle w:val="Innehll3"/>
            <w:tabs>
              <w:tab w:val="left" w:pos="1540"/>
              <w:tab w:val="right" w:leader="dot" w:pos="9350"/>
            </w:tabs>
            <w:rPr>
              <w:rFonts w:asciiTheme="minorHAnsi" w:eastAsiaTheme="minorEastAsia" w:hAnsiTheme="minorHAnsi"/>
              <w:noProof/>
              <w:lang w:eastAsia="sv-SE"/>
            </w:rPr>
          </w:pPr>
          <w:hyperlink w:anchor="_Toc481936522" w:history="1">
            <w:r w:rsidR="00416F32" w:rsidRPr="00EC76D5">
              <w:rPr>
                <w:rStyle w:val="Hyperlnk"/>
                <w:noProof/>
              </w:rPr>
              <w:t>22.10.3.</w:t>
            </w:r>
            <w:r w:rsidR="00416F32" w:rsidRPr="00EC76D5">
              <w:rPr>
                <w:rFonts w:asciiTheme="minorHAnsi" w:eastAsiaTheme="minorEastAsia" w:hAnsiTheme="minorHAnsi"/>
                <w:noProof/>
                <w:lang w:eastAsia="sv-SE"/>
              </w:rPr>
              <w:tab/>
            </w:r>
            <w:r w:rsidR="00416F32" w:rsidRPr="00EC76D5">
              <w:rPr>
                <w:rStyle w:val="Hyperlnk"/>
                <w:noProof/>
              </w:rPr>
              <w:t>Environment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_Toc481936522 \h </w:instrText>
            </w:r>
            <w:r w:rsidR="00416F32" w:rsidRPr="00EC76D5">
              <w:rPr>
                <w:noProof/>
                <w:webHidden/>
              </w:rPr>
            </w:r>
            <w:r w:rsidR="00416F32" w:rsidRPr="00EC76D5">
              <w:rPr>
                <w:noProof/>
                <w:webHidden/>
              </w:rPr>
              <w:fldChar w:fldCharType="separate"/>
            </w:r>
            <w:r w:rsidR="00545E00" w:rsidRPr="00EC76D5">
              <w:rPr>
                <w:noProof/>
                <w:webHidden/>
              </w:rPr>
              <w:t>450</w:t>
            </w:r>
            <w:r w:rsidR="00416F32" w:rsidRPr="00EC76D5">
              <w:rPr>
                <w:noProof/>
                <w:webHidden/>
              </w:rPr>
              <w:fldChar w:fldCharType="end"/>
            </w:r>
          </w:hyperlink>
        </w:p>
        <w:p w14:paraId="4AAF5729" w14:textId="0911B213" w:rsidR="00416F32" w:rsidRPr="00EC76D5" w:rsidRDefault="00DF55CE">
          <w:pPr>
            <w:pStyle w:val="Innehll3"/>
            <w:tabs>
              <w:tab w:val="left" w:pos="1540"/>
              <w:tab w:val="right" w:leader="dot" w:pos="9350"/>
            </w:tabs>
            <w:rPr>
              <w:rFonts w:asciiTheme="minorHAnsi" w:eastAsiaTheme="minorEastAsia" w:hAnsiTheme="minorHAnsi"/>
              <w:noProof/>
              <w:lang w:eastAsia="sv-SE"/>
            </w:rPr>
          </w:pPr>
          <w:hyperlink w:anchor="_Toc481936523" w:history="1">
            <w:r w:rsidR="00416F32" w:rsidRPr="00EC76D5">
              <w:rPr>
                <w:rStyle w:val="Hyperlnk"/>
                <w:noProof/>
              </w:rPr>
              <w:t>22.10.4.</w:t>
            </w:r>
            <w:r w:rsidR="00416F32" w:rsidRPr="00EC76D5">
              <w:rPr>
                <w:rFonts w:asciiTheme="minorHAnsi" w:eastAsiaTheme="minorEastAsia" w:hAnsiTheme="minorHAnsi"/>
                <w:noProof/>
                <w:lang w:eastAsia="sv-SE"/>
              </w:rPr>
              <w:tab/>
            </w:r>
            <w:r w:rsidR="00416F32" w:rsidRPr="00EC76D5">
              <w:rPr>
                <w:rStyle w:val="Hyperlnk"/>
                <w:noProof/>
              </w:rPr>
              <w:t>Searching and Sorting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_Toc481936523 \h </w:instrText>
            </w:r>
            <w:r w:rsidR="00416F32" w:rsidRPr="00EC76D5">
              <w:rPr>
                <w:noProof/>
                <w:webHidden/>
              </w:rPr>
            </w:r>
            <w:r w:rsidR="00416F32" w:rsidRPr="00EC76D5">
              <w:rPr>
                <w:noProof/>
                <w:webHidden/>
              </w:rPr>
              <w:fldChar w:fldCharType="separate"/>
            </w:r>
            <w:r w:rsidR="00545E00" w:rsidRPr="00EC76D5">
              <w:rPr>
                <w:noProof/>
                <w:webHidden/>
              </w:rPr>
              <w:t>451</w:t>
            </w:r>
            <w:r w:rsidR="00416F32" w:rsidRPr="00EC76D5">
              <w:rPr>
                <w:noProof/>
                <w:webHidden/>
              </w:rPr>
              <w:fldChar w:fldCharType="end"/>
            </w:r>
          </w:hyperlink>
        </w:p>
        <w:p w14:paraId="43AF958A" w14:textId="3EAC5852" w:rsidR="00416F32" w:rsidRPr="00EC76D5" w:rsidRDefault="00DF55CE">
          <w:pPr>
            <w:pStyle w:val="Innehll3"/>
            <w:tabs>
              <w:tab w:val="left" w:pos="1540"/>
              <w:tab w:val="right" w:leader="dot" w:pos="9350"/>
            </w:tabs>
            <w:rPr>
              <w:rFonts w:asciiTheme="minorHAnsi" w:eastAsiaTheme="minorEastAsia" w:hAnsiTheme="minorHAnsi"/>
              <w:noProof/>
              <w:lang w:eastAsia="sv-SE"/>
            </w:rPr>
          </w:pPr>
          <w:hyperlink w:anchor="_Toc481936524" w:history="1">
            <w:r w:rsidR="00416F32" w:rsidRPr="00EC76D5">
              <w:rPr>
                <w:rStyle w:val="Hyperlnk"/>
                <w:noProof/>
              </w:rPr>
              <w:t>22.10.5.</w:t>
            </w:r>
            <w:r w:rsidR="00416F32" w:rsidRPr="00EC76D5">
              <w:rPr>
                <w:rFonts w:asciiTheme="minorHAnsi" w:eastAsiaTheme="minorEastAsia" w:hAnsiTheme="minorHAnsi"/>
                <w:noProof/>
                <w:lang w:eastAsia="sv-SE"/>
              </w:rPr>
              <w:tab/>
            </w:r>
            <w:r w:rsidR="00416F32" w:rsidRPr="00EC76D5">
              <w:rPr>
                <w:rStyle w:val="Hyperlnk"/>
                <w:noProof/>
              </w:rPr>
              <w:t>Functions with Variable Number of Parameters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_Toc481936524 \h </w:instrText>
            </w:r>
            <w:r w:rsidR="00416F32" w:rsidRPr="00EC76D5">
              <w:rPr>
                <w:noProof/>
                <w:webHidden/>
              </w:rPr>
            </w:r>
            <w:r w:rsidR="00416F32" w:rsidRPr="00EC76D5">
              <w:rPr>
                <w:noProof/>
                <w:webHidden/>
              </w:rPr>
              <w:fldChar w:fldCharType="separate"/>
            </w:r>
            <w:r w:rsidR="00545E00" w:rsidRPr="00EC76D5">
              <w:rPr>
                <w:noProof/>
                <w:webHidden/>
              </w:rPr>
              <w:t>452</w:t>
            </w:r>
            <w:r w:rsidR="00416F32" w:rsidRPr="00EC76D5">
              <w:rPr>
                <w:noProof/>
                <w:webHidden/>
              </w:rPr>
              <w:fldChar w:fldCharType="end"/>
            </w:r>
          </w:hyperlink>
        </w:p>
        <w:p w14:paraId="42089A36" w14:textId="48490697" w:rsidR="00416F32" w:rsidRPr="00EC76D5" w:rsidRDefault="00DF55CE">
          <w:pPr>
            <w:pStyle w:val="Innehll3"/>
            <w:tabs>
              <w:tab w:val="left" w:pos="1540"/>
              <w:tab w:val="right" w:leader="dot" w:pos="9350"/>
            </w:tabs>
            <w:rPr>
              <w:rFonts w:asciiTheme="minorHAnsi" w:eastAsiaTheme="minorEastAsia" w:hAnsiTheme="minorHAnsi"/>
              <w:noProof/>
              <w:lang w:eastAsia="sv-SE"/>
            </w:rPr>
          </w:pPr>
          <w:hyperlink w:anchor="_Toc481936525" w:history="1">
            <w:r w:rsidR="00416F32" w:rsidRPr="00EC76D5">
              <w:rPr>
                <w:rStyle w:val="Hyperlnk"/>
                <w:noProof/>
              </w:rPr>
              <w:t>22.10.6.</w:t>
            </w:r>
            <w:r w:rsidR="00416F32" w:rsidRPr="00EC76D5">
              <w:rPr>
                <w:rFonts w:asciiTheme="minorHAnsi" w:eastAsiaTheme="minorEastAsia" w:hAnsiTheme="minorHAnsi"/>
                <w:noProof/>
                <w:lang w:eastAsia="sv-SE"/>
              </w:rPr>
              <w:tab/>
            </w:r>
            <w:r w:rsidR="00416F32" w:rsidRPr="00EC76D5">
              <w:rPr>
                <w:rStyle w:val="Hyperlnk"/>
                <w:noProof/>
              </w:rPr>
              <w:t>String Management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_Toc481936525 \h </w:instrText>
            </w:r>
            <w:r w:rsidR="00416F32" w:rsidRPr="00EC76D5">
              <w:rPr>
                <w:noProof/>
                <w:webHidden/>
              </w:rPr>
            </w:r>
            <w:r w:rsidR="00416F32" w:rsidRPr="00EC76D5">
              <w:rPr>
                <w:noProof/>
                <w:webHidden/>
              </w:rPr>
              <w:fldChar w:fldCharType="separate"/>
            </w:r>
            <w:r w:rsidR="00545E00" w:rsidRPr="00EC76D5">
              <w:rPr>
                <w:noProof/>
                <w:webHidden/>
              </w:rPr>
              <w:t>452</w:t>
            </w:r>
            <w:r w:rsidR="00416F32" w:rsidRPr="00EC76D5">
              <w:rPr>
                <w:noProof/>
                <w:webHidden/>
              </w:rPr>
              <w:fldChar w:fldCharType="end"/>
            </w:r>
          </w:hyperlink>
        </w:p>
        <w:p w14:paraId="5F10E39B" w14:textId="62CA653A" w:rsidR="00416F32" w:rsidRPr="00EC76D5" w:rsidRDefault="00DF55CE">
          <w:pPr>
            <w:pStyle w:val="Innehll3"/>
            <w:tabs>
              <w:tab w:val="left" w:pos="1540"/>
              <w:tab w:val="right" w:leader="dot" w:pos="9350"/>
            </w:tabs>
            <w:rPr>
              <w:rFonts w:asciiTheme="minorHAnsi" w:eastAsiaTheme="minorEastAsia" w:hAnsiTheme="minorHAnsi"/>
              <w:noProof/>
              <w:lang w:eastAsia="sv-SE"/>
            </w:rPr>
          </w:pPr>
          <w:hyperlink w:anchor="_Toc481936526" w:history="1">
            <w:r w:rsidR="00416F32" w:rsidRPr="00EC76D5">
              <w:rPr>
                <w:rStyle w:val="Hyperlnk"/>
                <w:noProof/>
              </w:rPr>
              <w:t>22.10.7.</w:t>
            </w:r>
            <w:r w:rsidR="00416F32" w:rsidRPr="00EC76D5">
              <w:rPr>
                <w:rFonts w:asciiTheme="minorHAnsi" w:eastAsiaTheme="minorEastAsia" w:hAnsiTheme="minorHAnsi"/>
                <w:noProof/>
                <w:lang w:eastAsia="sv-SE"/>
              </w:rPr>
              <w:tab/>
            </w:r>
            <w:r w:rsidR="00416F32" w:rsidRPr="00EC76D5">
              <w:rPr>
                <w:rStyle w:val="Hyperlnk"/>
                <w:noProof/>
              </w:rPr>
              <w:t>Memory Management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_Toc481936526 \h </w:instrText>
            </w:r>
            <w:r w:rsidR="00416F32" w:rsidRPr="00EC76D5">
              <w:rPr>
                <w:noProof/>
                <w:webHidden/>
              </w:rPr>
            </w:r>
            <w:r w:rsidR="00416F32" w:rsidRPr="00EC76D5">
              <w:rPr>
                <w:noProof/>
                <w:webHidden/>
              </w:rPr>
              <w:fldChar w:fldCharType="separate"/>
            </w:r>
            <w:r w:rsidR="00545E00" w:rsidRPr="00EC76D5">
              <w:rPr>
                <w:noProof/>
                <w:webHidden/>
              </w:rPr>
              <w:t>454</w:t>
            </w:r>
            <w:r w:rsidR="00416F32" w:rsidRPr="00EC76D5">
              <w:rPr>
                <w:noProof/>
                <w:webHidden/>
              </w:rPr>
              <w:fldChar w:fldCharType="end"/>
            </w:r>
          </w:hyperlink>
        </w:p>
        <w:p w14:paraId="25F890EB" w14:textId="7FC7CAFB" w:rsidR="00416F32" w:rsidRPr="00EC76D5" w:rsidRDefault="00DF55CE">
          <w:pPr>
            <w:pStyle w:val="Innehll3"/>
            <w:tabs>
              <w:tab w:val="left" w:pos="1540"/>
              <w:tab w:val="right" w:leader="dot" w:pos="9350"/>
            </w:tabs>
            <w:rPr>
              <w:rFonts w:asciiTheme="minorHAnsi" w:eastAsiaTheme="minorEastAsia" w:hAnsiTheme="minorHAnsi"/>
              <w:noProof/>
              <w:lang w:eastAsia="sv-SE"/>
            </w:rPr>
          </w:pPr>
          <w:hyperlink w:anchor="_Toc481936527" w:history="1">
            <w:r w:rsidR="00416F32" w:rsidRPr="00EC76D5">
              <w:rPr>
                <w:rStyle w:val="Hyperlnk"/>
                <w:noProof/>
              </w:rPr>
              <w:t>22.10.8.</w:t>
            </w:r>
            <w:r w:rsidR="00416F32" w:rsidRPr="00EC76D5">
              <w:rPr>
                <w:rFonts w:asciiTheme="minorHAnsi" w:eastAsiaTheme="minorEastAsia" w:hAnsiTheme="minorHAnsi"/>
                <w:noProof/>
                <w:lang w:eastAsia="sv-SE"/>
              </w:rPr>
              <w:tab/>
            </w:r>
            <w:r w:rsidR="00416F32" w:rsidRPr="00EC76D5">
              <w:rPr>
                <w:rStyle w:val="Hyperlnk"/>
                <w:noProof/>
              </w:rPr>
              <w:t>Mathematical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_Toc481936527 \h </w:instrText>
            </w:r>
            <w:r w:rsidR="00416F32" w:rsidRPr="00EC76D5">
              <w:rPr>
                <w:noProof/>
                <w:webHidden/>
              </w:rPr>
            </w:r>
            <w:r w:rsidR="00416F32" w:rsidRPr="00EC76D5">
              <w:rPr>
                <w:noProof/>
                <w:webHidden/>
              </w:rPr>
              <w:fldChar w:fldCharType="separate"/>
            </w:r>
            <w:r w:rsidR="00545E00" w:rsidRPr="00EC76D5">
              <w:rPr>
                <w:noProof/>
                <w:webHidden/>
              </w:rPr>
              <w:t>454</w:t>
            </w:r>
            <w:r w:rsidR="00416F32" w:rsidRPr="00EC76D5">
              <w:rPr>
                <w:noProof/>
                <w:webHidden/>
              </w:rPr>
              <w:fldChar w:fldCharType="end"/>
            </w:r>
          </w:hyperlink>
        </w:p>
        <w:p w14:paraId="4BDC5885" w14:textId="0A8FC1EC" w:rsidR="00416F32" w:rsidRPr="00EC76D5" w:rsidRDefault="00DF55CE">
          <w:pPr>
            <w:pStyle w:val="Innehll3"/>
            <w:tabs>
              <w:tab w:val="left" w:pos="1540"/>
              <w:tab w:val="right" w:leader="dot" w:pos="9350"/>
            </w:tabs>
            <w:rPr>
              <w:rFonts w:asciiTheme="minorHAnsi" w:eastAsiaTheme="minorEastAsia" w:hAnsiTheme="minorHAnsi"/>
              <w:noProof/>
              <w:lang w:eastAsia="sv-SE"/>
            </w:rPr>
          </w:pPr>
          <w:hyperlink w:anchor="_Toc481936528" w:history="1">
            <w:r w:rsidR="00416F32" w:rsidRPr="00EC76D5">
              <w:rPr>
                <w:rStyle w:val="Hyperlnk"/>
                <w:noProof/>
              </w:rPr>
              <w:t>22.10.9.</w:t>
            </w:r>
            <w:r w:rsidR="00416F32" w:rsidRPr="00EC76D5">
              <w:rPr>
                <w:rFonts w:asciiTheme="minorHAnsi" w:eastAsiaTheme="minorEastAsia" w:hAnsiTheme="minorHAnsi"/>
                <w:noProof/>
                <w:lang w:eastAsia="sv-SE"/>
              </w:rPr>
              <w:tab/>
            </w:r>
            <w:r w:rsidR="00416F32" w:rsidRPr="00EC76D5">
              <w:rPr>
                <w:rStyle w:val="Hyperlnk"/>
                <w:noProof/>
              </w:rPr>
              <w:t>Long Jumps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_Toc481936528 \h </w:instrText>
            </w:r>
            <w:r w:rsidR="00416F32" w:rsidRPr="00EC76D5">
              <w:rPr>
                <w:noProof/>
                <w:webHidden/>
              </w:rPr>
            </w:r>
            <w:r w:rsidR="00416F32" w:rsidRPr="00EC76D5">
              <w:rPr>
                <w:noProof/>
                <w:webHidden/>
              </w:rPr>
              <w:fldChar w:fldCharType="separate"/>
            </w:r>
            <w:r w:rsidR="00545E00" w:rsidRPr="00EC76D5">
              <w:rPr>
                <w:noProof/>
                <w:webHidden/>
              </w:rPr>
              <w:t>454</w:t>
            </w:r>
            <w:r w:rsidR="00416F32" w:rsidRPr="00EC76D5">
              <w:rPr>
                <w:noProof/>
                <w:webHidden/>
              </w:rPr>
              <w:fldChar w:fldCharType="end"/>
            </w:r>
          </w:hyperlink>
        </w:p>
        <w:p w14:paraId="5F3CB54A" w14:textId="08A64837" w:rsidR="00416F32" w:rsidRPr="00EC76D5" w:rsidRDefault="00DF55CE">
          <w:pPr>
            <w:pStyle w:val="Innehll3"/>
            <w:tabs>
              <w:tab w:val="left" w:pos="1540"/>
              <w:tab w:val="right" w:leader="dot" w:pos="9350"/>
            </w:tabs>
            <w:rPr>
              <w:rFonts w:asciiTheme="minorHAnsi" w:eastAsiaTheme="minorEastAsia" w:hAnsiTheme="minorHAnsi"/>
              <w:noProof/>
              <w:lang w:eastAsia="sv-SE"/>
            </w:rPr>
          </w:pPr>
          <w:hyperlink w:anchor="_Toc481936529" w:history="1">
            <w:r w:rsidR="00416F32" w:rsidRPr="00EC76D5">
              <w:rPr>
                <w:rStyle w:val="Hyperlnk"/>
                <w:noProof/>
              </w:rPr>
              <w:t>22.10.10.</w:t>
            </w:r>
            <w:r w:rsidR="00416F32" w:rsidRPr="00EC76D5">
              <w:rPr>
                <w:rFonts w:asciiTheme="minorHAnsi" w:eastAsiaTheme="minorEastAsia" w:hAnsiTheme="minorHAnsi"/>
                <w:noProof/>
                <w:lang w:eastAsia="sv-SE"/>
              </w:rPr>
              <w:tab/>
            </w:r>
            <w:r w:rsidR="00416F32" w:rsidRPr="00EC76D5">
              <w:rPr>
                <w:rStyle w:val="Hyperlnk"/>
                <w:noProof/>
              </w:rPr>
              <w:t>Time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_Toc481936529 \h </w:instrText>
            </w:r>
            <w:r w:rsidR="00416F32" w:rsidRPr="00EC76D5">
              <w:rPr>
                <w:noProof/>
                <w:webHidden/>
              </w:rPr>
            </w:r>
            <w:r w:rsidR="00416F32" w:rsidRPr="00EC76D5">
              <w:rPr>
                <w:noProof/>
                <w:webHidden/>
              </w:rPr>
              <w:fldChar w:fldCharType="separate"/>
            </w:r>
            <w:r w:rsidR="00545E00" w:rsidRPr="00EC76D5">
              <w:rPr>
                <w:noProof/>
                <w:webHidden/>
              </w:rPr>
              <w:t>455</w:t>
            </w:r>
            <w:r w:rsidR="00416F32" w:rsidRPr="00EC76D5">
              <w:rPr>
                <w:noProof/>
                <w:webHidden/>
              </w:rPr>
              <w:fldChar w:fldCharType="end"/>
            </w:r>
          </w:hyperlink>
        </w:p>
        <w:p w14:paraId="3703C2F5" w14:textId="5583B4AA" w:rsidR="00416F32" w:rsidRPr="00EC76D5" w:rsidRDefault="00DF55CE">
          <w:pPr>
            <w:pStyle w:val="Innehll3"/>
            <w:tabs>
              <w:tab w:val="left" w:pos="1540"/>
              <w:tab w:val="right" w:leader="dot" w:pos="9350"/>
            </w:tabs>
            <w:rPr>
              <w:rFonts w:asciiTheme="minorHAnsi" w:eastAsiaTheme="minorEastAsia" w:hAnsiTheme="minorHAnsi"/>
              <w:noProof/>
              <w:lang w:eastAsia="sv-SE"/>
            </w:rPr>
          </w:pPr>
          <w:hyperlink w:anchor="_Toc481936530" w:history="1">
            <w:r w:rsidR="00416F32" w:rsidRPr="00EC76D5">
              <w:rPr>
                <w:rStyle w:val="Hyperlnk"/>
                <w:noProof/>
              </w:rPr>
              <w:t>22.10.11.</w:t>
            </w:r>
            <w:r w:rsidR="00416F32" w:rsidRPr="00EC76D5">
              <w:rPr>
                <w:rFonts w:asciiTheme="minorHAnsi" w:eastAsiaTheme="minorEastAsia" w:hAnsiTheme="minorHAnsi"/>
                <w:noProof/>
                <w:lang w:eastAsia="sv-SE"/>
              </w:rPr>
              <w:tab/>
            </w:r>
            <w:r w:rsidR="00416F32" w:rsidRPr="00EC76D5">
              <w:rPr>
                <w:rStyle w:val="Hyperlnk"/>
                <w:noProof/>
              </w:rPr>
              <w:t>Random Numbers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_Toc481936530 \h </w:instrText>
            </w:r>
            <w:r w:rsidR="00416F32" w:rsidRPr="00EC76D5">
              <w:rPr>
                <w:noProof/>
                <w:webHidden/>
              </w:rPr>
            </w:r>
            <w:r w:rsidR="00416F32" w:rsidRPr="00EC76D5">
              <w:rPr>
                <w:noProof/>
                <w:webHidden/>
              </w:rPr>
              <w:fldChar w:fldCharType="separate"/>
            </w:r>
            <w:r w:rsidR="00545E00" w:rsidRPr="00EC76D5">
              <w:rPr>
                <w:noProof/>
                <w:webHidden/>
              </w:rPr>
              <w:t>456</w:t>
            </w:r>
            <w:r w:rsidR="00416F32" w:rsidRPr="00EC76D5">
              <w:rPr>
                <w:noProof/>
                <w:webHidden/>
              </w:rPr>
              <w:fldChar w:fldCharType="end"/>
            </w:r>
          </w:hyperlink>
        </w:p>
        <w:p w14:paraId="265AFA23" w14:textId="54803C52" w:rsidR="00416F32" w:rsidRPr="00EC76D5" w:rsidRDefault="00DF55CE">
          <w:pPr>
            <w:pStyle w:val="Innehll3"/>
            <w:tabs>
              <w:tab w:val="left" w:pos="1540"/>
              <w:tab w:val="right" w:leader="dot" w:pos="9350"/>
            </w:tabs>
            <w:rPr>
              <w:rFonts w:asciiTheme="minorHAnsi" w:eastAsiaTheme="minorEastAsia" w:hAnsiTheme="minorHAnsi"/>
              <w:noProof/>
              <w:lang w:eastAsia="sv-SE"/>
            </w:rPr>
          </w:pPr>
          <w:hyperlink w:anchor="_Toc481936531" w:history="1">
            <w:r w:rsidR="00416F32" w:rsidRPr="00EC76D5">
              <w:rPr>
                <w:rStyle w:val="Hyperlnk"/>
                <w:noProof/>
              </w:rPr>
              <w:t>22.10.12.</w:t>
            </w:r>
            <w:r w:rsidR="00416F32" w:rsidRPr="00EC76D5">
              <w:rPr>
                <w:rFonts w:asciiTheme="minorHAnsi" w:eastAsiaTheme="minorEastAsia" w:hAnsiTheme="minorHAnsi"/>
                <w:noProof/>
                <w:lang w:eastAsia="sv-SE"/>
              </w:rPr>
              <w:tab/>
            </w:r>
            <w:r w:rsidR="00416F32" w:rsidRPr="00EC76D5">
              <w:rPr>
                <w:rStyle w:val="Hyperlnk"/>
                <w:noProof/>
              </w:rPr>
              <w:t>Limits of Integral and Floating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_Toc481936531 \h </w:instrText>
            </w:r>
            <w:r w:rsidR="00416F32" w:rsidRPr="00EC76D5">
              <w:rPr>
                <w:noProof/>
                <w:webHidden/>
              </w:rPr>
            </w:r>
            <w:r w:rsidR="00416F32" w:rsidRPr="00EC76D5">
              <w:rPr>
                <w:noProof/>
                <w:webHidden/>
              </w:rPr>
              <w:fldChar w:fldCharType="separate"/>
            </w:r>
            <w:r w:rsidR="00545E00" w:rsidRPr="00EC76D5">
              <w:rPr>
                <w:noProof/>
                <w:webHidden/>
              </w:rPr>
              <w:t>456</w:t>
            </w:r>
            <w:r w:rsidR="00416F32" w:rsidRPr="00EC76D5">
              <w:rPr>
                <w:noProof/>
                <w:webHidden/>
              </w:rPr>
              <w:fldChar w:fldCharType="end"/>
            </w:r>
          </w:hyperlink>
        </w:p>
        <w:p w14:paraId="0B3ACEFC" w14:textId="7B845657" w:rsidR="00416F32" w:rsidRPr="00EC76D5" w:rsidRDefault="00DF55CE">
          <w:pPr>
            <w:pStyle w:val="Innehll3"/>
            <w:tabs>
              <w:tab w:val="left" w:pos="1540"/>
              <w:tab w:val="right" w:leader="dot" w:pos="9350"/>
            </w:tabs>
            <w:rPr>
              <w:rFonts w:asciiTheme="minorHAnsi" w:eastAsiaTheme="minorEastAsia" w:hAnsiTheme="minorHAnsi"/>
              <w:noProof/>
              <w:lang w:eastAsia="sv-SE"/>
            </w:rPr>
          </w:pPr>
          <w:hyperlink w:anchor="_Toc481936532" w:history="1">
            <w:r w:rsidR="00416F32" w:rsidRPr="00EC76D5">
              <w:rPr>
                <w:rStyle w:val="Hyperlnk"/>
                <w:noProof/>
              </w:rPr>
              <w:t>22.10.13.</w:t>
            </w:r>
            <w:r w:rsidR="00416F32" w:rsidRPr="00EC76D5">
              <w:rPr>
                <w:rFonts w:asciiTheme="minorHAnsi" w:eastAsiaTheme="minorEastAsia" w:hAnsiTheme="minorHAnsi"/>
                <w:noProof/>
                <w:lang w:eastAsia="sv-SE"/>
              </w:rPr>
              <w:tab/>
            </w:r>
            <w:r w:rsidR="00416F32" w:rsidRPr="00EC76D5">
              <w:rPr>
                <w:rStyle w:val="Hyperlnk"/>
                <w:noProof/>
              </w:rPr>
              <w:t>Character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_Toc481936532 \h </w:instrText>
            </w:r>
            <w:r w:rsidR="00416F32" w:rsidRPr="00EC76D5">
              <w:rPr>
                <w:noProof/>
                <w:webHidden/>
              </w:rPr>
            </w:r>
            <w:r w:rsidR="00416F32" w:rsidRPr="00EC76D5">
              <w:rPr>
                <w:noProof/>
                <w:webHidden/>
              </w:rPr>
              <w:fldChar w:fldCharType="separate"/>
            </w:r>
            <w:r w:rsidR="00545E00" w:rsidRPr="00EC76D5">
              <w:rPr>
                <w:noProof/>
                <w:webHidden/>
              </w:rPr>
              <w:t>457</w:t>
            </w:r>
            <w:r w:rsidR="00416F32" w:rsidRPr="00EC76D5">
              <w:rPr>
                <w:noProof/>
                <w:webHidden/>
              </w:rPr>
              <w:fldChar w:fldCharType="end"/>
            </w:r>
          </w:hyperlink>
        </w:p>
        <w:p w14:paraId="6A234AD9" w14:textId="29F21B39" w:rsidR="00416F32" w:rsidRPr="00EC76D5" w:rsidRDefault="00DF55CE">
          <w:pPr>
            <w:pStyle w:val="Innehll2"/>
            <w:tabs>
              <w:tab w:val="left" w:pos="1100"/>
              <w:tab w:val="right" w:leader="dot" w:pos="9350"/>
            </w:tabs>
            <w:rPr>
              <w:rFonts w:asciiTheme="minorHAnsi" w:eastAsiaTheme="minorEastAsia" w:hAnsiTheme="minorHAnsi"/>
              <w:noProof/>
              <w:lang w:eastAsia="sv-SE"/>
            </w:rPr>
          </w:pPr>
          <w:hyperlink w:anchor="_Toc481936533" w:history="1">
            <w:r w:rsidR="00416F32" w:rsidRPr="00EC76D5">
              <w:rPr>
                <w:rStyle w:val="Hyperlnk"/>
                <w:noProof/>
              </w:rPr>
              <w:t>22.11.</w:t>
            </w:r>
            <w:r w:rsidR="00416F32" w:rsidRPr="00EC76D5">
              <w:rPr>
                <w:rFonts w:asciiTheme="minorHAnsi" w:eastAsiaTheme="minorEastAsia" w:hAnsiTheme="minorHAnsi"/>
                <w:noProof/>
                <w:lang w:eastAsia="sv-SE"/>
              </w:rPr>
              <w:tab/>
            </w:r>
            <w:r w:rsidR="00416F32" w:rsidRPr="00EC76D5">
              <w:rPr>
                <w:rStyle w:val="Hyperlnk"/>
                <w:noProof/>
              </w:rPr>
              <w:t>Further Reading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_Toc481936533 \h </w:instrText>
            </w:r>
            <w:r w:rsidR="00416F32" w:rsidRPr="00EC76D5">
              <w:rPr>
                <w:noProof/>
                <w:webHidden/>
              </w:rPr>
            </w:r>
            <w:r w:rsidR="00416F32" w:rsidRPr="00EC76D5">
              <w:rPr>
                <w:noProof/>
                <w:webHidden/>
              </w:rPr>
              <w:fldChar w:fldCharType="separate"/>
            </w:r>
            <w:r w:rsidR="00545E00" w:rsidRPr="00EC76D5">
              <w:rPr>
                <w:noProof/>
                <w:webHidden/>
              </w:rPr>
              <w:t>458</w:t>
            </w:r>
            <w:r w:rsidR="00416F32" w:rsidRPr="00EC76D5">
              <w:rPr>
                <w:noProof/>
                <w:webHidden/>
              </w:rPr>
              <w:fldChar w:fldCharType="end"/>
            </w:r>
          </w:hyperlink>
        </w:p>
        <w:p w14:paraId="66FB549A" w14:textId="6E610F13" w:rsidR="00416F32" w:rsidRPr="00EC76D5" w:rsidRDefault="00DF55CE">
          <w:pPr>
            <w:pStyle w:val="Innehll1"/>
            <w:rPr>
              <w:rFonts w:asciiTheme="minorHAnsi" w:eastAsiaTheme="minorEastAsia" w:hAnsiTheme="minorHAnsi"/>
              <w:noProof/>
              <w:lang w:eastAsia="sv-SE"/>
            </w:rPr>
          </w:pPr>
          <w:hyperlink w:anchor="_Toc481936534" w:history="1">
            <w:r w:rsidR="00416F32" w:rsidRPr="00EC76D5">
              <w:rPr>
                <w:rStyle w:val="Hyperlnk"/>
                <w:noProof/>
              </w:rPr>
              <w:t>23.</w:t>
            </w:r>
            <w:r w:rsidR="00416F32" w:rsidRPr="00EC76D5">
              <w:rPr>
                <w:rFonts w:asciiTheme="minorHAnsi" w:eastAsiaTheme="minorEastAsia" w:hAnsiTheme="minorHAnsi"/>
                <w:noProof/>
                <w:lang w:eastAsia="sv-SE"/>
              </w:rPr>
              <w:tab/>
            </w:r>
            <w:r w:rsidR="00416F32" w:rsidRPr="00EC76D5">
              <w:rPr>
                <w:rStyle w:val="Hyperlnk"/>
                <w:noProof/>
              </w:rPr>
              <w:t>A Crash Course in Java</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_Toc481936534 \h </w:instrText>
            </w:r>
            <w:r w:rsidR="00416F32" w:rsidRPr="00EC76D5">
              <w:rPr>
                <w:noProof/>
                <w:webHidden/>
              </w:rPr>
            </w:r>
            <w:r w:rsidR="00416F32" w:rsidRPr="00EC76D5">
              <w:rPr>
                <w:noProof/>
                <w:webHidden/>
              </w:rPr>
              <w:fldChar w:fldCharType="separate"/>
            </w:r>
            <w:r w:rsidR="00545E00" w:rsidRPr="00EC76D5">
              <w:rPr>
                <w:noProof/>
                <w:webHidden/>
              </w:rPr>
              <w:t>459</w:t>
            </w:r>
            <w:r w:rsidR="00416F32" w:rsidRPr="00EC76D5">
              <w:rPr>
                <w:noProof/>
                <w:webHidden/>
              </w:rPr>
              <w:fldChar w:fldCharType="end"/>
            </w:r>
          </w:hyperlink>
        </w:p>
        <w:p w14:paraId="52E975C1" w14:textId="4C8FE225" w:rsidR="00416F32" w:rsidRPr="00EC76D5" w:rsidRDefault="00DF55CE">
          <w:pPr>
            <w:pStyle w:val="Innehll1"/>
            <w:rPr>
              <w:rFonts w:asciiTheme="minorHAnsi" w:eastAsiaTheme="minorEastAsia" w:hAnsiTheme="minorHAnsi"/>
              <w:noProof/>
              <w:lang w:eastAsia="sv-SE"/>
            </w:rPr>
          </w:pPr>
          <w:hyperlink w:anchor="_Toc481936535" w:history="1">
            <w:r w:rsidR="00416F32" w:rsidRPr="00EC76D5">
              <w:rPr>
                <w:rStyle w:val="Hyperlnk"/>
                <w:noProof/>
              </w:rPr>
              <w:t>Foreword</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_Toc481936535 \h </w:instrText>
            </w:r>
            <w:r w:rsidR="00416F32" w:rsidRPr="00EC76D5">
              <w:rPr>
                <w:noProof/>
                <w:webHidden/>
              </w:rPr>
            </w:r>
            <w:r w:rsidR="00416F32" w:rsidRPr="00EC76D5">
              <w:rPr>
                <w:noProof/>
                <w:webHidden/>
              </w:rPr>
              <w:fldChar w:fldCharType="separate"/>
            </w:r>
            <w:r w:rsidR="00545E00" w:rsidRPr="00EC76D5">
              <w:rPr>
                <w:noProof/>
                <w:webHidden/>
              </w:rPr>
              <w:t>460</w:t>
            </w:r>
            <w:r w:rsidR="00416F32" w:rsidRPr="00EC76D5">
              <w:rPr>
                <w:noProof/>
                <w:webHidden/>
              </w:rPr>
              <w:fldChar w:fldCharType="end"/>
            </w:r>
          </w:hyperlink>
        </w:p>
        <w:p w14:paraId="1D894A0A" w14:textId="63028375" w:rsidR="00CB5140" w:rsidRPr="00EC76D5" w:rsidRDefault="00CB5140">
          <w:r w:rsidRPr="00EC76D5">
            <w:rPr>
              <w:b/>
              <w:bCs/>
              <w:noProof/>
            </w:rPr>
            <w:fldChar w:fldCharType="end"/>
          </w:r>
        </w:p>
      </w:sdtContent>
    </w:sdt>
    <w:p w14:paraId="14505094" w14:textId="77777777" w:rsidR="00603361" w:rsidRPr="00EC76D5" w:rsidRDefault="00EE7565" w:rsidP="00F03D06">
      <w:pPr>
        <w:pStyle w:val="Rubrik1"/>
      </w:pPr>
      <w:bookmarkStart w:id="0" w:name="_Toc481936105"/>
      <w:r w:rsidRPr="00EC76D5">
        <w:lastRenderedPageBreak/>
        <w:t>The Compiler Phases</w:t>
      </w:r>
      <w:bookmarkEnd w:id="0"/>
    </w:p>
    <w:p w14:paraId="786F4672" w14:textId="442681DA" w:rsidR="007016BF" w:rsidRPr="00EC76D5" w:rsidRDefault="007016BF" w:rsidP="00603361">
      <w:r w:rsidRPr="00EC76D5">
        <w:rPr>
          <w:noProof/>
          <w:lang w:eastAsia="sv-SE"/>
        </w:rPr>
        <mc:AlternateContent>
          <mc:Choice Requires="wpc">
            <w:drawing>
              <wp:anchor distT="0" distB="0" distL="114300" distR="114300" simplePos="0" relativeHeight="251661312" behindDoc="0" locked="0" layoutInCell="1" allowOverlap="0" wp14:anchorId="52C0B40A" wp14:editId="16EAAE1E">
                <wp:simplePos x="0" y="0"/>
                <wp:positionH relativeFrom="column">
                  <wp:posOffset>457200</wp:posOffset>
                </wp:positionH>
                <wp:positionV relativeFrom="paragraph">
                  <wp:posOffset>351155</wp:posOffset>
                </wp:positionV>
                <wp:extent cx="5942564" cy="6310800"/>
                <wp:effectExtent l="0" t="0" r="0" b="0"/>
                <wp:wrapTopAndBottom/>
                <wp:docPr id="557" name="Arbetsyta 55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04" name="Textruta 404"/>
                        <wps:cNvSpPr txBox="1"/>
                        <wps:spPr>
                          <a:xfrm>
                            <a:off x="541020" y="541056"/>
                            <a:ext cx="1803400" cy="360680"/>
                          </a:xfrm>
                          <a:prstGeom prst="rect">
                            <a:avLst/>
                          </a:prstGeom>
                          <a:solidFill>
                            <a:schemeClr val="lt1"/>
                          </a:solidFill>
                          <a:ln w="6350">
                            <a:solidFill>
                              <a:prstClr val="black"/>
                            </a:solidFill>
                          </a:ln>
                        </wps:spPr>
                        <wps:txbx>
                          <w:txbxContent>
                            <w:p w14:paraId="5FEE7EAB" w14:textId="5B7F7C13" w:rsidR="005A193E" w:rsidRDefault="005A193E" w:rsidP="007016BF">
                              <w:pPr>
                                <w:spacing w:before="60" w:after="0"/>
                                <w:jc w:val="center"/>
                                <w:rPr>
                                  <w:lang w:val="sv-SE"/>
                                </w:rPr>
                              </w:pPr>
                              <w:r>
                                <w:rPr>
                                  <w:lang w:val="sv-SE"/>
                                </w:rPr>
                                <w:t>Register Preparator</w:t>
                              </w:r>
                            </w:p>
                            <w:p w14:paraId="5B7E5EAE" w14:textId="77777777" w:rsidR="005A193E" w:rsidRPr="00C7380D" w:rsidRDefault="005A193E" w:rsidP="007016BF">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6" name="Rak pilkoppling 406"/>
                        <wps:cNvCnPr/>
                        <wps:spPr>
                          <a:xfrm>
                            <a:off x="1442720" y="180358"/>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7" name="Textruta 7"/>
                        <wps:cNvSpPr txBox="1"/>
                        <wps:spPr>
                          <a:xfrm>
                            <a:off x="541020" y="2164187"/>
                            <a:ext cx="1803400" cy="360045"/>
                          </a:xfrm>
                          <a:prstGeom prst="rect">
                            <a:avLst/>
                          </a:prstGeom>
                          <a:solidFill>
                            <a:schemeClr val="lt1"/>
                          </a:solidFill>
                          <a:ln w="6350">
                            <a:solidFill>
                              <a:prstClr val="black"/>
                            </a:solidFill>
                          </a:ln>
                        </wps:spPr>
                        <wps:txbx>
                          <w:txbxContent>
                            <w:p w14:paraId="35130707" w14:textId="5AB337AD" w:rsidR="005A193E" w:rsidRDefault="005A193E" w:rsidP="00F52895">
                              <w:pPr>
                                <w:spacing w:before="60" w:after="0"/>
                                <w:jc w:val="center"/>
                                <w:rPr>
                                  <w:lang w:val="sv-SE"/>
                                </w:rPr>
                              </w:pPr>
                              <w:r>
                                <w:rPr>
                                  <w:lang w:val="sv-SE"/>
                                </w:rPr>
                                <w:t>Register Allocator</w:t>
                              </w:r>
                            </w:p>
                            <w:p w14:paraId="49971E8A" w14:textId="77777777" w:rsidR="005A193E" w:rsidRDefault="005A193E" w:rsidP="007016BF">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8" name="Textruta 7"/>
                        <wps:cNvSpPr txBox="1"/>
                        <wps:spPr>
                          <a:xfrm>
                            <a:off x="541020" y="1262380"/>
                            <a:ext cx="1803400" cy="540367"/>
                          </a:xfrm>
                          <a:prstGeom prst="rect">
                            <a:avLst/>
                          </a:prstGeom>
                          <a:noFill/>
                          <a:ln w="6350">
                            <a:noFill/>
                          </a:ln>
                        </wps:spPr>
                        <wps:txbx>
                          <w:txbxContent>
                            <w:p w14:paraId="457B6DD2" w14:textId="08EB54B7" w:rsidR="005A193E" w:rsidRPr="009C410A" w:rsidRDefault="005A193E" w:rsidP="007016BF">
                              <w:pPr>
                                <w:pStyle w:val="Normalwebb"/>
                                <w:spacing w:before="60" w:line="256" w:lineRule="auto"/>
                                <w:jc w:val="center"/>
                                <w:rPr>
                                  <w:lang w:val="en-US"/>
                                </w:rPr>
                              </w:pPr>
                              <w:r>
                                <w:rPr>
                                  <w:rFonts w:eastAsia="Calibri"/>
                                  <w:sz w:val="22"/>
                                  <w:szCs w:val="22"/>
                                  <w:lang w:val="en-US"/>
                                </w:rPr>
                                <w:t>Middle Code with    Register Information</w:t>
                              </w:r>
                            </w:p>
                            <w:p w14:paraId="2B30FB64" w14:textId="77777777" w:rsidR="005A193E" w:rsidRPr="009C410A" w:rsidRDefault="005A193E" w:rsidP="007016BF">
                              <w:pPr>
                                <w:pStyle w:val="Normalwebb"/>
                                <w:spacing w:before="120" w:after="120" w:line="254" w:lineRule="auto"/>
                                <w:rPr>
                                  <w:lang w:val="en-US"/>
                                </w:rPr>
                              </w:pPr>
                              <w:r w:rsidRPr="009C410A">
                                <w:rPr>
                                  <w:rFonts w:eastAsia="Calibri"/>
                                  <w:sz w:val="22"/>
                                  <w:szCs w:val="22"/>
                                  <w:lang w:val="en-US"/>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9" name="Rak pilkoppling 409"/>
                        <wps:cNvCnPr/>
                        <wps:spPr>
                          <a:xfrm>
                            <a:off x="1442720" y="1803489"/>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0" name="Rak pilkoppling 410"/>
                        <wps:cNvCnPr/>
                        <wps:spPr>
                          <a:xfrm>
                            <a:off x="1442720" y="90175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1" name="Textruta 7"/>
                        <wps:cNvSpPr txBox="1"/>
                        <wps:spPr>
                          <a:xfrm>
                            <a:off x="541020" y="3787318"/>
                            <a:ext cx="1803400" cy="359410"/>
                          </a:xfrm>
                          <a:prstGeom prst="rect">
                            <a:avLst/>
                          </a:prstGeom>
                          <a:solidFill>
                            <a:schemeClr val="lt1"/>
                          </a:solidFill>
                          <a:ln w="6350">
                            <a:solidFill>
                              <a:prstClr val="black"/>
                            </a:solidFill>
                          </a:ln>
                        </wps:spPr>
                        <wps:txbx>
                          <w:txbxContent>
                            <w:p w14:paraId="1128E699" w14:textId="65874640" w:rsidR="005A193E" w:rsidRDefault="005A193E" w:rsidP="007016BF">
                              <w:pPr>
                                <w:pStyle w:val="Normalwebb"/>
                                <w:spacing w:before="60" w:line="254" w:lineRule="auto"/>
                                <w:jc w:val="center"/>
                              </w:pPr>
                              <w:r>
                                <w:rPr>
                                  <w:rFonts w:eastAsia="Calibri"/>
                                  <w:sz w:val="22"/>
                                  <w:szCs w:val="22"/>
                                </w:rPr>
                                <w:t>Object Code Generation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3" name="Rak pilkoppling 413"/>
                        <wps:cNvCnPr/>
                        <wps:spPr>
                          <a:xfrm>
                            <a:off x="1442720" y="3426620"/>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4" name="Rak pilkoppling 414"/>
                        <wps:cNvCnPr/>
                        <wps:spPr>
                          <a:xfrm>
                            <a:off x="1442720" y="2524885"/>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5" name="Textruta 7"/>
                        <wps:cNvSpPr txBox="1"/>
                        <wps:spPr>
                          <a:xfrm>
                            <a:off x="541020" y="5230109"/>
                            <a:ext cx="1803400" cy="358775"/>
                          </a:xfrm>
                          <a:prstGeom prst="rect">
                            <a:avLst/>
                          </a:prstGeom>
                          <a:solidFill>
                            <a:schemeClr val="lt1"/>
                          </a:solidFill>
                          <a:ln w="6350">
                            <a:solidFill>
                              <a:prstClr val="black"/>
                            </a:solidFill>
                          </a:ln>
                        </wps:spPr>
                        <wps:txbx>
                          <w:txbxContent>
                            <w:p w14:paraId="3CD51AB6" w14:textId="5B6C084A" w:rsidR="005A193E" w:rsidRDefault="005A193E" w:rsidP="007016BF">
                              <w:pPr>
                                <w:pStyle w:val="Normalwebb"/>
                                <w:spacing w:before="60" w:line="252" w:lineRule="auto"/>
                                <w:jc w:val="center"/>
                              </w:pPr>
                              <w:r>
                                <w:rPr>
                                  <w:rFonts w:eastAsia="Calibri"/>
                                  <w:sz w:val="22"/>
                                  <w:szCs w:val="22"/>
                                </w:rPr>
                                <w:t>Object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4" name="Textruta 7"/>
                        <wps:cNvSpPr txBox="1"/>
                        <wps:spPr>
                          <a:xfrm>
                            <a:off x="541020" y="4508714"/>
                            <a:ext cx="1803400" cy="358775"/>
                          </a:xfrm>
                          <a:prstGeom prst="rect">
                            <a:avLst/>
                          </a:prstGeom>
                          <a:noFill/>
                          <a:ln w="6350">
                            <a:noFill/>
                          </a:ln>
                        </wps:spPr>
                        <wps:txbx>
                          <w:txbxContent>
                            <w:p w14:paraId="6B60AFFC" w14:textId="29E837A0" w:rsidR="005A193E" w:rsidRDefault="005A193E" w:rsidP="007016BF">
                              <w:pPr>
                                <w:pStyle w:val="Normalwebb"/>
                                <w:spacing w:before="60" w:line="252" w:lineRule="auto"/>
                                <w:jc w:val="center"/>
                              </w:pPr>
                              <w:r>
                                <w:rPr>
                                  <w:rFonts w:eastAsia="Calibri"/>
                                  <w:sz w:val="22"/>
                                  <w:szCs w:val="22"/>
                                  <w:lang w:val="en-US"/>
                                </w:rPr>
                                <w:t>Object Code</w:t>
                              </w:r>
                            </w:p>
                            <w:p w14:paraId="774C3A6C" w14:textId="77777777" w:rsidR="005A193E" w:rsidRDefault="005A193E" w:rsidP="007016BF">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5" name="Rak pilkoppling 545"/>
                        <wps:cNvCnPr/>
                        <wps:spPr>
                          <a:xfrm>
                            <a:off x="1442720" y="4869412"/>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6" name="Rak pilkoppling 546"/>
                        <wps:cNvCnPr/>
                        <wps:spPr>
                          <a:xfrm>
                            <a:off x="1442720" y="414801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8" name="Textruta 7"/>
                        <wps:cNvSpPr txBox="1"/>
                        <wps:spPr>
                          <a:xfrm>
                            <a:off x="541020" y="5951505"/>
                            <a:ext cx="1803400" cy="358140"/>
                          </a:xfrm>
                          <a:prstGeom prst="rect">
                            <a:avLst/>
                          </a:prstGeom>
                          <a:noFill/>
                          <a:ln w="6350">
                            <a:noFill/>
                          </a:ln>
                        </wps:spPr>
                        <wps:txbx>
                          <w:txbxContent>
                            <w:p w14:paraId="382BB8B2" w14:textId="149DA6D5" w:rsidR="005A193E" w:rsidRDefault="005A193E" w:rsidP="00817F18">
                              <w:pPr>
                                <w:pStyle w:val="Normalwebb"/>
                                <w:spacing w:before="60" w:line="252" w:lineRule="auto"/>
                                <w:jc w:val="center"/>
                              </w:pPr>
                              <w:r>
                                <w:rPr>
                                  <w:rFonts w:eastAsia="Calibri"/>
                                  <w:sz w:val="22"/>
                                  <w:szCs w:val="22"/>
                                  <w:lang w:val="en-US"/>
                                </w:rPr>
                                <w:t>Optimized 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0" name="Rak pilkoppling 550"/>
                        <wps:cNvCnPr/>
                        <wps:spPr>
                          <a:xfrm>
                            <a:off x="1442720" y="5590807"/>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7" name="Textruta 7"/>
                        <wps:cNvSpPr txBox="1"/>
                        <wps:spPr>
                          <a:xfrm>
                            <a:off x="541020" y="2885591"/>
                            <a:ext cx="1803400" cy="539750"/>
                          </a:xfrm>
                          <a:prstGeom prst="rect">
                            <a:avLst/>
                          </a:prstGeom>
                          <a:noFill/>
                          <a:ln w="6350">
                            <a:noFill/>
                          </a:ln>
                        </wps:spPr>
                        <wps:txbx>
                          <w:txbxContent>
                            <w:p w14:paraId="57199023" w14:textId="1D2D67F8" w:rsidR="005A193E" w:rsidRDefault="005A193E" w:rsidP="009C410A">
                              <w:pPr>
                                <w:pStyle w:val="Normalwebb"/>
                                <w:spacing w:before="60" w:line="254" w:lineRule="auto"/>
                                <w:jc w:val="center"/>
                              </w:pPr>
                              <w:r>
                                <w:rPr>
                                  <w:rFonts w:eastAsia="Calibri"/>
                                  <w:sz w:val="22"/>
                                  <w:szCs w:val="22"/>
                                  <w:lang w:val="en-US"/>
                                </w:rPr>
                                <w:t>Middle Code with  Allocated Registers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14:sizeRelV relativeFrom="margin">
                  <wp14:pctHeight>0</wp14:pctHeight>
                </wp14:sizeRelV>
              </wp:anchor>
            </w:drawing>
          </mc:Choice>
          <mc:Fallback>
            <w:pict>
              <v:group w14:anchorId="52C0B40A" id="Arbetsyta 557" o:spid="_x0000_s1026" editas="canvas" style="position:absolute;left:0;text-align:left;margin-left:36pt;margin-top:27.65pt;width:467.9pt;height:496.9pt;z-index:251661312;mso-height-relative:margin" coordsize="59423,63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" o:allowoverlap="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423;height:63106;visibility:visible;mso-wrap-style:square">
                  <v:fill o:detectmouseclick="t"/>
                  <v:path o:connecttype="none"/>
                </v:shape>
                <v:shapetype id="_x0000_t202" coordsize="21600,21600" o:spt="202" path="m,l,21600r21600,l21600,xe">
                  <v:stroke joinstyle="miter"/>
                  <v:path gradientshapeok="t" o:connecttype="rect"/>
                </v:shapetype>
                <v:shape id="Textruta 404" o:spid="_x0000_s1028" type="#_x0000_t202" style="position:absolute;left:5410;top:5410;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" fillcolor="white [3201]" strokeweight=".5pt">
                  <v:textbox>
                    <w:txbxContent>
                      <w:p w14:paraId="5FEE7EAB" w14:textId="5B7F7C13" w:rsidR="005A193E" w:rsidRDefault="005A193E" w:rsidP="007016BF">
                        <w:pPr>
                          <w:spacing w:before="60" w:after="0"/>
                          <w:jc w:val="center"/>
                          <w:rPr>
                            <w:lang w:val="sv-SE"/>
                          </w:rPr>
                        </w:pPr>
                        <w:r>
                          <w:rPr>
                            <w:lang w:val="sv-SE"/>
                          </w:rPr>
                          <w:t>Register Preparator</w:t>
                        </w:r>
                      </w:p>
                      <w:p w14:paraId="5B7E5EAE" w14:textId="77777777" w:rsidR="005A193E" w:rsidRPr="00C7380D" w:rsidRDefault="005A193E" w:rsidP="007016BF">
                        <w:pPr>
                          <w:rPr>
                            <w:lang w:val="sv-SE"/>
                          </w:rPr>
                        </w:pPr>
                      </w:p>
                    </w:txbxContent>
                  </v:textbox>
                </v:shape>
                <v:shapetype id="_x0000_t32" coordsize="21600,21600" o:spt="32" o:oned="t" path="m,l21600,21600e" filled="f">
                  <v:path arrowok="t" fillok="f" o:connecttype="none"/>
                  <o:lock v:ext="edit" shapetype="t"/>
                </v:shapetype>
                <v:shape id="Rak pilkoppling 406" o:spid="_x0000_s1029" type="#_x0000_t32" style="position:absolute;left:14427;top:1803;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" strokecolor="black [3213]" strokeweight=".5pt">
                  <v:stroke endarrow="block" joinstyle="miter"/>
                </v:shape>
                <v:shape id="Textruta 7" o:spid="_x0000_s1030" type="#_x0000_t202" style="position:absolute;left:5410;top:21641;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" fillcolor="white [3201]" strokeweight=".5pt">
                  <v:textbox>
                    <w:txbxContent>
                      <w:p w14:paraId="35130707" w14:textId="5AB337AD" w:rsidR="005A193E" w:rsidRDefault="005A193E" w:rsidP="00F52895">
                        <w:pPr>
                          <w:spacing w:before="60" w:after="0"/>
                          <w:jc w:val="center"/>
                          <w:rPr>
                            <w:lang w:val="sv-SE"/>
                          </w:rPr>
                        </w:pPr>
                        <w:r>
                          <w:rPr>
                            <w:lang w:val="sv-SE"/>
                          </w:rPr>
                          <w:t>Register Allocator</w:t>
                        </w:r>
                      </w:p>
                      <w:p w14:paraId="49971E8A" w14:textId="77777777" w:rsidR="005A193E" w:rsidRDefault="005A193E" w:rsidP="007016BF">
                        <w:pPr>
                          <w:pStyle w:val="Normalwebb"/>
                          <w:spacing w:before="60" w:line="256" w:lineRule="auto"/>
                          <w:jc w:val="center"/>
                        </w:pPr>
                        <w:r>
                          <w:rPr>
                            <w:rFonts w:eastAsia="Calibri"/>
                            <w:sz w:val="22"/>
                            <w:szCs w:val="22"/>
                          </w:rPr>
                          <w:t>Parser</w:t>
                        </w:r>
                      </w:p>
                    </w:txbxContent>
                  </v:textbox>
                </v:shape>
                <v:shape id="Textruta 7" o:spid="_x0000_s1031" type="#_x0000_t202" style="position:absolute;left:5410;top:12623;width:18034;height:5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" filled="f" stroked="f" strokeweight=".5pt">
                  <v:textbox>
                    <w:txbxContent>
                      <w:p w14:paraId="457B6DD2" w14:textId="08EB54B7" w:rsidR="005A193E" w:rsidRPr="009C410A" w:rsidRDefault="005A193E" w:rsidP="007016BF">
                        <w:pPr>
                          <w:pStyle w:val="Normalwebb"/>
                          <w:spacing w:before="60" w:line="256" w:lineRule="auto"/>
                          <w:jc w:val="center"/>
                          <w:rPr>
                            <w:lang w:val="en-US"/>
                          </w:rPr>
                        </w:pPr>
                        <w:r>
                          <w:rPr>
                            <w:rFonts w:eastAsia="Calibri"/>
                            <w:sz w:val="22"/>
                            <w:szCs w:val="22"/>
                            <w:lang w:val="en-US"/>
                          </w:rPr>
                          <w:t>Middle Code with    Register Information</w:t>
                        </w:r>
                      </w:p>
                      <w:p w14:paraId="2B30FB64" w14:textId="77777777" w:rsidR="005A193E" w:rsidRPr="009C410A" w:rsidRDefault="005A193E" w:rsidP="007016BF">
                        <w:pPr>
                          <w:pStyle w:val="Normalwebb"/>
                          <w:spacing w:before="120" w:after="120" w:line="254" w:lineRule="auto"/>
                          <w:rPr>
                            <w:lang w:val="en-US"/>
                          </w:rPr>
                        </w:pPr>
                        <w:r w:rsidRPr="009C410A">
                          <w:rPr>
                            <w:rFonts w:eastAsia="Calibri"/>
                            <w:sz w:val="22"/>
                            <w:szCs w:val="22"/>
                            <w:lang w:val="en-US"/>
                          </w:rPr>
                          <w:t> </w:t>
                        </w:r>
                      </w:p>
                    </w:txbxContent>
                  </v:textbox>
                </v:shape>
                <v:shape id="Rak pilkoppling 409" o:spid="_x0000_s1032" type="#_x0000_t32" style="position:absolute;left:14427;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" strokecolor="black [3213]" strokeweight=".5pt">
                  <v:stroke endarrow="block" joinstyle="miter"/>
                </v:shape>
                <v:shape id="Rak pilkoppling 410" o:spid="_x0000_s1033" type="#_x0000_t32" style="position:absolute;left:14427;top:9017;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" strokecolor="black [3213]" strokeweight=".5pt">
                  <v:stroke endarrow="block" joinstyle="miter"/>
                </v:shape>
                <v:shape id="Textruta 7" o:spid="_x0000_s1034" type="#_x0000_t202" style="position:absolute;left:5410;top:37873;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" fillcolor="white [3201]" strokeweight=".5pt">
                  <v:textbox>
                    <w:txbxContent>
                      <w:p w14:paraId="1128E699" w14:textId="65874640" w:rsidR="005A193E" w:rsidRDefault="005A193E" w:rsidP="007016BF">
                        <w:pPr>
                          <w:pStyle w:val="Normalwebb"/>
                          <w:spacing w:before="60" w:line="254" w:lineRule="auto"/>
                          <w:jc w:val="center"/>
                        </w:pPr>
                        <w:r>
                          <w:rPr>
                            <w:rFonts w:eastAsia="Calibri"/>
                            <w:sz w:val="22"/>
                            <w:szCs w:val="22"/>
                          </w:rPr>
                          <w:t>Object Code Generation</w:t>
                        </w:r>
                      </w:p>
                    </w:txbxContent>
                  </v:textbox>
                </v:shape>
                <v:shape id="Rak pilkoppling 413" o:spid="_x0000_s1035" type="#_x0000_t32" style="position:absolute;left:14427;top:34266;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" strokecolor="black [3213]" strokeweight=".5pt">
                  <v:stroke endarrow="block" joinstyle="miter"/>
                </v:shape>
                <v:shape id="Rak pilkoppling 414" o:spid="_x0000_s1036" type="#_x0000_t32" style="position:absolute;left:14427;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" strokecolor="black [3213]" strokeweight=".5pt">
                  <v:stroke endarrow="block" joinstyle="miter"/>
                </v:shape>
                <v:shape id="Textruta 7" o:spid="_x0000_s1037" type="#_x0000_t202" style="position:absolute;left:5410;top:52301;width:18034;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" fillcolor="white [3201]" strokeweight=".5pt">
                  <v:textbox>
                    <w:txbxContent>
                      <w:p w14:paraId="3CD51AB6" w14:textId="5B6C084A" w:rsidR="005A193E" w:rsidRDefault="005A193E" w:rsidP="007016BF">
                        <w:pPr>
                          <w:pStyle w:val="Normalwebb"/>
                          <w:spacing w:before="60" w:line="252" w:lineRule="auto"/>
                          <w:jc w:val="center"/>
                        </w:pPr>
                        <w:r>
                          <w:rPr>
                            <w:rFonts w:eastAsia="Calibri"/>
                            <w:sz w:val="22"/>
                            <w:szCs w:val="22"/>
                          </w:rPr>
                          <w:t>Object Code Optimizer</w:t>
                        </w:r>
                      </w:p>
                    </w:txbxContent>
                  </v:textbox>
                </v:shape>
                <v:shape id="Textruta 7" o:spid="_x0000_s1038" type="#_x0000_t202" style="position:absolute;left:5410;top:45087;width:18034;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" filled="f" stroked="f" strokeweight=".5pt">
                  <v:textbox>
                    <w:txbxContent>
                      <w:p w14:paraId="6B60AFFC" w14:textId="29E837A0" w:rsidR="005A193E" w:rsidRDefault="005A193E" w:rsidP="007016BF">
                        <w:pPr>
                          <w:pStyle w:val="Normalwebb"/>
                          <w:spacing w:before="60" w:line="252" w:lineRule="auto"/>
                          <w:jc w:val="center"/>
                        </w:pPr>
                        <w:r>
                          <w:rPr>
                            <w:rFonts w:eastAsia="Calibri"/>
                            <w:sz w:val="22"/>
                            <w:szCs w:val="22"/>
                            <w:lang w:val="en-US"/>
                          </w:rPr>
                          <w:t>Object Code</w:t>
                        </w:r>
                      </w:p>
                      <w:p w14:paraId="774C3A6C" w14:textId="77777777" w:rsidR="005A193E" w:rsidRDefault="005A193E" w:rsidP="007016BF">
                        <w:pPr>
                          <w:pStyle w:val="Normalwebb"/>
                          <w:spacing w:before="120" w:after="120" w:line="252" w:lineRule="auto"/>
                        </w:pPr>
                        <w:r>
                          <w:rPr>
                            <w:rFonts w:eastAsia="Calibri"/>
                            <w:sz w:val="22"/>
                            <w:szCs w:val="22"/>
                          </w:rPr>
                          <w:t> </w:t>
                        </w:r>
                      </w:p>
                    </w:txbxContent>
                  </v:textbox>
                </v:shape>
                <v:shape id="Rak pilkoppling 545" o:spid="_x0000_s1039" type="#_x0000_t32" style="position:absolute;left:14427;top:48694;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" strokecolor="black [3213]" strokeweight=".5pt">
                  <v:stroke endarrow="block" joinstyle="miter"/>
                </v:shape>
                <v:shape id="Rak pilkoppling 546" o:spid="_x0000_s1040" type="#_x0000_t32" style="position:absolute;left:14427;top:41480;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" strokecolor="black [3213]" strokeweight=".5pt">
                  <v:stroke endarrow="block" joinstyle="miter"/>
                </v:shape>
                <v:shape id="Textruta 7" o:spid="_x0000_s1041" type="#_x0000_t202" style="position:absolute;left:5410;top:59515;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" filled="f" stroked="f" strokeweight=".5pt">
                  <v:textbox>
                    <w:txbxContent>
                      <w:p w14:paraId="382BB8B2" w14:textId="149DA6D5" w:rsidR="005A193E" w:rsidRDefault="005A193E" w:rsidP="00817F18">
                        <w:pPr>
                          <w:pStyle w:val="Normalwebb"/>
                          <w:spacing w:before="60" w:line="252" w:lineRule="auto"/>
                          <w:jc w:val="center"/>
                        </w:pPr>
                        <w:r>
                          <w:rPr>
                            <w:rFonts w:eastAsia="Calibri"/>
                            <w:sz w:val="22"/>
                            <w:szCs w:val="22"/>
                            <w:lang w:val="en-US"/>
                          </w:rPr>
                          <w:t>Optimized Object Code</w:t>
                        </w:r>
                      </w:p>
                    </w:txbxContent>
                  </v:textbox>
                </v:shape>
                <v:shape id="Rak pilkoppling 550" o:spid="_x0000_s1042" type="#_x0000_t32" style="position:absolute;left:14427;top:55908;width:0;height:37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" strokecolor="black [3213]" strokeweight=".5pt">
                  <v:stroke endarrow="block" joinstyle="miter"/>
                </v:shape>
                <v:shape id="Textruta 7" o:spid="_x0000_s1043" type="#_x0000_t202" style="position:absolute;left:5410;top:28855;width:18034;height:53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" filled="f" stroked="f" strokeweight=".5pt">
                  <v:textbox>
                    <w:txbxContent>
                      <w:p w14:paraId="57199023" w14:textId="1D2D67F8" w:rsidR="005A193E" w:rsidRDefault="005A193E" w:rsidP="009C410A">
                        <w:pPr>
                          <w:pStyle w:val="Normalwebb"/>
                          <w:spacing w:before="60" w:line="254" w:lineRule="auto"/>
                          <w:jc w:val="center"/>
                        </w:pPr>
                        <w:r>
                          <w:rPr>
                            <w:rFonts w:eastAsia="Calibri"/>
                            <w:sz w:val="22"/>
                            <w:szCs w:val="22"/>
                            <w:lang w:val="en-US"/>
                          </w:rPr>
                          <w:t>Middle Code with  Allocated Registers</w:t>
                        </w:r>
                      </w:p>
                    </w:txbxContent>
                  </v:textbox>
                </v:shape>
                <w10:wrap type="topAndBottom"/>
              </v:group>
            </w:pict>
          </mc:Fallback>
        </mc:AlternateContent>
      </w:r>
    </w:p>
    <w:p w14:paraId="40D3641C" w14:textId="77777777" w:rsidR="00B074C0" w:rsidRPr="00EC76D5" w:rsidRDefault="00B074C0">
      <w:pPr>
        <w:spacing w:before="0" w:after="160"/>
        <w:jc w:val="left"/>
        <w:rPr>
          <w:rFonts w:eastAsiaTheme="majorEastAsia" w:cstheme="majorBidi"/>
          <w:b/>
          <w:sz w:val="32"/>
          <w:szCs w:val="24"/>
        </w:rPr>
      </w:pPr>
      <w:r w:rsidRPr="00EC76D5">
        <w:br w:type="page"/>
      </w:r>
    </w:p>
    <w:p w14:paraId="2829B6D7" w14:textId="26164EA2" w:rsidR="00EE7565" w:rsidRPr="00EC76D5" w:rsidRDefault="00EE7565" w:rsidP="00EE7565">
      <w:pPr>
        <w:pStyle w:val="Rubrik3"/>
      </w:pPr>
      <w:bookmarkStart w:id="1" w:name="_Toc481936106"/>
      <w:r w:rsidRPr="00EC76D5">
        <w:lastRenderedPageBreak/>
        <w:t>The Preprocessor</w:t>
      </w:r>
      <w:bookmarkEnd w:id="1"/>
    </w:p>
    <w:p w14:paraId="63582261" w14:textId="2FE29681" w:rsidR="00EA0D62" w:rsidRPr="00EC76D5" w:rsidRDefault="00CF186A" w:rsidP="00EA0D62">
      <w:r w:rsidRPr="00EC76D5">
        <w:t>First</w:t>
      </w:r>
      <w:r w:rsidR="00EA0D62" w:rsidRPr="00EC76D5">
        <w:t xml:space="preserve">, we need to </w:t>
      </w:r>
      <w:r w:rsidR="00653984" w:rsidRPr="00EC76D5">
        <w:t xml:space="preserve">perform preprocessing: </w:t>
      </w:r>
      <w:r w:rsidR="002949A1" w:rsidRPr="00EC76D5">
        <w:t xml:space="preserve">comments are removed, </w:t>
      </w:r>
      <w:r w:rsidR="00AD34C4" w:rsidRPr="00EC76D5">
        <w:t>files are included,</w:t>
      </w:r>
      <w:r w:rsidR="00916CDC" w:rsidRPr="00EC76D5">
        <w:t xml:space="preserve"> macros (with or without parameters) are expanded</w:t>
      </w:r>
      <w:r w:rsidR="00AD34C4" w:rsidRPr="00EC76D5">
        <w:t>,</w:t>
      </w:r>
      <w:r w:rsidR="00916CDC" w:rsidRPr="00EC76D5">
        <w:t xml:space="preserve"> the </w:t>
      </w:r>
      <w:r w:rsidR="00824CD9" w:rsidRPr="00EC76D5">
        <w:t>conditional programming is evaluated</w:t>
      </w:r>
      <w:r w:rsidR="002D565D" w:rsidRPr="00EC76D5">
        <w:t>.</w:t>
      </w:r>
    </w:p>
    <w:p w14:paraId="472BDFFE" w14:textId="46194AB3" w:rsidR="00653984" w:rsidRPr="00EC76D5" w:rsidRDefault="00EE7565" w:rsidP="00EE7565">
      <w:pPr>
        <w:pStyle w:val="Rubrik3"/>
      </w:pPr>
      <w:bookmarkStart w:id="2" w:name="_Toc481936107"/>
      <w:r w:rsidRPr="00EC76D5">
        <w:t>Scanning</w:t>
      </w:r>
      <w:r w:rsidR="00653984" w:rsidRPr="00EC76D5">
        <w:t xml:space="preserve"> and</w:t>
      </w:r>
      <w:r w:rsidRPr="00EC76D5">
        <w:t xml:space="preserve"> Parsing</w:t>
      </w:r>
      <w:bookmarkEnd w:id="2"/>
    </w:p>
    <w:p w14:paraId="793CFDAB" w14:textId="4F297191" w:rsidR="006870AC" w:rsidRPr="00EC76D5" w:rsidRDefault="006870AC" w:rsidP="00653984">
      <w:r w:rsidRPr="00EC76D5">
        <w:t xml:space="preserve">The scanner is responsible for putting together sequences of characters into </w:t>
      </w:r>
      <w:r w:rsidRPr="00EC76D5">
        <w:rPr>
          <w:rStyle w:val="CodeInText"/>
        </w:rPr>
        <w:t>tokens</w:t>
      </w:r>
      <w:r w:rsidRPr="00EC76D5">
        <w:t xml:space="preserve">, which is the least significant parts of the source code. </w:t>
      </w:r>
      <w:r w:rsidR="0016428D" w:rsidRPr="00EC76D5">
        <w:t>For instance, the characters ‘i</w:t>
      </w:r>
      <w:r w:rsidR="00916CDC" w:rsidRPr="00EC76D5">
        <w:t xml:space="preserve">’ and ‘f’ </w:t>
      </w:r>
      <w:r w:rsidR="00AF2F75" w:rsidRPr="00EC76D5">
        <w:t>are</w:t>
      </w:r>
      <w:r w:rsidR="00916CDC" w:rsidRPr="00EC76D5">
        <w:t xml:space="preserve"> interpreted as the key word </w:t>
      </w:r>
      <w:r w:rsidR="00916CDC" w:rsidRPr="00EC76D5">
        <w:rPr>
          <w:rStyle w:val="CodeInText"/>
        </w:rPr>
        <w:t>if</w:t>
      </w:r>
      <w:r w:rsidR="00916CDC" w:rsidRPr="00EC76D5">
        <w:t xml:space="preserve"> and the</w:t>
      </w:r>
      <w:r w:rsidR="00E56A27" w:rsidRPr="00EC76D5">
        <w:t xml:space="preserve"> characters ‘1’, ‘2’, and ‘3’ are</w:t>
      </w:r>
      <w:r w:rsidR="00916CDC" w:rsidRPr="00EC76D5">
        <w:t xml:space="preserve"> interpreted as the integer </w:t>
      </w:r>
      <w:r w:rsidR="00916CDC" w:rsidRPr="00EC76D5">
        <w:rPr>
          <w:rStyle w:val="CodeInText"/>
        </w:rPr>
        <w:t>123</w:t>
      </w:r>
      <w:r w:rsidR="00916CDC" w:rsidRPr="00EC76D5">
        <w:t>.</w:t>
      </w:r>
    </w:p>
    <w:p w14:paraId="33DC86A1" w14:textId="7521C6BC" w:rsidR="00916CDC" w:rsidRPr="00EC76D5" w:rsidRDefault="00AD34C4" w:rsidP="00653984">
      <w:r w:rsidRPr="00EC76D5">
        <w:t xml:space="preserve">Every programming language has a syntax, which </w:t>
      </w:r>
      <w:r w:rsidR="00174346" w:rsidRPr="00EC76D5">
        <w:t xml:space="preserve">in some cases is </w:t>
      </w:r>
      <w:r w:rsidRPr="00EC76D5">
        <w:t xml:space="preserve">defined by a </w:t>
      </w:r>
      <w:r w:rsidRPr="00EC76D5">
        <w:rPr>
          <w:rStyle w:val="CodeInText"/>
        </w:rPr>
        <w:t>grammar</w:t>
      </w:r>
      <w:r w:rsidRPr="00EC76D5">
        <w:t xml:space="preserve">. </w:t>
      </w:r>
      <w:r w:rsidR="000C4746" w:rsidRPr="00EC76D5">
        <w:t xml:space="preserve">The C grammar of this books is described in </w:t>
      </w:r>
      <w:r w:rsidR="00F55BD2" w:rsidRPr="00EC76D5">
        <w:t>Chapter</w:t>
      </w:r>
      <w:r w:rsidR="000C4746" w:rsidRPr="00EC76D5">
        <w:t xml:space="preserve"> </w:t>
      </w:r>
      <w:r w:rsidR="00450FE0" w:rsidRPr="00EC76D5">
        <w:fldChar w:fldCharType="begin"/>
      </w:r>
      <w:r w:rsidR="00450FE0" w:rsidRPr="00EC76D5">
        <w:instrText xml:space="preserve"> REF _Ref417644950 \r \h </w:instrText>
      </w:r>
      <w:r w:rsidR="00450FE0" w:rsidRPr="00EC76D5">
        <w:fldChar w:fldCharType="separate"/>
      </w:r>
      <w:r w:rsidR="00545E00" w:rsidRPr="00EC76D5">
        <w:t>21</w:t>
      </w:r>
      <w:r w:rsidR="00450FE0" w:rsidRPr="00EC76D5">
        <w:fldChar w:fldCharType="end"/>
      </w:r>
      <w:r w:rsidR="000C4746" w:rsidRPr="00EC76D5">
        <w:t>.</w:t>
      </w:r>
      <w:r w:rsidR="00DD63ED" w:rsidRPr="00EC76D5">
        <w:t xml:space="preserve"> </w:t>
      </w:r>
      <w:r w:rsidRPr="00EC76D5">
        <w:t>The parser checks whether the source code applies to the grammar</w:t>
      </w:r>
      <w:r w:rsidR="00FC005A" w:rsidRPr="00EC76D5">
        <w:t xml:space="preserve"> by requesting tokes from the scanner when needed.</w:t>
      </w:r>
      <w:r w:rsidRPr="00EC76D5">
        <w:t xml:space="preserve"> </w:t>
      </w:r>
      <w:r w:rsidR="00991DAF" w:rsidRPr="00EC76D5">
        <w:t xml:space="preserve">The </w:t>
      </w:r>
      <w:r w:rsidR="00F55BD2" w:rsidRPr="00EC76D5">
        <w:t xml:space="preserve">C </w:t>
      </w:r>
      <w:r w:rsidR="00991DAF" w:rsidRPr="00EC76D5">
        <w:t xml:space="preserve">grammar can be </w:t>
      </w:r>
      <w:r w:rsidR="0076639A" w:rsidRPr="00EC76D5">
        <w:t>divided</w:t>
      </w:r>
      <w:r w:rsidR="00991DAF" w:rsidRPr="00EC76D5">
        <w:t xml:space="preserve"> into three parts: </w:t>
      </w:r>
      <w:r w:rsidR="0076639A" w:rsidRPr="00EC76D5">
        <w:t>declarations</w:t>
      </w:r>
      <w:r w:rsidR="00F31ECC" w:rsidRPr="00EC76D5">
        <w:t xml:space="preserve"> and </w:t>
      </w:r>
      <w:r w:rsidR="00C37108">
        <w:t>definition</w:t>
      </w:r>
      <w:r w:rsidR="00F31ECC" w:rsidRPr="00EC76D5">
        <w:t>s</w:t>
      </w:r>
      <w:r w:rsidR="00991DAF" w:rsidRPr="00EC76D5">
        <w:t xml:space="preserve">, </w:t>
      </w:r>
      <w:r w:rsidR="00200804" w:rsidRPr="00EC76D5">
        <w:t>s</w:t>
      </w:r>
      <w:r w:rsidR="00991DAF" w:rsidRPr="00EC76D5">
        <w:t xml:space="preserve">tatements </w:t>
      </w:r>
      <w:r w:rsidR="00200804" w:rsidRPr="00EC76D5">
        <w:t xml:space="preserve">and </w:t>
      </w:r>
      <w:r w:rsidR="00991DAF" w:rsidRPr="00EC76D5">
        <w:t xml:space="preserve">expressions.  </w:t>
      </w:r>
      <w:r w:rsidR="0076639A" w:rsidRPr="00EC76D5">
        <w:t xml:space="preserve">When the declarations are parsed the </w:t>
      </w:r>
      <w:r w:rsidR="0076639A" w:rsidRPr="00EC76D5">
        <w:rPr>
          <w:rStyle w:val="CodeInText"/>
        </w:rPr>
        <w:t>symbol table</w:t>
      </w:r>
      <w:r w:rsidR="0076639A" w:rsidRPr="00EC76D5">
        <w:t xml:space="preserve"> </w:t>
      </w:r>
      <w:r w:rsidR="008008CF" w:rsidRPr="00EC76D5">
        <w:t>is generated, which holds information of the declared variables, types, and functions</w:t>
      </w:r>
      <w:r w:rsidR="00DD63ED" w:rsidRPr="00EC76D5">
        <w:t xml:space="preserve"> that is used when parsing the statements and expressions.</w:t>
      </w:r>
      <w:r w:rsidR="008008CF" w:rsidRPr="00EC76D5">
        <w:t xml:space="preserve"> During the parsing, comprehensive type checking and type conversions are </w:t>
      </w:r>
      <w:r w:rsidR="00DD63ED" w:rsidRPr="00EC76D5">
        <w:t xml:space="preserve">also performed </w:t>
      </w:r>
      <w:r w:rsidR="00462D47" w:rsidRPr="00EC76D5">
        <w:t>to</w:t>
      </w:r>
      <w:r w:rsidR="00DD63ED" w:rsidRPr="00EC76D5">
        <w:t xml:space="preserve"> determine wh</w:t>
      </w:r>
      <w:r w:rsidR="00555BBC" w:rsidRPr="00EC76D5">
        <w:t>e</w:t>
      </w:r>
      <w:r w:rsidR="00DD63ED" w:rsidRPr="00EC76D5">
        <w:t xml:space="preserve">ther the source code is </w:t>
      </w:r>
      <w:r w:rsidR="00047202" w:rsidRPr="00EC76D5">
        <w:t>semantically</w:t>
      </w:r>
      <w:r w:rsidR="00DD63ED" w:rsidRPr="00EC76D5">
        <w:t xml:space="preserve"> correct.</w:t>
      </w:r>
    </w:p>
    <w:p w14:paraId="0BC05BAE" w14:textId="1735DDEB" w:rsidR="00856C8C" w:rsidRPr="00EC76D5" w:rsidRDefault="00AB1B1F" w:rsidP="00653984">
      <w:r w:rsidRPr="00EC76D5">
        <w:t xml:space="preserve">The </w:t>
      </w:r>
      <w:r w:rsidR="00490080" w:rsidRPr="00EC76D5">
        <w:t>output</w:t>
      </w:r>
      <w:r w:rsidR="001B36BD" w:rsidRPr="00EC76D5">
        <w:t xml:space="preserve"> of the parser is </w:t>
      </w:r>
      <w:r w:rsidR="00EF23EC" w:rsidRPr="00EC76D5">
        <w:t xml:space="preserve">a syntax holding the </w:t>
      </w:r>
      <w:r w:rsidR="000E0370" w:rsidRPr="00EC76D5">
        <w:t>structure</w:t>
      </w:r>
      <w:r w:rsidR="00EF23EC" w:rsidRPr="00EC76D5">
        <w:t xml:space="preserve"> of the program, with references to </w:t>
      </w:r>
      <w:r w:rsidR="008E62C5" w:rsidRPr="00EC76D5">
        <w:t>the symbols of the symbol table</w:t>
      </w:r>
      <w:r w:rsidR="00EF23EC" w:rsidRPr="00EC76D5">
        <w:t>.</w:t>
      </w:r>
    </w:p>
    <w:p w14:paraId="627C034D" w14:textId="09776149" w:rsidR="00EA19CC" w:rsidRPr="00EC76D5" w:rsidRDefault="00EA19CC" w:rsidP="00EA19CC">
      <w:pPr>
        <w:pStyle w:val="Rubrik3"/>
        <w:numPr>
          <w:ilvl w:val="2"/>
          <w:numId w:val="114"/>
        </w:numPr>
      </w:pPr>
      <w:bookmarkStart w:id="3" w:name="_Toc481936108"/>
      <w:r w:rsidRPr="00EC76D5">
        <w:t>Syntax Tree</w:t>
      </w:r>
      <w:r w:rsidR="0011048C" w:rsidRPr="00EC76D5">
        <w:t xml:space="preserve"> Optimization</w:t>
      </w:r>
      <w:bookmarkEnd w:id="3"/>
    </w:p>
    <w:p w14:paraId="5EFA3E56" w14:textId="31A96B06" w:rsidR="002F15C0" w:rsidRPr="00EC76D5" w:rsidRDefault="002F15C0" w:rsidP="00992BA5">
      <w:r w:rsidRPr="00EC76D5">
        <w:t xml:space="preserve">The purpose of </w:t>
      </w:r>
      <w:r w:rsidR="00405E86" w:rsidRPr="00EC76D5">
        <w:t xml:space="preserve">the syntax </w:t>
      </w:r>
      <w:r w:rsidRPr="00EC76D5">
        <w:t xml:space="preserve">tree optimization phase is to make it as small as possible. To some extent, it reduces the tree </w:t>
      </w:r>
      <w:r w:rsidR="00592DD7" w:rsidRPr="00EC76D5">
        <w:t>cause</w:t>
      </w:r>
      <w:r w:rsidR="00405E86" w:rsidRPr="00EC76D5">
        <w:t>d by the code of the programmer. In the following example,</w:t>
      </w:r>
      <w:r w:rsidR="008F36BB" w:rsidRPr="00EC76D5">
        <w:t xml:space="preserve"> the side effects (function call and increment) are kept, but the addition is removed.</w:t>
      </w:r>
    </w:p>
    <w:tbl>
      <w:tblPr>
        <w:tblStyle w:val="Tabellrutnt"/>
        <w:tblW w:w="0" w:type="auto"/>
        <w:tblLook w:val="04A0" w:firstRow="1" w:lastRow="0" w:firstColumn="1" w:lastColumn="0" w:noHBand="0" w:noVBand="1"/>
      </w:tblPr>
      <w:tblGrid>
        <w:gridCol w:w="4675"/>
        <w:gridCol w:w="4675"/>
      </w:tblGrid>
      <w:tr w:rsidR="00592DD7" w:rsidRPr="00EC76D5" w14:paraId="51D83947" w14:textId="77777777" w:rsidTr="00405E86">
        <w:tc>
          <w:tcPr>
            <w:tcW w:w="4675" w:type="dxa"/>
          </w:tcPr>
          <w:p w14:paraId="15A0E0FA" w14:textId="692B98AC" w:rsidR="00592DD7" w:rsidRPr="00EC76D5" w:rsidRDefault="00592DD7" w:rsidP="00405E86">
            <w:pPr>
              <w:pStyle w:val="Code"/>
            </w:pPr>
            <w:r w:rsidRPr="00EC76D5">
              <w:t>f(x) + i++;</w:t>
            </w:r>
          </w:p>
        </w:tc>
        <w:tc>
          <w:tcPr>
            <w:tcW w:w="4675" w:type="dxa"/>
          </w:tcPr>
          <w:p w14:paraId="57E39BAE" w14:textId="24795063" w:rsidR="00592DD7" w:rsidRPr="00EC76D5" w:rsidRDefault="00592DD7" w:rsidP="00405E86">
            <w:pPr>
              <w:pStyle w:val="Code"/>
            </w:pPr>
            <w:r w:rsidRPr="00EC76D5">
              <w:t>f(x); i++;</w:t>
            </w:r>
          </w:p>
        </w:tc>
      </w:tr>
      <w:tr w:rsidR="00592DD7" w:rsidRPr="00EC76D5" w14:paraId="7EFFF859" w14:textId="77777777" w:rsidTr="00405E86">
        <w:tc>
          <w:tcPr>
            <w:tcW w:w="4675" w:type="dxa"/>
          </w:tcPr>
          <w:p w14:paraId="6F1A352D" w14:textId="42468E0E" w:rsidR="00592DD7" w:rsidRPr="00EC76D5" w:rsidRDefault="002F0AB5" w:rsidP="00405E86">
            <w:r w:rsidRPr="00EC76D5">
              <w:t xml:space="preserve">(a) </w:t>
            </w:r>
            <w:r w:rsidR="00592DD7" w:rsidRPr="00EC76D5">
              <w:t>Before</w:t>
            </w:r>
          </w:p>
        </w:tc>
        <w:tc>
          <w:tcPr>
            <w:tcW w:w="4675" w:type="dxa"/>
          </w:tcPr>
          <w:p w14:paraId="5B76FE20" w14:textId="198F4EDC" w:rsidR="00592DD7" w:rsidRPr="00EC76D5" w:rsidRDefault="00B52E0F" w:rsidP="00405E86">
            <w:r w:rsidRPr="00EC76D5">
              <w:t xml:space="preserve">(b) </w:t>
            </w:r>
            <w:r w:rsidR="00592DD7" w:rsidRPr="00EC76D5">
              <w:t>After</w:t>
            </w:r>
          </w:p>
        </w:tc>
      </w:tr>
    </w:tbl>
    <w:p w14:paraId="3CE76FA9" w14:textId="6DBA1E13" w:rsidR="00592DD7" w:rsidRPr="00EC76D5" w:rsidRDefault="00405E86" w:rsidP="00592DD7">
      <w:r w:rsidRPr="00EC76D5">
        <w:t xml:space="preserve">However, in many cases the </w:t>
      </w:r>
      <w:r w:rsidR="00DE19A0" w:rsidRPr="00EC76D5">
        <w:t xml:space="preserve">it is subtrees added by the parser that are removed. For instance, the C standard function </w:t>
      </w:r>
      <w:r w:rsidR="00DE19A0" w:rsidRPr="00EC76D5">
        <w:rPr>
          <w:rStyle w:val="CodeInText0"/>
        </w:rPr>
        <w:t>printf</w:t>
      </w:r>
      <w:r w:rsidR="00DE19A0" w:rsidRPr="00EC76D5">
        <w:t xml:space="preserve"> returns an integer, which in many cases are ignored.</w:t>
      </w:r>
      <w:r w:rsidRPr="00EC76D5">
        <w:t xml:space="preserve"> </w:t>
      </w:r>
      <w:r w:rsidR="00DE19A0" w:rsidRPr="00EC76D5">
        <w:t>The parser stores the value in a temporary var</w:t>
      </w:r>
      <w:r w:rsidR="00077E43" w:rsidRPr="00EC76D5">
        <w:t>i</w:t>
      </w:r>
      <w:r w:rsidR="00DE19A0" w:rsidRPr="00EC76D5">
        <w:t>able, which is</w:t>
      </w:r>
      <w:r w:rsidR="003E1FDC" w:rsidRPr="00EC76D5">
        <w:t xml:space="preserve"> removed in case it is not used.</w:t>
      </w:r>
    </w:p>
    <w:tbl>
      <w:tblPr>
        <w:tblStyle w:val="Tabellrutnt"/>
        <w:tblW w:w="0" w:type="auto"/>
        <w:tblLook w:val="04A0" w:firstRow="1" w:lastRow="0" w:firstColumn="1" w:lastColumn="0" w:noHBand="0" w:noVBand="1"/>
      </w:tblPr>
      <w:tblGrid>
        <w:gridCol w:w="4675"/>
        <w:gridCol w:w="4675"/>
      </w:tblGrid>
      <w:tr w:rsidR="00077E43" w:rsidRPr="00EC76D5" w14:paraId="03C90184" w14:textId="77777777" w:rsidTr="008E0A21">
        <w:tc>
          <w:tcPr>
            <w:tcW w:w="4675" w:type="dxa"/>
          </w:tcPr>
          <w:p w14:paraId="4DAD18DE" w14:textId="17F491BA" w:rsidR="00077E43" w:rsidRPr="00EC76D5" w:rsidRDefault="00077E43" w:rsidP="008E0A21">
            <w:pPr>
              <w:pStyle w:val="Code"/>
            </w:pPr>
            <w:r w:rsidRPr="00EC76D5">
              <w:t>temp = printf(“Hello”);</w:t>
            </w:r>
          </w:p>
        </w:tc>
        <w:tc>
          <w:tcPr>
            <w:tcW w:w="4675" w:type="dxa"/>
          </w:tcPr>
          <w:p w14:paraId="049FDC09" w14:textId="04FF7DC6" w:rsidR="00077E43" w:rsidRPr="00EC76D5" w:rsidRDefault="00077E43" w:rsidP="008E0A21">
            <w:pPr>
              <w:pStyle w:val="Code"/>
            </w:pPr>
            <w:r w:rsidRPr="00EC76D5">
              <w:t>printf(“Hello”);</w:t>
            </w:r>
          </w:p>
        </w:tc>
      </w:tr>
      <w:tr w:rsidR="00077E43" w:rsidRPr="00EC76D5" w14:paraId="66BCF70D" w14:textId="77777777" w:rsidTr="008E0A21">
        <w:tc>
          <w:tcPr>
            <w:tcW w:w="4675" w:type="dxa"/>
          </w:tcPr>
          <w:p w14:paraId="514BD9ED" w14:textId="549DCE02" w:rsidR="00077E43" w:rsidRPr="00EC76D5" w:rsidRDefault="00B84DFF" w:rsidP="008E0A21">
            <w:r w:rsidRPr="00EC76D5">
              <w:t xml:space="preserve">(a) </w:t>
            </w:r>
            <w:r w:rsidR="00077E43" w:rsidRPr="00EC76D5">
              <w:t>Before</w:t>
            </w:r>
          </w:p>
        </w:tc>
        <w:tc>
          <w:tcPr>
            <w:tcW w:w="4675" w:type="dxa"/>
          </w:tcPr>
          <w:p w14:paraId="65F4430B" w14:textId="0FEDDA05" w:rsidR="00077E43" w:rsidRPr="00EC76D5" w:rsidRDefault="00B84DFF" w:rsidP="008E0A21">
            <w:r w:rsidRPr="00EC76D5">
              <w:t xml:space="preserve">(b) </w:t>
            </w:r>
            <w:r w:rsidR="00077E43" w:rsidRPr="00EC76D5">
              <w:t>After</w:t>
            </w:r>
          </w:p>
        </w:tc>
      </w:tr>
    </w:tbl>
    <w:p w14:paraId="47CBF4D9" w14:textId="77777777" w:rsidR="00077E43" w:rsidRPr="00EC76D5" w:rsidRDefault="00077E43" w:rsidP="00077E43"/>
    <w:p w14:paraId="4E0E63E2" w14:textId="77777777" w:rsidR="0062526E" w:rsidRPr="00EC76D5" w:rsidRDefault="007A1472" w:rsidP="00653984">
      <w:pPr>
        <w:pStyle w:val="Rubrik3"/>
        <w:numPr>
          <w:ilvl w:val="2"/>
          <w:numId w:val="114"/>
        </w:numPr>
      </w:pPr>
      <w:bookmarkStart w:id="4" w:name="_Toc481936109"/>
      <w:r w:rsidRPr="00EC76D5">
        <w:t xml:space="preserve">Middle Code </w:t>
      </w:r>
      <w:r w:rsidR="0062526E" w:rsidRPr="00EC76D5">
        <w:t>Generation</w:t>
      </w:r>
      <w:bookmarkEnd w:id="4"/>
    </w:p>
    <w:p w14:paraId="6537951F" w14:textId="5CAAC52E" w:rsidR="00944989" w:rsidRPr="00EC76D5" w:rsidRDefault="007A1472" w:rsidP="0062526E">
      <w:r w:rsidRPr="00EC76D5">
        <w:t xml:space="preserve">When the syntax tree has </w:t>
      </w:r>
      <w:r w:rsidR="0062526E" w:rsidRPr="00EC76D5">
        <w:t xml:space="preserve">been appropriate optimized, is </w:t>
      </w:r>
      <w:r w:rsidR="004055B6" w:rsidRPr="00EC76D5">
        <w:t>translated</w:t>
      </w:r>
      <w:r w:rsidRPr="00EC76D5">
        <w:t xml:space="preserve"> into </w:t>
      </w:r>
      <w:r w:rsidRPr="00EC76D5">
        <w:rPr>
          <w:rStyle w:val="CodeInText0"/>
        </w:rPr>
        <w:t>middle</w:t>
      </w:r>
      <w:r w:rsidRPr="00EC76D5">
        <w:t xml:space="preserve"> </w:t>
      </w:r>
      <w:r w:rsidRPr="00EC76D5">
        <w:rPr>
          <w:rStyle w:val="CodeInText0"/>
        </w:rPr>
        <w:t>code</w:t>
      </w:r>
      <w:r w:rsidR="0062526E" w:rsidRPr="00EC76D5">
        <w:t xml:space="preserve"> list</w:t>
      </w:r>
      <w:r w:rsidR="00D53829" w:rsidRPr="00EC76D5">
        <w:t xml:space="preserve">. Each middle code instruction is made of </w:t>
      </w:r>
      <w:r w:rsidR="00D53829" w:rsidRPr="00EC76D5">
        <w:rPr>
          <w:rStyle w:val="CodeInText0"/>
        </w:rPr>
        <w:t>three</w:t>
      </w:r>
      <w:r w:rsidR="00D53829" w:rsidRPr="00EC76D5">
        <w:t>-</w:t>
      </w:r>
      <w:r w:rsidR="00D53829" w:rsidRPr="00EC76D5">
        <w:rPr>
          <w:rStyle w:val="CodeInText0"/>
        </w:rPr>
        <w:t>address</w:t>
      </w:r>
      <w:r w:rsidR="00D53829" w:rsidRPr="00EC76D5">
        <w:t>-</w:t>
      </w:r>
      <w:r w:rsidR="00D53829" w:rsidRPr="00EC76D5">
        <w:rPr>
          <w:rStyle w:val="CodeInText0"/>
        </w:rPr>
        <w:t>code</w:t>
      </w:r>
      <w:r w:rsidR="00CF453B" w:rsidRPr="00EC76D5">
        <w:t xml:space="preserve">, holding one operator and three addresses. </w:t>
      </w:r>
      <w:r w:rsidR="00DA6A78" w:rsidRPr="00EC76D5">
        <w:t xml:space="preserve">Each address may refer to a </w:t>
      </w:r>
      <w:r w:rsidR="00944989" w:rsidRPr="00EC76D5">
        <w:t xml:space="preserve">name, a </w:t>
      </w:r>
      <w:r w:rsidR="00DA6A78" w:rsidRPr="00EC76D5">
        <w:t xml:space="preserve">symbol, a value, </w:t>
      </w:r>
      <w:r w:rsidR="000A13D4" w:rsidRPr="00EC76D5">
        <w:t xml:space="preserve">or a </w:t>
      </w:r>
      <w:r w:rsidR="00944989" w:rsidRPr="00EC76D5">
        <w:t>jump address.</w:t>
      </w:r>
      <w:r w:rsidR="000A13D4" w:rsidRPr="00EC76D5">
        <w:t xml:space="preserve"> </w:t>
      </w:r>
    </w:p>
    <w:p w14:paraId="2E258B8E" w14:textId="76A2F901" w:rsidR="00767E99" w:rsidRPr="00EC76D5" w:rsidRDefault="00DA6A78" w:rsidP="0062526E">
      <w:r w:rsidRPr="00EC76D5">
        <w:t>ymbols and values.</w:t>
      </w:r>
      <w:r w:rsidR="006D629F" w:rsidRPr="00EC76D5">
        <w:t xml:space="preserve"> As the name implies, </w:t>
      </w:r>
      <w:r w:rsidR="00CF453B" w:rsidRPr="00EC76D5">
        <w:t xml:space="preserve">the instruction </w:t>
      </w:r>
      <w:r w:rsidR="00D53829" w:rsidRPr="00EC76D5">
        <w:t xml:space="preserve"> </w:t>
      </w:r>
      <w:r w:rsidR="007A1472" w:rsidRPr="00EC76D5">
        <w:t xml:space="preserve">  it is </w:t>
      </w:r>
      <w:r w:rsidR="00DB4FFB" w:rsidRPr="00EC76D5">
        <w:t xml:space="preserve">The output of </w:t>
      </w:r>
      <w:r w:rsidR="001B36BD" w:rsidRPr="00EC76D5">
        <w:t xml:space="preserve">sequence of </w:t>
      </w:r>
      <w:r w:rsidR="00767E99" w:rsidRPr="00EC76D5">
        <w:rPr>
          <w:rStyle w:val="CodeInText"/>
        </w:rPr>
        <w:t>middle code</w:t>
      </w:r>
      <w:r w:rsidR="001B36BD" w:rsidRPr="00EC76D5">
        <w:t xml:space="preserve">. That is, a simple code format </w:t>
      </w:r>
      <w:r w:rsidR="00047202" w:rsidRPr="00EC76D5">
        <w:t xml:space="preserve">suitable for further optimization and object code generation. In this book, we use </w:t>
      </w:r>
      <w:r w:rsidR="00047202" w:rsidRPr="00EC76D5">
        <w:rPr>
          <w:rStyle w:val="CodeInText"/>
        </w:rPr>
        <w:t>three-address-code</w:t>
      </w:r>
      <w:r w:rsidR="00047202" w:rsidRPr="00EC76D5">
        <w:t>. As the name implies, the code is made up of an operator and three addresses, which are symbols or jump targets.</w:t>
      </w:r>
    </w:p>
    <w:p w14:paraId="7167A1D9" w14:textId="77777777" w:rsidR="00FE0307" w:rsidRPr="00EC76D5" w:rsidRDefault="00EE7565" w:rsidP="00EE7565">
      <w:pPr>
        <w:pStyle w:val="Rubrik3"/>
      </w:pPr>
      <w:bookmarkStart w:id="5" w:name="_Toc481936110"/>
      <w:r w:rsidRPr="00EC76D5">
        <w:lastRenderedPageBreak/>
        <w:t>Middle Code Optimization</w:t>
      </w:r>
      <w:bookmarkEnd w:id="5"/>
    </w:p>
    <w:p w14:paraId="6CCFCA54" w14:textId="0928354F" w:rsidR="002F0AB5" w:rsidRPr="00EC76D5" w:rsidRDefault="0033564D" w:rsidP="00FE0307">
      <w:r w:rsidRPr="00EC76D5">
        <w:t xml:space="preserve">The purpose of the middle code optimization phase is to </w:t>
      </w:r>
      <w:r w:rsidR="00AB75CE" w:rsidRPr="00EC76D5">
        <w:t>m</w:t>
      </w:r>
      <w:r w:rsidR="006B534E" w:rsidRPr="00EC76D5">
        <w:t xml:space="preserve">ake the middle code more effective. </w:t>
      </w:r>
      <w:r w:rsidR="00907941" w:rsidRPr="00EC76D5">
        <w:t xml:space="preserve">One </w:t>
      </w:r>
      <w:r w:rsidR="00AB75CE" w:rsidRPr="00EC76D5">
        <w:t xml:space="preserve">example is the next-jump instruction. </w:t>
      </w:r>
      <w:r w:rsidR="00B03349" w:rsidRPr="00EC76D5">
        <w:t>Natural</w:t>
      </w:r>
      <w:r w:rsidR="006C03DE" w:rsidRPr="00EC76D5">
        <w:t>l</w:t>
      </w:r>
      <w:r w:rsidR="00B03349" w:rsidRPr="00EC76D5">
        <w:t>y, an instruction that jump</w:t>
      </w:r>
      <w:r w:rsidR="00464A67" w:rsidRPr="00EC76D5">
        <w:t>s to</w:t>
      </w:r>
      <w:r w:rsidR="00B03349" w:rsidRPr="00EC76D5">
        <w:t xml:space="preserve"> the next instruction shall be</w:t>
      </w:r>
      <w:r w:rsidR="002F0AB5" w:rsidRPr="00EC76D5">
        <w:t xml:space="preserve"> removed:</w:t>
      </w:r>
    </w:p>
    <w:tbl>
      <w:tblPr>
        <w:tblStyle w:val="Tabellrutnt"/>
        <w:tblW w:w="0" w:type="auto"/>
        <w:tblLook w:val="04A0" w:firstRow="1" w:lastRow="0" w:firstColumn="1" w:lastColumn="0" w:noHBand="0" w:noVBand="1"/>
      </w:tblPr>
      <w:tblGrid>
        <w:gridCol w:w="4675"/>
        <w:gridCol w:w="4675"/>
      </w:tblGrid>
      <w:tr w:rsidR="00E5013C" w:rsidRPr="00EC76D5" w14:paraId="60840925" w14:textId="77777777" w:rsidTr="008E0A21">
        <w:tc>
          <w:tcPr>
            <w:tcW w:w="4675" w:type="dxa"/>
          </w:tcPr>
          <w:p w14:paraId="57AC501C" w14:textId="77777777" w:rsidR="00E5013C" w:rsidRPr="00EC76D5" w:rsidRDefault="00E5013C" w:rsidP="008E0A21">
            <w:pPr>
              <w:pStyle w:val="Code"/>
            </w:pPr>
            <w:r w:rsidRPr="00EC76D5">
              <w:t>1. goto 2</w:t>
            </w:r>
          </w:p>
          <w:p w14:paraId="1FE54B7B" w14:textId="6074ED5A" w:rsidR="00E5013C" w:rsidRPr="00EC76D5" w:rsidRDefault="00E5013C" w:rsidP="008E0A21">
            <w:pPr>
              <w:pStyle w:val="Code"/>
            </w:pPr>
            <w:r w:rsidRPr="00EC76D5">
              <w:t>2. ...</w:t>
            </w:r>
          </w:p>
        </w:tc>
        <w:tc>
          <w:tcPr>
            <w:tcW w:w="4675" w:type="dxa"/>
          </w:tcPr>
          <w:p w14:paraId="5A785E87" w14:textId="04FD09FE" w:rsidR="00624ED4" w:rsidRPr="00EC76D5" w:rsidRDefault="00624ED4" w:rsidP="00624ED4">
            <w:pPr>
              <w:pStyle w:val="Code"/>
            </w:pPr>
            <w:r w:rsidRPr="00EC76D5">
              <w:t>1. empty</w:t>
            </w:r>
          </w:p>
          <w:p w14:paraId="3A8D79BD" w14:textId="56CF4B37" w:rsidR="00E5013C" w:rsidRPr="00EC76D5" w:rsidRDefault="00624ED4" w:rsidP="00624ED4">
            <w:pPr>
              <w:pStyle w:val="Code"/>
            </w:pPr>
            <w:r w:rsidRPr="00EC76D5">
              <w:t>2. ...</w:t>
            </w:r>
          </w:p>
        </w:tc>
      </w:tr>
      <w:tr w:rsidR="00E5013C" w:rsidRPr="00EC76D5" w14:paraId="5F8C1133" w14:textId="77777777" w:rsidTr="008E0A21">
        <w:tc>
          <w:tcPr>
            <w:tcW w:w="4675" w:type="dxa"/>
          </w:tcPr>
          <w:p w14:paraId="445FC734" w14:textId="77777777" w:rsidR="00E5013C" w:rsidRPr="00EC76D5" w:rsidRDefault="00E5013C" w:rsidP="008E0A21">
            <w:r w:rsidRPr="00EC76D5">
              <w:t>(a) Before</w:t>
            </w:r>
          </w:p>
        </w:tc>
        <w:tc>
          <w:tcPr>
            <w:tcW w:w="4675" w:type="dxa"/>
          </w:tcPr>
          <w:p w14:paraId="2969EBE9" w14:textId="77777777" w:rsidR="00E5013C" w:rsidRPr="00EC76D5" w:rsidRDefault="00E5013C" w:rsidP="008E0A21">
            <w:r w:rsidRPr="00EC76D5">
              <w:t>(b) After</w:t>
            </w:r>
          </w:p>
        </w:tc>
      </w:tr>
    </w:tbl>
    <w:p w14:paraId="6647956C" w14:textId="2538C1A3" w:rsidR="00E60C50" w:rsidRPr="00EC76D5" w:rsidRDefault="000E0838" w:rsidP="00E60C50">
      <w:r w:rsidRPr="00EC76D5">
        <w:t xml:space="preserve">In the same way, if a conditional instruction </w:t>
      </w:r>
      <w:r w:rsidR="00B83E18" w:rsidRPr="00EC76D5">
        <w:t>jump can be reduced:</w:t>
      </w:r>
    </w:p>
    <w:tbl>
      <w:tblPr>
        <w:tblStyle w:val="Tabellrutnt"/>
        <w:tblW w:w="0" w:type="auto"/>
        <w:tblLook w:val="04A0" w:firstRow="1" w:lastRow="0" w:firstColumn="1" w:lastColumn="0" w:noHBand="0" w:noVBand="1"/>
      </w:tblPr>
      <w:tblGrid>
        <w:gridCol w:w="4675"/>
        <w:gridCol w:w="4675"/>
      </w:tblGrid>
      <w:tr w:rsidR="00E60C50" w:rsidRPr="00EC76D5" w14:paraId="574DC31D" w14:textId="77777777" w:rsidTr="008E0A21">
        <w:tc>
          <w:tcPr>
            <w:tcW w:w="4675" w:type="dxa"/>
          </w:tcPr>
          <w:p w14:paraId="1714CFFF" w14:textId="7E2F6980" w:rsidR="00AE35B6" w:rsidRPr="00EC76D5" w:rsidRDefault="00AE35B6" w:rsidP="00AE35B6">
            <w:pPr>
              <w:pStyle w:val="Code"/>
            </w:pPr>
            <w:r w:rsidRPr="00EC76D5">
              <w:t>1. if a &lt; b goto 3</w:t>
            </w:r>
          </w:p>
          <w:p w14:paraId="3F7DC7FC" w14:textId="77777777" w:rsidR="00E60C50" w:rsidRPr="00EC76D5" w:rsidRDefault="00AE35B6" w:rsidP="00AE35B6">
            <w:pPr>
              <w:pStyle w:val="Code"/>
            </w:pPr>
            <w:r w:rsidRPr="00EC76D5">
              <w:t>2. goto 10</w:t>
            </w:r>
          </w:p>
          <w:p w14:paraId="1654EA82" w14:textId="5F70E6E8" w:rsidR="00AE35B6" w:rsidRPr="00EC76D5" w:rsidRDefault="00AE35B6" w:rsidP="00AE35B6">
            <w:pPr>
              <w:pStyle w:val="Code"/>
            </w:pPr>
            <w:r w:rsidRPr="00EC76D5">
              <w:t>3. ...</w:t>
            </w:r>
          </w:p>
        </w:tc>
        <w:tc>
          <w:tcPr>
            <w:tcW w:w="4675" w:type="dxa"/>
          </w:tcPr>
          <w:p w14:paraId="1FFF95C0" w14:textId="77777777" w:rsidR="00AE35B6" w:rsidRPr="00EC76D5" w:rsidRDefault="00AE35B6" w:rsidP="00AE35B6">
            <w:pPr>
              <w:pStyle w:val="Code"/>
            </w:pPr>
            <w:r w:rsidRPr="00EC76D5">
              <w:t>1. if a &gt;= b goto 10</w:t>
            </w:r>
          </w:p>
          <w:p w14:paraId="695CC12A" w14:textId="77777777" w:rsidR="00E60C50" w:rsidRPr="00EC76D5" w:rsidRDefault="00AE35B6" w:rsidP="00AE35B6">
            <w:pPr>
              <w:pStyle w:val="Code"/>
            </w:pPr>
            <w:r w:rsidRPr="00EC76D5">
              <w:t>2. empty</w:t>
            </w:r>
          </w:p>
          <w:p w14:paraId="0DA6E938" w14:textId="135C444A" w:rsidR="00194849" w:rsidRPr="00EC76D5" w:rsidRDefault="00194849" w:rsidP="00AE35B6">
            <w:pPr>
              <w:pStyle w:val="Code"/>
            </w:pPr>
            <w:r w:rsidRPr="00EC76D5">
              <w:t>3. ...</w:t>
            </w:r>
          </w:p>
        </w:tc>
      </w:tr>
      <w:tr w:rsidR="00E60C50" w:rsidRPr="00EC76D5" w14:paraId="54564CBC" w14:textId="77777777" w:rsidTr="008E0A21">
        <w:tc>
          <w:tcPr>
            <w:tcW w:w="4675" w:type="dxa"/>
          </w:tcPr>
          <w:p w14:paraId="5D430B19" w14:textId="77777777" w:rsidR="00E60C50" w:rsidRPr="00EC76D5" w:rsidRDefault="00E60C50" w:rsidP="008E0A21">
            <w:r w:rsidRPr="00EC76D5">
              <w:t>(a) Before</w:t>
            </w:r>
          </w:p>
        </w:tc>
        <w:tc>
          <w:tcPr>
            <w:tcW w:w="4675" w:type="dxa"/>
          </w:tcPr>
          <w:p w14:paraId="700D9692" w14:textId="77777777" w:rsidR="00E60C50" w:rsidRPr="00EC76D5" w:rsidRDefault="00E60C50" w:rsidP="008E0A21">
            <w:r w:rsidRPr="00EC76D5">
              <w:t>(b) After</w:t>
            </w:r>
          </w:p>
        </w:tc>
      </w:tr>
    </w:tbl>
    <w:p w14:paraId="0BF7733D" w14:textId="18A85BE4" w:rsidR="00F34BB6" w:rsidRPr="00EC76D5" w:rsidRDefault="00F34BB6" w:rsidP="00F34BB6">
      <w:r w:rsidRPr="00EC76D5">
        <w:t>Goto-chains are also reduced.</w:t>
      </w:r>
      <w:r w:rsidR="00813C0C" w:rsidRPr="00EC76D5">
        <w:t xml:space="preserve"> In the following example, all goto instructions jumps to the final target:</w:t>
      </w:r>
    </w:p>
    <w:tbl>
      <w:tblPr>
        <w:tblStyle w:val="Tabellrutnt"/>
        <w:tblW w:w="0" w:type="auto"/>
        <w:tblLook w:val="04A0" w:firstRow="1" w:lastRow="0" w:firstColumn="1" w:lastColumn="0" w:noHBand="0" w:noVBand="1"/>
      </w:tblPr>
      <w:tblGrid>
        <w:gridCol w:w="4675"/>
        <w:gridCol w:w="4675"/>
      </w:tblGrid>
      <w:tr w:rsidR="00F34BB6" w:rsidRPr="00EC76D5" w14:paraId="1CE11FC5" w14:textId="77777777" w:rsidTr="008E0A21">
        <w:tc>
          <w:tcPr>
            <w:tcW w:w="4675" w:type="dxa"/>
          </w:tcPr>
          <w:p w14:paraId="2F0C93C6" w14:textId="68660C53" w:rsidR="00F34BB6" w:rsidRPr="00EC76D5" w:rsidRDefault="00F34BB6" w:rsidP="008E0A21">
            <w:pPr>
              <w:pStyle w:val="Code"/>
            </w:pPr>
            <w:r w:rsidRPr="00EC76D5">
              <w:t xml:space="preserve">1. </w:t>
            </w:r>
            <w:r w:rsidR="000776C7" w:rsidRPr="00EC76D5">
              <w:t>goto 3</w:t>
            </w:r>
          </w:p>
          <w:p w14:paraId="47136A35" w14:textId="77777777" w:rsidR="00F34BB6" w:rsidRPr="00EC76D5" w:rsidRDefault="000776C7" w:rsidP="000776C7">
            <w:pPr>
              <w:pStyle w:val="Code"/>
            </w:pPr>
            <w:r w:rsidRPr="00EC76D5">
              <w:t>2.</w:t>
            </w:r>
            <w:r w:rsidR="00F34BB6" w:rsidRPr="00EC76D5">
              <w:t xml:space="preserve"> ...</w:t>
            </w:r>
          </w:p>
          <w:p w14:paraId="3F5AC0D9" w14:textId="77777777" w:rsidR="000776C7" w:rsidRPr="00EC76D5" w:rsidRDefault="000776C7" w:rsidP="000776C7">
            <w:pPr>
              <w:pStyle w:val="Code"/>
            </w:pPr>
            <w:r w:rsidRPr="00EC76D5">
              <w:t>3. goto 5</w:t>
            </w:r>
          </w:p>
          <w:p w14:paraId="277B6B94" w14:textId="77777777" w:rsidR="000776C7" w:rsidRPr="00EC76D5" w:rsidRDefault="000776C7" w:rsidP="000776C7">
            <w:pPr>
              <w:pStyle w:val="Code"/>
            </w:pPr>
            <w:r w:rsidRPr="00EC76D5">
              <w:t>4. ...</w:t>
            </w:r>
          </w:p>
          <w:p w14:paraId="2C9677B6" w14:textId="0A0F8055" w:rsidR="000776C7" w:rsidRPr="00EC76D5" w:rsidRDefault="00C77DED" w:rsidP="000776C7">
            <w:pPr>
              <w:pStyle w:val="Code"/>
            </w:pPr>
            <w:r w:rsidRPr="00EC76D5">
              <w:t>5. goto 10</w:t>
            </w:r>
          </w:p>
        </w:tc>
        <w:tc>
          <w:tcPr>
            <w:tcW w:w="4675" w:type="dxa"/>
          </w:tcPr>
          <w:p w14:paraId="7DC84A78" w14:textId="18B5856B" w:rsidR="00813C0C" w:rsidRPr="00EC76D5" w:rsidRDefault="00813C0C" w:rsidP="00813C0C">
            <w:pPr>
              <w:pStyle w:val="Code"/>
            </w:pPr>
            <w:r w:rsidRPr="00EC76D5">
              <w:t xml:space="preserve">1. </w:t>
            </w:r>
            <w:r w:rsidR="00C77DED" w:rsidRPr="00EC76D5">
              <w:t>goto 10</w:t>
            </w:r>
          </w:p>
          <w:p w14:paraId="07DDD615" w14:textId="77777777" w:rsidR="00813C0C" w:rsidRPr="00EC76D5" w:rsidRDefault="00813C0C" w:rsidP="00813C0C">
            <w:pPr>
              <w:pStyle w:val="Code"/>
            </w:pPr>
            <w:r w:rsidRPr="00EC76D5">
              <w:t>2. ...</w:t>
            </w:r>
          </w:p>
          <w:p w14:paraId="646A9A1A" w14:textId="689EB3B8" w:rsidR="00813C0C" w:rsidRPr="00EC76D5" w:rsidRDefault="00813C0C" w:rsidP="00813C0C">
            <w:pPr>
              <w:pStyle w:val="Code"/>
            </w:pPr>
            <w:r w:rsidRPr="00EC76D5">
              <w:t xml:space="preserve">3. goto </w:t>
            </w:r>
            <w:r w:rsidR="00C77DED" w:rsidRPr="00EC76D5">
              <w:t>10</w:t>
            </w:r>
          </w:p>
          <w:p w14:paraId="68A6B34E" w14:textId="77777777" w:rsidR="00813C0C" w:rsidRPr="00EC76D5" w:rsidRDefault="00813C0C" w:rsidP="00813C0C">
            <w:pPr>
              <w:pStyle w:val="Code"/>
            </w:pPr>
            <w:r w:rsidRPr="00EC76D5">
              <w:t>4. ...</w:t>
            </w:r>
          </w:p>
          <w:p w14:paraId="6468A079" w14:textId="2EEEF20A" w:rsidR="00F34BB6" w:rsidRPr="00EC76D5" w:rsidRDefault="00C77DED" w:rsidP="00813C0C">
            <w:pPr>
              <w:pStyle w:val="Code"/>
            </w:pPr>
            <w:r w:rsidRPr="00EC76D5">
              <w:t>5. goto 10</w:t>
            </w:r>
          </w:p>
        </w:tc>
      </w:tr>
      <w:tr w:rsidR="00F34BB6" w:rsidRPr="00EC76D5" w14:paraId="6C3AC154" w14:textId="77777777" w:rsidTr="008E0A21">
        <w:tc>
          <w:tcPr>
            <w:tcW w:w="4675" w:type="dxa"/>
          </w:tcPr>
          <w:p w14:paraId="038C8BEE" w14:textId="77777777" w:rsidR="00F34BB6" w:rsidRPr="00EC76D5" w:rsidRDefault="00F34BB6" w:rsidP="008E0A21">
            <w:r w:rsidRPr="00EC76D5">
              <w:t>(a) Before</w:t>
            </w:r>
          </w:p>
        </w:tc>
        <w:tc>
          <w:tcPr>
            <w:tcW w:w="4675" w:type="dxa"/>
          </w:tcPr>
          <w:p w14:paraId="41E0E840" w14:textId="77777777" w:rsidR="00F34BB6" w:rsidRPr="00EC76D5" w:rsidRDefault="00F34BB6" w:rsidP="008E0A21">
            <w:r w:rsidRPr="00EC76D5">
              <w:t>(b) After</w:t>
            </w:r>
          </w:p>
        </w:tc>
      </w:tr>
    </w:tbl>
    <w:p w14:paraId="4AD4B5A0" w14:textId="02B06620" w:rsidR="002F0AB5" w:rsidRPr="00EC76D5" w:rsidRDefault="002F0AB5" w:rsidP="00E60C50">
      <w:pPr>
        <w:pStyle w:val="Code"/>
      </w:pPr>
    </w:p>
    <w:p w14:paraId="444A9BB6" w14:textId="0FD853AE" w:rsidR="00E60C50" w:rsidRPr="00EC76D5" w:rsidRDefault="0038582A" w:rsidP="00E60C50">
      <w:r w:rsidRPr="00EC76D5">
        <w:t xml:space="preserve">Finally, </w:t>
      </w:r>
      <w:r w:rsidR="00E84D9E" w:rsidRPr="00EC76D5">
        <w:t>unreachable code is reduced. That is, every instruction that cannot be reached from the first instruction of the function is removed:</w:t>
      </w:r>
    </w:p>
    <w:p w14:paraId="790EE6A4" w14:textId="12C17FC2" w:rsidR="00354A27" w:rsidRPr="00EC76D5" w:rsidRDefault="00354A27" w:rsidP="00FF4FDC">
      <w:pPr>
        <w:pStyle w:val="Code"/>
      </w:pPr>
      <w:r w:rsidRPr="00EC76D5">
        <w:t>if (</w:t>
      </w:r>
      <w:r w:rsidR="00DA442D" w:rsidRPr="00EC76D5">
        <w:t>0</w:t>
      </w:r>
      <w:r w:rsidRPr="00EC76D5">
        <w:t>) printf(“</w:t>
      </w:r>
      <w:r w:rsidR="00DA442D" w:rsidRPr="00EC76D5">
        <w:t>False</w:t>
      </w:r>
      <w:r w:rsidRPr="00EC76D5">
        <w:t>”);</w:t>
      </w:r>
      <w:r w:rsidR="00DA442D" w:rsidRPr="00EC76D5">
        <w:t xml:space="preserve"> else printf(“True”);</w:t>
      </w:r>
    </w:p>
    <w:p w14:paraId="244EE1D6" w14:textId="77777777" w:rsidR="00FF4FDC" w:rsidRPr="00EC76D5" w:rsidRDefault="00FF4FDC" w:rsidP="00FF4FDC">
      <w:pPr>
        <w:pStyle w:val="Code"/>
      </w:pPr>
    </w:p>
    <w:tbl>
      <w:tblPr>
        <w:tblStyle w:val="Tabellrutnt"/>
        <w:tblW w:w="0" w:type="auto"/>
        <w:tblLook w:val="04A0" w:firstRow="1" w:lastRow="0" w:firstColumn="1" w:lastColumn="0" w:noHBand="0" w:noVBand="1"/>
      </w:tblPr>
      <w:tblGrid>
        <w:gridCol w:w="4675"/>
        <w:gridCol w:w="4675"/>
      </w:tblGrid>
      <w:tr w:rsidR="00283FE5" w:rsidRPr="00EC76D5" w14:paraId="27BC82B7" w14:textId="77777777" w:rsidTr="008E0A21">
        <w:tc>
          <w:tcPr>
            <w:tcW w:w="4675" w:type="dxa"/>
          </w:tcPr>
          <w:p w14:paraId="32D0D281" w14:textId="265DDFCD" w:rsidR="00283FE5" w:rsidRPr="00EC76D5" w:rsidRDefault="00283FE5" w:rsidP="008E0A21">
            <w:pPr>
              <w:pStyle w:val="Code"/>
            </w:pPr>
            <w:r w:rsidRPr="00EC76D5">
              <w:t>1. goto 2</w:t>
            </w:r>
          </w:p>
          <w:p w14:paraId="10286B22" w14:textId="3DECC28D" w:rsidR="00283FE5" w:rsidRPr="00EC76D5" w:rsidRDefault="00283FE5" w:rsidP="008E0A21">
            <w:pPr>
              <w:pStyle w:val="Code"/>
              <w:rPr>
                <w:i/>
              </w:rPr>
            </w:pPr>
            <w:r w:rsidRPr="00EC76D5">
              <w:t xml:space="preserve">2. // </w:t>
            </w:r>
            <w:r w:rsidRPr="00EC76D5">
              <w:rPr>
                <w:i/>
              </w:rPr>
              <w:t>call printf(“False”);</w:t>
            </w:r>
          </w:p>
          <w:p w14:paraId="79A2BE7E" w14:textId="24D21F23" w:rsidR="00283FE5" w:rsidRPr="00EC76D5" w:rsidRDefault="0042192C" w:rsidP="008E0A21">
            <w:pPr>
              <w:pStyle w:val="Code"/>
            </w:pPr>
            <w:r w:rsidRPr="00EC76D5">
              <w:t>3. goto</w:t>
            </w:r>
            <w:r w:rsidR="001D001C" w:rsidRPr="00EC76D5">
              <w:t xml:space="preserve"> 5</w:t>
            </w:r>
          </w:p>
          <w:p w14:paraId="569403CE" w14:textId="48E06241" w:rsidR="0042192C" w:rsidRPr="00EC76D5" w:rsidRDefault="001D001C" w:rsidP="0042192C">
            <w:pPr>
              <w:pStyle w:val="Code"/>
              <w:rPr>
                <w:i/>
              </w:rPr>
            </w:pPr>
            <w:r w:rsidRPr="00EC76D5">
              <w:t>4</w:t>
            </w:r>
            <w:r w:rsidR="0042192C" w:rsidRPr="00EC76D5">
              <w:t xml:space="preserve">. // </w:t>
            </w:r>
            <w:r w:rsidR="0042192C" w:rsidRPr="00EC76D5">
              <w:rPr>
                <w:i/>
              </w:rPr>
              <w:t>call printf(“True”);</w:t>
            </w:r>
          </w:p>
          <w:p w14:paraId="1A0AC5BE" w14:textId="50BC7715" w:rsidR="00283FE5" w:rsidRPr="00EC76D5" w:rsidRDefault="001D001C" w:rsidP="008E0A21">
            <w:pPr>
              <w:pStyle w:val="Code"/>
            </w:pPr>
            <w:r w:rsidRPr="00EC76D5">
              <w:t>5. ...</w:t>
            </w:r>
          </w:p>
        </w:tc>
        <w:tc>
          <w:tcPr>
            <w:tcW w:w="4675" w:type="dxa"/>
          </w:tcPr>
          <w:p w14:paraId="7E640779" w14:textId="277BB66A" w:rsidR="00185F09" w:rsidRPr="00EC76D5" w:rsidRDefault="00185F09" w:rsidP="00185F09">
            <w:pPr>
              <w:pStyle w:val="Code"/>
            </w:pPr>
            <w:r w:rsidRPr="00EC76D5">
              <w:t>1. empty</w:t>
            </w:r>
          </w:p>
          <w:p w14:paraId="5E7FAA29" w14:textId="77777777" w:rsidR="00185F09" w:rsidRPr="00EC76D5" w:rsidRDefault="00185F09" w:rsidP="00185F09">
            <w:pPr>
              <w:pStyle w:val="Code"/>
              <w:rPr>
                <w:i/>
              </w:rPr>
            </w:pPr>
            <w:r w:rsidRPr="00EC76D5">
              <w:t xml:space="preserve">2. // </w:t>
            </w:r>
            <w:r w:rsidRPr="00EC76D5">
              <w:rPr>
                <w:i/>
              </w:rPr>
              <w:t>call printf(“False”);</w:t>
            </w:r>
          </w:p>
          <w:p w14:paraId="62AFD4D0" w14:textId="04F1E7A6" w:rsidR="00185F09" w:rsidRPr="00EC76D5" w:rsidRDefault="008D4375" w:rsidP="00185F09">
            <w:pPr>
              <w:pStyle w:val="Code"/>
            </w:pPr>
            <w:r w:rsidRPr="00EC76D5">
              <w:t>3. empty</w:t>
            </w:r>
          </w:p>
          <w:p w14:paraId="0E841B50" w14:textId="298C6277" w:rsidR="00185F09" w:rsidRPr="00EC76D5" w:rsidRDefault="00185F09" w:rsidP="00185F09">
            <w:pPr>
              <w:pStyle w:val="Code"/>
              <w:rPr>
                <w:i/>
              </w:rPr>
            </w:pPr>
            <w:r w:rsidRPr="00EC76D5">
              <w:t xml:space="preserve">4. </w:t>
            </w:r>
            <w:r w:rsidR="008D4375" w:rsidRPr="00EC76D5">
              <w:t>empty</w:t>
            </w:r>
          </w:p>
          <w:p w14:paraId="0FCF88B7" w14:textId="7D18872D" w:rsidR="00283FE5" w:rsidRPr="00EC76D5" w:rsidRDefault="00185F09" w:rsidP="00185F09">
            <w:pPr>
              <w:pStyle w:val="Code"/>
            </w:pPr>
            <w:r w:rsidRPr="00EC76D5">
              <w:t>5. ...</w:t>
            </w:r>
          </w:p>
        </w:tc>
      </w:tr>
      <w:tr w:rsidR="00283FE5" w:rsidRPr="00EC76D5" w14:paraId="0B245D32" w14:textId="77777777" w:rsidTr="008E0A21">
        <w:tc>
          <w:tcPr>
            <w:tcW w:w="4675" w:type="dxa"/>
          </w:tcPr>
          <w:p w14:paraId="05EF5CBC" w14:textId="77777777" w:rsidR="00283FE5" w:rsidRPr="00EC76D5" w:rsidRDefault="00283FE5" w:rsidP="008E0A21">
            <w:r w:rsidRPr="00EC76D5">
              <w:t>(a) Before</w:t>
            </w:r>
          </w:p>
        </w:tc>
        <w:tc>
          <w:tcPr>
            <w:tcW w:w="4675" w:type="dxa"/>
          </w:tcPr>
          <w:p w14:paraId="4AC538E4" w14:textId="77777777" w:rsidR="00283FE5" w:rsidRPr="00EC76D5" w:rsidRDefault="00283FE5" w:rsidP="008E0A21">
            <w:r w:rsidRPr="00EC76D5">
              <w:t>(b) After</w:t>
            </w:r>
          </w:p>
        </w:tc>
      </w:tr>
    </w:tbl>
    <w:p w14:paraId="2FB8E4D0" w14:textId="7A91EA41" w:rsidR="005B20C1" w:rsidRPr="00EC76D5" w:rsidRDefault="00B03349" w:rsidP="00FE0307">
      <w:r w:rsidRPr="00EC76D5">
        <w:t xml:space="preserve">  </w:t>
      </w:r>
      <w:r w:rsidR="00A2625E" w:rsidRPr="00EC76D5">
        <w:t xml:space="preserve">simplify the middle code. </w:t>
      </w:r>
      <w:r w:rsidR="00F52E14" w:rsidRPr="00EC76D5">
        <w:t>When the mi</w:t>
      </w:r>
      <w:r w:rsidR="005B20C1" w:rsidRPr="00EC76D5">
        <w:t xml:space="preserve">ddle code has been generated, the functions </w:t>
      </w:r>
      <w:r w:rsidR="00F52E14" w:rsidRPr="00EC76D5">
        <w:t xml:space="preserve">holds </w:t>
      </w:r>
      <w:r w:rsidR="005B20C1" w:rsidRPr="00EC76D5">
        <w:t>code that is not reachable and variables not used, introduced both by the programmer and the scanning and parsing phase above, that need to be removed. Moreover, there are also complicated jump instruction that can be simplified.</w:t>
      </w:r>
    </w:p>
    <w:p w14:paraId="632ED774" w14:textId="4615B1EE" w:rsidR="005B20C1" w:rsidRPr="00EC76D5" w:rsidRDefault="005B20C1" w:rsidP="00FE0307">
      <w:r w:rsidRPr="00EC76D5">
        <w:t>This phase is also responsible for the generation of base blocks and live sets. A b</w:t>
      </w:r>
      <w:r w:rsidR="00A0386D" w:rsidRPr="00EC76D5">
        <w:t xml:space="preserve">ase </w:t>
      </w:r>
      <w:r w:rsidRPr="00EC76D5">
        <w:t>b</w:t>
      </w:r>
      <w:r w:rsidR="00A0386D" w:rsidRPr="00EC76D5">
        <w:t>lock</w:t>
      </w:r>
      <w:r w:rsidRPr="00EC76D5">
        <w:t xml:space="preserve"> is the longest sequence of middle code instructions that is not the target of a jump instruction. A live set is a set connected to each middle code instruction that ho</w:t>
      </w:r>
      <w:r w:rsidR="002523E5" w:rsidRPr="00EC76D5">
        <w:t>lds the variable accessed later</w:t>
      </w:r>
      <w:r w:rsidR="00FA69E8" w:rsidRPr="00EC76D5">
        <w:t xml:space="preserve"> </w:t>
      </w:r>
      <w:r w:rsidRPr="00EC76D5">
        <w:t xml:space="preserve">on in the same base block, that information is used when generating object code in the next phase. </w:t>
      </w:r>
    </w:p>
    <w:p w14:paraId="1B1423CD" w14:textId="282873F5" w:rsidR="0031712C" w:rsidRPr="00EC76D5" w:rsidRDefault="0031712C" w:rsidP="00EE7565">
      <w:pPr>
        <w:pStyle w:val="Rubrik3"/>
      </w:pPr>
      <w:bookmarkStart w:id="6" w:name="_Toc481936111"/>
      <w:r w:rsidRPr="00EC76D5">
        <w:lastRenderedPageBreak/>
        <w:t>Register Preparation</w:t>
      </w:r>
      <w:r w:rsidR="00500990" w:rsidRPr="00EC76D5">
        <w:t xml:space="preserve"> and Allocation</w:t>
      </w:r>
      <w:bookmarkEnd w:id="6"/>
    </w:p>
    <w:p w14:paraId="6BEA1734" w14:textId="48B8EF14" w:rsidR="006010F7" w:rsidRPr="00EC76D5" w:rsidRDefault="006010F7" w:rsidP="006010F7">
      <w:r w:rsidRPr="00EC76D5">
        <w:t xml:space="preserve">Before we do the actual register allocation, </w:t>
      </w:r>
      <w:r w:rsidR="00325031" w:rsidRPr="00EC76D5">
        <w:t xml:space="preserve">we traverse the middle code list and </w:t>
      </w:r>
      <w:r w:rsidR="008852B0" w:rsidRPr="00EC76D5">
        <w:t xml:space="preserve">track the use of </w:t>
      </w:r>
      <w:r w:rsidR="00AE377C" w:rsidRPr="00EC76D5">
        <w:t xml:space="preserve">(so far </w:t>
      </w:r>
      <w:r w:rsidR="006E0069" w:rsidRPr="00EC76D5">
        <w:t>anonyms</w:t>
      </w:r>
      <w:r w:rsidR="00AE377C" w:rsidRPr="00EC76D5">
        <w:t xml:space="preserve">) </w:t>
      </w:r>
      <w:r w:rsidR="008852B0" w:rsidRPr="00EC76D5">
        <w:t xml:space="preserve">registers. </w:t>
      </w:r>
      <w:r w:rsidR="006B1C6B" w:rsidRPr="00EC76D5">
        <w:t xml:space="preserve">The result is a set of register usages that </w:t>
      </w:r>
      <w:r w:rsidR="00500990" w:rsidRPr="00EC76D5">
        <w:t xml:space="preserve">forms the vertex set of a graph. An edge is </w:t>
      </w:r>
      <w:r w:rsidR="008650ED" w:rsidRPr="00EC76D5">
        <w:t xml:space="preserve">added for each pair of </w:t>
      </w:r>
      <w:r w:rsidR="00500990" w:rsidRPr="00EC76D5">
        <w:t xml:space="preserve">usages that overlaps. Then </w:t>
      </w:r>
      <w:r w:rsidR="00B32436" w:rsidRPr="00EC76D5">
        <w:t>the registers are allocated by a graph-coloring algorithm.</w:t>
      </w:r>
      <w:r w:rsidR="00500990" w:rsidRPr="00EC76D5">
        <w:t xml:space="preserve"> </w:t>
      </w:r>
    </w:p>
    <w:p w14:paraId="5C5E6C34" w14:textId="38259669" w:rsidR="0031712C" w:rsidRPr="00EC76D5" w:rsidRDefault="0031712C" w:rsidP="0031712C">
      <w:pPr>
        <w:pStyle w:val="Rubrik3"/>
      </w:pPr>
      <w:bookmarkStart w:id="7" w:name="_Toc481936112"/>
      <w:r w:rsidRPr="00EC76D5">
        <w:t>Register Allocation</w:t>
      </w:r>
      <w:bookmarkEnd w:id="7"/>
    </w:p>
    <w:p w14:paraId="150818EF" w14:textId="0C5A074F" w:rsidR="00F24F73" w:rsidRPr="00EC76D5" w:rsidRDefault="008B392A" w:rsidP="00F24F73">
      <w:r w:rsidRPr="00EC76D5">
        <w:t xml:space="preserve">A </w:t>
      </w:r>
      <w:r w:rsidRPr="00EC76D5">
        <w:rPr>
          <w:rStyle w:val="CodeInText0"/>
        </w:rPr>
        <w:t>graph</w:t>
      </w:r>
      <w:r w:rsidRPr="00EC76D5">
        <w:t xml:space="preserve"> is a mathematical structure made up by a non-empty set of </w:t>
      </w:r>
      <w:r w:rsidRPr="00EC76D5">
        <w:rPr>
          <w:rStyle w:val="CodeInText0"/>
        </w:rPr>
        <w:t>vertices</w:t>
      </w:r>
      <w:r w:rsidRPr="00EC76D5">
        <w:t xml:space="preserve">, where some pairs are connected by </w:t>
      </w:r>
      <w:r w:rsidRPr="00EC76D5">
        <w:rPr>
          <w:rStyle w:val="CodeInText0"/>
        </w:rPr>
        <w:t>edges</w:t>
      </w:r>
      <w:r w:rsidRPr="00EC76D5">
        <w:t xml:space="preserve">. </w:t>
      </w:r>
      <w:r w:rsidR="00C65039" w:rsidRPr="00EC76D5">
        <w:t xml:space="preserve">Two vertices connected by an edge are </w:t>
      </w:r>
      <w:r w:rsidR="00C65039" w:rsidRPr="00EC76D5">
        <w:rPr>
          <w:rStyle w:val="CodeInText0"/>
        </w:rPr>
        <w:t>neighborhoods</w:t>
      </w:r>
      <w:r w:rsidR="00C65039" w:rsidRPr="00EC76D5">
        <w:t xml:space="preserve">. A graph can be </w:t>
      </w:r>
      <w:r w:rsidR="00C65039" w:rsidRPr="00EC76D5">
        <w:rPr>
          <w:rStyle w:val="CodeInText0"/>
        </w:rPr>
        <w:t>colored</w:t>
      </w:r>
      <w:r w:rsidR="00D26999" w:rsidRPr="00EC76D5">
        <w:t xml:space="preserve"> in such way that that no </w:t>
      </w:r>
      <w:r w:rsidR="00D97A12" w:rsidRPr="00EC76D5">
        <w:t>n</w:t>
      </w:r>
      <w:r w:rsidR="00C31060" w:rsidRPr="00EC76D5">
        <w:t>eighbors</w:t>
      </w:r>
      <w:r w:rsidR="00D26999" w:rsidRPr="00EC76D5">
        <w:t xml:space="preserve"> have the same color. The </w:t>
      </w:r>
      <w:r w:rsidR="00D26999" w:rsidRPr="00EC76D5">
        <w:rPr>
          <w:rStyle w:val="CodeInText0"/>
        </w:rPr>
        <w:t>color</w:t>
      </w:r>
      <w:r w:rsidR="00D26999" w:rsidRPr="00EC76D5">
        <w:t xml:space="preserve"> </w:t>
      </w:r>
      <w:r w:rsidR="00D26999" w:rsidRPr="00EC76D5">
        <w:rPr>
          <w:rStyle w:val="CodeInText0"/>
        </w:rPr>
        <w:t>number</w:t>
      </w:r>
      <w:r w:rsidR="00D26999" w:rsidRPr="00EC76D5">
        <w:t xml:space="preserve"> of a graph is the </w:t>
      </w:r>
      <w:r w:rsidR="004E2E8D" w:rsidRPr="00EC76D5">
        <w:t>minimum</w:t>
      </w:r>
      <w:r w:rsidR="00D26999" w:rsidRPr="00EC76D5">
        <w:t xml:space="preserve"> number of colors need</w:t>
      </w:r>
      <w:r w:rsidR="004E2E8D" w:rsidRPr="00EC76D5">
        <w:t>ed</w:t>
      </w:r>
      <w:r w:rsidR="00D26999" w:rsidRPr="00EC76D5">
        <w:t xml:space="preserve"> to color the graph. </w:t>
      </w:r>
      <w:r w:rsidR="00F24F73" w:rsidRPr="00EC76D5">
        <w:t xml:space="preserve">When allocating the </w:t>
      </w:r>
      <w:r w:rsidRPr="00EC76D5">
        <w:t>registers</w:t>
      </w:r>
      <w:r w:rsidR="00F24F73" w:rsidRPr="00EC76D5">
        <w:t xml:space="preserve"> we use a graph, where the track</w:t>
      </w:r>
      <w:r w:rsidRPr="00EC76D5">
        <w:t xml:space="preserve">s are the vertices and two vertices are connected by an edge if the tracks overlaps. </w:t>
      </w:r>
      <w:r w:rsidR="004E2E8D" w:rsidRPr="00EC76D5">
        <w:t>Then we use graph coloring t</w:t>
      </w:r>
      <w:r w:rsidR="00A46B9F" w:rsidRPr="00EC76D5">
        <w:t>o assign each track a register.</w:t>
      </w:r>
    </w:p>
    <w:p w14:paraId="170C5975" w14:textId="40B28138" w:rsidR="00EE7565" w:rsidRPr="00EC76D5" w:rsidRDefault="00EE7565" w:rsidP="00EE7565">
      <w:pPr>
        <w:pStyle w:val="Rubrik3"/>
      </w:pPr>
      <w:bookmarkStart w:id="8" w:name="_Toc481936113"/>
      <w:r w:rsidRPr="00EC76D5">
        <w:t>Object Code Generation</w:t>
      </w:r>
      <w:bookmarkEnd w:id="8"/>
    </w:p>
    <w:p w14:paraId="0E14CD58" w14:textId="77DF8FFF" w:rsidR="006B0843" w:rsidRPr="00EC76D5" w:rsidRDefault="00B32436" w:rsidP="00FE0307">
      <w:r w:rsidRPr="00EC76D5">
        <w:t>When the</w:t>
      </w:r>
      <w:r w:rsidR="00A46B9F" w:rsidRPr="00EC76D5">
        <w:t xml:space="preserve"> registers have been allocated, we are ready to generate the object code. In this book, there are actually t</w:t>
      </w:r>
      <w:r w:rsidR="0072303B" w:rsidRPr="00EC76D5">
        <w:t>w</w:t>
      </w:r>
      <w:r w:rsidR="00A46B9F" w:rsidRPr="00EC76D5">
        <w:t xml:space="preserve">o </w:t>
      </w:r>
      <w:r w:rsidR="00B02FA1" w:rsidRPr="00EC76D5">
        <w:t xml:space="preserve">versions of object code. </w:t>
      </w:r>
      <w:r w:rsidRPr="00EC76D5">
        <w:t xml:space="preserve"> </w:t>
      </w:r>
      <w:r w:rsidR="00393206" w:rsidRPr="00EC76D5">
        <w:t xml:space="preserve">This phase generates both 16-bits executable com-code and assembler code that can be further assembled into com-code. </w:t>
      </w:r>
      <w:r w:rsidR="00FE0307" w:rsidRPr="00EC76D5">
        <w:t xml:space="preserve">The reason </w:t>
      </w:r>
      <w:r w:rsidR="002E6C7F" w:rsidRPr="00EC76D5">
        <w:t>for</w:t>
      </w:r>
      <w:r w:rsidR="00FE0307" w:rsidRPr="00EC76D5">
        <w:t xml:space="preserve"> the generation </w:t>
      </w:r>
      <w:r w:rsidR="00393206" w:rsidRPr="00EC76D5">
        <w:t>of both assembler code and com-code is that it is virtually impossible to debug the generated com-code, it is much easier to study the assembler code instead.</w:t>
      </w:r>
      <w:r w:rsidR="00C51F56" w:rsidRPr="00EC76D5">
        <w:t xml:space="preserve"> When generating the target code we use the registers allocated, we also use registers holding address to values.</w:t>
      </w:r>
    </w:p>
    <w:p w14:paraId="23D2A1B7" w14:textId="2B8F068D" w:rsidR="007F1A80" w:rsidRPr="00EC76D5" w:rsidRDefault="007F1A80" w:rsidP="007F1A80">
      <w:pPr>
        <w:pStyle w:val="Rubrik3"/>
        <w:numPr>
          <w:ilvl w:val="2"/>
          <w:numId w:val="118"/>
        </w:numPr>
      </w:pPr>
      <w:bookmarkStart w:id="9" w:name="_Toc481936114"/>
      <w:r w:rsidRPr="00EC76D5">
        <w:t>Object Code Optimization</w:t>
      </w:r>
      <w:bookmarkEnd w:id="9"/>
    </w:p>
    <w:p w14:paraId="1D2C2233" w14:textId="77777777" w:rsidR="008740F9" w:rsidRPr="00EC76D5" w:rsidRDefault="007F1A80" w:rsidP="008740F9">
      <w:r w:rsidRPr="00EC76D5">
        <w:t xml:space="preserve">When the object code has been generated, it needs to be optimized. </w:t>
      </w:r>
      <w:r w:rsidR="001845F3" w:rsidRPr="00EC76D5">
        <w:t xml:space="preserve">Foremost, we need to </w:t>
      </w:r>
      <w:r w:rsidR="007819F4" w:rsidRPr="00EC76D5">
        <w:t>consider</w:t>
      </w:r>
      <w:r w:rsidR="001845F3" w:rsidRPr="00EC76D5">
        <w:t xml:space="preserve"> the conditional jump instruct</w:t>
      </w:r>
      <w:r w:rsidR="00230E56" w:rsidRPr="00EC76D5">
        <w:t xml:space="preserve">ions. </w:t>
      </w:r>
      <w:r w:rsidR="00E40C3E" w:rsidRPr="00EC76D5">
        <w:t>An unconditional jump instruction may be e</w:t>
      </w:r>
      <w:r w:rsidR="00212544" w:rsidRPr="00EC76D5">
        <w:t xml:space="preserve">ight of sixteen bits, while a condition jump is always eight bits. </w:t>
      </w:r>
      <w:r w:rsidR="00A774F8" w:rsidRPr="00EC76D5">
        <w:t>We also translates addition or subtraction with one into incremement or decrement, and we reduse pop-push-chains.</w:t>
      </w:r>
    </w:p>
    <w:p w14:paraId="4F165D31" w14:textId="77856D3C" w:rsidR="00DB0441" w:rsidRPr="00EC76D5" w:rsidRDefault="00EE7565" w:rsidP="008740F9">
      <w:pPr>
        <w:pStyle w:val="Rubrik3"/>
      </w:pPr>
      <w:bookmarkStart w:id="10" w:name="_Toc481936115"/>
      <w:r w:rsidRPr="00EC76D5">
        <w:t>Linking</w:t>
      </w:r>
      <w:bookmarkEnd w:id="10"/>
    </w:p>
    <w:p w14:paraId="280211CB" w14:textId="3BC6DAE0" w:rsidR="00F52E14" w:rsidRPr="00EC76D5" w:rsidRDefault="00F52E14" w:rsidP="00FE0307">
      <w:r w:rsidRPr="00EC76D5">
        <w:t>When the source files have compiled into object files they need to be linked together</w:t>
      </w:r>
      <w:r w:rsidR="0038788D" w:rsidRPr="00EC76D5">
        <w:t xml:space="preserve"> into an executable file</w:t>
      </w:r>
      <w:r w:rsidRPr="00EC76D5">
        <w:t xml:space="preserve">. The task of the linker is to modify all references to static and extern variables and functions as well as make sure that only the parts reachable from the main functions are included in the final executable file. </w:t>
      </w:r>
    </w:p>
    <w:p w14:paraId="56C797AB" w14:textId="0FE67C4F" w:rsidR="00EE078C" w:rsidRPr="00EC76D5" w:rsidRDefault="00EE078C" w:rsidP="00EE078C">
      <w:pPr>
        <w:pStyle w:val="Rubrik3"/>
      </w:pPr>
      <w:bookmarkStart w:id="11" w:name="_Toc481936116"/>
      <w:r w:rsidRPr="00EC76D5">
        <w:t>The Standard Library</w:t>
      </w:r>
      <w:bookmarkEnd w:id="11"/>
    </w:p>
    <w:p w14:paraId="183BA8E9" w14:textId="4897A4FB" w:rsidR="00DD64F0" w:rsidRPr="00EC76D5" w:rsidRDefault="00DD64F0" w:rsidP="00DD64F0">
      <w:r w:rsidRPr="00EC76D5">
        <w:t xml:space="preserve">The C language comes with a set of functions, macros, and instructions for </w:t>
      </w:r>
      <w:r w:rsidR="00526E3A" w:rsidRPr="00EC76D5">
        <w:t>many</w:t>
      </w:r>
      <w:r w:rsidR="00342ACC" w:rsidRPr="00EC76D5">
        <w:t xml:space="preserve"> </w:t>
      </w:r>
      <w:r w:rsidR="000A7BA6" w:rsidRPr="00EC76D5">
        <w:t>services.</w:t>
      </w:r>
      <w:r w:rsidR="00670400" w:rsidRPr="00EC76D5">
        <w:t xml:space="preserve"> It is mostly implemented in C. However, there are some additional non-standard functions for accessing registers.</w:t>
      </w:r>
    </w:p>
    <w:p w14:paraId="72716F49" w14:textId="45BAC27A" w:rsidR="002F2F53" w:rsidRPr="00EC76D5" w:rsidRDefault="002F2F53" w:rsidP="002F2F53">
      <w:pPr>
        <w:pStyle w:val="Rubrik1"/>
      </w:pPr>
      <w:bookmarkStart w:id="12" w:name="_Ref418184656"/>
      <w:bookmarkStart w:id="13" w:name="_Toc481936117"/>
      <w:r w:rsidRPr="00EC76D5">
        <w:lastRenderedPageBreak/>
        <w:t xml:space="preserve">An Introduction to </w:t>
      </w:r>
      <w:r w:rsidR="0031712C" w:rsidRPr="00EC76D5">
        <w:t>Bison and JFlex</w:t>
      </w:r>
      <w:bookmarkEnd w:id="12"/>
      <w:bookmarkEnd w:id="13"/>
    </w:p>
    <w:p w14:paraId="04C73BDC" w14:textId="4B869CC9" w:rsidR="002F2F53" w:rsidRPr="00EC76D5" w:rsidRDefault="002F2F53" w:rsidP="002F2F53">
      <w:r w:rsidRPr="00EC76D5">
        <w:t>In this chapter</w:t>
      </w:r>
      <w:r w:rsidR="0031712C" w:rsidRPr="00EC76D5">
        <w:t>,</w:t>
      </w:r>
      <w:r w:rsidRPr="00EC76D5">
        <w:t xml:space="preserve"> we </w:t>
      </w:r>
      <w:r w:rsidR="00296118" w:rsidRPr="00EC76D5">
        <w:t xml:space="preserve">use the </w:t>
      </w:r>
      <w:r w:rsidRPr="00EC76D5">
        <w:t>J</w:t>
      </w:r>
      <w:r w:rsidR="00371E5F" w:rsidRPr="00EC76D5">
        <w:t>Fl</w:t>
      </w:r>
      <w:r w:rsidRPr="00EC76D5">
        <w:t xml:space="preserve">ex </w:t>
      </w:r>
      <w:r w:rsidR="00296118" w:rsidRPr="00EC76D5">
        <w:t xml:space="preserve">scanner generator </w:t>
      </w:r>
      <w:r w:rsidRPr="00EC76D5">
        <w:t xml:space="preserve">and </w:t>
      </w:r>
      <w:r w:rsidR="00296118" w:rsidRPr="00EC76D5">
        <w:t xml:space="preserve">the </w:t>
      </w:r>
      <w:r w:rsidR="00371E5F" w:rsidRPr="00EC76D5">
        <w:t xml:space="preserve">Bison </w:t>
      </w:r>
      <w:r w:rsidR="00B97481" w:rsidRPr="00EC76D5">
        <w:t xml:space="preserve">parser generator, and </w:t>
      </w:r>
      <w:r w:rsidRPr="00EC76D5">
        <w:t>construct</w:t>
      </w:r>
      <w:r w:rsidR="00B97481" w:rsidRPr="00EC76D5">
        <w:t xml:space="preserve"> </w:t>
      </w:r>
      <w:r w:rsidRPr="00EC76D5">
        <w:t>a simple programming language.</w:t>
      </w:r>
    </w:p>
    <w:p w14:paraId="6A500F9B" w14:textId="77777777" w:rsidR="002F2F53" w:rsidRPr="00EC76D5" w:rsidRDefault="002F2F53" w:rsidP="002F2F53">
      <w:pPr>
        <w:pStyle w:val="Rubrik3"/>
      </w:pPr>
      <w:bookmarkStart w:id="14" w:name="_Toc481936118"/>
      <w:r w:rsidRPr="00EC76D5">
        <w:t>The Language</w:t>
      </w:r>
      <w:bookmarkEnd w:id="14"/>
    </w:p>
    <w:p w14:paraId="1C739F5A" w14:textId="77777777" w:rsidR="002F2F53" w:rsidRPr="00EC76D5" w:rsidRDefault="002F2F53" w:rsidP="002F2F53">
      <w:r w:rsidRPr="00EC76D5">
        <w:t xml:space="preserve">A program is made up by a non-empty sequence of </w:t>
      </w:r>
      <w:r w:rsidRPr="00EC76D5">
        <w:rPr>
          <w:rStyle w:val="CodeInText"/>
        </w:rPr>
        <w:t>statements</w:t>
      </w:r>
      <w:r w:rsidRPr="00EC76D5">
        <w:t>, each terminated by a semicolon. There are five kinds of statements:</w:t>
      </w:r>
    </w:p>
    <w:p w14:paraId="1AB504B5" w14:textId="77777777" w:rsidR="002F2F53" w:rsidRPr="00EC76D5" w:rsidRDefault="002F2F53" w:rsidP="002F2F53">
      <w:pPr>
        <w:pStyle w:val="Liststycke"/>
        <w:numPr>
          <w:ilvl w:val="0"/>
          <w:numId w:val="87"/>
        </w:numPr>
      </w:pPr>
      <w:r w:rsidRPr="00EC76D5">
        <w:t>Read.</w:t>
      </w:r>
      <w:r w:rsidR="00D53CA4" w:rsidRPr="00EC76D5">
        <w:t xml:space="preserve"> A </w:t>
      </w:r>
      <w:r w:rsidR="00A806AA" w:rsidRPr="00EC76D5">
        <w:t xml:space="preserve">non-empty sequence of </w:t>
      </w:r>
      <w:r w:rsidR="00D53CA4" w:rsidRPr="00EC76D5">
        <w:t>variable</w:t>
      </w:r>
      <w:r w:rsidR="0099678E" w:rsidRPr="00EC76D5">
        <w:t>s are assigned</w:t>
      </w:r>
      <w:r w:rsidR="00D53CA4" w:rsidRPr="00EC76D5">
        <w:t xml:space="preserve"> value</w:t>
      </w:r>
      <w:r w:rsidR="0099678E" w:rsidRPr="00EC76D5">
        <w:t>s</w:t>
      </w:r>
      <w:r w:rsidR="00D53CA4" w:rsidRPr="00EC76D5">
        <w:t xml:space="preserve"> read from the input stream, with an optional prompt.</w:t>
      </w:r>
    </w:p>
    <w:p w14:paraId="2D825265" w14:textId="77777777" w:rsidR="00E75B94" w:rsidRPr="00EC76D5" w:rsidRDefault="002F2F53" w:rsidP="00D53CA4">
      <w:pPr>
        <w:pStyle w:val="Liststycke"/>
        <w:numPr>
          <w:ilvl w:val="0"/>
          <w:numId w:val="87"/>
        </w:numPr>
      </w:pPr>
      <w:r w:rsidRPr="00EC76D5">
        <w:t>Write.</w:t>
      </w:r>
      <w:r w:rsidR="00D53CA4" w:rsidRPr="00EC76D5">
        <w:t xml:space="preserve"> </w:t>
      </w:r>
      <w:r w:rsidR="00E75B94" w:rsidRPr="00EC76D5">
        <w:t xml:space="preserve">The </w:t>
      </w:r>
      <w:r w:rsidR="0099678E" w:rsidRPr="00EC76D5">
        <w:t xml:space="preserve">non-empty sequence of </w:t>
      </w:r>
      <w:r w:rsidR="00E75B94" w:rsidRPr="00EC76D5">
        <w:t>value</w:t>
      </w:r>
      <w:r w:rsidR="0099678E" w:rsidRPr="00EC76D5">
        <w:t xml:space="preserve">s are </w:t>
      </w:r>
      <w:r w:rsidR="00E75B94" w:rsidRPr="00EC76D5">
        <w:t>is written to the output strea</w:t>
      </w:r>
      <w:r w:rsidR="003624A3" w:rsidRPr="00EC76D5">
        <w:t>m</w:t>
      </w:r>
      <w:r w:rsidR="00E75B94" w:rsidRPr="00EC76D5">
        <w:t xml:space="preserve">, with an optional </w:t>
      </w:r>
      <w:r w:rsidR="00456A7A" w:rsidRPr="00EC76D5">
        <w:t>text</w:t>
      </w:r>
      <w:r w:rsidR="00E75B94" w:rsidRPr="00EC76D5">
        <w:t>.</w:t>
      </w:r>
    </w:p>
    <w:p w14:paraId="7B9FC0D5" w14:textId="77777777" w:rsidR="002F2F53" w:rsidRPr="00EC76D5" w:rsidRDefault="002F2F53" w:rsidP="002F2F53">
      <w:pPr>
        <w:pStyle w:val="Liststycke"/>
        <w:numPr>
          <w:ilvl w:val="0"/>
          <w:numId w:val="87"/>
        </w:numPr>
      </w:pPr>
      <w:r w:rsidRPr="00EC76D5">
        <w:t>Assign</w:t>
      </w:r>
      <w:r w:rsidR="00E84780" w:rsidRPr="00EC76D5">
        <w:t>. A variable is assign</w:t>
      </w:r>
      <w:r w:rsidR="00A97B25" w:rsidRPr="00EC76D5">
        <w:t>ed</w:t>
      </w:r>
      <w:r w:rsidR="00E84780" w:rsidRPr="00EC76D5">
        <w:t xml:space="preserve"> the value of an expression.</w:t>
      </w:r>
    </w:p>
    <w:p w14:paraId="3AB5AAE8" w14:textId="77777777" w:rsidR="00923212" w:rsidRPr="00EC76D5" w:rsidRDefault="00B11CF2" w:rsidP="00B11CF2">
      <w:r w:rsidRPr="00EC76D5">
        <w:t>The</w:t>
      </w:r>
      <w:r w:rsidR="00125EDF" w:rsidRPr="00EC76D5">
        <w:t xml:space="preserve"> mathematical</w:t>
      </w:r>
      <w:r w:rsidRPr="00EC76D5">
        <w:t xml:space="preserve"> constants </w:t>
      </w:r>
      <w:r w:rsidRPr="00EC76D5">
        <w:rPr>
          <w:rStyle w:val="CodeInText"/>
        </w:rPr>
        <w:t>pi</w:t>
      </w:r>
      <w:r w:rsidRPr="00EC76D5">
        <w:t xml:space="preserve"> and </w:t>
      </w:r>
      <w:r w:rsidRPr="00EC76D5">
        <w:rPr>
          <w:rStyle w:val="CodeInText"/>
        </w:rPr>
        <w:t>e</w:t>
      </w:r>
      <w:r w:rsidR="00125EDF" w:rsidRPr="00EC76D5">
        <w:t xml:space="preserve"> are</w:t>
      </w:r>
      <w:r w:rsidRPr="00EC76D5">
        <w:t xml:space="preserve"> stored in the variable map when the execution starts.</w:t>
      </w:r>
      <w:r w:rsidR="00D006E4" w:rsidRPr="00EC76D5">
        <w:t xml:space="preserve"> </w:t>
      </w:r>
      <w:r w:rsidR="00923212" w:rsidRPr="00EC76D5">
        <w:t>An expression can be made up of the four rules of arithmetic, parentheses</w:t>
      </w:r>
      <w:r w:rsidR="000A687C" w:rsidRPr="00EC76D5">
        <w:t xml:space="preserve"> as well as the </w:t>
      </w:r>
      <w:r w:rsidR="00923212" w:rsidRPr="00EC76D5">
        <w:t xml:space="preserve">functions </w:t>
      </w:r>
      <w:r w:rsidR="00923212" w:rsidRPr="00EC76D5">
        <w:rPr>
          <w:rStyle w:val="CodeInText"/>
        </w:rPr>
        <w:t>sin</w:t>
      </w:r>
      <w:r w:rsidR="00923212" w:rsidRPr="00EC76D5">
        <w:t xml:space="preserve">, </w:t>
      </w:r>
      <w:r w:rsidR="00923212" w:rsidRPr="00EC76D5">
        <w:rPr>
          <w:rStyle w:val="CodeInText"/>
        </w:rPr>
        <w:t>cos</w:t>
      </w:r>
      <w:r w:rsidR="00923212" w:rsidRPr="00EC76D5">
        <w:t xml:space="preserve">, </w:t>
      </w:r>
      <w:r w:rsidR="00923212" w:rsidRPr="00EC76D5">
        <w:rPr>
          <w:rStyle w:val="CodeInText"/>
        </w:rPr>
        <w:t>tan</w:t>
      </w:r>
      <w:r w:rsidR="00923212" w:rsidRPr="00EC76D5">
        <w:t xml:space="preserve">, </w:t>
      </w:r>
      <w:r w:rsidR="00923212" w:rsidRPr="00EC76D5">
        <w:rPr>
          <w:rStyle w:val="CodeInText"/>
        </w:rPr>
        <w:t>log</w:t>
      </w:r>
      <w:r w:rsidR="00923212" w:rsidRPr="00EC76D5">
        <w:t xml:space="preserve">, </w:t>
      </w:r>
      <w:r w:rsidR="00923212" w:rsidRPr="00EC76D5">
        <w:rPr>
          <w:rStyle w:val="CodeInText"/>
        </w:rPr>
        <w:t>exp</w:t>
      </w:r>
      <w:r w:rsidR="00923212" w:rsidRPr="00EC76D5">
        <w:t xml:space="preserve">, </w:t>
      </w:r>
      <w:r w:rsidR="00923212" w:rsidRPr="00EC76D5">
        <w:rPr>
          <w:rStyle w:val="CodeInText"/>
        </w:rPr>
        <w:t>log10</w:t>
      </w:r>
      <w:r w:rsidR="00923212" w:rsidRPr="00EC76D5">
        <w:t xml:space="preserve">, </w:t>
      </w:r>
      <w:r w:rsidR="00923212" w:rsidRPr="00EC76D5">
        <w:rPr>
          <w:rStyle w:val="CodeInText"/>
        </w:rPr>
        <w:t>exp10</w:t>
      </w:r>
      <w:r w:rsidR="00923212" w:rsidRPr="00EC76D5">
        <w:t xml:space="preserve">, and </w:t>
      </w:r>
      <w:r w:rsidR="00923212" w:rsidRPr="00EC76D5">
        <w:rPr>
          <w:rStyle w:val="CodeInText"/>
        </w:rPr>
        <w:t>sqrt</w:t>
      </w:r>
      <w:r w:rsidR="00923212" w:rsidRPr="00EC76D5">
        <w:t xml:space="preserve"> (square root).</w:t>
      </w:r>
      <w:r w:rsidR="000A687C" w:rsidRPr="00EC76D5">
        <w:t xml:space="preserve"> Division by zer</w:t>
      </w:r>
      <w:r w:rsidR="006859AB" w:rsidRPr="00EC76D5">
        <w:t>o</w:t>
      </w:r>
      <w:r w:rsidR="00330339" w:rsidRPr="00EC76D5">
        <w:t>,</w:t>
      </w:r>
      <w:r w:rsidR="000A687C" w:rsidRPr="00EC76D5">
        <w:t xml:space="preserve"> invalid </w:t>
      </w:r>
      <w:r w:rsidR="00330339" w:rsidRPr="00EC76D5">
        <w:t xml:space="preserve">function </w:t>
      </w:r>
      <w:r w:rsidR="000A687C" w:rsidRPr="00EC76D5">
        <w:t>argument</w:t>
      </w:r>
      <w:r w:rsidR="00330339" w:rsidRPr="00EC76D5">
        <w:t xml:space="preserve">s, or </w:t>
      </w:r>
      <w:r w:rsidR="003D7A4F" w:rsidRPr="00EC76D5">
        <w:t xml:space="preserve">invalid input </w:t>
      </w:r>
      <w:r w:rsidR="000A687C" w:rsidRPr="00EC76D5">
        <w:t>generate error message</w:t>
      </w:r>
      <w:r w:rsidR="00330339" w:rsidRPr="00EC76D5">
        <w:t>s</w:t>
      </w:r>
      <w:r w:rsidR="00A82769" w:rsidRPr="00EC76D5">
        <w:t>.</w:t>
      </w:r>
    </w:p>
    <w:p w14:paraId="666A661D" w14:textId="77777777" w:rsidR="002D61FB" w:rsidRPr="00EC76D5" w:rsidRDefault="002D61FB" w:rsidP="00B11CF2">
      <w:r w:rsidRPr="00EC76D5">
        <w:t>Below is an example:</w:t>
      </w:r>
    </w:p>
    <w:p w14:paraId="1ADC4C97" w14:textId="77777777" w:rsidR="00D006E4" w:rsidRPr="00EC76D5" w:rsidRDefault="00D006E4" w:rsidP="00D006E4">
      <w:pPr>
        <w:pStyle w:val="Code"/>
      </w:pPr>
      <w:r w:rsidRPr="00EC76D5">
        <w:t>// The area and circumference of a circle</w:t>
      </w:r>
    </w:p>
    <w:p w14:paraId="1072FF78" w14:textId="77777777" w:rsidR="00D006E4" w:rsidRPr="00EC76D5" w:rsidRDefault="00D006E4" w:rsidP="00D006E4">
      <w:pPr>
        <w:pStyle w:val="Code"/>
      </w:pPr>
      <w:r w:rsidRPr="00EC76D5">
        <w:t>read "Input the radius of a circle: ", radius;</w:t>
      </w:r>
    </w:p>
    <w:p w14:paraId="26BF646E" w14:textId="77777777" w:rsidR="00D006E4" w:rsidRPr="00EC76D5" w:rsidRDefault="00D006E4" w:rsidP="00D006E4">
      <w:pPr>
        <w:pStyle w:val="Code"/>
      </w:pPr>
      <w:r w:rsidRPr="00EC76D5">
        <w:t>assign area = pi * radius * radius;</w:t>
      </w:r>
    </w:p>
    <w:p w14:paraId="177C8E87" w14:textId="77777777" w:rsidR="00D006E4" w:rsidRPr="00EC76D5" w:rsidRDefault="00D006E4" w:rsidP="00D006E4">
      <w:pPr>
        <w:pStyle w:val="Code"/>
      </w:pPr>
      <w:r w:rsidRPr="00EC76D5">
        <w:t>assign circumference = 2 * pi * radius;</w:t>
      </w:r>
    </w:p>
    <w:p w14:paraId="20749E39" w14:textId="77777777" w:rsidR="00D006E4" w:rsidRPr="00EC76D5" w:rsidRDefault="00D006E4" w:rsidP="00D006E4">
      <w:pPr>
        <w:pStyle w:val="Code"/>
      </w:pPr>
      <w:r w:rsidRPr="00EC76D5">
        <w:t>write "The area and circumference are: ", area, circumference;</w:t>
      </w:r>
    </w:p>
    <w:p w14:paraId="34E6A7A1" w14:textId="77777777" w:rsidR="00D006E4" w:rsidRPr="00EC76D5" w:rsidRDefault="00D006E4" w:rsidP="00D006E4">
      <w:pPr>
        <w:pStyle w:val="Code"/>
      </w:pPr>
      <w:r w:rsidRPr="00EC76D5">
        <w:t>newline;</w:t>
      </w:r>
    </w:p>
    <w:p w14:paraId="0FB9AACD" w14:textId="77777777" w:rsidR="00D006E4" w:rsidRPr="00EC76D5" w:rsidRDefault="00D006E4" w:rsidP="00D006E4">
      <w:pPr>
        <w:pStyle w:val="Code"/>
      </w:pPr>
    </w:p>
    <w:p w14:paraId="60DA2FBF" w14:textId="77777777" w:rsidR="00D006E4" w:rsidRPr="00EC76D5" w:rsidRDefault="00D006E4" w:rsidP="00D006E4">
      <w:pPr>
        <w:pStyle w:val="Code"/>
      </w:pPr>
      <w:r w:rsidRPr="00EC76D5">
        <w:t>// Fahrenheit to Celsius</w:t>
      </w:r>
    </w:p>
    <w:p w14:paraId="2D6691D9" w14:textId="77777777" w:rsidR="00D006E4" w:rsidRPr="00EC76D5" w:rsidRDefault="00D006E4" w:rsidP="00D006E4">
      <w:pPr>
        <w:pStyle w:val="Code"/>
      </w:pPr>
      <w:r w:rsidRPr="00EC76D5">
        <w:t>read "Input a temperature in degrees Fahrenheit: ", farenheit;</w:t>
      </w:r>
    </w:p>
    <w:p w14:paraId="52F5F50B" w14:textId="77777777" w:rsidR="00D006E4" w:rsidRPr="00EC76D5" w:rsidRDefault="00D006E4" w:rsidP="00D006E4">
      <w:pPr>
        <w:pStyle w:val="Code"/>
      </w:pPr>
      <w:r w:rsidRPr="00EC76D5">
        <w:t>assign celsius = (farenheit - 32) / 1.8;</w:t>
      </w:r>
    </w:p>
    <w:p w14:paraId="40C67E37" w14:textId="77777777" w:rsidR="00D006E4" w:rsidRPr="00EC76D5" w:rsidRDefault="00D006E4" w:rsidP="00D006E4">
      <w:pPr>
        <w:pStyle w:val="Code"/>
      </w:pPr>
      <w:r w:rsidRPr="00EC76D5">
        <w:t>write "In Celsius degrees: ", celsius;</w:t>
      </w:r>
    </w:p>
    <w:p w14:paraId="19E4C7F1" w14:textId="77777777" w:rsidR="00D006E4" w:rsidRPr="00EC76D5" w:rsidRDefault="00D006E4" w:rsidP="00D006E4">
      <w:pPr>
        <w:pStyle w:val="Code"/>
      </w:pPr>
      <w:r w:rsidRPr="00EC76D5">
        <w:t>newline;</w:t>
      </w:r>
    </w:p>
    <w:p w14:paraId="78D738B9" w14:textId="77777777" w:rsidR="00D006E4" w:rsidRPr="00EC76D5" w:rsidRDefault="00D006E4" w:rsidP="00D006E4">
      <w:pPr>
        <w:pStyle w:val="Code"/>
      </w:pPr>
    </w:p>
    <w:p w14:paraId="73A7F8AE" w14:textId="77777777" w:rsidR="00D006E4" w:rsidRPr="00EC76D5" w:rsidRDefault="00D006E4" w:rsidP="00D006E4">
      <w:pPr>
        <w:pStyle w:val="Code"/>
      </w:pPr>
      <w:r w:rsidRPr="00EC76D5">
        <w:t>// Pythagorean Theorem</w:t>
      </w:r>
    </w:p>
    <w:p w14:paraId="0DFC2592" w14:textId="77777777" w:rsidR="00D006E4" w:rsidRPr="00EC76D5" w:rsidRDefault="00D006E4" w:rsidP="00D006E4">
      <w:pPr>
        <w:pStyle w:val="Code"/>
      </w:pPr>
      <w:r w:rsidRPr="00EC76D5">
        <w:t>read "Input the two cathetuses of a right-angled triangle: ", a, b;</w:t>
      </w:r>
    </w:p>
    <w:p w14:paraId="1D3A1D58" w14:textId="77777777" w:rsidR="00D006E4" w:rsidRPr="00EC76D5" w:rsidRDefault="00D006E4" w:rsidP="00D006E4">
      <w:pPr>
        <w:pStyle w:val="Code"/>
      </w:pPr>
      <w:r w:rsidRPr="00EC76D5">
        <w:t>assign c = sqrt(a * a + b * b);</w:t>
      </w:r>
    </w:p>
    <w:p w14:paraId="59848180" w14:textId="77777777" w:rsidR="002D61FB" w:rsidRPr="00EC76D5" w:rsidRDefault="00D006E4" w:rsidP="00D006E4">
      <w:pPr>
        <w:pStyle w:val="Code"/>
      </w:pPr>
      <w:r w:rsidRPr="00EC76D5">
        <w:t>write "The hypothenuse is: ", c;</w:t>
      </w:r>
    </w:p>
    <w:p w14:paraId="4B68DEBF" w14:textId="77777777" w:rsidR="00D006E4" w:rsidRPr="00EC76D5" w:rsidRDefault="00D006E4" w:rsidP="00D006E4">
      <w:r w:rsidRPr="00EC76D5">
        <w:t>When executed</w:t>
      </w:r>
      <w:r w:rsidR="0082123D" w:rsidRPr="00EC76D5">
        <w:t xml:space="preserve"> (the underlined text represent input values)</w:t>
      </w:r>
      <w:r w:rsidRPr="00EC76D5">
        <w:t>:</w:t>
      </w:r>
    </w:p>
    <w:p w14:paraId="113617A9" w14:textId="77777777" w:rsidR="00E5504B" w:rsidRPr="00EC76D5" w:rsidRDefault="00063891" w:rsidP="00D006E4">
      <w:pPr>
        <w:pStyle w:val="Code"/>
      </w:pPr>
      <w:r w:rsidRPr="00EC76D5">
        <w:t xml:space="preserve">Input the radius of a circle: </w:t>
      </w:r>
      <w:r w:rsidRPr="00EC76D5">
        <w:rPr>
          <w:u w:val="single"/>
        </w:rPr>
        <w:t>10</w:t>
      </w:r>
    </w:p>
    <w:p w14:paraId="633672CD" w14:textId="77777777" w:rsidR="00D006E4" w:rsidRPr="00EC76D5" w:rsidRDefault="00D006E4" w:rsidP="00D006E4">
      <w:pPr>
        <w:pStyle w:val="Code"/>
      </w:pPr>
      <w:r w:rsidRPr="00EC76D5">
        <w:t>The area and circumference are: 62.83185307179586, 314.1592653589793</w:t>
      </w:r>
    </w:p>
    <w:p w14:paraId="3ADF1C75" w14:textId="77777777" w:rsidR="00D006E4" w:rsidRPr="00EC76D5" w:rsidRDefault="00D006E4" w:rsidP="00D006E4">
      <w:pPr>
        <w:pStyle w:val="Code"/>
      </w:pPr>
    </w:p>
    <w:p w14:paraId="1C538342" w14:textId="77777777" w:rsidR="00D006E4" w:rsidRPr="00EC76D5" w:rsidRDefault="00D006E4" w:rsidP="00D006E4">
      <w:pPr>
        <w:pStyle w:val="Code"/>
      </w:pPr>
      <w:r w:rsidRPr="00EC76D5">
        <w:t xml:space="preserve">Input a temperature in degrees Fahrenheit: </w:t>
      </w:r>
      <w:r w:rsidRPr="00EC76D5">
        <w:rPr>
          <w:u w:val="single"/>
        </w:rPr>
        <w:t>212</w:t>
      </w:r>
    </w:p>
    <w:p w14:paraId="4ADF2AC8" w14:textId="77777777" w:rsidR="00D006E4" w:rsidRPr="00EC76D5" w:rsidRDefault="00D006E4" w:rsidP="00D006E4">
      <w:pPr>
        <w:pStyle w:val="Code"/>
      </w:pPr>
      <w:r w:rsidRPr="00EC76D5">
        <w:t>In Celsius degrees: 100.0</w:t>
      </w:r>
    </w:p>
    <w:p w14:paraId="6E791026" w14:textId="77777777" w:rsidR="00D006E4" w:rsidRPr="00EC76D5" w:rsidRDefault="00D006E4" w:rsidP="00D006E4">
      <w:pPr>
        <w:pStyle w:val="Code"/>
      </w:pPr>
    </w:p>
    <w:p w14:paraId="356D654F" w14:textId="77777777" w:rsidR="00D006E4" w:rsidRPr="00EC76D5" w:rsidRDefault="00D006E4" w:rsidP="00D006E4">
      <w:pPr>
        <w:pStyle w:val="Code"/>
      </w:pPr>
      <w:r w:rsidRPr="00EC76D5">
        <w:t xml:space="preserve">Input the two cathetuses of a right-angled triangle: </w:t>
      </w:r>
      <w:r w:rsidRPr="00EC76D5">
        <w:rPr>
          <w:u w:val="single"/>
        </w:rPr>
        <w:t>3,4</w:t>
      </w:r>
    </w:p>
    <w:p w14:paraId="40D469EE" w14:textId="77777777" w:rsidR="00D006E4" w:rsidRPr="00EC76D5" w:rsidRDefault="00D006E4" w:rsidP="00D006E4">
      <w:pPr>
        <w:pStyle w:val="Code"/>
      </w:pPr>
      <w:r w:rsidRPr="00EC76D5">
        <w:t>The hypothenuse is: 5.0</w:t>
      </w:r>
    </w:p>
    <w:p w14:paraId="2FF0AE52" w14:textId="77777777" w:rsidR="002F2F53" w:rsidRPr="00EC76D5" w:rsidRDefault="002F2F53" w:rsidP="002F2F53">
      <w:pPr>
        <w:pStyle w:val="Rubrik3"/>
      </w:pPr>
      <w:bookmarkStart w:id="15" w:name="_Toc481936119"/>
      <w:r w:rsidRPr="00EC76D5">
        <w:t>The Grammar</w:t>
      </w:r>
      <w:bookmarkEnd w:id="15"/>
    </w:p>
    <w:p w14:paraId="3F5C57FB" w14:textId="06A42919" w:rsidR="00D14A78" w:rsidRPr="00EC76D5" w:rsidRDefault="0016477C" w:rsidP="006F5454">
      <w:r w:rsidRPr="00EC76D5">
        <w:t xml:space="preserve">Every programming language has a syntax, which may be defined by a </w:t>
      </w:r>
      <w:r w:rsidRPr="00EC76D5">
        <w:rPr>
          <w:rStyle w:val="CodeInText"/>
        </w:rPr>
        <w:t>grammar</w:t>
      </w:r>
      <w:r w:rsidRPr="00EC76D5">
        <w:t xml:space="preserve">. The grammar of our </w:t>
      </w:r>
      <w:r w:rsidR="006138F2" w:rsidRPr="00EC76D5">
        <w:t>language</w:t>
      </w:r>
      <w:r w:rsidRPr="00EC76D5">
        <w:t xml:space="preserve"> </w:t>
      </w:r>
      <w:r w:rsidR="00766501" w:rsidRPr="00EC76D5">
        <w:t>is</w:t>
      </w:r>
      <w:r w:rsidRPr="00EC76D5">
        <w:t xml:space="preserve"> given below.</w:t>
      </w:r>
      <w:r w:rsidR="00F47600" w:rsidRPr="00EC76D5">
        <w:t xml:space="preserve"> </w:t>
      </w:r>
      <w:r w:rsidR="00D14A78" w:rsidRPr="00EC76D5">
        <w:t xml:space="preserve">A grammar is made up by a set of </w:t>
      </w:r>
      <w:r w:rsidR="00D14A78" w:rsidRPr="00EC76D5">
        <w:rPr>
          <w:i/>
        </w:rPr>
        <w:t>rules</w:t>
      </w:r>
      <w:r w:rsidR="00D14A78" w:rsidRPr="00EC76D5">
        <w:t xml:space="preserve">, among which one </w:t>
      </w:r>
      <w:r w:rsidR="00EA0C44" w:rsidRPr="00EC76D5">
        <w:t xml:space="preserve">is </w:t>
      </w:r>
      <w:r w:rsidR="00D14A78" w:rsidRPr="00EC76D5">
        <w:t xml:space="preserve">the start rule (in </w:t>
      </w:r>
      <w:r w:rsidR="006F5454" w:rsidRPr="00EC76D5">
        <w:t>this</w:t>
      </w:r>
      <w:r w:rsidR="00D14A78" w:rsidRPr="00EC76D5">
        <w:t xml:space="preserve"> case </w:t>
      </w:r>
      <w:r w:rsidR="006F5454" w:rsidRPr="00EC76D5">
        <w:rPr>
          <w:rStyle w:val="CodeInText"/>
          <w:highlight w:val="white"/>
        </w:rPr>
        <w:t>statement_list</w:t>
      </w:r>
      <w:r w:rsidR="00D14A78" w:rsidRPr="00EC76D5">
        <w:t>). The grammar</w:t>
      </w:r>
      <w:r w:rsidR="00353746" w:rsidRPr="00EC76D5">
        <w:t xml:space="preserve"> rules</w:t>
      </w:r>
      <w:r w:rsidR="00D14A78" w:rsidRPr="00EC76D5">
        <w:t xml:space="preserve"> for </w:t>
      </w:r>
      <w:r w:rsidR="002D3FCC" w:rsidRPr="00EC76D5">
        <w:t xml:space="preserve">our language </w:t>
      </w:r>
      <w:r w:rsidR="00D14A78" w:rsidRPr="00EC76D5">
        <w:t>follows below</w:t>
      </w:r>
      <w:r w:rsidR="00353746" w:rsidRPr="00EC76D5">
        <w:t xml:space="preserve">, </w:t>
      </w:r>
      <w:r w:rsidR="00CE59F4" w:rsidRPr="00EC76D5">
        <w:t>t</w:t>
      </w:r>
      <w:r w:rsidR="00353746" w:rsidRPr="00EC76D5">
        <w:t xml:space="preserve">he vertical bar at the left of the </w:t>
      </w:r>
      <w:r w:rsidR="00353746" w:rsidRPr="00EC76D5">
        <w:lastRenderedPageBreak/>
        <w:t>rules can be read as “or”.</w:t>
      </w:r>
      <w:r w:rsidR="00D14A78" w:rsidRPr="00EC76D5">
        <w:t xml:space="preserve"> </w:t>
      </w:r>
      <w:r w:rsidR="00715F10" w:rsidRPr="00EC76D5">
        <w:t xml:space="preserve">The first rule </w:t>
      </w:r>
      <w:r w:rsidR="00715F10" w:rsidRPr="00EC76D5">
        <w:rPr>
          <w:rStyle w:val="CodeInText"/>
        </w:rPr>
        <w:t>statement_list</w:t>
      </w:r>
      <w:r w:rsidR="00715F10" w:rsidRPr="00EC76D5">
        <w:t xml:space="preserve"> </w:t>
      </w:r>
      <w:r w:rsidR="00D14A78" w:rsidRPr="00EC76D5">
        <w:t>can be read as “a</w:t>
      </w:r>
      <w:r w:rsidR="009A1E95" w:rsidRPr="00EC76D5">
        <w:t xml:space="preserve"> statement list is a statement or a statement followed by a statement list.</w:t>
      </w:r>
      <w:r w:rsidR="00B1010F" w:rsidRPr="00EC76D5">
        <w:t>”</w:t>
      </w:r>
    </w:p>
    <w:p w14:paraId="54A80A01" w14:textId="77777777" w:rsidR="00562347" w:rsidRPr="00EC76D5" w:rsidRDefault="00562347" w:rsidP="006D013B">
      <w:pPr>
        <w:pStyle w:val="Code"/>
        <w:rPr>
          <w:highlight w:val="white"/>
        </w:rPr>
      </w:pPr>
      <w:r w:rsidRPr="00EC76D5">
        <w:rPr>
          <w:highlight w:val="white"/>
        </w:rPr>
        <w:t>statement_list ::=</w:t>
      </w:r>
    </w:p>
    <w:p w14:paraId="4D94AFB0" w14:textId="77777777" w:rsidR="00562347" w:rsidRPr="00EC76D5" w:rsidRDefault="00562347" w:rsidP="006D013B">
      <w:pPr>
        <w:pStyle w:val="Code"/>
        <w:rPr>
          <w:highlight w:val="white"/>
        </w:rPr>
      </w:pPr>
      <w:r w:rsidRPr="00EC76D5">
        <w:rPr>
          <w:highlight w:val="white"/>
        </w:rPr>
        <w:t xml:space="preserve">    statement</w:t>
      </w:r>
    </w:p>
    <w:p w14:paraId="5C24DF48" w14:textId="77777777" w:rsidR="00562347" w:rsidRPr="00EC76D5" w:rsidRDefault="000C43C6" w:rsidP="006D013B">
      <w:pPr>
        <w:pStyle w:val="Code"/>
        <w:rPr>
          <w:highlight w:val="white"/>
        </w:rPr>
      </w:pPr>
      <w:r w:rsidRPr="00EC76D5">
        <w:rPr>
          <w:highlight w:val="white"/>
        </w:rPr>
        <w:t xml:space="preserve">  | statement statement_list</w:t>
      </w:r>
    </w:p>
    <w:p w14:paraId="0D96C006" w14:textId="77777777" w:rsidR="00562347" w:rsidRPr="00EC76D5" w:rsidRDefault="00562347" w:rsidP="006D013B">
      <w:pPr>
        <w:pStyle w:val="Code"/>
        <w:rPr>
          <w:highlight w:val="white"/>
        </w:rPr>
      </w:pPr>
    </w:p>
    <w:p w14:paraId="6B516B1D" w14:textId="77777777" w:rsidR="00562347" w:rsidRPr="00EC76D5" w:rsidRDefault="00562347" w:rsidP="006D013B">
      <w:pPr>
        <w:pStyle w:val="Code"/>
        <w:rPr>
          <w:highlight w:val="white"/>
        </w:rPr>
      </w:pPr>
      <w:r w:rsidRPr="00EC76D5">
        <w:rPr>
          <w:highlight w:val="white"/>
        </w:rPr>
        <w:t>statement ::=</w:t>
      </w:r>
    </w:p>
    <w:p w14:paraId="2D871592" w14:textId="77777777" w:rsidR="00562347" w:rsidRPr="00EC76D5" w:rsidRDefault="00562347" w:rsidP="006D013B">
      <w:pPr>
        <w:pStyle w:val="Code"/>
        <w:rPr>
          <w:highlight w:val="white"/>
        </w:rPr>
      </w:pPr>
      <w:r w:rsidRPr="00EC76D5">
        <w:rPr>
          <w:highlight w:val="white"/>
        </w:rPr>
        <w:t xml:space="preserve">    </w:t>
      </w:r>
      <w:r w:rsidR="000C43C6" w:rsidRPr="00EC76D5">
        <w:rPr>
          <w:b/>
        </w:rPr>
        <w:t>assign</w:t>
      </w:r>
      <w:r w:rsidRPr="00EC76D5">
        <w:rPr>
          <w:highlight w:val="white"/>
        </w:rPr>
        <w:t xml:space="preserve"> </w:t>
      </w:r>
      <w:r w:rsidR="000C43C6" w:rsidRPr="00EC76D5">
        <w:rPr>
          <w:b/>
        </w:rPr>
        <w:t>identifier</w:t>
      </w:r>
      <w:r w:rsidRPr="00EC76D5">
        <w:rPr>
          <w:highlight w:val="white"/>
        </w:rPr>
        <w:t xml:space="preserve"> EQUAL expression </w:t>
      </w:r>
      <w:r w:rsidR="000C43C6" w:rsidRPr="00EC76D5">
        <w:rPr>
          <w:b/>
        </w:rPr>
        <w:t>;</w:t>
      </w:r>
    </w:p>
    <w:p w14:paraId="32535A61" w14:textId="77777777" w:rsidR="00562347" w:rsidRPr="00EC76D5" w:rsidRDefault="00562347" w:rsidP="006D013B">
      <w:pPr>
        <w:pStyle w:val="Code"/>
        <w:rPr>
          <w:highlight w:val="white"/>
        </w:rPr>
      </w:pPr>
      <w:r w:rsidRPr="00EC76D5">
        <w:rPr>
          <w:highlight w:val="white"/>
        </w:rPr>
        <w:t xml:space="preserve">  | </w:t>
      </w:r>
      <w:r w:rsidR="000C43C6" w:rsidRPr="00EC76D5">
        <w:rPr>
          <w:b/>
        </w:rPr>
        <w:t>read</w:t>
      </w:r>
      <w:r w:rsidRPr="00EC76D5">
        <w:rPr>
          <w:highlight w:val="white"/>
        </w:rPr>
        <w:t xml:space="preserve"> optional_output identifier_list </w:t>
      </w:r>
      <w:r w:rsidR="000C43C6" w:rsidRPr="00EC76D5">
        <w:rPr>
          <w:b/>
        </w:rPr>
        <w:t>;</w:t>
      </w:r>
    </w:p>
    <w:p w14:paraId="42BF1AFF" w14:textId="77777777" w:rsidR="00562347" w:rsidRPr="00EC76D5" w:rsidRDefault="00562347" w:rsidP="006D013B">
      <w:pPr>
        <w:pStyle w:val="Code"/>
        <w:rPr>
          <w:highlight w:val="white"/>
        </w:rPr>
      </w:pPr>
      <w:r w:rsidRPr="00EC76D5">
        <w:rPr>
          <w:highlight w:val="white"/>
        </w:rPr>
        <w:t xml:space="preserve">  | </w:t>
      </w:r>
      <w:r w:rsidR="000C43C6" w:rsidRPr="00EC76D5">
        <w:rPr>
          <w:b/>
        </w:rPr>
        <w:t>write</w:t>
      </w:r>
      <w:r w:rsidRPr="00EC76D5">
        <w:rPr>
          <w:highlight w:val="white"/>
        </w:rPr>
        <w:t xml:space="preserve"> optional_output expression_list </w:t>
      </w:r>
      <w:r w:rsidR="000C43C6" w:rsidRPr="00EC76D5">
        <w:rPr>
          <w:b/>
        </w:rPr>
        <w:t>;</w:t>
      </w:r>
    </w:p>
    <w:p w14:paraId="387B87B9" w14:textId="77777777" w:rsidR="00562347" w:rsidRPr="00EC76D5" w:rsidRDefault="00562347" w:rsidP="006D013B">
      <w:pPr>
        <w:pStyle w:val="Code"/>
        <w:rPr>
          <w:highlight w:val="white"/>
        </w:rPr>
      </w:pPr>
      <w:r w:rsidRPr="00EC76D5">
        <w:rPr>
          <w:highlight w:val="white"/>
        </w:rPr>
        <w:t xml:space="preserve">  | </w:t>
      </w:r>
      <w:r w:rsidR="000C43C6" w:rsidRPr="00EC76D5">
        <w:rPr>
          <w:b/>
        </w:rPr>
        <w:t>newline</w:t>
      </w:r>
      <w:r w:rsidRPr="00EC76D5">
        <w:rPr>
          <w:highlight w:val="white"/>
        </w:rPr>
        <w:t xml:space="preserve"> </w:t>
      </w:r>
      <w:r w:rsidR="000C43C6" w:rsidRPr="00EC76D5">
        <w:rPr>
          <w:b/>
        </w:rPr>
        <w:t>;</w:t>
      </w:r>
    </w:p>
    <w:p w14:paraId="76128AF0" w14:textId="77777777" w:rsidR="00562347" w:rsidRPr="00EC76D5" w:rsidRDefault="00562347" w:rsidP="006D013B">
      <w:pPr>
        <w:pStyle w:val="Code"/>
        <w:rPr>
          <w:highlight w:val="white"/>
        </w:rPr>
      </w:pPr>
    </w:p>
    <w:p w14:paraId="40690502" w14:textId="77777777" w:rsidR="00562347" w:rsidRPr="00EC76D5" w:rsidRDefault="00562347" w:rsidP="006D013B">
      <w:pPr>
        <w:pStyle w:val="Code"/>
        <w:rPr>
          <w:highlight w:val="white"/>
        </w:rPr>
      </w:pPr>
      <w:r w:rsidRPr="00EC76D5">
        <w:rPr>
          <w:highlight w:val="white"/>
        </w:rPr>
        <w:t>optional_output ::=</w:t>
      </w:r>
    </w:p>
    <w:p w14:paraId="17F20641" w14:textId="77777777" w:rsidR="00562347" w:rsidRPr="00EC76D5" w:rsidRDefault="00562347" w:rsidP="006D013B">
      <w:pPr>
        <w:pStyle w:val="Code"/>
        <w:rPr>
          <w:highlight w:val="white"/>
        </w:rPr>
      </w:pPr>
      <w:r w:rsidRPr="00EC76D5">
        <w:rPr>
          <w:highlight w:val="white"/>
        </w:rPr>
        <w:t xml:space="preserve">    /* Empty. */</w:t>
      </w:r>
    </w:p>
    <w:p w14:paraId="3AE6AE00" w14:textId="77777777" w:rsidR="00562347" w:rsidRPr="00EC76D5" w:rsidRDefault="00562347" w:rsidP="006D013B">
      <w:pPr>
        <w:pStyle w:val="Code"/>
        <w:rPr>
          <w:highlight w:val="white"/>
        </w:rPr>
      </w:pPr>
      <w:r w:rsidRPr="00EC76D5">
        <w:rPr>
          <w:highlight w:val="white"/>
        </w:rPr>
        <w:t xml:space="preserve">  | </w:t>
      </w:r>
      <w:r w:rsidR="000C43C6" w:rsidRPr="00EC76D5">
        <w:rPr>
          <w:b/>
        </w:rPr>
        <w:t>string</w:t>
      </w:r>
      <w:r w:rsidRPr="00EC76D5">
        <w:rPr>
          <w:highlight w:val="white"/>
        </w:rPr>
        <w:t xml:space="preserve"> </w:t>
      </w:r>
      <w:r w:rsidR="000C43C6" w:rsidRPr="00EC76D5">
        <w:rPr>
          <w:b/>
        </w:rPr>
        <w:t>,</w:t>
      </w:r>
    </w:p>
    <w:p w14:paraId="3EAE0D4B" w14:textId="77777777" w:rsidR="00562347" w:rsidRPr="00EC76D5" w:rsidRDefault="00562347" w:rsidP="006D013B">
      <w:pPr>
        <w:pStyle w:val="Code"/>
        <w:rPr>
          <w:highlight w:val="white"/>
        </w:rPr>
      </w:pPr>
    </w:p>
    <w:p w14:paraId="3640C12D" w14:textId="77777777" w:rsidR="00562347" w:rsidRPr="00EC76D5" w:rsidRDefault="00562347" w:rsidP="006D013B">
      <w:pPr>
        <w:pStyle w:val="Code"/>
        <w:rPr>
          <w:highlight w:val="white"/>
        </w:rPr>
      </w:pPr>
      <w:r w:rsidRPr="00EC76D5">
        <w:rPr>
          <w:highlight w:val="white"/>
        </w:rPr>
        <w:t>identifier_list ::=</w:t>
      </w:r>
    </w:p>
    <w:p w14:paraId="6D3FA766" w14:textId="77777777" w:rsidR="00562347" w:rsidRPr="00EC76D5" w:rsidRDefault="00562347" w:rsidP="006D013B">
      <w:pPr>
        <w:pStyle w:val="Code"/>
        <w:rPr>
          <w:highlight w:val="white"/>
        </w:rPr>
      </w:pPr>
      <w:r w:rsidRPr="00EC76D5">
        <w:rPr>
          <w:highlight w:val="white"/>
        </w:rPr>
        <w:t xml:space="preserve">    </w:t>
      </w:r>
      <w:r w:rsidR="000C43C6" w:rsidRPr="00EC76D5">
        <w:rPr>
          <w:b/>
        </w:rPr>
        <w:t>identifier</w:t>
      </w:r>
    </w:p>
    <w:p w14:paraId="3E05DBE8" w14:textId="77777777" w:rsidR="00562347" w:rsidRPr="00EC76D5" w:rsidRDefault="00562347" w:rsidP="006D013B">
      <w:pPr>
        <w:pStyle w:val="Code"/>
        <w:rPr>
          <w:highlight w:val="white"/>
        </w:rPr>
      </w:pPr>
      <w:r w:rsidRPr="00EC76D5">
        <w:rPr>
          <w:highlight w:val="white"/>
        </w:rPr>
        <w:t xml:space="preserve">  | </w:t>
      </w:r>
      <w:r w:rsidR="000C43C6" w:rsidRPr="00EC76D5">
        <w:rPr>
          <w:b/>
        </w:rPr>
        <w:t>identifier</w:t>
      </w:r>
      <w:r w:rsidRPr="00EC76D5">
        <w:rPr>
          <w:highlight w:val="white"/>
        </w:rPr>
        <w:t xml:space="preserve"> </w:t>
      </w:r>
      <w:r w:rsidR="000C43C6" w:rsidRPr="00EC76D5">
        <w:rPr>
          <w:b/>
        </w:rPr>
        <w:t>,</w:t>
      </w:r>
      <w:r w:rsidRPr="00EC76D5">
        <w:rPr>
          <w:highlight w:val="white"/>
        </w:rPr>
        <w:t xml:space="preserve"> identifier_list</w:t>
      </w:r>
    </w:p>
    <w:p w14:paraId="01D223D5" w14:textId="77777777" w:rsidR="00562347" w:rsidRPr="00EC76D5" w:rsidRDefault="00562347" w:rsidP="006D013B">
      <w:pPr>
        <w:pStyle w:val="Code"/>
        <w:rPr>
          <w:highlight w:val="white"/>
        </w:rPr>
      </w:pPr>
    </w:p>
    <w:p w14:paraId="75B55FF8" w14:textId="77777777" w:rsidR="00562347" w:rsidRPr="00EC76D5" w:rsidRDefault="00562347" w:rsidP="006D013B">
      <w:pPr>
        <w:pStyle w:val="Code"/>
        <w:rPr>
          <w:highlight w:val="white"/>
        </w:rPr>
      </w:pPr>
      <w:r w:rsidRPr="00EC76D5">
        <w:rPr>
          <w:highlight w:val="white"/>
        </w:rPr>
        <w:t>expression_list ::=</w:t>
      </w:r>
    </w:p>
    <w:p w14:paraId="4A2F92C6" w14:textId="77777777" w:rsidR="00562347" w:rsidRPr="00EC76D5" w:rsidRDefault="00562347" w:rsidP="006D013B">
      <w:pPr>
        <w:pStyle w:val="Code"/>
        <w:rPr>
          <w:highlight w:val="white"/>
        </w:rPr>
      </w:pPr>
      <w:r w:rsidRPr="00EC76D5">
        <w:rPr>
          <w:highlight w:val="white"/>
        </w:rPr>
        <w:t xml:space="preserve">    expression</w:t>
      </w:r>
    </w:p>
    <w:p w14:paraId="1E1E9311" w14:textId="77777777" w:rsidR="00562347" w:rsidRPr="00EC76D5" w:rsidRDefault="00562347" w:rsidP="006D013B">
      <w:pPr>
        <w:pStyle w:val="Code"/>
        <w:rPr>
          <w:highlight w:val="white"/>
        </w:rPr>
      </w:pPr>
      <w:r w:rsidRPr="00EC76D5">
        <w:rPr>
          <w:highlight w:val="white"/>
        </w:rPr>
        <w:t xml:space="preserve">  | expression </w:t>
      </w:r>
      <w:r w:rsidR="000C43C6" w:rsidRPr="00EC76D5">
        <w:rPr>
          <w:b/>
        </w:rPr>
        <w:t>,</w:t>
      </w:r>
      <w:r w:rsidRPr="00EC76D5">
        <w:rPr>
          <w:highlight w:val="white"/>
        </w:rPr>
        <w:t xml:space="preserve"> expression_list</w:t>
      </w:r>
    </w:p>
    <w:p w14:paraId="15FCC48D" w14:textId="77777777" w:rsidR="00562347" w:rsidRPr="00EC76D5" w:rsidRDefault="00562347" w:rsidP="006D013B">
      <w:pPr>
        <w:pStyle w:val="Code"/>
        <w:rPr>
          <w:highlight w:val="white"/>
        </w:rPr>
      </w:pPr>
    </w:p>
    <w:p w14:paraId="1D0D12BE" w14:textId="77777777" w:rsidR="00562347" w:rsidRPr="00EC76D5" w:rsidRDefault="00562347" w:rsidP="006D013B">
      <w:pPr>
        <w:pStyle w:val="Code"/>
        <w:rPr>
          <w:highlight w:val="white"/>
        </w:rPr>
      </w:pPr>
      <w:r w:rsidRPr="00EC76D5">
        <w:rPr>
          <w:highlight w:val="white"/>
        </w:rPr>
        <w:t>expression ::=</w:t>
      </w:r>
    </w:p>
    <w:p w14:paraId="1994BB5F" w14:textId="77777777" w:rsidR="00562347" w:rsidRPr="00EC76D5" w:rsidRDefault="00562347" w:rsidP="006D013B">
      <w:pPr>
        <w:pStyle w:val="Code"/>
        <w:rPr>
          <w:highlight w:val="white"/>
        </w:rPr>
      </w:pPr>
      <w:r w:rsidRPr="00EC76D5">
        <w:rPr>
          <w:highlight w:val="white"/>
        </w:rPr>
        <w:t xml:space="preserve">    binary_expression</w:t>
      </w:r>
    </w:p>
    <w:p w14:paraId="79E4F5C3" w14:textId="77777777" w:rsidR="00562347" w:rsidRPr="00EC76D5" w:rsidRDefault="00562347" w:rsidP="006D013B">
      <w:pPr>
        <w:pStyle w:val="Code"/>
        <w:rPr>
          <w:highlight w:val="white"/>
        </w:rPr>
      </w:pPr>
      <w:r w:rsidRPr="00EC76D5">
        <w:rPr>
          <w:highlight w:val="white"/>
        </w:rPr>
        <w:t xml:space="preserve">  | expression </w:t>
      </w:r>
      <w:r w:rsidR="000C43C6" w:rsidRPr="00EC76D5">
        <w:rPr>
          <w:b/>
        </w:rPr>
        <w:t>+</w:t>
      </w:r>
      <w:r w:rsidRPr="00EC76D5">
        <w:rPr>
          <w:highlight w:val="white"/>
        </w:rPr>
        <w:t xml:space="preserve"> binary_expression</w:t>
      </w:r>
    </w:p>
    <w:p w14:paraId="5FB53A44" w14:textId="77777777" w:rsidR="00562347" w:rsidRPr="00EC76D5" w:rsidRDefault="00562347" w:rsidP="006D013B">
      <w:pPr>
        <w:pStyle w:val="Code"/>
        <w:rPr>
          <w:highlight w:val="white"/>
        </w:rPr>
      </w:pPr>
      <w:r w:rsidRPr="00EC76D5">
        <w:rPr>
          <w:highlight w:val="white"/>
        </w:rPr>
        <w:t xml:space="preserve">  | expression </w:t>
      </w:r>
      <w:r w:rsidR="000C43C6" w:rsidRPr="00EC76D5">
        <w:rPr>
          <w:b/>
        </w:rPr>
        <w:t>-</w:t>
      </w:r>
      <w:r w:rsidRPr="00EC76D5">
        <w:rPr>
          <w:highlight w:val="white"/>
        </w:rPr>
        <w:t xml:space="preserve"> binary_expression</w:t>
      </w:r>
    </w:p>
    <w:p w14:paraId="4689296E" w14:textId="77777777" w:rsidR="00562347" w:rsidRPr="00EC76D5" w:rsidRDefault="00562347" w:rsidP="006D013B">
      <w:pPr>
        <w:pStyle w:val="Code"/>
        <w:rPr>
          <w:highlight w:val="white"/>
        </w:rPr>
      </w:pPr>
    </w:p>
    <w:p w14:paraId="17073BED" w14:textId="77777777" w:rsidR="00562347" w:rsidRPr="00EC76D5" w:rsidRDefault="00562347" w:rsidP="006D013B">
      <w:pPr>
        <w:pStyle w:val="Code"/>
        <w:rPr>
          <w:highlight w:val="white"/>
        </w:rPr>
      </w:pPr>
      <w:r w:rsidRPr="00EC76D5">
        <w:rPr>
          <w:highlight w:val="white"/>
        </w:rPr>
        <w:t>binary_expression ::=</w:t>
      </w:r>
    </w:p>
    <w:p w14:paraId="0B92BA35" w14:textId="77777777" w:rsidR="00562347" w:rsidRPr="00EC76D5" w:rsidRDefault="00562347" w:rsidP="006D013B">
      <w:pPr>
        <w:pStyle w:val="Code"/>
        <w:rPr>
          <w:highlight w:val="white"/>
        </w:rPr>
      </w:pPr>
      <w:r w:rsidRPr="00EC76D5">
        <w:rPr>
          <w:highlight w:val="white"/>
        </w:rPr>
        <w:t xml:space="preserve">    unary_expression</w:t>
      </w:r>
    </w:p>
    <w:p w14:paraId="16FE4532" w14:textId="77777777" w:rsidR="00562347" w:rsidRPr="00EC76D5" w:rsidRDefault="00562347" w:rsidP="006D013B">
      <w:pPr>
        <w:pStyle w:val="Code"/>
        <w:rPr>
          <w:highlight w:val="white"/>
        </w:rPr>
      </w:pPr>
      <w:r w:rsidRPr="00EC76D5">
        <w:rPr>
          <w:highlight w:val="white"/>
        </w:rPr>
        <w:t xml:space="preserve">  | binary_expression </w:t>
      </w:r>
      <w:r w:rsidR="000C43C6" w:rsidRPr="00EC76D5">
        <w:rPr>
          <w:b/>
        </w:rPr>
        <w:t>*</w:t>
      </w:r>
      <w:r w:rsidRPr="00EC76D5">
        <w:rPr>
          <w:highlight w:val="white"/>
        </w:rPr>
        <w:t xml:space="preserve"> unary_expression</w:t>
      </w:r>
    </w:p>
    <w:p w14:paraId="33B13CA6" w14:textId="77777777" w:rsidR="00562347" w:rsidRPr="00EC76D5" w:rsidRDefault="00562347" w:rsidP="006D013B">
      <w:pPr>
        <w:pStyle w:val="Code"/>
        <w:rPr>
          <w:highlight w:val="white"/>
        </w:rPr>
      </w:pPr>
      <w:r w:rsidRPr="00EC76D5">
        <w:rPr>
          <w:highlight w:val="white"/>
        </w:rPr>
        <w:t xml:space="preserve">  | binary_expression </w:t>
      </w:r>
      <w:r w:rsidR="000C43C6" w:rsidRPr="00EC76D5">
        <w:rPr>
          <w:b/>
        </w:rPr>
        <w:t>/</w:t>
      </w:r>
      <w:r w:rsidRPr="00EC76D5">
        <w:rPr>
          <w:highlight w:val="white"/>
        </w:rPr>
        <w:t xml:space="preserve"> unary_expression</w:t>
      </w:r>
    </w:p>
    <w:p w14:paraId="31706999" w14:textId="77777777" w:rsidR="00562347" w:rsidRPr="00EC76D5" w:rsidRDefault="00562347" w:rsidP="006D013B">
      <w:pPr>
        <w:pStyle w:val="Code"/>
        <w:rPr>
          <w:highlight w:val="white"/>
        </w:rPr>
      </w:pPr>
    </w:p>
    <w:p w14:paraId="408FDC63" w14:textId="77777777" w:rsidR="00562347" w:rsidRPr="00EC76D5" w:rsidRDefault="00562347" w:rsidP="006D013B">
      <w:pPr>
        <w:pStyle w:val="Code"/>
        <w:rPr>
          <w:highlight w:val="white"/>
        </w:rPr>
      </w:pPr>
      <w:r w:rsidRPr="00EC76D5">
        <w:rPr>
          <w:highlight w:val="white"/>
        </w:rPr>
        <w:t>unary_expression ::=</w:t>
      </w:r>
    </w:p>
    <w:p w14:paraId="6A069894" w14:textId="77777777" w:rsidR="00562347" w:rsidRPr="00EC76D5" w:rsidRDefault="00562347" w:rsidP="006D013B">
      <w:pPr>
        <w:pStyle w:val="Code"/>
        <w:rPr>
          <w:highlight w:val="white"/>
        </w:rPr>
      </w:pPr>
      <w:r w:rsidRPr="00EC76D5">
        <w:rPr>
          <w:highlight w:val="white"/>
        </w:rPr>
        <w:t xml:space="preserve">    primary_expression</w:t>
      </w:r>
    </w:p>
    <w:p w14:paraId="1A186512" w14:textId="77777777" w:rsidR="00562347" w:rsidRPr="00EC76D5" w:rsidRDefault="00562347" w:rsidP="006D013B">
      <w:pPr>
        <w:pStyle w:val="Code"/>
        <w:rPr>
          <w:highlight w:val="white"/>
        </w:rPr>
      </w:pPr>
      <w:r w:rsidRPr="00EC76D5">
        <w:rPr>
          <w:highlight w:val="white"/>
        </w:rPr>
        <w:t xml:space="preserve">  | </w:t>
      </w:r>
      <w:r w:rsidR="000C43C6" w:rsidRPr="00EC76D5">
        <w:rPr>
          <w:b/>
        </w:rPr>
        <w:t>+</w:t>
      </w:r>
      <w:r w:rsidRPr="00EC76D5">
        <w:rPr>
          <w:highlight w:val="white"/>
        </w:rPr>
        <w:t xml:space="preserve"> unary_expression</w:t>
      </w:r>
    </w:p>
    <w:p w14:paraId="34EA2E52" w14:textId="77777777" w:rsidR="00562347" w:rsidRPr="00EC76D5" w:rsidRDefault="00562347" w:rsidP="006D013B">
      <w:pPr>
        <w:pStyle w:val="Code"/>
        <w:rPr>
          <w:highlight w:val="white"/>
        </w:rPr>
      </w:pPr>
      <w:r w:rsidRPr="00EC76D5">
        <w:rPr>
          <w:highlight w:val="white"/>
        </w:rPr>
        <w:t xml:space="preserve">  | </w:t>
      </w:r>
      <w:r w:rsidR="000C43C6" w:rsidRPr="00EC76D5">
        <w:rPr>
          <w:b/>
        </w:rPr>
        <w:t>-</w:t>
      </w:r>
      <w:r w:rsidRPr="00EC76D5">
        <w:rPr>
          <w:highlight w:val="white"/>
        </w:rPr>
        <w:t xml:space="preserve"> unary_expression</w:t>
      </w:r>
    </w:p>
    <w:p w14:paraId="16FFBDE8" w14:textId="77777777" w:rsidR="00562347" w:rsidRPr="00EC76D5" w:rsidRDefault="00562347" w:rsidP="006D013B">
      <w:pPr>
        <w:pStyle w:val="Code"/>
        <w:rPr>
          <w:highlight w:val="white"/>
        </w:rPr>
      </w:pPr>
      <w:r w:rsidRPr="00EC76D5">
        <w:rPr>
          <w:highlight w:val="white"/>
        </w:rPr>
        <w:t xml:space="preserve">  | </w:t>
      </w:r>
      <w:r w:rsidR="000C43C6" w:rsidRPr="00EC76D5">
        <w:rPr>
          <w:b/>
        </w:rPr>
        <w:t>sin</w:t>
      </w:r>
      <w:r w:rsidRPr="00EC76D5">
        <w:rPr>
          <w:highlight w:val="white"/>
        </w:rPr>
        <w:t xml:space="preserve"> unary_expression</w:t>
      </w:r>
    </w:p>
    <w:p w14:paraId="6C253702" w14:textId="77777777" w:rsidR="00562347" w:rsidRPr="00EC76D5" w:rsidRDefault="00562347" w:rsidP="006D013B">
      <w:pPr>
        <w:pStyle w:val="Code"/>
        <w:rPr>
          <w:highlight w:val="white"/>
        </w:rPr>
      </w:pPr>
      <w:r w:rsidRPr="00EC76D5">
        <w:rPr>
          <w:highlight w:val="white"/>
        </w:rPr>
        <w:t xml:space="preserve">  | </w:t>
      </w:r>
      <w:r w:rsidR="000C43C6" w:rsidRPr="00EC76D5">
        <w:rPr>
          <w:b/>
        </w:rPr>
        <w:t>cos</w:t>
      </w:r>
      <w:r w:rsidRPr="00EC76D5">
        <w:rPr>
          <w:highlight w:val="white"/>
        </w:rPr>
        <w:t xml:space="preserve"> unary_expression</w:t>
      </w:r>
    </w:p>
    <w:p w14:paraId="6ABC3DBD" w14:textId="77777777" w:rsidR="00562347" w:rsidRPr="00EC76D5" w:rsidRDefault="00562347" w:rsidP="006D013B">
      <w:pPr>
        <w:pStyle w:val="Code"/>
        <w:rPr>
          <w:highlight w:val="white"/>
        </w:rPr>
      </w:pPr>
      <w:r w:rsidRPr="00EC76D5">
        <w:rPr>
          <w:highlight w:val="white"/>
        </w:rPr>
        <w:t xml:space="preserve">  | </w:t>
      </w:r>
      <w:r w:rsidR="000C43C6" w:rsidRPr="00EC76D5">
        <w:rPr>
          <w:b/>
        </w:rPr>
        <w:t>tan</w:t>
      </w:r>
      <w:r w:rsidRPr="00EC76D5">
        <w:rPr>
          <w:highlight w:val="white"/>
        </w:rPr>
        <w:t xml:space="preserve"> unary_expression</w:t>
      </w:r>
    </w:p>
    <w:p w14:paraId="529958CC" w14:textId="77777777" w:rsidR="00562347" w:rsidRPr="00EC76D5" w:rsidRDefault="00562347" w:rsidP="006D013B">
      <w:pPr>
        <w:pStyle w:val="Code"/>
        <w:rPr>
          <w:highlight w:val="white"/>
        </w:rPr>
      </w:pPr>
      <w:r w:rsidRPr="00EC76D5">
        <w:rPr>
          <w:highlight w:val="white"/>
        </w:rPr>
        <w:t xml:space="preserve">  | </w:t>
      </w:r>
      <w:r w:rsidR="000C43C6" w:rsidRPr="00EC76D5">
        <w:rPr>
          <w:b/>
        </w:rPr>
        <w:t>log</w:t>
      </w:r>
      <w:r w:rsidRPr="00EC76D5">
        <w:rPr>
          <w:highlight w:val="white"/>
        </w:rPr>
        <w:t xml:space="preserve"> unary_expression</w:t>
      </w:r>
    </w:p>
    <w:p w14:paraId="5FF05B7B" w14:textId="77777777" w:rsidR="00562347" w:rsidRPr="00EC76D5" w:rsidRDefault="00562347" w:rsidP="006D013B">
      <w:pPr>
        <w:pStyle w:val="Code"/>
        <w:rPr>
          <w:highlight w:val="white"/>
        </w:rPr>
      </w:pPr>
      <w:r w:rsidRPr="00EC76D5">
        <w:rPr>
          <w:highlight w:val="white"/>
        </w:rPr>
        <w:t xml:space="preserve">  | </w:t>
      </w:r>
      <w:r w:rsidR="000C43C6" w:rsidRPr="00EC76D5">
        <w:rPr>
          <w:b/>
        </w:rPr>
        <w:t>exp</w:t>
      </w:r>
      <w:r w:rsidRPr="00EC76D5">
        <w:rPr>
          <w:highlight w:val="white"/>
        </w:rPr>
        <w:t xml:space="preserve"> unary_expression</w:t>
      </w:r>
    </w:p>
    <w:p w14:paraId="22F26191" w14:textId="77777777" w:rsidR="00562347" w:rsidRPr="00EC76D5" w:rsidRDefault="00562347" w:rsidP="006D013B">
      <w:pPr>
        <w:pStyle w:val="Code"/>
        <w:rPr>
          <w:highlight w:val="white"/>
        </w:rPr>
      </w:pPr>
      <w:r w:rsidRPr="00EC76D5">
        <w:rPr>
          <w:highlight w:val="white"/>
        </w:rPr>
        <w:t xml:space="preserve">  | </w:t>
      </w:r>
      <w:r w:rsidR="000C43C6" w:rsidRPr="00EC76D5">
        <w:rPr>
          <w:b/>
        </w:rPr>
        <w:t>log10</w:t>
      </w:r>
      <w:r w:rsidRPr="00EC76D5">
        <w:rPr>
          <w:highlight w:val="white"/>
        </w:rPr>
        <w:t xml:space="preserve"> unary_expression</w:t>
      </w:r>
    </w:p>
    <w:p w14:paraId="4795B006" w14:textId="77777777" w:rsidR="00562347" w:rsidRPr="00EC76D5" w:rsidRDefault="00562347" w:rsidP="006D013B">
      <w:pPr>
        <w:pStyle w:val="Code"/>
        <w:rPr>
          <w:highlight w:val="white"/>
        </w:rPr>
      </w:pPr>
      <w:r w:rsidRPr="00EC76D5">
        <w:rPr>
          <w:highlight w:val="white"/>
        </w:rPr>
        <w:t xml:space="preserve">  | </w:t>
      </w:r>
      <w:r w:rsidR="000C43C6" w:rsidRPr="00EC76D5">
        <w:rPr>
          <w:b/>
        </w:rPr>
        <w:t>exp10</w:t>
      </w:r>
      <w:r w:rsidRPr="00EC76D5">
        <w:rPr>
          <w:highlight w:val="white"/>
        </w:rPr>
        <w:t xml:space="preserve"> unary_expression</w:t>
      </w:r>
    </w:p>
    <w:p w14:paraId="548EA06F" w14:textId="77777777" w:rsidR="00562347" w:rsidRPr="00EC76D5" w:rsidRDefault="00562347" w:rsidP="006D013B">
      <w:pPr>
        <w:pStyle w:val="Code"/>
        <w:rPr>
          <w:highlight w:val="white"/>
        </w:rPr>
      </w:pPr>
      <w:r w:rsidRPr="00EC76D5">
        <w:rPr>
          <w:highlight w:val="white"/>
        </w:rPr>
        <w:t xml:space="preserve">  | </w:t>
      </w:r>
      <w:r w:rsidR="000C43C6" w:rsidRPr="00EC76D5">
        <w:rPr>
          <w:b/>
        </w:rPr>
        <w:t>sqrt</w:t>
      </w:r>
      <w:r w:rsidRPr="00EC76D5">
        <w:rPr>
          <w:highlight w:val="white"/>
        </w:rPr>
        <w:t xml:space="preserve"> unary_expression</w:t>
      </w:r>
    </w:p>
    <w:p w14:paraId="7EAD9C62" w14:textId="77777777" w:rsidR="00562347" w:rsidRPr="00EC76D5" w:rsidRDefault="00562347" w:rsidP="006D013B">
      <w:pPr>
        <w:pStyle w:val="Code"/>
        <w:rPr>
          <w:highlight w:val="white"/>
        </w:rPr>
      </w:pPr>
    </w:p>
    <w:p w14:paraId="6555688A" w14:textId="77777777" w:rsidR="00562347" w:rsidRPr="00EC76D5" w:rsidRDefault="00562347" w:rsidP="006D013B">
      <w:pPr>
        <w:pStyle w:val="Code"/>
        <w:rPr>
          <w:highlight w:val="white"/>
        </w:rPr>
      </w:pPr>
      <w:r w:rsidRPr="00EC76D5">
        <w:rPr>
          <w:highlight w:val="white"/>
        </w:rPr>
        <w:t>primary_expression ::=</w:t>
      </w:r>
    </w:p>
    <w:p w14:paraId="1898699A" w14:textId="77777777" w:rsidR="00562347" w:rsidRPr="00EC76D5" w:rsidRDefault="00562347" w:rsidP="006D013B">
      <w:pPr>
        <w:pStyle w:val="Code"/>
        <w:rPr>
          <w:highlight w:val="white"/>
        </w:rPr>
      </w:pPr>
      <w:r w:rsidRPr="00EC76D5">
        <w:rPr>
          <w:highlight w:val="white"/>
        </w:rPr>
        <w:t xml:space="preserve">    </w:t>
      </w:r>
      <w:r w:rsidR="000C43C6" w:rsidRPr="00EC76D5">
        <w:rPr>
          <w:b/>
        </w:rPr>
        <w:t>(</w:t>
      </w:r>
      <w:r w:rsidRPr="00EC76D5">
        <w:rPr>
          <w:highlight w:val="white"/>
        </w:rPr>
        <w:t xml:space="preserve"> expression </w:t>
      </w:r>
      <w:r w:rsidR="000C43C6" w:rsidRPr="00EC76D5">
        <w:rPr>
          <w:b/>
        </w:rPr>
        <w:t>)</w:t>
      </w:r>
    </w:p>
    <w:p w14:paraId="2A17E8E7" w14:textId="77777777" w:rsidR="00562347" w:rsidRPr="00EC76D5" w:rsidRDefault="00562347" w:rsidP="006D013B">
      <w:pPr>
        <w:pStyle w:val="Code"/>
        <w:rPr>
          <w:highlight w:val="white"/>
        </w:rPr>
      </w:pPr>
      <w:r w:rsidRPr="00EC76D5">
        <w:rPr>
          <w:highlight w:val="white"/>
        </w:rPr>
        <w:t xml:space="preserve">  | </w:t>
      </w:r>
      <w:r w:rsidR="000C43C6" w:rsidRPr="00EC76D5">
        <w:rPr>
          <w:b/>
        </w:rPr>
        <w:t>identifier</w:t>
      </w:r>
    </w:p>
    <w:p w14:paraId="724EA2FB" w14:textId="77777777" w:rsidR="002F2F53" w:rsidRPr="00EC76D5" w:rsidRDefault="00562347" w:rsidP="006D013B">
      <w:pPr>
        <w:pStyle w:val="Code"/>
        <w:rPr>
          <w:b/>
        </w:rPr>
      </w:pPr>
      <w:r w:rsidRPr="00EC76D5">
        <w:rPr>
          <w:highlight w:val="white"/>
        </w:rPr>
        <w:t xml:space="preserve">  | </w:t>
      </w:r>
      <w:r w:rsidR="000C43C6" w:rsidRPr="00EC76D5">
        <w:rPr>
          <w:b/>
        </w:rPr>
        <w:t>value</w:t>
      </w:r>
    </w:p>
    <w:p w14:paraId="4DCF78CF" w14:textId="0517A721" w:rsidR="00C679DA" w:rsidRPr="00EC76D5" w:rsidRDefault="00C679DA" w:rsidP="00C679DA">
      <w:r w:rsidRPr="00EC76D5">
        <w:t>The words and character in boldface is the end products of the grammar. The rules shall be</w:t>
      </w:r>
      <w:r w:rsidR="0058403D" w:rsidRPr="00EC76D5">
        <w:t xml:space="preserve"> applied in </w:t>
      </w:r>
      <w:r w:rsidRPr="00EC76D5">
        <w:t xml:space="preserve">such a way that finally only tokens </w:t>
      </w:r>
      <w:r w:rsidR="00380022" w:rsidRPr="00EC76D5">
        <w:t>remain</w:t>
      </w:r>
      <w:r w:rsidRPr="00EC76D5">
        <w:t>. The first line of the example in the previous section are made up of the following tokens:</w:t>
      </w:r>
    </w:p>
    <w:p w14:paraId="2B5A8055" w14:textId="77777777" w:rsidR="00C679DA" w:rsidRPr="00EC76D5" w:rsidRDefault="0058403D" w:rsidP="003E26C6">
      <w:pPr>
        <w:pStyle w:val="Code"/>
      </w:pPr>
      <w:r w:rsidRPr="00EC76D5">
        <w:rPr>
          <w:b/>
        </w:rPr>
        <w:lastRenderedPageBreak/>
        <w:t>r</w:t>
      </w:r>
      <w:r w:rsidR="00C679DA" w:rsidRPr="00EC76D5">
        <w:rPr>
          <w:b/>
        </w:rPr>
        <w:t xml:space="preserve">ead string </w:t>
      </w:r>
      <w:r w:rsidRPr="00EC76D5">
        <w:rPr>
          <w:b/>
        </w:rPr>
        <w:t>,</w:t>
      </w:r>
      <w:r w:rsidR="00C679DA" w:rsidRPr="00EC76D5">
        <w:rPr>
          <w:b/>
        </w:rPr>
        <w:t xml:space="preserve"> identifier </w:t>
      </w:r>
      <w:r w:rsidRPr="00EC76D5">
        <w:rPr>
          <w:b/>
        </w:rPr>
        <w:t>;</w:t>
      </w:r>
    </w:p>
    <w:p w14:paraId="49F9FC45" w14:textId="66416F1F" w:rsidR="002F2F53" w:rsidRPr="00EC76D5" w:rsidRDefault="00766501" w:rsidP="00A569A8">
      <w:pPr>
        <w:pStyle w:val="Rubrik3"/>
      </w:pPr>
      <w:bookmarkStart w:id="16" w:name="_Toc481936120"/>
      <w:r w:rsidRPr="00EC76D5">
        <w:t>Bison</w:t>
      </w:r>
      <w:bookmarkEnd w:id="16"/>
    </w:p>
    <w:p w14:paraId="164FB02C" w14:textId="09617ACD" w:rsidR="002A59F4" w:rsidRPr="00EC76D5" w:rsidRDefault="005A0638" w:rsidP="002A59F4">
      <w:r w:rsidRPr="00EC76D5">
        <w:t xml:space="preserve">Bison </w:t>
      </w:r>
      <w:r w:rsidR="00CA3E6B" w:rsidRPr="00EC76D5">
        <w:t xml:space="preserve">is a tool based on </w:t>
      </w:r>
      <w:r w:rsidRPr="00EC76D5">
        <w:t>Y</w:t>
      </w:r>
      <w:r w:rsidR="00CA3E6B" w:rsidRPr="00EC76D5">
        <w:t>acc</w:t>
      </w:r>
      <w:r w:rsidR="00820FD9" w:rsidRPr="00EC76D5">
        <w:rPr>
          <w:rStyle w:val="Fotnotsreferens"/>
        </w:rPr>
        <w:footnoteReference w:id="1"/>
      </w:r>
      <w:r w:rsidR="008815D2" w:rsidRPr="00EC76D5">
        <w:t>, which is a classic parser</w:t>
      </w:r>
      <w:r w:rsidR="00380022" w:rsidRPr="00EC76D5">
        <w:t xml:space="preserve"> generator</w:t>
      </w:r>
      <w:r w:rsidR="00CA3E6B" w:rsidRPr="00EC76D5">
        <w:t>.</w:t>
      </w:r>
      <w:r w:rsidR="002E33C2" w:rsidRPr="00EC76D5">
        <w:t xml:space="preserve"> </w:t>
      </w:r>
      <w:r w:rsidR="002A59F4" w:rsidRPr="00EC76D5">
        <w:t>Even though it is possible to writ</w:t>
      </w:r>
      <w:r w:rsidR="00233885" w:rsidRPr="00EC76D5">
        <w:t>e a parser</w:t>
      </w:r>
      <w:r w:rsidR="002A59F4" w:rsidRPr="00EC76D5">
        <w:t xml:space="preserve"> in pure Java, it is easier to use a tool like </w:t>
      </w:r>
      <w:r w:rsidR="003726CA" w:rsidRPr="00EC76D5">
        <w:t>B</w:t>
      </w:r>
      <w:r w:rsidR="005C48EC" w:rsidRPr="00EC76D5">
        <w:t>ison.</w:t>
      </w:r>
      <w:r w:rsidR="002A59F4" w:rsidRPr="00EC76D5">
        <w:t xml:space="preserve"> Simply put, </w:t>
      </w:r>
      <w:r w:rsidR="008E1372" w:rsidRPr="00EC76D5">
        <w:t>Bison</w:t>
      </w:r>
      <w:r w:rsidR="002A59F4" w:rsidRPr="00EC76D5">
        <w:t xml:space="preserve"> takes a grammar as input and generators Java code as output.</w:t>
      </w:r>
      <w:r w:rsidR="00F1510F" w:rsidRPr="00EC76D5">
        <w:t xml:space="preserve"> However, it does not only </w:t>
      </w:r>
      <w:r w:rsidR="005037CC" w:rsidRPr="00EC76D5">
        <w:t xml:space="preserve">check whether the input string comply with the grammar, each rule is also allowed to perform </w:t>
      </w:r>
      <w:r w:rsidR="005037CC" w:rsidRPr="00EC76D5">
        <w:rPr>
          <w:rStyle w:val="CodeInText"/>
        </w:rPr>
        <w:t>actions</w:t>
      </w:r>
      <w:r w:rsidR="005037CC" w:rsidRPr="00EC76D5">
        <w:t>, define</w:t>
      </w:r>
      <w:r w:rsidR="000F49E7" w:rsidRPr="00EC76D5">
        <w:t>d</w:t>
      </w:r>
      <w:r w:rsidR="005037CC" w:rsidRPr="00EC76D5">
        <w:t xml:space="preserve"> by Java code.</w:t>
      </w:r>
    </w:p>
    <w:p w14:paraId="0A2637F1" w14:textId="1C6CE605" w:rsidR="008742F7" w:rsidRPr="00EC76D5" w:rsidRDefault="00C951FB" w:rsidP="00BF1E60">
      <w:r w:rsidRPr="00EC76D5">
        <w:t>The parser is divi</w:t>
      </w:r>
      <w:r w:rsidR="002472F1" w:rsidRPr="00EC76D5">
        <w:t xml:space="preserve">ded into two parts: one part </w:t>
      </w:r>
      <w:r w:rsidRPr="00EC76D5">
        <w:t>stat</w:t>
      </w:r>
      <w:r w:rsidR="002472F1" w:rsidRPr="00EC76D5">
        <w:t>ing</w:t>
      </w:r>
      <w:r w:rsidRPr="00EC76D5">
        <w:t xml:space="preserve"> the rules and tokens of the grammar</w:t>
      </w:r>
      <w:r w:rsidR="002472F1" w:rsidRPr="00EC76D5">
        <w:t>, and one part defining</w:t>
      </w:r>
      <w:r w:rsidRPr="00EC76D5">
        <w:t xml:space="preserve"> the grammar rules. </w:t>
      </w:r>
      <w:r w:rsidR="00BF1E60" w:rsidRPr="00EC76D5">
        <w:t>The tokens written in boldface in the previous section are written in capital letters in CUP</w:t>
      </w:r>
      <w:r w:rsidR="004D3646" w:rsidRPr="00EC76D5">
        <w:t>.</w:t>
      </w:r>
    </w:p>
    <w:p w14:paraId="773CD59D" w14:textId="32B6B30B" w:rsidR="00CB5814" w:rsidRPr="00EC76D5" w:rsidRDefault="002E67B8" w:rsidP="00C90DF9">
      <w:pPr>
        <w:pStyle w:val="CodeHeader"/>
      </w:pPr>
      <w:r>
        <w:t>MainParser.gppg</w:t>
      </w:r>
    </w:p>
    <w:p w14:paraId="0604F60B" w14:textId="77777777" w:rsidR="00832F15" w:rsidRPr="00EC76D5" w:rsidRDefault="00832F15" w:rsidP="00832F15">
      <w:pPr>
        <w:pStyle w:val="Code"/>
      </w:pPr>
      <w:r w:rsidRPr="00EC76D5">
        <w:t>%{</w:t>
      </w:r>
    </w:p>
    <w:p w14:paraId="075FBFA5" w14:textId="77777777" w:rsidR="00832F15" w:rsidRPr="00EC76D5" w:rsidRDefault="00832F15" w:rsidP="00832F15">
      <w:pPr>
        <w:pStyle w:val="Code"/>
      </w:pPr>
      <w:r w:rsidRPr="00EC76D5">
        <w:t xml:space="preserve">  package calculator;</w:t>
      </w:r>
    </w:p>
    <w:p w14:paraId="7F47C087" w14:textId="77777777" w:rsidR="00832F15" w:rsidRPr="00EC76D5" w:rsidRDefault="00832F15" w:rsidP="00832F15">
      <w:pPr>
        <w:pStyle w:val="Code"/>
      </w:pPr>
      <w:r w:rsidRPr="00EC76D5">
        <w:t xml:space="preserve">  import java.io.*;</w:t>
      </w:r>
    </w:p>
    <w:p w14:paraId="7EB205F5" w14:textId="77777777" w:rsidR="00832F15" w:rsidRPr="00EC76D5" w:rsidRDefault="00832F15" w:rsidP="00832F15">
      <w:pPr>
        <w:pStyle w:val="Code"/>
      </w:pPr>
      <w:r w:rsidRPr="00EC76D5">
        <w:t xml:space="preserve">  import java.util.*;</w:t>
      </w:r>
    </w:p>
    <w:p w14:paraId="0E9B7F38" w14:textId="77777777" w:rsidR="00832F15" w:rsidRPr="00EC76D5" w:rsidRDefault="00832F15" w:rsidP="00832F15">
      <w:pPr>
        <w:pStyle w:val="Code"/>
      </w:pPr>
    </w:p>
    <w:p w14:paraId="7E6C3A84" w14:textId="77777777" w:rsidR="00832F15" w:rsidRPr="00EC76D5" w:rsidRDefault="00832F15" w:rsidP="00832F15">
      <w:pPr>
        <w:pStyle w:val="Code"/>
      </w:pPr>
      <w:r w:rsidRPr="00EC76D5">
        <w:t xml:space="preserve">  class ErrorMessage {</w:t>
      </w:r>
    </w:p>
    <w:p w14:paraId="190DDC7B" w14:textId="77777777" w:rsidR="00832F15" w:rsidRPr="00EC76D5" w:rsidRDefault="00832F15" w:rsidP="00832F15">
      <w:pPr>
        <w:pStyle w:val="Code"/>
      </w:pPr>
      <w:r w:rsidRPr="00EC76D5">
        <w:t xml:space="preserve">    public static void print(String message) {</w:t>
      </w:r>
    </w:p>
    <w:p w14:paraId="43D01E58" w14:textId="77777777" w:rsidR="00832F15" w:rsidRPr="00EC76D5" w:rsidRDefault="00832F15" w:rsidP="00832F15">
      <w:pPr>
        <w:pStyle w:val="Code"/>
      </w:pPr>
      <w:r w:rsidRPr="00EC76D5">
        <w:t xml:space="preserve">      Main.ErrorStream.println(message);</w:t>
      </w:r>
    </w:p>
    <w:p w14:paraId="2228F0A2" w14:textId="77777777" w:rsidR="00832F15" w:rsidRPr="00EC76D5" w:rsidRDefault="00832F15" w:rsidP="00832F15">
      <w:pPr>
        <w:pStyle w:val="Code"/>
      </w:pPr>
      <w:r w:rsidRPr="00EC76D5">
        <w:t xml:space="preserve">      System.exit(-1);</w:t>
      </w:r>
    </w:p>
    <w:p w14:paraId="17A44874" w14:textId="77777777" w:rsidR="00832F15" w:rsidRPr="00EC76D5" w:rsidRDefault="00832F15" w:rsidP="00832F15">
      <w:pPr>
        <w:pStyle w:val="Code"/>
      </w:pPr>
      <w:r w:rsidRPr="00EC76D5">
        <w:t xml:space="preserve">    }</w:t>
      </w:r>
    </w:p>
    <w:p w14:paraId="147C3634" w14:textId="77777777" w:rsidR="00832F15" w:rsidRPr="00EC76D5" w:rsidRDefault="00832F15" w:rsidP="00832F15">
      <w:pPr>
        <w:pStyle w:val="Code"/>
      </w:pPr>
      <w:r w:rsidRPr="00EC76D5">
        <w:t xml:space="preserve">  }</w:t>
      </w:r>
    </w:p>
    <w:p w14:paraId="7C3814DF" w14:textId="77777777" w:rsidR="00832F15" w:rsidRPr="00EC76D5" w:rsidRDefault="00832F15" w:rsidP="00832F15">
      <w:pPr>
        <w:pStyle w:val="Code"/>
      </w:pPr>
      <w:r w:rsidRPr="00EC76D5">
        <w:t>%}</w:t>
      </w:r>
    </w:p>
    <w:p w14:paraId="0E85A0C2" w14:textId="77777777" w:rsidR="00832F15" w:rsidRPr="00EC76D5" w:rsidRDefault="00832F15" w:rsidP="00832F15">
      <w:pPr>
        <w:pStyle w:val="Code"/>
      </w:pPr>
    </w:p>
    <w:p w14:paraId="3774DBC3" w14:textId="77777777" w:rsidR="00832F15" w:rsidRPr="00EC76D5" w:rsidRDefault="00832F15" w:rsidP="00832F15">
      <w:pPr>
        <w:pStyle w:val="Code"/>
      </w:pPr>
      <w:r w:rsidRPr="00EC76D5">
        <w:t>%name-prefix = ""</w:t>
      </w:r>
    </w:p>
    <w:p w14:paraId="49BD65FC" w14:textId="4CF532F0" w:rsidR="001F3BFD" w:rsidRPr="00EC76D5" w:rsidRDefault="001F3BFD" w:rsidP="001F3BFD">
      <w:r w:rsidRPr="00EC76D5">
        <w:t>The following tokens do not holds any attributes.</w:t>
      </w:r>
    </w:p>
    <w:p w14:paraId="6E05FC52" w14:textId="77777777" w:rsidR="00832F15" w:rsidRPr="00EC76D5" w:rsidRDefault="00832F15" w:rsidP="00832F15">
      <w:pPr>
        <w:pStyle w:val="Code"/>
      </w:pPr>
      <w:r w:rsidRPr="00EC76D5">
        <w:t>%token ASSIGN READ WRITE NEWLINE EQUAL PLUS MINUS TIMES DIVIDE</w:t>
      </w:r>
    </w:p>
    <w:p w14:paraId="76ADBDC9" w14:textId="77777777" w:rsidR="00832F15" w:rsidRPr="00EC76D5" w:rsidRDefault="00832F15" w:rsidP="00832F15">
      <w:pPr>
        <w:pStyle w:val="Code"/>
      </w:pPr>
      <w:r w:rsidRPr="00EC76D5">
        <w:t xml:space="preserve">       SIN COS TAN LOG EXP LOG10 EXP10 SQRT</w:t>
      </w:r>
    </w:p>
    <w:p w14:paraId="0256CCB9" w14:textId="1CBACEBC" w:rsidR="00832F15" w:rsidRPr="00EC76D5" w:rsidRDefault="00832F15" w:rsidP="00832F15">
      <w:pPr>
        <w:pStyle w:val="Code"/>
      </w:pPr>
      <w:r w:rsidRPr="00EC76D5">
        <w:t xml:space="preserve">       LEFT_PAREN RIGHT_PAREN COMMA SEMICOLON</w:t>
      </w:r>
    </w:p>
    <w:p w14:paraId="33D44786" w14:textId="43AE5895" w:rsidR="00CC31EE" w:rsidRPr="00EC76D5" w:rsidRDefault="00CC31EE" w:rsidP="00832F15">
      <w:pPr>
        <w:pStyle w:val="Code"/>
      </w:pPr>
    </w:p>
    <w:p w14:paraId="12892F43" w14:textId="3B8779B7" w:rsidR="009C4D22" w:rsidRPr="00EC76D5" w:rsidRDefault="009C4D22" w:rsidP="009C4D22">
      <w:r w:rsidRPr="00EC76D5">
        <w:rPr>
          <w:rStyle w:val="CodeInText0"/>
        </w:rPr>
        <w:t>STRING</w:t>
      </w:r>
      <w:r w:rsidRPr="00EC76D5">
        <w:t xml:space="preserve">, </w:t>
      </w:r>
      <w:r w:rsidRPr="00EC76D5">
        <w:rPr>
          <w:rStyle w:val="CodeInText0"/>
        </w:rPr>
        <w:t>IDENTIFIER</w:t>
      </w:r>
      <w:r w:rsidRPr="00EC76D5">
        <w:t xml:space="preserve">, and </w:t>
      </w:r>
      <w:r w:rsidRPr="00EC76D5">
        <w:rPr>
          <w:rStyle w:val="CodeInText0"/>
        </w:rPr>
        <w:t>VALUE</w:t>
      </w:r>
      <w:r w:rsidRPr="00EC76D5">
        <w:t xml:space="preserve"> are tokens with attributes.</w:t>
      </w:r>
    </w:p>
    <w:p w14:paraId="56F87CB1" w14:textId="4246DE8B" w:rsidR="00832F15" w:rsidRPr="00EC76D5" w:rsidRDefault="00832F15" w:rsidP="00832F15">
      <w:pPr>
        <w:pStyle w:val="Code"/>
      </w:pPr>
      <w:r w:rsidRPr="00EC76D5">
        <w:t>%token &lt;String&gt; STRING IDENTIFIER</w:t>
      </w:r>
    </w:p>
    <w:p w14:paraId="15D487F2" w14:textId="79E60093" w:rsidR="00832F15" w:rsidRPr="00EC76D5" w:rsidRDefault="00832F15" w:rsidP="00832F15">
      <w:pPr>
        <w:pStyle w:val="Code"/>
      </w:pPr>
      <w:r w:rsidRPr="00EC76D5">
        <w:t>%token &lt;Double&gt; VALUE</w:t>
      </w:r>
    </w:p>
    <w:p w14:paraId="1CF34975" w14:textId="77777777" w:rsidR="009C4D22" w:rsidRPr="00EC76D5" w:rsidRDefault="009C4D22" w:rsidP="00832F15">
      <w:pPr>
        <w:pStyle w:val="Code"/>
      </w:pPr>
    </w:p>
    <w:p w14:paraId="03CDF6E0" w14:textId="06058606" w:rsidR="00832F15" w:rsidRPr="00EC76D5" w:rsidRDefault="00832F15" w:rsidP="00832F15">
      <w:pPr>
        <w:pStyle w:val="Code"/>
      </w:pPr>
      <w:r w:rsidRPr="00EC76D5">
        <w:t>%type &lt;List&gt; identifier_list</w:t>
      </w:r>
    </w:p>
    <w:p w14:paraId="0F84AFF7" w14:textId="77777777" w:rsidR="00832F15" w:rsidRPr="00EC76D5" w:rsidRDefault="00832F15" w:rsidP="00832F15">
      <w:pPr>
        <w:pStyle w:val="Code"/>
      </w:pPr>
      <w:r w:rsidRPr="00EC76D5">
        <w:t>%type &lt;List&gt; expression_list</w:t>
      </w:r>
    </w:p>
    <w:p w14:paraId="705F603C" w14:textId="77777777" w:rsidR="00832F15" w:rsidRPr="00EC76D5" w:rsidRDefault="00832F15" w:rsidP="00832F15">
      <w:pPr>
        <w:pStyle w:val="Code"/>
      </w:pPr>
      <w:r w:rsidRPr="00EC76D5">
        <w:t>%type &lt;Double&gt; expression binary_expression unary_expression primary_expression</w:t>
      </w:r>
    </w:p>
    <w:p w14:paraId="179FF25E" w14:textId="77777777" w:rsidR="007746E2" w:rsidRPr="00EC76D5" w:rsidRDefault="007746E2" w:rsidP="007746E2">
      <w:r w:rsidRPr="00EC76D5">
        <w:t xml:space="preserve">There are also the rules </w:t>
      </w:r>
      <w:r w:rsidRPr="00EC76D5">
        <w:rPr>
          <w:rStyle w:val="CodeInText0"/>
        </w:rPr>
        <w:t>statement_list</w:t>
      </w:r>
      <w:r w:rsidRPr="00EC76D5">
        <w:t xml:space="preserve">, </w:t>
      </w:r>
      <w:r w:rsidRPr="00EC76D5">
        <w:rPr>
          <w:rStyle w:val="CodeInText0"/>
        </w:rPr>
        <w:t>statement</w:t>
      </w:r>
      <w:r w:rsidRPr="00EC76D5">
        <w:t xml:space="preserve">, and </w:t>
      </w:r>
      <w:r w:rsidRPr="00EC76D5">
        <w:rPr>
          <w:rStyle w:val="CodeInText0"/>
        </w:rPr>
        <w:t>optional_output</w:t>
      </w:r>
      <w:r w:rsidRPr="00EC76D5">
        <w:t xml:space="preserve"> in the rules section below. However, they do not return values and do not need to be defined in this section.</w:t>
      </w:r>
    </w:p>
    <w:p w14:paraId="15FBBEE8" w14:textId="77777777" w:rsidR="00832F15" w:rsidRPr="00EC76D5" w:rsidRDefault="00832F15" w:rsidP="00832F15">
      <w:pPr>
        <w:pStyle w:val="Code"/>
      </w:pPr>
    </w:p>
    <w:p w14:paraId="75D78D57" w14:textId="77777777" w:rsidR="00832F15" w:rsidRPr="00EC76D5" w:rsidRDefault="00832F15" w:rsidP="00832F15">
      <w:pPr>
        <w:pStyle w:val="Code"/>
      </w:pPr>
      <w:r w:rsidRPr="00EC76D5">
        <w:t>%start statement_list;</w:t>
      </w:r>
    </w:p>
    <w:p w14:paraId="6956323F" w14:textId="77777777" w:rsidR="00832F15" w:rsidRPr="00EC76D5" w:rsidRDefault="00832F15" w:rsidP="00832F15">
      <w:pPr>
        <w:pStyle w:val="Code"/>
      </w:pPr>
    </w:p>
    <w:p w14:paraId="2AD28D9B" w14:textId="77777777" w:rsidR="00832F15" w:rsidRPr="00EC76D5" w:rsidRDefault="00832F15" w:rsidP="00832F15">
      <w:pPr>
        <w:pStyle w:val="Code"/>
      </w:pPr>
      <w:r w:rsidRPr="00EC76D5">
        <w:t>%%</w:t>
      </w:r>
    </w:p>
    <w:p w14:paraId="6A8F2A4E" w14:textId="77777777" w:rsidR="00832F15" w:rsidRPr="00EC76D5" w:rsidRDefault="00832F15" w:rsidP="00832F15">
      <w:pPr>
        <w:pStyle w:val="Code"/>
      </w:pPr>
    </w:p>
    <w:p w14:paraId="1156D89E" w14:textId="77777777" w:rsidR="00832F15" w:rsidRPr="00EC76D5" w:rsidRDefault="00832F15" w:rsidP="00832F15">
      <w:pPr>
        <w:pStyle w:val="Code"/>
      </w:pPr>
      <w:r w:rsidRPr="00EC76D5">
        <w:lastRenderedPageBreak/>
        <w:t>statement_list:</w:t>
      </w:r>
    </w:p>
    <w:p w14:paraId="4BC0D68D" w14:textId="77777777" w:rsidR="00832F15" w:rsidRPr="00EC76D5" w:rsidRDefault="00832F15" w:rsidP="00832F15">
      <w:pPr>
        <w:pStyle w:val="Code"/>
      </w:pPr>
      <w:r w:rsidRPr="00EC76D5">
        <w:t xml:space="preserve">    statement</w:t>
      </w:r>
    </w:p>
    <w:p w14:paraId="3FF3BF0E" w14:textId="77777777" w:rsidR="00832F15" w:rsidRPr="00EC76D5" w:rsidRDefault="00832F15" w:rsidP="00832F15">
      <w:pPr>
        <w:pStyle w:val="Code"/>
      </w:pPr>
      <w:r w:rsidRPr="00EC76D5">
        <w:t xml:space="preserve">  | statement statement_list;</w:t>
      </w:r>
    </w:p>
    <w:p w14:paraId="04F56224" w14:textId="49E98A24" w:rsidR="00832F15" w:rsidRPr="00EC76D5" w:rsidRDefault="00832F15" w:rsidP="00832F15">
      <w:pPr>
        <w:pStyle w:val="Code"/>
      </w:pPr>
    </w:p>
    <w:p w14:paraId="1F656D5C" w14:textId="1EB50FB4" w:rsidR="00220E21" w:rsidRPr="00EC76D5" w:rsidRDefault="00220E21" w:rsidP="00220E21">
      <w:r w:rsidRPr="00EC76D5">
        <w:t>The right-hand side are numbered from one, and the attribute values are accessable with the dollar-notation.</w:t>
      </w:r>
      <w:r w:rsidR="00F0119B" w:rsidRPr="00EC76D5">
        <w:t xml:space="preserve"> In the rule below, the value of the identifier is stored in $2 and the value of the expression is stored in $4.</w:t>
      </w:r>
    </w:p>
    <w:p w14:paraId="54C2C1B0" w14:textId="77777777" w:rsidR="00832F15" w:rsidRPr="00EC76D5" w:rsidRDefault="00832F15" w:rsidP="00832F15">
      <w:pPr>
        <w:pStyle w:val="Code"/>
      </w:pPr>
      <w:r w:rsidRPr="00EC76D5">
        <w:t>statement:</w:t>
      </w:r>
    </w:p>
    <w:p w14:paraId="4E8D6922" w14:textId="77777777" w:rsidR="00832F15" w:rsidRPr="00EC76D5" w:rsidRDefault="00832F15" w:rsidP="00832F15">
      <w:pPr>
        <w:pStyle w:val="Code"/>
      </w:pPr>
      <w:r w:rsidRPr="00EC76D5">
        <w:t xml:space="preserve">    ASSIGN IDENTIFIER EQUAL expression SEMICOLON {</w:t>
      </w:r>
    </w:p>
    <w:p w14:paraId="22072248" w14:textId="77777777" w:rsidR="00832F15" w:rsidRPr="00EC76D5" w:rsidRDefault="00832F15" w:rsidP="00832F15">
      <w:pPr>
        <w:pStyle w:val="Code"/>
      </w:pPr>
      <w:r w:rsidRPr="00EC76D5">
        <w:t xml:space="preserve">      Main.VariableMap.put($2, $4);</w:t>
      </w:r>
    </w:p>
    <w:p w14:paraId="06BAF156" w14:textId="77777777" w:rsidR="00832F15" w:rsidRPr="00EC76D5" w:rsidRDefault="00832F15" w:rsidP="00832F15">
      <w:pPr>
        <w:pStyle w:val="Code"/>
      </w:pPr>
      <w:r w:rsidRPr="00EC76D5">
        <w:t xml:space="preserve">    }</w:t>
      </w:r>
    </w:p>
    <w:p w14:paraId="4CC9272A" w14:textId="77777777" w:rsidR="00832F15" w:rsidRPr="00EC76D5" w:rsidRDefault="00832F15" w:rsidP="00832F15">
      <w:pPr>
        <w:pStyle w:val="Code"/>
      </w:pPr>
      <w:r w:rsidRPr="00EC76D5">
        <w:t xml:space="preserve">  | READ optional_output identifier_list SEMICOLON {</w:t>
      </w:r>
    </w:p>
    <w:p w14:paraId="5BF05591" w14:textId="77777777" w:rsidR="00832F15" w:rsidRPr="00EC76D5" w:rsidRDefault="00832F15" w:rsidP="00832F15">
      <w:pPr>
        <w:pStyle w:val="Code"/>
      </w:pPr>
      <w:r w:rsidRPr="00EC76D5">
        <w:t xml:space="preserve">      try {</w:t>
      </w:r>
    </w:p>
    <w:p w14:paraId="2E0F7751" w14:textId="77777777" w:rsidR="00832F15" w:rsidRPr="00EC76D5" w:rsidRDefault="00832F15" w:rsidP="00832F15">
      <w:pPr>
        <w:pStyle w:val="Code"/>
      </w:pPr>
      <w:r w:rsidRPr="00EC76D5">
        <w:t xml:space="preserve">        String buffer = Main.BufferedReader.readLine();</w:t>
      </w:r>
    </w:p>
    <w:p w14:paraId="22611786" w14:textId="77777777" w:rsidR="00832F15" w:rsidRPr="00EC76D5" w:rsidRDefault="00832F15" w:rsidP="00832F15">
      <w:pPr>
        <w:pStyle w:val="Code"/>
      </w:pPr>
      <w:r w:rsidRPr="00EC76D5">
        <w:t xml:space="preserve">        String textArray[] = buffer.split(",");</w:t>
      </w:r>
    </w:p>
    <w:p w14:paraId="01D032E5" w14:textId="77777777" w:rsidR="00832F15" w:rsidRPr="00EC76D5" w:rsidRDefault="00832F15" w:rsidP="00832F15">
      <w:pPr>
        <w:pStyle w:val="Code"/>
      </w:pPr>
    </w:p>
    <w:p w14:paraId="2B3D2C0C" w14:textId="77777777" w:rsidR="00832F15" w:rsidRPr="00EC76D5" w:rsidRDefault="00832F15" w:rsidP="00832F15">
      <w:pPr>
        <w:pStyle w:val="Code"/>
      </w:pPr>
      <w:r w:rsidRPr="00EC76D5">
        <w:t xml:space="preserve">        if ($3.size() != textArray.length) {</w:t>
      </w:r>
    </w:p>
    <w:p w14:paraId="64CF8C52" w14:textId="77777777" w:rsidR="00832F15" w:rsidRPr="00EC76D5" w:rsidRDefault="00832F15" w:rsidP="00832F15">
      <w:pPr>
        <w:pStyle w:val="Code"/>
      </w:pPr>
      <w:r w:rsidRPr="00EC76D5">
        <w:t xml:space="preserve">          ErrorMessage.print("Invalid number of values.");</w:t>
      </w:r>
    </w:p>
    <w:p w14:paraId="09470CF8" w14:textId="77777777" w:rsidR="00832F15" w:rsidRPr="00EC76D5" w:rsidRDefault="00832F15" w:rsidP="00832F15">
      <w:pPr>
        <w:pStyle w:val="Code"/>
      </w:pPr>
      <w:r w:rsidRPr="00EC76D5">
        <w:t xml:space="preserve">        }</w:t>
      </w:r>
    </w:p>
    <w:p w14:paraId="05C93E25" w14:textId="77777777" w:rsidR="00832F15" w:rsidRPr="00EC76D5" w:rsidRDefault="00832F15" w:rsidP="00832F15">
      <w:pPr>
        <w:pStyle w:val="Code"/>
      </w:pPr>
      <w:r w:rsidRPr="00EC76D5">
        <w:t xml:space="preserve">      </w:t>
      </w:r>
    </w:p>
    <w:p w14:paraId="1461BFD3" w14:textId="77777777" w:rsidR="00832F15" w:rsidRPr="00EC76D5" w:rsidRDefault="00832F15" w:rsidP="00832F15">
      <w:pPr>
        <w:pStyle w:val="Code"/>
      </w:pPr>
      <w:r w:rsidRPr="00EC76D5">
        <w:t xml:space="preserve">        for (int index = 0; index &lt; $3.size(); ++index) {</w:t>
      </w:r>
    </w:p>
    <w:p w14:paraId="0508C5D7" w14:textId="77777777" w:rsidR="00832F15" w:rsidRPr="00EC76D5" w:rsidRDefault="00832F15" w:rsidP="00832F15">
      <w:pPr>
        <w:pStyle w:val="Code"/>
      </w:pPr>
      <w:r w:rsidRPr="00EC76D5">
        <w:t xml:space="preserve">          String name = (String) $3.get(index), text = textArray[index];</w:t>
      </w:r>
    </w:p>
    <w:p w14:paraId="3C9A87D2" w14:textId="77777777" w:rsidR="00832F15" w:rsidRPr="00EC76D5" w:rsidRDefault="00832F15" w:rsidP="00832F15">
      <w:pPr>
        <w:pStyle w:val="Code"/>
      </w:pPr>
    </w:p>
    <w:p w14:paraId="0F595E68" w14:textId="77777777" w:rsidR="00832F15" w:rsidRPr="00EC76D5" w:rsidRDefault="00832F15" w:rsidP="00832F15">
      <w:pPr>
        <w:pStyle w:val="Code"/>
      </w:pPr>
      <w:r w:rsidRPr="00EC76D5">
        <w:t xml:space="preserve">          try { </w:t>
      </w:r>
    </w:p>
    <w:p w14:paraId="72876A75" w14:textId="77777777" w:rsidR="00832F15" w:rsidRPr="00EC76D5" w:rsidRDefault="00832F15" w:rsidP="00832F15">
      <w:pPr>
        <w:pStyle w:val="Code"/>
      </w:pPr>
      <w:r w:rsidRPr="00EC76D5">
        <w:t xml:space="preserve">            double value = Double.valueOf(text);</w:t>
      </w:r>
    </w:p>
    <w:p w14:paraId="500C10ED" w14:textId="77777777" w:rsidR="00832F15" w:rsidRPr="00EC76D5" w:rsidRDefault="00832F15" w:rsidP="00832F15">
      <w:pPr>
        <w:pStyle w:val="Code"/>
      </w:pPr>
      <w:r w:rsidRPr="00EC76D5">
        <w:t xml:space="preserve">            Main.VariableMap.put(name, value);</w:t>
      </w:r>
    </w:p>
    <w:p w14:paraId="79F228D7" w14:textId="77777777" w:rsidR="00832F15" w:rsidRPr="00EC76D5" w:rsidRDefault="00832F15" w:rsidP="00832F15">
      <w:pPr>
        <w:pStyle w:val="Code"/>
      </w:pPr>
      <w:r w:rsidRPr="00EC76D5">
        <w:t xml:space="preserve">          }</w:t>
      </w:r>
    </w:p>
    <w:p w14:paraId="5A15AAA7" w14:textId="77777777" w:rsidR="00832F15" w:rsidRPr="00EC76D5" w:rsidRDefault="00832F15" w:rsidP="00832F15">
      <w:pPr>
        <w:pStyle w:val="Code"/>
      </w:pPr>
      <w:r w:rsidRPr="00EC76D5">
        <w:t xml:space="preserve">          catch (Exception exception) {</w:t>
      </w:r>
    </w:p>
    <w:p w14:paraId="0C40ADE6" w14:textId="77777777" w:rsidR="00832F15" w:rsidRPr="00EC76D5" w:rsidRDefault="00832F15" w:rsidP="00832F15">
      <w:pPr>
        <w:pStyle w:val="Code"/>
      </w:pPr>
      <w:r w:rsidRPr="00EC76D5">
        <w:t xml:space="preserve">            ErrorMessage.print("Invalid input.");</w:t>
      </w:r>
    </w:p>
    <w:p w14:paraId="285C133E" w14:textId="77777777" w:rsidR="00832F15" w:rsidRPr="00EC76D5" w:rsidRDefault="00832F15" w:rsidP="00832F15">
      <w:pPr>
        <w:pStyle w:val="Code"/>
      </w:pPr>
      <w:r w:rsidRPr="00EC76D5">
        <w:t xml:space="preserve">          }</w:t>
      </w:r>
    </w:p>
    <w:p w14:paraId="6F5AFE53" w14:textId="77777777" w:rsidR="00832F15" w:rsidRPr="00EC76D5" w:rsidRDefault="00832F15" w:rsidP="00832F15">
      <w:pPr>
        <w:pStyle w:val="Code"/>
      </w:pPr>
      <w:r w:rsidRPr="00EC76D5">
        <w:t xml:space="preserve">        }</w:t>
      </w:r>
    </w:p>
    <w:p w14:paraId="10DB96F7" w14:textId="77777777" w:rsidR="00832F15" w:rsidRPr="00EC76D5" w:rsidRDefault="00832F15" w:rsidP="00832F15">
      <w:pPr>
        <w:pStyle w:val="Code"/>
      </w:pPr>
      <w:r w:rsidRPr="00EC76D5">
        <w:t xml:space="preserve">      }</w:t>
      </w:r>
    </w:p>
    <w:p w14:paraId="533B28EB" w14:textId="77777777" w:rsidR="00832F15" w:rsidRPr="00EC76D5" w:rsidRDefault="00832F15" w:rsidP="00832F15">
      <w:pPr>
        <w:pStyle w:val="Code"/>
      </w:pPr>
      <w:r w:rsidRPr="00EC76D5">
        <w:t xml:space="preserve">      catch (IOException exception) {</w:t>
      </w:r>
    </w:p>
    <w:p w14:paraId="1F9D9923" w14:textId="77777777" w:rsidR="00832F15" w:rsidRPr="00EC76D5" w:rsidRDefault="00832F15" w:rsidP="00832F15">
      <w:pPr>
        <w:pStyle w:val="Code"/>
      </w:pPr>
      <w:r w:rsidRPr="00EC76D5">
        <w:t xml:space="preserve">        ErrorMessage.print(exception.getMessage());</w:t>
      </w:r>
    </w:p>
    <w:p w14:paraId="7C089E6A" w14:textId="77777777" w:rsidR="00832F15" w:rsidRPr="00EC76D5" w:rsidRDefault="00832F15" w:rsidP="00832F15">
      <w:pPr>
        <w:pStyle w:val="Code"/>
      </w:pPr>
      <w:r w:rsidRPr="00EC76D5">
        <w:t xml:space="preserve">      }</w:t>
      </w:r>
    </w:p>
    <w:p w14:paraId="71B24C61" w14:textId="77777777" w:rsidR="00832F15" w:rsidRPr="00EC76D5" w:rsidRDefault="00832F15" w:rsidP="00832F15">
      <w:pPr>
        <w:pStyle w:val="Code"/>
      </w:pPr>
      <w:r w:rsidRPr="00EC76D5">
        <w:t xml:space="preserve">    }</w:t>
      </w:r>
    </w:p>
    <w:p w14:paraId="60291973" w14:textId="77777777" w:rsidR="00832F15" w:rsidRPr="00EC76D5" w:rsidRDefault="00832F15" w:rsidP="00832F15">
      <w:pPr>
        <w:pStyle w:val="Code"/>
      </w:pPr>
      <w:r w:rsidRPr="00EC76D5">
        <w:t xml:space="preserve">  | WRITE optional_output expression_list SEMICOLON {</w:t>
      </w:r>
    </w:p>
    <w:p w14:paraId="23C2467E" w14:textId="77777777" w:rsidR="00832F15" w:rsidRPr="00EC76D5" w:rsidRDefault="00832F15" w:rsidP="00832F15">
      <w:pPr>
        <w:pStyle w:val="Code"/>
      </w:pPr>
      <w:r w:rsidRPr="00EC76D5">
        <w:t xml:space="preserve">      boolean first = true;</w:t>
      </w:r>
    </w:p>
    <w:p w14:paraId="6F1710F5" w14:textId="77777777" w:rsidR="00832F15" w:rsidRPr="00EC76D5" w:rsidRDefault="00832F15" w:rsidP="00832F15">
      <w:pPr>
        <w:pStyle w:val="Code"/>
      </w:pPr>
      <w:r w:rsidRPr="00EC76D5">
        <w:t xml:space="preserve">      for (Double value : (List&lt;Double&gt;) $3) {</w:t>
      </w:r>
    </w:p>
    <w:p w14:paraId="62F28841" w14:textId="77777777" w:rsidR="00832F15" w:rsidRPr="00EC76D5" w:rsidRDefault="00832F15" w:rsidP="00832F15">
      <w:pPr>
        <w:pStyle w:val="Code"/>
      </w:pPr>
      <w:r w:rsidRPr="00EC76D5">
        <w:t xml:space="preserve">        Main.OutputStream.print((first ? "" : ", ") + value);</w:t>
      </w:r>
    </w:p>
    <w:p w14:paraId="0D620C32" w14:textId="77777777" w:rsidR="00832F15" w:rsidRPr="00EC76D5" w:rsidRDefault="00832F15" w:rsidP="00832F15">
      <w:pPr>
        <w:pStyle w:val="Code"/>
      </w:pPr>
      <w:r w:rsidRPr="00EC76D5">
        <w:t xml:space="preserve">        first = false;</w:t>
      </w:r>
    </w:p>
    <w:p w14:paraId="057A80D5" w14:textId="77777777" w:rsidR="00832F15" w:rsidRPr="00EC76D5" w:rsidRDefault="00832F15" w:rsidP="00832F15">
      <w:pPr>
        <w:pStyle w:val="Code"/>
      </w:pPr>
      <w:r w:rsidRPr="00EC76D5">
        <w:t xml:space="preserve">      }</w:t>
      </w:r>
    </w:p>
    <w:p w14:paraId="47AD145D" w14:textId="77777777" w:rsidR="00832F15" w:rsidRPr="00EC76D5" w:rsidRDefault="00832F15" w:rsidP="00832F15">
      <w:pPr>
        <w:pStyle w:val="Code"/>
      </w:pPr>
    </w:p>
    <w:p w14:paraId="55F31B56" w14:textId="77777777" w:rsidR="00832F15" w:rsidRPr="00EC76D5" w:rsidRDefault="00832F15" w:rsidP="00832F15">
      <w:pPr>
        <w:pStyle w:val="Code"/>
      </w:pPr>
      <w:r w:rsidRPr="00EC76D5">
        <w:t xml:space="preserve">      Main.OutputStream.println();</w:t>
      </w:r>
    </w:p>
    <w:p w14:paraId="6A6C8D21" w14:textId="77777777" w:rsidR="00832F15" w:rsidRPr="00EC76D5" w:rsidRDefault="00832F15" w:rsidP="00832F15">
      <w:pPr>
        <w:pStyle w:val="Code"/>
      </w:pPr>
      <w:r w:rsidRPr="00EC76D5">
        <w:t xml:space="preserve">    }</w:t>
      </w:r>
    </w:p>
    <w:p w14:paraId="616F117D" w14:textId="77777777" w:rsidR="00832F15" w:rsidRPr="00EC76D5" w:rsidRDefault="00832F15" w:rsidP="00832F15">
      <w:pPr>
        <w:pStyle w:val="Code"/>
      </w:pPr>
      <w:r w:rsidRPr="00EC76D5">
        <w:t xml:space="preserve">  | NEWLINE SEMICOLON {</w:t>
      </w:r>
    </w:p>
    <w:p w14:paraId="7CFED4D4" w14:textId="77777777" w:rsidR="00832F15" w:rsidRPr="00EC76D5" w:rsidRDefault="00832F15" w:rsidP="00832F15">
      <w:pPr>
        <w:pStyle w:val="Code"/>
      </w:pPr>
      <w:r w:rsidRPr="00EC76D5">
        <w:t xml:space="preserve">      Main.OutputStream.println();</w:t>
      </w:r>
    </w:p>
    <w:p w14:paraId="5737C2D9" w14:textId="77777777" w:rsidR="00832F15" w:rsidRPr="00EC76D5" w:rsidRDefault="00832F15" w:rsidP="00832F15">
      <w:pPr>
        <w:pStyle w:val="Code"/>
      </w:pPr>
      <w:r w:rsidRPr="00EC76D5">
        <w:t xml:space="preserve">    };</w:t>
      </w:r>
    </w:p>
    <w:p w14:paraId="113AE629" w14:textId="77777777" w:rsidR="00832F15" w:rsidRPr="00EC76D5" w:rsidRDefault="00832F15" w:rsidP="00832F15">
      <w:pPr>
        <w:pStyle w:val="Code"/>
      </w:pPr>
    </w:p>
    <w:p w14:paraId="1B9C78E1" w14:textId="77777777" w:rsidR="00832F15" w:rsidRPr="00EC76D5" w:rsidRDefault="00832F15" w:rsidP="00832F15">
      <w:pPr>
        <w:pStyle w:val="Code"/>
      </w:pPr>
      <w:r w:rsidRPr="00EC76D5">
        <w:t>optional_output:</w:t>
      </w:r>
    </w:p>
    <w:p w14:paraId="5CD61C3D" w14:textId="77777777" w:rsidR="00832F15" w:rsidRPr="00EC76D5" w:rsidRDefault="00832F15" w:rsidP="00832F15">
      <w:pPr>
        <w:pStyle w:val="Code"/>
      </w:pPr>
      <w:r w:rsidRPr="00EC76D5">
        <w:t xml:space="preserve">    /* Empty. */</w:t>
      </w:r>
    </w:p>
    <w:p w14:paraId="1D063B76" w14:textId="77777777" w:rsidR="00832F15" w:rsidRPr="00EC76D5" w:rsidRDefault="00832F15" w:rsidP="00832F15">
      <w:pPr>
        <w:pStyle w:val="Code"/>
      </w:pPr>
      <w:r w:rsidRPr="00EC76D5">
        <w:t xml:space="preserve">  | STRING COMMA {</w:t>
      </w:r>
    </w:p>
    <w:p w14:paraId="1323D58B" w14:textId="77777777" w:rsidR="00832F15" w:rsidRPr="00EC76D5" w:rsidRDefault="00832F15" w:rsidP="00832F15">
      <w:pPr>
        <w:pStyle w:val="Code"/>
      </w:pPr>
      <w:r w:rsidRPr="00EC76D5">
        <w:t xml:space="preserve">      Main.OutputStream.print($1);</w:t>
      </w:r>
    </w:p>
    <w:p w14:paraId="60C3E766" w14:textId="77777777" w:rsidR="00832F15" w:rsidRPr="00EC76D5" w:rsidRDefault="00832F15" w:rsidP="00832F15">
      <w:pPr>
        <w:pStyle w:val="Code"/>
      </w:pPr>
      <w:r w:rsidRPr="00EC76D5">
        <w:t xml:space="preserve">    };</w:t>
      </w:r>
    </w:p>
    <w:p w14:paraId="56910CD8" w14:textId="6FC82E9D" w:rsidR="00832F15" w:rsidRPr="00EC76D5" w:rsidRDefault="00F965E8" w:rsidP="00F965E8">
      <w:r w:rsidRPr="00EC76D5">
        <w:lastRenderedPageBreak/>
        <w:t>The value of the rule is stored in $$. However</w:t>
      </w:r>
      <w:r w:rsidR="00E55B75" w:rsidRPr="00EC76D5">
        <w:t>,</w:t>
      </w:r>
      <w:r w:rsidRPr="00EC76D5">
        <w:t xml:space="preserve"> the $$ value is </w:t>
      </w:r>
      <w:r w:rsidR="00E55B75" w:rsidRPr="00EC76D5">
        <w:t>al</w:t>
      </w:r>
      <w:r w:rsidRPr="00EC76D5">
        <w:t xml:space="preserve">ways a reference to an Object. Therefore, we need to </w:t>
      </w:r>
      <w:r w:rsidR="00664578" w:rsidRPr="00EC76D5">
        <w:t>transform it into a list before we can call the add method.</w:t>
      </w:r>
    </w:p>
    <w:p w14:paraId="15A69DAD" w14:textId="77777777" w:rsidR="00832F15" w:rsidRPr="00EC76D5" w:rsidRDefault="00832F15" w:rsidP="00832F15">
      <w:pPr>
        <w:pStyle w:val="Code"/>
      </w:pPr>
      <w:r w:rsidRPr="00EC76D5">
        <w:t>identifier_list:</w:t>
      </w:r>
    </w:p>
    <w:p w14:paraId="33FBBC35" w14:textId="77777777" w:rsidR="00832F15" w:rsidRPr="00EC76D5" w:rsidRDefault="00832F15" w:rsidP="00832F15">
      <w:pPr>
        <w:pStyle w:val="Code"/>
      </w:pPr>
      <w:r w:rsidRPr="00EC76D5">
        <w:t xml:space="preserve">    IDENTIFIER {</w:t>
      </w:r>
    </w:p>
    <w:p w14:paraId="5B70063C" w14:textId="77777777" w:rsidR="00832F15" w:rsidRPr="00EC76D5" w:rsidRDefault="00832F15" w:rsidP="00832F15">
      <w:pPr>
        <w:pStyle w:val="Code"/>
      </w:pPr>
      <w:r w:rsidRPr="00EC76D5">
        <w:t xml:space="preserve">      $$ = new LinkedList&lt;String&gt;();</w:t>
      </w:r>
    </w:p>
    <w:p w14:paraId="73AC027C" w14:textId="77777777" w:rsidR="00832F15" w:rsidRPr="00EC76D5" w:rsidRDefault="00832F15" w:rsidP="00832F15">
      <w:pPr>
        <w:pStyle w:val="Code"/>
      </w:pPr>
      <w:r w:rsidRPr="00EC76D5">
        <w:t xml:space="preserve">      ((List&lt;String&gt;) $$).add($1);</w:t>
      </w:r>
    </w:p>
    <w:p w14:paraId="28E85552" w14:textId="77777777" w:rsidR="00832F15" w:rsidRPr="00EC76D5" w:rsidRDefault="00832F15" w:rsidP="00832F15">
      <w:pPr>
        <w:pStyle w:val="Code"/>
      </w:pPr>
      <w:r w:rsidRPr="00EC76D5">
        <w:t xml:space="preserve">    }</w:t>
      </w:r>
    </w:p>
    <w:p w14:paraId="741DF172" w14:textId="77777777" w:rsidR="00832F15" w:rsidRPr="00EC76D5" w:rsidRDefault="00832F15" w:rsidP="00832F15">
      <w:pPr>
        <w:pStyle w:val="Code"/>
      </w:pPr>
      <w:r w:rsidRPr="00EC76D5">
        <w:t xml:space="preserve">  | IDENTIFIER COMMA identifier_list {</w:t>
      </w:r>
    </w:p>
    <w:p w14:paraId="3BC48745" w14:textId="77777777" w:rsidR="00832F15" w:rsidRPr="00EC76D5" w:rsidRDefault="00832F15" w:rsidP="00832F15">
      <w:pPr>
        <w:pStyle w:val="Code"/>
      </w:pPr>
      <w:r w:rsidRPr="00EC76D5">
        <w:t xml:space="preserve">      $$ = $3;</w:t>
      </w:r>
    </w:p>
    <w:p w14:paraId="7D86286C" w14:textId="77777777" w:rsidR="00832F15" w:rsidRPr="00EC76D5" w:rsidRDefault="00832F15" w:rsidP="00832F15">
      <w:pPr>
        <w:pStyle w:val="Code"/>
      </w:pPr>
      <w:r w:rsidRPr="00EC76D5">
        <w:t xml:space="preserve">      ((List&lt;String&gt;) $$).add($1);</w:t>
      </w:r>
    </w:p>
    <w:p w14:paraId="1EC9A695" w14:textId="77777777" w:rsidR="00832F15" w:rsidRPr="00EC76D5" w:rsidRDefault="00832F15" w:rsidP="00832F15">
      <w:pPr>
        <w:pStyle w:val="Code"/>
      </w:pPr>
      <w:r w:rsidRPr="00EC76D5">
        <w:t xml:space="preserve">    };</w:t>
      </w:r>
    </w:p>
    <w:p w14:paraId="3908529C" w14:textId="77777777" w:rsidR="00832F15" w:rsidRPr="00EC76D5" w:rsidRDefault="00832F15" w:rsidP="00832F15">
      <w:pPr>
        <w:pStyle w:val="Code"/>
      </w:pPr>
    </w:p>
    <w:p w14:paraId="0F55F228" w14:textId="77777777" w:rsidR="00832F15" w:rsidRPr="00EC76D5" w:rsidRDefault="00832F15" w:rsidP="00832F15">
      <w:pPr>
        <w:pStyle w:val="Code"/>
      </w:pPr>
      <w:r w:rsidRPr="00EC76D5">
        <w:t>expression_list:</w:t>
      </w:r>
    </w:p>
    <w:p w14:paraId="6F37A6F2" w14:textId="77777777" w:rsidR="00832F15" w:rsidRPr="00EC76D5" w:rsidRDefault="00832F15" w:rsidP="00832F15">
      <w:pPr>
        <w:pStyle w:val="Code"/>
      </w:pPr>
      <w:r w:rsidRPr="00EC76D5">
        <w:t xml:space="preserve">    expression {</w:t>
      </w:r>
    </w:p>
    <w:p w14:paraId="450C7784" w14:textId="77777777" w:rsidR="00832F15" w:rsidRPr="00EC76D5" w:rsidRDefault="00832F15" w:rsidP="00832F15">
      <w:pPr>
        <w:pStyle w:val="Code"/>
      </w:pPr>
      <w:r w:rsidRPr="00EC76D5">
        <w:t xml:space="preserve">      $$ = new LinkedList&lt;Double&gt;();</w:t>
      </w:r>
    </w:p>
    <w:p w14:paraId="0A51E87C" w14:textId="77777777" w:rsidR="00832F15" w:rsidRPr="00EC76D5" w:rsidRDefault="00832F15" w:rsidP="00832F15">
      <w:pPr>
        <w:pStyle w:val="Code"/>
      </w:pPr>
      <w:r w:rsidRPr="00EC76D5">
        <w:t xml:space="preserve">      ((List&lt;Double&gt;) $$).add($1);</w:t>
      </w:r>
    </w:p>
    <w:p w14:paraId="0350953F" w14:textId="77777777" w:rsidR="00832F15" w:rsidRPr="00EC76D5" w:rsidRDefault="00832F15" w:rsidP="00832F15">
      <w:pPr>
        <w:pStyle w:val="Code"/>
      </w:pPr>
      <w:r w:rsidRPr="00EC76D5">
        <w:t xml:space="preserve">    }</w:t>
      </w:r>
    </w:p>
    <w:p w14:paraId="457A4E34" w14:textId="77777777" w:rsidR="00832F15" w:rsidRPr="00EC76D5" w:rsidRDefault="00832F15" w:rsidP="00832F15">
      <w:pPr>
        <w:pStyle w:val="Code"/>
      </w:pPr>
      <w:r w:rsidRPr="00EC76D5">
        <w:t xml:space="preserve">  | expression COMMA expression_list {</w:t>
      </w:r>
    </w:p>
    <w:p w14:paraId="00170334" w14:textId="77777777" w:rsidR="00832F15" w:rsidRPr="00EC76D5" w:rsidRDefault="00832F15" w:rsidP="00832F15">
      <w:pPr>
        <w:pStyle w:val="Code"/>
      </w:pPr>
      <w:r w:rsidRPr="00EC76D5">
        <w:t xml:space="preserve">      $$ = $3;</w:t>
      </w:r>
    </w:p>
    <w:p w14:paraId="0DE291FF" w14:textId="77777777" w:rsidR="00832F15" w:rsidRPr="00EC76D5" w:rsidRDefault="00832F15" w:rsidP="00832F15">
      <w:pPr>
        <w:pStyle w:val="Code"/>
      </w:pPr>
      <w:r w:rsidRPr="00EC76D5">
        <w:t xml:space="preserve">      ((List&lt;Double&gt;) $$).add($1);</w:t>
      </w:r>
    </w:p>
    <w:p w14:paraId="4807AEA4" w14:textId="77777777" w:rsidR="00832F15" w:rsidRPr="00EC76D5" w:rsidRDefault="00832F15" w:rsidP="00832F15">
      <w:pPr>
        <w:pStyle w:val="Code"/>
      </w:pPr>
      <w:r w:rsidRPr="00EC76D5">
        <w:t xml:space="preserve">    };</w:t>
      </w:r>
    </w:p>
    <w:p w14:paraId="69C3AA41" w14:textId="77777777" w:rsidR="00832F15" w:rsidRPr="00EC76D5" w:rsidRDefault="00832F15" w:rsidP="00832F15">
      <w:pPr>
        <w:pStyle w:val="Code"/>
      </w:pPr>
    </w:p>
    <w:p w14:paraId="12675DBA" w14:textId="77777777" w:rsidR="00832F15" w:rsidRPr="00EC76D5" w:rsidRDefault="00832F15" w:rsidP="00832F15">
      <w:pPr>
        <w:pStyle w:val="Code"/>
      </w:pPr>
      <w:r w:rsidRPr="00EC76D5">
        <w:t>expression:</w:t>
      </w:r>
    </w:p>
    <w:p w14:paraId="22836171" w14:textId="77777777" w:rsidR="00832F15" w:rsidRPr="00EC76D5" w:rsidRDefault="00832F15" w:rsidP="00832F15">
      <w:pPr>
        <w:pStyle w:val="Code"/>
      </w:pPr>
      <w:r w:rsidRPr="00EC76D5">
        <w:t xml:space="preserve">    binary_expression {</w:t>
      </w:r>
    </w:p>
    <w:p w14:paraId="253E00B9" w14:textId="77777777" w:rsidR="00832F15" w:rsidRPr="00EC76D5" w:rsidRDefault="00832F15" w:rsidP="00832F15">
      <w:pPr>
        <w:pStyle w:val="Code"/>
      </w:pPr>
      <w:r w:rsidRPr="00EC76D5">
        <w:t xml:space="preserve">      $$ = $1;</w:t>
      </w:r>
    </w:p>
    <w:p w14:paraId="56AE766C" w14:textId="77777777" w:rsidR="00832F15" w:rsidRPr="00EC76D5" w:rsidRDefault="00832F15" w:rsidP="00832F15">
      <w:pPr>
        <w:pStyle w:val="Code"/>
      </w:pPr>
      <w:r w:rsidRPr="00EC76D5">
        <w:t xml:space="preserve">    }</w:t>
      </w:r>
    </w:p>
    <w:p w14:paraId="7E01F66E" w14:textId="77777777" w:rsidR="00832F15" w:rsidRPr="00EC76D5" w:rsidRDefault="00832F15" w:rsidP="00832F15">
      <w:pPr>
        <w:pStyle w:val="Code"/>
      </w:pPr>
      <w:r w:rsidRPr="00EC76D5">
        <w:t xml:space="preserve">  | expression PLUS binary_expression {</w:t>
      </w:r>
    </w:p>
    <w:p w14:paraId="2C57DB10" w14:textId="77777777" w:rsidR="00832F15" w:rsidRPr="00EC76D5" w:rsidRDefault="00832F15" w:rsidP="00832F15">
      <w:pPr>
        <w:pStyle w:val="Code"/>
      </w:pPr>
      <w:r w:rsidRPr="00EC76D5">
        <w:t xml:space="preserve">      $$ = $1 + $3;</w:t>
      </w:r>
    </w:p>
    <w:p w14:paraId="417BCD74" w14:textId="77777777" w:rsidR="00832F15" w:rsidRPr="00EC76D5" w:rsidRDefault="00832F15" w:rsidP="00832F15">
      <w:pPr>
        <w:pStyle w:val="Code"/>
      </w:pPr>
      <w:r w:rsidRPr="00EC76D5">
        <w:t xml:space="preserve">    }</w:t>
      </w:r>
    </w:p>
    <w:p w14:paraId="4585B069" w14:textId="77777777" w:rsidR="00832F15" w:rsidRPr="00EC76D5" w:rsidRDefault="00832F15" w:rsidP="00832F15">
      <w:pPr>
        <w:pStyle w:val="Code"/>
      </w:pPr>
      <w:r w:rsidRPr="00EC76D5">
        <w:t xml:space="preserve">  | expression MINUS binary_expression {</w:t>
      </w:r>
    </w:p>
    <w:p w14:paraId="34CD7ABF" w14:textId="77777777" w:rsidR="00832F15" w:rsidRPr="00EC76D5" w:rsidRDefault="00832F15" w:rsidP="00832F15">
      <w:pPr>
        <w:pStyle w:val="Code"/>
      </w:pPr>
      <w:r w:rsidRPr="00EC76D5">
        <w:t xml:space="preserve">      $$ = $1 - $3;</w:t>
      </w:r>
    </w:p>
    <w:p w14:paraId="49EAB99E" w14:textId="77777777" w:rsidR="00832F15" w:rsidRPr="00EC76D5" w:rsidRDefault="00832F15" w:rsidP="00832F15">
      <w:pPr>
        <w:pStyle w:val="Code"/>
      </w:pPr>
      <w:r w:rsidRPr="00EC76D5">
        <w:t xml:space="preserve">    };</w:t>
      </w:r>
    </w:p>
    <w:p w14:paraId="4CDFC022" w14:textId="77777777" w:rsidR="00832F15" w:rsidRPr="00EC76D5" w:rsidRDefault="00832F15" w:rsidP="00832F15">
      <w:pPr>
        <w:pStyle w:val="Code"/>
      </w:pPr>
    </w:p>
    <w:p w14:paraId="3EDABB1C" w14:textId="77777777" w:rsidR="00832F15" w:rsidRPr="00EC76D5" w:rsidRDefault="00832F15" w:rsidP="00832F15">
      <w:pPr>
        <w:pStyle w:val="Code"/>
      </w:pPr>
      <w:r w:rsidRPr="00EC76D5">
        <w:t>binary_expression:</w:t>
      </w:r>
    </w:p>
    <w:p w14:paraId="6848E415" w14:textId="77777777" w:rsidR="00832F15" w:rsidRPr="00EC76D5" w:rsidRDefault="00832F15" w:rsidP="00832F15">
      <w:pPr>
        <w:pStyle w:val="Code"/>
      </w:pPr>
      <w:r w:rsidRPr="00EC76D5">
        <w:t xml:space="preserve">    unary_expression {</w:t>
      </w:r>
    </w:p>
    <w:p w14:paraId="4F62DB56" w14:textId="77777777" w:rsidR="00832F15" w:rsidRPr="00EC76D5" w:rsidRDefault="00832F15" w:rsidP="00832F15">
      <w:pPr>
        <w:pStyle w:val="Code"/>
      </w:pPr>
      <w:r w:rsidRPr="00EC76D5">
        <w:t xml:space="preserve">      $$ = $1;</w:t>
      </w:r>
    </w:p>
    <w:p w14:paraId="1E8546B0" w14:textId="77777777" w:rsidR="00832F15" w:rsidRPr="00EC76D5" w:rsidRDefault="00832F15" w:rsidP="00832F15">
      <w:pPr>
        <w:pStyle w:val="Code"/>
      </w:pPr>
      <w:r w:rsidRPr="00EC76D5">
        <w:t xml:space="preserve">    }</w:t>
      </w:r>
    </w:p>
    <w:p w14:paraId="79F59C9C" w14:textId="77777777" w:rsidR="00832F15" w:rsidRPr="00EC76D5" w:rsidRDefault="00832F15" w:rsidP="00832F15">
      <w:pPr>
        <w:pStyle w:val="Code"/>
      </w:pPr>
      <w:r w:rsidRPr="00EC76D5">
        <w:t xml:space="preserve">  | binary_expression TIMES unary_expression {</w:t>
      </w:r>
    </w:p>
    <w:p w14:paraId="5E86023C" w14:textId="77777777" w:rsidR="00832F15" w:rsidRPr="00EC76D5" w:rsidRDefault="00832F15" w:rsidP="00832F15">
      <w:pPr>
        <w:pStyle w:val="Code"/>
      </w:pPr>
      <w:r w:rsidRPr="00EC76D5">
        <w:t xml:space="preserve">      $$ = $1 * $3;</w:t>
      </w:r>
    </w:p>
    <w:p w14:paraId="5610917C" w14:textId="77777777" w:rsidR="00832F15" w:rsidRPr="00EC76D5" w:rsidRDefault="00832F15" w:rsidP="00832F15">
      <w:pPr>
        <w:pStyle w:val="Code"/>
      </w:pPr>
      <w:r w:rsidRPr="00EC76D5">
        <w:t xml:space="preserve">    }</w:t>
      </w:r>
    </w:p>
    <w:p w14:paraId="54AA2C25" w14:textId="77777777" w:rsidR="00832F15" w:rsidRPr="00EC76D5" w:rsidRDefault="00832F15" w:rsidP="00832F15">
      <w:pPr>
        <w:pStyle w:val="Code"/>
      </w:pPr>
      <w:r w:rsidRPr="00EC76D5">
        <w:t xml:space="preserve">  | binary_expression DIVIDE unary_expression {</w:t>
      </w:r>
    </w:p>
    <w:p w14:paraId="1F6C6913" w14:textId="77777777" w:rsidR="00832F15" w:rsidRPr="00EC76D5" w:rsidRDefault="00832F15" w:rsidP="00832F15">
      <w:pPr>
        <w:pStyle w:val="Code"/>
      </w:pPr>
      <w:r w:rsidRPr="00EC76D5">
        <w:t xml:space="preserve">      if ($3 == 0) {</w:t>
      </w:r>
    </w:p>
    <w:p w14:paraId="1D07CB61" w14:textId="77777777" w:rsidR="00832F15" w:rsidRPr="00EC76D5" w:rsidRDefault="00832F15" w:rsidP="00832F15">
      <w:pPr>
        <w:pStyle w:val="Code"/>
      </w:pPr>
      <w:r w:rsidRPr="00EC76D5">
        <w:t xml:space="preserve">        ErrorMessage.print("Division by Zero.");</w:t>
      </w:r>
    </w:p>
    <w:p w14:paraId="4F121B09" w14:textId="77777777" w:rsidR="00832F15" w:rsidRPr="00EC76D5" w:rsidRDefault="00832F15" w:rsidP="00832F15">
      <w:pPr>
        <w:pStyle w:val="Code"/>
      </w:pPr>
      <w:r w:rsidRPr="00EC76D5">
        <w:t xml:space="preserve">      }</w:t>
      </w:r>
    </w:p>
    <w:p w14:paraId="04A3F719" w14:textId="77777777" w:rsidR="00832F15" w:rsidRPr="00EC76D5" w:rsidRDefault="00832F15" w:rsidP="00832F15">
      <w:pPr>
        <w:pStyle w:val="Code"/>
      </w:pPr>
    </w:p>
    <w:p w14:paraId="214B30DB" w14:textId="77777777" w:rsidR="00832F15" w:rsidRPr="00EC76D5" w:rsidRDefault="00832F15" w:rsidP="00832F15">
      <w:pPr>
        <w:pStyle w:val="Code"/>
      </w:pPr>
      <w:r w:rsidRPr="00EC76D5">
        <w:t xml:space="preserve">      $$ = $1 / $3;</w:t>
      </w:r>
    </w:p>
    <w:p w14:paraId="5C9E12EE" w14:textId="77777777" w:rsidR="00832F15" w:rsidRPr="00EC76D5" w:rsidRDefault="00832F15" w:rsidP="00832F15">
      <w:pPr>
        <w:pStyle w:val="Code"/>
      </w:pPr>
      <w:r w:rsidRPr="00EC76D5">
        <w:t xml:space="preserve">    };</w:t>
      </w:r>
    </w:p>
    <w:p w14:paraId="37491857" w14:textId="77777777" w:rsidR="00832F15" w:rsidRPr="00EC76D5" w:rsidRDefault="00832F15" w:rsidP="00832F15">
      <w:pPr>
        <w:pStyle w:val="Code"/>
      </w:pPr>
    </w:p>
    <w:p w14:paraId="0A37A052" w14:textId="77777777" w:rsidR="00832F15" w:rsidRPr="00EC76D5" w:rsidRDefault="00832F15" w:rsidP="00832F15">
      <w:pPr>
        <w:pStyle w:val="Code"/>
      </w:pPr>
      <w:r w:rsidRPr="00EC76D5">
        <w:t>unary_expression:</w:t>
      </w:r>
    </w:p>
    <w:p w14:paraId="130E0DAF" w14:textId="77777777" w:rsidR="00832F15" w:rsidRPr="00EC76D5" w:rsidRDefault="00832F15" w:rsidP="00832F15">
      <w:pPr>
        <w:pStyle w:val="Code"/>
      </w:pPr>
      <w:r w:rsidRPr="00EC76D5">
        <w:t xml:space="preserve">    primary_expression {</w:t>
      </w:r>
    </w:p>
    <w:p w14:paraId="1D2FA647" w14:textId="77777777" w:rsidR="00832F15" w:rsidRPr="00EC76D5" w:rsidRDefault="00832F15" w:rsidP="00832F15">
      <w:pPr>
        <w:pStyle w:val="Code"/>
      </w:pPr>
      <w:r w:rsidRPr="00EC76D5">
        <w:t xml:space="preserve">      $$ = $1;</w:t>
      </w:r>
    </w:p>
    <w:p w14:paraId="480AB202" w14:textId="77777777" w:rsidR="00832F15" w:rsidRPr="00EC76D5" w:rsidRDefault="00832F15" w:rsidP="00832F15">
      <w:pPr>
        <w:pStyle w:val="Code"/>
      </w:pPr>
      <w:r w:rsidRPr="00EC76D5">
        <w:t xml:space="preserve">    }</w:t>
      </w:r>
    </w:p>
    <w:p w14:paraId="5D5BC3C0" w14:textId="77777777" w:rsidR="00832F15" w:rsidRPr="00EC76D5" w:rsidRDefault="00832F15" w:rsidP="00832F15">
      <w:pPr>
        <w:pStyle w:val="Code"/>
      </w:pPr>
      <w:r w:rsidRPr="00EC76D5">
        <w:t xml:space="preserve">  | PLUS unary_expression {</w:t>
      </w:r>
    </w:p>
    <w:p w14:paraId="24719277" w14:textId="77777777" w:rsidR="00832F15" w:rsidRPr="00EC76D5" w:rsidRDefault="00832F15" w:rsidP="00832F15">
      <w:pPr>
        <w:pStyle w:val="Code"/>
      </w:pPr>
      <w:r w:rsidRPr="00EC76D5">
        <w:t xml:space="preserve">      $$ = $2;</w:t>
      </w:r>
    </w:p>
    <w:p w14:paraId="340CA06B" w14:textId="77777777" w:rsidR="00832F15" w:rsidRPr="00EC76D5" w:rsidRDefault="00832F15" w:rsidP="00832F15">
      <w:pPr>
        <w:pStyle w:val="Code"/>
      </w:pPr>
      <w:r w:rsidRPr="00EC76D5">
        <w:t xml:space="preserve">    }</w:t>
      </w:r>
    </w:p>
    <w:p w14:paraId="637303C2" w14:textId="77777777" w:rsidR="00832F15" w:rsidRPr="00EC76D5" w:rsidRDefault="00832F15" w:rsidP="00832F15">
      <w:pPr>
        <w:pStyle w:val="Code"/>
      </w:pPr>
      <w:r w:rsidRPr="00EC76D5">
        <w:t xml:space="preserve">  | MINUS unary_expression {</w:t>
      </w:r>
    </w:p>
    <w:p w14:paraId="4E640FFA" w14:textId="77777777" w:rsidR="00832F15" w:rsidRPr="00EC76D5" w:rsidRDefault="00832F15" w:rsidP="00832F15">
      <w:pPr>
        <w:pStyle w:val="Code"/>
      </w:pPr>
      <w:r w:rsidRPr="00EC76D5">
        <w:lastRenderedPageBreak/>
        <w:t xml:space="preserve">      $$ = -$2;</w:t>
      </w:r>
    </w:p>
    <w:p w14:paraId="6FC5D63D" w14:textId="77777777" w:rsidR="00832F15" w:rsidRPr="00EC76D5" w:rsidRDefault="00832F15" w:rsidP="00832F15">
      <w:pPr>
        <w:pStyle w:val="Code"/>
      </w:pPr>
      <w:r w:rsidRPr="00EC76D5">
        <w:t xml:space="preserve">    }</w:t>
      </w:r>
    </w:p>
    <w:p w14:paraId="13B8DBFF" w14:textId="77777777" w:rsidR="00832F15" w:rsidRPr="00EC76D5" w:rsidRDefault="00832F15" w:rsidP="00832F15">
      <w:pPr>
        <w:pStyle w:val="Code"/>
      </w:pPr>
      <w:r w:rsidRPr="00EC76D5">
        <w:t xml:space="preserve">  | SIN unary_expression {</w:t>
      </w:r>
    </w:p>
    <w:p w14:paraId="35DC869A" w14:textId="77777777" w:rsidR="00832F15" w:rsidRPr="00EC76D5" w:rsidRDefault="00832F15" w:rsidP="00832F15">
      <w:pPr>
        <w:pStyle w:val="Code"/>
      </w:pPr>
      <w:r w:rsidRPr="00EC76D5">
        <w:t xml:space="preserve">      $$ = Math.sin($2);</w:t>
      </w:r>
    </w:p>
    <w:p w14:paraId="682487ED" w14:textId="77777777" w:rsidR="00832F15" w:rsidRPr="00EC76D5" w:rsidRDefault="00832F15" w:rsidP="00832F15">
      <w:pPr>
        <w:pStyle w:val="Code"/>
      </w:pPr>
      <w:r w:rsidRPr="00EC76D5">
        <w:t xml:space="preserve">    }</w:t>
      </w:r>
    </w:p>
    <w:p w14:paraId="5C7F81F6" w14:textId="77777777" w:rsidR="00832F15" w:rsidRPr="00EC76D5" w:rsidRDefault="00832F15" w:rsidP="00832F15">
      <w:pPr>
        <w:pStyle w:val="Code"/>
      </w:pPr>
      <w:r w:rsidRPr="00EC76D5">
        <w:t xml:space="preserve">  | COS unary_expression {</w:t>
      </w:r>
    </w:p>
    <w:p w14:paraId="22A9A5AB" w14:textId="77777777" w:rsidR="00832F15" w:rsidRPr="00EC76D5" w:rsidRDefault="00832F15" w:rsidP="00832F15">
      <w:pPr>
        <w:pStyle w:val="Code"/>
      </w:pPr>
      <w:r w:rsidRPr="00EC76D5">
        <w:t xml:space="preserve">      $$ = Math.cos($2);</w:t>
      </w:r>
    </w:p>
    <w:p w14:paraId="614548CB" w14:textId="77777777" w:rsidR="00832F15" w:rsidRPr="00EC76D5" w:rsidRDefault="00832F15" w:rsidP="00832F15">
      <w:pPr>
        <w:pStyle w:val="Code"/>
      </w:pPr>
      <w:r w:rsidRPr="00EC76D5">
        <w:t xml:space="preserve">    }</w:t>
      </w:r>
    </w:p>
    <w:p w14:paraId="3A066C03" w14:textId="77777777" w:rsidR="00832F15" w:rsidRPr="00EC76D5" w:rsidRDefault="00832F15" w:rsidP="00832F15">
      <w:pPr>
        <w:pStyle w:val="Code"/>
      </w:pPr>
      <w:r w:rsidRPr="00EC76D5">
        <w:t xml:space="preserve">  | TAN unary_expression {</w:t>
      </w:r>
    </w:p>
    <w:p w14:paraId="236A87E2" w14:textId="77777777" w:rsidR="00832F15" w:rsidRPr="00EC76D5" w:rsidRDefault="00832F15" w:rsidP="00832F15">
      <w:pPr>
        <w:pStyle w:val="Code"/>
      </w:pPr>
      <w:r w:rsidRPr="00EC76D5">
        <w:t xml:space="preserve">      $$ = Math.tan($2);</w:t>
      </w:r>
    </w:p>
    <w:p w14:paraId="48EBA5F1" w14:textId="77777777" w:rsidR="00832F15" w:rsidRPr="00EC76D5" w:rsidRDefault="00832F15" w:rsidP="00832F15">
      <w:pPr>
        <w:pStyle w:val="Code"/>
      </w:pPr>
      <w:r w:rsidRPr="00EC76D5">
        <w:t xml:space="preserve">    }</w:t>
      </w:r>
    </w:p>
    <w:p w14:paraId="1349FB46" w14:textId="77777777" w:rsidR="00832F15" w:rsidRPr="00EC76D5" w:rsidRDefault="00832F15" w:rsidP="00832F15">
      <w:pPr>
        <w:pStyle w:val="Code"/>
      </w:pPr>
      <w:r w:rsidRPr="00EC76D5">
        <w:t xml:space="preserve">  | LOG unary_expression {</w:t>
      </w:r>
    </w:p>
    <w:p w14:paraId="1839756A" w14:textId="77777777" w:rsidR="00832F15" w:rsidRPr="00EC76D5" w:rsidRDefault="00832F15" w:rsidP="00832F15">
      <w:pPr>
        <w:pStyle w:val="Code"/>
      </w:pPr>
      <w:r w:rsidRPr="00EC76D5">
        <w:t xml:space="preserve">      if ($2 &lt;= 0) {</w:t>
      </w:r>
    </w:p>
    <w:p w14:paraId="6F5A13D6" w14:textId="77777777" w:rsidR="00832F15" w:rsidRPr="00EC76D5" w:rsidRDefault="00832F15" w:rsidP="00832F15">
      <w:pPr>
        <w:pStyle w:val="Code"/>
      </w:pPr>
      <w:r w:rsidRPr="00EC76D5">
        <w:t xml:space="preserve">        ErrorMessage.print("Logarithm of Non-Positive Value.");</w:t>
      </w:r>
    </w:p>
    <w:p w14:paraId="6DB7D8A6" w14:textId="77777777" w:rsidR="00832F15" w:rsidRPr="00EC76D5" w:rsidRDefault="00832F15" w:rsidP="00832F15">
      <w:pPr>
        <w:pStyle w:val="Code"/>
      </w:pPr>
      <w:r w:rsidRPr="00EC76D5">
        <w:t xml:space="preserve">      }</w:t>
      </w:r>
    </w:p>
    <w:p w14:paraId="40FF4553" w14:textId="77777777" w:rsidR="00832F15" w:rsidRPr="00EC76D5" w:rsidRDefault="00832F15" w:rsidP="00832F15">
      <w:pPr>
        <w:pStyle w:val="Code"/>
      </w:pPr>
    </w:p>
    <w:p w14:paraId="1C136615" w14:textId="77777777" w:rsidR="00832F15" w:rsidRPr="00EC76D5" w:rsidRDefault="00832F15" w:rsidP="00832F15">
      <w:pPr>
        <w:pStyle w:val="Code"/>
      </w:pPr>
      <w:r w:rsidRPr="00EC76D5">
        <w:t xml:space="preserve">      $$ = Math.log($2);</w:t>
      </w:r>
    </w:p>
    <w:p w14:paraId="2F4000CE" w14:textId="77777777" w:rsidR="00832F15" w:rsidRPr="00EC76D5" w:rsidRDefault="00832F15" w:rsidP="00832F15">
      <w:pPr>
        <w:pStyle w:val="Code"/>
      </w:pPr>
      <w:r w:rsidRPr="00EC76D5">
        <w:t xml:space="preserve">    }</w:t>
      </w:r>
    </w:p>
    <w:p w14:paraId="456BBC1F" w14:textId="77777777" w:rsidR="00832F15" w:rsidRPr="00EC76D5" w:rsidRDefault="00832F15" w:rsidP="00832F15">
      <w:pPr>
        <w:pStyle w:val="Code"/>
      </w:pPr>
      <w:r w:rsidRPr="00EC76D5">
        <w:t xml:space="preserve">  | EXP unary_expression {</w:t>
      </w:r>
    </w:p>
    <w:p w14:paraId="511CD092" w14:textId="77777777" w:rsidR="00832F15" w:rsidRPr="00EC76D5" w:rsidRDefault="00832F15" w:rsidP="00832F15">
      <w:pPr>
        <w:pStyle w:val="Code"/>
      </w:pPr>
      <w:r w:rsidRPr="00EC76D5">
        <w:t xml:space="preserve">      $$ = Math.exp($2);</w:t>
      </w:r>
    </w:p>
    <w:p w14:paraId="597A4CAD" w14:textId="77777777" w:rsidR="00832F15" w:rsidRPr="00EC76D5" w:rsidRDefault="00832F15" w:rsidP="00832F15">
      <w:pPr>
        <w:pStyle w:val="Code"/>
      </w:pPr>
      <w:r w:rsidRPr="00EC76D5">
        <w:t xml:space="preserve">    }</w:t>
      </w:r>
    </w:p>
    <w:p w14:paraId="43DC684E" w14:textId="77777777" w:rsidR="00832F15" w:rsidRPr="00EC76D5" w:rsidRDefault="00832F15" w:rsidP="00832F15">
      <w:pPr>
        <w:pStyle w:val="Code"/>
      </w:pPr>
      <w:r w:rsidRPr="00EC76D5">
        <w:t xml:space="preserve">  | LOG10 unary_expression {</w:t>
      </w:r>
    </w:p>
    <w:p w14:paraId="799A61E8" w14:textId="77777777" w:rsidR="00832F15" w:rsidRPr="00EC76D5" w:rsidRDefault="00832F15" w:rsidP="00832F15">
      <w:pPr>
        <w:pStyle w:val="Code"/>
      </w:pPr>
      <w:r w:rsidRPr="00EC76D5">
        <w:t xml:space="preserve">      if ($2 &lt;= 0) {</w:t>
      </w:r>
    </w:p>
    <w:p w14:paraId="32AAFEDD" w14:textId="77777777" w:rsidR="00832F15" w:rsidRPr="00EC76D5" w:rsidRDefault="00832F15" w:rsidP="00832F15">
      <w:pPr>
        <w:pStyle w:val="Code"/>
      </w:pPr>
      <w:r w:rsidRPr="00EC76D5">
        <w:t xml:space="preserve">        ErrorMessage.print("Logarithm of Non-Positive Value.");</w:t>
      </w:r>
    </w:p>
    <w:p w14:paraId="6500283E" w14:textId="77777777" w:rsidR="00832F15" w:rsidRPr="00EC76D5" w:rsidRDefault="00832F15" w:rsidP="00832F15">
      <w:pPr>
        <w:pStyle w:val="Code"/>
      </w:pPr>
      <w:r w:rsidRPr="00EC76D5">
        <w:t xml:space="preserve">      }</w:t>
      </w:r>
    </w:p>
    <w:p w14:paraId="5214C90F" w14:textId="77777777" w:rsidR="00832F15" w:rsidRPr="00EC76D5" w:rsidRDefault="00832F15" w:rsidP="00832F15">
      <w:pPr>
        <w:pStyle w:val="Code"/>
      </w:pPr>
    </w:p>
    <w:p w14:paraId="02722BEE" w14:textId="77777777" w:rsidR="00832F15" w:rsidRPr="00EC76D5" w:rsidRDefault="00832F15" w:rsidP="00832F15">
      <w:pPr>
        <w:pStyle w:val="Code"/>
      </w:pPr>
      <w:r w:rsidRPr="00EC76D5">
        <w:t xml:space="preserve">      $$ = Math.log10($2);</w:t>
      </w:r>
    </w:p>
    <w:p w14:paraId="710BF704" w14:textId="77777777" w:rsidR="00832F15" w:rsidRPr="00EC76D5" w:rsidRDefault="00832F15" w:rsidP="00832F15">
      <w:pPr>
        <w:pStyle w:val="Code"/>
      </w:pPr>
      <w:r w:rsidRPr="00EC76D5">
        <w:t xml:space="preserve">    }</w:t>
      </w:r>
    </w:p>
    <w:p w14:paraId="73103F13" w14:textId="77777777" w:rsidR="00832F15" w:rsidRPr="00EC76D5" w:rsidRDefault="00832F15" w:rsidP="00832F15">
      <w:pPr>
        <w:pStyle w:val="Code"/>
      </w:pPr>
      <w:r w:rsidRPr="00EC76D5">
        <w:t xml:space="preserve">  | EXP10 unary_expression {</w:t>
      </w:r>
    </w:p>
    <w:p w14:paraId="5150BEF4" w14:textId="77777777" w:rsidR="00832F15" w:rsidRPr="00EC76D5" w:rsidRDefault="00832F15" w:rsidP="00832F15">
      <w:pPr>
        <w:pStyle w:val="Code"/>
      </w:pPr>
      <w:r w:rsidRPr="00EC76D5">
        <w:t xml:space="preserve">      $$ = Math.pow(10, $2);</w:t>
      </w:r>
    </w:p>
    <w:p w14:paraId="21BA64A5" w14:textId="77777777" w:rsidR="00832F15" w:rsidRPr="00EC76D5" w:rsidRDefault="00832F15" w:rsidP="00832F15">
      <w:pPr>
        <w:pStyle w:val="Code"/>
      </w:pPr>
      <w:r w:rsidRPr="00EC76D5">
        <w:t xml:space="preserve">    }</w:t>
      </w:r>
    </w:p>
    <w:p w14:paraId="06B3C4CB" w14:textId="77777777" w:rsidR="00832F15" w:rsidRPr="00EC76D5" w:rsidRDefault="00832F15" w:rsidP="00832F15">
      <w:pPr>
        <w:pStyle w:val="Code"/>
      </w:pPr>
      <w:r w:rsidRPr="00EC76D5">
        <w:t xml:space="preserve">  | SQRT unary_expression {</w:t>
      </w:r>
    </w:p>
    <w:p w14:paraId="399151B9" w14:textId="77777777" w:rsidR="00832F15" w:rsidRPr="00EC76D5" w:rsidRDefault="00832F15" w:rsidP="00832F15">
      <w:pPr>
        <w:pStyle w:val="Code"/>
      </w:pPr>
      <w:r w:rsidRPr="00EC76D5">
        <w:t xml:space="preserve">      if ($2 &lt; 0) {</w:t>
      </w:r>
    </w:p>
    <w:p w14:paraId="16F905F8" w14:textId="77777777" w:rsidR="00832F15" w:rsidRPr="00EC76D5" w:rsidRDefault="00832F15" w:rsidP="00832F15">
      <w:pPr>
        <w:pStyle w:val="Code"/>
      </w:pPr>
      <w:r w:rsidRPr="00EC76D5">
        <w:t xml:space="preserve">        ErrorMessage.print("Square Root of Negativ Value.");</w:t>
      </w:r>
    </w:p>
    <w:p w14:paraId="6A66B3D0" w14:textId="77777777" w:rsidR="00832F15" w:rsidRPr="00EC76D5" w:rsidRDefault="00832F15" w:rsidP="00832F15">
      <w:pPr>
        <w:pStyle w:val="Code"/>
      </w:pPr>
      <w:r w:rsidRPr="00EC76D5">
        <w:t xml:space="preserve">      }</w:t>
      </w:r>
    </w:p>
    <w:p w14:paraId="010D1FAA" w14:textId="77777777" w:rsidR="00832F15" w:rsidRPr="00EC76D5" w:rsidRDefault="00832F15" w:rsidP="00832F15">
      <w:pPr>
        <w:pStyle w:val="Code"/>
      </w:pPr>
    </w:p>
    <w:p w14:paraId="6F845BDA" w14:textId="77777777" w:rsidR="00832F15" w:rsidRPr="00EC76D5" w:rsidRDefault="00832F15" w:rsidP="00832F15">
      <w:pPr>
        <w:pStyle w:val="Code"/>
      </w:pPr>
      <w:r w:rsidRPr="00EC76D5">
        <w:t xml:space="preserve">      $$ = Math.sqrt($2);</w:t>
      </w:r>
    </w:p>
    <w:p w14:paraId="43C4A2A6" w14:textId="77777777" w:rsidR="00832F15" w:rsidRPr="00EC76D5" w:rsidRDefault="00832F15" w:rsidP="00832F15">
      <w:pPr>
        <w:pStyle w:val="Code"/>
      </w:pPr>
      <w:r w:rsidRPr="00EC76D5">
        <w:t xml:space="preserve">    };</w:t>
      </w:r>
    </w:p>
    <w:p w14:paraId="69A08142" w14:textId="77777777" w:rsidR="00832F15" w:rsidRPr="00EC76D5" w:rsidRDefault="00832F15" w:rsidP="00832F15">
      <w:pPr>
        <w:pStyle w:val="Code"/>
      </w:pPr>
    </w:p>
    <w:p w14:paraId="4D8BC1B4" w14:textId="77777777" w:rsidR="00832F15" w:rsidRPr="00EC76D5" w:rsidRDefault="00832F15" w:rsidP="00832F15">
      <w:pPr>
        <w:pStyle w:val="Code"/>
      </w:pPr>
      <w:r w:rsidRPr="00EC76D5">
        <w:t>primary_expression:</w:t>
      </w:r>
    </w:p>
    <w:p w14:paraId="0592F27B" w14:textId="77777777" w:rsidR="00832F15" w:rsidRPr="00EC76D5" w:rsidRDefault="00832F15" w:rsidP="00832F15">
      <w:pPr>
        <w:pStyle w:val="Code"/>
      </w:pPr>
      <w:r w:rsidRPr="00EC76D5">
        <w:t xml:space="preserve">    LEFT_PAREN expression RIGHT_PAREN {</w:t>
      </w:r>
    </w:p>
    <w:p w14:paraId="716D1539" w14:textId="77777777" w:rsidR="00832F15" w:rsidRPr="00EC76D5" w:rsidRDefault="00832F15" w:rsidP="00832F15">
      <w:pPr>
        <w:pStyle w:val="Code"/>
      </w:pPr>
      <w:r w:rsidRPr="00EC76D5">
        <w:t xml:space="preserve">      $$ = $2;</w:t>
      </w:r>
    </w:p>
    <w:p w14:paraId="00D422EC" w14:textId="77777777" w:rsidR="00832F15" w:rsidRPr="00EC76D5" w:rsidRDefault="00832F15" w:rsidP="00832F15">
      <w:pPr>
        <w:pStyle w:val="Code"/>
      </w:pPr>
      <w:r w:rsidRPr="00EC76D5">
        <w:t xml:space="preserve">    }</w:t>
      </w:r>
    </w:p>
    <w:p w14:paraId="654C6AE9" w14:textId="77777777" w:rsidR="00832F15" w:rsidRPr="00EC76D5" w:rsidRDefault="00832F15" w:rsidP="00832F15">
      <w:pPr>
        <w:pStyle w:val="Code"/>
      </w:pPr>
      <w:r w:rsidRPr="00EC76D5">
        <w:t xml:space="preserve">  | IDENTIFIER {</w:t>
      </w:r>
    </w:p>
    <w:p w14:paraId="3FAE48CF" w14:textId="77777777" w:rsidR="00832F15" w:rsidRPr="00EC76D5" w:rsidRDefault="00832F15" w:rsidP="00832F15">
      <w:pPr>
        <w:pStyle w:val="Code"/>
      </w:pPr>
      <w:r w:rsidRPr="00EC76D5">
        <w:t xml:space="preserve">      if (Main.VariableMap.containsKey($1)) {</w:t>
      </w:r>
    </w:p>
    <w:p w14:paraId="1C2BFC2D" w14:textId="77777777" w:rsidR="00832F15" w:rsidRPr="00EC76D5" w:rsidRDefault="00832F15" w:rsidP="00832F15">
      <w:pPr>
        <w:pStyle w:val="Code"/>
      </w:pPr>
      <w:r w:rsidRPr="00EC76D5">
        <w:t xml:space="preserve">        $$ = Main.VariableMap.get($1);</w:t>
      </w:r>
    </w:p>
    <w:p w14:paraId="5E760F0E" w14:textId="77777777" w:rsidR="00832F15" w:rsidRPr="00EC76D5" w:rsidRDefault="00832F15" w:rsidP="00832F15">
      <w:pPr>
        <w:pStyle w:val="Code"/>
      </w:pPr>
      <w:r w:rsidRPr="00EC76D5">
        <w:t xml:space="preserve">      }</w:t>
      </w:r>
    </w:p>
    <w:p w14:paraId="722C7B94" w14:textId="77777777" w:rsidR="00832F15" w:rsidRPr="00EC76D5" w:rsidRDefault="00832F15" w:rsidP="00832F15">
      <w:pPr>
        <w:pStyle w:val="Code"/>
      </w:pPr>
      <w:r w:rsidRPr="00EC76D5">
        <w:t xml:space="preserve">      else {</w:t>
      </w:r>
    </w:p>
    <w:p w14:paraId="2F8DC165" w14:textId="77777777" w:rsidR="00832F15" w:rsidRPr="00EC76D5" w:rsidRDefault="00832F15" w:rsidP="00832F15">
      <w:pPr>
        <w:pStyle w:val="Code"/>
      </w:pPr>
      <w:r w:rsidRPr="00EC76D5">
        <w:t xml:space="preserve">        ErrorMessage.print("Unknown Name: \"" + $1 + "\".");</w:t>
      </w:r>
    </w:p>
    <w:p w14:paraId="6C41176E" w14:textId="77777777" w:rsidR="00832F15" w:rsidRPr="00EC76D5" w:rsidRDefault="00832F15" w:rsidP="00832F15">
      <w:pPr>
        <w:pStyle w:val="Code"/>
      </w:pPr>
      <w:r w:rsidRPr="00EC76D5">
        <w:t xml:space="preserve">      }</w:t>
      </w:r>
    </w:p>
    <w:p w14:paraId="182CCBB4" w14:textId="77777777" w:rsidR="00832F15" w:rsidRPr="00EC76D5" w:rsidRDefault="00832F15" w:rsidP="00832F15">
      <w:pPr>
        <w:pStyle w:val="Code"/>
      </w:pPr>
      <w:r w:rsidRPr="00EC76D5">
        <w:t xml:space="preserve">    }</w:t>
      </w:r>
    </w:p>
    <w:p w14:paraId="098F6BDF" w14:textId="77777777" w:rsidR="00832F15" w:rsidRPr="00EC76D5" w:rsidRDefault="00832F15" w:rsidP="00832F15">
      <w:pPr>
        <w:pStyle w:val="Code"/>
      </w:pPr>
      <w:r w:rsidRPr="00EC76D5">
        <w:t xml:space="preserve">  | VALUE {</w:t>
      </w:r>
    </w:p>
    <w:p w14:paraId="5E29F552" w14:textId="77777777" w:rsidR="00832F15" w:rsidRPr="00EC76D5" w:rsidRDefault="00832F15" w:rsidP="00832F15">
      <w:pPr>
        <w:pStyle w:val="Code"/>
      </w:pPr>
      <w:r w:rsidRPr="00EC76D5">
        <w:t xml:space="preserve">      $$ = $1;</w:t>
      </w:r>
    </w:p>
    <w:p w14:paraId="3E637D54" w14:textId="0AB5242F" w:rsidR="00832F15" w:rsidRPr="00EC76D5" w:rsidRDefault="00832F15" w:rsidP="00832F15">
      <w:pPr>
        <w:pStyle w:val="Code"/>
      </w:pPr>
      <w:r w:rsidRPr="00EC76D5">
        <w:t xml:space="preserve">    };</w:t>
      </w:r>
    </w:p>
    <w:p w14:paraId="0D7E9A64" w14:textId="791AD39A" w:rsidR="002A59F4" w:rsidRPr="00EC76D5" w:rsidRDefault="002A59F4" w:rsidP="002A59F4">
      <w:pPr>
        <w:pStyle w:val="Rubrik3"/>
      </w:pPr>
      <w:bookmarkStart w:id="17" w:name="_Ref418232768"/>
      <w:bookmarkStart w:id="18" w:name="_Toc481936121"/>
      <w:r w:rsidRPr="00EC76D5">
        <w:lastRenderedPageBreak/>
        <w:t>J</w:t>
      </w:r>
      <w:r w:rsidR="00ED240D" w:rsidRPr="00EC76D5">
        <w:t>F</w:t>
      </w:r>
      <w:r w:rsidR="00A138C7" w:rsidRPr="00EC76D5">
        <w:t>l</w:t>
      </w:r>
      <w:r w:rsidRPr="00EC76D5">
        <w:t>ex</w:t>
      </w:r>
      <w:bookmarkEnd w:id="17"/>
      <w:bookmarkEnd w:id="18"/>
    </w:p>
    <w:p w14:paraId="4CF5936B" w14:textId="3AC5B5F1" w:rsidR="00985C1D" w:rsidRPr="00EC76D5" w:rsidRDefault="00955CA1" w:rsidP="002F2F53">
      <w:r w:rsidRPr="00EC76D5">
        <w:t>For</w:t>
      </w:r>
      <w:r w:rsidR="00396761" w:rsidRPr="00EC76D5">
        <w:t xml:space="preserve"> the parser of the previous section to work </w:t>
      </w:r>
      <w:r w:rsidR="00694A13" w:rsidRPr="00EC76D5">
        <w:t>properly</w:t>
      </w:r>
      <w:r w:rsidR="00396761" w:rsidRPr="00EC76D5">
        <w:t xml:space="preserve"> it also needs a scanne</w:t>
      </w:r>
      <w:r w:rsidR="00694A13" w:rsidRPr="00EC76D5">
        <w:t>r that identifies the tokens.</w:t>
      </w:r>
      <w:r w:rsidR="000A5AA6" w:rsidRPr="00EC76D5">
        <w:t xml:space="preserve"> J</w:t>
      </w:r>
      <w:r w:rsidR="002B548F" w:rsidRPr="00EC76D5">
        <w:t>Fl</w:t>
      </w:r>
      <w:r w:rsidR="000A5AA6" w:rsidRPr="00EC76D5">
        <w:t xml:space="preserve">ex </w:t>
      </w:r>
      <w:r w:rsidR="002B548F" w:rsidRPr="00EC76D5">
        <w:t xml:space="preserve">is </w:t>
      </w:r>
      <w:r w:rsidR="00CD466C" w:rsidRPr="00EC76D5">
        <w:t>a scanner-generat</w:t>
      </w:r>
      <w:r w:rsidR="002B548F" w:rsidRPr="00EC76D5">
        <w:t>or, which</w:t>
      </w:r>
      <w:r w:rsidR="001B4A03" w:rsidRPr="00EC76D5">
        <w:t xml:space="preserve"> task is to identify and </w:t>
      </w:r>
      <w:r w:rsidR="00513B92" w:rsidRPr="00EC76D5">
        <w:t>transform groups of characters into tokens.</w:t>
      </w:r>
    </w:p>
    <w:p w14:paraId="667FF09A" w14:textId="6C1ED950" w:rsidR="00FC0CA1" w:rsidRPr="00EC76D5" w:rsidRDefault="00FC0CA1" w:rsidP="00FC0CA1">
      <w:r w:rsidRPr="00EC76D5">
        <w:t xml:space="preserve">First we need to </w:t>
      </w:r>
      <w:r w:rsidRPr="00EC76D5">
        <w:rPr>
          <w:rStyle w:val="CodeInText0"/>
        </w:rPr>
        <w:t>Token</w:t>
      </w:r>
      <w:r w:rsidRPr="00EC76D5">
        <w:t xml:space="preserve"> class that handles a token generated by the scanner, it holds its identity and a potential </w:t>
      </w:r>
      <w:r w:rsidR="002B4A8B" w:rsidRPr="00EC76D5">
        <w:t xml:space="preserve">attribute </w:t>
      </w:r>
      <w:r w:rsidRPr="00EC76D5">
        <w:t>value.</w:t>
      </w:r>
    </w:p>
    <w:p w14:paraId="553E3C5B" w14:textId="77777777" w:rsidR="00FC0CA1" w:rsidRPr="00EC76D5" w:rsidRDefault="00FC0CA1" w:rsidP="00FC0CA1">
      <w:pPr>
        <w:pStyle w:val="CodeHeader"/>
      </w:pPr>
      <w:r w:rsidRPr="00EC76D5">
        <w:t>Token.java</w:t>
      </w:r>
    </w:p>
    <w:p w14:paraId="4F9E44ED" w14:textId="77777777" w:rsidR="00FC0CA1" w:rsidRPr="00EC76D5" w:rsidRDefault="00FC0CA1" w:rsidP="00FC0CA1">
      <w:pPr>
        <w:pStyle w:val="Code"/>
      </w:pPr>
      <w:r w:rsidRPr="00EC76D5">
        <w:t>package calculator;</w:t>
      </w:r>
    </w:p>
    <w:p w14:paraId="05C71816" w14:textId="77777777" w:rsidR="00FC0CA1" w:rsidRPr="00EC76D5" w:rsidRDefault="00FC0CA1" w:rsidP="00FC0CA1">
      <w:pPr>
        <w:pStyle w:val="Code"/>
      </w:pPr>
    </w:p>
    <w:p w14:paraId="41F3AB41" w14:textId="77777777" w:rsidR="00FC0CA1" w:rsidRPr="00EC76D5" w:rsidRDefault="00FC0CA1" w:rsidP="00FC0CA1">
      <w:pPr>
        <w:pStyle w:val="Code"/>
      </w:pPr>
      <w:r w:rsidRPr="00EC76D5">
        <w:t>public class Token {</w:t>
      </w:r>
    </w:p>
    <w:p w14:paraId="3BFDBD59" w14:textId="77777777" w:rsidR="00FC0CA1" w:rsidRPr="00EC76D5" w:rsidRDefault="00FC0CA1" w:rsidP="00FC0CA1">
      <w:pPr>
        <w:pStyle w:val="Code"/>
      </w:pPr>
      <w:r w:rsidRPr="00EC76D5">
        <w:t xml:space="preserve">  public int m_id;</w:t>
      </w:r>
    </w:p>
    <w:p w14:paraId="1055C5EB" w14:textId="77777777" w:rsidR="00FC0CA1" w:rsidRPr="00EC76D5" w:rsidRDefault="00FC0CA1" w:rsidP="00FC0CA1">
      <w:pPr>
        <w:pStyle w:val="Code"/>
      </w:pPr>
      <w:r w:rsidRPr="00EC76D5">
        <w:t xml:space="preserve">  public Object m_value;</w:t>
      </w:r>
    </w:p>
    <w:p w14:paraId="45967FE5" w14:textId="77777777" w:rsidR="00FC0CA1" w:rsidRPr="00EC76D5" w:rsidRDefault="00FC0CA1" w:rsidP="00FC0CA1">
      <w:pPr>
        <w:pStyle w:val="Code"/>
      </w:pPr>
      <w:r w:rsidRPr="00EC76D5">
        <w:t xml:space="preserve">  </w:t>
      </w:r>
    </w:p>
    <w:p w14:paraId="39B53E85" w14:textId="77777777" w:rsidR="00FC0CA1" w:rsidRPr="00EC76D5" w:rsidRDefault="00FC0CA1" w:rsidP="00FC0CA1">
      <w:pPr>
        <w:pStyle w:val="Code"/>
      </w:pPr>
      <w:r w:rsidRPr="00EC76D5">
        <w:t xml:space="preserve">  public Token(int id) {</w:t>
      </w:r>
    </w:p>
    <w:p w14:paraId="792C5558" w14:textId="77777777" w:rsidR="00FC0CA1" w:rsidRPr="00EC76D5" w:rsidRDefault="00FC0CA1" w:rsidP="00FC0CA1">
      <w:pPr>
        <w:pStyle w:val="Code"/>
      </w:pPr>
      <w:r w:rsidRPr="00EC76D5">
        <w:t xml:space="preserve">    m_id = id;</w:t>
      </w:r>
    </w:p>
    <w:p w14:paraId="34D319CA" w14:textId="77777777" w:rsidR="00FC0CA1" w:rsidRPr="00EC76D5" w:rsidRDefault="00FC0CA1" w:rsidP="00FC0CA1">
      <w:pPr>
        <w:pStyle w:val="Code"/>
      </w:pPr>
      <w:r w:rsidRPr="00EC76D5">
        <w:t xml:space="preserve">    m_value = null;</w:t>
      </w:r>
    </w:p>
    <w:p w14:paraId="219127F0" w14:textId="77777777" w:rsidR="00FC0CA1" w:rsidRPr="00EC76D5" w:rsidRDefault="00FC0CA1" w:rsidP="00FC0CA1">
      <w:pPr>
        <w:pStyle w:val="Code"/>
      </w:pPr>
      <w:r w:rsidRPr="00EC76D5">
        <w:t xml:space="preserve">  }</w:t>
      </w:r>
    </w:p>
    <w:p w14:paraId="58B5D596" w14:textId="77777777" w:rsidR="00FC0CA1" w:rsidRPr="00EC76D5" w:rsidRDefault="00FC0CA1" w:rsidP="00FC0CA1">
      <w:pPr>
        <w:pStyle w:val="Code"/>
      </w:pPr>
      <w:r w:rsidRPr="00EC76D5">
        <w:t xml:space="preserve">  </w:t>
      </w:r>
    </w:p>
    <w:p w14:paraId="52CFCC8F" w14:textId="77777777" w:rsidR="00FC0CA1" w:rsidRPr="00EC76D5" w:rsidRDefault="00FC0CA1" w:rsidP="00FC0CA1">
      <w:pPr>
        <w:pStyle w:val="Code"/>
      </w:pPr>
      <w:r w:rsidRPr="00EC76D5">
        <w:t xml:space="preserve">  public Token(int id, Object value) {</w:t>
      </w:r>
    </w:p>
    <w:p w14:paraId="08E76777" w14:textId="77777777" w:rsidR="00FC0CA1" w:rsidRPr="00EC76D5" w:rsidRDefault="00FC0CA1" w:rsidP="00FC0CA1">
      <w:pPr>
        <w:pStyle w:val="Code"/>
      </w:pPr>
      <w:r w:rsidRPr="00EC76D5">
        <w:t xml:space="preserve">    m_id = id;</w:t>
      </w:r>
    </w:p>
    <w:p w14:paraId="3078E7B8" w14:textId="77777777" w:rsidR="00FC0CA1" w:rsidRPr="00EC76D5" w:rsidRDefault="00FC0CA1" w:rsidP="00FC0CA1">
      <w:pPr>
        <w:pStyle w:val="Code"/>
      </w:pPr>
      <w:r w:rsidRPr="00EC76D5">
        <w:t xml:space="preserve">    m_value = value;</w:t>
      </w:r>
    </w:p>
    <w:p w14:paraId="295E4D1F" w14:textId="77777777" w:rsidR="00FC0CA1" w:rsidRPr="00EC76D5" w:rsidRDefault="00FC0CA1" w:rsidP="00FC0CA1">
      <w:pPr>
        <w:pStyle w:val="Code"/>
      </w:pPr>
      <w:r w:rsidRPr="00EC76D5">
        <w:t xml:space="preserve">  }</w:t>
      </w:r>
    </w:p>
    <w:p w14:paraId="21C1587C" w14:textId="77777777" w:rsidR="00FC0CA1" w:rsidRPr="00EC76D5" w:rsidRDefault="00FC0CA1" w:rsidP="00FC0CA1">
      <w:pPr>
        <w:pStyle w:val="Code"/>
      </w:pPr>
      <w:r w:rsidRPr="00EC76D5">
        <w:t xml:space="preserve">  </w:t>
      </w:r>
    </w:p>
    <w:p w14:paraId="116C45B2" w14:textId="77777777" w:rsidR="00FC0CA1" w:rsidRPr="00EC76D5" w:rsidRDefault="00FC0CA1" w:rsidP="00FC0CA1">
      <w:pPr>
        <w:pStyle w:val="Code"/>
      </w:pPr>
      <w:r w:rsidRPr="00EC76D5">
        <w:t xml:space="preserve">  public int getId() {</w:t>
      </w:r>
    </w:p>
    <w:p w14:paraId="01BA7D6F" w14:textId="77777777" w:rsidR="00FC0CA1" w:rsidRPr="00EC76D5" w:rsidRDefault="00FC0CA1" w:rsidP="00FC0CA1">
      <w:pPr>
        <w:pStyle w:val="Code"/>
      </w:pPr>
      <w:r w:rsidRPr="00EC76D5">
        <w:t xml:space="preserve">    return m_id;</w:t>
      </w:r>
    </w:p>
    <w:p w14:paraId="6A6AAE8A" w14:textId="77777777" w:rsidR="00FC0CA1" w:rsidRPr="00EC76D5" w:rsidRDefault="00FC0CA1" w:rsidP="00FC0CA1">
      <w:pPr>
        <w:pStyle w:val="Code"/>
      </w:pPr>
      <w:r w:rsidRPr="00EC76D5">
        <w:t xml:space="preserve">  }</w:t>
      </w:r>
    </w:p>
    <w:p w14:paraId="19B6CC37" w14:textId="77777777" w:rsidR="00FC0CA1" w:rsidRPr="00EC76D5" w:rsidRDefault="00FC0CA1" w:rsidP="00FC0CA1">
      <w:pPr>
        <w:pStyle w:val="Code"/>
      </w:pPr>
      <w:r w:rsidRPr="00EC76D5">
        <w:t xml:space="preserve">  </w:t>
      </w:r>
    </w:p>
    <w:p w14:paraId="14C50990" w14:textId="77777777" w:rsidR="00FC0CA1" w:rsidRPr="00EC76D5" w:rsidRDefault="00FC0CA1" w:rsidP="00FC0CA1">
      <w:pPr>
        <w:pStyle w:val="Code"/>
      </w:pPr>
      <w:r w:rsidRPr="00EC76D5">
        <w:t xml:space="preserve">  public Object getValue() {</w:t>
      </w:r>
    </w:p>
    <w:p w14:paraId="660C99E6" w14:textId="77777777" w:rsidR="00FC0CA1" w:rsidRPr="00EC76D5" w:rsidRDefault="00FC0CA1" w:rsidP="00FC0CA1">
      <w:pPr>
        <w:pStyle w:val="Code"/>
      </w:pPr>
      <w:r w:rsidRPr="00EC76D5">
        <w:t xml:space="preserve">    return m_value;</w:t>
      </w:r>
    </w:p>
    <w:p w14:paraId="0C78FC6D" w14:textId="77777777" w:rsidR="00FC0CA1" w:rsidRPr="00EC76D5" w:rsidRDefault="00FC0CA1" w:rsidP="00FC0CA1">
      <w:pPr>
        <w:pStyle w:val="Code"/>
      </w:pPr>
      <w:r w:rsidRPr="00EC76D5">
        <w:t xml:space="preserve">  }</w:t>
      </w:r>
    </w:p>
    <w:p w14:paraId="18789C58" w14:textId="77777777" w:rsidR="00FC0CA1" w:rsidRPr="00EC76D5" w:rsidRDefault="00FC0CA1" w:rsidP="00FC0CA1">
      <w:pPr>
        <w:pStyle w:val="Code"/>
      </w:pPr>
      <w:r w:rsidRPr="00EC76D5">
        <w:t>}</w:t>
      </w:r>
    </w:p>
    <w:p w14:paraId="04254658" w14:textId="61ADE271" w:rsidR="00EF6930" w:rsidRPr="00EC76D5" w:rsidRDefault="00823DFC" w:rsidP="002F2F53">
      <w:r w:rsidRPr="00EC76D5">
        <w:t>When it comes to complicated tokens, J</w:t>
      </w:r>
      <w:r w:rsidR="0029308A" w:rsidRPr="00EC76D5">
        <w:t>Fl</w:t>
      </w:r>
      <w:r w:rsidRPr="00EC76D5">
        <w:t xml:space="preserve">ex </w:t>
      </w:r>
      <w:r w:rsidR="00EF6930" w:rsidRPr="00EC76D5">
        <w:t>applies regular expressions. Some</w:t>
      </w:r>
      <w:r w:rsidRPr="00EC76D5">
        <w:t xml:space="preserve"> characters </w:t>
      </w:r>
      <w:r w:rsidR="00EF6930" w:rsidRPr="00EC76D5">
        <w:t>have special meanings in accordance with the following table</w:t>
      </w:r>
      <w:r w:rsidR="002305B6" w:rsidRPr="00EC76D5">
        <w:t xml:space="preserve">. However, </w:t>
      </w:r>
      <w:r w:rsidR="00414712" w:rsidRPr="00EC76D5">
        <w:t>their</w:t>
      </w:r>
      <w:r w:rsidR="002305B6" w:rsidRPr="00EC76D5">
        <w:t xml:space="preserve"> special status can be canceled</w:t>
      </w:r>
      <w:r w:rsidR="00116093" w:rsidRPr="00EC76D5">
        <w:t xml:space="preserve"> </w:t>
      </w:r>
      <w:r w:rsidR="002305B6" w:rsidRPr="00EC76D5">
        <w:t xml:space="preserve">by </w:t>
      </w:r>
      <w:r w:rsidR="004B7FDC" w:rsidRPr="00EC76D5">
        <w:t>preceed</w:t>
      </w:r>
      <w:r w:rsidR="003865CF" w:rsidRPr="00EC76D5">
        <w:t>ing</w:t>
      </w:r>
      <w:r w:rsidR="004B7FDC" w:rsidRPr="00EC76D5">
        <w:t xml:space="preserve"> it with a </w:t>
      </w:r>
      <w:r w:rsidR="002305B6" w:rsidRPr="00EC76D5">
        <w:t>backslash</w:t>
      </w:r>
      <w:r w:rsidR="004B7FDC" w:rsidRPr="00EC76D5">
        <w:t>.</w:t>
      </w:r>
    </w:p>
    <w:tbl>
      <w:tblPr>
        <w:tblStyle w:val="Tabellrutnt"/>
        <w:tblW w:w="0" w:type="auto"/>
        <w:tblLook w:val="04A0" w:firstRow="1" w:lastRow="0" w:firstColumn="1" w:lastColumn="0" w:noHBand="0" w:noVBand="1"/>
      </w:tblPr>
      <w:tblGrid>
        <w:gridCol w:w="3116"/>
        <w:gridCol w:w="5243"/>
      </w:tblGrid>
      <w:tr w:rsidR="00D202CA" w:rsidRPr="00EC76D5" w14:paraId="7AE7DAAD" w14:textId="77777777" w:rsidTr="008A45E7">
        <w:tc>
          <w:tcPr>
            <w:tcW w:w="3116" w:type="dxa"/>
          </w:tcPr>
          <w:p w14:paraId="48F02DB1" w14:textId="77777777" w:rsidR="00D202CA" w:rsidRPr="00EC76D5" w:rsidRDefault="00D202CA" w:rsidP="00EF6930">
            <w:pPr>
              <w:rPr>
                <w:b/>
              </w:rPr>
            </w:pPr>
            <w:r w:rsidRPr="00EC76D5">
              <w:rPr>
                <w:b/>
              </w:rPr>
              <w:t>Character</w:t>
            </w:r>
          </w:p>
        </w:tc>
        <w:tc>
          <w:tcPr>
            <w:tcW w:w="5243" w:type="dxa"/>
          </w:tcPr>
          <w:p w14:paraId="4115C308" w14:textId="77777777" w:rsidR="00D202CA" w:rsidRPr="00EC76D5" w:rsidRDefault="00D202CA" w:rsidP="002F2F53">
            <w:pPr>
              <w:rPr>
                <w:b/>
              </w:rPr>
            </w:pPr>
            <w:r w:rsidRPr="00EC76D5">
              <w:rPr>
                <w:b/>
              </w:rPr>
              <w:t>Meaning</w:t>
            </w:r>
          </w:p>
        </w:tc>
      </w:tr>
      <w:tr w:rsidR="00D202CA" w:rsidRPr="00EC76D5" w14:paraId="01FFDDAC" w14:textId="77777777" w:rsidTr="008A45E7">
        <w:tc>
          <w:tcPr>
            <w:tcW w:w="3116" w:type="dxa"/>
          </w:tcPr>
          <w:p w14:paraId="2BBD17B5" w14:textId="77777777" w:rsidR="00D202CA" w:rsidRPr="00EC76D5" w:rsidRDefault="00D202CA" w:rsidP="002F2F53">
            <w:r w:rsidRPr="00EC76D5">
              <w:t>( and )</w:t>
            </w:r>
          </w:p>
        </w:tc>
        <w:tc>
          <w:tcPr>
            <w:tcW w:w="5243" w:type="dxa"/>
          </w:tcPr>
          <w:p w14:paraId="10435426" w14:textId="77777777" w:rsidR="00D202CA" w:rsidRPr="00EC76D5" w:rsidRDefault="00D202CA" w:rsidP="002F2F53">
            <w:r w:rsidRPr="00EC76D5">
              <w:t>Grouping subexpressions</w:t>
            </w:r>
          </w:p>
        </w:tc>
      </w:tr>
      <w:tr w:rsidR="00D202CA" w:rsidRPr="00EC76D5" w14:paraId="75909194" w14:textId="77777777" w:rsidTr="008A45E7">
        <w:tc>
          <w:tcPr>
            <w:tcW w:w="3116" w:type="dxa"/>
          </w:tcPr>
          <w:p w14:paraId="4FE7B4DF" w14:textId="77777777" w:rsidR="00D202CA" w:rsidRPr="00EC76D5" w:rsidRDefault="00D202CA" w:rsidP="002F2F53">
            <w:r w:rsidRPr="00EC76D5">
              <w:t>[ and ]</w:t>
            </w:r>
          </w:p>
        </w:tc>
        <w:tc>
          <w:tcPr>
            <w:tcW w:w="5243" w:type="dxa"/>
          </w:tcPr>
          <w:p w14:paraId="0712C15C" w14:textId="77777777" w:rsidR="00D202CA" w:rsidRPr="00EC76D5" w:rsidRDefault="00D202CA" w:rsidP="001531E0">
            <w:r w:rsidRPr="00EC76D5">
              <w:t>Any character within the brackets</w:t>
            </w:r>
          </w:p>
        </w:tc>
      </w:tr>
      <w:tr w:rsidR="00D202CA" w:rsidRPr="00EC76D5" w14:paraId="4CBA0675" w14:textId="77777777" w:rsidTr="008A45E7">
        <w:tc>
          <w:tcPr>
            <w:tcW w:w="3116" w:type="dxa"/>
          </w:tcPr>
          <w:p w14:paraId="462DCC95" w14:textId="77777777" w:rsidR="00D202CA" w:rsidRPr="00EC76D5" w:rsidRDefault="00D202CA" w:rsidP="00CE3082">
            <w:r w:rsidRPr="00EC76D5">
              <w:t>[^ and ]</w:t>
            </w:r>
          </w:p>
        </w:tc>
        <w:tc>
          <w:tcPr>
            <w:tcW w:w="5243" w:type="dxa"/>
          </w:tcPr>
          <w:p w14:paraId="660E46AB" w14:textId="77777777" w:rsidR="00D202CA" w:rsidRPr="00EC76D5" w:rsidRDefault="00D202CA" w:rsidP="00CE3082">
            <w:r w:rsidRPr="00EC76D5">
              <w:t xml:space="preserve">Any character </w:t>
            </w:r>
            <w:r w:rsidRPr="00EC76D5">
              <w:rPr>
                <w:rStyle w:val="CodeInText"/>
              </w:rPr>
              <w:t>except</w:t>
            </w:r>
            <w:r w:rsidRPr="00EC76D5">
              <w:t xml:space="preserve"> the characters within the brackets</w:t>
            </w:r>
          </w:p>
        </w:tc>
      </w:tr>
      <w:tr w:rsidR="00D202CA" w:rsidRPr="00EC76D5" w14:paraId="091C75EF" w14:textId="77777777" w:rsidTr="008A45E7">
        <w:tc>
          <w:tcPr>
            <w:tcW w:w="3116" w:type="dxa"/>
          </w:tcPr>
          <w:p w14:paraId="17968568" w14:textId="77777777" w:rsidR="00D202CA" w:rsidRPr="00EC76D5" w:rsidRDefault="00D202CA" w:rsidP="00CE3082">
            <w:r w:rsidRPr="00EC76D5">
              <w:t>*</w:t>
            </w:r>
          </w:p>
        </w:tc>
        <w:tc>
          <w:tcPr>
            <w:tcW w:w="5243" w:type="dxa"/>
          </w:tcPr>
          <w:p w14:paraId="0488A487" w14:textId="4F23AC92" w:rsidR="00D202CA" w:rsidRPr="00EC76D5" w:rsidRDefault="008A45E7" w:rsidP="008A45E7">
            <w:r w:rsidRPr="00EC76D5">
              <w:t>Z</w:t>
            </w:r>
            <w:r w:rsidR="00D202CA" w:rsidRPr="00EC76D5">
              <w:t>ero or more</w:t>
            </w:r>
            <w:r w:rsidR="008855EB" w:rsidRPr="00EC76D5">
              <w:t xml:space="preserve"> characters</w:t>
            </w:r>
          </w:p>
        </w:tc>
      </w:tr>
      <w:tr w:rsidR="00D202CA" w:rsidRPr="00EC76D5" w14:paraId="6F3E0E21" w14:textId="77777777" w:rsidTr="008A45E7">
        <w:tc>
          <w:tcPr>
            <w:tcW w:w="3116" w:type="dxa"/>
          </w:tcPr>
          <w:p w14:paraId="23E50FB8" w14:textId="77777777" w:rsidR="00D202CA" w:rsidRPr="00EC76D5" w:rsidRDefault="00D202CA" w:rsidP="00CE3082">
            <w:r w:rsidRPr="00EC76D5">
              <w:t>+</w:t>
            </w:r>
          </w:p>
        </w:tc>
        <w:tc>
          <w:tcPr>
            <w:tcW w:w="5243" w:type="dxa"/>
          </w:tcPr>
          <w:p w14:paraId="2598BAAC" w14:textId="161A3998" w:rsidR="00D202CA" w:rsidRPr="00EC76D5" w:rsidRDefault="008A45E7" w:rsidP="00CE3082">
            <w:r w:rsidRPr="00EC76D5">
              <w:t>O</w:t>
            </w:r>
            <w:r w:rsidR="00D202CA" w:rsidRPr="00EC76D5">
              <w:t>ne or more</w:t>
            </w:r>
            <w:r w:rsidR="008855EB" w:rsidRPr="00EC76D5">
              <w:t>e characters</w:t>
            </w:r>
          </w:p>
        </w:tc>
      </w:tr>
      <w:tr w:rsidR="00D202CA" w:rsidRPr="00EC76D5" w14:paraId="3F259D28" w14:textId="77777777" w:rsidTr="008A45E7">
        <w:tc>
          <w:tcPr>
            <w:tcW w:w="3116" w:type="dxa"/>
          </w:tcPr>
          <w:p w14:paraId="3AB10A4A" w14:textId="77777777" w:rsidR="00D202CA" w:rsidRPr="00EC76D5" w:rsidRDefault="00D202CA" w:rsidP="00CE3082">
            <w:r w:rsidRPr="00EC76D5">
              <w:t>.</w:t>
            </w:r>
          </w:p>
        </w:tc>
        <w:tc>
          <w:tcPr>
            <w:tcW w:w="5243" w:type="dxa"/>
          </w:tcPr>
          <w:p w14:paraId="34E48DED" w14:textId="77777777" w:rsidR="00D202CA" w:rsidRPr="00EC76D5" w:rsidRDefault="008A45E7" w:rsidP="00CE3082">
            <w:r w:rsidRPr="00EC76D5">
              <w:t>A</w:t>
            </w:r>
            <w:r w:rsidR="00D202CA" w:rsidRPr="00EC76D5">
              <w:t>ny character except new line</w:t>
            </w:r>
          </w:p>
        </w:tc>
      </w:tr>
    </w:tbl>
    <w:p w14:paraId="19410E55" w14:textId="31CDB065" w:rsidR="00025F74" w:rsidRPr="00EC76D5" w:rsidRDefault="00025F74" w:rsidP="00025F74">
      <w:pPr>
        <w:pStyle w:val="CodeHeader"/>
      </w:pPr>
      <w:r w:rsidRPr="00EC76D5">
        <w:t>Scanner.jflex</w:t>
      </w:r>
    </w:p>
    <w:p w14:paraId="247F6A80" w14:textId="77777777" w:rsidR="005F22E6" w:rsidRPr="00EC76D5" w:rsidRDefault="005F22E6" w:rsidP="005F22E6">
      <w:pPr>
        <w:pStyle w:val="Code"/>
      </w:pPr>
      <w:r w:rsidRPr="00EC76D5">
        <w:t>package calculator;</w:t>
      </w:r>
    </w:p>
    <w:p w14:paraId="47256673" w14:textId="77777777" w:rsidR="005F22E6" w:rsidRPr="00EC76D5" w:rsidRDefault="005F22E6" w:rsidP="005F22E6">
      <w:pPr>
        <w:pStyle w:val="Code"/>
      </w:pPr>
    </w:p>
    <w:p w14:paraId="00D81B3B" w14:textId="77777777" w:rsidR="005F22E6" w:rsidRPr="00EC76D5" w:rsidRDefault="005F22E6" w:rsidP="005F22E6">
      <w:pPr>
        <w:pStyle w:val="Code"/>
      </w:pPr>
      <w:r w:rsidRPr="00EC76D5">
        <w:t>%%</w:t>
      </w:r>
    </w:p>
    <w:p w14:paraId="7D99448D" w14:textId="77777777" w:rsidR="005F22E6" w:rsidRPr="00EC76D5" w:rsidRDefault="005F22E6" w:rsidP="005F22E6">
      <w:pPr>
        <w:pStyle w:val="Code"/>
      </w:pPr>
      <w:r w:rsidRPr="00EC76D5">
        <w:t>%public</w:t>
      </w:r>
    </w:p>
    <w:p w14:paraId="7BE7D62C" w14:textId="77777777" w:rsidR="005F22E6" w:rsidRPr="00EC76D5" w:rsidRDefault="005F22E6" w:rsidP="005F22E6">
      <w:pPr>
        <w:pStyle w:val="Code"/>
      </w:pPr>
      <w:r w:rsidRPr="00EC76D5">
        <w:t>%class Scanner</w:t>
      </w:r>
    </w:p>
    <w:p w14:paraId="08105298" w14:textId="77777777" w:rsidR="005F22E6" w:rsidRPr="00EC76D5" w:rsidRDefault="005F22E6" w:rsidP="005F22E6">
      <w:pPr>
        <w:pStyle w:val="Code"/>
      </w:pPr>
      <w:r w:rsidRPr="00EC76D5">
        <w:t>%type Token</w:t>
      </w:r>
    </w:p>
    <w:p w14:paraId="753D4764" w14:textId="77777777" w:rsidR="005F22E6" w:rsidRPr="00EC76D5" w:rsidRDefault="005F22E6" w:rsidP="005F22E6">
      <w:pPr>
        <w:pStyle w:val="Code"/>
      </w:pPr>
      <w:r w:rsidRPr="00EC76D5">
        <w:t>%notunix</w:t>
      </w:r>
    </w:p>
    <w:p w14:paraId="4AE8ADAE" w14:textId="77777777" w:rsidR="005F22E6" w:rsidRPr="00EC76D5" w:rsidRDefault="005F22E6" w:rsidP="005F22E6">
      <w:pPr>
        <w:pStyle w:val="Code"/>
      </w:pPr>
      <w:r w:rsidRPr="00EC76D5">
        <w:t>//%unicode</w:t>
      </w:r>
    </w:p>
    <w:p w14:paraId="5B5BCAD8" w14:textId="77777777" w:rsidR="005F22E6" w:rsidRPr="00EC76D5" w:rsidRDefault="005F22E6" w:rsidP="005F22E6">
      <w:pPr>
        <w:pStyle w:val="Code"/>
      </w:pPr>
      <w:r w:rsidRPr="00EC76D5">
        <w:t>%line</w:t>
      </w:r>
    </w:p>
    <w:p w14:paraId="6B81AA1E" w14:textId="77777777" w:rsidR="005F22E6" w:rsidRPr="00EC76D5" w:rsidRDefault="005F22E6" w:rsidP="005F22E6">
      <w:pPr>
        <w:pStyle w:val="Code"/>
      </w:pPr>
      <w:r w:rsidRPr="00EC76D5">
        <w:t>%char</w:t>
      </w:r>
    </w:p>
    <w:p w14:paraId="68681F15" w14:textId="77777777" w:rsidR="005F22E6" w:rsidRPr="00EC76D5" w:rsidRDefault="005F22E6" w:rsidP="005F22E6">
      <w:pPr>
        <w:pStyle w:val="Code"/>
      </w:pPr>
    </w:p>
    <w:p w14:paraId="7D7D4EE7" w14:textId="77777777" w:rsidR="005F22E6" w:rsidRPr="00EC76D5" w:rsidRDefault="005F22E6" w:rsidP="005F22E6">
      <w:pPr>
        <w:pStyle w:val="Code"/>
      </w:pPr>
      <w:r w:rsidRPr="00EC76D5">
        <w:t>%eofval{</w:t>
      </w:r>
    </w:p>
    <w:p w14:paraId="4B48F1CC" w14:textId="77777777" w:rsidR="005F22E6" w:rsidRPr="00EC76D5" w:rsidRDefault="005F22E6" w:rsidP="005F22E6">
      <w:pPr>
        <w:pStyle w:val="Code"/>
      </w:pPr>
      <w:r w:rsidRPr="00EC76D5">
        <w:t xml:space="preserve">  return null;</w:t>
      </w:r>
    </w:p>
    <w:p w14:paraId="4870FEF1" w14:textId="77777777" w:rsidR="005F22E6" w:rsidRPr="00EC76D5" w:rsidRDefault="005F22E6" w:rsidP="005F22E6">
      <w:pPr>
        <w:pStyle w:val="Code"/>
      </w:pPr>
      <w:r w:rsidRPr="00EC76D5">
        <w:t>%eofval}</w:t>
      </w:r>
    </w:p>
    <w:p w14:paraId="31F1499B" w14:textId="77777777" w:rsidR="005F22E6" w:rsidRPr="00EC76D5" w:rsidRDefault="005F22E6" w:rsidP="005F22E6">
      <w:pPr>
        <w:pStyle w:val="Code"/>
      </w:pPr>
    </w:p>
    <w:p w14:paraId="10A181EC" w14:textId="77777777" w:rsidR="005F22E6" w:rsidRPr="00EC76D5" w:rsidRDefault="005F22E6" w:rsidP="005F22E6">
      <w:pPr>
        <w:pStyle w:val="Code"/>
      </w:pPr>
      <w:r w:rsidRPr="00EC76D5">
        <w:t>%yylexthrow{</w:t>
      </w:r>
    </w:p>
    <w:p w14:paraId="1F020092" w14:textId="77777777" w:rsidR="005F22E6" w:rsidRPr="00EC76D5" w:rsidRDefault="005F22E6" w:rsidP="005F22E6">
      <w:pPr>
        <w:pStyle w:val="Code"/>
      </w:pPr>
      <w:r w:rsidRPr="00EC76D5">
        <w:t xml:space="preserve">  java.lang.Exception</w:t>
      </w:r>
    </w:p>
    <w:p w14:paraId="2ADC9F9B" w14:textId="77777777" w:rsidR="005F22E6" w:rsidRPr="00EC76D5" w:rsidRDefault="005F22E6" w:rsidP="005F22E6">
      <w:pPr>
        <w:pStyle w:val="Code"/>
      </w:pPr>
      <w:r w:rsidRPr="00EC76D5">
        <w:t>%yylexthrow}</w:t>
      </w:r>
    </w:p>
    <w:p w14:paraId="6CE3CA7B" w14:textId="77777777" w:rsidR="005F22E6" w:rsidRPr="00EC76D5" w:rsidRDefault="005F22E6" w:rsidP="005F22E6">
      <w:pPr>
        <w:pStyle w:val="Code"/>
      </w:pPr>
    </w:p>
    <w:p w14:paraId="79DBD454" w14:textId="77777777" w:rsidR="005F22E6" w:rsidRPr="00EC76D5" w:rsidRDefault="005F22E6" w:rsidP="005F22E6">
      <w:pPr>
        <w:pStyle w:val="Code"/>
      </w:pPr>
      <w:r w:rsidRPr="00EC76D5">
        <w:t>%eofval{</w:t>
      </w:r>
    </w:p>
    <w:p w14:paraId="016DA044" w14:textId="77777777" w:rsidR="005F22E6" w:rsidRPr="00EC76D5" w:rsidRDefault="005F22E6" w:rsidP="005F22E6">
      <w:pPr>
        <w:pStyle w:val="Code"/>
      </w:pPr>
      <w:r w:rsidRPr="00EC76D5">
        <w:t xml:space="preserve">  return null;</w:t>
      </w:r>
    </w:p>
    <w:p w14:paraId="65AA0D05" w14:textId="77777777" w:rsidR="005F22E6" w:rsidRPr="00EC76D5" w:rsidRDefault="005F22E6" w:rsidP="005F22E6">
      <w:pPr>
        <w:pStyle w:val="Code"/>
      </w:pPr>
      <w:r w:rsidRPr="00EC76D5">
        <w:t>%eofval}</w:t>
      </w:r>
    </w:p>
    <w:p w14:paraId="47C25B20" w14:textId="77777777" w:rsidR="005F22E6" w:rsidRPr="00EC76D5" w:rsidRDefault="005F22E6" w:rsidP="005F22E6">
      <w:pPr>
        <w:pStyle w:val="Code"/>
      </w:pPr>
    </w:p>
    <w:p w14:paraId="062EA58F" w14:textId="77777777" w:rsidR="005F22E6" w:rsidRPr="00EC76D5" w:rsidRDefault="005F22E6" w:rsidP="005F22E6">
      <w:pPr>
        <w:pStyle w:val="Code"/>
      </w:pPr>
      <w:r w:rsidRPr="00EC76D5">
        <w:t>%yylexthrow{</w:t>
      </w:r>
    </w:p>
    <w:p w14:paraId="469204A3" w14:textId="77777777" w:rsidR="005F22E6" w:rsidRPr="00EC76D5" w:rsidRDefault="005F22E6" w:rsidP="005F22E6">
      <w:pPr>
        <w:pStyle w:val="Code"/>
      </w:pPr>
      <w:r w:rsidRPr="00EC76D5">
        <w:t xml:space="preserve">  java.lang.Exception</w:t>
      </w:r>
    </w:p>
    <w:p w14:paraId="6AC8C910" w14:textId="77777777" w:rsidR="005F22E6" w:rsidRPr="00EC76D5" w:rsidRDefault="005F22E6" w:rsidP="005F22E6">
      <w:pPr>
        <w:pStyle w:val="Code"/>
      </w:pPr>
      <w:r w:rsidRPr="00EC76D5">
        <w:t>%yylexthrow}</w:t>
      </w:r>
    </w:p>
    <w:p w14:paraId="33D66193" w14:textId="77777777" w:rsidR="005F22E6" w:rsidRPr="00EC76D5" w:rsidRDefault="005F22E6" w:rsidP="005F22E6">
      <w:pPr>
        <w:pStyle w:val="Code"/>
      </w:pPr>
    </w:p>
    <w:p w14:paraId="426A1A7F" w14:textId="77777777" w:rsidR="005F22E6" w:rsidRPr="00EC76D5" w:rsidRDefault="005F22E6" w:rsidP="005F22E6">
      <w:pPr>
        <w:pStyle w:val="Code"/>
      </w:pPr>
      <w:r w:rsidRPr="00EC76D5">
        <w:t>%{</w:t>
      </w:r>
    </w:p>
    <w:p w14:paraId="7B8748A9" w14:textId="77777777" w:rsidR="005F22E6" w:rsidRPr="00EC76D5" w:rsidRDefault="005F22E6" w:rsidP="005F22E6">
      <w:pPr>
        <w:pStyle w:val="Code"/>
      </w:pPr>
      <w:r w:rsidRPr="00EC76D5">
        <w:t xml:space="preserve">  public Parser.Lexer toLexer() {</w:t>
      </w:r>
    </w:p>
    <w:p w14:paraId="0FFB6306" w14:textId="77777777" w:rsidR="005F22E6" w:rsidRPr="00EC76D5" w:rsidRDefault="005F22E6" w:rsidP="005F22E6">
      <w:pPr>
        <w:pStyle w:val="Code"/>
      </w:pPr>
      <w:r w:rsidRPr="00EC76D5">
        <w:t xml:space="preserve">    return (new ScannerToLexer(this));</w:t>
      </w:r>
    </w:p>
    <w:p w14:paraId="3A1298C0" w14:textId="77777777" w:rsidR="005F22E6" w:rsidRPr="00EC76D5" w:rsidRDefault="005F22E6" w:rsidP="005F22E6">
      <w:pPr>
        <w:pStyle w:val="Code"/>
      </w:pPr>
      <w:r w:rsidRPr="00EC76D5">
        <w:t xml:space="preserve">  }</w:t>
      </w:r>
    </w:p>
    <w:p w14:paraId="767AC0BC" w14:textId="77777777" w:rsidR="005F22E6" w:rsidRPr="00EC76D5" w:rsidRDefault="005F22E6" w:rsidP="005F22E6">
      <w:pPr>
        <w:pStyle w:val="Code"/>
      </w:pPr>
      <w:r w:rsidRPr="00EC76D5">
        <w:t>%}</w:t>
      </w:r>
    </w:p>
    <w:p w14:paraId="120D5F7A" w14:textId="77777777" w:rsidR="007814A2" w:rsidRPr="00EC76D5" w:rsidRDefault="007814A2" w:rsidP="007814A2">
      <w:r w:rsidRPr="00EC76D5">
        <w:t>In the scanner code below, a line comment is two slashes followed by zero or more occurrences of any character except newline. Since both the slash has special meaning we must insert a backslash before it for it to mean just a slash.</w:t>
      </w:r>
    </w:p>
    <w:p w14:paraId="783724DA" w14:textId="77777777" w:rsidR="005F22E6" w:rsidRPr="00EC76D5" w:rsidRDefault="005F22E6" w:rsidP="005F22E6">
      <w:pPr>
        <w:pStyle w:val="Code"/>
      </w:pPr>
      <w:r w:rsidRPr="00EC76D5">
        <w:t>LINE_COMMENT = \/\/.*</w:t>
      </w:r>
    </w:p>
    <w:p w14:paraId="71D7B5D0" w14:textId="265F93B0" w:rsidR="00F6052E" w:rsidRPr="00EC76D5" w:rsidRDefault="00F6052E" w:rsidP="00F6052E">
      <w:r w:rsidRPr="00EC76D5">
        <w:t xml:space="preserve">A string is a </w:t>
      </w:r>
      <w:r w:rsidR="00775365">
        <w:t>double quotation mark</w:t>
      </w:r>
      <w:r w:rsidRPr="00EC76D5">
        <w:t xml:space="preserve">, followed by zero or more occurrences of any character </w:t>
      </w:r>
      <w:r w:rsidR="002A7AAA" w:rsidRPr="00EC76D5">
        <w:t>(</w:t>
      </w:r>
      <w:r w:rsidRPr="00EC76D5">
        <w:t xml:space="preserve">except </w:t>
      </w:r>
      <w:r w:rsidR="00775365">
        <w:t>double quotation mark</w:t>
      </w:r>
      <w:r w:rsidR="002A7AAA" w:rsidRPr="00EC76D5">
        <w:t>)</w:t>
      </w:r>
      <w:r w:rsidRPr="00EC76D5">
        <w:t xml:space="preserve"> followed by a </w:t>
      </w:r>
      <w:r w:rsidR="00775365">
        <w:t>double quotation mark</w:t>
      </w:r>
      <w:r w:rsidRPr="00EC76D5">
        <w:t>.</w:t>
      </w:r>
    </w:p>
    <w:p w14:paraId="768DBB93" w14:textId="77777777" w:rsidR="005F22E6" w:rsidRPr="00EC76D5" w:rsidRDefault="005F22E6" w:rsidP="005F22E6">
      <w:pPr>
        <w:pStyle w:val="Code"/>
      </w:pPr>
      <w:r w:rsidRPr="00EC76D5">
        <w:t>STRING = \"[^\"]*\"</w:t>
      </w:r>
    </w:p>
    <w:p w14:paraId="74EB3497" w14:textId="27C48154" w:rsidR="003A2BFD" w:rsidRPr="00EC76D5" w:rsidRDefault="00AF34ED" w:rsidP="003A2BFD">
      <w:r w:rsidRPr="00EC76D5">
        <w:t>An identifier is a capital or small letter, or a underline, followed by zero or more capital or small letters, or digits, or underlines.</w:t>
      </w:r>
    </w:p>
    <w:p w14:paraId="3661E453" w14:textId="3787EF11" w:rsidR="005F22E6" w:rsidRPr="00EC76D5" w:rsidRDefault="005F22E6" w:rsidP="005F22E6">
      <w:pPr>
        <w:pStyle w:val="Code"/>
      </w:pPr>
      <w:r w:rsidRPr="00EC76D5">
        <w:t>IDENTIFIER = [a-zA-Z_][a-zA-Z0-9_]*</w:t>
      </w:r>
    </w:p>
    <w:p w14:paraId="692BE44C" w14:textId="77777777" w:rsidR="003A2BFD" w:rsidRPr="00EC76D5" w:rsidRDefault="003A2BFD" w:rsidP="005F22E6">
      <w:pPr>
        <w:pStyle w:val="Code"/>
      </w:pPr>
    </w:p>
    <w:p w14:paraId="0424FE69" w14:textId="5BEA449B" w:rsidR="003A2BFD" w:rsidRPr="00EC76D5" w:rsidRDefault="003A2BFD" w:rsidP="003A2BFD">
      <w:r w:rsidRPr="00EC76D5">
        <w:t>A value is as least one digit, potentially followed by more digits, a dot, and even more digits.</w:t>
      </w:r>
    </w:p>
    <w:p w14:paraId="6481099C" w14:textId="244848FE" w:rsidR="005F22E6" w:rsidRPr="00EC76D5" w:rsidRDefault="005F22E6" w:rsidP="005F22E6">
      <w:pPr>
        <w:pStyle w:val="Code"/>
      </w:pPr>
      <w:r w:rsidRPr="00EC76D5">
        <w:t>VALUE = [0-9]+|([0-9]+\.[0-9]+)</w:t>
      </w:r>
    </w:p>
    <w:p w14:paraId="478DD8D7" w14:textId="6B469D89" w:rsidR="003A2BFD" w:rsidRPr="00EC76D5" w:rsidRDefault="003A2BFD" w:rsidP="003A2BFD">
      <w:r w:rsidRPr="00EC76D5">
        <w:t>A white space is either a space, a tabulator, a return, a newline, or a form-feed.</w:t>
      </w:r>
    </w:p>
    <w:p w14:paraId="455A8E1F" w14:textId="3F9B6566" w:rsidR="005F22E6" w:rsidRPr="00EC76D5" w:rsidRDefault="005F22E6" w:rsidP="005F22E6">
      <w:pPr>
        <w:pStyle w:val="Code"/>
      </w:pPr>
      <w:r w:rsidRPr="00EC76D5">
        <w:t>WHITE_SPACE = [ \t\r\n\f]</w:t>
      </w:r>
    </w:p>
    <w:p w14:paraId="5076909F" w14:textId="77777777" w:rsidR="00C30E8D" w:rsidRPr="00EC76D5" w:rsidRDefault="00C30E8D" w:rsidP="005F22E6">
      <w:pPr>
        <w:pStyle w:val="Code"/>
      </w:pPr>
    </w:p>
    <w:p w14:paraId="4B660A69" w14:textId="6B4EFE16" w:rsidR="005F22E6" w:rsidRPr="00EC76D5" w:rsidRDefault="005F22E6" w:rsidP="005F22E6">
      <w:pPr>
        <w:pStyle w:val="Code"/>
      </w:pPr>
      <w:r w:rsidRPr="00EC76D5">
        <w:t>%%</w:t>
      </w:r>
    </w:p>
    <w:p w14:paraId="0E69502C" w14:textId="77777777" w:rsidR="00C30E8D" w:rsidRPr="00EC76D5" w:rsidRDefault="00C30E8D" w:rsidP="005F22E6">
      <w:pPr>
        <w:pStyle w:val="Code"/>
      </w:pPr>
    </w:p>
    <w:p w14:paraId="24AA28B3" w14:textId="6F96FCB3" w:rsidR="005F22E6" w:rsidRPr="00EC76D5" w:rsidRDefault="005F22E6" w:rsidP="005F22E6">
      <w:pPr>
        <w:pStyle w:val="Code"/>
      </w:pPr>
      <w:r w:rsidRPr="00EC76D5">
        <w:t>"assign"  { return (new Token(Parser.ASSIGN));  }</w:t>
      </w:r>
    </w:p>
    <w:p w14:paraId="2EE82A9A" w14:textId="77777777" w:rsidR="005F22E6" w:rsidRPr="00EC76D5" w:rsidRDefault="005F22E6" w:rsidP="005F22E6">
      <w:pPr>
        <w:pStyle w:val="Code"/>
      </w:pPr>
      <w:r w:rsidRPr="00EC76D5">
        <w:lastRenderedPageBreak/>
        <w:t>"read"    { return (new Token(Parser.READ));    }</w:t>
      </w:r>
    </w:p>
    <w:p w14:paraId="1BB72C0A" w14:textId="77777777" w:rsidR="005F22E6" w:rsidRPr="00EC76D5" w:rsidRDefault="005F22E6" w:rsidP="005F22E6">
      <w:pPr>
        <w:pStyle w:val="Code"/>
      </w:pPr>
      <w:r w:rsidRPr="00EC76D5">
        <w:t>"write"   { return (new Token(Parser.WRITE));   }</w:t>
      </w:r>
    </w:p>
    <w:p w14:paraId="5D214A28" w14:textId="77777777" w:rsidR="005F22E6" w:rsidRPr="00EC76D5" w:rsidRDefault="005F22E6" w:rsidP="005F22E6">
      <w:pPr>
        <w:pStyle w:val="Code"/>
      </w:pPr>
      <w:r w:rsidRPr="00EC76D5">
        <w:t>"newline" { return (new Token(Parser.NEWLINE)); }</w:t>
      </w:r>
    </w:p>
    <w:p w14:paraId="6126C828" w14:textId="77777777" w:rsidR="005F22E6" w:rsidRPr="00EC76D5" w:rsidRDefault="005F22E6" w:rsidP="005F22E6">
      <w:pPr>
        <w:pStyle w:val="Code"/>
      </w:pPr>
      <w:r w:rsidRPr="00EC76D5">
        <w:t>"sin"     { return (new Token(Parser.SIN));     }</w:t>
      </w:r>
    </w:p>
    <w:p w14:paraId="27D98864" w14:textId="77777777" w:rsidR="005F22E6" w:rsidRPr="00EC76D5" w:rsidRDefault="005F22E6" w:rsidP="005F22E6">
      <w:pPr>
        <w:pStyle w:val="Code"/>
      </w:pPr>
      <w:r w:rsidRPr="00EC76D5">
        <w:t>"cos"     { return (new Token(Parser.COS));     }</w:t>
      </w:r>
    </w:p>
    <w:p w14:paraId="5F522058" w14:textId="77777777" w:rsidR="005F22E6" w:rsidRPr="00EC76D5" w:rsidRDefault="005F22E6" w:rsidP="005F22E6">
      <w:pPr>
        <w:pStyle w:val="Code"/>
      </w:pPr>
      <w:r w:rsidRPr="00EC76D5">
        <w:t>"tan"     { return (new Token(Parser.TAN));     }</w:t>
      </w:r>
    </w:p>
    <w:p w14:paraId="6CAFBCC3" w14:textId="77777777" w:rsidR="005F22E6" w:rsidRPr="00EC76D5" w:rsidRDefault="005F22E6" w:rsidP="005F22E6">
      <w:pPr>
        <w:pStyle w:val="Code"/>
      </w:pPr>
      <w:r w:rsidRPr="00EC76D5">
        <w:t>"log"     { return (new Token(Parser.LOG));     }</w:t>
      </w:r>
    </w:p>
    <w:p w14:paraId="2CE97B27" w14:textId="77777777" w:rsidR="005F22E6" w:rsidRPr="00EC76D5" w:rsidRDefault="005F22E6" w:rsidP="005F22E6">
      <w:pPr>
        <w:pStyle w:val="Code"/>
      </w:pPr>
      <w:r w:rsidRPr="00EC76D5">
        <w:t>"exp"     { return (new Token(Parser.EXP));     }</w:t>
      </w:r>
    </w:p>
    <w:p w14:paraId="142659D1" w14:textId="77777777" w:rsidR="005F22E6" w:rsidRPr="00EC76D5" w:rsidRDefault="005F22E6" w:rsidP="005F22E6">
      <w:pPr>
        <w:pStyle w:val="Code"/>
      </w:pPr>
      <w:r w:rsidRPr="00EC76D5">
        <w:t>"log10"   { return (new Token(Parser.LOG10));   }</w:t>
      </w:r>
    </w:p>
    <w:p w14:paraId="1E5067D1" w14:textId="77777777" w:rsidR="005F22E6" w:rsidRPr="00EC76D5" w:rsidRDefault="005F22E6" w:rsidP="005F22E6">
      <w:pPr>
        <w:pStyle w:val="Code"/>
      </w:pPr>
      <w:r w:rsidRPr="00EC76D5">
        <w:t>"exp10"   { return (new Token(Parser.EXP10));   }</w:t>
      </w:r>
    </w:p>
    <w:p w14:paraId="0DAB7BF2" w14:textId="77777777" w:rsidR="005F22E6" w:rsidRPr="00EC76D5" w:rsidRDefault="005F22E6" w:rsidP="005F22E6">
      <w:pPr>
        <w:pStyle w:val="Code"/>
      </w:pPr>
      <w:r w:rsidRPr="00EC76D5">
        <w:t>"sqrt"    { return (new Token(Parser.SQRT));    }</w:t>
      </w:r>
    </w:p>
    <w:p w14:paraId="06BE9D2D" w14:textId="77777777" w:rsidR="005F22E6" w:rsidRPr="00EC76D5" w:rsidRDefault="005F22E6" w:rsidP="005F22E6">
      <w:pPr>
        <w:pStyle w:val="Code"/>
      </w:pPr>
    </w:p>
    <w:p w14:paraId="59A08BE8" w14:textId="77777777" w:rsidR="005F22E6" w:rsidRPr="00EC76D5" w:rsidRDefault="005F22E6" w:rsidP="005F22E6">
      <w:pPr>
        <w:pStyle w:val="Code"/>
      </w:pPr>
      <w:r w:rsidRPr="00EC76D5">
        <w:t>"=" { return (new Token(Parser.EQUAL));       }</w:t>
      </w:r>
    </w:p>
    <w:p w14:paraId="7F2424D6" w14:textId="77777777" w:rsidR="005F22E6" w:rsidRPr="00EC76D5" w:rsidRDefault="005F22E6" w:rsidP="005F22E6">
      <w:pPr>
        <w:pStyle w:val="Code"/>
      </w:pPr>
      <w:r w:rsidRPr="00EC76D5">
        <w:t>"+" { return (new Token(Parser.PLUS));        }</w:t>
      </w:r>
    </w:p>
    <w:p w14:paraId="28A6129D" w14:textId="77777777" w:rsidR="005F22E6" w:rsidRPr="00EC76D5" w:rsidRDefault="005F22E6" w:rsidP="005F22E6">
      <w:pPr>
        <w:pStyle w:val="Code"/>
      </w:pPr>
      <w:r w:rsidRPr="00EC76D5">
        <w:t>"-" { return (new Token(Parser.MINUS));       }</w:t>
      </w:r>
    </w:p>
    <w:p w14:paraId="0624E808" w14:textId="77777777" w:rsidR="005F22E6" w:rsidRPr="00EC76D5" w:rsidRDefault="005F22E6" w:rsidP="005F22E6">
      <w:pPr>
        <w:pStyle w:val="Code"/>
      </w:pPr>
      <w:r w:rsidRPr="00EC76D5">
        <w:t>"*" { return (new Token(Parser.TIMES));       }</w:t>
      </w:r>
    </w:p>
    <w:p w14:paraId="50E629F6" w14:textId="77777777" w:rsidR="005F22E6" w:rsidRPr="00EC76D5" w:rsidRDefault="005F22E6" w:rsidP="005F22E6">
      <w:pPr>
        <w:pStyle w:val="Code"/>
      </w:pPr>
      <w:r w:rsidRPr="00EC76D5">
        <w:t>"/" { return (new Token(Parser.DIVIDE));      }</w:t>
      </w:r>
    </w:p>
    <w:p w14:paraId="28E49EE8" w14:textId="77777777" w:rsidR="005F22E6" w:rsidRPr="00EC76D5" w:rsidRDefault="005F22E6" w:rsidP="005F22E6">
      <w:pPr>
        <w:pStyle w:val="Code"/>
      </w:pPr>
      <w:r w:rsidRPr="00EC76D5">
        <w:t>"(" { return (new Token(Parser.LEFT_PAREN));  }</w:t>
      </w:r>
    </w:p>
    <w:p w14:paraId="65B0EA45" w14:textId="77777777" w:rsidR="005F22E6" w:rsidRPr="00EC76D5" w:rsidRDefault="005F22E6" w:rsidP="005F22E6">
      <w:pPr>
        <w:pStyle w:val="Code"/>
      </w:pPr>
      <w:r w:rsidRPr="00EC76D5">
        <w:t>")" { return (new Token(Parser.RIGHT_PAREN)); }</w:t>
      </w:r>
    </w:p>
    <w:p w14:paraId="4F18378D" w14:textId="77777777" w:rsidR="005F22E6" w:rsidRPr="00EC76D5" w:rsidRDefault="005F22E6" w:rsidP="005F22E6">
      <w:pPr>
        <w:pStyle w:val="Code"/>
      </w:pPr>
      <w:r w:rsidRPr="00EC76D5">
        <w:t>"," { return (new Token(Parser.COMMA));       }</w:t>
      </w:r>
    </w:p>
    <w:p w14:paraId="6F17F7EF" w14:textId="77777777" w:rsidR="005F22E6" w:rsidRPr="00EC76D5" w:rsidRDefault="005F22E6" w:rsidP="005F22E6">
      <w:pPr>
        <w:pStyle w:val="Code"/>
      </w:pPr>
      <w:r w:rsidRPr="00EC76D5">
        <w:t>";" { return (new Token(Parser.SEMICOLON));   }</w:t>
      </w:r>
    </w:p>
    <w:p w14:paraId="23444BEC" w14:textId="00A59BE2" w:rsidR="00C30E8D" w:rsidRPr="00EC76D5" w:rsidRDefault="00C30E8D" w:rsidP="00C30E8D">
      <w:r w:rsidRPr="00EC76D5">
        <w:t xml:space="preserve">The </w:t>
      </w:r>
      <w:r w:rsidRPr="00EC76D5">
        <w:rPr>
          <w:rStyle w:val="CodeInText"/>
        </w:rPr>
        <w:t>yytext</w:t>
      </w:r>
      <w:r w:rsidRPr="00EC76D5">
        <w:t xml:space="preserve"> method return the scanned text, which is useful with identifiers and strings.</w:t>
      </w:r>
    </w:p>
    <w:p w14:paraId="6B1EE6C7" w14:textId="77777777" w:rsidR="005F22E6" w:rsidRPr="00EC76D5" w:rsidRDefault="005F22E6" w:rsidP="005F22E6">
      <w:pPr>
        <w:pStyle w:val="Code"/>
      </w:pPr>
      <w:r w:rsidRPr="00EC76D5">
        <w:t>{IDENTIFIER} {</w:t>
      </w:r>
    </w:p>
    <w:p w14:paraId="1B883EDB" w14:textId="77777777" w:rsidR="005F22E6" w:rsidRPr="00EC76D5" w:rsidRDefault="005F22E6" w:rsidP="005F22E6">
      <w:pPr>
        <w:pStyle w:val="Code"/>
      </w:pPr>
      <w:r w:rsidRPr="00EC76D5">
        <w:t xml:space="preserve">  return (new Token(Parser.IDENTIFIER, yytext()));</w:t>
      </w:r>
    </w:p>
    <w:p w14:paraId="54E01406" w14:textId="77777777" w:rsidR="005F22E6" w:rsidRPr="00EC76D5" w:rsidRDefault="005F22E6" w:rsidP="005F22E6">
      <w:pPr>
        <w:pStyle w:val="Code"/>
      </w:pPr>
      <w:r w:rsidRPr="00EC76D5">
        <w:t>}</w:t>
      </w:r>
    </w:p>
    <w:p w14:paraId="336D1A6C" w14:textId="77777777" w:rsidR="005F22E6" w:rsidRPr="00EC76D5" w:rsidRDefault="005F22E6" w:rsidP="005F22E6">
      <w:pPr>
        <w:pStyle w:val="Code"/>
      </w:pPr>
    </w:p>
    <w:p w14:paraId="7B9B7ED1" w14:textId="77777777" w:rsidR="005F22E6" w:rsidRPr="00EC76D5" w:rsidRDefault="005F22E6" w:rsidP="005F22E6">
      <w:pPr>
        <w:pStyle w:val="Code"/>
      </w:pPr>
      <w:r w:rsidRPr="00EC76D5">
        <w:t>{STRING} {</w:t>
      </w:r>
    </w:p>
    <w:p w14:paraId="175D131C" w14:textId="77777777" w:rsidR="005F22E6" w:rsidRPr="00EC76D5" w:rsidRDefault="005F22E6" w:rsidP="005F22E6">
      <w:pPr>
        <w:pStyle w:val="Code"/>
      </w:pPr>
      <w:r w:rsidRPr="00EC76D5">
        <w:t xml:space="preserve">  String text = yytext();</w:t>
      </w:r>
    </w:p>
    <w:p w14:paraId="68B2E453" w14:textId="77777777" w:rsidR="005F22E6" w:rsidRPr="00EC76D5" w:rsidRDefault="005F22E6" w:rsidP="005F22E6">
      <w:pPr>
        <w:pStyle w:val="Code"/>
      </w:pPr>
      <w:r w:rsidRPr="00EC76D5">
        <w:t xml:space="preserve">  return (new Token(Parser.STRING, text.substring(1, text.length() - 1)));</w:t>
      </w:r>
    </w:p>
    <w:p w14:paraId="31EE251C" w14:textId="77777777" w:rsidR="005F22E6" w:rsidRPr="00EC76D5" w:rsidRDefault="005F22E6" w:rsidP="005F22E6">
      <w:pPr>
        <w:pStyle w:val="Code"/>
      </w:pPr>
      <w:r w:rsidRPr="00EC76D5">
        <w:t>}</w:t>
      </w:r>
    </w:p>
    <w:p w14:paraId="18127EA9" w14:textId="77777777" w:rsidR="005F22E6" w:rsidRPr="00EC76D5" w:rsidRDefault="005F22E6" w:rsidP="005F22E6">
      <w:pPr>
        <w:pStyle w:val="Code"/>
      </w:pPr>
    </w:p>
    <w:p w14:paraId="1891EAEB" w14:textId="77777777" w:rsidR="005F22E6" w:rsidRPr="00EC76D5" w:rsidRDefault="005F22E6" w:rsidP="005F22E6">
      <w:pPr>
        <w:pStyle w:val="Code"/>
      </w:pPr>
      <w:r w:rsidRPr="00EC76D5">
        <w:t>{VALUE} {</w:t>
      </w:r>
    </w:p>
    <w:p w14:paraId="30EE04D3" w14:textId="77777777" w:rsidR="005F22E6" w:rsidRPr="00EC76D5" w:rsidRDefault="005F22E6" w:rsidP="005F22E6">
      <w:pPr>
        <w:pStyle w:val="Code"/>
      </w:pPr>
      <w:r w:rsidRPr="00EC76D5">
        <w:t xml:space="preserve">  return (new Token(Parser.VALUE, Double.valueOf(yytext())));</w:t>
      </w:r>
    </w:p>
    <w:p w14:paraId="363BE91F" w14:textId="77777777" w:rsidR="005F22E6" w:rsidRPr="00EC76D5" w:rsidRDefault="005F22E6" w:rsidP="005F22E6">
      <w:pPr>
        <w:pStyle w:val="Code"/>
      </w:pPr>
      <w:r w:rsidRPr="00EC76D5">
        <w:t>}</w:t>
      </w:r>
    </w:p>
    <w:p w14:paraId="336B1544" w14:textId="77777777" w:rsidR="005F22E6" w:rsidRPr="00EC76D5" w:rsidRDefault="005F22E6" w:rsidP="005F22E6">
      <w:pPr>
        <w:pStyle w:val="Code"/>
      </w:pPr>
    </w:p>
    <w:p w14:paraId="2E1BA4BA" w14:textId="77777777" w:rsidR="005F22E6" w:rsidRPr="00EC76D5" w:rsidRDefault="005F22E6" w:rsidP="005F22E6">
      <w:pPr>
        <w:pStyle w:val="Code"/>
      </w:pPr>
      <w:r w:rsidRPr="00EC76D5">
        <w:t>{LINE_COMMENT} {</w:t>
      </w:r>
    </w:p>
    <w:p w14:paraId="758B30EF" w14:textId="77777777" w:rsidR="005F22E6" w:rsidRPr="00EC76D5" w:rsidRDefault="005F22E6" w:rsidP="005F22E6">
      <w:pPr>
        <w:pStyle w:val="Code"/>
      </w:pPr>
      <w:r w:rsidRPr="00EC76D5">
        <w:t xml:space="preserve">  // Empty.</w:t>
      </w:r>
    </w:p>
    <w:p w14:paraId="77E137F5" w14:textId="77777777" w:rsidR="005F22E6" w:rsidRPr="00EC76D5" w:rsidRDefault="005F22E6" w:rsidP="005F22E6">
      <w:pPr>
        <w:pStyle w:val="Code"/>
      </w:pPr>
      <w:r w:rsidRPr="00EC76D5">
        <w:t>}</w:t>
      </w:r>
    </w:p>
    <w:p w14:paraId="162CAB04" w14:textId="77777777" w:rsidR="005F22E6" w:rsidRPr="00EC76D5" w:rsidRDefault="005F22E6" w:rsidP="005F22E6">
      <w:pPr>
        <w:pStyle w:val="Code"/>
      </w:pPr>
    </w:p>
    <w:p w14:paraId="4AA9796A" w14:textId="77777777" w:rsidR="005F22E6" w:rsidRPr="00EC76D5" w:rsidRDefault="005F22E6" w:rsidP="005F22E6">
      <w:pPr>
        <w:pStyle w:val="Code"/>
      </w:pPr>
      <w:r w:rsidRPr="00EC76D5">
        <w:t>{WHITE_SPACE} {</w:t>
      </w:r>
    </w:p>
    <w:p w14:paraId="62A3C3DA" w14:textId="77777777" w:rsidR="005F22E6" w:rsidRPr="00EC76D5" w:rsidRDefault="005F22E6" w:rsidP="005F22E6">
      <w:pPr>
        <w:pStyle w:val="Code"/>
      </w:pPr>
      <w:r w:rsidRPr="00EC76D5">
        <w:t xml:space="preserve">  // Empty.</w:t>
      </w:r>
    </w:p>
    <w:p w14:paraId="3F9D7510" w14:textId="77777777" w:rsidR="005F22E6" w:rsidRPr="00EC76D5" w:rsidRDefault="005F22E6" w:rsidP="005F22E6">
      <w:pPr>
        <w:pStyle w:val="Code"/>
      </w:pPr>
      <w:r w:rsidRPr="00EC76D5">
        <w:t>}</w:t>
      </w:r>
    </w:p>
    <w:p w14:paraId="28E111D9" w14:textId="77777777" w:rsidR="00C30E8D" w:rsidRPr="00EC76D5" w:rsidRDefault="00C30E8D" w:rsidP="00C30E8D">
      <w:r w:rsidRPr="00EC76D5">
        <w:t xml:space="preserve">Finally, the last part of the scanner is the dot rule, which catch the case not caught by any of the previous tokens (equivalent to </w:t>
      </w:r>
      <w:r w:rsidRPr="00EC76D5">
        <w:rPr>
          <w:rStyle w:val="CodeInText"/>
        </w:rPr>
        <w:t>default</w:t>
      </w:r>
      <w:r w:rsidRPr="00EC76D5">
        <w:t xml:space="preserve"> in a </w:t>
      </w:r>
      <w:r w:rsidRPr="00EC76D5">
        <w:rPr>
          <w:rStyle w:val="CodeInText"/>
        </w:rPr>
        <w:t>switch</w:t>
      </w:r>
      <w:r w:rsidRPr="00EC76D5">
        <w:t xml:space="preserve"> statement). In that case, we just exit the execution with an error message.</w:t>
      </w:r>
    </w:p>
    <w:p w14:paraId="2CE99C6C" w14:textId="77777777" w:rsidR="005F22E6" w:rsidRPr="00EC76D5" w:rsidRDefault="005F22E6" w:rsidP="005F22E6">
      <w:pPr>
        <w:pStyle w:val="Code"/>
      </w:pPr>
      <w:r w:rsidRPr="00EC76D5">
        <w:t>. {</w:t>
      </w:r>
    </w:p>
    <w:p w14:paraId="1922B381" w14:textId="77777777" w:rsidR="005F22E6" w:rsidRPr="00EC76D5" w:rsidRDefault="005F22E6" w:rsidP="005F22E6">
      <w:pPr>
        <w:pStyle w:val="Code"/>
      </w:pPr>
      <w:r w:rsidRPr="00EC76D5">
        <w:t xml:space="preserve">  Main.ErrorStream.println("Unknown character: \'" + yytext() + "\'.");</w:t>
      </w:r>
    </w:p>
    <w:p w14:paraId="634D0E4A" w14:textId="77777777" w:rsidR="005F22E6" w:rsidRPr="00EC76D5" w:rsidRDefault="005F22E6" w:rsidP="005F22E6">
      <w:pPr>
        <w:pStyle w:val="Code"/>
      </w:pPr>
      <w:r w:rsidRPr="00EC76D5">
        <w:t xml:space="preserve">  System.exit(-1);</w:t>
      </w:r>
    </w:p>
    <w:p w14:paraId="1CAB0235" w14:textId="7D4D3AC8" w:rsidR="00EE1FEF" w:rsidRPr="00EC76D5" w:rsidRDefault="005F22E6" w:rsidP="005F22E6">
      <w:pPr>
        <w:pStyle w:val="Code"/>
      </w:pPr>
      <w:r w:rsidRPr="00EC76D5">
        <w:t>}</w:t>
      </w:r>
    </w:p>
    <w:p w14:paraId="16D50E15" w14:textId="3E57B5DC" w:rsidR="00DB26E6" w:rsidRPr="00EC76D5" w:rsidRDefault="00DB26E6" w:rsidP="00DB26E6">
      <w:r w:rsidRPr="00EC76D5">
        <w:t xml:space="preserve">The </w:t>
      </w:r>
      <w:r w:rsidRPr="00EC76D5">
        <w:rPr>
          <w:rStyle w:val="CodeInText0"/>
        </w:rPr>
        <w:t>ScannerToLexer</w:t>
      </w:r>
      <w:r w:rsidRPr="00EC76D5">
        <w:t xml:space="preserve"> class is </w:t>
      </w:r>
      <w:r w:rsidR="00D617B1" w:rsidRPr="00EC76D5">
        <w:t>necessary to make the parser work with the scanner.</w:t>
      </w:r>
      <w:r w:rsidR="005C5A52" w:rsidRPr="00EC76D5">
        <w:t xml:space="preserve"> </w:t>
      </w:r>
      <w:r w:rsidR="00C8395A" w:rsidRPr="00EC76D5">
        <w:t>It works as link betw</w:t>
      </w:r>
      <w:r w:rsidR="00FC0CA1" w:rsidRPr="00EC76D5">
        <w:t xml:space="preserve">een the scanner and the parser and </w:t>
      </w:r>
      <w:r w:rsidR="005C5A52" w:rsidRPr="00EC76D5">
        <w:t xml:space="preserve">implements the </w:t>
      </w:r>
      <w:r w:rsidR="005C5A52" w:rsidRPr="00EC76D5">
        <w:rPr>
          <w:rStyle w:val="CodeInText0"/>
        </w:rPr>
        <w:t>Lexer</w:t>
      </w:r>
      <w:r w:rsidR="005C5A52" w:rsidRPr="00EC76D5">
        <w:t xml:space="preserve"> interface in the </w:t>
      </w:r>
      <w:r w:rsidR="005C5A52" w:rsidRPr="00EC76D5">
        <w:rPr>
          <w:rStyle w:val="CodeInText0"/>
        </w:rPr>
        <w:t>Parser</w:t>
      </w:r>
      <w:r w:rsidR="005C5A52" w:rsidRPr="00EC76D5">
        <w:t xml:space="preserve"> class. </w:t>
      </w:r>
      <w:r w:rsidR="008611C9" w:rsidRPr="00EC76D5">
        <w:t xml:space="preserve">The </w:t>
      </w:r>
      <w:r w:rsidR="008611C9" w:rsidRPr="00EC76D5">
        <w:rPr>
          <w:rStyle w:val="CodeInText0"/>
        </w:rPr>
        <w:t>yylex</w:t>
      </w:r>
      <w:r w:rsidR="008611C9" w:rsidRPr="00EC76D5">
        <w:t xml:space="preserve"> method reads the next token from the scanner and returns it </w:t>
      </w:r>
      <w:r w:rsidR="000C553F" w:rsidRPr="00EC76D5">
        <w:t>in the form preferred by the parser.</w:t>
      </w:r>
      <w:r w:rsidRPr="00EC76D5">
        <w:t xml:space="preserve"> </w:t>
      </w:r>
    </w:p>
    <w:p w14:paraId="494FCA3E" w14:textId="27D4011D" w:rsidR="00865947" w:rsidRPr="00EC76D5" w:rsidRDefault="00865947" w:rsidP="00865947">
      <w:pPr>
        <w:pStyle w:val="CodeHeader"/>
      </w:pPr>
      <w:r w:rsidRPr="00EC76D5">
        <w:lastRenderedPageBreak/>
        <w:t>ScannerToLexer.java</w:t>
      </w:r>
    </w:p>
    <w:p w14:paraId="3B11C7A9" w14:textId="77777777" w:rsidR="00865947" w:rsidRPr="00EC76D5" w:rsidRDefault="00865947" w:rsidP="00865947">
      <w:pPr>
        <w:pStyle w:val="Code"/>
      </w:pPr>
      <w:r w:rsidRPr="00EC76D5">
        <w:t>package calculator;</w:t>
      </w:r>
    </w:p>
    <w:p w14:paraId="34256B32" w14:textId="77777777" w:rsidR="00865947" w:rsidRPr="00EC76D5" w:rsidRDefault="00865947" w:rsidP="00865947">
      <w:pPr>
        <w:pStyle w:val="Code"/>
      </w:pPr>
    </w:p>
    <w:p w14:paraId="1A8E3DF9" w14:textId="77777777" w:rsidR="00865947" w:rsidRPr="00EC76D5" w:rsidRDefault="00865947" w:rsidP="00865947">
      <w:pPr>
        <w:pStyle w:val="Code"/>
      </w:pPr>
      <w:r w:rsidRPr="00EC76D5">
        <w:t>public class ScannerToLexer implements Parser.Lexer {</w:t>
      </w:r>
    </w:p>
    <w:p w14:paraId="5DEC4702" w14:textId="77777777" w:rsidR="00865947" w:rsidRPr="00EC76D5" w:rsidRDefault="00865947" w:rsidP="00865947">
      <w:pPr>
        <w:pStyle w:val="Code"/>
      </w:pPr>
      <w:r w:rsidRPr="00EC76D5">
        <w:t xml:space="preserve">  private Scanner m_scanner;</w:t>
      </w:r>
    </w:p>
    <w:p w14:paraId="4C6CF17D" w14:textId="77777777" w:rsidR="00865947" w:rsidRPr="00EC76D5" w:rsidRDefault="00865947" w:rsidP="00865947">
      <w:pPr>
        <w:pStyle w:val="Code"/>
      </w:pPr>
      <w:r w:rsidRPr="00EC76D5">
        <w:t xml:space="preserve">  private Object m_nextValue;</w:t>
      </w:r>
    </w:p>
    <w:p w14:paraId="0A79397B" w14:textId="77777777" w:rsidR="00865947" w:rsidRPr="00EC76D5" w:rsidRDefault="00865947" w:rsidP="00865947">
      <w:pPr>
        <w:pStyle w:val="Code"/>
      </w:pPr>
      <w:r w:rsidRPr="00EC76D5">
        <w:t xml:space="preserve">  </w:t>
      </w:r>
    </w:p>
    <w:p w14:paraId="679EDAD4" w14:textId="77777777" w:rsidR="00865947" w:rsidRPr="00EC76D5" w:rsidRDefault="00865947" w:rsidP="00865947">
      <w:pPr>
        <w:pStyle w:val="Code"/>
      </w:pPr>
      <w:r w:rsidRPr="00EC76D5">
        <w:t xml:space="preserve">  public ScannerToLexer(Scanner scanner) {</w:t>
      </w:r>
    </w:p>
    <w:p w14:paraId="543DEB3A" w14:textId="77777777" w:rsidR="00865947" w:rsidRPr="00EC76D5" w:rsidRDefault="00865947" w:rsidP="00865947">
      <w:pPr>
        <w:pStyle w:val="Code"/>
      </w:pPr>
      <w:r w:rsidRPr="00EC76D5">
        <w:t xml:space="preserve">    m_scanner = scanner;</w:t>
      </w:r>
    </w:p>
    <w:p w14:paraId="667605B5" w14:textId="77777777" w:rsidR="00865947" w:rsidRPr="00EC76D5" w:rsidRDefault="00865947" w:rsidP="00865947">
      <w:pPr>
        <w:pStyle w:val="Code"/>
      </w:pPr>
      <w:r w:rsidRPr="00EC76D5">
        <w:t xml:space="preserve">  }</w:t>
      </w:r>
    </w:p>
    <w:p w14:paraId="58C5D156" w14:textId="77777777" w:rsidR="00865947" w:rsidRPr="00EC76D5" w:rsidRDefault="00865947" w:rsidP="00865947">
      <w:pPr>
        <w:pStyle w:val="Code"/>
      </w:pPr>
    </w:p>
    <w:p w14:paraId="37FCAF41" w14:textId="79F6060E" w:rsidR="00865947" w:rsidRPr="00EC76D5" w:rsidRDefault="00865947" w:rsidP="00865947">
      <w:pPr>
        <w:pStyle w:val="Code"/>
      </w:pPr>
      <w:r w:rsidRPr="00EC76D5">
        <w:t xml:space="preserve">  public int yylex() throws java.io.IOException {</w:t>
      </w:r>
    </w:p>
    <w:p w14:paraId="73DC1060" w14:textId="77777777" w:rsidR="00865947" w:rsidRPr="00EC76D5" w:rsidRDefault="00865947" w:rsidP="00865947">
      <w:pPr>
        <w:pStyle w:val="Code"/>
      </w:pPr>
      <w:r w:rsidRPr="00EC76D5">
        <w:t xml:space="preserve">    try {</w:t>
      </w:r>
    </w:p>
    <w:p w14:paraId="5C6D22D1" w14:textId="77777777" w:rsidR="00865947" w:rsidRPr="00EC76D5" w:rsidRDefault="00865947" w:rsidP="00865947">
      <w:pPr>
        <w:pStyle w:val="Code"/>
      </w:pPr>
      <w:r w:rsidRPr="00EC76D5">
        <w:t xml:space="preserve">      Token nextToken = m_scanner.yylex();</w:t>
      </w:r>
    </w:p>
    <w:p w14:paraId="61DD9426" w14:textId="77777777" w:rsidR="00865947" w:rsidRPr="00EC76D5" w:rsidRDefault="00865947" w:rsidP="00865947">
      <w:pPr>
        <w:pStyle w:val="Code"/>
      </w:pPr>
    </w:p>
    <w:p w14:paraId="0C89690C" w14:textId="77777777" w:rsidR="00865947" w:rsidRPr="00EC76D5" w:rsidRDefault="00865947" w:rsidP="00865947">
      <w:pPr>
        <w:pStyle w:val="Code"/>
      </w:pPr>
      <w:r w:rsidRPr="00EC76D5">
        <w:t xml:space="preserve">      if (nextToken != null) {</w:t>
      </w:r>
    </w:p>
    <w:p w14:paraId="0E8FB2C6" w14:textId="77777777" w:rsidR="00865947" w:rsidRPr="00EC76D5" w:rsidRDefault="00865947" w:rsidP="00865947">
      <w:pPr>
        <w:pStyle w:val="Code"/>
      </w:pPr>
      <w:r w:rsidRPr="00EC76D5">
        <w:t xml:space="preserve">        m_nextValue = nextToken.getValue();</w:t>
      </w:r>
    </w:p>
    <w:p w14:paraId="39CA1F5C" w14:textId="77777777" w:rsidR="00865947" w:rsidRPr="00EC76D5" w:rsidRDefault="00865947" w:rsidP="00865947">
      <w:pPr>
        <w:pStyle w:val="Code"/>
      </w:pPr>
      <w:r w:rsidRPr="00EC76D5">
        <w:t xml:space="preserve">        return nextToken.getId();</w:t>
      </w:r>
    </w:p>
    <w:p w14:paraId="1A21E690" w14:textId="77777777" w:rsidR="00865947" w:rsidRPr="00EC76D5" w:rsidRDefault="00865947" w:rsidP="00865947">
      <w:pPr>
        <w:pStyle w:val="Code"/>
      </w:pPr>
      <w:r w:rsidRPr="00EC76D5">
        <w:t xml:space="preserve">      }</w:t>
      </w:r>
    </w:p>
    <w:p w14:paraId="2196E97F" w14:textId="77777777" w:rsidR="00865947" w:rsidRPr="00EC76D5" w:rsidRDefault="00865947" w:rsidP="00865947">
      <w:pPr>
        <w:pStyle w:val="Code"/>
      </w:pPr>
      <w:r w:rsidRPr="00EC76D5">
        <w:t xml:space="preserve">    }</w:t>
      </w:r>
    </w:p>
    <w:p w14:paraId="3588760B" w14:textId="77777777" w:rsidR="00865947" w:rsidRPr="00EC76D5" w:rsidRDefault="00865947" w:rsidP="00865947">
      <w:pPr>
        <w:pStyle w:val="Code"/>
      </w:pPr>
      <w:r w:rsidRPr="00EC76D5">
        <w:t xml:space="preserve">    catch (Exception exception) {</w:t>
      </w:r>
    </w:p>
    <w:p w14:paraId="4F2553B8" w14:textId="77777777" w:rsidR="00865947" w:rsidRPr="00EC76D5" w:rsidRDefault="00865947" w:rsidP="00865947">
      <w:pPr>
        <w:pStyle w:val="Code"/>
      </w:pPr>
      <w:r w:rsidRPr="00EC76D5">
        <w:t xml:space="preserve">      exception.printStackTrace();</w:t>
      </w:r>
    </w:p>
    <w:p w14:paraId="66099DDF" w14:textId="77777777" w:rsidR="00865947" w:rsidRPr="00EC76D5" w:rsidRDefault="00865947" w:rsidP="00865947">
      <w:pPr>
        <w:pStyle w:val="Code"/>
      </w:pPr>
      <w:r w:rsidRPr="00EC76D5">
        <w:t xml:space="preserve">      yyerror(exception.getMessage());</w:t>
      </w:r>
    </w:p>
    <w:p w14:paraId="19FA60A9" w14:textId="77777777" w:rsidR="00865947" w:rsidRPr="00EC76D5" w:rsidRDefault="00865947" w:rsidP="00865947">
      <w:pPr>
        <w:pStyle w:val="Code"/>
      </w:pPr>
      <w:r w:rsidRPr="00EC76D5">
        <w:t xml:space="preserve">    }</w:t>
      </w:r>
    </w:p>
    <w:p w14:paraId="355AF568" w14:textId="77777777" w:rsidR="00865947" w:rsidRPr="00EC76D5" w:rsidRDefault="00865947" w:rsidP="00865947">
      <w:pPr>
        <w:pStyle w:val="Code"/>
      </w:pPr>
    </w:p>
    <w:p w14:paraId="7D857197" w14:textId="77777777" w:rsidR="00865947" w:rsidRPr="00EC76D5" w:rsidRDefault="00865947" w:rsidP="00865947">
      <w:pPr>
        <w:pStyle w:val="Code"/>
      </w:pPr>
      <w:r w:rsidRPr="00EC76D5">
        <w:t xml:space="preserve">    return 0;</w:t>
      </w:r>
    </w:p>
    <w:p w14:paraId="0363B3C2" w14:textId="77777777" w:rsidR="00865947" w:rsidRPr="00EC76D5" w:rsidRDefault="00865947" w:rsidP="00865947">
      <w:pPr>
        <w:pStyle w:val="Code"/>
      </w:pPr>
      <w:r w:rsidRPr="00EC76D5">
        <w:t xml:space="preserve">  }</w:t>
      </w:r>
    </w:p>
    <w:p w14:paraId="22F3BD5F" w14:textId="77777777" w:rsidR="00865947" w:rsidRPr="00EC76D5" w:rsidRDefault="00865947" w:rsidP="00865947">
      <w:pPr>
        <w:pStyle w:val="Code"/>
      </w:pPr>
    </w:p>
    <w:p w14:paraId="7BB49935" w14:textId="77777777" w:rsidR="00865947" w:rsidRPr="00EC76D5" w:rsidRDefault="00865947" w:rsidP="00865947">
      <w:pPr>
        <w:pStyle w:val="Code"/>
      </w:pPr>
      <w:r w:rsidRPr="00EC76D5">
        <w:t xml:space="preserve">  public Object getLVal () {</w:t>
      </w:r>
    </w:p>
    <w:p w14:paraId="5A669331" w14:textId="77777777" w:rsidR="00865947" w:rsidRPr="00EC76D5" w:rsidRDefault="00865947" w:rsidP="00865947">
      <w:pPr>
        <w:pStyle w:val="Code"/>
      </w:pPr>
      <w:r w:rsidRPr="00EC76D5">
        <w:t xml:space="preserve">    return m_nextValue;</w:t>
      </w:r>
    </w:p>
    <w:p w14:paraId="2C29B244" w14:textId="77777777" w:rsidR="00865947" w:rsidRPr="00EC76D5" w:rsidRDefault="00865947" w:rsidP="00865947">
      <w:pPr>
        <w:pStyle w:val="Code"/>
      </w:pPr>
      <w:r w:rsidRPr="00EC76D5">
        <w:t xml:space="preserve">  }</w:t>
      </w:r>
    </w:p>
    <w:p w14:paraId="56A8B105" w14:textId="77777777" w:rsidR="00865947" w:rsidRPr="00EC76D5" w:rsidRDefault="00865947" w:rsidP="00865947">
      <w:pPr>
        <w:pStyle w:val="Code"/>
      </w:pPr>
    </w:p>
    <w:p w14:paraId="209BF040" w14:textId="77777777" w:rsidR="00865947" w:rsidRPr="00EC76D5" w:rsidRDefault="00865947" w:rsidP="00865947">
      <w:pPr>
        <w:pStyle w:val="Code"/>
      </w:pPr>
      <w:r w:rsidRPr="00EC76D5">
        <w:t xml:space="preserve">  public void yyerror (String message) {</w:t>
      </w:r>
    </w:p>
    <w:p w14:paraId="195C7C27" w14:textId="3D987CE6" w:rsidR="00865947" w:rsidRPr="00EC76D5" w:rsidRDefault="00865947" w:rsidP="00865947">
      <w:pPr>
        <w:pStyle w:val="Code"/>
      </w:pPr>
      <w:r w:rsidRPr="00EC76D5">
        <w:t xml:space="preserve">    Main.ErrorStream.println(message);</w:t>
      </w:r>
    </w:p>
    <w:p w14:paraId="1DFC4EEF" w14:textId="106578B3" w:rsidR="00B63ED2" w:rsidRPr="00EC76D5" w:rsidRDefault="00B63ED2" w:rsidP="00865947">
      <w:pPr>
        <w:pStyle w:val="Code"/>
      </w:pPr>
      <w:r w:rsidRPr="00EC76D5">
        <w:t xml:space="preserve">    System.exit(-1);</w:t>
      </w:r>
    </w:p>
    <w:p w14:paraId="0C13A0CA" w14:textId="77777777" w:rsidR="00865947" w:rsidRPr="00EC76D5" w:rsidRDefault="00865947" w:rsidP="00865947">
      <w:pPr>
        <w:pStyle w:val="Code"/>
      </w:pPr>
      <w:r w:rsidRPr="00EC76D5">
        <w:t xml:space="preserve">  }</w:t>
      </w:r>
    </w:p>
    <w:p w14:paraId="741C1D89" w14:textId="750C0F1B" w:rsidR="00865947" w:rsidRPr="00EC76D5" w:rsidRDefault="00865947" w:rsidP="00865947">
      <w:pPr>
        <w:pStyle w:val="Code"/>
      </w:pPr>
      <w:r w:rsidRPr="00EC76D5">
        <w:t>}</w:t>
      </w:r>
    </w:p>
    <w:p w14:paraId="6780603A" w14:textId="77777777" w:rsidR="001B4A03" w:rsidRPr="00EC76D5" w:rsidRDefault="001B4A03" w:rsidP="001B4A03">
      <w:pPr>
        <w:pStyle w:val="Rubrik3"/>
      </w:pPr>
      <w:bookmarkStart w:id="19" w:name="_Toc481936122"/>
      <w:r w:rsidRPr="00EC76D5">
        <w:t>Main</w:t>
      </w:r>
      <w:bookmarkEnd w:id="19"/>
    </w:p>
    <w:p w14:paraId="42F87B05" w14:textId="61342894" w:rsidR="009D53B6" w:rsidRPr="00EC76D5" w:rsidRDefault="00526482" w:rsidP="00B27B68">
      <w:r w:rsidRPr="00EC76D5">
        <w:t>Bison and JFlex g</w:t>
      </w:r>
      <w:r w:rsidR="009D53B6" w:rsidRPr="00EC76D5">
        <w:t>enerate</w:t>
      </w:r>
      <w:r w:rsidR="000C7770" w:rsidRPr="00EC76D5">
        <w:t>s</w:t>
      </w:r>
      <w:r w:rsidR="009D53B6" w:rsidRPr="00EC76D5">
        <w:t xml:space="preserve"> the </w:t>
      </w:r>
      <w:r w:rsidR="009D53B6" w:rsidRPr="00EC76D5">
        <w:rPr>
          <w:rStyle w:val="CodeInText"/>
        </w:rPr>
        <w:t>Parser</w:t>
      </w:r>
      <w:r w:rsidR="009D53B6" w:rsidRPr="00EC76D5">
        <w:t xml:space="preserve"> and </w:t>
      </w:r>
      <w:r w:rsidR="00BC74E9" w:rsidRPr="00EC76D5">
        <w:rPr>
          <w:rStyle w:val="CodeInText"/>
        </w:rPr>
        <w:t>Scanner</w:t>
      </w:r>
      <w:r w:rsidR="009D53B6" w:rsidRPr="00EC76D5">
        <w:t xml:space="preserve"> class</w:t>
      </w:r>
      <w:r w:rsidR="00BC74E9" w:rsidRPr="00EC76D5">
        <w:t>es</w:t>
      </w:r>
      <w:r w:rsidR="00302AD1" w:rsidRPr="00EC76D5">
        <w:t>. T</w:t>
      </w:r>
      <w:r w:rsidR="009D53B6" w:rsidRPr="00EC76D5">
        <w:t xml:space="preserve">he main class creates </w:t>
      </w:r>
      <w:r w:rsidR="00A233BD" w:rsidRPr="00EC76D5">
        <w:t xml:space="preserve">a scanner object </w:t>
      </w:r>
      <w:r w:rsidR="00BB633B" w:rsidRPr="00EC76D5">
        <w:t>which</w:t>
      </w:r>
      <w:r w:rsidR="00A233BD" w:rsidRPr="00EC76D5">
        <w:t xml:space="preserve"> is used by the parser object. The </w:t>
      </w:r>
      <w:r w:rsidR="00A233BD" w:rsidRPr="00EC76D5">
        <w:rPr>
          <w:rStyle w:val="CodeInText"/>
        </w:rPr>
        <w:t>parse</w:t>
      </w:r>
      <w:r w:rsidR="00A233BD" w:rsidRPr="00EC76D5">
        <w:t xml:space="preserve"> method is called with invo</w:t>
      </w:r>
      <w:r w:rsidR="00B2491D" w:rsidRPr="00EC76D5">
        <w:t>k</w:t>
      </w:r>
      <w:r w:rsidR="00A233BD" w:rsidRPr="00EC76D5">
        <w:t xml:space="preserve">e the parsing. </w:t>
      </w:r>
      <w:r w:rsidR="009B2662" w:rsidRPr="00EC76D5">
        <w:t xml:space="preserve">The </w:t>
      </w:r>
      <w:r w:rsidR="00B2491D" w:rsidRPr="00EC76D5">
        <w:t xml:space="preserve">input is read from </w:t>
      </w:r>
      <w:r w:rsidR="00B2491D" w:rsidRPr="00EC76D5">
        <w:rPr>
          <w:rStyle w:val="CodeInText"/>
        </w:rPr>
        <w:t>BufferedReader</w:t>
      </w:r>
      <w:r w:rsidR="00B2491D" w:rsidRPr="00EC76D5">
        <w:t xml:space="preserve">, the output is written to </w:t>
      </w:r>
      <w:r w:rsidR="00B2491D" w:rsidRPr="00EC76D5">
        <w:rPr>
          <w:rStyle w:val="CodeInText"/>
        </w:rPr>
        <w:t>OutputStream</w:t>
      </w:r>
      <w:r w:rsidR="00B2491D" w:rsidRPr="00EC76D5">
        <w:t>, error message</w:t>
      </w:r>
      <w:r w:rsidR="000D7E1E" w:rsidRPr="00EC76D5">
        <w:t>s</w:t>
      </w:r>
      <w:r w:rsidR="00B2491D" w:rsidRPr="00EC76D5">
        <w:t xml:space="preserve"> are written to </w:t>
      </w:r>
      <w:r w:rsidR="00B2491D" w:rsidRPr="00EC76D5">
        <w:rPr>
          <w:rStyle w:val="CodeInText"/>
        </w:rPr>
        <w:t>ErrorStream</w:t>
      </w:r>
      <w:r w:rsidR="00B2491D" w:rsidRPr="00EC76D5">
        <w:t xml:space="preserve">, and </w:t>
      </w:r>
      <w:r w:rsidR="00B2491D" w:rsidRPr="00EC76D5">
        <w:rPr>
          <w:rStyle w:val="CodeInText"/>
        </w:rPr>
        <w:t>VariableMap</w:t>
      </w:r>
      <w:r w:rsidR="00B2491D" w:rsidRPr="00EC76D5">
        <w:t xml:space="preserve"> is used to keep track of the variables read and assigne</w:t>
      </w:r>
      <w:r w:rsidR="002A6C91" w:rsidRPr="00EC76D5">
        <w:t>d</w:t>
      </w:r>
      <w:r w:rsidR="00B2491D" w:rsidRPr="00EC76D5">
        <w:t xml:space="preserve"> by the program.</w:t>
      </w:r>
    </w:p>
    <w:p w14:paraId="7136F243" w14:textId="77777777" w:rsidR="005513BE" w:rsidRPr="00EC76D5" w:rsidRDefault="005513BE" w:rsidP="00D03F33">
      <w:pPr>
        <w:pStyle w:val="CodeHeader"/>
      </w:pPr>
      <w:r w:rsidRPr="00EC76D5">
        <w:t>Main.java</w:t>
      </w:r>
    </w:p>
    <w:p w14:paraId="63F8F18B" w14:textId="77777777" w:rsidR="005513BE" w:rsidRPr="00EC76D5" w:rsidRDefault="005513BE" w:rsidP="005513BE">
      <w:pPr>
        <w:pStyle w:val="Code"/>
      </w:pPr>
      <w:r w:rsidRPr="00EC76D5">
        <w:t>package calculator;</w:t>
      </w:r>
    </w:p>
    <w:p w14:paraId="60574F6A" w14:textId="77777777" w:rsidR="005513BE" w:rsidRPr="00EC76D5" w:rsidRDefault="005513BE" w:rsidP="005513BE">
      <w:pPr>
        <w:pStyle w:val="Code"/>
      </w:pPr>
    </w:p>
    <w:p w14:paraId="108E8142" w14:textId="77777777" w:rsidR="005513BE" w:rsidRPr="00EC76D5" w:rsidRDefault="005513BE" w:rsidP="005513BE">
      <w:pPr>
        <w:pStyle w:val="Code"/>
      </w:pPr>
      <w:r w:rsidRPr="00EC76D5">
        <w:t>import java.io.*;</w:t>
      </w:r>
    </w:p>
    <w:p w14:paraId="46017C18" w14:textId="77777777" w:rsidR="005513BE" w:rsidRPr="00EC76D5" w:rsidRDefault="005513BE" w:rsidP="005513BE">
      <w:pPr>
        <w:pStyle w:val="Code"/>
      </w:pPr>
      <w:r w:rsidRPr="00EC76D5">
        <w:t>import java.util.*;</w:t>
      </w:r>
    </w:p>
    <w:p w14:paraId="42028A9F" w14:textId="77777777" w:rsidR="005513BE" w:rsidRPr="00EC76D5" w:rsidRDefault="005513BE" w:rsidP="005513BE">
      <w:pPr>
        <w:pStyle w:val="Code"/>
      </w:pPr>
    </w:p>
    <w:p w14:paraId="768CD0CC" w14:textId="77777777" w:rsidR="005513BE" w:rsidRPr="00EC76D5" w:rsidRDefault="005513BE" w:rsidP="005513BE">
      <w:pPr>
        <w:pStyle w:val="Code"/>
      </w:pPr>
      <w:r w:rsidRPr="00EC76D5">
        <w:t>public class Main {</w:t>
      </w:r>
    </w:p>
    <w:p w14:paraId="1333168D" w14:textId="77777777" w:rsidR="005513BE" w:rsidRPr="00EC76D5" w:rsidRDefault="005513BE" w:rsidP="005513BE">
      <w:pPr>
        <w:pStyle w:val="Code"/>
      </w:pPr>
      <w:r w:rsidRPr="00EC76D5">
        <w:t xml:space="preserve">  private static InputStream InputStream = System.in;</w:t>
      </w:r>
    </w:p>
    <w:p w14:paraId="29F4DD31" w14:textId="77777777" w:rsidR="005513BE" w:rsidRPr="00EC76D5" w:rsidRDefault="005513BE" w:rsidP="005513BE">
      <w:pPr>
        <w:pStyle w:val="Code"/>
      </w:pPr>
      <w:r w:rsidRPr="00EC76D5">
        <w:t xml:space="preserve">  public static PrintStream OutputStream = System.out;</w:t>
      </w:r>
    </w:p>
    <w:p w14:paraId="31D65C98" w14:textId="77777777" w:rsidR="005513BE" w:rsidRPr="00EC76D5" w:rsidRDefault="005513BE" w:rsidP="005513BE">
      <w:pPr>
        <w:pStyle w:val="Code"/>
      </w:pPr>
      <w:r w:rsidRPr="00EC76D5">
        <w:t xml:space="preserve">  public static PrintStream ErrorStream = System.err;</w:t>
      </w:r>
    </w:p>
    <w:p w14:paraId="07AB0B1D" w14:textId="77777777" w:rsidR="005513BE" w:rsidRPr="00EC76D5" w:rsidRDefault="005513BE" w:rsidP="005513BE">
      <w:pPr>
        <w:pStyle w:val="Code"/>
      </w:pPr>
      <w:r w:rsidRPr="00EC76D5">
        <w:t xml:space="preserve">  public static BufferedReader BufferedReader = null;</w:t>
      </w:r>
    </w:p>
    <w:p w14:paraId="47D60D7C" w14:textId="77777777" w:rsidR="005513BE" w:rsidRPr="00EC76D5" w:rsidRDefault="005513BE" w:rsidP="005513BE">
      <w:pPr>
        <w:pStyle w:val="Code"/>
      </w:pPr>
      <w:r w:rsidRPr="00EC76D5">
        <w:lastRenderedPageBreak/>
        <w:t xml:space="preserve">    </w:t>
      </w:r>
    </w:p>
    <w:p w14:paraId="79D01F7E" w14:textId="77777777" w:rsidR="005513BE" w:rsidRPr="00EC76D5" w:rsidRDefault="005513BE" w:rsidP="005513BE">
      <w:pPr>
        <w:pStyle w:val="Code"/>
      </w:pPr>
      <w:r w:rsidRPr="00EC76D5">
        <w:t xml:space="preserve">  public static final Map&lt;String,Double&gt; VariableMap = new HashMap&lt;&gt;();</w:t>
      </w:r>
    </w:p>
    <w:p w14:paraId="40550F9F" w14:textId="77777777" w:rsidR="005513BE" w:rsidRPr="00EC76D5" w:rsidRDefault="005513BE" w:rsidP="005513BE">
      <w:pPr>
        <w:pStyle w:val="Code"/>
      </w:pPr>
      <w:r w:rsidRPr="00EC76D5">
        <w:t xml:space="preserve">  </w:t>
      </w:r>
    </w:p>
    <w:p w14:paraId="1A452181" w14:textId="77777777" w:rsidR="005513BE" w:rsidRPr="00EC76D5" w:rsidRDefault="005513BE" w:rsidP="005513BE">
      <w:pPr>
        <w:pStyle w:val="Code"/>
      </w:pPr>
      <w:r w:rsidRPr="00EC76D5">
        <w:t xml:space="preserve">  public static void main(String args[]) {</w:t>
      </w:r>
    </w:p>
    <w:p w14:paraId="69230410" w14:textId="77777777" w:rsidR="005513BE" w:rsidRPr="00EC76D5" w:rsidRDefault="005513BE" w:rsidP="005513BE">
      <w:pPr>
        <w:pStyle w:val="Code"/>
      </w:pPr>
      <w:r w:rsidRPr="00EC76D5">
        <w:t xml:space="preserve">    if (args.length != 1) {</w:t>
      </w:r>
    </w:p>
    <w:p w14:paraId="7F5FCE79" w14:textId="77777777" w:rsidR="005513BE" w:rsidRPr="00EC76D5" w:rsidRDefault="005513BE" w:rsidP="005513BE">
      <w:pPr>
        <w:pStyle w:val="Code"/>
      </w:pPr>
      <w:r w:rsidRPr="00EC76D5">
        <w:t xml:space="preserve">      ErrorStream.printf("Usage: calculator inputfile");</w:t>
      </w:r>
    </w:p>
    <w:p w14:paraId="1980F10B" w14:textId="77777777" w:rsidR="005513BE" w:rsidRPr="00EC76D5" w:rsidRDefault="005513BE" w:rsidP="005513BE">
      <w:pPr>
        <w:pStyle w:val="Code"/>
      </w:pPr>
      <w:r w:rsidRPr="00EC76D5">
        <w:t xml:space="preserve">    }</w:t>
      </w:r>
    </w:p>
    <w:p w14:paraId="02ABFADB" w14:textId="77777777" w:rsidR="005513BE" w:rsidRPr="00EC76D5" w:rsidRDefault="005513BE" w:rsidP="005513BE">
      <w:pPr>
        <w:pStyle w:val="Code"/>
      </w:pPr>
    </w:p>
    <w:p w14:paraId="1AC35E74" w14:textId="77777777" w:rsidR="005513BE" w:rsidRPr="00EC76D5" w:rsidRDefault="005513BE" w:rsidP="005513BE">
      <w:pPr>
        <w:pStyle w:val="Code"/>
      </w:pPr>
      <w:r w:rsidRPr="00EC76D5">
        <w:t xml:space="preserve">    try {</w:t>
      </w:r>
    </w:p>
    <w:p w14:paraId="540B5924" w14:textId="77777777" w:rsidR="005513BE" w:rsidRPr="00EC76D5" w:rsidRDefault="005513BE" w:rsidP="005513BE">
      <w:pPr>
        <w:pStyle w:val="Code"/>
      </w:pPr>
      <w:r w:rsidRPr="00EC76D5">
        <w:t xml:space="preserve">      InputStreamReader reader = new InputStreamReader(Main.InputStream);</w:t>
      </w:r>
    </w:p>
    <w:p w14:paraId="5267921E" w14:textId="77777777" w:rsidR="005513BE" w:rsidRPr="00EC76D5" w:rsidRDefault="005513BE" w:rsidP="005513BE">
      <w:pPr>
        <w:pStyle w:val="Code"/>
      </w:pPr>
      <w:r w:rsidRPr="00EC76D5">
        <w:t xml:space="preserve">      BufferedReader = new BufferedReader(reader);</w:t>
      </w:r>
    </w:p>
    <w:p w14:paraId="6A5D7325" w14:textId="77777777" w:rsidR="005513BE" w:rsidRPr="00EC76D5" w:rsidRDefault="005513BE" w:rsidP="005513BE">
      <w:pPr>
        <w:pStyle w:val="Code"/>
      </w:pPr>
      <w:r w:rsidRPr="00EC76D5">
        <w:t xml:space="preserve">      </w:t>
      </w:r>
    </w:p>
    <w:p w14:paraId="1E174203" w14:textId="77777777" w:rsidR="005513BE" w:rsidRPr="00EC76D5" w:rsidRDefault="005513BE" w:rsidP="005513BE">
      <w:pPr>
        <w:pStyle w:val="Code"/>
      </w:pPr>
      <w:r w:rsidRPr="00EC76D5">
        <w:t xml:space="preserve">      InputStreamReader scannerReader =</w:t>
      </w:r>
    </w:p>
    <w:p w14:paraId="7D4C3252" w14:textId="77777777" w:rsidR="005513BE" w:rsidRPr="00EC76D5" w:rsidRDefault="005513BE" w:rsidP="005513BE">
      <w:pPr>
        <w:pStyle w:val="Code"/>
      </w:pPr>
      <w:r w:rsidRPr="00EC76D5">
        <w:t xml:space="preserve">        new InputStreamReader(new FileInputStream(args[0]));</w:t>
      </w:r>
    </w:p>
    <w:p w14:paraId="6F336DB2" w14:textId="77777777" w:rsidR="005513BE" w:rsidRPr="00EC76D5" w:rsidRDefault="005513BE" w:rsidP="005513BE">
      <w:pPr>
        <w:pStyle w:val="Code"/>
      </w:pPr>
      <w:r w:rsidRPr="00EC76D5">
        <w:t xml:space="preserve">      Scanner scanner = new Scanner(scannerReader);</w:t>
      </w:r>
    </w:p>
    <w:p w14:paraId="230433E3" w14:textId="77777777" w:rsidR="005513BE" w:rsidRPr="00EC76D5" w:rsidRDefault="005513BE" w:rsidP="005513BE">
      <w:pPr>
        <w:pStyle w:val="Code"/>
      </w:pPr>
      <w:r w:rsidRPr="00EC76D5">
        <w:t xml:space="preserve">      </w:t>
      </w:r>
    </w:p>
    <w:p w14:paraId="7347466E" w14:textId="77777777" w:rsidR="005513BE" w:rsidRPr="00EC76D5" w:rsidRDefault="005513BE" w:rsidP="005513BE">
      <w:pPr>
        <w:pStyle w:val="Code"/>
      </w:pPr>
      <w:r w:rsidRPr="00EC76D5">
        <w:t xml:space="preserve">      Parser parser = new Parser(scanner.toLexer()); // bison</w:t>
      </w:r>
    </w:p>
    <w:p w14:paraId="1065E84B" w14:textId="77777777" w:rsidR="005513BE" w:rsidRPr="00EC76D5" w:rsidRDefault="005513BE" w:rsidP="005513BE">
      <w:pPr>
        <w:pStyle w:val="Code"/>
      </w:pPr>
      <w:r w:rsidRPr="00EC76D5">
        <w:t xml:space="preserve">      parser.parse();</w:t>
      </w:r>
    </w:p>
    <w:p w14:paraId="308D4250" w14:textId="77777777" w:rsidR="005513BE" w:rsidRPr="00EC76D5" w:rsidRDefault="005513BE" w:rsidP="005513BE">
      <w:pPr>
        <w:pStyle w:val="Code"/>
      </w:pPr>
      <w:r w:rsidRPr="00EC76D5">
        <w:t xml:space="preserve">    }</w:t>
      </w:r>
    </w:p>
    <w:p w14:paraId="3635D253" w14:textId="77777777" w:rsidR="005513BE" w:rsidRPr="00EC76D5" w:rsidRDefault="005513BE" w:rsidP="005513BE">
      <w:pPr>
        <w:pStyle w:val="Code"/>
      </w:pPr>
      <w:r w:rsidRPr="00EC76D5">
        <w:t xml:space="preserve">    catch (Exception exception) {</w:t>
      </w:r>
    </w:p>
    <w:p w14:paraId="49D29D22" w14:textId="77777777" w:rsidR="005513BE" w:rsidRPr="00EC76D5" w:rsidRDefault="005513BE" w:rsidP="005513BE">
      <w:pPr>
        <w:pStyle w:val="Code"/>
      </w:pPr>
      <w:r w:rsidRPr="00EC76D5">
        <w:t xml:space="preserve">      exception.printStackTrace();</w:t>
      </w:r>
    </w:p>
    <w:p w14:paraId="2FE2F92B" w14:textId="77777777" w:rsidR="005513BE" w:rsidRPr="00EC76D5" w:rsidRDefault="005513BE" w:rsidP="005513BE">
      <w:pPr>
        <w:pStyle w:val="Code"/>
      </w:pPr>
      <w:r w:rsidRPr="00EC76D5">
        <w:t xml:space="preserve">    }</w:t>
      </w:r>
    </w:p>
    <w:p w14:paraId="317DBBF7" w14:textId="77777777" w:rsidR="005513BE" w:rsidRPr="00EC76D5" w:rsidRDefault="005513BE" w:rsidP="005513BE">
      <w:pPr>
        <w:pStyle w:val="Code"/>
      </w:pPr>
      <w:r w:rsidRPr="00EC76D5">
        <w:t xml:space="preserve">  }</w:t>
      </w:r>
    </w:p>
    <w:p w14:paraId="3FA0C84D" w14:textId="77777777" w:rsidR="005513BE" w:rsidRPr="00EC76D5" w:rsidRDefault="005513BE" w:rsidP="005513BE">
      <w:pPr>
        <w:pStyle w:val="Code"/>
      </w:pPr>
      <w:r w:rsidRPr="00EC76D5">
        <w:t xml:space="preserve">  </w:t>
      </w:r>
    </w:p>
    <w:p w14:paraId="1630F616" w14:textId="77777777" w:rsidR="005513BE" w:rsidRPr="00EC76D5" w:rsidRDefault="005513BE" w:rsidP="005513BE">
      <w:pPr>
        <w:pStyle w:val="Code"/>
      </w:pPr>
      <w:r w:rsidRPr="00EC76D5">
        <w:t xml:space="preserve">  static {</w:t>
      </w:r>
    </w:p>
    <w:p w14:paraId="6F5D61BC" w14:textId="77777777" w:rsidR="005513BE" w:rsidRPr="00EC76D5" w:rsidRDefault="005513BE" w:rsidP="005513BE">
      <w:pPr>
        <w:pStyle w:val="Code"/>
      </w:pPr>
      <w:r w:rsidRPr="00EC76D5">
        <w:t xml:space="preserve">    Main.VariableMap.put("pi", Math.PI);</w:t>
      </w:r>
    </w:p>
    <w:p w14:paraId="6C7B6EE4" w14:textId="77777777" w:rsidR="005513BE" w:rsidRPr="00EC76D5" w:rsidRDefault="005513BE" w:rsidP="005513BE">
      <w:pPr>
        <w:pStyle w:val="Code"/>
      </w:pPr>
      <w:r w:rsidRPr="00EC76D5">
        <w:t xml:space="preserve">    Main.VariableMap.put("e", Math.E);</w:t>
      </w:r>
    </w:p>
    <w:p w14:paraId="565A1BEF" w14:textId="77777777" w:rsidR="005513BE" w:rsidRPr="00EC76D5" w:rsidRDefault="005513BE" w:rsidP="005513BE">
      <w:pPr>
        <w:pStyle w:val="Code"/>
      </w:pPr>
      <w:r w:rsidRPr="00EC76D5">
        <w:t xml:space="preserve">  }</w:t>
      </w:r>
    </w:p>
    <w:p w14:paraId="59EE8A72" w14:textId="77777777" w:rsidR="005513BE" w:rsidRPr="00EC76D5" w:rsidRDefault="005513BE" w:rsidP="005513BE">
      <w:pPr>
        <w:pStyle w:val="Code"/>
      </w:pPr>
      <w:r w:rsidRPr="00EC76D5">
        <w:t>}</w:t>
      </w:r>
    </w:p>
    <w:p w14:paraId="2DE82986" w14:textId="6AC4816D" w:rsidR="00E42098" w:rsidRPr="00EC76D5" w:rsidRDefault="006B698C" w:rsidP="00E42098">
      <w:r w:rsidRPr="00EC76D5">
        <w:t>Finally, b</w:t>
      </w:r>
      <w:r w:rsidR="004863CB" w:rsidRPr="00EC76D5">
        <w:t xml:space="preserve">elow follows a small script file that </w:t>
      </w:r>
      <w:r w:rsidR="00E42098" w:rsidRPr="00EC76D5">
        <w:t>generate</w:t>
      </w:r>
      <w:r w:rsidR="004863CB" w:rsidRPr="00EC76D5">
        <w:t>s</w:t>
      </w:r>
      <w:r w:rsidR="00E42098" w:rsidRPr="00EC76D5">
        <w:t xml:space="preserve"> the Java source code for the parser and scanner</w:t>
      </w:r>
      <w:r w:rsidR="004863CB" w:rsidRPr="00EC76D5">
        <w:t>.</w:t>
      </w:r>
    </w:p>
    <w:p w14:paraId="042C9E8B" w14:textId="22CC9468" w:rsidR="00F576EA" w:rsidRPr="00EC76D5" w:rsidRDefault="00F576EA" w:rsidP="00F576EA">
      <w:pPr>
        <w:pStyle w:val="CodeHeader"/>
      </w:pPr>
      <w:r w:rsidRPr="00EC76D5">
        <w:t>Parser.bat</w:t>
      </w:r>
    </w:p>
    <w:p w14:paraId="1E925E33" w14:textId="70CEB51E" w:rsidR="00D03F33" w:rsidRPr="00EC76D5" w:rsidRDefault="00A4696F" w:rsidP="00D03F33">
      <w:pPr>
        <w:pStyle w:val="Code"/>
      </w:pPr>
      <w:r w:rsidRPr="00EC76D5">
        <w:t>@c</w:t>
      </w:r>
      <w:r w:rsidR="00D03F33" w:rsidRPr="00EC76D5">
        <w:t>:</w:t>
      </w:r>
    </w:p>
    <w:p w14:paraId="70348C16" w14:textId="77777777" w:rsidR="00D03F33" w:rsidRPr="00EC76D5" w:rsidRDefault="00D03F33" w:rsidP="00D03F33">
      <w:pPr>
        <w:pStyle w:val="Code"/>
      </w:pPr>
      <w:r w:rsidRPr="00EC76D5">
        <w:t>@cd "C:\Users\Stefan\Documents\Calculator_Bison\src\calculator"</w:t>
      </w:r>
    </w:p>
    <w:p w14:paraId="2AEF25B9" w14:textId="77777777" w:rsidR="00D03F33" w:rsidRPr="00EC76D5" w:rsidRDefault="00D03F33" w:rsidP="00D03F33">
      <w:pPr>
        <w:pStyle w:val="Code"/>
      </w:pPr>
    </w:p>
    <w:p w14:paraId="3386FC41" w14:textId="571E0ED4" w:rsidR="00D03F33" w:rsidRPr="00EC76D5" w:rsidRDefault="00D03F33" w:rsidP="00D03F33">
      <w:pPr>
        <w:pStyle w:val="Code"/>
      </w:pPr>
      <w:r w:rsidRPr="00EC76D5">
        <w:t xml:space="preserve">@"C:\Program Files (x86)\GnuWin32\bin\bison" --language=Java -o Parser.java </w:t>
      </w:r>
      <w:r w:rsidR="002E67B8">
        <w:t>MainParser.gppg</w:t>
      </w:r>
    </w:p>
    <w:p w14:paraId="5C881F7B" w14:textId="77777777" w:rsidR="00D03F33" w:rsidRPr="00EC76D5" w:rsidRDefault="00D03F33" w:rsidP="00D03F33">
      <w:pPr>
        <w:pStyle w:val="Code"/>
      </w:pPr>
      <w:r w:rsidRPr="00EC76D5">
        <w:t>@"C:\Program Files\Java\jre1.8.0_73\bin\java" -jar C:\Users\Stefan\Documents\YaccForJava\JFlex\jflex-1.6.1\lib\jflex-1.6.1.jar Scanner.jflex</w:t>
      </w:r>
    </w:p>
    <w:p w14:paraId="74AB3819" w14:textId="77777777" w:rsidR="00CE5717" w:rsidRPr="00EC76D5" w:rsidRDefault="00CE5717" w:rsidP="0096418E">
      <w:pPr>
        <w:pStyle w:val="Rubrik1"/>
      </w:pPr>
      <w:bookmarkStart w:id="20" w:name="_Toc481936123"/>
      <w:bookmarkStart w:id="21" w:name="_Ref418260972"/>
      <w:r w:rsidRPr="00EC76D5">
        <w:lastRenderedPageBreak/>
        <w:t>Main</w:t>
      </w:r>
      <w:bookmarkEnd w:id="20"/>
    </w:p>
    <w:p w14:paraId="67940380" w14:textId="77777777" w:rsidR="004B716F" w:rsidRPr="00EC76D5" w:rsidRDefault="004B716F" w:rsidP="004B716F">
      <w:r w:rsidRPr="00EC76D5">
        <w:t>The Main class handles the overall compi</w:t>
      </w:r>
      <w:r w:rsidR="00B25E5B" w:rsidRPr="00EC76D5">
        <w:t>ling and linking.</w:t>
      </w:r>
      <w:r w:rsidRPr="00EC76D5">
        <w:t xml:space="preserve"> </w:t>
      </w:r>
    </w:p>
    <w:p w14:paraId="34573F69" w14:textId="77777777" w:rsidR="00551A61" w:rsidRPr="00EC76D5" w:rsidRDefault="00551A61" w:rsidP="00551A61">
      <w:pPr>
        <w:pStyle w:val="CodeHeader"/>
      </w:pPr>
      <w:r w:rsidRPr="00EC76D5">
        <w:t>Main.java</w:t>
      </w:r>
    </w:p>
    <w:p w14:paraId="122866EE" w14:textId="77777777" w:rsidR="00551A61" w:rsidRPr="00EC76D5" w:rsidRDefault="00551A61" w:rsidP="00551A61">
      <w:pPr>
        <w:pStyle w:val="Code"/>
      </w:pPr>
      <w:r w:rsidRPr="00EC76D5">
        <w:t>package c_compiler;</w:t>
      </w:r>
    </w:p>
    <w:p w14:paraId="33016C63" w14:textId="77777777" w:rsidR="00551A61" w:rsidRPr="00EC76D5" w:rsidRDefault="00551A61" w:rsidP="00551A61">
      <w:pPr>
        <w:pStyle w:val="Code"/>
      </w:pPr>
      <w:r w:rsidRPr="00EC76D5">
        <w:t>import java.io.*;</w:t>
      </w:r>
    </w:p>
    <w:p w14:paraId="58A7E715" w14:textId="77777777" w:rsidR="00551A61" w:rsidRPr="00EC76D5" w:rsidRDefault="00551A61" w:rsidP="00551A61">
      <w:pPr>
        <w:pStyle w:val="Code"/>
      </w:pPr>
      <w:r w:rsidRPr="00EC76D5">
        <w:t>import java.math.*;</w:t>
      </w:r>
    </w:p>
    <w:p w14:paraId="3C58F7A8" w14:textId="77777777" w:rsidR="00551A61" w:rsidRPr="00EC76D5" w:rsidRDefault="00551A61" w:rsidP="00551A61">
      <w:pPr>
        <w:pStyle w:val="Code"/>
      </w:pPr>
      <w:r w:rsidRPr="00EC76D5">
        <w:t xml:space="preserve">import java.util.*; </w:t>
      </w:r>
    </w:p>
    <w:p w14:paraId="3C21B881" w14:textId="77777777" w:rsidR="00551A61" w:rsidRPr="00EC76D5" w:rsidRDefault="00551A61" w:rsidP="00551A61">
      <w:pPr>
        <w:pStyle w:val="Code"/>
      </w:pPr>
    </w:p>
    <w:p w14:paraId="74B009D9" w14:textId="77777777" w:rsidR="00551A61" w:rsidRPr="00EC76D5" w:rsidRDefault="00551A61" w:rsidP="00551A61">
      <w:pPr>
        <w:pStyle w:val="Code"/>
      </w:pPr>
      <w:r w:rsidRPr="00EC76D5">
        <w:t>public class Main {</w:t>
      </w:r>
    </w:p>
    <w:p w14:paraId="2076B3A2" w14:textId="77777777" w:rsidR="00551A61" w:rsidRPr="00EC76D5" w:rsidRDefault="00551A61" w:rsidP="00551A61">
      <w:pPr>
        <w:pStyle w:val="Code"/>
      </w:pPr>
      <w:r w:rsidRPr="00EC76D5">
        <w:t xml:space="preserve">  public static boolean Debug2 = true;</w:t>
      </w:r>
    </w:p>
    <w:p w14:paraId="04D6139D" w14:textId="77777777" w:rsidR="00551A61" w:rsidRPr="00EC76D5" w:rsidRDefault="00551A61" w:rsidP="00551A61">
      <w:pPr>
        <w:pStyle w:val="Code"/>
      </w:pPr>
      <w:r w:rsidRPr="00EC76D5">
        <w:t xml:space="preserve">  public static boolean Warning = false;</w:t>
      </w:r>
    </w:p>
    <w:p w14:paraId="23BB25A2" w14:textId="77777777" w:rsidR="00551A61" w:rsidRPr="00EC76D5" w:rsidRDefault="00551A61" w:rsidP="00551A61">
      <w:pPr>
        <w:pStyle w:val="Code"/>
      </w:pPr>
      <w:r w:rsidRPr="00EC76D5">
        <w:t xml:space="preserve">  public static boolean CheckStackHeap2 = true;</w:t>
      </w:r>
    </w:p>
    <w:p w14:paraId="5D9F8926" w14:textId="77777777" w:rsidR="00551A61" w:rsidRPr="00EC76D5" w:rsidRDefault="00551A61" w:rsidP="00551A61">
      <w:pPr>
        <w:pStyle w:val="Code"/>
      </w:pPr>
      <w:r w:rsidRPr="00EC76D5">
        <w:t xml:space="preserve">  </w:t>
      </w:r>
    </w:p>
    <w:p w14:paraId="4C5D53B7" w14:textId="77777777" w:rsidR="00551A61" w:rsidRPr="00EC76D5" w:rsidRDefault="00551A61" w:rsidP="00551A61">
      <w:pPr>
        <w:pStyle w:val="Code"/>
      </w:pPr>
      <w:r w:rsidRPr="00EC76D5">
        <w:t xml:space="preserve">  public static Map&lt;String,Macro&gt; MacroMap = new MyMap&lt;&gt;();</w:t>
      </w:r>
    </w:p>
    <w:p w14:paraId="33617650" w14:textId="77777777" w:rsidR="00551A61" w:rsidRPr="00EC76D5" w:rsidRDefault="00551A61" w:rsidP="00551A61">
      <w:pPr>
        <w:pStyle w:val="Code"/>
      </w:pPr>
      <w:r w:rsidRPr="00EC76D5">
        <w:t xml:space="preserve">  public static Stack&lt;File&gt; IncludeStack = new Stack&lt;&gt;();</w:t>
      </w:r>
    </w:p>
    <w:p w14:paraId="3D04A4F1" w14:textId="77777777" w:rsidR="00551A61" w:rsidRPr="00EC76D5" w:rsidRDefault="00551A61" w:rsidP="00551A61">
      <w:pPr>
        <w:pStyle w:val="Code"/>
      </w:pPr>
      <w:r w:rsidRPr="00EC76D5">
        <w:t xml:space="preserve">  public static Set&lt;File&gt; IncludeSet = new MySet&lt;&gt;();</w:t>
      </w:r>
    </w:p>
    <w:p w14:paraId="76388F22" w14:textId="77777777" w:rsidR="00551A61" w:rsidRPr="00EC76D5" w:rsidRDefault="00551A61" w:rsidP="00551A61">
      <w:pPr>
        <w:pStyle w:val="Code"/>
      </w:pPr>
      <w:r w:rsidRPr="00EC76D5">
        <w:t xml:space="preserve">  public static Stack&lt;Triple&lt;Boolean,Boolean,PreProcessor.IfStatus&gt;&gt;</w:t>
      </w:r>
    </w:p>
    <w:p w14:paraId="72D80688" w14:textId="77777777" w:rsidR="00551A61" w:rsidRPr="00EC76D5" w:rsidRDefault="00551A61" w:rsidP="00551A61">
      <w:pPr>
        <w:pStyle w:val="Code"/>
      </w:pPr>
      <w:r w:rsidRPr="00EC76D5">
        <w:t xml:space="preserve">                  IfStack = new Stack&lt;&gt;();</w:t>
      </w:r>
    </w:p>
    <w:p w14:paraId="647F80EC" w14:textId="77777777" w:rsidR="00551A61" w:rsidRPr="00EC76D5" w:rsidRDefault="00551A61" w:rsidP="00551A61">
      <w:pPr>
        <w:pStyle w:val="Code"/>
      </w:pPr>
    </w:p>
    <w:p w14:paraId="0A81BEC5" w14:textId="77777777" w:rsidR="00551A61" w:rsidRPr="00EC76D5" w:rsidRDefault="00551A61" w:rsidP="00551A61">
      <w:pPr>
        <w:pStyle w:val="Code"/>
      </w:pPr>
      <w:r w:rsidRPr="00EC76D5">
        <w:t xml:space="preserve">  public static int FileId = 0;</w:t>
      </w:r>
    </w:p>
    <w:p w14:paraId="2E8047A9" w14:textId="77777777" w:rsidR="00551A61" w:rsidRPr="00EC76D5" w:rsidRDefault="00551A61" w:rsidP="00551A61">
      <w:pPr>
        <w:pStyle w:val="Code"/>
      </w:pPr>
      <w:r w:rsidRPr="00EC76D5">
        <w:t xml:space="preserve">  public static String AssemblerPrompt2 = "Assembler: ";</w:t>
      </w:r>
    </w:p>
    <w:p w14:paraId="0A49EBCD" w14:textId="77777777" w:rsidR="00551A61" w:rsidRPr="00EC76D5" w:rsidRDefault="00551A61" w:rsidP="00551A61">
      <w:pPr>
        <w:pStyle w:val="Code"/>
      </w:pPr>
      <w:r w:rsidRPr="00EC76D5">
        <w:t xml:space="preserve">  public static final int MarginSize2 = 20;</w:t>
      </w:r>
    </w:p>
    <w:p w14:paraId="50E7BCF0" w14:textId="77777777" w:rsidR="00551A61" w:rsidRPr="00EC76D5" w:rsidRDefault="00551A61" w:rsidP="00551A61">
      <w:pPr>
        <w:pStyle w:val="Code"/>
      </w:pPr>
      <w:r w:rsidRPr="00EC76D5">
        <w:t xml:space="preserve">  public static int TemporaryCount = 0;</w:t>
      </w:r>
    </w:p>
    <w:p w14:paraId="65481622" w14:textId="77777777" w:rsidR="00551A61" w:rsidRPr="00EC76D5" w:rsidRDefault="00551A61" w:rsidP="00551A61">
      <w:pPr>
        <w:pStyle w:val="Code"/>
      </w:pPr>
    </w:p>
    <w:p w14:paraId="1985F31E" w14:textId="77777777" w:rsidR="00551A61" w:rsidRPr="00EC76D5" w:rsidRDefault="00551A61" w:rsidP="00551A61">
      <w:pPr>
        <w:pStyle w:val="Code"/>
      </w:pPr>
      <w:r w:rsidRPr="00EC76D5">
        <w:t xml:space="preserve">  public static String CheckStackHeapFunction = "$CheckStackHeapFunction";</w:t>
      </w:r>
    </w:p>
    <w:p w14:paraId="42CC746E" w14:textId="77777777" w:rsidR="00551A61" w:rsidRPr="00EC76D5" w:rsidRDefault="00551A61" w:rsidP="00551A61">
      <w:pPr>
        <w:pStyle w:val="Code"/>
      </w:pPr>
      <w:r w:rsidRPr="00EC76D5">
        <w:t xml:space="preserve">  public static String CheckStackHeapFunctionEllipse =</w:t>
      </w:r>
    </w:p>
    <w:p w14:paraId="389B7215" w14:textId="77777777" w:rsidR="00551A61" w:rsidRPr="00EC76D5" w:rsidRDefault="00551A61" w:rsidP="00551A61">
      <w:pPr>
        <w:pStyle w:val="Code"/>
      </w:pPr>
      <w:r w:rsidRPr="00EC76D5">
        <w:t xml:space="preserve">                         "$CheckStackHeapFunctionEllipse";</w:t>
      </w:r>
    </w:p>
    <w:p w14:paraId="3E746C77" w14:textId="77777777" w:rsidR="00551A61" w:rsidRPr="00EC76D5" w:rsidRDefault="00551A61" w:rsidP="00551A61">
      <w:pPr>
        <w:pStyle w:val="Code"/>
      </w:pPr>
      <w:r w:rsidRPr="00EC76D5">
        <w:t xml:space="preserve">  public static String StackHeapError = "$StackHeapError";</w:t>
      </w:r>
    </w:p>
    <w:p w14:paraId="1371ED18" w14:textId="77777777" w:rsidR="00551A61" w:rsidRPr="00EC76D5" w:rsidRDefault="00551A61" w:rsidP="00551A61">
      <w:pPr>
        <w:pStyle w:val="Code"/>
      </w:pPr>
      <w:r w:rsidRPr="00EC76D5">
        <w:t xml:space="preserve">  public static String StackHeapErrorEllipse = "$StackHeapErrorEllipse";</w:t>
      </w:r>
    </w:p>
    <w:p w14:paraId="14A17FB9" w14:textId="77777777" w:rsidR="00551A61" w:rsidRPr="00EC76D5" w:rsidRDefault="00551A61" w:rsidP="00551A61">
      <w:pPr>
        <w:pStyle w:val="Code"/>
      </w:pPr>
      <w:r w:rsidRPr="00EC76D5">
        <w:t xml:space="preserve">  public static String StackOverflowName = "$StackOverflow";</w:t>
      </w:r>
    </w:p>
    <w:p w14:paraId="12AD930F" w14:textId="77777777" w:rsidR="00551A61" w:rsidRPr="00EC76D5" w:rsidRDefault="00551A61" w:rsidP="00551A61">
      <w:pPr>
        <w:pStyle w:val="Code"/>
      </w:pPr>
      <w:r w:rsidRPr="00EC76D5">
        <w:t xml:space="preserve">  public static String StackOverflowMessage = "Stack Overflow =&gt; Exit -1.";</w:t>
      </w:r>
    </w:p>
    <w:p w14:paraId="27EF586E" w14:textId="77777777" w:rsidR="00551A61" w:rsidRPr="00EC76D5" w:rsidRDefault="00551A61" w:rsidP="00551A61">
      <w:pPr>
        <w:pStyle w:val="Code"/>
      </w:pPr>
      <w:r w:rsidRPr="00EC76D5">
        <w:t xml:space="preserve">  public static String PathName = "$Path";</w:t>
      </w:r>
    </w:p>
    <w:p w14:paraId="24202D5C" w14:textId="77777777" w:rsidR="00551A61" w:rsidRPr="00EC76D5" w:rsidRDefault="00551A61" w:rsidP="00551A61">
      <w:pPr>
        <w:pStyle w:val="Code"/>
      </w:pPr>
      <w:r w:rsidRPr="00EC76D5">
        <w:t xml:space="preserve">  public static String PathText = "Path";</w:t>
      </w:r>
    </w:p>
    <w:p w14:paraId="0178DB26" w14:textId="77777777" w:rsidR="00551A61" w:rsidRPr="00EC76D5" w:rsidRDefault="00551A61" w:rsidP="00551A61">
      <w:pPr>
        <w:pStyle w:val="Code"/>
      </w:pPr>
      <w:r w:rsidRPr="00EC76D5">
        <w:t xml:space="preserve">  </w:t>
      </w:r>
    </w:p>
    <w:p w14:paraId="147BE12D" w14:textId="77777777" w:rsidR="00551A61" w:rsidRPr="00EC76D5" w:rsidRDefault="00551A61" w:rsidP="00551A61">
      <w:pPr>
        <w:pStyle w:val="Code"/>
      </w:pPr>
      <w:r w:rsidRPr="00EC76D5">
        <w:t xml:space="preserve">  public static int ObjectCodeTableMapSize = 11;</w:t>
      </w:r>
    </w:p>
    <w:p w14:paraId="6F7A40CE" w14:textId="77777777" w:rsidR="00551A61" w:rsidRPr="00EC76D5" w:rsidRDefault="00551A61" w:rsidP="00551A61">
      <w:pPr>
        <w:pStyle w:val="Code"/>
      </w:pPr>
    </w:p>
    <w:p w14:paraId="401512CA" w14:textId="77777777" w:rsidR="00551A61" w:rsidRPr="00EC76D5" w:rsidRDefault="00551A61" w:rsidP="00551A61">
      <w:pPr>
        <w:pStyle w:val="Code"/>
      </w:pPr>
      <w:r w:rsidRPr="00EC76D5">
        <w:t xml:space="preserve">  public static final String NumberId = "#";</w:t>
      </w:r>
    </w:p>
    <w:p w14:paraId="037E997E" w14:textId="77777777" w:rsidR="00551A61" w:rsidRPr="00EC76D5" w:rsidRDefault="00551A61" w:rsidP="00551A61">
      <w:pPr>
        <w:pStyle w:val="Code"/>
      </w:pPr>
      <w:r w:rsidRPr="00EC76D5">
        <w:t xml:space="preserve">  public static final String TemporaryId = "$";</w:t>
      </w:r>
    </w:p>
    <w:p w14:paraId="2AD31C8A" w14:textId="77777777" w:rsidR="00551A61" w:rsidRPr="00EC76D5" w:rsidRDefault="00551A61" w:rsidP="00551A61">
      <w:pPr>
        <w:pStyle w:val="Code"/>
      </w:pPr>
      <w:r w:rsidRPr="00EC76D5">
        <w:t xml:space="preserve">  public static final String SeparatorId = "@";</w:t>
      </w:r>
    </w:p>
    <w:p w14:paraId="7FFAA296" w14:textId="77777777" w:rsidR="00551A61" w:rsidRPr="00EC76D5" w:rsidRDefault="00551A61" w:rsidP="00551A61">
      <w:pPr>
        <w:pStyle w:val="Code"/>
      </w:pPr>
      <w:r w:rsidRPr="00EC76D5">
        <w:t xml:space="preserve">  public static final char CharacterId = '~';</w:t>
      </w:r>
    </w:p>
    <w:p w14:paraId="4D3C4722" w14:textId="77777777" w:rsidR="00551A61" w:rsidRPr="00EC76D5" w:rsidRDefault="00551A61" w:rsidP="00551A61">
      <w:pPr>
        <w:pStyle w:val="Code"/>
      </w:pPr>
      <w:r w:rsidRPr="00EC76D5">
        <w:t xml:space="preserve">  public static final String FileMarker = "&amp;";</w:t>
      </w:r>
    </w:p>
    <w:p w14:paraId="1C81B9E5" w14:textId="77777777" w:rsidR="00551A61" w:rsidRPr="00EC76D5" w:rsidRDefault="00551A61" w:rsidP="00551A61">
      <w:pPr>
        <w:pStyle w:val="Code"/>
      </w:pPr>
      <w:r w:rsidRPr="00EC76D5">
        <w:t xml:space="preserve">  public static final String PlusMarker = "~043";</w:t>
      </w:r>
    </w:p>
    <w:p w14:paraId="37C5582A" w14:textId="77777777" w:rsidR="00551A61" w:rsidRPr="00EC76D5" w:rsidRDefault="00551A61" w:rsidP="00551A61">
      <w:pPr>
        <w:pStyle w:val="Code"/>
      </w:pPr>
      <w:r w:rsidRPr="00EC76D5">
        <w:t xml:space="preserve">  </w:t>
      </w:r>
    </w:p>
    <w:p w14:paraId="28D41229" w14:textId="77777777" w:rsidR="00551A61" w:rsidRPr="00EC76D5" w:rsidRDefault="00551A61" w:rsidP="00551A61">
      <w:pPr>
        <w:pStyle w:val="Code"/>
      </w:pPr>
      <w:r w:rsidRPr="00EC76D5">
        <w:t xml:space="preserve">  public static int BlockCount = 0;</w:t>
      </w:r>
    </w:p>
    <w:p w14:paraId="6AC96CA2" w14:textId="3758EC36" w:rsidR="00551A61" w:rsidRPr="00EC76D5" w:rsidRDefault="00551A61" w:rsidP="00551A61">
      <w:pPr>
        <w:pStyle w:val="Code"/>
      </w:pPr>
      <w:r w:rsidRPr="00EC76D5">
        <w:t xml:space="preserve">  public static Stack&lt;</w:t>
      </w:r>
      <w:r w:rsidR="00E82F0F" w:rsidRPr="00EC76D5">
        <w:t>Symbol</w:t>
      </w:r>
      <w:r w:rsidRPr="00EC76D5">
        <w:t>&gt; SymbolStack = new Stack&lt;&gt;();</w:t>
      </w:r>
    </w:p>
    <w:p w14:paraId="4C597677" w14:textId="77777777" w:rsidR="00551A61" w:rsidRPr="00EC76D5" w:rsidRDefault="00551A61" w:rsidP="00551A61">
      <w:pPr>
        <w:pStyle w:val="Code"/>
      </w:pPr>
    </w:p>
    <w:p w14:paraId="1F229790" w14:textId="77777777" w:rsidR="00551A61" w:rsidRPr="00EC76D5" w:rsidRDefault="00551A61" w:rsidP="00551A61">
      <w:pPr>
        <w:pStyle w:val="Code"/>
      </w:pPr>
      <w:r w:rsidRPr="00EC76D5">
        <w:t xml:space="preserve">  public static int Line = 0;</w:t>
      </w:r>
    </w:p>
    <w:p w14:paraId="0D1D2B1C" w14:textId="3A626C23" w:rsidR="00551A61" w:rsidRPr="00EC76D5" w:rsidRDefault="00551A61" w:rsidP="00551A61">
      <w:pPr>
        <w:pStyle w:val="Code"/>
      </w:pPr>
      <w:r w:rsidRPr="00EC76D5">
        <w:t xml:space="preserve">  public static </w:t>
      </w:r>
      <w:r w:rsidR="00E82F0F" w:rsidRPr="00EC76D5">
        <w:t>Symbol</w:t>
      </w:r>
      <w:r w:rsidRPr="00EC76D5">
        <w:t xml:space="preserve"> FuncSymbol = null;</w:t>
      </w:r>
    </w:p>
    <w:p w14:paraId="330B82B3" w14:textId="77777777" w:rsidR="00551A61" w:rsidRPr="00EC76D5" w:rsidRDefault="00551A61" w:rsidP="00551A61">
      <w:pPr>
        <w:pStyle w:val="Code"/>
      </w:pPr>
      <w:r w:rsidRPr="00EC76D5">
        <w:t xml:space="preserve">  public static String IncludePath = null, Path = null;</w:t>
      </w:r>
    </w:p>
    <w:p w14:paraId="5BA1E956" w14:textId="77777777" w:rsidR="00551A61" w:rsidRPr="00EC76D5" w:rsidRDefault="00551A61" w:rsidP="00551A61">
      <w:pPr>
        <w:pStyle w:val="Code"/>
      </w:pPr>
    </w:p>
    <w:p w14:paraId="6D81800D" w14:textId="77777777" w:rsidR="00551A61" w:rsidRPr="00EC76D5" w:rsidRDefault="00551A61" w:rsidP="00551A61">
      <w:pPr>
        <w:pStyle w:val="Code"/>
      </w:pPr>
      <w:r w:rsidRPr="00EC76D5">
        <w:t xml:space="preserve">  public static SymbolTable CurrentTable = null;</w:t>
      </w:r>
    </w:p>
    <w:p w14:paraId="1C1A5D93" w14:textId="77777777" w:rsidR="00551A61" w:rsidRPr="00EC76D5" w:rsidRDefault="00551A61" w:rsidP="00551A61">
      <w:pPr>
        <w:pStyle w:val="Code"/>
      </w:pPr>
      <w:r w:rsidRPr="00EC76D5">
        <w:t xml:space="preserve">  public static List&lt;MiddleCode&gt; MiddleCodeList = new LinkedList&lt;&gt;();</w:t>
      </w:r>
    </w:p>
    <w:p w14:paraId="3A8484C7" w14:textId="77777777" w:rsidR="00551A61" w:rsidRPr="00EC76D5" w:rsidRDefault="00551A61" w:rsidP="00551A61">
      <w:pPr>
        <w:pStyle w:val="Code"/>
      </w:pPr>
      <w:r w:rsidRPr="00EC76D5">
        <w:t xml:space="preserve">  public static Map&lt;String,LinkerInfo2&gt; LinkerMap = new MyMap&lt;&gt;();</w:t>
      </w:r>
    </w:p>
    <w:p w14:paraId="08E69EDD" w14:textId="77777777" w:rsidR="00551A61" w:rsidRPr="00EC76D5" w:rsidRDefault="00551A61" w:rsidP="00551A61">
      <w:pPr>
        <w:pStyle w:val="Code"/>
      </w:pPr>
    </w:p>
    <w:p w14:paraId="12692C3A" w14:textId="42467E94" w:rsidR="00551A61" w:rsidRPr="00EC76D5" w:rsidRDefault="00551A61" w:rsidP="00551A61">
      <w:pPr>
        <w:pStyle w:val="Code"/>
      </w:pPr>
      <w:r w:rsidRPr="00EC76D5">
        <w:lastRenderedPageBreak/>
        <w:t xml:space="preserve">  public static Stack&lt;Map&lt;BigInteger,Integer&gt;&gt; </w:t>
      </w:r>
      <w:r w:rsidR="007C0FFA">
        <w:t>m_caseMapStack</w:t>
      </w:r>
      <w:r w:rsidRPr="00EC76D5">
        <w:t xml:space="preserve"> = new Stack&lt;&gt;();</w:t>
      </w:r>
    </w:p>
    <w:p w14:paraId="67D2596D" w14:textId="4FAECC4F" w:rsidR="00551A61" w:rsidRPr="00EC76D5" w:rsidRDefault="00551A61" w:rsidP="00551A61">
      <w:pPr>
        <w:pStyle w:val="Code"/>
      </w:pPr>
      <w:r w:rsidRPr="00EC76D5">
        <w:t xml:space="preserve">  public static Stack&lt;Integer&gt; </w:t>
      </w:r>
      <w:r w:rsidR="007C0FFA">
        <w:t xml:space="preserve">m_defaultStack </w:t>
      </w:r>
      <w:r w:rsidRPr="00EC76D5">
        <w:t>= new Stack&lt;&gt;();</w:t>
      </w:r>
    </w:p>
    <w:p w14:paraId="0BBD98D2" w14:textId="33EB1BFD" w:rsidR="00551A61" w:rsidRPr="00EC76D5" w:rsidRDefault="00551A61" w:rsidP="00551A61">
      <w:pPr>
        <w:pStyle w:val="Code"/>
      </w:pPr>
      <w:r w:rsidRPr="00EC76D5">
        <w:t xml:space="preserve">  public static Stack&lt;Set&lt;Integer&gt;&gt; </w:t>
      </w:r>
      <w:r w:rsidR="007C0FFA">
        <w:t xml:space="preserve">m_breakSetStack </w:t>
      </w:r>
      <w:r w:rsidRPr="00EC76D5">
        <w:t>= new Stack&lt;&gt;(),</w:t>
      </w:r>
    </w:p>
    <w:p w14:paraId="039C6B30" w14:textId="2C4ED162" w:rsidR="00551A61" w:rsidRPr="00EC76D5" w:rsidRDefault="00551A61" w:rsidP="00551A61">
      <w:pPr>
        <w:pStyle w:val="Code"/>
      </w:pPr>
      <w:r w:rsidRPr="00EC76D5">
        <w:t xml:space="preserve">                                    </w:t>
      </w:r>
      <w:r w:rsidR="00B13BF7">
        <w:t>m_continueSetStack</w:t>
      </w:r>
      <w:r w:rsidRPr="00EC76D5">
        <w:t xml:space="preserve"> = new Stack&lt;&gt;();</w:t>
      </w:r>
    </w:p>
    <w:p w14:paraId="22C8BB13" w14:textId="77777777" w:rsidR="00551A61" w:rsidRPr="00EC76D5" w:rsidRDefault="00551A61" w:rsidP="00551A61">
      <w:pPr>
        <w:pStyle w:val="Code"/>
      </w:pPr>
      <w:r w:rsidRPr="00EC76D5">
        <w:t xml:space="preserve">  public static Map&lt;Integer,String&gt; GotoMap = new MyMap&lt;&gt;();</w:t>
      </w:r>
    </w:p>
    <w:p w14:paraId="09BD88F2" w14:textId="77777777" w:rsidR="00551A61" w:rsidRPr="00EC76D5" w:rsidRDefault="00551A61" w:rsidP="00551A61">
      <w:pPr>
        <w:pStyle w:val="Code"/>
      </w:pPr>
      <w:r w:rsidRPr="00EC76D5">
        <w:t xml:space="preserve">  public static Map&lt;String,Integer&gt; LabelMap = new MyMap&lt;&gt;();</w:t>
      </w:r>
    </w:p>
    <w:p w14:paraId="473B5281" w14:textId="77777777" w:rsidR="00551A61" w:rsidRPr="00EC76D5" w:rsidRDefault="00551A61" w:rsidP="00551A61">
      <w:pPr>
        <w:pStyle w:val="Code"/>
      </w:pPr>
      <w:r w:rsidRPr="00EC76D5">
        <w:t xml:space="preserve">  public static Stack&lt;BigInteger&gt; EnumValueStack = new Stack&lt;&gt;();</w:t>
      </w:r>
    </w:p>
    <w:p w14:paraId="49D8E73E" w14:textId="497570A8" w:rsidR="00551A61" w:rsidRPr="00EC76D5" w:rsidRDefault="003A5AA4" w:rsidP="003A5AA4">
      <w:pPr>
        <w:pStyle w:val="Rubrik2"/>
      </w:pPr>
      <w:bookmarkStart w:id="22" w:name="_Toc481936124"/>
      <w:r w:rsidRPr="00EC76D5">
        <w:t>Reading the Source File</w:t>
      </w:r>
      <w:bookmarkEnd w:id="22"/>
    </w:p>
    <w:p w14:paraId="212C2133" w14:textId="77777777" w:rsidR="00551A61" w:rsidRPr="00EC76D5" w:rsidRDefault="00551A61" w:rsidP="00551A61">
      <w:pPr>
        <w:pStyle w:val="Code"/>
      </w:pPr>
      <w:r w:rsidRPr="00EC76D5">
        <w:t xml:space="preserve">  public static void readSourceFile(File sourceFile, File preproFile,</w:t>
      </w:r>
    </w:p>
    <w:p w14:paraId="350255AE" w14:textId="77777777" w:rsidR="00551A61" w:rsidRPr="00EC76D5" w:rsidRDefault="00551A61" w:rsidP="00551A61">
      <w:pPr>
        <w:pStyle w:val="Code"/>
      </w:pPr>
      <w:r w:rsidRPr="00EC76D5">
        <w:t xml:space="preserve">                                    File objectFile, File middleFile)</w:t>
      </w:r>
    </w:p>
    <w:p w14:paraId="359DB7DF" w14:textId="77777777" w:rsidR="00551A61" w:rsidRPr="00EC76D5" w:rsidRDefault="00551A61" w:rsidP="00551A61">
      <w:pPr>
        <w:pStyle w:val="Code"/>
      </w:pPr>
      <w:r w:rsidRPr="00EC76D5">
        <w:t xml:space="preserve">                                    throws Exception {</w:t>
      </w:r>
    </w:p>
    <w:p w14:paraId="7EA3C0AC" w14:textId="77777777" w:rsidR="00551A61" w:rsidRPr="00EC76D5" w:rsidRDefault="00551A61" w:rsidP="00551A61">
      <w:pPr>
        <w:pStyle w:val="Code"/>
      </w:pPr>
      <w:r w:rsidRPr="00EC76D5">
        <w:t xml:space="preserve">    MacroMap.clear();</w:t>
      </w:r>
    </w:p>
    <w:p w14:paraId="6B237E71" w14:textId="77777777" w:rsidR="00551A61" w:rsidRPr="00EC76D5" w:rsidRDefault="00551A61" w:rsidP="00551A61">
      <w:pPr>
        <w:pStyle w:val="Code"/>
      </w:pPr>
      <w:r w:rsidRPr="00EC76D5">
        <w:t xml:space="preserve">    IncludeSet.clear();</w:t>
      </w:r>
    </w:p>
    <w:p w14:paraId="4BB6ADE9" w14:textId="77777777" w:rsidR="00551A61" w:rsidRPr="00EC76D5" w:rsidRDefault="00551A61" w:rsidP="00551A61">
      <w:pPr>
        <w:pStyle w:val="Code"/>
      </w:pPr>
      <w:r w:rsidRPr="00EC76D5">
        <w:t xml:space="preserve">    StringBuilder buffer = new StringBuilder();</w:t>
      </w:r>
    </w:p>
    <w:p w14:paraId="3A3A9D09" w14:textId="77777777" w:rsidR="00551A61" w:rsidRPr="00EC76D5" w:rsidRDefault="00551A61" w:rsidP="00551A61">
      <w:pPr>
        <w:pStyle w:val="Code"/>
      </w:pPr>
      <w:r w:rsidRPr="00EC76D5">
        <w:t xml:space="preserve">    PreProcessor.doProcess(sourceFile, buffer);</w:t>
      </w:r>
    </w:p>
    <w:p w14:paraId="75A7307E" w14:textId="77777777" w:rsidR="00551A61" w:rsidRPr="00EC76D5" w:rsidRDefault="00551A61" w:rsidP="00551A61">
      <w:pPr>
        <w:pStyle w:val="Code"/>
      </w:pPr>
      <w:r w:rsidRPr="00EC76D5">
        <w:t xml:space="preserve">    Assert.error(IfStack.isEmpty(),</w:t>
      </w:r>
    </w:p>
    <w:p w14:paraId="29FC43E4" w14:textId="77777777" w:rsidR="00551A61" w:rsidRPr="00EC76D5" w:rsidRDefault="00551A61" w:rsidP="00551A61">
      <w:pPr>
        <w:pStyle w:val="Code"/>
      </w:pPr>
      <w:r w:rsidRPr="00EC76D5">
        <w:t xml:space="preserve">                 "#if, #ifdef, or #ifndef without matching #endif");</w:t>
      </w:r>
    </w:p>
    <w:p w14:paraId="4DC54DE1" w14:textId="77777777" w:rsidR="00551A61" w:rsidRPr="00EC76D5" w:rsidRDefault="00551A61" w:rsidP="00551A61">
      <w:pPr>
        <w:pStyle w:val="Code"/>
      </w:pPr>
      <w:r w:rsidRPr="00EC76D5">
        <w:t xml:space="preserve">    </w:t>
      </w:r>
    </w:p>
    <w:p w14:paraId="25499897" w14:textId="77777777" w:rsidR="00551A61" w:rsidRPr="00EC76D5" w:rsidRDefault="00551A61" w:rsidP="00551A61">
      <w:pPr>
        <w:pStyle w:val="Code"/>
      </w:pPr>
      <w:r w:rsidRPr="00EC76D5">
        <w:t xml:space="preserve">    PrintStream preproStream = new PrintStream(preproFile);</w:t>
      </w:r>
    </w:p>
    <w:p w14:paraId="136FA942" w14:textId="77777777" w:rsidR="00551A61" w:rsidRPr="00EC76D5" w:rsidRDefault="00551A61" w:rsidP="00551A61">
      <w:pPr>
        <w:pStyle w:val="Code"/>
      </w:pPr>
      <w:r w:rsidRPr="00EC76D5">
        <w:t xml:space="preserve">    preproStream.print(buffer);</w:t>
      </w:r>
    </w:p>
    <w:p w14:paraId="3DBCF8A2" w14:textId="77777777" w:rsidR="00551A61" w:rsidRPr="00EC76D5" w:rsidRDefault="00551A61" w:rsidP="00551A61">
      <w:pPr>
        <w:pStyle w:val="Code"/>
      </w:pPr>
      <w:r w:rsidRPr="00EC76D5">
        <w:t xml:space="preserve">    preproStream.close();</w:t>
      </w:r>
    </w:p>
    <w:p w14:paraId="159B2669" w14:textId="77777777" w:rsidR="00551A61" w:rsidRPr="00EC76D5" w:rsidRDefault="00551A61" w:rsidP="00551A61">
      <w:pPr>
        <w:pStyle w:val="Code"/>
      </w:pPr>
      <w:r w:rsidRPr="00EC76D5">
        <w:t xml:space="preserve">  </w:t>
      </w:r>
    </w:p>
    <w:p w14:paraId="7C1D4F86" w14:textId="77777777" w:rsidR="00551A61" w:rsidRPr="00EC76D5" w:rsidRDefault="00551A61" w:rsidP="00551A61">
      <w:pPr>
        <w:pStyle w:val="Code"/>
      </w:pPr>
      <w:r w:rsidRPr="00EC76D5">
        <w:t xml:space="preserve">    StringReader preprocessedReader = new StringReader(buffer.toString());</w:t>
      </w:r>
    </w:p>
    <w:p w14:paraId="0B80CF87" w14:textId="77777777" w:rsidR="00551A61" w:rsidRPr="00EC76D5" w:rsidRDefault="00551A61" w:rsidP="00551A61">
      <w:pPr>
        <w:pStyle w:val="Code"/>
      </w:pPr>
      <w:r w:rsidRPr="00EC76D5">
        <w:t xml:space="preserve">    Scanner scanner = new Scanner(preprocessedReader);</w:t>
      </w:r>
    </w:p>
    <w:p w14:paraId="67A62DA8" w14:textId="77777777" w:rsidR="00551A61" w:rsidRPr="00EC76D5" w:rsidRDefault="00551A61" w:rsidP="00551A61">
      <w:pPr>
        <w:pStyle w:val="Code"/>
      </w:pPr>
      <w:r w:rsidRPr="00EC76D5">
        <w:t xml:space="preserve">    </w:t>
      </w:r>
    </w:p>
    <w:p w14:paraId="6D326809" w14:textId="77777777" w:rsidR="00551A61" w:rsidRPr="00EC76D5" w:rsidRDefault="00551A61" w:rsidP="00551A61">
      <w:pPr>
        <w:pStyle w:val="Code"/>
      </w:pPr>
      <w:r w:rsidRPr="00EC76D5">
        <w:t xml:space="preserve">    try {</w:t>
      </w:r>
    </w:p>
    <w:p w14:paraId="41CE1196" w14:textId="77777777" w:rsidR="00551A61" w:rsidRPr="00EC76D5" w:rsidRDefault="00551A61" w:rsidP="00551A61">
      <w:pPr>
        <w:pStyle w:val="Code"/>
      </w:pPr>
      <w:r w:rsidRPr="00EC76D5">
        <w:t xml:space="preserve">      LinkerMap.clear();</w:t>
      </w:r>
    </w:p>
    <w:p w14:paraId="19858C20" w14:textId="77777777" w:rsidR="00551A61" w:rsidRPr="00EC76D5" w:rsidRDefault="00551A61" w:rsidP="00551A61">
      <w:pPr>
        <w:pStyle w:val="Code"/>
      </w:pPr>
      <w:r w:rsidRPr="00EC76D5">
        <w:t xml:space="preserve">      SymbolTable.TableCount = 0;</w:t>
      </w:r>
    </w:p>
    <w:p w14:paraId="6EA759CD" w14:textId="5AA4120D" w:rsidR="00C71C05" w:rsidRPr="00EC76D5" w:rsidRDefault="00C71C05" w:rsidP="00551A61">
      <w:pPr>
        <w:pStyle w:val="Code"/>
      </w:pPr>
      <w:r w:rsidRPr="00EC76D5">
        <w:t xml:space="preserve">      </w:t>
      </w:r>
      <w:r w:rsidR="00E10C82" w:rsidRPr="00EC76D5">
        <w:t>Main.CurrentTable</w:t>
      </w:r>
      <w:r w:rsidRPr="00EC76D5">
        <w:t xml:space="preserve"> = new SymbolTable(null, Scope.Global);</w:t>
      </w:r>
    </w:p>
    <w:p w14:paraId="1F2969DF" w14:textId="252CFC38" w:rsidR="00551A61" w:rsidRPr="00EC76D5" w:rsidRDefault="00551A61" w:rsidP="00551A61">
      <w:pPr>
        <w:pStyle w:val="Code"/>
      </w:pPr>
      <w:r w:rsidRPr="00EC76D5">
        <w:t xml:space="preserve">      Parser parser = new Parser(scanner);</w:t>
      </w:r>
    </w:p>
    <w:p w14:paraId="12CF4776" w14:textId="77777777" w:rsidR="00551A61" w:rsidRPr="00EC76D5" w:rsidRDefault="00551A61" w:rsidP="00551A61">
      <w:pPr>
        <w:pStyle w:val="Code"/>
      </w:pPr>
      <w:r w:rsidRPr="00EC76D5">
        <w:t xml:space="preserve">      parser.parse();</w:t>
      </w:r>
    </w:p>
    <w:p w14:paraId="065B71A1" w14:textId="532BD9FD" w:rsidR="00B64D47" w:rsidRPr="00EC76D5" w:rsidRDefault="00B64D47" w:rsidP="00B64D47">
      <w:pPr>
        <w:pStyle w:val="Code"/>
      </w:pPr>
      <w:r w:rsidRPr="00EC76D5">
        <w:t xml:space="preserve">      </w:t>
      </w:r>
      <w:r w:rsidR="00E10C82" w:rsidRPr="00EC76D5">
        <w:t>Main.CurrentTable</w:t>
      </w:r>
      <w:r w:rsidRPr="00EC76D5">
        <w:t xml:space="preserve"> = </w:t>
      </w:r>
      <w:r w:rsidR="00E10C82" w:rsidRPr="00EC76D5">
        <w:t>Main.CurrentTable</w:t>
      </w:r>
      <w:r w:rsidRPr="00EC76D5">
        <w:t>.parentTable();</w:t>
      </w:r>
    </w:p>
    <w:p w14:paraId="3F3ABF39" w14:textId="77777777" w:rsidR="00551A61" w:rsidRPr="00EC76D5" w:rsidRDefault="00551A61" w:rsidP="00551A61">
      <w:pPr>
        <w:pStyle w:val="Code"/>
      </w:pPr>
      <w:r w:rsidRPr="00EC76D5">
        <w:t xml:space="preserve">    }</w:t>
      </w:r>
    </w:p>
    <w:p w14:paraId="4BC6CFCA" w14:textId="77777777" w:rsidR="00551A61" w:rsidRPr="00EC76D5" w:rsidRDefault="00551A61" w:rsidP="00551A61">
      <w:pPr>
        <w:pStyle w:val="Code"/>
      </w:pPr>
      <w:r w:rsidRPr="00EC76D5">
        <w:t xml:space="preserve">    catch (Exception exception) {</w:t>
      </w:r>
    </w:p>
    <w:p w14:paraId="251E494F" w14:textId="77777777" w:rsidR="00551A61" w:rsidRPr="00EC76D5" w:rsidRDefault="00551A61" w:rsidP="00551A61">
      <w:pPr>
        <w:pStyle w:val="Code"/>
      </w:pPr>
      <w:r w:rsidRPr="00EC76D5">
        <w:t xml:space="preserve">      exception.printStackTrace();</w:t>
      </w:r>
    </w:p>
    <w:p w14:paraId="15EF15C6" w14:textId="77777777" w:rsidR="00551A61" w:rsidRPr="00EC76D5" w:rsidRDefault="00551A61" w:rsidP="00551A61">
      <w:pPr>
        <w:pStyle w:val="Code"/>
      </w:pPr>
      <w:r w:rsidRPr="00EC76D5">
        <w:t xml:space="preserve">      Assert.error(null, " Syntax error");</w:t>
      </w:r>
    </w:p>
    <w:p w14:paraId="1022F7A4" w14:textId="77777777" w:rsidR="00551A61" w:rsidRPr="00EC76D5" w:rsidRDefault="00551A61" w:rsidP="00551A61">
      <w:pPr>
        <w:pStyle w:val="Code"/>
      </w:pPr>
      <w:r w:rsidRPr="00EC76D5">
        <w:t xml:space="preserve">    }</w:t>
      </w:r>
    </w:p>
    <w:p w14:paraId="28831696" w14:textId="77777777" w:rsidR="00551A61" w:rsidRPr="00EC76D5" w:rsidRDefault="00551A61" w:rsidP="00551A61">
      <w:pPr>
        <w:pStyle w:val="Code"/>
      </w:pPr>
    </w:p>
    <w:p w14:paraId="48064153" w14:textId="77777777" w:rsidR="00551A61" w:rsidRPr="00EC76D5" w:rsidRDefault="00551A61" w:rsidP="00551A61">
      <w:pPr>
        <w:pStyle w:val="Code"/>
      </w:pPr>
      <w:r w:rsidRPr="00EC76D5">
        <w:t xml:space="preserve">    PrintStream objectStream = new PrintStream(objectFile);</w:t>
      </w:r>
    </w:p>
    <w:p w14:paraId="3304D5E9" w14:textId="77777777" w:rsidR="00551A61" w:rsidRPr="00EC76D5" w:rsidRDefault="00551A61" w:rsidP="00551A61">
      <w:pPr>
        <w:pStyle w:val="Code"/>
      </w:pPr>
      <w:r w:rsidRPr="00EC76D5">
        <w:t xml:space="preserve">    for (File includeFile : IncludeSet) {</w:t>
      </w:r>
    </w:p>
    <w:p w14:paraId="5B8F0D6E" w14:textId="77777777" w:rsidR="00551A61" w:rsidRPr="00EC76D5" w:rsidRDefault="00551A61" w:rsidP="00551A61">
      <w:pPr>
        <w:pStyle w:val="Code"/>
      </w:pPr>
      <w:r w:rsidRPr="00EC76D5">
        <w:t xml:space="preserve">      objectStream.println(includeFile.getPath());</w:t>
      </w:r>
    </w:p>
    <w:p w14:paraId="1A03213C" w14:textId="77777777" w:rsidR="00551A61" w:rsidRPr="00EC76D5" w:rsidRDefault="00551A61" w:rsidP="00551A61">
      <w:pPr>
        <w:pStyle w:val="Code"/>
      </w:pPr>
      <w:r w:rsidRPr="00EC76D5">
        <w:t xml:space="preserve">    }</w:t>
      </w:r>
    </w:p>
    <w:p w14:paraId="051EC056" w14:textId="77777777" w:rsidR="00551A61" w:rsidRPr="00EC76D5" w:rsidRDefault="00551A61" w:rsidP="00551A61">
      <w:pPr>
        <w:pStyle w:val="Code"/>
      </w:pPr>
    </w:p>
    <w:p w14:paraId="07C545F0" w14:textId="77777777" w:rsidR="00551A61" w:rsidRPr="00EC76D5" w:rsidRDefault="00551A61" w:rsidP="00551A61">
      <w:pPr>
        <w:pStyle w:val="Code"/>
      </w:pPr>
      <w:r w:rsidRPr="00EC76D5">
        <w:t xml:space="preserve">    objectStream.println("\nSize: " + LinkerMap.size());</w:t>
      </w:r>
    </w:p>
    <w:p w14:paraId="3618BF7C" w14:textId="77777777" w:rsidR="00551A61" w:rsidRPr="00EC76D5" w:rsidRDefault="00551A61" w:rsidP="00551A61">
      <w:pPr>
        <w:pStyle w:val="Code"/>
      </w:pPr>
      <w:r w:rsidRPr="00EC76D5">
        <w:t xml:space="preserve">    </w:t>
      </w:r>
    </w:p>
    <w:p w14:paraId="6E76D3D5" w14:textId="77777777" w:rsidR="00551A61" w:rsidRPr="00EC76D5" w:rsidRDefault="00551A61" w:rsidP="00551A61">
      <w:pPr>
        <w:pStyle w:val="Code"/>
      </w:pPr>
      <w:r w:rsidRPr="00EC76D5">
        <w:t xml:space="preserve">    for (Map.Entry&lt;String,LinkerInfo2&gt; entry : LinkerMap.entrySet()) {</w:t>
      </w:r>
    </w:p>
    <w:p w14:paraId="5FA97FC6" w14:textId="77777777" w:rsidR="00551A61" w:rsidRPr="00EC76D5" w:rsidRDefault="00551A61" w:rsidP="00551A61">
      <w:pPr>
        <w:pStyle w:val="Code"/>
      </w:pPr>
      <w:r w:rsidRPr="00EC76D5">
        <w:t xml:space="preserve">      LinkerInfo2 linkerInfo = entry.getValue();</w:t>
      </w:r>
    </w:p>
    <w:p w14:paraId="0497B044" w14:textId="77777777" w:rsidR="00551A61" w:rsidRPr="00EC76D5" w:rsidRDefault="00551A61" w:rsidP="00551A61">
      <w:pPr>
        <w:pStyle w:val="Code"/>
      </w:pPr>
      <w:r w:rsidRPr="00EC76D5">
        <w:t xml:space="preserve">      linkerInfo.save(objectStream);</w:t>
      </w:r>
    </w:p>
    <w:p w14:paraId="4A51D24E" w14:textId="77777777" w:rsidR="00551A61" w:rsidRPr="00EC76D5" w:rsidRDefault="00551A61" w:rsidP="00551A61">
      <w:pPr>
        <w:pStyle w:val="Code"/>
      </w:pPr>
      <w:r w:rsidRPr="00EC76D5">
        <w:t xml:space="preserve">    }</w:t>
      </w:r>
    </w:p>
    <w:p w14:paraId="3FFDDD9E" w14:textId="77777777" w:rsidR="00551A61" w:rsidRPr="00EC76D5" w:rsidRDefault="00551A61" w:rsidP="00551A61">
      <w:pPr>
        <w:pStyle w:val="Code"/>
      </w:pPr>
      <w:r w:rsidRPr="00EC76D5">
        <w:t xml:space="preserve">    </w:t>
      </w:r>
    </w:p>
    <w:p w14:paraId="092BC3BA" w14:textId="77777777" w:rsidR="00551A61" w:rsidRPr="00EC76D5" w:rsidRDefault="00551A61" w:rsidP="00551A61">
      <w:pPr>
        <w:pStyle w:val="Code"/>
      </w:pPr>
      <w:r w:rsidRPr="00EC76D5">
        <w:t xml:space="preserve">    objectStream.close();    </w:t>
      </w:r>
    </w:p>
    <w:p w14:paraId="6F007B6D" w14:textId="77777777" w:rsidR="00551A61" w:rsidRPr="00EC76D5" w:rsidRDefault="00551A61" w:rsidP="00551A61">
      <w:pPr>
        <w:pStyle w:val="Code"/>
      </w:pPr>
      <w:r w:rsidRPr="00EC76D5">
        <w:t xml:space="preserve">  }</w:t>
      </w:r>
    </w:p>
    <w:p w14:paraId="008C0208" w14:textId="77777777" w:rsidR="00551A61" w:rsidRPr="00EC76D5" w:rsidRDefault="00663459" w:rsidP="000D4314">
      <w:pPr>
        <w:pStyle w:val="Rubrik2"/>
      </w:pPr>
      <w:bookmarkStart w:id="23" w:name="_Toc481936125"/>
      <w:r w:rsidRPr="00EC76D5">
        <w:lastRenderedPageBreak/>
        <w:t>Checking the Object File</w:t>
      </w:r>
      <w:bookmarkEnd w:id="23"/>
    </w:p>
    <w:p w14:paraId="1636A315" w14:textId="77777777" w:rsidR="00551A61" w:rsidRPr="00EC76D5" w:rsidRDefault="00551A61" w:rsidP="00551A61">
      <w:pPr>
        <w:pStyle w:val="Code"/>
      </w:pPr>
      <w:r w:rsidRPr="00EC76D5">
        <w:t xml:space="preserve">  public static boolean isObjectFileUpToDate(File sourceFile,File objectFile)</w:t>
      </w:r>
    </w:p>
    <w:p w14:paraId="491B1C9E" w14:textId="77777777" w:rsidR="00551A61" w:rsidRPr="00EC76D5" w:rsidRDefault="00551A61" w:rsidP="00551A61">
      <w:pPr>
        <w:pStyle w:val="Code"/>
      </w:pPr>
      <w:r w:rsidRPr="00EC76D5">
        <w:t xml:space="preserve">  { if (sourceFile.lastModified() &gt; objectFile.lastModified()) {</w:t>
      </w:r>
    </w:p>
    <w:p w14:paraId="3025C363" w14:textId="77777777" w:rsidR="00551A61" w:rsidRPr="00EC76D5" w:rsidRDefault="00551A61" w:rsidP="00551A61">
      <w:pPr>
        <w:pStyle w:val="Code"/>
      </w:pPr>
      <w:r w:rsidRPr="00EC76D5">
        <w:t xml:space="preserve">      return false;</w:t>
      </w:r>
    </w:p>
    <w:p w14:paraId="33C57100" w14:textId="77777777" w:rsidR="00551A61" w:rsidRPr="00EC76D5" w:rsidRDefault="00551A61" w:rsidP="00551A61">
      <w:pPr>
        <w:pStyle w:val="Code"/>
      </w:pPr>
      <w:r w:rsidRPr="00EC76D5">
        <w:t xml:space="preserve">    }</w:t>
      </w:r>
    </w:p>
    <w:p w14:paraId="388CE424" w14:textId="77777777" w:rsidR="00551A61" w:rsidRPr="00EC76D5" w:rsidRDefault="00551A61" w:rsidP="00551A61">
      <w:pPr>
        <w:pStyle w:val="Code"/>
      </w:pPr>
      <w:r w:rsidRPr="00EC76D5">
        <w:t xml:space="preserve">      </w:t>
      </w:r>
    </w:p>
    <w:p w14:paraId="10191C70" w14:textId="77777777" w:rsidR="00551A61" w:rsidRPr="00EC76D5" w:rsidRDefault="00551A61" w:rsidP="00551A61">
      <w:pPr>
        <w:pStyle w:val="Code"/>
      </w:pPr>
      <w:r w:rsidRPr="00EC76D5">
        <w:t xml:space="preserve">    try {</w:t>
      </w:r>
    </w:p>
    <w:p w14:paraId="2E64A29F" w14:textId="77777777" w:rsidR="00551A61" w:rsidRPr="00EC76D5" w:rsidRDefault="00551A61" w:rsidP="00551A61">
      <w:pPr>
        <w:pStyle w:val="Code"/>
      </w:pPr>
      <w:r w:rsidRPr="00EC76D5">
        <w:t xml:space="preserve">      BufferedReader objectReader = new BufferedReader</w:t>
      </w:r>
    </w:p>
    <w:p w14:paraId="65BF6E7F" w14:textId="77777777" w:rsidR="00551A61" w:rsidRPr="00EC76D5" w:rsidRDefault="00551A61" w:rsidP="00551A61">
      <w:pPr>
        <w:pStyle w:val="Code"/>
      </w:pPr>
      <w:r w:rsidRPr="00EC76D5">
        <w:t xml:space="preserve">                    (new InputStreamReader(new FileInputStream(objectFile)));</w:t>
      </w:r>
    </w:p>
    <w:p w14:paraId="7BFEFBF0" w14:textId="77777777" w:rsidR="00551A61" w:rsidRPr="00EC76D5" w:rsidRDefault="00551A61" w:rsidP="00551A61">
      <w:pPr>
        <w:pStyle w:val="Code"/>
      </w:pPr>
      <w:r w:rsidRPr="00EC76D5">
        <w:t xml:space="preserve">      String line = null;</w:t>
      </w:r>
    </w:p>
    <w:p w14:paraId="0014256C" w14:textId="77777777" w:rsidR="00551A61" w:rsidRPr="00EC76D5" w:rsidRDefault="00551A61" w:rsidP="00551A61">
      <w:pPr>
        <w:pStyle w:val="Code"/>
      </w:pPr>
    </w:p>
    <w:p w14:paraId="1FEC3DD5" w14:textId="77777777" w:rsidR="00551A61" w:rsidRPr="00EC76D5" w:rsidRDefault="00551A61" w:rsidP="00551A61">
      <w:pPr>
        <w:pStyle w:val="Code"/>
      </w:pPr>
      <w:r w:rsidRPr="00EC76D5">
        <w:t xml:space="preserve">      while (!(line = objectReader.readLine()).isEmpty()) {</w:t>
      </w:r>
    </w:p>
    <w:p w14:paraId="450CE48E" w14:textId="77777777" w:rsidR="00551A61" w:rsidRPr="00EC76D5" w:rsidRDefault="00551A61" w:rsidP="00551A61">
      <w:pPr>
        <w:pStyle w:val="Code"/>
      </w:pPr>
      <w:r w:rsidRPr="00EC76D5">
        <w:t xml:space="preserve">        File traceFile = new File(line);</w:t>
      </w:r>
    </w:p>
    <w:p w14:paraId="1AA8EA57" w14:textId="77777777" w:rsidR="00551A61" w:rsidRPr="00EC76D5" w:rsidRDefault="00551A61" w:rsidP="00551A61">
      <w:pPr>
        <w:pStyle w:val="Code"/>
      </w:pPr>
    </w:p>
    <w:p w14:paraId="5D32BB69" w14:textId="77777777" w:rsidR="00551A61" w:rsidRPr="00EC76D5" w:rsidRDefault="00551A61" w:rsidP="00551A61">
      <w:pPr>
        <w:pStyle w:val="Code"/>
      </w:pPr>
      <w:r w:rsidRPr="00EC76D5">
        <w:t xml:space="preserve">        if (traceFile.lastModified() &gt; objectFile.lastModified()) {</w:t>
      </w:r>
    </w:p>
    <w:p w14:paraId="7E4C80A2" w14:textId="77777777" w:rsidR="00551A61" w:rsidRPr="00EC76D5" w:rsidRDefault="00551A61" w:rsidP="00551A61">
      <w:pPr>
        <w:pStyle w:val="Code"/>
      </w:pPr>
      <w:r w:rsidRPr="00EC76D5">
        <w:t xml:space="preserve">          return false;</w:t>
      </w:r>
    </w:p>
    <w:p w14:paraId="57EFD0B8" w14:textId="77777777" w:rsidR="00551A61" w:rsidRPr="00EC76D5" w:rsidRDefault="00551A61" w:rsidP="00551A61">
      <w:pPr>
        <w:pStyle w:val="Code"/>
      </w:pPr>
      <w:r w:rsidRPr="00EC76D5">
        <w:t xml:space="preserve">        }</w:t>
      </w:r>
    </w:p>
    <w:p w14:paraId="26270514" w14:textId="77777777" w:rsidR="00551A61" w:rsidRPr="00EC76D5" w:rsidRDefault="00551A61" w:rsidP="00551A61">
      <w:pPr>
        <w:pStyle w:val="Code"/>
      </w:pPr>
      <w:r w:rsidRPr="00EC76D5">
        <w:t xml:space="preserve">      }</w:t>
      </w:r>
    </w:p>
    <w:p w14:paraId="41FA88C3" w14:textId="77777777" w:rsidR="00551A61" w:rsidRPr="00EC76D5" w:rsidRDefault="00551A61" w:rsidP="00551A61">
      <w:pPr>
        <w:pStyle w:val="Code"/>
      </w:pPr>
    </w:p>
    <w:p w14:paraId="435D7908" w14:textId="77777777" w:rsidR="00551A61" w:rsidRPr="00EC76D5" w:rsidRDefault="00551A61" w:rsidP="00551A61">
      <w:pPr>
        <w:pStyle w:val="Code"/>
      </w:pPr>
      <w:r w:rsidRPr="00EC76D5">
        <w:t xml:space="preserve">      return true;</w:t>
      </w:r>
    </w:p>
    <w:p w14:paraId="73F8F9BA" w14:textId="77777777" w:rsidR="00551A61" w:rsidRPr="00EC76D5" w:rsidRDefault="00551A61" w:rsidP="00551A61">
      <w:pPr>
        <w:pStyle w:val="Code"/>
      </w:pPr>
      <w:r w:rsidRPr="00EC76D5">
        <w:t xml:space="preserve">    }</w:t>
      </w:r>
    </w:p>
    <w:p w14:paraId="31913BE6" w14:textId="77777777" w:rsidR="00551A61" w:rsidRPr="00EC76D5" w:rsidRDefault="00551A61" w:rsidP="00551A61">
      <w:pPr>
        <w:pStyle w:val="Code"/>
      </w:pPr>
      <w:r w:rsidRPr="00EC76D5">
        <w:t xml:space="preserve">    catch (Exception e) {</w:t>
      </w:r>
    </w:p>
    <w:p w14:paraId="2BB3AC9D" w14:textId="77777777" w:rsidR="00551A61" w:rsidRPr="00EC76D5" w:rsidRDefault="00551A61" w:rsidP="00551A61">
      <w:pPr>
        <w:pStyle w:val="Code"/>
      </w:pPr>
      <w:r w:rsidRPr="00EC76D5">
        <w:t xml:space="preserve">      return false;</w:t>
      </w:r>
    </w:p>
    <w:p w14:paraId="26F1D682" w14:textId="77777777" w:rsidR="00551A61" w:rsidRPr="00EC76D5" w:rsidRDefault="00551A61" w:rsidP="00551A61">
      <w:pPr>
        <w:pStyle w:val="Code"/>
      </w:pPr>
      <w:r w:rsidRPr="00EC76D5">
        <w:t xml:space="preserve">    }</w:t>
      </w:r>
    </w:p>
    <w:p w14:paraId="26BEFA0B" w14:textId="77777777" w:rsidR="00551A61" w:rsidRPr="00EC76D5" w:rsidRDefault="00551A61" w:rsidP="00551A61">
      <w:pPr>
        <w:pStyle w:val="Code"/>
      </w:pPr>
      <w:r w:rsidRPr="00EC76D5">
        <w:t xml:space="preserve">  }</w:t>
      </w:r>
    </w:p>
    <w:p w14:paraId="078B300C" w14:textId="77777777" w:rsidR="00551A61" w:rsidRPr="00EC76D5" w:rsidRDefault="00C3369A" w:rsidP="00C3369A">
      <w:pPr>
        <w:pStyle w:val="Rubrik2"/>
      </w:pPr>
      <w:bookmarkStart w:id="24" w:name="_Toc481936126"/>
      <w:r w:rsidRPr="00EC76D5">
        <w:t>Reading the Object File</w:t>
      </w:r>
      <w:bookmarkEnd w:id="24"/>
      <w:r w:rsidR="00551A61" w:rsidRPr="00EC76D5">
        <w:t xml:space="preserve">  </w:t>
      </w:r>
    </w:p>
    <w:p w14:paraId="01BEEABE" w14:textId="77777777" w:rsidR="00551A61" w:rsidRPr="00EC76D5" w:rsidRDefault="00551A61" w:rsidP="00551A61">
      <w:pPr>
        <w:pStyle w:val="Code"/>
      </w:pPr>
      <w:r w:rsidRPr="00EC76D5">
        <w:t xml:space="preserve">  public static Map&lt;String,LinkerInfo2&gt; readObjectFile(File objectFile)</w:t>
      </w:r>
    </w:p>
    <w:p w14:paraId="14403F36" w14:textId="77777777" w:rsidR="00551A61" w:rsidRPr="00EC76D5" w:rsidRDefault="00551A61" w:rsidP="00551A61">
      <w:pPr>
        <w:pStyle w:val="Code"/>
      </w:pPr>
      <w:r w:rsidRPr="00EC76D5">
        <w:t xml:space="preserve">                                        throws Exception {</w:t>
      </w:r>
    </w:p>
    <w:p w14:paraId="7FC5B955" w14:textId="77777777" w:rsidR="00551A61" w:rsidRPr="00EC76D5" w:rsidRDefault="00551A61" w:rsidP="00551A61">
      <w:pPr>
        <w:pStyle w:val="Code"/>
      </w:pPr>
      <w:r w:rsidRPr="00EC76D5">
        <w:t xml:space="preserve">    Map&lt;String,LinkerInfo2&gt; linkerMap = new MyMap&lt;&gt;();    </w:t>
      </w:r>
    </w:p>
    <w:p w14:paraId="5F63E3FE" w14:textId="77777777" w:rsidR="00551A61" w:rsidRPr="00EC76D5" w:rsidRDefault="00551A61" w:rsidP="00551A61">
      <w:pPr>
        <w:pStyle w:val="Code"/>
      </w:pPr>
      <w:r w:rsidRPr="00EC76D5">
        <w:t xml:space="preserve">    BufferedReader objectReader =</w:t>
      </w:r>
    </w:p>
    <w:p w14:paraId="162E79B1" w14:textId="77777777" w:rsidR="00551A61" w:rsidRPr="00EC76D5" w:rsidRDefault="00551A61" w:rsidP="00551A61">
      <w:pPr>
        <w:pStyle w:val="Code"/>
      </w:pPr>
      <w:r w:rsidRPr="00EC76D5">
        <w:t xml:space="preserve">  new BufferedReader(new InputStreamReader(new FileInputStream(objectFile)));</w:t>
      </w:r>
    </w:p>
    <w:p w14:paraId="0FFF3CCB" w14:textId="77777777" w:rsidR="00551A61" w:rsidRPr="00EC76D5" w:rsidRDefault="00551A61" w:rsidP="00551A61">
      <w:pPr>
        <w:pStyle w:val="Code"/>
      </w:pPr>
      <w:r w:rsidRPr="00EC76D5">
        <w:t xml:space="preserve">    </w:t>
      </w:r>
    </w:p>
    <w:p w14:paraId="4DCBE1C8" w14:textId="77777777" w:rsidR="00551A61" w:rsidRPr="00EC76D5" w:rsidRDefault="00551A61" w:rsidP="00551A61">
      <w:pPr>
        <w:pStyle w:val="Code"/>
      </w:pPr>
      <w:r w:rsidRPr="00EC76D5">
        <w:t xml:space="preserve">    while (!objectReader.readLine().isEmpty()) {</w:t>
      </w:r>
    </w:p>
    <w:p w14:paraId="21A18BAD" w14:textId="77777777" w:rsidR="00551A61" w:rsidRPr="00EC76D5" w:rsidRDefault="00551A61" w:rsidP="00551A61">
      <w:pPr>
        <w:pStyle w:val="Code"/>
      </w:pPr>
      <w:r w:rsidRPr="00EC76D5">
        <w:t xml:space="preserve">      // Empty.</w:t>
      </w:r>
    </w:p>
    <w:p w14:paraId="4D783367" w14:textId="77777777" w:rsidR="00551A61" w:rsidRPr="00EC76D5" w:rsidRDefault="00551A61" w:rsidP="00551A61">
      <w:pPr>
        <w:pStyle w:val="Code"/>
      </w:pPr>
      <w:r w:rsidRPr="00EC76D5">
        <w:t xml:space="preserve">    }</w:t>
      </w:r>
    </w:p>
    <w:p w14:paraId="1758E22B" w14:textId="77777777" w:rsidR="00551A61" w:rsidRPr="00EC76D5" w:rsidRDefault="00551A61" w:rsidP="00551A61">
      <w:pPr>
        <w:pStyle w:val="Code"/>
      </w:pPr>
    </w:p>
    <w:p w14:paraId="47E946BD" w14:textId="77777777" w:rsidR="00551A61" w:rsidRPr="00EC76D5" w:rsidRDefault="00551A61" w:rsidP="00551A61">
      <w:pPr>
        <w:pStyle w:val="Code"/>
      </w:pPr>
      <w:r w:rsidRPr="00EC76D5">
        <w:t xml:space="preserve">    String tokenArray[] = objectReader.readLine().split(" ");</w:t>
      </w:r>
    </w:p>
    <w:p w14:paraId="5B4BA690" w14:textId="77777777" w:rsidR="00551A61" w:rsidRPr="00EC76D5" w:rsidRDefault="00551A61" w:rsidP="00551A61">
      <w:pPr>
        <w:pStyle w:val="Code"/>
      </w:pPr>
      <w:r w:rsidRPr="00EC76D5">
        <w:t xml:space="preserve">    int globalInfoMapSize = Integer.parseInt(tokenArray[1]);</w:t>
      </w:r>
    </w:p>
    <w:p w14:paraId="0041BD5B" w14:textId="77777777" w:rsidR="00551A61" w:rsidRPr="00EC76D5" w:rsidRDefault="00551A61" w:rsidP="00551A61">
      <w:pPr>
        <w:pStyle w:val="Code"/>
      </w:pPr>
      <w:r w:rsidRPr="00EC76D5">
        <w:t xml:space="preserve">    </w:t>
      </w:r>
    </w:p>
    <w:p w14:paraId="7509F3C5" w14:textId="77777777" w:rsidR="00551A61" w:rsidRPr="00EC76D5" w:rsidRDefault="00551A61" w:rsidP="00551A61">
      <w:pPr>
        <w:pStyle w:val="Code"/>
      </w:pPr>
      <w:r w:rsidRPr="00EC76D5">
        <w:t xml:space="preserve">    for (int index = 0; index &lt; globalInfoMapSize; ++index) {</w:t>
      </w:r>
    </w:p>
    <w:p w14:paraId="19D9B0C0" w14:textId="77777777" w:rsidR="00551A61" w:rsidRPr="00EC76D5" w:rsidRDefault="00551A61" w:rsidP="00551A61">
      <w:pPr>
        <w:pStyle w:val="Code"/>
      </w:pPr>
      <w:r w:rsidRPr="00EC76D5">
        <w:t xml:space="preserve">      LinkerInfo2 linkerInfo = new LinkerInfo2();  </w:t>
      </w:r>
    </w:p>
    <w:p w14:paraId="4F5E7211" w14:textId="77777777" w:rsidR="00551A61" w:rsidRPr="00EC76D5" w:rsidRDefault="00551A61" w:rsidP="00551A61">
      <w:pPr>
        <w:pStyle w:val="Code"/>
      </w:pPr>
      <w:r w:rsidRPr="00EC76D5">
        <w:t xml:space="preserve">      linkerInfo.load(objectReader);</w:t>
      </w:r>
    </w:p>
    <w:p w14:paraId="754AD87B" w14:textId="77777777" w:rsidR="00551A61" w:rsidRPr="00EC76D5" w:rsidRDefault="00551A61" w:rsidP="00551A61">
      <w:pPr>
        <w:pStyle w:val="Code"/>
      </w:pPr>
      <w:r w:rsidRPr="00EC76D5">
        <w:t xml:space="preserve">      linkerMap.put(linkerInfo.getName(), linkerInfo);</w:t>
      </w:r>
    </w:p>
    <w:p w14:paraId="535FCC83" w14:textId="77777777" w:rsidR="00551A61" w:rsidRPr="00EC76D5" w:rsidRDefault="00551A61" w:rsidP="00551A61">
      <w:pPr>
        <w:pStyle w:val="Code"/>
      </w:pPr>
      <w:r w:rsidRPr="00EC76D5">
        <w:t xml:space="preserve">    }</w:t>
      </w:r>
    </w:p>
    <w:p w14:paraId="1D3591BD" w14:textId="77777777" w:rsidR="00551A61" w:rsidRPr="00EC76D5" w:rsidRDefault="00551A61" w:rsidP="00551A61">
      <w:pPr>
        <w:pStyle w:val="Code"/>
      </w:pPr>
      <w:r w:rsidRPr="00EC76D5">
        <w:t xml:space="preserve">    </w:t>
      </w:r>
    </w:p>
    <w:p w14:paraId="2B24B277" w14:textId="77777777" w:rsidR="00551A61" w:rsidRPr="00EC76D5" w:rsidRDefault="00551A61" w:rsidP="00551A61">
      <w:pPr>
        <w:pStyle w:val="Code"/>
      </w:pPr>
      <w:r w:rsidRPr="00EC76D5">
        <w:t xml:space="preserve">    objectReader.close();</w:t>
      </w:r>
    </w:p>
    <w:p w14:paraId="39DF388D" w14:textId="77777777" w:rsidR="00551A61" w:rsidRPr="00EC76D5" w:rsidRDefault="00551A61" w:rsidP="00551A61">
      <w:pPr>
        <w:pStyle w:val="Code"/>
      </w:pPr>
      <w:r w:rsidRPr="00EC76D5">
        <w:t xml:space="preserve">    return linkerMap;</w:t>
      </w:r>
    </w:p>
    <w:p w14:paraId="43895157" w14:textId="77777777" w:rsidR="00551A61" w:rsidRPr="00EC76D5" w:rsidRDefault="00551A61" w:rsidP="00551A61">
      <w:pPr>
        <w:pStyle w:val="Code"/>
      </w:pPr>
      <w:r w:rsidRPr="00EC76D5">
        <w:t xml:space="preserve">  }</w:t>
      </w:r>
    </w:p>
    <w:p w14:paraId="06024176" w14:textId="77777777" w:rsidR="00551A61" w:rsidRPr="00EC76D5" w:rsidRDefault="00551A61" w:rsidP="004D12C4">
      <w:pPr>
        <w:pStyle w:val="Rubrik2"/>
      </w:pPr>
      <w:r w:rsidRPr="00EC76D5">
        <w:t xml:space="preserve">  </w:t>
      </w:r>
      <w:bookmarkStart w:id="25" w:name="_Toc481936127"/>
      <w:r w:rsidR="004D12C4" w:rsidRPr="00EC76D5">
        <w:t>The main method</w:t>
      </w:r>
      <w:bookmarkEnd w:id="25"/>
    </w:p>
    <w:p w14:paraId="1F9610F4" w14:textId="77777777" w:rsidR="00551A61" w:rsidRPr="00EC76D5" w:rsidRDefault="00551A61" w:rsidP="00551A61">
      <w:pPr>
        <w:pStyle w:val="Code"/>
      </w:pPr>
      <w:r w:rsidRPr="00EC76D5">
        <w:t xml:space="preserve">  public static void main(String args[]) {</w:t>
      </w:r>
    </w:p>
    <w:p w14:paraId="5B15263F" w14:textId="77777777" w:rsidR="00551A61" w:rsidRPr="00EC76D5" w:rsidRDefault="00551A61" w:rsidP="00551A61">
      <w:pPr>
        <w:pStyle w:val="Code"/>
      </w:pPr>
      <w:r w:rsidRPr="00EC76D5">
        <w:t xml:space="preserve">    if (args.length == 0) {</w:t>
      </w:r>
    </w:p>
    <w:p w14:paraId="55693546" w14:textId="77777777" w:rsidR="00551A61" w:rsidRPr="00EC76D5" w:rsidRDefault="00551A61" w:rsidP="00551A61">
      <w:pPr>
        <w:pStyle w:val="Code"/>
      </w:pPr>
      <w:r w:rsidRPr="00EC76D5">
        <w:lastRenderedPageBreak/>
        <w:t xml:space="preserve">      System.err.println("usage: compiler &lt;filename&gt;");</w:t>
      </w:r>
    </w:p>
    <w:p w14:paraId="402D97F8" w14:textId="77777777" w:rsidR="00551A61" w:rsidRPr="00EC76D5" w:rsidRDefault="00551A61" w:rsidP="00551A61">
      <w:pPr>
        <w:pStyle w:val="Code"/>
      </w:pPr>
      <w:r w:rsidRPr="00EC76D5">
        <w:t xml:space="preserve">      System.exit(-1);</w:t>
      </w:r>
    </w:p>
    <w:p w14:paraId="302BE142" w14:textId="77777777" w:rsidR="00551A61" w:rsidRPr="00EC76D5" w:rsidRDefault="00551A61" w:rsidP="00551A61">
      <w:pPr>
        <w:pStyle w:val="Code"/>
      </w:pPr>
      <w:r w:rsidRPr="00EC76D5">
        <w:t xml:space="preserve">    }</w:t>
      </w:r>
    </w:p>
    <w:p w14:paraId="1E6D647D" w14:textId="77777777" w:rsidR="00551A61" w:rsidRPr="00EC76D5" w:rsidRDefault="00551A61" w:rsidP="00551A61">
      <w:pPr>
        <w:pStyle w:val="Code"/>
      </w:pPr>
      <w:r w:rsidRPr="00EC76D5">
        <w:t xml:space="preserve">    </w:t>
      </w:r>
    </w:p>
    <w:p w14:paraId="65B4DC22" w14:textId="77777777" w:rsidR="00551A61" w:rsidRPr="00EC76D5" w:rsidRDefault="00551A61" w:rsidP="00551A61">
      <w:pPr>
        <w:pStyle w:val="Code"/>
      </w:pPr>
      <w:r w:rsidRPr="00EC76D5">
        <w:t xml:space="preserve">    List&lt;String&gt; argList = new LinkedList&lt;&gt;();</w:t>
      </w:r>
    </w:p>
    <w:p w14:paraId="666E048D" w14:textId="77777777" w:rsidR="00551A61" w:rsidRPr="00EC76D5" w:rsidRDefault="00551A61" w:rsidP="00551A61">
      <w:pPr>
        <w:pStyle w:val="Code"/>
      </w:pPr>
      <w:r w:rsidRPr="00EC76D5">
        <w:t xml:space="preserve">    for (String text : args) {</w:t>
      </w:r>
    </w:p>
    <w:p w14:paraId="25B18D42" w14:textId="77777777" w:rsidR="00551A61" w:rsidRPr="00EC76D5" w:rsidRDefault="00551A61" w:rsidP="00551A61">
      <w:pPr>
        <w:pStyle w:val="Code"/>
      </w:pPr>
      <w:r w:rsidRPr="00EC76D5">
        <w:t xml:space="preserve">      argList.add(text);</w:t>
      </w:r>
    </w:p>
    <w:p w14:paraId="2784F65E" w14:textId="77777777" w:rsidR="00551A61" w:rsidRPr="00EC76D5" w:rsidRDefault="00551A61" w:rsidP="00551A61">
      <w:pPr>
        <w:pStyle w:val="Code"/>
      </w:pPr>
      <w:r w:rsidRPr="00EC76D5">
        <w:t xml:space="preserve">    }</w:t>
      </w:r>
    </w:p>
    <w:p w14:paraId="32EC4260" w14:textId="77777777" w:rsidR="00551A61" w:rsidRPr="00EC76D5" w:rsidRDefault="00551A61" w:rsidP="00551A61">
      <w:pPr>
        <w:pStyle w:val="Code"/>
      </w:pPr>
    </w:p>
    <w:p w14:paraId="2CBB28A1" w14:textId="77777777" w:rsidR="00551A61" w:rsidRPr="00EC76D5" w:rsidRDefault="00551A61" w:rsidP="00551A61">
      <w:pPr>
        <w:pStyle w:val="Code"/>
      </w:pPr>
      <w:r w:rsidRPr="00EC76D5">
        <w:t xml:space="preserve">    argList.add("CType");</w:t>
      </w:r>
    </w:p>
    <w:p w14:paraId="23127478" w14:textId="77777777" w:rsidR="00551A61" w:rsidRPr="00EC76D5" w:rsidRDefault="00551A61" w:rsidP="00551A61">
      <w:pPr>
        <w:pStyle w:val="Code"/>
      </w:pPr>
      <w:r w:rsidRPr="00EC76D5">
        <w:t xml:space="preserve">    argList.add("ErrNo");</w:t>
      </w:r>
    </w:p>
    <w:p w14:paraId="160ADA1E" w14:textId="77777777" w:rsidR="00551A61" w:rsidRPr="00EC76D5" w:rsidRDefault="00551A61" w:rsidP="00551A61">
      <w:pPr>
        <w:pStyle w:val="Code"/>
      </w:pPr>
      <w:r w:rsidRPr="00EC76D5">
        <w:t xml:space="preserve">    argList.add("File");</w:t>
      </w:r>
    </w:p>
    <w:p w14:paraId="395E5F0E" w14:textId="77777777" w:rsidR="00551A61" w:rsidRPr="00EC76D5" w:rsidRDefault="00551A61" w:rsidP="00551A61">
      <w:pPr>
        <w:pStyle w:val="Code"/>
      </w:pPr>
      <w:r w:rsidRPr="00EC76D5">
        <w:t xml:space="preserve">    argList.add("Locale");</w:t>
      </w:r>
    </w:p>
    <w:p w14:paraId="747171BA" w14:textId="77777777" w:rsidR="00551A61" w:rsidRPr="00EC76D5" w:rsidRDefault="00551A61" w:rsidP="00551A61">
      <w:pPr>
        <w:pStyle w:val="Code"/>
      </w:pPr>
      <w:r w:rsidRPr="00EC76D5">
        <w:t xml:space="preserve">    argList.add("Math");</w:t>
      </w:r>
    </w:p>
    <w:p w14:paraId="3F24DE03" w14:textId="77777777" w:rsidR="00551A61" w:rsidRPr="00EC76D5" w:rsidRDefault="00551A61" w:rsidP="00551A61">
      <w:pPr>
        <w:pStyle w:val="Code"/>
      </w:pPr>
      <w:r w:rsidRPr="00EC76D5">
        <w:t xml:space="preserve">    argList.add("Printf");</w:t>
      </w:r>
    </w:p>
    <w:p w14:paraId="0465F33C" w14:textId="77777777" w:rsidR="00551A61" w:rsidRPr="00EC76D5" w:rsidRDefault="00551A61" w:rsidP="00551A61">
      <w:pPr>
        <w:pStyle w:val="Code"/>
      </w:pPr>
      <w:r w:rsidRPr="00EC76D5">
        <w:t xml:space="preserve">    argList.add("Scanf");</w:t>
      </w:r>
    </w:p>
    <w:p w14:paraId="5630E59D" w14:textId="77777777" w:rsidR="00551A61" w:rsidRPr="00EC76D5" w:rsidRDefault="00551A61" w:rsidP="00551A61">
      <w:pPr>
        <w:pStyle w:val="Code"/>
      </w:pPr>
      <w:r w:rsidRPr="00EC76D5">
        <w:t xml:space="preserve">    argList.add("SetJmp");</w:t>
      </w:r>
    </w:p>
    <w:p w14:paraId="2CE5A74E" w14:textId="77777777" w:rsidR="00551A61" w:rsidRPr="00EC76D5" w:rsidRDefault="00551A61" w:rsidP="00551A61">
      <w:pPr>
        <w:pStyle w:val="Code"/>
      </w:pPr>
      <w:r w:rsidRPr="00EC76D5">
        <w:t xml:space="preserve">    argList.add("StdLib");</w:t>
      </w:r>
    </w:p>
    <w:p w14:paraId="01502B10" w14:textId="77777777" w:rsidR="00551A61" w:rsidRPr="00EC76D5" w:rsidRDefault="00551A61" w:rsidP="00551A61">
      <w:pPr>
        <w:pStyle w:val="Code"/>
      </w:pPr>
      <w:r w:rsidRPr="00EC76D5">
        <w:t xml:space="preserve">    argList.add("String");</w:t>
      </w:r>
    </w:p>
    <w:p w14:paraId="7B90C27A" w14:textId="77777777" w:rsidR="00551A61" w:rsidRPr="00EC76D5" w:rsidRDefault="00551A61" w:rsidP="00551A61">
      <w:pPr>
        <w:pStyle w:val="Code"/>
      </w:pPr>
      <w:r w:rsidRPr="00EC76D5">
        <w:t xml:space="preserve">    argList.add("Temp");</w:t>
      </w:r>
    </w:p>
    <w:p w14:paraId="7B81AEF7" w14:textId="77777777" w:rsidR="00551A61" w:rsidRPr="00EC76D5" w:rsidRDefault="00551A61" w:rsidP="00551A61">
      <w:pPr>
        <w:pStyle w:val="Code"/>
      </w:pPr>
      <w:r w:rsidRPr="00EC76D5">
        <w:t xml:space="preserve">    argList.add("Time");</w:t>
      </w:r>
    </w:p>
    <w:p w14:paraId="39222DA5" w14:textId="77777777" w:rsidR="00551A61" w:rsidRPr="00EC76D5" w:rsidRDefault="00551A61" w:rsidP="00551A61">
      <w:pPr>
        <w:pStyle w:val="Code"/>
      </w:pPr>
      <w:r w:rsidRPr="00EC76D5">
        <w:t xml:space="preserve">    </w:t>
      </w:r>
    </w:p>
    <w:p w14:paraId="6F3DECC7" w14:textId="77777777" w:rsidR="00551A61" w:rsidRPr="00EC76D5" w:rsidRDefault="00551A61" w:rsidP="00551A61">
      <w:pPr>
        <w:pStyle w:val="Code"/>
      </w:pPr>
      <w:r w:rsidRPr="00EC76D5">
        <w:t xml:space="preserve">    boolean rebuild = argList.remove("-r"),</w:t>
      </w:r>
    </w:p>
    <w:p w14:paraId="35B18654" w14:textId="77777777" w:rsidR="00551A61" w:rsidRPr="00EC76D5" w:rsidRDefault="00551A61" w:rsidP="00551A61">
      <w:pPr>
        <w:pStyle w:val="Code"/>
      </w:pPr>
      <w:r w:rsidRPr="00EC76D5">
        <w:t xml:space="preserve">            print = argList.remove("-p");</w:t>
      </w:r>
    </w:p>
    <w:p w14:paraId="767B1E0D" w14:textId="77777777" w:rsidR="00551A61" w:rsidRPr="00EC76D5" w:rsidRDefault="00551A61" w:rsidP="00551A61">
      <w:pPr>
        <w:pStyle w:val="Code"/>
      </w:pPr>
      <w:r w:rsidRPr="00EC76D5">
        <w:t xml:space="preserve">    CheckStackHeap2 = argList.remove("-c");</w:t>
      </w:r>
    </w:p>
    <w:p w14:paraId="6C3CDB3F" w14:textId="77777777" w:rsidR="00551A61" w:rsidRPr="00EC76D5" w:rsidRDefault="00551A61" w:rsidP="00551A61">
      <w:pPr>
        <w:pStyle w:val="Code"/>
      </w:pPr>
      <w:r w:rsidRPr="00EC76D5">
        <w:t xml:space="preserve">    Warning = argList.remove("-w");</w:t>
      </w:r>
    </w:p>
    <w:p w14:paraId="75B3E9E8" w14:textId="77777777" w:rsidR="00551A61" w:rsidRPr="00EC76D5" w:rsidRDefault="00551A61" w:rsidP="00551A61">
      <w:pPr>
        <w:pStyle w:val="Code"/>
      </w:pPr>
      <w:r w:rsidRPr="00EC76D5">
        <w:t xml:space="preserve">    IncludePath = System.getenv("include");    </w:t>
      </w:r>
    </w:p>
    <w:p w14:paraId="12216A63" w14:textId="77777777" w:rsidR="00551A61" w:rsidRPr="00EC76D5" w:rsidRDefault="00551A61" w:rsidP="00551A61">
      <w:pPr>
        <w:pStyle w:val="Code"/>
      </w:pPr>
      <w:r w:rsidRPr="00EC76D5">
        <w:t xml:space="preserve">    String pathName = "C:\\Users\\Stefan\\Documents\\C_Compiler\\stdio\\";</w:t>
      </w:r>
    </w:p>
    <w:p w14:paraId="26FB0A3E" w14:textId="77777777" w:rsidR="00551A61" w:rsidRPr="00EC76D5" w:rsidRDefault="00551A61" w:rsidP="00551A61">
      <w:pPr>
        <w:pStyle w:val="Code"/>
      </w:pPr>
      <w:r w:rsidRPr="00EC76D5">
        <w:t xml:space="preserve">    </w:t>
      </w:r>
    </w:p>
    <w:p w14:paraId="07C4C1CC" w14:textId="77777777" w:rsidR="00551A61" w:rsidRPr="00EC76D5" w:rsidRDefault="00551A61" w:rsidP="00551A61">
      <w:pPr>
        <w:pStyle w:val="Code"/>
      </w:pPr>
      <w:r w:rsidRPr="00EC76D5">
        <w:t xml:space="preserve">    if (IncludePath == null) {</w:t>
      </w:r>
    </w:p>
    <w:p w14:paraId="224B5759" w14:textId="77777777" w:rsidR="00551A61" w:rsidRPr="00EC76D5" w:rsidRDefault="00551A61" w:rsidP="00551A61">
      <w:pPr>
        <w:pStyle w:val="Code"/>
      </w:pPr>
      <w:r w:rsidRPr="00EC76D5">
        <w:t xml:space="preserve">      IncludePath = pathName;</w:t>
      </w:r>
    </w:p>
    <w:p w14:paraId="3F62B990" w14:textId="77777777" w:rsidR="00551A61" w:rsidRPr="00EC76D5" w:rsidRDefault="00551A61" w:rsidP="00551A61">
      <w:pPr>
        <w:pStyle w:val="Code"/>
      </w:pPr>
      <w:r w:rsidRPr="00EC76D5">
        <w:t xml:space="preserve">    }</w:t>
      </w:r>
    </w:p>
    <w:p w14:paraId="4975A70C" w14:textId="77777777" w:rsidR="00551A61" w:rsidRPr="00EC76D5" w:rsidRDefault="00551A61" w:rsidP="00551A61">
      <w:pPr>
        <w:pStyle w:val="Code"/>
      </w:pPr>
    </w:p>
    <w:p w14:paraId="41965A1D" w14:textId="77777777" w:rsidR="00551A61" w:rsidRPr="00EC76D5" w:rsidRDefault="00551A61" w:rsidP="00551A61">
      <w:pPr>
        <w:pStyle w:val="Code"/>
      </w:pPr>
      <w:r w:rsidRPr="00EC76D5">
        <w:t xml:space="preserve">    try {</w:t>
      </w:r>
    </w:p>
    <w:p w14:paraId="400BF3CF" w14:textId="77777777" w:rsidR="00551A61" w:rsidRPr="00EC76D5" w:rsidRDefault="00551A61" w:rsidP="00551A61">
      <w:pPr>
        <w:pStyle w:val="Code"/>
      </w:pPr>
      <w:r w:rsidRPr="00EC76D5">
        <w:t xml:space="preserve">      boolean link = false;</w:t>
      </w:r>
    </w:p>
    <w:p w14:paraId="25952DE8" w14:textId="77777777" w:rsidR="00551A61" w:rsidRPr="00EC76D5" w:rsidRDefault="00551A61" w:rsidP="00551A61">
      <w:pPr>
        <w:pStyle w:val="Code"/>
      </w:pPr>
      <w:r w:rsidRPr="00EC76D5">
        <w:t xml:space="preserve">      </w:t>
      </w:r>
    </w:p>
    <w:p w14:paraId="670EF1B9" w14:textId="77777777" w:rsidR="00551A61" w:rsidRPr="00EC76D5" w:rsidRDefault="00551A61" w:rsidP="00551A61">
      <w:pPr>
        <w:pStyle w:val="Code"/>
      </w:pPr>
      <w:r w:rsidRPr="00EC76D5">
        <w:t xml:space="preserve">      for (String arg : argList) {</w:t>
      </w:r>
    </w:p>
    <w:p w14:paraId="435C3B3F" w14:textId="77777777" w:rsidR="00551A61" w:rsidRPr="00EC76D5" w:rsidRDefault="00551A61" w:rsidP="00551A61">
      <w:pPr>
        <w:pStyle w:val="Code"/>
      </w:pPr>
      <w:r w:rsidRPr="00EC76D5">
        <w:t xml:space="preserve">        File sourceFile = new File(pathName + arg + ".c");</w:t>
      </w:r>
    </w:p>
    <w:p w14:paraId="4459AF16" w14:textId="77777777" w:rsidR="00551A61" w:rsidRPr="00EC76D5" w:rsidRDefault="00551A61" w:rsidP="00551A61">
      <w:pPr>
        <w:pStyle w:val="Code"/>
      </w:pPr>
      <w:r w:rsidRPr="00EC76D5">
        <w:t xml:space="preserve">        File objectFile = new File(pathName + arg + ".obj");</w:t>
      </w:r>
    </w:p>
    <w:p w14:paraId="3F9EB89B" w14:textId="77777777" w:rsidR="00551A61" w:rsidRPr="00EC76D5" w:rsidRDefault="00551A61" w:rsidP="00551A61">
      <w:pPr>
        <w:pStyle w:val="Code"/>
      </w:pPr>
      <w:r w:rsidRPr="00EC76D5">
        <w:t xml:space="preserve">       </w:t>
      </w:r>
    </w:p>
    <w:p w14:paraId="471CF570" w14:textId="77777777" w:rsidR="00551A61" w:rsidRPr="00EC76D5" w:rsidRDefault="00551A61" w:rsidP="00551A61">
      <w:pPr>
        <w:pStyle w:val="Code"/>
      </w:pPr>
      <w:r w:rsidRPr="00EC76D5">
        <w:t xml:space="preserve">        if (rebuild || !isObjectFileUpToDate(sourceFile, objectFile)) {</w:t>
      </w:r>
    </w:p>
    <w:p w14:paraId="3D00AF71" w14:textId="77777777" w:rsidR="00551A61" w:rsidRPr="00EC76D5" w:rsidRDefault="00551A61" w:rsidP="00551A61">
      <w:pPr>
        <w:pStyle w:val="Code"/>
      </w:pPr>
      <w:r w:rsidRPr="00EC76D5">
        <w:t xml:space="preserve">          File preproFile = new File(pathName + arg + ".p");</w:t>
      </w:r>
    </w:p>
    <w:p w14:paraId="5E574F27" w14:textId="77777777" w:rsidR="00551A61" w:rsidRPr="00EC76D5" w:rsidRDefault="00551A61" w:rsidP="00551A61">
      <w:pPr>
        <w:pStyle w:val="Code"/>
      </w:pPr>
      <w:r w:rsidRPr="00EC76D5">
        <w:t xml:space="preserve">          File middleFile = new File(pathName + arg + ".mid");</w:t>
      </w:r>
    </w:p>
    <w:p w14:paraId="5684617C" w14:textId="77777777" w:rsidR="00551A61" w:rsidRPr="00EC76D5" w:rsidRDefault="00551A61" w:rsidP="00551A61">
      <w:pPr>
        <w:pStyle w:val="Code"/>
      </w:pPr>
    </w:p>
    <w:p w14:paraId="2F9CB57A" w14:textId="77777777" w:rsidR="00551A61" w:rsidRPr="00EC76D5" w:rsidRDefault="00551A61" w:rsidP="00551A61">
      <w:pPr>
        <w:pStyle w:val="Code"/>
      </w:pPr>
      <w:r w:rsidRPr="00EC76D5">
        <w:t xml:space="preserve">          if (print) {</w:t>
      </w:r>
    </w:p>
    <w:p w14:paraId="29EAE496" w14:textId="77777777" w:rsidR="00551A61" w:rsidRPr="00EC76D5" w:rsidRDefault="00551A61" w:rsidP="00551A61">
      <w:pPr>
        <w:pStyle w:val="Code"/>
      </w:pPr>
      <w:r w:rsidRPr="00EC76D5">
        <w:t xml:space="preserve">            System.out.println("Compiling \"" + sourceFile.getPath() +"\"."); </w:t>
      </w:r>
    </w:p>
    <w:p w14:paraId="33500B1C" w14:textId="77777777" w:rsidR="00551A61" w:rsidRPr="00EC76D5" w:rsidRDefault="00551A61" w:rsidP="00551A61">
      <w:pPr>
        <w:pStyle w:val="Code"/>
      </w:pPr>
      <w:r w:rsidRPr="00EC76D5">
        <w:t xml:space="preserve">          }</w:t>
      </w:r>
    </w:p>
    <w:p w14:paraId="20C708FD" w14:textId="77777777" w:rsidR="00551A61" w:rsidRPr="00EC76D5" w:rsidRDefault="00551A61" w:rsidP="00551A61">
      <w:pPr>
        <w:pStyle w:val="Code"/>
      </w:pPr>
      <w:r w:rsidRPr="00EC76D5">
        <w:t xml:space="preserve">          </w:t>
      </w:r>
    </w:p>
    <w:p w14:paraId="0EB0A742" w14:textId="77777777" w:rsidR="00551A61" w:rsidRPr="00EC76D5" w:rsidRDefault="00551A61" w:rsidP="00551A61">
      <w:pPr>
        <w:pStyle w:val="Code"/>
      </w:pPr>
      <w:r w:rsidRPr="00EC76D5">
        <w:t xml:space="preserve">          BlockCount = 0;</w:t>
      </w:r>
    </w:p>
    <w:p w14:paraId="2A0D3E2F" w14:textId="77777777" w:rsidR="00551A61" w:rsidRPr="00EC76D5" w:rsidRDefault="00551A61" w:rsidP="00551A61">
      <w:pPr>
        <w:pStyle w:val="Code"/>
      </w:pPr>
      <w:r w:rsidRPr="00EC76D5">
        <w:t xml:space="preserve">          readSourceFile(sourceFile, preproFile, objectFile, middleFile);</w:t>
      </w:r>
    </w:p>
    <w:p w14:paraId="5917552F" w14:textId="77777777" w:rsidR="00551A61" w:rsidRPr="00EC76D5" w:rsidRDefault="00551A61" w:rsidP="00551A61">
      <w:pPr>
        <w:pStyle w:val="Code"/>
      </w:pPr>
      <w:r w:rsidRPr="00EC76D5">
        <w:t xml:space="preserve">          link = true;</w:t>
      </w:r>
    </w:p>
    <w:p w14:paraId="6F2BCA2E" w14:textId="77777777" w:rsidR="00551A61" w:rsidRPr="00EC76D5" w:rsidRDefault="00551A61" w:rsidP="00551A61">
      <w:pPr>
        <w:pStyle w:val="Code"/>
      </w:pPr>
      <w:r w:rsidRPr="00EC76D5">
        <w:t xml:space="preserve">        }</w:t>
      </w:r>
    </w:p>
    <w:p w14:paraId="7DF84C4E" w14:textId="77777777" w:rsidR="00551A61" w:rsidRPr="00EC76D5" w:rsidRDefault="00551A61" w:rsidP="00551A61">
      <w:pPr>
        <w:pStyle w:val="Code"/>
      </w:pPr>
      <w:r w:rsidRPr="00EC76D5">
        <w:t xml:space="preserve">      }</w:t>
      </w:r>
    </w:p>
    <w:p w14:paraId="39944772" w14:textId="77777777" w:rsidR="00551A61" w:rsidRPr="00EC76D5" w:rsidRDefault="00551A61" w:rsidP="00551A61">
      <w:pPr>
        <w:pStyle w:val="Code"/>
      </w:pPr>
      <w:r w:rsidRPr="00EC76D5">
        <w:t xml:space="preserve">      </w:t>
      </w:r>
    </w:p>
    <w:p w14:paraId="0885A4AD" w14:textId="77777777" w:rsidR="00551A61" w:rsidRPr="00EC76D5" w:rsidRDefault="00551A61" w:rsidP="00551A61">
      <w:pPr>
        <w:pStyle w:val="Code"/>
      </w:pPr>
      <w:r w:rsidRPr="00EC76D5">
        <w:t xml:space="preserve">      if (link) {</w:t>
      </w:r>
    </w:p>
    <w:p w14:paraId="0A0B4689" w14:textId="77777777" w:rsidR="00551A61" w:rsidRPr="00EC76D5" w:rsidRDefault="00551A61" w:rsidP="00551A61">
      <w:pPr>
        <w:pStyle w:val="Code"/>
      </w:pPr>
      <w:r w:rsidRPr="00EC76D5">
        <w:t xml:space="preserve">        Path = null;</w:t>
      </w:r>
    </w:p>
    <w:p w14:paraId="6D9DA665" w14:textId="77777777" w:rsidR="00551A61" w:rsidRPr="00EC76D5" w:rsidRDefault="00551A61" w:rsidP="00551A61">
      <w:pPr>
        <w:pStyle w:val="Code"/>
      </w:pPr>
      <w:r w:rsidRPr="00EC76D5">
        <w:t xml:space="preserve">        Linker2 linker = new Linker2();</w:t>
      </w:r>
    </w:p>
    <w:p w14:paraId="54056C79" w14:textId="77777777" w:rsidR="00551A61" w:rsidRPr="00EC76D5" w:rsidRDefault="00551A61" w:rsidP="00551A61">
      <w:pPr>
        <w:pStyle w:val="Code"/>
      </w:pPr>
    </w:p>
    <w:p w14:paraId="6F1F3A7E" w14:textId="77777777" w:rsidR="00551A61" w:rsidRPr="00EC76D5" w:rsidRDefault="00551A61" w:rsidP="00551A61">
      <w:pPr>
        <w:pStyle w:val="Code"/>
      </w:pPr>
      <w:r w:rsidRPr="00EC76D5">
        <w:t xml:space="preserve">        for (String arg : argList) {</w:t>
      </w:r>
    </w:p>
    <w:p w14:paraId="1C13DA21" w14:textId="77777777" w:rsidR="00551A61" w:rsidRPr="00EC76D5" w:rsidRDefault="00551A61" w:rsidP="00551A61">
      <w:pPr>
        <w:pStyle w:val="Code"/>
      </w:pPr>
      <w:r w:rsidRPr="00EC76D5">
        <w:t xml:space="preserve">          File objectFile = new File(pathName + arg + ".obj");</w:t>
      </w:r>
    </w:p>
    <w:p w14:paraId="40A3DC42" w14:textId="77777777" w:rsidR="00551A61" w:rsidRPr="00EC76D5" w:rsidRDefault="00551A61" w:rsidP="00551A61">
      <w:pPr>
        <w:pStyle w:val="Code"/>
      </w:pPr>
    </w:p>
    <w:p w14:paraId="6945B9A0" w14:textId="77777777" w:rsidR="00551A61" w:rsidRPr="00EC76D5" w:rsidRDefault="00551A61" w:rsidP="00551A61">
      <w:pPr>
        <w:pStyle w:val="Code"/>
      </w:pPr>
      <w:r w:rsidRPr="00EC76D5">
        <w:t xml:space="preserve">          if (print) {</w:t>
      </w:r>
    </w:p>
    <w:p w14:paraId="32EF0D50" w14:textId="77777777" w:rsidR="00551A61" w:rsidRPr="00EC76D5" w:rsidRDefault="00551A61" w:rsidP="00551A61">
      <w:pPr>
        <w:pStyle w:val="Code"/>
      </w:pPr>
      <w:r w:rsidRPr="00EC76D5">
        <w:t xml:space="preserve">            System.out.println("Loading \"" + objectFile.getPath() + "\".");</w:t>
      </w:r>
    </w:p>
    <w:p w14:paraId="17DE75E7" w14:textId="77777777" w:rsidR="00551A61" w:rsidRPr="00EC76D5" w:rsidRDefault="00551A61" w:rsidP="00551A61">
      <w:pPr>
        <w:pStyle w:val="Code"/>
      </w:pPr>
      <w:r w:rsidRPr="00EC76D5">
        <w:t xml:space="preserve">          }</w:t>
      </w:r>
    </w:p>
    <w:p w14:paraId="4C5DEF77" w14:textId="77777777" w:rsidR="00551A61" w:rsidRPr="00EC76D5" w:rsidRDefault="00551A61" w:rsidP="00551A61">
      <w:pPr>
        <w:pStyle w:val="Code"/>
      </w:pPr>
      <w:r w:rsidRPr="00EC76D5">
        <w:t xml:space="preserve">          </w:t>
      </w:r>
    </w:p>
    <w:p w14:paraId="4AB88C2F" w14:textId="77777777" w:rsidR="00551A61" w:rsidRPr="00EC76D5" w:rsidRDefault="00551A61" w:rsidP="00551A61">
      <w:pPr>
        <w:pStyle w:val="Code"/>
      </w:pPr>
      <w:r w:rsidRPr="00EC76D5">
        <w:t xml:space="preserve">          linker.addAll(readObjectFile(objectFile));</w:t>
      </w:r>
    </w:p>
    <w:p w14:paraId="24E6CCC1" w14:textId="77777777" w:rsidR="00551A61" w:rsidRPr="00EC76D5" w:rsidRDefault="00551A61" w:rsidP="00551A61">
      <w:pPr>
        <w:pStyle w:val="Code"/>
      </w:pPr>
      <w:r w:rsidRPr="00EC76D5">
        <w:t xml:space="preserve">        }</w:t>
      </w:r>
    </w:p>
    <w:p w14:paraId="4549CE3F" w14:textId="77777777" w:rsidR="00551A61" w:rsidRPr="00EC76D5" w:rsidRDefault="00551A61" w:rsidP="00551A61">
      <w:pPr>
        <w:pStyle w:val="Code"/>
      </w:pPr>
    </w:p>
    <w:p w14:paraId="3B7A2153" w14:textId="77777777" w:rsidR="00551A61" w:rsidRPr="00EC76D5" w:rsidRDefault="00551A61" w:rsidP="00551A61">
      <w:pPr>
        <w:pStyle w:val="Code"/>
      </w:pPr>
      <w:r w:rsidRPr="00EC76D5">
        <w:t xml:space="preserve">        PathText = "C:\\D\\" + argList.get(0) + ".com";</w:t>
      </w:r>
    </w:p>
    <w:p w14:paraId="575D5035" w14:textId="77777777" w:rsidR="00551A61" w:rsidRPr="00EC76D5" w:rsidRDefault="00551A61" w:rsidP="00551A61">
      <w:pPr>
        <w:pStyle w:val="Code"/>
      </w:pPr>
      <w:r w:rsidRPr="00EC76D5">
        <w:t xml:space="preserve">        File comFile = new File(PathText);</w:t>
      </w:r>
    </w:p>
    <w:p w14:paraId="31DAE00A" w14:textId="77777777" w:rsidR="00551A61" w:rsidRPr="00EC76D5" w:rsidRDefault="00551A61" w:rsidP="00551A61">
      <w:pPr>
        <w:pStyle w:val="Code"/>
      </w:pPr>
      <w:r w:rsidRPr="00EC76D5">
        <w:t xml:space="preserve">        File asmFile = new File(pathName + argList.get(0) + ".asm");</w:t>
      </w:r>
    </w:p>
    <w:p w14:paraId="34D1B0DB" w14:textId="77777777" w:rsidR="00551A61" w:rsidRPr="00EC76D5" w:rsidRDefault="00551A61" w:rsidP="00551A61">
      <w:pPr>
        <w:pStyle w:val="Code"/>
      </w:pPr>
      <w:r w:rsidRPr="00EC76D5">
        <w:t xml:space="preserve">        linker.generate(comFile, asmFile);</w:t>
      </w:r>
    </w:p>
    <w:p w14:paraId="6B7A9780" w14:textId="77777777" w:rsidR="00551A61" w:rsidRPr="00EC76D5" w:rsidRDefault="00551A61" w:rsidP="00551A61">
      <w:pPr>
        <w:pStyle w:val="Code"/>
      </w:pPr>
      <w:r w:rsidRPr="00EC76D5">
        <w:t xml:space="preserve">      }</w:t>
      </w:r>
    </w:p>
    <w:p w14:paraId="5912F073" w14:textId="77777777" w:rsidR="00551A61" w:rsidRPr="00EC76D5" w:rsidRDefault="00551A61" w:rsidP="00551A61">
      <w:pPr>
        <w:pStyle w:val="Code"/>
      </w:pPr>
      <w:r w:rsidRPr="00EC76D5">
        <w:t xml:space="preserve">      else if (print) {</w:t>
      </w:r>
    </w:p>
    <w:p w14:paraId="469F5BCC" w14:textId="77777777" w:rsidR="00551A61" w:rsidRPr="00EC76D5" w:rsidRDefault="00551A61" w:rsidP="00551A61">
      <w:pPr>
        <w:pStyle w:val="Code"/>
      </w:pPr>
      <w:r w:rsidRPr="00EC76D5">
        <w:t xml:space="preserve">        System.out.println(pathName + argList.get(0) +".com is up-to-date.");</w:t>
      </w:r>
    </w:p>
    <w:p w14:paraId="6A9169CA" w14:textId="77777777" w:rsidR="00551A61" w:rsidRPr="00EC76D5" w:rsidRDefault="00551A61" w:rsidP="00551A61">
      <w:pPr>
        <w:pStyle w:val="Code"/>
      </w:pPr>
      <w:r w:rsidRPr="00EC76D5">
        <w:t xml:space="preserve">      }</w:t>
      </w:r>
    </w:p>
    <w:p w14:paraId="67944B90" w14:textId="77777777" w:rsidR="00551A61" w:rsidRPr="00EC76D5" w:rsidRDefault="00551A61" w:rsidP="00551A61">
      <w:pPr>
        <w:pStyle w:val="Code"/>
      </w:pPr>
      <w:r w:rsidRPr="00EC76D5">
        <w:t xml:space="preserve">    }</w:t>
      </w:r>
    </w:p>
    <w:p w14:paraId="3F23C3B5" w14:textId="77777777" w:rsidR="00551A61" w:rsidRPr="00EC76D5" w:rsidRDefault="00551A61" w:rsidP="00551A61">
      <w:pPr>
        <w:pStyle w:val="Code"/>
      </w:pPr>
      <w:r w:rsidRPr="00EC76D5">
        <w:t xml:space="preserve">    catch (Exception Exception) {</w:t>
      </w:r>
    </w:p>
    <w:p w14:paraId="5A17BBE9" w14:textId="77777777" w:rsidR="00551A61" w:rsidRPr="00EC76D5" w:rsidRDefault="00551A61" w:rsidP="00551A61">
      <w:pPr>
        <w:pStyle w:val="Code"/>
      </w:pPr>
      <w:r w:rsidRPr="00EC76D5">
        <w:t xml:space="preserve">      Exception.printStackTrace(System.err);</w:t>
      </w:r>
    </w:p>
    <w:p w14:paraId="5B90CC95" w14:textId="77777777" w:rsidR="00551A61" w:rsidRPr="00EC76D5" w:rsidRDefault="00551A61" w:rsidP="00551A61">
      <w:pPr>
        <w:pStyle w:val="Code"/>
      </w:pPr>
      <w:r w:rsidRPr="00EC76D5">
        <w:t xml:space="preserve">      System.exit(-1);</w:t>
      </w:r>
    </w:p>
    <w:p w14:paraId="5D056265" w14:textId="77777777" w:rsidR="00551A61" w:rsidRPr="00EC76D5" w:rsidRDefault="00551A61" w:rsidP="00551A61">
      <w:pPr>
        <w:pStyle w:val="Code"/>
      </w:pPr>
      <w:r w:rsidRPr="00EC76D5">
        <w:t xml:space="preserve">    }</w:t>
      </w:r>
    </w:p>
    <w:p w14:paraId="329C969B" w14:textId="77777777" w:rsidR="00551A61" w:rsidRPr="00EC76D5" w:rsidRDefault="00551A61" w:rsidP="00551A61">
      <w:pPr>
        <w:pStyle w:val="Code"/>
      </w:pPr>
      <w:r w:rsidRPr="00EC76D5">
        <w:t xml:space="preserve">  }</w:t>
      </w:r>
    </w:p>
    <w:p w14:paraId="3C4A90F3" w14:textId="77777777" w:rsidR="00551A61" w:rsidRPr="00EC76D5" w:rsidRDefault="00551A61" w:rsidP="00551A61">
      <w:pPr>
        <w:pStyle w:val="Code"/>
      </w:pPr>
      <w:r w:rsidRPr="00EC76D5">
        <w:t>}</w:t>
      </w:r>
    </w:p>
    <w:p w14:paraId="13A78F8C" w14:textId="77777777" w:rsidR="00D32836" w:rsidRPr="00EC76D5" w:rsidRDefault="00D32836" w:rsidP="0096418E">
      <w:pPr>
        <w:pStyle w:val="Rubrik1"/>
      </w:pPr>
      <w:bookmarkStart w:id="26" w:name="_Toc481936128"/>
      <w:r w:rsidRPr="00EC76D5">
        <w:lastRenderedPageBreak/>
        <w:t>The Preprocessor</w:t>
      </w:r>
      <w:bookmarkEnd w:id="21"/>
      <w:bookmarkEnd w:id="26"/>
    </w:p>
    <w:p w14:paraId="1E3ABC76" w14:textId="7A69E332" w:rsidR="00D740A8" w:rsidRPr="00EC76D5" w:rsidRDefault="004C576D" w:rsidP="00D740A8">
      <w:r w:rsidRPr="00EC76D5">
        <w:t>Basically, the preprocessor is made up of two parts, where the first part is a scanner and a pars</w:t>
      </w:r>
      <w:r w:rsidR="008E2AF5" w:rsidRPr="00EC76D5">
        <w:t>er and the second part takes car</w:t>
      </w:r>
      <w:r w:rsidRPr="00EC76D5">
        <w:t xml:space="preserve">e of comments, string, and characters as well as handling </w:t>
      </w:r>
      <w:r w:rsidR="00FB4323" w:rsidRPr="00EC76D5">
        <w:t>macros and conditional programming.</w:t>
      </w:r>
    </w:p>
    <w:p w14:paraId="4E5CC319" w14:textId="77777777" w:rsidR="00F17D99" w:rsidRPr="00EC76D5" w:rsidRDefault="00F17D99" w:rsidP="0096418E">
      <w:pPr>
        <w:pStyle w:val="Rubrik2"/>
      </w:pPr>
      <w:bookmarkStart w:id="27" w:name="_Ref418256130"/>
      <w:bookmarkStart w:id="28" w:name="_Toc481936129"/>
      <w:r w:rsidRPr="00EC76D5">
        <w:t>The Expression Parser</w:t>
      </w:r>
      <w:bookmarkEnd w:id="27"/>
      <w:bookmarkEnd w:id="28"/>
    </w:p>
    <w:p w14:paraId="57B573D1" w14:textId="77777777" w:rsidR="00611A0A" w:rsidRPr="00EC76D5" w:rsidRDefault="00611A0A" w:rsidP="00611A0A">
      <w:pPr>
        <w:pStyle w:val="Rubrik3"/>
      </w:pPr>
      <w:bookmarkStart w:id="29" w:name="_Toc481936130"/>
      <w:r w:rsidRPr="00EC76D5">
        <w:t>The Grammar</w:t>
      </w:r>
      <w:bookmarkEnd w:id="29"/>
    </w:p>
    <w:p w14:paraId="6728FBAE" w14:textId="22C3A118" w:rsidR="00611A0A" w:rsidRPr="00EC76D5" w:rsidRDefault="00611A0A" w:rsidP="00611A0A">
      <w:r w:rsidRPr="00EC76D5">
        <w:t xml:space="preserve">Before we </w:t>
      </w:r>
      <w:r w:rsidR="00672945" w:rsidRPr="00EC76D5">
        <w:t>consider</w:t>
      </w:r>
      <w:r w:rsidRPr="00EC76D5">
        <w:t xml:space="preserve"> the preprocessor itself, we need to find a way to decide the whether the expressions given in the #</w:t>
      </w:r>
      <w:r w:rsidRPr="00EC76D5">
        <w:rPr>
          <w:rStyle w:val="CodeInText"/>
        </w:rPr>
        <w:t>if</w:t>
      </w:r>
      <w:r w:rsidRPr="00EC76D5">
        <w:t xml:space="preserve"> or #</w:t>
      </w:r>
      <w:r w:rsidRPr="00EC76D5">
        <w:rPr>
          <w:rStyle w:val="CodeInText"/>
        </w:rPr>
        <w:t>elif</w:t>
      </w:r>
      <w:r w:rsidRPr="00EC76D5">
        <w:t xml:space="preserve"> directives equals zero. </w:t>
      </w:r>
      <w:r w:rsidR="00963DF4" w:rsidRPr="00EC76D5">
        <w:t>To</w:t>
      </w:r>
      <w:r w:rsidRPr="00EC76D5">
        <w:t xml:space="preserve"> do so, we </w:t>
      </w:r>
      <w:r w:rsidR="00717D17" w:rsidRPr="00EC76D5">
        <w:t xml:space="preserve">need </w:t>
      </w:r>
      <w:r w:rsidRPr="00EC76D5">
        <w:t>a parser and a scanner</w:t>
      </w:r>
      <w:r w:rsidR="00652D48" w:rsidRPr="00EC76D5">
        <w:t xml:space="preserve">, and we </w:t>
      </w:r>
      <w:r w:rsidR="009943C8" w:rsidRPr="00EC76D5">
        <w:t xml:space="preserve">use </w:t>
      </w:r>
      <w:r w:rsidR="00304A3D" w:rsidRPr="00EC76D5">
        <w:t>J</w:t>
      </w:r>
      <w:r w:rsidR="009943C8" w:rsidRPr="00EC76D5">
        <w:t xml:space="preserve">Flex and Bison </w:t>
      </w:r>
      <w:r w:rsidR="00DD6972" w:rsidRPr="00EC76D5">
        <w:t xml:space="preserve">from </w:t>
      </w:r>
      <w:r w:rsidR="00F071B2" w:rsidRPr="00EC76D5">
        <w:t xml:space="preserve">Chapter </w:t>
      </w:r>
      <w:r w:rsidR="00F071B2" w:rsidRPr="00EC76D5">
        <w:fldChar w:fldCharType="begin"/>
      </w:r>
      <w:r w:rsidR="00F071B2" w:rsidRPr="00EC76D5">
        <w:instrText xml:space="preserve"> REF _Ref418184656 \r \h </w:instrText>
      </w:r>
      <w:r w:rsidR="00F071B2" w:rsidRPr="00EC76D5">
        <w:fldChar w:fldCharType="separate"/>
      </w:r>
      <w:r w:rsidR="00545E00" w:rsidRPr="00EC76D5">
        <w:t>2</w:t>
      </w:r>
      <w:r w:rsidR="00F071B2" w:rsidRPr="00EC76D5">
        <w:fldChar w:fldCharType="end"/>
      </w:r>
      <w:r w:rsidRPr="00EC76D5">
        <w:t>.</w:t>
      </w:r>
      <w:r w:rsidR="009755CD" w:rsidRPr="00EC76D5">
        <w:t xml:space="preserve"> The grammar</w:t>
      </w:r>
      <w:r w:rsidR="00E61645" w:rsidRPr="00EC76D5">
        <w:t xml:space="preserve"> of an expression follows below.</w:t>
      </w:r>
    </w:p>
    <w:p w14:paraId="2A4C2B7D" w14:textId="77777777" w:rsidR="00611A0A" w:rsidRPr="00EC76D5" w:rsidRDefault="00611A0A" w:rsidP="00611A0A">
      <w:pPr>
        <w:pStyle w:val="Code"/>
      </w:pPr>
      <w:r w:rsidRPr="00EC76D5">
        <w:t>expression ::=</w:t>
      </w:r>
    </w:p>
    <w:p w14:paraId="472D15C1" w14:textId="77777777" w:rsidR="00611A0A" w:rsidRPr="00EC76D5" w:rsidRDefault="00611A0A" w:rsidP="00611A0A">
      <w:pPr>
        <w:pStyle w:val="Code"/>
      </w:pPr>
      <w:r w:rsidRPr="00EC76D5">
        <w:t xml:space="preserve">    logical_or_expression</w:t>
      </w:r>
    </w:p>
    <w:p w14:paraId="27A8618F" w14:textId="77777777" w:rsidR="00611A0A" w:rsidRPr="00EC76D5" w:rsidRDefault="00611A0A" w:rsidP="00611A0A">
      <w:pPr>
        <w:pStyle w:val="Code"/>
      </w:pPr>
      <w:r w:rsidRPr="00EC76D5">
        <w:t xml:space="preserve">  | logical_or_expression </w:t>
      </w:r>
      <w:r w:rsidRPr="00EC76D5">
        <w:rPr>
          <w:b/>
        </w:rPr>
        <w:t>?</w:t>
      </w:r>
      <w:r w:rsidRPr="00EC76D5">
        <w:t xml:space="preserve"> expression </w:t>
      </w:r>
      <w:r w:rsidRPr="00EC76D5">
        <w:rPr>
          <w:b/>
        </w:rPr>
        <w:t>:</w:t>
      </w:r>
      <w:r w:rsidRPr="00EC76D5">
        <w:t xml:space="preserve"> expression</w:t>
      </w:r>
    </w:p>
    <w:p w14:paraId="01B379A1" w14:textId="77777777" w:rsidR="00611A0A" w:rsidRPr="00EC76D5" w:rsidRDefault="00611A0A" w:rsidP="00611A0A">
      <w:pPr>
        <w:pStyle w:val="Code"/>
      </w:pPr>
    </w:p>
    <w:p w14:paraId="5D4DBE53" w14:textId="77777777" w:rsidR="00611A0A" w:rsidRPr="00EC76D5" w:rsidRDefault="00611A0A" w:rsidP="00611A0A">
      <w:pPr>
        <w:pStyle w:val="Code"/>
      </w:pPr>
      <w:r w:rsidRPr="00EC76D5">
        <w:t>logical_or_expression ::=</w:t>
      </w:r>
    </w:p>
    <w:p w14:paraId="0A8B4FC6" w14:textId="77777777" w:rsidR="00611A0A" w:rsidRPr="00EC76D5" w:rsidRDefault="00611A0A" w:rsidP="00611A0A">
      <w:pPr>
        <w:pStyle w:val="Code"/>
      </w:pPr>
      <w:r w:rsidRPr="00EC76D5">
        <w:t xml:space="preserve">    logical_and_expression</w:t>
      </w:r>
    </w:p>
    <w:p w14:paraId="1D800C57" w14:textId="77777777" w:rsidR="00611A0A" w:rsidRPr="00EC76D5" w:rsidRDefault="00611A0A" w:rsidP="00611A0A">
      <w:pPr>
        <w:pStyle w:val="Code"/>
      </w:pPr>
      <w:r w:rsidRPr="00EC76D5">
        <w:t xml:space="preserve">  | logical_or_expression </w:t>
      </w:r>
      <w:r w:rsidRPr="00EC76D5">
        <w:rPr>
          <w:b/>
        </w:rPr>
        <w:t>||</w:t>
      </w:r>
      <w:r w:rsidRPr="00EC76D5">
        <w:t xml:space="preserve"> logical_and_expression</w:t>
      </w:r>
    </w:p>
    <w:p w14:paraId="54661BED" w14:textId="77777777" w:rsidR="00611A0A" w:rsidRPr="00EC76D5" w:rsidRDefault="00611A0A" w:rsidP="00611A0A">
      <w:pPr>
        <w:pStyle w:val="Code"/>
      </w:pPr>
    </w:p>
    <w:p w14:paraId="6C4A4762" w14:textId="77777777" w:rsidR="00611A0A" w:rsidRPr="00EC76D5" w:rsidRDefault="00611A0A" w:rsidP="00611A0A">
      <w:pPr>
        <w:pStyle w:val="Code"/>
      </w:pPr>
      <w:r w:rsidRPr="00EC76D5">
        <w:t>logical_and_expression ::=</w:t>
      </w:r>
    </w:p>
    <w:p w14:paraId="78A17734" w14:textId="68F921A9" w:rsidR="00611A0A" w:rsidRPr="00EC76D5" w:rsidRDefault="00611A0A" w:rsidP="00611A0A">
      <w:pPr>
        <w:pStyle w:val="Code"/>
      </w:pPr>
      <w:r w:rsidRPr="00EC76D5">
        <w:t xml:space="preserve">    </w:t>
      </w:r>
      <w:r w:rsidR="003165F5">
        <w:t>BITWISE_OR</w:t>
      </w:r>
      <w:r w:rsidRPr="00EC76D5">
        <w:t>_expression</w:t>
      </w:r>
    </w:p>
    <w:p w14:paraId="656708CA" w14:textId="1B2CAAE0" w:rsidR="00611A0A" w:rsidRPr="00EC76D5" w:rsidRDefault="00611A0A" w:rsidP="00611A0A">
      <w:pPr>
        <w:pStyle w:val="Code"/>
      </w:pPr>
      <w:r w:rsidRPr="00EC76D5">
        <w:t xml:space="preserve">  | bitwise_and_expression </w:t>
      </w:r>
      <w:r w:rsidRPr="00EC76D5">
        <w:rPr>
          <w:b/>
        </w:rPr>
        <w:t>&amp;&amp;</w:t>
      </w:r>
      <w:r w:rsidRPr="00EC76D5">
        <w:t xml:space="preserve"> </w:t>
      </w:r>
      <w:r w:rsidR="003165F5">
        <w:t>BITWISE_OR</w:t>
      </w:r>
      <w:r w:rsidRPr="00EC76D5">
        <w:t>_expression</w:t>
      </w:r>
    </w:p>
    <w:p w14:paraId="3CC913CF" w14:textId="77777777" w:rsidR="00611A0A" w:rsidRPr="00EC76D5" w:rsidRDefault="00611A0A" w:rsidP="00611A0A">
      <w:pPr>
        <w:pStyle w:val="Code"/>
      </w:pPr>
    </w:p>
    <w:p w14:paraId="0909D1A8" w14:textId="0195E91E" w:rsidR="00611A0A" w:rsidRPr="00EC76D5" w:rsidRDefault="003165F5" w:rsidP="00611A0A">
      <w:pPr>
        <w:pStyle w:val="Code"/>
      </w:pPr>
      <w:r>
        <w:t>BITWISE_OR</w:t>
      </w:r>
      <w:r w:rsidR="00611A0A" w:rsidRPr="00EC76D5">
        <w:t>_expression ::=</w:t>
      </w:r>
    </w:p>
    <w:p w14:paraId="58BCCB42" w14:textId="77777777" w:rsidR="00611A0A" w:rsidRPr="00EC76D5" w:rsidRDefault="00611A0A" w:rsidP="00611A0A">
      <w:pPr>
        <w:pStyle w:val="Code"/>
      </w:pPr>
      <w:r w:rsidRPr="00EC76D5">
        <w:t xml:space="preserve">    bitwise_xor_expression</w:t>
      </w:r>
    </w:p>
    <w:p w14:paraId="5DCE89C7" w14:textId="403772C8" w:rsidR="00611A0A" w:rsidRPr="00EC76D5" w:rsidRDefault="00611A0A" w:rsidP="00611A0A">
      <w:pPr>
        <w:pStyle w:val="Code"/>
      </w:pPr>
      <w:r w:rsidRPr="00EC76D5">
        <w:t xml:space="preserve">  | </w:t>
      </w:r>
      <w:r w:rsidR="003165F5">
        <w:t>BITWISE_OR</w:t>
      </w:r>
      <w:r w:rsidRPr="00EC76D5">
        <w:t xml:space="preserve">_expression </w:t>
      </w:r>
      <w:r w:rsidRPr="00EC76D5">
        <w:rPr>
          <w:b/>
        </w:rPr>
        <w:t>|</w:t>
      </w:r>
      <w:r w:rsidRPr="00EC76D5">
        <w:t xml:space="preserve"> bitwise_xor_expression</w:t>
      </w:r>
    </w:p>
    <w:p w14:paraId="57887939" w14:textId="77777777" w:rsidR="00611A0A" w:rsidRPr="00EC76D5" w:rsidRDefault="00611A0A" w:rsidP="00611A0A">
      <w:pPr>
        <w:pStyle w:val="Code"/>
      </w:pPr>
    </w:p>
    <w:p w14:paraId="299F690F" w14:textId="77777777" w:rsidR="00611A0A" w:rsidRPr="00EC76D5" w:rsidRDefault="00611A0A" w:rsidP="00611A0A">
      <w:pPr>
        <w:pStyle w:val="Code"/>
      </w:pPr>
      <w:r w:rsidRPr="00EC76D5">
        <w:t>bitwise_xor_expression ::=</w:t>
      </w:r>
    </w:p>
    <w:p w14:paraId="638E26C2" w14:textId="77777777" w:rsidR="00611A0A" w:rsidRPr="00EC76D5" w:rsidRDefault="00611A0A" w:rsidP="00611A0A">
      <w:pPr>
        <w:pStyle w:val="Code"/>
      </w:pPr>
      <w:r w:rsidRPr="00EC76D5">
        <w:t xml:space="preserve">    bitwise_and_expression</w:t>
      </w:r>
    </w:p>
    <w:p w14:paraId="5F71D729" w14:textId="77777777" w:rsidR="00611A0A" w:rsidRPr="00EC76D5" w:rsidRDefault="00611A0A" w:rsidP="00611A0A">
      <w:pPr>
        <w:pStyle w:val="Code"/>
      </w:pPr>
      <w:r w:rsidRPr="00EC76D5">
        <w:t xml:space="preserve">  | bitwise_xor_expression </w:t>
      </w:r>
      <w:r w:rsidRPr="00EC76D5">
        <w:rPr>
          <w:b/>
        </w:rPr>
        <w:t>^</w:t>
      </w:r>
      <w:r w:rsidRPr="00EC76D5">
        <w:t xml:space="preserve"> bitwise_and_expression</w:t>
      </w:r>
    </w:p>
    <w:p w14:paraId="2D58354F" w14:textId="77777777" w:rsidR="00611A0A" w:rsidRPr="00EC76D5" w:rsidRDefault="00611A0A" w:rsidP="00611A0A">
      <w:pPr>
        <w:pStyle w:val="Code"/>
      </w:pPr>
    </w:p>
    <w:p w14:paraId="2C01E361" w14:textId="77777777" w:rsidR="00611A0A" w:rsidRPr="00EC76D5" w:rsidRDefault="00611A0A" w:rsidP="00611A0A">
      <w:pPr>
        <w:pStyle w:val="Code"/>
      </w:pPr>
      <w:r w:rsidRPr="00EC76D5">
        <w:t>bitwise_and_expression ::=</w:t>
      </w:r>
    </w:p>
    <w:p w14:paraId="5F7CC53F" w14:textId="77777777" w:rsidR="00611A0A" w:rsidRPr="00EC76D5" w:rsidRDefault="00611A0A" w:rsidP="00611A0A">
      <w:pPr>
        <w:pStyle w:val="Code"/>
      </w:pPr>
      <w:r w:rsidRPr="00EC76D5">
        <w:t xml:space="preserve">    equality_expression</w:t>
      </w:r>
    </w:p>
    <w:p w14:paraId="50A7E6E4" w14:textId="77777777" w:rsidR="00611A0A" w:rsidRPr="00EC76D5" w:rsidRDefault="00611A0A" w:rsidP="00611A0A">
      <w:pPr>
        <w:pStyle w:val="Code"/>
      </w:pPr>
      <w:r w:rsidRPr="00EC76D5">
        <w:t xml:space="preserve">  | bitwise_and_expression </w:t>
      </w:r>
      <w:r w:rsidRPr="00EC76D5">
        <w:rPr>
          <w:b/>
        </w:rPr>
        <w:t>&amp;</w:t>
      </w:r>
      <w:r w:rsidRPr="00EC76D5">
        <w:t xml:space="preserve"> equality_expression</w:t>
      </w:r>
    </w:p>
    <w:p w14:paraId="54518CF9" w14:textId="77777777" w:rsidR="00611A0A" w:rsidRPr="00EC76D5" w:rsidRDefault="00611A0A" w:rsidP="00611A0A">
      <w:pPr>
        <w:pStyle w:val="Code"/>
      </w:pPr>
    </w:p>
    <w:p w14:paraId="579A059F" w14:textId="77777777" w:rsidR="00611A0A" w:rsidRPr="00EC76D5" w:rsidRDefault="00611A0A" w:rsidP="00611A0A">
      <w:pPr>
        <w:pStyle w:val="Code"/>
      </w:pPr>
      <w:r w:rsidRPr="00EC76D5">
        <w:t>equality_expression ::=</w:t>
      </w:r>
    </w:p>
    <w:p w14:paraId="4AD68472" w14:textId="77777777" w:rsidR="00611A0A" w:rsidRPr="00EC76D5" w:rsidRDefault="00611A0A" w:rsidP="00611A0A">
      <w:pPr>
        <w:pStyle w:val="Code"/>
      </w:pPr>
      <w:r w:rsidRPr="00EC76D5">
        <w:t xml:space="preserve">    relation_expression</w:t>
      </w:r>
    </w:p>
    <w:p w14:paraId="22A3E188" w14:textId="77777777" w:rsidR="00611A0A" w:rsidRPr="00EC76D5" w:rsidRDefault="00611A0A" w:rsidP="00611A0A">
      <w:pPr>
        <w:pStyle w:val="Code"/>
      </w:pPr>
      <w:r w:rsidRPr="00EC76D5">
        <w:t xml:space="preserve">  | equality_expression </w:t>
      </w:r>
      <w:r w:rsidRPr="00EC76D5">
        <w:rPr>
          <w:b/>
        </w:rPr>
        <w:t>==</w:t>
      </w:r>
      <w:r w:rsidRPr="00EC76D5">
        <w:t xml:space="preserve"> relation_expression </w:t>
      </w:r>
    </w:p>
    <w:p w14:paraId="040FE943" w14:textId="77777777" w:rsidR="00611A0A" w:rsidRPr="00EC76D5" w:rsidRDefault="00611A0A" w:rsidP="00611A0A">
      <w:pPr>
        <w:pStyle w:val="Code"/>
      </w:pPr>
      <w:r w:rsidRPr="00EC76D5">
        <w:t xml:space="preserve">  | equality_expression </w:t>
      </w:r>
      <w:r w:rsidRPr="00EC76D5">
        <w:rPr>
          <w:b/>
        </w:rPr>
        <w:t>!=</w:t>
      </w:r>
      <w:r w:rsidRPr="00EC76D5">
        <w:t xml:space="preserve"> relation_expression</w:t>
      </w:r>
    </w:p>
    <w:p w14:paraId="7174746C" w14:textId="77777777" w:rsidR="00611A0A" w:rsidRPr="00EC76D5" w:rsidRDefault="00611A0A" w:rsidP="00611A0A">
      <w:pPr>
        <w:pStyle w:val="Code"/>
      </w:pPr>
    </w:p>
    <w:p w14:paraId="1BA33F35" w14:textId="77777777" w:rsidR="00611A0A" w:rsidRPr="00EC76D5" w:rsidRDefault="00611A0A" w:rsidP="00611A0A">
      <w:pPr>
        <w:pStyle w:val="Code"/>
      </w:pPr>
      <w:r w:rsidRPr="00EC76D5">
        <w:t>relation_expression ::=</w:t>
      </w:r>
    </w:p>
    <w:p w14:paraId="60BCA45A" w14:textId="77777777" w:rsidR="00611A0A" w:rsidRPr="00EC76D5" w:rsidRDefault="00611A0A" w:rsidP="00611A0A">
      <w:pPr>
        <w:pStyle w:val="Code"/>
      </w:pPr>
      <w:r w:rsidRPr="00EC76D5">
        <w:t xml:space="preserve">    shift_expression</w:t>
      </w:r>
    </w:p>
    <w:p w14:paraId="3FF9F134" w14:textId="77777777" w:rsidR="00611A0A" w:rsidRPr="00EC76D5" w:rsidRDefault="00611A0A" w:rsidP="00611A0A">
      <w:pPr>
        <w:pStyle w:val="Code"/>
      </w:pPr>
      <w:r w:rsidRPr="00EC76D5">
        <w:t xml:space="preserve">  | relation_expression </w:t>
      </w:r>
      <w:r w:rsidRPr="00EC76D5">
        <w:rPr>
          <w:b/>
        </w:rPr>
        <w:t>&lt;</w:t>
      </w:r>
      <w:r w:rsidRPr="00EC76D5">
        <w:t xml:space="preserve"> shift_expression </w:t>
      </w:r>
    </w:p>
    <w:p w14:paraId="72A72FEE" w14:textId="77777777" w:rsidR="00611A0A" w:rsidRPr="00EC76D5" w:rsidRDefault="00611A0A" w:rsidP="00611A0A">
      <w:pPr>
        <w:pStyle w:val="Code"/>
      </w:pPr>
      <w:r w:rsidRPr="00EC76D5">
        <w:t xml:space="preserve">  | relation_expression </w:t>
      </w:r>
      <w:r w:rsidRPr="00EC76D5">
        <w:rPr>
          <w:b/>
        </w:rPr>
        <w:t>&lt;=</w:t>
      </w:r>
      <w:r w:rsidRPr="00EC76D5">
        <w:t xml:space="preserve"> shift_expression </w:t>
      </w:r>
    </w:p>
    <w:p w14:paraId="12E6A7B6" w14:textId="77777777" w:rsidR="00611A0A" w:rsidRPr="00EC76D5" w:rsidRDefault="00611A0A" w:rsidP="00611A0A">
      <w:pPr>
        <w:pStyle w:val="Code"/>
      </w:pPr>
      <w:r w:rsidRPr="00EC76D5">
        <w:t xml:space="preserve">  | relation_expression </w:t>
      </w:r>
      <w:r w:rsidRPr="00EC76D5">
        <w:rPr>
          <w:b/>
        </w:rPr>
        <w:t>&gt;</w:t>
      </w:r>
      <w:r w:rsidRPr="00EC76D5">
        <w:t xml:space="preserve"> shift_expression </w:t>
      </w:r>
    </w:p>
    <w:p w14:paraId="35BCBA79" w14:textId="77777777" w:rsidR="00611A0A" w:rsidRPr="00EC76D5" w:rsidRDefault="00611A0A" w:rsidP="00611A0A">
      <w:pPr>
        <w:pStyle w:val="Code"/>
      </w:pPr>
      <w:r w:rsidRPr="00EC76D5">
        <w:t xml:space="preserve">  | relation_expression </w:t>
      </w:r>
      <w:r w:rsidRPr="00EC76D5">
        <w:rPr>
          <w:b/>
        </w:rPr>
        <w:t>&gt;=</w:t>
      </w:r>
      <w:r w:rsidRPr="00EC76D5">
        <w:t xml:space="preserve"> shift_expression</w:t>
      </w:r>
    </w:p>
    <w:p w14:paraId="244A8721" w14:textId="77777777" w:rsidR="00611A0A" w:rsidRPr="00EC76D5" w:rsidRDefault="00611A0A" w:rsidP="00611A0A">
      <w:pPr>
        <w:pStyle w:val="Code"/>
      </w:pPr>
    </w:p>
    <w:p w14:paraId="5A2EC84A" w14:textId="77777777" w:rsidR="00611A0A" w:rsidRPr="00EC76D5" w:rsidRDefault="00611A0A" w:rsidP="00611A0A">
      <w:pPr>
        <w:pStyle w:val="Code"/>
      </w:pPr>
      <w:r w:rsidRPr="00EC76D5">
        <w:t>shift_expression ::=</w:t>
      </w:r>
    </w:p>
    <w:p w14:paraId="4FC6ADC7" w14:textId="77777777" w:rsidR="00611A0A" w:rsidRPr="00EC76D5" w:rsidRDefault="00611A0A" w:rsidP="00611A0A">
      <w:pPr>
        <w:pStyle w:val="Code"/>
      </w:pPr>
      <w:r w:rsidRPr="00EC76D5">
        <w:t xml:space="preserve">    add_expression</w:t>
      </w:r>
    </w:p>
    <w:p w14:paraId="14057E8B" w14:textId="77777777" w:rsidR="00611A0A" w:rsidRPr="00EC76D5" w:rsidRDefault="00611A0A" w:rsidP="00611A0A">
      <w:pPr>
        <w:pStyle w:val="Code"/>
      </w:pPr>
      <w:r w:rsidRPr="00EC76D5">
        <w:t xml:space="preserve">  | shift_expression </w:t>
      </w:r>
      <w:r w:rsidRPr="00EC76D5">
        <w:rPr>
          <w:b/>
        </w:rPr>
        <w:t>&lt;&lt;</w:t>
      </w:r>
      <w:r w:rsidRPr="00EC76D5">
        <w:t xml:space="preserve"> add_expression</w:t>
      </w:r>
    </w:p>
    <w:p w14:paraId="31D44668" w14:textId="77777777" w:rsidR="00611A0A" w:rsidRPr="00EC76D5" w:rsidRDefault="00611A0A" w:rsidP="00611A0A">
      <w:pPr>
        <w:pStyle w:val="Code"/>
      </w:pPr>
      <w:r w:rsidRPr="00EC76D5">
        <w:t xml:space="preserve">  | shift_expression </w:t>
      </w:r>
      <w:r w:rsidRPr="00EC76D5">
        <w:rPr>
          <w:b/>
        </w:rPr>
        <w:t>&gt;&gt;</w:t>
      </w:r>
      <w:r w:rsidRPr="00EC76D5">
        <w:t xml:space="preserve"> add_expression</w:t>
      </w:r>
    </w:p>
    <w:p w14:paraId="379DC831" w14:textId="77777777" w:rsidR="00611A0A" w:rsidRPr="00EC76D5" w:rsidRDefault="00611A0A" w:rsidP="00611A0A">
      <w:pPr>
        <w:pStyle w:val="Code"/>
      </w:pPr>
    </w:p>
    <w:p w14:paraId="3B15D36C" w14:textId="77777777" w:rsidR="00611A0A" w:rsidRPr="00EC76D5" w:rsidRDefault="00611A0A" w:rsidP="00611A0A">
      <w:pPr>
        <w:pStyle w:val="Code"/>
      </w:pPr>
      <w:r w:rsidRPr="00EC76D5">
        <w:t>add_expression ::=</w:t>
      </w:r>
    </w:p>
    <w:p w14:paraId="4F5CA4FC" w14:textId="77777777" w:rsidR="00611A0A" w:rsidRPr="00EC76D5" w:rsidRDefault="00611A0A" w:rsidP="00611A0A">
      <w:pPr>
        <w:pStyle w:val="Code"/>
      </w:pPr>
      <w:r w:rsidRPr="00EC76D5">
        <w:t xml:space="preserve">    multiply_expression</w:t>
      </w:r>
    </w:p>
    <w:p w14:paraId="30322DB7" w14:textId="77777777" w:rsidR="00611A0A" w:rsidRPr="00EC76D5" w:rsidRDefault="00611A0A" w:rsidP="00611A0A">
      <w:pPr>
        <w:pStyle w:val="Code"/>
      </w:pPr>
      <w:r w:rsidRPr="00EC76D5">
        <w:t xml:space="preserve">  | add_expression </w:t>
      </w:r>
      <w:r w:rsidRPr="00EC76D5">
        <w:rPr>
          <w:b/>
        </w:rPr>
        <w:t>+</w:t>
      </w:r>
      <w:r w:rsidRPr="00EC76D5">
        <w:t xml:space="preserve"> multiply_expression </w:t>
      </w:r>
    </w:p>
    <w:p w14:paraId="10109AFA" w14:textId="77777777" w:rsidR="00611A0A" w:rsidRPr="00EC76D5" w:rsidRDefault="00611A0A" w:rsidP="00611A0A">
      <w:pPr>
        <w:pStyle w:val="Code"/>
      </w:pPr>
      <w:r w:rsidRPr="00EC76D5">
        <w:t xml:space="preserve">  | add_expression </w:t>
      </w:r>
      <w:r w:rsidRPr="00EC76D5">
        <w:rPr>
          <w:b/>
        </w:rPr>
        <w:t>-</w:t>
      </w:r>
      <w:r w:rsidRPr="00EC76D5">
        <w:t xml:space="preserve"> multiply_expression</w:t>
      </w:r>
    </w:p>
    <w:p w14:paraId="681625F6" w14:textId="77777777" w:rsidR="00611A0A" w:rsidRPr="00EC76D5" w:rsidRDefault="00611A0A" w:rsidP="00611A0A">
      <w:pPr>
        <w:pStyle w:val="Code"/>
      </w:pPr>
    </w:p>
    <w:p w14:paraId="34BB3099" w14:textId="77777777" w:rsidR="00611A0A" w:rsidRPr="00EC76D5" w:rsidRDefault="00611A0A" w:rsidP="00611A0A">
      <w:pPr>
        <w:pStyle w:val="Code"/>
      </w:pPr>
      <w:r w:rsidRPr="00EC76D5">
        <w:t>multiply_expression ::=</w:t>
      </w:r>
    </w:p>
    <w:p w14:paraId="0C443C72" w14:textId="77777777" w:rsidR="00611A0A" w:rsidRPr="00EC76D5" w:rsidRDefault="00611A0A" w:rsidP="00611A0A">
      <w:pPr>
        <w:pStyle w:val="Code"/>
      </w:pPr>
      <w:r w:rsidRPr="00EC76D5">
        <w:t xml:space="preserve">    prefix_expression</w:t>
      </w:r>
    </w:p>
    <w:p w14:paraId="30CF933E" w14:textId="77777777" w:rsidR="00611A0A" w:rsidRPr="00EC76D5" w:rsidRDefault="00611A0A" w:rsidP="00611A0A">
      <w:pPr>
        <w:pStyle w:val="Code"/>
      </w:pPr>
      <w:r w:rsidRPr="00EC76D5">
        <w:t xml:space="preserve">  | multiply_expression </w:t>
      </w:r>
      <w:r w:rsidRPr="00EC76D5">
        <w:rPr>
          <w:b/>
        </w:rPr>
        <w:t>*</w:t>
      </w:r>
      <w:r w:rsidRPr="00EC76D5">
        <w:t xml:space="preserve"> prefix_expression </w:t>
      </w:r>
    </w:p>
    <w:p w14:paraId="26508359" w14:textId="77777777" w:rsidR="00611A0A" w:rsidRPr="00EC76D5" w:rsidRDefault="00611A0A" w:rsidP="00611A0A">
      <w:pPr>
        <w:pStyle w:val="Code"/>
      </w:pPr>
      <w:r w:rsidRPr="00EC76D5">
        <w:t xml:space="preserve">  | multiply_expression </w:t>
      </w:r>
      <w:r w:rsidRPr="00EC76D5">
        <w:rPr>
          <w:b/>
        </w:rPr>
        <w:t>/</w:t>
      </w:r>
      <w:r w:rsidRPr="00EC76D5">
        <w:t xml:space="preserve"> prefix_expression </w:t>
      </w:r>
    </w:p>
    <w:p w14:paraId="79CBAE4B" w14:textId="77777777" w:rsidR="00611A0A" w:rsidRPr="00EC76D5" w:rsidRDefault="00611A0A" w:rsidP="00611A0A">
      <w:pPr>
        <w:pStyle w:val="Code"/>
      </w:pPr>
      <w:r w:rsidRPr="00EC76D5">
        <w:t xml:space="preserve">  | multiply_expression </w:t>
      </w:r>
      <w:r w:rsidRPr="00EC76D5">
        <w:rPr>
          <w:b/>
        </w:rPr>
        <w:t>%</w:t>
      </w:r>
      <w:r w:rsidRPr="00EC76D5">
        <w:t xml:space="preserve"> prefix_expression</w:t>
      </w:r>
    </w:p>
    <w:p w14:paraId="15EA5F98" w14:textId="77777777" w:rsidR="00611A0A" w:rsidRPr="00EC76D5" w:rsidRDefault="00611A0A" w:rsidP="00611A0A">
      <w:pPr>
        <w:pStyle w:val="Code"/>
      </w:pPr>
    </w:p>
    <w:p w14:paraId="5B6216DE" w14:textId="77777777" w:rsidR="00611A0A" w:rsidRPr="00EC76D5" w:rsidRDefault="00611A0A" w:rsidP="00611A0A">
      <w:pPr>
        <w:pStyle w:val="Code"/>
      </w:pPr>
      <w:r w:rsidRPr="00EC76D5">
        <w:t>prefix_expression ::=</w:t>
      </w:r>
    </w:p>
    <w:p w14:paraId="5D143BE2" w14:textId="77777777" w:rsidR="00611A0A" w:rsidRPr="00EC76D5" w:rsidRDefault="00611A0A" w:rsidP="00611A0A">
      <w:pPr>
        <w:pStyle w:val="Code"/>
      </w:pPr>
      <w:r w:rsidRPr="00EC76D5">
        <w:t xml:space="preserve">    primary_expression</w:t>
      </w:r>
    </w:p>
    <w:p w14:paraId="6C4A22E4" w14:textId="77777777" w:rsidR="00611A0A" w:rsidRPr="00EC76D5" w:rsidRDefault="00611A0A" w:rsidP="00611A0A">
      <w:pPr>
        <w:pStyle w:val="Code"/>
      </w:pPr>
      <w:r w:rsidRPr="00EC76D5">
        <w:t xml:space="preserve">  | </w:t>
      </w:r>
      <w:r w:rsidRPr="00EC76D5">
        <w:rPr>
          <w:b/>
        </w:rPr>
        <w:t>+</w:t>
      </w:r>
      <w:r w:rsidRPr="00EC76D5">
        <w:t xml:space="preserve"> prefix_expression</w:t>
      </w:r>
    </w:p>
    <w:p w14:paraId="73298434" w14:textId="77777777" w:rsidR="00611A0A" w:rsidRPr="00EC76D5" w:rsidRDefault="00611A0A" w:rsidP="00611A0A">
      <w:pPr>
        <w:pStyle w:val="Code"/>
      </w:pPr>
      <w:r w:rsidRPr="00EC76D5">
        <w:t xml:space="preserve">  | </w:t>
      </w:r>
      <w:r w:rsidRPr="00EC76D5">
        <w:rPr>
          <w:b/>
        </w:rPr>
        <w:t>-</w:t>
      </w:r>
      <w:r w:rsidRPr="00EC76D5">
        <w:t xml:space="preserve"> prefix_expression</w:t>
      </w:r>
    </w:p>
    <w:p w14:paraId="1AC1B701" w14:textId="77777777" w:rsidR="00611A0A" w:rsidRPr="00EC76D5" w:rsidRDefault="00611A0A" w:rsidP="00611A0A">
      <w:pPr>
        <w:pStyle w:val="Code"/>
      </w:pPr>
      <w:r w:rsidRPr="00EC76D5">
        <w:t xml:space="preserve">  | </w:t>
      </w:r>
      <w:r w:rsidRPr="00EC76D5">
        <w:rPr>
          <w:b/>
        </w:rPr>
        <w:t>~</w:t>
      </w:r>
      <w:r w:rsidRPr="00EC76D5">
        <w:t xml:space="preserve"> prefix_expression</w:t>
      </w:r>
    </w:p>
    <w:p w14:paraId="14965B70" w14:textId="77777777" w:rsidR="00611A0A" w:rsidRPr="00EC76D5" w:rsidRDefault="00611A0A" w:rsidP="00611A0A">
      <w:pPr>
        <w:pStyle w:val="Code"/>
      </w:pPr>
      <w:r w:rsidRPr="00EC76D5">
        <w:t xml:space="preserve">  | </w:t>
      </w:r>
      <w:r w:rsidRPr="00EC76D5">
        <w:rPr>
          <w:b/>
        </w:rPr>
        <w:t>!</w:t>
      </w:r>
      <w:r w:rsidRPr="00EC76D5">
        <w:t xml:space="preserve"> prefix_expression</w:t>
      </w:r>
    </w:p>
    <w:p w14:paraId="673E8265" w14:textId="77777777" w:rsidR="00611A0A" w:rsidRPr="00EC76D5" w:rsidRDefault="00611A0A" w:rsidP="00611A0A">
      <w:pPr>
        <w:pStyle w:val="Code"/>
      </w:pPr>
    </w:p>
    <w:p w14:paraId="641D4B0F" w14:textId="77777777" w:rsidR="00611A0A" w:rsidRPr="00EC76D5" w:rsidRDefault="00611A0A" w:rsidP="00611A0A">
      <w:pPr>
        <w:pStyle w:val="Code"/>
      </w:pPr>
      <w:r w:rsidRPr="00EC76D5">
        <w:t>primary_expression ::=</w:t>
      </w:r>
    </w:p>
    <w:p w14:paraId="52D56DA4" w14:textId="77777777" w:rsidR="00611A0A" w:rsidRPr="00EC76D5" w:rsidRDefault="00611A0A" w:rsidP="00611A0A">
      <w:pPr>
        <w:pStyle w:val="Code"/>
        <w:rPr>
          <w:b/>
        </w:rPr>
      </w:pPr>
      <w:r w:rsidRPr="00EC76D5">
        <w:t xml:space="preserve">    </w:t>
      </w:r>
      <w:r w:rsidRPr="00EC76D5">
        <w:rPr>
          <w:b/>
        </w:rPr>
        <w:t xml:space="preserve">identifier </w:t>
      </w:r>
    </w:p>
    <w:p w14:paraId="60DC1BB2" w14:textId="77777777" w:rsidR="00611A0A" w:rsidRPr="00EC76D5" w:rsidRDefault="00611A0A" w:rsidP="00611A0A">
      <w:pPr>
        <w:pStyle w:val="Code"/>
      </w:pPr>
      <w:r w:rsidRPr="00EC76D5">
        <w:t xml:space="preserve">  | </w:t>
      </w:r>
      <w:r w:rsidRPr="00EC76D5">
        <w:rPr>
          <w:b/>
        </w:rPr>
        <w:t>value</w:t>
      </w:r>
    </w:p>
    <w:p w14:paraId="771F63D0" w14:textId="77777777" w:rsidR="00611A0A" w:rsidRPr="00EC76D5" w:rsidRDefault="00611A0A" w:rsidP="00611A0A">
      <w:pPr>
        <w:pStyle w:val="Code"/>
      </w:pPr>
      <w:r w:rsidRPr="00EC76D5">
        <w:t xml:space="preserve">  | </w:t>
      </w:r>
      <w:r w:rsidRPr="00EC76D5">
        <w:rPr>
          <w:b/>
        </w:rPr>
        <w:t>defined</w:t>
      </w:r>
      <w:r w:rsidRPr="00EC76D5">
        <w:t xml:space="preserve"> </w:t>
      </w:r>
      <w:r w:rsidRPr="00EC76D5">
        <w:rPr>
          <w:b/>
        </w:rPr>
        <w:t>identifier</w:t>
      </w:r>
    </w:p>
    <w:p w14:paraId="0A450ED6" w14:textId="77777777" w:rsidR="00611A0A" w:rsidRPr="00EC76D5" w:rsidRDefault="00611A0A" w:rsidP="00611A0A">
      <w:pPr>
        <w:pStyle w:val="Code"/>
      </w:pPr>
      <w:r w:rsidRPr="00EC76D5">
        <w:t xml:space="preserve">  | </w:t>
      </w:r>
      <w:r w:rsidRPr="00EC76D5">
        <w:rPr>
          <w:b/>
        </w:rPr>
        <w:t>defined</w:t>
      </w:r>
      <w:r w:rsidRPr="00EC76D5">
        <w:t xml:space="preserve"> </w:t>
      </w:r>
      <w:r w:rsidRPr="00EC76D5">
        <w:rPr>
          <w:b/>
        </w:rPr>
        <w:t>( identifier )</w:t>
      </w:r>
      <w:r w:rsidRPr="00EC76D5">
        <w:t xml:space="preserve"> </w:t>
      </w:r>
    </w:p>
    <w:p w14:paraId="1656ED5A" w14:textId="77777777" w:rsidR="00611A0A" w:rsidRPr="00EC76D5" w:rsidRDefault="00611A0A" w:rsidP="00611A0A">
      <w:pPr>
        <w:pStyle w:val="Code"/>
      </w:pPr>
      <w:r w:rsidRPr="00EC76D5">
        <w:t xml:space="preserve">  | </w:t>
      </w:r>
      <w:r w:rsidRPr="00EC76D5">
        <w:rPr>
          <w:b/>
        </w:rPr>
        <w:t xml:space="preserve">( </w:t>
      </w:r>
      <w:r w:rsidRPr="00EC76D5">
        <w:t xml:space="preserve">expression </w:t>
      </w:r>
      <w:r w:rsidRPr="00EC76D5">
        <w:rPr>
          <w:b/>
        </w:rPr>
        <w:t>)</w:t>
      </w:r>
    </w:p>
    <w:p w14:paraId="1FDC65B9" w14:textId="667C1860" w:rsidR="00611A0A" w:rsidRPr="00EC76D5" w:rsidRDefault="00611A0A" w:rsidP="00611A0A">
      <w:r w:rsidRPr="00EC76D5">
        <w:t xml:space="preserve">The parser is divided into two parts: one part that defines the </w:t>
      </w:r>
      <w:r w:rsidR="002303E1" w:rsidRPr="00EC76D5">
        <w:t>rules and tokens</w:t>
      </w:r>
      <w:r w:rsidRPr="00EC76D5">
        <w:t xml:space="preserve">, and one part that defines the grammar rules. </w:t>
      </w:r>
      <w:r w:rsidR="00C97943" w:rsidRPr="00EC76D5">
        <w:t xml:space="preserve">As mentioned in </w:t>
      </w:r>
      <w:r w:rsidR="00F14720" w:rsidRPr="00EC76D5">
        <w:t xml:space="preserve">Section </w:t>
      </w:r>
      <w:r w:rsidR="00F14720" w:rsidRPr="00EC76D5">
        <w:fldChar w:fldCharType="begin"/>
      </w:r>
      <w:r w:rsidR="00F14720" w:rsidRPr="00EC76D5">
        <w:instrText xml:space="preserve"> REF _Ref418230958 \r \h </w:instrText>
      </w:r>
      <w:r w:rsidR="00F14720" w:rsidRPr="00EC76D5">
        <w:fldChar w:fldCharType="separate"/>
      </w:r>
      <w:r w:rsidR="00545E00" w:rsidRPr="00EC76D5">
        <w:rPr>
          <w:b/>
          <w:bCs/>
        </w:rPr>
        <w:t>Fel! Hittar inte referenskälla.</w:t>
      </w:r>
      <w:r w:rsidR="00F14720" w:rsidRPr="00EC76D5">
        <w:fldChar w:fldCharType="end"/>
      </w:r>
      <w:r w:rsidR="00C97943" w:rsidRPr="00EC76D5">
        <w:t xml:space="preserve">, </w:t>
      </w:r>
      <w:r w:rsidR="00325F90" w:rsidRPr="00EC76D5">
        <w:t xml:space="preserve">the parser defined in </w:t>
      </w:r>
      <w:r w:rsidR="00304A3D" w:rsidRPr="00EC76D5">
        <w:t>Bison</w:t>
      </w:r>
      <w:r w:rsidR="00325F90" w:rsidRPr="00EC76D5">
        <w:t xml:space="preserve"> decides whether the given code agrees with the grammar. Moreover, </w:t>
      </w:r>
      <w:r w:rsidR="009103EC" w:rsidRPr="00EC76D5">
        <w:t xml:space="preserve">the parser </w:t>
      </w:r>
      <w:r w:rsidR="00325F90" w:rsidRPr="00EC76D5">
        <w:t xml:space="preserve">can also </w:t>
      </w:r>
      <w:r w:rsidR="00045C01" w:rsidRPr="00EC76D5">
        <w:t>evaluate a</w:t>
      </w:r>
      <w:r w:rsidR="00395E28" w:rsidRPr="00EC76D5">
        <w:t xml:space="preserve"> resulting</w:t>
      </w:r>
      <w:r w:rsidR="00325F90" w:rsidRPr="00EC76D5">
        <w:t xml:space="preserve"> value. In our case, we want to calculate the integer value of the expression </w:t>
      </w:r>
      <w:r w:rsidR="00417881" w:rsidRPr="00EC76D5">
        <w:t>to</w:t>
      </w:r>
      <w:r w:rsidR="00325F90" w:rsidRPr="00EC76D5">
        <w:t xml:space="preserve"> decide whether it is zero.</w:t>
      </w:r>
      <w:r w:rsidR="009103EC" w:rsidRPr="00EC76D5">
        <w:t xml:space="preserve"> </w:t>
      </w:r>
      <w:r w:rsidR="00085DA1" w:rsidRPr="00EC76D5">
        <w:t>In this parser,</w:t>
      </w:r>
      <w:r w:rsidRPr="00EC76D5">
        <w:t xml:space="preserve"> an identifier is a string</w:t>
      </w:r>
      <w:r w:rsidR="000936E6" w:rsidRPr="00EC76D5">
        <w:t>,</w:t>
      </w:r>
      <w:r w:rsidRPr="00EC76D5">
        <w:t xml:space="preserve"> </w:t>
      </w:r>
      <w:r w:rsidR="00085DA1" w:rsidRPr="00EC76D5">
        <w:t xml:space="preserve">a </w:t>
      </w:r>
      <w:r w:rsidRPr="00EC76D5">
        <w:t xml:space="preserve">value </w:t>
      </w:r>
      <w:r w:rsidR="00085DA1" w:rsidRPr="00EC76D5">
        <w:t>is an integer</w:t>
      </w:r>
      <w:r w:rsidR="000936E6" w:rsidRPr="00EC76D5">
        <w:t xml:space="preserve"> and the value of each non-terminal is </w:t>
      </w:r>
      <w:r w:rsidR="000F05F1" w:rsidRPr="00EC76D5">
        <w:t xml:space="preserve">also </w:t>
      </w:r>
      <w:r w:rsidR="000936E6" w:rsidRPr="00EC76D5">
        <w:t>an integer</w:t>
      </w:r>
      <w:r w:rsidR="00235BAE" w:rsidRPr="00EC76D5">
        <w:t xml:space="preserve"> (real val</w:t>
      </w:r>
      <w:r w:rsidR="0037618F" w:rsidRPr="00EC76D5">
        <w:t>ues are not used by</w:t>
      </w:r>
      <w:r w:rsidR="00235BAE" w:rsidRPr="00EC76D5">
        <w:t xml:space="preserve"> the preprocessor)</w:t>
      </w:r>
      <w:r w:rsidRPr="00EC76D5">
        <w:t>.</w:t>
      </w:r>
      <w:r w:rsidR="00BA503D" w:rsidRPr="00EC76D5">
        <w:t xml:space="preserve"> </w:t>
      </w:r>
    </w:p>
    <w:p w14:paraId="65371D62" w14:textId="21DA51D6" w:rsidR="00611A0A" w:rsidRPr="00EC76D5" w:rsidRDefault="00611A0A" w:rsidP="00611A0A">
      <w:pPr>
        <w:pStyle w:val="CodeHeader"/>
      </w:pPr>
      <w:r w:rsidRPr="00EC76D5">
        <w:t>Pre</w:t>
      </w:r>
      <w:r w:rsidR="002E67B8">
        <w:t>MainParser.gppg</w:t>
      </w:r>
    </w:p>
    <w:p w14:paraId="5FDDCEE2" w14:textId="77777777" w:rsidR="00B710C8" w:rsidRPr="00EC76D5" w:rsidRDefault="00B710C8" w:rsidP="00B710C8">
      <w:pPr>
        <w:pStyle w:val="Code"/>
      </w:pPr>
      <w:r w:rsidRPr="00EC76D5">
        <w:t>%{</w:t>
      </w:r>
    </w:p>
    <w:p w14:paraId="5B569475" w14:textId="77777777" w:rsidR="00B710C8" w:rsidRPr="00EC76D5" w:rsidRDefault="00B710C8" w:rsidP="00B710C8">
      <w:pPr>
        <w:pStyle w:val="Code"/>
      </w:pPr>
      <w:r w:rsidRPr="00EC76D5">
        <w:t xml:space="preserve">  package c_compiler;</w:t>
      </w:r>
    </w:p>
    <w:p w14:paraId="238A3CF9" w14:textId="77777777" w:rsidR="00B710C8" w:rsidRPr="00EC76D5" w:rsidRDefault="00B710C8" w:rsidP="00B710C8">
      <w:pPr>
        <w:pStyle w:val="Code"/>
      </w:pPr>
      <w:r w:rsidRPr="00EC76D5">
        <w:t xml:space="preserve">  import java.math.*;</w:t>
      </w:r>
    </w:p>
    <w:p w14:paraId="0951E896" w14:textId="77777777" w:rsidR="00B710C8" w:rsidRPr="00EC76D5" w:rsidRDefault="00B710C8" w:rsidP="00B710C8">
      <w:pPr>
        <w:pStyle w:val="Code"/>
      </w:pPr>
      <w:r w:rsidRPr="00EC76D5">
        <w:t xml:space="preserve">  import java.util.*;</w:t>
      </w:r>
    </w:p>
    <w:p w14:paraId="26548AF3" w14:textId="77777777" w:rsidR="00B710C8" w:rsidRPr="00EC76D5" w:rsidRDefault="00B710C8" w:rsidP="00B710C8">
      <w:pPr>
        <w:pStyle w:val="Code"/>
      </w:pPr>
      <w:r w:rsidRPr="00EC76D5">
        <w:t>%}</w:t>
      </w:r>
    </w:p>
    <w:p w14:paraId="1463588F" w14:textId="77777777" w:rsidR="00B710C8" w:rsidRPr="00EC76D5" w:rsidRDefault="00B710C8" w:rsidP="00B710C8">
      <w:pPr>
        <w:pStyle w:val="Code"/>
      </w:pPr>
    </w:p>
    <w:p w14:paraId="424915FA" w14:textId="77777777" w:rsidR="00B710C8" w:rsidRPr="00EC76D5" w:rsidRDefault="00B710C8" w:rsidP="00B710C8">
      <w:pPr>
        <w:pStyle w:val="Code"/>
      </w:pPr>
      <w:r w:rsidRPr="00EC76D5">
        <w:t>%name-prefix = "Pre"</w:t>
      </w:r>
    </w:p>
    <w:p w14:paraId="08DD0239" w14:textId="77777777" w:rsidR="00B710C8" w:rsidRPr="00EC76D5" w:rsidRDefault="00B710C8" w:rsidP="00B710C8">
      <w:pPr>
        <w:pStyle w:val="Code"/>
      </w:pPr>
    </w:p>
    <w:p w14:paraId="21AAF57D" w14:textId="77777777" w:rsidR="00B710C8" w:rsidRPr="00EC76D5" w:rsidRDefault="00B710C8" w:rsidP="00B710C8">
      <w:pPr>
        <w:pStyle w:val="Code"/>
      </w:pPr>
      <w:r w:rsidRPr="00EC76D5">
        <w:t>%token QUESTION_MARK COLON LEFT_PAREN RIGHT_PAREN</w:t>
      </w:r>
    </w:p>
    <w:p w14:paraId="36987967" w14:textId="77777777" w:rsidR="00B710C8" w:rsidRPr="00EC76D5" w:rsidRDefault="00B710C8" w:rsidP="00B710C8">
      <w:pPr>
        <w:pStyle w:val="Code"/>
      </w:pPr>
      <w:r w:rsidRPr="00EC76D5">
        <w:t xml:space="preserve">       PLUS MINUS MULTIPLY DIVIDE MODULO DEFINED</w:t>
      </w:r>
    </w:p>
    <w:p w14:paraId="127638B7" w14:textId="77777777" w:rsidR="00B710C8" w:rsidRPr="00EC76D5" w:rsidRDefault="00B710C8" w:rsidP="00B710C8">
      <w:pPr>
        <w:pStyle w:val="Code"/>
      </w:pPr>
      <w:r w:rsidRPr="00EC76D5">
        <w:t xml:space="preserve">       EQUAL NOT_EQUAL LESS_THAN LESS_THAN_EQUAL</w:t>
      </w:r>
    </w:p>
    <w:p w14:paraId="5C6A8538" w14:textId="77777777" w:rsidR="00B710C8" w:rsidRPr="00EC76D5" w:rsidRDefault="00B710C8" w:rsidP="00B710C8">
      <w:pPr>
        <w:pStyle w:val="Code"/>
      </w:pPr>
      <w:r w:rsidRPr="00EC76D5">
        <w:t xml:space="preserve">       GREATER_THAN GREATER_THAN_EQUAL LEFT_SHIFT</w:t>
      </w:r>
    </w:p>
    <w:p w14:paraId="7D858CC8" w14:textId="77777777" w:rsidR="00B710C8" w:rsidRPr="00EC76D5" w:rsidRDefault="00B710C8" w:rsidP="00B710C8">
      <w:pPr>
        <w:pStyle w:val="Code"/>
      </w:pPr>
      <w:r w:rsidRPr="00EC76D5">
        <w:t xml:space="preserve">       RIGHT_SHIFT LOGICAL_OR LOGICAL_AND LOGICAL_NOT</w:t>
      </w:r>
    </w:p>
    <w:p w14:paraId="0776D3E3" w14:textId="3D6A275C" w:rsidR="00B710C8" w:rsidRPr="00EC76D5" w:rsidRDefault="00B710C8" w:rsidP="00B710C8">
      <w:pPr>
        <w:pStyle w:val="Code"/>
      </w:pPr>
      <w:r w:rsidRPr="00EC76D5">
        <w:t xml:space="preserve">       BITWISE_XOR </w:t>
      </w:r>
      <w:r w:rsidR="003165F5">
        <w:t>BITWISE_OR</w:t>
      </w:r>
      <w:r w:rsidRPr="00EC76D5">
        <w:t xml:space="preserve"> BITWISE_AND BITWISE_NOT</w:t>
      </w:r>
    </w:p>
    <w:p w14:paraId="74AB6F6C" w14:textId="77777777" w:rsidR="00B710C8" w:rsidRPr="00EC76D5" w:rsidRDefault="00B710C8" w:rsidP="00B710C8">
      <w:pPr>
        <w:pStyle w:val="Code"/>
      </w:pPr>
    </w:p>
    <w:p w14:paraId="6FDE78C5" w14:textId="77777777" w:rsidR="00B710C8" w:rsidRPr="00EC76D5" w:rsidRDefault="00B710C8" w:rsidP="00B710C8">
      <w:pPr>
        <w:pStyle w:val="Code"/>
      </w:pPr>
      <w:r w:rsidRPr="00EC76D5">
        <w:t>%token &lt;String&gt; IDENTIFIER</w:t>
      </w:r>
    </w:p>
    <w:p w14:paraId="44CC0531" w14:textId="77777777" w:rsidR="00B710C8" w:rsidRPr="00EC76D5" w:rsidRDefault="00B710C8" w:rsidP="00B710C8">
      <w:pPr>
        <w:pStyle w:val="Code"/>
      </w:pPr>
      <w:r w:rsidRPr="00EC76D5">
        <w:t>%token &lt;Integer&gt; VALUE</w:t>
      </w:r>
    </w:p>
    <w:p w14:paraId="61F00ABB" w14:textId="77777777" w:rsidR="00B710C8" w:rsidRPr="00EC76D5" w:rsidRDefault="00B710C8" w:rsidP="00B710C8">
      <w:pPr>
        <w:pStyle w:val="Code"/>
      </w:pPr>
    </w:p>
    <w:p w14:paraId="50D89148" w14:textId="77777777" w:rsidR="00B710C8" w:rsidRPr="00EC76D5" w:rsidRDefault="00B710C8" w:rsidP="00B710C8">
      <w:pPr>
        <w:pStyle w:val="Code"/>
      </w:pPr>
      <w:r w:rsidRPr="00EC76D5">
        <w:t>%type &lt;Integer&gt; expression logical_or_expression</w:t>
      </w:r>
    </w:p>
    <w:p w14:paraId="1F4A5FD5" w14:textId="19B1DFA6" w:rsidR="00B710C8" w:rsidRPr="00EC76D5" w:rsidRDefault="00B710C8" w:rsidP="00B710C8">
      <w:pPr>
        <w:pStyle w:val="Code"/>
      </w:pPr>
      <w:r w:rsidRPr="00EC76D5">
        <w:t xml:space="preserve">                logical_and_expression </w:t>
      </w:r>
      <w:r w:rsidR="003165F5">
        <w:t>BITWISE_OR</w:t>
      </w:r>
      <w:r w:rsidRPr="00EC76D5">
        <w:t>_expression</w:t>
      </w:r>
    </w:p>
    <w:p w14:paraId="034B3EB5" w14:textId="77777777" w:rsidR="00B710C8" w:rsidRPr="00EC76D5" w:rsidRDefault="00B710C8" w:rsidP="00B710C8">
      <w:pPr>
        <w:pStyle w:val="Code"/>
      </w:pPr>
      <w:r w:rsidRPr="00EC76D5">
        <w:t xml:space="preserve">                bitwise_xor_expression bitwise_and_expression</w:t>
      </w:r>
    </w:p>
    <w:p w14:paraId="78B14E70" w14:textId="77777777" w:rsidR="00B710C8" w:rsidRPr="00EC76D5" w:rsidRDefault="00B710C8" w:rsidP="00B710C8">
      <w:pPr>
        <w:pStyle w:val="Code"/>
      </w:pPr>
      <w:r w:rsidRPr="00EC76D5">
        <w:t xml:space="preserve">                equality_expression relation_expression</w:t>
      </w:r>
    </w:p>
    <w:p w14:paraId="451B10BB" w14:textId="77777777" w:rsidR="00B710C8" w:rsidRPr="00EC76D5" w:rsidRDefault="00B710C8" w:rsidP="00B710C8">
      <w:pPr>
        <w:pStyle w:val="Code"/>
      </w:pPr>
      <w:r w:rsidRPr="00EC76D5">
        <w:lastRenderedPageBreak/>
        <w:t xml:space="preserve">                shift_expression add_expression</w:t>
      </w:r>
    </w:p>
    <w:p w14:paraId="3A5DB205" w14:textId="77777777" w:rsidR="00B710C8" w:rsidRPr="00EC76D5" w:rsidRDefault="00B710C8" w:rsidP="00B710C8">
      <w:pPr>
        <w:pStyle w:val="Code"/>
      </w:pPr>
      <w:r w:rsidRPr="00EC76D5">
        <w:t xml:space="preserve">                multiply_expression prefix_expression</w:t>
      </w:r>
    </w:p>
    <w:p w14:paraId="37834CB9" w14:textId="77777777" w:rsidR="00B710C8" w:rsidRPr="00EC76D5" w:rsidRDefault="00B710C8" w:rsidP="00B710C8">
      <w:pPr>
        <w:pStyle w:val="Code"/>
      </w:pPr>
      <w:r w:rsidRPr="00EC76D5">
        <w:t xml:space="preserve">                primary_expression</w:t>
      </w:r>
    </w:p>
    <w:p w14:paraId="4323260E" w14:textId="77777777" w:rsidR="00B710C8" w:rsidRPr="00EC76D5" w:rsidRDefault="00B710C8" w:rsidP="00B710C8">
      <w:pPr>
        <w:pStyle w:val="Code"/>
      </w:pPr>
    </w:p>
    <w:p w14:paraId="3677C08D" w14:textId="77777777" w:rsidR="00B710C8" w:rsidRPr="00EC76D5" w:rsidRDefault="00B710C8" w:rsidP="00B710C8">
      <w:pPr>
        <w:pStyle w:val="Code"/>
      </w:pPr>
      <w:r w:rsidRPr="00EC76D5">
        <w:t>%start expression</w:t>
      </w:r>
    </w:p>
    <w:p w14:paraId="2B22B66B" w14:textId="77777777" w:rsidR="00B710C8" w:rsidRPr="00EC76D5" w:rsidRDefault="00B710C8" w:rsidP="00B710C8">
      <w:pPr>
        <w:pStyle w:val="Code"/>
      </w:pPr>
    </w:p>
    <w:p w14:paraId="6DBCEE80" w14:textId="77777777" w:rsidR="00B710C8" w:rsidRPr="00EC76D5" w:rsidRDefault="00B710C8" w:rsidP="00B710C8">
      <w:pPr>
        <w:pStyle w:val="Code"/>
      </w:pPr>
      <w:r w:rsidRPr="00EC76D5">
        <w:t>// --------------------------------------------------------------------------</w:t>
      </w:r>
    </w:p>
    <w:p w14:paraId="04169738" w14:textId="77777777" w:rsidR="00B710C8" w:rsidRPr="00EC76D5" w:rsidRDefault="00B710C8" w:rsidP="00B710C8">
      <w:pPr>
        <w:pStyle w:val="Code"/>
      </w:pPr>
    </w:p>
    <w:p w14:paraId="71B3F66A" w14:textId="77777777" w:rsidR="00B710C8" w:rsidRPr="00EC76D5" w:rsidRDefault="00B710C8" w:rsidP="00B710C8">
      <w:pPr>
        <w:pStyle w:val="Code"/>
      </w:pPr>
      <w:r w:rsidRPr="00EC76D5">
        <w:t>%%</w:t>
      </w:r>
    </w:p>
    <w:p w14:paraId="20012DC1" w14:textId="77777777" w:rsidR="00B710C8" w:rsidRPr="00EC76D5" w:rsidRDefault="00B710C8" w:rsidP="00B710C8">
      <w:pPr>
        <w:pStyle w:val="Code"/>
      </w:pPr>
    </w:p>
    <w:p w14:paraId="684518A8" w14:textId="77777777" w:rsidR="00B710C8" w:rsidRPr="00EC76D5" w:rsidRDefault="00B710C8" w:rsidP="00B710C8">
      <w:pPr>
        <w:pStyle w:val="Code"/>
      </w:pPr>
      <w:r w:rsidRPr="00EC76D5">
        <w:t>expression:</w:t>
      </w:r>
    </w:p>
    <w:p w14:paraId="3DCFD32D" w14:textId="77777777" w:rsidR="00B710C8" w:rsidRPr="00EC76D5" w:rsidRDefault="00B710C8" w:rsidP="00B710C8">
      <w:pPr>
        <w:pStyle w:val="Code"/>
      </w:pPr>
      <w:r w:rsidRPr="00EC76D5">
        <w:t xml:space="preserve">    logical_or_expression  {</w:t>
      </w:r>
    </w:p>
    <w:p w14:paraId="68E53FA2" w14:textId="77777777" w:rsidR="00B710C8" w:rsidRPr="00EC76D5" w:rsidRDefault="00B710C8" w:rsidP="00B710C8">
      <w:pPr>
        <w:pStyle w:val="Code"/>
      </w:pPr>
      <w:r w:rsidRPr="00EC76D5">
        <w:t xml:space="preserve">      $$ = $1;</w:t>
      </w:r>
    </w:p>
    <w:p w14:paraId="3DC72555" w14:textId="77777777" w:rsidR="00B710C8" w:rsidRPr="00EC76D5" w:rsidRDefault="00B710C8" w:rsidP="00B710C8">
      <w:pPr>
        <w:pStyle w:val="Code"/>
      </w:pPr>
      <w:r w:rsidRPr="00EC76D5">
        <w:t xml:space="preserve">      PreProcessor.PreProcessorResult = $$;</w:t>
      </w:r>
    </w:p>
    <w:p w14:paraId="1BF014E8" w14:textId="77777777" w:rsidR="00B710C8" w:rsidRPr="00EC76D5" w:rsidRDefault="00B710C8" w:rsidP="00B710C8">
      <w:pPr>
        <w:pStyle w:val="Code"/>
      </w:pPr>
      <w:r w:rsidRPr="00EC76D5">
        <w:t xml:space="preserve">    }</w:t>
      </w:r>
    </w:p>
    <w:p w14:paraId="645ED8C1" w14:textId="77777777" w:rsidR="00B710C8" w:rsidRPr="00EC76D5" w:rsidRDefault="00B710C8" w:rsidP="00B710C8">
      <w:pPr>
        <w:pStyle w:val="Code"/>
      </w:pPr>
      <w:r w:rsidRPr="00EC76D5">
        <w:t xml:space="preserve">  | logical_or_expression QUESTION_MARK expression</w:t>
      </w:r>
    </w:p>
    <w:p w14:paraId="25AE411A" w14:textId="77777777" w:rsidR="00B710C8" w:rsidRPr="00EC76D5" w:rsidRDefault="00B710C8" w:rsidP="00B710C8">
      <w:pPr>
        <w:pStyle w:val="Code"/>
      </w:pPr>
      <w:r w:rsidRPr="00EC76D5">
        <w:t xml:space="preserve">                          COLON expression {</w:t>
      </w:r>
    </w:p>
    <w:p w14:paraId="290445E2" w14:textId="77777777" w:rsidR="00B710C8" w:rsidRPr="00EC76D5" w:rsidRDefault="00B710C8" w:rsidP="00B710C8">
      <w:pPr>
        <w:pStyle w:val="Code"/>
      </w:pPr>
      <w:r w:rsidRPr="00EC76D5">
        <w:t xml:space="preserve">      $$ = ($1 != 0) ? $3 : $5;</w:t>
      </w:r>
    </w:p>
    <w:p w14:paraId="23F9B4DD" w14:textId="77777777" w:rsidR="00B710C8" w:rsidRPr="00EC76D5" w:rsidRDefault="00B710C8" w:rsidP="00B710C8">
      <w:pPr>
        <w:pStyle w:val="Code"/>
      </w:pPr>
      <w:r w:rsidRPr="00EC76D5">
        <w:t xml:space="preserve">      PreProcessor.PreProcessorResult = $$;</w:t>
      </w:r>
    </w:p>
    <w:p w14:paraId="3D9C39E2" w14:textId="77777777" w:rsidR="00B710C8" w:rsidRPr="00EC76D5" w:rsidRDefault="00B710C8" w:rsidP="00B710C8">
      <w:pPr>
        <w:pStyle w:val="Code"/>
      </w:pPr>
      <w:r w:rsidRPr="00EC76D5">
        <w:t xml:space="preserve">    };</w:t>
      </w:r>
    </w:p>
    <w:p w14:paraId="2D656466" w14:textId="77777777" w:rsidR="00B710C8" w:rsidRPr="00EC76D5" w:rsidRDefault="00B710C8" w:rsidP="00B710C8">
      <w:pPr>
        <w:pStyle w:val="Code"/>
      </w:pPr>
    </w:p>
    <w:p w14:paraId="25C979F8" w14:textId="77777777" w:rsidR="00B710C8" w:rsidRPr="00EC76D5" w:rsidRDefault="00B710C8" w:rsidP="00B710C8">
      <w:pPr>
        <w:pStyle w:val="Code"/>
      </w:pPr>
      <w:r w:rsidRPr="00EC76D5">
        <w:t>logical_or_expression:</w:t>
      </w:r>
    </w:p>
    <w:p w14:paraId="3D58DB90" w14:textId="77777777" w:rsidR="00B710C8" w:rsidRPr="00EC76D5" w:rsidRDefault="00B710C8" w:rsidP="00B710C8">
      <w:pPr>
        <w:pStyle w:val="Code"/>
      </w:pPr>
      <w:r w:rsidRPr="00EC76D5">
        <w:t xml:space="preserve">    logical_and_expression  {</w:t>
      </w:r>
    </w:p>
    <w:p w14:paraId="14EBED32" w14:textId="77777777" w:rsidR="00B710C8" w:rsidRPr="00EC76D5" w:rsidRDefault="00B710C8" w:rsidP="00B710C8">
      <w:pPr>
        <w:pStyle w:val="Code"/>
      </w:pPr>
      <w:r w:rsidRPr="00EC76D5">
        <w:t xml:space="preserve">      $$ = $1;</w:t>
      </w:r>
    </w:p>
    <w:p w14:paraId="39F74E63" w14:textId="77777777" w:rsidR="00B710C8" w:rsidRPr="00EC76D5" w:rsidRDefault="00B710C8" w:rsidP="00B710C8">
      <w:pPr>
        <w:pStyle w:val="Code"/>
      </w:pPr>
      <w:r w:rsidRPr="00EC76D5">
        <w:t xml:space="preserve">    }</w:t>
      </w:r>
    </w:p>
    <w:p w14:paraId="5F8700C8" w14:textId="77777777" w:rsidR="00B710C8" w:rsidRPr="00EC76D5" w:rsidRDefault="00B710C8" w:rsidP="00B710C8">
      <w:pPr>
        <w:pStyle w:val="Code"/>
      </w:pPr>
      <w:r w:rsidRPr="00EC76D5">
        <w:t xml:space="preserve">  | logical_or_expression LOGICAL_OR logical_and_expression {</w:t>
      </w:r>
    </w:p>
    <w:p w14:paraId="5935EA2C" w14:textId="77777777" w:rsidR="00B710C8" w:rsidRPr="00EC76D5" w:rsidRDefault="00B710C8" w:rsidP="00B710C8">
      <w:pPr>
        <w:pStyle w:val="Code"/>
      </w:pPr>
      <w:r w:rsidRPr="00EC76D5">
        <w:t xml:space="preserve">      $$ = (($1 != 0) || ($3 != 0)) ? 1 : 0;</w:t>
      </w:r>
    </w:p>
    <w:p w14:paraId="04657AF2" w14:textId="77777777" w:rsidR="00B710C8" w:rsidRPr="00EC76D5" w:rsidRDefault="00B710C8" w:rsidP="00B710C8">
      <w:pPr>
        <w:pStyle w:val="Code"/>
      </w:pPr>
      <w:r w:rsidRPr="00EC76D5">
        <w:t xml:space="preserve">    };</w:t>
      </w:r>
    </w:p>
    <w:p w14:paraId="442A4B0A" w14:textId="77777777" w:rsidR="00B710C8" w:rsidRPr="00EC76D5" w:rsidRDefault="00B710C8" w:rsidP="00B710C8">
      <w:pPr>
        <w:pStyle w:val="Code"/>
      </w:pPr>
    </w:p>
    <w:p w14:paraId="258D9028" w14:textId="77777777" w:rsidR="00B710C8" w:rsidRPr="00EC76D5" w:rsidRDefault="00B710C8" w:rsidP="00B710C8">
      <w:pPr>
        <w:pStyle w:val="Code"/>
      </w:pPr>
      <w:r w:rsidRPr="00EC76D5">
        <w:t>logical_and_expression:</w:t>
      </w:r>
    </w:p>
    <w:p w14:paraId="42E019FC" w14:textId="6F2717B3" w:rsidR="00B710C8" w:rsidRPr="00EC76D5" w:rsidRDefault="00B710C8" w:rsidP="00B710C8">
      <w:pPr>
        <w:pStyle w:val="Code"/>
      </w:pPr>
      <w:r w:rsidRPr="00EC76D5">
        <w:t xml:space="preserve">    </w:t>
      </w:r>
      <w:r w:rsidR="003165F5">
        <w:t>BITWISE_OR</w:t>
      </w:r>
      <w:r w:rsidRPr="00EC76D5">
        <w:t>_expression  {</w:t>
      </w:r>
    </w:p>
    <w:p w14:paraId="2A51AF04" w14:textId="77777777" w:rsidR="00B710C8" w:rsidRPr="00EC76D5" w:rsidRDefault="00B710C8" w:rsidP="00B710C8">
      <w:pPr>
        <w:pStyle w:val="Code"/>
      </w:pPr>
      <w:r w:rsidRPr="00EC76D5">
        <w:t xml:space="preserve">      $$ = $1;</w:t>
      </w:r>
    </w:p>
    <w:p w14:paraId="1AB3F775" w14:textId="77777777" w:rsidR="00B710C8" w:rsidRPr="00EC76D5" w:rsidRDefault="00B710C8" w:rsidP="00B710C8">
      <w:pPr>
        <w:pStyle w:val="Code"/>
      </w:pPr>
      <w:r w:rsidRPr="00EC76D5">
        <w:t xml:space="preserve">    }</w:t>
      </w:r>
    </w:p>
    <w:p w14:paraId="05291687" w14:textId="2A3B39D3" w:rsidR="00B710C8" w:rsidRPr="00EC76D5" w:rsidRDefault="00B710C8" w:rsidP="00B710C8">
      <w:pPr>
        <w:pStyle w:val="Code"/>
      </w:pPr>
      <w:r w:rsidRPr="00EC76D5">
        <w:t xml:space="preserve">  | bitwise_and_expression LOGICAL_AND </w:t>
      </w:r>
      <w:r w:rsidR="003165F5">
        <w:t>BITWISE_OR</w:t>
      </w:r>
      <w:r w:rsidRPr="00EC76D5">
        <w:t>_expression {</w:t>
      </w:r>
    </w:p>
    <w:p w14:paraId="1451F66A" w14:textId="77777777" w:rsidR="00B710C8" w:rsidRPr="00EC76D5" w:rsidRDefault="00B710C8" w:rsidP="00B710C8">
      <w:pPr>
        <w:pStyle w:val="Code"/>
      </w:pPr>
      <w:r w:rsidRPr="00EC76D5">
        <w:t xml:space="preserve">      $$ = (($1 != 0) &amp;&amp; ($3 != 0)) ? 1 : 0;</w:t>
      </w:r>
    </w:p>
    <w:p w14:paraId="2766EAEB" w14:textId="77777777" w:rsidR="00B710C8" w:rsidRPr="00EC76D5" w:rsidRDefault="00B710C8" w:rsidP="00B710C8">
      <w:pPr>
        <w:pStyle w:val="Code"/>
      </w:pPr>
      <w:r w:rsidRPr="00EC76D5">
        <w:t xml:space="preserve">    };</w:t>
      </w:r>
    </w:p>
    <w:p w14:paraId="324F0BDE" w14:textId="77777777" w:rsidR="00B710C8" w:rsidRPr="00EC76D5" w:rsidRDefault="00B710C8" w:rsidP="00B710C8">
      <w:pPr>
        <w:pStyle w:val="Code"/>
      </w:pPr>
    </w:p>
    <w:p w14:paraId="1D871CF7" w14:textId="78A41ADF" w:rsidR="00B710C8" w:rsidRPr="00EC76D5" w:rsidRDefault="003165F5" w:rsidP="00B710C8">
      <w:pPr>
        <w:pStyle w:val="Code"/>
      </w:pPr>
      <w:r>
        <w:t>BITWISE_OR</w:t>
      </w:r>
      <w:r w:rsidR="00B710C8" w:rsidRPr="00EC76D5">
        <w:t>_expression:</w:t>
      </w:r>
    </w:p>
    <w:p w14:paraId="636EF6FC" w14:textId="77777777" w:rsidR="00B710C8" w:rsidRPr="00EC76D5" w:rsidRDefault="00B710C8" w:rsidP="00B710C8">
      <w:pPr>
        <w:pStyle w:val="Code"/>
      </w:pPr>
      <w:r w:rsidRPr="00EC76D5">
        <w:t xml:space="preserve">    bitwise_xor_expression  {</w:t>
      </w:r>
    </w:p>
    <w:p w14:paraId="330617C9" w14:textId="77777777" w:rsidR="00B710C8" w:rsidRPr="00EC76D5" w:rsidRDefault="00B710C8" w:rsidP="00B710C8">
      <w:pPr>
        <w:pStyle w:val="Code"/>
      </w:pPr>
      <w:r w:rsidRPr="00EC76D5">
        <w:t xml:space="preserve">      $$ = $1;</w:t>
      </w:r>
    </w:p>
    <w:p w14:paraId="0BCB45A0" w14:textId="77777777" w:rsidR="00B710C8" w:rsidRPr="00EC76D5" w:rsidRDefault="00B710C8" w:rsidP="00B710C8">
      <w:pPr>
        <w:pStyle w:val="Code"/>
      </w:pPr>
      <w:r w:rsidRPr="00EC76D5">
        <w:t xml:space="preserve">    }</w:t>
      </w:r>
    </w:p>
    <w:p w14:paraId="103AC92B" w14:textId="41E59B06" w:rsidR="00B710C8" w:rsidRPr="00EC76D5" w:rsidRDefault="00B710C8" w:rsidP="00B710C8">
      <w:pPr>
        <w:pStyle w:val="Code"/>
      </w:pPr>
      <w:r w:rsidRPr="00EC76D5">
        <w:t xml:space="preserve">  | </w:t>
      </w:r>
      <w:r w:rsidR="003165F5">
        <w:t>BITWISE_OR</w:t>
      </w:r>
      <w:r w:rsidRPr="00EC76D5">
        <w:t xml:space="preserve">_expression </w:t>
      </w:r>
      <w:r w:rsidR="003165F5">
        <w:t>BITWISE_OR</w:t>
      </w:r>
      <w:r w:rsidRPr="00EC76D5">
        <w:t xml:space="preserve"> bitwise_xor_expression {</w:t>
      </w:r>
    </w:p>
    <w:p w14:paraId="3A443962" w14:textId="77777777" w:rsidR="00B710C8" w:rsidRPr="00EC76D5" w:rsidRDefault="00B710C8" w:rsidP="00B710C8">
      <w:pPr>
        <w:pStyle w:val="Code"/>
      </w:pPr>
      <w:r w:rsidRPr="00EC76D5">
        <w:t xml:space="preserve">      $$ = $1 | $3;</w:t>
      </w:r>
    </w:p>
    <w:p w14:paraId="665A385F" w14:textId="77777777" w:rsidR="00B710C8" w:rsidRPr="00EC76D5" w:rsidRDefault="00B710C8" w:rsidP="00B710C8">
      <w:pPr>
        <w:pStyle w:val="Code"/>
      </w:pPr>
      <w:r w:rsidRPr="00EC76D5">
        <w:t xml:space="preserve">    };</w:t>
      </w:r>
    </w:p>
    <w:p w14:paraId="2E317133" w14:textId="77777777" w:rsidR="00B710C8" w:rsidRPr="00EC76D5" w:rsidRDefault="00B710C8" w:rsidP="00B710C8">
      <w:pPr>
        <w:pStyle w:val="Code"/>
      </w:pPr>
    </w:p>
    <w:p w14:paraId="39D07F74" w14:textId="77777777" w:rsidR="00B710C8" w:rsidRPr="00EC76D5" w:rsidRDefault="00B710C8" w:rsidP="00B710C8">
      <w:pPr>
        <w:pStyle w:val="Code"/>
      </w:pPr>
      <w:r w:rsidRPr="00EC76D5">
        <w:t>bitwise_xor_expression:</w:t>
      </w:r>
    </w:p>
    <w:p w14:paraId="0EB65B63" w14:textId="77777777" w:rsidR="00B710C8" w:rsidRPr="00EC76D5" w:rsidRDefault="00B710C8" w:rsidP="00B710C8">
      <w:pPr>
        <w:pStyle w:val="Code"/>
      </w:pPr>
      <w:r w:rsidRPr="00EC76D5">
        <w:t xml:space="preserve">    bitwise_and_expression  {</w:t>
      </w:r>
    </w:p>
    <w:p w14:paraId="04DC9B11" w14:textId="77777777" w:rsidR="00B710C8" w:rsidRPr="00EC76D5" w:rsidRDefault="00B710C8" w:rsidP="00B710C8">
      <w:pPr>
        <w:pStyle w:val="Code"/>
      </w:pPr>
      <w:r w:rsidRPr="00EC76D5">
        <w:t xml:space="preserve">      $$ = $1;</w:t>
      </w:r>
    </w:p>
    <w:p w14:paraId="1E359433" w14:textId="77777777" w:rsidR="00B710C8" w:rsidRPr="00EC76D5" w:rsidRDefault="00B710C8" w:rsidP="00B710C8">
      <w:pPr>
        <w:pStyle w:val="Code"/>
      </w:pPr>
      <w:r w:rsidRPr="00EC76D5">
        <w:t xml:space="preserve">    }</w:t>
      </w:r>
    </w:p>
    <w:p w14:paraId="088324C6" w14:textId="77777777" w:rsidR="00B710C8" w:rsidRPr="00EC76D5" w:rsidRDefault="00B710C8" w:rsidP="00B710C8">
      <w:pPr>
        <w:pStyle w:val="Code"/>
      </w:pPr>
      <w:r w:rsidRPr="00EC76D5">
        <w:t xml:space="preserve">  | bitwise_xor_expression BITWISE_XOR bitwise_and_expression {</w:t>
      </w:r>
    </w:p>
    <w:p w14:paraId="2A2674E8" w14:textId="77777777" w:rsidR="00B710C8" w:rsidRPr="00EC76D5" w:rsidRDefault="00B710C8" w:rsidP="00B710C8">
      <w:pPr>
        <w:pStyle w:val="Code"/>
      </w:pPr>
      <w:r w:rsidRPr="00EC76D5">
        <w:t xml:space="preserve">      $$ = $1 ^ $3;</w:t>
      </w:r>
    </w:p>
    <w:p w14:paraId="205FABDE" w14:textId="77777777" w:rsidR="00B710C8" w:rsidRPr="00EC76D5" w:rsidRDefault="00B710C8" w:rsidP="00B710C8">
      <w:pPr>
        <w:pStyle w:val="Code"/>
      </w:pPr>
      <w:r w:rsidRPr="00EC76D5">
        <w:t xml:space="preserve">    };</w:t>
      </w:r>
    </w:p>
    <w:p w14:paraId="11513759" w14:textId="77777777" w:rsidR="00B710C8" w:rsidRPr="00EC76D5" w:rsidRDefault="00B710C8" w:rsidP="00B710C8">
      <w:pPr>
        <w:pStyle w:val="Code"/>
      </w:pPr>
    </w:p>
    <w:p w14:paraId="73C500AF" w14:textId="77777777" w:rsidR="00B710C8" w:rsidRPr="00EC76D5" w:rsidRDefault="00B710C8" w:rsidP="00B710C8">
      <w:pPr>
        <w:pStyle w:val="Code"/>
      </w:pPr>
      <w:r w:rsidRPr="00EC76D5">
        <w:t>bitwise_and_expression:</w:t>
      </w:r>
    </w:p>
    <w:p w14:paraId="67B831FB" w14:textId="77777777" w:rsidR="00B710C8" w:rsidRPr="00EC76D5" w:rsidRDefault="00B710C8" w:rsidP="00B710C8">
      <w:pPr>
        <w:pStyle w:val="Code"/>
      </w:pPr>
      <w:r w:rsidRPr="00EC76D5">
        <w:t xml:space="preserve">    equality_expression {</w:t>
      </w:r>
    </w:p>
    <w:p w14:paraId="2062667E" w14:textId="77777777" w:rsidR="00B710C8" w:rsidRPr="00EC76D5" w:rsidRDefault="00B710C8" w:rsidP="00B710C8">
      <w:pPr>
        <w:pStyle w:val="Code"/>
      </w:pPr>
      <w:r w:rsidRPr="00EC76D5">
        <w:t xml:space="preserve">      $$ = $1;</w:t>
      </w:r>
    </w:p>
    <w:p w14:paraId="7A02B05C" w14:textId="77777777" w:rsidR="00B710C8" w:rsidRPr="00EC76D5" w:rsidRDefault="00B710C8" w:rsidP="00B710C8">
      <w:pPr>
        <w:pStyle w:val="Code"/>
      </w:pPr>
      <w:r w:rsidRPr="00EC76D5">
        <w:t xml:space="preserve">    }</w:t>
      </w:r>
    </w:p>
    <w:p w14:paraId="5434A94A" w14:textId="77777777" w:rsidR="00B710C8" w:rsidRPr="00EC76D5" w:rsidRDefault="00B710C8" w:rsidP="00B710C8">
      <w:pPr>
        <w:pStyle w:val="Code"/>
      </w:pPr>
      <w:r w:rsidRPr="00EC76D5">
        <w:lastRenderedPageBreak/>
        <w:t xml:space="preserve">  | bitwise_and_expression BITWISE_AND equality_expression {</w:t>
      </w:r>
    </w:p>
    <w:p w14:paraId="034F5D12" w14:textId="77777777" w:rsidR="00B710C8" w:rsidRPr="00EC76D5" w:rsidRDefault="00B710C8" w:rsidP="00B710C8">
      <w:pPr>
        <w:pStyle w:val="Code"/>
      </w:pPr>
      <w:r w:rsidRPr="00EC76D5">
        <w:t xml:space="preserve">      $$ = $1 &amp; $3;</w:t>
      </w:r>
    </w:p>
    <w:p w14:paraId="16B21F35" w14:textId="77777777" w:rsidR="00B710C8" w:rsidRPr="00EC76D5" w:rsidRDefault="00B710C8" w:rsidP="00B710C8">
      <w:pPr>
        <w:pStyle w:val="Code"/>
      </w:pPr>
      <w:r w:rsidRPr="00EC76D5">
        <w:t xml:space="preserve">    };</w:t>
      </w:r>
    </w:p>
    <w:p w14:paraId="4A63F96A" w14:textId="77777777" w:rsidR="00B710C8" w:rsidRPr="00EC76D5" w:rsidRDefault="00B710C8" w:rsidP="00B710C8">
      <w:pPr>
        <w:pStyle w:val="Code"/>
      </w:pPr>
    </w:p>
    <w:p w14:paraId="78643B16" w14:textId="77777777" w:rsidR="00B710C8" w:rsidRPr="00EC76D5" w:rsidRDefault="00B710C8" w:rsidP="00B710C8">
      <w:pPr>
        <w:pStyle w:val="Code"/>
      </w:pPr>
      <w:r w:rsidRPr="00EC76D5">
        <w:t>equality_expression:</w:t>
      </w:r>
    </w:p>
    <w:p w14:paraId="383BA431" w14:textId="77777777" w:rsidR="00B710C8" w:rsidRPr="00EC76D5" w:rsidRDefault="00B710C8" w:rsidP="00B710C8">
      <w:pPr>
        <w:pStyle w:val="Code"/>
      </w:pPr>
      <w:r w:rsidRPr="00EC76D5">
        <w:t xml:space="preserve">    relation_expression {</w:t>
      </w:r>
    </w:p>
    <w:p w14:paraId="6316C68A" w14:textId="77777777" w:rsidR="00B710C8" w:rsidRPr="00EC76D5" w:rsidRDefault="00B710C8" w:rsidP="00B710C8">
      <w:pPr>
        <w:pStyle w:val="Code"/>
      </w:pPr>
      <w:r w:rsidRPr="00EC76D5">
        <w:t xml:space="preserve">      $$ = $1;</w:t>
      </w:r>
    </w:p>
    <w:p w14:paraId="7BCB74B2" w14:textId="77777777" w:rsidR="00B710C8" w:rsidRPr="00EC76D5" w:rsidRDefault="00B710C8" w:rsidP="00B710C8">
      <w:pPr>
        <w:pStyle w:val="Code"/>
      </w:pPr>
      <w:r w:rsidRPr="00EC76D5">
        <w:t xml:space="preserve">    }</w:t>
      </w:r>
    </w:p>
    <w:p w14:paraId="4748C554" w14:textId="77777777" w:rsidR="00B710C8" w:rsidRPr="00EC76D5" w:rsidRDefault="00B710C8" w:rsidP="00B710C8">
      <w:pPr>
        <w:pStyle w:val="Code"/>
      </w:pPr>
      <w:r w:rsidRPr="00EC76D5">
        <w:t xml:space="preserve">  | equality_expression EQUAL relation_expression {      </w:t>
      </w:r>
    </w:p>
    <w:p w14:paraId="4DC6FA50" w14:textId="77777777" w:rsidR="00B710C8" w:rsidRPr="00EC76D5" w:rsidRDefault="00B710C8" w:rsidP="00B710C8">
      <w:pPr>
        <w:pStyle w:val="Code"/>
      </w:pPr>
      <w:r w:rsidRPr="00EC76D5">
        <w:t xml:space="preserve">      $$ = ($1 == $3) ? 1 : 0;</w:t>
      </w:r>
    </w:p>
    <w:p w14:paraId="657D9DE3" w14:textId="77777777" w:rsidR="00B710C8" w:rsidRPr="00EC76D5" w:rsidRDefault="00B710C8" w:rsidP="00B710C8">
      <w:pPr>
        <w:pStyle w:val="Code"/>
      </w:pPr>
      <w:r w:rsidRPr="00EC76D5">
        <w:t xml:space="preserve">    }</w:t>
      </w:r>
    </w:p>
    <w:p w14:paraId="1F1EEA9A" w14:textId="77777777" w:rsidR="00B710C8" w:rsidRPr="00EC76D5" w:rsidRDefault="00B710C8" w:rsidP="00B710C8">
      <w:pPr>
        <w:pStyle w:val="Code"/>
      </w:pPr>
      <w:r w:rsidRPr="00EC76D5">
        <w:t xml:space="preserve">  | equality_expression NOT_EQUAL relation_expression {      </w:t>
      </w:r>
    </w:p>
    <w:p w14:paraId="001AE752" w14:textId="77777777" w:rsidR="00B710C8" w:rsidRPr="00EC76D5" w:rsidRDefault="00B710C8" w:rsidP="00B710C8">
      <w:pPr>
        <w:pStyle w:val="Code"/>
      </w:pPr>
      <w:r w:rsidRPr="00EC76D5">
        <w:t xml:space="preserve">      $$ = ($1 != $3) ? 1 : 0;</w:t>
      </w:r>
    </w:p>
    <w:p w14:paraId="2328F24F" w14:textId="77777777" w:rsidR="00B710C8" w:rsidRPr="00EC76D5" w:rsidRDefault="00B710C8" w:rsidP="00B710C8">
      <w:pPr>
        <w:pStyle w:val="Code"/>
      </w:pPr>
      <w:r w:rsidRPr="00EC76D5">
        <w:t xml:space="preserve">    };</w:t>
      </w:r>
    </w:p>
    <w:p w14:paraId="74E4790B" w14:textId="77777777" w:rsidR="00B710C8" w:rsidRPr="00EC76D5" w:rsidRDefault="00B710C8" w:rsidP="00B710C8">
      <w:pPr>
        <w:pStyle w:val="Code"/>
      </w:pPr>
    </w:p>
    <w:p w14:paraId="7C0499FF" w14:textId="77777777" w:rsidR="00B710C8" w:rsidRPr="00EC76D5" w:rsidRDefault="00B710C8" w:rsidP="00B710C8">
      <w:pPr>
        <w:pStyle w:val="Code"/>
      </w:pPr>
      <w:r w:rsidRPr="00EC76D5">
        <w:t>relation_expression:</w:t>
      </w:r>
    </w:p>
    <w:p w14:paraId="5794C758" w14:textId="77777777" w:rsidR="00B710C8" w:rsidRPr="00EC76D5" w:rsidRDefault="00B710C8" w:rsidP="00B710C8">
      <w:pPr>
        <w:pStyle w:val="Code"/>
      </w:pPr>
      <w:r w:rsidRPr="00EC76D5">
        <w:t xml:space="preserve">    shift_expression  { $$ = $1; }</w:t>
      </w:r>
    </w:p>
    <w:p w14:paraId="01B0509E" w14:textId="77777777" w:rsidR="00B710C8" w:rsidRPr="00EC76D5" w:rsidRDefault="00B710C8" w:rsidP="00B710C8">
      <w:pPr>
        <w:pStyle w:val="Code"/>
      </w:pPr>
      <w:r w:rsidRPr="00EC76D5">
        <w:t xml:space="preserve">  | relation_expression LESS_THAN shift_expression {</w:t>
      </w:r>
    </w:p>
    <w:p w14:paraId="6411621D" w14:textId="77777777" w:rsidR="00B710C8" w:rsidRPr="00EC76D5" w:rsidRDefault="00B710C8" w:rsidP="00B710C8">
      <w:pPr>
        <w:pStyle w:val="Code"/>
      </w:pPr>
      <w:r w:rsidRPr="00EC76D5">
        <w:t xml:space="preserve">      $$ = ($1 &lt; $3) ? 1 : 0;</w:t>
      </w:r>
    </w:p>
    <w:p w14:paraId="09EDCC88" w14:textId="77777777" w:rsidR="00B710C8" w:rsidRPr="00EC76D5" w:rsidRDefault="00B710C8" w:rsidP="00B710C8">
      <w:pPr>
        <w:pStyle w:val="Code"/>
      </w:pPr>
      <w:r w:rsidRPr="00EC76D5">
        <w:t xml:space="preserve">    }</w:t>
      </w:r>
    </w:p>
    <w:p w14:paraId="02CC274C" w14:textId="77777777" w:rsidR="00B710C8" w:rsidRPr="00EC76D5" w:rsidRDefault="00B710C8" w:rsidP="00B710C8">
      <w:pPr>
        <w:pStyle w:val="Code"/>
      </w:pPr>
      <w:r w:rsidRPr="00EC76D5">
        <w:t xml:space="preserve">  | relation_expression LESS_THAN_EQUAL shift_expression {</w:t>
      </w:r>
    </w:p>
    <w:p w14:paraId="6D0C3053" w14:textId="77777777" w:rsidR="00B710C8" w:rsidRPr="00EC76D5" w:rsidRDefault="00B710C8" w:rsidP="00B710C8">
      <w:pPr>
        <w:pStyle w:val="Code"/>
      </w:pPr>
      <w:r w:rsidRPr="00EC76D5">
        <w:t xml:space="preserve">      $$ = ($1 &lt;= $3) ? 1 : 0;</w:t>
      </w:r>
    </w:p>
    <w:p w14:paraId="07A6D652" w14:textId="77777777" w:rsidR="00B710C8" w:rsidRPr="00EC76D5" w:rsidRDefault="00B710C8" w:rsidP="00B710C8">
      <w:pPr>
        <w:pStyle w:val="Code"/>
      </w:pPr>
      <w:r w:rsidRPr="00EC76D5">
        <w:t xml:space="preserve">    }</w:t>
      </w:r>
    </w:p>
    <w:p w14:paraId="2678BD11" w14:textId="77777777" w:rsidR="00B710C8" w:rsidRPr="00EC76D5" w:rsidRDefault="00B710C8" w:rsidP="00B710C8">
      <w:pPr>
        <w:pStyle w:val="Code"/>
      </w:pPr>
      <w:r w:rsidRPr="00EC76D5">
        <w:t xml:space="preserve">  | relation_expression GREATER_THAN shift_expression {</w:t>
      </w:r>
    </w:p>
    <w:p w14:paraId="00F9EE46" w14:textId="77777777" w:rsidR="00B710C8" w:rsidRPr="00EC76D5" w:rsidRDefault="00B710C8" w:rsidP="00B710C8">
      <w:pPr>
        <w:pStyle w:val="Code"/>
      </w:pPr>
      <w:r w:rsidRPr="00EC76D5">
        <w:t xml:space="preserve">      $$ = ($1 &gt; $3) ? 1 : 0;</w:t>
      </w:r>
    </w:p>
    <w:p w14:paraId="0F36B6A5" w14:textId="77777777" w:rsidR="00B710C8" w:rsidRPr="00EC76D5" w:rsidRDefault="00B710C8" w:rsidP="00B710C8">
      <w:pPr>
        <w:pStyle w:val="Code"/>
      </w:pPr>
      <w:r w:rsidRPr="00EC76D5">
        <w:t xml:space="preserve">    }</w:t>
      </w:r>
    </w:p>
    <w:p w14:paraId="410988CC" w14:textId="77777777" w:rsidR="00B710C8" w:rsidRPr="00EC76D5" w:rsidRDefault="00B710C8" w:rsidP="00B710C8">
      <w:pPr>
        <w:pStyle w:val="Code"/>
      </w:pPr>
      <w:r w:rsidRPr="00EC76D5">
        <w:t xml:space="preserve">  | relation_expression GREATER_THAN_EQUAL shift_expression {</w:t>
      </w:r>
    </w:p>
    <w:p w14:paraId="25D1C993" w14:textId="77777777" w:rsidR="00B710C8" w:rsidRPr="00EC76D5" w:rsidRDefault="00B710C8" w:rsidP="00B710C8">
      <w:pPr>
        <w:pStyle w:val="Code"/>
      </w:pPr>
      <w:r w:rsidRPr="00EC76D5">
        <w:t xml:space="preserve">      $$ = ($1 &gt;=$3) ? 1 : 0;</w:t>
      </w:r>
    </w:p>
    <w:p w14:paraId="7C2EC4E5" w14:textId="77777777" w:rsidR="00B710C8" w:rsidRPr="00EC76D5" w:rsidRDefault="00B710C8" w:rsidP="00B710C8">
      <w:pPr>
        <w:pStyle w:val="Code"/>
      </w:pPr>
      <w:r w:rsidRPr="00EC76D5">
        <w:t xml:space="preserve">    };</w:t>
      </w:r>
    </w:p>
    <w:p w14:paraId="294483BF" w14:textId="77777777" w:rsidR="00B710C8" w:rsidRPr="00EC76D5" w:rsidRDefault="00B710C8" w:rsidP="00B710C8">
      <w:pPr>
        <w:pStyle w:val="Code"/>
      </w:pPr>
    </w:p>
    <w:p w14:paraId="447F0849" w14:textId="77777777" w:rsidR="00B710C8" w:rsidRPr="00EC76D5" w:rsidRDefault="00B710C8" w:rsidP="00B710C8">
      <w:pPr>
        <w:pStyle w:val="Code"/>
      </w:pPr>
      <w:r w:rsidRPr="00EC76D5">
        <w:t>shift_expression:</w:t>
      </w:r>
    </w:p>
    <w:p w14:paraId="586DA073" w14:textId="77777777" w:rsidR="00B710C8" w:rsidRPr="00EC76D5" w:rsidRDefault="00B710C8" w:rsidP="00B710C8">
      <w:pPr>
        <w:pStyle w:val="Code"/>
      </w:pPr>
      <w:r w:rsidRPr="00EC76D5">
        <w:t xml:space="preserve">    add_expression {</w:t>
      </w:r>
    </w:p>
    <w:p w14:paraId="00B14402" w14:textId="77777777" w:rsidR="00B710C8" w:rsidRPr="00EC76D5" w:rsidRDefault="00B710C8" w:rsidP="00B710C8">
      <w:pPr>
        <w:pStyle w:val="Code"/>
      </w:pPr>
      <w:r w:rsidRPr="00EC76D5">
        <w:t xml:space="preserve">      $$ = $1;</w:t>
      </w:r>
    </w:p>
    <w:p w14:paraId="2B8AA73E" w14:textId="77777777" w:rsidR="00B710C8" w:rsidRPr="00EC76D5" w:rsidRDefault="00B710C8" w:rsidP="00B710C8">
      <w:pPr>
        <w:pStyle w:val="Code"/>
      </w:pPr>
      <w:r w:rsidRPr="00EC76D5">
        <w:t xml:space="preserve">    }</w:t>
      </w:r>
    </w:p>
    <w:p w14:paraId="013EB6F1" w14:textId="77777777" w:rsidR="00B710C8" w:rsidRPr="00EC76D5" w:rsidRDefault="00B710C8" w:rsidP="00B710C8">
      <w:pPr>
        <w:pStyle w:val="Code"/>
      </w:pPr>
      <w:r w:rsidRPr="00EC76D5">
        <w:t xml:space="preserve">  | shift_expression LEFT_SHIFT add_expression {</w:t>
      </w:r>
    </w:p>
    <w:p w14:paraId="5DFCEA1E" w14:textId="77777777" w:rsidR="00B710C8" w:rsidRPr="00EC76D5" w:rsidRDefault="00B710C8" w:rsidP="00B710C8">
      <w:pPr>
        <w:pStyle w:val="Code"/>
      </w:pPr>
      <w:r w:rsidRPr="00EC76D5">
        <w:t xml:space="preserve">      $$ = $1 &lt;&lt; $3;</w:t>
      </w:r>
    </w:p>
    <w:p w14:paraId="4AAE69B0" w14:textId="77777777" w:rsidR="00B710C8" w:rsidRPr="00EC76D5" w:rsidRDefault="00B710C8" w:rsidP="00B710C8">
      <w:pPr>
        <w:pStyle w:val="Code"/>
      </w:pPr>
      <w:r w:rsidRPr="00EC76D5">
        <w:t xml:space="preserve">    }</w:t>
      </w:r>
    </w:p>
    <w:p w14:paraId="20195809" w14:textId="77777777" w:rsidR="00B710C8" w:rsidRPr="00EC76D5" w:rsidRDefault="00B710C8" w:rsidP="00B710C8">
      <w:pPr>
        <w:pStyle w:val="Code"/>
      </w:pPr>
      <w:r w:rsidRPr="00EC76D5">
        <w:t xml:space="preserve">  | shift_expression RIGHT_SHIFT add_expression {</w:t>
      </w:r>
    </w:p>
    <w:p w14:paraId="0753159C" w14:textId="77777777" w:rsidR="00B710C8" w:rsidRPr="00EC76D5" w:rsidRDefault="00B710C8" w:rsidP="00B710C8">
      <w:pPr>
        <w:pStyle w:val="Code"/>
      </w:pPr>
      <w:r w:rsidRPr="00EC76D5">
        <w:t xml:space="preserve">      $$ = $1 &gt;&gt; $3;</w:t>
      </w:r>
    </w:p>
    <w:p w14:paraId="1970A7F7" w14:textId="77777777" w:rsidR="00B710C8" w:rsidRPr="00EC76D5" w:rsidRDefault="00B710C8" w:rsidP="00B710C8">
      <w:pPr>
        <w:pStyle w:val="Code"/>
      </w:pPr>
      <w:r w:rsidRPr="00EC76D5">
        <w:t xml:space="preserve">    };</w:t>
      </w:r>
    </w:p>
    <w:p w14:paraId="11E85B3E" w14:textId="77777777" w:rsidR="00B710C8" w:rsidRPr="00EC76D5" w:rsidRDefault="00B710C8" w:rsidP="00B710C8">
      <w:pPr>
        <w:pStyle w:val="Code"/>
      </w:pPr>
    </w:p>
    <w:p w14:paraId="1A0108F5" w14:textId="77777777" w:rsidR="00B710C8" w:rsidRPr="00EC76D5" w:rsidRDefault="00B710C8" w:rsidP="00B710C8">
      <w:pPr>
        <w:pStyle w:val="Code"/>
      </w:pPr>
      <w:r w:rsidRPr="00EC76D5">
        <w:t>add_expression:</w:t>
      </w:r>
    </w:p>
    <w:p w14:paraId="34C151A8" w14:textId="77777777" w:rsidR="00B710C8" w:rsidRPr="00EC76D5" w:rsidRDefault="00B710C8" w:rsidP="00B710C8">
      <w:pPr>
        <w:pStyle w:val="Code"/>
      </w:pPr>
      <w:r w:rsidRPr="00EC76D5">
        <w:t xml:space="preserve">    multiply_expression {</w:t>
      </w:r>
    </w:p>
    <w:p w14:paraId="77666BC6" w14:textId="77777777" w:rsidR="00B710C8" w:rsidRPr="00EC76D5" w:rsidRDefault="00B710C8" w:rsidP="00B710C8">
      <w:pPr>
        <w:pStyle w:val="Code"/>
      </w:pPr>
      <w:r w:rsidRPr="00EC76D5">
        <w:t xml:space="preserve">      $$ = $1;</w:t>
      </w:r>
    </w:p>
    <w:p w14:paraId="2F4191A7" w14:textId="77777777" w:rsidR="00B710C8" w:rsidRPr="00EC76D5" w:rsidRDefault="00B710C8" w:rsidP="00B710C8">
      <w:pPr>
        <w:pStyle w:val="Code"/>
      </w:pPr>
      <w:r w:rsidRPr="00EC76D5">
        <w:t xml:space="preserve">    }</w:t>
      </w:r>
    </w:p>
    <w:p w14:paraId="017D7DED" w14:textId="77777777" w:rsidR="00B710C8" w:rsidRPr="00EC76D5" w:rsidRDefault="00B710C8" w:rsidP="00B710C8">
      <w:pPr>
        <w:pStyle w:val="Code"/>
      </w:pPr>
      <w:r w:rsidRPr="00EC76D5">
        <w:t xml:space="preserve">  | add_expression PLUS multiply_expression {</w:t>
      </w:r>
    </w:p>
    <w:p w14:paraId="4654A0CC" w14:textId="77777777" w:rsidR="00B710C8" w:rsidRPr="00EC76D5" w:rsidRDefault="00B710C8" w:rsidP="00B710C8">
      <w:pPr>
        <w:pStyle w:val="Code"/>
      </w:pPr>
      <w:r w:rsidRPr="00EC76D5">
        <w:t xml:space="preserve">      $$ = $1 + $3;</w:t>
      </w:r>
    </w:p>
    <w:p w14:paraId="37A998B0" w14:textId="77777777" w:rsidR="00B710C8" w:rsidRPr="00EC76D5" w:rsidRDefault="00B710C8" w:rsidP="00B710C8">
      <w:pPr>
        <w:pStyle w:val="Code"/>
      </w:pPr>
      <w:r w:rsidRPr="00EC76D5">
        <w:t xml:space="preserve">    }</w:t>
      </w:r>
    </w:p>
    <w:p w14:paraId="0053706F" w14:textId="77777777" w:rsidR="00B710C8" w:rsidRPr="00EC76D5" w:rsidRDefault="00B710C8" w:rsidP="00B710C8">
      <w:pPr>
        <w:pStyle w:val="Code"/>
      </w:pPr>
      <w:r w:rsidRPr="00EC76D5">
        <w:t xml:space="preserve">  | add_expression MINUS multiply_expression {</w:t>
      </w:r>
    </w:p>
    <w:p w14:paraId="1C0CF34C" w14:textId="77777777" w:rsidR="00B710C8" w:rsidRPr="00EC76D5" w:rsidRDefault="00B710C8" w:rsidP="00B710C8">
      <w:pPr>
        <w:pStyle w:val="Code"/>
      </w:pPr>
      <w:r w:rsidRPr="00EC76D5">
        <w:t xml:space="preserve">      $$ = $1 - $3;</w:t>
      </w:r>
    </w:p>
    <w:p w14:paraId="37DE5B17" w14:textId="77777777" w:rsidR="00B710C8" w:rsidRPr="00EC76D5" w:rsidRDefault="00B710C8" w:rsidP="00B710C8">
      <w:pPr>
        <w:pStyle w:val="Code"/>
      </w:pPr>
      <w:r w:rsidRPr="00EC76D5">
        <w:t xml:space="preserve">    };</w:t>
      </w:r>
    </w:p>
    <w:p w14:paraId="68595739" w14:textId="77777777" w:rsidR="00B710C8" w:rsidRPr="00EC76D5" w:rsidRDefault="00B710C8" w:rsidP="00B710C8">
      <w:pPr>
        <w:pStyle w:val="Code"/>
      </w:pPr>
    </w:p>
    <w:p w14:paraId="467405B1" w14:textId="77777777" w:rsidR="00B710C8" w:rsidRPr="00EC76D5" w:rsidRDefault="00B710C8" w:rsidP="00B710C8">
      <w:pPr>
        <w:pStyle w:val="Code"/>
      </w:pPr>
      <w:r w:rsidRPr="00EC76D5">
        <w:t>multiply_expression:</w:t>
      </w:r>
    </w:p>
    <w:p w14:paraId="6C0B24ED" w14:textId="77777777" w:rsidR="00B710C8" w:rsidRPr="00EC76D5" w:rsidRDefault="00B710C8" w:rsidP="00B710C8">
      <w:pPr>
        <w:pStyle w:val="Code"/>
      </w:pPr>
      <w:r w:rsidRPr="00EC76D5">
        <w:t xml:space="preserve">    prefix_expression {</w:t>
      </w:r>
    </w:p>
    <w:p w14:paraId="029478D6" w14:textId="77777777" w:rsidR="00B710C8" w:rsidRPr="00EC76D5" w:rsidRDefault="00B710C8" w:rsidP="00B710C8">
      <w:pPr>
        <w:pStyle w:val="Code"/>
      </w:pPr>
      <w:r w:rsidRPr="00EC76D5">
        <w:t xml:space="preserve">      $$ = $1;</w:t>
      </w:r>
    </w:p>
    <w:p w14:paraId="14EC4A0A" w14:textId="77777777" w:rsidR="00B710C8" w:rsidRPr="00EC76D5" w:rsidRDefault="00B710C8" w:rsidP="00B710C8">
      <w:pPr>
        <w:pStyle w:val="Code"/>
      </w:pPr>
      <w:r w:rsidRPr="00EC76D5">
        <w:t xml:space="preserve">    }</w:t>
      </w:r>
    </w:p>
    <w:p w14:paraId="47E12020" w14:textId="77777777" w:rsidR="00B710C8" w:rsidRPr="00EC76D5" w:rsidRDefault="00B710C8" w:rsidP="00B710C8">
      <w:pPr>
        <w:pStyle w:val="Code"/>
      </w:pPr>
      <w:r w:rsidRPr="00EC76D5">
        <w:t xml:space="preserve">  | multiply_expression MULTIPLY prefix_expression {</w:t>
      </w:r>
    </w:p>
    <w:p w14:paraId="229A48D7" w14:textId="77777777" w:rsidR="00B710C8" w:rsidRPr="00EC76D5" w:rsidRDefault="00B710C8" w:rsidP="00B710C8">
      <w:pPr>
        <w:pStyle w:val="Code"/>
      </w:pPr>
      <w:r w:rsidRPr="00EC76D5">
        <w:lastRenderedPageBreak/>
        <w:t xml:space="preserve">      $$ = $1 * $3;</w:t>
      </w:r>
    </w:p>
    <w:p w14:paraId="13E91216" w14:textId="77777777" w:rsidR="00B710C8" w:rsidRPr="00EC76D5" w:rsidRDefault="00B710C8" w:rsidP="00B710C8">
      <w:pPr>
        <w:pStyle w:val="Code"/>
      </w:pPr>
      <w:r w:rsidRPr="00EC76D5">
        <w:t xml:space="preserve">    }</w:t>
      </w:r>
    </w:p>
    <w:p w14:paraId="6F678F62" w14:textId="77777777" w:rsidR="00B710C8" w:rsidRPr="00EC76D5" w:rsidRDefault="00B710C8" w:rsidP="00B710C8">
      <w:pPr>
        <w:pStyle w:val="Code"/>
      </w:pPr>
      <w:r w:rsidRPr="00EC76D5">
        <w:t xml:space="preserve">  | multiply_expression DIVIDE prefix_expression {</w:t>
      </w:r>
    </w:p>
    <w:p w14:paraId="72F4A80C" w14:textId="77777777" w:rsidR="00B710C8" w:rsidRPr="00EC76D5" w:rsidRDefault="00B710C8" w:rsidP="00B710C8">
      <w:pPr>
        <w:pStyle w:val="Code"/>
      </w:pPr>
      <w:r w:rsidRPr="00EC76D5">
        <w:t xml:space="preserve">      $$ = $1 / $3;</w:t>
      </w:r>
    </w:p>
    <w:p w14:paraId="2EDFC188" w14:textId="77777777" w:rsidR="00B710C8" w:rsidRPr="00EC76D5" w:rsidRDefault="00B710C8" w:rsidP="00B710C8">
      <w:pPr>
        <w:pStyle w:val="Code"/>
      </w:pPr>
      <w:r w:rsidRPr="00EC76D5">
        <w:t xml:space="preserve">    }</w:t>
      </w:r>
    </w:p>
    <w:p w14:paraId="59104AE8" w14:textId="77777777" w:rsidR="00B710C8" w:rsidRPr="00EC76D5" w:rsidRDefault="00B710C8" w:rsidP="00B710C8">
      <w:pPr>
        <w:pStyle w:val="Code"/>
      </w:pPr>
      <w:r w:rsidRPr="00EC76D5">
        <w:t xml:space="preserve">  | multiply_expression MODULO prefix_expression {</w:t>
      </w:r>
    </w:p>
    <w:p w14:paraId="61169194" w14:textId="77777777" w:rsidR="00B710C8" w:rsidRPr="00EC76D5" w:rsidRDefault="00B710C8" w:rsidP="00B710C8">
      <w:pPr>
        <w:pStyle w:val="Code"/>
      </w:pPr>
      <w:r w:rsidRPr="00EC76D5">
        <w:t xml:space="preserve">      $$ = $1 % $3;</w:t>
      </w:r>
    </w:p>
    <w:p w14:paraId="39DBB8CD" w14:textId="77777777" w:rsidR="00B710C8" w:rsidRPr="00EC76D5" w:rsidRDefault="00B710C8" w:rsidP="00B710C8">
      <w:pPr>
        <w:pStyle w:val="Code"/>
      </w:pPr>
      <w:r w:rsidRPr="00EC76D5">
        <w:t xml:space="preserve">    };</w:t>
      </w:r>
    </w:p>
    <w:p w14:paraId="3D4D68BD" w14:textId="77777777" w:rsidR="00B710C8" w:rsidRPr="00EC76D5" w:rsidRDefault="00B710C8" w:rsidP="00B710C8">
      <w:pPr>
        <w:pStyle w:val="Code"/>
      </w:pPr>
    </w:p>
    <w:p w14:paraId="5DB7F373" w14:textId="77777777" w:rsidR="00B710C8" w:rsidRPr="00EC76D5" w:rsidRDefault="00B710C8" w:rsidP="00B710C8">
      <w:pPr>
        <w:pStyle w:val="Code"/>
      </w:pPr>
      <w:r w:rsidRPr="00EC76D5">
        <w:t>prefix_expression:</w:t>
      </w:r>
    </w:p>
    <w:p w14:paraId="750365FB" w14:textId="77777777" w:rsidR="00B710C8" w:rsidRPr="00EC76D5" w:rsidRDefault="00B710C8" w:rsidP="00B710C8">
      <w:pPr>
        <w:pStyle w:val="Code"/>
      </w:pPr>
      <w:r w:rsidRPr="00EC76D5">
        <w:t xml:space="preserve">    primary_expression {</w:t>
      </w:r>
    </w:p>
    <w:p w14:paraId="1E6C3AE8" w14:textId="77777777" w:rsidR="00B710C8" w:rsidRPr="00EC76D5" w:rsidRDefault="00B710C8" w:rsidP="00B710C8">
      <w:pPr>
        <w:pStyle w:val="Code"/>
      </w:pPr>
      <w:r w:rsidRPr="00EC76D5">
        <w:t xml:space="preserve">      $$ = $1; </w:t>
      </w:r>
    </w:p>
    <w:p w14:paraId="391C9F56" w14:textId="77777777" w:rsidR="00B710C8" w:rsidRPr="00EC76D5" w:rsidRDefault="00B710C8" w:rsidP="00B710C8">
      <w:pPr>
        <w:pStyle w:val="Code"/>
      </w:pPr>
      <w:r w:rsidRPr="00EC76D5">
        <w:t xml:space="preserve">    }</w:t>
      </w:r>
    </w:p>
    <w:p w14:paraId="1A1983E8" w14:textId="77777777" w:rsidR="00B710C8" w:rsidRPr="00EC76D5" w:rsidRDefault="00B710C8" w:rsidP="00B710C8">
      <w:pPr>
        <w:pStyle w:val="Code"/>
      </w:pPr>
      <w:r w:rsidRPr="00EC76D5">
        <w:t xml:space="preserve">  | PLUS prefix_expression {</w:t>
      </w:r>
    </w:p>
    <w:p w14:paraId="5FE610B4" w14:textId="77777777" w:rsidR="00B710C8" w:rsidRPr="00EC76D5" w:rsidRDefault="00B710C8" w:rsidP="00B710C8">
      <w:pPr>
        <w:pStyle w:val="Code"/>
      </w:pPr>
      <w:r w:rsidRPr="00EC76D5">
        <w:t xml:space="preserve">      $$ = $2;</w:t>
      </w:r>
    </w:p>
    <w:p w14:paraId="181BB6CA" w14:textId="77777777" w:rsidR="00B710C8" w:rsidRPr="00EC76D5" w:rsidRDefault="00B710C8" w:rsidP="00B710C8">
      <w:pPr>
        <w:pStyle w:val="Code"/>
      </w:pPr>
      <w:r w:rsidRPr="00EC76D5">
        <w:t xml:space="preserve">    }</w:t>
      </w:r>
    </w:p>
    <w:p w14:paraId="7A401E59" w14:textId="77777777" w:rsidR="00B710C8" w:rsidRPr="00EC76D5" w:rsidRDefault="00B710C8" w:rsidP="00B710C8">
      <w:pPr>
        <w:pStyle w:val="Code"/>
      </w:pPr>
      <w:r w:rsidRPr="00EC76D5">
        <w:t xml:space="preserve">  | MINUS prefix_expression {</w:t>
      </w:r>
    </w:p>
    <w:p w14:paraId="08D93AAA" w14:textId="77777777" w:rsidR="00B710C8" w:rsidRPr="00EC76D5" w:rsidRDefault="00B710C8" w:rsidP="00B710C8">
      <w:pPr>
        <w:pStyle w:val="Code"/>
      </w:pPr>
      <w:r w:rsidRPr="00EC76D5">
        <w:t xml:space="preserve">      $$ = -$2;</w:t>
      </w:r>
    </w:p>
    <w:p w14:paraId="10AC48D4" w14:textId="77777777" w:rsidR="00B710C8" w:rsidRPr="00EC76D5" w:rsidRDefault="00B710C8" w:rsidP="00B710C8">
      <w:pPr>
        <w:pStyle w:val="Code"/>
      </w:pPr>
      <w:r w:rsidRPr="00EC76D5">
        <w:t xml:space="preserve">    }</w:t>
      </w:r>
    </w:p>
    <w:p w14:paraId="3C72A1EA" w14:textId="77777777" w:rsidR="00B710C8" w:rsidRPr="00EC76D5" w:rsidRDefault="00B710C8" w:rsidP="00B710C8">
      <w:pPr>
        <w:pStyle w:val="Code"/>
      </w:pPr>
      <w:r w:rsidRPr="00EC76D5">
        <w:t xml:space="preserve">  | BITWISE_NOT prefix_expression {</w:t>
      </w:r>
    </w:p>
    <w:p w14:paraId="14BA70FE" w14:textId="77777777" w:rsidR="00B710C8" w:rsidRPr="00EC76D5" w:rsidRDefault="00B710C8" w:rsidP="00B710C8">
      <w:pPr>
        <w:pStyle w:val="Code"/>
      </w:pPr>
      <w:r w:rsidRPr="00EC76D5">
        <w:t xml:space="preserve">      $$ = ~$2;</w:t>
      </w:r>
    </w:p>
    <w:p w14:paraId="4F8D71BA" w14:textId="1D29F7DA" w:rsidR="00B710C8" w:rsidRPr="00EC76D5" w:rsidRDefault="00B710C8" w:rsidP="00B710C8">
      <w:pPr>
        <w:pStyle w:val="Code"/>
      </w:pPr>
      <w:r w:rsidRPr="00EC76D5">
        <w:t xml:space="preserve">    }</w:t>
      </w:r>
    </w:p>
    <w:p w14:paraId="6E1628E1" w14:textId="15567F40" w:rsidR="007D09A5" w:rsidRPr="00EC76D5" w:rsidRDefault="007D09A5" w:rsidP="007D09A5">
      <w:r w:rsidRPr="00EC76D5">
        <w:t>An expression is cosidered to be true if it does not equal zero.</w:t>
      </w:r>
    </w:p>
    <w:p w14:paraId="0050C1EB" w14:textId="77777777" w:rsidR="00B710C8" w:rsidRPr="00EC76D5" w:rsidRDefault="00B710C8" w:rsidP="00B710C8">
      <w:pPr>
        <w:pStyle w:val="Code"/>
      </w:pPr>
      <w:r w:rsidRPr="00EC76D5">
        <w:t xml:space="preserve">  | LOGICAL_NOT prefix_expression {</w:t>
      </w:r>
    </w:p>
    <w:p w14:paraId="352C0394" w14:textId="77777777" w:rsidR="00B710C8" w:rsidRPr="00EC76D5" w:rsidRDefault="00B710C8" w:rsidP="00B710C8">
      <w:pPr>
        <w:pStyle w:val="Code"/>
      </w:pPr>
      <w:r w:rsidRPr="00EC76D5">
        <w:t xml:space="preserve">      $$ = ($2 == 0) ? 1 : 0;</w:t>
      </w:r>
    </w:p>
    <w:p w14:paraId="41488999" w14:textId="749208E0" w:rsidR="00B710C8" w:rsidRPr="00EC76D5" w:rsidRDefault="00B710C8" w:rsidP="00B710C8">
      <w:pPr>
        <w:pStyle w:val="Code"/>
      </w:pPr>
      <w:r w:rsidRPr="00EC76D5">
        <w:t xml:space="preserve">    };</w:t>
      </w:r>
    </w:p>
    <w:p w14:paraId="161632D5" w14:textId="38B3135F" w:rsidR="00301694" w:rsidRPr="00EC76D5" w:rsidRDefault="009F6612" w:rsidP="001B3959">
      <w:r w:rsidRPr="00EC76D5">
        <w:t xml:space="preserve">In the preprocessor directive, every </w:t>
      </w:r>
      <w:r w:rsidR="002E775A" w:rsidRPr="00EC76D5">
        <w:t xml:space="preserve">identifier </w:t>
      </w:r>
      <w:r w:rsidRPr="00EC76D5">
        <w:t>is treated as the value zero</w:t>
      </w:r>
      <w:r w:rsidR="002E775A" w:rsidRPr="00EC76D5">
        <w:t>.</w:t>
      </w:r>
    </w:p>
    <w:p w14:paraId="6F40E04E" w14:textId="77777777" w:rsidR="00B710C8" w:rsidRPr="00EC76D5" w:rsidRDefault="00B710C8" w:rsidP="00B710C8">
      <w:pPr>
        <w:pStyle w:val="Code"/>
      </w:pPr>
      <w:r w:rsidRPr="00EC76D5">
        <w:t>primary_expression:</w:t>
      </w:r>
    </w:p>
    <w:p w14:paraId="26E9FF15" w14:textId="77777777" w:rsidR="00B710C8" w:rsidRPr="00EC76D5" w:rsidRDefault="00B710C8" w:rsidP="00B710C8">
      <w:pPr>
        <w:pStyle w:val="Code"/>
      </w:pPr>
      <w:r w:rsidRPr="00EC76D5">
        <w:t xml:space="preserve">    IDENTIFIER {</w:t>
      </w:r>
    </w:p>
    <w:p w14:paraId="79EB8E16" w14:textId="77777777" w:rsidR="00B710C8" w:rsidRPr="00EC76D5" w:rsidRDefault="00B710C8" w:rsidP="00B710C8">
      <w:pPr>
        <w:pStyle w:val="Code"/>
      </w:pPr>
      <w:r w:rsidRPr="00EC76D5">
        <w:t xml:space="preserve">      $$ = 0;</w:t>
      </w:r>
    </w:p>
    <w:p w14:paraId="5CB6CA71" w14:textId="77777777" w:rsidR="00B710C8" w:rsidRPr="00EC76D5" w:rsidRDefault="00B710C8" w:rsidP="00B710C8">
      <w:pPr>
        <w:pStyle w:val="Code"/>
      </w:pPr>
      <w:r w:rsidRPr="00EC76D5">
        <w:t xml:space="preserve">    }</w:t>
      </w:r>
    </w:p>
    <w:p w14:paraId="6B8132FB" w14:textId="77777777" w:rsidR="00B710C8" w:rsidRPr="00EC76D5" w:rsidRDefault="00B710C8" w:rsidP="00B710C8">
      <w:pPr>
        <w:pStyle w:val="Code"/>
      </w:pPr>
      <w:r w:rsidRPr="00EC76D5">
        <w:t xml:space="preserve">  | VALUE {</w:t>
      </w:r>
    </w:p>
    <w:p w14:paraId="568DB088" w14:textId="77777777" w:rsidR="00B710C8" w:rsidRPr="00EC76D5" w:rsidRDefault="00B710C8" w:rsidP="00B710C8">
      <w:pPr>
        <w:pStyle w:val="Code"/>
      </w:pPr>
      <w:r w:rsidRPr="00EC76D5">
        <w:t xml:space="preserve">      $$ = $1;</w:t>
      </w:r>
    </w:p>
    <w:p w14:paraId="14BA3A3C" w14:textId="48FAF290" w:rsidR="00B710C8" w:rsidRPr="00EC76D5" w:rsidRDefault="00B710C8" w:rsidP="00B710C8">
      <w:pPr>
        <w:pStyle w:val="Code"/>
      </w:pPr>
      <w:r w:rsidRPr="00EC76D5">
        <w:t xml:space="preserve">    }</w:t>
      </w:r>
    </w:p>
    <w:p w14:paraId="5E3849FD" w14:textId="47B2333A" w:rsidR="00AD0F92" w:rsidRPr="00EC76D5" w:rsidRDefault="00AD0F92" w:rsidP="00AD0F92">
      <w:r w:rsidRPr="00EC76D5">
        <w:t>The defined directive works both with or without parenthesis.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252F85" w:rsidRPr="00EC76D5" w14:paraId="1C99C048" w14:textId="77777777" w:rsidTr="00DA122F">
        <w:tc>
          <w:tcPr>
            <w:tcW w:w="4675" w:type="dxa"/>
          </w:tcPr>
          <w:p w14:paraId="58F12FC0" w14:textId="1856F738" w:rsidR="00252F85" w:rsidRPr="00EC76D5" w:rsidRDefault="00252F85" w:rsidP="00252F85">
            <w:pPr>
              <w:pStyle w:val="Code"/>
            </w:pPr>
            <w:r w:rsidRPr="00EC76D5">
              <w:t>#if defined (x)</w:t>
            </w:r>
          </w:p>
        </w:tc>
        <w:tc>
          <w:tcPr>
            <w:tcW w:w="4675" w:type="dxa"/>
          </w:tcPr>
          <w:p w14:paraId="37C1B06B" w14:textId="1EF16F13" w:rsidR="00252F85" w:rsidRPr="00EC76D5" w:rsidRDefault="00252F85" w:rsidP="00252F85">
            <w:pPr>
              <w:pStyle w:val="Code"/>
            </w:pPr>
            <w:r w:rsidRPr="00EC76D5">
              <w:t>#if defined x</w:t>
            </w:r>
          </w:p>
        </w:tc>
      </w:tr>
      <w:tr w:rsidR="00252F85" w:rsidRPr="00EC76D5" w14:paraId="1A797747" w14:textId="77777777" w:rsidTr="00DA122F">
        <w:tc>
          <w:tcPr>
            <w:tcW w:w="4675" w:type="dxa"/>
          </w:tcPr>
          <w:p w14:paraId="5172419A" w14:textId="4C2768A3" w:rsidR="00252F85" w:rsidRPr="00EC76D5" w:rsidRDefault="00252F85" w:rsidP="00AD0F92">
            <w:r w:rsidRPr="00EC76D5">
              <w:t xml:space="preserve">With </w:t>
            </w:r>
            <w:r w:rsidR="00864420" w:rsidRPr="00EC76D5">
              <w:t>parenthesis</w:t>
            </w:r>
          </w:p>
        </w:tc>
        <w:tc>
          <w:tcPr>
            <w:tcW w:w="4675" w:type="dxa"/>
          </w:tcPr>
          <w:p w14:paraId="274B9AAC" w14:textId="0157788E" w:rsidR="00252F85" w:rsidRPr="00EC76D5" w:rsidRDefault="00864420" w:rsidP="00AD0F92">
            <w:r w:rsidRPr="00EC76D5">
              <w:t>Without parenthesis</w:t>
            </w:r>
          </w:p>
        </w:tc>
      </w:tr>
    </w:tbl>
    <w:p w14:paraId="4758C7B1" w14:textId="77777777" w:rsidR="00B710C8" w:rsidRPr="00EC76D5" w:rsidRDefault="00B710C8" w:rsidP="00B710C8">
      <w:pPr>
        <w:pStyle w:val="Code"/>
      </w:pPr>
      <w:r w:rsidRPr="00EC76D5">
        <w:t xml:space="preserve">  | DEFINED IDENTIFIER {</w:t>
      </w:r>
    </w:p>
    <w:p w14:paraId="33F1BE79" w14:textId="77777777" w:rsidR="00B710C8" w:rsidRPr="00EC76D5" w:rsidRDefault="00B710C8" w:rsidP="00B710C8">
      <w:pPr>
        <w:pStyle w:val="Code"/>
      </w:pPr>
      <w:r w:rsidRPr="00EC76D5">
        <w:t xml:space="preserve">      $$ = Main.MacroMap.containsKey($2) ? 1 : 0;</w:t>
      </w:r>
    </w:p>
    <w:p w14:paraId="5C24F462" w14:textId="77777777" w:rsidR="00B710C8" w:rsidRPr="00EC76D5" w:rsidRDefault="00B710C8" w:rsidP="00B710C8">
      <w:pPr>
        <w:pStyle w:val="Code"/>
      </w:pPr>
      <w:r w:rsidRPr="00EC76D5">
        <w:t xml:space="preserve">    }</w:t>
      </w:r>
    </w:p>
    <w:p w14:paraId="10C037EF" w14:textId="77777777" w:rsidR="00B710C8" w:rsidRPr="00EC76D5" w:rsidRDefault="00B710C8" w:rsidP="00B710C8">
      <w:pPr>
        <w:pStyle w:val="Code"/>
      </w:pPr>
      <w:r w:rsidRPr="00EC76D5">
        <w:t xml:space="preserve">  | DEFINED LEFT_PAREN IDENTIFIER RIGHT_PAREN {</w:t>
      </w:r>
    </w:p>
    <w:p w14:paraId="392E879E" w14:textId="77777777" w:rsidR="00B710C8" w:rsidRPr="00EC76D5" w:rsidRDefault="00B710C8" w:rsidP="00B710C8">
      <w:pPr>
        <w:pStyle w:val="Code"/>
      </w:pPr>
      <w:r w:rsidRPr="00EC76D5">
        <w:t xml:space="preserve">      $$ = Main.MacroMap.containsKey($3) ? 1 : 0;</w:t>
      </w:r>
    </w:p>
    <w:p w14:paraId="4915904A" w14:textId="77777777" w:rsidR="00B710C8" w:rsidRPr="00EC76D5" w:rsidRDefault="00B710C8" w:rsidP="00B710C8">
      <w:pPr>
        <w:pStyle w:val="Code"/>
      </w:pPr>
      <w:r w:rsidRPr="00EC76D5">
        <w:t xml:space="preserve">    }</w:t>
      </w:r>
    </w:p>
    <w:p w14:paraId="5B4D4331" w14:textId="77777777" w:rsidR="00B710C8" w:rsidRPr="00EC76D5" w:rsidRDefault="00B710C8" w:rsidP="00B710C8">
      <w:pPr>
        <w:pStyle w:val="Code"/>
      </w:pPr>
      <w:r w:rsidRPr="00EC76D5">
        <w:t xml:space="preserve">  | LEFT_PAREN expression RIGHT_PAREN {</w:t>
      </w:r>
    </w:p>
    <w:p w14:paraId="3E17A69D" w14:textId="77777777" w:rsidR="00B710C8" w:rsidRPr="00EC76D5" w:rsidRDefault="00B710C8" w:rsidP="00B710C8">
      <w:pPr>
        <w:pStyle w:val="Code"/>
      </w:pPr>
      <w:r w:rsidRPr="00EC76D5">
        <w:t xml:space="preserve">      $$ = $2; </w:t>
      </w:r>
    </w:p>
    <w:p w14:paraId="1F05B1B8" w14:textId="2C5F9985" w:rsidR="00301694" w:rsidRPr="00EC76D5" w:rsidRDefault="00B710C8" w:rsidP="00B710C8">
      <w:pPr>
        <w:pStyle w:val="Code"/>
      </w:pPr>
      <w:r w:rsidRPr="00EC76D5">
        <w:t xml:space="preserve">    };</w:t>
      </w:r>
    </w:p>
    <w:p w14:paraId="387F9545" w14:textId="77777777" w:rsidR="00BA6636" w:rsidRPr="00EC76D5" w:rsidRDefault="00BA6636" w:rsidP="00AD2791">
      <w:pPr>
        <w:pStyle w:val="Rubrik3"/>
      </w:pPr>
      <w:bookmarkStart w:id="30" w:name="_Ref418278877"/>
      <w:bookmarkStart w:id="31" w:name="_Toc481936131"/>
      <w:r w:rsidRPr="00EC76D5">
        <w:t>The Scanner</w:t>
      </w:r>
      <w:bookmarkEnd w:id="30"/>
      <w:bookmarkEnd w:id="31"/>
    </w:p>
    <w:p w14:paraId="118E3F1A" w14:textId="01770478" w:rsidR="00F11FC4" w:rsidRPr="00EC76D5" w:rsidRDefault="00325F90" w:rsidP="001549AC">
      <w:r w:rsidRPr="00EC76D5">
        <w:t>As mention in Section</w:t>
      </w:r>
      <w:r w:rsidR="00F14720" w:rsidRPr="00EC76D5">
        <w:t xml:space="preserve"> </w:t>
      </w:r>
      <w:r w:rsidR="00990C8A" w:rsidRPr="00EC76D5">
        <w:fldChar w:fldCharType="begin"/>
      </w:r>
      <w:r w:rsidR="00990C8A" w:rsidRPr="00EC76D5">
        <w:instrText xml:space="preserve"> REF _Ref418232768 \r \h </w:instrText>
      </w:r>
      <w:r w:rsidR="00990C8A" w:rsidRPr="00EC76D5">
        <w:fldChar w:fldCharType="separate"/>
      </w:r>
      <w:r w:rsidR="00545E00" w:rsidRPr="00EC76D5">
        <w:t>2.1.4</w:t>
      </w:r>
      <w:r w:rsidR="00990C8A" w:rsidRPr="00EC76D5">
        <w:fldChar w:fldCharType="end"/>
      </w:r>
      <w:r w:rsidR="00C65267" w:rsidRPr="00EC76D5">
        <w:t>,</w:t>
      </w:r>
      <w:r w:rsidR="00990C8A" w:rsidRPr="00EC76D5">
        <w:t xml:space="preserve"> </w:t>
      </w:r>
      <w:r w:rsidR="00857A0A" w:rsidRPr="00EC76D5">
        <w:t>tokens</w:t>
      </w:r>
      <w:r w:rsidR="007B1EB9" w:rsidRPr="00EC76D5">
        <w:t xml:space="preserve"> are</w:t>
      </w:r>
      <w:r w:rsidR="001549AC" w:rsidRPr="00EC76D5">
        <w:t xml:space="preserve"> the smallest parts of the language</w:t>
      </w:r>
      <w:r w:rsidR="00857A0A" w:rsidRPr="00EC76D5">
        <w:t xml:space="preserve">. However, </w:t>
      </w:r>
      <w:r w:rsidR="001549AC" w:rsidRPr="00EC76D5">
        <w:t>the parser cannot know that</w:t>
      </w:r>
      <w:r w:rsidR="00857A0A" w:rsidRPr="00EC76D5">
        <w:t>, for instance,</w:t>
      </w:r>
      <w:r w:rsidR="001549AC" w:rsidRPr="00EC76D5">
        <w:t xml:space="preserve"> a sequence of letters is an identifier, or that a sequence of digits is a</w:t>
      </w:r>
      <w:r w:rsidR="00195AEA" w:rsidRPr="00EC76D5">
        <w:t>n integer value</w:t>
      </w:r>
      <w:r w:rsidR="001549AC" w:rsidRPr="00EC76D5">
        <w:t>. In</w:t>
      </w:r>
      <w:r w:rsidR="009C3EA9" w:rsidRPr="00EC76D5">
        <w:t xml:space="preserve">stead, that is the task of a </w:t>
      </w:r>
      <w:r w:rsidR="001549AC" w:rsidRPr="00EC76D5">
        <w:t>scanner</w:t>
      </w:r>
      <w:r w:rsidR="00EA6266" w:rsidRPr="00EC76D5">
        <w:t>.</w:t>
      </w:r>
    </w:p>
    <w:p w14:paraId="1917836B" w14:textId="33EBD4B2" w:rsidR="00BA6636" w:rsidRPr="00EC76D5" w:rsidRDefault="007568A6" w:rsidP="00BA6636">
      <w:pPr>
        <w:pStyle w:val="CodeHeader"/>
      </w:pPr>
      <w:r w:rsidRPr="00EC76D5">
        <w:lastRenderedPageBreak/>
        <w:t>PreScanner.jflex</w:t>
      </w:r>
    </w:p>
    <w:p w14:paraId="2A235E58" w14:textId="77777777" w:rsidR="00A7498A" w:rsidRPr="00EC76D5" w:rsidRDefault="00A7498A" w:rsidP="00C51785">
      <w:pPr>
        <w:pStyle w:val="Code"/>
      </w:pPr>
      <w:r w:rsidRPr="00EC76D5">
        <w:t>package c_compiler;</w:t>
      </w:r>
    </w:p>
    <w:p w14:paraId="29E70F71" w14:textId="77777777" w:rsidR="00A7498A" w:rsidRPr="00EC76D5" w:rsidRDefault="00A7498A" w:rsidP="00C51785">
      <w:pPr>
        <w:pStyle w:val="Code"/>
      </w:pPr>
      <w:r w:rsidRPr="00EC76D5">
        <w:t>import java.math.*;</w:t>
      </w:r>
    </w:p>
    <w:p w14:paraId="204821BE" w14:textId="77777777" w:rsidR="00A7498A" w:rsidRPr="00EC76D5" w:rsidRDefault="00A7498A" w:rsidP="00C51785">
      <w:pPr>
        <w:pStyle w:val="Code"/>
      </w:pPr>
    </w:p>
    <w:p w14:paraId="0A4338A3" w14:textId="77777777" w:rsidR="00A7498A" w:rsidRPr="00EC76D5" w:rsidRDefault="00A7498A" w:rsidP="00C51785">
      <w:pPr>
        <w:pStyle w:val="Code"/>
      </w:pPr>
      <w:r w:rsidRPr="00EC76D5">
        <w:t>%%</w:t>
      </w:r>
    </w:p>
    <w:p w14:paraId="4FE08B0C" w14:textId="77777777" w:rsidR="00A7498A" w:rsidRPr="00EC76D5" w:rsidRDefault="00A7498A" w:rsidP="00C51785">
      <w:pPr>
        <w:pStyle w:val="Code"/>
      </w:pPr>
      <w:r w:rsidRPr="00EC76D5">
        <w:t>%public</w:t>
      </w:r>
    </w:p>
    <w:p w14:paraId="74433049" w14:textId="77777777" w:rsidR="00A7498A" w:rsidRPr="00EC76D5" w:rsidRDefault="00A7498A" w:rsidP="00C51785">
      <w:pPr>
        <w:pStyle w:val="Code"/>
      </w:pPr>
      <w:r w:rsidRPr="00EC76D5">
        <w:t>%class PreScanner</w:t>
      </w:r>
    </w:p>
    <w:p w14:paraId="50A0540F" w14:textId="77777777" w:rsidR="00A7498A" w:rsidRPr="00EC76D5" w:rsidRDefault="00A7498A" w:rsidP="00C51785">
      <w:pPr>
        <w:pStyle w:val="Code"/>
      </w:pPr>
      <w:r w:rsidRPr="00EC76D5">
        <w:t>%type Token</w:t>
      </w:r>
    </w:p>
    <w:p w14:paraId="31C5A0E3" w14:textId="77777777" w:rsidR="00A7498A" w:rsidRPr="00EC76D5" w:rsidRDefault="00A7498A" w:rsidP="00C51785">
      <w:pPr>
        <w:pStyle w:val="Code"/>
      </w:pPr>
      <w:r w:rsidRPr="00EC76D5">
        <w:t>%notunix</w:t>
      </w:r>
    </w:p>
    <w:p w14:paraId="05B9EB5A" w14:textId="77777777" w:rsidR="00A7498A" w:rsidRPr="00EC76D5" w:rsidRDefault="00A7498A" w:rsidP="00C51785">
      <w:pPr>
        <w:pStyle w:val="Code"/>
      </w:pPr>
      <w:r w:rsidRPr="00EC76D5">
        <w:t>//%unicode</w:t>
      </w:r>
    </w:p>
    <w:p w14:paraId="488688BA" w14:textId="77777777" w:rsidR="00A7498A" w:rsidRPr="00EC76D5" w:rsidRDefault="00A7498A" w:rsidP="00C51785">
      <w:pPr>
        <w:pStyle w:val="Code"/>
      </w:pPr>
      <w:r w:rsidRPr="00EC76D5">
        <w:t>%line</w:t>
      </w:r>
    </w:p>
    <w:p w14:paraId="6C3827C7" w14:textId="77777777" w:rsidR="00A7498A" w:rsidRPr="00EC76D5" w:rsidRDefault="00A7498A" w:rsidP="00C51785">
      <w:pPr>
        <w:pStyle w:val="Code"/>
      </w:pPr>
      <w:r w:rsidRPr="00EC76D5">
        <w:t>%char</w:t>
      </w:r>
    </w:p>
    <w:p w14:paraId="415ADFD3" w14:textId="77777777" w:rsidR="00A7498A" w:rsidRPr="00EC76D5" w:rsidRDefault="00A7498A" w:rsidP="00C51785">
      <w:pPr>
        <w:pStyle w:val="Code"/>
      </w:pPr>
    </w:p>
    <w:p w14:paraId="56497618" w14:textId="77777777" w:rsidR="00A7498A" w:rsidRPr="00EC76D5" w:rsidRDefault="00A7498A" w:rsidP="00C51785">
      <w:pPr>
        <w:pStyle w:val="Code"/>
      </w:pPr>
      <w:r w:rsidRPr="00EC76D5">
        <w:t>%eofval{</w:t>
      </w:r>
    </w:p>
    <w:p w14:paraId="5B446BC1" w14:textId="77777777" w:rsidR="00A7498A" w:rsidRPr="00EC76D5" w:rsidRDefault="00A7498A" w:rsidP="00C51785">
      <w:pPr>
        <w:pStyle w:val="Code"/>
      </w:pPr>
      <w:r w:rsidRPr="00EC76D5">
        <w:t xml:space="preserve">  return null;</w:t>
      </w:r>
    </w:p>
    <w:p w14:paraId="6AE6C0AC" w14:textId="77777777" w:rsidR="00A7498A" w:rsidRPr="00EC76D5" w:rsidRDefault="00A7498A" w:rsidP="00C51785">
      <w:pPr>
        <w:pStyle w:val="Code"/>
      </w:pPr>
      <w:r w:rsidRPr="00EC76D5">
        <w:t>%eofval}</w:t>
      </w:r>
    </w:p>
    <w:p w14:paraId="317A8677" w14:textId="77777777" w:rsidR="00A7498A" w:rsidRPr="00EC76D5" w:rsidRDefault="00A7498A" w:rsidP="00C51785">
      <w:pPr>
        <w:pStyle w:val="Code"/>
      </w:pPr>
    </w:p>
    <w:p w14:paraId="44853FFF" w14:textId="77777777" w:rsidR="00A7498A" w:rsidRPr="00EC76D5" w:rsidRDefault="00A7498A" w:rsidP="00C51785">
      <w:pPr>
        <w:pStyle w:val="Code"/>
      </w:pPr>
      <w:r w:rsidRPr="00EC76D5">
        <w:t>%yylexthrow{</w:t>
      </w:r>
    </w:p>
    <w:p w14:paraId="46F4FF64" w14:textId="77777777" w:rsidR="00A7498A" w:rsidRPr="00EC76D5" w:rsidRDefault="00A7498A" w:rsidP="00C51785">
      <w:pPr>
        <w:pStyle w:val="Code"/>
      </w:pPr>
      <w:r w:rsidRPr="00EC76D5">
        <w:t xml:space="preserve">  java.lang.Exception</w:t>
      </w:r>
    </w:p>
    <w:p w14:paraId="3FF66C6E" w14:textId="77777777" w:rsidR="00A7498A" w:rsidRPr="00EC76D5" w:rsidRDefault="00A7498A" w:rsidP="00C51785">
      <w:pPr>
        <w:pStyle w:val="Code"/>
      </w:pPr>
      <w:r w:rsidRPr="00EC76D5">
        <w:t>%yylexthrow}</w:t>
      </w:r>
    </w:p>
    <w:p w14:paraId="6BAA8E47" w14:textId="77777777" w:rsidR="00A7498A" w:rsidRPr="00EC76D5" w:rsidRDefault="00A7498A" w:rsidP="00C51785">
      <w:pPr>
        <w:pStyle w:val="Code"/>
      </w:pPr>
    </w:p>
    <w:p w14:paraId="09211D3A" w14:textId="77777777" w:rsidR="00A7498A" w:rsidRPr="00EC76D5" w:rsidRDefault="00A7498A" w:rsidP="00C51785">
      <w:pPr>
        <w:pStyle w:val="Code"/>
      </w:pPr>
      <w:r w:rsidRPr="00EC76D5">
        <w:t>%eofval{</w:t>
      </w:r>
    </w:p>
    <w:p w14:paraId="566AEF0B" w14:textId="77777777" w:rsidR="00A7498A" w:rsidRPr="00EC76D5" w:rsidRDefault="00A7498A" w:rsidP="00C51785">
      <w:pPr>
        <w:pStyle w:val="Code"/>
      </w:pPr>
      <w:r w:rsidRPr="00EC76D5">
        <w:t xml:space="preserve">  return null;</w:t>
      </w:r>
    </w:p>
    <w:p w14:paraId="5F6162F1" w14:textId="77777777" w:rsidR="00A7498A" w:rsidRPr="00EC76D5" w:rsidRDefault="00A7498A" w:rsidP="00C51785">
      <w:pPr>
        <w:pStyle w:val="Code"/>
      </w:pPr>
      <w:r w:rsidRPr="00EC76D5">
        <w:t>%eofval}</w:t>
      </w:r>
    </w:p>
    <w:p w14:paraId="361DB19C" w14:textId="77777777" w:rsidR="00A7498A" w:rsidRPr="00EC76D5" w:rsidRDefault="00A7498A" w:rsidP="00C51785">
      <w:pPr>
        <w:pStyle w:val="Code"/>
      </w:pPr>
    </w:p>
    <w:p w14:paraId="2C338364" w14:textId="77777777" w:rsidR="00A7498A" w:rsidRPr="00EC76D5" w:rsidRDefault="00A7498A" w:rsidP="00C51785">
      <w:pPr>
        <w:pStyle w:val="Code"/>
      </w:pPr>
      <w:r w:rsidRPr="00EC76D5">
        <w:t>%yylexthrow{</w:t>
      </w:r>
    </w:p>
    <w:p w14:paraId="4F446560" w14:textId="77777777" w:rsidR="00A7498A" w:rsidRPr="00EC76D5" w:rsidRDefault="00A7498A" w:rsidP="00C51785">
      <w:pPr>
        <w:pStyle w:val="Code"/>
      </w:pPr>
      <w:r w:rsidRPr="00EC76D5">
        <w:t xml:space="preserve">  java.lang.Exception</w:t>
      </w:r>
    </w:p>
    <w:p w14:paraId="0DF1E9BF" w14:textId="77777777" w:rsidR="00A7498A" w:rsidRPr="00EC76D5" w:rsidRDefault="00A7498A" w:rsidP="00C51785">
      <w:pPr>
        <w:pStyle w:val="Code"/>
      </w:pPr>
      <w:r w:rsidRPr="00EC76D5">
        <w:t>%yylexthrow}</w:t>
      </w:r>
    </w:p>
    <w:p w14:paraId="14A0FE02" w14:textId="77777777" w:rsidR="00A7498A" w:rsidRPr="00EC76D5" w:rsidRDefault="00A7498A" w:rsidP="00C51785">
      <w:pPr>
        <w:pStyle w:val="Code"/>
      </w:pPr>
    </w:p>
    <w:p w14:paraId="7F3D6059" w14:textId="77777777" w:rsidR="00A7498A" w:rsidRPr="00EC76D5" w:rsidRDefault="00A7498A" w:rsidP="00C51785">
      <w:pPr>
        <w:pStyle w:val="Code"/>
      </w:pPr>
      <w:r w:rsidRPr="00EC76D5">
        <w:t>%{</w:t>
      </w:r>
    </w:p>
    <w:p w14:paraId="70A63D6D" w14:textId="77777777" w:rsidR="00A7498A" w:rsidRPr="00EC76D5" w:rsidRDefault="00A7498A" w:rsidP="00C51785">
      <w:pPr>
        <w:pStyle w:val="Code"/>
      </w:pPr>
      <w:r w:rsidRPr="00EC76D5">
        <w:t xml:space="preserve">  public PreParser.Lexer toLexer() {</w:t>
      </w:r>
    </w:p>
    <w:p w14:paraId="348F6B9F" w14:textId="77777777" w:rsidR="00A7498A" w:rsidRPr="00EC76D5" w:rsidRDefault="00A7498A" w:rsidP="00C51785">
      <w:pPr>
        <w:pStyle w:val="Code"/>
      </w:pPr>
      <w:r w:rsidRPr="00EC76D5">
        <w:t xml:space="preserve">    return (new PreScannerToPreLexer(this));</w:t>
      </w:r>
    </w:p>
    <w:p w14:paraId="7D207153" w14:textId="77777777" w:rsidR="00A7498A" w:rsidRPr="00EC76D5" w:rsidRDefault="00A7498A" w:rsidP="00C51785">
      <w:pPr>
        <w:pStyle w:val="Code"/>
      </w:pPr>
      <w:r w:rsidRPr="00EC76D5">
        <w:t xml:space="preserve">  }</w:t>
      </w:r>
    </w:p>
    <w:p w14:paraId="60A870B1" w14:textId="77777777" w:rsidR="00A7498A" w:rsidRPr="00EC76D5" w:rsidRDefault="00A7498A" w:rsidP="00C51785">
      <w:pPr>
        <w:pStyle w:val="Code"/>
      </w:pPr>
      <w:r w:rsidRPr="00EC76D5">
        <w:t>%}</w:t>
      </w:r>
    </w:p>
    <w:p w14:paraId="38F813BD" w14:textId="77777777" w:rsidR="00A7498A" w:rsidRPr="00EC76D5" w:rsidRDefault="00A7498A" w:rsidP="00C51785">
      <w:pPr>
        <w:pStyle w:val="Code"/>
      </w:pPr>
    </w:p>
    <w:p w14:paraId="201A008B" w14:textId="77777777" w:rsidR="00A7498A" w:rsidRPr="00EC76D5" w:rsidRDefault="00A7498A" w:rsidP="00C51785">
      <w:pPr>
        <w:pStyle w:val="Code"/>
      </w:pPr>
      <w:r w:rsidRPr="00EC76D5">
        <w:t>OCTAL_VALUE = [0][0-7]*([uU]|[sSlL]|[uU][sSlL]|[sSlL][uU])?</w:t>
      </w:r>
    </w:p>
    <w:p w14:paraId="2093A7E5" w14:textId="77777777" w:rsidR="00A7498A" w:rsidRPr="00EC76D5" w:rsidRDefault="00A7498A" w:rsidP="00C51785">
      <w:pPr>
        <w:pStyle w:val="Code"/>
      </w:pPr>
      <w:r w:rsidRPr="00EC76D5">
        <w:t>DECIMAL_VALUE = [1-9][0-9]*([uU]|[sSlL]|[uU][sSlL]|[sSlL][uU])?</w:t>
      </w:r>
    </w:p>
    <w:p w14:paraId="5B9CB609" w14:textId="77777777" w:rsidR="00A7498A" w:rsidRPr="00EC76D5" w:rsidRDefault="00A7498A" w:rsidP="00C51785">
      <w:pPr>
        <w:pStyle w:val="Code"/>
      </w:pPr>
      <w:r w:rsidRPr="00EC76D5">
        <w:t>HEXADECIMAL_VALUE = [0][xX][0-9a-fA-F]+([uU]|[sSlL]|[uU][sSlL]|[sSlL][uU])?</w:t>
      </w:r>
    </w:p>
    <w:p w14:paraId="260059CD" w14:textId="77777777" w:rsidR="00A7498A" w:rsidRPr="00EC76D5" w:rsidRDefault="00A7498A" w:rsidP="00C51785">
      <w:pPr>
        <w:pStyle w:val="Code"/>
      </w:pPr>
    </w:p>
    <w:p w14:paraId="7681E1D7" w14:textId="77777777" w:rsidR="00A7498A" w:rsidRPr="00EC76D5" w:rsidRDefault="00A7498A" w:rsidP="00C51785">
      <w:pPr>
        <w:pStyle w:val="Code"/>
      </w:pPr>
      <w:r w:rsidRPr="00EC76D5">
        <w:t>IDENTIFIER = [a-zA-Z_][a-zA-Z0-9_]*</w:t>
      </w:r>
    </w:p>
    <w:p w14:paraId="6FC1E32C" w14:textId="77777777" w:rsidR="00A7498A" w:rsidRPr="00EC76D5" w:rsidRDefault="00A7498A" w:rsidP="00C51785">
      <w:pPr>
        <w:pStyle w:val="Code"/>
      </w:pPr>
      <w:r w:rsidRPr="00EC76D5">
        <w:t>WHITE_SPACE = [ \t\r\n\f\0]</w:t>
      </w:r>
    </w:p>
    <w:p w14:paraId="7C3508BD" w14:textId="77777777" w:rsidR="00A7498A" w:rsidRPr="00EC76D5" w:rsidRDefault="00A7498A" w:rsidP="00C51785">
      <w:pPr>
        <w:pStyle w:val="Code"/>
      </w:pPr>
    </w:p>
    <w:p w14:paraId="199D414F" w14:textId="77777777" w:rsidR="00A7498A" w:rsidRPr="00EC76D5" w:rsidRDefault="00A7498A" w:rsidP="00C51785">
      <w:pPr>
        <w:pStyle w:val="Code"/>
      </w:pPr>
      <w:r w:rsidRPr="00EC76D5">
        <w:t>%%</w:t>
      </w:r>
    </w:p>
    <w:p w14:paraId="40DF36E9" w14:textId="77777777" w:rsidR="00A7498A" w:rsidRPr="00EC76D5" w:rsidRDefault="00A7498A" w:rsidP="00C51785">
      <w:pPr>
        <w:pStyle w:val="Code"/>
      </w:pPr>
      <w:r w:rsidRPr="00EC76D5">
        <w:t>"defined" { return (new Token(PreParser.DEFINED)); }</w:t>
      </w:r>
    </w:p>
    <w:p w14:paraId="4E4A5FDC" w14:textId="77777777" w:rsidR="00A7498A" w:rsidRPr="00EC76D5" w:rsidRDefault="00A7498A" w:rsidP="00C51785">
      <w:pPr>
        <w:pStyle w:val="Code"/>
      </w:pPr>
    </w:p>
    <w:p w14:paraId="164C653F" w14:textId="77777777" w:rsidR="00A7498A" w:rsidRPr="00EC76D5" w:rsidRDefault="00A7498A" w:rsidP="00C51785">
      <w:pPr>
        <w:pStyle w:val="Code"/>
      </w:pPr>
      <w:r w:rsidRPr="00EC76D5">
        <w:t>"?" { return (new Token(PreParser.QUESTION_MARK)); }</w:t>
      </w:r>
    </w:p>
    <w:p w14:paraId="0BD4F210" w14:textId="77777777" w:rsidR="00A7498A" w:rsidRPr="00EC76D5" w:rsidRDefault="00A7498A" w:rsidP="00C51785">
      <w:pPr>
        <w:pStyle w:val="Code"/>
      </w:pPr>
      <w:r w:rsidRPr="00EC76D5">
        <w:t>":" { return (new Token(PreParser.COLON)); }</w:t>
      </w:r>
    </w:p>
    <w:p w14:paraId="035710EE" w14:textId="77777777" w:rsidR="00A7498A" w:rsidRPr="00EC76D5" w:rsidRDefault="00A7498A" w:rsidP="00C51785">
      <w:pPr>
        <w:pStyle w:val="Code"/>
      </w:pPr>
    </w:p>
    <w:p w14:paraId="3E312805" w14:textId="77777777" w:rsidR="00A7498A" w:rsidRPr="00EC76D5" w:rsidRDefault="00A7498A" w:rsidP="00C51785">
      <w:pPr>
        <w:pStyle w:val="Code"/>
      </w:pPr>
      <w:r w:rsidRPr="00EC76D5">
        <w:t>"||" { return (new Token(PreParser.LOGICAL_OR)); }</w:t>
      </w:r>
    </w:p>
    <w:p w14:paraId="7ED90C13" w14:textId="77777777" w:rsidR="00A7498A" w:rsidRPr="00EC76D5" w:rsidRDefault="00A7498A" w:rsidP="00C51785">
      <w:pPr>
        <w:pStyle w:val="Code"/>
      </w:pPr>
      <w:r w:rsidRPr="00EC76D5">
        <w:t>"&amp;&amp;" { return (new Token(PreParser.LOGICAL_AND)); }</w:t>
      </w:r>
    </w:p>
    <w:p w14:paraId="67B120F2" w14:textId="77777777" w:rsidR="00A7498A" w:rsidRPr="00EC76D5" w:rsidRDefault="00A7498A" w:rsidP="00C51785">
      <w:pPr>
        <w:pStyle w:val="Code"/>
      </w:pPr>
      <w:r w:rsidRPr="00EC76D5">
        <w:t>"!" { return (new Token(PreParser.LOGICAL_NOT)); }</w:t>
      </w:r>
    </w:p>
    <w:p w14:paraId="1149E16C" w14:textId="77777777" w:rsidR="00A7498A" w:rsidRPr="00EC76D5" w:rsidRDefault="00A7498A" w:rsidP="00C51785">
      <w:pPr>
        <w:pStyle w:val="Code"/>
      </w:pPr>
    </w:p>
    <w:p w14:paraId="5A59A93A" w14:textId="77777777" w:rsidR="00A7498A" w:rsidRPr="00EC76D5" w:rsidRDefault="00A7498A" w:rsidP="00C51785">
      <w:pPr>
        <w:pStyle w:val="Code"/>
      </w:pPr>
      <w:r w:rsidRPr="00EC76D5">
        <w:t>"&amp;" { return (new Token(PreParser.BITWISE_AND)); }</w:t>
      </w:r>
    </w:p>
    <w:p w14:paraId="3CBDEA5D" w14:textId="77777777" w:rsidR="00A7498A" w:rsidRPr="00EC76D5" w:rsidRDefault="00A7498A" w:rsidP="00C51785">
      <w:pPr>
        <w:pStyle w:val="Code"/>
      </w:pPr>
      <w:r w:rsidRPr="00EC76D5">
        <w:t>"^" { return (new Token(PreParser.BITWISE_XOR)); }</w:t>
      </w:r>
    </w:p>
    <w:p w14:paraId="5CD4D8E3" w14:textId="5D61FA16" w:rsidR="00A7498A" w:rsidRPr="00EC76D5" w:rsidRDefault="00A7498A" w:rsidP="00C51785">
      <w:pPr>
        <w:pStyle w:val="Code"/>
      </w:pPr>
      <w:r w:rsidRPr="00EC76D5">
        <w:t>"|" { return (new Token(PreParser.</w:t>
      </w:r>
      <w:r w:rsidR="003165F5">
        <w:t>BITWISE_OR</w:t>
      </w:r>
      <w:r w:rsidRPr="00EC76D5">
        <w:t>)); }</w:t>
      </w:r>
    </w:p>
    <w:p w14:paraId="6C9153E7" w14:textId="77777777" w:rsidR="00A7498A" w:rsidRPr="00EC76D5" w:rsidRDefault="00A7498A" w:rsidP="00C51785">
      <w:pPr>
        <w:pStyle w:val="Code"/>
      </w:pPr>
      <w:r w:rsidRPr="00EC76D5">
        <w:t>"~" { return (new Token(PreParser.BITWISE_NOT)); }</w:t>
      </w:r>
    </w:p>
    <w:p w14:paraId="1E4CC426" w14:textId="77777777" w:rsidR="00A7498A" w:rsidRPr="00EC76D5" w:rsidRDefault="00A7498A" w:rsidP="00C51785">
      <w:pPr>
        <w:pStyle w:val="Code"/>
      </w:pPr>
    </w:p>
    <w:p w14:paraId="020DA9C5" w14:textId="77777777" w:rsidR="00A7498A" w:rsidRPr="00EC76D5" w:rsidRDefault="00A7498A" w:rsidP="00C51785">
      <w:pPr>
        <w:pStyle w:val="Code"/>
      </w:pPr>
      <w:r w:rsidRPr="00EC76D5">
        <w:t>"==" { return (new Token(PreParser.EQUAL)); }</w:t>
      </w:r>
    </w:p>
    <w:p w14:paraId="61369460" w14:textId="77777777" w:rsidR="00A7498A" w:rsidRPr="00EC76D5" w:rsidRDefault="00A7498A" w:rsidP="00C51785">
      <w:pPr>
        <w:pStyle w:val="Code"/>
      </w:pPr>
      <w:r w:rsidRPr="00EC76D5">
        <w:t>"!=" { return (new Token(PreParser.NOT_EQUAL)); }</w:t>
      </w:r>
    </w:p>
    <w:p w14:paraId="05E70E5B" w14:textId="77777777" w:rsidR="00A7498A" w:rsidRPr="00EC76D5" w:rsidRDefault="00A7498A" w:rsidP="00C51785">
      <w:pPr>
        <w:pStyle w:val="Code"/>
      </w:pPr>
    </w:p>
    <w:p w14:paraId="0C1E7D9F" w14:textId="77777777" w:rsidR="00A7498A" w:rsidRPr="00EC76D5" w:rsidRDefault="00A7498A" w:rsidP="00C51785">
      <w:pPr>
        <w:pStyle w:val="Code"/>
      </w:pPr>
      <w:r w:rsidRPr="00EC76D5">
        <w:t>"&lt;"  { return (new Token(PreParser.LESS_THAN)); }</w:t>
      </w:r>
    </w:p>
    <w:p w14:paraId="08C5F7F5" w14:textId="77777777" w:rsidR="00A7498A" w:rsidRPr="00EC76D5" w:rsidRDefault="00A7498A" w:rsidP="00C51785">
      <w:pPr>
        <w:pStyle w:val="Code"/>
      </w:pPr>
      <w:r w:rsidRPr="00EC76D5">
        <w:t>"&lt;=" { return (new Token(PreParser.LESS_THAN_EQUAL)); }</w:t>
      </w:r>
    </w:p>
    <w:p w14:paraId="2DC63883" w14:textId="77777777" w:rsidR="00A7498A" w:rsidRPr="00EC76D5" w:rsidRDefault="00A7498A" w:rsidP="00C51785">
      <w:pPr>
        <w:pStyle w:val="Code"/>
      </w:pPr>
      <w:r w:rsidRPr="00EC76D5">
        <w:t>"&gt;"  { return (new Token(PreParser.GREATER_THAN)); }</w:t>
      </w:r>
    </w:p>
    <w:p w14:paraId="2872D082" w14:textId="77777777" w:rsidR="00A7498A" w:rsidRPr="00EC76D5" w:rsidRDefault="00A7498A" w:rsidP="00C51785">
      <w:pPr>
        <w:pStyle w:val="Code"/>
      </w:pPr>
      <w:r w:rsidRPr="00EC76D5">
        <w:t>"&gt;=" { return (new Token(PreParser.GREATER_THAN_EQUAL)); }</w:t>
      </w:r>
    </w:p>
    <w:p w14:paraId="57B5D9AD" w14:textId="77777777" w:rsidR="00A7498A" w:rsidRPr="00EC76D5" w:rsidRDefault="00A7498A" w:rsidP="00C51785">
      <w:pPr>
        <w:pStyle w:val="Code"/>
      </w:pPr>
    </w:p>
    <w:p w14:paraId="766CA281" w14:textId="77777777" w:rsidR="00A7498A" w:rsidRPr="00EC76D5" w:rsidRDefault="00A7498A" w:rsidP="00C51785">
      <w:pPr>
        <w:pStyle w:val="Code"/>
      </w:pPr>
      <w:r w:rsidRPr="00EC76D5">
        <w:t>"&lt;&lt;" { return (new Token(PreParser.LEFT_SHIFT)); }</w:t>
      </w:r>
    </w:p>
    <w:p w14:paraId="40A314D7" w14:textId="77777777" w:rsidR="00A7498A" w:rsidRPr="00EC76D5" w:rsidRDefault="00A7498A" w:rsidP="00C51785">
      <w:pPr>
        <w:pStyle w:val="Code"/>
      </w:pPr>
      <w:r w:rsidRPr="00EC76D5">
        <w:t>"&gt;&gt;" { return (new Token(PreParser.RIGHT_SHIFT)); }</w:t>
      </w:r>
    </w:p>
    <w:p w14:paraId="4B635E30" w14:textId="77777777" w:rsidR="00A7498A" w:rsidRPr="00EC76D5" w:rsidRDefault="00A7498A" w:rsidP="00C51785">
      <w:pPr>
        <w:pStyle w:val="Code"/>
      </w:pPr>
    </w:p>
    <w:p w14:paraId="3E21285C" w14:textId="77777777" w:rsidR="00A7498A" w:rsidRPr="00EC76D5" w:rsidRDefault="00A7498A" w:rsidP="00C51785">
      <w:pPr>
        <w:pStyle w:val="Code"/>
      </w:pPr>
      <w:r w:rsidRPr="00EC76D5">
        <w:t>"+" { return (new Token(PreParser.PLUS)); }</w:t>
      </w:r>
    </w:p>
    <w:p w14:paraId="191631DB" w14:textId="77777777" w:rsidR="00A7498A" w:rsidRPr="00EC76D5" w:rsidRDefault="00A7498A" w:rsidP="00C51785">
      <w:pPr>
        <w:pStyle w:val="Code"/>
      </w:pPr>
      <w:r w:rsidRPr="00EC76D5">
        <w:t>"-" { return (new Token(PreParser.MINUS)); }</w:t>
      </w:r>
    </w:p>
    <w:p w14:paraId="03836FA3" w14:textId="77777777" w:rsidR="00A7498A" w:rsidRPr="00EC76D5" w:rsidRDefault="00A7498A" w:rsidP="00C51785">
      <w:pPr>
        <w:pStyle w:val="Code"/>
      </w:pPr>
    </w:p>
    <w:p w14:paraId="645E61DB" w14:textId="77777777" w:rsidR="00A7498A" w:rsidRPr="00EC76D5" w:rsidRDefault="00A7498A" w:rsidP="00C51785">
      <w:pPr>
        <w:pStyle w:val="Code"/>
      </w:pPr>
      <w:r w:rsidRPr="00EC76D5">
        <w:t>"*" { return (new Token(PreParser.MULTIPLY)); }</w:t>
      </w:r>
    </w:p>
    <w:p w14:paraId="13DCFDC1" w14:textId="77777777" w:rsidR="00A7498A" w:rsidRPr="00EC76D5" w:rsidRDefault="00A7498A" w:rsidP="00C51785">
      <w:pPr>
        <w:pStyle w:val="Code"/>
      </w:pPr>
      <w:r w:rsidRPr="00EC76D5">
        <w:t>"/" { return (new Token(PreParser.DIVIDE)); }</w:t>
      </w:r>
    </w:p>
    <w:p w14:paraId="1FFF9DDF" w14:textId="77777777" w:rsidR="00A7498A" w:rsidRPr="00EC76D5" w:rsidRDefault="00A7498A" w:rsidP="00C51785">
      <w:pPr>
        <w:pStyle w:val="Code"/>
      </w:pPr>
      <w:r w:rsidRPr="00EC76D5">
        <w:t>"%" { return (new Token(PreParser.MODULO)); }</w:t>
      </w:r>
    </w:p>
    <w:p w14:paraId="2C5835CD" w14:textId="77777777" w:rsidR="00A7498A" w:rsidRPr="00EC76D5" w:rsidRDefault="00A7498A" w:rsidP="00C51785">
      <w:pPr>
        <w:pStyle w:val="Code"/>
      </w:pPr>
    </w:p>
    <w:p w14:paraId="4F14BF61" w14:textId="77777777" w:rsidR="00A7498A" w:rsidRPr="00EC76D5" w:rsidRDefault="00A7498A" w:rsidP="00C51785">
      <w:pPr>
        <w:pStyle w:val="Code"/>
      </w:pPr>
      <w:r w:rsidRPr="00EC76D5">
        <w:t>"(" { return (new Token(PreParser.LEFT_PAREN)); }</w:t>
      </w:r>
    </w:p>
    <w:p w14:paraId="0491F086" w14:textId="77777777" w:rsidR="00C51785" w:rsidRPr="00EC76D5" w:rsidRDefault="00A7498A" w:rsidP="00C51785">
      <w:pPr>
        <w:pStyle w:val="Code"/>
      </w:pPr>
      <w:r w:rsidRPr="00EC76D5">
        <w:t xml:space="preserve">")" { return (new Token(PreParser.RIGHT_PAREN)); } </w:t>
      </w:r>
    </w:p>
    <w:p w14:paraId="1BBF8E20" w14:textId="7D67721E" w:rsidR="005F2116" w:rsidRPr="00EC76D5" w:rsidRDefault="005F2116" w:rsidP="00A7498A">
      <w:r w:rsidRPr="00EC76D5">
        <w:t>In case of a</w:t>
      </w:r>
      <w:r w:rsidR="00301694" w:rsidRPr="00EC76D5">
        <w:t>n</w:t>
      </w:r>
      <w:r w:rsidRPr="00EC76D5">
        <w:t xml:space="preserve"> octal, decimal, or he</w:t>
      </w:r>
      <w:r w:rsidR="005F7C77" w:rsidRPr="00EC76D5">
        <w:t>xadecimal value, we just remove</w:t>
      </w:r>
      <w:r w:rsidRPr="00EC76D5">
        <w:t xml:space="preserve"> the </w:t>
      </w:r>
      <w:r w:rsidR="005F7C77" w:rsidRPr="00EC76D5">
        <w:t>letters u (unsigned), s (short), l (long), and x (hexadecimal value marker) from the text and let the Integer class interpret the value.</w:t>
      </w:r>
    </w:p>
    <w:p w14:paraId="778A35DC" w14:textId="77777777" w:rsidR="00C51785" w:rsidRPr="00EC76D5" w:rsidRDefault="00C51785" w:rsidP="00C51785">
      <w:pPr>
        <w:pStyle w:val="Code"/>
      </w:pPr>
      <w:r w:rsidRPr="00EC76D5">
        <w:t>{IDENTIFIER} {</w:t>
      </w:r>
    </w:p>
    <w:p w14:paraId="0C41329C" w14:textId="77777777" w:rsidR="00C51785" w:rsidRPr="00EC76D5" w:rsidRDefault="00C51785" w:rsidP="00C51785">
      <w:pPr>
        <w:pStyle w:val="Code"/>
      </w:pPr>
      <w:r w:rsidRPr="00EC76D5">
        <w:t xml:space="preserve">  return (new Token(PreParser.IDENTIFIER, yytext()));</w:t>
      </w:r>
    </w:p>
    <w:p w14:paraId="3C3F3D8C" w14:textId="77777777" w:rsidR="00C51785" w:rsidRPr="00EC76D5" w:rsidRDefault="00C51785" w:rsidP="00C51785">
      <w:pPr>
        <w:pStyle w:val="Code"/>
      </w:pPr>
      <w:r w:rsidRPr="00EC76D5">
        <w:t>}</w:t>
      </w:r>
    </w:p>
    <w:p w14:paraId="61290A82" w14:textId="77777777" w:rsidR="00C51785" w:rsidRPr="00EC76D5" w:rsidRDefault="00C51785" w:rsidP="00C51785">
      <w:pPr>
        <w:pStyle w:val="Code"/>
      </w:pPr>
    </w:p>
    <w:p w14:paraId="7E851795" w14:textId="77777777" w:rsidR="00C51785" w:rsidRPr="00EC76D5" w:rsidRDefault="00C51785" w:rsidP="00C51785">
      <w:pPr>
        <w:pStyle w:val="Code"/>
      </w:pPr>
      <w:r w:rsidRPr="00EC76D5">
        <w:t>{OCTAL_VALUE} {</w:t>
      </w:r>
    </w:p>
    <w:p w14:paraId="52E6A0B8" w14:textId="77777777" w:rsidR="00C51785" w:rsidRPr="00EC76D5" w:rsidRDefault="00C51785" w:rsidP="00C51785">
      <w:pPr>
        <w:pStyle w:val="Code"/>
      </w:pPr>
      <w:r w:rsidRPr="00EC76D5">
        <w:t xml:space="preserve">  String text = yytext().toLowerCase().replace("x", "").replace("u", "").</w:t>
      </w:r>
    </w:p>
    <w:p w14:paraId="74B09AC4" w14:textId="77777777" w:rsidR="00C51785" w:rsidRPr="00EC76D5" w:rsidRDefault="00C51785" w:rsidP="00C51785">
      <w:pPr>
        <w:pStyle w:val="Code"/>
      </w:pPr>
      <w:r w:rsidRPr="00EC76D5">
        <w:t xml:space="preserve">                                       replace("s", "").replace("l", "");</w:t>
      </w:r>
    </w:p>
    <w:p w14:paraId="362E4EEF" w14:textId="77777777" w:rsidR="00C51785" w:rsidRPr="00EC76D5" w:rsidRDefault="00C51785" w:rsidP="00C51785">
      <w:pPr>
        <w:pStyle w:val="Code"/>
      </w:pPr>
      <w:r w:rsidRPr="00EC76D5">
        <w:t xml:space="preserve">  int value = Integer.valueOf(text, 8);</w:t>
      </w:r>
    </w:p>
    <w:p w14:paraId="2996F8DF" w14:textId="77777777" w:rsidR="00C51785" w:rsidRPr="00EC76D5" w:rsidRDefault="00C51785" w:rsidP="00C51785">
      <w:pPr>
        <w:pStyle w:val="Code"/>
      </w:pPr>
      <w:r w:rsidRPr="00EC76D5">
        <w:t xml:space="preserve">  return (new Token(PreParser.VALUE, value));</w:t>
      </w:r>
    </w:p>
    <w:p w14:paraId="1FD658E2" w14:textId="77777777" w:rsidR="00C51785" w:rsidRPr="00EC76D5" w:rsidRDefault="00C51785" w:rsidP="00C51785">
      <w:pPr>
        <w:pStyle w:val="Code"/>
      </w:pPr>
      <w:r w:rsidRPr="00EC76D5">
        <w:t>}</w:t>
      </w:r>
    </w:p>
    <w:p w14:paraId="7D1C8FB8" w14:textId="77777777" w:rsidR="00C51785" w:rsidRPr="00EC76D5" w:rsidRDefault="00C51785" w:rsidP="00C51785">
      <w:pPr>
        <w:pStyle w:val="Code"/>
      </w:pPr>
    </w:p>
    <w:p w14:paraId="4BC279D5" w14:textId="77777777" w:rsidR="00C51785" w:rsidRPr="00EC76D5" w:rsidRDefault="00C51785" w:rsidP="00C51785">
      <w:pPr>
        <w:pStyle w:val="Code"/>
      </w:pPr>
      <w:r w:rsidRPr="00EC76D5">
        <w:t>{DECIMAL_VALUE} {</w:t>
      </w:r>
    </w:p>
    <w:p w14:paraId="7EC8C11C" w14:textId="77777777" w:rsidR="00C51785" w:rsidRPr="00EC76D5" w:rsidRDefault="00C51785" w:rsidP="00C51785">
      <w:pPr>
        <w:pStyle w:val="Code"/>
      </w:pPr>
      <w:r w:rsidRPr="00EC76D5">
        <w:t xml:space="preserve">  String text = yytext().toLowerCase().replace("x", "").replace("u", "").</w:t>
      </w:r>
    </w:p>
    <w:p w14:paraId="76A53C1D" w14:textId="77777777" w:rsidR="00C51785" w:rsidRPr="00EC76D5" w:rsidRDefault="00C51785" w:rsidP="00C51785">
      <w:pPr>
        <w:pStyle w:val="Code"/>
      </w:pPr>
      <w:r w:rsidRPr="00EC76D5">
        <w:t xml:space="preserve">                                       replace("s", "").replace("l", "");</w:t>
      </w:r>
    </w:p>
    <w:p w14:paraId="3C0028EF" w14:textId="77777777" w:rsidR="00C51785" w:rsidRPr="00EC76D5" w:rsidRDefault="00C51785" w:rsidP="00C51785">
      <w:pPr>
        <w:pStyle w:val="Code"/>
      </w:pPr>
      <w:r w:rsidRPr="00EC76D5">
        <w:t xml:space="preserve">  int value = Integer.valueOf(text, 10);</w:t>
      </w:r>
    </w:p>
    <w:p w14:paraId="6D2F312A" w14:textId="77777777" w:rsidR="00C51785" w:rsidRPr="00EC76D5" w:rsidRDefault="00C51785" w:rsidP="00C51785">
      <w:pPr>
        <w:pStyle w:val="Code"/>
      </w:pPr>
      <w:r w:rsidRPr="00EC76D5">
        <w:t xml:space="preserve">  return (new Token(PreParser.VALUE, value));</w:t>
      </w:r>
    </w:p>
    <w:p w14:paraId="467DF804" w14:textId="77777777" w:rsidR="00C51785" w:rsidRPr="00EC76D5" w:rsidRDefault="00C51785" w:rsidP="00C51785">
      <w:pPr>
        <w:pStyle w:val="Code"/>
      </w:pPr>
      <w:r w:rsidRPr="00EC76D5">
        <w:t>}</w:t>
      </w:r>
    </w:p>
    <w:p w14:paraId="69A090AF" w14:textId="77777777" w:rsidR="00C51785" w:rsidRPr="00EC76D5" w:rsidRDefault="00C51785" w:rsidP="00C51785">
      <w:pPr>
        <w:pStyle w:val="Code"/>
      </w:pPr>
    </w:p>
    <w:p w14:paraId="4FDB849B" w14:textId="77777777" w:rsidR="00C51785" w:rsidRPr="00EC76D5" w:rsidRDefault="00C51785" w:rsidP="00C51785">
      <w:pPr>
        <w:pStyle w:val="Code"/>
      </w:pPr>
      <w:r w:rsidRPr="00EC76D5">
        <w:t>{HEXADECIMAL_VALUE} {</w:t>
      </w:r>
    </w:p>
    <w:p w14:paraId="337B11E4" w14:textId="77777777" w:rsidR="00C51785" w:rsidRPr="00EC76D5" w:rsidRDefault="00C51785" w:rsidP="00C51785">
      <w:pPr>
        <w:pStyle w:val="Code"/>
      </w:pPr>
      <w:r w:rsidRPr="00EC76D5">
        <w:t xml:space="preserve">  String text = yytext().toLowerCase().replace("x", "").replace("u", "").</w:t>
      </w:r>
    </w:p>
    <w:p w14:paraId="136A1AAB" w14:textId="77777777" w:rsidR="00C51785" w:rsidRPr="00EC76D5" w:rsidRDefault="00C51785" w:rsidP="00C51785">
      <w:pPr>
        <w:pStyle w:val="Code"/>
      </w:pPr>
      <w:r w:rsidRPr="00EC76D5">
        <w:t xml:space="preserve">                                       replace("s", "").replace("l", "");</w:t>
      </w:r>
    </w:p>
    <w:p w14:paraId="688DC67E" w14:textId="77777777" w:rsidR="00C51785" w:rsidRPr="00EC76D5" w:rsidRDefault="00C51785" w:rsidP="00C51785">
      <w:pPr>
        <w:pStyle w:val="Code"/>
      </w:pPr>
      <w:r w:rsidRPr="00EC76D5">
        <w:t xml:space="preserve">  int value = Integer.valueOf(text, 16);</w:t>
      </w:r>
    </w:p>
    <w:p w14:paraId="2204CEB4" w14:textId="77777777" w:rsidR="00C51785" w:rsidRPr="00EC76D5" w:rsidRDefault="00C51785" w:rsidP="00C51785">
      <w:pPr>
        <w:pStyle w:val="Code"/>
      </w:pPr>
      <w:r w:rsidRPr="00EC76D5">
        <w:t xml:space="preserve">  return (new Token(PreParser.VALUE, value));</w:t>
      </w:r>
    </w:p>
    <w:p w14:paraId="51816287" w14:textId="77777777" w:rsidR="00C51785" w:rsidRPr="00EC76D5" w:rsidRDefault="00C51785" w:rsidP="00C51785">
      <w:pPr>
        <w:pStyle w:val="Code"/>
      </w:pPr>
      <w:r w:rsidRPr="00EC76D5">
        <w:t xml:space="preserve">} </w:t>
      </w:r>
    </w:p>
    <w:p w14:paraId="0B33E278" w14:textId="2DBD480A" w:rsidR="007D7D2D" w:rsidRPr="00EC76D5" w:rsidRDefault="007D7D2D" w:rsidP="00C51785">
      <w:r w:rsidRPr="00EC76D5">
        <w:t xml:space="preserve">It is important to </w:t>
      </w:r>
      <w:r w:rsidR="00D60DD9" w:rsidRPr="00EC76D5">
        <w:t>detect white spaces, otherwise the user would not be allowed to add any spaces to the code.</w:t>
      </w:r>
    </w:p>
    <w:p w14:paraId="68546729" w14:textId="77777777" w:rsidR="00C51785" w:rsidRPr="00EC76D5" w:rsidRDefault="00C51785" w:rsidP="00C51785">
      <w:pPr>
        <w:pStyle w:val="Code"/>
      </w:pPr>
      <w:r w:rsidRPr="00EC76D5">
        <w:t>{WHITE_SPACE} {</w:t>
      </w:r>
    </w:p>
    <w:p w14:paraId="09067A4C" w14:textId="77777777" w:rsidR="00C51785" w:rsidRPr="00EC76D5" w:rsidRDefault="00C51785" w:rsidP="00C51785">
      <w:pPr>
        <w:pStyle w:val="Code"/>
      </w:pPr>
      <w:r w:rsidRPr="00EC76D5">
        <w:t xml:space="preserve">  // Empty.</w:t>
      </w:r>
    </w:p>
    <w:p w14:paraId="017531BC" w14:textId="77777777" w:rsidR="00C51785" w:rsidRPr="00EC76D5" w:rsidRDefault="00C51785" w:rsidP="00C51785">
      <w:pPr>
        <w:pStyle w:val="Code"/>
      </w:pPr>
      <w:r w:rsidRPr="00EC76D5">
        <w:t xml:space="preserve">} </w:t>
      </w:r>
    </w:p>
    <w:p w14:paraId="33902F4B" w14:textId="54BD6915" w:rsidR="00BA6636" w:rsidRPr="00EC76D5" w:rsidRDefault="003F6F43" w:rsidP="00C51785">
      <w:r w:rsidRPr="00EC76D5">
        <w:t>If we detect a character we do not recognize, we just stop the execution with an error message.</w:t>
      </w:r>
    </w:p>
    <w:p w14:paraId="1A165FE3" w14:textId="77777777" w:rsidR="00C51785" w:rsidRPr="00EC76D5" w:rsidRDefault="00C51785" w:rsidP="00C51785">
      <w:pPr>
        <w:pStyle w:val="Code"/>
        <w:rPr>
          <w:rFonts w:ascii="Times New Roman" w:eastAsiaTheme="majorEastAsia" w:hAnsi="Times New Roman" w:cstheme="majorBidi"/>
          <w:b/>
          <w:noProof w:val="0"/>
          <w:sz w:val="40"/>
          <w:szCs w:val="26"/>
        </w:rPr>
      </w:pPr>
      <w:r w:rsidRPr="00EC76D5">
        <w:lastRenderedPageBreak/>
        <w:t xml:space="preserve">. { Assert.error(yytext(), "unknown character"); } </w:t>
      </w:r>
    </w:p>
    <w:p w14:paraId="06505D99" w14:textId="62BD7AA1" w:rsidR="00F17D99" w:rsidRPr="00EC76D5" w:rsidRDefault="00F17D99" w:rsidP="00C51785">
      <w:pPr>
        <w:pStyle w:val="Rubrik2"/>
      </w:pPr>
      <w:bookmarkStart w:id="32" w:name="_Toc481936132"/>
      <w:r w:rsidRPr="00EC76D5">
        <w:t>The Preprocessor</w:t>
      </w:r>
      <w:bookmarkEnd w:id="32"/>
    </w:p>
    <w:p w14:paraId="54237466" w14:textId="20833306" w:rsidR="003F7E27" w:rsidRPr="00EC76D5" w:rsidRDefault="003F7E27" w:rsidP="003F7E27">
      <w:r w:rsidRPr="00EC76D5">
        <w:t xml:space="preserve">The preprocessor has </w:t>
      </w:r>
      <w:r w:rsidR="00C64D4C" w:rsidRPr="00EC76D5">
        <w:t>several</w:t>
      </w:r>
      <w:r w:rsidRPr="00EC76D5">
        <w:t xml:space="preserve"> tasks:</w:t>
      </w:r>
    </w:p>
    <w:p w14:paraId="6915FA8F" w14:textId="4EA438CF" w:rsidR="00320B78" w:rsidRPr="00EC76D5" w:rsidRDefault="00320B78" w:rsidP="00320B78">
      <w:pPr>
        <w:pStyle w:val="Liststycke"/>
        <w:numPr>
          <w:ilvl w:val="0"/>
          <w:numId w:val="74"/>
        </w:numPr>
      </w:pPr>
      <w:r w:rsidRPr="00EC76D5">
        <w:rPr>
          <w:b/>
        </w:rPr>
        <w:t>Tri Graphs</w:t>
      </w:r>
      <w:r w:rsidR="00F346EC" w:rsidRPr="00EC76D5">
        <w:t xml:space="preserve">. When C was </w:t>
      </w:r>
      <w:r w:rsidR="00EA6266" w:rsidRPr="00EC76D5">
        <w:t>originally</w:t>
      </w:r>
      <w:r w:rsidR="00F346EC" w:rsidRPr="00EC76D5">
        <w:t xml:space="preserve"> introduced</w:t>
      </w:r>
      <w:r w:rsidR="00F444EC" w:rsidRPr="00EC76D5">
        <w:t>,</w:t>
      </w:r>
      <w:r w:rsidR="00F346EC" w:rsidRPr="00EC76D5">
        <w:t xml:space="preserve"> some </w:t>
      </w:r>
      <w:r w:rsidR="007C6BA4" w:rsidRPr="00EC76D5">
        <w:t xml:space="preserve">keyboards </w:t>
      </w:r>
      <w:r w:rsidR="00EA6266" w:rsidRPr="00EC76D5">
        <w:t xml:space="preserve">had </w:t>
      </w:r>
      <w:r w:rsidR="00093ECC" w:rsidRPr="00EC76D5">
        <w:t>a limited set of keys</w:t>
      </w:r>
      <w:r w:rsidR="00F346EC" w:rsidRPr="00EC76D5">
        <w:t xml:space="preserve">. </w:t>
      </w:r>
      <w:r w:rsidR="00D67638" w:rsidRPr="00EC76D5">
        <w:t>Ther</w:t>
      </w:r>
      <w:r w:rsidR="006A5695" w:rsidRPr="00EC76D5">
        <w:t>e</w:t>
      </w:r>
      <w:r w:rsidR="00D67638" w:rsidRPr="00EC76D5">
        <w:t xml:space="preserve">fore, </w:t>
      </w:r>
      <w:r w:rsidR="00904226" w:rsidRPr="00EC76D5">
        <w:t xml:space="preserve">a special set of </w:t>
      </w:r>
      <w:r w:rsidR="007C6BA4" w:rsidRPr="00EC76D5">
        <w:t xml:space="preserve">double question mark </w:t>
      </w:r>
      <w:r w:rsidR="00D67638" w:rsidRPr="00EC76D5">
        <w:t>character</w:t>
      </w:r>
      <w:r w:rsidR="007C6BA4" w:rsidRPr="00EC76D5">
        <w:t xml:space="preserve"> sequence</w:t>
      </w:r>
      <w:r w:rsidR="00D67638" w:rsidRPr="00EC76D5">
        <w:t xml:space="preserve"> </w:t>
      </w:r>
      <w:r w:rsidR="00886A82" w:rsidRPr="00EC76D5">
        <w:t>was introduced, which are replaced by their moder</w:t>
      </w:r>
      <w:r w:rsidR="00346CB9" w:rsidRPr="00EC76D5">
        <w:t>n</w:t>
      </w:r>
      <w:r w:rsidR="00886A82" w:rsidRPr="00EC76D5">
        <w:t xml:space="preserve"> equivalents.</w:t>
      </w:r>
    </w:p>
    <w:p w14:paraId="78223ECF" w14:textId="5ADDE4FE" w:rsidR="00EA6C78" w:rsidRPr="00EC76D5" w:rsidRDefault="00EA6C78" w:rsidP="00EA6C78">
      <w:pPr>
        <w:pStyle w:val="Liststycke"/>
        <w:numPr>
          <w:ilvl w:val="0"/>
          <w:numId w:val="74"/>
        </w:numPr>
      </w:pPr>
      <w:r w:rsidRPr="00EC76D5">
        <w:rPr>
          <w:b/>
        </w:rPr>
        <w:t>Comments</w:t>
      </w:r>
      <w:r w:rsidRPr="00EC76D5">
        <w:t>. Each block comment or line comment is replaced by blank character</w:t>
      </w:r>
      <w:r w:rsidR="00A91943" w:rsidRPr="00EC76D5">
        <w:t>s</w:t>
      </w:r>
      <w:r w:rsidRPr="00EC76D5">
        <w:t>.</w:t>
      </w:r>
    </w:p>
    <w:p w14:paraId="0B3A41F4" w14:textId="2CF6EAE5" w:rsidR="00320B78" w:rsidRPr="00EC76D5" w:rsidRDefault="00284767" w:rsidP="00320B78">
      <w:pPr>
        <w:pStyle w:val="Liststycke"/>
        <w:numPr>
          <w:ilvl w:val="0"/>
          <w:numId w:val="74"/>
        </w:numPr>
      </w:pPr>
      <w:r w:rsidRPr="00EC76D5">
        <w:rPr>
          <w:b/>
        </w:rPr>
        <w:t>Slashes in strings and characters</w:t>
      </w:r>
      <w:r w:rsidR="00D67638" w:rsidRPr="00EC76D5">
        <w:t>. Each backslash is processed</w:t>
      </w:r>
      <w:r w:rsidR="008B59A3" w:rsidRPr="00EC76D5">
        <w:t xml:space="preserve"> and transformed into a regular character</w:t>
      </w:r>
      <w:r w:rsidR="00D67638" w:rsidRPr="00EC76D5">
        <w:t>.</w:t>
      </w:r>
      <w:r w:rsidR="004563DE" w:rsidRPr="00EC76D5">
        <w:t xml:space="preserve"> Thereafter, </w:t>
      </w:r>
      <w:r w:rsidR="00241DF3" w:rsidRPr="00EC76D5">
        <w:t>to</w:t>
      </w:r>
      <w:r w:rsidR="004563DE" w:rsidRPr="00EC76D5">
        <w:t xml:space="preserve"> ease the macro expansion </w:t>
      </w:r>
      <w:r w:rsidR="00AF2842" w:rsidRPr="00EC76D5">
        <w:t>later</w:t>
      </w:r>
      <w:r w:rsidR="004563DE" w:rsidRPr="00EC76D5">
        <w:t xml:space="preserve"> we transform each character into the format of a backslash followed by three octal digits.</w:t>
      </w:r>
    </w:p>
    <w:p w14:paraId="5500E6BC" w14:textId="33F5C4DA" w:rsidR="004563DE" w:rsidRPr="00EC76D5" w:rsidRDefault="004563DE" w:rsidP="00320B78">
      <w:pPr>
        <w:pStyle w:val="Liststycke"/>
        <w:numPr>
          <w:ilvl w:val="0"/>
          <w:numId w:val="74"/>
        </w:numPr>
      </w:pPr>
      <w:r w:rsidRPr="00EC76D5">
        <w:rPr>
          <w:b/>
        </w:rPr>
        <w:t>Include files</w:t>
      </w:r>
      <w:r w:rsidRPr="00EC76D5">
        <w:t>.</w:t>
      </w:r>
      <w:r w:rsidR="005C59A3" w:rsidRPr="00EC76D5">
        <w:t xml:space="preserve"> The system </w:t>
      </w:r>
      <w:r w:rsidR="00FC004D" w:rsidRPr="00EC76D5">
        <w:t xml:space="preserve">include files </w:t>
      </w:r>
      <w:r w:rsidR="005C59A3" w:rsidRPr="00EC76D5">
        <w:t>(</w:t>
      </w:r>
      <w:r w:rsidR="00B27F87" w:rsidRPr="00EC76D5">
        <w:t xml:space="preserve">encapsulated </w:t>
      </w:r>
      <w:r w:rsidR="005C59A3" w:rsidRPr="00EC76D5">
        <w:t xml:space="preserve">by ‘&lt;’ and ‘&gt;’) and internal include files </w:t>
      </w:r>
      <w:r w:rsidR="0069555B" w:rsidRPr="00EC76D5">
        <w:t>(</w:t>
      </w:r>
      <w:r w:rsidR="00B27F87" w:rsidRPr="00EC76D5">
        <w:t xml:space="preserve">encapsulated </w:t>
      </w:r>
      <w:r w:rsidR="0069555B" w:rsidRPr="00EC76D5">
        <w:t xml:space="preserve">by quotes) </w:t>
      </w:r>
      <w:r w:rsidR="005C59A3" w:rsidRPr="00EC76D5">
        <w:t>are read and included</w:t>
      </w:r>
      <w:r w:rsidR="00367A12" w:rsidRPr="00EC76D5">
        <w:t xml:space="preserve"> in the </w:t>
      </w:r>
      <w:r w:rsidR="00756757" w:rsidRPr="00EC76D5">
        <w:t xml:space="preserve">final </w:t>
      </w:r>
      <w:r w:rsidR="00367A12" w:rsidRPr="00EC76D5">
        <w:t>code</w:t>
      </w:r>
      <w:r w:rsidR="005C59A3" w:rsidRPr="00EC76D5">
        <w:t>.</w:t>
      </w:r>
    </w:p>
    <w:p w14:paraId="743E8E38" w14:textId="77777777" w:rsidR="0088326B" w:rsidRPr="00EC76D5" w:rsidRDefault="0088326B" w:rsidP="0088326B">
      <w:pPr>
        <w:pStyle w:val="Liststycke"/>
        <w:numPr>
          <w:ilvl w:val="0"/>
          <w:numId w:val="74"/>
        </w:numPr>
      </w:pPr>
      <w:r w:rsidRPr="00EC76D5">
        <w:rPr>
          <w:b/>
        </w:rPr>
        <w:t>Conditional programming</w:t>
      </w:r>
      <w:r w:rsidRPr="00EC76D5">
        <w:t>. The #</w:t>
      </w:r>
      <w:r w:rsidRPr="00EC76D5">
        <w:rPr>
          <w:rStyle w:val="CodeInText"/>
        </w:rPr>
        <w:t>if</w:t>
      </w:r>
      <w:r w:rsidRPr="00EC76D5">
        <w:t>, #</w:t>
      </w:r>
      <w:r w:rsidRPr="00EC76D5">
        <w:rPr>
          <w:rStyle w:val="CodeInText"/>
        </w:rPr>
        <w:t>ifdef</w:t>
      </w:r>
      <w:r w:rsidRPr="00EC76D5">
        <w:t>, #</w:t>
      </w:r>
      <w:r w:rsidRPr="00EC76D5">
        <w:rPr>
          <w:rStyle w:val="CodeInText"/>
        </w:rPr>
        <w:t>ifndef</w:t>
      </w:r>
      <w:r w:rsidRPr="00EC76D5">
        <w:t>, #</w:t>
      </w:r>
      <w:r w:rsidRPr="00EC76D5">
        <w:rPr>
          <w:rStyle w:val="CodeInText"/>
        </w:rPr>
        <w:t>elif</w:t>
      </w:r>
      <w:r w:rsidRPr="00EC76D5">
        <w:t>, and #</w:t>
      </w:r>
      <w:r w:rsidRPr="00EC76D5">
        <w:rPr>
          <w:rStyle w:val="CodeInText"/>
        </w:rPr>
        <w:t>endif</w:t>
      </w:r>
      <w:r w:rsidRPr="00EC76D5">
        <w:t xml:space="preserve"> directives are processed.</w:t>
      </w:r>
    </w:p>
    <w:p w14:paraId="1EA0A3E0" w14:textId="2557AD39" w:rsidR="00F829F9" w:rsidRPr="00EC76D5" w:rsidRDefault="004563DE" w:rsidP="00320B78">
      <w:pPr>
        <w:pStyle w:val="Liststycke"/>
        <w:numPr>
          <w:ilvl w:val="0"/>
          <w:numId w:val="74"/>
        </w:numPr>
      </w:pPr>
      <w:r w:rsidRPr="00EC76D5">
        <w:rPr>
          <w:b/>
        </w:rPr>
        <w:t>Macro expansion</w:t>
      </w:r>
      <w:r w:rsidRPr="00EC76D5">
        <w:t>.</w:t>
      </w:r>
      <w:r w:rsidR="00F829F9" w:rsidRPr="00EC76D5">
        <w:t xml:space="preserve"> The source code is traversed and each macro is expanded.</w:t>
      </w:r>
      <w:r w:rsidR="00D90060" w:rsidRPr="00EC76D5">
        <w:t xml:space="preserve"> Since the contents of each character and string constant has been </w:t>
      </w:r>
      <w:r w:rsidR="00050290" w:rsidRPr="00EC76D5">
        <w:t>translated</w:t>
      </w:r>
      <w:r w:rsidR="00D90060" w:rsidRPr="00EC76D5">
        <w:t xml:space="preserve"> into slash codes we do not need to check whether the macro to be expanded is part of a character of string.</w:t>
      </w:r>
    </w:p>
    <w:p w14:paraId="338064FC" w14:textId="26D3718C" w:rsidR="00400083" w:rsidRPr="00EC76D5" w:rsidRDefault="00E86DDD" w:rsidP="006C10D0">
      <w:pPr>
        <w:pStyle w:val="Liststycke"/>
        <w:numPr>
          <w:ilvl w:val="0"/>
          <w:numId w:val="74"/>
        </w:numPr>
      </w:pPr>
      <w:r w:rsidRPr="00EC76D5">
        <w:rPr>
          <w:b/>
        </w:rPr>
        <w:t>String sequences</w:t>
      </w:r>
      <w:r w:rsidR="00400083" w:rsidRPr="00EC76D5">
        <w:t>.</w:t>
      </w:r>
      <w:r w:rsidR="00781C14" w:rsidRPr="00EC76D5">
        <w:t xml:space="preserve"> Finally, e</w:t>
      </w:r>
      <w:r w:rsidRPr="00EC76D5">
        <w:t xml:space="preserve">very sequence </w:t>
      </w:r>
      <w:r w:rsidR="006C10D0" w:rsidRPr="00EC76D5">
        <w:t>of string is co</w:t>
      </w:r>
      <w:r w:rsidRPr="00EC76D5">
        <w:t>ncatena</w:t>
      </w:r>
      <w:r w:rsidR="006C10D0" w:rsidRPr="00EC76D5">
        <w:t>t</w:t>
      </w:r>
      <w:r w:rsidRPr="00EC76D5">
        <w:t>ed</w:t>
      </w:r>
      <w:r w:rsidR="006C10D0" w:rsidRPr="00EC76D5">
        <w:t xml:space="preserve"> into one string. For instance, the sequence "ab" "cd" "ef" is concatenated into "abcded".</w:t>
      </w:r>
    </w:p>
    <w:p w14:paraId="1A269065" w14:textId="48911BE6" w:rsidR="00F32513" w:rsidRPr="00EC76D5" w:rsidRDefault="00F32513" w:rsidP="00F32513">
      <w:r w:rsidRPr="00EC76D5">
        <w:t xml:space="preserve">The first phase of the preprocessor is to read the </w:t>
      </w:r>
      <w:r w:rsidR="002F2E3A" w:rsidRPr="00EC76D5">
        <w:t>source file an</w:t>
      </w:r>
      <w:r w:rsidR="00945A59" w:rsidRPr="00EC76D5">
        <w:t>d</w:t>
      </w:r>
      <w:r w:rsidR="002F2E3A" w:rsidRPr="00EC76D5">
        <w:t xml:space="preserve"> place in a text buffer (a </w:t>
      </w:r>
      <w:r w:rsidR="002F2E3A" w:rsidRPr="00EC76D5">
        <w:rPr>
          <w:rStyle w:val="CodeInText"/>
        </w:rPr>
        <w:t>StringBuilder</w:t>
      </w:r>
      <w:r w:rsidR="002F2E3A" w:rsidRPr="00EC76D5">
        <w:t xml:space="preserve"> object), and then </w:t>
      </w:r>
      <w:r w:rsidR="003C1C4C" w:rsidRPr="00EC76D5">
        <w:t>replace the tri graph sequences, remove the comments and replace every character in string and characters with its equivalent backslash code. Then the buffer is divided into line</w:t>
      </w:r>
      <w:r w:rsidR="00CE4EBF" w:rsidRPr="00EC76D5">
        <w:t>s</w:t>
      </w:r>
      <w:r w:rsidR="003C1C4C" w:rsidRPr="00EC76D5">
        <w:t xml:space="preserve"> and each line starting with a preprocessor directive is evaluated and every line is search for macros to expand.</w:t>
      </w:r>
    </w:p>
    <w:p w14:paraId="547E42DD" w14:textId="77777777" w:rsidR="00F42F05" w:rsidRPr="00EC76D5" w:rsidRDefault="00F42F05" w:rsidP="00F42F05">
      <w:pPr>
        <w:pStyle w:val="CodeHeader"/>
      </w:pPr>
      <w:r w:rsidRPr="00EC76D5">
        <w:t>Preprocessor.java</w:t>
      </w:r>
    </w:p>
    <w:p w14:paraId="6C6BF464" w14:textId="77777777" w:rsidR="00D948EC" w:rsidRPr="00EC76D5" w:rsidRDefault="00D948EC" w:rsidP="00D948EC">
      <w:pPr>
        <w:pStyle w:val="Code"/>
      </w:pPr>
      <w:r w:rsidRPr="00EC76D5">
        <w:t>package c_compiler;</w:t>
      </w:r>
    </w:p>
    <w:p w14:paraId="048B90A6" w14:textId="77777777" w:rsidR="00D948EC" w:rsidRPr="00EC76D5" w:rsidRDefault="00D948EC" w:rsidP="00D948EC">
      <w:pPr>
        <w:pStyle w:val="Code"/>
      </w:pPr>
    </w:p>
    <w:p w14:paraId="7938EE91" w14:textId="77777777" w:rsidR="00D948EC" w:rsidRPr="00EC76D5" w:rsidRDefault="00D948EC" w:rsidP="00D948EC">
      <w:pPr>
        <w:pStyle w:val="Code"/>
      </w:pPr>
      <w:r w:rsidRPr="00EC76D5">
        <w:t>import java.io.*;</w:t>
      </w:r>
    </w:p>
    <w:p w14:paraId="18252EB5" w14:textId="77777777" w:rsidR="00D948EC" w:rsidRPr="00EC76D5" w:rsidRDefault="00D948EC" w:rsidP="00D948EC">
      <w:pPr>
        <w:pStyle w:val="Code"/>
      </w:pPr>
      <w:r w:rsidRPr="00EC76D5">
        <w:t>import java.util.*;</w:t>
      </w:r>
    </w:p>
    <w:p w14:paraId="657D9D4F" w14:textId="77777777" w:rsidR="00D948EC" w:rsidRPr="00EC76D5" w:rsidRDefault="00D948EC" w:rsidP="00D948EC">
      <w:pPr>
        <w:pStyle w:val="Code"/>
      </w:pPr>
    </w:p>
    <w:p w14:paraId="1F08CB73" w14:textId="77777777" w:rsidR="00D948EC" w:rsidRPr="00EC76D5" w:rsidRDefault="00D948EC" w:rsidP="00D948EC">
      <w:pPr>
        <w:pStyle w:val="Code"/>
      </w:pPr>
      <w:r w:rsidRPr="00EC76D5">
        <w:t>public class PreProcessor {</w:t>
      </w:r>
    </w:p>
    <w:p w14:paraId="2F71B5E6" w14:textId="77777777" w:rsidR="00D948EC" w:rsidRPr="00EC76D5" w:rsidRDefault="00D948EC" w:rsidP="00D948EC">
      <w:pPr>
        <w:pStyle w:val="Code"/>
      </w:pPr>
      <w:r w:rsidRPr="00EC76D5">
        <w:t xml:space="preserve">  public static enum IfStatus {If, Else};</w:t>
      </w:r>
    </w:p>
    <w:p w14:paraId="385BF818" w14:textId="77777777" w:rsidR="00D948EC" w:rsidRPr="00EC76D5" w:rsidRDefault="00D948EC" w:rsidP="00D948EC">
      <w:pPr>
        <w:pStyle w:val="Code"/>
      </w:pPr>
      <w:r w:rsidRPr="00EC76D5">
        <w:t xml:space="preserve">  </w:t>
      </w:r>
    </w:p>
    <w:p w14:paraId="3B498BC2" w14:textId="77777777" w:rsidR="00D948EC" w:rsidRPr="00EC76D5" w:rsidRDefault="00D948EC" w:rsidP="00D948EC">
      <w:pPr>
        <w:pStyle w:val="Code"/>
      </w:pPr>
      <w:r w:rsidRPr="00EC76D5">
        <w:t xml:space="preserve">  public static void doProcess(File file, StringBuilder buffer)</w:t>
      </w:r>
    </w:p>
    <w:p w14:paraId="0F835F8E" w14:textId="77777777" w:rsidR="00D948EC" w:rsidRPr="00EC76D5" w:rsidRDefault="00D948EC" w:rsidP="00D948EC">
      <w:pPr>
        <w:pStyle w:val="Code"/>
      </w:pPr>
      <w:r w:rsidRPr="00EC76D5">
        <w:t xml:space="preserve">         throws Exception {</w:t>
      </w:r>
    </w:p>
    <w:p w14:paraId="3DF58867" w14:textId="77777777" w:rsidR="00D948EC" w:rsidRPr="00EC76D5" w:rsidRDefault="00D948EC" w:rsidP="00D948EC">
      <w:pPr>
        <w:pStyle w:val="Code"/>
      </w:pPr>
      <w:r w:rsidRPr="00EC76D5">
        <w:t xml:space="preserve">    readFile(file, buffer);</w:t>
      </w:r>
    </w:p>
    <w:p w14:paraId="0F7EABA4" w14:textId="77777777" w:rsidR="00D948EC" w:rsidRPr="00EC76D5" w:rsidRDefault="00D948EC" w:rsidP="00D948EC">
      <w:pPr>
        <w:pStyle w:val="Code"/>
      </w:pPr>
      <w:r w:rsidRPr="00EC76D5">
        <w:t xml:space="preserve">    triGraphs(buffer);</w:t>
      </w:r>
    </w:p>
    <w:p w14:paraId="098B6C5A" w14:textId="77777777" w:rsidR="00D948EC" w:rsidRPr="00EC76D5" w:rsidRDefault="00D948EC" w:rsidP="00D948EC">
      <w:pPr>
        <w:pStyle w:val="Code"/>
      </w:pPr>
      <w:r w:rsidRPr="00EC76D5">
        <w:t xml:space="preserve">    traverse(buffer);</w:t>
      </w:r>
    </w:p>
    <w:p w14:paraId="44C86DE5" w14:textId="77777777" w:rsidR="00D948EC" w:rsidRPr="00EC76D5" w:rsidRDefault="00D948EC" w:rsidP="00D948EC">
      <w:pPr>
        <w:pStyle w:val="Code"/>
      </w:pPr>
    </w:p>
    <w:p w14:paraId="582CC2AE" w14:textId="77777777" w:rsidR="00D948EC" w:rsidRPr="00EC76D5" w:rsidRDefault="00D948EC" w:rsidP="00D948EC">
      <w:pPr>
        <w:pStyle w:val="Code"/>
      </w:pPr>
      <w:r w:rsidRPr="00EC76D5">
        <w:t xml:space="preserve">    Main.Path = file.getPath();</w:t>
      </w:r>
    </w:p>
    <w:p w14:paraId="48357AE8" w14:textId="77777777" w:rsidR="00D948EC" w:rsidRPr="00EC76D5" w:rsidRDefault="00D948EC" w:rsidP="00D948EC">
      <w:pPr>
        <w:pStyle w:val="Code"/>
      </w:pPr>
      <w:r w:rsidRPr="00EC76D5">
        <w:t xml:space="preserve">    Main.Line = 0;</w:t>
      </w:r>
    </w:p>
    <w:p w14:paraId="46B8ED20" w14:textId="77777777" w:rsidR="00D948EC" w:rsidRPr="00EC76D5" w:rsidRDefault="00D948EC" w:rsidP="00D948EC">
      <w:pPr>
        <w:pStyle w:val="Code"/>
      </w:pPr>
      <w:r w:rsidRPr="00EC76D5">
        <w:t xml:space="preserve">    buffer.insert(0, Main.SeparatorId + Main.Path + ",0$\n");</w:t>
      </w:r>
    </w:p>
    <w:p w14:paraId="3F6DAC1B" w14:textId="77777777" w:rsidR="00D948EC" w:rsidRPr="00EC76D5" w:rsidRDefault="00D948EC" w:rsidP="00D948EC">
      <w:pPr>
        <w:pStyle w:val="Code"/>
      </w:pPr>
    </w:p>
    <w:p w14:paraId="6D706C96" w14:textId="77777777" w:rsidR="00D948EC" w:rsidRPr="00EC76D5" w:rsidRDefault="00D948EC" w:rsidP="00D948EC">
      <w:pPr>
        <w:pStyle w:val="Code"/>
      </w:pPr>
      <w:r w:rsidRPr="00EC76D5">
        <w:t xml:space="preserve">    int stackSize = Main.IfStack.size();</w:t>
      </w:r>
    </w:p>
    <w:p w14:paraId="0D029C19" w14:textId="77777777" w:rsidR="00D948EC" w:rsidRPr="00EC76D5" w:rsidRDefault="00D948EC" w:rsidP="00D948EC">
      <w:pPr>
        <w:pStyle w:val="Code"/>
      </w:pPr>
      <w:r w:rsidRPr="00EC76D5">
        <w:t xml:space="preserve">    List&lt;String&gt; lineList = generateLineList(buffer);</w:t>
      </w:r>
    </w:p>
    <w:p w14:paraId="382B2A3F" w14:textId="77777777" w:rsidR="00D948EC" w:rsidRPr="00EC76D5" w:rsidRDefault="00D948EC" w:rsidP="00D948EC">
      <w:pPr>
        <w:pStyle w:val="Code"/>
      </w:pPr>
      <w:r w:rsidRPr="00EC76D5">
        <w:t xml:space="preserve">    lineList = modifyLineList(lineList);    </w:t>
      </w:r>
    </w:p>
    <w:p w14:paraId="6B009172" w14:textId="77777777" w:rsidR="00D948EC" w:rsidRPr="00EC76D5" w:rsidRDefault="00D948EC" w:rsidP="00D948EC">
      <w:pPr>
        <w:pStyle w:val="Code"/>
      </w:pPr>
      <w:r w:rsidRPr="00EC76D5">
        <w:t xml:space="preserve">    traverseLineList(lineList);</w:t>
      </w:r>
    </w:p>
    <w:p w14:paraId="0FD8A519" w14:textId="77777777" w:rsidR="00D948EC" w:rsidRPr="00EC76D5" w:rsidRDefault="00D948EC" w:rsidP="00D948EC">
      <w:pPr>
        <w:pStyle w:val="Code"/>
      </w:pPr>
      <w:r w:rsidRPr="00EC76D5">
        <w:t xml:space="preserve">    Assert.error(Main.IfStack.size() == stackSize,</w:t>
      </w:r>
    </w:p>
    <w:p w14:paraId="05426C1A" w14:textId="77777777" w:rsidR="00D948EC" w:rsidRPr="00EC76D5" w:rsidRDefault="00D948EC" w:rsidP="00D948EC">
      <w:pPr>
        <w:pStyle w:val="Code"/>
      </w:pPr>
      <w:r w:rsidRPr="00EC76D5">
        <w:t xml:space="preserve">                 "unbalanced #if and #endif strucure");</w:t>
      </w:r>
    </w:p>
    <w:p w14:paraId="6039E7E0" w14:textId="77777777" w:rsidR="00D948EC" w:rsidRPr="00EC76D5" w:rsidRDefault="00D948EC" w:rsidP="00D948EC">
      <w:pPr>
        <w:pStyle w:val="Code"/>
      </w:pPr>
      <w:r w:rsidRPr="00EC76D5">
        <w:t xml:space="preserve">    </w:t>
      </w:r>
    </w:p>
    <w:p w14:paraId="288172B0" w14:textId="77777777" w:rsidR="00D948EC" w:rsidRPr="00EC76D5" w:rsidRDefault="00D948EC" w:rsidP="00D948EC">
      <w:pPr>
        <w:pStyle w:val="Code"/>
      </w:pPr>
      <w:r w:rsidRPr="00EC76D5">
        <w:lastRenderedPageBreak/>
        <w:t xml:space="preserve">    buffer.replace(0, buffer.length(), "");</w:t>
      </w:r>
    </w:p>
    <w:p w14:paraId="09199C83" w14:textId="77777777" w:rsidR="00D948EC" w:rsidRPr="00EC76D5" w:rsidRDefault="00D948EC" w:rsidP="00D948EC">
      <w:pPr>
        <w:pStyle w:val="Code"/>
      </w:pPr>
      <w:r w:rsidRPr="00EC76D5">
        <w:t xml:space="preserve">    for (String line : lineList) {</w:t>
      </w:r>
    </w:p>
    <w:p w14:paraId="36960783" w14:textId="77777777" w:rsidR="00D948EC" w:rsidRPr="00EC76D5" w:rsidRDefault="00D948EC" w:rsidP="00D948EC">
      <w:pPr>
        <w:pStyle w:val="Code"/>
      </w:pPr>
      <w:r w:rsidRPr="00EC76D5">
        <w:t xml:space="preserve">      buffer.append(line + "\n");</w:t>
      </w:r>
    </w:p>
    <w:p w14:paraId="34AAEFBA" w14:textId="77777777" w:rsidR="00D948EC" w:rsidRPr="00EC76D5" w:rsidRDefault="00D948EC" w:rsidP="00D948EC">
      <w:pPr>
        <w:pStyle w:val="Code"/>
      </w:pPr>
      <w:r w:rsidRPr="00EC76D5">
        <w:t xml:space="preserve">    }</w:t>
      </w:r>
    </w:p>
    <w:p w14:paraId="1CBB82D2" w14:textId="77777777" w:rsidR="00D948EC" w:rsidRPr="00EC76D5" w:rsidRDefault="00D948EC" w:rsidP="00D948EC">
      <w:pPr>
        <w:pStyle w:val="Code"/>
      </w:pPr>
    </w:p>
    <w:p w14:paraId="60967A5E" w14:textId="77777777" w:rsidR="00D948EC" w:rsidRPr="00EC76D5" w:rsidRDefault="00D948EC" w:rsidP="00D948EC">
      <w:pPr>
        <w:pStyle w:val="Code"/>
      </w:pPr>
      <w:r w:rsidRPr="00EC76D5">
        <w:t xml:space="preserve">    mergeStrings(buffer);</w:t>
      </w:r>
    </w:p>
    <w:p w14:paraId="07E15E50" w14:textId="77777777" w:rsidR="00D948EC" w:rsidRPr="00EC76D5" w:rsidRDefault="00D948EC" w:rsidP="00D948EC">
      <w:pPr>
        <w:pStyle w:val="Code"/>
      </w:pPr>
      <w:r w:rsidRPr="00EC76D5">
        <w:t xml:space="preserve">    replaceAll(buffer, "\0", "");</w:t>
      </w:r>
    </w:p>
    <w:p w14:paraId="2485179F" w14:textId="54248030" w:rsidR="00134698" w:rsidRPr="00EC76D5" w:rsidRDefault="00D948EC" w:rsidP="00D948EC">
      <w:pPr>
        <w:pStyle w:val="Code"/>
      </w:pPr>
      <w:r w:rsidRPr="00EC76D5">
        <w:t xml:space="preserve">  }</w:t>
      </w:r>
    </w:p>
    <w:p w14:paraId="17569A44" w14:textId="77777777" w:rsidR="00D948EC" w:rsidRPr="00EC76D5" w:rsidRDefault="00D948EC" w:rsidP="00D948EC">
      <w:pPr>
        <w:pStyle w:val="Code"/>
      </w:pPr>
    </w:p>
    <w:p w14:paraId="20E7E47D" w14:textId="77777777" w:rsidR="00134698" w:rsidRPr="00EC76D5" w:rsidRDefault="00134698" w:rsidP="00134698">
      <w:pPr>
        <w:pStyle w:val="Code"/>
      </w:pPr>
      <w:r w:rsidRPr="00EC76D5">
        <w:t xml:space="preserve">  private static void readFile(File file, StringBuilder buffer)</w:t>
      </w:r>
    </w:p>
    <w:p w14:paraId="7B354BF3" w14:textId="77777777" w:rsidR="00134698" w:rsidRPr="00EC76D5" w:rsidRDefault="00134698" w:rsidP="00134698">
      <w:pPr>
        <w:pStyle w:val="Code"/>
      </w:pPr>
      <w:r w:rsidRPr="00EC76D5">
        <w:t xml:space="preserve">          throws IOException {</w:t>
      </w:r>
    </w:p>
    <w:p w14:paraId="46AFA07D" w14:textId="77777777" w:rsidR="00134698" w:rsidRPr="00EC76D5" w:rsidRDefault="00134698" w:rsidP="00134698">
      <w:pPr>
        <w:pStyle w:val="Code"/>
      </w:pPr>
      <w:r w:rsidRPr="00EC76D5">
        <w:t xml:space="preserve">    FileInputStream fileStream = new FileInputStream(file);</w:t>
      </w:r>
    </w:p>
    <w:p w14:paraId="5AACB4F3" w14:textId="77777777" w:rsidR="00134698" w:rsidRPr="00EC76D5" w:rsidRDefault="00134698" w:rsidP="00134698">
      <w:pPr>
        <w:pStyle w:val="Code"/>
      </w:pPr>
      <w:r w:rsidRPr="00EC76D5">
        <w:t xml:space="preserve">    InputStreamReader streamReader = new InputStreamReader(fileStream);</w:t>
      </w:r>
    </w:p>
    <w:p w14:paraId="2EA6AA71" w14:textId="77777777" w:rsidR="00134698" w:rsidRPr="00EC76D5" w:rsidRDefault="00134698" w:rsidP="00134698">
      <w:pPr>
        <w:pStyle w:val="Code"/>
      </w:pPr>
      <w:r w:rsidRPr="00EC76D5">
        <w:t xml:space="preserve">    BufferedReader reader = new BufferedReader(streamReader);</w:t>
      </w:r>
    </w:p>
    <w:p w14:paraId="4AE57490" w14:textId="77777777" w:rsidR="00134698" w:rsidRPr="00EC76D5" w:rsidRDefault="00134698" w:rsidP="00134698">
      <w:pPr>
        <w:pStyle w:val="Code"/>
      </w:pPr>
    </w:p>
    <w:p w14:paraId="5FB5850A" w14:textId="77777777" w:rsidR="00134698" w:rsidRPr="00EC76D5" w:rsidRDefault="00134698" w:rsidP="00134698">
      <w:pPr>
        <w:pStyle w:val="Code"/>
      </w:pPr>
      <w:r w:rsidRPr="00EC76D5">
        <w:t xml:space="preserve">    String line;</w:t>
      </w:r>
    </w:p>
    <w:p w14:paraId="51BDAA79" w14:textId="77777777" w:rsidR="00134698" w:rsidRPr="00EC76D5" w:rsidRDefault="00134698" w:rsidP="00134698">
      <w:pPr>
        <w:pStyle w:val="Code"/>
      </w:pPr>
      <w:r w:rsidRPr="00EC76D5">
        <w:t xml:space="preserve">    while ((line = reader.readLine()) != null) {</w:t>
      </w:r>
    </w:p>
    <w:p w14:paraId="7441B5A0" w14:textId="77777777" w:rsidR="00134698" w:rsidRPr="00EC76D5" w:rsidRDefault="00134698" w:rsidP="00134698">
      <w:pPr>
        <w:pStyle w:val="Code"/>
      </w:pPr>
      <w:r w:rsidRPr="00EC76D5">
        <w:t xml:space="preserve">      buffer.append(line.trim() + "\n");</w:t>
      </w:r>
    </w:p>
    <w:p w14:paraId="17E1BAE1" w14:textId="77777777" w:rsidR="00134698" w:rsidRPr="00EC76D5" w:rsidRDefault="00134698" w:rsidP="00134698">
      <w:pPr>
        <w:pStyle w:val="Code"/>
      </w:pPr>
      <w:r w:rsidRPr="00EC76D5">
        <w:t xml:space="preserve">    }</w:t>
      </w:r>
    </w:p>
    <w:p w14:paraId="49CB180A" w14:textId="77777777" w:rsidR="00134698" w:rsidRPr="00EC76D5" w:rsidRDefault="00134698" w:rsidP="00134698">
      <w:pPr>
        <w:pStyle w:val="Code"/>
      </w:pPr>
      <w:r w:rsidRPr="00EC76D5">
        <w:t xml:space="preserve">    </w:t>
      </w:r>
    </w:p>
    <w:p w14:paraId="0F660A5B" w14:textId="77777777" w:rsidR="00134698" w:rsidRPr="00EC76D5" w:rsidRDefault="00134698" w:rsidP="00134698">
      <w:pPr>
        <w:pStyle w:val="Code"/>
      </w:pPr>
      <w:r w:rsidRPr="00EC76D5">
        <w:t xml:space="preserve">    reader.close();</w:t>
      </w:r>
    </w:p>
    <w:p w14:paraId="632E345A" w14:textId="58A80CEA" w:rsidR="00791B48" w:rsidRPr="00EC76D5" w:rsidRDefault="00134698" w:rsidP="00134698">
      <w:pPr>
        <w:pStyle w:val="Code"/>
      </w:pPr>
      <w:r w:rsidRPr="00EC76D5">
        <w:t xml:space="preserve">  }</w:t>
      </w:r>
    </w:p>
    <w:p w14:paraId="7E9B4DA3" w14:textId="77777777" w:rsidR="00BB3B9D" w:rsidRPr="00EC76D5" w:rsidRDefault="00791B48" w:rsidP="00BB3B9D">
      <w:pPr>
        <w:pStyle w:val="Rubrik3"/>
      </w:pPr>
      <w:bookmarkStart w:id="33" w:name="_Toc481936133"/>
      <w:r w:rsidRPr="00EC76D5">
        <w:t>Tri Graphs</w:t>
      </w:r>
      <w:bookmarkEnd w:id="33"/>
    </w:p>
    <w:p w14:paraId="26FE6A77" w14:textId="77777777" w:rsidR="00BB3B9D" w:rsidRPr="00EC76D5" w:rsidRDefault="00EC4F81" w:rsidP="00613101">
      <w:r w:rsidRPr="00EC76D5">
        <w:t>The following table shows t</w:t>
      </w:r>
      <w:r w:rsidR="00BB3B9D" w:rsidRPr="00EC76D5">
        <w:t xml:space="preserve">he </w:t>
      </w:r>
      <w:r w:rsidR="00613101" w:rsidRPr="00EC76D5">
        <w:t xml:space="preserve">tri graphs </w:t>
      </w:r>
      <w:r w:rsidR="00BB3B9D" w:rsidRPr="00EC76D5">
        <w:t>character sequence</w:t>
      </w:r>
      <w:r w:rsidR="00613101" w:rsidRPr="00EC76D5">
        <w:t>s and their moder</w:t>
      </w:r>
      <w:r w:rsidRPr="00EC76D5">
        <w:t>n</w:t>
      </w:r>
      <w:r w:rsidR="00613101" w:rsidRPr="00EC76D5">
        <w:t xml:space="preserve"> eq</w:t>
      </w:r>
      <w:r w:rsidRPr="00EC76D5">
        <w:t>uivalences:</w:t>
      </w:r>
    </w:p>
    <w:tbl>
      <w:tblPr>
        <w:tblStyle w:val="Tabellrutnt"/>
        <w:tblW w:w="3563" w:type="pct"/>
        <w:tblInd w:w="704" w:type="dxa"/>
        <w:tblLook w:val="04A0" w:firstRow="1" w:lastRow="0" w:firstColumn="1" w:lastColumn="0" w:noHBand="0" w:noVBand="1"/>
      </w:tblPr>
      <w:tblGrid>
        <w:gridCol w:w="3398"/>
        <w:gridCol w:w="3265"/>
      </w:tblGrid>
      <w:tr w:rsidR="00904226" w:rsidRPr="00EC76D5" w14:paraId="67B92887" w14:textId="77777777" w:rsidTr="006031A5">
        <w:tc>
          <w:tcPr>
            <w:tcW w:w="3397" w:type="dxa"/>
          </w:tcPr>
          <w:p w14:paraId="094721A3" w14:textId="77777777" w:rsidR="00904226" w:rsidRPr="00EC76D5" w:rsidRDefault="00613101" w:rsidP="006031A5">
            <w:pPr>
              <w:rPr>
                <w:b/>
              </w:rPr>
            </w:pPr>
            <w:r w:rsidRPr="00EC76D5">
              <w:rPr>
                <w:b/>
              </w:rPr>
              <w:t>Tri-Graph</w:t>
            </w:r>
            <w:r w:rsidR="00904226" w:rsidRPr="00EC76D5">
              <w:rPr>
                <w:b/>
              </w:rPr>
              <w:t xml:space="preserve"> Character Sequence</w:t>
            </w:r>
          </w:p>
        </w:tc>
        <w:tc>
          <w:tcPr>
            <w:tcW w:w="3265" w:type="dxa"/>
          </w:tcPr>
          <w:p w14:paraId="08E22BDB" w14:textId="77777777" w:rsidR="00904226" w:rsidRPr="00EC76D5" w:rsidRDefault="00904226" w:rsidP="006031A5">
            <w:pPr>
              <w:rPr>
                <w:b/>
              </w:rPr>
            </w:pPr>
            <w:r w:rsidRPr="00EC76D5">
              <w:rPr>
                <w:b/>
              </w:rPr>
              <w:t>Modern Equivalence</w:t>
            </w:r>
          </w:p>
        </w:tc>
      </w:tr>
      <w:tr w:rsidR="00904226" w:rsidRPr="00EC76D5" w14:paraId="663FC3F1" w14:textId="77777777" w:rsidTr="006031A5">
        <w:tc>
          <w:tcPr>
            <w:tcW w:w="3397" w:type="dxa"/>
          </w:tcPr>
          <w:p w14:paraId="4554B72F" w14:textId="77777777" w:rsidR="00904226" w:rsidRPr="00EC76D5" w:rsidRDefault="00904226" w:rsidP="006031A5">
            <w:r w:rsidRPr="00EC76D5">
              <w:t>??=</w:t>
            </w:r>
          </w:p>
        </w:tc>
        <w:tc>
          <w:tcPr>
            <w:tcW w:w="3265" w:type="dxa"/>
          </w:tcPr>
          <w:p w14:paraId="5E044E61" w14:textId="77777777" w:rsidR="00904226" w:rsidRPr="00EC76D5" w:rsidRDefault="00904226" w:rsidP="006031A5">
            <w:r w:rsidRPr="00EC76D5">
              <w:t>#</w:t>
            </w:r>
          </w:p>
        </w:tc>
      </w:tr>
      <w:tr w:rsidR="00904226" w:rsidRPr="00EC76D5" w14:paraId="77B8E664" w14:textId="77777777" w:rsidTr="006031A5">
        <w:tc>
          <w:tcPr>
            <w:tcW w:w="3397" w:type="dxa"/>
          </w:tcPr>
          <w:p w14:paraId="374CD330" w14:textId="77777777" w:rsidR="00904226" w:rsidRPr="00EC76D5" w:rsidRDefault="00904226" w:rsidP="006031A5">
            <w:r w:rsidRPr="00EC76D5">
              <w:t>??/</w:t>
            </w:r>
          </w:p>
        </w:tc>
        <w:tc>
          <w:tcPr>
            <w:tcW w:w="3265" w:type="dxa"/>
          </w:tcPr>
          <w:p w14:paraId="194E9BBA" w14:textId="77777777" w:rsidR="00904226" w:rsidRPr="00EC76D5" w:rsidRDefault="00904226" w:rsidP="006031A5">
            <w:r w:rsidRPr="00EC76D5">
              <w:t>\</w:t>
            </w:r>
          </w:p>
        </w:tc>
      </w:tr>
      <w:tr w:rsidR="00904226" w:rsidRPr="00EC76D5" w14:paraId="3C913198" w14:textId="77777777" w:rsidTr="006031A5">
        <w:tc>
          <w:tcPr>
            <w:tcW w:w="3397" w:type="dxa"/>
          </w:tcPr>
          <w:p w14:paraId="0B6B7089" w14:textId="77777777" w:rsidR="00904226" w:rsidRPr="00EC76D5" w:rsidRDefault="00904226" w:rsidP="006031A5">
            <w:r w:rsidRPr="00EC76D5">
              <w:t>??´</w:t>
            </w:r>
          </w:p>
        </w:tc>
        <w:tc>
          <w:tcPr>
            <w:tcW w:w="3265" w:type="dxa"/>
          </w:tcPr>
          <w:p w14:paraId="33C8E1F5" w14:textId="77777777" w:rsidR="00904226" w:rsidRPr="00EC76D5" w:rsidRDefault="00904226" w:rsidP="006031A5">
            <w:r w:rsidRPr="00EC76D5">
              <w:t>^</w:t>
            </w:r>
          </w:p>
        </w:tc>
      </w:tr>
      <w:tr w:rsidR="00904226" w:rsidRPr="00EC76D5" w14:paraId="777A645F" w14:textId="77777777" w:rsidTr="006031A5">
        <w:tc>
          <w:tcPr>
            <w:tcW w:w="3397" w:type="dxa"/>
          </w:tcPr>
          <w:p w14:paraId="292879E6" w14:textId="77777777" w:rsidR="00904226" w:rsidRPr="00EC76D5" w:rsidRDefault="00904226" w:rsidP="006031A5">
            <w:r w:rsidRPr="00EC76D5">
              <w:t>??(</w:t>
            </w:r>
          </w:p>
        </w:tc>
        <w:tc>
          <w:tcPr>
            <w:tcW w:w="3265" w:type="dxa"/>
          </w:tcPr>
          <w:p w14:paraId="10D932B1" w14:textId="77777777" w:rsidR="00904226" w:rsidRPr="00EC76D5" w:rsidRDefault="00904226" w:rsidP="006031A5">
            <w:r w:rsidRPr="00EC76D5">
              <w:t>[</w:t>
            </w:r>
          </w:p>
        </w:tc>
      </w:tr>
      <w:tr w:rsidR="00904226" w:rsidRPr="00EC76D5" w14:paraId="74F1E7D9" w14:textId="77777777" w:rsidTr="006031A5">
        <w:tc>
          <w:tcPr>
            <w:tcW w:w="3397" w:type="dxa"/>
          </w:tcPr>
          <w:p w14:paraId="2D6999EF" w14:textId="77777777" w:rsidR="00904226" w:rsidRPr="00EC76D5" w:rsidRDefault="00904226" w:rsidP="006031A5">
            <w:r w:rsidRPr="00EC76D5">
              <w:t>??)</w:t>
            </w:r>
          </w:p>
        </w:tc>
        <w:tc>
          <w:tcPr>
            <w:tcW w:w="3265" w:type="dxa"/>
          </w:tcPr>
          <w:p w14:paraId="47431E65" w14:textId="77777777" w:rsidR="00904226" w:rsidRPr="00EC76D5" w:rsidRDefault="00904226" w:rsidP="006031A5">
            <w:r w:rsidRPr="00EC76D5">
              <w:t>]</w:t>
            </w:r>
          </w:p>
        </w:tc>
      </w:tr>
      <w:tr w:rsidR="00904226" w:rsidRPr="00EC76D5" w14:paraId="1826069A" w14:textId="77777777" w:rsidTr="006031A5">
        <w:tc>
          <w:tcPr>
            <w:tcW w:w="3397" w:type="dxa"/>
          </w:tcPr>
          <w:p w14:paraId="7F5863E4" w14:textId="77777777" w:rsidR="00904226" w:rsidRPr="00EC76D5" w:rsidRDefault="00904226" w:rsidP="006031A5">
            <w:r w:rsidRPr="00EC76D5">
              <w:t>??!</w:t>
            </w:r>
          </w:p>
        </w:tc>
        <w:tc>
          <w:tcPr>
            <w:tcW w:w="3265" w:type="dxa"/>
          </w:tcPr>
          <w:p w14:paraId="7CFD2FF7" w14:textId="77777777" w:rsidR="00904226" w:rsidRPr="00EC76D5" w:rsidRDefault="00904226" w:rsidP="006031A5">
            <w:r w:rsidRPr="00EC76D5">
              <w:t>|</w:t>
            </w:r>
          </w:p>
        </w:tc>
      </w:tr>
      <w:tr w:rsidR="00904226" w:rsidRPr="00EC76D5" w14:paraId="4B1D83F5" w14:textId="77777777" w:rsidTr="006031A5">
        <w:tc>
          <w:tcPr>
            <w:tcW w:w="3397" w:type="dxa"/>
          </w:tcPr>
          <w:p w14:paraId="05D7FCC5" w14:textId="77777777" w:rsidR="00904226" w:rsidRPr="00EC76D5" w:rsidRDefault="00904226" w:rsidP="006031A5">
            <w:r w:rsidRPr="00EC76D5">
              <w:t>??&lt;</w:t>
            </w:r>
          </w:p>
        </w:tc>
        <w:tc>
          <w:tcPr>
            <w:tcW w:w="3265" w:type="dxa"/>
          </w:tcPr>
          <w:p w14:paraId="4A08B53B" w14:textId="77777777" w:rsidR="00904226" w:rsidRPr="00EC76D5" w:rsidRDefault="00904226" w:rsidP="006031A5">
            <w:r w:rsidRPr="00EC76D5">
              <w:t>{</w:t>
            </w:r>
          </w:p>
        </w:tc>
      </w:tr>
      <w:tr w:rsidR="00904226" w:rsidRPr="00EC76D5" w14:paraId="511316D2" w14:textId="77777777" w:rsidTr="006031A5">
        <w:tc>
          <w:tcPr>
            <w:tcW w:w="3397" w:type="dxa"/>
          </w:tcPr>
          <w:p w14:paraId="465C1A95" w14:textId="77777777" w:rsidR="00904226" w:rsidRPr="00EC76D5" w:rsidRDefault="00904226" w:rsidP="006031A5">
            <w:r w:rsidRPr="00EC76D5">
              <w:t>??&gt;</w:t>
            </w:r>
          </w:p>
        </w:tc>
        <w:tc>
          <w:tcPr>
            <w:tcW w:w="3265" w:type="dxa"/>
          </w:tcPr>
          <w:p w14:paraId="56749208" w14:textId="77777777" w:rsidR="00904226" w:rsidRPr="00EC76D5" w:rsidRDefault="00904226" w:rsidP="006031A5">
            <w:r w:rsidRPr="00EC76D5">
              <w:t>}</w:t>
            </w:r>
          </w:p>
        </w:tc>
      </w:tr>
      <w:tr w:rsidR="00904226" w:rsidRPr="00EC76D5" w14:paraId="0C0B3589" w14:textId="77777777" w:rsidTr="006031A5">
        <w:tc>
          <w:tcPr>
            <w:tcW w:w="3397" w:type="dxa"/>
          </w:tcPr>
          <w:p w14:paraId="645F4EED" w14:textId="77777777" w:rsidR="00904226" w:rsidRPr="00EC76D5" w:rsidRDefault="00904226" w:rsidP="006031A5">
            <w:r w:rsidRPr="00EC76D5">
              <w:t>??-</w:t>
            </w:r>
          </w:p>
        </w:tc>
        <w:tc>
          <w:tcPr>
            <w:tcW w:w="3265" w:type="dxa"/>
          </w:tcPr>
          <w:p w14:paraId="3763D5BB" w14:textId="77777777" w:rsidR="00904226" w:rsidRPr="00EC76D5" w:rsidRDefault="00904226" w:rsidP="006031A5">
            <w:r w:rsidRPr="00EC76D5">
              <w:t>~</w:t>
            </w:r>
          </w:p>
        </w:tc>
      </w:tr>
    </w:tbl>
    <w:p w14:paraId="25119101" w14:textId="6A4F9D98" w:rsidR="008A4D76" w:rsidRPr="00EC76D5" w:rsidRDefault="008A4D76" w:rsidP="008A4D76">
      <w:r w:rsidRPr="00EC76D5">
        <w:t xml:space="preserve">The tri graphs sequences are easy to replace, </w:t>
      </w:r>
      <w:r w:rsidR="00B368C1" w:rsidRPr="00EC76D5">
        <w:t xml:space="preserve">since </w:t>
      </w:r>
      <w:r w:rsidRPr="00EC76D5">
        <w:t xml:space="preserve">we do not need to take any consideration in whether the tri graphs are </w:t>
      </w:r>
      <w:r w:rsidR="00752657" w:rsidRPr="00EC76D5">
        <w:t>placed</w:t>
      </w:r>
      <w:r w:rsidRPr="00EC76D5">
        <w:t xml:space="preserve"> inside strings, character</w:t>
      </w:r>
      <w:r w:rsidR="00C23A9D" w:rsidRPr="00EC76D5">
        <w:t>s</w:t>
      </w:r>
      <w:r w:rsidRPr="00EC76D5">
        <w:t>, or comments.</w:t>
      </w:r>
    </w:p>
    <w:p w14:paraId="5EE3DE8A" w14:textId="77777777" w:rsidR="00BD7722" w:rsidRPr="00EC76D5" w:rsidRDefault="00BD7722" w:rsidP="00BD7722">
      <w:pPr>
        <w:pStyle w:val="Code"/>
      </w:pPr>
      <w:r w:rsidRPr="00EC76D5">
        <w:t xml:space="preserve">  private static void triGraphs(StringBuilder buffer) {</w:t>
      </w:r>
    </w:p>
    <w:p w14:paraId="66DD3AB5" w14:textId="77777777" w:rsidR="00BD7722" w:rsidRPr="00EC76D5" w:rsidRDefault="00BD7722" w:rsidP="00BD7722">
      <w:pPr>
        <w:pStyle w:val="Code"/>
      </w:pPr>
      <w:r w:rsidRPr="00EC76D5">
        <w:t xml:space="preserve">    replaceAll(buffer, "?=", "#");</w:t>
      </w:r>
    </w:p>
    <w:p w14:paraId="50222525" w14:textId="77777777" w:rsidR="00BD7722" w:rsidRPr="00EC76D5" w:rsidRDefault="00BD7722" w:rsidP="00BD7722">
      <w:pPr>
        <w:pStyle w:val="Code"/>
      </w:pPr>
      <w:r w:rsidRPr="00EC76D5">
        <w:t xml:space="preserve">    replaceAll(buffer, "?/", "\\");</w:t>
      </w:r>
    </w:p>
    <w:p w14:paraId="48F7CBCA" w14:textId="77777777" w:rsidR="00BD7722" w:rsidRPr="00EC76D5" w:rsidRDefault="00BD7722" w:rsidP="00BD7722">
      <w:pPr>
        <w:pStyle w:val="Code"/>
      </w:pPr>
      <w:r w:rsidRPr="00EC76D5">
        <w:t xml:space="preserve">    replaceAll(buffer, "?'", "^");</w:t>
      </w:r>
    </w:p>
    <w:p w14:paraId="6551EBEF" w14:textId="77777777" w:rsidR="00BD7722" w:rsidRPr="00EC76D5" w:rsidRDefault="00BD7722" w:rsidP="00BD7722">
      <w:pPr>
        <w:pStyle w:val="Code"/>
      </w:pPr>
      <w:r w:rsidRPr="00EC76D5">
        <w:t xml:space="preserve">    replaceAll(buffer, "?(", "[");</w:t>
      </w:r>
    </w:p>
    <w:p w14:paraId="12D50AB7" w14:textId="77777777" w:rsidR="00BD7722" w:rsidRPr="00EC76D5" w:rsidRDefault="00BD7722" w:rsidP="00BD7722">
      <w:pPr>
        <w:pStyle w:val="Code"/>
      </w:pPr>
      <w:r w:rsidRPr="00EC76D5">
        <w:lastRenderedPageBreak/>
        <w:t xml:space="preserve">    replaceAll(buffer, "?)", "]");</w:t>
      </w:r>
    </w:p>
    <w:p w14:paraId="1208CE9F" w14:textId="77777777" w:rsidR="00BD7722" w:rsidRPr="00EC76D5" w:rsidRDefault="00BD7722" w:rsidP="00BD7722">
      <w:pPr>
        <w:pStyle w:val="Code"/>
      </w:pPr>
      <w:r w:rsidRPr="00EC76D5">
        <w:t xml:space="preserve">    replaceAll(buffer, "?!", "|");</w:t>
      </w:r>
    </w:p>
    <w:p w14:paraId="76EB6FD1" w14:textId="77777777" w:rsidR="00BD7722" w:rsidRPr="00EC76D5" w:rsidRDefault="00BD7722" w:rsidP="00BD7722">
      <w:pPr>
        <w:pStyle w:val="Code"/>
      </w:pPr>
      <w:r w:rsidRPr="00EC76D5">
        <w:t xml:space="preserve">    replaceAll(buffer, "?&lt;", "{");</w:t>
      </w:r>
    </w:p>
    <w:p w14:paraId="412D9EC2" w14:textId="77777777" w:rsidR="00BD7722" w:rsidRPr="00EC76D5" w:rsidRDefault="00BD7722" w:rsidP="00BD7722">
      <w:pPr>
        <w:pStyle w:val="Code"/>
      </w:pPr>
      <w:r w:rsidRPr="00EC76D5">
        <w:t xml:space="preserve">    replaceAll(buffer, "?&gt;", "}");</w:t>
      </w:r>
    </w:p>
    <w:p w14:paraId="0E305FCE" w14:textId="77777777" w:rsidR="00BD7722" w:rsidRPr="00EC76D5" w:rsidRDefault="00BD7722" w:rsidP="00BD7722">
      <w:pPr>
        <w:pStyle w:val="Code"/>
      </w:pPr>
      <w:r w:rsidRPr="00EC76D5">
        <w:t xml:space="preserve">    replaceAll(buffer, "?-", "~");</w:t>
      </w:r>
    </w:p>
    <w:p w14:paraId="70D827D1" w14:textId="77777777" w:rsidR="00BD7722" w:rsidRPr="00EC76D5" w:rsidRDefault="00BD7722" w:rsidP="00BD7722">
      <w:pPr>
        <w:pStyle w:val="Code"/>
      </w:pPr>
      <w:r w:rsidRPr="00EC76D5">
        <w:t xml:space="preserve">    </w:t>
      </w:r>
    </w:p>
    <w:p w14:paraId="2F7C6FCB" w14:textId="77777777" w:rsidR="00BD7722" w:rsidRPr="00EC76D5" w:rsidRDefault="00BD7722" w:rsidP="00BD7722">
      <w:pPr>
        <w:pStyle w:val="Code"/>
      </w:pPr>
      <w:r w:rsidRPr="00EC76D5">
        <w:t xml:space="preserve">  }</w:t>
      </w:r>
    </w:p>
    <w:p w14:paraId="53D983C1" w14:textId="77777777" w:rsidR="00BD7722" w:rsidRPr="00EC76D5" w:rsidRDefault="00BD7722" w:rsidP="00BD7722">
      <w:pPr>
        <w:pStyle w:val="Code"/>
      </w:pPr>
    </w:p>
    <w:p w14:paraId="5AA0681E" w14:textId="77777777" w:rsidR="00BD7722" w:rsidRPr="00EC76D5" w:rsidRDefault="00BD7722" w:rsidP="00BD7722">
      <w:pPr>
        <w:pStyle w:val="Code"/>
      </w:pPr>
      <w:r w:rsidRPr="00EC76D5">
        <w:t xml:space="preserve">  private static void replaceAll(StringBuilder buffer,</w:t>
      </w:r>
    </w:p>
    <w:p w14:paraId="56C71B0B" w14:textId="77777777" w:rsidR="00BD7722" w:rsidRPr="00EC76D5" w:rsidRDefault="00BD7722" w:rsidP="00BD7722">
      <w:pPr>
        <w:pStyle w:val="Code"/>
      </w:pPr>
      <w:r w:rsidRPr="00EC76D5">
        <w:t xml:space="preserve">                                 String oldText, String newText) {</w:t>
      </w:r>
    </w:p>
    <w:p w14:paraId="2F654E29" w14:textId="77777777" w:rsidR="00BD7722" w:rsidRPr="00EC76D5" w:rsidRDefault="00BD7722" w:rsidP="00BD7722">
      <w:pPr>
        <w:pStyle w:val="Code"/>
      </w:pPr>
      <w:r w:rsidRPr="00EC76D5">
        <w:t xml:space="preserve">    int oldSize = oldText.length(), index;</w:t>
      </w:r>
    </w:p>
    <w:p w14:paraId="5C745A94" w14:textId="77777777" w:rsidR="00BD7722" w:rsidRPr="00EC76D5" w:rsidRDefault="00BD7722" w:rsidP="00BD7722">
      <w:pPr>
        <w:pStyle w:val="Code"/>
      </w:pPr>
    </w:p>
    <w:p w14:paraId="76C3B7E1" w14:textId="77777777" w:rsidR="00BD7722" w:rsidRPr="00EC76D5" w:rsidRDefault="00BD7722" w:rsidP="00BD7722">
      <w:pPr>
        <w:pStyle w:val="Code"/>
      </w:pPr>
      <w:r w:rsidRPr="00EC76D5">
        <w:t xml:space="preserve">    while ((index = buffer.indexOf(oldText)) != -1) {</w:t>
      </w:r>
    </w:p>
    <w:p w14:paraId="4D7223F4" w14:textId="77777777" w:rsidR="00BD7722" w:rsidRPr="00EC76D5" w:rsidRDefault="00BD7722" w:rsidP="00BD7722">
      <w:pPr>
        <w:pStyle w:val="Code"/>
      </w:pPr>
      <w:r w:rsidRPr="00EC76D5">
        <w:t xml:space="preserve">      buffer.replace(index, index + oldSize, newText);</w:t>
      </w:r>
    </w:p>
    <w:p w14:paraId="2EDA332A" w14:textId="77777777" w:rsidR="00BD7722" w:rsidRPr="00EC76D5" w:rsidRDefault="00BD7722" w:rsidP="00BD7722">
      <w:pPr>
        <w:pStyle w:val="Code"/>
      </w:pPr>
      <w:r w:rsidRPr="00EC76D5">
        <w:t xml:space="preserve">    }</w:t>
      </w:r>
    </w:p>
    <w:p w14:paraId="3933D1BF" w14:textId="77777777" w:rsidR="00BD7722" w:rsidRPr="00EC76D5" w:rsidRDefault="00BD7722" w:rsidP="00BD7722">
      <w:pPr>
        <w:pStyle w:val="Code"/>
      </w:pPr>
      <w:r w:rsidRPr="00EC76D5">
        <w:t xml:space="preserve">  }</w:t>
      </w:r>
    </w:p>
    <w:p w14:paraId="5F7B7044" w14:textId="1340D4E3" w:rsidR="00791B48" w:rsidRPr="00EC76D5" w:rsidRDefault="00791B48" w:rsidP="00BD7722">
      <w:pPr>
        <w:pStyle w:val="Rubrik3"/>
        <w:numPr>
          <w:ilvl w:val="2"/>
          <w:numId w:val="5"/>
        </w:numPr>
      </w:pPr>
      <w:bookmarkStart w:id="34" w:name="_Toc481936134"/>
      <w:r w:rsidRPr="00EC76D5">
        <w:t>Comments, Strings, and Characters</w:t>
      </w:r>
      <w:bookmarkEnd w:id="34"/>
    </w:p>
    <w:p w14:paraId="1D8EB96C" w14:textId="2FAD932F" w:rsidR="00CF658C" w:rsidRPr="00EC76D5" w:rsidRDefault="00CF658C" w:rsidP="00CF658C">
      <w:r w:rsidRPr="00EC76D5">
        <w:t xml:space="preserve">The next step is to </w:t>
      </w:r>
      <w:r w:rsidR="00440122" w:rsidRPr="00EC76D5">
        <w:t xml:space="preserve">take care of </w:t>
      </w:r>
      <w:r w:rsidR="008253DE" w:rsidRPr="00EC76D5">
        <w:t>block</w:t>
      </w:r>
      <w:r w:rsidR="002960EF" w:rsidRPr="00EC76D5">
        <w:t xml:space="preserve"> </w:t>
      </w:r>
      <w:r w:rsidR="00197007" w:rsidRPr="00EC76D5">
        <w:t xml:space="preserve">comments </w:t>
      </w:r>
      <w:r w:rsidR="002960EF" w:rsidRPr="00EC76D5">
        <w:t>(/* to */</w:t>
      </w:r>
      <w:r w:rsidR="00440122" w:rsidRPr="00EC76D5">
        <w:t xml:space="preserve">) </w:t>
      </w:r>
      <w:r w:rsidR="002960EF" w:rsidRPr="00EC76D5">
        <w:t>and line</w:t>
      </w:r>
      <w:r w:rsidR="00197007" w:rsidRPr="00EC76D5">
        <w:t xml:space="preserve"> comments</w:t>
      </w:r>
      <w:r w:rsidR="002960EF" w:rsidRPr="00EC76D5">
        <w:t xml:space="preserve"> (// to the end of the line)</w:t>
      </w:r>
      <w:r w:rsidR="00514DE2" w:rsidRPr="00EC76D5">
        <w:t xml:space="preserve">, strings, and characters. Since they may be nested, </w:t>
      </w:r>
      <w:r w:rsidR="00EC4F81" w:rsidRPr="00EC76D5">
        <w:t>they need to be</w:t>
      </w:r>
      <w:r w:rsidR="00514DE2" w:rsidRPr="00EC76D5">
        <w:t xml:space="preserve"> evaluate</w:t>
      </w:r>
      <w:r w:rsidR="00EC4F81" w:rsidRPr="00EC76D5">
        <w:t xml:space="preserve">d </w:t>
      </w:r>
      <w:r w:rsidR="00514DE2" w:rsidRPr="00EC76D5">
        <w:t xml:space="preserve">in </w:t>
      </w:r>
      <w:r w:rsidR="008B3C91" w:rsidRPr="00EC76D5">
        <w:t>the same phase.</w:t>
      </w:r>
    </w:p>
    <w:p w14:paraId="076C1A1D" w14:textId="5DAC7DF3" w:rsidR="002C3B33" w:rsidRPr="00EC76D5" w:rsidRDefault="002C3B33" w:rsidP="00CF658C">
      <w:r w:rsidRPr="00EC76D5">
        <w:t xml:space="preserve">The idea is that we go through the buffer, and when we find the beginning of a line </w:t>
      </w:r>
      <w:r w:rsidR="00405E67" w:rsidRPr="00EC76D5">
        <w:t xml:space="preserve">comment, a </w:t>
      </w:r>
      <w:r w:rsidRPr="00EC76D5">
        <w:t xml:space="preserve">block comment, a string, or a character we call the corresponding method, which modify the buffer and returns </w:t>
      </w:r>
      <w:r w:rsidR="008B56E5" w:rsidRPr="00EC76D5">
        <w:t>the index of the next character to be inspected.</w:t>
      </w:r>
    </w:p>
    <w:p w14:paraId="75B67B55" w14:textId="77777777" w:rsidR="00311EF1" w:rsidRPr="00EC76D5" w:rsidRDefault="00311EF1" w:rsidP="00311EF1">
      <w:r w:rsidRPr="00EC76D5">
        <w:t>To make the inspection of the source code buffer easier we start by adding three zero characters, which are removed at the end of the method.</w:t>
      </w:r>
    </w:p>
    <w:p w14:paraId="460B3ABF" w14:textId="77777777" w:rsidR="00751A01" w:rsidRPr="00EC76D5" w:rsidRDefault="00751A01" w:rsidP="00751A01">
      <w:pPr>
        <w:pStyle w:val="Code"/>
      </w:pPr>
      <w:r w:rsidRPr="00EC76D5">
        <w:t xml:space="preserve">  public static void traverse(StringBuilder buffer) {</w:t>
      </w:r>
    </w:p>
    <w:p w14:paraId="37D9835C" w14:textId="77777777" w:rsidR="00751A01" w:rsidRPr="00EC76D5" w:rsidRDefault="00751A01" w:rsidP="00751A01">
      <w:pPr>
        <w:pStyle w:val="Code"/>
      </w:pPr>
      <w:r w:rsidRPr="00EC76D5">
        <w:t xml:space="preserve">    buffer.append("\0\0\0");</w:t>
      </w:r>
    </w:p>
    <w:p w14:paraId="2E912F53" w14:textId="77777777" w:rsidR="00751A01" w:rsidRPr="00EC76D5" w:rsidRDefault="00751A01" w:rsidP="00751A01">
      <w:pPr>
        <w:pStyle w:val="Code"/>
      </w:pPr>
      <w:r w:rsidRPr="00EC76D5">
        <w:t xml:space="preserve">    </w:t>
      </w:r>
    </w:p>
    <w:p w14:paraId="12D140E5" w14:textId="77777777" w:rsidR="00751A01" w:rsidRPr="00EC76D5" w:rsidRDefault="00751A01" w:rsidP="00751A01">
      <w:pPr>
        <w:pStyle w:val="Code"/>
      </w:pPr>
      <w:r w:rsidRPr="00EC76D5">
        <w:t xml:space="preserve">    for (int index = 0; buffer.charAt(index) != '\0'; ++index) {</w:t>
      </w:r>
    </w:p>
    <w:p w14:paraId="00B35E72" w14:textId="77777777" w:rsidR="00751A01" w:rsidRPr="00EC76D5" w:rsidRDefault="00751A01" w:rsidP="00751A01">
      <w:pPr>
        <w:pStyle w:val="Code"/>
      </w:pPr>
      <w:r w:rsidRPr="00EC76D5">
        <w:t xml:space="preserve">      if (buffer.substring(index, index + 2).equals("//")) {</w:t>
      </w:r>
    </w:p>
    <w:p w14:paraId="7C3AF94D" w14:textId="77777777" w:rsidR="00751A01" w:rsidRPr="00EC76D5" w:rsidRDefault="00751A01" w:rsidP="00751A01">
      <w:pPr>
        <w:pStyle w:val="Code"/>
      </w:pPr>
      <w:r w:rsidRPr="00EC76D5">
        <w:t xml:space="preserve">        index = traverseLineComment(index, buffer);</w:t>
      </w:r>
    </w:p>
    <w:p w14:paraId="7D7B0085" w14:textId="77777777" w:rsidR="00751A01" w:rsidRPr="00EC76D5" w:rsidRDefault="00751A01" w:rsidP="00751A01">
      <w:pPr>
        <w:pStyle w:val="Code"/>
      </w:pPr>
      <w:r w:rsidRPr="00EC76D5">
        <w:t xml:space="preserve">      }</w:t>
      </w:r>
    </w:p>
    <w:p w14:paraId="72CFFC4E" w14:textId="77777777" w:rsidR="00751A01" w:rsidRPr="00EC76D5" w:rsidRDefault="00751A01" w:rsidP="00751A01">
      <w:pPr>
        <w:pStyle w:val="Code"/>
      </w:pPr>
      <w:r w:rsidRPr="00EC76D5">
        <w:t xml:space="preserve">      else if (buffer.substring(index, index + 2).equals("/*")) {</w:t>
      </w:r>
    </w:p>
    <w:p w14:paraId="300F1E45" w14:textId="77777777" w:rsidR="00751A01" w:rsidRPr="00EC76D5" w:rsidRDefault="00751A01" w:rsidP="00751A01">
      <w:pPr>
        <w:pStyle w:val="Code"/>
      </w:pPr>
      <w:r w:rsidRPr="00EC76D5">
        <w:t xml:space="preserve">        index = traverseBlockComment(index, buffer);</w:t>
      </w:r>
    </w:p>
    <w:p w14:paraId="4F090020" w14:textId="77777777" w:rsidR="00751A01" w:rsidRPr="00EC76D5" w:rsidRDefault="00751A01" w:rsidP="00751A01">
      <w:pPr>
        <w:pStyle w:val="Code"/>
      </w:pPr>
      <w:r w:rsidRPr="00EC76D5">
        <w:t xml:space="preserve">      }      </w:t>
      </w:r>
    </w:p>
    <w:p w14:paraId="2756BB45" w14:textId="77777777" w:rsidR="00751A01" w:rsidRPr="00EC76D5" w:rsidRDefault="00751A01" w:rsidP="00751A01">
      <w:pPr>
        <w:pStyle w:val="Code"/>
      </w:pPr>
      <w:r w:rsidRPr="00EC76D5">
        <w:t xml:space="preserve">      else if (buffer.charAt(index) == '\"') {</w:t>
      </w:r>
    </w:p>
    <w:p w14:paraId="455B1245" w14:textId="77777777" w:rsidR="00751A01" w:rsidRPr="00EC76D5" w:rsidRDefault="00751A01" w:rsidP="00751A01">
      <w:pPr>
        <w:pStyle w:val="Code"/>
      </w:pPr>
      <w:r w:rsidRPr="00EC76D5">
        <w:t xml:space="preserve">        index = traverseString(index + 1, buffer, true);</w:t>
      </w:r>
    </w:p>
    <w:p w14:paraId="51D8B07D" w14:textId="77777777" w:rsidR="00751A01" w:rsidRPr="00EC76D5" w:rsidRDefault="00751A01" w:rsidP="00751A01">
      <w:pPr>
        <w:pStyle w:val="Code"/>
      </w:pPr>
      <w:r w:rsidRPr="00EC76D5">
        <w:t xml:space="preserve">      }</w:t>
      </w:r>
    </w:p>
    <w:p w14:paraId="00F799EF" w14:textId="77777777" w:rsidR="00751A01" w:rsidRPr="00EC76D5" w:rsidRDefault="00751A01" w:rsidP="00751A01">
      <w:pPr>
        <w:pStyle w:val="Code"/>
      </w:pPr>
      <w:r w:rsidRPr="00EC76D5">
        <w:t xml:space="preserve">      else if (buffer.charAt(index) == '\'') {</w:t>
      </w:r>
    </w:p>
    <w:p w14:paraId="35D9163B" w14:textId="77777777" w:rsidR="00751A01" w:rsidRPr="00EC76D5" w:rsidRDefault="00751A01" w:rsidP="00751A01">
      <w:pPr>
        <w:pStyle w:val="Code"/>
      </w:pPr>
      <w:r w:rsidRPr="00EC76D5">
        <w:t xml:space="preserve">        index = traverseCharacter(index + 1, buffer, true);</w:t>
      </w:r>
    </w:p>
    <w:p w14:paraId="643695F2" w14:textId="77777777" w:rsidR="00751A01" w:rsidRPr="00EC76D5" w:rsidRDefault="00751A01" w:rsidP="00751A01">
      <w:pPr>
        <w:pStyle w:val="Code"/>
      </w:pPr>
      <w:r w:rsidRPr="00EC76D5">
        <w:t xml:space="preserve">      }</w:t>
      </w:r>
    </w:p>
    <w:p w14:paraId="1D235948" w14:textId="77777777" w:rsidR="00751A01" w:rsidRPr="00EC76D5" w:rsidRDefault="00751A01" w:rsidP="00751A01">
      <w:pPr>
        <w:pStyle w:val="Code"/>
      </w:pPr>
      <w:r w:rsidRPr="00EC76D5">
        <w:t xml:space="preserve">      else {</w:t>
      </w:r>
    </w:p>
    <w:p w14:paraId="7024D600" w14:textId="77777777" w:rsidR="00751A01" w:rsidRPr="00EC76D5" w:rsidRDefault="00751A01" w:rsidP="00751A01">
      <w:pPr>
        <w:pStyle w:val="Code"/>
      </w:pPr>
      <w:r w:rsidRPr="00EC76D5">
        <w:t xml:space="preserve">        Assert.error(buffer.charAt(index) != '$',</w:t>
      </w:r>
    </w:p>
    <w:p w14:paraId="5032BCB4" w14:textId="77777777" w:rsidR="00751A01" w:rsidRPr="00EC76D5" w:rsidRDefault="00751A01" w:rsidP="00751A01">
      <w:pPr>
        <w:pStyle w:val="Code"/>
      </w:pPr>
      <w:r w:rsidRPr="00EC76D5">
        <w:t xml:space="preserve">                     Main.SeparatorId, "invalid character");</w:t>
      </w:r>
    </w:p>
    <w:p w14:paraId="457E2539" w14:textId="77777777" w:rsidR="00751A01" w:rsidRPr="00EC76D5" w:rsidRDefault="00751A01" w:rsidP="00751A01">
      <w:pPr>
        <w:pStyle w:val="Code"/>
      </w:pPr>
      <w:r w:rsidRPr="00EC76D5">
        <w:t xml:space="preserve">      }</w:t>
      </w:r>
    </w:p>
    <w:p w14:paraId="1366E1C3" w14:textId="77777777" w:rsidR="00751A01" w:rsidRPr="00EC76D5" w:rsidRDefault="00751A01" w:rsidP="00751A01">
      <w:pPr>
        <w:pStyle w:val="Code"/>
      </w:pPr>
      <w:r w:rsidRPr="00EC76D5">
        <w:t xml:space="preserve">    }</w:t>
      </w:r>
    </w:p>
    <w:p w14:paraId="6CEFB873" w14:textId="77777777" w:rsidR="00751A01" w:rsidRPr="00EC76D5" w:rsidRDefault="00751A01" w:rsidP="00751A01">
      <w:pPr>
        <w:pStyle w:val="Code"/>
      </w:pPr>
    </w:p>
    <w:p w14:paraId="4383FFF9" w14:textId="77777777" w:rsidR="00751A01" w:rsidRPr="00EC76D5" w:rsidRDefault="00751A01" w:rsidP="00751A01">
      <w:pPr>
        <w:pStyle w:val="Code"/>
      </w:pPr>
      <w:r w:rsidRPr="00EC76D5">
        <w:t xml:space="preserve">    replaceAll(buffer, "\0", "");</w:t>
      </w:r>
    </w:p>
    <w:p w14:paraId="22A7115E" w14:textId="77777777" w:rsidR="00751A01" w:rsidRPr="00EC76D5" w:rsidRDefault="00751A01" w:rsidP="00751A01">
      <w:pPr>
        <w:pStyle w:val="Code"/>
      </w:pPr>
      <w:r w:rsidRPr="00EC76D5">
        <w:t xml:space="preserve">  }</w:t>
      </w:r>
    </w:p>
    <w:p w14:paraId="07E5DAC0" w14:textId="271D1B25" w:rsidR="004306F6" w:rsidRPr="00EC76D5" w:rsidRDefault="00167D8B" w:rsidP="00751A01">
      <w:r w:rsidRPr="00EC76D5">
        <w:t xml:space="preserve">The </w:t>
      </w:r>
      <w:r w:rsidRPr="00EC76D5">
        <w:rPr>
          <w:rStyle w:val="CodeInText"/>
        </w:rPr>
        <w:t>traverseLineComment</w:t>
      </w:r>
      <w:r w:rsidRPr="00EC76D5">
        <w:t xml:space="preserve"> method </w:t>
      </w:r>
      <w:r w:rsidR="00D62EAD" w:rsidRPr="00EC76D5">
        <w:t>is quite easy, we just continue until we find the end of the line (‘\n’) or the end of the buffer (‘\0’</w:t>
      </w:r>
      <w:r w:rsidR="00A66F79" w:rsidRPr="00EC76D5">
        <w:t xml:space="preserve">), and replace every </w:t>
      </w:r>
      <w:r w:rsidR="009F6738" w:rsidRPr="00EC76D5">
        <w:t>preceding</w:t>
      </w:r>
      <w:r w:rsidR="00771835" w:rsidRPr="00EC76D5">
        <w:t xml:space="preserve"> </w:t>
      </w:r>
      <w:r w:rsidR="00A66F79" w:rsidRPr="00EC76D5">
        <w:t>character with a blank</w:t>
      </w:r>
      <w:r w:rsidR="009F6738" w:rsidRPr="00EC76D5">
        <w:t>.</w:t>
      </w:r>
    </w:p>
    <w:p w14:paraId="0E5C99B6" w14:textId="77777777" w:rsidR="00751A01" w:rsidRPr="00EC76D5" w:rsidRDefault="00751A01" w:rsidP="00751A01">
      <w:pPr>
        <w:pStyle w:val="Code"/>
      </w:pPr>
      <w:r w:rsidRPr="00EC76D5">
        <w:t xml:space="preserve">  private static int traverseLineComment(int index, StringBuilder buffer) {</w:t>
      </w:r>
    </w:p>
    <w:p w14:paraId="1181951D" w14:textId="77777777" w:rsidR="00751A01" w:rsidRPr="00EC76D5" w:rsidRDefault="00751A01" w:rsidP="00751A01">
      <w:pPr>
        <w:pStyle w:val="Code"/>
      </w:pPr>
      <w:r w:rsidRPr="00EC76D5">
        <w:lastRenderedPageBreak/>
        <w:t xml:space="preserve">    while ((buffer.charAt(index) != '\n') &amp;&amp;</w:t>
      </w:r>
    </w:p>
    <w:p w14:paraId="334243A4" w14:textId="77777777" w:rsidR="00751A01" w:rsidRPr="00EC76D5" w:rsidRDefault="00751A01" w:rsidP="00751A01">
      <w:pPr>
        <w:pStyle w:val="Code"/>
      </w:pPr>
      <w:r w:rsidRPr="00EC76D5">
        <w:t xml:space="preserve">           (buffer.charAt(index) != '\0')) {</w:t>
      </w:r>
    </w:p>
    <w:p w14:paraId="1029B6B5" w14:textId="77777777" w:rsidR="00751A01" w:rsidRPr="00EC76D5" w:rsidRDefault="00751A01" w:rsidP="00751A01">
      <w:pPr>
        <w:pStyle w:val="Code"/>
      </w:pPr>
      <w:r w:rsidRPr="00EC76D5">
        <w:t xml:space="preserve">      buffer.setCharAt(index++, ' ');</w:t>
      </w:r>
    </w:p>
    <w:p w14:paraId="2B530636" w14:textId="77777777" w:rsidR="00751A01" w:rsidRPr="00EC76D5" w:rsidRDefault="00751A01" w:rsidP="00751A01">
      <w:pPr>
        <w:pStyle w:val="Code"/>
      </w:pPr>
      <w:r w:rsidRPr="00EC76D5">
        <w:t xml:space="preserve">    }</w:t>
      </w:r>
    </w:p>
    <w:p w14:paraId="2B2211E5" w14:textId="77777777" w:rsidR="00751A01" w:rsidRPr="00EC76D5" w:rsidRDefault="00751A01" w:rsidP="00751A01">
      <w:pPr>
        <w:pStyle w:val="Code"/>
      </w:pPr>
      <w:r w:rsidRPr="00EC76D5">
        <w:t xml:space="preserve">    </w:t>
      </w:r>
    </w:p>
    <w:p w14:paraId="55155495" w14:textId="77777777" w:rsidR="00751A01" w:rsidRPr="00EC76D5" w:rsidRDefault="00751A01" w:rsidP="00751A01">
      <w:pPr>
        <w:pStyle w:val="Code"/>
      </w:pPr>
      <w:r w:rsidRPr="00EC76D5">
        <w:t xml:space="preserve">    return index;</w:t>
      </w:r>
    </w:p>
    <w:p w14:paraId="033FCA6F" w14:textId="77777777" w:rsidR="00751A01" w:rsidRPr="00EC76D5" w:rsidRDefault="00751A01" w:rsidP="00751A01">
      <w:pPr>
        <w:pStyle w:val="Code"/>
      </w:pPr>
      <w:r w:rsidRPr="00EC76D5">
        <w:t xml:space="preserve">  }</w:t>
      </w:r>
    </w:p>
    <w:p w14:paraId="72134850" w14:textId="6AE58C2F" w:rsidR="00224869" w:rsidRPr="00EC76D5" w:rsidRDefault="00224869" w:rsidP="00751A01">
      <w:r w:rsidRPr="00EC76D5">
        <w:t xml:space="preserve">The </w:t>
      </w:r>
      <w:r w:rsidRPr="00EC76D5">
        <w:rPr>
          <w:rStyle w:val="CodeInText"/>
        </w:rPr>
        <w:t>traverseBlockComment</w:t>
      </w:r>
      <w:r w:rsidRPr="00EC76D5">
        <w:t xml:space="preserve"> method is a </w:t>
      </w:r>
      <w:r w:rsidR="000E0074" w:rsidRPr="00EC76D5">
        <w:t>little bit more complicated. W</w:t>
      </w:r>
      <w:r w:rsidRPr="00EC76D5">
        <w:t xml:space="preserve">e continue until we find the end </w:t>
      </w:r>
      <w:r w:rsidR="00991411" w:rsidRPr="00EC76D5">
        <w:t>of the comment (*/)</w:t>
      </w:r>
      <w:r w:rsidR="00D107CF" w:rsidRPr="00EC76D5">
        <w:t>. If we instead find the end of the buf</w:t>
      </w:r>
      <w:r w:rsidR="008052D5" w:rsidRPr="00EC76D5">
        <w:t>fer (‘\0’) the comment is unterminated</w:t>
      </w:r>
      <w:r w:rsidR="00D107CF" w:rsidRPr="00EC76D5">
        <w:t>, which result in an erro</w:t>
      </w:r>
      <w:r w:rsidR="003B3256" w:rsidRPr="00EC76D5">
        <w:t>r</w:t>
      </w:r>
      <w:r w:rsidR="00D107CF" w:rsidRPr="00EC76D5">
        <w:t xml:space="preserve"> message.</w:t>
      </w:r>
      <w:r w:rsidR="003B3256" w:rsidRPr="00EC76D5">
        <w:t xml:space="preserve"> Each character is</w:t>
      </w:r>
      <w:r w:rsidR="002B5AEC" w:rsidRPr="00EC76D5">
        <w:t xml:space="preserve"> replaced by a space character</w:t>
      </w:r>
      <w:r w:rsidR="00ED3FCD" w:rsidRPr="00EC76D5">
        <w:t xml:space="preserve">. However, newlines (‘\n’) are not replaced, </w:t>
      </w:r>
      <w:r w:rsidR="002B5AEC" w:rsidRPr="00EC76D5">
        <w:t xml:space="preserve">in order for </w:t>
      </w:r>
      <w:r w:rsidR="00ED3FCD" w:rsidRPr="00EC76D5">
        <w:t>the line count to work properly</w:t>
      </w:r>
      <w:r w:rsidR="002B5AEC" w:rsidRPr="00EC76D5">
        <w:t>.</w:t>
      </w:r>
    </w:p>
    <w:p w14:paraId="1A2B4241" w14:textId="77777777" w:rsidR="00757B84" w:rsidRPr="00EC76D5" w:rsidRDefault="00757B84" w:rsidP="00757B84">
      <w:pPr>
        <w:pStyle w:val="Code"/>
      </w:pPr>
      <w:r w:rsidRPr="00EC76D5">
        <w:t xml:space="preserve">  private static int traverseBlockComment(int index, StringBuilder buffer) {</w:t>
      </w:r>
    </w:p>
    <w:p w14:paraId="089967A5" w14:textId="77777777" w:rsidR="00757B84" w:rsidRPr="00EC76D5" w:rsidRDefault="00757B84" w:rsidP="00757B84">
      <w:pPr>
        <w:pStyle w:val="Code"/>
      </w:pPr>
      <w:r w:rsidRPr="00EC76D5">
        <w:t xml:space="preserve">    while (true) {</w:t>
      </w:r>
    </w:p>
    <w:p w14:paraId="0029E8FB" w14:textId="77777777" w:rsidR="00757B84" w:rsidRPr="00EC76D5" w:rsidRDefault="00757B84" w:rsidP="00757B84">
      <w:pPr>
        <w:pStyle w:val="Code"/>
      </w:pPr>
      <w:r w:rsidRPr="00EC76D5">
        <w:t xml:space="preserve">      if (buffer.charAt(index) == '\0') {</w:t>
      </w:r>
    </w:p>
    <w:p w14:paraId="62DB95F6" w14:textId="77777777" w:rsidR="00757B84" w:rsidRPr="00EC76D5" w:rsidRDefault="00757B84" w:rsidP="00757B84">
      <w:pPr>
        <w:pStyle w:val="Code"/>
      </w:pPr>
      <w:r w:rsidRPr="00EC76D5">
        <w:t xml:space="preserve">        Assert.error("Unfinished commant block.");</w:t>
      </w:r>
    </w:p>
    <w:p w14:paraId="1D14E1BA" w14:textId="77777777" w:rsidR="00757B84" w:rsidRPr="00EC76D5" w:rsidRDefault="00757B84" w:rsidP="00757B84">
      <w:pPr>
        <w:pStyle w:val="Code"/>
      </w:pPr>
      <w:r w:rsidRPr="00EC76D5">
        <w:t xml:space="preserve">      }</w:t>
      </w:r>
    </w:p>
    <w:p w14:paraId="452458E3" w14:textId="77777777" w:rsidR="00757B84" w:rsidRPr="00EC76D5" w:rsidRDefault="00757B84" w:rsidP="00757B84">
      <w:pPr>
        <w:pStyle w:val="Code"/>
      </w:pPr>
      <w:r w:rsidRPr="00EC76D5">
        <w:t xml:space="preserve">      else if (buffer.substring(index, index + 2).equals("*/")) {</w:t>
      </w:r>
    </w:p>
    <w:p w14:paraId="1E72DEC6" w14:textId="77777777" w:rsidR="00757B84" w:rsidRPr="00EC76D5" w:rsidRDefault="00757B84" w:rsidP="00757B84">
      <w:pPr>
        <w:pStyle w:val="Code"/>
      </w:pPr>
      <w:r w:rsidRPr="00EC76D5">
        <w:t xml:space="preserve">        buffer.setCharAt(index, ' ');</w:t>
      </w:r>
    </w:p>
    <w:p w14:paraId="37D91165" w14:textId="77777777" w:rsidR="00757B84" w:rsidRPr="00EC76D5" w:rsidRDefault="00757B84" w:rsidP="00757B84">
      <w:pPr>
        <w:pStyle w:val="Code"/>
      </w:pPr>
      <w:r w:rsidRPr="00EC76D5">
        <w:t xml:space="preserve">        buffer.setCharAt(index + 1, ' ');</w:t>
      </w:r>
    </w:p>
    <w:p w14:paraId="1D7D23C3" w14:textId="77777777" w:rsidR="00757B84" w:rsidRPr="00EC76D5" w:rsidRDefault="00757B84" w:rsidP="00757B84">
      <w:pPr>
        <w:pStyle w:val="Code"/>
      </w:pPr>
      <w:r w:rsidRPr="00EC76D5">
        <w:t xml:space="preserve">        return (index + 1);</w:t>
      </w:r>
    </w:p>
    <w:p w14:paraId="64D1C209" w14:textId="77777777" w:rsidR="00757B84" w:rsidRPr="00EC76D5" w:rsidRDefault="00757B84" w:rsidP="00757B84">
      <w:pPr>
        <w:pStyle w:val="Code"/>
      </w:pPr>
      <w:r w:rsidRPr="00EC76D5">
        <w:t xml:space="preserve">      }</w:t>
      </w:r>
    </w:p>
    <w:p w14:paraId="5E0DB713" w14:textId="77777777" w:rsidR="00757B84" w:rsidRPr="00EC76D5" w:rsidRDefault="00757B84" w:rsidP="00757B84">
      <w:pPr>
        <w:pStyle w:val="Code"/>
      </w:pPr>
      <w:r w:rsidRPr="00EC76D5">
        <w:t xml:space="preserve">      else if (buffer.charAt(index) == '\n') {</w:t>
      </w:r>
    </w:p>
    <w:p w14:paraId="4F352BA5" w14:textId="77777777" w:rsidR="00757B84" w:rsidRPr="00EC76D5" w:rsidRDefault="00757B84" w:rsidP="00757B84">
      <w:pPr>
        <w:pStyle w:val="Code"/>
      </w:pPr>
      <w:r w:rsidRPr="00EC76D5">
        <w:t xml:space="preserve">        buffer.setCharAt(index++, '\n');</w:t>
      </w:r>
    </w:p>
    <w:p w14:paraId="45D82751" w14:textId="77777777" w:rsidR="00757B84" w:rsidRPr="00EC76D5" w:rsidRDefault="00757B84" w:rsidP="00757B84">
      <w:pPr>
        <w:pStyle w:val="Code"/>
      </w:pPr>
      <w:r w:rsidRPr="00EC76D5">
        <w:t xml:space="preserve">      }</w:t>
      </w:r>
    </w:p>
    <w:p w14:paraId="1069281E" w14:textId="77777777" w:rsidR="00757B84" w:rsidRPr="00EC76D5" w:rsidRDefault="00757B84" w:rsidP="00757B84">
      <w:pPr>
        <w:pStyle w:val="Code"/>
      </w:pPr>
      <w:r w:rsidRPr="00EC76D5">
        <w:t xml:space="preserve">      else {</w:t>
      </w:r>
    </w:p>
    <w:p w14:paraId="2D34CAA3" w14:textId="77777777" w:rsidR="00757B84" w:rsidRPr="00EC76D5" w:rsidRDefault="00757B84" w:rsidP="00757B84">
      <w:pPr>
        <w:pStyle w:val="Code"/>
      </w:pPr>
      <w:r w:rsidRPr="00EC76D5">
        <w:t xml:space="preserve">        buffer.setCharAt(index++, ' ');</w:t>
      </w:r>
    </w:p>
    <w:p w14:paraId="5D4E8A7B" w14:textId="77777777" w:rsidR="00757B84" w:rsidRPr="00EC76D5" w:rsidRDefault="00757B84" w:rsidP="00757B84">
      <w:pPr>
        <w:pStyle w:val="Code"/>
      </w:pPr>
      <w:r w:rsidRPr="00EC76D5">
        <w:t xml:space="preserve">      }</w:t>
      </w:r>
    </w:p>
    <w:p w14:paraId="29238486" w14:textId="77777777" w:rsidR="00757B84" w:rsidRPr="00EC76D5" w:rsidRDefault="00757B84" w:rsidP="00757B84">
      <w:pPr>
        <w:pStyle w:val="Code"/>
      </w:pPr>
      <w:r w:rsidRPr="00EC76D5">
        <w:t xml:space="preserve">    }</w:t>
      </w:r>
    </w:p>
    <w:p w14:paraId="5BF9B693" w14:textId="77777777" w:rsidR="00757B84" w:rsidRPr="00EC76D5" w:rsidRDefault="00757B84" w:rsidP="00757B84">
      <w:pPr>
        <w:pStyle w:val="Code"/>
      </w:pPr>
      <w:r w:rsidRPr="00EC76D5">
        <w:t xml:space="preserve">  }</w:t>
      </w:r>
    </w:p>
    <w:p w14:paraId="501545BA" w14:textId="59B3A625" w:rsidR="005D1FF5" w:rsidRPr="00EC76D5" w:rsidRDefault="001A1671" w:rsidP="00757B84">
      <w:r w:rsidRPr="00EC76D5">
        <w:t xml:space="preserve">The </w:t>
      </w:r>
      <w:r w:rsidRPr="00EC76D5">
        <w:rPr>
          <w:rStyle w:val="CodeInText"/>
        </w:rPr>
        <w:t>traverseString</w:t>
      </w:r>
      <w:r w:rsidRPr="00EC76D5">
        <w:t xml:space="preserve"> method needs to keep track of the end of the string (‘\”’), the end of the buffer (‘\0’), or newline in the string (‘\n’). </w:t>
      </w:r>
      <w:r w:rsidR="00DE4B4E" w:rsidRPr="00EC76D5">
        <w:t>The e</w:t>
      </w:r>
      <w:r w:rsidRPr="00EC76D5">
        <w:t xml:space="preserve">nd of </w:t>
      </w:r>
      <w:r w:rsidR="00DE4B4E" w:rsidRPr="00EC76D5">
        <w:t xml:space="preserve">the </w:t>
      </w:r>
      <w:r w:rsidRPr="00EC76D5">
        <w:t>buffer or newline result in error messages.</w:t>
      </w:r>
      <w:r w:rsidR="00DE4B4E" w:rsidRPr="00EC76D5">
        <w:t xml:space="preserve"> Moreover, when we find a backslash (‘\\’) we call </w:t>
      </w:r>
      <w:r w:rsidR="00DE4B4E" w:rsidRPr="00EC76D5">
        <w:rPr>
          <w:rStyle w:val="CodeInText"/>
        </w:rPr>
        <w:t>doSlash</w:t>
      </w:r>
      <w:r w:rsidR="00DE4B4E" w:rsidRPr="00EC76D5">
        <w:t xml:space="preserve">, that </w:t>
      </w:r>
      <w:r w:rsidR="00B90796" w:rsidRPr="00EC76D5">
        <w:t xml:space="preserve">transforms </w:t>
      </w:r>
      <w:r w:rsidR="005D1FF5" w:rsidRPr="00EC76D5">
        <w:t xml:space="preserve">the slash code </w:t>
      </w:r>
      <w:r w:rsidR="00B90796" w:rsidRPr="00EC76D5">
        <w:t>into a regular character</w:t>
      </w:r>
      <w:r w:rsidR="003D43CC" w:rsidRPr="00EC76D5">
        <w:t>.</w:t>
      </w:r>
      <w:r w:rsidR="00C643E5" w:rsidRPr="00EC76D5">
        <w:t xml:space="preserve"> Finally, </w:t>
      </w:r>
      <w:r w:rsidR="001A124D" w:rsidRPr="00EC76D5">
        <w:t xml:space="preserve">when the string has been traversed </w:t>
      </w:r>
      <w:r w:rsidR="008D0C7F" w:rsidRPr="00EC76D5">
        <w:t>each regular character is modified into a backslash followed by three octal digit</w:t>
      </w:r>
      <w:r w:rsidR="001A124D" w:rsidRPr="00EC76D5">
        <w:t xml:space="preserve">s, in order </w:t>
      </w:r>
      <w:r w:rsidR="00916841" w:rsidRPr="00EC76D5">
        <w:t>to</w:t>
      </w:r>
      <w:r w:rsidR="008D0C7F" w:rsidRPr="00EC76D5">
        <w:t xml:space="preserve"> </w:t>
      </w:r>
      <w:r w:rsidR="00FB026E" w:rsidRPr="00EC76D5">
        <w:t xml:space="preserve">ease </w:t>
      </w:r>
      <w:r w:rsidR="008D0C7F" w:rsidRPr="00EC76D5">
        <w:t xml:space="preserve">the macro </w:t>
      </w:r>
      <w:r w:rsidR="00FB026E" w:rsidRPr="00EC76D5">
        <w:t xml:space="preserve">replacement process in a later </w:t>
      </w:r>
      <w:r w:rsidR="0066492A" w:rsidRPr="00EC76D5">
        <w:t>phase</w:t>
      </w:r>
      <w:r w:rsidR="00FB026E" w:rsidRPr="00EC76D5">
        <w:t>.</w:t>
      </w:r>
    </w:p>
    <w:p w14:paraId="0A920CB0" w14:textId="77777777" w:rsidR="00757B84" w:rsidRPr="00EC76D5" w:rsidRDefault="00757B84" w:rsidP="00757B84">
      <w:pPr>
        <w:pStyle w:val="Code"/>
      </w:pPr>
      <w:r w:rsidRPr="00EC76D5">
        <w:t xml:space="preserve">  public static int traverseString(int index, StringBuilder buffer, boolean octal) {</w:t>
      </w:r>
    </w:p>
    <w:p w14:paraId="1FFD6FCA" w14:textId="77777777" w:rsidR="00757B84" w:rsidRPr="00EC76D5" w:rsidRDefault="00757B84" w:rsidP="00757B84">
      <w:pPr>
        <w:pStyle w:val="Code"/>
      </w:pPr>
      <w:r w:rsidRPr="00EC76D5">
        <w:t xml:space="preserve">    while (true) {</w:t>
      </w:r>
    </w:p>
    <w:p w14:paraId="58B66688" w14:textId="77777777" w:rsidR="00757B84" w:rsidRPr="00EC76D5" w:rsidRDefault="00757B84" w:rsidP="00757B84">
      <w:pPr>
        <w:pStyle w:val="Code"/>
      </w:pPr>
      <w:r w:rsidRPr="00EC76D5">
        <w:t xml:space="preserve">      switch (buffer.charAt(index)) {</w:t>
      </w:r>
    </w:p>
    <w:p w14:paraId="68885A8D" w14:textId="77777777" w:rsidR="00757B84" w:rsidRPr="00EC76D5" w:rsidRDefault="00757B84" w:rsidP="00757B84">
      <w:pPr>
        <w:pStyle w:val="Code"/>
      </w:pPr>
      <w:r w:rsidRPr="00EC76D5">
        <w:t xml:space="preserve">        case '\"':</w:t>
      </w:r>
    </w:p>
    <w:p w14:paraId="5206C9AF" w14:textId="77777777" w:rsidR="00757B84" w:rsidRPr="00EC76D5" w:rsidRDefault="00757B84" w:rsidP="00757B84">
      <w:pPr>
        <w:pStyle w:val="Code"/>
      </w:pPr>
      <w:r w:rsidRPr="00EC76D5">
        <w:t xml:space="preserve">          return index;</w:t>
      </w:r>
    </w:p>
    <w:p w14:paraId="69741F14" w14:textId="77777777" w:rsidR="00757B84" w:rsidRPr="00EC76D5" w:rsidRDefault="00757B84" w:rsidP="00757B84">
      <w:pPr>
        <w:pStyle w:val="Code"/>
      </w:pPr>
      <w:r w:rsidRPr="00EC76D5">
        <w:t xml:space="preserve">          </w:t>
      </w:r>
    </w:p>
    <w:p w14:paraId="26D940AC" w14:textId="77777777" w:rsidR="00757B84" w:rsidRPr="00EC76D5" w:rsidRDefault="00757B84" w:rsidP="00757B84">
      <w:pPr>
        <w:pStyle w:val="Code"/>
      </w:pPr>
      <w:r w:rsidRPr="00EC76D5">
        <w:t xml:space="preserve">        case '\n':</w:t>
      </w:r>
    </w:p>
    <w:p w14:paraId="7792CA5E" w14:textId="77777777" w:rsidR="00757B84" w:rsidRPr="00EC76D5" w:rsidRDefault="00757B84" w:rsidP="00757B84">
      <w:pPr>
        <w:pStyle w:val="Code"/>
      </w:pPr>
      <w:r w:rsidRPr="00EC76D5">
        <w:t xml:space="preserve">          Assert.error("new line in string.");</w:t>
      </w:r>
    </w:p>
    <w:p w14:paraId="556A67B7" w14:textId="77777777" w:rsidR="00757B84" w:rsidRPr="00EC76D5" w:rsidRDefault="00757B84" w:rsidP="00757B84">
      <w:pPr>
        <w:pStyle w:val="Code"/>
      </w:pPr>
      <w:r w:rsidRPr="00EC76D5">
        <w:t xml:space="preserve">          break;</w:t>
      </w:r>
    </w:p>
    <w:p w14:paraId="6E19C326" w14:textId="77777777" w:rsidR="00757B84" w:rsidRPr="00EC76D5" w:rsidRDefault="00757B84" w:rsidP="00757B84">
      <w:pPr>
        <w:pStyle w:val="Code"/>
      </w:pPr>
      <w:r w:rsidRPr="00EC76D5">
        <w:t xml:space="preserve">          </w:t>
      </w:r>
    </w:p>
    <w:p w14:paraId="6D6089AE" w14:textId="77777777" w:rsidR="00757B84" w:rsidRPr="00EC76D5" w:rsidRDefault="00757B84" w:rsidP="00757B84">
      <w:pPr>
        <w:pStyle w:val="Code"/>
      </w:pPr>
      <w:r w:rsidRPr="00EC76D5">
        <w:t xml:space="preserve">        case '\0':</w:t>
      </w:r>
    </w:p>
    <w:p w14:paraId="2B8EC23C" w14:textId="77777777" w:rsidR="00757B84" w:rsidRPr="00EC76D5" w:rsidRDefault="00757B84" w:rsidP="00757B84">
      <w:pPr>
        <w:pStyle w:val="Code"/>
      </w:pPr>
      <w:r w:rsidRPr="00EC76D5">
        <w:t xml:space="preserve">          Assert.error("unfinished string.");</w:t>
      </w:r>
    </w:p>
    <w:p w14:paraId="1EBE528A" w14:textId="77777777" w:rsidR="00757B84" w:rsidRPr="00EC76D5" w:rsidRDefault="00757B84" w:rsidP="00757B84">
      <w:pPr>
        <w:pStyle w:val="Code"/>
      </w:pPr>
      <w:r w:rsidRPr="00EC76D5">
        <w:t xml:space="preserve">          break;</w:t>
      </w:r>
    </w:p>
    <w:p w14:paraId="06712A57" w14:textId="77777777" w:rsidR="00757B84" w:rsidRPr="00EC76D5" w:rsidRDefault="00757B84" w:rsidP="00757B84">
      <w:pPr>
        <w:pStyle w:val="Code"/>
      </w:pPr>
      <w:r w:rsidRPr="00EC76D5">
        <w:t xml:space="preserve">          </w:t>
      </w:r>
    </w:p>
    <w:p w14:paraId="3E71F38B" w14:textId="77777777" w:rsidR="00757B84" w:rsidRPr="00EC76D5" w:rsidRDefault="00757B84" w:rsidP="00757B84">
      <w:pPr>
        <w:pStyle w:val="Code"/>
      </w:pPr>
      <w:r w:rsidRPr="00EC76D5">
        <w:t xml:space="preserve">        case '\\':</w:t>
      </w:r>
    </w:p>
    <w:p w14:paraId="3498EE38" w14:textId="77777777" w:rsidR="00757B84" w:rsidRPr="00EC76D5" w:rsidRDefault="00757B84" w:rsidP="00757B84">
      <w:pPr>
        <w:pStyle w:val="Code"/>
      </w:pPr>
      <w:r w:rsidRPr="00EC76D5">
        <w:t xml:space="preserve">          slashToChar(index, buffer);</w:t>
      </w:r>
    </w:p>
    <w:p w14:paraId="69F7A233" w14:textId="77777777" w:rsidR="00757B84" w:rsidRPr="00EC76D5" w:rsidRDefault="00757B84" w:rsidP="00757B84">
      <w:pPr>
        <w:pStyle w:val="Code"/>
      </w:pPr>
      <w:r w:rsidRPr="00EC76D5">
        <w:t xml:space="preserve">          break;</w:t>
      </w:r>
    </w:p>
    <w:p w14:paraId="5C165FC8" w14:textId="77777777" w:rsidR="00757B84" w:rsidRPr="00EC76D5" w:rsidRDefault="00757B84" w:rsidP="00757B84">
      <w:pPr>
        <w:pStyle w:val="Code"/>
      </w:pPr>
      <w:r w:rsidRPr="00EC76D5">
        <w:t xml:space="preserve">      }</w:t>
      </w:r>
    </w:p>
    <w:p w14:paraId="61657304" w14:textId="77777777" w:rsidR="00757B84" w:rsidRPr="00EC76D5" w:rsidRDefault="00757B84" w:rsidP="00757B84">
      <w:pPr>
        <w:pStyle w:val="Code"/>
      </w:pPr>
      <w:r w:rsidRPr="00EC76D5">
        <w:lastRenderedPageBreak/>
        <w:t xml:space="preserve">      </w:t>
      </w:r>
    </w:p>
    <w:p w14:paraId="0BFA47DC" w14:textId="77777777" w:rsidR="00757B84" w:rsidRPr="00EC76D5" w:rsidRDefault="00757B84" w:rsidP="00757B84">
      <w:pPr>
        <w:pStyle w:val="Code"/>
      </w:pPr>
      <w:r w:rsidRPr="00EC76D5">
        <w:t xml:space="preserve">      if (octal) {</w:t>
      </w:r>
    </w:p>
    <w:p w14:paraId="1BA36983" w14:textId="77777777" w:rsidR="00757B84" w:rsidRPr="00EC76D5" w:rsidRDefault="00757B84" w:rsidP="00757B84">
      <w:pPr>
        <w:pStyle w:val="Code"/>
      </w:pPr>
      <w:r w:rsidRPr="00EC76D5">
        <w:t xml:space="preserve">        charToOctal(index, buffer);</w:t>
      </w:r>
    </w:p>
    <w:p w14:paraId="67138EF8" w14:textId="77777777" w:rsidR="00757B84" w:rsidRPr="00EC76D5" w:rsidRDefault="00757B84" w:rsidP="00757B84">
      <w:pPr>
        <w:pStyle w:val="Code"/>
      </w:pPr>
      <w:r w:rsidRPr="00EC76D5">
        <w:t xml:space="preserve">        index += 4;</w:t>
      </w:r>
    </w:p>
    <w:p w14:paraId="7460ABC3" w14:textId="77777777" w:rsidR="00757B84" w:rsidRPr="00EC76D5" w:rsidRDefault="00757B84" w:rsidP="00757B84">
      <w:pPr>
        <w:pStyle w:val="Code"/>
      </w:pPr>
      <w:r w:rsidRPr="00EC76D5">
        <w:t xml:space="preserve">      }</w:t>
      </w:r>
    </w:p>
    <w:p w14:paraId="3BAA58B8" w14:textId="77777777" w:rsidR="00757B84" w:rsidRPr="00EC76D5" w:rsidRDefault="00757B84" w:rsidP="00757B84">
      <w:pPr>
        <w:pStyle w:val="Code"/>
      </w:pPr>
      <w:r w:rsidRPr="00EC76D5">
        <w:t xml:space="preserve">      else {</w:t>
      </w:r>
    </w:p>
    <w:p w14:paraId="111A4E82" w14:textId="77777777" w:rsidR="00757B84" w:rsidRPr="00EC76D5" w:rsidRDefault="00757B84" w:rsidP="00757B84">
      <w:pPr>
        <w:pStyle w:val="Code"/>
      </w:pPr>
      <w:r w:rsidRPr="00EC76D5">
        <w:t xml:space="preserve">        ++index;</w:t>
      </w:r>
    </w:p>
    <w:p w14:paraId="39428587" w14:textId="77777777" w:rsidR="00757B84" w:rsidRPr="00EC76D5" w:rsidRDefault="00757B84" w:rsidP="00757B84">
      <w:pPr>
        <w:pStyle w:val="Code"/>
      </w:pPr>
      <w:r w:rsidRPr="00EC76D5">
        <w:t xml:space="preserve">      }</w:t>
      </w:r>
    </w:p>
    <w:p w14:paraId="48095DA4" w14:textId="77777777" w:rsidR="00757B84" w:rsidRPr="00EC76D5" w:rsidRDefault="00757B84" w:rsidP="00757B84">
      <w:pPr>
        <w:pStyle w:val="Code"/>
      </w:pPr>
      <w:r w:rsidRPr="00EC76D5">
        <w:t xml:space="preserve">    }</w:t>
      </w:r>
    </w:p>
    <w:p w14:paraId="185F0587" w14:textId="2A5A2F00" w:rsidR="004306F6" w:rsidRPr="00EC76D5" w:rsidRDefault="00757B84" w:rsidP="00757B84">
      <w:pPr>
        <w:pStyle w:val="Code"/>
      </w:pPr>
      <w:r w:rsidRPr="00EC76D5">
        <w:t xml:space="preserve">  }</w:t>
      </w:r>
    </w:p>
    <w:p w14:paraId="1063D267" w14:textId="5EE13B47" w:rsidR="004306F6" w:rsidRPr="00EC76D5" w:rsidRDefault="005342A2" w:rsidP="0066409D">
      <w:r w:rsidRPr="00EC76D5">
        <w:t xml:space="preserve">The </w:t>
      </w:r>
      <w:r w:rsidRPr="00EC76D5">
        <w:rPr>
          <w:rStyle w:val="CodeInText"/>
        </w:rPr>
        <w:t>traverseCharacter</w:t>
      </w:r>
      <w:r w:rsidRPr="00EC76D5">
        <w:t xml:space="preserve"> method is </w:t>
      </w:r>
      <w:r w:rsidR="00D165D1" w:rsidRPr="00EC76D5">
        <w:t xml:space="preserve">similar to </w:t>
      </w:r>
      <w:r w:rsidRPr="00EC76D5">
        <w:rPr>
          <w:rStyle w:val="CodeInText"/>
        </w:rPr>
        <w:t>traverseString</w:t>
      </w:r>
      <w:r w:rsidR="00E852C7" w:rsidRPr="00EC76D5">
        <w:t xml:space="preserve"> above, it generates error message</w:t>
      </w:r>
      <w:r w:rsidR="00B4481B" w:rsidRPr="00EC76D5">
        <w:t>s</w:t>
      </w:r>
      <w:r w:rsidR="00E852C7" w:rsidRPr="00EC76D5">
        <w:t xml:space="preserve"> for </w:t>
      </w:r>
      <w:r w:rsidR="00651622" w:rsidRPr="00EC76D5">
        <w:t>end-of-line</w:t>
      </w:r>
      <w:r w:rsidR="005C3169" w:rsidRPr="00EC76D5">
        <w:t xml:space="preserve"> or newline</w:t>
      </w:r>
      <w:r w:rsidR="00651622" w:rsidRPr="00EC76D5">
        <w:t xml:space="preserve">, calls </w:t>
      </w:r>
      <w:r w:rsidR="00651622" w:rsidRPr="00EC76D5">
        <w:rPr>
          <w:rStyle w:val="CodeInText"/>
        </w:rPr>
        <w:t>doSlash</w:t>
      </w:r>
      <w:r w:rsidR="00651622" w:rsidRPr="00EC76D5">
        <w:t xml:space="preserve"> for each backslash, and </w:t>
      </w:r>
      <w:r w:rsidR="00D94E70" w:rsidRPr="00EC76D5">
        <w:t xml:space="preserve">finally </w:t>
      </w:r>
      <w:r w:rsidR="00651622" w:rsidRPr="00EC76D5">
        <w:t xml:space="preserve">changes each regular character into a </w:t>
      </w:r>
      <w:r w:rsidR="00684B8B" w:rsidRPr="00EC76D5">
        <w:t>backslash</w:t>
      </w:r>
      <w:r w:rsidR="00651622" w:rsidRPr="00EC76D5">
        <w:t xml:space="preserve"> followed </w:t>
      </w:r>
      <w:r w:rsidR="00684B8B" w:rsidRPr="00EC76D5">
        <w:t>by three octal digits.</w:t>
      </w:r>
    </w:p>
    <w:p w14:paraId="709FC6C6" w14:textId="77777777" w:rsidR="00356E7E" w:rsidRPr="00EC76D5" w:rsidRDefault="00356E7E" w:rsidP="00356E7E">
      <w:pPr>
        <w:pStyle w:val="Code"/>
      </w:pPr>
      <w:r w:rsidRPr="00EC76D5">
        <w:t xml:space="preserve">  public static int traverseCharacter(int index, StringBuilder buffer,</w:t>
      </w:r>
    </w:p>
    <w:p w14:paraId="09CA0C03" w14:textId="1B6AE133" w:rsidR="00356E7E" w:rsidRPr="00EC76D5" w:rsidRDefault="00356E7E" w:rsidP="00356E7E">
      <w:pPr>
        <w:pStyle w:val="Code"/>
      </w:pPr>
      <w:r w:rsidRPr="00EC76D5">
        <w:t xml:space="preserve">                                      boolean octal) {</w:t>
      </w:r>
    </w:p>
    <w:p w14:paraId="273B850A" w14:textId="77777777" w:rsidR="00356E7E" w:rsidRPr="00EC76D5" w:rsidRDefault="00356E7E" w:rsidP="00356E7E">
      <w:pPr>
        <w:pStyle w:val="Code"/>
      </w:pPr>
      <w:r w:rsidRPr="00EC76D5">
        <w:t xml:space="preserve">    int charCount = 0;</w:t>
      </w:r>
    </w:p>
    <w:p w14:paraId="316BA215" w14:textId="77777777" w:rsidR="00356E7E" w:rsidRPr="00EC76D5" w:rsidRDefault="00356E7E" w:rsidP="00356E7E">
      <w:pPr>
        <w:pStyle w:val="Code"/>
      </w:pPr>
      <w:r w:rsidRPr="00EC76D5">
        <w:t xml:space="preserve">    </w:t>
      </w:r>
    </w:p>
    <w:p w14:paraId="0935C41E" w14:textId="77777777" w:rsidR="00356E7E" w:rsidRPr="00EC76D5" w:rsidRDefault="00356E7E" w:rsidP="00356E7E">
      <w:pPr>
        <w:pStyle w:val="Code"/>
      </w:pPr>
      <w:r w:rsidRPr="00EC76D5">
        <w:t xml:space="preserve">    while (true) {</w:t>
      </w:r>
    </w:p>
    <w:p w14:paraId="6EB1671F" w14:textId="77777777" w:rsidR="00356E7E" w:rsidRPr="00EC76D5" w:rsidRDefault="00356E7E" w:rsidP="00356E7E">
      <w:pPr>
        <w:pStyle w:val="Code"/>
      </w:pPr>
      <w:r w:rsidRPr="00EC76D5">
        <w:t xml:space="preserve">      switch (buffer.charAt(index)) {</w:t>
      </w:r>
    </w:p>
    <w:p w14:paraId="26CE0141" w14:textId="77777777" w:rsidR="00356E7E" w:rsidRPr="00EC76D5" w:rsidRDefault="00356E7E" w:rsidP="00356E7E">
      <w:pPr>
        <w:pStyle w:val="Code"/>
      </w:pPr>
      <w:r w:rsidRPr="00EC76D5">
        <w:t xml:space="preserve">        case '\'':</w:t>
      </w:r>
    </w:p>
    <w:p w14:paraId="4812F128" w14:textId="77777777" w:rsidR="00356E7E" w:rsidRPr="00EC76D5" w:rsidRDefault="00356E7E" w:rsidP="00356E7E">
      <w:pPr>
        <w:pStyle w:val="Code"/>
      </w:pPr>
      <w:r w:rsidRPr="00EC76D5">
        <w:t xml:space="preserve">          Assert.error(charCount == 1, "invalid character sequence");</w:t>
      </w:r>
    </w:p>
    <w:p w14:paraId="19BA5D81" w14:textId="77777777" w:rsidR="00356E7E" w:rsidRPr="00EC76D5" w:rsidRDefault="00356E7E" w:rsidP="00356E7E">
      <w:pPr>
        <w:pStyle w:val="Code"/>
      </w:pPr>
      <w:r w:rsidRPr="00EC76D5">
        <w:t xml:space="preserve">          return index;</w:t>
      </w:r>
    </w:p>
    <w:p w14:paraId="1DA1ECC4" w14:textId="77777777" w:rsidR="00356E7E" w:rsidRPr="00EC76D5" w:rsidRDefault="00356E7E" w:rsidP="00356E7E">
      <w:pPr>
        <w:pStyle w:val="Code"/>
      </w:pPr>
      <w:r w:rsidRPr="00EC76D5">
        <w:t xml:space="preserve">          </w:t>
      </w:r>
    </w:p>
    <w:p w14:paraId="6804D8F1" w14:textId="77777777" w:rsidR="00356E7E" w:rsidRPr="00EC76D5" w:rsidRDefault="00356E7E" w:rsidP="00356E7E">
      <w:pPr>
        <w:pStyle w:val="Code"/>
      </w:pPr>
      <w:r w:rsidRPr="00EC76D5">
        <w:t xml:space="preserve">        case '\n':</w:t>
      </w:r>
    </w:p>
    <w:p w14:paraId="1D03892B" w14:textId="77777777" w:rsidR="00356E7E" w:rsidRPr="00EC76D5" w:rsidRDefault="00356E7E" w:rsidP="00356E7E">
      <w:pPr>
        <w:pStyle w:val="Code"/>
      </w:pPr>
      <w:r w:rsidRPr="00EC76D5">
        <w:t xml:space="preserve">          Assert.error("new line in character.");</w:t>
      </w:r>
    </w:p>
    <w:p w14:paraId="2BB1F483" w14:textId="77777777" w:rsidR="00356E7E" w:rsidRPr="00EC76D5" w:rsidRDefault="00356E7E" w:rsidP="00356E7E">
      <w:pPr>
        <w:pStyle w:val="Code"/>
      </w:pPr>
      <w:r w:rsidRPr="00EC76D5">
        <w:t xml:space="preserve">          break;</w:t>
      </w:r>
    </w:p>
    <w:p w14:paraId="64FE20C7" w14:textId="77777777" w:rsidR="00356E7E" w:rsidRPr="00EC76D5" w:rsidRDefault="00356E7E" w:rsidP="00356E7E">
      <w:pPr>
        <w:pStyle w:val="Code"/>
      </w:pPr>
      <w:r w:rsidRPr="00EC76D5">
        <w:t xml:space="preserve">          </w:t>
      </w:r>
    </w:p>
    <w:p w14:paraId="043C4E4F" w14:textId="77777777" w:rsidR="00356E7E" w:rsidRPr="00EC76D5" w:rsidRDefault="00356E7E" w:rsidP="00356E7E">
      <w:pPr>
        <w:pStyle w:val="Code"/>
      </w:pPr>
      <w:r w:rsidRPr="00EC76D5">
        <w:t xml:space="preserve">        case '\0':</w:t>
      </w:r>
    </w:p>
    <w:p w14:paraId="1894E247" w14:textId="77777777" w:rsidR="00356E7E" w:rsidRPr="00EC76D5" w:rsidRDefault="00356E7E" w:rsidP="00356E7E">
      <w:pPr>
        <w:pStyle w:val="Code"/>
      </w:pPr>
      <w:r w:rsidRPr="00EC76D5">
        <w:t xml:space="preserve">          Assert.error("unfinished character.");</w:t>
      </w:r>
    </w:p>
    <w:p w14:paraId="22B96C67" w14:textId="77777777" w:rsidR="00356E7E" w:rsidRPr="00EC76D5" w:rsidRDefault="00356E7E" w:rsidP="00356E7E">
      <w:pPr>
        <w:pStyle w:val="Code"/>
      </w:pPr>
      <w:r w:rsidRPr="00EC76D5">
        <w:t xml:space="preserve">          break;</w:t>
      </w:r>
    </w:p>
    <w:p w14:paraId="3E805E25" w14:textId="77777777" w:rsidR="00356E7E" w:rsidRPr="00EC76D5" w:rsidRDefault="00356E7E" w:rsidP="00356E7E">
      <w:pPr>
        <w:pStyle w:val="Code"/>
      </w:pPr>
      <w:r w:rsidRPr="00EC76D5">
        <w:t xml:space="preserve">          </w:t>
      </w:r>
    </w:p>
    <w:p w14:paraId="5DA88A28" w14:textId="77777777" w:rsidR="00356E7E" w:rsidRPr="00EC76D5" w:rsidRDefault="00356E7E" w:rsidP="00356E7E">
      <w:pPr>
        <w:pStyle w:val="Code"/>
      </w:pPr>
      <w:r w:rsidRPr="00EC76D5">
        <w:t xml:space="preserve">        case '\\':</w:t>
      </w:r>
    </w:p>
    <w:p w14:paraId="25C8FCC5" w14:textId="77777777" w:rsidR="00356E7E" w:rsidRPr="00EC76D5" w:rsidRDefault="00356E7E" w:rsidP="00356E7E">
      <w:pPr>
        <w:pStyle w:val="Code"/>
      </w:pPr>
      <w:r w:rsidRPr="00EC76D5">
        <w:t xml:space="preserve">          slashToChar(index, buffer);</w:t>
      </w:r>
    </w:p>
    <w:p w14:paraId="2A95DC0C" w14:textId="77777777" w:rsidR="00356E7E" w:rsidRPr="00EC76D5" w:rsidRDefault="00356E7E" w:rsidP="00356E7E">
      <w:pPr>
        <w:pStyle w:val="Code"/>
      </w:pPr>
      <w:r w:rsidRPr="00EC76D5">
        <w:t xml:space="preserve">          break;</w:t>
      </w:r>
    </w:p>
    <w:p w14:paraId="522780F7" w14:textId="77777777" w:rsidR="00356E7E" w:rsidRPr="00EC76D5" w:rsidRDefault="00356E7E" w:rsidP="00356E7E">
      <w:pPr>
        <w:pStyle w:val="Code"/>
      </w:pPr>
      <w:r w:rsidRPr="00EC76D5">
        <w:t xml:space="preserve">      }</w:t>
      </w:r>
    </w:p>
    <w:p w14:paraId="508B5DF2" w14:textId="77777777" w:rsidR="00356E7E" w:rsidRPr="00EC76D5" w:rsidRDefault="00356E7E" w:rsidP="00356E7E">
      <w:pPr>
        <w:pStyle w:val="Code"/>
      </w:pPr>
      <w:r w:rsidRPr="00EC76D5">
        <w:t xml:space="preserve">      </w:t>
      </w:r>
    </w:p>
    <w:p w14:paraId="0D9FDB11" w14:textId="77777777" w:rsidR="00356E7E" w:rsidRPr="00EC76D5" w:rsidRDefault="00356E7E" w:rsidP="00356E7E">
      <w:pPr>
        <w:pStyle w:val="Code"/>
      </w:pPr>
      <w:r w:rsidRPr="00EC76D5">
        <w:t xml:space="preserve">      if (octal) {</w:t>
      </w:r>
    </w:p>
    <w:p w14:paraId="48A3DFF6" w14:textId="77777777" w:rsidR="00356E7E" w:rsidRPr="00EC76D5" w:rsidRDefault="00356E7E" w:rsidP="00356E7E">
      <w:pPr>
        <w:pStyle w:val="Code"/>
      </w:pPr>
      <w:r w:rsidRPr="00EC76D5">
        <w:t xml:space="preserve">        charToOctal(index, buffer);</w:t>
      </w:r>
    </w:p>
    <w:p w14:paraId="51D3B077" w14:textId="77777777" w:rsidR="00356E7E" w:rsidRPr="00EC76D5" w:rsidRDefault="00356E7E" w:rsidP="00356E7E">
      <w:pPr>
        <w:pStyle w:val="Code"/>
      </w:pPr>
      <w:r w:rsidRPr="00EC76D5">
        <w:t xml:space="preserve">        index += 4;</w:t>
      </w:r>
    </w:p>
    <w:p w14:paraId="4125A5BD" w14:textId="77777777" w:rsidR="00356E7E" w:rsidRPr="00EC76D5" w:rsidRDefault="00356E7E" w:rsidP="00356E7E">
      <w:pPr>
        <w:pStyle w:val="Code"/>
      </w:pPr>
      <w:r w:rsidRPr="00EC76D5">
        <w:t xml:space="preserve">      }</w:t>
      </w:r>
    </w:p>
    <w:p w14:paraId="5C541BB3" w14:textId="77777777" w:rsidR="00356E7E" w:rsidRPr="00EC76D5" w:rsidRDefault="00356E7E" w:rsidP="00356E7E">
      <w:pPr>
        <w:pStyle w:val="Code"/>
      </w:pPr>
      <w:r w:rsidRPr="00EC76D5">
        <w:t xml:space="preserve">      else {</w:t>
      </w:r>
    </w:p>
    <w:p w14:paraId="21B78C47" w14:textId="77777777" w:rsidR="00356E7E" w:rsidRPr="00EC76D5" w:rsidRDefault="00356E7E" w:rsidP="00356E7E">
      <w:pPr>
        <w:pStyle w:val="Code"/>
      </w:pPr>
      <w:r w:rsidRPr="00EC76D5">
        <w:t xml:space="preserve">        ++index;</w:t>
      </w:r>
    </w:p>
    <w:p w14:paraId="198D4900" w14:textId="77777777" w:rsidR="00356E7E" w:rsidRPr="00EC76D5" w:rsidRDefault="00356E7E" w:rsidP="00356E7E">
      <w:pPr>
        <w:pStyle w:val="Code"/>
      </w:pPr>
      <w:r w:rsidRPr="00EC76D5">
        <w:t xml:space="preserve">      }</w:t>
      </w:r>
    </w:p>
    <w:p w14:paraId="5C364A3B" w14:textId="77777777" w:rsidR="00356E7E" w:rsidRPr="00EC76D5" w:rsidRDefault="00356E7E" w:rsidP="00356E7E">
      <w:pPr>
        <w:pStyle w:val="Code"/>
      </w:pPr>
    </w:p>
    <w:p w14:paraId="29CAB358" w14:textId="77777777" w:rsidR="00356E7E" w:rsidRPr="00EC76D5" w:rsidRDefault="00356E7E" w:rsidP="00356E7E">
      <w:pPr>
        <w:pStyle w:val="Code"/>
      </w:pPr>
      <w:r w:rsidRPr="00EC76D5">
        <w:t xml:space="preserve">      ++charCount;</w:t>
      </w:r>
    </w:p>
    <w:p w14:paraId="604EFEC0" w14:textId="77777777" w:rsidR="00356E7E" w:rsidRPr="00EC76D5" w:rsidRDefault="00356E7E" w:rsidP="00356E7E">
      <w:pPr>
        <w:pStyle w:val="Code"/>
      </w:pPr>
      <w:r w:rsidRPr="00EC76D5">
        <w:t xml:space="preserve">    }</w:t>
      </w:r>
    </w:p>
    <w:p w14:paraId="534D12E1" w14:textId="518FE60A" w:rsidR="00DB7246" w:rsidRPr="00EC76D5" w:rsidRDefault="00356E7E" w:rsidP="00356E7E">
      <w:pPr>
        <w:pStyle w:val="Code"/>
      </w:pPr>
      <w:r w:rsidRPr="00EC76D5">
        <w:t xml:space="preserve">  }</w:t>
      </w:r>
    </w:p>
    <w:p w14:paraId="4EDA2611" w14:textId="77777777" w:rsidR="00791B48" w:rsidRPr="00EC76D5" w:rsidRDefault="00791B48" w:rsidP="00791B48">
      <w:pPr>
        <w:pStyle w:val="Rubrik3"/>
      </w:pPr>
      <w:bookmarkStart w:id="35" w:name="_Ref418258402"/>
      <w:bookmarkStart w:id="36" w:name="_Toc481936135"/>
      <w:r w:rsidRPr="00EC76D5">
        <w:t>Slash Codes</w:t>
      </w:r>
      <w:bookmarkEnd w:id="35"/>
      <w:bookmarkEnd w:id="36"/>
    </w:p>
    <w:p w14:paraId="27CC6DE9" w14:textId="77777777" w:rsidR="00A3704E" w:rsidRPr="00EC76D5" w:rsidRDefault="00E22418" w:rsidP="00260A49">
      <w:r w:rsidRPr="00EC76D5">
        <w:t xml:space="preserve">The </w:t>
      </w:r>
      <w:r w:rsidR="00C50C78" w:rsidRPr="00EC76D5">
        <w:rPr>
          <w:rStyle w:val="CodeInText0"/>
        </w:rPr>
        <w:t>slashToChar</w:t>
      </w:r>
      <w:r w:rsidR="00C50C78" w:rsidRPr="00EC76D5">
        <w:t xml:space="preserve"> </w:t>
      </w:r>
      <w:r w:rsidRPr="00EC76D5">
        <w:t xml:space="preserve">method </w:t>
      </w:r>
      <w:r w:rsidR="007C1E0A" w:rsidRPr="00EC76D5">
        <w:t>inspect</w:t>
      </w:r>
      <w:r w:rsidR="00CD000F" w:rsidRPr="00EC76D5">
        <w:t xml:space="preserve"> the character succeeding the slash.</w:t>
      </w:r>
    </w:p>
    <w:p w14:paraId="21F33C56" w14:textId="20FD12F1" w:rsidR="00260A49" w:rsidRPr="00EC76D5" w:rsidRDefault="00CD000F" w:rsidP="00260A49">
      <w:r w:rsidRPr="00EC76D5">
        <w:t xml:space="preserve"> </w:t>
      </w:r>
      <w:r w:rsidR="00BB1A11" w:rsidRPr="00EC76D5">
        <w:t>If the character</w:t>
      </w:r>
      <w:r w:rsidR="00DA14BB" w:rsidRPr="00EC76D5">
        <w:t xml:space="preserve">s following the slash are a small or capital x and one or two hexadecimal characters, or three octal </w:t>
      </w:r>
      <w:r w:rsidR="00BB1A11" w:rsidRPr="00EC76D5">
        <w:t xml:space="preserve"> the following two characters are inspected, and their value calculated</w:t>
      </w:r>
      <w:r w:rsidR="000D3002" w:rsidRPr="00EC76D5">
        <w:t xml:space="preserve"> and the two hexadecimal digits </w:t>
      </w:r>
      <w:r w:rsidR="000D3002" w:rsidRPr="00EC76D5">
        <w:lastRenderedPageBreak/>
        <w:t>are replaced three octal digits.</w:t>
      </w:r>
      <w:r w:rsidR="00A54487" w:rsidRPr="00EC76D5">
        <w:t xml:space="preserve"> </w:t>
      </w:r>
      <w:r w:rsidR="00BB1A11" w:rsidRPr="00EC76D5">
        <w:t>However, if the two following character</w:t>
      </w:r>
      <w:r w:rsidR="00A54487" w:rsidRPr="00EC76D5">
        <w:t>s</w:t>
      </w:r>
      <w:r w:rsidR="00BB1A11" w:rsidRPr="00EC76D5">
        <w:t xml:space="preserve"> are not </w:t>
      </w:r>
      <w:r w:rsidR="00486C72" w:rsidRPr="00EC76D5">
        <w:t>hexadecimal</w:t>
      </w:r>
      <w:r w:rsidR="007E7504" w:rsidRPr="00EC76D5">
        <w:t xml:space="preserve"> digits, an error message</w:t>
      </w:r>
      <w:r w:rsidR="00A54487" w:rsidRPr="00EC76D5">
        <w:t xml:space="preserve"> occurs.</w:t>
      </w:r>
    </w:p>
    <w:p w14:paraId="60637042" w14:textId="77777777" w:rsidR="00EF3CE9" w:rsidRPr="00EC76D5" w:rsidRDefault="00EF3CE9" w:rsidP="00EF3CE9">
      <w:pPr>
        <w:pStyle w:val="Code"/>
      </w:pPr>
      <w:r w:rsidRPr="00EC76D5">
        <w:t xml:space="preserve">  public static void slashToChar(int index, StringBuilder buffer) {</w:t>
      </w:r>
    </w:p>
    <w:p w14:paraId="61D67D8C" w14:textId="77777777" w:rsidR="00EF3CE9" w:rsidRPr="00EC76D5" w:rsidRDefault="00EF3CE9" w:rsidP="00EF3CE9">
      <w:pPr>
        <w:pStyle w:val="Code"/>
      </w:pPr>
      <w:r w:rsidRPr="00EC76D5">
        <w:t xml:space="preserve">    char char1 = buffer.charAt(index + 1),</w:t>
      </w:r>
    </w:p>
    <w:p w14:paraId="7C9B6170" w14:textId="77777777" w:rsidR="00EF3CE9" w:rsidRPr="00EC76D5" w:rsidRDefault="00EF3CE9" w:rsidP="00EF3CE9">
      <w:pPr>
        <w:pStyle w:val="Code"/>
      </w:pPr>
      <w:r w:rsidRPr="00EC76D5">
        <w:t xml:space="preserve">         char2 = buffer.charAt(index + 2),</w:t>
      </w:r>
    </w:p>
    <w:p w14:paraId="6FF5F002" w14:textId="77777777" w:rsidR="00EF3CE9" w:rsidRPr="00EC76D5" w:rsidRDefault="00EF3CE9" w:rsidP="00EF3CE9">
      <w:pPr>
        <w:pStyle w:val="Code"/>
      </w:pPr>
      <w:r w:rsidRPr="00EC76D5">
        <w:t xml:space="preserve">         char3 = buffer.charAt(index + 3);</w:t>
      </w:r>
    </w:p>
    <w:p w14:paraId="1A985F42" w14:textId="29B493FD" w:rsidR="002E47AF" w:rsidRPr="00EC76D5" w:rsidRDefault="002E47AF" w:rsidP="002E47AF">
      <w:r w:rsidRPr="00EC76D5">
        <w:t xml:space="preserve">If the </w:t>
      </w:r>
      <w:r w:rsidR="00641978" w:rsidRPr="00EC76D5">
        <w:t xml:space="preserve">three, two, or one </w:t>
      </w:r>
      <w:r w:rsidRPr="00EC76D5">
        <w:t>character</w:t>
      </w:r>
      <w:r w:rsidR="00641978" w:rsidRPr="00EC76D5">
        <w:t xml:space="preserve">s following the slash are </w:t>
      </w:r>
      <w:r w:rsidR="009E2D90" w:rsidRPr="00EC76D5">
        <w:t>o</w:t>
      </w:r>
      <w:r w:rsidRPr="00EC76D5">
        <w:t xml:space="preserve">ctal </w:t>
      </w:r>
      <w:r w:rsidR="009E2D90" w:rsidRPr="00EC76D5">
        <w:t>digits, the</w:t>
      </w:r>
      <w:r w:rsidRPr="00EC76D5">
        <w:t xml:space="preserve"> value </w:t>
      </w:r>
      <w:r w:rsidR="00FB34DE" w:rsidRPr="00EC76D5">
        <w:t xml:space="preserve">of the digits </w:t>
      </w:r>
      <w:r w:rsidR="009E2D90" w:rsidRPr="00EC76D5">
        <w:t xml:space="preserve">is </w:t>
      </w:r>
      <w:r w:rsidRPr="00EC76D5">
        <w:t xml:space="preserve">calculated and the </w:t>
      </w:r>
      <w:r w:rsidR="009E2D90" w:rsidRPr="00EC76D5">
        <w:t>slash sequence is replaced by the character with the ASCII value</w:t>
      </w:r>
      <w:r w:rsidR="00F772FC" w:rsidRPr="00EC76D5">
        <w:t xml:space="preserve"> of the octal digits</w:t>
      </w:r>
      <w:r w:rsidR="009E2D90" w:rsidRPr="00EC76D5">
        <w:t>.</w:t>
      </w:r>
      <w:r w:rsidR="006A79D4" w:rsidRPr="00EC76D5">
        <w:t xml:space="preserve"> If the value of the digits exceeds 255, an error is reported.</w:t>
      </w:r>
    </w:p>
    <w:p w14:paraId="712698C2" w14:textId="77777777" w:rsidR="00EF3CE9" w:rsidRPr="00EC76D5" w:rsidRDefault="00EF3CE9" w:rsidP="00EF3CE9">
      <w:pPr>
        <w:pStyle w:val="Code"/>
      </w:pPr>
      <w:r w:rsidRPr="00EC76D5">
        <w:t xml:space="preserve">    if (isOctal(char1) &amp;&amp; isOctal(char2) &amp;&amp; isOctal(char3)) {</w:t>
      </w:r>
    </w:p>
    <w:p w14:paraId="70BF479B" w14:textId="77777777" w:rsidR="00EF3CE9" w:rsidRPr="00EC76D5" w:rsidRDefault="00EF3CE9" w:rsidP="00EF3CE9">
      <w:pPr>
        <w:pStyle w:val="Code"/>
      </w:pPr>
      <w:r w:rsidRPr="00EC76D5">
        <w:t xml:space="preserve">      int octValue = 64 * charToOctal(char1) +</w:t>
      </w:r>
    </w:p>
    <w:p w14:paraId="752AEC55" w14:textId="77777777" w:rsidR="00EF3CE9" w:rsidRPr="00EC76D5" w:rsidRDefault="00EF3CE9" w:rsidP="00EF3CE9">
      <w:pPr>
        <w:pStyle w:val="Code"/>
      </w:pPr>
      <w:r w:rsidRPr="00EC76D5">
        <w:t xml:space="preserve">                      8 * charToOctal(char2) +</w:t>
      </w:r>
    </w:p>
    <w:p w14:paraId="0AB96FCB" w14:textId="77777777" w:rsidR="00EF3CE9" w:rsidRPr="00EC76D5" w:rsidRDefault="00EF3CE9" w:rsidP="00EF3CE9">
      <w:pPr>
        <w:pStyle w:val="Code"/>
      </w:pPr>
      <w:r w:rsidRPr="00EC76D5">
        <w:t xml:space="preserve">                          charToOctal(char3);</w:t>
      </w:r>
    </w:p>
    <w:p w14:paraId="07027C6A" w14:textId="77777777" w:rsidR="00EF3CE9" w:rsidRPr="00EC76D5" w:rsidRDefault="00EF3CE9" w:rsidP="00EF3CE9">
      <w:pPr>
        <w:pStyle w:val="Code"/>
      </w:pPr>
      <w:r w:rsidRPr="00EC76D5">
        <w:t xml:space="preserve">      Assert.error(octValue &lt; 256, "invalid octal sequence");</w:t>
      </w:r>
    </w:p>
    <w:p w14:paraId="056BB4CB" w14:textId="77777777" w:rsidR="00EF3CE9" w:rsidRPr="00EC76D5" w:rsidRDefault="00EF3CE9" w:rsidP="00EF3CE9">
      <w:pPr>
        <w:pStyle w:val="Code"/>
      </w:pPr>
      <w:r w:rsidRPr="00EC76D5">
        <w:t xml:space="preserve">      buffer.replace(index, index + 4, String.valueOf((char) octValue));</w:t>
      </w:r>
    </w:p>
    <w:p w14:paraId="100391C3" w14:textId="77777777" w:rsidR="00EF3CE9" w:rsidRPr="00EC76D5" w:rsidRDefault="00EF3CE9" w:rsidP="00EF3CE9">
      <w:pPr>
        <w:pStyle w:val="Code"/>
      </w:pPr>
      <w:r w:rsidRPr="00EC76D5">
        <w:t xml:space="preserve">    }</w:t>
      </w:r>
    </w:p>
    <w:p w14:paraId="73FB9A49" w14:textId="77777777" w:rsidR="00EF3CE9" w:rsidRPr="00EC76D5" w:rsidRDefault="00EF3CE9" w:rsidP="00EF3CE9">
      <w:pPr>
        <w:pStyle w:val="Code"/>
      </w:pPr>
      <w:r w:rsidRPr="00EC76D5">
        <w:t xml:space="preserve">    else if (isOctal(char1) &amp;&amp; isOctal(char2)) {</w:t>
      </w:r>
    </w:p>
    <w:p w14:paraId="165AE86B" w14:textId="77777777" w:rsidR="00EF3CE9" w:rsidRPr="00EC76D5" w:rsidRDefault="00EF3CE9" w:rsidP="00EF3CE9">
      <w:pPr>
        <w:pStyle w:val="Code"/>
      </w:pPr>
      <w:r w:rsidRPr="00EC76D5">
        <w:t xml:space="preserve">      int octValue = 8 * charToOctal(char1) + charToOctal(char2);</w:t>
      </w:r>
    </w:p>
    <w:p w14:paraId="38931B20" w14:textId="77777777" w:rsidR="00EF3CE9" w:rsidRPr="00EC76D5" w:rsidRDefault="00EF3CE9" w:rsidP="00EF3CE9">
      <w:pPr>
        <w:pStyle w:val="Code"/>
      </w:pPr>
      <w:r w:rsidRPr="00EC76D5">
        <w:t xml:space="preserve">      buffer.replace(index, index + 3, String.valueOf((char) octValue));</w:t>
      </w:r>
    </w:p>
    <w:p w14:paraId="7E8474AF" w14:textId="77777777" w:rsidR="00EF3CE9" w:rsidRPr="00EC76D5" w:rsidRDefault="00EF3CE9" w:rsidP="00EF3CE9">
      <w:pPr>
        <w:pStyle w:val="Code"/>
      </w:pPr>
      <w:r w:rsidRPr="00EC76D5">
        <w:t xml:space="preserve">    }</w:t>
      </w:r>
    </w:p>
    <w:p w14:paraId="3A7D6A84" w14:textId="77777777" w:rsidR="00EF3CE9" w:rsidRPr="00EC76D5" w:rsidRDefault="00EF3CE9" w:rsidP="00EF3CE9">
      <w:pPr>
        <w:pStyle w:val="Code"/>
      </w:pPr>
      <w:r w:rsidRPr="00EC76D5">
        <w:t xml:space="preserve">    else if (isOctal(char1)) {</w:t>
      </w:r>
    </w:p>
    <w:p w14:paraId="786C170D" w14:textId="77777777" w:rsidR="00EF3CE9" w:rsidRPr="00EC76D5" w:rsidRDefault="00EF3CE9" w:rsidP="00EF3CE9">
      <w:pPr>
        <w:pStyle w:val="Code"/>
      </w:pPr>
      <w:r w:rsidRPr="00EC76D5">
        <w:t xml:space="preserve">      int octValue = charToOctal(char1);</w:t>
      </w:r>
    </w:p>
    <w:p w14:paraId="65BD4A67" w14:textId="77777777" w:rsidR="00EF3CE9" w:rsidRPr="00EC76D5" w:rsidRDefault="00EF3CE9" w:rsidP="00EF3CE9">
      <w:pPr>
        <w:pStyle w:val="Code"/>
      </w:pPr>
      <w:r w:rsidRPr="00EC76D5">
        <w:t xml:space="preserve">      buffer.replace(index, index + 2, String.valueOf((char) octValue));</w:t>
      </w:r>
    </w:p>
    <w:p w14:paraId="29DC34D9" w14:textId="77777777" w:rsidR="00EF3CE9" w:rsidRPr="00EC76D5" w:rsidRDefault="00EF3CE9" w:rsidP="00EF3CE9">
      <w:pPr>
        <w:pStyle w:val="Code"/>
      </w:pPr>
      <w:r w:rsidRPr="00EC76D5">
        <w:t xml:space="preserve">    }</w:t>
      </w:r>
    </w:p>
    <w:p w14:paraId="3F94FFEE" w14:textId="47AA7767" w:rsidR="00DE77C6" w:rsidRPr="00EC76D5" w:rsidRDefault="001A30BA" w:rsidP="00DE77C6">
      <w:pPr>
        <w:rPr>
          <w:noProof/>
        </w:rPr>
      </w:pPr>
      <w:r w:rsidRPr="00EC76D5">
        <w:t xml:space="preserve">If the character following the slash is a small or capital x and two or one hexadecimal digits, the value of the digits is </w:t>
      </w:r>
      <w:r w:rsidR="00387F6E" w:rsidRPr="00EC76D5">
        <w:t>calculated,</w:t>
      </w:r>
      <w:r w:rsidRPr="00EC76D5">
        <w:t xml:space="preserve"> and the slash sequence is replaced by the character with the ASCII value of the hexadecimal digits.</w:t>
      </w:r>
      <w:r w:rsidR="00DE77C6" w:rsidRPr="00EC76D5">
        <w:t xml:space="preserve"> A small or capital x not followed by at least one hexadecimal digit results in an error</w:t>
      </w:r>
      <w:r w:rsidR="00FA541F" w:rsidRPr="00EC76D5">
        <w:t xml:space="preserve"> being reported</w:t>
      </w:r>
      <w:r w:rsidR="00DE77C6" w:rsidRPr="00EC76D5">
        <w:t>.</w:t>
      </w:r>
    </w:p>
    <w:p w14:paraId="7FE44417" w14:textId="77777777" w:rsidR="00EF3CE9" w:rsidRPr="00EC76D5" w:rsidRDefault="00EF3CE9" w:rsidP="00EF3CE9">
      <w:pPr>
        <w:pStyle w:val="Code"/>
      </w:pPr>
      <w:r w:rsidRPr="00EC76D5">
        <w:t xml:space="preserve">    else if ((char1 == 'x') || (char1 == 'X')) {</w:t>
      </w:r>
    </w:p>
    <w:p w14:paraId="73152FB2" w14:textId="77777777" w:rsidR="00EF3CE9" w:rsidRPr="00EC76D5" w:rsidRDefault="00EF3CE9" w:rsidP="00EF3CE9">
      <w:pPr>
        <w:pStyle w:val="Code"/>
      </w:pPr>
      <w:r w:rsidRPr="00EC76D5">
        <w:t xml:space="preserve">      if (isHex(char1) &amp;&amp; isHex(char2)) {</w:t>
      </w:r>
    </w:p>
    <w:p w14:paraId="0ED3BDEC" w14:textId="77777777" w:rsidR="00EF3CE9" w:rsidRPr="00EC76D5" w:rsidRDefault="00EF3CE9" w:rsidP="00EF3CE9">
      <w:pPr>
        <w:pStyle w:val="Code"/>
      </w:pPr>
      <w:r w:rsidRPr="00EC76D5">
        <w:t xml:space="preserve">        int hexValue = 16 * charToHex(char1) + charToHex(char2);</w:t>
      </w:r>
    </w:p>
    <w:p w14:paraId="6C29BCC1" w14:textId="77777777" w:rsidR="00EF3CE9" w:rsidRPr="00EC76D5" w:rsidRDefault="00EF3CE9" w:rsidP="00EF3CE9">
      <w:pPr>
        <w:pStyle w:val="Code"/>
      </w:pPr>
      <w:r w:rsidRPr="00EC76D5">
        <w:t xml:space="preserve">        buffer.replace(index, index + 3, String.valueOf((char) hexValue));</w:t>
      </w:r>
    </w:p>
    <w:p w14:paraId="183B36E5" w14:textId="77777777" w:rsidR="00EF3CE9" w:rsidRPr="00EC76D5" w:rsidRDefault="00EF3CE9" w:rsidP="00EF3CE9">
      <w:pPr>
        <w:pStyle w:val="Code"/>
      </w:pPr>
      <w:r w:rsidRPr="00EC76D5">
        <w:t xml:space="preserve">      }</w:t>
      </w:r>
    </w:p>
    <w:p w14:paraId="32B5AF8E" w14:textId="48D0A3EB" w:rsidR="00EF3CE9" w:rsidRPr="00EC76D5" w:rsidRDefault="00EF3CE9" w:rsidP="00EF3CE9">
      <w:pPr>
        <w:pStyle w:val="Code"/>
      </w:pPr>
      <w:r w:rsidRPr="00EC76D5">
        <w:t xml:space="preserve">      else if (isHex(char</w:t>
      </w:r>
      <w:r w:rsidR="003C2DC9" w:rsidRPr="00EC76D5">
        <w:t>1</w:t>
      </w:r>
      <w:r w:rsidRPr="00EC76D5">
        <w:t>)) {</w:t>
      </w:r>
    </w:p>
    <w:p w14:paraId="7F1CB58C" w14:textId="77777777" w:rsidR="00EF3CE9" w:rsidRPr="00EC76D5" w:rsidRDefault="00EF3CE9" w:rsidP="00EF3CE9">
      <w:pPr>
        <w:pStyle w:val="Code"/>
      </w:pPr>
      <w:r w:rsidRPr="00EC76D5">
        <w:t xml:space="preserve">        int hexValue = charToHex(char1);</w:t>
      </w:r>
    </w:p>
    <w:p w14:paraId="0B6DA955" w14:textId="77777777" w:rsidR="00EF3CE9" w:rsidRPr="00EC76D5" w:rsidRDefault="00EF3CE9" w:rsidP="00EF3CE9">
      <w:pPr>
        <w:pStyle w:val="Code"/>
      </w:pPr>
      <w:r w:rsidRPr="00EC76D5">
        <w:t xml:space="preserve">        buffer.replace(index, index + 2, String.valueOf((char) hexValue));</w:t>
      </w:r>
    </w:p>
    <w:p w14:paraId="0905E3E5" w14:textId="7E8EA681" w:rsidR="00EF3CE9" w:rsidRPr="00EC76D5" w:rsidRDefault="00EF3CE9" w:rsidP="00EF3CE9">
      <w:pPr>
        <w:pStyle w:val="Code"/>
      </w:pPr>
      <w:r w:rsidRPr="00EC76D5">
        <w:t xml:space="preserve">      }</w:t>
      </w:r>
    </w:p>
    <w:p w14:paraId="42047CA4" w14:textId="77777777" w:rsidR="00EF3CE9" w:rsidRPr="00EC76D5" w:rsidRDefault="00EF3CE9" w:rsidP="00EF3CE9">
      <w:pPr>
        <w:pStyle w:val="Code"/>
      </w:pPr>
      <w:r w:rsidRPr="00EC76D5">
        <w:t xml:space="preserve">      else {</w:t>
      </w:r>
    </w:p>
    <w:p w14:paraId="412E7F1D" w14:textId="77777777" w:rsidR="00EF3CE9" w:rsidRPr="00EC76D5" w:rsidRDefault="00EF3CE9" w:rsidP="00EF3CE9">
      <w:pPr>
        <w:pStyle w:val="Code"/>
      </w:pPr>
      <w:r w:rsidRPr="00EC76D5">
        <w:t xml:space="preserve">        Assert.error("invalid hexadecimal sequence");</w:t>
      </w:r>
    </w:p>
    <w:p w14:paraId="2FCF45B7" w14:textId="77777777" w:rsidR="00EF3CE9" w:rsidRPr="00EC76D5" w:rsidRDefault="00EF3CE9" w:rsidP="00EF3CE9">
      <w:pPr>
        <w:pStyle w:val="Code"/>
      </w:pPr>
      <w:r w:rsidRPr="00EC76D5">
        <w:t xml:space="preserve">      }</w:t>
      </w:r>
    </w:p>
    <w:p w14:paraId="3DB25094" w14:textId="3BD244BA" w:rsidR="00EF3CE9" w:rsidRPr="00EC76D5" w:rsidRDefault="00EF3CE9" w:rsidP="00EF3CE9">
      <w:pPr>
        <w:pStyle w:val="Code"/>
      </w:pPr>
      <w:r w:rsidRPr="00EC76D5">
        <w:t xml:space="preserve">    }</w:t>
      </w:r>
    </w:p>
    <w:p w14:paraId="18B6D7A5" w14:textId="446E108B" w:rsidR="003D0116" w:rsidRPr="00EC76D5" w:rsidRDefault="003D0116" w:rsidP="00D96F55">
      <w:r w:rsidRPr="00EC76D5">
        <w:t>If none of the cases above applies, an error is reported.</w:t>
      </w:r>
    </w:p>
    <w:p w14:paraId="19A8C81A" w14:textId="77777777" w:rsidR="00EF3CE9" w:rsidRPr="00EC76D5" w:rsidRDefault="00EF3CE9" w:rsidP="00EF3CE9">
      <w:pPr>
        <w:pStyle w:val="Code"/>
      </w:pPr>
      <w:r w:rsidRPr="00EC76D5">
        <w:t xml:space="preserve">    else {</w:t>
      </w:r>
    </w:p>
    <w:p w14:paraId="7B115B71" w14:textId="77777777" w:rsidR="00EF3CE9" w:rsidRPr="00EC76D5" w:rsidRDefault="00EF3CE9" w:rsidP="00EF3CE9">
      <w:pPr>
        <w:pStyle w:val="Code"/>
      </w:pPr>
      <w:r w:rsidRPr="00EC76D5">
        <w:t xml:space="preserve">      Assert.error(buffer.charAt(index + 1), "invalid slash sequence");</w:t>
      </w:r>
    </w:p>
    <w:p w14:paraId="63EE019F" w14:textId="77777777" w:rsidR="00EF3CE9" w:rsidRPr="00EC76D5" w:rsidRDefault="00EF3CE9" w:rsidP="00EF3CE9">
      <w:pPr>
        <w:pStyle w:val="Code"/>
      </w:pPr>
      <w:r w:rsidRPr="00EC76D5">
        <w:t xml:space="preserve">    }</w:t>
      </w:r>
    </w:p>
    <w:p w14:paraId="687313FE" w14:textId="6051A3B7" w:rsidR="00EF3CE9" w:rsidRPr="00EC76D5" w:rsidRDefault="00EF3CE9" w:rsidP="00EF3CE9">
      <w:pPr>
        <w:pStyle w:val="Code"/>
      </w:pPr>
      <w:r w:rsidRPr="00EC76D5">
        <w:t xml:space="preserve">  }</w:t>
      </w:r>
    </w:p>
    <w:p w14:paraId="37027E98" w14:textId="77777777" w:rsidR="00BC09A0" w:rsidRPr="00EC76D5" w:rsidRDefault="00BC09A0" w:rsidP="00EF3CE9">
      <w:pPr>
        <w:pStyle w:val="Code"/>
      </w:pPr>
    </w:p>
    <w:p w14:paraId="1F71B162" w14:textId="3397AE78" w:rsidR="00BC09A0" w:rsidRPr="00EC76D5" w:rsidRDefault="00BC09A0" w:rsidP="00BC09A0">
      <w:pPr>
        <w:pStyle w:val="Code"/>
      </w:pPr>
      <w:r w:rsidRPr="00EC76D5">
        <w:t xml:space="preserve">  private static final Map&lt;Character,Character&gt; </w:t>
      </w:r>
      <w:r w:rsidR="00874EA5">
        <w:t>m_escapeMap</w:t>
      </w:r>
      <w:r w:rsidRPr="00EC76D5">
        <w:t xml:space="preserve"> = new ListMap&lt;&gt;();</w:t>
      </w:r>
    </w:p>
    <w:p w14:paraId="67AEC9C7" w14:textId="77777777" w:rsidR="00BC09A0" w:rsidRPr="00EC76D5" w:rsidRDefault="00BC09A0" w:rsidP="00BC09A0">
      <w:pPr>
        <w:pStyle w:val="Code"/>
      </w:pPr>
    </w:p>
    <w:p w14:paraId="377FB494" w14:textId="77777777" w:rsidR="00BC09A0" w:rsidRPr="00EC76D5" w:rsidRDefault="00BC09A0" w:rsidP="00BC09A0">
      <w:pPr>
        <w:pStyle w:val="Code"/>
      </w:pPr>
      <w:r w:rsidRPr="00EC76D5">
        <w:t xml:space="preserve">  static {</w:t>
      </w:r>
    </w:p>
    <w:p w14:paraId="393F7113" w14:textId="584B9532" w:rsidR="00BC09A0" w:rsidRPr="00EC76D5" w:rsidRDefault="00BC09A0" w:rsidP="00BC09A0">
      <w:pPr>
        <w:pStyle w:val="Code"/>
      </w:pPr>
      <w:r w:rsidRPr="00EC76D5">
        <w:t xml:space="preserve">    </w:t>
      </w:r>
      <w:r w:rsidR="00874EA5">
        <w:t>m_escapeMap</w:t>
      </w:r>
      <w:r w:rsidRPr="00EC76D5">
        <w:t>.put('0','\0');</w:t>
      </w:r>
    </w:p>
    <w:p w14:paraId="51E1C18A" w14:textId="40C8D952" w:rsidR="00BC09A0" w:rsidRPr="00EC76D5" w:rsidRDefault="00BC09A0" w:rsidP="00BC09A0">
      <w:pPr>
        <w:pStyle w:val="Code"/>
      </w:pPr>
      <w:r w:rsidRPr="00EC76D5">
        <w:lastRenderedPageBreak/>
        <w:t xml:space="preserve">    </w:t>
      </w:r>
      <w:r w:rsidR="00874EA5">
        <w:t>m_escapeMap</w:t>
      </w:r>
      <w:r w:rsidRPr="00EC76D5">
        <w:t>.put('n','\n');</w:t>
      </w:r>
    </w:p>
    <w:p w14:paraId="5CCAAA97" w14:textId="3C7C9D5B" w:rsidR="00BC09A0" w:rsidRPr="00EC76D5" w:rsidRDefault="00BC09A0" w:rsidP="00BC09A0">
      <w:pPr>
        <w:pStyle w:val="Code"/>
      </w:pPr>
      <w:r w:rsidRPr="00EC76D5">
        <w:t xml:space="preserve">    </w:t>
      </w:r>
      <w:r w:rsidR="00874EA5">
        <w:t>m_escapeMap</w:t>
      </w:r>
      <w:r w:rsidRPr="00EC76D5">
        <w:t>.put('t','\t');</w:t>
      </w:r>
    </w:p>
    <w:p w14:paraId="65FF4C6D" w14:textId="0501C2B1" w:rsidR="00BC09A0" w:rsidRPr="00EC76D5" w:rsidRDefault="00BC09A0" w:rsidP="00BC09A0">
      <w:pPr>
        <w:pStyle w:val="Code"/>
      </w:pPr>
      <w:r w:rsidRPr="00EC76D5">
        <w:t xml:space="preserve">    </w:t>
      </w:r>
      <w:r w:rsidR="00874EA5">
        <w:t>m_escapeMap</w:t>
      </w:r>
      <w:r w:rsidRPr="00EC76D5">
        <w:t>.put('v', (char) 11);</w:t>
      </w:r>
    </w:p>
    <w:p w14:paraId="0E23EF2E" w14:textId="45FF8DFF" w:rsidR="00BC09A0" w:rsidRPr="00EC76D5" w:rsidRDefault="00BC09A0" w:rsidP="00BC09A0">
      <w:pPr>
        <w:pStyle w:val="Code"/>
      </w:pPr>
      <w:r w:rsidRPr="00EC76D5">
        <w:t xml:space="preserve">    </w:t>
      </w:r>
      <w:r w:rsidR="00874EA5">
        <w:t>m_escapeMap</w:t>
      </w:r>
      <w:r w:rsidRPr="00EC76D5">
        <w:t>.put('b','\b');</w:t>
      </w:r>
    </w:p>
    <w:p w14:paraId="139B7BAD" w14:textId="645D63E8" w:rsidR="00BC09A0" w:rsidRPr="00EC76D5" w:rsidRDefault="00BC09A0" w:rsidP="00BC09A0">
      <w:pPr>
        <w:pStyle w:val="Code"/>
      </w:pPr>
      <w:r w:rsidRPr="00EC76D5">
        <w:t xml:space="preserve">    </w:t>
      </w:r>
      <w:r w:rsidR="00874EA5">
        <w:t>m_escapeMap</w:t>
      </w:r>
      <w:r w:rsidRPr="00EC76D5">
        <w:t>.put('r','\r');</w:t>
      </w:r>
    </w:p>
    <w:p w14:paraId="4EE445A8" w14:textId="29A31348" w:rsidR="00BC09A0" w:rsidRPr="00EC76D5" w:rsidRDefault="00BC09A0" w:rsidP="00BC09A0">
      <w:pPr>
        <w:pStyle w:val="Code"/>
      </w:pPr>
      <w:r w:rsidRPr="00EC76D5">
        <w:t xml:space="preserve">    </w:t>
      </w:r>
      <w:r w:rsidR="00874EA5">
        <w:t>m_escapeMap</w:t>
      </w:r>
      <w:r w:rsidRPr="00EC76D5">
        <w:t>.put('f','\f');</w:t>
      </w:r>
    </w:p>
    <w:p w14:paraId="26512582" w14:textId="3304643F" w:rsidR="00BC09A0" w:rsidRPr="00EC76D5" w:rsidRDefault="00BC09A0" w:rsidP="00BC09A0">
      <w:pPr>
        <w:pStyle w:val="Code"/>
      </w:pPr>
      <w:r w:rsidRPr="00EC76D5">
        <w:t xml:space="preserve">    </w:t>
      </w:r>
      <w:r w:rsidR="00874EA5">
        <w:t>m_escapeMap</w:t>
      </w:r>
      <w:r w:rsidRPr="00EC76D5">
        <w:t>.put('a',(char) 7);</w:t>
      </w:r>
    </w:p>
    <w:p w14:paraId="1218C026" w14:textId="2A308F7C" w:rsidR="00BC09A0" w:rsidRPr="00EC76D5" w:rsidRDefault="00BC09A0" w:rsidP="00BC09A0">
      <w:pPr>
        <w:pStyle w:val="Code"/>
      </w:pPr>
      <w:r w:rsidRPr="00EC76D5">
        <w:t xml:space="preserve">    </w:t>
      </w:r>
      <w:r w:rsidR="00874EA5">
        <w:t>m_escapeMap</w:t>
      </w:r>
      <w:r w:rsidRPr="00EC76D5">
        <w:t>.put('\\','\\');</w:t>
      </w:r>
    </w:p>
    <w:p w14:paraId="5A903610" w14:textId="48007166" w:rsidR="00BC09A0" w:rsidRPr="00EC76D5" w:rsidRDefault="00BC09A0" w:rsidP="00BC09A0">
      <w:pPr>
        <w:pStyle w:val="Code"/>
      </w:pPr>
      <w:r w:rsidRPr="00EC76D5">
        <w:t xml:space="preserve">    </w:t>
      </w:r>
      <w:r w:rsidR="00874EA5">
        <w:t>m_escapeMap</w:t>
      </w:r>
      <w:r w:rsidRPr="00EC76D5">
        <w:t>.put('?','?');</w:t>
      </w:r>
    </w:p>
    <w:p w14:paraId="6976EFDB" w14:textId="4CF12D96" w:rsidR="00BC09A0" w:rsidRPr="00EC76D5" w:rsidRDefault="00BC09A0" w:rsidP="00BC09A0">
      <w:pPr>
        <w:pStyle w:val="Code"/>
      </w:pPr>
      <w:r w:rsidRPr="00EC76D5">
        <w:t xml:space="preserve">    </w:t>
      </w:r>
      <w:r w:rsidR="00874EA5">
        <w:t>m_escapeMap</w:t>
      </w:r>
      <w:r w:rsidRPr="00EC76D5">
        <w:t>.put('\'','\'');</w:t>
      </w:r>
    </w:p>
    <w:p w14:paraId="12DCA1EB" w14:textId="40A3200D" w:rsidR="00BC09A0" w:rsidRPr="00EC76D5" w:rsidRDefault="00BC09A0" w:rsidP="00BC09A0">
      <w:pPr>
        <w:pStyle w:val="Code"/>
      </w:pPr>
      <w:r w:rsidRPr="00EC76D5">
        <w:t xml:space="preserve">    </w:t>
      </w:r>
      <w:r w:rsidR="00874EA5">
        <w:t>m_escapeMap</w:t>
      </w:r>
      <w:r w:rsidRPr="00EC76D5">
        <w:t>.put('"','\"');</w:t>
      </w:r>
    </w:p>
    <w:p w14:paraId="5D3AEC7F" w14:textId="662F6827" w:rsidR="0075619F" w:rsidRPr="00EC76D5" w:rsidRDefault="00BC09A0" w:rsidP="00BC09A0">
      <w:pPr>
        <w:pStyle w:val="Code"/>
      </w:pPr>
      <w:r w:rsidRPr="00EC76D5">
        <w:t xml:space="preserve">  }</w:t>
      </w:r>
    </w:p>
    <w:p w14:paraId="43BB89BE" w14:textId="554B4122" w:rsidR="00D96F55" w:rsidRPr="00EC76D5" w:rsidRDefault="00D96F55" w:rsidP="00BC09A0">
      <w:pPr>
        <w:pStyle w:val="Code"/>
      </w:pPr>
    </w:p>
    <w:p w14:paraId="6703D71C" w14:textId="77777777" w:rsidR="00501D22" w:rsidRPr="00EC76D5" w:rsidRDefault="00501D22" w:rsidP="00501D22">
      <w:pPr>
        <w:pStyle w:val="Code"/>
      </w:pPr>
      <w:r w:rsidRPr="00EC76D5">
        <w:t xml:space="preserve">  private static boolean isOctal(char c) {</w:t>
      </w:r>
    </w:p>
    <w:p w14:paraId="19603673" w14:textId="77777777" w:rsidR="00501D22" w:rsidRPr="00EC76D5" w:rsidRDefault="00501D22" w:rsidP="00501D22">
      <w:pPr>
        <w:pStyle w:val="Code"/>
      </w:pPr>
      <w:r w:rsidRPr="00EC76D5">
        <w:t xml:space="preserve">    return "01234567".contains(String.valueOf(c));</w:t>
      </w:r>
    </w:p>
    <w:p w14:paraId="1B159520" w14:textId="77777777" w:rsidR="00501D22" w:rsidRPr="00EC76D5" w:rsidRDefault="00501D22" w:rsidP="00501D22">
      <w:pPr>
        <w:pStyle w:val="Code"/>
      </w:pPr>
      <w:r w:rsidRPr="00EC76D5">
        <w:t xml:space="preserve">  }</w:t>
      </w:r>
    </w:p>
    <w:p w14:paraId="26069AB5" w14:textId="77777777" w:rsidR="00501D22" w:rsidRPr="00EC76D5" w:rsidRDefault="00501D22" w:rsidP="00501D22">
      <w:pPr>
        <w:pStyle w:val="Code"/>
      </w:pPr>
      <w:r w:rsidRPr="00EC76D5">
        <w:t xml:space="preserve">  </w:t>
      </w:r>
    </w:p>
    <w:p w14:paraId="6669E06D" w14:textId="77777777" w:rsidR="00501D22" w:rsidRPr="00EC76D5" w:rsidRDefault="00501D22" w:rsidP="00501D22">
      <w:pPr>
        <w:pStyle w:val="Code"/>
      </w:pPr>
      <w:r w:rsidRPr="00EC76D5">
        <w:t xml:space="preserve">  private static boolean isHex(char c) {</w:t>
      </w:r>
    </w:p>
    <w:p w14:paraId="06D3AB2A" w14:textId="77777777" w:rsidR="00501D22" w:rsidRPr="00EC76D5" w:rsidRDefault="00501D22" w:rsidP="00501D22">
      <w:pPr>
        <w:pStyle w:val="Code"/>
      </w:pPr>
      <w:r w:rsidRPr="00EC76D5">
        <w:t xml:space="preserve">    return "0123456789abcdefABCDEF".contains(String.valueOf(c));</w:t>
      </w:r>
    </w:p>
    <w:p w14:paraId="015A1D83" w14:textId="77777777" w:rsidR="00501D22" w:rsidRPr="00EC76D5" w:rsidRDefault="00501D22" w:rsidP="00501D22">
      <w:pPr>
        <w:pStyle w:val="Code"/>
      </w:pPr>
      <w:r w:rsidRPr="00EC76D5">
        <w:t xml:space="preserve">  }</w:t>
      </w:r>
    </w:p>
    <w:p w14:paraId="792AE75B" w14:textId="77777777" w:rsidR="00501D22" w:rsidRPr="00EC76D5" w:rsidRDefault="00501D22" w:rsidP="00501D22">
      <w:pPr>
        <w:pStyle w:val="Code"/>
      </w:pPr>
      <w:r w:rsidRPr="00EC76D5">
        <w:t xml:space="preserve">  </w:t>
      </w:r>
    </w:p>
    <w:p w14:paraId="7DFA73CF" w14:textId="77777777" w:rsidR="00501D22" w:rsidRPr="00EC76D5" w:rsidRDefault="00501D22" w:rsidP="00501D22">
      <w:pPr>
        <w:pStyle w:val="Code"/>
      </w:pPr>
      <w:r w:rsidRPr="00EC76D5">
        <w:t xml:space="preserve">  private static int charToOctal(char c) {</w:t>
      </w:r>
    </w:p>
    <w:p w14:paraId="0C39CB35" w14:textId="77777777" w:rsidR="00501D22" w:rsidRPr="00EC76D5" w:rsidRDefault="00501D22" w:rsidP="00501D22">
      <w:pPr>
        <w:pStyle w:val="Code"/>
      </w:pPr>
      <w:r w:rsidRPr="00EC76D5">
        <w:t xml:space="preserve">    return "01234567".indexOf(c);</w:t>
      </w:r>
    </w:p>
    <w:p w14:paraId="20355F3C" w14:textId="77777777" w:rsidR="00501D22" w:rsidRPr="00EC76D5" w:rsidRDefault="00501D22" w:rsidP="00501D22">
      <w:pPr>
        <w:pStyle w:val="Code"/>
      </w:pPr>
      <w:r w:rsidRPr="00EC76D5">
        <w:t xml:space="preserve">  }</w:t>
      </w:r>
    </w:p>
    <w:p w14:paraId="3A93565E" w14:textId="77777777" w:rsidR="00501D22" w:rsidRPr="00EC76D5" w:rsidRDefault="00501D22" w:rsidP="00501D22">
      <w:pPr>
        <w:pStyle w:val="Code"/>
      </w:pPr>
      <w:r w:rsidRPr="00EC76D5">
        <w:t xml:space="preserve">  </w:t>
      </w:r>
    </w:p>
    <w:p w14:paraId="41651842" w14:textId="77777777" w:rsidR="00501D22" w:rsidRPr="00EC76D5" w:rsidRDefault="00501D22" w:rsidP="00501D22">
      <w:pPr>
        <w:pStyle w:val="Code"/>
      </w:pPr>
      <w:r w:rsidRPr="00EC76D5">
        <w:t xml:space="preserve">  private static int charToHex(char c) {</w:t>
      </w:r>
    </w:p>
    <w:p w14:paraId="5E607A16" w14:textId="77777777" w:rsidR="00501D22" w:rsidRPr="00EC76D5" w:rsidRDefault="00501D22" w:rsidP="00501D22">
      <w:pPr>
        <w:pStyle w:val="Code"/>
      </w:pPr>
      <w:r w:rsidRPr="00EC76D5">
        <w:t xml:space="preserve">    return "0123456789abcdef".indexOf(Character.toLowerCase(c));</w:t>
      </w:r>
    </w:p>
    <w:p w14:paraId="36387D3A" w14:textId="77777777" w:rsidR="00501D22" w:rsidRPr="00EC76D5" w:rsidRDefault="00501D22" w:rsidP="00501D22">
      <w:pPr>
        <w:pStyle w:val="Code"/>
      </w:pPr>
      <w:r w:rsidRPr="00EC76D5">
        <w:t xml:space="preserve">  }</w:t>
      </w:r>
    </w:p>
    <w:p w14:paraId="430EA1B3" w14:textId="6483EC26" w:rsidR="00501D22" w:rsidRPr="00EC76D5" w:rsidRDefault="001D3189" w:rsidP="003E41D7">
      <w:r w:rsidRPr="00EC76D5">
        <w:t xml:space="preserve">When </w:t>
      </w:r>
      <w:r w:rsidR="00DE277A" w:rsidRPr="00EC76D5">
        <w:t xml:space="preserve">the character or string has been translated from slash codes to regular characters, </w:t>
      </w:r>
      <w:r w:rsidR="00DE277A" w:rsidRPr="00EC76D5">
        <w:rPr>
          <w:rStyle w:val="CodeInText0"/>
        </w:rPr>
        <w:t>charToOctal</w:t>
      </w:r>
      <w:r w:rsidR="00DE277A" w:rsidRPr="00EC76D5">
        <w:t xml:space="preserve"> is called to translate them to octal slash codes.</w:t>
      </w:r>
    </w:p>
    <w:p w14:paraId="388FAD7D" w14:textId="77777777" w:rsidR="0075619F" w:rsidRPr="00EC76D5" w:rsidRDefault="0075619F" w:rsidP="0075619F">
      <w:pPr>
        <w:pStyle w:val="Code"/>
      </w:pPr>
      <w:r w:rsidRPr="00EC76D5">
        <w:t xml:space="preserve">  public static void charToOctal(int index, StringBuilder buffer) {</w:t>
      </w:r>
    </w:p>
    <w:p w14:paraId="7AFF56B8" w14:textId="77777777" w:rsidR="0075619F" w:rsidRPr="00EC76D5" w:rsidRDefault="0075619F" w:rsidP="0075619F">
      <w:pPr>
        <w:pStyle w:val="Code"/>
      </w:pPr>
      <w:r w:rsidRPr="00EC76D5">
        <w:t xml:space="preserve">    int asciiValue = buffer.charAt(index);</w:t>
      </w:r>
    </w:p>
    <w:p w14:paraId="30AEC788" w14:textId="77777777" w:rsidR="0075619F" w:rsidRPr="00EC76D5" w:rsidRDefault="0075619F" w:rsidP="0075619F">
      <w:pPr>
        <w:pStyle w:val="Code"/>
      </w:pPr>
      <w:r w:rsidRPr="00EC76D5">
        <w:t xml:space="preserve">    char firstChar = "01234567".charAt(asciiValue / 64),</w:t>
      </w:r>
    </w:p>
    <w:p w14:paraId="3C297B75" w14:textId="77777777" w:rsidR="0075619F" w:rsidRPr="00EC76D5" w:rsidRDefault="0075619F" w:rsidP="0075619F">
      <w:pPr>
        <w:pStyle w:val="Code"/>
      </w:pPr>
      <w:r w:rsidRPr="00EC76D5">
        <w:t xml:space="preserve">         secondChar = "01234567".charAt((asciiValue % 64) / 8),</w:t>
      </w:r>
    </w:p>
    <w:p w14:paraId="1E72032F" w14:textId="77777777" w:rsidR="0075619F" w:rsidRPr="00EC76D5" w:rsidRDefault="0075619F" w:rsidP="0075619F">
      <w:pPr>
        <w:pStyle w:val="Code"/>
      </w:pPr>
      <w:r w:rsidRPr="00EC76D5">
        <w:t xml:space="preserve">         thirdChar = "01234567".charAt(asciiValue % 8);</w:t>
      </w:r>
    </w:p>
    <w:p w14:paraId="16F0E716" w14:textId="77777777" w:rsidR="0075619F" w:rsidRPr="00EC76D5" w:rsidRDefault="0075619F" w:rsidP="0075619F">
      <w:pPr>
        <w:pStyle w:val="Code"/>
      </w:pPr>
      <w:r w:rsidRPr="00EC76D5">
        <w:t xml:space="preserve">    String text = "\\" + String.valueOf(firstChar) +</w:t>
      </w:r>
    </w:p>
    <w:p w14:paraId="32DDF5A2" w14:textId="77777777" w:rsidR="0075619F" w:rsidRPr="00EC76D5" w:rsidRDefault="0075619F" w:rsidP="0075619F">
      <w:pPr>
        <w:pStyle w:val="Code"/>
      </w:pPr>
      <w:r w:rsidRPr="00EC76D5">
        <w:t xml:space="preserve">                         String.valueOf(secondChar) +</w:t>
      </w:r>
    </w:p>
    <w:p w14:paraId="08251C00" w14:textId="77777777" w:rsidR="0075619F" w:rsidRPr="00EC76D5" w:rsidRDefault="0075619F" w:rsidP="0075619F">
      <w:pPr>
        <w:pStyle w:val="Code"/>
      </w:pPr>
      <w:r w:rsidRPr="00EC76D5">
        <w:t xml:space="preserve">                         String.valueOf(thirdChar) ;</w:t>
      </w:r>
    </w:p>
    <w:p w14:paraId="12AFDECE" w14:textId="77777777" w:rsidR="0075619F" w:rsidRPr="00EC76D5" w:rsidRDefault="0075619F" w:rsidP="0075619F">
      <w:pPr>
        <w:pStyle w:val="Code"/>
      </w:pPr>
      <w:r w:rsidRPr="00EC76D5">
        <w:t xml:space="preserve">    buffer.replace(index, index + 1, text);    </w:t>
      </w:r>
    </w:p>
    <w:p w14:paraId="7F157770" w14:textId="3836A3B1" w:rsidR="00721293" w:rsidRPr="00EC76D5" w:rsidRDefault="0075619F" w:rsidP="0075619F">
      <w:pPr>
        <w:pStyle w:val="Code"/>
      </w:pPr>
      <w:r w:rsidRPr="00EC76D5">
        <w:t xml:space="preserve">  }</w:t>
      </w:r>
    </w:p>
    <w:p w14:paraId="08385761" w14:textId="4774F575" w:rsidR="00721293" w:rsidRPr="00EC76D5" w:rsidRDefault="00721293" w:rsidP="00721293">
      <w:r w:rsidRPr="00EC76D5">
        <w:t xml:space="preserve">The </w:t>
      </w:r>
      <w:r w:rsidRPr="00EC76D5">
        <w:rPr>
          <w:rStyle w:val="CodeInText0"/>
        </w:rPr>
        <w:t>octalToChar</w:t>
      </w:r>
      <w:r w:rsidRPr="00EC76D5">
        <w:t xml:space="preserve"> method is called by the scanner to tralform the octal shalch codes into regular characters.</w:t>
      </w:r>
    </w:p>
    <w:p w14:paraId="6FC8197B" w14:textId="77777777" w:rsidR="00721293" w:rsidRPr="00EC76D5" w:rsidRDefault="00721293" w:rsidP="00721293">
      <w:pPr>
        <w:pStyle w:val="Code"/>
      </w:pPr>
      <w:r w:rsidRPr="00EC76D5">
        <w:t xml:space="preserve">  public static String octalToChar(String text) {</w:t>
      </w:r>
    </w:p>
    <w:p w14:paraId="6A8681B6" w14:textId="77777777" w:rsidR="00721293" w:rsidRPr="00EC76D5" w:rsidRDefault="00721293" w:rsidP="00721293">
      <w:pPr>
        <w:pStyle w:val="Code"/>
      </w:pPr>
      <w:r w:rsidRPr="00EC76D5">
        <w:t xml:space="preserve">    StringBuilder buffer = new StringBuilder(text);</w:t>
      </w:r>
    </w:p>
    <w:p w14:paraId="452B1109" w14:textId="77777777" w:rsidR="00721293" w:rsidRPr="00EC76D5" w:rsidRDefault="00721293" w:rsidP="00721293">
      <w:pPr>
        <w:pStyle w:val="Code"/>
      </w:pPr>
    </w:p>
    <w:p w14:paraId="20397205" w14:textId="77777777" w:rsidR="00721293" w:rsidRPr="00EC76D5" w:rsidRDefault="00721293" w:rsidP="00721293">
      <w:pPr>
        <w:pStyle w:val="Code"/>
      </w:pPr>
      <w:r w:rsidRPr="00EC76D5">
        <w:t xml:space="preserve">    for (int index = (text.length() - 1); index &gt;= 0; --index) {</w:t>
      </w:r>
    </w:p>
    <w:p w14:paraId="56D7E4EF" w14:textId="77777777" w:rsidR="00721293" w:rsidRPr="00EC76D5" w:rsidRDefault="00721293" w:rsidP="00721293">
      <w:pPr>
        <w:pStyle w:val="Code"/>
      </w:pPr>
      <w:r w:rsidRPr="00EC76D5">
        <w:t xml:space="preserve">      if (buffer.charAt(index) == '\\') {</w:t>
      </w:r>
    </w:p>
    <w:p w14:paraId="33768ABA" w14:textId="77777777" w:rsidR="00721293" w:rsidRPr="00EC76D5" w:rsidRDefault="00721293" w:rsidP="00721293">
      <w:pPr>
        <w:pStyle w:val="Code"/>
      </w:pPr>
      <w:r w:rsidRPr="00EC76D5">
        <w:t xml:space="preserve">        PreProcessor.slashToChar(index, buffer);</w:t>
      </w:r>
    </w:p>
    <w:p w14:paraId="65B4DC9B" w14:textId="77777777" w:rsidR="00721293" w:rsidRPr="00EC76D5" w:rsidRDefault="00721293" w:rsidP="00721293">
      <w:pPr>
        <w:pStyle w:val="Code"/>
      </w:pPr>
      <w:r w:rsidRPr="00EC76D5">
        <w:t xml:space="preserve">      }</w:t>
      </w:r>
    </w:p>
    <w:p w14:paraId="66801ABF" w14:textId="77777777" w:rsidR="00721293" w:rsidRPr="00EC76D5" w:rsidRDefault="00721293" w:rsidP="00721293">
      <w:pPr>
        <w:pStyle w:val="Code"/>
      </w:pPr>
      <w:r w:rsidRPr="00EC76D5">
        <w:t xml:space="preserve">    }</w:t>
      </w:r>
    </w:p>
    <w:p w14:paraId="5B8EF591" w14:textId="77777777" w:rsidR="00721293" w:rsidRPr="00EC76D5" w:rsidRDefault="00721293" w:rsidP="00721293">
      <w:pPr>
        <w:pStyle w:val="Code"/>
      </w:pPr>
    </w:p>
    <w:p w14:paraId="166F8FE6" w14:textId="77777777" w:rsidR="00721293" w:rsidRPr="00EC76D5" w:rsidRDefault="00721293" w:rsidP="00721293">
      <w:pPr>
        <w:pStyle w:val="Code"/>
      </w:pPr>
      <w:r w:rsidRPr="00EC76D5">
        <w:t xml:space="preserve">    return buffer.toString();</w:t>
      </w:r>
    </w:p>
    <w:p w14:paraId="09EAC7B0" w14:textId="50F02453" w:rsidR="00721293" w:rsidRPr="00EC76D5" w:rsidRDefault="00721293" w:rsidP="00721293">
      <w:pPr>
        <w:pStyle w:val="Code"/>
      </w:pPr>
      <w:r w:rsidRPr="00EC76D5">
        <w:t xml:space="preserve">  }  </w:t>
      </w:r>
    </w:p>
    <w:p w14:paraId="2F83B352" w14:textId="77777777" w:rsidR="00791B48" w:rsidRPr="00EC76D5" w:rsidRDefault="00791B48" w:rsidP="00791B48">
      <w:pPr>
        <w:pStyle w:val="Rubrik3"/>
      </w:pPr>
      <w:bookmarkStart w:id="37" w:name="_Toc481936136"/>
      <w:r w:rsidRPr="00EC76D5">
        <w:lastRenderedPageBreak/>
        <w:t xml:space="preserve">The </w:t>
      </w:r>
      <w:r w:rsidR="002F2810" w:rsidRPr="00EC76D5">
        <w:t>Line</w:t>
      </w:r>
      <w:r w:rsidRPr="00EC76D5">
        <w:t xml:space="preserve"> List</w:t>
      </w:r>
      <w:bookmarkEnd w:id="37"/>
    </w:p>
    <w:p w14:paraId="6A832E26" w14:textId="35C298A9" w:rsidR="00EC3869" w:rsidRPr="00EC76D5" w:rsidRDefault="00EC3869" w:rsidP="00EC3869">
      <w:r w:rsidRPr="00EC76D5">
        <w:t>When the buffer has been modified in accordance with the methods above</w:t>
      </w:r>
      <w:r w:rsidR="001302B3" w:rsidRPr="00EC76D5">
        <w:t>, it is time to transform it into a list of lines</w:t>
      </w:r>
      <w:r w:rsidR="00153297" w:rsidRPr="00EC76D5">
        <w:t xml:space="preserve"> </w:t>
      </w:r>
      <w:r w:rsidR="00A63535" w:rsidRPr="00EC76D5">
        <w:t>to</w:t>
      </w:r>
      <w:r w:rsidR="00153297" w:rsidRPr="00EC76D5">
        <w:t xml:space="preserve"> process the </w:t>
      </w:r>
      <w:r w:rsidR="005570BE" w:rsidRPr="00EC76D5">
        <w:t>preprocessors</w:t>
      </w:r>
      <w:r w:rsidR="00153297" w:rsidRPr="00EC76D5">
        <w:t xml:space="preserve"> directives.</w:t>
      </w:r>
      <w:r w:rsidR="00D74D67" w:rsidRPr="00EC76D5">
        <w:t xml:space="preserve"> The transformation is </w:t>
      </w:r>
      <w:r w:rsidR="001770BF" w:rsidRPr="00EC76D5">
        <w:t>simple,</w:t>
      </w:r>
      <w:r w:rsidR="00D74D67" w:rsidRPr="00EC76D5">
        <w:t xml:space="preserve"> we just </w:t>
      </w:r>
      <w:r w:rsidR="00624AF3" w:rsidRPr="00EC76D5">
        <w:t>use</w:t>
      </w:r>
      <w:r w:rsidR="00D74D67" w:rsidRPr="00EC76D5">
        <w:t xml:space="preserve"> the </w:t>
      </w:r>
      <w:r w:rsidR="00D74D67" w:rsidRPr="00EC76D5">
        <w:rPr>
          <w:rStyle w:val="CodeInText"/>
        </w:rPr>
        <w:t>split</w:t>
      </w:r>
      <w:r w:rsidR="00D74D67" w:rsidRPr="00EC76D5">
        <w:t xml:space="preserve"> method.</w:t>
      </w:r>
      <w:r w:rsidR="00101553" w:rsidRPr="00EC76D5">
        <w:t xml:space="preserve"> We add an extra blank line in the last line </w:t>
      </w:r>
      <w:r w:rsidR="00E97169" w:rsidRPr="00EC76D5">
        <w:t xml:space="preserve">is a macro </w:t>
      </w:r>
      <w:r w:rsidR="00C37108">
        <w:t>definition</w:t>
      </w:r>
      <w:r w:rsidR="00E97169" w:rsidRPr="00EC76D5">
        <w:t xml:space="preserve"> that </w:t>
      </w:r>
      <w:r w:rsidR="00101553" w:rsidRPr="00EC76D5">
        <w:t xml:space="preserve">ends with </w:t>
      </w:r>
      <w:r w:rsidR="00E97169" w:rsidRPr="00EC76D5">
        <w:t>two slashes (“\\”</w:t>
      </w:r>
      <w:r w:rsidR="00D8708C" w:rsidRPr="00EC76D5">
        <w:t>).</w:t>
      </w:r>
    </w:p>
    <w:p w14:paraId="263C837B" w14:textId="77777777" w:rsidR="00B86FEB" w:rsidRPr="00EC76D5" w:rsidRDefault="00B86FEB" w:rsidP="00057378">
      <w:pPr>
        <w:pStyle w:val="Code"/>
      </w:pPr>
      <w:r w:rsidRPr="00EC76D5">
        <w:t xml:space="preserve">  private static List&lt;String&gt; generateLineList(StringBuilder buffer) {</w:t>
      </w:r>
    </w:p>
    <w:p w14:paraId="7A8CD315" w14:textId="77777777" w:rsidR="00B86FEB" w:rsidRPr="00EC76D5" w:rsidRDefault="00B86FEB" w:rsidP="00057378">
      <w:pPr>
        <w:pStyle w:val="Code"/>
      </w:pPr>
      <w:r w:rsidRPr="00EC76D5">
        <w:t xml:space="preserve">    String lineArray[] = buffer.toString().split("\n");</w:t>
      </w:r>
    </w:p>
    <w:p w14:paraId="078ABED3" w14:textId="77777777" w:rsidR="00B86FEB" w:rsidRPr="00EC76D5" w:rsidRDefault="00B86FEB" w:rsidP="00057378">
      <w:pPr>
        <w:pStyle w:val="Code"/>
      </w:pPr>
      <w:r w:rsidRPr="00EC76D5">
        <w:t xml:space="preserve">    List&lt;String&gt; lineList = new LinkedList&lt;&gt;();</w:t>
      </w:r>
    </w:p>
    <w:p w14:paraId="70C7513B" w14:textId="77777777" w:rsidR="00B86FEB" w:rsidRPr="00EC76D5" w:rsidRDefault="00B86FEB" w:rsidP="00057378">
      <w:pPr>
        <w:pStyle w:val="Code"/>
      </w:pPr>
    </w:p>
    <w:p w14:paraId="2984478F" w14:textId="77777777" w:rsidR="00B86FEB" w:rsidRPr="00EC76D5" w:rsidRDefault="00B86FEB" w:rsidP="00057378">
      <w:pPr>
        <w:pStyle w:val="Code"/>
      </w:pPr>
      <w:r w:rsidRPr="00EC76D5">
        <w:t xml:space="preserve">    for (String line : lineArray) {</w:t>
      </w:r>
    </w:p>
    <w:p w14:paraId="52BA0DFE" w14:textId="77777777" w:rsidR="00B86FEB" w:rsidRPr="00EC76D5" w:rsidRDefault="00B86FEB" w:rsidP="00057378">
      <w:pPr>
        <w:pStyle w:val="Code"/>
      </w:pPr>
      <w:r w:rsidRPr="00EC76D5">
        <w:t xml:space="preserve">      lineList.add(line.trim());</w:t>
      </w:r>
    </w:p>
    <w:p w14:paraId="46B7A955" w14:textId="77777777" w:rsidR="00B86FEB" w:rsidRPr="00EC76D5" w:rsidRDefault="00B86FEB" w:rsidP="00057378">
      <w:pPr>
        <w:pStyle w:val="Code"/>
      </w:pPr>
      <w:r w:rsidRPr="00EC76D5">
        <w:t xml:space="preserve">    }</w:t>
      </w:r>
    </w:p>
    <w:p w14:paraId="1B48C794" w14:textId="77777777" w:rsidR="00057378" w:rsidRPr="00EC76D5" w:rsidRDefault="00057378" w:rsidP="00057378">
      <w:pPr>
        <w:pStyle w:val="Code"/>
      </w:pPr>
    </w:p>
    <w:p w14:paraId="73E75C91" w14:textId="3C8A28B7" w:rsidR="00B86FEB" w:rsidRPr="00EC76D5" w:rsidRDefault="00B86FEB" w:rsidP="00057378">
      <w:pPr>
        <w:pStyle w:val="Code"/>
      </w:pPr>
      <w:r w:rsidRPr="00EC76D5">
        <w:t xml:space="preserve">    lineList.add("");</w:t>
      </w:r>
    </w:p>
    <w:p w14:paraId="0DD71400" w14:textId="77777777" w:rsidR="00B86FEB" w:rsidRPr="00EC76D5" w:rsidRDefault="00B86FEB" w:rsidP="00057378">
      <w:pPr>
        <w:pStyle w:val="Code"/>
      </w:pPr>
      <w:r w:rsidRPr="00EC76D5">
        <w:t xml:space="preserve">    return lineList;</w:t>
      </w:r>
    </w:p>
    <w:p w14:paraId="4900BE1D" w14:textId="77777777" w:rsidR="00057378" w:rsidRPr="00EC76D5" w:rsidRDefault="00B86FEB" w:rsidP="00057378">
      <w:pPr>
        <w:pStyle w:val="Code"/>
      </w:pPr>
      <w:r w:rsidRPr="00EC76D5">
        <w:t xml:space="preserve">  }</w:t>
      </w:r>
    </w:p>
    <w:p w14:paraId="32F8A292" w14:textId="1D9DC7A5" w:rsidR="00E54D5F" w:rsidRPr="00EC76D5" w:rsidRDefault="00E54D5F" w:rsidP="00B86FEB">
      <w:r w:rsidRPr="00EC76D5">
        <w:t xml:space="preserve">However, we also need to merge lines </w:t>
      </w:r>
      <w:r w:rsidR="00423EBE" w:rsidRPr="00EC76D5">
        <w:t>that ends with two backslashes together:</w:t>
      </w:r>
      <w:r w:rsidRPr="00EC76D5">
        <w:t xml:space="preserve">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5526"/>
      </w:tblGrid>
      <w:tr w:rsidR="00AC4412" w:rsidRPr="00EC76D5" w14:paraId="1925814E" w14:textId="77777777" w:rsidTr="00E54D5F">
        <w:tc>
          <w:tcPr>
            <w:tcW w:w="3116" w:type="dxa"/>
          </w:tcPr>
          <w:p w14:paraId="0781897E" w14:textId="609CE26E" w:rsidR="00AC4412" w:rsidRPr="00EC76D5" w:rsidRDefault="00AC4412" w:rsidP="00F17D53">
            <w:pPr>
              <w:pStyle w:val="Code"/>
            </w:pPr>
            <w:r w:rsidRPr="00EC76D5">
              <w:t>#define min(x,y)</w:t>
            </w:r>
            <w:r w:rsidR="00080EF4" w:rsidRPr="00EC76D5">
              <w:t xml:space="preserve"> </w:t>
            </w:r>
            <w:r w:rsidRPr="00EC76D5">
              <w:t>\\</w:t>
            </w:r>
          </w:p>
          <w:p w14:paraId="0F846112" w14:textId="7DA77557" w:rsidR="00AC4412" w:rsidRPr="00EC76D5" w:rsidRDefault="00AC4412" w:rsidP="00F17D53">
            <w:pPr>
              <w:pStyle w:val="Code"/>
            </w:pPr>
            <w:r w:rsidRPr="00EC76D5">
              <w:t xml:space="preserve">  (((x) &lt; (y)) ?</w:t>
            </w:r>
            <w:r w:rsidR="00080EF4" w:rsidRPr="00EC76D5">
              <w:t xml:space="preserve"> </w:t>
            </w:r>
            <w:r w:rsidRPr="00EC76D5">
              <w:t>\\</w:t>
            </w:r>
          </w:p>
          <w:p w14:paraId="648CAF27" w14:textId="77777777" w:rsidR="00AC4412" w:rsidRPr="00EC76D5" w:rsidRDefault="00AC4412" w:rsidP="00F17D53">
            <w:pPr>
              <w:pStyle w:val="Code"/>
            </w:pPr>
            <w:r w:rsidRPr="00EC76D5">
              <w:t xml:space="preserve">   (x) : (y))</w:t>
            </w:r>
          </w:p>
        </w:tc>
        <w:tc>
          <w:tcPr>
            <w:tcW w:w="5526" w:type="dxa"/>
          </w:tcPr>
          <w:p w14:paraId="04284D2E" w14:textId="77777777" w:rsidR="00AC4412" w:rsidRPr="00EC76D5" w:rsidRDefault="00AC4412" w:rsidP="00DA3D11">
            <w:pPr>
              <w:pStyle w:val="Code"/>
            </w:pPr>
            <w:r w:rsidRPr="00EC76D5">
              <w:t>#define min(x,y) (((x) &lt; (y)) ? (x) : (y))</w:t>
            </w:r>
          </w:p>
        </w:tc>
      </w:tr>
      <w:tr w:rsidR="00C32357" w:rsidRPr="00EC76D5" w14:paraId="405869F8" w14:textId="77777777" w:rsidTr="00E54D5F">
        <w:tc>
          <w:tcPr>
            <w:tcW w:w="3116" w:type="dxa"/>
          </w:tcPr>
          <w:p w14:paraId="2B6A1CFA" w14:textId="229141BB" w:rsidR="00C32357" w:rsidRPr="00EC76D5" w:rsidRDefault="001453C3" w:rsidP="001453C3">
            <w:r w:rsidRPr="00EC76D5">
              <w:t xml:space="preserve">(a) </w:t>
            </w:r>
            <w:r w:rsidR="00C32357" w:rsidRPr="00EC76D5">
              <w:t>Before</w:t>
            </w:r>
          </w:p>
        </w:tc>
        <w:tc>
          <w:tcPr>
            <w:tcW w:w="5526" w:type="dxa"/>
          </w:tcPr>
          <w:p w14:paraId="20E65BB1" w14:textId="0C87AC86" w:rsidR="00C32357" w:rsidRPr="00EC76D5" w:rsidRDefault="00C32357" w:rsidP="001453C3">
            <w:r w:rsidRPr="00EC76D5">
              <w:t>(b) After</w:t>
            </w:r>
          </w:p>
        </w:tc>
      </w:tr>
    </w:tbl>
    <w:p w14:paraId="4EDE4B87" w14:textId="0D6FDCD4" w:rsidR="000F09D0" w:rsidRPr="00EC76D5" w:rsidRDefault="00D8708C" w:rsidP="00B55A40">
      <w:r w:rsidRPr="00EC76D5">
        <w:t>If</w:t>
      </w:r>
      <w:r w:rsidR="00A74581" w:rsidRPr="00EC76D5">
        <w:t xml:space="preserve"> </w:t>
      </w:r>
      <w:r w:rsidR="003A2CD5" w:rsidRPr="00EC76D5">
        <w:t xml:space="preserve">we </w:t>
      </w:r>
      <w:r w:rsidR="002D5A00" w:rsidRPr="00EC76D5">
        <w:t>encounter line</w:t>
      </w:r>
      <w:r w:rsidR="00186670" w:rsidRPr="00EC76D5">
        <w:t>s</w:t>
      </w:r>
      <w:r w:rsidR="007F5911" w:rsidRPr="00EC76D5">
        <w:t xml:space="preserve"> end</w:t>
      </w:r>
      <w:r w:rsidR="00186670" w:rsidRPr="00EC76D5">
        <w:t>ing</w:t>
      </w:r>
      <w:r w:rsidR="004A6484" w:rsidRPr="00EC76D5">
        <w:t xml:space="preserve"> with two backslashes</w:t>
      </w:r>
      <w:r w:rsidR="00131A13" w:rsidRPr="00EC76D5">
        <w:t>,</w:t>
      </w:r>
      <w:r w:rsidR="004A6484" w:rsidRPr="00EC76D5">
        <w:t xml:space="preserve"> </w:t>
      </w:r>
      <w:r w:rsidR="00817AFC" w:rsidRPr="00EC76D5">
        <w:t xml:space="preserve">we continue </w:t>
      </w:r>
      <w:r w:rsidR="00BF2BB0" w:rsidRPr="00EC76D5">
        <w:t>to append the line</w:t>
      </w:r>
      <w:r w:rsidR="00186670" w:rsidRPr="00EC76D5">
        <w:t>s</w:t>
      </w:r>
      <w:r w:rsidR="00BF2BB0" w:rsidRPr="00EC76D5">
        <w:t xml:space="preserve"> to </w:t>
      </w:r>
      <w:r w:rsidR="00BF2BB0" w:rsidRPr="00EC76D5">
        <w:rPr>
          <w:rStyle w:val="CodeInText"/>
        </w:rPr>
        <w:t>lineBuffer</w:t>
      </w:r>
      <w:r w:rsidR="00EC5ADA" w:rsidRPr="00EC76D5">
        <w:t xml:space="preserve">. </w:t>
      </w:r>
      <w:r w:rsidR="006C083B" w:rsidRPr="00EC76D5">
        <w:t>Since a</w:t>
      </w:r>
      <w:r w:rsidR="000F09D0" w:rsidRPr="00EC76D5">
        <w:t>n</w:t>
      </w:r>
      <w:r w:rsidR="006C083B" w:rsidRPr="00EC76D5">
        <w:t xml:space="preserve"> empty line was added </w:t>
      </w:r>
      <w:r w:rsidR="008A2C6D" w:rsidRPr="00EC76D5">
        <w:t xml:space="preserve">at the end of </w:t>
      </w:r>
      <w:r w:rsidR="006C083B" w:rsidRPr="00EC76D5">
        <w:t xml:space="preserve">the line list in </w:t>
      </w:r>
      <w:r w:rsidR="000F09D0" w:rsidRPr="00EC76D5">
        <w:rPr>
          <w:rStyle w:val="CodeInText"/>
        </w:rPr>
        <w:t>generateLineList</w:t>
      </w:r>
      <w:r w:rsidR="000F09D0" w:rsidRPr="00EC76D5">
        <w:t xml:space="preserve"> above, there is no risk that </w:t>
      </w:r>
      <w:r w:rsidR="008A2C6D" w:rsidRPr="00EC76D5">
        <w:t>that the</w:t>
      </w:r>
      <w:r w:rsidR="00D75D8D" w:rsidRPr="00EC76D5">
        <w:t xml:space="preserve"> last line ends with a backslash</w:t>
      </w:r>
      <w:r w:rsidR="008A2C6D" w:rsidRPr="00EC76D5">
        <w:t>.</w:t>
      </w:r>
    </w:p>
    <w:p w14:paraId="7033E28F" w14:textId="77777777" w:rsidR="009574BF" w:rsidRPr="00EC76D5" w:rsidRDefault="009574BF" w:rsidP="00E332BE">
      <w:pPr>
        <w:pStyle w:val="Code"/>
      </w:pPr>
      <w:r w:rsidRPr="00EC76D5">
        <w:t xml:space="preserve">  private static List&lt;String&gt; modifyLineList(List&lt;String&gt; lineList) {</w:t>
      </w:r>
    </w:p>
    <w:p w14:paraId="11878528" w14:textId="77777777" w:rsidR="009574BF" w:rsidRPr="00EC76D5" w:rsidRDefault="009574BF" w:rsidP="00E332BE">
      <w:pPr>
        <w:pStyle w:val="Code"/>
      </w:pPr>
      <w:r w:rsidRPr="00EC76D5">
        <w:t xml:space="preserve">    List&lt;String&gt; resultList = new LinkedList&lt;&gt;();</w:t>
      </w:r>
    </w:p>
    <w:p w14:paraId="170C1717" w14:textId="77777777" w:rsidR="009574BF" w:rsidRPr="00EC76D5" w:rsidRDefault="009574BF" w:rsidP="00E332BE">
      <w:pPr>
        <w:pStyle w:val="Code"/>
      </w:pPr>
      <w:r w:rsidRPr="00EC76D5">
        <w:t xml:space="preserve">    </w:t>
      </w:r>
    </w:p>
    <w:p w14:paraId="45DE92BD" w14:textId="77777777" w:rsidR="009574BF" w:rsidRPr="00EC76D5" w:rsidRDefault="009574BF" w:rsidP="00E332BE">
      <w:pPr>
        <w:pStyle w:val="Code"/>
      </w:pPr>
      <w:r w:rsidRPr="00EC76D5">
        <w:t xml:space="preserve">    for (int index = 0; index &lt; lineList.size(); ++index) {</w:t>
      </w:r>
    </w:p>
    <w:p w14:paraId="06B03E25" w14:textId="77777777" w:rsidR="009574BF" w:rsidRPr="00EC76D5" w:rsidRDefault="009574BF" w:rsidP="00E332BE">
      <w:pPr>
        <w:pStyle w:val="Code"/>
      </w:pPr>
      <w:r w:rsidRPr="00EC76D5">
        <w:t xml:space="preserve">      String line = lineList.get(index);</w:t>
      </w:r>
    </w:p>
    <w:p w14:paraId="324CD0FB" w14:textId="77777777" w:rsidR="009574BF" w:rsidRPr="00EC76D5" w:rsidRDefault="009574BF" w:rsidP="00E332BE">
      <w:pPr>
        <w:pStyle w:val="Code"/>
      </w:pPr>
      <w:r w:rsidRPr="00EC76D5">
        <w:t xml:space="preserve">      StringBuilder lineBuffer = new StringBuilder();</w:t>
      </w:r>
    </w:p>
    <w:p w14:paraId="47FA0839" w14:textId="77777777" w:rsidR="009574BF" w:rsidRPr="00EC76D5" w:rsidRDefault="009574BF" w:rsidP="00E332BE">
      <w:pPr>
        <w:pStyle w:val="Code"/>
      </w:pPr>
    </w:p>
    <w:p w14:paraId="5E1A40C8" w14:textId="77777777" w:rsidR="009574BF" w:rsidRPr="00EC76D5" w:rsidRDefault="009574BF" w:rsidP="00E332BE">
      <w:pPr>
        <w:pStyle w:val="Code"/>
      </w:pPr>
      <w:r w:rsidRPr="00EC76D5">
        <w:t xml:space="preserve">      while (line.endsWith("\\\\")) {</w:t>
      </w:r>
    </w:p>
    <w:p w14:paraId="30341CD6" w14:textId="77777777" w:rsidR="009574BF" w:rsidRPr="00EC76D5" w:rsidRDefault="009574BF" w:rsidP="00E332BE">
      <w:pPr>
        <w:pStyle w:val="Code"/>
      </w:pPr>
      <w:r w:rsidRPr="00EC76D5">
        <w:t xml:space="preserve">        lineBuffer.append(line.substring(0, line.length() - 2) + " ");</w:t>
      </w:r>
    </w:p>
    <w:p w14:paraId="5A4311F6" w14:textId="77777777" w:rsidR="009574BF" w:rsidRPr="00EC76D5" w:rsidRDefault="009574BF" w:rsidP="00E332BE">
      <w:pPr>
        <w:pStyle w:val="Code"/>
      </w:pPr>
      <w:r w:rsidRPr="00EC76D5">
        <w:t xml:space="preserve">        line = lineList.get(++index);</w:t>
      </w:r>
    </w:p>
    <w:p w14:paraId="5A14EA80" w14:textId="77777777" w:rsidR="009574BF" w:rsidRPr="00EC76D5" w:rsidRDefault="009574BF" w:rsidP="00E332BE">
      <w:pPr>
        <w:pStyle w:val="Code"/>
      </w:pPr>
      <w:r w:rsidRPr="00EC76D5">
        <w:t xml:space="preserve">      }</w:t>
      </w:r>
    </w:p>
    <w:p w14:paraId="6F750C0F" w14:textId="77777777" w:rsidR="009574BF" w:rsidRPr="00EC76D5" w:rsidRDefault="009574BF" w:rsidP="00E332BE">
      <w:pPr>
        <w:pStyle w:val="Code"/>
      </w:pPr>
      <w:r w:rsidRPr="00EC76D5">
        <w:t xml:space="preserve">      </w:t>
      </w:r>
    </w:p>
    <w:p w14:paraId="785C9A4D" w14:textId="77777777" w:rsidR="009574BF" w:rsidRPr="00EC76D5" w:rsidRDefault="009574BF" w:rsidP="00E332BE">
      <w:pPr>
        <w:pStyle w:val="Code"/>
      </w:pPr>
      <w:r w:rsidRPr="00EC76D5">
        <w:t xml:space="preserve">      resultList.add(lineBuffer.toString() + line + "\0");</w:t>
      </w:r>
    </w:p>
    <w:p w14:paraId="139869BF" w14:textId="77777777" w:rsidR="009574BF" w:rsidRPr="00EC76D5" w:rsidRDefault="009574BF" w:rsidP="00E332BE">
      <w:pPr>
        <w:pStyle w:val="Code"/>
      </w:pPr>
      <w:r w:rsidRPr="00EC76D5">
        <w:t xml:space="preserve">    }</w:t>
      </w:r>
    </w:p>
    <w:p w14:paraId="591D7BE8" w14:textId="77777777" w:rsidR="009574BF" w:rsidRPr="00EC76D5" w:rsidRDefault="009574BF" w:rsidP="00E332BE">
      <w:pPr>
        <w:pStyle w:val="Code"/>
      </w:pPr>
      <w:r w:rsidRPr="00EC76D5">
        <w:t xml:space="preserve">    </w:t>
      </w:r>
    </w:p>
    <w:p w14:paraId="5B2763F9" w14:textId="77777777" w:rsidR="009574BF" w:rsidRPr="00EC76D5" w:rsidRDefault="009574BF" w:rsidP="00E332BE">
      <w:pPr>
        <w:pStyle w:val="Code"/>
      </w:pPr>
      <w:r w:rsidRPr="00EC76D5">
        <w:t xml:space="preserve">    return resultList;</w:t>
      </w:r>
    </w:p>
    <w:p w14:paraId="00E6643F" w14:textId="77777777" w:rsidR="00E332BE" w:rsidRPr="00EC76D5" w:rsidRDefault="009574BF" w:rsidP="00E332BE">
      <w:pPr>
        <w:pStyle w:val="Code"/>
      </w:pPr>
      <w:r w:rsidRPr="00EC76D5">
        <w:t xml:space="preserve">  }</w:t>
      </w:r>
    </w:p>
    <w:p w14:paraId="27C50DC3" w14:textId="4BB43662" w:rsidR="00CF4288" w:rsidRPr="00EC76D5" w:rsidRDefault="00683B16" w:rsidP="00E332BE">
      <w:r w:rsidRPr="00EC76D5">
        <w:t xml:space="preserve">When traversing the lines, we check whether the line starts with a sharp (‘#’). If it does, we </w:t>
      </w:r>
      <w:r w:rsidR="00C56BE7" w:rsidRPr="00EC76D5">
        <w:t>consider</w:t>
      </w:r>
      <w:r w:rsidR="00A27374" w:rsidRPr="00EC76D5">
        <w:t xml:space="preserve"> the word following the sharp</w:t>
      </w:r>
      <w:r w:rsidR="00C56BE7" w:rsidRPr="00EC76D5">
        <w:t xml:space="preserve"> sign (#)</w:t>
      </w:r>
      <w:r w:rsidR="00A27374" w:rsidRPr="00EC76D5">
        <w:t>. If it is a</w:t>
      </w:r>
      <w:r w:rsidR="00A40DA9" w:rsidRPr="00EC76D5">
        <w:t xml:space="preserve"> preprocessor directive, we call the corresponding </w:t>
      </w:r>
      <w:r w:rsidR="00D37C12" w:rsidRPr="00EC76D5">
        <w:t>method</w:t>
      </w:r>
      <w:r w:rsidR="003F3678" w:rsidRPr="00EC76D5">
        <w:t xml:space="preserve">. </w:t>
      </w:r>
      <w:r w:rsidR="00CF4288" w:rsidRPr="00EC76D5">
        <w:t xml:space="preserve">If the line does not start with a sharp and we are in a visible part of </w:t>
      </w:r>
      <w:r w:rsidR="002A0975" w:rsidRPr="00EC76D5">
        <w:t>source code</w:t>
      </w:r>
      <w:r w:rsidR="005B0937" w:rsidRPr="00EC76D5">
        <w:t>, we call</w:t>
      </w:r>
      <w:r w:rsidR="002A0975" w:rsidRPr="00EC76D5">
        <w:t xml:space="preserve"> </w:t>
      </w:r>
      <w:r w:rsidR="002A0975" w:rsidRPr="00EC76D5">
        <w:rPr>
          <w:rStyle w:val="CodeInText"/>
        </w:rPr>
        <w:t>searchForMacros</w:t>
      </w:r>
      <w:r w:rsidR="002A0975" w:rsidRPr="00EC76D5">
        <w:t xml:space="preserve">, which </w:t>
      </w:r>
      <w:r w:rsidR="008432EC" w:rsidRPr="00EC76D5">
        <w:t xml:space="preserve">expands </w:t>
      </w:r>
      <w:r w:rsidR="002A0975" w:rsidRPr="00EC76D5">
        <w:t>macro</w:t>
      </w:r>
      <w:r w:rsidR="008432EC" w:rsidRPr="00EC76D5">
        <w:t>s</w:t>
      </w:r>
      <w:r w:rsidR="002A0975" w:rsidRPr="00EC76D5">
        <w:t>.</w:t>
      </w:r>
      <w:r w:rsidR="002208BC" w:rsidRPr="00EC76D5">
        <w:t xml:space="preserve"> If we are not in</w:t>
      </w:r>
      <w:r w:rsidR="00933857" w:rsidRPr="00EC76D5">
        <w:t xml:space="preserve"> </w:t>
      </w:r>
      <w:r w:rsidR="002208BC" w:rsidRPr="00EC76D5">
        <w:t xml:space="preserve">a visible part of the source code, the line is replaced by </w:t>
      </w:r>
      <w:r w:rsidR="00312B1E" w:rsidRPr="00EC76D5">
        <w:t>an empty line.</w:t>
      </w:r>
    </w:p>
    <w:p w14:paraId="4DADB460" w14:textId="77777777" w:rsidR="004306F6" w:rsidRPr="00EC76D5" w:rsidRDefault="004306F6" w:rsidP="004306F6">
      <w:pPr>
        <w:pStyle w:val="Code"/>
      </w:pPr>
      <w:r w:rsidRPr="00EC76D5">
        <w:t xml:space="preserve">  public static void traverseLineList(List&lt;String&gt; lineList)throws Exception{</w:t>
      </w:r>
    </w:p>
    <w:p w14:paraId="1BEDAC1B" w14:textId="77777777" w:rsidR="004306F6" w:rsidRPr="00EC76D5" w:rsidRDefault="004306F6" w:rsidP="004306F6">
      <w:pPr>
        <w:pStyle w:val="Code"/>
      </w:pPr>
      <w:r w:rsidRPr="00EC76D5">
        <w:t xml:space="preserve">    for (int index = 0; index &lt; lineList.size(); ++index) {</w:t>
      </w:r>
    </w:p>
    <w:p w14:paraId="07F04A80" w14:textId="77777777" w:rsidR="004306F6" w:rsidRPr="00EC76D5" w:rsidRDefault="004306F6" w:rsidP="004306F6">
      <w:pPr>
        <w:pStyle w:val="Code"/>
      </w:pPr>
      <w:r w:rsidRPr="00EC76D5">
        <w:t xml:space="preserve">      String line = lineList.get(index);</w:t>
      </w:r>
    </w:p>
    <w:p w14:paraId="2866B6F1" w14:textId="77777777" w:rsidR="004306F6" w:rsidRPr="00EC76D5" w:rsidRDefault="004306F6" w:rsidP="004306F6">
      <w:pPr>
        <w:pStyle w:val="Code"/>
      </w:pPr>
      <w:r w:rsidRPr="00EC76D5">
        <w:t xml:space="preserve">      </w:t>
      </w:r>
    </w:p>
    <w:p w14:paraId="0784F600" w14:textId="77777777" w:rsidR="004306F6" w:rsidRPr="00EC76D5" w:rsidRDefault="004306F6" w:rsidP="004306F6">
      <w:pPr>
        <w:pStyle w:val="Code"/>
      </w:pPr>
      <w:r w:rsidRPr="00EC76D5">
        <w:lastRenderedPageBreak/>
        <w:t xml:space="preserve">      if (line.startsWith("$")) {</w:t>
      </w:r>
    </w:p>
    <w:p w14:paraId="12DE0531" w14:textId="77777777" w:rsidR="004306F6" w:rsidRPr="00EC76D5" w:rsidRDefault="004306F6" w:rsidP="004306F6">
      <w:pPr>
        <w:pStyle w:val="Code"/>
      </w:pPr>
      <w:r w:rsidRPr="00EC76D5">
        <w:t xml:space="preserve">        // Empty.</w:t>
      </w:r>
    </w:p>
    <w:p w14:paraId="6A79DC33" w14:textId="77777777" w:rsidR="004306F6" w:rsidRPr="00EC76D5" w:rsidRDefault="004306F6" w:rsidP="004306F6">
      <w:pPr>
        <w:pStyle w:val="Code"/>
      </w:pPr>
      <w:r w:rsidRPr="00EC76D5">
        <w:t xml:space="preserve">      }</w:t>
      </w:r>
    </w:p>
    <w:p w14:paraId="60018198" w14:textId="77777777" w:rsidR="004306F6" w:rsidRPr="00EC76D5" w:rsidRDefault="004306F6" w:rsidP="004306F6">
      <w:pPr>
        <w:pStyle w:val="Code"/>
      </w:pPr>
      <w:r w:rsidRPr="00EC76D5">
        <w:t xml:space="preserve">      else if (line.startsWith("#")) {</w:t>
      </w:r>
    </w:p>
    <w:p w14:paraId="34D581BB" w14:textId="77777777" w:rsidR="004306F6" w:rsidRPr="00EC76D5" w:rsidRDefault="004306F6" w:rsidP="004306F6">
      <w:pPr>
        <w:pStyle w:val="Code"/>
      </w:pPr>
      <w:r w:rsidRPr="00EC76D5">
        <w:t xml:space="preserve">        line = trimLeft(line.substring(1));</w:t>
      </w:r>
    </w:p>
    <w:p w14:paraId="7DDEB0C8" w14:textId="77777777" w:rsidR="004306F6" w:rsidRPr="00EC76D5" w:rsidRDefault="004306F6" w:rsidP="004306F6">
      <w:pPr>
        <w:pStyle w:val="Code"/>
      </w:pPr>
      <w:r w:rsidRPr="00EC76D5">
        <w:t xml:space="preserve">      </w:t>
      </w:r>
    </w:p>
    <w:p w14:paraId="6330DE4B" w14:textId="77777777" w:rsidR="004306F6" w:rsidRPr="00EC76D5" w:rsidRDefault="004306F6" w:rsidP="004306F6">
      <w:pPr>
        <w:pStyle w:val="Code"/>
      </w:pPr>
      <w:r w:rsidRPr="00EC76D5">
        <w:t xml:space="preserve">        if (line.startsWith("line")) {</w:t>
      </w:r>
    </w:p>
    <w:p w14:paraId="64CCC3FA" w14:textId="77777777" w:rsidR="004306F6" w:rsidRPr="00EC76D5" w:rsidRDefault="004306F6" w:rsidP="004306F6">
      <w:pPr>
        <w:pStyle w:val="Code"/>
      </w:pPr>
      <w:r w:rsidRPr="00EC76D5">
        <w:t xml:space="preserve">          String rest = line.substring("line".length());</w:t>
      </w:r>
    </w:p>
    <w:p w14:paraId="1E873AC5" w14:textId="77777777" w:rsidR="004306F6" w:rsidRPr="00EC76D5" w:rsidRDefault="004306F6" w:rsidP="004306F6">
      <w:pPr>
        <w:pStyle w:val="Code"/>
      </w:pPr>
      <w:r w:rsidRPr="00EC76D5">
        <w:t xml:space="preserve">          lineList.set(index, doLine(trimLeft(rest)));</w:t>
      </w:r>
    </w:p>
    <w:p w14:paraId="44E64F17" w14:textId="77777777" w:rsidR="004306F6" w:rsidRPr="00EC76D5" w:rsidRDefault="004306F6" w:rsidP="004306F6">
      <w:pPr>
        <w:pStyle w:val="Code"/>
      </w:pPr>
      <w:r w:rsidRPr="00EC76D5">
        <w:t xml:space="preserve">        }</w:t>
      </w:r>
    </w:p>
    <w:p w14:paraId="5274EFAF" w14:textId="77777777" w:rsidR="004306F6" w:rsidRPr="00EC76D5" w:rsidRDefault="004306F6" w:rsidP="004306F6">
      <w:pPr>
        <w:pStyle w:val="Code"/>
      </w:pPr>
      <w:r w:rsidRPr="00EC76D5">
        <w:t xml:space="preserve">        else if (isVisible() &amp;&amp; line.startsWith("include")) {</w:t>
      </w:r>
    </w:p>
    <w:p w14:paraId="6B1BED9B" w14:textId="77777777" w:rsidR="004306F6" w:rsidRPr="00EC76D5" w:rsidRDefault="004306F6" w:rsidP="004306F6">
      <w:pPr>
        <w:pStyle w:val="Code"/>
      </w:pPr>
      <w:r w:rsidRPr="00EC76D5">
        <w:t xml:space="preserve">          String rest = line.substring("include".length());</w:t>
      </w:r>
    </w:p>
    <w:p w14:paraId="297735C4" w14:textId="77777777" w:rsidR="004306F6" w:rsidRPr="00EC76D5" w:rsidRDefault="004306F6" w:rsidP="004306F6">
      <w:pPr>
        <w:pStyle w:val="Code"/>
      </w:pPr>
      <w:r w:rsidRPr="00EC76D5">
        <w:t xml:space="preserve">          String result = doInclude(rest.trim());</w:t>
      </w:r>
    </w:p>
    <w:p w14:paraId="5D566DC1" w14:textId="77777777" w:rsidR="004306F6" w:rsidRPr="00EC76D5" w:rsidRDefault="004306F6" w:rsidP="004306F6">
      <w:pPr>
        <w:pStyle w:val="Code"/>
      </w:pPr>
      <w:r w:rsidRPr="00EC76D5">
        <w:t xml:space="preserve">          lineList.set(index, result);</w:t>
      </w:r>
    </w:p>
    <w:p w14:paraId="57BD5EE0" w14:textId="77777777" w:rsidR="004306F6" w:rsidRPr="00EC76D5" w:rsidRDefault="004306F6" w:rsidP="004306F6">
      <w:pPr>
        <w:pStyle w:val="Code"/>
      </w:pPr>
      <w:r w:rsidRPr="00EC76D5">
        <w:t xml:space="preserve">        }</w:t>
      </w:r>
    </w:p>
    <w:p w14:paraId="16EDA872" w14:textId="77777777" w:rsidR="004306F6" w:rsidRPr="00EC76D5" w:rsidRDefault="004306F6" w:rsidP="004306F6">
      <w:pPr>
        <w:pStyle w:val="Code"/>
      </w:pPr>
      <w:r w:rsidRPr="00EC76D5">
        <w:t xml:space="preserve">        else if (isVisible() &amp;&amp; line.startsWith("error")) {</w:t>
      </w:r>
    </w:p>
    <w:p w14:paraId="3663D490" w14:textId="77777777" w:rsidR="004306F6" w:rsidRPr="00EC76D5" w:rsidRDefault="004306F6" w:rsidP="004306F6">
      <w:pPr>
        <w:pStyle w:val="Code"/>
      </w:pPr>
      <w:r w:rsidRPr="00EC76D5">
        <w:t xml:space="preserve">          String message = line.substring("error".length()).trim();</w:t>
      </w:r>
    </w:p>
    <w:p w14:paraId="2EDE662A" w14:textId="77777777" w:rsidR="004306F6" w:rsidRPr="00EC76D5" w:rsidRDefault="004306F6" w:rsidP="004306F6">
      <w:pPr>
        <w:pStyle w:val="Code"/>
      </w:pPr>
      <w:r w:rsidRPr="00EC76D5">
        <w:t xml:space="preserve">          System.err.println(message);</w:t>
      </w:r>
    </w:p>
    <w:p w14:paraId="25022889" w14:textId="77777777" w:rsidR="004306F6" w:rsidRPr="00EC76D5" w:rsidRDefault="004306F6" w:rsidP="004306F6">
      <w:pPr>
        <w:pStyle w:val="Code"/>
      </w:pPr>
      <w:r w:rsidRPr="00EC76D5">
        <w:t xml:space="preserve">          System.exit(-1);</w:t>
      </w:r>
    </w:p>
    <w:p w14:paraId="5ED9C9FD" w14:textId="77777777" w:rsidR="004306F6" w:rsidRPr="00EC76D5" w:rsidRDefault="004306F6" w:rsidP="004306F6">
      <w:pPr>
        <w:pStyle w:val="Code"/>
      </w:pPr>
      <w:r w:rsidRPr="00EC76D5">
        <w:t xml:space="preserve">        }</w:t>
      </w:r>
    </w:p>
    <w:p w14:paraId="6426CDEB" w14:textId="77777777" w:rsidR="004306F6" w:rsidRPr="00EC76D5" w:rsidRDefault="004306F6" w:rsidP="004306F6">
      <w:pPr>
        <w:pStyle w:val="Code"/>
      </w:pPr>
      <w:r w:rsidRPr="00EC76D5">
        <w:t xml:space="preserve">        else if (isVisible() &amp;&amp; line.startsWith("define")) {</w:t>
      </w:r>
    </w:p>
    <w:p w14:paraId="3FB69680" w14:textId="77777777" w:rsidR="004306F6" w:rsidRPr="00EC76D5" w:rsidRDefault="004306F6" w:rsidP="004306F6">
      <w:pPr>
        <w:pStyle w:val="Code"/>
      </w:pPr>
      <w:r w:rsidRPr="00EC76D5">
        <w:t xml:space="preserve">          String rest = line.substring("define".length());</w:t>
      </w:r>
    </w:p>
    <w:p w14:paraId="5AB87614" w14:textId="77777777" w:rsidR="004306F6" w:rsidRPr="00EC76D5" w:rsidRDefault="004306F6" w:rsidP="004306F6">
      <w:pPr>
        <w:pStyle w:val="Code"/>
      </w:pPr>
      <w:r w:rsidRPr="00EC76D5">
        <w:t xml:space="preserve">          doDefine(trimLeft(rest));</w:t>
      </w:r>
    </w:p>
    <w:p w14:paraId="7196C557" w14:textId="77777777" w:rsidR="004306F6" w:rsidRPr="00EC76D5" w:rsidRDefault="004306F6" w:rsidP="004306F6">
      <w:pPr>
        <w:pStyle w:val="Code"/>
      </w:pPr>
      <w:r w:rsidRPr="00EC76D5">
        <w:t xml:space="preserve">          lineList.set(index, "");</w:t>
      </w:r>
    </w:p>
    <w:p w14:paraId="401D7FE9" w14:textId="77777777" w:rsidR="004306F6" w:rsidRPr="00EC76D5" w:rsidRDefault="004306F6" w:rsidP="004306F6">
      <w:pPr>
        <w:pStyle w:val="Code"/>
      </w:pPr>
      <w:r w:rsidRPr="00EC76D5">
        <w:t xml:space="preserve">        }</w:t>
      </w:r>
    </w:p>
    <w:p w14:paraId="46C0D74D" w14:textId="77777777" w:rsidR="004306F6" w:rsidRPr="00EC76D5" w:rsidRDefault="004306F6" w:rsidP="004306F6">
      <w:pPr>
        <w:pStyle w:val="Code"/>
      </w:pPr>
      <w:r w:rsidRPr="00EC76D5">
        <w:t xml:space="preserve">        else if (isVisible() &amp;&amp; line.startsWith("undef")) {</w:t>
      </w:r>
    </w:p>
    <w:p w14:paraId="6F106DA7" w14:textId="77777777" w:rsidR="004306F6" w:rsidRPr="00EC76D5" w:rsidRDefault="004306F6" w:rsidP="004306F6">
      <w:pPr>
        <w:pStyle w:val="Code"/>
      </w:pPr>
      <w:r w:rsidRPr="00EC76D5">
        <w:t xml:space="preserve">          String rest = line.substring("undef".length());</w:t>
      </w:r>
    </w:p>
    <w:p w14:paraId="644B80D9" w14:textId="77777777" w:rsidR="004306F6" w:rsidRPr="00EC76D5" w:rsidRDefault="004306F6" w:rsidP="004306F6">
      <w:pPr>
        <w:pStyle w:val="Code"/>
      </w:pPr>
      <w:r w:rsidRPr="00EC76D5">
        <w:t xml:space="preserve">          doUndef(trimLeft(rest));</w:t>
      </w:r>
    </w:p>
    <w:p w14:paraId="3F9AF54D" w14:textId="77777777" w:rsidR="004306F6" w:rsidRPr="00EC76D5" w:rsidRDefault="004306F6" w:rsidP="004306F6">
      <w:pPr>
        <w:pStyle w:val="Code"/>
      </w:pPr>
      <w:r w:rsidRPr="00EC76D5">
        <w:t xml:space="preserve">          lineList.set(index, "");</w:t>
      </w:r>
    </w:p>
    <w:p w14:paraId="36C1571A" w14:textId="77777777" w:rsidR="004306F6" w:rsidRPr="00EC76D5" w:rsidRDefault="004306F6" w:rsidP="004306F6">
      <w:pPr>
        <w:pStyle w:val="Code"/>
      </w:pPr>
      <w:r w:rsidRPr="00EC76D5">
        <w:t xml:space="preserve">        }</w:t>
      </w:r>
    </w:p>
    <w:p w14:paraId="323748E7" w14:textId="77777777" w:rsidR="004306F6" w:rsidRPr="00EC76D5" w:rsidRDefault="004306F6" w:rsidP="004306F6">
      <w:pPr>
        <w:pStyle w:val="Code"/>
      </w:pPr>
      <w:r w:rsidRPr="00EC76D5">
        <w:t xml:space="preserve">        else if (line.startsWith("ifdef")) {</w:t>
      </w:r>
    </w:p>
    <w:p w14:paraId="0DF49233" w14:textId="77777777" w:rsidR="004306F6" w:rsidRPr="00EC76D5" w:rsidRDefault="004306F6" w:rsidP="004306F6">
      <w:pPr>
        <w:pStyle w:val="Code"/>
      </w:pPr>
      <w:r w:rsidRPr="00EC76D5">
        <w:t xml:space="preserve">          String rest = line.substring("ifdef".length());</w:t>
      </w:r>
    </w:p>
    <w:p w14:paraId="7A995E8E" w14:textId="77777777" w:rsidR="004306F6" w:rsidRPr="00EC76D5" w:rsidRDefault="004306F6" w:rsidP="004306F6">
      <w:pPr>
        <w:pStyle w:val="Code"/>
      </w:pPr>
      <w:r w:rsidRPr="00EC76D5">
        <w:t xml:space="preserve">          doIfDefined(trimLeft(rest));</w:t>
      </w:r>
    </w:p>
    <w:p w14:paraId="68CD57FB" w14:textId="77777777" w:rsidR="004306F6" w:rsidRPr="00EC76D5" w:rsidRDefault="004306F6" w:rsidP="004306F6">
      <w:pPr>
        <w:pStyle w:val="Code"/>
      </w:pPr>
      <w:r w:rsidRPr="00EC76D5">
        <w:t xml:space="preserve">          lineList.set(index, "");</w:t>
      </w:r>
    </w:p>
    <w:p w14:paraId="28B535B1" w14:textId="77777777" w:rsidR="004306F6" w:rsidRPr="00EC76D5" w:rsidRDefault="004306F6" w:rsidP="004306F6">
      <w:pPr>
        <w:pStyle w:val="Code"/>
      </w:pPr>
      <w:r w:rsidRPr="00EC76D5">
        <w:t xml:space="preserve">        }</w:t>
      </w:r>
    </w:p>
    <w:p w14:paraId="4AD9844B" w14:textId="77777777" w:rsidR="004306F6" w:rsidRPr="00EC76D5" w:rsidRDefault="004306F6" w:rsidP="004306F6">
      <w:pPr>
        <w:pStyle w:val="Code"/>
      </w:pPr>
      <w:r w:rsidRPr="00EC76D5">
        <w:t xml:space="preserve">        else if (line.startsWith("ifndef")) {</w:t>
      </w:r>
    </w:p>
    <w:p w14:paraId="15B5058B" w14:textId="77777777" w:rsidR="004306F6" w:rsidRPr="00EC76D5" w:rsidRDefault="004306F6" w:rsidP="004306F6">
      <w:pPr>
        <w:pStyle w:val="Code"/>
      </w:pPr>
      <w:r w:rsidRPr="00EC76D5">
        <w:t xml:space="preserve">          String rest = line.substring("ifndef".length());</w:t>
      </w:r>
    </w:p>
    <w:p w14:paraId="5CA2663C" w14:textId="77777777" w:rsidR="004306F6" w:rsidRPr="00EC76D5" w:rsidRDefault="004306F6" w:rsidP="004306F6">
      <w:pPr>
        <w:pStyle w:val="Code"/>
      </w:pPr>
      <w:r w:rsidRPr="00EC76D5">
        <w:t xml:space="preserve">          doIfNotDefined(trimLeft(rest));</w:t>
      </w:r>
    </w:p>
    <w:p w14:paraId="5D38E33D" w14:textId="77777777" w:rsidR="004306F6" w:rsidRPr="00EC76D5" w:rsidRDefault="004306F6" w:rsidP="004306F6">
      <w:pPr>
        <w:pStyle w:val="Code"/>
      </w:pPr>
      <w:r w:rsidRPr="00EC76D5">
        <w:t xml:space="preserve">          lineList.set(index, "");</w:t>
      </w:r>
    </w:p>
    <w:p w14:paraId="6A727406" w14:textId="77777777" w:rsidR="004306F6" w:rsidRPr="00EC76D5" w:rsidRDefault="004306F6" w:rsidP="004306F6">
      <w:pPr>
        <w:pStyle w:val="Code"/>
      </w:pPr>
      <w:r w:rsidRPr="00EC76D5">
        <w:t xml:space="preserve">        }</w:t>
      </w:r>
    </w:p>
    <w:p w14:paraId="43D9F45A" w14:textId="77777777" w:rsidR="004306F6" w:rsidRPr="00EC76D5" w:rsidRDefault="004306F6" w:rsidP="004306F6">
      <w:pPr>
        <w:pStyle w:val="Code"/>
      </w:pPr>
      <w:r w:rsidRPr="00EC76D5">
        <w:t xml:space="preserve">        else if (line.startsWith("if")) {</w:t>
      </w:r>
    </w:p>
    <w:p w14:paraId="1B80094C" w14:textId="77777777" w:rsidR="004306F6" w:rsidRPr="00EC76D5" w:rsidRDefault="004306F6" w:rsidP="004306F6">
      <w:pPr>
        <w:pStyle w:val="Code"/>
      </w:pPr>
      <w:r w:rsidRPr="00EC76D5">
        <w:t xml:space="preserve">          String rest = line.substring("if".length());</w:t>
      </w:r>
    </w:p>
    <w:p w14:paraId="19F171F8" w14:textId="77777777" w:rsidR="004306F6" w:rsidRPr="00EC76D5" w:rsidRDefault="004306F6" w:rsidP="004306F6">
      <w:pPr>
        <w:pStyle w:val="Code"/>
      </w:pPr>
      <w:r w:rsidRPr="00EC76D5">
        <w:t xml:space="preserve">          doIf(trimLeft(rest));</w:t>
      </w:r>
    </w:p>
    <w:p w14:paraId="5EADE3E6" w14:textId="77777777" w:rsidR="004306F6" w:rsidRPr="00EC76D5" w:rsidRDefault="004306F6" w:rsidP="004306F6">
      <w:pPr>
        <w:pStyle w:val="Code"/>
      </w:pPr>
      <w:r w:rsidRPr="00EC76D5">
        <w:t xml:space="preserve">          lineList.set(index, "");</w:t>
      </w:r>
    </w:p>
    <w:p w14:paraId="500CE038" w14:textId="77777777" w:rsidR="004306F6" w:rsidRPr="00EC76D5" w:rsidRDefault="004306F6" w:rsidP="004306F6">
      <w:pPr>
        <w:pStyle w:val="Code"/>
      </w:pPr>
      <w:r w:rsidRPr="00EC76D5">
        <w:t xml:space="preserve">        }</w:t>
      </w:r>
    </w:p>
    <w:p w14:paraId="1902B33E" w14:textId="77777777" w:rsidR="004306F6" w:rsidRPr="00EC76D5" w:rsidRDefault="004306F6" w:rsidP="004306F6">
      <w:pPr>
        <w:pStyle w:val="Code"/>
      </w:pPr>
      <w:r w:rsidRPr="00EC76D5">
        <w:t xml:space="preserve">        else if (line.startsWith("elif")) {</w:t>
      </w:r>
    </w:p>
    <w:p w14:paraId="17A2FE69" w14:textId="77777777" w:rsidR="004306F6" w:rsidRPr="00EC76D5" w:rsidRDefault="004306F6" w:rsidP="004306F6">
      <w:pPr>
        <w:pStyle w:val="Code"/>
      </w:pPr>
      <w:r w:rsidRPr="00EC76D5">
        <w:t xml:space="preserve">          String rest = line.substring("elif".length());</w:t>
      </w:r>
    </w:p>
    <w:p w14:paraId="6306AE0D" w14:textId="77777777" w:rsidR="004306F6" w:rsidRPr="00EC76D5" w:rsidRDefault="004306F6" w:rsidP="004306F6">
      <w:pPr>
        <w:pStyle w:val="Code"/>
      </w:pPr>
      <w:r w:rsidRPr="00EC76D5">
        <w:t xml:space="preserve">          doElseIf(trimLeft(rest));</w:t>
      </w:r>
    </w:p>
    <w:p w14:paraId="12501380" w14:textId="77777777" w:rsidR="004306F6" w:rsidRPr="00EC76D5" w:rsidRDefault="004306F6" w:rsidP="004306F6">
      <w:pPr>
        <w:pStyle w:val="Code"/>
      </w:pPr>
      <w:r w:rsidRPr="00EC76D5">
        <w:t xml:space="preserve">          lineList.set(index, "");</w:t>
      </w:r>
    </w:p>
    <w:p w14:paraId="2508C2C2" w14:textId="77777777" w:rsidR="004306F6" w:rsidRPr="00EC76D5" w:rsidRDefault="004306F6" w:rsidP="004306F6">
      <w:pPr>
        <w:pStyle w:val="Code"/>
      </w:pPr>
      <w:r w:rsidRPr="00EC76D5">
        <w:t xml:space="preserve">        }</w:t>
      </w:r>
    </w:p>
    <w:p w14:paraId="5C245B3A" w14:textId="77777777" w:rsidR="004306F6" w:rsidRPr="00EC76D5" w:rsidRDefault="004306F6" w:rsidP="004306F6">
      <w:pPr>
        <w:pStyle w:val="Code"/>
      </w:pPr>
      <w:r w:rsidRPr="00EC76D5">
        <w:t xml:space="preserve">        else if (line.startsWith("else")) {</w:t>
      </w:r>
    </w:p>
    <w:p w14:paraId="79CC963C" w14:textId="77777777" w:rsidR="004306F6" w:rsidRPr="00EC76D5" w:rsidRDefault="004306F6" w:rsidP="004306F6">
      <w:pPr>
        <w:pStyle w:val="Code"/>
      </w:pPr>
      <w:r w:rsidRPr="00EC76D5">
        <w:t xml:space="preserve">          String rest = line.substring("else".length());</w:t>
      </w:r>
    </w:p>
    <w:p w14:paraId="38AC77A7" w14:textId="77777777" w:rsidR="004306F6" w:rsidRPr="00EC76D5" w:rsidRDefault="004306F6" w:rsidP="004306F6">
      <w:pPr>
        <w:pStyle w:val="Code"/>
      </w:pPr>
      <w:r w:rsidRPr="00EC76D5">
        <w:t xml:space="preserve">          doElse(trimLeft(rest));</w:t>
      </w:r>
    </w:p>
    <w:p w14:paraId="4B77253F" w14:textId="77777777" w:rsidR="004306F6" w:rsidRPr="00EC76D5" w:rsidRDefault="004306F6" w:rsidP="004306F6">
      <w:pPr>
        <w:pStyle w:val="Code"/>
      </w:pPr>
      <w:r w:rsidRPr="00EC76D5">
        <w:t xml:space="preserve">          lineList.set(index, "");</w:t>
      </w:r>
    </w:p>
    <w:p w14:paraId="34DCCB16" w14:textId="77777777" w:rsidR="004306F6" w:rsidRPr="00EC76D5" w:rsidRDefault="004306F6" w:rsidP="004306F6">
      <w:pPr>
        <w:pStyle w:val="Code"/>
      </w:pPr>
      <w:r w:rsidRPr="00EC76D5">
        <w:t xml:space="preserve">        }</w:t>
      </w:r>
    </w:p>
    <w:p w14:paraId="1567E5BC" w14:textId="77777777" w:rsidR="004306F6" w:rsidRPr="00EC76D5" w:rsidRDefault="004306F6" w:rsidP="004306F6">
      <w:pPr>
        <w:pStyle w:val="Code"/>
      </w:pPr>
      <w:r w:rsidRPr="00EC76D5">
        <w:t xml:space="preserve">        else if (line.startsWith("endif")) {</w:t>
      </w:r>
    </w:p>
    <w:p w14:paraId="4DE50F80" w14:textId="77777777" w:rsidR="004306F6" w:rsidRPr="00EC76D5" w:rsidRDefault="004306F6" w:rsidP="004306F6">
      <w:pPr>
        <w:pStyle w:val="Code"/>
      </w:pPr>
      <w:r w:rsidRPr="00EC76D5">
        <w:t xml:space="preserve">          String rest = line.substring("endif".length());</w:t>
      </w:r>
    </w:p>
    <w:p w14:paraId="67906FCC" w14:textId="77777777" w:rsidR="004306F6" w:rsidRPr="00EC76D5" w:rsidRDefault="004306F6" w:rsidP="004306F6">
      <w:pPr>
        <w:pStyle w:val="Code"/>
      </w:pPr>
      <w:r w:rsidRPr="00EC76D5">
        <w:lastRenderedPageBreak/>
        <w:t xml:space="preserve">          doEndIf(trimLeft(rest));</w:t>
      </w:r>
    </w:p>
    <w:p w14:paraId="2B1DDE32" w14:textId="77777777" w:rsidR="004306F6" w:rsidRPr="00EC76D5" w:rsidRDefault="004306F6" w:rsidP="004306F6">
      <w:pPr>
        <w:pStyle w:val="Code"/>
      </w:pPr>
      <w:r w:rsidRPr="00EC76D5">
        <w:t xml:space="preserve">          lineList.set(index, "");</w:t>
      </w:r>
    </w:p>
    <w:p w14:paraId="33E1EC05" w14:textId="77777777" w:rsidR="004306F6" w:rsidRPr="00EC76D5" w:rsidRDefault="004306F6" w:rsidP="004306F6">
      <w:pPr>
        <w:pStyle w:val="Code"/>
      </w:pPr>
      <w:r w:rsidRPr="00EC76D5">
        <w:t xml:space="preserve">        }</w:t>
      </w:r>
    </w:p>
    <w:p w14:paraId="7D285D12" w14:textId="77777777" w:rsidR="004306F6" w:rsidRPr="00EC76D5" w:rsidRDefault="004306F6" w:rsidP="004306F6">
      <w:pPr>
        <w:pStyle w:val="Code"/>
      </w:pPr>
      <w:r w:rsidRPr="00EC76D5">
        <w:t xml:space="preserve">        else {</w:t>
      </w:r>
    </w:p>
    <w:p w14:paraId="108772E7" w14:textId="77777777" w:rsidR="004306F6" w:rsidRPr="00EC76D5" w:rsidRDefault="004306F6" w:rsidP="004306F6">
      <w:pPr>
        <w:pStyle w:val="Code"/>
      </w:pPr>
      <w:r w:rsidRPr="00EC76D5">
        <w:t xml:space="preserve">          lineList.set(index, "");</w:t>
      </w:r>
    </w:p>
    <w:p w14:paraId="374FC908" w14:textId="77777777" w:rsidR="004306F6" w:rsidRPr="00EC76D5" w:rsidRDefault="004306F6" w:rsidP="004306F6">
      <w:pPr>
        <w:pStyle w:val="Code"/>
      </w:pPr>
      <w:r w:rsidRPr="00EC76D5">
        <w:t xml:space="preserve">        }</w:t>
      </w:r>
    </w:p>
    <w:p w14:paraId="0AE00BD4" w14:textId="77777777" w:rsidR="004306F6" w:rsidRPr="00EC76D5" w:rsidRDefault="004306F6" w:rsidP="004306F6">
      <w:pPr>
        <w:pStyle w:val="Code"/>
      </w:pPr>
      <w:r w:rsidRPr="00EC76D5">
        <w:t xml:space="preserve">      }</w:t>
      </w:r>
    </w:p>
    <w:p w14:paraId="50328846" w14:textId="77777777" w:rsidR="004306F6" w:rsidRPr="00EC76D5" w:rsidRDefault="004306F6" w:rsidP="004306F6">
      <w:pPr>
        <w:pStyle w:val="Code"/>
      </w:pPr>
      <w:r w:rsidRPr="00EC76D5">
        <w:t xml:space="preserve">      else if (isVisible()) {</w:t>
      </w:r>
    </w:p>
    <w:p w14:paraId="3DA2D17A" w14:textId="77777777" w:rsidR="004306F6" w:rsidRPr="00EC76D5" w:rsidRDefault="004306F6" w:rsidP="004306F6">
      <w:pPr>
        <w:pStyle w:val="Code"/>
      </w:pPr>
      <w:r w:rsidRPr="00EC76D5">
        <w:t xml:space="preserve">        String result = searchForMacros(line, new Stack&lt;String&gt;());</w:t>
      </w:r>
    </w:p>
    <w:p w14:paraId="2A4B0C50" w14:textId="77777777" w:rsidR="004306F6" w:rsidRPr="00EC76D5" w:rsidRDefault="004306F6" w:rsidP="004306F6">
      <w:pPr>
        <w:pStyle w:val="Code"/>
      </w:pPr>
      <w:r w:rsidRPr="00EC76D5">
        <w:t xml:space="preserve">        lineList.set(index, result);</w:t>
      </w:r>
    </w:p>
    <w:p w14:paraId="1C242E7C" w14:textId="77777777" w:rsidR="004306F6" w:rsidRPr="00EC76D5" w:rsidRDefault="004306F6" w:rsidP="004306F6">
      <w:pPr>
        <w:pStyle w:val="Code"/>
      </w:pPr>
      <w:r w:rsidRPr="00EC76D5">
        <w:t xml:space="preserve">      }</w:t>
      </w:r>
    </w:p>
    <w:p w14:paraId="33180139" w14:textId="77777777" w:rsidR="004306F6" w:rsidRPr="00EC76D5" w:rsidRDefault="004306F6" w:rsidP="004306F6">
      <w:pPr>
        <w:pStyle w:val="Code"/>
      </w:pPr>
      <w:r w:rsidRPr="00EC76D5">
        <w:t xml:space="preserve">      else {</w:t>
      </w:r>
    </w:p>
    <w:p w14:paraId="3AF3A7B2" w14:textId="77777777" w:rsidR="004306F6" w:rsidRPr="00EC76D5" w:rsidRDefault="004306F6" w:rsidP="004306F6">
      <w:pPr>
        <w:pStyle w:val="Code"/>
      </w:pPr>
      <w:r w:rsidRPr="00EC76D5">
        <w:t xml:space="preserve">        lineList.set(index, "");</w:t>
      </w:r>
    </w:p>
    <w:p w14:paraId="30753626" w14:textId="77777777" w:rsidR="004306F6" w:rsidRPr="00EC76D5" w:rsidRDefault="004306F6" w:rsidP="004306F6">
      <w:pPr>
        <w:pStyle w:val="Code"/>
      </w:pPr>
      <w:r w:rsidRPr="00EC76D5">
        <w:t xml:space="preserve">      }</w:t>
      </w:r>
    </w:p>
    <w:p w14:paraId="1BAB2B85" w14:textId="77777777" w:rsidR="004306F6" w:rsidRPr="00EC76D5" w:rsidRDefault="004306F6" w:rsidP="004306F6">
      <w:pPr>
        <w:pStyle w:val="Code"/>
      </w:pPr>
    </w:p>
    <w:p w14:paraId="10B14D62" w14:textId="77777777" w:rsidR="004306F6" w:rsidRPr="00EC76D5" w:rsidRDefault="004306F6" w:rsidP="004306F6">
      <w:pPr>
        <w:pStyle w:val="Code"/>
      </w:pPr>
      <w:r w:rsidRPr="00EC76D5">
        <w:t xml:space="preserve">      Main.Line += countChar(line, '\n') + 1;</w:t>
      </w:r>
    </w:p>
    <w:p w14:paraId="7CF267B0" w14:textId="77777777" w:rsidR="004306F6" w:rsidRPr="00EC76D5" w:rsidRDefault="004306F6" w:rsidP="004306F6">
      <w:pPr>
        <w:pStyle w:val="Code"/>
      </w:pPr>
      <w:r w:rsidRPr="00EC76D5">
        <w:t xml:space="preserve">    }</w:t>
      </w:r>
    </w:p>
    <w:p w14:paraId="7A80C8E4" w14:textId="77777777" w:rsidR="004306F6" w:rsidRPr="00EC76D5" w:rsidRDefault="004306F6" w:rsidP="004306F6">
      <w:pPr>
        <w:pStyle w:val="Code"/>
      </w:pPr>
      <w:r w:rsidRPr="00EC76D5">
        <w:t xml:space="preserve">  }</w:t>
      </w:r>
    </w:p>
    <w:p w14:paraId="552C9D68" w14:textId="77777777" w:rsidR="00CA3E04" w:rsidRPr="00EC76D5" w:rsidRDefault="00CA3E04" w:rsidP="00CA3E04">
      <w:r w:rsidRPr="00EC76D5">
        <w:t xml:space="preserve">The </w:t>
      </w:r>
      <w:r w:rsidRPr="00EC76D5">
        <w:rPr>
          <w:rStyle w:val="CodeInText"/>
        </w:rPr>
        <w:t>isVisible</w:t>
      </w:r>
      <w:r w:rsidRPr="00EC76D5">
        <w:t xml:space="preserve"> method checks whether we are in a visible part of the source code; that is, a part that has not been earlier omitted by a #</w:t>
      </w:r>
      <w:r w:rsidRPr="00EC76D5">
        <w:rPr>
          <w:rStyle w:val="CodeInText"/>
        </w:rPr>
        <w:t>if</w:t>
      </w:r>
      <w:r w:rsidRPr="00EC76D5">
        <w:t>, #</w:t>
      </w:r>
      <w:r w:rsidRPr="00EC76D5">
        <w:rPr>
          <w:rStyle w:val="CodeInText"/>
        </w:rPr>
        <w:t>ifdef</w:t>
      </w:r>
      <w:r w:rsidRPr="00EC76D5">
        <w:t>, #</w:t>
      </w:r>
      <w:r w:rsidRPr="00EC76D5">
        <w:rPr>
          <w:rStyle w:val="CodeInText"/>
        </w:rPr>
        <w:t>ifndef</w:t>
      </w:r>
      <w:r w:rsidRPr="00EC76D5">
        <w:t>, #</w:t>
      </w:r>
      <w:r w:rsidRPr="00EC76D5">
        <w:rPr>
          <w:rStyle w:val="CodeInText"/>
        </w:rPr>
        <w:t>elif</w:t>
      </w:r>
      <w:r w:rsidRPr="00EC76D5">
        <w:t>, or #</w:t>
      </w:r>
      <w:r w:rsidRPr="00EC76D5">
        <w:rPr>
          <w:rStyle w:val="CodeInText"/>
        </w:rPr>
        <w:t>else</w:t>
      </w:r>
      <w:r w:rsidRPr="00EC76D5">
        <w:t xml:space="preserve"> preprocessor directive. We use the </w:t>
      </w:r>
      <w:r w:rsidRPr="00EC76D5">
        <w:rPr>
          <w:rStyle w:val="CodeInText"/>
        </w:rPr>
        <w:t>Main.IfStack</w:t>
      </w:r>
      <w:r w:rsidRPr="00EC76D5">
        <w:t xml:space="preserve"> stack since conditional programming can be nested. If the source code is not visible at any nesting level (that is, anywhere in the stack), the area is not visible and we return false.</w:t>
      </w:r>
    </w:p>
    <w:p w14:paraId="2B9F722E" w14:textId="77777777" w:rsidR="00CA3E04" w:rsidRPr="00EC76D5" w:rsidRDefault="00CA3E04" w:rsidP="00CA3E04">
      <w:pPr>
        <w:pStyle w:val="Code"/>
      </w:pPr>
      <w:r w:rsidRPr="00EC76D5">
        <w:t xml:space="preserve">  private static boolean isVisible() {</w:t>
      </w:r>
    </w:p>
    <w:p w14:paraId="1EEC088F" w14:textId="77777777" w:rsidR="00CA3E04" w:rsidRPr="00EC76D5" w:rsidRDefault="00CA3E04" w:rsidP="00CA3E04">
      <w:pPr>
        <w:pStyle w:val="Code"/>
      </w:pPr>
      <w:r w:rsidRPr="00EC76D5">
        <w:t xml:space="preserve">    for (Triple&lt;Boolean,Boolean,IfStatus&gt; ifTriple : Main.IfStack) {</w:t>
      </w:r>
    </w:p>
    <w:p w14:paraId="6011121D" w14:textId="77777777" w:rsidR="00CA3E04" w:rsidRPr="00EC76D5" w:rsidRDefault="00CA3E04" w:rsidP="00CA3E04">
      <w:pPr>
        <w:pStyle w:val="Code"/>
      </w:pPr>
      <w:r w:rsidRPr="00EC76D5">
        <w:t xml:space="preserve">      boolean currTrue = ifTriple.getFirst();</w:t>
      </w:r>
    </w:p>
    <w:p w14:paraId="09F0DD45" w14:textId="77777777" w:rsidR="00CA3E04" w:rsidRPr="00EC76D5" w:rsidRDefault="00CA3E04" w:rsidP="00CA3E04">
      <w:pPr>
        <w:pStyle w:val="Code"/>
      </w:pPr>
      <w:r w:rsidRPr="00EC76D5">
        <w:t xml:space="preserve">      </w:t>
      </w:r>
    </w:p>
    <w:p w14:paraId="786567C5" w14:textId="77777777" w:rsidR="00CA3E04" w:rsidRPr="00EC76D5" w:rsidRDefault="00CA3E04" w:rsidP="00CA3E04">
      <w:pPr>
        <w:pStyle w:val="Code"/>
      </w:pPr>
      <w:r w:rsidRPr="00EC76D5">
        <w:t xml:space="preserve">      if (!currTrue) {</w:t>
      </w:r>
    </w:p>
    <w:p w14:paraId="654AEA3F" w14:textId="77777777" w:rsidR="00CA3E04" w:rsidRPr="00EC76D5" w:rsidRDefault="00CA3E04" w:rsidP="00CA3E04">
      <w:pPr>
        <w:pStyle w:val="Code"/>
      </w:pPr>
      <w:r w:rsidRPr="00EC76D5">
        <w:t xml:space="preserve">        return false;</w:t>
      </w:r>
    </w:p>
    <w:p w14:paraId="0609727E" w14:textId="77777777" w:rsidR="00CA3E04" w:rsidRPr="00EC76D5" w:rsidRDefault="00CA3E04" w:rsidP="00CA3E04">
      <w:pPr>
        <w:pStyle w:val="Code"/>
      </w:pPr>
      <w:r w:rsidRPr="00EC76D5">
        <w:t xml:space="preserve">      }</w:t>
      </w:r>
    </w:p>
    <w:p w14:paraId="337A0C10" w14:textId="77777777" w:rsidR="00CA3E04" w:rsidRPr="00EC76D5" w:rsidRDefault="00CA3E04" w:rsidP="00CA3E04">
      <w:pPr>
        <w:pStyle w:val="Code"/>
      </w:pPr>
      <w:r w:rsidRPr="00EC76D5">
        <w:t xml:space="preserve">    }</w:t>
      </w:r>
    </w:p>
    <w:p w14:paraId="6C2D95CE" w14:textId="77777777" w:rsidR="00CA3E04" w:rsidRPr="00EC76D5" w:rsidRDefault="00CA3E04" w:rsidP="00CA3E04">
      <w:pPr>
        <w:pStyle w:val="Code"/>
      </w:pPr>
      <w:r w:rsidRPr="00EC76D5">
        <w:t xml:space="preserve">      </w:t>
      </w:r>
    </w:p>
    <w:p w14:paraId="2BD8F16E" w14:textId="77777777" w:rsidR="00CA3E04" w:rsidRPr="00EC76D5" w:rsidRDefault="00CA3E04" w:rsidP="00CA3E04">
      <w:pPr>
        <w:pStyle w:val="Code"/>
      </w:pPr>
      <w:r w:rsidRPr="00EC76D5">
        <w:t xml:space="preserve">    return true;</w:t>
      </w:r>
    </w:p>
    <w:p w14:paraId="3CB2CA86" w14:textId="77777777" w:rsidR="00CA3E04" w:rsidRPr="00EC76D5" w:rsidRDefault="00CA3E04" w:rsidP="00CA3E04">
      <w:pPr>
        <w:pStyle w:val="Code"/>
      </w:pPr>
      <w:r w:rsidRPr="00EC76D5">
        <w:t xml:space="preserve">  }</w:t>
      </w:r>
    </w:p>
    <w:p w14:paraId="3BA24AE6" w14:textId="206B47EA" w:rsidR="00714007" w:rsidRPr="00EC76D5" w:rsidRDefault="00126C9E" w:rsidP="00DA4986">
      <w:r w:rsidRPr="00EC76D5">
        <w:t xml:space="preserve">The </w:t>
      </w:r>
      <w:r w:rsidRPr="00EC76D5">
        <w:rPr>
          <w:rStyle w:val="CodeInText0"/>
        </w:rPr>
        <w:t>trimLeft</w:t>
      </w:r>
      <w:r w:rsidR="00DA4986" w:rsidRPr="00EC76D5">
        <w:t xml:space="preserve"> and </w:t>
      </w:r>
      <w:r w:rsidR="00DA4986" w:rsidRPr="00EC76D5">
        <w:rPr>
          <w:rStyle w:val="CodeInText0"/>
        </w:rPr>
        <w:t>trimRight</w:t>
      </w:r>
      <w:r w:rsidR="00DA4986" w:rsidRPr="00EC76D5">
        <w:t xml:space="preserve"> </w:t>
      </w:r>
      <w:r w:rsidRPr="00EC76D5">
        <w:t>method</w:t>
      </w:r>
      <w:r w:rsidR="00DA4986" w:rsidRPr="00EC76D5">
        <w:t>s</w:t>
      </w:r>
      <w:r w:rsidRPr="00EC76D5">
        <w:t xml:space="preserve"> simple </w:t>
      </w:r>
      <w:r w:rsidR="00CC7155" w:rsidRPr="00EC76D5">
        <w:t>removes all white-spaces to the left or right of the string.</w:t>
      </w:r>
    </w:p>
    <w:p w14:paraId="728C175D" w14:textId="1B44DB6B" w:rsidR="004306F6" w:rsidRPr="00EC76D5" w:rsidRDefault="004306F6" w:rsidP="004306F6">
      <w:pPr>
        <w:pStyle w:val="Code"/>
      </w:pPr>
      <w:r w:rsidRPr="00EC76D5">
        <w:t xml:space="preserve">  private static String trimLeft(String text) {</w:t>
      </w:r>
    </w:p>
    <w:p w14:paraId="036936FC" w14:textId="77777777" w:rsidR="004306F6" w:rsidRPr="00EC76D5" w:rsidRDefault="004306F6" w:rsidP="004306F6">
      <w:pPr>
        <w:pStyle w:val="Code"/>
      </w:pPr>
      <w:r w:rsidRPr="00EC76D5">
        <w:t xml:space="preserve">    int index = 0;</w:t>
      </w:r>
    </w:p>
    <w:p w14:paraId="766F201C" w14:textId="77777777" w:rsidR="004306F6" w:rsidRPr="00EC76D5" w:rsidRDefault="004306F6" w:rsidP="004306F6">
      <w:pPr>
        <w:pStyle w:val="Code"/>
      </w:pPr>
      <w:r w:rsidRPr="00EC76D5">
        <w:t xml:space="preserve">    </w:t>
      </w:r>
    </w:p>
    <w:p w14:paraId="202FC5B7" w14:textId="77777777" w:rsidR="004306F6" w:rsidRPr="00EC76D5" w:rsidRDefault="004306F6" w:rsidP="004306F6">
      <w:pPr>
        <w:pStyle w:val="Code"/>
      </w:pPr>
      <w:r w:rsidRPr="00EC76D5">
        <w:t xml:space="preserve">    while ((index &lt; text.length()) &amp;&amp;</w:t>
      </w:r>
    </w:p>
    <w:p w14:paraId="63C0B48D" w14:textId="77777777" w:rsidR="004306F6" w:rsidRPr="00EC76D5" w:rsidRDefault="004306F6" w:rsidP="004306F6">
      <w:pPr>
        <w:pStyle w:val="Code"/>
      </w:pPr>
      <w:r w:rsidRPr="00EC76D5">
        <w:t xml:space="preserve">           Character.isWhitespace(text.charAt(index))) {</w:t>
      </w:r>
    </w:p>
    <w:p w14:paraId="72DB7277" w14:textId="77777777" w:rsidR="004306F6" w:rsidRPr="00EC76D5" w:rsidRDefault="004306F6" w:rsidP="004306F6">
      <w:pPr>
        <w:pStyle w:val="Code"/>
      </w:pPr>
      <w:r w:rsidRPr="00EC76D5">
        <w:t xml:space="preserve">      ++index;</w:t>
      </w:r>
    </w:p>
    <w:p w14:paraId="67C338FD" w14:textId="77777777" w:rsidR="004306F6" w:rsidRPr="00EC76D5" w:rsidRDefault="004306F6" w:rsidP="004306F6">
      <w:pPr>
        <w:pStyle w:val="Code"/>
      </w:pPr>
      <w:r w:rsidRPr="00EC76D5">
        <w:t xml:space="preserve">    }</w:t>
      </w:r>
    </w:p>
    <w:p w14:paraId="476E2231" w14:textId="77777777" w:rsidR="004306F6" w:rsidRPr="00EC76D5" w:rsidRDefault="004306F6" w:rsidP="004306F6">
      <w:pPr>
        <w:pStyle w:val="Code"/>
      </w:pPr>
      <w:r w:rsidRPr="00EC76D5">
        <w:t xml:space="preserve">    </w:t>
      </w:r>
    </w:p>
    <w:p w14:paraId="67229B4C" w14:textId="77777777" w:rsidR="004306F6" w:rsidRPr="00EC76D5" w:rsidRDefault="004306F6" w:rsidP="004306F6">
      <w:pPr>
        <w:pStyle w:val="Code"/>
      </w:pPr>
      <w:r w:rsidRPr="00EC76D5">
        <w:t xml:space="preserve">    return text.substring(index);</w:t>
      </w:r>
    </w:p>
    <w:p w14:paraId="35ACA939" w14:textId="77777777" w:rsidR="004306F6" w:rsidRPr="00EC76D5" w:rsidRDefault="004306F6" w:rsidP="004306F6">
      <w:pPr>
        <w:pStyle w:val="Code"/>
      </w:pPr>
      <w:r w:rsidRPr="00EC76D5">
        <w:t xml:space="preserve">  }</w:t>
      </w:r>
    </w:p>
    <w:p w14:paraId="3BE4B7CA" w14:textId="77777777" w:rsidR="004306F6" w:rsidRPr="00EC76D5" w:rsidRDefault="004306F6" w:rsidP="004306F6">
      <w:pPr>
        <w:pStyle w:val="Code"/>
      </w:pPr>
      <w:r w:rsidRPr="00EC76D5">
        <w:t xml:space="preserve">  </w:t>
      </w:r>
    </w:p>
    <w:p w14:paraId="506B902E" w14:textId="77777777" w:rsidR="004306F6" w:rsidRPr="00EC76D5" w:rsidRDefault="004306F6" w:rsidP="004306F6">
      <w:pPr>
        <w:pStyle w:val="Code"/>
      </w:pPr>
      <w:r w:rsidRPr="00EC76D5">
        <w:t xml:space="preserve">  private static String trimRight(String text) {</w:t>
      </w:r>
    </w:p>
    <w:p w14:paraId="49871FB5" w14:textId="77777777" w:rsidR="004306F6" w:rsidRPr="00EC76D5" w:rsidRDefault="004306F6" w:rsidP="004306F6">
      <w:pPr>
        <w:pStyle w:val="Code"/>
      </w:pPr>
      <w:r w:rsidRPr="00EC76D5">
        <w:t xml:space="preserve">    int index = text.length() - 1;</w:t>
      </w:r>
    </w:p>
    <w:p w14:paraId="5FD84B47" w14:textId="77777777" w:rsidR="004306F6" w:rsidRPr="00EC76D5" w:rsidRDefault="004306F6" w:rsidP="004306F6">
      <w:pPr>
        <w:pStyle w:val="Code"/>
      </w:pPr>
      <w:r w:rsidRPr="00EC76D5">
        <w:t xml:space="preserve">    </w:t>
      </w:r>
    </w:p>
    <w:p w14:paraId="07CCCB8C" w14:textId="77777777" w:rsidR="004306F6" w:rsidRPr="00EC76D5" w:rsidRDefault="004306F6" w:rsidP="004306F6">
      <w:pPr>
        <w:pStyle w:val="Code"/>
      </w:pPr>
      <w:r w:rsidRPr="00EC76D5">
        <w:t xml:space="preserve">    while ((index &gt;= 0) &amp;&amp; Character.isWhitespace(text.charAt(index))) {</w:t>
      </w:r>
    </w:p>
    <w:p w14:paraId="56A96AC9" w14:textId="77777777" w:rsidR="004306F6" w:rsidRPr="00EC76D5" w:rsidRDefault="004306F6" w:rsidP="004306F6">
      <w:pPr>
        <w:pStyle w:val="Code"/>
      </w:pPr>
      <w:r w:rsidRPr="00EC76D5">
        <w:t xml:space="preserve">      --index;</w:t>
      </w:r>
    </w:p>
    <w:p w14:paraId="3C729250" w14:textId="77777777" w:rsidR="004306F6" w:rsidRPr="00EC76D5" w:rsidRDefault="004306F6" w:rsidP="004306F6">
      <w:pPr>
        <w:pStyle w:val="Code"/>
      </w:pPr>
      <w:r w:rsidRPr="00EC76D5">
        <w:t xml:space="preserve">    }</w:t>
      </w:r>
    </w:p>
    <w:p w14:paraId="1263D31E" w14:textId="77777777" w:rsidR="004306F6" w:rsidRPr="00EC76D5" w:rsidRDefault="004306F6" w:rsidP="004306F6">
      <w:pPr>
        <w:pStyle w:val="Code"/>
      </w:pPr>
      <w:r w:rsidRPr="00EC76D5">
        <w:t xml:space="preserve">    </w:t>
      </w:r>
    </w:p>
    <w:p w14:paraId="1AA6E763" w14:textId="77777777" w:rsidR="004306F6" w:rsidRPr="00EC76D5" w:rsidRDefault="004306F6" w:rsidP="004306F6">
      <w:pPr>
        <w:pStyle w:val="Code"/>
      </w:pPr>
      <w:r w:rsidRPr="00EC76D5">
        <w:t xml:space="preserve">    return text.substring(0, index + 1);</w:t>
      </w:r>
    </w:p>
    <w:p w14:paraId="1007915E" w14:textId="77777777" w:rsidR="004306F6" w:rsidRPr="00EC76D5" w:rsidRDefault="004306F6" w:rsidP="004306F6">
      <w:pPr>
        <w:pStyle w:val="Code"/>
      </w:pPr>
      <w:r w:rsidRPr="00EC76D5">
        <w:lastRenderedPageBreak/>
        <w:t xml:space="preserve">  }</w:t>
      </w:r>
    </w:p>
    <w:p w14:paraId="143D9250" w14:textId="67062AAF" w:rsidR="00F86FD6" w:rsidRPr="00EC76D5" w:rsidRDefault="00F86FD6" w:rsidP="00F86FD6">
      <w:r w:rsidRPr="00EC76D5">
        <w:t xml:space="preserve">The </w:t>
      </w:r>
      <w:r w:rsidRPr="00EC76D5">
        <w:rPr>
          <w:rStyle w:val="CodeInText0"/>
        </w:rPr>
        <w:t>countChar</w:t>
      </w:r>
      <w:r w:rsidRPr="00EC76D5">
        <w:t xml:space="preserve"> method simple counts the number of occurrences of the character.</w:t>
      </w:r>
    </w:p>
    <w:p w14:paraId="19A79E32" w14:textId="77777777" w:rsidR="002B0360" w:rsidRPr="00EC76D5" w:rsidRDefault="002B0360" w:rsidP="002B0360">
      <w:pPr>
        <w:pStyle w:val="Code"/>
      </w:pPr>
      <w:r w:rsidRPr="00EC76D5">
        <w:t xml:space="preserve">  private static int countChar(String text, char c) {</w:t>
      </w:r>
    </w:p>
    <w:p w14:paraId="4E6C9936" w14:textId="77777777" w:rsidR="002B0360" w:rsidRPr="00EC76D5" w:rsidRDefault="002B0360" w:rsidP="002B0360">
      <w:pPr>
        <w:pStyle w:val="Code"/>
      </w:pPr>
      <w:r w:rsidRPr="00EC76D5">
        <w:t xml:space="preserve">    int count = 0;</w:t>
      </w:r>
    </w:p>
    <w:p w14:paraId="373E9D89" w14:textId="77777777" w:rsidR="002B0360" w:rsidRPr="00EC76D5" w:rsidRDefault="002B0360" w:rsidP="002B0360">
      <w:pPr>
        <w:pStyle w:val="Code"/>
      </w:pPr>
      <w:r w:rsidRPr="00EC76D5">
        <w:t xml:space="preserve">    </w:t>
      </w:r>
    </w:p>
    <w:p w14:paraId="782E6057" w14:textId="77777777" w:rsidR="002B0360" w:rsidRPr="00EC76D5" w:rsidRDefault="002B0360" w:rsidP="002B0360">
      <w:pPr>
        <w:pStyle w:val="Code"/>
      </w:pPr>
      <w:r w:rsidRPr="00EC76D5">
        <w:t xml:space="preserve">    for (char c2 : text.toCharArray()) {</w:t>
      </w:r>
    </w:p>
    <w:p w14:paraId="2632E610" w14:textId="77777777" w:rsidR="002B0360" w:rsidRPr="00EC76D5" w:rsidRDefault="002B0360" w:rsidP="002B0360">
      <w:pPr>
        <w:pStyle w:val="Code"/>
      </w:pPr>
      <w:r w:rsidRPr="00EC76D5">
        <w:t xml:space="preserve">      if (c == c2) {</w:t>
      </w:r>
    </w:p>
    <w:p w14:paraId="09B0C26A" w14:textId="77777777" w:rsidR="002B0360" w:rsidRPr="00EC76D5" w:rsidRDefault="002B0360" w:rsidP="002B0360">
      <w:pPr>
        <w:pStyle w:val="Code"/>
      </w:pPr>
      <w:r w:rsidRPr="00EC76D5">
        <w:t xml:space="preserve">        ++count;</w:t>
      </w:r>
    </w:p>
    <w:p w14:paraId="5D1F24BD" w14:textId="77777777" w:rsidR="002B0360" w:rsidRPr="00EC76D5" w:rsidRDefault="002B0360" w:rsidP="002B0360">
      <w:pPr>
        <w:pStyle w:val="Code"/>
      </w:pPr>
      <w:r w:rsidRPr="00EC76D5">
        <w:t xml:space="preserve">      }</w:t>
      </w:r>
    </w:p>
    <w:p w14:paraId="0ED14466" w14:textId="77777777" w:rsidR="002B0360" w:rsidRPr="00EC76D5" w:rsidRDefault="002B0360" w:rsidP="002B0360">
      <w:pPr>
        <w:pStyle w:val="Code"/>
      </w:pPr>
      <w:r w:rsidRPr="00EC76D5">
        <w:t xml:space="preserve">    }</w:t>
      </w:r>
    </w:p>
    <w:p w14:paraId="0D39B973" w14:textId="77777777" w:rsidR="002B0360" w:rsidRPr="00EC76D5" w:rsidRDefault="002B0360" w:rsidP="002B0360">
      <w:pPr>
        <w:pStyle w:val="Code"/>
      </w:pPr>
      <w:r w:rsidRPr="00EC76D5">
        <w:t xml:space="preserve">    </w:t>
      </w:r>
    </w:p>
    <w:p w14:paraId="7A8C33AF" w14:textId="77777777" w:rsidR="002B0360" w:rsidRPr="00EC76D5" w:rsidRDefault="002B0360" w:rsidP="002B0360">
      <w:pPr>
        <w:pStyle w:val="Code"/>
      </w:pPr>
      <w:r w:rsidRPr="00EC76D5">
        <w:t xml:space="preserve">    return count;</w:t>
      </w:r>
    </w:p>
    <w:p w14:paraId="29166BFA" w14:textId="77777777" w:rsidR="002B0360" w:rsidRPr="00EC76D5" w:rsidRDefault="002B0360" w:rsidP="002B0360">
      <w:pPr>
        <w:pStyle w:val="Code"/>
        <w:rPr>
          <w:rFonts w:ascii="Times New Roman" w:eastAsiaTheme="majorEastAsia" w:hAnsi="Times New Roman" w:cstheme="majorBidi"/>
          <w:b/>
          <w:noProof w:val="0"/>
          <w:sz w:val="32"/>
          <w:szCs w:val="24"/>
        </w:rPr>
      </w:pPr>
      <w:r w:rsidRPr="00EC76D5">
        <w:t xml:space="preserve">  }</w:t>
      </w:r>
    </w:p>
    <w:p w14:paraId="4AC28CE7" w14:textId="4802A8E6" w:rsidR="00CB5140" w:rsidRPr="00EC76D5" w:rsidRDefault="00CB5140" w:rsidP="002B0360">
      <w:pPr>
        <w:pStyle w:val="Rubrik3"/>
      </w:pPr>
      <w:bookmarkStart w:id="38" w:name="_Toc481936137"/>
      <w:r w:rsidRPr="00EC76D5">
        <w:t>Lines</w:t>
      </w:r>
      <w:bookmarkEnd w:id="38"/>
    </w:p>
    <w:p w14:paraId="3A869013" w14:textId="7F76CDBF" w:rsidR="00B96504" w:rsidRPr="00EC76D5" w:rsidRDefault="00D43016" w:rsidP="00DB12BC">
      <w:r w:rsidRPr="00EC76D5">
        <w:t xml:space="preserve">The </w:t>
      </w:r>
      <w:r w:rsidRPr="00EC76D5">
        <w:rPr>
          <w:rStyle w:val="CodeInText0"/>
        </w:rPr>
        <w:t>doLine</w:t>
      </w:r>
      <w:r w:rsidRPr="00EC76D5">
        <w:t xml:space="preserve"> </w:t>
      </w:r>
      <w:r w:rsidR="00DC057B" w:rsidRPr="00EC76D5">
        <w:t xml:space="preserve">method </w:t>
      </w:r>
      <w:r w:rsidR="009B14A3" w:rsidRPr="00EC76D5">
        <w:t xml:space="preserve">handles the </w:t>
      </w:r>
      <w:r w:rsidR="009B14A3" w:rsidRPr="00EC76D5">
        <w:rPr>
          <w:rStyle w:val="CodeInText0"/>
        </w:rPr>
        <w:t>#line</w:t>
      </w:r>
      <w:r w:rsidR="009B14A3" w:rsidRPr="00EC76D5">
        <w:t xml:space="preserve"> directive </w:t>
      </w:r>
      <w:r w:rsidR="00B96504" w:rsidRPr="00EC76D5">
        <w:t>by setting</w:t>
      </w:r>
      <w:r w:rsidR="00220C33" w:rsidRPr="00EC76D5">
        <w:t xml:space="preserve"> the </w:t>
      </w:r>
      <w:r w:rsidR="00220C33" w:rsidRPr="00EC76D5">
        <w:rPr>
          <w:rStyle w:val="CodeInText0"/>
        </w:rPr>
        <w:t>Main</w:t>
      </w:r>
      <w:r w:rsidR="00220C33" w:rsidRPr="00EC76D5">
        <w:t>.</w:t>
      </w:r>
      <w:r w:rsidR="00220C33" w:rsidRPr="00EC76D5">
        <w:rPr>
          <w:rStyle w:val="CodeInText0"/>
        </w:rPr>
        <w:t>Path</w:t>
      </w:r>
      <w:r w:rsidR="00220C33" w:rsidRPr="00EC76D5">
        <w:t xml:space="preserve"> and </w:t>
      </w:r>
      <w:r w:rsidR="00220C33" w:rsidRPr="00EC76D5">
        <w:rPr>
          <w:rStyle w:val="CodeInText0"/>
        </w:rPr>
        <w:t>Main</w:t>
      </w:r>
      <w:r w:rsidR="00F427CD" w:rsidRPr="00EC76D5">
        <w:t>.</w:t>
      </w:r>
      <w:r w:rsidR="00F427CD" w:rsidRPr="00EC76D5">
        <w:rPr>
          <w:rStyle w:val="CodeInText0"/>
        </w:rPr>
        <w:t>L</w:t>
      </w:r>
      <w:r w:rsidR="00220C33" w:rsidRPr="00EC76D5">
        <w:rPr>
          <w:rStyle w:val="CodeInText0"/>
        </w:rPr>
        <w:t>ine</w:t>
      </w:r>
      <w:r w:rsidR="00220C33" w:rsidRPr="00EC76D5">
        <w:t xml:space="preserve"> field</w:t>
      </w:r>
      <w:r w:rsidR="00A55B2A" w:rsidRPr="00EC76D5">
        <w:t>s</w:t>
      </w:r>
      <w:r w:rsidR="00220C33" w:rsidRPr="00EC76D5">
        <w:t xml:space="preserve"> and </w:t>
      </w:r>
      <w:r w:rsidR="00C85A86" w:rsidRPr="00EC76D5">
        <w:t>retur</w:t>
      </w:r>
      <w:r w:rsidR="00A55B2A" w:rsidRPr="00EC76D5">
        <w:t>n</w:t>
      </w:r>
      <w:r w:rsidR="00B96504" w:rsidRPr="00EC76D5">
        <w:t>s</w:t>
      </w:r>
      <w:r w:rsidR="00A55B2A" w:rsidRPr="00EC76D5">
        <w:t xml:space="preserve"> a text with the path and line that </w:t>
      </w:r>
      <w:r w:rsidR="00DC057B" w:rsidRPr="00EC76D5">
        <w:t>start</w:t>
      </w:r>
      <w:r w:rsidR="00A55B2A" w:rsidRPr="00EC76D5">
        <w:t>s</w:t>
      </w:r>
      <w:r w:rsidR="00DC057B" w:rsidRPr="00EC76D5">
        <w:t xml:space="preserve"> and end</w:t>
      </w:r>
      <w:r w:rsidR="00A55B2A" w:rsidRPr="00EC76D5">
        <w:t>s</w:t>
      </w:r>
      <w:r w:rsidR="00BB5C68" w:rsidRPr="00EC76D5">
        <w:t xml:space="preserve"> with </w:t>
      </w:r>
      <w:r w:rsidR="00DC057B" w:rsidRPr="00EC76D5">
        <w:t>dollar sign</w:t>
      </w:r>
      <w:r w:rsidR="00BB5C68" w:rsidRPr="00EC76D5">
        <w:t>s</w:t>
      </w:r>
      <w:r w:rsidR="00D37BEC" w:rsidRPr="00EC76D5">
        <w:t xml:space="preserve"> </w:t>
      </w:r>
      <w:r w:rsidR="00DC057B" w:rsidRPr="00EC76D5">
        <w:t>(‘$’)</w:t>
      </w:r>
      <w:r w:rsidR="00B96504" w:rsidRPr="00EC76D5">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0467E2" w:rsidRPr="00EC76D5" w14:paraId="58E7F3E9" w14:textId="77777777" w:rsidTr="000467E2">
        <w:tc>
          <w:tcPr>
            <w:tcW w:w="3116" w:type="dxa"/>
          </w:tcPr>
          <w:p w14:paraId="5210C9E9" w14:textId="77777777" w:rsidR="000467E2" w:rsidRPr="00EC76D5" w:rsidRDefault="000467E2" w:rsidP="004306F6">
            <w:pPr>
              <w:pStyle w:val="Code"/>
            </w:pPr>
            <w:r w:rsidRPr="00EC76D5">
              <w:t>#line 100 C:\Temp\Test.c</w:t>
            </w:r>
          </w:p>
        </w:tc>
        <w:tc>
          <w:tcPr>
            <w:tcW w:w="3117" w:type="dxa"/>
          </w:tcPr>
          <w:p w14:paraId="691ED818" w14:textId="77777777" w:rsidR="000467E2" w:rsidRPr="00EC76D5" w:rsidRDefault="000467E2" w:rsidP="004306F6">
            <w:pPr>
              <w:pStyle w:val="Code"/>
            </w:pPr>
          </w:p>
        </w:tc>
        <w:tc>
          <w:tcPr>
            <w:tcW w:w="3117" w:type="dxa"/>
          </w:tcPr>
          <w:p w14:paraId="5F54F280" w14:textId="77777777" w:rsidR="000467E2" w:rsidRPr="00EC76D5" w:rsidRDefault="000467E2" w:rsidP="004306F6">
            <w:pPr>
              <w:pStyle w:val="Code"/>
            </w:pPr>
          </w:p>
        </w:tc>
      </w:tr>
      <w:tr w:rsidR="00147F72" w:rsidRPr="00EC76D5" w14:paraId="31C3D38D" w14:textId="77777777" w:rsidTr="000467E2">
        <w:tc>
          <w:tcPr>
            <w:tcW w:w="3116" w:type="dxa"/>
          </w:tcPr>
          <w:p w14:paraId="5585228F" w14:textId="77777777" w:rsidR="00147F72" w:rsidRPr="00EC76D5" w:rsidRDefault="00147F72" w:rsidP="004306F6">
            <w:pPr>
              <w:pStyle w:val="Code"/>
            </w:pPr>
            <w:r w:rsidRPr="00EC76D5">
              <w:t>$C:\Temp\Test.c,100$</w:t>
            </w:r>
          </w:p>
        </w:tc>
        <w:tc>
          <w:tcPr>
            <w:tcW w:w="3117" w:type="dxa"/>
          </w:tcPr>
          <w:p w14:paraId="6F8BBDE2" w14:textId="77777777" w:rsidR="00147F72" w:rsidRPr="00EC76D5" w:rsidRDefault="00147F72" w:rsidP="004306F6">
            <w:pPr>
              <w:pStyle w:val="Code"/>
            </w:pPr>
          </w:p>
        </w:tc>
        <w:tc>
          <w:tcPr>
            <w:tcW w:w="3117" w:type="dxa"/>
          </w:tcPr>
          <w:p w14:paraId="5F00838E" w14:textId="77777777" w:rsidR="00147F72" w:rsidRPr="00EC76D5" w:rsidRDefault="00147F72" w:rsidP="004306F6">
            <w:pPr>
              <w:pStyle w:val="Code"/>
            </w:pPr>
          </w:p>
        </w:tc>
      </w:tr>
    </w:tbl>
    <w:p w14:paraId="40979074" w14:textId="77777777" w:rsidR="000467E2" w:rsidRPr="00EC76D5" w:rsidRDefault="000467E2" w:rsidP="004306F6">
      <w:pPr>
        <w:pStyle w:val="Code"/>
      </w:pPr>
    </w:p>
    <w:p w14:paraId="7902C667" w14:textId="77777777" w:rsidR="00C6371A" w:rsidRPr="00EC76D5" w:rsidRDefault="00C6371A" w:rsidP="00C6371A">
      <w:pPr>
        <w:pStyle w:val="Code"/>
      </w:pPr>
      <w:r w:rsidRPr="00EC76D5">
        <w:t xml:space="preserve">  private static String doLine(String line) {</w:t>
      </w:r>
    </w:p>
    <w:p w14:paraId="7A825E24" w14:textId="77777777" w:rsidR="00C6371A" w:rsidRPr="00EC76D5" w:rsidRDefault="00C6371A" w:rsidP="00C6371A">
      <w:pPr>
        <w:pStyle w:val="Code"/>
      </w:pPr>
      <w:r w:rsidRPr="00EC76D5">
        <w:t xml:space="preserve">    String lineText, pathText;</w:t>
      </w:r>
    </w:p>
    <w:p w14:paraId="76628DAD" w14:textId="77777777" w:rsidR="00C6371A" w:rsidRPr="00EC76D5" w:rsidRDefault="00C6371A" w:rsidP="00C6371A">
      <w:pPr>
        <w:pStyle w:val="Code"/>
      </w:pPr>
      <w:r w:rsidRPr="00EC76D5">
        <w:t xml:space="preserve">    int spaceIndex = line.indexOf(" ");</w:t>
      </w:r>
    </w:p>
    <w:p w14:paraId="3DE216C4" w14:textId="77777777" w:rsidR="00C6371A" w:rsidRPr="00EC76D5" w:rsidRDefault="00C6371A" w:rsidP="00C6371A">
      <w:pPr>
        <w:pStyle w:val="Code"/>
      </w:pPr>
      <w:r w:rsidRPr="00EC76D5">
        <w:t xml:space="preserve">    </w:t>
      </w:r>
    </w:p>
    <w:p w14:paraId="25902CDB" w14:textId="77777777" w:rsidR="00C6371A" w:rsidRPr="00EC76D5" w:rsidRDefault="00C6371A" w:rsidP="00C6371A">
      <w:pPr>
        <w:pStyle w:val="Code"/>
      </w:pPr>
      <w:r w:rsidRPr="00EC76D5">
        <w:t xml:space="preserve">    if (spaceIndex != -1) {</w:t>
      </w:r>
    </w:p>
    <w:p w14:paraId="27158442" w14:textId="77777777" w:rsidR="00C6371A" w:rsidRPr="00EC76D5" w:rsidRDefault="00C6371A" w:rsidP="00C6371A">
      <w:pPr>
        <w:pStyle w:val="Code"/>
      </w:pPr>
      <w:r w:rsidRPr="00EC76D5">
        <w:t xml:space="preserve">      lineText = line.substring(0, spaceIndex);</w:t>
      </w:r>
    </w:p>
    <w:p w14:paraId="7F7FA260" w14:textId="77777777" w:rsidR="00C6371A" w:rsidRPr="00EC76D5" w:rsidRDefault="00C6371A" w:rsidP="00C6371A">
      <w:pPr>
        <w:pStyle w:val="Code"/>
      </w:pPr>
      <w:r w:rsidRPr="00EC76D5">
        <w:t xml:space="preserve">      pathText = line.substring(spaceIndex + 1).trim();</w:t>
      </w:r>
    </w:p>
    <w:p w14:paraId="5E854B3D" w14:textId="77777777" w:rsidR="00C6371A" w:rsidRPr="00EC76D5" w:rsidRDefault="00C6371A" w:rsidP="00C6371A">
      <w:pPr>
        <w:pStyle w:val="Code"/>
      </w:pPr>
      <w:r w:rsidRPr="00EC76D5">
        <w:t xml:space="preserve">    }</w:t>
      </w:r>
    </w:p>
    <w:p w14:paraId="3AA4417F" w14:textId="77777777" w:rsidR="00C6371A" w:rsidRPr="00EC76D5" w:rsidRDefault="00C6371A" w:rsidP="00C6371A">
      <w:pPr>
        <w:pStyle w:val="Code"/>
      </w:pPr>
      <w:r w:rsidRPr="00EC76D5">
        <w:t xml:space="preserve">    else {</w:t>
      </w:r>
    </w:p>
    <w:p w14:paraId="4A7172E9" w14:textId="77777777" w:rsidR="00C6371A" w:rsidRPr="00EC76D5" w:rsidRDefault="00C6371A" w:rsidP="00C6371A">
      <w:pPr>
        <w:pStyle w:val="Code"/>
      </w:pPr>
      <w:r w:rsidRPr="00EC76D5">
        <w:t xml:space="preserve">      lineText = line;</w:t>
      </w:r>
    </w:p>
    <w:p w14:paraId="7D52434F" w14:textId="77777777" w:rsidR="00C6371A" w:rsidRPr="00EC76D5" w:rsidRDefault="00C6371A" w:rsidP="00C6371A">
      <w:pPr>
        <w:pStyle w:val="Code"/>
      </w:pPr>
      <w:r w:rsidRPr="00EC76D5">
        <w:t xml:space="preserve">      pathText = null;</w:t>
      </w:r>
    </w:p>
    <w:p w14:paraId="57ED38C4" w14:textId="77777777" w:rsidR="00C6371A" w:rsidRPr="00EC76D5" w:rsidRDefault="00C6371A" w:rsidP="00C6371A">
      <w:pPr>
        <w:pStyle w:val="Code"/>
      </w:pPr>
      <w:r w:rsidRPr="00EC76D5">
        <w:t xml:space="preserve">    }</w:t>
      </w:r>
    </w:p>
    <w:p w14:paraId="42A795D6" w14:textId="77777777" w:rsidR="00C6371A" w:rsidRPr="00EC76D5" w:rsidRDefault="00C6371A" w:rsidP="00C6371A">
      <w:pPr>
        <w:pStyle w:val="Code"/>
      </w:pPr>
      <w:r w:rsidRPr="00EC76D5">
        <w:t xml:space="preserve">    </w:t>
      </w:r>
    </w:p>
    <w:p w14:paraId="322C1C64" w14:textId="77777777" w:rsidR="00C6371A" w:rsidRPr="00EC76D5" w:rsidRDefault="00C6371A" w:rsidP="00C6371A">
      <w:pPr>
        <w:pStyle w:val="Code"/>
      </w:pPr>
      <w:r w:rsidRPr="00EC76D5">
        <w:t xml:space="preserve">    try {</w:t>
      </w:r>
    </w:p>
    <w:p w14:paraId="614A0683" w14:textId="77777777" w:rsidR="00C6371A" w:rsidRPr="00EC76D5" w:rsidRDefault="00C6371A" w:rsidP="00C6371A">
      <w:pPr>
        <w:pStyle w:val="Code"/>
      </w:pPr>
      <w:r w:rsidRPr="00EC76D5">
        <w:t xml:space="preserve">      Main.Line = Integer.parseInt(lineText);</w:t>
      </w:r>
    </w:p>
    <w:p w14:paraId="6FE8B5CA" w14:textId="77777777" w:rsidR="00C6371A" w:rsidRPr="00EC76D5" w:rsidRDefault="00C6371A" w:rsidP="00C6371A">
      <w:pPr>
        <w:pStyle w:val="Code"/>
      </w:pPr>
      <w:r w:rsidRPr="00EC76D5">
        <w:t xml:space="preserve">    }</w:t>
      </w:r>
    </w:p>
    <w:p w14:paraId="4D92FD4B" w14:textId="77777777" w:rsidR="00C6371A" w:rsidRPr="00EC76D5" w:rsidRDefault="00C6371A" w:rsidP="00C6371A">
      <w:pPr>
        <w:pStyle w:val="Code"/>
      </w:pPr>
      <w:r w:rsidRPr="00EC76D5">
        <w:t xml:space="preserve">    catch (NumberFormatException exception) {</w:t>
      </w:r>
    </w:p>
    <w:p w14:paraId="1B0C0A47" w14:textId="77777777" w:rsidR="00C6371A" w:rsidRPr="00EC76D5" w:rsidRDefault="00C6371A" w:rsidP="00C6371A">
      <w:pPr>
        <w:pStyle w:val="Code"/>
      </w:pPr>
      <w:r w:rsidRPr="00EC76D5">
        <w:t xml:space="preserve">      Assert.error(lineText, "invalid line number");</w:t>
      </w:r>
    </w:p>
    <w:p w14:paraId="37F30C14" w14:textId="77777777" w:rsidR="00C6371A" w:rsidRPr="00EC76D5" w:rsidRDefault="00C6371A" w:rsidP="00C6371A">
      <w:pPr>
        <w:pStyle w:val="Code"/>
      </w:pPr>
      <w:r w:rsidRPr="00EC76D5">
        <w:t xml:space="preserve">    }</w:t>
      </w:r>
    </w:p>
    <w:p w14:paraId="02231D48" w14:textId="77777777" w:rsidR="00C6371A" w:rsidRPr="00EC76D5" w:rsidRDefault="00C6371A" w:rsidP="00C6371A">
      <w:pPr>
        <w:pStyle w:val="Code"/>
      </w:pPr>
    </w:p>
    <w:p w14:paraId="1827079C" w14:textId="77777777" w:rsidR="00C6371A" w:rsidRPr="00EC76D5" w:rsidRDefault="00C6371A" w:rsidP="00C6371A">
      <w:pPr>
        <w:pStyle w:val="Code"/>
      </w:pPr>
      <w:r w:rsidRPr="00EC76D5">
        <w:t xml:space="preserve">    if (pathText != null) {</w:t>
      </w:r>
    </w:p>
    <w:p w14:paraId="2C5BA4D9" w14:textId="77777777" w:rsidR="00C6371A" w:rsidRPr="00EC76D5" w:rsidRDefault="00C6371A" w:rsidP="00C6371A">
      <w:pPr>
        <w:pStyle w:val="Code"/>
      </w:pPr>
      <w:r w:rsidRPr="00EC76D5">
        <w:t xml:space="preserve">      Main.Path = pathText;</w:t>
      </w:r>
    </w:p>
    <w:p w14:paraId="52CFD3A6" w14:textId="77777777" w:rsidR="00C6371A" w:rsidRPr="00EC76D5" w:rsidRDefault="00C6371A" w:rsidP="00C6371A">
      <w:pPr>
        <w:pStyle w:val="Code"/>
      </w:pPr>
      <w:r w:rsidRPr="00EC76D5">
        <w:t xml:space="preserve">    }</w:t>
      </w:r>
    </w:p>
    <w:p w14:paraId="09F777B3" w14:textId="77777777" w:rsidR="00C6371A" w:rsidRPr="00EC76D5" w:rsidRDefault="00C6371A" w:rsidP="00C6371A">
      <w:pPr>
        <w:pStyle w:val="Code"/>
      </w:pPr>
      <w:r w:rsidRPr="00EC76D5">
        <w:t xml:space="preserve">    </w:t>
      </w:r>
    </w:p>
    <w:p w14:paraId="75B7D32F" w14:textId="77777777" w:rsidR="00C6371A" w:rsidRPr="00EC76D5" w:rsidRDefault="00C6371A" w:rsidP="00C6371A">
      <w:pPr>
        <w:pStyle w:val="Code"/>
      </w:pPr>
      <w:r w:rsidRPr="00EC76D5">
        <w:t xml:space="preserve">    return Main.SeparatorId + Main.Path + "," + Main.Line + Main.SeparatorId;</w:t>
      </w:r>
    </w:p>
    <w:p w14:paraId="60797110" w14:textId="77777777" w:rsidR="00C6371A" w:rsidRPr="00EC76D5" w:rsidRDefault="00C6371A" w:rsidP="00C6371A">
      <w:pPr>
        <w:pStyle w:val="Code"/>
        <w:rPr>
          <w:rFonts w:ascii="Times New Roman" w:eastAsiaTheme="majorEastAsia" w:hAnsi="Times New Roman" w:cstheme="majorBidi"/>
          <w:b/>
          <w:noProof w:val="0"/>
          <w:sz w:val="32"/>
          <w:szCs w:val="24"/>
        </w:rPr>
      </w:pPr>
      <w:r w:rsidRPr="00EC76D5">
        <w:t xml:space="preserve">  }</w:t>
      </w:r>
    </w:p>
    <w:p w14:paraId="161B783C" w14:textId="161937AC" w:rsidR="00CB5140" w:rsidRPr="00EC76D5" w:rsidRDefault="00CB5140" w:rsidP="00C6371A">
      <w:pPr>
        <w:pStyle w:val="Rubrik3"/>
      </w:pPr>
      <w:bookmarkStart w:id="39" w:name="_Toc481936138"/>
      <w:r w:rsidRPr="00EC76D5">
        <w:t>Includes</w:t>
      </w:r>
      <w:bookmarkEnd w:id="39"/>
    </w:p>
    <w:p w14:paraId="36E05E41" w14:textId="77777777" w:rsidR="008739A0" w:rsidRPr="00EC76D5" w:rsidRDefault="008739A0" w:rsidP="008739A0">
      <w:r w:rsidRPr="00EC76D5">
        <w:t>There are two kinds of include files</w:t>
      </w:r>
      <w:r w:rsidR="00F46ABB" w:rsidRPr="00EC76D5">
        <w:t xml:space="preserve">: system files </w:t>
      </w:r>
      <w:r w:rsidR="00A4767E" w:rsidRPr="00EC76D5">
        <w:t xml:space="preserve">(‘&lt;’ and ‘&gt;’) </w:t>
      </w:r>
      <w:r w:rsidR="00F46ABB" w:rsidRPr="00EC76D5">
        <w:t>and internal files</w:t>
      </w:r>
      <w:r w:rsidR="00A4767E" w:rsidRPr="00EC76D5">
        <w:t xml:space="preserve"> (‘\”’</w:t>
      </w:r>
      <w:r w:rsidR="00F4065D" w:rsidRPr="00EC76D5">
        <w:t xml:space="preserve">). The systems files are included from the path given by </w:t>
      </w:r>
      <w:r w:rsidR="00F4065D" w:rsidRPr="00EC76D5">
        <w:rPr>
          <w:rStyle w:val="CodeInText"/>
        </w:rPr>
        <w:t>Main.IncludePath</w:t>
      </w:r>
      <w:r w:rsidR="00F4065D" w:rsidRPr="00EC76D5">
        <w:t>, and the internal files are included locally.</w:t>
      </w:r>
    </w:p>
    <w:p w14:paraId="588CAFE4" w14:textId="3F1B6A82" w:rsidR="005602C1" w:rsidRPr="00EC76D5" w:rsidRDefault="005602C1" w:rsidP="008739A0">
      <w:r w:rsidRPr="00EC76D5">
        <w:lastRenderedPageBreak/>
        <w:t xml:space="preserve">The </w:t>
      </w:r>
      <w:r w:rsidRPr="00EC76D5">
        <w:rPr>
          <w:rStyle w:val="CodeInText"/>
        </w:rPr>
        <w:t>Main.IncludeSet</w:t>
      </w:r>
      <w:r w:rsidRPr="00EC76D5">
        <w:t xml:space="preserve"> set is used to track the included file so that the source file include the files shall be recompiled if </w:t>
      </w:r>
      <w:r w:rsidR="00AA44B0" w:rsidRPr="00EC76D5">
        <w:t xml:space="preserve">it or </w:t>
      </w:r>
      <w:r w:rsidRPr="00EC76D5">
        <w:t xml:space="preserve">any of </w:t>
      </w:r>
      <w:r w:rsidR="00CF3450" w:rsidRPr="00EC76D5">
        <w:t>its</w:t>
      </w:r>
      <w:r w:rsidRPr="00EC76D5">
        <w:t xml:space="preserve"> included files</w:t>
      </w:r>
      <w:r w:rsidR="00AA44B0" w:rsidRPr="00EC76D5">
        <w:t xml:space="preserve"> has</w:t>
      </w:r>
      <w:r w:rsidRPr="00EC76D5">
        <w:t xml:space="preserve"> been changed</w:t>
      </w:r>
      <w:r w:rsidR="00AA44B0" w:rsidRPr="00EC76D5">
        <w:t xml:space="preserve"> </w:t>
      </w:r>
      <w:r w:rsidRPr="00EC76D5">
        <w:t>after the object file.</w:t>
      </w:r>
      <w:r w:rsidR="00944A37" w:rsidRPr="00EC76D5">
        <w:t xml:space="preserve"> The </w:t>
      </w:r>
      <w:r w:rsidR="00944A37" w:rsidRPr="00EC76D5">
        <w:rPr>
          <w:rStyle w:val="CodeInText"/>
        </w:rPr>
        <w:t>Main.IncludeStack</w:t>
      </w:r>
      <w:r w:rsidR="00944A37" w:rsidRPr="00EC76D5">
        <w:t xml:space="preserve"> is used to make sure th</w:t>
      </w:r>
      <w:r w:rsidR="00724D4F" w:rsidRPr="00EC76D5">
        <w:t>at there is</w:t>
      </w:r>
      <w:r w:rsidR="00944A37" w:rsidRPr="00EC76D5">
        <w:t xml:space="preserve"> no circular inclusion.</w:t>
      </w:r>
    </w:p>
    <w:p w14:paraId="28449439" w14:textId="3CABB7B8" w:rsidR="009B6A32" w:rsidRPr="00EC76D5" w:rsidRDefault="009B6A32" w:rsidP="008739A0">
      <w:r w:rsidRPr="00EC76D5">
        <w:t xml:space="preserve">The </w:t>
      </w:r>
      <w:r w:rsidRPr="00EC76D5">
        <w:rPr>
          <w:rStyle w:val="CodeInText"/>
        </w:rPr>
        <w:t>Main.</w:t>
      </w:r>
      <w:r w:rsidR="00382D84" w:rsidRPr="00EC76D5">
        <w:rPr>
          <w:rStyle w:val="CodeInText"/>
        </w:rPr>
        <w:t>Path</w:t>
      </w:r>
      <w:r w:rsidR="00382D84" w:rsidRPr="00EC76D5">
        <w:t xml:space="preserve"> and </w:t>
      </w:r>
      <w:r w:rsidR="00382D84" w:rsidRPr="00EC76D5">
        <w:rPr>
          <w:rStyle w:val="CodeInText"/>
        </w:rPr>
        <w:t>Main.L</w:t>
      </w:r>
      <w:r w:rsidR="00801744" w:rsidRPr="00EC76D5">
        <w:rPr>
          <w:rStyle w:val="CodeInText"/>
        </w:rPr>
        <w:t>ine</w:t>
      </w:r>
      <w:r w:rsidRPr="00EC76D5">
        <w:t xml:space="preserve"> fields are </w:t>
      </w:r>
      <w:r w:rsidR="00382D84" w:rsidRPr="00EC76D5">
        <w:t>temporary</w:t>
      </w:r>
      <w:r w:rsidRPr="00EC76D5">
        <w:t xml:space="preserve"> replaced by the path</w:t>
      </w:r>
      <w:r w:rsidR="00795B55" w:rsidRPr="00EC76D5">
        <w:t xml:space="preserve"> and line of</w:t>
      </w:r>
      <w:r w:rsidR="00801744" w:rsidRPr="00EC76D5">
        <w:t xml:space="preserve"> the included file.</w:t>
      </w:r>
      <w:r w:rsidR="00935B00" w:rsidRPr="00EC76D5">
        <w:t xml:space="preserve"> </w:t>
      </w:r>
      <w:r w:rsidR="00E07AB5" w:rsidRPr="00EC76D5">
        <w:t xml:space="preserve">After the include line has been read, the original </w:t>
      </w:r>
      <w:r w:rsidR="002D0542" w:rsidRPr="00EC76D5">
        <w:t>p</w:t>
      </w:r>
      <w:r w:rsidR="00E07AB5" w:rsidRPr="00EC76D5">
        <w:t>ath and line is added to the included source code</w:t>
      </w:r>
      <w:r w:rsidR="003E2379" w:rsidRPr="00EC76D5">
        <w:t>, in the dollar sign format</w:t>
      </w:r>
      <w:r w:rsidR="004D725D" w:rsidRPr="00EC76D5">
        <w:t xml:space="preserve"> (for example: “$C:\Temp\Test.c,100$”)</w:t>
      </w:r>
      <w:r w:rsidR="00E07AB5" w:rsidRPr="00EC76D5">
        <w:t xml:space="preserve">. </w:t>
      </w:r>
      <w:r w:rsidR="00935B00" w:rsidRPr="00EC76D5">
        <w:t>The m</w:t>
      </w:r>
      <w:r w:rsidR="00DA24ED" w:rsidRPr="00EC76D5">
        <w:t>e</w:t>
      </w:r>
      <w:r w:rsidR="00935B00" w:rsidRPr="00EC76D5">
        <w:t>thod returns the source code of the included file, which will replace the original include line.</w:t>
      </w:r>
      <w:r w:rsidR="00E1308D" w:rsidRPr="00EC76D5">
        <w:t xml:space="preserve"> </w:t>
      </w:r>
    </w:p>
    <w:p w14:paraId="664909ED" w14:textId="77777777" w:rsidR="00365937" w:rsidRPr="00EC76D5" w:rsidRDefault="00365937" w:rsidP="00365937">
      <w:pPr>
        <w:pStyle w:val="Code"/>
      </w:pPr>
      <w:r w:rsidRPr="00EC76D5">
        <w:t xml:space="preserve">  private static String doInclude(String line) throws Exception {</w:t>
      </w:r>
    </w:p>
    <w:p w14:paraId="1B0EA5F0" w14:textId="77777777" w:rsidR="00365937" w:rsidRPr="00EC76D5" w:rsidRDefault="00365937" w:rsidP="00365937">
      <w:pPr>
        <w:pStyle w:val="Code"/>
      </w:pPr>
      <w:r w:rsidRPr="00EC76D5">
        <w:t xml:space="preserve">    File includeFile = null;</w:t>
      </w:r>
    </w:p>
    <w:p w14:paraId="1C009DB0" w14:textId="77777777" w:rsidR="00365937" w:rsidRPr="00EC76D5" w:rsidRDefault="00365937" w:rsidP="00365937">
      <w:pPr>
        <w:pStyle w:val="Code"/>
      </w:pPr>
      <w:r w:rsidRPr="00EC76D5">
        <w:t xml:space="preserve">    </w:t>
      </w:r>
    </w:p>
    <w:p w14:paraId="5EAE36F0" w14:textId="77777777" w:rsidR="00365937" w:rsidRPr="00EC76D5" w:rsidRDefault="00365937" w:rsidP="00365937">
      <w:pPr>
        <w:pStyle w:val="Code"/>
      </w:pPr>
      <w:r w:rsidRPr="00EC76D5">
        <w:t xml:space="preserve">    if (line.startsWith("&lt;") &amp;&amp; line.endsWith("&gt;")) {</w:t>
      </w:r>
    </w:p>
    <w:p w14:paraId="5C7E7266" w14:textId="77777777" w:rsidR="00365937" w:rsidRPr="00EC76D5" w:rsidRDefault="00365937" w:rsidP="00365937">
      <w:pPr>
        <w:pStyle w:val="Code"/>
      </w:pPr>
      <w:r w:rsidRPr="00EC76D5">
        <w:t xml:space="preserve">      includeFile = new File(Main.IncludePath +</w:t>
      </w:r>
    </w:p>
    <w:p w14:paraId="79F78B64" w14:textId="77777777" w:rsidR="00365937" w:rsidRPr="00EC76D5" w:rsidRDefault="00365937" w:rsidP="00365937">
      <w:pPr>
        <w:pStyle w:val="Code"/>
      </w:pPr>
      <w:r w:rsidRPr="00EC76D5">
        <w:t xml:space="preserve">                             line.substring(1, line.length() - 1));</w:t>
      </w:r>
    </w:p>
    <w:p w14:paraId="28AB8174" w14:textId="77777777" w:rsidR="00365937" w:rsidRPr="00EC76D5" w:rsidRDefault="00365937" w:rsidP="00365937">
      <w:pPr>
        <w:pStyle w:val="Code"/>
      </w:pPr>
      <w:r w:rsidRPr="00EC76D5">
        <w:t xml:space="preserve">    }</w:t>
      </w:r>
    </w:p>
    <w:p w14:paraId="5691F803" w14:textId="77777777" w:rsidR="00365937" w:rsidRPr="00EC76D5" w:rsidRDefault="00365937" w:rsidP="00365937">
      <w:pPr>
        <w:pStyle w:val="Code"/>
      </w:pPr>
      <w:r w:rsidRPr="00EC76D5">
        <w:t xml:space="preserve">    else if (line.startsWith("\"") &amp;&amp; line.endsWith("\"")) {</w:t>
      </w:r>
    </w:p>
    <w:p w14:paraId="38E45FC2" w14:textId="77777777" w:rsidR="00365937" w:rsidRPr="00EC76D5" w:rsidRDefault="00365937" w:rsidP="00365937">
      <w:pPr>
        <w:pStyle w:val="Code"/>
      </w:pPr>
      <w:r w:rsidRPr="00EC76D5">
        <w:t xml:space="preserve">      String name = line.substring(1, line.length() - 1);</w:t>
      </w:r>
    </w:p>
    <w:p w14:paraId="2C3A790F" w14:textId="77777777" w:rsidR="00365937" w:rsidRPr="00EC76D5" w:rsidRDefault="00365937" w:rsidP="00365937">
      <w:pPr>
        <w:pStyle w:val="Code"/>
      </w:pPr>
      <w:r w:rsidRPr="00EC76D5">
        <w:t xml:space="preserve">      includeFile = new File(octalToChar(name));</w:t>
      </w:r>
    </w:p>
    <w:p w14:paraId="5A42F749" w14:textId="77777777" w:rsidR="00365937" w:rsidRPr="00EC76D5" w:rsidRDefault="00365937" w:rsidP="00365937">
      <w:pPr>
        <w:pStyle w:val="Code"/>
      </w:pPr>
      <w:r w:rsidRPr="00EC76D5">
        <w:t xml:space="preserve">    }</w:t>
      </w:r>
    </w:p>
    <w:p w14:paraId="56158642" w14:textId="77777777" w:rsidR="00365937" w:rsidRPr="00EC76D5" w:rsidRDefault="00365937" w:rsidP="00365937">
      <w:pPr>
        <w:pStyle w:val="Code"/>
      </w:pPr>
      <w:r w:rsidRPr="00EC76D5">
        <w:t xml:space="preserve">    else {</w:t>
      </w:r>
    </w:p>
    <w:p w14:paraId="12CC6A8B" w14:textId="77777777" w:rsidR="00365937" w:rsidRPr="00EC76D5" w:rsidRDefault="00365937" w:rsidP="00365937">
      <w:pPr>
        <w:pStyle w:val="Code"/>
      </w:pPr>
      <w:r w:rsidRPr="00EC76D5">
        <w:t xml:space="preserve">      Assert.error(line, "invalid include format");</w:t>
      </w:r>
    </w:p>
    <w:p w14:paraId="472024CC" w14:textId="77777777" w:rsidR="00365937" w:rsidRPr="00EC76D5" w:rsidRDefault="00365937" w:rsidP="00365937">
      <w:pPr>
        <w:pStyle w:val="Code"/>
      </w:pPr>
      <w:r w:rsidRPr="00EC76D5">
        <w:t xml:space="preserve">    }</w:t>
      </w:r>
    </w:p>
    <w:p w14:paraId="373078D5" w14:textId="77777777" w:rsidR="00365937" w:rsidRPr="00EC76D5" w:rsidRDefault="00365937" w:rsidP="00365937">
      <w:pPr>
        <w:pStyle w:val="Code"/>
      </w:pPr>
    </w:p>
    <w:p w14:paraId="59984B3C" w14:textId="77777777" w:rsidR="00365937" w:rsidRPr="00EC76D5" w:rsidRDefault="00365937" w:rsidP="00365937">
      <w:pPr>
        <w:pStyle w:val="Code"/>
      </w:pPr>
      <w:r w:rsidRPr="00EC76D5">
        <w:t xml:space="preserve">    Assert.error(!Main.IncludeStack.contains(includeFile),</w:t>
      </w:r>
    </w:p>
    <w:p w14:paraId="428B1E0E" w14:textId="5E875384" w:rsidR="00365937" w:rsidRPr="00EC76D5" w:rsidRDefault="0089381A" w:rsidP="00365937">
      <w:pPr>
        <w:pStyle w:val="Code"/>
      </w:pPr>
      <w:r w:rsidRPr="00EC76D5">
        <w:t xml:space="preserve">             "nestled include directives</w:t>
      </w:r>
      <w:r w:rsidR="00365937" w:rsidRPr="00EC76D5">
        <w:t>: " + includeFile.getPath());</w:t>
      </w:r>
    </w:p>
    <w:p w14:paraId="6E0CD015" w14:textId="77777777" w:rsidR="00365937" w:rsidRPr="00EC76D5" w:rsidRDefault="00365937" w:rsidP="00365937">
      <w:pPr>
        <w:pStyle w:val="Code"/>
      </w:pPr>
      <w:r w:rsidRPr="00EC76D5">
        <w:t xml:space="preserve">    Main.IncludeStack.push(includeFile);</w:t>
      </w:r>
    </w:p>
    <w:p w14:paraId="7C979D07" w14:textId="77777777" w:rsidR="00365937" w:rsidRPr="00EC76D5" w:rsidRDefault="00365937" w:rsidP="00365937">
      <w:pPr>
        <w:pStyle w:val="Code"/>
      </w:pPr>
      <w:r w:rsidRPr="00EC76D5">
        <w:t xml:space="preserve">    Main.IncludeSet.add(includeFile);</w:t>
      </w:r>
    </w:p>
    <w:p w14:paraId="5F7008DB" w14:textId="77777777" w:rsidR="00365937" w:rsidRPr="00EC76D5" w:rsidRDefault="00365937" w:rsidP="00365937">
      <w:pPr>
        <w:pStyle w:val="Code"/>
      </w:pPr>
      <w:r w:rsidRPr="00EC76D5">
        <w:t xml:space="preserve">    String oldPath = Main.Path;</w:t>
      </w:r>
    </w:p>
    <w:p w14:paraId="6810A860" w14:textId="77777777" w:rsidR="00365937" w:rsidRPr="00EC76D5" w:rsidRDefault="00365937" w:rsidP="00365937">
      <w:pPr>
        <w:pStyle w:val="Code"/>
      </w:pPr>
      <w:r w:rsidRPr="00EC76D5">
        <w:t xml:space="preserve">    int oldLine = Main.Line;</w:t>
      </w:r>
    </w:p>
    <w:p w14:paraId="62185D83" w14:textId="77777777" w:rsidR="00365937" w:rsidRPr="00EC76D5" w:rsidRDefault="00365937" w:rsidP="00365937">
      <w:pPr>
        <w:pStyle w:val="Code"/>
      </w:pPr>
      <w:r w:rsidRPr="00EC76D5">
        <w:t xml:space="preserve">    StringBuilder buffer = new StringBuilder();</w:t>
      </w:r>
    </w:p>
    <w:p w14:paraId="5BC86758" w14:textId="77777777" w:rsidR="00365937" w:rsidRPr="00EC76D5" w:rsidRDefault="00365937" w:rsidP="00365937">
      <w:pPr>
        <w:pStyle w:val="Code"/>
      </w:pPr>
      <w:r w:rsidRPr="00EC76D5">
        <w:t xml:space="preserve">    doProcess(includeFile, buffer);</w:t>
      </w:r>
    </w:p>
    <w:p w14:paraId="3231855E" w14:textId="77777777" w:rsidR="00365937" w:rsidRPr="00EC76D5" w:rsidRDefault="00365937" w:rsidP="00365937">
      <w:pPr>
        <w:pStyle w:val="Code"/>
      </w:pPr>
      <w:r w:rsidRPr="00EC76D5">
        <w:t xml:space="preserve">    Main.Line = oldLine;</w:t>
      </w:r>
    </w:p>
    <w:p w14:paraId="30D63E4B" w14:textId="77777777" w:rsidR="00365937" w:rsidRPr="00EC76D5" w:rsidRDefault="00365937" w:rsidP="00365937">
      <w:pPr>
        <w:pStyle w:val="Code"/>
      </w:pPr>
      <w:r w:rsidRPr="00EC76D5">
        <w:t xml:space="preserve">    Main.Path = oldPath;</w:t>
      </w:r>
    </w:p>
    <w:p w14:paraId="1008872D" w14:textId="77777777" w:rsidR="00365937" w:rsidRPr="00EC76D5" w:rsidRDefault="00365937" w:rsidP="00365937">
      <w:pPr>
        <w:pStyle w:val="Code"/>
      </w:pPr>
      <w:r w:rsidRPr="00EC76D5">
        <w:t xml:space="preserve">    buffer.append(Main.SeparatorId + Main.Path + "," +</w:t>
      </w:r>
    </w:p>
    <w:p w14:paraId="2620803D" w14:textId="1DD955AA" w:rsidR="00365937" w:rsidRPr="00EC76D5" w:rsidRDefault="00365937" w:rsidP="00365937">
      <w:pPr>
        <w:pStyle w:val="Code"/>
      </w:pPr>
      <w:r w:rsidRPr="00EC76D5">
        <w:t xml:space="preserve">                  Main.Line + Main.SeparatorId);</w:t>
      </w:r>
    </w:p>
    <w:p w14:paraId="47E47874" w14:textId="77777777" w:rsidR="00365937" w:rsidRPr="00EC76D5" w:rsidRDefault="00365937" w:rsidP="00365937">
      <w:pPr>
        <w:pStyle w:val="Code"/>
      </w:pPr>
      <w:r w:rsidRPr="00EC76D5">
        <w:t xml:space="preserve">    Main.IncludeStack.pop();</w:t>
      </w:r>
    </w:p>
    <w:p w14:paraId="22EDE13E" w14:textId="77777777" w:rsidR="00365937" w:rsidRPr="00EC76D5" w:rsidRDefault="00365937" w:rsidP="00365937">
      <w:pPr>
        <w:pStyle w:val="Code"/>
      </w:pPr>
      <w:r w:rsidRPr="00EC76D5">
        <w:t xml:space="preserve">    return buffer.toString();</w:t>
      </w:r>
    </w:p>
    <w:p w14:paraId="22B3F41F" w14:textId="1AE6DEF8" w:rsidR="00365937" w:rsidRPr="00EC76D5" w:rsidRDefault="00365937" w:rsidP="00365937">
      <w:pPr>
        <w:pStyle w:val="Code"/>
      </w:pPr>
      <w:r w:rsidRPr="00EC76D5">
        <w:t xml:space="preserve">  }</w:t>
      </w:r>
    </w:p>
    <w:p w14:paraId="1EF2CB4D" w14:textId="77777777" w:rsidR="00791B48" w:rsidRPr="00EC76D5" w:rsidRDefault="0054134E" w:rsidP="0054134E">
      <w:pPr>
        <w:pStyle w:val="Rubrik3"/>
      </w:pPr>
      <w:bookmarkStart w:id="40" w:name="_Toc481936139"/>
      <w:r w:rsidRPr="00EC76D5">
        <w:t>Macros</w:t>
      </w:r>
      <w:bookmarkEnd w:id="40"/>
    </w:p>
    <w:p w14:paraId="636DFAF3" w14:textId="77777777" w:rsidR="007D2592" w:rsidRPr="00EC76D5" w:rsidRDefault="007D2592" w:rsidP="007D2592">
      <w:r w:rsidRPr="00EC76D5">
        <w:t xml:space="preserve">The </w:t>
      </w:r>
      <w:r w:rsidRPr="00EC76D5">
        <w:rPr>
          <w:rStyle w:val="CodeInText"/>
        </w:rPr>
        <w:t>Macro</w:t>
      </w:r>
      <w:r w:rsidR="00892A69" w:rsidRPr="00EC76D5">
        <w:t xml:space="preserve"> class keep track of a macro, a</w:t>
      </w:r>
      <w:r w:rsidR="0067273E" w:rsidRPr="00EC76D5">
        <w:t xml:space="preserve"> macro has </w:t>
      </w:r>
      <w:r w:rsidR="009E0B4F" w:rsidRPr="00EC76D5">
        <w:t>a possible empty list of parameters</w:t>
      </w:r>
      <w:r w:rsidR="009210DB" w:rsidRPr="00EC76D5">
        <w:t xml:space="preserve"> and a text</w:t>
      </w:r>
      <w:r w:rsidR="003613D5" w:rsidRPr="00EC76D5">
        <w:t>.</w:t>
      </w:r>
    </w:p>
    <w:p w14:paraId="0D411C0A" w14:textId="77777777" w:rsidR="0054134E" w:rsidRPr="00EC76D5" w:rsidRDefault="0054134E" w:rsidP="0054134E">
      <w:pPr>
        <w:pStyle w:val="CodeHeader"/>
      </w:pPr>
      <w:r w:rsidRPr="00EC76D5">
        <w:t>Macro.java</w:t>
      </w:r>
    </w:p>
    <w:p w14:paraId="76D77667" w14:textId="77777777" w:rsidR="00365937" w:rsidRPr="00EC76D5" w:rsidRDefault="00365937" w:rsidP="00365937">
      <w:pPr>
        <w:pStyle w:val="Code"/>
      </w:pPr>
      <w:r w:rsidRPr="00EC76D5">
        <w:t>package c_compiler;</w:t>
      </w:r>
    </w:p>
    <w:p w14:paraId="42E646BA" w14:textId="77777777" w:rsidR="00365937" w:rsidRPr="00EC76D5" w:rsidRDefault="00365937" w:rsidP="00365937">
      <w:pPr>
        <w:pStyle w:val="Code"/>
      </w:pPr>
    </w:p>
    <w:p w14:paraId="17342A69" w14:textId="77777777" w:rsidR="00365937" w:rsidRPr="00EC76D5" w:rsidRDefault="00365937" w:rsidP="00365937">
      <w:pPr>
        <w:pStyle w:val="Code"/>
      </w:pPr>
      <w:r w:rsidRPr="00EC76D5">
        <w:t>public class Macro {</w:t>
      </w:r>
    </w:p>
    <w:p w14:paraId="474BB3A5" w14:textId="77777777" w:rsidR="00365937" w:rsidRPr="00EC76D5" w:rsidRDefault="00365937" w:rsidP="00365937">
      <w:pPr>
        <w:pStyle w:val="Code"/>
      </w:pPr>
      <w:r w:rsidRPr="00EC76D5">
        <w:t xml:space="preserve">  private int m_parameters;</w:t>
      </w:r>
    </w:p>
    <w:p w14:paraId="3E378EF1" w14:textId="77777777" w:rsidR="00365937" w:rsidRPr="00EC76D5" w:rsidRDefault="00365937" w:rsidP="00365937">
      <w:pPr>
        <w:pStyle w:val="Code"/>
      </w:pPr>
      <w:r w:rsidRPr="00EC76D5">
        <w:t xml:space="preserve">  private String m_body;</w:t>
      </w:r>
    </w:p>
    <w:p w14:paraId="747390C2" w14:textId="77777777" w:rsidR="00365937" w:rsidRPr="00EC76D5" w:rsidRDefault="00365937" w:rsidP="00365937">
      <w:pPr>
        <w:pStyle w:val="Code"/>
      </w:pPr>
      <w:r w:rsidRPr="00EC76D5">
        <w:t xml:space="preserve">  </w:t>
      </w:r>
    </w:p>
    <w:p w14:paraId="1085612F" w14:textId="77777777" w:rsidR="00365937" w:rsidRPr="00EC76D5" w:rsidRDefault="00365937" w:rsidP="00365937">
      <w:pPr>
        <w:pStyle w:val="Code"/>
      </w:pPr>
      <w:r w:rsidRPr="00EC76D5">
        <w:t xml:space="preserve">  public Macro(int parameters, String body) {</w:t>
      </w:r>
    </w:p>
    <w:p w14:paraId="67EE018B" w14:textId="77777777" w:rsidR="00365937" w:rsidRPr="00EC76D5" w:rsidRDefault="00365937" w:rsidP="00365937">
      <w:pPr>
        <w:pStyle w:val="Code"/>
      </w:pPr>
      <w:r w:rsidRPr="00EC76D5">
        <w:t xml:space="preserve">    m_parameters = parameters;</w:t>
      </w:r>
    </w:p>
    <w:p w14:paraId="30BE178D" w14:textId="77777777" w:rsidR="00365937" w:rsidRPr="00EC76D5" w:rsidRDefault="00365937" w:rsidP="00365937">
      <w:pPr>
        <w:pStyle w:val="Code"/>
      </w:pPr>
      <w:r w:rsidRPr="00EC76D5">
        <w:t xml:space="preserve">    m_body = body;</w:t>
      </w:r>
    </w:p>
    <w:p w14:paraId="079A3ED6" w14:textId="77777777" w:rsidR="00365937" w:rsidRPr="00EC76D5" w:rsidRDefault="00365937" w:rsidP="00365937">
      <w:pPr>
        <w:pStyle w:val="Code"/>
      </w:pPr>
      <w:r w:rsidRPr="00EC76D5">
        <w:t xml:space="preserve">  }</w:t>
      </w:r>
    </w:p>
    <w:p w14:paraId="43695D93" w14:textId="77777777" w:rsidR="00365937" w:rsidRPr="00EC76D5" w:rsidRDefault="00365937" w:rsidP="00365937">
      <w:pPr>
        <w:pStyle w:val="Code"/>
      </w:pPr>
    </w:p>
    <w:p w14:paraId="3C37B555" w14:textId="77777777" w:rsidR="00365937" w:rsidRPr="00EC76D5" w:rsidRDefault="00365937" w:rsidP="00365937">
      <w:pPr>
        <w:pStyle w:val="Code"/>
      </w:pPr>
      <w:r w:rsidRPr="00EC76D5">
        <w:t xml:space="preserve">  public Macro(String body) {</w:t>
      </w:r>
    </w:p>
    <w:p w14:paraId="40344B0E" w14:textId="77777777" w:rsidR="00365937" w:rsidRPr="00EC76D5" w:rsidRDefault="00365937" w:rsidP="00365937">
      <w:pPr>
        <w:pStyle w:val="Code"/>
      </w:pPr>
      <w:r w:rsidRPr="00EC76D5">
        <w:lastRenderedPageBreak/>
        <w:t xml:space="preserve">    m_parameters = 0;</w:t>
      </w:r>
    </w:p>
    <w:p w14:paraId="3130355F" w14:textId="77777777" w:rsidR="00365937" w:rsidRPr="00EC76D5" w:rsidRDefault="00365937" w:rsidP="00365937">
      <w:pPr>
        <w:pStyle w:val="Code"/>
      </w:pPr>
      <w:r w:rsidRPr="00EC76D5">
        <w:t xml:space="preserve">    m_body = body;</w:t>
      </w:r>
    </w:p>
    <w:p w14:paraId="217C5CD3" w14:textId="77777777" w:rsidR="00365937" w:rsidRPr="00EC76D5" w:rsidRDefault="00365937" w:rsidP="00365937">
      <w:pPr>
        <w:pStyle w:val="Code"/>
      </w:pPr>
      <w:r w:rsidRPr="00EC76D5">
        <w:t xml:space="preserve">  }</w:t>
      </w:r>
    </w:p>
    <w:p w14:paraId="3B01BFED" w14:textId="77777777" w:rsidR="00365937" w:rsidRPr="00EC76D5" w:rsidRDefault="00365937" w:rsidP="00365937">
      <w:pPr>
        <w:pStyle w:val="Code"/>
      </w:pPr>
    </w:p>
    <w:p w14:paraId="4D2CC68E" w14:textId="77777777" w:rsidR="00365937" w:rsidRPr="00EC76D5" w:rsidRDefault="00365937" w:rsidP="00365937">
      <w:pPr>
        <w:pStyle w:val="Code"/>
      </w:pPr>
      <w:r w:rsidRPr="00EC76D5">
        <w:t xml:space="preserve">  public int parameters() {</w:t>
      </w:r>
    </w:p>
    <w:p w14:paraId="49CA1F29" w14:textId="77777777" w:rsidR="00365937" w:rsidRPr="00EC76D5" w:rsidRDefault="00365937" w:rsidP="00365937">
      <w:pPr>
        <w:pStyle w:val="Code"/>
      </w:pPr>
      <w:r w:rsidRPr="00EC76D5">
        <w:t xml:space="preserve">    return m_parameters;</w:t>
      </w:r>
    </w:p>
    <w:p w14:paraId="6A1A3F1C" w14:textId="77777777" w:rsidR="00365937" w:rsidRPr="00EC76D5" w:rsidRDefault="00365937" w:rsidP="00365937">
      <w:pPr>
        <w:pStyle w:val="Code"/>
      </w:pPr>
      <w:r w:rsidRPr="00EC76D5">
        <w:t xml:space="preserve">  }</w:t>
      </w:r>
    </w:p>
    <w:p w14:paraId="0BF3FF80" w14:textId="77777777" w:rsidR="00365937" w:rsidRPr="00EC76D5" w:rsidRDefault="00365937" w:rsidP="00365937">
      <w:pPr>
        <w:pStyle w:val="Code"/>
      </w:pPr>
      <w:r w:rsidRPr="00EC76D5">
        <w:t xml:space="preserve">  </w:t>
      </w:r>
    </w:p>
    <w:p w14:paraId="2A9D7B50" w14:textId="77777777" w:rsidR="00365937" w:rsidRPr="00EC76D5" w:rsidRDefault="00365937" w:rsidP="00365937">
      <w:pPr>
        <w:pStyle w:val="Code"/>
      </w:pPr>
      <w:r w:rsidRPr="00EC76D5">
        <w:t xml:space="preserve">  public String body() {</w:t>
      </w:r>
    </w:p>
    <w:p w14:paraId="76906D2C" w14:textId="77777777" w:rsidR="00365937" w:rsidRPr="00EC76D5" w:rsidRDefault="00365937" w:rsidP="00365937">
      <w:pPr>
        <w:pStyle w:val="Code"/>
      </w:pPr>
      <w:r w:rsidRPr="00EC76D5">
        <w:t xml:space="preserve">    return m_body;</w:t>
      </w:r>
    </w:p>
    <w:p w14:paraId="1DB92B45" w14:textId="77777777" w:rsidR="00365937" w:rsidRPr="00EC76D5" w:rsidRDefault="00365937" w:rsidP="00365937">
      <w:pPr>
        <w:pStyle w:val="Code"/>
      </w:pPr>
      <w:r w:rsidRPr="00EC76D5">
        <w:t xml:space="preserve">  }</w:t>
      </w:r>
    </w:p>
    <w:p w14:paraId="63BDBA53" w14:textId="77777777" w:rsidR="00365937" w:rsidRPr="00EC76D5" w:rsidRDefault="00365937" w:rsidP="00365937">
      <w:pPr>
        <w:pStyle w:val="Code"/>
      </w:pPr>
      <w:r w:rsidRPr="00EC76D5">
        <w:t xml:space="preserve">  </w:t>
      </w:r>
    </w:p>
    <w:p w14:paraId="00A1EE34" w14:textId="77777777" w:rsidR="00365937" w:rsidRPr="00EC76D5" w:rsidRDefault="00365937" w:rsidP="00365937">
      <w:pPr>
        <w:pStyle w:val="Code"/>
      </w:pPr>
      <w:r w:rsidRPr="00EC76D5">
        <w:t xml:space="preserve">  public boolean equals(Object object) {</w:t>
      </w:r>
    </w:p>
    <w:p w14:paraId="5F3BF184" w14:textId="77777777" w:rsidR="00365937" w:rsidRPr="00EC76D5" w:rsidRDefault="00365937" w:rsidP="00365937">
      <w:pPr>
        <w:pStyle w:val="Code"/>
      </w:pPr>
      <w:r w:rsidRPr="00EC76D5">
        <w:t xml:space="preserve">    if (object instanceof Macro) {</w:t>
      </w:r>
    </w:p>
    <w:p w14:paraId="19AD50BD" w14:textId="77777777" w:rsidR="00365937" w:rsidRPr="00EC76D5" w:rsidRDefault="00365937" w:rsidP="00365937">
      <w:pPr>
        <w:pStyle w:val="Code"/>
      </w:pPr>
      <w:r w:rsidRPr="00EC76D5">
        <w:t xml:space="preserve">      Macro macro = (Macro) object;</w:t>
      </w:r>
    </w:p>
    <w:p w14:paraId="28FF244D" w14:textId="77777777" w:rsidR="00365937" w:rsidRPr="00EC76D5" w:rsidRDefault="00365937" w:rsidP="00365937">
      <w:pPr>
        <w:pStyle w:val="Code"/>
      </w:pPr>
      <w:r w:rsidRPr="00EC76D5">
        <w:t xml:space="preserve">      return m_body.equals(macro.m_body) &amp;&amp;</w:t>
      </w:r>
    </w:p>
    <w:p w14:paraId="5F2055F1" w14:textId="77777777" w:rsidR="00365937" w:rsidRPr="00EC76D5" w:rsidRDefault="00365937" w:rsidP="00365937">
      <w:pPr>
        <w:pStyle w:val="Code"/>
      </w:pPr>
      <w:r w:rsidRPr="00EC76D5">
        <w:t xml:space="preserve">             (m_parameters == macro.m_parameters);</w:t>
      </w:r>
    </w:p>
    <w:p w14:paraId="768DF2B0" w14:textId="77777777" w:rsidR="00365937" w:rsidRPr="00EC76D5" w:rsidRDefault="00365937" w:rsidP="00365937">
      <w:pPr>
        <w:pStyle w:val="Code"/>
      </w:pPr>
      <w:r w:rsidRPr="00EC76D5">
        <w:t xml:space="preserve">    }</w:t>
      </w:r>
    </w:p>
    <w:p w14:paraId="3EA4389B" w14:textId="77777777" w:rsidR="00365937" w:rsidRPr="00EC76D5" w:rsidRDefault="00365937" w:rsidP="00365937">
      <w:pPr>
        <w:pStyle w:val="Code"/>
      </w:pPr>
    </w:p>
    <w:p w14:paraId="3D1C7716" w14:textId="77777777" w:rsidR="00365937" w:rsidRPr="00EC76D5" w:rsidRDefault="00365937" w:rsidP="00365937">
      <w:pPr>
        <w:pStyle w:val="Code"/>
      </w:pPr>
      <w:r w:rsidRPr="00EC76D5">
        <w:t xml:space="preserve">    return false;</w:t>
      </w:r>
    </w:p>
    <w:p w14:paraId="08116C99" w14:textId="77777777" w:rsidR="00365937" w:rsidRPr="00EC76D5" w:rsidRDefault="00365937" w:rsidP="00365937">
      <w:pPr>
        <w:pStyle w:val="Code"/>
      </w:pPr>
      <w:r w:rsidRPr="00EC76D5">
        <w:t xml:space="preserve">  }</w:t>
      </w:r>
    </w:p>
    <w:p w14:paraId="14728D5E" w14:textId="1F7FE8C0" w:rsidR="004306F6" w:rsidRPr="00EC76D5" w:rsidRDefault="00365937" w:rsidP="00365937">
      <w:pPr>
        <w:pStyle w:val="Code"/>
      </w:pPr>
      <w:r w:rsidRPr="00EC76D5">
        <w:t>}</w:t>
      </w:r>
    </w:p>
    <w:p w14:paraId="09A61655" w14:textId="77777777" w:rsidR="002C0922" w:rsidRPr="00EC76D5" w:rsidRDefault="00BF64CD" w:rsidP="009F22A2">
      <w:r w:rsidRPr="00EC76D5">
        <w:t xml:space="preserve">The </w:t>
      </w:r>
      <w:r w:rsidRPr="00EC76D5">
        <w:rPr>
          <w:rStyle w:val="CodeInText"/>
        </w:rPr>
        <w:t>doDefine</w:t>
      </w:r>
      <w:r w:rsidRPr="00EC76D5">
        <w:t xml:space="preserve"> method splits the line into the name of the macro, a potential parameter list, and a body.</w:t>
      </w:r>
      <w:r w:rsidR="009F22A2" w:rsidRPr="00EC76D5">
        <w:t xml:space="preserve"> When the first character that is not a let</w:t>
      </w:r>
      <w:r w:rsidR="0086178D" w:rsidRPr="00EC76D5">
        <w:t>t</w:t>
      </w:r>
      <w:r w:rsidR="009F22A2" w:rsidRPr="00EC76D5">
        <w:t>er, digit, or a</w:t>
      </w:r>
      <w:r w:rsidR="0086178D" w:rsidRPr="00EC76D5">
        <w:t>n</w:t>
      </w:r>
      <w:r w:rsidR="009F22A2" w:rsidRPr="00EC76D5">
        <w:t xml:space="preserve"> underline is reached, we check whether the line so far is a proper identifier.</w:t>
      </w:r>
      <w:r w:rsidR="0086178D" w:rsidRPr="00EC76D5">
        <w:t xml:space="preserve"> Then </w:t>
      </w:r>
      <w:r w:rsidR="002C0922" w:rsidRPr="00EC76D5">
        <w:t>we have three cases:</w:t>
      </w:r>
    </w:p>
    <w:p w14:paraId="43B383C9" w14:textId="77777777" w:rsidR="00BF64CD" w:rsidRPr="00EC76D5" w:rsidRDefault="002C0922" w:rsidP="009F22A2">
      <w:r w:rsidRPr="00EC76D5">
        <w:t xml:space="preserve">1. We have reached the end of the line, in which case </w:t>
      </w:r>
      <w:r w:rsidR="00F83813" w:rsidRPr="00EC76D5">
        <w:t>we have a macro with a name, but without parameters or body.</w:t>
      </w:r>
    </w:p>
    <w:p w14:paraId="58D385BE" w14:textId="614E14E9" w:rsidR="00EF62D9" w:rsidRPr="00EC76D5" w:rsidRDefault="00EF62D9" w:rsidP="009F22A2">
      <w:r w:rsidRPr="00EC76D5">
        <w:t xml:space="preserve">2. We have reached a </w:t>
      </w:r>
      <w:r w:rsidR="00511C89" w:rsidRPr="00EC76D5">
        <w:t>space</w:t>
      </w:r>
      <w:r w:rsidRPr="00EC76D5">
        <w:t>, in which case we have a macro with a name and a body, but no parameters.</w:t>
      </w:r>
    </w:p>
    <w:p w14:paraId="45BEAE0D" w14:textId="77777777" w:rsidR="00EF62D9" w:rsidRPr="00EC76D5" w:rsidRDefault="00EF62D9" w:rsidP="009F22A2">
      <w:r w:rsidRPr="00EC76D5">
        <w:t xml:space="preserve">3. We have reached a left parenthesis, in which case we have </w:t>
      </w:r>
      <w:r w:rsidR="00DE4FE4" w:rsidRPr="00EC76D5">
        <w:t xml:space="preserve">a list of parameters and we call </w:t>
      </w:r>
      <w:r w:rsidR="00DE4FE4" w:rsidRPr="00EC76D5">
        <w:rPr>
          <w:rStyle w:val="CodeInText"/>
        </w:rPr>
        <w:t>doParameterDefine</w:t>
      </w:r>
      <w:r w:rsidR="00DE4FE4" w:rsidRPr="00EC76D5">
        <w:t>.</w:t>
      </w:r>
    </w:p>
    <w:p w14:paraId="3F28155E" w14:textId="77777777" w:rsidR="00F34B92" w:rsidRPr="00EC76D5" w:rsidRDefault="00F34B92" w:rsidP="009F22A2">
      <w:r w:rsidRPr="00EC76D5">
        <w:t>4. If none of the above applies, we generate an erro</w:t>
      </w:r>
      <w:r w:rsidR="00AB1F42" w:rsidRPr="00EC76D5">
        <w:t>r</w:t>
      </w:r>
      <w:r w:rsidRPr="00EC76D5">
        <w:t xml:space="preserve"> message.</w:t>
      </w:r>
    </w:p>
    <w:p w14:paraId="7FC89F85" w14:textId="77777777" w:rsidR="00C77683" w:rsidRPr="00EC76D5" w:rsidRDefault="00C77683" w:rsidP="00C419F8">
      <w:pPr>
        <w:pStyle w:val="CodeHeader"/>
      </w:pPr>
      <w:r w:rsidRPr="00EC76D5">
        <w:t>Preprocessor.java</w:t>
      </w:r>
    </w:p>
    <w:p w14:paraId="707AC8F1" w14:textId="77777777" w:rsidR="00DF260E" w:rsidRPr="00EC76D5" w:rsidRDefault="00DF260E" w:rsidP="00DF260E">
      <w:pPr>
        <w:pStyle w:val="Code"/>
      </w:pPr>
      <w:r w:rsidRPr="00EC76D5">
        <w:t xml:space="preserve">  public static void doDefine(String line) {</w:t>
      </w:r>
    </w:p>
    <w:p w14:paraId="317BA8AF" w14:textId="77777777" w:rsidR="00DF260E" w:rsidRPr="00EC76D5" w:rsidRDefault="00DF260E" w:rsidP="00DF260E">
      <w:pPr>
        <w:pStyle w:val="Code"/>
      </w:pPr>
      <w:r w:rsidRPr="00EC76D5">
        <w:t xml:space="preserve">    int index;</w:t>
      </w:r>
    </w:p>
    <w:p w14:paraId="70030109" w14:textId="77777777" w:rsidR="00DF260E" w:rsidRPr="00EC76D5" w:rsidRDefault="00DF260E" w:rsidP="00DF260E">
      <w:pPr>
        <w:pStyle w:val="Code"/>
      </w:pPr>
      <w:r w:rsidRPr="00EC76D5">
        <w:t xml:space="preserve">    for (index = 0; Character.isLetterOrDigit(line.charAt(index)) ||</w:t>
      </w:r>
    </w:p>
    <w:p w14:paraId="3E4BB0B4" w14:textId="77777777" w:rsidR="00DF260E" w:rsidRPr="00EC76D5" w:rsidRDefault="00DF260E" w:rsidP="00DF260E">
      <w:pPr>
        <w:pStyle w:val="Code"/>
      </w:pPr>
      <w:r w:rsidRPr="00EC76D5">
        <w:t xml:space="preserve">                    (line.charAt(index) == '_'); ++index) {</w:t>
      </w:r>
    </w:p>
    <w:p w14:paraId="78C6BBBC" w14:textId="77777777" w:rsidR="00DF260E" w:rsidRPr="00EC76D5" w:rsidRDefault="00DF260E" w:rsidP="00DF260E">
      <w:pPr>
        <w:pStyle w:val="Code"/>
      </w:pPr>
      <w:r w:rsidRPr="00EC76D5">
        <w:t xml:space="preserve">      // Empty.</w:t>
      </w:r>
    </w:p>
    <w:p w14:paraId="7B1D0D09" w14:textId="77777777" w:rsidR="00DF260E" w:rsidRPr="00EC76D5" w:rsidRDefault="00DF260E" w:rsidP="00DF260E">
      <w:pPr>
        <w:pStyle w:val="Code"/>
      </w:pPr>
      <w:r w:rsidRPr="00EC76D5">
        <w:t xml:space="preserve">    }</w:t>
      </w:r>
    </w:p>
    <w:p w14:paraId="248A0849" w14:textId="77777777" w:rsidR="00DF260E" w:rsidRPr="00EC76D5" w:rsidRDefault="00DF260E" w:rsidP="00DF260E">
      <w:pPr>
        <w:pStyle w:val="Code"/>
      </w:pPr>
    </w:p>
    <w:p w14:paraId="5E6C8F4A" w14:textId="77777777" w:rsidR="00DF260E" w:rsidRPr="00EC76D5" w:rsidRDefault="00DF260E" w:rsidP="00DF260E">
      <w:pPr>
        <w:pStyle w:val="Code"/>
      </w:pPr>
      <w:r w:rsidRPr="00EC76D5">
        <w:t xml:space="preserve">    String name = line.substring(0, index);</w:t>
      </w:r>
    </w:p>
    <w:p w14:paraId="05C2019F" w14:textId="77777777" w:rsidR="00DF260E" w:rsidRPr="00EC76D5" w:rsidRDefault="00DF260E" w:rsidP="00DF260E">
      <w:pPr>
        <w:pStyle w:val="Code"/>
      </w:pPr>
      <w:r w:rsidRPr="00EC76D5">
        <w:t xml:space="preserve">    checkIdentifier(name);</w:t>
      </w:r>
    </w:p>
    <w:p w14:paraId="7EC4EE46" w14:textId="77777777" w:rsidR="00DF260E" w:rsidRPr="00EC76D5" w:rsidRDefault="00DF260E" w:rsidP="00DF260E">
      <w:pPr>
        <w:pStyle w:val="Code"/>
      </w:pPr>
    </w:p>
    <w:p w14:paraId="63F5F880" w14:textId="77777777" w:rsidR="00DF260E" w:rsidRPr="00EC76D5" w:rsidRDefault="00DF260E" w:rsidP="00DF260E">
      <w:pPr>
        <w:pStyle w:val="Code"/>
      </w:pPr>
      <w:r w:rsidRPr="00EC76D5">
        <w:t xml:space="preserve">    switch (line.charAt(index)) {</w:t>
      </w:r>
    </w:p>
    <w:p w14:paraId="6E4B371D" w14:textId="77777777" w:rsidR="00DF260E" w:rsidRPr="00EC76D5" w:rsidRDefault="00DF260E" w:rsidP="00DF260E">
      <w:pPr>
        <w:pStyle w:val="Code"/>
      </w:pPr>
      <w:r w:rsidRPr="00EC76D5">
        <w:t xml:space="preserve">      case '\0': {</w:t>
      </w:r>
    </w:p>
    <w:p w14:paraId="568E53F6" w14:textId="77777777" w:rsidR="00DF260E" w:rsidRPr="00EC76D5" w:rsidRDefault="00DF260E" w:rsidP="00DF260E">
      <w:pPr>
        <w:pStyle w:val="Code"/>
      </w:pPr>
      <w:r w:rsidRPr="00EC76D5">
        <w:t xml:space="preserve">          Macro oldMacro = Main.MacroMap.get(name),</w:t>
      </w:r>
    </w:p>
    <w:p w14:paraId="2D37EB18" w14:textId="77777777" w:rsidR="00DF260E" w:rsidRPr="00EC76D5" w:rsidRDefault="00DF260E" w:rsidP="00DF260E">
      <w:pPr>
        <w:pStyle w:val="Code"/>
      </w:pPr>
      <w:r w:rsidRPr="00EC76D5">
        <w:t xml:space="preserve">                newMacro = new Macro("");</w:t>
      </w:r>
    </w:p>
    <w:p w14:paraId="5542D2AE" w14:textId="77777777" w:rsidR="00DF260E" w:rsidRPr="00EC76D5" w:rsidRDefault="00DF260E" w:rsidP="00DF260E">
      <w:pPr>
        <w:pStyle w:val="Code"/>
      </w:pPr>
      <w:r w:rsidRPr="00EC76D5">
        <w:t xml:space="preserve">          Assert.error((oldMacro == null) || oldMacro.equals(newMacro),</w:t>
      </w:r>
    </w:p>
    <w:p w14:paraId="7F994AAD" w14:textId="77777777" w:rsidR="00DF260E" w:rsidRPr="00EC76D5" w:rsidRDefault="00DF260E" w:rsidP="00DF260E">
      <w:pPr>
        <w:pStyle w:val="Code"/>
      </w:pPr>
      <w:r w:rsidRPr="00EC76D5">
        <w:t xml:space="preserve">                       name, "macro already defined");</w:t>
      </w:r>
    </w:p>
    <w:p w14:paraId="36D2DD83" w14:textId="77777777" w:rsidR="00DF260E" w:rsidRPr="00EC76D5" w:rsidRDefault="00DF260E" w:rsidP="00DF260E">
      <w:pPr>
        <w:pStyle w:val="Code"/>
      </w:pPr>
      <w:r w:rsidRPr="00EC76D5">
        <w:t xml:space="preserve">          Main.MacroMap.put(name, newMacro);</w:t>
      </w:r>
    </w:p>
    <w:p w14:paraId="5288BE6F" w14:textId="77777777" w:rsidR="00DF260E" w:rsidRPr="00EC76D5" w:rsidRDefault="00DF260E" w:rsidP="00DF260E">
      <w:pPr>
        <w:pStyle w:val="Code"/>
      </w:pPr>
      <w:r w:rsidRPr="00EC76D5">
        <w:t xml:space="preserve">        }</w:t>
      </w:r>
    </w:p>
    <w:p w14:paraId="62FE8BFA" w14:textId="77777777" w:rsidR="00DF260E" w:rsidRPr="00EC76D5" w:rsidRDefault="00DF260E" w:rsidP="00DF260E">
      <w:pPr>
        <w:pStyle w:val="Code"/>
      </w:pPr>
      <w:r w:rsidRPr="00EC76D5">
        <w:t xml:space="preserve">        break;</w:t>
      </w:r>
    </w:p>
    <w:p w14:paraId="5A4CE5FD" w14:textId="77777777" w:rsidR="00DF260E" w:rsidRPr="00EC76D5" w:rsidRDefault="00DF260E" w:rsidP="00DF260E">
      <w:pPr>
        <w:pStyle w:val="Code"/>
      </w:pPr>
      <w:r w:rsidRPr="00EC76D5">
        <w:lastRenderedPageBreak/>
        <w:t xml:space="preserve">    </w:t>
      </w:r>
    </w:p>
    <w:p w14:paraId="531FF187" w14:textId="77777777" w:rsidR="00DF260E" w:rsidRPr="00EC76D5" w:rsidRDefault="00DF260E" w:rsidP="00DF260E">
      <w:pPr>
        <w:pStyle w:val="Code"/>
      </w:pPr>
      <w:r w:rsidRPr="00EC76D5">
        <w:t xml:space="preserve">      case ' ': {</w:t>
      </w:r>
    </w:p>
    <w:p w14:paraId="0B81A0FD" w14:textId="77777777" w:rsidR="00DF260E" w:rsidRPr="00EC76D5" w:rsidRDefault="00DF260E" w:rsidP="00DF260E">
      <w:pPr>
        <w:pStyle w:val="Code"/>
      </w:pPr>
      <w:r w:rsidRPr="00EC76D5">
        <w:t xml:space="preserve">          String text = line.substring(index + 1).trim();</w:t>
      </w:r>
    </w:p>
    <w:p w14:paraId="0709AE54" w14:textId="77777777" w:rsidR="00DF260E" w:rsidRPr="00EC76D5" w:rsidRDefault="00DF260E" w:rsidP="00DF260E">
      <w:pPr>
        <w:pStyle w:val="Code"/>
      </w:pPr>
      <w:r w:rsidRPr="00EC76D5">
        <w:t xml:space="preserve">          Macro oldMacro = Main.MacroMap.get(name),</w:t>
      </w:r>
    </w:p>
    <w:p w14:paraId="19718AA2" w14:textId="77777777" w:rsidR="00DF260E" w:rsidRPr="00EC76D5" w:rsidRDefault="00DF260E" w:rsidP="00DF260E">
      <w:pPr>
        <w:pStyle w:val="Code"/>
      </w:pPr>
      <w:r w:rsidRPr="00EC76D5">
        <w:t xml:space="preserve">                newMacro = new Macro(text);</w:t>
      </w:r>
    </w:p>
    <w:p w14:paraId="33E03295" w14:textId="77777777" w:rsidR="00DF260E" w:rsidRPr="00EC76D5" w:rsidRDefault="00DF260E" w:rsidP="00DF260E">
      <w:pPr>
        <w:pStyle w:val="Code"/>
      </w:pPr>
      <w:r w:rsidRPr="00EC76D5">
        <w:t xml:space="preserve">          Assert.error((oldMacro == null) || oldMacro.equals(newMacro),</w:t>
      </w:r>
    </w:p>
    <w:p w14:paraId="3B014DC7" w14:textId="77777777" w:rsidR="00DF260E" w:rsidRPr="00EC76D5" w:rsidRDefault="00DF260E" w:rsidP="00DF260E">
      <w:pPr>
        <w:pStyle w:val="Code"/>
      </w:pPr>
      <w:r w:rsidRPr="00EC76D5">
        <w:t xml:space="preserve">                       name, "macro already defined");</w:t>
      </w:r>
    </w:p>
    <w:p w14:paraId="3C11A85B" w14:textId="77777777" w:rsidR="00DF260E" w:rsidRPr="00EC76D5" w:rsidRDefault="00DF260E" w:rsidP="00DF260E">
      <w:pPr>
        <w:pStyle w:val="Code"/>
      </w:pPr>
      <w:r w:rsidRPr="00EC76D5">
        <w:t xml:space="preserve">          Main.MacroMap.put(name, newMacro);</w:t>
      </w:r>
    </w:p>
    <w:p w14:paraId="0C747577" w14:textId="77777777" w:rsidR="00DF260E" w:rsidRPr="00EC76D5" w:rsidRDefault="00DF260E" w:rsidP="00DF260E">
      <w:pPr>
        <w:pStyle w:val="Code"/>
      </w:pPr>
      <w:r w:rsidRPr="00EC76D5">
        <w:t xml:space="preserve">        }</w:t>
      </w:r>
    </w:p>
    <w:p w14:paraId="6ACB17DE" w14:textId="77777777" w:rsidR="00DF260E" w:rsidRPr="00EC76D5" w:rsidRDefault="00DF260E" w:rsidP="00DF260E">
      <w:pPr>
        <w:pStyle w:val="Code"/>
      </w:pPr>
      <w:r w:rsidRPr="00EC76D5">
        <w:t xml:space="preserve">        break;</w:t>
      </w:r>
    </w:p>
    <w:p w14:paraId="0C5F7DFD" w14:textId="77777777" w:rsidR="00DF260E" w:rsidRPr="00EC76D5" w:rsidRDefault="00DF260E" w:rsidP="00DF260E">
      <w:pPr>
        <w:pStyle w:val="Code"/>
      </w:pPr>
      <w:r w:rsidRPr="00EC76D5">
        <w:t xml:space="preserve">      </w:t>
      </w:r>
    </w:p>
    <w:p w14:paraId="4670FA66" w14:textId="77777777" w:rsidR="00DF260E" w:rsidRPr="00EC76D5" w:rsidRDefault="00DF260E" w:rsidP="00DF260E">
      <w:pPr>
        <w:pStyle w:val="Code"/>
      </w:pPr>
      <w:r w:rsidRPr="00EC76D5">
        <w:t xml:space="preserve">      case '(': {</w:t>
      </w:r>
    </w:p>
    <w:p w14:paraId="7742EA53" w14:textId="77777777" w:rsidR="00DF260E" w:rsidRPr="00EC76D5" w:rsidRDefault="00DF260E" w:rsidP="00DF260E">
      <w:pPr>
        <w:pStyle w:val="Code"/>
      </w:pPr>
      <w:r w:rsidRPr="00EC76D5">
        <w:t xml:space="preserve">          String text = line.substring(index);</w:t>
      </w:r>
    </w:p>
    <w:p w14:paraId="5D247919" w14:textId="77777777" w:rsidR="00DF260E" w:rsidRPr="00EC76D5" w:rsidRDefault="00DF260E" w:rsidP="00DF260E">
      <w:pPr>
        <w:pStyle w:val="Code"/>
      </w:pPr>
      <w:r w:rsidRPr="00EC76D5">
        <w:t xml:space="preserve">          doParameterDefine(name, text);</w:t>
      </w:r>
    </w:p>
    <w:p w14:paraId="5B46932A" w14:textId="77777777" w:rsidR="00DF260E" w:rsidRPr="00EC76D5" w:rsidRDefault="00DF260E" w:rsidP="00DF260E">
      <w:pPr>
        <w:pStyle w:val="Code"/>
      </w:pPr>
      <w:r w:rsidRPr="00EC76D5">
        <w:t xml:space="preserve">        }</w:t>
      </w:r>
    </w:p>
    <w:p w14:paraId="3D889F5B" w14:textId="77777777" w:rsidR="00DF260E" w:rsidRPr="00EC76D5" w:rsidRDefault="00DF260E" w:rsidP="00DF260E">
      <w:pPr>
        <w:pStyle w:val="Code"/>
      </w:pPr>
      <w:r w:rsidRPr="00EC76D5">
        <w:t xml:space="preserve">        break;</w:t>
      </w:r>
    </w:p>
    <w:p w14:paraId="3D562B85" w14:textId="77777777" w:rsidR="00DF260E" w:rsidRPr="00EC76D5" w:rsidRDefault="00DF260E" w:rsidP="00DF260E">
      <w:pPr>
        <w:pStyle w:val="Code"/>
      </w:pPr>
      <w:r w:rsidRPr="00EC76D5">
        <w:t xml:space="preserve">        </w:t>
      </w:r>
    </w:p>
    <w:p w14:paraId="2DD04F68" w14:textId="77777777" w:rsidR="00DF260E" w:rsidRPr="00EC76D5" w:rsidRDefault="00DF260E" w:rsidP="00DF260E">
      <w:pPr>
        <w:pStyle w:val="Code"/>
      </w:pPr>
      <w:r w:rsidRPr="00EC76D5">
        <w:t xml:space="preserve">      default: {</w:t>
      </w:r>
    </w:p>
    <w:p w14:paraId="2B830433" w14:textId="686D39F2" w:rsidR="00DF260E" w:rsidRPr="00EC76D5" w:rsidRDefault="00DF260E" w:rsidP="00DF260E">
      <w:pPr>
        <w:pStyle w:val="Code"/>
      </w:pPr>
      <w:r w:rsidRPr="00EC76D5">
        <w:t xml:space="preserve">          Assert.error(line, "invalid macro </w:t>
      </w:r>
      <w:r w:rsidR="00C37108">
        <w:t>definition</w:t>
      </w:r>
      <w:r w:rsidRPr="00EC76D5">
        <w:t>");</w:t>
      </w:r>
    </w:p>
    <w:p w14:paraId="5C44F3F0" w14:textId="77777777" w:rsidR="00DF260E" w:rsidRPr="00EC76D5" w:rsidRDefault="00DF260E" w:rsidP="00DF260E">
      <w:pPr>
        <w:pStyle w:val="Code"/>
      </w:pPr>
      <w:r w:rsidRPr="00EC76D5">
        <w:t xml:space="preserve">        }</w:t>
      </w:r>
    </w:p>
    <w:p w14:paraId="5C4F2F1A" w14:textId="77777777" w:rsidR="00DF260E" w:rsidRPr="00EC76D5" w:rsidRDefault="00DF260E" w:rsidP="00DF260E">
      <w:pPr>
        <w:pStyle w:val="Code"/>
      </w:pPr>
      <w:r w:rsidRPr="00EC76D5">
        <w:t xml:space="preserve">        break;</w:t>
      </w:r>
    </w:p>
    <w:p w14:paraId="64CEEE61" w14:textId="77777777" w:rsidR="00DF260E" w:rsidRPr="00EC76D5" w:rsidRDefault="00DF260E" w:rsidP="00DF260E">
      <w:pPr>
        <w:pStyle w:val="Code"/>
      </w:pPr>
      <w:r w:rsidRPr="00EC76D5">
        <w:t xml:space="preserve">    }</w:t>
      </w:r>
    </w:p>
    <w:p w14:paraId="08DCB31E" w14:textId="719BFBB1" w:rsidR="00DF260E" w:rsidRPr="00EC76D5" w:rsidRDefault="00DF260E" w:rsidP="00DF260E">
      <w:pPr>
        <w:pStyle w:val="Code"/>
      </w:pPr>
      <w:r w:rsidRPr="00EC76D5">
        <w:t xml:space="preserve">  }</w:t>
      </w:r>
    </w:p>
    <w:p w14:paraId="01446C85" w14:textId="3BAA21BA" w:rsidR="00A148A2" w:rsidRPr="00EC76D5" w:rsidRDefault="009274E2" w:rsidP="00A148A2">
      <w:r w:rsidRPr="00EC76D5">
        <w:t xml:space="preserve">The </w:t>
      </w:r>
      <w:r w:rsidRPr="00EC76D5">
        <w:rPr>
          <w:rStyle w:val="CodeInText"/>
        </w:rPr>
        <w:t>doParameterDefine</w:t>
      </w:r>
      <w:r w:rsidRPr="00EC76D5">
        <w:t xml:space="preserve"> method </w:t>
      </w:r>
      <w:r w:rsidR="00672F93" w:rsidRPr="00EC76D5">
        <w:t>l</w:t>
      </w:r>
      <w:r w:rsidR="00A148A2" w:rsidRPr="00EC76D5">
        <w:t xml:space="preserve">ook into macros with parameters in two steps. First we extract the parameters by calling </w:t>
      </w:r>
      <w:r w:rsidR="00A148A2" w:rsidRPr="00EC76D5">
        <w:rPr>
          <w:rStyle w:val="CodeInText"/>
        </w:rPr>
        <w:t>scanParameters</w:t>
      </w:r>
      <w:r w:rsidR="00A148A2" w:rsidRPr="00EC76D5">
        <w:t>.</w:t>
      </w:r>
      <w:r w:rsidR="00C930D6" w:rsidRPr="00EC76D5">
        <w:t xml:space="preserve"> Then we go through the parameter list and check that the parameters are identifiers and that no parameters is </w:t>
      </w:r>
      <w:r w:rsidR="00DC5A2A" w:rsidRPr="00EC76D5">
        <w:t>repeated</w:t>
      </w:r>
      <w:r w:rsidR="002509C7" w:rsidRPr="00EC76D5">
        <w:t>.</w:t>
      </w:r>
    </w:p>
    <w:p w14:paraId="75A9B2CA" w14:textId="77777777" w:rsidR="00DF260E" w:rsidRPr="00EC76D5" w:rsidRDefault="00DF260E" w:rsidP="00DF260E">
      <w:pPr>
        <w:pStyle w:val="Code"/>
      </w:pPr>
      <w:r w:rsidRPr="00EC76D5">
        <w:t xml:space="preserve">  private static void doParameterDefine(String name, String text) {</w:t>
      </w:r>
    </w:p>
    <w:p w14:paraId="0A3CEF24" w14:textId="77777777" w:rsidR="00DF260E" w:rsidRPr="00EC76D5" w:rsidRDefault="00DF260E" w:rsidP="00DF260E">
      <w:pPr>
        <w:pStyle w:val="Code"/>
      </w:pPr>
      <w:r w:rsidRPr="00EC76D5">
        <w:t xml:space="preserve">    List&lt;String&gt; paramList = new LinkedList&lt;&gt;();</w:t>
      </w:r>
    </w:p>
    <w:p w14:paraId="5EAEE003" w14:textId="77777777" w:rsidR="00DF260E" w:rsidRPr="00EC76D5" w:rsidRDefault="00DF260E" w:rsidP="00DF260E">
      <w:pPr>
        <w:pStyle w:val="Code"/>
      </w:pPr>
      <w:r w:rsidRPr="00EC76D5">
        <w:t xml:space="preserve">    StringBuilder buffer = new StringBuilder(text);</w:t>
      </w:r>
    </w:p>
    <w:p w14:paraId="75D4CC2C" w14:textId="77777777" w:rsidR="00DF260E" w:rsidRPr="00EC76D5" w:rsidRDefault="00DF260E" w:rsidP="00DF260E">
      <w:pPr>
        <w:pStyle w:val="Code"/>
      </w:pPr>
      <w:r w:rsidRPr="00EC76D5">
        <w:t xml:space="preserve">    int lastIndex = scanParameters(buffer, 0, paramList);</w:t>
      </w:r>
    </w:p>
    <w:p w14:paraId="7FA9A233" w14:textId="77777777" w:rsidR="00DF260E" w:rsidRPr="00EC76D5" w:rsidRDefault="00DF260E" w:rsidP="00DF260E">
      <w:pPr>
        <w:pStyle w:val="Code"/>
      </w:pPr>
      <w:r w:rsidRPr="00EC76D5">
        <w:t xml:space="preserve">    buffer.delete(0, lastIndex + 1);</w:t>
      </w:r>
    </w:p>
    <w:p w14:paraId="29C08639" w14:textId="77777777" w:rsidR="00DF260E" w:rsidRPr="00EC76D5" w:rsidRDefault="00DF260E" w:rsidP="00DF260E">
      <w:pPr>
        <w:pStyle w:val="Code"/>
      </w:pPr>
      <w:r w:rsidRPr="00EC76D5">
        <w:t xml:space="preserve">    </w:t>
      </w:r>
    </w:p>
    <w:p w14:paraId="59EA10BF" w14:textId="77777777" w:rsidR="00DF260E" w:rsidRPr="00EC76D5" w:rsidRDefault="00DF260E" w:rsidP="00DF260E">
      <w:pPr>
        <w:pStyle w:val="Code"/>
      </w:pPr>
      <w:r w:rsidRPr="00EC76D5">
        <w:t xml:space="preserve">    Set&lt;String&gt; paramSet = new ListSet&lt;&gt;();</w:t>
      </w:r>
    </w:p>
    <w:p w14:paraId="039159A4" w14:textId="77777777" w:rsidR="00DF260E" w:rsidRPr="00EC76D5" w:rsidRDefault="00DF260E" w:rsidP="00DF260E">
      <w:pPr>
        <w:pStyle w:val="Code"/>
      </w:pPr>
      <w:r w:rsidRPr="00EC76D5">
        <w:t xml:space="preserve">    for (int index = 0; index &lt; paramList.size(); ++index) {</w:t>
      </w:r>
    </w:p>
    <w:p w14:paraId="7A288B6B" w14:textId="77777777" w:rsidR="00DF260E" w:rsidRPr="00EC76D5" w:rsidRDefault="00DF260E" w:rsidP="00DF260E">
      <w:pPr>
        <w:pStyle w:val="Code"/>
      </w:pPr>
      <w:r w:rsidRPr="00EC76D5">
        <w:t xml:space="preserve">      String param = paramList.get(index).trim();</w:t>
      </w:r>
    </w:p>
    <w:p w14:paraId="00797379" w14:textId="77777777" w:rsidR="00DF260E" w:rsidRPr="00EC76D5" w:rsidRDefault="00DF260E" w:rsidP="00DF260E">
      <w:pPr>
        <w:pStyle w:val="Code"/>
      </w:pPr>
      <w:r w:rsidRPr="00EC76D5">
        <w:t xml:space="preserve">      checkIdentifier(param);</w:t>
      </w:r>
    </w:p>
    <w:p w14:paraId="4E4F9623" w14:textId="77777777" w:rsidR="00DF260E" w:rsidRPr="00EC76D5" w:rsidRDefault="00DF260E" w:rsidP="00DF260E">
      <w:pPr>
        <w:pStyle w:val="Code"/>
      </w:pPr>
      <w:r w:rsidRPr="00EC76D5">
        <w:t xml:space="preserve">      Assert.error(paramSet.add(param), param, "repeated macro parameter");</w:t>
      </w:r>
    </w:p>
    <w:p w14:paraId="5E3FAADC" w14:textId="77777777" w:rsidR="00DF260E" w:rsidRPr="00EC76D5" w:rsidRDefault="00DF260E" w:rsidP="00DF260E">
      <w:pPr>
        <w:pStyle w:val="Code"/>
      </w:pPr>
      <w:r w:rsidRPr="00EC76D5">
        <w:t xml:space="preserve">      paramList.set(index, param);</w:t>
      </w:r>
    </w:p>
    <w:p w14:paraId="7FF24C97" w14:textId="77777777" w:rsidR="00DF260E" w:rsidRPr="00EC76D5" w:rsidRDefault="00DF260E" w:rsidP="00DF260E">
      <w:pPr>
        <w:pStyle w:val="Code"/>
      </w:pPr>
      <w:r w:rsidRPr="00EC76D5">
        <w:t xml:space="preserve">    }</w:t>
      </w:r>
    </w:p>
    <w:p w14:paraId="4AEB0E80" w14:textId="7A3A6286" w:rsidR="004306F6" w:rsidRPr="00EC76D5" w:rsidRDefault="00E8132F" w:rsidP="00DF260E">
      <w:r w:rsidRPr="00EC76D5">
        <w:t xml:space="preserve">Then we extract the </w:t>
      </w:r>
      <w:r w:rsidR="00DF260E" w:rsidRPr="00EC76D5">
        <w:t>identifiers</w:t>
      </w:r>
      <w:r w:rsidRPr="00EC76D5">
        <w:t xml:space="preserve"> from the body and replace each occurrence of a parameters with the text “$</w:t>
      </w:r>
      <w:r w:rsidRPr="00EC76D5">
        <w:rPr>
          <w:rStyle w:val="CodeInText"/>
        </w:rPr>
        <w:t>parameter_index</w:t>
      </w:r>
      <w:r w:rsidRPr="00EC76D5">
        <w:t>$”</w:t>
      </w:r>
      <w:r w:rsidR="00FF2D25" w:rsidRPr="00EC76D5">
        <w:t>.</w:t>
      </w:r>
    </w:p>
    <w:p w14:paraId="0D6C081D" w14:textId="77777777" w:rsidR="00DF260E" w:rsidRPr="00EC76D5" w:rsidRDefault="00DF260E" w:rsidP="00DF260E">
      <w:pPr>
        <w:pStyle w:val="Code"/>
      </w:pPr>
      <w:r w:rsidRPr="00EC76D5">
        <w:t xml:space="preserve">    List&lt;Pair&lt;String,Integer&gt;&gt; identList =</w:t>
      </w:r>
    </w:p>
    <w:p w14:paraId="047FF79D" w14:textId="77777777" w:rsidR="00DF260E" w:rsidRPr="00EC76D5" w:rsidRDefault="00DF260E" w:rsidP="00DF260E">
      <w:pPr>
        <w:pStyle w:val="Code"/>
      </w:pPr>
      <w:r w:rsidRPr="00EC76D5">
        <w:t xml:space="preserve">      getIdentifierList(buffer.toString());</w:t>
      </w:r>
    </w:p>
    <w:p w14:paraId="3C4AE28E" w14:textId="77777777" w:rsidR="00DF260E" w:rsidRPr="00EC76D5" w:rsidRDefault="00DF260E" w:rsidP="00DF260E">
      <w:pPr>
        <w:pStyle w:val="Code"/>
      </w:pPr>
      <w:r w:rsidRPr="00EC76D5">
        <w:t xml:space="preserve">    </w:t>
      </w:r>
    </w:p>
    <w:p w14:paraId="1FE234FC" w14:textId="77777777" w:rsidR="00DF260E" w:rsidRPr="00EC76D5" w:rsidRDefault="00DF260E" w:rsidP="00DF260E">
      <w:pPr>
        <w:pStyle w:val="Code"/>
      </w:pPr>
      <w:r w:rsidRPr="00EC76D5">
        <w:t xml:space="preserve">    for (int index = (identList.size() - 1); index &gt;= 0; --index) {</w:t>
      </w:r>
    </w:p>
    <w:p w14:paraId="44176164" w14:textId="77777777" w:rsidR="00DF260E" w:rsidRPr="00EC76D5" w:rsidRDefault="00DF260E" w:rsidP="00DF260E">
      <w:pPr>
        <w:pStyle w:val="Code"/>
      </w:pPr>
      <w:r w:rsidRPr="00EC76D5">
        <w:t xml:space="preserve">      Pair&lt;String,Integer&gt; identPair = identList.get(index);</w:t>
      </w:r>
    </w:p>
    <w:p w14:paraId="50001BDC" w14:textId="77777777" w:rsidR="00DF260E" w:rsidRPr="00EC76D5" w:rsidRDefault="00DF260E" w:rsidP="00DF260E">
      <w:pPr>
        <w:pStyle w:val="Code"/>
      </w:pPr>
      <w:r w:rsidRPr="00EC76D5">
        <w:t xml:space="preserve">      String ident = identPair.getFirst();</w:t>
      </w:r>
    </w:p>
    <w:p w14:paraId="2F399B4B" w14:textId="77777777" w:rsidR="00DF260E" w:rsidRPr="00EC76D5" w:rsidRDefault="00DF260E" w:rsidP="00DF260E">
      <w:pPr>
        <w:pStyle w:val="Code"/>
      </w:pPr>
      <w:r w:rsidRPr="00EC76D5">
        <w:t xml:space="preserve">      int identIndex = identPair.getSecond();</w:t>
      </w:r>
    </w:p>
    <w:p w14:paraId="500753F4" w14:textId="77777777" w:rsidR="00DF260E" w:rsidRPr="00EC76D5" w:rsidRDefault="00DF260E" w:rsidP="00DF260E">
      <w:pPr>
        <w:pStyle w:val="Code"/>
      </w:pPr>
      <w:r w:rsidRPr="00EC76D5">
        <w:t xml:space="preserve">      </w:t>
      </w:r>
    </w:p>
    <w:p w14:paraId="442C8AF6" w14:textId="77777777" w:rsidR="00DF260E" w:rsidRPr="00EC76D5" w:rsidRDefault="00DF260E" w:rsidP="00DF260E">
      <w:pPr>
        <w:pStyle w:val="Code"/>
      </w:pPr>
      <w:r w:rsidRPr="00EC76D5">
        <w:t xml:space="preserve">      int paramIndex = paramList.indexOf(ident);</w:t>
      </w:r>
    </w:p>
    <w:p w14:paraId="7BDBD89A" w14:textId="77777777" w:rsidR="00DF260E" w:rsidRPr="00EC76D5" w:rsidRDefault="00DF260E" w:rsidP="00DF260E">
      <w:pPr>
        <w:pStyle w:val="Code"/>
      </w:pPr>
      <w:r w:rsidRPr="00EC76D5">
        <w:t xml:space="preserve">      if (paramIndex != -1) {</w:t>
      </w:r>
    </w:p>
    <w:p w14:paraId="3C1198F6" w14:textId="77777777" w:rsidR="00DF260E" w:rsidRPr="00EC76D5" w:rsidRDefault="00DF260E" w:rsidP="00DF260E">
      <w:pPr>
        <w:pStyle w:val="Code"/>
      </w:pPr>
      <w:r w:rsidRPr="00EC76D5">
        <w:t xml:space="preserve">        buffer.replace(identIndex, identIndex + ident.length(),</w:t>
      </w:r>
    </w:p>
    <w:p w14:paraId="0A25E984" w14:textId="11DF07DA" w:rsidR="00DF260E" w:rsidRPr="00EC76D5" w:rsidRDefault="00DF260E" w:rsidP="00DF260E">
      <w:pPr>
        <w:pStyle w:val="Code"/>
      </w:pPr>
      <w:r w:rsidRPr="00EC76D5">
        <w:t xml:space="preserve">                       Main.SeparatorId + paramIndex + Main.SeparatorId);</w:t>
      </w:r>
    </w:p>
    <w:p w14:paraId="6B7C1FC1" w14:textId="77777777" w:rsidR="00DF260E" w:rsidRPr="00EC76D5" w:rsidRDefault="00DF260E" w:rsidP="00DF260E">
      <w:pPr>
        <w:pStyle w:val="Code"/>
      </w:pPr>
      <w:r w:rsidRPr="00EC76D5">
        <w:t xml:space="preserve">      }</w:t>
      </w:r>
    </w:p>
    <w:p w14:paraId="0E703075" w14:textId="13DB0ECD" w:rsidR="00DF260E" w:rsidRPr="00EC76D5" w:rsidRDefault="00DF260E" w:rsidP="00DF260E">
      <w:pPr>
        <w:pStyle w:val="Code"/>
      </w:pPr>
      <w:r w:rsidRPr="00EC76D5">
        <w:lastRenderedPageBreak/>
        <w:t xml:space="preserve">    }</w:t>
      </w:r>
    </w:p>
    <w:p w14:paraId="40C2E2E8" w14:textId="2CE2A8BD" w:rsidR="00FF2D25" w:rsidRPr="00EC76D5" w:rsidRDefault="00FF2D25" w:rsidP="00EC375D">
      <w:r w:rsidRPr="00EC76D5">
        <w:t xml:space="preserve">Finally, we look for the merge operator ##. </w:t>
      </w:r>
      <w:r w:rsidR="00EC375D" w:rsidRPr="00EC76D5">
        <w:t>When we find one, we remove the operator and trim the text to its left and right.</w:t>
      </w:r>
    </w:p>
    <w:p w14:paraId="55BCB121" w14:textId="77777777" w:rsidR="00DF260E" w:rsidRPr="00EC76D5" w:rsidRDefault="00DF260E" w:rsidP="00DF260E">
      <w:pPr>
        <w:pStyle w:val="Code"/>
      </w:pPr>
      <w:r w:rsidRPr="00EC76D5">
        <w:t xml:space="preserve">    int index;    </w:t>
      </w:r>
    </w:p>
    <w:p w14:paraId="42E42C75" w14:textId="77777777" w:rsidR="00DF260E" w:rsidRPr="00EC76D5" w:rsidRDefault="00DF260E" w:rsidP="00DF260E">
      <w:pPr>
        <w:pStyle w:val="Code"/>
      </w:pPr>
      <w:r w:rsidRPr="00EC76D5">
        <w:t xml:space="preserve">    String body = buffer.toString();    </w:t>
      </w:r>
    </w:p>
    <w:p w14:paraId="468A6CCE" w14:textId="77777777" w:rsidR="00DF260E" w:rsidRPr="00EC76D5" w:rsidRDefault="00DF260E" w:rsidP="00DF260E">
      <w:pPr>
        <w:pStyle w:val="Code"/>
      </w:pPr>
      <w:r w:rsidRPr="00EC76D5">
        <w:t xml:space="preserve">    while ((index = body.indexOf("##")) != -1) {</w:t>
      </w:r>
    </w:p>
    <w:p w14:paraId="477CEEAE" w14:textId="77777777" w:rsidR="00DF260E" w:rsidRPr="00EC76D5" w:rsidRDefault="00DF260E" w:rsidP="00DF260E">
      <w:pPr>
        <w:pStyle w:val="Code"/>
      </w:pPr>
      <w:r w:rsidRPr="00EC76D5">
        <w:t xml:space="preserve">      String left = body.substring(0, index),</w:t>
      </w:r>
    </w:p>
    <w:p w14:paraId="1EDD6CDE" w14:textId="77777777" w:rsidR="00DF260E" w:rsidRPr="00EC76D5" w:rsidRDefault="00DF260E" w:rsidP="00DF260E">
      <w:pPr>
        <w:pStyle w:val="Code"/>
      </w:pPr>
      <w:r w:rsidRPr="00EC76D5">
        <w:t xml:space="preserve">             right = body.substring(index + 2);</w:t>
      </w:r>
    </w:p>
    <w:p w14:paraId="2FA64A74" w14:textId="77777777" w:rsidR="00DF260E" w:rsidRPr="00EC76D5" w:rsidRDefault="00DF260E" w:rsidP="00DF260E">
      <w:pPr>
        <w:pStyle w:val="Code"/>
      </w:pPr>
      <w:r w:rsidRPr="00EC76D5">
        <w:t xml:space="preserve">      body = left.trim() + right.trim();</w:t>
      </w:r>
    </w:p>
    <w:p w14:paraId="6A5A9CA6" w14:textId="77777777" w:rsidR="00DF260E" w:rsidRPr="00EC76D5" w:rsidRDefault="00DF260E" w:rsidP="00DF260E">
      <w:pPr>
        <w:pStyle w:val="Code"/>
      </w:pPr>
      <w:r w:rsidRPr="00EC76D5">
        <w:t xml:space="preserve">    }</w:t>
      </w:r>
    </w:p>
    <w:p w14:paraId="64EE36F8" w14:textId="55A65D6A" w:rsidR="009272C7" w:rsidRPr="00EC76D5" w:rsidRDefault="00943C93" w:rsidP="00DF260E">
      <w:r w:rsidRPr="00EC76D5">
        <w:t>It is allowed to redefine a macro if it is has the same parameters list and macro.</w:t>
      </w:r>
    </w:p>
    <w:p w14:paraId="53909853" w14:textId="77777777" w:rsidR="00DF260E" w:rsidRPr="00EC76D5" w:rsidRDefault="00DF260E" w:rsidP="00DF260E">
      <w:pPr>
        <w:pStyle w:val="Code"/>
      </w:pPr>
      <w:r w:rsidRPr="00EC76D5">
        <w:t xml:space="preserve">    Macro oldMacro = Main.MacroMap.get(name),</w:t>
      </w:r>
    </w:p>
    <w:p w14:paraId="6D308DD4" w14:textId="77777777" w:rsidR="00DF260E" w:rsidRPr="00EC76D5" w:rsidRDefault="00DF260E" w:rsidP="00DF260E">
      <w:pPr>
        <w:pStyle w:val="Code"/>
      </w:pPr>
      <w:r w:rsidRPr="00EC76D5">
        <w:t xml:space="preserve">          newMacro = new Macro(paramList.size(), body);</w:t>
      </w:r>
    </w:p>
    <w:p w14:paraId="7ABDEA82" w14:textId="77777777" w:rsidR="00DF260E" w:rsidRPr="00EC76D5" w:rsidRDefault="00DF260E" w:rsidP="00DF260E">
      <w:pPr>
        <w:pStyle w:val="Code"/>
      </w:pPr>
    </w:p>
    <w:p w14:paraId="62DA7E07" w14:textId="77777777" w:rsidR="00DF260E" w:rsidRPr="00EC76D5" w:rsidRDefault="00DF260E" w:rsidP="00DF260E">
      <w:pPr>
        <w:pStyle w:val="Code"/>
      </w:pPr>
      <w:r w:rsidRPr="00EC76D5">
        <w:t xml:space="preserve">    Assert.error((oldMacro == null) || oldMacro.equals(newMacro),</w:t>
      </w:r>
    </w:p>
    <w:p w14:paraId="7321B5AC" w14:textId="77777777" w:rsidR="00DF260E" w:rsidRPr="00EC76D5" w:rsidRDefault="00DF260E" w:rsidP="00DF260E">
      <w:pPr>
        <w:pStyle w:val="Code"/>
      </w:pPr>
      <w:r w:rsidRPr="00EC76D5">
        <w:t xml:space="preserve">                 name, "macro already defined");</w:t>
      </w:r>
    </w:p>
    <w:p w14:paraId="6F436D3C" w14:textId="77777777" w:rsidR="00DF260E" w:rsidRPr="00EC76D5" w:rsidRDefault="00DF260E" w:rsidP="00DF260E">
      <w:pPr>
        <w:pStyle w:val="Code"/>
      </w:pPr>
      <w:r w:rsidRPr="00EC76D5">
        <w:t xml:space="preserve">    Main.MacroMap.put(name, newMacro);    </w:t>
      </w:r>
    </w:p>
    <w:p w14:paraId="2AE57E1D" w14:textId="77777777" w:rsidR="00DF260E" w:rsidRPr="00EC76D5" w:rsidRDefault="00DF260E" w:rsidP="00DF260E">
      <w:pPr>
        <w:pStyle w:val="Code"/>
      </w:pPr>
      <w:r w:rsidRPr="00EC76D5">
        <w:t xml:space="preserve">  }</w:t>
      </w:r>
    </w:p>
    <w:p w14:paraId="30C5AE71" w14:textId="2A44C27A" w:rsidR="004306F6" w:rsidRPr="00EC76D5" w:rsidRDefault="0047297E" w:rsidP="00DF260E">
      <w:r w:rsidRPr="00EC76D5">
        <w:t>An identifier is a text starting with a letter or an underline and continuing with letters, digits, or underlines.</w:t>
      </w:r>
      <w:r w:rsidR="002F5F40" w:rsidRPr="00EC76D5">
        <w:t xml:space="preserve"> If the given name is not an identifier, an erro</w:t>
      </w:r>
      <w:r w:rsidR="00DD4C98" w:rsidRPr="00EC76D5">
        <w:t>r</w:t>
      </w:r>
      <w:r w:rsidR="002F5F40" w:rsidRPr="00EC76D5">
        <w:t xml:space="preserve"> occurs.</w:t>
      </w:r>
    </w:p>
    <w:p w14:paraId="4A29EBC8" w14:textId="77777777" w:rsidR="00345814" w:rsidRPr="00EC76D5" w:rsidRDefault="00345814" w:rsidP="00345814">
      <w:pPr>
        <w:pStyle w:val="Code"/>
      </w:pPr>
      <w:r w:rsidRPr="00EC76D5">
        <w:t xml:space="preserve">  private static void checkIdentifier(String name) {</w:t>
      </w:r>
    </w:p>
    <w:p w14:paraId="4547371D" w14:textId="77777777" w:rsidR="00345814" w:rsidRPr="00EC76D5" w:rsidRDefault="00345814" w:rsidP="00345814">
      <w:pPr>
        <w:pStyle w:val="Code"/>
      </w:pPr>
      <w:r w:rsidRPr="00EC76D5">
        <w:t xml:space="preserve">     Assert.error(!name.isEmpty() &amp;&amp; (Character.isLetter(name.charAt(0)) ||</w:t>
      </w:r>
    </w:p>
    <w:p w14:paraId="581A3D1C" w14:textId="77777777" w:rsidR="00345814" w:rsidRPr="00EC76D5" w:rsidRDefault="00345814" w:rsidP="00345814">
      <w:pPr>
        <w:pStyle w:val="Code"/>
      </w:pPr>
      <w:r w:rsidRPr="00EC76D5">
        <w:t xml:space="preserve">                                      (name.charAt(0) == '_')),</w:t>
      </w:r>
    </w:p>
    <w:p w14:paraId="01A73264" w14:textId="77777777" w:rsidR="00345814" w:rsidRPr="00EC76D5" w:rsidRDefault="00345814" w:rsidP="00345814">
      <w:pPr>
        <w:pStyle w:val="Code"/>
      </w:pPr>
      <w:r w:rsidRPr="00EC76D5">
        <w:t xml:space="preserve">                  name, "invalid identifier");</w:t>
      </w:r>
    </w:p>
    <w:p w14:paraId="0644EA4B" w14:textId="77777777" w:rsidR="00345814" w:rsidRPr="00EC76D5" w:rsidRDefault="00345814" w:rsidP="00345814">
      <w:pPr>
        <w:pStyle w:val="Code"/>
      </w:pPr>
      <w:r w:rsidRPr="00EC76D5">
        <w:t xml:space="preserve">     </w:t>
      </w:r>
    </w:p>
    <w:p w14:paraId="1CDCE90F" w14:textId="77777777" w:rsidR="00345814" w:rsidRPr="00EC76D5" w:rsidRDefault="00345814" w:rsidP="00345814">
      <w:pPr>
        <w:pStyle w:val="Code"/>
      </w:pPr>
      <w:r w:rsidRPr="00EC76D5">
        <w:t xml:space="preserve">     for (int index = 1; index &lt; name.length(); ++index) {</w:t>
      </w:r>
    </w:p>
    <w:p w14:paraId="61E5B10F" w14:textId="77777777" w:rsidR="00345814" w:rsidRPr="00EC76D5" w:rsidRDefault="00345814" w:rsidP="00345814">
      <w:pPr>
        <w:pStyle w:val="Code"/>
      </w:pPr>
      <w:r w:rsidRPr="00EC76D5">
        <w:t xml:space="preserve">       Assert.error(Character.isLetterOrDigit(name.charAt(index)) ||</w:t>
      </w:r>
    </w:p>
    <w:p w14:paraId="43C66760" w14:textId="77777777" w:rsidR="00345814" w:rsidRPr="00EC76D5" w:rsidRDefault="00345814" w:rsidP="00345814">
      <w:pPr>
        <w:pStyle w:val="Code"/>
      </w:pPr>
      <w:r w:rsidRPr="00EC76D5">
        <w:t xml:space="preserve">                    (name.charAt(index) == '_'),</w:t>
      </w:r>
    </w:p>
    <w:p w14:paraId="2D78A4A5" w14:textId="77777777" w:rsidR="00345814" w:rsidRPr="00EC76D5" w:rsidRDefault="00345814" w:rsidP="00345814">
      <w:pPr>
        <w:pStyle w:val="Code"/>
      </w:pPr>
      <w:r w:rsidRPr="00EC76D5">
        <w:t xml:space="preserve">                    name, "invalid identifier");</w:t>
      </w:r>
    </w:p>
    <w:p w14:paraId="08510E75" w14:textId="77777777" w:rsidR="00345814" w:rsidRPr="00EC76D5" w:rsidRDefault="00345814" w:rsidP="00345814">
      <w:pPr>
        <w:pStyle w:val="Code"/>
      </w:pPr>
      <w:r w:rsidRPr="00EC76D5">
        <w:t xml:space="preserve">     }</w:t>
      </w:r>
    </w:p>
    <w:p w14:paraId="27045C52" w14:textId="28A4610B" w:rsidR="00345814" w:rsidRPr="00EC76D5" w:rsidRDefault="00345814" w:rsidP="00345814">
      <w:pPr>
        <w:pStyle w:val="Code"/>
      </w:pPr>
      <w:r w:rsidRPr="00EC76D5">
        <w:t xml:space="preserve">  }</w:t>
      </w:r>
    </w:p>
    <w:p w14:paraId="4418B9A1" w14:textId="428297BF" w:rsidR="00900EAA" w:rsidRPr="00EC76D5" w:rsidRDefault="00900EAA" w:rsidP="00900EAA">
      <w:r w:rsidRPr="00EC76D5">
        <w:t xml:space="preserve">The </w:t>
      </w:r>
      <w:r w:rsidRPr="00EC76D5">
        <w:rPr>
          <w:rStyle w:val="CodeInText"/>
        </w:rPr>
        <w:t>getIdentifierList</w:t>
      </w:r>
      <w:r w:rsidRPr="00EC76D5">
        <w:t xml:space="preserve"> method extracts identifiers from a text and returns a list holding the </w:t>
      </w:r>
      <w:r w:rsidR="00002339" w:rsidRPr="00EC76D5">
        <w:t>identifiers</w:t>
      </w:r>
      <w:r w:rsidRPr="00EC76D5">
        <w:t xml:space="preserve"> and their indexes in th</w:t>
      </w:r>
      <w:r w:rsidR="00606661" w:rsidRPr="00EC76D5">
        <w:t>e</w:t>
      </w:r>
      <w:r w:rsidRPr="00EC76D5">
        <w:t xml:space="preserve"> text.</w:t>
      </w:r>
    </w:p>
    <w:p w14:paraId="4F170DBA" w14:textId="77777777" w:rsidR="0031256D" w:rsidRPr="00EC76D5" w:rsidRDefault="0031256D" w:rsidP="0031256D">
      <w:pPr>
        <w:pStyle w:val="Code"/>
      </w:pPr>
      <w:r w:rsidRPr="00EC76D5">
        <w:t xml:space="preserve">  private static List&lt;Pair&lt;String,Integer&gt;&gt; getIdentifierList(String text) {</w:t>
      </w:r>
    </w:p>
    <w:p w14:paraId="42767FF9" w14:textId="77777777" w:rsidR="0031256D" w:rsidRPr="00EC76D5" w:rsidRDefault="0031256D" w:rsidP="0031256D">
      <w:pPr>
        <w:pStyle w:val="Code"/>
      </w:pPr>
      <w:r w:rsidRPr="00EC76D5">
        <w:t xml:space="preserve">    StringBuilder buffer = new StringBuilder(text);</w:t>
      </w:r>
    </w:p>
    <w:p w14:paraId="57184068" w14:textId="77777777" w:rsidR="0031256D" w:rsidRPr="00EC76D5" w:rsidRDefault="0031256D" w:rsidP="0031256D">
      <w:pPr>
        <w:pStyle w:val="Code"/>
      </w:pPr>
      <w:r w:rsidRPr="00EC76D5">
        <w:t xml:space="preserve">    List&lt;Pair&lt;String,Integer&gt;&gt; identList = new LinkedList&lt;&gt;();</w:t>
      </w:r>
    </w:p>
    <w:p w14:paraId="586BC486" w14:textId="77777777" w:rsidR="0031256D" w:rsidRPr="00EC76D5" w:rsidRDefault="0031256D" w:rsidP="0031256D">
      <w:pPr>
        <w:pStyle w:val="Code"/>
      </w:pPr>
      <w:r w:rsidRPr="00EC76D5">
        <w:t xml:space="preserve">    </w:t>
      </w:r>
    </w:p>
    <w:p w14:paraId="395F345A" w14:textId="77777777" w:rsidR="0031256D" w:rsidRPr="00EC76D5" w:rsidRDefault="0031256D" w:rsidP="0031256D">
      <w:pPr>
        <w:pStyle w:val="Code"/>
      </w:pPr>
      <w:r w:rsidRPr="00EC76D5">
        <w:t xml:space="preserve">    if (!text.isEmpty()) {</w:t>
      </w:r>
    </w:p>
    <w:p w14:paraId="14683B36" w14:textId="77777777" w:rsidR="0031256D" w:rsidRPr="00EC76D5" w:rsidRDefault="0031256D" w:rsidP="0031256D">
      <w:pPr>
        <w:pStyle w:val="Code"/>
      </w:pPr>
      <w:r w:rsidRPr="00EC76D5">
        <w:t xml:space="preserve">      int index = 0;</w:t>
      </w:r>
    </w:p>
    <w:p w14:paraId="7DB44A46" w14:textId="77777777" w:rsidR="0031256D" w:rsidRPr="00EC76D5" w:rsidRDefault="0031256D" w:rsidP="0031256D">
      <w:pPr>
        <w:pStyle w:val="Code"/>
      </w:pPr>
      <w:r w:rsidRPr="00EC76D5">
        <w:t xml:space="preserve">      while (buffer.charAt(index) != '\0') {</w:t>
      </w:r>
    </w:p>
    <w:p w14:paraId="08926076" w14:textId="77777777" w:rsidR="0031256D" w:rsidRPr="00EC76D5" w:rsidRDefault="0031256D" w:rsidP="0031256D">
      <w:pPr>
        <w:pStyle w:val="Code"/>
      </w:pPr>
      <w:r w:rsidRPr="00EC76D5">
        <w:t xml:space="preserve">        char c = buffer.charAt(index);</w:t>
      </w:r>
    </w:p>
    <w:p w14:paraId="728B3A3F" w14:textId="77777777" w:rsidR="0031256D" w:rsidRPr="00EC76D5" w:rsidRDefault="0031256D" w:rsidP="0031256D">
      <w:pPr>
        <w:pStyle w:val="Code"/>
      </w:pPr>
    </w:p>
    <w:p w14:paraId="6246899B" w14:textId="77777777" w:rsidR="0031256D" w:rsidRPr="00EC76D5" w:rsidRDefault="0031256D" w:rsidP="0031256D">
      <w:pPr>
        <w:pStyle w:val="Code"/>
      </w:pPr>
      <w:r w:rsidRPr="00EC76D5">
        <w:t xml:space="preserve">        if (Character.isLetter(buffer.charAt(index)) ||</w:t>
      </w:r>
    </w:p>
    <w:p w14:paraId="4719EFED" w14:textId="77777777" w:rsidR="0031256D" w:rsidRPr="00EC76D5" w:rsidRDefault="0031256D" w:rsidP="0031256D">
      <w:pPr>
        <w:pStyle w:val="Code"/>
      </w:pPr>
      <w:r w:rsidRPr="00EC76D5">
        <w:t xml:space="preserve">            (buffer.charAt(index) == '_')) {</w:t>
      </w:r>
    </w:p>
    <w:p w14:paraId="49163129" w14:textId="77777777" w:rsidR="0031256D" w:rsidRPr="00EC76D5" w:rsidRDefault="0031256D" w:rsidP="0031256D">
      <w:pPr>
        <w:pStyle w:val="Code"/>
      </w:pPr>
      <w:r w:rsidRPr="00EC76D5">
        <w:t xml:space="preserve">          int nextIndex = index;</w:t>
      </w:r>
    </w:p>
    <w:p w14:paraId="7368D878" w14:textId="77777777" w:rsidR="0031256D" w:rsidRPr="00EC76D5" w:rsidRDefault="0031256D" w:rsidP="0031256D">
      <w:pPr>
        <w:pStyle w:val="Code"/>
      </w:pPr>
      <w:r w:rsidRPr="00EC76D5">
        <w:t xml:space="preserve">          while (Character.isLetterOrDigit(buffer.charAt(nextIndex)) ||</w:t>
      </w:r>
    </w:p>
    <w:p w14:paraId="184566FC" w14:textId="77777777" w:rsidR="0031256D" w:rsidRPr="00EC76D5" w:rsidRDefault="0031256D" w:rsidP="0031256D">
      <w:pPr>
        <w:pStyle w:val="Code"/>
      </w:pPr>
      <w:r w:rsidRPr="00EC76D5">
        <w:t xml:space="preserve">                 (buffer.charAt(nextIndex) == '_')) {</w:t>
      </w:r>
    </w:p>
    <w:p w14:paraId="398CA0E6" w14:textId="77777777" w:rsidR="0031256D" w:rsidRPr="00EC76D5" w:rsidRDefault="0031256D" w:rsidP="0031256D">
      <w:pPr>
        <w:pStyle w:val="Code"/>
      </w:pPr>
      <w:r w:rsidRPr="00EC76D5">
        <w:t xml:space="preserve">            ++nextIndex;</w:t>
      </w:r>
    </w:p>
    <w:p w14:paraId="630558BE" w14:textId="77777777" w:rsidR="0031256D" w:rsidRPr="00EC76D5" w:rsidRDefault="0031256D" w:rsidP="0031256D">
      <w:pPr>
        <w:pStyle w:val="Code"/>
      </w:pPr>
      <w:r w:rsidRPr="00EC76D5">
        <w:t xml:space="preserve">          }</w:t>
      </w:r>
    </w:p>
    <w:p w14:paraId="5F2A4BE9" w14:textId="77777777" w:rsidR="0031256D" w:rsidRPr="00EC76D5" w:rsidRDefault="0031256D" w:rsidP="0031256D">
      <w:pPr>
        <w:pStyle w:val="Code"/>
      </w:pPr>
    </w:p>
    <w:p w14:paraId="74AF1025" w14:textId="77777777" w:rsidR="0031256D" w:rsidRPr="00EC76D5" w:rsidRDefault="0031256D" w:rsidP="0031256D">
      <w:pPr>
        <w:pStyle w:val="Code"/>
      </w:pPr>
      <w:r w:rsidRPr="00EC76D5">
        <w:t xml:space="preserve">          String ident = buffer.substring(index, nextIndex);</w:t>
      </w:r>
    </w:p>
    <w:p w14:paraId="7B0B47DC" w14:textId="77777777" w:rsidR="0031256D" w:rsidRPr="00EC76D5" w:rsidRDefault="0031256D" w:rsidP="0031256D">
      <w:pPr>
        <w:pStyle w:val="Code"/>
      </w:pPr>
      <w:r w:rsidRPr="00EC76D5">
        <w:lastRenderedPageBreak/>
        <w:t xml:space="preserve">          identList.add(new Pair&lt;&gt;(ident, index));</w:t>
      </w:r>
    </w:p>
    <w:p w14:paraId="7AD0BCD4" w14:textId="77777777" w:rsidR="0031256D" w:rsidRPr="00EC76D5" w:rsidRDefault="0031256D" w:rsidP="0031256D">
      <w:pPr>
        <w:pStyle w:val="Code"/>
      </w:pPr>
      <w:r w:rsidRPr="00EC76D5">
        <w:t xml:space="preserve">          index = nextIndex;</w:t>
      </w:r>
    </w:p>
    <w:p w14:paraId="34E8FF3C" w14:textId="77777777" w:rsidR="0031256D" w:rsidRPr="00EC76D5" w:rsidRDefault="0031256D" w:rsidP="0031256D">
      <w:pPr>
        <w:pStyle w:val="Code"/>
      </w:pPr>
      <w:r w:rsidRPr="00EC76D5">
        <w:t xml:space="preserve">        }</w:t>
      </w:r>
    </w:p>
    <w:p w14:paraId="69948220" w14:textId="77777777" w:rsidR="0031256D" w:rsidRPr="00EC76D5" w:rsidRDefault="0031256D" w:rsidP="0031256D">
      <w:pPr>
        <w:pStyle w:val="Code"/>
      </w:pPr>
      <w:r w:rsidRPr="00EC76D5">
        <w:t xml:space="preserve">        else {</w:t>
      </w:r>
    </w:p>
    <w:p w14:paraId="015103F5" w14:textId="77777777" w:rsidR="0031256D" w:rsidRPr="00EC76D5" w:rsidRDefault="0031256D" w:rsidP="0031256D">
      <w:pPr>
        <w:pStyle w:val="Code"/>
      </w:pPr>
      <w:r w:rsidRPr="00EC76D5">
        <w:t xml:space="preserve">          ++index;</w:t>
      </w:r>
    </w:p>
    <w:p w14:paraId="1C118AEC" w14:textId="77777777" w:rsidR="0031256D" w:rsidRPr="00EC76D5" w:rsidRDefault="0031256D" w:rsidP="0031256D">
      <w:pPr>
        <w:pStyle w:val="Code"/>
      </w:pPr>
      <w:r w:rsidRPr="00EC76D5">
        <w:t xml:space="preserve">        }</w:t>
      </w:r>
    </w:p>
    <w:p w14:paraId="680B4D0F" w14:textId="77777777" w:rsidR="0031256D" w:rsidRPr="00EC76D5" w:rsidRDefault="0031256D" w:rsidP="0031256D">
      <w:pPr>
        <w:pStyle w:val="Code"/>
      </w:pPr>
      <w:r w:rsidRPr="00EC76D5">
        <w:t xml:space="preserve">      }</w:t>
      </w:r>
    </w:p>
    <w:p w14:paraId="14982F2D" w14:textId="77777777" w:rsidR="0031256D" w:rsidRPr="00EC76D5" w:rsidRDefault="0031256D" w:rsidP="0031256D">
      <w:pPr>
        <w:pStyle w:val="Code"/>
      </w:pPr>
      <w:r w:rsidRPr="00EC76D5">
        <w:t xml:space="preserve">    }</w:t>
      </w:r>
    </w:p>
    <w:p w14:paraId="2D5690BD" w14:textId="77777777" w:rsidR="0031256D" w:rsidRPr="00EC76D5" w:rsidRDefault="0031256D" w:rsidP="0031256D">
      <w:pPr>
        <w:pStyle w:val="Code"/>
      </w:pPr>
      <w:r w:rsidRPr="00EC76D5">
        <w:t xml:space="preserve">    </w:t>
      </w:r>
    </w:p>
    <w:p w14:paraId="6CFB6FC2" w14:textId="77777777" w:rsidR="0031256D" w:rsidRPr="00EC76D5" w:rsidRDefault="0031256D" w:rsidP="0031256D">
      <w:pPr>
        <w:pStyle w:val="Code"/>
      </w:pPr>
      <w:r w:rsidRPr="00EC76D5">
        <w:t xml:space="preserve">    return identList;</w:t>
      </w:r>
    </w:p>
    <w:p w14:paraId="5D2D67A1" w14:textId="77777777" w:rsidR="0031256D" w:rsidRPr="00EC76D5" w:rsidRDefault="0031256D" w:rsidP="0031256D">
      <w:pPr>
        <w:pStyle w:val="Code"/>
      </w:pPr>
      <w:r w:rsidRPr="00EC76D5">
        <w:t xml:space="preserve">  }</w:t>
      </w:r>
    </w:p>
    <w:p w14:paraId="17322BF5" w14:textId="3AF17BF6" w:rsidR="004306F6" w:rsidRPr="00EC76D5" w:rsidRDefault="006D45C1" w:rsidP="0031256D">
      <w:r w:rsidRPr="00EC76D5">
        <w:t xml:space="preserve">The </w:t>
      </w:r>
      <w:r w:rsidRPr="00EC76D5">
        <w:rPr>
          <w:rStyle w:val="CodeInText"/>
        </w:rPr>
        <w:t>doUndef</w:t>
      </w:r>
      <w:r w:rsidRPr="00EC76D5">
        <w:t xml:space="preserve"> method </w:t>
      </w:r>
      <w:r w:rsidR="00643A6A" w:rsidRPr="00EC76D5">
        <w:t xml:space="preserve">removes a macro from the </w:t>
      </w:r>
      <w:r w:rsidR="00443DFC" w:rsidRPr="00EC76D5">
        <w:rPr>
          <w:rStyle w:val="CodeInText"/>
        </w:rPr>
        <w:t>MacroMap</w:t>
      </w:r>
      <w:r w:rsidR="00643A6A" w:rsidRPr="00EC76D5">
        <w:t xml:space="preserve"> map. If the macro does not exists a warning is given.</w:t>
      </w:r>
    </w:p>
    <w:p w14:paraId="22A2E0D9" w14:textId="77777777" w:rsidR="0031256D" w:rsidRPr="00EC76D5" w:rsidRDefault="0031256D" w:rsidP="0031256D">
      <w:pPr>
        <w:pStyle w:val="Code"/>
      </w:pPr>
      <w:r w:rsidRPr="00EC76D5">
        <w:t xml:space="preserve">  public static void doUndef(String line) {</w:t>
      </w:r>
    </w:p>
    <w:p w14:paraId="5D98AE09" w14:textId="77777777" w:rsidR="0031256D" w:rsidRPr="00EC76D5" w:rsidRDefault="0031256D" w:rsidP="0031256D">
      <w:pPr>
        <w:pStyle w:val="Code"/>
      </w:pPr>
      <w:r w:rsidRPr="00EC76D5">
        <w:t xml:space="preserve">    String name = line;</w:t>
      </w:r>
    </w:p>
    <w:p w14:paraId="45597ADE" w14:textId="77777777" w:rsidR="0031256D" w:rsidRPr="00EC76D5" w:rsidRDefault="0031256D" w:rsidP="0031256D">
      <w:pPr>
        <w:pStyle w:val="Code"/>
      </w:pPr>
      <w:r w:rsidRPr="00EC76D5">
        <w:t xml:space="preserve">    checkIdentifier(name);</w:t>
      </w:r>
    </w:p>
    <w:p w14:paraId="14CB6A32" w14:textId="77777777" w:rsidR="0031256D" w:rsidRPr="00EC76D5" w:rsidRDefault="0031256D" w:rsidP="0031256D">
      <w:pPr>
        <w:pStyle w:val="Code"/>
      </w:pPr>
    </w:p>
    <w:p w14:paraId="5AB5C7F2" w14:textId="77777777" w:rsidR="0031256D" w:rsidRPr="00EC76D5" w:rsidRDefault="0031256D" w:rsidP="0031256D">
      <w:pPr>
        <w:pStyle w:val="Code"/>
      </w:pPr>
      <w:r w:rsidRPr="00EC76D5">
        <w:t xml:space="preserve">    Assert.warning(Main.MacroMap.remove(name) != null,</w:t>
      </w:r>
    </w:p>
    <w:p w14:paraId="0AC46935" w14:textId="77777777" w:rsidR="0031256D" w:rsidRPr="00EC76D5" w:rsidRDefault="0031256D" w:rsidP="0031256D">
      <w:pPr>
        <w:pStyle w:val="Code"/>
      </w:pPr>
      <w:r w:rsidRPr="00EC76D5">
        <w:t xml:space="preserve">                   name, "macro not defined");</w:t>
      </w:r>
    </w:p>
    <w:p w14:paraId="341CDBF2" w14:textId="77777777" w:rsidR="0031256D" w:rsidRPr="00EC76D5" w:rsidRDefault="0031256D" w:rsidP="0031256D">
      <w:pPr>
        <w:pStyle w:val="Code"/>
        <w:rPr>
          <w:rFonts w:ascii="Times New Roman" w:eastAsiaTheme="majorEastAsia" w:hAnsi="Times New Roman" w:cstheme="majorBidi"/>
          <w:b/>
          <w:noProof w:val="0"/>
          <w:sz w:val="32"/>
          <w:szCs w:val="24"/>
        </w:rPr>
      </w:pPr>
      <w:r w:rsidRPr="00EC76D5">
        <w:t xml:space="preserve">  }</w:t>
      </w:r>
    </w:p>
    <w:p w14:paraId="38B795DA" w14:textId="21181651" w:rsidR="0032506E" w:rsidRPr="00EC76D5" w:rsidRDefault="0032506E" w:rsidP="0031256D">
      <w:pPr>
        <w:pStyle w:val="Rubrik3"/>
      </w:pPr>
      <w:bookmarkStart w:id="41" w:name="_Toc481936140"/>
      <w:r w:rsidRPr="00EC76D5">
        <w:t>Conditional Programming</w:t>
      </w:r>
      <w:bookmarkEnd w:id="41"/>
    </w:p>
    <w:p w14:paraId="75FC94DF" w14:textId="02226BE6" w:rsidR="00527CAB" w:rsidRPr="00EC76D5" w:rsidRDefault="00527CAB" w:rsidP="00527CAB">
      <w:r w:rsidRPr="00EC76D5">
        <w:t xml:space="preserve">With conditional programming, it is possible to </w:t>
      </w:r>
      <w:r w:rsidR="00D12094" w:rsidRPr="00EC76D5">
        <w:t>exclude part of the source code.</w:t>
      </w:r>
      <w:r w:rsidR="006E5370" w:rsidRPr="00EC76D5">
        <w:t xml:space="preserve"> The </w:t>
      </w:r>
      <w:r w:rsidR="006E5370" w:rsidRPr="00EC76D5">
        <w:rPr>
          <w:rStyle w:val="CodeInText"/>
        </w:rPr>
        <w:t>doIf</w:t>
      </w:r>
      <w:r w:rsidR="006E5370" w:rsidRPr="00EC76D5">
        <w:t xml:space="preserve"> method uses the parser of Section </w:t>
      </w:r>
      <w:r w:rsidR="006E5370" w:rsidRPr="00EC76D5">
        <w:fldChar w:fldCharType="begin"/>
      </w:r>
      <w:r w:rsidR="006E5370" w:rsidRPr="00EC76D5">
        <w:instrText xml:space="preserve"> REF _Ref418256130 \r \h </w:instrText>
      </w:r>
      <w:r w:rsidR="006E5370" w:rsidRPr="00EC76D5">
        <w:fldChar w:fldCharType="separate"/>
      </w:r>
      <w:r w:rsidR="00545E00" w:rsidRPr="00EC76D5">
        <w:t>4.1</w:t>
      </w:r>
      <w:r w:rsidR="006E5370" w:rsidRPr="00EC76D5">
        <w:fldChar w:fldCharType="end"/>
      </w:r>
      <w:r w:rsidR="006E5370" w:rsidRPr="00EC76D5">
        <w:t xml:space="preserve">. It calls </w:t>
      </w:r>
      <w:r w:rsidR="006E5370" w:rsidRPr="00EC76D5">
        <w:rPr>
          <w:rStyle w:val="CodeInText"/>
        </w:rPr>
        <w:t>parseExpression</w:t>
      </w:r>
      <w:r w:rsidR="00087BDD" w:rsidRPr="00EC76D5">
        <w:t>,</w:t>
      </w:r>
      <w:r w:rsidR="006E5370" w:rsidRPr="00EC76D5">
        <w:t xml:space="preserve"> which </w:t>
      </w:r>
      <w:r w:rsidR="00087BDD" w:rsidRPr="00EC76D5">
        <w:t>creates a scanner and parser, parse the line, and returns a Boolean value</w:t>
      </w:r>
      <w:r w:rsidR="00D952E3" w:rsidRPr="00EC76D5">
        <w:t xml:space="preserve"> that is true in case of a non-zero value.</w:t>
      </w:r>
      <w:r w:rsidR="00087BDD" w:rsidRPr="00EC76D5">
        <w:t xml:space="preserve"> </w:t>
      </w:r>
    </w:p>
    <w:p w14:paraId="084B41B4" w14:textId="77777777" w:rsidR="009D18F5" w:rsidRPr="00EC76D5" w:rsidRDefault="009D18F5" w:rsidP="009D18F5">
      <w:pPr>
        <w:pStyle w:val="Code"/>
      </w:pPr>
      <w:r w:rsidRPr="00EC76D5">
        <w:t xml:space="preserve">  private static void doIf(String line) {</w:t>
      </w:r>
    </w:p>
    <w:p w14:paraId="4A243C4E" w14:textId="77777777" w:rsidR="009D18F5" w:rsidRPr="00EC76D5" w:rsidRDefault="009D18F5" w:rsidP="009D18F5">
      <w:pPr>
        <w:pStyle w:val="Code"/>
      </w:pPr>
      <w:r w:rsidRPr="00EC76D5">
        <w:t xml:space="preserve">    boolean result = parseExpression(line);</w:t>
      </w:r>
    </w:p>
    <w:p w14:paraId="6B2A52BA" w14:textId="77777777" w:rsidR="009D18F5" w:rsidRPr="00EC76D5" w:rsidRDefault="009D18F5" w:rsidP="009D18F5">
      <w:pPr>
        <w:pStyle w:val="Code"/>
      </w:pPr>
      <w:r w:rsidRPr="00EC76D5">
        <w:t xml:space="preserve">    Main.IfStack.push(new Triple&lt;&gt;(result, result, IfStatus.If));</w:t>
      </w:r>
    </w:p>
    <w:p w14:paraId="51B493F8" w14:textId="77777777" w:rsidR="009D18F5" w:rsidRPr="00EC76D5" w:rsidRDefault="009D18F5" w:rsidP="009D18F5">
      <w:pPr>
        <w:pStyle w:val="Code"/>
      </w:pPr>
      <w:r w:rsidRPr="00EC76D5">
        <w:t xml:space="preserve">  }</w:t>
      </w:r>
    </w:p>
    <w:p w14:paraId="179D683D" w14:textId="77777777" w:rsidR="009D18F5" w:rsidRPr="00EC76D5" w:rsidRDefault="009D18F5" w:rsidP="009D18F5">
      <w:pPr>
        <w:pStyle w:val="Code"/>
      </w:pPr>
    </w:p>
    <w:p w14:paraId="0CB4A928" w14:textId="77777777" w:rsidR="009D18F5" w:rsidRPr="00EC76D5" w:rsidRDefault="009D18F5" w:rsidP="009D18F5">
      <w:pPr>
        <w:pStyle w:val="Code"/>
      </w:pPr>
      <w:r w:rsidRPr="00EC76D5">
        <w:t xml:space="preserve">  public static Object PreProcessorResult;</w:t>
      </w:r>
    </w:p>
    <w:p w14:paraId="09CA1177" w14:textId="77777777" w:rsidR="009D18F5" w:rsidRPr="00EC76D5" w:rsidRDefault="009D18F5" w:rsidP="009D18F5">
      <w:pPr>
        <w:pStyle w:val="Code"/>
      </w:pPr>
      <w:r w:rsidRPr="00EC76D5">
        <w:t xml:space="preserve">  </w:t>
      </w:r>
    </w:p>
    <w:p w14:paraId="280CC2F8" w14:textId="77777777" w:rsidR="009D18F5" w:rsidRPr="00EC76D5" w:rsidRDefault="009D18F5" w:rsidP="009D18F5">
      <w:pPr>
        <w:pStyle w:val="Code"/>
      </w:pPr>
      <w:r w:rsidRPr="00EC76D5">
        <w:t xml:space="preserve">  private static boolean parseExpression(String line) {    </w:t>
      </w:r>
    </w:p>
    <w:p w14:paraId="0CA07B8A" w14:textId="77777777" w:rsidR="009D18F5" w:rsidRPr="00EC76D5" w:rsidRDefault="009D18F5" w:rsidP="009D18F5">
      <w:pPr>
        <w:pStyle w:val="Code"/>
      </w:pPr>
      <w:r w:rsidRPr="00EC76D5">
        <w:t xml:space="preserve">    StringReader reader = new StringReader(line);</w:t>
      </w:r>
    </w:p>
    <w:p w14:paraId="03B00FA3" w14:textId="77777777" w:rsidR="009D18F5" w:rsidRPr="00EC76D5" w:rsidRDefault="009D18F5" w:rsidP="009D18F5">
      <w:pPr>
        <w:pStyle w:val="Code"/>
      </w:pPr>
      <w:r w:rsidRPr="00EC76D5">
        <w:t xml:space="preserve">    int result = 0;</w:t>
      </w:r>
    </w:p>
    <w:p w14:paraId="1454A407" w14:textId="77777777" w:rsidR="009D18F5" w:rsidRPr="00EC76D5" w:rsidRDefault="009D18F5" w:rsidP="009D18F5">
      <w:pPr>
        <w:pStyle w:val="Code"/>
      </w:pPr>
    </w:p>
    <w:p w14:paraId="0E2562C8" w14:textId="77777777" w:rsidR="009D18F5" w:rsidRPr="00EC76D5" w:rsidRDefault="009D18F5" w:rsidP="009D18F5">
      <w:pPr>
        <w:pStyle w:val="Code"/>
      </w:pPr>
      <w:r w:rsidRPr="00EC76D5">
        <w:t xml:space="preserve">    try {</w:t>
      </w:r>
    </w:p>
    <w:p w14:paraId="4B4B5C03" w14:textId="77777777" w:rsidR="009D18F5" w:rsidRPr="00EC76D5" w:rsidRDefault="009D18F5" w:rsidP="009D18F5">
      <w:pPr>
        <w:pStyle w:val="Code"/>
      </w:pPr>
      <w:r w:rsidRPr="00EC76D5">
        <w:t xml:space="preserve">      PreScanner preScanner = new PreScanner(reader);</w:t>
      </w:r>
    </w:p>
    <w:p w14:paraId="2515B243" w14:textId="77777777" w:rsidR="009D18F5" w:rsidRPr="00EC76D5" w:rsidRDefault="009D18F5" w:rsidP="009D18F5">
      <w:pPr>
        <w:pStyle w:val="Code"/>
      </w:pPr>
      <w:r w:rsidRPr="00EC76D5">
        <w:t xml:space="preserve">      PreParser preParser = new PreParser(preScanner.toLexer());</w:t>
      </w:r>
    </w:p>
    <w:p w14:paraId="4C647FA4" w14:textId="77777777" w:rsidR="009D18F5" w:rsidRPr="00EC76D5" w:rsidRDefault="009D18F5" w:rsidP="009D18F5">
      <w:pPr>
        <w:pStyle w:val="Code"/>
      </w:pPr>
      <w:r w:rsidRPr="00EC76D5">
        <w:t xml:space="preserve">      Assert.error(preParser.parse(), "pre parser");</w:t>
      </w:r>
    </w:p>
    <w:p w14:paraId="4681A579" w14:textId="77777777" w:rsidR="009D18F5" w:rsidRPr="00EC76D5" w:rsidRDefault="009D18F5" w:rsidP="009D18F5">
      <w:pPr>
        <w:pStyle w:val="Code"/>
      </w:pPr>
      <w:r w:rsidRPr="00EC76D5">
        <w:t xml:space="preserve">      result = (int) PreProcessorResult;</w:t>
      </w:r>
    </w:p>
    <w:p w14:paraId="76B5E633" w14:textId="77777777" w:rsidR="009D18F5" w:rsidRPr="00EC76D5" w:rsidRDefault="009D18F5" w:rsidP="009D18F5">
      <w:pPr>
        <w:pStyle w:val="Code"/>
      </w:pPr>
      <w:r w:rsidRPr="00EC76D5">
        <w:t xml:space="preserve">    }</w:t>
      </w:r>
    </w:p>
    <w:p w14:paraId="3B4D2B2A" w14:textId="77777777" w:rsidR="009D18F5" w:rsidRPr="00EC76D5" w:rsidRDefault="009D18F5" w:rsidP="009D18F5">
      <w:pPr>
        <w:pStyle w:val="Code"/>
      </w:pPr>
      <w:r w:rsidRPr="00EC76D5">
        <w:t xml:space="preserve">    catch (Exception exception) {</w:t>
      </w:r>
    </w:p>
    <w:p w14:paraId="1A7DAED2" w14:textId="77777777" w:rsidR="009D18F5" w:rsidRPr="00EC76D5" w:rsidRDefault="009D18F5" w:rsidP="009D18F5">
      <w:pPr>
        <w:pStyle w:val="Code"/>
      </w:pPr>
      <w:r w:rsidRPr="00EC76D5">
        <w:t xml:space="preserve">      Assert.error(line, "invalid expression");</w:t>
      </w:r>
    </w:p>
    <w:p w14:paraId="62A8697B" w14:textId="77777777" w:rsidR="009D18F5" w:rsidRPr="00EC76D5" w:rsidRDefault="009D18F5" w:rsidP="009D18F5">
      <w:pPr>
        <w:pStyle w:val="Code"/>
      </w:pPr>
      <w:r w:rsidRPr="00EC76D5">
        <w:t xml:space="preserve">    }</w:t>
      </w:r>
    </w:p>
    <w:p w14:paraId="71E3808D" w14:textId="77777777" w:rsidR="009D18F5" w:rsidRPr="00EC76D5" w:rsidRDefault="009D18F5" w:rsidP="009D18F5">
      <w:pPr>
        <w:pStyle w:val="Code"/>
      </w:pPr>
    </w:p>
    <w:p w14:paraId="3FC79E81" w14:textId="77777777" w:rsidR="009D18F5" w:rsidRPr="00EC76D5" w:rsidRDefault="009D18F5" w:rsidP="009D18F5">
      <w:pPr>
        <w:pStyle w:val="Code"/>
      </w:pPr>
      <w:r w:rsidRPr="00EC76D5">
        <w:t xml:space="preserve">    reader.close();</w:t>
      </w:r>
    </w:p>
    <w:p w14:paraId="68188950" w14:textId="77777777" w:rsidR="009D18F5" w:rsidRPr="00EC76D5" w:rsidRDefault="009D18F5" w:rsidP="009D18F5">
      <w:pPr>
        <w:pStyle w:val="Code"/>
      </w:pPr>
      <w:r w:rsidRPr="00EC76D5">
        <w:t xml:space="preserve">    return (result != 0);</w:t>
      </w:r>
    </w:p>
    <w:p w14:paraId="2FEE6FC2" w14:textId="1058A2B9" w:rsidR="009D18F5" w:rsidRPr="00EC76D5" w:rsidRDefault="009D18F5" w:rsidP="009D18F5">
      <w:pPr>
        <w:pStyle w:val="Code"/>
      </w:pPr>
      <w:r w:rsidRPr="00EC76D5">
        <w:t xml:space="preserve">  }</w:t>
      </w:r>
    </w:p>
    <w:p w14:paraId="785EA412" w14:textId="6430670E" w:rsidR="004306F6" w:rsidRPr="00EC76D5" w:rsidRDefault="00A71C46" w:rsidP="00B81803">
      <w:r w:rsidRPr="00EC76D5">
        <w:t xml:space="preserve">The </w:t>
      </w:r>
      <w:r w:rsidRPr="00EC76D5">
        <w:rPr>
          <w:rStyle w:val="CodeInText"/>
        </w:rPr>
        <w:t>doIfDefined</w:t>
      </w:r>
      <w:r w:rsidRPr="00EC76D5">
        <w:t xml:space="preserve"> and </w:t>
      </w:r>
      <w:r w:rsidRPr="00EC76D5">
        <w:rPr>
          <w:rStyle w:val="CodeInText"/>
        </w:rPr>
        <w:t>doIfNotDefined</w:t>
      </w:r>
      <w:r w:rsidRPr="00EC76D5">
        <w:t xml:space="preserve"> checks if the macro is defined </w:t>
      </w:r>
      <w:r w:rsidR="001B6D1F" w:rsidRPr="00EC76D5">
        <w:t xml:space="preserve">or not, </w:t>
      </w:r>
      <w:r w:rsidR="007F76C2" w:rsidRPr="00EC76D5">
        <w:t>respectively</w:t>
      </w:r>
      <w:r w:rsidR="001B6D1F" w:rsidRPr="00EC76D5">
        <w:t xml:space="preserve">, and add the result to the </w:t>
      </w:r>
      <w:r w:rsidR="001B6D1F" w:rsidRPr="00EC76D5">
        <w:rPr>
          <w:rStyle w:val="CodeInText"/>
        </w:rPr>
        <w:t>Main.IfStack</w:t>
      </w:r>
      <w:r w:rsidR="001B6D1F" w:rsidRPr="00EC76D5">
        <w:t xml:space="preserve"> stack.</w:t>
      </w:r>
    </w:p>
    <w:p w14:paraId="626A090E" w14:textId="77777777" w:rsidR="00236A4E" w:rsidRPr="00EC76D5" w:rsidRDefault="00236A4E" w:rsidP="00E21764">
      <w:pPr>
        <w:pStyle w:val="Code"/>
      </w:pPr>
      <w:r w:rsidRPr="00EC76D5">
        <w:t xml:space="preserve">  private static void doIfDefined(String line) {</w:t>
      </w:r>
    </w:p>
    <w:p w14:paraId="18EA37B4" w14:textId="77777777" w:rsidR="00236A4E" w:rsidRPr="00EC76D5" w:rsidRDefault="00236A4E" w:rsidP="00E21764">
      <w:pPr>
        <w:pStyle w:val="Code"/>
      </w:pPr>
      <w:r w:rsidRPr="00EC76D5">
        <w:lastRenderedPageBreak/>
        <w:t xml:space="preserve">    String name = line.trim();</w:t>
      </w:r>
    </w:p>
    <w:p w14:paraId="6C67B128" w14:textId="77777777" w:rsidR="00236A4E" w:rsidRPr="00EC76D5" w:rsidRDefault="00236A4E" w:rsidP="00E21764">
      <w:pPr>
        <w:pStyle w:val="Code"/>
      </w:pPr>
      <w:r w:rsidRPr="00EC76D5">
        <w:t xml:space="preserve">    checkIdentifier(name);</w:t>
      </w:r>
    </w:p>
    <w:p w14:paraId="61043148" w14:textId="77777777" w:rsidR="00236A4E" w:rsidRPr="00EC76D5" w:rsidRDefault="00236A4E" w:rsidP="00E21764">
      <w:pPr>
        <w:pStyle w:val="Code"/>
      </w:pPr>
      <w:r w:rsidRPr="00EC76D5">
        <w:t xml:space="preserve">    boolean result = Main.MacroMap.containsKey(name);</w:t>
      </w:r>
    </w:p>
    <w:p w14:paraId="78E38AC4" w14:textId="77777777" w:rsidR="00236A4E" w:rsidRPr="00EC76D5" w:rsidRDefault="00236A4E" w:rsidP="00E21764">
      <w:pPr>
        <w:pStyle w:val="Code"/>
      </w:pPr>
      <w:r w:rsidRPr="00EC76D5">
        <w:t xml:space="preserve">    Main.IfStack.push(new Triple&lt;&gt;(result, result, IfStatus.If));</w:t>
      </w:r>
    </w:p>
    <w:p w14:paraId="4C4F8BD2" w14:textId="77777777" w:rsidR="00236A4E" w:rsidRPr="00EC76D5" w:rsidRDefault="00236A4E" w:rsidP="00E21764">
      <w:pPr>
        <w:pStyle w:val="Code"/>
      </w:pPr>
      <w:r w:rsidRPr="00EC76D5">
        <w:t xml:space="preserve">  }</w:t>
      </w:r>
    </w:p>
    <w:p w14:paraId="22B3D2A1" w14:textId="77777777" w:rsidR="00236A4E" w:rsidRPr="00EC76D5" w:rsidRDefault="00236A4E" w:rsidP="00E21764">
      <w:pPr>
        <w:pStyle w:val="Code"/>
      </w:pPr>
    </w:p>
    <w:p w14:paraId="67A42E12" w14:textId="77777777" w:rsidR="00236A4E" w:rsidRPr="00EC76D5" w:rsidRDefault="00236A4E" w:rsidP="00E21764">
      <w:pPr>
        <w:pStyle w:val="Code"/>
      </w:pPr>
      <w:r w:rsidRPr="00EC76D5">
        <w:t xml:space="preserve">  private static void doIfNotDefined(String line) {</w:t>
      </w:r>
    </w:p>
    <w:p w14:paraId="20886299" w14:textId="77777777" w:rsidR="00236A4E" w:rsidRPr="00EC76D5" w:rsidRDefault="00236A4E" w:rsidP="00E21764">
      <w:pPr>
        <w:pStyle w:val="Code"/>
      </w:pPr>
      <w:r w:rsidRPr="00EC76D5">
        <w:t xml:space="preserve">    String name = line.trim();</w:t>
      </w:r>
    </w:p>
    <w:p w14:paraId="2B3B5D4D" w14:textId="77777777" w:rsidR="00236A4E" w:rsidRPr="00EC76D5" w:rsidRDefault="00236A4E" w:rsidP="00E21764">
      <w:pPr>
        <w:pStyle w:val="Code"/>
      </w:pPr>
      <w:r w:rsidRPr="00EC76D5">
        <w:t xml:space="preserve">    checkIdentifier(name);</w:t>
      </w:r>
    </w:p>
    <w:p w14:paraId="1F772505" w14:textId="77777777" w:rsidR="00236A4E" w:rsidRPr="00EC76D5" w:rsidRDefault="00236A4E" w:rsidP="00E21764">
      <w:pPr>
        <w:pStyle w:val="Code"/>
      </w:pPr>
      <w:r w:rsidRPr="00EC76D5">
        <w:t xml:space="preserve">    boolean result = !Main.MacroMap.containsKey(name);</w:t>
      </w:r>
    </w:p>
    <w:p w14:paraId="38D406AF" w14:textId="77777777" w:rsidR="00236A4E" w:rsidRPr="00EC76D5" w:rsidRDefault="00236A4E" w:rsidP="00E21764">
      <w:pPr>
        <w:pStyle w:val="Code"/>
      </w:pPr>
      <w:r w:rsidRPr="00EC76D5">
        <w:t xml:space="preserve">    Main.IfStack.push(new Triple&lt;&gt;(result, result, IfStatus.If));</w:t>
      </w:r>
    </w:p>
    <w:p w14:paraId="49772095" w14:textId="77777777" w:rsidR="00E21764" w:rsidRPr="00EC76D5" w:rsidRDefault="00236A4E" w:rsidP="00E21764">
      <w:pPr>
        <w:pStyle w:val="Code"/>
      </w:pPr>
      <w:r w:rsidRPr="00EC76D5">
        <w:t xml:space="preserve">  }</w:t>
      </w:r>
    </w:p>
    <w:p w14:paraId="15E44C4E" w14:textId="23278773" w:rsidR="00174663" w:rsidRPr="00EC76D5" w:rsidRDefault="007F76C2" w:rsidP="00236A4E">
      <w:r w:rsidRPr="00EC76D5">
        <w:t xml:space="preserve">The </w:t>
      </w:r>
      <w:r w:rsidRPr="00EC76D5">
        <w:rPr>
          <w:rStyle w:val="CodeInText"/>
        </w:rPr>
        <w:t>doIfElseIf</w:t>
      </w:r>
      <w:r w:rsidRPr="00EC76D5">
        <w:t xml:space="preserve"> method is a little bit more complicated.</w:t>
      </w:r>
      <w:r w:rsidR="001731BF" w:rsidRPr="00EC76D5">
        <w:t xml:space="preserve"> It checks whether there is a </w:t>
      </w:r>
      <w:r w:rsidR="00AB5EC4" w:rsidRPr="00EC76D5">
        <w:t>preceding</w:t>
      </w:r>
      <w:r w:rsidR="001731BF" w:rsidRPr="00EC76D5">
        <w:t xml:space="preserve"> </w:t>
      </w:r>
      <w:r w:rsidR="004C4B6A" w:rsidRPr="00EC76D5">
        <w:rPr>
          <w:rStyle w:val="CodeInText"/>
        </w:rPr>
        <w:t xml:space="preserve">#if </w:t>
      </w:r>
      <w:r w:rsidR="004C4B6A" w:rsidRPr="00EC76D5">
        <w:t>directive (</w:t>
      </w:r>
      <w:r w:rsidR="004C4B6A" w:rsidRPr="00EC76D5">
        <w:rPr>
          <w:rStyle w:val="CodeInText"/>
        </w:rPr>
        <w:t>Main.IfStack</w:t>
      </w:r>
      <w:r w:rsidR="004C4B6A" w:rsidRPr="00EC76D5">
        <w:t xml:space="preserve"> is not empty).</w:t>
      </w:r>
      <w:r w:rsidR="002D281C" w:rsidRPr="00EC76D5">
        <w:t xml:space="preserve"> Thereafter, it looks up the </w:t>
      </w:r>
      <w:r w:rsidR="00E05A6E" w:rsidRPr="00EC76D5">
        <w:t>status</w:t>
      </w:r>
      <w:r w:rsidR="002D281C" w:rsidRPr="00EC76D5">
        <w:t xml:space="preserve"> of the if</w:t>
      </w:r>
      <w:r w:rsidR="005010A3" w:rsidRPr="00EC76D5">
        <w:t>-</w:t>
      </w:r>
      <w:r w:rsidR="002D281C" w:rsidRPr="00EC76D5">
        <w:t>stack.</w:t>
      </w:r>
      <w:r w:rsidR="004C4540" w:rsidRPr="00EC76D5">
        <w:t xml:space="preserve"> The stack value is a triple, </w:t>
      </w:r>
      <w:r w:rsidR="00E05A6E" w:rsidRPr="00EC76D5">
        <w:t xml:space="preserve">the </w:t>
      </w:r>
      <w:r w:rsidR="004C4540" w:rsidRPr="00EC76D5">
        <w:t xml:space="preserve">first value </w:t>
      </w:r>
      <w:r w:rsidR="00E05A6E" w:rsidRPr="00EC76D5">
        <w:t>indicates</w:t>
      </w:r>
      <w:r w:rsidR="004C4540" w:rsidRPr="00EC76D5">
        <w:t xml:space="preserve"> wh</w:t>
      </w:r>
      <w:r w:rsidR="006A1BC2" w:rsidRPr="00EC76D5">
        <w:t>e</w:t>
      </w:r>
      <w:r w:rsidR="00CA3F7E" w:rsidRPr="00EC76D5">
        <w:t>ther the</w:t>
      </w:r>
      <w:r w:rsidR="007B3EF6" w:rsidRPr="00EC76D5">
        <w:t xml:space="preserve"> current if</w:t>
      </w:r>
      <w:r w:rsidR="009C6719" w:rsidRPr="00EC76D5">
        <w:t>-</w:t>
      </w:r>
      <w:r w:rsidR="007B3EF6" w:rsidRPr="00EC76D5">
        <w:t>status is true, and the second value gives wh</w:t>
      </w:r>
      <w:r w:rsidR="00662EC3" w:rsidRPr="00EC76D5">
        <w:t>e</w:t>
      </w:r>
      <w:r w:rsidR="00CA3F7E" w:rsidRPr="00EC76D5">
        <w:t>ther</w:t>
      </w:r>
      <w:r w:rsidR="007B3EF6" w:rsidRPr="00EC76D5">
        <w:t xml:space="preserve"> there has been an earlier </w:t>
      </w:r>
      <w:r w:rsidR="00884009" w:rsidRPr="00EC76D5">
        <w:t xml:space="preserve">true </w:t>
      </w:r>
      <w:r w:rsidR="0022765A" w:rsidRPr="00EC76D5">
        <w:t>if-</w:t>
      </w:r>
      <w:r w:rsidR="00884009" w:rsidRPr="00EC76D5">
        <w:t>status.</w:t>
      </w:r>
      <w:r w:rsidR="000065B8" w:rsidRPr="00EC76D5">
        <w:t xml:space="preserve"> The third value </w:t>
      </w:r>
      <w:r w:rsidR="0022255F" w:rsidRPr="00EC76D5">
        <w:t xml:space="preserve">is of type </w:t>
      </w:r>
      <w:r w:rsidR="0022255F" w:rsidRPr="00EC76D5">
        <w:rPr>
          <w:rStyle w:val="CodeInText"/>
        </w:rPr>
        <w:t>If</w:t>
      </w:r>
      <w:r w:rsidR="00333171" w:rsidRPr="00EC76D5">
        <w:rPr>
          <w:rStyle w:val="CodeInText"/>
        </w:rPr>
        <w:t>S</w:t>
      </w:r>
      <w:r w:rsidR="0022255F" w:rsidRPr="00EC76D5">
        <w:rPr>
          <w:rStyle w:val="CodeInText"/>
        </w:rPr>
        <w:t>tatus</w:t>
      </w:r>
      <w:r w:rsidR="0022255F" w:rsidRPr="00EC76D5">
        <w:t xml:space="preserve">, that can hold the value </w:t>
      </w:r>
      <w:r w:rsidR="0022255F" w:rsidRPr="00EC76D5">
        <w:rPr>
          <w:rStyle w:val="CodeInText"/>
        </w:rPr>
        <w:t>If</w:t>
      </w:r>
      <w:r w:rsidR="0022255F" w:rsidRPr="00EC76D5">
        <w:t xml:space="preserve"> and </w:t>
      </w:r>
      <w:r w:rsidR="0022255F" w:rsidRPr="00EC76D5">
        <w:rPr>
          <w:rStyle w:val="CodeInText"/>
        </w:rPr>
        <w:t>Else</w:t>
      </w:r>
      <w:r w:rsidR="0022255F" w:rsidRPr="00EC76D5">
        <w:t xml:space="preserve">. </w:t>
      </w:r>
      <w:r w:rsidR="00333171" w:rsidRPr="00EC76D5">
        <w:t xml:space="preserve">If the value is </w:t>
      </w:r>
      <w:r w:rsidR="00333171" w:rsidRPr="00EC76D5">
        <w:rPr>
          <w:rStyle w:val="CodeInText"/>
        </w:rPr>
        <w:t>Else</w:t>
      </w:r>
      <w:r w:rsidR="00333171" w:rsidRPr="00EC76D5">
        <w:t>, and #</w:t>
      </w:r>
      <w:r w:rsidR="00333171" w:rsidRPr="00EC76D5">
        <w:rPr>
          <w:rStyle w:val="CodeInText"/>
        </w:rPr>
        <w:t>elseif</w:t>
      </w:r>
      <w:r w:rsidR="00333171" w:rsidRPr="00EC76D5">
        <w:t xml:space="preserve"> has already occurred, and another on is not allowed.</w:t>
      </w:r>
      <w:r w:rsidR="00174663" w:rsidRPr="00EC76D5">
        <w:t xml:space="preserve"> Finally, </w:t>
      </w:r>
      <w:r w:rsidR="004274B9" w:rsidRPr="00EC76D5">
        <w:t>if this if-chain has ever been true (</w:t>
      </w:r>
      <w:r w:rsidR="004274B9" w:rsidRPr="00EC76D5">
        <w:rPr>
          <w:rStyle w:val="CodeInText"/>
        </w:rPr>
        <w:t>lastTrue</w:t>
      </w:r>
      <w:r w:rsidR="004274B9" w:rsidRPr="00EC76D5">
        <w:t xml:space="preserve"> is true) is does not matter wh</w:t>
      </w:r>
      <w:r w:rsidR="003F6BA0" w:rsidRPr="00EC76D5">
        <w:t>e</w:t>
      </w:r>
      <w:r w:rsidR="004274B9" w:rsidRPr="00EC76D5">
        <w:t>ther th</w:t>
      </w:r>
      <w:r w:rsidR="00DD3619" w:rsidRPr="00EC76D5">
        <w:t>e condition of directive is true</w:t>
      </w:r>
      <w:r w:rsidR="00BA720E" w:rsidRPr="00EC76D5">
        <w:t>, the new status is false.</w:t>
      </w:r>
      <w:r w:rsidR="004153EE" w:rsidRPr="00EC76D5">
        <w:t xml:space="preserve"> If not, we </w:t>
      </w:r>
      <w:r w:rsidR="00C46017" w:rsidRPr="00EC76D5">
        <w:t>consider</w:t>
      </w:r>
      <w:r w:rsidR="004153EE" w:rsidRPr="00EC76D5">
        <w:t xml:space="preserve"> if this value is true. In both cases, we push the result on the stack.</w:t>
      </w:r>
    </w:p>
    <w:p w14:paraId="7B0D1C08" w14:textId="77777777" w:rsidR="00081E1C" w:rsidRPr="00EC76D5" w:rsidRDefault="00081E1C" w:rsidP="00081E1C">
      <w:pPr>
        <w:pStyle w:val="Code"/>
      </w:pPr>
      <w:r w:rsidRPr="00EC76D5">
        <w:t xml:space="preserve">  private static void doElseIf(String line) {</w:t>
      </w:r>
    </w:p>
    <w:p w14:paraId="40F96780" w14:textId="77777777" w:rsidR="00081E1C" w:rsidRPr="00EC76D5" w:rsidRDefault="00081E1C" w:rsidP="00081E1C">
      <w:pPr>
        <w:pStyle w:val="Code"/>
      </w:pPr>
      <w:r w:rsidRPr="00EC76D5">
        <w:t xml:space="preserve">    boolean result = parseExpression(line);</w:t>
      </w:r>
    </w:p>
    <w:p w14:paraId="3B04786F" w14:textId="77777777" w:rsidR="00081E1C" w:rsidRPr="00EC76D5" w:rsidRDefault="00081E1C" w:rsidP="00081E1C">
      <w:pPr>
        <w:pStyle w:val="Code"/>
      </w:pPr>
      <w:r w:rsidRPr="00EC76D5">
        <w:t xml:space="preserve">    Assert.error(!Main.IfStack.isEmpty(),</w:t>
      </w:r>
    </w:p>
    <w:p w14:paraId="358D197C" w14:textId="77777777" w:rsidR="00081E1C" w:rsidRPr="00EC76D5" w:rsidRDefault="00081E1C" w:rsidP="00081E1C">
      <w:pPr>
        <w:pStyle w:val="Code"/>
      </w:pPr>
      <w:r w:rsidRPr="00EC76D5">
        <w:t xml:space="preserve">                 "#elif without preceeding #if, #ifdef, or #ifndef");</w:t>
      </w:r>
    </w:p>
    <w:p w14:paraId="011777C0" w14:textId="77777777" w:rsidR="00081E1C" w:rsidRPr="00EC76D5" w:rsidRDefault="00081E1C" w:rsidP="00081E1C">
      <w:pPr>
        <w:pStyle w:val="Code"/>
      </w:pPr>
      <w:r w:rsidRPr="00EC76D5">
        <w:t xml:space="preserve">    </w:t>
      </w:r>
    </w:p>
    <w:p w14:paraId="7C59C216" w14:textId="77777777" w:rsidR="00081E1C" w:rsidRPr="00EC76D5" w:rsidRDefault="00081E1C" w:rsidP="00081E1C">
      <w:pPr>
        <w:pStyle w:val="Code"/>
      </w:pPr>
      <w:r w:rsidRPr="00EC76D5">
        <w:t xml:space="preserve">    Triple&lt;Boolean,Boolean,IfStatus&gt; ifTriple = Main.IfStack.pop();</w:t>
      </w:r>
    </w:p>
    <w:p w14:paraId="1A77AED2" w14:textId="77777777" w:rsidR="00081E1C" w:rsidRPr="00EC76D5" w:rsidRDefault="00081E1C" w:rsidP="00081E1C">
      <w:pPr>
        <w:pStyle w:val="Code"/>
      </w:pPr>
      <w:r w:rsidRPr="00EC76D5">
        <w:t xml:space="preserve">    boolean currTrue = ifTriple.getFirst(),</w:t>
      </w:r>
    </w:p>
    <w:p w14:paraId="7C7A71CC" w14:textId="77777777" w:rsidR="00081E1C" w:rsidRPr="00EC76D5" w:rsidRDefault="00081E1C" w:rsidP="00081E1C">
      <w:pPr>
        <w:pStyle w:val="Code"/>
      </w:pPr>
      <w:r w:rsidRPr="00EC76D5">
        <w:t xml:space="preserve">            lastTrue = ifTriple.getSecond();    </w:t>
      </w:r>
    </w:p>
    <w:p w14:paraId="006C9234" w14:textId="77777777" w:rsidR="00081E1C" w:rsidRPr="00EC76D5" w:rsidRDefault="00081E1C" w:rsidP="00081E1C">
      <w:pPr>
        <w:pStyle w:val="Code"/>
      </w:pPr>
    </w:p>
    <w:p w14:paraId="6031885D" w14:textId="77777777" w:rsidR="00081E1C" w:rsidRPr="00EC76D5" w:rsidRDefault="00081E1C" w:rsidP="00081E1C">
      <w:pPr>
        <w:pStyle w:val="Code"/>
      </w:pPr>
      <w:r w:rsidRPr="00EC76D5">
        <w:t xml:space="preserve">    IfStatus lastIf = ifTriple.getThird();</w:t>
      </w:r>
    </w:p>
    <w:p w14:paraId="67494FD2" w14:textId="77777777" w:rsidR="00081E1C" w:rsidRPr="00EC76D5" w:rsidRDefault="00081E1C" w:rsidP="00081E1C">
      <w:pPr>
        <w:pStyle w:val="Code"/>
      </w:pPr>
      <w:r w:rsidRPr="00EC76D5">
        <w:t xml:space="preserve">    Assert.error(lastIf == IfStatus.If,</w:t>
      </w:r>
    </w:p>
    <w:p w14:paraId="02881026" w14:textId="77777777" w:rsidR="00081E1C" w:rsidRPr="00EC76D5" w:rsidRDefault="00081E1C" w:rsidP="00081E1C">
      <w:pPr>
        <w:pStyle w:val="Code"/>
      </w:pPr>
      <w:r w:rsidRPr="00EC76D5">
        <w:t xml:space="preserve">                 "#elif after #else if not allowed");</w:t>
      </w:r>
    </w:p>
    <w:p w14:paraId="38E021A6" w14:textId="77777777" w:rsidR="00081E1C" w:rsidRPr="00EC76D5" w:rsidRDefault="00081E1C" w:rsidP="00081E1C">
      <w:pPr>
        <w:pStyle w:val="Code"/>
      </w:pPr>
    </w:p>
    <w:p w14:paraId="0977BEB8" w14:textId="77777777" w:rsidR="00081E1C" w:rsidRPr="00EC76D5" w:rsidRDefault="00081E1C" w:rsidP="00081E1C">
      <w:pPr>
        <w:pStyle w:val="Code"/>
      </w:pPr>
      <w:r w:rsidRPr="00EC76D5">
        <w:t xml:space="preserve">    if (!lastTrue) {</w:t>
      </w:r>
    </w:p>
    <w:p w14:paraId="51DC420E" w14:textId="77777777" w:rsidR="00081E1C" w:rsidRPr="00EC76D5" w:rsidRDefault="00081E1C" w:rsidP="00081E1C">
      <w:pPr>
        <w:pStyle w:val="Code"/>
      </w:pPr>
      <w:r w:rsidRPr="00EC76D5">
        <w:t xml:space="preserve">      Main.IfStack.push(new Triple&lt;&gt;(result, result, IfStatus.If));</w:t>
      </w:r>
    </w:p>
    <w:p w14:paraId="09DEE92F" w14:textId="77777777" w:rsidR="00081E1C" w:rsidRPr="00EC76D5" w:rsidRDefault="00081E1C" w:rsidP="00081E1C">
      <w:pPr>
        <w:pStyle w:val="Code"/>
      </w:pPr>
      <w:r w:rsidRPr="00EC76D5">
        <w:t xml:space="preserve">    }</w:t>
      </w:r>
    </w:p>
    <w:p w14:paraId="47A4583C" w14:textId="77777777" w:rsidR="00081E1C" w:rsidRPr="00EC76D5" w:rsidRDefault="00081E1C" w:rsidP="00081E1C">
      <w:pPr>
        <w:pStyle w:val="Code"/>
      </w:pPr>
      <w:r w:rsidRPr="00EC76D5">
        <w:t xml:space="preserve">    else {</w:t>
      </w:r>
    </w:p>
    <w:p w14:paraId="06D9DD6D" w14:textId="77777777" w:rsidR="00081E1C" w:rsidRPr="00EC76D5" w:rsidRDefault="00081E1C" w:rsidP="00081E1C">
      <w:pPr>
        <w:pStyle w:val="Code"/>
      </w:pPr>
      <w:r w:rsidRPr="00EC76D5">
        <w:t xml:space="preserve">      Main.IfStack.push(new Triple&lt;&gt;(false, true, IfStatus.If));</w:t>
      </w:r>
    </w:p>
    <w:p w14:paraId="6F105A17" w14:textId="77777777" w:rsidR="00081E1C" w:rsidRPr="00EC76D5" w:rsidRDefault="00081E1C" w:rsidP="00081E1C">
      <w:pPr>
        <w:pStyle w:val="Code"/>
      </w:pPr>
      <w:r w:rsidRPr="00EC76D5">
        <w:t xml:space="preserve">    }    </w:t>
      </w:r>
    </w:p>
    <w:p w14:paraId="2C2F138A" w14:textId="77777777" w:rsidR="00081E1C" w:rsidRPr="00EC76D5" w:rsidRDefault="00081E1C" w:rsidP="00081E1C">
      <w:pPr>
        <w:pStyle w:val="Code"/>
      </w:pPr>
      <w:r w:rsidRPr="00EC76D5">
        <w:t xml:space="preserve">  }</w:t>
      </w:r>
    </w:p>
    <w:p w14:paraId="3CE5073E" w14:textId="48D8472B" w:rsidR="004306F6" w:rsidRPr="00EC76D5" w:rsidRDefault="00443CFA" w:rsidP="00081E1C">
      <w:r w:rsidRPr="00EC76D5">
        <w:t xml:space="preserve">The </w:t>
      </w:r>
      <w:r w:rsidRPr="00EC76D5">
        <w:rPr>
          <w:rStyle w:val="CodeInText"/>
        </w:rPr>
        <w:t>doElse</w:t>
      </w:r>
      <w:r w:rsidRPr="00EC76D5">
        <w:t xml:space="preserve"> method is a</w:t>
      </w:r>
      <w:r w:rsidR="005A7C72" w:rsidRPr="00EC76D5">
        <w:t xml:space="preserve"> </w:t>
      </w:r>
      <w:r w:rsidRPr="00EC76D5">
        <w:t>little bit easier. It checks whether there has ever been a true part of the if-chain. If not, it pushes true on the stack.</w:t>
      </w:r>
    </w:p>
    <w:p w14:paraId="727F657B" w14:textId="77777777" w:rsidR="00081E1C" w:rsidRPr="00EC76D5" w:rsidRDefault="00081E1C" w:rsidP="00081E1C">
      <w:pPr>
        <w:pStyle w:val="Code"/>
      </w:pPr>
      <w:r w:rsidRPr="00EC76D5">
        <w:t xml:space="preserve">  private static void doElse(String line) {</w:t>
      </w:r>
    </w:p>
    <w:p w14:paraId="1C651420" w14:textId="77777777" w:rsidR="00081E1C" w:rsidRPr="00EC76D5" w:rsidRDefault="00081E1C" w:rsidP="00081E1C">
      <w:pPr>
        <w:pStyle w:val="Code"/>
      </w:pPr>
      <w:r w:rsidRPr="00EC76D5">
        <w:t xml:space="preserve">    Assert.error(!Main.IfStack.isEmpty(),</w:t>
      </w:r>
    </w:p>
    <w:p w14:paraId="6CC1CD97" w14:textId="77777777" w:rsidR="00081E1C" w:rsidRPr="00EC76D5" w:rsidRDefault="00081E1C" w:rsidP="00081E1C">
      <w:pPr>
        <w:pStyle w:val="Code"/>
      </w:pPr>
      <w:r w:rsidRPr="00EC76D5">
        <w:t xml:space="preserve">             "#else without preceeding #if, #ifdef, or #ifndef");</w:t>
      </w:r>
    </w:p>
    <w:p w14:paraId="61F8FC03" w14:textId="77777777" w:rsidR="00081E1C" w:rsidRPr="00EC76D5" w:rsidRDefault="00081E1C" w:rsidP="00081E1C">
      <w:pPr>
        <w:pStyle w:val="Code"/>
      </w:pPr>
    </w:p>
    <w:p w14:paraId="27E8D722" w14:textId="77777777" w:rsidR="00081E1C" w:rsidRPr="00EC76D5" w:rsidRDefault="00081E1C" w:rsidP="00081E1C">
      <w:pPr>
        <w:pStyle w:val="Code"/>
      </w:pPr>
      <w:r w:rsidRPr="00EC76D5">
        <w:t xml:space="preserve">    Triple&lt;Boolean,Boolean,IfStatus&gt; ifTriple = Main.IfStack.pop();</w:t>
      </w:r>
    </w:p>
    <w:p w14:paraId="2A91F73D" w14:textId="77777777" w:rsidR="00081E1C" w:rsidRPr="00EC76D5" w:rsidRDefault="00081E1C" w:rsidP="00081E1C">
      <w:pPr>
        <w:pStyle w:val="Code"/>
      </w:pPr>
      <w:r w:rsidRPr="00EC76D5">
        <w:t xml:space="preserve">    boolean lastTrue = ifTriple.getSecond();</w:t>
      </w:r>
    </w:p>
    <w:p w14:paraId="3CC6A85E" w14:textId="77777777" w:rsidR="00081E1C" w:rsidRPr="00EC76D5" w:rsidRDefault="00081E1C" w:rsidP="00081E1C">
      <w:pPr>
        <w:pStyle w:val="Code"/>
      </w:pPr>
    </w:p>
    <w:p w14:paraId="2C35E362" w14:textId="77777777" w:rsidR="00081E1C" w:rsidRPr="00EC76D5" w:rsidRDefault="00081E1C" w:rsidP="00081E1C">
      <w:pPr>
        <w:pStyle w:val="Code"/>
      </w:pPr>
      <w:r w:rsidRPr="00EC76D5">
        <w:t xml:space="preserve">    IfStatus lastIf = ifTriple.getThird();</w:t>
      </w:r>
    </w:p>
    <w:p w14:paraId="2A60FA26" w14:textId="77777777" w:rsidR="00081E1C" w:rsidRPr="00EC76D5" w:rsidRDefault="00081E1C" w:rsidP="00081E1C">
      <w:pPr>
        <w:pStyle w:val="Code"/>
      </w:pPr>
      <w:r w:rsidRPr="00EC76D5">
        <w:t xml:space="preserve">    Assert.error(lastIf == IfStatus.If,</w:t>
      </w:r>
    </w:p>
    <w:p w14:paraId="65694B96" w14:textId="77777777" w:rsidR="00081E1C" w:rsidRPr="00EC76D5" w:rsidRDefault="00081E1C" w:rsidP="00081E1C">
      <w:pPr>
        <w:pStyle w:val="Code"/>
      </w:pPr>
      <w:r w:rsidRPr="00EC76D5">
        <w:t xml:space="preserve">             "#else after #else if not allowed");</w:t>
      </w:r>
    </w:p>
    <w:p w14:paraId="138593C9" w14:textId="77777777" w:rsidR="00081E1C" w:rsidRPr="00EC76D5" w:rsidRDefault="00081E1C" w:rsidP="00081E1C">
      <w:pPr>
        <w:pStyle w:val="Code"/>
      </w:pPr>
    </w:p>
    <w:p w14:paraId="068334C7" w14:textId="77777777" w:rsidR="00081E1C" w:rsidRPr="00EC76D5" w:rsidRDefault="00081E1C" w:rsidP="00081E1C">
      <w:pPr>
        <w:pStyle w:val="Code"/>
      </w:pPr>
      <w:r w:rsidRPr="00EC76D5">
        <w:t xml:space="preserve">    Main.IfStack.push(new Triple&lt;&gt;(!lastTrue, true /* doesn't matter */,</w:t>
      </w:r>
    </w:p>
    <w:p w14:paraId="728C76F4" w14:textId="77777777" w:rsidR="00081E1C" w:rsidRPr="00EC76D5" w:rsidRDefault="00081E1C" w:rsidP="00081E1C">
      <w:pPr>
        <w:pStyle w:val="Code"/>
      </w:pPr>
      <w:r w:rsidRPr="00EC76D5">
        <w:lastRenderedPageBreak/>
        <w:t xml:space="preserve">                                   IfStatus.Else));</w:t>
      </w:r>
    </w:p>
    <w:p w14:paraId="0DB22BCA" w14:textId="11BC657B" w:rsidR="00081E1C" w:rsidRPr="00EC76D5" w:rsidRDefault="00081E1C" w:rsidP="00081E1C">
      <w:pPr>
        <w:pStyle w:val="Code"/>
      </w:pPr>
      <w:r w:rsidRPr="00EC76D5">
        <w:t xml:space="preserve">  }</w:t>
      </w:r>
    </w:p>
    <w:p w14:paraId="153C711C" w14:textId="250D6396" w:rsidR="00DB77E4" w:rsidRPr="00EC76D5" w:rsidRDefault="001A1EBC" w:rsidP="008D7DB1">
      <w:r w:rsidRPr="00EC76D5">
        <w:t>Finally, t</w:t>
      </w:r>
      <w:r w:rsidR="008D7DB1" w:rsidRPr="00EC76D5">
        <w:t xml:space="preserve">he </w:t>
      </w:r>
      <w:r w:rsidR="008D7DB1" w:rsidRPr="00EC76D5">
        <w:rPr>
          <w:rStyle w:val="CodeInText"/>
        </w:rPr>
        <w:t>doE</w:t>
      </w:r>
      <w:r w:rsidR="003B23D1" w:rsidRPr="00EC76D5">
        <w:rPr>
          <w:rStyle w:val="CodeInText"/>
        </w:rPr>
        <w:t>ndIf</w:t>
      </w:r>
      <w:r w:rsidR="008D7DB1" w:rsidRPr="00EC76D5">
        <w:t xml:space="preserve"> </w:t>
      </w:r>
      <w:r w:rsidR="00DB77E4" w:rsidRPr="00EC76D5">
        <w:t>just pops the if-stack, subject to it is not already empty.</w:t>
      </w:r>
    </w:p>
    <w:p w14:paraId="7B8EB6C0" w14:textId="77777777" w:rsidR="00081E1C" w:rsidRPr="00EC76D5" w:rsidRDefault="00081E1C" w:rsidP="00081E1C">
      <w:pPr>
        <w:pStyle w:val="Code"/>
      </w:pPr>
      <w:r w:rsidRPr="00EC76D5">
        <w:t xml:space="preserve">  private static void doEndIf(String line) {</w:t>
      </w:r>
    </w:p>
    <w:p w14:paraId="2D05EB39" w14:textId="77777777" w:rsidR="00081E1C" w:rsidRPr="00EC76D5" w:rsidRDefault="00081E1C" w:rsidP="00081E1C">
      <w:pPr>
        <w:pStyle w:val="Code"/>
      </w:pPr>
      <w:r w:rsidRPr="00EC76D5">
        <w:t xml:space="preserve">    Assert.error(!Main.IfStack.isEmpty(),</w:t>
      </w:r>
    </w:p>
    <w:p w14:paraId="571DACC4" w14:textId="77777777" w:rsidR="00081E1C" w:rsidRPr="00EC76D5" w:rsidRDefault="00081E1C" w:rsidP="00081E1C">
      <w:pPr>
        <w:pStyle w:val="Code"/>
      </w:pPr>
      <w:r w:rsidRPr="00EC76D5">
        <w:t xml:space="preserve">             "#endif without preceeding #if, #ifdef, or #ifndef");</w:t>
      </w:r>
    </w:p>
    <w:p w14:paraId="2879CAD9" w14:textId="77777777" w:rsidR="00081E1C" w:rsidRPr="00EC76D5" w:rsidRDefault="00081E1C" w:rsidP="00081E1C">
      <w:pPr>
        <w:pStyle w:val="Code"/>
      </w:pPr>
      <w:r w:rsidRPr="00EC76D5">
        <w:t xml:space="preserve">    Main.IfStack.pop();</w:t>
      </w:r>
    </w:p>
    <w:p w14:paraId="49A43E03" w14:textId="6367B308" w:rsidR="004306F6" w:rsidRPr="00EC76D5" w:rsidRDefault="00081E1C" w:rsidP="00081E1C">
      <w:pPr>
        <w:pStyle w:val="Code"/>
      </w:pPr>
      <w:r w:rsidRPr="00EC76D5">
        <w:t xml:space="preserve">  }</w:t>
      </w:r>
    </w:p>
    <w:p w14:paraId="3CEBCCB6" w14:textId="05084D64" w:rsidR="004306F6" w:rsidRPr="00EC76D5" w:rsidRDefault="004306F6" w:rsidP="004306F6">
      <w:pPr>
        <w:pStyle w:val="Rubrik3"/>
      </w:pPr>
      <w:bookmarkStart w:id="42" w:name="_Toc481936141"/>
      <w:r w:rsidRPr="00EC76D5">
        <w:t>Macro Expan</w:t>
      </w:r>
      <w:r w:rsidR="003565E2" w:rsidRPr="00EC76D5">
        <w:t>sion</w:t>
      </w:r>
      <w:bookmarkEnd w:id="42"/>
    </w:p>
    <w:p w14:paraId="3D1930DE" w14:textId="4B72E0B4" w:rsidR="00021D2C" w:rsidRPr="00EC76D5" w:rsidRDefault="00021D2C" w:rsidP="00021D2C">
      <w:r w:rsidRPr="00EC76D5">
        <w:t>In the regular source code (line not starting with ‘#’), we need to replace macro calls with their res</w:t>
      </w:r>
      <w:r w:rsidR="003565E2" w:rsidRPr="00EC76D5">
        <w:t>ulting bodies. We</w:t>
      </w:r>
      <w:r w:rsidRPr="00EC76D5">
        <w:t xml:space="preserve"> also </w:t>
      </w:r>
      <w:r w:rsidR="003565E2" w:rsidRPr="00EC76D5">
        <w:t xml:space="preserve">need to </w:t>
      </w:r>
      <w:r w:rsidRPr="00EC76D5">
        <w:t>recursively replace macro calls in the bodies. However, unlike function</w:t>
      </w:r>
      <w:r w:rsidR="00FA1425" w:rsidRPr="00EC76D5">
        <w:t>,</w:t>
      </w:r>
      <w:r w:rsidRPr="00EC76D5">
        <w:t xml:space="preserve"> recursive macro calls are not allowed.</w:t>
      </w:r>
    </w:p>
    <w:p w14:paraId="0A748AD2" w14:textId="676C5D02" w:rsidR="006D6C0C" w:rsidRPr="00EC76D5" w:rsidRDefault="008B782B" w:rsidP="00021D2C">
      <w:r w:rsidRPr="00EC76D5">
        <w:t xml:space="preserve">We go through the text, </w:t>
      </w:r>
      <w:r w:rsidR="00606112" w:rsidRPr="00EC76D5">
        <w:t xml:space="preserve">and look for identifiers, we do not have to worry about identifier in strings or characters, since every letter or underline (an identifier must begin with a letter or underline) in strings or characters has been changed to a three-octal-digit backslash code by </w:t>
      </w:r>
      <w:r w:rsidR="0031573A" w:rsidRPr="00EC76D5">
        <w:rPr>
          <w:rStyle w:val="CodeInText"/>
        </w:rPr>
        <w:t>s</w:t>
      </w:r>
      <w:r w:rsidR="00606112" w:rsidRPr="00EC76D5">
        <w:rPr>
          <w:rStyle w:val="CodeInText"/>
        </w:rPr>
        <w:t>lash</w:t>
      </w:r>
      <w:r w:rsidR="0031573A" w:rsidRPr="00EC76D5">
        <w:rPr>
          <w:rStyle w:val="CodeInText"/>
        </w:rPr>
        <w:t>ToChar</w:t>
      </w:r>
      <w:r w:rsidR="00606112" w:rsidRPr="00EC76D5">
        <w:t xml:space="preserve"> in Section </w:t>
      </w:r>
      <w:r w:rsidR="00606112" w:rsidRPr="00EC76D5">
        <w:fldChar w:fldCharType="begin"/>
      </w:r>
      <w:r w:rsidR="00606112" w:rsidRPr="00EC76D5">
        <w:instrText xml:space="preserve"> REF _Ref418258402 \r \h </w:instrText>
      </w:r>
      <w:r w:rsidR="00606112" w:rsidRPr="00EC76D5">
        <w:fldChar w:fldCharType="separate"/>
      </w:r>
      <w:r w:rsidR="00545E00" w:rsidRPr="00EC76D5">
        <w:t>4.2.2</w:t>
      </w:r>
      <w:r w:rsidR="00606112" w:rsidRPr="00EC76D5">
        <w:fldChar w:fldCharType="end"/>
      </w:r>
      <w:r w:rsidR="00606112" w:rsidRPr="00EC76D5">
        <w:t>.</w:t>
      </w:r>
    </w:p>
    <w:p w14:paraId="33FE496C" w14:textId="0945A279" w:rsidR="00D06BF8" w:rsidRPr="00EC76D5" w:rsidRDefault="00D06BF8" w:rsidP="00021D2C">
      <w:r w:rsidRPr="00EC76D5">
        <w:t>When we find and identifier</w:t>
      </w:r>
      <w:r w:rsidR="00505A86" w:rsidRPr="00EC76D5">
        <w:t xml:space="preserve"> that is a</w:t>
      </w:r>
      <w:r w:rsidR="00A55DB2" w:rsidRPr="00EC76D5">
        <w:t xml:space="preserve"> </w:t>
      </w:r>
      <w:r w:rsidR="00505A86" w:rsidRPr="00EC76D5">
        <w:t>stored macro name</w:t>
      </w:r>
      <w:r w:rsidR="00203447" w:rsidRPr="00EC76D5">
        <w:t xml:space="preserve"> (either in m_</w:t>
      </w:r>
      <w:r w:rsidR="00203447" w:rsidRPr="00EC76D5">
        <w:rPr>
          <w:rStyle w:val="CodeInText"/>
        </w:rPr>
        <w:t>specialMacroSet</w:t>
      </w:r>
      <w:r w:rsidR="00203447" w:rsidRPr="00EC76D5">
        <w:t xml:space="preserve"> or </w:t>
      </w:r>
      <w:r w:rsidR="00443DFC" w:rsidRPr="00EC76D5">
        <w:rPr>
          <w:rStyle w:val="CodeInText"/>
        </w:rPr>
        <w:t>MacroMap</w:t>
      </w:r>
      <w:r w:rsidR="00203447" w:rsidRPr="00EC76D5">
        <w:t>),</w:t>
      </w:r>
      <w:r w:rsidR="00505A86" w:rsidRPr="00EC76D5">
        <w:t xml:space="preserve"> </w:t>
      </w:r>
      <w:r w:rsidR="00747D9C" w:rsidRPr="00EC76D5">
        <w:t>we scan the parameters if the name is followed by a left parenthesis</w:t>
      </w:r>
      <w:r w:rsidR="002E2AE9" w:rsidRPr="00EC76D5">
        <w:t xml:space="preserve">, each parameter is </w:t>
      </w:r>
      <w:r w:rsidR="003D5332" w:rsidRPr="00EC76D5">
        <w:t>recursively</w:t>
      </w:r>
      <w:r w:rsidR="002E2AE9" w:rsidRPr="00EC76D5">
        <w:t xml:space="preserve"> searched for macros.</w:t>
      </w:r>
      <w:r w:rsidR="008732B4" w:rsidRPr="00EC76D5">
        <w:t xml:space="preserve"> We then look up the macro body and replace its marked parameter l</w:t>
      </w:r>
      <w:r w:rsidR="007C3BF6" w:rsidRPr="00EC76D5">
        <w:t>ocations with the parameters.</w:t>
      </w:r>
      <w:r w:rsidR="005178C0" w:rsidRPr="00EC76D5">
        <w:t xml:space="preserve"> Finally, we replace the macro call with its body. The </w:t>
      </w:r>
      <w:r w:rsidR="005178C0" w:rsidRPr="00EC76D5">
        <w:rPr>
          <w:rStyle w:val="CodeInText"/>
        </w:rPr>
        <w:t>nameStack</w:t>
      </w:r>
      <w:r w:rsidR="005178C0" w:rsidRPr="00EC76D5">
        <w:t xml:space="preserve"> stack is used to prevent recursive macro calls.</w:t>
      </w:r>
    </w:p>
    <w:p w14:paraId="0B626BCC" w14:textId="77777777" w:rsidR="003D5332" w:rsidRPr="00EC76D5" w:rsidRDefault="003D5332" w:rsidP="003D5332">
      <w:pPr>
        <w:pStyle w:val="Code"/>
      </w:pPr>
      <w:r w:rsidRPr="00EC76D5">
        <w:t xml:space="preserve">  private static final Set&lt;String&gt; m_specialMacroSet = new ListSet&lt;&gt;();</w:t>
      </w:r>
    </w:p>
    <w:p w14:paraId="59CE2509" w14:textId="77777777" w:rsidR="003D5332" w:rsidRPr="00EC76D5" w:rsidRDefault="003D5332" w:rsidP="003D5332">
      <w:pPr>
        <w:pStyle w:val="Code"/>
      </w:pPr>
      <w:r w:rsidRPr="00EC76D5">
        <w:t xml:space="preserve">  </w:t>
      </w:r>
    </w:p>
    <w:p w14:paraId="546F9F63" w14:textId="77777777" w:rsidR="003D5332" w:rsidRPr="00EC76D5" w:rsidRDefault="003D5332" w:rsidP="003D5332">
      <w:pPr>
        <w:pStyle w:val="Code"/>
      </w:pPr>
      <w:r w:rsidRPr="00EC76D5">
        <w:t xml:space="preserve">  static {</w:t>
      </w:r>
    </w:p>
    <w:p w14:paraId="59427FFD" w14:textId="77777777" w:rsidR="003D5332" w:rsidRPr="00EC76D5" w:rsidRDefault="003D5332" w:rsidP="003D5332">
      <w:pPr>
        <w:pStyle w:val="Code"/>
      </w:pPr>
      <w:r w:rsidRPr="00EC76D5">
        <w:t xml:space="preserve">    m_specialMacroSet.add("__STDC__");</w:t>
      </w:r>
    </w:p>
    <w:p w14:paraId="673503BF" w14:textId="77777777" w:rsidR="003D5332" w:rsidRPr="00EC76D5" w:rsidRDefault="003D5332" w:rsidP="003D5332">
      <w:pPr>
        <w:pStyle w:val="Code"/>
      </w:pPr>
      <w:r w:rsidRPr="00EC76D5">
        <w:t xml:space="preserve">    m_specialMacroSet.add("__FILE__");</w:t>
      </w:r>
    </w:p>
    <w:p w14:paraId="77DD935F" w14:textId="77777777" w:rsidR="003D5332" w:rsidRPr="00EC76D5" w:rsidRDefault="003D5332" w:rsidP="003D5332">
      <w:pPr>
        <w:pStyle w:val="Code"/>
      </w:pPr>
      <w:r w:rsidRPr="00EC76D5">
        <w:t xml:space="preserve">    m_specialMacroSet.add("__LINE__");</w:t>
      </w:r>
    </w:p>
    <w:p w14:paraId="0A6B8D50" w14:textId="77777777" w:rsidR="003D5332" w:rsidRPr="00EC76D5" w:rsidRDefault="003D5332" w:rsidP="003D5332">
      <w:pPr>
        <w:pStyle w:val="Code"/>
      </w:pPr>
      <w:r w:rsidRPr="00EC76D5">
        <w:t xml:space="preserve">    m_specialMacroSet.add("__DATE__");</w:t>
      </w:r>
    </w:p>
    <w:p w14:paraId="5B18FBD2" w14:textId="77777777" w:rsidR="003D5332" w:rsidRPr="00EC76D5" w:rsidRDefault="003D5332" w:rsidP="003D5332">
      <w:pPr>
        <w:pStyle w:val="Code"/>
      </w:pPr>
      <w:r w:rsidRPr="00EC76D5">
        <w:t xml:space="preserve">    m_specialMacroSet.add("__TIME__");</w:t>
      </w:r>
    </w:p>
    <w:p w14:paraId="6881853F" w14:textId="77777777" w:rsidR="003D5332" w:rsidRPr="00EC76D5" w:rsidRDefault="003D5332" w:rsidP="003D5332">
      <w:pPr>
        <w:pStyle w:val="Code"/>
      </w:pPr>
      <w:r w:rsidRPr="00EC76D5">
        <w:t xml:space="preserve">  }</w:t>
      </w:r>
    </w:p>
    <w:p w14:paraId="4BE1B98C" w14:textId="77777777" w:rsidR="003D5332" w:rsidRPr="00EC76D5" w:rsidRDefault="003D5332" w:rsidP="003D5332">
      <w:pPr>
        <w:pStyle w:val="Code"/>
      </w:pPr>
      <w:r w:rsidRPr="00EC76D5">
        <w:t xml:space="preserve">      </w:t>
      </w:r>
    </w:p>
    <w:p w14:paraId="2D980CC6" w14:textId="77777777" w:rsidR="003D5332" w:rsidRPr="00EC76D5" w:rsidRDefault="003D5332" w:rsidP="003D5332">
      <w:pPr>
        <w:pStyle w:val="Code"/>
      </w:pPr>
      <w:r w:rsidRPr="00EC76D5">
        <w:t xml:space="preserve">  private static String searchForMacros(String text,Stack&lt;String&gt; nameStack){</w:t>
      </w:r>
    </w:p>
    <w:p w14:paraId="3D2EC466" w14:textId="77777777" w:rsidR="003D5332" w:rsidRPr="00EC76D5" w:rsidRDefault="003D5332" w:rsidP="003D5332">
      <w:pPr>
        <w:pStyle w:val="Code"/>
      </w:pPr>
      <w:r w:rsidRPr="00EC76D5">
        <w:t xml:space="preserve">    StringBuilder buffer = new StringBuilder(text + "\0");</w:t>
      </w:r>
    </w:p>
    <w:p w14:paraId="463146EF" w14:textId="77777777" w:rsidR="003D5332" w:rsidRPr="00EC76D5" w:rsidRDefault="003D5332" w:rsidP="003D5332">
      <w:pPr>
        <w:pStyle w:val="Code"/>
      </w:pPr>
      <w:r w:rsidRPr="00EC76D5">
        <w:t xml:space="preserve">    </w:t>
      </w:r>
    </w:p>
    <w:p w14:paraId="6B7B1C68" w14:textId="77777777" w:rsidR="003D5332" w:rsidRPr="00EC76D5" w:rsidRDefault="003D5332" w:rsidP="003D5332">
      <w:pPr>
        <w:pStyle w:val="Code"/>
      </w:pPr>
      <w:r w:rsidRPr="00EC76D5">
        <w:t xml:space="preserve">    for (int index = 0; buffer.charAt(index) != '\0'; ++index) {</w:t>
      </w:r>
    </w:p>
    <w:p w14:paraId="6CFDBCF6" w14:textId="77777777" w:rsidR="003D5332" w:rsidRPr="00EC76D5" w:rsidRDefault="003D5332" w:rsidP="003D5332">
      <w:pPr>
        <w:pStyle w:val="Code"/>
      </w:pPr>
      <w:r w:rsidRPr="00EC76D5">
        <w:t xml:space="preserve">      if (Character.isLetter(buffer.charAt(index)) ||</w:t>
      </w:r>
    </w:p>
    <w:p w14:paraId="5D471AE2" w14:textId="77777777" w:rsidR="003D5332" w:rsidRPr="00EC76D5" w:rsidRDefault="003D5332" w:rsidP="003D5332">
      <w:pPr>
        <w:pStyle w:val="Code"/>
      </w:pPr>
      <w:r w:rsidRPr="00EC76D5">
        <w:t xml:space="preserve">               (buffer.charAt(index) == '_')) {</w:t>
      </w:r>
    </w:p>
    <w:p w14:paraId="0BDF3123" w14:textId="77777777" w:rsidR="003D5332" w:rsidRPr="00EC76D5" w:rsidRDefault="003D5332" w:rsidP="003D5332">
      <w:pPr>
        <w:pStyle w:val="Code"/>
      </w:pPr>
      <w:r w:rsidRPr="00EC76D5">
        <w:t xml:space="preserve">        int nextIndex = index;</w:t>
      </w:r>
    </w:p>
    <w:p w14:paraId="0C6CC7D0" w14:textId="77777777" w:rsidR="003D5332" w:rsidRPr="00EC76D5" w:rsidRDefault="003D5332" w:rsidP="003D5332">
      <w:pPr>
        <w:pStyle w:val="Code"/>
      </w:pPr>
      <w:r w:rsidRPr="00EC76D5">
        <w:t xml:space="preserve">        while (Character.isLetterOrDigit(buffer.charAt(nextIndex)) ||</w:t>
      </w:r>
    </w:p>
    <w:p w14:paraId="443A1D9A" w14:textId="77777777" w:rsidR="003D5332" w:rsidRPr="00EC76D5" w:rsidRDefault="003D5332" w:rsidP="003D5332">
      <w:pPr>
        <w:pStyle w:val="Code"/>
      </w:pPr>
      <w:r w:rsidRPr="00EC76D5">
        <w:t xml:space="preserve">               (buffer.charAt(nextIndex) == '_')) {</w:t>
      </w:r>
    </w:p>
    <w:p w14:paraId="048E68C7" w14:textId="77777777" w:rsidR="003D5332" w:rsidRPr="00EC76D5" w:rsidRDefault="003D5332" w:rsidP="003D5332">
      <w:pPr>
        <w:pStyle w:val="Code"/>
      </w:pPr>
      <w:r w:rsidRPr="00EC76D5">
        <w:t xml:space="preserve">          ++nextIndex;</w:t>
      </w:r>
    </w:p>
    <w:p w14:paraId="665646E0" w14:textId="77777777" w:rsidR="003D5332" w:rsidRPr="00EC76D5" w:rsidRDefault="003D5332" w:rsidP="003D5332">
      <w:pPr>
        <w:pStyle w:val="Code"/>
      </w:pPr>
      <w:r w:rsidRPr="00EC76D5">
        <w:t xml:space="preserve">        }</w:t>
      </w:r>
    </w:p>
    <w:p w14:paraId="16E9DC24" w14:textId="77777777" w:rsidR="003D5332" w:rsidRPr="00EC76D5" w:rsidRDefault="003D5332" w:rsidP="003D5332">
      <w:pPr>
        <w:pStyle w:val="Code"/>
      </w:pPr>
      <w:r w:rsidRPr="00EC76D5">
        <w:t xml:space="preserve">        </w:t>
      </w:r>
    </w:p>
    <w:p w14:paraId="24AEFF9C" w14:textId="77777777" w:rsidR="003D5332" w:rsidRPr="00EC76D5" w:rsidRDefault="003D5332" w:rsidP="003D5332">
      <w:pPr>
        <w:pStyle w:val="Code"/>
      </w:pPr>
      <w:r w:rsidRPr="00EC76D5">
        <w:t xml:space="preserve">        String name = buffer.substring(index, nextIndex);</w:t>
      </w:r>
    </w:p>
    <w:p w14:paraId="6890D5CB" w14:textId="77777777" w:rsidR="003D5332" w:rsidRPr="00EC76D5" w:rsidRDefault="003D5332" w:rsidP="003D5332">
      <w:pPr>
        <w:pStyle w:val="Code"/>
      </w:pPr>
    </w:p>
    <w:p w14:paraId="1766A996" w14:textId="77777777" w:rsidR="003D5332" w:rsidRPr="00EC76D5" w:rsidRDefault="003D5332" w:rsidP="003D5332">
      <w:pPr>
        <w:pStyle w:val="Code"/>
      </w:pPr>
      <w:r w:rsidRPr="00EC76D5">
        <w:t xml:space="preserve">        if (!nameStack.contains(name) &amp;&amp; (Main.MacroMap.containsKey(name) ||</w:t>
      </w:r>
    </w:p>
    <w:p w14:paraId="588494FD" w14:textId="77777777" w:rsidR="003D5332" w:rsidRPr="00EC76D5" w:rsidRDefault="003D5332" w:rsidP="003D5332">
      <w:pPr>
        <w:pStyle w:val="Code"/>
      </w:pPr>
      <w:r w:rsidRPr="00EC76D5">
        <w:t xml:space="preserve">                                          m_specialMacroSet.contains(name))){</w:t>
      </w:r>
    </w:p>
    <w:p w14:paraId="7154A245" w14:textId="77777777" w:rsidR="003D5332" w:rsidRPr="00EC76D5" w:rsidRDefault="003D5332" w:rsidP="003D5332">
      <w:pPr>
        <w:pStyle w:val="Code"/>
      </w:pPr>
      <w:r w:rsidRPr="00EC76D5">
        <w:t xml:space="preserve">          nameStack.push(name);</w:t>
      </w:r>
    </w:p>
    <w:p w14:paraId="56E234A4" w14:textId="77777777" w:rsidR="003D5332" w:rsidRPr="00EC76D5" w:rsidRDefault="003D5332" w:rsidP="003D5332">
      <w:pPr>
        <w:pStyle w:val="Code"/>
      </w:pPr>
      <w:r w:rsidRPr="00EC76D5">
        <w:t xml:space="preserve">          List&lt;String&gt; paramList = new LinkedList&lt;&gt;();</w:t>
      </w:r>
    </w:p>
    <w:p w14:paraId="3F0A4FEB" w14:textId="77777777" w:rsidR="003D5332" w:rsidRPr="00EC76D5" w:rsidRDefault="003D5332" w:rsidP="003D5332">
      <w:pPr>
        <w:pStyle w:val="Code"/>
      </w:pPr>
    </w:p>
    <w:p w14:paraId="09A8CA22" w14:textId="77777777" w:rsidR="003D5332" w:rsidRPr="00EC76D5" w:rsidRDefault="003D5332" w:rsidP="003D5332">
      <w:pPr>
        <w:pStyle w:val="Code"/>
      </w:pPr>
      <w:r w:rsidRPr="00EC76D5">
        <w:t xml:space="preserve">          if (buffer.charAt(nextIndex) == '(') {</w:t>
      </w:r>
    </w:p>
    <w:p w14:paraId="2B5F3313" w14:textId="77777777" w:rsidR="003D5332" w:rsidRPr="00EC76D5" w:rsidRDefault="003D5332" w:rsidP="003D5332">
      <w:pPr>
        <w:pStyle w:val="Code"/>
      </w:pPr>
      <w:r w:rsidRPr="00EC76D5">
        <w:lastRenderedPageBreak/>
        <w:t xml:space="preserve">            nextIndex = scanParameters(buffer, nextIndex, paramList) + 1;</w:t>
      </w:r>
    </w:p>
    <w:p w14:paraId="7E3726A2" w14:textId="77777777" w:rsidR="003D5332" w:rsidRPr="00EC76D5" w:rsidRDefault="003D5332" w:rsidP="003D5332">
      <w:pPr>
        <w:pStyle w:val="Code"/>
      </w:pPr>
      <w:r w:rsidRPr="00EC76D5">
        <w:t xml:space="preserve">          }</w:t>
      </w:r>
    </w:p>
    <w:p w14:paraId="24D200AD" w14:textId="77777777" w:rsidR="003D5332" w:rsidRPr="00EC76D5" w:rsidRDefault="003D5332" w:rsidP="003D5332">
      <w:pPr>
        <w:pStyle w:val="Code"/>
      </w:pPr>
    </w:p>
    <w:p w14:paraId="2770AF03" w14:textId="77777777" w:rsidR="003D5332" w:rsidRPr="00EC76D5" w:rsidRDefault="003D5332" w:rsidP="003D5332">
      <w:pPr>
        <w:pStyle w:val="Code"/>
      </w:pPr>
      <w:r w:rsidRPr="00EC76D5">
        <w:t xml:space="preserve">          for (int paramIndex = 0; paramIndex &lt; paramList.size();</w:t>
      </w:r>
    </w:p>
    <w:p w14:paraId="28F6C87A" w14:textId="77777777" w:rsidR="003D5332" w:rsidRPr="00EC76D5" w:rsidRDefault="003D5332" w:rsidP="003D5332">
      <w:pPr>
        <w:pStyle w:val="Code"/>
      </w:pPr>
      <w:r w:rsidRPr="00EC76D5">
        <w:t xml:space="preserve">               ++paramIndex) {</w:t>
      </w:r>
    </w:p>
    <w:p w14:paraId="1E75C79D" w14:textId="77777777" w:rsidR="003D5332" w:rsidRPr="00EC76D5" w:rsidRDefault="003D5332" w:rsidP="003D5332">
      <w:pPr>
        <w:pStyle w:val="Code"/>
      </w:pPr>
      <w:r w:rsidRPr="00EC76D5">
        <w:t xml:space="preserve">            String oldParam = paramList.get(paramIndex) + "\0";</w:t>
      </w:r>
    </w:p>
    <w:p w14:paraId="27779CF7" w14:textId="77777777" w:rsidR="003D5332" w:rsidRPr="00EC76D5" w:rsidRDefault="003D5332" w:rsidP="003D5332">
      <w:pPr>
        <w:pStyle w:val="Code"/>
      </w:pPr>
      <w:r w:rsidRPr="00EC76D5">
        <w:t xml:space="preserve">            String newParam = searchForMacros(oldParam, nameStack);</w:t>
      </w:r>
    </w:p>
    <w:p w14:paraId="32CD7BC9" w14:textId="77777777" w:rsidR="003D5332" w:rsidRPr="00EC76D5" w:rsidRDefault="003D5332" w:rsidP="003D5332">
      <w:pPr>
        <w:pStyle w:val="Code"/>
      </w:pPr>
      <w:r w:rsidRPr="00EC76D5">
        <w:t xml:space="preserve">            paramList.set(paramIndex, newParam);</w:t>
      </w:r>
    </w:p>
    <w:p w14:paraId="10128F83" w14:textId="77777777" w:rsidR="003D5332" w:rsidRPr="00EC76D5" w:rsidRDefault="003D5332" w:rsidP="003D5332">
      <w:pPr>
        <w:pStyle w:val="Code"/>
      </w:pPr>
      <w:r w:rsidRPr="00EC76D5">
        <w:t xml:space="preserve">          }</w:t>
      </w:r>
    </w:p>
    <w:p w14:paraId="33183EA0" w14:textId="77777777" w:rsidR="003D5332" w:rsidRPr="00EC76D5" w:rsidRDefault="003D5332" w:rsidP="003D5332">
      <w:pPr>
        <w:pStyle w:val="Code"/>
      </w:pPr>
    </w:p>
    <w:p w14:paraId="44275625" w14:textId="77777777" w:rsidR="003D5332" w:rsidRPr="00EC76D5" w:rsidRDefault="003D5332" w:rsidP="003D5332">
      <w:pPr>
        <w:pStyle w:val="Code"/>
      </w:pPr>
      <w:r w:rsidRPr="00EC76D5">
        <w:t xml:space="preserve">          String macroText = lookupMacro(name, paramList);</w:t>
      </w:r>
    </w:p>
    <w:p w14:paraId="34209100" w14:textId="77777777" w:rsidR="003D5332" w:rsidRPr="00EC76D5" w:rsidRDefault="003D5332" w:rsidP="003D5332">
      <w:pPr>
        <w:pStyle w:val="Code"/>
      </w:pPr>
      <w:r w:rsidRPr="00EC76D5">
        <w:t xml:space="preserve">          macroText = searchForMacros(macroText, nameStack);</w:t>
      </w:r>
    </w:p>
    <w:p w14:paraId="60677262" w14:textId="77777777" w:rsidR="003D5332" w:rsidRPr="00EC76D5" w:rsidRDefault="003D5332" w:rsidP="003D5332">
      <w:pPr>
        <w:pStyle w:val="Code"/>
      </w:pPr>
      <w:r w:rsidRPr="00EC76D5">
        <w:t xml:space="preserve">          buffer.replace(index, nextIndex, macroText);</w:t>
      </w:r>
    </w:p>
    <w:p w14:paraId="7B9BFB14" w14:textId="77777777" w:rsidR="003D5332" w:rsidRPr="00EC76D5" w:rsidRDefault="003D5332" w:rsidP="003D5332">
      <w:pPr>
        <w:pStyle w:val="Code"/>
      </w:pPr>
      <w:r w:rsidRPr="00EC76D5">
        <w:t xml:space="preserve">          index += macroText.length();</w:t>
      </w:r>
    </w:p>
    <w:p w14:paraId="29FC3A88" w14:textId="77777777" w:rsidR="003D5332" w:rsidRPr="00EC76D5" w:rsidRDefault="003D5332" w:rsidP="003D5332">
      <w:pPr>
        <w:pStyle w:val="Code"/>
      </w:pPr>
      <w:r w:rsidRPr="00EC76D5">
        <w:t xml:space="preserve">          nameStack.pop();</w:t>
      </w:r>
    </w:p>
    <w:p w14:paraId="4C5E4E72" w14:textId="77777777" w:rsidR="003D5332" w:rsidRPr="00EC76D5" w:rsidRDefault="003D5332" w:rsidP="003D5332">
      <w:pPr>
        <w:pStyle w:val="Code"/>
      </w:pPr>
      <w:r w:rsidRPr="00EC76D5">
        <w:t xml:space="preserve">        }</w:t>
      </w:r>
    </w:p>
    <w:p w14:paraId="58F4397D" w14:textId="77777777" w:rsidR="003D5332" w:rsidRPr="00EC76D5" w:rsidRDefault="003D5332" w:rsidP="003D5332">
      <w:pPr>
        <w:pStyle w:val="Code"/>
      </w:pPr>
      <w:r w:rsidRPr="00EC76D5">
        <w:t xml:space="preserve">        else {</w:t>
      </w:r>
    </w:p>
    <w:p w14:paraId="2C4E5497" w14:textId="77777777" w:rsidR="003D5332" w:rsidRPr="00EC76D5" w:rsidRDefault="003D5332" w:rsidP="003D5332">
      <w:pPr>
        <w:pStyle w:val="Code"/>
      </w:pPr>
      <w:r w:rsidRPr="00EC76D5">
        <w:t xml:space="preserve">          index = nextIndex - 1;</w:t>
      </w:r>
    </w:p>
    <w:p w14:paraId="540FF913" w14:textId="77777777" w:rsidR="003D5332" w:rsidRPr="00EC76D5" w:rsidRDefault="003D5332" w:rsidP="003D5332">
      <w:pPr>
        <w:pStyle w:val="Code"/>
      </w:pPr>
      <w:r w:rsidRPr="00EC76D5">
        <w:t xml:space="preserve">        }</w:t>
      </w:r>
    </w:p>
    <w:p w14:paraId="03D32E0A" w14:textId="77777777" w:rsidR="003D5332" w:rsidRPr="00EC76D5" w:rsidRDefault="003D5332" w:rsidP="003D5332">
      <w:pPr>
        <w:pStyle w:val="Code"/>
      </w:pPr>
      <w:r w:rsidRPr="00EC76D5">
        <w:t xml:space="preserve">      }</w:t>
      </w:r>
    </w:p>
    <w:p w14:paraId="5799EAD5" w14:textId="77777777" w:rsidR="003D5332" w:rsidRPr="00EC76D5" w:rsidRDefault="003D5332" w:rsidP="003D5332">
      <w:pPr>
        <w:pStyle w:val="Code"/>
      </w:pPr>
      <w:r w:rsidRPr="00EC76D5">
        <w:t xml:space="preserve">    }</w:t>
      </w:r>
    </w:p>
    <w:p w14:paraId="46D2C5DE" w14:textId="77777777" w:rsidR="003D5332" w:rsidRPr="00EC76D5" w:rsidRDefault="003D5332" w:rsidP="003D5332">
      <w:pPr>
        <w:pStyle w:val="Code"/>
      </w:pPr>
      <w:r w:rsidRPr="00EC76D5">
        <w:t xml:space="preserve">    </w:t>
      </w:r>
    </w:p>
    <w:p w14:paraId="1EFDC359" w14:textId="77777777" w:rsidR="003D5332" w:rsidRPr="00EC76D5" w:rsidRDefault="003D5332" w:rsidP="003D5332">
      <w:pPr>
        <w:pStyle w:val="Code"/>
      </w:pPr>
      <w:r w:rsidRPr="00EC76D5">
        <w:t xml:space="preserve">    return buffer.toString().replace("\0", "");</w:t>
      </w:r>
    </w:p>
    <w:p w14:paraId="0C4156C7" w14:textId="77777777" w:rsidR="003D5332" w:rsidRPr="00EC76D5" w:rsidRDefault="003D5332" w:rsidP="003D5332">
      <w:pPr>
        <w:pStyle w:val="Code"/>
      </w:pPr>
      <w:r w:rsidRPr="00EC76D5">
        <w:t xml:space="preserve">  }  </w:t>
      </w:r>
    </w:p>
    <w:p w14:paraId="54AF5EE7" w14:textId="7BB93C0A" w:rsidR="00A45048" w:rsidRPr="00EC76D5" w:rsidRDefault="003A609A" w:rsidP="003D5332">
      <w:r w:rsidRPr="00EC76D5">
        <w:t xml:space="preserve">The </w:t>
      </w:r>
      <w:r w:rsidRPr="00EC76D5">
        <w:rPr>
          <w:rStyle w:val="CodeInText"/>
        </w:rPr>
        <w:t>scanParameters</w:t>
      </w:r>
      <w:r w:rsidRPr="00EC76D5">
        <w:t xml:space="preserve"> extracts the actual parameters of a macro call. The parameters are separated by commas and the list is terminated by a right parenthesis. It becomes a bit co</w:t>
      </w:r>
      <w:r w:rsidR="001C652E" w:rsidRPr="00EC76D5">
        <w:t>mplicated since the parameters them</w:t>
      </w:r>
      <w:r w:rsidRPr="00EC76D5">
        <w:t xml:space="preserve">selves can </w:t>
      </w:r>
      <w:r w:rsidR="00DA0797" w:rsidRPr="00EC76D5">
        <w:t xml:space="preserve">hold parenthesis and commas. The field </w:t>
      </w:r>
      <w:r w:rsidR="00DA0797" w:rsidRPr="00EC76D5">
        <w:rPr>
          <w:rStyle w:val="CodeInText"/>
        </w:rPr>
        <w:t>paranCount</w:t>
      </w:r>
      <w:r w:rsidR="000C08D3" w:rsidRPr="00EC76D5">
        <w:t xml:space="preserve"> </w:t>
      </w:r>
      <w:r w:rsidR="00DA0797" w:rsidRPr="00EC76D5">
        <w:t>count</w:t>
      </w:r>
      <w:r w:rsidR="000C08D3" w:rsidRPr="00EC76D5">
        <w:t>s</w:t>
      </w:r>
      <w:r w:rsidR="00DA0797" w:rsidRPr="00EC76D5">
        <w:t xml:space="preserve"> the </w:t>
      </w:r>
      <w:r w:rsidR="000C08D3" w:rsidRPr="00EC76D5">
        <w:t xml:space="preserve">level </w:t>
      </w:r>
      <w:r w:rsidR="00DA0797" w:rsidRPr="00EC76D5">
        <w:t xml:space="preserve">of </w:t>
      </w:r>
      <w:r w:rsidR="000C08D3" w:rsidRPr="00EC76D5">
        <w:t>parentheses nesting and only takes parameter into consideration when the nesting level is zero.</w:t>
      </w:r>
    </w:p>
    <w:p w14:paraId="40FDD072" w14:textId="77777777" w:rsidR="003D5332" w:rsidRPr="00EC76D5" w:rsidRDefault="003D5332" w:rsidP="003D5332">
      <w:pPr>
        <w:pStyle w:val="Code"/>
      </w:pPr>
      <w:r w:rsidRPr="00EC76D5">
        <w:t xml:space="preserve">  private static int scanParameters(StringBuilder buffer, int index,</w:t>
      </w:r>
    </w:p>
    <w:p w14:paraId="64326ACC" w14:textId="77777777" w:rsidR="003D5332" w:rsidRPr="00EC76D5" w:rsidRDefault="003D5332" w:rsidP="003D5332">
      <w:pPr>
        <w:pStyle w:val="Code"/>
      </w:pPr>
      <w:r w:rsidRPr="00EC76D5">
        <w:t xml:space="preserve">                                    List&lt;String&gt; paramList) {</w:t>
      </w:r>
    </w:p>
    <w:p w14:paraId="7D37F596" w14:textId="77777777" w:rsidR="003D5332" w:rsidRPr="00EC76D5" w:rsidRDefault="003D5332" w:rsidP="003D5332">
      <w:pPr>
        <w:pStyle w:val="Code"/>
      </w:pPr>
      <w:r w:rsidRPr="00EC76D5">
        <w:t xml:space="preserve">    int parenCount = 0;</w:t>
      </w:r>
    </w:p>
    <w:p w14:paraId="66D587C2" w14:textId="77777777" w:rsidR="003D5332" w:rsidRPr="00EC76D5" w:rsidRDefault="003D5332" w:rsidP="003D5332">
      <w:pPr>
        <w:pStyle w:val="Code"/>
      </w:pPr>
      <w:r w:rsidRPr="00EC76D5">
        <w:t xml:space="preserve">    StringBuilder paramBuffer = new StringBuilder();</w:t>
      </w:r>
    </w:p>
    <w:p w14:paraId="28C5F884" w14:textId="77777777" w:rsidR="003D5332" w:rsidRPr="00EC76D5" w:rsidRDefault="003D5332" w:rsidP="003D5332">
      <w:pPr>
        <w:pStyle w:val="Code"/>
      </w:pPr>
      <w:r w:rsidRPr="00EC76D5">
        <w:t xml:space="preserve">    </w:t>
      </w:r>
    </w:p>
    <w:p w14:paraId="4DDBAE07" w14:textId="77777777" w:rsidR="003D5332" w:rsidRPr="00EC76D5" w:rsidRDefault="003D5332" w:rsidP="003D5332">
      <w:pPr>
        <w:pStyle w:val="Code"/>
      </w:pPr>
      <w:r w:rsidRPr="00EC76D5">
        <w:t xml:space="preserve">    for (; true; ++index) {</w:t>
      </w:r>
    </w:p>
    <w:p w14:paraId="7FB026B8" w14:textId="77777777" w:rsidR="003D5332" w:rsidRPr="00EC76D5" w:rsidRDefault="003D5332" w:rsidP="003D5332">
      <w:pPr>
        <w:pStyle w:val="Code"/>
      </w:pPr>
      <w:r w:rsidRPr="00EC76D5">
        <w:t xml:space="preserve">      char c = buffer.charAt(index);</w:t>
      </w:r>
    </w:p>
    <w:p w14:paraId="23CA5B6E" w14:textId="77777777" w:rsidR="003D5332" w:rsidRPr="00EC76D5" w:rsidRDefault="003D5332" w:rsidP="003D5332">
      <w:pPr>
        <w:pStyle w:val="Code"/>
      </w:pPr>
      <w:r w:rsidRPr="00EC76D5">
        <w:t xml:space="preserve">      </w:t>
      </w:r>
    </w:p>
    <w:p w14:paraId="252244BC" w14:textId="77777777" w:rsidR="003D5332" w:rsidRPr="00EC76D5" w:rsidRDefault="003D5332" w:rsidP="003D5332">
      <w:pPr>
        <w:pStyle w:val="Code"/>
      </w:pPr>
      <w:r w:rsidRPr="00EC76D5">
        <w:t xml:space="preserve">      switch (c) {</w:t>
      </w:r>
    </w:p>
    <w:p w14:paraId="2EB3957F" w14:textId="77777777" w:rsidR="003D5332" w:rsidRPr="00EC76D5" w:rsidRDefault="003D5332" w:rsidP="003D5332">
      <w:pPr>
        <w:pStyle w:val="Code"/>
      </w:pPr>
      <w:r w:rsidRPr="00EC76D5">
        <w:t xml:space="preserve">        case '(':</w:t>
      </w:r>
    </w:p>
    <w:p w14:paraId="3A7B01A1" w14:textId="77777777" w:rsidR="003D5332" w:rsidRPr="00EC76D5" w:rsidRDefault="003D5332" w:rsidP="003D5332">
      <w:pPr>
        <w:pStyle w:val="Code"/>
      </w:pPr>
      <w:r w:rsidRPr="00EC76D5">
        <w:t xml:space="preserve">          if (++parenCount &gt; 1) {</w:t>
      </w:r>
    </w:p>
    <w:p w14:paraId="1BFA44D3" w14:textId="77777777" w:rsidR="003D5332" w:rsidRPr="00EC76D5" w:rsidRDefault="003D5332" w:rsidP="003D5332">
      <w:pPr>
        <w:pStyle w:val="Code"/>
      </w:pPr>
      <w:r w:rsidRPr="00EC76D5">
        <w:t xml:space="preserve">            paramBuffer.append(c);</w:t>
      </w:r>
    </w:p>
    <w:p w14:paraId="6B2F0321" w14:textId="77777777" w:rsidR="003D5332" w:rsidRPr="00EC76D5" w:rsidRDefault="003D5332" w:rsidP="003D5332">
      <w:pPr>
        <w:pStyle w:val="Code"/>
      </w:pPr>
      <w:r w:rsidRPr="00EC76D5">
        <w:t xml:space="preserve">          }</w:t>
      </w:r>
    </w:p>
    <w:p w14:paraId="0597F6D6" w14:textId="77777777" w:rsidR="003D5332" w:rsidRPr="00EC76D5" w:rsidRDefault="003D5332" w:rsidP="003D5332">
      <w:pPr>
        <w:pStyle w:val="Code"/>
      </w:pPr>
      <w:r w:rsidRPr="00EC76D5">
        <w:t xml:space="preserve">          break;</w:t>
      </w:r>
    </w:p>
    <w:p w14:paraId="31E52E4F" w14:textId="77777777" w:rsidR="003D5332" w:rsidRPr="00EC76D5" w:rsidRDefault="003D5332" w:rsidP="003D5332">
      <w:pPr>
        <w:pStyle w:val="Code"/>
      </w:pPr>
      <w:r w:rsidRPr="00EC76D5">
        <w:t xml:space="preserve">          </w:t>
      </w:r>
    </w:p>
    <w:p w14:paraId="402E59E0" w14:textId="77777777" w:rsidR="003D5332" w:rsidRPr="00EC76D5" w:rsidRDefault="003D5332" w:rsidP="003D5332">
      <w:pPr>
        <w:pStyle w:val="Code"/>
      </w:pPr>
      <w:r w:rsidRPr="00EC76D5">
        <w:t xml:space="preserve">        case ')':</w:t>
      </w:r>
    </w:p>
    <w:p w14:paraId="4D3AC3A9" w14:textId="77777777" w:rsidR="003D5332" w:rsidRPr="00EC76D5" w:rsidRDefault="003D5332" w:rsidP="003D5332">
      <w:pPr>
        <w:pStyle w:val="Code"/>
      </w:pPr>
      <w:r w:rsidRPr="00EC76D5">
        <w:t xml:space="preserve">          if (--parenCount == 0) {</w:t>
      </w:r>
    </w:p>
    <w:p w14:paraId="627109B4" w14:textId="77777777" w:rsidR="003D5332" w:rsidRPr="00EC76D5" w:rsidRDefault="003D5332" w:rsidP="003D5332">
      <w:pPr>
        <w:pStyle w:val="Code"/>
      </w:pPr>
      <w:r w:rsidRPr="00EC76D5">
        <w:t xml:space="preserve">            paramList.add(paramBuffer.toString());</w:t>
      </w:r>
    </w:p>
    <w:p w14:paraId="258E1A08" w14:textId="77777777" w:rsidR="003D5332" w:rsidRPr="00EC76D5" w:rsidRDefault="003D5332" w:rsidP="003D5332">
      <w:pPr>
        <w:pStyle w:val="Code"/>
      </w:pPr>
      <w:r w:rsidRPr="00EC76D5">
        <w:t xml:space="preserve">            return index;</w:t>
      </w:r>
    </w:p>
    <w:p w14:paraId="57895E00" w14:textId="77777777" w:rsidR="003D5332" w:rsidRPr="00EC76D5" w:rsidRDefault="003D5332" w:rsidP="003D5332">
      <w:pPr>
        <w:pStyle w:val="Code"/>
      </w:pPr>
      <w:r w:rsidRPr="00EC76D5">
        <w:t xml:space="preserve">          }</w:t>
      </w:r>
    </w:p>
    <w:p w14:paraId="4BE80F93" w14:textId="77777777" w:rsidR="003D5332" w:rsidRPr="00EC76D5" w:rsidRDefault="003D5332" w:rsidP="003D5332">
      <w:pPr>
        <w:pStyle w:val="Code"/>
      </w:pPr>
      <w:r w:rsidRPr="00EC76D5">
        <w:t xml:space="preserve">          else {</w:t>
      </w:r>
    </w:p>
    <w:p w14:paraId="20AA519F" w14:textId="77777777" w:rsidR="003D5332" w:rsidRPr="00EC76D5" w:rsidRDefault="003D5332" w:rsidP="003D5332">
      <w:pPr>
        <w:pStyle w:val="Code"/>
      </w:pPr>
      <w:r w:rsidRPr="00EC76D5">
        <w:t xml:space="preserve">            paramBuffer.append(c);</w:t>
      </w:r>
    </w:p>
    <w:p w14:paraId="410A04B9" w14:textId="77777777" w:rsidR="003D5332" w:rsidRPr="00EC76D5" w:rsidRDefault="003D5332" w:rsidP="003D5332">
      <w:pPr>
        <w:pStyle w:val="Code"/>
      </w:pPr>
      <w:r w:rsidRPr="00EC76D5">
        <w:t xml:space="preserve">          }</w:t>
      </w:r>
    </w:p>
    <w:p w14:paraId="3863FD62" w14:textId="77777777" w:rsidR="003D5332" w:rsidRPr="00EC76D5" w:rsidRDefault="003D5332" w:rsidP="003D5332">
      <w:pPr>
        <w:pStyle w:val="Code"/>
      </w:pPr>
      <w:r w:rsidRPr="00EC76D5">
        <w:t xml:space="preserve">          break;</w:t>
      </w:r>
    </w:p>
    <w:p w14:paraId="6EFC59B6" w14:textId="77777777" w:rsidR="003D5332" w:rsidRPr="00EC76D5" w:rsidRDefault="003D5332" w:rsidP="003D5332">
      <w:pPr>
        <w:pStyle w:val="Code"/>
      </w:pPr>
      <w:r w:rsidRPr="00EC76D5">
        <w:t xml:space="preserve">          </w:t>
      </w:r>
    </w:p>
    <w:p w14:paraId="620A9566" w14:textId="77777777" w:rsidR="003D5332" w:rsidRPr="00EC76D5" w:rsidRDefault="003D5332" w:rsidP="003D5332">
      <w:pPr>
        <w:pStyle w:val="Code"/>
      </w:pPr>
      <w:r w:rsidRPr="00EC76D5">
        <w:t xml:space="preserve">        case ',':</w:t>
      </w:r>
    </w:p>
    <w:p w14:paraId="4B1254AD" w14:textId="77777777" w:rsidR="003D5332" w:rsidRPr="00EC76D5" w:rsidRDefault="003D5332" w:rsidP="003D5332">
      <w:pPr>
        <w:pStyle w:val="Code"/>
      </w:pPr>
      <w:r w:rsidRPr="00EC76D5">
        <w:t xml:space="preserve">          if (parenCount == 1) {</w:t>
      </w:r>
    </w:p>
    <w:p w14:paraId="19475CE6" w14:textId="77777777" w:rsidR="003D5332" w:rsidRPr="00EC76D5" w:rsidRDefault="003D5332" w:rsidP="003D5332">
      <w:pPr>
        <w:pStyle w:val="Code"/>
      </w:pPr>
      <w:r w:rsidRPr="00EC76D5">
        <w:lastRenderedPageBreak/>
        <w:t xml:space="preserve">            paramList.add(paramBuffer.toString());</w:t>
      </w:r>
    </w:p>
    <w:p w14:paraId="61C3942E" w14:textId="77777777" w:rsidR="003D5332" w:rsidRPr="00EC76D5" w:rsidRDefault="003D5332" w:rsidP="003D5332">
      <w:pPr>
        <w:pStyle w:val="Code"/>
      </w:pPr>
      <w:r w:rsidRPr="00EC76D5">
        <w:t xml:space="preserve">            paramBuffer.delete(0, paramBuffer.length());</w:t>
      </w:r>
    </w:p>
    <w:p w14:paraId="2718A47F" w14:textId="77777777" w:rsidR="003D5332" w:rsidRPr="00EC76D5" w:rsidRDefault="003D5332" w:rsidP="003D5332">
      <w:pPr>
        <w:pStyle w:val="Code"/>
      </w:pPr>
      <w:r w:rsidRPr="00EC76D5">
        <w:t xml:space="preserve">          }</w:t>
      </w:r>
    </w:p>
    <w:p w14:paraId="776B524F" w14:textId="77777777" w:rsidR="003D5332" w:rsidRPr="00EC76D5" w:rsidRDefault="003D5332" w:rsidP="003D5332">
      <w:pPr>
        <w:pStyle w:val="Code"/>
      </w:pPr>
      <w:r w:rsidRPr="00EC76D5">
        <w:t xml:space="preserve">          else {</w:t>
      </w:r>
    </w:p>
    <w:p w14:paraId="6B41870D" w14:textId="77777777" w:rsidR="003D5332" w:rsidRPr="00EC76D5" w:rsidRDefault="003D5332" w:rsidP="003D5332">
      <w:pPr>
        <w:pStyle w:val="Code"/>
      </w:pPr>
      <w:r w:rsidRPr="00EC76D5">
        <w:t xml:space="preserve">            paramBuffer.append(c);</w:t>
      </w:r>
    </w:p>
    <w:p w14:paraId="4BE6DC5B" w14:textId="77777777" w:rsidR="003D5332" w:rsidRPr="00EC76D5" w:rsidRDefault="003D5332" w:rsidP="003D5332">
      <w:pPr>
        <w:pStyle w:val="Code"/>
      </w:pPr>
      <w:r w:rsidRPr="00EC76D5">
        <w:t xml:space="preserve">          }</w:t>
      </w:r>
    </w:p>
    <w:p w14:paraId="72A078C8" w14:textId="77777777" w:rsidR="003D5332" w:rsidRPr="00EC76D5" w:rsidRDefault="003D5332" w:rsidP="003D5332">
      <w:pPr>
        <w:pStyle w:val="Code"/>
      </w:pPr>
      <w:r w:rsidRPr="00EC76D5">
        <w:t xml:space="preserve">          break;</w:t>
      </w:r>
    </w:p>
    <w:p w14:paraId="114675D0" w14:textId="77777777" w:rsidR="003D5332" w:rsidRPr="00EC76D5" w:rsidRDefault="003D5332" w:rsidP="003D5332">
      <w:pPr>
        <w:pStyle w:val="Code"/>
      </w:pPr>
      <w:r w:rsidRPr="00EC76D5">
        <w:t xml:space="preserve">          </w:t>
      </w:r>
    </w:p>
    <w:p w14:paraId="5722686E" w14:textId="77777777" w:rsidR="003D5332" w:rsidRPr="00EC76D5" w:rsidRDefault="003D5332" w:rsidP="003D5332">
      <w:pPr>
        <w:pStyle w:val="Code"/>
      </w:pPr>
      <w:r w:rsidRPr="00EC76D5">
        <w:t xml:space="preserve">        case '\0':</w:t>
      </w:r>
    </w:p>
    <w:p w14:paraId="5E0D22D2" w14:textId="77777777" w:rsidR="003D5332" w:rsidRPr="00EC76D5" w:rsidRDefault="003D5332" w:rsidP="003D5332">
      <w:pPr>
        <w:pStyle w:val="Code"/>
      </w:pPr>
      <w:r w:rsidRPr="00EC76D5">
        <w:t xml:space="preserve">          Assert.error("unfinished macro parameter sequence");</w:t>
      </w:r>
    </w:p>
    <w:p w14:paraId="38FDAA7B" w14:textId="77777777" w:rsidR="003D5332" w:rsidRPr="00EC76D5" w:rsidRDefault="003D5332" w:rsidP="003D5332">
      <w:pPr>
        <w:pStyle w:val="Code"/>
      </w:pPr>
      <w:r w:rsidRPr="00EC76D5">
        <w:t xml:space="preserve">          break;</w:t>
      </w:r>
    </w:p>
    <w:p w14:paraId="76820281" w14:textId="77777777" w:rsidR="003D5332" w:rsidRPr="00EC76D5" w:rsidRDefault="003D5332" w:rsidP="003D5332">
      <w:pPr>
        <w:pStyle w:val="Code"/>
      </w:pPr>
      <w:r w:rsidRPr="00EC76D5">
        <w:t xml:space="preserve">          </w:t>
      </w:r>
    </w:p>
    <w:p w14:paraId="74A6F630" w14:textId="77777777" w:rsidR="003D5332" w:rsidRPr="00EC76D5" w:rsidRDefault="003D5332" w:rsidP="003D5332">
      <w:pPr>
        <w:pStyle w:val="Code"/>
      </w:pPr>
      <w:r w:rsidRPr="00EC76D5">
        <w:t xml:space="preserve">        default:</w:t>
      </w:r>
    </w:p>
    <w:p w14:paraId="443F7BDC" w14:textId="77777777" w:rsidR="003D5332" w:rsidRPr="00EC76D5" w:rsidRDefault="003D5332" w:rsidP="003D5332">
      <w:pPr>
        <w:pStyle w:val="Code"/>
      </w:pPr>
      <w:r w:rsidRPr="00EC76D5">
        <w:t xml:space="preserve">          paramBuffer.append(c);</w:t>
      </w:r>
    </w:p>
    <w:p w14:paraId="527F7A77" w14:textId="77777777" w:rsidR="003D5332" w:rsidRPr="00EC76D5" w:rsidRDefault="003D5332" w:rsidP="003D5332">
      <w:pPr>
        <w:pStyle w:val="Code"/>
      </w:pPr>
      <w:r w:rsidRPr="00EC76D5">
        <w:t xml:space="preserve">          break;</w:t>
      </w:r>
    </w:p>
    <w:p w14:paraId="7F8A155F" w14:textId="77777777" w:rsidR="003D5332" w:rsidRPr="00EC76D5" w:rsidRDefault="003D5332" w:rsidP="003D5332">
      <w:pPr>
        <w:pStyle w:val="Code"/>
      </w:pPr>
      <w:r w:rsidRPr="00EC76D5">
        <w:t xml:space="preserve">      }</w:t>
      </w:r>
    </w:p>
    <w:p w14:paraId="6F62DE29" w14:textId="77777777" w:rsidR="003D5332" w:rsidRPr="00EC76D5" w:rsidRDefault="003D5332" w:rsidP="003D5332">
      <w:pPr>
        <w:pStyle w:val="Code"/>
      </w:pPr>
      <w:r w:rsidRPr="00EC76D5">
        <w:t xml:space="preserve">    }</w:t>
      </w:r>
    </w:p>
    <w:p w14:paraId="50EB59CE" w14:textId="3EF1C674" w:rsidR="003D5332" w:rsidRPr="00EC76D5" w:rsidRDefault="003D5332" w:rsidP="003D5332">
      <w:pPr>
        <w:pStyle w:val="Code"/>
      </w:pPr>
      <w:r w:rsidRPr="00EC76D5">
        <w:t xml:space="preserve">  }</w:t>
      </w:r>
    </w:p>
    <w:p w14:paraId="544BBAD7" w14:textId="41AACF9C" w:rsidR="005704DD" w:rsidRPr="00EC76D5" w:rsidRDefault="00CD0BCC" w:rsidP="00CD0BCC">
      <w:r w:rsidRPr="00EC76D5">
        <w:t xml:space="preserve">The </w:t>
      </w:r>
      <w:r w:rsidRPr="00EC76D5">
        <w:rPr>
          <w:rStyle w:val="CodeInText"/>
        </w:rPr>
        <w:t>lookupMacro</w:t>
      </w:r>
      <w:r w:rsidRPr="00EC76D5">
        <w:t xml:space="preserve"> method looks up a given macro. If it stored in </w:t>
      </w:r>
      <w:r w:rsidR="00443DFC" w:rsidRPr="00EC76D5">
        <w:rPr>
          <w:rStyle w:val="CodeInText"/>
        </w:rPr>
        <w:t>MacroMap</w:t>
      </w:r>
      <w:r w:rsidRPr="00EC76D5">
        <w:t>, the number o</w:t>
      </w:r>
      <w:r w:rsidR="000B2AD1" w:rsidRPr="00EC76D5">
        <w:t>f parameters is checked and then the parameter locations in the macro body are replaced by the actual parameters.</w:t>
      </w:r>
    </w:p>
    <w:p w14:paraId="4D70F061" w14:textId="77777777" w:rsidR="00A56FB4" w:rsidRPr="00EC76D5" w:rsidRDefault="00A56FB4" w:rsidP="00A56FB4">
      <w:pPr>
        <w:pStyle w:val="Code"/>
      </w:pPr>
      <w:r w:rsidRPr="00EC76D5">
        <w:t xml:space="preserve">  private static String lookupMacro(String name, List&lt;String&gt; paramList) {</w:t>
      </w:r>
    </w:p>
    <w:p w14:paraId="00C28F8F" w14:textId="77777777" w:rsidR="00A56FB4" w:rsidRPr="00EC76D5" w:rsidRDefault="00A56FB4" w:rsidP="00A56FB4">
      <w:pPr>
        <w:pStyle w:val="Code"/>
      </w:pPr>
      <w:r w:rsidRPr="00EC76D5">
        <w:t xml:space="preserve">    if (Main.MacroMap.containsKey(name)) {</w:t>
      </w:r>
    </w:p>
    <w:p w14:paraId="430A1E04" w14:textId="77777777" w:rsidR="00A56FB4" w:rsidRPr="00EC76D5" w:rsidRDefault="00A56FB4" w:rsidP="00A56FB4">
      <w:pPr>
        <w:pStyle w:val="Code"/>
      </w:pPr>
      <w:r w:rsidRPr="00EC76D5">
        <w:t xml:space="preserve">      Macro macro = Main.MacroMap.get(name);      </w:t>
      </w:r>
    </w:p>
    <w:p w14:paraId="762E5AB7" w14:textId="77777777" w:rsidR="00A56FB4" w:rsidRPr="00EC76D5" w:rsidRDefault="00A56FB4" w:rsidP="00A56FB4">
      <w:pPr>
        <w:pStyle w:val="Code"/>
      </w:pPr>
      <w:r w:rsidRPr="00EC76D5">
        <w:t xml:space="preserve">      Assert.error(paramList.size() == macro.parameters(),</w:t>
      </w:r>
    </w:p>
    <w:p w14:paraId="6B5B0CEC" w14:textId="77777777" w:rsidR="00A56FB4" w:rsidRPr="00EC76D5" w:rsidRDefault="00A56FB4" w:rsidP="00A56FB4">
      <w:pPr>
        <w:pStyle w:val="Code"/>
      </w:pPr>
      <w:r w:rsidRPr="00EC76D5">
        <w:t xml:space="preserve">               "invalid number of parameters");</w:t>
      </w:r>
    </w:p>
    <w:p w14:paraId="1F0BB00C" w14:textId="77777777" w:rsidR="00A56FB4" w:rsidRPr="00EC76D5" w:rsidRDefault="00A56FB4" w:rsidP="00A56FB4">
      <w:pPr>
        <w:pStyle w:val="Code"/>
      </w:pPr>
      <w:r w:rsidRPr="00EC76D5">
        <w:t xml:space="preserve">      StringBuilder buffer = new StringBuilder(macro.body());</w:t>
      </w:r>
    </w:p>
    <w:p w14:paraId="1E6D8F02" w14:textId="77777777" w:rsidR="00A56FB4" w:rsidRPr="00EC76D5" w:rsidRDefault="00A56FB4" w:rsidP="00A56FB4">
      <w:pPr>
        <w:pStyle w:val="Code"/>
      </w:pPr>
      <w:r w:rsidRPr="00EC76D5">
        <w:t xml:space="preserve">      </w:t>
      </w:r>
    </w:p>
    <w:p w14:paraId="6C14009D" w14:textId="77777777" w:rsidR="00A56FB4" w:rsidRPr="00EC76D5" w:rsidRDefault="00A56FB4" w:rsidP="00A56FB4">
      <w:pPr>
        <w:pStyle w:val="Code"/>
      </w:pPr>
      <w:r w:rsidRPr="00EC76D5">
        <w:t xml:space="preserve">      for (int index = 0; index &lt; macro.parameters(); ++index) {</w:t>
      </w:r>
    </w:p>
    <w:p w14:paraId="56686C69" w14:textId="77777777" w:rsidR="00A56FB4" w:rsidRPr="00EC76D5" w:rsidRDefault="00A56FB4" w:rsidP="00A56FB4">
      <w:pPr>
        <w:pStyle w:val="Code"/>
      </w:pPr>
      <w:r w:rsidRPr="00EC76D5">
        <w:t xml:space="preserve">        replaceAll(buffer, "#$" + index + Main.SeparatorId,</w:t>
      </w:r>
    </w:p>
    <w:p w14:paraId="7F13EF34" w14:textId="77777777" w:rsidR="00A56FB4" w:rsidRPr="00EC76D5" w:rsidRDefault="00A56FB4" w:rsidP="00A56FB4">
      <w:pPr>
        <w:pStyle w:val="Code"/>
      </w:pPr>
      <w:r w:rsidRPr="00EC76D5">
        <w:t xml:space="preserve">                   "\"" + paramList.get(index) + "\"");</w:t>
      </w:r>
    </w:p>
    <w:p w14:paraId="183E9B17" w14:textId="77777777" w:rsidR="00A56FB4" w:rsidRPr="00EC76D5" w:rsidRDefault="00A56FB4" w:rsidP="00A56FB4">
      <w:pPr>
        <w:pStyle w:val="Code"/>
      </w:pPr>
      <w:r w:rsidRPr="00EC76D5">
        <w:t xml:space="preserve">        replaceAll(buffer, Main.SeparatorId + index + Main.SeparatorId,</w:t>
      </w:r>
    </w:p>
    <w:p w14:paraId="3ACC8FC8" w14:textId="02CE52F1" w:rsidR="00A56FB4" w:rsidRPr="00EC76D5" w:rsidRDefault="00A56FB4" w:rsidP="00A56FB4">
      <w:pPr>
        <w:pStyle w:val="Code"/>
      </w:pPr>
      <w:r w:rsidRPr="00EC76D5">
        <w:t xml:space="preserve">                   paramList.get(index));</w:t>
      </w:r>
    </w:p>
    <w:p w14:paraId="54B4C917" w14:textId="77777777" w:rsidR="00A56FB4" w:rsidRPr="00EC76D5" w:rsidRDefault="00A56FB4" w:rsidP="00A56FB4">
      <w:pPr>
        <w:pStyle w:val="Code"/>
      </w:pPr>
      <w:r w:rsidRPr="00EC76D5">
        <w:t xml:space="preserve">      }</w:t>
      </w:r>
    </w:p>
    <w:p w14:paraId="3693649A" w14:textId="77777777" w:rsidR="00A56FB4" w:rsidRPr="00EC76D5" w:rsidRDefault="00A56FB4" w:rsidP="00A56FB4">
      <w:pPr>
        <w:pStyle w:val="Code"/>
      </w:pPr>
      <w:r w:rsidRPr="00EC76D5">
        <w:t xml:space="preserve">      </w:t>
      </w:r>
    </w:p>
    <w:p w14:paraId="4F873B57" w14:textId="77777777" w:rsidR="00A56FB4" w:rsidRPr="00EC76D5" w:rsidRDefault="00A56FB4" w:rsidP="00A56FB4">
      <w:pPr>
        <w:pStyle w:val="Code"/>
      </w:pPr>
      <w:r w:rsidRPr="00EC76D5">
        <w:t xml:space="preserve">      return buffer.toString();</w:t>
      </w:r>
    </w:p>
    <w:p w14:paraId="2F1552C3" w14:textId="11FC58D1" w:rsidR="00A56FB4" w:rsidRPr="00EC76D5" w:rsidRDefault="00A56FB4" w:rsidP="00A56FB4">
      <w:pPr>
        <w:pStyle w:val="Code"/>
      </w:pPr>
      <w:r w:rsidRPr="00EC76D5">
        <w:t xml:space="preserve">    }</w:t>
      </w:r>
    </w:p>
    <w:p w14:paraId="7C66BB02" w14:textId="2E9BEE65" w:rsidR="00742625" w:rsidRPr="00EC76D5" w:rsidRDefault="00742625" w:rsidP="007A6DD8">
      <w:r w:rsidRPr="00EC76D5">
        <w:t xml:space="preserve">If the macro name is not stored in </w:t>
      </w:r>
      <w:r w:rsidR="00443DFC" w:rsidRPr="00EC76D5">
        <w:rPr>
          <w:rStyle w:val="CodeInText"/>
        </w:rPr>
        <w:t>MacroMap</w:t>
      </w:r>
      <w:r w:rsidRPr="00EC76D5">
        <w:t>,</w:t>
      </w:r>
      <w:r w:rsidR="00076700" w:rsidRPr="00EC76D5">
        <w:t xml:space="preserve"> it may be one of the predefined special macros</w:t>
      </w:r>
      <w:r w:rsidR="00E5371B" w:rsidRPr="00EC76D5">
        <w:t xml:space="preserve">. The </w:t>
      </w:r>
      <w:r w:rsidR="00E5371B" w:rsidRPr="00EC76D5">
        <w:rPr>
          <w:rStyle w:val="CodeInText"/>
        </w:rPr>
        <w:t>__STDC__</w:t>
      </w:r>
      <w:r w:rsidR="00E5371B" w:rsidRPr="00EC76D5">
        <w:t xml:space="preserve"> macro is replaced by</w:t>
      </w:r>
      <w:r w:rsidR="00947C26" w:rsidRPr="00EC76D5">
        <w:t xml:space="preserve"> the</w:t>
      </w:r>
      <w:r w:rsidR="00E5371B" w:rsidRPr="00EC76D5">
        <w:t xml:space="preserve"> one </w:t>
      </w:r>
      <w:r w:rsidR="00947C26" w:rsidRPr="00EC76D5">
        <w:t xml:space="preserve">integer value </w:t>
      </w:r>
      <w:r w:rsidR="00E5371B" w:rsidRPr="00EC76D5">
        <w:t>since the compiler of this book supports standard C.</w:t>
      </w:r>
    </w:p>
    <w:p w14:paraId="1D07A3FD" w14:textId="77777777" w:rsidR="00A56FB4" w:rsidRPr="00EC76D5" w:rsidRDefault="00A56FB4" w:rsidP="00A56FB4">
      <w:pPr>
        <w:pStyle w:val="Code"/>
      </w:pPr>
      <w:r w:rsidRPr="00EC76D5">
        <w:t xml:space="preserve">    else if (name.equals("__STDC__")) {</w:t>
      </w:r>
    </w:p>
    <w:p w14:paraId="492AE997" w14:textId="77777777" w:rsidR="00A56FB4" w:rsidRPr="00EC76D5" w:rsidRDefault="00A56FB4" w:rsidP="00A56FB4">
      <w:pPr>
        <w:pStyle w:val="Code"/>
      </w:pPr>
      <w:r w:rsidRPr="00EC76D5">
        <w:t xml:space="preserve">      Assert.error(paramList.isEmpty(), "__STDC__",</w:t>
      </w:r>
    </w:p>
    <w:p w14:paraId="0E50270A" w14:textId="77777777" w:rsidR="00A56FB4" w:rsidRPr="00EC76D5" w:rsidRDefault="00A56FB4" w:rsidP="00A56FB4">
      <w:pPr>
        <w:pStyle w:val="Code"/>
      </w:pPr>
      <w:r w:rsidRPr="00EC76D5">
        <w:t xml:space="preserve">                   "invalid macro parameter list");</w:t>
      </w:r>
    </w:p>
    <w:p w14:paraId="33F674AA" w14:textId="77777777" w:rsidR="00A56FB4" w:rsidRPr="00EC76D5" w:rsidRDefault="00A56FB4" w:rsidP="00A56FB4">
      <w:pPr>
        <w:pStyle w:val="Code"/>
      </w:pPr>
      <w:r w:rsidRPr="00EC76D5">
        <w:t xml:space="preserve">      return "1";</w:t>
      </w:r>
    </w:p>
    <w:p w14:paraId="265DC429" w14:textId="10E662EB" w:rsidR="00A56FB4" w:rsidRPr="00EC76D5" w:rsidRDefault="00A56FB4" w:rsidP="00A56FB4">
      <w:pPr>
        <w:pStyle w:val="Code"/>
      </w:pPr>
      <w:r w:rsidRPr="00EC76D5">
        <w:t xml:space="preserve">    }</w:t>
      </w:r>
    </w:p>
    <w:p w14:paraId="3EC9ABCD" w14:textId="7077289B" w:rsidR="00A832CA" w:rsidRPr="00EC76D5" w:rsidRDefault="00A832CA" w:rsidP="00A832CA">
      <w:r w:rsidRPr="00EC76D5">
        <w:t xml:space="preserve">The </w:t>
      </w:r>
      <w:r w:rsidRPr="00EC76D5">
        <w:rPr>
          <w:rStyle w:val="CodeInText"/>
        </w:rPr>
        <w:t>__FILE__</w:t>
      </w:r>
      <w:r w:rsidRPr="00EC76D5">
        <w:t xml:space="preserve"> macro is replaced by </w:t>
      </w:r>
      <w:r w:rsidR="005F10A7" w:rsidRPr="00EC76D5">
        <w:t>the current path (</w:t>
      </w:r>
      <w:r w:rsidR="005F10A7" w:rsidRPr="00EC76D5">
        <w:rPr>
          <w:rStyle w:val="CodeInText"/>
        </w:rPr>
        <w:t>Main.Path</w:t>
      </w:r>
      <w:r w:rsidR="000B5A10" w:rsidRPr="00EC76D5">
        <w:t xml:space="preserve">), </w:t>
      </w:r>
      <w:r w:rsidR="005F10A7" w:rsidRPr="00EC76D5">
        <w:t xml:space="preserve">the </w:t>
      </w:r>
      <w:r w:rsidR="005F10A7" w:rsidRPr="00EC76D5">
        <w:rPr>
          <w:rStyle w:val="CodeInText"/>
        </w:rPr>
        <w:t>__LINE__</w:t>
      </w:r>
      <w:r w:rsidR="005F10A7" w:rsidRPr="00EC76D5">
        <w:t xml:space="preserve"> macro is replaced by the current line number (</w:t>
      </w:r>
      <w:r w:rsidR="005F10A7" w:rsidRPr="00EC76D5">
        <w:rPr>
          <w:rStyle w:val="CodeInText"/>
        </w:rPr>
        <w:t>Main.Line</w:t>
      </w:r>
      <w:r w:rsidR="005F10A7" w:rsidRPr="00EC76D5">
        <w:t>).</w:t>
      </w:r>
    </w:p>
    <w:p w14:paraId="7FE2C379" w14:textId="77777777" w:rsidR="00A56FB4" w:rsidRPr="00EC76D5" w:rsidRDefault="00A56FB4" w:rsidP="00A56FB4">
      <w:pPr>
        <w:pStyle w:val="Code"/>
      </w:pPr>
      <w:r w:rsidRPr="00EC76D5">
        <w:t xml:space="preserve">    else if (name.equals("__FILE__")) {</w:t>
      </w:r>
    </w:p>
    <w:p w14:paraId="397206B9" w14:textId="77777777" w:rsidR="00A56FB4" w:rsidRPr="00EC76D5" w:rsidRDefault="00A56FB4" w:rsidP="00A56FB4">
      <w:pPr>
        <w:pStyle w:val="Code"/>
      </w:pPr>
      <w:r w:rsidRPr="00EC76D5">
        <w:t xml:space="preserve">      Assert.error(paramList.isEmpty(), "__FILE__",</w:t>
      </w:r>
    </w:p>
    <w:p w14:paraId="6678B428" w14:textId="77777777" w:rsidR="00A56FB4" w:rsidRPr="00EC76D5" w:rsidRDefault="00A56FB4" w:rsidP="00A56FB4">
      <w:pPr>
        <w:pStyle w:val="Code"/>
      </w:pPr>
      <w:r w:rsidRPr="00EC76D5">
        <w:t xml:space="preserve">                   "invalid macro parameter list");</w:t>
      </w:r>
    </w:p>
    <w:p w14:paraId="3FA45147" w14:textId="77777777" w:rsidR="00A56FB4" w:rsidRPr="00EC76D5" w:rsidRDefault="00A56FB4" w:rsidP="00A56FB4">
      <w:pPr>
        <w:pStyle w:val="Code"/>
      </w:pPr>
      <w:r w:rsidRPr="00EC76D5">
        <w:t xml:space="preserve">      StringBuilder fileBuffer =</w:t>
      </w:r>
    </w:p>
    <w:p w14:paraId="1DCED61B" w14:textId="77777777" w:rsidR="00A56FB4" w:rsidRPr="00EC76D5" w:rsidRDefault="00A56FB4" w:rsidP="00A56FB4">
      <w:pPr>
        <w:pStyle w:val="Code"/>
      </w:pPr>
      <w:r w:rsidRPr="00EC76D5">
        <w:t xml:space="preserve">        new StringBuilder("\"" + Main.Path.replace("\\", "\\\\") + "\"\0");</w:t>
      </w:r>
    </w:p>
    <w:p w14:paraId="22F87DF6" w14:textId="77777777" w:rsidR="00A56FB4" w:rsidRPr="00EC76D5" w:rsidRDefault="00A56FB4" w:rsidP="00A56FB4">
      <w:pPr>
        <w:pStyle w:val="Code"/>
      </w:pPr>
      <w:r w:rsidRPr="00EC76D5">
        <w:t xml:space="preserve">      traverseString(1, fileBuffer, true);</w:t>
      </w:r>
    </w:p>
    <w:p w14:paraId="32050A07" w14:textId="77777777" w:rsidR="00A56FB4" w:rsidRPr="00EC76D5" w:rsidRDefault="00A56FB4" w:rsidP="00A56FB4">
      <w:pPr>
        <w:pStyle w:val="Code"/>
      </w:pPr>
      <w:r w:rsidRPr="00EC76D5">
        <w:t xml:space="preserve">      return fileBuffer.toString().replace("\0", "");</w:t>
      </w:r>
    </w:p>
    <w:p w14:paraId="15513F2F" w14:textId="73C287D9" w:rsidR="00A56FB4" w:rsidRPr="00EC76D5" w:rsidRDefault="00A56FB4" w:rsidP="00A56FB4">
      <w:pPr>
        <w:pStyle w:val="Code"/>
      </w:pPr>
      <w:r w:rsidRPr="00EC76D5">
        <w:lastRenderedPageBreak/>
        <w:t xml:space="preserve">    }</w:t>
      </w:r>
    </w:p>
    <w:p w14:paraId="7D0F99E9" w14:textId="77777777" w:rsidR="00A56FB4" w:rsidRPr="00EC76D5" w:rsidRDefault="00A56FB4" w:rsidP="00A56FB4">
      <w:pPr>
        <w:pStyle w:val="Code"/>
      </w:pPr>
      <w:r w:rsidRPr="00EC76D5">
        <w:t xml:space="preserve">    else if (name.equals("__LINE__")) {</w:t>
      </w:r>
    </w:p>
    <w:p w14:paraId="5A906E76" w14:textId="77777777" w:rsidR="00A56FB4" w:rsidRPr="00EC76D5" w:rsidRDefault="00A56FB4" w:rsidP="00A56FB4">
      <w:pPr>
        <w:pStyle w:val="Code"/>
      </w:pPr>
      <w:r w:rsidRPr="00EC76D5">
        <w:t xml:space="preserve">      Assert.error(paramList.isEmpty(), "__LINE__",</w:t>
      </w:r>
    </w:p>
    <w:p w14:paraId="71EA9794" w14:textId="77777777" w:rsidR="00A56FB4" w:rsidRPr="00EC76D5" w:rsidRDefault="00A56FB4" w:rsidP="00A56FB4">
      <w:pPr>
        <w:pStyle w:val="Code"/>
      </w:pPr>
      <w:r w:rsidRPr="00EC76D5">
        <w:t xml:space="preserve">                   "invalid macro parameter list");</w:t>
      </w:r>
    </w:p>
    <w:p w14:paraId="4FC60C7D" w14:textId="77777777" w:rsidR="00A56FB4" w:rsidRPr="00EC76D5" w:rsidRDefault="00A56FB4" w:rsidP="00A56FB4">
      <w:pPr>
        <w:pStyle w:val="Code"/>
      </w:pPr>
      <w:r w:rsidRPr="00EC76D5">
        <w:t xml:space="preserve">      return Integer.toString(Main.Line);</w:t>
      </w:r>
    </w:p>
    <w:p w14:paraId="08E2889F" w14:textId="7BD9FDD5" w:rsidR="00A56FB4" w:rsidRPr="00EC76D5" w:rsidRDefault="00A56FB4" w:rsidP="00A56FB4">
      <w:pPr>
        <w:pStyle w:val="Code"/>
      </w:pPr>
      <w:r w:rsidRPr="00EC76D5">
        <w:t xml:space="preserve">    }</w:t>
      </w:r>
    </w:p>
    <w:p w14:paraId="3DC74075" w14:textId="716D9DF2" w:rsidR="00D46520" w:rsidRPr="00EC76D5" w:rsidRDefault="00D46520" w:rsidP="00E70DA8">
      <w:r w:rsidRPr="00EC76D5">
        <w:t xml:space="preserve">The </w:t>
      </w:r>
      <w:r w:rsidRPr="00EC76D5">
        <w:rPr>
          <w:rStyle w:val="CodeInText"/>
        </w:rPr>
        <w:t>__DATE__</w:t>
      </w:r>
      <w:r w:rsidRPr="00EC76D5">
        <w:t xml:space="preserve"> macro is replaced by the </w:t>
      </w:r>
      <w:r w:rsidR="00E70DA8" w:rsidRPr="00EC76D5">
        <w:t xml:space="preserve">current date on the format “Jan 1, 1970” and the </w:t>
      </w:r>
      <w:r w:rsidR="00E70DA8" w:rsidRPr="00EC76D5">
        <w:rPr>
          <w:rStyle w:val="CodeInText"/>
        </w:rPr>
        <w:t>__TIME__</w:t>
      </w:r>
      <w:r w:rsidR="00E70DA8" w:rsidRPr="00EC76D5">
        <w:t xml:space="preserve"> macro is replaced by the current time on the format “01:02:03”.</w:t>
      </w:r>
    </w:p>
    <w:p w14:paraId="7EB29DDA" w14:textId="77777777" w:rsidR="00A56FB4" w:rsidRPr="00EC76D5" w:rsidRDefault="00A56FB4" w:rsidP="00A56FB4">
      <w:pPr>
        <w:pStyle w:val="Code"/>
      </w:pPr>
      <w:r w:rsidRPr="00EC76D5">
        <w:t xml:space="preserve">    else if (name.equals("__DATE__")) {</w:t>
      </w:r>
    </w:p>
    <w:p w14:paraId="255EAC28" w14:textId="77777777" w:rsidR="00A56FB4" w:rsidRPr="00EC76D5" w:rsidRDefault="00A56FB4" w:rsidP="00A56FB4">
      <w:pPr>
        <w:pStyle w:val="Code"/>
      </w:pPr>
      <w:r w:rsidRPr="00EC76D5">
        <w:t xml:space="preserve">      Assert.error(paramList.isEmpty(), "__DATE__",</w:t>
      </w:r>
    </w:p>
    <w:p w14:paraId="3BFF4D07" w14:textId="77777777" w:rsidR="00A56FB4" w:rsidRPr="00EC76D5" w:rsidRDefault="00A56FB4" w:rsidP="00A56FB4">
      <w:pPr>
        <w:pStyle w:val="Code"/>
      </w:pPr>
      <w:r w:rsidRPr="00EC76D5">
        <w:t xml:space="preserve">                   "invalid macro parameter list");</w:t>
      </w:r>
    </w:p>
    <w:p w14:paraId="4C3ADEDB" w14:textId="77777777" w:rsidR="00A56FB4" w:rsidRPr="00EC76D5" w:rsidRDefault="00A56FB4" w:rsidP="00A56FB4">
      <w:pPr>
        <w:pStyle w:val="Code"/>
      </w:pPr>
      <w:r w:rsidRPr="00EC76D5">
        <w:t xml:space="preserve">      Calendar calendar = new GregorianCalendar();</w:t>
      </w:r>
    </w:p>
    <w:p w14:paraId="0984652F" w14:textId="77777777" w:rsidR="00A56FB4" w:rsidRPr="00EC76D5" w:rsidRDefault="00A56FB4" w:rsidP="00A56FB4">
      <w:pPr>
        <w:pStyle w:val="Code"/>
      </w:pPr>
      <w:r w:rsidRPr="00EC76D5">
        <w:t xml:space="preserve">      String monthArray[] = {"Jan", "Feb", "Mar", "Apr", "May", "Jun",</w:t>
      </w:r>
    </w:p>
    <w:p w14:paraId="372A6596" w14:textId="77777777" w:rsidR="00A56FB4" w:rsidRPr="00EC76D5" w:rsidRDefault="00A56FB4" w:rsidP="00A56FB4">
      <w:pPr>
        <w:pStyle w:val="Code"/>
      </w:pPr>
      <w:r w:rsidRPr="00EC76D5">
        <w:t xml:space="preserve">                             "Jul", "Aug", "Sep", "Oct", "Nov", "Dec"};</w:t>
      </w:r>
    </w:p>
    <w:p w14:paraId="7087F718" w14:textId="77777777" w:rsidR="00A56FB4" w:rsidRPr="00EC76D5" w:rsidRDefault="00A56FB4" w:rsidP="00A56FB4">
      <w:pPr>
        <w:pStyle w:val="Code"/>
      </w:pPr>
      <w:r w:rsidRPr="00EC76D5">
        <w:t xml:space="preserve">      return (String.format("\"%s %02d %04d\"",</w:t>
      </w:r>
    </w:p>
    <w:p w14:paraId="2B1F3820" w14:textId="77777777" w:rsidR="00A56FB4" w:rsidRPr="00EC76D5" w:rsidRDefault="00A56FB4" w:rsidP="00A56FB4">
      <w:pPr>
        <w:pStyle w:val="Code"/>
      </w:pPr>
      <w:r w:rsidRPr="00EC76D5">
        <w:t xml:space="preserve">                            monthArray[calendar.get(Calendar.MONTH)],</w:t>
      </w:r>
    </w:p>
    <w:p w14:paraId="67B8E662" w14:textId="77777777" w:rsidR="00A56FB4" w:rsidRPr="00EC76D5" w:rsidRDefault="00A56FB4" w:rsidP="00A56FB4">
      <w:pPr>
        <w:pStyle w:val="Code"/>
      </w:pPr>
      <w:r w:rsidRPr="00EC76D5">
        <w:t xml:space="preserve">                            calendar.get(Calendar.DAY_OF_MONTH),</w:t>
      </w:r>
    </w:p>
    <w:p w14:paraId="3B6B37BC" w14:textId="77777777" w:rsidR="00A56FB4" w:rsidRPr="00EC76D5" w:rsidRDefault="00A56FB4" w:rsidP="00A56FB4">
      <w:pPr>
        <w:pStyle w:val="Code"/>
      </w:pPr>
      <w:r w:rsidRPr="00EC76D5">
        <w:t xml:space="preserve">                            calendar.get(Calendar.YEAR)));</w:t>
      </w:r>
    </w:p>
    <w:p w14:paraId="1B4603FC" w14:textId="77777777" w:rsidR="00A56FB4" w:rsidRPr="00EC76D5" w:rsidRDefault="00A56FB4" w:rsidP="00A56FB4">
      <w:pPr>
        <w:pStyle w:val="Code"/>
      </w:pPr>
      <w:r w:rsidRPr="00EC76D5">
        <w:t xml:space="preserve">    }</w:t>
      </w:r>
    </w:p>
    <w:p w14:paraId="6813A878" w14:textId="77777777" w:rsidR="00A56FB4" w:rsidRPr="00EC76D5" w:rsidRDefault="00A56FB4" w:rsidP="00A56FB4">
      <w:pPr>
        <w:pStyle w:val="Code"/>
      </w:pPr>
      <w:r w:rsidRPr="00EC76D5">
        <w:t xml:space="preserve">    else if (name.equals("__TIME__")) {</w:t>
      </w:r>
    </w:p>
    <w:p w14:paraId="55330033" w14:textId="77777777" w:rsidR="00A56FB4" w:rsidRPr="00EC76D5" w:rsidRDefault="00A56FB4" w:rsidP="00A56FB4">
      <w:pPr>
        <w:pStyle w:val="Code"/>
      </w:pPr>
      <w:r w:rsidRPr="00EC76D5">
        <w:t xml:space="preserve">      Assert.error(paramList.isEmpty(), "__TIME__",</w:t>
      </w:r>
    </w:p>
    <w:p w14:paraId="209B80FE" w14:textId="77777777" w:rsidR="00A56FB4" w:rsidRPr="00EC76D5" w:rsidRDefault="00A56FB4" w:rsidP="00A56FB4">
      <w:pPr>
        <w:pStyle w:val="Code"/>
      </w:pPr>
      <w:r w:rsidRPr="00EC76D5">
        <w:t xml:space="preserve">                   "invalid macro parameter list");</w:t>
      </w:r>
    </w:p>
    <w:p w14:paraId="08B0494C" w14:textId="77777777" w:rsidR="00A56FB4" w:rsidRPr="00EC76D5" w:rsidRDefault="00A56FB4" w:rsidP="00A56FB4">
      <w:pPr>
        <w:pStyle w:val="Code"/>
      </w:pPr>
      <w:r w:rsidRPr="00EC76D5">
        <w:t xml:space="preserve">      Calendar calendar = new GregorianCalendar();</w:t>
      </w:r>
    </w:p>
    <w:p w14:paraId="6DF8A4D9" w14:textId="77777777" w:rsidR="00A56FB4" w:rsidRPr="00EC76D5" w:rsidRDefault="00A56FB4" w:rsidP="00A56FB4">
      <w:pPr>
        <w:pStyle w:val="Code"/>
      </w:pPr>
      <w:r w:rsidRPr="00EC76D5">
        <w:t xml:space="preserve">      return (String.format("\"%02d:%02d:%02d\"",</w:t>
      </w:r>
    </w:p>
    <w:p w14:paraId="76D91A88" w14:textId="77777777" w:rsidR="00A56FB4" w:rsidRPr="00EC76D5" w:rsidRDefault="00A56FB4" w:rsidP="00A56FB4">
      <w:pPr>
        <w:pStyle w:val="Code"/>
      </w:pPr>
      <w:r w:rsidRPr="00EC76D5">
        <w:t xml:space="preserve">                            calendar.get(Calendar.HOUR_OF_DAY),</w:t>
      </w:r>
    </w:p>
    <w:p w14:paraId="01DBBD6F" w14:textId="77777777" w:rsidR="00A56FB4" w:rsidRPr="00EC76D5" w:rsidRDefault="00A56FB4" w:rsidP="00A56FB4">
      <w:pPr>
        <w:pStyle w:val="Code"/>
      </w:pPr>
      <w:r w:rsidRPr="00EC76D5">
        <w:t xml:space="preserve">                            calendar.get(Calendar.MINUTE),</w:t>
      </w:r>
    </w:p>
    <w:p w14:paraId="65FEFFB2" w14:textId="77777777" w:rsidR="00A56FB4" w:rsidRPr="00EC76D5" w:rsidRDefault="00A56FB4" w:rsidP="00A56FB4">
      <w:pPr>
        <w:pStyle w:val="Code"/>
      </w:pPr>
      <w:r w:rsidRPr="00EC76D5">
        <w:t xml:space="preserve">                            calendar.get(Calendar.SECOND)));</w:t>
      </w:r>
    </w:p>
    <w:p w14:paraId="1804B5E8" w14:textId="02A44E99" w:rsidR="00A56FB4" w:rsidRPr="00EC76D5" w:rsidRDefault="00A56FB4" w:rsidP="00A56FB4">
      <w:pPr>
        <w:pStyle w:val="Code"/>
      </w:pPr>
      <w:r w:rsidRPr="00EC76D5">
        <w:t xml:space="preserve">    }</w:t>
      </w:r>
    </w:p>
    <w:p w14:paraId="7CB6F421" w14:textId="74EBE031" w:rsidR="00D9779E" w:rsidRPr="00EC76D5" w:rsidRDefault="00D9779E" w:rsidP="009B7A3B">
      <w:r w:rsidRPr="00EC76D5">
        <w:t>If the macro is not stored in the macro map and is not a special macro, null is returned.</w:t>
      </w:r>
    </w:p>
    <w:p w14:paraId="53CA76A0" w14:textId="77777777" w:rsidR="00A56FB4" w:rsidRPr="00EC76D5" w:rsidRDefault="00A56FB4" w:rsidP="00A56FB4">
      <w:pPr>
        <w:pStyle w:val="Code"/>
      </w:pPr>
      <w:r w:rsidRPr="00EC76D5">
        <w:t xml:space="preserve">    else {</w:t>
      </w:r>
    </w:p>
    <w:p w14:paraId="1935A83A" w14:textId="77777777" w:rsidR="00A56FB4" w:rsidRPr="00EC76D5" w:rsidRDefault="00A56FB4" w:rsidP="00A56FB4">
      <w:pPr>
        <w:pStyle w:val="Code"/>
      </w:pPr>
      <w:r w:rsidRPr="00EC76D5">
        <w:t xml:space="preserve">      return null;</w:t>
      </w:r>
    </w:p>
    <w:p w14:paraId="3A837337" w14:textId="77777777" w:rsidR="00A56FB4" w:rsidRPr="00EC76D5" w:rsidRDefault="00A56FB4" w:rsidP="00A56FB4">
      <w:pPr>
        <w:pStyle w:val="Code"/>
      </w:pPr>
      <w:r w:rsidRPr="00EC76D5">
        <w:t xml:space="preserve">    }</w:t>
      </w:r>
    </w:p>
    <w:p w14:paraId="7D333C46" w14:textId="5FE7DD05" w:rsidR="00951B2F" w:rsidRPr="00EC76D5" w:rsidRDefault="00A56FB4" w:rsidP="00A56FB4">
      <w:pPr>
        <w:pStyle w:val="Code"/>
      </w:pPr>
      <w:r w:rsidRPr="00EC76D5">
        <w:t xml:space="preserve">  }</w:t>
      </w:r>
    </w:p>
    <w:p w14:paraId="319C3FD1" w14:textId="77777777" w:rsidR="00A45048" w:rsidRPr="00EC76D5" w:rsidRDefault="00A45048" w:rsidP="00A45048">
      <w:pPr>
        <w:pStyle w:val="Rubrik3"/>
      </w:pPr>
      <w:bookmarkStart w:id="43" w:name="_Toc481936142"/>
      <w:r w:rsidRPr="00EC76D5">
        <w:t>String Merging</w:t>
      </w:r>
      <w:bookmarkEnd w:id="43"/>
    </w:p>
    <w:p w14:paraId="52490E77" w14:textId="315F0B21" w:rsidR="00B5424F" w:rsidRPr="00EC76D5" w:rsidRDefault="00DB77E4" w:rsidP="00DB77E4">
      <w:r w:rsidRPr="00EC76D5">
        <w:t xml:space="preserve">When the </w:t>
      </w:r>
      <w:r w:rsidR="006D5E95" w:rsidRPr="00EC76D5">
        <w:t>all the macros ha</w:t>
      </w:r>
      <w:r w:rsidR="00340C02" w:rsidRPr="00EC76D5">
        <w:t xml:space="preserve">ve been expanded, it is finally time to check whether there are pairs of string </w:t>
      </w:r>
      <w:r w:rsidR="004058A2" w:rsidRPr="00EC76D5">
        <w:t>constants</w:t>
      </w:r>
      <w:r w:rsidR="00340C02" w:rsidRPr="00EC76D5">
        <w:t xml:space="preserve"> that need to be merged: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F7433" w:rsidRPr="00EC76D5" w14:paraId="32E6DB3D" w14:textId="77777777" w:rsidTr="00B5424F">
        <w:tc>
          <w:tcPr>
            <w:tcW w:w="3116" w:type="dxa"/>
          </w:tcPr>
          <w:p w14:paraId="57BCC764" w14:textId="77777777" w:rsidR="00BF7433" w:rsidRPr="00EC76D5" w:rsidRDefault="00BF7433" w:rsidP="00BF7433">
            <w:pPr>
              <w:pStyle w:val="Code"/>
            </w:pPr>
            <w:r w:rsidRPr="00EC76D5">
              <w:t>"Hello" "World"</w:t>
            </w:r>
            <w:r w:rsidRPr="00EC76D5">
              <w:tab/>
            </w:r>
          </w:p>
        </w:tc>
        <w:tc>
          <w:tcPr>
            <w:tcW w:w="3117" w:type="dxa"/>
          </w:tcPr>
          <w:p w14:paraId="003A3135" w14:textId="77777777" w:rsidR="00BF7433" w:rsidRPr="00EC76D5" w:rsidRDefault="00BF7433" w:rsidP="00BF7433">
            <w:pPr>
              <w:pStyle w:val="Code"/>
            </w:pPr>
            <w:r w:rsidRPr="00EC76D5">
              <w:t>"HelloWorld"</w:t>
            </w:r>
          </w:p>
        </w:tc>
        <w:tc>
          <w:tcPr>
            <w:tcW w:w="3117" w:type="dxa"/>
          </w:tcPr>
          <w:p w14:paraId="537E649E" w14:textId="77777777" w:rsidR="00BF7433" w:rsidRPr="00EC76D5" w:rsidRDefault="00BF7433" w:rsidP="00BF7433">
            <w:pPr>
              <w:pStyle w:val="Code"/>
            </w:pPr>
          </w:p>
        </w:tc>
      </w:tr>
      <w:tr w:rsidR="003C4740" w:rsidRPr="00EC76D5" w14:paraId="405BE389" w14:textId="77777777" w:rsidTr="00B5424F">
        <w:tc>
          <w:tcPr>
            <w:tcW w:w="3116" w:type="dxa"/>
          </w:tcPr>
          <w:p w14:paraId="3F56F9EC" w14:textId="0D43468A" w:rsidR="003C4740" w:rsidRPr="00EC76D5" w:rsidRDefault="001016D3" w:rsidP="003C4740">
            <w:r w:rsidRPr="00EC76D5">
              <w:t xml:space="preserve">(a) </w:t>
            </w:r>
            <w:r w:rsidR="003C4740" w:rsidRPr="00EC76D5">
              <w:t>Before</w:t>
            </w:r>
          </w:p>
        </w:tc>
        <w:tc>
          <w:tcPr>
            <w:tcW w:w="3117" w:type="dxa"/>
          </w:tcPr>
          <w:p w14:paraId="06BEBB7D" w14:textId="7FA89E42" w:rsidR="003C4740" w:rsidRPr="00EC76D5" w:rsidRDefault="00726FBC" w:rsidP="003C4740">
            <w:r w:rsidRPr="00EC76D5">
              <w:t xml:space="preserve">(b) </w:t>
            </w:r>
            <w:r w:rsidR="003C4740" w:rsidRPr="00EC76D5">
              <w:t>After</w:t>
            </w:r>
          </w:p>
        </w:tc>
        <w:tc>
          <w:tcPr>
            <w:tcW w:w="3117" w:type="dxa"/>
          </w:tcPr>
          <w:p w14:paraId="5E2B5B56" w14:textId="77777777" w:rsidR="003C4740" w:rsidRPr="00EC76D5" w:rsidRDefault="003C4740" w:rsidP="00BF7433">
            <w:pPr>
              <w:pStyle w:val="Code"/>
            </w:pPr>
          </w:p>
        </w:tc>
      </w:tr>
    </w:tbl>
    <w:p w14:paraId="62A79230" w14:textId="77777777" w:rsidR="00A27205" w:rsidRPr="00EC76D5" w:rsidRDefault="00A27205" w:rsidP="00A27205">
      <w:pPr>
        <w:pStyle w:val="Code"/>
      </w:pPr>
      <w:r w:rsidRPr="00EC76D5">
        <w:t xml:space="preserve">  private static void mergeStrings(StringBuilder buffer) {</w:t>
      </w:r>
    </w:p>
    <w:p w14:paraId="51A013C7" w14:textId="77777777" w:rsidR="00A27205" w:rsidRPr="00EC76D5" w:rsidRDefault="00A27205" w:rsidP="00A27205">
      <w:pPr>
        <w:pStyle w:val="Code"/>
      </w:pPr>
      <w:r w:rsidRPr="00EC76D5">
        <w:t xml:space="preserve">    int lastIndex = -1, index = buffer.length() - 1;</w:t>
      </w:r>
    </w:p>
    <w:p w14:paraId="0523990E" w14:textId="77777777" w:rsidR="00A27205" w:rsidRPr="00EC76D5" w:rsidRDefault="00A27205" w:rsidP="00A27205">
      <w:pPr>
        <w:pStyle w:val="Code"/>
      </w:pPr>
      <w:r w:rsidRPr="00EC76D5">
        <w:t xml:space="preserve">    </w:t>
      </w:r>
    </w:p>
    <w:p w14:paraId="41B366CF" w14:textId="77777777" w:rsidR="00A27205" w:rsidRPr="00EC76D5" w:rsidRDefault="00A27205" w:rsidP="00A27205">
      <w:pPr>
        <w:pStyle w:val="Code"/>
      </w:pPr>
      <w:r w:rsidRPr="00EC76D5">
        <w:t xml:space="preserve">    while (index &gt;= 0) {</w:t>
      </w:r>
    </w:p>
    <w:p w14:paraId="1A7BD9EF" w14:textId="77777777" w:rsidR="00A27205" w:rsidRPr="00EC76D5" w:rsidRDefault="00A27205" w:rsidP="00A27205">
      <w:pPr>
        <w:pStyle w:val="Code"/>
      </w:pPr>
      <w:r w:rsidRPr="00EC76D5">
        <w:t xml:space="preserve">      char c = buffer.charAt(index);</w:t>
      </w:r>
    </w:p>
    <w:p w14:paraId="1C646B49" w14:textId="77777777" w:rsidR="00A27205" w:rsidRPr="00EC76D5" w:rsidRDefault="00A27205" w:rsidP="00A27205">
      <w:pPr>
        <w:pStyle w:val="Code"/>
      </w:pPr>
      <w:r w:rsidRPr="00EC76D5">
        <w:t xml:space="preserve">      </w:t>
      </w:r>
    </w:p>
    <w:p w14:paraId="5374919B" w14:textId="77777777" w:rsidR="00A27205" w:rsidRPr="00EC76D5" w:rsidRDefault="00A27205" w:rsidP="00A27205">
      <w:pPr>
        <w:pStyle w:val="Code"/>
      </w:pPr>
      <w:r w:rsidRPr="00EC76D5">
        <w:t xml:space="preserve">      if (c == '\"') {</w:t>
      </w:r>
    </w:p>
    <w:p w14:paraId="3A02C917" w14:textId="77777777" w:rsidR="00A27205" w:rsidRPr="00EC76D5" w:rsidRDefault="00A27205" w:rsidP="00A27205">
      <w:pPr>
        <w:pStyle w:val="Code"/>
      </w:pPr>
      <w:r w:rsidRPr="00EC76D5">
        <w:t xml:space="preserve">        if (lastIndex != -1) {</w:t>
      </w:r>
    </w:p>
    <w:p w14:paraId="17E952C5" w14:textId="77777777" w:rsidR="00A27205" w:rsidRPr="00EC76D5" w:rsidRDefault="00A27205" w:rsidP="00A27205">
      <w:pPr>
        <w:pStyle w:val="Code"/>
      </w:pPr>
      <w:r w:rsidRPr="00EC76D5">
        <w:t xml:space="preserve">          buffer.replace(index, lastIndex + 1, "");</w:t>
      </w:r>
    </w:p>
    <w:p w14:paraId="6D191A1E" w14:textId="77777777" w:rsidR="00A27205" w:rsidRPr="00EC76D5" w:rsidRDefault="00A27205" w:rsidP="00A27205">
      <w:pPr>
        <w:pStyle w:val="Code"/>
      </w:pPr>
      <w:r w:rsidRPr="00EC76D5">
        <w:t xml:space="preserve">        }</w:t>
      </w:r>
    </w:p>
    <w:p w14:paraId="770BE6D5" w14:textId="77777777" w:rsidR="00A27205" w:rsidRPr="00EC76D5" w:rsidRDefault="00A27205" w:rsidP="00A27205">
      <w:pPr>
        <w:pStyle w:val="Code"/>
      </w:pPr>
      <w:r w:rsidRPr="00EC76D5">
        <w:t xml:space="preserve">        </w:t>
      </w:r>
    </w:p>
    <w:p w14:paraId="1EA375FD" w14:textId="77777777" w:rsidR="00A27205" w:rsidRPr="00EC76D5" w:rsidRDefault="00A27205" w:rsidP="00A27205">
      <w:pPr>
        <w:pStyle w:val="Code"/>
      </w:pPr>
      <w:r w:rsidRPr="00EC76D5">
        <w:t xml:space="preserve">        --index;</w:t>
      </w:r>
    </w:p>
    <w:p w14:paraId="7FF22114" w14:textId="77777777" w:rsidR="00A27205" w:rsidRPr="00EC76D5" w:rsidRDefault="00A27205" w:rsidP="00A27205">
      <w:pPr>
        <w:pStyle w:val="Code"/>
      </w:pPr>
      <w:r w:rsidRPr="00EC76D5">
        <w:lastRenderedPageBreak/>
        <w:t xml:space="preserve">        while ((index &gt;= 0) &amp;&amp; (buffer.charAt(index) != '\"')) {</w:t>
      </w:r>
    </w:p>
    <w:p w14:paraId="06EC08FC" w14:textId="77777777" w:rsidR="00A27205" w:rsidRPr="00EC76D5" w:rsidRDefault="00A27205" w:rsidP="00A27205">
      <w:pPr>
        <w:pStyle w:val="Code"/>
      </w:pPr>
      <w:r w:rsidRPr="00EC76D5">
        <w:t xml:space="preserve">          --index;</w:t>
      </w:r>
    </w:p>
    <w:p w14:paraId="282163D2" w14:textId="77777777" w:rsidR="00A27205" w:rsidRPr="00EC76D5" w:rsidRDefault="00A27205" w:rsidP="00A27205">
      <w:pPr>
        <w:pStyle w:val="Code"/>
      </w:pPr>
      <w:r w:rsidRPr="00EC76D5">
        <w:t xml:space="preserve">        }</w:t>
      </w:r>
    </w:p>
    <w:p w14:paraId="23FF3294" w14:textId="77777777" w:rsidR="00A27205" w:rsidRPr="00EC76D5" w:rsidRDefault="00A27205" w:rsidP="00A27205">
      <w:pPr>
        <w:pStyle w:val="Code"/>
      </w:pPr>
      <w:r w:rsidRPr="00EC76D5">
        <w:t xml:space="preserve">        </w:t>
      </w:r>
    </w:p>
    <w:p w14:paraId="10440F97" w14:textId="77777777" w:rsidR="00A27205" w:rsidRPr="00EC76D5" w:rsidRDefault="00A27205" w:rsidP="00A27205">
      <w:pPr>
        <w:pStyle w:val="Code"/>
      </w:pPr>
      <w:r w:rsidRPr="00EC76D5">
        <w:t xml:space="preserve">        lastIndex = index--;</w:t>
      </w:r>
    </w:p>
    <w:p w14:paraId="1E16D3B2" w14:textId="77777777" w:rsidR="00A27205" w:rsidRPr="00EC76D5" w:rsidRDefault="00A27205" w:rsidP="00A27205">
      <w:pPr>
        <w:pStyle w:val="Code"/>
      </w:pPr>
      <w:r w:rsidRPr="00EC76D5">
        <w:t xml:space="preserve">      }</w:t>
      </w:r>
    </w:p>
    <w:p w14:paraId="6CC42436" w14:textId="77777777" w:rsidR="00A27205" w:rsidRPr="00EC76D5" w:rsidRDefault="00A27205" w:rsidP="00A27205">
      <w:pPr>
        <w:pStyle w:val="Code"/>
      </w:pPr>
      <w:r w:rsidRPr="00EC76D5">
        <w:t xml:space="preserve">      else {</w:t>
      </w:r>
    </w:p>
    <w:p w14:paraId="3BAE0F92" w14:textId="77777777" w:rsidR="00A27205" w:rsidRPr="00EC76D5" w:rsidRDefault="00A27205" w:rsidP="00A27205">
      <w:pPr>
        <w:pStyle w:val="Code"/>
      </w:pPr>
      <w:r w:rsidRPr="00EC76D5">
        <w:t xml:space="preserve">         if (!Character.isWhitespace(c)) {</w:t>
      </w:r>
    </w:p>
    <w:p w14:paraId="1F9839DE" w14:textId="77777777" w:rsidR="00A27205" w:rsidRPr="00EC76D5" w:rsidRDefault="00A27205" w:rsidP="00A27205">
      <w:pPr>
        <w:pStyle w:val="Code"/>
      </w:pPr>
      <w:r w:rsidRPr="00EC76D5">
        <w:t xml:space="preserve">           lastIndex = -1;</w:t>
      </w:r>
    </w:p>
    <w:p w14:paraId="2DF0CDB8" w14:textId="77777777" w:rsidR="00A27205" w:rsidRPr="00EC76D5" w:rsidRDefault="00A27205" w:rsidP="00A27205">
      <w:pPr>
        <w:pStyle w:val="Code"/>
      </w:pPr>
      <w:r w:rsidRPr="00EC76D5">
        <w:t xml:space="preserve">         }</w:t>
      </w:r>
    </w:p>
    <w:p w14:paraId="0A10DE0B" w14:textId="77777777" w:rsidR="00A27205" w:rsidRPr="00EC76D5" w:rsidRDefault="00A27205" w:rsidP="00A27205">
      <w:pPr>
        <w:pStyle w:val="Code"/>
      </w:pPr>
      <w:r w:rsidRPr="00EC76D5">
        <w:t xml:space="preserve">         </w:t>
      </w:r>
    </w:p>
    <w:p w14:paraId="44230970" w14:textId="77777777" w:rsidR="00A27205" w:rsidRPr="00EC76D5" w:rsidRDefault="00A27205" w:rsidP="00A27205">
      <w:pPr>
        <w:pStyle w:val="Code"/>
      </w:pPr>
      <w:r w:rsidRPr="00EC76D5">
        <w:t xml:space="preserve">         --index;</w:t>
      </w:r>
    </w:p>
    <w:p w14:paraId="0F2DE56F" w14:textId="77777777" w:rsidR="00A27205" w:rsidRPr="00EC76D5" w:rsidRDefault="00A27205" w:rsidP="00A27205">
      <w:pPr>
        <w:pStyle w:val="Code"/>
      </w:pPr>
      <w:r w:rsidRPr="00EC76D5">
        <w:t xml:space="preserve">      }</w:t>
      </w:r>
    </w:p>
    <w:p w14:paraId="6EC77B55" w14:textId="77777777" w:rsidR="00A27205" w:rsidRPr="00EC76D5" w:rsidRDefault="00A27205" w:rsidP="00A27205">
      <w:pPr>
        <w:pStyle w:val="Code"/>
      </w:pPr>
      <w:r w:rsidRPr="00EC76D5">
        <w:t xml:space="preserve">    }</w:t>
      </w:r>
    </w:p>
    <w:p w14:paraId="75D36BEE" w14:textId="77777777" w:rsidR="00A27205" w:rsidRPr="00EC76D5" w:rsidRDefault="00A27205" w:rsidP="00A27205">
      <w:pPr>
        <w:pStyle w:val="Code"/>
      </w:pPr>
      <w:r w:rsidRPr="00EC76D5">
        <w:t xml:space="preserve">  }</w:t>
      </w:r>
    </w:p>
    <w:p w14:paraId="25AF744E" w14:textId="4AE073A2" w:rsidR="00A45048" w:rsidRPr="00EC76D5" w:rsidRDefault="00A27205" w:rsidP="00A27205">
      <w:pPr>
        <w:pStyle w:val="Code"/>
      </w:pPr>
      <w:r w:rsidRPr="00EC76D5">
        <w:t>}</w:t>
      </w:r>
    </w:p>
    <w:p w14:paraId="23D8420B" w14:textId="77777777" w:rsidR="00E40B78" w:rsidRPr="00EC76D5" w:rsidRDefault="00E40B78" w:rsidP="00E40B78">
      <w:pPr>
        <w:pStyle w:val="Rubrik1"/>
      </w:pPr>
      <w:bookmarkStart w:id="44" w:name="_Toc481936143"/>
      <w:r w:rsidRPr="00EC76D5">
        <w:lastRenderedPageBreak/>
        <w:t>Scanning</w:t>
      </w:r>
      <w:bookmarkEnd w:id="44"/>
    </w:p>
    <w:p w14:paraId="61A78CB4" w14:textId="35B00108" w:rsidR="00B51A9D" w:rsidRPr="00EC76D5" w:rsidRDefault="00B51A9D" w:rsidP="00432E51">
      <w:bookmarkStart w:id="45" w:name="_Toc481936144"/>
      <w:r w:rsidRPr="00EC76D5">
        <w:t xml:space="preserve">In this project we use </w:t>
      </w:r>
      <w:r w:rsidR="00432E51" w:rsidRPr="00EC76D5">
        <w:t>Garden Point Lex, which is based on the classic scanner generator tool Lex. See appendix A for a crash course.</w:t>
      </w:r>
    </w:p>
    <w:p w14:paraId="3A6A532C" w14:textId="452CC5A8" w:rsidR="00E40B78" w:rsidRPr="00EC76D5" w:rsidRDefault="00E40B78" w:rsidP="00E40B78">
      <w:pPr>
        <w:pStyle w:val="Rubrik3"/>
      </w:pPr>
      <w:r w:rsidRPr="00EC76D5">
        <w:t>The typedef-name Problem</w:t>
      </w:r>
      <w:bookmarkEnd w:id="45"/>
    </w:p>
    <w:p w14:paraId="1C059B26" w14:textId="70A26C05" w:rsidR="00E40B78" w:rsidRPr="00EC76D5" w:rsidRDefault="00E40B78" w:rsidP="00E40B78">
      <w:r w:rsidRPr="00EC76D5">
        <w:t xml:space="preserve">Let us take look at the tow source code lines below. Intuitively, the first line looks like an expression statement where </w:t>
      </w:r>
      <w:r w:rsidRPr="00EC76D5">
        <w:rPr>
          <w:rStyle w:val="CodeInText"/>
        </w:rPr>
        <w:t>x</w:t>
      </w:r>
      <w:r w:rsidRPr="00EC76D5">
        <w:t xml:space="preserve"> and </w:t>
      </w:r>
      <w:r w:rsidRPr="00EC76D5">
        <w:rPr>
          <w:rStyle w:val="CodeInText"/>
        </w:rPr>
        <w:t>y</w:t>
      </w:r>
      <w:r w:rsidRPr="00EC76D5">
        <w:t xml:space="preserve"> are </w:t>
      </w:r>
      <w:r w:rsidR="006306BF" w:rsidRPr="00EC76D5">
        <w:t xml:space="preserve">variables of </w:t>
      </w:r>
      <w:r w:rsidR="00C020D8" w:rsidRPr="00EC76D5">
        <w:t>integral</w:t>
      </w:r>
      <w:r w:rsidRPr="00EC76D5">
        <w:t xml:space="preserve"> or floating </w:t>
      </w:r>
      <w:r w:rsidR="006306BF" w:rsidRPr="00EC76D5">
        <w:t>types</w:t>
      </w:r>
      <w:r w:rsidRPr="00EC76D5">
        <w:t xml:space="preserve">. Admittedly, the expression lacks side effects and is therefore meaningless, but it is still an expression statement. On the other hand, the second line looks like a pointer declaration where </w:t>
      </w:r>
      <w:r w:rsidRPr="00EC76D5">
        <w:rPr>
          <w:rStyle w:val="CodeInText"/>
        </w:rPr>
        <w:t>T</w:t>
      </w:r>
      <w:r w:rsidRPr="00EC76D5">
        <w:t xml:space="preserve"> is a type defined by </w:t>
      </w:r>
      <w:r w:rsidRPr="00EC76D5">
        <w:rPr>
          <w:rStyle w:val="CodeInText"/>
        </w:rPr>
        <w:t>typedef</w:t>
      </w:r>
      <w:r w:rsidRPr="00EC76D5">
        <w:t xml:space="preserve"> and </w:t>
      </w:r>
      <w:r w:rsidRPr="00EC76D5">
        <w:rPr>
          <w:rStyle w:val="CodeInText"/>
        </w:rPr>
        <w:t>p</w:t>
      </w:r>
      <w:r w:rsidRPr="00EC76D5">
        <w:t xml:space="preserve"> is a pointer to that type.</w:t>
      </w:r>
    </w:p>
    <w:p w14:paraId="1E1DC451" w14:textId="77777777" w:rsidR="00E40B78" w:rsidRPr="00EC76D5" w:rsidRDefault="00E40B78" w:rsidP="00E40B78">
      <w:pPr>
        <w:pStyle w:val="Code"/>
      </w:pPr>
      <w:r w:rsidRPr="00EC76D5">
        <w:t>x * y;</w:t>
      </w:r>
    </w:p>
    <w:p w14:paraId="77012426" w14:textId="77777777" w:rsidR="00E40B78" w:rsidRPr="00EC76D5" w:rsidRDefault="00E40B78" w:rsidP="00E40B78">
      <w:pPr>
        <w:pStyle w:val="Code"/>
      </w:pPr>
      <w:r w:rsidRPr="00EC76D5">
        <w:t>T* p;</w:t>
      </w:r>
    </w:p>
    <w:p w14:paraId="01D4C603" w14:textId="599097B6" w:rsidR="00E40B78" w:rsidRPr="00EC76D5" w:rsidRDefault="00E40B78" w:rsidP="00E40B78">
      <w:r w:rsidRPr="00EC76D5">
        <w:t xml:space="preserve">However, syntactically it is the same thing: an identifier followed by an asterisk, another identifier and a semicolon. The parser cannot distinguish between the two cases, which is a problem. The only reasonably solution is to give the scanner access to the symbol table, so it can look up the whether the identifier is a </w:t>
      </w:r>
      <w:r w:rsidRPr="00EC76D5">
        <w:rPr>
          <w:rStyle w:val="CodeInText"/>
        </w:rPr>
        <w:t>typedef</w:t>
      </w:r>
      <w:r w:rsidRPr="00EC76D5">
        <w:t xml:space="preserve">. If it is, the </w:t>
      </w:r>
      <w:r w:rsidR="00A728CE" w:rsidRPr="00EC76D5">
        <w:rPr>
          <w:rStyle w:val="CodeInText"/>
          <w:i w:val="0"/>
          <w:iCs/>
        </w:rPr>
        <w:t>typedef</w:t>
      </w:r>
      <w:r w:rsidRPr="00EC76D5">
        <w:t xml:space="preserve"> token is returned; otherwise, the </w:t>
      </w:r>
      <w:r w:rsidR="00A728CE" w:rsidRPr="00EC76D5">
        <w:rPr>
          <w:rStyle w:val="CodeInText"/>
          <w:i w:val="0"/>
          <w:iCs/>
        </w:rPr>
        <w:t>name</w:t>
      </w:r>
      <w:r w:rsidRPr="00EC76D5">
        <w:t xml:space="preserve"> token is returned. </w:t>
      </w:r>
      <w:r w:rsidR="006056E4" w:rsidRPr="00EC76D5">
        <w:t>With these changes</w:t>
      </w:r>
      <w:r w:rsidRPr="00EC76D5">
        <w:t>, the parser can distinguish between the two cases.</w:t>
      </w:r>
    </w:p>
    <w:p w14:paraId="5ABD0C79" w14:textId="77777777" w:rsidR="00E40B78" w:rsidRPr="00EC76D5" w:rsidRDefault="00E40B78" w:rsidP="00E40B78">
      <w:pPr>
        <w:pStyle w:val="Rubrik2"/>
      </w:pPr>
      <w:bookmarkStart w:id="46" w:name="_Toc481936145"/>
      <w:r w:rsidRPr="00EC76D5">
        <w:t>The Scanner</w:t>
      </w:r>
      <w:bookmarkEnd w:id="46"/>
    </w:p>
    <w:p w14:paraId="21945E52" w14:textId="1BBCF404" w:rsidR="00E40B78" w:rsidRPr="00EC76D5" w:rsidRDefault="00E40B78" w:rsidP="00E40B78">
      <w:r w:rsidRPr="00EC76D5">
        <w:t xml:space="preserve">The scanner of this section is similar to the scanners of Sections </w:t>
      </w:r>
      <w:r w:rsidRPr="00EC76D5">
        <w:fldChar w:fldCharType="begin"/>
      </w:r>
      <w:r w:rsidRPr="00EC76D5">
        <w:instrText xml:space="preserve"> REF _Ref418232768 \r \h </w:instrText>
      </w:r>
      <w:r w:rsidRPr="00EC76D5">
        <w:fldChar w:fldCharType="separate"/>
      </w:r>
      <w:r w:rsidR="00545E00" w:rsidRPr="00EC76D5">
        <w:t>2.1.4</w:t>
      </w:r>
      <w:r w:rsidRPr="00EC76D5">
        <w:fldChar w:fldCharType="end"/>
      </w:r>
      <w:r w:rsidRPr="00EC76D5">
        <w:t xml:space="preserve"> and </w:t>
      </w:r>
      <w:r w:rsidRPr="00EC76D5">
        <w:fldChar w:fldCharType="begin"/>
      </w:r>
      <w:r w:rsidRPr="00EC76D5">
        <w:instrText xml:space="preserve"> REF _Ref418278877 \r \h </w:instrText>
      </w:r>
      <w:r w:rsidRPr="00EC76D5">
        <w:fldChar w:fldCharType="separate"/>
      </w:r>
      <w:r w:rsidR="00545E00" w:rsidRPr="00EC76D5">
        <w:t>4.1.2</w:t>
      </w:r>
      <w:r w:rsidRPr="00EC76D5">
        <w:fldChar w:fldCharType="end"/>
      </w:r>
      <w:r w:rsidRPr="00EC76D5">
        <w:t>. However, there are more keyword and operators as well as more complicated regular expressions.</w:t>
      </w:r>
    </w:p>
    <w:p w14:paraId="53F32A88" w14:textId="7C97201A" w:rsidR="00E40B78" w:rsidRPr="00EC76D5" w:rsidRDefault="00E40B78" w:rsidP="00E40B78">
      <w:pPr>
        <w:pStyle w:val="CodeHeader"/>
      </w:pPr>
      <w:r w:rsidRPr="00EC76D5">
        <w:t>Scanner.</w:t>
      </w:r>
      <w:r w:rsidR="009E5232" w:rsidRPr="00EC76D5">
        <w:t>gplex</w:t>
      </w:r>
    </w:p>
    <w:p w14:paraId="1EFD82B6" w14:textId="77777777" w:rsidR="009E5232" w:rsidRPr="00EC76D5" w:rsidRDefault="009E5232" w:rsidP="009E5232">
      <w:pPr>
        <w:pStyle w:val="Code"/>
        <w:rPr>
          <w:highlight w:val="white"/>
        </w:rPr>
      </w:pPr>
      <w:r w:rsidRPr="00EC76D5">
        <w:rPr>
          <w:highlight w:val="white"/>
        </w:rPr>
        <w:t>%namespace CCompiler_Main</w:t>
      </w:r>
    </w:p>
    <w:p w14:paraId="7E8C47BF" w14:textId="77777777" w:rsidR="009E5232" w:rsidRPr="00EC76D5" w:rsidRDefault="009E5232" w:rsidP="009E5232">
      <w:pPr>
        <w:pStyle w:val="Code"/>
        <w:rPr>
          <w:highlight w:val="white"/>
        </w:rPr>
      </w:pPr>
    </w:p>
    <w:p w14:paraId="66A95D1A" w14:textId="77777777" w:rsidR="009E5232" w:rsidRPr="00EC76D5" w:rsidRDefault="009E5232" w:rsidP="009E5232">
      <w:pPr>
        <w:pStyle w:val="Code"/>
        <w:rPr>
          <w:highlight w:val="white"/>
        </w:rPr>
      </w:pPr>
      <w:r w:rsidRPr="00EC76D5">
        <w:rPr>
          <w:highlight w:val="white"/>
        </w:rPr>
        <w:t>%using CCompiler;</w:t>
      </w:r>
    </w:p>
    <w:p w14:paraId="0A658BE2" w14:textId="77777777" w:rsidR="009E5232" w:rsidRPr="00EC76D5" w:rsidRDefault="009E5232" w:rsidP="009E5232">
      <w:pPr>
        <w:pStyle w:val="Code"/>
        <w:rPr>
          <w:highlight w:val="white"/>
        </w:rPr>
      </w:pPr>
      <w:r w:rsidRPr="00EC76D5">
        <w:rPr>
          <w:highlight w:val="white"/>
        </w:rPr>
        <w:t>%using System.Numerics;</w:t>
      </w:r>
    </w:p>
    <w:p w14:paraId="74B423FB" w14:textId="77777777" w:rsidR="009E5232" w:rsidRPr="00EC76D5" w:rsidRDefault="009E5232" w:rsidP="009E5232">
      <w:pPr>
        <w:pStyle w:val="Code"/>
        <w:rPr>
          <w:highlight w:val="white"/>
        </w:rPr>
      </w:pPr>
    </w:p>
    <w:p w14:paraId="3DD54DF1" w14:textId="77777777" w:rsidR="009E5232" w:rsidRPr="00EC76D5" w:rsidRDefault="009E5232" w:rsidP="009E5232">
      <w:pPr>
        <w:pStyle w:val="Code"/>
        <w:rPr>
          <w:highlight w:val="white"/>
        </w:rPr>
      </w:pPr>
      <w:r w:rsidRPr="00EC76D5">
        <w:rPr>
          <w:highlight w:val="white"/>
        </w:rPr>
        <w:t>%{</w:t>
      </w:r>
    </w:p>
    <w:p w14:paraId="3B1BF6D6" w14:textId="77777777" w:rsidR="009E5232" w:rsidRPr="00EC76D5" w:rsidRDefault="009E5232" w:rsidP="009E5232">
      <w:pPr>
        <w:pStyle w:val="Code"/>
        <w:rPr>
          <w:highlight w:val="white"/>
        </w:rPr>
      </w:pPr>
      <w:r w:rsidRPr="00EC76D5">
        <w:rPr>
          <w:highlight w:val="white"/>
        </w:rPr>
        <w:t xml:space="preserve">  public static FileInfo Path = null;</w:t>
      </w:r>
    </w:p>
    <w:p w14:paraId="3AD932E1" w14:textId="77777777" w:rsidR="009E5232" w:rsidRPr="00EC76D5" w:rsidRDefault="009E5232" w:rsidP="009E5232">
      <w:pPr>
        <w:pStyle w:val="Code"/>
        <w:rPr>
          <w:highlight w:val="white"/>
        </w:rPr>
      </w:pPr>
      <w:r w:rsidRPr="00EC76D5">
        <w:rPr>
          <w:highlight w:val="white"/>
        </w:rPr>
        <w:t xml:space="preserve">  public static int Line = 1;</w:t>
      </w:r>
    </w:p>
    <w:p w14:paraId="1C7310BB" w14:textId="62C1FF45" w:rsidR="005F7E8E" w:rsidRDefault="005F7E8E" w:rsidP="005F7E8E">
      <w:pPr>
        <w:rPr>
          <w:highlight w:val="white"/>
        </w:rPr>
      </w:pPr>
      <w:r w:rsidRPr="00EC76D5">
        <w:rPr>
          <w:highlight w:val="white"/>
        </w:rPr>
        <w:t xml:space="preserve">The first problem for the scanner to solve is to transform the </w:t>
      </w:r>
      <w:r w:rsidR="00BE2ADE">
        <w:rPr>
          <w:highlight w:val="white"/>
        </w:rPr>
        <w:t>escape sequences</w:t>
      </w:r>
      <w:r w:rsidRPr="00EC76D5">
        <w:rPr>
          <w:highlight w:val="white"/>
        </w:rPr>
        <w:t xml:space="preserve"> of characters and string into their proper </w:t>
      </w:r>
      <w:r w:rsidR="000457B4">
        <w:rPr>
          <w:highlight w:val="white"/>
        </w:rPr>
        <w:t>characters</w:t>
      </w:r>
      <w:r w:rsidRPr="00EC76D5">
        <w:rPr>
          <w:highlight w:val="white"/>
        </w:rPr>
        <w:t xml:space="preserve">. For instance, the character sequence ’\n’ shall be transformed into the character newline, with ASCII </w:t>
      </w:r>
      <w:r w:rsidR="00025A3B">
        <w:rPr>
          <w:highlight w:val="white"/>
        </w:rPr>
        <w:t>value</w:t>
      </w:r>
      <w:r w:rsidRPr="00EC76D5">
        <w:rPr>
          <w:highlight w:val="white"/>
        </w:rPr>
        <w:t xml:space="preserve"> 10.</w:t>
      </w:r>
    </w:p>
    <w:p w14:paraId="0ED5CB4F" w14:textId="2F5C7A50" w:rsidR="00355915" w:rsidRDefault="00355915" w:rsidP="005F7E8E">
      <w:pPr>
        <w:rPr>
          <w:highlight w:val="white"/>
        </w:rPr>
      </w:pPr>
      <w:r>
        <w:rPr>
          <w:highlight w:val="white"/>
        </w:rPr>
        <w:t xml:space="preserve">The </w:t>
      </w:r>
      <w:r w:rsidR="00874EA5">
        <w:rPr>
          <w:highlight w:val="white"/>
        </w:rPr>
        <w:t>escape</w:t>
      </w:r>
      <w:r>
        <w:rPr>
          <w:highlight w:val="white"/>
        </w:rPr>
        <w:t xml:space="preserve"> map (</w:t>
      </w:r>
      <w:r w:rsidR="00874EA5">
        <w:rPr>
          <w:rStyle w:val="KeyWord0"/>
          <w:highlight w:val="white"/>
        </w:rPr>
        <w:t>m_escapeMap</w:t>
      </w:r>
      <w:r>
        <w:rPr>
          <w:highlight w:val="white"/>
        </w:rPr>
        <w:t xml:space="preserve">) holds the </w:t>
      </w:r>
      <w:r w:rsidR="00676AFF">
        <w:rPr>
          <w:highlight w:val="white"/>
        </w:rPr>
        <w:t>escape sequences</w:t>
      </w:r>
      <w:r w:rsidR="00676AFF" w:rsidRPr="00EC76D5">
        <w:rPr>
          <w:highlight w:val="white"/>
        </w:rPr>
        <w:t xml:space="preserve"> </w:t>
      </w:r>
      <w:r w:rsidR="003634B1">
        <w:rPr>
          <w:highlight w:val="white"/>
        </w:rPr>
        <w:t>of ANSI C:</w:t>
      </w:r>
    </w:p>
    <w:p w14:paraId="7FEEA13C" w14:textId="00AC6978" w:rsidR="00EF7EDB" w:rsidRDefault="00EF7EDB" w:rsidP="005F7E8E">
      <w:pPr>
        <w:rPr>
          <w:highlight w:val="white"/>
        </w:rPr>
      </w:pPr>
    </w:p>
    <w:p w14:paraId="7156DF02" w14:textId="2CB63555" w:rsidR="00EF7EDB" w:rsidRDefault="00EF7EDB" w:rsidP="005F7E8E">
      <w:pPr>
        <w:rPr>
          <w:highlight w:val="white"/>
        </w:rPr>
      </w:pPr>
    </w:p>
    <w:p w14:paraId="6528C895" w14:textId="68A3D9A3" w:rsidR="00EF7EDB" w:rsidRDefault="00EF7EDB" w:rsidP="005F7E8E">
      <w:pPr>
        <w:rPr>
          <w:highlight w:val="white"/>
        </w:rPr>
      </w:pPr>
    </w:p>
    <w:p w14:paraId="70E1366D" w14:textId="0AF1E93D" w:rsidR="00EF7EDB" w:rsidRDefault="00EF7EDB" w:rsidP="005F7E8E">
      <w:pPr>
        <w:rPr>
          <w:highlight w:val="white"/>
        </w:rPr>
      </w:pPr>
    </w:p>
    <w:p w14:paraId="7D8D8387" w14:textId="38FBBEFD" w:rsidR="00EF7EDB" w:rsidRDefault="00EF7EDB" w:rsidP="005F7E8E">
      <w:pPr>
        <w:rPr>
          <w:highlight w:val="white"/>
        </w:rPr>
      </w:pPr>
    </w:p>
    <w:p w14:paraId="2CDACDF2" w14:textId="611B952E" w:rsidR="00EF7EDB" w:rsidRDefault="00EF7EDB" w:rsidP="005F7E8E">
      <w:pPr>
        <w:rPr>
          <w:highlight w:val="white"/>
        </w:rPr>
      </w:pPr>
    </w:p>
    <w:p w14:paraId="7A36DE7F" w14:textId="2602B7B5" w:rsidR="00EF7EDB" w:rsidRDefault="00EF7EDB" w:rsidP="005F7E8E">
      <w:pPr>
        <w:rPr>
          <w:highlight w:val="white"/>
        </w:rPr>
      </w:pPr>
    </w:p>
    <w:p w14:paraId="514E611C" w14:textId="46F05E84" w:rsidR="00EF7EDB" w:rsidRDefault="00EF7EDB" w:rsidP="005F7E8E">
      <w:pPr>
        <w:rPr>
          <w:highlight w:val="white"/>
        </w:rPr>
      </w:pPr>
    </w:p>
    <w:p w14:paraId="0E66C4A6" w14:textId="1792CDDA" w:rsidR="00EF7EDB" w:rsidRDefault="00EF7EDB" w:rsidP="005F7E8E">
      <w:pPr>
        <w:rPr>
          <w:highlight w:val="white"/>
        </w:rPr>
      </w:pPr>
    </w:p>
    <w:p w14:paraId="75EFEADA" w14:textId="1011920D" w:rsidR="00EF7EDB" w:rsidRDefault="00EF7EDB" w:rsidP="005F7E8E">
      <w:pPr>
        <w:rPr>
          <w:highlight w:val="white"/>
        </w:rPr>
      </w:pPr>
    </w:p>
    <w:p w14:paraId="0D1CC315" w14:textId="2374C59C" w:rsidR="00EF7EDB" w:rsidRDefault="00EF7EDB" w:rsidP="005F7E8E">
      <w:pPr>
        <w:rPr>
          <w:highlight w:val="white"/>
        </w:rPr>
      </w:pPr>
    </w:p>
    <w:p w14:paraId="51CDC85D" w14:textId="5E8C77B1" w:rsidR="00EF7EDB" w:rsidRDefault="00EF7EDB" w:rsidP="005F7E8E">
      <w:pPr>
        <w:rPr>
          <w:highlight w:val="white"/>
        </w:rPr>
      </w:pPr>
    </w:p>
    <w:p w14:paraId="4DD8AE52" w14:textId="77777777" w:rsidR="00EF7EDB" w:rsidRDefault="00EF7EDB" w:rsidP="005F7E8E">
      <w:pPr>
        <w:rPr>
          <w:highlight w:val="white"/>
        </w:rPr>
      </w:pPr>
    </w:p>
    <w:tbl>
      <w:tblPr>
        <w:tblStyle w:val="Tabellrutnt"/>
        <w:tblW w:w="0" w:type="auto"/>
        <w:tblLook w:val="04A0" w:firstRow="1" w:lastRow="0" w:firstColumn="1" w:lastColumn="0" w:noHBand="0" w:noVBand="1"/>
      </w:tblPr>
      <w:tblGrid>
        <w:gridCol w:w="2444"/>
        <w:gridCol w:w="2444"/>
        <w:gridCol w:w="2444"/>
      </w:tblGrid>
      <w:tr w:rsidR="007A4D0E" w14:paraId="6F61E96B" w14:textId="77777777" w:rsidTr="00E8320A">
        <w:tc>
          <w:tcPr>
            <w:tcW w:w="2444" w:type="dxa"/>
          </w:tcPr>
          <w:p w14:paraId="6FA8DFDF" w14:textId="212677A9" w:rsidR="007A4D0E" w:rsidRPr="006954AA" w:rsidRDefault="007A4D0E" w:rsidP="007A4D0E">
            <w:pPr>
              <w:rPr>
                <w:b/>
                <w:bCs/>
                <w:highlight w:val="white"/>
              </w:rPr>
            </w:pPr>
            <w:bookmarkStart w:id="47" w:name="_Hlk40008805"/>
            <w:r>
              <w:rPr>
                <w:b/>
                <w:bCs/>
                <w:highlight w:val="white"/>
              </w:rPr>
              <w:t>Escape Sequence</w:t>
            </w:r>
          </w:p>
        </w:tc>
        <w:tc>
          <w:tcPr>
            <w:tcW w:w="2444" w:type="dxa"/>
          </w:tcPr>
          <w:p w14:paraId="3CA15D6E" w14:textId="5BC95FB1" w:rsidR="007A4D0E" w:rsidRPr="006954AA" w:rsidRDefault="007A4D0E" w:rsidP="007A4D0E">
            <w:pPr>
              <w:rPr>
                <w:b/>
                <w:bCs/>
                <w:highlight w:val="white"/>
              </w:rPr>
            </w:pPr>
            <w:r w:rsidRPr="006954AA">
              <w:rPr>
                <w:b/>
                <w:bCs/>
                <w:highlight w:val="white"/>
              </w:rPr>
              <w:t>Code</w:t>
            </w:r>
          </w:p>
        </w:tc>
        <w:tc>
          <w:tcPr>
            <w:tcW w:w="2444" w:type="dxa"/>
          </w:tcPr>
          <w:p w14:paraId="158A22B3" w14:textId="5768E636" w:rsidR="007A4D0E" w:rsidRPr="006954AA" w:rsidRDefault="007A4D0E" w:rsidP="007A4D0E">
            <w:pPr>
              <w:rPr>
                <w:b/>
                <w:bCs/>
                <w:highlight w:val="white"/>
              </w:rPr>
            </w:pPr>
            <w:r w:rsidRPr="006954AA">
              <w:rPr>
                <w:b/>
                <w:bCs/>
                <w:highlight w:val="white"/>
              </w:rPr>
              <w:t>ASCII value</w:t>
            </w:r>
          </w:p>
        </w:tc>
      </w:tr>
      <w:tr w:rsidR="007A4D0E" w14:paraId="5C3B05D0" w14:textId="77777777" w:rsidTr="00E8320A">
        <w:tc>
          <w:tcPr>
            <w:tcW w:w="2444" w:type="dxa"/>
          </w:tcPr>
          <w:p w14:paraId="1A449726" w14:textId="6E548872" w:rsidR="007A4D0E" w:rsidRDefault="007A4D0E" w:rsidP="007A4D0E">
            <w:pPr>
              <w:rPr>
                <w:highlight w:val="white"/>
              </w:rPr>
            </w:pPr>
            <w:r>
              <w:rPr>
                <w:highlight w:val="white"/>
              </w:rPr>
              <w:t>Zero Character</w:t>
            </w:r>
          </w:p>
        </w:tc>
        <w:tc>
          <w:tcPr>
            <w:tcW w:w="2444" w:type="dxa"/>
          </w:tcPr>
          <w:p w14:paraId="54674839" w14:textId="3C036DA8" w:rsidR="007A4D0E" w:rsidRDefault="007A4D0E" w:rsidP="007A4D0E">
            <w:pPr>
              <w:rPr>
                <w:highlight w:val="white"/>
              </w:rPr>
            </w:pPr>
            <w:r>
              <w:rPr>
                <w:highlight w:val="white"/>
              </w:rPr>
              <w:t>\0</w:t>
            </w:r>
          </w:p>
        </w:tc>
        <w:tc>
          <w:tcPr>
            <w:tcW w:w="2444" w:type="dxa"/>
          </w:tcPr>
          <w:p w14:paraId="194A8E1F" w14:textId="6A92A3C4" w:rsidR="007A4D0E" w:rsidRDefault="007A4D0E" w:rsidP="007A4D0E">
            <w:pPr>
              <w:rPr>
                <w:highlight w:val="white"/>
              </w:rPr>
            </w:pPr>
            <w:r>
              <w:rPr>
                <w:highlight w:val="white"/>
              </w:rPr>
              <w:t>0</w:t>
            </w:r>
          </w:p>
        </w:tc>
      </w:tr>
      <w:tr w:rsidR="007A4D0E" w14:paraId="0A225FA7" w14:textId="77777777" w:rsidTr="00E8320A">
        <w:tc>
          <w:tcPr>
            <w:tcW w:w="2444" w:type="dxa"/>
          </w:tcPr>
          <w:p w14:paraId="5F5AF27F" w14:textId="273CCD3E" w:rsidR="007A4D0E" w:rsidRDefault="007A4D0E" w:rsidP="007A4D0E">
            <w:pPr>
              <w:rPr>
                <w:highlight w:val="white"/>
              </w:rPr>
            </w:pPr>
            <w:r>
              <w:rPr>
                <w:highlight w:val="white"/>
              </w:rPr>
              <w:t>Alert (</w:t>
            </w:r>
            <w:r w:rsidR="00E8320A">
              <w:rPr>
                <w:highlight w:val="white"/>
              </w:rPr>
              <w:t xml:space="preserve">Beep, </w:t>
            </w:r>
            <w:r>
              <w:rPr>
                <w:highlight w:val="white"/>
              </w:rPr>
              <w:t>Bell)</w:t>
            </w:r>
          </w:p>
        </w:tc>
        <w:tc>
          <w:tcPr>
            <w:tcW w:w="2444" w:type="dxa"/>
          </w:tcPr>
          <w:p w14:paraId="3F15EE98" w14:textId="4BAA3847" w:rsidR="007A4D0E" w:rsidRDefault="007A4D0E" w:rsidP="007A4D0E">
            <w:pPr>
              <w:rPr>
                <w:highlight w:val="white"/>
              </w:rPr>
            </w:pPr>
            <w:r>
              <w:rPr>
                <w:highlight w:val="white"/>
              </w:rPr>
              <w:t>\a</w:t>
            </w:r>
          </w:p>
        </w:tc>
        <w:tc>
          <w:tcPr>
            <w:tcW w:w="2444" w:type="dxa"/>
          </w:tcPr>
          <w:p w14:paraId="476F0BBE" w14:textId="5C3DDD80" w:rsidR="007A4D0E" w:rsidRDefault="007A4D0E" w:rsidP="007A4D0E">
            <w:pPr>
              <w:rPr>
                <w:highlight w:val="white"/>
              </w:rPr>
            </w:pPr>
            <w:r>
              <w:rPr>
                <w:highlight w:val="white"/>
              </w:rPr>
              <w:t>7</w:t>
            </w:r>
          </w:p>
        </w:tc>
      </w:tr>
      <w:tr w:rsidR="007A4D0E" w14:paraId="5B03DB04" w14:textId="77777777" w:rsidTr="00E8320A">
        <w:tc>
          <w:tcPr>
            <w:tcW w:w="2444" w:type="dxa"/>
          </w:tcPr>
          <w:p w14:paraId="63BC4529" w14:textId="4C674BF2" w:rsidR="007A4D0E" w:rsidRDefault="007A4D0E" w:rsidP="007A4D0E">
            <w:pPr>
              <w:rPr>
                <w:highlight w:val="white"/>
              </w:rPr>
            </w:pPr>
            <w:r>
              <w:rPr>
                <w:highlight w:val="white"/>
              </w:rPr>
              <w:t>Backspace</w:t>
            </w:r>
          </w:p>
        </w:tc>
        <w:tc>
          <w:tcPr>
            <w:tcW w:w="2444" w:type="dxa"/>
          </w:tcPr>
          <w:p w14:paraId="48B61846" w14:textId="31D95197" w:rsidR="007A4D0E" w:rsidRDefault="007A4D0E" w:rsidP="007A4D0E">
            <w:pPr>
              <w:rPr>
                <w:highlight w:val="white"/>
              </w:rPr>
            </w:pPr>
            <w:r>
              <w:rPr>
                <w:highlight w:val="white"/>
              </w:rPr>
              <w:t>\b</w:t>
            </w:r>
          </w:p>
        </w:tc>
        <w:tc>
          <w:tcPr>
            <w:tcW w:w="2444" w:type="dxa"/>
          </w:tcPr>
          <w:p w14:paraId="0CCE223B" w14:textId="791BDD0D" w:rsidR="007A4D0E" w:rsidRDefault="007A4D0E" w:rsidP="007A4D0E">
            <w:pPr>
              <w:rPr>
                <w:highlight w:val="white"/>
              </w:rPr>
            </w:pPr>
            <w:r>
              <w:rPr>
                <w:highlight w:val="white"/>
              </w:rPr>
              <w:t>8</w:t>
            </w:r>
          </w:p>
        </w:tc>
      </w:tr>
      <w:tr w:rsidR="00F348A5" w14:paraId="7E4CE336" w14:textId="77777777" w:rsidTr="00E8320A">
        <w:tc>
          <w:tcPr>
            <w:tcW w:w="2444" w:type="dxa"/>
          </w:tcPr>
          <w:p w14:paraId="3DF62163" w14:textId="4EA6756C" w:rsidR="00F348A5" w:rsidRDefault="00F348A5" w:rsidP="00F348A5">
            <w:pPr>
              <w:rPr>
                <w:highlight w:val="white"/>
              </w:rPr>
            </w:pPr>
            <w:r>
              <w:rPr>
                <w:highlight w:val="white"/>
              </w:rPr>
              <w:t>Form Feed</w:t>
            </w:r>
            <w:r w:rsidR="004807E2">
              <w:rPr>
                <w:highlight w:val="white"/>
              </w:rPr>
              <w:t xml:space="preserve"> Page Break</w:t>
            </w:r>
          </w:p>
        </w:tc>
        <w:tc>
          <w:tcPr>
            <w:tcW w:w="2444" w:type="dxa"/>
          </w:tcPr>
          <w:p w14:paraId="266BB340" w14:textId="77ED4F6F" w:rsidR="00F348A5" w:rsidRDefault="00F348A5" w:rsidP="00F348A5">
            <w:pPr>
              <w:rPr>
                <w:highlight w:val="white"/>
              </w:rPr>
            </w:pPr>
            <w:r>
              <w:rPr>
                <w:highlight w:val="white"/>
              </w:rPr>
              <w:t>\f</w:t>
            </w:r>
          </w:p>
        </w:tc>
        <w:tc>
          <w:tcPr>
            <w:tcW w:w="2444" w:type="dxa"/>
          </w:tcPr>
          <w:p w14:paraId="0CC86164" w14:textId="660D4650" w:rsidR="00F348A5" w:rsidRDefault="00F348A5" w:rsidP="00F348A5">
            <w:pPr>
              <w:rPr>
                <w:highlight w:val="white"/>
              </w:rPr>
            </w:pPr>
            <w:r>
              <w:rPr>
                <w:highlight w:val="white"/>
              </w:rPr>
              <w:t>12</w:t>
            </w:r>
          </w:p>
        </w:tc>
      </w:tr>
      <w:tr w:rsidR="00F348A5" w14:paraId="0D49A96E" w14:textId="77777777" w:rsidTr="00E8320A">
        <w:tc>
          <w:tcPr>
            <w:tcW w:w="2444" w:type="dxa"/>
          </w:tcPr>
          <w:p w14:paraId="66B57D0F" w14:textId="14EBB01F" w:rsidR="00F348A5" w:rsidRDefault="00F348A5" w:rsidP="00F348A5">
            <w:pPr>
              <w:rPr>
                <w:highlight w:val="white"/>
              </w:rPr>
            </w:pPr>
            <w:r>
              <w:rPr>
                <w:highlight w:val="white"/>
              </w:rPr>
              <w:t>Newline</w:t>
            </w:r>
            <w:r w:rsidR="000034F8">
              <w:rPr>
                <w:highlight w:val="white"/>
              </w:rPr>
              <w:t xml:space="preserve"> (Line Feed)</w:t>
            </w:r>
          </w:p>
        </w:tc>
        <w:tc>
          <w:tcPr>
            <w:tcW w:w="2444" w:type="dxa"/>
          </w:tcPr>
          <w:p w14:paraId="5B8B9EC2" w14:textId="25825F8F" w:rsidR="00F348A5" w:rsidRDefault="00F348A5" w:rsidP="00F348A5">
            <w:pPr>
              <w:rPr>
                <w:highlight w:val="white"/>
              </w:rPr>
            </w:pPr>
            <w:r>
              <w:rPr>
                <w:highlight w:val="white"/>
              </w:rPr>
              <w:t>\n</w:t>
            </w:r>
          </w:p>
        </w:tc>
        <w:tc>
          <w:tcPr>
            <w:tcW w:w="2444" w:type="dxa"/>
          </w:tcPr>
          <w:p w14:paraId="1656716A" w14:textId="1598A720" w:rsidR="00F348A5" w:rsidRDefault="00F348A5" w:rsidP="00F348A5">
            <w:pPr>
              <w:rPr>
                <w:highlight w:val="white"/>
              </w:rPr>
            </w:pPr>
            <w:r>
              <w:rPr>
                <w:highlight w:val="white"/>
              </w:rPr>
              <w:t>10</w:t>
            </w:r>
          </w:p>
        </w:tc>
      </w:tr>
      <w:tr w:rsidR="00F348A5" w14:paraId="518E1C2A" w14:textId="77777777" w:rsidTr="00E8320A">
        <w:tc>
          <w:tcPr>
            <w:tcW w:w="2444" w:type="dxa"/>
          </w:tcPr>
          <w:p w14:paraId="5DF5A418" w14:textId="6954B3F8" w:rsidR="00F348A5" w:rsidRDefault="00F348A5" w:rsidP="00F348A5">
            <w:pPr>
              <w:rPr>
                <w:highlight w:val="white"/>
              </w:rPr>
            </w:pPr>
            <w:r>
              <w:rPr>
                <w:highlight w:val="white"/>
              </w:rPr>
              <w:t>Carriage Return</w:t>
            </w:r>
          </w:p>
        </w:tc>
        <w:tc>
          <w:tcPr>
            <w:tcW w:w="2444" w:type="dxa"/>
          </w:tcPr>
          <w:p w14:paraId="33A52355" w14:textId="71891A11" w:rsidR="00F348A5" w:rsidRDefault="00F348A5" w:rsidP="00F348A5">
            <w:pPr>
              <w:rPr>
                <w:highlight w:val="white"/>
              </w:rPr>
            </w:pPr>
            <w:r>
              <w:rPr>
                <w:highlight w:val="white"/>
              </w:rPr>
              <w:t>\r</w:t>
            </w:r>
          </w:p>
        </w:tc>
        <w:tc>
          <w:tcPr>
            <w:tcW w:w="2444" w:type="dxa"/>
          </w:tcPr>
          <w:p w14:paraId="61493BF5" w14:textId="33B9EA60" w:rsidR="00F348A5" w:rsidRDefault="00F348A5" w:rsidP="00F348A5">
            <w:pPr>
              <w:rPr>
                <w:highlight w:val="white"/>
              </w:rPr>
            </w:pPr>
            <w:r>
              <w:rPr>
                <w:highlight w:val="white"/>
              </w:rPr>
              <w:t>13</w:t>
            </w:r>
          </w:p>
        </w:tc>
      </w:tr>
      <w:tr w:rsidR="00F348A5" w14:paraId="47B01786" w14:textId="77777777" w:rsidTr="00E8320A">
        <w:tc>
          <w:tcPr>
            <w:tcW w:w="2444" w:type="dxa"/>
          </w:tcPr>
          <w:p w14:paraId="53DB6241" w14:textId="1D016050" w:rsidR="00F348A5" w:rsidRDefault="00F348A5" w:rsidP="00F348A5">
            <w:pPr>
              <w:rPr>
                <w:highlight w:val="white"/>
              </w:rPr>
            </w:pPr>
            <w:r>
              <w:rPr>
                <w:highlight w:val="white"/>
              </w:rPr>
              <w:t>Horizontal Tabulator</w:t>
            </w:r>
          </w:p>
        </w:tc>
        <w:tc>
          <w:tcPr>
            <w:tcW w:w="2444" w:type="dxa"/>
          </w:tcPr>
          <w:p w14:paraId="22554024" w14:textId="58D8AE22" w:rsidR="00F348A5" w:rsidRDefault="00F348A5" w:rsidP="00F348A5">
            <w:pPr>
              <w:rPr>
                <w:highlight w:val="white"/>
              </w:rPr>
            </w:pPr>
            <w:r>
              <w:rPr>
                <w:highlight w:val="white"/>
              </w:rPr>
              <w:t>\t</w:t>
            </w:r>
          </w:p>
        </w:tc>
        <w:tc>
          <w:tcPr>
            <w:tcW w:w="2444" w:type="dxa"/>
          </w:tcPr>
          <w:p w14:paraId="3B8A6777" w14:textId="0B9D3CB9" w:rsidR="00F348A5" w:rsidRDefault="00F348A5" w:rsidP="00F348A5">
            <w:pPr>
              <w:rPr>
                <w:highlight w:val="white"/>
              </w:rPr>
            </w:pPr>
            <w:r>
              <w:rPr>
                <w:highlight w:val="white"/>
              </w:rPr>
              <w:t>9</w:t>
            </w:r>
          </w:p>
        </w:tc>
      </w:tr>
      <w:tr w:rsidR="00F348A5" w14:paraId="07EFDCA0" w14:textId="77777777" w:rsidTr="00E8320A">
        <w:tc>
          <w:tcPr>
            <w:tcW w:w="2444" w:type="dxa"/>
          </w:tcPr>
          <w:p w14:paraId="611BFECB" w14:textId="3E674FF3" w:rsidR="00F348A5" w:rsidRDefault="00F348A5" w:rsidP="00F348A5">
            <w:pPr>
              <w:rPr>
                <w:highlight w:val="white"/>
              </w:rPr>
            </w:pPr>
            <w:r>
              <w:rPr>
                <w:highlight w:val="white"/>
              </w:rPr>
              <w:t>Vertical Tabulator</w:t>
            </w:r>
          </w:p>
        </w:tc>
        <w:tc>
          <w:tcPr>
            <w:tcW w:w="2444" w:type="dxa"/>
          </w:tcPr>
          <w:p w14:paraId="0A0A98A0" w14:textId="1C72F28C" w:rsidR="00F348A5" w:rsidRDefault="00F348A5" w:rsidP="00F348A5">
            <w:pPr>
              <w:rPr>
                <w:highlight w:val="white"/>
              </w:rPr>
            </w:pPr>
            <w:r>
              <w:rPr>
                <w:highlight w:val="white"/>
              </w:rPr>
              <w:t>\v</w:t>
            </w:r>
          </w:p>
        </w:tc>
        <w:tc>
          <w:tcPr>
            <w:tcW w:w="2444" w:type="dxa"/>
          </w:tcPr>
          <w:p w14:paraId="538DF4A9" w14:textId="00CFB377" w:rsidR="00F348A5" w:rsidRDefault="00F348A5" w:rsidP="00F348A5">
            <w:pPr>
              <w:rPr>
                <w:highlight w:val="white"/>
              </w:rPr>
            </w:pPr>
            <w:r>
              <w:rPr>
                <w:highlight w:val="white"/>
              </w:rPr>
              <w:t>11</w:t>
            </w:r>
          </w:p>
        </w:tc>
      </w:tr>
      <w:tr w:rsidR="00F348A5" w14:paraId="4D824761" w14:textId="77777777" w:rsidTr="00E8320A">
        <w:tc>
          <w:tcPr>
            <w:tcW w:w="2444" w:type="dxa"/>
          </w:tcPr>
          <w:p w14:paraId="6D4D24C4" w14:textId="0D944F6D" w:rsidR="00F348A5" w:rsidRDefault="00F348A5" w:rsidP="00F348A5">
            <w:pPr>
              <w:rPr>
                <w:highlight w:val="white"/>
              </w:rPr>
            </w:pPr>
            <w:r>
              <w:rPr>
                <w:highlight w:val="white"/>
              </w:rPr>
              <w:t>Single Quotation Mark</w:t>
            </w:r>
          </w:p>
        </w:tc>
        <w:tc>
          <w:tcPr>
            <w:tcW w:w="2444" w:type="dxa"/>
          </w:tcPr>
          <w:p w14:paraId="43887355" w14:textId="0DB7B34F" w:rsidR="00F348A5" w:rsidRDefault="00F348A5" w:rsidP="00BD50C4">
            <w:pPr>
              <w:rPr>
                <w:highlight w:val="white"/>
              </w:rPr>
            </w:pPr>
            <w:r>
              <w:rPr>
                <w:highlight w:val="white"/>
              </w:rPr>
              <w:t>\</w:t>
            </w:r>
            <w:r w:rsidRPr="00BD50C4">
              <w:rPr>
                <w:highlight w:val="white"/>
              </w:rPr>
              <w:t>'</w:t>
            </w:r>
          </w:p>
        </w:tc>
        <w:tc>
          <w:tcPr>
            <w:tcW w:w="2444" w:type="dxa"/>
          </w:tcPr>
          <w:p w14:paraId="64BD4EBB" w14:textId="5B66A5B4" w:rsidR="00F348A5" w:rsidRDefault="00F348A5" w:rsidP="00F348A5">
            <w:pPr>
              <w:rPr>
                <w:highlight w:val="white"/>
              </w:rPr>
            </w:pPr>
            <w:r>
              <w:rPr>
                <w:highlight w:val="white"/>
              </w:rPr>
              <w:t>39</w:t>
            </w:r>
          </w:p>
        </w:tc>
      </w:tr>
      <w:tr w:rsidR="00F348A5" w14:paraId="649A6D93" w14:textId="77777777" w:rsidTr="00E8320A">
        <w:tc>
          <w:tcPr>
            <w:tcW w:w="2444" w:type="dxa"/>
          </w:tcPr>
          <w:p w14:paraId="0CAA9310" w14:textId="25D32F7F" w:rsidR="00F348A5" w:rsidRDefault="00F348A5" w:rsidP="00F348A5">
            <w:pPr>
              <w:rPr>
                <w:highlight w:val="white"/>
              </w:rPr>
            </w:pPr>
            <w:r>
              <w:rPr>
                <w:highlight w:val="white"/>
              </w:rPr>
              <w:t>Double Quotation Mark</w:t>
            </w:r>
          </w:p>
        </w:tc>
        <w:tc>
          <w:tcPr>
            <w:tcW w:w="2444" w:type="dxa"/>
          </w:tcPr>
          <w:p w14:paraId="06D89054" w14:textId="31D1E072" w:rsidR="00F348A5" w:rsidRDefault="00F348A5" w:rsidP="00F348A5">
            <w:pPr>
              <w:rPr>
                <w:highlight w:val="white"/>
              </w:rPr>
            </w:pPr>
            <w:r>
              <w:rPr>
                <w:highlight w:val="white"/>
              </w:rPr>
              <w:t>\</w:t>
            </w:r>
            <w:r w:rsidRPr="00BD50C4">
              <w:rPr>
                <w:highlight w:val="white"/>
              </w:rPr>
              <w:t>"</w:t>
            </w:r>
          </w:p>
        </w:tc>
        <w:tc>
          <w:tcPr>
            <w:tcW w:w="2444" w:type="dxa"/>
          </w:tcPr>
          <w:p w14:paraId="3D258CE1" w14:textId="5B9C4FED" w:rsidR="00F348A5" w:rsidRDefault="00F348A5" w:rsidP="00F348A5">
            <w:pPr>
              <w:rPr>
                <w:highlight w:val="white"/>
              </w:rPr>
            </w:pPr>
            <w:r>
              <w:rPr>
                <w:highlight w:val="white"/>
              </w:rPr>
              <w:t>34</w:t>
            </w:r>
          </w:p>
        </w:tc>
      </w:tr>
      <w:tr w:rsidR="00F348A5" w14:paraId="74331064" w14:textId="77777777" w:rsidTr="00E8320A">
        <w:tc>
          <w:tcPr>
            <w:tcW w:w="2444" w:type="dxa"/>
          </w:tcPr>
          <w:p w14:paraId="4A0B1B01" w14:textId="30FE4F72" w:rsidR="00F348A5" w:rsidRDefault="00F348A5" w:rsidP="00F348A5">
            <w:pPr>
              <w:rPr>
                <w:highlight w:val="white"/>
              </w:rPr>
            </w:pPr>
            <w:r>
              <w:rPr>
                <w:highlight w:val="white"/>
              </w:rPr>
              <w:t>Question Mark</w:t>
            </w:r>
          </w:p>
        </w:tc>
        <w:tc>
          <w:tcPr>
            <w:tcW w:w="2444" w:type="dxa"/>
          </w:tcPr>
          <w:p w14:paraId="2717D4E6" w14:textId="273A9298" w:rsidR="00F348A5" w:rsidRDefault="00F348A5" w:rsidP="00F348A5">
            <w:pPr>
              <w:rPr>
                <w:highlight w:val="white"/>
              </w:rPr>
            </w:pPr>
            <w:r>
              <w:rPr>
                <w:highlight w:val="white"/>
              </w:rPr>
              <w:t>\?</w:t>
            </w:r>
          </w:p>
        </w:tc>
        <w:tc>
          <w:tcPr>
            <w:tcW w:w="2444" w:type="dxa"/>
          </w:tcPr>
          <w:p w14:paraId="584F45BC" w14:textId="0D16A451" w:rsidR="00F348A5" w:rsidRDefault="00F348A5" w:rsidP="00F348A5">
            <w:pPr>
              <w:rPr>
                <w:highlight w:val="white"/>
              </w:rPr>
            </w:pPr>
            <w:r>
              <w:rPr>
                <w:highlight w:val="white"/>
              </w:rPr>
              <w:t>63</w:t>
            </w:r>
          </w:p>
        </w:tc>
      </w:tr>
      <w:tr w:rsidR="00F348A5" w14:paraId="75E07557" w14:textId="77777777" w:rsidTr="00E8320A">
        <w:tc>
          <w:tcPr>
            <w:tcW w:w="2444" w:type="dxa"/>
          </w:tcPr>
          <w:p w14:paraId="75AD9036" w14:textId="38AA7BC3" w:rsidR="00F348A5" w:rsidRDefault="00F348A5" w:rsidP="00F348A5">
            <w:pPr>
              <w:rPr>
                <w:highlight w:val="white"/>
              </w:rPr>
            </w:pPr>
            <w:r>
              <w:rPr>
                <w:highlight w:val="white"/>
              </w:rPr>
              <w:t>Backslash</w:t>
            </w:r>
          </w:p>
        </w:tc>
        <w:tc>
          <w:tcPr>
            <w:tcW w:w="2444" w:type="dxa"/>
          </w:tcPr>
          <w:p w14:paraId="1E824E92" w14:textId="7F5AB47D" w:rsidR="00F348A5" w:rsidRDefault="00F348A5" w:rsidP="00F348A5">
            <w:pPr>
              <w:rPr>
                <w:highlight w:val="white"/>
              </w:rPr>
            </w:pPr>
            <w:r>
              <w:rPr>
                <w:highlight w:val="white"/>
              </w:rPr>
              <w:t>\\</w:t>
            </w:r>
          </w:p>
        </w:tc>
        <w:tc>
          <w:tcPr>
            <w:tcW w:w="2444" w:type="dxa"/>
          </w:tcPr>
          <w:p w14:paraId="080D00B3" w14:textId="55CB18A5" w:rsidR="00F348A5" w:rsidRDefault="00F348A5" w:rsidP="00F348A5">
            <w:pPr>
              <w:rPr>
                <w:highlight w:val="white"/>
              </w:rPr>
            </w:pPr>
            <w:r>
              <w:rPr>
                <w:highlight w:val="white"/>
              </w:rPr>
              <w:t>92</w:t>
            </w:r>
          </w:p>
        </w:tc>
      </w:tr>
      <w:bookmarkEnd w:id="47"/>
    </w:tbl>
    <w:p w14:paraId="153DFDDA" w14:textId="77777777" w:rsidR="00A66252" w:rsidRDefault="00A66252" w:rsidP="00585AF9">
      <w:pPr>
        <w:pStyle w:val="Code"/>
        <w:rPr>
          <w:highlight w:val="white"/>
        </w:rPr>
      </w:pPr>
    </w:p>
    <w:p w14:paraId="6249F6B6" w14:textId="1B8ABB6A" w:rsidR="00585AF9" w:rsidRPr="00EC76D5" w:rsidRDefault="00585AF9" w:rsidP="00585AF9">
      <w:pPr>
        <w:pStyle w:val="Code"/>
        <w:rPr>
          <w:highlight w:val="white"/>
        </w:rPr>
      </w:pPr>
      <w:r w:rsidRPr="00EC76D5">
        <w:rPr>
          <w:highlight w:val="white"/>
        </w:rPr>
        <w:t xml:space="preserve">  private static IDictionary&lt;char,char&gt; </w:t>
      </w:r>
      <w:r w:rsidR="00874EA5">
        <w:rPr>
          <w:highlight w:val="white"/>
        </w:rPr>
        <w:t>m_escapeMap</w:t>
      </w:r>
      <w:r w:rsidRPr="00EC76D5">
        <w:rPr>
          <w:highlight w:val="white"/>
        </w:rPr>
        <w:t xml:space="preserve"> =</w:t>
      </w:r>
    </w:p>
    <w:p w14:paraId="4A8A8453" w14:textId="77777777" w:rsidR="00585AF9" w:rsidRPr="00EC76D5" w:rsidRDefault="00585AF9" w:rsidP="00585AF9">
      <w:pPr>
        <w:pStyle w:val="Code"/>
        <w:rPr>
          <w:highlight w:val="white"/>
        </w:rPr>
      </w:pPr>
      <w:r w:rsidRPr="00EC76D5">
        <w:rPr>
          <w:highlight w:val="white"/>
        </w:rPr>
        <w:t xml:space="preserve">    new Dictionary&lt;char,char&gt;();</w:t>
      </w:r>
    </w:p>
    <w:p w14:paraId="3F0346AF" w14:textId="77777777" w:rsidR="00585AF9" w:rsidRPr="00EC76D5" w:rsidRDefault="00585AF9" w:rsidP="00585AF9">
      <w:pPr>
        <w:pStyle w:val="Code"/>
        <w:rPr>
          <w:highlight w:val="white"/>
        </w:rPr>
      </w:pPr>
    </w:p>
    <w:p w14:paraId="531AB87D" w14:textId="79BCCA34" w:rsidR="00B415E5" w:rsidRPr="00EC76D5" w:rsidRDefault="00585AF9" w:rsidP="004B7238">
      <w:pPr>
        <w:pStyle w:val="Code"/>
        <w:rPr>
          <w:highlight w:val="white"/>
        </w:rPr>
      </w:pPr>
      <w:r w:rsidRPr="00EC76D5">
        <w:rPr>
          <w:highlight w:val="white"/>
        </w:rPr>
        <w:t xml:space="preserve">  static Scanner() {</w:t>
      </w:r>
      <w:r w:rsidR="004B7238">
        <w:rPr>
          <w:highlight w:val="white"/>
        </w:rPr>
        <w:t xml:space="preserve">          </w:t>
      </w:r>
      <w:r w:rsidR="00296D39">
        <w:rPr>
          <w:highlight w:val="white"/>
        </w:rPr>
        <w:t xml:space="preserve"> </w:t>
      </w:r>
      <w:r w:rsidR="004B7238">
        <w:rPr>
          <w:highlight w:val="white"/>
        </w:rPr>
        <w:t xml:space="preserve">  </w:t>
      </w:r>
      <w:r w:rsidR="00B415E5">
        <w:rPr>
          <w:highlight w:val="white"/>
        </w:rPr>
        <w:t>// ASCII value</w:t>
      </w:r>
    </w:p>
    <w:p w14:paraId="628EBA9E" w14:textId="47F5B7F2"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.Add('0', '\0');</w:t>
      </w:r>
      <w:r w:rsidR="00F85F7B">
        <w:rPr>
          <w:highlight w:val="white"/>
        </w:rPr>
        <w:t xml:space="preserve"> </w:t>
      </w:r>
      <w:r w:rsidR="00D31B47">
        <w:rPr>
          <w:highlight w:val="white"/>
        </w:rPr>
        <w:t xml:space="preserve"> //</w:t>
      </w:r>
      <w:r w:rsidR="00F85F7B">
        <w:rPr>
          <w:highlight w:val="white"/>
        </w:rPr>
        <w:t xml:space="preserve"> </w:t>
      </w:r>
      <w:r w:rsidR="00D31B47">
        <w:rPr>
          <w:highlight w:val="white"/>
        </w:rPr>
        <w:t xml:space="preserve"> 0</w:t>
      </w:r>
    </w:p>
    <w:p w14:paraId="189A3929" w14:textId="37B011C7"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.Add('a', '\a');</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 xml:space="preserve"> </w:t>
      </w:r>
      <w:r w:rsidR="00B2611A">
        <w:rPr>
          <w:highlight w:val="white"/>
        </w:rPr>
        <w:t>7</w:t>
      </w:r>
    </w:p>
    <w:p w14:paraId="6F8F93BD" w14:textId="31EDB5A8"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.Add('b', '\b');</w:t>
      </w:r>
      <w:r w:rsidR="00F85F7B">
        <w:rPr>
          <w:highlight w:val="white"/>
        </w:rPr>
        <w:t xml:space="preserve"> </w:t>
      </w:r>
      <w:r w:rsidR="00D31B47">
        <w:rPr>
          <w:highlight w:val="white"/>
        </w:rPr>
        <w:t xml:space="preserve"> // </w:t>
      </w:r>
      <w:r w:rsidR="00F85F7B">
        <w:rPr>
          <w:highlight w:val="white"/>
        </w:rPr>
        <w:t xml:space="preserve"> </w:t>
      </w:r>
      <w:r w:rsidR="00B2611A">
        <w:rPr>
          <w:highlight w:val="white"/>
        </w:rPr>
        <w:t>8</w:t>
      </w:r>
    </w:p>
    <w:p w14:paraId="2EFC6EA1" w14:textId="58F015A6" w:rsidR="00B2611A" w:rsidRPr="00EC76D5" w:rsidRDefault="00B2611A" w:rsidP="00B2611A">
      <w:pPr>
        <w:pStyle w:val="Code"/>
        <w:rPr>
          <w:highlight w:val="white"/>
        </w:rPr>
      </w:pPr>
      <w:r w:rsidRPr="00EC76D5">
        <w:rPr>
          <w:highlight w:val="white"/>
        </w:rPr>
        <w:t xml:space="preserve">    </w:t>
      </w:r>
      <w:r w:rsidR="00874EA5">
        <w:rPr>
          <w:highlight w:val="white"/>
        </w:rPr>
        <w:t>m_escapeMap</w:t>
      </w:r>
      <w:r w:rsidRPr="00EC76D5">
        <w:rPr>
          <w:highlight w:val="white"/>
        </w:rPr>
        <w:t>.Add('f', '\f');</w:t>
      </w:r>
      <w:r>
        <w:rPr>
          <w:highlight w:val="white"/>
        </w:rPr>
        <w:t xml:space="preserve"> </w:t>
      </w:r>
      <w:r w:rsidR="00F85F7B">
        <w:rPr>
          <w:highlight w:val="white"/>
        </w:rPr>
        <w:t xml:space="preserve"> </w:t>
      </w:r>
      <w:r>
        <w:rPr>
          <w:highlight w:val="white"/>
        </w:rPr>
        <w:t xml:space="preserve">// </w:t>
      </w:r>
      <w:r w:rsidR="00F85F7B">
        <w:rPr>
          <w:highlight w:val="white"/>
        </w:rPr>
        <w:t>12</w:t>
      </w:r>
    </w:p>
    <w:p w14:paraId="5B2BD83E" w14:textId="53C8850E"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.Add('n', '\n');</w:t>
      </w:r>
      <w:r w:rsidR="00F85F7B">
        <w:rPr>
          <w:highlight w:val="white"/>
        </w:rPr>
        <w:t xml:space="preserve"> </w:t>
      </w:r>
      <w:r w:rsidR="00D31B47">
        <w:rPr>
          <w:highlight w:val="white"/>
        </w:rPr>
        <w:t xml:space="preserve"> // </w:t>
      </w:r>
      <w:r w:rsidR="00F85F7B">
        <w:rPr>
          <w:highlight w:val="white"/>
        </w:rPr>
        <w:t>10</w:t>
      </w:r>
    </w:p>
    <w:p w14:paraId="3C13B7A3" w14:textId="3850888F"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.Add('r', '\r');</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13</w:t>
      </w:r>
    </w:p>
    <w:p w14:paraId="5B78BE62" w14:textId="30477001"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.Add('t', '\t');</w:t>
      </w:r>
      <w:r w:rsidR="00F85F7B">
        <w:rPr>
          <w:highlight w:val="white"/>
        </w:rPr>
        <w:t xml:space="preserve"> </w:t>
      </w:r>
      <w:r w:rsidR="00D31B47">
        <w:rPr>
          <w:highlight w:val="white"/>
        </w:rPr>
        <w:t xml:space="preserve"> // </w:t>
      </w:r>
      <w:r w:rsidR="00F85F7B">
        <w:rPr>
          <w:highlight w:val="white"/>
        </w:rPr>
        <w:t xml:space="preserve"> 9</w:t>
      </w:r>
    </w:p>
    <w:p w14:paraId="422C8B18" w14:textId="122D1139"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.Add('v', '\v');</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11</w:t>
      </w:r>
    </w:p>
    <w:p w14:paraId="6F129BEF" w14:textId="521A0551"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D31B47">
        <w:rPr>
          <w:highlight w:val="white"/>
        </w:rPr>
        <w:t xml:space="preserve"> // </w:t>
      </w:r>
      <w:r w:rsidR="00F85F7B">
        <w:rPr>
          <w:highlight w:val="white"/>
        </w:rPr>
        <w:t>39</w:t>
      </w:r>
    </w:p>
    <w:p w14:paraId="37F5250C" w14:textId="0F7BDC84"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34</w:t>
      </w:r>
    </w:p>
    <w:p w14:paraId="5A379C34" w14:textId="084A5C72" w:rsidR="00E8320A" w:rsidRPr="00EC76D5" w:rsidRDefault="00E8320A" w:rsidP="00E8320A">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63</w:t>
      </w:r>
    </w:p>
    <w:p w14:paraId="529B15B3" w14:textId="6A867CF3"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92</w:t>
      </w:r>
    </w:p>
    <w:p w14:paraId="229C53CA" w14:textId="77777777" w:rsidR="00585AF9" w:rsidRPr="00EC76D5" w:rsidRDefault="00585AF9" w:rsidP="00585AF9">
      <w:pPr>
        <w:pStyle w:val="Code"/>
        <w:rPr>
          <w:highlight w:val="white"/>
        </w:rPr>
      </w:pPr>
      <w:r w:rsidRPr="00EC76D5">
        <w:rPr>
          <w:highlight w:val="white"/>
        </w:rPr>
        <w:lastRenderedPageBreak/>
        <w:t xml:space="preserve">  }</w:t>
      </w:r>
    </w:p>
    <w:p w14:paraId="5F48C85E" w14:textId="0B18EB7B" w:rsidR="00C17DC7" w:rsidRPr="00EC76D5" w:rsidRDefault="00C17DC7" w:rsidP="005F7E8E">
      <w:pPr>
        <w:rPr>
          <w:highlight w:val="white"/>
        </w:rPr>
      </w:pPr>
      <w:r w:rsidRPr="00EC76D5">
        <w:rPr>
          <w:highlight w:val="white"/>
        </w:rPr>
        <w:t xml:space="preserve">The </w:t>
      </w:r>
      <w:r w:rsidR="004D32C9" w:rsidRPr="00EC76D5">
        <w:rPr>
          <w:highlight w:val="white"/>
        </w:rPr>
        <w:t xml:space="preserve">method </w:t>
      </w:r>
      <w:r w:rsidR="004D32C9" w:rsidRPr="00EC76D5">
        <w:rPr>
          <w:rStyle w:val="KeyWord0"/>
          <w:highlight w:val="white"/>
        </w:rPr>
        <w:t>SlashToChar</w:t>
      </w:r>
      <w:r w:rsidR="004D32C9" w:rsidRPr="00EC76D5">
        <w:rPr>
          <w:highlight w:val="white"/>
        </w:rPr>
        <w:t xml:space="preserve"> takes a string with slash codes and return</w:t>
      </w:r>
      <w:r w:rsidR="007A5277" w:rsidRPr="00EC76D5">
        <w:rPr>
          <w:highlight w:val="white"/>
        </w:rPr>
        <w:t>s</w:t>
      </w:r>
      <w:r w:rsidR="004D32C9" w:rsidRPr="00EC76D5">
        <w:rPr>
          <w:highlight w:val="white"/>
        </w:rPr>
        <w:t xml:space="preserve"> the same string with the slash codes replaced by the </w:t>
      </w:r>
      <w:r w:rsidR="00EC76D5" w:rsidRPr="00EC76D5">
        <w:rPr>
          <w:highlight w:val="white"/>
        </w:rPr>
        <w:t>corresponding</w:t>
      </w:r>
      <w:r w:rsidR="004D32C9" w:rsidRPr="00EC76D5">
        <w:rPr>
          <w:highlight w:val="white"/>
        </w:rPr>
        <w:t xml:space="preserve"> characters.</w:t>
      </w:r>
    </w:p>
    <w:p w14:paraId="25A02054" w14:textId="77777777" w:rsidR="009E5232" w:rsidRPr="00EC76D5" w:rsidRDefault="009E5232" w:rsidP="009E5232">
      <w:pPr>
        <w:pStyle w:val="Code"/>
        <w:rPr>
          <w:highlight w:val="white"/>
        </w:rPr>
      </w:pPr>
      <w:r w:rsidRPr="00EC76D5">
        <w:rPr>
          <w:highlight w:val="white"/>
        </w:rPr>
        <w:t xml:space="preserve">  public static string SlashToChar(string text) {</w:t>
      </w:r>
    </w:p>
    <w:p w14:paraId="0B04EAE5" w14:textId="3DAFFE9E" w:rsidR="009E5232" w:rsidRDefault="009E5232" w:rsidP="009E5232">
      <w:pPr>
        <w:pStyle w:val="Code"/>
        <w:rPr>
          <w:highlight w:val="white"/>
        </w:rPr>
      </w:pPr>
      <w:r w:rsidRPr="00EC76D5">
        <w:rPr>
          <w:highlight w:val="white"/>
        </w:rPr>
        <w:t xml:space="preserve">    StringBuilder buffer = new StringBuilder(text);</w:t>
      </w:r>
    </w:p>
    <w:p w14:paraId="23C7D5EE" w14:textId="464D5158" w:rsidR="007B7650" w:rsidRPr="00EC76D5" w:rsidRDefault="007B7650" w:rsidP="007B7650">
      <w:pPr>
        <w:rPr>
          <w:highlight w:val="white"/>
        </w:rPr>
      </w:pPr>
      <w:r>
        <w:rPr>
          <w:highlight w:val="white"/>
        </w:rPr>
        <w:t xml:space="preserve">We add three zero-characters at the end of the string to make sure the </w:t>
      </w:r>
      <w:r w:rsidRPr="00F64AB1">
        <w:rPr>
          <w:rStyle w:val="KeyWord0"/>
          <w:highlight w:val="white"/>
        </w:rPr>
        <w:t>char1</w:t>
      </w:r>
      <w:r>
        <w:rPr>
          <w:highlight w:val="white"/>
        </w:rPr>
        <w:t xml:space="preserve">, </w:t>
      </w:r>
      <w:r w:rsidRPr="00F64AB1">
        <w:rPr>
          <w:rStyle w:val="KeyWord0"/>
          <w:highlight w:val="white"/>
        </w:rPr>
        <w:t>char2</w:t>
      </w:r>
      <w:r>
        <w:rPr>
          <w:highlight w:val="white"/>
        </w:rPr>
        <w:t xml:space="preserve">, and </w:t>
      </w:r>
      <w:r w:rsidRPr="00F64AB1">
        <w:rPr>
          <w:rStyle w:val="KeyWord0"/>
          <w:highlight w:val="white"/>
        </w:rPr>
        <w:t>char3</w:t>
      </w:r>
      <w:r>
        <w:rPr>
          <w:highlight w:val="white"/>
        </w:rPr>
        <w:t xml:space="preserve"> values are valid.</w:t>
      </w:r>
    </w:p>
    <w:p w14:paraId="533FC1FE" w14:textId="26AB7F25" w:rsidR="009E5232" w:rsidRPr="00EC76D5" w:rsidRDefault="009E5232" w:rsidP="009E5232">
      <w:pPr>
        <w:pStyle w:val="Code"/>
        <w:rPr>
          <w:highlight w:val="white"/>
        </w:rPr>
      </w:pPr>
      <w:r w:rsidRPr="00EC76D5">
        <w:rPr>
          <w:highlight w:val="white"/>
        </w:rPr>
        <w:t xml:space="preserve">    buffer.Append("\0\0\0");</w:t>
      </w:r>
    </w:p>
    <w:p w14:paraId="5001FFFE" w14:textId="77777777" w:rsidR="009E5232" w:rsidRPr="00EC76D5" w:rsidRDefault="009E5232" w:rsidP="009E5232">
      <w:pPr>
        <w:pStyle w:val="Code"/>
        <w:rPr>
          <w:highlight w:val="white"/>
        </w:rPr>
      </w:pPr>
      <w:r w:rsidRPr="00EC76D5">
        <w:rPr>
          <w:highlight w:val="white"/>
        </w:rPr>
        <w:t xml:space="preserve">    for (int index = 0; buffer[index] != '\0'; ++index) {</w:t>
      </w:r>
    </w:p>
    <w:p w14:paraId="77C6A17D" w14:textId="77777777" w:rsidR="009E5232" w:rsidRPr="00EC76D5" w:rsidRDefault="009E5232" w:rsidP="009E5232">
      <w:pPr>
        <w:pStyle w:val="Code"/>
        <w:rPr>
          <w:highlight w:val="white"/>
        </w:rPr>
      </w:pPr>
      <w:r w:rsidRPr="00EC76D5">
        <w:rPr>
          <w:highlight w:val="white"/>
        </w:rPr>
        <w:t xml:space="preserve">      if (buffer[index] == '\\') {</w:t>
      </w:r>
    </w:p>
    <w:p w14:paraId="1A2E4008" w14:textId="77777777" w:rsidR="009E5232" w:rsidRPr="00EC76D5" w:rsidRDefault="009E5232" w:rsidP="009E5232">
      <w:pPr>
        <w:pStyle w:val="Code"/>
        <w:rPr>
          <w:highlight w:val="white"/>
        </w:rPr>
      </w:pPr>
      <w:r w:rsidRPr="00EC76D5">
        <w:rPr>
          <w:highlight w:val="white"/>
        </w:rPr>
        <w:t xml:space="preserve">        char char1 = buffer[index + 1],</w:t>
      </w:r>
    </w:p>
    <w:p w14:paraId="7B5B440D" w14:textId="77777777" w:rsidR="009E5232" w:rsidRPr="00EC76D5" w:rsidRDefault="009E5232" w:rsidP="009E5232">
      <w:pPr>
        <w:pStyle w:val="Code"/>
        <w:rPr>
          <w:highlight w:val="white"/>
        </w:rPr>
      </w:pPr>
      <w:r w:rsidRPr="00EC76D5">
        <w:rPr>
          <w:highlight w:val="white"/>
        </w:rPr>
        <w:t xml:space="preserve">             char2 = buffer[index + 2],</w:t>
      </w:r>
    </w:p>
    <w:p w14:paraId="774E9C0F" w14:textId="77777777" w:rsidR="009E5232" w:rsidRPr="00EC76D5" w:rsidRDefault="009E5232" w:rsidP="009E5232">
      <w:pPr>
        <w:pStyle w:val="Code"/>
        <w:rPr>
          <w:highlight w:val="white"/>
        </w:rPr>
      </w:pPr>
      <w:r w:rsidRPr="00EC76D5">
        <w:rPr>
          <w:highlight w:val="white"/>
        </w:rPr>
        <w:t xml:space="preserve">             char3 = buffer[index + 3];</w:t>
      </w:r>
    </w:p>
    <w:p w14:paraId="4499A1E3" w14:textId="4F68406C" w:rsidR="004E6C54" w:rsidRDefault="004E6C54" w:rsidP="004E6C54">
      <w:pPr>
        <w:rPr>
          <w:highlight w:val="white"/>
        </w:rPr>
      </w:pPr>
      <w:r>
        <w:rPr>
          <w:highlight w:val="white"/>
        </w:rPr>
        <w:t xml:space="preserve">If the </w:t>
      </w:r>
      <w:r w:rsidR="006053C4">
        <w:rPr>
          <w:highlight w:val="white"/>
        </w:rPr>
        <w:t>slash is followed by an character stored in the slash map, we replace the slash and the character with the character corresponding to the  slash code.</w:t>
      </w:r>
    </w:p>
    <w:p w14:paraId="6B006120" w14:textId="40C47772" w:rsidR="00B057B9" w:rsidRPr="00EC76D5" w:rsidRDefault="00B057B9" w:rsidP="00B057B9">
      <w:pPr>
        <w:pStyle w:val="Code"/>
        <w:rPr>
          <w:highlight w:val="white"/>
        </w:rPr>
      </w:pPr>
      <w:r w:rsidRPr="00EC76D5">
        <w:rPr>
          <w:highlight w:val="white"/>
        </w:rPr>
        <w:t xml:space="preserve">        if (</w:t>
      </w:r>
      <w:r w:rsidR="00874EA5">
        <w:rPr>
          <w:highlight w:val="white"/>
        </w:rPr>
        <w:t>m_escapeMap</w:t>
      </w:r>
      <w:r w:rsidRPr="00EC76D5">
        <w:rPr>
          <w:highlight w:val="white"/>
        </w:rPr>
        <w:t>.ContainsKey(char1)) {</w:t>
      </w:r>
    </w:p>
    <w:p w14:paraId="089AED42" w14:textId="77777777" w:rsidR="00B057B9" w:rsidRPr="00EC76D5" w:rsidRDefault="00B057B9" w:rsidP="00B057B9">
      <w:pPr>
        <w:pStyle w:val="Code"/>
        <w:rPr>
          <w:highlight w:val="white"/>
        </w:rPr>
      </w:pPr>
      <w:r w:rsidRPr="00EC76D5">
        <w:rPr>
          <w:highlight w:val="white"/>
        </w:rPr>
        <w:t xml:space="preserve">          buffer.Remove(index, 2);</w:t>
      </w:r>
    </w:p>
    <w:p w14:paraId="3A8CAE5B" w14:textId="148FDCAB" w:rsidR="00B057B9" w:rsidRPr="00EC76D5" w:rsidRDefault="00B057B9" w:rsidP="00B057B9">
      <w:pPr>
        <w:pStyle w:val="Code"/>
        <w:rPr>
          <w:highlight w:val="white"/>
        </w:rPr>
      </w:pPr>
      <w:r w:rsidRPr="00EC76D5">
        <w:rPr>
          <w:highlight w:val="white"/>
        </w:rPr>
        <w:t xml:space="preserve">          buffer.Insert(index, </w:t>
      </w:r>
      <w:r w:rsidR="00874EA5">
        <w:rPr>
          <w:highlight w:val="white"/>
        </w:rPr>
        <w:t>m_escapeMap</w:t>
      </w:r>
      <w:r w:rsidRPr="00EC76D5">
        <w:rPr>
          <w:highlight w:val="white"/>
        </w:rPr>
        <w:t>[char1]);</w:t>
      </w:r>
    </w:p>
    <w:p w14:paraId="4209A76F" w14:textId="77777777" w:rsidR="00B057B9" w:rsidRDefault="00B057B9" w:rsidP="00B057B9">
      <w:pPr>
        <w:pStyle w:val="Code"/>
        <w:rPr>
          <w:highlight w:val="white"/>
        </w:rPr>
      </w:pPr>
      <w:r w:rsidRPr="00EC76D5">
        <w:rPr>
          <w:highlight w:val="white"/>
        </w:rPr>
        <w:t xml:space="preserve">        }</w:t>
      </w:r>
    </w:p>
    <w:p w14:paraId="1DC5D6AD" w14:textId="3F7C6AA1" w:rsidR="009E5232" w:rsidRPr="00EC76D5" w:rsidRDefault="009B5842" w:rsidP="009B5842">
      <w:pPr>
        <w:rPr>
          <w:highlight w:val="white"/>
        </w:rPr>
      </w:pPr>
      <w:r>
        <w:rPr>
          <w:highlight w:val="white"/>
        </w:rPr>
        <w:t xml:space="preserve">If the three characters following the slash are octal digits, we </w:t>
      </w:r>
      <w:r w:rsidR="00A26B3D">
        <w:rPr>
          <w:highlight w:val="white"/>
        </w:rPr>
        <w:t>calculate</w:t>
      </w:r>
      <w:r>
        <w:rPr>
          <w:highlight w:val="white"/>
        </w:rPr>
        <w:t xml:space="preserve"> the ASCII value for the</w:t>
      </w:r>
      <w:r w:rsidR="00025A3B">
        <w:rPr>
          <w:highlight w:val="white"/>
        </w:rPr>
        <w:t xml:space="preserve"> </w:t>
      </w:r>
      <w:r w:rsidR="00A26B3D">
        <w:rPr>
          <w:highlight w:val="white"/>
        </w:rPr>
        <w:t>character.</w:t>
      </w:r>
    </w:p>
    <w:p w14:paraId="49C95BA0" w14:textId="2A3D48D1" w:rsidR="009E5232" w:rsidRPr="00EC76D5" w:rsidRDefault="009E5232" w:rsidP="009E5232">
      <w:pPr>
        <w:pStyle w:val="Code"/>
        <w:rPr>
          <w:highlight w:val="white"/>
        </w:rPr>
      </w:pPr>
      <w:r w:rsidRPr="00EC76D5">
        <w:rPr>
          <w:highlight w:val="white"/>
        </w:rPr>
        <w:t xml:space="preserve">        </w:t>
      </w:r>
      <w:r w:rsidR="00B057B9">
        <w:rPr>
          <w:highlight w:val="white"/>
        </w:rPr>
        <w:t xml:space="preserve">else </w:t>
      </w:r>
      <w:r w:rsidRPr="00EC76D5">
        <w:rPr>
          <w:highlight w:val="white"/>
        </w:rPr>
        <w:t>if (IsOctal(char1) &amp;&amp; IsOctal(char2) &amp;&amp; IsOctal(char3)) {</w:t>
      </w:r>
    </w:p>
    <w:p w14:paraId="4CCCEC7B" w14:textId="77777777" w:rsidR="009E5232" w:rsidRPr="00EC76D5" w:rsidRDefault="009E5232" w:rsidP="009E5232">
      <w:pPr>
        <w:pStyle w:val="Code"/>
        <w:rPr>
          <w:highlight w:val="white"/>
        </w:rPr>
      </w:pPr>
      <w:r w:rsidRPr="00EC76D5">
        <w:rPr>
          <w:highlight w:val="white"/>
        </w:rPr>
        <w:t xml:space="preserve">          int octValue = 64 * CharToOctal(char1) +</w:t>
      </w:r>
    </w:p>
    <w:p w14:paraId="6C98FEFA" w14:textId="77777777" w:rsidR="009E5232" w:rsidRPr="00EC76D5" w:rsidRDefault="009E5232" w:rsidP="009E5232">
      <w:pPr>
        <w:pStyle w:val="Code"/>
        <w:rPr>
          <w:highlight w:val="white"/>
        </w:rPr>
      </w:pPr>
      <w:r w:rsidRPr="00EC76D5">
        <w:rPr>
          <w:highlight w:val="white"/>
        </w:rPr>
        <w:t xml:space="preserve">                          8 * CharToOctal(char2) +</w:t>
      </w:r>
    </w:p>
    <w:p w14:paraId="447AA3EC" w14:textId="7D316A13" w:rsidR="009E5232" w:rsidRDefault="009E5232" w:rsidP="009E5232">
      <w:pPr>
        <w:pStyle w:val="Code"/>
        <w:rPr>
          <w:highlight w:val="white"/>
        </w:rPr>
      </w:pPr>
      <w:r w:rsidRPr="00EC76D5">
        <w:rPr>
          <w:highlight w:val="white"/>
        </w:rPr>
        <w:t xml:space="preserve">                              CharToOctal(char3);</w:t>
      </w:r>
    </w:p>
    <w:p w14:paraId="6BBF4406" w14:textId="401118D9" w:rsidR="00983485" w:rsidRPr="00EC76D5" w:rsidRDefault="00D403F1" w:rsidP="00983485">
      <w:pPr>
        <w:rPr>
          <w:highlight w:val="white"/>
        </w:rPr>
      </w:pPr>
      <w:r>
        <w:rPr>
          <w:highlight w:val="white"/>
        </w:rPr>
        <w:t xml:space="preserve">An </w:t>
      </w:r>
      <w:r w:rsidR="00983485">
        <w:rPr>
          <w:highlight w:val="white"/>
        </w:rPr>
        <w:t xml:space="preserve">ASCII value </w:t>
      </w:r>
      <w:r>
        <w:rPr>
          <w:highlight w:val="white"/>
        </w:rPr>
        <w:t>cannot exceed 255.</w:t>
      </w:r>
    </w:p>
    <w:p w14:paraId="2FEF6C2D" w14:textId="4D583D40" w:rsidR="009E5232" w:rsidRDefault="009E5232" w:rsidP="009E5232">
      <w:pPr>
        <w:pStyle w:val="Code"/>
        <w:rPr>
          <w:highlight w:val="white"/>
        </w:rPr>
      </w:pPr>
      <w:r w:rsidRPr="00EC76D5">
        <w:rPr>
          <w:highlight w:val="white"/>
        </w:rPr>
        <w:t xml:space="preserve">          Assert.Error(octValue &lt; 256, Message.Invalid_octal_sequence);</w:t>
      </w:r>
    </w:p>
    <w:p w14:paraId="4D328E2D" w14:textId="29C87473" w:rsidR="00983485" w:rsidRPr="00EC76D5" w:rsidRDefault="00983485" w:rsidP="00983485">
      <w:pPr>
        <w:rPr>
          <w:highlight w:val="white"/>
        </w:rPr>
      </w:pPr>
      <w:r>
        <w:rPr>
          <w:highlight w:val="white"/>
        </w:rPr>
        <w:t>We remove four characters; that is, the slash and the following three octal digits</w:t>
      </w:r>
      <w:r w:rsidR="00755256">
        <w:rPr>
          <w:highlight w:val="white"/>
        </w:rPr>
        <w:t>, and then we in</w:t>
      </w:r>
      <w:r w:rsidR="003F1328">
        <w:rPr>
          <w:highlight w:val="white"/>
        </w:rPr>
        <w:t>sert</w:t>
      </w:r>
      <w:r w:rsidR="00755256">
        <w:rPr>
          <w:highlight w:val="white"/>
        </w:rPr>
        <w:t xml:space="preserve"> the resulting character.</w:t>
      </w:r>
    </w:p>
    <w:p w14:paraId="0F15D337" w14:textId="77777777" w:rsidR="009E5232" w:rsidRPr="00EC76D5" w:rsidRDefault="009E5232" w:rsidP="009E5232">
      <w:pPr>
        <w:pStyle w:val="Code"/>
        <w:rPr>
          <w:highlight w:val="white"/>
        </w:rPr>
      </w:pPr>
      <w:r w:rsidRPr="00EC76D5">
        <w:rPr>
          <w:highlight w:val="white"/>
        </w:rPr>
        <w:t xml:space="preserve">          buffer.Remove(index, 4);</w:t>
      </w:r>
    </w:p>
    <w:p w14:paraId="5354A8CA" w14:textId="77777777" w:rsidR="009E5232" w:rsidRPr="00EC76D5" w:rsidRDefault="009E5232" w:rsidP="009E5232">
      <w:pPr>
        <w:pStyle w:val="Code"/>
        <w:rPr>
          <w:highlight w:val="white"/>
        </w:rPr>
      </w:pPr>
      <w:r w:rsidRPr="00EC76D5">
        <w:rPr>
          <w:highlight w:val="white"/>
        </w:rPr>
        <w:t xml:space="preserve">          buffer.Insert(index, (char) octValue);</w:t>
      </w:r>
    </w:p>
    <w:p w14:paraId="71DC35FB" w14:textId="5BD0FEC9" w:rsidR="009E5232" w:rsidRDefault="009E5232" w:rsidP="009E5232">
      <w:pPr>
        <w:pStyle w:val="Code"/>
        <w:rPr>
          <w:highlight w:val="white"/>
        </w:rPr>
      </w:pPr>
      <w:r w:rsidRPr="00EC76D5">
        <w:rPr>
          <w:highlight w:val="white"/>
        </w:rPr>
        <w:t xml:space="preserve">        }</w:t>
      </w:r>
    </w:p>
    <w:p w14:paraId="7BCB41C7" w14:textId="2028977C" w:rsidR="001B128D" w:rsidRPr="00EC76D5" w:rsidRDefault="001B128D" w:rsidP="00E7078E">
      <w:pPr>
        <w:rPr>
          <w:highlight w:val="white"/>
        </w:rPr>
      </w:pPr>
      <w:r>
        <w:rPr>
          <w:highlight w:val="white"/>
        </w:rPr>
        <w:t xml:space="preserve">If the slash is followed by </w:t>
      </w:r>
      <w:r w:rsidR="00A77EB9">
        <w:rPr>
          <w:highlight w:val="white"/>
        </w:rPr>
        <w:t>two</w:t>
      </w:r>
      <w:r>
        <w:rPr>
          <w:highlight w:val="white"/>
        </w:rPr>
        <w:t xml:space="preserve"> octal digits only, we use them to calculate the ASCII value. In this case, we do not need to </w:t>
      </w:r>
      <w:r w:rsidR="0048559C">
        <w:rPr>
          <w:highlight w:val="white"/>
        </w:rPr>
        <w:t>check whether the ASCII value is less than 256, since</w:t>
      </w:r>
      <w:r w:rsidR="00FA0ADD">
        <w:rPr>
          <w:highlight w:val="white"/>
        </w:rPr>
        <w:t xml:space="preserve"> the highest possible value with two octal digits is 63</w:t>
      </w:r>
      <w:r w:rsidR="00D403F1">
        <w:rPr>
          <w:highlight w:val="white"/>
        </w:rPr>
        <w:t xml:space="preserve"> </w:t>
      </w:r>
      <w:r w:rsidR="000E6EA3">
        <w:rPr>
          <w:highlight w:val="white"/>
        </w:rPr>
        <w:t>(</w:t>
      </w:r>
      <w:r w:rsidR="00273AA4">
        <w:rPr>
          <w:highlight w:val="white"/>
        </w:rPr>
        <w:t>77</w:t>
      </w:r>
      <w:r w:rsidR="0087073B" w:rsidRPr="00D64B4F">
        <w:rPr>
          <w:rStyle w:val="Index"/>
          <w:highlight w:val="white"/>
        </w:rPr>
        <w:t>8</w:t>
      </w:r>
      <w:r w:rsidR="00273AA4">
        <w:rPr>
          <w:highlight w:val="white"/>
        </w:rPr>
        <w:t xml:space="preserve"> = </w:t>
      </w:r>
      <w:r w:rsidR="000E6EA3">
        <w:rPr>
          <w:highlight w:val="white"/>
        </w:rPr>
        <w:t>8 * 7 + 7</w:t>
      </w:r>
      <w:r w:rsidR="00273AA4">
        <w:rPr>
          <w:highlight w:val="white"/>
        </w:rPr>
        <w:t xml:space="preserve"> = 63</w:t>
      </w:r>
      <w:r w:rsidR="0087073B" w:rsidRPr="005D1FFC">
        <w:rPr>
          <w:rStyle w:val="Index"/>
          <w:highlight w:val="white"/>
        </w:rPr>
        <w:t>10</w:t>
      </w:r>
      <w:r w:rsidR="000E6EA3">
        <w:rPr>
          <w:highlight w:val="white"/>
        </w:rPr>
        <w:t>)</w:t>
      </w:r>
      <w:r w:rsidR="004457B8">
        <w:rPr>
          <w:highlight w:val="white"/>
        </w:rPr>
        <w:t>.</w:t>
      </w:r>
    </w:p>
    <w:p w14:paraId="280FCDE7" w14:textId="77777777" w:rsidR="009E5232" w:rsidRPr="00EC76D5" w:rsidRDefault="009E5232" w:rsidP="009E5232">
      <w:pPr>
        <w:pStyle w:val="Code"/>
        <w:rPr>
          <w:highlight w:val="white"/>
        </w:rPr>
      </w:pPr>
      <w:r w:rsidRPr="00EC76D5">
        <w:rPr>
          <w:highlight w:val="white"/>
        </w:rPr>
        <w:t xml:space="preserve">        else if (IsOctal(char1) &amp;&amp; IsOctal(char2)) {</w:t>
      </w:r>
    </w:p>
    <w:p w14:paraId="015AEA2B" w14:textId="77777777" w:rsidR="009E5232" w:rsidRPr="00EC76D5" w:rsidRDefault="009E5232" w:rsidP="009E5232">
      <w:pPr>
        <w:pStyle w:val="Code"/>
        <w:rPr>
          <w:highlight w:val="white"/>
        </w:rPr>
      </w:pPr>
      <w:r w:rsidRPr="00EC76D5">
        <w:rPr>
          <w:highlight w:val="white"/>
        </w:rPr>
        <w:t xml:space="preserve">          int octValue = 8 * CharToOctal(char1) +</w:t>
      </w:r>
    </w:p>
    <w:p w14:paraId="17D61F88" w14:textId="77777777" w:rsidR="009E5232" w:rsidRPr="00EC76D5" w:rsidRDefault="009E5232" w:rsidP="009E5232">
      <w:pPr>
        <w:pStyle w:val="Code"/>
        <w:rPr>
          <w:highlight w:val="white"/>
        </w:rPr>
      </w:pPr>
      <w:r w:rsidRPr="00EC76D5">
        <w:rPr>
          <w:highlight w:val="white"/>
        </w:rPr>
        <w:t xml:space="preserve">                             CharToOctal(char2);</w:t>
      </w:r>
    </w:p>
    <w:p w14:paraId="0C8468D2" w14:textId="77777777" w:rsidR="009E5232" w:rsidRPr="00EC76D5" w:rsidRDefault="009E5232" w:rsidP="009E5232">
      <w:pPr>
        <w:pStyle w:val="Code"/>
        <w:rPr>
          <w:highlight w:val="white"/>
        </w:rPr>
      </w:pPr>
      <w:r w:rsidRPr="00EC76D5">
        <w:rPr>
          <w:highlight w:val="white"/>
        </w:rPr>
        <w:t xml:space="preserve">          buffer.Remove(index, 3);</w:t>
      </w:r>
    </w:p>
    <w:p w14:paraId="4EB5F90C" w14:textId="77777777" w:rsidR="009E5232" w:rsidRPr="00EC76D5" w:rsidRDefault="009E5232" w:rsidP="009E5232">
      <w:pPr>
        <w:pStyle w:val="Code"/>
        <w:rPr>
          <w:highlight w:val="white"/>
        </w:rPr>
      </w:pPr>
      <w:r w:rsidRPr="00EC76D5">
        <w:rPr>
          <w:highlight w:val="white"/>
        </w:rPr>
        <w:t xml:space="preserve">          buffer.Insert(index, (char)octValue);</w:t>
      </w:r>
    </w:p>
    <w:p w14:paraId="36201EC2" w14:textId="45FA6BCB" w:rsidR="009E5232" w:rsidRDefault="009E5232" w:rsidP="009E5232">
      <w:pPr>
        <w:pStyle w:val="Code"/>
        <w:rPr>
          <w:highlight w:val="white"/>
        </w:rPr>
      </w:pPr>
      <w:r w:rsidRPr="00EC76D5">
        <w:rPr>
          <w:highlight w:val="white"/>
        </w:rPr>
        <w:t xml:space="preserve">        }</w:t>
      </w:r>
    </w:p>
    <w:p w14:paraId="33062C14" w14:textId="22842CC7" w:rsidR="00A77EB9" w:rsidRPr="00EC76D5" w:rsidRDefault="00A77EB9" w:rsidP="00A77EB9">
      <w:pPr>
        <w:rPr>
          <w:highlight w:val="white"/>
        </w:rPr>
      </w:pPr>
      <w:r>
        <w:rPr>
          <w:highlight w:val="white"/>
        </w:rPr>
        <w:t xml:space="preserve">If the slash is followed by </w:t>
      </w:r>
      <w:r w:rsidR="00B12AD1">
        <w:rPr>
          <w:highlight w:val="white"/>
        </w:rPr>
        <w:t xml:space="preserve">one </w:t>
      </w:r>
      <w:r>
        <w:rPr>
          <w:highlight w:val="white"/>
        </w:rPr>
        <w:t xml:space="preserve">octal digit only, we use </w:t>
      </w:r>
      <w:r w:rsidR="00B12AD1">
        <w:rPr>
          <w:highlight w:val="white"/>
        </w:rPr>
        <w:t xml:space="preserve">it </w:t>
      </w:r>
      <w:r>
        <w:rPr>
          <w:highlight w:val="white"/>
        </w:rPr>
        <w:t>to calculate the ASCII value.</w:t>
      </w:r>
    </w:p>
    <w:p w14:paraId="0948CF19" w14:textId="77777777" w:rsidR="009E5232" w:rsidRPr="00EC76D5" w:rsidRDefault="009E5232" w:rsidP="009E5232">
      <w:pPr>
        <w:pStyle w:val="Code"/>
        <w:rPr>
          <w:highlight w:val="white"/>
        </w:rPr>
      </w:pPr>
      <w:r w:rsidRPr="00EC76D5">
        <w:rPr>
          <w:highlight w:val="white"/>
        </w:rPr>
        <w:t xml:space="preserve">        else if (IsOctal(char1)) {</w:t>
      </w:r>
    </w:p>
    <w:p w14:paraId="493DA4A9" w14:textId="77777777" w:rsidR="009E5232" w:rsidRPr="00EC76D5" w:rsidRDefault="009E5232" w:rsidP="009E5232">
      <w:pPr>
        <w:pStyle w:val="Code"/>
        <w:rPr>
          <w:highlight w:val="white"/>
        </w:rPr>
      </w:pPr>
      <w:r w:rsidRPr="00EC76D5">
        <w:rPr>
          <w:highlight w:val="white"/>
        </w:rPr>
        <w:t xml:space="preserve">          int octValue = CharToOctal(char1);</w:t>
      </w:r>
    </w:p>
    <w:p w14:paraId="5CE2B22C" w14:textId="77777777" w:rsidR="009E5232" w:rsidRPr="00EC76D5" w:rsidRDefault="009E5232" w:rsidP="009E5232">
      <w:pPr>
        <w:pStyle w:val="Code"/>
        <w:rPr>
          <w:highlight w:val="white"/>
        </w:rPr>
      </w:pPr>
      <w:r w:rsidRPr="00EC76D5">
        <w:rPr>
          <w:highlight w:val="white"/>
        </w:rPr>
        <w:t xml:space="preserve">          buffer.Remove(index, 2);</w:t>
      </w:r>
    </w:p>
    <w:p w14:paraId="7FDA2676" w14:textId="77777777" w:rsidR="009E5232" w:rsidRPr="00EC76D5" w:rsidRDefault="009E5232" w:rsidP="009E5232">
      <w:pPr>
        <w:pStyle w:val="Code"/>
        <w:rPr>
          <w:highlight w:val="white"/>
        </w:rPr>
      </w:pPr>
      <w:r w:rsidRPr="00EC76D5">
        <w:rPr>
          <w:highlight w:val="white"/>
        </w:rPr>
        <w:t xml:space="preserve">          buffer.Insert(index, (char) octValue);</w:t>
      </w:r>
    </w:p>
    <w:p w14:paraId="6F026CF5" w14:textId="31E60198" w:rsidR="009E5232" w:rsidRDefault="009E5232" w:rsidP="009E5232">
      <w:pPr>
        <w:pStyle w:val="Code"/>
        <w:rPr>
          <w:highlight w:val="white"/>
        </w:rPr>
      </w:pPr>
      <w:r w:rsidRPr="00EC76D5">
        <w:rPr>
          <w:highlight w:val="white"/>
        </w:rPr>
        <w:lastRenderedPageBreak/>
        <w:t xml:space="preserve">        }</w:t>
      </w:r>
    </w:p>
    <w:p w14:paraId="7A437E70" w14:textId="602AB570" w:rsidR="00D64B4F" w:rsidRDefault="00645FBA" w:rsidP="00645FBA">
      <w:pPr>
        <w:rPr>
          <w:highlight w:val="white"/>
        </w:rPr>
      </w:pPr>
      <w:r>
        <w:rPr>
          <w:highlight w:val="white"/>
        </w:rPr>
        <w:t xml:space="preserve">If the slash is followed by </w:t>
      </w:r>
      <w:r w:rsidR="00756C55">
        <w:rPr>
          <w:highlight w:val="white"/>
        </w:rPr>
        <w:t xml:space="preserve">a lowercase or uppercase ‘x’ and two hexadecimal digits, we use them to calculate the ASCII value. </w:t>
      </w:r>
      <w:r w:rsidR="00FA0ADD">
        <w:rPr>
          <w:highlight w:val="white"/>
        </w:rPr>
        <w:t>Neither in this case we need to check that the ASCII value does not exceed 255, since the highest possible value with two hexadecimal digits is 255</w:t>
      </w:r>
      <w:r w:rsidR="00F574CE">
        <w:rPr>
          <w:highlight w:val="white"/>
        </w:rPr>
        <w:t xml:space="preserve"> (</w:t>
      </w:r>
      <w:r w:rsidR="00E7078E">
        <w:rPr>
          <w:highlight w:val="white"/>
        </w:rPr>
        <w:t>FF</w:t>
      </w:r>
      <w:r w:rsidR="00E7078E" w:rsidRPr="00D5063D">
        <w:rPr>
          <w:rStyle w:val="Index"/>
          <w:highlight w:val="white"/>
        </w:rPr>
        <w:t>16</w:t>
      </w:r>
      <w:r w:rsidR="00D64B4F">
        <w:rPr>
          <w:highlight w:val="white"/>
        </w:rPr>
        <w:t xml:space="preserve"> = 15 * 16 + 15 = 255</w:t>
      </w:r>
      <w:r w:rsidR="00D5063D" w:rsidRPr="00D5063D">
        <w:rPr>
          <w:rStyle w:val="Index"/>
          <w:highlight w:val="white"/>
        </w:rPr>
        <w:t>1</w:t>
      </w:r>
      <w:r w:rsidR="00EE603C">
        <w:rPr>
          <w:rStyle w:val="Index"/>
          <w:highlight w:val="white"/>
        </w:rPr>
        <w:t>0</w:t>
      </w:r>
      <w:r w:rsidR="00D64B4F">
        <w:rPr>
          <w:highlight w:val="white"/>
        </w:rPr>
        <w:t>).</w:t>
      </w:r>
    </w:p>
    <w:p w14:paraId="4B1AE904" w14:textId="77777777" w:rsidR="009E5232" w:rsidRPr="00EC76D5" w:rsidRDefault="009E5232" w:rsidP="009E5232">
      <w:pPr>
        <w:pStyle w:val="Code"/>
        <w:rPr>
          <w:highlight w:val="white"/>
        </w:rPr>
      </w:pPr>
      <w:r w:rsidRPr="00EC76D5">
        <w:rPr>
          <w:highlight w:val="white"/>
        </w:rPr>
        <w:t xml:space="preserve">        else if (char.ToLower(char1) == 'x') {</w:t>
      </w:r>
    </w:p>
    <w:p w14:paraId="626A1B96" w14:textId="77777777" w:rsidR="009E5232" w:rsidRPr="00EC76D5" w:rsidRDefault="009E5232" w:rsidP="009E5232">
      <w:pPr>
        <w:pStyle w:val="Code"/>
        <w:rPr>
          <w:highlight w:val="white"/>
        </w:rPr>
      </w:pPr>
      <w:r w:rsidRPr="00EC76D5">
        <w:rPr>
          <w:highlight w:val="white"/>
        </w:rPr>
        <w:t xml:space="preserve">          if (IsHex(char1) &amp;&amp; IsHex(char2)) {</w:t>
      </w:r>
    </w:p>
    <w:p w14:paraId="1BB1413B" w14:textId="77777777" w:rsidR="009E5232" w:rsidRPr="00EC76D5" w:rsidRDefault="009E5232" w:rsidP="009E5232">
      <w:pPr>
        <w:pStyle w:val="Code"/>
        <w:rPr>
          <w:highlight w:val="white"/>
        </w:rPr>
      </w:pPr>
      <w:r w:rsidRPr="00EC76D5">
        <w:rPr>
          <w:highlight w:val="white"/>
        </w:rPr>
        <w:t xml:space="preserve">            int hexValue = 16 * CharToHex(char1) + CharToHex(char2);</w:t>
      </w:r>
    </w:p>
    <w:p w14:paraId="7A2031F2" w14:textId="77777777" w:rsidR="009E5232" w:rsidRPr="00EC76D5" w:rsidRDefault="009E5232" w:rsidP="009E5232">
      <w:pPr>
        <w:pStyle w:val="Code"/>
        <w:rPr>
          <w:highlight w:val="white"/>
        </w:rPr>
      </w:pPr>
      <w:r w:rsidRPr="00EC76D5">
        <w:rPr>
          <w:highlight w:val="white"/>
        </w:rPr>
        <w:t xml:space="preserve">            buffer.Remove(index, 3);</w:t>
      </w:r>
    </w:p>
    <w:p w14:paraId="402915FD" w14:textId="77777777" w:rsidR="009E5232" w:rsidRPr="00EC76D5" w:rsidRDefault="009E5232" w:rsidP="009E5232">
      <w:pPr>
        <w:pStyle w:val="Code"/>
        <w:rPr>
          <w:highlight w:val="white"/>
        </w:rPr>
      </w:pPr>
      <w:r w:rsidRPr="00EC76D5">
        <w:rPr>
          <w:highlight w:val="white"/>
        </w:rPr>
        <w:t xml:space="preserve">            buffer.Insert(index, (char) hexValue);</w:t>
      </w:r>
    </w:p>
    <w:p w14:paraId="033D552B" w14:textId="1665E8FC" w:rsidR="009E5232" w:rsidRDefault="009E5232" w:rsidP="009E5232">
      <w:pPr>
        <w:pStyle w:val="Code"/>
        <w:rPr>
          <w:highlight w:val="white"/>
        </w:rPr>
      </w:pPr>
      <w:r w:rsidRPr="00EC76D5">
        <w:rPr>
          <w:highlight w:val="white"/>
        </w:rPr>
        <w:t xml:space="preserve">          }</w:t>
      </w:r>
    </w:p>
    <w:p w14:paraId="481FD28D" w14:textId="5781F6D7" w:rsidR="00124112" w:rsidRDefault="00124112" w:rsidP="00124112">
      <w:pPr>
        <w:rPr>
          <w:highlight w:val="white"/>
        </w:rPr>
      </w:pPr>
      <w:r>
        <w:rPr>
          <w:highlight w:val="white"/>
        </w:rPr>
        <w:t>If the slash is followed by a lowercase or uppercase ‘x’ and hexadecimal digit only, we use it to calculate the ASCII value.</w:t>
      </w:r>
    </w:p>
    <w:p w14:paraId="62F90652" w14:textId="77777777" w:rsidR="009E5232" w:rsidRPr="00EC76D5" w:rsidRDefault="009E5232" w:rsidP="009E5232">
      <w:pPr>
        <w:pStyle w:val="Code"/>
        <w:rPr>
          <w:highlight w:val="white"/>
        </w:rPr>
      </w:pPr>
      <w:r w:rsidRPr="00EC76D5">
        <w:rPr>
          <w:highlight w:val="white"/>
        </w:rPr>
        <w:t xml:space="preserve">          else if (IsHex(char1)) {</w:t>
      </w:r>
    </w:p>
    <w:p w14:paraId="06745E5F" w14:textId="77777777" w:rsidR="009E5232" w:rsidRPr="00EC76D5" w:rsidRDefault="009E5232" w:rsidP="009E5232">
      <w:pPr>
        <w:pStyle w:val="Code"/>
        <w:rPr>
          <w:highlight w:val="white"/>
        </w:rPr>
      </w:pPr>
      <w:r w:rsidRPr="00EC76D5">
        <w:rPr>
          <w:highlight w:val="white"/>
        </w:rPr>
        <w:t xml:space="preserve">            int hexValue = CharToHex(char1);</w:t>
      </w:r>
    </w:p>
    <w:p w14:paraId="3955202E" w14:textId="77777777" w:rsidR="009E5232" w:rsidRPr="00EC76D5" w:rsidRDefault="009E5232" w:rsidP="009E5232">
      <w:pPr>
        <w:pStyle w:val="Code"/>
        <w:rPr>
          <w:highlight w:val="white"/>
        </w:rPr>
      </w:pPr>
      <w:r w:rsidRPr="00EC76D5">
        <w:rPr>
          <w:highlight w:val="white"/>
        </w:rPr>
        <w:t xml:space="preserve">            buffer.Remove(index, 2);</w:t>
      </w:r>
    </w:p>
    <w:p w14:paraId="11C04AFF" w14:textId="77777777" w:rsidR="009E5232" w:rsidRPr="00EC76D5" w:rsidRDefault="009E5232" w:rsidP="009E5232">
      <w:pPr>
        <w:pStyle w:val="Code"/>
        <w:rPr>
          <w:highlight w:val="white"/>
        </w:rPr>
      </w:pPr>
      <w:r w:rsidRPr="00EC76D5">
        <w:rPr>
          <w:highlight w:val="white"/>
        </w:rPr>
        <w:t xml:space="preserve">            buffer.Insert(index, (char) hexValue);</w:t>
      </w:r>
    </w:p>
    <w:p w14:paraId="1909DAA7" w14:textId="142D15FC" w:rsidR="009E5232" w:rsidRDefault="009E5232" w:rsidP="009E5232">
      <w:pPr>
        <w:pStyle w:val="Code"/>
        <w:rPr>
          <w:highlight w:val="white"/>
        </w:rPr>
      </w:pPr>
      <w:r w:rsidRPr="00EC76D5">
        <w:rPr>
          <w:highlight w:val="white"/>
        </w:rPr>
        <w:t xml:space="preserve">          }</w:t>
      </w:r>
    </w:p>
    <w:p w14:paraId="20B12344" w14:textId="1E5CE639" w:rsidR="00975AD6" w:rsidRPr="00EC76D5" w:rsidRDefault="00FE7FBA" w:rsidP="00F76EFD">
      <w:pPr>
        <w:rPr>
          <w:highlight w:val="white"/>
        </w:rPr>
      </w:pPr>
      <w:r>
        <w:rPr>
          <w:highlight w:val="white"/>
        </w:rPr>
        <w:t>I</w:t>
      </w:r>
      <w:r w:rsidR="00975AD6">
        <w:rPr>
          <w:highlight w:val="white"/>
        </w:rPr>
        <w:t>f the slash is foll</w:t>
      </w:r>
      <w:r w:rsidR="00CF71F2">
        <w:rPr>
          <w:highlight w:val="white"/>
        </w:rPr>
        <w:t>o</w:t>
      </w:r>
      <w:r w:rsidR="00975AD6">
        <w:rPr>
          <w:highlight w:val="white"/>
        </w:rPr>
        <w:t xml:space="preserve">wed by </w:t>
      </w:r>
      <w:r w:rsidR="003B6A04">
        <w:rPr>
          <w:highlight w:val="white"/>
        </w:rPr>
        <w:t xml:space="preserve">capital or small </w:t>
      </w:r>
      <w:r w:rsidR="00CF71F2">
        <w:rPr>
          <w:highlight w:val="white"/>
        </w:rPr>
        <w:t xml:space="preserve">‘x’ without at least one hexadecimal digit, </w:t>
      </w:r>
      <w:r w:rsidR="00F76EFD">
        <w:rPr>
          <w:highlight w:val="white"/>
        </w:rPr>
        <w:t>we report an error.</w:t>
      </w:r>
    </w:p>
    <w:p w14:paraId="2A15ED1F" w14:textId="77777777" w:rsidR="009E5232" w:rsidRPr="00EC76D5" w:rsidRDefault="009E5232" w:rsidP="009E5232">
      <w:pPr>
        <w:pStyle w:val="Code"/>
        <w:rPr>
          <w:highlight w:val="white"/>
        </w:rPr>
      </w:pPr>
      <w:r w:rsidRPr="00EC76D5">
        <w:rPr>
          <w:highlight w:val="white"/>
        </w:rPr>
        <w:t xml:space="preserve">          else {</w:t>
      </w:r>
    </w:p>
    <w:p w14:paraId="2636776F" w14:textId="77777777" w:rsidR="009E5232" w:rsidRPr="00EC76D5" w:rsidRDefault="009E5232" w:rsidP="009E5232">
      <w:pPr>
        <w:pStyle w:val="Code"/>
        <w:rPr>
          <w:highlight w:val="white"/>
        </w:rPr>
      </w:pPr>
      <w:r w:rsidRPr="00EC76D5">
        <w:rPr>
          <w:highlight w:val="white"/>
        </w:rPr>
        <w:t xml:space="preserve">            Assert.Error(char1.ToString(),</w:t>
      </w:r>
    </w:p>
    <w:p w14:paraId="1290A782" w14:textId="77777777" w:rsidR="009E5232" w:rsidRPr="00EC76D5" w:rsidRDefault="009E5232" w:rsidP="009E5232">
      <w:pPr>
        <w:pStyle w:val="Code"/>
        <w:rPr>
          <w:highlight w:val="white"/>
        </w:rPr>
      </w:pPr>
      <w:r w:rsidRPr="00EC76D5">
        <w:rPr>
          <w:highlight w:val="white"/>
        </w:rPr>
        <w:t xml:space="preserve">                         Message.Invalid_hexadecimal_code);</w:t>
      </w:r>
    </w:p>
    <w:p w14:paraId="5276D2F5" w14:textId="77777777" w:rsidR="009E5232" w:rsidRPr="00EC76D5" w:rsidRDefault="009E5232" w:rsidP="009E5232">
      <w:pPr>
        <w:pStyle w:val="Code"/>
        <w:rPr>
          <w:highlight w:val="white"/>
        </w:rPr>
      </w:pPr>
      <w:r w:rsidRPr="00EC76D5">
        <w:rPr>
          <w:highlight w:val="white"/>
        </w:rPr>
        <w:t xml:space="preserve">          }</w:t>
      </w:r>
    </w:p>
    <w:p w14:paraId="3387EBB4" w14:textId="77777777" w:rsidR="009E5232" w:rsidRPr="00EC76D5" w:rsidRDefault="009E5232" w:rsidP="009E5232">
      <w:pPr>
        <w:pStyle w:val="Code"/>
        <w:rPr>
          <w:highlight w:val="white"/>
        </w:rPr>
      </w:pPr>
      <w:r w:rsidRPr="00EC76D5">
        <w:rPr>
          <w:highlight w:val="white"/>
        </w:rPr>
        <w:t xml:space="preserve">        }</w:t>
      </w:r>
    </w:p>
    <w:p w14:paraId="530A021C" w14:textId="4BDB6487" w:rsidR="00AE6AB5" w:rsidRPr="00EC76D5" w:rsidRDefault="00FE7FBA" w:rsidP="00FE7FBA">
      <w:pPr>
        <w:rPr>
          <w:highlight w:val="white"/>
        </w:rPr>
      </w:pPr>
      <w:r>
        <w:rPr>
          <w:highlight w:val="white"/>
        </w:rPr>
        <w:t>Finally, i</w:t>
      </w:r>
      <w:r w:rsidR="00AE6AB5">
        <w:rPr>
          <w:highlight w:val="white"/>
        </w:rPr>
        <w:t xml:space="preserve">f the </w:t>
      </w:r>
      <w:r>
        <w:rPr>
          <w:highlight w:val="white"/>
        </w:rPr>
        <w:t xml:space="preserve">slash is not followed </w:t>
      </w:r>
      <w:r w:rsidR="003B6A04">
        <w:rPr>
          <w:highlight w:val="white"/>
        </w:rPr>
        <w:t xml:space="preserve">by a character in the slash map, a capital or small ‘x’, or a </w:t>
      </w:r>
      <w:r w:rsidR="00E1784B">
        <w:rPr>
          <w:highlight w:val="white"/>
        </w:rPr>
        <w:t>octal</w:t>
      </w:r>
      <w:r w:rsidR="003B6A04">
        <w:rPr>
          <w:highlight w:val="white"/>
        </w:rPr>
        <w:t xml:space="preserve"> digit, we report an error.</w:t>
      </w:r>
    </w:p>
    <w:p w14:paraId="1142221C" w14:textId="77777777" w:rsidR="009E5232" w:rsidRPr="00EC76D5" w:rsidRDefault="009E5232" w:rsidP="009E5232">
      <w:pPr>
        <w:pStyle w:val="Code"/>
        <w:rPr>
          <w:highlight w:val="white"/>
        </w:rPr>
      </w:pPr>
      <w:r w:rsidRPr="00EC76D5">
        <w:rPr>
          <w:highlight w:val="white"/>
        </w:rPr>
        <w:t xml:space="preserve">        else {</w:t>
      </w:r>
    </w:p>
    <w:p w14:paraId="31233FF3" w14:textId="77777777" w:rsidR="009E5232" w:rsidRPr="00EC76D5" w:rsidRDefault="009E5232" w:rsidP="009E5232">
      <w:pPr>
        <w:pStyle w:val="Code"/>
        <w:rPr>
          <w:highlight w:val="white"/>
        </w:rPr>
      </w:pPr>
      <w:r w:rsidRPr="00EC76D5">
        <w:rPr>
          <w:highlight w:val="white"/>
        </w:rPr>
        <w:t xml:space="preserve">          Assert.Error(buffer[index + 1].ToString(),</w:t>
      </w:r>
    </w:p>
    <w:p w14:paraId="30591476" w14:textId="77777777" w:rsidR="009E5232" w:rsidRPr="00EC76D5" w:rsidRDefault="009E5232" w:rsidP="009E5232">
      <w:pPr>
        <w:pStyle w:val="Code"/>
        <w:rPr>
          <w:highlight w:val="white"/>
        </w:rPr>
      </w:pPr>
      <w:r w:rsidRPr="00EC76D5">
        <w:rPr>
          <w:highlight w:val="white"/>
        </w:rPr>
        <w:t xml:space="preserve">                       Message.Invalid_slash_sequence);</w:t>
      </w:r>
    </w:p>
    <w:p w14:paraId="6472BBC5" w14:textId="77777777" w:rsidR="009E5232" w:rsidRPr="00EC76D5" w:rsidRDefault="009E5232" w:rsidP="009E5232">
      <w:pPr>
        <w:pStyle w:val="Code"/>
        <w:rPr>
          <w:highlight w:val="white"/>
        </w:rPr>
      </w:pPr>
      <w:r w:rsidRPr="00EC76D5">
        <w:rPr>
          <w:highlight w:val="white"/>
        </w:rPr>
        <w:t xml:space="preserve">        }</w:t>
      </w:r>
    </w:p>
    <w:p w14:paraId="209A6AA8" w14:textId="77777777" w:rsidR="009E5232" w:rsidRPr="00EC76D5" w:rsidRDefault="009E5232" w:rsidP="009E5232">
      <w:pPr>
        <w:pStyle w:val="Code"/>
        <w:rPr>
          <w:highlight w:val="white"/>
        </w:rPr>
      </w:pPr>
      <w:r w:rsidRPr="00EC76D5">
        <w:rPr>
          <w:highlight w:val="white"/>
        </w:rPr>
        <w:t xml:space="preserve">      }</w:t>
      </w:r>
    </w:p>
    <w:p w14:paraId="5EFA6CB2" w14:textId="77777777" w:rsidR="009E5232" w:rsidRPr="00EC76D5" w:rsidRDefault="009E5232" w:rsidP="009E5232">
      <w:pPr>
        <w:pStyle w:val="Code"/>
        <w:rPr>
          <w:highlight w:val="white"/>
        </w:rPr>
      </w:pPr>
      <w:r w:rsidRPr="00EC76D5">
        <w:rPr>
          <w:highlight w:val="white"/>
        </w:rPr>
        <w:t xml:space="preserve">    }</w:t>
      </w:r>
    </w:p>
    <w:p w14:paraId="4828D54F" w14:textId="5B414E2B" w:rsidR="009E5232" w:rsidRPr="00EC76D5" w:rsidRDefault="00856AF2" w:rsidP="00856AF2">
      <w:pPr>
        <w:rPr>
          <w:highlight w:val="white"/>
        </w:rPr>
      </w:pPr>
      <w:r>
        <w:rPr>
          <w:highlight w:val="white"/>
        </w:rPr>
        <w:t xml:space="preserve">When we have </w:t>
      </w:r>
      <w:r w:rsidR="00104BD2">
        <w:rPr>
          <w:highlight w:val="white"/>
        </w:rPr>
        <w:t>traversed</w:t>
      </w:r>
      <w:r>
        <w:rPr>
          <w:highlight w:val="white"/>
        </w:rPr>
        <w:t xml:space="preserve"> </w:t>
      </w:r>
      <w:r w:rsidR="00104BD2">
        <w:rPr>
          <w:highlight w:val="white"/>
        </w:rPr>
        <w:t>through</w:t>
      </w:r>
      <w:r>
        <w:rPr>
          <w:highlight w:val="white"/>
        </w:rPr>
        <w:t xml:space="preserve"> the string, we remove the three zero-character we added at the </w:t>
      </w:r>
      <w:r w:rsidR="00104BD2">
        <w:rPr>
          <w:highlight w:val="white"/>
        </w:rPr>
        <w:t>beginning and return the string.</w:t>
      </w:r>
    </w:p>
    <w:p w14:paraId="618C2013" w14:textId="77777777" w:rsidR="009E5232" w:rsidRPr="00EC76D5" w:rsidRDefault="009E5232" w:rsidP="009E5232">
      <w:pPr>
        <w:pStyle w:val="Code"/>
        <w:rPr>
          <w:highlight w:val="white"/>
        </w:rPr>
      </w:pPr>
      <w:r w:rsidRPr="00EC76D5">
        <w:rPr>
          <w:highlight w:val="white"/>
        </w:rPr>
        <w:t xml:space="preserve">    buffer.Remove(buffer.Length - 3, 3);</w:t>
      </w:r>
    </w:p>
    <w:p w14:paraId="57B753B7" w14:textId="77777777" w:rsidR="009E5232" w:rsidRPr="00EC76D5" w:rsidRDefault="009E5232" w:rsidP="009E5232">
      <w:pPr>
        <w:pStyle w:val="Code"/>
        <w:rPr>
          <w:highlight w:val="white"/>
        </w:rPr>
      </w:pPr>
      <w:r w:rsidRPr="00EC76D5">
        <w:rPr>
          <w:highlight w:val="white"/>
        </w:rPr>
        <w:t xml:space="preserve">    return buffer.ToString();</w:t>
      </w:r>
    </w:p>
    <w:p w14:paraId="2F137304" w14:textId="77777777" w:rsidR="009E5232" w:rsidRPr="00EC76D5" w:rsidRDefault="009E5232" w:rsidP="009E5232">
      <w:pPr>
        <w:pStyle w:val="Code"/>
        <w:rPr>
          <w:highlight w:val="white"/>
        </w:rPr>
      </w:pPr>
      <w:r w:rsidRPr="00EC76D5">
        <w:rPr>
          <w:highlight w:val="white"/>
        </w:rPr>
        <w:t xml:space="preserve">  }</w:t>
      </w:r>
    </w:p>
    <w:p w14:paraId="18302AA3" w14:textId="4CC854F3" w:rsidR="009E5232" w:rsidRPr="00EC76D5" w:rsidRDefault="007F4F5C" w:rsidP="00350EB1">
      <w:pPr>
        <w:rPr>
          <w:highlight w:val="white"/>
        </w:rPr>
      </w:pPr>
      <w:r>
        <w:rPr>
          <w:highlight w:val="white"/>
        </w:rPr>
        <w:t xml:space="preserve">The </w:t>
      </w:r>
      <w:r w:rsidRPr="00350EB1">
        <w:rPr>
          <w:rStyle w:val="KeyWord0"/>
          <w:highlight w:val="white"/>
        </w:rPr>
        <w:t>IsOctal</w:t>
      </w:r>
      <w:r>
        <w:rPr>
          <w:highlight w:val="white"/>
        </w:rPr>
        <w:t xml:space="preserve"> and </w:t>
      </w:r>
      <w:r w:rsidRPr="00350EB1">
        <w:rPr>
          <w:rStyle w:val="KeyWord0"/>
          <w:highlight w:val="white"/>
        </w:rPr>
        <w:t>IsHex</w:t>
      </w:r>
      <w:r>
        <w:rPr>
          <w:highlight w:val="white"/>
        </w:rPr>
        <w:t xml:space="preserve"> methods </w:t>
      </w:r>
      <w:r w:rsidR="00350EB1">
        <w:rPr>
          <w:highlight w:val="white"/>
        </w:rPr>
        <w:t>return true if the given character is and octal or hexadecimal digit, respectively.</w:t>
      </w:r>
    </w:p>
    <w:p w14:paraId="0AE05BF3" w14:textId="77777777" w:rsidR="009E5232" w:rsidRPr="00EC76D5" w:rsidRDefault="009E5232" w:rsidP="009E5232">
      <w:pPr>
        <w:pStyle w:val="Code"/>
        <w:rPr>
          <w:highlight w:val="white"/>
        </w:rPr>
      </w:pPr>
      <w:r w:rsidRPr="00EC76D5">
        <w:rPr>
          <w:highlight w:val="white"/>
        </w:rPr>
        <w:t xml:space="preserve">  private static bool IsOctal(char c) {</w:t>
      </w:r>
    </w:p>
    <w:p w14:paraId="5C343D9C" w14:textId="77777777" w:rsidR="009E5232" w:rsidRPr="00EC76D5" w:rsidRDefault="009E5232" w:rsidP="009E5232">
      <w:pPr>
        <w:pStyle w:val="Code"/>
        <w:rPr>
          <w:highlight w:val="white"/>
        </w:rPr>
      </w:pPr>
      <w:r w:rsidRPr="00EC76D5">
        <w:rPr>
          <w:highlight w:val="white"/>
        </w:rPr>
        <w:t xml:space="preserve">    return "01234567".Contains(c.ToString());</w:t>
      </w:r>
    </w:p>
    <w:p w14:paraId="5B2C7CAF" w14:textId="77777777" w:rsidR="009E5232" w:rsidRPr="00EC76D5" w:rsidRDefault="009E5232" w:rsidP="009E5232">
      <w:pPr>
        <w:pStyle w:val="Code"/>
        <w:rPr>
          <w:highlight w:val="white"/>
        </w:rPr>
      </w:pPr>
      <w:r w:rsidRPr="00EC76D5">
        <w:rPr>
          <w:highlight w:val="white"/>
        </w:rPr>
        <w:t xml:space="preserve">  }</w:t>
      </w:r>
    </w:p>
    <w:p w14:paraId="54B83ECF" w14:textId="77777777" w:rsidR="009E5232" w:rsidRPr="00EC76D5" w:rsidRDefault="009E5232" w:rsidP="009E5232">
      <w:pPr>
        <w:pStyle w:val="Code"/>
        <w:rPr>
          <w:highlight w:val="white"/>
        </w:rPr>
      </w:pPr>
      <w:r w:rsidRPr="00EC76D5">
        <w:rPr>
          <w:highlight w:val="white"/>
        </w:rPr>
        <w:t xml:space="preserve">  </w:t>
      </w:r>
    </w:p>
    <w:p w14:paraId="3B4E60FE" w14:textId="77777777" w:rsidR="009E5232" w:rsidRPr="00EC76D5" w:rsidRDefault="009E5232" w:rsidP="009E5232">
      <w:pPr>
        <w:pStyle w:val="Code"/>
        <w:rPr>
          <w:highlight w:val="white"/>
        </w:rPr>
      </w:pPr>
      <w:r w:rsidRPr="00EC76D5">
        <w:rPr>
          <w:highlight w:val="white"/>
        </w:rPr>
        <w:t xml:space="preserve">  private static bool IsHex(char c) {</w:t>
      </w:r>
    </w:p>
    <w:p w14:paraId="48EBC94A" w14:textId="77777777" w:rsidR="009E5232" w:rsidRPr="00EC76D5" w:rsidRDefault="009E5232" w:rsidP="009E5232">
      <w:pPr>
        <w:pStyle w:val="Code"/>
        <w:rPr>
          <w:highlight w:val="white"/>
        </w:rPr>
      </w:pPr>
      <w:r w:rsidRPr="00EC76D5">
        <w:rPr>
          <w:highlight w:val="white"/>
        </w:rPr>
        <w:t xml:space="preserve">    return "0123456789abcdef".Contains(c.ToString().ToLower());</w:t>
      </w:r>
    </w:p>
    <w:p w14:paraId="1895EDA2" w14:textId="77777777" w:rsidR="009E5232" w:rsidRPr="00EC76D5" w:rsidRDefault="009E5232" w:rsidP="009E5232">
      <w:pPr>
        <w:pStyle w:val="Code"/>
        <w:rPr>
          <w:highlight w:val="white"/>
        </w:rPr>
      </w:pPr>
      <w:r w:rsidRPr="00EC76D5">
        <w:rPr>
          <w:highlight w:val="white"/>
        </w:rPr>
        <w:t xml:space="preserve">  }</w:t>
      </w:r>
    </w:p>
    <w:p w14:paraId="4ACA19D9" w14:textId="51196CAE" w:rsidR="009E5232" w:rsidRPr="00EC76D5" w:rsidRDefault="00567D06" w:rsidP="00567D06">
      <w:pPr>
        <w:rPr>
          <w:highlight w:val="white"/>
        </w:rPr>
      </w:pPr>
      <w:r>
        <w:rPr>
          <w:highlight w:val="white"/>
        </w:rPr>
        <w:t xml:space="preserve">The </w:t>
      </w:r>
      <w:r w:rsidRPr="00567D06">
        <w:rPr>
          <w:rStyle w:val="KeyWord0"/>
          <w:highlight w:val="white"/>
        </w:rPr>
        <w:t>CharToOctal</w:t>
      </w:r>
      <w:r>
        <w:rPr>
          <w:highlight w:val="white"/>
        </w:rPr>
        <w:t xml:space="preserve"> and </w:t>
      </w:r>
      <w:r w:rsidRPr="00567D06">
        <w:rPr>
          <w:rStyle w:val="KeyWord0"/>
          <w:highlight w:val="white"/>
        </w:rPr>
        <w:t>CharToHex</w:t>
      </w:r>
      <w:r>
        <w:rPr>
          <w:highlight w:val="white"/>
        </w:rPr>
        <w:t xml:space="preserve"> methods return </w:t>
      </w:r>
      <w:r w:rsidR="00B07812">
        <w:rPr>
          <w:highlight w:val="white"/>
        </w:rPr>
        <w:t>the numerical value corresponding to the given character.</w:t>
      </w:r>
    </w:p>
    <w:p w14:paraId="464E63F0" w14:textId="77777777" w:rsidR="009E5232" w:rsidRPr="00EC76D5" w:rsidRDefault="009E5232" w:rsidP="009E5232">
      <w:pPr>
        <w:pStyle w:val="Code"/>
        <w:rPr>
          <w:highlight w:val="white"/>
        </w:rPr>
      </w:pPr>
      <w:r w:rsidRPr="00EC76D5">
        <w:rPr>
          <w:highlight w:val="white"/>
        </w:rPr>
        <w:lastRenderedPageBreak/>
        <w:t xml:space="preserve">  private static int CharToOctal(char c) {</w:t>
      </w:r>
    </w:p>
    <w:p w14:paraId="485CBA51" w14:textId="77777777" w:rsidR="009E5232" w:rsidRPr="00EC76D5" w:rsidRDefault="009E5232" w:rsidP="009E5232">
      <w:pPr>
        <w:pStyle w:val="Code"/>
        <w:rPr>
          <w:highlight w:val="white"/>
        </w:rPr>
      </w:pPr>
      <w:r w:rsidRPr="00EC76D5">
        <w:rPr>
          <w:highlight w:val="white"/>
        </w:rPr>
        <w:t xml:space="preserve">    return "01234567".IndexOf(c);</w:t>
      </w:r>
    </w:p>
    <w:p w14:paraId="28647DE2" w14:textId="77777777" w:rsidR="009E5232" w:rsidRPr="00EC76D5" w:rsidRDefault="009E5232" w:rsidP="009E5232">
      <w:pPr>
        <w:pStyle w:val="Code"/>
        <w:rPr>
          <w:highlight w:val="white"/>
        </w:rPr>
      </w:pPr>
      <w:r w:rsidRPr="00EC76D5">
        <w:rPr>
          <w:highlight w:val="white"/>
        </w:rPr>
        <w:t xml:space="preserve">  }</w:t>
      </w:r>
    </w:p>
    <w:p w14:paraId="323E1361" w14:textId="77777777" w:rsidR="009E5232" w:rsidRPr="00EC76D5" w:rsidRDefault="009E5232" w:rsidP="009E5232">
      <w:pPr>
        <w:pStyle w:val="Code"/>
        <w:rPr>
          <w:highlight w:val="white"/>
        </w:rPr>
      </w:pPr>
      <w:r w:rsidRPr="00EC76D5">
        <w:rPr>
          <w:highlight w:val="white"/>
        </w:rPr>
        <w:t xml:space="preserve">  </w:t>
      </w:r>
    </w:p>
    <w:p w14:paraId="127A46A2" w14:textId="77777777" w:rsidR="009E5232" w:rsidRPr="00EC76D5" w:rsidRDefault="009E5232" w:rsidP="009E5232">
      <w:pPr>
        <w:pStyle w:val="Code"/>
        <w:rPr>
          <w:highlight w:val="white"/>
        </w:rPr>
      </w:pPr>
      <w:r w:rsidRPr="00EC76D5">
        <w:rPr>
          <w:highlight w:val="white"/>
        </w:rPr>
        <w:t xml:space="preserve">  private static int CharToHex(char c) {</w:t>
      </w:r>
    </w:p>
    <w:p w14:paraId="77F478E2" w14:textId="77777777" w:rsidR="009E5232" w:rsidRPr="00EC76D5" w:rsidRDefault="009E5232" w:rsidP="009E5232">
      <w:pPr>
        <w:pStyle w:val="Code"/>
        <w:rPr>
          <w:highlight w:val="white"/>
        </w:rPr>
      </w:pPr>
      <w:r w:rsidRPr="00EC76D5">
        <w:rPr>
          <w:highlight w:val="white"/>
        </w:rPr>
        <w:t xml:space="preserve">    return "0123456789abcdef".IndexOf(c.ToString().ToLower());</w:t>
      </w:r>
    </w:p>
    <w:p w14:paraId="78CE739A" w14:textId="2658AE47" w:rsidR="009E5232" w:rsidRPr="00EC76D5" w:rsidRDefault="009E5232" w:rsidP="009E5232">
      <w:pPr>
        <w:pStyle w:val="Code"/>
        <w:rPr>
          <w:highlight w:val="white"/>
        </w:rPr>
      </w:pPr>
      <w:r w:rsidRPr="00EC76D5">
        <w:rPr>
          <w:highlight w:val="white"/>
        </w:rPr>
        <w:t xml:space="preserve">  }</w:t>
      </w:r>
    </w:p>
    <w:p w14:paraId="695976C1" w14:textId="1630B731" w:rsidR="00BE3733" w:rsidRPr="00EC76D5" w:rsidRDefault="009E5232" w:rsidP="009E5232">
      <w:pPr>
        <w:pStyle w:val="Code"/>
        <w:rPr>
          <w:highlight w:val="white"/>
        </w:rPr>
      </w:pPr>
      <w:r w:rsidRPr="00EC76D5">
        <w:rPr>
          <w:highlight w:val="white"/>
        </w:rPr>
        <w:t>%}</w:t>
      </w:r>
    </w:p>
    <w:p w14:paraId="29D69DCB" w14:textId="6FC47C36" w:rsidR="00E40B78" w:rsidRPr="00EC76D5" w:rsidRDefault="006F4DB2" w:rsidP="00E40B78">
      <w:r>
        <w:t>No</w:t>
      </w:r>
      <w:r w:rsidR="00FD728E">
        <w:t>w</w:t>
      </w:r>
      <w:r>
        <w:t xml:space="preserve"> we have reached the part of the scanner where we define the scanner rules. We need rules for </w:t>
      </w:r>
      <w:r w:rsidR="00F14393">
        <w:t xml:space="preserve">names as well as </w:t>
      </w:r>
      <w:r w:rsidR="001B1CC5">
        <w:t>octal, decimal, and hexadecimal</w:t>
      </w:r>
      <w:r w:rsidR="00F14393">
        <w:t xml:space="preserve">, </w:t>
      </w:r>
      <w:r w:rsidR="001B1CC5">
        <w:t xml:space="preserve">floating, string and character values. </w:t>
      </w:r>
      <w:r w:rsidR="00E40B78" w:rsidRPr="00EC76D5">
        <w:t>However, the regular expressions for values are a bit more complicated. There are several kinds of values:</w:t>
      </w:r>
    </w:p>
    <w:p w14:paraId="29704658" w14:textId="77777777" w:rsidR="00E40B78" w:rsidRPr="00EC76D5" w:rsidRDefault="00E40B78" w:rsidP="00E40B78">
      <w:pPr>
        <w:pStyle w:val="Liststycke"/>
        <w:numPr>
          <w:ilvl w:val="0"/>
          <w:numId w:val="88"/>
        </w:numPr>
      </w:pPr>
      <w:r w:rsidRPr="00EC76D5">
        <w:t>Octal. An octal value starts with a zero that is followed by zero or more digits between zero and eight, inclusive.</w:t>
      </w:r>
    </w:p>
    <w:p w14:paraId="53477064" w14:textId="77777777" w:rsidR="00E40B78" w:rsidRPr="00EC76D5" w:rsidRDefault="00E40B78" w:rsidP="00E40B78">
      <w:pPr>
        <w:pStyle w:val="Liststycke"/>
        <w:numPr>
          <w:ilvl w:val="0"/>
          <w:numId w:val="88"/>
        </w:numPr>
      </w:pPr>
      <w:r w:rsidRPr="00EC76D5">
        <w:t>Decimal. A decimal value is made up by one or more digits.</w:t>
      </w:r>
    </w:p>
    <w:p w14:paraId="76AF7EAC" w14:textId="77777777" w:rsidR="00E40B78" w:rsidRPr="00EC76D5" w:rsidRDefault="00E40B78" w:rsidP="00E40B78">
      <w:pPr>
        <w:pStyle w:val="Liststycke"/>
        <w:numPr>
          <w:ilvl w:val="0"/>
          <w:numId w:val="88"/>
        </w:numPr>
      </w:pPr>
      <w:r w:rsidRPr="00EC76D5">
        <w:t>Hexadecimal. A hexadecimal value starts with zero, followed by a small or capital x and one of more hexadecimal digits.</w:t>
      </w:r>
    </w:p>
    <w:p w14:paraId="459B7E3A" w14:textId="77777777" w:rsidR="00E40B78" w:rsidRPr="00EC76D5" w:rsidRDefault="00E40B78" w:rsidP="00E40B78">
      <w:pPr>
        <w:pStyle w:val="Liststycke"/>
        <w:numPr>
          <w:ilvl w:val="0"/>
          <w:numId w:val="88"/>
        </w:numPr>
      </w:pPr>
      <w:r w:rsidRPr="00EC76D5">
        <w:t>Floating. A floating value starts with one or more digits followed by a dot and zero or more digits or starts with a dot followed by one or more digits. It is possible to add an exponent part that starts with a small or capital e, followed by a potential plus or minus sign and one or more digits. Finally, a floating value can also be made up by one or more digits without a dot, followed by a small or capital e, a possible plus or minus sign, and one or more digits.</w:t>
      </w:r>
    </w:p>
    <w:p w14:paraId="794646B7" w14:textId="7E8C5F72" w:rsidR="00E40B78" w:rsidRPr="00EC76D5" w:rsidRDefault="00E40B78" w:rsidP="00E40B78">
      <w:r w:rsidRPr="00EC76D5">
        <w:t xml:space="preserve">The decimal values can be appended by </w:t>
      </w:r>
      <w:r w:rsidR="005D596A" w:rsidRPr="00EC76D5">
        <w:t xml:space="preserve">the </w:t>
      </w:r>
      <w:r w:rsidRPr="00EC76D5">
        <w:t xml:space="preserve">small or capital </w:t>
      </w:r>
      <w:r w:rsidR="00166C73" w:rsidRPr="00EC76D5">
        <w:t xml:space="preserve">letter </w:t>
      </w:r>
      <w:r w:rsidR="008E2F09" w:rsidRPr="00EC76D5">
        <w:t>‘u’</w:t>
      </w:r>
      <w:r w:rsidRPr="00EC76D5">
        <w:t xml:space="preserve"> to indicate an unsigned value and </w:t>
      </w:r>
      <w:r w:rsidR="00957176" w:rsidRPr="00EC76D5">
        <w:t>the</w:t>
      </w:r>
      <w:r w:rsidRPr="00EC76D5">
        <w:t xml:space="preserve"> small or capital </w:t>
      </w:r>
      <w:r w:rsidR="00482F57" w:rsidRPr="00EC76D5">
        <w:t>letter ‘s’</w:t>
      </w:r>
      <w:r w:rsidRPr="00EC76D5">
        <w:t xml:space="preserve"> or </w:t>
      </w:r>
      <w:r w:rsidR="00482F57" w:rsidRPr="00EC76D5">
        <w:t>‘l’</w:t>
      </w:r>
      <w:r w:rsidRPr="00EC76D5">
        <w:t xml:space="preserve"> to indicate a short or long value. In the same way, a floating value can be appended by a small or capital f or l to indicate a float or long double.</w:t>
      </w:r>
    </w:p>
    <w:p w14:paraId="0891EE47" w14:textId="77777777" w:rsidR="00A80A35" w:rsidRPr="00EC76D5" w:rsidRDefault="00A80A35" w:rsidP="00A80A35">
      <w:pPr>
        <w:pStyle w:val="Code"/>
        <w:rPr>
          <w:highlight w:val="white"/>
        </w:rPr>
      </w:pPr>
      <w:r w:rsidRPr="00EC76D5">
        <w:rPr>
          <w:highlight w:val="white"/>
        </w:rPr>
        <w:t>DECIMAL_VALUE [\+\-]?[1-9][0-9]*</w:t>
      </w:r>
    </w:p>
    <w:p w14:paraId="616EC2ED" w14:textId="77777777" w:rsidR="00A80A35" w:rsidRPr="00EC76D5" w:rsidRDefault="00A80A35" w:rsidP="00A80A35">
      <w:pPr>
        <w:pStyle w:val="Code"/>
        <w:rPr>
          <w:highlight w:val="white"/>
        </w:rPr>
      </w:pPr>
      <w:r w:rsidRPr="00EC76D5">
        <w:rPr>
          <w:highlight w:val="white"/>
        </w:rPr>
        <w:t>OCTAL_VALUE [\+\-]?0[0-7]*</w:t>
      </w:r>
    </w:p>
    <w:p w14:paraId="7138F395" w14:textId="77777777" w:rsidR="00A80A35" w:rsidRPr="00EC76D5" w:rsidRDefault="00A80A35" w:rsidP="00A80A35">
      <w:pPr>
        <w:pStyle w:val="Code"/>
        <w:rPr>
          <w:highlight w:val="white"/>
        </w:rPr>
      </w:pPr>
      <w:r w:rsidRPr="00EC76D5">
        <w:rPr>
          <w:highlight w:val="white"/>
        </w:rPr>
        <w:t>HEXADECIMAL_VALUE [\+\-]?0[xX][0-9a-fA-F]+</w:t>
      </w:r>
    </w:p>
    <w:p w14:paraId="30E59424" w14:textId="77777777" w:rsidR="00A80A35" w:rsidRPr="00EC76D5" w:rsidRDefault="00A80A35" w:rsidP="00A80A35">
      <w:pPr>
        <w:pStyle w:val="Code"/>
        <w:rPr>
          <w:highlight w:val="white"/>
        </w:rPr>
      </w:pPr>
      <w:r w:rsidRPr="00EC76D5">
        <w:rPr>
          <w:highlight w:val="white"/>
        </w:rPr>
        <w:t>POSTFIX ([uU]?[sSlL]?)|([sSlL]?[uU]?)</w:t>
      </w:r>
    </w:p>
    <w:p w14:paraId="7270EA0A" w14:textId="77777777" w:rsidR="00A80A35" w:rsidRPr="00EC76D5" w:rsidRDefault="00A80A35" w:rsidP="00A80A35">
      <w:pPr>
        <w:pStyle w:val="Code"/>
        <w:rPr>
          <w:highlight w:val="white"/>
        </w:rPr>
      </w:pPr>
      <w:r w:rsidRPr="00EC76D5">
        <w:rPr>
          <w:highlight w:val="white"/>
        </w:rPr>
        <w:t>INTEGRAL_VALUE ({DECIMAL_VALUE}|{OCTAL_VALUE}|{HEXADECIMAL_VALUE}){POSTFIX}</w:t>
      </w:r>
    </w:p>
    <w:p w14:paraId="563937FA" w14:textId="77777777" w:rsidR="00A80A35" w:rsidRPr="00EC76D5" w:rsidRDefault="00A80A35" w:rsidP="00A80A35">
      <w:pPr>
        <w:pStyle w:val="Code"/>
        <w:rPr>
          <w:highlight w:val="white"/>
        </w:rPr>
      </w:pPr>
    </w:p>
    <w:p w14:paraId="64F7185B" w14:textId="21F52FD8" w:rsidR="00A80A35" w:rsidRPr="00EC76D5" w:rsidRDefault="00A80A35" w:rsidP="00A80A35">
      <w:pPr>
        <w:pStyle w:val="Code"/>
        <w:rPr>
          <w:highlight w:val="white"/>
        </w:rPr>
      </w:pPr>
      <w:r w:rsidRPr="00EC76D5">
        <w:rPr>
          <w:highlight w:val="white"/>
        </w:rPr>
        <w:t>DECIMAL_PART [\+\-]?([0-9]+|[0-9]+\.[0-9]*|\.[0-9]+)</w:t>
      </w:r>
    </w:p>
    <w:p w14:paraId="766E468A" w14:textId="77777777" w:rsidR="00A80A35" w:rsidRPr="00EC76D5" w:rsidRDefault="00A80A35" w:rsidP="00A80A35">
      <w:pPr>
        <w:pStyle w:val="Code"/>
        <w:rPr>
          <w:highlight w:val="white"/>
        </w:rPr>
      </w:pPr>
      <w:r w:rsidRPr="00EC76D5">
        <w:rPr>
          <w:highlight w:val="white"/>
        </w:rPr>
        <w:t>EXPONENT_PART (([eE][\+\-]?[0-9]+)?|[0-9]+[eE][\+\-]?[0-9]+)([fF]|[lL])?</w:t>
      </w:r>
    </w:p>
    <w:p w14:paraId="7F951ECE" w14:textId="77777777" w:rsidR="00A80A35" w:rsidRPr="00EC76D5" w:rsidRDefault="00A80A35" w:rsidP="00A80A35">
      <w:pPr>
        <w:pStyle w:val="Code"/>
        <w:rPr>
          <w:highlight w:val="white"/>
        </w:rPr>
      </w:pPr>
      <w:r w:rsidRPr="00EC76D5">
        <w:rPr>
          <w:highlight w:val="white"/>
        </w:rPr>
        <w:t>FLOATING_VALUE {DECIMAL_PART}{EXPONENT_PART}</w:t>
      </w:r>
    </w:p>
    <w:p w14:paraId="341E64D5" w14:textId="61301EF5" w:rsidR="008146AF" w:rsidRDefault="00E40B78" w:rsidP="00BE3733">
      <w:r w:rsidRPr="00EC76D5">
        <w:t xml:space="preserve">A character </w:t>
      </w:r>
      <w:r w:rsidR="00B01CE6">
        <w:t xml:space="preserve">is either two </w:t>
      </w:r>
      <w:r w:rsidR="00B01CE6" w:rsidRPr="00EC76D5">
        <w:t>single</w:t>
      </w:r>
      <w:r w:rsidR="00B01CE6">
        <w:t xml:space="preserve"> </w:t>
      </w:r>
      <w:r w:rsidR="00B01CE6" w:rsidRPr="00EC76D5">
        <w:t>quot</w:t>
      </w:r>
      <w:r w:rsidR="00B01CE6">
        <w:t xml:space="preserve">ation enclosing another </w:t>
      </w:r>
      <w:r w:rsidR="007627F2" w:rsidRPr="00EC76D5">
        <w:t>single</w:t>
      </w:r>
      <w:r w:rsidR="007627F2">
        <w:t xml:space="preserve"> </w:t>
      </w:r>
      <w:r w:rsidR="007627F2" w:rsidRPr="00EC76D5">
        <w:t>quot</w:t>
      </w:r>
      <w:r w:rsidR="007627F2">
        <w:t>ation preceded by a ba</w:t>
      </w:r>
      <w:r w:rsidR="00310655">
        <w:t>c</w:t>
      </w:r>
      <w:r w:rsidR="007627F2">
        <w:t>kslash (‘\’’)</w:t>
      </w:r>
      <w:r w:rsidR="008146AF">
        <w:t xml:space="preserve"> or two single quotation mark enclosing everything except single </w:t>
      </w:r>
      <w:r w:rsidR="00A07550">
        <w:t>quotation</w:t>
      </w:r>
      <w:r w:rsidR="008146AF">
        <w:t xml:space="preserve"> marks.</w:t>
      </w:r>
    </w:p>
    <w:p w14:paraId="26E559C0" w14:textId="77777777" w:rsidR="00687DEC" w:rsidRPr="00EC76D5" w:rsidRDefault="00687DEC" w:rsidP="00687DEC">
      <w:pPr>
        <w:pStyle w:val="Code"/>
        <w:rPr>
          <w:highlight w:val="white"/>
        </w:rPr>
      </w:pPr>
      <w:r w:rsidRPr="00EC76D5">
        <w:rPr>
          <w:highlight w:val="white"/>
        </w:rPr>
        <w:t xml:space="preserve">CHAR_VALUE </w:t>
      </w:r>
      <w:r>
        <w:rPr>
          <w:highlight w:val="white"/>
        </w:rPr>
        <w:t>(</w:t>
      </w:r>
      <w:r w:rsidRPr="00EC76D5">
        <w:rPr>
          <w:highlight w:val="white"/>
        </w:rPr>
        <w:t>\'\\\'\'</w:t>
      </w:r>
      <w:r>
        <w:rPr>
          <w:highlight w:val="white"/>
        </w:rPr>
        <w:t>)|(\</w:t>
      </w:r>
      <w:r w:rsidRPr="00EC76D5">
        <w:rPr>
          <w:highlight w:val="white"/>
        </w:rPr>
        <w:t>'[^\']*\'</w:t>
      </w:r>
      <w:r>
        <w:rPr>
          <w:highlight w:val="white"/>
        </w:rPr>
        <w:t>)</w:t>
      </w:r>
    </w:p>
    <w:p w14:paraId="1813DDE8" w14:textId="7F2D4B69" w:rsidR="00E40B78" w:rsidRPr="00EC76D5" w:rsidRDefault="008146AF" w:rsidP="00BE3733">
      <w:r>
        <w:t>A character</w:t>
      </w:r>
      <w:r w:rsidR="00B01CE6">
        <w:t xml:space="preserve"> </w:t>
      </w:r>
      <w:r w:rsidR="00E40B78" w:rsidRPr="00EC76D5">
        <w:t>starts with single</w:t>
      </w:r>
      <w:r w:rsidR="00952CD9">
        <w:t xml:space="preserve"> </w:t>
      </w:r>
      <w:r w:rsidR="00E40B78" w:rsidRPr="00EC76D5">
        <w:t>quot</w:t>
      </w:r>
      <w:r w:rsidR="00952CD9">
        <w:t>ation mark</w:t>
      </w:r>
      <w:r w:rsidR="00E40B78" w:rsidRPr="00EC76D5">
        <w:t xml:space="preserve"> followed by one or more occurrences of everything except a single</w:t>
      </w:r>
      <w:r w:rsidR="00952CD9">
        <w:t xml:space="preserve"> quotation mark </w:t>
      </w:r>
      <w:r w:rsidR="00E40B78" w:rsidRPr="00EC76D5">
        <w:t>and is terminated by a</w:t>
      </w:r>
      <w:r w:rsidR="00952CD9">
        <w:t>nother</w:t>
      </w:r>
      <w:r w:rsidR="00E40B78" w:rsidRPr="00EC76D5">
        <w:t xml:space="preserve"> </w:t>
      </w:r>
      <w:r w:rsidR="00D9230E">
        <w:t>single</w:t>
      </w:r>
      <w:r w:rsidR="00952CD9">
        <w:t xml:space="preserve"> </w:t>
      </w:r>
      <w:r w:rsidR="00E40B78" w:rsidRPr="00EC76D5">
        <w:t>quot</w:t>
      </w:r>
      <w:r w:rsidR="00952CD9">
        <w:t>ation mark</w:t>
      </w:r>
      <w:r w:rsidR="00E40B78" w:rsidRPr="00EC76D5">
        <w:t xml:space="preserve">. </w:t>
      </w:r>
      <w:r w:rsidR="00952CD9">
        <w:t xml:space="preserve">However, there may be a single </w:t>
      </w:r>
      <w:r w:rsidR="00E80D87">
        <w:t xml:space="preserve">quotation mark if it is </w:t>
      </w:r>
      <w:r w:rsidR="00775365">
        <w:t>preceded</w:t>
      </w:r>
      <w:r w:rsidR="00E80D87">
        <w:t xml:space="preserve"> by a </w:t>
      </w:r>
      <w:r w:rsidR="00775365">
        <w:t>backslash</w:t>
      </w:r>
      <w:r w:rsidR="00E80D87">
        <w:t>.</w:t>
      </w:r>
      <w:r w:rsidR="00503231">
        <w:t xml:space="preserve"> </w:t>
      </w:r>
      <w:r w:rsidR="00F27411">
        <w:t>Since the q</w:t>
      </w:r>
      <w:r w:rsidR="00337AFE">
        <w:t>uo</w:t>
      </w:r>
      <w:r w:rsidR="00F27411">
        <w:t>tation mark and ba</w:t>
      </w:r>
      <w:r w:rsidR="001F7665">
        <w:t>c</w:t>
      </w:r>
      <w:r w:rsidR="00F27411">
        <w:t xml:space="preserve">kslash are character with special meaning, we need to </w:t>
      </w:r>
      <w:r w:rsidR="00337AFE">
        <w:t>precede</w:t>
      </w:r>
      <w:r w:rsidR="00F27411">
        <w:t xml:space="preserve"> </w:t>
      </w:r>
      <w:r w:rsidR="00063EA2">
        <w:t xml:space="preserve">them </w:t>
      </w:r>
      <w:r w:rsidR="00337AFE">
        <w:t>with</w:t>
      </w:r>
      <w:r w:rsidR="00F27411">
        <w:t xml:space="preserve"> backslashes. However, n</w:t>
      </w:r>
      <w:r w:rsidR="00503231">
        <w:t>ote that we do not need the backslash when the quotation mark is enclosed by brackets.</w:t>
      </w:r>
    </w:p>
    <w:p w14:paraId="3E5DF689" w14:textId="0E424344" w:rsidR="000C7CA0" w:rsidRPr="00EC76D5" w:rsidRDefault="000C7CA0" w:rsidP="000C7CA0">
      <w:pPr>
        <w:pStyle w:val="Code"/>
        <w:rPr>
          <w:highlight w:val="white"/>
        </w:rPr>
      </w:pPr>
      <w:r w:rsidRPr="00EC76D5">
        <w:rPr>
          <w:highlight w:val="white"/>
        </w:rPr>
        <w:t>CHAR_VALUE \'(\\\'|[^'])*\'</w:t>
      </w:r>
    </w:p>
    <w:p w14:paraId="4929F649" w14:textId="03AA3CD2" w:rsidR="002A3533" w:rsidRPr="00EC76D5" w:rsidRDefault="002A3533" w:rsidP="002A3533">
      <w:pPr>
        <w:rPr>
          <w:highlight w:val="white"/>
        </w:rPr>
      </w:pPr>
      <w:r w:rsidRPr="00EC76D5">
        <w:t xml:space="preserve">In the same way, a string starts with a </w:t>
      </w:r>
      <w:r w:rsidR="00775365">
        <w:t>double quotation mark</w:t>
      </w:r>
      <w:r w:rsidRPr="00EC76D5">
        <w:t xml:space="preserve"> followed by anything except </w:t>
      </w:r>
      <w:r w:rsidR="00775365">
        <w:t>double quotation mark</w:t>
      </w:r>
      <w:r w:rsidRPr="00EC76D5">
        <w:t xml:space="preserve"> and is terminated by a</w:t>
      </w:r>
      <w:r w:rsidR="00F97937">
        <w:t>nother</w:t>
      </w:r>
      <w:r w:rsidRPr="00EC76D5">
        <w:t xml:space="preserve"> </w:t>
      </w:r>
      <w:r w:rsidR="00775365">
        <w:t>double quotation mark</w:t>
      </w:r>
      <w:r w:rsidRPr="00EC76D5">
        <w:t>.</w:t>
      </w:r>
      <w:r w:rsidR="00C97806">
        <w:t xml:space="preserve"> </w:t>
      </w:r>
      <w:r w:rsidR="006557ED">
        <w:t>However, t</w:t>
      </w:r>
      <w:r w:rsidR="00C97806">
        <w:t>he string may hold double quotations marks if they are proceeded by backslashes.</w:t>
      </w:r>
    </w:p>
    <w:p w14:paraId="3621EBA8" w14:textId="693C435D" w:rsidR="0097105C" w:rsidRDefault="0097105C" w:rsidP="0097105C">
      <w:pPr>
        <w:pStyle w:val="Code"/>
        <w:rPr>
          <w:highlight w:val="white"/>
        </w:rPr>
      </w:pPr>
      <w:bookmarkStart w:id="48" w:name="_Ref418260937"/>
      <w:bookmarkStart w:id="49" w:name="_Toc481936146"/>
      <w:r w:rsidRPr="00EC76D5">
        <w:rPr>
          <w:highlight w:val="white"/>
        </w:rPr>
        <w:t>STRING_VALUE \"(\\\"|[^"])*\"</w:t>
      </w:r>
    </w:p>
    <w:p w14:paraId="0B52126E" w14:textId="5F35B344" w:rsidR="000C4259" w:rsidRPr="00EC76D5" w:rsidRDefault="000C4259" w:rsidP="000C4259">
      <w:pPr>
        <w:rPr>
          <w:highlight w:val="white"/>
        </w:rPr>
      </w:pPr>
      <w:r>
        <w:rPr>
          <w:highlight w:val="white"/>
        </w:rPr>
        <w:lastRenderedPageBreak/>
        <w:t xml:space="preserve">Register names are used </w:t>
      </w:r>
      <w:r w:rsidR="00CD012A">
        <w:rPr>
          <w:highlight w:val="white"/>
        </w:rPr>
        <w:t xml:space="preserve">internally only, when performing system calls. They start with the text “register_” followed by the name of the register. </w:t>
      </w:r>
    </w:p>
    <w:p w14:paraId="550CE7F9" w14:textId="79B3C909" w:rsidR="00CD012A" w:rsidRDefault="00CD012A" w:rsidP="00CD012A">
      <w:pPr>
        <w:pStyle w:val="Code"/>
        <w:rPr>
          <w:highlight w:val="white"/>
          <w:lang w:val="sv-SE"/>
        </w:rPr>
      </w:pPr>
      <w:r>
        <w:rPr>
          <w:highlight w:val="white"/>
          <w:lang w:val="sv-SE"/>
        </w:rPr>
        <w:t>REGISTER_NAME "register_"[a-z]</w:t>
      </w:r>
      <w:r w:rsidR="000C1BEC">
        <w:rPr>
          <w:highlight w:val="white"/>
          <w:lang w:val="sv-SE"/>
        </w:rPr>
        <w:t>+</w:t>
      </w:r>
    </w:p>
    <w:p w14:paraId="6188CF2C" w14:textId="1777397D" w:rsidR="001C01A4" w:rsidRPr="00EC76D5" w:rsidRDefault="00D77411" w:rsidP="006274C4">
      <w:pPr>
        <w:rPr>
          <w:highlight w:val="white"/>
        </w:rPr>
      </w:pPr>
      <w:r>
        <w:rPr>
          <w:highlight w:val="white"/>
        </w:rPr>
        <w:t>N</w:t>
      </w:r>
      <w:r w:rsidR="00AE7175" w:rsidRPr="00EC76D5">
        <w:rPr>
          <w:highlight w:val="white"/>
        </w:rPr>
        <w:t>ame</w:t>
      </w:r>
      <w:r>
        <w:rPr>
          <w:highlight w:val="white"/>
        </w:rPr>
        <w:t xml:space="preserve">s are used to identify variables, constants, </w:t>
      </w:r>
      <w:r w:rsidR="00E4503B">
        <w:rPr>
          <w:highlight w:val="white"/>
        </w:rPr>
        <w:t xml:space="preserve">struct and unions, </w:t>
      </w:r>
      <w:r w:rsidR="002D286B">
        <w:rPr>
          <w:highlight w:val="white"/>
        </w:rPr>
        <w:t xml:space="preserve">enumerations, </w:t>
      </w:r>
      <w:r>
        <w:rPr>
          <w:highlight w:val="white"/>
        </w:rPr>
        <w:t>function</w:t>
      </w:r>
      <w:r w:rsidR="00E4503B">
        <w:rPr>
          <w:highlight w:val="white"/>
        </w:rPr>
        <w:t>s</w:t>
      </w:r>
      <w:r>
        <w:rPr>
          <w:highlight w:val="white"/>
        </w:rPr>
        <w:t xml:space="preserve">, and macros. They </w:t>
      </w:r>
      <w:r w:rsidR="00AE7175" w:rsidRPr="00EC76D5">
        <w:rPr>
          <w:highlight w:val="white"/>
        </w:rPr>
        <w:t>start with a lett</w:t>
      </w:r>
      <w:r w:rsidR="006233E0" w:rsidRPr="00EC76D5">
        <w:rPr>
          <w:highlight w:val="white"/>
        </w:rPr>
        <w:t>e</w:t>
      </w:r>
      <w:r w:rsidR="00AE7175" w:rsidRPr="00EC76D5">
        <w:rPr>
          <w:highlight w:val="white"/>
        </w:rPr>
        <w:t xml:space="preserve">r </w:t>
      </w:r>
      <w:r w:rsidR="006233E0" w:rsidRPr="00EC76D5">
        <w:rPr>
          <w:highlight w:val="white"/>
        </w:rPr>
        <w:t xml:space="preserve">or an </w:t>
      </w:r>
      <w:r w:rsidR="00AE7175" w:rsidRPr="00EC76D5">
        <w:rPr>
          <w:highlight w:val="white"/>
        </w:rPr>
        <w:t>underscore</w:t>
      </w:r>
      <w:r w:rsidR="009129FF" w:rsidRPr="00EC76D5">
        <w:rPr>
          <w:highlight w:val="white"/>
        </w:rPr>
        <w:t xml:space="preserve"> (’_’)</w:t>
      </w:r>
      <w:r w:rsidR="00AE7175" w:rsidRPr="00EC76D5">
        <w:rPr>
          <w:highlight w:val="white"/>
        </w:rPr>
        <w:t xml:space="preserve">, </w:t>
      </w:r>
      <w:r w:rsidR="00E12163" w:rsidRPr="00EC76D5">
        <w:rPr>
          <w:highlight w:val="white"/>
        </w:rPr>
        <w:t xml:space="preserve">that </w:t>
      </w:r>
      <w:r w:rsidR="00AE7175" w:rsidRPr="00EC76D5">
        <w:rPr>
          <w:highlight w:val="white"/>
        </w:rPr>
        <w:t xml:space="preserve">is </w:t>
      </w:r>
      <w:r w:rsidR="001C01A4" w:rsidRPr="00EC76D5">
        <w:rPr>
          <w:highlight w:val="white"/>
        </w:rPr>
        <w:t>potentially</w:t>
      </w:r>
      <w:r w:rsidR="00AE7175" w:rsidRPr="00EC76D5">
        <w:rPr>
          <w:highlight w:val="white"/>
        </w:rPr>
        <w:t xml:space="preserve"> </w:t>
      </w:r>
      <w:r w:rsidR="002F7E86" w:rsidRPr="00EC76D5">
        <w:rPr>
          <w:highlight w:val="white"/>
        </w:rPr>
        <w:t xml:space="preserve">followed </w:t>
      </w:r>
      <w:r w:rsidR="00AE7175" w:rsidRPr="00EC76D5">
        <w:rPr>
          <w:highlight w:val="white"/>
        </w:rPr>
        <w:t xml:space="preserve">by </w:t>
      </w:r>
      <w:r w:rsidR="001C01A4" w:rsidRPr="00EC76D5">
        <w:rPr>
          <w:highlight w:val="white"/>
        </w:rPr>
        <w:t>letters, digits, or underscores.</w:t>
      </w:r>
    </w:p>
    <w:p w14:paraId="299EAC6A" w14:textId="57A51F93" w:rsidR="00311885" w:rsidRPr="00EC76D5" w:rsidRDefault="00311885" w:rsidP="00311885">
      <w:pPr>
        <w:pStyle w:val="Code"/>
        <w:rPr>
          <w:highlight w:val="white"/>
        </w:rPr>
      </w:pPr>
      <w:r w:rsidRPr="00EC76D5">
        <w:rPr>
          <w:highlight w:val="white"/>
        </w:rPr>
        <w:t>NAME [a-zA-Z_][a-zA-Z0-9_]*</w:t>
      </w:r>
    </w:p>
    <w:p w14:paraId="4EEB01FB" w14:textId="32C5F3E4" w:rsidR="00B6557E" w:rsidRDefault="006274C4" w:rsidP="00F71851">
      <w:r w:rsidRPr="00EC76D5">
        <w:rPr>
          <w:highlight w:val="white"/>
        </w:rPr>
        <w:t xml:space="preserve">The path line is used to keeping track of the current line number. It is used by the </w:t>
      </w:r>
      <w:r w:rsidR="00F71851" w:rsidRPr="00EC76D5">
        <w:rPr>
          <w:highlight w:val="white"/>
        </w:rPr>
        <w:t>preprocessor</w:t>
      </w:r>
      <w:r w:rsidRPr="00EC76D5">
        <w:rPr>
          <w:highlight w:val="white"/>
        </w:rPr>
        <w:t xml:space="preserve"> macro __LINE__, and </w:t>
      </w:r>
      <w:r w:rsidR="00B11E36" w:rsidRPr="00EC76D5">
        <w:rPr>
          <w:highlight w:val="white"/>
        </w:rPr>
        <w:t>when reporting errors.</w:t>
      </w:r>
      <w:r w:rsidR="00F71851">
        <w:t xml:space="preserve"> The</w:t>
      </w:r>
      <w:r w:rsidR="00F71851" w:rsidRPr="00EC76D5">
        <w:t xml:space="preserve"> path line </w:t>
      </w:r>
      <w:r w:rsidR="00B6557E">
        <w:t xml:space="preserve">starts with </w:t>
      </w:r>
      <w:r w:rsidR="00F71851" w:rsidRPr="00EC76D5">
        <w:t>a dollar sign followed by anything except newline (the dot represent</w:t>
      </w:r>
      <w:r w:rsidR="00F71851">
        <w:t>s</w:t>
      </w:r>
      <w:r w:rsidR="00F71851" w:rsidRPr="00EC76D5">
        <w:t xml:space="preserve"> every character except newline) </w:t>
      </w:r>
      <w:r w:rsidR="00B6557E">
        <w:t>and ends with another dollar sign.</w:t>
      </w:r>
    </w:p>
    <w:p w14:paraId="47491F3F" w14:textId="6968764C" w:rsidR="00311885" w:rsidRPr="00EC76D5" w:rsidRDefault="00311885" w:rsidP="00311885">
      <w:pPr>
        <w:pStyle w:val="Code"/>
        <w:rPr>
          <w:highlight w:val="white"/>
        </w:rPr>
      </w:pPr>
      <w:r w:rsidRPr="00EC76D5">
        <w:rPr>
          <w:highlight w:val="white"/>
        </w:rPr>
        <w:t>PATH_LINE \$.*\$</w:t>
      </w:r>
    </w:p>
    <w:p w14:paraId="4377DE5F" w14:textId="6B1DB63B" w:rsidR="00B6557E" w:rsidRPr="001955F1" w:rsidRDefault="00B11E36" w:rsidP="00B11E36">
      <w:r w:rsidRPr="00EC76D5">
        <w:rPr>
          <w:highlight w:val="white"/>
        </w:rPr>
        <w:t>A white space is a</w:t>
      </w:r>
      <w:r w:rsidR="00B6557E">
        <w:rPr>
          <w:highlight w:val="white"/>
        </w:rPr>
        <w:t xml:space="preserve"> space or any character that can substitute as a space; that is</w:t>
      </w:r>
      <w:r w:rsidR="00B6557E" w:rsidRPr="00EC76D5">
        <w:t xml:space="preserve"> </w:t>
      </w:r>
      <w:r w:rsidR="001955F1">
        <w:t xml:space="preserve">horizontal </w:t>
      </w:r>
      <w:r w:rsidR="00B6557E" w:rsidRPr="00EC76D5">
        <w:t xml:space="preserve">tabulator, return, newline, </w:t>
      </w:r>
      <w:r w:rsidR="001955F1">
        <w:t>and</w:t>
      </w:r>
      <w:r w:rsidR="00B6557E" w:rsidRPr="00EC76D5">
        <w:t xml:space="preserve"> form</w:t>
      </w:r>
      <w:r w:rsidR="00B6557E">
        <w:t xml:space="preserve"> </w:t>
      </w:r>
      <w:r w:rsidR="00B6557E" w:rsidRPr="00EC76D5">
        <w:t>feed.</w:t>
      </w:r>
    </w:p>
    <w:p w14:paraId="5B408B54" w14:textId="77777777" w:rsidR="00311885" w:rsidRPr="00EC76D5" w:rsidRDefault="00311885" w:rsidP="00311885">
      <w:pPr>
        <w:pStyle w:val="Code"/>
        <w:rPr>
          <w:highlight w:val="white"/>
        </w:rPr>
      </w:pPr>
      <w:r w:rsidRPr="00EC76D5">
        <w:rPr>
          <w:highlight w:val="white"/>
        </w:rPr>
        <w:t>WHITE_SPACE [ \t\r\n\f]</w:t>
      </w:r>
    </w:p>
    <w:p w14:paraId="562DEE61" w14:textId="634C668F" w:rsidR="00311885" w:rsidRPr="00EC76D5" w:rsidRDefault="005553F6" w:rsidP="005553F6">
      <w:pPr>
        <w:rPr>
          <w:highlight w:val="white"/>
        </w:rPr>
      </w:pPr>
      <w:r>
        <w:rPr>
          <w:highlight w:val="white"/>
        </w:rPr>
        <w:t xml:space="preserve">The next section holds the </w:t>
      </w:r>
      <w:r w:rsidR="009746D3">
        <w:rPr>
          <w:highlight w:val="white"/>
        </w:rPr>
        <w:t xml:space="preserve">actions of </w:t>
      </w:r>
      <w:r w:rsidR="006D53AF">
        <w:rPr>
          <w:highlight w:val="white"/>
        </w:rPr>
        <w:t>keyword</w:t>
      </w:r>
      <w:r w:rsidR="009746D3">
        <w:rPr>
          <w:highlight w:val="white"/>
        </w:rPr>
        <w:t>s</w:t>
      </w:r>
      <w:r w:rsidR="001F77D6">
        <w:rPr>
          <w:highlight w:val="white"/>
        </w:rPr>
        <w:t>, operators,</w:t>
      </w:r>
      <w:r w:rsidR="009746D3">
        <w:rPr>
          <w:highlight w:val="white"/>
        </w:rPr>
        <w:t xml:space="preserve"> and </w:t>
      </w:r>
      <w:r w:rsidR="00033301">
        <w:rPr>
          <w:highlight w:val="white"/>
        </w:rPr>
        <w:t>the rules defined above.</w:t>
      </w:r>
    </w:p>
    <w:p w14:paraId="3B1EE96A" w14:textId="77777777" w:rsidR="00311885" w:rsidRPr="00EC76D5" w:rsidRDefault="00311885" w:rsidP="00311885">
      <w:pPr>
        <w:pStyle w:val="Code"/>
        <w:rPr>
          <w:highlight w:val="white"/>
        </w:rPr>
      </w:pPr>
      <w:r w:rsidRPr="00EC76D5">
        <w:rPr>
          <w:highlight w:val="white"/>
        </w:rPr>
        <w:t>%%</w:t>
      </w:r>
    </w:p>
    <w:p w14:paraId="2BED49BF" w14:textId="77777777" w:rsidR="00311885" w:rsidRPr="00EC76D5" w:rsidRDefault="00311885" w:rsidP="00311885">
      <w:pPr>
        <w:pStyle w:val="Code"/>
        <w:rPr>
          <w:highlight w:val="white"/>
        </w:rPr>
      </w:pPr>
      <w:r w:rsidRPr="00EC76D5">
        <w:rPr>
          <w:highlight w:val="white"/>
        </w:rPr>
        <w:t>"auto"          { return ((int) Tokens.AUTO);            }</w:t>
      </w:r>
    </w:p>
    <w:p w14:paraId="4932EDBE" w14:textId="77777777" w:rsidR="00311885" w:rsidRPr="00EC76D5" w:rsidRDefault="00311885" w:rsidP="00311885">
      <w:pPr>
        <w:pStyle w:val="Code"/>
        <w:rPr>
          <w:highlight w:val="white"/>
        </w:rPr>
      </w:pPr>
      <w:r w:rsidRPr="00EC76D5">
        <w:rPr>
          <w:highlight w:val="white"/>
        </w:rPr>
        <w:t>"break"         { return ((int) Tokens.BREAK);           }</w:t>
      </w:r>
    </w:p>
    <w:p w14:paraId="41D76532" w14:textId="77777777" w:rsidR="00311885" w:rsidRPr="00EC76D5" w:rsidRDefault="00311885" w:rsidP="00311885">
      <w:pPr>
        <w:pStyle w:val="Code"/>
        <w:rPr>
          <w:highlight w:val="white"/>
        </w:rPr>
      </w:pPr>
      <w:r w:rsidRPr="00EC76D5">
        <w:rPr>
          <w:highlight w:val="white"/>
        </w:rPr>
        <w:t>"case"          { return ((int) Tokens.CASE);            }</w:t>
      </w:r>
    </w:p>
    <w:p w14:paraId="7F51FA77" w14:textId="77777777" w:rsidR="00311885" w:rsidRPr="00EC76D5" w:rsidRDefault="00311885" w:rsidP="00311885">
      <w:pPr>
        <w:pStyle w:val="Code"/>
        <w:rPr>
          <w:highlight w:val="white"/>
        </w:rPr>
      </w:pPr>
      <w:r w:rsidRPr="00EC76D5">
        <w:rPr>
          <w:highlight w:val="white"/>
        </w:rPr>
        <w:t>"carry_flag"    { return ((int) Tokens.CARRY_FLAG);      }</w:t>
      </w:r>
    </w:p>
    <w:p w14:paraId="07029621" w14:textId="77777777" w:rsidR="00311885" w:rsidRPr="00EC76D5" w:rsidRDefault="00311885" w:rsidP="00311885">
      <w:pPr>
        <w:pStyle w:val="Code"/>
        <w:rPr>
          <w:highlight w:val="white"/>
        </w:rPr>
      </w:pPr>
      <w:r w:rsidRPr="00EC76D5">
        <w:rPr>
          <w:highlight w:val="white"/>
        </w:rPr>
        <w:t>"char"          { return ((int) Tokens.CHAR);            }</w:t>
      </w:r>
    </w:p>
    <w:p w14:paraId="09461CE0" w14:textId="77777777" w:rsidR="00311885" w:rsidRPr="00EC76D5" w:rsidRDefault="00311885" w:rsidP="00311885">
      <w:pPr>
        <w:pStyle w:val="Code"/>
        <w:rPr>
          <w:highlight w:val="white"/>
        </w:rPr>
      </w:pPr>
      <w:r w:rsidRPr="00EC76D5">
        <w:rPr>
          <w:highlight w:val="white"/>
        </w:rPr>
        <w:t>"const"         { return ((int) Tokens.CONSTANT);        }</w:t>
      </w:r>
    </w:p>
    <w:p w14:paraId="61CE6948" w14:textId="77777777" w:rsidR="00311885" w:rsidRPr="00EC76D5" w:rsidRDefault="00311885" w:rsidP="00311885">
      <w:pPr>
        <w:pStyle w:val="Code"/>
        <w:rPr>
          <w:highlight w:val="white"/>
        </w:rPr>
      </w:pPr>
      <w:r w:rsidRPr="00EC76D5">
        <w:rPr>
          <w:highlight w:val="white"/>
        </w:rPr>
        <w:t>"continue"      { return ((int) Tokens.CONTINUE);        }</w:t>
      </w:r>
    </w:p>
    <w:p w14:paraId="46A9D9EE" w14:textId="77777777" w:rsidR="00311885" w:rsidRPr="00EC76D5" w:rsidRDefault="00311885" w:rsidP="00311885">
      <w:pPr>
        <w:pStyle w:val="Code"/>
        <w:rPr>
          <w:highlight w:val="white"/>
        </w:rPr>
      </w:pPr>
      <w:r w:rsidRPr="00EC76D5">
        <w:rPr>
          <w:highlight w:val="white"/>
        </w:rPr>
        <w:t>"default"       { return ((int) Tokens.DEFAULT);         }</w:t>
      </w:r>
    </w:p>
    <w:p w14:paraId="7D1A5314" w14:textId="77777777" w:rsidR="00311885" w:rsidRPr="00EC76D5" w:rsidRDefault="00311885" w:rsidP="00311885">
      <w:pPr>
        <w:pStyle w:val="Code"/>
        <w:rPr>
          <w:highlight w:val="white"/>
        </w:rPr>
      </w:pPr>
      <w:r w:rsidRPr="00EC76D5">
        <w:rPr>
          <w:highlight w:val="white"/>
        </w:rPr>
        <w:t>"do"            { return ((int) Tokens.DO);              }</w:t>
      </w:r>
    </w:p>
    <w:p w14:paraId="75F21B60" w14:textId="77777777" w:rsidR="00311885" w:rsidRPr="00EC76D5" w:rsidRDefault="00311885" w:rsidP="00311885">
      <w:pPr>
        <w:pStyle w:val="Code"/>
        <w:rPr>
          <w:highlight w:val="white"/>
        </w:rPr>
      </w:pPr>
      <w:r w:rsidRPr="00EC76D5">
        <w:rPr>
          <w:highlight w:val="white"/>
        </w:rPr>
        <w:t>"double"        { return ((int) Tokens.DOUBLE);          }</w:t>
      </w:r>
    </w:p>
    <w:p w14:paraId="64112E7B" w14:textId="77777777" w:rsidR="00311885" w:rsidRPr="00EC76D5" w:rsidRDefault="00311885" w:rsidP="00311885">
      <w:pPr>
        <w:pStyle w:val="Code"/>
        <w:rPr>
          <w:highlight w:val="white"/>
        </w:rPr>
      </w:pPr>
      <w:r w:rsidRPr="00EC76D5">
        <w:rPr>
          <w:highlight w:val="white"/>
        </w:rPr>
        <w:t>"else"          { return ((int) Tokens.ELSE);            }</w:t>
      </w:r>
    </w:p>
    <w:p w14:paraId="02310139" w14:textId="77777777" w:rsidR="00311885" w:rsidRPr="00EC76D5" w:rsidRDefault="00311885" w:rsidP="00311885">
      <w:pPr>
        <w:pStyle w:val="Code"/>
        <w:rPr>
          <w:highlight w:val="white"/>
        </w:rPr>
      </w:pPr>
      <w:r w:rsidRPr="00EC76D5">
        <w:rPr>
          <w:highlight w:val="white"/>
        </w:rPr>
        <w:t>"enum"          { return ((int) Tokens.ENUM);            }</w:t>
      </w:r>
    </w:p>
    <w:p w14:paraId="2D08A7B3" w14:textId="77777777" w:rsidR="00311885" w:rsidRPr="00EC76D5" w:rsidRDefault="00311885" w:rsidP="00311885">
      <w:pPr>
        <w:pStyle w:val="Code"/>
        <w:rPr>
          <w:highlight w:val="white"/>
        </w:rPr>
      </w:pPr>
      <w:r w:rsidRPr="00EC76D5">
        <w:rPr>
          <w:highlight w:val="white"/>
        </w:rPr>
        <w:t>"extern"        { return ((int) Tokens.EXTERN);          }</w:t>
      </w:r>
    </w:p>
    <w:p w14:paraId="40163627" w14:textId="77777777" w:rsidR="00311885" w:rsidRPr="00EC76D5" w:rsidRDefault="00311885" w:rsidP="00311885">
      <w:pPr>
        <w:pStyle w:val="Code"/>
        <w:rPr>
          <w:highlight w:val="white"/>
        </w:rPr>
      </w:pPr>
      <w:r w:rsidRPr="00EC76D5">
        <w:rPr>
          <w:highlight w:val="white"/>
        </w:rPr>
        <w:t>"float"         { return ((int) Tokens.FLOAT);           }</w:t>
      </w:r>
    </w:p>
    <w:p w14:paraId="2F284285" w14:textId="77777777" w:rsidR="00311885" w:rsidRPr="00EC76D5" w:rsidRDefault="00311885" w:rsidP="00311885">
      <w:pPr>
        <w:pStyle w:val="Code"/>
        <w:rPr>
          <w:highlight w:val="white"/>
        </w:rPr>
      </w:pPr>
      <w:r w:rsidRPr="00EC76D5">
        <w:rPr>
          <w:highlight w:val="white"/>
        </w:rPr>
        <w:t>"for"           { return ((int) Tokens.FOR);             }</w:t>
      </w:r>
    </w:p>
    <w:p w14:paraId="368CC5AE" w14:textId="77777777" w:rsidR="00311885" w:rsidRPr="00EC76D5" w:rsidRDefault="00311885" w:rsidP="00311885">
      <w:pPr>
        <w:pStyle w:val="Code"/>
        <w:rPr>
          <w:highlight w:val="white"/>
        </w:rPr>
      </w:pPr>
      <w:r w:rsidRPr="00EC76D5">
        <w:rPr>
          <w:highlight w:val="white"/>
        </w:rPr>
        <w:t>"goto"          { return ((int) Tokens.GOTO);            }</w:t>
      </w:r>
    </w:p>
    <w:p w14:paraId="51886420" w14:textId="77777777" w:rsidR="00311885" w:rsidRPr="00EC76D5" w:rsidRDefault="00311885" w:rsidP="00311885">
      <w:pPr>
        <w:pStyle w:val="Code"/>
        <w:rPr>
          <w:highlight w:val="white"/>
        </w:rPr>
      </w:pPr>
      <w:r w:rsidRPr="00EC76D5">
        <w:rPr>
          <w:highlight w:val="white"/>
        </w:rPr>
        <w:t>"int"           { return ((int) Tokens.INT);             }</w:t>
      </w:r>
    </w:p>
    <w:p w14:paraId="7875F723" w14:textId="050760BB" w:rsidR="00311885" w:rsidRPr="00EC76D5" w:rsidRDefault="00311885" w:rsidP="00311885">
      <w:pPr>
        <w:pStyle w:val="Code"/>
        <w:rPr>
          <w:highlight w:val="white"/>
        </w:rPr>
      </w:pPr>
      <w:r w:rsidRPr="00EC76D5">
        <w:rPr>
          <w:highlight w:val="white"/>
        </w:rPr>
        <w:t>"interrupt"     { return ((int) Tokens.INTERUPT);       }</w:t>
      </w:r>
    </w:p>
    <w:p w14:paraId="6096FFE9" w14:textId="77777777" w:rsidR="00311885" w:rsidRPr="00EC76D5" w:rsidRDefault="00311885" w:rsidP="00311885">
      <w:pPr>
        <w:pStyle w:val="Code"/>
        <w:rPr>
          <w:highlight w:val="white"/>
        </w:rPr>
      </w:pPr>
      <w:r w:rsidRPr="00EC76D5">
        <w:rPr>
          <w:highlight w:val="white"/>
        </w:rPr>
        <w:t>"if"            { return ((int) Tokens.IF);              }</w:t>
      </w:r>
    </w:p>
    <w:p w14:paraId="1BE473C6" w14:textId="77777777" w:rsidR="00311885" w:rsidRPr="00EC76D5" w:rsidRDefault="00311885" w:rsidP="00311885">
      <w:pPr>
        <w:pStyle w:val="Code"/>
        <w:rPr>
          <w:highlight w:val="white"/>
        </w:rPr>
      </w:pPr>
      <w:r w:rsidRPr="00EC76D5">
        <w:rPr>
          <w:highlight w:val="white"/>
        </w:rPr>
        <w:t>"jump_register" { return ((int) Tokens.JUMP_REGISTER);   }</w:t>
      </w:r>
    </w:p>
    <w:p w14:paraId="263A3C83" w14:textId="77777777" w:rsidR="00311885" w:rsidRPr="00EC76D5" w:rsidRDefault="00311885" w:rsidP="00311885">
      <w:pPr>
        <w:pStyle w:val="Code"/>
        <w:rPr>
          <w:highlight w:val="white"/>
        </w:rPr>
      </w:pPr>
      <w:r w:rsidRPr="00EC76D5">
        <w:rPr>
          <w:highlight w:val="white"/>
        </w:rPr>
        <w:t>"long"          { return ((int) Tokens.LONG);            }</w:t>
      </w:r>
    </w:p>
    <w:p w14:paraId="23302F4E" w14:textId="77777777" w:rsidR="00311885" w:rsidRPr="00EC76D5" w:rsidRDefault="00311885" w:rsidP="00311885">
      <w:pPr>
        <w:pStyle w:val="Code"/>
        <w:rPr>
          <w:highlight w:val="white"/>
        </w:rPr>
      </w:pPr>
      <w:r w:rsidRPr="00EC76D5">
        <w:rPr>
          <w:highlight w:val="white"/>
        </w:rPr>
        <w:t>"register"      { return ((int) Tokens.REGISTER);        }</w:t>
      </w:r>
    </w:p>
    <w:p w14:paraId="0A938247" w14:textId="77777777" w:rsidR="00311885" w:rsidRPr="00EC76D5" w:rsidRDefault="00311885" w:rsidP="00311885">
      <w:pPr>
        <w:pStyle w:val="Code"/>
        <w:rPr>
          <w:highlight w:val="white"/>
        </w:rPr>
      </w:pPr>
      <w:r w:rsidRPr="00EC76D5">
        <w:rPr>
          <w:highlight w:val="white"/>
        </w:rPr>
        <w:t>"return"        { return ((int) Tokens.RETURN);          }</w:t>
      </w:r>
    </w:p>
    <w:p w14:paraId="57F9A772" w14:textId="77777777" w:rsidR="00311885" w:rsidRPr="00EC76D5" w:rsidRDefault="00311885" w:rsidP="00311885">
      <w:pPr>
        <w:pStyle w:val="Code"/>
        <w:rPr>
          <w:highlight w:val="white"/>
        </w:rPr>
      </w:pPr>
      <w:r w:rsidRPr="00EC76D5">
        <w:rPr>
          <w:highlight w:val="white"/>
        </w:rPr>
        <w:t>"short"         { return ((int) Tokens.SHORT);           }</w:t>
      </w:r>
    </w:p>
    <w:p w14:paraId="1F99AF76" w14:textId="77777777" w:rsidR="00311885" w:rsidRPr="00EC76D5" w:rsidRDefault="00311885" w:rsidP="00311885">
      <w:pPr>
        <w:pStyle w:val="Code"/>
        <w:rPr>
          <w:highlight w:val="white"/>
        </w:rPr>
      </w:pPr>
      <w:r w:rsidRPr="00EC76D5">
        <w:rPr>
          <w:highlight w:val="white"/>
        </w:rPr>
        <w:t>"signed"        { return ((int) Tokens.SIGNED);          }</w:t>
      </w:r>
    </w:p>
    <w:p w14:paraId="65ECFCAF" w14:textId="77777777" w:rsidR="00311885" w:rsidRPr="00EC76D5" w:rsidRDefault="00311885" w:rsidP="00311885">
      <w:pPr>
        <w:pStyle w:val="Code"/>
        <w:rPr>
          <w:highlight w:val="white"/>
        </w:rPr>
      </w:pPr>
      <w:r w:rsidRPr="00EC76D5">
        <w:rPr>
          <w:highlight w:val="white"/>
        </w:rPr>
        <w:t>"sizeof"        { return ((int) Tokens.SIZEOF);          }</w:t>
      </w:r>
    </w:p>
    <w:p w14:paraId="4FA6B5F7" w14:textId="77777777" w:rsidR="00311885" w:rsidRPr="00EC76D5" w:rsidRDefault="00311885" w:rsidP="00311885">
      <w:pPr>
        <w:pStyle w:val="Code"/>
        <w:rPr>
          <w:highlight w:val="white"/>
        </w:rPr>
      </w:pPr>
      <w:r w:rsidRPr="00EC76D5">
        <w:rPr>
          <w:highlight w:val="white"/>
        </w:rPr>
        <w:t>"static"        { return ((int) Tokens.STATIC);          }</w:t>
      </w:r>
    </w:p>
    <w:p w14:paraId="499FB041" w14:textId="77777777" w:rsidR="00311885" w:rsidRPr="00EC76D5" w:rsidRDefault="00311885" w:rsidP="00311885">
      <w:pPr>
        <w:pStyle w:val="Code"/>
        <w:rPr>
          <w:highlight w:val="white"/>
        </w:rPr>
      </w:pPr>
      <w:r w:rsidRPr="00EC76D5">
        <w:rPr>
          <w:highlight w:val="white"/>
        </w:rPr>
        <w:t>"struct"        { return ((int) Tokens.STRUCT);          }</w:t>
      </w:r>
    </w:p>
    <w:p w14:paraId="0E397A32" w14:textId="77777777" w:rsidR="00311885" w:rsidRPr="00EC76D5" w:rsidRDefault="00311885" w:rsidP="00311885">
      <w:pPr>
        <w:pStyle w:val="Code"/>
        <w:rPr>
          <w:highlight w:val="white"/>
        </w:rPr>
      </w:pPr>
      <w:r w:rsidRPr="00EC76D5">
        <w:rPr>
          <w:highlight w:val="white"/>
        </w:rPr>
        <w:t>"switch"        { return ((int) Tokens.SWITCH);          }</w:t>
      </w:r>
    </w:p>
    <w:p w14:paraId="4E1175B4" w14:textId="77777777" w:rsidR="00311885" w:rsidRPr="00EC76D5" w:rsidRDefault="00311885" w:rsidP="00311885">
      <w:pPr>
        <w:pStyle w:val="Code"/>
        <w:rPr>
          <w:highlight w:val="white"/>
        </w:rPr>
      </w:pPr>
      <w:r w:rsidRPr="00EC76D5">
        <w:rPr>
          <w:highlight w:val="white"/>
        </w:rPr>
        <w:t>"syscall"       { return ((int) Tokens.SYSCALL);         }</w:t>
      </w:r>
    </w:p>
    <w:p w14:paraId="0EDD544F" w14:textId="77777777" w:rsidR="00311885" w:rsidRPr="00EC76D5" w:rsidRDefault="00311885" w:rsidP="00311885">
      <w:pPr>
        <w:pStyle w:val="Code"/>
        <w:rPr>
          <w:highlight w:val="white"/>
        </w:rPr>
      </w:pPr>
      <w:r w:rsidRPr="00EC76D5">
        <w:rPr>
          <w:highlight w:val="white"/>
        </w:rPr>
        <w:t>"typedef"       { return ((int) Tokens.TYPEDEF);         }</w:t>
      </w:r>
    </w:p>
    <w:p w14:paraId="5BF80CFA" w14:textId="77777777" w:rsidR="00311885" w:rsidRPr="00EC76D5" w:rsidRDefault="00311885" w:rsidP="00311885">
      <w:pPr>
        <w:pStyle w:val="Code"/>
        <w:rPr>
          <w:highlight w:val="white"/>
        </w:rPr>
      </w:pPr>
      <w:r w:rsidRPr="00EC76D5">
        <w:rPr>
          <w:highlight w:val="white"/>
        </w:rPr>
        <w:t>"union"         { return ((int) Tokens.UNION);           }</w:t>
      </w:r>
    </w:p>
    <w:p w14:paraId="5616A816" w14:textId="77777777" w:rsidR="00311885" w:rsidRPr="00EC76D5" w:rsidRDefault="00311885" w:rsidP="00311885">
      <w:pPr>
        <w:pStyle w:val="Code"/>
        <w:rPr>
          <w:highlight w:val="white"/>
        </w:rPr>
      </w:pPr>
      <w:r w:rsidRPr="00EC76D5">
        <w:rPr>
          <w:highlight w:val="white"/>
        </w:rPr>
        <w:t>"unsigned"      { return ((int) Tokens.UNSIGNED);        }</w:t>
      </w:r>
    </w:p>
    <w:p w14:paraId="3E3B48F5" w14:textId="77777777" w:rsidR="00311885" w:rsidRPr="00EC76D5" w:rsidRDefault="00311885" w:rsidP="00311885">
      <w:pPr>
        <w:pStyle w:val="Code"/>
        <w:rPr>
          <w:highlight w:val="white"/>
        </w:rPr>
      </w:pPr>
      <w:r w:rsidRPr="00EC76D5">
        <w:rPr>
          <w:highlight w:val="white"/>
        </w:rPr>
        <w:t>"while"         { return ((int) Tokens.WHILE);           }</w:t>
      </w:r>
    </w:p>
    <w:p w14:paraId="036AA73D" w14:textId="77777777" w:rsidR="00311885" w:rsidRPr="00EC76D5" w:rsidRDefault="00311885" w:rsidP="00311885">
      <w:pPr>
        <w:pStyle w:val="Code"/>
        <w:rPr>
          <w:highlight w:val="white"/>
        </w:rPr>
      </w:pPr>
      <w:r w:rsidRPr="00EC76D5">
        <w:rPr>
          <w:highlight w:val="white"/>
        </w:rPr>
        <w:t>"void"          { return ((int) Tokens.VOID);            }</w:t>
      </w:r>
    </w:p>
    <w:p w14:paraId="2D9E8689" w14:textId="77777777" w:rsidR="00311885" w:rsidRPr="00EC76D5" w:rsidRDefault="00311885" w:rsidP="00311885">
      <w:pPr>
        <w:pStyle w:val="Code"/>
        <w:rPr>
          <w:highlight w:val="white"/>
        </w:rPr>
      </w:pPr>
      <w:r w:rsidRPr="00EC76D5">
        <w:rPr>
          <w:highlight w:val="white"/>
        </w:rPr>
        <w:lastRenderedPageBreak/>
        <w:t>"volatile"      { return ((int) Tokens.VOLATILE);        }</w:t>
      </w:r>
    </w:p>
    <w:p w14:paraId="359BF22A" w14:textId="77777777" w:rsidR="00311885" w:rsidRPr="00EC76D5" w:rsidRDefault="00311885" w:rsidP="00311885">
      <w:pPr>
        <w:pStyle w:val="Code"/>
        <w:rPr>
          <w:highlight w:val="white"/>
        </w:rPr>
      </w:pPr>
    </w:p>
    <w:p w14:paraId="3AA5F82B" w14:textId="77777777" w:rsidR="00311885" w:rsidRPr="00EC76D5" w:rsidRDefault="00311885" w:rsidP="00311885">
      <w:pPr>
        <w:pStyle w:val="Code"/>
        <w:rPr>
          <w:highlight w:val="white"/>
        </w:rPr>
      </w:pPr>
      <w:r w:rsidRPr="00EC76D5">
        <w:rPr>
          <w:highlight w:val="white"/>
        </w:rPr>
        <w:t>";" { return ((int) Tokens.SEMICOLON); }</w:t>
      </w:r>
    </w:p>
    <w:p w14:paraId="0C2E6B55" w14:textId="77777777" w:rsidR="00311885" w:rsidRPr="00EC76D5" w:rsidRDefault="00311885" w:rsidP="00311885">
      <w:pPr>
        <w:pStyle w:val="Code"/>
        <w:rPr>
          <w:highlight w:val="white"/>
        </w:rPr>
      </w:pPr>
      <w:r w:rsidRPr="00EC76D5">
        <w:rPr>
          <w:highlight w:val="white"/>
        </w:rPr>
        <w:t>":" { return ((int) Tokens.COLON); }</w:t>
      </w:r>
    </w:p>
    <w:p w14:paraId="6BD849F5" w14:textId="77777777" w:rsidR="00311885" w:rsidRPr="00EC76D5" w:rsidRDefault="00311885" w:rsidP="00311885">
      <w:pPr>
        <w:pStyle w:val="Code"/>
        <w:rPr>
          <w:highlight w:val="white"/>
        </w:rPr>
      </w:pPr>
      <w:r w:rsidRPr="00EC76D5">
        <w:rPr>
          <w:highlight w:val="white"/>
        </w:rPr>
        <w:t>"," { return ((int) Tokens.COMMA); }</w:t>
      </w:r>
    </w:p>
    <w:p w14:paraId="639A310A" w14:textId="77777777" w:rsidR="00311885" w:rsidRPr="00EC76D5" w:rsidRDefault="00311885" w:rsidP="00311885">
      <w:pPr>
        <w:pStyle w:val="Code"/>
        <w:rPr>
          <w:highlight w:val="white"/>
        </w:rPr>
      </w:pPr>
    </w:p>
    <w:p w14:paraId="2D584259" w14:textId="77777777" w:rsidR="00311885" w:rsidRPr="00EC76D5" w:rsidRDefault="00311885" w:rsidP="00311885">
      <w:pPr>
        <w:pStyle w:val="Code"/>
        <w:rPr>
          <w:highlight w:val="white"/>
        </w:rPr>
      </w:pPr>
      <w:r w:rsidRPr="00EC76D5">
        <w:rPr>
          <w:highlight w:val="white"/>
        </w:rPr>
        <w:t>"." { return ((int) Tokens.DOT); }</w:t>
      </w:r>
    </w:p>
    <w:p w14:paraId="2DF61185" w14:textId="77777777" w:rsidR="00311885" w:rsidRPr="00EC76D5" w:rsidRDefault="00311885" w:rsidP="00311885">
      <w:pPr>
        <w:pStyle w:val="Code"/>
        <w:rPr>
          <w:highlight w:val="white"/>
        </w:rPr>
      </w:pPr>
      <w:r w:rsidRPr="00EC76D5">
        <w:rPr>
          <w:highlight w:val="white"/>
        </w:rPr>
        <w:t>"-&gt;" { return ((int) Tokens.ARROW); }</w:t>
      </w:r>
    </w:p>
    <w:p w14:paraId="540AF634" w14:textId="77777777" w:rsidR="00311885" w:rsidRPr="00EC76D5" w:rsidRDefault="00311885" w:rsidP="00311885">
      <w:pPr>
        <w:pStyle w:val="Code"/>
        <w:rPr>
          <w:highlight w:val="white"/>
        </w:rPr>
      </w:pPr>
      <w:r w:rsidRPr="00EC76D5">
        <w:rPr>
          <w:highlight w:val="white"/>
        </w:rPr>
        <w:t>"..." { return ((int) Tokens.ELLIPSE); }</w:t>
      </w:r>
    </w:p>
    <w:p w14:paraId="43940F65" w14:textId="77777777" w:rsidR="00311885" w:rsidRPr="00EC76D5" w:rsidRDefault="00311885" w:rsidP="00311885">
      <w:pPr>
        <w:pStyle w:val="Code"/>
        <w:rPr>
          <w:highlight w:val="white"/>
        </w:rPr>
      </w:pPr>
    </w:p>
    <w:p w14:paraId="221F5BC0" w14:textId="77777777" w:rsidR="00311885" w:rsidRPr="00EC76D5" w:rsidRDefault="00311885" w:rsidP="00311885">
      <w:pPr>
        <w:pStyle w:val="Code"/>
        <w:rPr>
          <w:highlight w:val="white"/>
        </w:rPr>
      </w:pPr>
      <w:r w:rsidRPr="00EC76D5">
        <w:rPr>
          <w:highlight w:val="white"/>
        </w:rPr>
        <w:t>"(" { return ((int) Tokens.LEFT_PAREN); }</w:t>
      </w:r>
    </w:p>
    <w:p w14:paraId="280FA839" w14:textId="77777777" w:rsidR="00311885" w:rsidRPr="00EC76D5" w:rsidRDefault="00311885" w:rsidP="00311885">
      <w:pPr>
        <w:pStyle w:val="Code"/>
        <w:rPr>
          <w:highlight w:val="white"/>
        </w:rPr>
      </w:pPr>
      <w:r w:rsidRPr="00EC76D5">
        <w:rPr>
          <w:highlight w:val="white"/>
        </w:rPr>
        <w:t>")" { return ((int) Tokens.RIGHT_PAREN); }</w:t>
      </w:r>
    </w:p>
    <w:p w14:paraId="7BB55384" w14:textId="77777777" w:rsidR="00311885" w:rsidRPr="00EC76D5" w:rsidRDefault="00311885" w:rsidP="00311885">
      <w:pPr>
        <w:pStyle w:val="Code"/>
        <w:rPr>
          <w:highlight w:val="white"/>
        </w:rPr>
      </w:pPr>
      <w:r w:rsidRPr="00EC76D5">
        <w:rPr>
          <w:highlight w:val="white"/>
        </w:rPr>
        <w:t>"{" { return ((int) Tokens.LEFT_BLOCK); }</w:t>
      </w:r>
    </w:p>
    <w:p w14:paraId="7651F3B9" w14:textId="77777777" w:rsidR="00311885" w:rsidRPr="00EC76D5" w:rsidRDefault="00311885" w:rsidP="00311885">
      <w:pPr>
        <w:pStyle w:val="Code"/>
        <w:rPr>
          <w:highlight w:val="white"/>
        </w:rPr>
      </w:pPr>
      <w:r w:rsidRPr="00EC76D5">
        <w:rPr>
          <w:highlight w:val="white"/>
        </w:rPr>
        <w:t>"}" { return ((int) Tokens.RIGHT_BLOCK); }</w:t>
      </w:r>
    </w:p>
    <w:p w14:paraId="40FFFB51" w14:textId="77777777" w:rsidR="00311885" w:rsidRPr="00EC76D5" w:rsidRDefault="00311885" w:rsidP="00311885">
      <w:pPr>
        <w:pStyle w:val="Code"/>
        <w:rPr>
          <w:highlight w:val="white"/>
        </w:rPr>
      </w:pPr>
      <w:r w:rsidRPr="00EC76D5">
        <w:rPr>
          <w:highlight w:val="white"/>
        </w:rPr>
        <w:t>"[" { return ((int) Tokens.LEFT_SQUARE); }</w:t>
      </w:r>
    </w:p>
    <w:p w14:paraId="375916B0" w14:textId="77777777" w:rsidR="00311885" w:rsidRPr="00EC76D5" w:rsidRDefault="00311885" w:rsidP="00311885">
      <w:pPr>
        <w:pStyle w:val="Code"/>
        <w:rPr>
          <w:highlight w:val="white"/>
        </w:rPr>
      </w:pPr>
      <w:r w:rsidRPr="00EC76D5">
        <w:rPr>
          <w:highlight w:val="white"/>
        </w:rPr>
        <w:t>"]" { return ((int) Tokens.RIGHT_SQUARE); }</w:t>
      </w:r>
    </w:p>
    <w:p w14:paraId="6FC8239E" w14:textId="77777777" w:rsidR="00311885" w:rsidRPr="00EC76D5" w:rsidRDefault="00311885" w:rsidP="00311885">
      <w:pPr>
        <w:pStyle w:val="Code"/>
        <w:rPr>
          <w:highlight w:val="white"/>
        </w:rPr>
      </w:pPr>
    </w:p>
    <w:p w14:paraId="6C0B61C0" w14:textId="77777777" w:rsidR="00311885" w:rsidRPr="00EC76D5" w:rsidRDefault="00311885" w:rsidP="00311885">
      <w:pPr>
        <w:pStyle w:val="Code"/>
        <w:rPr>
          <w:highlight w:val="white"/>
        </w:rPr>
      </w:pPr>
      <w:r w:rsidRPr="00EC76D5">
        <w:rPr>
          <w:highlight w:val="white"/>
        </w:rPr>
        <w:t>"*" { return ((int) Tokens.ASTERRISK); }</w:t>
      </w:r>
    </w:p>
    <w:p w14:paraId="0BB1FE9C" w14:textId="77777777" w:rsidR="00311885" w:rsidRPr="00EC76D5" w:rsidRDefault="00311885" w:rsidP="00311885">
      <w:pPr>
        <w:pStyle w:val="Code"/>
        <w:rPr>
          <w:highlight w:val="white"/>
        </w:rPr>
      </w:pPr>
      <w:r w:rsidRPr="00EC76D5">
        <w:rPr>
          <w:highlight w:val="white"/>
        </w:rPr>
        <w:t>"?" { return ((int) Tokens.QUESTION_MARK); }</w:t>
      </w:r>
    </w:p>
    <w:p w14:paraId="468163E3" w14:textId="77777777" w:rsidR="00311885" w:rsidRPr="00EC76D5" w:rsidRDefault="00311885" w:rsidP="00311885">
      <w:pPr>
        <w:pStyle w:val="Code"/>
        <w:rPr>
          <w:highlight w:val="white"/>
        </w:rPr>
      </w:pPr>
    </w:p>
    <w:p w14:paraId="6CE1E4A9" w14:textId="77777777" w:rsidR="00311885" w:rsidRPr="00EC76D5" w:rsidRDefault="00311885" w:rsidP="00311885">
      <w:pPr>
        <w:pStyle w:val="Code"/>
        <w:rPr>
          <w:highlight w:val="white"/>
        </w:rPr>
      </w:pPr>
      <w:r w:rsidRPr="00EC76D5">
        <w:rPr>
          <w:highlight w:val="white"/>
        </w:rPr>
        <w:t>"||" { return ((int) Tokens.LOGICAL_OR); }</w:t>
      </w:r>
    </w:p>
    <w:p w14:paraId="310E287F" w14:textId="77777777" w:rsidR="00311885" w:rsidRPr="00EC76D5" w:rsidRDefault="00311885" w:rsidP="00311885">
      <w:pPr>
        <w:pStyle w:val="Code"/>
        <w:rPr>
          <w:highlight w:val="white"/>
        </w:rPr>
      </w:pPr>
      <w:r w:rsidRPr="00EC76D5">
        <w:rPr>
          <w:highlight w:val="white"/>
        </w:rPr>
        <w:t>"&amp;&amp;" { return ((int) Tokens.LOGICAL_AND); }</w:t>
      </w:r>
    </w:p>
    <w:p w14:paraId="073468C8" w14:textId="77777777" w:rsidR="00311885" w:rsidRPr="00EC76D5" w:rsidRDefault="00311885" w:rsidP="00311885">
      <w:pPr>
        <w:pStyle w:val="Code"/>
        <w:rPr>
          <w:highlight w:val="white"/>
        </w:rPr>
      </w:pPr>
      <w:r w:rsidRPr="00EC76D5">
        <w:rPr>
          <w:highlight w:val="white"/>
        </w:rPr>
        <w:t>"!" { return ((int) Tokens.LOGICAL_NOT); }</w:t>
      </w:r>
    </w:p>
    <w:p w14:paraId="00A46F91" w14:textId="77777777" w:rsidR="00311885" w:rsidRPr="00EC76D5" w:rsidRDefault="00311885" w:rsidP="00311885">
      <w:pPr>
        <w:pStyle w:val="Code"/>
        <w:rPr>
          <w:highlight w:val="white"/>
        </w:rPr>
      </w:pPr>
      <w:r w:rsidRPr="00EC76D5">
        <w:rPr>
          <w:highlight w:val="white"/>
        </w:rPr>
        <w:t>"&amp;" { return ((int) Tokens.AMPERSAND); }</w:t>
      </w:r>
    </w:p>
    <w:p w14:paraId="3F58B5EA" w14:textId="77777777" w:rsidR="00311885" w:rsidRPr="00EC76D5" w:rsidRDefault="00311885" w:rsidP="00311885">
      <w:pPr>
        <w:pStyle w:val="Code"/>
        <w:rPr>
          <w:highlight w:val="white"/>
        </w:rPr>
      </w:pPr>
      <w:r w:rsidRPr="00EC76D5">
        <w:rPr>
          <w:highlight w:val="white"/>
        </w:rPr>
        <w:t>"^" { return ((int) Tokens.BITWISE_XOR); }</w:t>
      </w:r>
    </w:p>
    <w:p w14:paraId="49479A3D" w14:textId="029D1CD7" w:rsidR="00311885" w:rsidRPr="00EC76D5" w:rsidRDefault="00311885" w:rsidP="00311885">
      <w:pPr>
        <w:pStyle w:val="Code"/>
        <w:rPr>
          <w:highlight w:val="white"/>
        </w:rPr>
      </w:pPr>
      <w:r w:rsidRPr="00EC76D5">
        <w:rPr>
          <w:highlight w:val="white"/>
        </w:rPr>
        <w:t>"|" { return ((int) Tokens.</w:t>
      </w:r>
      <w:r w:rsidR="003165F5">
        <w:rPr>
          <w:highlight w:val="white"/>
        </w:rPr>
        <w:t>BITWISE_OR</w:t>
      </w:r>
      <w:r w:rsidRPr="00EC76D5">
        <w:rPr>
          <w:highlight w:val="white"/>
        </w:rPr>
        <w:t>); }</w:t>
      </w:r>
    </w:p>
    <w:p w14:paraId="5AF4FF5C" w14:textId="77777777" w:rsidR="00311885" w:rsidRPr="00EC76D5" w:rsidRDefault="00311885" w:rsidP="00311885">
      <w:pPr>
        <w:pStyle w:val="Code"/>
        <w:rPr>
          <w:highlight w:val="white"/>
        </w:rPr>
      </w:pPr>
      <w:r w:rsidRPr="00EC76D5">
        <w:rPr>
          <w:highlight w:val="white"/>
        </w:rPr>
        <w:t>"~" { return ((int) Tokens.BITWISE_NOT); }</w:t>
      </w:r>
    </w:p>
    <w:p w14:paraId="03F5472A" w14:textId="77777777" w:rsidR="00311885" w:rsidRPr="00EC76D5" w:rsidRDefault="00311885" w:rsidP="00311885">
      <w:pPr>
        <w:pStyle w:val="Code"/>
        <w:rPr>
          <w:highlight w:val="white"/>
        </w:rPr>
      </w:pPr>
    </w:p>
    <w:p w14:paraId="73B7C875" w14:textId="77777777" w:rsidR="00311885" w:rsidRPr="00EC76D5" w:rsidRDefault="00311885" w:rsidP="00311885">
      <w:pPr>
        <w:pStyle w:val="Code"/>
        <w:rPr>
          <w:highlight w:val="white"/>
        </w:rPr>
      </w:pPr>
      <w:r w:rsidRPr="00EC76D5">
        <w:rPr>
          <w:highlight w:val="white"/>
        </w:rPr>
        <w:t>"==" { return ((int) Tokens.EQUAL); }</w:t>
      </w:r>
    </w:p>
    <w:p w14:paraId="6C92252A" w14:textId="77777777" w:rsidR="00311885" w:rsidRPr="00EC76D5" w:rsidRDefault="00311885" w:rsidP="00311885">
      <w:pPr>
        <w:pStyle w:val="Code"/>
        <w:rPr>
          <w:highlight w:val="white"/>
        </w:rPr>
      </w:pPr>
      <w:r w:rsidRPr="00EC76D5">
        <w:rPr>
          <w:highlight w:val="white"/>
        </w:rPr>
        <w:t>"!=" { return ((int) Tokens.NOT_EQUAL); }</w:t>
      </w:r>
    </w:p>
    <w:p w14:paraId="3DA8B56B" w14:textId="77777777" w:rsidR="00311885" w:rsidRPr="00EC76D5" w:rsidRDefault="00311885" w:rsidP="00311885">
      <w:pPr>
        <w:pStyle w:val="Code"/>
        <w:rPr>
          <w:highlight w:val="white"/>
        </w:rPr>
      </w:pPr>
    </w:p>
    <w:p w14:paraId="0C4498C6" w14:textId="77777777" w:rsidR="00311885" w:rsidRPr="00EC76D5" w:rsidRDefault="00311885" w:rsidP="00311885">
      <w:pPr>
        <w:pStyle w:val="Code"/>
        <w:rPr>
          <w:highlight w:val="white"/>
        </w:rPr>
      </w:pPr>
      <w:r w:rsidRPr="00EC76D5">
        <w:rPr>
          <w:highlight w:val="white"/>
        </w:rPr>
        <w:t>"&lt;"  { return ((int) Tokens.LESS_THAN); }</w:t>
      </w:r>
    </w:p>
    <w:p w14:paraId="3EA5A1AC" w14:textId="77777777" w:rsidR="00311885" w:rsidRPr="00EC76D5" w:rsidRDefault="00311885" w:rsidP="00311885">
      <w:pPr>
        <w:pStyle w:val="Code"/>
        <w:rPr>
          <w:highlight w:val="white"/>
        </w:rPr>
      </w:pPr>
      <w:r w:rsidRPr="00EC76D5">
        <w:rPr>
          <w:highlight w:val="white"/>
        </w:rPr>
        <w:t>"&lt;=" { return ((int) Tokens.LESS_THAN_EQUAL); }</w:t>
      </w:r>
    </w:p>
    <w:p w14:paraId="733810BC" w14:textId="77777777" w:rsidR="00311885" w:rsidRPr="00EC76D5" w:rsidRDefault="00311885" w:rsidP="00311885">
      <w:pPr>
        <w:pStyle w:val="Code"/>
        <w:rPr>
          <w:highlight w:val="white"/>
        </w:rPr>
      </w:pPr>
      <w:r w:rsidRPr="00EC76D5">
        <w:rPr>
          <w:highlight w:val="white"/>
        </w:rPr>
        <w:t>"&gt;"  { return ((int) Tokens.GREATER_THAN); }</w:t>
      </w:r>
    </w:p>
    <w:p w14:paraId="48E6E08D" w14:textId="77777777" w:rsidR="00311885" w:rsidRPr="00EC76D5" w:rsidRDefault="00311885" w:rsidP="00311885">
      <w:pPr>
        <w:pStyle w:val="Code"/>
        <w:rPr>
          <w:highlight w:val="white"/>
        </w:rPr>
      </w:pPr>
      <w:r w:rsidRPr="00EC76D5">
        <w:rPr>
          <w:highlight w:val="white"/>
        </w:rPr>
        <w:t>"&gt;=" { return ((int) Tokens.GREATER_THAN_EQUAL); }</w:t>
      </w:r>
    </w:p>
    <w:p w14:paraId="5C415C8F" w14:textId="77777777" w:rsidR="00311885" w:rsidRPr="00EC76D5" w:rsidRDefault="00311885" w:rsidP="00311885">
      <w:pPr>
        <w:pStyle w:val="Code"/>
        <w:rPr>
          <w:highlight w:val="white"/>
        </w:rPr>
      </w:pPr>
    </w:p>
    <w:p w14:paraId="5288C3E6" w14:textId="77777777" w:rsidR="00311885" w:rsidRPr="00EC76D5" w:rsidRDefault="00311885" w:rsidP="00311885">
      <w:pPr>
        <w:pStyle w:val="Code"/>
        <w:rPr>
          <w:highlight w:val="white"/>
        </w:rPr>
      </w:pPr>
      <w:r w:rsidRPr="00EC76D5">
        <w:rPr>
          <w:highlight w:val="white"/>
        </w:rPr>
        <w:t>"&lt;&lt;" { return ((int) Tokens.LEFT_SHIFT); }</w:t>
      </w:r>
    </w:p>
    <w:p w14:paraId="63D0223F" w14:textId="77777777" w:rsidR="00311885" w:rsidRPr="00EC76D5" w:rsidRDefault="00311885" w:rsidP="00311885">
      <w:pPr>
        <w:pStyle w:val="Code"/>
        <w:rPr>
          <w:highlight w:val="white"/>
        </w:rPr>
      </w:pPr>
      <w:r w:rsidRPr="00EC76D5">
        <w:rPr>
          <w:highlight w:val="white"/>
        </w:rPr>
        <w:t>"&gt;&gt;" { return ((int) Tokens.RIGHT_SHIFT); }</w:t>
      </w:r>
    </w:p>
    <w:p w14:paraId="42BEC6F8" w14:textId="77777777" w:rsidR="00311885" w:rsidRPr="00EC76D5" w:rsidRDefault="00311885" w:rsidP="00311885">
      <w:pPr>
        <w:pStyle w:val="Code"/>
        <w:rPr>
          <w:highlight w:val="white"/>
        </w:rPr>
      </w:pPr>
    </w:p>
    <w:p w14:paraId="2BE3EA24" w14:textId="77777777" w:rsidR="00311885" w:rsidRPr="00EC76D5" w:rsidRDefault="00311885" w:rsidP="00311885">
      <w:pPr>
        <w:pStyle w:val="Code"/>
        <w:rPr>
          <w:highlight w:val="white"/>
        </w:rPr>
      </w:pPr>
      <w:r w:rsidRPr="00EC76D5">
        <w:rPr>
          <w:highlight w:val="white"/>
        </w:rPr>
        <w:t>"+" { return ((int) Tokens.PLUS); }</w:t>
      </w:r>
    </w:p>
    <w:p w14:paraId="619A3CF2" w14:textId="77777777" w:rsidR="00311885" w:rsidRPr="00EC76D5" w:rsidRDefault="00311885" w:rsidP="00311885">
      <w:pPr>
        <w:pStyle w:val="Code"/>
        <w:rPr>
          <w:highlight w:val="white"/>
        </w:rPr>
      </w:pPr>
      <w:r w:rsidRPr="00EC76D5">
        <w:rPr>
          <w:highlight w:val="white"/>
        </w:rPr>
        <w:t>"-" { return ((int) Tokens.MINUS); }</w:t>
      </w:r>
    </w:p>
    <w:p w14:paraId="7520EFE5" w14:textId="77777777" w:rsidR="00311885" w:rsidRPr="00EC76D5" w:rsidRDefault="00311885" w:rsidP="00311885">
      <w:pPr>
        <w:pStyle w:val="Code"/>
        <w:rPr>
          <w:highlight w:val="white"/>
        </w:rPr>
      </w:pPr>
    </w:p>
    <w:p w14:paraId="0BA0182F" w14:textId="77777777" w:rsidR="00311885" w:rsidRPr="00EC76D5" w:rsidRDefault="00311885" w:rsidP="00311885">
      <w:pPr>
        <w:pStyle w:val="Code"/>
        <w:rPr>
          <w:highlight w:val="white"/>
        </w:rPr>
      </w:pPr>
      <w:r w:rsidRPr="00EC76D5">
        <w:rPr>
          <w:highlight w:val="white"/>
        </w:rPr>
        <w:t>"/" { return ((int) Tokens.DIVIDE); }</w:t>
      </w:r>
    </w:p>
    <w:p w14:paraId="17CC7D72" w14:textId="77777777" w:rsidR="00311885" w:rsidRPr="00EC76D5" w:rsidRDefault="00311885" w:rsidP="00311885">
      <w:pPr>
        <w:pStyle w:val="Code"/>
        <w:rPr>
          <w:highlight w:val="white"/>
        </w:rPr>
      </w:pPr>
      <w:r w:rsidRPr="00EC76D5">
        <w:rPr>
          <w:highlight w:val="white"/>
        </w:rPr>
        <w:t>"%" { return ((int) Tokens.MODULO); }</w:t>
      </w:r>
    </w:p>
    <w:p w14:paraId="1AF54500" w14:textId="77777777" w:rsidR="00311885" w:rsidRPr="00EC76D5" w:rsidRDefault="00311885" w:rsidP="00311885">
      <w:pPr>
        <w:pStyle w:val="Code"/>
        <w:rPr>
          <w:highlight w:val="white"/>
        </w:rPr>
      </w:pPr>
    </w:p>
    <w:p w14:paraId="4E64C885" w14:textId="77777777" w:rsidR="00311885" w:rsidRPr="00EC76D5" w:rsidRDefault="00311885" w:rsidP="00311885">
      <w:pPr>
        <w:pStyle w:val="Code"/>
        <w:rPr>
          <w:highlight w:val="white"/>
        </w:rPr>
      </w:pPr>
      <w:r w:rsidRPr="00EC76D5">
        <w:rPr>
          <w:highlight w:val="white"/>
        </w:rPr>
        <w:t>"++" { return ((int) Tokens.INCREMENT); }</w:t>
      </w:r>
    </w:p>
    <w:p w14:paraId="0B6D8703" w14:textId="77777777" w:rsidR="00311885" w:rsidRPr="00EC76D5" w:rsidRDefault="00311885" w:rsidP="00311885">
      <w:pPr>
        <w:pStyle w:val="Code"/>
        <w:rPr>
          <w:highlight w:val="white"/>
        </w:rPr>
      </w:pPr>
      <w:r w:rsidRPr="00EC76D5">
        <w:rPr>
          <w:highlight w:val="white"/>
        </w:rPr>
        <w:t>"--" { return ((int) Tokens.DECREMENT); }</w:t>
      </w:r>
    </w:p>
    <w:p w14:paraId="03E138C3" w14:textId="77777777" w:rsidR="00311885" w:rsidRPr="00EC76D5" w:rsidRDefault="00311885" w:rsidP="00311885">
      <w:pPr>
        <w:pStyle w:val="Code"/>
        <w:rPr>
          <w:highlight w:val="white"/>
        </w:rPr>
      </w:pPr>
    </w:p>
    <w:p w14:paraId="724B4CEE" w14:textId="77777777" w:rsidR="00311885" w:rsidRPr="00EC76D5" w:rsidRDefault="00311885" w:rsidP="00311885">
      <w:pPr>
        <w:pStyle w:val="Code"/>
        <w:rPr>
          <w:highlight w:val="white"/>
        </w:rPr>
      </w:pPr>
      <w:r w:rsidRPr="00EC76D5">
        <w:rPr>
          <w:highlight w:val="white"/>
        </w:rPr>
        <w:t>"="  { return ((int) Tokens.ASSIGN); }</w:t>
      </w:r>
    </w:p>
    <w:p w14:paraId="4DD33A3A" w14:textId="77777777" w:rsidR="00311885" w:rsidRPr="00EC76D5" w:rsidRDefault="00311885" w:rsidP="00311885">
      <w:pPr>
        <w:pStyle w:val="Code"/>
        <w:rPr>
          <w:highlight w:val="white"/>
        </w:rPr>
      </w:pPr>
      <w:r w:rsidRPr="00EC76D5">
        <w:rPr>
          <w:highlight w:val="white"/>
        </w:rPr>
        <w:t>"+="  { return ((int) Tokens.ADD_ASSIGN); }</w:t>
      </w:r>
    </w:p>
    <w:p w14:paraId="3B6D8EF9" w14:textId="77777777" w:rsidR="00311885" w:rsidRPr="00EC76D5" w:rsidRDefault="00311885" w:rsidP="00311885">
      <w:pPr>
        <w:pStyle w:val="Code"/>
        <w:rPr>
          <w:highlight w:val="white"/>
        </w:rPr>
      </w:pPr>
      <w:r w:rsidRPr="00EC76D5">
        <w:rPr>
          <w:highlight w:val="white"/>
        </w:rPr>
        <w:t>"-="  { return ((int) Tokens.SUBTRACT_ASSIGN); }</w:t>
      </w:r>
    </w:p>
    <w:p w14:paraId="7512C05E" w14:textId="77777777" w:rsidR="00311885" w:rsidRPr="00EC76D5" w:rsidRDefault="00311885" w:rsidP="00311885">
      <w:pPr>
        <w:pStyle w:val="Code"/>
        <w:rPr>
          <w:highlight w:val="white"/>
        </w:rPr>
      </w:pPr>
      <w:r w:rsidRPr="00EC76D5">
        <w:rPr>
          <w:highlight w:val="white"/>
        </w:rPr>
        <w:t>"*="  { return ((int) Tokens.MULTIPLY_ASSIGN); }</w:t>
      </w:r>
    </w:p>
    <w:p w14:paraId="6B6AD526" w14:textId="77777777" w:rsidR="00311885" w:rsidRPr="00EC76D5" w:rsidRDefault="00311885" w:rsidP="00311885">
      <w:pPr>
        <w:pStyle w:val="Code"/>
        <w:rPr>
          <w:highlight w:val="white"/>
        </w:rPr>
      </w:pPr>
      <w:r w:rsidRPr="00EC76D5">
        <w:rPr>
          <w:highlight w:val="white"/>
        </w:rPr>
        <w:t>"/="  { return ((int) Tokens.DIVIDE_ASSIGN); }</w:t>
      </w:r>
    </w:p>
    <w:p w14:paraId="7C800E82" w14:textId="77777777" w:rsidR="00311885" w:rsidRPr="00EC76D5" w:rsidRDefault="00311885" w:rsidP="00311885">
      <w:pPr>
        <w:pStyle w:val="Code"/>
        <w:rPr>
          <w:highlight w:val="white"/>
        </w:rPr>
      </w:pPr>
      <w:r w:rsidRPr="00EC76D5">
        <w:rPr>
          <w:highlight w:val="white"/>
        </w:rPr>
        <w:t>"%="  { return ((int) Tokens.MODULO_ASSIGN); }</w:t>
      </w:r>
    </w:p>
    <w:p w14:paraId="57B98D3B" w14:textId="77777777" w:rsidR="00311885" w:rsidRPr="00EC76D5" w:rsidRDefault="00311885" w:rsidP="00311885">
      <w:pPr>
        <w:pStyle w:val="Code"/>
        <w:rPr>
          <w:highlight w:val="white"/>
        </w:rPr>
      </w:pPr>
      <w:r w:rsidRPr="00EC76D5">
        <w:rPr>
          <w:highlight w:val="white"/>
        </w:rPr>
        <w:t>"&lt;&lt;=" { return ((int) Tokens.LEFT_SHIFT_ASSIGN); }</w:t>
      </w:r>
    </w:p>
    <w:p w14:paraId="046C01F4" w14:textId="77777777" w:rsidR="00311885" w:rsidRPr="00EC76D5" w:rsidRDefault="00311885" w:rsidP="00311885">
      <w:pPr>
        <w:pStyle w:val="Code"/>
        <w:rPr>
          <w:highlight w:val="white"/>
        </w:rPr>
      </w:pPr>
      <w:r w:rsidRPr="00EC76D5">
        <w:rPr>
          <w:highlight w:val="white"/>
        </w:rPr>
        <w:t>"&gt;&gt;=" { return ((int) Tokens.RIGHT_SHIFT_ASSIGN); }</w:t>
      </w:r>
    </w:p>
    <w:p w14:paraId="3E93A83C" w14:textId="77777777" w:rsidR="00311885" w:rsidRPr="00EC76D5" w:rsidRDefault="00311885" w:rsidP="00311885">
      <w:pPr>
        <w:pStyle w:val="Code"/>
        <w:rPr>
          <w:highlight w:val="white"/>
        </w:rPr>
      </w:pPr>
      <w:r w:rsidRPr="00EC76D5">
        <w:rPr>
          <w:highlight w:val="white"/>
        </w:rPr>
        <w:t>"&amp;="  { return ((int) Tokens.AND_ASSIGN); }</w:t>
      </w:r>
    </w:p>
    <w:p w14:paraId="41A9E149" w14:textId="77777777" w:rsidR="00311885" w:rsidRPr="00EC76D5" w:rsidRDefault="00311885" w:rsidP="00311885">
      <w:pPr>
        <w:pStyle w:val="Code"/>
        <w:rPr>
          <w:highlight w:val="white"/>
        </w:rPr>
      </w:pPr>
      <w:r w:rsidRPr="00EC76D5">
        <w:rPr>
          <w:highlight w:val="white"/>
        </w:rPr>
        <w:lastRenderedPageBreak/>
        <w:t>"^="  { return ((int) Tokens.XOR_ASSIGN); }</w:t>
      </w:r>
    </w:p>
    <w:p w14:paraId="2D347F0B" w14:textId="392B8BF3" w:rsidR="00311885" w:rsidRPr="00C10AF9" w:rsidRDefault="00311885" w:rsidP="00C10AF9">
      <w:pPr>
        <w:pStyle w:val="Code"/>
        <w:rPr>
          <w:highlight w:val="white"/>
        </w:rPr>
      </w:pPr>
      <w:r w:rsidRPr="00C10AF9">
        <w:rPr>
          <w:highlight w:val="white"/>
        </w:rPr>
        <w:t>"|="  { return ((int) Tokens.</w:t>
      </w:r>
      <w:r w:rsidR="00414C74">
        <w:rPr>
          <w:highlight w:val="white"/>
        </w:rPr>
        <w:t>OR</w:t>
      </w:r>
      <w:r w:rsidRPr="00C10AF9">
        <w:rPr>
          <w:highlight w:val="white"/>
        </w:rPr>
        <w:t>_ASSIGN); }</w:t>
      </w:r>
    </w:p>
    <w:p w14:paraId="67374BF9" w14:textId="0DEE7CE6" w:rsidR="001B2198" w:rsidRPr="00C10AF9" w:rsidRDefault="00D44F1C" w:rsidP="00C10AF9">
      <w:pPr>
        <w:rPr>
          <w:highlight w:val="white"/>
        </w:rPr>
      </w:pPr>
      <w:r>
        <w:rPr>
          <w:highlight w:val="white"/>
        </w:rPr>
        <w:t xml:space="preserve">When we encounter a </w:t>
      </w:r>
      <w:r w:rsidR="00E947F9">
        <w:rPr>
          <w:highlight w:val="white"/>
        </w:rPr>
        <w:t>register name</w:t>
      </w:r>
      <w:r w:rsidR="009B5322">
        <w:rPr>
          <w:highlight w:val="white"/>
        </w:rPr>
        <w:t>, we look up the register, and report an error if the name is not the name of a register.</w:t>
      </w:r>
    </w:p>
    <w:p w14:paraId="1635047C" w14:textId="77777777" w:rsidR="00C10AF9" w:rsidRPr="00C10AF9" w:rsidRDefault="00C10AF9" w:rsidP="00C10AF9">
      <w:pPr>
        <w:pStyle w:val="Code"/>
        <w:rPr>
          <w:highlight w:val="white"/>
        </w:rPr>
      </w:pPr>
      <w:r w:rsidRPr="00C10AF9">
        <w:rPr>
          <w:highlight w:val="white"/>
        </w:rPr>
        <w:t>{REGISTER_NAME} {</w:t>
      </w:r>
    </w:p>
    <w:p w14:paraId="0AF9D81A" w14:textId="77777777" w:rsidR="00C10AF9" w:rsidRPr="00C10AF9" w:rsidRDefault="00C10AF9" w:rsidP="00C10AF9">
      <w:pPr>
        <w:pStyle w:val="Code"/>
        <w:rPr>
          <w:highlight w:val="white"/>
        </w:rPr>
      </w:pPr>
      <w:r w:rsidRPr="00C10AF9">
        <w:rPr>
          <w:highlight w:val="white"/>
        </w:rPr>
        <w:t xml:space="preserve">  { Register register;</w:t>
      </w:r>
    </w:p>
    <w:p w14:paraId="2DE402C3" w14:textId="77777777" w:rsidR="00C10AF9" w:rsidRPr="00C10AF9" w:rsidRDefault="00C10AF9" w:rsidP="00C10AF9">
      <w:pPr>
        <w:pStyle w:val="Code"/>
        <w:rPr>
          <w:highlight w:val="white"/>
        </w:rPr>
      </w:pPr>
      <w:r w:rsidRPr="00C10AF9">
        <w:rPr>
          <w:highlight w:val="white"/>
        </w:rPr>
        <w:t xml:space="preserve">    string text = yytext.Substring(9);</w:t>
      </w:r>
    </w:p>
    <w:p w14:paraId="1F4AB7DA" w14:textId="77777777" w:rsidR="00C10AF9" w:rsidRPr="00C10AF9" w:rsidRDefault="00C10AF9" w:rsidP="00C10AF9">
      <w:pPr>
        <w:pStyle w:val="Code"/>
        <w:rPr>
          <w:highlight w:val="white"/>
        </w:rPr>
      </w:pPr>
    </w:p>
    <w:p w14:paraId="107BE4D7" w14:textId="77777777" w:rsidR="00C10AF9" w:rsidRPr="00C10AF9" w:rsidRDefault="00C10AF9" w:rsidP="00C10AF9">
      <w:pPr>
        <w:pStyle w:val="Code"/>
        <w:rPr>
          <w:highlight w:val="white"/>
        </w:rPr>
      </w:pPr>
      <w:r w:rsidRPr="00C10AF9">
        <w:rPr>
          <w:highlight w:val="white"/>
        </w:rPr>
        <w:t xml:space="preserve">    if (Enum.TryParse&lt;Register&gt;(text, out register)) {</w:t>
      </w:r>
    </w:p>
    <w:p w14:paraId="7C06B9E2" w14:textId="77777777" w:rsidR="00C10AF9" w:rsidRPr="00C10AF9" w:rsidRDefault="00C10AF9" w:rsidP="00C10AF9">
      <w:pPr>
        <w:pStyle w:val="Code"/>
        <w:rPr>
          <w:highlight w:val="white"/>
        </w:rPr>
      </w:pPr>
      <w:r w:rsidRPr="00C10AF9">
        <w:rPr>
          <w:highlight w:val="white"/>
        </w:rPr>
        <w:t xml:space="preserve">      yylval.register = register;</w:t>
      </w:r>
    </w:p>
    <w:p w14:paraId="291612A2" w14:textId="77777777" w:rsidR="00C10AF9" w:rsidRPr="00C10AF9" w:rsidRDefault="00C10AF9" w:rsidP="00C10AF9">
      <w:pPr>
        <w:pStyle w:val="Code"/>
        <w:rPr>
          <w:highlight w:val="white"/>
        </w:rPr>
      </w:pPr>
      <w:r w:rsidRPr="00C10AF9">
        <w:rPr>
          <w:highlight w:val="white"/>
        </w:rPr>
        <w:t xml:space="preserve">      return ((int) Tokens.REGISTER_NAME);</w:t>
      </w:r>
    </w:p>
    <w:p w14:paraId="4ED58A52" w14:textId="77777777" w:rsidR="00C10AF9" w:rsidRPr="00C10AF9" w:rsidRDefault="00C10AF9" w:rsidP="00C10AF9">
      <w:pPr>
        <w:pStyle w:val="Code"/>
        <w:rPr>
          <w:highlight w:val="white"/>
        </w:rPr>
      </w:pPr>
      <w:r w:rsidRPr="00C10AF9">
        <w:rPr>
          <w:highlight w:val="white"/>
        </w:rPr>
        <w:t xml:space="preserve">    }</w:t>
      </w:r>
    </w:p>
    <w:p w14:paraId="712851D7" w14:textId="77777777" w:rsidR="00C10AF9" w:rsidRPr="00C10AF9" w:rsidRDefault="00C10AF9" w:rsidP="00C10AF9">
      <w:pPr>
        <w:pStyle w:val="Code"/>
        <w:rPr>
          <w:highlight w:val="white"/>
        </w:rPr>
      </w:pPr>
      <w:r w:rsidRPr="00C10AF9">
        <w:rPr>
          <w:highlight w:val="white"/>
        </w:rPr>
        <w:t xml:space="preserve">    </w:t>
      </w:r>
    </w:p>
    <w:p w14:paraId="32D88E15" w14:textId="77777777" w:rsidR="00C10AF9" w:rsidRPr="00C10AF9" w:rsidRDefault="00C10AF9" w:rsidP="00C10AF9">
      <w:pPr>
        <w:pStyle w:val="Code"/>
        <w:rPr>
          <w:highlight w:val="white"/>
        </w:rPr>
      </w:pPr>
      <w:r w:rsidRPr="00C10AF9">
        <w:rPr>
          <w:highlight w:val="white"/>
        </w:rPr>
        <w:t xml:space="preserve">    Assert.Error(text, Message.Unknown_register);</w:t>
      </w:r>
    </w:p>
    <w:p w14:paraId="38CF818A" w14:textId="77777777" w:rsidR="00C10AF9" w:rsidRPr="00C10AF9" w:rsidRDefault="00C10AF9" w:rsidP="00C10AF9">
      <w:pPr>
        <w:pStyle w:val="Code"/>
        <w:rPr>
          <w:highlight w:val="white"/>
        </w:rPr>
      </w:pPr>
      <w:r w:rsidRPr="00C10AF9">
        <w:rPr>
          <w:highlight w:val="white"/>
        </w:rPr>
        <w:t xml:space="preserve">  }</w:t>
      </w:r>
    </w:p>
    <w:p w14:paraId="7988792C" w14:textId="1B5D2D3B" w:rsidR="00C10AF9" w:rsidRPr="00C10AF9" w:rsidRDefault="00C10AF9" w:rsidP="00C10AF9">
      <w:pPr>
        <w:pStyle w:val="Code"/>
        <w:rPr>
          <w:highlight w:val="white"/>
        </w:rPr>
      </w:pPr>
      <w:r w:rsidRPr="00C10AF9">
        <w:rPr>
          <w:highlight w:val="white"/>
        </w:rPr>
        <w:t>}</w:t>
      </w:r>
    </w:p>
    <w:p w14:paraId="3BAA9D31" w14:textId="04506CFB" w:rsidR="00D44F1C" w:rsidRPr="00C10AF9" w:rsidRDefault="00D44F1C" w:rsidP="00D44F1C">
      <w:pPr>
        <w:rPr>
          <w:highlight w:val="white"/>
        </w:rPr>
      </w:pPr>
      <w:r w:rsidRPr="00C10AF9">
        <w:rPr>
          <w:highlight w:val="white"/>
        </w:rPr>
        <w:t>When we encounter a name, we need to check whether it represent a typedef name or a regular name; that is, the name of a variable, constant, struct or union, enumeration, or a function.</w:t>
      </w:r>
      <w:r w:rsidR="009A0F7D">
        <w:rPr>
          <w:highlight w:val="white"/>
        </w:rPr>
        <w:t xml:space="preserve"> We look up the name in the current symbol table and return the typedef name token in case of a typedef name. In case of a regular name, we return the name token.</w:t>
      </w:r>
    </w:p>
    <w:p w14:paraId="039D9103" w14:textId="77777777" w:rsidR="00C10AF9" w:rsidRPr="00C10AF9" w:rsidRDefault="00C10AF9" w:rsidP="00C10AF9">
      <w:pPr>
        <w:pStyle w:val="Code"/>
        <w:rPr>
          <w:highlight w:val="white"/>
        </w:rPr>
      </w:pPr>
      <w:r w:rsidRPr="00C10AF9">
        <w:rPr>
          <w:highlight w:val="white"/>
        </w:rPr>
        <w:t>{NAME} {</w:t>
      </w:r>
    </w:p>
    <w:p w14:paraId="4ED0D5AA" w14:textId="77777777" w:rsidR="00C10AF9" w:rsidRPr="00C10AF9" w:rsidRDefault="00C10AF9" w:rsidP="00C10AF9">
      <w:pPr>
        <w:pStyle w:val="Code"/>
        <w:rPr>
          <w:highlight w:val="white"/>
        </w:rPr>
      </w:pPr>
      <w:r w:rsidRPr="00C10AF9">
        <w:rPr>
          <w:highlight w:val="white"/>
        </w:rPr>
        <w:t xml:space="preserve">  { Symbol symbol = SymbolTable.CurrentTable.LookupSymbol(yytext);</w:t>
      </w:r>
    </w:p>
    <w:p w14:paraId="3CA1AFBA" w14:textId="77777777" w:rsidR="00C10AF9" w:rsidRPr="00C10AF9" w:rsidRDefault="00C10AF9" w:rsidP="00C10AF9">
      <w:pPr>
        <w:pStyle w:val="Code"/>
        <w:rPr>
          <w:highlight w:val="white"/>
        </w:rPr>
      </w:pPr>
    </w:p>
    <w:p w14:paraId="21DF4BAA" w14:textId="77777777" w:rsidR="00C10AF9" w:rsidRPr="00C10AF9" w:rsidRDefault="00C10AF9" w:rsidP="00C10AF9">
      <w:pPr>
        <w:pStyle w:val="Code"/>
        <w:rPr>
          <w:highlight w:val="white"/>
        </w:rPr>
      </w:pPr>
      <w:r w:rsidRPr="00C10AF9">
        <w:rPr>
          <w:highlight w:val="white"/>
        </w:rPr>
        <w:t xml:space="preserve">    if ((symbol != null) &amp;&amp; symbol.IsTypedef()) {</w:t>
      </w:r>
    </w:p>
    <w:p w14:paraId="0E666B1D" w14:textId="77777777" w:rsidR="00C10AF9" w:rsidRPr="00C10AF9" w:rsidRDefault="00C10AF9" w:rsidP="00C10AF9">
      <w:pPr>
        <w:pStyle w:val="Code"/>
        <w:rPr>
          <w:highlight w:val="white"/>
        </w:rPr>
      </w:pPr>
      <w:r w:rsidRPr="00C10AF9">
        <w:rPr>
          <w:highlight w:val="white"/>
        </w:rPr>
        <w:t xml:space="preserve">      yylval.type = symbol.Type;</w:t>
      </w:r>
    </w:p>
    <w:p w14:paraId="0A27ED6A" w14:textId="77777777" w:rsidR="00C10AF9" w:rsidRPr="00C10AF9" w:rsidRDefault="00C10AF9" w:rsidP="00C10AF9">
      <w:pPr>
        <w:pStyle w:val="Code"/>
        <w:rPr>
          <w:highlight w:val="white"/>
        </w:rPr>
      </w:pPr>
      <w:r w:rsidRPr="00C10AF9">
        <w:rPr>
          <w:highlight w:val="white"/>
        </w:rPr>
        <w:t xml:space="preserve">      return ((int) Tokens.TYPEDEF_NAME);</w:t>
      </w:r>
    </w:p>
    <w:p w14:paraId="38CB9FA0" w14:textId="77777777" w:rsidR="00C10AF9" w:rsidRPr="00C10AF9" w:rsidRDefault="00C10AF9" w:rsidP="00C10AF9">
      <w:pPr>
        <w:pStyle w:val="Code"/>
        <w:rPr>
          <w:highlight w:val="white"/>
        </w:rPr>
      </w:pPr>
      <w:r w:rsidRPr="00C10AF9">
        <w:rPr>
          <w:highlight w:val="white"/>
        </w:rPr>
        <w:t xml:space="preserve">    }</w:t>
      </w:r>
    </w:p>
    <w:p w14:paraId="76B785BA" w14:textId="77777777" w:rsidR="00C10AF9" w:rsidRPr="00C10AF9" w:rsidRDefault="00C10AF9" w:rsidP="00C10AF9">
      <w:pPr>
        <w:pStyle w:val="Code"/>
        <w:rPr>
          <w:highlight w:val="white"/>
        </w:rPr>
      </w:pPr>
      <w:r w:rsidRPr="00C10AF9">
        <w:rPr>
          <w:highlight w:val="white"/>
        </w:rPr>
        <w:t xml:space="preserve">    else {</w:t>
      </w:r>
    </w:p>
    <w:p w14:paraId="79923125" w14:textId="77777777" w:rsidR="00C10AF9" w:rsidRPr="00C10AF9" w:rsidRDefault="00C10AF9" w:rsidP="00C10AF9">
      <w:pPr>
        <w:pStyle w:val="Code"/>
        <w:rPr>
          <w:highlight w:val="white"/>
        </w:rPr>
      </w:pPr>
      <w:r w:rsidRPr="00C10AF9">
        <w:rPr>
          <w:highlight w:val="white"/>
        </w:rPr>
        <w:t xml:space="preserve">      yylval.name = yytext;</w:t>
      </w:r>
    </w:p>
    <w:p w14:paraId="78744CF4" w14:textId="77777777" w:rsidR="00C10AF9" w:rsidRPr="00C10AF9" w:rsidRDefault="00C10AF9" w:rsidP="00C10AF9">
      <w:pPr>
        <w:pStyle w:val="Code"/>
        <w:rPr>
          <w:highlight w:val="white"/>
        </w:rPr>
      </w:pPr>
      <w:r w:rsidRPr="00C10AF9">
        <w:rPr>
          <w:highlight w:val="white"/>
        </w:rPr>
        <w:t xml:space="preserve">      return ((int) Tokens.NAME);</w:t>
      </w:r>
    </w:p>
    <w:p w14:paraId="20B917DE" w14:textId="77777777" w:rsidR="00C10AF9" w:rsidRPr="00C10AF9" w:rsidRDefault="00C10AF9" w:rsidP="00C10AF9">
      <w:pPr>
        <w:pStyle w:val="Code"/>
        <w:rPr>
          <w:highlight w:val="white"/>
        </w:rPr>
      </w:pPr>
      <w:r w:rsidRPr="00C10AF9">
        <w:rPr>
          <w:highlight w:val="white"/>
        </w:rPr>
        <w:t xml:space="preserve">    }</w:t>
      </w:r>
    </w:p>
    <w:p w14:paraId="77D5506C" w14:textId="77777777" w:rsidR="00C10AF9" w:rsidRPr="00C10AF9" w:rsidRDefault="00C10AF9" w:rsidP="00C10AF9">
      <w:pPr>
        <w:pStyle w:val="Code"/>
        <w:rPr>
          <w:highlight w:val="white"/>
        </w:rPr>
      </w:pPr>
      <w:r w:rsidRPr="00C10AF9">
        <w:rPr>
          <w:highlight w:val="white"/>
        </w:rPr>
        <w:t xml:space="preserve">  }</w:t>
      </w:r>
    </w:p>
    <w:p w14:paraId="4D7B48F4" w14:textId="77777777" w:rsidR="00C10AF9" w:rsidRPr="00C10AF9" w:rsidRDefault="00C10AF9" w:rsidP="00C10AF9">
      <w:pPr>
        <w:pStyle w:val="Code"/>
        <w:rPr>
          <w:highlight w:val="white"/>
        </w:rPr>
      </w:pPr>
      <w:r w:rsidRPr="00C10AF9">
        <w:rPr>
          <w:highlight w:val="white"/>
        </w:rPr>
        <w:t>}</w:t>
      </w:r>
    </w:p>
    <w:p w14:paraId="2A9D5F17" w14:textId="725145FD" w:rsidR="00311885" w:rsidRPr="00C10AF9" w:rsidRDefault="00695F21" w:rsidP="00695F21">
      <w:pPr>
        <w:rPr>
          <w:highlight w:val="white"/>
        </w:rPr>
      </w:pPr>
      <w:r>
        <w:rPr>
          <w:highlight w:val="white"/>
        </w:rPr>
        <w:t xml:space="preserve">When it comes to integral values, we need to decide the </w:t>
      </w:r>
      <w:r w:rsidR="00FF473A">
        <w:rPr>
          <w:highlight w:val="white"/>
        </w:rPr>
        <w:t xml:space="preserve">sign, </w:t>
      </w:r>
      <w:r>
        <w:rPr>
          <w:highlight w:val="white"/>
        </w:rPr>
        <w:t>base</w:t>
      </w:r>
      <w:r w:rsidR="00FF473A">
        <w:rPr>
          <w:highlight w:val="white"/>
        </w:rPr>
        <w:t>, and type of the value.</w:t>
      </w:r>
    </w:p>
    <w:p w14:paraId="7255C7C6" w14:textId="77777777" w:rsidR="00311885" w:rsidRPr="00C10AF9" w:rsidRDefault="00311885" w:rsidP="00C10AF9">
      <w:pPr>
        <w:pStyle w:val="Code"/>
        <w:rPr>
          <w:highlight w:val="white"/>
        </w:rPr>
      </w:pPr>
      <w:r w:rsidRPr="00C10AF9">
        <w:rPr>
          <w:highlight w:val="white"/>
        </w:rPr>
        <w:t>{INTEGRAL_VALUE} {</w:t>
      </w:r>
    </w:p>
    <w:p w14:paraId="5FDDEFA3" w14:textId="77777777" w:rsidR="00311885" w:rsidRPr="00EC76D5" w:rsidRDefault="00311885" w:rsidP="00311885">
      <w:pPr>
        <w:pStyle w:val="Code"/>
        <w:rPr>
          <w:highlight w:val="white"/>
        </w:rPr>
      </w:pPr>
      <w:r w:rsidRPr="00EC76D5">
        <w:rPr>
          <w:highlight w:val="white"/>
        </w:rPr>
        <w:t xml:space="preserve">  { string text = yytext.Trim().ToLower();</w:t>
      </w:r>
    </w:p>
    <w:p w14:paraId="603F3207" w14:textId="7C970A63" w:rsidR="00311885" w:rsidRPr="00EC76D5" w:rsidRDefault="00F959BE" w:rsidP="00F959BE">
      <w:pPr>
        <w:rPr>
          <w:highlight w:val="white"/>
        </w:rPr>
      </w:pPr>
      <w:r>
        <w:rPr>
          <w:highlight w:val="white"/>
        </w:rPr>
        <w:t xml:space="preserve">The </w:t>
      </w:r>
      <w:r w:rsidRPr="00F959BE">
        <w:rPr>
          <w:rStyle w:val="KeyWord0"/>
          <w:highlight w:val="white"/>
        </w:rPr>
        <w:t>ToUInt64</w:t>
      </w:r>
      <w:r>
        <w:rPr>
          <w:highlight w:val="white"/>
        </w:rPr>
        <w:t xml:space="preserve"> method below does not accept plus or minus signs. Therefore</w:t>
      </w:r>
      <w:r w:rsidR="00DE5A89">
        <w:rPr>
          <w:highlight w:val="white"/>
        </w:rPr>
        <w:t>,</w:t>
      </w:r>
      <w:r>
        <w:rPr>
          <w:highlight w:val="white"/>
        </w:rPr>
        <w:t xml:space="preserve"> we need to </w:t>
      </w:r>
      <w:r w:rsidR="00712CC0">
        <w:rPr>
          <w:highlight w:val="white"/>
        </w:rPr>
        <w:t xml:space="preserve">remove the sign and </w:t>
      </w:r>
      <w:r w:rsidR="00E20208">
        <w:rPr>
          <w:highlight w:val="white"/>
        </w:rPr>
        <w:t xml:space="preserve">assign true to the </w:t>
      </w:r>
      <w:r w:rsidR="00E20208" w:rsidRPr="00712CC0">
        <w:rPr>
          <w:rStyle w:val="KeyWord0"/>
          <w:highlight w:val="white"/>
        </w:rPr>
        <w:t>minus</w:t>
      </w:r>
      <w:r w:rsidR="00E20208">
        <w:rPr>
          <w:highlight w:val="white"/>
        </w:rPr>
        <w:t xml:space="preserve"> variable in case of a negative value.</w:t>
      </w:r>
    </w:p>
    <w:p w14:paraId="736F335F" w14:textId="77777777" w:rsidR="00311885" w:rsidRPr="00EC76D5" w:rsidRDefault="00311885" w:rsidP="00311885">
      <w:pPr>
        <w:pStyle w:val="Code"/>
        <w:rPr>
          <w:highlight w:val="white"/>
        </w:rPr>
      </w:pPr>
      <w:r w:rsidRPr="00EC76D5">
        <w:rPr>
          <w:highlight w:val="white"/>
        </w:rPr>
        <w:t xml:space="preserve">    bool minus = false;</w:t>
      </w:r>
    </w:p>
    <w:p w14:paraId="0C12B4E2" w14:textId="77777777" w:rsidR="00311885" w:rsidRPr="00EC76D5" w:rsidRDefault="00311885" w:rsidP="00311885">
      <w:pPr>
        <w:pStyle w:val="Code"/>
        <w:rPr>
          <w:highlight w:val="white"/>
        </w:rPr>
      </w:pPr>
      <w:r w:rsidRPr="00EC76D5">
        <w:rPr>
          <w:highlight w:val="white"/>
        </w:rPr>
        <w:t xml:space="preserve">    if (text.StartsWith("+")) {</w:t>
      </w:r>
    </w:p>
    <w:p w14:paraId="44B1EED5" w14:textId="77777777" w:rsidR="00311885" w:rsidRPr="00EC76D5" w:rsidRDefault="00311885" w:rsidP="00311885">
      <w:pPr>
        <w:pStyle w:val="Code"/>
        <w:rPr>
          <w:highlight w:val="white"/>
        </w:rPr>
      </w:pPr>
      <w:r w:rsidRPr="00EC76D5">
        <w:rPr>
          <w:highlight w:val="white"/>
        </w:rPr>
        <w:t xml:space="preserve">      text = text.Substring(1);</w:t>
      </w:r>
    </w:p>
    <w:p w14:paraId="79244C13" w14:textId="77777777" w:rsidR="00311885" w:rsidRPr="00EC76D5" w:rsidRDefault="00311885" w:rsidP="00311885">
      <w:pPr>
        <w:pStyle w:val="Code"/>
        <w:rPr>
          <w:highlight w:val="white"/>
        </w:rPr>
      </w:pPr>
      <w:r w:rsidRPr="00EC76D5">
        <w:rPr>
          <w:highlight w:val="white"/>
        </w:rPr>
        <w:t xml:space="preserve">    }</w:t>
      </w:r>
    </w:p>
    <w:p w14:paraId="008767EC" w14:textId="77777777" w:rsidR="00311885" w:rsidRPr="00EC76D5" w:rsidRDefault="00311885" w:rsidP="00311885">
      <w:pPr>
        <w:pStyle w:val="Code"/>
        <w:rPr>
          <w:highlight w:val="white"/>
        </w:rPr>
      </w:pPr>
      <w:r w:rsidRPr="00EC76D5">
        <w:rPr>
          <w:highlight w:val="white"/>
        </w:rPr>
        <w:t xml:space="preserve">    else if (text.StartsWith("-")) {</w:t>
      </w:r>
    </w:p>
    <w:p w14:paraId="65AA7551" w14:textId="77777777" w:rsidR="00311885" w:rsidRPr="00EC76D5" w:rsidRDefault="00311885" w:rsidP="00311885">
      <w:pPr>
        <w:pStyle w:val="Code"/>
        <w:rPr>
          <w:highlight w:val="white"/>
        </w:rPr>
      </w:pPr>
      <w:r w:rsidRPr="00EC76D5">
        <w:rPr>
          <w:highlight w:val="white"/>
        </w:rPr>
        <w:t xml:space="preserve">      minus = true;</w:t>
      </w:r>
    </w:p>
    <w:p w14:paraId="57638130" w14:textId="77777777" w:rsidR="00311885" w:rsidRPr="00EC76D5" w:rsidRDefault="00311885" w:rsidP="00311885">
      <w:pPr>
        <w:pStyle w:val="Code"/>
        <w:rPr>
          <w:highlight w:val="white"/>
        </w:rPr>
      </w:pPr>
      <w:r w:rsidRPr="00EC76D5">
        <w:rPr>
          <w:highlight w:val="white"/>
        </w:rPr>
        <w:t xml:space="preserve">      text = text.Substring(1);</w:t>
      </w:r>
    </w:p>
    <w:p w14:paraId="1F5FEECC" w14:textId="77777777" w:rsidR="00311885" w:rsidRPr="00EC76D5" w:rsidRDefault="00311885" w:rsidP="00311885">
      <w:pPr>
        <w:pStyle w:val="Code"/>
        <w:rPr>
          <w:highlight w:val="white"/>
        </w:rPr>
      </w:pPr>
      <w:r w:rsidRPr="00EC76D5">
        <w:rPr>
          <w:highlight w:val="white"/>
        </w:rPr>
        <w:t xml:space="preserve">    }</w:t>
      </w:r>
    </w:p>
    <w:p w14:paraId="66E071BE" w14:textId="5C122302" w:rsidR="00224B3F" w:rsidRPr="00C10AF9" w:rsidRDefault="00712CC0" w:rsidP="00224B3F">
      <w:pPr>
        <w:rPr>
          <w:highlight w:val="white"/>
        </w:rPr>
      </w:pPr>
      <w:r>
        <w:rPr>
          <w:highlight w:val="white"/>
        </w:rPr>
        <w:t>Then we decide the base of the value</w:t>
      </w:r>
      <w:r w:rsidR="00B474B8">
        <w:rPr>
          <w:highlight w:val="white"/>
        </w:rPr>
        <w:t>.</w:t>
      </w:r>
      <w:r w:rsidR="00224B3F">
        <w:rPr>
          <w:highlight w:val="white"/>
        </w:rPr>
        <w:t xml:space="preserve"> </w:t>
      </w:r>
      <w:r w:rsidR="00B474B8">
        <w:rPr>
          <w:highlight w:val="white"/>
        </w:rPr>
        <w:t xml:space="preserve">If the text start with </w:t>
      </w:r>
      <w:r w:rsidR="006230BD">
        <w:rPr>
          <w:highlight w:val="white"/>
        </w:rPr>
        <w:t>“0x” or “0X”m</w:t>
      </w:r>
      <w:r w:rsidR="003C6D25">
        <w:rPr>
          <w:highlight w:val="white"/>
        </w:rPr>
        <w:t xml:space="preserve"> the value is a hexadecimal with the base 16. If the text start with </w:t>
      </w:r>
      <w:r w:rsidR="006230BD">
        <w:rPr>
          <w:highlight w:val="white"/>
        </w:rPr>
        <w:t>“0”</w:t>
      </w:r>
      <w:r w:rsidR="003C6D25">
        <w:rPr>
          <w:highlight w:val="white"/>
        </w:rPr>
        <w:t>, the value is an octal value with the base 8. Otherwise, it is a decimal value with the base 10.</w:t>
      </w:r>
    </w:p>
    <w:p w14:paraId="7085541B" w14:textId="77777777" w:rsidR="00311885" w:rsidRPr="00EC76D5" w:rsidRDefault="00311885" w:rsidP="00311885">
      <w:pPr>
        <w:pStyle w:val="Code"/>
        <w:rPr>
          <w:highlight w:val="white"/>
        </w:rPr>
      </w:pPr>
      <w:r w:rsidRPr="00EC76D5">
        <w:rPr>
          <w:highlight w:val="white"/>
        </w:rPr>
        <w:lastRenderedPageBreak/>
        <w:t xml:space="preserve">    int fromBase;</w:t>
      </w:r>
    </w:p>
    <w:p w14:paraId="45F87EA1" w14:textId="77777777" w:rsidR="00311885" w:rsidRPr="00EC76D5" w:rsidRDefault="00311885" w:rsidP="00311885">
      <w:pPr>
        <w:pStyle w:val="Code"/>
        <w:rPr>
          <w:highlight w:val="white"/>
        </w:rPr>
      </w:pPr>
      <w:r w:rsidRPr="00EC76D5">
        <w:rPr>
          <w:highlight w:val="white"/>
        </w:rPr>
        <w:t xml:space="preserve">    if (text.StartsWith("0x")) {</w:t>
      </w:r>
    </w:p>
    <w:p w14:paraId="691EB2D7" w14:textId="77777777" w:rsidR="00311885" w:rsidRPr="00EC76D5" w:rsidRDefault="00311885" w:rsidP="00311885">
      <w:pPr>
        <w:pStyle w:val="Code"/>
        <w:rPr>
          <w:highlight w:val="white"/>
        </w:rPr>
      </w:pPr>
      <w:r w:rsidRPr="00EC76D5">
        <w:rPr>
          <w:highlight w:val="white"/>
        </w:rPr>
        <w:t xml:space="preserve">      fromBase = 16;</w:t>
      </w:r>
    </w:p>
    <w:p w14:paraId="59BFBF77" w14:textId="77777777" w:rsidR="00311885" w:rsidRPr="00EC76D5" w:rsidRDefault="00311885" w:rsidP="00311885">
      <w:pPr>
        <w:pStyle w:val="Code"/>
        <w:rPr>
          <w:highlight w:val="white"/>
        </w:rPr>
      </w:pPr>
      <w:r w:rsidRPr="00EC76D5">
        <w:rPr>
          <w:highlight w:val="white"/>
        </w:rPr>
        <w:t xml:space="preserve">      text = text.Substring(2);</w:t>
      </w:r>
    </w:p>
    <w:p w14:paraId="2C211E82" w14:textId="77777777" w:rsidR="00311885" w:rsidRPr="00EC76D5" w:rsidRDefault="00311885" w:rsidP="00311885">
      <w:pPr>
        <w:pStyle w:val="Code"/>
        <w:rPr>
          <w:highlight w:val="white"/>
        </w:rPr>
      </w:pPr>
      <w:r w:rsidRPr="00EC76D5">
        <w:rPr>
          <w:highlight w:val="white"/>
        </w:rPr>
        <w:t xml:space="preserve">    }</w:t>
      </w:r>
    </w:p>
    <w:p w14:paraId="0D9C38BF" w14:textId="77777777" w:rsidR="00311885" w:rsidRPr="00EC76D5" w:rsidRDefault="00311885" w:rsidP="00311885">
      <w:pPr>
        <w:pStyle w:val="Code"/>
        <w:rPr>
          <w:highlight w:val="white"/>
        </w:rPr>
      </w:pPr>
      <w:r w:rsidRPr="00EC76D5">
        <w:rPr>
          <w:highlight w:val="white"/>
        </w:rPr>
        <w:t xml:space="preserve">    else if (text.StartsWith("0")) {</w:t>
      </w:r>
    </w:p>
    <w:p w14:paraId="3D39B0DB" w14:textId="77777777" w:rsidR="00311885" w:rsidRPr="00EC76D5" w:rsidRDefault="00311885" w:rsidP="00311885">
      <w:pPr>
        <w:pStyle w:val="Code"/>
        <w:rPr>
          <w:highlight w:val="white"/>
        </w:rPr>
      </w:pPr>
      <w:r w:rsidRPr="00EC76D5">
        <w:rPr>
          <w:highlight w:val="white"/>
        </w:rPr>
        <w:t xml:space="preserve">      fromBase = 8;</w:t>
      </w:r>
    </w:p>
    <w:p w14:paraId="6942A79C" w14:textId="77777777" w:rsidR="00311885" w:rsidRPr="00EC76D5" w:rsidRDefault="00311885" w:rsidP="00311885">
      <w:pPr>
        <w:pStyle w:val="Code"/>
        <w:rPr>
          <w:highlight w:val="white"/>
        </w:rPr>
      </w:pPr>
      <w:r w:rsidRPr="00EC76D5">
        <w:rPr>
          <w:highlight w:val="white"/>
        </w:rPr>
        <w:t xml:space="preserve">    }</w:t>
      </w:r>
    </w:p>
    <w:p w14:paraId="3D24F4A6" w14:textId="77777777" w:rsidR="00311885" w:rsidRPr="00EC76D5" w:rsidRDefault="00311885" w:rsidP="00311885">
      <w:pPr>
        <w:pStyle w:val="Code"/>
        <w:rPr>
          <w:highlight w:val="white"/>
        </w:rPr>
      </w:pPr>
      <w:r w:rsidRPr="00EC76D5">
        <w:rPr>
          <w:highlight w:val="white"/>
        </w:rPr>
        <w:t xml:space="preserve">    else {</w:t>
      </w:r>
    </w:p>
    <w:p w14:paraId="4DCA4A23" w14:textId="77777777" w:rsidR="00311885" w:rsidRPr="00EC76D5" w:rsidRDefault="00311885" w:rsidP="00311885">
      <w:pPr>
        <w:pStyle w:val="Code"/>
        <w:rPr>
          <w:highlight w:val="white"/>
        </w:rPr>
      </w:pPr>
      <w:r w:rsidRPr="00EC76D5">
        <w:rPr>
          <w:highlight w:val="white"/>
        </w:rPr>
        <w:t xml:space="preserve">      fromBase = 10;</w:t>
      </w:r>
    </w:p>
    <w:p w14:paraId="648B05A4" w14:textId="77777777" w:rsidR="00311885" w:rsidRPr="00EC76D5" w:rsidRDefault="00311885" w:rsidP="00311885">
      <w:pPr>
        <w:pStyle w:val="Code"/>
        <w:rPr>
          <w:highlight w:val="white"/>
        </w:rPr>
      </w:pPr>
      <w:r w:rsidRPr="00EC76D5">
        <w:rPr>
          <w:highlight w:val="white"/>
        </w:rPr>
        <w:t xml:space="preserve">    }</w:t>
      </w:r>
    </w:p>
    <w:p w14:paraId="724BCB8C" w14:textId="29F67EF5" w:rsidR="00131492" w:rsidRDefault="000A4A04" w:rsidP="006230BD">
      <w:pPr>
        <w:rPr>
          <w:highlight w:val="white"/>
        </w:rPr>
      </w:pPr>
      <w:r>
        <w:rPr>
          <w:highlight w:val="white"/>
        </w:rPr>
        <w:t xml:space="preserve">Then we decide the type of the value. If the text ends with </w:t>
      </w:r>
      <w:r w:rsidR="00131492">
        <w:rPr>
          <w:highlight w:val="white"/>
        </w:rPr>
        <w:t xml:space="preserve">any combination of small or capitel “s” and “u”, the type is unsigned small integer. </w:t>
      </w:r>
    </w:p>
    <w:p w14:paraId="4464581E" w14:textId="0528337C" w:rsidR="00311885" w:rsidRPr="00EC76D5" w:rsidRDefault="006230BD" w:rsidP="006230BD">
      <w:pPr>
        <w:rPr>
          <w:highlight w:val="white"/>
        </w:rPr>
      </w:pPr>
      <w:r>
        <w:rPr>
          <w:highlight w:val="white"/>
        </w:rPr>
        <w:t>“s”</w:t>
      </w:r>
      <w:r w:rsidR="00E514DB">
        <w:rPr>
          <w:highlight w:val="white"/>
        </w:rPr>
        <w:t xml:space="preserve"> or “S”, the </w:t>
      </w:r>
      <w:r w:rsidR="00B24C4F">
        <w:rPr>
          <w:highlight w:val="white"/>
        </w:rPr>
        <w:t>type</w:t>
      </w:r>
      <w:r w:rsidR="00E514DB">
        <w:rPr>
          <w:highlight w:val="white"/>
        </w:rPr>
        <w:t xml:space="preserve"> is small integer. If the text ends with “l” or “L”, the type is </w:t>
      </w:r>
      <w:r w:rsidR="00B24C4F">
        <w:rPr>
          <w:highlight w:val="white"/>
        </w:rPr>
        <w:t>large integer.</w:t>
      </w:r>
      <w:r w:rsidR="008E2501">
        <w:rPr>
          <w:highlight w:val="white"/>
        </w:rPr>
        <w:t xml:space="preserve"> If the text ends with “u” or “U”, the type is unsigned. Otherwise, the type is signed integer.</w:t>
      </w:r>
    </w:p>
    <w:p w14:paraId="5895542F" w14:textId="77777777" w:rsidR="00311885" w:rsidRPr="00EC76D5" w:rsidRDefault="00311885" w:rsidP="00311885">
      <w:pPr>
        <w:pStyle w:val="Code"/>
        <w:rPr>
          <w:highlight w:val="white"/>
        </w:rPr>
      </w:pPr>
      <w:r w:rsidRPr="00EC76D5">
        <w:rPr>
          <w:highlight w:val="white"/>
        </w:rPr>
        <w:t xml:space="preserve">    CCompiler.Type type;</w:t>
      </w:r>
    </w:p>
    <w:p w14:paraId="73CB6E61" w14:textId="77777777" w:rsidR="00311885" w:rsidRPr="00EC76D5" w:rsidRDefault="00311885" w:rsidP="00311885">
      <w:pPr>
        <w:pStyle w:val="Code"/>
        <w:rPr>
          <w:highlight w:val="white"/>
        </w:rPr>
      </w:pPr>
      <w:r w:rsidRPr="00EC76D5">
        <w:rPr>
          <w:highlight w:val="white"/>
        </w:rPr>
        <w:t xml:space="preserve">    if (text.EndsWith("us") || text.EndsWith("su")) {</w:t>
      </w:r>
    </w:p>
    <w:p w14:paraId="5E56813D" w14:textId="77777777" w:rsidR="00311885" w:rsidRPr="00EC76D5" w:rsidRDefault="00311885" w:rsidP="00311885">
      <w:pPr>
        <w:pStyle w:val="Code"/>
        <w:rPr>
          <w:highlight w:val="white"/>
        </w:rPr>
      </w:pPr>
      <w:r w:rsidRPr="00EC76D5">
        <w:rPr>
          <w:highlight w:val="white"/>
        </w:rPr>
        <w:t xml:space="preserve">      type = CCompiler.Type.UnsignedShortIntegerType;</w:t>
      </w:r>
    </w:p>
    <w:p w14:paraId="37A8E0B2" w14:textId="77777777" w:rsidR="00311885" w:rsidRPr="00EC76D5" w:rsidRDefault="00311885" w:rsidP="00311885">
      <w:pPr>
        <w:pStyle w:val="Code"/>
        <w:rPr>
          <w:highlight w:val="white"/>
        </w:rPr>
      </w:pPr>
      <w:r w:rsidRPr="00EC76D5">
        <w:rPr>
          <w:highlight w:val="white"/>
        </w:rPr>
        <w:t xml:space="preserve">      text = text.Substring(0, text.Length - 2);</w:t>
      </w:r>
    </w:p>
    <w:p w14:paraId="64C0D6D7" w14:textId="70713E57" w:rsidR="00311885" w:rsidRDefault="00311885" w:rsidP="00311885">
      <w:pPr>
        <w:pStyle w:val="Code"/>
        <w:rPr>
          <w:highlight w:val="white"/>
        </w:rPr>
      </w:pPr>
      <w:r w:rsidRPr="00EC76D5">
        <w:rPr>
          <w:highlight w:val="white"/>
        </w:rPr>
        <w:t xml:space="preserve">    }</w:t>
      </w:r>
    </w:p>
    <w:p w14:paraId="4371786E" w14:textId="19929484" w:rsidR="00131492" w:rsidRPr="00EC76D5" w:rsidRDefault="00131492" w:rsidP="00131492">
      <w:pPr>
        <w:rPr>
          <w:highlight w:val="white"/>
        </w:rPr>
      </w:pPr>
      <w:r>
        <w:rPr>
          <w:highlight w:val="white"/>
        </w:rPr>
        <w:t xml:space="preserve">If the text ends with any combination of small or capital “l” and “u”, the type is large unsigned integer. </w:t>
      </w:r>
    </w:p>
    <w:p w14:paraId="54FEEF90" w14:textId="77777777" w:rsidR="00311885" w:rsidRPr="00EC76D5" w:rsidRDefault="00311885" w:rsidP="00311885">
      <w:pPr>
        <w:pStyle w:val="Code"/>
        <w:rPr>
          <w:highlight w:val="white"/>
        </w:rPr>
      </w:pPr>
      <w:r w:rsidRPr="00EC76D5">
        <w:rPr>
          <w:highlight w:val="white"/>
        </w:rPr>
        <w:t xml:space="preserve">    else if (text.EndsWith("ul") || text.EndsWith("lu")) {</w:t>
      </w:r>
    </w:p>
    <w:p w14:paraId="53395202" w14:textId="77777777" w:rsidR="00311885" w:rsidRPr="00EC76D5" w:rsidRDefault="00311885" w:rsidP="00311885">
      <w:pPr>
        <w:pStyle w:val="Code"/>
        <w:rPr>
          <w:highlight w:val="white"/>
        </w:rPr>
      </w:pPr>
      <w:r w:rsidRPr="00EC76D5">
        <w:rPr>
          <w:highlight w:val="white"/>
        </w:rPr>
        <w:t xml:space="preserve">      type = CCompiler.Type.UnsignedLongIntegerType;</w:t>
      </w:r>
    </w:p>
    <w:p w14:paraId="590C09BE" w14:textId="77777777" w:rsidR="00311885" w:rsidRPr="00EC76D5" w:rsidRDefault="00311885" w:rsidP="00311885">
      <w:pPr>
        <w:pStyle w:val="Code"/>
        <w:rPr>
          <w:highlight w:val="white"/>
        </w:rPr>
      </w:pPr>
      <w:r w:rsidRPr="00EC76D5">
        <w:rPr>
          <w:highlight w:val="white"/>
        </w:rPr>
        <w:t xml:space="preserve">      text = text.Substring(0, text.Length - 2);</w:t>
      </w:r>
    </w:p>
    <w:p w14:paraId="3DDE90E5" w14:textId="27583BFC" w:rsidR="00311885" w:rsidRDefault="00311885" w:rsidP="00311885">
      <w:pPr>
        <w:pStyle w:val="Code"/>
        <w:rPr>
          <w:highlight w:val="white"/>
        </w:rPr>
      </w:pPr>
      <w:r w:rsidRPr="00EC76D5">
        <w:rPr>
          <w:highlight w:val="white"/>
        </w:rPr>
        <w:t xml:space="preserve">    }</w:t>
      </w:r>
    </w:p>
    <w:p w14:paraId="52EE4EEC" w14:textId="787589DA" w:rsidR="007736CE" w:rsidRPr="00EC76D5" w:rsidRDefault="007736CE" w:rsidP="007736CE">
      <w:pPr>
        <w:rPr>
          <w:highlight w:val="white"/>
        </w:rPr>
      </w:pPr>
      <w:r>
        <w:rPr>
          <w:highlight w:val="white"/>
        </w:rPr>
        <w:t>If the text ends with a single small or capital “s”, the type is signed short integer.</w:t>
      </w:r>
    </w:p>
    <w:p w14:paraId="24048A4E" w14:textId="77777777" w:rsidR="00311885" w:rsidRPr="00EC76D5" w:rsidRDefault="00311885" w:rsidP="00311885">
      <w:pPr>
        <w:pStyle w:val="Code"/>
        <w:rPr>
          <w:highlight w:val="white"/>
        </w:rPr>
      </w:pPr>
      <w:r w:rsidRPr="00EC76D5">
        <w:rPr>
          <w:highlight w:val="white"/>
        </w:rPr>
        <w:t xml:space="preserve">    else if (text.EndsWith("s")) {</w:t>
      </w:r>
    </w:p>
    <w:p w14:paraId="5D3A9E89" w14:textId="77777777" w:rsidR="00311885" w:rsidRPr="00EC76D5" w:rsidRDefault="00311885" w:rsidP="00311885">
      <w:pPr>
        <w:pStyle w:val="Code"/>
        <w:rPr>
          <w:highlight w:val="white"/>
        </w:rPr>
      </w:pPr>
      <w:r w:rsidRPr="00EC76D5">
        <w:rPr>
          <w:highlight w:val="white"/>
        </w:rPr>
        <w:t xml:space="preserve">      type = CCompiler.Type.SignedShortIntegerType;</w:t>
      </w:r>
    </w:p>
    <w:p w14:paraId="2CE0E38F" w14:textId="77777777" w:rsidR="00311885" w:rsidRPr="00EC76D5" w:rsidRDefault="00311885" w:rsidP="00311885">
      <w:pPr>
        <w:pStyle w:val="Code"/>
        <w:rPr>
          <w:highlight w:val="white"/>
        </w:rPr>
      </w:pPr>
      <w:r w:rsidRPr="00EC76D5">
        <w:rPr>
          <w:highlight w:val="white"/>
        </w:rPr>
        <w:t xml:space="preserve">      text = text.Substring(0, text.Length - 1);</w:t>
      </w:r>
    </w:p>
    <w:p w14:paraId="4A86AD1B" w14:textId="77777777" w:rsidR="00311885" w:rsidRPr="00EC76D5" w:rsidRDefault="00311885" w:rsidP="00311885">
      <w:pPr>
        <w:pStyle w:val="Code"/>
        <w:rPr>
          <w:highlight w:val="white"/>
        </w:rPr>
      </w:pPr>
      <w:r w:rsidRPr="00EC76D5">
        <w:rPr>
          <w:highlight w:val="white"/>
        </w:rPr>
        <w:t xml:space="preserve">    }</w:t>
      </w:r>
    </w:p>
    <w:p w14:paraId="0E2595BE" w14:textId="029D6CB5" w:rsidR="007736CE" w:rsidRPr="00EC76D5" w:rsidRDefault="007736CE" w:rsidP="007736CE">
      <w:pPr>
        <w:rPr>
          <w:highlight w:val="white"/>
        </w:rPr>
      </w:pPr>
      <w:r>
        <w:rPr>
          <w:highlight w:val="white"/>
        </w:rPr>
        <w:t>If the text ends with a single small or capital “l”, the type is signed long integer.</w:t>
      </w:r>
    </w:p>
    <w:p w14:paraId="2BABBB94" w14:textId="77777777" w:rsidR="00311885" w:rsidRPr="00EC76D5" w:rsidRDefault="00311885" w:rsidP="00311885">
      <w:pPr>
        <w:pStyle w:val="Code"/>
        <w:rPr>
          <w:highlight w:val="white"/>
        </w:rPr>
      </w:pPr>
      <w:r w:rsidRPr="00EC76D5">
        <w:rPr>
          <w:highlight w:val="white"/>
        </w:rPr>
        <w:t xml:space="preserve">    else if (text.EndsWith("l")) {</w:t>
      </w:r>
    </w:p>
    <w:p w14:paraId="7647DD47" w14:textId="77777777" w:rsidR="00311885" w:rsidRPr="00EC76D5" w:rsidRDefault="00311885" w:rsidP="00311885">
      <w:pPr>
        <w:pStyle w:val="Code"/>
        <w:rPr>
          <w:highlight w:val="white"/>
        </w:rPr>
      </w:pPr>
      <w:r w:rsidRPr="00EC76D5">
        <w:rPr>
          <w:highlight w:val="white"/>
        </w:rPr>
        <w:t xml:space="preserve">      type = CCompiler.Type.SignedLongIntegerType;</w:t>
      </w:r>
    </w:p>
    <w:p w14:paraId="3E00D5B1" w14:textId="77777777" w:rsidR="00311885" w:rsidRPr="00EC76D5" w:rsidRDefault="00311885" w:rsidP="00311885">
      <w:pPr>
        <w:pStyle w:val="Code"/>
        <w:rPr>
          <w:highlight w:val="white"/>
        </w:rPr>
      </w:pPr>
      <w:r w:rsidRPr="00EC76D5">
        <w:rPr>
          <w:highlight w:val="white"/>
        </w:rPr>
        <w:t xml:space="preserve">      text = text.Substring(0, text.Length - 1);</w:t>
      </w:r>
    </w:p>
    <w:p w14:paraId="4112CC87" w14:textId="77777777" w:rsidR="00311885" w:rsidRPr="00EC76D5" w:rsidRDefault="00311885" w:rsidP="00311885">
      <w:pPr>
        <w:pStyle w:val="Code"/>
        <w:rPr>
          <w:highlight w:val="white"/>
        </w:rPr>
      </w:pPr>
      <w:r w:rsidRPr="00EC76D5">
        <w:rPr>
          <w:highlight w:val="white"/>
        </w:rPr>
        <w:t xml:space="preserve">    }</w:t>
      </w:r>
    </w:p>
    <w:p w14:paraId="4CFFD89B" w14:textId="77777777" w:rsidR="007736CE" w:rsidRPr="00EC76D5" w:rsidRDefault="007736CE" w:rsidP="007736CE">
      <w:pPr>
        <w:rPr>
          <w:highlight w:val="white"/>
        </w:rPr>
      </w:pPr>
      <w:r>
        <w:rPr>
          <w:highlight w:val="white"/>
        </w:rPr>
        <w:t>If the text ends with a single small or capital “u”, the type is unsigned integer.</w:t>
      </w:r>
    </w:p>
    <w:p w14:paraId="218C1351" w14:textId="77777777" w:rsidR="007736CE" w:rsidRPr="00EC76D5" w:rsidRDefault="007736CE" w:rsidP="007736CE">
      <w:pPr>
        <w:pStyle w:val="Code"/>
        <w:rPr>
          <w:highlight w:val="white"/>
        </w:rPr>
      </w:pPr>
      <w:r w:rsidRPr="00EC76D5">
        <w:rPr>
          <w:highlight w:val="white"/>
        </w:rPr>
        <w:t xml:space="preserve">    else if (text.EndsWith("u")) {</w:t>
      </w:r>
    </w:p>
    <w:p w14:paraId="15CDD2E2" w14:textId="77777777" w:rsidR="007736CE" w:rsidRPr="00EC76D5" w:rsidRDefault="007736CE" w:rsidP="007736CE">
      <w:pPr>
        <w:pStyle w:val="Code"/>
        <w:rPr>
          <w:highlight w:val="white"/>
        </w:rPr>
      </w:pPr>
      <w:r w:rsidRPr="00EC76D5">
        <w:rPr>
          <w:highlight w:val="white"/>
        </w:rPr>
        <w:t xml:space="preserve">      type = CCompiler.Type.UnsignedIntegerType;</w:t>
      </w:r>
    </w:p>
    <w:p w14:paraId="141FF462" w14:textId="77777777" w:rsidR="007736CE" w:rsidRPr="00EC76D5" w:rsidRDefault="007736CE" w:rsidP="007736CE">
      <w:pPr>
        <w:pStyle w:val="Code"/>
        <w:rPr>
          <w:highlight w:val="white"/>
        </w:rPr>
      </w:pPr>
      <w:r w:rsidRPr="00EC76D5">
        <w:rPr>
          <w:highlight w:val="white"/>
        </w:rPr>
        <w:t xml:space="preserve">      text = text.Substring(0, text.Length - 1);</w:t>
      </w:r>
    </w:p>
    <w:p w14:paraId="28EF03A2" w14:textId="73F5C8F2" w:rsidR="007736CE" w:rsidRDefault="007736CE" w:rsidP="007736CE">
      <w:pPr>
        <w:pStyle w:val="Code"/>
        <w:rPr>
          <w:highlight w:val="white"/>
        </w:rPr>
      </w:pPr>
      <w:r w:rsidRPr="00EC76D5">
        <w:rPr>
          <w:highlight w:val="white"/>
        </w:rPr>
        <w:t xml:space="preserve">    }</w:t>
      </w:r>
    </w:p>
    <w:p w14:paraId="372ACFF2" w14:textId="7F51254E" w:rsidR="00133C35" w:rsidRPr="00EC76D5" w:rsidRDefault="00133C35" w:rsidP="00133C35">
      <w:pPr>
        <w:rPr>
          <w:highlight w:val="white"/>
        </w:rPr>
      </w:pPr>
      <w:r>
        <w:rPr>
          <w:highlight w:val="white"/>
        </w:rPr>
        <w:t>Otherwise, the type is signed integer.</w:t>
      </w:r>
    </w:p>
    <w:p w14:paraId="093D4019" w14:textId="77777777" w:rsidR="00311885" w:rsidRPr="00EC76D5" w:rsidRDefault="00311885" w:rsidP="00311885">
      <w:pPr>
        <w:pStyle w:val="Code"/>
        <w:rPr>
          <w:highlight w:val="white"/>
        </w:rPr>
      </w:pPr>
      <w:r w:rsidRPr="00EC76D5">
        <w:rPr>
          <w:highlight w:val="white"/>
        </w:rPr>
        <w:t xml:space="preserve">    else {</w:t>
      </w:r>
    </w:p>
    <w:p w14:paraId="0DD0A586" w14:textId="77777777" w:rsidR="00311885" w:rsidRPr="00EC76D5" w:rsidRDefault="00311885" w:rsidP="00311885">
      <w:pPr>
        <w:pStyle w:val="Code"/>
        <w:rPr>
          <w:highlight w:val="white"/>
        </w:rPr>
      </w:pPr>
      <w:r w:rsidRPr="00EC76D5">
        <w:rPr>
          <w:highlight w:val="white"/>
        </w:rPr>
        <w:t xml:space="preserve">      type = CCompiler.Type.SignedIntegerType;</w:t>
      </w:r>
    </w:p>
    <w:p w14:paraId="186AC020" w14:textId="77777777" w:rsidR="00311885" w:rsidRPr="00EC76D5" w:rsidRDefault="00311885" w:rsidP="00311885">
      <w:pPr>
        <w:pStyle w:val="Code"/>
        <w:rPr>
          <w:highlight w:val="white"/>
        </w:rPr>
      </w:pPr>
      <w:r w:rsidRPr="00EC76D5">
        <w:rPr>
          <w:highlight w:val="white"/>
        </w:rPr>
        <w:t xml:space="preserve">    }</w:t>
      </w:r>
    </w:p>
    <w:p w14:paraId="48BEED1D" w14:textId="79E01241" w:rsidR="00311885" w:rsidRPr="00EC76D5" w:rsidRDefault="00A437BC" w:rsidP="00A437BC">
      <w:pPr>
        <w:rPr>
          <w:highlight w:val="white"/>
        </w:rPr>
      </w:pPr>
      <w:r>
        <w:rPr>
          <w:highlight w:val="white"/>
        </w:rPr>
        <w:t xml:space="preserve">Finally, we </w:t>
      </w:r>
      <w:r w:rsidR="00F854CB">
        <w:rPr>
          <w:highlight w:val="white"/>
        </w:rPr>
        <w:t xml:space="preserve">decide the value by calling the </w:t>
      </w:r>
      <w:r w:rsidR="00F854CB" w:rsidRPr="002B70C1">
        <w:rPr>
          <w:rStyle w:val="KeyWord0"/>
          <w:highlight w:val="white"/>
        </w:rPr>
        <w:t>ToUInt64</w:t>
      </w:r>
      <w:r w:rsidR="00F854CB">
        <w:rPr>
          <w:highlight w:val="white"/>
        </w:rPr>
        <w:t xml:space="preserve"> method in the </w:t>
      </w:r>
      <w:r w:rsidR="00F854CB" w:rsidRPr="002B70C1">
        <w:rPr>
          <w:rStyle w:val="KeyWord0"/>
          <w:highlight w:val="white"/>
        </w:rPr>
        <w:t>Convert</w:t>
      </w:r>
      <w:r w:rsidR="00F854CB">
        <w:rPr>
          <w:highlight w:val="white"/>
        </w:rPr>
        <w:t xml:space="preserve"> standard class.</w:t>
      </w:r>
      <w:r w:rsidR="00311885" w:rsidRPr="00EC76D5">
        <w:rPr>
          <w:highlight w:val="white"/>
        </w:rPr>
        <w:t xml:space="preserve">  </w:t>
      </w:r>
    </w:p>
    <w:p w14:paraId="5F9B3C3D" w14:textId="77777777" w:rsidR="00311885" w:rsidRPr="00EC76D5" w:rsidRDefault="00311885" w:rsidP="00311885">
      <w:pPr>
        <w:pStyle w:val="Code"/>
        <w:rPr>
          <w:highlight w:val="white"/>
        </w:rPr>
      </w:pPr>
      <w:r w:rsidRPr="00EC76D5">
        <w:rPr>
          <w:highlight w:val="white"/>
        </w:rPr>
        <w:t xml:space="preserve">    try {</w:t>
      </w:r>
    </w:p>
    <w:p w14:paraId="6162CDAB" w14:textId="77777777" w:rsidR="00311885" w:rsidRPr="00EC76D5" w:rsidRDefault="00311885" w:rsidP="00311885">
      <w:pPr>
        <w:pStyle w:val="Code"/>
        <w:rPr>
          <w:highlight w:val="white"/>
        </w:rPr>
      </w:pPr>
      <w:r w:rsidRPr="00EC76D5">
        <w:rPr>
          <w:highlight w:val="white"/>
        </w:rPr>
        <w:t xml:space="preserve">      ulong unsignedValue = Convert.ToUInt64(text, fromBase);</w:t>
      </w:r>
    </w:p>
    <w:p w14:paraId="443BC359" w14:textId="26DC1A33" w:rsidR="0048034C" w:rsidRDefault="0048034C" w:rsidP="0048034C">
      <w:pPr>
        <w:rPr>
          <w:highlight w:val="white"/>
        </w:rPr>
      </w:pPr>
      <w:r>
        <w:rPr>
          <w:highlight w:val="white"/>
        </w:rPr>
        <w:lastRenderedPageBreak/>
        <w:t xml:space="preserve">We convert the value to an object of the standard </w:t>
      </w:r>
      <w:r w:rsidRPr="00C4654F">
        <w:rPr>
          <w:rStyle w:val="KeyWord0"/>
          <w:highlight w:val="white"/>
        </w:rPr>
        <w:t>BigInteger</w:t>
      </w:r>
      <w:r>
        <w:rPr>
          <w:highlight w:val="white"/>
        </w:rPr>
        <w:t xml:space="preserve"> class, and </w:t>
      </w:r>
      <w:r w:rsidR="00231758">
        <w:rPr>
          <w:highlight w:val="white"/>
        </w:rPr>
        <w:t xml:space="preserve">if </w:t>
      </w:r>
      <w:r w:rsidR="00C4654F" w:rsidRPr="00C4654F">
        <w:rPr>
          <w:rStyle w:val="KeyWord0"/>
          <w:highlight w:val="white"/>
        </w:rPr>
        <w:t>minus</w:t>
      </w:r>
      <w:r w:rsidR="00C4654F">
        <w:rPr>
          <w:highlight w:val="white"/>
        </w:rPr>
        <w:t xml:space="preserve"> is true, we make the value </w:t>
      </w:r>
      <w:r w:rsidR="005D6B52">
        <w:rPr>
          <w:highlight w:val="white"/>
        </w:rPr>
        <w:t>negative</w:t>
      </w:r>
      <w:r>
        <w:rPr>
          <w:highlight w:val="white"/>
        </w:rPr>
        <w:t>.</w:t>
      </w:r>
    </w:p>
    <w:p w14:paraId="26790D56" w14:textId="35ACE0E0" w:rsidR="00311885" w:rsidRPr="00EC76D5" w:rsidRDefault="00311885" w:rsidP="00311885">
      <w:pPr>
        <w:pStyle w:val="Code"/>
        <w:rPr>
          <w:highlight w:val="white"/>
        </w:rPr>
      </w:pPr>
      <w:r w:rsidRPr="00EC76D5">
        <w:rPr>
          <w:highlight w:val="white"/>
        </w:rPr>
        <w:t xml:space="preserve">      BigInteger bigValue = new BigInteger(unsignedValue);</w:t>
      </w:r>
    </w:p>
    <w:p w14:paraId="0D016B85" w14:textId="77777777" w:rsidR="00311885" w:rsidRPr="00EC76D5" w:rsidRDefault="00311885" w:rsidP="00311885">
      <w:pPr>
        <w:pStyle w:val="Code"/>
        <w:rPr>
          <w:highlight w:val="white"/>
        </w:rPr>
      </w:pPr>
    </w:p>
    <w:p w14:paraId="0A86878A" w14:textId="77777777" w:rsidR="00311885" w:rsidRPr="00EC76D5" w:rsidRDefault="00311885" w:rsidP="00311885">
      <w:pPr>
        <w:pStyle w:val="Code"/>
        <w:rPr>
          <w:highlight w:val="white"/>
        </w:rPr>
      </w:pPr>
      <w:r w:rsidRPr="00EC76D5">
        <w:rPr>
          <w:highlight w:val="white"/>
        </w:rPr>
        <w:t xml:space="preserve">      if (minus) {</w:t>
      </w:r>
    </w:p>
    <w:p w14:paraId="660A71C7" w14:textId="77777777" w:rsidR="00311885" w:rsidRPr="00EC76D5" w:rsidRDefault="00311885" w:rsidP="00311885">
      <w:pPr>
        <w:pStyle w:val="Code"/>
        <w:rPr>
          <w:highlight w:val="white"/>
        </w:rPr>
      </w:pPr>
      <w:r w:rsidRPr="00EC76D5">
        <w:rPr>
          <w:highlight w:val="white"/>
        </w:rPr>
        <w:t xml:space="preserve">        bigValue = -bigValue;</w:t>
      </w:r>
    </w:p>
    <w:p w14:paraId="39BBC56C" w14:textId="77777777" w:rsidR="00311885" w:rsidRPr="00EC76D5" w:rsidRDefault="00311885" w:rsidP="00311885">
      <w:pPr>
        <w:pStyle w:val="Code"/>
        <w:rPr>
          <w:highlight w:val="white"/>
        </w:rPr>
      </w:pPr>
      <w:r w:rsidRPr="00EC76D5">
        <w:rPr>
          <w:highlight w:val="white"/>
        </w:rPr>
        <w:t xml:space="preserve">      }</w:t>
      </w:r>
    </w:p>
    <w:p w14:paraId="739189D0" w14:textId="180DA2F4" w:rsidR="00311885" w:rsidRPr="00EC76D5" w:rsidRDefault="005D6B52" w:rsidP="00481659">
      <w:pPr>
        <w:rPr>
          <w:highlight w:val="white"/>
        </w:rPr>
      </w:pPr>
      <w:r>
        <w:rPr>
          <w:highlight w:val="white"/>
        </w:rPr>
        <w:t xml:space="preserve">We then create a symbol of the value </w:t>
      </w:r>
      <w:r w:rsidR="00481659">
        <w:rPr>
          <w:highlight w:val="white"/>
        </w:rPr>
        <w:t xml:space="preserve">that we return, We also store a static symbol in the global static set. </w:t>
      </w:r>
    </w:p>
    <w:p w14:paraId="3160D8A4" w14:textId="77777777" w:rsidR="00311885" w:rsidRPr="00EC76D5" w:rsidRDefault="00311885" w:rsidP="00311885">
      <w:pPr>
        <w:pStyle w:val="Code"/>
        <w:rPr>
          <w:highlight w:val="white"/>
        </w:rPr>
      </w:pPr>
      <w:r w:rsidRPr="00EC76D5">
        <w:rPr>
          <w:highlight w:val="white"/>
        </w:rPr>
        <w:t xml:space="preserve">      yylval.symbol = new Symbol(type, bigValue);</w:t>
      </w:r>
    </w:p>
    <w:p w14:paraId="6B63CA97" w14:textId="77777777" w:rsidR="00311885" w:rsidRPr="00EC76D5" w:rsidRDefault="00311885" w:rsidP="00311885">
      <w:pPr>
        <w:pStyle w:val="Code"/>
        <w:rPr>
          <w:highlight w:val="white"/>
        </w:rPr>
      </w:pPr>
      <w:r w:rsidRPr="00EC76D5">
        <w:rPr>
          <w:highlight w:val="white"/>
        </w:rPr>
        <w:t xml:space="preserve">      yylval.symbol.StaticSymbol =</w:t>
      </w:r>
    </w:p>
    <w:p w14:paraId="6E5FF9D7" w14:textId="77777777" w:rsidR="00311885" w:rsidRPr="00EC76D5" w:rsidRDefault="00311885" w:rsidP="00311885">
      <w:pPr>
        <w:pStyle w:val="Code"/>
        <w:rPr>
          <w:highlight w:val="white"/>
        </w:rPr>
      </w:pPr>
      <w:r w:rsidRPr="00EC76D5">
        <w:rPr>
          <w:highlight w:val="white"/>
        </w:rPr>
        <w:t xml:space="preserve">        ConstantExpression.Value(yylval.symbol.UniqueName, type, bigValue);</w:t>
      </w:r>
    </w:p>
    <w:p w14:paraId="73009806"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78D5262C" w14:textId="77777777" w:rsidR="00311885" w:rsidRPr="00EC76D5" w:rsidRDefault="00311885" w:rsidP="00311885">
      <w:pPr>
        <w:pStyle w:val="Code"/>
        <w:rPr>
          <w:highlight w:val="white"/>
        </w:rPr>
      </w:pPr>
      <w:r w:rsidRPr="00EC76D5">
        <w:rPr>
          <w:highlight w:val="white"/>
        </w:rPr>
        <w:t xml:space="preserve">    }</w:t>
      </w:r>
    </w:p>
    <w:p w14:paraId="242659E7" w14:textId="77777777" w:rsidR="00311885" w:rsidRPr="00EC76D5" w:rsidRDefault="00311885" w:rsidP="00311885">
      <w:pPr>
        <w:pStyle w:val="Code"/>
        <w:rPr>
          <w:highlight w:val="white"/>
        </w:rPr>
      </w:pPr>
      <w:r w:rsidRPr="00EC76D5">
        <w:rPr>
          <w:highlight w:val="white"/>
        </w:rPr>
        <w:t xml:space="preserve">    catch (OverflowException) {</w:t>
      </w:r>
    </w:p>
    <w:p w14:paraId="6E53A664" w14:textId="77777777" w:rsidR="00311885" w:rsidRPr="00EC76D5" w:rsidRDefault="00311885" w:rsidP="00311885">
      <w:pPr>
        <w:pStyle w:val="Code"/>
        <w:rPr>
          <w:highlight w:val="white"/>
        </w:rPr>
      </w:pPr>
      <w:r w:rsidRPr="00EC76D5">
        <w:rPr>
          <w:highlight w:val="white"/>
        </w:rPr>
        <w:t xml:space="preserve">      Assert.Error("X " + type + ": " + text, Message.Value_overflow);</w:t>
      </w:r>
    </w:p>
    <w:p w14:paraId="1A23425E" w14:textId="77777777" w:rsidR="00311885" w:rsidRPr="00EC76D5" w:rsidRDefault="00311885" w:rsidP="00311885">
      <w:pPr>
        <w:pStyle w:val="Code"/>
        <w:rPr>
          <w:highlight w:val="white"/>
        </w:rPr>
      </w:pPr>
      <w:r w:rsidRPr="00EC76D5">
        <w:rPr>
          <w:highlight w:val="white"/>
        </w:rPr>
        <w:t xml:space="preserve">    }</w:t>
      </w:r>
    </w:p>
    <w:p w14:paraId="55B5C353" w14:textId="77777777" w:rsidR="00311885" w:rsidRPr="00EC76D5" w:rsidRDefault="00311885" w:rsidP="00311885">
      <w:pPr>
        <w:pStyle w:val="Code"/>
        <w:rPr>
          <w:highlight w:val="white"/>
        </w:rPr>
      </w:pPr>
    </w:p>
    <w:p w14:paraId="39132351" w14:textId="77777777" w:rsidR="00311885" w:rsidRPr="00EC76D5" w:rsidRDefault="00311885" w:rsidP="00311885">
      <w:pPr>
        <w:pStyle w:val="Code"/>
        <w:rPr>
          <w:highlight w:val="white"/>
        </w:rPr>
      </w:pPr>
      <w:r w:rsidRPr="00EC76D5">
        <w:rPr>
          <w:highlight w:val="white"/>
        </w:rPr>
        <w:t xml:space="preserve">    return ((int) Tokens.VALUE);</w:t>
      </w:r>
    </w:p>
    <w:p w14:paraId="2E3E9DF0" w14:textId="77777777" w:rsidR="00311885" w:rsidRPr="00EC76D5" w:rsidRDefault="00311885" w:rsidP="00311885">
      <w:pPr>
        <w:pStyle w:val="Code"/>
        <w:rPr>
          <w:highlight w:val="white"/>
        </w:rPr>
      </w:pPr>
      <w:r w:rsidRPr="00EC76D5">
        <w:rPr>
          <w:highlight w:val="white"/>
        </w:rPr>
        <w:t xml:space="preserve">  }</w:t>
      </w:r>
    </w:p>
    <w:p w14:paraId="333DCCEA" w14:textId="77777777" w:rsidR="00311885" w:rsidRPr="00EC76D5" w:rsidRDefault="00311885" w:rsidP="00311885">
      <w:pPr>
        <w:pStyle w:val="Code"/>
        <w:rPr>
          <w:highlight w:val="white"/>
        </w:rPr>
      </w:pPr>
      <w:r w:rsidRPr="00EC76D5">
        <w:rPr>
          <w:highlight w:val="white"/>
        </w:rPr>
        <w:t>}</w:t>
      </w:r>
    </w:p>
    <w:p w14:paraId="64EB06D8" w14:textId="17C50AF4" w:rsidR="00311885" w:rsidRPr="00EC76D5" w:rsidRDefault="00A02D8C" w:rsidP="00895698">
      <w:pPr>
        <w:rPr>
          <w:highlight w:val="white"/>
        </w:rPr>
      </w:pPr>
      <w:r>
        <w:rPr>
          <w:highlight w:val="white"/>
        </w:rPr>
        <w:t xml:space="preserve">When it comes to floating values, we do not need to look for its </w:t>
      </w:r>
      <w:r w:rsidR="00895698">
        <w:rPr>
          <w:highlight w:val="white"/>
        </w:rPr>
        <w:t xml:space="preserve">plus or minus </w:t>
      </w:r>
      <w:r>
        <w:rPr>
          <w:highlight w:val="white"/>
        </w:rPr>
        <w:t>sign</w:t>
      </w:r>
      <w:r w:rsidR="008464A9">
        <w:rPr>
          <w:highlight w:val="white"/>
        </w:rPr>
        <w:t xml:space="preserve">. However, we do notice if the text ends with small or capital ‘f’ or ‘l’, in which case the type becomes float or long double, respectively. </w:t>
      </w:r>
      <w:r w:rsidR="00FD7397">
        <w:rPr>
          <w:highlight w:val="white"/>
        </w:rPr>
        <w:t>If the text does not end with ‘f’ or ‘l’, the type becomes double.</w:t>
      </w:r>
    </w:p>
    <w:p w14:paraId="27728481" w14:textId="77777777" w:rsidR="00311885" w:rsidRPr="00EC76D5" w:rsidRDefault="00311885" w:rsidP="00311885">
      <w:pPr>
        <w:pStyle w:val="Code"/>
        <w:rPr>
          <w:highlight w:val="white"/>
        </w:rPr>
      </w:pPr>
      <w:r w:rsidRPr="00EC76D5">
        <w:rPr>
          <w:highlight w:val="white"/>
        </w:rPr>
        <w:t>{FLOATING_VALUE} {</w:t>
      </w:r>
    </w:p>
    <w:p w14:paraId="6F522240" w14:textId="77777777" w:rsidR="00311885" w:rsidRPr="00EC76D5" w:rsidRDefault="00311885" w:rsidP="00311885">
      <w:pPr>
        <w:pStyle w:val="Code"/>
        <w:rPr>
          <w:highlight w:val="white"/>
        </w:rPr>
      </w:pPr>
      <w:r w:rsidRPr="00EC76D5">
        <w:rPr>
          <w:highlight w:val="white"/>
        </w:rPr>
        <w:t xml:space="preserve">  { string text = yytext.ToLower();</w:t>
      </w:r>
    </w:p>
    <w:p w14:paraId="3CF8E5D7" w14:textId="77777777" w:rsidR="00311885" w:rsidRPr="00EC76D5" w:rsidRDefault="00311885" w:rsidP="00311885">
      <w:pPr>
        <w:pStyle w:val="Code"/>
        <w:rPr>
          <w:highlight w:val="white"/>
        </w:rPr>
      </w:pPr>
      <w:r w:rsidRPr="00EC76D5">
        <w:rPr>
          <w:highlight w:val="white"/>
        </w:rPr>
        <w:t xml:space="preserve">    CCompiler.Type type = CCompiler.Type.DoubleType;</w:t>
      </w:r>
    </w:p>
    <w:p w14:paraId="339634DC" w14:textId="77777777" w:rsidR="00311885" w:rsidRPr="00EC76D5" w:rsidRDefault="00311885" w:rsidP="00311885">
      <w:pPr>
        <w:pStyle w:val="Code"/>
        <w:rPr>
          <w:highlight w:val="white"/>
        </w:rPr>
      </w:pPr>
    </w:p>
    <w:p w14:paraId="2476A7E7" w14:textId="77777777" w:rsidR="00311885" w:rsidRPr="00EC76D5" w:rsidRDefault="00311885" w:rsidP="00311885">
      <w:pPr>
        <w:pStyle w:val="Code"/>
        <w:rPr>
          <w:highlight w:val="white"/>
        </w:rPr>
      </w:pPr>
      <w:r w:rsidRPr="00EC76D5">
        <w:rPr>
          <w:highlight w:val="white"/>
        </w:rPr>
        <w:t xml:space="preserve">    if (text.EndsWith("f")) {</w:t>
      </w:r>
    </w:p>
    <w:p w14:paraId="7714036F" w14:textId="77777777" w:rsidR="00311885" w:rsidRPr="00EC76D5" w:rsidRDefault="00311885" w:rsidP="00311885">
      <w:pPr>
        <w:pStyle w:val="Code"/>
        <w:rPr>
          <w:highlight w:val="white"/>
        </w:rPr>
      </w:pPr>
      <w:r w:rsidRPr="00EC76D5">
        <w:rPr>
          <w:highlight w:val="white"/>
        </w:rPr>
        <w:t xml:space="preserve">      type = CCompiler.Type.FloatType;</w:t>
      </w:r>
    </w:p>
    <w:p w14:paraId="55D4B435" w14:textId="77777777" w:rsidR="00311885" w:rsidRPr="00EC76D5" w:rsidRDefault="00311885" w:rsidP="00311885">
      <w:pPr>
        <w:pStyle w:val="Code"/>
        <w:rPr>
          <w:highlight w:val="white"/>
        </w:rPr>
      </w:pPr>
      <w:r w:rsidRPr="00EC76D5">
        <w:rPr>
          <w:highlight w:val="white"/>
        </w:rPr>
        <w:t xml:space="preserve">      text = text.Substring(0, text.Length - 1);</w:t>
      </w:r>
    </w:p>
    <w:p w14:paraId="5C122AE5" w14:textId="77777777" w:rsidR="00311885" w:rsidRPr="00EC76D5" w:rsidRDefault="00311885" w:rsidP="00311885">
      <w:pPr>
        <w:pStyle w:val="Code"/>
        <w:rPr>
          <w:highlight w:val="white"/>
        </w:rPr>
      </w:pPr>
      <w:r w:rsidRPr="00EC76D5">
        <w:rPr>
          <w:highlight w:val="white"/>
        </w:rPr>
        <w:t xml:space="preserve">    }</w:t>
      </w:r>
    </w:p>
    <w:p w14:paraId="400484A2" w14:textId="77777777" w:rsidR="00311885" w:rsidRPr="00EC76D5" w:rsidRDefault="00311885" w:rsidP="00311885">
      <w:pPr>
        <w:pStyle w:val="Code"/>
        <w:rPr>
          <w:highlight w:val="white"/>
        </w:rPr>
      </w:pPr>
      <w:r w:rsidRPr="00EC76D5">
        <w:rPr>
          <w:highlight w:val="white"/>
        </w:rPr>
        <w:t xml:space="preserve">    else if (text.EndsWith("l")) {</w:t>
      </w:r>
    </w:p>
    <w:p w14:paraId="086114D8" w14:textId="77777777" w:rsidR="00311885" w:rsidRPr="00EC76D5" w:rsidRDefault="00311885" w:rsidP="00311885">
      <w:pPr>
        <w:pStyle w:val="Code"/>
        <w:rPr>
          <w:highlight w:val="white"/>
        </w:rPr>
      </w:pPr>
      <w:r w:rsidRPr="00EC76D5">
        <w:rPr>
          <w:highlight w:val="white"/>
        </w:rPr>
        <w:t xml:space="preserve">      type = CCompiler.Type.LongDoubleType;</w:t>
      </w:r>
    </w:p>
    <w:p w14:paraId="0F695BB8" w14:textId="77777777" w:rsidR="00311885" w:rsidRPr="00EC76D5" w:rsidRDefault="00311885" w:rsidP="00311885">
      <w:pPr>
        <w:pStyle w:val="Code"/>
        <w:rPr>
          <w:highlight w:val="white"/>
        </w:rPr>
      </w:pPr>
      <w:r w:rsidRPr="00EC76D5">
        <w:rPr>
          <w:highlight w:val="white"/>
        </w:rPr>
        <w:t xml:space="preserve">      text = text.Substring(0, text.Length - 1);</w:t>
      </w:r>
    </w:p>
    <w:p w14:paraId="57F04CA0" w14:textId="77777777" w:rsidR="00311885" w:rsidRPr="00EC76D5" w:rsidRDefault="00311885" w:rsidP="00311885">
      <w:pPr>
        <w:pStyle w:val="Code"/>
        <w:rPr>
          <w:highlight w:val="white"/>
        </w:rPr>
      </w:pPr>
      <w:r w:rsidRPr="00EC76D5">
        <w:rPr>
          <w:highlight w:val="white"/>
        </w:rPr>
        <w:t xml:space="preserve">    }</w:t>
      </w:r>
    </w:p>
    <w:p w14:paraId="38B88B77" w14:textId="09DB093A" w:rsidR="00311885" w:rsidRPr="00EC76D5" w:rsidRDefault="00CA2311" w:rsidP="00CA2311">
      <w:pPr>
        <w:rPr>
          <w:highlight w:val="white"/>
        </w:rPr>
      </w:pPr>
      <w:r>
        <w:rPr>
          <w:highlight w:val="white"/>
        </w:rPr>
        <w:t xml:space="preserve">We call the </w:t>
      </w:r>
      <w:r w:rsidRPr="009663C9">
        <w:rPr>
          <w:rStyle w:val="KeyWord0"/>
          <w:highlight w:val="white"/>
        </w:rPr>
        <w:t>Parse</w:t>
      </w:r>
      <w:r>
        <w:rPr>
          <w:highlight w:val="white"/>
        </w:rPr>
        <w:t xml:space="preserve"> method of the </w:t>
      </w:r>
      <w:r w:rsidRPr="009663C9">
        <w:rPr>
          <w:rStyle w:val="KeyWord0"/>
          <w:highlight w:val="white"/>
        </w:rPr>
        <w:t>decimal</w:t>
      </w:r>
      <w:r>
        <w:rPr>
          <w:highlight w:val="white"/>
        </w:rPr>
        <w:t xml:space="preserve"> standard class to obtain the value.</w:t>
      </w:r>
      <w:r w:rsidR="009663C9">
        <w:rPr>
          <w:highlight w:val="white"/>
        </w:rPr>
        <w:t xml:space="preserve"> Then we create and return a symbol the value. We also add a static value to the global static set.</w:t>
      </w:r>
    </w:p>
    <w:p w14:paraId="1ACB18F1" w14:textId="77777777" w:rsidR="00311885" w:rsidRPr="00EC76D5" w:rsidRDefault="00311885" w:rsidP="00311885">
      <w:pPr>
        <w:pStyle w:val="Code"/>
        <w:rPr>
          <w:highlight w:val="white"/>
        </w:rPr>
      </w:pPr>
      <w:r w:rsidRPr="00EC76D5">
        <w:rPr>
          <w:highlight w:val="white"/>
        </w:rPr>
        <w:t xml:space="preserve">    try {</w:t>
      </w:r>
    </w:p>
    <w:p w14:paraId="7C889EAD" w14:textId="77777777" w:rsidR="00311885" w:rsidRPr="00EC76D5" w:rsidRDefault="00311885" w:rsidP="00311885">
      <w:pPr>
        <w:pStyle w:val="Code"/>
        <w:rPr>
          <w:highlight w:val="white"/>
        </w:rPr>
      </w:pPr>
      <w:r w:rsidRPr="00EC76D5">
        <w:rPr>
          <w:highlight w:val="white"/>
        </w:rPr>
        <w:t xml:space="preserve">      decimal value = decimal.Parse(text, NumberStyles.Float);</w:t>
      </w:r>
    </w:p>
    <w:p w14:paraId="203C5DD8" w14:textId="77777777" w:rsidR="00311885" w:rsidRPr="00EC76D5" w:rsidRDefault="00311885" w:rsidP="00311885">
      <w:pPr>
        <w:pStyle w:val="Code"/>
        <w:rPr>
          <w:highlight w:val="white"/>
        </w:rPr>
      </w:pPr>
      <w:r w:rsidRPr="00EC76D5">
        <w:rPr>
          <w:highlight w:val="white"/>
        </w:rPr>
        <w:t xml:space="preserve">      yylval.symbol = new Symbol(type, value);</w:t>
      </w:r>
    </w:p>
    <w:p w14:paraId="46E8D8D9" w14:textId="77777777" w:rsidR="00311885" w:rsidRPr="00EC76D5" w:rsidRDefault="00311885" w:rsidP="00311885">
      <w:pPr>
        <w:pStyle w:val="Code"/>
        <w:rPr>
          <w:highlight w:val="white"/>
        </w:rPr>
      </w:pPr>
      <w:r w:rsidRPr="00EC76D5">
        <w:rPr>
          <w:highlight w:val="white"/>
        </w:rPr>
        <w:t xml:space="preserve">      yylval.symbol.StaticSymbol =</w:t>
      </w:r>
    </w:p>
    <w:p w14:paraId="6DD3CB34" w14:textId="77777777" w:rsidR="00311885" w:rsidRPr="00EC76D5" w:rsidRDefault="00311885" w:rsidP="00311885">
      <w:pPr>
        <w:pStyle w:val="Code"/>
        <w:rPr>
          <w:highlight w:val="white"/>
        </w:rPr>
      </w:pPr>
      <w:r w:rsidRPr="00EC76D5">
        <w:rPr>
          <w:highlight w:val="white"/>
        </w:rPr>
        <w:t xml:space="preserve">        ConstantExpression.Value(yylval.symbol.UniqueName, type, value);</w:t>
      </w:r>
    </w:p>
    <w:p w14:paraId="712789F1"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14E3CCBA" w14:textId="77777777" w:rsidR="00311885" w:rsidRPr="00EC76D5" w:rsidRDefault="00311885" w:rsidP="00311885">
      <w:pPr>
        <w:pStyle w:val="Code"/>
        <w:rPr>
          <w:highlight w:val="white"/>
        </w:rPr>
      </w:pPr>
      <w:r w:rsidRPr="00EC76D5">
        <w:rPr>
          <w:highlight w:val="white"/>
        </w:rPr>
        <w:t xml:space="preserve">    }</w:t>
      </w:r>
    </w:p>
    <w:p w14:paraId="0231BDE3" w14:textId="77777777" w:rsidR="00311885" w:rsidRPr="00EC76D5" w:rsidRDefault="00311885" w:rsidP="00311885">
      <w:pPr>
        <w:pStyle w:val="Code"/>
        <w:rPr>
          <w:highlight w:val="white"/>
        </w:rPr>
      </w:pPr>
      <w:r w:rsidRPr="00EC76D5">
        <w:rPr>
          <w:highlight w:val="white"/>
        </w:rPr>
        <w:t xml:space="preserve">    catch (OverflowException) {</w:t>
      </w:r>
    </w:p>
    <w:p w14:paraId="494E576D" w14:textId="77777777" w:rsidR="00311885" w:rsidRPr="00EC76D5" w:rsidRDefault="00311885" w:rsidP="00311885">
      <w:pPr>
        <w:pStyle w:val="Code"/>
        <w:rPr>
          <w:highlight w:val="white"/>
        </w:rPr>
      </w:pPr>
      <w:r w:rsidRPr="00EC76D5">
        <w:rPr>
          <w:highlight w:val="white"/>
        </w:rPr>
        <w:t xml:space="preserve">      Assert.Error("Y " + type + ": " + text, Message.Value_overflow);</w:t>
      </w:r>
    </w:p>
    <w:p w14:paraId="5D7CBFA6" w14:textId="77777777" w:rsidR="00311885" w:rsidRPr="00EC76D5" w:rsidRDefault="00311885" w:rsidP="00311885">
      <w:pPr>
        <w:pStyle w:val="Code"/>
        <w:rPr>
          <w:highlight w:val="white"/>
        </w:rPr>
      </w:pPr>
      <w:r w:rsidRPr="00EC76D5">
        <w:rPr>
          <w:highlight w:val="white"/>
        </w:rPr>
        <w:t xml:space="preserve">    }</w:t>
      </w:r>
    </w:p>
    <w:p w14:paraId="15D125FD" w14:textId="77777777" w:rsidR="00311885" w:rsidRPr="00EC76D5" w:rsidRDefault="00311885" w:rsidP="00311885">
      <w:pPr>
        <w:pStyle w:val="Code"/>
        <w:rPr>
          <w:highlight w:val="white"/>
        </w:rPr>
      </w:pPr>
    </w:p>
    <w:p w14:paraId="13AB16DB" w14:textId="77777777" w:rsidR="00311885" w:rsidRPr="00EC76D5" w:rsidRDefault="00311885" w:rsidP="00311885">
      <w:pPr>
        <w:pStyle w:val="Code"/>
        <w:rPr>
          <w:highlight w:val="white"/>
        </w:rPr>
      </w:pPr>
      <w:r w:rsidRPr="00EC76D5">
        <w:rPr>
          <w:highlight w:val="white"/>
        </w:rPr>
        <w:t xml:space="preserve">    return ((int) Tokens.VALUE);</w:t>
      </w:r>
    </w:p>
    <w:p w14:paraId="25988F06" w14:textId="77777777" w:rsidR="00311885" w:rsidRPr="00EC76D5" w:rsidRDefault="00311885" w:rsidP="00311885">
      <w:pPr>
        <w:pStyle w:val="Code"/>
        <w:rPr>
          <w:highlight w:val="white"/>
        </w:rPr>
      </w:pPr>
      <w:r w:rsidRPr="00EC76D5">
        <w:rPr>
          <w:highlight w:val="white"/>
        </w:rPr>
        <w:t xml:space="preserve">  }</w:t>
      </w:r>
    </w:p>
    <w:p w14:paraId="68B3AD3F" w14:textId="77777777" w:rsidR="00311885" w:rsidRPr="00EC76D5" w:rsidRDefault="00311885" w:rsidP="00311885">
      <w:pPr>
        <w:pStyle w:val="Code"/>
        <w:rPr>
          <w:highlight w:val="white"/>
        </w:rPr>
      </w:pPr>
      <w:r w:rsidRPr="00EC76D5">
        <w:rPr>
          <w:highlight w:val="white"/>
        </w:rPr>
        <w:t>}</w:t>
      </w:r>
    </w:p>
    <w:p w14:paraId="500A4272" w14:textId="71AF6F54" w:rsidR="00311885" w:rsidRPr="00EC76D5" w:rsidRDefault="00C431D3" w:rsidP="00C431D3">
      <w:pPr>
        <w:rPr>
          <w:highlight w:val="white"/>
        </w:rPr>
      </w:pPr>
      <w:r>
        <w:rPr>
          <w:highlight w:val="white"/>
        </w:rPr>
        <w:lastRenderedPageBreak/>
        <w:t xml:space="preserve">In the case of a character value, we </w:t>
      </w:r>
      <w:r w:rsidR="006F6842">
        <w:rPr>
          <w:highlight w:val="white"/>
        </w:rPr>
        <w:t xml:space="preserve">call the </w:t>
      </w:r>
      <w:r w:rsidR="006F6842" w:rsidRPr="006F6842">
        <w:rPr>
          <w:rStyle w:val="KeyWord0"/>
          <w:highlight w:val="white"/>
        </w:rPr>
        <w:t>SlashToChar</w:t>
      </w:r>
      <w:r w:rsidR="006F6842">
        <w:rPr>
          <w:highlight w:val="white"/>
        </w:rPr>
        <w:t xml:space="preserve"> method above to clear the text from escape characters. We then check that it holds three characters (including the single quotation marks)</w:t>
      </w:r>
      <w:r w:rsidR="00CB3D14">
        <w:rPr>
          <w:highlight w:val="white"/>
        </w:rPr>
        <w:t>, and return a symbol holding the value.</w:t>
      </w:r>
    </w:p>
    <w:p w14:paraId="34A3F338" w14:textId="77777777" w:rsidR="00311885" w:rsidRPr="00EC76D5" w:rsidRDefault="00311885" w:rsidP="00311885">
      <w:pPr>
        <w:pStyle w:val="Code"/>
        <w:rPr>
          <w:highlight w:val="white"/>
        </w:rPr>
      </w:pPr>
      <w:r w:rsidRPr="00EC76D5">
        <w:rPr>
          <w:highlight w:val="white"/>
        </w:rPr>
        <w:t>{CHAR_VALUE} {</w:t>
      </w:r>
    </w:p>
    <w:p w14:paraId="10B68317" w14:textId="77777777" w:rsidR="00311885" w:rsidRPr="00EC76D5" w:rsidRDefault="00311885" w:rsidP="00311885">
      <w:pPr>
        <w:pStyle w:val="Code"/>
        <w:rPr>
          <w:highlight w:val="white"/>
        </w:rPr>
      </w:pPr>
      <w:r w:rsidRPr="00EC76D5">
        <w:rPr>
          <w:highlight w:val="white"/>
        </w:rPr>
        <w:t xml:space="preserve">  { CCompiler.Type type = new CCompiler.Type(Sort.Signed_Char);</w:t>
      </w:r>
    </w:p>
    <w:p w14:paraId="44CFB15E" w14:textId="77777777" w:rsidR="00311885" w:rsidRPr="00EC76D5" w:rsidRDefault="00311885" w:rsidP="00311885">
      <w:pPr>
        <w:pStyle w:val="Code"/>
        <w:rPr>
          <w:highlight w:val="white"/>
        </w:rPr>
      </w:pPr>
      <w:r w:rsidRPr="00EC76D5">
        <w:rPr>
          <w:highlight w:val="white"/>
        </w:rPr>
        <w:t xml:space="preserve">    string text = SlashToChar(yytext);</w:t>
      </w:r>
    </w:p>
    <w:p w14:paraId="6ED43CD6" w14:textId="77777777" w:rsidR="00311885" w:rsidRPr="00EC76D5" w:rsidRDefault="00311885" w:rsidP="00311885">
      <w:pPr>
        <w:pStyle w:val="Code"/>
        <w:rPr>
          <w:highlight w:val="white"/>
        </w:rPr>
      </w:pPr>
      <w:r w:rsidRPr="00EC76D5">
        <w:rPr>
          <w:highlight w:val="white"/>
        </w:rPr>
        <w:t xml:space="preserve">    Assert.Error(text.Length == 3, yytext, Message.Invalid_char_sequence);</w:t>
      </w:r>
    </w:p>
    <w:p w14:paraId="5F2EC7D7" w14:textId="77777777" w:rsidR="00311885" w:rsidRPr="00EC76D5" w:rsidRDefault="00311885" w:rsidP="00311885">
      <w:pPr>
        <w:pStyle w:val="Code"/>
        <w:rPr>
          <w:highlight w:val="white"/>
        </w:rPr>
      </w:pPr>
      <w:r w:rsidRPr="00EC76D5">
        <w:rPr>
          <w:highlight w:val="white"/>
        </w:rPr>
        <w:t xml:space="preserve">    yylval.symbol = new Symbol(type, (BigInteger) ((int) text[1]));</w:t>
      </w:r>
    </w:p>
    <w:p w14:paraId="20B564BD" w14:textId="77777777" w:rsidR="00311885" w:rsidRPr="00EC76D5" w:rsidRDefault="00311885" w:rsidP="00311885">
      <w:pPr>
        <w:pStyle w:val="Code"/>
        <w:rPr>
          <w:highlight w:val="white"/>
        </w:rPr>
      </w:pPr>
      <w:r w:rsidRPr="00EC76D5">
        <w:rPr>
          <w:highlight w:val="white"/>
        </w:rPr>
        <w:t xml:space="preserve">    return ((int) Tokens.VALUE);</w:t>
      </w:r>
    </w:p>
    <w:p w14:paraId="69E67422" w14:textId="77777777" w:rsidR="00311885" w:rsidRPr="00EC76D5" w:rsidRDefault="00311885" w:rsidP="00311885">
      <w:pPr>
        <w:pStyle w:val="Code"/>
        <w:rPr>
          <w:highlight w:val="white"/>
        </w:rPr>
      </w:pPr>
      <w:r w:rsidRPr="00EC76D5">
        <w:rPr>
          <w:highlight w:val="white"/>
        </w:rPr>
        <w:t xml:space="preserve">  }</w:t>
      </w:r>
    </w:p>
    <w:p w14:paraId="49023583" w14:textId="77777777" w:rsidR="00311885" w:rsidRPr="00EC76D5" w:rsidRDefault="00311885" w:rsidP="00311885">
      <w:pPr>
        <w:pStyle w:val="Code"/>
        <w:rPr>
          <w:highlight w:val="white"/>
        </w:rPr>
      </w:pPr>
      <w:r w:rsidRPr="00EC76D5">
        <w:rPr>
          <w:highlight w:val="white"/>
        </w:rPr>
        <w:t>}</w:t>
      </w:r>
    </w:p>
    <w:p w14:paraId="74CBB169" w14:textId="7C52A6A0" w:rsidR="00311885" w:rsidRPr="00EC76D5" w:rsidRDefault="009632A2" w:rsidP="009632A2">
      <w:pPr>
        <w:rPr>
          <w:highlight w:val="white"/>
        </w:rPr>
      </w:pPr>
      <w:r>
        <w:rPr>
          <w:highlight w:val="white"/>
        </w:rPr>
        <w:t xml:space="preserve">In the case of a </w:t>
      </w:r>
      <w:r w:rsidR="00A0402F">
        <w:rPr>
          <w:highlight w:val="white"/>
        </w:rPr>
        <w:t xml:space="preserve">string </w:t>
      </w:r>
      <w:r>
        <w:rPr>
          <w:highlight w:val="white"/>
        </w:rPr>
        <w:t xml:space="preserve">value, we </w:t>
      </w:r>
      <w:r w:rsidR="003F2B13">
        <w:rPr>
          <w:highlight w:val="white"/>
        </w:rPr>
        <w:t xml:space="preserve">also </w:t>
      </w:r>
      <w:r>
        <w:rPr>
          <w:highlight w:val="white"/>
        </w:rPr>
        <w:t xml:space="preserve">call the </w:t>
      </w:r>
      <w:r w:rsidRPr="006F6842">
        <w:rPr>
          <w:rStyle w:val="KeyWord0"/>
          <w:highlight w:val="white"/>
        </w:rPr>
        <w:t>SlashToChar</w:t>
      </w:r>
      <w:r>
        <w:rPr>
          <w:highlight w:val="white"/>
        </w:rPr>
        <w:t xml:space="preserve"> method above to clear the text from escape characters. We then return a symbol holding the value.</w:t>
      </w:r>
      <w:r w:rsidR="00326746">
        <w:rPr>
          <w:highlight w:val="white"/>
        </w:rPr>
        <w:t xml:space="preserve"> In this case we do not need to check the length of the string.</w:t>
      </w:r>
    </w:p>
    <w:p w14:paraId="45620CA5" w14:textId="77777777" w:rsidR="00311885" w:rsidRPr="00EC76D5" w:rsidRDefault="00311885" w:rsidP="00311885">
      <w:pPr>
        <w:pStyle w:val="Code"/>
        <w:rPr>
          <w:highlight w:val="white"/>
        </w:rPr>
      </w:pPr>
      <w:r w:rsidRPr="00EC76D5">
        <w:rPr>
          <w:highlight w:val="white"/>
        </w:rPr>
        <w:t>{STRING_VALUE} {</w:t>
      </w:r>
    </w:p>
    <w:p w14:paraId="5D8BE763" w14:textId="77777777" w:rsidR="00311885" w:rsidRPr="00EC76D5" w:rsidRDefault="00311885" w:rsidP="00311885">
      <w:pPr>
        <w:pStyle w:val="Code"/>
        <w:rPr>
          <w:highlight w:val="white"/>
        </w:rPr>
      </w:pPr>
      <w:r w:rsidRPr="00EC76D5">
        <w:rPr>
          <w:highlight w:val="white"/>
        </w:rPr>
        <w:t xml:space="preserve">  { CCompiler.Type type = new CCompiler.Type(Sort.String);</w:t>
      </w:r>
    </w:p>
    <w:p w14:paraId="5B38ABD0" w14:textId="77777777" w:rsidR="00311885" w:rsidRPr="00EC76D5" w:rsidRDefault="00311885" w:rsidP="00311885">
      <w:pPr>
        <w:pStyle w:val="Code"/>
        <w:rPr>
          <w:highlight w:val="white"/>
        </w:rPr>
      </w:pPr>
      <w:r w:rsidRPr="00EC76D5">
        <w:rPr>
          <w:highlight w:val="white"/>
        </w:rPr>
        <w:t xml:space="preserve">    string text = SlashToChar(yytext);</w:t>
      </w:r>
    </w:p>
    <w:p w14:paraId="28242527" w14:textId="77777777" w:rsidR="00311885" w:rsidRPr="00EC76D5" w:rsidRDefault="00311885" w:rsidP="00311885">
      <w:pPr>
        <w:pStyle w:val="Code"/>
        <w:rPr>
          <w:highlight w:val="white"/>
        </w:rPr>
      </w:pPr>
      <w:r w:rsidRPr="00EC76D5">
        <w:rPr>
          <w:highlight w:val="white"/>
        </w:rPr>
        <w:t xml:space="preserve">    object value = text.Substring(1, text.Length - 2);</w:t>
      </w:r>
    </w:p>
    <w:p w14:paraId="0DB213CD" w14:textId="77777777" w:rsidR="00311885" w:rsidRPr="00EC76D5" w:rsidRDefault="00311885" w:rsidP="00311885">
      <w:pPr>
        <w:pStyle w:val="Code"/>
        <w:rPr>
          <w:highlight w:val="white"/>
        </w:rPr>
      </w:pPr>
      <w:r w:rsidRPr="00EC76D5">
        <w:rPr>
          <w:highlight w:val="white"/>
        </w:rPr>
        <w:t xml:space="preserve">    yylval.symbol = new Symbol(type, value);</w:t>
      </w:r>
    </w:p>
    <w:p w14:paraId="03AE4FA8" w14:textId="77777777" w:rsidR="00311885" w:rsidRPr="00EC76D5" w:rsidRDefault="00311885" w:rsidP="00311885">
      <w:pPr>
        <w:pStyle w:val="Code"/>
        <w:rPr>
          <w:highlight w:val="white"/>
        </w:rPr>
      </w:pPr>
      <w:r w:rsidRPr="00EC76D5">
        <w:rPr>
          <w:highlight w:val="white"/>
        </w:rPr>
        <w:t xml:space="preserve">    yylval.symbol.StaticSymbol =</w:t>
      </w:r>
    </w:p>
    <w:p w14:paraId="51328BA4" w14:textId="77777777" w:rsidR="00311885" w:rsidRPr="00EC76D5" w:rsidRDefault="00311885" w:rsidP="00311885">
      <w:pPr>
        <w:pStyle w:val="Code"/>
        <w:rPr>
          <w:highlight w:val="white"/>
        </w:rPr>
      </w:pPr>
      <w:r w:rsidRPr="00EC76D5">
        <w:rPr>
          <w:highlight w:val="white"/>
        </w:rPr>
        <w:t xml:space="preserve">      ConstantExpression.Value(yylval.symbol.UniqueName, type, value);</w:t>
      </w:r>
    </w:p>
    <w:p w14:paraId="1B23E17B"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4A8DE96D" w14:textId="77777777" w:rsidR="00311885" w:rsidRPr="00EC76D5" w:rsidRDefault="00311885" w:rsidP="00311885">
      <w:pPr>
        <w:pStyle w:val="Code"/>
        <w:rPr>
          <w:highlight w:val="white"/>
        </w:rPr>
      </w:pPr>
      <w:r w:rsidRPr="00EC76D5">
        <w:rPr>
          <w:highlight w:val="white"/>
        </w:rPr>
        <w:t xml:space="preserve">    return ((int) Tokens.VALUE);</w:t>
      </w:r>
    </w:p>
    <w:p w14:paraId="4140C7D9" w14:textId="77777777" w:rsidR="00311885" w:rsidRPr="00EC76D5" w:rsidRDefault="00311885" w:rsidP="00311885">
      <w:pPr>
        <w:pStyle w:val="Code"/>
        <w:rPr>
          <w:highlight w:val="white"/>
        </w:rPr>
      </w:pPr>
      <w:r w:rsidRPr="00EC76D5">
        <w:rPr>
          <w:highlight w:val="white"/>
        </w:rPr>
        <w:t xml:space="preserve">  }</w:t>
      </w:r>
    </w:p>
    <w:p w14:paraId="6D3FB415" w14:textId="77777777" w:rsidR="00311885" w:rsidRPr="00EC76D5" w:rsidRDefault="00311885" w:rsidP="00311885">
      <w:pPr>
        <w:pStyle w:val="Code"/>
        <w:rPr>
          <w:highlight w:val="white"/>
        </w:rPr>
      </w:pPr>
      <w:r w:rsidRPr="00EC76D5">
        <w:rPr>
          <w:highlight w:val="white"/>
        </w:rPr>
        <w:t>}</w:t>
      </w:r>
    </w:p>
    <w:p w14:paraId="3FEC8B2E" w14:textId="778242CC" w:rsidR="00311885" w:rsidRPr="00EC76D5" w:rsidRDefault="00DA4168" w:rsidP="004C0C92">
      <w:pPr>
        <w:rPr>
          <w:highlight w:val="white"/>
        </w:rPr>
      </w:pPr>
      <w:r>
        <w:rPr>
          <w:highlight w:val="white"/>
        </w:rPr>
        <w:t>P</w:t>
      </w:r>
      <w:r w:rsidR="004C0C92">
        <w:rPr>
          <w:highlight w:val="white"/>
        </w:rPr>
        <w:t>ath line</w:t>
      </w:r>
      <w:r>
        <w:rPr>
          <w:highlight w:val="white"/>
        </w:rPr>
        <w:t xml:space="preserve">s are generated by the preprocessor </w:t>
      </w:r>
      <w:r w:rsidR="00896A02">
        <w:rPr>
          <w:highlight w:val="white"/>
        </w:rPr>
        <w:t>for</w:t>
      </w:r>
      <w:r>
        <w:rPr>
          <w:highlight w:val="white"/>
        </w:rPr>
        <w:t xml:space="preserve"> the __FILE__ and __LINE__ macros to hold the correct file name and line number. It is also used </w:t>
      </w:r>
      <w:r w:rsidR="00896A02">
        <w:rPr>
          <w:highlight w:val="white"/>
        </w:rPr>
        <w:t xml:space="preserve">by the compiler </w:t>
      </w:r>
      <w:r>
        <w:rPr>
          <w:highlight w:val="white"/>
        </w:rPr>
        <w:t>when reporting error.</w:t>
      </w:r>
      <w:r w:rsidR="004C0C92">
        <w:rPr>
          <w:highlight w:val="white"/>
        </w:rPr>
        <w:t xml:space="preserve"> </w:t>
      </w:r>
      <w:r w:rsidR="006F6229">
        <w:rPr>
          <w:highlight w:val="white"/>
        </w:rPr>
        <w:t xml:space="preserve">Its text is made up by </w:t>
      </w:r>
      <w:r w:rsidR="0065097A">
        <w:rPr>
          <w:highlight w:val="white"/>
        </w:rPr>
        <w:t>two dollar signs (‘$’) at the beginning and end, and the file name and line number separated by a comma (‘,’). The text also hold</w:t>
      </w:r>
      <w:r w:rsidR="002A41F4">
        <w:rPr>
          <w:highlight w:val="white"/>
        </w:rPr>
        <w:t>s</w:t>
      </w:r>
      <w:r w:rsidR="0065097A">
        <w:rPr>
          <w:highlight w:val="white"/>
        </w:rPr>
        <w:t xml:space="preserve"> plus signs (‘+’) in place of spaces.</w:t>
      </w:r>
    </w:p>
    <w:p w14:paraId="70A43FCC" w14:textId="77777777" w:rsidR="00311885" w:rsidRPr="00EC76D5" w:rsidRDefault="00311885" w:rsidP="00311885">
      <w:pPr>
        <w:pStyle w:val="Code"/>
        <w:rPr>
          <w:highlight w:val="white"/>
        </w:rPr>
      </w:pPr>
      <w:r w:rsidRPr="00EC76D5">
        <w:rPr>
          <w:highlight w:val="white"/>
        </w:rPr>
        <w:t>{PATH_LINE} {</w:t>
      </w:r>
    </w:p>
    <w:p w14:paraId="68305803" w14:textId="77777777" w:rsidR="00311885" w:rsidRPr="00EC76D5" w:rsidRDefault="00311885" w:rsidP="00311885">
      <w:pPr>
        <w:pStyle w:val="Code"/>
        <w:rPr>
          <w:highlight w:val="white"/>
        </w:rPr>
      </w:pPr>
      <w:r w:rsidRPr="00EC76D5">
        <w:rPr>
          <w:highlight w:val="white"/>
        </w:rPr>
        <w:t xml:space="preserve">  { string text = yytext.Substring(1, yyleng - 2);</w:t>
      </w:r>
    </w:p>
    <w:p w14:paraId="21AD624E" w14:textId="77777777" w:rsidR="00311885" w:rsidRPr="00EC76D5" w:rsidRDefault="00311885" w:rsidP="00311885">
      <w:pPr>
        <w:pStyle w:val="Code"/>
        <w:rPr>
          <w:highlight w:val="white"/>
        </w:rPr>
      </w:pPr>
      <w:r w:rsidRPr="00EC76D5">
        <w:rPr>
          <w:highlight w:val="white"/>
        </w:rPr>
        <w:t xml:space="preserve">    int index = text.IndexOf(',');</w:t>
      </w:r>
    </w:p>
    <w:p w14:paraId="13A0FD71" w14:textId="77777777" w:rsidR="00311885" w:rsidRPr="00EC76D5" w:rsidRDefault="00311885" w:rsidP="00311885">
      <w:pPr>
        <w:pStyle w:val="Code"/>
        <w:rPr>
          <w:highlight w:val="white"/>
        </w:rPr>
      </w:pPr>
      <w:r w:rsidRPr="00EC76D5">
        <w:rPr>
          <w:highlight w:val="white"/>
        </w:rPr>
        <w:t xml:space="preserve">    Path = new FileInfo(text.Substring(0, index).Replace("+", " "));</w:t>
      </w:r>
    </w:p>
    <w:p w14:paraId="222786E2" w14:textId="77777777" w:rsidR="00311885" w:rsidRPr="00EC76D5" w:rsidRDefault="00311885" w:rsidP="00311885">
      <w:pPr>
        <w:pStyle w:val="Code"/>
        <w:rPr>
          <w:highlight w:val="white"/>
        </w:rPr>
      </w:pPr>
      <w:r w:rsidRPr="00EC76D5">
        <w:rPr>
          <w:highlight w:val="white"/>
        </w:rPr>
        <w:t xml:space="preserve">    Line = int.Parse(text.Substring(index + 1));</w:t>
      </w:r>
    </w:p>
    <w:p w14:paraId="616E53BB" w14:textId="77777777" w:rsidR="00311885" w:rsidRPr="00EC76D5" w:rsidRDefault="00311885" w:rsidP="00311885">
      <w:pPr>
        <w:pStyle w:val="Code"/>
        <w:rPr>
          <w:highlight w:val="white"/>
        </w:rPr>
      </w:pPr>
      <w:r w:rsidRPr="00EC76D5">
        <w:rPr>
          <w:highlight w:val="white"/>
        </w:rPr>
        <w:t xml:space="preserve">  }</w:t>
      </w:r>
    </w:p>
    <w:p w14:paraId="608F1FA6" w14:textId="77777777" w:rsidR="00311885" w:rsidRPr="00EC76D5" w:rsidRDefault="00311885" w:rsidP="00311885">
      <w:pPr>
        <w:pStyle w:val="Code"/>
        <w:rPr>
          <w:highlight w:val="white"/>
        </w:rPr>
      </w:pPr>
      <w:r w:rsidRPr="00EC76D5">
        <w:rPr>
          <w:highlight w:val="white"/>
        </w:rPr>
        <w:t>}</w:t>
      </w:r>
    </w:p>
    <w:p w14:paraId="6DBE00AA" w14:textId="10536C4C" w:rsidR="00311885" w:rsidRPr="00EC76D5" w:rsidRDefault="000C1CF3" w:rsidP="000C1CF3">
      <w:pPr>
        <w:rPr>
          <w:highlight w:val="white"/>
        </w:rPr>
      </w:pPr>
      <w:r>
        <w:rPr>
          <w:highlight w:val="white"/>
        </w:rPr>
        <w:t>In case of a white space, we only update the Line variable if the character is a newline. Note that we do not return anything in this case, which causes the scanner to proceed with the next character in the input stream.</w:t>
      </w:r>
    </w:p>
    <w:p w14:paraId="2D2C6009" w14:textId="77777777" w:rsidR="00311885" w:rsidRPr="00EC76D5" w:rsidRDefault="00311885" w:rsidP="00311885">
      <w:pPr>
        <w:pStyle w:val="Code"/>
        <w:rPr>
          <w:highlight w:val="white"/>
        </w:rPr>
      </w:pPr>
      <w:r w:rsidRPr="00EC76D5">
        <w:rPr>
          <w:highlight w:val="white"/>
        </w:rPr>
        <w:t>{WHITE_SPACE} {</w:t>
      </w:r>
    </w:p>
    <w:p w14:paraId="1A6D10DD" w14:textId="77777777" w:rsidR="00311885" w:rsidRPr="00EC76D5" w:rsidRDefault="00311885" w:rsidP="00311885">
      <w:pPr>
        <w:pStyle w:val="Code"/>
        <w:rPr>
          <w:highlight w:val="white"/>
        </w:rPr>
      </w:pPr>
      <w:r w:rsidRPr="00EC76D5">
        <w:rPr>
          <w:highlight w:val="white"/>
        </w:rPr>
        <w:t xml:space="preserve">  if (yytext.Equals("\n")) {</w:t>
      </w:r>
    </w:p>
    <w:p w14:paraId="652CAEB9" w14:textId="77777777" w:rsidR="00311885" w:rsidRPr="00EC76D5" w:rsidRDefault="00311885" w:rsidP="00311885">
      <w:pPr>
        <w:pStyle w:val="Code"/>
        <w:rPr>
          <w:highlight w:val="white"/>
        </w:rPr>
      </w:pPr>
      <w:r w:rsidRPr="00EC76D5">
        <w:rPr>
          <w:highlight w:val="white"/>
        </w:rPr>
        <w:t xml:space="preserve">    ++Line;</w:t>
      </w:r>
    </w:p>
    <w:p w14:paraId="7E37D123" w14:textId="77777777" w:rsidR="00311885" w:rsidRPr="00EC76D5" w:rsidRDefault="00311885" w:rsidP="00311885">
      <w:pPr>
        <w:pStyle w:val="Code"/>
        <w:rPr>
          <w:highlight w:val="white"/>
        </w:rPr>
      </w:pPr>
      <w:r w:rsidRPr="00EC76D5">
        <w:rPr>
          <w:highlight w:val="white"/>
        </w:rPr>
        <w:t xml:space="preserve">  }</w:t>
      </w:r>
    </w:p>
    <w:p w14:paraId="3E5F1511" w14:textId="77777777" w:rsidR="00311885" w:rsidRPr="00EC76D5" w:rsidRDefault="00311885" w:rsidP="00311885">
      <w:pPr>
        <w:pStyle w:val="Code"/>
        <w:rPr>
          <w:highlight w:val="white"/>
        </w:rPr>
      </w:pPr>
      <w:r w:rsidRPr="00EC76D5">
        <w:rPr>
          <w:highlight w:val="white"/>
        </w:rPr>
        <w:t>}</w:t>
      </w:r>
    </w:p>
    <w:p w14:paraId="60B7EFA3" w14:textId="43270355" w:rsidR="00311885" w:rsidRPr="00EC76D5" w:rsidRDefault="00231644" w:rsidP="00231644">
      <w:pPr>
        <w:rPr>
          <w:highlight w:val="white"/>
        </w:rPr>
      </w:pPr>
      <w:r>
        <w:rPr>
          <w:highlight w:val="white"/>
        </w:rPr>
        <w:t>Finally, when the scanner finds a character that has not been handled by the rules above, a error is reported.</w:t>
      </w:r>
    </w:p>
    <w:p w14:paraId="0B711E7A" w14:textId="77777777" w:rsidR="00311885" w:rsidRPr="00EC76D5" w:rsidRDefault="00311885" w:rsidP="00311885">
      <w:pPr>
        <w:pStyle w:val="Code"/>
        <w:rPr>
          <w:highlight w:val="white"/>
        </w:rPr>
      </w:pPr>
      <w:r w:rsidRPr="00EC76D5">
        <w:rPr>
          <w:highlight w:val="white"/>
        </w:rPr>
        <w:t>. { Assert.Error(yytext, Message.Unknown_character); }</w:t>
      </w:r>
    </w:p>
    <w:p w14:paraId="0CCBE78E" w14:textId="47839DFF" w:rsidR="00E40B78" w:rsidRPr="00EC76D5" w:rsidRDefault="00E40B78" w:rsidP="00E40B78">
      <w:pPr>
        <w:pStyle w:val="Rubrik1"/>
      </w:pPr>
      <w:r w:rsidRPr="00EC76D5">
        <w:lastRenderedPageBreak/>
        <w:t>Parsing</w:t>
      </w:r>
      <w:bookmarkEnd w:id="48"/>
      <w:bookmarkEnd w:id="49"/>
    </w:p>
    <w:p w14:paraId="60103DBC" w14:textId="66699777" w:rsidR="00DF6A2B" w:rsidRDefault="00DF6A2B" w:rsidP="00E40B78">
      <w:r>
        <w:t xml:space="preserve">The parser can be considered the heart of the compiler. It requests token from the scanner, checks that the source code complies with the grammar, builds </w:t>
      </w:r>
      <w:r w:rsidR="00A573B0">
        <w:t>the symbol table,</w:t>
      </w:r>
      <w:r w:rsidR="00E163FA">
        <w:t xml:space="preserve"> performs type checking,</w:t>
      </w:r>
      <w:r w:rsidR="00A573B0">
        <w:t xml:space="preserve"> and </w:t>
      </w:r>
      <w:r>
        <w:t xml:space="preserve">generate </w:t>
      </w:r>
      <w:r w:rsidR="00A573B0">
        <w:t xml:space="preserve">the </w:t>
      </w:r>
      <w:r>
        <w:t xml:space="preserve">middle </w:t>
      </w:r>
      <w:r w:rsidR="00A573B0">
        <w:t>code.</w:t>
      </w:r>
    </w:p>
    <w:p w14:paraId="0C26C878" w14:textId="77777777" w:rsidR="00837D1F" w:rsidRDefault="00837D1F" w:rsidP="00837D1F">
      <w:r>
        <w:t>This chapter describes the parser of the compiler, how it parses the source code to test whether is complies to the grammar. However, the parser does also performs type checking, store symbols in the symbol table and generates middle code.</w:t>
      </w:r>
    </w:p>
    <w:p w14:paraId="73A27F12" w14:textId="74FE9F14" w:rsidR="00E40B78" w:rsidRDefault="00BD4112" w:rsidP="00E40B78">
      <w:pPr>
        <w:pStyle w:val="CodeHeader"/>
      </w:pPr>
      <w:r>
        <w:t>MainParser.gppg</w:t>
      </w:r>
    </w:p>
    <w:p w14:paraId="30BA85B3" w14:textId="77777777" w:rsidR="00F023DC" w:rsidRDefault="00F023DC" w:rsidP="00F91A23">
      <w:pPr>
        <w:pStyle w:val="Code"/>
        <w:rPr>
          <w:highlight w:val="white"/>
          <w:lang w:val="sv-SE"/>
        </w:rPr>
      </w:pPr>
      <w:r>
        <w:rPr>
          <w:highlight w:val="white"/>
          <w:lang w:val="sv-SE"/>
        </w:rPr>
        <w:t>%namespace CCompiler_Main</w:t>
      </w:r>
    </w:p>
    <w:p w14:paraId="7EA7FC97" w14:textId="77777777" w:rsidR="00F023DC" w:rsidRDefault="00F023DC" w:rsidP="00F91A23">
      <w:pPr>
        <w:pStyle w:val="Code"/>
        <w:rPr>
          <w:highlight w:val="white"/>
          <w:lang w:val="sv-SE"/>
        </w:rPr>
      </w:pPr>
      <w:r>
        <w:rPr>
          <w:highlight w:val="white"/>
          <w:lang w:val="sv-SE"/>
        </w:rPr>
        <w:t>%partial</w:t>
      </w:r>
    </w:p>
    <w:p w14:paraId="0D922186" w14:textId="77777777" w:rsidR="00F023DC" w:rsidRDefault="00F023DC" w:rsidP="00F91A23">
      <w:pPr>
        <w:pStyle w:val="Code"/>
        <w:rPr>
          <w:highlight w:val="white"/>
          <w:lang w:val="sv-SE"/>
        </w:rPr>
      </w:pPr>
    </w:p>
    <w:p w14:paraId="3A1CBE1D" w14:textId="77777777" w:rsidR="00F023DC" w:rsidRDefault="00F023DC" w:rsidP="00F91A23">
      <w:pPr>
        <w:pStyle w:val="Code"/>
        <w:rPr>
          <w:highlight w:val="white"/>
          <w:lang w:val="sv-SE"/>
        </w:rPr>
      </w:pPr>
      <w:r>
        <w:rPr>
          <w:highlight w:val="white"/>
          <w:lang w:val="sv-SE"/>
        </w:rPr>
        <w:t>%using CCompiler;</w:t>
      </w:r>
    </w:p>
    <w:p w14:paraId="7BB62D5B" w14:textId="77777777" w:rsidR="00F023DC" w:rsidRDefault="00F023DC" w:rsidP="00F91A23">
      <w:pPr>
        <w:pStyle w:val="Code"/>
        <w:rPr>
          <w:highlight w:val="white"/>
          <w:lang w:val="sv-SE"/>
        </w:rPr>
      </w:pPr>
      <w:r>
        <w:rPr>
          <w:highlight w:val="white"/>
          <w:lang w:val="sv-SE"/>
        </w:rPr>
        <w:t>%using System.Numerics;</w:t>
      </w:r>
    </w:p>
    <w:p w14:paraId="16F6FF90" w14:textId="77777777" w:rsidR="00F023DC" w:rsidRDefault="00F023DC" w:rsidP="00F91A23">
      <w:pPr>
        <w:pStyle w:val="Code"/>
        <w:rPr>
          <w:highlight w:val="white"/>
          <w:lang w:val="sv-SE"/>
        </w:rPr>
      </w:pPr>
    </w:p>
    <w:p w14:paraId="1CB6E266" w14:textId="77777777" w:rsidR="00F023DC" w:rsidRDefault="00F023DC" w:rsidP="00F91A23">
      <w:pPr>
        <w:pStyle w:val="Code"/>
        <w:rPr>
          <w:highlight w:val="white"/>
          <w:lang w:val="sv-SE"/>
        </w:rPr>
      </w:pPr>
      <w:r>
        <w:rPr>
          <w:highlight w:val="white"/>
          <w:lang w:val="sv-SE"/>
        </w:rPr>
        <w:t>%{</w:t>
      </w:r>
    </w:p>
    <w:p w14:paraId="2F18278A" w14:textId="77777777" w:rsidR="00F023DC" w:rsidRDefault="00F023DC" w:rsidP="00F91A23">
      <w:pPr>
        <w:pStyle w:val="Code"/>
        <w:rPr>
          <w:highlight w:val="white"/>
          <w:lang w:val="sv-SE"/>
        </w:rPr>
      </w:pPr>
      <w:r>
        <w:rPr>
          <w:highlight w:val="white"/>
          <w:lang w:val="sv-SE"/>
        </w:rPr>
        <w:t xml:space="preserve">  public static Stack&lt;Specifier&gt; SpecifierStack = new Stack&lt;Specifier&gt;();</w:t>
      </w:r>
    </w:p>
    <w:p w14:paraId="4CB1B3B8" w14:textId="77777777" w:rsidR="00F023DC" w:rsidRDefault="00F023DC" w:rsidP="00F91A23">
      <w:pPr>
        <w:pStyle w:val="Code"/>
        <w:rPr>
          <w:highlight w:val="white"/>
          <w:lang w:val="sv-SE"/>
        </w:rPr>
      </w:pPr>
      <w:r>
        <w:rPr>
          <w:highlight w:val="white"/>
          <w:lang w:val="sv-SE"/>
        </w:rPr>
        <w:t xml:space="preserve">  public static Stack&lt;BigInteger&gt; EnumValueStack = new Stack&lt;BigInteger&gt;();</w:t>
      </w:r>
    </w:p>
    <w:p w14:paraId="58488AD6" w14:textId="77777777" w:rsidR="00F023DC" w:rsidRDefault="00F023DC" w:rsidP="00F91A23">
      <w:pPr>
        <w:pStyle w:val="Code"/>
        <w:rPr>
          <w:highlight w:val="white"/>
          <w:lang w:val="sv-SE"/>
        </w:rPr>
      </w:pPr>
      <w:r>
        <w:rPr>
          <w:highlight w:val="white"/>
          <w:lang w:val="sv-SE"/>
        </w:rPr>
        <w:t xml:space="preserve">  public static int CallDepth = 0;</w:t>
      </w:r>
    </w:p>
    <w:p w14:paraId="72030A48" w14:textId="77777777" w:rsidR="00F023DC" w:rsidRDefault="00F023DC" w:rsidP="00F91A23">
      <w:pPr>
        <w:pStyle w:val="Code"/>
        <w:rPr>
          <w:highlight w:val="white"/>
          <w:lang w:val="sv-SE"/>
        </w:rPr>
      </w:pPr>
      <w:r>
        <w:rPr>
          <w:highlight w:val="white"/>
          <w:lang w:val="sv-SE"/>
        </w:rPr>
        <w:t>%}</w:t>
      </w:r>
    </w:p>
    <w:p w14:paraId="79AE647D" w14:textId="5B12EE3C" w:rsidR="00F023DC" w:rsidRDefault="0039488A" w:rsidP="0039488A">
      <w:pPr>
        <w:rPr>
          <w:highlight w:val="white"/>
          <w:lang w:val="sv-SE"/>
        </w:rPr>
      </w:pPr>
      <w:r>
        <w:rPr>
          <w:highlight w:val="white"/>
          <w:lang w:val="sv-SE"/>
        </w:rPr>
        <w:t>The parser is made up by</w:t>
      </w:r>
      <w:r w:rsidR="003014C6">
        <w:rPr>
          <w:highlight w:val="white"/>
          <w:lang w:val="sv-SE"/>
        </w:rPr>
        <w:t xml:space="preserve"> tokens and rules</w:t>
      </w:r>
      <w:r w:rsidR="004C587F">
        <w:rPr>
          <w:highlight w:val="white"/>
          <w:lang w:val="sv-SE"/>
        </w:rPr>
        <w:t xml:space="preserve">, where tokens corrensponds to operators, keyword and </w:t>
      </w:r>
      <w:r w:rsidR="00715B64">
        <w:rPr>
          <w:highlight w:val="white"/>
          <w:lang w:val="sv-SE"/>
        </w:rPr>
        <w:t>characters.</w:t>
      </w:r>
      <w:r w:rsidR="003014C6">
        <w:rPr>
          <w:highlight w:val="white"/>
          <w:lang w:val="sv-SE"/>
        </w:rPr>
        <w:t xml:space="preserve"> The following tokens are used by the parser, and they</w:t>
      </w:r>
      <w:r w:rsidR="00921E11">
        <w:rPr>
          <w:highlight w:val="white"/>
          <w:lang w:val="sv-SE"/>
        </w:rPr>
        <w:t xml:space="preserve"> are also returned by the scanner</w:t>
      </w:r>
      <w:r w:rsidR="009B7602">
        <w:rPr>
          <w:highlight w:val="white"/>
          <w:lang w:val="sv-SE"/>
        </w:rPr>
        <w:t xml:space="preserve"> in the previous chapter.</w:t>
      </w:r>
    </w:p>
    <w:p w14:paraId="004A4D91" w14:textId="42BA16BF" w:rsidR="004D06E3" w:rsidRDefault="004D06E3" w:rsidP="0039488A">
      <w:pPr>
        <w:rPr>
          <w:highlight w:val="white"/>
          <w:lang w:val="sv-SE"/>
        </w:rPr>
      </w:pPr>
      <w:r>
        <w:rPr>
          <w:highlight w:val="white"/>
          <w:lang w:val="sv-SE"/>
        </w:rPr>
        <w:t xml:space="preserve">A variable </w:t>
      </w:r>
      <w:r w:rsidR="00B303AA">
        <w:rPr>
          <w:highlight w:val="white"/>
          <w:lang w:val="sv-SE"/>
        </w:rPr>
        <w:t xml:space="preserve">or function </w:t>
      </w:r>
      <w:r>
        <w:rPr>
          <w:highlight w:val="white"/>
          <w:lang w:val="sv-SE"/>
        </w:rPr>
        <w:t xml:space="preserve">has </w:t>
      </w:r>
      <w:r w:rsidRPr="00320B60">
        <w:rPr>
          <w:rStyle w:val="KeyWord0"/>
          <w:highlight w:val="white"/>
        </w:rPr>
        <w:t>auto</w:t>
      </w:r>
      <w:r>
        <w:rPr>
          <w:highlight w:val="white"/>
          <w:lang w:val="sv-SE"/>
        </w:rPr>
        <w:t xml:space="preserve">, </w:t>
      </w:r>
      <w:r w:rsidRPr="00320B60">
        <w:rPr>
          <w:rStyle w:val="KeyWord0"/>
          <w:highlight w:val="white"/>
        </w:rPr>
        <w:t>register</w:t>
      </w:r>
      <w:r>
        <w:rPr>
          <w:highlight w:val="white"/>
          <w:lang w:val="sv-SE"/>
        </w:rPr>
        <w:t xml:space="preserve">, </w:t>
      </w:r>
      <w:r w:rsidRPr="00320B60">
        <w:rPr>
          <w:rStyle w:val="KeyWord0"/>
          <w:highlight w:val="white"/>
        </w:rPr>
        <w:t>static</w:t>
      </w:r>
      <w:r>
        <w:rPr>
          <w:highlight w:val="white"/>
          <w:lang w:val="sv-SE"/>
        </w:rPr>
        <w:t xml:space="preserve">, </w:t>
      </w:r>
      <w:r w:rsidRPr="00320B60">
        <w:rPr>
          <w:rStyle w:val="KeyWord0"/>
          <w:highlight w:val="white"/>
        </w:rPr>
        <w:t>extern</w:t>
      </w:r>
      <w:r>
        <w:rPr>
          <w:highlight w:val="white"/>
          <w:lang w:val="sv-SE"/>
        </w:rPr>
        <w:t xml:space="preserve">, or </w:t>
      </w:r>
      <w:r w:rsidRPr="00320B60">
        <w:rPr>
          <w:rStyle w:val="KeyWord0"/>
          <w:highlight w:val="white"/>
        </w:rPr>
        <w:t>typedef</w:t>
      </w:r>
      <w:r>
        <w:rPr>
          <w:highlight w:val="white"/>
          <w:lang w:val="sv-SE"/>
        </w:rPr>
        <w:t xml:space="preserve"> storage</w:t>
      </w:r>
      <w:r w:rsidR="007B2091">
        <w:rPr>
          <w:highlight w:val="white"/>
          <w:lang w:val="sv-SE"/>
        </w:rPr>
        <w:t>.</w:t>
      </w:r>
    </w:p>
    <w:p w14:paraId="1657FAF2" w14:textId="77777777" w:rsidR="00D6224F" w:rsidRDefault="00F023DC" w:rsidP="00F91A23">
      <w:pPr>
        <w:pStyle w:val="Code"/>
        <w:rPr>
          <w:highlight w:val="white"/>
          <w:lang w:val="sv-SE"/>
        </w:rPr>
      </w:pPr>
      <w:r>
        <w:rPr>
          <w:highlight w:val="white"/>
          <w:lang w:val="sv-SE"/>
        </w:rPr>
        <w:t>%token AUTO REGISTER STATIC EXTERN TYPEDEF</w:t>
      </w:r>
    </w:p>
    <w:p w14:paraId="6B1ECFEB" w14:textId="2004BF8B" w:rsidR="00127AAF" w:rsidRDefault="00127AAF" w:rsidP="006B7442">
      <w:pPr>
        <w:rPr>
          <w:highlight w:val="white"/>
          <w:lang w:val="sv-SE"/>
        </w:rPr>
      </w:pPr>
      <w:r>
        <w:rPr>
          <w:highlight w:val="white"/>
          <w:lang w:val="sv-SE"/>
        </w:rPr>
        <w:t xml:space="preserve">A variable can also </w:t>
      </w:r>
      <w:r w:rsidR="006B7442">
        <w:rPr>
          <w:highlight w:val="white"/>
          <w:lang w:val="sv-SE"/>
        </w:rPr>
        <w:t>be qualified as constant or volatile.</w:t>
      </w:r>
    </w:p>
    <w:p w14:paraId="4F947812" w14:textId="77777777" w:rsidR="006B7442" w:rsidRDefault="006B7442" w:rsidP="006B7442">
      <w:pPr>
        <w:pStyle w:val="Code"/>
        <w:rPr>
          <w:highlight w:val="white"/>
          <w:lang w:val="sv-SE"/>
        </w:rPr>
      </w:pPr>
      <w:r>
        <w:rPr>
          <w:highlight w:val="white"/>
          <w:lang w:val="sv-SE"/>
        </w:rPr>
        <w:t xml:space="preserve">       CONSTANT VOLATILE</w:t>
      </w:r>
    </w:p>
    <w:p w14:paraId="61A76CE5" w14:textId="0F424D4A" w:rsidR="006B7442" w:rsidRDefault="003E1F9C" w:rsidP="003E1F9C">
      <w:pPr>
        <w:rPr>
          <w:highlight w:val="white"/>
          <w:lang w:val="sv-SE"/>
        </w:rPr>
      </w:pPr>
      <w:r>
        <w:rPr>
          <w:highlight w:val="white"/>
          <w:lang w:val="sv-SE"/>
        </w:rPr>
        <w:t>An integral type can by signed or unsigned, and char, short int, int, or long int.</w:t>
      </w:r>
    </w:p>
    <w:p w14:paraId="0F8FDE68" w14:textId="0DCF3816" w:rsidR="00F023DC" w:rsidRDefault="00F023DC" w:rsidP="00F91A23">
      <w:pPr>
        <w:pStyle w:val="Code"/>
        <w:rPr>
          <w:highlight w:val="white"/>
          <w:lang w:val="sv-SE"/>
        </w:rPr>
      </w:pPr>
      <w:r>
        <w:rPr>
          <w:highlight w:val="white"/>
          <w:lang w:val="sv-SE"/>
        </w:rPr>
        <w:t xml:space="preserve">       SIGNED UNSIGNED CHAR SHORT INT LONG</w:t>
      </w:r>
    </w:p>
    <w:p w14:paraId="16F33AF3" w14:textId="0024B0C6" w:rsidR="006B7442" w:rsidRDefault="00467696" w:rsidP="00467696">
      <w:pPr>
        <w:rPr>
          <w:highlight w:val="white"/>
          <w:lang w:val="sv-SE"/>
        </w:rPr>
      </w:pPr>
      <w:r>
        <w:rPr>
          <w:highlight w:val="white"/>
          <w:lang w:val="sv-SE"/>
        </w:rPr>
        <w:t>An floating type can be float, double, or long double.</w:t>
      </w:r>
    </w:p>
    <w:p w14:paraId="6D147AC2" w14:textId="7134F04A" w:rsidR="003B214B" w:rsidRDefault="00F023DC" w:rsidP="00F91A23">
      <w:pPr>
        <w:pStyle w:val="Code"/>
        <w:rPr>
          <w:highlight w:val="white"/>
          <w:lang w:val="sv-SE"/>
        </w:rPr>
      </w:pPr>
      <w:r>
        <w:rPr>
          <w:highlight w:val="white"/>
          <w:lang w:val="sv-SE"/>
        </w:rPr>
        <w:t xml:space="preserve">       FLOAT DOUBLE</w:t>
      </w:r>
    </w:p>
    <w:p w14:paraId="0CDAE2F6" w14:textId="07BF592D" w:rsidR="00CA3625" w:rsidRDefault="00820680" w:rsidP="00F91A23">
      <w:pPr>
        <w:pStyle w:val="Code"/>
        <w:rPr>
          <w:highlight w:val="white"/>
          <w:lang w:val="sv-SE"/>
        </w:rPr>
      </w:pPr>
      <w:r>
        <w:rPr>
          <w:highlight w:val="white"/>
          <w:lang w:val="sv-SE"/>
        </w:rPr>
        <w:t xml:space="preserve">Moreover, there is </w:t>
      </w:r>
    </w:p>
    <w:p w14:paraId="3A76664B" w14:textId="77777777" w:rsidR="00820680" w:rsidRDefault="003B214B" w:rsidP="00820680">
      <w:pPr>
        <w:pStyle w:val="Code"/>
        <w:rPr>
          <w:highlight w:val="white"/>
          <w:lang w:val="sv-SE"/>
        </w:rPr>
      </w:pPr>
      <w:r>
        <w:rPr>
          <w:highlight w:val="white"/>
          <w:lang w:val="sv-SE"/>
        </w:rPr>
        <w:t xml:space="preserve">      </w:t>
      </w:r>
      <w:r w:rsidR="00F023DC">
        <w:rPr>
          <w:highlight w:val="white"/>
          <w:lang w:val="sv-SE"/>
        </w:rPr>
        <w:t xml:space="preserve"> ENUM STRUCT UNION</w:t>
      </w:r>
    </w:p>
    <w:p w14:paraId="1E2C5A7F" w14:textId="4187DE79" w:rsidR="000E52DF" w:rsidRDefault="00820680" w:rsidP="00820680">
      <w:pPr>
        <w:rPr>
          <w:highlight w:val="white"/>
          <w:lang w:val="sv-SE"/>
        </w:rPr>
      </w:pPr>
      <w:r>
        <w:rPr>
          <w:highlight w:val="white"/>
          <w:lang w:val="sv-SE"/>
        </w:rPr>
        <w:t>Finally, t</w:t>
      </w:r>
      <w:r w:rsidR="002E1309">
        <w:rPr>
          <w:highlight w:val="white"/>
          <w:lang w:val="sv-SE"/>
        </w:rPr>
        <w:t xml:space="preserve">here is also the void type, that </w:t>
      </w:r>
      <w:r w:rsidR="007F474B">
        <w:rPr>
          <w:highlight w:val="white"/>
          <w:lang w:val="sv-SE"/>
        </w:rPr>
        <w:t>marks the absence of a type. It is used</w:t>
      </w:r>
      <w:r w:rsidR="00A05D78">
        <w:rPr>
          <w:highlight w:val="white"/>
          <w:lang w:val="sv-SE"/>
        </w:rPr>
        <w:t xml:space="preserve"> to to mark the absence of a par</w:t>
      </w:r>
      <w:r w:rsidR="009F0EA4">
        <w:rPr>
          <w:highlight w:val="white"/>
          <w:lang w:val="sv-SE"/>
        </w:rPr>
        <w:t>a</w:t>
      </w:r>
      <w:r w:rsidR="00A05D78">
        <w:rPr>
          <w:highlight w:val="white"/>
          <w:lang w:val="sv-SE"/>
        </w:rPr>
        <w:t xml:space="preserve">meter list or return type of a function, and </w:t>
      </w:r>
      <w:r w:rsidR="00566898">
        <w:rPr>
          <w:highlight w:val="white"/>
          <w:lang w:val="sv-SE"/>
        </w:rPr>
        <w:t>as pointer to void.</w:t>
      </w:r>
    </w:p>
    <w:p w14:paraId="1D5407C3" w14:textId="04DFB105" w:rsidR="00F023DC" w:rsidRDefault="000E52DF" w:rsidP="000E52DF">
      <w:pPr>
        <w:pStyle w:val="Code"/>
        <w:rPr>
          <w:highlight w:val="white"/>
          <w:lang w:val="sv-SE"/>
        </w:rPr>
      </w:pPr>
      <w:r>
        <w:rPr>
          <w:highlight w:val="white"/>
          <w:lang w:val="sv-SE"/>
        </w:rPr>
        <w:t xml:space="preserve">     </w:t>
      </w:r>
      <w:r w:rsidR="007F474B">
        <w:rPr>
          <w:highlight w:val="white"/>
          <w:lang w:val="sv-SE"/>
        </w:rPr>
        <w:t xml:space="preserve"> </w:t>
      </w:r>
      <w:r w:rsidR="007508B2">
        <w:rPr>
          <w:highlight w:val="white"/>
          <w:lang w:val="sv-SE"/>
        </w:rPr>
        <w:t xml:space="preserve"> VOID</w:t>
      </w:r>
    </w:p>
    <w:p w14:paraId="39792267" w14:textId="7EE5232D" w:rsidR="00F56EA0" w:rsidRDefault="00F56EA0" w:rsidP="00F56EA0">
      <w:pPr>
        <w:rPr>
          <w:highlight w:val="white"/>
          <w:lang w:val="sv-SE"/>
        </w:rPr>
      </w:pPr>
      <w:r>
        <w:rPr>
          <w:highlight w:val="white"/>
          <w:lang w:val="sv-SE"/>
        </w:rPr>
        <w:t xml:space="preserve">The asterrisk (’*’) is used both for multiplication and </w:t>
      </w:r>
      <w:r w:rsidR="00B02345">
        <w:rPr>
          <w:highlight w:val="white"/>
          <w:lang w:val="sv-SE"/>
        </w:rPr>
        <w:t>dereference</w:t>
      </w:r>
      <w:r>
        <w:rPr>
          <w:highlight w:val="white"/>
          <w:lang w:val="sv-SE"/>
        </w:rPr>
        <w:t>ereing pointers.</w:t>
      </w:r>
    </w:p>
    <w:p w14:paraId="3BBA7E5C" w14:textId="762A5354" w:rsidR="00F023DC" w:rsidRDefault="00F023DC" w:rsidP="00F91A23">
      <w:pPr>
        <w:pStyle w:val="Code"/>
        <w:rPr>
          <w:highlight w:val="white"/>
          <w:lang w:val="sv-SE"/>
        </w:rPr>
      </w:pPr>
      <w:r>
        <w:rPr>
          <w:highlight w:val="white"/>
          <w:lang w:val="sv-SE"/>
        </w:rPr>
        <w:t xml:space="preserve">       PLUS MINUS </w:t>
      </w:r>
      <w:r w:rsidR="00FE74EC">
        <w:rPr>
          <w:highlight w:val="white"/>
          <w:lang w:val="sv-SE"/>
        </w:rPr>
        <w:t xml:space="preserve">ASTERRISK </w:t>
      </w:r>
      <w:r>
        <w:rPr>
          <w:highlight w:val="white"/>
          <w:lang w:val="sv-SE"/>
        </w:rPr>
        <w:t>DIVIDE MODULO INCREMENT DECREMENT</w:t>
      </w:r>
    </w:p>
    <w:p w14:paraId="07F13961" w14:textId="77777777" w:rsidR="00FE74EC" w:rsidRDefault="00FE74EC" w:rsidP="00F91A23">
      <w:pPr>
        <w:pStyle w:val="Code"/>
        <w:rPr>
          <w:highlight w:val="white"/>
          <w:lang w:val="sv-SE"/>
        </w:rPr>
      </w:pPr>
    </w:p>
    <w:p w14:paraId="502E8C8D" w14:textId="77777777" w:rsidR="00A0227D" w:rsidRDefault="00F023DC" w:rsidP="00F91A23">
      <w:pPr>
        <w:pStyle w:val="Code"/>
        <w:rPr>
          <w:highlight w:val="white"/>
          <w:lang w:val="sv-SE"/>
        </w:rPr>
      </w:pPr>
      <w:r>
        <w:rPr>
          <w:highlight w:val="white"/>
          <w:lang w:val="sv-SE"/>
        </w:rPr>
        <w:t xml:space="preserve">       EQUAL NOT_EQUAL LESS_THAN LESS_THAN_EQUAL GREATER_THAN</w:t>
      </w:r>
    </w:p>
    <w:p w14:paraId="7B97318C" w14:textId="46C81B89" w:rsidR="003B214B" w:rsidRDefault="00F023DC" w:rsidP="00F91A23">
      <w:pPr>
        <w:pStyle w:val="Code"/>
        <w:rPr>
          <w:highlight w:val="white"/>
          <w:lang w:val="sv-SE"/>
        </w:rPr>
      </w:pPr>
      <w:r>
        <w:rPr>
          <w:highlight w:val="white"/>
          <w:lang w:val="sv-SE"/>
        </w:rPr>
        <w:t xml:space="preserve">       GREATER_THAN_EQUAL</w:t>
      </w:r>
    </w:p>
    <w:p w14:paraId="7BF6164E" w14:textId="35674889" w:rsidR="006D74C3" w:rsidRDefault="00135D3C" w:rsidP="00B343AE">
      <w:pPr>
        <w:rPr>
          <w:highlight w:val="white"/>
          <w:lang w:val="sv-SE"/>
        </w:rPr>
      </w:pPr>
      <w:r>
        <w:rPr>
          <w:highlight w:val="white"/>
          <w:lang w:val="sv-SE"/>
        </w:rPr>
        <w:t>Th</w:t>
      </w:r>
      <w:r w:rsidR="00B343AE">
        <w:rPr>
          <w:highlight w:val="white"/>
          <w:lang w:val="sv-SE"/>
        </w:rPr>
        <w:t>e assigmnent is both simple and compund.</w:t>
      </w:r>
    </w:p>
    <w:p w14:paraId="07D14B52" w14:textId="77777777" w:rsidR="00F023DC" w:rsidRDefault="00F023DC" w:rsidP="00F91A23">
      <w:pPr>
        <w:pStyle w:val="Code"/>
        <w:rPr>
          <w:highlight w:val="white"/>
          <w:lang w:val="sv-SE"/>
        </w:rPr>
      </w:pPr>
      <w:r>
        <w:rPr>
          <w:highlight w:val="white"/>
          <w:lang w:val="sv-SE"/>
        </w:rPr>
        <w:t xml:space="preserve">       ASSIGN ADD_ASSIGN SUBTRACT_ASSIGN MULTIPLY_ASSIGN</w:t>
      </w:r>
    </w:p>
    <w:p w14:paraId="04BDBE3B" w14:textId="086B5842" w:rsidR="00820193" w:rsidRDefault="00F023DC" w:rsidP="00FD3ACA">
      <w:pPr>
        <w:pStyle w:val="Code"/>
        <w:rPr>
          <w:highlight w:val="white"/>
          <w:lang w:val="sv-SE"/>
        </w:rPr>
      </w:pPr>
      <w:r>
        <w:rPr>
          <w:highlight w:val="white"/>
          <w:lang w:val="sv-SE"/>
        </w:rPr>
        <w:lastRenderedPageBreak/>
        <w:t xml:space="preserve">       DIVIDE_ASSIGN MODULO_ASSIGN AND_ASSIGN </w:t>
      </w:r>
      <w:r w:rsidR="00414C74">
        <w:rPr>
          <w:highlight w:val="white"/>
          <w:lang w:val="sv-SE"/>
        </w:rPr>
        <w:t>OR</w:t>
      </w:r>
      <w:r>
        <w:rPr>
          <w:highlight w:val="white"/>
          <w:lang w:val="sv-SE"/>
        </w:rPr>
        <w:t>_ASSIGN XOR_ASSIGN</w:t>
      </w:r>
    </w:p>
    <w:p w14:paraId="467FC1F6" w14:textId="5253E263" w:rsidR="00F023DC" w:rsidRDefault="00820193" w:rsidP="00FD3ACA">
      <w:pPr>
        <w:pStyle w:val="Code"/>
        <w:rPr>
          <w:highlight w:val="white"/>
          <w:lang w:val="sv-SE"/>
        </w:rPr>
      </w:pPr>
      <w:r>
        <w:rPr>
          <w:highlight w:val="white"/>
          <w:lang w:val="sv-SE"/>
        </w:rPr>
        <w:t xml:space="preserve">      </w:t>
      </w:r>
      <w:r w:rsidR="00FD3ACA" w:rsidRPr="00FD3ACA">
        <w:rPr>
          <w:highlight w:val="white"/>
          <w:lang w:val="sv-SE"/>
        </w:rPr>
        <w:t xml:space="preserve"> </w:t>
      </w:r>
      <w:r w:rsidR="00FD3ACA">
        <w:rPr>
          <w:highlight w:val="white"/>
          <w:lang w:val="sv-SE"/>
        </w:rPr>
        <w:t>LEFT_SHIFT_ASSIGN RIGHT_SHIFT_ASSIGN</w:t>
      </w:r>
    </w:p>
    <w:p w14:paraId="3674D8E8" w14:textId="77777777" w:rsidR="00CF45B8" w:rsidRDefault="00CF45B8" w:rsidP="001465CE">
      <w:pPr>
        <w:pStyle w:val="Code"/>
        <w:rPr>
          <w:highlight w:val="white"/>
          <w:lang w:val="sv-SE"/>
        </w:rPr>
      </w:pPr>
    </w:p>
    <w:p w14:paraId="3AD62225" w14:textId="63BF217E" w:rsidR="001465CE" w:rsidRDefault="001465CE" w:rsidP="001465CE">
      <w:pPr>
        <w:pStyle w:val="Code"/>
        <w:rPr>
          <w:highlight w:val="white"/>
          <w:lang w:val="sv-SE"/>
        </w:rPr>
      </w:pPr>
      <w:r>
        <w:rPr>
          <w:highlight w:val="white"/>
          <w:lang w:val="sv-SE"/>
        </w:rPr>
        <w:t xml:space="preserve">       LOGICAL_OR LOGICAL_AND LOGICAL_NOT</w:t>
      </w:r>
    </w:p>
    <w:p w14:paraId="042C393E" w14:textId="77777777" w:rsidR="00705E6F" w:rsidRDefault="00705E6F" w:rsidP="00705E6F">
      <w:pPr>
        <w:rPr>
          <w:highlight w:val="white"/>
          <w:lang w:val="sv-SE"/>
        </w:rPr>
      </w:pPr>
      <w:r>
        <w:rPr>
          <w:highlight w:val="white"/>
          <w:lang w:val="sv-SE"/>
        </w:rPr>
        <w:t>The ampersand (’&amp;’) is used both bitwise and as well as address operator.</w:t>
      </w:r>
    </w:p>
    <w:p w14:paraId="54AC8FE5" w14:textId="7D291ACF" w:rsidR="00705E6F" w:rsidRDefault="00705E6F" w:rsidP="00705E6F">
      <w:pPr>
        <w:pStyle w:val="Code"/>
        <w:rPr>
          <w:highlight w:val="white"/>
          <w:lang w:val="sv-SE"/>
        </w:rPr>
      </w:pPr>
      <w:r>
        <w:rPr>
          <w:highlight w:val="white"/>
          <w:lang w:val="sv-SE"/>
        </w:rPr>
        <w:t xml:space="preserve">       AMPERSAND BITWISE_XOR </w:t>
      </w:r>
      <w:r w:rsidR="003165F5">
        <w:rPr>
          <w:highlight w:val="white"/>
          <w:lang w:val="sv-SE"/>
        </w:rPr>
        <w:t>BITWISE_OR</w:t>
      </w:r>
      <w:r>
        <w:rPr>
          <w:highlight w:val="white"/>
          <w:lang w:val="sv-SE"/>
        </w:rPr>
        <w:t xml:space="preserve"> BITWISE_NOT</w:t>
      </w:r>
    </w:p>
    <w:p w14:paraId="1E2E29B4" w14:textId="58381CDD" w:rsidR="00FE437C" w:rsidRDefault="00135D3C" w:rsidP="00135D3C">
      <w:pPr>
        <w:rPr>
          <w:highlight w:val="white"/>
          <w:lang w:val="sv-SE"/>
        </w:rPr>
      </w:pPr>
      <w:r>
        <w:rPr>
          <w:highlight w:val="white"/>
          <w:lang w:val="sv-SE"/>
        </w:rPr>
        <w:t xml:space="preserve">The ellipse is made up by threee dots ’...’ and is used when defining </w:t>
      </w:r>
      <w:r w:rsidR="00FE437C">
        <w:rPr>
          <w:highlight w:val="white"/>
          <w:lang w:val="sv-SE"/>
        </w:rPr>
        <w:t xml:space="preserve">functions with a varriable number of parameters, sush as </w:t>
      </w:r>
      <w:r w:rsidR="00FE437C" w:rsidRPr="00FE437C">
        <w:rPr>
          <w:rStyle w:val="KeyWord0"/>
          <w:highlight w:val="white"/>
        </w:rPr>
        <w:t>printf</w:t>
      </w:r>
      <w:r w:rsidR="00FE437C">
        <w:rPr>
          <w:highlight w:val="white"/>
          <w:lang w:val="sv-SE"/>
        </w:rPr>
        <w:t xml:space="preserve"> or </w:t>
      </w:r>
      <w:r w:rsidR="00FE437C" w:rsidRPr="00FE437C">
        <w:rPr>
          <w:rStyle w:val="KeyWord0"/>
          <w:highlight w:val="white"/>
        </w:rPr>
        <w:t>scanf</w:t>
      </w:r>
      <w:r w:rsidR="00FE437C">
        <w:rPr>
          <w:highlight w:val="white"/>
          <w:lang w:val="sv-SE"/>
        </w:rPr>
        <w:t>.</w:t>
      </w:r>
    </w:p>
    <w:p w14:paraId="2E40C7C6" w14:textId="49209C6E" w:rsidR="00F023DC" w:rsidRDefault="003B214B" w:rsidP="00F91A23">
      <w:pPr>
        <w:pStyle w:val="Code"/>
        <w:rPr>
          <w:highlight w:val="white"/>
          <w:lang w:val="sv-SE"/>
        </w:rPr>
      </w:pPr>
      <w:r>
        <w:rPr>
          <w:highlight w:val="white"/>
          <w:lang w:val="sv-SE"/>
        </w:rPr>
        <w:t xml:space="preserve">       </w:t>
      </w:r>
      <w:r w:rsidR="00485385">
        <w:rPr>
          <w:highlight w:val="white"/>
          <w:lang w:val="sv-SE"/>
        </w:rPr>
        <w:t xml:space="preserve">QUESTION_MARK </w:t>
      </w:r>
      <w:r w:rsidR="00F023DC">
        <w:rPr>
          <w:highlight w:val="white"/>
          <w:lang w:val="sv-SE"/>
        </w:rPr>
        <w:t>COLON COMMA SEMICOLON ELLIPSE DOT ARROW</w:t>
      </w:r>
      <w:r w:rsidR="003C1FC5" w:rsidRPr="003C1FC5">
        <w:rPr>
          <w:highlight w:val="white"/>
          <w:lang w:val="sv-SE"/>
        </w:rPr>
        <w:t xml:space="preserve"> </w:t>
      </w:r>
      <w:r w:rsidR="003C1FC5">
        <w:rPr>
          <w:highlight w:val="white"/>
          <w:lang w:val="sv-SE"/>
        </w:rPr>
        <w:t>SIZEOF</w:t>
      </w:r>
    </w:p>
    <w:p w14:paraId="67D6FC73" w14:textId="504998BA" w:rsidR="007475EE" w:rsidRDefault="00E55083" w:rsidP="00E55083">
      <w:pPr>
        <w:rPr>
          <w:highlight w:val="white"/>
          <w:lang w:val="sv-SE"/>
        </w:rPr>
      </w:pPr>
      <w:r>
        <w:rPr>
          <w:highlight w:val="white"/>
          <w:lang w:val="sv-SE"/>
        </w:rPr>
        <w:t xml:space="preserve">In C, we have regular parentheses ’(’ and ’)’, blocks ’{’ and ’}’, and squares ’[’ and </w:t>
      </w:r>
      <w:r w:rsidR="007B6BE0">
        <w:rPr>
          <w:highlight w:val="white"/>
          <w:lang w:val="sv-SE"/>
        </w:rPr>
        <w:t>’]’</w:t>
      </w:r>
    </w:p>
    <w:p w14:paraId="063CB367" w14:textId="5DA835D5" w:rsidR="00F023DC" w:rsidRDefault="00F023DC" w:rsidP="00F91A23">
      <w:pPr>
        <w:pStyle w:val="Code"/>
        <w:rPr>
          <w:highlight w:val="white"/>
          <w:lang w:val="sv-SE"/>
        </w:rPr>
      </w:pPr>
      <w:r>
        <w:rPr>
          <w:highlight w:val="white"/>
          <w:lang w:val="sv-SE"/>
        </w:rPr>
        <w:t xml:space="preserve">       LEFT_</w:t>
      </w:r>
      <w:r w:rsidR="00E322FD">
        <w:rPr>
          <w:highlight w:val="white"/>
          <w:lang w:val="sv-SE"/>
        </w:rPr>
        <w:t xml:space="preserve">PARENTHESIS </w:t>
      </w:r>
      <w:r>
        <w:rPr>
          <w:highlight w:val="white"/>
          <w:lang w:val="sv-SE"/>
        </w:rPr>
        <w:t>RIGHT_</w:t>
      </w:r>
      <w:r w:rsidR="00E322FD">
        <w:rPr>
          <w:highlight w:val="white"/>
          <w:lang w:val="sv-SE"/>
        </w:rPr>
        <w:t>PARENTHESIS</w:t>
      </w:r>
      <w:r>
        <w:rPr>
          <w:highlight w:val="white"/>
          <w:lang w:val="sv-SE"/>
        </w:rPr>
        <w:t xml:space="preserve"> LEFT_BLOCK RIGHT_BLOCK</w:t>
      </w:r>
    </w:p>
    <w:p w14:paraId="61BB19EF" w14:textId="29E246DC" w:rsidR="00F023DC" w:rsidRDefault="00F023DC" w:rsidP="00F91A23">
      <w:pPr>
        <w:pStyle w:val="Code"/>
        <w:rPr>
          <w:highlight w:val="white"/>
          <w:lang w:val="sv-SE"/>
        </w:rPr>
      </w:pPr>
      <w:r>
        <w:rPr>
          <w:highlight w:val="white"/>
          <w:lang w:val="sv-SE"/>
        </w:rPr>
        <w:t xml:space="preserve">       LEFT_SQUARE RIGHT_SQUARE</w:t>
      </w:r>
    </w:p>
    <w:p w14:paraId="7ACCAC10" w14:textId="11AA507A" w:rsidR="00E402F9" w:rsidRDefault="00E402F9" w:rsidP="00E402F9">
      <w:pPr>
        <w:rPr>
          <w:highlight w:val="white"/>
          <w:lang w:val="sv-SE"/>
        </w:rPr>
      </w:pPr>
      <w:r>
        <w:rPr>
          <w:highlight w:val="white"/>
          <w:lang w:val="sv-SE"/>
        </w:rPr>
        <w:t>We need a set of keyword for the statements of C.</w:t>
      </w:r>
    </w:p>
    <w:p w14:paraId="6EA5561E" w14:textId="357C2240" w:rsidR="002503B4" w:rsidRDefault="008C021D" w:rsidP="002503B4">
      <w:pPr>
        <w:pStyle w:val="Code"/>
        <w:rPr>
          <w:highlight w:val="white"/>
          <w:lang w:val="sv-SE"/>
        </w:rPr>
      </w:pPr>
      <w:r>
        <w:rPr>
          <w:highlight w:val="white"/>
          <w:lang w:val="sv-SE"/>
        </w:rPr>
        <w:t xml:space="preserve">      </w:t>
      </w:r>
      <w:r w:rsidR="00F023DC">
        <w:rPr>
          <w:highlight w:val="white"/>
          <w:lang w:val="sv-SE"/>
        </w:rPr>
        <w:t xml:space="preserve"> IF ELSE SWITCH CASE DEFAULT</w:t>
      </w:r>
      <w:r w:rsidR="007E229F">
        <w:rPr>
          <w:highlight w:val="white"/>
          <w:lang w:val="sv-SE"/>
        </w:rPr>
        <w:t xml:space="preserve"> </w:t>
      </w:r>
      <w:r w:rsidR="00F023DC">
        <w:rPr>
          <w:highlight w:val="white"/>
          <w:lang w:val="sv-SE"/>
        </w:rPr>
        <w:t xml:space="preserve">FOR WHILE DO </w:t>
      </w:r>
      <w:r w:rsidR="007E229F">
        <w:rPr>
          <w:highlight w:val="white"/>
          <w:lang w:val="sv-SE"/>
        </w:rPr>
        <w:t xml:space="preserve">BREAK </w:t>
      </w:r>
      <w:r w:rsidR="00F023DC">
        <w:rPr>
          <w:highlight w:val="white"/>
          <w:lang w:val="sv-SE"/>
        </w:rPr>
        <w:t>CONTINUE RETURN GOTO</w:t>
      </w:r>
      <w:r w:rsidR="002503B4">
        <w:rPr>
          <w:highlight w:val="white"/>
          <w:lang w:val="sv-SE"/>
        </w:rPr>
        <w:t xml:space="preserve"> </w:t>
      </w:r>
    </w:p>
    <w:p w14:paraId="3CC8484D" w14:textId="789EAADC" w:rsidR="008F1E38" w:rsidRDefault="008F1E38" w:rsidP="008F1E38">
      <w:pPr>
        <w:rPr>
          <w:highlight w:val="white"/>
          <w:lang w:val="sv-SE"/>
        </w:rPr>
      </w:pPr>
      <w:r>
        <w:rPr>
          <w:highlight w:val="white"/>
          <w:lang w:val="sv-SE"/>
        </w:rPr>
        <w:t>The interrupt, jump_register, syscall, and carry flag tokens are used for internal system calls only.</w:t>
      </w:r>
    </w:p>
    <w:p w14:paraId="5B49740F" w14:textId="71C84361" w:rsidR="00F023DC" w:rsidRDefault="008C021D" w:rsidP="00F91A23">
      <w:pPr>
        <w:pStyle w:val="Code"/>
        <w:rPr>
          <w:highlight w:val="white"/>
          <w:lang w:val="sv-SE"/>
        </w:rPr>
      </w:pPr>
      <w:r>
        <w:rPr>
          <w:highlight w:val="white"/>
          <w:lang w:val="sv-SE"/>
        </w:rPr>
        <w:t xml:space="preserve">      </w:t>
      </w:r>
      <w:r w:rsidR="00F023DC">
        <w:rPr>
          <w:highlight w:val="white"/>
          <w:lang w:val="sv-SE"/>
        </w:rPr>
        <w:t xml:space="preserve"> INTERRUPT</w:t>
      </w:r>
      <w:r>
        <w:rPr>
          <w:highlight w:val="white"/>
          <w:lang w:val="sv-SE"/>
        </w:rPr>
        <w:t xml:space="preserve"> </w:t>
      </w:r>
      <w:r w:rsidR="00F023DC">
        <w:rPr>
          <w:highlight w:val="white"/>
          <w:lang w:val="sv-SE"/>
        </w:rPr>
        <w:t>JUMP_REGISTER SYSCALL CARRY_FLAG</w:t>
      </w:r>
    </w:p>
    <w:p w14:paraId="2ACDDC19" w14:textId="0F939DF6" w:rsidR="005D20FE" w:rsidRDefault="005D20FE" w:rsidP="005D20FE">
      <w:pPr>
        <w:rPr>
          <w:highlight w:val="white"/>
          <w:lang w:val="sv-SE"/>
        </w:rPr>
      </w:pPr>
      <w:r>
        <w:rPr>
          <w:highlight w:val="white"/>
          <w:lang w:val="sv-SE"/>
        </w:rPr>
        <w:t>Note that we do not need any tokens for comments, since they have been taken care of by the preprocessor.</w:t>
      </w:r>
    </w:p>
    <w:p w14:paraId="3B336BFA" w14:textId="51B688C8" w:rsidR="005843DF" w:rsidRDefault="005843DF" w:rsidP="005843DF">
      <w:pPr>
        <w:rPr>
          <w:highlight w:val="white"/>
          <w:lang w:val="sv-SE"/>
        </w:rPr>
      </w:pPr>
      <w:r>
        <w:rPr>
          <w:highlight w:val="white"/>
          <w:lang w:val="sv-SE"/>
        </w:rPr>
        <w:t>The next part of the scanner is the union section</w:t>
      </w:r>
      <w:r w:rsidR="002866DC">
        <w:rPr>
          <w:highlight w:val="white"/>
          <w:lang w:val="sv-SE"/>
        </w:rPr>
        <w:t xml:space="preserve">, where we define the </w:t>
      </w:r>
      <w:r w:rsidR="000F6165">
        <w:rPr>
          <w:highlight w:val="white"/>
          <w:lang w:val="sv-SE"/>
        </w:rPr>
        <w:t>attributes of the rules</w:t>
      </w:r>
      <w:r w:rsidR="00C2229A">
        <w:rPr>
          <w:highlight w:val="white"/>
          <w:lang w:val="sv-SE"/>
        </w:rPr>
        <w:t xml:space="preserve"> below.</w:t>
      </w:r>
    </w:p>
    <w:p w14:paraId="20DF0E74" w14:textId="14988BAF" w:rsidR="00F023DC" w:rsidRDefault="00F023DC" w:rsidP="00F91A23">
      <w:pPr>
        <w:pStyle w:val="Code"/>
        <w:rPr>
          <w:highlight w:val="white"/>
          <w:lang w:val="sv-SE"/>
        </w:rPr>
      </w:pPr>
      <w:r>
        <w:rPr>
          <w:highlight w:val="white"/>
          <w:lang w:val="sv-SE"/>
        </w:rPr>
        <w:t>%union {</w:t>
      </w:r>
    </w:p>
    <w:p w14:paraId="283A3B5A" w14:textId="15B25443" w:rsidR="00F023DC" w:rsidRDefault="00F023DC" w:rsidP="00F91A23">
      <w:pPr>
        <w:pStyle w:val="Code"/>
        <w:rPr>
          <w:highlight w:val="white"/>
          <w:lang w:val="sv-SE"/>
        </w:rPr>
      </w:pPr>
      <w:r>
        <w:rPr>
          <w:highlight w:val="white"/>
          <w:lang w:val="sv-SE"/>
        </w:rPr>
        <w:t xml:space="preserve">  public string name;</w:t>
      </w:r>
    </w:p>
    <w:p w14:paraId="755757C4" w14:textId="04B180D7" w:rsidR="00CC3BF3" w:rsidRDefault="000B7A56" w:rsidP="00CC3BF3">
      <w:pPr>
        <w:rPr>
          <w:highlight w:val="white"/>
          <w:lang w:val="sv-SE"/>
        </w:rPr>
      </w:pPr>
      <w:r>
        <w:rPr>
          <w:highlight w:val="white"/>
          <w:lang w:val="sv-SE"/>
        </w:rPr>
        <w:t xml:space="preserve">The </w:t>
      </w:r>
      <w:r w:rsidR="00CC3BF3" w:rsidRPr="000B7A56">
        <w:rPr>
          <w:rStyle w:val="KeyWord0"/>
          <w:highlight w:val="white"/>
        </w:rPr>
        <w:t>Register</w:t>
      </w:r>
      <w:r w:rsidR="00CC3BF3">
        <w:rPr>
          <w:highlight w:val="white"/>
          <w:lang w:val="sv-SE"/>
        </w:rPr>
        <w:t xml:space="preserve"> enumeration hold</w:t>
      </w:r>
      <w:r w:rsidR="002E4915">
        <w:rPr>
          <w:highlight w:val="white"/>
          <w:lang w:val="sv-SE"/>
        </w:rPr>
        <w:t>s</w:t>
      </w:r>
      <w:r w:rsidR="00CC3BF3">
        <w:rPr>
          <w:highlight w:val="white"/>
          <w:lang w:val="sv-SE"/>
        </w:rPr>
        <w:t xml:space="preserve"> the registers of the target ma</w:t>
      </w:r>
      <w:r w:rsidR="00CF3400">
        <w:rPr>
          <w:highlight w:val="white"/>
          <w:lang w:val="sv-SE"/>
        </w:rPr>
        <w:t>c</w:t>
      </w:r>
      <w:r w:rsidR="00CC3BF3">
        <w:rPr>
          <w:highlight w:val="white"/>
          <w:lang w:val="sv-SE"/>
        </w:rPr>
        <w:t>hine.</w:t>
      </w:r>
    </w:p>
    <w:p w14:paraId="5D03C2E9" w14:textId="1F924C01" w:rsidR="00F023DC" w:rsidRDefault="00F023DC" w:rsidP="00F91A23">
      <w:pPr>
        <w:pStyle w:val="Code"/>
        <w:rPr>
          <w:highlight w:val="white"/>
          <w:lang w:val="sv-SE"/>
        </w:rPr>
      </w:pPr>
      <w:r>
        <w:rPr>
          <w:highlight w:val="white"/>
          <w:lang w:val="sv-SE"/>
        </w:rPr>
        <w:t xml:space="preserve">  public Register register;</w:t>
      </w:r>
    </w:p>
    <w:p w14:paraId="4A7A93F6" w14:textId="4D989AB2" w:rsidR="00BB5903" w:rsidRDefault="00010727" w:rsidP="00BE73B3">
      <w:pPr>
        <w:rPr>
          <w:highlight w:val="white"/>
          <w:lang w:val="sv-SE"/>
        </w:rPr>
      </w:pPr>
      <w:r>
        <w:rPr>
          <w:highlight w:val="white"/>
          <w:lang w:val="sv-SE"/>
        </w:rPr>
        <w:t xml:space="preserve">Each </w:t>
      </w:r>
      <w:r w:rsidR="00BE73B3">
        <w:rPr>
          <w:highlight w:val="white"/>
          <w:lang w:val="sv-SE"/>
        </w:rPr>
        <w:t xml:space="preserve">symbol has a type, which is described by the </w:t>
      </w:r>
      <w:r w:rsidR="00BE73B3" w:rsidRPr="001B0A04">
        <w:rPr>
          <w:rStyle w:val="KeyWord0"/>
          <w:highlight w:val="white"/>
        </w:rPr>
        <w:t>Type</w:t>
      </w:r>
      <w:r w:rsidR="00BE73B3">
        <w:rPr>
          <w:highlight w:val="white"/>
          <w:lang w:val="sv-SE"/>
        </w:rPr>
        <w:t xml:space="preserve"> class.</w:t>
      </w:r>
    </w:p>
    <w:p w14:paraId="74594EF7" w14:textId="77777777" w:rsidR="00F023DC" w:rsidRDefault="00F023DC" w:rsidP="00F91A23">
      <w:pPr>
        <w:pStyle w:val="Code"/>
        <w:rPr>
          <w:highlight w:val="white"/>
          <w:lang w:val="sv-SE"/>
        </w:rPr>
      </w:pPr>
      <w:r>
        <w:rPr>
          <w:highlight w:val="white"/>
          <w:lang w:val="sv-SE"/>
        </w:rPr>
        <w:t xml:space="preserve">  public CCompiler.Type type;</w:t>
      </w:r>
    </w:p>
    <w:p w14:paraId="21375045" w14:textId="77777777" w:rsidR="00F023DC" w:rsidRDefault="00F023DC" w:rsidP="00F91A23">
      <w:pPr>
        <w:pStyle w:val="Code"/>
        <w:rPr>
          <w:highlight w:val="white"/>
          <w:lang w:val="sv-SE"/>
        </w:rPr>
      </w:pPr>
      <w:r>
        <w:rPr>
          <w:highlight w:val="white"/>
          <w:lang w:val="sv-SE"/>
        </w:rPr>
        <w:t xml:space="preserve">  public List&lt;CCompiler.Type&gt; type_list;</w:t>
      </w:r>
    </w:p>
    <w:p w14:paraId="620F2854" w14:textId="77777777" w:rsidR="00F023DC" w:rsidRDefault="00F023DC" w:rsidP="00F91A23">
      <w:pPr>
        <w:pStyle w:val="Code"/>
        <w:rPr>
          <w:highlight w:val="white"/>
          <w:lang w:val="sv-SE"/>
        </w:rPr>
      </w:pPr>
      <w:r>
        <w:rPr>
          <w:highlight w:val="white"/>
          <w:lang w:val="sv-SE"/>
        </w:rPr>
        <w:t xml:space="preserve">  public Sort sort;</w:t>
      </w:r>
    </w:p>
    <w:p w14:paraId="7A8B005E" w14:textId="77777777" w:rsidR="00F023DC" w:rsidRDefault="00F023DC" w:rsidP="00F91A23">
      <w:pPr>
        <w:pStyle w:val="Code"/>
        <w:rPr>
          <w:highlight w:val="white"/>
          <w:lang w:val="sv-SE"/>
        </w:rPr>
      </w:pPr>
      <w:r>
        <w:rPr>
          <w:highlight w:val="white"/>
          <w:lang w:val="sv-SE"/>
        </w:rPr>
        <w:t xml:space="preserve">  public Symbol symbol;</w:t>
      </w:r>
    </w:p>
    <w:p w14:paraId="419A1EE5" w14:textId="77777777" w:rsidR="00F023DC" w:rsidRDefault="00F023DC" w:rsidP="00F91A23">
      <w:pPr>
        <w:pStyle w:val="Code"/>
        <w:rPr>
          <w:highlight w:val="white"/>
          <w:lang w:val="sv-SE"/>
        </w:rPr>
      </w:pPr>
      <w:r>
        <w:rPr>
          <w:highlight w:val="white"/>
          <w:lang w:val="sv-SE"/>
        </w:rPr>
        <w:t xml:space="preserve">  public IDictionary&lt;string,Symbol&gt; symbol_map;</w:t>
      </w:r>
    </w:p>
    <w:p w14:paraId="509FFDB3" w14:textId="77777777" w:rsidR="00F023DC" w:rsidRDefault="00F023DC" w:rsidP="00F91A23">
      <w:pPr>
        <w:pStyle w:val="Code"/>
        <w:rPr>
          <w:highlight w:val="white"/>
          <w:lang w:val="sv-SE"/>
        </w:rPr>
      </w:pPr>
      <w:r>
        <w:rPr>
          <w:highlight w:val="white"/>
          <w:lang w:val="sv-SE"/>
        </w:rPr>
        <w:t xml:space="preserve">  public ISet&lt;Pair&lt;Symbol,bool&gt;&gt; symbol_bool_pair_set;</w:t>
      </w:r>
    </w:p>
    <w:p w14:paraId="24D492F2" w14:textId="77777777" w:rsidR="00F023DC" w:rsidRDefault="00F023DC" w:rsidP="00F91A23">
      <w:pPr>
        <w:pStyle w:val="Code"/>
        <w:rPr>
          <w:highlight w:val="white"/>
          <w:lang w:val="sv-SE"/>
        </w:rPr>
      </w:pPr>
      <w:r>
        <w:rPr>
          <w:highlight w:val="white"/>
          <w:lang w:val="sv-SE"/>
        </w:rPr>
        <w:t xml:space="preserve">  public Pair&lt;Symbol,bool&gt; symbol_bool_pair;</w:t>
      </w:r>
    </w:p>
    <w:p w14:paraId="0A161C5E" w14:textId="77777777" w:rsidR="00F023DC" w:rsidRDefault="00F023DC" w:rsidP="00F91A23">
      <w:pPr>
        <w:pStyle w:val="Code"/>
        <w:rPr>
          <w:highlight w:val="white"/>
          <w:lang w:val="sv-SE"/>
        </w:rPr>
      </w:pPr>
      <w:r>
        <w:rPr>
          <w:highlight w:val="white"/>
          <w:lang w:val="sv-SE"/>
        </w:rPr>
        <w:t xml:space="preserve">  public Pair&lt;string,Symbol&gt; string_symbol_pair;</w:t>
      </w:r>
    </w:p>
    <w:p w14:paraId="0D4AFC72" w14:textId="77777777" w:rsidR="00F023DC" w:rsidRDefault="00F023DC" w:rsidP="00F91A23">
      <w:pPr>
        <w:pStyle w:val="Code"/>
        <w:rPr>
          <w:highlight w:val="white"/>
          <w:lang w:val="sv-SE"/>
        </w:rPr>
      </w:pPr>
      <w:r>
        <w:rPr>
          <w:highlight w:val="white"/>
          <w:lang w:val="sv-SE"/>
        </w:rPr>
        <w:t xml:space="preserve">  public List&lt;Pair&lt;string,Symbol&gt;&gt; string_symbol_pair_list;</w:t>
      </w:r>
    </w:p>
    <w:p w14:paraId="10C36108" w14:textId="77777777" w:rsidR="00F023DC" w:rsidRDefault="00F023DC" w:rsidP="00F91A23">
      <w:pPr>
        <w:pStyle w:val="Code"/>
        <w:rPr>
          <w:highlight w:val="white"/>
          <w:lang w:val="sv-SE"/>
        </w:rPr>
      </w:pPr>
      <w:r>
        <w:rPr>
          <w:highlight w:val="white"/>
          <w:lang w:val="sv-SE"/>
        </w:rPr>
        <w:t xml:space="preserve">  public List&lt;string&gt; string_list;</w:t>
      </w:r>
    </w:p>
    <w:p w14:paraId="326E2B8D" w14:textId="1D95A24F" w:rsidR="00F023DC" w:rsidRDefault="00F023DC" w:rsidP="00F91A23">
      <w:pPr>
        <w:pStyle w:val="Code"/>
        <w:rPr>
          <w:highlight w:val="white"/>
          <w:lang w:val="sv-SE"/>
        </w:rPr>
      </w:pPr>
      <w:r>
        <w:rPr>
          <w:highlight w:val="white"/>
          <w:lang w:val="sv-SE"/>
        </w:rPr>
        <w:t xml:space="preserve">  public Declarator </w:t>
      </w:r>
      <w:r w:rsidR="00AB7DF5">
        <w:rPr>
          <w:highlight w:val="white"/>
          <w:lang w:val="sv-SE"/>
        </w:rPr>
        <w:t>pointer_declarator</w:t>
      </w:r>
      <w:r>
        <w:rPr>
          <w:highlight w:val="white"/>
          <w:lang w:val="sv-SE"/>
        </w:rPr>
        <w:t>;</w:t>
      </w:r>
    </w:p>
    <w:p w14:paraId="47898A2D" w14:textId="13F62C63" w:rsidR="00F023DC" w:rsidRDefault="00F023DC" w:rsidP="00F91A23">
      <w:pPr>
        <w:pStyle w:val="Code"/>
        <w:rPr>
          <w:highlight w:val="white"/>
          <w:lang w:val="sv-SE"/>
        </w:rPr>
      </w:pPr>
      <w:r>
        <w:rPr>
          <w:highlight w:val="white"/>
          <w:lang w:val="sv-SE"/>
        </w:rPr>
        <w:t xml:space="preserve">  public List&lt;Declarator&gt; </w:t>
      </w:r>
      <w:r w:rsidR="00B473E1">
        <w:rPr>
          <w:highlight w:val="white"/>
          <w:lang w:val="sv-SE"/>
        </w:rPr>
        <w:t>declarator_list</w:t>
      </w:r>
      <w:r>
        <w:rPr>
          <w:highlight w:val="white"/>
          <w:lang w:val="sv-SE"/>
        </w:rPr>
        <w:t>;</w:t>
      </w:r>
    </w:p>
    <w:p w14:paraId="0286C4E8" w14:textId="77777777" w:rsidR="00F023DC" w:rsidRDefault="00F023DC" w:rsidP="00F91A23">
      <w:pPr>
        <w:pStyle w:val="Code"/>
        <w:rPr>
          <w:highlight w:val="white"/>
          <w:lang w:val="sv-SE"/>
        </w:rPr>
      </w:pPr>
      <w:r>
        <w:rPr>
          <w:highlight w:val="white"/>
          <w:lang w:val="sv-SE"/>
        </w:rPr>
        <w:t xml:space="preserve">  public MiddleOperator middleOperator;</w:t>
      </w:r>
    </w:p>
    <w:p w14:paraId="073CA29F" w14:textId="77777777" w:rsidR="00F023DC" w:rsidRDefault="00F023DC" w:rsidP="00F91A23">
      <w:pPr>
        <w:pStyle w:val="Code"/>
        <w:rPr>
          <w:highlight w:val="white"/>
          <w:lang w:val="sv-SE"/>
        </w:rPr>
      </w:pPr>
      <w:r>
        <w:rPr>
          <w:highlight w:val="white"/>
          <w:lang w:val="sv-SE"/>
        </w:rPr>
        <w:t xml:space="preserve">  public Expression expression;</w:t>
      </w:r>
    </w:p>
    <w:p w14:paraId="3C3752EE" w14:textId="77777777" w:rsidR="00F023DC" w:rsidRDefault="00F023DC" w:rsidP="00F91A23">
      <w:pPr>
        <w:pStyle w:val="Code"/>
        <w:rPr>
          <w:highlight w:val="white"/>
          <w:lang w:val="sv-SE"/>
        </w:rPr>
      </w:pPr>
      <w:r>
        <w:rPr>
          <w:highlight w:val="white"/>
          <w:lang w:val="sv-SE"/>
        </w:rPr>
        <w:t xml:space="preserve">  public List&lt;Expression&gt; expression_list;</w:t>
      </w:r>
    </w:p>
    <w:p w14:paraId="31754287" w14:textId="77777777" w:rsidR="00F023DC" w:rsidRDefault="00F023DC" w:rsidP="00F91A23">
      <w:pPr>
        <w:pStyle w:val="Code"/>
        <w:rPr>
          <w:highlight w:val="white"/>
          <w:lang w:val="sv-SE"/>
        </w:rPr>
      </w:pPr>
      <w:r>
        <w:rPr>
          <w:highlight w:val="white"/>
          <w:lang w:val="sv-SE"/>
        </w:rPr>
        <w:t xml:space="preserve">  public Statement statement;</w:t>
      </w:r>
    </w:p>
    <w:p w14:paraId="7A8609EF" w14:textId="77777777" w:rsidR="00F023DC" w:rsidRDefault="00F023DC" w:rsidP="00F91A23">
      <w:pPr>
        <w:pStyle w:val="Code"/>
        <w:rPr>
          <w:highlight w:val="white"/>
          <w:lang w:val="sv-SE"/>
        </w:rPr>
      </w:pPr>
      <w:r>
        <w:rPr>
          <w:highlight w:val="white"/>
          <w:lang w:val="sv-SE"/>
        </w:rPr>
        <w:t xml:space="preserve">  public Pair&lt;List&lt;Pair&lt;string,Symbol&gt;&gt;,Boolean&gt; parameter_pair;</w:t>
      </w:r>
    </w:p>
    <w:p w14:paraId="03380E50" w14:textId="77777777" w:rsidR="00F023DC" w:rsidRDefault="00F023DC" w:rsidP="00F91A23">
      <w:pPr>
        <w:pStyle w:val="Code"/>
        <w:rPr>
          <w:highlight w:val="white"/>
          <w:lang w:val="sv-SE"/>
        </w:rPr>
      </w:pPr>
      <w:r>
        <w:rPr>
          <w:highlight w:val="white"/>
          <w:lang w:val="sv-SE"/>
        </w:rPr>
        <w:t xml:space="preserve">  public List&lt;MiddleCode&gt; middle_code_list;</w:t>
      </w:r>
    </w:p>
    <w:p w14:paraId="1889C98A" w14:textId="77777777" w:rsidR="00F023DC" w:rsidRDefault="00F023DC" w:rsidP="00F91A23">
      <w:pPr>
        <w:pStyle w:val="Code"/>
        <w:rPr>
          <w:highlight w:val="white"/>
          <w:lang w:val="sv-SE"/>
        </w:rPr>
      </w:pPr>
      <w:r>
        <w:rPr>
          <w:highlight w:val="white"/>
          <w:lang w:val="sv-SE"/>
        </w:rPr>
        <w:t xml:space="preserve">  public object obj;</w:t>
      </w:r>
    </w:p>
    <w:p w14:paraId="790568A1" w14:textId="77777777" w:rsidR="00F023DC" w:rsidRDefault="00F023DC" w:rsidP="00F91A23">
      <w:pPr>
        <w:pStyle w:val="Code"/>
        <w:rPr>
          <w:highlight w:val="white"/>
          <w:lang w:val="sv-SE"/>
        </w:rPr>
      </w:pPr>
      <w:r>
        <w:rPr>
          <w:highlight w:val="white"/>
          <w:lang w:val="sv-SE"/>
        </w:rPr>
        <w:t xml:space="preserve">  public List&lt;object&gt; object_list;</w:t>
      </w:r>
    </w:p>
    <w:p w14:paraId="5F8BF3DA" w14:textId="77777777" w:rsidR="00F023DC" w:rsidRDefault="00F023DC" w:rsidP="00F91A23">
      <w:pPr>
        <w:pStyle w:val="Code"/>
        <w:rPr>
          <w:highlight w:val="white"/>
          <w:lang w:val="sv-SE"/>
        </w:rPr>
      </w:pPr>
      <w:r>
        <w:rPr>
          <w:highlight w:val="white"/>
          <w:lang w:val="sv-SE"/>
        </w:rPr>
        <w:t>}</w:t>
      </w:r>
    </w:p>
    <w:p w14:paraId="1716ECB5" w14:textId="77777777" w:rsidR="00F023DC" w:rsidRDefault="00F023DC" w:rsidP="00F91A23">
      <w:pPr>
        <w:pStyle w:val="Code"/>
        <w:rPr>
          <w:highlight w:val="white"/>
          <w:lang w:val="sv-SE"/>
        </w:rPr>
      </w:pPr>
    </w:p>
    <w:p w14:paraId="65838E8E" w14:textId="77777777" w:rsidR="00F023DC" w:rsidRDefault="00F023DC" w:rsidP="00F91A23">
      <w:pPr>
        <w:pStyle w:val="Code"/>
        <w:rPr>
          <w:highlight w:val="white"/>
          <w:lang w:val="sv-SE"/>
        </w:rPr>
      </w:pPr>
      <w:r>
        <w:rPr>
          <w:highlight w:val="white"/>
          <w:lang w:val="sv-SE"/>
        </w:rPr>
        <w:t>%token &lt;name&gt; NAME</w:t>
      </w:r>
    </w:p>
    <w:p w14:paraId="0300BD46" w14:textId="77777777" w:rsidR="00F023DC" w:rsidRDefault="00F023DC" w:rsidP="00F91A23">
      <w:pPr>
        <w:pStyle w:val="Code"/>
        <w:rPr>
          <w:highlight w:val="white"/>
          <w:lang w:val="sv-SE"/>
        </w:rPr>
      </w:pPr>
      <w:r>
        <w:rPr>
          <w:highlight w:val="white"/>
          <w:lang w:val="sv-SE"/>
        </w:rPr>
        <w:lastRenderedPageBreak/>
        <w:t>%token &lt;register&gt; REGISTER_NAME</w:t>
      </w:r>
    </w:p>
    <w:p w14:paraId="4E69D82E" w14:textId="77777777" w:rsidR="00F023DC" w:rsidRDefault="00F023DC" w:rsidP="00F91A23">
      <w:pPr>
        <w:pStyle w:val="Code"/>
        <w:rPr>
          <w:highlight w:val="white"/>
          <w:lang w:val="sv-SE"/>
        </w:rPr>
      </w:pPr>
      <w:r>
        <w:rPr>
          <w:highlight w:val="white"/>
          <w:lang w:val="sv-SE"/>
        </w:rPr>
        <w:t>%token &lt;type&gt; TYPEDEF_NAME</w:t>
      </w:r>
    </w:p>
    <w:p w14:paraId="4D974DEE" w14:textId="77777777" w:rsidR="00F023DC" w:rsidRDefault="00F023DC" w:rsidP="00F91A23">
      <w:pPr>
        <w:pStyle w:val="Code"/>
        <w:rPr>
          <w:highlight w:val="white"/>
          <w:lang w:val="sv-SE"/>
        </w:rPr>
      </w:pPr>
      <w:r>
        <w:rPr>
          <w:highlight w:val="white"/>
          <w:lang w:val="sv-SE"/>
        </w:rPr>
        <w:t>%token &lt;symbol&gt; VALUE</w:t>
      </w:r>
    </w:p>
    <w:p w14:paraId="40957F8C" w14:textId="77777777" w:rsidR="00F023DC" w:rsidRDefault="00F023DC" w:rsidP="00F91A23">
      <w:pPr>
        <w:pStyle w:val="Code"/>
        <w:rPr>
          <w:highlight w:val="white"/>
          <w:lang w:val="sv-SE"/>
        </w:rPr>
      </w:pPr>
    </w:p>
    <w:p w14:paraId="424B00C4" w14:textId="77777777" w:rsidR="00F023DC" w:rsidRDefault="00F023DC" w:rsidP="00F91A23">
      <w:pPr>
        <w:pStyle w:val="Code"/>
        <w:rPr>
          <w:highlight w:val="white"/>
          <w:lang w:val="sv-SE"/>
        </w:rPr>
      </w:pPr>
      <w:r>
        <w:rPr>
          <w:highlight w:val="white"/>
          <w:lang w:val="sv-SE"/>
        </w:rPr>
        <w:t>%type &lt;obj&gt; declaration_specifier declaration_specifier_list_x</w:t>
      </w:r>
    </w:p>
    <w:p w14:paraId="5269300D" w14:textId="77777777" w:rsidR="00F023DC" w:rsidRDefault="00F023DC" w:rsidP="00F91A23">
      <w:pPr>
        <w:pStyle w:val="Code"/>
        <w:rPr>
          <w:highlight w:val="white"/>
          <w:lang w:val="sv-SE"/>
        </w:rPr>
      </w:pPr>
      <w:r>
        <w:rPr>
          <w:highlight w:val="white"/>
          <w:lang w:val="sv-SE"/>
        </w:rPr>
        <w:t>%type &lt;object_list&gt; declaration_specifier_list</w:t>
      </w:r>
    </w:p>
    <w:p w14:paraId="28653C30" w14:textId="77777777" w:rsidR="00F023DC" w:rsidRDefault="00F023DC" w:rsidP="00F91A23">
      <w:pPr>
        <w:pStyle w:val="Code"/>
        <w:rPr>
          <w:highlight w:val="white"/>
          <w:lang w:val="sv-SE"/>
        </w:rPr>
      </w:pPr>
    </w:p>
    <w:p w14:paraId="4EC2D2A1" w14:textId="77777777" w:rsidR="00F023DC" w:rsidRDefault="00F023DC" w:rsidP="00F91A23">
      <w:pPr>
        <w:pStyle w:val="Code"/>
        <w:rPr>
          <w:highlight w:val="white"/>
          <w:lang w:val="sv-SE"/>
        </w:rPr>
      </w:pPr>
      <w:r>
        <w:rPr>
          <w:highlight w:val="white"/>
          <w:lang w:val="sv-SE"/>
        </w:rPr>
        <w:t>%type &lt;name&gt; optional_name</w:t>
      </w:r>
    </w:p>
    <w:p w14:paraId="2317587C" w14:textId="77777777" w:rsidR="00F023DC" w:rsidRDefault="00F023DC" w:rsidP="00F91A23">
      <w:pPr>
        <w:pStyle w:val="Code"/>
        <w:rPr>
          <w:highlight w:val="white"/>
          <w:lang w:val="sv-SE"/>
        </w:rPr>
      </w:pPr>
      <w:r>
        <w:rPr>
          <w:highlight w:val="white"/>
          <w:lang w:val="sv-SE"/>
        </w:rPr>
        <w:t>%type &lt;type&gt; struct_or_union_specifier</w:t>
      </w:r>
    </w:p>
    <w:p w14:paraId="51AA5966" w14:textId="77777777" w:rsidR="00F023DC" w:rsidRDefault="00F023DC" w:rsidP="00F91A23">
      <w:pPr>
        <w:pStyle w:val="Code"/>
        <w:rPr>
          <w:highlight w:val="white"/>
          <w:lang w:val="sv-SE"/>
        </w:rPr>
      </w:pPr>
      <w:r>
        <w:rPr>
          <w:highlight w:val="white"/>
          <w:lang w:val="sv-SE"/>
        </w:rPr>
        <w:t>%type &lt;sort&gt; struct_or_union</w:t>
      </w:r>
    </w:p>
    <w:p w14:paraId="0F347B6B" w14:textId="77777777" w:rsidR="00F023DC" w:rsidRDefault="00F023DC" w:rsidP="00F91A23">
      <w:pPr>
        <w:pStyle w:val="Code"/>
        <w:rPr>
          <w:highlight w:val="white"/>
          <w:lang w:val="sv-SE"/>
        </w:rPr>
      </w:pPr>
    </w:p>
    <w:p w14:paraId="6B6F77C8" w14:textId="77777777" w:rsidR="00F023DC" w:rsidRDefault="00F023DC" w:rsidP="00F91A23">
      <w:pPr>
        <w:pStyle w:val="Code"/>
        <w:rPr>
          <w:highlight w:val="white"/>
          <w:lang w:val="sv-SE"/>
        </w:rPr>
      </w:pPr>
      <w:r>
        <w:rPr>
          <w:highlight w:val="white"/>
          <w:lang w:val="sv-SE"/>
        </w:rPr>
        <w:t>%type &lt;type&gt; enum_specifier</w:t>
      </w:r>
    </w:p>
    <w:p w14:paraId="2E53318A" w14:textId="77777777" w:rsidR="00F023DC" w:rsidRDefault="00F023DC" w:rsidP="00F91A23">
      <w:pPr>
        <w:pStyle w:val="Code"/>
        <w:rPr>
          <w:highlight w:val="white"/>
          <w:lang w:val="sv-SE"/>
        </w:rPr>
      </w:pPr>
      <w:r>
        <w:rPr>
          <w:highlight w:val="white"/>
          <w:lang w:val="sv-SE"/>
        </w:rPr>
        <w:t>%type &lt;symbol_bool_pair_set&gt; enum_list</w:t>
      </w:r>
    </w:p>
    <w:p w14:paraId="48A0349A" w14:textId="77777777" w:rsidR="00F023DC" w:rsidRDefault="00F023DC" w:rsidP="00F91A23">
      <w:pPr>
        <w:pStyle w:val="Code"/>
        <w:rPr>
          <w:highlight w:val="white"/>
          <w:lang w:val="sv-SE"/>
        </w:rPr>
      </w:pPr>
      <w:r>
        <w:rPr>
          <w:highlight w:val="white"/>
          <w:lang w:val="sv-SE"/>
        </w:rPr>
        <w:t>%type &lt;symbol_bool_pair&gt; enum</w:t>
      </w:r>
    </w:p>
    <w:p w14:paraId="450EDDFF" w14:textId="487E3A21" w:rsidR="00F023DC" w:rsidRDefault="00F023DC" w:rsidP="00F91A23">
      <w:pPr>
        <w:pStyle w:val="Code"/>
        <w:rPr>
          <w:highlight w:val="white"/>
          <w:lang w:val="sv-SE"/>
        </w:rPr>
      </w:pPr>
      <w:r>
        <w:rPr>
          <w:highlight w:val="white"/>
          <w:lang w:val="sv-SE"/>
        </w:rPr>
        <w:t xml:space="preserve">%type &lt;middle_code_list&gt; </w:t>
      </w:r>
      <w:r w:rsidR="00B473E1">
        <w:rPr>
          <w:highlight w:val="white"/>
          <w:lang w:val="sv-SE"/>
        </w:rPr>
        <w:t>declarator_list</w:t>
      </w:r>
    </w:p>
    <w:p w14:paraId="6667689C" w14:textId="785832FA" w:rsidR="00F023DC" w:rsidRDefault="00F023DC" w:rsidP="00F91A23">
      <w:pPr>
        <w:pStyle w:val="Code"/>
        <w:rPr>
          <w:highlight w:val="white"/>
          <w:lang w:val="sv-SE"/>
        </w:rPr>
      </w:pPr>
      <w:r>
        <w:rPr>
          <w:highlight w:val="white"/>
          <w:lang w:val="sv-SE"/>
        </w:rPr>
        <w:t xml:space="preserve">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declaration</w:t>
      </w:r>
    </w:p>
    <w:p w14:paraId="282514DF" w14:textId="77777777" w:rsidR="00F023DC" w:rsidRDefault="00F023DC" w:rsidP="00F91A23">
      <w:pPr>
        <w:pStyle w:val="Code"/>
        <w:rPr>
          <w:highlight w:val="white"/>
          <w:lang w:val="sv-SE"/>
        </w:rPr>
      </w:pPr>
    </w:p>
    <w:p w14:paraId="319E6D94" w14:textId="195F9641" w:rsidR="00F023DC" w:rsidRDefault="00F023DC" w:rsidP="00F91A23">
      <w:pPr>
        <w:pStyle w:val="Code"/>
        <w:rPr>
          <w:highlight w:val="white"/>
          <w:lang w:val="sv-SE"/>
        </w:rPr>
      </w:pPr>
      <w:r>
        <w:rPr>
          <w:highlight w:val="white"/>
          <w:lang w:val="sv-SE"/>
        </w:rPr>
        <w:t>%type &lt;</w:t>
      </w:r>
      <w:r w:rsidR="00AB7DF5">
        <w:rPr>
          <w:highlight w:val="white"/>
          <w:lang w:val="sv-SE"/>
        </w:rPr>
        <w:t>pointer_declarator</w:t>
      </w:r>
      <w:r>
        <w:rPr>
          <w:highlight w:val="white"/>
          <w:lang w:val="sv-SE"/>
        </w:rPr>
        <w:t xml:space="preserve">&gt; </w:t>
      </w:r>
      <w:r w:rsidR="00AB7DF5">
        <w:rPr>
          <w:highlight w:val="white"/>
          <w:lang w:val="sv-SE"/>
        </w:rPr>
        <w:t>pointer_declarator</w:t>
      </w:r>
      <w:r>
        <w:rPr>
          <w:highlight w:val="white"/>
          <w:lang w:val="sv-SE"/>
        </w:rPr>
        <w:t xml:space="preserve"> direct_</w:t>
      </w:r>
      <w:r w:rsidR="00AB7DF5">
        <w:rPr>
          <w:highlight w:val="white"/>
          <w:lang w:val="sv-SE"/>
        </w:rPr>
        <w:t>pointer_declarator</w:t>
      </w:r>
    </w:p>
    <w:p w14:paraId="25DE93F2" w14:textId="77777777" w:rsidR="00F023DC" w:rsidRDefault="00F023DC" w:rsidP="00F91A23">
      <w:pPr>
        <w:pStyle w:val="Code"/>
        <w:rPr>
          <w:highlight w:val="white"/>
          <w:lang w:val="sv-SE"/>
        </w:rPr>
      </w:pPr>
      <w:r>
        <w:rPr>
          <w:highlight w:val="white"/>
          <w:lang w:val="sv-SE"/>
        </w:rPr>
        <w:t>%type &lt;type_list&gt; optional_pointer_list pointer_list</w:t>
      </w:r>
    </w:p>
    <w:p w14:paraId="66DE61D6" w14:textId="77777777" w:rsidR="00F023DC" w:rsidRDefault="00F023DC" w:rsidP="00F91A23">
      <w:pPr>
        <w:pStyle w:val="Code"/>
        <w:rPr>
          <w:highlight w:val="white"/>
          <w:lang w:val="sv-SE"/>
        </w:rPr>
      </w:pPr>
      <w:r>
        <w:rPr>
          <w:highlight w:val="white"/>
          <w:lang w:val="sv-SE"/>
        </w:rPr>
        <w:t>%type &lt;type&gt; pointer</w:t>
      </w:r>
    </w:p>
    <w:p w14:paraId="7C5C2E0C" w14:textId="77777777" w:rsidR="00F023DC" w:rsidRDefault="00F023DC" w:rsidP="00F91A23">
      <w:pPr>
        <w:pStyle w:val="Code"/>
        <w:rPr>
          <w:highlight w:val="white"/>
          <w:lang w:val="sv-SE"/>
        </w:rPr>
      </w:pPr>
    </w:p>
    <w:p w14:paraId="775F845B" w14:textId="77777777" w:rsidR="00F023DC" w:rsidRDefault="00F023DC" w:rsidP="00F91A23">
      <w:pPr>
        <w:pStyle w:val="Code"/>
        <w:rPr>
          <w:highlight w:val="white"/>
          <w:lang w:val="sv-SE"/>
        </w:rPr>
      </w:pPr>
      <w:r>
        <w:rPr>
          <w:highlight w:val="white"/>
          <w:lang w:val="sv-SE"/>
        </w:rPr>
        <w:t>%type &lt;parameter_pair&gt; optional_parameter_ellipse_list</w:t>
      </w:r>
    </w:p>
    <w:p w14:paraId="26659CF5" w14:textId="77777777" w:rsidR="00F023DC" w:rsidRDefault="00F023DC" w:rsidP="00F91A23">
      <w:pPr>
        <w:pStyle w:val="Code"/>
        <w:rPr>
          <w:highlight w:val="white"/>
          <w:lang w:val="sv-SE"/>
        </w:rPr>
      </w:pPr>
      <w:r>
        <w:rPr>
          <w:highlight w:val="white"/>
          <w:lang w:val="sv-SE"/>
        </w:rPr>
        <w:t xml:space="preserve">                       parameter_ellipse_list</w:t>
      </w:r>
    </w:p>
    <w:p w14:paraId="23432D43" w14:textId="77777777" w:rsidR="00F023DC" w:rsidRDefault="00F023DC" w:rsidP="00F91A23">
      <w:pPr>
        <w:pStyle w:val="Code"/>
        <w:rPr>
          <w:highlight w:val="white"/>
          <w:lang w:val="sv-SE"/>
        </w:rPr>
      </w:pPr>
      <w:r>
        <w:rPr>
          <w:highlight w:val="white"/>
          <w:lang w:val="sv-SE"/>
        </w:rPr>
        <w:t>%type &lt;string_symbol_pair_list&gt; parameter_list</w:t>
      </w:r>
    </w:p>
    <w:p w14:paraId="632C170A" w14:textId="77777777" w:rsidR="00F023DC" w:rsidRDefault="00F023DC" w:rsidP="00F91A23">
      <w:pPr>
        <w:pStyle w:val="Code"/>
        <w:rPr>
          <w:highlight w:val="white"/>
          <w:lang w:val="sv-SE"/>
        </w:rPr>
      </w:pPr>
      <w:r>
        <w:rPr>
          <w:highlight w:val="white"/>
          <w:lang w:val="sv-SE"/>
        </w:rPr>
        <w:t>%type &lt;string_symbol_pair&gt; parameter_declaration</w:t>
      </w:r>
    </w:p>
    <w:p w14:paraId="2D7CC136" w14:textId="77777777" w:rsidR="00F023DC" w:rsidRDefault="00F023DC" w:rsidP="00F91A23">
      <w:pPr>
        <w:pStyle w:val="Code"/>
        <w:rPr>
          <w:highlight w:val="white"/>
          <w:lang w:val="sv-SE"/>
        </w:rPr>
      </w:pPr>
    </w:p>
    <w:p w14:paraId="260D01A5" w14:textId="77777777" w:rsidR="00F023DC" w:rsidRDefault="00F023DC" w:rsidP="00F91A23">
      <w:pPr>
        <w:pStyle w:val="Code"/>
        <w:rPr>
          <w:highlight w:val="white"/>
          <w:lang w:val="sv-SE"/>
        </w:rPr>
      </w:pPr>
      <w:r>
        <w:rPr>
          <w:highlight w:val="white"/>
          <w:lang w:val="sv-SE"/>
        </w:rPr>
        <w:t>%type &lt;string_list&gt; optional_name_list identifier_list</w:t>
      </w:r>
    </w:p>
    <w:p w14:paraId="5C04E64A" w14:textId="6F453DA6" w:rsidR="00F023DC" w:rsidRDefault="00F023DC" w:rsidP="00F91A23">
      <w:pPr>
        <w:pStyle w:val="Code"/>
        <w:rPr>
          <w:highlight w:val="white"/>
          <w:lang w:val="sv-SE"/>
        </w:rPr>
      </w:pPr>
      <w:r>
        <w:rPr>
          <w:highlight w:val="white"/>
          <w:lang w:val="sv-SE"/>
        </w:rPr>
        <w:t xml:space="preserve">%type &lt;object_list&gt; </w:t>
      </w:r>
      <w:r w:rsidR="002F35C1">
        <w:rPr>
          <w:highlight w:val="white"/>
          <w:lang w:val="sv-SE"/>
        </w:rPr>
        <w:t>initializer</w:t>
      </w:r>
      <w:r>
        <w:rPr>
          <w:highlight w:val="white"/>
          <w:lang w:val="sv-SE"/>
        </w:rPr>
        <w:t>_list</w:t>
      </w:r>
    </w:p>
    <w:p w14:paraId="43038C6F" w14:textId="15E1AE0B" w:rsidR="00F023DC" w:rsidRDefault="00F023DC" w:rsidP="00F91A23">
      <w:pPr>
        <w:pStyle w:val="Code"/>
        <w:rPr>
          <w:highlight w:val="white"/>
          <w:lang w:val="sv-SE"/>
        </w:rPr>
      </w:pPr>
      <w:r>
        <w:rPr>
          <w:highlight w:val="white"/>
          <w:lang w:val="sv-SE"/>
        </w:rPr>
        <w:t xml:space="preserve">%type &lt;obj&gt; </w:t>
      </w:r>
      <w:r w:rsidR="002F35C1">
        <w:rPr>
          <w:highlight w:val="white"/>
          <w:lang w:val="sv-SE"/>
        </w:rPr>
        <w:t>initializer</w:t>
      </w:r>
    </w:p>
    <w:p w14:paraId="7A2F5936" w14:textId="77777777" w:rsidR="00F023DC" w:rsidRDefault="00F023DC" w:rsidP="00F91A23">
      <w:pPr>
        <w:pStyle w:val="Code"/>
        <w:rPr>
          <w:highlight w:val="white"/>
          <w:lang w:val="sv-SE"/>
        </w:rPr>
      </w:pPr>
    </w:p>
    <w:p w14:paraId="057E531F" w14:textId="559AA24C" w:rsidR="00F023DC" w:rsidRDefault="00F023DC" w:rsidP="00F91A23">
      <w:pPr>
        <w:pStyle w:val="Code"/>
        <w:rPr>
          <w:highlight w:val="white"/>
          <w:lang w:val="sv-SE"/>
        </w:rPr>
      </w:pPr>
      <w:r>
        <w:rPr>
          <w:highlight w:val="white"/>
          <w:lang w:val="sv-SE"/>
        </w:rPr>
        <w:t>%type &lt;type&gt; type_name</w:t>
      </w:r>
    </w:p>
    <w:p w14:paraId="285132B9" w14:textId="77777777" w:rsidR="002B0610" w:rsidRDefault="002B0610" w:rsidP="00F91A23">
      <w:pPr>
        <w:pStyle w:val="Code"/>
        <w:rPr>
          <w:highlight w:val="white"/>
          <w:lang w:val="sv-SE"/>
        </w:rPr>
      </w:pPr>
    </w:p>
    <w:p w14:paraId="5A479252" w14:textId="2911EAD4" w:rsidR="00F023DC" w:rsidRDefault="00F023DC" w:rsidP="00F91A23">
      <w:pPr>
        <w:pStyle w:val="Code"/>
        <w:rPr>
          <w:highlight w:val="white"/>
          <w:lang w:val="sv-SE"/>
        </w:rPr>
      </w:pPr>
      <w:r>
        <w:rPr>
          <w:highlight w:val="white"/>
          <w:lang w:val="sv-SE"/>
        </w:rPr>
        <w:t>%type &lt;</w:t>
      </w:r>
      <w:r w:rsidR="00AB7DF5">
        <w:rPr>
          <w:highlight w:val="white"/>
          <w:lang w:val="sv-SE"/>
        </w:rPr>
        <w:t>pointer_declarator</w:t>
      </w:r>
      <w:r>
        <w:rPr>
          <w:highlight w:val="white"/>
          <w:lang w:val="sv-SE"/>
        </w:rPr>
        <w:t>&gt; abstract_</w:t>
      </w:r>
      <w:r w:rsidR="00AB7DF5">
        <w:rPr>
          <w:highlight w:val="white"/>
          <w:lang w:val="sv-SE"/>
        </w:rPr>
        <w:t>pointer_declarator</w:t>
      </w:r>
      <w:r>
        <w:rPr>
          <w:highlight w:val="white"/>
          <w:lang w:val="sv-SE"/>
        </w:rPr>
        <w:t xml:space="preserve"> direct_abstract_</w:t>
      </w:r>
      <w:r w:rsidR="00AB7DF5">
        <w:rPr>
          <w:highlight w:val="white"/>
          <w:lang w:val="sv-SE"/>
        </w:rPr>
        <w:t>pointer_declarator</w:t>
      </w:r>
    </w:p>
    <w:p w14:paraId="06C52743" w14:textId="77777777" w:rsidR="00F023DC" w:rsidRPr="007510C0" w:rsidRDefault="00F023DC" w:rsidP="007510C0">
      <w:pPr>
        <w:pStyle w:val="Code"/>
        <w:rPr>
          <w:highlight w:val="white"/>
        </w:rPr>
      </w:pPr>
    </w:p>
    <w:p w14:paraId="5902C9D6" w14:textId="77777777" w:rsidR="007510C0" w:rsidRPr="007510C0" w:rsidRDefault="007510C0" w:rsidP="007510C0">
      <w:pPr>
        <w:pStyle w:val="Code"/>
        <w:rPr>
          <w:highlight w:val="white"/>
        </w:rPr>
      </w:pPr>
      <w:r w:rsidRPr="007510C0">
        <w:rPr>
          <w:highlight w:val="white"/>
        </w:rPr>
        <w:t>%type &lt;middleOperator&gt; assignment_operator equality_operator</w:t>
      </w:r>
    </w:p>
    <w:p w14:paraId="23DE746B" w14:textId="77777777" w:rsidR="00805749" w:rsidRDefault="00805749" w:rsidP="00805749">
      <w:pPr>
        <w:pStyle w:val="Code"/>
        <w:rPr>
          <w:highlight w:val="white"/>
          <w:lang w:val="sv-SE"/>
        </w:rPr>
      </w:pPr>
      <w:r>
        <w:rPr>
          <w:highlight w:val="white"/>
          <w:lang w:val="sv-SE"/>
        </w:rPr>
        <w:t xml:space="preserve">                       relation_operator add_operator shift_operator </w:t>
      </w:r>
    </w:p>
    <w:p w14:paraId="111BB113" w14:textId="77777777" w:rsidR="007510C0" w:rsidRPr="007510C0" w:rsidRDefault="007510C0" w:rsidP="007510C0">
      <w:pPr>
        <w:pStyle w:val="Code"/>
        <w:rPr>
          <w:highlight w:val="white"/>
        </w:rPr>
      </w:pPr>
      <w:r w:rsidRPr="007510C0">
        <w:rPr>
          <w:highlight w:val="white"/>
        </w:rPr>
        <w:t xml:space="preserve">                       multiply_operator prefix_add_operator</w:t>
      </w:r>
    </w:p>
    <w:p w14:paraId="6E64EBCF" w14:textId="77777777" w:rsidR="007510C0" w:rsidRPr="007510C0" w:rsidRDefault="007510C0" w:rsidP="007510C0">
      <w:pPr>
        <w:pStyle w:val="Code"/>
        <w:rPr>
          <w:highlight w:val="white"/>
        </w:rPr>
      </w:pPr>
      <w:r w:rsidRPr="007510C0">
        <w:rPr>
          <w:highlight w:val="white"/>
        </w:rPr>
        <w:t xml:space="preserve">                       increment_operator</w:t>
      </w:r>
    </w:p>
    <w:p w14:paraId="6E7D3026" w14:textId="77777777" w:rsidR="00F023DC" w:rsidRPr="007510C0" w:rsidRDefault="00F023DC" w:rsidP="007510C0">
      <w:pPr>
        <w:pStyle w:val="Code"/>
        <w:rPr>
          <w:highlight w:val="white"/>
        </w:rPr>
      </w:pPr>
    </w:p>
    <w:p w14:paraId="53AD01DD" w14:textId="77777777" w:rsidR="00F023DC" w:rsidRDefault="00F023DC" w:rsidP="00F91A23">
      <w:pPr>
        <w:pStyle w:val="Code"/>
        <w:rPr>
          <w:highlight w:val="white"/>
          <w:lang w:val="sv-SE"/>
        </w:rPr>
      </w:pPr>
      <w:r>
        <w:rPr>
          <w:highlight w:val="white"/>
          <w:lang w:val="sv-SE"/>
        </w:rPr>
        <w:t>%type &lt;expression&gt; optional_constant_integral_expression</w:t>
      </w:r>
    </w:p>
    <w:p w14:paraId="2F2D5008" w14:textId="77777777" w:rsidR="00F023DC" w:rsidRDefault="00F023DC" w:rsidP="00F91A23">
      <w:pPr>
        <w:pStyle w:val="Code"/>
        <w:rPr>
          <w:highlight w:val="white"/>
          <w:lang w:val="sv-SE"/>
        </w:rPr>
      </w:pPr>
      <w:r>
        <w:rPr>
          <w:highlight w:val="white"/>
          <w:lang w:val="sv-SE"/>
        </w:rPr>
        <w:t xml:space="preserve">                   constant_integral_expression optional_expression</w:t>
      </w:r>
    </w:p>
    <w:p w14:paraId="78640716" w14:textId="77777777" w:rsidR="00F023DC" w:rsidRDefault="00F023DC" w:rsidP="00F91A23">
      <w:pPr>
        <w:pStyle w:val="Code"/>
        <w:rPr>
          <w:highlight w:val="white"/>
          <w:lang w:val="sv-SE"/>
        </w:rPr>
      </w:pPr>
      <w:r>
        <w:rPr>
          <w:highlight w:val="white"/>
          <w:lang w:val="sv-SE"/>
        </w:rPr>
        <w:t xml:space="preserve">                   expression assignment_expression</w:t>
      </w:r>
    </w:p>
    <w:p w14:paraId="3070E26F" w14:textId="77777777" w:rsidR="00F023DC" w:rsidRDefault="00F023DC" w:rsidP="00F91A23">
      <w:pPr>
        <w:pStyle w:val="Code"/>
        <w:rPr>
          <w:highlight w:val="white"/>
          <w:lang w:val="sv-SE"/>
        </w:rPr>
      </w:pPr>
      <w:r>
        <w:rPr>
          <w:highlight w:val="white"/>
          <w:lang w:val="sv-SE"/>
        </w:rPr>
        <w:t xml:space="preserve">                   condition_expression logical_or_expression</w:t>
      </w:r>
    </w:p>
    <w:p w14:paraId="75AB9782" w14:textId="074F5095" w:rsidR="00F023DC" w:rsidRDefault="00F023DC" w:rsidP="00F91A23">
      <w:pPr>
        <w:pStyle w:val="Code"/>
        <w:rPr>
          <w:highlight w:val="white"/>
          <w:lang w:val="sv-SE"/>
        </w:rPr>
      </w:pPr>
      <w:r>
        <w:rPr>
          <w:highlight w:val="white"/>
          <w:lang w:val="sv-SE"/>
        </w:rPr>
        <w:t xml:space="preserve">                   logical_and_expression </w:t>
      </w:r>
      <w:r w:rsidR="003165F5">
        <w:rPr>
          <w:highlight w:val="white"/>
          <w:lang w:val="sv-SE"/>
        </w:rPr>
        <w:t>BITWISE_OR</w:t>
      </w:r>
      <w:r>
        <w:rPr>
          <w:highlight w:val="white"/>
          <w:lang w:val="sv-SE"/>
        </w:rPr>
        <w:t>_expression</w:t>
      </w:r>
    </w:p>
    <w:p w14:paraId="52E0589A" w14:textId="77777777" w:rsidR="00F023DC" w:rsidRDefault="00F023DC" w:rsidP="00F91A23">
      <w:pPr>
        <w:pStyle w:val="Code"/>
        <w:rPr>
          <w:highlight w:val="white"/>
          <w:lang w:val="sv-SE"/>
        </w:rPr>
      </w:pPr>
      <w:r>
        <w:rPr>
          <w:highlight w:val="white"/>
          <w:lang w:val="sv-SE"/>
        </w:rPr>
        <w:t xml:space="preserve">                   bitwise_xor_expression bitwise_and_expression</w:t>
      </w:r>
    </w:p>
    <w:p w14:paraId="03B3E7E3" w14:textId="77777777" w:rsidR="00F023DC" w:rsidRDefault="00F023DC" w:rsidP="00F91A23">
      <w:pPr>
        <w:pStyle w:val="Code"/>
        <w:rPr>
          <w:highlight w:val="white"/>
          <w:lang w:val="sv-SE"/>
        </w:rPr>
      </w:pPr>
      <w:r>
        <w:rPr>
          <w:highlight w:val="white"/>
          <w:lang w:val="sv-SE"/>
        </w:rPr>
        <w:t xml:space="preserve">                   equality_expression relation_expression</w:t>
      </w:r>
    </w:p>
    <w:p w14:paraId="27D39E12" w14:textId="77777777" w:rsidR="00F023DC" w:rsidRDefault="00F023DC" w:rsidP="00F91A23">
      <w:pPr>
        <w:pStyle w:val="Code"/>
        <w:rPr>
          <w:highlight w:val="white"/>
          <w:lang w:val="sv-SE"/>
        </w:rPr>
      </w:pPr>
      <w:r>
        <w:rPr>
          <w:highlight w:val="white"/>
          <w:lang w:val="sv-SE"/>
        </w:rPr>
        <w:t xml:space="preserve">                   shift_expression add_expression</w:t>
      </w:r>
    </w:p>
    <w:p w14:paraId="7C63F1A0" w14:textId="67A08720" w:rsidR="00F023DC" w:rsidRDefault="00F023DC" w:rsidP="00F91A23">
      <w:pPr>
        <w:pStyle w:val="Code"/>
        <w:rPr>
          <w:highlight w:val="white"/>
          <w:lang w:val="sv-SE"/>
        </w:rPr>
      </w:pPr>
      <w:r>
        <w:rPr>
          <w:highlight w:val="white"/>
          <w:lang w:val="sv-SE"/>
        </w:rPr>
        <w:t xml:space="preserve">                   multiply_expression </w:t>
      </w:r>
      <w:r w:rsidR="00CA3A8B">
        <w:rPr>
          <w:highlight w:val="white"/>
          <w:lang w:val="sv-SE"/>
        </w:rPr>
        <w:t>type_cast_expression</w:t>
      </w:r>
    </w:p>
    <w:p w14:paraId="21398635" w14:textId="77777777" w:rsidR="00F023DC" w:rsidRDefault="00F023DC" w:rsidP="00F91A23">
      <w:pPr>
        <w:pStyle w:val="Code"/>
        <w:rPr>
          <w:highlight w:val="white"/>
          <w:lang w:val="sv-SE"/>
        </w:rPr>
      </w:pPr>
      <w:r>
        <w:rPr>
          <w:highlight w:val="white"/>
          <w:lang w:val="sv-SE"/>
        </w:rPr>
        <w:t xml:space="preserve">                   prefix_expression postfix_expression</w:t>
      </w:r>
    </w:p>
    <w:p w14:paraId="36DE5521" w14:textId="77777777" w:rsidR="00F023DC" w:rsidRDefault="00F023DC" w:rsidP="00F91A23">
      <w:pPr>
        <w:pStyle w:val="Code"/>
        <w:rPr>
          <w:highlight w:val="white"/>
          <w:lang w:val="sv-SE"/>
        </w:rPr>
      </w:pPr>
      <w:r>
        <w:rPr>
          <w:highlight w:val="white"/>
          <w:lang w:val="sv-SE"/>
        </w:rPr>
        <w:t xml:space="preserve">                   primary_expression</w:t>
      </w:r>
    </w:p>
    <w:p w14:paraId="0A749D78" w14:textId="77777777" w:rsidR="00F023DC" w:rsidRDefault="00F023DC" w:rsidP="00F91A23">
      <w:pPr>
        <w:pStyle w:val="Code"/>
        <w:rPr>
          <w:highlight w:val="white"/>
          <w:lang w:val="sv-SE"/>
        </w:rPr>
      </w:pPr>
    </w:p>
    <w:p w14:paraId="36C9CD33" w14:textId="77777777" w:rsidR="00F023DC" w:rsidRDefault="00F023DC" w:rsidP="00F91A23">
      <w:pPr>
        <w:pStyle w:val="Code"/>
        <w:rPr>
          <w:highlight w:val="white"/>
          <w:lang w:val="sv-SE"/>
        </w:rPr>
      </w:pPr>
      <w:r>
        <w:rPr>
          <w:highlight w:val="white"/>
          <w:lang w:val="sv-SE"/>
        </w:rPr>
        <w:t>%type &lt;statement&gt; optional_statement_list statement</w:t>
      </w:r>
    </w:p>
    <w:p w14:paraId="76D1F7BD" w14:textId="77777777" w:rsidR="00F023DC" w:rsidRDefault="00F023DC" w:rsidP="00F91A23">
      <w:pPr>
        <w:pStyle w:val="Code"/>
        <w:rPr>
          <w:highlight w:val="white"/>
          <w:lang w:val="sv-SE"/>
        </w:rPr>
      </w:pPr>
      <w:r>
        <w:rPr>
          <w:highlight w:val="white"/>
          <w:lang w:val="sv-SE"/>
        </w:rPr>
        <w:t xml:space="preserve">                  closed_statement opened_statement</w:t>
      </w:r>
    </w:p>
    <w:p w14:paraId="701A022C" w14:textId="77777777" w:rsidR="00F023DC" w:rsidRDefault="00F023DC" w:rsidP="00F91A23">
      <w:pPr>
        <w:pStyle w:val="Code"/>
        <w:rPr>
          <w:highlight w:val="white"/>
          <w:lang w:val="sv-SE"/>
        </w:rPr>
      </w:pPr>
    </w:p>
    <w:p w14:paraId="30D23D35" w14:textId="77777777" w:rsidR="00F023DC" w:rsidRDefault="00F023DC" w:rsidP="00F91A23">
      <w:pPr>
        <w:pStyle w:val="Code"/>
        <w:rPr>
          <w:highlight w:val="white"/>
          <w:lang w:val="sv-SE"/>
        </w:rPr>
      </w:pPr>
      <w:r>
        <w:rPr>
          <w:highlight w:val="white"/>
          <w:lang w:val="sv-SE"/>
        </w:rPr>
        <w:t>%type &lt;expression_list&gt; optional_argument_expression_list</w:t>
      </w:r>
    </w:p>
    <w:p w14:paraId="0C82F166" w14:textId="34E092D6" w:rsidR="00F023DC" w:rsidRDefault="00F023DC" w:rsidP="00F91A23">
      <w:pPr>
        <w:pStyle w:val="Code"/>
        <w:rPr>
          <w:highlight w:val="white"/>
          <w:lang w:val="sv-SE"/>
        </w:rPr>
      </w:pPr>
      <w:r>
        <w:rPr>
          <w:highlight w:val="white"/>
          <w:lang w:val="sv-SE"/>
        </w:rPr>
        <w:lastRenderedPageBreak/>
        <w:t xml:space="preserve">                        argument_expression_list</w:t>
      </w:r>
    </w:p>
    <w:p w14:paraId="6EF395FC" w14:textId="77777777" w:rsidR="000865C3" w:rsidRDefault="000865C3" w:rsidP="000865C3">
      <w:pPr>
        <w:pStyle w:val="Code"/>
        <w:rPr>
          <w:highlight w:val="white"/>
          <w:lang w:val="sv-SE"/>
        </w:rPr>
      </w:pPr>
    </w:p>
    <w:p w14:paraId="12CB0A43" w14:textId="125556E7" w:rsidR="000865C3" w:rsidRDefault="000865C3" w:rsidP="000865C3">
      <w:pPr>
        <w:pStyle w:val="Code"/>
        <w:rPr>
          <w:highlight w:val="white"/>
          <w:lang w:val="sv-SE"/>
        </w:rPr>
      </w:pPr>
      <w:r>
        <w:rPr>
          <w:highlight w:val="white"/>
          <w:lang w:val="sv-SE"/>
        </w:rPr>
        <w:t>%start translation_unit</w:t>
      </w:r>
    </w:p>
    <w:p w14:paraId="6729A76B" w14:textId="77777777" w:rsidR="00F023DC" w:rsidRPr="00EC76D5" w:rsidRDefault="00F023DC" w:rsidP="00E40B78">
      <w:pPr>
        <w:pStyle w:val="CodeHeader"/>
      </w:pPr>
    </w:p>
    <w:p w14:paraId="67C17C5E" w14:textId="03FDA647" w:rsidR="00F91A23" w:rsidRPr="000865C3" w:rsidRDefault="00E40B78" w:rsidP="00F91A23">
      <w:pPr>
        <w:pStyle w:val="Rubrik2"/>
      </w:pPr>
      <w:bookmarkStart w:id="50" w:name="_Toc481936147"/>
      <w:r w:rsidRPr="00EC76D5">
        <w:t>Declarations</w:t>
      </w:r>
      <w:bookmarkStart w:id="51" w:name="_Toc481936148"/>
      <w:bookmarkEnd w:id="50"/>
    </w:p>
    <w:p w14:paraId="04CD0821" w14:textId="77777777" w:rsidR="00F91A23" w:rsidRDefault="00F91A23" w:rsidP="00F91A23">
      <w:pPr>
        <w:pStyle w:val="Code"/>
        <w:rPr>
          <w:highlight w:val="white"/>
          <w:lang w:val="sv-SE"/>
        </w:rPr>
      </w:pPr>
      <w:r>
        <w:rPr>
          <w:highlight w:val="white"/>
          <w:lang w:val="sv-SE"/>
        </w:rPr>
        <w:t>%%</w:t>
      </w:r>
    </w:p>
    <w:p w14:paraId="48BD95A2" w14:textId="58A711B9" w:rsidR="00F91A23" w:rsidRPr="000865C3" w:rsidRDefault="007273E3" w:rsidP="007273E3">
      <w:r>
        <w:rPr>
          <w:highlight w:val="white"/>
          <w:lang w:val="sv-SE"/>
        </w:rPr>
        <w:t xml:space="preserve">Finally, we have reached the last </w:t>
      </w:r>
      <w:r w:rsidR="00D45448">
        <w:rPr>
          <w:highlight w:val="white"/>
          <w:lang w:val="sv-SE"/>
        </w:rPr>
        <w:t xml:space="preserve">(and largest) </w:t>
      </w:r>
      <w:r>
        <w:rPr>
          <w:highlight w:val="white"/>
          <w:lang w:val="sv-SE"/>
        </w:rPr>
        <w:t>part of the parser, where the rules are defined.</w:t>
      </w:r>
      <w:r w:rsidR="000865C3">
        <w:rPr>
          <w:highlight w:val="white"/>
          <w:lang w:val="sv-SE"/>
        </w:rPr>
        <w:t xml:space="preserve"> </w:t>
      </w:r>
      <w:ins w:id="52" w:author="Stefan Bjornander" w:date="2015-04-26T09:16:00Z">
        <w:r w:rsidR="000865C3" w:rsidRPr="00EC76D5">
          <w:t xml:space="preserve">The </w:t>
        </w:r>
        <w:r w:rsidR="000865C3" w:rsidRPr="00EC76D5">
          <w:rPr>
            <w:rStyle w:val="CodeInText"/>
            <w:color w:val="auto"/>
            <w:rPrChange w:id="53" w:author="Stefan Bjornander" w:date="2015-04-26T09:16:00Z">
              <w:rPr/>
            </w:rPrChange>
          </w:rPr>
          <w:t>translation_unit</w:t>
        </w:r>
        <w:r w:rsidR="000865C3" w:rsidRPr="00EC76D5">
          <w:t xml:space="preserve"> rule is the start of the grammar</w:t>
        </w:r>
      </w:ins>
      <w:r w:rsidR="000865C3">
        <w:t>, and represent the whole of a source code file.</w:t>
      </w:r>
    </w:p>
    <w:p w14:paraId="2C2231CF" w14:textId="77777777" w:rsidR="00F91A23" w:rsidRDefault="00F91A23" w:rsidP="00F91A23">
      <w:pPr>
        <w:pStyle w:val="Code"/>
        <w:rPr>
          <w:highlight w:val="white"/>
          <w:lang w:val="sv-SE"/>
        </w:rPr>
      </w:pPr>
      <w:r>
        <w:rPr>
          <w:highlight w:val="white"/>
          <w:lang w:val="sv-SE"/>
        </w:rPr>
        <w:t>translation_unit:</w:t>
      </w:r>
    </w:p>
    <w:p w14:paraId="36DD9064" w14:textId="77777777" w:rsidR="00F91A23" w:rsidRDefault="00F91A23" w:rsidP="00F91A23">
      <w:pPr>
        <w:pStyle w:val="Code"/>
        <w:rPr>
          <w:highlight w:val="white"/>
          <w:lang w:val="sv-SE"/>
        </w:rPr>
      </w:pPr>
      <w:r>
        <w:rPr>
          <w:highlight w:val="white"/>
          <w:lang w:val="sv-SE"/>
        </w:rPr>
        <w:t xml:space="preserve">    external_declaration</w:t>
      </w:r>
    </w:p>
    <w:p w14:paraId="6CF91D06" w14:textId="77777777" w:rsidR="00F91A23" w:rsidRDefault="00F91A23" w:rsidP="00F91A23">
      <w:pPr>
        <w:pStyle w:val="Code"/>
        <w:rPr>
          <w:highlight w:val="white"/>
          <w:lang w:val="sv-SE"/>
        </w:rPr>
      </w:pPr>
      <w:r>
        <w:rPr>
          <w:highlight w:val="white"/>
          <w:lang w:val="sv-SE"/>
        </w:rPr>
        <w:t xml:space="preserve">  | translation_unit external_declaration;</w:t>
      </w:r>
    </w:p>
    <w:p w14:paraId="2BDB6112" w14:textId="77777777" w:rsidR="00F91A23" w:rsidRDefault="00F91A23" w:rsidP="00F91A23">
      <w:pPr>
        <w:pStyle w:val="Code"/>
        <w:rPr>
          <w:highlight w:val="white"/>
          <w:lang w:val="sv-SE"/>
        </w:rPr>
      </w:pPr>
    </w:p>
    <w:p w14:paraId="1A27CCFA" w14:textId="77777777" w:rsidR="00F91A23" w:rsidRDefault="00F91A23" w:rsidP="00F91A23">
      <w:pPr>
        <w:pStyle w:val="Code"/>
        <w:rPr>
          <w:highlight w:val="white"/>
          <w:lang w:val="sv-SE"/>
        </w:rPr>
      </w:pPr>
      <w:r>
        <w:rPr>
          <w:highlight w:val="white"/>
          <w:lang w:val="sv-SE"/>
        </w:rPr>
        <w:t>external_declaration:</w:t>
      </w:r>
    </w:p>
    <w:p w14:paraId="03EF59B5" w14:textId="6F035DD3" w:rsidR="00F91A23" w:rsidRDefault="00F91A23" w:rsidP="00F91A23">
      <w:pPr>
        <w:pStyle w:val="Code"/>
        <w:rPr>
          <w:highlight w:val="white"/>
          <w:lang w:val="sv-SE"/>
        </w:rPr>
      </w:pPr>
      <w:r>
        <w:rPr>
          <w:highlight w:val="white"/>
          <w:lang w:val="sv-SE"/>
        </w:rPr>
        <w:t xml:space="preserve">    function_</w:t>
      </w:r>
      <w:r w:rsidR="00C37108">
        <w:rPr>
          <w:highlight w:val="white"/>
          <w:lang w:val="sv-SE"/>
        </w:rPr>
        <w:t>definition</w:t>
      </w:r>
    </w:p>
    <w:p w14:paraId="105121CA" w14:textId="77777777" w:rsidR="00F91A23" w:rsidRDefault="00F91A23" w:rsidP="00F91A23">
      <w:pPr>
        <w:pStyle w:val="Code"/>
        <w:rPr>
          <w:highlight w:val="white"/>
          <w:lang w:val="sv-SE"/>
        </w:rPr>
      </w:pPr>
      <w:r>
        <w:rPr>
          <w:highlight w:val="white"/>
          <w:lang w:val="sv-SE"/>
        </w:rPr>
        <w:t xml:space="preserve"> |  declaration;</w:t>
      </w:r>
    </w:p>
    <w:p w14:paraId="1D54A6EB" w14:textId="51E047AD" w:rsidR="00F91A23" w:rsidRDefault="00F91A23" w:rsidP="00F91A23">
      <w:pPr>
        <w:pStyle w:val="Code"/>
      </w:pPr>
    </w:p>
    <w:p w14:paraId="242AA6D2" w14:textId="080009FB" w:rsidR="00811E4E" w:rsidRDefault="00811E4E" w:rsidP="00811E4E">
      <w:r>
        <w:t>The rules of the parser calls corrensponding methods of the MiddleCodeGenerator class to perform type checking, build the symbol table, and generate the middle code.</w:t>
      </w:r>
    </w:p>
    <w:p w14:paraId="048B9909" w14:textId="58238C41" w:rsidR="00811E4E" w:rsidRDefault="00014E2E" w:rsidP="00014E2E">
      <w:pPr>
        <w:pStyle w:val="CodeHeader"/>
      </w:pPr>
      <w:r>
        <w:t>MiddleCodeGenerator.cs</w:t>
      </w:r>
    </w:p>
    <w:p w14:paraId="5FC526EB" w14:textId="77777777" w:rsidR="00003FF8" w:rsidRPr="00003FF8" w:rsidRDefault="00003FF8" w:rsidP="00003FF8">
      <w:pPr>
        <w:pStyle w:val="Code"/>
        <w:rPr>
          <w:highlight w:val="white"/>
        </w:rPr>
      </w:pPr>
      <w:r w:rsidRPr="00003FF8">
        <w:rPr>
          <w:highlight w:val="white"/>
        </w:rPr>
        <w:t>using System;</w:t>
      </w:r>
    </w:p>
    <w:p w14:paraId="2972E9ED" w14:textId="77777777" w:rsidR="00003FF8" w:rsidRPr="00003FF8" w:rsidRDefault="00003FF8" w:rsidP="00003FF8">
      <w:pPr>
        <w:pStyle w:val="Code"/>
        <w:rPr>
          <w:highlight w:val="white"/>
        </w:rPr>
      </w:pPr>
      <w:r w:rsidRPr="00003FF8">
        <w:rPr>
          <w:highlight w:val="white"/>
        </w:rPr>
        <w:t>using System.IO;</w:t>
      </w:r>
    </w:p>
    <w:p w14:paraId="3884F9CC" w14:textId="77777777" w:rsidR="00003FF8" w:rsidRPr="00003FF8" w:rsidRDefault="00003FF8" w:rsidP="00003FF8">
      <w:pPr>
        <w:pStyle w:val="Code"/>
        <w:rPr>
          <w:highlight w:val="white"/>
        </w:rPr>
      </w:pPr>
      <w:r w:rsidRPr="00003FF8">
        <w:rPr>
          <w:highlight w:val="white"/>
        </w:rPr>
        <w:t>using System.Linq;</w:t>
      </w:r>
    </w:p>
    <w:p w14:paraId="606FD2A3" w14:textId="77777777" w:rsidR="00003FF8" w:rsidRPr="00003FF8" w:rsidRDefault="00003FF8" w:rsidP="00003FF8">
      <w:pPr>
        <w:pStyle w:val="Code"/>
        <w:rPr>
          <w:highlight w:val="white"/>
        </w:rPr>
      </w:pPr>
      <w:r w:rsidRPr="00003FF8">
        <w:rPr>
          <w:highlight w:val="white"/>
        </w:rPr>
        <w:t>using System.Numerics;</w:t>
      </w:r>
    </w:p>
    <w:p w14:paraId="3CF094A7" w14:textId="77777777" w:rsidR="00003FF8" w:rsidRPr="00003FF8" w:rsidRDefault="00003FF8" w:rsidP="00003FF8">
      <w:pPr>
        <w:pStyle w:val="Code"/>
        <w:rPr>
          <w:highlight w:val="white"/>
        </w:rPr>
      </w:pPr>
      <w:r w:rsidRPr="00003FF8">
        <w:rPr>
          <w:highlight w:val="white"/>
        </w:rPr>
        <w:t>using System.Collections.Generic;</w:t>
      </w:r>
    </w:p>
    <w:p w14:paraId="7483918C" w14:textId="77777777" w:rsidR="00003FF8" w:rsidRPr="00003FF8" w:rsidRDefault="00003FF8" w:rsidP="00003FF8">
      <w:pPr>
        <w:pStyle w:val="Code"/>
        <w:rPr>
          <w:highlight w:val="white"/>
        </w:rPr>
      </w:pPr>
    </w:p>
    <w:p w14:paraId="7673A19D" w14:textId="77777777" w:rsidR="00003FF8" w:rsidRPr="00003FF8" w:rsidRDefault="00003FF8" w:rsidP="00003FF8">
      <w:pPr>
        <w:pStyle w:val="Code"/>
        <w:rPr>
          <w:highlight w:val="white"/>
        </w:rPr>
      </w:pPr>
      <w:r w:rsidRPr="00003FF8">
        <w:rPr>
          <w:highlight w:val="white"/>
        </w:rPr>
        <w:t>namespace CCompiler {</w:t>
      </w:r>
    </w:p>
    <w:p w14:paraId="4D0C0AAE" w14:textId="77777777" w:rsidR="00003FF8" w:rsidRPr="00003FF8" w:rsidRDefault="00003FF8" w:rsidP="00003FF8">
      <w:pPr>
        <w:pStyle w:val="Code"/>
        <w:rPr>
          <w:highlight w:val="white"/>
        </w:rPr>
      </w:pPr>
      <w:r w:rsidRPr="00003FF8">
        <w:rPr>
          <w:highlight w:val="white"/>
        </w:rPr>
        <w:t xml:space="preserve">  public class MiddleCodeGenerator {</w:t>
      </w:r>
    </w:p>
    <w:p w14:paraId="68DE10B5" w14:textId="77777777" w:rsidR="008D6327" w:rsidRDefault="00003FF8" w:rsidP="00003FF8">
      <w:pPr>
        <w:pStyle w:val="Code"/>
        <w:rPr>
          <w:highlight w:val="white"/>
        </w:rPr>
      </w:pPr>
      <w:r w:rsidRPr="00003FF8">
        <w:rPr>
          <w:highlight w:val="white"/>
        </w:rPr>
        <w:t xml:space="preserve">    public static MiddleCode AddMiddleCode(List&lt;MiddleCode&gt; codeList,</w:t>
      </w:r>
    </w:p>
    <w:p w14:paraId="62029EC8" w14:textId="4A16ABA0" w:rsidR="00003FF8" w:rsidRPr="00003FF8" w:rsidRDefault="008D6327" w:rsidP="00003FF8">
      <w:pPr>
        <w:pStyle w:val="Code"/>
        <w:rPr>
          <w:highlight w:val="white"/>
        </w:rPr>
      </w:pPr>
      <w:r>
        <w:rPr>
          <w:highlight w:val="white"/>
        </w:rPr>
        <w:t xml:space="preserve">                            </w:t>
      </w:r>
      <w:r w:rsidR="00003FF8" w:rsidRPr="00003FF8">
        <w:rPr>
          <w:highlight w:val="white"/>
        </w:rPr>
        <w:t xml:space="preserve"> MiddleOperator op, object operand0 = null,</w:t>
      </w:r>
    </w:p>
    <w:p w14:paraId="19925C3D" w14:textId="6D243AE4" w:rsidR="00003FF8" w:rsidRPr="00003FF8" w:rsidRDefault="00003FF8" w:rsidP="00003FF8">
      <w:pPr>
        <w:pStyle w:val="Code"/>
        <w:rPr>
          <w:highlight w:val="white"/>
        </w:rPr>
      </w:pPr>
      <w:r w:rsidRPr="00003FF8">
        <w:rPr>
          <w:highlight w:val="white"/>
        </w:rPr>
        <w:t xml:space="preserve">                           </w:t>
      </w:r>
      <w:r w:rsidR="008D6327">
        <w:rPr>
          <w:highlight w:val="white"/>
        </w:rPr>
        <w:t xml:space="preserve"> </w:t>
      </w:r>
      <w:r w:rsidRPr="00003FF8">
        <w:rPr>
          <w:highlight w:val="white"/>
        </w:rPr>
        <w:t xml:space="preserve"> object operand1 = null, object operand2 = null)</w:t>
      </w:r>
      <w:r w:rsidR="000506A6">
        <w:rPr>
          <w:highlight w:val="white"/>
        </w:rPr>
        <w:t xml:space="preserve"> </w:t>
      </w:r>
      <w:r w:rsidRPr="00003FF8">
        <w:rPr>
          <w:highlight w:val="white"/>
        </w:rPr>
        <w:t>{</w:t>
      </w:r>
    </w:p>
    <w:p w14:paraId="1EE9541F" w14:textId="77777777" w:rsidR="00003FF8" w:rsidRPr="00003FF8" w:rsidRDefault="00003FF8" w:rsidP="00003FF8">
      <w:pPr>
        <w:pStyle w:val="Code"/>
        <w:rPr>
          <w:highlight w:val="white"/>
        </w:rPr>
      </w:pPr>
      <w:r w:rsidRPr="00003FF8">
        <w:rPr>
          <w:highlight w:val="white"/>
        </w:rPr>
        <w:t xml:space="preserve">      MiddleCode middleCode = new MiddleCode(op, operand0, operand1, operand2);</w:t>
      </w:r>
    </w:p>
    <w:p w14:paraId="784CF96F" w14:textId="77777777" w:rsidR="00003FF8" w:rsidRPr="00003FF8" w:rsidRDefault="00003FF8" w:rsidP="00003FF8">
      <w:pPr>
        <w:pStyle w:val="Code"/>
        <w:rPr>
          <w:highlight w:val="white"/>
        </w:rPr>
      </w:pPr>
      <w:r w:rsidRPr="00003FF8">
        <w:rPr>
          <w:highlight w:val="white"/>
        </w:rPr>
        <w:t xml:space="preserve">      codeList.Add(middleCode);</w:t>
      </w:r>
    </w:p>
    <w:p w14:paraId="3C09FECD" w14:textId="77777777" w:rsidR="00003FF8" w:rsidRPr="00003FF8" w:rsidRDefault="00003FF8" w:rsidP="00003FF8">
      <w:pPr>
        <w:pStyle w:val="Code"/>
        <w:rPr>
          <w:highlight w:val="white"/>
        </w:rPr>
      </w:pPr>
      <w:r w:rsidRPr="00003FF8">
        <w:rPr>
          <w:highlight w:val="white"/>
        </w:rPr>
        <w:t xml:space="preserve">      return middleCode;</w:t>
      </w:r>
    </w:p>
    <w:p w14:paraId="6680D277" w14:textId="77777777" w:rsidR="00003FF8" w:rsidRPr="00003FF8" w:rsidRDefault="00003FF8" w:rsidP="00003FF8">
      <w:pPr>
        <w:pStyle w:val="Code"/>
        <w:rPr>
          <w:highlight w:val="white"/>
        </w:rPr>
      </w:pPr>
      <w:r w:rsidRPr="00003FF8">
        <w:rPr>
          <w:highlight w:val="white"/>
        </w:rPr>
        <w:t xml:space="preserve">    }</w:t>
      </w:r>
    </w:p>
    <w:p w14:paraId="0F9DBF52" w14:textId="1B287076" w:rsidR="008412D7" w:rsidRDefault="008412D7" w:rsidP="008412D7">
      <w:pPr>
        <w:pStyle w:val="Rubrik3"/>
      </w:pPr>
      <w:r>
        <w:t>Backpatching</w:t>
      </w:r>
    </w:p>
    <w:p w14:paraId="66C876BF" w14:textId="1EB55E6A" w:rsidR="00003FF8" w:rsidRDefault="008412D7" w:rsidP="008B4833">
      <w:r>
        <w:t xml:space="preserve">When generating middle code, there are numerous </w:t>
      </w:r>
      <w:r w:rsidR="00CA623C">
        <w:t>occasions</w:t>
      </w:r>
      <w:r>
        <w:t xml:space="preserve"> that we generate</w:t>
      </w:r>
      <w:r w:rsidR="000216A5">
        <w:t xml:space="preserve"> jump</w:t>
      </w:r>
      <w:r w:rsidR="00C340DE">
        <w:t xml:space="preserve"> </w:t>
      </w:r>
      <w:r w:rsidR="000A5859">
        <w:t>instructions</w:t>
      </w:r>
      <w:r>
        <w:t xml:space="preserve"> without knowing where to jump. In those cases, we store the </w:t>
      </w:r>
      <w:r w:rsidR="000A5859">
        <w:t xml:space="preserve">instructions </w:t>
      </w:r>
      <w:r w:rsidR="000216A5">
        <w:t>in set</w:t>
      </w:r>
      <w:r w:rsidR="000A5859">
        <w:t>s</w:t>
      </w:r>
      <w:r w:rsidR="000216A5">
        <w:t xml:space="preserve"> and later go back and fill in the jump address. This </w:t>
      </w:r>
      <w:r w:rsidR="00737AEE">
        <w:t xml:space="preserve">process </w:t>
      </w:r>
      <w:r w:rsidR="000216A5">
        <w:t xml:space="preserve">is called </w:t>
      </w:r>
      <w:r w:rsidR="000216A5" w:rsidRPr="000216A5">
        <w:rPr>
          <w:i/>
          <w:iCs/>
        </w:rPr>
        <w:t>backpatching</w:t>
      </w:r>
      <w:r w:rsidR="000216A5">
        <w:t>.</w:t>
      </w:r>
    </w:p>
    <w:p w14:paraId="13938C5B" w14:textId="25CB4927" w:rsidR="00737AEE" w:rsidRDefault="00737AEE" w:rsidP="008B4833">
      <w:r>
        <w:t>The</w:t>
      </w:r>
      <w:r w:rsidR="000A5859">
        <w:t xml:space="preserve"> first</w:t>
      </w:r>
      <w:r>
        <w:t xml:space="preserve"> </w:t>
      </w:r>
      <w:r w:rsidR="000A5859" w:rsidRPr="000A5859">
        <w:rPr>
          <w:rStyle w:val="KeyWord0"/>
        </w:rPr>
        <w:t>Backpatch</w:t>
      </w:r>
      <w:r w:rsidR="000A5859">
        <w:t xml:space="preserve"> methods take set of jump instructions and a list of instructions, where </w:t>
      </w:r>
      <w:r w:rsidR="00A562A3">
        <w:t xml:space="preserve">its first instruction is the target of the jump instructions. If the list is empty, we add an empty instruction in order to make sure there is always </w:t>
      </w:r>
      <w:r w:rsidR="00AF6E72">
        <w:t xml:space="preserve">a jump target. Then we call the second </w:t>
      </w:r>
      <w:r w:rsidR="00AF6E72" w:rsidRPr="00AF6E72">
        <w:rPr>
          <w:rStyle w:val="KeyWord0"/>
        </w:rPr>
        <w:t>Backpatch</w:t>
      </w:r>
      <w:r w:rsidR="00AF6E72">
        <w:t xml:space="preserve"> method with the set of jump instruction and the target instruction.</w:t>
      </w:r>
    </w:p>
    <w:p w14:paraId="56317203" w14:textId="77777777" w:rsidR="00E67AF9" w:rsidRDefault="00E67AF9" w:rsidP="00E67AF9">
      <w:pPr>
        <w:pStyle w:val="CodeHeader"/>
      </w:pPr>
      <w:r>
        <w:t>MiddleCodeGenerator.cs</w:t>
      </w:r>
    </w:p>
    <w:p w14:paraId="73693D54" w14:textId="77777777" w:rsidR="00E67AF9" w:rsidRPr="00E67AF9" w:rsidRDefault="00E67AF9" w:rsidP="00E67AF9">
      <w:pPr>
        <w:pStyle w:val="Code"/>
        <w:rPr>
          <w:highlight w:val="white"/>
        </w:rPr>
      </w:pPr>
      <w:r w:rsidRPr="00E67AF9">
        <w:rPr>
          <w:highlight w:val="white"/>
        </w:rPr>
        <w:t xml:space="preserve">    public static void Backpatch(ISet&lt;MiddleCode&gt; sourceSet,</w:t>
      </w:r>
    </w:p>
    <w:p w14:paraId="2762AEA3" w14:textId="77777777" w:rsidR="00E67AF9" w:rsidRPr="00E67AF9" w:rsidRDefault="00E67AF9" w:rsidP="00E67AF9">
      <w:pPr>
        <w:pStyle w:val="Code"/>
        <w:rPr>
          <w:highlight w:val="white"/>
        </w:rPr>
      </w:pPr>
      <w:r w:rsidRPr="00E67AF9">
        <w:rPr>
          <w:highlight w:val="white"/>
        </w:rPr>
        <w:t xml:space="preserve">                                 List&lt;MiddleCode&gt; list) {</w:t>
      </w:r>
    </w:p>
    <w:p w14:paraId="0FD26515" w14:textId="77777777" w:rsidR="00E67AF9" w:rsidRPr="00E67AF9" w:rsidRDefault="00E67AF9" w:rsidP="00E67AF9">
      <w:pPr>
        <w:pStyle w:val="Code"/>
        <w:rPr>
          <w:highlight w:val="white"/>
        </w:rPr>
      </w:pPr>
      <w:r w:rsidRPr="00E67AF9">
        <w:rPr>
          <w:highlight w:val="white"/>
        </w:rPr>
        <w:t xml:space="preserve">      if (list.Count == 0) {</w:t>
      </w:r>
    </w:p>
    <w:p w14:paraId="157C7D25" w14:textId="77777777" w:rsidR="00E67AF9" w:rsidRPr="00E67AF9" w:rsidRDefault="00E67AF9" w:rsidP="00E67AF9">
      <w:pPr>
        <w:pStyle w:val="Code"/>
        <w:rPr>
          <w:highlight w:val="white"/>
        </w:rPr>
      </w:pPr>
      <w:r w:rsidRPr="00E67AF9">
        <w:rPr>
          <w:highlight w:val="white"/>
        </w:rPr>
        <w:t xml:space="preserve">        AddMiddleCode(list, MiddleOperator.Empty);</w:t>
      </w:r>
    </w:p>
    <w:p w14:paraId="63D9B5DA" w14:textId="77777777" w:rsidR="00E67AF9" w:rsidRPr="00E67AF9" w:rsidRDefault="00E67AF9" w:rsidP="00E67AF9">
      <w:pPr>
        <w:pStyle w:val="Code"/>
        <w:rPr>
          <w:highlight w:val="white"/>
        </w:rPr>
      </w:pPr>
      <w:r w:rsidRPr="00E67AF9">
        <w:rPr>
          <w:highlight w:val="white"/>
        </w:rPr>
        <w:lastRenderedPageBreak/>
        <w:t xml:space="preserve">      }</w:t>
      </w:r>
    </w:p>
    <w:p w14:paraId="32225BFD" w14:textId="77777777" w:rsidR="00E67AF9" w:rsidRPr="00E67AF9" w:rsidRDefault="00E67AF9" w:rsidP="00E67AF9">
      <w:pPr>
        <w:pStyle w:val="Code"/>
        <w:rPr>
          <w:highlight w:val="white"/>
        </w:rPr>
      </w:pPr>
    </w:p>
    <w:p w14:paraId="6B2FD30C" w14:textId="77777777" w:rsidR="00E67AF9" w:rsidRPr="00E67AF9" w:rsidRDefault="00E67AF9" w:rsidP="00E67AF9">
      <w:pPr>
        <w:pStyle w:val="Code"/>
        <w:rPr>
          <w:highlight w:val="white"/>
        </w:rPr>
      </w:pPr>
      <w:r w:rsidRPr="00E67AF9">
        <w:rPr>
          <w:highlight w:val="white"/>
        </w:rPr>
        <w:t xml:space="preserve">      Backpatch(sourceSet, list[0]);</w:t>
      </w:r>
    </w:p>
    <w:p w14:paraId="24C060E8" w14:textId="77777777" w:rsidR="00E67AF9" w:rsidRPr="00E67AF9" w:rsidRDefault="00E67AF9" w:rsidP="00E67AF9">
      <w:pPr>
        <w:pStyle w:val="Code"/>
        <w:rPr>
          <w:highlight w:val="white"/>
        </w:rPr>
      </w:pPr>
      <w:r w:rsidRPr="00E67AF9">
        <w:rPr>
          <w:highlight w:val="white"/>
        </w:rPr>
        <w:t xml:space="preserve">    }</w:t>
      </w:r>
    </w:p>
    <w:p w14:paraId="03526D57" w14:textId="7D2F64DC" w:rsidR="00E67AF9" w:rsidRPr="00E67AF9" w:rsidRDefault="00913287" w:rsidP="00913287">
      <w:pPr>
        <w:rPr>
          <w:highlight w:val="white"/>
        </w:rPr>
      </w:pPr>
      <w:r>
        <w:rPr>
          <w:highlight w:val="white"/>
        </w:rPr>
        <w:t xml:space="preserve">The second </w:t>
      </w:r>
      <w:r w:rsidRPr="00A176B6">
        <w:rPr>
          <w:rStyle w:val="KeyWord0"/>
          <w:highlight w:val="white"/>
        </w:rPr>
        <w:t>Backpatch</w:t>
      </w:r>
      <w:r>
        <w:rPr>
          <w:highlight w:val="white"/>
        </w:rPr>
        <w:t xml:space="preserve"> method </w:t>
      </w:r>
      <w:r w:rsidR="00634A52">
        <w:rPr>
          <w:highlight w:val="white"/>
        </w:rPr>
        <w:t xml:space="preserve">iterates through the set </w:t>
      </w:r>
      <w:r w:rsidR="00383AD8">
        <w:rPr>
          <w:highlight w:val="white"/>
        </w:rPr>
        <w:t xml:space="preserve">of jump instructions and set </w:t>
      </w:r>
      <w:r w:rsidR="00BA2A9B">
        <w:rPr>
          <w:highlight w:val="white"/>
        </w:rPr>
        <w:t xml:space="preserve">its first operand </w:t>
      </w:r>
      <w:r w:rsidR="005250CB">
        <w:rPr>
          <w:highlight w:val="white"/>
        </w:rPr>
        <w:t xml:space="preserve">(index 0) to the target. </w:t>
      </w:r>
      <w:r w:rsidR="007B6068">
        <w:rPr>
          <w:highlight w:val="white"/>
        </w:rPr>
        <w:t xml:space="preserve">The first operand of each jump instruction is its </w:t>
      </w:r>
      <w:r w:rsidR="0096396E">
        <w:rPr>
          <w:highlight w:val="white"/>
        </w:rPr>
        <w:t>target</w:t>
      </w:r>
      <w:r w:rsidR="005250CB">
        <w:rPr>
          <w:highlight w:val="white"/>
        </w:rPr>
        <w:t xml:space="preserve"> address.</w:t>
      </w:r>
    </w:p>
    <w:p w14:paraId="6206AD0C" w14:textId="77777777" w:rsidR="00A72D72" w:rsidRPr="00A72D72" w:rsidRDefault="00A72D72" w:rsidP="00A72D72">
      <w:pPr>
        <w:pStyle w:val="Code"/>
        <w:rPr>
          <w:highlight w:val="white"/>
        </w:rPr>
      </w:pPr>
      <w:r w:rsidRPr="00A72D72">
        <w:rPr>
          <w:highlight w:val="white"/>
        </w:rPr>
        <w:t xml:space="preserve">    public static void Backpatch(ISet&lt;MiddleCode&gt; sourceSet,</w:t>
      </w:r>
    </w:p>
    <w:p w14:paraId="3529909F" w14:textId="77777777" w:rsidR="00A72D72" w:rsidRPr="00A72D72" w:rsidRDefault="00A72D72" w:rsidP="00A72D72">
      <w:pPr>
        <w:pStyle w:val="Code"/>
        <w:rPr>
          <w:highlight w:val="white"/>
        </w:rPr>
      </w:pPr>
      <w:r w:rsidRPr="00A72D72">
        <w:rPr>
          <w:highlight w:val="white"/>
        </w:rPr>
        <w:t xml:space="preserve">                                 MiddleCode target) {</w:t>
      </w:r>
    </w:p>
    <w:p w14:paraId="0E1131CC" w14:textId="77777777" w:rsidR="00A72D72" w:rsidRPr="00A72D72" w:rsidRDefault="00A72D72" w:rsidP="00A72D72">
      <w:pPr>
        <w:pStyle w:val="Code"/>
        <w:rPr>
          <w:highlight w:val="white"/>
        </w:rPr>
      </w:pPr>
      <w:r w:rsidRPr="00A72D72">
        <w:rPr>
          <w:highlight w:val="white"/>
        </w:rPr>
        <w:t xml:space="preserve">      foreach (MiddleCode source in sourceSet) {</w:t>
      </w:r>
    </w:p>
    <w:p w14:paraId="33698349" w14:textId="77777777" w:rsidR="00A72D72" w:rsidRPr="00A72D72" w:rsidRDefault="00A72D72" w:rsidP="00A72D72">
      <w:pPr>
        <w:pStyle w:val="Code"/>
        <w:rPr>
          <w:highlight w:val="white"/>
        </w:rPr>
      </w:pPr>
      <w:r w:rsidRPr="00A72D72">
        <w:rPr>
          <w:highlight w:val="white"/>
        </w:rPr>
        <w:t xml:space="preserve">        source[0] = target;</w:t>
      </w:r>
    </w:p>
    <w:p w14:paraId="71DE46AE" w14:textId="77777777" w:rsidR="00A72D72" w:rsidRPr="00A72D72" w:rsidRDefault="00A72D72" w:rsidP="00A72D72">
      <w:pPr>
        <w:pStyle w:val="Code"/>
        <w:rPr>
          <w:highlight w:val="white"/>
        </w:rPr>
      </w:pPr>
      <w:r w:rsidRPr="00A72D72">
        <w:rPr>
          <w:highlight w:val="white"/>
        </w:rPr>
        <w:t xml:space="preserve">      }</w:t>
      </w:r>
    </w:p>
    <w:p w14:paraId="774A8621" w14:textId="77777777" w:rsidR="00A72D72" w:rsidRPr="00A72D72" w:rsidRDefault="00A72D72" w:rsidP="00A72D72">
      <w:pPr>
        <w:pStyle w:val="Code"/>
        <w:rPr>
          <w:highlight w:val="white"/>
        </w:rPr>
      </w:pPr>
      <w:r w:rsidRPr="00A72D72">
        <w:rPr>
          <w:highlight w:val="white"/>
        </w:rPr>
        <w:t xml:space="preserve">    }</w:t>
      </w:r>
    </w:p>
    <w:p w14:paraId="3F7D676B" w14:textId="401B62AC" w:rsidR="00E40B78" w:rsidRPr="00EC76D5" w:rsidRDefault="00E40B78" w:rsidP="00E40B78">
      <w:pPr>
        <w:pStyle w:val="Rubrik3"/>
      </w:pPr>
      <w:r w:rsidRPr="00EC76D5">
        <w:t>Function</w:t>
      </w:r>
      <w:r w:rsidR="00015AA9" w:rsidRPr="00EC76D5">
        <w:t xml:space="preserve"> Def</w:t>
      </w:r>
      <w:r w:rsidR="002F35C1">
        <w:t>initializer</w:t>
      </w:r>
      <w:r w:rsidR="00015AA9" w:rsidRPr="00EC76D5">
        <w:t>ion</w:t>
      </w:r>
      <w:bookmarkEnd w:id="51"/>
    </w:p>
    <w:p w14:paraId="0A5DE93F" w14:textId="20834123" w:rsidR="004838CF" w:rsidRPr="003B52E5" w:rsidRDefault="004838CF" w:rsidP="004838CF">
      <w:r>
        <w:t xml:space="preserve">A function </w:t>
      </w:r>
      <w:r w:rsidR="00C37108">
        <w:t>definition</w:t>
      </w:r>
      <w:r>
        <w:t xml:space="preserve"> is made up by declarator, possible preceded by a declaration specifier list, followed by an optional declaration list, and a block with an optional statement list.</w:t>
      </w:r>
    </w:p>
    <w:p w14:paraId="48F54C49" w14:textId="0728A122" w:rsidR="00E40B78" w:rsidRDefault="00E40B78" w:rsidP="00E40B78">
      <w:r w:rsidRPr="00EC76D5">
        <w:t xml:space="preserve">A function </w:t>
      </w:r>
      <w:r w:rsidR="00C37108">
        <w:t>definition</w:t>
      </w:r>
      <w:r w:rsidRPr="00EC76D5">
        <w:t xml:space="preserve"> is made up by </w:t>
      </w:r>
      <w:r w:rsidR="00AB7DF5">
        <w:t>pointer_declarator</w:t>
      </w:r>
      <w:r w:rsidRPr="00EC76D5">
        <w:t>, possible preceded by a declaration specifier list, followed by an optional declaration list, and a block with an optional statement list.</w:t>
      </w:r>
    </w:p>
    <w:p w14:paraId="35EFA5F2" w14:textId="31135DDA" w:rsidR="006F33E6" w:rsidRDefault="006F33E6" w:rsidP="00E40B78">
      <w:r>
        <w:t xml:space="preserve">For instance, in the function below </w:t>
      </w:r>
      <w:r w:rsidR="00AE3821" w:rsidRPr="00877A7E">
        <w:rPr>
          <w:rStyle w:val="CodeInText0"/>
        </w:rPr>
        <w:t>unsigned long int</w:t>
      </w:r>
      <w:r w:rsidR="00AE3821">
        <w:t xml:space="preserve"> is the declaration specifier list, </w:t>
      </w:r>
      <w:r w:rsidR="00C52DCF">
        <w:rPr>
          <w:rStyle w:val="CodeInText0"/>
        </w:rPr>
        <w:t>square</w:t>
      </w:r>
      <w:r w:rsidR="00E667B3">
        <w:rPr>
          <w:rStyle w:val="CodeInText0"/>
        </w:rPr>
        <w:t>(</w:t>
      </w:r>
      <w:r w:rsidR="00C52DCF">
        <w:rPr>
          <w:rStyle w:val="CodeInText0"/>
        </w:rPr>
        <w:t>int value</w:t>
      </w:r>
      <w:r w:rsidR="00E667B3">
        <w:rPr>
          <w:rStyle w:val="CodeInText0"/>
        </w:rPr>
        <w:t>)</w:t>
      </w:r>
      <w:r w:rsidR="00E667B3">
        <w:t xml:space="preserve"> i</w:t>
      </w:r>
      <w:r w:rsidR="00AE3821">
        <w:t xml:space="preserve">s the </w:t>
      </w:r>
      <w:r w:rsidR="00AB7DF5">
        <w:t>pointer_declarator</w:t>
      </w:r>
      <w:r w:rsidR="00AE3821">
        <w:t xml:space="preserve">, and </w:t>
      </w:r>
      <w:r w:rsidR="00C52DCF">
        <w:rPr>
          <w:rStyle w:val="CodeInText0"/>
        </w:rPr>
        <w:t>return value * value</w:t>
      </w:r>
      <w:r w:rsidR="00AE3821">
        <w:t xml:space="preserve"> is the statement list.</w:t>
      </w:r>
    </w:p>
    <w:p w14:paraId="127BD720" w14:textId="24B50DFB" w:rsidR="006F33E6" w:rsidRDefault="006F33E6" w:rsidP="006F33E6">
      <w:pPr>
        <w:pStyle w:val="Code"/>
      </w:pPr>
      <w:r>
        <w:t>unsigned long int</w:t>
      </w:r>
      <w:r w:rsidR="00245F34">
        <w:t xml:space="preserve"> </w:t>
      </w:r>
      <w:r w:rsidR="00E667B3">
        <w:t>square</w:t>
      </w:r>
      <w:r w:rsidR="00245F34">
        <w:t xml:space="preserve">(int </w:t>
      </w:r>
      <w:r w:rsidR="00E667B3">
        <w:t>value</w:t>
      </w:r>
      <w:r w:rsidR="00245F34">
        <w:t xml:space="preserve">) { return </w:t>
      </w:r>
      <w:r w:rsidR="00E667B3">
        <w:t>val</w:t>
      </w:r>
      <w:r w:rsidR="00C52DCF">
        <w:t>u</w:t>
      </w:r>
      <w:r w:rsidR="00E667B3">
        <w:t xml:space="preserve">e * </w:t>
      </w:r>
      <w:r w:rsidR="00115C40">
        <w:t>value</w:t>
      </w:r>
      <w:r w:rsidR="00245F34">
        <w:t>; }</w:t>
      </w:r>
    </w:p>
    <w:p w14:paraId="34D7E1A6" w14:textId="7056D88D" w:rsidR="00DC749C" w:rsidRDefault="00DC749C" w:rsidP="00E40B78">
      <w:r>
        <w:t xml:space="preserve">In C, there are two ways to define a function, the old way where the parameter list hold holds the name of the parameters and where there types are defined afterwards, and new way where the parameter list holds the names and types of the parameters. In the following examples </w:t>
      </w:r>
      <w:r w:rsidRPr="00DC749C">
        <w:rPr>
          <w:rStyle w:val="KeyWord0"/>
        </w:rPr>
        <w:t>f</w:t>
      </w:r>
      <w:r>
        <w:t xml:space="preserve"> is defined by the old way and </w:t>
      </w:r>
      <w:r w:rsidRPr="00DC749C">
        <w:rPr>
          <w:rStyle w:val="KeyWord0"/>
        </w:rPr>
        <w:t>g</w:t>
      </w:r>
      <w:r>
        <w:t xml:space="preserve"> is defined by the new way.</w:t>
      </w:r>
    </w:p>
    <w:p w14:paraId="4EBE8365" w14:textId="3CEEB466" w:rsidR="00DC749C" w:rsidRDefault="00DC749C" w:rsidP="00DC749C">
      <w:pPr>
        <w:pStyle w:val="Code"/>
      </w:pPr>
      <w:r>
        <w:t>int f(a, b)</w:t>
      </w:r>
    </w:p>
    <w:p w14:paraId="614EC481" w14:textId="31430A1A" w:rsidR="00DC749C" w:rsidRDefault="00DC749C" w:rsidP="00DC749C">
      <w:pPr>
        <w:pStyle w:val="Code"/>
      </w:pPr>
      <w:r>
        <w:t>int a;</w:t>
      </w:r>
    </w:p>
    <w:p w14:paraId="56316430" w14:textId="7DA0A96F" w:rsidR="00DC749C" w:rsidRDefault="00DC749C" w:rsidP="00DC749C">
      <w:pPr>
        <w:pStyle w:val="Code"/>
      </w:pPr>
      <w:r>
        <w:t xml:space="preserve">double </w:t>
      </w:r>
      <w:r w:rsidR="000D3D38">
        <w:t>b</w:t>
      </w:r>
      <w:r>
        <w:t>; {</w:t>
      </w:r>
    </w:p>
    <w:p w14:paraId="3F60241C" w14:textId="6959A996" w:rsidR="00DC749C" w:rsidRDefault="00DC749C" w:rsidP="00DC749C">
      <w:pPr>
        <w:pStyle w:val="Code"/>
      </w:pPr>
      <w:r>
        <w:t xml:space="preserve">  return a + b;</w:t>
      </w:r>
    </w:p>
    <w:p w14:paraId="4D7CFA2A" w14:textId="4293A4E5" w:rsidR="00DC749C" w:rsidRDefault="00DC749C" w:rsidP="00DC749C">
      <w:pPr>
        <w:pStyle w:val="Code"/>
      </w:pPr>
      <w:r>
        <w:t>}</w:t>
      </w:r>
    </w:p>
    <w:p w14:paraId="3529C46D" w14:textId="797E80AC" w:rsidR="00DC749C" w:rsidRDefault="00DC749C" w:rsidP="00DC749C">
      <w:pPr>
        <w:pStyle w:val="Code"/>
      </w:pPr>
    </w:p>
    <w:p w14:paraId="124D9401" w14:textId="7DB0471B" w:rsidR="00DC749C" w:rsidRDefault="00DC749C" w:rsidP="00DC749C">
      <w:pPr>
        <w:pStyle w:val="Code"/>
      </w:pPr>
      <w:r>
        <w:t xml:space="preserve">int f(int a, </w:t>
      </w:r>
      <w:r w:rsidR="000D3D38">
        <w:t>double</w:t>
      </w:r>
      <w:r>
        <w:t xml:space="preserve"> </w:t>
      </w:r>
      <w:r w:rsidR="000D3D38">
        <w:t>b</w:t>
      </w:r>
      <w:r>
        <w:t>) {</w:t>
      </w:r>
    </w:p>
    <w:p w14:paraId="4533B272" w14:textId="6EA4BFEE" w:rsidR="00DC749C" w:rsidRDefault="00DC749C" w:rsidP="00DC749C">
      <w:pPr>
        <w:pStyle w:val="Code"/>
      </w:pPr>
      <w:r>
        <w:t xml:space="preserve">  return a + b;</w:t>
      </w:r>
    </w:p>
    <w:p w14:paraId="6B518F36" w14:textId="77777777" w:rsidR="00DC749C" w:rsidRDefault="00DC749C" w:rsidP="00DC749C">
      <w:pPr>
        <w:pStyle w:val="Code"/>
      </w:pPr>
      <w:r>
        <w:t>}</w:t>
      </w:r>
    </w:p>
    <w:p w14:paraId="516729CC" w14:textId="116318BD" w:rsidR="006F33E6" w:rsidRPr="00EC76D5" w:rsidRDefault="006F33E6" w:rsidP="00E40B78">
      <w:r>
        <w:t xml:space="preserve">The first part of the </w:t>
      </w:r>
      <w:r w:rsidR="00045C21">
        <w:t xml:space="preserve">function </w:t>
      </w:r>
      <w:r w:rsidR="00C37108">
        <w:t>definition</w:t>
      </w:r>
      <w:r w:rsidR="00045C21">
        <w:t xml:space="preserve"> rule </w:t>
      </w:r>
      <w:r w:rsidR="00907FF0">
        <w:t xml:space="preserve">handles the </w:t>
      </w:r>
      <w:r w:rsidR="00573CA6">
        <w:t xml:space="preserve">case where there is </w:t>
      </w:r>
      <w:r w:rsidR="00F96A8E">
        <w:t xml:space="preserve">specifier </w:t>
      </w:r>
      <w:r w:rsidR="00573CA6">
        <w:t>list of at least specifi</w:t>
      </w:r>
      <w:r w:rsidR="00F96A8E">
        <w:t>er</w:t>
      </w:r>
      <w:r w:rsidR="00573CA6">
        <w:t xml:space="preserve"> present.</w:t>
      </w:r>
      <w:r w:rsidR="0021134A">
        <w:t xml:space="preserve"> There </w:t>
      </w:r>
      <w:r w:rsidR="007F121C">
        <w:t>are</w:t>
      </w:r>
      <w:r w:rsidR="0021134A">
        <w:t xml:space="preserve"> three methods to handle the function </w:t>
      </w:r>
      <w:r w:rsidR="00C37108">
        <w:t>definition</w:t>
      </w:r>
      <w:r w:rsidR="00FB0CAC">
        <w:t xml:space="preserve">: </w:t>
      </w:r>
      <w:r w:rsidR="00FB0CAC" w:rsidRPr="00A126B6">
        <w:rPr>
          <w:rStyle w:val="KeyWord0"/>
        </w:rPr>
        <w:t>FunctionHeader</w:t>
      </w:r>
      <w:r w:rsidR="00FB0CAC">
        <w:t xml:space="preserve"> that </w:t>
      </w:r>
      <w:r w:rsidR="00DC749C">
        <w:t xml:space="preserve">XXX, </w:t>
      </w:r>
      <w:r w:rsidR="00DC749C" w:rsidRPr="00416347">
        <w:rPr>
          <w:rStyle w:val="KeyWord0"/>
        </w:rPr>
        <w:t>CheckFunctionDef</w:t>
      </w:r>
      <w:r w:rsidR="002F35C1">
        <w:rPr>
          <w:rStyle w:val="KeyWord0"/>
        </w:rPr>
        <w:t>initializer</w:t>
      </w:r>
      <w:r w:rsidR="00DC749C" w:rsidRPr="00416347">
        <w:rPr>
          <w:rStyle w:val="KeyWord0"/>
        </w:rPr>
        <w:t>ion</w:t>
      </w:r>
      <w:r w:rsidR="00DC749C">
        <w:t xml:space="preserve"> that makes sure the </w:t>
      </w:r>
      <w:r w:rsidR="003E21E6">
        <w:t>function is defined in either the old or new way</w:t>
      </w:r>
      <w:r w:rsidR="00416347">
        <w:t xml:space="preserve">, and </w:t>
      </w:r>
      <w:r w:rsidR="00416347" w:rsidRPr="00416347">
        <w:rPr>
          <w:rStyle w:val="KeyWord0"/>
        </w:rPr>
        <w:t>FunctionEnd</w:t>
      </w:r>
      <w:r w:rsidR="00416347">
        <w:t xml:space="preserve"> that </w:t>
      </w:r>
      <w:r w:rsidR="0062017F">
        <w:t>generates the assembly code of the function and saves it in the static set.</w:t>
      </w:r>
    </w:p>
    <w:p w14:paraId="057C7340" w14:textId="1981A080" w:rsidR="00E40B78" w:rsidRPr="00EC76D5" w:rsidRDefault="002E67B8" w:rsidP="00E40B78">
      <w:pPr>
        <w:pStyle w:val="CodeHeader"/>
      </w:pPr>
      <w:r>
        <w:t>MainParser.gppg</w:t>
      </w:r>
    </w:p>
    <w:p w14:paraId="5E945006" w14:textId="49D5BA32" w:rsidR="005642E5" w:rsidRDefault="005642E5" w:rsidP="005642E5">
      <w:pPr>
        <w:pStyle w:val="Code"/>
        <w:rPr>
          <w:highlight w:val="white"/>
          <w:lang w:val="sv-SE"/>
        </w:rPr>
      </w:pPr>
      <w:r>
        <w:rPr>
          <w:highlight w:val="white"/>
          <w:lang w:val="sv-SE"/>
        </w:rPr>
        <w:t>function_</w:t>
      </w:r>
      <w:r w:rsidR="00C37108">
        <w:rPr>
          <w:highlight w:val="white"/>
          <w:lang w:val="sv-SE"/>
        </w:rPr>
        <w:t>definition</w:t>
      </w:r>
      <w:r>
        <w:rPr>
          <w:highlight w:val="white"/>
          <w:lang w:val="sv-SE"/>
        </w:rPr>
        <w:t>:</w:t>
      </w:r>
    </w:p>
    <w:p w14:paraId="7ACED1BD" w14:textId="6FB1A94A" w:rsidR="005642E5" w:rsidRDefault="005642E5" w:rsidP="005642E5">
      <w:pPr>
        <w:pStyle w:val="Code"/>
        <w:rPr>
          <w:highlight w:val="white"/>
          <w:lang w:val="sv-SE"/>
        </w:rPr>
      </w:pPr>
      <w:r>
        <w:rPr>
          <w:highlight w:val="white"/>
          <w:lang w:val="sv-SE"/>
        </w:rPr>
        <w:t xml:space="preserve">    declaration_specifier_list_x </w:t>
      </w:r>
      <w:r w:rsidR="00AB7DF5">
        <w:rPr>
          <w:highlight w:val="white"/>
          <w:lang w:val="sv-SE"/>
        </w:rPr>
        <w:t>pointer_declarator</w:t>
      </w:r>
      <w:r>
        <w:rPr>
          <w:highlight w:val="white"/>
          <w:lang w:val="sv-SE"/>
        </w:rPr>
        <w:t xml:space="preserve"> {</w:t>
      </w:r>
    </w:p>
    <w:p w14:paraId="6B513E83" w14:textId="77777777" w:rsidR="005642E5" w:rsidRDefault="005642E5" w:rsidP="005642E5">
      <w:pPr>
        <w:pStyle w:val="Code"/>
        <w:rPr>
          <w:highlight w:val="white"/>
          <w:lang w:val="sv-SE"/>
        </w:rPr>
      </w:pPr>
      <w:r>
        <w:rPr>
          <w:highlight w:val="white"/>
          <w:lang w:val="sv-SE"/>
        </w:rPr>
        <w:t xml:space="preserve">      MiddleCodeGenerator.FunctionHeader</w:t>
      </w:r>
    </w:p>
    <w:p w14:paraId="26D8155D" w14:textId="77777777" w:rsidR="005642E5" w:rsidRDefault="005642E5" w:rsidP="005642E5">
      <w:pPr>
        <w:pStyle w:val="Code"/>
        <w:rPr>
          <w:highlight w:val="white"/>
          <w:lang w:val="sv-SE"/>
        </w:rPr>
      </w:pPr>
      <w:r>
        <w:rPr>
          <w:highlight w:val="white"/>
          <w:lang w:val="sv-SE"/>
        </w:rPr>
        <w:t xml:space="preserve">        (SpecifierStack.Pop(), $2);</w:t>
      </w:r>
    </w:p>
    <w:p w14:paraId="4AB8484F" w14:textId="77777777" w:rsidR="005642E5" w:rsidRDefault="005642E5" w:rsidP="005642E5">
      <w:pPr>
        <w:pStyle w:val="Code"/>
        <w:rPr>
          <w:highlight w:val="white"/>
          <w:lang w:val="sv-SE"/>
        </w:rPr>
      </w:pPr>
      <w:r>
        <w:rPr>
          <w:highlight w:val="white"/>
          <w:lang w:val="sv-SE"/>
        </w:rPr>
        <w:t xml:space="preserve">    }</w:t>
      </w:r>
    </w:p>
    <w:p w14:paraId="1ABAC908" w14:textId="77777777" w:rsidR="005642E5" w:rsidRDefault="005642E5" w:rsidP="005642E5">
      <w:pPr>
        <w:pStyle w:val="Code"/>
        <w:rPr>
          <w:highlight w:val="white"/>
          <w:lang w:val="sv-SE"/>
        </w:rPr>
      </w:pPr>
      <w:r>
        <w:rPr>
          <w:highlight w:val="white"/>
          <w:lang w:val="sv-SE"/>
        </w:rPr>
        <w:t xml:space="preserve">    optional_declaration_list {</w:t>
      </w:r>
    </w:p>
    <w:p w14:paraId="0ABEF294" w14:textId="2D480562" w:rsidR="005642E5" w:rsidRDefault="005642E5" w:rsidP="005642E5">
      <w:pPr>
        <w:pStyle w:val="Code"/>
        <w:rPr>
          <w:highlight w:val="white"/>
          <w:lang w:val="sv-SE"/>
        </w:rPr>
      </w:pPr>
      <w:r>
        <w:rPr>
          <w:highlight w:val="white"/>
          <w:lang w:val="sv-SE"/>
        </w:rPr>
        <w:t xml:space="preserve">      MiddleCodeGenerator.CheckFunctionDef</w:t>
      </w:r>
      <w:r w:rsidR="002F35C1">
        <w:rPr>
          <w:highlight w:val="white"/>
          <w:lang w:val="sv-SE"/>
        </w:rPr>
        <w:t>initializer</w:t>
      </w:r>
      <w:r>
        <w:rPr>
          <w:highlight w:val="white"/>
          <w:lang w:val="sv-SE"/>
        </w:rPr>
        <w:t>ion();</w:t>
      </w:r>
    </w:p>
    <w:p w14:paraId="5A6CD3DB" w14:textId="77777777" w:rsidR="005642E5" w:rsidRDefault="005642E5" w:rsidP="005642E5">
      <w:pPr>
        <w:pStyle w:val="Code"/>
        <w:rPr>
          <w:highlight w:val="white"/>
          <w:lang w:val="sv-SE"/>
        </w:rPr>
      </w:pPr>
      <w:r>
        <w:rPr>
          <w:highlight w:val="white"/>
          <w:lang w:val="sv-SE"/>
        </w:rPr>
        <w:t xml:space="preserve">    }</w:t>
      </w:r>
    </w:p>
    <w:p w14:paraId="1C086C53" w14:textId="77777777" w:rsidR="005642E5" w:rsidRDefault="005642E5" w:rsidP="005642E5">
      <w:pPr>
        <w:pStyle w:val="Code"/>
        <w:rPr>
          <w:highlight w:val="white"/>
          <w:lang w:val="sv-SE"/>
        </w:rPr>
      </w:pPr>
      <w:r>
        <w:rPr>
          <w:highlight w:val="white"/>
          <w:lang w:val="sv-SE"/>
        </w:rPr>
        <w:t xml:space="preserve">    LEFT_BLOCK optional_statement_list RIGHT_BLOCK {</w:t>
      </w:r>
    </w:p>
    <w:p w14:paraId="0A3077FC" w14:textId="77777777" w:rsidR="005642E5" w:rsidRDefault="005642E5" w:rsidP="005642E5">
      <w:pPr>
        <w:pStyle w:val="Code"/>
        <w:rPr>
          <w:highlight w:val="white"/>
          <w:lang w:val="sv-SE"/>
        </w:rPr>
      </w:pPr>
      <w:r>
        <w:rPr>
          <w:highlight w:val="white"/>
          <w:lang w:val="sv-SE"/>
        </w:rPr>
        <w:lastRenderedPageBreak/>
        <w:t xml:space="preserve">      MiddleCodeGenerator.BackpatchGoto();</w:t>
      </w:r>
    </w:p>
    <w:p w14:paraId="0077AB22" w14:textId="77777777" w:rsidR="005642E5" w:rsidRDefault="005642E5" w:rsidP="005642E5">
      <w:pPr>
        <w:pStyle w:val="Code"/>
        <w:rPr>
          <w:highlight w:val="white"/>
          <w:lang w:val="sv-SE"/>
        </w:rPr>
      </w:pPr>
      <w:r>
        <w:rPr>
          <w:highlight w:val="white"/>
          <w:lang w:val="sv-SE"/>
        </w:rPr>
        <w:t xml:space="preserve">      MiddleCodeGenerator.FunctionEnd($7);</w:t>
      </w:r>
    </w:p>
    <w:p w14:paraId="09ECEDC1" w14:textId="2199EF36" w:rsidR="005642E5" w:rsidRDefault="005642E5" w:rsidP="005642E5">
      <w:pPr>
        <w:pStyle w:val="Code"/>
        <w:rPr>
          <w:highlight w:val="white"/>
          <w:lang w:val="sv-SE"/>
        </w:rPr>
      </w:pPr>
      <w:r>
        <w:rPr>
          <w:highlight w:val="white"/>
          <w:lang w:val="sv-SE"/>
        </w:rPr>
        <w:t xml:space="preserve">    };</w:t>
      </w:r>
    </w:p>
    <w:p w14:paraId="297AA8E2" w14:textId="09EFEEF3" w:rsidR="00766F5D" w:rsidRDefault="00766F5D" w:rsidP="00766F5D">
      <w:pPr>
        <w:rPr>
          <w:highlight w:val="white"/>
          <w:lang w:val="sv-SE"/>
        </w:rPr>
      </w:pPr>
      <w:r>
        <w:rPr>
          <w:highlight w:val="white"/>
          <w:lang w:val="sv-SE"/>
        </w:rPr>
        <w:t xml:space="preserve">The second rule handles the case where there is no spcifier list. In that case, </w:t>
      </w:r>
      <w:r w:rsidR="00160459">
        <w:rPr>
          <w:highlight w:val="white"/>
          <w:lang w:val="sv-SE"/>
        </w:rPr>
        <w:t>the function return type is assumed to be signed int.</w:t>
      </w:r>
    </w:p>
    <w:p w14:paraId="6169B3A5" w14:textId="76A30A96" w:rsidR="005642E5" w:rsidRDefault="005642E5" w:rsidP="005642E5">
      <w:pPr>
        <w:pStyle w:val="Code"/>
        <w:rPr>
          <w:highlight w:val="white"/>
          <w:lang w:val="sv-SE"/>
        </w:rPr>
      </w:pPr>
      <w:r>
        <w:rPr>
          <w:highlight w:val="white"/>
          <w:lang w:val="sv-SE"/>
        </w:rPr>
        <w:t xml:space="preserve">  | </w:t>
      </w:r>
      <w:r w:rsidR="00AB7DF5">
        <w:rPr>
          <w:highlight w:val="white"/>
          <w:lang w:val="sv-SE"/>
        </w:rPr>
        <w:t>pointer_declarator</w:t>
      </w:r>
      <w:r>
        <w:rPr>
          <w:highlight w:val="white"/>
          <w:lang w:val="sv-SE"/>
        </w:rPr>
        <w:t xml:space="preserve"> {</w:t>
      </w:r>
    </w:p>
    <w:p w14:paraId="2F1D9E91" w14:textId="77777777" w:rsidR="005642E5" w:rsidRDefault="005642E5" w:rsidP="005642E5">
      <w:pPr>
        <w:pStyle w:val="Code"/>
        <w:rPr>
          <w:highlight w:val="white"/>
          <w:lang w:val="sv-SE"/>
        </w:rPr>
      </w:pPr>
      <w:r>
        <w:rPr>
          <w:highlight w:val="white"/>
          <w:lang w:val="sv-SE"/>
        </w:rPr>
        <w:t xml:space="preserve">      MiddleCodeGenerator.FunctionHeader(null, $1);</w:t>
      </w:r>
    </w:p>
    <w:p w14:paraId="1E58E5C3" w14:textId="77777777" w:rsidR="005642E5" w:rsidRDefault="005642E5" w:rsidP="005642E5">
      <w:pPr>
        <w:pStyle w:val="Code"/>
        <w:rPr>
          <w:highlight w:val="white"/>
          <w:lang w:val="sv-SE"/>
        </w:rPr>
      </w:pPr>
      <w:r>
        <w:rPr>
          <w:highlight w:val="white"/>
          <w:lang w:val="sv-SE"/>
        </w:rPr>
        <w:t xml:space="preserve">    }</w:t>
      </w:r>
    </w:p>
    <w:p w14:paraId="53732F73" w14:textId="77777777" w:rsidR="005642E5" w:rsidRDefault="005642E5" w:rsidP="005642E5">
      <w:pPr>
        <w:pStyle w:val="Code"/>
        <w:rPr>
          <w:highlight w:val="white"/>
          <w:lang w:val="sv-SE"/>
        </w:rPr>
      </w:pPr>
      <w:r>
        <w:rPr>
          <w:highlight w:val="white"/>
          <w:lang w:val="sv-SE"/>
        </w:rPr>
        <w:t xml:space="preserve">    optional_declaration_list {</w:t>
      </w:r>
    </w:p>
    <w:p w14:paraId="04F01ECE" w14:textId="7AE5DE6E" w:rsidR="005642E5" w:rsidRDefault="005642E5" w:rsidP="005642E5">
      <w:pPr>
        <w:pStyle w:val="Code"/>
        <w:rPr>
          <w:highlight w:val="white"/>
          <w:lang w:val="sv-SE"/>
        </w:rPr>
      </w:pPr>
      <w:r>
        <w:rPr>
          <w:highlight w:val="white"/>
          <w:lang w:val="sv-SE"/>
        </w:rPr>
        <w:t xml:space="preserve">      MiddleCodeGenerator.CheckFunctionDef</w:t>
      </w:r>
      <w:r w:rsidR="002F35C1">
        <w:rPr>
          <w:highlight w:val="white"/>
          <w:lang w:val="sv-SE"/>
        </w:rPr>
        <w:t>initializer</w:t>
      </w:r>
      <w:r>
        <w:rPr>
          <w:highlight w:val="white"/>
          <w:lang w:val="sv-SE"/>
        </w:rPr>
        <w:t>ion();</w:t>
      </w:r>
    </w:p>
    <w:p w14:paraId="0ADA7804" w14:textId="77777777" w:rsidR="005642E5" w:rsidRDefault="005642E5" w:rsidP="005642E5">
      <w:pPr>
        <w:pStyle w:val="Code"/>
        <w:rPr>
          <w:highlight w:val="white"/>
          <w:lang w:val="sv-SE"/>
        </w:rPr>
      </w:pPr>
      <w:r>
        <w:rPr>
          <w:highlight w:val="white"/>
          <w:lang w:val="sv-SE"/>
        </w:rPr>
        <w:t xml:space="preserve">    }</w:t>
      </w:r>
    </w:p>
    <w:p w14:paraId="7A3AE740" w14:textId="77777777" w:rsidR="005642E5" w:rsidRDefault="005642E5" w:rsidP="005642E5">
      <w:pPr>
        <w:pStyle w:val="Code"/>
        <w:rPr>
          <w:highlight w:val="white"/>
          <w:lang w:val="sv-SE"/>
        </w:rPr>
      </w:pPr>
      <w:r>
        <w:rPr>
          <w:highlight w:val="white"/>
          <w:lang w:val="sv-SE"/>
        </w:rPr>
        <w:t xml:space="preserve">    LEFT_BLOCK optional_statement_list RIGHT_BLOCK {</w:t>
      </w:r>
    </w:p>
    <w:p w14:paraId="40C66C20" w14:textId="77777777" w:rsidR="005642E5" w:rsidRDefault="005642E5" w:rsidP="005642E5">
      <w:pPr>
        <w:pStyle w:val="Code"/>
        <w:rPr>
          <w:highlight w:val="white"/>
          <w:lang w:val="sv-SE"/>
        </w:rPr>
      </w:pPr>
      <w:r>
        <w:rPr>
          <w:highlight w:val="white"/>
          <w:lang w:val="sv-SE"/>
        </w:rPr>
        <w:t xml:space="preserve">      MiddleCodeGenerator.BackpatchGoto();</w:t>
      </w:r>
    </w:p>
    <w:p w14:paraId="172ED46E" w14:textId="77777777" w:rsidR="005642E5" w:rsidRDefault="005642E5" w:rsidP="005642E5">
      <w:pPr>
        <w:pStyle w:val="Code"/>
        <w:rPr>
          <w:highlight w:val="white"/>
          <w:lang w:val="sv-SE"/>
        </w:rPr>
      </w:pPr>
      <w:r>
        <w:rPr>
          <w:highlight w:val="white"/>
          <w:lang w:val="sv-SE"/>
        </w:rPr>
        <w:t xml:space="preserve">      MiddleCodeGenerator.FunctionEnd($6);</w:t>
      </w:r>
    </w:p>
    <w:p w14:paraId="7A983A67" w14:textId="77777777" w:rsidR="005642E5" w:rsidRDefault="005642E5" w:rsidP="005642E5">
      <w:pPr>
        <w:pStyle w:val="Code"/>
        <w:rPr>
          <w:highlight w:val="white"/>
          <w:lang w:val="sv-SE"/>
        </w:rPr>
      </w:pPr>
      <w:r>
        <w:rPr>
          <w:highlight w:val="white"/>
          <w:lang w:val="sv-SE"/>
        </w:rPr>
        <w:t xml:space="preserve">    };</w:t>
      </w:r>
    </w:p>
    <w:p w14:paraId="53CAC5B9" w14:textId="77777777" w:rsidR="002B7454" w:rsidRPr="00F57EEC" w:rsidRDefault="002B7454" w:rsidP="00F57EEC">
      <w:pPr>
        <w:pStyle w:val="Code"/>
        <w:rPr>
          <w:highlight w:val="white"/>
        </w:rPr>
      </w:pPr>
    </w:p>
    <w:p w14:paraId="64E3B8F7" w14:textId="77777777" w:rsidR="00F57EEC" w:rsidRPr="00F57EEC" w:rsidRDefault="00F57EEC" w:rsidP="00F57EEC">
      <w:pPr>
        <w:pStyle w:val="Code"/>
        <w:rPr>
          <w:highlight w:val="white"/>
        </w:rPr>
      </w:pPr>
      <w:r w:rsidRPr="00F57EEC">
        <w:rPr>
          <w:highlight w:val="white"/>
        </w:rPr>
        <w:t>optional_declaration_list:</w:t>
      </w:r>
    </w:p>
    <w:p w14:paraId="0F3BD4BE" w14:textId="77777777" w:rsidR="00F57EEC" w:rsidRPr="00F57EEC" w:rsidRDefault="00F57EEC" w:rsidP="00F57EEC">
      <w:pPr>
        <w:pStyle w:val="Code"/>
        <w:rPr>
          <w:highlight w:val="white"/>
        </w:rPr>
      </w:pPr>
      <w:r w:rsidRPr="00F57EEC">
        <w:rPr>
          <w:highlight w:val="white"/>
        </w:rPr>
        <w:t xml:space="preserve">    /* Empty */</w:t>
      </w:r>
    </w:p>
    <w:p w14:paraId="055D3DEA" w14:textId="77777777" w:rsidR="00F57EEC" w:rsidRPr="00F57EEC" w:rsidRDefault="00F57EEC" w:rsidP="00F57EEC">
      <w:pPr>
        <w:pStyle w:val="Code"/>
        <w:rPr>
          <w:highlight w:val="white"/>
        </w:rPr>
      </w:pPr>
      <w:r w:rsidRPr="00F57EEC">
        <w:rPr>
          <w:highlight w:val="white"/>
        </w:rPr>
        <w:t xml:space="preserve">  | declaration_list;</w:t>
      </w:r>
    </w:p>
    <w:p w14:paraId="65B1B951" w14:textId="0B73BCB7" w:rsidR="00E40B78" w:rsidRDefault="00E40B78" w:rsidP="00E40B78">
      <w:r w:rsidRPr="00EC76D5">
        <w:t xml:space="preserve">The </w:t>
      </w:r>
      <w:r w:rsidRPr="00EC76D5">
        <w:rPr>
          <w:rStyle w:val="CodeInText"/>
        </w:rPr>
        <w:t>generateFunctionHeader</w:t>
      </w:r>
      <w:r w:rsidRPr="00EC76D5">
        <w:t xml:space="preserve"> is called before the middle code of the function has been generated.</w:t>
      </w:r>
    </w:p>
    <w:p w14:paraId="2439C2F3" w14:textId="3E616458" w:rsidR="005E4C5F" w:rsidRDefault="005E4C5F" w:rsidP="005E4C5F">
      <w:r>
        <w:t xml:space="preserve">The </w:t>
      </w:r>
      <w:r w:rsidRPr="00864026">
        <w:rPr>
          <w:rStyle w:val="CodeInText"/>
        </w:rPr>
        <w:t>generateAssignmentDeclarator</w:t>
      </w:r>
      <w:r>
        <w:t xml:space="preserve"> method is called for a </w:t>
      </w:r>
      <w:r w:rsidRPr="005146F5">
        <w:t>declarator</w:t>
      </w:r>
      <w:r>
        <w:t xml:space="preserve"> with an assignment. We check that the declarator is not located inside a struct or union (the scope of the symbol table is struct or union), since it is not allowed to </w:t>
      </w:r>
      <w:r w:rsidR="002F35C1">
        <w:t>initializer</w:t>
      </w:r>
      <w:r>
        <w:t xml:space="preserve">ialize struct or union members. We also check that the declarator is not a function, since functions cannot be </w:t>
      </w:r>
      <w:r w:rsidR="00266D64">
        <w:t>initialized</w:t>
      </w:r>
      <w:r>
        <w:t>. If the declarator is defined in the global scope and does not have the static storage it has external linkage and is visible from other source files, the linker will make it visible in a later phase.</w:t>
      </w:r>
    </w:p>
    <w:p w14:paraId="721B813C" w14:textId="41931C04" w:rsidR="005E4C5F" w:rsidRDefault="005E4C5F" w:rsidP="00E40B78">
      <w:r>
        <w:t xml:space="preserve">An extern or typedef </w:t>
      </w:r>
      <w:r w:rsidRPr="005146F5">
        <w:t>declarator</w:t>
      </w:r>
      <w:r>
        <w:t xml:space="preserve"> cannot be </w:t>
      </w:r>
      <w:r w:rsidR="00266D64">
        <w:t>initialized</w:t>
      </w:r>
      <w:r>
        <w:t xml:space="preserve">. However, if it is auto or register, we call </w:t>
      </w:r>
      <w:r w:rsidRPr="00C231D2">
        <w:rPr>
          <w:rStyle w:val="CodeInText"/>
        </w:rPr>
        <w:t>Generate</w:t>
      </w:r>
      <w:r w:rsidR="002F35C1">
        <w:rPr>
          <w:rStyle w:val="CodeInText"/>
        </w:rPr>
        <w:t>Initializer</w:t>
      </w:r>
      <w:r w:rsidRPr="00C231D2">
        <w:rPr>
          <w:rStyle w:val="CodeInText"/>
        </w:rPr>
        <w:t>.generateStack</w:t>
      </w:r>
      <w:r w:rsidRPr="00C231D2">
        <w:t xml:space="preserve"> that </w:t>
      </w:r>
      <w:r>
        <w:t xml:space="preserve">generates a suitable series of assignment instructions. If it static, we instead call </w:t>
      </w:r>
      <w:r w:rsidRPr="00511DD6">
        <w:rPr>
          <w:rStyle w:val="CodeInText"/>
        </w:rPr>
        <w:t>ValueConversion.storeStaticSymbol</w:t>
      </w:r>
      <w:r>
        <w:t xml:space="preserve"> that will store the </w:t>
      </w:r>
      <w:r w:rsidR="00266D64">
        <w:t>initialized</w:t>
      </w:r>
      <w:r>
        <w:t xml:space="preserve"> value (that is always constant) in a block of bytes, that will be paced in the final execution file by the linker.</w:t>
      </w:r>
    </w:p>
    <w:p w14:paraId="64BF5A12" w14:textId="26E43E68" w:rsidR="004143D5" w:rsidRDefault="004143D5" w:rsidP="00E40B78">
      <w:r>
        <w:t xml:space="preserve">The rule handles a </w:t>
      </w:r>
      <w:r w:rsidR="00C37108">
        <w:t>definition</w:t>
      </w:r>
      <w:r>
        <w:t xml:space="preserve"> of a function. A function </w:t>
      </w:r>
      <w:r w:rsidR="00C37108">
        <w:rPr>
          <w:i/>
          <w:iCs/>
        </w:rPr>
        <w:t>definition</w:t>
      </w:r>
      <w:r>
        <w:t xml:space="preserve"> </w:t>
      </w:r>
      <w:r w:rsidR="001B3A10">
        <w:t xml:space="preserve">is made up </w:t>
      </w:r>
      <w:r w:rsidR="00564B90">
        <w:t>by the</w:t>
      </w:r>
      <w:r>
        <w:t xml:space="preserve"> </w:t>
      </w:r>
      <w:r w:rsidR="001B3A10">
        <w:t xml:space="preserve">specifier list and declaration as well as </w:t>
      </w:r>
      <w:r>
        <w:t xml:space="preserve">the body holding the code, while a function </w:t>
      </w:r>
      <w:r w:rsidRPr="001B5EFB">
        <w:rPr>
          <w:i/>
          <w:iCs/>
        </w:rPr>
        <w:t>declaration</w:t>
      </w:r>
      <w:r>
        <w:t xml:space="preserve"> </w:t>
      </w:r>
      <w:r w:rsidR="00AC1C4F">
        <w:t xml:space="preserve">is made up by the </w:t>
      </w:r>
      <w:r w:rsidR="00005338">
        <w:t>specifier list and declaration</w:t>
      </w:r>
      <w:r w:rsidR="00AC1C4F">
        <w:t xml:space="preserve"> only</w:t>
      </w:r>
      <w:r w:rsidR="00005338">
        <w:t xml:space="preserve">. For instance, in the following examples, </w:t>
      </w:r>
      <w:r w:rsidR="00005338" w:rsidRPr="00EB1DA7">
        <w:rPr>
          <w:rStyle w:val="KeyWord0"/>
        </w:rPr>
        <w:t>f</w:t>
      </w:r>
      <w:r w:rsidR="00005338">
        <w:t xml:space="preserve"> is a function </w:t>
      </w:r>
      <w:r w:rsidR="00C37108">
        <w:t>definition</w:t>
      </w:r>
      <w:r w:rsidR="00005338">
        <w:t xml:space="preserve"> while </w:t>
      </w:r>
      <w:r w:rsidR="00005338" w:rsidRPr="00EB1DA7">
        <w:rPr>
          <w:rStyle w:val="KeyWord0"/>
        </w:rPr>
        <w:t>g</w:t>
      </w:r>
      <w:r w:rsidR="00005338">
        <w:t xml:space="preserve"> is a function declaration:</w:t>
      </w:r>
    </w:p>
    <w:p w14:paraId="603F75DF" w14:textId="6555D499" w:rsidR="00005338" w:rsidRDefault="00005338" w:rsidP="00005338">
      <w:pPr>
        <w:pStyle w:val="Code"/>
      </w:pPr>
      <w:r>
        <w:t xml:space="preserve">int f(int i) { return </w:t>
      </w:r>
      <w:r w:rsidR="00847173">
        <w:t>i</w:t>
      </w:r>
      <w:r>
        <w:t xml:space="preserve"> + 1; }</w:t>
      </w:r>
    </w:p>
    <w:p w14:paraId="4BADB34B" w14:textId="79CE73B5" w:rsidR="00005338" w:rsidRPr="00EC76D5" w:rsidRDefault="00005338" w:rsidP="00005338">
      <w:pPr>
        <w:pStyle w:val="Code"/>
      </w:pPr>
      <w:r>
        <w:t>int g(int i);</w:t>
      </w:r>
    </w:p>
    <w:p w14:paraId="40206052" w14:textId="77777777" w:rsidR="003850AB" w:rsidRPr="00EC76D5" w:rsidRDefault="003850AB" w:rsidP="003850AB">
      <w:pPr>
        <w:pStyle w:val="CodeHeader"/>
      </w:pPr>
      <w:r>
        <w:t>MiddleCodeGenerator.cs</w:t>
      </w:r>
    </w:p>
    <w:p w14:paraId="3C23731F" w14:textId="76C5EAC5" w:rsidR="00E40B78" w:rsidRPr="00EC76D5" w:rsidRDefault="00E40B78" w:rsidP="00E40B78">
      <w:r w:rsidRPr="00EC76D5">
        <w:t xml:space="preserve">A general function </w:t>
      </w:r>
      <w:r w:rsidR="00AB7DF5">
        <w:t>pointer_declarator</w:t>
      </w:r>
      <w:r w:rsidRPr="00EC76D5">
        <w:t xml:space="preserve"> may be unnamed; however, a function </w:t>
      </w:r>
      <w:r w:rsidR="00C37108">
        <w:t>definition</w:t>
      </w:r>
      <w:r w:rsidRPr="00EC76D5">
        <w:t xml:space="preserve"> must be named and of course be a function declaration.</w:t>
      </w:r>
    </w:p>
    <w:p w14:paraId="21BA0FBA" w14:textId="77777777" w:rsidR="008F2CF5" w:rsidRPr="00B35B83" w:rsidRDefault="008F2CF5" w:rsidP="00B35B83">
      <w:pPr>
        <w:pStyle w:val="Code"/>
        <w:rPr>
          <w:highlight w:val="white"/>
        </w:rPr>
      </w:pPr>
      <w:r w:rsidRPr="00B35B83">
        <w:rPr>
          <w:highlight w:val="white"/>
        </w:rPr>
        <w:t xml:space="preserve">    public static void FunctionHeader(Specifier specifier,</w:t>
      </w:r>
    </w:p>
    <w:p w14:paraId="79FA1F25" w14:textId="77777777" w:rsidR="008F2CF5" w:rsidRPr="00B35B83" w:rsidRDefault="008F2CF5" w:rsidP="00B35B83">
      <w:pPr>
        <w:pStyle w:val="Code"/>
        <w:rPr>
          <w:highlight w:val="white"/>
        </w:rPr>
      </w:pPr>
      <w:r w:rsidRPr="00B35B83">
        <w:rPr>
          <w:highlight w:val="white"/>
        </w:rPr>
        <w:t xml:space="preserve">                                      Declarator declarator) {</w:t>
      </w:r>
    </w:p>
    <w:p w14:paraId="3EB2B9BE" w14:textId="77777777" w:rsidR="008F2CF5" w:rsidRPr="00B35B83" w:rsidRDefault="008F2CF5" w:rsidP="00B35B83">
      <w:pPr>
        <w:pStyle w:val="Code"/>
        <w:rPr>
          <w:highlight w:val="white"/>
        </w:rPr>
      </w:pPr>
      <w:r w:rsidRPr="00B35B83">
        <w:rPr>
          <w:highlight w:val="white"/>
        </w:rPr>
        <w:t xml:space="preserve">      Storage? storage;</w:t>
      </w:r>
    </w:p>
    <w:p w14:paraId="698C8DA1" w14:textId="77777777" w:rsidR="008F2CF5" w:rsidRPr="00B35B83" w:rsidRDefault="008F2CF5" w:rsidP="00B35B83">
      <w:pPr>
        <w:pStyle w:val="Code"/>
        <w:rPr>
          <w:highlight w:val="white"/>
        </w:rPr>
      </w:pPr>
      <w:r w:rsidRPr="00B35B83">
        <w:rPr>
          <w:highlight w:val="white"/>
        </w:rPr>
        <w:t xml:space="preserve">      Type returnType;</w:t>
      </w:r>
    </w:p>
    <w:p w14:paraId="3539B22E" w14:textId="0FCA6C24" w:rsidR="00CC4E52" w:rsidRPr="00CC4E52" w:rsidRDefault="007E40FE" w:rsidP="007E40FE">
      <w:pPr>
        <w:rPr>
          <w:highlight w:val="white"/>
        </w:rPr>
      </w:pPr>
      <w:r>
        <w:rPr>
          <w:highlight w:val="white"/>
        </w:rPr>
        <w:t xml:space="preserve">If </w:t>
      </w:r>
      <w:r w:rsidRPr="007E40FE">
        <w:rPr>
          <w:rStyle w:val="KeyWord0"/>
          <w:highlight w:val="white"/>
        </w:rPr>
        <w:t>specifier</w:t>
      </w:r>
      <w:r>
        <w:rPr>
          <w:highlight w:val="white"/>
        </w:rPr>
        <w:t xml:space="preserve"> is </w:t>
      </w:r>
      <w:r w:rsidR="00042B76">
        <w:rPr>
          <w:highlight w:val="white"/>
        </w:rPr>
        <w:t xml:space="preserve">not </w:t>
      </w:r>
      <w:r>
        <w:rPr>
          <w:highlight w:val="white"/>
        </w:rPr>
        <w:t>null</w:t>
      </w:r>
      <w:r w:rsidR="00042B76">
        <w:rPr>
          <w:highlight w:val="white"/>
        </w:rPr>
        <w:t>, we extract the storage and return type of the function from the specifier.</w:t>
      </w:r>
    </w:p>
    <w:p w14:paraId="3551F3E1" w14:textId="77777777" w:rsidR="002838CF" w:rsidRPr="00B35B83" w:rsidRDefault="002838CF" w:rsidP="00B35B83">
      <w:pPr>
        <w:pStyle w:val="Code"/>
        <w:rPr>
          <w:highlight w:val="white"/>
        </w:rPr>
      </w:pPr>
      <w:r w:rsidRPr="00B35B83">
        <w:rPr>
          <w:highlight w:val="white"/>
        </w:rPr>
        <w:t xml:space="preserve">      if (specifier != null) {</w:t>
      </w:r>
    </w:p>
    <w:p w14:paraId="0DA90A95" w14:textId="2863D523" w:rsidR="002838CF" w:rsidRPr="00B35B83" w:rsidRDefault="002838CF" w:rsidP="00B35B83">
      <w:pPr>
        <w:pStyle w:val="Code"/>
        <w:rPr>
          <w:highlight w:val="white"/>
        </w:rPr>
      </w:pPr>
      <w:r w:rsidRPr="00B35B83">
        <w:rPr>
          <w:highlight w:val="white"/>
        </w:rPr>
        <w:t xml:space="preserve">        storage = specifier.Storage;</w:t>
      </w:r>
    </w:p>
    <w:p w14:paraId="2907A543" w14:textId="77777777" w:rsidR="002838CF" w:rsidRPr="00B35B83" w:rsidRDefault="002838CF" w:rsidP="00B35B83">
      <w:pPr>
        <w:pStyle w:val="Code"/>
        <w:rPr>
          <w:highlight w:val="white"/>
        </w:rPr>
      </w:pPr>
      <w:r w:rsidRPr="00B35B83">
        <w:rPr>
          <w:highlight w:val="white"/>
        </w:rPr>
        <w:lastRenderedPageBreak/>
        <w:t xml:space="preserve">        returnType = specifier.Type;</w:t>
      </w:r>
    </w:p>
    <w:p w14:paraId="255BB87C" w14:textId="77777777" w:rsidR="002838CF" w:rsidRPr="00B35B83" w:rsidRDefault="002838CF" w:rsidP="00B35B83">
      <w:pPr>
        <w:pStyle w:val="Code"/>
        <w:rPr>
          <w:highlight w:val="white"/>
        </w:rPr>
      </w:pPr>
      <w:r w:rsidRPr="00B35B83">
        <w:rPr>
          <w:highlight w:val="white"/>
        </w:rPr>
        <w:t xml:space="preserve">      }</w:t>
      </w:r>
    </w:p>
    <w:p w14:paraId="0AB64B5C" w14:textId="0910CD8C" w:rsidR="00042B76" w:rsidRPr="00CC4E52" w:rsidRDefault="00042B76" w:rsidP="00042B76">
      <w:pPr>
        <w:rPr>
          <w:highlight w:val="white"/>
        </w:rPr>
      </w:pPr>
      <w:r>
        <w:rPr>
          <w:highlight w:val="white"/>
        </w:rPr>
        <w:t xml:space="preserve">If </w:t>
      </w:r>
      <w:r w:rsidRPr="007E40FE">
        <w:rPr>
          <w:rStyle w:val="KeyWord0"/>
          <w:highlight w:val="white"/>
        </w:rPr>
        <w:t>specifier</w:t>
      </w:r>
      <w:r>
        <w:rPr>
          <w:highlight w:val="white"/>
        </w:rPr>
        <w:t xml:space="preserve"> is null, there was no return type defined. In that case, we set </w:t>
      </w:r>
      <w:r w:rsidR="001A2FFF">
        <w:rPr>
          <w:highlight w:val="white"/>
        </w:rPr>
        <w:t>the storage to extern and the return type to signed int.</w:t>
      </w:r>
    </w:p>
    <w:p w14:paraId="2B4DB128" w14:textId="77777777" w:rsidR="002838CF" w:rsidRPr="002838CF" w:rsidRDefault="002838CF" w:rsidP="002838CF">
      <w:pPr>
        <w:pStyle w:val="Code"/>
        <w:rPr>
          <w:highlight w:val="white"/>
        </w:rPr>
      </w:pPr>
      <w:r w:rsidRPr="002838CF">
        <w:rPr>
          <w:highlight w:val="white"/>
        </w:rPr>
        <w:t xml:space="preserve">      else {</w:t>
      </w:r>
    </w:p>
    <w:p w14:paraId="253DDB61" w14:textId="77777777" w:rsidR="002838CF" w:rsidRPr="002838CF" w:rsidRDefault="002838CF" w:rsidP="002838CF">
      <w:pPr>
        <w:pStyle w:val="Code"/>
        <w:rPr>
          <w:highlight w:val="white"/>
        </w:rPr>
      </w:pPr>
      <w:r w:rsidRPr="002838CF">
        <w:rPr>
          <w:highlight w:val="white"/>
        </w:rPr>
        <w:t xml:space="preserve">        storage = Storage.Extern;</w:t>
      </w:r>
    </w:p>
    <w:p w14:paraId="5115DB4C" w14:textId="77777777" w:rsidR="002838CF" w:rsidRPr="002838CF" w:rsidRDefault="002838CF" w:rsidP="002838CF">
      <w:pPr>
        <w:pStyle w:val="Code"/>
        <w:rPr>
          <w:highlight w:val="white"/>
        </w:rPr>
      </w:pPr>
      <w:r w:rsidRPr="002838CF">
        <w:rPr>
          <w:highlight w:val="white"/>
        </w:rPr>
        <w:t xml:space="preserve">        returnType = Type.SignedIntegerType;</w:t>
      </w:r>
    </w:p>
    <w:p w14:paraId="4E8AE241" w14:textId="77777777" w:rsidR="002838CF" w:rsidRPr="002838CF" w:rsidRDefault="002838CF" w:rsidP="002838CF">
      <w:pPr>
        <w:pStyle w:val="Code"/>
        <w:rPr>
          <w:highlight w:val="white"/>
        </w:rPr>
      </w:pPr>
      <w:r w:rsidRPr="002838CF">
        <w:rPr>
          <w:highlight w:val="white"/>
        </w:rPr>
        <w:t xml:space="preserve">      }</w:t>
      </w:r>
    </w:p>
    <w:p w14:paraId="61CC6D28" w14:textId="6E15E9D3" w:rsidR="00CC4E52" w:rsidRPr="00CC4E52" w:rsidRDefault="00896C61" w:rsidP="00576694">
      <w:pPr>
        <w:rPr>
          <w:highlight w:val="white"/>
        </w:rPr>
      </w:pPr>
      <w:r>
        <w:rPr>
          <w:highlight w:val="white"/>
        </w:rPr>
        <w:t xml:space="preserve">We add the return type to the </w:t>
      </w:r>
      <w:r w:rsidR="00AB7DF5">
        <w:rPr>
          <w:highlight w:val="white"/>
        </w:rPr>
        <w:t>pointer</w:t>
      </w:r>
      <w:r w:rsidR="00175102">
        <w:rPr>
          <w:highlight w:val="white"/>
        </w:rPr>
        <w:t xml:space="preserve"> </w:t>
      </w:r>
      <w:r w:rsidR="00AB7DF5">
        <w:rPr>
          <w:highlight w:val="white"/>
        </w:rPr>
        <w:t>declarator</w:t>
      </w:r>
      <w:r w:rsidR="00576694">
        <w:rPr>
          <w:highlight w:val="white"/>
        </w:rPr>
        <w:t>. In this way the type become complete: a function with a return type.</w:t>
      </w:r>
    </w:p>
    <w:p w14:paraId="7A8493AF" w14:textId="1B637323" w:rsidR="00CC4E52" w:rsidRPr="00CC4E52" w:rsidRDefault="00CC4E52" w:rsidP="00CC4E52">
      <w:pPr>
        <w:pStyle w:val="Code"/>
        <w:rPr>
          <w:highlight w:val="white"/>
        </w:rPr>
      </w:pPr>
      <w:r w:rsidRPr="00CC4E52">
        <w:rPr>
          <w:highlight w:val="white"/>
        </w:rPr>
        <w:t xml:space="preserve">      </w:t>
      </w:r>
      <w:r w:rsidR="00AB7DF5">
        <w:rPr>
          <w:highlight w:val="white"/>
        </w:rPr>
        <w:t>declarator</w:t>
      </w:r>
      <w:r w:rsidRPr="00CC4E52">
        <w:rPr>
          <w:highlight w:val="white"/>
        </w:rPr>
        <w:t>.Add(</w:t>
      </w:r>
      <w:r w:rsidR="0064403A">
        <w:rPr>
          <w:highlight w:val="white"/>
        </w:rPr>
        <w:t>returnType</w:t>
      </w:r>
      <w:r w:rsidRPr="00CC4E52">
        <w:rPr>
          <w:highlight w:val="white"/>
        </w:rPr>
        <w:t>);</w:t>
      </w:r>
    </w:p>
    <w:p w14:paraId="4D36C017" w14:textId="3F8136BB" w:rsidR="00367096" w:rsidRDefault="00367096" w:rsidP="00367096">
      <w:pPr>
        <w:rPr>
          <w:highlight w:val="white"/>
        </w:rPr>
      </w:pPr>
      <w:r>
        <w:rPr>
          <w:highlight w:val="white"/>
        </w:rPr>
        <w:t>Then we perform som</w:t>
      </w:r>
      <w:r w:rsidR="0019224C">
        <w:rPr>
          <w:highlight w:val="white"/>
        </w:rPr>
        <w:t>e</w:t>
      </w:r>
      <w:r>
        <w:rPr>
          <w:highlight w:val="white"/>
        </w:rPr>
        <w:t xml:space="preserve"> error checking. </w:t>
      </w:r>
      <w:r w:rsidR="00AD6DA9">
        <w:rPr>
          <w:highlight w:val="white"/>
        </w:rPr>
        <w:t xml:space="preserve">Technically, </w:t>
      </w:r>
      <w:r w:rsidR="00040D85">
        <w:rPr>
          <w:highlight w:val="white"/>
        </w:rPr>
        <w:t>in a</w:t>
      </w:r>
      <w:r w:rsidR="00AD6DA9">
        <w:rPr>
          <w:highlight w:val="white"/>
        </w:rPr>
        <w:t xml:space="preserve"> function declaration</w:t>
      </w:r>
      <w:r w:rsidR="00040D85">
        <w:rPr>
          <w:highlight w:val="white"/>
        </w:rPr>
        <w:t xml:space="preserve">, the function may lack a name. </w:t>
      </w:r>
      <w:r w:rsidR="00AD6DA9">
        <w:rPr>
          <w:highlight w:val="white"/>
        </w:rPr>
        <w:t xml:space="preserve"> </w:t>
      </w:r>
      <w:r w:rsidR="00040D85">
        <w:rPr>
          <w:highlight w:val="white"/>
        </w:rPr>
        <w:t xml:space="preserve">However, in </w:t>
      </w:r>
      <w:r w:rsidR="00C37108">
        <w:rPr>
          <w:highlight w:val="white"/>
        </w:rPr>
        <w:t>definition</w:t>
      </w:r>
      <w:r w:rsidR="005B642C">
        <w:rPr>
          <w:highlight w:val="white"/>
        </w:rPr>
        <w:t>, the function must have a name.</w:t>
      </w:r>
    </w:p>
    <w:p w14:paraId="7E213061" w14:textId="77777777" w:rsidR="00A423FE" w:rsidRDefault="00CC4E52" w:rsidP="00CC4E52">
      <w:pPr>
        <w:pStyle w:val="Code"/>
        <w:rPr>
          <w:highlight w:val="white"/>
        </w:rPr>
      </w:pPr>
      <w:r w:rsidRPr="00CC4E52">
        <w:rPr>
          <w:highlight w:val="white"/>
        </w:rPr>
        <w:t xml:space="preserve">      Assert.Error(</w:t>
      </w:r>
      <w:r w:rsidR="00A423FE">
        <w:rPr>
          <w:highlight w:val="white"/>
        </w:rPr>
        <w:t>declarator</w:t>
      </w:r>
      <w:r w:rsidRPr="00CC4E52">
        <w:rPr>
          <w:highlight w:val="white"/>
        </w:rPr>
        <w:t>.Name != null,</w:t>
      </w:r>
    </w:p>
    <w:p w14:paraId="0A5F2564" w14:textId="1224AC7F" w:rsidR="00CC4E52" w:rsidRPr="00CC4E52" w:rsidRDefault="00A423FE" w:rsidP="00CC4E52">
      <w:pPr>
        <w:pStyle w:val="Code"/>
        <w:rPr>
          <w:highlight w:val="white"/>
        </w:rPr>
      </w:pPr>
      <w:r>
        <w:rPr>
          <w:highlight w:val="white"/>
        </w:rPr>
        <w:t xml:space="preserve">                 </w:t>
      </w:r>
      <w:r w:rsidR="00CC4E52" w:rsidRPr="00CC4E52">
        <w:rPr>
          <w:highlight w:val="white"/>
        </w:rPr>
        <w:t xml:space="preserve">  Message.Unnamed_function_</w:t>
      </w:r>
      <w:r w:rsidR="00C37108">
        <w:rPr>
          <w:highlight w:val="white"/>
        </w:rPr>
        <w:t>definition</w:t>
      </w:r>
      <w:r w:rsidR="00CC4E52" w:rsidRPr="00CC4E52">
        <w:rPr>
          <w:highlight w:val="white"/>
        </w:rPr>
        <w:t>);</w:t>
      </w:r>
    </w:p>
    <w:p w14:paraId="4DEACF02" w14:textId="47DED50F" w:rsidR="00CD2C28" w:rsidRDefault="008A2A3B" w:rsidP="00CD2C28">
      <w:pPr>
        <w:rPr>
          <w:highlight w:val="white"/>
        </w:rPr>
      </w:pPr>
      <w:r>
        <w:rPr>
          <w:highlight w:val="white"/>
        </w:rPr>
        <w:t>Technically</w:t>
      </w:r>
      <w:r w:rsidR="00CD2C28">
        <w:rPr>
          <w:highlight w:val="white"/>
        </w:rPr>
        <w:t>, the declaration may have any type, and we must check that it really is a function declaration.</w:t>
      </w:r>
    </w:p>
    <w:p w14:paraId="37499785" w14:textId="77777777" w:rsidR="007B5859" w:rsidRDefault="00CC4E52" w:rsidP="00CC4E52">
      <w:pPr>
        <w:pStyle w:val="Code"/>
        <w:rPr>
          <w:highlight w:val="white"/>
        </w:rPr>
      </w:pPr>
      <w:r w:rsidRPr="00CC4E52">
        <w:rPr>
          <w:highlight w:val="white"/>
        </w:rPr>
        <w:t xml:space="preserve">      Assert.Error(</w:t>
      </w:r>
      <w:r w:rsidR="00AB7DF5">
        <w:rPr>
          <w:highlight w:val="white"/>
        </w:rPr>
        <w:t>declarator</w:t>
      </w:r>
      <w:r w:rsidRPr="00CC4E52">
        <w:rPr>
          <w:highlight w:val="white"/>
        </w:rPr>
        <w:t>.Type.IsFunction(),</w:t>
      </w:r>
      <w:r w:rsidR="007B5859">
        <w:rPr>
          <w:highlight w:val="white"/>
        </w:rPr>
        <w:t xml:space="preserve"> </w:t>
      </w:r>
      <w:r w:rsidR="00AB7DF5">
        <w:rPr>
          <w:highlight w:val="white"/>
        </w:rPr>
        <w:t>declarator</w:t>
      </w:r>
      <w:r w:rsidRPr="00CC4E52">
        <w:rPr>
          <w:highlight w:val="white"/>
        </w:rPr>
        <w:t>.Name,</w:t>
      </w:r>
    </w:p>
    <w:p w14:paraId="0F336542" w14:textId="763D4BA2" w:rsidR="00CC4E52" w:rsidRDefault="007B5859" w:rsidP="00CC4E52">
      <w:pPr>
        <w:pStyle w:val="Code"/>
        <w:rPr>
          <w:highlight w:val="white"/>
        </w:rPr>
      </w:pPr>
      <w:r>
        <w:rPr>
          <w:highlight w:val="white"/>
        </w:rPr>
        <w:t xml:space="preserve">                  </w:t>
      </w:r>
      <w:r w:rsidR="00CC4E52" w:rsidRPr="00CC4E52">
        <w:rPr>
          <w:highlight w:val="white"/>
        </w:rPr>
        <w:t xml:space="preserve"> Message.Not_a_function);</w:t>
      </w:r>
    </w:p>
    <w:p w14:paraId="715D2E12" w14:textId="7CBBD169" w:rsidR="00962E78" w:rsidRPr="00CC4E52" w:rsidRDefault="00962E78" w:rsidP="00962E78">
      <w:pPr>
        <w:rPr>
          <w:highlight w:val="white"/>
        </w:rPr>
      </w:pPr>
      <w:r>
        <w:rPr>
          <w:highlight w:val="white"/>
        </w:rPr>
        <w:t>Th</w:t>
      </w:r>
      <w:r w:rsidR="00F02E11">
        <w:rPr>
          <w:highlight w:val="white"/>
        </w:rPr>
        <w:t>e</w:t>
      </w:r>
      <w:r>
        <w:rPr>
          <w:highlight w:val="white"/>
        </w:rPr>
        <w:t xml:space="preserve"> public and static member variable </w:t>
      </w:r>
      <w:r w:rsidRPr="00FF600E">
        <w:rPr>
          <w:rStyle w:val="KeyWord0"/>
          <w:highlight w:val="white"/>
        </w:rPr>
        <w:t>CurrentFunction</w:t>
      </w:r>
      <w:r>
        <w:rPr>
          <w:highlight w:val="white"/>
        </w:rPr>
        <w:t xml:space="preserve"> is a </w:t>
      </w:r>
      <w:r w:rsidR="00FF600E">
        <w:rPr>
          <w:highlight w:val="white"/>
        </w:rPr>
        <w:t xml:space="preserve">reference to the symbol holding the current function. </w:t>
      </w:r>
      <w:r w:rsidR="00AD69F3">
        <w:rPr>
          <w:highlight w:val="white"/>
        </w:rPr>
        <w:t xml:space="preserve">This reference is </w:t>
      </w:r>
      <w:r w:rsidR="00F02E11">
        <w:rPr>
          <w:highlight w:val="white"/>
        </w:rPr>
        <w:t>referred on sev</w:t>
      </w:r>
      <w:r w:rsidR="00E56C31">
        <w:rPr>
          <w:highlight w:val="white"/>
        </w:rPr>
        <w:t>eral</w:t>
      </w:r>
      <w:r w:rsidR="00F02E11">
        <w:rPr>
          <w:highlight w:val="white"/>
        </w:rPr>
        <w:t xml:space="preserve"> occasion during the parsing process.</w:t>
      </w:r>
    </w:p>
    <w:p w14:paraId="7767BD64" w14:textId="77777777" w:rsidR="002838CF" w:rsidRPr="002838CF" w:rsidRDefault="002838CF" w:rsidP="002838CF">
      <w:pPr>
        <w:pStyle w:val="Code"/>
        <w:rPr>
          <w:highlight w:val="white"/>
        </w:rPr>
      </w:pPr>
      <w:r w:rsidRPr="002838CF">
        <w:rPr>
          <w:highlight w:val="white"/>
        </w:rPr>
        <w:t xml:space="preserve">      SymbolTable.CurrentFunction =</w:t>
      </w:r>
    </w:p>
    <w:p w14:paraId="61D99C2A" w14:textId="7862C1D7" w:rsidR="002838CF" w:rsidRPr="002838CF" w:rsidRDefault="002838CF" w:rsidP="002838CF">
      <w:pPr>
        <w:pStyle w:val="Code"/>
        <w:rPr>
          <w:highlight w:val="white"/>
        </w:rPr>
      </w:pPr>
      <w:r w:rsidRPr="002838CF">
        <w:rPr>
          <w:highlight w:val="white"/>
        </w:rPr>
        <w:t xml:space="preserve">        new Symbol(declarator.Name, storage, declarator.Type);</w:t>
      </w:r>
    </w:p>
    <w:p w14:paraId="649B93DE" w14:textId="53DD950E" w:rsidR="00CC4E52" w:rsidRPr="00CC4E52" w:rsidRDefault="00B44F6C" w:rsidP="00B44F6C">
      <w:pPr>
        <w:rPr>
          <w:highlight w:val="white"/>
        </w:rPr>
      </w:pPr>
      <w:r>
        <w:rPr>
          <w:highlight w:val="white"/>
        </w:rPr>
        <w:t xml:space="preserve">A function </w:t>
      </w:r>
      <w:r w:rsidR="00C37108">
        <w:rPr>
          <w:highlight w:val="white"/>
        </w:rPr>
        <w:t>definition</w:t>
      </w:r>
      <w:r>
        <w:rPr>
          <w:highlight w:val="white"/>
        </w:rPr>
        <w:t xml:space="preserve"> must be static or extern, it cannot be auto, register, or typedef.</w:t>
      </w:r>
    </w:p>
    <w:p w14:paraId="3F84A8C7" w14:textId="77777777" w:rsidR="00CC4E52" w:rsidRPr="00CC4E52" w:rsidRDefault="00CC4E52" w:rsidP="00CC4E52">
      <w:pPr>
        <w:pStyle w:val="Code"/>
        <w:rPr>
          <w:highlight w:val="white"/>
        </w:rPr>
      </w:pPr>
      <w:r w:rsidRPr="00CC4E52">
        <w:rPr>
          <w:highlight w:val="white"/>
        </w:rPr>
        <w:t xml:space="preserve">      Assert.Error(SymbolTable.CurrentFunction.IsStaticOrExtern(),</w:t>
      </w:r>
    </w:p>
    <w:p w14:paraId="71E84554" w14:textId="77777777" w:rsidR="00CC2459" w:rsidRDefault="00CC4E52" w:rsidP="00CC4E52">
      <w:pPr>
        <w:pStyle w:val="Code"/>
        <w:rPr>
          <w:highlight w:val="white"/>
        </w:rPr>
      </w:pPr>
      <w:r w:rsidRPr="00CC4E52">
        <w:rPr>
          <w:highlight w:val="white"/>
        </w:rPr>
        <w:t xml:space="preserve">               </w:t>
      </w:r>
      <w:r w:rsidR="00207453">
        <w:rPr>
          <w:highlight w:val="white"/>
        </w:rPr>
        <w:t xml:space="preserve">   </w:t>
      </w:r>
      <w:r w:rsidRPr="00CC4E52">
        <w:rPr>
          <w:highlight w:val="white"/>
        </w:rPr>
        <w:t xml:space="preserve"> </w:t>
      </w:r>
      <w:r w:rsidR="00AB7DF5">
        <w:rPr>
          <w:highlight w:val="white"/>
        </w:rPr>
        <w:t>declarator</w:t>
      </w:r>
      <w:r w:rsidRPr="00CC4E52">
        <w:rPr>
          <w:highlight w:val="white"/>
        </w:rPr>
        <w:t>.Name,</w:t>
      </w:r>
    </w:p>
    <w:p w14:paraId="5F4BC12B" w14:textId="14C65067" w:rsidR="00CC4E52" w:rsidRDefault="00CC2459" w:rsidP="00CC4E52">
      <w:pPr>
        <w:pStyle w:val="Code"/>
        <w:rPr>
          <w:highlight w:val="white"/>
        </w:rPr>
      </w:pPr>
      <w:r>
        <w:rPr>
          <w:highlight w:val="white"/>
        </w:rPr>
        <w:t xml:space="preserve">                  </w:t>
      </w:r>
      <w:r w:rsidR="00CC4E52" w:rsidRPr="00CC4E52">
        <w:rPr>
          <w:highlight w:val="white"/>
        </w:rPr>
        <w:t xml:space="preserve"> Message.A_function_must_be_static_or_extern);</w:t>
      </w:r>
    </w:p>
    <w:p w14:paraId="6B50EAAE" w14:textId="459039B9" w:rsidR="0076442C" w:rsidRPr="00CC4E52" w:rsidRDefault="0076442C" w:rsidP="0076442C">
      <w:pPr>
        <w:rPr>
          <w:highlight w:val="white"/>
        </w:rPr>
      </w:pPr>
      <w:r>
        <w:rPr>
          <w:highlight w:val="white"/>
        </w:rPr>
        <w:t xml:space="preserve">Every function </w:t>
      </w:r>
      <w:r w:rsidR="00C37108">
        <w:rPr>
          <w:highlight w:val="white"/>
        </w:rPr>
        <w:t>definition</w:t>
      </w:r>
      <w:r>
        <w:rPr>
          <w:highlight w:val="white"/>
        </w:rPr>
        <w:t xml:space="preserve">, as well as static variables, are added to the static set. In will eventually be </w:t>
      </w:r>
      <w:r w:rsidR="007138D2">
        <w:rPr>
          <w:highlight w:val="white"/>
        </w:rPr>
        <w:t>translated into assembly code.</w:t>
      </w:r>
    </w:p>
    <w:p w14:paraId="783E7785" w14:textId="77777777" w:rsidR="00CC4E52" w:rsidRPr="00CC4E52" w:rsidRDefault="00CC4E52" w:rsidP="00CC4E52">
      <w:pPr>
        <w:pStyle w:val="Code"/>
        <w:rPr>
          <w:highlight w:val="white"/>
        </w:rPr>
      </w:pPr>
      <w:r w:rsidRPr="00CC4E52">
        <w:rPr>
          <w:highlight w:val="white"/>
        </w:rPr>
        <w:t xml:space="preserve">      SymbolTable.CurrentTable.AddSymbol(SymbolTable.CurrentFunction);</w:t>
      </w:r>
    </w:p>
    <w:p w14:paraId="0F7C0E8C" w14:textId="727EF709" w:rsidR="00CC4E52" w:rsidRPr="00CC4E52" w:rsidRDefault="00E27D22" w:rsidP="00E27D22">
      <w:pPr>
        <w:rPr>
          <w:highlight w:val="white"/>
        </w:rPr>
      </w:pPr>
      <w:r>
        <w:rPr>
          <w:highlight w:val="white"/>
        </w:rPr>
        <w:t>I</w:t>
      </w:r>
      <w:r w:rsidR="007C407A">
        <w:rPr>
          <w:highlight w:val="white"/>
        </w:rPr>
        <w:t xml:space="preserve">f this function is the main </w:t>
      </w:r>
      <w:r>
        <w:rPr>
          <w:highlight w:val="white"/>
        </w:rPr>
        <w:t xml:space="preserve">function, the return type must be void or </w:t>
      </w:r>
      <w:r w:rsidR="00AE2D2E">
        <w:rPr>
          <w:highlight w:val="white"/>
        </w:rPr>
        <w:t>(</w:t>
      </w:r>
      <w:r>
        <w:rPr>
          <w:highlight w:val="white"/>
        </w:rPr>
        <w:t xml:space="preserve">signed </w:t>
      </w:r>
      <w:r w:rsidR="00AE2D2E">
        <w:rPr>
          <w:highlight w:val="white"/>
        </w:rPr>
        <w:t xml:space="preserve">or unsigned) </w:t>
      </w:r>
      <w:r>
        <w:rPr>
          <w:highlight w:val="white"/>
        </w:rPr>
        <w:t>int</w:t>
      </w:r>
      <w:r w:rsidR="00AE2D2E">
        <w:rPr>
          <w:highlight w:val="white"/>
        </w:rPr>
        <w:t>eger</w:t>
      </w:r>
      <w:r>
        <w:rPr>
          <w:highlight w:val="white"/>
        </w:rPr>
        <w:t>.</w:t>
      </w:r>
    </w:p>
    <w:p w14:paraId="2546D39F" w14:textId="77777777" w:rsidR="00CC4E52" w:rsidRPr="00CC4E52" w:rsidRDefault="00CC4E52" w:rsidP="00CC4E52">
      <w:pPr>
        <w:pStyle w:val="Code"/>
        <w:rPr>
          <w:highlight w:val="white"/>
        </w:rPr>
      </w:pPr>
      <w:r w:rsidRPr="00CC4E52">
        <w:rPr>
          <w:highlight w:val="white"/>
        </w:rPr>
        <w:t xml:space="preserve">      if (SymbolTable.CurrentFunction.UniqueName.Equals("main")) {</w:t>
      </w:r>
    </w:p>
    <w:p w14:paraId="639E9417" w14:textId="77777777" w:rsidR="00CC4E52" w:rsidRPr="00CC4E52" w:rsidRDefault="00CC4E52" w:rsidP="00CC4E52">
      <w:pPr>
        <w:pStyle w:val="Code"/>
        <w:rPr>
          <w:highlight w:val="white"/>
        </w:rPr>
      </w:pPr>
      <w:r w:rsidRPr="00CC4E52">
        <w:rPr>
          <w:highlight w:val="white"/>
        </w:rPr>
        <w:t xml:space="preserve">        Assert.Error(returnType.IsVoid() || returnType.IsInteger(), "main",</w:t>
      </w:r>
    </w:p>
    <w:p w14:paraId="55A42AA5" w14:textId="77777777" w:rsidR="00CC4E52" w:rsidRPr="00CC4E52" w:rsidRDefault="00CC4E52" w:rsidP="00CC4E52">
      <w:pPr>
        <w:pStyle w:val="Code"/>
        <w:rPr>
          <w:highlight w:val="white"/>
        </w:rPr>
      </w:pPr>
      <w:r w:rsidRPr="00CC4E52">
        <w:rPr>
          <w:highlight w:val="white"/>
        </w:rPr>
        <w:t xml:space="preserve">                     Message.Function_main_must_return_void_or_integer);</w:t>
      </w:r>
    </w:p>
    <w:p w14:paraId="1604D230" w14:textId="56B7F136" w:rsidR="00CC4E52" w:rsidRDefault="00CC4E52" w:rsidP="00CC4E52">
      <w:pPr>
        <w:pStyle w:val="Code"/>
        <w:rPr>
          <w:highlight w:val="white"/>
        </w:rPr>
      </w:pPr>
      <w:r w:rsidRPr="00CC4E52">
        <w:rPr>
          <w:highlight w:val="white"/>
        </w:rPr>
        <w:t xml:space="preserve">      }</w:t>
      </w:r>
    </w:p>
    <w:p w14:paraId="4F8A0FE5" w14:textId="77777777" w:rsidR="00437D65" w:rsidRPr="00CC4E52" w:rsidRDefault="00437D65" w:rsidP="00437D65">
      <w:pPr>
        <w:rPr>
          <w:highlight w:val="white"/>
        </w:rPr>
      </w:pPr>
      <w:r>
        <w:rPr>
          <w:highlight w:val="white"/>
        </w:rPr>
        <w:t>Finally, we create a new symbol for the function. Every symbol of declared in the function will be stored in the new symbol table, or in its sub tables.</w:t>
      </w:r>
    </w:p>
    <w:p w14:paraId="7E90A093" w14:textId="77777777" w:rsidR="00437D65" w:rsidRPr="00CD06E8" w:rsidRDefault="00437D65" w:rsidP="00437D65">
      <w:pPr>
        <w:pStyle w:val="Code"/>
        <w:rPr>
          <w:highlight w:val="white"/>
        </w:rPr>
      </w:pPr>
      <w:r w:rsidRPr="00CD06E8">
        <w:rPr>
          <w:highlight w:val="white"/>
        </w:rPr>
        <w:t xml:space="preserve">      SymbolTable.CurrentTable =</w:t>
      </w:r>
    </w:p>
    <w:p w14:paraId="2F5E9970" w14:textId="5B3138A6" w:rsidR="00437D65" w:rsidRPr="00CD06E8" w:rsidRDefault="00437D65" w:rsidP="00437D65">
      <w:pPr>
        <w:pStyle w:val="Code"/>
        <w:rPr>
          <w:highlight w:val="white"/>
        </w:rPr>
      </w:pPr>
      <w:r w:rsidRPr="00CD06E8">
        <w:rPr>
          <w:highlight w:val="white"/>
        </w:rPr>
        <w:t xml:space="preserve">        new SymbolTable(SymbolTable.CurrentTable, Scope.Function);</w:t>
      </w:r>
    </w:p>
    <w:p w14:paraId="73CCCF0F" w14:textId="77777777" w:rsidR="00CC4E52" w:rsidRPr="00CD06E8" w:rsidRDefault="00CC4E52" w:rsidP="00CD06E8">
      <w:pPr>
        <w:pStyle w:val="Code"/>
      </w:pPr>
      <w:r w:rsidRPr="00CD06E8">
        <w:rPr>
          <w:highlight w:val="white"/>
        </w:rPr>
        <w:t xml:space="preserve">    }</w:t>
      </w:r>
    </w:p>
    <w:p w14:paraId="54314F9D" w14:textId="0CEB530D" w:rsidR="00FF41F2" w:rsidRDefault="00FF41F2" w:rsidP="00E40B78">
      <w:r>
        <w:t xml:space="preserve">The </w:t>
      </w:r>
      <w:r w:rsidRPr="00A2168D">
        <w:rPr>
          <w:rStyle w:val="KeyWord0"/>
          <w:highlight w:val="white"/>
        </w:rPr>
        <w:t>CheckFunctionDef</w:t>
      </w:r>
      <w:r w:rsidR="002F35C1">
        <w:rPr>
          <w:rStyle w:val="KeyWord0"/>
          <w:highlight w:val="white"/>
        </w:rPr>
        <w:t>initializer</w:t>
      </w:r>
      <w:r w:rsidRPr="00A2168D">
        <w:rPr>
          <w:rStyle w:val="KeyWord0"/>
          <w:highlight w:val="white"/>
        </w:rPr>
        <w:t>ion</w:t>
      </w:r>
      <w:r>
        <w:t xml:space="preserve"> method </w:t>
      </w:r>
      <w:r w:rsidR="00213917">
        <w:t xml:space="preserve">checks that the </w:t>
      </w:r>
      <w:r w:rsidR="00C37108">
        <w:t>definition</w:t>
      </w:r>
      <w:r w:rsidR="001950C3">
        <w:t xml:space="preserve"> is correct, especially in case of old-style </w:t>
      </w:r>
      <w:r w:rsidR="00C37108">
        <w:t>definition</w:t>
      </w:r>
      <w:r w:rsidR="001950C3">
        <w:t xml:space="preserve">. </w:t>
      </w:r>
      <w:r w:rsidR="0063242E" w:rsidRPr="00EC76D5">
        <w:t xml:space="preserve">In the old-style function </w:t>
      </w:r>
      <w:r w:rsidR="00C37108">
        <w:t>definition</w:t>
      </w:r>
      <w:r w:rsidR="0063242E" w:rsidRPr="00EC76D5">
        <w:t>, the parameter list must match the declaration list.</w:t>
      </w:r>
      <w:r w:rsidR="0063242E">
        <w:t xml:space="preserve"> </w:t>
      </w:r>
      <w:r w:rsidR="00E40B78" w:rsidRPr="00EC76D5">
        <w:t>I</w:t>
      </w:r>
      <w:r w:rsidR="009F4587">
        <w:t xml:space="preserve">n the new-style function </w:t>
      </w:r>
      <w:r w:rsidR="00C37108">
        <w:t>definition</w:t>
      </w:r>
      <w:r w:rsidR="009F4587">
        <w:t xml:space="preserve">, the declaration list must be empty since it is </w:t>
      </w:r>
      <w:r w:rsidR="00E40B78" w:rsidRPr="00EC76D5">
        <w:t>not allowed to mix the old and new style</w:t>
      </w:r>
      <w:r w:rsidR="009F4587">
        <w:t>.</w:t>
      </w:r>
    </w:p>
    <w:p w14:paraId="38EDF686" w14:textId="646D02CF" w:rsidR="00C32DBB" w:rsidRPr="00C32DBB" w:rsidRDefault="00C32DBB" w:rsidP="00C32DBB">
      <w:pPr>
        <w:pStyle w:val="Code"/>
        <w:rPr>
          <w:highlight w:val="white"/>
        </w:rPr>
      </w:pPr>
      <w:r w:rsidRPr="00C32DBB">
        <w:rPr>
          <w:highlight w:val="white"/>
        </w:rPr>
        <w:lastRenderedPageBreak/>
        <w:t xml:space="preserve">    public static void CheckFunctionDef</w:t>
      </w:r>
      <w:r w:rsidR="002F35C1">
        <w:rPr>
          <w:highlight w:val="white"/>
        </w:rPr>
        <w:t>initializer</w:t>
      </w:r>
      <w:r w:rsidRPr="00C32DBB">
        <w:rPr>
          <w:highlight w:val="white"/>
        </w:rPr>
        <w:t>ion() {</w:t>
      </w:r>
    </w:p>
    <w:p w14:paraId="1C174481" w14:textId="77777777" w:rsidR="00C32DBB" w:rsidRPr="00C32DBB" w:rsidRDefault="00C32DBB" w:rsidP="00C32DBB">
      <w:pPr>
        <w:pStyle w:val="Code"/>
        <w:rPr>
          <w:highlight w:val="white"/>
        </w:rPr>
      </w:pPr>
      <w:r w:rsidRPr="00C32DBB">
        <w:rPr>
          <w:highlight w:val="white"/>
        </w:rPr>
        <w:t xml:space="preserve">      Type funcType = SymbolTable.CurrentFunction.Type;</w:t>
      </w:r>
    </w:p>
    <w:p w14:paraId="43ABC9D4" w14:textId="77777777" w:rsidR="00C32DBB" w:rsidRPr="00C32DBB" w:rsidRDefault="00C32DBB" w:rsidP="00C32DBB">
      <w:pPr>
        <w:pStyle w:val="Code"/>
        <w:rPr>
          <w:highlight w:val="white"/>
        </w:rPr>
      </w:pPr>
    </w:p>
    <w:p w14:paraId="306A9000" w14:textId="77777777" w:rsidR="00C32DBB" w:rsidRPr="00C32DBB" w:rsidRDefault="00C32DBB" w:rsidP="00C32DBB">
      <w:pPr>
        <w:pStyle w:val="Code"/>
        <w:rPr>
          <w:highlight w:val="white"/>
        </w:rPr>
      </w:pPr>
      <w:r w:rsidRPr="00C32DBB">
        <w:rPr>
          <w:highlight w:val="white"/>
        </w:rPr>
        <w:t xml:space="preserve">      if (funcType.Style == Type.FunctionStyle.Old) {</w:t>
      </w:r>
    </w:p>
    <w:p w14:paraId="03231C81" w14:textId="77777777" w:rsidR="00C32DBB" w:rsidRPr="00C32DBB" w:rsidRDefault="00C32DBB" w:rsidP="00C32DBB">
      <w:pPr>
        <w:pStyle w:val="Code"/>
        <w:rPr>
          <w:highlight w:val="white"/>
        </w:rPr>
      </w:pPr>
      <w:r w:rsidRPr="00C32DBB">
        <w:rPr>
          <w:highlight w:val="white"/>
        </w:rPr>
        <w:t xml:space="preserve">        List&lt;string&gt; nameList = funcType.NameList;</w:t>
      </w:r>
    </w:p>
    <w:p w14:paraId="3E4DDB92" w14:textId="77777777" w:rsidR="00C32DBB" w:rsidRDefault="00C32DBB" w:rsidP="00C32DBB">
      <w:pPr>
        <w:pStyle w:val="Code"/>
        <w:rPr>
          <w:highlight w:val="white"/>
        </w:rPr>
      </w:pPr>
      <w:r w:rsidRPr="00C32DBB">
        <w:rPr>
          <w:highlight w:val="white"/>
        </w:rPr>
        <w:t xml:space="preserve">        IDictionary&lt;string,Symbol&gt; entryMap =</w:t>
      </w:r>
    </w:p>
    <w:p w14:paraId="750945CB" w14:textId="25E6142D" w:rsidR="00C32DBB" w:rsidRPr="00C32DBB" w:rsidRDefault="00C32DBB" w:rsidP="00C32DBB">
      <w:pPr>
        <w:pStyle w:val="Code"/>
        <w:rPr>
          <w:highlight w:val="white"/>
        </w:rPr>
      </w:pPr>
      <w:r>
        <w:rPr>
          <w:highlight w:val="white"/>
        </w:rPr>
        <w:t xml:space="preserve">         </w:t>
      </w:r>
      <w:r w:rsidRPr="00C32DBB">
        <w:rPr>
          <w:highlight w:val="white"/>
        </w:rPr>
        <w:t xml:space="preserve"> SymbolTable.CurrentTable.EntryMap;</w:t>
      </w:r>
    </w:p>
    <w:p w14:paraId="7FC78125" w14:textId="4323B575" w:rsidR="00C32DBB" w:rsidRPr="00C32DBB" w:rsidRDefault="004E45AC" w:rsidP="00DF21A0">
      <w:pPr>
        <w:rPr>
          <w:highlight w:val="white"/>
        </w:rPr>
      </w:pPr>
      <w:r>
        <w:rPr>
          <w:highlight w:val="white"/>
        </w:rPr>
        <w:t xml:space="preserve">In the old-style case, </w:t>
      </w:r>
      <w:r w:rsidR="00DF21A0">
        <w:rPr>
          <w:highlight w:val="white"/>
        </w:rPr>
        <w:t xml:space="preserve">we </w:t>
      </w:r>
      <w:r w:rsidR="008C7525">
        <w:rPr>
          <w:highlight w:val="white"/>
        </w:rPr>
        <w:t xml:space="preserve">must </w:t>
      </w:r>
      <w:r w:rsidR="00DF21A0">
        <w:rPr>
          <w:highlight w:val="white"/>
        </w:rPr>
        <w:t xml:space="preserve">make sure the number of </w:t>
      </w:r>
      <w:r w:rsidR="008C7525">
        <w:rPr>
          <w:highlight w:val="white"/>
        </w:rPr>
        <w:t>parameters equals the number of declarations.</w:t>
      </w:r>
    </w:p>
    <w:p w14:paraId="23B257B6" w14:textId="77777777" w:rsidR="00C32DBB" w:rsidRPr="00C32DBB" w:rsidRDefault="00C32DBB" w:rsidP="00C32DBB">
      <w:pPr>
        <w:pStyle w:val="Code"/>
        <w:rPr>
          <w:highlight w:val="white"/>
        </w:rPr>
      </w:pPr>
      <w:r w:rsidRPr="00C32DBB">
        <w:rPr>
          <w:highlight w:val="white"/>
        </w:rPr>
        <w:t xml:space="preserve">        Assert.Error(nameList.Count == entryMap.Count,</w:t>
      </w:r>
    </w:p>
    <w:p w14:paraId="015BE559" w14:textId="32EE5602" w:rsidR="00BC2037" w:rsidRDefault="00C32DBB" w:rsidP="00C32DBB">
      <w:pPr>
        <w:pStyle w:val="Code"/>
        <w:rPr>
          <w:highlight w:val="white"/>
        </w:rPr>
      </w:pPr>
      <w:r w:rsidRPr="00C32DBB">
        <w:rPr>
          <w:highlight w:val="white"/>
        </w:rPr>
        <w:t xml:space="preserve">                     SymbolTable.CurrentFunction.Name</w:t>
      </w:r>
      <w:r w:rsidR="00BC2037">
        <w:rPr>
          <w:highlight w:val="white"/>
        </w:rPr>
        <w:t xml:space="preserve">, </w:t>
      </w:r>
      <w:r w:rsidRPr="00C32DBB">
        <w:rPr>
          <w:highlight w:val="white"/>
        </w:rPr>
        <w:t>Message.</w:t>
      </w:r>
      <w:r w:rsidR="00BC2037">
        <w:rPr>
          <w:highlight w:val="white"/>
        </w:rPr>
        <w:t xml:space="preserve"> </w:t>
      </w:r>
    </w:p>
    <w:p w14:paraId="061EEC02" w14:textId="6C68F46D" w:rsidR="00C32DBB" w:rsidRPr="00C32DBB" w:rsidRDefault="00BC2037" w:rsidP="00C32DBB">
      <w:pPr>
        <w:pStyle w:val="Code"/>
        <w:rPr>
          <w:highlight w:val="white"/>
        </w:rPr>
      </w:pPr>
      <w:r>
        <w:rPr>
          <w:highlight w:val="white"/>
        </w:rPr>
        <w:t xml:space="preserve">          </w:t>
      </w:r>
      <w:r w:rsidR="00C32DBB" w:rsidRPr="00C32DBB">
        <w:rPr>
          <w:highlight w:val="white"/>
        </w:rPr>
        <w:t>Unmatched_number_of_parameters_in_old__style_function_</w:t>
      </w:r>
      <w:r w:rsidR="00C37108">
        <w:rPr>
          <w:highlight w:val="white"/>
        </w:rPr>
        <w:t>definition</w:t>
      </w:r>
      <w:r w:rsidR="00C32DBB" w:rsidRPr="00C32DBB">
        <w:rPr>
          <w:highlight w:val="white"/>
        </w:rPr>
        <w:t>);</w:t>
      </w:r>
    </w:p>
    <w:p w14:paraId="6B50CAE3" w14:textId="5BDF14E3" w:rsidR="00C32DBB" w:rsidRPr="00C32DBB" w:rsidRDefault="005900DC" w:rsidP="00C30968">
      <w:pPr>
        <w:rPr>
          <w:highlight w:val="white"/>
        </w:rPr>
      </w:pPr>
      <w:r>
        <w:rPr>
          <w:highlight w:val="white"/>
        </w:rPr>
        <w:t xml:space="preserve">Then we </w:t>
      </w:r>
      <w:r w:rsidR="006971C7">
        <w:rPr>
          <w:highlight w:val="white"/>
        </w:rPr>
        <w:t>iterat</w:t>
      </w:r>
      <w:r w:rsidR="00B5610D">
        <w:rPr>
          <w:highlight w:val="white"/>
        </w:rPr>
        <w:t xml:space="preserve">e through the parameter list </w:t>
      </w:r>
      <w:r w:rsidR="001526C7">
        <w:rPr>
          <w:highlight w:val="white"/>
        </w:rPr>
        <w:t>to</w:t>
      </w:r>
      <w:r w:rsidR="00B5610D">
        <w:rPr>
          <w:highlight w:val="white"/>
        </w:rPr>
        <w:t xml:space="preserve"> make sure they are all declared, and to assigne</w:t>
      </w:r>
      <w:r w:rsidR="00F02D44">
        <w:rPr>
          <w:highlight w:val="white"/>
        </w:rPr>
        <w:t>d</w:t>
      </w:r>
      <w:r w:rsidR="00B5610D">
        <w:rPr>
          <w:highlight w:val="white"/>
        </w:rPr>
        <w:t xml:space="preserve"> them the correct offset.</w:t>
      </w:r>
      <w:r w:rsidR="009E1C88">
        <w:rPr>
          <w:highlight w:val="white"/>
        </w:rPr>
        <w:t xml:space="preserve"> </w:t>
      </w:r>
      <w:r w:rsidR="001526C7">
        <w:rPr>
          <w:highlight w:val="white"/>
        </w:rPr>
        <w:t xml:space="preserve">When the parameters were declared they were given offsets. However, </w:t>
      </w:r>
      <w:r w:rsidR="00D1542E">
        <w:rPr>
          <w:highlight w:val="white"/>
        </w:rPr>
        <w:t xml:space="preserve">since the parameters and declaration may come in different order, we need to </w:t>
      </w:r>
      <w:r w:rsidR="00742CB7">
        <w:rPr>
          <w:highlight w:val="white"/>
        </w:rPr>
        <w:t>reassign</w:t>
      </w:r>
      <w:r w:rsidR="00D1542E">
        <w:rPr>
          <w:highlight w:val="white"/>
        </w:rPr>
        <w:t xml:space="preserve"> the declarations’ offsets.</w:t>
      </w:r>
    </w:p>
    <w:p w14:paraId="15844F38" w14:textId="77777777" w:rsidR="00C32DBB" w:rsidRPr="00C32DBB" w:rsidRDefault="00C32DBB" w:rsidP="00C32DBB">
      <w:pPr>
        <w:pStyle w:val="Code"/>
        <w:rPr>
          <w:highlight w:val="white"/>
        </w:rPr>
      </w:pPr>
      <w:r w:rsidRPr="00C32DBB">
        <w:rPr>
          <w:highlight w:val="white"/>
        </w:rPr>
        <w:t xml:space="preserve">        int offset = SymbolTable.FunctionHeaderSize;</w:t>
      </w:r>
    </w:p>
    <w:p w14:paraId="0FDFC86D" w14:textId="77777777" w:rsidR="00C32DBB" w:rsidRPr="00C32DBB" w:rsidRDefault="00C32DBB" w:rsidP="00C32DBB">
      <w:pPr>
        <w:pStyle w:val="Code"/>
        <w:rPr>
          <w:highlight w:val="white"/>
        </w:rPr>
      </w:pPr>
      <w:r w:rsidRPr="00C32DBB">
        <w:rPr>
          <w:highlight w:val="white"/>
        </w:rPr>
        <w:t xml:space="preserve">        foreach (string name in nameList) {</w:t>
      </w:r>
    </w:p>
    <w:p w14:paraId="1718B01A" w14:textId="77777777" w:rsidR="00C32DBB" w:rsidRPr="00C32DBB" w:rsidRDefault="00C32DBB" w:rsidP="00C32DBB">
      <w:pPr>
        <w:pStyle w:val="Code"/>
        <w:rPr>
          <w:highlight w:val="white"/>
        </w:rPr>
      </w:pPr>
      <w:r w:rsidRPr="00C32DBB">
        <w:rPr>
          <w:highlight w:val="white"/>
        </w:rPr>
        <w:t xml:space="preserve">          Symbol symbol;</w:t>
      </w:r>
    </w:p>
    <w:p w14:paraId="3FD93BA7" w14:textId="1E7DEBE8" w:rsidR="0031676D" w:rsidRDefault="0031676D" w:rsidP="0031676D">
      <w:pPr>
        <w:rPr>
          <w:highlight w:val="white"/>
        </w:rPr>
      </w:pPr>
      <w:r>
        <w:rPr>
          <w:highlight w:val="white"/>
        </w:rPr>
        <w:t>If the parameter has not been declared, we report an error.</w:t>
      </w:r>
    </w:p>
    <w:p w14:paraId="475750DF" w14:textId="17FC29B8" w:rsidR="006E40BF" w:rsidRDefault="005A3A23" w:rsidP="005A3A23">
      <w:pPr>
        <w:pStyle w:val="Code"/>
        <w:rPr>
          <w:highlight w:val="white"/>
        </w:rPr>
      </w:pPr>
      <w:r w:rsidRPr="00C32DBB">
        <w:rPr>
          <w:highlight w:val="white"/>
        </w:rPr>
        <w:t xml:space="preserve">          </w:t>
      </w:r>
      <w:r w:rsidR="006E40BF">
        <w:rPr>
          <w:highlight w:val="white"/>
        </w:rPr>
        <w:t>if (!</w:t>
      </w:r>
      <w:r w:rsidRPr="00C32DBB">
        <w:rPr>
          <w:highlight w:val="white"/>
        </w:rPr>
        <w:t>entryMap.TryGetValue(name, out symbol)</w:t>
      </w:r>
      <w:r w:rsidR="006E40BF">
        <w:rPr>
          <w:highlight w:val="white"/>
        </w:rPr>
        <w:t>) {</w:t>
      </w:r>
    </w:p>
    <w:p w14:paraId="24A925A4" w14:textId="0C0E1A26" w:rsidR="00C86A62" w:rsidRDefault="006E40BF" w:rsidP="00C32DBB">
      <w:pPr>
        <w:pStyle w:val="Code"/>
        <w:rPr>
          <w:highlight w:val="white"/>
        </w:rPr>
      </w:pPr>
      <w:r>
        <w:rPr>
          <w:highlight w:val="white"/>
        </w:rPr>
        <w:t xml:space="preserve">  </w:t>
      </w:r>
      <w:r w:rsidR="00C32DBB" w:rsidRPr="00C32DBB">
        <w:rPr>
          <w:highlight w:val="white"/>
        </w:rPr>
        <w:t xml:space="preserve">          Assert.Error(name,</w:t>
      </w:r>
      <w:r w:rsidR="00137E5D">
        <w:rPr>
          <w:highlight w:val="white"/>
        </w:rPr>
        <w:t xml:space="preserve"> </w:t>
      </w:r>
      <w:r w:rsidR="00C32DBB" w:rsidRPr="00C32DBB">
        <w:rPr>
          <w:highlight w:val="white"/>
        </w:rPr>
        <w:t>Message.</w:t>
      </w:r>
      <w:r w:rsidR="00C86A62">
        <w:rPr>
          <w:highlight w:val="white"/>
        </w:rPr>
        <w:t xml:space="preserve"> </w:t>
      </w:r>
    </w:p>
    <w:p w14:paraId="158C3B37" w14:textId="748FEF91" w:rsidR="00C32DBB" w:rsidRDefault="00C86A62" w:rsidP="00C32DBB">
      <w:pPr>
        <w:pStyle w:val="Code"/>
        <w:rPr>
          <w:highlight w:val="white"/>
        </w:rPr>
      </w:pPr>
      <w:r>
        <w:rPr>
          <w:highlight w:val="white"/>
        </w:rPr>
        <w:t xml:space="preserve">                      </w:t>
      </w:r>
      <w:r w:rsidR="00C32DBB" w:rsidRPr="00C32DBB">
        <w:rPr>
          <w:highlight w:val="white"/>
        </w:rPr>
        <w:t>Undefined_parameter_in_old__style_function_</w:t>
      </w:r>
      <w:r w:rsidR="00C37108">
        <w:rPr>
          <w:highlight w:val="white"/>
        </w:rPr>
        <w:t>definition</w:t>
      </w:r>
      <w:r w:rsidR="00C32DBB" w:rsidRPr="00C32DBB">
        <w:rPr>
          <w:highlight w:val="white"/>
        </w:rPr>
        <w:t>);</w:t>
      </w:r>
    </w:p>
    <w:p w14:paraId="7413F648" w14:textId="1D8F35C6" w:rsidR="00137E5D" w:rsidRDefault="00137E5D" w:rsidP="00C32DBB">
      <w:pPr>
        <w:pStyle w:val="Code"/>
        <w:rPr>
          <w:highlight w:val="white"/>
        </w:rPr>
      </w:pPr>
      <w:r>
        <w:rPr>
          <w:highlight w:val="white"/>
        </w:rPr>
        <w:t xml:space="preserve">          }</w:t>
      </w:r>
    </w:p>
    <w:p w14:paraId="1A0EB1B7" w14:textId="77777777" w:rsidR="00137E5D" w:rsidRPr="00C32DBB" w:rsidRDefault="00137E5D" w:rsidP="00C32DBB">
      <w:pPr>
        <w:pStyle w:val="Code"/>
        <w:rPr>
          <w:highlight w:val="white"/>
        </w:rPr>
      </w:pPr>
    </w:p>
    <w:p w14:paraId="3FC87656" w14:textId="77777777" w:rsidR="00C32DBB" w:rsidRPr="00C32DBB" w:rsidRDefault="00C32DBB" w:rsidP="00C32DBB">
      <w:pPr>
        <w:pStyle w:val="Code"/>
        <w:rPr>
          <w:highlight w:val="white"/>
        </w:rPr>
      </w:pPr>
      <w:r w:rsidRPr="00C32DBB">
        <w:rPr>
          <w:highlight w:val="white"/>
        </w:rPr>
        <w:t xml:space="preserve">          symbol.Offset = offset;</w:t>
      </w:r>
    </w:p>
    <w:p w14:paraId="0870946B" w14:textId="77777777" w:rsidR="00C32DBB" w:rsidRPr="00C32DBB" w:rsidRDefault="00C32DBB" w:rsidP="00C32DBB">
      <w:pPr>
        <w:pStyle w:val="Code"/>
        <w:rPr>
          <w:highlight w:val="white"/>
        </w:rPr>
      </w:pPr>
      <w:r w:rsidRPr="00C32DBB">
        <w:rPr>
          <w:highlight w:val="white"/>
        </w:rPr>
        <w:t xml:space="preserve">          offset += symbol.Type.Size();</w:t>
      </w:r>
    </w:p>
    <w:p w14:paraId="61FA71CF" w14:textId="77777777" w:rsidR="00C32DBB" w:rsidRPr="00C32DBB" w:rsidRDefault="00C32DBB" w:rsidP="00C32DBB">
      <w:pPr>
        <w:pStyle w:val="Code"/>
        <w:rPr>
          <w:highlight w:val="white"/>
        </w:rPr>
      </w:pPr>
      <w:r w:rsidRPr="00C32DBB">
        <w:rPr>
          <w:highlight w:val="white"/>
        </w:rPr>
        <w:t xml:space="preserve">        }</w:t>
      </w:r>
    </w:p>
    <w:p w14:paraId="05086677" w14:textId="60B4B401" w:rsidR="006149C4" w:rsidRDefault="00C32DBB" w:rsidP="00C32DBB">
      <w:pPr>
        <w:pStyle w:val="Code"/>
        <w:rPr>
          <w:highlight w:val="white"/>
        </w:rPr>
      </w:pPr>
      <w:r w:rsidRPr="00C32DBB">
        <w:rPr>
          <w:highlight w:val="white"/>
        </w:rPr>
        <w:t xml:space="preserve">      }</w:t>
      </w:r>
    </w:p>
    <w:p w14:paraId="0F6A73F1" w14:textId="732E6673" w:rsidR="006149C4" w:rsidRPr="00C32DBB" w:rsidRDefault="006149C4" w:rsidP="006149C4">
      <w:pPr>
        <w:rPr>
          <w:highlight w:val="white"/>
        </w:rPr>
      </w:pPr>
      <w:r>
        <w:rPr>
          <w:highlight w:val="white"/>
        </w:rPr>
        <w:t xml:space="preserve">In case of a new-style function </w:t>
      </w:r>
      <w:r w:rsidR="00C37108">
        <w:rPr>
          <w:highlight w:val="white"/>
        </w:rPr>
        <w:t>definition</w:t>
      </w:r>
      <w:r w:rsidR="008B25E5">
        <w:rPr>
          <w:highlight w:val="white"/>
        </w:rPr>
        <w:t xml:space="preserve">, we need to make sure the </w:t>
      </w:r>
      <w:r w:rsidR="002E1EF1">
        <w:rPr>
          <w:highlight w:val="white"/>
        </w:rPr>
        <w:t xml:space="preserve">entry map of the current function is empty. If it </w:t>
      </w:r>
      <w:r w:rsidR="008441F5">
        <w:rPr>
          <w:highlight w:val="white"/>
        </w:rPr>
        <w:t xml:space="preserve">is </w:t>
      </w:r>
      <w:r w:rsidR="002E1EF1">
        <w:rPr>
          <w:highlight w:val="white"/>
        </w:rPr>
        <w:t xml:space="preserve">not </w:t>
      </w:r>
      <w:r w:rsidR="00BC4624">
        <w:rPr>
          <w:highlight w:val="white"/>
        </w:rPr>
        <w:t>empty,</w:t>
      </w:r>
      <w:r w:rsidR="002E1EF1">
        <w:rPr>
          <w:highlight w:val="white"/>
        </w:rPr>
        <w:t xml:space="preserve"> we have a mix of old-style and new-style function </w:t>
      </w:r>
      <w:r w:rsidR="00C37108">
        <w:rPr>
          <w:highlight w:val="white"/>
        </w:rPr>
        <w:t>definition</w:t>
      </w:r>
      <w:r w:rsidR="002E1EF1">
        <w:rPr>
          <w:highlight w:val="white"/>
        </w:rPr>
        <w:t>, which is not allowed.</w:t>
      </w:r>
    </w:p>
    <w:p w14:paraId="224FC8F7" w14:textId="77777777" w:rsidR="00C32DBB" w:rsidRPr="00C32DBB" w:rsidRDefault="00C32DBB" w:rsidP="00C32DBB">
      <w:pPr>
        <w:pStyle w:val="Code"/>
        <w:rPr>
          <w:highlight w:val="white"/>
        </w:rPr>
      </w:pPr>
      <w:r w:rsidRPr="00C32DBB">
        <w:rPr>
          <w:highlight w:val="white"/>
        </w:rPr>
        <w:t xml:space="preserve">      else {</w:t>
      </w:r>
    </w:p>
    <w:p w14:paraId="69DD7E00" w14:textId="77777777" w:rsidR="00C32DBB" w:rsidRPr="00C32DBB" w:rsidRDefault="00C32DBB" w:rsidP="00C32DBB">
      <w:pPr>
        <w:pStyle w:val="Code"/>
        <w:rPr>
          <w:highlight w:val="white"/>
        </w:rPr>
      </w:pPr>
      <w:r w:rsidRPr="00C32DBB">
        <w:rPr>
          <w:highlight w:val="white"/>
        </w:rPr>
        <w:t xml:space="preserve">        Assert.Error(SymbolTable.CurrentTable.EntryMap.Count == 0,</w:t>
      </w:r>
    </w:p>
    <w:p w14:paraId="7137B0C5" w14:textId="3CAED3BA" w:rsidR="00C32DBB" w:rsidRPr="00C32DBB" w:rsidRDefault="00C32DBB" w:rsidP="00C32DBB">
      <w:pPr>
        <w:pStyle w:val="Code"/>
        <w:rPr>
          <w:highlight w:val="white"/>
        </w:rPr>
      </w:pPr>
      <w:r w:rsidRPr="00C32DBB">
        <w:rPr>
          <w:highlight w:val="white"/>
        </w:rPr>
        <w:t xml:space="preserve">          Message.New_and_old_style_mixed_function_</w:t>
      </w:r>
      <w:r w:rsidR="00C37108">
        <w:rPr>
          <w:highlight w:val="white"/>
        </w:rPr>
        <w:t>definition</w:t>
      </w:r>
      <w:r w:rsidRPr="00C32DBB">
        <w:rPr>
          <w:highlight w:val="white"/>
        </w:rPr>
        <w:t>);</w:t>
      </w:r>
    </w:p>
    <w:p w14:paraId="00856F8E" w14:textId="75F5034C" w:rsidR="00C32DBB" w:rsidRPr="00C32DBB" w:rsidRDefault="00CE18FB" w:rsidP="00CE18FB">
      <w:pPr>
        <w:rPr>
          <w:highlight w:val="white"/>
        </w:rPr>
      </w:pPr>
      <w:r>
        <w:rPr>
          <w:highlight w:val="white"/>
        </w:rPr>
        <w:t xml:space="preserve">Then we </w:t>
      </w:r>
      <w:r w:rsidR="00A35707">
        <w:rPr>
          <w:highlight w:val="white"/>
        </w:rPr>
        <w:t xml:space="preserve">iterate </w:t>
      </w:r>
      <w:r w:rsidR="00B21D1B">
        <w:rPr>
          <w:highlight w:val="white"/>
        </w:rPr>
        <w:t>through</w:t>
      </w:r>
      <w:r w:rsidR="00A35707">
        <w:rPr>
          <w:highlight w:val="white"/>
        </w:rPr>
        <w:t xml:space="preserve"> the </w:t>
      </w:r>
      <w:r w:rsidR="00B21D1B">
        <w:rPr>
          <w:highlight w:val="white"/>
        </w:rPr>
        <w:t>p</w:t>
      </w:r>
      <w:r w:rsidR="00A35707">
        <w:rPr>
          <w:highlight w:val="white"/>
        </w:rPr>
        <w:t>arameters list and add each parameter to the current symbol table</w:t>
      </w:r>
      <w:r w:rsidR="00B21D1B">
        <w:rPr>
          <w:highlight w:val="white"/>
        </w:rPr>
        <w:t xml:space="preserve"> of the function.</w:t>
      </w:r>
      <w:r w:rsidR="008F0DFD">
        <w:rPr>
          <w:highlight w:val="white"/>
        </w:rPr>
        <w:t xml:space="preserve"> In this way, each parameter </w:t>
      </w:r>
      <w:r w:rsidR="009C0B73">
        <w:rPr>
          <w:highlight w:val="white"/>
        </w:rPr>
        <w:t>is</w:t>
      </w:r>
      <w:r w:rsidR="008F0DFD">
        <w:rPr>
          <w:highlight w:val="white"/>
        </w:rPr>
        <w:t xml:space="preserve"> located at </w:t>
      </w:r>
      <w:r w:rsidR="009C0B73">
        <w:rPr>
          <w:highlight w:val="white"/>
        </w:rPr>
        <w:t xml:space="preserve">a memory offset so they can be assigned in function </w:t>
      </w:r>
      <w:r w:rsidR="00B82F4E">
        <w:rPr>
          <w:highlight w:val="white"/>
        </w:rPr>
        <w:t>calls and</w:t>
      </w:r>
      <w:r w:rsidR="009C0B73">
        <w:rPr>
          <w:highlight w:val="white"/>
        </w:rPr>
        <w:t xml:space="preserve"> be treated like regular variables inside the function.</w:t>
      </w:r>
    </w:p>
    <w:p w14:paraId="1A1542FA" w14:textId="77777777" w:rsidR="00C32DBB" w:rsidRPr="00C32DBB" w:rsidRDefault="00C32DBB" w:rsidP="00C32DBB">
      <w:pPr>
        <w:pStyle w:val="Code"/>
        <w:rPr>
          <w:highlight w:val="white"/>
        </w:rPr>
      </w:pPr>
      <w:r w:rsidRPr="00C32DBB">
        <w:rPr>
          <w:highlight w:val="white"/>
        </w:rPr>
        <w:t xml:space="preserve">        foreach (Pair&lt;string,Symbol&gt; pair in funcType.ParameterList){</w:t>
      </w:r>
    </w:p>
    <w:p w14:paraId="3CB720A0" w14:textId="77777777" w:rsidR="00C32DBB" w:rsidRPr="00C32DBB" w:rsidRDefault="00C32DBB" w:rsidP="00C32DBB">
      <w:pPr>
        <w:pStyle w:val="Code"/>
        <w:rPr>
          <w:highlight w:val="white"/>
        </w:rPr>
      </w:pPr>
      <w:r w:rsidRPr="00C32DBB">
        <w:rPr>
          <w:highlight w:val="white"/>
        </w:rPr>
        <w:t xml:space="preserve">          SymbolTable.CurrentTable.AddSymbol(pair.Second);</w:t>
      </w:r>
    </w:p>
    <w:p w14:paraId="586B7B1E" w14:textId="77777777" w:rsidR="00C32DBB" w:rsidRPr="00C32DBB" w:rsidRDefault="00C32DBB" w:rsidP="00C32DBB">
      <w:pPr>
        <w:pStyle w:val="Code"/>
        <w:rPr>
          <w:highlight w:val="white"/>
        </w:rPr>
      </w:pPr>
      <w:r w:rsidRPr="00C32DBB">
        <w:rPr>
          <w:highlight w:val="white"/>
        </w:rPr>
        <w:t xml:space="preserve">        }</w:t>
      </w:r>
    </w:p>
    <w:p w14:paraId="2E5F2017" w14:textId="77777777" w:rsidR="00C32DBB" w:rsidRPr="00C32DBB" w:rsidRDefault="00C32DBB" w:rsidP="00C32DBB">
      <w:pPr>
        <w:pStyle w:val="Code"/>
        <w:rPr>
          <w:highlight w:val="white"/>
        </w:rPr>
      </w:pPr>
      <w:r w:rsidRPr="00C32DBB">
        <w:rPr>
          <w:highlight w:val="white"/>
        </w:rPr>
        <w:t xml:space="preserve">      }</w:t>
      </w:r>
    </w:p>
    <w:p w14:paraId="74B3513F" w14:textId="77777777" w:rsidR="00856F0C" w:rsidRPr="00CC4E52" w:rsidRDefault="00856F0C" w:rsidP="00856F0C">
      <w:pPr>
        <w:rPr>
          <w:highlight w:val="white"/>
        </w:rPr>
      </w:pPr>
      <w:r>
        <w:rPr>
          <w:highlight w:val="white"/>
        </w:rPr>
        <w:t>When the parameter list has been settled, we check if the function is the main function. In that case, some special rules apply.</w:t>
      </w:r>
    </w:p>
    <w:p w14:paraId="1E40C36B" w14:textId="77777777" w:rsidR="00856F0C" w:rsidRDefault="00856F0C" w:rsidP="00856F0C">
      <w:pPr>
        <w:pStyle w:val="Code"/>
        <w:rPr>
          <w:highlight w:val="white"/>
        </w:rPr>
      </w:pPr>
      <w:r w:rsidRPr="00CD06E8">
        <w:rPr>
          <w:highlight w:val="white"/>
        </w:rPr>
        <w:t xml:space="preserve">      if (SymbolTable.CurrentFunction.UniqueName.Equals("main")) {</w:t>
      </w:r>
    </w:p>
    <w:p w14:paraId="35959825" w14:textId="4B59CD39" w:rsidR="00856F0C" w:rsidRPr="00CD06E8" w:rsidRDefault="00856F0C" w:rsidP="00856F0C">
      <w:pPr>
        <w:rPr>
          <w:highlight w:val="white"/>
        </w:rPr>
      </w:pPr>
      <w:r>
        <w:rPr>
          <w:highlight w:val="white"/>
        </w:rPr>
        <w:t xml:space="preserve">First, we call the </w:t>
      </w:r>
      <w:r w:rsidR="00C37108">
        <w:rPr>
          <w:rStyle w:val="KeyWord0"/>
          <w:highlight w:val="white"/>
        </w:rPr>
        <w:t>Initialization</w:t>
      </w:r>
      <w:r w:rsidRPr="001864B9">
        <w:rPr>
          <w:rStyle w:val="KeyWord0"/>
          <w:highlight w:val="white"/>
        </w:rPr>
        <w:t>CodeList</w:t>
      </w:r>
      <w:r>
        <w:rPr>
          <w:highlight w:val="white"/>
        </w:rPr>
        <w:t xml:space="preserve"> method that adds a few lines of code that </w:t>
      </w:r>
      <w:r w:rsidR="002F35C1">
        <w:rPr>
          <w:highlight w:val="white"/>
        </w:rPr>
        <w:t>initializer</w:t>
      </w:r>
      <w:r>
        <w:rPr>
          <w:highlight w:val="white"/>
        </w:rPr>
        <w:t>ializes the system and will be placed before the code of the main function.</w:t>
      </w:r>
    </w:p>
    <w:p w14:paraId="46FA86BA" w14:textId="0AD3106B" w:rsidR="00856F0C" w:rsidRPr="00CD06E8" w:rsidRDefault="00856F0C" w:rsidP="00856F0C">
      <w:pPr>
        <w:pStyle w:val="Code"/>
        <w:rPr>
          <w:highlight w:val="white"/>
        </w:rPr>
      </w:pPr>
      <w:r w:rsidRPr="00CD06E8">
        <w:rPr>
          <w:highlight w:val="white"/>
        </w:rPr>
        <w:t xml:space="preserve">        AssemblyCodeGenerator.</w:t>
      </w:r>
      <w:r w:rsidR="00C37108">
        <w:rPr>
          <w:highlight w:val="white"/>
        </w:rPr>
        <w:t>Initialization</w:t>
      </w:r>
      <w:r w:rsidRPr="00CD06E8">
        <w:rPr>
          <w:highlight w:val="white"/>
        </w:rPr>
        <w:t>CodeList();</w:t>
      </w:r>
    </w:p>
    <w:p w14:paraId="3A2B69BC" w14:textId="27B915B5" w:rsidR="008550B7" w:rsidRDefault="00A9474F" w:rsidP="00A9474F">
      <w:pPr>
        <w:rPr>
          <w:highlight w:val="white"/>
        </w:rPr>
      </w:pPr>
      <w:r>
        <w:rPr>
          <w:highlight w:val="white"/>
        </w:rPr>
        <w:lastRenderedPageBreak/>
        <w:t xml:space="preserve">We extract the parameter type list from the current function. In case of old-style </w:t>
      </w:r>
      <w:r w:rsidR="00C37108">
        <w:rPr>
          <w:highlight w:val="white"/>
        </w:rPr>
        <w:t>definition</w:t>
      </w:r>
      <w:r>
        <w:rPr>
          <w:highlight w:val="white"/>
        </w:rPr>
        <w:t>, this list will be null.</w:t>
      </w:r>
      <w:r w:rsidR="00E77E9E">
        <w:rPr>
          <w:highlight w:val="white"/>
        </w:rPr>
        <w:t xml:space="preserve"> In case of new-style </w:t>
      </w:r>
      <w:r w:rsidR="00C37108">
        <w:rPr>
          <w:highlight w:val="white"/>
        </w:rPr>
        <w:t>definition</w:t>
      </w:r>
      <w:r w:rsidR="00E77E9E">
        <w:rPr>
          <w:highlight w:val="white"/>
        </w:rPr>
        <w:t xml:space="preserve">, there is only </w:t>
      </w:r>
      <w:r w:rsidR="00817C08">
        <w:rPr>
          <w:highlight w:val="white"/>
        </w:rPr>
        <w:t>two</w:t>
      </w:r>
      <w:r w:rsidR="00E77E9E">
        <w:rPr>
          <w:highlight w:val="white"/>
        </w:rPr>
        <w:t xml:space="preserve"> allowed parameter list</w:t>
      </w:r>
      <w:r w:rsidR="005D5325">
        <w:rPr>
          <w:highlight w:val="white"/>
        </w:rPr>
        <w:t>:</w:t>
      </w:r>
    </w:p>
    <w:p w14:paraId="1E9D00B7" w14:textId="77777777" w:rsidR="00F21EC8" w:rsidRDefault="005D5325" w:rsidP="00494D31">
      <w:pPr>
        <w:pStyle w:val="Liststycke"/>
        <w:numPr>
          <w:ilvl w:val="0"/>
          <w:numId w:val="119"/>
        </w:numPr>
        <w:rPr>
          <w:highlight w:val="white"/>
        </w:rPr>
      </w:pPr>
      <w:r w:rsidRPr="001B1357">
        <w:rPr>
          <w:highlight w:val="white"/>
        </w:rPr>
        <w:t>No parameters</w:t>
      </w:r>
      <w:r w:rsidR="00FB4855" w:rsidRPr="001B1357">
        <w:rPr>
          <w:highlight w:val="white"/>
        </w:rPr>
        <w:t>, marked with void</w:t>
      </w:r>
      <w:r w:rsidR="00F21EC8">
        <w:rPr>
          <w:highlight w:val="white"/>
        </w:rPr>
        <w:t>.</w:t>
      </w:r>
    </w:p>
    <w:p w14:paraId="50147592" w14:textId="0831256E" w:rsidR="005D5325" w:rsidRPr="001B1357" w:rsidRDefault="005D5325" w:rsidP="00F21EC8">
      <w:pPr>
        <w:pStyle w:val="Liststycke"/>
        <w:rPr>
          <w:highlight w:val="white"/>
        </w:rPr>
      </w:pPr>
      <w:r w:rsidRPr="002A332D">
        <w:rPr>
          <w:rStyle w:val="KeyWord0"/>
          <w:highlight w:val="white"/>
        </w:rPr>
        <w:t xml:space="preserve">int main(void) { </w:t>
      </w:r>
      <w:r w:rsidR="00494D31" w:rsidRPr="002A332D">
        <w:rPr>
          <w:rStyle w:val="KeyWord0"/>
          <w:highlight w:val="white"/>
        </w:rPr>
        <w:t>/* ... */</w:t>
      </w:r>
      <w:r w:rsidRPr="002A332D">
        <w:rPr>
          <w:rStyle w:val="KeyWord0"/>
          <w:highlight w:val="white"/>
        </w:rPr>
        <w:t xml:space="preserve"> }</w:t>
      </w:r>
    </w:p>
    <w:p w14:paraId="23CC2230" w14:textId="77777777" w:rsidR="00F21EC8" w:rsidRDefault="00DF44AC" w:rsidP="001B1357">
      <w:pPr>
        <w:pStyle w:val="Liststycke"/>
        <w:numPr>
          <w:ilvl w:val="0"/>
          <w:numId w:val="119"/>
        </w:numPr>
        <w:rPr>
          <w:highlight w:val="white"/>
        </w:rPr>
      </w:pPr>
      <w:r w:rsidRPr="001B1357">
        <w:rPr>
          <w:highlight w:val="white"/>
        </w:rPr>
        <w:t xml:space="preserve">Command line </w:t>
      </w:r>
      <w:r w:rsidR="00863229">
        <w:rPr>
          <w:highlight w:val="white"/>
        </w:rPr>
        <w:t>arguments</w:t>
      </w:r>
      <w:r w:rsidR="002460BE" w:rsidRPr="001B1357">
        <w:rPr>
          <w:highlight w:val="white"/>
        </w:rPr>
        <w:t>.</w:t>
      </w:r>
    </w:p>
    <w:p w14:paraId="7708B602" w14:textId="15845B6E" w:rsidR="00F21EC8" w:rsidRDefault="002460BE" w:rsidP="00DE1C8F">
      <w:pPr>
        <w:pStyle w:val="Liststycke"/>
        <w:rPr>
          <w:highlight w:val="white"/>
        </w:rPr>
      </w:pPr>
      <w:r w:rsidRPr="00941245">
        <w:rPr>
          <w:rStyle w:val="KeyWord0"/>
          <w:highlight w:val="white"/>
        </w:rPr>
        <w:t>int main(</w:t>
      </w:r>
      <w:r w:rsidR="005337FE" w:rsidRPr="00941245">
        <w:rPr>
          <w:rStyle w:val="KeyWord0"/>
          <w:highlight w:val="white"/>
        </w:rPr>
        <w:t>int argc, char *argv[]</w:t>
      </w:r>
      <w:r w:rsidRPr="00941245">
        <w:rPr>
          <w:rStyle w:val="KeyWord0"/>
          <w:highlight w:val="white"/>
        </w:rPr>
        <w:t>) { /* ... */ }</w:t>
      </w:r>
      <w:r w:rsidR="0071104F">
        <w:rPr>
          <w:rStyle w:val="KeyWord0"/>
          <w:highlight w:val="white"/>
        </w:rPr>
        <w:t xml:space="preserve"> </w:t>
      </w:r>
      <w:r w:rsidR="00F358FA" w:rsidRPr="001B1357">
        <w:rPr>
          <w:highlight w:val="white"/>
        </w:rPr>
        <w:t>or</w:t>
      </w:r>
      <w:r w:rsidR="0071104F">
        <w:rPr>
          <w:highlight w:val="white"/>
        </w:rPr>
        <w:t xml:space="preserve"> </w:t>
      </w:r>
      <w:r w:rsidR="005337FE" w:rsidRPr="00DE1C8F">
        <w:rPr>
          <w:rStyle w:val="KeyWord0"/>
          <w:highlight w:val="white"/>
        </w:rPr>
        <w:t>int main(int argc, char **argv) { /* ... */ }</w:t>
      </w:r>
    </w:p>
    <w:p w14:paraId="4A1B3DFE" w14:textId="53699715" w:rsidR="001B1357" w:rsidRDefault="00D111BB" w:rsidP="00DE1C8F">
      <w:pPr>
        <w:pStyle w:val="Liststycke"/>
        <w:rPr>
          <w:highlight w:val="white"/>
        </w:rPr>
      </w:pPr>
      <w:r>
        <w:rPr>
          <w:highlight w:val="white"/>
        </w:rPr>
        <w:t>T</w:t>
      </w:r>
      <w:r w:rsidR="00F2052D">
        <w:rPr>
          <w:highlight w:val="white"/>
        </w:rPr>
        <w:t>he two cases</w:t>
      </w:r>
      <w:r w:rsidR="003761A3">
        <w:rPr>
          <w:highlight w:val="white"/>
        </w:rPr>
        <w:t xml:space="preserve"> are</w:t>
      </w:r>
      <w:r w:rsidR="00F2052D">
        <w:rPr>
          <w:highlight w:val="white"/>
        </w:rPr>
        <w:t xml:space="preserve"> actually</w:t>
      </w:r>
      <w:r w:rsidR="003761A3">
        <w:rPr>
          <w:highlight w:val="white"/>
        </w:rPr>
        <w:t xml:space="preserve"> </w:t>
      </w:r>
      <w:r w:rsidR="00F2052D">
        <w:rPr>
          <w:highlight w:val="white"/>
        </w:rPr>
        <w:t>the same case, since arrays are changed to pointers in parameter types. Also note that</w:t>
      </w:r>
      <w:r w:rsidR="001B1357">
        <w:rPr>
          <w:highlight w:val="white"/>
        </w:rPr>
        <w:t xml:space="preserve"> do not check the names of the parameters</w:t>
      </w:r>
      <w:r w:rsidR="00C73F5F">
        <w:rPr>
          <w:highlight w:val="white"/>
        </w:rPr>
        <w:t xml:space="preserve">, the parameters can have any names. However, </w:t>
      </w:r>
      <w:r w:rsidR="0049687F">
        <w:rPr>
          <w:highlight w:val="white"/>
        </w:rPr>
        <w:t xml:space="preserve">the </w:t>
      </w:r>
      <w:r w:rsidR="00C73F5F">
        <w:rPr>
          <w:highlight w:val="white"/>
        </w:rPr>
        <w:t>names cannot be omitted.</w:t>
      </w:r>
    </w:p>
    <w:p w14:paraId="2EA5B151" w14:textId="755ADF0A" w:rsidR="00856F0C" w:rsidRPr="00CD06E8" w:rsidRDefault="00856F0C" w:rsidP="00856F0C">
      <w:pPr>
        <w:pStyle w:val="Code"/>
        <w:rPr>
          <w:highlight w:val="white"/>
        </w:rPr>
      </w:pPr>
      <w:r w:rsidRPr="00CD06E8">
        <w:rPr>
          <w:highlight w:val="white"/>
        </w:rPr>
        <w:t xml:space="preserve">        List&lt;Type&gt; typeList =</w:t>
      </w:r>
    </w:p>
    <w:p w14:paraId="259040FA" w14:textId="77777777" w:rsidR="00856F0C" w:rsidRPr="00CD06E8" w:rsidRDefault="00856F0C" w:rsidP="00856F0C">
      <w:pPr>
        <w:pStyle w:val="Code"/>
        <w:rPr>
          <w:highlight w:val="white"/>
        </w:rPr>
      </w:pPr>
      <w:r w:rsidRPr="00CD06E8">
        <w:rPr>
          <w:highlight w:val="white"/>
        </w:rPr>
        <w:t xml:space="preserve">          SymbolTable.CurrentFunction.Type.TypeList;</w:t>
      </w:r>
    </w:p>
    <w:p w14:paraId="2A17E834" w14:textId="3F10C2F0" w:rsidR="00A04864" w:rsidRDefault="004A5895" w:rsidP="003009E8">
      <w:pPr>
        <w:rPr>
          <w:highlight w:val="white"/>
        </w:rPr>
      </w:pPr>
      <w:r>
        <w:rPr>
          <w:highlight w:val="white"/>
        </w:rPr>
        <w:t xml:space="preserve">If </w:t>
      </w:r>
      <w:r w:rsidRPr="008D353C">
        <w:rPr>
          <w:rStyle w:val="KeyWord0"/>
          <w:highlight w:val="white"/>
        </w:rPr>
        <w:t>typelist</w:t>
      </w:r>
      <w:r>
        <w:rPr>
          <w:highlight w:val="white"/>
        </w:rPr>
        <w:t xml:space="preserve"> is </w:t>
      </w:r>
      <w:r w:rsidR="003009E8">
        <w:rPr>
          <w:highlight w:val="white"/>
        </w:rPr>
        <w:t xml:space="preserve">not </w:t>
      </w:r>
      <w:r>
        <w:rPr>
          <w:highlight w:val="white"/>
        </w:rPr>
        <w:t xml:space="preserve">null, </w:t>
      </w:r>
      <w:r w:rsidR="003009E8">
        <w:rPr>
          <w:highlight w:val="white"/>
        </w:rPr>
        <w:t xml:space="preserve">and there </w:t>
      </w:r>
      <w:r w:rsidR="00634409">
        <w:rPr>
          <w:highlight w:val="white"/>
        </w:rPr>
        <w:t>are</w:t>
      </w:r>
      <w:r w:rsidR="003009E8">
        <w:rPr>
          <w:highlight w:val="white"/>
        </w:rPr>
        <w:t xml:space="preserve"> two parameters, we check if the command line argument case applies.</w:t>
      </w:r>
      <w:r w:rsidR="00D408AD">
        <w:rPr>
          <w:highlight w:val="white"/>
        </w:rPr>
        <w:t xml:space="preserve"> </w:t>
      </w:r>
      <w:r w:rsidR="001C2337">
        <w:rPr>
          <w:highlight w:val="white"/>
        </w:rPr>
        <w:t xml:space="preserve">The first parameter shall be </w:t>
      </w:r>
      <w:r w:rsidR="00D609DB">
        <w:rPr>
          <w:highlight w:val="white"/>
        </w:rPr>
        <w:t xml:space="preserve">a </w:t>
      </w:r>
      <w:r w:rsidR="001C2337">
        <w:rPr>
          <w:highlight w:val="white"/>
        </w:rPr>
        <w:t>signed or unsigned integer</w:t>
      </w:r>
      <w:r w:rsidR="00D609DB">
        <w:rPr>
          <w:highlight w:val="white"/>
        </w:rPr>
        <w:t xml:space="preserve"> while the</w:t>
      </w:r>
      <w:r w:rsidR="001C2337">
        <w:rPr>
          <w:highlight w:val="white"/>
        </w:rPr>
        <w:t xml:space="preserve"> second parameter shall be </w:t>
      </w:r>
      <w:r w:rsidR="0006065D">
        <w:rPr>
          <w:highlight w:val="white"/>
        </w:rPr>
        <w:t>a pointer to pointer to signed or unsigned character.</w:t>
      </w:r>
    </w:p>
    <w:p w14:paraId="2D93C5D3" w14:textId="596F9E47" w:rsidR="00856F0C" w:rsidRPr="00CD06E8" w:rsidRDefault="00856F0C" w:rsidP="00856F0C">
      <w:pPr>
        <w:pStyle w:val="Code"/>
        <w:rPr>
          <w:highlight w:val="white"/>
        </w:rPr>
      </w:pPr>
      <w:r w:rsidRPr="00CD06E8">
        <w:rPr>
          <w:highlight w:val="white"/>
        </w:rPr>
        <w:t xml:space="preserve">        if ((typeList != null) &amp;&amp; (typeList.Count == 2)) {</w:t>
      </w:r>
    </w:p>
    <w:p w14:paraId="1918F5CA" w14:textId="0BD79D6D" w:rsidR="00856F0C" w:rsidRPr="00CD06E8" w:rsidRDefault="00856F0C" w:rsidP="00856F0C">
      <w:pPr>
        <w:pStyle w:val="Code"/>
        <w:rPr>
          <w:highlight w:val="white"/>
        </w:rPr>
      </w:pPr>
      <w:r w:rsidRPr="00CD06E8">
        <w:rPr>
          <w:highlight w:val="white"/>
        </w:rPr>
        <w:t xml:space="preserve">          Assert.Error(typeList[0].IsInteger() &amp;&amp;</w:t>
      </w:r>
    </w:p>
    <w:p w14:paraId="6D99FA75" w14:textId="77777777" w:rsidR="00856F0C" w:rsidRDefault="00856F0C" w:rsidP="00856F0C">
      <w:pPr>
        <w:pStyle w:val="Code"/>
        <w:rPr>
          <w:highlight w:val="white"/>
        </w:rPr>
      </w:pPr>
      <w:r w:rsidRPr="00CD06E8">
        <w:rPr>
          <w:highlight w:val="white"/>
        </w:rPr>
        <w:t xml:space="preserve">                       typeList[1].IsPointer() &amp;&amp;</w:t>
      </w:r>
    </w:p>
    <w:p w14:paraId="472A3D8F" w14:textId="77777777" w:rsidR="00856F0C" w:rsidRPr="00CD06E8" w:rsidRDefault="00856F0C" w:rsidP="00856F0C">
      <w:pPr>
        <w:pStyle w:val="Code"/>
        <w:rPr>
          <w:highlight w:val="white"/>
        </w:rPr>
      </w:pPr>
      <w:r>
        <w:rPr>
          <w:highlight w:val="white"/>
        </w:rPr>
        <w:t xml:space="preserve">                      </w:t>
      </w:r>
      <w:r w:rsidRPr="00CD06E8">
        <w:rPr>
          <w:highlight w:val="white"/>
        </w:rPr>
        <w:t xml:space="preserve"> typeList[1].PointerType.IsPointer() &amp;&amp;</w:t>
      </w:r>
    </w:p>
    <w:p w14:paraId="3A8875E2" w14:textId="77777777" w:rsidR="00856F0C" w:rsidRPr="00CD06E8" w:rsidRDefault="00856F0C" w:rsidP="00856F0C">
      <w:pPr>
        <w:pStyle w:val="Code"/>
        <w:rPr>
          <w:highlight w:val="white"/>
        </w:rPr>
      </w:pPr>
      <w:r w:rsidRPr="00CD06E8">
        <w:rPr>
          <w:highlight w:val="white"/>
        </w:rPr>
        <w:t xml:space="preserve">                       typeList[1].PointerType.PointerType.IsChar(),</w:t>
      </w:r>
    </w:p>
    <w:p w14:paraId="201F3E43" w14:textId="77777777" w:rsidR="00856F0C" w:rsidRPr="00CD06E8" w:rsidRDefault="00856F0C" w:rsidP="00856F0C">
      <w:pPr>
        <w:pStyle w:val="Code"/>
        <w:rPr>
          <w:highlight w:val="white"/>
        </w:rPr>
      </w:pPr>
      <w:r w:rsidRPr="00CD06E8">
        <w:rPr>
          <w:highlight w:val="white"/>
        </w:rPr>
        <w:t xml:space="preserve">                       "main", Message.Invalid_parameter_list);</w:t>
      </w:r>
    </w:p>
    <w:p w14:paraId="69A45E0A" w14:textId="77777777" w:rsidR="00856F0C" w:rsidRPr="00CD06E8" w:rsidRDefault="00856F0C" w:rsidP="00856F0C">
      <w:pPr>
        <w:pStyle w:val="Code"/>
        <w:rPr>
          <w:highlight w:val="white"/>
        </w:rPr>
      </w:pPr>
      <w:r w:rsidRPr="00CD06E8">
        <w:rPr>
          <w:highlight w:val="white"/>
        </w:rPr>
        <w:t xml:space="preserve">          AssemblyCodeGenerator.ArgumentCodeList();</w:t>
      </w:r>
    </w:p>
    <w:p w14:paraId="61B88D55" w14:textId="77777777" w:rsidR="00856F0C" w:rsidRPr="00CD06E8" w:rsidRDefault="00856F0C" w:rsidP="00856F0C">
      <w:pPr>
        <w:pStyle w:val="Code"/>
        <w:rPr>
          <w:highlight w:val="white"/>
        </w:rPr>
      </w:pPr>
      <w:r w:rsidRPr="00CD06E8">
        <w:rPr>
          <w:highlight w:val="white"/>
        </w:rPr>
        <w:t xml:space="preserve">        }</w:t>
      </w:r>
    </w:p>
    <w:p w14:paraId="57061E62" w14:textId="4F4A3E9A" w:rsidR="007A552E" w:rsidRPr="00CD06E8" w:rsidRDefault="007A552E" w:rsidP="007A552E">
      <w:pPr>
        <w:rPr>
          <w:highlight w:val="white"/>
        </w:rPr>
      </w:pPr>
      <w:r>
        <w:rPr>
          <w:highlight w:val="white"/>
        </w:rPr>
        <w:t xml:space="preserve">If </w:t>
      </w:r>
      <w:r w:rsidRPr="008D353C">
        <w:rPr>
          <w:rStyle w:val="KeyWord0"/>
          <w:highlight w:val="white"/>
        </w:rPr>
        <w:t>typelist</w:t>
      </w:r>
      <w:r>
        <w:rPr>
          <w:highlight w:val="white"/>
        </w:rPr>
        <w:t xml:space="preserve"> is null, we have the old-style function </w:t>
      </w:r>
      <w:r w:rsidR="00C37108">
        <w:rPr>
          <w:highlight w:val="white"/>
        </w:rPr>
        <w:t>definition</w:t>
      </w:r>
      <w:r>
        <w:rPr>
          <w:highlight w:val="white"/>
        </w:rPr>
        <w:t>, in which case we do not perform any type checking at all.</w:t>
      </w:r>
      <w:r w:rsidRPr="00CD06E8">
        <w:rPr>
          <w:highlight w:val="white"/>
        </w:rPr>
        <w:t xml:space="preserve"> </w:t>
      </w:r>
      <w:r w:rsidR="008D353C">
        <w:rPr>
          <w:highlight w:val="white"/>
        </w:rPr>
        <w:t xml:space="preserve">If </w:t>
      </w:r>
      <w:r w:rsidR="008D353C" w:rsidRPr="008D353C">
        <w:rPr>
          <w:rStyle w:val="KeyWord0"/>
          <w:highlight w:val="white"/>
        </w:rPr>
        <w:t>typelist</w:t>
      </w:r>
      <w:r w:rsidR="008D353C">
        <w:rPr>
          <w:highlight w:val="white"/>
        </w:rPr>
        <w:t xml:space="preserve"> is empty, we have the</w:t>
      </w:r>
      <w:r w:rsidR="00D35932">
        <w:rPr>
          <w:highlight w:val="white"/>
        </w:rPr>
        <w:t xml:space="preserve"> void-marked</w:t>
      </w:r>
      <w:r w:rsidR="008D353C">
        <w:rPr>
          <w:highlight w:val="white"/>
        </w:rPr>
        <w:t xml:space="preserve"> </w:t>
      </w:r>
      <w:r w:rsidR="00D35932">
        <w:rPr>
          <w:highlight w:val="white"/>
        </w:rPr>
        <w:t>empty parameter list.</w:t>
      </w:r>
    </w:p>
    <w:p w14:paraId="0012DEB5" w14:textId="77777777" w:rsidR="00856F0C" w:rsidRPr="00CD06E8" w:rsidRDefault="00856F0C" w:rsidP="00856F0C">
      <w:pPr>
        <w:pStyle w:val="Code"/>
        <w:rPr>
          <w:highlight w:val="white"/>
        </w:rPr>
      </w:pPr>
      <w:r w:rsidRPr="00CD06E8">
        <w:rPr>
          <w:highlight w:val="white"/>
        </w:rPr>
        <w:t xml:space="preserve">        else {</w:t>
      </w:r>
    </w:p>
    <w:p w14:paraId="6EF67DA6" w14:textId="77777777" w:rsidR="00856F0C" w:rsidRPr="00CD06E8" w:rsidRDefault="00856F0C" w:rsidP="00856F0C">
      <w:pPr>
        <w:pStyle w:val="Code"/>
        <w:rPr>
          <w:highlight w:val="white"/>
        </w:rPr>
      </w:pPr>
      <w:r w:rsidRPr="00CD06E8">
        <w:rPr>
          <w:highlight w:val="white"/>
        </w:rPr>
        <w:t xml:space="preserve">          Assert.Error((typeList == null) || (typeList.Count == 0),</w:t>
      </w:r>
    </w:p>
    <w:p w14:paraId="013F367B" w14:textId="77777777" w:rsidR="00856F0C" w:rsidRPr="00CD06E8" w:rsidRDefault="00856F0C" w:rsidP="00856F0C">
      <w:pPr>
        <w:pStyle w:val="Code"/>
        <w:rPr>
          <w:highlight w:val="white"/>
        </w:rPr>
      </w:pPr>
      <w:r w:rsidRPr="00CD06E8">
        <w:rPr>
          <w:highlight w:val="white"/>
        </w:rPr>
        <w:t xml:space="preserve">                       "main", Message.Invalid_parameter_list);</w:t>
      </w:r>
    </w:p>
    <w:p w14:paraId="7119C075" w14:textId="77777777" w:rsidR="00856F0C" w:rsidRPr="00CD06E8" w:rsidRDefault="00856F0C" w:rsidP="00856F0C">
      <w:pPr>
        <w:pStyle w:val="Code"/>
        <w:rPr>
          <w:highlight w:val="white"/>
        </w:rPr>
      </w:pPr>
      <w:r w:rsidRPr="00CD06E8">
        <w:rPr>
          <w:highlight w:val="white"/>
        </w:rPr>
        <w:t xml:space="preserve">        }</w:t>
      </w:r>
    </w:p>
    <w:p w14:paraId="03F9360E" w14:textId="77777777" w:rsidR="00856F0C" w:rsidRPr="00CD06E8" w:rsidRDefault="00856F0C" w:rsidP="00856F0C">
      <w:pPr>
        <w:pStyle w:val="Code"/>
        <w:rPr>
          <w:highlight w:val="white"/>
        </w:rPr>
      </w:pPr>
      <w:r w:rsidRPr="00CD06E8">
        <w:rPr>
          <w:highlight w:val="white"/>
        </w:rPr>
        <w:t xml:space="preserve">      }</w:t>
      </w:r>
    </w:p>
    <w:p w14:paraId="58771C92" w14:textId="42FFEFE0" w:rsidR="00C32DBB" w:rsidRPr="000B09DE" w:rsidRDefault="00C32DBB" w:rsidP="000B09DE">
      <w:pPr>
        <w:pStyle w:val="Code"/>
        <w:rPr>
          <w:highlight w:val="white"/>
        </w:rPr>
      </w:pPr>
      <w:r w:rsidRPr="00C32DBB">
        <w:rPr>
          <w:highlight w:val="white"/>
        </w:rPr>
        <w:t xml:space="preserve">    }</w:t>
      </w:r>
    </w:p>
    <w:p w14:paraId="0FEDD1DD" w14:textId="036909D8" w:rsidR="0098439A" w:rsidRDefault="00062D3D" w:rsidP="00E40B78">
      <w:r>
        <w:t xml:space="preserve">The </w:t>
      </w:r>
      <w:r w:rsidRPr="00062D3D">
        <w:rPr>
          <w:rStyle w:val="KeyWord0"/>
        </w:rPr>
        <w:t>FunctionEnd</w:t>
      </w:r>
      <w:r>
        <w:t xml:space="preserve"> method </w:t>
      </w:r>
      <w:r w:rsidR="002359E5">
        <w:t xml:space="preserve">is called </w:t>
      </w:r>
      <w:r w:rsidR="0098439A">
        <w:t xml:space="preserve">when the </w:t>
      </w:r>
      <w:r w:rsidR="00E52658">
        <w:t>statements</w:t>
      </w:r>
      <w:r w:rsidR="0098439A">
        <w:t xml:space="preserve"> of the function ha</w:t>
      </w:r>
      <w:r w:rsidR="00BC7909">
        <w:t>ve</w:t>
      </w:r>
      <w:r w:rsidR="0098439A">
        <w:t xml:space="preserve"> been parsed.</w:t>
      </w:r>
      <w:r w:rsidR="00BC7909">
        <w:t xml:space="preserve"> Its task is to </w:t>
      </w:r>
      <w:r w:rsidR="00373829">
        <w:t>chec</w:t>
      </w:r>
      <w:r w:rsidR="005B7AB5">
        <w:t>k the return statement at the end of the function and generate a static symbol holding the assembly code of the function.</w:t>
      </w:r>
    </w:p>
    <w:p w14:paraId="12618D19" w14:textId="5CD638DC" w:rsidR="000A3CFE" w:rsidRDefault="000A3CFE" w:rsidP="000A3CFE">
      <w:pPr>
        <w:rPr>
          <w:highlight w:val="white"/>
        </w:rPr>
      </w:pPr>
      <w:r>
        <w:rPr>
          <w:highlight w:val="white"/>
        </w:rPr>
        <w:t>The first step is to</w:t>
      </w:r>
      <w:r w:rsidR="00CD2DB8">
        <w:rPr>
          <w:highlight w:val="white"/>
        </w:rPr>
        <w:t xml:space="preserve"> </w:t>
      </w:r>
      <w:r w:rsidR="002C5092">
        <w:rPr>
          <w:highlight w:val="white"/>
        </w:rPr>
        <w:t xml:space="preserve">backpatch the next set of the statement. Each statement has a next set holding jump instruction out of the statement. For instance, a </w:t>
      </w:r>
      <w:r w:rsidR="002C5092" w:rsidRPr="002C5092">
        <w:rPr>
          <w:rStyle w:val="KeyWord0"/>
          <w:highlight w:val="white"/>
        </w:rPr>
        <w:t>for</w:t>
      </w:r>
      <w:r w:rsidR="002C5092">
        <w:rPr>
          <w:highlight w:val="white"/>
        </w:rPr>
        <w:t xml:space="preserve"> or </w:t>
      </w:r>
      <w:r w:rsidR="002C5092" w:rsidRPr="002C5092">
        <w:rPr>
          <w:rStyle w:val="KeyWord0"/>
          <w:highlight w:val="white"/>
        </w:rPr>
        <w:t>while</w:t>
      </w:r>
      <w:r w:rsidR="002C5092">
        <w:rPr>
          <w:highlight w:val="white"/>
        </w:rPr>
        <w:t xml:space="preserve"> statement</w:t>
      </w:r>
      <w:r w:rsidR="000563A7">
        <w:rPr>
          <w:highlight w:val="white"/>
        </w:rPr>
        <w:t>s</w:t>
      </w:r>
      <w:r w:rsidR="002C5092">
        <w:rPr>
          <w:highlight w:val="white"/>
        </w:rPr>
        <w:t xml:space="preserve"> has a </w:t>
      </w:r>
      <w:r w:rsidR="000563A7">
        <w:rPr>
          <w:highlight w:val="white"/>
        </w:rPr>
        <w:t>next sets holding jumps out of the statement. We add an new empty statement and backpatch the next set to it.</w:t>
      </w:r>
    </w:p>
    <w:p w14:paraId="5BE2295A" w14:textId="71EFAA34" w:rsidR="00E52658" w:rsidRPr="00E52658" w:rsidRDefault="00E52658" w:rsidP="00E52658">
      <w:pPr>
        <w:pStyle w:val="Code"/>
        <w:rPr>
          <w:highlight w:val="white"/>
        </w:rPr>
      </w:pPr>
      <w:r w:rsidRPr="00E52658">
        <w:rPr>
          <w:highlight w:val="white"/>
        </w:rPr>
        <w:t xml:space="preserve">    public static void FunctionEnd(Statement statement) {</w:t>
      </w:r>
    </w:p>
    <w:p w14:paraId="0E593CBD" w14:textId="77777777" w:rsidR="00E52658" w:rsidRPr="00E52658" w:rsidRDefault="00E52658" w:rsidP="00E52658">
      <w:pPr>
        <w:pStyle w:val="Code"/>
        <w:rPr>
          <w:highlight w:val="white"/>
        </w:rPr>
      </w:pPr>
      <w:r w:rsidRPr="00E52658">
        <w:rPr>
          <w:highlight w:val="white"/>
        </w:rPr>
        <w:t xml:space="preserve">      MiddleCode nextCode =</w:t>
      </w:r>
    </w:p>
    <w:p w14:paraId="107BC660" w14:textId="606A5764" w:rsidR="00E52658" w:rsidRPr="00E52658" w:rsidRDefault="00E52658" w:rsidP="00E52658">
      <w:pPr>
        <w:pStyle w:val="Code"/>
        <w:rPr>
          <w:highlight w:val="white"/>
        </w:rPr>
      </w:pPr>
      <w:r w:rsidRPr="00E52658">
        <w:rPr>
          <w:highlight w:val="white"/>
        </w:rPr>
        <w:t xml:space="preserve">        AddMiddleCode(</w:t>
      </w:r>
      <w:r w:rsidR="00C95C36">
        <w:rPr>
          <w:highlight w:val="white"/>
        </w:rPr>
        <w:t>statement.CodeList</w:t>
      </w:r>
      <w:r w:rsidRPr="00E52658">
        <w:rPr>
          <w:highlight w:val="white"/>
        </w:rPr>
        <w:t>, MiddleOperator.Empty);</w:t>
      </w:r>
    </w:p>
    <w:p w14:paraId="77760EB0" w14:textId="38F4F83A" w:rsidR="00E52658" w:rsidRPr="00E52658" w:rsidRDefault="00E52658" w:rsidP="00E52658">
      <w:pPr>
        <w:pStyle w:val="Code"/>
        <w:rPr>
          <w:highlight w:val="white"/>
        </w:rPr>
      </w:pPr>
      <w:r w:rsidRPr="00E52658">
        <w:rPr>
          <w:highlight w:val="white"/>
        </w:rPr>
        <w:t xml:space="preserve">      Backpatch(</w:t>
      </w:r>
      <w:r w:rsidR="00C95C36">
        <w:rPr>
          <w:highlight w:val="white"/>
        </w:rPr>
        <w:t>statement.NextSet</w:t>
      </w:r>
      <w:r w:rsidRPr="00E52658">
        <w:rPr>
          <w:highlight w:val="white"/>
        </w:rPr>
        <w:t>, nextCode);</w:t>
      </w:r>
    </w:p>
    <w:p w14:paraId="071E7086" w14:textId="5C3E655F" w:rsidR="00E52658" w:rsidRPr="00E52658" w:rsidRDefault="0099673C" w:rsidP="0099673C">
      <w:pPr>
        <w:rPr>
          <w:highlight w:val="white"/>
        </w:rPr>
      </w:pPr>
      <w:r>
        <w:rPr>
          <w:highlight w:val="white"/>
        </w:rPr>
        <w:t xml:space="preserve">If the return type of the function is void, we need to add a return </w:t>
      </w:r>
      <w:r w:rsidR="00FF790D">
        <w:rPr>
          <w:highlight w:val="white"/>
        </w:rPr>
        <w:t xml:space="preserve">instruction </w:t>
      </w:r>
      <w:r>
        <w:rPr>
          <w:highlight w:val="white"/>
        </w:rPr>
        <w:t xml:space="preserve">at the end of the function. However, </w:t>
      </w:r>
      <w:r w:rsidR="00080A6C">
        <w:rPr>
          <w:highlight w:val="white"/>
        </w:rPr>
        <w:t>If the</w:t>
      </w:r>
      <w:r>
        <w:rPr>
          <w:highlight w:val="white"/>
        </w:rPr>
        <w:t xml:space="preserve"> current function is the main function, </w:t>
      </w:r>
      <w:r w:rsidR="00C84AD7">
        <w:rPr>
          <w:highlight w:val="white"/>
        </w:rPr>
        <w:t>we instead add an exit statement that will return the control to the enclosing system with exit code zero.</w:t>
      </w:r>
    </w:p>
    <w:p w14:paraId="608326BA" w14:textId="77777777" w:rsidR="0099673C" w:rsidRPr="0099673C" w:rsidRDefault="0099673C" w:rsidP="0099673C">
      <w:pPr>
        <w:pStyle w:val="Code"/>
        <w:rPr>
          <w:highlight w:val="white"/>
        </w:rPr>
      </w:pPr>
      <w:r w:rsidRPr="0099673C">
        <w:rPr>
          <w:highlight w:val="white"/>
        </w:rPr>
        <w:t xml:space="preserve">      if (SymbolTable.CurrentFunction.Type.ReturnType.IsVoid()) {</w:t>
      </w:r>
    </w:p>
    <w:p w14:paraId="2271A455" w14:textId="77777777" w:rsidR="0099673C" w:rsidRPr="0099673C" w:rsidRDefault="0099673C" w:rsidP="0099673C">
      <w:pPr>
        <w:pStyle w:val="Code"/>
        <w:rPr>
          <w:highlight w:val="white"/>
        </w:rPr>
      </w:pPr>
      <w:r w:rsidRPr="0099673C">
        <w:rPr>
          <w:highlight w:val="white"/>
        </w:rPr>
        <w:t xml:space="preserve">        if (SymbolTable.CurrentFunction.UniqueName.Equals("main")) {</w:t>
      </w:r>
    </w:p>
    <w:p w14:paraId="7CBA26E5" w14:textId="77777777" w:rsidR="0099673C" w:rsidRPr="0099673C" w:rsidRDefault="0099673C" w:rsidP="0099673C">
      <w:pPr>
        <w:pStyle w:val="Code"/>
        <w:rPr>
          <w:highlight w:val="white"/>
        </w:rPr>
      </w:pPr>
      <w:r w:rsidRPr="0099673C">
        <w:rPr>
          <w:highlight w:val="white"/>
        </w:rPr>
        <w:t xml:space="preserve">          Type signedShortType = new Type(Sort.Signed_Short_Int);</w:t>
      </w:r>
    </w:p>
    <w:p w14:paraId="0C730D1D" w14:textId="19A8522F" w:rsidR="0099673C" w:rsidRPr="0099673C" w:rsidRDefault="0099673C" w:rsidP="0099673C">
      <w:pPr>
        <w:pStyle w:val="Code"/>
        <w:rPr>
          <w:highlight w:val="white"/>
        </w:rPr>
      </w:pPr>
      <w:r w:rsidRPr="0099673C">
        <w:rPr>
          <w:highlight w:val="white"/>
        </w:rPr>
        <w:lastRenderedPageBreak/>
        <w:t xml:space="preserve">          Symbol zeroSymbol = new Symbol(signedShortType, (</w:t>
      </w:r>
      <w:r w:rsidR="00EF0D34">
        <w:rPr>
          <w:highlight w:val="white"/>
        </w:rPr>
        <w:t>BigInteger.Zero</w:t>
      </w:r>
      <w:r w:rsidRPr="0099673C">
        <w:rPr>
          <w:highlight w:val="white"/>
        </w:rPr>
        <w:t>));</w:t>
      </w:r>
    </w:p>
    <w:p w14:paraId="34CAD6FF" w14:textId="36AFD925" w:rsidR="0099673C" w:rsidRPr="0099673C" w:rsidRDefault="0099673C" w:rsidP="0099673C">
      <w:pPr>
        <w:pStyle w:val="Code"/>
        <w:rPr>
          <w:highlight w:val="white"/>
        </w:rPr>
      </w:pPr>
      <w:r w:rsidRPr="0099673C">
        <w:rPr>
          <w:highlight w:val="white"/>
        </w:rPr>
        <w:t xml:space="preserve">          AddMiddleCode(</w:t>
      </w:r>
      <w:r w:rsidR="00C95C36">
        <w:rPr>
          <w:highlight w:val="white"/>
        </w:rPr>
        <w:t>statement.CodeList</w:t>
      </w:r>
      <w:r w:rsidRPr="0099673C">
        <w:rPr>
          <w:highlight w:val="white"/>
        </w:rPr>
        <w:t>, MiddleOperator.Exit,</w:t>
      </w:r>
    </w:p>
    <w:p w14:paraId="64A6B6B9" w14:textId="77777777" w:rsidR="0099673C" w:rsidRPr="0099673C" w:rsidRDefault="0099673C" w:rsidP="0099673C">
      <w:pPr>
        <w:pStyle w:val="Code"/>
        <w:rPr>
          <w:highlight w:val="white"/>
        </w:rPr>
      </w:pPr>
      <w:r w:rsidRPr="0099673C">
        <w:rPr>
          <w:highlight w:val="white"/>
        </w:rPr>
        <w:t xml:space="preserve">                        null, zeroSymbol);</w:t>
      </w:r>
    </w:p>
    <w:p w14:paraId="6ABCB8FC" w14:textId="55D0E93F" w:rsidR="0099673C" w:rsidRDefault="0099673C" w:rsidP="0099673C">
      <w:pPr>
        <w:pStyle w:val="Code"/>
        <w:rPr>
          <w:highlight w:val="white"/>
        </w:rPr>
      </w:pPr>
      <w:r w:rsidRPr="0099673C">
        <w:rPr>
          <w:highlight w:val="white"/>
        </w:rPr>
        <w:t xml:space="preserve">        }</w:t>
      </w:r>
    </w:p>
    <w:p w14:paraId="4A90EB9B" w14:textId="7F19DD8D" w:rsidR="00C84AD7" w:rsidRPr="0099673C" w:rsidRDefault="00C84AD7" w:rsidP="001977EF">
      <w:pPr>
        <w:rPr>
          <w:highlight w:val="white"/>
        </w:rPr>
      </w:pPr>
      <w:r>
        <w:rPr>
          <w:highlight w:val="white"/>
        </w:rPr>
        <w:t>If the function is not the main function, we add a</w:t>
      </w:r>
      <w:r w:rsidR="001977EF">
        <w:rPr>
          <w:highlight w:val="white"/>
        </w:rPr>
        <w:t xml:space="preserve"> return </w:t>
      </w:r>
      <w:r w:rsidR="009C3FA1">
        <w:rPr>
          <w:highlight w:val="white"/>
        </w:rPr>
        <w:t>middle code instruction</w:t>
      </w:r>
      <w:r w:rsidR="00B87D3D">
        <w:rPr>
          <w:highlight w:val="white"/>
        </w:rPr>
        <w:t xml:space="preserve"> that</w:t>
      </w:r>
      <w:r w:rsidR="00FF790D">
        <w:rPr>
          <w:highlight w:val="white"/>
        </w:rPr>
        <w:t xml:space="preserve"> </w:t>
      </w:r>
      <w:r w:rsidR="001977EF">
        <w:rPr>
          <w:highlight w:val="white"/>
        </w:rPr>
        <w:t>will return control to the cal</w:t>
      </w:r>
      <w:r w:rsidR="002376C0">
        <w:rPr>
          <w:highlight w:val="white"/>
        </w:rPr>
        <w:t>ler</w:t>
      </w:r>
      <w:r w:rsidR="001977EF">
        <w:rPr>
          <w:highlight w:val="white"/>
        </w:rPr>
        <w:t xml:space="preserve"> function.</w:t>
      </w:r>
    </w:p>
    <w:p w14:paraId="65119D52" w14:textId="77777777" w:rsidR="0099673C" w:rsidRPr="0099673C" w:rsidRDefault="0099673C" w:rsidP="0099673C">
      <w:pPr>
        <w:pStyle w:val="Code"/>
        <w:rPr>
          <w:highlight w:val="white"/>
        </w:rPr>
      </w:pPr>
      <w:r w:rsidRPr="0099673C">
        <w:rPr>
          <w:highlight w:val="white"/>
        </w:rPr>
        <w:t xml:space="preserve">        else {</w:t>
      </w:r>
    </w:p>
    <w:p w14:paraId="6FCD43B4" w14:textId="54A91DBC" w:rsidR="0099673C" w:rsidRPr="0099673C" w:rsidRDefault="0099673C" w:rsidP="0099673C">
      <w:pPr>
        <w:pStyle w:val="Code"/>
        <w:rPr>
          <w:highlight w:val="white"/>
        </w:rPr>
      </w:pPr>
      <w:r w:rsidRPr="0099673C">
        <w:rPr>
          <w:highlight w:val="white"/>
        </w:rPr>
        <w:t xml:space="preserve">          AddMiddleCode(</w:t>
      </w:r>
      <w:r w:rsidR="00C95C36">
        <w:rPr>
          <w:highlight w:val="white"/>
        </w:rPr>
        <w:t>statement.CodeList</w:t>
      </w:r>
      <w:r w:rsidRPr="0099673C">
        <w:rPr>
          <w:highlight w:val="white"/>
        </w:rPr>
        <w:t>, MiddleOperator.Return);</w:t>
      </w:r>
    </w:p>
    <w:p w14:paraId="30AB4654" w14:textId="77777777" w:rsidR="0099673C" w:rsidRPr="0099673C" w:rsidRDefault="0099673C" w:rsidP="0099673C">
      <w:pPr>
        <w:pStyle w:val="Code"/>
        <w:rPr>
          <w:highlight w:val="white"/>
        </w:rPr>
      </w:pPr>
      <w:r w:rsidRPr="0099673C">
        <w:rPr>
          <w:highlight w:val="white"/>
        </w:rPr>
        <w:t xml:space="preserve">        }</w:t>
      </w:r>
    </w:p>
    <w:p w14:paraId="35B5DAC2" w14:textId="77777777" w:rsidR="0099673C" w:rsidRPr="0099673C" w:rsidRDefault="0099673C" w:rsidP="0099673C">
      <w:pPr>
        <w:pStyle w:val="Code"/>
        <w:rPr>
          <w:highlight w:val="white"/>
        </w:rPr>
      </w:pPr>
      <w:r w:rsidRPr="0099673C">
        <w:rPr>
          <w:highlight w:val="white"/>
        </w:rPr>
        <w:t xml:space="preserve">      }</w:t>
      </w:r>
    </w:p>
    <w:p w14:paraId="75726CAE" w14:textId="2F5046A9" w:rsidR="00E52658" w:rsidRPr="0099673C" w:rsidRDefault="00A20DC1" w:rsidP="00A20DC1">
      <w:pPr>
        <w:rPr>
          <w:highlight w:val="white"/>
        </w:rPr>
      </w:pPr>
      <w:r>
        <w:rPr>
          <w:highlight w:val="white"/>
        </w:rPr>
        <w:t xml:space="preserve">We then add a </w:t>
      </w:r>
      <w:r w:rsidRPr="00A20DC1">
        <w:rPr>
          <w:rStyle w:val="KeyWord0"/>
          <w:highlight w:val="white"/>
        </w:rPr>
        <w:t>FunctionEnd</w:t>
      </w:r>
      <w:r>
        <w:rPr>
          <w:highlight w:val="white"/>
        </w:rPr>
        <w:t xml:space="preserve"> </w:t>
      </w:r>
      <w:r w:rsidR="00B44043">
        <w:rPr>
          <w:highlight w:val="white"/>
        </w:rPr>
        <w:t xml:space="preserve">middle code </w:t>
      </w:r>
      <w:r>
        <w:rPr>
          <w:highlight w:val="white"/>
        </w:rPr>
        <w:t xml:space="preserve">instruction. Its only purpose is that the middle code optimizer will report an error it it is possible to reach the </w:t>
      </w:r>
      <w:r w:rsidRPr="00A20DC1">
        <w:rPr>
          <w:rStyle w:val="KeyWord0"/>
          <w:highlight w:val="white"/>
        </w:rPr>
        <w:t>EndFunction</w:t>
      </w:r>
      <w:r>
        <w:rPr>
          <w:highlight w:val="white"/>
        </w:rPr>
        <w:t xml:space="preserve"> instruction in a function that does not return void.</w:t>
      </w:r>
    </w:p>
    <w:p w14:paraId="41C03D95" w14:textId="07361612" w:rsidR="00E52658" w:rsidRPr="00E52658" w:rsidRDefault="00E52658" w:rsidP="00E52658">
      <w:pPr>
        <w:pStyle w:val="Code"/>
        <w:rPr>
          <w:highlight w:val="white"/>
        </w:rPr>
      </w:pPr>
      <w:r w:rsidRPr="00E52658">
        <w:rPr>
          <w:highlight w:val="white"/>
        </w:rPr>
        <w:t xml:space="preserve">      AddMiddleCode(</w:t>
      </w:r>
      <w:r w:rsidR="00C95C36">
        <w:rPr>
          <w:highlight w:val="white"/>
        </w:rPr>
        <w:t>statement.CodeList</w:t>
      </w:r>
      <w:r w:rsidRPr="00E52658">
        <w:rPr>
          <w:highlight w:val="white"/>
        </w:rPr>
        <w:t>, MiddleOperator.FunctionEnd,</w:t>
      </w:r>
    </w:p>
    <w:p w14:paraId="0707460A" w14:textId="77777777" w:rsidR="00E52658" w:rsidRPr="00E52658" w:rsidRDefault="00E52658" w:rsidP="00E52658">
      <w:pPr>
        <w:pStyle w:val="Code"/>
        <w:rPr>
          <w:highlight w:val="white"/>
        </w:rPr>
      </w:pPr>
      <w:r w:rsidRPr="00E52658">
        <w:rPr>
          <w:highlight w:val="white"/>
        </w:rPr>
        <w:t xml:space="preserve">                    SymbolTable.CurrentFunction);</w:t>
      </w:r>
    </w:p>
    <w:p w14:paraId="3D1696FE" w14:textId="6F83F186" w:rsidR="00E52658" w:rsidRPr="00E52658" w:rsidRDefault="00BC7068" w:rsidP="00870C9C">
      <w:pPr>
        <w:rPr>
          <w:highlight w:val="white"/>
        </w:rPr>
      </w:pPr>
      <w:r>
        <w:rPr>
          <w:highlight w:val="white"/>
        </w:rPr>
        <w:t>When we finally ha</w:t>
      </w:r>
      <w:r w:rsidR="00870C9C">
        <w:rPr>
          <w:highlight w:val="white"/>
        </w:rPr>
        <w:t>ve</w:t>
      </w:r>
      <w:r>
        <w:rPr>
          <w:highlight w:val="white"/>
        </w:rPr>
        <w:t xml:space="preserve"> added all </w:t>
      </w:r>
      <w:r w:rsidR="00C307FA">
        <w:rPr>
          <w:highlight w:val="white"/>
        </w:rPr>
        <w:t>middle code</w:t>
      </w:r>
      <w:r w:rsidR="00B44043">
        <w:rPr>
          <w:highlight w:val="white"/>
        </w:rPr>
        <w:t xml:space="preserve"> </w:t>
      </w:r>
      <w:r w:rsidR="00494971">
        <w:rPr>
          <w:highlight w:val="white"/>
        </w:rPr>
        <w:t>instructions,</w:t>
      </w:r>
      <w:r w:rsidR="00B44043">
        <w:rPr>
          <w:highlight w:val="white"/>
        </w:rPr>
        <w:t xml:space="preserve"> </w:t>
      </w:r>
      <w:r w:rsidR="00013036">
        <w:rPr>
          <w:highlight w:val="white"/>
        </w:rPr>
        <w:t xml:space="preserve">we optimize the middle code of the function. The optimizer transforms the middle code in </w:t>
      </w:r>
      <w:r w:rsidR="00494971">
        <w:rPr>
          <w:highlight w:val="white"/>
        </w:rPr>
        <w:t>several</w:t>
      </w:r>
      <w:r w:rsidR="0033526F">
        <w:rPr>
          <w:highlight w:val="white"/>
        </w:rPr>
        <w:t xml:space="preserve"> ways. </w:t>
      </w:r>
      <w:r w:rsidR="00013036">
        <w:rPr>
          <w:highlight w:val="white"/>
        </w:rPr>
        <w:t>See chapter XXX.</w:t>
      </w:r>
    </w:p>
    <w:p w14:paraId="26AB724E" w14:textId="77777777" w:rsidR="00E52658" w:rsidRPr="00E52658" w:rsidRDefault="00E52658" w:rsidP="00E52658">
      <w:pPr>
        <w:pStyle w:val="Code"/>
        <w:rPr>
          <w:highlight w:val="white"/>
        </w:rPr>
      </w:pPr>
      <w:r w:rsidRPr="00E52658">
        <w:rPr>
          <w:highlight w:val="white"/>
        </w:rPr>
        <w:t xml:space="preserve">      MiddleCodeOptimizer middleCodeOptimizer =</w:t>
      </w:r>
    </w:p>
    <w:p w14:paraId="1A4CE09F" w14:textId="3A11840A" w:rsidR="00E52658" w:rsidRPr="00E52658" w:rsidRDefault="00E52658" w:rsidP="00E52658">
      <w:pPr>
        <w:pStyle w:val="Code"/>
        <w:rPr>
          <w:highlight w:val="white"/>
        </w:rPr>
      </w:pPr>
      <w:r w:rsidRPr="00E52658">
        <w:rPr>
          <w:highlight w:val="white"/>
        </w:rPr>
        <w:t xml:space="preserve">        new MiddleCodeOptimizer(</w:t>
      </w:r>
      <w:r w:rsidR="00C95C36">
        <w:rPr>
          <w:highlight w:val="white"/>
        </w:rPr>
        <w:t>statement.CodeList</w:t>
      </w:r>
      <w:r w:rsidRPr="00E52658">
        <w:rPr>
          <w:highlight w:val="white"/>
        </w:rPr>
        <w:t>);</w:t>
      </w:r>
    </w:p>
    <w:p w14:paraId="1251F5C7" w14:textId="77777777" w:rsidR="00E52658" w:rsidRPr="00E52658" w:rsidRDefault="00E52658" w:rsidP="00E52658">
      <w:pPr>
        <w:pStyle w:val="Code"/>
        <w:rPr>
          <w:highlight w:val="white"/>
        </w:rPr>
      </w:pPr>
      <w:r w:rsidRPr="00E52658">
        <w:rPr>
          <w:highlight w:val="white"/>
        </w:rPr>
        <w:t xml:space="preserve">      middleCodeOptimizer.Optimize();</w:t>
      </w:r>
    </w:p>
    <w:p w14:paraId="6D4E87BE" w14:textId="7C54BECE" w:rsidR="00E52658" w:rsidRPr="00E52658" w:rsidRDefault="004C06A0" w:rsidP="004C06A0">
      <w:pPr>
        <w:rPr>
          <w:highlight w:val="white"/>
        </w:rPr>
      </w:pPr>
      <w:r>
        <w:rPr>
          <w:highlight w:val="white"/>
        </w:rPr>
        <w:t>When the middle code has been optimized, we generate assembly code</w:t>
      </w:r>
      <w:r w:rsidR="0023369B">
        <w:rPr>
          <w:highlight w:val="white"/>
        </w:rPr>
        <w:t xml:space="preserve"> of the function</w:t>
      </w:r>
      <w:r>
        <w:rPr>
          <w:highlight w:val="white"/>
        </w:rPr>
        <w:t>. See chapter XXX.</w:t>
      </w:r>
    </w:p>
    <w:p w14:paraId="78BA638E" w14:textId="77777777" w:rsidR="00E52658" w:rsidRPr="00E52658" w:rsidRDefault="00E52658" w:rsidP="00E52658">
      <w:pPr>
        <w:pStyle w:val="Code"/>
        <w:rPr>
          <w:highlight w:val="white"/>
        </w:rPr>
      </w:pPr>
      <w:r w:rsidRPr="00E52658">
        <w:rPr>
          <w:highlight w:val="white"/>
        </w:rPr>
        <w:t xml:space="preserve">      List&lt;AssemblyCode&gt; assemblyCodeList = new List&lt;AssemblyCode&gt;();</w:t>
      </w:r>
    </w:p>
    <w:p w14:paraId="569C7E41" w14:textId="132767FA" w:rsidR="00373829" w:rsidRDefault="00E52658" w:rsidP="00E52658">
      <w:pPr>
        <w:pStyle w:val="Code"/>
        <w:rPr>
          <w:highlight w:val="white"/>
        </w:rPr>
      </w:pPr>
      <w:r w:rsidRPr="00E52658">
        <w:rPr>
          <w:highlight w:val="white"/>
        </w:rPr>
        <w:t xml:space="preserve">      AssemblyCodeGenerator.GenerateAssembly(</w:t>
      </w:r>
      <w:r w:rsidR="00C95C36">
        <w:rPr>
          <w:highlight w:val="white"/>
        </w:rPr>
        <w:t>statement.CodeList</w:t>
      </w:r>
      <w:r w:rsidRPr="00E52658">
        <w:rPr>
          <w:highlight w:val="white"/>
        </w:rPr>
        <w:t>,</w:t>
      </w:r>
    </w:p>
    <w:p w14:paraId="218A2F35" w14:textId="09079430" w:rsidR="00E52658" w:rsidRPr="00E52658" w:rsidRDefault="00373829" w:rsidP="00E52658">
      <w:pPr>
        <w:pStyle w:val="Code"/>
        <w:rPr>
          <w:highlight w:val="white"/>
        </w:rPr>
      </w:pPr>
      <w:r>
        <w:rPr>
          <w:highlight w:val="white"/>
        </w:rPr>
        <w:t xml:space="preserve">                                            </w:t>
      </w:r>
      <w:r w:rsidR="00E52658" w:rsidRPr="00E52658">
        <w:rPr>
          <w:highlight w:val="white"/>
        </w:rPr>
        <w:t xml:space="preserve"> assemblyCodeList);</w:t>
      </w:r>
    </w:p>
    <w:p w14:paraId="24BB337E" w14:textId="510B3E0B" w:rsidR="00395D57" w:rsidRDefault="00395D57" w:rsidP="00C8570E">
      <w:pPr>
        <w:rPr>
          <w:highlight w:val="white"/>
        </w:rPr>
      </w:pPr>
      <w:r>
        <w:rPr>
          <w:highlight w:val="white"/>
        </w:rPr>
        <w:t>As mention in the introduction chapter of this book, we generate two kinds of target code. In the first part of the book we generate assembly code text</w:t>
      </w:r>
      <w:r w:rsidR="002055DA">
        <w:rPr>
          <w:highlight w:val="white"/>
        </w:rPr>
        <w:t xml:space="preserve"> for 64-bit Linux on Intel processors</w:t>
      </w:r>
      <w:r>
        <w:rPr>
          <w:highlight w:val="white"/>
        </w:rPr>
        <w:t xml:space="preserve">, which is than assembled and linked in traditional manner. In the second part of the book </w:t>
      </w:r>
      <w:r w:rsidR="0086738F">
        <w:rPr>
          <w:highlight w:val="white"/>
        </w:rPr>
        <w:t xml:space="preserve">we generate an executable target file for 16-bit Windows. In the case where we need to distinguish between the two cases, we test whether the </w:t>
      </w:r>
      <w:r w:rsidR="0086738F" w:rsidRPr="0086738F">
        <w:rPr>
          <w:rStyle w:val="KeyWord0"/>
          <w:highlight w:val="white"/>
        </w:rPr>
        <w:t>Start</w:t>
      </w:r>
      <w:r w:rsidR="0086738F">
        <w:rPr>
          <w:highlight w:val="white"/>
        </w:rPr>
        <w:t>.</w:t>
      </w:r>
      <w:r w:rsidR="0086738F" w:rsidRPr="0086738F">
        <w:rPr>
          <w:rStyle w:val="KeyWord0"/>
          <w:highlight w:val="white"/>
        </w:rPr>
        <w:t>Linux</w:t>
      </w:r>
      <w:r w:rsidR="0086738F">
        <w:rPr>
          <w:highlight w:val="white"/>
        </w:rPr>
        <w:t xml:space="preserve"> or </w:t>
      </w:r>
      <w:r w:rsidR="0086738F" w:rsidRPr="0086738F">
        <w:rPr>
          <w:rStyle w:val="KeyWord0"/>
          <w:highlight w:val="white"/>
        </w:rPr>
        <w:t>Start</w:t>
      </w:r>
      <w:r w:rsidR="0086738F">
        <w:rPr>
          <w:highlight w:val="white"/>
        </w:rPr>
        <w:t>.</w:t>
      </w:r>
      <w:r w:rsidR="0086738F" w:rsidRPr="0086738F">
        <w:rPr>
          <w:rStyle w:val="KeyWord0"/>
          <w:highlight w:val="white"/>
        </w:rPr>
        <w:t>Windows</w:t>
      </w:r>
      <w:r w:rsidR="0086738F">
        <w:rPr>
          <w:highlight w:val="white"/>
        </w:rPr>
        <w:t xml:space="preserve"> static variable is true.</w:t>
      </w:r>
      <w:r w:rsidR="00D87D2D">
        <w:rPr>
          <w:highlight w:val="white"/>
        </w:rPr>
        <w:t xml:space="preserve"> In this chapter, we </w:t>
      </w:r>
      <w:r w:rsidR="005E2C34">
        <w:rPr>
          <w:highlight w:val="white"/>
        </w:rPr>
        <w:t xml:space="preserve">perform the actions for the Linux target machine. See chapter XXX for the Windows target </w:t>
      </w:r>
      <w:r w:rsidR="00396000">
        <w:rPr>
          <w:highlight w:val="white"/>
        </w:rPr>
        <w:t>machine.</w:t>
      </w:r>
    </w:p>
    <w:p w14:paraId="7D62873E" w14:textId="591589DC" w:rsidR="00C03081" w:rsidRDefault="00C03081" w:rsidP="00890165">
      <w:pPr>
        <w:rPr>
          <w:highlight w:val="white"/>
        </w:rPr>
      </w:pPr>
      <w:r>
        <w:rPr>
          <w:highlight w:val="white"/>
        </w:rPr>
        <w:t>In the Linux case, we need to generate the assembly text from the assmebly code list. We also need to</w:t>
      </w:r>
      <w:r w:rsidR="00BC0D31">
        <w:rPr>
          <w:highlight w:val="white"/>
        </w:rPr>
        <w:t xml:space="preserve"> generate the extern set; that is, the set of accesses of static variables with external linkage and the calls to all functions with external linkage.</w:t>
      </w:r>
    </w:p>
    <w:p w14:paraId="679C4EB9" w14:textId="2EC2AC8E" w:rsidR="00E52658" w:rsidRPr="00E52658" w:rsidRDefault="00E52658" w:rsidP="00E52658">
      <w:pPr>
        <w:pStyle w:val="Code"/>
        <w:rPr>
          <w:highlight w:val="white"/>
        </w:rPr>
      </w:pPr>
      <w:r w:rsidRPr="00E52658">
        <w:rPr>
          <w:highlight w:val="white"/>
        </w:rPr>
        <w:t xml:space="preserve">      if (Start.Linux) {</w:t>
      </w:r>
    </w:p>
    <w:p w14:paraId="7284FA6D" w14:textId="77777777" w:rsidR="00E52658" w:rsidRPr="00E52658" w:rsidRDefault="00E52658" w:rsidP="00E52658">
      <w:pPr>
        <w:pStyle w:val="Code"/>
        <w:rPr>
          <w:highlight w:val="white"/>
        </w:rPr>
      </w:pPr>
      <w:r w:rsidRPr="00E52658">
        <w:rPr>
          <w:highlight w:val="white"/>
        </w:rPr>
        <w:t xml:space="preserve">        List&lt;string&gt; textList = new List&lt;string&gt;();</w:t>
      </w:r>
    </w:p>
    <w:p w14:paraId="72882506" w14:textId="77777777" w:rsidR="00E52658" w:rsidRPr="00E52658" w:rsidRDefault="00E52658" w:rsidP="00E52658">
      <w:pPr>
        <w:pStyle w:val="Code"/>
        <w:rPr>
          <w:highlight w:val="white"/>
        </w:rPr>
      </w:pPr>
      <w:r w:rsidRPr="00E52658">
        <w:rPr>
          <w:highlight w:val="white"/>
        </w:rPr>
        <w:t xml:space="preserve">        ISet&lt;string&gt; externSet = new HashSet&lt;string&gt;();</w:t>
      </w:r>
    </w:p>
    <w:p w14:paraId="3FC975B7" w14:textId="51F55487" w:rsidR="00D616AD" w:rsidRDefault="00E52658" w:rsidP="001F7C91">
      <w:pPr>
        <w:pStyle w:val="Code"/>
        <w:rPr>
          <w:highlight w:val="white"/>
        </w:rPr>
      </w:pPr>
      <w:r w:rsidRPr="00E52658">
        <w:rPr>
          <w:highlight w:val="white"/>
        </w:rPr>
        <w:t xml:space="preserve">        GenerateStatic</w:t>
      </w:r>
      <w:r w:rsidR="002F35C1">
        <w:rPr>
          <w:highlight w:val="white"/>
        </w:rPr>
        <w:t>Initializer</w:t>
      </w:r>
      <w:r w:rsidRPr="00E52658">
        <w:rPr>
          <w:highlight w:val="white"/>
        </w:rPr>
        <w:t>Linux.</w:t>
      </w:r>
      <w:r w:rsidR="005873BE">
        <w:rPr>
          <w:highlight w:val="white"/>
        </w:rPr>
        <w:t>LinuxTextList</w:t>
      </w:r>
      <w:r w:rsidRPr="00E52658">
        <w:rPr>
          <w:highlight w:val="white"/>
        </w:rPr>
        <w:t>(assemblyCodeList,</w:t>
      </w:r>
    </w:p>
    <w:p w14:paraId="6C015A14" w14:textId="57FB8A12" w:rsidR="00E52658" w:rsidRDefault="00D616AD" w:rsidP="001F7C91">
      <w:pPr>
        <w:pStyle w:val="Code"/>
        <w:rPr>
          <w:highlight w:val="white"/>
        </w:rPr>
      </w:pPr>
      <w:r>
        <w:rPr>
          <w:highlight w:val="white"/>
        </w:rPr>
        <w:t xml:space="preserve">                                               </w:t>
      </w:r>
      <w:r w:rsidR="00E52658" w:rsidRPr="00E52658">
        <w:rPr>
          <w:highlight w:val="white"/>
        </w:rPr>
        <w:t xml:space="preserve"> textList, externSet);</w:t>
      </w:r>
    </w:p>
    <w:p w14:paraId="67ECB678" w14:textId="7D3AC65D" w:rsidR="003131F9" w:rsidRPr="00E52658" w:rsidRDefault="003131F9" w:rsidP="00AE0970">
      <w:pPr>
        <w:rPr>
          <w:highlight w:val="white"/>
        </w:rPr>
      </w:pPr>
      <w:r>
        <w:rPr>
          <w:highlight w:val="white"/>
        </w:rPr>
        <w:t xml:space="preserve">When the text list and access set has been generated, we </w:t>
      </w:r>
      <w:r w:rsidR="008E3410">
        <w:rPr>
          <w:highlight w:val="white"/>
        </w:rPr>
        <w:t xml:space="preserve">create a static symbol that we add to the static set. In this way, </w:t>
      </w:r>
      <w:r w:rsidR="00C44B72">
        <w:rPr>
          <w:highlight w:val="white"/>
        </w:rPr>
        <w:t>the assembly code text of the function will be added to final assembly file.</w:t>
      </w:r>
    </w:p>
    <w:p w14:paraId="67D390B5" w14:textId="77777777" w:rsidR="00D11F4E" w:rsidRDefault="00E52658" w:rsidP="00E52658">
      <w:pPr>
        <w:pStyle w:val="Code"/>
        <w:rPr>
          <w:highlight w:val="white"/>
        </w:rPr>
      </w:pPr>
      <w:r w:rsidRPr="00E52658">
        <w:rPr>
          <w:highlight w:val="white"/>
        </w:rPr>
        <w:t xml:space="preserve">        StaticSymbol staticSymbol =</w:t>
      </w:r>
    </w:p>
    <w:p w14:paraId="5ACDD98F" w14:textId="77777777" w:rsidR="00D11F4E" w:rsidRDefault="00D11F4E" w:rsidP="00E52658">
      <w:pPr>
        <w:pStyle w:val="Code"/>
        <w:rPr>
          <w:highlight w:val="white"/>
        </w:rPr>
      </w:pPr>
      <w:r>
        <w:rPr>
          <w:highlight w:val="white"/>
        </w:rPr>
        <w:t xml:space="preserve">          </w:t>
      </w:r>
      <w:r w:rsidR="00E52658" w:rsidRPr="00E52658">
        <w:rPr>
          <w:highlight w:val="white"/>
        </w:rPr>
        <w:t>new StaticSymbolLinux(StaticSymbolLinux.TextOrData.Text,</w:t>
      </w:r>
    </w:p>
    <w:p w14:paraId="7647D663" w14:textId="77777777" w:rsidR="00D11F4E" w:rsidRDefault="00D11F4E" w:rsidP="00E52658">
      <w:pPr>
        <w:pStyle w:val="Code"/>
        <w:rPr>
          <w:highlight w:val="white"/>
        </w:rPr>
      </w:pPr>
      <w:r>
        <w:rPr>
          <w:highlight w:val="white"/>
        </w:rPr>
        <w:t xml:space="preserve">                               </w:t>
      </w:r>
      <w:r w:rsidR="00E52658" w:rsidRPr="00E52658">
        <w:rPr>
          <w:highlight w:val="white"/>
        </w:rPr>
        <w:t xml:space="preserve"> SymbolTable.CurrentFunction.UniqueName,</w:t>
      </w:r>
    </w:p>
    <w:p w14:paraId="0AE997B2" w14:textId="69D6342D" w:rsidR="00E52658" w:rsidRPr="00E52658" w:rsidRDefault="00D11F4E" w:rsidP="00E52658">
      <w:pPr>
        <w:pStyle w:val="Code"/>
        <w:rPr>
          <w:highlight w:val="white"/>
        </w:rPr>
      </w:pPr>
      <w:r>
        <w:rPr>
          <w:highlight w:val="white"/>
        </w:rPr>
        <w:t xml:space="preserve">                               </w:t>
      </w:r>
      <w:r w:rsidR="00E52658" w:rsidRPr="00E52658">
        <w:rPr>
          <w:highlight w:val="white"/>
        </w:rPr>
        <w:t xml:space="preserve"> textList, externSet);</w:t>
      </w:r>
    </w:p>
    <w:p w14:paraId="3E6D46D4" w14:textId="77777777" w:rsidR="00E52658" w:rsidRPr="00E52658" w:rsidRDefault="00E52658" w:rsidP="00E52658">
      <w:pPr>
        <w:pStyle w:val="Code"/>
        <w:rPr>
          <w:highlight w:val="white"/>
        </w:rPr>
      </w:pPr>
      <w:r w:rsidRPr="00E52658">
        <w:rPr>
          <w:highlight w:val="white"/>
        </w:rPr>
        <w:t xml:space="preserve">        SymbolTable.StaticSet.Add(staticSymbol);</w:t>
      </w:r>
    </w:p>
    <w:p w14:paraId="01431194" w14:textId="77777777" w:rsidR="00E52658" w:rsidRPr="00E52658" w:rsidRDefault="00E52658" w:rsidP="00E52658">
      <w:pPr>
        <w:pStyle w:val="Code"/>
        <w:rPr>
          <w:highlight w:val="white"/>
        </w:rPr>
      </w:pPr>
      <w:r w:rsidRPr="00E52658">
        <w:rPr>
          <w:highlight w:val="white"/>
        </w:rPr>
        <w:t xml:space="preserve">      }</w:t>
      </w:r>
    </w:p>
    <w:p w14:paraId="05061716" w14:textId="7A896AFB" w:rsidR="00E52658" w:rsidRPr="00E52658" w:rsidRDefault="00B427A7" w:rsidP="00B427A7">
      <w:pPr>
        <w:rPr>
          <w:highlight w:val="white"/>
        </w:rPr>
      </w:pPr>
      <w:r>
        <w:rPr>
          <w:highlight w:val="white"/>
        </w:rPr>
        <w:lastRenderedPageBreak/>
        <w:t xml:space="preserve">Finally, we set the former symbol table, which is the </w:t>
      </w:r>
      <w:r w:rsidR="005815A0">
        <w:rPr>
          <w:highlight w:val="white"/>
        </w:rPr>
        <w:t>parent</w:t>
      </w:r>
      <w:r>
        <w:rPr>
          <w:highlight w:val="white"/>
        </w:rPr>
        <w:t xml:space="preserve"> table of this function’s table, to be the current table. We also set the current function to null</w:t>
      </w:r>
      <w:r w:rsidR="00EC11A3">
        <w:rPr>
          <w:highlight w:val="white"/>
        </w:rPr>
        <w:t>, which strictly speaking in not necessary. However, it is logical to set it to null when the parser is not parser the code of a function.</w:t>
      </w:r>
    </w:p>
    <w:p w14:paraId="55B062EF" w14:textId="77777777" w:rsidR="00E52658" w:rsidRPr="00E52658" w:rsidRDefault="00E52658" w:rsidP="00E52658">
      <w:pPr>
        <w:pStyle w:val="Code"/>
        <w:rPr>
          <w:highlight w:val="white"/>
        </w:rPr>
      </w:pPr>
      <w:r w:rsidRPr="00E52658">
        <w:rPr>
          <w:highlight w:val="white"/>
        </w:rPr>
        <w:t xml:space="preserve">      SymbolTable.CurrentTable = SymbolTable.CurrentTable.ParentTable;</w:t>
      </w:r>
    </w:p>
    <w:p w14:paraId="6AD05C25" w14:textId="77777777" w:rsidR="00E52658" w:rsidRPr="00E52658" w:rsidRDefault="00E52658" w:rsidP="00E52658">
      <w:pPr>
        <w:pStyle w:val="Code"/>
        <w:rPr>
          <w:highlight w:val="white"/>
        </w:rPr>
      </w:pPr>
      <w:r w:rsidRPr="00E52658">
        <w:rPr>
          <w:highlight w:val="white"/>
        </w:rPr>
        <w:t xml:space="preserve">      SymbolTable.CurrentFunction = null;</w:t>
      </w:r>
    </w:p>
    <w:p w14:paraId="4EEB2CAD" w14:textId="0493ED74" w:rsidR="00E52658" w:rsidRDefault="00E52658" w:rsidP="00AB5F77">
      <w:pPr>
        <w:pStyle w:val="Code"/>
        <w:rPr>
          <w:highlight w:val="white"/>
        </w:rPr>
      </w:pPr>
      <w:r w:rsidRPr="00E52658">
        <w:rPr>
          <w:highlight w:val="white"/>
        </w:rPr>
        <w:t xml:space="preserve">    }</w:t>
      </w:r>
    </w:p>
    <w:p w14:paraId="428D300B" w14:textId="1DA2C66D" w:rsidR="004A4436" w:rsidRDefault="001D3CF6" w:rsidP="004A4436">
      <w:pPr>
        <w:pStyle w:val="Rubrik3"/>
        <w:rPr>
          <w:highlight w:val="white"/>
        </w:rPr>
      </w:pPr>
      <w:r>
        <w:rPr>
          <w:highlight w:val="white"/>
        </w:rPr>
        <w:t>Specifier</w:t>
      </w:r>
      <w:r w:rsidR="0095481A">
        <w:rPr>
          <w:highlight w:val="white"/>
        </w:rPr>
        <w:t xml:space="preserve"> List</w:t>
      </w:r>
    </w:p>
    <w:p w14:paraId="3A092361" w14:textId="75212848" w:rsidR="00753E01" w:rsidRDefault="00753E01" w:rsidP="00753E01">
      <w:pPr>
        <w:rPr>
          <w:highlight w:val="white"/>
        </w:rPr>
      </w:pPr>
      <w:r>
        <w:rPr>
          <w:highlight w:val="white"/>
        </w:rPr>
        <w:t>A declaration is mad</w:t>
      </w:r>
      <w:r w:rsidR="007301A2">
        <w:rPr>
          <w:highlight w:val="white"/>
        </w:rPr>
        <w:t>e</w:t>
      </w:r>
      <w:r>
        <w:rPr>
          <w:highlight w:val="white"/>
        </w:rPr>
        <w:t xml:space="preserve"> </w:t>
      </w:r>
      <w:r w:rsidR="0049547A">
        <w:rPr>
          <w:highlight w:val="white"/>
        </w:rPr>
        <w:t xml:space="preserve">up </w:t>
      </w:r>
      <w:r>
        <w:rPr>
          <w:highlight w:val="white"/>
        </w:rPr>
        <w:t xml:space="preserve">by </w:t>
      </w:r>
      <w:r w:rsidR="00F51C09">
        <w:rPr>
          <w:highlight w:val="white"/>
        </w:rPr>
        <w:t xml:space="preserve">a declaration specifier list, an optional </w:t>
      </w:r>
      <w:r w:rsidR="00AB7DF5">
        <w:rPr>
          <w:highlight w:val="white"/>
        </w:rPr>
        <w:t>pointer_declarator</w:t>
      </w:r>
      <w:r w:rsidR="00F51C09">
        <w:rPr>
          <w:highlight w:val="white"/>
        </w:rPr>
        <w:t xml:space="preserve"> list, and a semicolon.</w:t>
      </w:r>
      <w:r w:rsidR="00B51246">
        <w:rPr>
          <w:highlight w:val="white"/>
        </w:rPr>
        <w:t xml:space="preserve"> For instance, in the following </w:t>
      </w:r>
      <w:r w:rsidR="00E6258A">
        <w:rPr>
          <w:highlight w:val="white"/>
        </w:rPr>
        <w:t>declaration</w:t>
      </w:r>
      <w:r w:rsidR="000207E8">
        <w:rPr>
          <w:highlight w:val="white"/>
        </w:rPr>
        <w:t xml:space="preserve">, </w:t>
      </w:r>
      <w:r w:rsidR="00B51246" w:rsidRPr="000207E8">
        <w:rPr>
          <w:rStyle w:val="KeyWord0"/>
          <w:highlight w:val="white"/>
        </w:rPr>
        <w:t>static long int</w:t>
      </w:r>
      <w:r w:rsidR="00B51246">
        <w:rPr>
          <w:highlight w:val="white"/>
        </w:rPr>
        <w:t xml:space="preserve"> </w:t>
      </w:r>
      <w:r w:rsidR="000207E8">
        <w:rPr>
          <w:highlight w:val="white"/>
        </w:rPr>
        <w:t xml:space="preserve">is </w:t>
      </w:r>
      <w:r w:rsidR="00B51246">
        <w:rPr>
          <w:highlight w:val="white"/>
        </w:rPr>
        <w:t xml:space="preserve">the specifier list while </w:t>
      </w:r>
      <w:r w:rsidR="00B51246" w:rsidRPr="00B51246">
        <w:rPr>
          <w:rStyle w:val="KeyWord0"/>
          <w:highlight w:val="white"/>
        </w:rPr>
        <w:t>*p</w:t>
      </w:r>
      <w:r w:rsidR="00B51246">
        <w:rPr>
          <w:highlight w:val="white"/>
        </w:rPr>
        <w:t xml:space="preserve">, and </w:t>
      </w:r>
      <w:r w:rsidR="00B51246" w:rsidRPr="00B51246">
        <w:rPr>
          <w:rStyle w:val="KeyWord0"/>
          <w:highlight w:val="white"/>
        </w:rPr>
        <w:t>a[3]</w:t>
      </w:r>
      <w:r w:rsidR="00B51246">
        <w:rPr>
          <w:highlight w:val="white"/>
        </w:rPr>
        <w:t xml:space="preserve"> are </w:t>
      </w:r>
      <w:r w:rsidR="00AB7DF5">
        <w:rPr>
          <w:highlight w:val="white"/>
        </w:rPr>
        <w:t>pointer</w:t>
      </w:r>
      <w:r w:rsidR="007B5859">
        <w:rPr>
          <w:highlight w:val="white"/>
        </w:rPr>
        <w:t xml:space="preserve"> </w:t>
      </w:r>
      <w:r w:rsidR="00AB7DF5">
        <w:rPr>
          <w:highlight w:val="white"/>
        </w:rPr>
        <w:t>declarator</w:t>
      </w:r>
      <w:r w:rsidR="007B5859">
        <w:rPr>
          <w:highlight w:val="white"/>
        </w:rPr>
        <w:t>s</w:t>
      </w:r>
      <w:r w:rsidR="00B51246">
        <w:rPr>
          <w:highlight w:val="white"/>
        </w:rPr>
        <w:t>.</w:t>
      </w:r>
    </w:p>
    <w:p w14:paraId="55CC9D60" w14:textId="5A7B57B4" w:rsidR="00B51246" w:rsidRDefault="00B51246" w:rsidP="00B51246">
      <w:pPr>
        <w:pStyle w:val="Code"/>
        <w:rPr>
          <w:highlight w:val="white"/>
        </w:rPr>
      </w:pPr>
      <w:r>
        <w:rPr>
          <w:highlight w:val="white"/>
        </w:rPr>
        <w:t>static long int *p, a[3];</w:t>
      </w:r>
    </w:p>
    <w:p w14:paraId="48E06EFB" w14:textId="01CF5E93" w:rsidR="00833621" w:rsidRDefault="00833621" w:rsidP="00833621">
      <w:pPr>
        <w:rPr>
          <w:highlight w:val="white"/>
        </w:rPr>
      </w:pPr>
      <w:r>
        <w:rPr>
          <w:highlight w:val="white"/>
        </w:rPr>
        <w:t xml:space="preserve">There is possible to define a declaration without a </w:t>
      </w:r>
      <w:r w:rsidR="00AB7DF5">
        <w:rPr>
          <w:highlight w:val="white"/>
        </w:rPr>
        <w:t>pointer_declarator</w:t>
      </w:r>
      <w:r>
        <w:rPr>
          <w:highlight w:val="white"/>
        </w:rPr>
        <w:t xml:space="preserve"> list. This feature is useful when declare a name struct or union:</w:t>
      </w:r>
    </w:p>
    <w:p w14:paraId="4A98BCD6" w14:textId="473B8752" w:rsidR="00833621" w:rsidRDefault="00833621" w:rsidP="00833621">
      <w:pPr>
        <w:pStyle w:val="Code"/>
        <w:rPr>
          <w:highlight w:val="white"/>
        </w:rPr>
      </w:pPr>
      <w:r>
        <w:rPr>
          <w:highlight w:val="white"/>
        </w:rPr>
        <w:t>struct _s {int i};</w:t>
      </w:r>
    </w:p>
    <w:p w14:paraId="51C341CF" w14:textId="6497FB81" w:rsidR="00833621" w:rsidRDefault="00833621" w:rsidP="00833621">
      <w:pPr>
        <w:rPr>
          <w:highlight w:val="white"/>
        </w:rPr>
      </w:pPr>
      <w:r>
        <w:rPr>
          <w:highlight w:val="white"/>
        </w:rPr>
        <w:t>However, this feature makes it also possible to declare unnamed specifier</w:t>
      </w:r>
      <w:r w:rsidR="00D85920">
        <w:rPr>
          <w:highlight w:val="white"/>
        </w:rPr>
        <w:t xml:space="preserve"> lists. The following</w:t>
      </w:r>
      <w:r w:rsidR="0031270E">
        <w:rPr>
          <w:highlight w:val="white"/>
        </w:rPr>
        <w:t xml:space="preserve"> declaration are</w:t>
      </w:r>
      <w:r w:rsidR="00D85920">
        <w:rPr>
          <w:highlight w:val="white"/>
        </w:rPr>
        <w:t xml:space="preserve"> </w:t>
      </w:r>
      <w:r w:rsidR="0031270E">
        <w:rPr>
          <w:highlight w:val="white"/>
        </w:rPr>
        <w:t xml:space="preserve">syntactically correct but without </w:t>
      </w:r>
      <w:r w:rsidR="00D741C1">
        <w:rPr>
          <w:highlight w:val="white"/>
        </w:rPr>
        <w:t>meaning</w:t>
      </w:r>
      <w:r w:rsidR="00CB29B2">
        <w:rPr>
          <w:highlight w:val="white"/>
        </w:rPr>
        <w:t>, they will be</w:t>
      </w:r>
      <w:r w:rsidR="0031270E">
        <w:rPr>
          <w:highlight w:val="white"/>
        </w:rPr>
        <w:t xml:space="preserve"> ignored by the compiler.</w:t>
      </w:r>
    </w:p>
    <w:p w14:paraId="62C5FD42" w14:textId="3DEFE08C" w:rsidR="0031270E" w:rsidRDefault="0031270E" w:rsidP="0031270E">
      <w:pPr>
        <w:pStyle w:val="Code"/>
        <w:rPr>
          <w:highlight w:val="white"/>
        </w:rPr>
      </w:pPr>
      <w:r>
        <w:rPr>
          <w:highlight w:val="white"/>
        </w:rPr>
        <w:t>unsigned short int;</w:t>
      </w:r>
    </w:p>
    <w:p w14:paraId="6FCD1E92" w14:textId="6403C10A" w:rsidR="0031270E" w:rsidRDefault="0031270E" w:rsidP="0031270E">
      <w:pPr>
        <w:pStyle w:val="Code"/>
        <w:rPr>
          <w:highlight w:val="white"/>
        </w:rPr>
      </w:pPr>
      <w:r>
        <w:rPr>
          <w:highlight w:val="white"/>
        </w:rPr>
        <w:t>un</w:t>
      </w:r>
      <w:r w:rsidR="009C6AA8">
        <w:rPr>
          <w:highlight w:val="white"/>
        </w:rPr>
        <w:t>ion {short s;}</w:t>
      </w:r>
    </w:p>
    <w:p w14:paraId="3D8607DB" w14:textId="75A861D8" w:rsidR="009C6AA8" w:rsidRDefault="009C6AA8" w:rsidP="009C6AA8">
      <w:pPr>
        <w:rPr>
          <w:highlight w:val="white"/>
        </w:rPr>
      </w:pPr>
      <w:r>
        <w:rPr>
          <w:highlight w:val="white"/>
        </w:rPr>
        <w:t>However, the following declaration has meaning since the enumeration values can be used.</w:t>
      </w:r>
    </w:p>
    <w:p w14:paraId="22845876" w14:textId="340CB286" w:rsidR="009C6AA8" w:rsidRDefault="009C6AA8" w:rsidP="009C6AA8">
      <w:pPr>
        <w:pStyle w:val="Code"/>
        <w:rPr>
          <w:highlight w:val="white"/>
        </w:rPr>
      </w:pPr>
      <w:r>
        <w:rPr>
          <w:highlight w:val="white"/>
        </w:rPr>
        <w:t>enum {ZERO = 0, ONE = 1, TEN = 10};</w:t>
      </w:r>
    </w:p>
    <w:p w14:paraId="3B781FF8" w14:textId="4BCD8BEF" w:rsidR="00E47475" w:rsidRDefault="00753E01" w:rsidP="00753E01">
      <w:pPr>
        <w:pStyle w:val="CodeHeader"/>
        <w:rPr>
          <w:highlight w:val="white"/>
        </w:rPr>
      </w:pPr>
      <w:r>
        <w:rPr>
          <w:highlight w:val="white"/>
        </w:rPr>
        <w:t>MainParser.gppg</w:t>
      </w:r>
    </w:p>
    <w:p w14:paraId="0BF876EE" w14:textId="77777777" w:rsidR="00753E01" w:rsidRDefault="00753E01" w:rsidP="00753E01">
      <w:pPr>
        <w:pStyle w:val="Code"/>
        <w:rPr>
          <w:highlight w:val="white"/>
          <w:lang w:val="sv-SE"/>
        </w:rPr>
      </w:pPr>
      <w:r>
        <w:rPr>
          <w:highlight w:val="white"/>
          <w:lang w:val="sv-SE"/>
        </w:rPr>
        <w:t>declaration:</w:t>
      </w:r>
    </w:p>
    <w:p w14:paraId="55F734F8" w14:textId="77777777" w:rsidR="00753E01" w:rsidRDefault="00753E01" w:rsidP="00753E01">
      <w:pPr>
        <w:pStyle w:val="Code"/>
        <w:rPr>
          <w:highlight w:val="white"/>
          <w:lang w:val="sv-SE"/>
        </w:rPr>
      </w:pPr>
      <w:r>
        <w:rPr>
          <w:highlight w:val="white"/>
          <w:lang w:val="sv-SE"/>
        </w:rPr>
        <w:t xml:space="preserve">    declaration_specifier_list SEMICOLON {</w:t>
      </w:r>
    </w:p>
    <w:p w14:paraId="07B7E3E4" w14:textId="4E7DEA24" w:rsidR="00753E01" w:rsidRDefault="00753E01" w:rsidP="00753E01">
      <w:pPr>
        <w:pStyle w:val="Code"/>
        <w:rPr>
          <w:highlight w:val="white"/>
          <w:lang w:val="sv-SE"/>
        </w:rPr>
      </w:pPr>
      <w:r>
        <w:rPr>
          <w:highlight w:val="white"/>
          <w:lang w:val="sv-SE"/>
        </w:rPr>
        <w:t xml:space="preserve">      SpecifierStack.Push(</w:t>
      </w:r>
      <w:r w:rsidR="009E430B">
        <w:rPr>
          <w:highlight w:val="white"/>
          <w:lang w:val="sv-SE"/>
        </w:rPr>
        <w:t>Specifier.SpecifierList($1)</w:t>
      </w:r>
      <w:r>
        <w:rPr>
          <w:highlight w:val="white"/>
          <w:lang w:val="sv-SE"/>
        </w:rPr>
        <w:t>);</w:t>
      </w:r>
    </w:p>
    <w:p w14:paraId="34AE547B" w14:textId="77777777" w:rsidR="00753E01" w:rsidRDefault="00753E01" w:rsidP="00753E01">
      <w:pPr>
        <w:pStyle w:val="Code"/>
        <w:rPr>
          <w:highlight w:val="white"/>
          <w:lang w:val="sv-SE"/>
        </w:rPr>
      </w:pPr>
      <w:r>
        <w:rPr>
          <w:highlight w:val="white"/>
          <w:lang w:val="sv-SE"/>
        </w:rPr>
        <w:t xml:space="preserve">      $$ = new List&lt;MiddleCode&gt;();</w:t>
      </w:r>
    </w:p>
    <w:p w14:paraId="1EEBC46F" w14:textId="77777777" w:rsidR="00753E01" w:rsidRDefault="00753E01" w:rsidP="00753E01">
      <w:pPr>
        <w:pStyle w:val="Code"/>
        <w:rPr>
          <w:highlight w:val="white"/>
          <w:lang w:val="sv-SE"/>
        </w:rPr>
      </w:pPr>
      <w:r>
        <w:rPr>
          <w:highlight w:val="white"/>
          <w:lang w:val="sv-SE"/>
        </w:rPr>
        <w:t xml:space="preserve">    }</w:t>
      </w:r>
    </w:p>
    <w:p w14:paraId="55DB9051" w14:textId="7687C1A0" w:rsidR="00753E01" w:rsidRDefault="00753E01" w:rsidP="00753E01">
      <w:pPr>
        <w:pStyle w:val="Code"/>
        <w:rPr>
          <w:highlight w:val="white"/>
          <w:lang w:val="sv-SE"/>
        </w:rPr>
      </w:pPr>
      <w:r>
        <w:rPr>
          <w:highlight w:val="white"/>
          <w:lang w:val="sv-SE"/>
        </w:rPr>
        <w:t xml:space="preserve">  | declaration_specifier_list_x </w:t>
      </w:r>
      <w:r w:rsidR="00B473E1">
        <w:rPr>
          <w:highlight w:val="white"/>
          <w:lang w:val="sv-SE"/>
        </w:rPr>
        <w:t>declarator_list</w:t>
      </w:r>
      <w:r>
        <w:rPr>
          <w:highlight w:val="white"/>
          <w:lang w:val="sv-SE"/>
        </w:rPr>
        <w:t xml:space="preserve"> SEMICOLON {</w:t>
      </w:r>
    </w:p>
    <w:p w14:paraId="633C63E4" w14:textId="77777777" w:rsidR="00753E01" w:rsidRDefault="00753E01" w:rsidP="00753E01">
      <w:pPr>
        <w:pStyle w:val="Code"/>
        <w:rPr>
          <w:highlight w:val="white"/>
          <w:lang w:val="sv-SE"/>
        </w:rPr>
      </w:pPr>
      <w:r>
        <w:rPr>
          <w:highlight w:val="white"/>
          <w:lang w:val="sv-SE"/>
        </w:rPr>
        <w:t xml:space="preserve">      SpecifierStack.Pop();</w:t>
      </w:r>
    </w:p>
    <w:p w14:paraId="1ED11452" w14:textId="77777777" w:rsidR="00753E01" w:rsidRDefault="00753E01" w:rsidP="00753E01">
      <w:pPr>
        <w:pStyle w:val="Code"/>
        <w:rPr>
          <w:highlight w:val="white"/>
          <w:lang w:val="sv-SE"/>
        </w:rPr>
      </w:pPr>
      <w:r>
        <w:rPr>
          <w:highlight w:val="white"/>
          <w:lang w:val="sv-SE"/>
        </w:rPr>
        <w:t xml:space="preserve">      $$ = $2;</w:t>
      </w:r>
    </w:p>
    <w:p w14:paraId="5605563E" w14:textId="77777777" w:rsidR="00753E01" w:rsidRDefault="00753E01" w:rsidP="00753E01">
      <w:pPr>
        <w:pStyle w:val="Code"/>
        <w:rPr>
          <w:highlight w:val="white"/>
          <w:lang w:val="sv-SE"/>
        </w:rPr>
      </w:pPr>
      <w:r>
        <w:rPr>
          <w:highlight w:val="white"/>
          <w:lang w:val="sv-SE"/>
        </w:rPr>
        <w:t xml:space="preserve">    };</w:t>
      </w:r>
    </w:p>
    <w:p w14:paraId="25CA7B2A" w14:textId="77777777" w:rsidR="00753E01" w:rsidRDefault="00753E01" w:rsidP="00753E01">
      <w:pPr>
        <w:pStyle w:val="Code"/>
        <w:rPr>
          <w:highlight w:val="white"/>
          <w:lang w:val="sv-SE"/>
        </w:rPr>
      </w:pPr>
    </w:p>
    <w:p w14:paraId="63E3D0A6" w14:textId="77777777" w:rsidR="00753E01" w:rsidRDefault="00753E01" w:rsidP="00753E01">
      <w:pPr>
        <w:pStyle w:val="Code"/>
        <w:rPr>
          <w:highlight w:val="white"/>
          <w:lang w:val="sv-SE"/>
        </w:rPr>
      </w:pPr>
      <w:r>
        <w:rPr>
          <w:highlight w:val="white"/>
          <w:lang w:val="sv-SE"/>
        </w:rPr>
        <w:t>optional_declaration_specifier_list_x:</w:t>
      </w:r>
    </w:p>
    <w:p w14:paraId="35C85AB4" w14:textId="77777777" w:rsidR="00753E01" w:rsidRDefault="00753E01" w:rsidP="00753E01">
      <w:pPr>
        <w:pStyle w:val="Code"/>
        <w:rPr>
          <w:highlight w:val="white"/>
          <w:lang w:val="sv-SE"/>
        </w:rPr>
      </w:pPr>
      <w:r>
        <w:rPr>
          <w:highlight w:val="white"/>
          <w:lang w:val="sv-SE"/>
        </w:rPr>
        <w:t xml:space="preserve">    /* empty */</w:t>
      </w:r>
    </w:p>
    <w:p w14:paraId="624C8288" w14:textId="77777777" w:rsidR="00753E01" w:rsidRDefault="00753E01" w:rsidP="00753E01">
      <w:pPr>
        <w:pStyle w:val="Code"/>
        <w:rPr>
          <w:highlight w:val="white"/>
          <w:lang w:val="sv-SE"/>
        </w:rPr>
      </w:pPr>
      <w:r>
        <w:rPr>
          <w:highlight w:val="white"/>
          <w:lang w:val="sv-SE"/>
        </w:rPr>
        <w:t xml:space="preserve">  | declaration_specifier_list_x;</w:t>
      </w:r>
    </w:p>
    <w:p w14:paraId="2C387EC3" w14:textId="77777777" w:rsidR="00753E01" w:rsidRDefault="00753E01" w:rsidP="00753E01">
      <w:pPr>
        <w:pStyle w:val="Code"/>
        <w:rPr>
          <w:highlight w:val="white"/>
          <w:lang w:val="sv-SE"/>
        </w:rPr>
      </w:pPr>
    </w:p>
    <w:p w14:paraId="0E63D323" w14:textId="77777777" w:rsidR="00753E01" w:rsidRDefault="00753E01" w:rsidP="00753E01">
      <w:pPr>
        <w:pStyle w:val="Code"/>
        <w:rPr>
          <w:highlight w:val="white"/>
          <w:lang w:val="sv-SE"/>
        </w:rPr>
      </w:pPr>
      <w:r>
        <w:rPr>
          <w:highlight w:val="white"/>
          <w:lang w:val="sv-SE"/>
        </w:rPr>
        <w:t>declaration_specifier_list_x:</w:t>
      </w:r>
    </w:p>
    <w:p w14:paraId="26A7A674" w14:textId="77777777" w:rsidR="00753E01" w:rsidRDefault="00753E01" w:rsidP="00753E01">
      <w:pPr>
        <w:pStyle w:val="Code"/>
        <w:rPr>
          <w:highlight w:val="white"/>
          <w:lang w:val="sv-SE"/>
        </w:rPr>
      </w:pPr>
      <w:r>
        <w:rPr>
          <w:highlight w:val="white"/>
          <w:lang w:val="sv-SE"/>
        </w:rPr>
        <w:t xml:space="preserve">  declaration_specifier_list {</w:t>
      </w:r>
    </w:p>
    <w:p w14:paraId="08A98796" w14:textId="5266EBC2" w:rsidR="00753E01" w:rsidRDefault="00753E01" w:rsidP="00753E01">
      <w:pPr>
        <w:pStyle w:val="Code"/>
        <w:rPr>
          <w:highlight w:val="white"/>
          <w:lang w:val="sv-SE"/>
        </w:rPr>
      </w:pPr>
      <w:r>
        <w:rPr>
          <w:highlight w:val="white"/>
          <w:lang w:val="sv-SE"/>
        </w:rPr>
        <w:t xml:space="preserve">    SpecifierStack.Push(</w:t>
      </w:r>
      <w:r w:rsidR="009E430B">
        <w:rPr>
          <w:highlight w:val="white"/>
          <w:lang w:val="sv-SE"/>
        </w:rPr>
        <w:t>Specifier.SpecifierList($1)</w:t>
      </w:r>
      <w:r>
        <w:rPr>
          <w:highlight w:val="white"/>
          <w:lang w:val="sv-SE"/>
        </w:rPr>
        <w:t>);</w:t>
      </w:r>
    </w:p>
    <w:p w14:paraId="6AC337FE" w14:textId="77777777" w:rsidR="00753E01" w:rsidRDefault="00753E01" w:rsidP="00753E01">
      <w:pPr>
        <w:pStyle w:val="Code"/>
        <w:rPr>
          <w:highlight w:val="white"/>
          <w:lang w:val="sv-SE"/>
        </w:rPr>
      </w:pPr>
      <w:r>
        <w:rPr>
          <w:highlight w:val="white"/>
          <w:lang w:val="sv-SE"/>
        </w:rPr>
        <w:t xml:space="preserve">  };</w:t>
      </w:r>
    </w:p>
    <w:p w14:paraId="5E47F572" w14:textId="030817D9" w:rsidR="00753E01" w:rsidRDefault="008C24FE" w:rsidP="003A16BC">
      <w:pPr>
        <w:rPr>
          <w:highlight w:val="white"/>
          <w:lang w:val="sv-SE"/>
        </w:rPr>
      </w:pPr>
      <w:r>
        <w:rPr>
          <w:highlight w:val="white"/>
          <w:lang w:val="sv-SE"/>
        </w:rPr>
        <w:t xml:space="preserve">A declaration specifier list is made up by one or </w:t>
      </w:r>
      <w:r w:rsidR="00914264">
        <w:rPr>
          <w:highlight w:val="white"/>
          <w:lang w:val="sv-SE"/>
        </w:rPr>
        <w:t xml:space="preserve">more </w:t>
      </w:r>
      <w:r w:rsidR="00C73BF4">
        <w:rPr>
          <w:highlight w:val="white"/>
          <w:lang w:val="sv-SE"/>
        </w:rPr>
        <w:t>declaration specifiers</w:t>
      </w:r>
      <w:r w:rsidR="0017524D">
        <w:rPr>
          <w:highlight w:val="white"/>
          <w:lang w:val="sv-SE"/>
        </w:rPr>
        <w:t>, which are stored in a list.</w:t>
      </w:r>
    </w:p>
    <w:p w14:paraId="099FFF05" w14:textId="77777777" w:rsidR="00753E01" w:rsidRDefault="00753E01" w:rsidP="00753E01">
      <w:pPr>
        <w:pStyle w:val="Code"/>
        <w:rPr>
          <w:highlight w:val="white"/>
          <w:lang w:val="sv-SE"/>
        </w:rPr>
      </w:pPr>
      <w:r>
        <w:rPr>
          <w:highlight w:val="white"/>
          <w:lang w:val="sv-SE"/>
        </w:rPr>
        <w:t>declaration_specifier_list:</w:t>
      </w:r>
    </w:p>
    <w:p w14:paraId="5A0705CF" w14:textId="77777777" w:rsidR="00753E01" w:rsidRDefault="00753E01" w:rsidP="00753E01">
      <w:pPr>
        <w:pStyle w:val="Code"/>
        <w:rPr>
          <w:highlight w:val="white"/>
          <w:lang w:val="sv-SE"/>
        </w:rPr>
      </w:pPr>
      <w:r>
        <w:rPr>
          <w:highlight w:val="white"/>
          <w:lang w:val="sv-SE"/>
        </w:rPr>
        <w:t xml:space="preserve">    declaration_specifier {</w:t>
      </w:r>
    </w:p>
    <w:p w14:paraId="74D6E859" w14:textId="77777777" w:rsidR="00E502E2" w:rsidRPr="00E502E2" w:rsidRDefault="00E502E2" w:rsidP="00E502E2">
      <w:pPr>
        <w:pStyle w:val="Code"/>
        <w:rPr>
          <w:highlight w:val="white"/>
        </w:rPr>
      </w:pPr>
      <w:r w:rsidRPr="00E502E2">
        <w:rPr>
          <w:highlight w:val="white"/>
        </w:rPr>
        <w:t xml:space="preserve">      $$ = new List&lt;object&gt;();</w:t>
      </w:r>
    </w:p>
    <w:p w14:paraId="739C983D" w14:textId="77777777" w:rsidR="00E502E2" w:rsidRPr="00E502E2" w:rsidRDefault="00E502E2" w:rsidP="00E502E2">
      <w:pPr>
        <w:pStyle w:val="Code"/>
        <w:rPr>
          <w:highlight w:val="white"/>
        </w:rPr>
      </w:pPr>
      <w:r w:rsidRPr="00E502E2">
        <w:rPr>
          <w:highlight w:val="white"/>
        </w:rPr>
        <w:t xml:space="preserve">      $$.Add($1);</w:t>
      </w:r>
    </w:p>
    <w:p w14:paraId="3EBC99C0" w14:textId="77777777" w:rsidR="00753E01" w:rsidRDefault="00753E01" w:rsidP="00753E01">
      <w:pPr>
        <w:pStyle w:val="Code"/>
        <w:rPr>
          <w:highlight w:val="white"/>
          <w:lang w:val="sv-SE"/>
        </w:rPr>
      </w:pPr>
      <w:r>
        <w:rPr>
          <w:highlight w:val="white"/>
          <w:lang w:val="sv-SE"/>
        </w:rPr>
        <w:t xml:space="preserve">    }</w:t>
      </w:r>
    </w:p>
    <w:p w14:paraId="64632D05" w14:textId="77777777" w:rsidR="00753E01" w:rsidRPr="00E502E2" w:rsidRDefault="00753E01" w:rsidP="00E502E2">
      <w:pPr>
        <w:pStyle w:val="Code"/>
        <w:rPr>
          <w:highlight w:val="white"/>
        </w:rPr>
      </w:pPr>
      <w:r w:rsidRPr="00E502E2">
        <w:rPr>
          <w:highlight w:val="white"/>
        </w:rPr>
        <w:t xml:space="preserve">  | declaration_specifier declaration_specifier_list {</w:t>
      </w:r>
    </w:p>
    <w:p w14:paraId="3C44A045" w14:textId="77777777" w:rsidR="00E502E2" w:rsidRPr="00E502E2" w:rsidRDefault="00E502E2" w:rsidP="00E502E2">
      <w:pPr>
        <w:pStyle w:val="Code"/>
        <w:rPr>
          <w:highlight w:val="white"/>
        </w:rPr>
      </w:pPr>
      <w:r w:rsidRPr="00E502E2">
        <w:rPr>
          <w:highlight w:val="white"/>
        </w:rPr>
        <w:t xml:space="preserve">      $2.Add($1);</w:t>
      </w:r>
    </w:p>
    <w:p w14:paraId="2FC55939" w14:textId="77777777" w:rsidR="00E502E2" w:rsidRPr="00E502E2" w:rsidRDefault="00E502E2" w:rsidP="00E502E2">
      <w:pPr>
        <w:pStyle w:val="Code"/>
        <w:rPr>
          <w:highlight w:val="white"/>
        </w:rPr>
      </w:pPr>
      <w:r w:rsidRPr="00E502E2">
        <w:rPr>
          <w:highlight w:val="white"/>
        </w:rPr>
        <w:lastRenderedPageBreak/>
        <w:t xml:space="preserve">      $$ = $2;</w:t>
      </w:r>
    </w:p>
    <w:p w14:paraId="686606B4" w14:textId="77777777" w:rsidR="00753E01" w:rsidRPr="00E502E2" w:rsidRDefault="00753E01" w:rsidP="00E502E2">
      <w:pPr>
        <w:pStyle w:val="Code"/>
        <w:rPr>
          <w:highlight w:val="white"/>
        </w:rPr>
      </w:pPr>
      <w:r w:rsidRPr="00E502E2">
        <w:rPr>
          <w:highlight w:val="white"/>
        </w:rPr>
        <w:t xml:space="preserve">    };</w:t>
      </w:r>
    </w:p>
    <w:p w14:paraId="2D1C2366" w14:textId="04ECE266" w:rsidR="00753E01" w:rsidRDefault="000B2D59" w:rsidP="000B2D59">
      <w:pPr>
        <w:rPr>
          <w:highlight w:val="white"/>
          <w:lang w:val="sv-SE"/>
        </w:rPr>
      </w:pPr>
      <w:r>
        <w:rPr>
          <w:highlight w:val="white"/>
          <w:lang w:val="sv-SE"/>
        </w:rPr>
        <w:t>There a set of different kind of specifiers</w:t>
      </w:r>
      <w:r w:rsidR="000D572F">
        <w:rPr>
          <w:highlight w:val="white"/>
          <w:lang w:val="sv-SE"/>
        </w:rPr>
        <w:t xml:space="preserve">. The following specifiers return a value of the </w:t>
      </w:r>
      <w:r w:rsidR="000D572F" w:rsidRPr="000D572F">
        <w:rPr>
          <w:rStyle w:val="KeyWord0"/>
          <w:highlight w:val="white"/>
        </w:rPr>
        <w:t>Mask</w:t>
      </w:r>
      <w:r w:rsidR="000D572F">
        <w:rPr>
          <w:highlight w:val="white"/>
          <w:lang w:val="sv-SE"/>
        </w:rPr>
        <w:t xml:space="preserve"> enumeration.</w:t>
      </w:r>
    </w:p>
    <w:p w14:paraId="1731F081" w14:textId="6BFA8546" w:rsidR="000B2D59" w:rsidRDefault="00F2259A" w:rsidP="000B2D59">
      <w:pPr>
        <w:pStyle w:val="Liststycke"/>
        <w:numPr>
          <w:ilvl w:val="0"/>
          <w:numId w:val="119"/>
        </w:numPr>
        <w:rPr>
          <w:highlight w:val="white"/>
          <w:lang w:val="sv-SE"/>
        </w:rPr>
      </w:pPr>
      <w:r>
        <w:rPr>
          <w:highlight w:val="white"/>
          <w:lang w:val="sv-SE"/>
        </w:rPr>
        <w:t xml:space="preserve">Storage: </w:t>
      </w:r>
      <w:r w:rsidRPr="00A52369">
        <w:rPr>
          <w:rStyle w:val="KeyWord0"/>
          <w:highlight w:val="white"/>
        </w:rPr>
        <w:t>auto</w:t>
      </w:r>
      <w:r>
        <w:rPr>
          <w:highlight w:val="white"/>
          <w:lang w:val="sv-SE"/>
        </w:rPr>
        <w:t xml:space="preserve">, </w:t>
      </w:r>
      <w:r w:rsidRPr="00A52369">
        <w:rPr>
          <w:rStyle w:val="KeyWord0"/>
          <w:highlight w:val="white"/>
        </w:rPr>
        <w:t>register</w:t>
      </w:r>
      <w:r>
        <w:rPr>
          <w:highlight w:val="white"/>
          <w:lang w:val="sv-SE"/>
        </w:rPr>
        <w:t xml:space="preserve">, </w:t>
      </w:r>
      <w:r w:rsidRPr="00A52369">
        <w:rPr>
          <w:rStyle w:val="KeyWord0"/>
          <w:highlight w:val="white"/>
        </w:rPr>
        <w:t>static</w:t>
      </w:r>
      <w:r>
        <w:rPr>
          <w:highlight w:val="white"/>
          <w:lang w:val="sv-SE"/>
        </w:rPr>
        <w:t xml:space="preserve">, </w:t>
      </w:r>
      <w:r w:rsidRPr="00A52369">
        <w:rPr>
          <w:rStyle w:val="KeyWord0"/>
          <w:highlight w:val="white"/>
        </w:rPr>
        <w:t>extern</w:t>
      </w:r>
      <w:r>
        <w:rPr>
          <w:highlight w:val="white"/>
          <w:lang w:val="sv-SE"/>
        </w:rPr>
        <w:t xml:space="preserve">, </w:t>
      </w:r>
      <w:r w:rsidR="00F34553">
        <w:rPr>
          <w:highlight w:val="white"/>
          <w:lang w:val="sv-SE"/>
        </w:rPr>
        <w:t>or</w:t>
      </w:r>
      <w:r>
        <w:rPr>
          <w:highlight w:val="white"/>
          <w:lang w:val="sv-SE"/>
        </w:rPr>
        <w:t xml:space="preserve"> </w:t>
      </w:r>
      <w:r w:rsidRPr="00A52369">
        <w:rPr>
          <w:rStyle w:val="KeyWord0"/>
          <w:highlight w:val="white"/>
        </w:rPr>
        <w:t>typedef</w:t>
      </w:r>
    </w:p>
    <w:p w14:paraId="7417F37F" w14:textId="6849A2E1" w:rsidR="00933B61" w:rsidRDefault="00A52369" w:rsidP="000B2D59">
      <w:pPr>
        <w:pStyle w:val="Liststycke"/>
        <w:numPr>
          <w:ilvl w:val="0"/>
          <w:numId w:val="119"/>
        </w:numPr>
        <w:rPr>
          <w:highlight w:val="white"/>
          <w:lang w:val="sv-SE"/>
        </w:rPr>
      </w:pPr>
      <w:r>
        <w:rPr>
          <w:highlight w:val="white"/>
          <w:lang w:val="sv-SE"/>
        </w:rPr>
        <w:t>Type q</w:t>
      </w:r>
      <w:r w:rsidR="00933B61">
        <w:rPr>
          <w:highlight w:val="white"/>
          <w:lang w:val="sv-SE"/>
        </w:rPr>
        <w:t xml:space="preserve">uailifiers: </w:t>
      </w:r>
      <w:r w:rsidR="00933B61" w:rsidRPr="00A52369">
        <w:rPr>
          <w:rStyle w:val="KeyWord0"/>
          <w:highlight w:val="white"/>
        </w:rPr>
        <w:t>constant</w:t>
      </w:r>
      <w:r w:rsidR="00933B61">
        <w:rPr>
          <w:highlight w:val="white"/>
          <w:lang w:val="sv-SE"/>
        </w:rPr>
        <w:t xml:space="preserve"> </w:t>
      </w:r>
      <w:r w:rsidR="00F34553">
        <w:rPr>
          <w:highlight w:val="white"/>
          <w:lang w:val="sv-SE"/>
        </w:rPr>
        <w:t>or</w:t>
      </w:r>
      <w:r w:rsidR="00933B61">
        <w:rPr>
          <w:highlight w:val="white"/>
          <w:lang w:val="sv-SE"/>
        </w:rPr>
        <w:t xml:space="preserve"> </w:t>
      </w:r>
      <w:r w:rsidR="00933B61" w:rsidRPr="00A52369">
        <w:rPr>
          <w:rStyle w:val="KeyWord0"/>
          <w:highlight w:val="white"/>
        </w:rPr>
        <w:t>volatile</w:t>
      </w:r>
    </w:p>
    <w:p w14:paraId="742E88BE" w14:textId="78759071" w:rsidR="00AC1BD0" w:rsidRPr="000D572F" w:rsidRDefault="00D3464E" w:rsidP="000B2D59">
      <w:pPr>
        <w:pStyle w:val="Liststycke"/>
        <w:numPr>
          <w:ilvl w:val="0"/>
          <w:numId w:val="119"/>
        </w:numPr>
        <w:rPr>
          <w:rStyle w:val="KeyWord0"/>
          <w:b w:val="0"/>
          <w:noProof w:val="0"/>
          <w:highlight w:val="white"/>
          <w:lang w:val="sv-SE"/>
        </w:rPr>
      </w:pPr>
      <w:r>
        <w:rPr>
          <w:highlight w:val="white"/>
          <w:lang w:val="sv-SE"/>
        </w:rPr>
        <w:t xml:space="preserve">Type </w:t>
      </w:r>
      <w:r w:rsidR="00A52369">
        <w:rPr>
          <w:highlight w:val="white"/>
          <w:lang w:val="sv-SE"/>
        </w:rPr>
        <w:t xml:space="preserve">specifiers: </w:t>
      </w:r>
      <w:r w:rsidR="00A52369" w:rsidRPr="00A52369">
        <w:rPr>
          <w:rStyle w:val="KeyWord0"/>
          <w:highlight w:val="white"/>
        </w:rPr>
        <w:t>void</w:t>
      </w:r>
      <w:r w:rsidR="00A52369">
        <w:rPr>
          <w:highlight w:val="white"/>
          <w:lang w:val="sv-SE"/>
        </w:rPr>
        <w:t xml:space="preserve">, </w:t>
      </w:r>
      <w:r w:rsidR="00A52369" w:rsidRPr="00A52369">
        <w:rPr>
          <w:rStyle w:val="KeyWord0"/>
          <w:highlight w:val="white"/>
        </w:rPr>
        <w:t>char</w:t>
      </w:r>
      <w:r w:rsidR="00A52369">
        <w:rPr>
          <w:highlight w:val="white"/>
          <w:lang w:val="sv-SE"/>
        </w:rPr>
        <w:t xml:space="preserve">, </w:t>
      </w:r>
      <w:r w:rsidR="00A52369" w:rsidRPr="00A52369">
        <w:rPr>
          <w:rStyle w:val="KeyWord0"/>
          <w:highlight w:val="white"/>
        </w:rPr>
        <w:t>short</w:t>
      </w:r>
      <w:r w:rsidR="00A52369">
        <w:rPr>
          <w:highlight w:val="white"/>
          <w:lang w:val="sv-SE"/>
        </w:rPr>
        <w:t xml:space="preserve">, </w:t>
      </w:r>
      <w:r w:rsidR="00A52369" w:rsidRPr="00A52369">
        <w:rPr>
          <w:rStyle w:val="KeyWord0"/>
          <w:highlight w:val="white"/>
        </w:rPr>
        <w:t>int</w:t>
      </w:r>
      <w:r w:rsidR="00A52369">
        <w:rPr>
          <w:highlight w:val="white"/>
          <w:lang w:val="sv-SE"/>
        </w:rPr>
        <w:t xml:space="preserve">, </w:t>
      </w:r>
      <w:r w:rsidR="00A52369" w:rsidRPr="00A52369">
        <w:rPr>
          <w:rStyle w:val="KeyWord0"/>
          <w:highlight w:val="white"/>
        </w:rPr>
        <w:t>long</w:t>
      </w:r>
      <w:r w:rsidR="00A52369">
        <w:rPr>
          <w:highlight w:val="white"/>
          <w:lang w:val="sv-SE"/>
        </w:rPr>
        <w:t xml:space="preserve">, </w:t>
      </w:r>
      <w:r w:rsidR="00A52369" w:rsidRPr="00A52369">
        <w:rPr>
          <w:rStyle w:val="KeyWord0"/>
          <w:highlight w:val="white"/>
        </w:rPr>
        <w:t>float</w:t>
      </w:r>
      <w:r w:rsidR="00A52369">
        <w:rPr>
          <w:highlight w:val="white"/>
          <w:lang w:val="sv-SE"/>
        </w:rPr>
        <w:t xml:space="preserve">, </w:t>
      </w:r>
      <w:r w:rsidR="00A52369" w:rsidRPr="00A52369">
        <w:rPr>
          <w:rStyle w:val="KeyWord0"/>
          <w:highlight w:val="white"/>
        </w:rPr>
        <w:t>double</w:t>
      </w:r>
      <w:r w:rsidR="00A52369">
        <w:rPr>
          <w:highlight w:val="white"/>
          <w:lang w:val="sv-SE"/>
        </w:rPr>
        <w:t xml:space="preserve">, </w:t>
      </w:r>
      <w:r w:rsidR="00A52369" w:rsidRPr="00A52369">
        <w:rPr>
          <w:rStyle w:val="KeyWord0"/>
          <w:highlight w:val="white"/>
        </w:rPr>
        <w:t>signed</w:t>
      </w:r>
      <w:r w:rsidR="00A52369">
        <w:rPr>
          <w:highlight w:val="white"/>
          <w:lang w:val="sv-SE"/>
        </w:rPr>
        <w:t xml:space="preserve">, </w:t>
      </w:r>
      <w:r w:rsidR="005F592C">
        <w:rPr>
          <w:highlight w:val="white"/>
          <w:lang w:val="sv-SE"/>
        </w:rPr>
        <w:t xml:space="preserve">or </w:t>
      </w:r>
      <w:r w:rsidR="00A52369" w:rsidRPr="00A52369">
        <w:rPr>
          <w:rStyle w:val="KeyWord0"/>
          <w:highlight w:val="white"/>
        </w:rPr>
        <w:t>unsigned</w:t>
      </w:r>
    </w:p>
    <w:p w14:paraId="59878D73" w14:textId="404A586F" w:rsidR="000D572F" w:rsidRPr="000D572F" w:rsidRDefault="000D572F" w:rsidP="000D572F">
      <w:pPr>
        <w:rPr>
          <w:highlight w:val="white"/>
          <w:lang w:val="sv-SE"/>
        </w:rPr>
      </w:pPr>
      <w:r>
        <w:rPr>
          <w:highlight w:val="white"/>
          <w:lang w:val="sv-SE"/>
        </w:rPr>
        <w:t xml:space="preserve">The following specifiers return a reference to the </w:t>
      </w:r>
      <w:r w:rsidRPr="000D572F">
        <w:rPr>
          <w:rStyle w:val="KeyWord0"/>
          <w:highlight w:val="white"/>
        </w:rPr>
        <w:t>Type</w:t>
      </w:r>
      <w:r>
        <w:rPr>
          <w:highlight w:val="white"/>
          <w:lang w:val="sv-SE"/>
        </w:rPr>
        <w:t xml:space="preserve"> class.</w:t>
      </w:r>
    </w:p>
    <w:p w14:paraId="236C568F" w14:textId="77777777" w:rsidR="00AC1BD0" w:rsidRDefault="00AC1BD0" w:rsidP="000B2D59">
      <w:pPr>
        <w:pStyle w:val="Liststycke"/>
        <w:numPr>
          <w:ilvl w:val="0"/>
          <w:numId w:val="119"/>
        </w:numPr>
        <w:rPr>
          <w:highlight w:val="white"/>
          <w:lang w:val="sv-SE"/>
        </w:rPr>
      </w:pPr>
      <w:r>
        <w:rPr>
          <w:highlight w:val="white"/>
          <w:lang w:val="sv-SE"/>
        </w:rPr>
        <w:t>S</w:t>
      </w:r>
      <w:r w:rsidR="002326EB">
        <w:rPr>
          <w:highlight w:val="white"/>
          <w:lang w:val="sv-SE"/>
        </w:rPr>
        <w:t>truct or union specifier</w:t>
      </w:r>
    </w:p>
    <w:p w14:paraId="0EF1126B" w14:textId="77777777" w:rsidR="00AC1BD0" w:rsidRDefault="00AC1BD0" w:rsidP="000B2D59">
      <w:pPr>
        <w:pStyle w:val="Liststycke"/>
        <w:numPr>
          <w:ilvl w:val="0"/>
          <w:numId w:val="119"/>
        </w:numPr>
        <w:rPr>
          <w:highlight w:val="white"/>
          <w:lang w:val="sv-SE"/>
        </w:rPr>
      </w:pPr>
      <w:r>
        <w:rPr>
          <w:highlight w:val="white"/>
          <w:lang w:val="sv-SE"/>
        </w:rPr>
        <w:t>E</w:t>
      </w:r>
      <w:r w:rsidR="002326EB">
        <w:rPr>
          <w:highlight w:val="white"/>
          <w:lang w:val="sv-SE"/>
        </w:rPr>
        <w:t>num specifier</w:t>
      </w:r>
    </w:p>
    <w:p w14:paraId="5F1FE82D" w14:textId="241FDBBF" w:rsidR="000D572F" w:rsidRPr="00DB64C7" w:rsidRDefault="00AC1BD0" w:rsidP="000D572F">
      <w:pPr>
        <w:pStyle w:val="Liststycke"/>
        <w:numPr>
          <w:ilvl w:val="0"/>
          <w:numId w:val="119"/>
        </w:numPr>
        <w:rPr>
          <w:highlight w:val="white"/>
          <w:lang w:val="sv-SE"/>
        </w:rPr>
      </w:pPr>
      <w:r>
        <w:rPr>
          <w:highlight w:val="white"/>
          <w:lang w:val="sv-SE"/>
        </w:rPr>
        <w:t>T</w:t>
      </w:r>
      <w:r w:rsidR="002326EB">
        <w:rPr>
          <w:highlight w:val="white"/>
          <w:lang w:val="sv-SE"/>
        </w:rPr>
        <w:t>ypedef name</w:t>
      </w:r>
    </w:p>
    <w:p w14:paraId="2B86CB22" w14:textId="77777777" w:rsidR="00753E01" w:rsidRDefault="00753E01" w:rsidP="00753E01">
      <w:pPr>
        <w:pStyle w:val="Code"/>
        <w:rPr>
          <w:highlight w:val="white"/>
          <w:lang w:val="sv-SE"/>
        </w:rPr>
      </w:pPr>
      <w:r>
        <w:rPr>
          <w:highlight w:val="white"/>
          <w:lang w:val="sv-SE"/>
        </w:rPr>
        <w:t>declaration_specifier:</w:t>
      </w:r>
    </w:p>
    <w:p w14:paraId="540FAD20" w14:textId="15280AD9" w:rsidR="00753E01" w:rsidRDefault="00753E01" w:rsidP="00753E01">
      <w:pPr>
        <w:pStyle w:val="Code"/>
        <w:rPr>
          <w:highlight w:val="white"/>
          <w:lang w:val="sv-SE"/>
        </w:rPr>
      </w:pPr>
      <w:r>
        <w:rPr>
          <w:highlight w:val="white"/>
          <w:lang w:val="sv-SE"/>
        </w:rPr>
        <w:t xml:space="preserve">  </w:t>
      </w:r>
      <w:r w:rsidR="008178C3">
        <w:rPr>
          <w:highlight w:val="white"/>
          <w:lang w:val="sv-SE"/>
        </w:rPr>
        <w:t xml:space="preserve"> </w:t>
      </w:r>
      <w:r>
        <w:rPr>
          <w:highlight w:val="white"/>
          <w:lang w:val="sv-SE"/>
        </w:rPr>
        <w:t xml:space="preserve"> AUTO                      { $$ = Mask.Auto;     }</w:t>
      </w:r>
    </w:p>
    <w:p w14:paraId="787199F6" w14:textId="77777777" w:rsidR="00753E01" w:rsidRDefault="00753E01" w:rsidP="00753E01">
      <w:pPr>
        <w:pStyle w:val="Code"/>
        <w:rPr>
          <w:highlight w:val="white"/>
          <w:lang w:val="sv-SE"/>
        </w:rPr>
      </w:pPr>
      <w:r>
        <w:rPr>
          <w:highlight w:val="white"/>
          <w:lang w:val="sv-SE"/>
        </w:rPr>
        <w:t xml:space="preserve">  | REGISTER                  { $$ = Mask.Register; }</w:t>
      </w:r>
    </w:p>
    <w:p w14:paraId="392C5D71" w14:textId="77777777" w:rsidR="00753E01" w:rsidRDefault="00753E01" w:rsidP="00753E01">
      <w:pPr>
        <w:pStyle w:val="Code"/>
        <w:rPr>
          <w:highlight w:val="white"/>
          <w:lang w:val="sv-SE"/>
        </w:rPr>
      </w:pPr>
      <w:r>
        <w:rPr>
          <w:highlight w:val="white"/>
          <w:lang w:val="sv-SE"/>
        </w:rPr>
        <w:t xml:space="preserve">  | STATIC                    { $$ = Mask.Static;   }</w:t>
      </w:r>
    </w:p>
    <w:p w14:paraId="76098141" w14:textId="77777777" w:rsidR="00753E01" w:rsidRDefault="00753E01" w:rsidP="00753E01">
      <w:pPr>
        <w:pStyle w:val="Code"/>
        <w:rPr>
          <w:highlight w:val="white"/>
          <w:lang w:val="sv-SE"/>
        </w:rPr>
      </w:pPr>
      <w:r>
        <w:rPr>
          <w:highlight w:val="white"/>
          <w:lang w:val="sv-SE"/>
        </w:rPr>
        <w:t xml:space="preserve">  | EXTERN                    { $$ = Mask.Extern;   }</w:t>
      </w:r>
    </w:p>
    <w:p w14:paraId="65B08635" w14:textId="77777777" w:rsidR="00753E01" w:rsidRDefault="00753E01" w:rsidP="00753E01">
      <w:pPr>
        <w:pStyle w:val="Code"/>
        <w:rPr>
          <w:highlight w:val="white"/>
          <w:lang w:val="sv-SE"/>
        </w:rPr>
      </w:pPr>
      <w:r>
        <w:rPr>
          <w:highlight w:val="white"/>
          <w:lang w:val="sv-SE"/>
        </w:rPr>
        <w:t xml:space="preserve">  | TYPEDEF                   { $$ = Mask.Typedef;  }</w:t>
      </w:r>
    </w:p>
    <w:p w14:paraId="4967739A" w14:textId="19389491" w:rsidR="008178C3" w:rsidRDefault="008178C3" w:rsidP="008178C3">
      <w:pPr>
        <w:pStyle w:val="Code"/>
        <w:rPr>
          <w:highlight w:val="white"/>
          <w:lang w:val="sv-SE"/>
        </w:rPr>
      </w:pPr>
      <w:r>
        <w:rPr>
          <w:highlight w:val="white"/>
          <w:lang w:val="sv-SE"/>
        </w:rPr>
        <w:t xml:space="preserve">  | CONSTANT                  { $$ = Mask.Constant; }</w:t>
      </w:r>
    </w:p>
    <w:p w14:paraId="20CAB430" w14:textId="77777777" w:rsidR="008178C3" w:rsidRDefault="008178C3" w:rsidP="008178C3">
      <w:pPr>
        <w:pStyle w:val="Code"/>
        <w:rPr>
          <w:highlight w:val="white"/>
          <w:lang w:val="sv-SE"/>
        </w:rPr>
      </w:pPr>
      <w:r>
        <w:rPr>
          <w:highlight w:val="white"/>
          <w:lang w:val="sv-SE"/>
        </w:rPr>
        <w:t xml:space="preserve">  | VOLATILE                  { $$ = Mask.Volatile; }</w:t>
      </w:r>
    </w:p>
    <w:p w14:paraId="4019992A" w14:textId="77777777" w:rsidR="00753E01" w:rsidRDefault="00753E01" w:rsidP="00753E01">
      <w:pPr>
        <w:pStyle w:val="Code"/>
        <w:rPr>
          <w:highlight w:val="white"/>
          <w:lang w:val="sv-SE"/>
        </w:rPr>
      </w:pPr>
      <w:r>
        <w:rPr>
          <w:highlight w:val="white"/>
          <w:lang w:val="sv-SE"/>
        </w:rPr>
        <w:t xml:space="preserve">  | VOID                      { $$ = Mask.Void;     }</w:t>
      </w:r>
    </w:p>
    <w:p w14:paraId="3115A80A" w14:textId="77777777" w:rsidR="00753E01" w:rsidRDefault="00753E01" w:rsidP="00753E01">
      <w:pPr>
        <w:pStyle w:val="Code"/>
        <w:rPr>
          <w:highlight w:val="white"/>
          <w:lang w:val="sv-SE"/>
        </w:rPr>
      </w:pPr>
      <w:r>
        <w:rPr>
          <w:highlight w:val="white"/>
          <w:lang w:val="sv-SE"/>
        </w:rPr>
        <w:t xml:space="preserve">  | CHAR                      { $$ = Mask.Char;     }</w:t>
      </w:r>
    </w:p>
    <w:p w14:paraId="26DC61EC" w14:textId="77777777" w:rsidR="00753E01" w:rsidRDefault="00753E01" w:rsidP="00753E01">
      <w:pPr>
        <w:pStyle w:val="Code"/>
        <w:rPr>
          <w:highlight w:val="white"/>
          <w:lang w:val="sv-SE"/>
        </w:rPr>
      </w:pPr>
      <w:r>
        <w:rPr>
          <w:highlight w:val="white"/>
          <w:lang w:val="sv-SE"/>
        </w:rPr>
        <w:t xml:space="preserve">  | SHORT                     { $$ = Mask.Short;    }</w:t>
      </w:r>
    </w:p>
    <w:p w14:paraId="6FA56FDA" w14:textId="77777777" w:rsidR="00753E01" w:rsidRDefault="00753E01" w:rsidP="00753E01">
      <w:pPr>
        <w:pStyle w:val="Code"/>
        <w:rPr>
          <w:highlight w:val="white"/>
          <w:lang w:val="sv-SE"/>
        </w:rPr>
      </w:pPr>
      <w:r>
        <w:rPr>
          <w:highlight w:val="white"/>
          <w:lang w:val="sv-SE"/>
        </w:rPr>
        <w:t xml:space="preserve">  | INT                       { $$ = Mask.Int;      }</w:t>
      </w:r>
    </w:p>
    <w:p w14:paraId="38C0E539" w14:textId="77777777" w:rsidR="00753E01" w:rsidRDefault="00753E01" w:rsidP="00753E01">
      <w:pPr>
        <w:pStyle w:val="Code"/>
        <w:rPr>
          <w:highlight w:val="white"/>
          <w:lang w:val="sv-SE"/>
        </w:rPr>
      </w:pPr>
      <w:r>
        <w:rPr>
          <w:highlight w:val="white"/>
          <w:lang w:val="sv-SE"/>
        </w:rPr>
        <w:t xml:space="preserve">  | LONG                      { $$ = Mask.Long;     }</w:t>
      </w:r>
    </w:p>
    <w:p w14:paraId="5B268C41" w14:textId="77777777" w:rsidR="00753E01" w:rsidRDefault="00753E01" w:rsidP="00753E01">
      <w:pPr>
        <w:pStyle w:val="Code"/>
        <w:rPr>
          <w:highlight w:val="white"/>
          <w:lang w:val="sv-SE"/>
        </w:rPr>
      </w:pPr>
      <w:r>
        <w:rPr>
          <w:highlight w:val="white"/>
          <w:lang w:val="sv-SE"/>
        </w:rPr>
        <w:t xml:space="preserve">  | FLOAT                     { $$ = Mask.Float;    }</w:t>
      </w:r>
    </w:p>
    <w:p w14:paraId="70DF7D91" w14:textId="77777777" w:rsidR="00753E01" w:rsidRDefault="00753E01" w:rsidP="00753E01">
      <w:pPr>
        <w:pStyle w:val="Code"/>
        <w:rPr>
          <w:highlight w:val="white"/>
          <w:lang w:val="sv-SE"/>
        </w:rPr>
      </w:pPr>
      <w:r>
        <w:rPr>
          <w:highlight w:val="white"/>
          <w:lang w:val="sv-SE"/>
        </w:rPr>
        <w:t xml:space="preserve">  | DOUBLE                    { $$ = Mask.Double;   }</w:t>
      </w:r>
    </w:p>
    <w:p w14:paraId="48E1095A" w14:textId="77777777" w:rsidR="00753E01" w:rsidRDefault="00753E01" w:rsidP="00753E01">
      <w:pPr>
        <w:pStyle w:val="Code"/>
        <w:rPr>
          <w:highlight w:val="white"/>
          <w:lang w:val="sv-SE"/>
        </w:rPr>
      </w:pPr>
      <w:r>
        <w:rPr>
          <w:highlight w:val="white"/>
          <w:lang w:val="sv-SE"/>
        </w:rPr>
        <w:t xml:space="preserve">  | SIGNED                    { $$ = Mask.Signed;   }</w:t>
      </w:r>
    </w:p>
    <w:p w14:paraId="7C30AE43" w14:textId="77777777" w:rsidR="00753E01" w:rsidRDefault="00753E01" w:rsidP="00753E01">
      <w:pPr>
        <w:pStyle w:val="Code"/>
        <w:rPr>
          <w:highlight w:val="white"/>
          <w:lang w:val="sv-SE"/>
        </w:rPr>
      </w:pPr>
      <w:r>
        <w:rPr>
          <w:highlight w:val="white"/>
          <w:lang w:val="sv-SE"/>
        </w:rPr>
        <w:t xml:space="preserve">  | UNSIGNED                  { $$ = Mask.Unsigned; }</w:t>
      </w:r>
    </w:p>
    <w:p w14:paraId="729A481B" w14:textId="77777777" w:rsidR="00753E01" w:rsidRDefault="00753E01" w:rsidP="00753E01">
      <w:pPr>
        <w:pStyle w:val="Code"/>
        <w:rPr>
          <w:highlight w:val="white"/>
          <w:lang w:val="sv-SE"/>
        </w:rPr>
      </w:pPr>
      <w:r>
        <w:rPr>
          <w:highlight w:val="white"/>
          <w:lang w:val="sv-SE"/>
        </w:rPr>
        <w:t xml:space="preserve">  | struct_or_union_specifier { $$ = $1;            }</w:t>
      </w:r>
    </w:p>
    <w:p w14:paraId="23CD391C" w14:textId="77777777" w:rsidR="00753E01" w:rsidRDefault="00753E01" w:rsidP="00753E01">
      <w:pPr>
        <w:pStyle w:val="Code"/>
        <w:rPr>
          <w:highlight w:val="white"/>
          <w:lang w:val="sv-SE"/>
        </w:rPr>
      </w:pPr>
      <w:r>
        <w:rPr>
          <w:highlight w:val="white"/>
          <w:lang w:val="sv-SE"/>
        </w:rPr>
        <w:t xml:space="preserve">  | enum_specifier            { $$ = $1;            }</w:t>
      </w:r>
    </w:p>
    <w:p w14:paraId="1314A00C" w14:textId="77777777" w:rsidR="00753E01" w:rsidRDefault="00753E01" w:rsidP="00753E01">
      <w:pPr>
        <w:pStyle w:val="Code"/>
        <w:rPr>
          <w:highlight w:val="white"/>
          <w:lang w:val="sv-SE"/>
        </w:rPr>
      </w:pPr>
      <w:r>
        <w:rPr>
          <w:highlight w:val="white"/>
          <w:lang w:val="sv-SE"/>
        </w:rPr>
        <w:t xml:space="preserve">  | TYPEDEF_NAME              { $$ = $1;            };</w:t>
      </w:r>
    </w:p>
    <w:p w14:paraId="1A848867" w14:textId="0A6C797A" w:rsidR="00A04EF2" w:rsidRDefault="00A04EF2" w:rsidP="00965E9F">
      <w:pPr>
        <w:pStyle w:val="Rubrik4"/>
        <w:rPr>
          <w:highlight w:val="white"/>
        </w:rPr>
      </w:pPr>
      <w:r>
        <w:rPr>
          <w:highlight w:val="white"/>
        </w:rPr>
        <w:t>Struct and Union</w:t>
      </w:r>
    </w:p>
    <w:p w14:paraId="77ED76FC" w14:textId="3C581759" w:rsidR="00A856B4" w:rsidRDefault="00DB149C" w:rsidP="00A856B4">
      <w:pPr>
        <w:rPr>
          <w:highlight w:val="white"/>
        </w:rPr>
      </w:pPr>
      <w:r>
        <w:rPr>
          <w:highlight w:val="white"/>
        </w:rPr>
        <w:t xml:space="preserve">A struct or union specifier </w:t>
      </w:r>
      <w:r w:rsidR="00FB3975">
        <w:rPr>
          <w:highlight w:val="white"/>
        </w:rPr>
        <w:t>can be stated with an optional name and a declaration list within brackets</w:t>
      </w:r>
      <w:r w:rsidR="00DF309B">
        <w:rPr>
          <w:highlight w:val="white"/>
        </w:rPr>
        <w:t xml:space="preserve">, or </w:t>
      </w:r>
      <w:r w:rsidR="00B65D09">
        <w:rPr>
          <w:highlight w:val="white"/>
        </w:rPr>
        <w:t xml:space="preserve">just </w:t>
      </w:r>
      <w:r w:rsidR="00DF309B">
        <w:rPr>
          <w:highlight w:val="white"/>
        </w:rPr>
        <w:t xml:space="preserve">a name. </w:t>
      </w:r>
      <w:r w:rsidR="006D26DF">
        <w:rPr>
          <w:highlight w:val="white"/>
        </w:rPr>
        <w:t>W</w:t>
      </w:r>
      <w:r w:rsidR="00ED0F79">
        <w:rPr>
          <w:highlight w:val="white"/>
        </w:rPr>
        <w:t xml:space="preserve">hen the declaration list is parsed, </w:t>
      </w:r>
      <w:r w:rsidR="006D26DF">
        <w:rPr>
          <w:highlight w:val="white"/>
        </w:rPr>
        <w:t>each member of the struct or union becomes added to</w:t>
      </w:r>
      <w:r w:rsidR="00ED0F79">
        <w:rPr>
          <w:highlight w:val="white"/>
        </w:rPr>
        <w:t xml:space="preserve"> the entry map of the current symbol table</w:t>
      </w:r>
      <w:r w:rsidR="006D26DF">
        <w:rPr>
          <w:highlight w:val="white"/>
        </w:rPr>
        <w:t>.</w:t>
      </w:r>
      <w:r w:rsidR="00955FA3">
        <w:rPr>
          <w:highlight w:val="white"/>
        </w:rPr>
        <w:t xml:space="preserve"> </w:t>
      </w:r>
      <w:r w:rsidR="00B928AE">
        <w:rPr>
          <w:highlight w:val="white"/>
        </w:rPr>
        <w:t xml:space="preserve">Before the </w:t>
      </w:r>
      <w:r w:rsidR="0044640F">
        <w:rPr>
          <w:highlight w:val="white"/>
        </w:rPr>
        <w:t>parsing of the declaration list w</w:t>
      </w:r>
      <w:r w:rsidR="00955FA3">
        <w:rPr>
          <w:highlight w:val="white"/>
        </w:rPr>
        <w:t xml:space="preserve">e create a </w:t>
      </w:r>
      <w:r w:rsidR="0044640F">
        <w:rPr>
          <w:highlight w:val="white"/>
        </w:rPr>
        <w:t xml:space="preserve">new </w:t>
      </w:r>
      <w:r w:rsidR="00955FA3">
        <w:rPr>
          <w:highlight w:val="white"/>
        </w:rPr>
        <w:t xml:space="preserve">symbol table for the </w:t>
      </w:r>
      <w:r w:rsidR="0044640F">
        <w:rPr>
          <w:highlight w:val="white"/>
        </w:rPr>
        <w:t xml:space="preserve">members of the </w:t>
      </w:r>
      <w:r w:rsidR="00955FA3">
        <w:rPr>
          <w:highlight w:val="white"/>
        </w:rPr>
        <w:t xml:space="preserve">declaration list. </w:t>
      </w:r>
    </w:p>
    <w:p w14:paraId="4BCD06D6" w14:textId="77777777" w:rsidR="00D43E0D" w:rsidRDefault="00D43E0D" w:rsidP="00D43E0D">
      <w:pPr>
        <w:pStyle w:val="CodeHeader"/>
        <w:rPr>
          <w:highlight w:val="white"/>
          <w:lang w:val="sv-SE"/>
        </w:rPr>
      </w:pPr>
      <w:r>
        <w:rPr>
          <w:highlight w:val="white"/>
          <w:lang w:val="sv-SE"/>
        </w:rPr>
        <w:t>MainParser.gppg</w:t>
      </w:r>
    </w:p>
    <w:p w14:paraId="546A8DE7" w14:textId="62755F11" w:rsidR="00B700C2" w:rsidRPr="006B34A2" w:rsidRDefault="00B700C2" w:rsidP="006B34A2">
      <w:pPr>
        <w:pStyle w:val="Code"/>
        <w:rPr>
          <w:rStyle w:val="KeyWord0"/>
          <w:b w:val="0"/>
          <w:highlight w:val="white"/>
        </w:rPr>
      </w:pPr>
      <w:r w:rsidRPr="006B34A2">
        <w:rPr>
          <w:rStyle w:val="KeyWord0"/>
          <w:b w:val="0"/>
          <w:highlight w:val="white"/>
        </w:rPr>
        <w:t>struct_or_union_specifier:</w:t>
      </w:r>
    </w:p>
    <w:p w14:paraId="16D2C5D1" w14:textId="11DCA997" w:rsidR="00B700C2" w:rsidRDefault="00B700C2" w:rsidP="00B700C2">
      <w:pPr>
        <w:pStyle w:val="Code"/>
        <w:rPr>
          <w:highlight w:val="white"/>
          <w:lang w:val="sv-SE"/>
        </w:rPr>
      </w:pPr>
      <w:r>
        <w:rPr>
          <w:highlight w:val="white"/>
          <w:lang w:val="sv-SE"/>
        </w:rPr>
        <w:t xml:space="preserve">    struct_or_union optional_name {</w:t>
      </w:r>
    </w:p>
    <w:p w14:paraId="5962C9F7" w14:textId="06FB5E1F" w:rsidR="00007328" w:rsidRDefault="00007328" w:rsidP="00007328">
      <w:pPr>
        <w:rPr>
          <w:highlight w:val="white"/>
          <w:lang w:val="sv-SE"/>
        </w:rPr>
      </w:pPr>
      <w:r>
        <w:rPr>
          <w:highlight w:val="white"/>
          <w:lang w:val="sv-SE"/>
        </w:rPr>
        <w:t xml:space="preserve">The call to </w:t>
      </w:r>
      <w:r w:rsidRPr="00007328">
        <w:rPr>
          <w:rStyle w:val="KeyWord0"/>
          <w:highlight w:val="white"/>
        </w:rPr>
        <w:t>StructOrUnionHeader</w:t>
      </w:r>
      <w:r>
        <w:rPr>
          <w:highlight w:val="white"/>
          <w:lang w:val="sv-SE"/>
        </w:rPr>
        <w:t xml:space="preserve"> adds </w:t>
      </w:r>
      <w:r w:rsidR="00231CFF">
        <w:rPr>
          <w:highlight w:val="white"/>
          <w:lang w:val="sv-SE"/>
        </w:rPr>
        <w:t>the struct or union to the symbol table, if the optional name is not null.</w:t>
      </w:r>
    </w:p>
    <w:p w14:paraId="2EFB8FCF" w14:textId="77777777" w:rsidR="00B700C2" w:rsidRDefault="00B700C2" w:rsidP="00B700C2">
      <w:pPr>
        <w:pStyle w:val="Code"/>
        <w:rPr>
          <w:highlight w:val="white"/>
          <w:lang w:val="sv-SE"/>
        </w:rPr>
      </w:pPr>
      <w:r>
        <w:rPr>
          <w:highlight w:val="white"/>
          <w:lang w:val="sv-SE"/>
        </w:rPr>
        <w:t xml:space="preserve">      MiddleCodeGenerator.StructUnionHeader($2, $1);</w:t>
      </w:r>
    </w:p>
    <w:p w14:paraId="03C8CA79" w14:textId="77777777" w:rsidR="00B700C2" w:rsidRDefault="00B700C2" w:rsidP="00B700C2">
      <w:pPr>
        <w:pStyle w:val="Code"/>
        <w:rPr>
          <w:highlight w:val="white"/>
          <w:lang w:val="sv-SE"/>
        </w:rPr>
      </w:pPr>
      <w:r>
        <w:rPr>
          <w:highlight w:val="white"/>
          <w:lang w:val="sv-SE"/>
        </w:rPr>
        <w:t xml:space="preserve">      SymbolTable.CurrentTable =</w:t>
      </w:r>
    </w:p>
    <w:p w14:paraId="490C485E" w14:textId="77777777" w:rsidR="00B700C2" w:rsidRDefault="00B700C2" w:rsidP="00B700C2">
      <w:pPr>
        <w:pStyle w:val="Code"/>
        <w:rPr>
          <w:highlight w:val="white"/>
          <w:lang w:val="sv-SE"/>
        </w:rPr>
      </w:pPr>
      <w:r>
        <w:rPr>
          <w:highlight w:val="white"/>
          <w:lang w:val="sv-SE"/>
        </w:rPr>
        <w:t xml:space="preserve">        new SymbolTable(SymbolTable.CurrentTable, (Scope) $1);</w:t>
      </w:r>
    </w:p>
    <w:p w14:paraId="774111C4" w14:textId="3FFA1B68" w:rsidR="00B700C2" w:rsidRDefault="00B700C2" w:rsidP="00B700C2">
      <w:pPr>
        <w:pStyle w:val="Code"/>
        <w:rPr>
          <w:highlight w:val="white"/>
          <w:lang w:val="sv-SE"/>
        </w:rPr>
      </w:pPr>
      <w:r>
        <w:rPr>
          <w:highlight w:val="white"/>
          <w:lang w:val="sv-SE"/>
        </w:rPr>
        <w:t xml:space="preserve">    }</w:t>
      </w:r>
    </w:p>
    <w:p w14:paraId="78FA2F1B" w14:textId="2A09B2F2" w:rsidR="00BC560C" w:rsidRDefault="00BC560C" w:rsidP="00BC560C">
      <w:pPr>
        <w:rPr>
          <w:highlight w:val="white"/>
          <w:lang w:val="sv-SE"/>
        </w:rPr>
      </w:pPr>
      <w:r>
        <w:rPr>
          <w:highlight w:val="white"/>
          <w:lang w:val="sv-SE"/>
        </w:rPr>
        <w:t>The declaration list add the member</w:t>
      </w:r>
      <w:r w:rsidR="004A2083">
        <w:rPr>
          <w:highlight w:val="white"/>
          <w:lang w:val="sv-SE"/>
        </w:rPr>
        <w:t>s</w:t>
      </w:r>
      <w:r>
        <w:rPr>
          <w:highlight w:val="white"/>
          <w:lang w:val="sv-SE"/>
        </w:rPr>
        <w:t xml:space="preserve"> of the struct or union to</w:t>
      </w:r>
      <w:r w:rsidR="004A2083">
        <w:rPr>
          <w:highlight w:val="white"/>
          <w:lang w:val="sv-SE"/>
        </w:rPr>
        <w:t xml:space="preserve"> </w:t>
      </w:r>
      <w:r w:rsidR="006B7022">
        <w:rPr>
          <w:highlight w:val="white"/>
          <w:lang w:val="sv-SE"/>
        </w:rPr>
        <w:t>the current symbol table.</w:t>
      </w:r>
    </w:p>
    <w:p w14:paraId="16538152" w14:textId="77777777" w:rsidR="00B700C2" w:rsidRDefault="00B700C2" w:rsidP="00B700C2">
      <w:pPr>
        <w:pStyle w:val="Code"/>
        <w:rPr>
          <w:highlight w:val="white"/>
          <w:lang w:val="sv-SE"/>
        </w:rPr>
      </w:pPr>
      <w:r>
        <w:rPr>
          <w:highlight w:val="white"/>
          <w:lang w:val="sv-SE"/>
        </w:rPr>
        <w:t xml:space="preserve">    LEFT_BLOCK declaration_list RIGHT_BLOCK {</w:t>
      </w:r>
    </w:p>
    <w:p w14:paraId="7BB74BF5" w14:textId="1AC2CCC4" w:rsidR="00231CFF" w:rsidRDefault="00231CFF" w:rsidP="00037FA3">
      <w:pPr>
        <w:rPr>
          <w:highlight w:val="white"/>
          <w:lang w:val="sv-SE"/>
        </w:rPr>
      </w:pPr>
      <w:r>
        <w:rPr>
          <w:highlight w:val="white"/>
          <w:lang w:val="sv-SE"/>
        </w:rPr>
        <w:lastRenderedPageBreak/>
        <w:t xml:space="preserve">The call to </w:t>
      </w:r>
      <w:r w:rsidRPr="00007328">
        <w:rPr>
          <w:rStyle w:val="KeyWord0"/>
          <w:highlight w:val="white"/>
        </w:rPr>
        <w:t>StructOrUnion</w:t>
      </w:r>
      <w:r>
        <w:rPr>
          <w:rStyle w:val="KeyWord0"/>
          <w:highlight w:val="white"/>
        </w:rPr>
        <w:t>Specifier</w:t>
      </w:r>
      <w:r>
        <w:rPr>
          <w:highlight w:val="white"/>
          <w:lang w:val="sv-SE"/>
        </w:rPr>
        <w:t xml:space="preserve"> adds the </w:t>
      </w:r>
      <w:r w:rsidR="008C46E9">
        <w:rPr>
          <w:highlight w:val="white"/>
          <w:lang w:val="sv-SE"/>
        </w:rPr>
        <w:t xml:space="preserve">member map of the struct or union to the </w:t>
      </w:r>
      <w:r>
        <w:rPr>
          <w:highlight w:val="white"/>
          <w:lang w:val="sv-SE"/>
        </w:rPr>
        <w:t>symbol table, if the optional name is not null.</w:t>
      </w:r>
    </w:p>
    <w:p w14:paraId="1C94D6AC" w14:textId="77777777" w:rsidR="00B700C2" w:rsidRDefault="00B700C2" w:rsidP="00B700C2">
      <w:pPr>
        <w:pStyle w:val="Code"/>
        <w:rPr>
          <w:highlight w:val="white"/>
          <w:lang w:val="sv-SE"/>
        </w:rPr>
      </w:pPr>
      <w:r>
        <w:rPr>
          <w:highlight w:val="white"/>
          <w:lang w:val="sv-SE"/>
        </w:rPr>
        <w:t xml:space="preserve">      $$ = MiddleCodeGenerator.StructUnionSpecifier($2, $1);</w:t>
      </w:r>
    </w:p>
    <w:p w14:paraId="14FC3A96" w14:textId="77777777" w:rsidR="00B700C2" w:rsidRDefault="00B700C2" w:rsidP="00B700C2">
      <w:pPr>
        <w:pStyle w:val="Code"/>
        <w:rPr>
          <w:highlight w:val="white"/>
          <w:lang w:val="sv-SE"/>
        </w:rPr>
      </w:pPr>
      <w:r>
        <w:rPr>
          <w:highlight w:val="white"/>
          <w:lang w:val="sv-SE"/>
        </w:rPr>
        <w:t xml:space="preserve">      SymbolTable.CurrentTable =</w:t>
      </w:r>
    </w:p>
    <w:p w14:paraId="2B604584" w14:textId="77777777" w:rsidR="00B700C2" w:rsidRDefault="00B700C2" w:rsidP="00B700C2">
      <w:pPr>
        <w:pStyle w:val="Code"/>
        <w:rPr>
          <w:highlight w:val="white"/>
          <w:lang w:val="sv-SE"/>
        </w:rPr>
      </w:pPr>
      <w:r>
        <w:rPr>
          <w:highlight w:val="white"/>
          <w:lang w:val="sv-SE"/>
        </w:rPr>
        <w:t xml:space="preserve">        SymbolTable.CurrentTable.ParentTable;</w:t>
      </w:r>
    </w:p>
    <w:p w14:paraId="27579533" w14:textId="5CE8EE46" w:rsidR="00B700C2" w:rsidRDefault="00B700C2" w:rsidP="00B700C2">
      <w:pPr>
        <w:pStyle w:val="Code"/>
        <w:rPr>
          <w:highlight w:val="white"/>
          <w:lang w:val="sv-SE"/>
        </w:rPr>
      </w:pPr>
      <w:r>
        <w:rPr>
          <w:highlight w:val="white"/>
          <w:lang w:val="sv-SE"/>
        </w:rPr>
        <w:t xml:space="preserve">    }</w:t>
      </w:r>
    </w:p>
    <w:p w14:paraId="6F09E624" w14:textId="405EEFAA" w:rsidR="00290B12" w:rsidRDefault="00290B12" w:rsidP="009B76D4">
      <w:pPr>
        <w:rPr>
          <w:highlight w:val="white"/>
          <w:lang w:val="sv-SE"/>
        </w:rPr>
      </w:pPr>
      <w:r>
        <w:rPr>
          <w:highlight w:val="white"/>
          <w:lang w:val="sv-SE"/>
        </w:rPr>
        <w:t xml:space="preserve">In case of a struct of union without a declaration list, we look up the </w:t>
      </w:r>
      <w:r w:rsidR="009B01E8">
        <w:rPr>
          <w:highlight w:val="white"/>
          <w:lang w:val="sv-SE"/>
        </w:rPr>
        <w:t>name.</w:t>
      </w:r>
    </w:p>
    <w:p w14:paraId="66037A80" w14:textId="77777777" w:rsidR="00B700C2" w:rsidRDefault="00B700C2" w:rsidP="00B700C2">
      <w:pPr>
        <w:pStyle w:val="Code"/>
        <w:rPr>
          <w:highlight w:val="white"/>
          <w:lang w:val="sv-SE"/>
        </w:rPr>
      </w:pPr>
      <w:r>
        <w:rPr>
          <w:highlight w:val="white"/>
          <w:lang w:val="sv-SE"/>
        </w:rPr>
        <w:t xml:space="preserve">  | struct_or_union NAME {</w:t>
      </w:r>
    </w:p>
    <w:p w14:paraId="2E7F6A73" w14:textId="77777777" w:rsidR="00B700C2" w:rsidRDefault="00B700C2" w:rsidP="00B700C2">
      <w:pPr>
        <w:pStyle w:val="Code"/>
        <w:rPr>
          <w:highlight w:val="white"/>
          <w:lang w:val="sv-SE"/>
        </w:rPr>
      </w:pPr>
      <w:r>
        <w:rPr>
          <w:highlight w:val="white"/>
          <w:lang w:val="sv-SE"/>
        </w:rPr>
        <w:t xml:space="preserve">      $$ = MiddleCodeGenerator.LookupStructUnionSpecifier($2, $1);</w:t>
      </w:r>
    </w:p>
    <w:p w14:paraId="69239178" w14:textId="77777777" w:rsidR="00B700C2" w:rsidRDefault="00B700C2" w:rsidP="00B700C2">
      <w:pPr>
        <w:pStyle w:val="Code"/>
        <w:rPr>
          <w:highlight w:val="white"/>
          <w:lang w:val="sv-SE"/>
        </w:rPr>
      </w:pPr>
      <w:r>
        <w:rPr>
          <w:highlight w:val="white"/>
          <w:lang w:val="sv-SE"/>
        </w:rPr>
        <w:t xml:space="preserve">    };</w:t>
      </w:r>
    </w:p>
    <w:p w14:paraId="1490A4AE" w14:textId="77777777" w:rsidR="00B700C2" w:rsidRDefault="00B700C2" w:rsidP="00B700C2">
      <w:pPr>
        <w:pStyle w:val="Code"/>
        <w:rPr>
          <w:highlight w:val="white"/>
          <w:lang w:val="sv-SE"/>
        </w:rPr>
      </w:pPr>
    </w:p>
    <w:p w14:paraId="0C0A52E6" w14:textId="77777777" w:rsidR="00B700C2" w:rsidRDefault="00B700C2" w:rsidP="00B700C2">
      <w:pPr>
        <w:pStyle w:val="Code"/>
        <w:rPr>
          <w:highlight w:val="white"/>
          <w:lang w:val="sv-SE"/>
        </w:rPr>
      </w:pPr>
      <w:r>
        <w:rPr>
          <w:highlight w:val="white"/>
          <w:lang w:val="sv-SE"/>
        </w:rPr>
        <w:t>struct_or_union:</w:t>
      </w:r>
    </w:p>
    <w:p w14:paraId="031AF110" w14:textId="77777777" w:rsidR="00B700C2" w:rsidRDefault="00B700C2" w:rsidP="00B700C2">
      <w:pPr>
        <w:pStyle w:val="Code"/>
        <w:rPr>
          <w:highlight w:val="white"/>
          <w:lang w:val="sv-SE"/>
        </w:rPr>
      </w:pPr>
      <w:r>
        <w:rPr>
          <w:highlight w:val="white"/>
          <w:lang w:val="sv-SE"/>
        </w:rPr>
        <w:t xml:space="preserve">    STRUCT { $$ = Sort.Struct; }</w:t>
      </w:r>
    </w:p>
    <w:p w14:paraId="3B9EAC6F" w14:textId="77777777" w:rsidR="00B700C2" w:rsidRDefault="00B700C2" w:rsidP="00B700C2">
      <w:pPr>
        <w:pStyle w:val="Code"/>
        <w:rPr>
          <w:highlight w:val="white"/>
          <w:lang w:val="sv-SE"/>
        </w:rPr>
      </w:pPr>
      <w:r>
        <w:rPr>
          <w:highlight w:val="white"/>
          <w:lang w:val="sv-SE"/>
        </w:rPr>
        <w:t xml:space="preserve">  | UNION  { $$ = Sort.Union;  };</w:t>
      </w:r>
    </w:p>
    <w:p w14:paraId="5149EBF4" w14:textId="77777777" w:rsidR="00B700C2" w:rsidRDefault="00B700C2" w:rsidP="00B700C2">
      <w:pPr>
        <w:pStyle w:val="Code"/>
        <w:rPr>
          <w:highlight w:val="white"/>
          <w:lang w:val="sv-SE"/>
        </w:rPr>
      </w:pPr>
    </w:p>
    <w:p w14:paraId="1BEDC104" w14:textId="77777777" w:rsidR="00B700C2" w:rsidRDefault="00B700C2" w:rsidP="00B700C2">
      <w:pPr>
        <w:pStyle w:val="Code"/>
        <w:rPr>
          <w:highlight w:val="white"/>
          <w:lang w:val="sv-SE"/>
        </w:rPr>
      </w:pPr>
      <w:r>
        <w:rPr>
          <w:highlight w:val="white"/>
          <w:lang w:val="sv-SE"/>
        </w:rPr>
        <w:t>optional_name:</w:t>
      </w:r>
    </w:p>
    <w:p w14:paraId="0B1273F9" w14:textId="77777777" w:rsidR="00B700C2" w:rsidRDefault="00B700C2" w:rsidP="00B700C2">
      <w:pPr>
        <w:pStyle w:val="Code"/>
        <w:rPr>
          <w:highlight w:val="white"/>
          <w:lang w:val="sv-SE"/>
        </w:rPr>
      </w:pPr>
      <w:r>
        <w:rPr>
          <w:highlight w:val="white"/>
          <w:lang w:val="sv-SE"/>
        </w:rPr>
        <w:t xml:space="preserve">    /* Empty */ { $$ = null; }</w:t>
      </w:r>
    </w:p>
    <w:p w14:paraId="5DF7CFCD" w14:textId="6BCD8972" w:rsidR="00B700C2" w:rsidRDefault="00B700C2" w:rsidP="00B700C2">
      <w:pPr>
        <w:pStyle w:val="Code"/>
        <w:rPr>
          <w:highlight w:val="white"/>
          <w:lang w:val="sv-SE"/>
        </w:rPr>
      </w:pPr>
      <w:r>
        <w:rPr>
          <w:highlight w:val="white"/>
          <w:lang w:val="sv-SE"/>
        </w:rPr>
        <w:t xml:space="preserve">  | NAME        { $$ = $1;   };</w:t>
      </w:r>
    </w:p>
    <w:p w14:paraId="0B53B71D" w14:textId="77777777" w:rsidR="00037FA3" w:rsidRDefault="00037FA3" w:rsidP="00037FA3">
      <w:pPr>
        <w:pStyle w:val="Code"/>
        <w:rPr>
          <w:highlight w:val="white"/>
        </w:rPr>
      </w:pPr>
    </w:p>
    <w:p w14:paraId="0190A1C0" w14:textId="0E5C707A" w:rsidR="00037FA3" w:rsidRPr="00037FA3" w:rsidRDefault="00037FA3" w:rsidP="00037FA3">
      <w:pPr>
        <w:pStyle w:val="Code"/>
        <w:rPr>
          <w:highlight w:val="white"/>
        </w:rPr>
      </w:pPr>
      <w:r w:rsidRPr="00037FA3">
        <w:rPr>
          <w:highlight w:val="white"/>
        </w:rPr>
        <w:t>declaration_list:</w:t>
      </w:r>
    </w:p>
    <w:p w14:paraId="2499EF09" w14:textId="77777777" w:rsidR="00037FA3" w:rsidRPr="00037FA3" w:rsidRDefault="00037FA3" w:rsidP="00037FA3">
      <w:pPr>
        <w:pStyle w:val="Code"/>
        <w:rPr>
          <w:highlight w:val="white"/>
        </w:rPr>
      </w:pPr>
      <w:r w:rsidRPr="00037FA3">
        <w:rPr>
          <w:highlight w:val="white"/>
        </w:rPr>
        <w:t xml:space="preserve">    declaration</w:t>
      </w:r>
    </w:p>
    <w:p w14:paraId="471ED020" w14:textId="312FB5C1" w:rsidR="00037FA3" w:rsidRPr="00037FA3" w:rsidRDefault="00037FA3" w:rsidP="00037FA3">
      <w:pPr>
        <w:pStyle w:val="Code"/>
        <w:rPr>
          <w:highlight w:val="white"/>
        </w:rPr>
      </w:pPr>
      <w:r w:rsidRPr="00037FA3">
        <w:rPr>
          <w:highlight w:val="white"/>
        </w:rPr>
        <w:t xml:space="preserve">  | declaration_list declaration;</w:t>
      </w:r>
    </w:p>
    <w:p w14:paraId="7DE319A6" w14:textId="6441E934" w:rsidR="000B094E" w:rsidRDefault="00824C54" w:rsidP="00824C54">
      <w:pPr>
        <w:rPr>
          <w:highlight w:val="white"/>
          <w:lang w:val="sv-SE"/>
        </w:rPr>
      </w:pPr>
      <w:r>
        <w:rPr>
          <w:highlight w:val="white"/>
          <w:lang w:val="sv-SE"/>
        </w:rPr>
        <w:t xml:space="preserve">The </w:t>
      </w:r>
      <w:r w:rsidR="005A61B1" w:rsidRPr="002879AA">
        <w:rPr>
          <w:rStyle w:val="KeyWord0"/>
          <w:highlight w:val="white"/>
        </w:rPr>
        <w:t>StructOrUnionHeader</w:t>
      </w:r>
      <w:r w:rsidR="005A61B1">
        <w:rPr>
          <w:highlight w:val="white"/>
          <w:lang w:val="sv-SE"/>
        </w:rPr>
        <w:t xml:space="preserve"> adds the struct or union to the tag map if the optional name is not null.</w:t>
      </w:r>
      <w:r w:rsidR="00D01EAE">
        <w:rPr>
          <w:highlight w:val="white"/>
          <w:lang w:val="sv-SE"/>
        </w:rPr>
        <w:t xml:space="preserve"> </w:t>
      </w:r>
      <w:r w:rsidR="00E23F10">
        <w:rPr>
          <w:highlight w:val="white"/>
          <w:lang w:val="sv-SE"/>
        </w:rPr>
        <w:t>We need to do this in order for recursive pointers to work. For instance:</w:t>
      </w:r>
    </w:p>
    <w:p w14:paraId="4F9C56B1" w14:textId="55BE7546" w:rsidR="00E23F10" w:rsidRDefault="00E23F10" w:rsidP="00E23F10">
      <w:pPr>
        <w:pStyle w:val="Code"/>
        <w:rPr>
          <w:highlight w:val="white"/>
          <w:lang w:val="sv-SE"/>
        </w:rPr>
      </w:pPr>
      <w:r>
        <w:rPr>
          <w:highlight w:val="white"/>
          <w:lang w:val="sv-SE"/>
        </w:rPr>
        <w:t>struct Cell {</w:t>
      </w:r>
    </w:p>
    <w:p w14:paraId="06A5D7E6" w14:textId="212878E8" w:rsidR="00E23F10" w:rsidRDefault="00E23F10" w:rsidP="00E23F10">
      <w:pPr>
        <w:pStyle w:val="Code"/>
        <w:rPr>
          <w:highlight w:val="white"/>
          <w:lang w:val="sv-SE"/>
        </w:rPr>
      </w:pPr>
      <w:r>
        <w:rPr>
          <w:highlight w:val="white"/>
          <w:lang w:val="sv-SE"/>
        </w:rPr>
        <w:t xml:space="preserve">  int value;</w:t>
      </w:r>
    </w:p>
    <w:p w14:paraId="28B32C15" w14:textId="72F4B5CA" w:rsidR="00E23F10" w:rsidRDefault="00E23F10" w:rsidP="00E23F10">
      <w:pPr>
        <w:pStyle w:val="Code"/>
        <w:rPr>
          <w:highlight w:val="white"/>
          <w:lang w:val="sv-SE"/>
        </w:rPr>
      </w:pPr>
      <w:r>
        <w:rPr>
          <w:highlight w:val="white"/>
          <w:lang w:val="sv-SE"/>
        </w:rPr>
        <w:t xml:space="preserve">  struct Cell* next;</w:t>
      </w:r>
    </w:p>
    <w:p w14:paraId="2F30C2C8" w14:textId="13326DDD" w:rsidR="00E23F10" w:rsidRDefault="00E23F10" w:rsidP="00E23F10">
      <w:pPr>
        <w:pStyle w:val="Code"/>
        <w:rPr>
          <w:highlight w:val="white"/>
          <w:lang w:val="sv-SE"/>
        </w:rPr>
      </w:pPr>
      <w:r>
        <w:rPr>
          <w:highlight w:val="white"/>
          <w:lang w:val="sv-SE"/>
        </w:rPr>
        <w:t>}</w:t>
      </w:r>
    </w:p>
    <w:p w14:paraId="10AD7900" w14:textId="2DD4A94C" w:rsidR="0088361F" w:rsidRDefault="0088361F" w:rsidP="009E4045">
      <w:pPr>
        <w:rPr>
          <w:highlight w:val="white"/>
          <w:lang w:val="sv-SE"/>
        </w:rPr>
      </w:pPr>
      <w:r>
        <w:rPr>
          <w:highlight w:val="white"/>
          <w:lang w:val="sv-SE"/>
        </w:rPr>
        <w:t>If we do not perf</w:t>
      </w:r>
      <w:r w:rsidR="00697CCB">
        <w:rPr>
          <w:highlight w:val="white"/>
          <w:lang w:val="sv-SE"/>
        </w:rPr>
        <w:t>orm</w:t>
      </w:r>
      <w:r>
        <w:rPr>
          <w:highlight w:val="white"/>
          <w:lang w:val="sv-SE"/>
        </w:rPr>
        <w:t xml:space="preserve"> this action, there is a risk that next in the code above will point to another struct with the same name, defined </w:t>
      </w:r>
      <w:r w:rsidR="009E4045">
        <w:rPr>
          <w:highlight w:val="white"/>
          <w:lang w:val="sv-SE"/>
        </w:rPr>
        <w:t>in a surronding block.</w:t>
      </w:r>
    </w:p>
    <w:p w14:paraId="767DD3CD" w14:textId="6A81A602" w:rsidR="00B700C2" w:rsidRDefault="00D43E0D" w:rsidP="00D43E0D">
      <w:pPr>
        <w:pStyle w:val="CodeHeader"/>
        <w:rPr>
          <w:highlight w:val="white"/>
        </w:rPr>
      </w:pPr>
      <w:r>
        <w:rPr>
          <w:highlight w:val="white"/>
        </w:rPr>
        <w:t>MiddleCodeGenerator.cs</w:t>
      </w:r>
    </w:p>
    <w:p w14:paraId="197A8704" w14:textId="0FEC4774" w:rsidR="00B65D09" w:rsidRPr="00B65D09" w:rsidRDefault="00B65D09" w:rsidP="00B65D09">
      <w:pPr>
        <w:pStyle w:val="Code"/>
        <w:rPr>
          <w:highlight w:val="white"/>
        </w:rPr>
      </w:pPr>
      <w:r w:rsidRPr="00B65D09">
        <w:rPr>
          <w:highlight w:val="white"/>
        </w:rPr>
        <w:t xml:space="preserve">    public static void StructUnionHeader(string optionalName, Sort sort) {</w:t>
      </w:r>
    </w:p>
    <w:p w14:paraId="0C9A6259" w14:textId="77777777" w:rsidR="00B65D09" w:rsidRPr="00B65D09" w:rsidRDefault="00B65D09" w:rsidP="00B65D09">
      <w:pPr>
        <w:pStyle w:val="Code"/>
        <w:rPr>
          <w:highlight w:val="white"/>
        </w:rPr>
      </w:pPr>
      <w:r w:rsidRPr="00B65D09">
        <w:rPr>
          <w:highlight w:val="white"/>
        </w:rPr>
        <w:t xml:space="preserve">      if (optionalName != null) {</w:t>
      </w:r>
    </w:p>
    <w:p w14:paraId="19BBA529" w14:textId="77777777" w:rsidR="00B65D09" w:rsidRPr="00B65D09" w:rsidRDefault="00B65D09" w:rsidP="00B65D09">
      <w:pPr>
        <w:pStyle w:val="Code"/>
        <w:rPr>
          <w:highlight w:val="white"/>
        </w:rPr>
      </w:pPr>
      <w:r w:rsidRPr="00B65D09">
        <w:rPr>
          <w:highlight w:val="white"/>
        </w:rPr>
        <w:t xml:space="preserve">        Type type = new Type(sort);</w:t>
      </w:r>
    </w:p>
    <w:p w14:paraId="4EBBCB8B" w14:textId="77777777" w:rsidR="00B65D09" w:rsidRPr="00B65D09" w:rsidRDefault="00B65D09" w:rsidP="00B65D09">
      <w:pPr>
        <w:pStyle w:val="Code"/>
        <w:rPr>
          <w:highlight w:val="white"/>
        </w:rPr>
      </w:pPr>
      <w:r w:rsidRPr="00B65D09">
        <w:rPr>
          <w:highlight w:val="white"/>
        </w:rPr>
        <w:t xml:space="preserve">        SymbolTable.CurrentTable.AddTag(optionalName, type);</w:t>
      </w:r>
    </w:p>
    <w:p w14:paraId="157C6F70" w14:textId="77777777" w:rsidR="00B65D09" w:rsidRPr="00B65D09" w:rsidRDefault="00B65D09" w:rsidP="00B65D09">
      <w:pPr>
        <w:pStyle w:val="Code"/>
        <w:rPr>
          <w:highlight w:val="white"/>
        </w:rPr>
      </w:pPr>
      <w:r w:rsidRPr="00B65D09">
        <w:rPr>
          <w:highlight w:val="white"/>
        </w:rPr>
        <w:t xml:space="preserve">      }</w:t>
      </w:r>
    </w:p>
    <w:p w14:paraId="61CBCA4B" w14:textId="77777777" w:rsidR="00B65D09" w:rsidRPr="00B65D09" w:rsidRDefault="00B65D09" w:rsidP="00B65D09">
      <w:pPr>
        <w:pStyle w:val="Code"/>
        <w:rPr>
          <w:highlight w:val="white"/>
        </w:rPr>
      </w:pPr>
      <w:r w:rsidRPr="00B65D09">
        <w:rPr>
          <w:highlight w:val="white"/>
        </w:rPr>
        <w:t xml:space="preserve">    }</w:t>
      </w:r>
    </w:p>
    <w:p w14:paraId="39B6BCA0" w14:textId="71AE3DAB" w:rsidR="00015FBE" w:rsidRDefault="003F5071" w:rsidP="00015FBE">
      <w:pPr>
        <w:rPr>
          <w:rStyle w:val="KeyWord0"/>
          <w:highlight w:val="white"/>
        </w:rPr>
      </w:pPr>
      <w:r>
        <w:rPr>
          <w:highlight w:val="white"/>
        </w:rPr>
        <w:t xml:space="preserve">The </w:t>
      </w:r>
      <w:r w:rsidRPr="003A1A30">
        <w:rPr>
          <w:rStyle w:val="KeyWord0"/>
          <w:highlight w:val="white"/>
        </w:rPr>
        <w:t>StructUnionSpecifier</w:t>
      </w:r>
      <w:r>
        <w:rPr>
          <w:highlight w:val="white"/>
        </w:rPr>
        <w:t xml:space="preserve"> method </w:t>
      </w:r>
      <w:r w:rsidR="00811372">
        <w:rPr>
          <w:highlight w:val="white"/>
        </w:rPr>
        <w:t>adds a</w:t>
      </w:r>
      <w:r>
        <w:rPr>
          <w:highlight w:val="white"/>
        </w:rPr>
        <w:t xml:space="preserve"> struct or union. The </w:t>
      </w:r>
      <w:r w:rsidRPr="00E13EB9">
        <w:rPr>
          <w:rStyle w:val="KeyWord0"/>
          <w:highlight w:val="white"/>
        </w:rPr>
        <w:t>sort</w:t>
      </w:r>
      <w:r>
        <w:rPr>
          <w:highlight w:val="white"/>
        </w:rPr>
        <w:t xml:space="preserve"> parameter is either </w:t>
      </w:r>
      <w:r w:rsidRPr="009046E4">
        <w:rPr>
          <w:rStyle w:val="KeyWord0"/>
          <w:highlight w:val="white"/>
        </w:rPr>
        <w:t>Sort.Struct</w:t>
      </w:r>
      <w:r w:rsidR="00B65D09" w:rsidRPr="00F435E5">
        <w:rPr>
          <w:highlight w:val="white"/>
        </w:rPr>
        <w:t xml:space="preserve"> </w:t>
      </w:r>
      <w:r w:rsidR="00681086">
        <w:rPr>
          <w:highlight w:val="white"/>
        </w:rPr>
        <w:t xml:space="preserve">or </w:t>
      </w:r>
      <w:r w:rsidR="00681086" w:rsidRPr="00681086">
        <w:rPr>
          <w:rStyle w:val="KeyWord0"/>
          <w:highlight w:val="white"/>
        </w:rPr>
        <w:t>Sort.Union</w:t>
      </w:r>
      <w:r w:rsidR="00681086">
        <w:rPr>
          <w:highlight w:val="white"/>
        </w:rPr>
        <w:t>.</w:t>
      </w:r>
      <w:r w:rsidR="00015FBE">
        <w:rPr>
          <w:highlight w:val="white"/>
        </w:rPr>
        <w:t xml:space="preserve"> If the optional name is not null, we look up the type (it has been added by </w:t>
      </w:r>
      <w:r w:rsidR="00015FBE" w:rsidRPr="002879AA">
        <w:rPr>
          <w:rStyle w:val="KeyWord0"/>
          <w:highlight w:val="white"/>
        </w:rPr>
        <w:t>StructOrUnionHeader</w:t>
      </w:r>
      <w:r w:rsidR="00015FBE" w:rsidRPr="00015FBE">
        <w:rPr>
          <w:highlight w:val="white"/>
        </w:rPr>
        <w:t xml:space="preserve"> </w:t>
      </w:r>
      <w:r w:rsidR="0037779A">
        <w:rPr>
          <w:highlight w:val="white"/>
        </w:rPr>
        <w:t>above) and sets its member map</w:t>
      </w:r>
      <w:r w:rsidR="00EB40FE">
        <w:rPr>
          <w:highlight w:val="white"/>
        </w:rPr>
        <w:t>, which is given by the entry map of the current symbol table.</w:t>
      </w:r>
    </w:p>
    <w:p w14:paraId="7097D6B3" w14:textId="7A982455" w:rsidR="00D77A6B" w:rsidRPr="00D77A6B" w:rsidRDefault="00D77A6B" w:rsidP="00015FBE">
      <w:pPr>
        <w:pStyle w:val="Code"/>
        <w:rPr>
          <w:highlight w:val="white"/>
        </w:rPr>
      </w:pPr>
      <w:r w:rsidRPr="00D77A6B">
        <w:rPr>
          <w:highlight w:val="white"/>
        </w:rPr>
        <w:t xml:space="preserve">    public static Type StructUnionSpecifier(string optionalName, Sort sort) {</w:t>
      </w:r>
    </w:p>
    <w:p w14:paraId="0C14870B" w14:textId="77777777" w:rsidR="00D77A6B" w:rsidRPr="00D77A6B" w:rsidRDefault="00D77A6B" w:rsidP="00D77A6B">
      <w:pPr>
        <w:pStyle w:val="Code"/>
        <w:rPr>
          <w:highlight w:val="white"/>
        </w:rPr>
      </w:pPr>
      <w:r w:rsidRPr="00D77A6B">
        <w:rPr>
          <w:highlight w:val="white"/>
        </w:rPr>
        <w:t xml:space="preserve">      if (optionalName != null) {</w:t>
      </w:r>
    </w:p>
    <w:p w14:paraId="0A8D67C6" w14:textId="77777777" w:rsidR="00D77A6B" w:rsidRPr="00D77A6B" w:rsidRDefault="00D77A6B" w:rsidP="00D77A6B">
      <w:pPr>
        <w:pStyle w:val="Code"/>
        <w:rPr>
          <w:highlight w:val="white"/>
        </w:rPr>
      </w:pPr>
      <w:r w:rsidRPr="00D77A6B">
        <w:rPr>
          <w:highlight w:val="white"/>
        </w:rPr>
        <w:t xml:space="preserve">        Type type = SymbolTable.CurrentTable.LookupTag(optionalName, sort);</w:t>
      </w:r>
    </w:p>
    <w:p w14:paraId="6DD2C1F0" w14:textId="77777777" w:rsidR="00D77A6B" w:rsidRPr="00D77A6B" w:rsidRDefault="00D77A6B" w:rsidP="00D77A6B">
      <w:pPr>
        <w:pStyle w:val="Code"/>
        <w:rPr>
          <w:highlight w:val="white"/>
        </w:rPr>
      </w:pPr>
      <w:r w:rsidRPr="00D77A6B">
        <w:rPr>
          <w:highlight w:val="white"/>
        </w:rPr>
        <w:t xml:space="preserve">        type.MemberMap = SymbolTable.CurrentTable.EntryMap;</w:t>
      </w:r>
    </w:p>
    <w:p w14:paraId="4966F811" w14:textId="77777777" w:rsidR="00D77A6B" w:rsidRPr="00D77A6B" w:rsidRDefault="00D77A6B" w:rsidP="00D77A6B">
      <w:pPr>
        <w:pStyle w:val="Code"/>
        <w:rPr>
          <w:highlight w:val="white"/>
        </w:rPr>
      </w:pPr>
      <w:r w:rsidRPr="00D77A6B">
        <w:rPr>
          <w:highlight w:val="white"/>
        </w:rPr>
        <w:t xml:space="preserve">        return type;</w:t>
      </w:r>
    </w:p>
    <w:p w14:paraId="0E4782F7" w14:textId="617D55AE" w:rsidR="00D77A6B" w:rsidRDefault="00D77A6B" w:rsidP="00D77A6B">
      <w:pPr>
        <w:pStyle w:val="Code"/>
        <w:rPr>
          <w:highlight w:val="white"/>
        </w:rPr>
      </w:pPr>
      <w:r w:rsidRPr="00D77A6B">
        <w:rPr>
          <w:highlight w:val="white"/>
        </w:rPr>
        <w:t xml:space="preserve">      }</w:t>
      </w:r>
    </w:p>
    <w:p w14:paraId="204CDBB0" w14:textId="08E62FC0" w:rsidR="00063DDD" w:rsidRPr="00D77A6B" w:rsidRDefault="00063DDD" w:rsidP="00063DDD">
      <w:pPr>
        <w:rPr>
          <w:highlight w:val="white"/>
        </w:rPr>
      </w:pPr>
      <w:r>
        <w:rPr>
          <w:highlight w:val="white"/>
        </w:rPr>
        <w:t>If the optional name is null, we create and return a type with the entry map of the current symbol table.</w:t>
      </w:r>
    </w:p>
    <w:p w14:paraId="6877E896" w14:textId="77777777" w:rsidR="00D77A6B" w:rsidRPr="00D77A6B" w:rsidRDefault="00D77A6B" w:rsidP="00D77A6B">
      <w:pPr>
        <w:pStyle w:val="Code"/>
        <w:rPr>
          <w:highlight w:val="white"/>
        </w:rPr>
      </w:pPr>
      <w:r w:rsidRPr="00D77A6B">
        <w:rPr>
          <w:highlight w:val="white"/>
        </w:rPr>
        <w:lastRenderedPageBreak/>
        <w:t xml:space="preserve">      else {</w:t>
      </w:r>
    </w:p>
    <w:p w14:paraId="5B22BECC" w14:textId="77777777" w:rsidR="00D77A6B" w:rsidRPr="00D77A6B" w:rsidRDefault="00D77A6B" w:rsidP="00D77A6B">
      <w:pPr>
        <w:pStyle w:val="Code"/>
        <w:rPr>
          <w:highlight w:val="white"/>
        </w:rPr>
      </w:pPr>
      <w:r w:rsidRPr="00D77A6B">
        <w:rPr>
          <w:highlight w:val="white"/>
        </w:rPr>
        <w:t xml:space="preserve">        return (new Type(sort, SymbolTable.CurrentTable.EntryMap));</w:t>
      </w:r>
    </w:p>
    <w:p w14:paraId="5EFE7F0F" w14:textId="77777777" w:rsidR="00D77A6B" w:rsidRPr="00D77A6B" w:rsidRDefault="00D77A6B" w:rsidP="00D77A6B">
      <w:pPr>
        <w:pStyle w:val="Code"/>
        <w:rPr>
          <w:highlight w:val="white"/>
        </w:rPr>
      </w:pPr>
      <w:r w:rsidRPr="00D77A6B">
        <w:rPr>
          <w:highlight w:val="white"/>
        </w:rPr>
        <w:t xml:space="preserve">      }</w:t>
      </w:r>
    </w:p>
    <w:p w14:paraId="645D5251" w14:textId="77777777" w:rsidR="00D77A6B" w:rsidRPr="00D77A6B" w:rsidRDefault="00D77A6B" w:rsidP="00D77A6B">
      <w:pPr>
        <w:pStyle w:val="Code"/>
        <w:rPr>
          <w:highlight w:val="white"/>
        </w:rPr>
      </w:pPr>
      <w:r w:rsidRPr="00D77A6B">
        <w:rPr>
          <w:highlight w:val="white"/>
        </w:rPr>
        <w:t xml:space="preserve">    }</w:t>
      </w:r>
    </w:p>
    <w:p w14:paraId="30E0EFD9" w14:textId="644BCFF0" w:rsidR="009046E4" w:rsidRDefault="00590E25" w:rsidP="00590E25">
      <w:pPr>
        <w:rPr>
          <w:highlight w:val="white"/>
        </w:rPr>
      </w:pPr>
      <w:r>
        <w:rPr>
          <w:highlight w:val="white"/>
        </w:rPr>
        <w:t xml:space="preserve">The </w:t>
      </w:r>
      <w:r w:rsidRPr="003A1A30">
        <w:rPr>
          <w:rStyle w:val="KeyWord0"/>
          <w:highlight w:val="white"/>
        </w:rPr>
        <w:t>LookupStructUnion</w:t>
      </w:r>
      <w:r>
        <w:rPr>
          <w:highlight w:val="white"/>
        </w:rPr>
        <w:t xml:space="preserve"> method</w:t>
      </w:r>
      <w:r w:rsidR="003A1A30">
        <w:rPr>
          <w:highlight w:val="white"/>
        </w:rPr>
        <w:t xml:space="preserve"> </w:t>
      </w:r>
      <w:r w:rsidR="008346E3">
        <w:rPr>
          <w:highlight w:val="white"/>
        </w:rPr>
        <w:t xml:space="preserve">looks </w:t>
      </w:r>
      <w:r w:rsidR="009046E4">
        <w:rPr>
          <w:highlight w:val="white"/>
        </w:rPr>
        <w:t xml:space="preserve">a struct or union. The sort parameter is either </w:t>
      </w:r>
      <w:r w:rsidR="009046E4" w:rsidRPr="009046E4">
        <w:rPr>
          <w:rStyle w:val="KeyWord0"/>
          <w:highlight w:val="white"/>
        </w:rPr>
        <w:t>Sort.Struct</w:t>
      </w:r>
      <w:r w:rsidR="009046E4">
        <w:rPr>
          <w:highlight w:val="white"/>
        </w:rPr>
        <w:t xml:space="preserve"> or </w:t>
      </w:r>
      <w:r w:rsidR="009046E4" w:rsidRPr="009046E4">
        <w:rPr>
          <w:rStyle w:val="KeyWord0"/>
          <w:highlight w:val="white"/>
        </w:rPr>
        <w:t>Sort.Union</w:t>
      </w:r>
      <w:r w:rsidR="009046E4">
        <w:rPr>
          <w:highlight w:val="white"/>
        </w:rPr>
        <w:t>.</w:t>
      </w:r>
    </w:p>
    <w:p w14:paraId="3D9F38D0" w14:textId="467781B1" w:rsidR="00B65D09" w:rsidRPr="00B65D09" w:rsidRDefault="00B65D09" w:rsidP="00B65D09">
      <w:pPr>
        <w:pStyle w:val="Code"/>
        <w:rPr>
          <w:highlight w:val="white"/>
        </w:rPr>
      </w:pPr>
      <w:r w:rsidRPr="00B65D09">
        <w:rPr>
          <w:highlight w:val="white"/>
        </w:rPr>
        <w:t xml:space="preserve">    public static Type LookupStructUnion(string name, Sort sort) {</w:t>
      </w:r>
    </w:p>
    <w:p w14:paraId="68397676" w14:textId="77777777" w:rsidR="00A56534" w:rsidRPr="00A56534" w:rsidRDefault="00A56534" w:rsidP="00A56534">
      <w:pPr>
        <w:pStyle w:val="Code"/>
        <w:rPr>
          <w:highlight w:val="white"/>
        </w:rPr>
      </w:pPr>
      <w:r w:rsidRPr="00A56534">
        <w:rPr>
          <w:highlight w:val="white"/>
        </w:rPr>
        <w:t xml:space="preserve">      Type type = SymbolTable.CurrentTable.LookupTag(name, sort);</w:t>
      </w:r>
    </w:p>
    <w:p w14:paraId="368CA89D" w14:textId="1ED2980E" w:rsidR="00B65D09" w:rsidRPr="00B65D09" w:rsidRDefault="008D0F8E" w:rsidP="008D0F8E">
      <w:pPr>
        <w:rPr>
          <w:highlight w:val="white"/>
        </w:rPr>
      </w:pPr>
      <w:r>
        <w:rPr>
          <w:highlight w:val="white"/>
        </w:rPr>
        <w:t>If the struct or union exists, we simply return its type.</w:t>
      </w:r>
    </w:p>
    <w:p w14:paraId="4D2D4F8C" w14:textId="77777777" w:rsidR="00B65D09" w:rsidRPr="00B65D09" w:rsidRDefault="00B65D09" w:rsidP="00B65D09">
      <w:pPr>
        <w:pStyle w:val="Code"/>
        <w:rPr>
          <w:highlight w:val="white"/>
        </w:rPr>
      </w:pPr>
      <w:r w:rsidRPr="00B65D09">
        <w:rPr>
          <w:highlight w:val="white"/>
        </w:rPr>
        <w:t xml:space="preserve">      if (type != null) {</w:t>
      </w:r>
    </w:p>
    <w:p w14:paraId="5E5196C2" w14:textId="77777777" w:rsidR="00B65D09" w:rsidRPr="00B65D09" w:rsidRDefault="00B65D09" w:rsidP="00B65D09">
      <w:pPr>
        <w:pStyle w:val="Code"/>
        <w:rPr>
          <w:highlight w:val="white"/>
        </w:rPr>
      </w:pPr>
      <w:r w:rsidRPr="00B65D09">
        <w:rPr>
          <w:highlight w:val="white"/>
        </w:rPr>
        <w:t xml:space="preserve">        return type;</w:t>
      </w:r>
    </w:p>
    <w:p w14:paraId="7B1175B4" w14:textId="1C01A0D7" w:rsidR="00B65D09" w:rsidRDefault="00B65D09" w:rsidP="00B65D09">
      <w:pPr>
        <w:pStyle w:val="Code"/>
        <w:rPr>
          <w:highlight w:val="white"/>
        </w:rPr>
      </w:pPr>
      <w:r w:rsidRPr="00B65D09">
        <w:rPr>
          <w:highlight w:val="white"/>
        </w:rPr>
        <w:t xml:space="preserve">      }</w:t>
      </w:r>
    </w:p>
    <w:p w14:paraId="058418D9" w14:textId="1BF717EA" w:rsidR="00A11606" w:rsidRPr="00B65D09" w:rsidRDefault="00A11606" w:rsidP="00A11606">
      <w:pPr>
        <w:rPr>
          <w:highlight w:val="white"/>
        </w:rPr>
      </w:pPr>
      <w:r>
        <w:rPr>
          <w:highlight w:val="white"/>
        </w:rPr>
        <w:t xml:space="preserve">If the struct or union does not exist, we create a new type and add it to the tag map. However, the type lacks a member map, which means that it is not yet possible to define variables of the type. </w:t>
      </w:r>
      <w:r w:rsidR="00C6631D">
        <w:rPr>
          <w:highlight w:val="white"/>
        </w:rPr>
        <w:t>It is only when the struc</w:t>
      </w:r>
      <w:r w:rsidR="00F36361">
        <w:rPr>
          <w:highlight w:val="white"/>
        </w:rPr>
        <w:t>t</w:t>
      </w:r>
      <w:r w:rsidR="00C6631D">
        <w:rPr>
          <w:highlight w:val="white"/>
        </w:rPr>
        <w:t xml:space="preserve"> or union becomes properly define, with a member map, this it will be possible to define variables</w:t>
      </w:r>
      <w:r w:rsidR="00063CF1">
        <w:rPr>
          <w:highlight w:val="white"/>
        </w:rPr>
        <w:t>.</w:t>
      </w:r>
    </w:p>
    <w:p w14:paraId="67DD6370" w14:textId="77777777" w:rsidR="00B65D09" w:rsidRPr="00B65D09" w:rsidRDefault="00B65D09" w:rsidP="00B65D09">
      <w:pPr>
        <w:pStyle w:val="Code"/>
        <w:rPr>
          <w:highlight w:val="white"/>
        </w:rPr>
      </w:pPr>
      <w:r w:rsidRPr="00B65D09">
        <w:rPr>
          <w:highlight w:val="white"/>
        </w:rPr>
        <w:t xml:space="preserve">      else {</w:t>
      </w:r>
    </w:p>
    <w:p w14:paraId="333CB301" w14:textId="77777777" w:rsidR="00B65D09" w:rsidRPr="00B65D09" w:rsidRDefault="00B65D09" w:rsidP="00B65D09">
      <w:pPr>
        <w:pStyle w:val="Code"/>
        <w:rPr>
          <w:highlight w:val="white"/>
        </w:rPr>
      </w:pPr>
      <w:r w:rsidRPr="00B65D09">
        <w:rPr>
          <w:highlight w:val="white"/>
        </w:rPr>
        <w:t xml:space="preserve">        type = new Type(sort);</w:t>
      </w:r>
    </w:p>
    <w:p w14:paraId="3AABF5BF" w14:textId="77777777" w:rsidR="00B65D09" w:rsidRPr="00B65D09" w:rsidRDefault="00B65D09" w:rsidP="00B65D09">
      <w:pPr>
        <w:pStyle w:val="Code"/>
        <w:rPr>
          <w:highlight w:val="white"/>
        </w:rPr>
      </w:pPr>
      <w:r w:rsidRPr="00B65D09">
        <w:rPr>
          <w:highlight w:val="white"/>
        </w:rPr>
        <w:t xml:space="preserve">        SymbolTable.CurrentTable.AddTag(name, type);</w:t>
      </w:r>
    </w:p>
    <w:p w14:paraId="71FF65B1" w14:textId="77777777" w:rsidR="00B65D09" w:rsidRPr="00B65D09" w:rsidRDefault="00B65D09" w:rsidP="00B65D09">
      <w:pPr>
        <w:pStyle w:val="Code"/>
        <w:rPr>
          <w:highlight w:val="white"/>
        </w:rPr>
      </w:pPr>
      <w:r w:rsidRPr="00B65D09">
        <w:rPr>
          <w:highlight w:val="white"/>
        </w:rPr>
        <w:t xml:space="preserve">        return type;</w:t>
      </w:r>
    </w:p>
    <w:p w14:paraId="6DED382D" w14:textId="77777777" w:rsidR="00B65D09" w:rsidRPr="00B65D09" w:rsidRDefault="00B65D09" w:rsidP="00B65D09">
      <w:pPr>
        <w:pStyle w:val="Code"/>
        <w:rPr>
          <w:highlight w:val="white"/>
        </w:rPr>
      </w:pPr>
      <w:r w:rsidRPr="00B65D09">
        <w:rPr>
          <w:highlight w:val="white"/>
        </w:rPr>
        <w:t xml:space="preserve">      }</w:t>
      </w:r>
    </w:p>
    <w:p w14:paraId="4091005F" w14:textId="32C813C3" w:rsidR="00B65D09" w:rsidRDefault="00B65D09" w:rsidP="00B65D09">
      <w:pPr>
        <w:pStyle w:val="Code"/>
        <w:rPr>
          <w:highlight w:val="white"/>
        </w:rPr>
      </w:pPr>
      <w:r w:rsidRPr="00B65D09">
        <w:rPr>
          <w:highlight w:val="white"/>
        </w:rPr>
        <w:t xml:space="preserve">    }</w:t>
      </w:r>
    </w:p>
    <w:p w14:paraId="40AAF170" w14:textId="064ABCC1" w:rsidR="00012070" w:rsidRPr="00B65D09" w:rsidRDefault="00012070" w:rsidP="00965E9F">
      <w:pPr>
        <w:pStyle w:val="Rubrik4"/>
        <w:rPr>
          <w:highlight w:val="white"/>
        </w:rPr>
      </w:pPr>
      <w:r>
        <w:rPr>
          <w:highlight w:val="white"/>
        </w:rPr>
        <w:t>Enumeration</w:t>
      </w:r>
    </w:p>
    <w:p w14:paraId="59DD874A" w14:textId="1A7FDFB2" w:rsidR="001D6908" w:rsidRDefault="00E86C12" w:rsidP="001D6908">
      <w:pPr>
        <w:rPr>
          <w:highlight w:val="white"/>
          <w:lang w:val="sv-SE"/>
        </w:rPr>
      </w:pPr>
      <w:r>
        <w:rPr>
          <w:highlight w:val="white"/>
        </w:rPr>
        <w:t xml:space="preserve">A enumeration declaration may holds a list of enumeration items, which are assigned values. Each item </w:t>
      </w:r>
      <w:r w:rsidR="00CF1EEA">
        <w:rPr>
          <w:highlight w:val="white"/>
        </w:rPr>
        <w:t xml:space="preserve">is </w:t>
      </w:r>
      <w:r>
        <w:rPr>
          <w:highlight w:val="white"/>
        </w:rPr>
        <w:t>declared as a constant signed integer, with a value that is</w:t>
      </w:r>
      <w:r w:rsidR="00CF1EEA">
        <w:rPr>
          <w:highlight w:val="white"/>
        </w:rPr>
        <w:t xml:space="preserve"> given</w:t>
      </w:r>
      <w:r>
        <w:rPr>
          <w:highlight w:val="white"/>
        </w:rPr>
        <w:t xml:space="preserve"> implicitly or explicitly assigned.</w:t>
      </w:r>
    </w:p>
    <w:p w14:paraId="759360CE" w14:textId="2F9A9F49" w:rsidR="00753E01" w:rsidRDefault="00E87871" w:rsidP="00876D3B">
      <w:pPr>
        <w:pStyle w:val="CodeHeader"/>
        <w:rPr>
          <w:highlight w:val="white"/>
        </w:rPr>
      </w:pPr>
      <w:r>
        <w:rPr>
          <w:highlight w:val="white"/>
        </w:rPr>
        <w:t>MainParser.</w:t>
      </w:r>
      <w:r w:rsidR="00A85C92">
        <w:rPr>
          <w:highlight w:val="white"/>
        </w:rPr>
        <w:t>gppg</w:t>
      </w:r>
    </w:p>
    <w:p w14:paraId="3803C6C5" w14:textId="77777777" w:rsidR="001D6908" w:rsidRDefault="001D6908" w:rsidP="001D6908">
      <w:pPr>
        <w:pStyle w:val="Code"/>
        <w:rPr>
          <w:highlight w:val="white"/>
          <w:lang w:val="sv-SE"/>
        </w:rPr>
      </w:pPr>
      <w:r>
        <w:rPr>
          <w:highlight w:val="white"/>
          <w:lang w:val="sv-SE"/>
        </w:rPr>
        <w:t>enum_specifier:</w:t>
      </w:r>
    </w:p>
    <w:p w14:paraId="03ED40AC" w14:textId="77777777" w:rsidR="001D6908" w:rsidRDefault="001D6908" w:rsidP="001D6908">
      <w:pPr>
        <w:pStyle w:val="Code"/>
        <w:rPr>
          <w:highlight w:val="white"/>
          <w:lang w:val="sv-SE"/>
        </w:rPr>
      </w:pPr>
      <w:r>
        <w:rPr>
          <w:highlight w:val="white"/>
          <w:lang w:val="sv-SE"/>
        </w:rPr>
        <w:t xml:space="preserve">    ENUM optional_name {</w:t>
      </w:r>
    </w:p>
    <w:p w14:paraId="6C0BFE57" w14:textId="7B1CADE3" w:rsidR="00AE69D4" w:rsidRDefault="00AE69D4" w:rsidP="00AE69D4">
      <w:pPr>
        <w:pStyle w:val="Code"/>
        <w:rPr>
          <w:highlight w:val="white"/>
          <w:lang w:val="sv-SE"/>
        </w:rPr>
      </w:pPr>
      <w:r>
        <w:rPr>
          <w:highlight w:val="white"/>
          <w:lang w:val="sv-SE"/>
        </w:rPr>
        <w:t xml:space="preserve">      EnumValueStack.Push(</w:t>
      </w:r>
      <w:r w:rsidR="00EF0D34">
        <w:rPr>
          <w:highlight w:val="white"/>
          <w:lang w:val="sv-SE"/>
        </w:rPr>
        <w:t>BigInteger.Zero</w:t>
      </w:r>
      <w:r>
        <w:rPr>
          <w:highlight w:val="white"/>
          <w:lang w:val="sv-SE"/>
        </w:rPr>
        <w:t>);</w:t>
      </w:r>
    </w:p>
    <w:p w14:paraId="2B21CA1E" w14:textId="77777777" w:rsidR="001D6908" w:rsidRDefault="001D6908" w:rsidP="001D6908">
      <w:pPr>
        <w:pStyle w:val="Code"/>
        <w:rPr>
          <w:highlight w:val="white"/>
          <w:lang w:val="sv-SE"/>
        </w:rPr>
      </w:pPr>
      <w:r>
        <w:rPr>
          <w:highlight w:val="white"/>
          <w:lang w:val="sv-SE"/>
        </w:rPr>
        <w:t xml:space="preserve">    }</w:t>
      </w:r>
    </w:p>
    <w:p w14:paraId="4A53BC29" w14:textId="77777777" w:rsidR="001D6908" w:rsidRDefault="001D6908" w:rsidP="001D6908">
      <w:pPr>
        <w:pStyle w:val="Code"/>
        <w:rPr>
          <w:highlight w:val="white"/>
          <w:lang w:val="sv-SE"/>
        </w:rPr>
      </w:pPr>
      <w:r>
        <w:rPr>
          <w:highlight w:val="white"/>
          <w:lang w:val="sv-SE"/>
        </w:rPr>
        <w:t xml:space="preserve">    LEFT_BLOCK enum_list RIGHT_BLOCK {</w:t>
      </w:r>
    </w:p>
    <w:p w14:paraId="096653E1" w14:textId="77777777" w:rsidR="001D6908" w:rsidRDefault="001D6908" w:rsidP="001D6908">
      <w:pPr>
        <w:pStyle w:val="Code"/>
        <w:rPr>
          <w:highlight w:val="white"/>
          <w:lang w:val="sv-SE"/>
        </w:rPr>
      </w:pPr>
      <w:r>
        <w:rPr>
          <w:highlight w:val="white"/>
          <w:lang w:val="sv-SE"/>
        </w:rPr>
        <w:t xml:space="preserve">      EnumValueStack.Pop();</w:t>
      </w:r>
    </w:p>
    <w:p w14:paraId="35AC9031" w14:textId="77777777" w:rsidR="001D6908" w:rsidRDefault="001D6908" w:rsidP="001D6908">
      <w:pPr>
        <w:pStyle w:val="Code"/>
        <w:rPr>
          <w:highlight w:val="white"/>
          <w:lang w:val="sv-SE"/>
        </w:rPr>
      </w:pPr>
      <w:r>
        <w:rPr>
          <w:highlight w:val="white"/>
          <w:lang w:val="sv-SE"/>
        </w:rPr>
        <w:t xml:space="preserve">      $$ = MiddleCodeGenerator.EnumSpecifier($2, $5);</w:t>
      </w:r>
    </w:p>
    <w:p w14:paraId="38247D25" w14:textId="15CC6105" w:rsidR="001D6908" w:rsidRDefault="001D6908" w:rsidP="001D6908">
      <w:pPr>
        <w:pStyle w:val="Code"/>
        <w:rPr>
          <w:highlight w:val="white"/>
          <w:lang w:val="sv-SE"/>
        </w:rPr>
      </w:pPr>
      <w:r>
        <w:rPr>
          <w:highlight w:val="white"/>
          <w:lang w:val="sv-SE"/>
        </w:rPr>
        <w:t xml:space="preserve">    }</w:t>
      </w:r>
    </w:p>
    <w:p w14:paraId="5CB2B10A" w14:textId="47EC6B8F" w:rsidR="00226BDF" w:rsidRDefault="00226BDF" w:rsidP="006A3D35">
      <w:pPr>
        <w:rPr>
          <w:highlight w:val="white"/>
          <w:lang w:val="sv-SE"/>
        </w:rPr>
      </w:pPr>
      <w:r>
        <w:rPr>
          <w:highlight w:val="white"/>
          <w:lang w:val="sv-SE"/>
        </w:rPr>
        <w:t xml:space="preserve">A enumeration declaration may also hold a name without a </w:t>
      </w:r>
      <w:r w:rsidR="006A3D35">
        <w:rPr>
          <w:highlight w:val="white"/>
          <w:lang w:val="sv-SE"/>
        </w:rPr>
        <w:t>enumeration item list. In that case, we look up the name and returns its type. The type will actually be constant signed integer. However, the name of the enumeraion must exist,; otherwise, a error is reported.</w:t>
      </w:r>
    </w:p>
    <w:p w14:paraId="6AE1CA02" w14:textId="77777777" w:rsidR="001D6908" w:rsidRDefault="001D6908" w:rsidP="001D6908">
      <w:pPr>
        <w:pStyle w:val="Code"/>
        <w:rPr>
          <w:highlight w:val="white"/>
          <w:lang w:val="sv-SE"/>
        </w:rPr>
      </w:pPr>
      <w:r>
        <w:rPr>
          <w:highlight w:val="white"/>
          <w:lang w:val="sv-SE"/>
        </w:rPr>
        <w:t xml:space="preserve">  | ENUM NAME {</w:t>
      </w:r>
    </w:p>
    <w:p w14:paraId="730F9932" w14:textId="77777777" w:rsidR="001D6908" w:rsidRDefault="001D6908" w:rsidP="001D6908">
      <w:pPr>
        <w:pStyle w:val="Code"/>
        <w:rPr>
          <w:highlight w:val="white"/>
          <w:lang w:val="sv-SE"/>
        </w:rPr>
      </w:pPr>
      <w:r>
        <w:rPr>
          <w:highlight w:val="white"/>
          <w:lang w:val="sv-SE"/>
        </w:rPr>
        <w:t xml:space="preserve">      $$ = MiddleCodeGenerator.LookupEnum($2);</w:t>
      </w:r>
    </w:p>
    <w:p w14:paraId="387517B7" w14:textId="77777777" w:rsidR="001D6908" w:rsidRDefault="001D6908" w:rsidP="001D6908">
      <w:pPr>
        <w:pStyle w:val="Code"/>
        <w:rPr>
          <w:highlight w:val="white"/>
          <w:lang w:val="sv-SE"/>
        </w:rPr>
      </w:pPr>
      <w:r>
        <w:rPr>
          <w:highlight w:val="white"/>
          <w:lang w:val="sv-SE"/>
        </w:rPr>
        <w:t xml:space="preserve">    };</w:t>
      </w:r>
    </w:p>
    <w:p w14:paraId="7F1B8764" w14:textId="180A48BF" w:rsidR="001D6908" w:rsidRDefault="00E803D1" w:rsidP="00E803D1">
      <w:pPr>
        <w:rPr>
          <w:highlight w:val="white"/>
          <w:lang w:val="sv-SE"/>
        </w:rPr>
      </w:pPr>
      <w:r>
        <w:rPr>
          <w:highlight w:val="white"/>
          <w:lang w:val="sv-SE"/>
        </w:rPr>
        <w:t xml:space="preserve">The result of </w:t>
      </w:r>
      <w:r w:rsidRPr="00BB7891">
        <w:rPr>
          <w:rStyle w:val="KeyWord0"/>
          <w:highlight w:val="white"/>
        </w:rPr>
        <w:t>enum_list</w:t>
      </w:r>
      <w:r>
        <w:rPr>
          <w:highlight w:val="white"/>
          <w:lang w:val="sv-SE"/>
        </w:rPr>
        <w:t xml:space="preserve"> is a set holding the symbols of the enumeration items and a boolean value indicating whether the item was explicitly assignd.</w:t>
      </w:r>
    </w:p>
    <w:p w14:paraId="5E260535" w14:textId="77777777" w:rsidR="001D6908" w:rsidRDefault="001D6908" w:rsidP="001D6908">
      <w:pPr>
        <w:pStyle w:val="Code"/>
        <w:rPr>
          <w:highlight w:val="white"/>
          <w:lang w:val="sv-SE"/>
        </w:rPr>
      </w:pPr>
      <w:r>
        <w:rPr>
          <w:highlight w:val="white"/>
          <w:lang w:val="sv-SE"/>
        </w:rPr>
        <w:t>enum_list:</w:t>
      </w:r>
    </w:p>
    <w:p w14:paraId="73A2A216" w14:textId="77777777" w:rsidR="001D6908" w:rsidRDefault="001D6908" w:rsidP="001D6908">
      <w:pPr>
        <w:pStyle w:val="Code"/>
        <w:rPr>
          <w:highlight w:val="white"/>
          <w:lang w:val="sv-SE"/>
        </w:rPr>
      </w:pPr>
      <w:r>
        <w:rPr>
          <w:highlight w:val="white"/>
          <w:lang w:val="sv-SE"/>
        </w:rPr>
        <w:t xml:space="preserve">    enum {</w:t>
      </w:r>
    </w:p>
    <w:p w14:paraId="41310C0B" w14:textId="77777777" w:rsidR="001D6908" w:rsidRDefault="001D6908" w:rsidP="001D6908">
      <w:pPr>
        <w:pStyle w:val="Code"/>
        <w:rPr>
          <w:highlight w:val="white"/>
          <w:lang w:val="sv-SE"/>
        </w:rPr>
      </w:pPr>
      <w:r>
        <w:rPr>
          <w:highlight w:val="white"/>
          <w:lang w:val="sv-SE"/>
        </w:rPr>
        <w:t xml:space="preserve">      ISet&lt;Pair&lt;Symbol,bool&gt;&gt; memberSet =</w:t>
      </w:r>
    </w:p>
    <w:p w14:paraId="11A7EB20" w14:textId="77777777" w:rsidR="001D6908" w:rsidRDefault="001D6908" w:rsidP="001D6908">
      <w:pPr>
        <w:pStyle w:val="Code"/>
        <w:rPr>
          <w:highlight w:val="white"/>
          <w:lang w:val="sv-SE"/>
        </w:rPr>
      </w:pPr>
      <w:r>
        <w:rPr>
          <w:highlight w:val="white"/>
          <w:lang w:val="sv-SE"/>
        </w:rPr>
        <w:t xml:space="preserve">        new HashSet&lt;Pair&lt;Symbol,bool&gt;&gt;();</w:t>
      </w:r>
    </w:p>
    <w:p w14:paraId="71F3D807" w14:textId="77777777" w:rsidR="001D6908" w:rsidRDefault="001D6908" w:rsidP="001D6908">
      <w:pPr>
        <w:pStyle w:val="Code"/>
        <w:rPr>
          <w:highlight w:val="white"/>
          <w:lang w:val="sv-SE"/>
        </w:rPr>
      </w:pPr>
      <w:r>
        <w:rPr>
          <w:highlight w:val="white"/>
          <w:lang w:val="sv-SE"/>
        </w:rPr>
        <w:t xml:space="preserve">      memberSet.Add($1);</w:t>
      </w:r>
    </w:p>
    <w:p w14:paraId="32B38798" w14:textId="77777777" w:rsidR="001D6908" w:rsidRDefault="001D6908" w:rsidP="001D6908">
      <w:pPr>
        <w:pStyle w:val="Code"/>
        <w:rPr>
          <w:highlight w:val="white"/>
          <w:lang w:val="sv-SE"/>
        </w:rPr>
      </w:pPr>
      <w:r>
        <w:rPr>
          <w:highlight w:val="white"/>
          <w:lang w:val="sv-SE"/>
        </w:rPr>
        <w:t xml:space="preserve">      $$ = memberSet;</w:t>
      </w:r>
    </w:p>
    <w:p w14:paraId="2C65A038" w14:textId="77777777" w:rsidR="001D6908" w:rsidRDefault="001D6908" w:rsidP="001D6908">
      <w:pPr>
        <w:pStyle w:val="Code"/>
        <w:rPr>
          <w:highlight w:val="white"/>
          <w:lang w:val="sv-SE"/>
        </w:rPr>
      </w:pPr>
      <w:r>
        <w:rPr>
          <w:highlight w:val="white"/>
          <w:lang w:val="sv-SE"/>
        </w:rPr>
        <w:lastRenderedPageBreak/>
        <w:t xml:space="preserve">    }</w:t>
      </w:r>
    </w:p>
    <w:p w14:paraId="51C0618E" w14:textId="77777777" w:rsidR="001D6908" w:rsidRDefault="001D6908" w:rsidP="001D6908">
      <w:pPr>
        <w:pStyle w:val="Code"/>
        <w:rPr>
          <w:highlight w:val="white"/>
          <w:lang w:val="sv-SE"/>
        </w:rPr>
      </w:pPr>
      <w:r>
        <w:rPr>
          <w:highlight w:val="white"/>
          <w:lang w:val="sv-SE"/>
        </w:rPr>
        <w:t xml:space="preserve">  | enum_list COMMA enum {</w:t>
      </w:r>
    </w:p>
    <w:p w14:paraId="5C6B5CED" w14:textId="77777777" w:rsidR="001D6908" w:rsidRDefault="001D6908" w:rsidP="001D6908">
      <w:pPr>
        <w:pStyle w:val="Code"/>
        <w:rPr>
          <w:highlight w:val="white"/>
          <w:lang w:val="sv-SE"/>
        </w:rPr>
      </w:pPr>
      <w:r>
        <w:rPr>
          <w:highlight w:val="white"/>
          <w:lang w:val="sv-SE"/>
        </w:rPr>
        <w:t xml:space="preserve">      ISet&lt;Pair&lt;Symbol,bool&gt;&gt; memberSet = $1;</w:t>
      </w:r>
    </w:p>
    <w:p w14:paraId="1DD8CFDC" w14:textId="77777777" w:rsidR="001D6908" w:rsidRDefault="001D6908" w:rsidP="001D6908">
      <w:pPr>
        <w:pStyle w:val="Code"/>
        <w:rPr>
          <w:highlight w:val="white"/>
          <w:lang w:val="sv-SE"/>
        </w:rPr>
      </w:pPr>
      <w:r>
        <w:rPr>
          <w:highlight w:val="white"/>
          <w:lang w:val="sv-SE"/>
        </w:rPr>
        <w:t xml:space="preserve">      memberSet.Add($3);</w:t>
      </w:r>
    </w:p>
    <w:p w14:paraId="21AAE3A5" w14:textId="77777777" w:rsidR="001D6908" w:rsidRDefault="001D6908" w:rsidP="001D6908">
      <w:pPr>
        <w:pStyle w:val="Code"/>
        <w:rPr>
          <w:highlight w:val="white"/>
          <w:lang w:val="sv-SE"/>
        </w:rPr>
      </w:pPr>
      <w:r>
        <w:rPr>
          <w:highlight w:val="white"/>
          <w:lang w:val="sv-SE"/>
        </w:rPr>
        <w:t xml:space="preserve">      $$ = memberSet;</w:t>
      </w:r>
    </w:p>
    <w:p w14:paraId="33EBF7AD" w14:textId="77777777" w:rsidR="001D6908" w:rsidRDefault="001D6908" w:rsidP="001D6908">
      <w:pPr>
        <w:pStyle w:val="Code"/>
        <w:rPr>
          <w:highlight w:val="white"/>
          <w:lang w:val="sv-SE"/>
        </w:rPr>
      </w:pPr>
      <w:r>
        <w:rPr>
          <w:highlight w:val="white"/>
          <w:lang w:val="sv-SE"/>
        </w:rPr>
        <w:t xml:space="preserve">    };</w:t>
      </w:r>
    </w:p>
    <w:p w14:paraId="7E896D4D" w14:textId="4F239989" w:rsidR="001D6908" w:rsidRDefault="00CC4B19" w:rsidP="00A725AC">
      <w:pPr>
        <w:rPr>
          <w:highlight w:val="white"/>
          <w:lang w:val="sv-SE"/>
        </w:rPr>
      </w:pPr>
      <w:r>
        <w:rPr>
          <w:highlight w:val="white"/>
          <w:lang w:val="sv-SE"/>
        </w:rPr>
        <w:t xml:space="preserve">A enumeration </w:t>
      </w:r>
      <w:r w:rsidR="008A0706">
        <w:rPr>
          <w:highlight w:val="white"/>
          <w:lang w:val="sv-SE"/>
        </w:rPr>
        <w:t>item</w:t>
      </w:r>
      <w:r>
        <w:rPr>
          <w:highlight w:val="white"/>
          <w:lang w:val="sv-SE"/>
        </w:rPr>
        <w:t xml:space="preserve"> </w:t>
      </w:r>
      <w:r w:rsidR="004B1FA0">
        <w:rPr>
          <w:highlight w:val="white"/>
          <w:lang w:val="sv-SE"/>
        </w:rPr>
        <w:t>might be assigned a value.</w:t>
      </w:r>
      <w:r w:rsidR="008520EB">
        <w:rPr>
          <w:highlight w:val="white"/>
          <w:lang w:val="sv-SE"/>
        </w:rPr>
        <w:t xml:space="preserve"> Otherwise, a values is implicitly assigned.</w:t>
      </w:r>
    </w:p>
    <w:p w14:paraId="60C1BB1D" w14:textId="77777777" w:rsidR="0099740C" w:rsidRDefault="0099740C" w:rsidP="0099740C">
      <w:pPr>
        <w:rPr>
          <w:highlight w:val="white"/>
          <w:lang w:val="sv-SE"/>
        </w:rPr>
      </w:pPr>
      <w:r>
        <w:rPr>
          <w:highlight w:val="white"/>
          <w:lang w:val="sv-SE"/>
        </w:rPr>
        <w:t>When it comes to enumeration we have a potential problem. Each enumeration item is stored in the symbol table as a signed integer with a value. The value may be assigned or given implicity. If the storage of the enumeration is extern, we are not allowed to assigne values to the enumeration items. However, it is in C allowed to state the declaration specifiers in arbitary order. For instance, the following declaration is valid</w:t>
      </w:r>
    </w:p>
    <w:p w14:paraId="033421AE" w14:textId="77777777" w:rsidR="0099740C" w:rsidRDefault="0099740C" w:rsidP="0099740C">
      <w:pPr>
        <w:pStyle w:val="Code"/>
        <w:rPr>
          <w:highlight w:val="white"/>
          <w:lang w:val="sv-SE"/>
        </w:rPr>
      </w:pPr>
      <w:r>
        <w:rPr>
          <w:highlight w:val="white"/>
          <w:lang w:val="sv-SE"/>
        </w:rPr>
        <w:t>enum {a, b} extern;</w:t>
      </w:r>
    </w:p>
    <w:p w14:paraId="01FCB109" w14:textId="77777777" w:rsidR="0099740C" w:rsidRDefault="0099740C" w:rsidP="0099740C">
      <w:pPr>
        <w:rPr>
          <w:highlight w:val="white"/>
          <w:lang w:val="sv-SE"/>
        </w:rPr>
      </w:pPr>
      <w:r>
        <w:rPr>
          <w:highlight w:val="white"/>
          <w:lang w:val="sv-SE"/>
        </w:rPr>
        <w:t>The following declaration is invalid:</w:t>
      </w:r>
    </w:p>
    <w:p w14:paraId="562048D0" w14:textId="4428548C" w:rsidR="0099740C" w:rsidRDefault="0099740C" w:rsidP="0099740C">
      <w:pPr>
        <w:pStyle w:val="Code"/>
        <w:rPr>
          <w:highlight w:val="white"/>
          <w:lang w:val="sv-SE"/>
        </w:rPr>
      </w:pPr>
      <w:r>
        <w:rPr>
          <w:highlight w:val="white"/>
          <w:lang w:val="sv-SE"/>
        </w:rPr>
        <w:t>enum {a = 1, b} extern;</w:t>
      </w:r>
      <w:r w:rsidR="00F17202">
        <w:rPr>
          <w:highlight w:val="white"/>
          <w:lang w:val="sv-SE"/>
        </w:rPr>
        <w:t xml:space="preserve"> // Invalid declaration</w:t>
      </w:r>
    </w:p>
    <w:p w14:paraId="2F963A49" w14:textId="56FE2A0A" w:rsidR="0099740C" w:rsidRDefault="0099740C" w:rsidP="0099740C">
      <w:pPr>
        <w:rPr>
          <w:highlight w:val="white"/>
          <w:lang w:val="sv-SE"/>
        </w:rPr>
      </w:pPr>
      <w:r>
        <w:rPr>
          <w:highlight w:val="white"/>
          <w:lang w:val="sv-SE"/>
        </w:rPr>
        <w:t>The problem is that when we parse enumeration declaration we might not yet know if its storage is extern. Therefore we must also store, for each item, whether it has been explicity assigned. The handling of the storage is maganed by the Specifier class after all declaration specifiers have been parsed.</w:t>
      </w:r>
      <w:r w:rsidR="007A5268">
        <w:rPr>
          <w:highlight w:val="white"/>
          <w:lang w:val="sv-SE"/>
        </w:rPr>
        <w:t xml:space="preserve"> The result is that for each item a p</w:t>
      </w:r>
      <w:r w:rsidR="00CA623C">
        <w:rPr>
          <w:highlight w:val="white"/>
          <w:lang w:val="sv-SE"/>
        </w:rPr>
        <w:t>a</w:t>
      </w:r>
      <w:r w:rsidR="007A5268">
        <w:rPr>
          <w:highlight w:val="white"/>
          <w:lang w:val="sv-SE"/>
        </w:rPr>
        <w:t>ir is returned, holding the symbol of the item and a boolean value indicating whether the item has been explicitly assigned.</w:t>
      </w:r>
    </w:p>
    <w:p w14:paraId="793331C8" w14:textId="77777777" w:rsidR="001D6908" w:rsidRDefault="001D6908" w:rsidP="001D6908">
      <w:pPr>
        <w:pStyle w:val="Code"/>
        <w:rPr>
          <w:highlight w:val="white"/>
          <w:lang w:val="sv-SE"/>
        </w:rPr>
      </w:pPr>
      <w:r>
        <w:rPr>
          <w:highlight w:val="white"/>
          <w:lang w:val="sv-SE"/>
        </w:rPr>
        <w:t>enum:</w:t>
      </w:r>
    </w:p>
    <w:p w14:paraId="3C09CDF4" w14:textId="77777777" w:rsidR="001D6908" w:rsidRDefault="001D6908" w:rsidP="001D6908">
      <w:pPr>
        <w:pStyle w:val="Code"/>
        <w:rPr>
          <w:highlight w:val="white"/>
          <w:lang w:val="sv-SE"/>
        </w:rPr>
      </w:pPr>
      <w:r>
        <w:rPr>
          <w:highlight w:val="white"/>
          <w:lang w:val="sv-SE"/>
        </w:rPr>
        <w:t xml:space="preserve">    NAME {</w:t>
      </w:r>
    </w:p>
    <w:p w14:paraId="5F2ECCB3" w14:textId="77777777" w:rsidR="001D6908" w:rsidRDefault="001D6908" w:rsidP="001D6908">
      <w:pPr>
        <w:pStyle w:val="Code"/>
        <w:rPr>
          <w:highlight w:val="white"/>
          <w:lang w:val="sv-SE"/>
        </w:rPr>
      </w:pPr>
      <w:r>
        <w:rPr>
          <w:highlight w:val="white"/>
          <w:lang w:val="sv-SE"/>
        </w:rPr>
        <w:t xml:space="preserve">      Symbol symbol = MiddleCodeGenerator.EnumItem($1, null);</w:t>
      </w:r>
    </w:p>
    <w:p w14:paraId="216FDEAC" w14:textId="77777777" w:rsidR="001D6908" w:rsidRDefault="001D6908" w:rsidP="001D6908">
      <w:pPr>
        <w:pStyle w:val="Code"/>
        <w:rPr>
          <w:highlight w:val="white"/>
          <w:lang w:val="sv-SE"/>
        </w:rPr>
      </w:pPr>
      <w:r>
        <w:rPr>
          <w:highlight w:val="white"/>
          <w:lang w:val="sv-SE"/>
        </w:rPr>
        <w:t xml:space="preserve">      $$ = new Pair&lt;Symbol,bool&gt;(symbol, false);</w:t>
      </w:r>
    </w:p>
    <w:p w14:paraId="5BBE38AF" w14:textId="77777777" w:rsidR="001D6908" w:rsidRDefault="001D6908" w:rsidP="001D6908">
      <w:pPr>
        <w:pStyle w:val="Code"/>
        <w:rPr>
          <w:highlight w:val="white"/>
          <w:lang w:val="sv-SE"/>
        </w:rPr>
      </w:pPr>
      <w:r>
        <w:rPr>
          <w:highlight w:val="white"/>
          <w:lang w:val="sv-SE"/>
        </w:rPr>
        <w:t xml:space="preserve">    }</w:t>
      </w:r>
    </w:p>
    <w:p w14:paraId="2B91875D" w14:textId="77777777" w:rsidR="001D6908" w:rsidRDefault="001D6908" w:rsidP="001D6908">
      <w:pPr>
        <w:pStyle w:val="Code"/>
        <w:rPr>
          <w:highlight w:val="white"/>
          <w:lang w:val="sv-SE"/>
        </w:rPr>
      </w:pPr>
      <w:r>
        <w:rPr>
          <w:highlight w:val="white"/>
          <w:lang w:val="sv-SE"/>
        </w:rPr>
        <w:t xml:space="preserve">  | NAME ASSIGN constant_integral_expression {</w:t>
      </w:r>
    </w:p>
    <w:p w14:paraId="0902C2F2" w14:textId="77777777" w:rsidR="001D6908" w:rsidRDefault="001D6908" w:rsidP="001D6908">
      <w:pPr>
        <w:pStyle w:val="Code"/>
        <w:rPr>
          <w:highlight w:val="white"/>
          <w:lang w:val="sv-SE"/>
        </w:rPr>
      </w:pPr>
      <w:r>
        <w:rPr>
          <w:highlight w:val="white"/>
          <w:lang w:val="sv-SE"/>
        </w:rPr>
        <w:t xml:space="preserve">      Symbol symbol = MiddleCodeGenerator.EnumItem($1, $3.Symbol);</w:t>
      </w:r>
    </w:p>
    <w:p w14:paraId="49FD6E51" w14:textId="77777777" w:rsidR="001D6908" w:rsidRDefault="001D6908" w:rsidP="001D6908">
      <w:pPr>
        <w:pStyle w:val="Code"/>
        <w:rPr>
          <w:highlight w:val="white"/>
          <w:lang w:val="sv-SE"/>
        </w:rPr>
      </w:pPr>
      <w:r>
        <w:rPr>
          <w:highlight w:val="white"/>
          <w:lang w:val="sv-SE"/>
        </w:rPr>
        <w:t xml:space="preserve">      $$ = new Pair&lt;Symbol,bool&gt;(symbol, true);</w:t>
      </w:r>
    </w:p>
    <w:p w14:paraId="62C79E85" w14:textId="4CDC9F9D" w:rsidR="00863397" w:rsidRDefault="001D6908" w:rsidP="00494989">
      <w:pPr>
        <w:pStyle w:val="Code"/>
        <w:rPr>
          <w:highlight w:val="white"/>
          <w:lang w:val="sv-SE"/>
        </w:rPr>
      </w:pPr>
      <w:r>
        <w:rPr>
          <w:highlight w:val="white"/>
          <w:lang w:val="sv-SE"/>
        </w:rPr>
        <w:t xml:space="preserve">    };</w:t>
      </w:r>
    </w:p>
    <w:p w14:paraId="56B47F33" w14:textId="63CE628F" w:rsidR="009931FF" w:rsidRDefault="009931FF" w:rsidP="009931FF">
      <w:pPr>
        <w:rPr>
          <w:highlight w:val="white"/>
        </w:rPr>
      </w:pPr>
      <w:r>
        <w:rPr>
          <w:highlight w:val="white"/>
        </w:rPr>
        <w:t xml:space="preserve">The </w:t>
      </w:r>
      <w:r w:rsidRPr="00AD69EA">
        <w:rPr>
          <w:rStyle w:val="KeyWord0"/>
          <w:highlight w:val="white"/>
        </w:rPr>
        <w:t>EnumItem</w:t>
      </w:r>
      <w:r>
        <w:rPr>
          <w:highlight w:val="white"/>
        </w:rPr>
        <w:t xml:space="preserve"> </w:t>
      </w:r>
      <w:r w:rsidR="00670DD6">
        <w:rPr>
          <w:highlight w:val="white"/>
        </w:rPr>
        <w:t xml:space="preserve">method </w:t>
      </w:r>
      <w:r w:rsidR="00B80F95">
        <w:rPr>
          <w:highlight w:val="white"/>
        </w:rPr>
        <w:t xml:space="preserve">stores the item in the symbol table and checks the optional </w:t>
      </w:r>
      <w:r w:rsidR="00F4217C">
        <w:rPr>
          <w:highlight w:val="white"/>
        </w:rPr>
        <w:t>initialization</w:t>
      </w:r>
      <w:r w:rsidR="00B80F95">
        <w:rPr>
          <w:highlight w:val="white"/>
        </w:rPr>
        <w:t xml:space="preserve"> symbol</w:t>
      </w:r>
      <w:r w:rsidR="00F23853">
        <w:rPr>
          <w:highlight w:val="white"/>
        </w:rPr>
        <w:t>.</w:t>
      </w:r>
      <w:r w:rsidR="00C039BF">
        <w:rPr>
          <w:highlight w:val="white"/>
        </w:rPr>
        <w:t xml:space="preserve"> The type of the item is constant signed integer.</w:t>
      </w:r>
    </w:p>
    <w:p w14:paraId="33646E55" w14:textId="5D385F7F" w:rsidR="00876D3B" w:rsidRDefault="00C04514" w:rsidP="00876D3B">
      <w:pPr>
        <w:pStyle w:val="CodeHeader"/>
        <w:rPr>
          <w:highlight w:val="white"/>
        </w:rPr>
      </w:pPr>
      <w:r>
        <w:rPr>
          <w:highlight w:val="white"/>
        </w:rPr>
        <w:t>MiddleCodeGenerator.cs</w:t>
      </w:r>
    </w:p>
    <w:p w14:paraId="246C3E79" w14:textId="2B236758" w:rsidR="00C04514" w:rsidRPr="00C04514" w:rsidRDefault="00C04514" w:rsidP="00C04514">
      <w:pPr>
        <w:pStyle w:val="Code"/>
        <w:rPr>
          <w:highlight w:val="white"/>
        </w:rPr>
      </w:pPr>
      <w:r w:rsidRPr="00C04514">
        <w:rPr>
          <w:highlight w:val="white"/>
        </w:rPr>
        <w:t xml:space="preserve">    public static Symbol EnumItem(string itemName, Symbol opt</w:t>
      </w:r>
      <w:r w:rsidR="002F35C1">
        <w:rPr>
          <w:highlight w:val="white"/>
        </w:rPr>
        <w:t>Initializer</w:t>
      </w:r>
      <w:r w:rsidRPr="00C04514">
        <w:rPr>
          <w:highlight w:val="white"/>
        </w:rPr>
        <w:t>Symbol) {</w:t>
      </w:r>
    </w:p>
    <w:p w14:paraId="67A57E7F" w14:textId="77777777" w:rsidR="00C04514" w:rsidRPr="00C04514" w:rsidRDefault="00C04514" w:rsidP="00C04514">
      <w:pPr>
        <w:pStyle w:val="Code"/>
        <w:rPr>
          <w:highlight w:val="white"/>
        </w:rPr>
      </w:pPr>
      <w:r w:rsidRPr="00C04514">
        <w:rPr>
          <w:highlight w:val="white"/>
        </w:rPr>
        <w:t xml:space="preserve">      Type itemType = new Type(Sort.Signed_Int);</w:t>
      </w:r>
    </w:p>
    <w:p w14:paraId="52F2C679" w14:textId="0C8FE736" w:rsidR="00C04514" w:rsidRDefault="00C04514" w:rsidP="00C04514">
      <w:pPr>
        <w:pStyle w:val="Code"/>
        <w:rPr>
          <w:highlight w:val="white"/>
        </w:rPr>
      </w:pPr>
      <w:r w:rsidRPr="00C04514">
        <w:rPr>
          <w:highlight w:val="white"/>
        </w:rPr>
        <w:t xml:space="preserve">      itemType.IsConstant = true;</w:t>
      </w:r>
    </w:p>
    <w:p w14:paraId="07A5C60E" w14:textId="6BD1F766" w:rsidR="00903954" w:rsidRPr="00C04514" w:rsidRDefault="00903954" w:rsidP="00903954">
      <w:pPr>
        <w:rPr>
          <w:highlight w:val="white"/>
        </w:rPr>
      </w:pPr>
      <w:r>
        <w:rPr>
          <w:highlight w:val="white"/>
        </w:rPr>
        <w:t xml:space="preserve">The value of the item is either set by the </w:t>
      </w:r>
      <w:r w:rsidR="00F4217C">
        <w:rPr>
          <w:highlight w:val="white"/>
        </w:rPr>
        <w:t>initialization</w:t>
      </w:r>
      <w:r>
        <w:rPr>
          <w:highlight w:val="white"/>
        </w:rPr>
        <w:t xml:space="preserve"> symbol value, if present, or by the </w:t>
      </w:r>
      <w:r w:rsidR="00423448">
        <w:rPr>
          <w:highlight w:val="white"/>
        </w:rPr>
        <w:t xml:space="preserve">enumeration value stack. The stack holds the value of the current enumeration list. It is popped and pushed with the item value plus one. In that way will each item hold the value of the previous item plus one, </w:t>
      </w:r>
      <w:r w:rsidR="0076643D">
        <w:rPr>
          <w:highlight w:val="white"/>
        </w:rPr>
        <w:t>the first item holds the value zero.</w:t>
      </w:r>
    </w:p>
    <w:p w14:paraId="23D65BAA" w14:textId="7DABCCD7" w:rsidR="00C04514" w:rsidRPr="00C04514" w:rsidRDefault="00C04514" w:rsidP="00C04514">
      <w:pPr>
        <w:pStyle w:val="Code"/>
        <w:rPr>
          <w:highlight w:val="white"/>
        </w:rPr>
      </w:pPr>
      <w:r w:rsidRPr="00C04514">
        <w:rPr>
          <w:highlight w:val="white"/>
        </w:rPr>
        <w:t xml:space="preserve">      BigInteger value;</w:t>
      </w:r>
    </w:p>
    <w:p w14:paraId="71875602" w14:textId="2B2A223F" w:rsidR="00C04514" w:rsidRPr="00C04514" w:rsidRDefault="00C04514" w:rsidP="00C04514">
      <w:pPr>
        <w:pStyle w:val="Code"/>
        <w:rPr>
          <w:highlight w:val="white"/>
        </w:rPr>
      </w:pPr>
      <w:r w:rsidRPr="00C04514">
        <w:rPr>
          <w:highlight w:val="white"/>
        </w:rPr>
        <w:t xml:space="preserve">      if (opt</w:t>
      </w:r>
      <w:r w:rsidR="002F35C1">
        <w:rPr>
          <w:highlight w:val="white"/>
        </w:rPr>
        <w:t>Initializer</w:t>
      </w:r>
      <w:r w:rsidRPr="00C04514">
        <w:rPr>
          <w:highlight w:val="white"/>
        </w:rPr>
        <w:t>Symbol != null) {</w:t>
      </w:r>
    </w:p>
    <w:p w14:paraId="6FFB6EFA" w14:textId="19506017" w:rsidR="00C04514" w:rsidRPr="00C04514" w:rsidRDefault="00C04514" w:rsidP="00C04514">
      <w:pPr>
        <w:pStyle w:val="Code"/>
        <w:rPr>
          <w:highlight w:val="white"/>
        </w:rPr>
      </w:pPr>
      <w:r w:rsidRPr="00C04514">
        <w:rPr>
          <w:highlight w:val="white"/>
        </w:rPr>
        <w:t xml:space="preserve">        Assert.Error(opt</w:t>
      </w:r>
      <w:r w:rsidR="002F35C1">
        <w:rPr>
          <w:highlight w:val="white"/>
        </w:rPr>
        <w:t>Initializer</w:t>
      </w:r>
      <w:r w:rsidRPr="00C04514">
        <w:rPr>
          <w:highlight w:val="white"/>
        </w:rPr>
        <w:t>Symbol.Type.IsIntegral(), itemName,</w:t>
      </w:r>
    </w:p>
    <w:p w14:paraId="1BDD6E86" w14:textId="77777777" w:rsidR="00C04514" w:rsidRPr="00C04514" w:rsidRDefault="00C04514" w:rsidP="00C04514">
      <w:pPr>
        <w:pStyle w:val="Code"/>
        <w:rPr>
          <w:highlight w:val="white"/>
        </w:rPr>
      </w:pPr>
      <w:r w:rsidRPr="00C04514">
        <w:rPr>
          <w:highlight w:val="white"/>
        </w:rPr>
        <w:t xml:space="preserve">                     Message.Non__integral_enum_value);</w:t>
      </w:r>
    </w:p>
    <w:p w14:paraId="18E5CE58" w14:textId="2BBD36FA" w:rsidR="00C04514" w:rsidRPr="00C04514" w:rsidRDefault="00C04514" w:rsidP="00C04514">
      <w:pPr>
        <w:pStyle w:val="Code"/>
        <w:rPr>
          <w:highlight w:val="white"/>
        </w:rPr>
      </w:pPr>
      <w:r w:rsidRPr="00C04514">
        <w:rPr>
          <w:highlight w:val="white"/>
        </w:rPr>
        <w:t xml:space="preserve">        Assert.Error(opt</w:t>
      </w:r>
      <w:r w:rsidR="002F35C1">
        <w:rPr>
          <w:highlight w:val="white"/>
        </w:rPr>
        <w:t>Initializer</w:t>
      </w:r>
      <w:r w:rsidRPr="00C04514">
        <w:rPr>
          <w:highlight w:val="white"/>
        </w:rPr>
        <w:t>Symbol.IsValue(), itemName,</w:t>
      </w:r>
    </w:p>
    <w:p w14:paraId="4329BA45" w14:textId="77777777" w:rsidR="00C04514" w:rsidRPr="00C04514" w:rsidRDefault="00C04514" w:rsidP="00C04514">
      <w:pPr>
        <w:pStyle w:val="Code"/>
        <w:rPr>
          <w:highlight w:val="white"/>
        </w:rPr>
      </w:pPr>
      <w:r w:rsidRPr="00C04514">
        <w:rPr>
          <w:highlight w:val="white"/>
        </w:rPr>
        <w:t xml:space="preserve">                     Message.Non__constant_enum_value);</w:t>
      </w:r>
    </w:p>
    <w:p w14:paraId="32DBBAAA" w14:textId="77777777" w:rsidR="00C04514" w:rsidRPr="00C04514" w:rsidRDefault="00C04514" w:rsidP="00C04514">
      <w:pPr>
        <w:pStyle w:val="Code"/>
        <w:rPr>
          <w:highlight w:val="white"/>
        </w:rPr>
      </w:pPr>
      <w:r w:rsidRPr="00C04514">
        <w:rPr>
          <w:highlight w:val="white"/>
        </w:rPr>
        <w:t xml:space="preserve">        CCompiler_Main.Parser.EnumValueStack.Pop();</w:t>
      </w:r>
    </w:p>
    <w:p w14:paraId="3294DE2E" w14:textId="434822C5" w:rsidR="00C04514" w:rsidRPr="00C04514" w:rsidRDefault="00C04514" w:rsidP="00C04514">
      <w:pPr>
        <w:pStyle w:val="Code"/>
        <w:rPr>
          <w:highlight w:val="white"/>
        </w:rPr>
      </w:pPr>
      <w:r w:rsidRPr="00C04514">
        <w:rPr>
          <w:highlight w:val="white"/>
        </w:rPr>
        <w:t xml:space="preserve">        value = (BigInteger) opt</w:t>
      </w:r>
      <w:r w:rsidR="002F35C1">
        <w:rPr>
          <w:highlight w:val="white"/>
        </w:rPr>
        <w:t>Initializer</w:t>
      </w:r>
      <w:r w:rsidRPr="00C04514">
        <w:rPr>
          <w:highlight w:val="white"/>
        </w:rPr>
        <w:t>Symbol.Value;</w:t>
      </w:r>
    </w:p>
    <w:p w14:paraId="141C5D0F" w14:textId="77777777" w:rsidR="00C04514" w:rsidRPr="00C04514" w:rsidRDefault="00C04514" w:rsidP="00C04514">
      <w:pPr>
        <w:pStyle w:val="Code"/>
        <w:rPr>
          <w:highlight w:val="white"/>
        </w:rPr>
      </w:pPr>
      <w:r w:rsidRPr="00C04514">
        <w:rPr>
          <w:highlight w:val="white"/>
        </w:rPr>
        <w:lastRenderedPageBreak/>
        <w:t xml:space="preserve">      }</w:t>
      </w:r>
    </w:p>
    <w:p w14:paraId="1F2AD3D4" w14:textId="77777777" w:rsidR="00C04514" w:rsidRPr="00C04514" w:rsidRDefault="00C04514" w:rsidP="00C04514">
      <w:pPr>
        <w:pStyle w:val="Code"/>
        <w:rPr>
          <w:highlight w:val="white"/>
        </w:rPr>
      </w:pPr>
      <w:r w:rsidRPr="00C04514">
        <w:rPr>
          <w:highlight w:val="white"/>
        </w:rPr>
        <w:t xml:space="preserve">      else {</w:t>
      </w:r>
    </w:p>
    <w:p w14:paraId="490D3B84" w14:textId="77777777" w:rsidR="00C04514" w:rsidRPr="00C04514" w:rsidRDefault="00C04514" w:rsidP="00C04514">
      <w:pPr>
        <w:pStyle w:val="Code"/>
        <w:rPr>
          <w:highlight w:val="white"/>
        </w:rPr>
      </w:pPr>
      <w:r w:rsidRPr="00C04514">
        <w:rPr>
          <w:highlight w:val="white"/>
        </w:rPr>
        <w:t xml:space="preserve">        value = CCompiler_Main.Parser.EnumValueStack.Pop();</w:t>
      </w:r>
    </w:p>
    <w:p w14:paraId="1BB10614" w14:textId="77777777" w:rsidR="00C04514" w:rsidRPr="00C04514" w:rsidRDefault="00C04514" w:rsidP="00C04514">
      <w:pPr>
        <w:pStyle w:val="Code"/>
        <w:rPr>
          <w:highlight w:val="white"/>
        </w:rPr>
      </w:pPr>
      <w:r w:rsidRPr="00C04514">
        <w:rPr>
          <w:highlight w:val="white"/>
        </w:rPr>
        <w:t xml:space="preserve">      }</w:t>
      </w:r>
    </w:p>
    <w:p w14:paraId="7142FFE9" w14:textId="77777777" w:rsidR="00C04514" w:rsidRPr="00C04514" w:rsidRDefault="00C04514" w:rsidP="00C04514">
      <w:pPr>
        <w:pStyle w:val="Code"/>
        <w:rPr>
          <w:highlight w:val="white"/>
        </w:rPr>
      </w:pPr>
      <w:r w:rsidRPr="00C04514">
        <w:rPr>
          <w:highlight w:val="white"/>
        </w:rPr>
        <w:t xml:space="preserve">    </w:t>
      </w:r>
    </w:p>
    <w:p w14:paraId="39715AB8" w14:textId="77777777" w:rsidR="00C04514" w:rsidRPr="00C04514" w:rsidRDefault="00C04514" w:rsidP="00C04514">
      <w:pPr>
        <w:pStyle w:val="Code"/>
        <w:rPr>
          <w:highlight w:val="white"/>
        </w:rPr>
      </w:pPr>
      <w:r w:rsidRPr="00C04514">
        <w:rPr>
          <w:highlight w:val="white"/>
        </w:rPr>
        <w:t xml:space="preserve">      Symbol itemSymbol = new Symbol(itemName, null, itemType, value);</w:t>
      </w:r>
    </w:p>
    <w:p w14:paraId="4CB22367" w14:textId="77777777" w:rsidR="00C04514" w:rsidRPr="00C04514" w:rsidRDefault="00C04514" w:rsidP="00C04514">
      <w:pPr>
        <w:pStyle w:val="Code"/>
        <w:rPr>
          <w:highlight w:val="white"/>
        </w:rPr>
      </w:pPr>
      <w:r w:rsidRPr="00C04514">
        <w:rPr>
          <w:highlight w:val="white"/>
        </w:rPr>
        <w:t xml:space="preserve">      SymbolTable.CurrentTable.AddSymbol(itemSymbol);</w:t>
      </w:r>
    </w:p>
    <w:p w14:paraId="5B758A30" w14:textId="77777777" w:rsidR="00C04514" w:rsidRPr="00C04514" w:rsidRDefault="00C04514" w:rsidP="00C04514">
      <w:pPr>
        <w:pStyle w:val="Code"/>
        <w:rPr>
          <w:highlight w:val="white"/>
        </w:rPr>
      </w:pPr>
      <w:r w:rsidRPr="00C04514">
        <w:rPr>
          <w:highlight w:val="white"/>
        </w:rPr>
        <w:t xml:space="preserve">      CCompiler_Main.Parser.EnumValueStack.Push(value + 1);</w:t>
      </w:r>
    </w:p>
    <w:p w14:paraId="474334C5" w14:textId="77777777" w:rsidR="00C04514" w:rsidRPr="00C04514" w:rsidRDefault="00C04514" w:rsidP="00C04514">
      <w:pPr>
        <w:pStyle w:val="Code"/>
        <w:rPr>
          <w:highlight w:val="white"/>
        </w:rPr>
      </w:pPr>
      <w:r w:rsidRPr="00C04514">
        <w:rPr>
          <w:highlight w:val="white"/>
        </w:rPr>
        <w:t xml:space="preserve">      return itemSymbol;</w:t>
      </w:r>
    </w:p>
    <w:p w14:paraId="784C4187" w14:textId="77777777" w:rsidR="00C04514" w:rsidRPr="00C04514" w:rsidRDefault="00C04514" w:rsidP="00C04514">
      <w:pPr>
        <w:pStyle w:val="Code"/>
        <w:rPr>
          <w:highlight w:val="white"/>
        </w:rPr>
      </w:pPr>
      <w:r w:rsidRPr="00C04514">
        <w:rPr>
          <w:highlight w:val="white"/>
        </w:rPr>
        <w:t xml:space="preserve">    }</w:t>
      </w:r>
    </w:p>
    <w:p w14:paraId="207AE1B0" w14:textId="2D8E97FD" w:rsidR="00C04514" w:rsidRPr="00C04514" w:rsidRDefault="0076643D" w:rsidP="0076643D">
      <w:pPr>
        <w:rPr>
          <w:highlight w:val="white"/>
        </w:rPr>
      </w:pPr>
      <w:r>
        <w:rPr>
          <w:highlight w:val="white"/>
        </w:rPr>
        <w:t xml:space="preserve">The </w:t>
      </w:r>
      <w:r w:rsidRPr="0076643D">
        <w:rPr>
          <w:rStyle w:val="KeyWord0"/>
          <w:highlight w:val="white"/>
        </w:rPr>
        <w:t>EnumSpecifier</w:t>
      </w:r>
      <w:r>
        <w:rPr>
          <w:highlight w:val="white"/>
        </w:rPr>
        <w:t xml:space="preserve"> method</w:t>
      </w:r>
      <w:r w:rsidR="00022A0D">
        <w:rPr>
          <w:highlight w:val="white"/>
        </w:rPr>
        <w:t xml:space="preserve"> </w:t>
      </w:r>
      <w:r w:rsidR="005E406E">
        <w:rPr>
          <w:highlight w:val="white"/>
        </w:rPr>
        <w:t xml:space="preserve">add the enumerator to the current symbol </w:t>
      </w:r>
      <w:r w:rsidR="001476AE">
        <w:rPr>
          <w:highlight w:val="white"/>
        </w:rPr>
        <w:t>table if</w:t>
      </w:r>
      <w:r w:rsidR="005E406E">
        <w:rPr>
          <w:highlight w:val="white"/>
        </w:rPr>
        <w:t xml:space="preserve"> </w:t>
      </w:r>
      <w:r w:rsidR="00C13273">
        <w:rPr>
          <w:highlight w:val="white"/>
        </w:rPr>
        <w:t>opti</w:t>
      </w:r>
      <w:r w:rsidR="00263D14">
        <w:rPr>
          <w:highlight w:val="white"/>
        </w:rPr>
        <w:t>o</w:t>
      </w:r>
      <w:r w:rsidR="00C13273">
        <w:rPr>
          <w:highlight w:val="white"/>
        </w:rPr>
        <w:t>nal nam</w:t>
      </w:r>
      <w:r w:rsidR="00263D14">
        <w:rPr>
          <w:highlight w:val="white"/>
        </w:rPr>
        <w:t>e</w:t>
      </w:r>
      <w:r w:rsidR="00C13273">
        <w:rPr>
          <w:highlight w:val="white"/>
        </w:rPr>
        <w:t xml:space="preserve"> is not null.</w:t>
      </w:r>
    </w:p>
    <w:p w14:paraId="302896AE" w14:textId="77777777" w:rsidR="009931FF" w:rsidRDefault="00C04514" w:rsidP="00C04514">
      <w:pPr>
        <w:pStyle w:val="Code"/>
        <w:rPr>
          <w:highlight w:val="white"/>
        </w:rPr>
      </w:pPr>
      <w:r w:rsidRPr="00C04514">
        <w:rPr>
          <w:highlight w:val="white"/>
        </w:rPr>
        <w:t xml:space="preserve">    public static Type EnumSpecifier(string optionalName,</w:t>
      </w:r>
    </w:p>
    <w:p w14:paraId="2530EA57" w14:textId="4393397E" w:rsidR="00C04514" w:rsidRPr="00C04514" w:rsidRDefault="009931FF" w:rsidP="00C04514">
      <w:pPr>
        <w:pStyle w:val="Code"/>
        <w:rPr>
          <w:highlight w:val="white"/>
        </w:rPr>
      </w:pPr>
      <w:r>
        <w:rPr>
          <w:highlight w:val="white"/>
        </w:rPr>
        <w:t xml:space="preserve">                                    </w:t>
      </w:r>
      <w:r w:rsidR="00C04514" w:rsidRPr="00C04514">
        <w:rPr>
          <w:highlight w:val="white"/>
        </w:rPr>
        <w:t xml:space="preserve"> ISet&lt;Pair&lt;Symbol,bool&gt;&gt; enumSet) {</w:t>
      </w:r>
    </w:p>
    <w:p w14:paraId="609AD76E" w14:textId="77777777" w:rsidR="00C04514" w:rsidRPr="00C04514" w:rsidRDefault="00C04514" w:rsidP="00C04514">
      <w:pPr>
        <w:pStyle w:val="Code"/>
        <w:rPr>
          <w:highlight w:val="white"/>
        </w:rPr>
      </w:pPr>
      <w:r w:rsidRPr="00C04514">
        <w:rPr>
          <w:highlight w:val="white"/>
        </w:rPr>
        <w:t xml:space="preserve">      Type enumType = new Type(Sort.Enumeration, enumSet);</w:t>
      </w:r>
    </w:p>
    <w:p w14:paraId="2F479045" w14:textId="77777777" w:rsidR="00C04514" w:rsidRPr="00C04514" w:rsidRDefault="00C04514" w:rsidP="00C04514">
      <w:pPr>
        <w:pStyle w:val="Code"/>
        <w:rPr>
          <w:highlight w:val="white"/>
        </w:rPr>
      </w:pPr>
    </w:p>
    <w:p w14:paraId="677683D3" w14:textId="77777777" w:rsidR="00C04514" w:rsidRPr="00C04514" w:rsidRDefault="00C04514" w:rsidP="00C04514">
      <w:pPr>
        <w:pStyle w:val="Code"/>
        <w:rPr>
          <w:highlight w:val="white"/>
        </w:rPr>
      </w:pPr>
      <w:r w:rsidRPr="00C04514">
        <w:rPr>
          <w:highlight w:val="white"/>
        </w:rPr>
        <w:t xml:space="preserve">      if (optionalName != null) {</w:t>
      </w:r>
    </w:p>
    <w:p w14:paraId="48AC30E9" w14:textId="77777777" w:rsidR="00C04514" w:rsidRPr="00C04514" w:rsidRDefault="00C04514" w:rsidP="00C04514">
      <w:pPr>
        <w:pStyle w:val="Code"/>
        <w:rPr>
          <w:highlight w:val="white"/>
        </w:rPr>
      </w:pPr>
      <w:r w:rsidRPr="00C04514">
        <w:rPr>
          <w:highlight w:val="white"/>
        </w:rPr>
        <w:t xml:space="preserve">        SymbolTable.CurrentTable.AddTag(optionalName, enumType);</w:t>
      </w:r>
    </w:p>
    <w:p w14:paraId="10DD2CC5" w14:textId="77777777" w:rsidR="00C04514" w:rsidRPr="00C04514" w:rsidRDefault="00C04514" w:rsidP="00C04514">
      <w:pPr>
        <w:pStyle w:val="Code"/>
        <w:rPr>
          <w:highlight w:val="white"/>
        </w:rPr>
      </w:pPr>
      <w:r w:rsidRPr="00C04514">
        <w:rPr>
          <w:highlight w:val="white"/>
        </w:rPr>
        <w:t xml:space="preserve">      }</w:t>
      </w:r>
    </w:p>
    <w:p w14:paraId="100B380B" w14:textId="77777777" w:rsidR="00C04514" w:rsidRPr="00C04514" w:rsidRDefault="00C04514" w:rsidP="00C04514">
      <w:pPr>
        <w:pStyle w:val="Code"/>
        <w:rPr>
          <w:highlight w:val="white"/>
        </w:rPr>
      </w:pPr>
    </w:p>
    <w:p w14:paraId="1971B37F" w14:textId="77777777" w:rsidR="00C04514" w:rsidRPr="00C04514" w:rsidRDefault="00C04514" w:rsidP="00C04514">
      <w:pPr>
        <w:pStyle w:val="Code"/>
        <w:rPr>
          <w:highlight w:val="white"/>
        </w:rPr>
      </w:pPr>
      <w:r w:rsidRPr="00C04514">
        <w:rPr>
          <w:highlight w:val="white"/>
        </w:rPr>
        <w:t xml:space="preserve">      return enumType;</w:t>
      </w:r>
    </w:p>
    <w:p w14:paraId="39FFDD23" w14:textId="77777777" w:rsidR="00C04514" w:rsidRPr="00C04514" w:rsidRDefault="00C04514" w:rsidP="00C04514">
      <w:pPr>
        <w:pStyle w:val="Code"/>
        <w:rPr>
          <w:highlight w:val="white"/>
        </w:rPr>
      </w:pPr>
      <w:r w:rsidRPr="00C04514">
        <w:rPr>
          <w:highlight w:val="white"/>
        </w:rPr>
        <w:t xml:space="preserve">    }</w:t>
      </w:r>
    </w:p>
    <w:p w14:paraId="27D364ED" w14:textId="24601DC0" w:rsidR="00C04514" w:rsidRPr="00C04514" w:rsidRDefault="003976FF" w:rsidP="003976FF">
      <w:pPr>
        <w:rPr>
          <w:highlight w:val="white"/>
        </w:rPr>
      </w:pPr>
      <w:r>
        <w:rPr>
          <w:highlight w:val="white"/>
        </w:rPr>
        <w:t xml:space="preserve">The </w:t>
      </w:r>
      <w:r w:rsidRPr="00B96B2D">
        <w:rPr>
          <w:rStyle w:val="KeyWord0"/>
          <w:highlight w:val="white"/>
        </w:rPr>
        <w:t>LookupE</w:t>
      </w:r>
      <w:r w:rsidR="00DB12FA">
        <w:rPr>
          <w:rStyle w:val="KeyWord0"/>
          <w:highlight w:val="white"/>
        </w:rPr>
        <w:t>num</w:t>
      </w:r>
      <w:r>
        <w:rPr>
          <w:highlight w:val="white"/>
        </w:rPr>
        <w:t xml:space="preserve"> method </w:t>
      </w:r>
    </w:p>
    <w:p w14:paraId="73D3B06F" w14:textId="77777777" w:rsidR="00C04514" w:rsidRPr="00C04514" w:rsidRDefault="00C04514" w:rsidP="00C04514">
      <w:pPr>
        <w:pStyle w:val="Code"/>
        <w:rPr>
          <w:highlight w:val="white"/>
        </w:rPr>
      </w:pPr>
      <w:r w:rsidRPr="00C04514">
        <w:rPr>
          <w:highlight w:val="white"/>
        </w:rPr>
        <w:t xml:space="preserve">    public static Type LookupEnum(string name) {</w:t>
      </w:r>
    </w:p>
    <w:p w14:paraId="1B249873" w14:textId="77777777" w:rsidR="00C04514" w:rsidRPr="00C04514" w:rsidRDefault="00C04514" w:rsidP="00C04514">
      <w:pPr>
        <w:pStyle w:val="Code"/>
        <w:rPr>
          <w:highlight w:val="white"/>
        </w:rPr>
      </w:pPr>
      <w:r w:rsidRPr="00C04514">
        <w:rPr>
          <w:highlight w:val="white"/>
        </w:rPr>
        <w:t xml:space="preserve">      Type type = SymbolTable.CurrentTable.LookupTag(name, Sort.Enumeration);</w:t>
      </w:r>
    </w:p>
    <w:p w14:paraId="65F92CA5" w14:textId="1842C67B" w:rsidR="00C04514" w:rsidRPr="00C04514" w:rsidRDefault="00C04514" w:rsidP="00C04514">
      <w:pPr>
        <w:pStyle w:val="Code"/>
        <w:rPr>
          <w:highlight w:val="white"/>
        </w:rPr>
      </w:pPr>
      <w:r w:rsidRPr="00C04514">
        <w:rPr>
          <w:highlight w:val="white"/>
        </w:rPr>
        <w:t xml:space="preserve">      Assert.Error(type != null</w:t>
      </w:r>
      <w:r w:rsidR="007246A2">
        <w:rPr>
          <w:highlight w:val="white"/>
        </w:rPr>
        <w:t xml:space="preserve">, name, </w:t>
      </w:r>
      <w:r w:rsidRPr="00C04514">
        <w:rPr>
          <w:highlight w:val="white"/>
        </w:rPr>
        <w:t>Message.Tag_not_found);</w:t>
      </w:r>
    </w:p>
    <w:p w14:paraId="2332B0FA" w14:textId="77777777" w:rsidR="00C04514" w:rsidRPr="00C04514" w:rsidRDefault="00C04514" w:rsidP="00C04514">
      <w:pPr>
        <w:pStyle w:val="Code"/>
        <w:rPr>
          <w:highlight w:val="white"/>
        </w:rPr>
      </w:pPr>
      <w:r w:rsidRPr="00C04514">
        <w:rPr>
          <w:highlight w:val="white"/>
        </w:rPr>
        <w:t xml:space="preserve">      return type;</w:t>
      </w:r>
    </w:p>
    <w:p w14:paraId="6ABC2409" w14:textId="46D2F12E" w:rsidR="00C04514" w:rsidRDefault="00C04514" w:rsidP="00C04514">
      <w:pPr>
        <w:pStyle w:val="Code"/>
        <w:rPr>
          <w:highlight w:val="white"/>
        </w:rPr>
      </w:pPr>
      <w:r w:rsidRPr="00C04514">
        <w:rPr>
          <w:highlight w:val="white"/>
        </w:rPr>
        <w:t xml:space="preserve">    }</w:t>
      </w:r>
    </w:p>
    <w:p w14:paraId="257B3BBE" w14:textId="6B110070" w:rsidR="00D91C7B" w:rsidRDefault="00D91C7B" w:rsidP="00D91C7B">
      <w:pPr>
        <w:pStyle w:val="Rubrik3"/>
        <w:rPr>
          <w:highlight w:val="white"/>
        </w:rPr>
      </w:pPr>
      <w:r>
        <w:rPr>
          <w:highlight w:val="white"/>
        </w:rPr>
        <w:t>Declarator</w:t>
      </w:r>
    </w:p>
    <w:p w14:paraId="4D476822" w14:textId="192A4397" w:rsidR="0086793B" w:rsidRPr="00C04514" w:rsidRDefault="00DF770E" w:rsidP="0086793B">
      <w:pPr>
        <w:rPr>
          <w:highlight w:val="white"/>
        </w:rPr>
      </w:pPr>
      <w:r>
        <w:rPr>
          <w:highlight w:val="white"/>
        </w:rPr>
        <w:t xml:space="preserve">A </w:t>
      </w:r>
      <w:r w:rsidR="003060D2">
        <w:rPr>
          <w:highlight w:val="white"/>
        </w:rPr>
        <w:t>declarator</w:t>
      </w:r>
      <w:r>
        <w:rPr>
          <w:highlight w:val="white"/>
        </w:rPr>
        <w:t xml:space="preserve"> list is made up by </w:t>
      </w:r>
      <w:r w:rsidR="00F4217C">
        <w:rPr>
          <w:highlight w:val="white"/>
        </w:rPr>
        <w:t>initialization</w:t>
      </w:r>
      <w:r w:rsidR="009B579D">
        <w:rPr>
          <w:highlight w:val="white"/>
        </w:rPr>
        <w:t>-</w:t>
      </w:r>
      <w:r w:rsidR="006D62EC">
        <w:rPr>
          <w:highlight w:val="white"/>
        </w:rPr>
        <w:t xml:space="preserve">bitfield </w:t>
      </w:r>
      <w:r w:rsidR="003060D2">
        <w:rPr>
          <w:highlight w:val="white"/>
        </w:rPr>
        <w:t>declarator</w:t>
      </w:r>
      <w:r w:rsidR="009B579D">
        <w:rPr>
          <w:highlight w:val="white"/>
        </w:rPr>
        <w:t>s</w:t>
      </w:r>
      <w:r w:rsidR="001A63CB">
        <w:rPr>
          <w:highlight w:val="white"/>
        </w:rPr>
        <w:t xml:space="preserve"> </w:t>
      </w:r>
      <w:r w:rsidR="00042F0F">
        <w:rPr>
          <w:highlight w:val="white"/>
        </w:rPr>
        <w:t>separated</w:t>
      </w:r>
      <w:r w:rsidR="001A63CB">
        <w:rPr>
          <w:highlight w:val="white"/>
        </w:rPr>
        <w:t xml:space="preserve"> by commas.</w:t>
      </w:r>
    </w:p>
    <w:p w14:paraId="72C96A35" w14:textId="488496D5" w:rsidR="000E6C3B" w:rsidRDefault="000E6C3B" w:rsidP="00876D3B">
      <w:pPr>
        <w:pStyle w:val="CodeHeader"/>
        <w:rPr>
          <w:highlight w:val="white"/>
        </w:rPr>
      </w:pPr>
      <w:r>
        <w:rPr>
          <w:highlight w:val="white"/>
        </w:rPr>
        <w:t>MainParser.gppg</w:t>
      </w:r>
    </w:p>
    <w:p w14:paraId="2EB57C5C" w14:textId="1693ECFB" w:rsidR="00215100" w:rsidRDefault="00B473E1" w:rsidP="00215100">
      <w:pPr>
        <w:pStyle w:val="Code"/>
        <w:rPr>
          <w:highlight w:val="white"/>
          <w:lang w:val="sv-SE"/>
        </w:rPr>
      </w:pPr>
      <w:r>
        <w:rPr>
          <w:highlight w:val="white"/>
          <w:lang w:val="sv-SE"/>
        </w:rPr>
        <w:t>declarator_list</w:t>
      </w:r>
      <w:r w:rsidR="00215100">
        <w:rPr>
          <w:highlight w:val="white"/>
          <w:lang w:val="sv-SE"/>
        </w:rPr>
        <w:t>:</w:t>
      </w:r>
    </w:p>
    <w:p w14:paraId="0370932B" w14:textId="2BD28219" w:rsidR="00215100" w:rsidRDefault="00215100" w:rsidP="00215100">
      <w:pPr>
        <w:pStyle w:val="Code"/>
        <w:rPr>
          <w:highlight w:val="white"/>
          <w:lang w:val="sv-SE"/>
        </w:rPr>
      </w:pPr>
      <w:r>
        <w:rPr>
          <w:highlight w:val="white"/>
          <w:lang w:val="sv-SE"/>
        </w:rPr>
        <w:t xml:space="preserve">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w:t>
      </w:r>
    </w:p>
    <w:p w14:paraId="10CA7F83" w14:textId="77777777" w:rsidR="00215100" w:rsidRDefault="00215100" w:rsidP="00215100">
      <w:pPr>
        <w:pStyle w:val="Code"/>
        <w:rPr>
          <w:highlight w:val="white"/>
          <w:lang w:val="sv-SE"/>
        </w:rPr>
      </w:pPr>
      <w:r>
        <w:rPr>
          <w:highlight w:val="white"/>
          <w:lang w:val="sv-SE"/>
        </w:rPr>
        <w:t xml:space="preserve">      $$ = $1;</w:t>
      </w:r>
    </w:p>
    <w:p w14:paraId="438A827B" w14:textId="77777777" w:rsidR="00215100" w:rsidRDefault="00215100" w:rsidP="00215100">
      <w:pPr>
        <w:pStyle w:val="Code"/>
        <w:rPr>
          <w:highlight w:val="white"/>
          <w:lang w:val="sv-SE"/>
        </w:rPr>
      </w:pPr>
      <w:r>
        <w:rPr>
          <w:highlight w:val="white"/>
          <w:lang w:val="sv-SE"/>
        </w:rPr>
        <w:t xml:space="preserve">    }</w:t>
      </w:r>
    </w:p>
    <w:p w14:paraId="33BC83DF" w14:textId="366E4064" w:rsidR="00215100" w:rsidRDefault="00215100" w:rsidP="00215100">
      <w:pPr>
        <w:pStyle w:val="Code"/>
        <w:rPr>
          <w:highlight w:val="white"/>
          <w:lang w:val="sv-SE"/>
        </w:rPr>
      </w:pPr>
      <w:r>
        <w:rPr>
          <w:highlight w:val="white"/>
          <w:lang w:val="sv-SE"/>
        </w:rPr>
        <w:t xml:space="preserve">  | </w:t>
      </w:r>
      <w:r w:rsidR="00B473E1">
        <w:rPr>
          <w:highlight w:val="white"/>
          <w:lang w:val="sv-SE"/>
        </w:rPr>
        <w:t>declarator_list</w:t>
      </w:r>
      <w:r>
        <w:rPr>
          <w:highlight w:val="white"/>
          <w:lang w:val="sv-SE"/>
        </w:rPr>
        <w:t xml:space="preserve"> COMMA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w:t>
      </w:r>
    </w:p>
    <w:p w14:paraId="621BDE06" w14:textId="77777777" w:rsidR="00215100" w:rsidRDefault="00215100" w:rsidP="00215100">
      <w:pPr>
        <w:pStyle w:val="Code"/>
        <w:rPr>
          <w:highlight w:val="white"/>
          <w:lang w:val="sv-SE"/>
        </w:rPr>
      </w:pPr>
      <w:r>
        <w:rPr>
          <w:highlight w:val="white"/>
          <w:lang w:val="sv-SE"/>
        </w:rPr>
        <w:t xml:space="preserve">      $1.AddRange($3);</w:t>
      </w:r>
    </w:p>
    <w:p w14:paraId="6221681D" w14:textId="77777777" w:rsidR="00215100" w:rsidRDefault="00215100" w:rsidP="00215100">
      <w:pPr>
        <w:pStyle w:val="Code"/>
        <w:rPr>
          <w:highlight w:val="white"/>
          <w:lang w:val="sv-SE"/>
        </w:rPr>
      </w:pPr>
      <w:r>
        <w:rPr>
          <w:highlight w:val="white"/>
          <w:lang w:val="sv-SE"/>
        </w:rPr>
        <w:t xml:space="preserve">      $$ = $1;</w:t>
      </w:r>
    </w:p>
    <w:p w14:paraId="36A41BDE" w14:textId="77777777" w:rsidR="00215100" w:rsidRDefault="00215100" w:rsidP="00215100">
      <w:pPr>
        <w:pStyle w:val="Code"/>
        <w:rPr>
          <w:highlight w:val="white"/>
          <w:lang w:val="sv-SE"/>
        </w:rPr>
      </w:pPr>
      <w:r>
        <w:rPr>
          <w:highlight w:val="white"/>
          <w:lang w:val="sv-SE"/>
        </w:rPr>
        <w:t xml:space="preserve">    };</w:t>
      </w:r>
    </w:p>
    <w:p w14:paraId="5621F9FC" w14:textId="2AEAC861" w:rsidR="00C11CBE" w:rsidRDefault="00E617A3" w:rsidP="00C11CBE">
      <w:pPr>
        <w:rPr>
          <w:highlight w:val="white"/>
          <w:lang w:val="sv-SE"/>
        </w:rPr>
      </w:pPr>
      <w:r>
        <w:rPr>
          <w:highlight w:val="white"/>
          <w:lang w:val="sv-SE"/>
        </w:rPr>
        <w:t xml:space="preserve">A </w:t>
      </w:r>
      <w:r w:rsidR="00FB353A">
        <w:rPr>
          <w:highlight w:val="white"/>
          <w:lang w:val="sv-SE"/>
        </w:rPr>
        <w:t>intialization</w:t>
      </w:r>
      <w:r w:rsidR="00757C8B">
        <w:rPr>
          <w:highlight w:val="white"/>
          <w:lang w:val="sv-SE"/>
        </w:rPr>
        <w:t>-</w:t>
      </w:r>
      <w:r w:rsidR="00FB353A">
        <w:rPr>
          <w:highlight w:val="white"/>
          <w:lang w:val="sv-SE"/>
        </w:rPr>
        <w:t xml:space="preserve">bitfield </w:t>
      </w:r>
      <w:r w:rsidR="003060D2">
        <w:rPr>
          <w:highlight w:val="white"/>
          <w:lang w:val="sv-SE"/>
        </w:rPr>
        <w:t>declarator</w:t>
      </w:r>
      <w:r>
        <w:rPr>
          <w:highlight w:val="white"/>
          <w:lang w:val="sv-SE"/>
        </w:rPr>
        <w:t xml:space="preserve"> </w:t>
      </w:r>
      <w:r w:rsidR="009D72BD">
        <w:rPr>
          <w:highlight w:val="white"/>
          <w:lang w:val="sv-SE"/>
        </w:rPr>
        <w:t>is</w:t>
      </w:r>
      <w:r>
        <w:rPr>
          <w:highlight w:val="white"/>
          <w:lang w:val="sv-SE"/>
        </w:rPr>
        <w:t xml:space="preserve"> be </w:t>
      </w:r>
      <w:r w:rsidR="0013125E">
        <w:rPr>
          <w:highlight w:val="white"/>
          <w:lang w:val="sv-SE"/>
        </w:rPr>
        <w:t xml:space="preserve">a </w:t>
      </w:r>
      <w:r w:rsidR="00597B14">
        <w:rPr>
          <w:highlight w:val="white"/>
          <w:lang w:val="sv-SE"/>
        </w:rPr>
        <w:t>pointer declarator</w:t>
      </w:r>
      <w:r w:rsidR="0013125E">
        <w:rPr>
          <w:highlight w:val="white"/>
          <w:lang w:val="sv-SE"/>
        </w:rPr>
        <w:t xml:space="preserve">, </w:t>
      </w:r>
      <w:r w:rsidR="009D72BD">
        <w:rPr>
          <w:highlight w:val="white"/>
          <w:lang w:val="sv-SE"/>
        </w:rPr>
        <w:t xml:space="preserve">a declarator </w:t>
      </w:r>
      <w:r w:rsidR="00266D64">
        <w:rPr>
          <w:highlight w:val="white"/>
          <w:lang w:val="sv-SE"/>
        </w:rPr>
        <w:t>initialized</w:t>
      </w:r>
      <w:r w:rsidR="0013125E">
        <w:rPr>
          <w:highlight w:val="white"/>
          <w:lang w:val="sv-SE"/>
        </w:rPr>
        <w:t xml:space="preserve"> with a value, or marked as a bitfield. </w:t>
      </w:r>
      <w:r w:rsidR="009D72BD">
        <w:rPr>
          <w:highlight w:val="white"/>
          <w:lang w:val="sv-SE"/>
        </w:rPr>
        <w:t xml:space="preserve">However, a declarator cannot be both </w:t>
      </w:r>
      <w:r w:rsidR="00266D64">
        <w:rPr>
          <w:highlight w:val="white"/>
          <w:lang w:val="sv-SE"/>
        </w:rPr>
        <w:t>initialized</w:t>
      </w:r>
      <w:r w:rsidR="009D72BD">
        <w:rPr>
          <w:highlight w:val="white"/>
          <w:lang w:val="sv-SE"/>
        </w:rPr>
        <w:t xml:space="preserve"> and markd as bitfield. </w:t>
      </w:r>
      <w:r w:rsidR="0013125E">
        <w:rPr>
          <w:highlight w:val="white"/>
          <w:lang w:val="sv-SE"/>
        </w:rPr>
        <w:t xml:space="preserve">In the bitfield case the </w:t>
      </w:r>
      <w:r w:rsidR="003060D2">
        <w:rPr>
          <w:highlight w:val="white"/>
          <w:lang w:val="sv-SE"/>
        </w:rPr>
        <w:t>declarator</w:t>
      </w:r>
      <w:r w:rsidR="0013125E">
        <w:rPr>
          <w:highlight w:val="white"/>
          <w:lang w:val="sv-SE"/>
        </w:rPr>
        <w:t xml:space="preserve"> can be </w:t>
      </w:r>
      <w:r w:rsidR="00DB7ED7">
        <w:rPr>
          <w:highlight w:val="white"/>
          <w:lang w:val="sv-SE"/>
        </w:rPr>
        <w:t>omitted. For instance:</w:t>
      </w:r>
    </w:p>
    <w:p w14:paraId="50CEFE10" w14:textId="2F82DDFA" w:rsidR="00DB7ED7" w:rsidRDefault="00DB7ED7" w:rsidP="00DB7ED7">
      <w:pPr>
        <w:pStyle w:val="Code"/>
        <w:rPr>
          <w:highlight w:val="white"/>
          <w:lang w:val="sv-SE"/>
        </w:rPr>
      </w:pPr>
      <w:r>
        <w:rPr>
          <w:highlight w:val="white"/>
          <w:lang w:val="sv-SE"/>
        </w:rPr>
        <w:t>int a;</w:t>
      </w:r>
    </w:p>
    <w:p w14:paraId="4A8A7BD6" w14:textId="1587C2A8" w:rsidR="00DB7ED7" w:rsidRDefault="00DB7ED7" w:rsidP="00DB7ED7">
      <w:pPr>
        <w:pStyle w:val="Code"/>
        <w:rPr>
          <w:highlight w:val="white"/>
          <w:lang w:val="sv-SE"/>
        </w:rPr>
      </w:pPr>
      <w:r>
        <w:rPr>
          <w:highlight w:val="white"/>
          <w:lang w:val="sv-SE"/>
        </w:rPr>
        <w:t>int b = 1;</w:t>
      </w:r>
    </w:p>
    <w:p w14:paraId="14436A78" w14:textId="6A0A7284" w:rsidR="00DB7ED7" w:rsidRDefault="00DB7ED7" w:rsidP="00DB7ED7">
      <w:pPr>
        <w:pStyle w:val="Code"/>
        <w:rPr>
          <w:highlight w:val="white"/>
          <w:lang w:val="sv-SE"/>
        </w:rPr>
      </w:pPr>
      <w:r>
        <w:rPr>
          <w:highlight w:val="white"/>
          <w:lang w:val="sv-SE"/>
        </w:rPr>
        <w:t>int c : 8;</w:t>
      </w:r>
    </w:p>
    <w:p w14:paraId="2DD812B0" w14:textId="52CCC550" w:rsidR="00DB7ED7" w:rsidRDefault="00DB7ED7" w:rsidP="00DB7ED7">
      <w:pPr>
        <w:pStyle w:val="Code"/>
        <w:rPr>
          <w:highlight w:val="white"/>
          <w:lang w:val="sv-SE"/>
        </w:rPr>
      </w:pPr>
      <w:r>
        <w:rPr>
          <w:highlight w:val="white"/>
          <w:lang w:val="sv-SE"/>
        </w:rPr>
        <w:t>int : 8;</w:t>
      </w:r>
    </w:p>
    <w:p w14:paraId="14BA7B50" w14:textId="48105AD4" w:rsidR="008D4596" w:rsidRDefault="008D4596" w:rsidP="008D4596">
      <w:pPr>
        <w:rPr>
          <w:highlight w:val="white"/>
          <w:lang w:val="sv-SE"/>
        </w:rPr>
      </w:pPr>
      <w:r>
        <w:rPr>
          <w:highlight w:val="white"/>
          <w:lang w:val="sv-SE"/>
        </w:rPr>
        <w:t xml:space="preserve">In each case we </w:t>
      </w:r>
      <w:r w:rsidR="00991B7A">
        <w:rPr>
          <w:highlight w:val="white"/>
          <w:lang w:val="sv-SE"/>
        </w:rPr>
        <w:t xml:space="preserve">call the matchning method. </w:t>
      </w:r>
    </w:p>
    <w:p w14:paraId="3442421C" w14:textId="760229DE" w:rsidR="00DB7ED7" w:rsidRPr="009013A8" w:rsidRDefault="00CC2173" w:rsidP="00CC2173">
      <w:pPr>
        <w:pStyle w:val="CodeHeader"/>
        <w:rPr>
          <w:highlight w:val="white"/>
        </w:rPr>
      </w:pPr>
      <w:r>
        <w:rPr>
          <w:highlight w:val="white"/>
        </w:rPr>
        <w:t>MainParser.gppg</w:t>
      </w:r>
    </w:p>
    <w:p w14:paraId="03583944" w14:textId="768DCF42" w:rsidR="0013125E" w:rsidRPr="009013A8" w:rsidRDefault="00F4217C" w:rsidP="009013A8">
      <w:pPr>
        <w:pStyle w:val="Code"/>
        <w:rPr>
          <w:highlight w:val="white"/>
        </w:rPr>
      </w:pPr>
      <w:r>
        <w:rPr>
          <w:highlight w:val="white"/>
        </w:rPr>
        <w:t>initialization</w:t>
      </w:r>
      <w:r w:rsidR="007946C9">
        <w:rPr>
          <w:highlight w:val="white"/>
        </w:rPr>
        <w:t>_bitfield_</w:t>
      </w:r>
      <w:r w:rsidR="00AB7DF5">
        <w:rPr>
          <w:highlight w:val="white"/>
        </w:rPr>
        <w:t>pointer_declarator</w:t>
      </w:r>
      <w:r w:rsidR="0013125E" w:rsidRPr="009013A8">
        <w:rPr>
          <w:highlight w:val="white"/>
        </w:rPr>
        <w:t>:</w:t>
      </w:r>
    </w:p>
    <w:p w14:paraId="6A9998CD" w14:textId="4A93AE51" w:rsidR="0013125E" w:rsidRPr="009013A8" w:rsidRDefault="0013125E" w:rsidP="009013A8">
      <w:pPr>
        <w:pStyle w:val="Code"/>
        <w:rPr>
          <w:highlight w:val="white"/>
        </w:rPr>
      </w:pPr>
      <w:r w:rsidRPr="009013A8">
        <w:rPr>
          <w:highlight w:val="white"/>
        </w:rPr>
        <w:t xml:space="preserve">    </w:t>
      </w:r>
      <w:r w:rsidR="00AB7DF5">
        <w:rPr>
          <w:highlight w:val="white"/>
        </w:rPr>
        <w:t>pointer_declarator</w:t>
      </w:r>
      <w:r w:rsidRPr="009013A8">
        <w:rPr>
          <w:highlight w:val="white"/>
        </w:rPr>
        <w:t xml:space="preserve"> {</w:t>
      </w:r>
    </w:p>
    <w:p w14:paraId="7676B689" w14:textId="4769E28A" w:rsidR="0013125E" w:rsidRPr="009013A8" w:rsidRDefault="0013125E" w:rsidP="009013A8">
      <w:pPr>
        <w:pStyle w:val="Code"/>
        <w:rPr>
          <w:highlight w:val="white"/>
        </w:rPr>
      </w:pPr>
      <w:r w:rsidRPr="009013A8">
        <w:rPr>
          <w:highlight w:val="white"/>
        </w:rPr>
        <w:lastRenderedPageBreak/>
        <w:t xml:space="preserve">      MiddleCodeGenerator.Declarator(SpecifierStack.Peek(), $1);</w:t>
      </w:r>
    </w:p>
    <w:p w14:paraId="4345987C" w14:textId="77777777" w:rsidR="0013125E" w:rsidRPr="009013A8" w:rsidRDefault="0013125E" w:rsidP="009013A8">
      <w:pPr>
        <w:pStyle w:val="Code"/>
        <w:rPr>
          <w:highlight w:val="white"/>
        </w:rPr>
      </w:pPr>
      <w:r w:rsidRPr="009013A8">
        <w:rPr>
          <w:highlight w:val="white"/>
        </w:rPr>
        <w:t xml:space="preserve">      $$ = new List&lt;MiddleCode&gt;();</w:t>
      </w:r>
    </w:p>
    <w:p w14:paraId="5FF7AA7B" w14:textId="77777777" w:rsidR="0013125E" w:rsidRPr="009013A8" w:rsidRDefault="0013125E" w:rsidP="009013A8">
      <w:pPr>
        <w:pStyle w:val="Code"/>
        <w:rPr>
          <w:highlight w:val="white"/>
        </w:rPr>
      </w:pPr>
      <w:r w:rsidRPr="009013A8">
        <w:rPr>
          <w:highlight w:val="white"/>
        </w:rPr>
        <w:t xml:space="preserve">    }</w:t>
      </w:r>
    </w:p>
    <w:p w14:paraId="3B541DEE" w14:textId="2E528535" w:rsidR="0013125E" w:rsidRPr="009013A8" w:rsidRDefault="0013125E" w:rsidP="009013A8">
      <w:pPr>
        <w:pStyle w:val="Code"/>
        <w:rPr>
          <w:highlight w:val="white"/>
        </w:rPr>
      </w:pPr>
      <w:r w:rsidRPr="009013A8">
        <w:rPr>
          <w:highlight w:val="white"/>
        </w:rPr>
        <w:t xml:space="preserve">  | </w:t>
      </w:r>
      <w:r w:rsidR="00AB7DF5">
        <w:rPr>
          <w:highlight w:val="white"/>
        </w:rPr>
        <w:t>pointer_declarator</w:t>
      </w:r>
      <w:r w:rsidRPr="009013A8">
        <w:rPr>
          <w:highlight w:val="white"/>
        </w:rPr>
        <w:t xml:space="preserve"> ASSIGN </w:t>
      </w:r>
      <w:r w:rsidR="002F35C1">
        <w:rPr>
          <w:highlight w:val="white"/>
        </w:rPr>
        <w:t>initializer</w:t>
      </w:r>
      <w:r w:rsidRPr="009013A8">
        <w:rPr>
          <w:highlight w:val="white"/>
        </w:rPr>
        <w:t xml:space="preserve"> {</w:t>
      </w:r>
    </w:p>
    <w:p w14:paraId="250D06DC" w14:textId="77777777" w:rsidR="0013125E" w:rsidRPr="009013A8" w:rsidRDefault="0013125E" w:rsidP="009013A8">
      <w:pPr>
        <w:pStyle w:val="Code"/>
        <w:rPr>
          <w:highlight w:val="white"/>
        </w:rPr>
      </w:pPr>
      <w:r w:rsidRPr="009013A8">
        <w:rPr>
          <w:highlight w:val="white"/>
        </w:rPr>
        <w:t xml:space="preserve">      $$ = MiddleCodeGenerator.AssignmentDeclarator</w:t>
      </w:r>
    </w:p>
    <w:p w14:paraId="7FCCDFC3" w14:textId="77777777" w:rsidR="0013125E" w:rsidRPr="009013A8" w:rsidRDefault="0013125E" w:rsidP="009013A8">
      <w:pPr>
        <w:pStyle w:val="Code"/>
        <w:rPr>
          <w:highlight w:val="white"/>
        </w:rPr>
      </w:pPr>
      <w:r w:rsidRPr="009013A8">
        <w:rPr>
          <w:highlight w:val="white"/>
        </w:rPr>
        <w:t xml:space="preserve">             (SpecifierStack.Peek(), $1, $3);</w:t>
      </w:r>
    </w:p>
    <w:p w14:paraId="71B144BB" w14:textId="77777777" w:rsidR="0013125E" w:rsidRPr="009013A8" w:rsidRDefault="0013125E" w:rsidP="009013A8">
      <w:pPr>
        <w:pStyle w:val="Code"/>
        <w:rPr>
          <w:highlight w:val="white"/>
        </w:rPr>
      </w:pPr>
      <w:r w:rsidRPr="009013A8">
        <w:rPr>
          <w:highlight w:val="white"/>
        </w:rPr>
        <w:t xml:space="preserve">    }</w:t>
      </w:r>
    </w:p>
    <w:p w14:paraId="38A6B4BE" w14:textId="7324CC92" w:rsidR="0013125E" w:rsidRPr="009013A8" w:rsidRDefault="0013125E" w:rsidP="009013A8">
      <w:pPr>
        <w:pStyle w:val="Code"/>
        <w:rPr>
          <w:highlight w:val="white"/>
        </w:rPr>
      </w:pPr>
      <w:r w:rsidRPr="009013A8">
        <w:rPr>
          <w:highlight w:val="white"/>
        </w:rPr>
        <w:t xml:space="preserve">  | optional_</w:t>
      </w:r>
      <w:r w:rsidR="00AB7DF5">
        <w:rPr>
          <w:highlight w:val="white"/>
        </w:rPr>
        <w:t>pointer_declarator</w:t>
      </w:r>
      <w:r w:rsidRPr="009013A8">
        <w:rPr>
          <w:highlight w:val="white"/>
        </w:rPr>
        <w:t xml:space="preserve"> COLON constant_integral_expression {</w:t>
      </w:r>
    </w:p>
    <w:p w14:paraId="6E70ABC5" w14:textId="77777777" w:rsidR="0013125E" w:rsidRPr="009013A8" w:rsidRDefault="0013125E" w:rsidP="009013A8">
      <w:pPr>
        <w:pStyle w:val="Code"/>
        <w:rPr>
          <w:highlight w:val="white"/>
        </w:rPr>
      </w:pPr>
      <w:r w:rsidRPr="009013A8">
        <w:rPr>
          <w:highlight w:val="white"/>
        </w:rPr>
        <w:t xml:space="preserve">      MiddleCodeGenerator.BitfieldDeclarator</w:t>
      </w:r>
    </w:p>
    <w:p w14:paraId="737AA118" w14:textId="77777777" w:rsidR="0013125E" w:rsidRPr="009013A8" w:rsidRDefault="0013125E" w:rsidP="009013A8">
      <w:pPr>
        <w:pStyle w:val="Code"/>
        <w:rPr>
          <w:highlight w:val="white"/>
        </w:rPr>
      </w:pPr>
      <w:r w:rsidRPr="009013A8">
        <w:rPr>
          <w:highlight w:val="white"/>
        </w:rPr>
        <w:t xml:space="preserve">        (SpecifierStack.Peek(), $1, $3.Symbol);</w:t>
      </w:r>
    </w:p>
    <w:p w14:paraId="428311BA" w14:textId="77777777" w:rsidR="0013125E" w:rsidRPr="009013A8" w:rsidRDefault="0013125E" w:rsidP="009013A8">
      <w:pPr>
        <w:pStyle w:val="Code"/>
        <w:rPr>
          <w:highlight w:val="white"/>
        </w:rPr>
      </w:pPr>
      <w:r w:rsidRPr="009013A8">
        <w:rPr>
          <w:highlight w:val="white"/>
        </w:rPr>
        <w:t xml:space="preserve">      $$ = new List&lt;MiddleCode&gt;();</w:t>
      </w:r>
    </w:p>
    <w:p w14:paraId="394BD7B9" w14:textId="77777777" w:rsidR="0013125E" w:rsidRPr="009013A8" w:rsidRDefault="0013125E" w:rsidP="009013A8">
      <w:pPr>
        <w:pStyle w:val="Code"/>
        <w:rPr>
          <w:highlight w:val="white"/>
        </w:rPr>
      </w:pPr>
      <w:r w:rsidRPr="009013A8">
        <w:rPr>
          <w:highlight w:val="white"/>
        </w:rPr>
        <w:t xml:space="preserve">    };</w:t>
      </w:r>
    </w:p>
    <w:p w14:paraId="7DFC5FF4" w14:textId="38732891" w:rsidR="00215100" w:rsidRPr="00DB3B82" w:rsidRDefault="0046223F" w:rsidP="008E06B1">
      <w:pPr>
        <w:pStyle w:val="Rubrik4"/>
        <w:rPr>
          <w:highlight w:val="white"/>
        </w:rPr>
      </w:pPr>
      <w:r>
        <w:rPr>
          <w:highlight w:val="white"/>
        </w:rPr>
        <w:t>Pointer Declarator</w:t>
      </w:r>
    </w:p>
    <w:p w14:paraId="76399011" w14:textId="69D34ED7" w:rsidR="00DB3B82" w:rsidRPr="00DB3B82" w:rsidRDefault="00DB3B82" w:rsidP="00DB3B82">
      <w:pPr>
        <w:pStyle w:val="Code"/>
        <w:rPr>
          <w:highlight w:val="white"/>
        </w:rPr>
      </w:pPr>
      <w:r w:rsidRPr="00DB3B82">
        <w:rPr>
          <w:highlight w:val="white"/>
        </w:rPr>
        <w:t>optional_</w:t>
      </w:r>
      <w:r w:rsidR="00AB7DF5">
        <w:rPr>
          <w:highlight w:val="white"/>
        </w:rPr>
        <w:t>pointer_declarator</w:t>
      </w:r>
      <w:r w:rsidRPr="00DB3B82">
        <w:rPr>
          <w:highlight w:val="white"/>
        </w:rPr>
        <w:t>:</w:t>
      </w:r>
    </w:p>
    <w:p w14:paraId="1958DF61" w14:textId="48B8AF18" w:rsidR="00DB3B82" w:rsidRPr="00DB3B82" w:rsidRDefault="00DB3B82" w:rsidP="00DB3B82">
      <w:pPr>
        <w:pStyle w:val="Code"/>
        <w:rPr>
          <w:highlight w:val="white"/>
        </w:rPr>
      </w:pPr>
      <w:r w:rsidRPr="00DB3B82">
        <w:rPr>
          <w:highlight w:val="white"/>
        </w:rPr>
        <w:t xml:space="preserve">    /* Empty */       </w:t>
      </w:r>
      <w:r w:rsidR="0049509E">
        <w:rPr>
          <w:highlight w:val="white"/>
        </w:rPr>
        <w:t xml:space="preserve"> </w:t>
      </w:r>
      <w:r w:rsidRPr="00DB3B82">
        <w:rPr>
          <w:highlight w:val="white"/>
        </w:rPr>
        <w:t xml:space="preserve"> { $$ = null; }</w:t>
      </w:r>
    </w:p>
    <w:p w14:paraId="017E41D1" w14:textId="7543D8B2" w:rsidR="00DB3B82" w:rsidRPr="00DB3B82" w:rsidRDefault="00DB3B82" w:rsidP="00DB3B82">
      <w:pPr>
        <w:pStyle w:val="Code"/>
        <w:rPr>
          <w:highlight w:val="white"/>
        </w:rPr>
      </w:pPr>
      <w:r w:rsidRPr="00DB3B82">
        <w:rPr>
          <w:highlight w:val="white"/>
        </w:rPr>
        <w:t xml:space="preserve">  | </w:t>
      </w:r>
      <w:r w:rsidR="00AB7DF5">
        <w:rPr>
          <w:highlight w:val="white"/>
        </w:rPr>
        <w:t>pointer_declarator</w:t>
      </w:r>
      <w:r w:rsidRPr="00DB3B82">
        <w:rPr>
          <w:highlight w:val="white"/>
        </w:rPr>
        <w:t xml:space="preserve">  { $$ = $1;   };</w:t>
      </w:r>
    </w:p>
    <w:p w14:paraId="63AF9D88" w14:textId="76AC0AF6" w:rsidR="00DB3B82" w:rsidRPr="00DB3B82" w:rsidRDefault="0075321C" w:rsidP="0075321C">
      <w:pPr>
        <w:rPr>
          <w:highlight w:val="white"/>
        </w:rPr>
      </w:pPr>
      <w:r>
        <w:rPr>
          <w:highlight w:val="white"/>
        </w:rPr>
        <w:t xml:space="preserve">A </w:t>
      </w:r>
      <w:r w:rsidR="00597B14">
        <w:rPr>
          <w:highlight w:val="white"/>
        </w:rPr>
        <w:t>pointer declarator</w:t>
      </w:r>
      <w:r>
        <w:rPr>
          <w:highlight w:val="white"/>
        </w:rPr>
        <w:t xml:space="preserve"> is made up by an </w:t>
      </w:r>
      <w:r w:rsidR="00C86225">
        <w:rPr>
          <w:highlight w:val="white"/>
        </w:rPr>
        <w:t xml:space="preserve">optional </w:t>
      </w:r>
      <w:r w:rsidR="00AC6721">
        <w:rPr>
          <w:highlight w:val="white"/>
        </w:rPr>
        <w:t>list of pointer declarators</w:t>
      </w:r>
      <w:r w:rsidR="00C6238C">
        <w:rPr>
          <w:highlight w:val="white"/>
        </w:rPr>
        <w:t xml:space="preserve"> and a direct </w:t>
      </w:r>
      <w:r w:rsidR="00597B14">
        <w:rPr>
          <w:highlight w:val="white"/>
        </w:rPr>
        <w:t>pointer declarator</w:t>
      </w:r>
      <w:r w:rsidR="00C6238C">
        <w:rPr>
          <w:highlight w:val="white"/>
        </w:rPr>
        <w:t>.</w:t>
      </w:r>
    </w:p>
    <w:p w14:paraId="55F9FFC3" w14:textId="4705B731" w:rsidR="00215100" w:rsidRDefault="00AB7DF5" w:rsidP="00215100">
      <w:pPr>
        <w:pStyle w:val="Code"/>
        <w:rPr>
          <w:highlight w:val="white"/>
          <w:lang w:val="sv-SE"/>
        </w:rPr>
      </w:pPr>
      <w:r>
        <w:rPr>
          <w:highlight w:val="white"/>
          <w:lang w:val="sv-SE"/>
        </w:rPr>
        <w:t>pointer_declarator</w:t>
      </w:r>
      <w:r w:rsidR="00215100">
        <w:rPr>
          <w:highlight w:val="white"/>
          <w:lang w:val="sv-SE"/>
        </w:rPr>
        <w:t>:</w:t>
      </w:r>
    </w:p>
    <w:p w14:paraId="72D5B9DF" w14:textId="76391729" w:rsidR="00215100" w:rsidRDefault="00215100" w:rsidP="00DA4DD2">
      <w:pPr>
        <w:pStyle w:val="Code"/>
        <w:rPr>
          <w:highlight w:val="white"/>
          <w:lang w:val="sv-SE"/>
        </w:rPr>
      </w:pPr>
      <w:r>
        <w:rPr>
          <w:highlight w:val="white"/>
          <w:lang w:val="sv-SE"/>
        </w:rPr>
        <w:t xml:space="preserve">    optional_pointer_list direct_</w:t>
      </w:r>
      <w:r w:rsidR="00AB7DF5">
        <w:rPr>
          <w:highlight w:val="white"/>
          <w:lang w:val="sv-SE"/>
        </w:rPr>
        <w:t>pointer_declarator</w:t>
      </w:r>
      <w:r>
        <w:rPr>
          <w:highlight w:val="white"/>
          <w:lang w:val="sv-SE"/>
        </w:rPr>
        <w:t xml:space="preserve"> {</w:t>
      </w:r>
    </w:p>
    <w:p w14:paraId="0C489EA5" w14:textId="77777777" w:rsidR="00215100" w:rsidRDefault="00215100" w:rsidP="00DA4DD2">
      <w:pPr>
        <w:pStyle w:val="Code"/>
        <w:rPr>
          <w:highlight w:val="white"/>
          <w:lang w:val="sv-SE"/>
        </w:rPr>
      </w:pPr>
      <w:r>
        <w:rPr>
          <w:highlight w:val="white"/>
          <w:lang w:val="sv-SE"/>
        </w:rPr>
        <w:t xml:space="preserve">      $$ = MiddleCodeGenerator.PointerDeclarator($1, $2);</w:t>
      </w:r>
    </w:p>
    <w:p w14:paraId="58FAD284" w14:textId="5232AE73" w:rsidR="00215100" w:rsidRDefault="00215100" w:rsidP="00DA4DD2">
      <w:pPr>
        <w:pStyle w:val="Code"/>
        <w:rPr>
          <w:highlight w:val="white"/>
          <w:lang w:val="sv-SE"/>
        </w:rPr>
      </w:pPr>
      <w:r>
        <w:rPr>
          <w:highlight w:val="white"/>
          <w:lang w:val="sv-SE"/>
        </w:rPr>
        <w:t xml:space="preserve">    };</w:t>
      </w:r>
    </w:p>
    <w:p w14:paraId="7D5B580D" w14:textId="77777777" w:rsidR="003326E8" w:rsidRDefault="003326E8" w:rsidP="00DA4DD2">
      <w:pPr>
        <w:pStyle w:val="Code"/>
        <w:rPr>
          <w:highlight w:val="white"/>
          <w:lang w:val="sv-SE"/>
        </w:rPr>
      </w:pPr>
    </w:p>
    <w:p w14:paraId="03F94FE2" w14:textId="77777777" w:rsidR="006037AC" w:rsidRPr="00DA4DD2" w:rsidRDefault="006037AC" w:rsidP="00DA4DD2">
      <w:pPr>
        <w:pStyle w:val="Code"/>
        <w:rPr>
          <w:highlight w:val="white"/>
        </w:rPr>
      </w:pPr>
      <w:r w:rsidRPr="00DA4DD2">
        <w:rPr>
          <w:highlight w:val="white"/>
        </w:rPr>
        <w:t>optional_pointer_list:</w:t>
      </w:r>
    </w:p>
    <w:p w14:paraId="0E7A4ABA" w14:textId="77777777" w:rsidR="006037AC" w:rsidRPr="00DA4DD2" w:rsidRDefault="006037AC" w:rsidP="00DA4DD2">
      <w:pPr>
        <w:pStyle w:val="Code"/>
        <w:rPr>
          <w:highlight w:val="white"/>
        </w:rPr>
      </w:pPr>
      <w:r w:rsidRPr="00DA4DD2">
        <w:rPr>
          <w:highlight w:val="white"/>
        </w:rPr>
        <w:t xml:space="preserve">    /* Empty */  { $$ = new List&lt;CCompiler.Type&gt;(); }</w:t>
      </w:r>
    </w:p>
    <w:p w14:paraId="049168D6" w14:textId="77777777" w:rsidR="006037AC" w:rsidRPr="00DA4DD2" w:rsidRDefault="006037AC" w:rsidP="00DA4DD2">
      <w:pPr>
        <w:pStyle w:val="Code"/>
        <w:rPr>
          <w:highlight w:val="white"/>
        </w:rPr>
      </w:pPr>
      <w:r w:rsidRPr="00DA4DD2">
        <w:rPr>
          <w:highlight w:val="white"/>
        </w:rPr>
        <w:t xml:space="preserve">  | pointer_list { $$ = $1; };</w:t>
      </w:r>
    </w:p>
    <w:p w14:paraId="596F941C" w14:textId="77777777" w:rsidR="006037AC" w:rsidRPr="00DA4DD2" w:rsidRDefault="006037AC" w:rsidP="00DA4DD2">
      <w:pPr>
        <w:pStyle w:val="Code"/>
        <w:rPr>
          <w:highlight w:val="white"/>
        </w:rPr>
      </w:pPr>
    </w:p>
    <w:p w14:paraId="2891E31F" w14:textId="77777777" w:rsidR="006037AC" w:rsidRPr="00DA4DD2" w:rsidRDefault="006037AC" w:rsidP="00DA4DD2">
      <w:pPr>
        <w:pStyle w:val="Code"/>
        <w:rPr>
          <w:highlight w:val="white"/>
        </w:rPr>
      </w:pPr>
      <w:r w:rsidRPr="00DA4DD2">
        <w:rPr>
          <w:highlight w:val="white"/>
        </w:rPr>
        <w:t>pointer_list:</w:t>
      </w:r>
    </w:p>
    <w:p w14:paraId="051941BB" w14:textId="77777777" w:rsidR="00D504B7" w:rsidRDefault="00D504B7" w:rsidP="00D504B7">
      <w:pPr>
        <w:pStyle w:val="Code"/>
        <w:rPr>
          <w:highlight w:val="white"/>
          <w:lang w:val="sv-SE"/>
        </w:rPr>
      </w:pPr>
      <w:r>
        <w:rPr>
          <w:highlight w:val="white"/>
          <w:lang w:val="sv-SE"/>
        </w:rPr>
        <w:t xml:space="preserve">    pointer {</w:t>
      </w:r>
    </w:p>
    <w:p w14:paraId="34FB4D6B" w14:textId="77777777" w:rsidR="00D504B7" w:rsidRDefault="00D504B7" w:rsidP="00D504B7">
      <w:pPr>
        <w:pStyle w:val="Code"/>
        <w:rPr>
          <w:highlight w:val="white"/>
          <w:lang w:val="sv-SE"/>
        </w:rPr>
      </w:pPr>
      <w:r>
        <w:rPr>
          <w:highlight w:val="white"/>
          <w:lang w:val="sv-SE"/>
        </w:rPr>
        <w:t xml:space="preserve">      $$ = new List&lt;CCompiler.Type&gt;();</w:t>
      </w:r>
    </w:p>
    <w:p w14:paraId="27D5DB56" w14:textId="77777777" w:rsidR="00D504B7" w:rsidRDefault="00D504B7" w:rsidP="00D504B7">
      <w:pPr>
        <w:pStyle w:val="Code"/>
        <w:rPr>
          <w:highlight w:val="white"/>
          <w:lang w:val="sv-SE"/>
        </w:rPr>
      </w:pPr>
      <w:r>
        <w:rPr>
          <w:highlight w:val="white"/>
          <w:lang w:val="sv-SE"/>
        </w:rPr>
        <w:t xml:space="preserve">      $$.Add($1);</w:t>
      </w:r>
    </w:p>
    <w:p w14:paraId="524C476F" w14:textId="77777777" w:rsidR="00D504B7" w:rsidRDefault="00D504B7" w:rsidP="00D504B7">
      <w:pPr>
        <w:pStyle w:val="Code"/>
        <w:rPr>
          <w:highlight w:val="white"/>
          <w:lang w:val="sv-SE"/>
        </w:rPr>
      </w:pPr>
      <w:r>
        <w:rPr>
          <w:highlight w:val="white"/>
          <w:lang w:val="sv-SE"/>
        </w:rPr>
        <w:t xml:space="preserve">    }</w:t>
      </w:r>
    </w:p>
    <w:p w14:paraId="440540DF" w14:textId="77777777" w:rsidR="006037AC" w:rsidRPr="00DA4DD2" w:rsidRDefault="006037AC" w:rsidP="00DA4DD2">
      <w:pPr>
        <w:pStyle w:val="Code"/>
        <w:rPr>
          <w:highlight w:val="white"/>
        </w:rPr>
      </w:pPr>
      <w:r w:rsidRPr="00DA4DD2">
        <w:rPr>
          <w:highlight w:val="white"/>
        </w:rPr>
        <w:t xml:space="preserve">  | pointer_list pointer {</w:t>
      </w:r>
    </w:p>
    <w:p w14:paraId="189679B0" w14:textId="77777777" w:rsidR="006037AC" w:rsidRPr="00DA4DD2" w:rsidRDefault="006037AC" w:rsidP="00DA4DD2">
      <w:pPr>
        <w:pStyle w:val="Code"/>
        <w:rPr>
          <w:highlight w:val="white"/>
        </w:rPr>
      </w:pPr>
      <w:r w:rsidRPr="00DA4DD2">
        <w:rPr>
          <w:highlight w:val="white"/>
        </w:rPr>
        <w:t xml:space="preserve">      $1.Add($2);</w:t>
      </w:r>
    </w:p>
    <w:p w14:paraId="5FC72423" w14:textId="77777777" w:rsidR="006037AC" w:rsidRPr="00DA4DD2" w:rsidRDefault="006037AC" w:rsidP="00DA4DD2">
      <w:pPr>
        <w:pStyle w:val="Code"/>
        <w:rPr>
          <w:highlight w:val="white"/>
        </w:rPr>
      </w:pPr>
      <w:r w:rsidRPr="00DA4DD2">
        <w:rPr>
          <w:highlight w:val="white"/>
        </w:rPr>
        <w:t xml:space="preserve">      $$ = $1;</w:t>
      </w:r>
    </w:p>
    <w:p w14:paraId="75C22C53" w14:textId="77777777" w:rsidR="006037AC" w:rsidRPr="00DA4DD2" w:rsidRDefault="006037AC" w:rsidP="00DA4DD2">
      <w:pPr>
        <w:pStyle w:val="Code"/>
        <w:rPr>
          <w:highlight w:val="white"/>
        </w:rPr>
      </w:pPr>
      <w:r w:rsidRPr="00DA4DD2">
        <w:rPr>
          <w:highlight w:val="white"/>
        </w:rPr>
        <w:t xml:space="preserve">    };</w:t>
      </w:r>
    </w:p>
    <w:p w14:paraId="352B75A6" w14:textId="77777777" w:rsidR="006037AC" w:rsidRPr="003A037F" w:rsidRDefault="006037AC" w:rsidP="003A037F">
      <w:pPr>
        <w:pStyle w:val="Code"/>
        <w:rPr>
          <w:highlight w:val="white"/>
        </w:rPr>
      </w:pPr>
    </w:p>
    <w:p w14:paraId="0C3EE29E" w14:textId="2C284002" w:rsidR="00284CFE" w:rsidRPr="00284CFE" w:rsidRDefault="00284CFE" w:rsidP="00284CFE">
      <w:pPr>
        <w:pStyle w:val="Code"/>
        <w:rPr>
          <w:highlight w:val="white"/>
        </w:rPr>
      </w:pPr>
      <w:r w:rsidRPr="00284CFE">
        <w:rPr>
          <w:highlight w:val="white"/>
        </w:rPr>
        <w:t>pointer:</w:t>
      </w:r>
    </w:p>
    <w:p w14:paraId="63886D29" w14:textId="77777777" w:rsidR="00284CFE" w:rsidRPr="00284CFE" w:rsidRDefault="00284CFE" w:rsidP="00284CFE">
      <w:pPr>
        <w:pStyle w:val="Code"/>
        <w:rPr>
          <w:highlight w:val="white"/>
        </w:rPr>
      </w:pPr>
      <w:r w:rsidRPr="00284CFE">
        <w:rPr>
          <w:highlight w:val="white"/>
        </w:rPr>
        <w:t xml:space="preserve">    ASTERRISK optional_qualifier_list {</w:t>
      </w:r>
    </w:p>
    <w:p w14:paraId="03D0ACB8" w14:textId="77777777" w:rsidR="00284CFE" w:rsidRPr="00284CFE" w:rsidRDefault="00284CFE" w:rsidP="00284CFE">
      <w:pPr>
        <w:pStyle w:val="Code"/>
        <w:rPr>
          <w:highlight w:val="white"/>
        </w:rPr>
      </w:pPr>
      <w:r w:rsidRPr="00284CFE">
        <w:rPr>
          <w:highlight w:val="white"/>
        </w:rPr>
        <w:t xml:space="preserve">      $$ = Specifier.QualifierList($2);</w:t>
      </w:r>
    </w:p>
    <w:p w14:paraId="47993375" w14:textId="658C64ED" w:rsidR="00261683" w:rsidRDefault="00284CFE" w:rsidP="00284CFE">
      <w:pPr>
        <w:pStyle w:val="Code"/>
        <w:rPr>
          <w:highlight w:val="white"/>
        </w:rPr>
      </w:pPr>
      <w:r w:rsidRPr="00284CFE">
        <w:rPr>
          <w:highlight w:val="white"/>
        </w:rPr>
        <w:t xml:space="preserve">    };</w:t>
      </w:r>
    </w:p>
    <w:p w14:paraId="5608C7AA" w14:textId="77777777" w:rsidR="002B467E" w:rsidRPr="00284CFE" w:rsidRDefault="002B467E" w:rsidP="00284CFE">
      <w:pPr>
        <w:pStyle w:val="Code"/>
        <w:rPr>
          <w:highlight w:val="white"/>
        </w:rPr>
      </w:pPr>
    </w:p>
    <w:p w14:paraId="3466173E" w14:textId="77777777" w:rsidR="002B467E" w:rsidRDefault="002B467E" w:rsidP="002B467E">
      <w:pPr>
        <w:pStyle w:val="Code"/>
        <w:rPr>
          <w:highlight w:val="white"/>
          <w:lang w:val="sv-SE"/>
        </w:rPr>
      </w:pPr>
      <w:r>
        <w:rPr>
          <w:highlight w:val="white"/>
          <w:lang w:val="sv-SE"/>
        </w:rPr>
        <w:t>optional_qualifier_list:</w:t>
      </w:r>
    </w:p>
    <w:p w14:paraId="4B967732" w14:textId="77777777" w:rsidR="002B467E" w:rsidRDefault="002B467E" w:rsidP="002B467E">
      <w:pPr>
        <w:pStyle w:val="Code"/>
        <w:rPr>
          <w:highlight w:val="white"/>
          <w:lang w:val="sv-SE"/>
        </w:rPr>
      </w:pPr>
      <w:r>
        <w:rPr>
          <w:highlight w:val="white"/>
          <w:lang w:val="sv-SE"/>
        </w:rPr>
        <w:t xml:space="preserve">    /* Empty */    {</w:t>
      </w:r>
    </w:p>
    <w:p w14:paraId="6667928D" w14:textId="77777777" w:rsidR="002B467E" w:rsidRDefault="002B467E" w:rsidP="002B467E">
      <w:pPr>
        <w:pStyle w:val="Code"/>
        <w:rPr>
          <w:highlight w:val="white"/>
          <w:lang w:val="sv-SE"/>
        </w:rPr>
      </w:pPr>
      <w:r>
        <w:rPr>
          <w:highlight w:val="white"/>
          <w:lang w:val="sv-SE"/>
        </w:rPr>
        <w:t xml:space="preserve">      $$ = new List&lt;Mask&gt;();</w:t>
      </w:r>
    </w:p>
    <w:p w14:paraId="2E6E1FD0" w14:textId="77777777" w:rsidR="002B467E" w:rsidRDefault="002B467E" w:rsidP="002B467E">
      <w:pPr>
        <w:pStyle w:val="Code"/>
        <w:rPr>
          <w:highlight w:val="white"/>
          <w:lang w:val="sv-SE"/>
        </w:rPr>
      </w:pPr>
      <w:r>
        <w:rPr>
          <w:highlight w:val="white"/>
          <w:lang w:val="sv-SE"/>
        </w:rPr>
        <w:t xml:space="preserve">    }</w:t>
      </w:r>
    </w:p>
    <w:p w14:paraId="51C73A50" w14:textId="77777777" w:rsidR="002B467E" w:rsidRDefault="002B467E" w:rsidP="002B467E">
      <w:pPr>
        <w:pStyle w:val="Code"/>
        <w:rPr>
          <w:highlight w:val="white"/>
          <w:lang w:val="sv-SE"/>
        </w:rPr>
      </w:pPr>
      <w:r>
        <w:rPr>
          <w:highlight w:val="white"/>
          <w:lang w:val="sv-SE"/>
        </w:rPr>
        <w:t xml:space="preserve">  | optional_qualifier_list qualifier {</w:t>
      </w:r>
    </w:p>
    <w:p w14:paraId="63150167" w14:textId="77777777" w:rsidR="002B467E" w:rsidRDefault="002B467E" w:rsidP="002B467E">
      <w:pPr>
        <w:pStyle w:val="Code"/>
        <w:rPr>
          <w:highlight w:val="white"/>
          <w:lang w:val="sv-SE"/>
        </w:rPr>
      </w:pPr>
      <w:r>
        <w:rPr>
          <w:highlight w:val="white"/>
          <w:lang w:val="sv-SE"/>
        </w:rPr>
        <w:t xml:space="preserve">      $$ = $1;</w:t>
      </w:r>
    </w:p>
    <w:p w14:paraId="37E3AD4D" w14:textId="77777777" w:rsidR="002B467E" w:rsidRDefault="002B467E" w:rsidP="002B467E">
      <w:pPr>
        <w:pStyle w:val="Code"/>
        <w:rPr>
          <w:highlight w:val="white"/>
          <w:lang w:val="sv-SE"/>
        </w:rPr>
      </w:pPr>
      <w:r>
        <w:rPr>
          <w:highlight w:val="white"/>
          <w:lang w:val="sv-SE"/>
        </w:rPr>
        <w:t xml:space="preserve">      $$.Add($2);</w:t>
      </w:r>
    </w:p>
    <w:p w14:paraId="347C377E" w14:textId="77777777" w:rsidR="002B467E" w:rsidRDefault="002B467E" w:rsidP="002B467E">
      <w:pPr>
        <w:pStyle w:val="Code"/>
        <w:rPr>
          <w:highlight w:val="white"/>
          <w:lang w:val="sv-SE"/>
        </w:rPr>
      </w:pPr>
      <w:r>
        <w:rPr>
          <w:highlight w:val="white"/>
          <w:lang w:val="sv-SE"/>
        </w:rPr>
        <w:t xml:space="preserve">    };</w:t>
      </w:r>
    </w:p>
    <w:p w14:paraId="1C69B26B" w14:textId="77777777" w:rsidR="002B467E" w:rsidRDefault="002B467E" w:rsidP="002B467E">
      <w:pPr>
        <w:pStyle w:val="Code"/>
        <w:rPr>
          <w:highlight w:val="white"/>
          <w:lang w:val="sv-SE"/>
        </w:rPr>
      </w:pPr>
    </w:p>
    <w:p w14:paraId="1DEE7DF4" w14:textId="77777777" w:rsidR="002B467E" w:rsidRDefault="002B467E" w:rsidP="002B467E">
      <w:pPr>
        <w:pStyle w:val="Code"/>
        <w:rPr>
          <w:highlight w:val="white"/>
          <w:lang w:val="sv-SE"/>
        </w:rPr>
      </w:pPr>
      <w:r>
        <w:rPr>
          <w:highlight w:val="white"/>
          <w:lang w:val="sv-SE"/>
        </w:rPr>
        <w:t>qualifier:</w:t>
      </w:r>
    </w:p>
    <w:p w14:paraId="6162AD44" w14:textId="77777777" w:rsidR="002B467E" w:rsidRDefault="002B467E" w:rsidP="002B467E">
      <w:pPr>
        <w:pStyle w:val="Code"/>
        <w:rPr>
          <w:highlight w:val="white"/>
          <w:lang w:val="sv-SE"/>
        </w:rPr>
      </w:pPr>
      <w:r>
        <w:rPr>
          <w:highlight w:val="white"/>
          <w:lang w:val="sv-SE"/>
        </w:rPr>
        <w:t xml:space="preserve">   CONSTANT { $$ = Mask.Constant; }</w:t>
      </w:r>
    </w:p>
    <w:p w14:paraId="219DE950" w14:textId="2D86CE44" w:rsidR="002B467E" w:rsidRDefault="002B467E" w:rsidP="002B467E">
      <w:pPr>
        <w:pStyle w:val="Code"/>
        <w:rPr>
          <w:highlight w:val="white"/>
          <w:lang w:val="sv-SE"/>
        </w:rPr>
      </w:pPr>
      <w:r>
        <w:rPr>
          <w:highlight w:val="white"/>
          <w:lang w:val="sv-SE"/>
        </w:rPr>
        <w:t xml:space="preserve">   VOLATILE { $$ = Mask.Volatile; };</w:t>
      </w:r>
    </w:p>
    <w:p w14:paraId="417EAF5B" w14:textId="77777777" w:rsidR="004A5F41" w:rsidRDefault="004A5F41" w:rsidP="008E06B1">
      <w:pPr>
        <w:pStyle w:val="Rubrik4"/>
        <w:rPr>
          <w:highlight w:val="white"/>
          <w:lang w:val="sv-SE"/>
        </w:rPr>
      </w:pPr>
      <w:r>
        <w:rPr>
          <w:highlight w:val="white"/>
          <w:lang w:val="sv-SE"/>
        </w:rPr>
        <w:lastRenderedPageBreak/>
        <w:t>Direct Declarator</w:t>
      </w:r>
    </w:p>
    <w:p w14:paraId="058160B9" w14:textId="198C41A5" w:rsidR="00840DDD" w:rsidRDefault="00103A8E" w:rsidP="00103A8E">
      <w:pPr>
        <w:rPr>
          <w:highlight w:val="white"/>
          <w:lang w:val="sv-SE"/>
        </w:rPr>
      </w:pPr>
      <w:r>
        <w:rPr>
          <w:highlight w:val="white"/>
          <w:lang w:val="sv-SE"/>
        </w:rPr>
        <w:t xml:space="preserve">A direct declarator </w:t>
      </w:r>
      <w:r w:rsidR="00BD02FC">
        <w:rPr>
          <w:highlight w:val="white"/>
          <w:lang w:val="sv-SE"/>
        </w:rPr>
        <w:t xml:space="preserve">is </w:t>
      </w:r>
      <w:r w:rsidR="00057667">
        <w:rPr>
          <w:highlight w:val="white"/>
          <w:lang w:val="sv-SE"/>
        </w:rPr>
        <w:t xml:space="preserve">a name, a declarator inside a parenthesis pair, another direct declarator followed by </w:t>
      </w:r>
      <w:r w:rsidR="005771DF">
        <w:rPr>
          <w:highlight w:val="white"/>
          <w:lang w:val="sv-SE"/>
        </w:rPr>
        <w:t xml:space="preserve">a parameter-ellipse list inside a parenthesis pair. </w:t>
      </w:r>
    </w:p>
    <w:p w14:paraId="34BF0390" w14:textId="2AE88835" w:rsidR="0061106F" w:rsidRDefault="0061106F" w:rsidP="00103A8E">
      <w:pPr>
        <w:rPr>
          <w:highlight w:val="white"/>
          <w:lang w:val="sv-SE"/>
        </w:rPr>
      </w:pPr>
      <w:r>
        <w:rPr>
          <w:highlight w:val="white"/>
          <w:lang w:val="sv-SE"/>
        </w:rPr>
        <w:t xml:space="preserve">A direct declarator in its simplest form is just name. </w:t>
      </w:r>
      <w:r w:rsidR="00EF478E">
        <w:rPr>
          <w:highlight w:val="white"/>
          <w:lang w:val="sv-SE"/>
        </w:rPr>
        <w:t xml:space="preserve">For instance, </w:t>
      </w:r>
    </w:p>
    <w:p w14:paraId="234E2D6C" w14:textId="73E078A6" w:rsidR="00840DDD" w:rsidRDefault="00840DDD" w:rsidP="00840DDD">
      <w:pPr>
        <w:pStyle w:val="Code"/>
        <w:rPr>
          <w:highlight w:val="white"/>
          <w:lang w:val="sv-SE"/>
        </w:rPr>
      </w:pPr>
      <w:r>
        <w:rPr>
          <w:highlight w:val="white"/>
          <w:lang w:val="sv-SE"/>
        </w:rPr>
        <w:t>direct_declarator:</w:t>
      </w:r>
    </w:p>
    <w:p w14:paraId="09315B8F" w14:textId="77777777" w:rsidR="00840DDD" w:rsidRDefault="00840DDD" w:rsidP="00840DDD">
      <w:pPr>
        <w:pStyle w:val="Code"/>
        <w:rPr>
          <w:highlight w:val="white"/>
          <w:lang w:val="sv-SE"/>
        </w:rPr>
      </w:pPr>
      <w:r>
        <w:rPr>
          <w:highlight w:val="white"/>
          <w:lang w:val="sv-SE"/>
        </w:rPr>
        <w:t xml:space="preserve">    NAME {</w:t>
      </w:r>
    </w:p>
    <w:p w14:paraId="45922FD3" w14:textId="77777777" w:rsidR="00840DDD" w:rsidRDefault="00840DDD" w:rsidP="00840DDD">
      <w:pPr>
        <w:pStyle w:val="Code"/>
        <w:rPr>
          <w:highlight w:val="white"/>
          <w:lang w:val="sv-SE"/>
        </w:rPr>
      </w:pPr>
      <w:r>
        <w:rPr>
          <w:highlight w:val="white"/>
          <w:lang w:val="sv-SE"/>
        </w:rPr>
        <w:t xml:space="preserve">      $$ = new Declarator($1);</w:t>
      </w:r>
    </w:p>
    <w:p w14:paraId="1441984F" w14:textId="64BAB1AC" w:rsidR="00840DDD" w:rsidRDefault="00840DDD" w:rsidP="00840DDD">
      <w:pPr>
        <w:pStyle w:val="Code"/>
        <w:rPr>
          <w:highlight w:val="white"/>
          <w:lang w:val="sv-SE"/>
        </w:rPr>
      </w:pPr>
      <w:r>
        <w:rPr>
          <w:highlight w:val="white"/>
          <w:lang w:val="sv-SE"/>
        </w:rPr>
        <w:t xml:space="preserve">    }</w:t>
      </w:r>
    </w:p>
    <w:p w14:paraId="693F0227" w14:textId="3657A5AD" w:rsidR="00CD004E" w:rsidRDefault="00CD004E" w:rsidP="00D57162">
      <w:pPr>
        <w:rPr>
          <w:highlight w:val="white"/>
          <w:lang w:val="sv-SE"/>
        </w:rPr>
      </w:pPr>
      <w:r>
        <w:rPr>
          <w:highlight w:val="white"/>
          <w:lang w:val="sv-SE"/>
        </w:rPr>
        <w:t>Another form of direct declarator is another declarator</w:t>
      </w:r>
      <w:r w:rsidR="00D57162">
        <w:rPr>
          <w:highlight w:val="white"/>
          <w:lang w:val="sv-SE"/>
        </w:rPr>
        <w:t xml:space="preserve">. In that case we simply return the declarator. The parentheses is only present to change the precidence of the declarator. For instance: </w:t>
      </w:r>
    </w:p>
    <w:p w14:paraId="337CBC55" w14:textId="77777777" w:rsidR="00840DDD" w:rsidRDefault="00840DDD" w:rsidP="00840DDD">
      <w:pPr>
        <w:pStyle w:val="Code"/>
        <w:rPr>
          <w:highlight w:val="white"/>
          <w:lang w:val="sv-SE"/>
        </w:rPr>
      </w:pPr>
      <w:r>
        <w:rPr>
          <w:highlight w:val="white"/>
          <w:lang w:val="sv-SE"/>
        </w:rPr>
        <w:t xml:space="preserve">  | LEFT_PARENTHESIS declarator RIGHT_PARENTHESIS {</w:t>
      </w:r>
    </w:p>
    <w:p w14:paraId="5351D41B" w14:textId="77777777" w:rsidR="00840DDD" w:rsidRDefault="00840DDD" w:rsidP="00840DDD">
      <w:pPr>
        <w:pStyle w:val="Code"/>
        <w:rPr>
          <w:highlight w:val="white"/>
          <w:lang w:val="sv-SE"/>
        </w:rPr>
      </w:pPr>
      <w:r>
        <w:rPr>
          <w:highlight w:val="white"/>
          <w:lang w:val="sv-SE"/>
        </w:rPr>
        <w:t xml:space="preserve">      $$ = $2; </w:t>
      </w:r>
    </w:p>
    <w:p w14:paraId="0542F7BD" w14:textId="537DD7E1" w:rsidR="00840DDD" w:rsidRDefault="00840DDD" w:rsidP="00840DDD">
      <w:pPr>
        <w:pStyle w:val="Code"/>
        <w:rPr>
          <w:highlight w:val="white"/>
          <w:lang w:val="sv-SE"/>
        </w:rPr>
      </w:pPr>
      <w:r>
        <w:rPr>
          <w:highlight w:val="white"/>
          <w:lang w:val="sv-SE"/>
        </w:rPr>
        <w:t xml:space="preserve">    }</w:t>
      </w:r>
    </w:p>
    <w:p w14:paraId="1DCFC3F5" w14:textId="06CB60D9" w:rsidR="00CD004E" w:rsidRDefault="00CD004E" w:rsidP="00840DDD">
      <w:pPr>
        <w:pStyle w:val="Code"/>
        <w:rPr>
          <w:highlight w:val="white"/>
          <w:lang w:val="sv-SE"/>
        </w:rPr>
      </w:pPr>
      <w:r>
        <w:rPr>
          <w:highlight w:val="white"/>
          <w:lang w:val="sv-SE"/>
        </w:rPr>
        <w:t xml:space="preserve">A direct declarator can be an array declarator; that is, </w:t>
      </w:r>
    </w:p>
    <w:p w14:paraId="7526BEA9" w14:textId="77777777" w:rsidR="00840DDD" w:rsidRDefault="00840DDD" w:rsidP="00840DDD">
      <w:pPr>
        <w:pStyle w:val="Code"/>
        <w:rPr>
          <w:highlight w:val="white"/>
          <w:lang w:val="sv-SE"/>
        </w:rPr>
      </w:pPr>
      <w:r>
        <w:rPr>
          <w:highlight w:val="white"/>
          <w:lang w:val="sv-SE"/>
        </w:rPr>
        <w:t xml:space="preserve">  | direct_declarator LEFT_SQUARE</w:t>
      </w:r>
    </w:p>
    <w:p w14:paraId="6A6D51A7" w14:textId="77777777" w:rsidR="00840DDD" w:rsidRDefault="00840DDD" w:rsidP="00840DDD">
      <w:pPr>
        <w:pStyle w:val="Code"/>
        <w:rPr>
          <w:highlight w:val="white"/>
          <w:lang w:val="sv-SE"/>
        </w:rPr>
      </w:pPr>
      <w:r>
        <w:rPr>
          <w:highlight w:val="white"/>
          <w:lang w:val="sv-SE"/>
        </w:rPr>
        <w:t xml:space="preserve">    optional_constant_integral_expression RIGHT_SQUARE {</w:t>
      </w:r>
    </w:p>
    <w:p w14:paraId="7EE26209" w14:textId="77777777" w:rsidR="00840DDD" w:rsidRDefault="00840DDD" w:rsidP="00840DDD">
      <w:pPr>
        <w:pStyle w:val="Code"/>
        <w:rPr>
          <w:highlight w:val="white"/>
          <w:lang w:val="sv-SE"/>
        </w:rPr>
      </w:pPr>
      <w:r>
        <w:rPr>
          <w:highlight w:val="white"/>
          <w:lang w:val="sv-SE"/>
        </w:rPr>
        <w:t xml:space="preserve">      $$ = MiddleCodeGenerator.ArrayType($1, $3);</w:t>
      </w:r>
    </w:p>
    <w:p w14:paraId="4DD7E276" w14:textId="77777777" w:rsidR="00840DDD" w:rsidRDefault="00840DDD" w:rsidP="00840DDD">
      <w:pPr>
        <w:pStyle w:val="Code"/>
        <w:rPr>
          <w:highlight w:val="white"/>
          <w:lang w:val="sv-SE"/>
        </w:rPr>
      </w:pPr>
      <w:r>
        <w:rPr>
          <w:highlight w:val="white"/>
          <w:lang w:val="sv-SE"/>
        </w:rPr>
        <w:t xml:space="preserve">    }</w:t>
      </w:r>
    </w:p>
    <w:p w14:paraId="3685F04F" w14:textId="77777777" w:rsidR="00454B7F" w:rsidRDefault="00840DDD" w:rsidP="00840DDD">
      <w:pPr>
        <w:pStyle w:val="Code"/>
        <w:rPr>
          <w:highlight w:val="white"/>
          <w:lang w:val="sv-SE"/>
        </w:rPr>
      </w:pPr>
      <w:r>
        <w:rPr>
          <w:highlight w:val="white"/>
          <w:lang w:val="sv-SE"/>
        </w:rPr>
        <w:t xml:space="preserve">  | direct_declarator</w:t>
      </w:r>
    </w:p>
    <w:p w14:paraId="6E17B7FC" w14:textId="45A77E7A" w:rsidR="00840DDD" w:rsidRDefault="00454B7F" w:rsidP="00840DDD">
      <w:pPr>
        <w:pStyle w:val="Code"/>
        <w:rPr>
          <w:highlight w:val="white"/>
          <w:lang w:val="sv-SE"/>
        </w:rPr>
      </w:pPr>
      <w:r>
        <w:rPr>
          <w:highlight w:val="white"/>
          <w:lang w:val="sv-SE"/>
        </w:rPr>
        <w:t xml:space="preserve">    </w:t>
      </w:r>
      <w:r w:rsidR="00840DDD">
        <w:rPr>
          <w:highlight w:val="white"/>
          <w:lang w:val="sv-SE"/>
        </w:rPr>
        <w:t>LEFT_PARENTHESIS parameter_ellipse_list RIGHT_PARENTHESIS</w:t>
      </w:r>
      <w:r>
        <w:rPr>
          <w:highlight w:val="white"/>
          <w:lang w:val="sv-SE"/>
        </w:rPr>
        <w:t xml:space="preserve"> </w:t>
      </w:r>
      <w:r w:rsidR="00840DDD">
        <w:rPr>
          <w:highlight w:val="white"/>
          <w:lang w:val="sv-SE"/>
        </w:rPr>
        <w:t>{</w:t>
      </w:r>
    </w:p>
    <w:p w14:paraId="1EFA26B3" w14:textId="77777777" w:rsidR="00840DDD" w:rsidRDefault="00840DDD" w:rsidP="00840DDD">
      <w:pPr>
        <w:pStyle w:val="Code"/>
        <w:rPr>
          <w:highlight w:val="white"/>
          <w:lang w:val="sv-SE"/>
        </w:rPr>
      </w:pPr>
      <w:r>
        <w:rPr>
          <w:highlight w:val="white"/>
          <w:lang w:val="sv-SE"/>
        </w:rPr>
        <w:t xml:space="preserve">      $$ = MiddleCodeGenerator.</w:t>
      </w:r>
    </w:p>
    <w:p w14:paraId="7DAB6715" w14:textId="77777777" w:rsidR="00840DDD" w:rsidRDefault="00840DDD" w:rsidP="00840DDD">
      <w:pPr>
        <w:pStyle w:val="Code"/>
        <w:rPr>
          <w:highlight w:val="white"/>
          <w:lang w:val="sv-SE"/>
        </w:rPr>
      </w:pPr>
      <w:r>
        <w:rPr>
          <w:highlight w:val="white"/>
          <w:lang w:val="sv-SE"/>
        </w:rPr>
        <w:t xml:space="preserve">           NewFunctionDeclaration($1, $3.First, $3.Second);</w:t>
      </w:r>
    </w:p>
    <w:p w14:paraId="339E8A77" w14:textId="77777777" w:rsidR="00840DDD" w:rsidRDefault="00840DDD" w:rsidP="00840DDD">
      <w:pPr>
        <w:pStyle w:val="Code"/>
        <w:rPr>
          <w:highlight w:val="white"/>
          <w:lang w:val="sv-SE"/>
        </w:rPr>
      </w:pPr>
      <w:r>
        <w:rPr>
          <w:highlight w:val="white"/>
          <w:lang w:val="sv-SE"/>
        </w:rPr>
        <w:t xml:space="preserve">    }</w:t>
      </w:r>
    </w:p>
    <w:p w14:paraId="6432B831" w14:textId="77777777" w:rsidR="00840DDD" w:rsidRDefault="00840DDD" w:rsidP="00840DDD">
      <w:pPr>
        <w:pStyle w:val="Code"/>
        <w:rPr>
          <w:highlight w:val="white"/>
          <w:lang w:val="sv-SE"/>
        </w:rPr>
      </w:pPr>
      <w:r>
        <w:rPr>
          <w:highlight w:val="white"/>
          <w:lang w:val="sv-SE"/>
        </w:rPr>
        <w:t xml:space="preserve">  | direct_declarator LEFT_PARENTHESIS</w:t>
      </w:r>
    </w:p>
    <w:p w14:paraId="08D11C27" w14:textId="3BB0F70B" w:rsidR="00840DDD" w:rsidRDefault="00840DDD" w:rsidP="00840DDD">
      <w:pPr>
        <w:pStyle w:val="Code"/>
        <w:rPr>
          <w:highlight w:val="white"/>
          <w:lang w:val="sv-SE"/>
        </w:rPr>
      </w:pPr>
      <w:r>
        <w:rPr>
          <w:highlight w:val="white"/>
          <w:lang w:val="sv-SE"/>
        </w:rPr>
        <w:t xml:space="preserve">   </w:t>
      </w:r>
      <w:r w:rsidR="0079291B">
        <w:rPr>
          <w:highlight w:val="white"/>
          <w:lang w:val="sv-SE"/>
        </w:rPr>
        <w:t xml:space="preserve"> </w:t>
      </w:r>
      <w:r>
        <w:rPr>
          <w:highlight w:val="white"/>
          <w:lang w:val="sv-SE"/>
        </w:rPr>
        <w:t>optional_name_list RIGHT_PARENTHESIS {</w:t>
      </w:r>
    </w:p>
    <w:p w14:paraId="5931AA4E" w14:textId="77777777" w:rsidR="00840DDD" w:rsidRDefault="00840DDD" w:rsidP="00840DDD">
      <w:pPr>
        <w:pStyle w:val="Code"/>
        <w:rPr>
          <w:highlight w:val="white"/>
          <w:lang w:val="sv-SE"/>
        </w:rPr>
      </w:pPr>
      <w:r>
        <w:rPr>
          <w:highlight w:val="white"/>
          <w:lang w:val="sv-SE"/>
        </w:rPr>
        <w:t xml:space="preserve">      $$ = MiddleCodeGenerator.OldFunctionDeclaration($1, $3);</w:t>
      </w:r>
    </w:p>
    <w:p w14:paraId="615F5DA2" w14:textId="77777777" w:rsidR="00840DDD" w:rsidRDefault="00840DDD" w:rsidP="00840DDD">
      <w:pPr>
        <w:pStyle w:val="Code"/>
        <w:rPr>
          <w:highlight w:val="white"/>
          <w:lang w:val="sv-SE"/>
        </w:rPr>
      </w:pPr>
      <w:r>
        <w:rPr>
          <w:highlight w:val="white"/>
          <w:lang w:val="sv-SE"/>
        </w:rPr>
        <w:t xml:space="preserve">    };</w:t>
      </w:r>
    </w:p>
    <w:p w14:paraId="2297EDE4" w14:textId="77777777" w:rsidR="00840DDD" w:rsidRDefault="00840DDD" w:rsidP="00840DDD">
      <w:pPr>
        <w:pStyle w:val="Code"/>
        <w:rPr>
          <w:highlight w:val="white"/>
          <w:lang w:val="sv-SE"/>
        </w:rPr>
      </w:pPr>
    </w:p>
    <w:p w14:paraId="398DF5BB" w14:textId="77777777" w:rsidR="00840DDD" w:rsidRDefault="00840DDD" w:rsidP="00840DDD">
      <w:pPr>
        <w:pStyle w:val="Code"/>
        <w:rPr>
          <w:highlight w:val="white"/>
          <w:lang w:val="sv-SE"/>
        </w:rPr>
      </w:pPr>
      <w:r>
        <w:rPr>
          <w:highlight w:val="white"/>
          <w:lang w:val="sv-SE"/>
        </w:rPr>
        <w:t>optional_parameter_ellipse_list:</w:t>
      </w:r>
    </w:p>
    <w:p w14:paraId="1618DFBA" w14:textId="77777777" w:rsidR="00840DDD" w:rsidRDefault="00840DDD" w:rsidP="00840DDD">
      <w:pPr>
        <w:pStyle w:val="Code"/>
        <w:rPr>
          <w:highlight w:val="white"/>
          <w:lang w:val="sv-SE"/>
        </w:rPr>
      </w:pPr>
      <w:r>
        <w:rPr>
          <w:highlight w:val="white"/>
          <w:lang w:val="sv-SE"/>
        </w:rPr>
        <w:t xml:space="preserve">    /* Empty */            { $$ = null; }</w:t>
      </w:r>
    </w:p>
    <w:p w14:paraId="534B9F69" w14:textId="77777777" w:rsidR="00840DDD" w:rsidRDefault="00840DDD" w:rsidP="00840DDD">
      <w:pPr>
        <w:pStyle w:val="Code"/>
        <w:rPr>
          <w:highlight w:val="white"/>
          <w:lang w:val="sv-SE"/>
        </w:rPr>
      </w:pPr>
      <w:r>
        <w:rPr>
          <w:highlight w:val="white"/>
          <w:lang w:val="sv-SE"/>
        </w:rPr>
        <w:t xml:space="preserve">  | parameter_ellipse_list { $$ = $1;   };</w:t>
      </w:r>
    </w:p>
    <w:p w14:paraId="172F6BDE" w14:textId="77777777" w:rsidR="00840DDD" w:rsidRDefault="00840DDD" w:rsidP="00840DDD">
      <w:pPr>
        <w:pStyle w:val="Code"/>
        <w:rPr>
          <w:highlight w:val="white"/>
          <w:lang w:val="sv-SE"/>
        </w:rPr>
      </w:pPr>
      <w:r>
        <w:rPr>
          <w:highlight w:val="white"/>
          <w:lang w:val="sv-SE"/>
        </w:rPr>
        <w:t xml:space="preserve">    </w:t>
      </w:r>
    </w:p>
    <w:p w14:paraId="1149ECA2" w14:textId="77777777" w:rsidR="00840DDD" w:rsidRDefault="00840DDD" w:rsidP="00840DDD">
      <w:pPr>
        <w:pStyle w:val="Code"/>
        <w:rPr>
          <w:highlight w:val="white"/>
          <w:lang w:val="sv-SE"/>
        </w:rPr>
      </w:pPr>
      <w:r>
        <w:rPr>
          <w:highlight w:val="white"/>
          <w:lang w:val="sv-SE"/>
        </w:rPr>
        <w:t>parameter_ellipse_list:</w:t>
      </w:r>
    </w:p>
    <w:p w14:paraId="5C07B32E" w14:textId="77777777" w:rsidR="00840DDD" w:rsidRDefault="00840DDD" w:rsidP="00840DDD">
      <w:pPr>
        <w:pStyle w:val="Code"/>
        <w:rPr>
          <w:highlight w:val="white"/>
          <w:lang w:val="sv-SE"/>
        </w:rPr>
      </w:pPr>
      <w:r>
        <w:rPr>
          <w:highlight w:val="white"/>
          <w:lang w:val="sv-SE"/>
        </w:rPr>
        <w:t xml:space="preserve">    parameter_list {</w:t>
      </w:r>
    </w:p>
    <w:p w14:paraId="2E71CB9F" w14:textId="77777777" w:rsidR="00840DDD" w:rsidRDefault="00840DDD" w:rsidP="00840DDD">
      <w:pPr>
        <w:pStyle w:val="Code"/>
        <w:rPr>
          <w:highlight w:val="white"/>
          <w:lang w:val="sv-SE"/>
        </w:rPr>
      </w:pPr>
      <w:r>
        <w:rPr>
          <w:highlight w:val="white"/>
          <w:lang w:val="sv-SE"/>
        </w:rPr>
        <w:t xml:space="preserve">      $$ = new Pair&lt;List&lt;Pair&lt;string,Symbol&gt;&gt;,Boolean&gt;($1, false);</w:t>
      </w:r>
    </w:p>
    <w:p w14:paraId="5E9D596B" w14:textId="77777777" w:rsidR="00840DDD" w:rsidRDefault="00840DDD" w:rsidP="00840DDD">
      <w:pPr>
        <w:pStyle w:val="Code"/>
        <w:rPr>
          <w:highlight w:val="white"/>
          <w:lang w:val="sv-SE"/>
        </w:rPr>
      </w:pPr>
      <w:r>
        <w:rPr>
          <w:highlight w:val="white"/>
          <w:lang w:val="sv-SE"/>
        </w:rPr>
        <w:t xml:space="preserve">    }</w:t>
      </w:r>
    </w:p>
    <w:p w14:paraId="557C42B9" w14:textId="77777777" w:rsidR="00840DDD" w:rsidRDefault="00840DDD" w:rsidP="00840DDD">
      <w:pPr>
        <w:pStyle w:val="Code"/>
        <w:rPr>
          <w:highlight w:val="white"/>
          <w:lang w:val="sv-SE"/>
        </w:rPr>
      </w:pPr>
      <w:r>
        <w:rPr>
          <w:highlight w:val="white"/>
          <w:lang w:val="sv-SE"/>
        </w:rPr>
        <w:t xml:space="preserve">  | parameter_list COMMA ELLIPSE {</w:t>
      </w:r>
    </w:p>
    <w:p w14:paraId="1B189FC8" w14:textId="77777777" w:rsidR="00840DDD" w:rsidRDefault="00840DDD" w:rsidP="00840DDD">
      <w:pPr>
        <w:pStyle w:val="Code"/>
        <w:rPr>
          <w:highlight w:val="white"/>
          <w:lang w:val="sv-SE"/>
        </w:rPr>
      </w:pPr>
      <w:r>
        <w:rPr>
          <w:highlight w:val="white"/>
          <w:lang w:val="sv-SE"/>
        </w:rPr>
        <w:t xml:space="preserve">      $$ = new Pair&lt;List&lt;Pair&lt;string,Symbol&gt;&gt;,Boolean&gt;($1, true);</w:t>
      </w:r>
    </w:p>
    <w:p w14:paraId="1AB676B4" w14:textId="77777777" w:rsidR="00840DDD" w:rsidRDefault="00840DDD" w:rsidP="00840DDD">
      <w:pPr>
        <w:pStyle w:val="Code"/>
        <w:rPr>
          <w:highlight w:val="white"/>
          <w:lang w:val="sv-SE"/>
        </w:rPr>
      </w:pPr>
      <w:r>
        <w:rPr>
          <w:highlight w:val="white"/>
          <w:lang w:val="sv-SE"/>
        </w:rPr>
        <w:t xml:space="preserve">    };</w:t>
      </w:r>
    </w:p>
    <w:p w14:paraId="64F48FF6" w14:textId="77777777" w:rsidR="00840DDD" w:rsidRDefault="00840DDD" w:rsidP="00840DDD">
      <w:pPr>
        <w:pStyle w:val="Code"/>
        <w:rPr>
          <w:highlight w:val="white"/>
          <w:lang w:val="sv-SE"/>
        </w:rPr>
      </w:pPr>
    </w:p>
    <w:p w14:paraId="1543AF87" w14:textId="77777777" w:rsidR="00840DDD" w:rsidRDefault="00840DDD" w:rsidP="00840DDD">
      <w:pPr>
        <w:pStyle w:val="Code"/>
        <w:rPr>
          <w:highlight w:val="white"/>
          <w:lang w:val="sv-SE"/>
        </w:rPr>
      </w:pPr>
      <w:r>
        <w:rPr>
          <w:highlight w:val="white"/>
          <w:lang w:val="sv-SE"/>
        </w:rPr>
        <w:t>parameter_list:</w:t>
      </w:r>
    </w:p>
    <w:p w14:paraId="60B19BBE" w14:textId="77777777" w:rsidR="00840DDD" w:rsidRDefault="00840DDD" w:rsidP="00840DDD">
      <w:pPr>
        <w:pStyle w:val="Code"/>
        <w:rPr>
          <w:highlight w:val="white"/>
          <w:lang w:val="sv-SE"/>
        </w:rPr>
      </w:pPr>
      <w:r>
        <w:rPr>
          <w:highlight w:val="white"/>
          <w:lang w:val="sv-SE"/>
        </w:rPr>
        <w:t xml:space="preserve">    { ++CallDepth; }</w:t>
      </w:r>
    </w:p>
    <w:p w14:paraId="18B0AFBA" w14:textId="77777777" w:rsidR="00840DDD" w:rsidRDefault="00840DDD" w:rsidP="00840DDD">
      <w:pPr>
        <w:pStyle w:val="Code"/>
        <w:rPr>
          <w:highlight w:val="white"/>
          <w:lang w:val="sv-SE"/>
        </w:rPr>
      </w:pPr>
      <w:r>
        <w:rPr>
          <w:highlight w:val="white"/>
          <w:lang w:val="sv-SE"/>
        </w:rPr>
        <w:t xml:space="preserve">    parameter_declaration {</w:t>
      </w:r>
    </w:p>
    <w:p w14:paraId="4D523508" w14:textId="77777777" w:rsidR="00840DDD" w:rsidRDefault="00840DDD" w:rsidP="00840DDD">
      <w:pPr>
        <w:pStyle w:val="Code"/>
        <w:rPr>
          <w:highlight w:val="white"/>
          <w:lang w:val="sv-SE"/>
        </w:rPr>
      </w:pPr>
      <w:r>
        <w:rPr>
          <w:highlight w:val="white"/>
          <w:lang w:val="sv-SE"/>
        </w:rPr>
        <w:t xml:space="preserve">      --CallDepth;</w:t>
      </w:r>
    </w:p>
    <w:p w14:paraId="65C9522A" w14:textId="77777777" w:rsidR="00840DDD" w:rsidRDefault="00840DDD" w:rsidP="00840DDD">
      <w:pPr>
        <w:pStyle w:val="Code"/>
        <w:rPr>
          <w:highlight w:val="white"/>
          <w:lang w:val="sv-SE"/>
        </w:rPr>
      </w:pPr>
      <w:r>
        <w:rPr>
          <w:highlight w:val="white"/>
          <w:lang w:val="sv-SE"/>
        </w:rPr>
        <w:t xml:space="preserve">      $$ = new List&lt;Pair&lt;string,Symbol&gt;&gt;();</w:t>
      </w:r>
    </w:p>
    <w:p w14:paraId="7762026D" w14:textId="77777777" w:rsidR="00840DDD" w:rsidRDefault="00840DDD" w:rsidP="00840DDD">
      <w:pPr>
        <w:pStyle w:val="Code"/>
        <w:rPr>
          <w:highlight w:val="white"/>
          <w:lang w:val="sv-SE"/>
        </w:rPr>
      </w:pPr>
      <w:r>
        <w:rPr>
          <w:highlight w:val="white"/>
          <w:lang w:val="sv-SE"/>
        </w:rPr>
        <w:t xml:space="preserve">      $$.Add($2);</w:t>
      </w:r>
    </w:p>
    <w:p w14:paraId="06040264" w14:textId="77777777" w:rsidR="00840DDD" w:rsidRDefault="00840DDD" w:rsidP="00840DDD">
      <w:pPr>
        <w:pStyle w:val="Code"/>
        <w:rPr>
          <w:highlight w:val="white"/>
          <w:lang w:val="sv-SE"/>
        </w:rPr>
      </w:pPr>
      <w:r>
        <w:rPr>
          <w:highlight w:val="white"/>
          <w:lang w:val="sv-SE"/>
        </w:rPr>
        <w:t xml:space="preserve">    }</w:t>
      </w:r>
    </w:p>
    <w:p w14:paraId="62DC744B" w14:textId="77777777" w:rsidR="00840DDD" w:rsidRDefault="00840DDD" w:rsidP="00840DDD">
      <w:pPr>
        <w:pStyle w:val="Code"/>
        <w:rPr>
          <w:highlight w:val="white"/>
          <w:lang w:val="sv-SE"/>
        </w:rPr>
      </w:pPr>
      <w:r>
        <w:rPr>
          <w:highlight w:val="white"/>
          <w:lang w:val="sv-SE"/>
        </w:rPr>
        <w:t xml:space="preserve">  | parameter_list COMMA {</w:t>
      </w:r>
    </w:p>
    <w:p w14:paraId="3E664367" w14:textId="77777777" w:rsidR="00840DDD" w:rsidRDefault="00840DDD" w:rsidP="00840DDD">
      <w:pPr>
        <w:pStyle w:val="Code"/>
        <w:rPr>
          <w:highlight w:val="white"/>
          <w:lang w:val="sv-SE"/>
        </w:rPr>
      </w:pPr>
      <w:r>
        <w:rPr>
          <w:highlight w:val="white"/>
          <w:lang w:val="sv-SE"/>
        </w:rPr>
        <w:t xml:space="preserve">      ++CallDepth;</w:t>
      </w:r>
    </w:p>
    <w:p w14:paraId="74349E4E" w14:textId="77777777" w:rsidR="00840DDD" w:rsidRDefault="00840DDD" w:rsidP="00840DDD">
      <w:pPr>
        <w:pStyle w:val="Code"/>
        <w:rPr>
          <w:highlight w:val="white"/>
          <w:lang w:val="sv-SE"/>
        </w:rPr>
      </w:pPr>
      <w:r>
        <w:rPr>
          <w:highlight w:val="white"/>
          <w:lang w:val="sv-SE"/>
        </w:rPr>
        <w:t xml:space="preserve">    }</w:t>
      </w:r>
    </w:p>
    <w:p w14:paraId="21AA1903" w14:textId="77777777" w:rsidR="00840DDD" w:rsidRDefault="00840DDD" w:rsidP="00840DDD">
      <w:pPr>
        <w:pStyle w:val="Code"/>
        <w:rPr>
          <w:highlight w:val="white"/>
          <w:lang w:val="sv-SE"/>
        </w:rPr>
      </w:pPr>
      <w:r>
        <w:rPr>
          <w:highlight w:val="white"/>
          <w:lang w:val="sv-SE"/>
        </w:rPr>
        <w:t xml:space="preserve">    parameter_declaration {</w:t>
      </w:r>
    </w:p>
    <w:p w14:paraId="158E598A" w14:textId="77777777" w:rsidR="00840DDD" w:rsidRDefault="00840DDD" w:rsidP="00840DDD">
      <w:pPr>
        <w:pStyle w:val="Code"/>
        <w:rPr>
          <w:highlight w:val="white"/>
          <w:lang w:val="sv-SE"/>
        </w:rPr>
      </w:pPr>
      <w:r>
        <w:rPr>
          <w:highlight w:val="white"/>
          <w:lang w:val="sv-SE"/>
        </w:rPr>
        <w:t xml:space="preserve">      --CallDepth;</w:t>
      </w:r>
    </w:p>
    <w:p w14:paraId="110DC79F" w14:textId="77777777" w:rsidR="00840DDD" w:rsidRDefault="00840DDD" w:rsidP="00840DDD">
      <w:pPr>
        <w:pStyle w:val="Code"/>
        <w:rPr>
          <w:highlight w:val="white"/>
          <w:lang w:val="sv-SE"/>
        </w:rPr>
      </w:pPr>
      <w:r>
        <w:rPr>
          <w:highlight w:val="white"/>
          <w:lang w:val="sv-SE"/>
        </w:rPr>
        <w:lastRenderedPageBreak/>
        <w:t xml:space="preserve">      $1.Add($4);</w:t>
      </w:r>
    </w:p>
    <w:p w14:paraId="58AFD2FC" w14:textId="77777777" w:rsidR="00840DDD" w:rsidRDefault="00840DDD" w:rsidP="00840DDD">
      <w:pPr>
        <w:pStyle w:val="Code"/>
        <w:rPr>
          <w:highlight w:val="white"/>
          <w:lang w:val="sv-SE"/>
        </w:rPr>
      </w:pPr>
      <w:r>
        <w:rPr>
          <w:highlight w:val="white"/>
          <w:lang w:val="sv-SE"/>
        </w:rPr>
        <w:t xml:space="preserve">      $$ = $1;</w:t>
      </w:r>
    </w:p>
    <w:p w14:paraId="6C3DFE89" w14:textId="77777777" w:rsidR="00840DDD" w:rsidRDefault="00840DDD" w:rsidP="00840DDD">
      <w:pPr>
        <w:pStyle w:val="Code"/>
        <w:rPr>
          <w:highlight w:val="white"/>
          <w:lang w:val="sv-SE"/>
        </w:rPr>
      </w:pPr>
      <w:r>
        <w:rPr>
          <w:highlight w:val="white"/>
          <w:lang w:val="sv-SE"/>
        </w:rPr>
        <w:t xml:space="preserve">    };</w:t>
      </w:r>
    </w:p>
    <w:p w14:paraId="215ACAAD" w14:textId="77777777" w:rsidR="00840DDD" w:rsidRDefault="00840DDD" w:rsidP="00840DDD">
      <w:pPr>
        <w:pStyle w:val="Code"/>
        <w:rPr>
          <w:highlight w:val="white"/>
          <w:lang w:val="sv-SE"/>
        </w:rPr>
      </w:pPr>
    </w:p>
    <w:p w14:paraId="331E20E5" w14:textId="77777777" w:rsidR="00840DDD" w:rsidRPr="00840DDD" w:rsidRDefault="00840DDD" w:rsidP="00840DDD">
      <w:pPr>
        <w:pStyle w:val="Code"/>
        <w:rPr>
          <w:highlight w:val="white"/>
        </w:rPr>
      </w:pPr>
      <w:r w:rsidRPr="00840DDD">
        <w:rPr>
          <w:highlight w:val="white"/>
        </w:rPr>
        <w:t>parameter_declaration:</w:t>
      </w:r>
    </w:p>
    <w:p w14:paraId="25E0C710" w14:textId="77777777" w:rsidR="00840DDD" w:rsidRPr="00840DDD" w:rsidRDefault="00840DDD" w:rsidP="00840DDD">
      <w:pPr>
        <w:pStyle w:val="Code"/>
        <w:rPr>
          <w:highlight w:val="white"/>
        </w:rPr>
      </w:pPr>
      <w:r w:rsidRPr="00840DDD">
        <w:rPr>
          <w:highlight w:val="white"/>
        </w:rPr>
        <w:t xml:space="preserve">    declaration_specifier_list {</w:t>
      </w:r>
    </w:p>
    <w:p w14:paraId="3B416A6F" w14:textId="77777777" w:rsidR="00840DDD" w:rsidRPr="00840DDD" w:rsidRDefault="00840DDD" w:rsidP="00840DDD">
      <w:pPr>
        <w:pStyle w:val="Code"/>
        <w:rPr>
          <w:highlight w:val="white"/>
        </w:rPr>
      </w:pPr>
      <w:r w:rsidRPr="00840DDD">
        <w:rPr>
          <w:highlight w:val="white"/>
        </w:rPr>
        <w:t xml:space="preserve">      $$ = MiddleCodeGenerator.Parameter(Specifier.SpecifierList($1), null);</w:t>
      </w:r>
    </w:p>
    <w:p w14:paraId="579CF1F3" w14:textId="77777777" w:rsidR="00840DDD" w:rsidRPr="00840DDD" w:rsidRDefault="00840DDD" w:rsidP="00840DDD">
      <w:pPr>
        <w:pStyle w:val="Code"/>
        <w:rPr>
          <w:highlight w:val="white"/>
        </w:rPr>
      </w:pPr>
      <w:r w:rsidRPr="00840DDD">
        <w:rPr>
          <w:highlight w:val="white"/>
        </w:rPr>
        <w:t xml:space="preserve">    }</w:t>
      </w:r>
    </w:p>
    <w:p w14:paraId="3AFAD803" w14:textId="77777777" w:rsidR="00840DDD" w:rsidRPr="00840DDD" w:rsidRDefault="00840DDD" w:rsidP="00840DDD">
      <w:pPr>
        <w:pStyle w:val="Code"/>
        <w:rPr>
          <w:highlight w:val="white"/>
        </w:rPr>
      </w:pPr>
      <w:r w:rsidRPr="00840DDD">
        <w:rPr>
          <w:highlight w:val="white"/>
        </w:rPr>
        <w:t xml:space="preserve">  | declaration_specifier_list_x declarator {</w:t>
      </w:r>
    </w:p>
    <w:p w14:paraId="443DB1AC" w14:textId="77777777" w:rsidR="00840DDD" w:rsidRPr="00840DDD" w:rsidRDefault="00840DDD" w:rsidP="00840DDD">
      <w:pPr>
        <w:pStyle w:val="Code"/>
        <w:rPr>
          <w:highlight w:val="white"/>
        </w:rPr>
      </w:pPr>
      <w:r w:rsidRPr="00840DDD">
        <w:rPr>
          <w:highlight w:val="white"/>
        </w:rPr>
        <w:t xml:space="preserve">      $$ = MiddleCodeGenerator.Parameter(SpecifierStack.Pop(), $2);</w:t>
      </w:r>
    </w:p>
    <w:p w14:paraId="0DD5F15F" w14:textId="77777777" w:rsidR="00840DDD" w:rsidRPr="00840DDD" w:rsidRDefault="00840DDD" w:rsidP="00840DDD">
      <w:pPr>
        <w:pStyle w:val="Code"/>
        <w:rPr>
          <w:highlight w:val="white"/>
        </w:rPr>
      </w:pPr>
      <w:r w:rsidRPr="00840DDD">
        <w:rPr>
          <w:highlight w:val="white"/>
        </w:rPr>
        <w:t xml:space="preserve">    }</w:t>
      </w:r>
    </w:p>
    <w:p w14:paraId="639993D7" w14:textId="77777777" w:rsidR="00840DDD" w:rsidRPr="00840DDD" w:rsidRDefault="00840DDD" w:rsidP="00840DDD">
      <w:pPr>
        <w:pStyle w:val="Code"/>
        <w:rPr>
          <w:highlight w:val="white"/>
        </w:rPr>
      </w:pPr>
      <w:r w:rsidRPr="00840DDD">
        <w:rPr>
          <w:highlight w:val="white"/>
        </w:rPr>
        <w:t xml:space="preserve">  | declaration_specifier_list_x abstract_declarator {</w:t>
      </w:r>
    </w:p>
    <w:p w14:paraId="15C98024" w14:textId="77777777" w:rsidR="00840DDD" w:rsidRPr="00840DDD" w:rsidRDefault="00840DDD" w:rsidP="00840DDD">
      <w:pPr>
        <w:pStyle w:val="Code"/>
        <w:rPr>
          <w:highlight w:val="white"/>
        </w:rPr>
      </w:pPr>
      <w:r w:rsidRPr="00840DDD">
        <w:rPr>
          <w:highlight w:val="white"/>
        </w:rPr>
        <w:t xml:space="preserve">      $$ = MiddleCodeGenerator.Parameter(SpecifierStack.Pop(), $2);</w:t>
      </w:r>
    </w:p>
    <w:p w14:paraId="6E45A12B" w14:textId="77777777" w:rsidR="00840DDD" w:rsidRPr="00840DDD" w:rsidRDefault="00840DDD" w:rsidP="00840DDD">
      <w:pPr>
        <w:pStyle w:val="Code"/>
        <w:rPr>
          <w:highlight w:val="white"/>
        </w:rPr>
      </w:pPr>
      <w:r w:rsidRPr="00840DDD">
        <w:rPr>
          <w:highlight w:val="white"/>
        </w:rPr>
        <w:t xml:space="preserve">    };</w:t>
      </w:r>
    </w:p>
    <w:p w14:paraId="0044E264" w14:textId="77777777" w:rsidR="00840DDD" w:rsidRPr="00840DDD" w:rsidRDefault="00840DDD" w:rsidP="00840DDD">
      <w:pPr>
        <w:pStyle w:val="Code"/>
        <w:rPr>
          <w:highlight w:val="white"/>
        </w:rPr>
      </w:pPr>
    </w:p>
    <w:p w14:paraId="6DADBBDD" w14:textId="77777777" w:rsidR="00840DDD" w:rsidRPr="00840DDD" w:rsidRDefault="00840DDD" w:rsidP="00840DDD">
      <w:pPr>
        <w:pStyle w:val="Code"/>
        <w:rPr>
          <w:highlight w:val="white"/>
        </w:rPr>
      </w:pPr>
      <w:r w:rsidRPr="00840DDD">
        <w:rPr>
          <w:highlight w:val="white"/>
        </w:rPr>
        <w:t>optional_name_list:</w:t>
      </w:r>
    </w:p>
    <w:p w14:paraId="3D0D0D90" w14:textId="77777777" w:rsidR="00840DDD" w:rsidRPr="00840DDD" w:rsidRDefault="00840DDD" w:rsidP="00840DDD">
      <w:pPr>
        <w:pStyle w:val="Code"/>
        <w:rPr>
          <w:highlight w:val="white"/>
        </w:rPr>
      </w:pPr>
      <w:r w:rsidRPr="00840DDD">
        <w:rPr>
          <w:highlight w:val="white"/>
        </w:rPr>
        <w:t xml:space="preserve">    /* Empty */ { $$ = new List&lt;string&gt;(); }</w:t>
      </w:r>
    </w:p>
    <w:p w14:paraId="38CE3457" w14:textId="77777777" w:rsidR="00840DDD" w:rsidRPr="00840DDD" w:rsidRDefault="00840DDD" w:rsidP="00840DDD">
      <w:pPr>
        <w:pStyle w:val="Code"/>
        <w:rPr>
          <w:highlight w:val="white"/>
        </w:rPr>
      </w:pPr>
      <w:r w:rsidRPr="00840DDD">
        <w:rPr>
          <w:highlight w:val="white"/>
        </w:rPr>
        <w:t xml:space="preserve">  | name_list   { $$ = $1;                 };</w:t>
      </w:r>
    </w:p>
    <w:p w14:paraId="59BABE14" w14:textId="77777777" w:rsidR="00840DDD" w:rsidRPr="00840DDD" w:rsidRDefault="00840DDD" w:rsidP="00840DDD">
      <w:pPr>
        <w:pStyle w:val="Code"/>
        <w:rPr>
          <w:highlight w:val="white"/>
        </w:rPr>
      </w:pPr>
    </w:p>
    <w:p w14:paraId="6C1AE240" w14:textId="77777777" w:rsidR="00840DDD" w:rsidRPr="00840DDD" w:rsidRDefault="00840DDD" w:rsidP="00840DDD">
      <w:pPr>
        <w:pStyle w:val="Code"/>
        <w:rPr>
          <w:highlight w:val="white"/>
        </w:rPr>
      </w:pPr>
      <w:r w:rsidRPr="00840DDD">
        <w:rPr>
          <w:highlight w:val="white"/>
        </w:rPr>
        <w:t>name_list:</w:t>
      </w:r>
    </w:p>
    <w:p w14:paraId="5E669B0C" w14:textId="77777777" w:rsidR="00840DDD" w:rsidRPr="00840DDD" w:rsidRDefault="00840DDD" w:rsidP="00840DDD">
      <w:pPr>
        <w:pStyle w:val="Code"/>
        <w:rPr>
          <w:highlight w:val="white"/>
        </w:rPr>
      </w:pPr>
      <w:r w:rsidRPr="00840DDD">
        <w:rPr>
          <w:highlight w:val="white"/>
        </w:rPr>
        <w:t xml:space="preserve">    NAME {</w:t>
      </w:r>
    </w:p>
    <w:p w14:paraId="2157077C" w14:textId="77777777" w:rsidR="00840DDD" w:rsidRPr="00840DDD" w:rsidRDefault="00840DDD" w:rsidP="00840DDD">
      <w:pPr>
        <w:pStyle w:val="Code"/>
        <w:rPr>
          <w:highlight w:val="white"/>
        </w:rPr>
      </w:pPr>
      <w:r w:rsidRPr="00840DDD">
        <w:rPr>
          <w:highlight w:val="white"/>
        </w:rPr>
        <w:t xml:space="preserve">      $$ = new List&lt;string&gt;();</w:t>
      </w:r>
    </w:p>
    <w:p w14:paraId="22C6D7A5" w14:textId="77777777" w:rsidR="00840DDD" w:rsidRPr="00840DDD" w:rsidRDefault="00840DDD" w:rsidP="00840DDD">
      <w:pPr>
        <w:pStyle w:val="Code"/>
        <w:rPr>
          <w:highlight w:val="white"/>
        </w:rPr>
      </w:pPr>
      <w:r w:rsidRPr="00840DDD">
        <w:rPr>
          <w:highlight w:val="white"/>
        </w:rPr>
        <w:t xml:space="preserve">      $$.Add($1);</w:t>
      </w:r>
    </w:p>
    <w:p w14:paraId="414BA63D" w14:textId="77777777" w:rsidR="00840DDD" w:rsidRPr="00840DDD" w:rsidRDefault="00840DDD" w:rsidP="00840DDD">
      <w:pPr>
        <w:pStyle w:val="Code"/>
        <w:rPr>
          <w:highlight w:val="white"/>
        </w:rPr>
      </w:pPr>
      <w:r w:rsidRPr="00840DDD">
        <w:rPr>
          <w:highlight w:val="white"/>
        </w:rPr>
        <w:t xml:space="preserve">    }</w:t>
      </w:r>
    </w:p>
    <w:p w14:paraId="0E354F13" w14:textId="77777777" w:rsidR="00840DDD" w:rsidRPr="00840DDD" w:rsidRDefault="00840DDD" w:rsidP="00840DDD">
      <w:pPr>
        <w:pStyle w:val="Code"/>
        <w:rPr>
          <w:highlight w:val="white"/>
        </w:rPr>
      </w:pPr>
      <w:r w:rsidRPr="00840DDD">
        <w:rPr>
          <w:highlight w:val="white"/>
        </w:rPr>
        <w:t xml:space="preserve">  | name_list COMMA NAME {</w:t>
      </w:r>
    </w:p>
    <w:p w14:paraId="2E27485F" w14:textId="77777777" w:rsidR="00840DDD" w:rsidRPr="00840DDD" w:rsidRDefault="00840DDD" w:rsidP="00840DDD">
      <w:pPr>
        <w:pStyle w:val="Code"/>
        <w:rPr>
          <w:highlight w:val="white"/>
        </w:rPr>
      </w:pPr>
      <w:r w:rsidRPr="00840DDD">
        <w:rPr>
          <w:highlight w:val="white"/>
        </w:rPr>
        <w:t xml:space="preserve">      $1.Add($3); </w:t>
      </w:r>
    </w:p>
    <w:p w14:paraId="34102E64" w14:textId="77777777" w:rsidR="00840DDD" w:rsidRPr="00840DDD" w:rsidRDefault="00840DDD" w:rsidP="00840DDD">
      <w:pPr>
        <w:pStyle w:val="Code"/>
        <w:rPr>
          <w:highlight w:val="white"/>
        </w:rPr>
      </w:pPr>
      <w:r w:rsidRPr="00840DDD">
        <w:rPr>
          <w:highlight w:val="white"/>
        </w:rPr>
        <w:t xml:space="preserve">      $$ = $1;</w:t>
      </w:r>
    </w:p>
    <w:p w14:paraId="6BD08FE9" w14:textId="50A45AE6" w:rsidR="00840DDD" w:rsidRDefault="00840DDD" w:rsidP="00840DDD">
      <w:pPr>
        <w:pStyle w:val="Code"/>
        <w:rPr>
          <w:highlight w:val="white"/>
        </w:rPr>
      </w:pPr>
      <w:r w:rsidRPr="00840DDD">
        <w:rPr>
          <w:highlight w:val="white"/>
        </w:rPr>
        <w:t xml:space="preserve">    };</w:t>
      </w:r>
    </w:p>
    <w:p w14:paraId="4C401993" w14:textId="2D8FBAFB" w:rsidR="002300F1" w:rsidRPr="00840DDD" w:rsidRDefault="00C37108" w:rsidP="002300F1">
      <w:pPr>
        <w:pStyle w:val="Rubrik4"/>
        <w:rPr>
          <w:highlight w:val="white"/>
        </w:rPr>
      </w:pPr>
      <w:r>
        <w:rPr>
          <w:highlight w:val="white"/>
        </w:rPr>
        <w:t>Initialization</w:t>
      </w:r>
    </w:p>
    <w:p w14:paraId="3B2DD8D4" w14:textId="0C9F0333" w:rsidR="00840DDD" w:rsidRPr="00840DDD" w:rsidRDefault="0083682E" w:rsidP="00AB1275">
      <w:pPr>
        <w:rPr>
          <w:highlight w:val="white"/>
        </w:rPr>
      </w:pPr>
      <w:r>
        <w:rPr>
          <w:highlight w:val="white"/>
        </w:rPr>
        <w:t xml:space="preserve">The </w:t>
      </w:r>
      <w:r w:rsidR="002F35C1">
        <w:rPr>
          <w:highlight w:val="white"/>
        </w:rPr>
        <w:t>initializer</w:t>
      </w:r>
      <w:r>
        <w:rPr>
          <w:highlight w:val="white"/>
        </w:rPr>
        <w:t xml:space="preserve"> can be either an expression</w:t>
      </w:r>
      <w:r w:rsidR="00C07F1C">
        <w:rPr>
          <w:highlight w:val="white"/>
        </w:rPr>
        <w:t xml:space="preserve"> or a block</w:t>
      </w:r>
      <w:r>
        <w:rPr>
          <w:highlight w:val="white"/>
        </w:rPr>
        <w:t xml:space="preserve">. The assignment expression makes sure that the expression cannot </w:t>
      </w:r>
      <w:r w:rsidR="00AB1275">
        <w:rPr>
          <w:highlight w:val="white"/>
        </w:rPr>
        <w:t>hold assignment or comma.</w:t>
      </w:r>
    </w:p>
    <w:p w14:paraId="68E4082B" w14:textId="7F6683FE" w:rsidR="00840DDD" w:rsidRDefault="002F35C1" w:rsidP="00840DDD">
      <w:pPr>
        <w:pStyle w:val="Code"/>
        <w:rPr>
          <w:highlight w:val="white"/>
          <w:lang w:val="sv-SE"/>
        </w:rPr>
      </w:pPr>
      <w:r>
        <w:rPr>
          <w:highlight w:val="white"/>
          <w:lang w:val="sv-SE"/>
        </w:rPr>
        <w:t>initializer</w:t>
      </w:r>
      <w:r w:rsidR="00840DDD">
        <w:rPr>
          <w:highlight w:val="white"/>
          <w:lang w:val="sv-SE"/>
        </w:rPr>
        <w:t>:</w:t>
      </w:r>
    </w:p>
    <w:p w14:paraId="0F1A3A95" w14:textId="77777777" w:rsidR="00840DDD" w:rsidRDefault="00840DDD" w:rsidP="00840DDD">
      <w:pPr>
        <w:pStyle w:val="Code"/>
        <w:rPr>
          <w:highlight w:val="white"/>
          <w:lang w:val="sv-SE"/>
        </w:rPr>
      </w:pPr>
      <w:r>
        <w:rPr>
          <w:highlight w:val="white"/>
          <w:lang w:val="sv-SE"/>
        </w:rPr>
        <w:t xml:space="preserve">    assignment_expression {</w:t>
      </w:r>
    </w:p>
    <w:p w14:paraId="7C461B40" w14:textId="77777777" w:rsidR="00840DDD" w:rsidRDefault="00840DDD" w:rsidP="00840DDD">
      <w:pPr>
        <w:pStyle w:val="Code"/>
        <w:rPr>
          <w:highlight w:val="white"/>
          <w:lang w:val="sv-SE"/>
        </w:rPr>
      </w:pPr>
      <w:r>
        <w:rPr>
          <w:highlight w:val="white"/>
          <w:lang w:val="sv-SE"/>
        </w:rPr>
        <w:t xml:space="preserve">      $$ = $1;</w:t>
      </w:r>
    </w:p>
    <w:p w14:paraId="28905E23" w14:textId="0B2BF7BD" w:rsidR="00840DDD" w:rsidRDefault="00840DDD" w:rsidP="00840DDD">
      <w:pPr>
        <w:pStyle w:val="Code"/>
        <w:rPr>
          <w:highlight w:val="white"/>
          <w:lang w:val="sv-SE"/>
        </w:rPr>
      </w:pPr>
      <w:r>
        <w:rPr>
          <w:highlight w:val="white"/>
          <w:lang w:val="sv-SE"/>
        </w:rPr>
        <w:t xml:space="preserve">    }</w:t>
      </w:r>
    </w:p>
    <w:p w14:paraId="30CBD0B9" w14:textId="0E0B6C9F" w:rsidR="00553ACA" w:rsidRDefault="00553ACA" w:rsidP="00553ACA">
      <w:pPr>
        <w:rPr>
          <w:highlight w:val="white"/>
          <w:lang w:val="sv-SE"/>
        </w:rPr>
      </w:pPr>
      <w:r>
        <w:rPr>
          <w:highlight w:val="white"/>
          <w:lang w:val="sv-SE"/>
        </w:rPr>
        <w:t xml:space="preserve">The block </w:t>
      </w:r>
      <w:r w:rsidR="00272FE8">
        <w:rPr>
          <w:highlight w:val="white"/>
          <w:lang w:val="sv-SE"/>
        </w:rPr>
        <w:t>hold</w:t>
      </w:r>
      <w:r w:rsidR="00D216EE">
        <w:rPr>
          <w:highlight w:val="white"/>
          <w:lang w:val="sv-SE"/>
        </w:rPr>
        <w:t>s</w:t>
      </w:r>
      <w:r w:rsidR="00272FE8">
        <w:rPr>
          <w:highlight w:val="white"/>
          <w:lang w:val="sv-SE"/>
        </w:rPr>
        <w:t xml:space="preserve"> a list of </w:t>
      </w:r>
      <w:r w:rsidR="002F35C1">
        <w:rPr>
          <w:highlight w:val="white"/>
          <w:lang w:val="sv-SE"/>
        </w:rPr>
        <w:t>initializer</w:t>
      </w:r>
      <w:r w:rsidR="00272FE8">
        <w:rPr>
          <w:highlight w:val="white"/>
          <w:lang w:val="sv-SE"/>
        </w:rPr>
        <w:t xml:space="preserve">, which means that </w:t>
      </w:r>
      <w:r w:rsidR="002F35C1">
        <w:rPr>
          <w:highlight w:val="white"/>
          <w:lang w:val="sv-SE"/>
        </w:rPr>
        <w:t>initializer</w:t>
      </w:r>
      <w:r w:rsidR="00272FE8">
        <w:rPr>
          <w:highlight w:val="white"/>
          <w:lang w:val="sv-SE"/>
        </w:rPr>
        <w:t>alizer lists can be nested</w:t>
      </w:r>
      <w:r w:rsidR="001F2E9D">
        <w:rPr>
          <w:highlight w:val="white"/>
          <w:lang w:val="sv-SE"/>
        </w:rPr>
        <w:t xml:space="preserve">. But in the end there is always expressions in the </w:t>
      </w:r>
      <w:r w:rsidR="00F4217C">
        <w:rPr>
          <w:highlight w:val="white"/>
          <w:lang w:val="sv-SE"/>
        </w:rPr>
        <w:t>initialization</w:t>
      </w:r>
      <w:r w:rsidR="001F2E9D">
        <w:rPr>
          <w:highlight w:val="white"/>
          <w:lang w:val="sv-SE"/>
        </w:rPr>
        <w:t xml:space="preserve"> lists.</w:t>
      </w:r>
    </w:p>
    <w:p w14:paraId="4578302B" w14:textId="595F03FD" w:rsidR="00840DDD" w:rsidRDefault="00840DDD" w:rsidP="00840DDD">
      <w:pPr>
        <w:pStyle w:val="Code"/>
        <w:rPr>
          <w:highlight w:val="white"/>
          <w:lang w:val="sv-SE"/>
        </w:rPr>
      </w:pPr>
      <w:r>
        <w:rPr>
          <w:highlight w:val="white"/>
          <w:lang w:val="sv-SE"/>
        </w:rPr>
        <w:t xml:space="preserve">  | LEFT_BLOCK </w:t>
      </w:r>
      <w:r w:rsidR="002F35C1">
        <w:rPr>
          <w:highlight w:val="white"/>
          <w:lang w:val="sv-SE"/>
        </w:rPr>
        <w:t>initializer</w:t>
      </w:r>
      <w:r>
        <w:rPr>
          <w:highlight w:val="white"/>
          <w:lang w:val="sv-SE"/>
        </w:rPr>
        <w:t>_list optional_comma RIGHT_BLOCK {</w:t>
      </w:r>
    </w:p>
    <w:p w14:paraId="2EDCB817" w14:textId="77777777" w:rsidR="00840DDD" w:rsidRDefault="00840DDD" w:rsidP="00840DDD">
      <w:pPr>
        <w:pStyle w:val="Code"/>
        <w:rPr>
          <w:highlight w:val="white"/>
          <w:lang w:val="sv-SE"/>
        </w:rPr>
      </w:pPr>
      <w:r>
        <w:rPr>
          <w:highlight w:val="white"/>
          <w:lang w:val="sv-SE"/>
        </w:rPr>
        <w:t xml:space="preserve">      $$ = $2;</w:t>
      </w:r>
    </w:p>
    <w:p w14:paraId="648F155B" w14:textId="77777777" w:rsidR="00840DDD" w:rsidRDefault="00840DDD" w:rsidP="00840DDD">
      <w:pPr>
        <w:pStyle w:val="Code"/>
        <w:rPr>
          <w:highlight w:val="white"/>
          <w:lang w:val="sv-SE"/>
        </w:rPr>
      </w:pPr>
      <w:r>
        <w:rPr>
          <w:highlight w:val="white"/>
          <w:lang w:val="sv-SE"/>
        </w:rPr>
        <w:t xml:space="preserve">    };</w:t>
      </w:r>
    </w:p>
    <w:p w14:paraId="60333D71" w14:textId="77777777" w:rsidR="00840DDD" w:rsidRDefault="00840DDD" w:rsidP="00840DDD">
      <w:pPr>
        <w:pStyle w:val="Code"/>
        <w:rPr>
          <w:highlight w:val="white"/>
          <w:lang w:val="sv-SE"/>
        </w:rPr>
      </w:pPr>
    </w:p>
    <w:p w14:paraId="28C8FBC8" w14:textId="77777777" w:rsidR="00840DDD" w:rsidRDefault="00840DDD" w:rsidP="00840DDD">
      <w:pPr>
        <w:pStyle w:val="Code"/>
        <w:rPr>
          <w:highlight w:val="white"/>
          <w:lang w:val="sv-SE"/>
        </w:rPr>
      </w:pPr>
      <w:r>
        <w:rPr>
          <w:highlight w:val="white"/>
          <w:lang w:val="sv-SE"/>
        </w:rPr>
        <w:t>optional_comma:</w:t>
      </w:r>
    </w:p>
    <w:p w14:paraId="416FF86E" w14:textId="77777777" w:rsidR="00840DDD" w:rsidRDefault="00840DDD" w:rsidP="00840DDD">
      <w:pPr>
        <w:pStyle w:val="Code"/>
        <w:rPr>
          <w:highlight w:val="white"/>
          <w:lang w:val="sv-SE"/>
        </w:rPr>
      </w:pPr>
      <w:r>
        <w:rPr>
          <w:highlight w:val="white"/>
          <w:lang w:val="sv-SE"/>
        </w:rPr>
        <w:t xml:space="preserve">    /* Empty */</w:t>
      </w:r>
    </w:p>
    <w:p w14:paraId="7F9A6674" w14:textId="77777777" w:rsidR="00840DDD" w:rsidRDefault="00840DDD" w:rsidP="00840DDD">
      <w:pPr>
        <w:pStyle w:val="Code"/>
        <w:rPr>
          <w:highlight w:val="white"/>
          <w:lang w:val="sv-SE"/>
        </w:rPr>
      </w:pPr>
      <w:r>
        <w:rPr>
          <w:highlight w:val="white"/>
          <w:lang w:val="sv-SE"/>
        </w:rPr>
        <w:t xml:space="preserve">  | COMMA;</w:t>
      </w:r>
    </w:p>
    <w:p w14:paraId="61596FD1" w14:textId="77777777" w:rsidR="00840DDD" w:rsidRDefault="00840DDD" w:rsidP="00840DDD">
      <w:pPr>
        <w:pStyle w:val="Code"/>
        <w:rPr>
          <w:highlight w:val="white"/>
          <w:lang w:val="sv-SE"/>
        </w:rPr>
      </w:pPr>
    </w:p>
    <w:p w14:paraId="3F23928C" w14:textId="156D559E" w:rsidR="00840DDD" w:rsidRDefault="002F35C1" w:rsidP="00840DDD">
      <w:pPr>
        <w:pStyle w:val="Code"/>
        <w:rPr>
          <w:highlight w:val="white"/>
          <w:lang w:val="sv-SE"/>
        </w:rPr>
      </w:pPr>
      <w:r>
        <w:rPr>
          <w:highlight w:val="white"/>
          <w:lang w:val="sv-SE"/>
        </w:rPr>
        <w:t>initializer</w:t>
      </w:r>
      <w:r w:rsidR="00840DDD">
        <w:rPr>
          <w:highlight w:val="white"/>
          <w:lang w:val="sv-SE"/>
        </w:rPr>
        <w:t>_list:</w:t>
      </w:r>
    </w:p>
    <w:p w14:paraId="52B9D4BB" w14:textId="543534ED" w:rsidR="00840DDD" w:rsidRDefault="00840DDD" w:rsidP="00840DDD">
      <w:pPr>
        <w:pStyle w:val="Code"/>
        <w:rPr>
          <w:highlight w:val="white"/>
          <w:lang w:val="sv-SE"/>
        </w:rPr>
      </w:pPr>
      <w:r>
        <w:rPr>
          <w:highlight w:val="white"/>
          <w:lang w:val="sv-SE"/>
        </w:rPr>
        <w:t xml:space="preserve">    </w:t>
      </w:r>
      <w:r w:rsidR="002F35C1">
        <w:rPr>
          <w:highlight w:val="white"/>
          <w:lang w:val="sv-SE"/>
        </w:rPr>
        <w:t>initializer</w:t>
      </w:r>
      <w:r>
        <w:rPr>
          <w:highlight w:val="white"/>
          <w:lang w:val="sv-SE"/>
        </w:rPr>
        <w:t xml:space="preserve"> {</w:t>
      </w:r>
    </w:p>
    <w:p w14:paraId="3E22FBE6" w14:textId="77777777" w:rsidR="00840DDD" w:rsidRDefault="00840DDD" w:rsidP="00840DDD">
      <w:pPr>
        <w:pStyle w:val="Code"/>
        <w:rPr>
          <w:highlight w:val="white"/>
          <w:lang w:val="sv-SE"/>
        </w:rPr>
      </w:pPr>
      <w:r>
        <w:rPr>
          <w:highlight w:val="white"/>
          <w:lang w:val="sv-SE"/>
        </w:rPr>
        <w:t xml:space="preserve">      $$ = new List&lt;object&gt;();</w:t>
      </w:r>
    </w:p>
    <w:p w14:paraId="5F268AF5" w14:textId="77777777" w:rsidR="00840DDD" w:rsidRDefault="00840DDD" w:rsidP="00840DDD">
      <w:pPr>
        <w:pStyle w:val="Code"/>
        <w:rPr>
          <w:highlight w:val="white"/>
          <w:lang w:val="sv-SE"/>
        </w:rPr>
      </w:pPr>
      <w:r>
        <w:rPr>
          <w:highlight w:val="white"/>
          <w:lang w:val="sv-SE"/>
        </w:rPr>
        <w:t xml:space="preserve">      $$.Add($1);</w:t>
      </w:r>
    </w:p>
    <w:p w14:paraId="64ADC220" w14:textId="77777777" w:rsidR="00840DDD" w:rsidRDefault="00840DDD" w:rsidP="00840DDD">
      <w:pPr>
        <w:pStyle w:val="Code"/>
        <w:rPr>
          <w:highlight w:val="white"/>
          <w:lang w:val="sv-SE"/>
        </w:rPr>
      </w:pPr>
      <w:r>
        <w:rPr>
          <w:highlight w:val="white"/>
          <w:lang w:val="sv-SE"/>
        </w:rPr>
        <w:t xml:space="preserve">    }</w:t>
      </w:r>
    </w:p>
    <w:p w14:paraId="78FD3FC1" w14:textId="5585EB55" w:rsidR="00840DDD" w:rsidRDefault="00840DDD" w:rsidP="00840DDD">
      <w:pPr>
        <w:pStyle w:val="Code"/>
        <w:rPr>
          <w:highlight w:val="white"/>
          <w:lang w:val="sv-SE"/>
        </w:rPr>
      </w:pPr>
      <w:r>
        <w:rPr>
          <w:highlight w:val="white"/>
          <w:lang w:val="sv-SE"/>
        </w:rPr>
        <w:t xml:space="preserve">  | </w:t>
      </w:r>
      <w:r w:rsidR="002F35C1">
        <w:rPr>
          <w:highlight w:val="white"/>
          <w:lang w:val="sv-SE"/>
        </w:rPr>
        <w:t>initializer</w:t>
      </w:r>
      <w:r>
        <w:rPr>
          <w:highlight w:val="white"/>
          <w:lang w:val="sv-SE"/>
        </w:rPr>
        <w:t xml:space="preserve">_list COMMA </w:t>
      </w:r>
      <w:r w:rsidR="002F35C1">
        <w:rPr>
          <w:highlight w:val="white"/>
          <w:lang w:val="sv-SE"/>
        </w:rPr>
        <w:t>initializer</w:t>
      </w:r>
      <w:r>
        <w:rPr>
          <w:highlight w:val="white"/>
          <w:lang w:val="sv-SE"/>
        </w:rPr>
        <w:t xml:space="preserve"> {</w:t>
      </w:r>
    </w:p>
    <w:p w14:paraId="2683D22A" w14:textId="77777777" w:rsidR="00840DDD" w:rsidRDefault="00840DDD" w:rsidP="00840DDD">
      <w:pPr>
        <w:pStyle w:val="Code"/>
        <w:rPr>
          <w:highlight w:val="white"/>
          <w:lang w:val="sv-SE"/>
        </w:rPr>
      </w:pPr>
      <w:r>
        <w:rPr>
          <w:highlight w:val="white"/>
          <w:lang w:val="sv-SE"/>
        </w:rPr>
        <w:t xml:space="preserve">      $1.Add($3);</w:t>
      </w:r>
    </w:p>
    <w:p w14:paraId="2A226343" w14:textId="77777777" w:rsidR="00840DDD" w:rsidRDefault="00840DDD" w:rsidP="00840DDD">
      <w:pPr>
        <w:pStyle w:val="Code"/>
        <w:rPr>
          <w:highlight w:val="white"/>
          <w:lang w:val="sv-SE"/>
        </w:rPr>
      </w:pPr>
      <w:r>
        <w:rPr>
          <w:highlight w:val="white"/>
          <w:lang w:val="sv-SE"/>
        </w:rPr>
        <w:t xml:space="preserve">      $$ = $1;</w:t>
      </w:r>
    </w:p>
    <w:p w14:paraId="0446B831" w14:textId="77777777" w:rsidR="00840DDD" w:rsidRDefault="00840DDD" w:rsidP="00840DDD">
      <w:pPr>
        <w:pStyle w:val="Code"/>
        <w:rPr>
          <w:highlight w:val="white"/>
          <w:lang w:val="sv-SE"/>
        </w:rPr>
      </w:pPr>
      <w:r>
        <w:rPr>
          <w:highlight w:val="white"/>
          <w:lang w:val="sv-SE"/>
        </w:rPr>
        <w:lastRenderedPageBreak/>
        <w:t xml:space="preserve">    };</w:t>
      </w:r>
    </w:p>
    <w:p w14:paraId="510E2938" w14:textId="024AEA02" w:rsidR="00840DDD" w:rsidRDefault="007E7175" w:rsidP="007E7175">
      <w:pPr>
        <w:pStyle w:val="Rubrik4"/>
        <w:rPr>
          <w:highlight w:val="white"/>
          <w:lang w:val="sv-SE"/>
        </w:rPr>
      </w:pPr>
      <w:r>
        <w:rPr>
          <w:highlight w:val="white"/>
          <w:lang w:val="sv-SE"/>
        </w:rPr>
        <w:t>Abstract Declarator</w:t>
      </w:r>
    </w:p>
    <w:p w14:paraId="27501D7D" w14:textId="77777777" w:rsidR="00840DDD" w:rsidRDefault="00840DDD" w:rsidP="00840DDD">
      <w:pPr>
        <w:pStyle w:val="Code"/>
        <w:rPr>
          <w:highlight w:val="white"/>
          <w:lang w:val="sv-SE"/>
        </w:rPr>
      </w:pPr>
      <w:r>
        <w:rPr>
          <w:highlight w:val="white"/>
          <w:lang w:val="sv-SE"/>
        </w:rPr>
        <w:t>abstract_declarator:</w:t>
      </w:r>
    </w:p>
    <w:p w14:paraId="47881D93" w14:textId="77777777" w:rsidR="00840DDD" w:rsidRDefault="00840DDD" w:rsidP="00840DDD">
      <w:pPr>
        <w:pStyle w:val="Code"/>
        <w:rPr>
          <w:highlight w:val="white"/>
          <w:lang w:val="sv-SE"/>
        </w:rPr>
      </w:pPr>
      <w:r>
        <w:rPr>
          <w:highlight w:val="white"/>
          <w:lang w:val="sv-SE"/>
        </w:rPr>
        <w:t xml:space="preserve">    pointer_list {</w:t>
      </w:r>
    </w:p>
    <w:p w14:paraId="4BE37016" w14:textId="77777777" w:rsidR="00840DDD" w:rsidRDefault="00840DDD" w:rsidP="00840DDD">
      <w:pPr>
        <w:pStyle w:val="Code"/>
        <w:rPr>
          <w:highlight w:val="white"/>
          <w:lang w:val="sv-SE"/>
        </w:rPr>
      </w:pPr>
      <w:r>
        <w:rPr>
          <w:highlight w:val="white"/>
          <w:lang w:val="sv-SE"/>
        </w:rPr>
        <w:t xml:space="preserve">      $$ = MiddleCodeGenerator.PointerDeclarator($1, null);</w:t>
      </w:r>
    </w:p>
    <w:p w14:paraId="6F4FD41B" w14:textId="77777777" w:rsidR="00840DDD" w:rsidRDefault="00840DDD" w:rsidP="00840DDD">
      <w:pPr>
        <w:pStyle w:val="Code"/>
        <w:rPr>
          <w:highlight w:val="white"/>
          <w:lang w:val="sv-SE"/>
        </w:rPr>
      </w:pPr>
      <w:r>
        <w:rPr>
          <w:highlight w:val="white"/>
          <w:lang w:val="sv-SE"/>
        </w:rPr>
        <w:t xml:space="preserve">    }      </w:t>
      </w:r>
    </w:p>
    <w:p w14:paraId="64890106" w14:textId="77777777" w:rsidR="00840DDD" w:rsidRDefault="00840DDD" w:rsidP="00840DDD">
      <w:pPr>
        <w:pStyle w:val="Code"/>
        <w:rPr>
          <w:highlight w:val="white"/>
          <w:lang w:val="sv-SE"/>
        </w:rPr>
      </w:pPr>
      <w:r>
        <w:rPr>
          <w:highlight w:val="white"/>
          <w:lang w:val="sv-SE"/>
        </w:rPr>
        <w:t xml:space="preserve">  | optional_pointer_list direct_abstract_declarator {</w:t>
      </w:r>
    </w:p>
    <w:p w14:paraId="76F92EB3" w14:textId="77777777" w:rsidR="00840DDD" w:rsidRDefault="00840DDD" w:rsidP="00840DDD">
      <w:pPr>
        <w:pStyle w:val="Code"/>
        <w:rPr>
          <w:highlight w:val="white"/>
          <w:lang w:val="sv-SE"/>
        </w:rPr>
      </w:pPr>
      <w:r>
        <w:rPr>
          <w:highlight w:val="white"/>
          <w:lang w:val="sv-SE"/>
        </w:rPr>
        <w:t xml:space="preserve">      $$ = MiddleCodeGenerator.PointerDeclarator($1, $2);</w:t>
      </w:r>
    </w:p>
    <w:p w14:paraId="50817BF7" w14:textId="77777777" w:rsidR="00840DDD" w:rsidRDefault="00840DDD" w:rsidP="00840DDD">
      <w:pPr>
        <w:pStyle w:val="Code"/>
        <w:rPr>
          <w:highlight w:val="white"/>
          <w:lang w:val="sv-SE"/>
        </w:rPr>
      </w:pPr>
      <w:r>
        <w:rPr>
          <w:highlight w:val="white"/>
          <w:lang w:val="sv-SE"/>
        </w:rPr>
        <w:t xml:space="preserve">    };      </w:t>
      </w:r>
    </w:p>
    <w:p w14:paraId="127DA526" w14:textId="77777777" w:rsidR="00840DDD" w:rsidRDefault="00840DDD" w:rsidP="00840DDD">
      <w:pPr>
        <w:pStyle w:val="Code"/>
        <w:rPr>
          <w:highlight w:val="white"/>
          <w:lang w:val="sv-SE"/>
        </w:rPr>
      </w:pPr>
    </w:p>
    <w:p w14:paraId="7935644A" w14:textId="77777777" w:rsidR="00840DDD" w:rsidRDefault="00840DDD" w:rsidP="00840DDD">
      <w:pPr>
        <w:pStyle w:val="Code"/>
        <w:rPr>
          <w:highlight w:val="white"/>
          <w:lang w:val="sv-SE"/>
        </w:rPr>
      </w:pPr>
      <w:r>
        <w:rPr>
          <w:highlight w:val="white"/>
          <w:lang w:val="sv-SE"/>
        </w:rPr>
        <w:t>direct_abstract_declarator:</w:t>
      </w:r>
    </w:p>
    <w:p w14:paraId="105561A6" w14:textId="77777777" w:rsidR="00840DDD" w:rsidRDefault="00840DDD" w:rsidP="00840DDD">
      <w:pPr>
        <w:pStyle w:val="Code"/>
        <w:rPr>
          <w:highlight w:val="white"/>
          <w:lang w:val="sv-SE"/>
        </w:rPr>
      </w:pPr>
      <w:r>
        <w:rPr>
          <w:highlight w:val="white"/>
          <w:lang w:val="sv-SE"/>
        </w:rPr>
        <w:t xml:space="preserve">    LEFT_PARENTHESIS abstract_declarator RIGHT_PARENTHESIS {</w:t>
      </w:r>
    </w:p>
    <w:p w14:paraId="368FCD09" w14:textId="77777777" w:rsidR="00840DDD" w:rsidRDefault="00840DDD" w:rsidP="00840DDD">
      <w:pPr>
        <w:pStyle w:val="Code"/>
        <w:rPr>
          <w:highlight w:val="white"/>
          <w:lang w:val="sv-SE"/>
        </w:rPr>
      </w:pPr>
      <w:r>
        <w:rPr>
          <w:highlight w:val="white"/>
          <w:lang w:val="sv-SE"/>
        </w:rPr>
        <w:t xml:space="preserve">      $$ = $2;</w:t>
      </w:r>
    </w:p>
    <w:p w14:paraId="45B9A0CB" w14:textId="77777777" w:rsidR="00840DDD" w:rsidRDefault="00840DDD" w:rsidP="00840DDD">
      <w:pPr>
        <w:pStyle w:val="Code"/>
        <w:rPr>
          <w:highlight w:val="white"/>
          <w:lang w:val="sv-SE"/>
        </w:rPr>
      </w:pPr>
      <w:r>
        <w:rPr>
          <w:highlight w:val="white"/>
          <w:lang w:val="sv-SE"/>
        </w:rPr>
        <w:t xml:space="preserve">    }</w:t>
      </w:r>
    </w:p>
    <w:p w14:paraId="7D5A735E" w14:textId="77777777" w:rsidR="00840DDD" w:rsidRDefault="00840DDD" w:rsidP="00840DDD">
      <w:pPr>
        <w:pStyle w:val="Code"/>
        <w:rPr>
          <w:highlight w:val="white"/>
          <w:lang w:val="sv-SE"/>
        </w:rPr>
      </w:pPr>
      <w:r>
        <w:rPr>
          <w:highlight w:val="white"/>
          <w:lang w:val="sv-SE"/>
        </w:rPr>
        <w:t xml:space="preserve">  | LEFT_SQUARE optional_constant_integral_expression RIGHT_SQUARE {</w:t>
      </w:r>
    </w:p>
    <w:p w14:paraId="1208E55F" w14:textId="77777777" w:rsidR="00840DDD" w:rsidRDefault="00840DDD" w:rsidP="00840DDD">
      <w:pPr>
        <w:pStyle w:val="Code"/>
        <w:rPr>
          <w:highlight w:val="white"/>
          <w:lang w:val="sv-SE"/>
        </w:rPr>
      </w:pPr>
      <w:r>
        <w:rPr>
          <w:highlight w:val="white"/>
          <w:lang w:val="sv-SE"/>
        </w:rPr>
        <w:t xml:space="preserve">      $$ = MiddleCodeGenerator.ArrayType(null, $2);</w:t>
      </w:r>
    </w:p>
    <w:p w14:paraId="7A5429AD" w14:textId="77777777" w:rsidR="00840DDD" w:rsidRDefault="00840DDD" w:rsidP="00840DDD">
      <w:pPr>
        <w:pStyle w:val="Code"/>
        <w:rPr>
          <w:highlight w:val="white"/>
          <w:lang w:val="sv-SE"/>
        </w:rPr>
      </w:pPr>
      <w:r>
        <w:rPr>
          <w:highlight w:val="white"/>
          <w:lang w:val="sv-SE"/>
        </w:rPr>
        <w:t xml:space="preserve">    }</w:t>
      </w:r>
    </w:p>
    <w:p w14:paraId="09CFCC95" w14:textId="77777777" w:rsidR="00840DDD" w:rsidRDefault="00840DDD" w:rsidP="00840DDD">
      <w:pPr>
        <w:pStyle w:val="Code"/>
        <w:rPr>
          <w:highlight w:val="white"/>
          <w:lang w:val="sv-SE"/>
        </w:rPr>
      </w:pPr>
      <w:r>
        <w:rPr>
          <w:highlight w:val="white"/>
          <w:lang w:val="sv-SE"/>
        </w:rPr>
        <w:t xml:space="preserve">  | direct_abstract_declarator</w:t>
      </w:r>
    </w:p>
    <w:p w14:paraId="03E837FD" w14:textId="77777777" w:rsidR="00840DDD" w:rsidRDefault="00840DDD" w:rsidP="00840DDD">
      <w:pPr>
        <w:pStyle w:val="Code"/>
        <w:rPr>
          <w:highlight w:val="white"/>
          <w:lang w:val="sv-SE"/>
        </w:rPr>
      </w:pPr>
      <w:r>
        <w:rPr>
          <w:highlight w:val="white"/>
          <w:lang w:val="sv-SE"/>
        </w:rPr>
        <w:t xml:space="preserve">    LEFT_SQUARE optional_constant_integral_expression RIGHT_SQUARE {</w:t>
      </w:r>
    </w:p>
    <w:p w14:paraId="7EB89FCD" w14:textId="77777777" w:rsidR="00840DDD" w:rsidRDefault="00840DDD" w:rsidP="00840DDD">
      <w:pPr>
        <w:pStyle w:val="Code"/>
        <w:rPr>
          <w:highlight w:val="white"/>
          <w:lang w:val="sv-SE"/>
        </w:rPr>
      </w:pPr>
      <w:r>
        <w:rPr>
          <w:highlight w:val="white"/>
          <w:lang w:val="sv-SE"/>
        </w:rPr>
        <w:t xml:space="preserve">      $$ = MiddleCodeGenerator.ArrayType($1, $3);</w:t>
      </w:r>
    </w:p>
    <w:p w14:paraId="0BD772D6" w14:textId="77777777" w:rsidR="00840DDD" w:rsidRDefault="00840DDD" w:rsidP="00840DDD">
      <w:pPr>
        <w:pStyle w:val="Code"/>
        <w:rPr>
          <w:highlight w:val="white"/>
          <w:lang w:val="sv-SE"/>
        </w:rPr>
      </w:pPr>
      <w:r>
        <w:rPr>
          <w:highlight w:val="white"/>
          <w:lang w:val="sv-SE"/>
        </w:rPr>
        <w:t xml:space="preserve">    }</w:t>
      </w:r>
    </w:p>
    <w:p w14:paraId="635D3CDA" w14:textId="77777777" w:rsidR="00840DDD" w:rsidRDefault="00840DDD" w:rsidP="00840DDD">
      <w:pPr>
        <w:pStyle w:val="Code"/>
        <w:rPr>
          <w:highlight w:val="white"/>
          <w:lang w:val="sv-SE"/>
        </w:rPr>
      </w:pPr>
      <w:r>
        <w:rPr>
          <w:highlight w:val="white"/>
          <w:lang w:val="sv-SE"/>
        </w:rPr>
        <w:t xml:space="preserve">  | LEFT_PARENTHESIS optional_parameter_ellipse_list RIGHT_PARENTHESIS {</w:t>
      </w:r>
    </w:p>
    <w:p w14:paraId="0AF4717B" w14:textId="77777777" w:rsidR="00840DDD" w:rsidRDefault="00840DDD" w:rsidP="00840DDD">
      <w:pPr>
        <w:pStyle w:val="Code"/>
        <w:rPr>
          <w:highlight w:val="white"/>
          <w:lang w:val="sv-SE"/>
        </w:rPr>
      </w:pPr>
      <w:r>
        <w:rPr>
          <w:highlight w:val="white"/>
          <w:lang w:val="sv-SE"/>
        </w:rPr>
        <w:t xml:space="preserve">      $$ = MiddleCodeGenerator.</w:t>
      </w:r>
    </w:p>
    <w:p w14:paraId="5EB23FF1" w14:textId="77777777" w:rsidR="00840DDD" w:rsidRDefault="00840DDD" w:rsidP="00840DDD">
      <w:pPr>
        <w:pStyle w:val="Code"/>
        <w:rPr>
          <w:highlight w:val="white"/>
          <w:lang w:val="sv-SE"/>
        </w:rPr>
      </w:pPr>
      <w:r>
        <w:rPr>
          <w:highlight w:val="white"/>
          <w:lang w:val="sv-SE"/>
        </w:rPr>
        <w:t xml:space="preserve">           NewFunctionDeclaration(null, $2.First, $2.Second);</w:t>
      </w:r>
    </w:p>
    <w:p w14:paraId="774BEC98" w14:textId="77777777" w:rsidR="00840DDD" w:rsidRDefault="00840DDD" w:rsidP="00840DDD">
      <w:pPr>
        <w:pStyle w:val="Code"/>
        <w:rPr>
          <w:highlight w:val="white"/>
          <w:lang w:val="sv-SE"/>
        </w:rPr>
      </w:pPr>
      <w:r>
        <w:rPr>
          <w:highlight w:val="white"/>
          <w:lang w:val="sv-SE"/>
        </w:rPr>
        <w:t xml:space="preserve">    }</w:t>
      </w:r>
    </w:p>
    <w:p w14:paraId="36C08093" w14:textId="77777777" w:rsidR="00840DDD" w:rsidRDefault="00840DDD" w:rsidP="00840DDD">
      <w:pPr>
        <w:pStyle w:val="Code"/>
        <w:rPr>
          <w:highlight w:val="white"/>
          <w:lang w:val="sv-SE"/>
        </w:rPr>
      </w:pPr>
      <w:r>
        <w:rPr>
          <w:highlight w:val="white"/>
          <w:lang w:val="sv-SE"/>
        </w:rPr>
        <w:t xml:space="preserve">  | direct_abstract_declarator</w:t>
      </w:r>
    </w:p>
    <w:p w14:paraId="12115CE6" w14:textId="77777777" w:rsidR="00840DDD" w:rsidRDefault="00840DDD" w:rsidP="00840DDD">
      <w:pPr>
        <w:pStyle w:val="Code"/>
        <w:rPr>
          <w:highlight w:val="white"/>
          <w:lang w:val="sv-SE"/>
        </w:rPr>
      </w:pPr>
      <w:r>
        <w:rPr>
          <w:highlight w:val="white"/>
          <w:lang w:val="sv-SE"/>
        </w:rPr>
        <w:t xml:space="preserve">    LEFT_PARENTHESIS optional_parameter_ellipse_list RIGHT_PARENTHESIS {</w:t>
      </w:r>
    </w:p>
    <w:p w14:paraId="3F25A0B2" w14:textId="77777777" w:rsidR="00840DDD" w:rsidRDefault="00840DDD" w:rsidP="00840DDD">
      <w:pPr>
        <w:pStyle w:val="Code"/>
        <w:rPr>
          <w:highlight w:val="white"/>
          <w:lang w:val="sv-SE"/>
        </w:rPr>
      </w:pPr>
      <w:r>
        <w:rPr>
          <w:highlight w:val="white"/>
          <w:lang w:val="sv-SE"/>
        </w:rPr>
        <w:t xml:space="preserve">      $$ = MiddleCodeGenerator.</w:t>
      </w:r>
    </w:p>
    <w:p w14:paraId="2192AEE6" w14:textId="77777777" w:rsidR="00840DDD" w:rsidRDefault="00840DDD" w:rsidP="00840DDD">
      <w:pPr>
        <w:pStyle w:val="Code"/>
        <w:rPr>
          <w:highlight w:val="white"/>
          <w:lang w:val="sv-SE"/>
        </w:rPr>
      </w:pPr>
      <w:r>
        <w:rPr>
          <w:highlight w:val="white"/>
          <w:lang w:val="sv-SE"/>
        </w:rPr>
        <w:t xml:space="preserve">           NewFunctionDeclaration($1, $3.First, $3.Second);</w:t>
      </w:r>
    </w:p>
    <w:p w14:paraId="27A3D15F" w14:textId="28B6386D" w:rsidR="0087340E" w:rsidRDefault="00840DDD" w:rsidP="002B467E">
      <w:pPr>
        <w:pStyle w:val="Code"/>
        <w:rPr>
          <w:highlight w:val="white"/>
          <w:lang w:val="sv-SE"/>
        </w:rPr>
      </w:pPr>
      <w:r>
        <w:rPr>
          <w:highlight w:val="white"/>
          <w:lang w:val="sv-SE"/>
        </w:rPr>
        <w:t xml:space="preserve">    };</w:t>
      </w:r>
    </w:p>
    <w:p w14:paraId="407BF8AC" w14:textId="7140EFAF" w:rsidR="007E34E4" w:rsidRPr="00AC245B" w:rsidRDefault="00C42C18" w:rsidP="007E34E4">
      <w:pPr>
        <w:pStyle w:val="Rubrik2"/>
        <w:rPr>
          <w:highlight w:val="white"/>
          <w:lang w:val="sv-SE"/>
        </w:rPr>
      </w:pPr>
      <w:r>
        <w:rPr>
          <w:highlight w:val="white"/>
          <w:lang w:val="sv-SE"/>
        </w:rPr>
        <w:t>Stat</w:t>
      </w:r>
      <w:r w:rsidR="008E06B1">
        <w:rPr>
          <w:highlight w:val="white"/>
          <w:lang w:val="sv-SE"/>
        </w:rPr>
        <w:t>e</w:t>
      </w:r>
      <w:r>
        <w:rPr>
          <w:highlight w:val="white"/>
          <w:lang w:val="sv-SE"/>
        </w:rPr>
        <w:t>ments</w:t>
      </w:r>
    </w:p>
    <w:p w14:paraId="1D5ED6B3" w14:textId="70D24D44" w:rsidR="00E40B78" w:rsidRPr="00EC76D5" w:rsidRDefault="00E40B78" w:rsidP="00C901A8">
      <w:r w:rsidRPr="00EC76D5">
        <w:t xml:space="preserve">The </w:t>
      </w:r>
      <w:r w:rsidRPr="00EC76D5">
        <w:rPr>
          <w:rStyle w:val="CodeInText"/>
        </w:rPr>
        <w:t>generateFunctionCode</w:t>
      </w:r>
      <w:r w:rsidRPr="00EC76D5">
        <w:t xml:space="preserve"> is called after the middle code of the function has been generated. Its task is to genereate the assembler and object code of the function. If the function returns </w:t>
      </w:r>
      <w:r w:rsidRPr="00EC76D5">
        <w:rPr>
          <w:rStyle w:val="CodeInText"/>
        </w:rPr>
        <w:t>void</w:t>
      </w:r>
      <w:r w:rsidRPr="00EC76D5">
        <w:t xml:space="preserve"> and is the main function, the </w:t>
      </w:r>
      <w:r w:rsidRPr="00EC76D5">
        <w:rPr>
          <w:rStyle w:val="CodeInText"/>
        </w:rPr>
        <w:t>Exit</w:t>
      </w:r>
      <w:r w:rsidRPr="00EC76D5">
        <w:t xml:space="preserve"> middle code is added to middle code list. If the it returns </w:t>
      </w:r>
      <w:r w:rsidRPr="00EC76D5">
        <w:rPr>
          <w:rStyle w:val="CodeInText"/>
        </w:rPr>
        <w:t>void</w:t>
      </w:r>
      <w:r w:rsidRPr="00EC76D5">
        <w:t xml:space="preserve"> and is not the main, the Return middle code instruction is added.</w:t>
      </w:r>
    </w:p>
    <w:p w14:paraId="4DB3DF94" w14:textId="77777777" w:rsidR="0022259F" w:rsidRPr="00EC76D5" w:rsidRDefault="0022259F" w:rsidP="00E40B78"/>
    <w:p w14:paraId="4487ADA5" w14:textId="33F4B441" w:rsidR="00E40B78" w:rsidRPr="00EC76D5" w:rsidRDefault="00E40B78" w:rsidP="00E40B78">
      <w:r w:rsidRPr="00EC76D5">
        <w:t>Then the middle code is being optimized and a list of base blocks is generated.</w:t>
      </w:r>
    </w:p>
    <w:p w14:paraId="1F09B5A6" w14:textId="77777777" w:rsidR="00E40B78" w:rsidRPr="00EC76D5" w:rsidRDefault="00E40B78" w:rsidP="00E40B78">
      <w:r w:rsidRPr="00EC76D5">
        <w:t>The object code is actually generated twice, since we want to know which symbols are not used and can be removed from the symbol table.</w:t>
      </w:r>
    </w:p>
    <w:p w14:paraId="64FCD931" w14:textId="77777777" w:rsidR="00E40B78" w:rsidRPr="00EC76D5" w:rsidRDefault="00E40B78" w:rsidP="00E40B78">
      <w:r w:rsidRPr="00EC76D5">
        <w:t>If the function is the main function we have to modify the entry point of the function.</w:t>
      </w:r>
    </w:p>
    <w:p w14:paraId="669A5546" w14:textId="77777777" w:rsidR="00E40B78" w:rsidRPr="00EC76D5" w:rsidRDefault="00E40B78" w:rsidP="00E40B78">
      <w:r w:rsidRPr="00EC76D5">
        <w:t>Finally, the function is added to the linker map and the symbol table is popped.</w:t>
      </w:r>
    </w:p>
    <w:p w14:paraId="3E95C270" w14:textId="77777777" w:rsidR="00E40B78" w:rsidRPr="00EC76D5" w:rsidRDefault="00E40B78" w:rsidP="00E40B78">
      <w:r w:rsidRPr="00EC76D5">
        <w:t xml:space="preserve">The </w:t>
      </w:r>
      <w:r w:rsidRPr="00EC76D5">
        <w:rPr>
          <w:rStyle w:val="CodeInText"/>
        </w:rPr>
        <w:t>generateAssemblerText</w:t>
      </w:r>
      <w:r w:rsidRPr="00EC76D5">
        <w:t xml:space="preserve"> method generates the assembler code for the function.</w:t>
      </w:r>
    </w:p>
    <w:p w14:paraId="77CAA80F" w14:textId="77777777" w:rsidR="00E40B78" w:rsidRPr="00EC76D5" w:rsidRDefault="00E40B78" w:rsidP="00E40B78">
      <w:r w:rsidRPr="00EC76D5">
        <w:t xml:space="preserve">When a function containing </w:t>
      </w:r>
      <w:r w:rsidRPr="00EC76D5">
        <w:rPr>
          <w:rStyle w:val="CodeInText"/>
        </w:rPr>
        <w:t>goto</w:t>
      </w:r>
      <w:r w:rsidRPr="00EC76D5">
        <w:t xml:space="preserve"> statements has been parsed, the addresses need to be set with the help of the label map.</w:t>
      </w:r>
    </w:p>
    <w:p w14:paraId="16DFFE45" w14:textId="0CB3C129" w:rsidR="00B075C3" w:rsidRDefault="00B141F0" w:rsidP="00E40B78">
      <w:pPr>
        <w:pStyle w:val="Rubrik3"/>
      </w:pPr>
      <w:bookmarkStart w:id="54" w:name="_Ref418259975"/>
      <w:bookmarkStart w:id="55" w:name="_Toc481936149"/>
      <w:r>
        <w:lastRenderedPageBreak/>
        <w:t xml:space="preserve">The </w:t>
      </w:r>
      <w:r w:rsidR="00B075C3">
        <w:t>if-else</w:t>
      </w:r>
      <w:r>
        <w:t xml:space="preserve"> Problem</w:t>
      </w:r>
    </w:p>
    <w:p w14:paraId="75E8F949" w14:textId="4B4DAFB8" w:rsidR="003D7B0F" w:rsidRDefault="00BC30A2" w:rsidP="00BC30A2">
      <w:r>
        <w:t xml:space="preserve">When it comes to the if-else statement we have a problem. </w:t>
      </w:r>
      <w:r w:rsidR="003D7B0F">
        <w:t xml:space="preserve">Given the following </w:t>
      </w:r>
      <w:r w:rsidR="00333AFA">
        <w:t>rules:</w:t>
      </w:r>
    </w:p>
    <w:p w14:paraId="2DEC519F" w14:textId="131077EF" w:rsidR="003D7B0F" w:rsidRDefault="003D7B0F" w:rsidP="003D7B0F">
      <w:pPr>
        <w:pStyle w:val="Code"/>
      </w:pPr>
      <w:r>
        <w:t>statement:</w:t>
      </w:r>
    </w:p>
    <w:p w14:paraId="17C2EE8B" w14:textId="5E4158D9" w:rsidR="003D7B0F" w:rsidRDefault="003D7B0F" w:rsidP="003D7B0F">
      <w:pPr>
        <w:pStyle w:val="Code"/>
      </w:pPr>
      <w:r>
        <w:t xml:space="preserve">    </w:t>
      </w:r>
      <w:r w:rsidRPr="003D7B0F">
        <w:rPr>
          <w:b/>
          <w:bCs/>
        </w:rPr>
        <w:t>if</w:t>
      </w:r>
      <w:r>
        <w:t xml:space="preserve"> ( expression ) statement</w:t>
      </w:r>
    </w:p>
    <w:p w14:paraId="555AB142" w14:textId="37A46C3F" w:rsidR="003D7B0F" w:rsidRDefault="003D7B0F" w:rsidP="003D7B0F">
      <w:pPr>
        <w:pStyle w:val="Code"/>
      </w:pPr>
      <w:r>
        <w:t xml:space="preserve">  | </w:t>
      </w:r>
      <w:r w:rsidRPr="003D7B0F">
        <w:rPr>
          <w:b/>
          <w:bCs/>
        </w:rPr>
        <w:t>if</w:t>
      </w:r>
      <w:r>
        <w:t xml:space="preserve"> ( expression ) statement </w:t>
      </w:r>
      <w:r w:rsidRPr="003D7B0F">
        <w:rPr>
          <w:b/>
          <w:bCs/>
        </w:rPr>
        <w:t>else</w:t>
      </w:r>
      <w:r>
        <w:t xml:space="preserve"> statement</w:t>
      </w:r>
    </w:p>
    <w:p w14:paraId="39D97725" w14:textId="6C96A5EF" w:rsidR="003502A2" w:rsidRDefault="003502A2" w:rsidP="003D7B0F">
      <w:pPr>
        <w:pStyle w:val="Code"/>
      </w:pPr>
      <w:r>
        <w:t xml:space="preserve">  | </w:t>
      </w:r>
      <w:r w:rsidRPr="003502A2">
        <w:rPr>
          <w:i/>
          <w:iCs/>
        </w:rPr>
        <w:t>all other statements</w:t>
      </w:r>
    </w:p>
    <w:p w14:paraId="5857F7CE" w14:textId="3C1FE04A" w:rsidR="00BC30A2" w:rsidRDefault="00BC30A2" w:rsidP="00BC30A2">
      <w:r>
        <w:t>Let</w:t>
      </w:r>
      <w:r w:rsidR="00BF5BE9">
        <w:t xml:space="preserve"> us</w:t>
      </w:r>
      <w:r>
        <w:t xml:space="preserve"> look at the following </w:t>
      </w:r>
      <w:r w:rsidR="00BF5BE9">
        <w:t>two examples</w:t>
      </w:r>
      <w:r>
        <w:t>:</w:t>
      </w:r>
    </w:p>
    <w:p w14:paraId="21A8E700" w14:textId="05E5400A" w:rsidR="00BC30A2" w:rsidRDefault="00BC30A2" w:rsidP="00BC30A2">
      <w:pPr>
        <w:pStyle w:val="Code"/>
      </w:pPr>
      <w:r>
        <w:t>if (a &lt; b)</w:t>
      </w:r>
    </w:p>
    <w:p w14:paraId="65386CB1" w14:textId="34C869E8" w:rsidR="00BC30A2" w:rsidRDefault="00BC30A2" w:rsidP="00BC30A2">
      <w:pPr>
        <w:pStyle w:val="Code"/>
      </w:pPr>
      <w:r>
        <w:t xml:space="preserve">  if (c &lt; d)</w:t>
      </w:r>
    </w:p>
    <w:p w14:paraId="0793B915" w14:textId="2E0B4E16" w:rsidR="00BC30A2" w:rsidRDefault="00BC30A2" w:rsidP="00BC30A2">
      <w:pPr>
        <w:pStyle w:val="Code"/>
      </w:pPr>
      <w:r>
        <w:t xml:space="preserve">    </w:t>
      </w:r>
      <w:r w:rsidR="006756A1">
        <w:t>a = 1;</w:t>
      </w:r>
    </w:p>
    <w:p w14:paraId="6869F9B2" w14:textId="4ED30264" w:rsidR="00BC30A2" w:rsidRDefault="006756A1" w:rsidP="00BC30A2">
      <w:pPr>
        <w:pStyle w:val="Code"/>
      </w:pPr>
      <w:r>
        <w:t xml:space="preserve">  </w:t>
      </w:r>
      <w:r w:rsidR="000C3585">
        <w:t>e</w:t>
      </w:r>
      <w:r w:rsidR="00D81489">
        <w:t>lse</w:t>
      </w:r>
    </w:p>
    <w:p w14:paraId="052FA0E0" w14:textId="3E460860" w:rsidR="006756A1" w:rsidRDefault="006756A1" w:rsidP="00BC30A2">
      <w:pPr>
        <w:pStyle w:val="Code"/>
      </w:pPr>
      <w:r>
        <w:t xml:space="preserve">    b = 1;</w:t>
      </w:r>
    </w:p>
    <w:p w14:paraId="0CE6CFB3" w14:textId="26392B9E" w:rsidR="006756A1" w:rsidRDefault="006756A1" w:rsidP="00BC30A2">
      <w:pPr>
        <w:pStyle w:val="Code"/>
      </w:pPr>
    </w:p>
    <w:p w14:paraId="3003E3F6" w14:textId="77777777" w:rsidR="006756A1" w:rsidRDefault="006756A1" w:rsidP="006756A1">
      <w:pPr>
        <w:pStyle w:val="Code"/>
      </w:pPr>
      <w:r>
        <w:t>if (a &lt; b)</w:t>
      </w:r>
    </w:p>
    <w:p w14:paraId="204D31F4" w14:textId="77777777" w:rsidR="006756A1" w:rsidRDefault="006756A1" w:rsidP="006756A1">
      <w:pPr>
        <w:pStyle w:val="Code"/>
      </w:pPr>
      <w:r>
        <w:t xml:space="preserve">  if (c &lt; d)</w:t>
      </w:r>
    </w:p>
    <w:p w14:paraId="4C823276" w14:textId="77777777" w:rsidR="006756A1" w:rsidRDefault="006756A1" w:rsidP="006756A1">
      <w:pPr>
        <w:pStyle w:val="Code"/>
      </w:pPr>
      <w:r>
        <w:t xml:space="preserve">    a = 1;</w:t>
      </w:r>
    </w:p>
    <w:p w14:paraId="39D6A405" w14:textId="73BDB977" w:rsidR="006756A1" w:rsidRDefault="006756A1" w:rsidP="006756A1">
      <w:pPr>
        <w:pStyle w:val="Code"/>
      </w:pPr>
      <w:r>
        <w:t>else</w:t>
      </w:r>
    </w:p>
    <w:p w14:paraId="7A5F34C5" w14:textId="005D82CE" w:rsidR="006756A1" w:rsidRDefault="006756A1" w:rsidP="006756A1">
      <w:pPr>
        <w:pStyle w:val="Code"/>
      </w:pPr>
      <w:r>
        <w:t xml:space="preserve">  b = 1;</w:t>
      </w:r>
    </w:p>
    <w:p w14:paraId="64C93E15" w14:textId="515C4DC6" w:rsidR="002A786B" w:rsidRDefault="00045818" w:rsidP="00A477C3">
      <w:r>
        <w:t xml:space="preserve">The question is whether the else part </w:t>
      </w:r>
      <w:r w:rsidR="00A477C3">
        <w:t xml:space="preserve">matches the first of second if part. </w:t>
      </w:r>
      <w:r w:rsidR="00CB6BA1">
        <w:t xml:space="preserve">The first example </w:t>
      </w:r>
      <w:r w:rsidR="00A477C3">
        <w:t xml:space="preserve">suggests that it </w:t>
      </w:r>
      <w:r w:rsidR="00CB6BA1">
        <w:t xml:space="preserve">matches the first part, while the second example suggests that it matches the second part. </w:t>
      </w:r>
      <w:r w:rsidR="00EA74C3">
        <w:t>The</w:t>
      </w:r>
      <w:r w:rsidR="00CB6BA1">
        <w:t xml:space="preserve"> first suggestion is </w:t>
      </w:r>
      <w:r w:rsidR="00461869">
        <w:t>the</w:t>
      </w:r>
      <w:r w:rsidR="00CB6BA1">
        <w:t xml:space="preserve"> right one, each else </w:t>
      </w:r>
      <w:r w:rsidR="00433020">
        <w:t>shall be matched to the closest if.</w:t>
      </w:r>
      <w:r w:rsidR="00CB6BA1">
        <w:t xml:space="preserve"> However, </w:t>
      </w:r>
      <w:r w:rsidR="002A786B">
        <w:t>the parser above supports both suggestions. We must rewrite the parser so that it only accepts the first case</w:t>
      </w:r>
      <w:r w:rsidR="00E23E02">
        <w:t>, which we</w:t>
      </w:r>
      <w:r w:rsidR="002A786B">
        <w:t xml:space="preserve"> do</w:t>
      </w:r>
      <w:r w:rsidR="00E23E02">
        <w:t xml:space="preserve"> </w:t>
      </w:r>
      <w:r w:rsidR="002A786B">
        <w:t>by introduc</w:t>
      </w:r>
      <w:r w:rsidR="00E23E02">
        <w:t>ing</w:t>
      </w:r>
      <w:r w:rsidR="004A2C10">
        <w:t xml:space="preserve"> the</w:t>
      </w:r>
      <w:r w:rsidR="002A786B">
        <w:t xml:space="preserve"> open</w:t>
      </w:r>
      <w:r w:rsidR="00A12499">
        <w:t>ed</w:t>
      </w:r>
      <w:r w:rsidR="002A786B">
        <w:t xml:space="preserve"> and closed statements</w:t>
      </w:r>
      <w:r w:rsidR="00A12499">
        <w:t>:</w:t>
      </w:r>
    </w:p>
    <w:p w14:paraId="5C8E669F" w14:textId="77777777" w:rsidR="001B7A1A" w:rsidRDefault="001B7A1A" w:rsidP="001B7A1A">
      <w:pPr>
        <w:pStyle w:val="Code"/>
        <w:rPr>
          <w:highlight w:val="white"/>
          <w:lang w:val="sv-SE"/>
        </w:rPr>
      </w:pPr>
      <w:r>
        <w:rPr>
          <w:highlight w:val="white"/>
          <w:lang w:val="sv-SE"/>
        </w:rPr>
        <w:t>statement:</w:t>
      </w:r>
    </w:p>
    <w:p w14:paraId="5E03C68A" w14:textId="0B93E2EB" w:rsidR="001B7A1A" w:rsidRDefault="001B7A1A" w:rsidP="001B7A1A">
      <w:pPr>
        <w:pStyle w:val="Code"/>
        <w:rPr>
          <w:highlight w:val="white"/>
          <w:lang w:val="sv-SE"/>
        </w:rPr>
      </w:pPr>
      <w:r>
        <w:rPr>
          <w:highlight w:val="white"/>
          <w:lang w:val="sv-SE"/>
        </w:rPr>
        <w:t xml:space="preserve">    opened_statement</w:t>
      </w:r>
    </w:p>
    <w:p w14:paraId="51E481BC" w14:textId="437510D6" w:rsidR="001B7A1A" w:rsidRDefault="001B7A1A" w:rsidP="001B7A1A">
      <w:pPr>
        <w:pStyle w:val="Code"/>
        <w:rPr>
          <w:highlight w:val="white"/>
          <w:lang w:val="sv-SE"/>
        </w:rPr>
      </w:pPr>
      <w:r>
        <w:rPr>
          <w:highlight w:val="white"/>
          <w:lang w:val="sv-SE"/>
        </w:rPr>
        <w:t xml:space="preserve">  | closed_statement</w:t>
      </w:r>
    </w:p>
    <w:p w14:paraId="7D13B5CF" w14:textId="7832BEC1" w:rsidR="001B7A1A" w:rsidRPr="00394C65" w:rsidRDefault="001B7A1A" w:rsidP="00394C65">
      <w:pPr>
        <w:pStyle w:val="Code"/>
        <w:rPr>
          <w:highlight w:val="white"/>
        </w:rPr>
      </w:pPr>
    </w:p>
    <w:p w14:paraId="1CE97124" w14:textId="77777777" w:rsidR="00394C65" w:rsidRPr="00394C65" w:rsidRDefault="00394C65" w:rsidP="00394C65">
      <w:pPr>
        <w:pStyle w:val="Code"/>
        <w:rPr>
          <w:highlight w:val="white"/>
        </w:rPr>
      </w:pPr>
      <w:r w:rsidRPr="00394C65">
        <w:rPr>
          <w:highlight w:val="white"/>
        </w:rPr>
        <w:t>opened_statement:</w:t>
      </w:r>
    </w:p>
    <w:p w14:paraId="167E835D" w14:textId="1CACF7FA" w:rsidR="00394C65" w:rsidRPr="00394C65" w:rsidRDefault="00394C65" w:rsidP="00630215">
      <w:pPr>
        <w:pStyle w:val="Code"/>
        <w:rPr>
          <w:highlight w:val="white"/>
        </w:rPr>
      </w:pPr>
      <w:r w:rsidRPr="00394C65">
        <w:rPr>
          <w:highlight w:val="white"/>
        </w:rPr>
        <w:t xml:space="preserve">    </w:t>
      </w:r>
      <w:r w:rsidRPr="0046480A">
        <w:rPr>
          <w:rStyle w:val="KeyWord0"/>
          <w:highlight w:val="white"/>
        </w:rPr>
        <w:t>if</w:t>
      </w:r>
      <w:r>
        <w:rPr>
          <w:highlight w:val="white"/>
        </w:rPr>
        <w:t xml:space="preserve"> ( ex</w:t>
      </w:r>
      <w:r w:rsidRPr="00394C65">
        <w:rPr>
          <w:highlight w:val="white"/>
        </w:rPr>
        <w:t xml:space="preserve">pression </w:t>
      </w:r>
      <w:r>
        <w:rPr>
          <w:highlight w:val="white"/>
        </w:rPr>
        <w:t xml:space="preserve">) </w:t>
      </w:r>
      <w:r w:rsidRPr="00394C65">
        <w:rPr>
          <w:highlight w:val="white"/>
        </w:rPr>
        <w:t>statement</w:t>
      </w:r>
    </w:p>
    <w:p w14:paraId="5D8B8326" w14:textId="64FD0918" w:rsidR="00394C65" w:rsidRDefault="00394C65" w:rsidP="00630215">
      <w:pPr>
        <w:pStyle w:val="Code"/>
        <w:rPr>
          <w:highlight w:val="white"/>
        </w:rPr>
      </w:pPr>
      <w:r w:rsidRPr="00394C65">
        <w:rPr>
          <w:highlight w:val="white"/>
        </w:rPr>
        <w:t xml:space="preserve">  | </w:t>
      </w:r>
      <w:r w:rsidR="00630215" w:rsidRPr="0046480A">
        <w:rPr>
          <w:rStyle w:val="KeyWord0"/>
          <w:highlight w:val="white"/>
        </w:rPr>
        <w:t>if</w:t>
      </w:r>
      <w:r w:rsidR="00630215">
        <w:rPr>
          <w:highlight w:val="white"/>
        </w:rPr>
        <w:t xml:space="preserve"> (</w:t>
      </w:r>
      <w:r w:rsidRPr="00394C65">
        <w:rPr>
          <w:highlight w:val="white"/>
        </w:rPr>
        <w:t xml:space="preserve"> expression </w:t>
      </w:r>
      <w:r w:rsidR="00630215">
        <w:rPr>
          <w:highlight w:val="white"/>
        </w:rPr>
        <w:t xml:space="preserve">) </w:t>
      </w:r>
      <w:r w:rsidRPr="00394C65">
        <w:rPr>
          <w:highlight w:val="white"/>
        </w:rPr>
        <w:t>closed_statement</w:t>
      </w:r>
      <w:r w:rsidR="00630215">
        <w:rPr>
          <w:highlight w:val="white"/>
        </w:rPr>
        <w:t xml:space="preserve"> </w:t>
      </w:r>
      <w:r w:rsidR="00630215" w:rsidRPr="0046480A">
        <w:rPr>
          <w:rStyle w:val="KeyWord0"/>
          <w:highlight w:val="white"/>
        </w:rPr>
        <w:t>else</w:t>
      </w:r>
      <w:r w:rsidR="00630215">
        <w:rPr>
          <w:highlight w:val="white"/>
        </w:rPr>
        <w:t xml:space="preserve"> o</w:t>
      </w:r>
      <w:r w:rsidRPr="00394C65">
        <w:rPr>
          <w:highlight w:val="white"/>
        </w:rPr>
        <w:t>pened_statement</w:t>
      </w:r>
    </w:p>
    <w:p w14:paraId="1467AF4D" w14:textId="7069C2F9" w:rsidR="003E09C2" w:rsidRPr="003E09C2" w:rsidRDefault="003E09C2" w:rsidP="003E09C2">
      <w:pPr>
        <w:pStyle w:val="Code"/>
        <w:rPr>
          <w:highlight w:val="white"/>
        </w:rPr>
      </w:pPr>
      <w:r w:rsidRPr="003E09C2">
        <w:rPr>
          <w:highlight w:val="white"/>
        </w:rPr>
        <w:t xml:space="preserve">  | </w:t>
      </w:r>
      <w:r w:rsidRPr="0046480A">
        <w:rPr>
          <w:rStyle w:val="KeyWord0"/>
          <w:highlight w:val="white"/>
        </w:rPr>
        <w:t>switch</w:t>
      </w:r>
      <w:r>
        <w:rPr>
          <w:highlight w:val="white"/>
        </w:rPr>
        <w:t xml:space="preserve"> ( </w:t>
      </w:r>
      <w:r w:rsidRPr="003E09C2">
        <w:rPr>
          <w:highlight w:val="white"/>
        </w:rPr>
        <w:t xml:space="preserve">expression </w:t>
      </w:r>
      <w:r>
        <w:rPr>
          <w:highlight w:val="white"/>
        </w:rPr>
        <w:t>)</w:t>
      </w:r>
      <w:r w:rsidRPr="003E09C2">
        <w:rPr>
          <w:highlight w:val="white"/>
        </w:rPr>
        <w:t xml:space="preserve"> opened_statement</w:t>
      </w:r>
    </w:p>
    <w:p w14:paraId="311E8B92" w14:textId="3554EAF7" w:rsidR="003E09C2" w:rsidRPr="003E09C2" w:rsidRDefault="003E09C2" w:rsidP="00177C2B">
      <w:pPr>
        <w:pStyle w:val="Code"/>
        <w:rPr>
          <w:highlight w:val="white"/>
        </w:rPr>
      </w:pPr>
      <w:r w:rsidRPr="003E09C2">
        <w:rPr>
          <w:highlight w:val="white"/>
        </w:rPr>
        <w:t xml:space="preserve">  | </w:t>
      </w:r>
      <w:r w:rsidRPr="0046480A">
        <w:rPr>
          <w:rStyle w:val="KeyWord0"/>
          <w:highlight w:val="white"/>
        </w:rPr>
        <w:t>case</w:t>
      </w:r>
      <w:r>
        <w:rPr>
          <w:highlight w:val="white"/>
        </w:rPr>
        <w:t xml:space="preserve"> </w:t>
      </w:r>
      <w:r w:rsidRPr="003E09C2">
        <w:rPr>
          <w:highlight w:val="white"/>
        </w:rPr>
        <w:t xml:space="preserve">constant_integral_expression </w:t>
      </w:r>
      <w:r w:rsidR="00177C2B">
        <w:rPr>
          <w:highlight w:val="white"/>
        </w:rPr>
        <w:t xml:space="preserve">: </w:t>
      </w:r>
      <w:r w:rsidRPr="003E09C2">
        <w:rPr>
          <w:highlight w:val="white"/>
        </w:rPr>
        <w:t>opened_statement</w:t>
      </w:r>
    </w:p>
    <w:p w14:paraId="666A2623" w14:textId="2C97987B" w:rsidR="003E09C2" w:rsidRPr="003E09C2" w:rsidRDefault="003E09C2" w:rsidP="002845FF">
      <w:pPr>
        <w:pStyle w:val="Code"/>
        <w:rPr>
          <w:highlight w:val="white"/>
        </w:rPr>
      </w:pPr>
      <w:r w:rsidRPr="003E09C2">
        <w:rPr>
          <w:highlight w:val="white"/>
        </w:rPr>
        <w:t xml:space="preserve">  | </w:t>
      </w:r>
      <w:r w:rsidR="002845FF" w:rsidRPr="0046480A">
        <w:rPr>
          <w:rStyle w:val="KeyWord0"/>
          <w:highlight w:val="white"/>
        </w:rPr>
        <w:t>while</w:t>
      </w:r>
      <w:r w:rsidR="002845FF">
        <w:rPr>
          <w:highlight w:val="white"/>
        </w:rPr>
        <w:t xml:space="preserve"> ( </w:t>
      </w:r>
      <w:r w:rsidRPr="003E09C2">
        <w:rPr>
          <w:highlight w:val="white"/>
        </w:rPr>
        <w:t>expression</w:t>
      </w:r>
      <w:r w:rsidR="002845FF">
        <w:rPr>
          <w:highlight w:val="white"/>
        </w:rPr>
        <w:t xml:space="preserve"> ) </w:t>
      </w:r>
      <w:r w:rsidRPr="003E09C2">
        <w:rPr>
          <w:highlight w:val="white"/>
        </w:rPr>
        <w:t>opened_statement</w:t>
      </w:r>
    </w:p>
    <w:p w14:paraId="378DB634" w14:textId="0AE44320" w:rsidR="002845FF" w:rsidRDefault="003E09C2" w:rsidP="003E09C2">
      <w:pPr>
        <w:pStyle w:val="Code"/>
        <w:rPr>
          <w:highlight w:val="white"/>
        </w:rPr>
      </w:pPr>
      <w:r w:rsidRPr="003E09C2">
        <w:rPr>
          <w:highlight w:val="white"/>
        </w:rPr>
        <w:t xml:space="preserve">  | </w:t>
      </w:r>
      <w:r w:rsidR="002845FF" w:rsidRPr="0046480A">
        <w:rPr>
          <w:rStyle w:val="KeyWord0"/>
          <w:highlight w:val="white"/>
        </w:rPr>
        <w:t>for</w:t>
      </w:r>
      <w:r w:rsidR="002845FF">
        <w:rPr>
          <w:highlight w:val="white"/>
        </w:rPr>
        <w:t xml:space="preserve"> ( </w:t>
      </w:r>
      <w:r w:rsidRPr="003E09C2">
        <w:rPr>
          <w:highlight w:val="white"/>
        </w:rPr>
        <w:t>optional_expression</w:t>
      </w:r>
      <w:r w:rsidR="002845FF">
        <w:rPr>
          <w:highlight w:val="white"/>
        </w:rPr>
        <w:t xml:space="preserve"> ;</w:t>
      </w:r>
      <w:r w:rsidRPr="003E09C2">
        <w:rPr>
          <w:highlight w:val="white"/>
        </w:rPr>
        <w:t xml:space="preserve"> optional_expression</w:t>
      </w:r>
      <w:r w:rsidR="002845FF">
        <w:rPr>
          <w:highlight w:val="white"/>
        </w:rPr>
        <w:t xml:space="preserve"> ; </w:t>
      </w:r>
      <w:r w:rsidRPr="003E09C2">
        <w:rPr>
          <w:highlight w:val="white"/>
        </w:rPr>
        <w:t xml:space="preserve">optional_expression </w:t>
      </w:r>
      <w:r w:rsidR="002845FF">
        <w:rPr>
          <w:highlight w:val="white"/>
        </w:rPr>
        <w:t>)</w:t>
      </w:r>
    </w:p>
    <w:p w14:paraId="525BDB84" w14:textId="77777777" w:rsidR="003E09C2" w:rsidRPr="003E09C2" w:rsidRDefault="003E09C2" w:rsidP="003E09C2">
      <w:pPr>
        <w:pStyle w:val="Code"/>
        <w:rPr>
          <w:highlight w:val="white"/>
        </w:rPr>
      </w:pPr>
      <w:r w:rsidRPr="003E09C2">
        <w:rPr>
          <w:highlight w:val="white"/>
        </w:rPr>
        <w:t xml:space="preserve">    opened_statement {</w:t>
      </w:r>
    </w:p>
    <w:p w14:paraId="02BE2F7B" w14:textId="7AE689BE" w:rsidR="003E09C2" w:rsidRPr="003E09C2" w:rsidRDefault="003E09C2" w:rsidP="002845FF">
      <w:pPr>
        <w:pStyle w:val="Code"/>
        <w:rPr>
          <w:highlight w:val="white"/>
        </w:rPr>
      </w:pPr>
      <w:r w:rsidRPr="003E09C2">
        <w:rPr>
          <w:highlight w:val="white"/>
        </w:rPr>
        <w:t xml:space="preserve">  | </w:t>
      </w:r>
      <w:r w:rsidR="0046480A" w:rsidRPr="0046480A">
        <w:rPr>
          <w:rStyle w:val="KeyWord0"/>
          <w:highlight w:val="white"/>
        </w:rPr>
        <w:t>name</w:t>
      </w:r>
      <w:r w:rsidRPr="003E09C2">
        <w:rPr>
          <w:highlight w:val="white"/>
        </w:rPr>
        <w:t xml:space="preserve"> </w:t>
      </w:r>
      <w:r w:rsidR="002845FF">
        <w:rPr>
          <w:highlight w:val="white"/>
        </w:rPr>
        <w:t xml:space="preserve">: </w:t>
      </w:r>
      <w:r w:rsidRPr="003E09C2">
        <w:rPr>
          <w:highlight w:val="white"/>
        </w:rPr>
        <w:t>opened_statement</w:t>
      </w:r>
    </w:p>
    <w:p w14:paraId="15327839" w14:textId="06156B6F" w:rsidR="00630215" w:rsidRPr="00303B2A" w:rsidRDefault="00630215" w:rsidP="00303B2A">
      <w:pPr>
        <w:pStyle w:val="Code"/>
        <w:rPr>
          <w:highlight w:val="white"/>
        </w:rPr>
      </w:pPr>
    </w:p>
    <w:p w14:paraId="1A0E66FB" w14:textId="77777777" w:rsidR="00303B2A" w:rsidRPr="00303B2A" w:rsidRDefault="00303B2A" w:rsidP="00303B2A">
      <w:pPr>
        <w:pStyle w:val="Code"/>
        <w:rPr>
          <w:highlight w:val="white"/>
        </w:rPr>
      </w:pPr>
      <w:r w:rsidRPr="00303B2A">
        <w:rPr>
          <w:highlight w:val="white"/>
        </w:rPr>
        <w:t>closed_statement:</w:t>
      </w:r>
    </w:p>
    <w:p w14:paraId="2952F83E" w14:textId="74263CB7" w:rsidR="00303B2A" w:rsidRPr="00303B2A" w:rsidRDefault="00303B2A" w:rsidP="00303B2A">
      <w:pPr>
        <w:pStyle w:val="Code"/>
        <w:rPr>
          <w:highlight w:val="white"/>
        </w:rPr>
      </w:pPr>
      <w:r w:rsidRPr="00303B2A">
        <w:rPr>
          <w:highlight w:val="white"/>
        </w:rPr>
        <w:t xml:space="preserve">  </w:t>
      </w:r>
      <w:r w:rsidR="00512559">
        <w:rPr>
          <w:highlight w:val="white"/>
        </w:rPr>
        <w:t xml:space="preserve"> </w:t>
      </w:r>
      <w:r w:rsidRPr="00303B2A">
        <w:rPr>
          <w:highlight w:val="white"/>
        </w:rPr>
        <w:t xml:space="preserve"> </w:t>
      </w:r>
      <w:r w:rsidRPr="00512559">
        <w:rPr>
          <w:rStyle w:val="KeyWord0"/>
          <w:highlight w:val="white"/>
        </w:rPr>
        <w:t>if</w:t>
      </w:r>
      <w:r>
        <w:rPr>
          <w:highlight w:val="white"/>
        </w:rPr>
        <w:t xml:space="preserve"> (</w:t>
      </w:r>
      <w:r w:rsidRPr="00303B2A">
        <w:rPr>
          <w:highlight w:val="white"/>
        </w:rPr>
        <w:t xml:space="preserve"> expression </w:t>
      </w:r>
      <w:r>
        <w:rPr>
          <w:highlight w:val="white"/>
        </w:rPr>
        <w:t xml:space="preserve">) </w:t>
      </w:r>
      <w:r w:rsidRPr="00303B2A">
        <w:rPr>
          <w:highlight w:val="white"/>
        </w:rPr>
        <w:t>closed_statement</w:t>
      </w:r>
      <w:r>
        <w:rPr>
          <w:highlight w:val="white"/>
        </w:rPr>
        <w:t xml:space="preserve"> </w:t>
      </w:r>
      <w:r w:rsidRPr="00512559">
        <w:rPr>
          <w:rStyle w:val="KeyWord0"/>
          <w:highlight w:val="white"/>
        </w:rPr>
        <w:t>else</w:t>
      </w:r>
      <w:r>
        <w:rPr>
          <w:highlight w:val="white"/>
        </w:rPr>
        <w:t xml:space="preserve"> </w:t>
      </w:r>
      <w:r w:rsidRPr="00303B2A">
        <w:rPr>
          <w:highlight w:val="white"/>
        </w:rPr>
        <w:t>closed_statemen</w:t>
      </w:r>
      <w:r>
        <w:rPr>
          <w:highlight w:val="white"/>
        </w:rPr>
        <w:t>t</w:t>
      </w:r>
    </w:p>
    <w:p w14:paraId="1B5249A4" w14:textId="7B33A3E8" w:rsidR="00491622" w:rsidRPr="00303B2A" w:rsidRDefault="00303B2A" w:rsidP="00491622">
      <w:pPr>
        <w:pStyle w:val="Code"/>
      </w:pPr>
      <w:r w:rsidRPr="00303B2A">
        <w:rPr>
          <w:highlight w:val="white"/>
        </w:rPr>
        <w:t xml:space="preserve">  | </w:t>
      </w:r>
      <w:r w:rsidRPr="00512559">
        <w:rPr>
          <w:rStyle w:val="KeyWord0"/>
          <w:highlight w:val="white"/>
        </w:rPr>
        <w:t>switch</w:t>
      </w:r>
      <w:r>
        <w:rPr>
          <w:highlight w:val="white"/>
        </w:rPr>
        <w:t xml:space="preserve"> (</w:t>
      </w:r>
      <w:r w:rsidRPr="00303B2A">
        <w:rPr>
          <w:highlight w:val="white"/>
        </w:rPr>
        <w:t xml:space="preserve"> expression </w:t>
      </w:r>
      <w:r>
        <w:rPr>
          <w:highlight w:val="white"/>
        </w:rPr>
        <w:t xml:space="preserve">) </w:t>
      </w:r>
      <w:r w:rsidRPr="00303B2A">
        <w:rPr>
          <w:highlight w:val="white"/>
        </w:rPr>
        <w:t>closed_statement</w:t>
      </w:r>
    </w:p>
    <w:p w14:paraId="6F63FF8A" w14:textId="33C8CD15" w:rsidR="00303B2A" w:rsidRPr="00303B2A" w:rsidRDefault="00303B2A" w:rsidP="005D6712">
      <w:pPr>
        <w:pStyle w:val="Code"/>
        <w:rPr>
          <w:highlight w:val="white"/>
        </w:rPr>
      </w:pPr>
      <w:r w:rsidRPr="00303B2A">
        <w:rPr>
          <w:highlight w:val="white"/>
        </w:rPr>
        <w:t xml:space="preserve">  | </w:t>
      </w:r>
      <w:r w:rsidR="005D6712" w:rsidRPr="00512559">
        <w:rPr>
          <w:rStyle w:val="KeyWord0"/>
          <w:highlight w:val="white"/>
        </w:rPr>
        <w:t>while</w:t>
      </w:r>
      <w:r w:rsidR="005D6712">
        <w:rPr>
          <w:highlight w:val="white"/>
        </w:rPr>
        <w:t xml:space="preserve"> (</w:t>
      </w:r>
      <w:r w:rsidRPr="00303B2A">
        <w:rPr>
          <w:highlight w:val="white"/>
        </w:rPr>
        <w:t xml:space="preserve"> expression </w:t>
      </w:r>
      <w:r w:rsidR="005D6712">
        <w:rPr>
          <w:highlight w:val="white"/>
        </w:rPr>
        <w:t xml:space="preserve">) </w:t>
      </w:r>
      <w:r w:rsidRPr="00303B2A">
        <w:rPr>
          <w:highlight w:val="white"/>
        </w:rPr>
        <w:t>closed_statement</w:t>
      </w:r>
    </w:p>
    <w:p w14:paraId="4F721D3C" w14:textId="77777777" w:rsidR="005D6712" w:rsidRDefault="00303B2A" w:rsidP="00303B2A">
      <w:pPr>
        <w:pStyle w:val="Code"/>
        <w:rPr>
          <w:highlight w:val="white"/>
        </w:rPr>
      </w:pPr>
      <w:r w:rsidRPr="00303B2A">
        <w:rPr>
          <w:highlight w:val="white"/>
        </w:rPr>
        <w:t xml:space="preserve">  | </w:t>
      </w:r>
      <w:r w:rsidR="005D6712" w:rsidRPr="00512559">
        <w:rPr>
          <w:rStyle w:val="KeyWord0"/>
          <w:highlight w:val="white"/>
        </w:rPr>
        <w:t>for</w:t>
      </w:r>
      <w:r w:rsidR="005D6712">
        <w:rPr>
          <w:highlight w:val="white"/>
        </w:rPr>
        <w:t xml:space="preserve"> (</w:t>
      </w:r>
      <w:r w:rsidRPr="00303B2A">
        <w:rPr>
          <w:highlight w:val="white"/>
        </w:rPr>
        <w:t xml:space="preserve"> optional_expression </w:t>
      </w:r>
      <w:r w:rsidR="005D6712">
        <w:rPr>
          <w:highlight w:val="white"/>
        </w:rPr>
        <w:t xml:space="preserve">; </w:t>
      </w:r>
      <w:r w:rsidRPr="00303B2A">
        <w:rPr>
          <w:highlight w:val="white"/>
        </w:rPr>
        <w:t xml:space="preserve">optional_expression </w:t>
      </w:r>
      <w:r w:rsidR="005D6712">
        <w:rPr>
          <w:highlight w:val="white"/>
        </w:rPr>
        <w:t>;</w:t>
      </w:r>
      <w:r w:rsidRPr="00303B2A">
        <w:rPr>
          <w:highlight w:val="white"/>
        </w:rPr>
        <w:t xml:space="preserve"> optional_expression</w:t>
      </w:r>
      <w:r w:rsidR="005D6712">
        <w:rPr>
          <w:highlight w:val="white"/>
        </w:rPr>
        <w:t xml:space="preserve"> )</w:t>
      </w:r>
    </w:p>
    <w:p w14:paraId="3AF338AC" w14:textId="37FD8AFE" w:rsidR="00303B2A" w:rsidRDefault="00303B2A" w:rsidP="00303B2A">
      <w:pPr>
        <w:pStyle w:val="Code"/>
        <w:rPr>
          <w:highlight w:val="white"/>
        </w:rPr>
      </w:pPr>
      <w:r w:rsidRPr="00303B2A">
        <w:rPr>
          <w:highlight w:val="white"/>
        </w:rPr>
        <w:t xml:space="preserve">    closed_statement</w:t>
      </w:r>
    </w:p>
    <w:p w14:paraId="4FE172B7" w14:textId="518C61AE" w:rsidR="00456619" w:rsidRPr="00096551" w:rsidRDefault="00456619" w:rsidP="00096551">
      <w:pPr>
        <w:pStyle w:val="Code"/>
        <w:rPr>
          <w:highlight w:val="white"/>
        </w:rPr>
      </w:pPr>
      <w:r w:rsidRPr="00096551">
        <w:rPr>
          <w:highlight w:val="white"/>
        </w:rPr>
        <w:t xml:space="preserve">  | </w:t>
      </w:r>
      <w:r w:rsidR="00096551" w:rsidRPr="00512559">
        <w:rPr>
          <w:rStyle w:val="KeyWord0"/>
          <w:highlight w:val="white"/>
        </w:rPr>
        <w:t>do</w:t>
      </w:r>
      <w:r w:rsidR="00096551">
        <w:rPr>
          <w:highlight w:val="white"/>
        </w:rPr>
        <w:t xml:space="preserve"> </w:t>
      </w:r>
      <w:r w:rsidRPr="00096551">
        <w:rPr>
          <w:highlight w:val="white"/>
        </w:rPr>
        <w:t xml:space="preserve">statement </w:t>
      </w:r>
      <w:r w:rsidR="00096551" w:rsidRPr="00512559">
        <w:rPr>
          <w:rStyle w:val="KeyWord0"/>
          <w:highlight w:val="white"/>
        </w:rPr>
        <w:t>while</w:t>
      </w:r>
      <w:r w:rsidR="00096551">
        <w:rPr>
          <w:highlight w:val="white"/>
        </w:rPr>
        <w:t xml:space="preserve"> (</w:t>
      </w:r>
      <w:r w:rsidRPr="00096551">
        <w:rPr>
          <w:highlight w:val="white"/>
        </w:rPr>
        <w:t xml:space="preserve"> expression </w:t>
      </w:r>
      <w:r w:rsidR="00096551">
        <w:rPr>
          <w:highlight w:val="white"/>
        </w:rPr>
        <w:t>) ;</w:t>
      </w:r>
    </w:p>
    <w:p w14:paraId="72903FA1" w14:textId="2821CA73" w:rsidR="0049789A" w:rsidRPr="00096551" w:rsidRDefault="0049789A" w:rsidP="00096551">
      <w:pPr>
        <w:pStyle w:val="Code"/>
        <w:rPr>
          <w:highlight w:val="white"/>
        </w:rPr>
      </w:pPr>
      <w:r w:rsidRPr="00096551">
        <w:rPr>
          <w:highlight w:val="white"/>
        </w:rPr>
        <w:t xml:space="preserve">  | </w:t>
      </w:r>
      <w:r w:rsidRPr="00512559">
        <w:rPr>
          <w:rStyle w:val="KeyWord0"/>
          <w:highlight w:val="white"/>
        </w:rPr>
        <w:t>case</w:t>
      </w:r>
      <w:r w:rsidRPr="00096551">
        <w:rPr>
          <w:highlight w:val="white"/>
        </w:rPr>
        <w:t xml:space="preserve"> constant_integral_expression : closed_statement</w:t>
      </w:r>
    </w:p>
    <w:p w14:paraId="7A8DC031" w14:textId="7375B86A" w:rsidR="0049789A" w:rsidRPr="00096551" w:rsidRDefault="0049789A" w:rsidP="00096551">
      <w:pPr>
        <w:pStyle w:val="Code"/>
        <w:rPr>
          <w:highlight w:val="white"/>
        </w:rPr>
      </w:pPr>
      <w:r w:rsidRPr="00096551">
        <w:rPr>
          <w:highlight w:val="white"/>
        </w:rPr>
        <w:t xml:space="preserve">  | </w:t>
      </w:r>
      <w:r w:rsidRPr="00512559">
        <w:rPr>
          <w:rStyle w:val="KeyWord0"/>
          <w:highlight w:val="white"/>
        </w:rPr>
        <w:t>default</w:t>
      </w:r>
      <w:r w:rsidRPr="00096551">
        <w:rPr>
          <w:highlight w:val="white"/>
        </w:rPr>
        <w:t xml:space="preserve"> : closed_statement</w:t>
      </w:r>
    </w:p>
    <w:p w14:paraId="45A4CFE0" w14:textId="442DAE93" w:rsidR="00456619" w:rsidRPr="00096551" w:rsidRDefault="00456619" w:rsidP="006269E5">
      <w:pPr>
        <w:pStyle w:val="Code"/>
        <w:rPr>
          <w:highlight w:val="white"/>
        </w:rPr>
      </w:pPr>
      <w:r w:rsidRPr="00096551">
        <w:rPr>
          <w:highlight w:val="white"/>
        </w:rPr>
        <w:t xml:space="preserve">  | </w:t>
      </w:r>
      <w:r w:rsidR="006269E5" w:rsidRPr="00512559">
        <w:rPr>
          <w:rStyle w:val="KeyWord0"/>
          <w:highlight w:val="white"/>
        </w:rPr>
        <w:t>continue</w:t>
      </w:r>
      <w:r w:rsidR="006269E5">
        <w:rPr>
          <w:highlight w:val="white"/>
        </w:rPr>
        <w:t xml:space="preserve"> ;</w:t>
      </w:r>
    </w:p>
    <w:p w14:paraId="7BCB452C" w14:textId="11126E43" w:rsidR="00456619" w:rsidRPr="00096551" w:rsidRDefault="00456619" w:rsidP="006269E5">
      <w:pPr>
        <w:pStyle w:val="Code"/>
        <w:rPr>
          <w:highlight w:val="white"/>
        </w:rPr>
      </w:pPr>
      <w:r w:rsidRPr="00096551">
        <w:rPr>
          <w:highlight w:val="white"/>
        </w:rPr>
        <w:t xml:space="preserve">  | </w:t>
      </w:r>
      <w:r w:rsidR="006269E5" w:rsidRPr="00512559">
        <w:rPr>
          <w:rStyle w:val="KeyWord0"/>
          <w:highlight w:val="white"/>
        </w:rPr>
        <w:t>break</w:t>
      </w:r>
      <w:r w:rsidR="006269E5">
        <w:rPr>
          <w:highlight w:val="white"/>
        </w:rPr>
        <w:t xml:space="preserve"> ;</w:t>
      </w:r>
    </w:p>
    <w:p w14:paraId="362CE3EC" w14:textId="79F4207A" w:rsidR="00456619" w:rsidRPr="00096551" w:rsidRDefault="00456619" w:rsidP="006269E5">
      <w:pPr>
        <w:pStyle w:val="Code"/>
        <w:rPr>
          <w:highlight w:val="white"/>
        </w:rPr>
      </w:pPr>
      <w:r w:rsidRPr="00096551">
        <w:rPr>
          <w:highlight w:val="white"/>
        </w:rPr>
        <w:t xml:space="preserve">  | </w:t>
      </w:r>
      <w:r w:rsidR="006269E5">
        <w:rPr>
          <w:highlight w:val="white"/>
        </w:rPr>
        <w:t xml:space="preserve">{ </w:t>
      </w:r>
      <w:r w:rsidRPr="00096551">
        <w:rPr>
          <w:highlight w:val="white"/>
        </w:rPr>
        <w:t xml:space="preserve">optional_statement_list </w:t>
      </w:r>
      <w:r w:rsidR="006269E5">
        <w:rPr>
          <w:highlight w:val="white"/>
        </w:rPr>
        <w:t>}</w:t>
      </w:r>
    </w:p>
    <w:p w14:paraId="7330B4DD" w14:textId="30B99FDA" w:rsidR="00456619" w:rsidRPr="00096551" w:rsidRDefault="00456619" w:rsidP="00096551">
      <w:pPr>
        <w:pStyle w:val="Code"/>
        <w:rPr>
          <w:highlight w:val="white"/>
        </w:rPr>
      </w:pPr>
      <w:r w:rsidRPr="00096551">
        <w:rPr>
          <w:highlight w:val="white"/>
        </w:rPr>
        <w:t xml:space="preserve">  | </w:t>
      </w:r>
      <w:r w:rsidR="006269E5" w:rsidRPr="002B6755">
        <w:rPr>
          <w:rStyle w:val="KeyWord0"/>
          <w:highlight w:val="white"/>
        </w:rPr>
        <w:t>goto</w:t>
      </w:r>
      <w:r w:rsidR="006269E5">
        <w:rPr>
          <w:highlight w:val="white"/>
        </w:rPr>
        <w:t xml:space="preserve"> </w:t>
      </w:r>
      <w:r w:rsidR="006269E5" w:rsidRPr="002B6755">
        <w:rPr>
          <w:rStyle w:val="KeyWord0"/>
          <w:highlight w:val="white"/>
        </w:rPr>
        <w:t>name</w:t>
      </w:r>
      <w:r w:rsidR="006269E5">
        <w:rPr>
          <w:highlight w:val="white"/>
        </w:rPr>
        <w:t xml:space="preserve"> ;</w:t>
      </w:r>
    </w:p>
    <w:p w14:paraId="7ABC8D3E" w14:textId="6DA352AB" w:rsidR="00456619" w:rsidRPr="00096551" w:rsidRDefault="00456619" w:rsidP="00096551">
      <w:pPr>
        <w:pStyle w:val="Code"/>
        <w:rPr>
          <w:highlight w:val="white"/>
        </w:rPr>
      </w:pPr>
      <w:r w:rsidRPr="00096551">
        <w:rPr>
          <w:highlight w:val="white"/>
        </w:rPr>
        <w:t xml:space="preserve">  | </w:t>
      </w:r>
      <w:r w:rsidR="006269E5" w:rsidRPr="002B6755">
        <w:rPr>
          <w:rStyle w:val="KeyWord0"/>
          <w:highlight w:val="white"/>
        </w:rPr>
        <w:t>return</w:t>
      </w:r>
      <w:r w:rsidR="006269E5">
        <w:rPr>
          <w:highlight w:val="white"/>
        </w:rPr>
        <w:t xml:space="preserve"> </w:t>
      </w:r>
      <w:r w:rsidRPr="00096551">
        <w:rPr>
          <w:highlight w:val="white"/>
        </w:rPr>
        <w:t xml:space="preserve">optional_expression </w:t>
      </w:r>
      <w:r w:rsidR="006269E5">
        <w:rPr>
          <w:highlight w:val="white"/>
        </w:rPr>
        <w:t>;</w:t>
      </w:r>
    </w:p>
    <w:p w14:paraId="3FDE202F" w14:textId="08F1D78F" w:rsidR="00456619" w:rsidRPr="00096551" w:rsidRDefault="00456619" w:rsidP="009A54B6">
      <w:pPr>
        <w:pStyle w:val="Code"/>
        <w:rPr>
          <w:highlight w:val="white"/>
        </w:rPr>
      </w:pPr>
      <w:r w:rsidRPr="00096551">
        <w:rPr>
          <w:highlight w:val="white"/>
        </w:rPr>
        <w:lastRenderedPageBreak/>
        <w:t xml:space="preserve">  | optional_expression </w:t>
      </w:r>
      <w:r w:rsidR="006269E5">
        <w:rPr>
          <w:highlight w:val="white"/>
        </w:rPr>
        <w:t>;</w:t>
      </w:r>
    </w:p>
    <w:p w14:paraId="7D481149" w14:textId="54D5462B" w:rsidR="00BE16B1" w:rsidRDefault="00BE16B1" w:rsidP="009A54B6">
      <w:pPr>
        <w:pStyle w:val="Code"/>
        <w:rPr>
          <w:highlight w:val="white"/>
          <w:lang w:val="sv-SE"/>
        </w:rPr>
      </w:pPr>
      <w:r>
        <w:rPr>
          <w:highlight w:val="white"/>
          <w:lang w:val="sv-SE"/>
        </w:rPr>
        <w:t xml:space="preserve">  | declaration ;</w:t>
      </w:r>
    </w:p>
    <w:p w14:paraId="58AD13E1" w14:textId="22959317" w:rsidR="00BE16B1" w:rsidRDefault="00BE16B1" w:rsidP="009A54B6">
      <w:pPr>
        <w:pStyle w:val="Code"/>
        <w:rPr>
          <w:highlight w:val="white"/>
          <w:lang w:val="sv-SE"/>
        </w:rPr>
      </w:pPr>
      <w:r>
        <w:rPr>
          <w:highlight w:val="white"/>
          <w:lang w:val="sv-SE"/>
        </w:rPr>
        <w:t xml:space="preserve">  | </w:t>
      </w:r>
      <w:r w:rsidRPr="002B6755">
        <w:rPr>
          <w:rStyle w:val="KeyWord0"/>
          <w:highlight w:val="white"/>
        </w:rPr>
        <w:t>jump_register</w:t>
      </w:r>
      <w:r>
        <w:rPr>
          <w:highlight w:val="white"/>
          <w:lang w:val="sv-SE"/>
        </w:rPr>
        <w:t xml:space="preserve"> ( </w:t>
      </w:r>
      <w:r w:rsidRPr="002B6755">
        <w:rPr>
          <w:rStyle w:val="KeyWord0"/>
          <w:highlight w:val="white"/>
        </w:rPr>
        <w:t>register_name</w:t>
      </w:r>
      <w:r>
        <w:rPr>
          <w:highlight w:val="white"/>
          <w:lang w:val="sv-SE"/>
        </w:rPr>
        <w:t xml:space="preserve"> ) ;</w:t>
      </w:r>
    </w:p>
    <w:p w14:paraId="31D1D00A" w14:textId="47BB7BB8" w:rsidR="00BE16B1" w:rsidRDefault="00BE16B1" w:rsidP="009A54B6">
      <w:pPr>
        <w:pStyle w:val="Code"/>
        <w:rPr>
          <w:highlight w:val="white"/>
          <w:lang w:val="sv-SE"/>
        </w:rPr>
      </w:pPr>
      <w:r>
        <w:rPr>
          <w:highlight w:val="white"/>
          <w:lang w:val="sv-SE"/>
        </w:rPr>
        <w:t xml:space="preserve">  | </w:t>
      </w:r>
      <w:r w:rsidR="009A54B6" w:rsidRPr="002B6755">
        <w:rPr>
          <w:rStyle w:val="KeyWord0"/>
          <w:highlight w:val="white"/>
        </w:rPr>
        <w:t>interrupt</w:t>
      </w:r>
      <w:r w:rsidR="009A54B6">
        <w:rPr>
          <w:highlight w:val="white"/>
          <w:lang w:val="sv-SE"/>
        </w:rPr>
        <w:t xml:space="preserve"> ( </w:t>
      </w:r>
      <w:r>
        <w:rPr>
          <w:highlight w:val="white"/>
          <w:lang w:val="sv-SE"/>
        </w:rPr>
        <w:t xml:space="preserve">constant_integral_expression </w:t>
      </w:r>
      <w:r w:rsidR="009A54B6">
        <w:rPr>
          <w:highlight w:val="white"/>
          <w:lang w:val="sv-SE"/>
        </w:rPr>
        <w:t>) ;</w:t>
      </w:r>
    </w:p>
    <w:p w14:paraId="0ED0115F" w14:textId="4ECFF80C" w:rsidR="00BE16B1" w:rsidRDefault="00BE16B1" w:rsidP="009A54B6">
      <w:pPr>
        <w:pStyle w:val="Code"/>
        <w:rPr>
          <w:highlight w:val="white"/>
          <w:lang w:val="sv-SE"/>
        </w:rPr>
      </w:pPr>
      <w:r>
        <w:rPr>
          <w:highlight w:val="white"/>
          <w:lang w:val="sv-SE"/>
        </w:rPr>
        <w:t xml:space="preserve">  | </w:t>
      </w:r>
      <w:r w:rsidR="009A54B6" w:rsidRPr="002B6755">
        <w:rPr>
          <w:rStyle w:val="KeyWord0"/>
          <w:highlight w:val="white"/>
        </w:rPr>
        <w:t>syscall</w:t>
      </w:r>
      <w:r w:rsidR="009A54B6">
        <w:rPr>
          <w:highlight w:val="white"/>
          <w:lang w:val="sv-SE"/>
        </w:rPr>
        <w:t xml:space="preserve"> ( ) ;</w:t>
      </w:r>
    </w:p>
    <w:p w14:paraId="4093ED28" w14:textId="16ECBA61" w:rsidR="000C3585" w:rsidRDefault="00A12499" w:rsidP="00A12499">
      <w:r>
        <w:t>A theoretical explanation of the open-closed statement solution is beyond the scope of this book, but I recommend the Dragon Book by Aho et al. for a closer look.</w:t>
      </w:r>
    </w:p>
    <w:p w14:paraId="12B6CFB1" w14:textId="17AAC7D6" w:rsidR="00B3577D" w:rsidRDefault="006805DA" w:rsidP="00A12499">
      <w:r>
        <w:t>So, let us return to the if-else statement.</w:t>
      </w:r>
    </w:p>
    <w:p w14:paraId="0DC12A5F" w14:textId="671F864F" w:rsidR="007C08E0" w:rsidRDefault="007C08E0" w:rsidP="007C08E0">
      <w:pPr>
        <w:pStyle w:val="CodeHeader"/>
      </w:pPr>
      <w:r>
        <w:t>MainParser.cs</w:t>
      </w:r>
    </w:p>
    <w:p w14:paraId="0AB3596A" w14:textId="77777777" w:rsidR="007C08E0" w:rsidRPr="007C08E0" w:rsidRDefault="007C08E0" w:rsidP="007C08E0">
      <w:pPr>
        <w:pStyle w:val="Code"/>
        <w:rPr>
          <w:highlight w:val="white"/>
        </w:rPr>
      </w:pPr>
      <w:r w:rsidRPr="007C08E0">
        <w:rPr>
          <w:highlight w:val="white"/>
        </w:rPr>
        <w:t>statement:</w:t>
      </w:r>
    </w:p>
    <w:p w14:paraId="1D79F986" w14:textId="77777777" w:rsidR="007C08E0" w:rsidRPr="007C08E0" w:rsidRDefault="007C08E0" w:rsidP="007C08E0">
      <w:pPr>
        <w:pStyle w:val="Code"/>
        <w:rPr>
          <w:highlight w:val="white"/>
        </w:rPr>
      </w:pPr>
      <w:r w:rsidRPr="007C08E0">
        <w:rPr>
          <w:highlight w:val="white"/>
        </w:rPr>
        <w:t xml:space="preserve">    opened_statement { $$ = $1; }</w:t>
      </w:r>
    </w:p>
    <w:p w14:paraId="6B663E21" w14:textId="77777777" w:rsidR="007C08E0" w:rsidRPr="007C08E0" w:rsidRDefault="007C08E0" w:rsidP="007C08E0">
      <w:pPr>
        <w:pStyle w:val="Code"/>
        <w:rPr>
          <w:highlight w:val="white"/>
        </w:rPr>
      </w:pPr>
      <w:r w:rsidRPr="007C08E0">
        <w:rPr>
          <w:highlight w:val="white"/>
        </w:rPr>
        <w:t xml:space="preserve">  | closed_statement { $$ = $1; };</w:t>
      </w:r>
    </w:p>
    <w:p w14:paraId="4C6A5785" w14:textId="77777777" w:rsidR="007C08E0" w:rsidRPr="007C08E0" w:rsidRDefault="007C08E0" w:rsidP="007C08E0">
      <w:pPr>
        <w:pStyle w:val="Code"/>
        <w:rPr>
          <w:highlight w:val="white"/>
        </w:rPr>
      </w:pPr>
    </w:p>
    <w:p w14:paraId="26AC79EF" w14:textId="77777777" w:rsidR="007C08E0" w:rsidRPr="007C08E0" w:rsidRDefault="007C08E0" w:rsidP="007C08E0">
      <w:pPr>
        <w:pStyle w:val="Code"/>
        <w:rPr>
          <w:highlight w:val="white"/>
        </w:rPr>
      </w:pPr>
      <w:r w:rsidRPr="007C08E0">
        <w:rPr>
          <w:highlight w:val="white"/>
        </w:rPr>
        <w:t>opened_statement:</w:t>
      </w:r>
    </w:p>
    <w:p w14:paraId="41CE9FE3" w14:textId="77777777" w:rsidR="007C08E0" w:rsidRPr="007C08E0" w:rsidRDefault="007C08E0" w:rsidP="007C08E0">
      <w:pPr>
        <w:pStyle w:val="Code"/>
        <w:rPr>
          <w:highlight w:val="white"/>
        </w:rPr>
      </w:pPr>
      <w:r w:rsidRPr="007C08E0">
        <w:rPr>
          <w:highlight w:val="white"/>
        </w:rPr>
        <w:t xml:space="preserve">    IF LEFT_PARENTHESIS expression RIGHT_PARENTHESIS statement {</w:t>
      </w:r>
    </w:p>
    <w:p w14:paraId="2ED8AE0B" w14:textId="77777777" w:rsidR="007C08E0" w:rsidRPr="007C08E0" w:rsidRDefault="007C08E0" w:rsidP="007C08E0">
      <w:pPr>
        <w:pStyle w:val="Code"/>
        <w:rPr>
          <w:highlight w:val="white"/>
        </w:rPr>
      </w:pPr>
      <w:r w:rsidRPr="007C08E0">
        <w:rPr>
          <w:highlight w:val="white"/>
        </w:rPr>
        <w:t xml:space="preserve">      $$ = MiddleCodeGenerator.IfStatement($3, $5);</w:t>
      </w:r>
    </w:p>
    <w:p w14:paraId="4999A906" w14:textId="77777777" w:rsidR="007C08E0" w:rsidRPr="007C08E0" w:rsidRDefault="007C08E0" w:rsidP="007C08E0">
      <w:pPr>
        <w:pStyle w:val="Code"/>
        <w:rPr>
          <w:highlight w:val="white"/>
        </w:rPr>
      </w:pPr>
      <w:r w:rsidRPr="007C08E0">
        <w:rPr>
          <w:highlight w:val="white"/>
        </w:rPr>
        <w:t xml:space="preserve">    }</w:t>
      </w:r>
    </w:p>
    <w:p w14:paraId="26F61A88" w14:textId="77777777" w:rsidR="007C08E0" w:rsidRPr="007C08E0" w:rsidRDefault="007C08E0" w:rsidP="007C08E0">
      <w:pPr>
        <w:pStyle w:val="Code"/>
        <w:rPr>
          <w:highlight w:val="white"/>
        </w:rPr>
      </w:pPr>
      <w:r w:rsidRPr="007C08E0">
        <w:rPr>
          <w:highlight w:val="white"/>
        </w:rPr>
        <w:t xml:space="preserve">  | IF LEFT_PARENTHESIS expression RIGHT_PARENTHESIS closed_statement</w:t>
      </w:r>
    </w:p>
    <w:p w14:paraId="4A649498" w14:textId="77777777" w:rsidR="007C08E0" w:rsidRPr="007C08E0" w:rsidRDefault="007C08E0" w:rsidP="007C08E0">
      <w:pPr>
        <w:pStyle w:val="Code"/>
        <w:rPr>
          <w:highlight w:val="white"/>
        </w:rPr>
      </w:pPr>
      <w:r w:rsidRPr="007C08E0">
        <w:rPr>
          <w:highlight w:val="white"/>
        </w:rPr>
        <w:t xml:space="preserve">    ELSE opened_statement {</w:t>
      </w:r>
    </w:p>
    <w:p w14:paraId="0FA5661C" w14:textId="77777777" w:rsidR="007C08E0" w:rsidRPr="007C08E0" w:rsidRDefault="007C08E0" w:rsidP="007C08E0">
      <w:pPr>
        <w:pStyle w:val="Code"/>
        <w:rPr>
          <w:highlight w:val="white"/>
        </w:rPr>
      </w:pPr>
      <w:r w:rsidRPr="007C08E0">
        <w:rPr>
          <w:highlight w:val="white"/>
        </w:rPr>
        <w:t xml:space="preserve">      $$ = MiddleCodeGenerator.IfElseStatement($3, $5, $7);</w:t>
      </w:r>
    </w:p>
    <w:p w14:paraId="574B004F" w14:textId="6030A042" w:rsidR="007C08E0" w:rsidRDefault="007C08E0" w:rsidP="007C08E0">
      <w:pPr>
        <w:pStyle w:val="Code"/>
        <w:rPr>
          <w:highlight w:val="white"/>
        </w:rPr>
      </w:pPr>
      <w:r w:rsidRPr="007C08E0">
        <w:rPr>
          <w:highlight w:val="white"/>
        </w:rPr>
        <w:t xml:space="preserve">    }</w:t>
      </w:r>
    </w:p>
    <w:p w14:paraId="4480F053" w14:textId="69F3E884" w:rsidR="007C08E0" w:rsidRDefault="007C08E0" w:rsidP="007C08E0">
      <w:pPr>
        <w:pStyle w:val="Code"/>
        <w:rPr>
          <w:highlight w:val="white"/>
        </w:rPr>
      </w:pPr>
      <w:r>
        <w:rPr>
          <w:highlight w:val="white"/>
        </w:rPr>
        <w:t xml:space="preserve">  | // ..</w:t>
      </w:r>
      <w:r w:rsidR="000B2001">
        <w:rPr>
          <w:highlight w:val="white"/>
        </w:rPr>
        <w:t>.</w:t>
      </w:r>
    </w:p>
    <w:p w14:paraId="4D2BF1E2" w14:textId="29EB5474" w:rsidR="000B2001" w:rsidRPr="00661ECC" w:rsidRDefault="000B2001" w:rsidP="00661ECC">
      <w:pPr>
        <w:pStyle w:val="Code"/>
        <w:rPr>
          <w:highlight w:val="white"/>
        </w:rPr>
      </w:pPr>
    </w:p>
    <w:p w14:paraId="27B00742" w14:textId="77777777" w:rsidR="000B2001" w:rsidRPr="00661ECC" w:rsidRDefault="000B2001" w:rsidP="00661ECC">
      <w:pPr>
        <w:pStyle w:val="Code"/>
        <w:rPr>
          <w:highlight w:val="white"/>
        </w:rPr>
      </w:pPr>
      <w:r w:rsidRPr="00661ECC">
        <w:rPr>
          <w:highlight w:val="white"/>
        </w:rPr>
        <w:t>closed_statement:</w:t>
      </w:r>
    </w:p>
    <w:p w14:paraId="27134825" w14:textId="5A368686" w:rsidR="000B2001" w:rsidRPr="00661ECC" w:rsidRDefault="00661ECC" w:rsidP="00661ECC">
      <w:pPr>
        <w:pStyle w:val="Code"/>
        <w:rPr>
          <w:highlight w:val="white"/>
        </w:rPr>
      </w:pPr>
      <w:r>
        <w:rPr>
          <w:highlight w:val="white"/>
        </w:rPr>
        <w:t xml:space="preserve"> </w:t>
      </w:r>
      <w:r w:rsidR="000B2001" w:rsidRPr="00661ECC">
        <w:rPr>
          <w:highlight w:val="white"/>
        </w:rPr>
        <w:t xml:space="preserve">   IF LEFT_PARENTHESIS expression RIGHT_PARENTHESIS closed_statement</w:t>
      </w:r>
    </w:p>
    <w:p w14:paraId="29C36CC3" w14:textId="78D39C71" w:rsidR="000B2001" w:rsidRPr="00661ECC" w:rsidRDefault="000B2001" w:rsidP="00661ECC">
      <w:pPr>
        <w:pStyle w:val="Code"/>
        <w:rPr>
          <w:highlight w:val="white"/>
        </w:rPr>
      </w:pPr>
      <w:r w:rsidRPr="00661ECC">
        <w:rPr>
          <w:highlight w:val="white"/>
        </w:rPr>
        <w:t xml:space="preserve"> </w:t>
      </w:r>
      <w:r w:rsidR="00661ECC">
        <w:rPr>
          <w:highlight w:val="white"/>
        </w:rPr>
        <w:t xml:space="preserve"> </w:t>
      </w:r>
      <w:r w:rsidRPr="00661ECC">
        <w:rPr>
          <w:highlight w:val="white"/>
        </w:rPr>
        <w:t xml:space="preserve">  ELSE closed_statement {</w:t>
      </w:r>
    </w:p>
    <w:p w14:paraId="49304CF5" w14:textId="77777777" w:rsidR="000B2001" w:rsidRPr="00661ECC" w:rsidRDefault="000B2001" w:rsidP="00661ECC">
      <w:pPr>
        <w:pStyle w:val="Code"/>
        <w:rPr>
          <w:highlight w:val="white"/>
        </w:rPr>
      </w:pPr>
      <w:r w:rsidRPr="00661ECC">
        <w:rPr>
          <w:highlight w:val="white"/>
        </w:rPr>
        <w:t xml:space="preserve">      $$ = MiddleCodeGenerator.IfElseStatement($3, $5, $7);</w:t>
      </w:r>
    </w:p>
    <w:p w14:paraId="5D051DDB" w14:textId="31A26FED" w:rsidR="000B2001" w:rsidRDefault="000B2001" w:rsidP="00661ECC">
      <w:pPr>
        <w:pStyle w:val="Code"/>
        <w:rPr>
          <w:highlight w:val="white"/>
        </w:rPr>
      </w:pPr>
      <w:r w:rsidRPr="00661ECC">
        <w:rPr>
          <w:highlight w:val="white"/>
        </w:rPr>
        <w:t xml:space="preserve">  </w:t>
      </w:r>
      <w:r w:rsidR="00661ECC">
        <w:rPr>
          <w:highlight w:val="white"/>
        </w:rPr>
        <w:t xml:space="preserve"> </w:t>
      </w:r>
      <w:r w:rsidRPr="00661ECC">
        <w:rPr>
          <w:highlight w:val="white"/>
        </w:rPr>
        <w:t xml:space="preserve"> }</w:t>
      </w:r>
    </w:p>
    <w:p w14:paraId="3FACA59F" w14:textId="6719A11A" w:rsidR="0080062E" w:rsidRDefault="0080062E" w:rsidP="00661ECC">
      <w:pPr>
        <w:pStyle w:val="Code"/>
        <w:rPr>
          <w:highlight w:val="white"/>
        </w:rPr>
      </w:pPr>
      <w:r>
        <w:rPr>
          <w:highlight w:val="white"/>
        </w:rPr>
        <w:t xml:space="preserve">  | // ...</w:t>
      </w:r>
    </w:p>
    <w:p w14:paraId="5D465263" w14:textId="0BF00289" w:rsidR="00CA5B2D" w:rsidRDefault="00BB0D49" w:rsidP="009E6D84">
      <w:pPr>
        <w:rPr>
          <w:highlight w:val="white"/>
        </w:rPr>
      </w:pPr>
      <w:r>
        <w:rPr>
          <w:highlight w:val="white"/>
        </w:rPr>
        <w:t>First</w:t>
      </w:r>
      <w:r w:rsidR="009E6D84">
        <w:rPr>
          <w:highlight w:val="white"/>
        </w:rPr>
        <w:t xml:space="preserve">, let us look at the </w:t>
      </w:r>
      <w:r w:rsidR="009E6D84" w:rsidRPr="003840B2">
        <w:rPr>
          <w:rStyle w:val="KeyWord0"/>
          <w:highlight w:val="white"/>
        </w:rPr>
        <w:t>Statement</w:t>
      </w:r>
      <w:r w:rsidR="009E6D84">
        <w:rPr>
          <w:highlight w:val="white"/>
        </w:rPr>
        <w:t xml:space="preserve"> class.</w:t>
      </w:r>
      <w:r w:rsidR="003840B2">
        <w:rPr>
          <w:highlight w:val="white"/>
        </w:rPr>
        <w:t xml:space="preserve"> A statement</w:t>
      </w:r>
      <w:r>
        <w:rPr>
          <w:highlight w:val="white"/>
        </w:rPr>
        <w:t xml:space="preserve"> holds a list of middle code instructions, and the next set, which is a set om jump instructions that shall be backpatched to jump to the next instruction after the statement.</w:t>
      </w:r>
    </w:p>
    <w:p w14:paraId="2003AF3F" w14:textId="77777777" w:rsidR="009E6D84" w:rsidRDefault="009E6D84" w:rsidP="00CA5B2D">
      <w:pPr>
        <w:pStyle w:val="CodeHeader"/>
        <w:rPr>
          <w:highlight w:val="white"/>
        </w:rPr>
      </w:pPr>
      <w:r>
        <w:rPr>
          <w:highlight w:val="white"/>
        </w:rPr>
        <w:t>Statement.cs</w:t>
      </w:r>
    </w:p>
    <w:p w14:paraId="15525FA2" w14:textId="77777777" w:rsidR="009E6D84" w:rsidRPr="009E6D84" w:rsidRDefault="009E6D84" w:rsidP="009E6D84">
      <w:pPr>
        <w:pStyle w:val="Code"/>
        <w:rPr>
          <w:highlight w:val="white"/>
        </w:rPr>
      </w:pPr>
      <w:r w:rsidRPr="009E6D84">
        <w:rPr>
          <w:highlight w:val="white"/>
        </w:rPr>
        <w:t>using System.Collections.Generic;</w:t>
      </w:r>
    </w:p>
    <w:p w14:paraId="142B9023" w14:textId="77777777" w:rsidR="009E6D84" w:rsidRPr="009E6D84" w:rsidRDefault="009E6D84" w:rsidP="009E6D84">
      <w:pPr>
        <w:pStyle w:val="Code"/>
        <w:rPr>
          <w:highlight w:val="white"/>
        </w:rPr>
      </w:pPr>
    </w:p>
    <w:p w14:paraId="664550BA" w14:textId="77777777" w:rsidR="009E6D84" w:rsidRPr="009E6D84" w:rsidRDefault="009E6D84" w:rsidP="009E6D84">
      <w:pPr>
        <w:pStyle w:val="Code"/>
        <w:rPr>
          <w:highlight w:val="white"/>
        </w:rPr>
      </w:pPr>
      <w:r w:rsidRPr="009E6D84">
        <w:rPr>
          <w:highlight w:val="white"/>
        </w:rPr>
        <w:t>namespace CCompiler {</w:t>
      </w:r>
    </w:p>
    <w:p w14:paraId="0C36CA63" w14:textId="77777777" w:rsidR="009E6D84" w:rsidRPr="009E6D84" w:rsidRDefault="009E6D84" w:rsidP="009E6D84">
      <w:pPr>
        <w:pStyle w:val="Code"/>
        <w:rPr>
          <w:highlight w:val="white"/>
        </w:rPr>
      </w:pPr>
      <w:r w:rsidRPr="009E6D84">
        <w:rPr>
          <w:highlight w:val="white"/>
        </w:rPr>
        <w:t xml:space="preserve">  public class Statement {</w:t>
      </w:r>
    </w:p>
    <w:p w14:paraId="2CFEF123" w14:textId="77777777" w:rsidR="009E6D84" w:rsidRPr="009E6D84" w:rsidRDefault="009E6D84" w:rsidP="009E6D84">
      <w:pPr>
        <w:pStyle w:val="Code"/>
        <w:rPr>
          <w:highlight w:val="white"/>
        </w:rPr>
      </w:pPr>
      <w:r w:rsidRPr="009E6D84">
        <w:rPr>
          <w:highlight w:val="white"/>
        </w:rPr>
        <w:t xml:space="preserve">    private List&lt;MiddleCode&gt; m_list;</w:t>
      </w:r>
    </w:p>
    <w:p w14:paraId="4B7595E5" w14:textId="77777777" w:rsidR="009E6D84" w:rsidRPr="009E6D84" w:rsidRDefault="009E6D84" w:rsidP="009E6D84">
      <w:pPr>
        <w:pStyle w:val="Code"/>
        <w:rPr>
          <w:highlight w:val="white"/>
        </w:rPr>
      </w:pPr>
      <w:r w:rsidRPr="009E6D84">
        <w:rPr>
          <w:highlight w:val="white"/>
        </w:rPr>
        <w:t xml:space="preserve">    private ISet&lt;MiddleCode&gt; m_nextSet;</w:t>
      </w:r>
    </w:p>
    <w:p w14:paraId="79044549" w14:textId="77777777" w:rsidR="009E6D84" w:rsidRPr="00637126" w:rsidRDefault="009E6D84" w:rsidP="00637126">
      <w:pPr>
        <w:pStyle w:val="Code"/>
        <w:rPr>
          <w:highlight w:val="white"/>
        </w:rPr>
      </w:pPr>
      <w:r w:rsidRPr="00637126">
        <w:rPr>
          <w:highlight w:val="white"/>
        </w:rPr>
        <w:t xml:space="preserve">  </w:t>
      </w:r>
    </w:p>
    <w:p w14:paraId="2FF11B97" w14:textId="77777777" w:rsidR="00637126" w:rsidRPr="00637126" w:rsidRDefault="00637126" w:rsidP="00637126">
      <w:pPr>
        <w:pStyle w:val="Code"/>
        <w:rPr>
          <w:highlight w:val="white"/>
        </w:rPr>
      </w:pPr>
      <w:r w:rsidRPr="00637126">
        <w:rPr>
          <w:highlight w:val="white"/>
        </w:rPr>
        <w:t xml:space="preserve">    public Statement(List&lt;MiddleCode&gt; list, ISet&lt;MiddleCode&gt; nextSet) {</w:t>
      </w:r>
    </w:p>
    <w:p w14:paraId="4FBC353D" w14:textId="7A23BBB6" w:rsidR="00637126" w:rsidRPr="00637126" w:rsidRDefault="00637126" w:rsidP="00637126">
      <w:pPr>
        <w:pStyle w:val="Code"/>
        <w:rPr>
          <w:highlight w:val="white"/>
        </w:rPr>
      </w:pPr>
      <w:r w:rsidRPr="00637126">
        <w:rPr>
          <w:highlight w:val="white"/>
        </w:rPr>
        <w:t xml:space="preserve">      Assert.</w:t>
      </w:r>
      <w:r w:rsidR="00D324D8">
        <w:rPr>
          <w:highlight w:val="white"/>
        </w:rPr>
        <w:t>ErrorXXX</w:t>
      </w:r>
      <w:r w:rsidRPr="00637126">
        <w:rPr>
          <w:highlight w:val="white"/>
        </w:rPr>
        <w:t>(list != null);</w:t>
      </w:r>
    </w:p>
    <w:p w14:paraId="025346A5" w14:textId="77777777" w:rsidR="00637126" w:rsidRPr="00637126" w:rsidRDefault="00637126" w:rsidP="00637126">
      <w:pPr>
        <w:pStyle w:val="Code"/>
        <w:rPr>
          <w:highlight w:val="white"/>
        </w:rPr>
      </w:pPr>
      <w:r w:rsidRPr="00637126">
        <w:rPr>
          <w:highlight w:val="white"/>
        </w:rPr>
        <w:t xml:space="preserve">      m_list = list;</w:t>
      </w:r>
    </w:p>
    <w:p w14:paraId="4FC9E77B" w14:textId="77777777" w:rsidR="00637126" w:rsidRPr="00637126" w:rsidRDefault="00637126" w:rsidP="00637126">
      <w:pPr>
        <w:pStyle w:val="Code"/>
        <w:rPr>
          <w:highlight w:val="white"/>
        </w:rPr>
      </w:pPr>
      <w:r w:rsidRPr="00637126">
        <w:rPr>
          <w:highlight w:val="white"/>
        </w:rPr>
        <w:t xml:space="preserve">      m_nextSet = (nextSet != null) ? nextSet : (new HashSet&lt;MiddleCode&gt;());</w:t>
      </w:r>
    </w:p>
    <w:p w14:paraId="0FC234BA" w14:textId="77777777" w:rsidR="00637126" w:rsidRPr="00637126" w:rsidRDefault="00637126" w:rsidP="00637126">
      <w:pPr>
        <w:pStyle w:val="Code"/>
        <w:rPr>
          <w:highlight w:val="white"/>
        </w:rPr>
      </w:pPr>
      <w:r w:rsidRPr="00637126">
        <w:rPr>
          <w:highlight w:val="white"/>
        </w:rPr>
        <w:t xml:space="preserve">    }</w:t>
      </w:r>
    </w:p>
    <w:p w14:paraId="4FA8B2E8" w14:textId="77777777" w:rsidR="009E6D84" w:rsidRPr="00637126" w:rsidRDefault="009E6D84" w:rsidP="00637126">
      <w:pPr>
        <w:pStyle w:val="Code"/>
        <w:rPr>
          <w:highlight w:val="white"/>
        </w:rPr>
      </w:pPr>
      <w:r w:rsidRPr="00637126">
        <w:rPr>
          <w:highlight w:val="white"/>
        </w:rPr>
        <w:t xml:space="preserve">  </w:t>
      </w:r>
    </w:p>
    <w:p w14:paraId="2FA0B52E" w14:textId="77777777" w:rsidR="00DF226A" w:rsidRPr="00DF226A" w:rsidRDefault="00DF226A" w:rsidP="00DF226A">
      <w:pPr>
        <w:pStyle w:val="Code"/>
        <w:rPr>
          <w:highlight w:val="white"/>
        </w:rPr>
      </w:pPr>
      <w:r w:rsidRPr="00DF226A">
        <w:rPr>
          <w:highlight w:val="white"/>
        </w:rPr>
        <w:t xml:space="preserve">    public List&lt;MiddleCode&gt; CodeList {</w:t>
      </w:r>
    </w:p>
    <w:p w14:paraId="435362ED" w14:textId="77777777" w:rsidR="00DF226A" w:rsidRPr="00DF226A" w:rsidRDefault="00DF226A" w:rsidP="00DF226A">
      <w:pPr>
        <w:pStyle w:val="Code"/>
        <w:rPr>
          <w:highlight w:val="white"/>
        </w:rPr>
      </w:pPr>
      <w:r w:rsidRPr="00DF226A">
        <w:rPr>
          <w:highlight w:val="white"/>
        </w:rPr>
        <w:t xml:space="preserve">      get { return m_list; }</w:t>
      </w:r>
    </w:p>
    <w:p w14:paraId="7107074B" w14:textId="77777777" w:rsidR="00DF226A" w:rsidRPr="00DF226A" w:rsidRDefault="00DF226A" w:rsidP="00DF226A">
      <w:pPr>
        <w:pStyle w:val="Code"/>
        <w:rPr>
          <w:highlight w:val="white"/>
        </w:rPr>
      </w:pPr>
      <w:r w:rsidRPr="00DF226A">
        <w:rPr>
          <w:highlight w:val="white"/>
        </w:rPr>
        <w:t xml:space="preserve">    }</w:t>
      </w:r>
    </w:p>
    <w:p w14:paraId="35AFC959" w14:textId="77777777" w:rsidR="00DF226A" w:rsidRPr="00DF226A" w:rsidRDefault="00DF226A" w:rsidP="00DF226A">
      <w:pPr>
        <w:pStyle w:val="Code"/>
        <w:rPr>
          <w:highlight w:val="white"/>
        </w:rPr>
      </w:pPr>
      <w:r w:rsidRPr="00DF226A">
        <w:rPr>
          <w:highlight w:val="white"/>
        </w:rPr>
        <w:t xml:space="preserve">  </w:t>
      </w:r>
    </w:p>
    <w:p w14:paraId="33CC33F9" w14:textId="77777777" w:rsidR="00DF226A" w:rsidRPr="00DF226A" w:rsidRDefault="00DF226A" w:rsidP="00DF226A">
      <w:pPr>
        <w:pStyle w:val="Code"/>
        <w:rPr>
          <w:highlight w:val="white"/>
        </w:rPr>
      </w:pPr>
      <w:r w:rsidRPr="00DF226A">
        <w:rPr>
          <w:highlight w:val="white"/>
        </w:rPr>
        <w:t xml:space="preserve">    public ISet&lt;MiddleCode&gt; NextSet {</w:t>
      </w:r>
    </w:p>
    <w:p w14:paraId="3BF2ACBA" w14:textId="77777777" w:rsidR="00DF226A" w:rsidRPr="00DF226A" w:rsidRDefault="00DF226A" w:rsidP="00DF226A">
      <w:pPr>
        <w:pStyle w:val="Code"/>
        <w:rPr>
          <w:highlight w:val="white"/>
        </w:rPr>
      </w:pPr>
      <w:r w:rsidRPr="00DF226A">
        <w:rPr>
          <w:highlight w:val="white"/>
        </w:rPr>
        <w:t xml:space="preserve">      get { return m_nextSet; }</w:t>
      </w:r>
    </w:p>
    <w:p w14:paraId="67D92A2B" w14:textId="77777777" w:rsidR="00DF226A" w:rsidRPr="00DF226A" w:rsidRDefault="00DF226A" w:rsidP="00DF226A">
      <w:pPr>
        <w:pStyle w:val="Code"/>
        <w:rPr>
          <w:highlight w:val="white"/>
        </w:rPr>
      </w:pPr>
      <w:r w:rsidRPr="00DF226A">
        <w:rPr>
          <w:highlight w:val="white"/>
        </w:rPr>
        <w:lastRenderedPageBreak/>
        <w:t xml:space="preserve">    }</w:t>
      </w:r>
    </w:p>
    <w:p w14:paraId="04333247" w14:textId="77777777" w:rsidR="009E6D84" w:rsidRPr="009E6D84" w:rsidRDefault="009E6D84" w:rsidP="009E6D84">
      <w:pPr>
        <w:pStyle w:val="Code"/>
        <w:rPr>
          <w:highlight w:val="white"/>
        </w:rPr>
      </w:pPr>
      <w:r w:rsidRPr="009E6D84">
        <w:rPr>
          <w:highlight w:val="white"/>
        </w:rPr>
        <w:t xml:space="preserve">  }</w:t>
      </w:r>
    </w:p>
    <w:p w14:paraId="6926AB7A" w14:textId="4634049E" w:rsidR="009E6D84" w:rsidRDefault="009E6D84" w:rsidP="009E6D84">
      <w:pPr>
        <w:pStyle w:val="Code"/>
        <w:rPr>
          <w:highlight w:val="white"/>
        </w:rPr>
      </w:pPr>
      <w:r w:rsidRPr="009E6D84">
        <w:rPr>
          <w:highlight w:val="white"/>
        </w:rPr>
        <w:t>}</w:t>
      </w:r>
    </w:p>
    <w:p w14:paraId="034F4445" w14:textId="040E5D59" w:rsidR="008F23C8" w:rsidRDefault="00DB156E" w:rsidP="00DB156E">
      <w:pPr>
        <w:rPr>
          <w:highlight w:val="white"/>
        </w:rPr>
      </w:pPr>
      <w:r>
        <w:rPr>
          <w:highlight w:val="white"/>
        </w:rPr>
        <w:t xml:space="preserve">Then we </w:t>
      </w:r>
      <w:r w:rsidR="00C73436">
        <w:rPr>
          <w:highlight w:val="white"/>
        </w:rPr>
        <w:t>look</w:t>
      </w:r>
      <w:r>
        <w:rPr>
          <w:highlight w:val="white"/>
        </w:rPr>
        <w:t xml:space="preserve"> at the </w:t>
      </w:r>
      <w:r w:rsidRPr="00DB156E">
        <w:rPr>
          <w:rStyle w:val="KeyWord0"/>
          <w:highlight w:val="white"/>
        </w:rPr>
        <w:t>Expression</w:t>
      </w:r>
      <w:r>
        <w:rPr>
          <w:highlight w:val="white"/>
        </w:rPr>
        <w:t xml:space="preserve"> class.</w:t>
      </w:r>
      <w:r w:rsidR="0070626D">
        <w:rPr>
          <w:highlight w:val="white"/>
        </w:rPr>
        <w:t xml:space="preserve"> It handles a </w:t>
      </w:r>
      <w:r w:rsidR="006738E8">
        <w:rPr>
          <w:highlight w:val="white"/>
        </w:rPr>
        <w:t>symbol, a register, and a</w:t>
      </w:r>
      <w:r w:rsidR="0070626D">
        <w:rPr>
          <w:highlight w:val="white"/>
        </w:rPr>
        <w:t xml:space="preserve"> short and </w:t>
      </w:r>
      <w:r w:rsidR="000F0CB9">
        <w:rPr>
          <w:highlight w:val="white"/>
        </w:rPr>
        <w:t xml:space="preserve">a </w:t>
      </w:r>
      <w:r w:rsidR="0070626D">
        <w:rPr>
          <w:highlight w:val="white"/>
        </w:rPr>
        <w:t>long list</w:t>
      </w:r>
      <w:r w:rsidR="000F0CB9">
        <w:rPr>
          <w:highlight w:val="white"/>
        </w:rPr>
        <w:t xml:space="preserve">. </w:t>
      </w:r>
      <w:r w:rsidR="002B259D">
        <w:rPr>
          <w:highlight w:val="white"/>
        </w:rPr>
        <w:t xml:space="preserve">The </w:t>
      </w:r>
      <w:r w:rsidR="002B259D" w:rsidRPr="002B259D">
        <w:rPr>
          <w:highlight w:val="white"/>
        </w:rPr>
        <w:t>register</w:t>
      </w:r>
      <w:r w:rsidR="002B259D">
        <w:rPr>
          <w:highlight w:val="white"/>
        </w:rPr>
        <w:t xml:space="preserve"> parameter is used in system calls when we need to access or assign specific register. </w:t>
      </w:r>
      <w:r w:rsidR="000F0CB9">
        <w:rPr>
          <w:highlight w:val="white"/>
        </w:rPr>
        <w:t>The difference between the short and long list is that the short list</w:t>
      </w:r>
      <w:r w:rsidR="00D3047B">
        <w:rPr>
          <w:highlight w:val="white"/>
        </w:rPr>
        <w:t xml:space="preserve"> h</w:t>
      </w:r>
      <w:r w:rsidR="000F0CB9">
        <w:rPr>
          <w:highlight w:val="white"/>
        </w:rPr>
        <w:t xml:space="preserve">olds </w:t>
      </w:r>
      <w:r w:rsidR="00D3047B">
        <w:rPr>
          <w:highlight w:val="white"/>
        </w:rPr>
        <w:t xml:space="preserve">only the </w:t>
      </w:r>
      <w:r w:rsidR="000F0CB9">
        <w:rPr>
          <w:highlight w:val="white"/>
        </w:rPr>
        <w:t>side</w:t>
      </w:r>
      <w:r w:rsidR="00A23B3B">
        <w:rPr>
          <w:highlight w:val="white"/>
        </w:rPr>
        <w:t xml:space="preserve"> </w:t>
      </w:r>
      <w:r w:rsidR="000F0CB9">
        <w:rPr>
          <w:highlight w:val="white"/>
        </w:rPr>
        <w:t xml:space="preserve">effects of the expression. For instance, in the </w:t>
      </w:r>
      <w:r w:rsidR="006979F2">
        <w:rPr>
          <w:highlight w:val="white"/>
        </w:rPr>
        <w:t xml:space="preserve">following </w:t>
      </w:r>
      <w:r w:rsidR="000F0CB9">
        <w:rPr>
          <w:highlight w:val="white"/>
        </w:rPr>
        <w:t>expression</w:t>
      </w:r>
      <w:r w:rsidR="006979F2" w:rsidRPr="006979F2">
        <w:rPr>
          <w:highlight w:val="white"/>
        </w:rPr>
        <w:t xml:space="preserve"> </w:t>
      </w:r>
      <w:r w:rsidR="006979F2">
        <w:rPr>
          <w:highlight w:val="white"/>
        </w:rPr>
        <w:t>the long list holds the whole expression</w:t>
      </w:r>
      <w:r w:rsidR="006B23C4">
        <w:rPr>
          <w:highlight w:val="white"/>
        </w:rPr>
        <w:t>:</w:t>
      </w:r>
      <w:r w:rsidR="006979F2">
        <w:rPr>
          <w:highlight w:val="white"/>
        </w:rPr>
        <w:t xml:space="preserve"> the function call, decrement, and addition</w:t>
      </w:r>
      <w:r w:rsidR="006B23C4">
        <w:rPr>
          <w:highlight w:val="white"/>
        </w:rPr>
        <w:t>. T</w:t>
      </w:r>
      <w:r w:rsidR="006979F2">
        <w:rPr>
          <w:highlight w:val="white"/>
        </w:rPr>
        <w:t xml:space="preserve">he </w:t>
      </w:r>
      <w:r w:rsidR="006B23C4">
        <w:rPr>
          <w:highlight w:val="white"/>
        </w:rPr>
        <w:t xml:space="preserve">short list </w:t>
      </w:r>
      <w:r w:rsidR="008E3D7C">
        <w:rPr>
          <w:highlight w:val="white"/>
        </w:rPr>
        <w:t>holds only the side</w:t>
      </w:r>
      <w:r w:rsidR="00A23B3B">
        <w:rPr>
          <w:highlight w:val="white"/>
        </w:rPr>
        <w:t xml:space="preserve"> </w:t>
      </w:r>
      <w:r w:rsidR="008E3D7C">
        <w:rPr>
          <w:highlight w:val="white"/>
        </w:rPr>
        <w:t>effe</w:t>
      </w:r>
      <w:r w:rsidR="00C14DB2">
        <w:rPr>
          <w:highlight w:val="white"/>
        </w:rPr>
        <w:t>c</w:t>
      </w:r>
      <w:r w:rsidR="008E3D7C">
        <w:rPr>
          <w:highlight w:val="white"/>
        </w:rPr>
        <w:t xml:space="preserve">ts: the function call and </w:t>
      </w:r>
      <w:r w:rsidR="008F23C8">
        <w:rPr>
          <w:highlight w:val="white"/>
        </w:rPr>
        <w:t xml:space="preserve">decrement, </w:t>
      </w:r>
      <w:r w:rsidR="006979F2">
        <w:rPr>
          <w:highlight w:val="white"/>
        </w:rPr>
        <w:t>but not the addition</w:t>
      </w:r>
      <w:r w:rsidR="008F23C8">
        <w:rPr>
          <w:highlight w:val="white"/>
        </w:rPr>
        <w:t>.</w:t>
      </w:r>
    </w:p>
    <w:p w14:paraId="093A60FC" w14:textId="12FAACF0" w:rsidR="00D7781D" w:rsidRDefault="00D7781D" w:rsidP="00D7781D">
      <w:pPr>
        <w:pStyle w:val="Code"/>
        <w:rPr>
          <w:highlight w:val="white"/>
        </w:rPr>
      </w:pPr>
      <w:r>
        <w:rPr>
          <w:highlight w:val="white"/>
        </w:rPr>
        <w:t>f(x) + a--;</w:t>
      </w:r>
    </w:p>
    <w:p w14:paraId="35C92A90" w14:textId="4521CEE0" w:rsidR="008F23C8" w:rsidRDefault="008F23C8" w:rsidP="008F23C8">
      <w:pPr>
        <w:rPr>
          <w:highlight w:val="white"/>
        </w:rPr>
      </w:pPr>
      <w:r>
        <w:rPr>
          <w:highlight w:val="white"/>
        </w:rPr>
        <w:t xml:space="preserve">The following statement is correct, but in holds no side-effects, its short list </w:t>
      </w:r>
      <w:r w:rsidR="00AC1031">
        <w:rPr>
          <w:highlight w:val="white"/>
        </w:rPr>
        <w:t>will be</w:t>
      </w:r>
      <w:r>
        <w:rPr>
          <w:highlight w:val="white"/>
        </w:rPr>
        <w:t xml:space="preserve"> empty, and it will </w:t>
      </w:r>
      <w:r w:rsidR="00AC1031">
        <w:rPr>
          <w:highlight w:val="white"/>
        </w:rPr>
        <w:t>eventually be</w:t>
      </w:r>
      <w:r>
        <w:rPr>
          <w:highlight w:val="white"/>
        </w:rPr>
        <w:t xml:space="preserve"> ignored by the compiler.</w:t>
      </w:r>
    </w:p>
    <w:p w14:paraId="53A43FDB" w14:textId="1C5359B1" w:rsidR="008F23C8" w:rsidRDefault="008F23C8" w:rsidP="008F23C8">
      <w:pPr>
        <w:pStyle w:val="Code"/>
        <w:rPr>
          <w:highlight w:val="white"/>
        </w:rPr>
      </w:pPr>
      <w:r>
        <w:rPr>
          <w:highlight w:val="white"/>
        </w:rPr>
        <w:t>a + (b * c);</w:t>
      </w:r>
    </w:p>
    <w:p w14:paraId="5725BF2F" w14:textId="28AA5DAE" w:rsidR="00627081" w:rsidRDefault="00627081" w:rsidP="00627081">
      <w:pPr>
        <w:pStyle w:val="CodeHeader"/>
        <w:rPr>
          <w:highlight w:val="white"/>
        </w:rPr>
      </w:pPr>
      <w:r>
        <w:rPr>
          <w:highlight w:val="white"/>
        </w:rPr>
        <w:t>Expression.cs</w:t>
      </w:r>
    </w:p>
    <w:p w14:paraId="7247DD7D" w14:textId="77777777" w:rsidR="00627081" w:rsidRPr="00627081" w:rsidRDefault="00627081" w:rsidP="00627081">
      <w:pPr>
        <w:pStyle w:val="Code"/>
        <w:rPr>
          <w:highlight w:val="white"/>
        </w:rPr>
      </w:pPr>
      <w:r w:rsidRPr="00627081">
        <w:rPr>
          <w:highlight w:val="white"/>
        </w:rPr>
        <w:t>using System.Numerics;</w:t>
      </w:r>
    </w:p>
    <w:p w14:paraId="4A090151" w14:textId="77777777" w:rsidR="00627081" w:rsidRPr="00627081" w:rsidRDefault="00627081" w:rsidP="00627081">
      <w:pPr>
        <w:pStyle w:val="Code"/>
        <w:rPr>
          <w:highlight w:val="white"/>
        </w:rPr>
      </w:pPr>
      <w:r w:rsidRPr="00627081">
        <w:rPr>
          <w:highlight w:val="white"/>
        </w:rPr>
        <w:t>using System.Collections.Generic;</w:t>
      </w:r>
    </w:p>
    <w:p w14:paraId="56845279" w14:textId="77777777" w:rsidR="00627081" w:rsidRPr="00627081" w:rsidRDefault="00627081" w:rsidP="00627081">
      <w:pPr>
        <w:pStyle w:val="Code"/>
        <w:rPr>
          <w:highlight w:val="white"/>
        </w:rPr>
      </w:pPr>
    </w:p>
    <w:p w14:paraId="2D5CC1D4" w14:textId="77777777" w:rsidR="00627081" w:rsidRPr="00627081" w:rsidRDefault="00627081" w:rsidP="00627081">
      <w:pPr>
        <w:pStyle w:val="Code"/>
        <w:rPr>
          <w:highlight w:val="white"/>
        </w:rPr>
      </w:pPr>
      <w:r w:rsidRPr="00627081">
        <w:rPr>
          <w:highlight w:val="white"/>
        </w:rPr>
        <w:t>namespace CCompiler {</w:t>
      </w:r>
    </w:p>
    <w:p w14:paraId="5A849BA2" w14:textId="77777777" w:rsidR="00627081" w:rsidRPr="00627081" w:rsidRDefault="00627081" w:rsidP="00627081">
      <w:pPr>
        <w:pStyle w:val="Code"/>
        <w:rPr>
          <w:highlight w:val="white"/>
        </w:rPr>
      </w:pPr>
      <w:r w:rsidRPr="00627081">
        <w:rPr>
          <w:highlight w:val="white"/>
        </w:rPr>
        <w:t xml:space="preserve">  public class Expression {</w:t>
      </w:r>
    </w:p>
    <w:p w14:paraId="2C5389D8" w14:textId="77777777" w:rsidR="00627081" w:rsidRPr="00627081" w:rsidRDefault="00627081" w:rsidP="00627081">
      <w:pPr>
        <w:pStyle w:val="Code"/>
        <w:rPr>
          <w:highlight w:val="white"/>
        </w:rPr>
      </w:pPr>
      <w:r w:rsidRPr="00627081">
        <w:rPr>
          <w:highlight w:val="white"/>
        </w:rPr>
        <w:t xml:space="preserve">    private Symbol m_symbol;</w:t>
      </w:r>
    </w:p>
    <w:p w14:paraId="1BDBDDD7" w14:textId="77777777" w:rsidR="00627081" w:rsidRPr="00627081" w:rsidRDefault="00627081" w:rsidP="00627081">
      <w:pPr>
        <w:pStyle w:val="Code"/>
        <w:rPr>
          <w:highlight w:val="white"/>
        </w:rPr>
      </w:pPr>
      <w:r w:rsidRPr="00627081">
        <w:rPr>
          <w:highlight w:val="white"/>
        </w:rPr>
        <w:t xml:space="preserve">    private List&lt;MiddleCode&gt; m_shortList;</w:t>
      </w:r>
    </w:p>
    <w:p w14:paraId="5CDA47B0" w14:textId="77777777" w:rsidR="00627081" w:rsidRPr="00627081" w:rsidRDefault="00627081" w:rsidP="00627081">
      <w:pPr>
        <w:pStyle w:val="Code"/>
        <w:rPr>
          <w:highlight w:val="white"/>
        </w:rPr>
      </w:pPr>
      <w:r w:rsidRPr="00627081">
        <w:rPr>
          <w:highlight w:val="white"/>
        </w:rPr>
        <w:t xml:space="preserve">    private List&lt;MiddleCode&gt; m_longList;</w:t>
      </w:r>
    </w:p>
    <w:p w14:paraId="3CFD08D3" w14:textId="77777777" w:rsidR="00627081" w:rsidRPr="00627081" w:rsidRDefault="00627081" w:rsidP="00627081">
      <w:pPr>
        <w:pStyle w:val="Code"/>
        <w:rPr>
          <w:highlight w:val="white"/>
        </w:rPr>
      </w:pPr>
      <w:r w:rsidRPr="00627081">
        <w:rPr>
          <w:highlight w:val="white"/>
        </w:rPr>
        <w:t xml:space="preserve">    private Register? m_register;</w:t>
      </w:r>
    </w:p>
    <w:p w14:paraId="524850FB" w14:textId="77777777" w:rsidR="00627081" w:rsidRPr="00627081" w:rsidRDefault="00627081" w:rsidP="00627081">
      <w:pPr>
        <w:pStyle w:val="Code"/>
        <w:rPr>
          <w:highlight w:val="white"/>
        </w:rPr>
      </w:pPr>
      <w:r w:rsidRPr="00627081">
        <w:rPr>
          <w:highlight w:val="white"/>
        </w:rPr>
        <w:t xml:space="preserve">  </w:t>
      </w:r>
    </w:p>
    <w:p w14:paraId="3B578E37" w14:textId="77777777" w:rsidR="00627081" w:rsidRPr="00627081" w:rsidRDefault="00627081" w:rsidP="00627081">
      <w:pPr>
        <w:pStyle w:val="Code"/>
        <w:rPr>
          <w:highlight w:val="white"/>
        </w:rPr>
      </w:pPr>
      <w:r w:rsidRPr="00627081">
        <w:rPr>
          <w:highlight w:val="white"/>
        </w:rPr>
        <w:t xml:space="preserve">    public Expression(Symbol symbol, List&lt;MiddleCode&gt; shortList,</w:t>
      </w:r>
    </w:p>
    <w:p w14:paraId="28F7B670" w14:textId="77777777" w:rsidR="00627081" w:rsidRPr="00627081" w:rsidRDefault="00627081" w:rsidP="00627081">
      <w:pPr>
        <w:pStyle w:val="Code"/>
        <w:rPr>
          <w:highlight w:val="white"/>
        </w:rPr>
      </w:pPr>
      <w:r w:rsidRPr="00627081">
        <w:rPr>
          <w:highlight w:val="white"/>
        </w:rPr>
        <w:t xml:space="preserve">                      List&lt;MiddleCode&gt; longList, Register? register = null) {</w:t>
      </w:r>
    </w:p>
    <w:p w14:paraId="421EB417" w14:textId="77777777" w:rsidR="00627081" w:rsidRPr="00627081" w:rsidRDefault="00627081" w:rsidP="00627081">
      <w:pPr>
        <w:pStyle w:val="Code"/>
        <w:rPr>
          <w:highlight w:val="white"/>
        </w:rPr>
      </w:pPr>
      <w:r w:rsidRPr="00627081">
        <w:rPr>
          <w:highlight w:val="white"/>
        </w:rPr>
        <w:t xml:space="preserve">      m_symbol = symbol;</w:t>
      </w:r>
    </w:p>
    <w:p w14:paraId="2EEFA22F" w14:textId="77777777" w:rsidR="00627081" w:rsidRPr="00627081" w:rsidRDefault="00627081" w:rsidP="00627081">
      <w:pPr>
        <w:pStyle w:val="Code"/>
        <w:rPr>
          <w:highlight w:val="white"/>
        </w:rPr>
      </w:pPr>
      <w:r w:rsidRPr="00627081">
        <w:rPr>
          <w:highlight w:val="white"/>
        </w:rPr>
        <w:t xml:space="preserve">      m_shortList = (shortList != null) ? shortList : (new List&lt;MiddleCode&gt;());</w:t>
      </w:r>
    </w:p>
    <w:p w14:paraId="3A2DB805" w14:textId="77777777" w:rsidR="00627081" w:rsidRPr="00627081" w:rsidRDefault="00627081" w:rsidP="00627081">
      <w:pPr>
        <w:pStyle w:val="Code"/>
        <w:rPr>
          <w:highlight w:val="white"/>
        </w:rPr>
      </w:pPr>
      <w:r w:rsidRPr="00627081">
        <w:rPr>
          <w:highlight w:val="white"/>
        </w:rPr>
        <w:t xml:space="preserve">      m_longList = (longList != null) ? longList : (new List&lt;MiddleCode&gt;());</w:t>
      </w:r>
    </w:p>
    <w:p w14:paraId="06F97495" w14:textId="77777777" w:rsidR="00627081" w:rsidRPr="00627081" w:rsidRDefault="00627081" w:rsidP="00627081">
      <w:pPr>
        <w:pStyle w:val="Code"/>
        <w:rPr>
          <w:highlight w:val="white"/>
        </w:rPr>
      </w:pPr>
      <w:r w:rsidRPr="00627081">
        <w:rPr>
          <w:highlight w:val="white"/>
        </w:rPr>
        <w:t xml:space="preserve">      m_register = register;</w:t>
      </w:r>
    </w:p>
    <w:p w14:paraId="2AFA26A9" w14:textId="77777777" w:rsidR="00627081" w:rsidRPr="00627081" w:rsidRDefault="00627081" w:rsidP="00627081">
      <w:pPr>
        <w:pStyle w:val="Code"/>
        <w:rPr>
          <w:highlight w:val="white"/>
        </w:rPr>
      </w:pPr>
      <w:r w:rsidRPr="00627081">
        <w:rPr>
          <w:highlight w:val="white"/>
        </w:rPr>
        <w:t xml:space="preserve">    }</w:t>
      </w:r>
    </w:p>
    <w:p w14:paraId="59A9F384" w14:textId="77777777" w:rsidR="00627081" w:rsidRPr="00627081" w:rsidRDefault="00627081" w:rsidP="00627081">
      <w:pPr>
        <w:pStyle w:val="Code"/>
        <w:rPr>
          <w:highlight w:val="white"/>
        </w:rPr>
      </w:pPr>
      <w:r w:rsidRPr="00627081">
        <w:rPr>
          <w:highlight w:val="white"/>
        </w:rPr>
        <w:t xml:space="preserve">  </w:t>
      </w:r>
    </w:p>
    <w:p w14:paraId="67EFEBCA" w14:textId="77777777" w:rsidR="00627081" w:rsidRPr="00627081" w:rsidRDefault="00627081" w:rsidP="00627081">
      <w:pPr>
        <w:pStyle w:val="Code"/>
        <w:rPr>
          <w:highlight w:val="white"/>
        </w:rPr>
      </w:pPr>
      <w:r w:rsidRPr="00627081">
        <w:rPr>
          <w:highlight w:val="white"/>
        </w:rPr>
        <w:t xml:space="preserve">    public Symbol Symbol {</w:t>
      </w:r>
    </w:p>
    <w:p w14:paraId="7A35803E" w14:textId="77777777" w:rsidR="00627081" w:rsidRPr="00627081" w:rsidRDefault="00627081" w:rsidP="00627081">
      <w:pPr>
        <w:pStyle w:val="Code"/>
        <w:rPr>
          <w:highlight w:val="white"/>
        </w:rPr>
      </w:pPr>
      <w:r w:rsidRPr="00627081">
        <w:rPr>
          <w:highlight w:val="white"/>
        </w:rPr>
        <w:t xml:space="preserve">      get { return m_symbol; }</w:t>
      </w:r>
    </w:p>
    <w:p w14:paraId="7185BEE2" w14:textId="77777777" w:rsidR="00627081" w:rsidRPr="00627081" w:rsidRDefault="00627081" w:rsidP="00627081">
      <w:pPr>
        <w:pStyle w:val="Code"/>
        <w:rPr>
          <w:highlight w:val="white"/>
        </w:rPr>
      </w:pPr>
      <w:r w:rsidRPr="00627081">
        <w:rPr>
          <w:highlight w:val="white"/>
        </w:rPr>
        <w:t xml:space="preserve">    }</w:t>
      </w:r>
    </w:p>
    <w:p w14:paraId="32F8E7C0" w14:textId="77777777" w:rsidR="00627081" w:rsidRPr="00627081" w:rsidRDefault="00627081" w:rsidP="00627081">
      <w:pPr>
        <w:pStyle w:val="Code"/>
        <w:rPr>
          <w:highlight w:val="white"/>
        </w:rPr>
      </w:pPr>
    </w:p>
    <w:p w14:paraId="11DF9023" w14:textId="77777777" w:rsidR="00627081" w:rsidRPr="00627081" w:rsidRDefault="00627081" w:rsidP="00627081">
      <w:pPr>
        <w:pStyle w:val="Code"/>
        <w:rPr>
          <w:highlight w:val="white"/>
        </w:rPr>
      </w:pPr>
      <w:r w:rsidRPr="00627081">
        <w:rPr>
          <w:highlight w:val="white"/>
        </w:rPr>
        <w:t xml:space="preserve">    public List&lt;MiddleCode&gt; ShortList {</w:t>
      </w:r>
    </w:p>
    <w:p w14:paraId="48A94AF5" w14:textId="77777777" w:rsidR="00627081" w:rsidRPr="00627081" w:rsidRDefault="00627081" w:rsidP="00627081">
      <w:pPr>
        <w:pStyle w:val="Code"/>
        <w:rPr>
          <w:highlight w:val="white"/>
        </w:rPr>
      </w:pPr>
      <w:r w:rsidRPr="00627081">
        <w:rPr>
          <w:highlight w:val="white"/>
        </w:rPr>
        <w:t xml:space="preserve">      get { return m_shortList; }</w:t>
      </w:r>
    </w:p>
    <w:p w14:paraId="21AD7458" w14:textId="77777777" w:rsidR="00627081" w:rsidRPr="00627081" w:rsidRDefault="00627081" w:rsidP="00627081">
      <w:pPr>
        <w:pStyle w:val="Code"/>
        <w:rPr>
          <w:highlight w:val="white"/>
        </w:rPr>
      </w:pPr>
      <w:r w:rsidRPr="00627081">
        <w:rPr>
          <w:highlight w:val="white"/>
        </w:rPr>
        <w:t xml:space="preserve">    }</w:t>
      </w:r>
    </w:p>
    <w:p w14:paraId="1655178F" w14:textId="77777777" w:rsidR="00627081" w:rsidRPr="00627081" w:rsidRDefault="00627081" w:rsidP="00627081">
      <w:pPr>
        <w:pStyle w:val="Code"/>
        <w:rPr>
          <w:highlight w:val="white"/>
        </w:rPr>
      </w:pPr>
    </w:p>
    <w:p w14:paraId="59757648" w14:textId="77777777" w:rsidR="00627081" w:rsidRPr="00627081" w:rsidRDefault="00627081" w:rsidP="00627081">
      <w:pPr>
        <w:pStyle w:val="Code"/>
        <w:rPr>
          <w:highlight w:val="white"/>
        </w:rPr>
      </w:pPr>
      <w:r w:rsidRPr="00627081">
        <w:rPr>
          <w:highlight w:val="white"/>
        </w:rPr>
        <w:t xml:space="preserve">    public List&lt;MiddleCode&gt; LongList {</w:t>
      </w:r>
    </w:p>
    <w:p w14:paraId="0A477DE1" w14:textId="77777777" w:rsidR="00627081" w:rsidRPr="00627081" w:rsidRDefault="00627081" w:rsidP="00627081">
      <w:pPr>
        <w:pStyle w:val="Code"/>
        <w:rPr>
          <w:highlight w:val="white"/>
        </w:rPr>
      </w:pPr>
      <w:r w:rsidRPr="00627081">
        <w:rPr>
          <w:highlight w:val="white"/>
        </w:rPr>
        <w:t xml:space="preserve">      get { return m_longList; }</w:t>
      </w:r>
    </w:p>
    <w:p w14:paraId="73B4CC6B" w14:textId="77777777" w:rsidR="00627081" w:rsidRPr="00627081" w:rsidRDefault="00627081" w:rsidP="00627081">
      <w:pPr>
        <w:pStyle w:val="Code"/>
        <w:rPr>
          <w:highlight w:val="white"/>
        </w:rPr>
      </w:pPr>
      <w:r w:rsidRPr="00627081">
        <w:rPr>
          <w:highlight w:val="white"/>
        </w:rPr>
        <w:t xml:space="preserve">    }</w:t>
      </w:r>
    </w:p>
    <w:p w14:paraId="7A132119" w14:textId="77777777" w:rsidR="00627081" w:rsidRPr="00627081" w:rsidRDefault="00627081" w:rsidP="00627081">
      <w:pPr>
        <w:pStyle w:val="Code"/>
        <w:rPr>
          <w:highlight w:val="white"/>
        </w:rPr>
      </w:pPr>
    </w:p>
    <w:p w14:paraId="4AE9C294" w14:textId="77777777" w:rsidR="00627081" w:rsidRPr="00627081" w:rsidRDefault="00627081" w:rsidP="00627081">
      <w:pPr>
        <w:pStyle w:val="Code"/>
        <w:rPr>
          <w:highlight w:val="white"/>
        </w:rPr>
      </w:pPr>
      <w:r w:rsidRPr="00627081">
        <w:rPr>
          <w:highlight w:val="white"/>
        </w:rPr>
        <w:t xml:space="preserve">    public Register? Register {</w:t>
      </w:r>
    </w:p>
    <w:p w14:paraId="04DA8368" w14:textId="77777777" w:rsidR="00627081" w:rsidRPr="00627081" w:rsidRDefault="00627081" w:rsidP="00627081">
      <w:pPr>
        <w:pStyle w:val="Code"/>
        <w:rPr>
          <w:highlight w:val="white"/>
        </w:rPr>
      </w:pPr>
      <w:r w:rsidRPr="00627081">
        <w:rPr>
          <w:highlight w:val="white"/>
        </w:rPr>
        <w:t xml:space="preserve">      get { return m_register; }</w:t>
      </w:r>
    </w:p>
    <w:p w14:paraId="4DEFE5E0" w14:textId="77777777" w:rsidR="00627081" w:rsidRPr="00627081" w:rsidRDefault="00627081" w:rsidP="00627081">
      <w:pPr>
        <w:pStyle w:val="Code"/>
        <w:rPr>
          <w:highlight w:val="white"/>
        </w:rPr>
      </w:pPr>
      <w:r w:rsidRPr="00627081">
        <w:rPr>
          <w:highlight w:val="white"/>
        </w:rPr>
        <w:t xml:space="preserve">    }</w:t>
      </w:r>
    </w:p>
    <w:p w14:paraId="0752ABF4" w14:textId="77777777" w:rsidR="00627081" w:rsidRPr="00627081" w:rsidRDefault="00627081" w:rsidP="00627081">
      <w:pPr>
        <w:pStyle w:val="Code"/>
        <w:rPr>
          <w:highlight w:val="white"/>
        </w:rPr>
      </w:pPr>
    </w:p>
    <w:p w14:paraId="099B607F" w14:textId="77777777" w:rsidR="00627081" w:rsidRPr="00627081" w:rsidRDefault="00627081" w:rsidP="00627081">
      <w:pPr>
        <w:pStyle w:val="Code"/>
        <w:rPr>
          <w:highlight w:val="white"/>
        </w:rPr>
      </w:pPr>
      <w:r w:rsidRPr="00627081">
        <w:rPr>
          <w:highlight w:val="white"/>
        </w:rPr>
        <w:t xml:space="preserve">    public override string ToString() {</w:t>
      </w:r>
    </w:p>
    <w:p w14:paraId="28D1AC19" w14:textId="77777777" w:rsidR="00627081" w:rsidRPr="00627081" w:rsidRDefault="00627081" w:rsidP="00627081">
      <w:pPr>
        <w:pStyle w:val="Code"/>
        <w:rPr>
          <w:highlight w:val="white"/>
        </w:rPr>
      </w:pPr>
      <w:r w:rsidRPr="00627081">
        <w:rPr>
          <w:highlight w:val="white"/>
        </w:rPr>
        <w:t xml:space="preserve">      return m_symbol.ToString();</w:t>
      </w:r>
    </w:p>
    <w:p w14:paraId="0EC40B42" w14:textId="77777777" w:rsidR="00627081" w:rsidRPr="00627081" w:rsidRDefault="00627081" w:rsidP="00627081">
      <w:pPr>
        <w:pStyle w:val="Code"/>
        <w:rPr>
          <w:highlight w:val="white"/>
        </w:rPr>
      </w:pPr>
      <w:r w:rsidRPr="00627081">
        <w:rPr>
          <w:highlight w:val="white"/>
        </w:rPr>
        <w:t xml:space="preserve">    }</w:t>
      </w:r>
    </w:p>
    <w:p w14:paraId="11F0A418" w14:textId="77777777" w:rsidR="00627081" w:rsidRPr="00627081" w:rsidRDefault="00627081" w:rsidP="00627081">
      <w:pPr>
        <w:pStyle w:val="Code"/>
        <w:rPr>
          <w:highlight w:val="white"/>
        </w:rPr>
      </w:pPr>
      <w:r w:rsidRPr="00627081">
        <w:rPr>
          <w:highlight w:val="white"/>
        </w:rPr>
        <w:t xml:space="preserve">  }</w:t>
      </w:r>
    </w:p>
    <w:p w14:paraId="136EEBC8" w14:textId="57D3DA46" w:rsidR="00DB156E" w:rsidRPr="00627081" w:rsidRDefault="00627081" w:rsidP="00627081">
      <w:pPr>
        <w:pStyle w:val="Code"/>
        <w:rPr>
          <w:highlight w:val="white"/>
        </w:rPr>
      </w:pPr>
      <w:r w:rsidRPr="00627081">
        <w:rPr>
          <w:highlight w:val="white"/>
        </w:rPr>
        <w:t>}</w:t>
      </w:r>
    </w:p>
    <w:p w14:paraId="12CA0781" w14:textId="77777777" w:rsidR="00B45AC2" w:rsidRPr="00986814" w:rsidRDefault="00B45AC2" w:rsidP="00B45AC2">
      <w:r>
        <w:lastRenderedPageBreak/>
        <w:t xml:space="preserve">The </w:t>
      </w:r>
      <w:r w:rsidRPr="00EA67E8">
        <w:rPr>
          <w:rStyle w:val="CodeInText"/>
        </w:rPr>
        <w:t>if</w:t>
      </w:r>
      <w:r>
        <w:t xml:space="preserve"> statement backpatches the true set to the beginning of the statement and the false set to the middle code instruction following the statement. The </w:t>
      </w:r>
      <w:r w:rsidRPr="00EA67E8">
        <w:rPr>
          <w:rStyle w:val="CodeInText"/>
        </w:rPr>
        <w:t>if-else</w:t>
      </w:r>
      <w:r>
        <w:t xml:space="preserve"> statement backpatches the true set to the beginning of the true statement and the false set to the beginning of the false statement.</w:t>
      </w:r>
    </w:p>
    <w:p w14:paraId="1FC2621D" w14:textId="79E546B7" w:rsidR="00B77A5B" w:rsidRPr="009E6D84" w:rsidRDefault="001E238E" w:rsidP="001E238E">
      <w:pPr>
        <w:rPr>
          <w:highlight w:val="white"/>
        </w:rPr>
      </w:pPr>
      <w:r>
        <w:rPr>
          <w:highlight w:val="white"/>
        </w:rPr>
        <w:t xml:space="preserve">The </w:t>
      </w:r>
      <w:r w:rsidRPr="001E238E">
        <w:rPr>
          <w:rStyle w:val="KeyWord0"/>
          <w:highlight w:val="white"/>
        </w:rPr>
        <w:t>IfStatement</w:t>
      </w:r>
      <w:r>
        <w:rPr>
          <w:highlight w:val="white"/>
        </w:rPr>
        <w:t xml:space="preserve"> </w:t>
      </w:r>
      <w:r w:rsidR="00DE46F3">
        <w:rPr>
          <w:highlight w:val="white"/>
        </w:rPr>
        <w:t xml:space="preserve">method </w:t>
      </w:r>
      <w:r w:rsidR="005119D1">
        <w:rPr>
          <w:highlight w:val="white"/>
        </w:rPr>
        <w:t xml:space="preserve">handles the if statement of the parser. Since the if-statement accepts logical expressions only, we need to start </w:t>
      </w:r>
      <w:r w:rsidR="00D73EE8">
        <w:rPr>
          <w:highlight w:val="white"/>
        </w:rPr>
        <w:t>with making sure the expression is or becomes a logical expression.</w:t>
      </w:r>
    </w:p>
    <w:p w14:paraId="6716CCEF" w14:textId="2F805416" w:rsidR="00CA5B2D" w:rsidRDefault="00CA5B2D" w:rsidP="009E6D84">
      <w:pPr>
        <w:pStyle w:val="CodeHeader"/>
        <w:rPr>
          <w:highlight w:val="white"/>
        </w:rPr>
      </w:pPr>
      <w:r>
        <w:rPr>
          <w:highlight w:val="white"/>
        </w:rPr>
        <w:t>MiddleCodeGenerator.cs</w:t>
      </w:r>
    </w:p>
    <w:p w14:paraId="1E2FBEC0" w14:textId="7C7848B3" w:rsidR="00CA4F45" w:rsidRDefault="008D0D68" w:rsidP="008D0D68">
      <w:pPr>
        <w:pStyle w:val="Code"/>
        <w:rPr>
          <w:highlight w:val="white"/>
        </w:rPr>
      </w:pPr>
      <w:r w:rsidRPr="008D0D68">
        <w:rPr>
          <w:highlight w:val="white"/>
        </w:rPr>
        <w:t xml:space="preserve">    public static Statement IfStatement(Expression </w:t>
      </w:r>
      <w:r w:rsidR="00F67B84">
        <w:rPr>
          <w:highlight w:val="white"/>
        </w:rPr>
        <w:t>expression</w:t>
      </w:r>
      <w:r w:rsidRPr="008D0D68">
        <w:rPr>
          <w:highlight w:val="white"/>
        </w:rPr>
        <w:t>,</w:t>
      </w:r>
    </w:p>
    <w:p w14:paraId="5DABDC37" w14:textId="21C42C0B" w:rsidR="00D96EEE" w:rsidRPr="008D0D68" w:rsidRDefault="00CA4F45" w:rsidP="008D0D68">
      <w:pPr>
        <w:pStyle w:val="Code"/>
        <w:rPr>
          <w:highlight w:val="white"/>
        </w:rPr>
      </w:pPr>
      <w:r>
        <w:rPr>
          <w:highlight w:val="white"/>
        </w:rPr>
        <w:t xml:space="preserve">                                       </w:t>
      </w:r>
      <w:r w:rsidR="008D0D68" w:rsidRPr="008D0D68">
        <w:rPr>
          <w:highlight w:val="white"/>
        </w:rPr>
        <w:t xml:space="preserve"> Statement </w:t>
      </w:r>
      <w:r>
        <w:rPr>
          <w:highlight w:val="white"/>
        </w:rPr>
        <w:t>innerStatement</w:t>
      </w:r>
      <w:r w:rsidR="008D0D68" w:rsidRPr="008D0D68">
        <w:rPr>
          <w:highlight w:val="white"/>
        </w:rPr>
        <w:t>){</w:t>
      </w:r>
    </w:p>
    <w:p w14:paraId="24E713A3" w14:textId="708F9BA4" w:rsidR="008D0D68" w:rsidRDefault="008D0D68" w:rsidP="008D0D68">
      <w:pPr>
        <w:pStyle w:val="Code"/>
        <w:rPr>
          <w:highlight w:val="white"/>
        </w:rPr>
      </w:pPr>
      <w:r w:rsidRPr="008D0D68">
        <w:rPr>
          <w:highlight w:val="white"/>
        </w:rPr>
        <w:t xml:space="preserve">      </w:t>
      </w:r>
      <w:r w:rsidR="00F67B84">
        <w:rPr>
          <w:highlight w:val="white"/>
        </w:rPr>
        <w:t>expression</w:t>
      </w:r>
      <w:r w:rsidRPr="008D0D68">
        <w:rPr>
          <w:highlight w:val="white"/>
        </w:rPr>
        <w:t xml:space="preserve"> = TypeCast.ToLogical(</w:t>
      </w:r>
      <w:r w:rsidR="00F67B84">
        <w:rPr>
          <w:highlight w:val="white"/>
        </w:rPr>
        <w:t>expression</w:t>
      </w:r>
      <w:r w:rsidRPr="008D0D68">
        <w:rPr>
          <w:highlight w:val="white"/>
        </w:rPr>
        <w:t>);</w:t>
      </w:r>
    </w:p>
    <w:p w14:paraId="1675D23F" w14:textId="15D3B19A" w:rsidR="007A4053" w:rsidRPr="008D0D68" w:rsidRDefault="007A4053" w:rsidP="007A4053">
      <w:pPr>
        <w:rPr>
          <w:highlight w:val="white"/>
        </w:rPr>
      </w:pPr>
      <w:r>
        <w:rPr>
          <w:highlight w:val="white"/>
        </w:rPr>
        <w:t>Since we use the value of the expression in the if</w:t>
      </w:r>
      <w:r w:rsidR="00021505">
        <w:rPr>
          <w:highlight w:val="white"/>
        </w:rPr>
        <w:t>-</w:t>
      </w:r>
      <w:r w:rsidR="00F67B84">
        <w:rPr>
          <w:highlight w:val="white"/>
        </w:rPr>
        <w:t>s</w:t>
      </w:r>
      <w:r w:rsidR="00CA4F45">
        <w:rPr>
          <w:highlight w:val="white"/>
        </w:rPr>
        <w:t>tatement</w:t>
      </w:r>
      <w:r>
        <w:rPr>
          <w:highlight w:val="white"/>
        </w:rPr>
        <w:t>, we only use the long list.</w:t>
      </w:r>
    </w:p>
    <w:p w14:paraId="4FE91BC5" w14:textId="16404AED" w:rsidR="008D0D68" w:rsidRPr="008D0D68" w:rsidRDefault="008D0D68" w:rsidP="008D0D68">
      <w:pPr>
        <w:pStyle w:val="Code"/>
        <w:rPr>
          <w:highlight w:val="white"/>
        </w:rPr>
      </w:pPr>
      <w:r w:rsidRPr="008D0D68">
        <w:rPr>
          <w:highlight w:val="white"/>
        </w:rPr>
        <w:t xml:space="preserve">      List&lt;MiddleCode&gt; codeList = </w:t>
      </w:r>
      <w:r w:rsidR="00F67B84">
        <w:rPr>
          <w:highlight w:val="white"/>
        </w:rPr>
        <w:t>expression</w:t>
      </w:r>
      <w:r w:rsidRPr="008D0D68">
        <w:rPr>
          <w:highlight w:val="white"/>
        </w:rPr>
        <w:t>.LongList;</w:t>
      </w:r>
    </w:p>
    <w:p w14:paraId="3CDB4050" w14:textId="77777777" w:rsidR="008D0D68" w:rsidRPr="008D0D68" w:rsidRDefault="008D0D68" w:rsidP="008D0D68">
      <w:pPr>
        <w:pStyle w:val="Code"/>
        <w:rPr>
          <w:highlight w:val="white"/>
        </w:rPr>
      </w:pPr>
      <w:r w:rsidRPr="008D0D68">
        <w:rPr>
          <w:highlight w:val="white"/>
        </w:rPr>
        <w:t xml:space="preserve">      AddMiddleCode(codeList, MiddleOperator.CheckTrackMapFloatStack);</w:t>
      </w:r>
    </w:p>
    <w:p w14:paraId="423F1E8B" w14:textId="4699B955" w:rsidR="008D0D68" w:rsidRPr="008D0D68" w:rsidRDefault="00130C02" w:rsidP="00130C02">
      <w:pPr>
        <w:rPr>
          <w:highlight w:val="white"/>
        </w:rPr>
      </w:pPr>
      <w:r>
        <w:rPr>
          <w:highlight w:val="white"/>
        </w:rPr>
        <w:t xml:space="preserve">We backpatch the true value of the expression to the first instruction in the middle code list of the </w:t>
      </w:r>
      <w:r w:rsidR="005545A8">
        <w:rPr>
          <w:highlight w:val="white"/>
        </w:rPr>
        <w:t xml:space="preserve">inner </w:t>
      </w:r>
      <w:r w:rsidR="00AC3D9A">
        <w:rPr>
          <w:highlight w:val="white"/>
        </w:rPr>
        <w:t>s</w:t>
      </w:r>
      <w:r w:rsidR="00CA4F45">
        <w:rPr>
          <w:highlight w:val="white"/>
        </w:rPr>
        <w:t>tatement</w:t>
      </w:r>
      <w:r>
        <w:rPr>
          <w:highlight w:val="white"/>
        </w:rPr>
        <w:t>.</w:t>
      </w:r>
      <w:r w:rsidR="000C5A56">
        <w:rPr>
          <w:highlight w:val="white"/>
        </w:rPr>
        <w:t xml:space="preserve"> This means that when the expression is true, the program will jump to the </w:t>
      </w:r>
      <w:r w:rsidR="00050041">
        <w:rPr>
          <w:highlight w:val="white"/>
        </w:rPr>
        <w:t xml:space="preserve">beginning of the </w:t>
      </w:r>
      <w:r w:rsidR="000C5A56">
        <w:rPr>
          <w:highlight w:val="white"/>
        </w:rPr>
        <w:t>code list</w:t>
      </w:r>
      <w:r w:rsidR="00050041">
        <w:rPr>
          <w:highlight w:val="white"/>
        </w:rPr>
        <w:t xml:space="preserve"> of the inner </w:t>
      </w:r>
      <w:r w:rsidR="00AC3D9A">
        <w:rPr>
          <w:highlight w:val="white"/>
        </w:rPr>
        <w:t>s</w:t>
      </w:r>
      <w:r w:rsidR="00CA4F45">
        <w:rPr>
          <w:highlight w:val="white"/>
        </w:rPr>
        <w:t>tatement</w:t>
      </w:r>
      <w:r w:rsidR="00050041">
        <w:rPr>
          <w:highlight w:val="white"/>
        </w:rPr>
        <w:t>.</w:t>
      </w:r>
    </w:p>
    <w:p w14:paraId="0A83A067" w14:textId="4B9BEF2A" w:rsidR="008D0D68" w:rsidRPr="008D0D68" w:rsidRDefault="008D0D68" w:rsidP="008D0D68">
      <w:pPr>
        <w:pStyle w:val="Code"/>
        <w:rPr>
          <w:highlight w:val="white"/>
        </w:rPr>
      </w:pPr>
      <w:r w:rsidRPr="008D0D68">
        <w:rPr>
          <w:highlight w:val="white"/>
        </w:rPr>
        <w:t xml:space="preserve">      Backpatch(</w:t>
      </w:r>
      <w:r w:rsidR="00F67B84">
        <w:rPr>
          <w:highlight w:val="white"/>
        </w:rPr>
        <w:t>expression</w:t>
      </w:r>
      <w:r w:rsidRPr="008D0D68">
        <w:rPr>
          <w:highlight w:val="white"/>
        </w:rPr>
        <w:t xml:space="preserve">.Symbol.TrueSet(), </w:t>
      </w:r>
      <w:r w:rsidR="00CA4F45">
        <w:rPr>
          <w:highlight w:val="white"/>
        </w:rPr>
        <w:t>innerStatement</w:t>
      </w:r>
      <w:r w:rsidR="00C95C36">
        <w:rPr>
          <w:highlight w:val="white"/>
        </w:rPr>
        <w:t>.CodeList</w:t>
      </w:r>
      <w:r w:rsidRPr="008D0D68">
        <w:rPr>
          <w:highlight w:val="white"/>
        </w:rPr>
        <w:t xml:space="preserve">);    </w:t>
      </w:r>
    </w:p>
    <w:p w14:paraId="76AD4417" w14:textId="650F9CEA" w:rsidR="008D0D68" w:rsidRDefault="008D0D68" w:rsidP="008D0D68">
      <w:pPr>
        <w:pStyle w:val="Code"/>
        <w:rPr>
          <w:highlight w:val="white"/>
        </w:rPr>
      </w:pPr>
      <w:r w:rsidRPr="008D0D68">
        <w:rPr>
          <w:highlight w:val="white"/>
        </w:rPr>
        <w:t xml:space="preserve">      codeList.AddRange(</w:t>
      </w:r>
      <w:r w:rsidR="00CA4F45">
        <w:rPr>
          <w:highlight w:val="white"/>
        </w:rPr>
        <w:t>innerStatement</w:t>
      </w:r>
      <w:r w:rsidR="00C95C36">
        <w:rPr>
          <w:highlight w:val="white"/>
        </w:rPr>
        <w:t>.CodeList</w:t>
      </w:r>
      <w:r w:rsidRPr="008D0D68">
        <w:rPr>
          <w:highlight w:val="white"/>
        </w:rPr>
        <w:t>);</w:t>
      </w:r>
    </w:p>
    <w:p w14:paraId="7A2B9972" w14:textId="073D3999" w:rsidR="000C5A56" w:rsidRPr="008D0D68" w:rsidRDefault="000C5A56" w:rsidP="00021505">
      <w:pPr>
        <w:rPr>
          <w:highlight w:val="white"/>
        </w:rPr>
      </w:pPr>
      <w:r>
        <w:rPr>
          <w:highlight w:val="white"/>
        </w:rPr>
        <w:t xml:space="preserve">We add a </w:t>
      </w:r>
      <w:r w:rsidR="00021505">
        <w:rPr>
          <w:highlight w:val="white"/>
        </w:rPr>
        <w:t xml:space="preserve">jump </w:t>
      </w:r>
      <w:r w:rsidR="00CF2661">
        <w:rPr>
          <w:highlight w:val="white"/>
        </w:rPr>
        <w:t xml:space="preserve">instruction </w:t>
      </w:r>
      <w:r w:rsidR="00021505">
        <w:rPr>
          <w:highlight w:val="white"/>
        </w:rPr>
        <w:t>at the end of the middle code that shall jump to the instruction following this if-</w:t>
      </w:r>
      <w:r w:rsidR="00836639">
        <w:rPr>
          <w:highlight w:val="white"/>
        </w:rPr>
        <w:t>s</w:t>
      </w:r>
      <w:r w:rsidR="00CA4F45">
        <w:rPr>
          <w:highlight w:val="white"/>
        </w:rPr>
        <w:t>tatement</w:t>
      </w:r>
      <w:r w:rsidR="00021505">
        <w:rPr>
          <w:highlight w:val="white"/>
        </w:rPr>
        <w:t>.</w:t>
      </w:r>
    </w:p>
    <w:p w14:paraId="701A1ACB" w14:textId="732DDB9D" w:rsidR="008D0D68" w:rsidRPr="008D0D68" w:rsidRDefault="008D0D68" w:rsidP="008D0D68">
      <w:pPr>
        <w:pStyle w:val="Code"/>
        <w:rPr>
          <w:highlight w:val="white"/>
        </w:rPr>
      </w:pPr>
      <w:r w:rsidRPr="008D0D68">
        <w:rPr>
          <w:highlight w:val="white"/>
        </w:rPr>
        <w:t xml:space="preserve">      MiddleCode nextCode = AddMiddleCode(codeList, MiddleOperator.Goto);</w:t>
      </w:r>
    </w:p>
    <w:p w14:paraId="3482C213" w14:textId="2CC20FF4" w:rsidR="008D0D68" w:rsidRPr="008D0D68" w:rsidRDefault="00AE2F50" w:rsidP="00217ED5">
      <w:pPr>
        <w:rPr>
          <w:highlight w:val="white"/>
        </w:rPr>
      </w:pPr>
      <w:r>
        <w:rPr>
          <w:highlight w:val="white"/>
        </w:rPr>
        <w:t xml:space="preserve">We define the </w:t>
      </w:r>
      <w:r w:rsidR="00217ED5">
        <w:rPr>
          <w:highlight w:val="white"/>
        </w:rPr>
        <w:t>next set of the if-</w:t>
      </w:r>
      <w:r w:rsidR="00DF2EBD">
        <w:rPr>
          <w:highlight w:val="white"/>
        </w:rPr>
        <w:t>statement</w:t>
      </w:r>
      <w:r w:rsidR="00217ED5">
        <w:rPr>
          <w:highlight w:val="white"/>
        </w:rPr>
        <w:t xml:space="preserve">, it holds </w:t>
      </w:r>
      <w:r w:rsidR="00E60285">
        <w:rPr>
          <w:highlight w:val="white"/>
        </w:rPr>
        <w:t xml:space="preserve">the </w:t>
      </w:r>
      <w:r w:rsidR="006F3563">
        <w:rPr>
          <w:highlight w:val="white"/>
        </w:rPr>
        <w:t>instruction</w:t>
      </w:r>
      <w:r w:rsidR="00E60285">
        <w:rPr>
          <w:highlight w:val="white"/>
        </w:rPr>
        <w:t>s</w:t>
      </w:r>
      <w:r w:rsidR="006F3563">
        <w:rPr>
          <w:highlight w:val="white"/>
        </w:rPr>
        <w:t xml:space="preserve"> that jump to the instruction after the if-</w:t>
      </w:r>
      <w:r w:rsidR="00DF2EBD" w:rsidRPr="00DF2EBD">
        <w:rPr>
          <w:highlight w:val="white"/>
        </w:rPr>
        <w:t xml:space="preserve"> </w:t>
      </w:r>
      <w:r w:rsidR="00DF2EBD">
        <w:rPr>
          <w:highlight w:val="white"/>
        </w:rPr>
        <w:t>statement</w:t>
      </w:r>
      <w:r w:rsidR="006F3563">
        <w:rPr>
          <w:highlight w:val="white"/>
        </w:rPr>
        <w:t xml:space="preserve">. </w:t>
      </w:r>
      <w:r w:rsidR="00E60285">
        <w:rPr>
          <w:highlight w:val="white"/>
        </w:rPr>
        <w:t xml:space="preserve">It is the union of the </w:t>
      </w:r>
      <w:r w:rsidR="00171D9D">
        <w:rPr>
          <w:highlight w:val="white"/>
        </w:rPr>
        <w:t xml:space="preserve">next set of the inner </w:t>
      </w:r>
      <w:r w:rsidR="00DF2EBD">
        <w:rPr>
          <w:highlight w:val="white"/>
        </w:rPr>
        <w:t>statement</w:t>
      </w:r>
      <w:r w:rsidR="00171D9D">
        <w:rPr>
          <w:highlight w:val="white"/>
        </w:rPr>
        <w:t xml:space="preserve">, the false set of the expression, and the </w:t>
      </w:r>
      <w:r w:rsidR="002E422B">
        <w:rPr>
          <w:highlight w:val="white"/>
        </w:rPr>
        <w:t>jump</w:t>
      </w:r>
      <w:r w:rsidR="00171D9D">
        <w:rPr>
          <w:highlight w:val="white"/>
        </w:rPr>
        <w:t xml:space="preserve"> </w:t>
      </w:r>
      <w:r w:rsidR="00CF2661">
        <w:rPr>
          <w:highlight w:val="white"/>
        </w:rPr>
        <w:t xml:space="preserve">instruction </w:t>
      </w:r>
      <w:r w:rsidR="00171D9D">
        <w:rPr>
          <w:highlight w:val="white"/>
        </w:rPr>
        <w:t>just added to the list.</w:t>
      </w:r>
    </w:p>
    <w:p w14:paraId="175C3523" w14:textId="77777777" w:rsidR="008D0D68" w:rsidRPr="008D0D68" w:rsidRDefault="008D0D68" w:rsidP="008D0D68">
      <w:pPr>
        <w:pStyle w:val="Code"/>
        <w:rPr>
          <w:highlight w:val="white"/>
        </w:rPr>
      </w:pPr>
      <w:r w:rsidRPr="008D0D68">
        <w:rPr>
          <w:highlight w:val="white"/>
        </w:rPr>
        <w:t xml:space="preserve">      ISet&lt;MiddleCode&gt; nextSet = new HashSet&lt;MiddleCode&gt;();</w:t>
      </w:r>
    </w:p>
    <w:p w14:paraId="476F3836" w14:textId="62E28DA2" w:rsidR="008D0D68" w:rsidRPr="008D0D68" w:rsidRDefault="008D0D68" w:rsidP="008D0D68">
      <w:pPr>
        <w:pStyle w:val="Code"/>
        <w:rPr>
          <w:highlight w:val="white"/>
        </w:rPr>
      </w:pPr>
      <w:r w:rsidRPr="008D0D68">
        <w:rPr>
          <w:highlight w:val="white"/>
        </w:rPr>
        <w:t xml:space="preserve">      nextSet.UnionWith(</w:t>
      </w:r>
      <w:r w:rsidR="00CA4F45">
        <w:rPr>
          <w:highlight w:val="white"/>
        </w:rPr>
        <w:t>innerStatement</w:t>
      </w:r>
      <w:r w:rsidR="00C95C36">
        <w:rPr>
          <w:highlight w:val="white"/>
        </w:rPr>
        <w:t>.NextSet</w:t>
      </w:r>
      <w:r w:rsidRPr="008D0D68">
        <w:rPr>
          <w:highlight w:val="white"/>
        </w:rPr>
        <w:t>);</w:t>
      </w:r>
    </w:p>
    <w:p w14:paraId="10CC47D0" w14:textId="183373EF" w:rsidR="008D0D68" w:rsidRPr="008D0D68" w:rsidRDefault="008D0D68" w:rsidP="008D0D68">
      <w:pPr>
        <w:pStyle w:val="Code"/>
        <w:rPr>
          <w:highlight w:val="white"/>
        </w:rPr>
      </w:pPr>
      <w:r w:rsidRPr="008D0D68">
        <w:rPr>
          <w:highlight w:val="white"/>
        </w:rPr>
        <w:t xml:space="preserve">      nextSet.UnionWith(</w:t>
      </w:r>
      <w:r w:rsidR="00F67B84">
        <w:rPr>
          <w:highlight w:val="white"/>
        </w:rPr>
        <w:t>expression</w:t>
      </w:r>
      <w:r w:rsidRPr="008D0D68">
        <w:rPr>
          <w:highlight w:val="white"/>
        </w:rPr>
        <w:t>.Symbol.FalseSet());</w:t>
      </w:r>
    </w:p>
    <w:p w14:paraId="07EBA206" w14:textId="77777777" w:rsidR="008D0D68" w:rsidRPr="008D0D68" w:rsidRDefault="008D0D68" w:rsidP="008D0D68">
      <w:pPr>
        <w:pStyle w:val="Code"/>
        <w:rPr>
          <w:highlight w:val="white"/>
        </w:rPr>
      </w:pPr>
      <w:r w:rsidRPr="008D0D68">
        <w:rPr>
          <w:highlight w:val="white"/>
        </w:rPr>
        <w:t xml:space="preserve">      nextSet.Add(nextCode);</w:t>
      </w:r>
    </w:p>
    <w:p w14:paraId="75B38124" w14:textId="411AC960" w:rsidR="008D0D68" w:rsidRPr="008D0D68" w:rsidRDefault="00ED4B43" w:rsidP="009E0508">
      <w:pPr>
        <w:rPr>
          <w:highlight w:val="white"/>
        </w:rPr>
      </w:pPr>
      <w:r>
        <w:rPr>
          <w:highlight w:val="white"/>
        </w:rPr>
        <w:t xml:space="preserve">Finally, </w:t>
      </w:r>
      <w:r w:rsidR="009E0508">
        <w:rPr>
          <w:highlight w:val="white"/>
        </w:rPr>
        <w:t xml:space="preserve">we return on object of the </w:t>
      </w:r>
      <w:r w:rsidR="009E0508" w:rsidRPr="00317C94">
        <w:rPr>
          <w:rStyle w:val="KeyWord0"/>
          <w:highlight w:val="white"/>
        </w:rPr>
        <w:t>Statement</w:t>
      </w:r>
      <w:r w:rsidR="009E0508">
        <w:rPr>
          <w:highlight w:val="white"/>
        </w:rPr>
        <w:t xml:space="preserve"> class holding the </w:t>
      </w:r>
      <w:r w:rsidR="0069239A">
        <w:rPr>
          <w:highlight w:val="white"/>
        </w:rPr>
        <w:t xml:space="preserve">code list and next set of the </w:t>
      </w:r>
      <w:r w:rsidR="00706EC8">
        <w:rPr>
          <w:highlight w:val="white"/>
        </w:rPr>
        <w:t>if-statement</w:t>
      </w:r>
      <w:r w:rsidR="0069239A">
        <w:rPr>
          <w:highlight w:val="white"/>
        </w:rPr>
        <w:t>.</w:t>
      </w:r>
    </w:p>
    <w:p w14:paraId="026E2E6E" w14:textId="77777777" w:rsidR="008D0D68" w:rsidRPr="008D0D68" w:rsidRDefault="008D0D68" w:rsidP="008D0D68">
      <w:pPr>
        <w:pStyle w:val="Code"/>
        <w:rPr>
          <w:highlight w:val="white"/>
        </w:rPr>
      </w:pPr>
      <w:r w:rsidRPr="008D0D68">
        <w:rPr>
          <w:highlight w:val="white"/>
        </w:rPr>
        <w:t xml:space="preserve">      return (new Statement(codeList, nextSet));</w:t>
      </w:r>
    </w:p>
    <w:p w14:paraId="57F7D840" w14:textId="77777777" w:rsidR="008D0D68" w:rsidRPr="008D0D68" w:rsidRDefault="008D0D68" w:rsidP="008D0D68">
      <w:pPr>
        <w:pStyle w:val="Code"/>
        <w:rPr>
          <w:highlight w:val="white"/>
        </w:rPr>
      </w:pPr>
      <w:r w:rsidRPr="008D0D68">
        <w:rPr>
          <w:highlight w:val="white"/>
        </w:rPr>
        <w:t xml:space="preserve">    }</w:t>
      </w:r>
    </w:p>
    <w:p w14:paraId="5A2FE21F" w14:textId="0E06C361" w:rsidR="008D0D68" w:rsidRPr="008D0D68" w:rsidRDefault="00517110" w:rsidP="00517110">
      <w:pPr>
        <w:rPr>
          <w:highlight w:val="white"/>
        </w:rPr>
      </w:pPr>
      <w:r>
        <w:rPr>
          <w:highlight w:val="white"/>
        </w:rPr>
        <w:t xml:space="preserve">The </w:t>
      </w:r>
      <w:r w:rsidRPr="00517110">
        <w:rPr>
          <w:rStyle w:val="KeyWord0"/>
          <w:highlight w:val="white"/>
        </w:rPr>
        <w:t>IfElseStatement</w:t>
      </w:r>
      <w:r>
        <w:rPr>
          <w:highlight w:val="white"/>
        </w:rPr>
        <w:t xml:space="preserve"> </w:t>
      </w:r>
      <w:r w:rsidR="00537016">
        <w:rPr>
          <w:highlight w:val="white"/>
        </w:rPr>
        <w:t xml:space="preserve">methods is </w:t>
      </w:r>
      <w:r w:rsidR="00683EC0">
        <w:rPr>
          <w:highlight w:val="white"/>
        </w:rPr>
        <w:t>like</w:t>
      </w:r>
      <w:r w:rsidR="00537016">
        <w:rPr>
          <w:highlight w:val="white"/>
        </w:rPr>
        <w:t xml:space="preserve"> the </w:t>
      </w:r>
      <w:r w:rsidR="00537016" w:rsidRPr="005545A8">
        <w:rPr>
          <w:rStyle w:val="KeyWord0"/>
          <w:highlight w:val="white"/>
        </w:rPr>
        <w:t>IfStatement</w:t>
      </w:r>
      <w:r w:rsidR="00537016">
        <w:rPr>
          <w:highlight w:val="white"/>
        </w:rPr>
        <w:t xml:space="preserve"> method above.</w:t>
      </w:r>
      <w:r w:rsidR="00683EC0">
        <w:rPr>
          <w:highlight w:val="white"/>
        </w:rPr>
        <w:t xml:space="preserve"> T</w:t>
      </w:r>
      <w:r w:rsidR="00537016">
        <w:rPr>
          <w:highlight w:val="white"/>
        </w:rPr>
        <w:t xml:space="preserve">he difference is </w:t>
      </w:r>
      <w:r w:rsidR="005545A8">
        <w:rPr>
          <w:highlight w:val="white"/>
        </w:rPr>
        <w:t xml:space="preserve">that </w:t>
      </w:r>
      <w:r w:rsidR="00683EC0">
        <w:rPr>
          <w:highlight w:val="white"/>
        </w:rPr>
        <w:t>we have two inter statements. On statement that the program jump</w:t>
      </w:r>
      <w:r w:rsidR="00E03676">
        <w:rPr>
          <w:highlight w:val="white"/>
        </w:rPr>
        <w:t>s</w:t>
      </w:r>
      <w:r w:rsidR="00683EC0">
        <w:rPr>
          <w:highlight w:val="white"/>
        </w:rPr>
        <w:t xml:space="preserve"> to in case the expression is evaluated to a true value, and o</w:t>
      </w:r>
      <w:r w:rsidR="00E03676">
        <w:rPr>
          <w:highlight w:val="white"/>
        </w:rPr>
        <w:t>ne statement where it jump</w:t>
      </w:r>
      <w:r w:rsidR="009245B1">
        <w:rPr>
          <w:highlight w:val="white"/>
        </w:rPr>
        <w:t>s</w:t>
      </w:r>
      <w:r w:rsidR="00E03676">
        <w:rPr>
          <w:highlight w:val="white"/>
        </w:rPr>
        <w:t xml:space="preserve"> to in case of a false value.</w:t>
      </w:r>
    </w:p>
    <w:p w14:paraId="693A8E43" w14:textId="280241CE" w:rsidR="00C95C36" w:rsidRDefault="008D0D68" w:rsidP="008D0D68">
      <w:pPr>
        <w:pStyle w:val="Code"/>
        <w:rPr>
          <w:highlight w:val="white"/>
        </w:rPr>
      </w:pPr>
      <w:r w:rsidRPr="008D0D68">
        <w:rPr>
          <w:highlight w:val="white"/>
        </w:rPr>
        <w:t xml:space="preserve">    public static Statement IfElseStatement(Expression </w:t>
      </w:r>
      <w:r w:rsidR="00C829A5">
        <w:rPr>
          <w:highlight w:val="white"/>
        </w:rPr>
        <w:t>expression</w:t>
      </w:r>
      <w:r w:rsidRPr="008D0D68">
        <w:rPr>
          <w:highlight w:val="white"/>
        </w:rPr>
        <w:t>,</w:t>
      </w:r>
    </w:p>
    <w:p w14:paraId="4306C498" w14:textId="65BA32A3" w:rsidR="00A11A89" w:rsidRDefault="00A11A89" w:rsidP="008D0D68">
      <w:pPr>
        <w:pStyle w:val="Code"/>
        <w:rPr>
          <w:highlight w:val="white"/>
        </w:rPr>
      </w:pPr>
      <w:r>
        <w:rPr>
          <w:highlight w:val="white"/>
        </w:rPr>
        <w:t xml:space="preserve">                  </w:t>
      </w:r>
      <w:r w:rsidR="00C95C36">
        <w:rPr>
          <w:highlight w:val="white"/>
        </w:rPr>
        <w:t xml:space="preserve">                         </w:t>
      </w:r>
      <w:r w:rsidR="008D0D68" w:rsidRPr="008D0D68">
        <w:rPr>
          <w:highlight w:val="white"/>
        </w:rPr>
        <w:t xml:space="preserve"> Statement trueStatement,</w:t>
      </w:r>
    </w:p>
    <w:p w14:paraId="7A02AC0E" w14:textId="10E818D8" w:rsidR="008D0D68" w:rsidRPr="008D0D68" w:rsidRDefault="00A11A89" w:rsidP="008D0D68">
      <w:pPr>
        <w:pStyle w:val="Code"/>
        <w:rPr>
          <w:highlight w:val="white"/>
        </w:rPr>
      </w:pPr>
      <w:r>
        <w:rPr>
          <w:highlight w:val="white"/>
        </w:rPr>
        <w:t xml:space="preserve">                                            </w:t>
      </w:r>
      <w:r w:rsidR="008D0D68" w:rsidRPr="008D0D68">
        <w:rPr>
          <w:highlight w:val="white"/>
        </w:rPr>
        <w:t>Statement falseStatement) {</w:t>
      </w:r>
    </w:p>
    <w:p w14:paraId="538F8B66" w14:textId="2C35A356" w:rsidR="008D0D68" w:rsidRPr="008D0D68" w:rsidRDefault="008D0D68" w:rsidP="008D0D68">
      <w:pPr>
        <w:pStyle w:val="Code"/>
        <w:rPr>
          <w:highlight w:val="white"/>
        </w:rPr>
      </w:pPr>
      <w:r w:rsidRPr="008D0D68">
        <w:rPr>
          <w:highlight w:val="white"/>
        </w:rPr>
        <w:t xml:space="preserve">      </w:t>
      </w:r>
      <w:r w:rsidR="00C829A5">
        <w:rPr>
          <w:highlight w:val="white"/>
        </w:rPr>
        <w:t>expression</w:t>
      </w:r>
      <w:r w:rsidRPr="008D0D68">
        <w:rPr>
          <w:highlight w:val="white"/>
        </w:rPr>
        <w:t xml:space="preserve"> = TypeCast.ToLogical(</w:t>
      </w:r>
      <w:r w:rsidR="00C829A5">
        <w:rPr>
          <w:highlight w:val="white"/>
        </w:rPr>
        <w:t>expression</w:t>
      </w:r>
      <w:r w:rsidRPr="008D0D68">
        <w:rPr>
          <w:highlight w:val="white"/>
        </w:rPr>
        <w:t>);</w:t>
      </w:r>
    </w:p>
    <w:p w14:paraId="44E39AB3" w14:textId="2E148788" w:rsidR="008D0D68" w:rsidRPr="008D0D68" w:rsidRDefault="008D0D68" w:rsidP="008D0D68">
      <w:pPr>
        <w:pStyle w:val="Code"/>
        <w:rPr>
          <w:highlight w:val="white"/>
        </w:rPr>
      </w:pPr>
      <w:r w:rsidRPr="008D0D68">
        <w:rPr>
          <w:highlight w:val="white"/>
        </w:rPr>
        <w:t xml:space="preserve">      List&lt;MiddleCode&gt; codeList = </w:t>
      </w:r>
      <w:r w:rsidR="00C829A5">
        <w:rPr>
          <w:highlight w:val="white"/>
        </w:rPr>
        <w:t>expression</w:t>
      </w:r>
      <w:r w:rsidRPr="008D0D68">
        <w:rPr>
          <w:highlight w:val="white"/>
        </w:rPr>
        <w:t>.LongList;</w:t>
      </w:r>
    </w:p>
    <w:p w14:paraId="6AB2AC47" w14:textId="77777777" w:rsidR="008D0D68" w:rsidRPr="008D0D68" w:rsidRDefault="008D0D68" w:rsidP="008D0D68">
      <w:pPr>
        <w:pStyle w:val="Code"/>
        <w:rPr>
          <w:highlight w:val="white"/>
        </w:rPr>
      </w:pPr>
      <w:r w:rsidRPr="008D0D68">
        <w:rPr>
          <w:highlight w:val="white"/>
        </w:rPr>
        <w:t xml:space="preserve">      AddMiddleCode(codeList, MiddleOperator.CheckTrackMapFloatStack);</w:t>
      </w:r>
    </w:p>
    <w:p w14:paraId="6388052B" w14:textId="0ABC0220" w:rsidR="008D0D68" w:rsidRPr="008D0D68" w:rsidRDefault="00A11A89" w:rsidP="00A11A89">
      <w:pPr>
        <w:rPr>
          <w:highlight w:val="white"/>
        </w:rPr>
      </w:pPr>
      <w:r>
        <w:rPr>
          <w:highlight w:val="white"/>
        </w:rPr>
        <w:t>We backpatch the true and false set to the beginning of the code list of the true and false statement, respectively.</w:t>
      </w:r>
    </w:p>
    <w:p w14:paraId="743B399B" w14:textId="722142A9" w:rsidR="008D0D68" w:rsidRPr="008D0D68" w:rsidRDefault="008D0D68" w:rsidP="008D0D68">
      <w:pPr>
        <w:pStyle w:val="Code"/>
        <w:rPr>
          <w:highlight w:val="white"/>
        </w:rPr>
      </w:pPr>
      <w:r w:rsidRPr="008D0D68">
        <w:rPr>
          <w:highlight w:val="white"/>
        </w:rPr>
        <w:t xml:space="preserve">      Backpatch(</w:t>
      </w:r>
      <w:r w:rsidR="00C829A5">
        <w:rPr>
          <w:highlight w:val="white"/>
        </w:rPr>
        <w:t>expression</w:t>
      </w:r>
      <w:r w:rsidRPr="008D0D68">
        <w:rPr>
          <w:highlight w:val="white"/>
        </w:rPr>
        <w:t>.Symbol.TrueSet(), true</w:t>
      </w:r>
      <w:r w:rsidR="00C95C36">
        <w:rPr>
          <w:highlight w:val="white"/>
        </w:rPr>
        <w:t>Statement.CodeList</w:t>
      </w:r>
      <w:r w:rsidRPr="008D0D68">
        <w:rPr>
          <w:highlight w:val="white"/>
        </w:rPr>
        <w:t>);</w:t>
      </w:r>
    </w:p>
    <w:p w14:paraId="5749EB10" w14:textId="013EEE42" w:rsidR="008D0D68" w:rsidRPr="008D0D68" w:rsidRDefault="008D0D68" w:rsidP="008D0D68">
      <w:pPr>
        <w:pStyle w:val="Code"/>
        <w:rPr>
          <w:highlight w:val="white"/>
        </w:rPr>
      </w:pPr>
      <w:r w:rsidRPr="008D0D68">
        <w:rPr>
          <w:highlight w:val="white"/>
        </w:rPr>
        <w:t xml:space="preserve">      Backpatch(</w:t>
      </w:r>
      <w:r w:rsidR="00C829A5">
        <w:rPr>
          <w:highlight w:val="white"/>
        </w:rPr>
        <w:t>expression</w:t>
      </w:r>
      <w:r w:rsidRPr="008D0D68">
        <w:rPr>
          <w:highlight w:val="white"/>
        </w:rPr>
        <w:t>.Symbol.FalseSet(), false</w:t>
      </w:r>
      <w:r w:rsidR="00C95C36">
        <w:rPr>
          <w:highlight w:val="white"/>
        </w:rPr>
        <w:t>Statement.CodeList</w:t>
      </w:r>
      <w:r w:rsidRPr="008D0D68">
        <w:rPr>
          <w:highlight w:val="white"/>
        </w:rPr>
        <w:t>);</w:t>
      </w:r>
    </w:p>
    <w:p w14:paraId="49CBB8A7" w14:textId="66470462" w:rsidR="008D0D68" w:rsidRDefault="008D0D68" w:rsidP="008D0D68">
      <w:pPr>
        <w:pStyle w:val="Code"/>
        <w:rPr>
          <w:highlight w:val="white"/>
        </w:rPr>
      </w:pPr>
      <w:r w:rsidRPr="008D0D68">
        <w:rPr>
          <w:highlight w:val="white"/>
        </w:rPr>
        <w:t xml:space="preserve">      codeList.AddRange(true</w:t>
      </w:r>
      <w:r w:rsidR="00C95C36">
        <w:rPr>
          <w:highlight w:val="white"/>
        </w:rPr>
        <w:t>Statement.CodeList</w:t>
      </w:r>
      <w:r w:rsidRPr="008D0D68">
        <w:rPr>
          <w:highlight w:val="white"/>
        </w:rPr>
        <w:t>);</w:t>
      </w:r>
    </w:p>
    <w:p w14:paraId="4D801C76" w14:textId="185342A9" w:rsidR="00F532BF" w:rsidRPr="008D0D68" w:rsidRDefault="00F532BF" w:rsidP="00FC6054">
      <w:pPr>
        <w:rPr>
          <w:highlight w:val="white"/>
        </w:rPr>
      </w:pPr>
      <w:r>
        <w:rPr>
          <w:highlight w:val="white"/>
        </w:rPr>
        <w:lastRenderedPageBreak/>
        <w:t xml:space="preserve">We add a jump instruction after the end of the true statement code list for it to jump </w:t>
      </w:r>
      <w:r w:rsidR="002F6B79">
        <w:rPr>
          <w:highlight w:val="white"/>
        </w:rPr>
        <w:t>out of the if-else-statement.</w:t>
      </w:r>
    </w:p>
    <w:p w14:paraId="2777B177" w14:textId="77777777" w:rsidR="008D0D68" w:rsidRPr="008D0D68" w:rsidRDefault="008D0D68" w:rsidP="008D0D68">
      <w:pPr>
        <w:pStyle w:val="Code"/>
        <w:rPr>
          <w:highlight w:val="white"/>
        </w:rPr>
      </w:pPr>
      <w:r w:rsidRPr="008D0D68">
        <w:rPr>
          <w:highlight w:val="white"/>
        </w:rPr>
        <w:t xml:space="preserve">      MiddleCode gotoCode = AddMiddleCode(codeList, MiddleOperator.Goto);</w:t>
      </w:r>
    </w:p>
    <w:p w14:paraId="35DFF10E" w14:textId="50015534" w:rsidR="008D0D68" w:rsidRPr="008D0D68" w:rsidRDefault="008D0D68" w:rsidP="008D0D68">
      <w:pPr>
        <w:pStyle w:val="Code"/>
        <w:rPr>
          <w:highlight w:val="white"/>
        </w:rPr>
      </w:pPr>
      <w:r w:rsidRPr="008D0D68">
        <w:rPr>
          <w:highlight w:val="white"/>
        </w:rPr>
        <w:t xml:space="preserve">      codeList.AddRange(false</w:t>
      </w:r>
      <w:r w:rsidR="00C95C36">
        <w:rPr>
          <w:highlight w:val="white"/>
        </w:rPr>
        <w:t>Statement.CodeList</w:t>
      </w:r>
      <w:r w:rsidRPr="008D0D68">
        <w:rPr>
          <w:highlight w:val="white"/>
        </w:rPr>
        <w:t>);</w:t>
      </w:r>
    </w:p>
    <w:p w14:paraId="6B2F8338" w14:textId="3359A893" w:rsidR="008D0D68" w:rsidRPr="008D0D68" w:rsidRDefault="0033201B" w:rsidP="002E422B">
      <w:pPr>
        <w:rPr>
          <w:highlight w:val="white"/>
        </w:rPr>
      </w:pPr>
      <w:r>
        <w:rPr>
          <w:highlight w:val="white"/>
        </w:rPr>
        <w:t xml:space="preserve">The next set </w:t>
      </w:r>
      <w:r w:rsidR="002E422B">
        <w:rPr>
          <w:highlight w:val="white"/>
        </w:rPr>
        <w:t xml:space="preserve">of the if-else-statement is the union of the next sets of the true and false statement, and the </w:t>
      </w:r>
      <w:r w:rsidR="00B26019">
        <w:rPr>
          <w:highlight w:val="white"/>
        </w:rPr>
        <w:t>jump instruction just added to the code.</w:t>
      </w:r>
      <w:r w:rsidR="002E422B">
        <w:rPr>
          <w:highlight w:val="white"/>
        </w:rPr>
        <w:t xml:space="preserve"> </w:t>
      </w:r>
    </w:p>
    <w:p w14:paraId="18C9F315" w14:textId="77777777" w:rsidR="008D0D68" w:rsidRPr="008D0D68" w:rsidRDefault="008D0D68" w:rsidP="008D0D68">
      <w:pPr>
        <w:pStyle w:val="Code"/>
        <w:rPr>
          <w:highlight w:val="white"/>
        </w:rPr>
      </w:pPr>
      <w:r w:rsidRPr="008D0D68">
        <w:rPr>
          <w:highlight w:val="white"/>
        </w:rPr>
        <w:t xml:space="preserve">      ISet&lt;MiddleCode&gt; nextSet = new HashSet&lt;MiddleCode&gt;();</w:t>
      </w:r>
    </w:p>
    <w:p w14:paraId="167F2A4C" w14:textId="040CA4F6" w:rsidR="008D0D68" w:rsidRPr="008D0D68" w:rsidRDefault="008D0D68" w:rsidP="008D0D68">
      <w:pPr>
        <w:pStyle w:val="Code"/>
        <w:rPr>
          <w:highlight w:val="white"/>
        </w:rPr>
      </w:pPr>
      <w:r w:rsidRPr="008D0D68">
        <w:rPr>
          <w:highlight w:val="white"/>
        </w:rPr>
        <w:t xml:space="preserve">      nextSet.UnionWith(true</w:t>
      </w:r>
      <w:r w:rsidR="00C95C36">
        <w:rPr>
          <w:highlight w:val="white"/>
        </w:rPr>
        <w:t>Statement.NextSet</w:t>
      </w:r>
      <w:r w:rsidRPr="008D0D68">
        <w:rPr>
          <w:highlight w:val="white"/>
        </w:rPr>
        <w:t>);</w:t>
      </w:r>
    </w:p>
    <w:p w14:paraId="27866BE5" w14:textId="33B804DC" w:rsidR="008D0D68" w:rsidRPr="008D0D68" w:rsidRDefault="008D0D68" w:rsidP="008D0D68">
      <w:pPr>
        <w:pStyle w:val="Code"/>
        <w:rPr>
          <w:highlight w:val="white"/>
        </w:rPr>
      </w:pPr>
      <w:r w:rsidRPr="008D0D68">
        <w:rPr>
          <w:highlight w:val="white"/>
        </w:rPr>
        <w:t xml:space="preserve">      nextSet.UnionWith(false</w:t>
      </w:r>
      <w:r w:rsidR="00C95C36">
        <w:rPr>
          <w:highlight w:val="white"/>
        </w:rPr>
        <w:t>Statement.NextSet</w:t>
      </w:r>
      <w:r w:rsidRPr="008D0D68">
        <w:rPr>
          <w:highlight w:val="white"/>
        </w:rPr>
        <w:t>);</w:t>
      </w:r>
    </w:p>
    <w:p w14:paraId="6AE5F233" w14:textId="77777777" w:rsidR="008D0D68" w:rsidRPr="008D0D68" w:rsidRDefault="008D0D68" w:rsidP="008D0D68">
      <w:pPr>
        <w:pStyle w:val="Code"/>
        <w:rPr>
          <w:highlight w:val="white"/>
        </w:rPr>
      </w:pPr>
      <w:r w:rsidRPr="008D0D68">
        <w:rPr>
          <w:highlight w:val="white"/>
        </w:rPr>
        <w:t xml:space="preserve">      nextSet.Add(gotoCode);</w:t>
      </w:r>
    </w:p>
    <w:p w14:paraId="08245D31" w14:textId="77777777" w:rsidR="001541F2" w:rsidRPr="008D0D68" w:rsidRDefault="001541F2" w:rsidP="001541F2">
      <w:pPr>
        <w:rPr>
          <w:highlight w:val="white"/>
        </w:rPr>
      </w:pPr>
      <w:r>
        <w:rPr>
          <w:highlight w:val="white"/>
        </w:rPr>
        <w:t xml:space="preserve">Finally, we return on object of the </w:t>
      </w:r>
      <w:r w:rsidRPr="00317C94">
        <w:rPr>
          <w:rStyle w:val="KeyWord0"/>
          <w:highlight w:val="white"/>
        </w:rPr>
        <w:t>Statement</w:t>
      </w:r>
      <w:r>
        <w:rPr>
          <w:highlight w:val="white"/>
        </w:rPr>
        <w:t xml:space="preserve"> class holding the code list and next set of the if-statement.</w:t>
      </w:r>
    </w:p>
    <w:p w14:paraId="425ACBED" w14:textId="77777777" w:rsidR="008D0D68" w:rsidRPr="008D0D68" w:rsidRDefault="008D0D68" w:rsidP="008D0D68">
      <w:pPr>
        <w:pStyle w:val="Code"/>
        <w:rPr>
          <w:highlight w:val="white"/>
        </w:rPr>
      </w:pPr>
      <w:r w:rsidRPr="008D0D68">
        <w:rPr>
          <w:highlight w:val="white"/>
        </w:rPr>
        <w:t xml:space="preserve">      return (new Statement(codeList, nextSet));</w:t>
      </w:r>
    </w:p>
    <w:p w14:paraId="3F706CA0" w14:textId="72905FBE" w:rsidR="007C08E0" w:rsidRPr="008D0D68" w:rsidRDefault="008D0D68" w:rsidP="008D0D68">
      <w:pPr>
        <w:pStyle w:val="Code"/>
        <w:rPr>
          <w:highlight w:val="white"/>
        </w:rPr>
      </w:pPr>
      <w:r w:rsidRPr="008D0D68">
        <w:rPr>
          <w:highlight w:val="white"/>
        </w:rPr>
        <w:t xml:space="preserve">    }</w:t>
      </w:r>
    </w:p>
    <w:p w14:paraId="1766D78F" w14:textId="5D9064EA" w:rsidR="007175D9" w:rsidRDefault="008B6F4B" w:rsidP="007175D9">
      <w:pPr>
        <w:pStyle w:val="Rubrik3"/>
      </w:pPr>
      <w:r>
        <w:t xml:space="preserve">The </w:t>
      </w:r>
      <w:r w:rsidR="004B7BC0">
        <w:t>Switch S</w:t>
      </w:r>
      <w:r>
        <w:t>tatement</w:t>
      </w:r>
    </w:p>
    <w:p w14:paraId="47A018AE" w14:textId="77777777" w:rsidR="00F420E3" w:rsidRDefault="00F420E3" w:rsidP="00F420E3">
      <w:r>
        <w:t xml:space="preserve">The </w:t>
      </w:r>
      <w:r w:rsidRPr="000D3429">
        <w:rPr>
          <w:rStyle w:val="CodeInText"/>
        </w:rPr>
        <w:t>generateSwitchStatement</w:t>
      </w:r>
      <w:r>
        <w:t xml:space="preserve"> method generates middle code jump instructions for each of the case statements, which are stored in the </w:t>
      </w:r>
      <w:r w:rsidRPr="00195C09">
        <w:rPr>
          <w:rStyle w:val="CodeInText"/>
        </w:rPr>
        <w:t>Main.CaseMapStack</w:t>
      </w:r>
      <w:r>
        <w:t xml:space="preserve"> stack. Each entry in the stack holds an integer value (each case expression value must be possible to evaluate in compile-time) and a line number. If the original switch expression equals the constant case expression, we jump to the start line of the statement following the case expression.</w:t>
      </w:r>
    </w:p>
    <w:p w14:paraId="077C539B" w14:textId="30ADE4FC" w:rsidR="00F420E3" w:rsidRPr="00F420E3" w:rsidRDefault="00F420E3" w:rsidP="00F420E3">
      <w:r>
        <w:t>If there is a default statements, we finally jump to its start line if the switch statement does not match any of the case statements. Note that the default statement does not have to be placed after the case statements, even though I can see no good reason not to do so.</w:t>
      </w:r>
    </w:p>
    <w:p w14:paraId="3267231D" w14:textId="0D6D032D" w:rsidR="008B6F4B" w:rsidRDefault="00F24D05" w:rsidP="00F24D05">
      <w:pPr>
        <w:pStyle w:val="CodeHeader"/>
      </w:pPr>
      <w:r>
        <w:t>MainParser.gppg</w:t>
      </w:r>
    </w:p>
    <w:p w14:paraId="6E84B5C8" w14:textId="77777777" w:rsidR="00BD4361" w:rsidRPr="00BD4361" w:rsidRDefault="00BD4361" w:rsidP="00BD4361">
      <w:pPr>
        <w:pStyle w:val="Code"/>
        <w:rPr>
          <w:highlight w:val="white"/>
        </w:rPr>
      </w:pPr>
      <w:r w:rsidRPr="00BD4361">
        <w:rPr>
          <w:highlight w:val="white"/>
        </w:rPr>
        <w:t>switch_header:</w:t>
      </w:r>
    </w:p>
    <w:p w14:paraId="743E9F8E" w14:textId="77777777" w:rsidR="00BD4361" w:rsidRPr="00BD4361" w:rsidRDefault="00BD4361" w:rsidP="00BD4361">
      <w:pPr>
        <w:pStyle w:val="Code"/>
        <w:rPr>
          <w:highlight w:val="white"/>
        </w:rPr>
      </w:pPr>
      <w:r w:rsidRPr="00BD4361">
        <w:rPr>
          <w:highlight w:val="white"/>
        </w:rPr>
        <w:t xml:space="preserve">    /* Empty. */ { MiddleCodeGenerator.SwitchHeader(); };</w:t>
      </w:r>
    </w:p>
    <w:p w14:paraId="2EE4B710" w14:textId="77777777" w:rsidR="00BD4361" w:rsidRDefault="00BD4361" w:rsidP="00C001C3">
      <w:pPr>
        <w:pStyle w:val="Code"/>
        <w:rPr>
          <w:highlight w:val="white"/>
        </w:rPr>
      </w:pPr>
    </w:p>
    <w:p w14:paraId="5A85C433" w14:textId="217C0BFD" w:rsidR="00C001C3" w:rsidRPr="00C001C3" w:rsidRDefault="00C001C3" w:rsidP="00C001C3">
      <w:pPr>
        <w:pStyle w:val="Code"/>
        <w:rPr>
          <w:highlight w:val="white"/>
        </w:rPr>
      </w:pPr>
      <w:r w:rsidRPr="00C001C3">
        <w:rPr>
          <w:highlight w:val="white"/>
        </w:rPr>
        <w:t>opened_statement:</w:t>
      </w:r>
    </w:p>
    <w:p w14:paraId="7B6234F9" w14:textId="23E686BE" w:rsidR="00C001C3" w:rsidRPr="00C001C3" w:rsidRDefault="00C001C3" w:rsidP="00C001C3">
      <w:pPr>
        <w:pStyle w:val="Code"/>
        <w:rPr>
          <w:highlight w:val="white"/>
        </w:rPr>
      </w:pPr>
      <w:r>
        <w:rPr>
          <w:highlight w:val="white"/>
        </w:rPr>
        <w:t xml:space="preserve">    // ...</w:t>
      </w:r>
    </w:p>
    <w:p w14:paraId="01973556" w14:textId="77777777" w:rsidR="00C001C3" w:rsidRPr="00C001C3" w:rsidRDefault="00C001C3" w:rsidP="00C001C3">
      <w:pPr>
        <w:pStyle w:val="Code"/>
        <w:rPr>
          <w:highlight w:val="white"/>
        </w:rPr>
      </w:pPr>
      <w:r w:rsidRPr="00C001C3">
        <w:rPr>
          <w:highlight w:val="white"/>
        </w:rPr>
        <w:t xml:space="preserve">  | SWITCH switch_header LEFT_PARENTHESIS expression RIGHT_PARENTHESIS</w:t>
      </w:r>
    </w:p>
    <w:p w14:paraId="20E5E7E8" w14:textId="77777777" w:rsidR="00C001C3" w:rsidRPr="00C001C3" w:rsidRDefault="00C001C3" w:rsidP="00C001C3">
      <w:pPr>
        <w:pStyle w:val="Code"/>
        <w:rPr>
          <w:highlight w:val="white"/>
        </w:rPr>
      </w:pPr>
      <w:r w:rsidRPr="00C001C3">
        <w:rPr>
          <w:highlight w:val="white"/>
        </w:rPr>
        <w:t xml:space="preserve">    opened_statement {</w:t>
      </w:r>
    </w:p>
    <w:p w14:paraId="2EFE6395" w14:textId="77777777" w:rsidR="00C001C3" w:rsidRPr="00C001C3" w:rsidRDefault="00C001C3" w:rsidP="00C001C3">
      <w:pPr>
        <w:pStyle w:val="Code"/>
        <w:rPr>
          <w:highlight w:val="white"/>
        </w:rPr>
      </w:pPr>
      <w:r w:rsidRPr="00C001C3">
        <w:rPr>
          <w:highlight w:val="white"/>
        </w:rPr>
        <w:t xml:space="preserve">      $$ = MiddleCodeGenerator.SwitchStatement($4, $6);</w:t>
      </w:r>
    </w:p>
    <w:p w14:paraId="703F283A" w14:textId="77777777" w:rsidR="00C001C3" w:rsidRPr="00C001C3" w:rsidRDefault="00C001C3" w:rsidP="00C001C3">
      <w:pPr>
        <w:pStyle w:val="Code"/>
        <w:rPr>
          <w:highlight w:val="white"/>
        </w:rPr>
      </w:pPr>
      <w:r w:rsidRPr="00C001C3">
        <w:rPr>
          <w:highlight w:val="white"/>
        </w:rPr>
        <w:t xml:space="preserve">    }</w:t>
      </w:r>
    </w:p>
    <w:p w14:paraId="65111BBF" w14:textId="77777777" w:rsidR="0077325F" w:rsidRDefault="0077325F" w:rsidP="00804D0F">
      <w:pPr>
        <w:pStyle w:val="Code"/>
        <w:rPr>
          <w:highlight w:val="white"/>
          <w:lang w:val="sv-SE"/>
        </w:rPr>
      </w:pPr>
      <w:r>
        <w:rPr>
          <w:highlight w:val="white"/>
          <w:lang w:val="sv-SE"/>
        </w:rPr>
        <w:t xml:space="preserve">  | CASE constant_integral_expression COLON opened_statement {</w:t>
      </w:r>
    </w:p>
    <w:p w14:paraId="5C625590" w14:textId="77777777" w:rsidR="0077325F" w:rsidRDefault="0077325F" w:rsidP="00804D0F">
      <w:pPr>
        <w:pStyle w:val="Code"/>
        <w:rPr>
          <w:highlight w:val="white"/>
          <w:lang w:val="sv-SE"/>
        </w:rPr>
      </w:pPr>
      <w:r>
        <w:rPr>
          <w:highlight w:val="white"/>
          <w:lang w:val="sv-SE"/>
        </w:rPr>
        <w:t xml:space="preserve">      $$ = MiddleCodeGenerator.CaseStatement($2, $4);</w:t>
      </w:r>
    </w:p>
    <w:p w14:paraId="437953B9" w14:textId="77777777" w:rsidR="0077325F" w:rsidRDefault="0077325F" w:rsidP="00804D0F">
      <w:pPr>
        <w:pStyle w:val="Code"/>
        <w:rPr>
          <w:highlight w:val="white"/>
          <w:lang w:val="sv-SE"/>
        </w:rPr>
      </w:pPr>
      <w:r>
        <w:rPr>
          <w:highlight w:val="white"/>
          <w:lang w:val="sv-SE"/>
        </w:rPr>
        <w:t xml:space="preserve">    }</w:t>
      </w:r>
    </w:p>
    <w:p w14:paraId="70E0854B" w14:textId="42BAF9AB" w:rsidR="00C001C3" w:rsidRDefault="00C001C3" w:rsidP="00C001C3">
      <w:pPr>
        <w:pStyle w:val="Code"/>
        <w:rPr>
          <w:highlight w:val="white"/>
        </w:rPr>
      </w:pPr>
      <w:r>
        <w:rPr>
          <w:highlight w:val="white"/>
        </w:rPr>
        <w:t xml:space="preserve">    // ...</w:t>
      </w:r>
    </w:p>
    <w:p w14:paraId="1A08F8A1" w14:textId="77777777" w:rsidR="00642BA0" w:rsidRPr="00C001C3" w:rsidRDefault="00642BA0" w:rsidP="00C001C3">
      <w:pPr>
        <w:pStyle w:val="Code"/>
        <w:rPr>
          <w:highlight w:val="white"/>
        </w:rPr>
      </w:pPr>
    </w:p>
    <w:p w14:paraId="2982B072" w14:textId="77777777" w:rsidR="00642BA0" w:rsidRDefault="00642BA0" w:rsidP="00642BA0">
      <w:pPr>
        <w:pStyle w:val="Code"/>
        <w:rPr>
          <w:highlight w:val="white"/>
          <w:lang w:val="sv-SE"/>
        </w:rPr>
      </w:pPr>
      <w:r>
        <w:rPr>
          <w:highlight w:val="white"/>
          <w:lang w:val="sv-SE"/>
        </w:rPr>
        <w:t>closed_statement:</w:t>
      </w:r>
    </w:p>
    <w:p w14:paraId="084925EC" w14:textId="77777777" w:rsidR="00642BA0" w:rsidRDefault="00642BA0" w:rsidP="00642BA0">
      <w:pPr>
        <w:pStyle w:val="Code"/>
        <w:rPr>
          <w:highlight w:val="white"/>
        </w:rPr>
      </w:pPr>
      <w:r>
        <w:rPr>
          <w:highlight w:val="white"/>
        </w:rPr>
        <w:t xml:space="preserve">    // ...</w:t>
      </w:r>
    </w:p>
    <w:p w14:paraId="39EAC53D" w14:textId="77777777" w:rsidR="00642BA0" w:rsidRDefault="00642BA0" w:rsidP="00642BA0">
      <w:pPr>
        <w:pStyle w:val="Code"/>
        <w:rPr>
          <w:highlight w:val="white"/>
          <w:lang w:val="sv-SE"/>
        </w:rPr>
      </w:pPr>
      <w:r>
        <w:rPr>
          <w:highlight w:val="white"/>
          <w:lang w:val="sv-SE"/>
        </w:rPr>
        <w:t xml:space="preserve">  | SWITCH switch_header LEFT_PARENTHESIS expression RIGHT_PARENTHESIS</w:t>
      </w:r>
    </w:p>
    <w:p w14:paraId="7E9D8C4C" w14:textId="77777777" w:rsidR="00642BA0" w:rsidRDefault="00642BA0" w:rsidP="00642BA0">
      <w:pPr>
        <w:pStyle w:val="Code"/>
        <w:rPr>
          <w:highlight w:val="white"/>
          <w:lang w:val="sv-SE"/>
        </w:rPr>
      </w:pPr>
      <w:r>
        <w:rPr>
          <w:highlight w:val="white"/>
          <w:lang w:val="sv-SE"/>
        </w:rPr>
        <w:t xml:space="preserve">    closed_statement {</w:t>
      </w:r>
    </w:p>
    <w:p w14:paraId="7D1C4953" w14:textId="77777777" w:rsidR="00642BA0" w:rsidRDefault="00642BA0" w:rsidP="00642BA0">
      <w:pPr>
        <w:pStyle w:val="Code"/>
        <w:rPr>
          <w:highlight w:val="white"/>
          <w:lang w:val="sv-SE"/>
        </w:rPr>
      </w:pPr>
      <w:r>
        <w:rPr>
          <w:highlight w:val="white"/>
          <w:lang w:val="sv-SE"/>
        </w:rPr>
        <w:t xml:space="preserve">      $$ = MiddleCodeGenerator.SwitchStatement($4, $6);</w:t>
      </w:r>
    </w:p>
    <w:p w14:paraId="4135EFF6" w14:textId="77777777" w:rsidR="00642BA0" w:rsidRDefault="00642BA0" w:rsidP="00642BA0">
      <w:pPr>
        <w:pStyle w:val="Code"/>
        <w:rPr>
          <w:highlight w:val="white"/>
          <w:lang w:val="sv-SE"/>
        </w:rPr>
      </w:pPr>
      <w:r>
        <w:rPr>
          <w:highlight w:val="white"/>
          <w:lang w:val="sv-SE"/>
        </w:rPr>
        <w:t xml:space="preserve">    }</w:t>
      </w:r>
    </w:p>
    <w:p w14:paraId="4BC01E21" w14:textId="77777777" w:rsidR="00642BA0" w:rsidRDefault="00642BA0" w:rsidP="00804D0F">
      <w:pPr>
        <w:pStyle w:val="Code"/>
        <w:rPr>
          <w:highlight w:val="white"/>
          <w:lang w:val="sv-SE"/>
        </w:rPr>
      </w:pPr>
      <w:r>
        <w:rPr>
          <w:highlight w:val="white"/>
          <w:lang w:val="sv-SE"/>
        </w:rPr>
        <w:t xml:space="preserve">  | CASE constant_integral_expression COLON closed_statement {</w:t>
      </w:r>
    </w:p>
    <w:p w14:paraId="2450BCB2" w14:textId="77777777" w:rsidR="00642BA0" w:rsidRDefault="00642BA0" w:rsidP="00804D0F">
      <w:pPr>
        <w:pStyle w:val="Code"/>
        <w:rPr>
          <w:highlight w:val="white"/>
          <w:lang w:val="sv-SE"/>
        </w:rPr>
      </w:pPr>
      <w:r>
        <w:rPr>
          <w:highlight w:val="white"/>
          <w:lang w:val="sv-SE"/>
        </w:rPr>
        <w:t xml:space="preserve">      $$ = MiddleCodeGenerator.CaseStatement($2, $4);</w:t>
      </w:r>
    </w:p>
    <w:p w14:paraId="4863B0EF" w14:textId="4C8BCB94" w:rsidR="00642BA0" w:rsidRDefault="00642BA0" w:rsidP="00804D0F">
      <w:pPr>
        <w:pStyle w:val="Code"/>
        <w:rPr>
          <w:highlight w:val="white"/>
          <w:lang w:val="sv-SE"/>
        </w:rPr>
      </w:pPr>
      <w:r>
        <w:rPr>
          <w:highlight w:val="white"/>
          <w:lang w:val="sv-SE"/>
        </w:rPr>
        <w:t xml:space="preserve">    }</w:t>
      </w:r>
    </w:p>
    <w:p w14:paraId="041D533D" w14:textId="77777777" w:rsidR="00CD348D" w:rsidRDefault="00CD348D" w:rsidP="00CD348D">
      <w:pPr>
        <w:pStyle w:val="Code"/>
        <w:rPr>
          <w:highlight w:val="white"/>
          <w:lang w:val="sv-SE"/>
        </w:rPr>
      </w:pPr>
      <w:r>
        <w:rPr>
          <w:highlight w:val="white"/>
          <w:lang w:val="sv-SE"/>
        </w:rPr>
        <w:t xml:space="preserve">  | DEFAULT COLON closed_statement {</w:t>
      </w:r>
    </w:p>
    <w:p w14:paraId="740EFA10" w14:textId="77777777" w:rsidR="00CD348D" w:rsidRDefault="00CD348D" w:rsidP="00CD348D">
      <w:pPr>
        <w:pStyle w:val="Code"/>
        <w:rPr>
          <w:highlight w:val="white"/>
          <w:lang w:val="sv-SE"/>
        </w:rPr>
      </w:pPr>
      <w:r>
        <w:rPr>
          <w:highlight w:val="white"/>
          <w:lang w:val="sv-SE"/>
        </w:rPr>
        <w:t xml:space="preserve">      $$ = MiddleCodeGenerator.DefaultStatement($3);</w:t>
      </w:r>
    </w:p>
    <w:p w14:paraId="2A0DC914" w14:textId="30DBBF1A" w:rsidR="00CD348D" w:rsidRPr="00CD348D" w:rsidRDefault="00CD348D" w:rsidP="00CD348D">
      <w:pPr>
        <w:pStyle w:val="Code"/>
        <w:rPr>
          <w:highlight w:val="white"/>
          <w:lang w:val="sv-SE"/>
        </w:rPr>
      </w:pPr>
      <w:r>
        <w:rPr>
          <w:highlight w:val="white"/>
          <w:lang w:val="sv-SE"/>
        </w:rPr>
        <w:t xml:space="preserve">    }</w:t>
      </w:r>
    </w:p>
    <w:p w14:paraId="7940808F" w14:textId="6E569BBD" w:rsidR="00642BA0" w:rsidRDefault="00642BA0" w:rsidP="00642BA0">
      <w:pPr>
        <w:pStyle w:val="Code"/>
        <w:rPr>
          <w:highlight w:val="white"/>
        </w:rPr>
      </w:pPr>
      <w:r>
        <w:rPr>
          <w:highlight w:val="white"/>
        </w:rPr>
        <w:lastRenderedPageBreak/>
        <w:t xml:space="preserve">    // ...</w:t>
      </w:r>
    </w:p>
    <w:p w14:paraId="0BA19401" w14:textId="49E274B3" w:rsidR="00E914E9" w:rsidRDefault="00B65F66" w:rsidP="00E914E9">
      <w:pPr>
        <w:rPr>
          <w:highlight w:val="white"/>
        </w:rPr>
      </w:pPr>
      <w:r>
        <w:rPr>
          <w:highlight w:val="white"/>
        </w:rPr>
        <w:t xml:space="preserve">We need a map to keep track of the case statements. Since the switch statements can be </w:t>
      </w:r>
      <w:r w:rsidR="00BC69FD">
        <w:rPr>
          <w:highlight w:val="white"/>
        </w:rPr>
        <w:t>nested,</w:t>
      </w:r>
      <w:r>
        <w:rPr>
          <w:highlight w:val="white"/>
        </w:rPr>
        <w:t xml:space="preserve"> we need a stack to keep track of the case maps</w:t>
      </w:r>
      <w:r w:rsidR="00737D78">
        <w:rPr>
          <w:highlight w:val="white"/>
        </w:rPr>
        <w:t xml:space="preserve"> (</w:t>
      </w:r>
      <w:r w:rsidR="00737D78" w:rsidRPr="00B65F66">
        <w:rPr>
          <w:rStyle w:val="KeyWord0"/>
          <w:highlight w:val="white"/>
        </w:rPr>
        <w:t>m_caseMapStack</w:t>
      </w:r>
      <w:r w:rsidR="00737D78">
        <w:rPr>
          <w:highlight w:val="white"/>
        </w:rPr>
        <w:t>)</w:t>
      </w:r>
      <w:r>
        <w:rPr>
          <w:highlight w:val="white"/>
        </w:rPr>
        <w:t xml:space="preserve">. </w:t>
      </w:r>
      <w:r w:rsidR="005F0389">
        <w:rPr>
          <w:highlight w:val="white"/>
        </w:rPr>
        <w:t xml:space="preserve">In the same way, we need </w:t>
      </w:r>
      <w:r w:rsidR="00D20868">
        <w:rPr>
          <w:highlight w:val="white"/>
        </w:rPr>
        <w:t xml:space="preserve">a </w:t>
      </w:r>
      <w:r w:rsidR="005F0389">
        <w:rPr>
          <w:highlight w:val="white"/>
        </w:rPr>
        <w:t xml:space="preserve">stack keep track of </w:t>
      </w:r>
      <w:r w:rsidR="00BC69FD">
        <w:rPr>
          <w:highlight w:val="white"/>
        </w:rPr>
        <w:t>the default</w:t>
      </w:r>
      <w:r w:rsidR="00D20868">
        <w:rPr>
          <w:highlight w:val="white"/>
        </w:rPr>
        <w:t xml:space="preserve"> statements</w:t>
      </w:r>
      <w:r w:rsidR="008B4BF6">
        <w:rPr>
          <w:highlight w:val="white"/>
        </w:rPr>
        <w:t xml:space="preserve"> (</w:t>
      </w:r>
      <w:r w:rsidR="008B4BF6" w:rsidRPr="00B65F66">
        <w:rPr>
          <w:rStyle w:val="KeyWord0"/>
          <w:highlight w:val="white"/>
        </w:rPr>
        <w:t>m_caseMapStack</w:t>
      </w:r>
      <w:r w:rsidR="008B4BF6">
        <w:rPr>
          <w:rStyle w:val="KeyWord0"/>
          <w:highlight w:val="white"/>
        </w:rPr>
        <w:t>)</w:t>
      </w:r>
      <w:r w:rsidR="00D20868">
        <w:rPr>
          <w:highlight w:val="white"/>
        </w:rPr>
        <w:t xml:space="preserve">, </w:t>
      </w:r>
      <w:r w:rsidR="00BC69FD">
        <w:rPr>
          <w:highlight w:val="white"/>
        </w:rPr>
        <w:t>and</w:t>
      </w:r>
      <w:r w:rsidR="00D20868">
        <w:rPr>
          <w:highlight w:val="white"/>
        </w:rPr>
        <w:t xml:space="preserve"> </w:t>
      </w:r>
      <w:r w:rsidR="006E5561">
        <w:rPr>
          <w:highlight w:val="white"/>
        </w:rPr>
        <w:t>a</w:t>
      </w:r>
      <w:r w:rsidR="008B4BF6">
        <w:rPr>
          <w:highlight w:val="white"/>
        </w:rPr>
        <w:t xml:space="preserve"> </w:t>
      </w:r>
      <w:r w:rsidR="006E5561">
        <w:rPr>
          <w:highlight w:val="white"/>
        </w:rPr>
        <w:t>stack of sets to keep track of the</w:t>
      </w:r>
      <w:r w:rsidR="00BC69FD">
        <w:rPr>
          <w:highlight w:val="white"/>
        </w:rPr>
        <w:t xml:space="preserve"> break statements </w:t>
      </w:r>
      <w:r w:rsidR="007B5F11">
        <w:rPr>
          <w:highlight w:val="white"/>
        </w:rPr>
        <w:t>(</w:t>
      </w:r>
      <w:r w:rsidR="00036BC6" w:rsidRPr="00B65F66">
        <w:rPr>
          <w:rStyle w:val="KeyWord0"/>
          <w:highlight w:val="white"/>
        </w:rPr>
        <w:t>m_breakStack</w:t>
      </w:r>
      <w:r w:rsidR="007B5F11">
        <w:rPr>
          <w:highlight w:val="white"/>
        </w:rPr>
        <w:t>)</w:t>
      </w:r>
      <w:r>
        <w:rPr>
          <w:highlight w:val="white"/>
        </w:rPr>
        <w:t>.</w:t>
      </w:r>
    </w:p>
    <w:p w14:paraId="2A1F9A35" w14:textId="48C4EB48" w:rsidR="00F24D05" w:rsidRDefault="00642BA0" w:rsidP="00F24D05">
      <w:pPr>
        <w:pStyle w:val="CodeHeader"/>
      </w:pPr>
      <w:r>
        <w:t>MiddleCodeGenerator.cs</w:t>
      </w:r>
    </w:p>
    <w:p w14:paraId="7A3E9D51" w14:textId="57BA74D3" w:rsidR="00C26FCD" w:rsidRDefault="00C26FCD" w:rsidP="00C26FCD">
      <w:pPr>
        <w:pStyle w:val="Code"/>
        <w:rPr>
          <w:highlight w:val="white"/>
        </w:rPr>
      </w:pPr>
      <w:r w:rsidRPr="00C26FCD">
        <w:rPr>
          <w:highlight w:val="white"/>
        </w:rPr>
        <w:t xml:space="preserve">    private static Stack&lt;IDictionary&lt;BigInteger, MiddleCode&gt;&gt; </w:t>
      </w:r>
      <w:r w:rsidR="007C0FFA">
        <w:rPr>
          <w:highlight w:val="white"/>
        </w:rPr>
        <w:t>m_caseMapStack</w:t>
      </w:r>
      <w:r w:rsidRPr="00C26FCD">
        <w:rPr>
          <w:highlight w:val="white"/>
        </w:rPr>
        <w:t xml:space="preserve"> =</w:t>
      </w:r>
    </w:p>
    <w:p w14:paraId="04ADAE2B" w14:textId="5152B644" w:rsidR="00C26FCD" w:rsidRPr="00C26FCD" w:rsidRDefault="00C26FCD" w:rsidP="00C26FCD">
      <w:pPr>
        <w:pStyle w:val="Code"/>
        <w:rPr>
          <w:highlight w:val="white"/>
        </w:rPr>
      </w:pPr>
      <w:r>
        <w:rPr>
          <w:highlight w:val="white"/>
        </w:rPr>
        <w:t xml:space="preserve">     </w:t>
      </w:r>
      <w:r w:rsidRPr="00C26FCD">
        <w:rPr>
          <w:highlight w:val="white"/>
        </w:rPr>
        <w:t xml:space="preserve"> new Stack&lt;IDictionary&lt;BigInteger, MiddleCode&gt;&gt;();</w:t>
      </w:r>
    </w:p>
    <w:p w14:paraId="15FF63A4" w14:textId="2C4A22A0" w:rsidR="00C26FCD" w:rsidRPr="00C26FCD" w:rsidRDefault="00C26FCD" w:rsidP="00C26FCD">
      <w:pPr>
        <w:pStyle w:val="Code"/>
        <w:rPr>
          <w:highlight w:val="white"/>
        </w:rPr>
      </w:pPr>
      <w:r w:rsidRPr="00C26FCD">
        <w:rPr>
          <w:highlight w:val="white"/>
        </w:rPr>
        <w:t xml:space="preserve">    private static Stack&lt;MiddleCode&gt; </w:t>
      </w:r>
      <w:r w:rsidR="007C0FFA">
        <w:rPr>
          <w:highlight w:val="white"/>
        </w:rPr>
        <w:t xml:space="preserve">m_defaultStack </w:t>
      </w:r>
      <w:r w:rsidRPr="00C26FCD">
        <w:rPr>
          <w:highlight w:val="white"/>
        </w:rPr>
        <w:t>= new Stack&lt;MiddleCode&gt;();</w:t>
      </w:r>
    </w:p>
    <w:p w14:paraId="55584CB3" w14:textId="39985C8C" w:rsidR="00C26FCD" w:rsidRDefault="00C26FCD" w:rsidP="00C26FCD">
      <w:pPr>
        <w:pStyle w:val="Code"/>
        <w:rPr>
          <w:highlight w:val="white"/>
        </w:rPr>
      </w:pPr>
      <w:r w:rsidRPr="00C26FCD">
        <w:rPr>
          <w:highlight w:val="white"/>
        </w:rPr>
        <w:t xml:space="preserve">    private static Stack&lt;ISet&lt;MiddleCode&gt;&gt; </w:t>
      </w:r>
      <w:r w:rsidR="007C0FFA">
        <w:rPr>
          <w:highlight w:val="white"/>
        </w:rPr>
        <w:t xml:space="preserve">m_breakSetStack </w:t>
      </w:r>
      <w:r w:rsidRPr="00C26FCD">
        <w:rPr>
          <w:highlight w:val="white"/>
        </w:rPr>
        <w:t>=</w:t>
      </w:r>
    </w:p>
    <w:p w14:paraId="019E5104" w14:textId="2C865B21" w:rsidR="00C26FCD" w:rsidRPr="00C26FCD" w:rsidRDefault="00C26FCD" w:rsidP="00C26FCD">
      <w:pPr>
        <w:pStyle w:val="Code"/>
        <w:rPr>
          <w:highlight w:val="white"/>
        </w:rPr>
      </w:pPr>
      <w:r>
        <w:rPr>
          <w:highlight w:val="white"/>
        </w:rPr>
        <w:t xml:space="preserve">      </w:t>
      </w:r>
      <w:r w:rsidRPr="00C26FCD">
        <w:rPr>
          <w:highlight w:val="white"/>
        </w:rPr>
        <w:t>new Stack&lt;ISet&lt;MiddleCode&gt;&gt;()</w:t>
      </w:r>
      <w:r w:rsidR="00E914E9">
        <w:rPr>
          <w:highlight w:val="white"/>
        </w:rPr>
        <w:t>;</w:t>
      </w:r>
    </w:p>
    <w:p w14:paraId="4582F3B6" w14:textId="7260CE20" w:rsidR="00C26FCD" w:rsidRPr="00C26FCD" w:rsidRDefault="002C68ED" w:rsidP="002C68ED">
      <w:r>
        <w:t xml:space="preserve">The </w:t>
      </w:r>
      <w:r w:rsidRPr="002C68ED">
        <w:rPr>
          <w:rStyle w:val="KeyWord0"/>
        </w:rPr>
        <w:t>SwitchHeader</w:t>
      </w:r>
      <w:r>
        <w:t xml:space="preserve"> method is called before the parsing of the switch statement. Its task is to push </w:t>
      </w:r>
      <w:r w:rsidR="00A0411D">
        <w:t xml:space="preserve">a </w:t>
      </w:r>
      <w:r>
        <w:t xml:space="preserve">new map to the </w:t>
      </w:r>
      <w:r w:rsidR="00171A51">
        <w:t>case map stack, a null reference to the default stack, and a new set to the break set stack.</w:t>
      </w:r>
    </w:p>
    <w:p w14:paraId="67FFFE1B" w14:textId="77777777" w:rsidR="00CD348D" w:rsidRPr="00CD348D" w:rsidRDefault="00CD348D" w:rsidP="00CD348D">
      <w:pPr>
        <w:pStyle w:val="Code"/>
        <w:rPr>
          <w:highlight w:val="white"/>
        </w:rPr>
      </w:pPr>
      <w:r w:rsidRPr="00CD348D">
        <w:rPr>
          <w:highlight w:val="white"/>
        </w:rPr>
        <w:t xml:space="preserve">    public static void SwitchHeader() {</w:t>
      </w:r>
    </w:p>
    <w:p w14:paraId="62C445F2" w14:textId="2AA94844" w:rsidR="00CD348D" w:rsidRPr="00CD348D" w:rsidRDefault="00CD348D" w:rsidP="00CD348D">
      <w:pPr>
        <w:pStyle w:val="Code"/>
        <w:rPr>
          <w:highlight w:val="white"/>
        </w:rPr>
      </w:pPr>
      <w:r w:rsidRPr="00CD348D">
        <w:rPr>
          <w:highlight w:val="white"/>
        </w:rPr>
        <w:t xml:space="preserve">      </w:t>
      </w:r>
      <w:r w:rsidR="007C0FFA">
        <w:rPr>
          <w:highlight w:val="white"/>
        </w:rPr>
        <w:t>m_caseMapStack</w:t>
      </w:r>
      <w:r w:rsidRPr="00CD348D">
        <w:rPr>
          <w:highlight w:val="white"/>
        </w:rPr>
        <w:t>.Push(new Dictionary&lt;BigInteger,MiddleCode&gt;());</w:t>
      </w:r>
    </w:p>
    <w:p w14:paraId="1EBC4396" w14:textId="77777777" w:rsidR="00CD348D" w:rsidRPr="00CD348D" w:rsidRDefault="00CD348D" w:rsidP="00CD348D">
      <w:pPr>
        <w:pStyle w:val="Code"/>
        <w:rPr>
          <w:highlight w:val="white"/>
        </w:rPr>
      </w:pPr>
      <w:r w:rsidRPr="00CD348D">
        <w:rPr>
          <w:highlight w:val="white"/>
        </w:rPr>
        <w:t xml:space="preserve">      DefaultStack.Push(null);</w:t>
      </w:r>
    </w:p>
    <w:p w14:paraId="37798FD5" w14:textId="77777777" w:rsidR="00CD348D" w:rsidRPr="00CD348D" w:rsidRDefault="00CD348D" w:rsidP="00CD348D">
      <w:pPr>
        <w:pStyle w:val="Code"/>
        <w:rPr>
          <w:highlight w:val="white"/>
        </w:rPr>
      </w:pPr>
      <w:r w:rsidRPr="00CD348D">
        <w:rPr>
          <w:highlight w:val="white"/>
        </w:rPr>
        <w:t xml:space="preserve">      BreakSetStack.Push(new HashSet&lt;MiddleCode&gt;());</w:t>
      </w:r>
    </w:p>
    <w:p w14:paraId="4D8FBD03" w14:textId="77777777" w:rsidR="00CD348D" w:rsidRPr="00CD348D" w:rsidRDefault="00CD348D" w:rsidP="00CD348D">
      <w:pPr>
        <w:pStyle w:val="Code"/>
        <w:rPr>
          <w:highlight w:val="white"/>
        </w:rPr>
      </w:pPr>
      <w:r w:rsidRPr="00CD348D">
        <w:rPr>
          <w:highlight w:val="white"/>
        </w:rPr>
        <w:t xml:space="preserve">    }</w:t>
      </w:r>
    </w:p>
    <w:p w14:paraId="1E5305BE" w14:textId="62678B67" w:rsidR="00CD348D" w:rsidRPr="00CD348D" w:rsidRDefault="009C0F33" w:rsidP="009C0F33">
      <w:pPr>
        <w:rPr>
          <w:highlight w:val="white"/>
        </w:rPr>
      </w:pPr>
      <w:r>
        <w:rPr>
          <w:highlight w:val="white"/>
        </w:rPr>
        <w:t xml:space="preserve">The </w:t>
      </w:r>
      <w:r w:rsidRPr="009C0F33">
        <w:rPr>
          <w:rStyle w:val="KeyWord0"/>
          <w:highlight w:val="white"/>
        </w:rPr>
        <w:t>SwitchStatement</w:t>
      </w:r>
      <w:r>
        <w:rPr>
          <w:highlight w:val="white"/>
        </w:rPr>
        <w:t xml:space="preserve"> method </w:t>
      </w:r>
      <w:r w:rsidR="00D740B0">
        <w:rPr>
          <w:highlight w:val="white"/>
        </w:rPr>
        <w:t xml:space="preserve">is called after the parsing of the switch statement. Its task is to </w:t>
      </w:r>
      <w:r w:rsidR="00675454">
        <w:rPr>
          <w:highlight w:val="white"/>
        </w:rPr>
        <w:t xml:space="preserve">generate middle code for the case and default statements, and to backpatch the break statements. </w:t>
      </w:r>
    </w:p>
    <w:p w14:paraId="1E10CD78" w14:textId="4C4CA50E" w:rsidR="00CD348D" w:rsidRDefault="00CD348D" w:rsidP="00CD348D">
      <w:pPr>
        <w:pStyle w:val="Code"/>
        <w:rPr>
          <w:highlight w:val="white"/>
        </w:rPr>
      </w:pPr>
      <w:r w:rsidRPr="00CD348D">
        <w:rPr>
          <w:highlight w:val="white"/>
        </w:rPr>
        <w:t xml:space="preserve">    public static Statement SwitchStatement(</w:t>
      </w:r>
      <w:r w:rsidR="002E7956">
        <w:rPr>
          <w:highlight w:val="white"/>
        </w:rPr>
        <w:t>Expression</w:t>
      </w:r>
      <w:r w:rsidRPr="00CD348D">
        <w:rPr>
          <w:highlight w:val="white"/>
        </w:rPr>
        <w:t xml:space="preserve"> switch</w:t>
      </w:r>
      <w:r>
        <w:rPr>
          <w:highlight w:val="white"/>
        </w:rPr>
        <w:t>Expression</w:t>
      </w:r>
      <w:r w:rsidRPr="00CD348D">
        <w:rPr>
          <w:highlight w:val="white"/>
        </w:rPr>
        <w:t>,</w:t>
      </w:r>
    </w:p>
    <w:p w14:paraId="721001D8" w14:textId="1B3A0A5A" w:rsidR="00CD348D" w:rsidRDefault="00CD348D" w:rsidP="00CD348D">
      <w:pPr>
        <w:pStyle w:val="Code"/>
        <w:rPr>
          <w:highlight w:val="white"/>
        </w:rPr>
      </w:pPr>
      <w:r>
        <w:rPr>
          <w:highlight w:val="white"/>
        </w:rPr>
        <w:t xml:space="preserve">                                            </w:t>
      </w:r>
      <w:r w:rsidRPr="00CD348D">
        <w:rPr>
          <w:highlight w:val="white"/>
        </w:rPr>
        <w:t xml:space="preserve">Statement </w:t>
      </w:r>
      <w:r w:rsidR="008338DE">
        <w:rPr>
          <w:highlight w:val="white"/>
        </w:rPr>
        <w:t>innerStatement</w:t>
      </w:r>
      <w:r w:rsidRPr="00CD348D">
        <w:rPr>
          <w:highlight w:val="white"/>
        </w:rPr>
        <w:t>) {</w:t>
      </w:r>
    </w:p>
    <w:p w14:paraId="3910D545" w14:textId="028DA2FB" w:rsidR="00AD0744" w:rsidRPr="00CD348D" w:rsidRDefault="005C1A3D" w:rsidP="00AD0744">
      <w:pPr>
        <w:rPr>
          <w:highlight w:val="white"/>
        </w:rPr>
      </w:pPr>
      <w:r>
        <w:rPr>
          <w:highlight w:val="white"/>
        </w:rPr>
        <w:t xml:space="preserve">Since the switch </w:t>
      </w:r>
      <w:r w:rsidR="008338DE">
        <w:rPr>
          <w:highlight w:val="white"/>
        </w:rPr>
        <w:t>statement</w:t>
      </w:r>
      <w:r>
        <w:rPr>
          <w:highlight w:val="white"/>
        </w:rPr>
        <w:t xml:space="preserve"> need an integral value rather than a logical value we need to, c</w:t>
      </w:r>
      <w:r w:rsidR="00AD0744">
        <w:rPr>
          <w:highlight w:val="white"/>
        </w:rPr>
        <w:t>ontrary to the if-</w:t>
      </w:r>
      <w:r w:rsidR="008338DE" w:rsidRPr="008338DE">
        <w:rPr>
          <w:highlight w:val="white"/>
        </w:rPr>
        <w:t xml:space="preserve"> </w:t>
      </w:r>
      <w:r w:rsidR="008338DE">
        <w:rPr>
          <w:highlight w:val="white"/>
        </w:rPr>
        <w:t xml:space="preserve">statement </w:t>
      </w:r>
      <w:r w:rsidR="00AD0744">
        <w:rPr>
          <w:highlight w:val="white"/>
        </w:rPr>
        <w:t xml:space="preserve">above, </w:t>
      </w:r>
      <w:r>
        <w:rPr>
          <w:highlight w:val="white"/>
        </w:rPr>
        <w:t>type cast a potential logical value to an integral value.</w:t>
      </w:r>
    </w:p>
    <w:p w14:paraId="6B23A1AB" w14:textId="02F73C9E" w:rsidR="00CD348D" w:rsidRPr="00CD348D" w:rsidRDefault="00CD348D" w:rsidP="00CD348D">
      <w:pPr>
        <w:pStyle w:val="Code"/>
        <w:rPr>
          <w:highlight w:val="white"/>
        </w:rPr>
      </w:pPr>
      <w:r w:rsidRPr="00CD348D">
        <w:rPr>
          <w:highlight w:val="white"/>
        </w:rPr>
        <w:t xml:space="preserve">      switch</w:t>
      </w:r>
      <w:r>
        <w:rPr>
          <w:highlight w:val="white"/>
        </w:rPr>
        <w:t>Expression</w:t>
      </w:r>
      <w:r w:rsidRPr="00CD348D">
        <w:rPr>
          <w:highlight w:val="white"/>
        </w:rPr>
        <w:t xml:space="preserve"> = TypeCast.LogicalToIntegral(switch</w:t>
      </w:r>
      <w:r>
        <w:rPr>
          <w:highlight w:val="white"/>
        </w:rPr>
        <w:t>Expression</w:t>
      </w:r>
      <w:r w:rsidRPr="00CD348D">
        <w:rPr>
          <w:highlight w:val="white"/>
        </w:rPr>
        <w:t>);</w:t>
      </w:r>
    </w:p>
    <w:p w14:paraId="4EFE708D" w14:textId="614FA745" w:rsidR="009733C3" w:rsidRDefault="009733C3" w:rsidP="009733C3">
      <w:pPr>
        <w:rPr>
          <w:highlight w:val="white"/>
        </w:rPr>
      </w:pPr>
      <w:r>
        <w:rPr>
          <w:highlight w:val="white"/>
        </w:rPr>
        <w:t xml:space="preserve">Since we need the value of the switch </w:t>
      </w:r>
      <w:r w:rsidR="008338DE">
        <w:rPr>
          <w:highlight w:val="white"/>
        </w:rPr>
        <w:t>statement</w:t>
      </w:r>
      <w:r>
        <w:rPr>
          <w:highlight w:val="white"/>
        </w:rPr>
        <w:t>, we are only interested of the long list of the switch expression.</w:t>
      </w:r>
    </w:p>
    <w:p w14:paraId="50FE1408" w14:textId="0D5D4A77" w:rsidR="00CD348D" w:rsidRPr="00CD348D" w:rsidRDefault="00CD348D" w:rsidP="00CD348D">
      <w:pPr>
        <w:pStyle w:val="Code"/>
        <w:rPr>
          <w:highlight w:val="white"/>
        </w:rPr>
      </w:pPr>
      <w:r w:rsidRPr="00CD348D">
        <w:rPr>
          <w:highlight w:val="white"/>
        </w:rPr>
        <w:t xml:space="preserve">      List&lt;MiddleCode&gt; codeList = switch</w:t>
      </w:r>
      <w:r>
        <w:rPr>
          <w:highlight w:val="white"/>
        </w:rPr>
        <w:t>Expression</w:t>
      </w:r>
      <w:r w:rsidRPr="00CD348D">
        <w:rPr>
          <w:highlight w:val="white"/>
        </w:rPr>
        <w:t>.LongList;</w:t>
      </w:r>
    </w:p>
    <w:p w14:paraId="3E535AF0" w14:textId="753D1DD7" w:rsidR="00CD348D" w:rsidRPr="00CD348D" w:rsidRDefault="000950FD" w:rsidP="000950FD">
      <w:pPr>
        <w:rPr>
          <w:highlight w:val="white"/>
        </w:rPr>
      </w:pPr>
      <w:r>
        <w:rPr>
          <w:highlight w:val="white"/>
        </w:rPr>
        <w:t xml:space="preserve">Each case value </w:t>
      </w:r>
      <w:r w:rsidR="00F246C5">
        <w:rPr>
          <w:highlight w:val="white"/>
        </w:rPr>
        <w:t>is</w:t>
      </w:r>
      <w:r>
        <w:rPr>
          <w:highlight w:val="white"/>
        </w:rPr>
        <w:t xml:space="preserve"> type casted to the type of the switch expression.</w:t>
      </w:r>
    </w:p>
    <w:p w14:paraId="1ED46F79" w14:textId="07290B7C" w:rsidR="00CD348D" w:rsidRPr="00CD348D" w:rsidRDefault="00CD348D" w:rsidP="00CD348D">
      <w:pPr>
        <w:pStyle w:val="Code"/>
        <w:rPr>
          <w:highlight w:val="white"/>
        </w:rPr>
      </w:pPr>
      <w:r w:rsidRPr="00CD348D">
        <w:rPr>
          <w:highlight w:val="white"/>
        </w:rPr>
        <w:t xml:space="preserve">      Type switchType = switch</w:t>
      </w:r>
      <w:r>
        <w:rPr>
          <w:highlight w:val="white"/>
        </w:rPr>
        <w:t>Expression</w:t>
      </w:r>
      <w:r w:rsidRPr="00CD348D">
        <w:rPr>
          <w:highlight w:val="white"/>
        </w:rPr>
        <w:t>.Symbol.Type;</w:t>
      </w:r>
    </w:p>
    <w:p w14:paraId="2908376B" w14:textId="77777777" w:rsidR="002B7612" w:rsidRDefault="00CD348D" w:rsidP="00CD348D">
      <w:pPr>
        <w:pStyle w:val="Code"/>
        <w:rPr>
          <w:highlight w:val="white"/>
        </w:rPr>
      </w:pPr>
      <w:r w:rsidRPr="00CD348D">
        <w:rPr>
          <w:highlight w:val="white"/>
        </w:rPr>
        <w:t xml:space="preserve">      foreach (KeyValuePair&lt;BigInteger,MiddleCode&gt; entr</w:t>
      </w:r>
      <w:r w:rsidR="002B7612">
        <w:rPr>
          <w:highlight w:val="white"/>
        </w:rPr>
        <w:t>y</w:t>
      </w:r>
    </w:p>
    <w:p w14:paraId="56C536F8" w14:textId="0A25A8B0" w:rsidR="00CD348D" w:rsidRPr="00CD348D" w:rsidRDefault="002B7612" w:rsidP="00CD348D">
      <w:pPr>
        <w:pStyle w:val="Code"/>
        <w:rPr>
          <w:highlight w:val="white"/>
        </w:rPr>
      </w:pPr>
      <w:r>
        <w:rPr>
          <w:highlight w:val="white"/>
        </w:rPr>
        <w:t xml:space="preserve">              </w:t>
      </w:r>
      <w:r w:rsidR="005355E1">
        <w:rPr>
          <w:highlight w:val="white"/>
        </w:rPr>
        <w:t xml:space="preserve"> </w:t>
      </w:r>
      <w:r w:rsidR="00CD348D" w:rsidRPr="00CD348D">
        <w:rPr>
          <w:highlight w:val="white"/>
        </w:rPr>
        <w:t xml:space="preserve">in </w:t>
      </w:r>
      <w:r w:rsidR="007C0FFA">
        <w:rPr>
          <w:highlight w:val="white"/>
        </w:rPr>
        <w:t>m_caseMapStack</w:t>
      </w:r>
      <w:r w:rsidR="00CD348D" w:rsidRPr="00CD348D">
        <w:rPr>
          <w:highlight w:val="white"/>
        </w:rPr>
        <w:t>.Pop()) {</w:t>
      </w:r>
    </w:p>
    <w:p w14:paraId="66DAA2E8" w14:textId="77777777" w:rsidR="00CD348D" w:rsidRPr="00CD348D" w:rsidRDefault="00CD348D" w:rsidP="00CD348D">
      <w:pPr>
        <w:pStyle w:val="Code"/>
        <w:rPr>
          <w:highlight w:val="white"/>
        </w:rPr>
      </w:pPr>
      <w:r w:rsidRPr="00CD348D">
        <w:rPr>
          <w:highlight w:val="white"/>
        </w:rPr>
        <w:t xml:space="preserve">        BigInteger caseValue = entry.Key;</w:t>
      </w:r>
    </w:p>
    <w:p w14:paraId="6CA87DD0" w14:textId="77777777" w:rsidR="00CD348D" w:rsidRPr="00CD348D" w:rsidRDefault="00CD348D" w:rsidP="00CD348D">
      <w:pPr>
        <w:pStyle w:val="Code"/>
        <w:rPr>
          <w:highlight w:val="white"/>
        </w:rPr>
      </w:pPr>
      <w:r w:rsidRPr="00CD348D">
        <w:rPr>
          <w:highlight w:val="white"/>
        </w:rPr>
        <w:t xml:space="preserve">        MiddleCode caseTarget = entry.Value;</w:t>
      </w:r>
    </w:p>
    <w:p w14:paraId="16EF851C" w14:textId="18DAB752" w:rsidR="00CD348D" w:rsidRDefault="00CD348D" w:rsidP="00CD348D">
      <w:pPr>
        <w:pStyle w:val="Code"/>
        <w:rPr>
          <w:highlight w:val="white"/>
        </w:rPr>
      </w:pPr>
      <w:r w:rsidRPr="00CD348D">
        <w:rPr>
          <w:highlight w:val="white"/>
        </w:rPr>
        <w:t xml:space="preserve">        Symbol caseSymbol = new Symbol(switchType, caseValue);</w:t>
      </w:r>
    </w:p>
    <w:p w14:paraId="19B78B13" w14:textId="16C9BE61" w:rsidR="0011476B" w:rsidRPr="00CD348D" w:rsidRDefault="0011476B" w:rsidP="00BF23DE">
      <w:pPr>
        <w:rPr>
          <w:highlight w:val="white"/>
        </w:rPr>
      </w:pPr>
      <w:r>
        <w:rPr>
          <w:highlight w:val="white"/>
        </w:rPr>
        <w:t xml:space="preserve">We add code where we </w:t>
      </w:r>
      <w:r w:rsidR="00BF23DE">
        <w:rPr>
          <w:highlight w:val="white"/>
        </w:rPr>
        <w:t>compare the case value with the switch value and jump to the matching middle code instruction if the values are equal.</w:t>
      </w:r>
    </w:p>
    <w:p w14:paraId="7CA7B85F" w14:textId="77777777" w:rsidR="002B7612" w:rsidRDefault="00CD348D" w:rsidP="00CD348D">
      <w:pPr>
        <w:pStyle w:val="Code"/>
        <w:rPr>
          <w:highlight w:val="white"/>
        </w:rPr>
      </w:pPr>
      <w:r w:rsidRPr="00CD348D">
        <w:rPr>
          <w:highlight w:val="white"/>
        </w:rPr>
        <w:t xml:space="preserve">        AddMiddleCode(codeList, MiddleOperator.Case, caseTarget,</w:t>
      </w:r>
    </w:p>
    <w:p w14:paraId="7DD2300D" w14:textId="21D38E83" w:rsidR="00CD348D" w:rsidRPr="00CD348D" w:rsidRDefault="002B7612" w:rsidP="00CD348D">
      <w:pPr>
        <w:pStyle w:val="Code"/>
        <w:rPr>
          <w:highlight w:val="white"/>
        </w:rPr>
      </w:pPr>
      <w:r>
        <w:rPr>
          <w:highlight w:val="white"/>
        </w:rPr>
        <w:t xml:space="preserve">                     </w:t>
      </w:r>
      <w:r w:rsidR="00CD348D" w:rsidRPr="00CD348D">
        <w:rPr>
          <w:highlight w:val="white"/>
        </w:rPr>
        <w:t xml:space="preserve"> switch</w:t>
      </w:r>
      <w:r w:rsidR="00CD348D">
        <w:rPr>
          <w:highlight w:val="white"/>
        </w:rPr>
        <w:t>Expression</w:t>
      </w:r>
      <w:r w:rsidR="00CD348D" w:rsidRPr="00CD348D">
        <w:rPr>
          <w:highlight w:val="white"/>
        </w:rPr>
        <w:t>.Symbol, caseSymbol);</w:t>
      </w:r>
    </w:p>
    <w:p w14:paraId="038A5B5C" w14:textId="6D97A3FA" w:rsidR="00CD348D" w:rsidRDefault="00CD348D" w:rsidP="00CD348D">
      <w:pPr>
        <w:pStyle w:val="Code"/>
        <w:rPr>
          <w:highlight w:val="white"/>
        </w:rPr>
      </w:pPr>
      <w:r w:rsidRPr="00CD348D">
        <w:rPr>
          <w:highlight w:val="white"/>
        </w:rPr>
        <w:t xml:space="preserve">      }</w:t>
      </w:r>
    </w:p>
    <w:p w14:paraId="6D7AA9C0" w14:textId="20344D3F" w:rsidR="005C497C" w:rsidRPr="00CD348D" w:rsidRDefault="005C497C" w:rsidP="005C497C">
      <w:pPr>
        <w:rPr>
          <w:highlight w:val="white"/>
        </w:rPr>
      </w:pPr>
      <w:r>
        <w:rPr>
          <w:highlight w:val="white"/>
        </w:rPr>
        <w:t>After the case values, we add a case end instruction.</w:t>
      </w:r>
      <w:r w:rsidR="00C40BF0">
        <w:rPr>
          <w:highlight w:val="white"/>
        </w:rPr>
        <w:t xml:space="preserve"> The reason for this is that the register </w:t>
      </w:r>
      <w:r w:rsidR="008B4BAE">
        <w:rPr>
          <w:highlight w:val="white"/>
        </w:rPr>
        <w:t xml:space="preserve">used for the case comparison </w:t>
      </w:r>
      <w:r w:rsidR="00C40BF0">
        <w:rPr>
          <w:highlight w:val="white"/>
        </w:rPr>
        <w:t>in the generated assembly code shall be unallocated.</w:t>
      </w:r>
    </w:p>
    <w:p w14:paraId="788CC119" w14:textId="77777777" w:rsidR="002B7612" w:rsidRDefault="00CD348D" w:rsidP="00CD348D">
      <w:pPr>
        <w:pStyle w:val="Code"/>
        <w:rPr>
          <w:highlight w:val="white"/>
        </w:rPr>
      </w:pPr>
      <w:r w:rsidRPr="00CD348D">
        <w:rPr>
          <w:highlight w:val="white"/>
        </w:rPr>
        <w:t xml:space="preserve">      AddMiddleCode(codeList, MiddleOperator.CaseEnd,</w:t>
      </w:r>
    </w:p>
    <w:p w14:paraId="6DDF9CFB" w14:textId="2BC06D4E" w:rsidR="00CD348D" w:rsidRPr="00CD348D" w:rsidRDefault="002B7612" w:rsidP="00CD348D">
      <w:pPr>
        <w:pStyle w:val="Code"/>
        <w:rPr>
          <w:highlight w:val="white"/>
        </w:rPr>
      </w:pPr>
      <w:r>
        <w:rPr>
          <w:highlight w:val="white"/>
        </w:rPr>
        <w:t xml:space="preserve">                   </w:t>
      </w:r>
      <w:r w:rsidR="00CD348D" w:rsidRPr="00CD348D">
        <w:rPr>
          <w:highlight w:val="white"/>
        </w:rPr>
        <w:t xml:space="preserve"> switch</w:t>
      </w:r>
      <w:r w:rsidR="00CD348D">
        <w:rPr>
          <w:highlight w:val="white"/>
        </w:rPr>
        <w:t>Expression</w:t>
      </w:r>
      <w:r w:rsidR="00CD348D" w:rsidRPr="00CD348D">
        <w:rPr>
          <w:highlight w:val="white"/>
        </w:rPr>
        <w:t>.Symbol);</w:t>
      </w:r>
    </w:p>
    <w:p w14:paraId="51B9750B" w14:textId="3C7CBDF4" w:rsidR="00BF6AD0" w:rsidRDefault="00E75AFC" w:rsidP="00E75AFC">
      <w:pPr>
        <w:rPr>
          <w:highlight w:val="white"/>
        </w:rPr>
      </w:pPr>
      <w:r>
        <w:rPr>
          <w:highlight w:val="white"/>
        </w:rPr>
        <w:lastRenderedPageBreak/>
        <w:t>Similar to the if-</w:t>
      </w:r>
      <w:r w:rsidR="008338DE" w:rsidRPr="008338DE">
        <w:rPr>
          <w:highlight w:val="white"/>
        </w:rPr>
        <w:t xml:space="preserve"> </w:t>
      </w:r>
      <w:r w:rsidR="008338DE">
        <w:rPr>
          <w:highlight w:val="white"/>
        </w:rPr>
        <w:t>statement</w:t>
      </w:r>
      <w:r>
        <w:rPr>
          <w:highlight w:val="white"/>
        </w:rPr>
        <w:t>, the switch-</w:t>
      </w:r>
      <w:r w:rsidR="008338DE" w:rsidRPr="008338DE">
        <w:rPr>
          <w:highlight w:val="white"/>
        </w:rPr>
        <w:t xml:space="preserve"> </w:t>
      </w:r>
      <w:r w:rsidR="008338DE">
        <w:rPr>
          <w:highlight w:val="white"/>
        </w:rPr>
        <w:t xml:space="preserve">statement </w:t>
      </w:r>
      <w:r>
        <w:rPr>
          <w:highlight w:val="white"/>
        </w:rPr>
        <w:t xml:space="preserve">has a next set; that is, </w:t>
      </w:r>
      <w:r w:rsidR="00BE0F45">
        <w:rPr>
          <w:highlight w:val="white"/>
        </w:rPr>
        <w:t>a set of middle code instruction that shall jump to the instruction following the switch</w:t>
      </w:r>
      <w:r w:rsidR="006F1E43">
        <w:rPr>
          <w:highlight w:val="white"/>
        </w:rPr>
        <w:t xml:space="preserve"> </w:t>
      </w:r>
      <w:r w:rsidR="008338DE">
        <w:rPr>
          <w:highlight w:val="white"/>
        </w:rPr>
        <w:t>statement</w:t>
      </w:r>
      <w:r w:rsidR="006F1E43">
        <w:rPr>
          <w:highlight w:val="white"/>
        </w:rPr>
        <w:t>.</w:t>
      </w:r>
    </w:p>
    <w:p w14:paraId="39F281AE" w14:textId="4B644FEF" w:rsidR="00CD348D" w:rsidRDefault="00CD348D" w:rsidP="00CD348D">
      <w:pPr>
        <w:pStyle w:val="Code"/>
        <w:rPr>
          <w:highlight w:val="white"/>
        </w:rPr>
      </w:pPr>
      <w:r w:rsidRPr="00CD348D">
        <w:rPr>
          <w:highlight w:val="white"/>
        </w:rPr>
        <w:t xml:space="preserve">      ISet&lt;MiddleCode&gt; nextSet = new HashSet&lt;MiddleCode&gt;();</w:t>
      </w:r>
    </w:p>
    <w:p w14:paraId="5EADD087" w14:textId="76C01E41" w:rsidR="00E76A17" w:rsidRDefault="00E76A17" w:rsidP="00E76A17">
      <w:r>
        <w:t xml:space="preserve">If there is a default </w:t>
      </w:r>
      <w:r w:rsidR="008338DE">
        <w:rPr>
          <w:highlight w:val="white"/>
        </w:rPr>
        <w:t>statement</w:t>
      </w:r>
      <w:r>
        <w:t xml:space="preserve">, we jump to it if the switch </w:t>
      </w:r>
      <w:r w:rsidR="008338DE">
        <w:rPr>
          <w:highlight w:val="white"/>
        </w:rPr>
        <w:t xml:space="preserve">statement </w:t>
      </w:r>
      <w:r>
        <w:t xml:space="preserve">does not match any of the case </w:t>
      </w:r>
      <w:r w:rsidR="008338DE">
        <w:rPr>
          <w:highlight w:val="white"/>
        </w:rPr>
        <w:t>statement</w:t>
      </w:r>
      <w:r>
        <w:t>.</w:t>
      </w:r>
      <w:r w:rsidR="00611FFC">
        <w:t xml:space="preserve"> In that case, the next set </w:t>
      </w:r>
      <w:r w:rsidR="00D9377B">
        <w:t>becomes</w:t>
      </w:r>
      <w:r w:rsidR="00611FFC">
        <w:t xml:space="preserve"> em</w:t>
      </w:r>
      <w:r w:rsidR="00D9377B">
        <w:t>pty.</w:t>
      </w:r>
    </w:p>
    <w:p w14:paraId="2765D511" w14:textId="77777777" w:rsidR="00CD348D" w:rsidRPr="00CD348D" w:rsidRDefault="00CD348D" w:rsidP="00CD348D">
      <w:pPr>
        <w:pStyle w:val="Code"/>
        <w:rPr>
          <w:highlight w:val="white"/>
        </w:rPr>
      </w:pPr>
      <w:r w:rsidRPr="00CD348D">
        <w:rPr>
          <w:highlight w:val="white"/>
        </w:rPr>
        <w:t xml:space="preserve">      MiddleCode defaultCode = DefaultStack.Pop();</w:t>
      </w:r>
    </w:p>
    <w:p w14:paraId="08ABB363" w14:textId="77777777" w:rsidR="00CD348D" w:rsidRPr="00CD348D" w:rsidRDefault="00CD348D" w:rsidP="00CD348D">
      <w:pPr>
        <w:pStyle w:val="Code"/>
        <w:rPr>
          <w:highlight w:val="white"/>
        </w:rPr>
      </w:pPr>
    </w:p>
    <w:p w14:paraId="3E0D9802" w14:textId="77777777" w:rsidR="00CD348D" w:rsidRPr="00CD348D" w:rsidRDefault="00CD348D" w:rsidP="00CD348D">
      <w:pPr>
        <w:pStyle w:val="Code"/>
        <w:rPr>
          <w:highlight w:val="white"/>
        </w:rPr>
      </w:pPr>
      <w:r w:rsidRPr="00CD348D">
        <w:rPr>
          <w:highlight w:val="white"/>
        </w:rPr>
        <w:t xml:space="preserve">      if (defaultCode != null) {</w:t>
      </w:r>
    </w:p>
    <w:p w14:paraId="2A8D63AA" w14:textId="77777777" w:rsidR="00CD348D" w:rsidRPr="00CD348D" w:rsidRDefault="00CD348D" w:rsidP="00CD348D">
      <w:pPr>
        <w:pStyle w:val="Code"/>
        <w:rPr>
          <w:highlight w:val="white"/>
        </w:rPr>
      </w:pPr>
      <w:r w:rsidRPr="00CD348D">
        <w:rPr>
          <w:highlight w:val="white"/>
        </w:rPr>
        <w:t xml:space="preserve">        AddMiddleCode(codeList, MiddleOperator.Goto, defaultCode);</w:t>
      </w:r>
    </w:p>
    <w:p w14:paraId="0D35298F" w14:textId="7DC3613E" w:rsidR="00CD348D" w:rsidRDefault="00CD348D" w:rsidP="00CD348D">
      <w:pPr>
        <w:pStyle w:val="Code"/>
        <w:rPr>
          <w:highlight w:val="white"/>
        </w:rPr>
      </w:pPr>
      <w:r w:rsidRPr="00CD348D">
        <w:rPr>
          <w:highlight w:val="white"/>
        </w:rPr>
        <w:t xml:space="preserve">      }</w:t>
      </w:r>
    </w:p>
    <w:p w14:paraId="4B7689AC" w14:textId="2EAC290D" w:rsidR="00611FFC" w:rsidRPr="00CD348D" w:rsidRDefault="00611FFC" w:rsidP="00C649A0">
      <w:pPr>
        <w:rPr>
          <w:highlight w:val="white"/>
        </w:rPr>
      </w:pPr>
      <w:r>
        <w:rPr>
          <w:highlight w:val="white"/>
        </w:rPr>
        <w:t>If there is no</w:t>
      </w:r>
      <w:r w:rsidR="00C649A0">
        <w:rPr>
          <w:highlight w:val="white"/>
        </w:rPr>
        <w:t xml:space="preserve"> default </w:t>
      </w:r>
      <w:r w:rsidR="00F305A1">
        <w:rPr>
          <w:highlight w:val="white"/>
        </w:rPr>
        <w:t>statement</w:t>
      </w:r>
      <w:r w:rsidR="00C649A0">
        <w:rPr>
          <w:highlight w:val="white"/>
        </w:rPr>
        <w:t xml:space="preserve">, </w:t>
      </w:r>
      <w:r w:rsidR="00AD6A24">
        <w:rPr>
          <w:highlight w:val="white"/>
        </w:rPr>
        <w:t>we instead add a jump instruction to the next set.</w:t>
      </w:r>
    </w:p>
    <w:p w14:paraId="4B87FA49" w14:textId="77777777" w:rsidR="00CD348D" w:rsidRPr="00CD348D" w:rsidRDefault="00CD348D" w:rsidP="00CD348D">
      <w:pPr>
        <w:pStyle w:val="Code"/>
        <w:rPr>
          <w:highlight w:val="white"/>
        </w:rPr>
      </w:pPr>
      <w:r w:rsidRPr="00CD348D">
        <w:rPr>
          <w:highlight w:val="white"/>
        </w:rPr>
        <w:t xml:space="preserve">      else {</w:t>
      </w:r>
    </w:p>
    <w:p w14:paraId="34240F2B" w14:textId="71E0A6AC" w:rsidR="00CD348D" w:rsidRPr="00CD348D" w:rsidRDefault="00CD348D" w:rsidP="00CD348D">
      <w:pPr>
        <w:pStyle w:val="Code"/>
        <w:rPr>
          <w:highlight w:val="white"/>
        </w:rPr>
      </w:pPr>
      <w:r w:rsidRPr="00CD348D">
        <w:rPr>
          <w:highlight w:val="white"/>
        </w:rPr>
        <w:t xml:space="preserve">        nextSet.Add(</w:t>
      </w:r>
      <w:r w:rsidR="005E351B" w:rsidRPr="00CD348D">
        <w:rPr>
          <w:highlight w:val="white"/>
        </w:rPr>
        <w:t>AddMiddleCode(codeList, MiddleOperator.Goto)</w:t>
      </w:r>
      <w:r w:rsidRPr="00CD348D">
        <w:rPr>
          <w:highlight w:val="white"/>
        </w:rPr>
        <w:t xml:space="preserve">);      </w:t>
      </w:r>
    </w:p>
    <w:p w14:paraId="6666C2E1" w14:textId="77777777" w:rsidR="00CD348D" w:rsidRPr="00CD348D" w:rsidRDefault="00CD348D" w:rsidP="00CD348D">
      <w:pPr>
        <w:pStyle w:val="Code"/>
        <w:rPr>
          <w:highlight w:val="white"/>
        </w:rPr>
      </w:pPr>
      <w:r w:rsidRPr="00CD348D">
        <w:rPr>
          <w:highlight w:val="white"/>
        </w:rPr>
        <w:t xml:space="preserve">      }</w:t>
      </w:r>
    </w:p>
    <w:p w14:paraId="0F4F1EE9" w14:textId="2084709A" w:rsidR="00CD348D" w:rsidRPr="00CD348D" w:rsidRDefault="00AD6A24" w:rsidP="00F305A1">
      <w:pPr>
        <w:rPr>
          <w:highlight w:val="white"/>
        </w:rPr>
      </w:pPr>
      <w:r>
        <w:rPr>
          <w:highlight w:val="white"/>
        </w:rPr>
        <w:t>We finally add the code list of the</w:t>
      </w:r>
      <w:r w:rsidR="00F305A1">
        <w:rPr>
          <w:highlight w:val="white"/>
        </w:rPr>
        <w:t xml:space="preserve"> </w:t>
      </w:r>
      <w:r w:rsidR="000F45F6">
        <w:rPr>
          <w:highlight w:val="white"/>
        </w:rPr>
        <w:t>inner statement to the resulting code list.</w:t>
      </w:r>
    </w:p>
    <w:p w14:paraId="69619D12" w14:textId="13E08237" w:rsidR="00CD348D" w:rsidRDefault="00CD348D" w:rsidP="00CD348D">
      <w:pPr>
        <w:pStyle w:val="Code"/>
        <w:rPr>
          <w:highlight w:val="white"/>
        </w:rPr>
      </w:pPr>
      <w:r w:rsidRPr="00CD348D">
        <w:rPr>
          <w:highlight w:val="white"/>
        </w:rPr>
        <w:t xml:space="preserve">      codeList.AddRange(</w:t>
      </w:r>
      <w:r w:rsidR="008338DE">
        <w:rPr>
          <w:highlight w:val="white"/>
        </w:rPr>
        <w:t>innerStatement</w:t>
      </w:r>
      <w:r w:rsidRPr="00CD348D">
        <w:rPr>
          <w:highlight w:val="white"/>
        </w:rPr>
        <w:t>.CodeList);</w:t>
      </w:r>
    </w:p>
    <w:p w14:paraId="26F02949" w14:textId="695670E3" w:rsidR="000F45F6" w:rsidRPr="00CD348D" w:rsidRDefault="000F45F6" w:rsidP="000F45F6">
      <w:pPr>
        <w:rPr>
          <w:highlight w:val="white"/>
        </w:rPr>
      </w:pPr>
      <w:r>
        <w:rPr>
          <w:highlight w:val="white"/>
        </w:rPr>
        <w:t xml:space="preserve">The next set is the union of the </w:t>
      </w:r>
      <w:r w:rsidR="00AE68FC">
        <w:rPr>
          <w:highlight w:val="white"/>
        </w:rPr>
        <w:t xml:space="preserve">next set of the inner statement and the break statements of the </w:t>
      </w:r>
      <w:r w:rsidR="00505CF0">
        <w:rPr>
          <w:highlight w:val="white"/>
        </w:rPr>
        <w:t>switch statement.</w:t>
      </w:r>
    </w:p>
    <w:p w14:paraId="60D39FDE" w14:textId="64944C2B" w:rsidR="00CD348D" w:rsidRPr="00CD348D" w:rsidRDefault="00CD348D" w:rsidP="00CD348D">
      <w:pPr>
        <w:pStyle w:val="Code"/>
        <w:rPr>
          <w:highlight w:val="white"/>
        </w:rPr>
      </w:pPr>
      <w:r w:rsidRPr="00CD348D">
        <w:rPr>
          <w:highlight w:val="white"/>
        </w:rPr>
        <w:t xml:space="preserve">      nextSet.UnionWith(</w:t>
      </w:r>
      <w:r w:rsidR="008338DE">
        <w:rPr>
          <w:highlight w:val="white"/>
        </w:rPr>
        <w:t>innerStatement</w:t>
      </w:r>
      <w:r w:rsidRPr="00CD348D">
        <w:rPr>
          <w:highlight w:val="white"/>
        </w:rPr>
        <w:t>.NextSet);</w:t>
      </w:r>
    </w:p>
    <w:p w14:paraId="31A8E9CE" w14:textId="77777777" w:rsidR="00CD348D" w:rsidRPr="00CD348D" w:rsidRDefault="00CD348D" w:rsidP="00CD348D">
      <w:pPr>
        <w:pStyle w:val="Code"/>
        <w:rPr>
          <w:highlight w:val="white"/>
        </w:rPr>
      </w:pPr>
      <w:r w:rsidRPr="00CD348D">
        <w:rPr>
          <w:highlight w:val="white"/>
        </w:rPr>
        <w:t xml:space="preserve">      nextSet.UnionWith(BreakSetStack.Pop());</w:t>
      </w:r>
    </w:p>
    <w:p w14:paraId="381E5BBA" w14:textId="77777777" w:rsidR="00CD348D" w:rsidRPr="00CD348D" w:rsidRDefault="00CD348D" w:rsidP="00CD348D">
      <w:pPr>
        <w:pStyle w:val="Code"/>
        <w:rPr>
          <w:highlight w:val="white"/>
        </w:rPr>
      </w:pPr>
      <w:r w:rsidRPr="00CD348D">
        <w:rPr>
          <w:highlight w:val="white"/>
        </w:rPr>
        <w:t xml:space="preserve">      return (new Statement(codeList, nextSet));</w:t>
      </w:r>
    </w:p>
    <w:p w14:paraId="7FB1CAE1" w14:textId="77777777" w:rsidR="00CD348D" w:rsidRPr="00CD348D" w:rsidRDefault="00CD348D" w:rsidP="00CD348D">
      <w:pPr>
        <w:pStyle w:val="Code"/>
        <w:rPr>
          <w:highlight w:val="white"/>
        </w:rPr>
      </w:pPr>
      <w:r w:rsidRPr="00CD348D">
        <w:rPr>
          <w:highlight w:val="white"/>
        </w:rPr>
        <w:t xml:space="preserve">    }</w:t>
      </w:r>
    </w:p>
    <w:p w14:paraId="53430F37" w14:textId="77777777" w:rsidR="00C51D92" w:rsidRDefault="00C51D92" w:rsidP="00C51D92">
      <w:r>
        <w:t>The case statement must comply with the following demands:</w:t>
      </w:r>
    </w:p>
    <w:p w14:paraId="4EAB94DD" w14:textId="77777777" w:rsidR="00C51D92" w:rsidRDefault="00C51D92" w:rsidP="00C51D92">
      <w:pPr>
        <w:pStyle w:val="Liststycke"/>
        <w:numPr>
          <w:ilvl w:val="0"/>
          <w:numId w:val="96"/>
        </w:numPr>
      </w:pPr>
      <w:r w:rsidRPr="00B23C47">
        <w:rPr>
          <w:rStyle w:val="CodeInText"/>
        </w:rPr>
        <w:t>Main.CaseMapStack</w:t>
      </w:r>
      <w:r>
        <w:t xml:space="preserve"> must not be empty. If it is empty, the case statements misses a surrounding switch statements.</w:t>
      </w:r>
    </w:p>
    <w:p w14:paraId="277AB1A3" w14:textId="77777777" w:rsidR="00C51D92" w:rsidRDefault="00C51D92" w:rsidP="00C51D92">
      <w:pPr>
        <w:pStyle w:val="Liststycke"/>
        <w:numPr>
          <w:ilvl w:val="0"/>
          <w:numId w:val="96"/>
        </w:numPr>
      </w:pPr>
      <w:r>
        <w:t>The case expression must be integral and constant and thereby possible to evaluate by the compiler.</w:t>
      </w:r>
    </w:p>
    <w:p w14:paraId="62C1118C" w14:textId="1E12EB37" w:rsidR="00CD348D" w:rsidRDefault="00C51D92" w:rsidP="00CD348D">
      <w:pPr>
        <w:pStyle w:val="Liststycke"/>
        <w:numPr>
          <w:ilvl w:val="0"/>
          <w:numId w:val="96"/>
        </w:numPr>
      </w:pPr>
      <w:r>
        <w:t xml:space="preserve">Since </w:t>
      </w:r>
      <w:r w:rsidRPr="00B23C47">
        <w:rPr>
          <w:rStyle w:val="CodeInText"/>
        </w:rPr>
        <w:t>Main.CaseMapStack</w:t>
      </w:r>
      <w:r>
        <w:t xml:space="preserve"> is not empty, there is at least one surrounding switch statement. We call </w:t>
      </w:r>
      <w:r w:rsidRPr="007D4E53">
        <w:rPr>
          <w:rStyle w:val="CodeInText"/>
        </w:rPr>
        <w:t>peek</w:t>
      </w:r>
      <w:r>
        <w:t xml:space="preserve"> on the stack to obtain the map holding the case expression value of the closest surrounding switch statement, add the case value with the line number of the case statement, and check that there is no earlier cases expression with the same value (put returns the old value if the key is already present in the map, null if is not</w:t>
      </w:r>
      <w:r>
        <w:rPr>
          <w:rStyle w:val="Fotnotsreferens"/>
        </w:rPr>
        <w:footnoteReference w:id="2"/>
      </w:r>
      <w:r>
        <w:t>).</w:t>
      </w:r>
    </w:p>
    <w:p w14:paraId="56D656AD" w14:textId="7ECD7B12" w:rsidR="00F0575F" w:rsidRPr="00DE3A21" w:rsidRDefault="00F0575F" w:rsidP="00F0575F">
      <w:r>
        <w:t xml:space="preserve">If the case map stack is empty, we have a case </w:t>
      </w:r>
      <w:r w:rsidR="0038637A">
        <w:t xml:space="preserve">statement </w:t>
      </w:r>
      <w:r>
        <w:t>without a enclosing switch statement and an error is reported.</w:t>
      </w:r>
    </w:p>
    <w:p w14:paraId="28F1E835" w14:textId="77777777" w:rsidR="002E7956" w:rsidRDefault="00CD348D" w:rsidP="00CD348D">
      <w:pPr>
        <w:pStyle w:val="Code"/>
        <w:rPr>
          <w:highlight w:val="white"/>
        </w:rPr>
      </w:pPr>
      <w:r w:rsidRPr="00CD348D">
        <w:rPr>
          <w:highlight w:val="white"/>
        </w:rPr>
        <w:t xml:space="preserve">    public static Statement CaseStatement(</w:t>
      </w:r>
      <w:r w:rsidR="002E7956">
        <w:rPr>
          <w:highlight w:val="white"/>
        </w:rPr>
        <w:t>Expression</w:t>
      </w:r>
      <w:r w:rsidRPr="00CD348D">
        <w:rPr>
          <w:highlight w:val="white"/>
        </w:rPr>
        <w:t xml:space="preserve"> </w:t>
      </w:r>
      <w:r>
        <w:rPr>
          <w:highlight w:val="white"/>
        </w:rPr>
        <w:t>expression</w:t>
      </w:r>
      <w:r w:rsidRPr="00CD348D">
        <w:rPr>
          <w:highlight w:val="white"/>
        </w:rPr>
        <w:t>,</w:t>
      </w:r>
    </w:p>
    <w:p w14:paraId="23CB12C9" w14:textId="4EC969B2" w:rsidR="00CD348D" w:rsidRPr="00CD348D" w:rsidRDefault="002E7956" w:rsidP="00CD348D">
      <w:pPr>
        <w:pStyle w:val="Code"/>
        <w:rPr>
          <w:highlight w:val="white"/>
        </w:rPr>
      </w:pPr>
      <w:r>
        <w:rPr>
          <w:highlight w:val="white"/>
        </w:rPr>
        <w:t xml:space="preserve">                                         </w:t>
      </w:r>
      <w:r w:rsidR="00CD348D" w:rsidRPr="00CD348D">
        <w:rPr>
          <w:highlight w:val="white"/>
        </w:rPr>
        <w:t xml:space="preserve"> Statement statement) {</w:t>
      </w:r>
    </w:p>
    <w:p w14:paraId="409C6437" w14:textId="6154E7B4" w:rsidR="00CD348D" w:rsidRPr="00CD348D" w:rsidRDefault="00CD348D" w:rsidP="00CD348D">
      <w:pPr>
        <w:pStyle w:val="Code"/>
        <w:rPr>
          <w:highlight w:val="white"/>
        </w:rPr>
      </w:pPr>
      <w:r w:rsidRPr="00CD348D">
        <w:rPr>
          <w:highlight w:val="white"/>
        </w:rPr>
        <w:t xml:space="preserve">      Assert.Error(</w:t>
      </w:r>
      <w:r w:rsidR="007C0FFA">
        <w:rPr>
          <w:highlight w:val="white"/>
        </w:rPr>
        <w:t>m_caseMapStack</w:t>
      </w:r>
      <w:r w:rsidRPr="00CD348D">
        <w:rPr>
          <w:highlight w:val="white"/>
        </w:rPr>
        <w:t>.Count &gt; 0, Message.Case_without_switch);</w:t>
      </w:r>
    </w:p>
    <w:p w14:paraId="4ABD587D" w14:textId="45E2473C" w:rsidR="00CD348D" w:rsidRPr="00CD348D" w:rsidRDefault="00CD348D" w:rsidP="00CD348D">
      <w:pPr>
        <w:pStyle w:val="Code"/>
        <w:rPr>
          <w:highlight w:val="white"/>
        </w:rPr>
      </w:pPr>
      <w:r w:rsidRPr="00CD348D">
        <w:rPr>
          <w:highlight w:val="white"/>
        </w:rPr>
        <w:t xml:space="preserve">      </w:t>
      </w:r>
      <w:r>
        <w:rPr>
          <w:highlight w:val="white"/>
        </w:rPr>
        <w:t>expression</w:t>
      </w:r>
      <w:r w:rsidRPr="00CD348D">
        <w:rPr>
          <w:highlight w:val="white"/>
        </w:rPr>
        <w:t xml:space="preserve"> = TypeCast.LogicalToIntegral(</w:t>
      </w:r>
      <w:r>
        <w:rPr>
          <w:highlight w:val="white"/>
        </w:rPr>
        <w:t>expression</w:t>
      </w:r>
      <w:r w:rsidRPr="00CD348D">
        <w:rPr>
          <w:highlight w:val="white"/>
        </w:rPr>
        <w:t>);</w:t>
      </w:r>
    </w:p>
    <w:p w14:paraId="41ABE9CA" w14:textId="53203EF8" w:rsidR="00640170" w:rsidRDefault="00640170" w:rsidP="00FA2D6E">
      <w:pPr>
        <w:rPr>
          <w:highlight w:val="white"/>
        </w:rPr>
      </w:pPr>
      <w:r>
        <w:rPr>
          <w:highlight w:val="white"/>
        </w:rPr>
        <w:t>If the value of the symbol is null, we have a non-constant case value and an error is reported.</w:t>
      </w:r>
    </w:p>
    <w:p w14:paraId="3E9D67CA" w14:textId="433775B8" w:rsidR="002E7956" w:rsidRDefault="00CD348D" w:rsidP="00CD348D">
      <w:pPr>
        <w:pStyle w:val="Code"/>
        <w:rPr>
          <w:highlight w:val="white"/>
        </w:rPr>
      </w:pPr>
      <w:r w:rsidRPr="00CD348D">
        <w:rPr>
          <w:highlight w:val="white"/>
        </w:rPr>
        <w:t xml:space="preserve">      Assert.Error(</w:t>
      </w:r>
      <w:r>
        <w:rPr>
          <w:highlight w:val="white"/>
        </w:rPr>
        <w:t>expression</w:t>
      </w:r>
      <w:r w:rsidRPr="00CD348D">
        <w:rPr>
          <w:highlight w:val="white"/>
        </w:rPr>
        <w:t xml:space="preserve">.Symbol.Value != null, </w:t>
      </w:r>
      <w:r>
        <w:rPr>
          <w:highlight w:val="white"/>
        </w:rPr>
        <w:t>expression</w:t>
      </w:r>
      <w:r w:rsidRPr="00CD348D">
        <w:rPr>
          <w:highlight w:val="white"/>
        </w:rPr>
        <w:t>.Symbol.Name,</w:t>
      </w:r>
    </w:p>
    <w:p w14:paraId="5CF88A53" w14:textId="31E4D9B8" w:rsidR="00CD348D" w:rsidRPr="00CD348D" w:rsidRDefault="002E7956" w:rsidP="00CD348D">
      <w:pPr>
        <w:pStyle w:val="Code"/>
        <w:rPr>
          <w:highlight w:val="white"/>
        </w:rPr>
      </w:pPr>
      <w:r>
        <w:rPr>
          <w:highlight w:val="white"/>
        </w:rPr>
        <w:t xml:space="preserve">                  </w:t>
      </w:r>
      <w:r w:rsidR="00CD348D" w:rsidRPr="00CD348D">
        <w:rPr>
          <w:highlight w:val="white"/>
        </w:rPr>
        <w:t xml:space="preserve"> Message.Non__constant_case_value);</w:t>
      </w:r>
    </w:p>
    <w:p w14:paraId="45DF86F7" w14:textId="7016B9CA" w:rsidR="00CD348D" w:rsidRPr="00CD348D" w:rsidRDefault="00CD348D" w:rsidP="00CD348D">
      <w:pPr>
        <w:pStyle w:val="Code"/>
        <w:rPr>
          <w:highlight w:val="white"/>
        </w:rPr>
      </w:pPr>
      <w:r w:rsidRPr="00CD348D">
        <w:rPr>
          <w:highlight w:val="white"/>
        </w:rPr>
        <w:lastRenderedPageBreak/>
        <w:t xml:space="preserve">      BigInteger caseValue = (BigInteger) </w:t>
      </w:r>
      <w:r>
        <w:rPr>
          <w:highlight w:val="white"/>
        </w:rPr>
        <w:t>expression</w:t>
      </w:r>
      <w:r w:rsidRPr="00CD348D">
        <w:rPr>
          <w:highlight w:val="white"/>
        </w:rPr>
        <w:t>.Symbol.Value;</w:t>
      </w:r>
    </w:p>
    <w:p w14:paraId="2BFCA2B2" w14:textId="3B6A67DE" w:rsidR="006C29C6" w:rsidRDefault="006C29C6" w:rsidP="006C29C6">
      <w:pPr>
        <w:rPr>
          <w:highlight w:val="white"/>
        </w:rPr>
      </w:pPr>
      <w:r>
        <w:rPr>
          <w:highlight w:val="white"/>
        </w:rPr>
        <w:t>We extraxt the current case map from the top of the case map stack</w:t>
      </w:r>
      <w:r w:rsidR="001939FF">
        <w:rPr>
          <w:highlight w:val="white"/>
        </w:rPr>
        <w:t xml:space="preserve"> and adds the current case value to the map.</w:t>
      </w:r>
    </w:p>
    <w:p w14:paraId="2B499264" w14:textId="518665CF" w:rsidR="00CD348D" w:rsidRPr="00CD348D" w:rsidRDefault="00CD348D" w:rsidP="00CD348D">
      <w:pPr>
        <w:pStyle w:val="Code"/>
        <w:rPr>
          <w:highlight w:val="white"/>
        </w:rPr>
      </w:pPr>
      <w:r w:rsidRPr="00CD348D">
        <w:rPr>
          <w:highlight w:val="white"/>
        </w:rPr>
        <w:t xml:space="preserve">      IDictionary&lt;BigInteger, MiddleCode&gt; caseMap = </w:t>
      </w:r>
      <w:r w:rsidR="007C0FFA">
        <w:rPr>
          <w:highlight w:val="white"/>
        </w:rPr>
        <w:t>m_caseMapStack</w:t>
      </w:r>
      <w:r w:rsidRPr="00CD348D">
        <w:rPr>
          <w:highlight w:val="white"/>
        </w:rPr>
        <w:t>.Peek();</w:t>
      </w:r>
    </w:p>
    <w:p w14:paraId="37E21014" w14:textId="77777777" w:rsidR="00EF1E13" w:rsidRDefault="00EF1E13" w:rsidP="00EF1E13">
      <w:pPr>
        <w:rPr>
          <w:highlight w:val="white"/>
        </w:rPr>
      </w:pPr>
      <w:r>
        <w:rPr>
          <w:highlight w:val="white"/>
        </w:rPr>
        <w:t>I the map already contains the value we have two case values with the same value and an error is reported.</w:t>
      </w:r>
    </w:p>
    <w:p w14:paraId="7D5D8F4D" w14:textId="60D0733F" w:rsidR="002E7956" w:rsidRDefault="00CD348D" w:rsidP="00CD348D">
      <w:pPr>
        <w:pStyle w:val="Code"/>
        <w:rPr>
          <w:highlight w:val="white"/>
        </w:rPr>
      </w:pPr>
      <w:r w:rsidRPr="00CD348D">
        <w:rPr>
          <w:highlight w:val="white"/>
        </w:rPr>
        <w:t xml:space="preserve">      Assert.Error(!caseMap.ContainsKey(caseValue), caseValue,</w:t>
      </w:r>
    </w:p>
    <w:p w14:paraId="4081C5F1" w14:textId="504B589F" w:rsidR="00CD348D" w:rsidRDefault="002E7956" w:rsidP="00CD348D">
      <w:pPr>
        <w:pStyle w:val="Code"/>
        <w:rPr>
          <w:highlight w:val="white"/>
        </w:rPr>
      </w:pPr>
      <w:r>
        <w:rPr>
          <w:highlight w:val="white"/>
        </w:rPr>
        <w:t xml:space="preserve">                  </w:t>
      </w:r>
      <w:r w:rsidR="00CD348D" w:rsidRPr="00CD348D">
        <w:rPr>
          <w:highlight w:val="white"/>
        </w:rPr>
        <w:t xml:space="preserve"> Message.Repeated_case_value);</w:t>
      </w:r>
    </w:p>
    <w:p w14:paraId="7593AA05" w14:textId="54F5BF11" w:rsidR="0097418F" w:rsidRPr="00CD348D" w:rsidRDefault="0097418F" w:rsidP="00B50A48">
      <w:pPr>
        <w:rPr>
          <w:highlight w:val="white"/>
        </w:rPr>
      </w:pPr>
      <w:r>
        <w:rPr>
          <w:highlight w:val="white"/>
        </w:rPr>
        <w:t xml:space="preserve">Finally, we add the case value and the first </w:t>
      </w:r>
      <w:r w:rsidR="00B50A48">
        <w:rPr>
          <w:highlight w:val="white"/>
        </w:rPr>
        <w:t>instruction of the statement’s code</w:t>
      </w:r>
    </w:p>
    <w:p w14:paraId="4D93908E" w14:textId="77777777" w:rsidR="00CD348D" w:rsidRPr="00CD348D" w:rsidRDefault="00CD348D" w:rsidP="00CD348D">
      <w:pPr>
        <w:pStyle w:val="Code"/>
        <w:rPr>
          <w:highlight w:val="white"/>
        </w:rPr>
      </w:pPr>
      <w:r w:rsidRPr="00CD348D">
        <w:rPr>
          <w:highlight w:val="white"/>
        </w:rPr>
        <w:t xml:space="preserve">      caseMap.Add(caseValue, GetFirst(statement.CodeList));</w:t>
      </w:r>
    </w:p>
    <w:p w14:paraId="311D87E8" w14:textId="77777777" w:rsidR="00CD348D" w:rsidRPr="00CD348D" w:rsidRDefault="00CD348D" w:rsidP="00CD348D">
      <w:pPr>
        <w:pStyle w:val="Code"/>
        <w:rPr>
          <w:highlight w:val="white"/>
        </w:rPr>
      </w:pPr>
      <w:r w:rsidRPr="00CD348D">
        <w:rPr>
          <w:highlight w:val="white"/>
        </w:rPr>
        <w:t xml:space="preserve">      return statement;</w:t>
      </w:r>
    </w:p>
    <w:p w14:paraId="54F38D79" w14:textId="77777777" w:rsidR="00CD348D" w:rsidRPr="00CD348D" w:rsidRDefault="00CD348D" w:rsidP="00CD348D">
      <w:pPr>
        <w:pStyle w:val="Code"/>
        <w:rPr>
          <w:highlight w:val="white"/>
        </w:rPr>
      </w:pPr>
      <w:r w:rsidRPr="00CD348D">
        <w:rPr>
          <w:highlight w:val="white"/>
        </w:rPr>
        <w:t xml:space="preserve">    }</w:t>
      </w:r>
    </w:p>
    <w:p w14:paraId="1E872BA8" w14:textId="1B283D01" w:rsidR="00CD348D" w:rsidRPr="00CD348D" w:rsidRDefault="00812B00" w:rsidP="00812B00">
      <w:pPr>
        <w:rPr>
          <w:highlight w:val="white"/>
        </w:rPr>
      </w:pPr>
      <w:r>
        <w:rPr>
          <w:highlight w:val="white"/>
        </w:rPr>
        <w:t xml:space="preserve">The </w:t>
      </w:r>
      <w:r w:rsidRPr="00812B00">
        <w:rPr>
          <w:rStyle w:val="KeyWord0"/>
          <w:highlight w:val="white"/>
        </w:rPr>
        <w:t>GetFirst</w:t>
      </w:r>
      <w:r>
        <w:rPr>
          <w:highlight w:val="white"/>
        </w:rPr>
        <w:t xml:space="preserve"> method returns the first instruction in the middle code instruction list. It also adds an empty instruction in case the list is empty.</w:t>
      </w:r>
      <w:r w:rsidR="00981FAC">
        <w:rPr>
          <w:highlight w:val="white"/>
        </w:rPr>
        <w:t xml:space="preserve"> This is done for the backpatching to always have an instruction to set as the target.</w:t>
      </w:r>
    </w:p>
    <w:p w14:paraId="42A2978F" w14:textId="77777777" w:rsidR="00CD348D" w:rsidRPr="00CD348D" w:rsidRDefault="00CD348D" w:rsidP="00CD348D">
      <w:pPr>
        <w:pStyle w:val="Code"/>
        <w:rPr>
          <w:highlight w:val="white"/>
        </w:rPr>
      </w:pPr>
      <w:r w:rsidRPr="00CD348D">
        <w:rPr>
          <w:highlight w:val="white"/>
        </w:rPr>
        <w:t xml:space="preserve">    private static MiddleCode GetFirst(List&lt;MiddleCode&gt; list) {</w:t>
      </w:r>
    </w:p>
    <w:p w14:paraId="729D2662" w14:textId="77777777" w:rsidR="00CD348D" w:rsidRPr="00CD348D" w:rsidRDefault="00CD348D" w:rsidP="00CD348D">
      <w:pPr>
        <w:pStyle w:val="Code"/>
        <w:rPr>
          <w:highlight w:val="white"/>
        </w:rPr>
      </w:pPr>
      <w:r w:rsidRPr="00CD348D">
        <w:rPr>
          <w:highlight w:val="white"/>
        </w:rPr>
        <w:t xml:space="preserve">      if (list.Count == 0) {</w:t>
      </w:r>
    </w:p>
    <w:p w14:paraId="11D66ADA" w14:textId="77777777" w:rsidR="00CD348D" w:rsidRPr="00CD348D" w:rsidRDefault="00CD348D" w:rsidP="00CD348D">
      <w:pPr>
        <w:pStyle w:val="Code"/>
        <w:rPr>
          <w:highlight w:val="white"/>
        </w:rPr>
      </w:pPr>
      <w:r w:rsidRPr="00CD348D">
        <w:rPr>
          <w:highlight w:val="white"/>
        </w:rPr>
        <w:t xml:space="preserve">        AddMiddleCode(list, MiddleOperator.Empty);</w:t>
      </w:r>
    </w:p>
    <w:p w14:paraId="69CDDA60" w14:textId="77777777" w:rsidR="00CD348D" w:rsidRPr="00CD348D" w:rsidRDefault="00CD348D" w:rsidP="00CD348D">
      <w:pPr>
        <w:pStyle w:val="Code"/>
        <w:rPr>
          <w:highlight w:val="white"/>
        </w:rPr>
      </w:pPr>
      <w:r w:rsidRPr="00CD348D">
        <w:rPr>
          <w:highlight w:val="white"/>
        </w:rPr>
        <w:t xml:space="preserve">      }</w:t>
      </w:r>
    </w:p>
    <w:p w14:paraId="193F8306" w14:textId="77777777" w:rsidR="00CD348D" w:rsidRPr="00CD348D" w:rsidRDefault="00CD348D" w:rsidP="00CD348D">
      <w:pPr>
        <w:pStyle w:val="Code"/>
        <w:rPr>
          <w:highlight w:val="white"/>
        </w:rPr>
      </w:pPr>
      <w:r w:rsidRPr="00CD348D">
        <w:rPr>
          <w:highlight w:val="white"/>
        </w:rPr>
        <w:t xml:space="preserve">    </w:t>
      </w:r>
    </w:p>
    <w:p w14:paraId="3492311B" w14:textId="77777777" w:rsidR="00CD348D" w:rsidRPr="00CD348D" w:rsidRDefault="00CD348D" w:rsidP="00CD348D">
      <w:pPr>
        <w:pStyle w:val="Code"/>
        <w:rPr>
          <w:highlight w:val="white"/>
        </w:rPr>
      </w:pPr>
      <w:r w:rsidRPr="00CD348D">
        <w:rPr>
          <w:highlight w:val="white"/>
        </w:rPr>
        <w:t xml:space="preserve">      return list[0];</w:t>
      </w:r>
    </w:p>
    <w:p w14:paraId="6772ADED" w14:textId="77777777" w:rsidR="00CD348D" w:rsidRPr="00CD348D" w:rsidRDefault="00CD348D" w:rsidP="00CD348D">
      <w:pPr>
        <w:pStyle w:val="Code"/>
        <w:rPr>
          <w:highlight w:val="white"/>
        </w:rPr>
      </w:pPr>
      <w:r w:rsidRPr="00CD348D">
        <w:rPr>
          <w:highlight w:val="white"/>
        </w:rPr>
        <w:t xml:space="preserve">    }</w:t>
      </w:r>
    </w:p>
    <w:p w14:paraId="34B2F980" w14:textId="447B8F97" w:rsidR="00611FFC" w:rsidRDefault="00414F6D" w:rsidP="00611FFC">
      <w:r>
        <w:t xml:space="preserve">Technically, </w:t>
      </w:r>
      <w:r w:rsidR="00611FFC">
        <w:t xml:space="preserve">the default statement does not have to be placed after the </w:t>
      </w:r>
      <w:r>
        <w:t xml:space="preserve">last </w:t>
      </w:r>
      <w:r w:rsidR="00611FFC">
        <w:t>case statements</w:t>
      </w:r>
      <w:r w:rsidR="003717E1">
        <w:t>. However, we cannot have more than one default statement in a switch statement.</w:t>
      </w:r>
    </w:p>
    <w:p w14:paraId="214D501A" w14:textId="408C6F6B" w:rsidR="00CD348D" w:rsidRDefault="00CD348D" w:rsidP="00CD348D">
      <w:pPr>
        <w:pStyle w:val="Code"/>
        <w:rPr>
          <w:highlight w:val="white"/>
        </w:rPr>
      </w:pPr>
      <w:r w:rsidRPr="00CD348D">
        <w:rPr>
          <w:highlight w:val="white"/>
        </w:rPr>
        <w:t xml:space="preserve">    public static Statement DefaultStatement(Statement statement) {</w:t>
      </w:r>
    </w:p>
    <w:p w14:paraId="669B3722" w14:textId="72EF1C9B" w:rsidR="005F0F47" w:rsidRPr="00CD348D" w:rsidRDefault="005F0F47" w:rsidP="005F0F47">
      <w:pPr>
        <w:rPr>
          <w:highlight w:val="white"/>
        </w:rPr>
      </w:pPr>
      <w:r>
        <w:rPr>
          <w:highlight w:val="white"/>
        </w:rPr>
        <w:t>If the default stack is empty, we have a default statement without an e</w:t>
      </w:r>
      <w:r w:rsidR="005277FD">
        <w:rPr>
          <w:highlight w:val="white"/>
        </w:rPr>
        <w:t>n</w:t>
      </w:r>
      <w:r>
        <w:rPr>
          <w:highlight w:val="white"/>
        </w:rPr>
        <w:t>closing switch statement and an error is reported.</w:t>
      </w:r>
    </w:p>
    <w:p w14:paraId="2E06AC12" w14:textId="3650B29B" w:rsidR="00CD348D" w:rsidRDefault="00CD348D" w:rsidP="00CD348D">
      <w:pPr>
        <w:pStyle w:val="Code"/>
        <w:rPr>
          <w:highlight w:val="white"/>
        </w:rPr>
      </w:pPr>
      <w:r w:rsidRPr="00CD348D">
        <w:rPr>
          <w:highlight w:val="white"/>
        </w:rPr>
        <w:t xml:space="preserve">      Assert.Error(DefaultStack.Count &gt; 0, Message.Default_without_switch);</w:t>
      </w:r>
    </w:p>
    <w:p w14:paraId="50E0AEC9" w14:textId="5642498A" w:rsidR="00010A99" w:rsidRPr="00CD348D" w:rsidRDefault="00010A99" w:rsidP="00010A99">
      <w:pPr>
        <w:rPr>
          <w:highlight w:val="white"/>
        </w:rPr>
      </w:pPr>
      <w:r>
        <w:rPr>
          <w:highlight w:val="white"/>
        </w:rPr>
        <w:t>If the value on the top of the stack is not null, we have a switch statement with two default statement and an error is reported.</w:t>
      </w:r>
    </w:p>
    <w:p w14:paraId="5103F1F9" w14:textId="16DAE300" w:rsidR="00CD348D" w:rsidRDefault="00CD348D" w:rsidP="00CD348D">
      <w:pPr>
        <w:pStyle w:val="Code"/>
        <w:rPr>
          <w:highlight w:val="white"/>
        </w:rPr>
      </w:pPr>
      <w:r w:rsidRPr="00CD348D">
        <w:rPr>
          <w:highlight w:val="white"/>
        </w:rPr>
        <w:t xml:space="preserve">      Assert.Error(DefaultStack.Pop() == null, Message.Repeted_default);</w:t>
      </w:r>
    </w:p>
    <w:p w14:paraId="66432514" w14:textId="26553CA5" w:rsidR="00CF734D" w:rsidRPr="00CD348D" w:rsidRDefault="00CF734D" w:rsidP="00CF734D">
      <w:pPr>
        <w:rPr>
          <w:highlight w:val="white"/>
        </w:rPr>
      </w:pPr>
      <w:r>
        <w:rPr>
          <w:highlight w:val="white"/>
        </w:rPr>
        <w:t xml:space="preserve">Finally, we </w:t>
      </w:r>
      <w:r w:rsidR="009E1225">
        <w:rPr>
          <w:highlight w:val="white"/>
        </w:rPr>
        <w:t>add</w:t>
      </w:r>
      <w:r w:rsidR="00E336D3">
        <w:rPr>
          <w:highlight w:val="white"/>
        </w:rPr>
        <w:t xml:space="preserve"> the default middle code instruction at the </w:t>
      </w:r>
      <w:r w:rsidR="009E1225">
        <w:rPr>
          <w:highlight w:val="white"/>
        </w:rPr>
        <w:t xml:space="preserve">top of the </w:t>
      </w:r>
      <w:r w:rsidR="00E336D3">
        <w:rPr>
          <w:highlight w:val="white"/>
        </w:rPr>
        <w:t>stack.</w:t>
      </w:r>
    </w:p>
    <w:p w14:paraId="1F66C995" w14:textId="77777777" w:rsidR="00CD348D" w:rsidRPr="00CD348D" w:rsidRDefault="00CD348D" w:rsidP="00CD348D">
      <w:pPr>
        <w:pStyle w:val="Code"/>
        <w:rPr>
          <w:highlight w:val="white"/>
        </w:rPr>
      </w:pPr>
      <w:r w:rsidRPr="00CD348D">
        <w:rPr>
          <w:highlight w:val="white"/>
        </w:rPr>
        <w:t xml:space="preserve">      DefaultStack.Push(GetFirst(statement.CodeList));</w:t>
      </w:r>
    </w:p>
    <w:p w14:paraId="455010BA" w14:textId="77777777" w:rsidR="00CD348D" w:rsidRPr="00CD348D" w:rsidRDefault="00CD348D" w:rsidP="00CD348D">
      <w:pPr>
        <w:pStyle w:val="Code"/>
        <w:rPr>
          <w:highlight w:val="white"/>
        </w:rPr>
      </w:pPr>
      <w:r w:rsidRPr="00CD348D">
        <w:rPr>
          <w:highlight w:val="white"/>
        </w:rPr>
        <w:t xml:space="preserve">      return statement;</w:t>
      </w:r>
    </w:p>
    <w:p w14:paraId="2B9E80DE" w14:textId="77777777" w:rsidR="00CD348D" w:rsidRPr="00CD348D" w:rsidRDefault="00CD348D" w:rsidP="00CD348D">
      <w:pPr>
        <w:pStyle w:val="Code"/>
        <w:rPr>
          <w:highlight w:val="white"/>
        </w:rPr>
      </w:pPr>
      <w:r w:rsidRPr="00CD348D">
        <w:rPr>
          <w:highlight w:val="white"/>
        </w:rPr>
        <w:t xml:space="preserve">    }</w:t>
      </w:r>
    </w:p>
    <w:p w14:paraId="3694DC85" w14:textId="7ED84CD1" w:rsidR="000D017D" w:rsidRDefault="000D017D" w:rsidP="000D017D">
      <w:pPr>
        <w:pStyle w:val="Rubrik3"/>
        <w:numPr>
          <w:ilvl w:val="2"/>
          <w:numId w:val="120"/>
        </w:numPr>
      </w:pPr>
      <w:r>
        <w:t>The While Statement</w:t>
      </w:r>
    </w:p>
    <w:p w14:paraId="0983C288" w14:textId="77777777" w:rsidR="00F3516E" w:rsidRDefault="00F3516E" w:rsidP="00F3516E">
      <w:r>
        <w:t>The while header prepares the while statement by pushing break and continue stacks with integers sets. The continue set will eventually be backpatched to the beginning of the while statement and break set will be backpatched to the statement following the while statement.</w:t>
      </w:r>
    </w:p>
    <w:p w14:paraId="4B07E908" w14:textId="2D78B74A" w:rsidR="00F3516E" w:rsidRPr="00F3516E" w:rsidRDefault="00F3516E" w:rsidP="00F3516E">
      <w:r>
        <w:t xml:space="preserve">The true set of the while expression is backpatched to the beginning of the statement (or the first statement of a block statement) inside the while loop while the false set is backpatched to the statement following the while statement, similar to the break set. In order to make sure that the while statement is followed by jump </w:t>
      </w:r>
      <w:r>
        <w:lastRenderedPageBreak/>
        <w:t xml:space="preserve">statement, the </w:t>
      </w:r>
      <w:r w:rsidRPr="009755A9">
        <w:rPr>
          <w:rStyle w:val="CodeInText"/>
        </w:rPr>
        <w:t>jump_marker</w:t>
      </w:r>
      <w:r>
        <w:t xml:space="preserve"> rule adds a jump statement at the end of the statement surrounded by the while statement, which is backpatched to the beginning of the while expression, similar to the continue set.</w:t>
      </w:r>
    </w:p>
    <w:p w14:paraId="35993B60" w14:textId="5A78DDE5" w:rsidR="00697FEF" w:rsidRDefault="00AA5558" w:rsidP="00AA5558">
      <w:pPr>
        <w:pStyle w:val="CodeHeader"/>
      </w:pPr>
      <w:r>
        <w:t>MainParser.gppg</w:t>
      </w:r>
    </w:p>
    <w:p w14:paraId="6B8EDEA2" w14:textId="77777777" w:rsidR="005935AB" w:rsidRDefault="005935AB" w:rsidP="005935AB">
      <w:pPr>
        <w:pStyle w:val="Code"/>
        <w:rPr>
          <w:highlight w:val="white"/>
          <w:lang w:val="sv-SE"/>
        </w:rPr>
      </w:pPr>
      <w:r>
        <w:rPr>
          <w:highlight w:val="white"/>
          <w:lang w:val="sv-SE"/>
        </w:rPr>
        <w:t>loop_header:</w:t>
      </w:r>
    </w:p>
    <w:p w14:paraId="62FFD048" w14:textId="77777777" w:rsidR="005935AB" w:rsidRDefault="005935AB" w:rsidP="005935AB">
      <w:pPr>
        <w:pStyle w:val="Code"/>
        <w:rPr>
          <w:highlight w:val="white"/>
          <w:lang w:val="sv-SE"/>
        </w:rPr>
      </w:pPr>
      <w:r>
        <w:rPr>
          <w:highlight w:val="white"/>
          <w:lang w:val="sv-SE"/>
        </w:rPr>
        <w:t xml:space="preserve">    /* Empty. */ { MiddleCodeGenerator.LoopHeader(); };</w:t>
      </w:r>
    </w:p>
    <w:p w14:paraId="0AE6357F" w14:textId="77777777" w:rsidR="005935AB" w:rsidRDefault="005935AB" w:rsidP="005935AB">
      <w:pPr>
        <w:pStyle w:val="Code"/>
        <w:rPr>
          <w:highlight w:val="white"/>
          <w:lang w:val="sv-SE"/>
        </w:rPr>
      </w:pPr>
    </w:p>
    <w:p w14:paraId="4261ADBD" w14:textId="71EE7F95" w:rsidR="00BC7714" w:rsidRPr="008576CD" w:rsidRDefault="00BC7714" w:rsidP="008576CD">
      <w:pPr>
        <w:pStyle w:val="Code"/>
        <w:rPr>
          <w:highlight w:val="white"/>
        </w:rPr>
      </w:pPr>
      <w:r w:rsidRPr="008576CD">
        <w:rPr>
          <w:highlight w:val="white"/>
        </w:rPr>
        <w:t>opened_statement:</w:t>
      </w:r>
    </w:p>
    <w:p w14:paraId="65A15C35" w14:textId="26934988" w:rsidR="00BC7714" w:rsidRPr="008576CD" w:rsidRDefault="00BC7714" w:rsidP="008576CD">
      <w:pPr>
        <w:pStyle w:val="Code"/>
        <w:rPr>
          <w:highlight w:val="white"/>
        </w:rPr>
      </w:pPr>
      <w:r w:rsidRPr="008576CD">
        <w:rPr>
          <w:highlight w:val="white"/>
        </w:rPr>
        <w:t xml:space="preserve">    // ...</w:t>
      </w:r>
    </w:p>
    <w:p w14:paraId="432E0B46" w14:textId="77777777" w:rsidR="00BC7714" w:rsidRPr="008576CD" w:rsidRDefault="00BC7714" w:rsidP="008576CD">
      <w:pPr>
        <w:pStyle w:val="Code"/>
        <w:rPr>
          <w:highlight w:val="white"/>
        </w:rPr>
      </w:pPr>
      <w:r w:rsidRPr="008576CD">
        <w:rPr>
          <w:highlight w:val="white"/>
        </w:rPr>
        <w:t xml:space="preserve">  | WHILE loop_header LEFT_PARENTHESIS expression RIGHT_PARENTHESIS</w:t>
      </w:r>
    </w:p>
    <w:p w14:paraId="5873427D" w14:textId="77777777" w:rsidR="00BC7714" w:rsidRPr="008576CD" w:rsidRDefault="00BC7714" w:rsidP="008576CD">
      <w:pPr>
        <w:pStyle w:val="Code"/>
        <w:rPr>
          <w:highlight w:val="white"/>
        </w:rPr>
      </w:pPr>
      <w:r w:rsidRPr="008576CD">
        <w:rPr>
          <w:highlight w:val="white"/>
        </w:rPr>
        <w:t xml:space="preserve">    opened_statement {</w:t>
      </w:r>
    </w:p>
    <w:p w14:paraId="58CA88E1" w14:textId="77777777" w:rsidR="00BC7714" w:rsidRPr="008576CD" w:rsidRDefault="00BC7714" w:rsidP="008576CD">
      <w:pPr>
        <w:pStyle w:val="Code"/>
        <w:rPr>
          <w:highlight w:val="white"/>
        </w:rPr>
      </w:pPr>
      <w:r w:rsidRPr="008576CD">
        <w:rPr>
          <w:highlight w:val="white"/>
        </w:rPr>
        <w:t xml:space="preserve">      $$ = MiddleCodeGenerator.WhileStatement($4, $6);</w:t>
      </w:r>
    </w:p>
    <w:p w14:paraId="6CF206EA" w14:textId="77777777" w:rsidR="00BC7714" w:rsidRPr="008576CD" w:rsidRDefault="00BC7714" w:rsidP="008576CD">
      <w:pPr>
        <w:pStyle w:val="Code"/>
        <w:rPr>
          <w:highlight w:val="white"/>
        </w:rPr>
      </w:pPr>
      <w:r w:rsidRPr="008576CD">
        <w:rPr>
          <w:highlight w:val="white"/>
        </w:rPr>
        <w:t xml:space="preserve">    }</w:t>
      </w:r>
    </w:p>
    <w:p w14:paraId="0EEB227B" w14:textId="77777777" w:rsidR="00BC7714" w:rsidRPr="008576CD" w:rsidRDefault="00BC7714" w:rsidP="008576CD">
      <w:pPr>
        <w:pStyle w:val="Code"/>
        <w:rPr>
          <w:highlight w:val="white"/>
        </w:rPr>
      </w:pPr>
      <w:r w:rsidRPr="008576CD">
        <w:rPr>
          <w:highlight w:val="white"/>
        </w:rPr>
        <w:t xml:space="preserve">    // ...</w:t>
      </w:r>
    </w:p>
    <w:p w14:paraId="69E58D34" w14:textId="552D7A3C" w:rsidR="00AA5558" w:rsidRPr="008576CD" w:rsidRDefault="00AA5558" w:rsidP="008576CD">
      <w:pPr>
        <w:pStyle w:val="Code"/>
      </w:pPr>
    </w:p>
    <w:p w14:paraId="7E7E95F8" w14:textId="77777777" w:rsidR="008576CD" w:rsidRPr="008576CD" w:rsidRDefault="008576CD" w:rsidP="008576CD">
      <w:pPr>
        <w:pStyle w:val="Code"/>
        <w:rPr>
          <w:highlight w:val="white"/>
        </w:rPr>
      </w:pPr>
      <w:r w:rsidRPr="008576CD">
        <w:rPr>
          <w:highlight w:val="white"/>
        </w:rPr>
        <w:t>closed_statement:</w:t>
      </w:r>
    </w:p>
    <w:p w14:paraId="3243E725" w14:textId="77777777" w:rsidR="008576CD" w:rsidRPr="008576CD" w:rsidRDefault="008576CD" w:rsidP="008576CD">
      <w:pPr>
        <w:pStyle w:val="Code"/>
        <w:rPr>
          <w:highlight w:val="white"/>
        </w:rPr>
      </w:pPr>
      <w:r w:rsidRPr="008576CD">
        <w:rPr>
          <w:highlight w:val="white"/>
        </w:rPr>
        <w:t xml:space="preserve">    // ...</w:t>
      </w:r>
    </w:p>
    <w:p w14:paraId="5D6DC112" w14:textId="77777777" w:rsidR="008576CD" w:rsidRPr="008576CD" w:rsidRDefault="008576CD" w:rsidP="008576CD">
      <w:pPr>
        <w:pStyle w:val="Code"/>
        <w:rPr>
          <w:highlight w:val="white"/>
        </w:rPr>
      </w:pPr>
      <w:r w:rsidRPr="008576CD">
        <w:rPr>
          <w:highlight w:val="white"/>
        </w:rPr>
        <w:t xml:space="preserve">  | WHILE loop_header LEFT_PARENTHESIS expression RIGHT_PARENTHESIS</w:t>
      </w:r>
    </w:p>
    <w:p w14:paraId="5694CA92" w14:textId="77777777" w:rsidR="008576CD" w:rsidRPr="008576CD" w:rsidRDefault="008576CD" w:rsidP="008576CD">
      <w:pPr>
        <w:pStyle w:val="Code"/>
        <w:rPr>
          <w:highlight w:val="white"/>
        </w:rPr>
      </w:pPr>
      <w:r w:rsidRPr="008576CD">
        <w:rPr>
          <w:highlight w:val="white"/>
        </w:rPr>
        <w:t xml:space="preserve">    closed_statement {</w:t>
      </w:r>
    </w:p>
    <w:p w14:paraId="252C269F" w14:textId="77777777" w:rsidR="008576CD" w:rsidRPr="008576CD" w:rsidRDefault="008576CD" w:rsidP="008576CD">
      <w:pPr>
        <w:pStyle w:val="Code"/>
        <w:rPr>
          <w:highlight w:val="white"/>
        </w:rPr>
      </w:pPr>
      <w:r w:rsidRPr="008576CD">
        <w:rPr>
          <w:highlight w:val="white"/>
        </w:rPr>
        <w:t xml:space="preserve">      $$ = MiddleCodeGenerator.WhileStatement($4, $6);</w:t>
      </w:r>
    </w:p>
    <w:p w14:paraId="29D26499" w14:textId="77777777" w:rsidR="008576CD" w:rsidRPr="008576CD" w:rsidRDefault="008576CD" w:rsidP="008576CD">
      <w:pPr>
        <w:pStyle w:val="Code"/>
        <w:rPr>
          <w:highlight w:val="white"/>
        </w:rPr>
      </w:pPr>
      <w:r w:rsidRPr="008576CD">
        <w:rPr>
          <w:highlight w:val="white"/>
        </w:rPr>
        <w:t xml:space="preserve">    }</w:t>
      </w:r>
    </w:p>
    <w:p w14:paraId="72073E4B" w14:textId="0A1FF402" w:rsidR="008576CD" w:rsidRDefault="008576CD" w:rsidP="008576CD">
      <w:pPr>
        <w:pStyle w:val="Code"/>
        <w:rPr>
          <w:highlight w:val="white"/>
        </w:rPr>
      </w:pPr>
      <w:r w:rsidRPr="008576CD">
        <w:rPr>
          <w:highlight w:val="white"/>
        </w:rPr>
        <w:t xml:space="preserve">    // ...</w:t>
      </w:r>
    </w:p>
    <w:p w14:paraId="26A31037" w14:textId="6C76123B" w:rsidR="00B13BF7" w:rsidRDefault="00B13BF7" w:rsidP="005A7281">
      <w:pPr>
        <w:rPr>
          <w:highlight w:val="white"/>
        </w:rPr>
      </w:pPr>
      <w:r>
        <w:rPr>
          <w:highlight w:val="white"/>
        </w:rPr>
        <w:t>Similar to the break set stack above, we also need a continue set satck.</w:t>
      </w:r>
    </w:p>
    <w:p w14:paraId="4CB7213E" w14:textId="19707767" w:rsidR="008576CD" w:rsidRDefault="008576CD" w:rsidP="00AA5558">
      <w:pPr>
        <w:pStyle w:val="CodeHeader"/>
      </w:pPr>
      <w:r>
        <w:t>MiddleCodeGenerator.cs</w:t>
      </w:r>
    </w:p>
    <w:p w14:paraId="002BB3B6" w14:textId="77777777" w:rsidR="000021D1" w:rsidRPr="000021D1" w:rsidRDefault="000021D1" w:rsidP="000021D1">
      <w:pPr>
        <w:pStyle w:val="Code"/>
        <w:rPr>
          <w:highlight w:val="white"/>
        </w:rPr>
      </w:pPr>
      <w:r w:rsidRPr="000021D1">
        <w:rPr>
          <w:highlight w:val="white"/>
        </w:rPr>
        <w:t xml:space="preserve">    private static Stack&lt;ISet&lt;MiddleCode&gt;&gt; m_continueSetStack =</w:t>
      </w:r>
    </w:p>
    <w:p w14:paraId="279A029E" w14:textId="77777777" w:rsidR="000021D1" w:rsidRPr="000021D1" w:rsidRDefault="000021D1" w:rsidP="000021D1">
      <w:pPr>
        <w:pStyle w:val="Code"/>
        <w:rPr>
          <w:highlight w:val="white"/>
        </w:rPr>
      </w:pPr>
      <w:r w:rsidRPr="000021D1">
        <w:rPr>
          <w:highlight w:val="white"/>
        </w:rPr>
        <w:t xml:space="preserve">      new Stack&lt;ISet&lt;MiddleCode&gt;&gt;();</w:t>
      </w:r>
    </w:p>
    <w:p w14:paraId="59C134F3" w14:textId="3B14F2AF" w:rsidR="00B13BF7" w:rsidRPr="008576CD" w:rsidRDefault="00B13BF7" w:rsidP="00B13BF7">
      <w:pPr>
        <w:rPr>
          <w:highlight w:val="white"/>
        </w:rPr>
      </w:pPr>
      <w:r>
        <w:rPr>
          <w:highlight w:val="white"/>
        </w:rPr>
        <w:t xml:space="preserve">The </w:t>
      </w:r>
      <w:r w:rsidRPr="001C1F5C">
        <w:rPr>
          <w:rStyle w:val="KeyWord0"/>
          <w:highlight w:val="white"/>
        </w:rPr>
        <w:t>LoopHeader</w:t>
      </w:r>
      <w:r>
        <w:rPr>
          <w:highlight w:val="white"/>
        </w:rPr>
        <w:t xml:space="preserve"> method is called before the parsing of a while, do, or for statement. Its task is to add </w:t>
      </w:r>
      <w:r w:rsidR="00427303">
        <w:rPr>
          <w:highlight w:val="white"/>
        </w:rPr>
        <w:t>empty sets at</w:t>
      </w:r>
      <w:r w:rsidR="00176C94">
        <w:rPr>
          <w:highlight w:val="white"/>
        </w:rPr>
        <w:t xml:space="preserve"> the</w:t>
      </w:r>
      <w:r>
        <w:rPr>
          <w:highlight w:val="white"/>
        </w:rPr>
        <w:t xml:space="preserve"> top of the </w:t>
      </w:r>
      <w:r w:rsidR="009D2366">
        <w:rPr>
          <w:highlight w:val="white"/>
        </w:rPr>
        <w:t>break set stack and continue set stack.</w:t>
      </w:r>
    </w:p>
    <w:p w14:paraId="1216912E" w14:textId="77777777" w:rsidR="007C1BD6" w:rsidRPr="007C1BD6" w:rsidRDefault="007C1BD6" w:rsidP="007C1BD6">
      <w:pPr>
        <w:pStyle w:val="Code"/>
        <w:rPr>
          <w:highlight w:val="white"/>
        </w:rPr>
      </w:pPr>
      <w:r w:rsidRPr="007C1BD6">
        <w:rPr>
          <w:highlight w:val="white"/>
        </w:rPr>
        <w:t xml:space="preserve">    public static void LoopHeader() {</w:t>
      </w:r>
    </w:p>
    <w:p w14:paraId="06CC40FF" w14:textId="77777777" w:rsidR="007C1BD6" w:rsidRPr="007C1BD6" w:rsidRDefault="007C1BD6" w:rsidP="007C1BD6">
      <w:pPr>
        <w:pStyle w:val="Code"/>
        <w:rPr>
          <w:highlight w:val="white"/>
        </w:rPr>
      </w:pPr>
      <w:r w:rsidRPr="007C1BD6">
        <w:rPr>
          <w:highlight w:val="white"/>
        </w:rPr>
        <w:t xml:space="preserve">      m_breakSetStack.Push(new HashSet&lt;MiddleCode&gt;());</w:t>
      </w:r>
    </w:p>
    <w:p w14:paraId="64E61B5A" w14:textId="402120F0" w:rsidR="007C1BD6" w:rsidRPr="007C1BD6" w:rsidRDefault="007C1BD6" w:rsidP="007C1BD6">
      <w:pPr>
        <w:pStyle w:val="Code"/>
        <w:rPr>
          <w:highlight w:val="white"/>
        </w:rPr>
      </w:pPr>
      <w:r w:rsidRPr="007C1BD6">
        <w:rPr>
          <w:highlight w:val="white"/>
        </w:rPr>
        <w:t xml:space="preserve">      </w:t>
      </w:r>
      <w:r w:rsidR="00B13BF7">
        <w:rPr>
          <w:highlight w:val="white"/>
        </w:rPr>
        <w:t>m_continueSetStack</w:t>
      </w:r>
      <w:r w:rsidRPr="007C1BD6">
        <w:rPr>
          <w:highlight w:val="white"/>
        </w:rPr>
        <w:t xml:space="preserve">.Push(new HashSet&lt;MiddleCode&gt;());    </w:t>
      </w:r>
    </w:p>
    <w:p w14:paraId="6AB425AF" w14:textId="77777777" w:rsidR="007C1BD6" w:rsidRPr="007C1BD6" w:rsidRDefault="007C1BD6" w:rsidP="007C1BD6">
      <w:pPr>
        <w:pStyle w:val="Code"/>
        <w:rPr>
          <w:highlight w:val="white"/>
        </w:rPr>
      </w:pPr>
      <w:r w:rsidRPr="007C1BD6">
        <w:rPr>
          <w:highlight w:val="white"/>
        </w:rPr>
        <w:t xml:space="preserve">    }</w:t>
      </w:r>
    </w:p>
    <w:p w14:paraId="1C168A2F" w14:textId="25266786" w:rsidR="007C1BD6" w:rsidRPr="007C1BD6" w:rsidRDefault="007C1E3C" w:rsidP="007C1E3C">
      <w:pPr>
        <w:rPr>
          <w:highlight w:val="white"/>
        </w:rPr>
      </w:pPr>
      <w:r>
        <w:rPr>
          <w:highlight w:val="white"/>
        </w:rPr>
        <w:t xml:space="preserve">The </w:t>
      </w:r>
      <w:r w:rsidRPr="007C1E3C">
        <w:rPr>
          <w:rStyle w:val="KeyWord0"/>
          <w:highlight w:val="white"/>
        </w:rPr>
        <w:t>WhileStatement</w:t>
      </w:r>
      <w:r>
        <w:rPr>
          <w:highlight w:val="white"/>
        </w:rPr>
        <w:t xml:space="preserve"> method is called after the while statement has been parsed. Similar to the if state</w:t>
      </w:r>
      <w:r w:rsidR="00A979E5">
        <w:rPr>
          <w:highlight w:val="white"/>
        </w:rPr>
        <w:t>ment above, it start</w:t>
      </w:r>
      <w:r w:rsidR="002B7B22">
        <w:rPr>
          <w:highlight w:val="white"/>
        </w:rPr>
        <w:t>s</w:t>
      </w:r>
      <w:r w:rsidR="00A979E5">
        <w:rPr>
          <w:highlight w:val="white"/>
        </w:rPr>
        <w:t xml:space="preserve"> by </w:t>
      </w:r>
      <w:r w:rsidR="00E71084">
        <w:rPr>
          <w:highlight w:val="white"/>
        </w:rPr>
        <w:t>type casting the expression into logical type.</w:t>
      </w:r>
    </w:p>
    <w:p w14:paraId="723E0C08" w14:textId="77777777" w:rsidR="007C1BD6" w:rsidRDefault="007C1BD6" w:rsidP="007C1BD6">
      <w:pPr>
        <w:pStyle w:val="Code"/>
        <w:rPr>
          <w:highlight w:val="white"/>
        </w:rPr>
      </w:pPr>
      <w:r w:rsidRPr="007C1BD6">
        <w:rPr>
          <w:highlight w:val="white"/>
        </w:rPr>
        <w:t xml:space="preserve">    public static Statement WhileStatement(Expression expression,</w:t>
      </w:r>
    </w:p>
    <w:p w14:paraId="27BFFE39" w14:textId="338384F9" w:rsidR="007C1BD6" w:rsidRPr="007C1BD6" w:rsidRDefault="007C1BD6" w:rsidP="007C1BD6">
      <w:pPr>
        <w:pStyle w:val="Code"/>
        <w:rPr>
          <w:highlight w:val="white"/>
        </w:rPr>
      </w:pPr>
      <w:r>
        <w:rPr>
          <w:highlight w:val="white"/>
        </w:rPr>
        <w:t xml:space="preserve">                                          </w:t>
      </w:r>
      <w:r w:rsidRPr="007C1BD6">
        <w:rPr>
          <w:highlight w:val="white"/>
        </w:rPr>
        <w:t xml:space="preserve"> Statement </w:t>
      </w:r>
      <w:r w:rsidR="002B7B22">
        <w:rPr>
          <w:highlight w:val="white"/>
        </w:rPr>
        <w:t>innerStatement</w:t>
      </w:r>
      <w:r w:rsidRPr="007C1BD6">
        <w:rPr>
          <w:highlight w:val="white"/>
        </w:rPr>
        <w:t>) {</w:t>
      </w:r>
    </w:p>
    <w:p w14:paraId="0B889FAF" w14:textId="77777777" w:rsidR="007C1BD6" w:rsidRPr="007C1BD6" w:rsidRDefault="007C1BD6" w:rsidP="007C1BD6">
      <w:pPr>
        <w:pStyle w:val="Code"/>
        <w:rPr>
          <w:highlight w:val="white"/>
        </w:rPr>
      </w:pPr>
      <w:r w:rsidRPr="007C1BD6">
        <w:rPr>
          <w:highlight w:val="white"/>
        </w:rPr>
        <w:t xml:space="preserve">      expression = TypeCast.ToLogical(expression);</w:t>
      </w:r>
    </w:p>
    <w:p w14:paraId="1362C149" w14:textId="77777777" w:rsidR="007C1BD6" w:rsidRPr="007C1BD6" w:rsidRDefault="007C1BD6" w:rsidP="007C1BD6">
      <w:pPr>
        <w:pStyle w:val="Code"/>
        <w:rPr>
          <w:highlight w:val="white"/>
        </w:rPr>
      </w:pPr>
      <w:r w:rsidRPr="007C1BD6">
        <w:rPr>
          <w:highlight w:val="white"/>
        </w:rPr>
        <w:t xml:space="preserve">      List&lt;MiddleCode&gt; codeList = expression.LongList;</w:t>
      </w:r>
    </w:p>
    <w:p w14:paraId="4E9DD6A6" w14:textId="77777777" w:rsidR="007C1BD6" w:rsidRPr="007C1BD6" w:rsidRDefault="007C1BD6" w:rsidP="007C1BD6">
      <w:pPr>
        <w:pStyle w:val="Code"/>
        <w:rPr>
          <w:highlight w:val="white"/>
        </w:rPr>
      </w:pPr>
      <w:r w:rsidRPr="007C1BD6">
        <w:rPr>
          <w:highlight w:val="white"/>
        </w:rPr>
        <w:t xml:space="preserve">      AddMiddleCode(codeList, MiddleOperator.CheckTrackMapFloatStack);</w:t>
      </w:r>
    </w:p>
    <w:p w14:paraId="184082F0" w14:textId="4C783BEC" w:rsidR="007C1BD6" w:rsidRPr="007C1BD6" w:rsidRDefault="002B7B22" w:rsidP="002B7B22">
      <w:pPr>
        <w:rPr>
          <w:highlight w:val="white"/>
        </w:rPr>
      </w:pPr>
      <w:r>
        <w:rPr>
          <w:highlight w:val="white"/>
        </w:rPr>
        <w:t xml:space="preserve">We backpatchar the true set of the expression to the </w:t>
      </w:r>
      <w:r w:rsidR="006D1104">
        <w:rPr>
          <w:highlight w:val="white"/>
        </w:rPr>
        <w:t xml:space="preserve">code list of the inner statement; that is, </w:t>
      </w:r>
      <w:r w:rsidR="006971CE">
        <w:rPr>
          <w:highlight w:val="white"/>
        </w:rPr>
        <w:t>if the expression is true the program shall jump to the beginning of the inner statement.</w:t>
      </w:r>
    </w:p>
    <w:p w14:paraId="7DEBE27D" w14:textId="727B3B5A" w:rsidR="007C1BD6" w:rsidRPr="007C1BD6" w:rsidRDefault="007C1BD6" w:rsidP="007C1BD6">
      <w:pPr>
        <w:pStyle w:val="Code"/>
        <w:rPr>
          <w:highlight w:val="white"/>
        </w:rPr>
      </w:pPr>
      <w:r w:rsidRPr="007C1BD6">
        <w:rPr>
          <w:highlight w:val="white"/>
        </w:rPr>
        <w:t xml:space="preserve">      Backpatch(expression.Symbol.TrueSet, </w:t>
      </w:r>
      <w:r w:rsidR="002B7B22">
        <w:rPr>
          <w:highlight w:val="white"/>
        </w:rPr>
        <w:t>innerStatement</w:t>
      </w:r>
      <w:r w:rsidRPr="007C1BD6">
        <w:rPr>
          <w:highlight w:val="white"/>
        </w:rPr>
        <w:t>.CodeList);</w:t>
      </w:r>
    </w:p>
    <w:p w14:paraId="5D5CC32E" w14:textId="426480E0" w:rsidR="007C1BD6" w:rsidRPr="007C1BD6" w:rsidRDefault="007C1BD6" w:rsidP="007C1BD6">
      <w:pPr>
        <w:pStyle w:val="Code"/>
        <w:rPr>
          <w:highlight w:val="white"/>
        </w:rPr>
      </w:pPr>
      <w:r w:rsidRPr="007C1BD6">
        <w:rPr>
          <w:highlight w:val="white"/>
        </w:rPr>
        <w:t xml:space="preserve">      codeList.AddRange(</w:t>
      </w:r>
      <w:r w:rsidR="002B7B22">
        <w:rPr>
          <w:highlight w:val="white"/>
        </w:rPr>
        <w:t>innerStatement</w:t>
      </w:r>
      <w:r w:rsidRPr="007C1BD6">
        <w:rPr>
          <w:highlight w:val="white"/>
        </w:rPr>
        <w:t>.CodeList);</w:t>
      </w:r>
    </w:p>
    <w:p w14:paraId="4AB89999" w14:textId="6C0258B8" w:rsidR="007C1BD6" w:rsidRPr="007C1BD6" w:rsidRDefault="00941288" w:rsidP="00941288">
      <w:pPr>
        <w:rPr>
          <w:highlight w:val="white"/>
        </w:rPr>
      </w:pPr>
      <w:r>
        <w:rPr>
          <w:highlight w:val="white"/>
        </w:rPr>
        <w:t>We define the next set of the while statement, and a jump instruction.</w:t>
      </w:r>
    </w:p>
    <w:p w14:paraId="4AD0127A" w14:textId="77777777" w:rsidR="00033D59" w:rsidRPr="007C1BD6" w:rsidRDefault="00033D59" w:rsidP="00033D59">
      <w:pPr>
        <w:pStyle w:val="Code"/>
        <w:rPr>
          <w:highlight w:val="white"/>
        </w:rPr>
      </w:pPr>
      <w:r w:rsidRPr="007C1BD6">
        <w:rPr>
          <w:highlight w:val="white"/>
        </w:rPr>
        <w:t xml:space="preserve">      ISet&lt;MiddleCode&gt; nextSet = new HashSet&lt;MiddleCode&gt;();</w:t>
      </w:r>
    </w:p>
    <w:p w14:paraId="48ECC9EA" w14:textId="18055832" w:rsidR="00BA2BF6" w:rsidRDefault="007C1BD6" w:rsidP="007C1BD6">
      <w:pPr>
        <w:pStyle w:val="Code"/>
        <w:rPr>
          <w:highlight w:val="white"/>
        </w:rPr>
      </w:pPr>
      <w:r w:rsidRPr="007C1BD6">
        <w:rPr>
          <w:highlight w:val="white"/>
        </w:rPr>
        <w:t xml:space="preserve">      </w:t>
      </w:r>
      <w:r w:rsidR="00033D59">
        <w:rPr>
          <w:highlight w:val="white"/>
        </w:rPr>
        <w:t>nextSet.Add(</w:t>
      </w:r>
      <w:r w:rsidRPr="007C1BD6">
        <w:rPr>
          <w:highlight w:val="white"/>
        </w:rPr>
        <w:t>AddMiddleCode(codeList, MiddleOperator.Goto,</w:t>
      </w:r>
    </w:p>
    <w:p w14:paraId="26E94CEA" w14:textId="77E6393E" w:rsidR="007C1BD6" w:rsidRPr="007C1BD6" w:rsidRDefault="00BA2BF6" w:rsidP="007C1BD6">
      <w:pPr>
        <w:pStyle w:val="Code"/>
        <w:rPr>
          <w:highlight w:val="white"/>
        </w:rPr>
      </w:pPr>
      <w:r>
        <w:rPr>
          <w:highlight w:val="white"/>
        </w:rPr>
        <w:t xml:space="preserve">                               </w:t>
      </w:r>
      <w:r w:rsidR="007C1BD6" w:rsidRPr="007C1BD6">
        <w:rPr>
          <w:highlight w:val="white"/>
        </w:rPr>
        <w:t xml:space="preserve"> GetFirst(codeList))</w:t>
      </w:r>
      <w:r w:rsidR="00033D59">
        <w:rPr>
          <w:highlight w:val="white"/>
        </w:rPr>
        <w:t>)</w:t>
      </w:r>
      <w:r w:rsidR="007C1BD6" w:rsidRPr="007C1BD6">
        <w:rPr>
          <w:highlight w:val="white"/>
        </w:rPr>
        <w:t>;</w:t>
      </w:r>
    </w:p>
    <w:p w14:paraId="5F3867AD" w14:textId="5DDCBA6C" w:rsidR="007C1BD6" w:rsidRPr="007C1BD6" w:rsidRDefault="004040D6" w:rsidP="00772A69">
      <w:pPr>
        <w:rPr>
          <w:highlight w:val="white"/>
        </w:rPr>
      </w:pPr>
      <w:r>
        <w:rPr>
          <w:highlight w:val="white"/>
        </w:rPr>
        <w:t xml:space="preserve">We also add </w:t>
      </w:r>
      <w:r w:rsidR="00033D59">
        <w:rPr>
          <w:highlight w:val="white"/>
        </w:rPr>
        <w:t>the false set of the expression</w:t>
      </w:r>
      <w:r w:rsidR="00941288">
        <w:rPr>
          <w:highlight w:val="white"/>
        </w:rPr>
        <w:t xml:space="preserve"> and</w:t>
      </w:r>
      <w:r w:rsidR="00033D59">
        <w:rPr>
          <w:highlight w:val="white"/>
        </w:rPr>
        <w:t xml:space="preserve"> the break set of the inner statement</w:t>
      </w:r>
      <w:r w:rsidR="00941288">
        <w:rPr>
          <w:highlight w:val="white"/>
        </w:rPr>
        <w:t xml:space="preserve"> to the next set.</w:t>
      </w:r>
    </w:p>
    <w:p w14:paraId="7B3F8FBC" w14:textId="77777777" w:rsidR="007C1BD6" w:rsidRPr="007C1BD6" w:rsidRDefault="007C1BD6" w:rsidP="007C1BD6">
      <w:pPr>
        <w:pStyle w:val="Code"/>
        <w:rPr>
          <w:highlight w:val="white"/>
        </w:rPr>
      </w:pPr>
      <w:r w:rsidRPr="007C1BD6">
        <w:rPr>
          <w:highlight w:val="white"/>
        </w:rPr>
        <w:lastRenderedPageBreak/>
        <w:t xml:space="preserve">      nextSet.UnionWith(expression.Symbol.FalseSet);</w:t>
      </w:r>
    </w:p>
    <w:p w14:paraId="507A117D" w14:textId="143EA5CF" w:rsidR="007C1BD6" w:rsidRDefault="007C1BD6" w:rsidP="007C1BD6">
      <w:pPr>
        <w:pStyle w:val="Code"/>
        <w:rPr>
          <w:highlight w:val="white"/>
        </w:rPr>
      </w:pPr>
      <w:r w:rsidRPr="007C1BD6">
        <w:rPr>
          <w:highlight w:val="white"/>
        </w:rPr>
        <w:t xml:space="preserve">      nextSet.UnionWith(m_breakSetStack.Pop());</w:t>
      </w:r>
    </w:p>
    <w:p w14:paraId="426BB18B" w14:textId="44D65E16" w:rsidR="009279AD" w:rsidRPr="007C1BD6" w:rsidRDefault="00077EE5" w:rsidP="00077EE5">
      <w:pPr>
        <w:rPr>
          <w:highlight w:val="white"/>
        </w:rPr>
      </w:pPr>
      <w:r>
        <w:rPr>
          <w:highlight w:val="white"/>
        </w:rPr>
        <w:t xml:space="preserve">We backpatch the next set of the inner statement and its continue set to the code list; that is, </w:t>
      </w:r>
      <w:r w:rsidR="00002E90">
        <w:rPr>
          <w:highlight w:val="white"/>
        </w:rPr>
        <w:t xml:space="preserve">the jump instruction of the sets shall jump back to the beginning of the </w:t>
      </w:r>
      <w:r w:rsidR="000F0260">
        <w:rPr>
          <w:highlight w:val="white"/>
        </w:rPr>
        <w:t>while statement.</w:t>
      </w:r>
    </w:p>
    <w:p w14:paraId="75FDBB5A" w14:textId="2FD54A54" w:rsidR="007C1BD6" w:rsidRPr="007C1BD6" w:rsidRDefault="007C1BD6" w:rsidP="007C1BD6">
      <w:pPr>
        <w:pStyle w:val="Code"/>
        <w:rPr>
          <w:highlight w:val="white"/>
        </w:rPr>
      </w:pPr>
      <w:r w:rsidRPr="007C1BD6">
        <w:rPr>
          <w:highlight w:val="white"/>
        </w:rPr>
        <w:t xml:space="preserve">      Backpatch(</w:t>
      </w:r>
      <w:r w:rsidR="002B7B22">
        <w:rPr>
          <w:highlight w:val="white"/>
        </w:rPr>
        <w:t>innerStatement</w:t>
      </w:r>
      <w:r w:rsidRPr="007C1BD6">
        <w:rPr>
          <w:highlight w:val="white"/>
        </w:rPr>
        <w:t>.NextSet, codeList);</w:t>
      </w:r>
    </w:p>
    <w:p w14:paraId="22096ED2" w14:textId="6B0A18D9" w:rsidR="007C1BD6" w:rsidRPr="007C1BD6" w:rsidRDefault="007C1BD6" w:rsidP="007C1BD6">
      <w:pPr>
        <w:pStyle w:val="Code"/>
        <w:rPr>
          <w:highlight w:val="white"/>
        </w:rPr>
      </w:pPr>
      <w:r w:rsidRPr="007C1BD6">
        <w:rPr>
          <w:highlight w:val="white"/>
        </w:rPr>
        <w:t xml:space="preserve">      Backpatch(</w:t>
      </w:r>
      <w:r w:rsidR="00B13BF7">
        <w:rPr>
          <w:highlight w:val="white"/>
        </w:rPr>
        <w:t>m_continueSetStack</w:t>
      </w:r>
      <w:r w:rsidRPr="007C1BD6">
        <w:rPr>
          <w:highlight w:val="white"/>
        </w:rPr>
        <w:t>.Pop(), codeList);</w:t>
      </w:r>
    </w:p>
    <w:p w14:paraId="5EED4355" w14:textId="77777777" w:rsidR="007C1BD6" w:rsidRPr="007C1BD6" w:rsidRDefault="007C1BD6" w:rsidP="007C1BD6">
      <w:pPr>
        <w:pStyle w:val="Code"/>
        <w:rPr>
          <w:highlight w:val="white"/>
        </w:rPr>
      </w:pPr>
      <w:r w:rsidRPr="007C1BD6">
        <w:rPr>
          <w:highlight w:val="white"/>
        </w:rPr>
        <w:t xml:space="preserve">      return (new Statement(codeList, nextSet));</w:t>
      </w:r>
    </w:p>
    <w:p w14:paraId="4F3CF3F0" w14:textId="77777777" w:rsidR="007C1BD6" w:rsidRPr="007C1BD6" w:rsidRDefault="007C1BD6" w:rsidP="007C1BD6">
      <w:pPr>
        <w:pStyle w:val="Code"/>
        <w:rPr>
          <w:highlight w:val="white"/>
        </w:rPr>
      </w:pPr>
      <w:r w:rsidRPr="007C1BD6">
        <w:rPr>
          <w:highlight w:val="white"/>
        </w:rPr>
        <w:t xml:space="preserve">    }</w:t>
      </w:r>
    </w:p>
    <w:p w14:paraId="4A660925" w14:textId="65DB68F5" w:rsidR="00070806" w:rsidRDefault="000D017D" w:rsidP="007175D9">
      <w:pPr>
        <w:pStyle w:val="Rubrik3"/>
        <w:numPr>
          <w:ilvl w:val="2"/>
          <w:numId w:val="120"/>
        </w:numPr>
      </w:pPr>
      <w:r>
        <w:t>The Do Statement</w:t>
      </w:r>
    </w:p>
    <w:p w14:paraId="2D567325" w14:textId="16ACFAA2" w:rsidR="00834CDC" w:rsidRPr="00834CDC" w:rsidRDefault="00834CDC" w:rsidP="00834CDC">
      <w:r>
        <w:t>The do statement</w:t>
      </w:r>
    </w:p>
    <w:p w14:paraId="05E6D1AF" w14:textId="3B7F7A73" w:rsidR="0083355E" w:rsidRDefault="0083355E" w:rsidP="0083355E">
      <w:pPr>
        <w:pStyle w:val="CodeHeader"/>
      </w:pPr>
      <w:r>
        <w:t>MainParser.cs</w:t>
      </w:r>
    </w:p>
    <w:p w14:paraId="120B4B47" w14:textId="135A8726" w:rsidR="0083355E" w:rsidRDefault="0083355E" w:rsidP="0083355E">
      <w:pPr>
        <w:pStyle w:val="Code"/>
        <w:rPr>
          <w:highlight w:val="white"/>
        </w:rPr>
      </w:pPr>
      <w:r w:rsidRPr="0083355E">
        <w:rPr>
          <w:highlight w:val="white"/>
        </w:rPr>
        <w:t>closed_statement:</w:t>
      </w:r>
    </w:p>
    <w:p w14:paraId="12FF8663" w14:textId="05559E5E" w:rsidR="0083355E" w:rsidRPr="0083355E" w:rsidRDefault="0083355E" w:rsidP="0083355E">
      <w:pPr>
        <w:pStyle w:val="Code"/>
        <w:rPr>
          <w:highlight w:val="white"/>
        </w:rPr>
      </w:pPr>
      <w:r>
        <w:rPr>
          <w:highlight w:val="white"/>
        </w:rPr>
        <w:t xml:space="preserve">    // ...</w:t>
      </w:r>
    </w:p>
    <w:p w14:paraId="7300CB2B" w14:textId="77777777" w:rsidR="00674972" w:rsidRDefault="0083355E" w:rsidP="0083355E">
      <w:pPr>
        <w:pStyle w:val="Code"/>
        <w:rPr>
          <w:highlight w:val="white"/>
        </w:rPr>
      </w:pPr>
      <w:r w:rsidRPr="0083355E">
        <w:rPr>
          <w:highlight w:val="white"/>
        </w:rPr>
        <w:t xml:space="preserve">  | DO loop_header statement WHILE</w:t>
      </w:r>
    </w:p>
    <w:p w14:paraId="6728190D" w14:textId="232DDF05" w:rsidR="0083355E" w:rsidRPr="0083355E" w:rsidRDefault="00674972" w:rsidP="0083355E">
      <w:pPr>
        <w:pStyle w:val="Code"/>
        <w:rPr>
          <w:highlight w:val="white"/>
        </w:rPr>
      </w:pPr>
      <w:r>
        <w:rPr>
          <w:highlight w:val="white"/>
        </w:rPr>
        <w:t xml:space="preserve">   </w:t>
      </w:r>
      <w:r w:rsidR="0083355E" w:rsidRPr="0083355E">
        <w:rPr>
          <w:highlight w:val="white"/>
        </w:rPr>
        <w:t xml:space="preserve"> LEFT_PARENTHESIS expression RIGHT_PARENTHESIS</w:t>
      </w:r>
      <w:r>
        <w:rPr>
          <w:highlight w:val="white"/>
        </w:rPr>
        <w:t xml:space="preserve"> </w:t>
      </w:r>
      <w:r w:rsidR="0083355E" w:rsidRPr="0083355E">
        <w:rPr>
          <w:highlight w:val="white"/>
        </w:rPr>
        <w:t>SEMICOLON {</w:t>
      </w:r>
    </w:p>
    <w:p w14:paraId="0855FBF1" w14:textId="77777777" w:rsidR="0083355E" w:rsidRPr="0083355E" w:rsidRDefault="0083355E" w:rsidP="0083355E">
      <w:pPr>
        <w:pStyle w:val="Code"/>
        <w:rPr>
          <w:highlight w:val="white"/>
        </w:rPr>
      </w:pPr>
      <w:r w:rsidRPr="0083355E">
        <w:rPr>
          <w:highlight w:val="white"/>
        </w:rPr>
        <w:t xml:space="preserve">      $$ = MiddleCodeGenerator.DoStatement($3, $6);</w:t>
      </w:r>
    </w:p>
    <w:p w14:paraId="65AEF576" w14:textId="004E95DA" w:rsidR="0083355E" w:rsidRDefault="0083355E" w:rsidP="0083355E">
      <w:pPr>
        <w:pStyle w:val="Code"/>
        <w:rPr>
          <w:highlight w:val="white"/>
        </w:rPr>
      </w:pPr>
      <w:r w:rsidRPr="0083355E">
        <w:rPr>
          <w:highlight w:val="white"/>
        </w:rPr>
        <w:t xml:space="preserve">    }</w:t>
      </w:r>
    </w:p>
    <w:p w14:paraId="61D77B79" w14:textId="011D1E82" w:rsidR="0083355E" w:rsidRPr="0083355E" w:rsidRDefault="0083355E" w:rsidP="0083355E">
      <w:pPr>
        <w:pStyle w:val="Code"/>
        <w:rPr>
          <w:highlight w:val="white"/>
        </w:rPr>
      </w:pPr>
      <w:r>
        <w:rPr>
          <w:highlight w:val="white"/>
        </w:rPr>
        <w:t xml:space="preserve">    // ...</w:t>
      </w:r>
    </w:p>
    <w:p w14:paraId="24895449" w14:textId="2ACE1992" w:rsidR="0083355E" w:rsidRDefault="00AD0B49" w:rsidP="0083355E">
      <w:pPr>
        <w:pStyle w:val="CodeHeader"/>
      </w:pPr>
      <w:r>
        <w:t>MiddleCodeGenerator.cs</w:t>
      </w:r>
    </w:p>
    <w:p w14:paraId="29A95479" w14:textId="77777777" w:rsidR="002E2E5D" w:rsidRDefault="002E2E5D" w:rsidP="002E2E5D">
      <w:pPr>
        <w:pStyle w:val="Code"/>
        <w:rPr>
          <w:highlight w:val="white"/>
        </w:rPr>
      </w:pPr>
      <w:r w:rsidRPr="002E2E5D">
        <w:rPr>
          <w:highlight w:val="white"/>
        </w:rPr>
        <w:t xml:space="preserve">    public static Statement DoStatement(Statement innerStatement,</w:t>
      </w:r>
    </w:p>
    <w:p w14:paraId="0C310972" w14:textId="0B3310F0" w:rsidR="002E2E5D" w:rsidRPr="002E2E5D" w:rsidRDefault="002E2E5D" w:rsidP="002E2E5D">
      <w:pPr>
        <w:pStyle w:val="Code"/>
        <w:rPr>
          <w:highlight w:val="white"/>
        </w:rPr>
      </w:pPr>
      <w:r>
        <w:rPr>
          <w:highlight w:val="white"/>
        </w:rPr>
        <w:t xml:space="preserve">                                       </w:t>
      </w:r>
      <w:r w:rsidRPr="002E2E5D">
        <w:rPr>
          <w:highlight w:val="white"/>
        </w:rPr>
        <w:t xml:space="preserve"> Expression expression) {</w:t>
      </w:r>
    </w:p>
    <w:p w14:paraId="504400B4" w14:textId="77777777" w:rsidR="002E2E5D" w:rsidRPr="002E2E5D" w:rsidRDefault="002E2E5D" w:rsidP="002E2E5D">
      <w:pPr>
        <w:pStyle w:val="Code"/>
        <w:rPr>
          <w:highlight w:val="white"/>
        </w:rPr>
      </w:pPr>
      <w:r w:rsidRPr="002E2E5D">
        <w:rPr>
          <w:highlight w:val="white"/>
        </w:rPr>
        <w:t xml:space="preserve">      List&lt;MiddleCode&gt; codeList = innerStatement.CodeList;</w:t>
      </w:r>
    </w:p>
    <w:p w14:paraId="5BDBCC43" w14:textId="77777777" w:rsidR="002E2E5D" w:rsidRPr="002E2E5D" w:rsidRDefault="002E2E5D" w:rsidP="002E2E5D">
      <w:pPr>
        <w:pStyle w:val="Code"/>
        <w:rPr>
          <w:highlight w:val="white"/>
        </w:rPr>
      </w:pPr>
      <w:r w:rsidRPr="002E2E5D">
        <w:rPr>
          <w:highlight w:val="white"/>
        </w:rPr>
        <w:t xml:space="preserve">      Backpatch(innerStatement.NextSet, codeList);</w:t>
      </w:r>
    </w:p>
    <w:p w14:paraId="1A37FC23" w14:textId="77777777" w:rsidR="002E2E5D" w:rsidRPr="002E2E5D" w:rsidRDefault="002E2E5D" w:rsidP="002E2E5D">
      <w:pPr>
        <w:pStyle w:val="Code"/>
        <w:rPr>
          <w:highlight w:val="white"/>
        </w:rPr>
      </w:pPr>
      <w:r w:rsidRPr="002E2E5D">
        <w:rPr>
          <w:highlight w:val="white"/>
        </w:rPr>
        <w:t xml:space="preserve">      AddMiddleCode(codeList, MiddleOperator.CheckTrackMapFloatStack);</w:t>
      </w:r>
    </w:p>
    <w:p w14:paraId="70D07D5D" w14:textId="77777777" w:rsidR="002E2E5D" w:rsidRPr="002E2E5D" w:rsidRDefault="002E2E5D" w:rsidP="002E2E5D">
      <w:pPr>
        <w:pStyle w:val="Code"/>
        <w:rPr>
          <w:highlight w:val="white"/>
        </w:rPr>
      </w:pPr>
      <w:r w:rsidRPr="002E2E5D">
        <w:rPr>
          <w:highlight w:val="white"/>
        </w:rPr>
        <w:t xml:space="preserve">      codeList.AddRange(expression.LongList);</w:t>
      </w:r>
    </w:p>
    <w:p w14:paraId="096650E6" w14:textId="77777777" w:rsidR="002E2E5D" w:rsidRPr="002E2E5D" w:rsidRDefault="002E2E5D" w:rsidP="002E2E5D">
      <w:pPr>
        <w:pStyle w:val="Code"/>
        <w:rPr>
          <w:highlight w:val="white"/>
        </w:rPr>
      </w:pPr>
    </w:p>
    <w:p w14:paraId="353A41A0" w14:textId="77777777" w:rsidR="002E2E5D" w:rsidRPr="002E2E5D" w:rsidRDefault="002E2E5D" w:rsidP="002E2E5D">
      <w:pPr>
        <w:pStyle w:val="Code"/>
        <w:rPr>
          <w:highlight w:val="white"/>
        </w:rPr>
      </w:pPr>
      <w:r w:rsidRPr="002E2E5D">
        <w:rPr>
          <w:highlight w:val="white"/>
        </w:rPr>
        <w:t xml:space="preserve">      Backpatch(expression.Symbol.TrueSet, codeList);</w:t>
      </w:r>
    </w:p>
    <w:p w14:paraId="16F46833" w14:textId="77777777" w:rsidR="002E2E5D" w:rsidRPr="002E2E5D" w:rsidRDefault="002E2E5D" w:rsidP="002E2E5D">
      <w:pPr>
        <w:pStyle w:val="Code"/>
        <w:rPr>
          <w:highlight w:val="white"/>
        </w:rPr>
      </w:pPr>
      <w:r w:rsidRPr="002E2E5D">
        <w:rPr>
          <w:highlight w:val="white"/>
        </w:rPr>
        <w:t xml:space="preserve">      Backpatch(m_continueSetStack.Pop(), codeList);    </w:t>
      </w:r>
    </w:p>
    <w:p w14:paraId="394E3489" w14:textId="77777777" w:rsidR="002E2E5D" w:rsidRPr="002E2E5D" w:rsidRDefault="002E2E5D" w:rsidP="002E2E5D">
      <w:pPr>
        <w:pStyle w:val="Code"/>
        <w:rPr>
          <w:highlight w:val="white"/>
        </w:rPr>
      </w:pPr>
      <w:r w:rsidRPr="002E2E5D">
        <w:rPr>
          <w:highlight w:val="white"/>
        </w:rPr>
        <w:t xml:space="preserve">      ISet&lt;MiddleCode&gt; nextSet = new HashSet&lt;MiddleCode&gt;();</w:t>
      </w:r>
    </w:p>
    <w:p w14:paraId="0842349B" w14:textId="77777777" w:rsidR="002E2E5D" w:rsidRPr="002E2E5D" w:rsidRDefault="002E2E5D" w:rsidP="002E2E5D">
      <w:pPr>
        <w:pStyle w:val="Code"/>
        <w:rPr>
          <w:highlight w:val="white"/>
        </w:rPr>
      </w:pPr>
      <w:r w:rsidRPr="002E2E5D">
        <w:rPr>
          <w:highlight w:val="white"/>
        </w:rPr>
        <w:t xml:space="preserve">      nextSet.UnionWith(expression.Symbol.FalseSet);</w:t>
      </w:r>
    </w:p>
    <w:p w14:paraId="6EE8C0B3" w14:textId="77777777" w:rsidR="002E2E5D" w:rsidRPr="002E2E5D" w:rsidRDefault="002E2E5D" w:rsidP="002E2E5D">
      <w:pPr>
        <w:pStyle w:val="Code"/>
        <w:rPr>
          <w:highlight w:val="white"/>
        </w:rPr>
      </w:pPr>
      <w:r w:rsidRPr="002E2E5D">
        <w:rPr>
          <w:highlight w:val="white"/>
        </w:rPr>
        <w:t xml:space="preserve">      nextSet.UnionWith(m_breakSetStack.Pop());</w:t>
      </w:r>
    </w:p>
    <w:p w14:paraId="72357B2D" w14:textId="77777777" w:rsidR="002E2E5D" w:rsidRPr="002E2E5D" w:rsidRDefault="002E2E5D" w:rsidP="002E2E5D">
      <w:pPr>
        <w:pStyle w:val="Code"/>
        <w:rPr>
          <w:highlight w:val="white"/>
        </w:rPr>
      </w:pPr>
    </w:p>
    <w:p w14:paraId="08C359C6" w14:textId="77777777" w:rsidR="002E2E5D" w:rsidRPr="002E2E5D" w:rsidRDefault="002E2E5D" w:rsidP="002E2E5D">
      <w:pPr>
        <w:pStyle w:val="Code"/>
        <w:rPr>
          <w:highlight w:val="white"/>
        </w:rPr>
      </w:pPr>
      <w:r w:rsidRPr="002E2E5D">
        <w:rPr>
          <w:highlight w:val="white"/>
        </w:rPr>
        <w:t xml:space="preserve">      AddMiddleCode(codeList, MiddleOperator.Goto, GetFirst(codeList));</w:t>
      </w:r>
    </w:p>
    <w:p w14:paraId="4957AE1C" w14:textId="77777777" w:rsidR="002E2E5D" w:rsidRPr="002E2E5D" w:rsidRDefault="002E2E5D" w:rsidP="002E2E5D">
      <w:pPr>
        <w:pStyle w:val="Code"/>
        <w:rPr>
          <w:highlight w:val="white"/>
        </w:rPr>
      </w:pPr>
      <w:r w:rsidRPr="002E2E5D">
        <w:rPr>
          <w:highlight w:val="white"/>
        </w:rPr>
        <w:t xml:space="preserve">      return (new Statement(codeList, nextSet));</w:t>
      </w:r>
    </w:p>
    <w:p w14:paraId="43BF5651" w14:textId="77777777" w:rsidR="002E2E5D" w:rsidRPr="002E2E5D" w:rsidRDefault="002E2E5D" w:rsidP="002E2E5D">
      <w:pPr>
        <w:pStyle w:val="Code"/>
        <w:rPr>
          <w:highlight w:val="white"/>
        </w:rPr>
      </w:pPr>
      <w:r w:rsidRPr="002E2E5D">
        <w:rPr>
          <w:highlight w:val="white"/>
        </w:rPr>
        <w:t xml:space="preserve">    }</w:t>
      </w:r>
    </w:p>
    <w:p w14:paraId="1D8AEC82" w14:textId="77777777" w:rsidR="002C7CC3" w:rsidRPr="002C7CC3" w:rsidRDefault="002C7CC3" w:rsidP="002C7CC3">
      <w:pPr>
        <w:pStyle w:val="Code"/>
        <w:rPr>
          <w:highlight w:val="white"/>
        </w:rPr>
      </w:pPr>
      <w:r w:rsidRPr="002C7CC3">
        <w:rPr>
          <w:highlight w:val="white"/>
        </w:rPr>
        <w:t xml:space="preserve">  </w:t>
      </w:r>
    </w:p>
    <w:p w14:paraId="5F6856F3" w14:textId="2327D6BE" w:rsidR="007175D9" w:rsidRDefault="00AB1C70" w:rsidP="007175D9">
      <w:pPr>
        <w:pStyle w:val="Rubrik3"/>
        <w:numPr>
          <w:ilvl w:val="2"/>
          <w:numId w:val="120"/>
        </w:numPr>
      </w:pPr>
      <w:r>
        <w:t>The For Statement</w:t>
      </w:r>
    </w:p>
    <w:p w14:paraId="6A965189" w14:textId="002A27C3" w:rsidR="00564E09" w:rsidRDefault="00564E09" w:rsidP="00564E09">
      <w:r>
        <w:t>The for statement is more complicated than the</w:t>
      </w:r>
      <w:r w:rsidR="008132ED">
        <w:t xml:space="preserve"> do and </w:t>
      </w:r>
      <w:r>
        <w:t>while statement</w:t>
      </w:r>
      <w:r w:rsidR="008132ED">
        <w:t>s</w:t>
      </w:r>
      <w:r>
        <w:t>.</w:t>
      </w:r>
      <w:r w:rsidR="003D514D">
        <w:t xml:space="preserve"> It </w:t>
      </w:r>
      <w:r>
        <w:t xml:space="preserve">holds three optional expression: the </w:t>
      </w:r>
      <w:r w:rsidR="00F4217C">
        <w:t>initialization</w:t>
      </w:r>
      <w:r>
        <w:t xml:space="preserve"> expression, the test expression, and the increment expression. The true and false sets of the </w:t>
      </w:r>
      <w:r w:rsidR="00F4217C">
        <w:t>initialization</w:t>
      </w:r>
      <w:r>
        <w:t xml:space="preserve"> and increment expressions are all backpatched to beginning of the test expression. An omitted test expression is equivalent to an inf</w:t>
      </w:r>
      <w:r w:rsidR="002F35C1">
        <w:t>initializer</w:t>
      </w:r>
      <w:r>
        <w:t>e loop.</w:t>
      </w:r>
    </w:p>
    <w:p w14:paraId="3383085F" w14:textId="77777777" w:rsidR="005223AC" w:rsidRPr="005223AC" w:rsidRDefault="005223AC" w:rsidP="005223AC">
      <w:pPr>
        <w:pStyle w:val="Code"/>
        <w:rPr>
          <w:highlight w:val="white"/>
        </w:rPr>
      </w:pPr>
      <w:r w:rsidRPr="005223AC">
        <w:rPr>
          <w:highlight w:val="white"/>
        </w:rPr>
        <w:t>opened_statement:</w:t>
      </w:r>
    </w:p>
    <w:p w14:paraId="77E933C6" w14:textId="77777777" w:rsidR="005223AC" w:rsidRPr="005223AC" w:rsidRDefault="005223AC" w:rsidP="005223AC">
      <w:pPr>
        <w:pStyle w:val="Code"/>
        <w:rPr>
          <w:highlight w:val="white"/>
        </w:rPr>
      </w:pPr>
      <w:r w:rsidRPr="005223AC">
        <w:rPr>
          <w:highlight w:val="white"/>
        </w:rPr>
        <w:t xml:space="preserve">    // ...</w:t>
      </w:r>
    </w:p>
    <w:p w14:paraId="71CBFB06" w14:textId="77777777" w:rsidR="005223AC" w:rsidRPr="005223AC" w:rsidRDefault="005223AC" w:rsidP="005223AC">
      <w:pPr>
        <w:pStyle w:val="Code"/>
        <w:rPr>
          <w:highlight w:val="white"/>
        </w:rPr>
      </w:pPr>
      <w:r w:rsidRPr="005223AC">
        <w:rPr>
          <w:highlight w:val="white"/>
        </w:rPr>
        <w:t xml:space="preserve">  | FOR loop_header LEFT_PARENTHESIS optional_expression SEMICOLON</w:t>
      </w:r>
    </w:p>
    <w:p w14:paraId="3969FEAE" w14:textId="77777777" w:rsidR="005223AC" w:rsidRPr="005223AC" w:rsidRDefault="005223AC" w:rsidP="005223AC">
      <w:pPr>
        <w:pStyle w:val="Code"/>
        <w:rPr>
          <w:highlight w:val="white"/>
        </w:rPr>
      </w:pPr>
      <w:r w:rsidRPr="005223AC">
        <w:rPr>
          <w:highlight w:val="white"/>
        </w:rPr>
        <w:t xml:space="preserve">    optional_expression SEMICOLON optional_expression RIGHT_PARENTHESIS</w:t>
      </w:r>
    </w:p>
    <w:p w14:paraId="325C2976" w14:textId="77777777" w:rsidR="005223AC" w:rsidRPr="005223AC" w:rsidRDefault="005223AC" w:rsidP="005223AC">
      <w:pPr>
        <w:pStyle w:val="Code"/>
        <w:rPr>
          <w:highlight w:val="white"/>
        </w:rPr>
      </w:pPr>
      <w:r w:rsidRPr="005223AC">
        <w:rPr>
          <w:highlight w:val="white"/>
        </w:rPr>
        <w:t xml:space="preserve">    opened_statement {</w:t>
      </w:r>
    </w:p>
    <w:p w14:paraId="26674914" w14:textId="2C365263" w:rsidR="005223AC" w:rsidRPr="005223AC" w:rsidRDefault="005223AC" w:rsidP="005223AC">
      <w:pPr>
        <w:pStyle w:val="Code"/>
        <w:rPr>
          <w:highlight w:val="white"/>
        </w:rPr>
      </w:pPr>
      <w:r w:rsidRPr="005223AC">
        <w:rPr>
          <w:highlight w:val="white"/>
        </w:rPr>
        <w:t xml:space="preserve">      $$ = MiddleCodeGenerator.ForStatement($4, $6, $8, $10);</w:t>
      </w:r>
    </w:p>
    <w:p w14:paraId="2ECEAE39" w14:textId="02EAEA65" w:rsidR="005223AC" w:rsidRPr="005223AC" w:rsidRDefault="005223AC" w:rsidP="005223AC">
      <w:pPr>
        <w:pStyle w:val="Code"/>
        <w:rPr>
          <w:highlight w:val="white"/>
        </w:rPr>
      </w:pPr>
      <w:r w:rsidRPr="005223AC">
        <w:rPr>
          <w:highlight w:val="white"/>
        </w:rPr>
        <w:t xml:space="preserve">    }</w:t>
      </w:r>
    </w:p>
    <w:p w14:paraId="092ED15A" w14:textId="1212A0E1" w:rsidR="005223AC" w:rsidRPr="005223AC" w:rsidRDefault="005223AC" w:rsidP="005223AC">
      <w:pPr>
        <w:pStyle w:val="Code"/>
        <w:rPr>
          <w:highlight w:val="white"/>
        </w:rPr>
      </w:pPr>
      <w:r w:rsidRPr="005223AC">
        <w:rPr>
          <w:highlight w:val="white"/>
        </w:rPr>
        <w:t xml:space="preserve">    // ...</w:t>
      </w:r>
    </w:p>
    <w:p w14:paraId="6AFE6D70" w14:textId="77777777" w:rsidR="004E11C1" w:rsidRDefault="004E11C1" w:rsidP="004E11C1">
      <w:pPr>
        <w:pStyle w:val="Code"/>
        <w:rPr>
          <w:highlight w:val="white"/>
          <w:lang w:val="sv-SE"/>
        </w:rPr>
      </w:pPr>
    </w:p>
    <w:p w14:paraId="47BCB787" w14:textId="7627AC00" w:rsidR="004E11C1" w:rsidRDefault="004E11C1" w:rsidP="004E11C1">
      <w:pPr>
        <w:pStyle w:val="Code"/>
        <w:rPr>
          <w:highlight w:val="white"/>
          <w:lang w:val="sv-SE"/>
        </w:rPr>
      </w:pPr>
      <w:r>
        <w:rPr>
          <w:highlight w:val="white"/>
          <w:lang w:val="sv-SE"/>
        </w:rPr>
        <w:t>closed_statement:</w:t>
      </w:r>
    </w:p>
    <w:p w14:paraId="1698920D" w14:textId="77777777" w:rsidR="004E11C1" w:rsidRPr="005223AC" w:rsidRDefault="004E11C1" w:rsidP="004E11C1">
      <w:pPr>
        <w:pStyle w:val="Code"/>
        <w:rPr>
          <w:highlight w:val="white"/>
          <w:lang w:val="sv-SE"/>
        </w:rPr>
      </w:pPr>
      <w:r>
        <w:rPr>
          <w:highlight w:val="white"/>
          <w:lang w:val="sv-SE"/>
        </w:rPr>
        <w:t xml:space="preserve">    // ...</w:t>
      </w:r>
    </w:p>
    <w:p w14:paraId="07B7E19B" w14:textId="77777777" w:rsidR="004E11C1" w:rsidRDefault="004E11C1" w:rsidP="004E11C1">
      <w:pPr>
        <w:pStyle w:val="Code"/>
        <w:rPr>
          <w:highlight w:val="white"/>
          <w:lang w:val="sv-SE"/>
        </w:rPr>
      </w:pPr>
      <w:r>
        <w:rPr>
          <w:highlight w:val="white"/>
          <w:lang w:val="sv-SE"/>
        </w:rPr>
        <w:t xml:space="preserve">  | FOR loop_header LEFT_PARENTHESIS optional_expression SEMICOLON</w:t>
      </w:r>
    </w:p>
    <w:p w14:paraId="3456BF3E" w14:textId="77777777" w:rsidR="004E11C1" w:rsidRDefault="004E11C1" w:rsidP="004E11C1">
      <w:pPr>
        <w:pStyle w:val="Code"/>
        <w:rPr>
          <w:highlight w:val="white"/>
          <w:lang w:val="sv-SE"/>
        </w:rPr>
      </w:pPr>
      <w:r>
        <w:rPr>
          <w:highlight w:val="white"/>
          <w:lang w:val="sv-SE"/>
        </w:rPr>
        <w:t xml:space="preserve">    optional_expression SEMICOLON optional_expression RIGHT_PARENTHESIS</w:t>
      </w:r>
    </w:p>
    <w:p w14:paraId="7EF36F62" w14:textId="77777777" w:rsidR="004E11C1" w:rsidRDefault="004E11C1" w:rsidP="004E11C1">
      <w:pPr>
        <w:pStyle w:val="Code"/>
        <w:rPr>
          <w:highlight w:val="white"/>
          <w:lang w:val="sv-SE"/>
        </w:rPr>
      </w:pPr>
      <w:r>
        <w:rPr>
          <w:highlight w:val="white"/>
          <w:lang w:val="sv-SE"/>
        </w:rPr>
        <w:t xml:space="preserve">    closed_statement {</w:t>
      </w:r>
    </w:p>
    <w:p w14:paraId="45582108" w14:textId="4969A15D" w:rsidR="004E11C1" w:rsidRDefault="004E11C1" w:rsidP="004E11C1">
      <w:pPr>
        <w:pStyle w:val="Code"/>
        <w:rPr>
          <w:highlight w:val="white"/>
          <w:lang w:val="sv-SE"/>
        </w:rPr>
      </w:pPr>
      <w:r>
        <w:rPr>
          <w:highlight w:val="white"/>
          <w:lang w:val="sv-SE"/>
        </w:rPr>
        <w:t xml:space="preserve">      $$ = MiddleCodeGenerator.ForStatement($4, $6, $8, $10);</w:t>
      </w:r>
    </w:p>
    <w:p w14:paraId="60F80745" w14:textId="77777777" w:rsidR="004E11C1" w:rsidRDefault="004E11C1" w:rsidP="004E11C1">
      <w:pPr>
        <w:pStyle w:val="Code"/>
        <w:rPr>
          <w:highlight w:val="white"/>
          <w:lang w:val="sv-SE"/>
        </w:rPr>
      </w:pPr>
      <w:r>
        <w:rPr>
          <w:highlight w:val="white"/>
          <w:lang w:val="sv-SE"/>
        </w:rPr>
        <w:t xml:space="preserve">    }</w:t>
      </w:r>
    </w:p>
    <w:p w14:paraId="6FB293AE" w14:textId="39BB9593" w:rsidR="005223AC" w:rsidRDefault="004E11C1" w:rsidP="004E11C1">
      <w:pPr>
        <w:pStyle w:val="Code"/>
        <w:rPr>
          <w:highlight w:val="white"/>
          <w:lang w:val="sv-SE"/>
        </w:rPr>
      </w:pPr>
      <w:r>
        <w:rPr>
          <w:highlight w:val="white"/>
          <w:lang w:val="sv-SE"/>
        </w:rPr>
        <w:t xml:space="preserve">    // ...</w:t>
      </w:r>
    </w:p>
    <w:p w14:paraId="49234D31" w14:textId="00FF1DD4" w:rsidR="003D12F1" w:rsidRDefault="001D46CF" w:rsidP="001D46CF">
      <w:pPr>
        <w:rPr>
          <w:highlight w:val="white"/>
          <w:lang w:val="sv-SE"/>
        </w:rPr>
      </w:pPr>
      <w:r>
        <w:rPr>
          <w:highlight w:val="white"/>
          <w:lang w:val="sv-SE"/>
        </w:rPr>
        <w:t xml:space="preserve">In the </w:t>
      </w:r>
      <w:r w:rsidRPr="001D46CF">
        <w:rPr>
          <w:rStyle w:val="KeyWord0"/>
          <w:highlight w:val="white"/>
        </w:rPr>
        <w:t>ForStatement</w:t>
      </w:r>
      <w:r>
        <w:rPr>
          <w:highlight w:val="white"/>
          <w:lang w:val="sv-SE"/>
        </w:rPr>
        <w:t xml:space="preserve"> method, we make difference of the short and long list of the expressions.</w:t>
      </w:r>
      <w:r w:rsidR="001F0552">
        <w:rPr>
          <w:highlight w:val="white"/>
          <w:lang w:val="sv-SE"/>
        </w:rPr>
        <w:t xml:space="preserve"> </w:t>
      </w:r>
      <w:r w:rsidR="003D12F1">
        <w:rPr>
          <w:highlight w:val="white"/>
          <w:lang w:val="sv-SE"/>
        </w:rPr>
        <w:t xml:space="preserve">If the test expression is present, we want its value, and therefore we re interested in its long list. On the other hand, if the </w:t>
      </w:r>
      <w:r w:rsidR="002F35C1">
        <w:rPr>
          <w:highlight w:val="white"/>
          <w:lang w:val="sv-SE"/>
        </w:rPr>
        <w:t>initializer</w:t>
      </w:r>
      <w:r w:rsidR="003D12F1">
        <w:rPr>
          <w:highlight w:val="white"/>
          <w:lang w:val="sv-SE"/>
        </w:rPr>
        <w:t xml:space="preserve"> or next expressions are present we are only interested in their potential side effekts.</w:t>
      </w:r>
    </w:p>
    <w:p w14:paraId="7BD65007" w14:textId="6CAA7A1E" w:rsidR="006737CD" w:rsidRDefault="006737CD" w:rsidP="006737CD">
      <w:pPr>
        <w:pStyle w:val="CodeHeader"/>
        <w:rPr>
          <w:highlight w:val="white"/>
          <w:lang w:val="sv-SE"/>
        </w:rPr>
      </w:pPr>
      <w:r>
        <w:rPr>
          <w:highlight w:val="white"/>
          <w:lang w:val="sv-SE"/>
        </w:rPr>
        <w:t>MiddleCodeGenerator.cs</w:t>
      </w:r>
    </w:p>
    <w:p w14:paraId="7EE0BFB3" w14:textId="5A3534C5" w:rsidR="00855D78" w:rsidRDefault="00855D78" w:rsidP="00855D78">
      <w:pPr>
        <w:pStyle w:val="Code"/>
        <w:rPr>
          <w:highlight w:val="white"/>
        </w:rPr>
      </w:pPr>
      <w:r w:rsidRPr="00855D78">
        <w:rPr>
          <w:highlight w:val="white"/>
        </w:rPr>
        <w:t xml:space="preserve">    public static Statement ForStatement(Expression </w:t>
      </w:r>
      <w:r w:rsidR="002F35C1">
        <w:rPr>
          <w:highlight w:val="white"/>
        </w:rPr>
        <w:t>initializer</w:t>
      </w:r>
      <w:r w:rsidRPr="00855D78">
        <w:rPr>
          <w:highlight w:val="white"/>
        </w:rPr>
        <w:t>Expression,</w:t>
      </w:r>
    </w:p>
    <w:p w14:paraId="6767481C" w14:textId="6B56C1BF" w:rsidR="00855D78" w:rsidRDefault="00855D78" w:rsidP="00855D78">
      <w:pPr>
        <w:pStyle w:val="Code"/>
        <w:rPr>
          <w:highlight w:val="white"/>
        </w:rPr>
      </w:pPr>
      <w:r>
        <w:rPr>
          <w:highlight w:val="white"/>
        </w:rPr>
        <w:t xml:space="preserve">                        </w:t>
      </w:r>
      <w:r w:rsidRPr="00855D78">
        <w:rPr>
          <w:highlight w:val="white"/>
        </w:rPr>
        <w:t xml:space="preserve"> Expression testExpression, Expression nextExpression,</w:t>
      </w:r>
    </w:p>
    <w:p w14:paraId="61C8FDEB" w14:textId="750471D0" w:rsidR="00855D78" w:rsidRPr="00855D78" w:rsidRDefault="00855D78" w:rsidP="00855D78">
      <w:pPr>
        <w:pStyle w:val="Code"/>
        <w:rPr>
          <w:highlight w:val="white"/>
        </w:rPr>
      </w:pPr>
      <w:r>
        <w:rPr>
          <w:highlight w:val="white"/>
        </w:rPr>
        <w:t xml:space="preserve">                      </w:t>
      </w:r>
      <w:r w:rsidRPr="00855D78">
        <w:rPr>
          <w:highlight w:val="white"/>
        </w:rPr>
        <w:t xml:space="preserve"> </w:t>
      </w:r>
      <w:r>
        <w:rPr>
          <w:highlight w:val="white"/>
        </w:rPr>
        <w:t xml:space="preserve">  </w:t>
      </w:r>
      <w:r w:rsidRPr="00855D78">
        <w:rPr>
          <w:highlight w:val="white"/>
        </w:rPr>
        <w:t>Statement innerStatement) {</w:t>
      </w:r>
    </w:p>
    <w:p w14:paraId="76C1FAA8" w14:textId="77777777" w:rsidR="00855D78" w:rsidRPr="00855D78" w:rsidRDefault="00855D78" w:rsidP="00855D78">
      <w:pPr>
        <w:pStyle w:val="Code"/>
        <w:rPr>
          <w:highlight w:val="white"/>
        </w:rPr>
      </w:pPr>
      <w:r w:rsidRPr="00855D78">
        <w:rPr>
          <w:highlight w:val="white"/>
        </w:rPr>
        <w:t xml:space="preserve">      List&lt;MiddleCode&gt; codeList = new List&lt;MiddleCode&gt;();</w:t>
      </w:r>
    </w:p>
    <w:p w14:paraId="0AB9FA84" w14:textId="77777777" w:rsidR="00855D78" w:rsidRPr="00855D78" w:rsidRDefault="00855D78" w:rsidP="00855D78">
      <w:pPr>
        <w:pStyle w:val="Code"/>
        <w:rPr>
          <w:highlight w:val="white"/>
        </w:rPr>
      </w:pPr>
      <w:r w:rsidRPr="00855D78">
        <w:rPr>
          <w:highlight w:val="white"/>
        </w:rPr>
        <w:t xml:space="preserve">      ISet&lt;MiddleCode&gt; nextSet = new HashSet&lt;MiddleCode&gt;();</w:t>
      </w:r>
    </w:p>
    <w:p w14:paraId="2F855E84" w14:textId="345B0406" w:rsidR="00005E54" w:rsidRPr="00855D78" w:rsidRDefault="00005E54" w:rsidP="00005E54">
      <w:pPr>
        <w:rPr>
          <w:highlight w:val="white"/>
        </w:rPr>
      </w:pPr>
      <w:r>
        <w:rPr>
          <w:highlight w:val="white"/>
        </w:rPr>
        <w:t xml:space="preserve">We add an empty instruction as the target of the </w:t>
      </w:r>
      <w:r w:rsidR="005E1C00">
        <w:rPr>
          <w:highlight w:val="white"/>
        </w:rPr>
        <w:t>test expression, since we do not know if the test expression is not null.</w:t>
      </w:r>
    </w:p>
    <w:p w14:paraId="34AC7AE7" w14:textId="4BD51977" w:rsidR="00144906" w:rsidRPr="00855D78" w:rsidRDefault="00144906" w:rsidP="00144906">
      <w:pPr>
        <w:pStyle w:val="Code"/>
        <w:rPr>
          <w:highlight w:val="white"/>
        </w:rPr>
      </w:pPr>
      <w:r w:rsidRPr="00855D78">
        <w:rPr>
          <w:highlight w:val="white"/>
        </w:rPr>
        <w:t xml:space="preserve">      MiddleCode testTarget = AddMiddleCode(codeList, MiddleOperator.Empty);    </w:t>
      </w:r>
    </w:p>
    <w:p w14:paraId="326AF210" w14:textId="2C7C8AAB" w:rsidR="00005E54" w:rsidRPr="00855D78" w:rsidRDefault="00005E54" w:rsidP="00005E54">
      <w:pPr>
        <w:rPr>
          <w:highlight w:val="white"/>
        </w:rPr>
      </w:pPr>
      <w:r>
        <w:rPr>
          <w:highlight w:val="white"/>
        </w:rPr>
        <w:t xml:space="preserve">If the </w:t>
      </w:r>
      <w:r w:rsidR="002F35C1">
        <w:rPr>
          <w:highlight w:val="white"/>
        </w:rPr>
        <w:t>initializer</w:t>
      </w:r>
      <w:r>
        <w:rPr>
          <w:highlight w:val="white"/>
        </w:rPr>
        <w:t xml:space="preserve"> expression is not null, we add its short list. Note that we the short list instead of the long list since we are only interested of the side effects of the expression, not its value. We also backpatch both its true set and false set to the test target; that is, the beginning of the test expression code.</w:t>
      </w:r>
    </w:p>
    <w:p w14:paraId="09BD2FE0" w14:textId="0139BBA9" w:rsidR="00855D78" w:rsidRPr="00855D78" w:rsidRDefault="00855D78" w:rsidP="00855D78">
      <w:pPr>
        <w:pStyle w:val="Code"/>
        <w:rPr>
          <w:highlight w:val="white"/>
        </w:rPr>
      </w:pPr>
      <w:r w:rsidRPr="00855D78">
        <w:rPr>
          <w:highlight w:val="white"/>
        </w:rPr>
        <w:t xml:space="preserve">      if (</w:t>
      </w:r>
      <w:r w:rsidR="002F35C1">
        <w:rPr>
          <w:highlight w:val="white"/>
        </w:rPr>
        <w:t>initializer</w:t>
      </w:r>
      <w:r w:rsidRPr="00855D78">
        <w:rPr>
          <w:highlight w:val="white"/>
        </w:rPr>
        <w:t>Expression != null) {</w:t>
      </w:r>
    </w:p>
    <w:p w14:paraId="39E25B00" w14:textId="34E6B8F9" w:rsidR="00855D78" w:rsidRDefault="00855D78" w:rsidP="00855D78">
      <w:pPr>
        <w:pStyle w:val="Code"/>
        <w:rPr>
          <w:highlight w:val="white"/>
        </w:rPr>
      </w:pPr>
      <w:r w:rsidRPr="00855D78">
        <w:rPr>
          <w:highlight w:val="white"/>
        </w:rPr>
        <w:t xml:space="preserve">        codeList.AddRange(</w:t>
      </w:r>
      <w:r w:rsidR="002F35C1">
        <w:rPr>
          <w:highlight w:val="white"/>
        </w:rPr>
        <w:t>initializer</w:t>
      </w:r>
      <w:r w:rsidRPr="00855D78">
        <w:rPr>
          <w:highlight w:val="white"/>
        </w:rPr>
        <w:t>Expression.ShortList);</w:t>
      </w:r>
    </w:p>
    <w:p w14:paraId="06E67BC8" w14:textId="15486253" w:rsidR="00756DFC" w:rsidRPr="00855D78" w:rsidRDefault="00756DFC" w:rsidP="00756DFC">
      <w:pPr>
        <w:pStyle w:val="Code"/>
        <w:rPr>
          <w:highlight w:val="white"/>
        </w:rPr>
      </w:pPr>
      <w:r>
        <w:rPr>
          <w:highlight w:val="white"/>
        </w:rPr>
        <w:t xml:space="preserve">        Backpatch(</w:t>
      </w:r>
      <w:r w:rsidR="002F35C1">
        <w:rPr>
          <w:highlight w:val="white"/>
        </w:rPr>
        <w:t>initializer</w:t>
      </w:r>
      <w:r>
        <w:rPr>
          <w:highlight w:val="white"/>
        </w:rPr>
        <w:t>Expression.Symbol.TrueSet, testTarget);</w:t>
      </w:r>
    </w:p>
    <w:p w14:paraId="53274A46" w14:textId="72BA4A51" w:rsidR="00756DFC" w:rsidRPr="00855D78" w:rsidRDefault="00756DFC" w:rsidP="00756DFC">
      <w:pPr>
        <w:pStyle w:val="Code"/>
        <w:rPr>
          <w:highlight w:val="white"/>
        </w:rPr>
      </w:pPr>
      <w:r>
        <w:rPr>
          <w:highlight w:val="white"/>
        </w:rPr>
        <w:t xml:space="preserve">        Backpatch(</w:t>
      </w:r>
      <w:r w:rsidR="002F35C1">
        <w:rPr>
          <w:highlight w:val="white"/>
        </w:rPr>
        <w:t>initializer</w:t>
      </w:r>
      <w:r>
        <w:rPr>
          <w:highlight w:val="white"/>
        </w:rPr>
        <w:t>Expression.Symbol.FalseSet, testTarget);</w:t>
      </w:r>
    </w:p>
    <w:p w14:paraId="3BC9D270" w14:textId="70B76C0A" w:rsidR="00855D78" w:rsidRDefault="00855D78" w:rsidP="00855D78">
      <w:pPr>
        <w:pStyle w:val="Code"/>
        <w:rPr>
          <w:highlight w:val="white"/>
        </w:rPr>
      </w:pPr>
      <w:r w:rsidRPr="00855D78">
        <w:rPr>
          <w:highlight w:val="white"/>
        </w:rPr>
        <w:t xml:space="preserve">      }</w:t>
      </w:r>
    </w:p>
    <w:p w14:paraId="47B8A488" w14:textId="618FA897" w:rsidR="00805910" w:rsidRPr="00855D78" w:rsidRDefault="00E13316" w:rsidP="00E13316">
      <w:pPr>
        <w:rPr>
          <w:highlight w:val="white"/>
        </w:rPr>
      </w:pPr>
      <w:r>
        <w:rPr>
          <w:highlight w:val="white"/>
        </w:rPr>
        <w:t xml:space="preserve">If the test expression is not null, </w:t>
      </w:r>
      <w:r w:rsidR="008D78C6">
        <w:rPr>
          <w:highlight w:val="white"/>
        </w:rPr>
        <w:t>we start by type ca</w:t>
      </w:r>
      <w:r w:rsidR="001D7010">
        <w:rPr>
          <w:highlight w:val="white"/>
        </w:rPr>
        <w:t>st</w:t>
      </w:r>
      <w:r w:rsidR="008D78C6">
        <w:rPr>
          <w:highlight w:val="white"/>
        </w:rPr>
        <w:t>ing it into a logical value</w:t>
      </w:r>
      <w:r w:rsidR="00886E35">
        <w:rPr>
          <w:highlight w:val="white"/>
        </w:rPr>
        <w:t xml:space="preserve"> and add its long list to the code. Not that we add the long list rather than the short list in this case, since we need the value of the expression, rather than just its side effects.</w:t>
      </w:r>
    </w:p>
    <w:p w14:paraId="5926413A" w14:textId="77777777" w:rsidR="003866BF" w:rsidRPr="00EA454B" w:rsidRDefault="003866BF" w:rsidP="00EA454B">
      <w:pPr>
        <w:pStyle w:val="Code"/>
        <w:rPr>
          <w:highlight w:val="white"/>
        </w:rPr>
      </w:pPr>
      <w:r w:rsidRPr="00EA454B">
        <w:rPr>
          <w:highlight w:val="white"/>
        </w:rPr>
        <w:t xml:space="preserve">      if (testExpression != null) {</w:t>
      </w:r>
    </w:p>
    <w:p w14:paraId="2BA13793" w14:textId="77777777" w:rsidR="003866BF" w:rsidRPr="00EA454B" w:rsidRDefault="003866BF" w:rsidP="00EA454B">
      <w:pPr>
        <w:pStyle w:val="Code"/>
        <w:rPr>
          <w:highlight w:val="white"/>
        </w:rPr>
      </w:pPr>
      <w:r w:rsidRPr="00EA454B">
        <w:rPr>
          <w:highlight w:val="white"/>
        </w:rPr>
        <w:t xml:space="preserve">        testExpression = TypeCast.ToLogical(testExpression);</w:t>
      </w:r>
    </w:p>
    <w:p w14:paraId="62DDC34A" w14:textId="77777777" w:rsidR="003866BF" w:rsidRPr="00EA454B" w:rsidRDefault="003866BF" w:rsidP="00EA454B">
      <w:pPr>
        <w:pStyle w:val="Code"/>
        <w:rPr>
          <w:highlight w:val="white"/>
        </w:rPr>
      </w:pPr>
      <w:r w:rsidRPr="00EA454B">
        <w:rPr>
          <w:highlight w:val="white"/>
        </w:rPr>
        <w:t xml:space="preserve">        codeList.AddRange(testExpression.LongList);</w:t>
      </w:r>
    </w:p>
    <w:p w14:paraId="7099D342" w14:textId="77777777" w:rsidR="003866BF" w:rsidRPr="00EA454B" w:rsidRDefault="003866BF" w:rsidP="00EA454B">
      <w:pPr>
        <w:pStyle w:val="Code"/>
        <w:rPr>
          <w:highlight w:val="white"/>
        </w:rPr>
      </w:pPr>
      <w:r w:rsidRPr="00EA454B">
        <w:rPr>
          <w:highlight w:val="white"/>
        </w:rPr>
        <w:t xml:space="preserve">        AddMiddleCode(codeList, MiddleOperator.CheckTrackMapFloatStack);</w:t>
      </w:r>
    </w:p>
    <w:p w14:paraId="1E6416A2" w14:textId="6230A08D" w:rsidR="003866BF" w:rsidRPr="00855D78" w:rsidRDefault="003866BF" w:rsidP="003866BF">
      <w:pPr>
        <w:rPr>
          <w:highlight w:val="white"/>
        </w:rPr>
      </w:pPr>
      <w:r>
        <w:rPr>
          <w:highlight w:val="white"/>
        </w:rPr>
        <w:t>We backpatch the true set of the</w:t>
      </w:r>
      <w:r w:rsidR="0069537E">
        <w:rPr>
          <w:highlight w:val="white"/>
        </w:rPr>
        <w:t xml:space="preserve"> test</w:t>
      </w:r>
      <w:r>
        <w:rPr>
          <w:highlight w:val="white"/>
        </w:rPr>
        <w:t xml:space="preserve"> expression to the </w:t>
      </w:r>
      <w:r w:rsidR="0069537E">
        <w:rPr>
          <w:highlight w:val="white"/>
        </w:rPr>
        <w:t>beginning or the code list of the inner statement.</w:t>
      </w:r>
    </w:p>
    <w:p w14:paraId="584A81F6" w14:textId="77777777" w:rsidR="003866BF" w:rsidRPr="00EA454B" w:rsidRDefault="003866BF" w:rsidP="00EA454B">
      <w:pPr>
        <w:pStyle w:val="Code"/>
        <w:rPr>
          <w:highlight w:val="white"/>
        </w:rPr>
      </w:pPr>
      <w:r w:rsidRPr="00EA454B">
        <w:rPr>
          <w:highlight w:val="white"/>
        </w:rPr>
        <w:t xml:space="preserve">        Backpatch(testExpression.Symbol.TrueSet, innerStatement.CodeList);</w:t>
      </w:r>
    </w:p>
    <w:p w14:paraId="3D68A54A" w14:textId="77777777" w:rsidR="003866BF" w:rsidRPr="00EA454B" w:rsidRDefault="003866BF" w:rsidP="00EA454B">
      <w:pPr>
        <w:pStyle w:val="Code"/>
        <w:rPr>
          <w:highlight w:val="white"/>
        </w:rPr>
      </w:pPr>
      <w:r w:rsidRPr="00EA454B">
        <w:rPr>
          <w:highlight w:val="white"/>
        </w:rPr>
        <w:t xml:space="preserve">        nextSet.UnionWith(testExpression.Symbol.FalseSet);</w:t>
      </w:r>
    </w:p>
    <w:p w14:paraId="7299E970" w14:textId="77777777" w:rsidR="003866BF" w:rsidRPr="00EA454B" w:rsidRDefault="003866BF" w:rsidP="00EA454B">
      <w:pPr>
        <w:pStyle w:val="Code"/>
        <w:rPr>
          <w:highlight w:val="white"/>
        </w:rPr>
      </w:pPr>
      <w:r w:rsidRPr="00EA454B">
        <w:rPr>
          <w:highlight w:val="white"/>
        </w:rPr>
        <w:t xml:space="preserve">      }</w:t>
      </w:r>
    </w:p>
    <w:p w14:paraId="6EEB5CA1" w14:textId="018A1812" w:rsidR="00855D78" w:rsidRPr="00855D78" w:rsidRDefault="003C063E" w:rsidP="003C063E">
      <w:pPr>
        <w:rPr>
          <w:highlight w:val="white"/>
        </w:rPr>
      </w:pPr>
      <w:r>
        <w:rPr>
          <w:highlight w:val="white"/>
        </w:rPr>
        <w:t>We add the code list of the inner statement.</w:t>
      </w:r>
      <w:r w:rsidR="009A15D4">
        <w:rPr>
          <w:highlight w:val="white"/>
        </w:rPr>
        <w:t xml:space="preserve"> We then add </w:t>
      </w:r>
      <w:r w:rsidR="00C851D8">
        <w:rPr>
          <w:highlight w:val="white"/>
        </w:rPr>
        <w:t>the next target instruction and backpatch the next set of the code of the inner statement since we</w:t>
      </w:r>
      <w:r w:rsidR="009C11D6">
        <w:rPr>
          <w:highlight w:val="white"/>
        </w:rPr>
        <w:t xml:space="preserve"> do not know if the next expression is not null.</w:t>
      </w:r>
    </w:p>
    <w:p w14:paraId="564D87AB" w14:textId="77777777" w:rsidR="00855D78" w:rsidRPr="00855D78" w:rsidRDefault="00855D78" w:rsidP="00855D78">
      <w:pPr>
        <w:pStyle w:val="Code"/>
        <w:rPr>
          <w:highlight w:val="white"/>
        </w:rPr>
      </w:pPr>
      <w:r w:rsidRPr="00855D78">
        <w:rPr>
          <w:highlight w:val="white"/>
        </w:rPr>
        <w:t xml:space="preserve">      codeList.AddRange(innerStatement.CodeList);</w:t>
      </w:r>
    </w:p>
    <w:p w14:paraId="775A9CA2" w14:textId="77777777" w:rsidR="00855D78" w:rsidRPr="00855D78" w:rsidRDefault="00855D78" w:rsidP="00855D78">
      <w:pPr>
        <w:pStyle w:val="Code"/>
        <w:rPr>
          <w:highlight w:val="white"/>
        </w:rPr>
      </w:pPr>
      <w:r w:rsidRPr="00855D78">
        <w:rPr>
          <w:highlight w:val="white"/>
        </w:rPr>
        <w:t xml:space="preserve">      MiddleCode nextTarget = AddMiddleCode(codeList, MiddleOperator.Empty);</w:t>
      </w:r>
    </w:p>
    <w:p w14:paraId="6A37FA2B" w14:textId="77777777" w:rsidR="00855D78" w:rsidRPr="00855D78" w:rsidRDefault="00855D78" w:rsidP="00855D78">
      <w:pPr>
        <w:pStyle w:val="Code"/>
        <w:rPr>
          <w:highlight w:val="white"/>
        </w:rPr>
      </w:pPr>
      <w:r w:rsidRPr="00855D78">
        <w:rPr>
          <w:highlight w:val="white"/>
        </w:rPr>
        <w:t xml:space="preserve">      Backpatch(innerStatement.NextSet, nextTarget);</w:t>
      </w:r>
    </w:p>
    <w:p w14:paraId="008545A0" w14:textId="1668C44E" w:rsidR="00855D78" w:rsidRPr="00855D78" w:rsidRDefault="00ED7EF2" w:rsidP="00ED7EF2">
      <w:pPr>
        <w:rPr>
          <w:highlight w:val="white"/>
        </w:rPr>
      </w:pPr>
      <w:r>
        <w:rPr>
          <w:highlight w:val="white"/>
        </w:rPr>
        <w:t>If the next expression is not null</w:t>
      </w:r>
      <w:r w:rsidR="009E1FD9">
        <w:rPr>
          <w:highlight w:val="white"/>
        </w:rPr>
        <w:t xml:space="preserve">, </w:t>
      </w:r>
      <w:r w:rsidR="005E1C00">
        <w:rPr>
          <w:highlight w:val="white"/>
        </w:rPr>
        <w:t xml:space="preserve">we add its short list and backpatch its true set and false set to the </w:t>
      </w:r>
    </w:p>
    <w:p w14:paraId="13CCC439" w14:textId="77777777" w:rsidR="00855D78" w:rsidRPr="00855D78" w:rsidRDefault="00855D78" w:rsidP="00855D78">
      <w:pPr>
        <w:pStyle w:val="Code"/>
        <w:rPr>
          <w:highlight w:val="white"/>
        </w:rPr>
      </w:pPr>
      <w:r w:rsidRPr="00855D78">
        <w:rPr>
          <w:highlight w:val="white"/>
        </w:rPr>
        <w:lastRenderedPageBreak/>
        <w:t xml:space="preserve">      if (nextExpression != null) {</w:t>
      </w:r>
    </w:p>
    <w:p w14:paraId="319081EC" w14:textId="77777777" w:rsidR="00855D78" w:rsidRPr="00855D78" w:rsidRDefault="00855D78" w:rsidP="00855D78">
      <w:pPr>
        <w:pStyle w:val="Code"/>
        <w:rPr>
          <w:highlight w:val="white"/>
        </w:rPr>
      </w:pPr>
      <w:r w:rsidRPr="00855D78">
        <w:rPr>
          <w:highlight w:val="white"/>
        </w:rPr>
        <w:t xml:space="preserve">        codeList.AddRange(nextExpression.ShortList);</w:t>
      </w:r>
    </w:p>
    <w:p w14:paraId="78394D4F" w14:textId="6A4CFD73" w:rsidR="00756DFC" w:rsidRPr="00855D78" w:rsidRDefault="00756DFC" w:rsidP="00756DFC">
      <w:pPr>
        <w:pStyle w:val="Code"/>
        <w:rPr>
          <w:highlight w:val="white"/>
        </w:rPr>
      </w:pPr>
      <w:r>
        <w:rPr>
          <w:highlight w:val="white"/>
        </w:rPr>
        <w:t xml:space="preserve">        Backpatch(</w:t>
      </w:r>
      <w:r w:rsidRPr="00855D78">
        <w:rPr>
          <w:highlight w:val="white"/>
        </w:rPr>
        <w:t>nextExpression</w:t>
      </w:r>
      <w:r>
        <w:rPr>
          <w:highlight w:val="white"/>
        </w:rPr>
        <w:t>.Symbol.TrueSet, testTarget);</w:t>
      </w:r>
    </w:p>
    <w:p w14:paraId="4957B766" w14:textId="35F74634" w:rsidR="00756DFC" w:rsidRPr="00855D78" w:rsidRDefault="00756DFC" w:rsidP="00756DFC">
      <w:pPr>
        <w:pStyle w:val="Code"/>
        <w:rPr>
          <w:highlight w:val="white"/>
        </w:rPr>
      </w:pPr>
      <w:r>
        <w:rPr>
          <w:highlight w:val="white"/>
        </w:rPr>
        <w:t xml:space="preserve">        Backpatch(</w:t>
      </w:r>
      <w:r w:rsidRPr="00855D78">
        <w:rPr>
          <w:highlight w:val="white"/>
        </w:rPr>
        <w:t>nextExpression</w:t>
      </w:r>
      <w:r>
        <w:rPr>
          <w:highlight w:val="white"/>
        </w:rPr>
        <w:t>.Symbol.FalseSet, testTarget);</w:t>
      </w:r>
    </w:p>
    <w:p w14:paraId="7817FFF6" w14:textId="6273942C" w:rsidR="00855D78" w:rsidRPr="00855D78" w:rsidRDefault="00855D78" w:rsidP="00855D78">
      <w:pPr>
        <w:pStyle w:val="Code"/>
        <w:rPr>
          <w:highlight w:val="white"/>
        </w:rPr>
      </w:pPr>
      <w:r w:rsidRPr="00855D78">
        <w:rPr>
          <w:highlight w:val="white"/>
        </w:rPr>
        <w:t xml:space="preserve">      }</w:t>
      </w:r>
    </w:p>
    <w:p w14:paraId="61EC2F32" w14:textId="77777777" w:rsidR="00185176" w:rsidRPr="00383ED8" w:rsidRDefault="00185176" w:rsidP="00185176">
      <w:r>
        <w:t>Finally, like the while case, the continue set is backpatched to the beginning of the test expression and the break set is backpatched to the beginning of the statement following the while statement.</w:t>
      </w:r>
      <w:r w:rsidRPr="00855D78">
        <w:rPr>
          <w:highlight w:val="white"/>
        </w:rPr>
        <w:t xml:space="preserve">    </w:t>
      </w:r>
    </w:p>
    <w:p w14:paraId="4BC37751" w14:textId="77777777" w:rsidR="00855D78" w:rsidRPr="00855D78" w:rsidRDefault="00855D78" w:rsidP="00855D78">
      <w:pPr>
        <w:pStyle w:val="Code"/>
        <w:rPr>
          <w:highlight w:val="white"/>
        </w:rPr>
      </w:pPr>
      <w:r w:rsidRPr="00855D78">
        <w:rPr>
          <w:highlight w:val="white"/>
        </w:rPr>
        <w:t xml:space="preserve">      AddMiddleCode(codeList, MiddleOperator.Goto, testTarget);</w:t>
      </w:r>
    </w:p>
    <w:p w14:paraId="24C532B9" w14:textId="77777777" w:rsidR="00855D78" w:rsidRPr="00855D78" w:rsidRDefault="00855D78" w:rsidP="00855D78">
      <w:pPr>
        <w:pStyle w:val="Code"/>
        <w:rPr>
          <w:highlight w:val="white"/>
        </w:rPr>
      </w:pPr>
      <w:r w:rsidRPr="00855D78">
        <w:rPr>
          <w:highlight w:val="white"/>
        </w:rPr>
        <w:t xml:space="preserve">      Backpatch(m_continueSetStack.Pop(), nextTarget);</w:t>
      </w:r>
    </w:p>
    <w:p w14:paraId="3C37A3F2" w14:textId="77777777" w:rsidR="00855D78" w:rsidRPr="00855D78" w:rsidRDefault="00855D78" w:rsidP="00855D78">
      <w:pPr>
        <w:pStyle w:val="Code"/>
        <w:rPr>
          <w:highlight w:val="white"/>
        </w:rPr>
      </w:pPr>
      <w:r w:rsidRPr="00855D78">
        <w:rPr>
          <w:highlight w:val="white"/>
        </w:rPr>
        <w:t xml:space="preserve">      nextSet.UnionWith(m_breakSetStack.Pop());</w:t>
      </w:r>
    </w:p>
    <w:p w14:paraId="04ABE893" w14:textId="77777777" w:rsidR="009A353B" w:rsidRDefault="009A353B" w:rsidP="00855D78">
      <w:pPr>
        <w:pStyle w:val="Code"/>
        <w:rPr>
          <w:highlight w:val="white"/>
        </w:rPr>
      </w:pPr>
    </w:p>
    <w:p w14:paraId="3DF945ED" w14:textId="5978A702" w:rsidR="00855D78" w:rsidRPr="00855D78" w:rsidRDefault="00855D78" w:rsidP="00855D78">
      <w:pPr>
        <w:pStyle w:val="Code"/>
        <w:rPr>
          <w:highlight w:val="white"/>
        </w:rPr>
      </w:pPr>
      <w:r w:rsidRPr="00855D78">
        <w:rPr>
          <w:highlight w:val="white"/>
        </w:rPr>
        <w:t xml:space="preserve">      return (new Statement(codeList, nextSet));</w:t>
      </w:r>
    </w:p>
    <w:p w14:paraId="631BCBDB" w14:textId="0DF2CAAD" w:rsidR="006737CD" w:rsidRPr="00855D78" w:rsidRDefault="00855D78" w:rsidP="00855D78">
      <w:pPr>
        <w:pStyle w:val="Code"/>
        <w:rPr>
          <w:highlight w:val="white"/>
        </w:rPr>
      </w:pPr>
      <w:r w:rsidRPr="00855D78">
        <w:rPr>
          <w:highlight w:val="white"/>
        </w:rPr>
        <w:t xml:space="preserve">    }</w:t>
      </w:r>
    </w:p>
    <w:p w14:paraId="278EEE5A" w14:textId="5EC2A14F" w:rsidR="006C67B8" w:rsidRDefault="00AB1C70" w:rsidP="006C67B8">
      <w:pPr>
        <w:pStyle w:val="Rubrik3"/>
      </w:pPr>
      <w:r>
        <w:t>Label and Goto Statement</w:t>
      </w:r>
    </w:p>
    <w:p w14:paraId="3D4A6642" w14:textId="404C833E" w:rsidR="009845B3" w:rsidRPr="00B41019" w:rsidRDefault="009845B3" w:rsidP="009845B3">
      <w:r>
        <w:t>The label statement is quite simple, we just add the name of the label together with the line number of the beginning of the statement following the label to Main.LabelMap and check that the label has not been added already. The labels are used as targets of goto statements.</w:t>
      </w:r>
      <w:r w:rsidR="000E2D59">
        <w:t xml:space="preserve"> </w:t>
      </w:r>
      <w:r w:rsidR="000E2D59" w:rsidRPr="00BD4B2D">
        <w:t>As we all know, goto has no place in well-</w:t>
      </w:r>
      <w:r w:rsidR="00BD1C4E" w:rsidRPr="00BD4B2D">
        <w:t>structured</w:t>
      </w:r>
      <w:r w:rsidR="000E2D59" w:rsidRPr="00BD4B2D">
        <w:t xml:space="preserve"> programs. </w:t>
      </w:r>
      <w:r w:rsidR="000E2D59" w:rsidRPr="00CC64B1">
        <w:t xml:space="preserve">Labels and goto are included in </w:t>
      </w:r>
      <w:r w:rsidR="00BD1C4E">
        <w:t xml:space="preserve">C </w:t>
      </w:r>
      <w:r w:rsidR="000E2D59" w:rsidRPr="00CC64B1">
        <w:t xml:space="preserve">of historical reasons only. </w:t>
      </w:r>
      <w:r w:rsidR="000E2D59" w:rsidRPr="00E01F3C">
        <w:t>Mo</w:t>
      </w:r>
      <w:r w:rsidR="000E2D59">
        <w:t xml:space="preserve">re recent </w:t>
      </w:r>
      <w:r w:rsidR="000E2D59" w:rsidRPr="00E01F3C">
        <w:t>languages have omitted goto.</w:t>
      </w:r>
    </w:p>
    <w:p w14:paraId="786481CA" w14:textId="537F5369" w:rsidR="00932FB0" w:rsidRDefault="00932FB0" w:rsidP="00932FB0">
      <w:pPr>
        <w:pStyle w:val="CodeHeader"/>
      </w:pPr>
      <w:r>
        <w:t>MainParser.cs</w:t>
      </w:r>
    </w:p>
    <w:p w14:paraId="70F21322" w14:textId="76DA3BCD" w:rsidR="00681C0F" w:rsidRDefault="00681C0F" w:rsidP="00681C0F">
      <w:pPr>
        <w:pStyle w:val="Code"/>
        <w:rPr>
          <w:highlight w:val="white"/>
          <w:lang w:val="sv-SE"/>
        </w:rPr>
      </w:pPr>
      <w:r>
        <w:rPr>
          <w:highlight w:val="white"/>
          <w:lang w:val="sv-SE"/>
        </w:rPr>
        <w:t>opened_statement:</w:t>
      </w:r>
    </w:p>
    <w:p w14:paraId="6DF29960" w14:textId="688B28D6" w:rsidR="00681C0F" w:rsidRDefault="00681C0F" w:rsidP="00681C0F">
      <w:pPr>
        <w:pStyle w:val="Code"/>
        <w:rPr>
          <w:highlight w:val="white"/>
          <w:lang w:val="sv-SE"/>
        </w:rPr>
      </w:pPr>
      <w:r>
        <w:rPr>
          <w:highlight w:val="white"/>
          <w:lang w:val="sv-SE"/>
        </w:rPr>
        <w:t xml:space="preserve">    NAME COLON opened_statement {</w:t>
      </w:r>
    </w:p>
    <w:p w14:paraId="0EF2DADC" w14:textId="77777777" w:rsidR="00681C0F" w:rsidRDefault="00681C0F" w:rsidP="00681C0F">
      <w:pPr>
        <w:pStyle w:val="Code"/>
        <w:rPr>
          <w:highlight w:val="white"/>
          <w:lang w:val="sv-SE"/>
        </w:rPr>
      </w:pPr>
      <w:r>
        <w:rPr>
          <w:highlight w:val="white"/>
          <w:lang w:val="sv-SE"/>
        </w:rPr>
        <w:t xml:space="preserve">      $$ = MiddleCodeGenerator.LabelStatement($1, $3);</w:t>
      </w:r>
    </w:p>
    <w:p w14:paraId="15C2DB74" w14:textId="77777777" w:rsidR="00681C0F" w:rsidRDefault="00681C0F" w:rsidP="00681C0F">
      <w:pPr>
        <w:pStyle w:val="Code"/>
        <w:rPr>
          <w:highlight w:val="white"/>
          <w:lang w:val="sv-SE"/>
        </w:rPr>
      </w:pPr>
      <w:r>
        <w:rPr>
          <w:highlight w:val="white"/>
          <w:lang w:val="sv-SE"/>
        </w:rPr>
        <w:t xml:space="preserve">    };</w:t>
      </w:r>
    </w:p>
    <w:p w14:paraId="0EEC1940" w14:textId="77777777" w:rsidR="00681C0F" w:rsidRDefault="00681C0F" w:rsidP="00681C0F">
      <w:pPr>
        <w:pStyle w:val="Code"/>
        <w:rPr>
          <w:highlight w:val="white"/>
          <w:lang w:val="sv-SE"/>
        </w:rPr>
      </w:pPr>
    </w:p>
    <w:p w14:paraId="49AD1FD9" w14:textId="6D451965" w:rsidR="00BB3E2F" w:rsidRDefault="00BB3E2F" w:rsidP="00C87195">
      <w:pPr>
        <w:pStyle w:val="Code"/>
        <w:rPr>
          <w:highlight w:val="white"/>
          <w:lang w:val="sv-SE"/>
        </w:rPr>
      </w:pPr>
      <w:r>
        <w:rPr>
          <w:highlight w:val="white"/>
          <w:lang w:val="sv-SE"/>
        </w:rPr>
        <w:t>closed_statement:</w:t>
      </w:r>
    </w:p>
    <w:p w14:paraId="6361F76F" w14:textId="00643A45" w:rsidR="00BB3E2F" w:rsidRDefault="00BB3E2F" w:rsidP="00C87195">
      <w:pPr>
        <w:pStyle w:val="Code"/>
        <w:rPr>
          <w:highlight w:val="white"/>
          <w:lang w:val="sv-SE"/>
        </w:rPr>
      </w:pPr>
      <w:r>
        <w:rPr>
          <w:highlight w:val="white"/>
          <w:lang w:val="sv-SE"/>
        </w:rPr>
        <w:t xml:space="preserve">    GOTO NAME SEMICOLON {</w:t>
      </w:r>
    </w:p>
    <w:p w14:paraId="405E4C5E" w14:textId="77777777" w:rsidR="00BB3E2F" w:rsidRDefault="00BB3E2F" w:rsidP="00C87195">
      <w:pPr>
        <w:pStyle w:val="Code"/>
        <w:rPr>
          <w:highlight w:val="white"/>
          <w:lang w:val="sv-SE"/>
        </w:rPr>
      </w:pPr>
      <w:r>
        <w:rPr>
          <w:highlight w:val="white"/>
          <w:lang w:val="sv-SE"/>
        </w:rPr>
        <w:t xml:space="preserve">      $$ = MiddleCodeGenerator.GotoStatement($2);</w:t>
      </w:r>
    </w:p>
    <w:p w14:paraId="7CA49354" w14:textId="12D06577" w:rsidR="00BB3E2F" w:rsidRDefault="00BB3E2F" w:rsidP="00C87195">
      <w:pPr>
        <w:pStyle w:val="Code"/>
        <w:rPr>
          <w:highlight w:val="white"/>
          <w:lang w:val="sv-SE"/>
        </w:rPr>
      </w:pPr>
      <w:r>
        <w:rPr>
          <w:highlight w:val="white"/>
          <w:lang w:val="sv-SE"/>
        </w:rPr>
        <w:t xml:space="preserve">    }</w:t>
      </w:r>
    </w:p>
    <w:p w14:paraId="5FD13330" w14:textId="77777777" w:rsidR="009B368A" w:rsidRDefault="009B368A" w:rsidP="00C87195">
      <w:pPr>
        <w:pStyle w:val="Code"/>
        <w:rPr>
          <w:highlight w:val="white"/>
          <w:lang w:val="sv-SE"/>
        </w:rPr>
      </w:pPr>
    </w:p>
    <w:p w14:paraId="280A6231" w14:textId="0073F721" w:rsidR="00021816" w:rsidRDefault="00021816" w:rsidP="00021816">
      <w:r>
        <w:t xml:space="preserve">To keep track of the label statements we have </w:t>
      </w:r>
      <w:r w:rsidR="002D1E89">
        <w:t>the</w:t>
      </w:r>
      <w:r>
        <w:t xml:space="preserve"> label map </w:t>
      </w:r>
      <w:r w:rsidR="002D1E89" w:rsidRPr="002D1E89">
        <w:rPr>
          <w:rStyle w:val="KeyWord0"/>
          <w:highlight w:val="white"/>
        </w:rPr>
        <w:t>m_labelMap</w:t>
      </w:r>
      <w:r w:rsidR="002D1E89">
        <w:t xml:space="preserve"> </w:t>
      </w:r>
      <w:r>
        <w:t xml:space="preserve">with </w:t>
      </w:r>
      <w:r w:rsidR="00CD3C5F">
        <w:t xml:space="preserve">the label name as key and the </w:t>
      </w:r>
      <w:r w:rsidR="00C94206">
        <w:t xml:space="preserve">first </w:t>
      </w:r>
      <w:r w:rsidR="00CD3C5F">
        <w:t>middle code instruction</w:t>
      </w:r>
      <w:r w:rsidR="00C94206">
        <w:t xml:space="preserve"> of the following statement as value. </w:t>
      </w:r>
    </w:p>
    <w:p w14:paraId="642048DA" w14:textId="583C9AC5" w:rsidR="00932FB0" w:rsidRDefault="00D509E6" w:rsidP="00932FB0">
      <w:pPr>
        <w:pStyle w:val="CodeHeader"/>
      </w:pPr>
      <w:r>
        <w:t>MiddleCodeGenerator.cs</w:t>
      </w:r>
    </w:p>
    <w:p w14:paraId="02178460" w14:textId="50D8CD1B" w:rsidR="002B02D5" w:rsidRDefault="002B02D5" w:rsidP="002B02D5">
      <w:pPr>
        <w:pStyle w:val="Code"/>
        <w:rPr>
          <w:highlight w:val="white"/>
        </w:rPr>
      </w:pPr>
      <w:r w:rsidRPr="002B02D5">
        <w:rPr>
          <w:highlight w:val="white"/>
        </w:rPr>
        <w:t xml:space="preserve">    public static IDictionary&lt;string, MiddleCode&gt; </w:t>
      </w:r>
      <w:r w:rsidR="009B368A">
        <w:rPr>
          <w:highlight w:val="white"/>
        </w:rPr>
        <w:t>m_labelMap</w:t>
      </w:r>
      <w:r w:rsidRPr="002B02D5">
        <w:rPr>
          <w:highlight w:val="white"/>
        </w:rPr>
        <w:t xml:space="preserve"> =</w:t>
      </w:r>
    </w:p>
    <w:p w14:paraId="70201007" w14:textId="5FAC45E6" w:rsidR="002B02D5" w:rsidRPr="002B02D5" w:rsidRDefault="002B02D5" w:rsidP="002B02D5">
      <w:pPr>
        <w:pStyle w:val="Code"/>
        <w:rPr>
          <w:highlight w:val="white"/>
        </w:rPr>
      </w:pPr>
      <w:r>
        <w:rPr>
          <w:highlight w:val="white"/>
        </w:rPr>
        <w:t xml:space="preserve">     </w:t>
      </w:r>
      <w:r w:rsidRPr="002B02D5">
        <w:rPr>
          <w:highlight w:val="white"/>
        </w:rPr>
        <w:t xml:space="preserve"> new Dictionary&lt;string, MiddleCode&gt;();</w:t>
      </w:r>
    </w:p>
    <w:p w14:paraId="1354BDA9" w14:textId="77777777" w:rsidR="004006F9" w:rsidRDefault="004006F9" w:rsidP="002B02D5">
      <w:pPr>
        <w:pStyle w:val="Code"/>
        <w:rPr>
          <w:highlight w:val="white"/>
        </w:rPr>
      </w:pPr>
    </w:p>
    <w:p w14:paraId="73511433" w14:textId="731BFA0D" w:rsidR="002B02D5" w:rsidRDefault="002B02D5" w:rsidP="002B02D5">
      <w:pPr>
        <w:pStyle w:val="Code"/>
        <w:rPr>
          <w:highlight w:val="white"/>
        </w:rPr>
      </w:pPr>
      <w:r w:rsidRPr="002B02D5">
        <w:rPr>
          <w:highlight w:val="white"/>
        </w:rPr>
        <w:t xml:space="preserve">    public static Statement LabelStatement(string labelName,</w:t>
      </w:r>
    </w:p>
    <w:p w14:paraId="6E90C8AD" w14:textId="73E1AC4B" w:rsidR="002B02D5" w:rsidRDefault="002B02D5" w:rsidP="002B02D5">
      <w:pPr>
        <w:pStyle w:val="Code"/>
        <w:rPr>
          <w:highlight w:val="white"/>
        </w:rPr>
      </w:pPr>
      <w:r>
        <w:rPr>
          <w:highlight w:val="white"/>
        </w:rPr>
        <w:t xml:space="preserve">                                          </w:t>
      </w:r>
      <w:r w:rsidRPr="002B02D5">
        <w:rPr>
          <w:highlight w:val="white"/>
        </w:rPr>
        <w:t xml:space="preserve"> Statement statement) {</w:t>
      </w:r>
    </w:p>
    <w:p w14:paraId="339BB1E2" w14:textId="32BEBD13" w:rsidR="002D73F8" w:rsidRPr="002B02D5" w:rsidRDefault="002D73F8" w:rsidP="002F7988">
      <w:pPr>
        <w:rPr>
          <w:highlight w:val="white"/>
        </w:rPr>
      </w:pPr>
      <w:r>
        <w:rPr>
          <w:highlight w:val="white"/>
        </w:rPr>
        <w:t>If the labe</w:t>
      </w:r>
      <w:r w:rsidR="002F7988">
        <w:rPr>
          <w:highlight w:val="white"/>
        </w:rPr>
        <w:t>l</w:t>
      </w:r>
      <w:r>
        <w:rPr>
          <w:highlight w:val="white"/>
        </w:rPr>
        <w:t xml:space="preserve"> map already hold the label </w:t>
      </w:r>
      <w:r w:rsidR="002F7988">
        <w:rPr>
          <w:highlight w:val="white"/>
        </w:rPr>
        <w:t>name as a key, we have two labels with the same name and an error is reported.</w:t>
      </w:r>
    </w:p>
    <w:p w14:paraId="5A3ADF6C" w14:textId="6FB90DE3" w:rsidR="002B02D5" w:rsidRDefault="002B02D5" w:rsidP="002B02D5">
      <w:pPr>
        <w:pStyle w:val="Code"/>
        <w:rPr>
          <w:highlight w:val="white"/>
        </w:rPr>
      </w:pPr>
      <w:r w:rsidRPr="002B02D5">
        <w:rPr>
          <w:highlight w:val="white"/>
        </w:rPr>
        <w:t xml:space="preserve">      Assert.Error(!</w:t>
      </w:r>
      <w:r w:rsidR="009B368A">
        <w:rPr>
          <w:highlight w:val="white"/>
        </w:rPr>
        <w:t>m_labelMap</w:t>
      </w:r>
      <w:r w:rsidRPr="002B02D5">
        <w:rPr>
          <w:highlight w:val="white"/>
        </w:rPr>
        <w:t>.ContainsKey(labelName),</w:t>
      </w:r>
    </w:p>
    <w:p w14:paraId="436F968C" w14:textId="269B1CF2" w:rsidR="002B02D5" w:rsidRPr="002B02D5" w:rsidRDefault="002B02D5" w:rsidP="002B02D5">
      <w:pPr>
        <w:pStyle w:val="Code"/>
        <w:rPr>
          <w:highlight w:val="white"/>
        </w:rPr>
      </w:pPr>
      <w:r>
        <w:rPr>
          <w:highlight w:val="white"/>
        </w:rPr>
        <w:t xml:space="preserve">                  </w:t>
      </w:r>
      <w:r w:rsidRPr="002B02D5">
        <w:rPr>
          <w:highlight w:val="white"/>
        </w:rPr>
        <w:t xml:space="preserve"> labelName, Message.Defined_twice);</w:t>
      </w:r>
    </w:p>
    <w:p w14:paraId="2AEF62E2" w14:textId="7D7834BB" w:rsidR="002B02D5" w:rsidRPr="002B02D5" w:rsidRDefault="002B02D5" w:rsidP="002B02D5">
      <w:pPr>
        <w:pStyle w:val="Code"/>
        <w:rPr>
          <w:highlight w:val="white"/>
        </w:rPr>
      </w:pPr>
      <w:r w:rsidRPr="002B02D5">
        <w:rPr>
          <w:highlight w:val="white"/>
        </w:rPr>
        <w:t xml:space="preserve">      </w:t>
      </w:r>
      <w:r w:rsidR="009B368A">
        <w:rPr>
          <w:highlight w:val="white"/>
        </w:rPr>
        <w:t>m_labelMap</w:t>
      </w:r>
      <w:r w:rsidRPr="002B02D5">
        <w:rPr>
          <w:highlight w:val="white"/>
        </w:rPr>
        <w:t>.Add(labelName, GetFirst(statement.CodeList));</w:t>
      </w:r>
    </w:p>
    <w:p w14:paraId="3CB152C4" w14:textId="77777777" w:rsidR="002B02D5" w:rsidRPr="002B02D5" w:rsidRDefault="002B02D5" w:rsidP="002B02D5">
      <w:pPr>
        <w:pStyle w:val="Code"/>
        <w:rPr>
          <w:highlight w:val="white"/>
        </w:rPr>
      </w:pPr>
      <w:r w:rsidRPr="002B02D5">
        <w:rPr>
          <w:highlight w:val="white"/>
        </w:rPr>
        <w:t xml:space="preserve">      return statement;</w:t>
      </w:r>
    </w:p>
    <w:p w14:paraId="79C0FACC" w14:textId="77777777" w:rsidR="002B02D5" w:rsidRPr="002B02D5" w:rsidRDefault="002B02D5" w:rsidP="002B02D5">
      <w:pPr>
        <w:pStyle w:val="Code"/>
        <w:rPr>
          <w:highlight w:val="white"/>
        </w:rPr>
      </w:pPr>
      <w:r w:rsidRPr="002B02D5">
        <w:rPr>
          <w:highlight w:val="white"/>
        </w:rPr>
        <w:t xml:space="preserve">    }</w:t>
      </w:r>
    </w:p>
    <w:p w14:paraId="7B625CE4" w14:textId="07C8A0D6" w:rsidR="002B02D5" w:rsidRPr="00B4298B" w:rsidRDefault="003A3644" w:rsidP="00B4298B">
      <w:r>
        <w:t xml:space="preserve">We also have </w:t>
      </w:r>
      <w:r w:rsidR="00567F5C">
        <w:t>the</w:t>
      </w:r>
      <w:r>
        <w:t xml:space="preserve"> goto set map</w:t>
      </w:r>
      <w:r w:rsidR="00567F5C">
        <w:t xml:space="preserve"> </w:t>
      </w:r>
      <w:r w:rsidR="00567F5C" w:rsidRPr="00567F5C">
        <w:rPr>
          <w:rStyle w:val="KeyWord0"/>
          <w:highlight w:val="white"/>
        </w:rPr>
        <w:t>m_gotoSetMap</w:t>
      </w:r>
      <w:r>
        <w:t xml:space="preserve"> </w:t>
      </w:r>
      <w:r w:rsidR="00567F5C">
        <w:t>with the label name as key and the goto middle code instruction as value.</w:t>
      </w:r>
      <w:r>
        <w:t xml:space="preserve"> </w:t>
      </w:r>
    </w:p>
    <w:p w14:paraId="34FCB677" w14:textId="77777777" w:rsidR="004006F9" w:rsidRDefault="004006F9" w:rsidP="004006F9">
      <w:pPr>
        <w:pStyle w:val="Code"/>
        <w:rPr>
          <w:highlight w:val="white"/>
        </w:rPr>
      </w:pPr>
      <w:r w:rsidRPr="002B02D5">
        <w:rPr>
          <w:highlight w:val="white"/>
        </w:rPr>
        <w:lastRenderedPageBreak/>
        <w:t xml:space="preserve">    public static IDictionary&lt;string, ISet&lt;MiddleCode&gt;&gt; m_gotoSetMap =</w:t>
      </w:r>
    </w:p>
    <w:p w14:paraId="5DF0C44D" w14:textId="77777777" w:rsidR="004006F9" w:rsidRPr="002B02D5" w:rsidRDefault="004006F9" w:rsidP="004006F9">
      <w:pPr>
        <w:pStyle w:val="Code"/>
        <w:rPr>
          <w:highlight w:val="white"/>
        </w:rPr>
      </w:pPr>
      <w:r>
        <w:rPr>
          <w:highlight w:val="white"/>
        </w:rPr>
        <w:t xml:space="preserve">     </w:t>
      </w:r>
      <w:r w:rsidRPr="002B02D5">
        <w:rPr>
          <w:highlight w:val="white"/>
        </w:rPr>
        <w:t xml:space="preserve"> new Dictionary&lt;string, ISet&lt;MiddleCode&gt;&gt;();</w:t>
      </w:r>
    </w:p>
    <w:p w14:paraId="78A7AC57" w14:textId="05D03EC9" w:rsidR="004006F9" w:rsidRPr="00280618" w:rsidRDefault="001F17EA" w:rsidP="001F17EA">
      <w:pPr>
        <w:rPr>
          <w:highlight w:val="white"/>
        </w:rPr>
      </w:pPr>
      <w:r>
        <w:rPr>
          <w:highlight w:val="white"/>
        </w:rPr>
        <w:t xml:space="preserve">In the </w:t>
      </w:r>
      <w:r w:rsidRPr="001F17EA">
        <w:rPr>
          <w:rStyle w:val="KeyWord0"/>
          <w:highlight w:val="white"/>
        </w:rPr>
        <w:t>GotoStatement</w:t>
      </w:r>
      <w:r>
        <w:rPr>
          <w:highlight w:val="white"/>
        </w:rPr>
        <w:t xml:space="preserve"> method we </w:t>
      </w:r>
      <w:r w:rsidR="00D371A3">
        <w:rPr>
          <w:highlight w:val="white"/>
        </w:rPr>
        <w:t>start by adding middle code holding a goto instruction.</w:t>
      </w:r>
    </w:p>
    <w:p w14:paraId="14038C92" w14:textId="77777777" w:rsidR="00567F5C" w:rsidRPr="00280618" w:rsidRDefault="00567F5C" w:rsidP="00280618">
      <w:pPr>
        <w:pStyle w:val="Code"/>
        <w:rPr>
          <w:highlight w:val="white"/>
        </w:rPr>
      </w:pPr>
      <w:r w:rsidRPr="00280618">
        <w:rPr>
          <w:highlight w:val="white"/>
        </w:rPr>
        <w:t xml:space="preserve">    public static Statement GotoStatement(string labelName) {</w:t>
      </w:r>
    </w:p>
    <w:p w14:paraId="67346B91" w14:textId="77777777" w:rsidR="00567F5C" w:rsidRPr="00280618" w:rsidRDefault="00567F5C" w:rsidP="00280618">
      <w:pPr>
        <w:pStyle w:val="Code"/>
        <w:rPr>
          <w:highlight w:val="white"/>
        </w:rPr>
      </w:pPr>
      <w:r w:rsidRPr="00280618">
        <w:rPr>
          <w:highlight w:val="white"/>
        </w:rPr>
        <w:t xml:space="preserve">      List&lt;MiddleCode&gt; gotoList = new List&lt;MiddleCode&gt;();</w:t>
      </w:r>
    </w:p>
    <w:p w14:paraId="610F9229" w14:textId="77777777" w:rsidR="00567F5C" w:rsidRPr="00280618" w:rsidRDefault="00567F5C" w:rsidP="00280618">
      <w:pPr>
        <w:pStyle w:val="Code"/>
        <w:rPr>
          <w:highlight w:val="white"/>
        </w:rPr>
      </w:pPr>
      <w:r w:rsidRPr="00280618">
        <w:rPr>
          <w:highlight w:val="white"/>
        </w:rPr>
        <w:t xml:space="preserve">      MiddleCode gotoCode = AddMiddleCode(gotoList, MiddleOperator.Goto);</w:t>
      </w:r>
    </w:p>
    <w:p w14:paraId="2D670BBB" w14:textId="48E6FB0E" w:rsidR="00567F5C" w:rsidRPr="00280618" w:rsidRDefault="007D6F91" w:rsidP="007D6F91">
      <w:pPr>
        <w:rPr>
          <w:highlight w:val="white"/>
        </w:rPr>
      </w:pPr>
      <w:r>
        <w:rPr>
          <w:highlight w:val="white"/>
        </w:rPr>
        <w:t>If the label name</w:t>
      </w:r>
      <w:r w:rsidR="00757F3E">
        <w:rPr>
          <w:highlight w:val="white"/>
        </w:rPr>
        <w:t xml:space="preserve"> is</w:t>
      </w:r>
      <w:r>
        <w:rPr>
          <w:highlight w:val="white"/>
        </w:rPr>
        <w:t xml:space="preserve"> already a key in the goto set map, we </w:t>
      </w:r>
      <w:r w:rsidR="00C04A59">
        <w:rPr>
          <w:highlight w:val="white"/>
        </w:rPr>
        <w:t>look up the goto set and a the goto middle code instruction.</w:t>
      </w:r>
      <w:r>
        <w:rPr>
          <w:highlight w:val="white"/>
        </w:rPr>
        <w:t xml:space="preserve"> </w:t>
      </w:r>
      <w:r w:rsidR="009B4D10">
        <w:rPr>
          <w:highlight w:val="white"/>
        </w:rPr>
        <w:t xml:space="preserve">This situation occurs in </w:t>
      </w:r>
      <w:r w:rsidR="004919A7">
        <w:rPr>
          <w:highlight w:val="white"/>
        </w:rPr>
        <w:t>when we encounter the first jump to the label.</w:t>
      </w:r>
    </w:p>
    <w:p w14:paraId="6539E0CB" w14:textId="77777777" w:rsidR="00567F5C" w:rsidRPr="00280618" w:rsidRDefault="00567F5C" w:rsidP="00280618">
      <w:pPr>
        <w:pStyle w:val="Code"/>
        <w:rPr>
          <w:highlight w:val="white"/>
        </w:rPr>
      </w:pPr>
      <w:r w:rsidRPr="00280618">
        <w:rPr>
          <w:highlight w:val="white"/>
        </w:rPr>
        <w:t xml:space="preserve">      if (m_gotoSetMap.ContainsKey(labelName)) {</w:t>
      </w:r>
    </w:p>
    <w:p w14:paraId="7871C01B" w14:textId="77777777" w:rsidR="00567F5C" w:rsidRPr="00280618" w:rsidRDefault="00567F5C" w:rsidP="00280618">
      <w:pPr>
        <w:pStyle w:val="Code"/>
        <w:rPr>
          <w:highlight w:val="white"/>
        </w:rPr>
      </w:pPr>
      <w:r w:rsidRPr="00280618">
        <w:rPr>
          <w:highlight w:val="white"/>
        </w:rPr>
        <w:t xml:space="preserve">        ISet&lt;MiddleCode&gt; gotoSet = m_gotoSetMap[labelName];</w:t>
      </w:r>
    </w:p>
    <w:p w14:paraId="3EE3CF62" w14:textId="77777777" w:rsidR="00567F5C" w:rsidRPr="00280618" w:rsidRDefault="00567F5C" w:rsidP="00280618">
      <w:pPr>
        <w:pStyle w:val="Code"/>
        <w:rPr>
          <w:highlight w:val="white"/>
        </w:rPr>
      </w:pPr>
      <w:r w:rsidRPr="00280618">
        <w:rPr>
          <w:highlight w:val="white"/>
        </w:rPr>
        <w:t xml:space="preserve">        gotoSet.Add(gotoCode);</w:t>
      </w:r>
    </w:p>
    <w:p w14:paraId="4497BAF1" w14:textId="77777777" w:rsidR="00567F5C" w:rsidRPr="00280618" w:rsidRDefault="00567F5C" w:rsidP="00280618">
      <w:pPr>
        <w:pStyle w:val="Code"/>
        <w:rPr>
          <w:highlight w:val="white"/>
        </w:rPr>
      </w:pPr>
      <w:r w:rsidRPr="00280618">
        <w:rPr>
          <w:highlight w:val="white"/>
        </w:rPr>
        <w:t xml:space="preserve">      }</w:t>
      </w:r>
    </w:p>
    <w:p w14:paraId="0AB9EF3E" w14:textId="25D777C2" w:rsidR="001F1AE0" w:rsidRPr="00280618" w:rsidRDefault="001F1AE0" w:rsidP="001F1AE0">
      <w:pPr>
        <w:rPr>
          <w:highlight w:val="white"/>
        </w:rPr>
      </w:pPr>
      <w:r>
        <w:rPr>
          <w:highlight w:val="white"/>
        </w:rPr>
        <w:t xml:space="preserve">If the label name is not already a key in the goto set map, we create a new goto set to which we add the goto instruction, and then we add the label name and goto set to the the goto set map. </w:t>
      </w:r>
      <w:r w:rsidR="009B4D10">
        <w:rPr>
          <w:highlight w:val="white"/>
        </w:rPr>
        <w:t xml:space="preserve">This situation occurs </w:t>
      </w:r>
      <w:r w:rsidR="004919A7">
        <w:rPr>
          <w:highlight w:val="white"/>
        </w:rPr>
        <w:t>when we encounter the the jumps following the first jump to the label</w:t>
      </w:r>
      <w:r w:rsidR="009B4D10">
        <w:rPr>
          <w:highlight w:val="white"/>
        </w:rPr>
        <w:t xml:space="preserve">. </w:t>
      </w:r>
      <w:r>
        <w:rPr>
          <w:highlight w:val="white"/>
        </w:rPr>
        <w:t xml:space="preserve">In this way, </w:t>
      </w:r>
      <w:r w:rsidR="005441CF">
        <w:rPr>
          <w:highlight w:val="white"/>
        </w:rPr>
        <w:t xml:space="preserve">we have a map where each label name is associated </w:t>
      </w:r>
      <w:r w:rsidR="00AD4C79">
        <w:rPr>
          <w:highlight w:val="white"/>
        </w:rPr>
        <w:t>w</w:t>
      </w:r>
      <w:r w:rsidR="005441CF">
        <w:rPr>
          <w:highlight w:val="white"/>
        </w:rPr>
        <w:t>ith the goto instruction jump to that label.</w:t>
      </w:r>
      <w:r>
        <w:rPr>
          <w:highlight w:val="white"/>
        </w:rPr>
        <w:t xml:space="preserve"> </w:t>
      </w:r>
    </w:p>
    <w:p w14:paraId="0BEB8F50" w14:textId="7DCCEFD7" w:rsidR="00567F5C" w:rsidRPr="00280618" w:rsidRDefault="00567F5C" w:rsidP="00280618">
      <w:pPr>
        <w:pStyle w:val="Code"/>
        <w:rPr>
          <w:highlight w:val="white"/>
        </w:rPr>
      </w:pPr>
      <w:r w:rsidRPr="00280618">
        <w:rPr>
          <w:highlight w:val="white"/>
        </w:rPr>
        <w:t xml:space="preserve">      else {</w:t>
      </w:r>
    </w:p>
    <w:p w14:paraId="66E5A8C8" w14:textId="77777777" w:rsidR="00567F5C" w:rsidRPr="00280618" w:rsidRDefault="00567F5C" w:rsidP="00280618">
      <w:pPr>
        <w:pStyle w:val="Code"/>
        <w:rPr>
          <w:highlight w:val="white"/>
        </w:rPr>
      </w:pPr>
      <w:r w:rsidRPr="00280618">
        <w:rPr>
          <w:highlight w:val="white"/>
        </w:rPr>
        <w:t xml:space="preserve">        ISet&lt;MiddleCode&gt; gotoSet = new HashSet&lt;MiddleCode&gt;();</w:t>
      </w:r>
    </w:p>
    <w:p w14:paraId="1388EDC1" w14:textId="77777777" w:rsidR="00567F5C" w:rsidRPr="00280618" w:rsidRDefault="00567F5C" w:rsidP="00280618">
      <w:pPr>
        <w:pStyle w:val="Code"/>
        <w:rPr>
          <w:highlight w:val="white"/>
        </w:rPr>
      </w:pPr>
      <w:r w:rsidRPr="00280618">
        <w:rPr>
          <w:highlight w:val="white"/>
        </w:rPr>
        <w:t xml:space="preserve">        gotoSet.Add(gotoCode);</w:t>
      </w:r>
    </w:p>
    <w:p w14:paraId="0715CA93" w14:textId="77777777" w:rsidR="00567F5C" w:rsidRPr="00280618" w:rsidRDefault="00567F5C" w:rsidP="00280618">
      <w:pPr>
        <w:pStyle w:val="Code"/>
        <w:rPr>
          <w:highlight w:val="white"/>
        </w:rPr>
      </w:pPr>
      <w:r w:rsidRPr="00280618">
        <w:rPr>
          <w:highlight w:val="white"/>
        </w:rPr>
        <w:t xml:space="preserve">        m_gotoSetMap.Add(labelName, gotoSet);</w:t>
      </w:r>
    </w:p>
    <w:p w14:paraId="6A092B7D" w14:textId="77777777" w:rsidR="00567F5C" w:rsidRPr="00280618" w:rsidRDefault="00567F5C" w:rsidP="00280618">
      <w:pPr>
        <w:pStyle w:val="Code"/>
        <w:rPr>
          <w:highlight w:val="white"/>
        </w:rPr>
      </w:pPr>
      <w:r w:rsidRPr="00280618">
        <w:rPr>
          <w:highlight w:val="white"/>
        </w:rPr>
        <w:t xml:space="preserve">      }</w:t>
      </w:r>
    </w:p>
    <w:p w14:paraId="7CD63C30" w14:textId="77777777" w:rsidR="00567F5C" w:rsidRPr="00280618" w:rsidRDefault="00567F5C" w:rsidP="00280618">
      <w:pPr>
        <w:pStyle w:val="Code"/>
        <w:rPr>
          <w:highlight w:val="white"/>
        </w:rPr>
      </w:pPr>
    </w:p>
    <w:p w14:paraId="41CFFF37" w14:textId="6DD168AC" w:rsidR="00567F5C" w:rsidRPr="00280618" w:rsidRDefault="00567F5C" w:rsidP="00280618">
      <w:pPr>
        <w:pStyle w:val="Code"/>
        <w:rPr>
          <w:highlight w:val="white"/>
        </w:rPr>
      </w:pPr>
      <w:r w:rsidRPr="00280618">
        <w:rPr>
          <w:highlight w:val="white"/>
        </w:rPr>
        <w:t xml:space="preserve">      return (new Statement(gotoList));</w:t>
      </w:r>
    </w:p>
    <w:p w14:paraId="637EAB88" w14:textId="77777777" w:rsidR="00567F5C" w:rsidRPr="00280618" w:rsidRDefault="00567F5C" w:rsidP="00280618">
      <w:pPr>
        <w:pStyle w:val="Code"/>
        <w:rPr>
          <w:highlight w:val="white"/>
        </w:rPr>
      </w:pPr>
      <w:r w:rsidRPr="00280618">
        <w:rPr>
          <w:highlight w:val="white"/>
        </w:rPr>
        <w:t xml:space="preserve">    }</w:t>
      </w:r>
    </w:p>
    <w:p w14:paraId="697A37CF" w14:textId="205F8D38" w:rsidR="0013675B" w:rsidRDefault="000503DF" w:rsidP="00CD3573">
      <w:pPr>
        <w:rPr>
          <w:highlight w:val="white"/>
        </w:rPr>
      </w:pPr>
      <w:r>
        <w:rPr>
          <w:highlight w:val="white"/>
        </w:rPr>
        <w:t xml:space="preserve">The </w:t>
      </w:r>
      <w:r w:rsidRPr="00CD3573">
        <w:rPr>
          <w:rStyle w:val="KeyWord0"/>
          <w:highlight w:val="white"/>
        </w:rPr>
        <w:t>BackpatchGoto</w:t>
      </w:r>
      <w:r>
        <w:rPr>
          <w:highlight w:val="white"/>
        </w:rPr>
        <w:t xml:space="preserve"> method is called at the end of each function </w:t>
      </w:r>
      <w:r w:rsidR="00C37108">
        <w:rPr>
          <w:highlight w:val="white"/>
        </w:rPr>
        <w:t>definition</w:t>
      </w:r>
      <w:r>
        <w:rPr>
          <w:highlight w:val="white"/>
        </w:rPr>
        <w:t xml:space="preserve">. </w:t>
      </w:r>
      <w:r w:rsidR="00CD3573">
        <w:rPr>
          <w:highlight w:val="white"/>
        </w:rPr>
        <w:t>Its iterates through the goto set map</w:t>
      </w:r>
      <w:r w:rsidR="00535E66">
        <w:rPr>
          <w:highlight w:val="white"/>
        </w:rPr>
        <w:t xml:space="preserve"> and, for each label name, we look up the label middle code instruction and backpatch the goto set to that instruction.</w:t>
      </w:r>
    </w:p>
    <w:p w14:paraId="21BC3224" w14:textId="60B3B6D7" w:rsidR="00134E76" w:rsidRPr="00134E76" w:rsidRDefault="00134E76" w:rsidP="00134E76">
      <w:pPr>
        <w:pStyle w:val="Code"/>
        <w:rPr>
          <w:highlight w:val="white"/>
        </w:rPr>
      </w:pPr>
      <w:r w:rsidRPr="00134E76">
        <w:rPr>
          <w:highlight w:val="white"/>
        </w:rPr>
        <w:t xml:space="preserve">    public static void BackpatchGoto() {</w:t>
      </w:r>
    </w:p>
    <w:p w14:paraId="4BDC4327" w14:textId="3E3AFBF1" w:rsidR="00134E76" w:rsidRPr="00134E76" w:rsidRDefault="00134E76" w:rsidP="00134E76">
      <w:pPr>
        <w:pStyle w:val="Code"/>
        <w:rPr>
          <w:highlight w:val="white"/>
        </w:rPr>
      </w:pPr>
      <w:r w:rsidRPr="00134E76">
        <w:rPr>
          <w:highlight w:val="white"/>
        </w:rPr>
        <w:t xml:space="preserve">      foreach (KeyValuePair&lt;string,ISet&lt;MiddleCode&gt;&gt; entry in </w:t>
      </w:r>
      <w:r w:rsidR="00116B2B">
        <w:rPr>
          <w:highlight w:val="white"/>
        </w:rPr>
        <w:t>m_gotoSetMap</w:t>
      </w:r>
      <w:r w:rsidRPr="00134E76">
        <w:rPr>
          <w:highlight w:val="white"/>
        </w:rPr>
        <w:t>) {</w:t>
      </w:r>
    </w:p>
    <w:p w14:paraId="5C091239" w14:textId="77777777" w:rsidR="00134E76" w:rsidRPr="00134E76" w:rsidRDefault="00134E76" w:rsidP="00134E76">
      <w:pPr>
        <w:pStyle w:val="Code"/>
        <w:rPr>
          <w:highlight w:val="white"/>
        </w:rPr>
      </w:pPr>
      <w:r w:rsidRPr="00134E76">
        <w:rPr>
          <w:highlight w:val="white"/>
        </w:rPr>
        <w:t xml:space="preserve">        string labelName = entry.Key;</w:t>
      </w:r>
    </w:p>
    <w:p w14:paraId="630CF37D" w14:textId="77777777" w:rsidR="00134E76" w:rsidRPr="00134E76" w:rsidRDefault="00134E76" w:rsidP="00134E76">
      <w:pPr>
        <w:pStyle w:val="Code"/>
        <w:rPr>
          <w:highlight w:val="white"/>
        </w:rPr>
      </w:pPr>
      <w:r w:rsidRPr="00134E76">
        <w:rPr>
          <w:highlight w:val="white"/>
        </w:rPr>
        <w:t xml:space="preserve">        ISet&lt;MiddleCode&gt; gotoSet = entry.Value;</w:t>
      </w:r>
    </w:p>
    <w:p w14:paraId="02E5FA00" w14:textId="49C0A316" w:rsidR="00134E76" w:rsidRPr="00134E76" w:rsidRDefault="00511AE1" w:rsidP="00DD2FB6">
      <w:pPr>
        <w:rPr>
          <w:highlight w:val="white"/>
        </w:rPr>
      </w:pPr>
      <w:r>
        <w:rPr>
          <w:highlight w:val="white"/>
        </w:rPr>
        <w:t xml:space="preserve">If the label name </w:t>
      </w:r>
      <w:r w:rsidR="00DD2FB6">
        <w:rPr>
          <w:highlight w:val="white"/>
        </w:rPr>
        <w:t>is no</w:t>
      </w:r>
      <w:r w:rsidR="00553DE4">
        <w:rPr>
          <w:highlight w:val="white"/>
        </w:rPr>
        <w:t xml:space="preserve">t </w:t>
      </w:r>
      <w:r w:rsidR="00DD2FB6">
        <w:rPr>
          <w:highlight w:val="white"/>
        </w:rPr>
        <w:t>a key in the label map, we have a goto statement to an unknown label</w:t>
      </w:r>
      <w:r w:rsidR="009D476B">
        <w:rPr>
          <w:highlight w:val="white"/>
        </w:rPr>
        <w:t xml:space="preserve"> </w:t>
      </w:r>
      <w:r w:rsidR="00DD2FB6">
        <w:rPr>
          <w:highlight w:val="white"/>
        </w:rPr>
        <w:t>and we report an error.</w:t>
      </w:r>
    </w:p>
    <w:p w14:paraId="4BB48194" w14:textId="77777777" w:rsidR="00134E76" w:rsidRPr="00134E76" w:rsidRDefault="00134E76" w:rsidP="00134E76">
      <w:pPr>
        <w:pStyle w:val="Code"/>
        <w:rPr>
          <w:highlight w:val="white"/>
        </w:rPr>
      </w:pPr>
      <w:r w:rsidRPr="00134E76">
        <w:rPr>
          <w:highlight w:val="white"/>
        </w:rPr>
        <w:t xml:space="preserve">        MiddleCode labelCode;</w:t>
      </w:r>
    </w:p>
    <w:p w14:paraId="55595C32" w14:textId="1BA5496E" w:rsidR="00AA0871" w:rsidRDefault="00134E76" w:rsidP="00134E76">
      <w:pPr>
        <w:pStyle w:val="Code"/>
        <w:rPr>
          <w:highlight w:val="white"/>
        </w:rPr>
      </w:pPr>
      <w:r w:rsidRPr="00134E76">
        <w:rPr>
          <w:highlight w:val="white"/>
        </w:rPr>
        <w:t xml:space="preserve">        Assert.Error(</w:t>
      </w:r>
      <w:r w:rsidR="009B368A">
        <w:rPr>
          <w:highlight w:val="white"/>
        </w:rPr>
        <w:t>m_labelMap</w:t>
      </w:r>
      <w:r w:rsidRPr="00134E76">
        <w:rPr>
          <w:highlight w:val="white"/>
        </w:rPr>
        <w:t>.TryGetValue(labelName, out labelCode),</w:t>
      </w:r>
    </w:p>
    <w:p w14:paraId="1ED5005B" w14:textId="6EE1C897" w:rsidR="00134E76" w:rsidRPr="00134E76" w:rsidRDefault="00AA0871" w:rsidP="00134E76">
      <w:pPr>
        <w:pStyle w:val="Code"/>
        <w:rPr>
          <w:highlight w:val="white"/>
        </w:rPr>
      </w:pPr>
      <w:r>
        <w:rPr>
          <w:highlight w:val="white"/>
        </w:rPr>
        <w:t xml:space="preserve">                    </w:t>
      </w:r>
      <w:r w:rsidR="00134E76" w:rsidRPr="00134E76">
        <w:rPr>
          <w:highlight w:val="white"/>
        </w:rPr>
        <w:t xml:space="preserve"> labelName, Message.Missing_goto_address);</w:t>
      </w:r>
    </w:p>
    <w:p w14:paraId="6C7B54BC" w14:textId="77777777" w:rsidR="00134E76" w:rsidRPr="00134E76" w:rsidRDefault="00134E76" w:rsidP="00134E76">
      <w:pPr>
        <w:pStyle w:val="Code"/>
        <w:rPr>
          <w:highlight w:val="white"/>
        </w:rPr>
      </w:pPr>
      <w:r w:rsidRPr="00134E76">
        <w:rPr>
          <w:highlight w:val="white"/>
        </w:rPr>
        <w:t xml:space="preserve">        Backpatch(gotoSet, labelCode);</w:t>
      </w:r>
    </w:p>
    <w:p w14:paraId="526E9A8B" w14:textId="77777777" w:rsidR="00134E76" w:rsidRPr="00134E76" w:rsidRDefault="00134E76" w:rsidP="00134E76">
      <w:pPr>
        <w:pStyle w:val="Code"/>
        <w:rPr>
          <w:highlight w:val="white"/>
        </w:rPr>
      </w:pPr>
      <w:r w:rsidRPr="00134E76">
        <w:rPr>
          <w:highlight w:val="white"/>
        </w:rPr>
        <w:t xml:space="preserve">      }</w:t>
      </w:r>
    </w:p>
    <w:p w14:paraId="1CCEEA29" w14:textId="1E1DE2FD" w:rsidR="00D509E6" w:rsidRPr="00F7458E" w:rsidRDefault="00134E76" w:rsidP="00F7458E">
      <w:pPr>
        <w:pStyle w:val="Code"/>
        <w:rPr>
          <w:highlight w:val="white"/>
        </w:rPr>
      </w:pPr>
      <w:r w:rsidRPr="00134E76">
        <w:rPr>
          <w:highlight w:val="white"/>
        </w:rPr>
        <w:t xml:space="preserve">    }</w:t>
      </w:r>
    </w:p>
    <w:p w14:paraId="71621B34" w14:textId="3C4FADE5" w:rsidR="00E02F96" w:rsidRDefault="00E02F96" w:rsidP="00E02F96">
      <w:pPr>
        <w:pStyle w:val="Rubrik3"/>
      </w:pPr>
      <w:r>
        <w:t>Return Statement</w:t>
      </w:r>
    </w:p>
    <w:p w14:paraId="62718557" w14:textId="12A8DC3F" w:rsidR="007A1B82" w:rsidRDefault="001B22B5" w:rsidP="00285B2B">
      <w:pPr>
        <w:rPr>
          <w:highlight w:val="white"/>
          <w:lang w:val="sv-SE"/>
        </w:rPr>
      </w:pPr>
      <w:r>
        <w:rPr>
          <w:highlight w:val="white"/>
          <w:lang w:val="sv-SE"/>
        </w:rPr>
        <w:t xml:space="preserve">The return statement may </w:t>
      </w:r>
      <w:r w:rsidR="00A7245A">
        <w:rPr>
          <w:highlight w:val="white"/>
          <w:lang w:val="sv-SE"/>
        </w:rPr>
        <w:t>have an optional expression.</w:t>
      </w:r>
      <w:r w:rsidR="00874277">
        <w:rPr>
          <w:highlight w:val="white"/>
          <w:lang w:val="sv-SE"/>
        </w:rPr>
        <w:t xml:space="preserve"> </w:t>
      </w:r>
    </w:p>
    <w:p w14:paraId="57CF0D52" w14:textId="2BBDCB2F" w:rsidR="00AC571D" w:rsidRDefault="00AC571D" w:rsidP="00AC571D">
      <w:pPr>
        <w:pStyle w:val="CodeHeader"/>
      </w:pPr>
      <w:r>
        <w:t>MainParser.cs</w:t>
      </w:r>
    </w:p>
    <w:p w14:paraId="03B5972E" w14:textId="77777777" w:rsidR="00AC571D" w:rsidRDefault="00AC571D" w:rsidP="00AC571D">
      <w:pPr>
        <w:pStyle w:val="Code"/>
        <w:rPr>
          <w:highlight w:val="white"/>
          <w:lang w:val="sv-SE"/>
        </w:rPr>
      </w:pPr>
      <w:r>
        <w:rPr>
          <w:highlight w:val="white"/>
          <w:lang w:val="sv-SE"/>
        </w:rPr>
        <w:t>closed_statement:</w:t>
      </w:r>
    </w:p>
    <w:p w14:paraId="5D95BB18" w14:textId="7BF22E77" w:rsidR="00AC571D" w:rsidRDefault="00AC571D" w:rsidP="00AC571D">
      <w:pPr>
        <w:pStyle w:val="Code"/>
        <w:rPr>
          <w:highlight w:val="white"/>
          <w:lang w:val="sv-SE"/>
        </w:rPr>
      </w:pPr>
      <w:r>
        <w:rPr>
          <w:highlight w:val="white"/>
          <w:lang w:val="sv-SE"/>
        </w:rPr>
        <w:t xml:space="preserve">    RETURN optional_expression SEMICOLON {</w:t>
      </w:r>
    </w:p>
    <w:p w14:paraId="54376168" w14:textId="77777777" w:rsidR="00AC571D" w:rsidRDefault="00AC571D" w:rsidP="00AC571D">
      <w:pPr>
        <w:pStyle w:val="Code"/>
        <w:rPr>
          <w:highlight w:val="white"/>
          <w:lang w:val="sv-SE"/>
        </w:rPr>
      </w:pPr>
      <w:r>
        <w:rPr>
          <w:highlight w:val="white"/>
          <w:lang w:val="sv-SE"/>
        </w:rPr>
        <w:t xml:space="preserve">      $$ = MiddleCodeGenerator.ReturnStatement($2);</w:t>
      </w:r>
    </w:p>
    <w:p w14:paraId="6BA0BCE1" w14:textId="0E171C5C" w:rsidR="00AC571D" w:rsidRDefault="00AC571D" w:rsidP="00AC571D">
      <w:pPr>
        <w:pStyle w:val="Code"/>
        <w:rPr>
          <w:highlight w:val="white"/>
          <w:lang w:val="sv-SE"/>
        </w:rPr>
      </w:pPr>
      <w:r>
        <w:rPr>
          <w:highlight w:val="white"/>
          <w:lang w:val="sv-SE"/>
        </w:rPr>
        <w:t xml:space="preserve">    }</w:t>
      </w:r>
    </w:p>
    <w:p w14:paraId="27A79B6A" w14:textId="66F61303" w:rsidR="007A1B82" w:rsidRDefault="00C90AAF" w:rsidP="00C90AAF">
      <w:pPr>
        <w:rPr>
          <w:highlight w:val="white"/>
          <w:lang w:val="sv-SE"/>
        </w:rPr>
      </w:pPr>
      <w:r>
        <w:rPr>
          <w:highlight w:val="white"/>
          <w:lang w:val="sv-SE"/>
        </w:rPr>
        <w:lastRenderedPageBreak/>
        <w:t>We need to regard whether there is an expression</w:t>
      </w:r>
      <w:r w:rsidR="00216396">
        <w:rPr>
          <w:highlight w:val="white"/>
          <w:lang w:val="sv-SE"/>
        </w:rPr>
        <w:t xml:space="preserve"> and whether the return statement is located inside the main function.</w:t>
      </w:r>
      <w:r w:rsidR="007A1B82">
        <w:rPr>
          <w:highlight w:val="white"/>
          <w:lang w:val="sv-SE"/>
        </w:rPr>
        <w:t xml:space="preserve"> </w:t>
      </w:r>
    </w:p>
    <w:p w14:paraId="2B289E38" w14:textId="09D92B51" w:rsidR="00AC571D" w:rsidRDefault="00AC571D" w:rsidP="00AC571D">
      <w:pPr>
        <w:pStyle w:val="CodeHeader"/>
      </w:pPr>
      <w:r>
        <w:t>MiddleCodeGenerator.cs</w:t>
      </w:r>
    </w:p>
    <w:p w14:paraId="227842D0" w14:textId="77777777" w:rsidR="00AC571D" w:rsidRPr="00AC571D" w:rsidRDefault="00AC571D" w:rsidP="00AC571D">
      <w:pPr>
        <w:pStyle w:val="Code"/>
        <w:rPr>
          <w:highlight w:val="white"/>
        </w:rPr>
      </w:pPr>
      <w:r w:rsidRPr="00AC571D">
        <w:rPr>
          <w:highlight w:val="white"/>
        </w:rPr>
        <w:t xml:space="preserve">    public static Statement ReturnStatement(Expression expression) {</w:t>
      </w:r>
    </w:p>
    <w:p w14:paraId="7AA7DBBB" w14:textId="77777777" w:rsidR="00AC571D" w:rsidRPr="00AC571D" w:rsidRDefault="00AC571D" w:rsidP="00AC571D">
      <w:pPr>
        <w:pStyle w:val="Code"/>
        <w:rPr>
          <w:highlight w:val="white"/>
        </w:rPr>
      </w:pPr>
      <w:r w:rsidRPr="00AC571D">
        <w:rPr>
          <w:highlight w:val="white"/>
        </w:rPr>
        <w:t xml:space="preserve">      List&lt;MiddleCode&gt; codeList;</w:t>
      </w:r>
    </w:p>
    <w:p w14:paraId="14A5A1A7" w14:textId="3AA934D6" w:rsidR="00AC571D" w:rsidRPr="00AC571D" w:rsidRDefault="00216396" w:rsidP="00941CAF">
      <w:pPr>
        <w:rPr>
          <w:highlight w:val="white"/>
        </w:rPr>
      </w:pPr>
      <w:r>
        <w:rPr>
          <w:highlight w:val="white"/>
        </w:rPr>
        <w:t>If the</w:t>
      </w:r>
      <w:r w:rsidR="00EE7DF5">
        <w:rPr>
          <w:highlight w:val="white"/>
        </w:rPr>
        <w:t xml:space="preserve"> expression is not null, we need the check that the function does not return void.</w:t>
      </w:r>
      <w:r>
        <w:rPr>
          <w:highlight w:val="white"/>
        </w:rPr>
        <w:t xml:space="preserve"> </w:t>
      </w:r>
      <w:r w:rsidR="00EE7DF5">
        <w:rPr>
          <w:highlight w:val="white"/>
        </w:rPr>
        <w:t>If it does we report an error.</w:t>
      </w:r>
    </w:p>
    <w:p w14:paraId="31373BF1" w14:textId="77777777" w:rsidR="00AC571D" w:rsidRPr="00AC571D" w:rsidRDefault="00AC571D" w:rsidP="00AC571D">
      <w:pPr>
        <w:pStyle w:val="Code"/>
        <w:rPr>
          <w:highlight w:val="white"/>
        </w:rPr>
      </w:pPr>
      <w:r w:rsidRPr="00AC571D">
        <w:rPr>
          <w:highlight w:val="white"/>
        </w:rPr>
        <w:t xml:space="preserve">      if (expression != null) {</w:t>
      </w:r>
    </w:p>
    <w:p w14:paraId="2F034FD6" w14:textId="77777777" w:rsidR="00AC571D" w:rsidRPr="00AC571D" w:rsidRDefault="00AC571D" w:rsidP="00AC571D">
      <w:pPr>
        <w:pStyle w:val="Code"/>
        <w:rPr>
          <w:highlight w:val="white"/>
        </w:rPr>
      </w:pPr>
      <w:r w:rsidRPr="00AC571D">
        <w:rPr>
          <w:highlight w:val="white"/>
        </w:rPr>
        <w:t xml:space="preserve">        Assert.Error(!SymbolTable.CurrentFunction.Type.ReturnType.IsVoid(),</w:t>
      </w:r>
    </w:p>
    <w:p w14:paraId="2D1AA2EE" w14:textId="77777777" w:rsidR="00AC571D" w:rsidRPr="00AC571D" w:rsidRDefault="00AC571D" w:rsidP="00AC571D">
      <w:pPr>
        <w:pStyle w:val="Code"/>
        <w:rPr>
          <w:highlight w:val="white"/>
        </w:rPr>
      </w:pPr>
      <w:r w:rsidRPr="00AC571D">
        <w:rPr>
          <w:highlight w:val="white"/>
        </w:rPr>
        <w:t xml:space="preserve">                     Message.Non__void_return_from_void_function);</w:t>
      </w:r>
    </w:p>
    <w:p w14:paraId="71E9444C" w14:textId="31CB2343" w:rsidR="00AC571D" w:rsidRPr="00AC571D" w:rsidRDefault="009B79EB" w:rsidP="00DB1286">
      <w:pPr>
        <w:rPr>
          <w:highlight w:val="white"/>
        </w:rPr>
      </w:pPr>
      <w:r>
        <w:rPr>
          <w:highlight w:val="white"/>
        </w:rPr>
        <w:t xml:space="preserve">We </w:t>
      </w:r>
      <w:r w:rsidR="00DB1286">
        <w:rPr>
          <w:highlight w:val="white"/>
        </w:rPr>
        <w:t>cast the return expression to the return type of the function.</w:t>
      </w:r>
    </w:p>
    <w:p w14:paraId="57D88FE7" w14:textId="77777777" w:rsidR="00CC6A63" w:rsidRDefault="00AC571D" w:rsidP="00AC571D">
      <w:pPr>
        <w:pStyle w:val="Code"/>
        <w:rPr>
          <w:highlight w:val="white"/>
        </w:rPr>
      </w:pPr>
      <w:r w:rsidRPr="00AC571D">
        <w:rPr>
          <w:highlight w:val="white"/>
        </w:rPr>
        <w:t xml:space="preserve">        expression = TypeCast.ImplicitCast(expression,</w:t>
      </w:r>
    </w:p>
    <w:p w14:paraId="1CEE0E86" w14:textId="26FEA1AE" w:rsidR="00AC571D" w:rsidRPr="00AC571D" w:rsidRDefault="00CC6A63" w:rsidP="00AC571D">
      <w:pPr>
        <w:pStyle w:val="Code"/>
        <w:rPr>
          <w:highlight w:val="white"/>
        </w:rPr>
      </w:pPr>
      <w:r>
        <w:rPr>
          <w:highlight w:val="white"/>
        </w:rPr>
        <w:t xml:space="preserve">                             </w:t>
      </w:r>
      <w:r w:rsidR="00AC571D" w:rsidRPr="00AC571D">
        <w:rPr>
          <w:highlight w:val="white"/>
        </w:rPr>
        <w:t xml:space="preserve"> SymbolTable.CurrentFunction.Type.ReturnType);</w:t>
      </w:r>
    </w:p>
    <w:p w14:paraId="73AFE858" w14:textId="77777777" w:rsidR="00AC571D" w:rsidRPr="00AC571D" w:rsidRDefault="00AC571D" w:rsidP="00AC571D">
      <w:pPr>
        <w:pStyle w:val="Code"/>
        <w:rPr>
          <w:highlight w:val="white"/>
        </w:rPr>
      </w:pPr>
      <w:r w:rsidRPr="00AC571D">
        <w:rPr>
          <w:highlight w:val="white"/>
        </w:rPr>
        <w:t xml:space="preserve">        codeList = expression.LongList;</w:t>
      </w:r>
    </w:p>
    <w:p w14:paraId="3E71649D" w14:textId="6A29C104" w:rsidR="00AC571D" w:rsidRPr="00AC571D" w:rsidRDefault="00DB1286" w:rsidP="008440A0">
      <w:pPr>
        <w:rPr>
          <w:highlight w:val="white"/>
        </w:rPr>
      </w:pPr>
      <w:r>
        <w:rPr>
          <w:highlight w:val="white"/>
        </w:rPr>
        <w:t xml:space="preserve">If the function is the main function, we shall not return a value. Instead, we shall exit the program execution and return an integer value to the </w:t>
      </w:r>
      <w:r w:rsidR="00F51AAB">
        <w:rPr>
          <w:highlight w:val="white"/>
        </w:rPr>
        <w:t>enclosing system.</w:t>
      </w:r>
    </w:p>
    <w:p w14:paraId="1F2DC390" w14:textId="77777777" w:rsidR="00AC571D" w:rsidRPr="00AC571D" w:rsidRDefault="00AC571D" w:rsidP="00AC571D">
      <w:pPr>
        <w:pStyle w:val="Code"/>
        <w:rPr>
          <w:highlight w:val="white"/>
        </w:rPr>
      </w:pPr>
      <w:r w:rsidRPr="00AC571D">
        <w:rPr>
          <w:highlight w:val="white"/>
        </w:rPr>
        <w:t xml:space="preserve">        if (SymbolTable.CurrentFunction.UniqueName.Equals("main")) {</w:t>
      </w:r>
    </w:p>
    <w:p w14:paraId="5C523D09" w14:textId="77777777" w:rsidR="007A1B82" w:rsidRDefault="00AC571D" w:rsidP="00AC571D">
      <w:pPr>
        <w:pStyle w:val="Code"/>
        <w:rPr>
          <w:highlight w:val="white"/>
        </w:rPr>
      </w:pPr>
      <w:r w:rsidRPr="00AC571D">
        <w:rPr>
          <w:highlight w:val="white"/>
        </w:rPr>
        <w:t xml:space="preserve">          AddMiddleCode(codeList, MiddleOperator.Exit,</w:t>
      </w:r>
    </w:p>
    <w:p w14:paraId="39B42DB3" w14:textId="061E3A32" w:rsidR="00AC571D" w:rsidRPr="00AC571D" w:rsidRDefault="007A1B82" w:rsidP="00AC571D">
      <w:pPr>
        <w:pStyle w:val="Code"/>
        <w:rPr>
          <w:highlight w:val="white"/>
        </w:rPr>
      </w:pPr>
      <w:r>
        <w:rPr>
          <w:highlight w:val="white"/>
        </w:rPr>
        <w:t xml:space="preserve">                        </w:t>
      </w:r>
      <w:r w:rsidR="00AC571D" w:rsidRPr="00AC571D">
        <w:rPr>
          <w:highlight w:val="white"/>
        </w:rPr>
        <w:t>null, expression.Symbol);</w:t>
      </w:r>
    </w:p>
    <w:p w14:paraId="504A0351" w14:textId="77777777" w:rsidR="00AC571D" w:rsidRPr="00AC571D" w:rsidRDefault="00AC571D" w:rsidP="00AC571D">
      <w:pPr>
        <w:pStyle w:val="Code"/>
        <w:rPr>
          <w:highlight w:val="white"/>
        </w:rPr>
      </w:pPr>
      <w:r w:rsidRPr="00AC571D">
        <w:rPr>
          <w:highlight w:val="white"/>
        </w:rPr>
        <w:t xml:space="preserve">        }</w:t>
      </w:r>
    </w:p>
    <w:p w14:paraId="690E6DDC" w14:textId="235276CD" w:rsidR="008440A0" w:rsidRPr="00AC571D" w:rsidRDefault="008440A0" w:rsidP="008440A0">
      <w:pPr>
        <w:rPr>
          <w:highlight w:val="white"/>
        </w:rPr>
      </w:pPr>
      <w:r>
        <w:rPr>
          <w:highlight w:val="white"/>
        </w:rPr>
        <w:t>If the function is not the main function, we return the value of the expression.</w:t>
      </w:r>
    </w:p>
    <w:p w14:paraId="426E2BB8" w14:textId="77777777" w:rsidR="00AC571D" w:rsidRPr="00AC571D" w:rsidRDefault="00AC571D" w:rsidP="00AC571D">
      <w:pPr>
        <w:pStyle w:val="Code"/>
        <w:rPr>
          <w:highlight w:val="white"/>
        </w:rPr>
      </w:pPr>
      <w:r w:rsidRPr="00AC571D">
        <w:rPr>
          <w:highlight w:val="white"/>
        </w:rPr>
        <w:t xml:space="preserve">        else {</w:t>
      </w:r>
    </w:p>
    <w:p w14:paraId="561AD311" w14:textId="77777777" w:rsidR="007A1B82" w:rsidRDefault="00AC571D" w:rsidP="00AC571D">
      <w:pPr>
        <w:pStyle w:val="Code"/>
        <w:rPr>
          <w:highlight w:val="white"/>
        </w:rPr>
      </w:pPr>
      <w:r w:rsidRPr="00AC571D">
        <w:rPr>
          <w:highlight w:val="white"/>
        </w:rPr>
        <w:t xml:space="preserve">          AddMiddleCode(codeList, MiddleOperator.SetReturnValue,</w:t>
      </w:r>
    </w:p>
    <w:p w14:paraId="178FFDE6" w14:textId="779A5A2D" w:rsidR="00AC571D" w:rsidRPr="00AC571D" w:rsidRDefault="007A1B82" w:rsidP="00AC571D">
      <w:pPr>
        <w:pStyle w:val="Code"/>
        <w:rPr>
          <w:highlight w:val="white"/>
        </w:rPr>
      </w:pPr>
      <w:r>
        <w:rPr>
          <w:highlight w:val="white"/>
        </w:rPr>
        <w:t xml:space="preserve">                       </w:t>
      </w:r>
      <w:r w:rsidR="00AC571D" w:rsidRPr="00AC571D">
        <w:rPr>
          <w:highlight w:val="white"/>
        </w:rPr>
        <w:t xml:space="preserve"> null, expression.Symbol);</w:t>
      </w:r>
    </w:p>
    <w:p w14:paraId="0A0C220C" w14:textId="77777777" w:rsidR="00AC571D" w:rsidRPr="00AC571D" w:rsidRDefault="00AC571D" w:rsidP="00AC571D">
      <w:pPr>
        <w:pStyle w:val="Code"/>
        <w:rPr>
          <w:highlight w:val="white"/>
        </w:rPr>
      </w:pPr>
      <w:r w:rsidRPr="00AC571D">
        <w:rPr>
          <w:highlight w:val="white"/>
        </w:rPr>
        <w:t xml:space="preserve">          AddMiddleCode(codeList, MiddleOperator.Return);</w:t>
      </w:r>
    </w:p>
    <w:p w14:paraId="0E82D066" w14:textId="77777777" w:rsidR="00AC571D" w:rsidRPr="00AC571D" w:rsidRDefault="00AC571D" w:rsidP="00AC571D">
      <w:pPr>
        <w:pStyle w:val="Code"/>
        <w:rPr>
          <w:highlight w:val="white"/>
        </w:rPr>
      </w:pPr>
      <w:r w:rsidRPr="00AC571D">
        <w:rPr>
          <w:highlight w:val="white"/>
        </w:rPr>
        <w:t xml:space="preserve">        }</w:t>
      </w:r>
    </w:p>
    <w:p w14:paraId="4B8188B5" w14:textId="56CA1781" w:rsidR="00AC571D" w:rsidRDefault="00AC571D" w:rsidP="00AC571D">
      <w:pPr>
        <w:pStyle w:val="Code"/>
        <w:rPr>
          <w:highlight w:val="white"/>
        </w:rPr>
      </w:pPr>
      <w:r w:rsidRPr="00AC571D">
        <w:rPr>
          <w:highlight w:val="white"/>
        </w:rPr>
        <w:t xml:space="preserve">      }</w:t>
      </w:r>
    </w:p>
    <w:p w14:paraId="21F49FCF" w14:textId="0662E10F" w:rsidR="003258F1" w:rsidRPr="00AC571D" w:rsidRDefault="003258F1" w:rsidP="003258F1">
      <w:pPr>
        <w:rPr>
          <w:highlight w:val="white"/>
        </w:rPr>
      </w:pPr>
      <w:r>
        <w:rPr>
          <w:highlight w:val="white"/>
        </w:rPr>
        <w:t xml:space="preserve">If the expression is null, </w:t>
      </w:r>
      <w:r w:rsidR="0058319B">
        <w:rPr>
          <w:highlight w:val="white"/>
        </w:rPr>
        <w:t>we check that the function returns void. If it does not we report and error.</w:t>
      </w:r>
    </w:p>
    <w:p w14:paraId="436675AC" w14:textId="77777777" w:rsidR="00AC571D" w:rsidRPr="00AC571D" w:rsidRDefault="00AC571D" w:rsidP="00AC571D">
      <w:pPr>
        <w:pStyle w:val="Code"/>
        <w:rPr>
          <w:highlight w:val="white"/>
        </w:rPr>
      </w:pPr>
      <w:r w:rsidRPr="00AC571D">
        <w:rPr>
          <w:highlight w:val="white"/>
        </w:rPr>
        <w:t xml:space="preserve">      else {</w:t>
      </w:r>
    </w:p>
    <w:p w14:paraId="4CBD333B" w14:textId="77777777" w:rsidR="00AC571D" w:rsidRPr="00AC571D" w:rsidRDefault="00AC571D" w:rsidP="00AC571D">
      <w:pPr>
        <w:pStyle w:val="Code"/>
        <w:rPr>
          <w:highlight w:val="white"/>
        </w:rPr>
      </w:pPr>
      <w:r w:rsidRPr="00AC571D">
        <w:rPr>
          <w:highlight w:val="white"/>
        </w:rPr>
        <w:t xml:space="preserve">        Assert.Error(SymbolTable.CurrentFunction.Type.ReturnType.IsVoid(),</w:t>
      </w:r>
    </w:p>
    <w:p w14:paraId="11633FEB" w14:textId="77777777" w:rsidR="00AC571D" w:rsidRPr="00AC571D" w:rsidRDefault="00AC571D" w:rsidP="00AC571D">
      <w:pPr>
        <w:pStyle w:val="Code"/>
        <w:rPr>
          <w:highlight w:val="white"/>
        </w:rPr>
      </w:pPr>
      <w:r w:rsidRPr="00AC571D">
        <w:rPr>
          <w:highlight w:val="white"/>
        </w:rPr>
        <w:t xml:space="preserve">                     Message.Void_returned_from_non__void_function);</w:t>
      </w:r>
    </w:p>
    <w:p w14:paraId="2797D9E9" w14:textId="77777777" w:rsidR="00AC571D" w:rsidRPr="00AC571D" w:rsidRDefault="00AC571D" w:rsidP="00AC571D">
      <w:pPr>
        <w:pStyle w:val="Code"/>
        <w:rPr>
          <w:highlight w:val="white"/>
        </w:rPr>
      </w:pPr>
      <w:r w:rsidRPr="00AC571D">
        <w:rPr>
          <w:highlight w:val="white"/>
        </w:rPr>
        <w:t xml:space="preserve">        codeList = new List&lt;MiddleCode&gt;();</w:t>
      </w:r>
    </w:p>
    <w:p w14:paraId="078F9AB0" w14:textId="513E6150" w:rsidR="00AC571D" w:rsidRPr="00AC571D" w:rsidRDefault="007F293A" w:rsidP="007F293A">
      <w:pPr>
        <w:rPr>
          <w:highlight w:val="white"/>
        </w:rPr>
      </w:pPr>
      <w:r>
        <w:rPr>
          <w:highlight w:val="white"/>
        </w:rPr>
        <w:t>If the function is the main function, we exit the execution of the program without a return value.</w:t>
      </w:r>
    </w:p>
    <w:p w14:paraId="2B2DF9A7" w14:textId="77777777" w:rsidR="00AC571D" w:rsidRPr="00AC571D" w:rsidRDefault="00AC571D" w:rsidP="00AC571D">
      <w:pPr>
        <w:pStyle w:val="Code"/>
        <w:rPr>
          <w:highlight w:val="white"/>
        </w:rPr>
      </w:pPr>
      <w:r w:rsidRPr="00AC571D">
        <w:rPr>
          <w:highlight w:val="white"/>
        </w:rPr>
        <w:t xml:space="preserve">        if (SymbolTable.CurrentFunction.UniqueName.Equals("main")) {</w:t>
      </w:r>
    </w:p>
    <w:p w14:paraId="1DCF397C" w14:textId="77777777" w:rsidR="00AC571D" w:rsidRPr="00AC571D" w:rsidRDefault="00AC571D" w:rsidP="00AC571D">
      <w:pPr>
        <w:pStyle w:val="Code"/>
        <w:rPr>
          <w:highlight w:val="white"/>
        </w:rPr>
      </w:pPr>
      <w:r w:rsidRPr="00AC571D">
        <w:rPr>
          <w:highlight w:val="white"/>
        </w:rPr>
        <w:t xml:space="preserve">          AddMiddleCode(codeList, MiddleOperator.Exit);</w:t>
      </w:r>
    </w:p>
    <w:p w14:paraId="31DD1E44" w14:textId="77777777" w:rsidR="00AC571D" w:rsidRPr="00AC571D" w:rsidRDefault="00AC571D" w:rsidP="00AC571D">
      <w:pPr>
        <w:pStyle w:val="Code"/>
        <w:rPr>
          <w:highlight w:val="white"/>
        </w:rPr>
      </w:pPr>
      <w:r w:rsidRPr="00AC571D">
        <w:rPr>
          <w:highlight w:val="white"/>
        </w:rPr>
        <w:t xml:space="preserve">        }</w:t>
      </w:r>
    </w:p>
    <w:p w14:paraId="594B59B1" w14:textId="043DE69C" w:rsidR="007F293A" w:rsidRPr="00AC571D" w:rsidRDefault="007F293A" w:rsidP="007F293A">
      <w:pPr>
        <w:rPr>
          <w:highlight w:val="white"/>
        </w:rPr>
      </w:pPr>
      <w:r>
        <w:rPr>
          <w:highlight w:val="white"/>
        </w:rPr>
        <w:t xml:space="preserve">If the function is </w:t>
      </w:r>
      <w:r w:rsidR="008E10E3">
        <w:rPr>
          <w:highlight w:val="white"/>
        </w:rPr>
        <w:t xml:space="preserve">not </w:t>
      </w:r>
      <w:r>
        <w:rPr>
          <w:highlight w:val="white"/>
        </w:rPr>
        <w:t xml:space="preserve">the main function, </w:t>
      </w:r>
      <w:r w:rsidR="0038158E">
        <w:rPr>
          <w:highlight w:val="white"/>
        </w:rPr>
        <w:t xml:space="preserve">return the function </w:t>
      </w:r>
      <w:r>
        <w:rPr>
          <w:highlight w:val="white"/>
        </w:rPr>
        <w:t>without a return value.</w:t>
      </w:r>
    </w:p>
    <w:p w14:paraId="0ADEF6D7" w14:textId="77777777" w:rsidR="00AC571D" w:rsidRPr="00AC571D" w:rsidRDefault="00AC571D" w:rsidP="00AC571D">
      <w:pPr>
        <w:pStyle w:val="Code"/>
        <w:rPr>
          <w:highlight w:val="white"/>
        </w:rPr>
      </w:pPr>
      <w:r w:rsidRPr="00AC571D">
        <w:rPr>
          <w:highlight w:val="white"/>
        </w:rPr>
        <w:t xml:space="preserve">        else {</w:t>
      </w:r>
    </w:p>
    <w:p w14:paraId="26B04B4E" w14:textId="77777777" w:rsidR="00AC571D" w:rsidRPr="00AC571D" w:rsidRDefault="00AC571D" w:rsidP="00AC571D">
      <w:pPr>
        <w:pStyle w:val="Code"/>
        <w:rPr>
          <w:highlight w:val="white"/>
        </w:rPr>
      </w:pPr>
      <w:r w:rsidRPr="00AC571D">
        <w:rPr>
          <w:highlight w:val="white"/>
        </w:rPr>
        <w:t xml:space="preserve">          AddMiddleCode(codeList, MiddleOperator.Return);</w:t>
      </w:r>
    </w:p>
    <w:p w14:paraId="5445C7D3" w14:textId="77777777" w:rsidR="00AC571D" w:rsidRPr="00AC571D" w:rsidRDefault="00AC571D" w:rsidP="00AC571D">
      <w:pPr>
        <w:pStyle w:val="Code"/>
        <w:rPr>
          <w:highlight w:val="white"/>
        </w:rPr>
      </w:pPr>
      <w:r w:rsidRPr="00AC571D">
        <w:rPr>
          <w:highlight w:val="white"/>
        </w:rPr>
        <w:t xml:space="preserve">        }</w:t>
      </w:r>
    </w:p>
    <w:p w14:paraId="140FD75A" w14:textId="77777777" w:rsidR="00AC571D" w:rsidRPr="00AC571D" w:rsidRDefault="00AC571D" w:rsidP="00AC571D">
      <w:pPr>
        <w:pStyle w:val="Code"/>
        <w:rPr>
          <w:highlight w:val="white"/>
        </w:rPr>
      </w:pPr>
      <w:r w:rsidRPr="00AC571D">
        <w:rPr>
          <w:highlight w:val="white"/>
        </w:rPr>
        <w:t xml:space="preserve">      }</w:t>
      </w:r>
    </w:p>
    <w:p w14:paraId="3EC5482D" w14:textId="77777777" w:rsidR="00AC571D" w:rsidRPr="00AC571D" w:rsidRDefault="00AC571D" w:rsidP="00AC571D">
      <w:pPr>
        <w:pStyle w:val="Code"/>
        <w:rPr>
          <w:highlight w:val="white"/>
        </w:rPr>
      </w:pPr>
      <w:r w:rsidRPr="00AC571D">
        <w:rPr>
          <w:highlight w:val="white"/>
        </w:rPr>
        <w:t xml:space="preserve">    </w:t>
      </w:r>
    </w:p>
    <w:p w14:paraId="316EADD5" w14:textId="77777777" w:rsidR="00AC571D" w:rsidRPr="00AC571D" w:rsidRDefault="00AC571D" w:rsidP="00AC571D">
      <w:pPr>
        <w:pStyle w:val="Code"/>
        <w:rPr>
          <w:highlight w:val="white"/>
        </w:rPr>
      </w:pPr>
      <w:r w:rsidRPr="00AC571D">
        <w:rPr>
          <w:highlight w:val="white"/>
        </w:rPr>
        <w:t xml:space="preserve">      return (new Statement(codeList));</w:t>
      </w:r>
    </w:p>
    <w:p w14:paraId="6B5F74ED" w14:textId="6302FDDA" w:rsidR="00AC571D" w:rsidRDefault="00AC571D" w:rsidP="00AC571D">
      <w:pPr>
        <w:pStyle w:val="Code"/>
        <w:rPr>
          <w:highlight w:val="white"/>
        </w:rPr>
      </w:pPr>
      <w:r w:rsidRPr="00AC571D">
        <w:rPr>
          <w:highlight w:val="white"/>
        </w:rPr>
        <w:t xml:space="preserve">    }</w:t>
      </w:r>
    </w:p>
    <w:p w14:paraId="72F28FDE" w14:textId="77777777" w:rsidR="00866410" w:rsidRDefault="00866410" w:rsidP="00866410">
      <w:pPr>
        <w:pStyle w:val="Rubrik3"/>
      </w:pPr>
      <w:r w:rsidRPr="00866410">
        <w:lastRenderedPageBreak/>
        <w:t>Optional</w:t>
      </w:r>
      <w:r>
        <w:t xml:space="preserve"> Expression Statement</w:t>
      </w:r>
    </w:p>
    <w:p w14:paraId="5E863082" w14:textId="77777777" w:rsidR="00866410" w:rsidRDefault="00866410" w:rsidP="00866410">
      <w:r>
        <w:t>A statement can also be made up by an optional expression; that is, the statement is an expression followed by a semicolon, or simply a semicolon.</w:t>
      </w:r>
    </w:p>
    <w:p w14:paraId="5CFFC49D" w14:textId="77777777" w:rsidR="00866410" w:rsidRDefault="00866410" w:rsidP="00866410">
      <w:pPr>
        <w:pStyle w:val="CodeHeader"/>
        <w:rPr>
          <w:highlight w:val="white"/>
          <w:lang w:val="sv-SE"/>
        </w:rPr>
      </w:pPr>
      <w:r>
        <w:rPr>
          <w:highlight w:val="white"/>
          <w:lang w:val="sv-SE"/>
        </w:rPr>
        <w:t>MainParser.gppg</w:t>
      </w:r>
    </w:p>
    <w:p w14:paraId="5B26AF9F" w14:textId="77777777" w:rsidR="00866410" w:rsidRDefault="00866410" w:rsidP="00866410">
      <w:pPr>
        <w:pStyle w:val="Code"/>
        <w:rPr>
          <w:highlight w:val="white"/>
          <w:lang w:val="sv-SE"/>
        </w:rPr>
      </w:pPr>
      <w:r>
        <w:rPr>
          <w:highlight w:val="white"/>
          <w:lang w:val="sv-SE"/>
        </w:rPr>
        <w:t>closed_statement:</w:t>
      </w:r>
    </w:p>
    <w:p w14:paraId="762C58E0" w14:textId="77777777" w:rsidR="00866410" w:rsidRDefault="00866410" w:rsidP="00866410">
      <w:pPr>
        <w:pStyle w:val="Code"/>
        <w:rPr>
          <w:highlight w:val="white"/>
          <w:lang w:val="sv-SE"/>
        </w:rPr>
      </w:pPr>
      <w:r>
        <w:rPr>
          <w:highlight w:val="white"/>
          <w:lang w:val="sv-SE"/>
        </w:rPr>
        <w:t xml:space="preserve">    optional_expression SEMICOLON {</w:t>
      </w:r>
    </w:p>
    <w:p w14:paraId="1E5A7BB8" w14:textId="77777777" w:rsidR="00866410" w:rsidRDefault="00866410" w:rsidP="00866410">
      <w:pPr>
        <w:pStyle w:val="Code"/>
        <w:rPr>
          <w:highlight w:val="white"/>
          <w:lang w:val="sv-SE"/>
        </w:rPr>
      </w:pPr>
      <w:r>
        <w:rPr>
          <w:highlight w:val="white"/>
          <w:lang w:val="sv-SE"/>
        </w:rPr>
        <w:t xml:space="preserve">      $$ = MiddleCodeGenerator.ExpressionStatement($1);</w:t>
      </w:r>
    </w:p>
    <w:p w14:paraId="1048FC84" w14:textId="77777777" w:rsidR="00866410" w:rsidRDefault="00866410" w:rsidP="00866410">
      <w:pPr>
        <w:pStyle w:val="Code"/>
        <w:rPr>
          <w:highlight w:val="white"/>
          <w:lang w:val="sv-SE"/>
        </w:rPr>
      </w:pPr>
      <w:r>
        <w:rPr>
          <w:highlight w:val="white"/>
          <w:lang w:val="sv-SE"/>
        </w:rPr>
        <w:t xml:space="preserve">    }</w:t>
      </w:r>
    </w:p>
    <w:p w14:paraId="5B0C100B" w14:textId="77777777" w:rsidR="00866410" w:rsidRDefault="00866410" w:rsidP="00866410">
      <w:r>
        <w:t>If there is an expression, we add its short list to the code list. We choose the short list rather than the long list since we are only interested in the side effects of the expression.</w:t>
      </w:r>
    </w:p>
    <w:p w14:paraId="78D069C2" w14:textId="77777777" w:rsidR="00866410" w:rsidRDefault="00866410" w:rsidP="00866410">
      <w:pPr>
        <w:pStyle w:val="CodeHeader"/>
      </w:pPr>
      <w:r>
        <w:t>MiddleCodeGenerator.cs</w:t>
      </w:r>
    </w:p>
    <w:p w14:paraId="6E7629AA" w14:textId="77777777" w:rsidR="00866410" w:rsidRPr="00CC6BB6" w:rsidRDefault="00866410" w:rsidP="00866410">
      <w:pPr>
        <w:pStyle w:val="Code"/>
        <w:rPr>
          <w:highlight w:val="white"/>
        </w:rPr>
      </w:pPr>
      <w:r w:rsidRPr="00CC6BB6">
        <w:rPr>
          <w:highlight w:val="white"/>
        </w:rPr>
        <w:t xml:space="preserve">    public static Statement ExpressionStatement(Expression expression) {</w:t>
      </w:r>
    </w:p>
    <w:p w14:paraId="46295811" w14:textId="77777777" w:rsidR="00866410" w:rsidRPr="00CC6BB6" w:rsidRDefault="00866410" w:rsidP="00866410">
      <w:pPr>
        <w:pStyle w:val="Code"/>
        <w:rPr>
          <w:highlight w:val="white"/>
        </w:rPr>
      </w:pPr>
      <w:r w:rsidRPr="00CC6BB6">
        <w:rPr>
          <w:highlight w:val="white"/>
        </w:rPr>
        <w:t xml:space="preserve">      List&lt;MiddleCode&gt; codeList = new List&lt;MiddleCode&gt;();</w:t>
      </w:r>
    </w:p>
    <w:p w14:paraId="3B246103" w14:textId="77777777" w:rsidR="00866410" w:rsidRPr="00CC6BB6" w:rsidRDefault="00866410" w:rsidP="00866410">
      <w:pPr>
        <w:pStyle w:val="Code"/>
        <w:rPr>
          <w:highlight w:val="white"/>
        </w:rPr>
      </w:pPr>
    </w:p>
    <w:p w14:paraId="7DAA8BF3" w14:textId="77777777" w:rsidR="00866410" w:rsidRPr="00CC6BB6" w:rsidRDefault="00866410" w:rsidP="00866410">
      <w:pPr>
        <w:pStyle w:val="Code"/>
        <w:rPr>
          <w:highlight w:val="white"/>
        </w:rPr>
      </w:pPr>
      <w:r w:rsidRPr="00CC6BB6">
        <w:rPr>
          <w:highlight w:val="white"/>
        </w:rPr>
        <w:t xml:space="preserve">      if (expression != null) {</w:t>
      </w:r>
    </w:p>
    <w:p w14:paraId="12C7DDA5" w14:textId="77777777" w:rsidR="00866410" w:rsidRPr="00CC6BB6" w:rsidRDefault="00866410" w:rsidP="00866410">
      <w:pPr>
        <w:pStyle w:val="Code"/>
        <w:rPr>
          <w:highlight w:val="white"/>
        </w:rPr>
      </w:pPr>
      <w:r w:rsidRPr="00CC6BB6">
        <w:rPr>
          <w:highlight w:val="white"/>
        </w:rPr>
        <w:t xml:space="preserve">        codeList.AddRange(expression.ShortList);</w:t>
      </w:r>
    </w:p>
    <w:p w14:paraId="188EB9DE" w14:textId="77777777" w:rsidR="00866410" w:rsidRPr="00CC6BB6" w:rsidRDefault="00866410" w:rsidP="00866410">
      <w:pPr>
        <w:pStyle w:val="Code"/>
        <w:rPr>
          <w:highlight w:val="white"/>
        </w:rPr>
      </w:pPr>
      <w:r w:rsidRPr="00CC6BB6">
        <w:rPr>
          <w:highlight w:val="white"/>
        </w:rPr>
        <w:t xml:space="preserve">      }</w:t>
      </w:r>
    </w:p>
    <w:p w14:paraId="367D3298" w14:textId="77777777" w:rsidR="00866410" w:rsidRPr="00CC6BB6" w:rsidRDefault="00866410" w:rsidP="00866410">
      <w:pPr>
        <w:pStyle w:val="Code"/>
        <w:rPr>
          <w:highlight w:val="white"/>
        </w:rPr>
      </w:pPr>
      <w:r w:rsidRPr="00CC6BB6">
        <w:rPr>
          <w:highlight w:val="white"/>
        </w:rPr>
        <w:t xml:space="preserve">    </w:t>
      </w:r>
    </w:p>
    <w:p w14:paraId="7C0ACCDA" w14:textId="77777777" w:rsidR="00866410" w:rsidRPr="00CC6BB6" w:rsidRDefault="00866410" w:rsidP="00866410">
      <w:pPr>
        <w:pStyle w:val="Code"/>
        <w:rPr>
          <w:highlight w:val="white"/>
        </w:rPr>
      </w:pPr>
      <w:r w:rsidRPr="00CC6BB6">
        <w:rPr>
          <w:highlight w:val="white"/>
        </w:rPr>
        <w:t xml:space="preserve">      return (new Statement(codeList));</w:t>
      </w:r>
    </w:p>
    <w:p w14:paraId="04D177EE" w14:textId="2E12B2B0" w:rsidR="00866410" w:rsidRPr="00AC571D" w:rsidRDefault="00866410" w:rsidP="00AC571D">
      <w:pPr>
        <w:pStyle w:val="Code"/>
        <w:rPr>
          <w:highlight w:val="white"/>
        </w:rPr>
      </w:pPr>
      <w:r w:rsidRPr="00CC6BB6">
        <w:rPr>
          <w:highlight w:val="white"/>
        </w:rPr>
        <w:t xml:space="preserve">    }</w:t>
      </w:r>
    </w:p>
    <w:p w14:paraId="363BF961" w14:textId="03269DD6" w:rsidR="008F43AA" w:rsidRDefault="008F43AA" w:rsidP="00830081">
      <w:pPr>
        <w:pStyle w:val="Rubrik3"/>
      </w:pPr>
      <w:r>
        <w:t>Block Statement</w:t>
      </w:r>
    </w:p>
    <w:p w14:paraId="00836A31" w14:textId="26B53E2F" w:rsidR="002C67F5" w:rsidRDefault="004D298F" w:rsidP="004D298F">
      <w:r>
        <w:t>A statement can be a</w:t>
      </w:r>
      <w:r w:rsidR="00BC3E13">
        <w:t>n</w:t>
      </w:r>
      <w:r>
        <w:t xml:space="preserve"> </w:t>
      </w:r>
      <w:r w:rsidR="00BC3E13">
        <w:t xml:space="preserve">optional </w:t>
      </w:r>
      <w:r>
        <w:t>sequence of statements enclosed in brackets.</w:t>
      </w:r>
      <w:r w:rsidR="00BC3E13">
        <w:t xml:space="preserve"> The</w:t>
      </w:r>
      <w:r w:rsidR="0096093F">
        <w:t xml:space="preserve"> sequence is parsed with a new symbol table.</w:t>
      </w:r>
    </w:p>
    <w:p w14:paraId="4ED96916" w14:textId="266F6F63" w:rsidR="002C67F5" w:rsidRDefault="002C67F5" w:rsidP="002C67F5">
      <w:pPr>
        <w:pStyle w:val="CodeHeader"/>
      </w:pPr>
      <w:r>
        <w:t>MainParser.cs</w:t>
      </w:r>
    </w:p>
    <w:p w14:paraId="26E6E008" w14:textId="77777777" w:rsidR="002C67F5" w:rsidRDefault="002C67F5" w:rsidP="002C67F5">
      <w:pPr>
        <w:pStyle w:val="Code"/>
        <w:rPr>
          <w:highlight w:val="white"/>
          <w:lang w:val="sv-SE"/>
        </w:rPr>
      </w:pPr>
      <w:r>
        <w:rPr>
          <w:highlight w:val="white"/>
          <w:lang w:val="sv-SE"/>
        </w:rPr>
        <w:t>closed_statement:</w:t>
      </w:r>
    </w:p>
    <w:p w14:paraId="16921476" w14:textId="00DBF2E9" w:rsidR="002C67F5" w:rsidRDefault="002C67F5" w:rsidP="002C67F5">
      <w:pPr>
        <w:pStyle w:val="Code"/>
        <w:rPr>
          <w:highlight w:val="white"/>
          <w:lang w:val="sv-SE"/>
        </w:rPr>
      </w:pPr>
      <w:r>
        <w:rPr>
          <w:highlight w:val="white"/>
          <w:lang w:val="sv-SE"/>
        </w:rPr>
        <w:t xml:space="preserve">    LEFT_BLOCK {</w:t>
      </w:r>
    </w:p>
    <w:p w14:paraId="7D27AC42" w14:textId="77777777" w:rsidR="002C67F5" w:rsidRDefault="002C67F5" w:rsidP="002C67F5">
      <w:pPr>
        <w:pStyle w:val="Code"/>
        <w:rPr>
          <w:highlight w:val="white"/>
          <w:lang w:val="sv-SE"/>
        </w:rPr>
      </w:pPr>
      <w:r>
        <w:rPr>
          <w:highlight w:val="white"/>
          <w:lang w:val="sv-SE"/>
        </w:rPr>
        <w:t xml:space="preserve">      SymbolTable.CurrentTable =</w:t>
      </w:r>
    </w:p>
    <w:p w14:paraId="7608656C" w14:textId="77777777" w:rsidR="002C67F5" w:rsidRDefault="002C67F5" w:rsidP="002C67F5">
      <w:pPr>
        <w:pStyle w:val="Code"/>
        <w:rPr>
          <w:highlight w:val="white"/>
          <w:lang w:val="sv-SE"/>
        </w:rPr>
      </w:pPr>
      <w:r>
        <w:rPr>
          <w:highlight w:val="white"/>
          <w:lang w:val="sv-SE"/>
        </w:rPr>
        <w:t xml:space="preserve">        new SymbolTable(SymbolTable.CurrentTable, Scope.Block);</w:t>
      </w:r>
    </w:p>
    <w:p w14:paraId="3B27CD68" w14:textId="77777777" w:rsidR="002C67F5" w:rsidRDefault="002C67F5" w:rsidP="002C67F5">
      <w:pPr>
        <w:pStyle w:val="Code"/>
        <w:rPr>
          <w:highlight w:val="white"/>
          <w:lang w:val="sv-SE"/>
        </w:rPr>
      </w:pPr>
      <w:r>
        <w:rPr>
          <w:highlight w:val="white"/>
          <w:lang w:val="sv-SE"/>
        </w:rPr>
        <w:t xml:space="preserve">    }</w:t>
      </w:r>
    </w:p>
    <w:p w14:paraId="00FFDB4A" w14:textId="77777777" w:rsidR="002C67F5" w:rsidRDefault="002C67F5" w:rsidP="002C67F5">
      <w:pPr>
        <w:pStyle w:val="Code"/>
        <w:rPr>
          <w:highlight w:val="white"/>
          <w:lang w:val="sv-SE"/>
        </w:rPr>
      </w:pPr>
      <w:r>
        <w:rPr>
          <w:highlight w:val="white"/>
          <w:lang w:val="sv-SE"/>
        </w:rPr>
        <w:t xml:space="preserve">    optional_statement_list RIGHT_BLOCK {</w:t>
      </w:r>
    </w:p>
    <w:p w14:paraId="728C4473" w14:textId="77777777" w:rsidR="002C67F5" w:rsidRDefault="002C67F5" w:rsidP="002C67F5">
      <w:pPr>
        <w:pStyle w:val="Code"/>
        <w:rPr>
          <w:highlight w:val="white"/>
          <w:lang w:val="sv-SE"/>
        </w:rPr>
      </w:pPr>
      <w:r>
        <w:rPr>
          <w:highlight w:val="white"/>
          <w:lang w:val="sv-SE"/>
        </w:rPr>
        <w:t xml:space="preserve">      SymbolTable.CurrentTable =</w:t>
      </w:r>
    </w:p>
    <w:p w14:paraId="0A2AF42E" w14:textId="77777777" w:rsidR="002C67F5" w:rsidRDefault="002C67F5" w:rsidP="002C67F5">
      <w:pPr>
        <w:pStyle w:val="Code"/>
        <w:rPr>
          <w:highlight w:val="white"/>
          <w:lang w:val="sv-SE"/>
        </w:rPr>
      </w:pPr>
      <w:r>
        <w:rPr>
          <w:highlight w:val="white"/>
          <w:lang w:val="sv-SE"/>
        </w:rPr>
        <w:t xml:space="preserve">        SymbolTable.CurrentTable.ParentTable;</w:t>
      </w:r>
    </w:p>
    <w:p w14:paraId="2CE6463B" w14:textId="77777777" w:rsidR="002C67F5" w:rsidRDefault="002C67F5" w:rsidP="002C67F5">
      <w:pPr>
        <w:pStyle w:val="Code"/>
        <w:rPr>
          <w:highlight w:val="white"/>
          <w:lang w:val="sv-SE"/>
        </w:rPr>
      </w:pPr>
      <w:r>
        <w:rPr>
          <w:highlight w:val="white"/>
          <w:lang w:val="sv-SE"/>
        </w:rPr>
        <w:t xml:space="preserve">      $$ = $3;</w:t>
      </w:r>
    </w:p>
    <w:p w14:paraId="279A7C8A" w14:textId="19F79A2E" w:rsidR="002C67F5" w:rsidRDefault="002C67F5" w:rsidP="002C67F5">
      <w:pPr>
        <w:pStyle w:val="Code"/>
        <w:rPr>
          <w:highlight w:val="white"/>
          <w:lang w:val="sv-SE"/>
        </w:rPr>
      </w:pPr>
      <w:r>
        <w:rPr>
          <w:highlight w:val="white"/>
          <w:lang w:val="sv-SE"/>
        </w:rPr>
        <w:t xml:space="preserve">    }</w:t>
      </w:r>
    </w:p>
    <w:p w14:paraId="6E4A773E" w14:textId="4CBA96E6" w:rsidR="003D1818" w:rsidRDefault="003D1818" w:rsidP="00446108">
      <w:pPr>
        <w:rPr>
          <w:highlight w:val="white"/>
        </w:rPr>
      </w:pPr>
      <w:r>
        <w:rPr>
          <w:highlight w:val="white"/>
        </w:rPr>
        <w:t>In case of a</w:t>
      </w:r>
      <w:r w:rsidR="002E523A">
        <w:rPr>
          <w:highlight w:val="white"/>
        </w:rPr>
        <w:t>n</w:t>
      </w:r>
      <w:r>
        <w:rPr>
          <w:highlight w:val="white"/>
        </w:rPr>
        <w:t xml:space="preserve"> </w:t>
      </w:r>
      <w:r w:rsidR="00446108">
        <w:rPr>
          <w:highlight w:val="white"/>
        </w:rPr>
        <w:t>empty statement list, we return a statement with an empty code list</w:t>
      </w:r>
      <w:r w:rsidR="001B2758">
        <w:rPr>
          <w:highlight w:val="white"/>
        </w:rPr>
        <w:t xml:space="preserve"> and an empty next set.</w:t>
      </w:r>
    </w:p>
    <w:p w14:paraId="1F98C182" w14:textId="4C6F8B93" w:rsidR="00FA0ED1" w:rsidRPr="00FA0ED1" w:rsidRDefault="00FA0ED1" w:rsidP="00FA0ED1">
      <w:pPr>
        <w:pStyle w:val="Code"/>
        <w:rPr>
          <w:highlight w:val="white"/>
        </w:rPr>
      </w:pPr>
      <w:r w:rsidRPr="00FA0ED1">
        <w:rPr>
          <w:highlight w:val="white"/>
        </w:rPr>
        <w:t>optional_statement_list:</w:t>
      </w:r>
    </w:p>
    <w:p w14:paraId="42445525" w14:textId="77777777" w:rsidR="00FA0ED1" w:rsidRPr="00FA0ED1" w:rsidRDefault="00FA0ED1" w:rsidP="00FA0ED1">
      <w:pPr>
        <w:pStyle w:val="Code"/>
        <w:rPr>
          <w:highlight w:val="white"/>
        </w:rPr>
      </w:pPr>
      <w:r w:rsidRPr="00FA0ED1">
        <w:rPr>
          <w:highlight w:val="white"/>
        </w:rPr>
        <w:t xml:space="preserve">    /* Empty */ {</w:t>
      </w:r>
    </w:p>
    <w:p w14:paraId="1DEDCDD0" w14:textId="77777777" w:rsidR="001B2758" w:rsidRDefault="001B2758" w:rsidP="001B2758">
      <w:pPr>
        <w:pStyle w:val="Code"/>
        <w:rPr>
          <w:highlight w:val="white"/>
          <w:lang w:val="sv-SE"/>
        </w:rPr>
      </w:pPr>
      <w:r>
        <w:rPr>
          <w:highlight w:val="white"/>
          <w:lang w:val="sv-SE"/>
        </w:rPr>
        <w:t xml:space="preserve">      $$ = new Statement(new List&lt;MiddleCode&gt;(),</w:t>
      </w:r>
    </w:p>
    <w:p w14:paraId="46FD6394" w14:textId="77777777" w:rsidR="001B2758" w:rsidRDefault="001B2758" w:rsidP="001B2758">
      <w:pPr>
        <w:pStyle w:val="Code"/>
        <w:rPr>
          <w:highlight w:val="white"/>
          <w:lang w:val="sv-SE"/>
        </w:rPr>
      </w:pPr>
      <w:r>
        <w:rPr>
          <w:highlight w:val="white"/>
          <w:lang w:val="sv-SE"/>
        </w:rPr>
        <w:t xml:space="preserve">                         new HashSet&lt;MiddleCode&gt;());</w:t>
      </w:r>
    </w:p>
    <w:p w14:paraId="7192CFA9" w14:textId="77777777" w:rsidR="00FA0ED1" w:rsidRPr="00FA0ED1" w:rsidRDefault="00FA0ED1" w:rsidP="00FA0ED1">
      <w:pPr>
        <w:pStyle w:val="Code"/>
        <w:rPr>
          <w:highlight w:val="white"/>
        </w:rPr>
      </w:pPr>
      <w:r w:rsidRPr="00FA0ED1">
        <w:rPr>
          <w:highlight w:val="white"/>
        </w:rPr>
        <w:t xml:space="preserve">    }</w:t>
      </w:r>
    </w:p>
    <w:p w14:paraId="4546E943" w14:textId="0C5114FE" w:rsidR="003D1818" w:rsidRPr="00FA0ED1" w:rsidRDefault="000F6244" w:rsidP="003D1818">
      <w:pPr>
        <w:rPr>
          <w:highlight w:val="white"/>
        </w:rPr>
      </w:pPr>
      <w:r>
        <w:rPr>
          <w:highlight w:val="white"/>
        </w:rPr>
        <w:t>In case of an non-em</w:t>
      </w:r>
      <w:r w:rsidR="00C858AA">
        <w:rPr>
          <w:highlight w:val="white"/>
        </w:rPr>
        <w:t>pt</w:t>
      </w:r>
      <w:r>
        <w:rPr>
          <w:highlight w:val="white"/>
        </w:rPr>
        <w:t>y statement list, w</w:t>
      </w:r>
      <w:r w:rsidR="003D1818">
        <w:rPr>
          <w:highlight w:val="white"/>
        </w:rPr>
        <w:t xml:space="preserve">e add the code list of the statements of the statement list. For each statement in the list, except the last statement, we backpatch the next set to the beginning of the code list of the next set. The result is a statement with </w:t>
      </w:r>
      <w:r w:rsidR="001B2758">
        <w:rPr>
          <w:highlight w:val="white"/>
        </w:rPr>
        <w:t xml:space="preserve">the total middle code list and the next set </w:t>
      </w:r>
      <w:r w:rsidR="005331C9">
        <w:rPr>
          <w:highlight w:val="white"/>
        </w:rPr>
        <w:t>of the last statement.</w:t>
      </w:r>
    </w:p>
    <w:p w14:paraId="28358925" w14:textId="77777777" w:rsidR="00FA0ED1" w:rsidRPr="00FA0ED1" w:rsidRDefault="00FA0ED1" w:rsidP="00FA0ED1">
      <w:pPr>
        <w:pStyle w:val="Code"/>
        <w:rPr>
          <w:highlight w:val="white"/>
        </w:rPr>
      </w:pPr>
      <w:r w:rsidRPr="00FA0ED1">
        <w:rPr>
          <w:highlight w:val="white"/>
        </w:rPr>
        <w:t xml:space="preserve">  | optional_statement_list statement {</w:t>
      </w:r>
    </w:p>
    <w:p w14:paraId="28DB28EF" w14:textId="77777777" w:rsidR="00FA0ED1" w:rsidRPr="00FA0ED1" w:rsidRDefault="00FA0ED1" w:rsidP="00FA0ED1">
      <w:pPr>
        <w:pStyle w:val="Code"/>
        <w:rPr>
          <w:highlight w:val="white"/>
        </w:rPr>
      </w:pPr>
      <w:r w:rsidRPr="00FA0ED1">
        <w:rPr>
          <w:highlight w:val="white"/>
        </w:rPr>
        <w:t xml:space="preserve">      MiddleCodeGenerator.Backpatch($1.NextSet, $2.CodeList);</w:t>
      </w:r>
    </w:p>
    <w:p w14:paraId="7ABE2027" w14:textId="77777777" w:rsidR="00FA0ED1" w:rsidRPr="00FA0ED1" w:rsidRDefault="00FA0ED1" w:rsidP="00FA0ED1">
      <w:pPr>
        <w:pStyle w:val="Code"/>
        <w:rPr>
          <w:highlight w:val="white"/>
        </w:rPr>
      </w:pPr>
      <w:r w:rsidRPr="00FA0ED1">
        <w:rPr>
          <w:highlight w:val="white"/>
        </w:rPr>
        <w:t xml:space="preserve">      List&lt;MiddleCode&gt; codeList = new List&lt;MiddleCode&gt;();</w:t>
      </w:r>
    </w:p>
    <w:p w14:paraId="6AE4755F" w14:textId="77777777" w:rsidR="00FA0ED1" w:rsidRPr="00FA0ED1" w:rsidRDefault="00FA0ED1" w:rsidP="00FA0ED1">
      <w:pPr>
        <w:pStyle w:val="Code"/>
        <w:rPr>
          <w:highlight w:val="white"/>
        </w:rPr>
      </w:pPr>
      <w:r w:rsidRPr="00FA0ED1">
        <w:rPr>
          <w:highlight w:val="white"/>
        </w:rPr>
        <w:t xml:space="preserve">      codeList.AddRange($1.CodeList);</w:t>
      </w:r>
    </w:p>
    <w:p w14:paraId="5977AB6E" w14:textId="77777777" w:rsidR="00FA0ED1" w:rsidRPr="00FA0ED1" w:rsidRDefault="00FA0ED1" w:rsidP="00FA0ED1">
      <w:pPr>
        <w:pStyle w:val="Code"/>
        <w:rPr>
          <w:highlight w:val="white"/>
        </w:rPr>
      </w:pPr>
      <w:r w:rsidRPr="00FA0ED1">
        <w:rPr>
          <w:highlight w:val="white"/>
        </w:rPr>
        <w:lastRenderedPageBreak/>
        <w:t xml:space="preserve">      codeList.AddRange($2.CodeList);</w:t>
      </w:r>
    </w:p>
    <w:p w14:paraId="5EF886C8" w14:textId="77777777" w:rsidR="00FA0ED1" w:rsidRPr="00FA0ED1" w:rsidRDefault="00FA0ED1" w:rsidP="00FA0ED1">
      <w:pPr>
        <w:pStyle w:val="Code"/>
        <w:rPr>
          <w:highlight w:val="white"/>
        </w:rPr>
      </w:pPr>
      <w:r w:rsidRPr="00FA0ED1">
        <w:rPr>
          <w:highlight w:val="white"/>
        </w:rPr>
        <w:t xml:space="preserve">      $$ = new Statement(codeList, $2.NextSet);</w:t>
      </w:r>
    </w:p>
    <w:p w14:paraId="7F578F1A" w14:textId="77777777" w:rsidR="00FA0ED1" w:rsidRPr="00FA0ED1" w:rsidRDefault="00FA0ED1" w:rsidP="00FA0ED1">
      <w:pPr>
        <w:pStyle w:val="Code"/>
        <w:rPr>
          <w:highlight w:val="white"/>
        </w:rPr>
      </w:pPr>
      <w:r w:rsidRPr="00FA0ED1">
        <w:rPr>
          <w:highlight w:val="white"/>
        </w:rPr>
        <w:t xml:space="preserve">    };</w:t>
      </w:r>
    </w:p>
    <w:p w14:paraId="1C10E2D0" w14:textId="77777777" w:rsidR="002C67F5" w:rsidRPr="004D298F" w:rsidRDefault="002C67F5" w:rsidP="002C67F5">
      <w:pPr>
        <w:pStyle w:val="Code"/>
      </w:pPr>
    </w:p>
    <w:p w14:paraId="25FA011E" w14:textId="1B3AE087" w:rsidR="008F43AA" w:rsidRDefault="00830081" w:rsidP="00830081">
      <w:pPr>
        <w:pStyle w:val="Rubrik3"/>
      </w:pPr>
      <w:r>
        <w:t>Declaration Statement</w:t>
      </w:r>
    </w:p>
    <w:p w14:paraId="3CC455A3" w14:textId="09D80045" w:rsidR="008D0A0C" w:rsidRPr="008D0A0C" w:rsidRDefault="008D0A0C" w:rsidP="008D0A0C">
      <w:r>
        <w:t xml:space="preserve">A statement can be a declaration. We return a statement with the middle code list of the declaration. </w:t>
      </w:r>
      <w:r w:rsidR="001846D4">
        <w:t xml:space="preserve">The middle code list may hold code for </w:t>
      </w:r>
      <w:r w:rsidR="00F4217C">
        <w:t>initialization</w:t>
      </w:r>
      <w:r w:rsidR="001846D4">
        <w:t xml:space="preserve"> of variables or constants.</w:t>
      </w:r>
    </w:p>
    <w:p w14:paraId="583F5DD0" w14:textId="1EC673F1" w:rsidR="004D5DB0" w:rsidRDefault="00FB6AA4" w:rsidP="00FB6AA4">
      <w:pPr>
        <w:pStyle w:val="CodeHeader"/>
      </w:pPr>
      <w:r>
        <w:t>MainParser.cs</w:t>
      </w:r>
    </w:p>
    <w:p w14:paraId="03A46F95" w14:textId="77777777" w:rsidR="00FB6AA4" w:rsidRDefault="00FB6AA4" w:rsidP="00FB6AA4">
      <w:pPr>
        <w:pStyle w:val="Code"/>
        <w:rPr>
          <w:highlight w:val="white"/>
          <w:lang w:val="sv-SE"/>
        </w:rPr>
      </w:pPr>
      <w:r>
        <w:rPr>
          <w:highlight w:val="white"/>
          <w:lang w:val="sv-SE"/>
        </w:rPr>
        <w:t>closed_statement:</w:t>
      </w:r>
    </w:p>
    <w:p w14:paraId="6E2CDC04" w14:textId="4AC26127" w:rsidR="00FB6AA4" w:rsidRDefault="00FB6AA4" w:rsidP="00FB6AA4">
      <w:pPr>
        <w:pStyle w:val="Code"/>
        <w:rPr>
          <w:highlight w:val="white"/>
          <w:lang w:val="sv-SE"/>
        </w:rPr>
      </w:pPr>
      <w:r>
        <w:rPr>
          <w:highlight w:val="white"/>
          <w:lang w:val="sv-SE"/>
        </w:rPr>
        <w:t xml:space="preserve">    declaration {</w:t>
      </w:r>
    </w:p>
    <w:p w14:paraId="4A016895" w14:textId="1E15E665" w:rsidR="00FB6AA4" w:rsidRDefault="00FB6AA4" w:rsidP="00FB6AA4">
      <w:pPr>
        <w:pStyle w:val="Code"/>
        <w:rPr>
          <w:highlight w:val="white"/>
          <w:lang w:val="sv-SE"/>
        </w:rPr>
      </w:pPr>
      <w:r>
        <w:rPr>
          <w:highlight w:val="white"/>
          <w:lang w:val="sv-SE"/>
        </w:rPr>
        <w:t xml:space="preserve">      $$ = new Statement($1);</w:t>
      </w:r>
    </w:p>
    <w:p w14:paraId="331601F5" w14:textId="77777777" w:rsidR="00FB6AA4" w:rsidRDefault="00FB6AA4" w:rsidP="00FB6AA4">
      <w:pPr>
        <w:pStyle w:val="Code"/>
        <w:rPr>
          <w:highlight w:val="white"/>
          <w:lang w:val="sv-SE"/>
        </w:rPr>
      </w:pPr>
      <w:r>
        <w:rPr>
          <w:highlight w:val="white"/>
          <w:lang w:val="sv-SE"/>
        </w:rPr>
        <w:t xml:space="preserve">    }</w:t>
      </w:r>
    </w:p>
    <w:p w14:paraId="3E5A96E7" w14:textId="77777777" w:rsidR="00FB6AA4" w:rsidRPr="004D5DB0" w:rsidRDefault="00FB6AA4" w:rsidP="00FB6AA4">
      <w:pPr>
        <w:pStyle w:val="Code"/>
      </w:pPr>
    </w:p>
    <w:p w14:paraId="13696776" w14:textId="33D65715" w:rsidR="00895D52" w:rsidRPr="00895D52" w:rsidRDefault="00895D52" w:rsidP="00895D52">
      <w:pPr>
        <w:pStyle w:val="Rubrik2"/>
      </w:pPr>
      <w:r>
        <w:t>Expression</w:t>
      </w:r>
      <w:r w:rsidR="00FE4E0C">
        <w:t>s</w:t>
      </w:r>
    </w:p>
    <w:p w14:paraId="298A0F95" w14:textId="4EBCD3E4" w:rsidR="007175D9" w:rsidRDefault="00456A00" w:rsidP="007175D9">
      <w:r>
        <w:t>The third part of the parser is the expressions.</w:t>
      </w:r>
      <w:r w:rsidR="001E1CBA">
        <w:t xml:space="preserve"> The </w:t>
      </w:r>
      <w:r w:rsidR="00373613">
        <w:t>idea</w:t>
      </w:r>
      <w:r w:rsidR="001E1CBA">
        <w:t xml:space="preserve"> is that we start with the expression of lowest </w:t>
      </w:r>
      <w:r w:rsidR="00073CA8">
        <w:t>precedence and</w:t>
      </w:r>
      <w:r w:rsidR="001E1CBA">
        <w:t xml:space="preserve"> add a new rule for each </w:t>
      </w:r>
      <w:r w:rsidR="00427B33">
        <w:t>p</w:t>
      </w:r>
      <w:r w:rsidR="001E1CBA">
        <w:t>recedence.</w:t>
      </w:r>
    </w:p>
    <w:p w14:paraId="6F10E708" w14:textId="77777777" w:rsidR="00A963C6" w:rsidRDefault="00A963C6" w:rsidP="00A963C6">
      <w:pPr>
        <w:pStyle w:val="CodeHeader"/>
        <w:rPr>
          <w:highlight w:val="white"/>
          <w:lang w:val="sv-SE"/>
        </w:rPr>
      </w:pPr>
      <w:r>
        <w:rPr>
          <w:highlight w:val="white"/>
          <w:lang w:val="sv-SE"/>
        </w:rPr>
        <w:t>MainParser.cs</w:t>
      </w:r>
    </w:p>
    <w:p w14:paraId="72321066" w14:textId="333ABA7C" w:rsidR="00A963C6" w:rsidRDefault="00A963C6" w:rsidP="00A963C6">
      <w:pPr>
        <w:pStyle w:val="Code"/>
        <w:rPr>
          <w:highlight w:val="white"/>
          <w:lang w:val="sv-SE"/>
        </w:rPr>
      </w:pPr>
      <w:r>
        <w:rPr>
          <w:highlight w:val="white"/>
          <w:lang w:val="sv-SE"/>
        </w:rPr>
        <w:t>optional_expression:</w:t>
      </w:r>
    </w:p>
    <w:p w14:paraId="05ABFF7C" w14:textId="77777777" w:rsidR="00A963C6" w:rsidRDefault="00A963C6" w:rsidP="00A963C6">
      <w:pPr>
        <w:pStyle w:val="Code"/>
        <w:rPr>
          <w:highlight w:val="white"/>
          <w:lang w:val="sv-SE"/>
        </w:rPr>
      </w:pPr>
      <w:r>
        <w:rPr>
          <w:highlight w:val="white"/>
          <w:lang w:val="sv-SE"/>
        </w:rPr>
        <w:t xml:space="preserve">    /* Empty */ { $$ = null; }</w:t>
      </w:r>
    </w:p>
    <w:p w14:paraId="3274F736" w14:textId="77777777" w:rsidR="00A963C6" w:rsidRDefault="00A963C6" w:rsidP="00A963C6">
      <w:pPr>
        <w:pStyle w:val="Code"/>
        <w:rPr>
          <w:highlight w:val="white"/>
          <w:lang w:val="sv-SE"/>
        </w:rPr>
      </w:pPr>
      <w:r>
        <w:rPr>
          <w:highlight w:val="white"/>
          <w:lang w:val="sv-SE"/>
        </w:rPr>
        <w:t xml:space="preserve">  | expression  { $$ = $1;   };</w:t>
      </w:r>
    </w:p>
    <w:p w14:paraId="4C3CB12D" w14:textId="2C06405C" w:rsidR="00A963C6" w:rsidRDefault="00A604FA" w:rsidP="00A604FA">
      <w:pPr>
        <w:rPr>
          <w:highlight w:val="white"/>
          <w:lang w:val="sv-SE"/>
        </w:rPr>
      </w:pPr>
      <w:r>
        <w:rPr>
          <w:highlight w:val="white"/>
          <w:lang w:val="sv-SE"/>
        </w:rPr>
        <w:t>An expression may be an assignment</w:t>
      </w:r>
      <w:r w:rsidR="00B02A39">
        <w:rPr>
          <w:highlight w:val="white"/>
          <w:lang w:val="sv-SE"/>
        </w:rPr>
        <w:t xml:space="preserve"> </w:t>
      </w:r>
      <w:r>
        <w:rPr>
          <w:highlight w:val="white"/>
          <w:lang w:val="sv-SE"/>
        </w:rPr>
        <w:t>expression or two expression</w:t>
      </w:r>
      <w:r w:rsidR="00322B02">
        <w:rPr>
          <w:highlight w:val="white"/>
          <w:lang w:val="sv-SE"/>
        </w:rPr>
        <w:t>s</w:t>
      </w:r>
      <w:r>
        <w:rPr>
          <w:highlight w:val="white"/>
          <w:lang w:val="sv-SE"/>
        </w:rPr>
        <w:t xml:space="preserve"> separated by a comma.</w:t>
      </w:r>
    </w:p>
    <w:p w14:paraId="4F65EE07" w14:textId="77777777" w:rsidR="00A963C6" w:rsidRDefault="00A963C6" w:rsidP="00A963C6">
      <w:pPr>
        <w:pStyle w:val="Code"/>
        <w:rPr>
          <w:highlight w:val="white"/>
          <w:lang w:val="sv-SE"/>
        </w:rPr>
      </w:pPr>
      <w:r>
        <w:rPr>
          <w:highlight w:val="white"/>
          <w:lang w:val="sv-SE"/>
        </w:rPr>
        <w:t>expression:</w:t>
      </w:r>
    </w:p>
    <w:p w14:paraId="146964DA" w14:textId="77777777" w:rsidR="00A963C6" w:rsidRDefault="00A963C6" w:rsidP="00A963C6">
      <w:pPr>
        <w:pStyle w:val="Code"/>
        <w:rPr>
          <w:highlight w:val="white"/>
          <w:lang w:val="sv-SE"/>
        </w:rPr>
      </w:pPr>
      <w:r>
        <w:rPr>
          <w:highlight w:val="white"/>
          <w:lang w:val="sv-SE"/>
        </w:rPr>
        <w:t xml:space="preserve">   assignment_expression {</w:t>
      </w:r>
    </w:p>
    <w:p w14:paraId="2A4EBEA9" w14:textId="77777777" w:rsidR="00A963C6" w:rsidRDefault="00A963C6" w:rsidP="00A963C6">
      <w:pPr>
        <w:pStyle w:val="Code"/>
        <w:rPr>
          <w:highlight w:val="white"/>
          <w:lang w:val="sv-SE"/>
        </w:rPr>
      </w:pPr>
      <w:r>
        <w:rPr>
          <w:highlight w:val="white"/>
          <w:lang w:val="sv-SE"/>
        </w:rPr>
        <w:t xml:space="preserve">      $$ = $1;</w:t>
      </w:r>
    </w:p>
    <w:p w14:paraId="29F52D77" w14:textId="77777777" w:rsidR="00A963C6" w:rsidRDefault="00A963C6" w:rsidP="00A963C6">
      <w:pPr>
        <w:pStyle w:val="Code"/>
        <w:rPr>
          <w:highlight w:val="white"/>
          <w:lang w:val="sv-SE"/>
        </w:rPr>
      </w:pPr>
      <w:r>
        <w:rPr>
          <w:highlight w:val="white"/>
          <w:lang w:val="sv-SE"/>
        </w:rPr>
        <w:t xml:space="preserve">    }</w:t>
      </w:r>
    </w:p>
    <w:p w14:paraId="3DDE006D" w14:textId="77777777" w:rsidR="00A963C6" w:rsidRDefault="00A963C6" w:rsidP="00A963C6">
      <w:pPr>
        <w:pStyle w:val="Code"/>
        <w:rPr>
          <w:highlight w:val="white"/>
          <w:lang w:val="sv-SE"/>
        </w:rPr>
      </w:pPr>
      <w:r>
        <w:rPr>
          <w:highlight w:val="white"/>
          <w:lang w:val="sv-SE"/>
        </w:rPr>
        <w:t xml:space="preserve">  | expression COMMA assignment_expression {</w:t>
      </w:r>
    </w:p>
    <w:p w14:paraId="08C33968" w14:textId="77777777" w:rsidR="00A963C6" w:rsidRDefault="00A963C6" w:rsidP="00A963C6">
      <w:pPr>
        <w:pStyle w:val="Code"/>
        <w:rPr>
          <w:highlight w:val="white"/>
          <w:lang w:val="sv-SE"/>
        </w:rPr>
      </w:pPr>
      <w:r>
        <w:rPr>
          <w:highlight w:val="white"/>
          <w:lang w:val="sv-SE"/>
        </w:rPr>
        <w:t xml:space="preserve">      $$ = MiddleCodeGenerator.CommaExpression($1, $3);</w:t>
      </w:r>
    </w:p>
    <w:p w14:paraId="447DFC29" w14:textId="3918B280" w:rsidR="00A963C6" w:rsidRDefault="00A963C6" w:rsidP="00A963C6">
      <w:pPr>
        <w:pStyle w:val="Code"/>
        <w:rPr>
          <w:highlight w:val="white"/>
          <w:lang w:val="sv-SE"/>
        </w:rPr>
      </w:pPr>
      <w:r>
        <w:rPr>
          <w:highlight w:val="white"/>
          <w:lang w:val="sv-SE"/>
        </w:rPr>
        <w:t xml:space="preserve">    };</w:t>
      </w:r>
    </w:p>
    <w:p w14:paraId="0384AE26" w14:textId="0B27967B" w:rsidR="00A47A97" w:rsidRDefault="00695330" w:rsidP="00A47A97">
      <w:pPr>
        <w:rPr>
          <w:highlight w:val="white"/>
          <w:lang w:val="sv-SE"/>
        </w:rPr>
      </w:pPr>
      <w:r>
        <w:rPr>
          <w:highlight w:val="white"/>
          <w:lang w:val="sv-SE"/>
        </w:rPr>
        <w:t xml:space="preserve">The value of a comma expression is the value of the right expression, </w:t>
      </w:r>
      <w:r w:rsidR="00AB7158">
        <w:rPr>
          <w:highlight w:val="white"/>
          <w:lang w:val="sv-SE"/>
        </w:rPr>
        <w:t>the value of the left expression is discarded. However, we keep the side effects of both the left and right expressions.</w:t>
      </w:r>
    </w:p>
    <w:p w14:paraId="303F7F45" w14:textId="670B5AC1" w:rsidR="00A963C6" w:rsidRDefault="00B32FC6" w:rsidP="00B32FC6">
      <w:pPr>
        <w:pStyle w:val="CodeHeader"/>
        <w:rPr>
          <w:highlight w:val="white"/>
          <w:lang w:val="sv-SE"/>
        </w:rPr>
      </w:pPr>
      <w:r>
        <w:rPr>
          <w:highlight w:val="white"/>
          <w:lang w:val="sv-SE"/>
        </w:rPr>
        <w:t>MiddleCodeGenerator.cs</w:t>
      </w:r>
    </w:p>
    <w:p w14:paraId="56B47C97" w14:textId="77777777" w:rsidR="00322B02" w:rsidRPr="00152085" w:rsidRDefault="00322B02" w:rsidP="00152085">
      <w:pPr>
        <w:pStyle w:val="Code"/>
        <w:rPr>
          <w:highlight w:val="white"/>
        </w:rPr>
      </w:pPr>
      <w:r w:rsidRPr="00152085">
        <w:rPr>
          <w:highlight w:val="white"/>
        </w:rPr>
        <w:t xml:space="preserve">    public static Expression CommaExpression(Expression leftExpression,</w:t>
      </w:r>
    </w:p>
    <w:p w14:paraId="651C9FDE" w14:textId="5693E970" w:rsidR="00322B02" w:rsidRPr="00152085" w:rsidRDefault="00322B02" w:rsidP="00152085">
      <w:pPr>
        <w:pStyle w:val="Code"/>
        <w:rPr>
          <w:highlight w:val="white"/>
        </w:rPr>
      </w:pPr>
      <w:r w:rsidRPr="00152085">
        <w:rPr>
          <w:highlight w:val="white"/>
        </w:rPr>
        <w:t xml:space="preserve">                                             Expression rightExpression) {</w:t>
      </w:r>
    </w:p>
    <w:p w14:paraId="162E00E3" w14:textId="77777777" w:rsidR="00322B02" w:rsidRPr="00152085" w:rsidRDefault="00322B02" w:rsidP="00152085">
      <w:pPr>
        <w:pStyle w:val="Code"/>
        <w:rPr>
          <w:highlight w:val="white"/>
        </w:rPr>
      </w:pPr>
      <w:r w:rsidRPr="00152085">
        <w:rPr>
          <w:highlight w:val="white"/>
        </w:rPr>
        <w:t xml:space="preserve">      List&lt;MiddleCode&gt; shortList = new List&lt;MiddleCode&gt;();</w:t>
      </w:r>
    </w:p>
    <w:p w14:paraId="7DE4B3E4" w14:textId="77777777" w:rsidR="00322B02" w:rsidRPr="00152085" w:rsidRDefault="00322B02" w:rsidP="00152085">
      <w:pPr>
        <w:pStyle w:val="Code"/>
        <w:rPr>
          <w:highlight w:val="white"/>
        </w:rPr>
      </w:pPr>
      <w:r w:rsidRPr="00152085">
        <w:rPr>
          <w:highlight w:val="white"/>
        </w:rPr>
        <w:t xml:space="preserve">      shortList.AddRange(leftExpression.ShortList);</w:t>
      </w:r>
    </w:p>
    <w:p w14:paraId="49D63135" w14:textId="77777777" w:rsidR="00322B02" w:rsidRPr="00152085" w:rsidRDefault="00322B02" w:rsidP="00152085">
      <w:pPr>
        <w:pStyle w:val="Code"/>
        <w:rPr>
          <w:highlight w:val="white"/>
        </w:rPr>
      </w:pPr>
      <w:r w:rsidRPr="00152085">
        <w:rPr>
          <w:highlight w:val="white"/>
        </w:rPr>
        <w:t xml:space="preserve">      shortList.AddRange(rightExpression.ShortList);</w:t>
      </w:r>
    </w:p>
    <w:p w14:paraId="392A9000" w14:textId="022CFCE9" w:rsidR="00322B02" w:rsidRPr="00152085" w:rsidRDefault="00695330" w:rsidP="009B2103">
      <w:pPr>
        <w:rPr>
          <w:highlight w:val="white"/>
        </w:rPr>
      </w:pPr>
      <w:r>
        <w:rPr>
          <w:highlight w:val="white"/>
        </w:rPr>
        <w:t xml:space="preserve">Note that we add the short list of the left expression to the middle code list. The reason for this is that </w:t>
      </w:r>
      <w:r w:rsidR="009B2103">
        <w:rPr>
          <w:highlight w:val="white"/>
        </w:rPr>
        <w:t>we are not interested in the value of the left expression, only its side effects.</w:t>
      </w:r>
    </w:p>
    <w:p w14:paraId="30E3305C" w14:textId="77777777" w:rsidR="00322B02" w:rsidRPr="00152085" w:rsidRDefault="00322B02" w:rsidP="00152085">
      <w:pPr>
        <w:pStyle w:val="Code"/>
        <w:rPr>
          <w:highlight w:val="white"/>
        </w:rPr>
      </w:pPr>
      <w:r w:rsidRPr="00152085">
        <w:rPr>
          <w:highlight w:val="white"/>
        </w:rPr>
        <w:t xml:space="preserve">      List&lt;MiddleCode&gt; longList = new List&lt;MiddleCode&gt;();</w:t>
      </w:r>
    </w:p>
    <w:p w14:paraId="16C30387" w14:textId="0C6E6880" w:rsidR="00322B02" w:rsidRPr="00152085" w:rsidRDefault="00322B02" w:rsidP="00152085">
      <w:pPr>
        <w:pStyle w:val="Code"/>
        <w:rPr>
          <w:highlight w:val="white"/>
        </w:rPr>
      </w:pPr>
      <w:r w:rsidRPr="00152085">
        <w:rPr>
          <w:highlight w:val="white"/>
        </w:rPr>
        <w:t xml:space="preserve">      longList.AddRange(leftExpression.ShortList);</w:t>
      </w:r>
    </w:p>
    <w:p w14:paraId="526B1E2B" w14:textId="77777777" w:rsidR="00322B02" w:rsidRPr="00152085" w:rsidRDefault="00322B02" w:rsidP="00152085">
      <w:pPr>
        <w:pStyle w:val="Code"/>
        <w:rPr>
          <w:highlight w:val="white"/>
        </w:rPr>
      </w:pPr>
      <w:r w:rsidRPr="00152085">
        <w:rPr>
          <w:highlight w:val="white"/>
        </w:rPr>
        <w:t xml:space="preserve">      longList.AddRange(rightExpression.LongList);</w:t>
      </w:r>
    </w:p>
    <w:p w14:paraId="72714670" w14:textId="4105EB56" w:rsidR="00322B02" w:rsidRPr="00152085" w:rsidRDefault="00322B02" w:rsidP="00152085">
      <w:pPr>
        <w:pStyle w:val="Code"/>
        <w:rPr>
          <w:highlight w:val="white"/>
        </w:rPr>
      </w:pPr>
      <w:r w:rsidRPr="00152085">
        <w:rPr>
          <w:highlight w:val="white"/>
        </w:rPr>
        <w:t xml:space="preserve"> </w:t>
      </w:r>
    </w:p>
    <w:p w14:paraId="7EA82953" w14:textId="77777777" w:rsidR="00322B02" w:rsidRPr="00152085" w:rsidRDefault="00322B02" w:rsidP="00152085">
      <w:pPr>
        <w:pStyle w:val="Code"/>
        <w:rPr>
          <w:highlight w:val="white"/>
        </w:rPr>
      </w:pPr>
      <w:r w:rsidRPr="00152085">
        <w:rPr>
          <w:highlight w:val="white"/>
        </w:rPr>
        <w:t xml:space="preserve">      return (new Expression(rightExpression.Symbol, shortList, longList));</w:t>
      </w:r>
    </w:p>
    <w:p w14:paraId="68C6DB7E" w14:textId="4486D101" w:rsidR="00322B02" w:rsidRDefault="00322B02" w:rsidP="00152085">
      <w:pPr>
        <w:pStyle w:val="Code"/>
        <w:rPr>
          <w:highlight w:val="white"/>
        </w:rPr>
      </w:pPr>
      <w:r w:rsidRPr="00152085">
        <w:rPr>
          <w:highlight w:val="white"/>
        </w:rPr>
        <w:t xml:space="preserve">    }</w:t>
      </w:r>
    </w:p>
    <w:p w14:paraId="7E40D4AC" w14:textId="77777777" w:rsidR="00B05CB1" w:rsidRPr="00152085" w:rsidRDefault="00B05CB1" w:rsidP="00B05CB1">
      <w:pPr>
        <w:pStyle w:val="Code"/>
        <w:rPr>
          <w:highlight w:val="white"/>
        </w:rPr>
      </w:pPr>
    </w:p>
    <w:p w14:paraId="030CFEF7" w14:textId="20B1B96E" w:rsidR="00B05CB1" w:rsidRDefault="00FE4E0C" w:rsidP="00152085">
      <w:pPr>
        <w:pStyle w:val="Rubrik3"/>
      </w:pPr>
      <w:r>
        <w:lastRenderedPageBreak/>
        <w:t xml:space="preserve">The </w:t>
      </w:r>
      <w:r w:rsidR="009E1435">
        <w:t>Assignment Expression</w:t>
      </w:r>
    </w:p>
    <w:p w14:paraId="13D84E3A" w14:textId="77777777" w:rsidR="000126E8" w:rsidRDefault="000126E8" w:rsidP="000126E8">
      <w:pPr>
        <w:rPr>
          <w:color w:val="auto"/>
        </w:rPr>
      </w:pPr>
      <w:r>
        <w:t>There are two kinds of assignment: simple and compound. In the case of compound assignment, we first evaluate the corresponding binary expression (addition in the example below), assign its result to a temporary variable that we then assign to original left symbol.</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0126E8" w14:paraId="74CF1851" w14:textId="77777777" w:rsidTr="000126E8">
        <w:tc>
          <w:tcPr>
            <w:tcW w:w="3116" w:type="dxa"/>
            <w:hideMark/>
          </w:tcPr>
          <w:p w14:paraId="6C3DC329" w14:textId="77777777" w:rsidR="000126E8" w:rsidRDefault="000126E8">
            <w:pPr>
              <w:pStyle w:val="Code"/>
            </w:pPr>
            <w:r>
              <w:t>x += y;</w:t>
            </w:r>
          </w:p>
        </w:tc>
        <w:tc>
          <w:tcPr>
            <w:tcW w:w="3117" w:type="dxa"/>
            <w:hideMark/>
          </w:tcPr>
          <w:p w14:paraId="1874EFA9" w14:textId="77777777" w:rsidR="000126E8" w:rsidRDefault="000126E8">
            <w:pPr>
              <w:pStyle w:val="Code"/>
            </w:pPr>
            <w:r>
              <w:t>$1 = x + y</w:t>
            </w:r>
          </w:p>
          <w:p w14:paraId="591AF24C" w14:textId="77777777" w:rsidR="000126E8" w:rsidRDefault="000126E8">
            <w:pPr>
              <w:pStyle w:val="Code"/>
            </w:pPr>
            <w:r>
              <w:t>x = $1</w:t>
            </w:r>
          </w:p>
        </w:tc>
        <w:tc>
          <w:tcPr>
            <w:tcW w:w="3117" w:type="dxa"/>
          </w:tcPr>
          <w:p w14:paraId="79CE2785" w14:textId="77777777" w:rsidR="000126E8" w:rsidRDefault="000126E8">
            <w:pPr>
              <w:pStyle w:val="Code"/>
            </w:pPr>
          </w:p>
        </w:tc>
      </w:tr>
    </w:tbl>
    <w:p w14:paraId="5AEBDE6C" w14:textId="7628D8AE" w:rsidR="002C375A" w:rsidRPr="002C375A" w:rsidRDefault="002C375A" w:rsidP="002C375A">
      <w:r>
        <w:t xml:space="preserve">An assignment expression can be condition expression, a </w:t>
      </w:r>
      <w:r w:rsidR="00384FFA">
        <w:t>s</w:t>
      </w:r>
      <w:r>
        <w:t>imple assignment, or a compound assignment.</w:t>
      </w:r>
    </w:p>
    <w:p w14:paraId="4B43AAD9" w14:textId="37607089" w:rsidR="009E1435" w:rsidRDefault="009E1435" w:rsidP="009E1435">
      <w:pPr>
        <w:pStyle w:val="CodeHeader"/>
        <w:rPr>
          <w:highlight w:val="white"/>
        </w:rPr>
      </w:pPr>
      <w:r>
        <w:rPr>
          <w:highlight w:val="white"/>
        </w:rPr>
        <w:t>MainParser.cs</w:t>
      </w:r>
    </w:p>
    <w:p w14:paraId="28989381" w14:textId="77777777" w:rsidR="00BF71E1" w:rsidRDefault="00BF71E1" w:rsidP="00BF71E1">
      <w:pPr>
        <w:pStyle w:val="Code"/>
        <w:rPr>
          <w:highlight w:val="white"/>
          <w:lang w:val="sv-SE"/>
        </w:rPr>
      </w:pPr>
      <w:r>
        <w:rPr>
          <w:highlight w:val="white"/>
          <w:lang w:val="sv-SE"/>
        </w:rPr>
        <w:t>assignment_expression:</w:t>
      </w:r>
    </w:p>
    <w:p w14:paraId="005F94CF" w14:textId="77777777" w:rsidR="00BF71E1" w:rsidRDefault="00BF71E1" w:rsidP="00BF71E1">
      <w:pPr>
        <w:pStyle w:val="Code"/>
        <w:rPr>
          <w:highlight w:val="white"/>
          <w:lang w:val="sv-SE"/>
        </w:rPr>
      </w:pPr>
      <w:r>
        <w:rPr>
          <w:highlight w:val="white"/>
          <w:lang w:val="sv-SE"/>
        </w:rPr>
        <w:t xml:space="preserve">    condition_expression {</w:t>
      </w:r>
    </w:p>
    <w:p w14:paraId="6DDC6D9D" w14:textId="77777777" w:rsidR="00BF71E1" w:rsidRDefault="00BF71E1" w:rsidP="00BF71E1">
      <w:pPr>
        <w:pStyle w:val="Code"/>
        <w:rPr>
          <w:highlight w:val="white"/>
          <w:lang w:val="sv-SE"/>
        </w:rPr>
      </w:pPr>
      <w:r>
        <w:rPr>
          <w:highlight w:val="white"/>
          <w:lang w:val="sv-SE"/>
        </w:rPr>
        <w:t xml:space="preserve">      $$ = $1;</w:t>
      </w:r>
    </w:p>
    <w:p w14:paraId="3C660484" w14:textId="77777777" w:rsidR="00BF71E1" w:rsidRDefault="00BF71E1" w:rsidP="00BF71E1">
      <w:pPr>
        <w:pStyle w:val="Code"/>
        <w:rPr>
          <w:highlight w:val="white"/>
          <w:lang w:val="sv-SE"/>
        </w:rPr>
      </w:pPr>
      <w:r>
        <w:rPr>
          <w:highlight w:val="white"/>
          <w:lang w:val="sv-SE"/>
        </w:rPr>
        <w:t xml:space="preserve">    }</w:t>
      </w:r>
    </w:p>
    <w:p w14:paraId="30C81425" w14:textId="77777777" w:rsidR="00BF71E1" w:rsidRDefault="00BF71E1" w:rsidP="00BF71E1">
      <w:pPr>
        <w:pStyle w:val="Code"/>
        <w:rPr>
          <w:highlight w:val="white"/>
          <w:lang w:val="sv-SE"/>
        </w:rPr>
      </w:pPr>
      <w:r>
        <w:rPr>
          <w:highlight w:val="white"/>
          <w:lang w:val="sv-SE"/>
        </w:rPr>
        <w:t xml:space="preserve">  | prefix_expression assignment_operator assignment_expression {</w:t>
      </w:r>
    </w:p>
    <w:p w14:paraId="06B9A144" w14:textId="77777777" w:rsidR="00BF71E1" w:rsidRDefault="00BF71E1" w:rsidP="00BF71E1">
      <w:pPr>
        <w:pStyle w:val="Code"/>
        <w:rPr>
          <w:highlight w:val="white"/>
          <w:lang w:val="sv-SE"/>
        </w:rPr>
      </w:pPr>
      <w:r>
        <w:rPr>
          <w:highlight w:val="white"/>
          <w:lang w:val="sv-SE"/>
        </w:rPr>
        <w:t xml:space="preserve">      $$ = MiddleCodeGenerator.AssignmentExpression($2, $1, $3);</w:t>
      </w:r>
    </w:p>
    <w:p w14:paraId="1A6C6EAB" w14:textId="77777777" w:rsidR="00BF71E1" w:rsidRDefault="00BF71E1" w:rsidP="00BF71E1">
      <w:pPr>
        <w:pStyle w:val="Code"/>
        <w:rPr>
          <w:highlight w:val="white"/>
          <w:lang w:val="sv-SE"/>
        </w:rPr>
      </w:pPr>
      <w:r>
        <w:rPr>
          <w:highlight w:val="white"/>
          <w:lang w:val="sv-SE"/>
        </w:rPr>
        <w:t xml:space="preserve">    };</w:t>
      </w:r>
    </w:p>
    <w:p w14:paraId="4CDE5C1B" w14:textId="77777777" w:rsidR="00BF71E1" w:rsidRDefault="00BF71E1" w:rsidP="00BF71E1">
      <w:pPr>
        <w:pStyle w:val="Code"/>
        <w:rPr>
          <w:highlight w:val="white"/>
          <w:lang w:val="sv-SE"/>
        </w:rPr>
      </w:pPr>
    </w:p>
    <w:p w14:paraId="09804450" w14:textId="77777777" w:rsidR="00BF71E1" w:rsidRDefault="00BF71E1" w:rsidP="00BF71E1">
      <w:pPr>
        <w:pStyle w:val="Code"/>
        <w:rPr>
          <w:highlight w:val="white"/>
          <w:lang w:val="sv-SE"/>
        </w:rPr>
      </w:pPr>
      <w:r>
        <w:rPr>
          <w:highlight w:val="white"/>
          <w:lang w:val="sv-SE"/>
        </w:rPr>
        <w:t>assignment_operator:</w:t>
      </w:r>
    </w:p>
    <w:p w14:paraId="18C97600" w14:textId="77777777" w:rsidR="00BF71E1" w:rsidRDefault="00BF71E1" w:rsidP="00BF71E1">
      <w:pPr>
        <w:pStyle w:val="Code"/>
        <w:rPr>
          <w:highlight w:val="white"/>
          <w:lang w:val="sv-SE"/>
        </w:rPr>
      </w:pPr>
      <w:r>
        <w:rPr>
          <w:highlight w:val="white"/>
          <w:lang w:val="sv-SE"/>
        </w:rPr>
        <w:t xml:space="preserve">    ASSIGN             { $$ = MiddleOperator.Assign;         }</w:t>
      </w:r>
    </w:p>
    <w:p w14:paraId="03C095AD" w14:textId="77777777" w:rsidR="00BF71E1" w:rsidRDefault="00BF71E1" w:rsidP="00BF71E1">
      <w:pPr>
        <w:pStyle w:val="Code"/>
        <w:rPr>
          <w:highlight w:val="white"/>
          <w:lang w:val="sv-SE"/>
        </w:rPr>
      </w:pPr>
      <w:r>
        <w:rPr>
          <w:highlight w:val="white"/>
          <w:lang w:val="sv-SE"/>
        </w:rPr>
        <w:t xml:space="preserve">  | ADD_ASSIGN         { $$ = MiddleOperator.BinaryAdd;      }</w:t>
      </w:r>
    </w:p>
    <w:p w14:paraId="0E3ABFC1" w14:textId="77777777" w:rsidR="00BF71E1" w:rsidRDefault="00BF71E1" w:rsidP="00BF71E1">
      <w:pPr>
        <w:pStyle w:val="Code"/>
        <w:rPr>
          <w:highlight w:val="white"/>
          <w:lang w:val="sv-SE"/>
        </w:rPr>
      </w:pPr>
      <w:r>
        <w:rPr>
          <w:highlight w:val="white"/>
          <w:lang w:val="sv-SE"/>
        </w:rPr>
        <w:t xml:space="preserve">  | SUBTRACT_ASSIGN    { $$ = MiddleOperator.BinarySubtract; }</w:t>
      </w:r>
    </w:p>
    <w:p w14:paraId="7EDB0189" w14:textId="77777777" w:rsidR="00BF71E1" w:rsidRDefault="00BF71E1" w:rsidP="00BF71E1">
      <w:pPr>
        <w:pStyle w:val="Code"/>
        <w:rPr>
          <w:highlight w:val="white"/>
          <w:lang w:val="sv-SE"/>
        </w:rPr>
      </w:pPr>
      <w:r>
        <w:rPr>
          <w:highlight w:val="white"/>
          <w:lang w:val="sv-SE"/>
        </w:rPr>
        <w:t xml:space="preserve">  | MULTIPLY_ASSIGN    { $$ = MiddleOperator.SignedMultiply; }</w:t>
      </w:r>
    </w:p>
    <w:p w14:paraId="32D6EE57" w14:textId="77777777" w:rsidR="00BF71E1" w:rsidRDefault="00BF71E1" w:rsidP="00BF71E1">
      <w:pPr>
        <w:pStyle w:val="Code"/>
        <w:rPr>
          <w:highlight w:val="white"/>
          <w:lang w:val="sv-SE"/>
        </w:rPr>
      </w:pPr>
      <w:r>
        <w:rPr>
          <w:highlight w:val="white"/>
          <w:lang w:val="sv-SE"/>
        </w:rPr>
        <w:t xml:space="preserve">  | DIVIDE_ASSIGN      { $$ = MiddleOperator.SignedDivide;   }</w:t>
      </w:r>
    </w:p>
    <w:p w14:paraId="7A8245F6" w14:textId="77777777" w:rsidR="00BF71E1" w:rsidRDefault="00BF71E1" w:rsidP="00BF71E1">
      <w:pPr>
        <w:pStyle w:val="Code"/>
        <w:rPr>
          <w:highlight w:val="white"/>
          <w:lang w:val="sv-SE"/>
        </w:rPr>
      </w:pPr>
      <w:r>
        <w:rPr>
          <w:highlight w:val="white"/>
          <w:lang w:val="sv-SE"/>
        </w:rPr>
        <w:t xml:space="preserve">  | MODULO_ASSIGN      { $$ = MiddleOperator.SignedModulo;   }</w:t>
      </w:r>
    </w:p>
    <w:p w14:paraId="72C2DDB5" w14:textId="77777777" w:rsidR="00BF71E1" w:rsidRDefault="00BF71E1" w:rsidP="00BF71E1">
      <w:pPr>
        <w:pStyle w:val="Code"/>
        <w:rPr>
          <w:highlight w:val="white"/>
          <w:lang w:val="sv-SE"/>
        </w:rPr>
      </w:pPr>
      <w:r>
        <w:rPr>
          <w:highlight w:val="white"/>
          <w:lang w:val="sv-SE"/>
        </w:rPr>
        <w:t xml:space="preserve">  | AND_ASSIGN         { $$ = MiddleOperator.BitwiseAnd;     }</w:t>
      </w:r>
    </w:p>
    <w:p w14:paraId="38C065F6" w14:textId="501A1107" w:rsidR="00BF71E1" w:rsidRDefault="00BF71E1" w:rsidP="00BF71E1">
      <w:pPr>
        <w:pStyle w:val="Code"/>
        <w:rPr>
          <w:highlight w:val="white"/>
          <w:lang w:val="sv-SE"/>
        </w:rPr>
      </w:pPr>
      <w:r>
        <w:rPr>
          <w:highlight w:val="white"/>
          <w:lang w:val="sv-SE"/>
        </w:rPr>
        <w:t xml:space="preserve">  | </w:t>
      </w:r>
      <w:r w:rsidR="00414C74">
        <w:rPr>
          <w:highlight w:val="white"/>
          <w:lang w:val="sv-SE"/>
        </w:rPr>
        <w:t>OR</w:t>
      </w:r>
      <w:r>
        <w:rPr>
          <w:highlight w:val="white"/>
          <w:lang w:val="sv-SE"/>
        </w:rPr>
        <w:t>_ASSIGN         { $$ = MiddleOperator.Bitwise</w:t>
      </w:r>
      <w:r w:rsidR="00414C74">
        <w:rPr>
          <w:highlight w:val="white"/>
          <w:lang w:val="sv-SE"/>
        </w:rPr>
        <w:t>Or</w:t>
      </w:r>
      <w:r>
        <w:rPr>
          <w:highlight w:val="white"/>
          <w:lang w:val="sv-SE"/>
        </w:rPr>
        <w:t>;     }</w:t>
      </w:r>
    </w:p>
    <w:p w14:paraId="481455EC" w14:textId="77777777" w:rsidR="00BF71E1" w:rsidRDefault="00BF71E1" w:rsidP="00BF71E1">
      <w:pPr>
        <w:pStyle w:val="Code"/>
        <w:rPr>
          <w:highlight w:val="white"/>
          <w:lang w:val="sv-SE"/>
        </w:rPr>
      </w:pPr>
      <w:r>
        <w:rPr>
          <w:highlight w:val="white"/>
          <w:lang w:val="sv-SE"/>
        </w:rPr>
        <w:t xml:space="preserve">  | XOR_ASSIGN         { $$ = MiddleOperator.BitwiseXOr;     }</w:t>
      </w:r>
    </w:p>
    <w:p w14:paraId="4F312A7B" w14:textId="77777777" w:rsidR="00BF71E1" w:rsidRDefault="00BF71E1" w:rsidP="00BF71E1">
      <w:pPr>
        <w:pStyle w:val="Code"/>
        <w:rPr>
          <w:highlight w:val="white"/>
          <w:lang w:val="sv-SE"/>
        </w:rPr>
      </w:pPr>
      <w:r>
        <w:rPr>
          <w:highlight w:val="white"/>
          <w:lang w:val="sv-SE"/>
        </w:rPr>
        <w:t xml:space="preserve">  | LEFT_SHIFT_ASSIGN  { $$ = MiddleOperator.ShiftLeft;      }</w:t>
      </w:r>
    </w:p>
    <w:p w14:paraId="2C37922B" w14:textId="77777777" w:rsidR="00BF71E1" w:rsidRDefault="00BF71E1" w:rsidP="00BF71E1">
      <w:pPr>
        <w:pStyle w:val="Code"/>
        <w:rPr>
          <w:highlight w:val="white"/>
          <w:lang w:val="sv-SE"/>
        </w:rPr>
      </w:pPr>
      <w:r>
        <w:rPr>
          <w:highlight w:val="white"/>
          <w:lang w:val="sv-SE"/>
        </w:rPr>
        <w:t xml:space="preserve">  | RIGHT_SHIFT_ASSIGN { $$ = MiddleOperator.ShiftRight;     };</w:t>
      </w:r>
    </w:p>
    <w:p w14:paraId="5A40FFAE" w14:textId="1CF59F14" w:rsidR="00BF71E1" w:rsidRDefault="00BF71E1" w:rsidP="00BF71E1">
      <w:pPr>
        <w:pStyle w:val="CodeHeader"/>
        <w:rPr>
          <w:highlight w:val="white"/>
        </w:rPr>
      </w:pPr>
      <w:r>
        <w:rPr>
          <w:highlight w:val="white"/>
        </w:rPr>
        <w:t>MiddleCodeGenerator.cs</w:t>
      </w:r>
    </w:p>
    <w:p w14:paraId="7DF00FD8" w14:textId="77777777" w:rsidR="00BF71E1" w:rsidRDefault="00BF71E1" w:rsidP="00BF71E1">
      <w:pPr>
        <w:pStyle w:val="Code"/>
        <w:rPr>
          <w:highlight w:val="white"/>
        </w:rPr>
      </w:pPr>
      <w:r w:rsidRPr="00BF71E1">
        <w:rPr>
          <w:highlight w:val="white"/>
        </w:rPr>
        <w:t xml:space="preserve">    public static Expression AssignmentExpression(MiddleOperator middleOp,</w:t>
      </w:r>
    </w:p>
    <w:p w14:paraId="0386E9C9" w14:textId="77777777" w:rsidR="00BF71E1" w:rsidRDefault="00BF71E1" w:rsidP="00BF71E1">
      <w:pPr>
        <w:pStyle w:val="Code"/>
        <w:rPr>
          <w:highlight w:val="white"/>
        </w:rPr>
      </w:pPr>
      <w:r>
        <w:rPr>
          <w:highlight w:val="white"/>
        </w:rPr>
        <w:t xml:space="preserve">                                                 </w:t>
      </w:r>
      <w:r w:rsidRPr="00BF71E1">
        <w:rPr>
          <w:highlight w:val="white"/>
        </w:rPr>
        <w:t xml:space="preserve"> Expression leftExpression,</w:t>
      </w:r>
    </w:p>
    <w:p w14:paraId="7D4ACAF6" w14:textId="2D907690" w:rsidR="00BF71E1" w:rsidRPr="00BF71E1" w:rsidRDefault="00BF71E1" w:rsidP="00BF71E1">
      <w:pPr>
        <w:pStyle w:val="Code"/>
        <w:rPr>
          <w:highlight w:val="white"/>
        </w:rPr>
      </w:pPr>
      <w:r>
        <w:rPr>
          <w:highlight w:val="white"/>
        </w:rPr>
        <w:t xml:space="preserve">                                                 </w:t>
      </w:r>
      <w:r w:rsidRPr="00BF71E1">
        <w:rPr>
          <w:highlight w:val="white"/>
        </w:rPr>
        <w:t xml:space="preserve"> Expression rightExpression</w:t>
      </w:r>
      <w:r w:rsidR="008518B2">
        <w:rPr>
          <w:highlight w:val="white"/>
        </w:rPr>
        <w:t>)</w:t>
      </w:r>
      <w:r w:rsidRPr="00BF71E1">
        <w:rPr>
          <w:highlight w:val="white"/>
        </w:rPr>
        <w:t>{</w:t>
      </w:r>
    </w:p>
    <w:p w14:paraId="0285807F" w14:textId="4EF4A2B0" w:rsidR="00104DCC" w:rsidRDefault="00104DCC" w:rsidP="00104DCC">
      <w:pPr>
        <w:rPr>
          <w:highlight w:val="white"/>
        </w:rPr>
      </w:pPr>
      <w:r>
        <w:rPr>
          <w:highlight w:val="white"/>
        </w:rPr>
        <w:t>In case of compound assignment, we call the matching method to perform the operation, and</w:t>
      </w:r>
    </w:p>
    <w:p w14:paraId="7034B881" w14:textId="549C12AE" w:rsidR="00BF71E1" w:rsidRPr="00BF71E1" w:rsidRDefault="00BF71E1" w:rsidP="00BF71E1">
      <w:pPr>
        <w:pStyle w:val="Code"/>
        <w:rPr>
          <w:highlight w:val="white"/>
        </w:rPr>
      </w:pPr>
      <w:r w:rsidRPr="00BF71E1">
        <w:rPr>
          <w:highlight w:val="white"/>
        </w:rPr>
        <w:t xml:space="preserve">      switch (middleOp) {</w:t>
      </w:r>
    </w:p>
    <w:p w14:paraId="31971EFB" w14:textId="77777777" w:rsidR="00BF71E1" w:rsidRPr="00BF71E1" w:rsidRDefault="00BF71E1" w:rsidP="00BF71E1">
      <w:pPr>
        <w:pStyle w:val="Code"/>
        <w:rPr>
          <w:highlight w:val="white"/>
        </w:rPr>
      </w:pPr>
      <w:r w:rsidRPr="00BF71E1">
        <w:rPr>
          <w:highlight w:val="white"/>
        </w:rPr>
        <w:t xml:space="preserve">        case MiddleOperator.Assign:</w:t>
      </w:r>
    </w:p>
    <w:p w14:paraId="0D8C4F3D" w14:textId="6FE8CF74" w:rsidR="00BF71E1" w:rsidRPr="00BF71E1"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 rightExpression, true);</w:t>
      </w:r>
    </w:p>
    <w:p w14:paraId="5AC898A5" w14:textId="6880D6F4" w:rsidR="00BF71E1" w:rsidRPr="00BF71E1" w:rsidRDefault="00E73D68" w:rsidP="00333B23">
      <w:pPr>
        <w:rPr>
          <w:highlight w:val="white"/>
        </w:rPr>
      </w:pPr>
      <w:r>
        <w:rPr>
          <w:highlight w:val="white"/>
        </w:rPr>
        <w:t xml:space="preserve">In </w:t>
      </w:r>
      <w:r w:rsidR="003F3668">
        <w:rPr>
          <w:highlight w:val="white"/>
        </w:rPr>
        <w:t>c</w:t>
      </w:r>
      <w:r>
        <w:rPr>
          <w:highlight w:val="white"/>
        </w:rPr>
        <w:t>ases of compound assignment, we call the matching method</w:t>
      </w:r>
      <w:r w:rsidR="00641703">
        <w:rPr>
          <w:highlight w:val="white"/>
        </w:rPr>
        <w:t xml:space="preserve"> to perform the operation, and Assignment for</w:t>
      </w:r>
      <w:r w:rsidR="00333B23">
        <w:rPr>
          <w:highlight w:val="white"/>
        </w:rPr>
        <w:t xml:space="preserve"> the final assignment.</w:t>
      </w:r>
    </w:p>
    <w:p w14:paraId="4D485149" w14:textId="77777777" w:rsidR="001843C6" w:rsidRPr="001843C6" w:rsidRDefault="001843C6" w:rsidP="001843C6">
      <w:pPr>
        <w:pStyle w:val="Code"/>
        <w:rPr>
          <w:highlight w:val="white"/>
        </w:rPr>
      </w:pPr>
      <w:r w:rsidRPr="001843C6">
        <w:rPr>
          <w:highlight w:val="white"/>
        </w:rPr>
        <w:t xml:space="preserve">        case MiddleOperator.BinaryAdd:</w:t>
      </w:r>
    </w:p>
    <w:p w14:paraId="6A632D3E" w14:textId="77777777" w:rsidR="001843C6" w:rsidRPr="001843C6" w:rsidRDefault="001843C6" w:rsidP="001843C6">
      <w:pPr>
        <w:pStyle w:val="Code"/>
        <w:rPr>
          <w:highlight w:val="white"/>
        </w:rPr>
      </w:pPr>
      <w:r w:rsidRPr="001843C6">
        <w:rPr>
          <w:highlight w:val="white"/>
        </w:rPr>
        <w:t xml:space="preserve">        case MiddleOperator.BinarySubtract:</w:t>
      </w:r>
    </w:p>
    <w:p w14:paraId="79CB878D" w14:textId="77777777" w:rsidR="001843C6" w:rsidRPr="001843C6" w:rsidRDefault="001843C6" w:rsidP="001843C6">
      <w:pPr>
        <w:pStyle w:val="Code"/>
        <w:rPr>
          <w:highlight w:val="white"/>
        </w:rPr>
      </w:pPr>
      <w:r w:rsidRPr="001843C6">
        <w:rPr>
          <w:highlight w:val="white"/>
        </w:rPr>
        <w:t xml:space="preserve">          return Assignment(leftExpression,</w:t>
      </w:r>
    </w:p>
    <w:p w14:paraId="101C18DF" w14:textId="77777777" w:rsidR="001843C6" w:rsidRPr="001843C6" w:rsidRDefault="001843C6" w:rsidP="001843C6">
      <w:pPr>
        <w:pStyle w:val="Code"/>
        <w:rPr>
          <w:highlight w:val="white"/>
        </w:rPr>
      </w:pPr>
      <w:r w:rsidRPr="001843C6">
        <w:rPr>
          <w:highlight w:val="white"/>
        </w:rPr>
        <w:t xml:space="preserve">                            AdditionExpression(middleOp, leftExpression,</w:t>
      </w:r>
    </w:p>
    <w:p w14:paraId="20F2E52D" w14:textId="77777777" w:rsidR="001843C6" w:rsidRPr="001843C6" w:rsidRDefault="001843C6" w:rsidP="001843C6">
      <w:pPr>
        <w:pStyle w:val="Code"/>
        <w:rPr>
          <w:highlight w:val="white"/>
        </w:rPr>
      </w:pPr>
      <w:r w:rsidRPr="001843C6">
        <w:rPr>
          <w:highlight w:val="white"/>
        </w:rPr>
        <w:t xml:space="preserve">                                               rightExpression));</w:t>
      </w:r>
    </w:p>
    <w:p w14:paraId="4CE45F0C" w14:textId="77777777" w:rsidR="00BF71E1" w:rsidRPr="001843C6" w:rsidRDefault="00BF71E1" w:rsidP="001843C6">
      <w:pPr>
        <w:pStyle w:val="Code"/>
        <w:rPr>
          <w:highlight w:val="white"/>
        </w:rPr>
      </w:pPr>
    </w:p>
    <w:p w14:paraId="701F2A65" w14:textId="77777777" w:rsidR="00BF71E1" w:rsidRPr="00BF71E1" w:rsidRDefault="00BF71E1" w:rsidP="00BF71E1">
      <w:pPr>
        <w:pStyle w:val="Code"/>
        <w:rPr>
          <w:highlight w:val="white"/>
        </w:rPr>
      </w:pPr>
      <w:r w:rsidRPr="00BF71E1">
        <w:rPr>
          <w:highlight w:val="white"/>
        </w:rPr>
        <w:t xml:space="preserve">        case MiddleOperator.SignedMultiply:</w:t>
      </w:r>
    </w:p>
    <w:p w14:paraId="76AA5921" w14:textId="77777777" w:rsidR="00BF71E1" w:rsidRPr="00BF71E1" w:rsidRDefault="00BF71E1" w:rsidP="00BF71E1">
      <w:pPr>
        <w:pStyle w:val="Code"/>
        <w:rPr>
          <w:highlight w:val="white"/>
        </w:rPr>
      </w:pPr>
      <w:r w:rsidRPr="00BF71E1">
        <w:rPr>
          <w:highlight w:val="white"/>
        </w:rPr>
        <w:t xml:space="preserve">        case MiddleOperator.SignedDivide:</w:t>
      </w:r>
    </w:p>
    <w:p w14:paraId="002A2B52" w14:textId="77777777" w:rsidR="00BF71E1" w:rsidRPr="00BF71E1" w:rsidRDefault="00BF71E1" w:rsidP="00BF71E1">
      <w:pPr>
        <w:pStyle w:val="Code"/>
        <w:rPr>
          <w:highlight w:val="white"/>
        </w:rPr>
      </w:pPr>
      <w:r w:rsidRPr="00BF71E1">
        <w:rPr>
          <w:highlight w:val="white"/>
        </w:rPr>
        <w:t xml:space="preserve">        case MiddleOperator.SignedModulo:</w:t>
      </w:r>
    </w:p>
    <w:p w14:paraId="35B5CECE" w14:textId="6028DDCF" w:rsidR="00A36F85"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1E067599" w14:textId="22901592" w:rsidR="00F95287" w:rsidRDefault="00F95287" w:rsidP="00795D07">
      <w:pPr>
        <w:pStyle w:val="Code"/>
        <w:rPr>
          <w:highlight w:val="white"/>
        </w:rPr>
      </w:pPr>
      <w:r>
        <w:rPr>
          <w:highlight w:val="white"/>
        </w:rPr>
        <w:t xml:space="preserve">                  </w:t>
      </w:r>
      <w:r w:rsidR="00A36F85">
        <w:rPr>
          <w:highlight w:val="white"/>
        </w:rPr>
        <w:t xml:space="preserve">        </w:t>
      </w:r>
      <w:r w:rsidR="00CA2020">
        <w:rPr>
          <w:highlight w:val="white"/>
        </w:rPr>
        <w:t xml:space="preserve"> </w:t>
      </w:r>
      <w:r w:rsidR="00BF71E1" w:rsidRPr="00BF71E1">
        <w:rPr>
          <w:highlight w:val="white"/>
        </w:rPr>
        <w:t xml:space="preserve"> MultiplyExpression(middleOp, leftExpression, </w:t>
      </w:r>
    </w:p>
    <w:p w14:paraId="6CCCA4A8" w14:textId="0C983644" w:rsidR="00BF71E1" w:rsidRPr="00BF71E1" w:rsidRDefault="00F95287" w:rsidP="00BF71E1">
      <w:pPr>
        <w:pStyle w:val="Code"/>
        <w:rPr>
          <w:highlight w:val="white"/>
        </w:rPr>
      </w:pPr>
      <w:r>
        <w:rPr>
          <w:highlight w:val="white"/>
        </w:rPr>
        <w:lastRenderedPageBreak/>
        <w:t xml:space="preserve">                           </w:t>
      </w:r>
      <w:r w:rsidR="00CA2020">
        <w:rPr>
          <w:highlight w:val="white"/>
        </w:rPr>
        <w:t xml:space="preserve"> </w:t>
      </w:r>
      <w:r>
        <w:rPr>
          <w:highlight w:val="white"/>
        </w:rPr>
        <w:t xml:space="preserve">                             </w:t>
      </w:r>
      <w:r w:rsidR="00BF71E1" w:rsidRPr="00BF71E1">
        <w:rPr>
          <w:highlight w:val="white"/>
        </w:rPr>
        <w:t>rightExpression));</w:t>
      </w:r>
    </w:p>
    <w:p w14:paraId="01D59FE5" w14:textId="77777777" w:rsidR="00BF71E1" w:rsidRPr="00BF71E1" w:rsidRDefault="00BF71E1" w:rsidP="00BF71E1">
      <w:pPr>
        <w:pStyle w:val="Code"/>
        <w:rPr>
          <w:highlight w:val="white"/>
        </w:rPr>
      </w:pPr>
    </w:p>
    <w:p w14:paraId="7B63D467" w14:textId="77777777" w:rsidR="00BF71E1" w:rsidRPr="00BF71E1" w:rsidRDefault="00BF71E1" w:rsidP="00BF71E1">
      <w:pPr>
        <w:pStyle w:val="Code"/>
        <w:rPr>
          <w:highlight w:val="white"/>
        </w:rPr>
      </w:pPr>
      <w:r w:rsidRPr="00BF71E1">
        <w:rPr>
          <w:highlight w:val="white"/>
        </w:rPr>
        <w:t xml:space="preserve">        case MiddleOperator.BitwiseAnd:</w:t>
      </w:r>
    </w:p>
    <w:p w14:paraId="3FD866CF" w14:textId="3B470311" w:rsidR="00BF71E1" w:rsidRPr="00BF71E1" w:rsidRDefault="00BF71E1" w:rsidP="00BF71E1">
      <w:pPr>
        <w:pStyle w:val="Code"/>
        <w:rPr>
          <w:highlight w:val="white"/>
        </w:rPr>
      </w:pPr>
      <w:r w:rsidRPr="00BF71E1">
        <w:rPr>
          <w:highlight w:val="white"/>
        </w:rPr>
        <w:t xml:space="preserve">        case MiddleOperator.Bitwise</w:t>
      </w:r>
      <w:r w:rsidR="00414C74">
        <w:rPr>
          <w:highlight w:val="white"/>
        </w:rPr>
        <w:t>Or</w:t>
      </w:r>
      <w:r w:rsidRPr="00BF71E1">
        <w:rPr>
          <w:highlight w:val="white"/>
        </w:rPr>
        <w:t>:</w:t>
      </w:r>
    </w:p>
    <w:p w14:paraId="6BECF9A0" w14:textId="77777777" w:rsidR="00BF71E1" w:rsidRPr="00BF71E1" w:rsidRDefault="00BF71E1" w:rsidP="00BF71E1">
      <w:pPr>
        <w:pStyle w:val="Code"/>
        <w:rPr>
          <w:highlight w:val="white"/>
        </w:rPr>
      </w:pPr>
      <w:r w:rsidRPr="00BF71E1">
        <w:rPr>
          <w:highlight w:val="white"/>
        </w:rPr>
        <w:t xml:space="preserve">        case MiddleOperator.BitwiseXOr:</w:t>
      </w:r>
    </w:p>
    <w:p w14:paraId="7B04B4A2" w14:textId="10224216" w:rsidR="00E85BA9"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1CC5F08B" w14:textId="44F145D0" w:rsidR="003F41A2" w:rsidRDefault="00616C48" w:rsidP="00BF71E1">
      <w:pPr>
        <w:pStyle w:val="Code"/>
        <w:rPr>
          <w:highlight w:val="white"/>
        </w:rPr>
      </w:pPr>
      <w:r>
        <w:rPr>
          <w:highlight w:val="white"/>
        </w:rPr>
        <w:t xml:space="preserve"> </w:t>
      </w:r>
      <w:r w:rsidR="003F41A2">
        <w:rPr>
          <w:highlight w:val="white"/>
        </w:rPr>
        <w:t xml:space="preserve">          </w:t>
      </w:r>
      <w:r w:rsidR="008416E9">
        <w:rPr>
          <w:highlight w:val="white"/>
        </w:rPr>
        <w:t xml:space="preserve"> </w:t>
      </w:r>
      <w:r w:rsidR="00E85BA9">
        <w:rPr>
          <w:highlight w:val="white"/>
        </w:rPr>
        <w:t xml:space="preserve">               </w:t>
      </w:r>
      <w:r w:rsidR="00BF71E1" w:rsidRPr="00BF71E1">
        <w:rPr>
          <w:highlight w:val="white"/>
        </w:rPr>
        <w:t xml:space="preserve"> BitwiseExpression(middleOp, leftExpression,</w:t>
      </w:r>
    </w:p>
    <w:p w14:paraId="7D315493" w14:textId="77101CB1" w:rsidR="00BF71E1" w:rsidRPr="00BF71E1" w:rsidRDefault="003F41A2" w:rsidP="00BF71E1">
      <w:pPr>
        <w:pStyle w:val="Code"/>
        <w:rPr>
          <w:highlight w:val="white"/>
        </w:rPr>
      </w:pPr>
      <w:r>
        <w:rPr>
          <w:highlight w:val="white"/>
        </w:rPr>
        <w:t xml:space="preserve"> </w:t>
      </w:r>
      <w:r w:rsidR="00616C48">
        <w:rPr>
          <w:highlight w:val="white"/>
        </w:rPr>
        <w:t xml:space="preserve"> </w:t>
      </w:r>
      <w:r>
        <w:rPr>
          <w:highlight w:val="white"/>
        </w:rPr>
        <w:t xml:space="preserve">                                           </w:t>
      </w:r>
      <w:r w:rsidR="00BF71E1" w:rsidRPr="00BF71E1">
        <w:rPr>
          <w:highlight w:val="white"/>
        </w:rPr>
        <w:t xml:space="preserve"> rightExpression));</w:t>
      </w:r>
    </w:p>
    <w:p w14:paraId="68868981" w14:textId="77777777" w:rsidR="00BF71E1" w:rsidRPr="00BF71E1" w:rsidRDefault="00BF71E1" w:rsidP="00BF71E1">
      <w:pPr>
        <w:pStyle w:val="Code"/>
        <w:rPr>
          <w:highlight w:val="white"/>
        </w:rPr>
      </w:pPr>
    </w:p>
    <w:p w14:paraId="0C560EAE" w14:textId="77777777" w:rsidR="00BF71E1" w:rsidRPr="00BF71E1" w:rsidRDefault="00BF71E1" w:rsidP="00BF71E1">
      <w:pPr>
        <w:pStyle w:val="Code"/>
        <w:rPr>
          <w:highlight w:val="white"/>
        </w:rPr>
      </w:pPr>
      <w:r w:rsidRPr="00BF71E1">
        <w:rPr>
          <w:highlight w:val="white"/>
        </w:rPr>
        <w:t xml:space="preserve">        default: // shift left, shift right</w:t>
      </w:r>
    </w:p>
    <w:p w14:paraId="4975816E" w14:textId="04179A61" w:rsidR="00E85BA9"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45FBFA35" w14:textId="53025CA8" w:rsidR="0074785D" w:rsidRDefault="0074785D" w:rsidP="00BF71E1">
      <w:pPr>
        <w:pStyle w:val="Code"/>
        <w:rPr>
          <w:highlight w:val="white"/>
        </w:rPr>
      </w:pPr>
      <w:r>
        <w:rPr>
          <w:highlight w:val="white"/>
        </w:rPr>
        <w:t xml:space="preserve">  </w:t>
      </w:r>
      <w:r w:rsidR="00E564FC">
        <w:rPr>
          <w:highlight w:val="white"/>
        </w:rPr>
        <w:t xml:space="preserve"> </w:t>
      </w:r>
      <w:r>
        <w:rPr>
          <w:highlight w:val="white"/>
        </w:rPr>
        <w:t xml:space="preserve">       </w:t>
      </w:r>
      <w:r w:rsidR="00E85BA9">
        <w:rPr>
          <w:highlight w:val="white"/>
        </w:rPr>
        <w:t xml:space="preserve">                </w:t>
      </w:r>
      <w:r w:rsidR="00E242B5">
        <w:rPr>
          <w:highlight w:val="white"/>
        </w:rPr>
        <w:t xml:space="preserve"> </w:t>
      </w:r>
      <w:r w:rsidR="00BF71E1" w:rsidRPr="00BF71E1">
        <w:rPr>
          <w:highlight w:val="white"/>
        </w:rPr>
        <w:t xml:space="preserve"> ShiftExpression(middleOp, leftExpression,</w:t>
      </w:r>
    </w:p>
    <w:p w14:paraId="5C7DE381" w14:textId="1CA987B4" w:rsidR="00BF71E1" w:rsidRPr="00BF71E1" w:rsidRDefault="0074785D" w:rsidP="00BF71E1">
      <w:pPr>
        <w:pStyle w:val="Code"/>
        <w:rPr>
          <w:highlight w:val="white"/>
        </w:rPr>
      </w:pPr>
      <w:r>
        <w:rPr>
          <w:highlight w:val="white"/>
        </w:rPr>
        <w:t xml:space="preserve">   </w:t>
      </w:r>
      <w:r w:rsidR="00E564FC">
        <w:rPr>
          <w:highlight w:val="white"/>
        </w:rPr>
        <w:t xml:space="preserve"> </w:t>
      </w:r>
      <w:r>
        <w:rPr>
          <w:highlight w:val="white"/>
        </w:rPr>
        <w:t xml:space="preserve">                                       </w:t>
      </w:r>
      <w:r w:rsidR="00BF71E1" w:rsidRPr="00BF71E1">
        <w:rPr>
          <w:highlight w:val="white"/>
        </w:rPr>
        <w:t xml:space="preserve"> rightExpression));</w:t>
      </w:r>
    </w:p>
    <w:p w14:paraId="648DB1D7" w14:textId="77777777" w:rsidR="00BF71E1" w:rsidRPr="00BF71E1" w:rsidRDefault="00BF71E1" w:rsidP="00BF71E1">
      <w:pPr>
        <w:pStyle w:val="Code"/>
        <w:rPr>
          <w:highlight w:val="white"/>
        </w:rPr>
      </w:pPr>
      <w:r w:rsidRPr="00BF71E1">
        <w:rPr>
          <w:highlight w:val="white"/>
        </w:rPr>
        <w:t xml:space="preserve">      }</w:t>
      </w:r>
    </w:p>
    <w:p w14:paraId="2AEC671D" w14:textId="745452B8" w:rsidR="00BF71E1" w:rsidRDefault="00BF71E1" w:rsidP="00BF71E1">
      <w:pPr>
        <w:pStyle w:val="Code"/>
        <w:rPr>
          <w:highlight w:val="white"/>
        </w:rPr>
      </w:pPr>
      <w:r w:rsidRPr="00BF71E1">
        <w:rPr>
          <w:highlight w:val="white"/>
        </w:rPr>
        <w:t xml:space="preserve">    }</w:t>
      </w:r>
    </w:p>
    <w:p w14:paraId="61F647D7" w14:textId="7EC1B61B" w:rsidR="00E56320" w:rsidRPr="00BF71E1" w:rsidRDefault="007802F5" w:rsidP="007802F5">
      <w:pPr>
        <w:rPr>
          <w:highlight w:val="white"/>
        </w:rPr>
      </w:pPr>
      <w:r>
        <w:rPr>
          <w:highlight w:val="white"/>
        </w:rPr>
        <w:t xml:space="preserve">The </w:t>
      </w:r>
      <w:r w:rsidRPr="007802F5">
        <w:rPr>
          <w:rStyle w:val="KeyWord0"/>
          <w:highlight w:val="white"/>
        </w:rPr>
        <w:t>Assignment</w:t>
      </w:r>
      <w:r>
        <w:rPr>
          <w:highlight w:val="white"/>
        </w:rPr>
        <w:t xml:space="preserve"> method </w:t>
      </w:r>
      <w:r w:rsidR="00121F09">
        <w:rPr>
          <w:highlight w:val="white"/>
        </w:rPr>
        <w:t xml:space="preserve">performs simple or compound assignment. </w:t>
      </w:r>
    </w:p>
    <w:p w14:paraId="6312683C" w14:textId="77777777" w:rsidR="00E56320" w:rsidRDefault="00E56320" w:rsidP="00E56320">
      <w:pPr>
        <w:pStyle w:val="Code"/>
        <w:rPr>
          <w:highlight w:val="white"/>
        </w:rPr>
      </w:pPr>
      <w:r w:rsidRPr="00E56320">
        <w:rPr>
          <w:highlight w:val="white"/>
        </w:rPr>
        <w:t xml:space="preserve">    public static Expression Assignment(Expression leftExpression,</w:t>
      </w:r>
    </w:p>
    <w:p w14:paraId="4C1FEACD" w14:textId="77777777" w:rsidR="00E56320" w:rsidRDefault="00E56320" w:rsidP="00E56320">
      <w:pPr>
        <w:pStyle w:val="Code"/>
        <w:rPr>
          <w:highlight w:val="white"/>
        </w:rPr>
      </w:pPr>
      <w:r>
        <w:rPr>
          <w:highlight w:val="white"/>
        </w:rPr>
        <w:t xml:space="preserve">                                       </w:t>
      </w:r>
      <w:r w:rsidRPr="00E56320">
        <w:rPr>
          <w:highlight w:val="white"/>
        </w:rPr>
        <w:t xml:space="preserve"> Expression rightExpression,</w:t>
      </w:r>
    </w:p>
    <w:p w14:paraId="583BF263" w14:textId="3EAE5C6C" w:rsidR="00E56320" w:rsidRPr="00E56320" w:rsidRDefault="00E56320" w:rsidP="00E56320">
      <w:pPr>
        <w:pStyle w:val="Code"/>
        <w:rPr>
          <w:highlight w:val="white"/>
        </w:rPr>
      </w:pPr>
      <w:r>
        <w:rPr>
          <w:highlight w:val="white"/>
        </w:rPr>
        <w:t xml:space="preserve">                                       </w:t>
      </w:r>
      <w:r w:rsidRPr="00E56320">
        <w:rPr>
          <w:highlight w:val="white"/>
        </w:rPr>
        <w:t xml:space="preserve"> bool simpleAssignment = false) {</w:t>
      </w:r>
    </w:p>
    <w:p w14:paraId="0ECE9DEE" w14:textId="77777777" w:rsidR="00E56320" w:rsidRPr="00E56320" w:rsidRDefault="00E56320" w:rsidP="00E56320">
      <w:pPr>
        <w:pStyle w:val="Code"/>
        <w:rPr>
          <w:highlight w:val="white"/>
        </w:rPr>
      </w:pPr>
      <w:r w:rsidRPr="00E56320">
        <w:rPr>
          <w:highlight w:val="white"/>
        </w:rPr>
        <w:t xml:space="preserve">      Register? register = leftExpression.Register;</w:t>
      </w:r>
    </w:p>
    <w:p w14:paraId="278D5E66" w14:textId="54FB4CCD" w:rsidR="00E56320" w:rsidRPr="00E56320" w:rsidRDefault="00A564E2" w:rsidP="00A564E2">
      <w:pPr>
        <w:rPr>
          <w:highlight w:val="white"/>
        </w:rPr>
      </w:pPr>
      <w:r>
        <w:rPr>
          <w:highlight w:val="white"/>
        </w:rPr>
        <w:t>In cases of system calls, a specific register is assigned a value.</w:t>
      </w:r>
    </w:p>
    <w:p w14:paraId="756B2599" w14:textId="77777777" w:rsidR="00E56320" w:rsidRPr="00E56320" w:rsidRDefault="00E56320" w:rsidP="00E56320">
      <w:pPr>
        <w:pStyle w:val="Code"/>
        <w:rPr>
          <w:highlight w:val="white"/>
        </w:rPr>
      </w:pPr>
      <w:r w:rsidRPr="00E56320">
        <w:rPr>
          <w:highlight w:val="white"/>
        </w:rPr>
        <w:t xml:space="preserve">      if (register != null) {</w:t>
      </w:r>
    </w:p>
    <w:p w14:paraId="2A8E67C7" w14:textId="26DD0687" w:rsidR="00E56320" w:rsidRDefault="00E56320" w:rsidP="00E56320">
      <w:pPr>
        <w:pStyle w:val="Code"/>
        <w:rPr>
          <w:highlight w:val="white"/>
        </w:rPr>
      </w:pPr>
      <w:r w:rsidRPr="00E56320">
        <w:rPr>
          <w:highlight w:val="white"/>
        </w:rPr>
        <w:t xml:space="preserve">        Symbol rightSymbol = rightExpression.Symbol;</w:t>
      </w:r>
    </w:p>
    <w:p w14:paraId="085025AA" w14:textId="36B98C45" w:rsidR="006965B9" w:rsidRPr="00E56320" w:rsidRDefault="006965B9" w:rsidP="006965B9">
      <w:pPr>
        <w:rPr>
          <w:highlight w:val="white"/>
        </w:rPr>
      </w:pPr>
      <w:r>
        <w:rPr>
          <w:highlight w:val="white"/>
        </w:rPr>
        <w:t>We check that the register has the same size (in bytes) as the expression it is assigned to. If it is not we report an error.</w:t>
      </w:r>
    </w:p>
    <w:p w14:paraId="46E8FEA2" w14:textId="77777777" w:rsidR="00D57F04" w:rsidRDefault="00E56320" w:rsidP="00E56320">
      <w:pPr>
        <w:pStyle w:val="Code"/>
        <w:rPr>
          <w:highlight w:val="white"/>
        </w:rPr>
      </w:pPr>
      <w:r w:rsidRPr="00E56320">
        <w:rPr>
          <w:highlight w:val="white"/>
        </w:rPr>
        <w:t xml:space="preserve">        Assert.Error(AssemblyCode.SizeOfRegister(register.Value) ==</w:t>
      </w:r>
    </w:p>
    <w:p w14:paraId="60A17EC8" w14:textId="77777777" w:rsidR="00D57F04" w:rsidRDefault="00D57F04" w:rsidP="00E56320">
      <w:pPr>
        <w:pStyle w:val="Code"/>
        <w:rPr>
          <w:highlight w:val="white"/>
        </w:rPr>
      </w:pPr>
      <w:r>
        <w:rPr>
          <w:highlight w:val="white"/>
        </w:rPr>
        <w:t xml:space="preserve">                    </w:t>
      </w:r>
      <w:r w:rsidR="00E56320" w:rsidRPr="00E56320">
        <w:rPr>
          <w:highlight w:val="white"/>
        </w:rPr>
        <w:t xml:space="preserve"> rightExpression.Symbol.Type.Size(),</w:t>
      </w:r>
    </w:p>
    <w:p w14:paraId="34300740" w14:textId="421F462F" w:rsidR="00E56320" w:rsidRDefault="00D57F04" w:rsidP="00E56320">
      <w:pPr>
        <w:pStyle w:val="Code"/>
        <w:rPr>
          <w:highlight w:val="white"/>
        </w:rPr>
      </w:pPr>
      <w:r>
        <w:rPr>
          <w:highlight w:val="white"/>
        </w:rPr>
        <w:t xml:space="preserve">                    </w:t>
      </w:r>
      <w:r w:rsidR="00E56320" w:rsidRPr="00E56320">
        <w:rPr>
          <w:highlight w:val="white"/>
        </w:rPr>
        <w:t xml:space="preserve"> Message.Unmatched_register_size);</w:t>
      </w:r>
    </w:p>
    <w:p w14:paraId="44D440EE" w14:textId="7D160060" w:rsidR="00906BE0" w:rsidRPr="00E56320" w:rsidRDefault="00386A09" w:rsidP="00845CEE">
      <w:pPr>
        <w:rPr>
          <w:highlight w:val="white"/>
        </w:rPr>
      </w:pPr>
      <w:r>
        <w:rPr>
          <w:highlight w:val="white"/>
        </w:rPr>
        <w:t xml:space="preserve">We add the long list of the right expression, since we need its value, </w:t>
      </w:r>
      <w:r w:rsidR="00572EBE">
        <w:rPr>
          <w:highlight w:val="white"/>
        </w:rPr>
        <w:t>to the final middle code list</w:t>
      </w:r>
      <w:r w:rsidR="004A533C">
        <w:rPr>
          <w:highlight w:val="white"/>
        </w:rPr>
        <w:t>.</w:t>
      </w:r>
    </w:p>
    <w:p w14:paraId="3192E071" w14:textId="77777777" w:rsidR="00E56320" w:rsidRPr="00E56320" w:rsidRDefault="00E56320" w:rsidP="00E56320">
      <w:pPr>
        <w:pStyle w:val="Code"/>
        <w:rPr>
          <w:highlight w:val="white"/>
        </w:rPr>
      </w:pPr>
      <w:r w:rsidRPr="00E56320">
        <w:rPr>
          <w:highlight w:val="white"/>
        </w:rPr>
        <w:t xml:space="preserve">        List&lt;MiddleCode&gt; codeList = new List&lt;MiddleCode&gt;();</w:t>
      </w:r>
    </w:p>
    <w:p w14:paraId="6AB91FBF" w14:textId="50196E8A" w:rsidR="00E56320" w:rsidRDefault="00E56320" w:rsidP="00E56320">
      <w:pPr>
        <w:pStyle w:val="Code"/>
        <w:rPr>
          <w:highlight w:val="white"/>
        </w:rPr>
      </w:pPr>
      <w:r w:rsidRPr="00E56320">
        <w:rPr>
          <w:highlight w:val="white"/>
        </w:rPr>
        <w:t xml:space="preserve">        codeList.AddRange(rightExpression.LongList);</w:t>
      </w:r>
    </w:p>
    <w:p w14:paraId="7AB29426" w14:textId="18CA73BD" w:rsidR="004A533C" w:rsidRPr="00E56320" w:rsidRDefault="004A533C" w:rsidP="004A533C">
      <w:pPr>
        <w:rPr>
          <w:highlight w:val="white"/>
        </w:rPr>
      </w:pPr>
      <w:r>
        <w:rPr>
          <w:highlight w:val="white"/>
        </w:rPr>
        <w:t>We add the assignment of the value of right expression to the register.</w:t>
      </w:r>
    </w:p>
    <w:p w14:paraId="4112BB86" w14:textId="77777777" w:rsidR="00F909F8" w:rsidRDefault="00E56320" w:rsidP="00E56320">
      <w:pPr>
        <w:pStyle w:val="Code"/>
        <w:rPr>
          <w:highlight w:val="white"/>
        </w:rPr>
      </w:pPr>
      <w:r w:rsidRPr="00E56320">
        <w:rPr>
          <w:highlight w:val="white"/>
        </w:rPr>
        <w:t xml:space="preserve">        AddMiddleCode(codeList, MiddleOperator.AssignRegister,</w:t>
      </w:r>
    </w:p>
    <w:p w14:paraId="5B03D447" w14:textId="6AD7CE90" w:rsidR="00E56320" w:rsidRDefault="00F909F8" w:rsidP="00E56320">
      <w:pPr>
        <w:pStyle w:val="Code"/>
        <w:rPr>
          <w:highlight w:val="white"/>
        </w:rPr>
      </w:pPr>
      <w:r>
        <w:rPr>
          <w:highlight w:val="white"/>
        </w:rPr>
        <w:t xml:space="preserve">                     </w:t>
      </w:r>
      <w:r w:rsidR="00E56320" w:rsidRPr="00E56320">
        <w:rPr>
          <w:highlight w:val="white"/>
        </w:rPr>
        <w:t xml:space="preserve"> register, rightExpression.Symbol);</w:t>
      </w:r>
    </w:p>
    <w:p w14:paraId="741C48F2" w14:textId="192EC3E7" w:rsidR="0021676F" w:rsidRPr="00E56320" w:rsidRDefault="004801D9" w:rsidP="003E5CB4">
      <w:pPr>
        <w:rPr>
          <w:highlight w:val="white"/>
        </w:rPr>
      </w:pPr>
      <w:r>
        <w:rPr>
          <w:highlight w:val="white"/>
        </w:rPr>
        <w:t xml:space="preserve">Since this an assignment, </w:t>
      </w:r>
      <w:r w:rsidR="003E5CB4">
        <w:rPr>
          <w:highlight w:val="white"/>
        </w:rPr>
        <w:t>the code list holds both the assignment of the register and the side effect of the assignment. Therefore, we add the long list as both the short list and the long list of the</w:t>
      </w:r>
      <w:r w:rsidR="007177B3">
        <w:rPr>
          <w:highlight w:val="white"/>
        </w:rPr>
        <w:t xml:space="preserve"> final</w:t>
      </w:r>
      <w:r w:rsidR="003E5CB4">
        <w:rPr>
          <w:highlight w:val="white"/>
        </w:rPr>
        <w:t xml:space="preserve"> expression.</w:t>
      </w:r>
    </w:p>
    <w:p w14:paraId="3CF3853B" w14:textId="77777777" w:rsidR="00E56320" w:rsidRPr="00E56320" w:rsidRDefault="00E56320" w:rsidP="00E56320">
      <w:pPr>
        <w:pStyle w:val="Code"/>
        <w:rPr>
          <w:highlight w:val="white"/>
        </w:rPr>
      </w:pPr>
      <w:r w:rsidRPr="00E56320">
        <w:rPr>
          <w:highlight w:val="white"/>
        </w:rPr>
        <w:t xml:space="preserve">        return (new Expression(rightExpression.Symbol, codeList, codeList));</w:t>
      </w:r>
    </w:p>
    <w:p w14:paraId="654AEF50" w14:textId="0EC638A5" w:rsidR="00E56320" w:rsidRDefault="00E56320" w:rsidP="00E56320">
      <w:pPr>
        <w:pStyle w:val="Code"/>
        <w:rPr>
          <w:highlight w:val="white"/>
        </w:rPr>
      </w:pPr>
      <w:r w:rsidRPr="00E56320">
        <w:rPr>
          <w:highlight w:val="white"/>
        </w:rPr>
        <w:t xml:space="preserve">      }</w:t>
      </w:r>
    </w:p>
    <w:p w14:paraId="6577D886" w14:textId="68D49740" w:rsidR="00EB100E" w:rsidRPr="00E56320" w:rsidRDefault="00EB100E" w:rsidP="00EB100E">
      <w:pPr>
        <w:rPr>
          <w:highlight w:val="white"/>
        </w:rPr>
      </w:pPr>
      <w:r>
        <w:rPr>
          <w:highlight w:val="white"/>
        </w:rPr>
        <w:t>If the left expression is not a register,</w:t>
      </w:r>
      <w:r w:rsidR="001D7A2A">
        <w:rPr>
          <w:highlight w:val="white"/>
        </w:rPr>
        <w:t xml:space="preserve"> we first check that </w:t>
      </w:r>
      <w:r w:rsidR="00BB1854">
        <w:rPr>
          <w:highlight w:val="white"/>
        </w:rPr>
        <w:t>the left expression is assignable. If it is not, we report an error.</w:t>
      </w:r>
    </w:p>
    <w:p w14:paraId="06CBC9D3" w14:textId="77777777" w:rsidR="00E56320" w:rsidRPr="00E56320" w:rsidRDefault="00E56320" w:rsidP="00E56320">
      <w:pPr>
        <w:pStyle w:val="Code"/>
        <w:rPr>
          <w:highlight w:val="white"/>
        </w:rPr>
      </w:pPr>
      <w:r w:rsidRPr="00E56320">
        <w:rPr>
          <w:highlight w:val="white"/>
        </w:rPr>
        <w:t xml:space="preserve">      else {</w:t>
      </w:r>
    </w:p>
    <w:p w14:paraId="6F2FEED6" w14:textId="77777777" w:rsidR="00F27AC0" w:rsidRDefault="00E56320" w:rsidP="00E56320">
      <w:pPr>
        <w:pStyle w:val="Code"/>
        <w:rPr>
          <w:highlight w:val="white"/>
        </w:rPr>
      </w:pPr>
      <w:r w:rsidRPr="00E56320">
        <w:rPr>
          <w:highlight w:val="white"/>
        </w:rPr>
        <w:t xml:space="preserve">        Assert.Error(leftExpression.Symbol.Assignable,</w:t>
      </w:r>
    </w:p>
    <w:p w14:paraId="530A5D7F" w14:textId="48DD4769" w:rsidR="00E56320" w:rsidRPr="00E56320" w:rsidRDefault="00F27AC0" w:rsidP="00E56320">
      <w:pPr>
        <w:pStyle w:val="Code"/>
        <w:rPr>
          <w:highlight w:val="white"/>
        </w:rPr>
      </w:pPr>
      <w:r>
        <w:rPr>
          <w:highlight w:val="white"/>
        </w:rPr>
        <w:t xml:space="preserve">                    </w:t>
      </w:r>
      <w:r w:rsidR="00E56320" w:rsidRPr="00E56320">
        <w:rPr>
          <w:highlight w:val="white"/>
        </w:rPr>
        <w:t xml:space="preserve"> leftExpression, Message.Not_assignable);</w:t>
      </w:r>
    </w:p>
    <w:p w14:paraId="6ADB36E9" w14:textId="77777777" w:rsidR="00974137" w:rsidRPr="00974137" w:rsidRDefault="00974137" w:rsidP="00974137">
      <w:pPr>
        <w:pStyle w:val="Code"/>
        <w:rPr>
          <w:highlight w:val="white"/>
        </w:rPr>
      </w:pPr>
      <w:r w:rsidRPr="00974137">
        <w:rPr>
          <w:highlight w:val="white"/>
        </w:rPr>
        <w:t xml:space="preserve">        List&lt;MiddleCode&gt; codeList = new List&lt;MiddleCode&gt;();</w:t>
      </w:r>
    </w:p>
    <w:p w14:paraId="684C52B2" w14:textId="530D5932" w:rsidR="00C62753" w:rsidRDefault="00A12497" w:rsidP="00974137">
      <w:pPr>
        <w:rPr>
          <w:highlight w:val="white"/>
        </w:rPr>
      </w:pPr>
      <w:r>
        <w:rPr>
          <w:highlight w:val="white"/>
        </w:rPr>
        <w:lastRenderedPageBreak/>
        <w:t>In case of a simple assignment</w:t>
      </w:r>
      <w:r w:rsidR="00BE53B1">
        <w:rPr>
          <w:highlight w:val="white"/>
        </w:rPr>
        <w:t xml:space="preserve"> we add the long list of the </w:t>
      </w:r>
      <w:r w:rsidR="00A14DC8">
        <w:rPr>
          <w:highlight w:val="white"/>
        </w:rPr>
        <w:t xml:space="preserve">left expression to the code list. In case of a compound assignment, the long list of the left expression has already been added to </w:t>
      </w:r>
      <w:r w:rsidR="008E05B7">
        <w:rPr>
          <w:highlight w:val="white"/>
        </w:rPr>
        <w:t xml:space="preserve">long list of the right expression. If we added the long list </w:t>
      </w:r>
      <w:r w:rsidR="00C62753">
        <w:rPr>
          <w:highlight w:val="white"/>
        </w:rPr>
        <w:t>in case of a compound assignment, we would add the same code twice.</w:t>
      </w:r>
    </w:p>
    <w:p w14:paraId="23497CF4" w14:textId="77777777" w:rsidR="00974137" w:rsidRPr="00974137" w:rsidRDefault="00974137" w:rsidP="00974137">
      <w:pPr>
        <w:pStyle w:val="Code"/>
        <w:rPr>
          <w:highlight w:val="white"/>
        </w:rPr>
      </w:pPr>
      <w:r w:rsidRPr="00974137">
        <w:rPr>
          <w:highlight w:val="white"/>
        </w:rPr>
        <w:t xml:space="preserve">        if (simpleAssignment) {</w:t>
      </w:r>
    </w:p>
    <w:p w14:paraId="554B500B" w14:textId="77777777" w:rsidR="00974137" w:rsidRPr="00974137" w:rsidRDefault="00974137" w:rsidP="00974137">
      <w:pPr>
        <w:pStyle w:val="Code"/>
        <w:rPr>
          <w:highlight w:val="white"/>
        </w:rPr>
      </w:pPr>
      <w:r w:rsidRPr="00974137">
        <w:rPr>
          <w:highlight w:val="white"/>
        </w:rPr>
        <w:t xml:space="preserve">          codeList.AddRange(leftExpression.LongList);</w:t>
      </w:r>
    </w:p>
    <w:p w14:paraId="454A8F16" w14:textId="53AD1599" w:rsidR="00974137" w:rsidRPr="00974137" w:rsidRDefault="00841BFB" w:rsidP="00841BFB">
      <w:pPr>
        <w:rPr>
          <w:highlight w:val="white"/>
        </w:rPr>
      </w:pPr>
      <w:r>
        <w:rPr>
          <w:highlight w:val="white"/>
        </w:rPr>
        <w:t xml:space="preserve">If the left expression is </w:t>
      </w:r>
      <w:r w:rsidR="002E5ABC">
        <w:rPr>
          <w:highlight w:val="white"/>
        </w:rPr>
        <w:t xml:space="preserve">of floating type, we need to pop the floating value stack in case of a simple assignment. In case of a compound assignment, </w:t>
      </w:r>
      <w:r w:rsidR="0094596F">
        <w:rPr>
          <w:highlight w:val="white"/>
        </w:rPr>
        <w:t xml:space="preserve">we </w:t>
      </w:r>
      <w:r w:rsidR="00AB35D5">
        <w:rPr>
          <w:highlight w:val="white"/>
        </w:rPr>
        <w:t>let the value stay on the stack.</w:t>
      </w:r>
    </w:p>
    <w:p w14:paraId="586017B5" w14:textId="77777777" w:rsidR="00974137" w:rsidRPr="00974137" w:rsidRDefault="00974137" w:rsidP="00974137">
      <w:pPr>
        <w:pStyle w:val="Code"/>
        <w:rPr>
          <w:highlight w:val="white"/>
        </w:rPr>
      </w:pPr>
      <w:r w:rsidRPr="00974137">
        <w:rPr>
          <w:highlight w:val="white"/>
        </w:rPr>
        <w:t xml:space="preserve">          if (leftExpression.Symbol.Type.IsFloating()) {</w:t>
      </w:r>
    </w:p>
    <w:p w14:paraId="797A56FD" w14:textId="77777777" w:rsidR="00974137" w:rsidRPr="00974137" w:rsidRDefault="00974137" w:rsidP="00974137">
      <w:pPr>
        <w:pStyle w:val="Code"/>
        <w:rPr>
          <w:highlight w:val="white"/>
        </w:rPr>
      </w:pPr>
      <w:r w:rsidRPr="00974137">
        <w:rPr>
          <w:highlight w:val="white"/>
        </w:rPr>
        <w:t xml:space="preserve">            AddMiddleCode(codeList, MiddleOperator.PopFloat);</w:t>
      </w:r>
    </w:p>
    <w:p w14:paraId="656818C0" w14:textId="77777777" w:rsidR="00974137" w:rsidRPr="00974137" w:rsidRDefault="00974137" w:rsidP="00974137">
      <w:pPr>
        <w:pStyle w:val="Code"/>
        <w:rPr>
          <w:highlight w:val="white"/>
        </w:rPr>
      </w:pPr>
      <w:r w:rsidRPr="00974137">
        <w:rPr>
          <w:highlight w:val="white"/>
        </w:rPr>
        <w:t xml:space="preserve">          }</w:t>
      </w:r>
    </w:p>
    <w:p w14:paraId="658A6CDE" w14:textId="77777777" w:rsidR="00974137" w:rsidRPr="00974137" w:rsidRDefault="00974137" w:rsidP="00974137">
      <w:pPr>
        <w:pStyle w:val="Code"/>
        <w:rPr>
          <w:highlight w:val="white"/>
        </w:rPr>
      </w:pPr>
      <w:r w:rsidRPr="00974137">
        <w:rPr>
          <w:highlight w:val="white"/>
        </w:rPr>
        <w:t xml:space="preserve">        }</w:t>
      </w:r>
    </w:p>
    <w:p w14:paraId="0A7F68CD" w14:textId="4435E443" w:rsidR="00974137" w:rsidRPr="00974137" w:rsidRDefault="00592DBD" w:rsidP="00592DBD">
      <w:pPr>
        <w:rPr>
          <w:highlight w:val="white"/>
        </w:rPr>
      </w:pPr>
      <w:r>
        <w:rPr>
          <w:highlight w:val="white"/>
        </w:rPr>
        <w:t xml:space="preserve">We type cast the right expression to the type of the left </w:t>
      </w:r>
      <w:r w:rsidR="000F6607">
        <w:rPr>
          <w:highlight w:val="white"/>
        </w:rPr>
        <w:t>expression and</w:t>
      </w:r>
      <w:r w:rsidR="000342D3">
        <w:rPr>
          <w:highlight w:val="white"/>
        </w:rPr>
        <w:t xml:space="preserve"> add its long list to the final code list.</w:t>
      </w:r>
    </w:p>
    <w:p w14:paraId="54E44661" w14:textId="77777777" w:rsidR="00974137" w:rsidRPr="00974137" w:rsidRDefault="00974137" w:rsidP="00974137">
      <w:pPr>
        <w:pStyle w:val="Code"/>
        <w:rPr>
          <w:highlight w:val="white"/>
        </w:rPr>
      </w:pPr>
      <w:r w:rsidRPr="00974137">
        <w:rPr>
          <w:highlight w:val="white"/>
        </w:rPr>
        <w:t xml:space="preserve">        rightExpression = TypeCast.ImplicitCast(rightExpression,</w:t>
      </w:r>
    </w:p>
    <w:p w14:paraId="546CE322" w14:textId="77777777" w:rsidR="00974137" w:rsidRPr="00974137" w:rsidRDefault="00974137" w:rsidP="00974137">
      <w:pPr>
        <w:pStyle w:val="Code"/>
        <w:rPr>
          <w:highlight w:val="white"/>
        </w:rPr>
      </w:pPr>
      <w:r w:rsidRPr="00974137">
        <w:rPr>
          <w:highlight w:val="white"/>
        </w:rPr>
        <w:t xml:space="preserve">                                                leftExpression.Symbol.Type);</w:t>
      </w:r>
    </w:p>
    <w:p w14:paraId="70527EC4" w14:textId="77777777" w:rsidR="00974137" w:rsidRPr="00974137" w:rsidRDefault="00974137" w:rsidP="00974137">
      <w:pPr>
        <w:pStyle w:val="Code"/>
        <w:rPr>
          <w:highlight w:val="white"/>
        </w:rPr>
      </w:pPr>
      <w:r w:rsidRPr="00974137">
        <w:rPr>
          <w:highlight w:val="white"/>
        </w:rPr>
        <w:t xml:space="preserve">        codeList.AddRange(rightExpression.LongList);</w:t>
      </w:r>
    </w:p>
    <w:p w14:paraId="27D6293B" w14:textId="3A60ABF1" w:rsidR="00974137" w:rsidRPr="00974137" w:rsidRDefault="00351B11" w:rsidP="00F06140">
      <w:pPr>
        <w:rPr>
          <w:highlight w:val="white"/>
        </w:rPr>
      </w:pPr>
      <w:r>
        <w:rPr>
          <w:highlight w:val="white"/>
        </w:rPr>
        <w:t xml:space="preserve">If the expressions hold floating type, </w:t>
      </w:r>
      <w:r w:rsidR="00D800B4">
        <w:rPr>
          <w:highlight w:val="white"/>
        </w:rPr>
        <w:t>we really do not perform an assignment, we simply top the current value on the floating value stack to the left expression.</w:t>
      </w:r>
    </w:p>
    <w:p w14:paraId="5DF87201" w14:textId="77777777" w:rsidR="00974137" w:rsidRPr="00974137" w:rsidRDefault="00974137" w:rsidP="00974137">
      <w:pPr>
        <w:pStyle w:val="Code"/>
        <w:rPr>
          <w:highlight w:val="white"/>
        </w:rPr>
      </w:pPr>
      <w:r w:rsidRPr="00974137">
        <w:rPr>
          <w:highlight w:val="white"/>
        </w:rPr>
        <w:t xml:space="preserve">        if (leftExpression.Symbol.Type.IsFloating()) {</w:t>
      </w:r>
    </w:p>
    <w:p w14:paraId="1F3A8BB3" w14:textId="77777777" w:rsidR="00974137" w:rsidRPr="00974137" w:rsidRDefault="00974137" w:rsidP="00974137">
      <w:pPr>
        <w:pStyle w:val="Code"/>
        <w:rPr>
          <w:highlight w:val="white"/>
        </w:rPr>
      </w:pPr>
      <w:r w:rsidRPr="00974137">
        <w:rPr>
          <w:highlight w:val="white"/>
        </w:rPr>
        <w:t xml:space="preserve">          AddMiddleCode(codeList, MiddleOperator.TopFloat,</w:t>
      </w:r>
    </w:p>
    <w:p w14:paraId="240E04C1" w14:textId="77777777" w:rsidR="00974137" w:rsidRPr="00974137" w:rsidRDefault="00974137" w:rsidP="00974137">
      <w:pPr>
        <w:pStyle w:val="Code"/>
        <w:rPr>
          <w:highlight w:val="white"/>
        </w:rPr>
      </w:pPr>
      <w:r w:rsidRPr="00974137">
        <w:rPr>
          <w:highlight w:val="white"/>
        </w:rPr>
        <w:t xml:space="preserve">                        leftExpression.Symbol);</w:t>
      </w:r>
    </w:p>
    <w:p w14:paraId="48D938D4" w14:textId="77777777" w:rsidR="00974137" w:rsidRPr="00974137" w:rsidRDefault="00974137" w:rsidP="00974137">
      <w:pPr>
        <w:pStyle w:val="Code"/>
        <w:rPr>
          <w:highlight w:val="white"/>
        </w:rPr>
      </w:pPr>
      <w:r w:rsidRPr="00974137">
        <w:rPr>
          <w:highlight w:val="white"/>
        </w:rPr>
        <w:t xml:space="preserve">          List&lt;MiddleCode&gt; shortList = new List&lt;MiddleCode&gt;();</w:t>
      </w:r>
    </w:p>
    <w:p w14:paraId="5065F940" w14:textId="383C4FDD" w:rsidR="00974137" w:rsidRDefault="00974137" w:rsidP="00974137">
      <w:pPr>
        <w:pStyle w:val="Code"/>
        <w:rPr>
          <w:highlight w:val="white"/>
        </w:rPr>
      </w:pPr>
      <w:r w:rsidRPr="00974137">
        <w:rPr>
          <w:highlight w:val="white"/>
        </w:rPr>
        <w:t xml:space="preserve">          shortList.AddRange(codeList);</w:t>
      </w:r>
    </w:p>
    <w:p w14:paraId="7CD0A880" w14:textId="1D85C1ED" w:rsidR="00D800B4" w:rsidRPr="00974137" w:rsidRDefault="00E619A5" w:rsidP="00C15E2A">
      <w:pPr>
        <w:rPr>
          <w:highlight w:val="white"/>
        </w:rPr>
      </w:pPr>
      <w:r>
        <w:rPr>
          <w:highlight w:val="white"/>
        </w:rPr>
        <w:t>In case of floating type, t</w:t>
      </w:r>
      <w:r w:rsidR="0050625E">
        <w:rPr>
          <w:highlight w:val="white"/>
        </w:rPr>
        <w:t>here is a difference between</w:t>
      </w:r>
      <w:r>
        <w:rPr>
          <w:highlight w:val="white"/>
        </w:rPr>
        <w:t xml:space="preserve"> the short list and long list. </w:t>
      </w:r>
      <w:r w:rsidR="005E4835">
        <w:rPr>
          <w:highlight w:val="white"/>
        </w:rPr>
        <w:t>In the long list, the resulting value of the assignment (which equals the new value of the left expression) shall be used. Therefore, it is preserved on the stack. In the short list, the value is popped from the stack</w:t>
      </w:r>
      <w:r w:rsidR="00FE07AE">
        <w:rPr>
          <w:highlight w:val="white"/>
        </w:rPr>
        <w:t>, since the value shall not be used, only the side effect of the assignment.</w:t>
      </w:r>
    </w:p>
    <w:p w14:paraId="7317FD17" w14:textId="77777777" w:rsidR="00974137" w:rsidRPr="00974137" w:rsidRDefault="00974137" w:rsidP="00974137">
      <w:pPr>
        <w:pStyle w:val="Code"/>
        <w:rPr>
          <w:highlight w:val="white"/>
        </w:rPr>
      </w:pPr>
      <w:r w:rsidRPr="00974137">
        <w:rPr>
          <w:highlight w:val="white"/>
        </w:rPr>
        <w:t xml:space="preserve">          AddMiddleCode(shortList, MiddleOperator.PopFloat);</w:t>
      </w:r>
    </w:p>
    <w:p w14:paraId="7A554A52" w14:textId="77777777" w:rsidR="00974137" w:rsidRPr="00974137" w:rsidRDefault="00974137" w:rsidP="00974137">
      <w:pPr>
        <w:pStyle w:val="Code"/>
        <w:rPr>
          <w:highlight w:val="white"/>
        </w:rPr>
      </w:pPr>
      <w:r w:rsidRPr="00974137">
        <w:rPr>
          <w:highlight w:val="white"/>
        </w:rPr>
        <w:t xml:space="preserve">          return (new Expression(leftExpression.Symbol, shortList, codeList));</w:t>
      </w:r>
    </w:p>
    <w:p w14:paraId="35112C71" w14:textId="599E6619" w:rsidR="00974137" w:rsidRDefault="00974137" w:rsidP="00974137">
      <w:pPr>
        <w:pStyle w:val="Code"/>
        <w:rPr>
          <w:highlight w:val="white"/>
        </w:rPr>
      </w:pPr>
      <w:r w:rsidRPr="00974137">
        <w:rPr>
          <w:highlight w:val="white"/>
        </w:rPr>
        <w:t xml:space="preserve">        }</w:t>
      </w:r>
    </w:p>
    <w:p w14:paraId="2CBFA845" w14:textId="012C0262" w:rsidR="00B82530" w:rsidRPr="00974137" w:rsidRDefault="00AA2FD5" w:rsidP="00B82530">
      <w:pPr>
        <w:rPr>
          <w:highlight w:val="white"/>
        </w:rPr>
      </w:pPr>
      <w:r>
        <w:rPr>
          <w:highlight w:val="white"/>
        </w:rPr>
        <w:t>In case of integral type, we add an assign instruction to the final code.</w:t>
      </w:r>
    </w:p>
    <w:p w14:paraId="6EE2C03E" w14:textId="77777777" w:rsidR="00974137" w:rsidRPr="00974137" w:rsidRDefault="00974137" w:rsidP="00974137">
      <w:pPr>
        <w:pStyle w:val="Code"/>
        <w:rPr>
          <w:highlight w:val="white"/>
        </w:rPr>
      </w:pPr>
      <w:r w:rsidRPr="00974137">
        <w:rPr>
          <w:highlight w:val="white"/>
        </w:rPr>
        <w:t xml:space="preserve">        else {</w:t>
      </w:r>
    </w:p>
    <w:p w14:paraId="0BF5F886" w14:textId="77777777" w:rsidR="00974137" w:rsidRPr="00974137" w:rsidRDefault="00974137" w:rsidP="00974137">
      <w:pPr>
        <w:pStyle w:val="Code"/>
        <w:rPr>
          <w:highlight w:val="white"/>
        </w:rPr>
      </w:pPr>
      <w:r w:rsidRPr="00974137">
        <w:rPr>
          <w:highlight w:val="white"/>
        </w:rPr>
        <w:t xml:space="preserve">          AddMiddleCode(codeList, MiddleOperator.Assign,</w:t>
      </w:r>
    </w:p>
    <w:p w14:paraId="764BD2AA" w14:textId="77777777" w:rsidR="00974137" w:rsidRPr="00974137" w:rsidRDefault="00974137" w:rsidP="00974137">
      <w:pPr>
        <w:pStyle w:val="Code"/>
        <w:rPr>
          <w:highlight w:val="white"/>
        </w:rPr>
      </w:pPr>
      <w:r w:rsidRPr="00974137">
        <w:rPr>
          <w:highlight w:val="white"/>
        </w:rPr>
        <w:t xml:space="preserve">                        leftExpression.Symbol, rightExpression.Symbol);</w:t>
      </w:r>
    </w:p>
    <w:p w14:paraId="55DDC77B" w14:textId="77777777" w:rsidR="00974137" w:rsidRPr="00974137" w:rsidRDefault="00974137" w:rsidP="00974137">
      <w:pPr>
        <w:pStyle w:val="Code"/>
        <w:rPr>
          <w:highlight w:val="white"/>
        </w:rPr>
      </w:pPr>
      <w:r w:rsidRPr="00974137">
        <w:rPr>
          <w:highlight w:val="white"/>
        </w:rPr>
        <w:t xml:space="preserve">          BigInteger? bitFieldMask =</w:t>
      </w:r>
    </w:p>
    <w:p w14:paraId="383AA01D" w14:textId="77777777" w:rsidR="00974137" w:rsidRPr="00974137" w:rsidRDefault="00974137" w:rsidP="00974137">
      <w:pPr>
        <w:pStyle w:val="Code"/>
        <w:rPr>
          <w:highlight w:val="white"/>
        </w:rPr>
      </w:pPr>
      <w:r w:rsidRPr="00974137">
        <w:rPr>
          <w:highlight w:val="white"/>
        </w:rPr>
        <w:t xml:space="preserve">                     leftExpression.Symbol.Type.BitfieldMask();</w:t>
      </w:r>
    </w:p>
    <w:p w14:paraId="3C1D37A0" w14:textId="327991AD" w:rsidR="00974137" w:rsidRPr="00974137" w:rsidRDefault="00426E10" w:rsidP="00426E10">
      <w:pPr>
        <w:rPr>
          <w:highlight w:val="white"/>
        </w:rPr>
      </w:pPr>
      <w:r>
        <w:rPr>
          <w:highlight w:val="white"/>
        </w:rPr>
        <w:t xml:space="preserve">In case of bitfield, we add an add operation </w:t>
      </w:r>
      <w:r w:rsidR="00866CCB">
        <w:rPr>
          <w:highlight w:val="white"/>
        </w:rPr>
        <w:t>to</w:t>
      </w:r>
      <w:r>
        <w:rPr>
          <w:highlight w:val="white"/>
        </w:rPr>
        <w:t xml:space="preserve"> set the non-relevant bits to zero.</w:t>
      </w:r>
    </w:p>
    <w:p w14:paraId="47EBCCB7" w14:textId="77777777" w:rsidR="00974137" w:rsidRPr="00974137" w:rsidRDefault="00974137" w:rsidP="00974137">
      <w:pPr>
        <w:pStyle w:val="Code"/>
        <w:rPr>
          <w:highlight w:val="white"/>
        </w:rPr>
      </w:pPr>
      <w:r w:rsidRPr="00974137">
        <w:rPr>
          <w:highlight w:val="white"/>
        </w:rPr>
        <w:t xml:space="preserve">          if (bitFieldMask != null) {</w:t>
      </w:r>
    </w:p>
    <w:p w14:paraId="3C196F48" w14:textId="77777777" w:rsidR="00974137" w:rsidRPr="00974137" w:rsidRDefault="00974137" w:rsidP="00974137">
      <w:pPr>
        <w:pStyle w:val="Code"/>
        <w:rPr>
          <w:highlight w:val="white"/>
        </w:rPr>
      </w:pPr>
      <w:r w:rsidRPr="00974137">
        <w:rPr>
          <w:highlight w:val="white"/>
        </w:rPr>
        <w:t xml:space="preserve">            Symbol maskSymbol = new Symbol(leftExpression.Symbol.Type,</w:t>
      </w:r>
    </w:p>
    <w:p w14:paraId="36CEFF17" w14:textId="77777777" w:rsidR="00974137" w:rsidRPr="00974137" w:rsidRDefault="00974137" w:rsidP="00974137">
      <w:pPr>
        <w:pStyle w:val="Code"/>
        <w:rPr>
          <w:highlight w:val="white"/>
        </w:rPr>
      </w:pPr>
      <w:r w:rsidRPr="00974137">
        <w:rPr>
          <w:highlight w:val="white"/>
        </w:rPr>
        <w:t xml:space="preserve">                                           bitFieldMask);</w:t>
      </w:r>
    </w:p>
    <w:p w14:paraId="3E1CD858" w14:textId="77777777" w:rsidR="00974137" w:rsidRPr="00974137" w:rsidRDefault="00974137" w:rsidP="00974137">
      <w:pPr>
        <w:pStyle w:val="Code"/>
        <w:rPr>
          <w:highlight w:val="white"/>
        </w:rPr>
      </w:pPr>
      <w:r w:rsidRPr="00974137">
        <w:rPr>
          <w:highlight w:val="white"/>
        </w:rPr>
        <w:t xml:space="preserve">            AddMiddleCode(codeList, MiddleOperator.BitwiseAnd,</w:t>
      </w:r>
    </w:p>
    <w:p w14:paraId="73A46A47" w14:textId="77777777" w:rsidR="00974137" w:rsidRPr="00974137" w:rsidRDefault="00974137" w:rsidP="00974137">
      <w:pPr>
        <w:pStyle w:val="Code"/>
        <w:rPr>
          <w:highlight w:val="white"/>
        </w:rPr>
      </w:pPr>
      <w:r w:rsidRPr="00974137">
        <w:rPr>
          <w:highlight w:val="white"/>
        </w:rPr>
        <w:t xml:space="preserve">                          leftExpression.Symbol, leftExpression.Symbol,</w:t>
      </w:r>
    </w:p>
    <w:p w14:paraId="058E1C7C" w14:textId="77777777" w:rsidR="00974137" w:rsidRPr="00974137" w:rsidRDefault="00974137" w:rsidP="00974137">
      <w:pPr>
        <w:pStyle w:val="Code"/>
        <w:rPr>
          <w:highlight w:val="white"/>
        </w:rPr>
      </w:pPr>
      <w:r w:rsidRPr="00974137">
        <w:rPr>
          <w:highlight w:val="white"/>
        </w:rPr>
        <w:t xml:space="preserve">                          maskSymbol);</w:t>
      </w:r>
    </w:p>
    <w:p w14:paraId="37E769BC" w14:textId="77777777" w:rsidR="00974137" w:rsidRPr="00974137" w:rsidRDefault="00974137" w:rsidP="00974137">
      <w:pPr>
        <w:pStyle w:val="Code"/>
        <w:rPr>
          <w:highlight w:val="white"/>
        </w:rPr>
      </w:pPr>
      <w:r w:rsidRPr="00974137">
        <w:rPr>
          <w:highlight w:val="white"/>
        </w:rPr>
        <w:t xml:space="preserve">          }</w:t>
      </w:r>
    </w:p>
    <w:p w14:paraId="43D01CF9" w14:textId="6EFC2A73" w:rsidR="00974137" w:rsidRPr="00974137" w:rsidRDefault="00154A7C" w:rsidP="00F52D94">
      <w:pPr>
        <w:rPr>
          <w:highlight w:val="white"/>
        </w:rPr>
      </w:pPr>
      <w:r>
        <w:rPr>
          <w:highlight w:val="white"/>
        </w:rPr>
        <w:t>In the integral case</w:t>
      </w:r>
      <w:r w:rsidR="00F52D94">
        <w:rPr>
          <w:highlight w:val="white"/>
        </w:rPr>
        <w:t xml:space="preserve">, </w:t>
      </w:r>
      <w:r w:rsidR="00FF68F7">
        <w:rPr>
          <w:highlight w:val="white"/>
        </w:rPr>
        <w:t xml:space="preserve">we set the code list as both the short list and long list in the resulting expression, since </w:t>
      </w:r>
      <w:r w:rsidR="00233A60">
        <w:rPr>
          <w:highlight w:val="white"/>
        </w:rPr>
        <w:t>the assignment is a side effect.</w:t>
      </w:r>
    </w:p>
    <w:p w14:paraId="21F467D5" w14:textId="77777777" w:rsidR="00974137" w:rsidRPr="00974137" w:rsidRDefault="00974137" w:rsidP="00974137">
      <w:pPr>
        <w:pStyle w:val="Code"/>
        <w:rPr>
          <w:highlight w:val="white"/>
        </w:rPr>
      </w:pPr>
      <w:r w:rsidRPr="00974137">
        <w:rPr>
          <w:highlight w:val="white"/>
        </w:rPr>
        <w:lastRenderedPageBreak/>
        <w:t xml:space="preserve">          return (new Expression(leftExpression.Symbol, codeList, codeList));</w:t>
      </w:r>
    </w:p>
    <w:p w14:paraId="38401505" w14:textId="77777777" w:rsidR="00974137" w:rsidRPr="00974137" w:rsidRDefault="00974137" w:rsidP="00974137">
      <w:pPr>
        <w:pStyle w:val="Code"/>
        <w:rPr>
          <w:highlight w:val="white"/>
        </w:rPr>
      </w:pPr>
      <w:r w:rsidRPr="00974137">
        <w:rPr>
          <w:highlight w:val="white"/>
        </w:rPr>
        <w:t xml:space="preserve">        }</w:t>
      </w:r>
    </w:p>
    <w:p w14:paraId="0D7334F7" w14:textId="77777777" w:rsidR="00974137" w:rsidRPr="00974137" w:rsidRDefault="00974137" w:rsidP="00974137">
      <w:pPr>
        <w:pStyle w:val="Code"/>
        <w:rPr>
          <w:highlight w:val="white"/>
        </w:rPr>
      </w:pPr>
      <w:r w:rsidRPr="00974137">
        <w:rPr>
          <w:highlight w:val="white"/>
        </w:rPr>
        <w:t xml:space="preserve">      }</w:t>
      </w:r>
    </w:p>
    <w:p w14:paraId="17C39A89" w14:textId="77777777" w:rsidR="00974137" w:rsidRPr="00974137" w:rsidRDefault="00974137" w:rsidP="00974137">
      <w:pPr>
        <w:pStyle w:val="Code"/>
        <w:rPr>
          <w:highlight w:val="white"/>
        </w:rPr>
      </w:pPr>
      <w:r w:rsidRPr="00974137">
        <w:rPr>
          <w:highlight w:val="white"/>
        </w:rPr>
        <w:t xml:space="preserve">    }</w:t>
      </w:r>
    </w:p>
    <w:p w14:paraId="13428A25" w14:textId="3BB8B386" w:rsidR="00F82E42" w:rsidRDefault="00F82E42" w:rsidP="00F82E42">
      <w:pPr>
        <w:pStyle w:val="Rubrik3"/>
        <w:numPr>
          <w:ilvl w:val="2"/>
          <w:numId w:val="121"/>
        </w:numPr>
      </w:pPr>
      <w:r>
        <w:t>The Condition Expression</w:t>
      </w:r>
    </w:p>
    <w:p w14:paraId="7A624048" w14:textId="4EAAEEE4" w:rsidR="00BA322E" w:rsidRDefault="00BA322E" w:rsidP="00BA322E">
      <w:pPr>
        <w:rPr>
          <w:color w:val="auto"/>
        </w:rPr>
      </w:pPr>
      <w:r>
        <w:t>The conditional operator applies lazy evaluation, which means that only on</w:t>
      </w:r>
      <w:r w:rsidR="00B653CC">
        <w:t>e</w:t>
      </w:r>
      <w:r>
        <w:t xml:space="preserve"> of the true or false expression will be evaluated.</w:t>
      </w:r>
    </w:p>
    <w:p w14:paraId="0FD300C4" w14:textId="77777777" w:rsidR="00815D7B" w:rsidRPr="00EC76D5" w:rsidRDefault="00815D7B" w:rsidP="00815D7B">
      <w:pPr>
        <w:pStyle w:val="CodeHeader"/>
      </w:pPr>
      <w:r>
        <w:t>MainParser.gppg</w:t>
      </w:r>
    </w:p>
    <w:p w14:paraId="74BB74E3" w14:textId="77777777" w:rsidR="00B653CC" w:rsidRPr="00B653CC" w:rsidRDefault="00B653CC" w:rsidP="00B653CC">
      <w:pPr>
        <w:pStyle w:val="Code"/>
        <w:rPr>
          <w:highlight w:val="white"/>
        </w:rPr>
      </w:pPr>
      <w:r w:rsidRPr="00B653CC">
        <w:rPr>
          <w:highlight w:val="white"/>
        </w:rPr>
        <w:t>condition_expression:</w:t>
      </w:r>
    </w:p>
    <w:p w14:paraId="568019D5" w14:textId="77777777" w:rsidR="00B653CC" w:rsidRPr="00B653CC" w:rsidRDefault="00B653CC" w:rsidP="00B653CC">
      <w:pPr>
        <w:pStyle w:val="Code"/>
        <w:rPr>
          <w:highlight w:val="white"/>
        </w:rPr>
      </w:pPr>
      <w:r w:rsidRPr="00B653CC">
        <w:rPr>
          <w:highlight w:val="white"/>
        </w:rPr>
        <w:t xml:space="preserve">    logical_or_expression {</w:t>
      </w:r>
    </w:p>
    <w:p w14:paraId="0B6BD37A" w14:textId="77777777" w:rsidR="00B653CC" w:rsidRPr="00B653CC" w:rsidRDefault="00B653CC" w:rsidP="00B653CC">
      <w:pPr>
        <w:pStyle w:val="Code"/>
        <w:rPr>
          <w:highlight w:val="white"/>
        </w:rPr>
      </w:pPr>
      <w:r w:rsidRPr="00B653CC">
        <w:rPr>
          <w:highlight w:val="white"/>
        </w:rPr>
        <w:t xml:space="preserve">      $$ = $1;</w:t>
      </w:r>
    </w:p>
    <w:p w14:paraId="429CB3A8" w14:textId="77777777" w:rsidR="00B653CC" w:rsidRPr="00B653CC" w:rsidRDefault="00B653CC" w:rsidP="00B653CC">
      <w:pPr>
        <w:pStyle w:val="Code"/>
        <w:rPr>
          <w:highlight w:val="white"/>
        </w:rPr>
      </w:pPr>
      <w:r w:rsidRPr="00B653CC">
        <w:rPr>
          <w:highlight w:val="white"/>
        </w:rPr>
        <w:t xml:space="preserve">    }</w:t>
      </w:r>
    </w:p>
    <w:p w14:paraId="25180C72" w14:textId="1FFD311B" w:rsidR="00B653CC" w:rsidRPr="00B653CC" w:rsidRDefault="00B653CC" w:rsidP="00B653CC">
      <w:pPr>
        <w:pStyle w:val="Code"/>
        <w:rPr>
          <w:highlight w:val="white"/>
        </w:rPr>
      </w:pPr>
      <w:r w:rsidRPr="00B653CC">
        <w:rPr>
          <w:highlight w:val="white"/>
        </w:rPr>
        <w:t xml:space="preserve">  | logical_or_expression QUESTION_MARK expression</w:t>
      </w:r>
      <w:r w:rsidR="00C205EC">
        <w:rPr>
          <w:highlight w:val="white"/>
        </w:rPr>
        <w:t xml:space="preserve"> </w:t>
      </w:r>
      <w:r w:rsidRPr="00B653CC">
        <w:rPr>
          <w:highlight w:val="white"/>
        </w:rPr>
        <w:t>COLON condition_expression{</w:t>
      </w:r>
    </w:p>
    <w:p w14:paraId="3A929545" w14:textId="78DCDB8B" w:rsidR="00B653CC" w:rsidRPr="00B653CC" w:rsidRDefault="00B653CC" w:rsidP="00B653CC">
      <w:pPr>
        <w:pStyle w:val="Code"/>
        <w:rPr>
          <w:highlight w:val="white"/>
        </w:rPr>
      </w:pPr>
      <w:r w:rsidRPr="00B653CC">
        <w:rPr>
          <w:highlight w:val="white"/>
        </w:rPr>
        <w:t xml:space="preserve">      $$ = MiddleCodeGenerator.ConditionalExpression($1, $3, $5);</w:t>
      </w:r>
    </w:p>
    <w:p w14:paraId="247549D1" w14:textId="14632BAA" w:rsidR="00B653CC" w:rsidRDefault="00B653CC" w:rsidP="00B653CC">
      <w:pPr>
        <w:pStyle w:val="Code"/>
        <w:rPr>
          <w:highlight w:val="white"/>
        </w:rPr>
      </w:pPr>
      <w:r w:rsidRPr="00B653CC">
        <w:rPr>
          <w:highlight w:val="white"/>
        </w:rPr>
        <w:t xml:space="preserve">    };</w:t>
      </w:r>
    </w:p>
    <w:p w14:paraId="3B8EE436" w14:textId="2DE2314D" w:rsidR="00886DEE" w:rsidRDefault="00886DEE" w:rsidP="00886DEE">
      <w:pPr>
        <w:pStyle w:val="CodeHeader"/>
        <w:rPr>
          <w:highlight w:val="white"/>
        </w:rPr>
      </w:pPr>
      <w:r>
        <w:rPr>
          <w:highlight w:val="white"/>
        </w:rPr>
        <w:t>MiddleCodeGenerator.cs</w:t>
      </w:r>
    </w:p>
    <w:p w14:paraId="23507068" w14:textId="77777777" w:rsidR="008234C7" w:rsidRPr="008234C7" w:rsidRDefault="008234C7" w:rsidP="008234C7">
      <w:pPr>
        <w:pStyle w:val="Code"/>
        <w:rPr>
          <w:highlight w:val="white"/>
        </w:rPr>
      </w:pPr>
      <w:r w:rsidRPr="008234C7">
        <w:rPr>
          <w:highlight w:val="white"/>
        </w:rPr>
        <w:t xml:space="preserve">    public static Expression ConditionalExpression(Expression testExpression,</w:t>
      </w:r>
    </w:p>
    <w:p w14:paraId="27CE53A7" w14:textId="3FC9C071" w:rsidR="008234C7" w:rsidRDefault="008234C7" w:rsidP="008234C7">
      <w:pPr>
        <w:pStyle w:val="Code"/>
        <w:rPr>
          <w:highlight w:val="white"/>
        </w:rPr>
      </w:pPr>
      <w:r>
        <w:rPr>
          <w:highlight w:val="white"/>
        </w:rPr>
        <w:t xml:space="preserve">            </w:t>
      </w:r>
      <w:r w:rsidRPr="008234C7">
        <w:rPr>
          <w:highlight w:val="white"/>
        </w:rPr>
        <w:t xml:space="preserve">                                     Expression trueExpression,</w:t>
      </w:r>
    </w:p>
    <w:p w14:paraId="5FF4F895" w14:textId="49FEC2F4" w:rsidR="008234C7" w:rsidRPr="008234C7" w:rsidRDefault="008234C7" w:rsidP="008234C7">
      <w:pPr>
        <w:pStyle w:val="Code"/>
        <w:rPr>
          <w:highlight w:val="white"/>
        </w:rPr>
      </w:pPr>
      <w:r>
        <w:rPr>
          <w:highlight w:val="white"/>
        </w:rPr>
        <w:t xml:space="preserve">                                                </w:t>
      </w:r>
      <w:r w:rsidRPr="008234C7">
        <w:rPr>
          <w:highlight w:val="white"/>
        </w:rPr>
        <w:t xml:space="preserve"> Expression falseExpression) {</w:t>
      </w:r>
    </w:p>
    <w:p w14:paraId="53F162D0" w14:textId="0E294E86" w:rsidR="008234C7" w:rsidRPr="008234C7" w:rsidRDefault="00E75DDA" w:rsidP="00E75DDA">
      <w:pPr>
        <w:rPr>
          <w:highlight w:val="white"/>
        </w:rPr>
      </w:pPr>
      <w:r>
        <w:rPr>
          <w:highlight w:val="white"/>
        </w:rPr>
        <w:t>We type cast the test expression to logical type.</w:t>
      </w:r>
    </w:p>
    <w:p w14:paraId="6E68BAF9" w14:textId="671888A2" w:rsidR="008234C7" w:rsidRDefault="008234C7" w:rsidP="008234C7">
      <w:pPr>
        <w:pStyle w:val="Code"/>
        <w:rPr>
          <w:highlight w:val="white"/>
        </w:rPr>
      </w:pPr>
      <w:r w:rsidRPr="008234C7">
        <w:rPr>
          <w:highlight w:val="white"/>
        </w:rPr>
        <w:t xml:space="preserve">      testExpression = TypeCast.ToLogical(testExpression);</w:t>
      </w:r>
    </w:p>
    <w:p w14:paraId="333EAFBB" w14:textId="1AE5F081" w:rsidR="00CE57B4" w:rsidRPr="008234C7" w:rsidRDefault="00CE57B4" w:rsidP="00CE57B4">
      <w:pPr>
        <w:rPr>
          <w:highlight w:val="white"/>
        </w:rPr>
      </w:pPr>
      <w:r>
        <w:rPr>
          <w:highlight w:val="white"/>
        </w:rPr>
        <w:t xml:space="preserve">If the test expression is constant, </w:t>
      </w:r>
      <w:r w:rsidR="00FD2D06">
        <w:rPr>
          <w:highlight w:val="white"/>
        </w:rPr>
        <w:t>we simple return the true</w:t>
      </w:r>
      <w:r w:rsidR="00192E62">
        <w:rPr>
          <w:highlight w:val="white"/>
        </w:rPr>
        <w:t xml:space="preserve"> or</w:t>
      </w:r>
      <w:r w:rsidR="00FD2D06">
        <w:rPr>
          <w:highlight w:val="white"/>
        </w:rPr>
        <w:t xml:space="preserve"> false expression depending on whether the </w:t>
      </w:r>
      <w:r w:rsidR="0088191B">
        <w:rPr>
          <w:highlight w:val="white"/>
        </w:rPr>
        <w:t>test expression is true.</w:t>
      </w:r>
    </w:p>
    <w:p w14:paraId="42D9D480" w14:textId="77777777" w:rsidR="008234C7" w:rsidRPr="008234C7" w:rsidRDefault="008234C7" w:rsidP="008234C7">
      <w:pPr>
        <w:pStyle w:val="Code"/>
        <w:rPr>
          <w:highlight w:val="white"/>
        </w:rPr>
      </w:pPr>
      <w:r w:rsidRPr="008234C7">
        <w:rPr>
          <w:highlight w:val="white"/>
        </w:rPr>
        <w:t xml:space="preserve">      if (ConstantExpression.IsConstant(testExpression)) {</w:t>
      </w:r>
    </w:p>
    <w:p w14:paraId="38A9D664" w14:textId="77777777" w:rsidR="00F758FC" w:rsidRDefault="008234C7" w:rsidP="008234C7">
      <w:pPr>
        <w:pStyle w:val="Code"/>
        <w:rPr>
          <w:highlight w:val="white"/>
        </w:rPr>
      </w:pPr>
      <w:r w:rsidRPr="008234C7">
        <w:rPr>
          <w:highlight w:val="white"/>
        </w:rPr>
        <w:t xml:space="preserve">        return ConstantExpression.IsTrue(testExpression)</w:t>
      </w:r>
    </w:p>
    <w:p w14:paraId="39B9F7A9" w14:textId="6DC647E3" w:rsidR="008234C7" w:rsidRPr="008234C7" w:rsidRDefault="00F758FC" w:rsidP="008234C7">
      <w:pPr>
        <w:pStyle w:val="Code"/>
        <w:rPr>
          <w:highlight w:val="white"/>
        </w:rPr>
      </w:pPr>
      <w:r>
        <w:rPr>
          <w:highlight w:val="white"/>
        </w:rPr>
        <w:t xml:space="preserve">              </w:t>
      </w:r>
      <w:r w:rsidR="008234C7" w:rsidRPr="008234C7">
        <w:rPr>
          <w:highlight w:val="white"/>
        </w:rPr>
        <w:t xml:space="preserve"> ? falseExpression : trueExpression;</w:t>
      </w:r>
    </w:p>
    <w:p w14:paraId="2E5EDAF9" w14:textId="77777777" w:rsidR="008234C7" w:rsidRPr="008234C7" w:rsidRDefault="008234C7" w:rsidP="008234C7">
      <w:pPr>
        <w:pStyle w:val="Code"/>
        <w:rPr>
          <w:highlight w:val="white"/>
        </w:rPr>
      </w:pPr>
      <w:r w:rsidRPr="008234C7">
        <w:rPr>
          <w:highlight w:val="white"/>
        </w:rPr>
        <w:t xml:space="preserve">      }</w:t>
      </w:r>
    </w:p>
    <w:p w14:paraId="08034E5D" w14:textId="1B88EA05" w:rsidR="008234C7" w:rsidRPr="008234C7" w:rsidRDefault="00B5070F" w:rsidP="00192E62">
      <w:pPr>
        <w:rPr>
          <w:highlight w:val="white"/>
        </w:rPr>
      </w:pPr>
      <w:r>
        <w:rPr>
          <w:highlight w:val="white"/>
        </w:rPr>
        <w:t>I</w:t>
      </w:r>
      <w:r w:rsidR="00192E62">
        <w:rPr>
          <w:highlight w:val="white"/>
        </w:rPr>
        <w:t xml:space="preserve">f both the true and false expressions hold logical </w:t>
      </w:r>
      <w:r w:rsidR="005A064A">
        <w:rPr>
          <w:highlight w:val="white"/>
        </w:rPr>
        <w:t>types,</w:t>
      </w:r>
      <w:r w:rsidR="0006600E">
        <w:rPr>
          <w:highlight w:val="white"/>
        </w:rPr>
        <w:t xml:space="preserve"> we keep their types.</w:t>
      </w:r>
    </w:p>
    <w:p w14:paraId="71A3D248" w14:textId="77777777" w:rsidR="004922D6" w:rsidRDefault="008234C7" w:rsidP="008234C7">
      <w:pPr>
        <w:pStyle w:val="Code"/>
        <w:rPr>
          <w:highlight w:val="white"/>
        </w:rPr>
      </w:pPr>
      <w:r w:rsidRPr="008234C7">
        <w:rPr>
          <w:highlight w:val="white"/>
        </w:rPr>
        <w:t xml:space="preserve">      if (trueExpression.Symbol.Type.IsLogical() &amp;&amp;</w:t>
      </w:r>
    </w:p>
    <w:p w14:paraId="01E1F957" w14:textId="6E868314" w:rsidR="008234C7" w:rsidRDefault="004922D6" w:rsidP="008234C7">
      <w:pPr>
        <w:pStyle w:val="Code"/>
        <w:rPr>
          <w:highlight w:val="white"/>
        </w:rPr>
      </w:pPr>
      <w:r>
        <w:rPr>
          <w:highlight w:val="white"/>
        </w:rPr>
        <w:t xml:space="preserve">         </w:t>
      </w:r>
      <w:r w:rsidR="008234C7" w:rsidRPr="008234C7">
        <w:rPr>
          <w:highlight w:val="white"/>
        </w:rPr>
        <w:t xml:space="preserve"> falseExpression.Symbol.Type.IsLogical()) {</w:t>
      </w:r>
    </w:p>
    <w:p w14:paraId="395F781F" w14:textId="6F8DF5E6" w:rsidR="005A064A" w:rsidRPr="008234C7" w:rsidRDefault="005A064A" w:rsidP="004F7998">
      <w:pPr>
        <w:rPr>
          <w:highlight w:val="white"/>
        </w:rPr>
      </w:pPr>
      <w:r>
        <w:rPr>
          <w:highlight w:val="white"/>
        </w:rPr>
        <w:t xml:space="preserve">We start by backpathing the </w:t>
      </w:r>
      <w:r w:rsidR="004F7998">
        <w:rPr>
          <w:highlight w:val="white"/>
        </w:rPr>
        <w:t>true and false set of the test expression to the beginning of the true and false expression’s code list.</w:t>
      </w:r>
    </w:p>
    <w:p w14:paraId="552730E2" w14:textId="77777777" w:rsidR="008234C7" w:rsidRPr="008234C7" w:rsidRDefault="008234C7" w:rsidP="008234C7">
      <w:pPr>
        <w:pStyle w:val="Code"/>
        <w:rPr>
          <w:highlight w:val="white"/>
        </w:rPr>
      </w:pPr>
      <w:r w:rsidRPr="008234C7">
        <w:rPr>
          <w:highlight w:val="white"/>
        </w:rPr>
        <w:t xml:space="preserve">        Backpatch(testExpression.Symbol.TrueSet, trueExpression.LongList);</w:t>
      </w:r>
    </w:p>
    <w:p w14:paraId="5B8B235F" w14:textId="77777777" w:rsidR="008234C7" w:rsidRPr="008234C7" w:rsidRDefault="008234C7" w:rsidP="008234C7">
      <w:pPr>
        <w:pStyle w:val="Code"/>
        <w:rPr>
          <w:highlight w:val="white"/>
        </w:rPr>
      </w:pPr>
      <w:r w:rsidRPr="008234C7">
        <w:rPr>
          <w:highlight w:val="white"/>
        </w:rPr>
        <w:t xml:space="preserve">        Backpatch(testExpression.Symbol.FalseSet, falseExpression.LongList);</w:t>
      </w:r>
    </w:p>
    <w:p w14:paraId="03D8D91E" w14:textId="5211CCB3" w:rsidR="008234C7" w:rsidRPr="008234C7" w:rsidRDefault="003D2AED" w:rsidP="003D2AED">
      <w:pPr>
        <w:rPr>
          <w:highlight w:val="white"/>
        </w:rPr>
      </w:pPr>
      <w:r>
        <w:rPr>
          <w:highlight w:val="white"/>
        </w:rPr>
        <w:t>The result</w:t>
      </w:r>
      <w:r w:rsidR="00D359FC">
        <w:rPr>
          <w:highlight w:val="white"/>
        </w:rPr>
        <w:t>ing</w:t>
      </w:r>
      <w:r>
        <w:rPr>
          <w:highlight w:val="white"/>
        </w:rPr>
        <w:t xml:space="preserve"> true set is the union of the true </w:t>
      </w:r>
      <w:r w:rsidR="003441FD">
        <w:rPr>
          <w:highlight w:val="white"/>
        </w:rPr>
        <w:t>sets of the true and false expression</w:t>
      </w:r>
      <w:r w:rsidR="00D359FC">
        <w:rPr>
          <w:highlight w:val="white"/>
        </w:rPr>
        <w:t xml:space="preserve">, and the resulting </w:t>
      </w:r>
      <w:r w:rsidR="003441FD">
        <w:rPr>
          <w:highlight w:val="white"/>
        </w:rPr>
        <w:t>false set is the union of the false sets of the true and false expression.</w:t>
      </w:r>
    </w:p>
    <w:p w14:paraId="310E1310" w14:textId="77777777" w:rsidR="008234C7" w:rsidRPr="008234C7" w:rsidRDefault="008234C7" w:rsidP="008234C7">
      <w:pPr>
        <w:pStyle w:val="Code"/>
        <w:rPr>
          <w:highlight w:val="white"/>
        </w:rPr>
      </w:pPr>
      <w:r w:rsidRPr="008234C7">
        <w:rPr>
          <w:highlight w:val="white"/>
        </w:rPr>
        <w:t xml:space="preserve">        ISet&lt;MiddleCode&gt; trueSet = new HashSet&lt;MiddleCode&gt;(),</w:t>
      </w:r>
    </w:p>
    <w:p w14:paraId="03FE2B60" w14:textId="77777777" w:rsidR="008234C7" w:rsidRPr="008234C7" w:rsidRDefault="008234C7" w:rsidP="008234C7">
      <w:pPr>
        <w:pStyle w:val="Code"/>
        <w:rPr>
          <w:highlight w:val="white"/>
        </w:rPr>
      </w:pPr>
      <w:r w:rsidRPr="008234C7">
        <w:rPr>
          <w:highlight w:val="white"/>
        </w:rPr>
        <w:t xml:space="preserve">                         falseSet = new HashSet&lt;MiddleCode&gt;();</w:t>
      </w:r>
    </w:p>
    <w:p w14:paraId="48D2BE31" w14:textId="77777777" w:rsidR="008234C7" w:rsidRPr="008234C7" w:rsidRDefault="008234C7" w:rsidP="008234C7">
      <w:pPr>
        <w:pStyle w:val="Code"/>
        <w:rPr>
          <w:highlight w:val="white"/>
        </w:rPr>
      </w:pPr>
      <w:r w:rsidRPr="008234C7">
        <w:rPr>
          <w:highlight w:val="white"/>
        </w:rPr>
        <w:t xml:space="preserve">        trueSet.UnionWith(trueExpression.Symbol.TrueSet);</w:t>
      </w:r>
    </w:p>
    <w:p w14:paraId="57D7401B" w14:textId="77777777" w:rsidR="008234C7" w:rsidRPr="008234C7" w:rsidRDefault="008234C7" w:rsidP="008234C7">
      <w:pPr>
        <w:pStyle w:val="Code"/>
        <w:rPr>
          <w:highlight w:val="white"/>
        </w:rPr>
      </w:pPr>
      <w:r w:rsidRPr="008234C7">
        <w:rPr>
          <w:highlight w:val="white"/>
        </w:rPr>
        <w:t xml:space="preserve">        trueSet.UnionWith(falseExpression.Symbol.TrueSet);</w:t>
      </w:r>
    </w:p>
    <w:p w14:paraId="77C331A2" w14:textId="77777777" w:rsidR="008234C7" w:rsidRPr="008234C7" w:rsidRDefault="008234C7" w:rsidP="008234C7">
      <w:pPr>
        <w:pStyle w:val="Code"/>
        <w:rPr>
          <w:highlight w:val="white"/>
        </w:rPr>
      </w:pPr>
      <w:r w:rsidRPr="008234C7">
        <w:rPr>
          <w:highlight w:val="white"/>
        </w:rPr>
        <w:t xml:space="preserve">        falseSet.UnionWith(trueExpression.Symbol.FalseSet);</w:t>
      </w:r>
    </w:p>
    <w:p w14:paraId="16540E4A" w14:textId="77777777" w:rsidR="008234C7" w:rsidRPr="008234C7" w:rsidRDefault="008234C7" w:rsidP="008234C7">
      <w:pPr>
        <w:pStyle w:val="Code"/>
        <w:rPr>
          <w:highlight w:val="white"/>
        </w:rPr>
      </w:pPr>
      <w:r w:rsidRPr="008234C7">
        <w:rPr>
          <w:highlight w:val="white"/>
        </w:rPr>
        <w:t xml:space="preserve">        falseSet.UnionWith(falseExpression.Symbol.FalseSet);</w:t>
      </w:r>
    </w:p>
    <w:p w14:paraId="31B4D8DE" w14:textId="77777777" w:rsidR="008234C7" w:rsidRPr="008234C7" w:rsidRDefault="008234C7" w:rsidP="008234C7">
      <w:pPr>
        <w:pStyle w:val="Code"/>
        <w:rPr>
          <w:highlight w:val="white"/>
        </w:rPr>
      </w:pPr>
    </w:p>
    <w:p w14:paraId="01F08808" w14:textId="77777777" w:rsidR="008234C7" w:rsidRPr="008234C7" w:rsidRDefault="008234C7" w:rsidP="008234C7">
      <w:pPr>
        <w:pStyle w:val="Code"/>
        <w:rPr>
          <w:highlight w:val="white"/>
        </w:rPr>
      </w:pPr>
      <w:r w:rsidRPr="008234C7">
        <w:rPr>
          <w:highlight w:val="white"/>
        </w:rPr>
        <w:t xml:space="preserve">        List&lt;MiddleCode&gt; shortList = new List&lt;MiddleCode&gt;();</w:t>
      </w:r>
    </w:p>
    <w:p w14:paraId="039F440C" w14:textId="61478821" w:rsidR="008234C7" w:rsidRPr="008234C7" w:rsidRDefault="00AC790D" w:rsidP="00AC790D">
      <w:pPr>
        <w:rPr>
          <w:highlight w:val="white"/>
        </w:rPr>
      </w:pPr>
      <w:r>
        <w:rPr>
          <w:highlight w:val="white"/>
        </w:rPr>
        <w:t>If the short list of both the true and false expression is empty</w:t>
      </w:r>
      <w:r w:rsidR="00212AD4">
        <w:rPr>
          <w:highlight w:val="white"/>
        </w:rPr>
        <w:t xml:space="preserve">, </w:t>
      </w:r>
      <w:r w:rsidR="00523DE7">
        <w:rPr>
          <w:highlight w:val="white"/>
        </w:rPr>
        <w:t xml:space="preserve">it does not matter if the test expression is true or false, and we let the </w:t>
      </w:r>
      <w:r w:rsidR="00212AD4">
        <w:rPr>
          <w:highlight w:val="white"/>
        </w:rPr>
        <w:t>resulting short list be the short list of the true expression (which may be empty).</w:t>
      </w:r>
      <w:r w:rsidR="008234C7" w:rsidRPr="008234C7">
        <w:rPr>
          <w:highlight w:val="white"/>
        </w:rPr>
        <w:t xml:space="preserve"> </w:t>
      </w:r>
    </w:p>
    <w:p w14:paraId="2D84552F" w14:textId="77777777" w:rsidR="000D56FD" w:rsidRDefault="008234C7" w:rsidP="008234C7">
      <w:pPr>
        <w:pStyle w:val="Code"/>
        <w:rPr>
          <w:highlight w:val="white"/>
        </w:rPr>
      </w:pPr>
      <w:r w:rsidRPr="008234C7">
        <w:rPr>
          <w:highlight w:val="white"/>
        </w:rPr>
        <w:lastRenderedPageBreak/>
        <w:t xml:space="preserve">        if (IsEmpty(trueExpression.ShortList) &amp;&amp;</w:t>
      </w:r>
    </w:p>
    <w:p w14:paraId="10022920" w14:textId="2EC5EEF7" w:rsidR="008234C7" w:rsidRPr="008234C7" w:rsidRDefault="000D56FD" w:rsidP="008234C7">
      <w:pPr>
        <w:pStyle w:val="Code"/>
        <w:rPr>
          <w:highlight w:val="white"/>
        </w:rPr>
      </w:pPr>
      <w:r>
        <w:rPr>
          <w:highlight w:val="white"/>
        </w:rPr>
        <w:t xml:space="preserve">           </w:t>
      </w:r>
      <w:r w:rsidR="008234C7" w:rsidRPr="008234C7">
        <w:rPr>
          <w:highlight w:val="white"/>
        </w:rPr>
        <w:t xml:space="preserve"> IsEmpty(falseExpression.ShortList)) {</w:t>
      </w:r>
    </w:p>
    <w:p w14:paraId="3DF073E7" w14:textId="77777777" w:rsidR="008234C7" w:rsidRPr="008234C7" w:rsidRDefault="008234C7" w:rsidP="008234C7">
      <w:pPr>
        <w:pStyle w:val="Code"/>
        <w:rPr>
          <w:highlight w:val="white"/>
        </w:rPr>
      </w:pPr>
      <w:r w:rsidRPr="008234C7">
        <w:rPr>
          <w:highlight w:val="white"/>
        </w:rPr>
        <w:t xml:space="preserve">          shortList.AddRange(testExpression.ShortList);</w:t>
      </w:r>
    </w:p>
    <w:p w14:paraId="4C9B33DB" w14:textId="103E4464" w:rsidR="008234C7" w:rsidRDefault="008234C7" w:rsidP="008234C7">
      <w:pPr>
        <w:pStyle w:val="Code"/>
        <w:rPr>
          <w:highlight w:val="white"/>
        </w:rPr>
      </w:pPr>
      <w:r w:rsidRPr="008234C7">
        <w:rPr>
          <w:highlight w:val="white"/>
        </w:rPr>
        <w:t xml:space="preserve">        }</w:t>
      </w:r>
    </w:p>
    <w:p w14:paraId="3FD2611B" w14:textId="24D49A77" w:rsidR="00523DE7" w:rsidRPr="008234C7" w:rsidRDefault="00523DE7" w:rsidP="00523DE7">
      <w:pPr>
        <w:rPr>
          <w:highlight w:val="white"/>
        </w:rPr>
      </w:pPr>
      <w:r>
        <w:rPr>
          <w:highlight w:val="white"/>
        </w:rPr>
        <w:t>If the short list of the test expression is not empty, the situation becomes a bit more complicated.</w:t>
      </w:r>
      <w:r w:rsidR="00F22D7C">
        <w:rPr>
          <w:highlight w:val="white"/>
        </w:rPr>
        <w:t xml:space="preserve"> We add the long list, rather than the short list, of the test expression to the final short list since we </w:t>
      </w:r>
      <w:r w:rsidR="00406F76">
        <w:rPr>
          <w:highlight w:val="white"/>
        </w:rPr>
        <w:t>need the value of the test expression in order to jump to the short list of the true of false expression.</w:t>
      </w:r>
    </w:p>
    <w:p w14:paraId="79212CED" w14:textId="77777777" w:rsidR="008234C7" w:rsidRPr="008234C7" w:rsidRDefault="008234C7" w:rsidP="008234C7">
      <w:pPr>
        <w:pStyle w:val="Code"/>
        <w:rPr>
          <w:highlight w:val="white"/>
        </w:rPr>
      </w:pPr>
      <w:r w:rsidRPr="008234C7">
        <w:rPr>
          <w:highlight w:val="white"/>
        </w:rPr>
        <w:t xml:space="preserve">        else {</w:t>
      </w:r>
    </w:p>
    <w:p w14:paraId="08C56E2C" w14:textId="4A42C6B1" w:rsidR="008234C7" w:rsidRPr="008234C7" w:rsidRDefault="008234C7" w:rsidP="008234C7">
      <w:pPr>
        <w:pStyle w:val="Code"/>
        <w:rPr>
          <w:highlight w:val="white"/>
        </w:rPr>
      </w:pPr>
      <w:r w:rsidRPr="008234C7">
        <w:rPr>
          <w:highlight w:val="white"/>
        </w:rPr>
        <w:t xml:space="preserve">          shortList.AddRange(testExpression.LongList);</w:t>
      </w:r>
    </w:p>
    <w:p w14:paraId="19203B05" w14:textId="77777777" w:rsidR="008234C7" w:rsidRPr="008234C7" w:rsidRDefault="008234C7" w:rsidP="008234C7">
      <w:pPr>
        <w:pStyle w:val="Code"/>
        <w:rPr>
          <w:highlight w:val="white"/>
        </w:rPr>
      </w:pPr>
      <w:r w:rsidRPr="008234C7">
        <w:rPr>
          <w:highlight w:val="white"/>
        </w:rPr>
        <w:t xml:space="preserve">          shortList.AddRange(trueExpression.ShortList);</w:t>
      </w:r>
    </w:p>
    <w:p w14:paraId="0484E8AA" w14:textId="77777777" w:rsidR="008234C7" w:rsidRPr="008234C7" w:rsidRDefault="008234C7" w:rsidP="008234C7">
      <w:pPr>
        <w:pStyle w:val="Code"/>
        <w:rPr>
          <w:highlight w:val="white"/>
        </w:rPr>
      </w:pPr>
      <w:r w:rsidRPr="008234C7">
        <w:rPr>
          <w:highlight w:val="white"/>
        </w:rPr>
        <w:t xml:space="preserve">          shortList.AddRange(falseExpression.ShortList);</w:t>
      </w:r>
    </w:p>
    <w:p w14:paraId="79DE7DEC" w14:textId="77777777" w:rsidR="008234C7" w:rsidRPr="008234C7" w:rsidRDefault="008234C7" w:rsidP="008234C7">
      <w:pPr>
        <w:pStyle w:val="Code"/>
        <w:rPr>
          <w:highlight w:val="white"/>
        </w:rPr>
      </w:pPr>
      <w:r w:rsidRPr="008234C7">
        <w:rPr>
          <w:highlight w:val="white"/>
        </w:rPr>
        <w:t xml:space="preserve">        }</w:t>
      </w:r>
    </w:p>
    <w:p w14:paraId="6791C177" w14:textId="76A0F5AD" w:rsidR="008234C7" w:rsidRPr="008234C7" w:rsidRDefault="00EF0A5A" w:rsidP="004B46F1">
      <w:pPr>
        <w:rPr>
          <w:highlight w:val="white"/>
        </w:rPr>
      </w:pPr>
      <w:r>
        <w:rPr>
          <w:highlight w:val="white"/>
        </w:rPr>
        <w:t>W</w:t>
      </w:r>
      <w:r w:rsidR="00577C00">
        <w:rPr>
          <w:highlight w:val="white"/>
        </w:rPr>
        <w:t xml:space="preserve">e </w:t>
      </w:r>
      <w:r w:rsidR="00747983">
        <w:rPr>
          <w:highlight w:val="white"/>
        </w:rPr>
        <w:t>add the long list of the test, true, and false expression to the final long list.</w:t>
      </w:r>
    </w:p>
    <w:p w14:paraId="5DB7E073" w14:textId="77777777" w:rsidR="008234C7" w:rsidRPr="008234C7" w:rsidRDefault="008234C7" w:rsidP="008234C7">
      <w:pPr>
        <w:pStyle w:val="Code"/>
        <w:rPr>
          <w:highlight w:val="white"/>
        </w:rPr>
      </w:pPr>
      <w:r w:rsidRPr="008234C7">
        <w:rPr>
          <w:highlight w:val="white"/>
        </w:rPr>
        <w:t xml:space="preserve">        List&lt;MiddleCode&gt; longList = new List&lt;MiddleCode&gt;();</w:t>
      </w:r>
    </w:p>
    <w:p w14:paraId="722A7D08" w14:textId="77777777" w:rsidR="008234C7" w:rsidRPr="008234C7" w:rsidRDefault="008234C7" w:rsidP="008234C7">
      <w:pPr>
        <w:pStyle w:val="Code"/>
        <w:rPr>
          <w:highlight w:val="white"/>
        </w:rPr>
      </w:pPr>
      <w:r w:rsidRPr="008234C7">
        <w:rPr>
          <w:highlight w:val="white"/>
        </w:rPr>
        <w:t xml:space="preserve">        longList.AddRange(testExpression.LongList);</w:t>
      </w:r>
    </w:p>
    <w:p w14:paraId="630B9344" w14:textId="77777777" w:rsidR="008234C7" w:rsidRPr="008234C7" w:rsidRDefault="008234C7" w:rsidP="008234C7">
      <w:pPr>
        <w:pStyle w:val="Code"/>
        <w:rPr>
          <w:highlight w:val="white"/>
        </w:rPr>
      </w:pPr>
      <w:r w:rsidRPr="008234C7">
        <w:rPr>
          <w:highlight w:val="white"/>
        </w:rPr>
        <w:t xml:space="preserve">        longList.AddRange(trueExpression.LongList);</w:t>
      </w:r>
    </w:p>
    <w:p w14:paraId="4E1D7F2E" w14:textId="77777777" w:rsidR="008234C7" w:rsidRPr="008234C7" w:rsidRDefault="008234C7" w:rsidP="008234C7">
      <w:pPr>
        <w:pStyle w:val="Code"/>
        <w:rPr>
          <w:highlight w:val="white"/>
        </w:rPr>
      </w:pPr>
      <w:r w:rsidRPr="008234C7">
        <w:rPr>
          <w:highlight w:val="white"/>
        </w:rPr>
        <w:t xml:space="preserve">        longList.AddRange(falseExpression.LongList);</w:t>
      </w:r>
    </w:p>
    <w:p w14:paraId="5CA4DBA1" w14:textId="3A68F39F" w:rsidR="008234C7" w:rsidRPr="008234C7" w:rsidRDefault="00EF0A5A" w:rsidP="00EF0A5A">
      <w:pPr>
        <w:rPr>
          <w:highlight w:val="white"/>
        </w:rPr>
      </w:pPr>
      <w:r>
        <w:rPr>
          <w:highlight w:val="white"/>
        </w:rPr>
        <w:t>Finally, w</w:t>
      </w:r>
      <w:r w:rsidR="00562D9B">
        <w:rPr>
          <w:highlight w:val="white"/>
        </w:rPr>
        <w:t>e create a new symbol with logical type and the resulting true and false sets.</w:t>
      </w:r>
    </w:p>
    <w:p w14:paraId="3B8A9A1D" w14:textId="77777777" w:rsidR="008234C7" w:rsidRPr="008234C7" w:rsidRDefault="008234C7" w:rsidP="008234C7">
      <w:pPr>
        <w:pStyle w:val="Code"/>
        <w:rPr>
          <w:highlight w:val="white"/>
        </w:rPr>
      </w:pPr>
      <w:r w:rsidRPr="008234C7">
        <w:rPr>
          <w:highlight w:val="white"/>
        </w:rPr>
        <w:t xml:space="preserve">        Symbol symbol = new Symbol(trueSet, falseSet);</w:t>
      </w:r>
    </w:p>
    <w:p w14:paraId="4F471038" w14:textId="77777777" w:rsidR="008234C7" w:rsidRPr="008234C7" w:rsidRDefault="008234C7" w:rsidP="008234C7">
      <w:pPr>
        <w:pStyle w:val="Code"/>
        <w:rPr>
          <w:highlight w:val="white"/>
        </w:rPr>
      </w:pPr>
      <w:r w:rsidRPr="008234C7">
        <w:rPr>
          <w:highlight w:val="white"/>
        </w:rPr>
        <w:t xml:space="preserve">        return (new Expression(symbol, shortList, longList));</w:t>
      </w:r>
    </w:p>
    <w:p w14:paraId="74460B55" w14:textId="77777777" w:rsidR="008234C7" w:rsidRPr="008234C7" w:rsidRDefault="008234C7" w:rsidP="008234C7">
      <w:pPr>
        <w:pStyle w:val="Code"/>
        <w:rPr>
          <w:highlight w:val="white"/>
        </w:rPr>
      </w:pPr>
      <w:r w:rsidRPr="008234C7">
        <w:rPr>
          <w:highlight w:val="white"/>
        </w:rPr>
        <w:t xml:space="preserve">      }</w:t>
      </w:r>
    </w:p>
    <w:p w14:paraId="18D0FBB3" w14:textId="38F14D14" w:rsidR="00562D9B" w:rsidRDefault="00562D9B" w:rsidP="00562D9B">
      <w:pPr>
        <w:rPr>
          <w:highlight w:val="white"/>
        </w:rPr>
      </w:pPr>
      <w:r>
        <w:rPr>
          <w:highlight w:val="white"/>
        </w:rPr>
        <w:t xml:space="preserve">If at least one of the true or false expression does not hold logical type, </w:t>
      </w:r>
      <w:r w:rsidR="003C5209">
        <w:rPr>
          <w:highlight w:val="white"/>
        </w:rPr>
        <w:t xml:space="preserve">we define </w:t>
      </w:r>
      <w:r w:rsidR="003C5209" w:rsidRPr="003C5209">
        <w:rPr>
          <w:rStyle w:val="KeyWord0"/>
          <w:highlight w:val="white"/>
        </w:rPr>
        <w:t>maxType</w:t>
      </w:r>
      <w:r w:rsidR="003C5209">
        <w:rPr>
          <w:highlight w:val="white"/>
        </w:rPr>
        <w:t xml:space="preserve"> as their large</w:t>
      </w:r>
      <w:r w:rsidR="00635B7E">
        <w:rPr>
          <w:highlight w:val="white"/>
        </w:rPr>
        <w:t>s</w:t>
      </w:r>
      <w:r w:rsidR="003C5209">
        <w:rPr>
          <w:highlight w:val="white"/>
        </w:rPr>
        <w:t>t type, and type cast both expressions to that type.</w:t>
      </w:r>
    </w:p>
    <w:p w14:paraId="3E2DB7A9" w14:textId="09A1A203" w:rsidR="008234C7" w:rsidRPr="008234C7" w:rsidRDefault="008234C7" w:rsidP="008234C7">
      <w:pPr>
        <w:pStyle w:val="Code"/>
        <w:rPr>
          <w:highlight w:val="white"/>
        </w:rPr>
      </w:pPr>
      <w:r w:rsidRPr="008234C7">
        <w:rPr>
          <w:highlight w:val="white"/>
        </w:rPr>
        <w:t xml:space="preserve">      else {</w:t>
      </w:r>
    </w:p>
    <w:p w14:paraId="4E96606F" w14:textId="77777777" w:rsidR="000D56FD" w:rsidRDefault="008234C7" w:rsidP="008234C7">
      <w:pPr>
        <w:pStyle w:val="Code"/>
        <w:rPr>
          <w:highlight w:val="white"/>
        </w:rPr>
      </w:pPr>
      <w:r w:rsidRPr="008234C7">
        <w:rPr>
          <w:highlight w:val="white"/>
        </w:rPr>
        <w:t xml:space="preserve">        Type maxType = TypeCast.MaxType(trueExpression.Symbol.Type,</w:t>
      </w:r>
    </w:p>
    <w:p w14:paraId="7AEBAAED" w14:textId="46BC607C" w:rsidR="008234C7" w:rsidRDefault="000D56FD" w:rsidP="008234C7">
      <w:pPr>
        <w:pStyle w:val="Code"/>
        <w:rPr>
          <w:highlight w:val="white"/>
        </w:rPr>
      </w:pPr>
      <w:r>
        <w:rPr>
          <w:highlight w:val="white"/>
        </w:rPr>
        <w:t xml:space="preserve">                                       </w:t>
      </w:r>
      <w:r w:rsidR="008234C7" w:rsidRPr="008234C7">
        <w:rPr>
          <w:highlight w:val="white"/>
        </w:rPr>
        <w:t xml:space="preserve"> falseExpression.Symbol.Type);</w:t>
      </w:r>
    </w:p>
    <w:p w14:paraId="486B6BD0" w14:textId="752CF1D5" w:rsidR="008234C7" w:rsidRPr="008234C7" w:rsidRDefault="008234C7" w:rsidP="008234C7">
      <w:pPr>
        <w:pStyle w:val="Code"/>
        <w:rPr>
          <w:highlight w:val="white"/>
        </w:rPr>
      </w:pPr>
      <w:r w:rsidRPr="008234C7">
        <w:rPr>
          <w:highlight w:val="white"/>
        </w:rPr>
        <w:t xml:space="preserve">        trueExpression = TypeCast.ImplicitCast(trueExpression, maxType);</w:t>
      </w:r>
    </w:p>
    <w:p w14:paraId="5C13E8BF" w14:textId="77777777" w:rsidR="008234C7" w:rsidRPr="008234C7" w:rsidRDefault="008234C7" w:rsidP="008234C7">
      <w:pPr>
        <w:pStyle w:val="Code"/>
        <w:rPr>
          <w:highlight w:val="white"/>
        </w:rPr>
      </w:pPr>
      <w:r w:rsidRPr="008234C7">
        <w:rPr>
          <w:highlight w:val="white"/>
        </w:rPr>
        <w:t xml:space="preserve">        Backpatch(testExpression.Symbol.TrueSet, trueExpression.LongList);</w:t>
      </w:r>
    </w:p>
    <w:p w14:paraId="3F3E8EA2" w14:textId="77777777" w:rsidR="007B5F64" w:rsidRPr="008234C7" w:rsidRDefault="007B5F64" w:rsidP="007B5F64">
      <w:pPr>
        <w:rPr>
          <w:highlight w:val="white"/>
        </w:rPr>
      </w:pPr>
      <w:r>
        <w:rPr>
          <w:highlight w:val="white"/>
        </w:rPr>
        <w:t>We create a new temporary symbol to hold the result of the condition expression.</w:t>
      </w:r>
    </w:p>
    <w:p w14:paraId="0638166A" w14:textId="120B2896" w:rsidR="00556929" w:rsidRDefault="008234C7" w:rsidP="008234C7">
      <w:pPr>
        <w:pStyle w:val="Code"/>
        <w:rPr>
          <w:highlight w:val="white"/>
        </w:rPr>
      </w:pPr>
      <w:r w:rsidRPr="008234C7">
        <w:rPr>
          <w:highlight w:val="white"/>
        </w:rPr>
        <w:t xml:space="preserve"> </w:t>
      </w:r>
      <w:r w:rsidR="005F6533" w:rsidRPr="008234C7">
        <w:rPr>
          <w:highlight w:val="white"/>
        </w:rPr>
        <w:t xml:space="preserve">       Symbol symbol = new Symbol(maxType);</w:t>
      </w:r>
    </w:p>
    <w:p w14:paraId="7EF4D7E3" w14:textId="5120C58D" w:rsidR="00DB0A60" w:rsidRPr="008234C7" w:rsidRDefault="00DB0A60" w:rsidP="00DB0A60">
      <w:pPr>
        <w:rPr>
          <w:highlight w:val="white"/>
        </w:rPr>
      </w:pPr>
      <w:r>
        <w:rPr>
          <w:highlight w:val="white"/>
        </w:rPr>
        <w:t>In case of non-floating type, we add the assignment instruction. In case of a floating type, the value is already placed at the floating value stack and we do not need to do anything.</w:t>
      </w:r>
    </w:p>
    <w:p w14:paraId="38DFEA67" w14:textId="541D34BD" w:rsidR="008234C7" w:rsidRPr="008234C7" w:rsidRDefault="00556929" w:rsidP="008234C7">
      <w:pPr>
        <w:pStyle w:val="Code"/>
        <w:rPr>
          <w:highlight w:val="white"/>
        </w:rPr>
      </w:pPr>
      <w:r>
        <w:rPr>
          <w:highlight w:val="white"/>
        </w:rPr>
        <w:t xml:space="preserve"> </w:t>
      </w:r>
      <w:r w:rsidR="008234C7" w:rsidRPr="008234C7">
        <w:rPr>
          <w:highlight w:val="white"/>
        </w:rPr>
        <w:t xml:space="preserve">       if (</w:t>
      </w:r>
      <w:r w:rsidR="00DD3073">
        <w:rPr>
          <w:highlight w:val="white"/>
        </w:rPr>
        <w:t>!</w:t>
      </w:r>
      <w:r w:rsidR="008234C7" w:rsidRPr="008234C7">
        <w:rPr>
          <w:highlight w:val="white"/>
        </w:rPr>
        <w:t>maxType.IsFloating()) {</w:t>
      </w:r>
    </w:p>
    <w:p w14:paraId="43535672" w14:textId="77777777" w:rsidR="00963E23" w:rsidRDefault="008234C7" w:rsidP="008234C7">
      <w:pPr>
        <w:pStyle w:val="Code"/>
        <w:rPr>
          <w:highlight w:val="white"/>
        </w:rPr>
      </w:pPr>
      <w:r w:rsidRPr="008234C7">
        <w:rPr>
          <w:highlight w:val="white"/>
        </w:rPr>
        <w:t xml:space="preserve">          AddMiddleCode(trueExpression.LongList, MiddleOperator.Assign,</w:t>
      </w:r>
    </w:p>
    <w:p w14:paraId="31FF9729" w14:textId="75DB3963" w:rsidR="008234C7" w:rsidRPr="008234C7" w:rsidRDefault="00963E23" w:rsidP="008234C7">
      <w:pPr>
        <w:pStyle w:val="Code"/>
        <w:rPr>
          <w:highlight w:val="white"/>
        </w:rPr>
      </w:pPr>
      <w:r>
        <w:rPr>
          <w:highlight w:val="white"/>
        </w:rPr>
        <w:t xml:space="preserve">                       </w:t>
      </w:r>
      <w:r w:rsidR="008234C7" w:rsidRPr="008234C7">
        <w:rPr>
          <w:highlight w:val="white"/>
        </w:rPr>
        <w:t xml:space="preserve"> symbol, trueExpression.Symbol);</w:t>
      </w:r>
    </w:p>
    <w:p w14:paraId="3556DADC" w14:textId="77777777" w:rsidR="008234C7" w:rsidRPr="008234C7" w:rsidRDefault="008234C7" w:rsidP="008234C7">
      <w:pPr>
        <w:pStyle w:val="Code"/>
        <w:rPr>
          <w:highlight w:val="white"/>
        </w:rPr>
      </w:pPr>
      <w:r w:rsidRPr="008234C7">
        <w:rPr>
          <w:highlight w:val="white"/>
        </w:rPr>
        <w:t xml:space="preserve">        }</w:t>
      </w:r>
    </w:p>
    <w:p w14:paraId="6016F107" w14:textId="4D8290AB" w:rsidR="008234C7" w:rsidRPr="008234C7" w:rsidRDefault="007C0BD0" w:rsidP="007C0BD0">
      <w:pPr>
        <w:rPr>
          <w:highlight w:val="white"/>
        </w:rPr>
      </w:pPr>
      <w:r>
        <w:rPr>
          <w:highlight w:val="white"/>
        </w:rPr>
        <w:t xml:space="preserve">We add </w:t>
      </w:r>
      <w:r w:rsidR="003169A5">
        <w:rPr>
          <w:highlight w:val="white"/>
        </w:rPr>
        <w:t xml:space="preserve">the jump to a </w:t>
      </w:r>
      <w:r>
        <w:rPr>
          <w:highlight w:val="white"/>
        </w:rPr>
        <w:t>target code to bo</w:t>
      </w:r>
      <w:r w:rsidR="005440D6">
        <w:rPr>
          <w:highlight w:val="white"/>
        </w:rPr>
        <w:t>th</w:t>
      </w:r>
      <w:r>
        <w:rPr>
          <w:highlight w:val="white"/>
        </w:rPr>
        <w:t xml:space="preserve"> the short and long list of the true expression.</w:t>
      </w:r>
      <w:r w:rsidR="003169A5">
        <w:rPr>
          <w:highlight w:val="white"/>
        </w:rPr>
        <w:t xml:space="preserve"> The target code </w:t>
      </w:r>
      <w:r w:rsidR="00E0228A">
        <w:rPr>
          <w:highlight w:val="white"/>
        </w:rPr>
        <w:t>will be added after the code of the false expression.</w:t>
      </w:r>
      <w:r w:rsidR="001F575C">
        <w:rPr>
          <w:highlight w:val="white"/>
        </w:rPr>
        <w:t xml:space="preserve"> Its purpose is to jump over the false expression code.</w:t>
      </w:r>
    </w:p>
    <w:p w14:paraId="6B2981D7" w14:textId="77777777" w:rsidR="008234C7" w:rsidRPr="008234C7" w:rsidRDefault="008234C7" w:rsidP="008234C7">
      <w:pPr>
        <w:pStyle w:val="Code"/>
        <w:rPr>
          <w:highlight w:val="white"/>
        </w:rPr>
      </w:pPr>
      <w:r w:rsidRPr="008234C7">
        <w:rPr>
          <w:highlight w:val="white"/>
        </w:rPr>
        <w:t xml:space="preserve">        MiddleCode targetCode = new MiddleCode(MiddleOperator.Empty);</w:t>
      </w:r>
    </w:p>
    <w:p w14:paraId="7D4E77C7" w14:textId="77777777" w:rsidR="00963E23" w:rsidRDefault="008234C7" w:rsidP="008234C7">
      <w:pPr>
        <w:pStyle w:val="Code"/>
        <w:rPr>
          <w:highlight w:val="white"/>
        </w:rPr>
      </w:pPr>
      <w:r w:rsidRPr="008234C7">
        <w:rPr>
          <w:highlight w:val="white"/>
        </w:rPr>
        <w:t xml:space="preserve">        AddMiddleCode(trueExpression.ShortList,</w:t>
      </w:r>
    </w:p>
    <w:p w14:paraId="32670F51" w14:textId="734E0CD9" w:rsidR="008234C7" w:rsidRPr="008234C7" w:rsidRDefault="00963E23" w:rsidP="008234C7">
      <w:pPr>
        <w:pStyle w:val="Code"/>
        <w:rPr>
          <w:highlight w:val="white"/>
        </w:rPr>
      </w:pPr>
      <w:r>
        <w:rPr>
          <w:highlight w:val="white"/>
        </w:rPr>
        <w:t xml:space="preserve">                     </w:t>
      </w:r>
      <w:r w:rsidR="008234C7" w:rsidRPr="008234C7">
        <w:rPr>
          <w:highlight w:val="white"/>
        </w:rPr>
        <w:t xml:space="preserve"> MiddleOperator.Goto, targetCode);</w:t>
      </w:r>
    </w:p>
    <w:p w14:paraId="2AE1B236" w14:textId="77777777" w:rsidR="00963E23" w:rsidRDefault="008234C7" w:rsidP="008234C7">
      <w:pPr>
        <w:pStyle w:val="Code"/>
        <w:rPr>
          <w:highlight w:val="white"/>
        </w:rPr>
      </w:pPr>
      <w:r w:rsidRPr="008234C7">
        <w:rPr>
          <w:highlight w:val="white"/>
        </w:rPr>
        <w:t xml:space="preserve">        AddMiddleCode(trueExpression.LongList,</w:t>
      </w:r>
    </w:p>
    <w:p w14:paraId="15961AD0" w14:textId="77777777" w:rsidR="008A5BB2" w:rsidRDefault="00963E23" w:rsidP="008234C7">
      <w:pPr>
        <w:pStyle w:val="Code"/>
        <w:rPr>
          <w:highlight w:val="white"/>
        </w:rPr>
      </w:pPr>
      <w:r>
        <w:rPr>
          <w:highlight w:val="white"/>
        </w:rPr>
        <w:t xml:space="preserve">                      </w:t>
      </w:r>
      <w:r w:rsidR="008234C7" w:rsidRPr="008234C7">
        <w:rPr>
          <w:highlight w:val="white"/>
        </w:rPr>
        <w:t>MiddleOperator.Goto, targetCode);</w:t>
      </w:r>
    </w:p>
    <w:p w14:paraId="7E726384" w14:textId="0BF41628" w:rsidR="008234C7" w:rsidRPr="008234C7" w:rsidRDefault="008A5BB2" w:rsidP="008A5BB2">
      <w:pPr>
        <w:rPr>
          <w:highlight w:val="white"/>
        </w:rPr>
      </w:pPr>
      <w:r>
        <w:rPr>
          <w:highlight w:val="white"/>
        </w:rPr>
        <w:t xml:space="preserve">Similar to the true expression, we type cast and false expression, and backpatch the true set of the test expression to the beginning of the </w:t>
      </w:r>
      <w:r w:rsidR="00206F27">
        <w:rPr>
          <w:highlight w:val="white"/>
        </w:rPr>
        <w:t>false expression code.</w:t>
      </w:r>
    </w:p>
    <w:p w14:paraId="0560B7D1" w14:textId="77777777" w:rsidR="008234C7" w:rsidRPr="008234C7" w:rsidRDefault="008234C7" w:rsidP="008234C7">
      <w:pPr>
        <w:pStyle w:val="Code"/>
        <w:rPr>
          <w:highlight w:val="white"/>
        </w:rPr>
      </w:pPr>
      <w:r w:rsidRPr="008234C7">
        <w:rPr>
          <w:highlight w:val="white"/>
        </w:rPr>
        <w:lastRenderedPageBreak/>
        <w:t xml:space="preserve">        falseExpression = TypeCast.ImplicitCast(falseExpression, maxType);</w:t>
      </w:r>
    </w:p>
    <w:p w14:paraId="6A787FF3" w14:textId="77777777" w:rsidR="008234C7" w:rsidRPr="008234C7" w:rsidRDefault="008234C7" w:rsidP="008234C7">
      <w:pPr>
        <w:pStyle w:val="Code"/>
        <w:rPr>
          <w:highlight w:val="white"/>
        </w:rPr>
      </w:pPr>
      <w:r w:rsidRPr="008234C7">
        <w:rPr>
          <w:highlight w:val="white"/>
        </w:rPr>
        <w:t xml:space="preserve">        Backpatch(testExpression.Symbol.FalseSet, falseExpression.LongList);</w:t>
      </w:r>
    </w:p>
    <w:p w14:paraId="2BD181DE" w14:textId="731E392E" w:rsidR="008234C7" w:rsidRPr="008234C7" w:rsidRDefault="00D26BE7" w:rsidP="00D26BE7">
      <w:pPr>
        <w:rPr>
          <w:highlight w:val="white"/>
        </w:rPr>
      </w:pPr>
      <w:r>
        <w:rPr>
          <w:highlight w:val="white"/>
        </w:rPr>
        <w:t>We also assign the value of the false expression to the temporary symbol if it does not hold floating type. If it holds floating type, the value is already placed at the top of the floating value stack, and we do nothing.</w:t>
      </w:r>
    </w:p>
    <w:p w14:paraId="1F6FED67" w14:textId="77777777" w:rsidR="008234C7" w:rsidRPr="008234C7" w:rsidRDefault="008234C7" w:rsidP="008234C7">
      <w:pPr>
        <w:pStyle w:val="Code"/>
        <w:rPr>
          <w:highlight w:val="white"/>
        </w:rPr>
      </w:pPr>
      <w:r w:rsidRPr="008234C7">
        <w:rPr>
          <w:highlight w:val="white"/>
        </w:rPr>
        <w:t xml:space="preserve">        if (!maxType.IsFloating()) {</w:t>
      </w:r>
    </w:p>
    <w:p w14:paraId="4E57F475" w14:textId="77777777" w:rsidR="00963E23" w:rsidRDefault="008234C7" w:rsidP="008234C7">
      <w:pPr>
        <w:pStyle w:val="Code"/>
        <w:rPr>
          <w:highlight w:val="white"/>
        </w:rPr>
      </w:pPr>
      <w:r w:rsidRPr="008234C7">
        <w:rPr>
          <w:highlight w:val="white"/>
        </w:rPr>
        <w:t xml:space="preserve">          AddMiddleCode(falseExpression.LongList, MiddleOperator.Assign,</w:t>
      </w:r>
    </w:p>
    <w:p w14:paraId="23F35466" w14:textId="73DD7CC4" w:rsidR="008234C7" w:rsidRPr="008234C7" w:rsidRDefault="00963E23" w:rsidP="008234C7">
      <w:pPr>
        <w:pStyle w:val="Code"/>
        <w:rPr>
          <w:highlight w:val="white"/>
        </w:rPr>
      </w:pPr>
      <w:r>
        <w:rPr>
          <w:highlight w:val="white"/>
        </w:rPr>
        <w:t xml:space="preserve">                       </w:t>
      </w:r>
      <w:r w:rsidR="008234C7" w:rsidRPr="008234C7">
        <w:rPr>
          <w:highlight w:val="white"/>
        </w:rPr>
        <w:t xml:space="preserve"> symbol, falseExpression.Symbol);</w:t>
      </w:r>
    </w:p>
    <w:p w14:paraId="48F98793" w14:textId="77777777" w:rsidR="008234C7" w:rsidRPr="008234C7" w:rsidRDefault="008234C7" w:rsidP="008234C7">
      <w:pPr>
        <w:pStyle w:val="Code"/>
        <w:rPr>
          <w:highlight w:val="white"/>
        </w:rPr>
      </w:pPr>
      <w:r w:rsidRPr="008234C7">
        <w:rPr>
          <w:highlight w:val="white"/>
        </w:rPr>
        <w:t xml:space="preserve">        }</w:t>
      </w:r>
    </w:p>
    <w:p w14:paraId="27D2E6EC" w14:textId="4120D7D8" w:rsidR="008234C7" w:rsidRPr="008234C7" w:rsidRDefault="00285B7E" w:rsidP="00285B7E">
      <w:pPr>
        <w:rPr>
          <w:highlight w:val="white"/>
        </w:rPr>
      </w:pPr>
      <w:r>
        <w:rPr>
          <w:highlight w:val="white"/>
        </w:rPr>
        <w:t xml:space="preserve">If </w:t>
      </w:r>
      <w:r w:rsidR="00206EF9">
        <w:rPr>
          <w:highlight w:val="white"/>
        </w:rPr>
        <w:t>both the short lists of the true and false expressions are empty, we just add the short list of the test expression (which may be empty).</w:t>
      </w:r>
    </w:p>
    <w:p w14:paraId="60F1C160" w14:textId="77777777" w:rsidR="008234C7" w:rsidRPr="008234C7" w:rsidRDefault="008234C7" w:rsidP="008234C7">
      <w:pPr>
        <w:pStyle w:val="Code"/>
        <w:rPr>
          <w:highlight w:val="white"/>
        </w:rPr>
      </w:pPr>
      <w:r w:rsidRPr="008234C7">
        <w:rPr>
          <w:highlight w:val="white"/>
        </w:rPr>
        <w:t xml:space="preserve">        List&lt;MiddleCode&gt; shortList = new List&lt;MiddleCode&gt;();</w:t>
      </w:r>
    </w:p>
    <w:p w14:paraId="45E1FCF5" w14:textId="77777777" w:rsidR="00963E23" w:rsidRDefault="008234C7" w:rsidP="008234C7">
      <w:pPr>
        <w:pStyle w:val="Code"/>
        <w:rPr>
          <w:highlight w:val="white"/>
        </w:rPr>
      </w:pPr>
      <w:r w:rsidRPr="008234C7">
        <w:rPr>
          <w:highlight w:val="white"/>
        </w:rPr>
        <w:t xml:space="preserve">        if (IsEmpty(trueExpression.ShortList) &amp;&amp;</w:t>
      </w:r>
    </w:p>
    <w:p w14:paraId="35947151" w14:textId="3DFC7120" w:rsidR="008234C7" w:rsidRPr="008234C7" w:rsidRDefault="00963E23" w:rsidP="008234C7">
      <w:pPr>
        <w:pStyle w:val="Code"/>
        <w:rPr>
          <w:highlight w:val="white"/>
        </w:rPr>
      </w:pPr>
      <w:r>
        <w:rPr>
          <w:highlight w:val="white"/>
        </w:rPr>
        <w:t xml:space="preserve">           </w:t>
      </w:r>
      <w:r w:rsidR="008234C7" w:rsidRPr="008234C7">
        <w:rPr>
          <w:highlight w:val="white"/>
        </w:rPr>
        <w:t xml:space="preserve"> IsEmpty(falseExpression.ShortList)) {</w:t>
      </w:r>
    </w:p>
    <w:p w14:paraId="1ACC0A6B" w14:textId="4478CFB5" w:rsidR="008234C7" w:rsidRPr="008234C7" w:rsidRDefault="008234C7" w:rsidP="008234C7">
      <w:pPr>
        <w:pStyle w:val="Code"/>
        <w:rPr>
          <w:highlight w:val="white"/>
        </w:rPr>
      </w:pPr>
      <w:r w:rsidRPr="008234C7">
        <w:rPr>
          <w:highlight w:val="white"/>
        </w:rPr>
        <w:t xml:space="preserve">          shortList.AddRange(testExpression.ShortList);</w:t>
      </w:r>
    </w:p>
    <w:p w14:paraId="20B8641E" w14:textId="76EF383E" w:rsidR="008234C7" w:rsidRDefault="008234C7" w:rsidP="008234C7">
      <w:pPr>
        <w:pStyle w:val="Code"/>
        <w:rPr>
          <w:highlight w:val="white"/>
        </w:rPr>
      </w:pPr>
      <w:r w:rsidRPr="008234C7">
        <w:rPr>
          <w:highlight w:val="white"/>
        </w:rPr>
        <w:t xml:space="preserve">        }</w:t>
      </w:r>
    </w:p>
    <w:p w14:paraId="390FD5EB" w14:textId="0F304B62" w:rsidR="00E62891" w:rsidRDefault="00E62891" w:rsidP="00E62891">
      <w:pPr>
        <w:rPr>
          <w:highlight w:val="white"/>
        </w:rPr>
      </w:pPr>
      <w:r>
        <w:rPr>
          <w:highlight w:val="white"/>
        </w:rPr>
        <w:t xml:space="preserve">If </w:t>
      </w:r>
      <w:r w:rsidR="009F1207">
        <w:rPr>
          <w:highlight w:val="white"/>
        </w:rPr>
        <w:t xml:space="preserve">not </w:t>
      </w:r>
      <w:r>
        <w:rPr>
          <w:highlight w:val="white"/>
        </w:rPr>
        <w:t xml:space="preserve">both the short lists of the true and false expressions are empty, we </w:t>
      </w:r>
      <w:r w:rsidR="009F1207">
        <w:rPr>
          <w:highlight w:val="white"/>
        </w:rPr>
        <w:t>add the long list of the test expression, rather than the short list, since we need to value of the test expression, as well as the short lists of the true and false expressions.</w:t>
      </w:r>
    </w:p>
    <w:p w14:paraId="5CE5A40B" w14:textId="736D096F" w:rsidR="008234C7" w:rsidRPr="008234C7" w:rsidRDefault="008234C7" w:rsidP="008234C7">
      <w:pPr>
        <w:pStyle w:val="Code"/>
        <w:rPr>
          <w:highlight w:val="white"/>
        </w:rPr>
      </w:pPr>
      <w:r w:rsidRPr="008234C7">
        <w:rPr>
          <w:highlight w:val="white"/>
        </w:rPr>
        <w:t xml:space="preserve">        else {</w:t>
      </w:r>
    </w:p>
    <w:p w14:paraId="70D32F55" w14:textId="65251A88" w:rsidR="008234C7" w:rsidRPr="008234C7" w:rsidRDefault="008234C7" w:rsidP="008234C7">
      <w:pPr>
        <w:pStyle w:val="Code"/>
        <w:rPr>
          <w:highlight w:val="white"/>
        </w:rPr>
      </w:pPr>
      <w:r w:rsidRPr="008234C7">
        <w:rPr>
          <w:highlight w:val="white"/>
        </w:rPr>
        <w:t xml:space="preserve">          shortList.AddRange(testExpression.LongList);</w:t>
      </w:r>
    </w:p>
    <w:p w14:paraId="70CBBAF3" w14:textId="77777777" w:rsidR="008234C7" w:rsidRPr="008234C7" w:rsidRDefault="008234C7" w:rsidP="008234C7">
      <w:pPr>
        <w:pStyle w:val="Code"/>
        <w:rPr>
          <w:highlight w:val="white"/>
        </w:rPr>
      </w:pPr>
      <w:r w:rsidRPr="008234C7">
        <w:rPr>
          <w:highlight w:val="white"/>
        </w:rPr>
        <w:t xml:space="preserve">          shortList.AddRange(trueExpression.ShortList);</w:t>
      </w:r>
    </w:p>
    <w:p w14:paraId="52CFEBD8" w14:textId="77777777" w:rsidR="008234C7" w:rsidRPr="008234C7" w:rsidRDefault="008234C7" w:rsidP="008234C7">
      <w:pPr>
        <w:pStyle w:val="Code"/>
        <w:rPr>
          <w:highlight w:val="white"/>
        </w:rPr>
      </w:pPr>
      <w:r w:rsidRPr="008234C7">
        <w:rPr>
          <w:highlight w:val="white"/>
        </w:rPr>
        <w:t xml:space="preserve">          shortList.AddRange(falseExpression.ShortList);</w:t>
      </w:r>
    </w:p>
    <w:p w14:paraId="0D97A925" w14:textId="77777777" w:rsidR="008234C7" w:rsidRPr="008234C7" w:rsidRDefault="008234C7" w:rsidP="008234C7">
      <w:pPr>
        <w:pStyle w:val="Code"/>
        <w:rPr>
          <w:highlight w:val="white"/>
        </w:rPr>
      </w:pPr>
      <w:r w:rsidRPr="008234C7">
        <w:rPr>
          <w:highlight w:val="white"/>
        </w:rPr>
        <w:t xml:space="preserve">          shortList.Add(targetCode);</w:t>
      </w:r>
    </w:p>
    <w:p w14:paraId="0E40A498" w14:textId="77777777" w:rsidR="008234C7" w:rsidRPr="008234C7" w:rsidRDefault="008234C7" w:rsidP="008234C7">
      <w:pPr>
        <w:pStyle w:val="Code"/>
        <w:rPr>
          <w:highlight w:val="white"/>
        </w:rPr>
      </w:pPr>
      <w:r w:rsidRPr="008234C7">
        <w:rPr>
          <w:highlight w:val="white"/>
        </w:rPr>
        <w:t xml:space="preserve">        }</w:t>
      </w:r>
    </w:p>
    <w:p w14:paraId="60F71EE1" w14:textId="3C8E550E" w:rsidR="008234C7" w:rsidRPr="008234C7" w:rsidRDefault="00203B34" w:rsidP="00203B34">
      <w:pPr>
        <w:rPr>
          <w:highlight w:val="white"/>
        </w:rPr>
      </w:pPr>
      <w:r>
        <w:rPr>
          <w:highlight w:val="white"/>
        </w:rPr>
        <w:t>Finally, add the long lists and return the expres</w:t>
      </w:r>
      <w:r w:rsidR="00340E58">
        <w:rPr>
          <w:highlight w:val="white"/>
        </w:rPr>
        <w:t>sion.</w:t>
      </w:r>
    </w:p>
    <w:p w14:paraId="03687868" w14:textId="77777777" w:rsidR="008234C7" w:rsidRPr="008234C7" w:rsidRDefault="008234C7" w:rsidP="008234C7">
      <w:pPr>
        <w:pStyle w:val="Code"/>
        <w:rPr>
          <w:highlight w:val="white"/>
        </w:rPr>
      </w:pPr>
      <w:r w:rsidRPr="008234C7">
        <w:rPr>
          <w:highlight w:val="white"/>
        </w:rPr>
        <w:t xml:space="preserve">        List&lt;MiddleCode&gt; longList = new List&lt;MiddleCode&gt;();</w:t>
      </w:r>
    </w:p>
    <w:p w14:paraId="59DFD903" w14:textId="77777777" w:rsidR="008234C7" w:rsidRPr="008234C7" w:rsidRDefault="008234C7" w:rsidP="008234C7">
      <w:pPr>
        <w:pStyle w:val="Code"/>
        <w:rPr>
          <w:highlight w:val="white"/>
        </w:rPr>
      </w:pPr>
      <w:r w:rsidRPr="008234C7">
        <w:rPr>
          <w:highlight w:val="white"/>
        </w:rPr>
        <w:t xml:space="preserve">        longList.AddRange(testExpression.LongList);</w:t>
      </w:r>
    </w:p>
    <w:p w14:paraId="7B9540DF" w14:textId="77777777" w:rsidR="008234C7" w:rsidRPr="008234C7" w:rsidRDefault="008234C7" w:rsidP="008234C7">
      <w:pPr>
        <w:pStyle w:val="Code"/>
        <w:rPr>
          <w:highlight w:val="white"/>
        </w:rPr>
      </w:pPr>
      <w:r w:rsidRPr="008234C7">
        <w:rPr>
          <w:highlight w:val="white"/>
        </w:rPr>
        <w:t xml:space="preserve">        longList.AddRange(trueExpression.LongList);</w:t>
      </w:r>
    </w:p>
    <w:p w14:paraId="27E6A3B9" w14:textId="77777777" w:rsidR="008234C7" w:rsidRPr="008234C7" w:rsidRDefault="008234C7" w:rsidP="008234C7">
      <w:pPr>
        <w:pStyle w:val="Code"/>
        <w:rPr>
          <w:highlight w:val="white"/>
        </w:rPr>
      </w:pPr>
      <w:r w:rsidRPr="008234C7">
        <w:rPr>
          <w:highlight w:val="white"/>
        </w:rPr>
        <w:t xml:space="preserve">        longList.AddRange(falseExpression.LongList);</w:t>
      </w:r>
    </w:p>
    <w:p w14:paraId="5623BBA9" w14:textId="77777777" w:rsidR="008234C7" w:rsidRPr="008234C7" w:rsidRDefault="008234C7" w:rsidP="008234C7">
      <w:pPr>
        <w:pStyle w:val="Code"/>
        <w:rPr>
          <w:highlight w:val="white"/>
        </w:rPr>
      </w:pPr>
      <w:r w:rsidRPr="008234C7">
        <w:rPr>
          <w:highlight w:val="white"/>
        </w:rPr>
        <w:t xml:space="preserve">        longList.Add(targetCode);</w:t>
      </w:r>
    </w:p>
    <w:p w14:paraId="33E318DD" w14:textId="77777777" w:rsidR="008234C7" w:rsidRPr="008234C7" w:rsidRDefault="008234C7" w:rsidP="008234C7">
      <w:pPr>
        <w:pStyle w:val="Code"/>
        <w:rPr>
          <w:highlight w:val="white"/>
        </w:rPr>
      </w:pPr>
    </w:p>
    <w:p w14:paraId="2A3DA14A" w14:textId="77777777" w:rsidR="008234C7" w:rsidRPr="008234C7" w:rsidRDefault="008234C7" w:rsidP="008234C7">
      <w:pPr>
        <w:pStyle w:val="Code"/>
        <w:rPr>
          <w:highlight w:val="white"/>
        </w:rPr>
      </w:pPr>
      <w:r w:rsidRPr="008234C7">
        <w:rPr>
          <w:highlight w:val="white"/>
        </w:rPr>
        <w:t xml:space="preserve">        return (new Expression(symbol, shortList, longList));</w:t>
      </w:r>
    </w:p>
    <w:p w14:paraId="196166E8" w14:textId="77777777" w:rsidR="008234C7" w:rsidRPr="008234C7" w:rsidRDefault="008234C7" w:rsidP="008234C7">
      <w:pPr>
        <w:pStyle w:val="Code"/>
        <w:rPr>
          <w:highlight w:val="white"/>
        </w:rPr>
      </w:pPr>
      <w:r w:rsidRPr="008234C7">
        <w:rPr>
          <w:highlight w:val="white"/>
        </w:rPr>
        <w:t xml:space="preserve">      }</w:t>
      </w:r>
    </w:p>
    <w:p w14:paraId="598A1D54" w14:textId="39897CA9" w:rsidR="00886DEE" w:rsidRPr="008234C7" w:rsidRDefault="008234C7" w:rsidP="008234C7">
      <w:pPr>
        <w:pStyle w:val="Code"/>
        <w:rPr>
          <w:highlight w:val="white"/>
        </w:rPr>
      </w:pPr>
      <w:r w:rsidRPr="008234C7">
        <w:rPr>
          <w:highlight w:val="white"/>
        </w:rPr>
        <w:t xml:space="preserve">    }</w:t>
      </w:r>
    </w:p>
    <w:p w14:paraId="5E34C0B5" w14:textId="2480C96B" w:rsidR="00DE54CF" w:rsidRDefault="00DE54CF" w:rsidP="00DE54CF">
      <w:pPr>
        <w:pStyle w:val="Rubrik3"/>
        <w:numPr>
          <w:ilvl w:val="2"/>
          <w:numId w:val="122"/>
        </w:numPr>
      </w:pPr>
      <w:r>
        <w:t>Constant Expression</w:t>
      </w:r>
    </w:p>
    <w:p w14:paraId="7BBBE54F" w14:textId="1AFCA2E8" w:rsidR="00DE54CF" w:rsidRDefault="00DE54CF" w:rsidP="00DE54CF">
      <w:r>
        <w:t xml:space="preserve">On several occasions, </w:t>
      </w:r>
      <w:r w:rsidR="0003781A">
        <w:t xml:space="preserve">such </w:t>
      </w:r>
      <w:r w:rsidR="00E5121F">
        <w:t>array</w:t>
      </w:r>
      <w:r w:rsidR="0003781A">
        <w:t xml:space="preserve"> limits</w:t>
      </w:r>
      <w:r w:rsidR="00E5121F">
        <w:t xml:space="preserve"> and enumeration values, we need to parse constant </w:t>
      </w:r>
      <w:r w:rsidR="00F461A3">
        <w:t xml:space="preserve">integral </w:t>
      </w:r>
      <w:r w:rsidR="00E5121F">
        <w:t xml:space="preserve">expressions. </w:t>
      </w:r>
      <w:r w:rsidR="00A976AC">
        <w:t xml:space="preserve">The </w:t>
      </w:r>
      <w:r w:rsidR="00122096">
        <w:t>expression is a conditional expression, since it cannot hold commas or assignments.</w:t>
      </w:r>
    </w:p>
    <w:p w14:paraId="63C8CB4F" w14:textId="0786663A" w:rsidR="00E5121F" w:rsidRPr="00E5121F" w:rsidRDefault="00E5121F" w:rsidP="00E5121F">
      <w:pPr>
        <w:pStyle w:val="CodeHeader"/>
      </w:pPr>
      <w:r>
        <w:t>MainParser.cs</w:t>
      </w:r>
    </w:p>
    <w:p w14:paraId="292C8C8A" w14:textId="77777777" w:rsidR="00E5121F" w:rsidRDefault="00E5121F" w:rsidP="00E5121F">
      <w:pPr>
        <w:pStyle w:val="Code"/>
        <w:rPr>
          <w:highlight w:val="white"/>
          <w:lang w:val="sv-SE"/>
        </w:rPr>
      </w:pPr>
      <w:r>
        <w:rPr>
          <w:highlight w:val="white"/>
          <w:lang w:val="sv-SE"/>
        </w:rPr>
        <w:t>optional_constant_integral_expression:</w:t>
      </w:r>
    </w:p>
    <w:p w14:paraId="2D1840C2" w14:textId="51E7C6B3" w:rsidR="00E5121F" w:rsidRDefault="00E5121F" w:rsidP="00E5121F">
      <w:pPr>
        <w:pStyle w:val="Code"/>
        <w:rPr>
          <w:highlight w:val="white"/>
          <w:lang w:val="sv-SE"/>
        </w:rPr>
      </w:pPr>
      <w:r>
        <w:rPr>
          <w:highlight w:val="white"/>
          <w:lang w:val="sv-SE"/>
        </w:rPr>
        <w:t xml:space="preserve">    /* Empty */  </w:t>
      </w:r>
      <w:r w:rsidR="000675D8">
        <w:rPr>
          <w:highlight w:val="white"/>
          <w:lang w:val="sv-SE"/>
        </w:rPr>
        <w:t xml:space="preserve"> </w:t>
      </w:r>
      <w:r>
        <w:rPr>
          <w:highlight w:val="white"/>
          <w:lang w:val="sv-SE"/>
        </w:rPr>
        <w:t xml:space="preserve">               { $$ = null; }</w:t>
      </w:r>
    </w:p>
    <w:p w14:paraId="167915EA" w14:textId="77777777" w:rsidR="00E5121F" w:rsidRDefault="00E5121F" w:rsidP="00E5121F">
      <w:pPr>
        <w:pStyle w:val="Code"/>
        <w:rPr>
          <w:highlight w:val="white"/>
          <w:lang w:val="sv-SE"/>
        </w:rPr>
      </w:pPr>
      <w:r>
        <w:rPr>
          <w:highlight w:val="white"/>
          <w:lang w:val="sv-SE"/>
        </w:rPr>
        <w:t xml:space="preserve">  | constant_integral_expression { $$ = $1;   };</w:t>
      </w:r>
    </w:p>
    <w:p w14:paraId="3E4A77C4" w14:textId="77777777" w:rsidR="00E5121F" w:rsidRDefault="00E5121F" w:rsidP="00E5121F">
      <w:pPr>
        <w:pStyle w:val="Code"/>
        <w:rPr>
          <w:highlight w:val="white"/>
          <w:lang w:val="sv-SE"/>
        </w:rPr>
      </w:pPr>
    </w:p>
    <w:p w14:paraId="49E1782A" w14:textId="77777777" w:rsidR="00E5121F" w:rsidRDefault="00E5121F" w:rsidP="00E5121F">
      <w:pPr>
        <w:pStyle w:val="Code"/>
        <w:rPr>
          <w:highlight w:val="white"/>
          <w:lang w:val="sv-SE"/>
        </w:rPr>
      </w:pPr>
      <w:r>
        <w:rPr>
          <w:highlight w:val="white"/>
          <w:lang w:val="sv-SE"/>
        </w:rPr>
        <w:t>constant_integral_expression:</w:t>
      </w:r>
    </w:p>
    <w:p w14:paraId="69CBB48E" w14:textId="77777777" w:rsidR="00E5121F" w:rsidRDefault="00E5121F" w:rsidP="00E5121F">
      <w:pPr>
        <w:pStyle w:val="Code"/>
        <w:rPr>
          <w:highlight w:val="white"/>
          <w:lang w:val="sv-SE"/>
        </w:rPr>
      </w:pPr>
      <w:r>
        <w:rPr>
          <w:highlight w:val="white"/>
          <w:lang w:val="sv-SE"/>
        </w:rPr>
        <w:t xml:space="preserve">    condition_expression {</w:t>
      </w:r>
    </w:p>
    <w:p w14:paraId="48B352F8" w14:textId="64140CC3" w:rsidR="00E5121F" w:rsidRDefault="00E5121F" w:rsidP="00E5121F">
      <w:pPr>
        <w:pStyle w:val="Code"/>
        <w:rPr>
          <w:highlight w:val="white"/>
          <w:lang w:val="sv-SE"/>
        </w:rPr>
      </w:pPr>
      <w:r>
        <w:rPr>
          <w:highlight w:val="white"/>
          <w:lang w:val="sv-SE"/>
        </w:rPr>
        <w:t xml:space="preserve">      $$ = MiddleCodeGenerator.ConstantIntegralExpression($1);</w:t>
      </w:r>
    </w:p>
    <w:p w14:paraId="2282BDFA" w14:textId="4EA8D716" w:rsidR="00E5121F" w:rsidRDefault="00E5121F" w:rsidP="00E5121F">
      <w:pPr>
        <w:pStyle w:val="Code"/>
        <w:rPr>
          <w:highlight w:val="white"/>
          <w:lang w:val="sv-SE"/>
        </w:rPr>
      </w:pPr>
      <w:r>
        <w:rPr>
          <w:highlight w:val="white"/>
          <w:lang w:val="sv-SE"/>
        </w:rPr>
        <w:t xml:space="preserve">    };</w:t>
      </w:r>
    </w:p>
    <w:p w14:paraId="3E505417" w14:textId="44F209E5" w:rsidR="00F4512C" w:rsidRDefault="00F4512C" w:rsidP="00F4512C">
      <w:pPr>
        <w:rPr>
          <w:highlight w:val="white"/>
          <w:lang w:val="sv-SE"/>
        </w:rPr>
      </w:pPr>
      <w:r>
        <w:rPr>
          <w:highlight w:val="white"/>
          <w:lang w:val="sv-SE"/>
        </w:rPr>
        <w:lastRenderedPageBreak/>
        <w:t xml:space="preserve">The </w:t>
      </w:r>
      <w:r w:rsidRPr="003A2DDA">
        <w:rPr>
          <w:highlight w:val="white"/>
        </w:rPr>
        <w:t>ConstantIntegralExpression</w:t>
      </w:r>
      <w:r>
        <w:rPr>
          <w:highlight w:val="white"/>
        </w:rPr>
        <w:t xml:space="preserve"> methods makes sure the expression is indeed </w:t>
      </w:r>
      <w:r w:rsidR="00B22E4A">
        <w:rPr>
          <w:highlight w:val="white"/>
        </w:rPr>
        <w:t xml:space="preserve">constant and </w:t>
      </w:r>
      <w:r w:rsidR="00E04209">
        <w:rPr>
          <w:highlight w:val="white"/>
        </w:rPr>
        <w:t xml:space="preserve">either </w:t>
      </w:r>
      <w:r w:rsidR="00B22E4A">
        <w:rPr>
          <w:highlight w:val="white"/>
        </w:rPr>
        <w:t>integral or pointer.</w:t>
      </w:r>
    </w:p>
    <w:p w14:paraId="74639D8F" w14:textId="1C77142F" w:rsidR="008D1BFC" w:rsidRDefault="008D1BFC" w:rsidP="008D1BFC">
      <w:pPr>
        <w:pStyle w:val="CodeHeader"/>
        <w:rPr>
          <w:highlight w:val="white"/>
          <w:lang w:val="sv-SE"/>
        </w:rPr>
      </w:pPr>
      <w:r>
        <w:rPr>
          <w:highlight w:val="white"/>
          <w:lang w:val="sv-SE"/>
        </w:rPr>
        <w:t>MiddleCodeGenerator.cs</w:t>
      </w:r>
    </w:p>
    <w:p w14:paraId="40B4ABB4" w14:textId="77777777" w:rsidR="003A2DDA" w:rsidRDefault="008D1BFC" w:rsidP="003A2DDA">
      <w:pPr>
        <w:pStyle w:val="Code"/>
        <w:rPr>
          <w:highlight w:val="white"/>
        </w:rPr>
      </w:pPr>
      <w:r w:rsidRPr="003A2DDA">
        <w:rPr>
          <w:highlight w:val="white"/>
        </w:rPr>
        <w:t xml:space="preserve">    public static Expression ConstantIntegralExpression(Expression expression)</w:t>
      </w:r>
      <w:r w:rsidR="003A2DDA">
        <w:rPr>
          <w:highlight w:val="white"/>
        </w:rPr>
        <w:t xml:space="preserve"> </w:t>
      </w:r>
    </w:p>
    <w:p w14:paraId="1C37CB02" w14:textId="77777777" w:rsidR="003A2DDA" w:rsidRDefault="003A2DDA" w:rsidP="003A2DDA">
      <w:pPr>
        <w:pStyle w:val="Code"/>
        <w:rPr>
          <w:highlight w:val="white"/>
        </w:rPr>
      </w:pPr>
      <w:r>
        <w:rPr>
          <w:highlight w:val="white"/>
        </w:rPr>
        <w:t xml:space="preserve">    </w:t>
      </w:r>
      <w:r w:rsidR="008D1BFC" w:rsidRPr="003A2DDA">
        <w:rPr>
          <w:highlight w:val="white"/>
        </w:rPr>
        <w:t>{</w:t>
      </w:r>
      <w:r>
        <w:rPr>
          <w:highlight w:val="white"/>
        </w:rPr>
        <w:t xml:space="preserve"> </w:t>
      </w:r>
      <w:r w:rsidR="008D1BFC" w:rsidRPr="003A2DDA">
        <w:rPr>
          <w:highlight w:val="white"/>
        </w:rPr>
        <w:t>expression = ConstantExpression.Cast(expression,</w:t>
      </w:r>
    </w:p>
    <w:p w14:paraId="6BD0B292" w14:textId="6CFB67A8" w:rsidR="008D1BFC" w:rsidRPr="003A2DDA" w:rsidRDefault="003A2DDA" w:rsidP="003A2DDA">
      <w:pPr>
        <w:pStyle w:val="Code"/>
        <w:rPr>
          <w:highlight w:val="white"/>
        </w:rPr>
      </w:pPr>
      <w:r>
        <w:rPr>
          <w:highlight w:val="white"/>
        </w:rPr>
        <w:t xml:space="preserve">                                          </w:t>
      </w:r>
      <w:r w:rsidR="008D1BFC" w:rsidRPr="003A2DDA">
        <w:rPr>
          <w:highlight w:val="white"/>
        </w:rPr>
        <w:t xml:space="preserve"> Type.SignedLongIntegerType);</w:t>
      </w:r>
    </w:p>
    <w:p w14:paraId="1FAE26BA" w14:textId="77777777" w:rsidR="003C29EC" w:rsidRDefault="008D1BFC" w:rsidP="003A2DDA">
      <w:pPr>
        <w:pStyle w:val="Code"/>
        <w:rPr>
          <w:highlight w:val="white"/>
        </w:rPr>
      </w:pPr>
      <w:r w:rsidRPr="003A2DDA">
        <w:rPr>
          <w:highlight w:val="white"/>
        </w:rPr>
        <w:t xml:space="preserve">      Assert.Error(expression != null, expression,</w:t>
      </w:r>
    </w:p>
    <w:p w14:paraId="405F7BA8" w14:textId="61F481F3" w:rsidR="008D1BFC" w:rsidRPr="003A2DDA" w:rsidRDefault="003C29EC" w:rsidP="003A2DDA">
      <w:pPr>
        <w:pStyle w:val="Code"/>
        <w:rPr>
          <w:highlight w:val="white"/>
        </w:rPr>
      </w:pPr>
      <w:r>
        <w:rPr>
          <w:highlight w:val="white"/>
        </w:rPr>
        <w:t xml:space="preserve">                  </w:t>
      </w:r>
      <w:r w:rsidR="008D1BFC" w:rsidRPr="003A2DDA">
        <w:rPr>
          <w:highlight w:val="white"/>
        </w:rPr>
        <w:t xml:space="preserve"> Message.Non__constant_expression);</w:t>
      </w:r>
    </w:p>
    <w:p w14:paraId="370225A6" w14:textId="77777777" w:rsidR="002A5E06" w:rsidRDefault="008D1BFC" w:rsidP="003A2DDA">
      <w:pPr>
        <w:pStyle w:val="Code"/>
        <w:rPr>
          <w:highlight w:val="white"/>
        </w:rPr>
      </w:pPr>
      <w:r w:rsidRPr="003A2DDA">
        <w:rPr>
          <w:highlight w:val="white"/>
        </w:rPr>
        <w:t xml:space="preserve">      Assert.Error(expression.Symbol.Type.IsIntegralOrPointer(),</w:t>
      </w:r>
    </w:p>
    <w:p w14:paraId="2A17B62C" w14:textId="4B632202" w:rsidR="008D1BFC" w:rsidRPr="003A2DDA" w:rsidRDefault="002A5E06" w:rsidP="003A2DDA">
      <w:pPr>
        <w:pStyle w:val="Code"/>
        <w:rPr>
          <w:highlight w:val="white"/>
        </w:rPr>
      </w:pPr>
      <w:r>
        <w:rPr>
          <w:highlight w:val="white"/>
        </w:rPr>
        <w:t xml:space="preserve">                  </w:t>
      </w:r>
      <w:r w:rsidR="008D1BFC" w:rsidRPr="003A2DDA">
        <w:rPr>
          <w:highlight w:val="white"/>
        </w:rPr>
        <w:t xml:space="preserve"> expression.Symbol, Message.Non__integral_expression);</w:t>
      </w:r>
    </w:p>
    <w:p w14:paraId="6AB47D2A" w14:textId="77777777" w:rsidR="008D1BFC" w:rsidRPr="003A2DDA" w:rsidRDefault="008D1BFC" w:rsidP="003A2DDA">
      <w:pPr>
        <w:pStyle w:val="Code"/>
        <w:rPr>
          <w:highlight w:val="white"/>
        </w:rPr>
      </w:pPr>
      <w:r w:rsidRPr="003A2DDA">
        <w:rPr>
          <w:highlight w:val="white"/>
        </w:rPr>
        <w:t xml:space="preserve">      return expression;</w:t>
      </w:r>
    </w:p>
    <w:p w14:paraId="2932A387" w14:textId="77777777" w:rsidR="008D1BFC" w:rsidRPr="003A2DDA" w:rsidRDefault="008D1BFC" w:rsidP="003A2DDA">
      <w:pPr>
        <w:pStyle w:val="Code"/>
        <w:rPr>
          <w:highlight w:val="white"/>
        </w:rPr>
      </w:pPr>
      <w:r w:rsidRPr="003A2DDA">
        <w:rPr>
          <w:highlight w:val="white"/>
        </w:rPr>
        <w:t xml:space="preserve">    }</w:t>
      </w:r>
    </w:p>
    <w:p w14:paraId="55390D89" w14:textId="0BCB293E" w:rsidR="00566563" w:rsidRDefault="00566563" w:rsidP="00566563">
      <w:pPr>
        <w:pStyle w:val="Rubrik3"/>
        <w:numPr>
          <w:ilvl w:val="2"/>
          <w:numId w:val="123"/>
        </w:numPr>
      </w:pPr>
      <w:r>
        <w:t>Logical Expression</w:t>
      </w:r>
      <w:r w:rsidR="00F4495B">
        <w:t>s</w:t>
      </w:r>
    </w:p>
    <w:p w14:paraId="511F3A75" w14:textId="77777777" w:rsidR="00DF0A20" w:rsidRDefault="00DF0A20" w:rsidP="00DF0A20">
      <w:pPr>
        <w:rPr>
          <w:color w:val="auto"/>
        </w:rPr>
      </w:pPr>
      <w: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21DEE3A2" w14:textId="6670EDF7" w:rsidR="00DF0A20" w:rsidRPr="005C44DC" w:rsidRDefault="00DB46A1" w:rsidP="00DF0A20">
      <w:pPr>
        <w:rPr>
          <w:color w:val="auto"/>
        </w:rPr>
      </w:pPr>
      <w: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16F5F5E0" w14:textId="77777777" w:rsidR="00566563" w:rsidRPr="00E5121F" w:rsidRDefault="00566563" w:rsidP="00566563">
      <w:pPr>
        <w:pStyle w:val="CodeHeader"/>
      </w:pPr>
      <w:r>
        <w:t>MainParser.cs</w:t>
      </w:r>
    </w:p>
    <w:p w14:paraId="44CD8771" w14:textId="77777777" w:rsidR="00566563" w:rsidRDefault="00566563" w:rsidP="0027377B">
      <w:pPr>
        <w:pStyle w:val="Code"/>
        <w:rPr>
          <w:highlight w:val="white"/>
          <w:lang w:val="sv-SE"/>
        </w:rPr>
      </w:pPr>
      <w:r>
        <w:rPr>
          <w:highlight w:val="white"/>
          <w:lang w:val="sv-SE"/>
        </w:rPr>
        <w:t>logical_or_expression:</w:t>
      </w:r>
    </w:p>
    <w:p w14:paraId="1BD1D624" w14:textId="77777777" w:rsidR="00566563" w:rsidRDefault="00566563" w:rsidP="0027377B">
      <w:pPr>
        <w:pStyle w:val="Code"/>
        <w:rPr>
          <w:highlight w:val="white"/>
          <w:lang w:val="sv-SE"/>
        </w:rPr>
      </w:pPr>
      <w:r>
        <w:rPr>
          <w:highlight w:val="white"/>
          <w:lang w:val="sv-SE"/>
        </w:rPr>
        <w:t xml:space="preserve">    logical_and_expression {</w:t>
      </w:r>
    </w:p>
    <w:p w14:paraId="5C10DF9E" w14:textId="77777777" w:rsidR="00566563" w:rsidRDefault="00566563" w:rsidP="0027377B">
      <w:pPr>
        <w:pStyle w:val="Code"/>
        <w:rPr>
          <w:highlight w:val="white"/>
          <w:lang w:val="sv-SE"/>
        </w:rPr>
      </w:pPr>
      <w:r>
        <w:rPr>
          <w:highlight w:val="white"/>
          <w:lang w:val="sv-SE"/>
        </w:rPr>
        <w:t xml:space="preserve">      $$ = $1;</w:t>
      </w:r>
    </w:p>
    <w:p w14:paraId="0E5FA79D" w14:textId="77777777" w:rsidR="00566563" w:rsidRDefault="00566563" w:rsidP="0027377B">
      <w:pPr>
        <w:pStyle w:val="Code"/>
        <w:rPr>
          <w:highlight w:val="white"/>
          <w:lang w:val="sv-SE"/>
        </w:rPr>
      </w:pPr>
      <w:r>
        <w:rPr>
          <w:highlight w:val="white"/>
          <w:lang w:val="sv-SE"/>
        </w:rPr>
        <w:t xml:space="preserve">    }</w:t>
      </w:r>
    </w:p>
    <w:p w14:paraId="06ADE524" w14:textId="77777777" w:rsidR="00566563" w:rsidRDefault="00566563" w:rsidP="0027377B">
      <w:pPr>
        <w:pStyle w:val="Code"/>
        <w:rPr>
          <w:highlight w:val="white"/>
          <w:lang w:val="sv-SE"/>
        </w:rPr>
      </w:pPr>
      <w:r>
        <w:rPr>
          <w:highlight w:val="white"/>
          <w:lang w:val="sv-SE"/>
        </w:rPr>
        <w:t xml:space="preserve">  | logical_or_expression LOGICAL_OR logical_and_expression {</w:t>
      </w:r>
    </w:p>
    <w:p w14:paraId="583C44E8" w14:textId="77777777" w:rsidR="00566563" w:rsidRDefault="00566563" w:rsidP="0027377B">
      <w:pPr>
        <w:pStyle w:val="Code"/>
        <w:rPr>
          <w:highlight w:val="white"/>
          <w:lang w:val="sv-SE"/>
        </w:rPr>
      </w:pPr>
      <w:r>
        <w:rPr>
          <w:highlight w:val="white"/>
          <w:lang w:val="sv-SE"/>
        </w:rPr>
        <w:t xml:space="preserve">      $$ = MiddleCodeGenerator.LogicalOrExpression($1, $3);</w:t>
      </w:r>
    </w:p>
    <w:p w14:paraId="1B2C6647" w14:textId="76A4D52D" w:rsidR="00566563" w:rsidRDefault="00566563" w:rsidP="0027377B">
      <w:pPr>
        <w:pStyle w:val="Code"/>
        <w:rPr>
          <w:highlight w:val="white"/>
          <w:lang w:val="sv-SE"/>
        </w:rPr>
      </w:pPr>
      <w:r>
        <w:rPr>
          <w:highlight w:val="white"/>
          <w:lang w:val="sv-SE"/>
        </w:rPr>
        <w:t xml:space="preserve">    };</w:t>
      </w:r>
    </w:p>
    <w:p w14:paraId="2C9306AD" w14:textId="4EB2EC77" w:rsidR="00A75BB6" w:rsidRDefault="00A75BB6" w:rsidP="00A75BB6">
      <w:pPr>
        <w:rPr>
          <w:highlight w:val="white"/>
          <w:lang w:val="sv-SE"/>
        </w:rPr>
      </w:pPr>
      <w:r>
        <w:rPr>
          <w:highlight w:val="white"/>
          <w:lang w:val="sv-SE"/>
        </w:rPr>
        <w:t xml:space="preserve">The </w:t>
      </w:r>
      <w:r w:rsidRPr="00A75BB6">
        <w:rPr>
          <w:rStyle w:val="KeyWord0"/>
          <w:highlight w:val="white"/>
        </w:rPr>
        <w:t>LogicalOrExpression</w:t>
      </w:r>
      <w:r>
        <w:rPr>
          <w:highlight w:val="white"/>
          <w:lang w:val="sv-SE"/>
        </w:rPr>
        <w:t xml:space="preserve"> method </w:t>
      </w:r>
      <w:r w:rsidR="00A774D0">
        <w:rPr>
          <w:highlight w:val="white"/>
          <w:lang w:val="sv-SE"/>
        </w:rPr>
        <w:t>return</w:t>
      </w:r>
      <w:r w:rsidR="0006127F">
        <w:rPr>
          <w:highlight w:val="white"/>
          <w:lang w:val="sv-SE"/>
        </w:rPr>
        <w:t>s</w:t>
      </w:r>
      <w:r w:rsidR="00A774D0">
        <w:rPr>
          <w:highlight w:val="white"/>
          <w:lang w:val="sv-SE"/>
        </w:rPr>
        <w:t xml:space="preserve"> a </w:t>
      </w:r>
      <w:r w:rsidR="002B1DB0">
        <w:rPr>
          <w:highlight w:val="white"/>
          <w:lang w:val="sv-SE"/>
        </w:rPr>
        <w:t xml:space="preserve">true </w:t>
      </w:r>
      <w:r w:rsidR="00A774D0">
        <w:rPr>
          <w:highlight w:val="white"/>
          <w:lang w:val="sv-SE"/>
        </w:rPr>
        <w:t xml:space="preserve">expression is </w:t>
      </w:r>
      <w:r w:rsidR="002B1DB0">
        <w:rPr>
          <w:highlight w:val="white"/>
          <w:lang w:val="sv-SE"/>
        </w:rPr>
        <w:t xml:space="preserve">at </w:t>
      </w:r>
      <w:r w:rsidR="00A774D0">
        <w:rPr>
          <w:highlight w:val="white"/>
          <w:lang w:val="sv-SE"/>
        </w:rPr>
        <w:t xml:space="preserve">least one of the left </w:t>
      </w:r>
      <w:r w:rsidR="0074181A">
        <w:rPr>
          <w:highlight w:val="white"/>
          <w:lang w:val="sv-SE"/>
        </w:rPr>
        <w:t>or</w:t>
      </w:r>
      <w:r w:rsidR="00A774D0">
        <w:rPr>
          <w:highlight w:val="white"/>
          <w:lang w:val="sv-SE"/>
        </w:rPr>
        <w:t xml:space="preserve"> right expression is true</w:t>
      </w:r>
      <w:r w:rsidR="00CC63DA">
        <w:rPr>
          <w:highlight w:val="white"/>
          <w:lang w:val="sv-SE"/>
        </w:rPr>
        <w:t>, and a false expression if both the left and right expression is false.</w:t>
      </w:r>
    </w:p>
    <w:p w14:paraId="41B51A02" w14:textId="77777777" w:rsidR="0027377B" w:rsidRDefault="0027377B" w:rsidP="0027377B">
      <w:pPr>
        <w:pStyle w:val="CodeHeader"/>
        <w:rPr>
          <w:highlight w:val="white"/>
          <w:lang w:val="sv-SE"/>
        </w:rPr>
      </w:pPr>
      <w:r>
        <w:rPr>
          <w:highlight w:val="white"/>
          <w:lang w:val="sv-SE"/>
        </w:rPr>
        <w:t>MiddleCodeGenerator.cs</w:t>
      </w:r>
    </w:p>
    <w:p w14:paraId="78BAFB5C" w14:textId="77777777" w:rsidR="0027377B" w:rsidRPr="0027377B" w:rsidRDefault="0027377B" w:rsidP="0027377B">
      <w:pPr>
        <w:pStyle w:val="Code"/>
        <w:rPr>
          <w:highlight w:val="white"/>
        </w:rPr>
      </w:pPr>
      <w:r w:rsidRPr="0027377B">
        <w:rPr>
          <w:highlight w:val="white"/>
        </w:rPr>
        <w:t xml:space="preserve">    public static Expression LogicalOrExpression(Expression leftExpression,</w:t>
      </w:r>
    </w:p>
    <w:p w14:paraId="3849F76D" w14:textId="77777777" w:rsidR="0027377B" w:rsidRPr="0027377B" w:rsidRDefault="0027377B" w:rsidP="0027377B">
      <w:pPr>
        <w:pStyle w:val="Code"/>
        <w:rPr>
          <w:highlight w:val="white"/>
        </w:rPr>
      </w:pPr>
      <w:r w:rsidRPr="0027377B">
        <w:rPr>
          <w:highlight w:val="white"/>
        </w:rPr>
        <w:t xml:space="preserve">                                                 Expression rightExpression) {</w:t>
      </w:r>
    </w:p>
    <w:p w14:paraId="4F8CE586" w14:textId="739E842B" w:rsidR="007672DD" w:rsidRDefault="001A74D4" w:rsidP="007672DD">
      <w:pPr>
        <w:rPr>
          <w:highlight w:val="white"/>
        </w:rPr>
      </w:pPr>
      <w:r>
        <w:rPr>
          <w:highlight w:val="white"/>
        </w:rPr>
        <w:t xml:space="preserve">Since we have passed the constant integral expression parsing, we need to </w:t>
      </w:r>
      <w:r w:rsidR="007672DD">
        <w:rPr>
          <w:highlight w:val="white"/>
        </w:rPr>
        <w:t>check if the expression is constant. I</w:t>
      </w:r>
      <w:r w:rsidR="00E14F35">
        <w:rPr>
          <w:highlight w:val="white"/>
        </w:rPr>
        <w:t>f</w:t>
      </w:r>
      <w:r w:rsidR="007672DD">
        <w:rPr>
          <w:highlight w:val="white"/>
        </w:rPr>
        <w:t xml:space="preserve"> it is</w:t>
      </w:r>
      <w:r>
        <w:rPr>
          <w:highlight w:val="white"/>
        </w:rPr>
        <w:t xml:space="preserve"> </w:t>
      </w:r>
      <w:r w:rsidR="0018289C">
        <w:rPr>
          <w:highlight w:val="white"/>
        </w:rPr>
        <w:t>constant,</w:t>
      </w:r>
      <w:r w:rsidR="00D23722">
        <w:rPr>
          <w:highlight w:val="white"/>
        </w:rPr>
        <w:t xml:space="preserve"> we return the constant expression.</w:t>
      </w:r>
    </w:p>
    <w:p w14:paraId="08A5E5F2" w14:textId="668D2337" w:rsidR="0027377B" w:rsidRPr="0027377B" w:rsidRDefault="0027377B" w:rsidP="0027377B">
      <w:pPr>
        <w:pStyle w:val="Code"/>
        <w:rPr>
          <w:highlight w:val="white"/>
        </w:rPr>
      </w:pPr>
      <w:r w:rsidRPr="0027377B">
        <w:rPr>
          <w:highlight w:val="white"/>
        </w:rPr>
        <w:t xml:space="preserve">      Expression constantExpression =</w:t>
      </w:r>
    </w:p>
    <w:p w14:paraId="286A5D80" w14:textId="77777777" w:rsidR="0027377B" w:rsidRDefault="0027377B" w:rsidP="0027377B">
      <w:pPr>
        <w:pStyle w:val="Code"/>
        <w:rPr>
          <w:highlight w:val="white"/>
        </w:rPr>
      </w:pPr>
      <w:r w:rsidRPr="0027377B">
        <w:rPr>
          <w:highlight w:val="white"/>
        </w:rPr>
        <w:t xml:space="preserve">        ConstantExpression.Logical(MiddleOperator.LogicalOr,</w:t>
      </w:r>
    </w:p>
    <w:p w14:paraId="5F73241E" w14:textId="52B8BD37" w:rsidR="0027377B" w:rsidRPr="0027377B" w:rsidRDefault="0027377B" w:rsidP="0027377B">
      <w:pPr>
        <w:pStyle w:val="Code"/>
        <w:rPr>
          <w:highlight w:val="white"/>
        </w:rPr>
      </w:pPr>
      <w:r>
        <w:rPr>
          <w:highlight w:val="white"/>
        </w:rPr>
        <w:t xml:space="preserve">                                   </w:t>
      </w:r>
      <w:r w:rsidRPr="0027377B">
        <w:rPr>
          <w:highlight w:val="white"/>
        </w:rPr>
        <w:t>leftExpression, rightExpression);</w:t>
      </w:r>
    </w:p>
    <w:p w14:paraId="5F3D7D5F" w14:textId="77777777" w:rsidR="0027377B" w:rsidRPr="0027377B" w:rsidRDefault="0027377B" w:rsidP="0027377B">
      <w:pPr>
        <w:pStyle w:val="Code"/>
        <w:rPr>
          <w:highlight w:val="white"/>
        </w:rPr>
      </w:pPr>
    </w:p>
    <w:p w14:paraId="54FF839F" w14:textId="77777777" w:rsidR="0027377B" w:rsidRPr="0027377B" w:rsidRDefault="0027377B" w:rsidP="0027377B">
      <w:pPr>
        <w:pStyle w:val="Code"/>
        <w:rPr>
          <w:highlight w:val="white"/>
        </w:rPr>
      </w:pPr>
      <w:r w:rsidRPr="0027377B">
        <w:rPr>
          <w:highlight w:val="white"/>
        </w:rPr>
        <w:t xml:space="preserve">      if (constantExpression != null) {</w:t>
      </w:r>
    </w:p>
    <w:p w14:paraId="696949FE" w14:textId="77777777" w:rsidR="0027377B" w:rsidRPr="0027377B" w:rsidRDefault="0027377B" w:rsidP="0027377B">
      <w:pPr>
        <w:pStyle w:val="Code"/>
        <w:rPr>
          <w:highlight w:val="white"/>
        </w:rPr>
      </w:pPr>
      <w:r w:rsidRPr="0027377B">
        <w:rPr>
          <w:highlight w:val="white"/>
        </w:rPr>
        <w:t xml:space="preserve">        return constantExpression;</w:t>
      </w:r>
    </w:p>
    <w:p w14:paraId="0748904F" w14:textId="77777777" w:rsidR="0027377B" w:rsidRPr="0027377B" w:rsidRDefault="0027377B" w:rsidP="0027377B">
      <w:pPr>
        <w:pStyle w:val="Code"/>
        <w:rPr>
          <w:highlight w:val="white"/>
        </w:rPr>
      </w:pPr>
      <w:r w:rsidRPr="0027377B">
        <w:rPr>
          <w:highlight w:val="white"/>
        </w:rPr>
        <w:t xml:space="preserve">      }</w:t>
      </w:r>
    </w:p>
    <w:p w14:paraId="05D4E3EB" w14:textId="612D7105" w:rsidR="0027377B" w:rsidRPr="0027377B" w:rsidRDefault="00A97B20" w:rsidP="00A97B20">
      <w:pPr>
        <w:rPr>
          <w:highlight w:val="white"/>
        </w:rPr>
      </w:pPr>
      <w:r>
        <w:rPr>
          <w:highlight w:val="white"/>
        </w:rPr>
        <w:t xml:space="preserve">We type cast both the expression </w:t>
      </w:r>
      <w:r w:rsidR="00F94FBD">
        <w:rPr>
          <w:highlight w:val="white"/>
        </w:rPr>
        <w:t>to</w:t>
      </w:r>
      <w:r>
        <w:rPr>
          <w:highlight w:val="white"/>
        </w:rPr>
        <w:t xml:space="preserve"> logical type.</w:t>
      </w:r>
    </w:p>
    <w:p w14:paraId="53387135" w14:textId="77777777" w:rsidR="0027377B" w:rsidRPr="0027377B" w:rsidRDefault="0027377B" w:rsidP="0027377B">
      <w:pPr>
        <w:pStyle w:val="Code"/>
        <w:rPr>
          <w:highlight w:val="white"/>
        </w:rPr>
      </w:pPr>
      <w:r w:rsidRPr="0027377B">
        <w:rPr>
          <w:highlight w:val="white"/>
        </w:rPr>
        <w:t xml:space="preserve">      leftExpression = TypeCast.ToLogical(leftExpression);</w:t>
      </w:r>
    </w:p>
    <w:p w14:paraId="375BD8FE" w14:textId="77777777" w:rsidR="0027377B" w:rsidRPr="0027377B" w:rsidRDefault="0027377B" w:rsidP="0027377B">
      <w:pPr>
        <w:pStyle w:val="Code"/>
        <w:rPr>
          <w:highlight w:val="white"/>
        </w:rPr>
      </w:pPr>
      <w:r w:rsidRPr="0027377B">
        <w:rPr>
          <w:highlight w:val="white"/>
        </w:rPr>
        <w:t xml:space="preserve">      rightExpression = TypeCast.ToLogical(rightExpression);</w:t>
      </w:r>
    </w:p>
    <w:p w14:paraId="0BB68BC0" w14:textId="3715A23B" w:rsidR="001F3437" w:rsidRPr="0027377B" w:rsidRDefault="00892477" w:rsidP="001F3437">
      <w:pPr>
        <w:rPr>
          <w:highlight w:val="white"/>
        </w:rPr>
      </w:pPr>
      <w:r>
        <w:rPr>
          <w:highlight w:val="white"/>
        </w:rPr>
        <w:lastRenderedPageBreak/>
        <w:t>For the resulting expression to be true, it is enough that one of the left or right expression is true</w:t>
      </w:r>
      <w:r w:rsidR="00824226">
        <w:rPr>
          <w:highlight w:val="white"/>
        </w:rPr>
        <w:t>.</w:t>
      </w:r>
      <w:r w:rsidR="00C2375E">
        <w:rPr>
          <w:highlight w:val="white"/>
        </w:rPr>
        <w:t xml:space="preserve"> Therefore, </w:t>
      </w:r>
      <w:r w:rsidR="00884A3F">
        <w:rPr>
          <w:highlight w:val="white"/>
        </w:rPr>
        <w:t xml:space="preserve">the true set of the resulting expression is the union of the true set of the left and right expression. </w:t>
      </w:r>
      <w:r w:rsidR="00234993">
        <w:rPr>
          <w:highlight w:val="white"/>
        </w:rPr>
        <w:t xml:space="preserve">This results in laze evaluation, if the left expression is evaluated to true, the right expression (including its side effects) </w:t>
      </w:r>
      <w:r w:rsidR="00CF5FDA">
        <w:rPr>
          <w:highlight w:val="white"/>
        </w:rPr>
        <w:t>shall</w:t>
      </w:r>
      <w:r w:rsidR="00234993">
        <w:rPr>
          <w:highlight w:val="white"/>
        </w:rPr>
        <w:t xml:space="preserve"> not evaluated. </w:t>
      </w:r>
      <w:r w:rsidR="001D005D">
        <w:rPr>
          <w:highlight w:val="white"/>
        </w:rPr>
        <w:t xml:space="preserve">The false sets, on the other hand, </w:t>
      </w:r>
      <w:r w:rsidR="00133AC0">
        <w:rPr>
          <w:highlight w:val="white"/>
        </w:rPr>
        <w:t xml:space="preserve">are different. </w:t>
      </w:r>
      <w:r w:rsidR="001F3437">
        <w:rPr>
          <w:highlight w:val="white"/>
        </w:rPr>
        <w:t xml:space="preserve">If the left expression is evaluated to false, we need to evaluate the right expression. Therefore, we backpatch the </w:t>
      </w:r>
      <w:r w:rsidR="003D1435">
        <w:rPr>
          <w:highlight w:val="white"/>
        </w:rPr>
        <w:t>false</w:t>
      </w:r>
      <w:r w:rsidR="001F3437">
        <w:rPr>
          <w:highlight w:val="white"/>
        </w:rPr>
        <w:t xml:space="preserve"> set of the left expression to the beginning of the right expression code. The </w:t>
      </w:r>
      <w:r w:rsidR="00CD1901">
        <w:rPr>
          <w:highlight w:val="white"/>
        </w:rPr>
        <w:t xml:space="preserve">false </w:t>
      </w:r>
      <w:r w:rsidR="001F3437">
        <w:rPr>
          <w:highlight w:val="white"/>
        </w:rPr>
        <w:t>set of the resulting expression</w:t>
      </w:r>
      <w:r w:rsidR="00C47DA9">
        <w:rPr>
          <w:highlight w:val="white"/>
        </w:rPr>
        <w:t xml:space="preserve"> is the false set of the right expression.</w:t>
      </w:r>
    </w:p>
    <w:p w14:paraId="78AFE667" w14:textId="77777777" w:rsidR="0027377B" w:rsidRPr="0027377B" w:rsidRDefault="0027377B" w:rsidP="0027377B">
      <w:pPr>
        <w:pStyle w:val="Code"/>
        <w:rPr>
          <w:highlight w:val="white"/>
        </w:rPr>
      </w:pPr>
      <w:r w:rsidRPr="0027377B">
        <w:rPr>
          <w:highlight w:val="white"/>
        </w:rPr>
        <w:t xml:space="preserve">      ISet&lt;MiddleCode&gt; trueSet = new HashSet&lt;MiddleCode&gt;();</w:t>
      </w:r>
    </w:p>
    <w:p w14:paraId="0F26F681" w14:textId="77777777" w:rsidR="0027377B" w:rsidRPr="0027377B" w:rsidRDefault="0027377B" w:rsidP="0027377B">
      <w:pPr>
        <w:pStyle w:val="Code"/>
        <w:rPr>
          <w:highlight w:val="white"/>
        </w:rPr>
      </w:pPr>
      <w:r w:rsidRPr="0027377B">
        <w:rPr>
          <w:highlight w:val="white"/>
        </w:rPr>
        <w:t xml:space="preserve">      trueSet.UnionWith(leftExpression.Symbol.TrueSet);</w:t>
      </w:r>
    </w:p>
    <w:p w14:paraId="64CB7AB8" w14:textId="77777777" w:rsidR="0027377B" w:rsidRPr="0027377B" w:rsidRDefault="0027377B" w:rsidP="0027377B">
      <w:pPr>
        <w:pStyle w:val="Code"/>
        <w:rPr>
          <w:highlight w:val="white"/>
        </w:rPr>
      </w:pPr>
      <w:r w:rsidRPr="0027377B">
        <w:rPr>
          <w:highlight w:val="white"/>
        </w:rPr>
        <w:t xml:space="preserve">      trueSet.UnionWith(rightExpression.Symbol.TrueSet);</w:t>
      </w:r>
    </w:p>
    <w:p w14:paraId="6D2FC619" w14:textId="77777777" w:rsidR="0027377B" w:rsidRPr="0027377B" w:rsidRDefault="0027377B" w:rsidP="0027377B">
      <w:pPr>
        <w:pStyle w:val="Code"/>
        <w:rPr>
          <w:highlight w:val="white"/>
        </w:rPr>
      </w:pPr>
      <w:r w:rsidRPr="0027377B">
        <w:rPr>
          <w:highlight w:val="white"/>
        </w:rPr>
        <w:t xml:space="preserve">      Backpatch(leftExpression.Symbol.FalseSet, rightExpression.LongList);    </w:t>
      </w:r>
    </w:p>
    <w:p w14:paraId="5CCFA471" w14:textId="77777777" w:rsidR="0027377B" w:rsidRPr="0027377B" w:rsidRDefault="0027377B" w:rsidP="0027377B">
      <w:pPr>
        <w:pStyle w:val="Code"/>
        <w:rPr>
          <w:highlight w:val="white"/>
        </w:rPr>
      </w:pPr>
      <w:r w:rsidRPr="0027377B">
        <w:rPr>
          <w:highlight w:val="white"/>
        </w:rPr>
        <w:t xml:space="preserve">      Symbol symbol = new Symbol(trueSet, rightExpression.Symbol.FalseSet);</w:t>
      </w:r>
    </w:p>
    <w:p w14:paraId="24E46A87" w14:textId="77777777" w:rsidR="0027377B" w:rsidRPr="0027377B" w:rsidRDefault="0027377B" w:rsidP="0027377B">
      <w:pPr>
        <w:pStyle w:val="Code"/>
        <w:rPr>
          <w:highlight w:val="white"/>
        </w:rPr>
      </w:pPr>
      <w:r w:rsidRPr="0027377B">
        <w:rPr>
          <w:highlight w:val="white"/>
        </w:rPr>
        <w:t xml:space="preserve">      </w:t>
      </w:r>
    </w:p>
    <w:p w14:paraId="38A8F50E" w14:textId="77777777" w:rsidR="0027377B" w:rsidRPr="0027377B" w:rsidRDefault="0027377B" w:rsidP="0027377B">
      <w:pPr>
        <w:pStyle w:val="Code"/>
        <w:rPr>
          <w:highlight w:val="white"/>
        </w:rPr>
      </w:pPr>
      <w:r w:rsidRPr="0027377B">
        <w:rPr>
          <w:highlight w:val="white"/>
        </w:rPr>
        <w:t xml:space="preserve">      List&lt;MiddleCode&gt; longList = new List&lt;MiddleCode&gt;();</w:t>
      </w:r>
    </w:p>
    <w:p w14:paraId="44CDF69F" w14:textId="77777777" w:rsidR="0027377B" w:rsidRPr="0027377B" w:rsidRDefault="0027377B" w:rsidP="0027377B">
      <w:pPr>
        <w:pStyle w:val="Code"/>
        <w:rPr>
          <w:highlight w:val="white"/>
        </w:rPr>
      </w:pPr>
      <w:r w:rsidRPr="0027377B">
        <w:rPr>
          <w:highlight w:val="white"/>
        </w:rPr>
        <w:t xml:space="preserve">      longList.AddRange(leftExpression.LongList);</w:t>
      </w:r>
    </w:p>
    <w:p w14:paraId="2C7B181E" w14:textId="77777777" w:rsidR="0027377B" w:rsidRPr="0027377B" w:rsidRDefault="0027377B" w:rsidP="0027377B">
      <w:pPr>
        <w:pStyle w:val="Code"/>
        <w:rPr>
          <w:highlight w:val="white"/>
        </w:rPr>
      </w:pPr>
      <w:r w:rsidRPr="0027377B">
        <w:rPr>
          <w:highlight w:val="white"/>
        </w:rPr>
        <w:t xml:space="preserve">      longList.AddRange(rightExpression.LongList);</w:t>
      </w:r>
    </w:p>
    <w:p w14:paraId="0958EF06" w14:textId="77777777" w:rsidR="0027377B" w:rsidRPr="0027377B" w:rsidRDefault="0027377B" w:rsidP="0027377B">
      <w:pPr>
        <w:pStyle w:val="Code"/>
        <w:rPr>
          <w:highlight w:val="white"/>
        </w:rPr>
      </w:pPr>
    </w:p>
    <w:p w14:paraId="64FABFD0" w14:textId="77777777" w:rsidR="002430A1" w:rsidRPr="0027377B" w:rsidRDefault="002430A1" w:rsidP="002430A1">
      <w:pPr>
        <w:pStyle w:val="Code"/>
        <w:rPr>
          <w:highlight w:val="white"/>
        </w:rPr>
      </w:pPr>
      <w:r w:rsidRPr="0027377B">
        <w:rPr>
          <w:highlight w:val="white"/>
        </w:rPr>
        <w:t xml:space="preserve">      List&lt;MiddleCode&gt; shortList = new List&lt;MiddleCode&gt;();</w:t>
      </w:r>
    </w:p>
    <w:p w14:paraId="029D7020" w14:textId="77777777" w:rsidR="002430A1" w:rsidRPr="0027377B" w:rsidRDefault="002430A1" w:rsidP="002430A1">
      <w:pPr>
        <w:pStyle w:val="Code"/>
        <w:rPr>
          <w:highlight w:val="white"/>
        </w:rPr>
      </w:pPr>
      <w:r w:rsidRPr="0027377B">
        <w:rPr>
          <w:highlight w:val="white"/>
        </w:rPr>
        <w:t xml:space="preserve">      shortList.AddRange(leftExpression.ShortList);</w:t>
      </w:r>
    </w:p>
    <w:p w14:paraId="6CE31BC4" w14:textId="77777777" w:rsidR="002430A1" w:rsidRPr="0027377B" w:rsidRDefault="002430A1" w:rsidP="002430A1">
      <w:pPr>
        <w:pStyle w:val="Code"/>
        <w:rPr>
          <w:highlight w:val="white"/>
        </w:rPr>
      </w:pPr>
      <w:r w:rsidRPr="0027377B">
        <w:rPr>
          <w:highlight w:val="white"/>
        </w:rPr>
        <w:t xml:space="preserve">      shortList.AddRange(rightExpression.ShortList);</w:t>
      </w:r>
    </w:p>
    <w:p w14:paraId="5FAD2B7C" w14:textId="77777777" w:rsidR="002430A1" w:rsidRPr="0027377B" w:rsidRDefault="002430A1" w:rsidP="002430A1">
      <w:pPr>
        <w:pStyle w:val="Code"/>
        <w:rPr>
          <w:highlight w:val="white"/>
        </w:rPr>
      </w:pPr>
    </w:p>
    <w:p w14:paraId="33D66E88" w14:textId="77777777" w:rsidR="0027377B" w:rsidRPr="0027377B" w:rsidRDefault="0027377B" w:rsidP="0027377B">
      <w:pPr>
        <w:pStyle w:val="Code"/>
        <w:rPr>
          <w:highlight w:val="white"/>
        </w:rPr>
      </w:pPr>
      <w:r w:rsidRPr="0027377B">
        <w:rPr>
          <w:highlight w:val="white"/>
        </w:rPr>
        <w:t xml:space="preserve">      return (new Expression(symbol, shortList, longList));</w:t>
      </w:r>
    </w:p>
    <w:p w14:paraId="37CBE02B" w14:textId="6EDF0F70" w:rsidR="00BA322E" w:rsidRDefault="0027377B" w:rsidP="0027377B">
      <w:pPr>
        <w:pStyle w:val="Code"/>
        <w:rPr>
          <w:highlight w:val="white"/>
        </w:rPr>
      </w:pPr>
      <w:r w:rsidRPr="0027377B">
        <w:rPr>
          <w:highlight w:val="white"/>
        </w:rPr>
        <w:t xml:space="preserve">    }</w:t>
      </w:r>
    </w:p>
    <w:p w14:paraId="0F536782" w14:textId="77777777" w:rsidR="00CD5D84" w:rsidRPr="00E5121F" w:rsidRDefault="00CD5D84" w:rsidP="00CD5D84">
      <w:pPr>
        <w:pStyle w:val="CodeHeader"/>
      </w:pPr>
      <w:r>
        <w:t>MainParser.cs</w:t>
      </w:r>
    </w:p>
    <w:p w14:paraId="0D45340C" w14:textId="77777777" w:rsidR="006E6535" w:rsidRPr="006E6535" w:rsidRDefault="006E6535" w:rsidP="006E6535">
      <w:pPr>
        <w:pStyle w:val="Code"/>
        <w:rPr>
          <w:highlight w:val="white"/>
        </w:rPr>
      </w:pPr>
      <w:r w:rsidRPr="006E6535">
        <w:rPr>
          <w:highlight w:val="white"/>
        </w:rPr>
        <w:t>logical_and_expression:</w:t>
      </w:r>
    </w:p>
    <w:p w14:paraId="32EA6449" w14:textId="69DDAA39" w:rsidR="006E6535" w:rsidRPr="006E6535" w:rsidRDefault="006E6535" w:rsidP="006E6535">
      <w:pPr>
        <w:pStyle w:val="Code"/>
        <w:rPr>
          <w:highlight w:val="white"/>
        </w:rPr>
      </w:pPr>
      <w:r w:rsidRPr="006E6535">
        <w:rPr>
          <w:highlight w:val="white"/>
        </w:rPr>
        <w:t xml:space="preserve">    bitwise_</w:t>
      </w:r>
      <w:r w:rsidR="00414C74">
        <w:rPr>
          <w:highlight w:val="white"/>
        </w:rPr>
        <w:t>or</w:t>
      </w:r>
      <w:r w:rsidRPr="006E6535">
        <w:rPr>
          <w:highlight w:val="white"/>
        </w:rPr>
        <w:t>_expression {</w:t>
      </w:r>
    </w:p>
    <w:p w14:paraId="651619A3" w14:textId="77777777" w:rsidR="006E6535" w:rsidRPr="006E6535" w:rsidRDefault="006E6535" w:rsidP="006E6535">
      <w:pPr>
        <w:pStyle w:val="Code"/>
        <w:rPr>
          <w:highlight w:val="white"/>
        </w:rPr>
      </w:pPr>
      <w:r w:rsidRPr="006E6535">
        <w:rPr>
          <w:highlight w:val="white"/>
        </w:rPr>
        <w:t xml:space="preserve">      $$ = $1;</w:t>
      </w:r>
    </w:p>
    <w:p w14:paraId="1BE2693E" w14:textId="77777777" w:rsidR="006E6535" w:rsidRPr="006E6535" w:rsidRDefault="006E6535" w:rsidP="006E6535">
      <w:pPr>
        <w:pStyle w:val="Code"/>
        <w:rPr>
          <w:highlight w:val="white"/>
        </w:rPr>
      </w:pPr>
      <w:r w:rsidRPr="006E6535">
        <w:rPr>
          <w:highlight w:val="white"/>
        </w:rPr>
        <w:t xml:space="preserve">    }</w:t>
      </w:r>
    </w:p>
    <w:p w14:paraId="57EC3FFF" w14:textId="3C2BA4EF" w:rsidR="006E6535" w:rsidRPr="006E6535" w:rsidRDefault="006E6535" w:rsidP="006E6535">
      <w:pPr>
        <w:pStyle w:val="Code"/>
        <w:rPr>
          <w:highlight w:val="white"/>
        </w:rPr>
      </w:pPr>
      <w:r w:rsidRPr="006E6535">
        <w:rPr>
          <w:highlight w:val="white"/>
        </w:rPr>
        <w:t xml:space="preserve">  | logical_and_expression LOGICAL_AND bitwise_</w:t>
      </w:r>
      <w:r w:rsidR="00414C74">
        <w:rPr>
          <w:highlight w:val="white"/>
        </w:rPr>
        <w:t>or</w:t>
      </w:r>
      <w:r w:rsidRPr="006E6535">
        <w:rPr>
          <w:highlight w:val="white"/>
        </w:rPr>
        <w:t>_expression {</w:t>
      </w:r>
    </w:p>
    <w:p w14:paraId="1D5FF6A0" w14:textId="77777777" w:rsidR="006E6535" w:rsidRPr="006E6535" w:rsidRDefault="006E6535" w:rsidP="006E6535">
      <w:pPr>
        <w:pStyle w:val="Code"/>
        <w:rPr>
          <w:highlight w:val="white"/>
        </w:rPr>
      </w:pPr>
      <w:r w:rsidRPr="006E6535">
        <w:rPr>
          <w:highlight w:val="white"/>
        </w:rPr>
        <w:t xml:space="preserve">      $$ = MiddleCodeGenerator.LogicalAndExpression($1, $3);</w:t>
      </w:r>
    </w:p>
    <w:p w14:paraId="05851B90" w14:textId="77777777" w:rsidR="006E6535" w:rsidRPr="006E6535" w:rsidRDefault="006E6535" w:rsidP="006E6535">
      <w:pPr>
        <w:pStyle w:val="Code"/>
        <w:rPr>
          <w:highlight w:val="white"/>
        </w:rPr>
      </w:pPr>
      <w:r w:rsidRPr="006E6535">
        <w:rPr>
          <w:highlight w:val="white"/>
        </w:rPr>
        <w:t xml:space="preserve">    };</w:t>
      </w:r>
    </w:p>
    <w:p w14:paraId="4B50C787" w14:textId="013EAB01" w:rsidR="00CC63DA" w:rsidRDefault="00CC63DA" w:rsidP="00CC63DA">
      <w:pPr>
        <w:rPr>
          <w:highlight w:val="white"/>
          <w:lang w:val="sv-SE"/>
        </w:rPr>
      </w:pPr>
      <w:r>
        <w:rPr>
          <w:highlight w:val="white"/>
          <w:lang w:val="sv-SE"/>
        </w:rPr>
        <w:t xml:space="preserve">The </w:t>
      </w:r>
      <w:r w:rsidRPr="00A75BB6">
        <w:rPr>
          <w:rStyle w:val="KeyWord0"/>
          <w:highlight w:val="white"/>
        </w:rPr>
        <w:t>Logical</w:t>
      </w:r>
      <w:r w:rsidR="00861B37">
        <w:rPr>
          <w:rStyle w:val="KeyWord0"/>
          <w:highlight w:val="white"/>
        </w:rPr>
        <w:t>And</w:t>
      </w:r>
      <w:r w:rsidRPr="00A75BB6">
        <w:rPr>
          <w:rStyle w:val="KeyWord0"/>
          <w:highlight w:val="white"/>
        </w:rPr>
        <w:t>Expression</w:t>
      </w:r>
      <w:r>
        <w:rPr>
          <w:highlight w:val="white"/>
          <w:lang w:val="sv-SE"/>
        </w:rPr>
        <w:t xml:space="preserve"> method returns a true expression </w:t>
      </w:r>
      <w:r w:rsidR="00861B37">
        <w:rPr>
          <w:highlight w:val="white"/>
          <w:lang w:val="sv-SE"/>
        </w:rPr>
        <w:t xml:space="preserve">both </w:t>
      </w:r>
      <w:r>
        <w:rPr>
          <w:highlight w:val="white"/>
          <w:lang w:val="sv-SE"/>
        </w:rPr>
        <w:t xml:space="preserve">the left and right expression is true, and a false expression if </w:t>
      </w:r>
      <w:r w:rsidR="00861B37">
        <w:rPr>
          <w:highlight w:val="white"/>
          <w:lang w:val="sv-SE"/>
        </w:rPr>
        <w:t>at least one of the</w:t>
      </w:r>
      <w:r>
        <w:rPr>
          <w:highlight w:val="white"/>
          <w:lang w:val="sv-SE"/>
        </w:rPr>
        <w:t xml:space="preserve"> left </w:t>
      </w:r>
      <w:r w:rsidR="00861B37">
        <w:rPr>
          <w:highlight w:val="white"/>
          <w:lang w:val="sv-SE"/>
        </w:rPr>
        <w:t>or</w:t>
      </w:r>
      <w:r>
        <w:rPr>
          <w:highlight w:val="white"/>
          <w:lang w:val="sv-SE"/>
        </w:rPr>
        <w:t xml:space="preserve"> right expression is false.</w:t>
      </w:r>
    </w:p>
    <w:p w14:paraId="44D106E1" w14:textId="77777777" w:rsidR="00CD5D84" w:rsidRDefault="00CD5D84" w:rsidP="00CD5D84">
      <w:pPr>
        <w:pStyle w:val="CodeHeader"/>
        <w:rPr>
          <w:highlight w:val="white"/>
          <w:lang w:val="sv-SE"/>
        </w:rPr>
      </w:pPr>
      <w:r>
        <w:rPr>
          <w:highlight w:val="white"/>
          <w:lang w:val="sv-SE"/>
        </w:rPr>
        <w:t>MiddleCodeGenerator.cs</w:t>
      </w:r>
    </w:p>
    <w:p w14:paraId="67CE75A5" w14:textId="77777777" w:rsidR="006E6535" w:rsidRPr="006E6535" w:rsidRDefault="006E6535" w:rsidP="006E6535">
      <w:pPr>
        <w:pStyle w:val="Code"/>
        <w:rPr>
          <w:highlight w:val="white"/>
        </w:rPr>
      </w:pPr>
      <w:r w:rsidRPr="006E6535">
        <w:rPr>
          <w:highlight w:val="white"/>
        </w:rPr>
        <w:t xml:space="preserve">    public static Expression LogicalAndExpression(Expression leftExpression,</w:t>
      </w:r>
    </w:p>
    <w:p w14:paraId="76842B2E" w14:textId="41518B01" w:rsidR="006E6535" w:rsidRPr="006E6535" w:rsidRDefault="006E6535" w:rsidP="006E6535">
      <w:pPr>
        <w:pStyle w:val="Code"/>
        <w:rPr>
          <w:highlight w:val="white"/>
        </w:rPr>
      </w:pPr>
      <w:r w:rsidRPr="006E6535">
        <w:rPr>
          <w:highlight w:val="white"/>
        </w:rPr>
        <w:t xml:space="preserve">                                                  Expression rightExpression){</w:t>
      </w:r>
    </w:p>
    <w:p w14:paraId="3E5F6145" w14:textId="1C31E742" w:rsidR="00CD5D84" w:rsidRDefault="00EC2897" w:rsidP="00CD5D84">
      <w:pPr>
        <w:rPr>
          <w:highlight w:val="white"/>
        </w:rPr>
      </w:pPr>
      <w:r>
        <w:rPr>
          <w:highlight w:val="white"/>
        </w:rPr>
        <w:t xml:space="preserve">Similar to the logical or expression above, </w:t>
      </w:r>
      <w:r w:rsidR="00CD5D84">
        <w:rPr>
          <w:highlight w:val="white"/>
        </w:rPr>
        <w:t>we need to check if the expression is constant</w:t>
      </w:r>
      <w:r w:rsidR="000342DC">
        <w:rPr>
          <w:highlight w:val="white"/>
        </w:rPr>
        <w:t>.</w:t>
      </w:r>
    </w:p>
    <w:p w14:paraId="1378AB4D" w14:textId="77777777" w:rsidR="00304B69" w:rsidRPr="00E75BFD" w:rsidRDefault="00304B69" w:rsidP="00E75BFD">
      <w:pPr>
        <w:pStyle w:val="Code"/>
        <w:rPr>
          <w:highlight w:val="white"/>
        </w:rPr>
      </w:pPr>
      <w:r w:rsidRPr="00E75BFD">
        <w:rPr>
          <w:highlight w:val="white"/>
        </w:rPr>
        <w:t xml:space="preserve">      Expression constantExpression =</w:t>
      </w:r>
    </w:p>
    <w:p w14:paraId="1229AD72" w14:textId="77777777" w:rsidR="00E75BFD" w:rsidRDefault="00304B69" w:rsidP="00E75BFD">
      <w:pPr>
        <w:pStyle w:val="Code"/>
        <w:rPr>
          <w:highlight w:val="white"/>
        </w:rPr>
      </w:pPr>
      <w:r w:rsidRPr="00E75BFD">
        <w:rPr>
          <w:highlight w:val="white"/>
        </w:rPr>
        <w:t xml:space="preserve">        ConstantExpression.Logical(MiddleOperator.LogicalAnd,</w:t>
      </w:r>
    </w:p>
    <w:p w14:paraId="17506CA3" w14:textId="0BBC0E0F" w:rsidR="00304B69" w:rsidRPr="00E75BFD" w:rsidRDefault="00E75BFD" w:rsidP="00E75BFD">
      <w:pPr>
        <w:pStyle w:val="Code"/>
        <w:rPr>
          <w:highlight w:val="white"/>
        </w:rPr>
      </w:pPr>
      <w:r>
        <w:rPr>
          <w:highlight w:val="white"/>
        </w:rPr>
        <w:t xml:space="preserve">                                  </w:t>
      </w:r>
      <w:r w:rsidR="00304B69" w:rsidRPr="00E75BFD">
        <w:rPr>
          <w:highlight w:val="white"/>
        </w:rPr>
        <w:t xml:space="preserve"> leftExpression, rightExpression);</w:t>
      </w:r>
    </w:p>
    <w:p w14:paraId="03645D85" w14:textId="77777777" w:rsidR="00304B69" w:rsidRPr="00E75BFD" w:rsidRDefault="00304B69" w:rsidP="00E75BFD">
      <w:pPr>
        <w:pStyle w:val="Code"/>
        <w:rPr>
          <w:highlight w:val="white"/>
        </w:rPr>
      </w:pPr>
    </w:p>
    <w:p w14:paraId="3C64628D" w14:textId="77777777" w:rsidR="00304B69" w:rsidRPr="00E75BFD" w:rsidRDefault="00304B69" w:rsidP="00E75BFD">
      <w:pPr>
        <w:pStyle w:val="Code"/>
        <w:rPr>
          <w:highlight w:val="white"/>
        </w:rPr>
      </w:pPr>
      <w:r w:rsidRPr="00E75BFD">
        <w:rPr>
          <w:highlight w:val="white"/>
        </w:rPr>
        <w:t xml:space="preserve">      if (constantExpression != null) {</w:t>
      </w:r>
    </w:p>
    <w:p w14:paraId="72258DA4" w14:textId="77777777" w:rsidR="00304B69" w:rsidRPr="00E75BFD" w:rsidRDefault="00304B69" w:rsidP="00E75BFD">
      <w:pPr>
        <w:pStyle w:val="Code"/>
        <w:rPr>
          <w:highlight w:val="white"/>
        </w:rPr>
      </w:pPr>
      <w:r w:rsidRPr="00E75BFD">
        <w:rPr>
          <w:highlight w:val="white"/>
        </w:rPr>
        <w:t xml:space="preserve">        return constantExpression;</w:t>
      </w:r>
    </w:p>
    <w:p w14:paraId="25B7C54A" w14:textId="77777777" w:rsidR="00304B69" w:rsidRPr="00E75BFD" w:rsidRDefault="00304B69" w:rsidP="00E75BFD">
      <w:pPr>
        <w:pStyle w:val="Code"/>
        <w:rPr>
          <w:highlight w:val="white"/>
        </w:rPr>
      </w:pPr>
      <w:r w:rsidRPr="00E75BFD">
        <w:rPr>
          <w:highlight w:val="white"/>
        </w:rPr>
        <w:t xml:space="preserve">      }</w:t>
      </w:r>
    </w:p>
    <w:p w14:paraId="22FA6A81" w14:textId="77777777" w:rsidR="00CD5D84" w:rsidRPr="0027377B" w:rsidRDefault="00CD5D84" w:rsidP="00CD5D84">
      <w:pPr>
        <w:rPr>
          <w:highlight w:val="white"/>
        </w:rPr>
      </w:pPr>
      <w:r>
        <w:rPr>
          <w:highlight w:val="white"/>
        </w:rPr>
        <w:t>We type cast both the expression to logical type.</w:t>
      </w:r>
    </w:p>
    <w:p w14:paraId="3A340A8A" w14:textId="77777777" w:rsidR="00925C12" w:rsidRPr="00925C12" w:rsidRDefault="00925C12" w:rsidP="00925C12">
      <w:pPr>
        <w:pStyle w:val="Code"/>
        <w:rPr>
          <w:highlight w:val="white"/>
        </w:rPr>
      </w:pPr>
      <w:r w:rsidRPr="00925C12">
        <w:rPr>
          <w:highlight w:val="white"/>
        </w:rPr>
        <w:t xml:space="preserve">      leftExpression = TypeCast.ToLogical(leftExpression);</w:t>
      </w:r>
    </w:p>
    <w:p w14:paraId="7985276C" w14:textId="77777777" w:rsidR="00925C12" w:rsidRPr="00925C12" w:rsidRDefault="00925C12" w:rsidP="00925C12">
      <w:pPr>
        <w:pStyle w:val="Code"/>
        <w:rPr>
          <w:highlight w:val="white"/>
        </w:rPr>
      </w:pPr>
      <w:r w:rsidRPr="00925C12">
        <w:rPr>
          <w:highlight w:val="white"/>
        </w:rPr>
        <w:t xml:space="preserve">      rightExpression = TypeCast.ToLogical(rightExpression);</w:t>
      </w:r>
    </w:p>
    <w:p w14:paraId="24A3F544" w14:textId="77777777" w:rsidR="00CD5D84" w:rsidRPr="0027377B" w:rsidRDefault="00CD5D84" w:rsidP="00CD5D84">
      <w:pPr>
        <w:rPr>
          <w:highlight w:val="white"/>
        </w:rPr>
      </w:pPr>
      <w:r>
        <w:rPr>
          <w:highlight w:val="white"/>
        </w:rPr>
        <w:t xml:space="preserve">The true and false sets of the works in an opposite way compared to the logical or expression above. The final expression is false if at least one of the left or right expression is false. If the left expression is evaluated </w:t>
      </w:r>
      <w:r>
        <w:rPr>
          <w:highlight w:val="white"/>
        </w:rPr>
        <w:lastRenderedPageBreak/>
        <w:t>to false, the right expression shall not be evaluated. Therefore, the false set of the resulting expression is the union of the false sets of the left and right expression. For the resulting expression to be true, both the left and right expression must be true. We therefore backpatch the true set of the left expression to the beginning of the right expression code. The true set of the resulting expression is the true set of the right expression.</w:t>
      </w:r>
    </w:p>
    <w:p w14:paraId="19680384" w14:textId="77777777" w:rsidR="00B7283A" w:rsidRPr="00B7283A" w:rsidRDefault="00B7283A" w:rsidP="00B7283A">
      <w:pPr>
        <w:pStyle w:val="Code"/>
        <w:rPr>
          <w:highlight w:val="white"/>
        </w:rPr>
      </w:pPr>
      <w:r w:rsidRPr="00B7283A">
        <w:rPr>
          <w:highlight w:val="white"/>
        </w:rPr>
        <w:t xml:space="preserve">      ISet&lt;MiddleCode&gt; falseSet = new HashSet&lt;MiddleCode&gt;();</w:t>
      </w:r>
    </w:p>
    <w:p w14:paraId="465BAAEE" w14:textId="77777777" w:rsidR="00B7283A" w:rsidRPr="00B7283A" w:rsidRDefault="00B7283A" w:rsidP="00B7283A">
      <w:pPr>
        <w:pStyle w:val="Code"/>
        <w:rPr>
          <w:highlight w:val="white"/>
        </w:rPr>
      </w:pPr>
      <w:r w:rsidRPr="00B7283A">
        <w:rPr>
          <w:highlight w:val="white"/>
        </w:rPr>
        <w:t xml:space="preserve">      falseSet.UnionWith(leftExpression.Symbol.FalseSet);</w:t>
      </w:r>
    </w:p>
    <w:p w14:paraId="45B94D58" w14:textId="77777777" w:rsidR="00B7283A" w:rsidRPr="00B7283A" w:rsidRDefault="00B7283A" w:rsidP="00B7283A">
      <w:pPr>
        <w:pStyle w:val="Code"/>
        <w:rPr>
          <w:highlight w:val="white"/>
        </w:rPr>
      </w:pPr>
      <w:r w:rsidRPr="00B7283A">
        <w:rPr>
          <w:highlight w:val="white"/>
        </w:rPr>
        <w:t xml:space="preserve">      falseSet.UnionWith(rightExpression.Symbol.FalseSet);</w:t>
      </w:r>
    </w:p>
    <w:p w14:paraId="70D8FD7C" w14:textId="77777777" w:rsidR="00B7283A" w:rsidRPr="00B7283A" w:rsidRDefault="00B7283A" w:rsidP="00B7283A">
      <w:pPr>
        <w:pStyle w:val="Code"/>
        <w:rPr>
          <w:highlight w:val="white"/>
        </w:rPr>
      </w:pPr>
    </w:p>
    <w:p w14:paraId="4F817A0D" w14:textId="77777777" w:rsidR="00B7283A" w:rsidRPr="00B7283A" w:rsidRDefault="00B7283A" w:rsidP="00B7283A">
      <w:pPr>
        <w:pStyle w:val="Code"/>
        <w:rPr>
          <w:highlight w:val="white"/>
        </w:rPr>
      </w:pPr>
      <w:r w:rsidRPr="00B7283A">
        <w:rPr>
          <w:highlight w:val="white"/>
        </w:rPr>
        <w:t xml:space="preserve">      Backpatch(leftExpression.Symbol.TrueSet, rightExpression.LongList);</w:t>
      </w:r>
    </w:p>
    <w:p w14:paraId="3534363D" w14:textId="77777777" w:rsidR="00B7283A" w:rsidRPr="00B7283A" w:rsidRDefault="00B7283A" w:rsidP="00B7283A">
      <w:pPr>
        <w:pStyle w:val="Code"/>
        <w:rPr>
          <w:highlight w:val="white"/>
        </w:rPr>
      </w:pPr>
      <w:r w:rsidRPr="00B7283A">
        <w:rPr>
          <w:highlight w:val="white"/>
        </w:rPr>
        <w:t xml:space="preserve">      Symbol symbol = new Symbol(rightExpression.Symbol.TrueSet, falseSet);</w:t>
      </w:r>
    </w:p>
    <w:p w14:paraId="2F11A31E" w14:textId="77777777" w:rsidR="00B7283A" w:rsidRPr="00B7283A" w:rsidRDefault="00B7283A" w:rsidP="00B7283A">
      <w:pPr>
        <w:pStyle w:val="Code"/>
        <w:rPr>
          <w:highlight w:val="white"/>
        </w:rPr>
      </w:pPr>
      <w:r w:rsidRPr="00B7283A">
        <w:rPr>
          <w:highlight w:val="white"/>
        </w:rPr>
        <w:t xml:space="preserve">    </w:t>
      </w:r>
    </w:p>
    <w:p w14:paraId="52AB9163" w14:textId="77777777" w:rsidR="00B7283A" w:rsidRPr="00B7283A" w:rsidRDefault="00B7283A" w:rsidP="00B7283A">
      <w:pPr>
        <w:pStyle w:val="Code"/>
        <w:rPr>
          <w:highlight w:val="white"/>
        </w:rPr>
      </w:pPr>
      <w:r w:rsidRPr="00B7283A">
        <w:rPr>
          <w:highlight w:val="white"/>
        </w:rPr>
        <w:t xml:space="preserve">      List&lt;MiddleCode&gt; longList = new List&lt;MiddleCode&gt;();</w:t>
      </w:r>
    </w:p>
    <w:p w14:paraId="1AF5547D" w14:textId="77777777" w:rsidR="00B7283A" w:rsidRPr="00B7283A" w:rsidRDefault="00B7283A" w:rsidP="00B7283A">
      <w:pPr>
        <w:pStyle w:val="Code"/>
        <w:rPr>
          <w:highlight w:val="white"/>
        </w:rPr>
      </w:pPr>
      <w:r w:rsidRPr="00B7283A">
        <w:rPr>
          <w:highlight w:val="white"/>
        </w:rPr>
        <w:t xml:space="preserve">      longList.AddRange(leftExpression.LongList);</w:t>
      </w:r>
    </w:p>
    <w:p w14:paraId="50B70ADD" w14:textId="77777777" w:rsidR="00B7283A" w:rsidRPr="00B7283A" w:rsidRDefault="00B7283A" w:rsidP="00B7283A">
      <w:pPr>
        <w:pStyle w:val="Code"/>
        <w:rPr>
          <w:highlight w:val="white"/>
        </w:rPr>
      </w:pPr>
      <w:r w:rsidRPr="00B7283A">
        <w:rPr>
          <w:highlight w:val="white"/>
        </w:rPr>
        <w:t xml:space="preserve">      longList.AddRange(rightExpression.LongList);</w:t>
      </w:r>
    </w:p>
    <w:p w14:paraId="192896C1" w14:textId="77777777" w:rsidR="00B7283A" w:rsidRPr="00B7283A" w:rsidRDefault="00B7283A" w:rsidP="00B7283A">
      <w:pPr>
        <w:pStyle w:val="Code"/>
        <w:rPr>
          <w:highlight w:val="white"/>
        </w:rPr>
      </w:pPr>
    </w:p>
    <w:p w14:paraId="452C351E" w14:textId="77777777" w:rsidR="00B7283A" w:rsidRPr="00B7283A" w:rsidRDefault="00B7283A" w:rsidP="00B7283A">
      <w:pPr>
        <w:pStyle w:val="Code"/>
        <w:rPr>
          <w:highlight w:val="white"/>
        </w:rPr>
      </w:pPr>
      <w:r w:rsidRPr="00B7283A">
        <w:rPr>
          <w:highlight w:val="white"/>
        </w:rPr>
        <w:t xml:space="preserve">      List&lt;MiddleCode&gt; shortList = new List&lt;MiddleCode&gt;();</w:t>
      </w:r>
    </w:p>
    <w:p w14:paraId="4BFE92EB" w14:textId="77777777" w:rsidR="00B7283A" w:rsidRPr="00B7283A" w:rsidRDefault="00B7283A" w:rsidP="00B7283A">
      <w:pPr>
        <w:pStyle w:val="Code"/>
        <w:rPr>
          <w:highlight w:val="white"/>
        </w:rPr>
      </w:pPr>
      <w:r w:rsidRPr="00B7283A">
        <w:rPr>
          <w:highlight w:val="white"/>
        </w:rPr>
        <w:t xml:space="preserve">      shortList.AddRange(leftExpression.ShortList);</w:t>
      </w:r>
    </w:p>
    <w:p w14:paraId="0057251B" w14:textId="77777777" w:rsidR="00B7283A" w:rsidRPr="00B7283A" w:rsidRDefault="00B7283A" w:rsidP="00B7283A">
      <w:pPr>
        <w:pStyle w:val="Code"/>
        <w:rPr>
          <w:highlight w:val="white"/>
        </w:rPr>
      </w:pPr>
      <w:r w:rsidRPr="00B7283A">
        <w:rPr>
          <w:highlight w:val="white"/>
        </w:rPr>
        <w:t xml:space="preserve">      shortList.AddRange(rightExpression.ShortList);</w:t>
      </w:r>
    </w:p>
    <w:p w14:paraId="2A372738" w14:textId="77777777" w:rsidR="00B7283A" w:rsidRPr="00B7283A" w:rsidRDefault="00B7283A" w:rsidP="00B7283A">
      <w:pPr>
        <w:pStyle w:val="Code"/>
        <w:rPr>
          <w:highlight w:val="white"/>
        </w:rPr>
      </w:pPr>
    </w:p>
    <w:p w14:paraId="20E861D8" w14:textId="77777777" w:rsidR="00B7283A" w:rsidRPr="00B7283A" w:rsidRDefault="00B7283A" w:rsidP="00B7283A">
      <w:pPr>
        <w:pStyle w:val="Code"/>
        <w:rPr>
          <w:highlight w:val="white"/>
        </w:rPr>
      </w:pPr>
      <w:r w:rsidRPr="00B7283A">
        <w:rPr>
          <w:highlight w:val="white"/>
        </w:rPr>
        <w:t xml:space="preserve">      return (new Expression(symbol, shortList, longList));</w:t>
      </w:r>
    </w:p>
    <w:p w14:paraId="0DFE5CCF" w14:textId="77777777" w:rsidR="00B7283A" w:rsidRPr="00B7283A" w:rsidRDefault="00B7283A" w:rsidP="00B7283A">
      <w:pPr>
        <w:pStyle w:val="Code"/>
        <w:rPr>
          <w:highlight w:val="white"/>
        </w:rPr>
      </w:pPr>
      <w:r w:rsidRPr="00B7283A">
        <w:rPr>
          <w:highlight w:val="white"/>
        </w:rPr>
        <w:t xml:space="preserve">    }</w:t>
      </w:r>
    </w:p>
    <w:p w14:paraId="7E602509" w14:textId="48384ADE" w:rsidR="00654EB0" w:rsidRDefault="00B75EFB" w:rsidP="00B75EFB">
      <w:pPr>
        <w:pStyle w:val="Rubrik3"/>
        <w:rPr>
          <w:highlight w:val="white"/>
        </w:rPr>
      </w:pPr>
      <w:r>
        <w:rPr>
          <w:highlight w:val="white"/>
        </w:rPr>
        <w:t>Bitwise Expression</w:t>
      </w:r>
      <w:r w:rsidR="00A26FB4">
        <w:rPr>
          <w:highlight w:val="white"/>
        </w:rPr>
        <w:t>s</w:t>
      </w:r>
    </w:p>
    <w:p w14:paraId="77CB902D" w14:textId="56CA34D5" w:rsidR="00276604" w:rsidRDefault="00276604" w:rsidP="00276604">
      <w:pPr>
        <w:rPr>
          <w:color w:val="auto"/>
        </w:rPr>
      </w:pPr>
      <w:r>
        <w:t xml:space="preserve">Unlike the logical expressions in the previous section, the </w:t>
      </w:r>
      <w:r>
        <w:rPr>
          <w:rStyle w:val="CodeInText"/>
        </w:rPr>
        <w:t>inclucise-or</w:t>
      </w:r>
      <w:r>
        <w:t xml:space="preserve">, </w:t>
      </w:r>
      <w:r>
        <w:rPr>
          <w:rStyle w:val="CodeInText"/>
        </w:rPr>
        <w:t>exclusive-or</w:t>
      </w:r>
      <w:r>
        <w:t xml:space="preserve"> and </w:t>
      </w:r>
      <w:r>
        <w:rPr>
          <w:rStyle w:val="CodeInText"/>
        </w:rPr>
        <w:t>and</w:t>
      </w:r>
      <w:r>
        <w:t xml:space="preserve"> bitwise expression does not support lazy evaluation, which means that the right expressions is always evaluated regardless of the value of the left expression. Both the operands ha</w:t>
      </w:r>
      <w:r w:rsidR="00384FB6">
        <w:t>ve</w:t>
      </w:r>
      <w:r>
        <w:t xml:space="preserve"> to be integral and the result is integral.</w:t>
      </w:r>
    </w:p>
    <w:p w14:paraId="329CF001" w14:textId="0F3FD1B5" w:rsidR="006B74F2" w:rsidRDefault="006B74F2" w:rsidP="006B74F2">
      <w:pPr>
        <w:rPr>
          <w:highlight w:val="white"/>
        </w:rPr>
      </w:pPr>
      <w:r>
        <w:rPr>
          <w:highlight w:val="white"/>
        </w:rPr>
        <w:t xml:space="preserve">The are three bitwise operators: </w:t>
      </w:r>
      <w:r w:rsidRPr="006B74F2">
        <w:rPr>
          <w:rStyle w:val="KeyWord0"/>
          <w:highlight w:val="white"/>
        </w:rPr>
        <w:t>or</w:t>
      </w:r>
      <w:r>
        <w:rPr>
          <w:highlight w:val="white"/>
        </w:rPr>
        <w:t xml:space="preserve">, </w:t>
      </w:r>
      <w:r w:rsidRPr="006B74F2">
        <w:rPr>
          <w:rStyle w:val="KeyWord0"/>
          <w:highlight w:val="white"/>
        </w:rPr>
        <w:t>xor</w:t>
      </w:r>
      <w:r w:rsidR="0054070A">
        <w:rPr>
          <w:highlight w:val="white"/>
        </w:rPr>
        <w:t xml:space="preserve"> (exclusive or),</w:t>
      </w:r>
      <w:r>
        <w:rPr>
          <w:highlight w:val="white"/>
        </w:rPr>
        <w:t xml:space="preserve"> and </w:t>
      </w:r>
      <w:r w:rsidRPr="006B74F2">
        <w:rPr>
          <w:rStyle w:val="KeyWord0"/>
          <w:highlight w:val="white"/>
        </w:rPr>
        <w:t>and</w:t>
      </w:r>
      <w:r>
        <w:rPr>
          <w:highlight w:val="white"/>
        </w:rPr>
        <w:t>. They take two integer values and perform operations on each bit in the values:</w:t>
      </w:r>
    </w:p>
    <w:p w14:paraId="0A70EE27" w14:textId="77C1A42A" w:rsidR="0054070A" w:rsidRDefault="0054070A" w:rsidP="0054070A">
      <w:pPr>
        <w:pStyle w:val="Liststycke"/>
        <w:numPr>
          <w:ilvl w:val="0"/>
          <w:numId w:val="125"/>
        </w:numPr>
        <w:rPr>
          <w:highlight w:val="white"/>
        </w:rPr>
      </w:pPr>
      <w:r>
        <w:rPr>
          <w:highlight w:val="white"/>
        </w:rPr>
        <w:t xml:space="preserve">or: </w:t>
      </w:r>
      <w:r w:rsidR="007466BF">
        <w:rPr>
          <w:highlight w:val="white"/>
        </w:rPr>
        <w:t>one</w:t>
      </w:r>
      <w:r>
        <w:rPr>
          <w:highlight w:val="white"/>
        </w:rPr>
        <w:t xml:space="preserve"> if at least on</w:t>
      </w:r>
      <w:r w:rsidR="007466BF">
        <w:rPr>
          <w:highlight w:val="white"/>
        </w:rPr>
        <w:t>e</w:t>
      </w:r>
      <w:r>
        <w:rPr>
          <w:highlight w:val="white"/>
        </w:rPr>
        <w:t xml:space="preserve"> value is </w:t>
      </w:r>
      <w:r w:rsidR="007466BF">
        <w:rPr>
          <w:highlight w:val="white"/>
        </w:rPr>
        <w:t>one</w:t>
      </w:r>
      <w:r>
        <w:rPr>
          <w:highlight w:val="white"/>
        </w:rPr>
        <w:t xml:space="preserve">, </w:t>
      </w:r>
      <w:r w:rsidR="007466BF">
        <w:rPr>
          <w:highlight w:val="white"/>
        </w:rPr>
        <w:t>zero</w:t>
      </w:r>
      <w:r>
        <w:rPr>
          <w:highlight w:val="white"/>
        </w:rPr>
        <w:t xml:space="preserve"> otherwise</w:t>
      </w:r>
    </w:p>
    <w:p w14:paraId="296CF8CE" w14:textId="7BDDCB51" w:rsidR="0054070A" w:rsidRDefault="0054070A" w:rsidP="0054070A">
      <w:pPr>
        <w:pStyle w:val="Liststycke"/>
        <w:numPr>
          <w:ilvl w:val="0"/>
          <w:numId w:val="125"/>
        </w:numPr>
        <w:rPr>
          <w:highlight w:val="white"/>
        </w:rPr>
      </w:pPr>
      <w:r>
        <w:rPr>
          <w:highlight w:val="white"/>
        </w:rPr>
        <w:t xml:space="preserve">xor: </w:t>
      </w:r>
      <w:r w:rsidR="007466BF">
        <w:rPr>
          <w:highlight w:val="white"/>
        </w:rPr>
        <w:t>one</w:t>
      </w:r>
      <w:r>
        <w:rPr>
          <w:highlight w:val="white"/>
        </w:rPr>
        <w:t xml:space="preserve"> if at </w:t>
      </w:r>
      <w:r w:rsidR="007466BF">
        <w:rPr>
          <w:highlight w:val="white"/>
        </w:rPr>
        <w:t>exact one</w:t>
      </w:r>
      <w:r>
        <w:rPr>
          <w:highlight w:val="white"/>
        </w:rPr>
        <w:t xml:space="preserve"> value is </w:t>
      </w:r>
      <w:r w:rsidR="007466BF">
        <w:rPr>
          <w:highlight w:val="white"/>
        </w:rPr>
        <w:t>one</w:t>
      </w:r>
      <w:r>
        <w:rPr>
          <w:highlight w:val="white"/>
        </w:rPr>
        <w:t xml:space="preserve">, </w:t>
      </w:r>
      <w:r w:rsidR="007466BF">
        <w:rPr>
          <w:highlight w:val="white"/>
        </w:rPr>
        <w:t>zero</w:t>
      </w:r>
      <w:r>
        <w:rPr>
          <w:highlight w:val="white"/>
        </w:rPr>
        <w:t xml:space="preserve"> otherwise</w:t>
      </w:r>
    </w:p>
    <w:p w14:paraId="5915F42C" w14:textId="576F682C" w:rsidR="0054070A" w:rsidRDefault="007466BF" w:rsidP="000B5DC4">
      <w:pPr>
        <w:pStyle w:val="Liststycke"/>
        <w:numPr>
          <w:ilvl w:val="0"/>
          <w:numId w:val="125"/>
        </w:numPr>
        <w:rPr>
          <w:highlight w:val="white"/>
        </w:rPr>
      </w:pPr>
      <w:r>
        <w:rPr>
          <w:highlight w:val="white"/>
        </w:rPr>
        <w:t xml:space="preserve">and: one if at </w:t>
      </w:r>
      <w:r w:rsidR="009F6098">
        <w:rPr>
          <w:highlight w:val="white"/>
        </w:rPr>
        <w:t>both</w:t>
      </w:r>
      <w:r>
        <w:rPr>
          <w:highlight w:val="white"/>
        </w:rPr>
        <w:t xml:space="preserve"> value</w:t>
      </w:r>
      <w:r w:rsidR="009F6098">
        <w:rPr>
          <w:highlight w:val="white"/>
        </w:rPr>
        <w:t>s are</w:t>
      </w:r>
      <w:r>
        <w:rPr>
          <w:highlight w:val="white"/>
        </w:rPr>
        <w:t xml:space="preserve"> one, zero otherwise</w:t>
      </w:r>
    </w:p>
    <w:p w14:paraId="67FC36C0" w14:textId="7C4073F0" w:rsidR="00025E09" w:rsidRPr="008201C3" w:rsidRDefault="00025E09" w:rsidP="008201C3">
      <w:pPr>
        <w:rPr>
          <w:highlight w:val="white"/>
          <w:lang w:val="sv-SE"/>
        </w:rPr>
      </w:pPr>
      <w:r>
        <w:rPr>
          <w:highlight w:val="white"/>
        </w:rPr>
        <w:t>The expressions ha</w:t>
      </w:r>
      <w:r w:rsidR="006C7CF0">
        <w:rPr>
          <w:highlight w:val="white"/>
        </w:rPr>
        <w:t>ve</w:t>
      </w:r>
      <w:r>
        <w:rPr>
          <w:highlight w:val="white"/>
        </w:rPr>
        <w:t xml:space="preserve"> one rule each since they have different precedence</w:t>
      </w:r>
      <w:r w:rsidR="008201C3">
        <w:rPr>
          <w:highlight w:val="white"/>
        </w:rPr>
        <w:t xml:space="preserve">, but they call the same method: </w:t>
      </w:r>
      <w:r w:rsidR="008201C3" w:rsidRPr="008201C3">
        <w:rPr>
          <w:rStyle w:val="KeyWord0"/>
          <w:highlight w:val="white"/>
        </w:rPr>
        <w:t>BitwiseExpression</w:t>
      </w:r>
      <w:r w:rsidR="008201C3">
        <w:rPr>
          <w:highlight w:val="white"/>
          <w:lang w:val="sv-SE"/>
        </w:rPr>
        <w:t xml:space="preserve"> in </w:t>
      </w:r>
      <w:r w:rsidR="008201C3" w:rsidRPr="008201C3">
        <w:rPr>
          <w:rStyle w:val="KeyWord0"/>
          <w:highlight w:val="white"/>
        </w:rPr>
        <w:t>MiddleCodeGenerator</w:t>
      </w:r>
      <w:r w:rsidR="008201C3">
        <w:rPr>
          <w:highlight w:val="white"/>
          <w:lang w:val="sv-SE"/>
        </w:rPr>
        <w:t>.</w:t>
      </w:r>
    </w:p>
    <w:p w14:paraId="3CBEE1E9" w14:textId="6BA72FE8" w:rsidR="00B75EFB" w:rsidRDefault="00B75EFB" w:rsidP="00B75EFB">
      <w:pPr>
        <w:pStyle w:val="CodeHeader"/>
        <w:rPr>
          <w:highlight w:val="white"/>
        </w:rPr>
      </w:pPr>
      <w:r>
        <w:rPr>
          <w:highlight w:val="white"/>
        </w:rPr>
        <w:t>MainParser.gppg</w:t>
      </w:r>
    </w:p>
    <w:p w14:paraId="5EB29BA2" w14:textId="07B28E12" w:rsidR="00B75EFB" w:rsidRDefault="00B75EFB" w:rsidP="00B75EFB">
      <w:pPr>
        <w:pStyle w:val="Code"/>
        <w:rPr>
          <w:highlight w:val="white"/>
          <w:lang w:val="sv-SE"/>
        </w:rPr>
      </w:pPr>
      <w:r>
        <w:rPr>
          <w:highlight w:val="white"/>
          <w:lang w:val="sv-SE"/>
        </w:rPr>
        <w:t>bitwise_</w:t>
      </w:r>
      <w:r w:rsidR="00414C74">
        <w:rPr>
          <w:highlight w:val="white"/>
          <w:lang w:val="sv-SE"/>
        </w:rPr>
        <w:t>or</w:t>
      </w:r>
      <w:r>
        <w:rPr>
          <w:highlight w:val="white"/>
          <w:lang w:val="sv-SE"/>
        </w:rPr>
        <w:t>_expression:</w:t>
      </w:r>
    </w:p>
    <w:p w14:paraId="050974F1" w14:textId="77777777" w:rsidR="00B75EFB" w:rsidRDefault="00B75EFB" w:rsidP="00B75EFB">
      <w:pPr>
        <w:pStyle w:val="Code"/>
        <w:rPr>
          <w:highlight w:val="white"/>
          <w:lang w:val="sv-SE"/>
        </w:rPr>
      </w:pPr>
      <w:r>
        <w:rPr>
          <w:highlight w:val="white"/>
          <w:lang w:val="sv-SE"/>
        </w:rPr>
        <w:t xml:space="preserve">    bitwise_xor_expression {</w:t>
      </w:r>
    </w:p>
    <w:p w14:paraId="56D7E1EB" w14:textId="77777777" w:rsidR="00B75EFB" w:rsidRDefault="00B75EFB" w:rsidP="00B75EFB">
      <w:pPr>
        <w:pStyle w:val="Code"/>
        <w:rPr>
          <w:highlight w:val="white"/>
          <w:lang w:val="sv-SE"/>
        </w:rPr>
      </w:pPr>
      <w:r>
        <w:rPr>
          <w:highlight w:val="white"/>
          <w:lang w:val="sv-SE"/>
        </w:rPr>
        <w:t xml:space="preserve">      $$ = $1;</w:t>
      </w:r>
    </w:p>
    <w:p w14:paraId="3302E032" w14:textId="77777777" w:rsidR="00B75EFB" w:rsidRDefault="00B75EFB" w:rsidP="00B75EFB">
      <w:pPr>
        <w:pStyle w:val="Code"/>
        <w:rPr>
          <w:highlight w:val="white"/>
          <w:lang w:val="sv-SE"/>
        </w:rPr>
      </w:pPr>
      <w:r>
        <w:rPr>
          <w:highlight w:val="white"/>
          <w:lang w:val="sv-SE"/>
        </w:rPr>
        <w:t xml:space="preserve">    }</w:t>
      </w:r>
    </w:p>
    <w:p w14:paraId="105FA041" w14:textId="09F06A32" w:rsidR="00B75EFB" w:rsidRDefault="00B75EFB" w:rsidP="00B75EFB">
      <w:pPr>
        <w:pStyle w:val="Code"/>
        <w:rPr>
          <w:highlight w:val="white"/>
          <w:lang w:val="sv-SE"/>
        </w:rPr>
      </w:pPr>
      <w:r>
        <w:rPr>
          <w:highlight w:val="white"/>
          <w:lang w:val="sv-SE"/>
        </w:rPr>
        <w:t xml:space="preserve">  | bitwise_</w:t>
      </w:r>
      <w:r w:rsidR="00414C74">
        <w:rPr>
          <w:highlight w:val="white"/>
          <w:lang w:val="sv-SE"/>
        </w:rPr>
        <w:t>or</w:t>
      </w:r>
      <w:r>
        <w:rPr>
          <w:highlight w:val="white"/>
          <w:lang w:val="sv-SE"/>
        </w:rPr>
        <w:t>_expression BITWISE_OR bitwise_xor_expression {</w:t>
      </w:r>
    </w:p>
    <w:p w14:paraId="3F939908" w14:textId="77777777" w:rsidR="00B75EFB" w:rsidRDefault="00B75EFB" w:rsidP="00B75EFB">
      <w:pPr>
        <w:pStyle w:val="Code"/>
        <w:rPr>
          <w:highlight w:val="white"/>
          <w:lang w:val="sv-SE"/>
        </w:rPr>
      </w:pPr>
      <w:r>
        <w:rPr>
          <w:highlight w:val="white"/>
          <w:lang w:val="sv-SE"/>
        </w:rPr>
        <w:t xml:space="preserve">      $$ = MiddleCodeGenerator.BitwiseExpression</w:t>
      </w:r>
    </w:p>
    <w:p w14:paraId="1C62A352" w14:textId="6C466532" w:rsidR="00B75EFB" w:rsidRDefault="00B75EFB" w:rsidP="00B75EFB">
      <w:pPr>
        <w:pStyle w:val="Code"/>
        <w:rPr>
          <w:highlight w:val="white"/>
          <w:lang w:val="sv-SE"/>
        </w:rPr>
      </w:pPr>
      <w:r>
        <w:rPr>
          <w:highlight w:val="white"/>
          <w:lang w:val="sv-SE"/>
        </w:rPr>
        <w:t xml:space="preserve">           (MiddleOperator.Bitwise</w:t>
      </w:r>
      <w:r w:rsidR="00414C74">
        <w:rPr>
          <w:highlight w:val="white"/>
          <w:lang w:val="sv-SE"/>
        </w:rPr>
        <w:t>Or</w:t>
      </w:r>
      <w:r>
        <w:rPr>
          <w:highlight w:val="white"/>
          <w:lang w:val="sv-SE"/>
        </w:rPr>
        <w:t>, $1, $3);</w:t>
      </w:r>
    </w:p>
    <w:p w14:paraId="0F204B59" w14:textId="63700C8D" w:rsidR="00B75EFB" w:rsidRDefault="00B75EFB" w:rsidP="00B75EFB">
      <w:pPr>
        <w:pStyle w:val="Code"/>
        <w:rPr>
          <w:highlight w:val="white"/>
          <w:lang w:val="sv-SE"/>
        </w:rPr>
      </w:pPr>
      <w:r>
        <w:rPr>
          <w:highlight w:val="white"/>
          <w:lang w:val="sv-SE"/>
        </w:rPr>
        <w:t xml:space="preserve">    };</w:t>
      </w:r>
    </w:p>
    <w:p w14:paraId="5C9E7675" w14:textId="77777777" w:rsidR="00330396" w:rsidRDefault="00330396" w:rsidP="00B75EFB">
      <w:pPr>
        <w:pStyle w:val="Code"/>
        <w:rPr>
          <w:highlight w:val="white"/>
          <w:lang w:val="sv-SE"/>
        </w:rPr>
      </w:pPr>
    </w:p>
    <w:p w14:paraId="06B724E6" w14:textId="77777777" w:rsidR="00330396" w:rsidRDefault="00330396" w:rsidP="00330396">
      <w:pPr>
        <w:pStyle w:val="Code"/>
        <w:rPr>
          <w:highlight w:val="white"/>
          <w:lang w:val="sv-SE"/>
        </w:rPr>
      </w:pPr>
      <w:r>
        <w:rPr>
          <w:highlight w:val="white"/>
          <w:lang w:val="sv-SE"/>
        </w:rPr>
        <w:t>bitwise_xor_expression:</w:t>
      </w:r>
    </w:p>
    <w:p w14:paraId="3B0F45D9" w14:textId="77777777" w:rsidR="00330396" w:rsidRDefault="00330396" w:rsidP="00330396">
      <w:pPr>
        <w:pStyle w:val="Code"/>
        <w:rPr>
          <w:highlight w:val="white"/>
          <w:lang w:val="sv-SE"/>
        </w:rPr>
      </w:pPr>
      <w:r>
        <w:rPr>
          <w:highlight w:val="white"/>
          <w:lang w:val="sv-SE"/>
        </w:rPr>
        <w:t xml:space="preserve">    bitwise_and_expression {</w:t>
      </w:r>
    </w:p>
    <w:p w14:paraId="53F77BCF" w14:textId="77777777" w:rsidR="00330396" w:rsidRDefault="00330396" w:rsidP="00330396">
      <w:pPr>
        <w:pStyle w:val="Code"/>
        <w:rPr>
          <w:highlight w:val="white"/>
          <w:lang w:val="sv-SE"/>
        </w:rPr>
      </w:pPr>
      <w:r>
        <w:rPr>
          <w:highlight w:val="white"/>
          <w:lang w:val="sv-SE"/>
        </w:rPr>
        <w:t xml:space="preserve">      $$ = $1;</w:t>
      </w:r>
    </w:p>
    <w:p w14:paraId="58559634" w14:textId="77777777" w:rsidR="00330396" w:rsidRDefault="00330396" w:rsidP="00330396">
      <w:pPr>
        <w:pStyle w:val="Code"/>
        <w:rPr>
          <w:highlight w:val="white"/>
          <w:lang w:val="sv-SE"/>
        </w:rPr>
      </w:pPr>
      <w:r>
        <w:rPr>
          <w:highlight w:val="white"/>
          <w:lang w:val="sv-SE"/>
        </w:rPr>
        <w:t xml:space="preserve">    }</w:t>
      </w:r>
    </w:p>
    <w:p w14:paraId="66703935" w14:textId="77777777" w:rsidR="00330396" w:rsidRDefault="00330396" w:rsidP="00330396">
      <w:pPr>
        <w:pStyle w:val="Code"/>
        <w:rPr>
          <w:highlight w:val="white"/>
          <w:lang w:val="sv-SE"/>
        </w:rPr>
      </w:pPr>
      <w:r>
        <w:rPr>
          <w:highlight w:val="white"/>
          <w:lang w:val="sv-SE"/>
        </w:rPr>
        <w:t xml:space="preserve">  | bitwise_xor_expression BITWISE_XOR bitwise_and_expression {</w:t>
      </w:r>
    </w:p>
    <w:p w14:paraId="7A4F8ACE" w14:textId="77777777" w:rsidR="00330396" w:rsidRDefault="00330396" w:rsidP="00330396">
      <w:pPr>
        <w:pStyle w:val="Code"/>
        <w:rPr>
          <w:highlight w:val="white"/>
          <w:lang w:val="sv-SE"/>
        </w:rPr>
      </w:pPr>
      <w:r>
        <w:rPr>
          <w:highlight w:val="white"/>
          <w:lang w:val="sv-SE"/>
        </w:rPr>
        <w:t xml:space="preserve">      $$ = MiddleCodeGenerator.BitwiseExpression</w:t>
      </w:r>
    </w:p>
    <w:p w14:paraId="588CF7E5" w14:textId="77777777" w:rsidR="00330396" w:rsidRDefault="00330396" w:rsidP="00330396">
      <w:pPr>
        <w:pStyle w:val="Code"/>
        <w:rPr>
          <w:highlight w:val="white"/>
          <w:lang w:val="sv-SE"/>
        </w:rPr>
      </w:pPr>
      <w:r>
        <w:rPr>
          <w:highlight w:val="white"/>
          <w:lang w:val="sv-SE"/>
        </w:rPr>
        <w:lastRenderedPageBreak/>
        <w:t xml:space="preserve">           (MiddleOperator.BitwiseXOr, $1, $3);</w:t>
      </w:r>
    </w:p>
    <w:p w14:paraId="330EFE29" w14:textId="77777777" w:rsidR="00330396" w:rsidRDefault="00330396" w:rsidP="00330396">
      <w:pPr>
        <w:pStyle w:val="Code"/>
        <w:rPr>
          <w:highlight w:val="white"/>
          <w:lang w:val="sv-SE"/>
        </w:rPr>
      </w:pPr>
      <w:r>
        <w:rPr>
          <w:highlight w:val="white"/>
          <w:lang w:val="sv-SE"/>
        </w:rPr>
        <w:t xml:space="preserve">    };</w:t>
      </w:r>
    </w:p>
    <w:p w14:paraId="613928EF" w14:textId="77777777" w:rsidR="00330396" w:rsidRDefault="00330396" w:rsidP="00330396">
      <w:pPr>
        <w:pStyle w:val="Code"/>
        <w:rPr>
          <w:highlight w:val="white"/>
          <w:lang w:val="sv-SE"/>
        </w:rPr>
      </w:pPr>
    </w:p>
    <w:p w14:paraId="68E441F2" w14:textId="77777777" w:rsidR="00330396" w:rsidRDefault="00330396" w:rsidP="00330396">
      <w:pPr>
        <w:pStyle w:val="Code"/>
        <w:rPr>
          <w:highlight w:val="white"/>
          <w:lang w:val="sv-SE"/>
        </w:rPr>
      </w:pPr>
      <w:r>
        <w:rPr>
          <w:highlight w:val="white"/>
          <w:lang w:val="sv-SE"/>
        </w:rPr>
        <w:t>bitwise_and_expression:</w:t>
      </w:r>
    </w:p>
    <w:p w14:paraId="17C2DB0D" w14:textId="77777777" w:rsidR="00330396" w:rsidRDefault="00330396" w:rsidP="00330396">
      <w:pPr>
        <w:pStyle w:val="Code"/>
        <w:rPr>
          <w:highlight w:val="white"/>
          <w:lang w:val="sv-SE"/>
        </w:rPr>
      </w:pPr>
      <w:r>
        <w:rPr>
          <w:highlight w:val="white"/>
          <w:lang w:val="sv-SE"/>
        </w:rPr>
        <w:t xml:space="preserve">    equality_expression {</w:t>
      </w:r>
    </w:p>
    <w:p w14:paraId="295A380C" w14:textId="77777777" w:rsidR="00330396" w:rsidRDefault="00330396" w:rsidP="00330396">
      <w:pPr>
        <w:pStyle w:val="Code"/>
        <w:rPr>
          <w:highlight w:val="white"/>
          <w:lang w:val="sv-SE"/>
        </w:rPr>
      </w:pPr>
      <w:r>
        <w:rPr>
          <w:highlight w:val="white"/>
          <w:lang w:val="sv-SE"/>
        </w:rPr>
        <w:t xml:space="preserve">      $$ = $1;</w:t>
      </w:r>
    </w:p>
    <w:p w14:paraId="0524F24A" w14:textId="77777777" w:rsidR="00330396" w:rsidRDefault="00330396" w:rsidP="00330396">
      <w:pPr>
        <w:pStyle w:val="Code"/>
        <w:rPr>
          <w:highlight w:val="white"/>
          <w:lang w:val="sv-SE"/>
        </w:rPr>
      </w:pPr>
      <w:r>
        <w:rPr>
          <w:highlight w:val="white"/>
          <w:lang w:val="sv-SE"/>
        </w:rPr>
        <w:t xml:space="preserve">    }</w:t>
      </w:r>
    </w:p>
    <w:p w14:paraId="756FB0C2" w14:textId="77777777" w:rsidR="00330396" w:rsidRDefault="00330396" w:rsidP="00330396">
      <w:pPr>
        <w:pStyle w:val="Code"/>
        <w:rPr>
          <w:highlight w:val="white"/>
          <w:lang w:val="sv-SE"/>
        </w:rPr>
      </w:pPr>
      <w:r>
        <w:rPr>
          <w:highlight w:val="white"/>
          <w:lang w:val="sv-SE"/>
        </w:rPr>
        <w:t xml:space="preserve">  | bitwise_and_expression AMPERSAND equality_expression {</w:t>
      </w:r>
    </w:p>
    <w:p w14:paraId="58DD054D" w14:textId="77777777" w:rsidR="00330396" w:rsidRDefault="00330396" w:rsidP="00330396">
      <w:pPr>
        <w:pStyle w:val="Code"/>
        <w:rPr>
          <w:highlight w:val="white"/>
          <w:lang w:val="sv-SE"/>
        </w:rPr>
      </w:pPr>
      <w:r>
        <w:rPr>
          <w:highlight w:val="white"/>
          <w:lang w:val="sv-SE"/>
        </w:rPr>
        <w:t xml:space="preserve">      $$ = MiddleCodeGenerator.BitwiseExpression</w:t>
      </w:r>
    </w:p>
    <w:p w14:paraId="32213A82" w14:textId="77777777" w:rsidR="00330396" w:rsidRDefault="00330396" w:rsidP="00330396">
      <w:pPr>
        <w:pStyle w:val="Code"/>
        <w:rPr>
          <w:highlight w:val="white"/>
          <w:lang w:val="sv-SE"/>
        </w:rPr>
      </w:pPr>
      <w:r>
        <w:rPr>
          <w:highlight w:val="white"/>
          <w:lang w:val="sv-SE"/>
        </w:rPr>
        <w:t xml:space="preserve">           (MiddleOperator.BitwiseAnd, $1, $3);</w:t>
      </w:r>
    </w:p>
    <w:p w14:paraId="10F60E80" w14:textId="53F2E9A4" w:rsidR="00330396" w:rsidRDefault="00330396" w:rsidP="00B75EFB">
      <w:pPr>
        <w:pStyle w:val="Code"/>
        <w:rPr>
          <w:highlight w:val="white"/>
          <w:lang w:val="sv-SE"/>
        </w:rPr>
      </w:pPr>
      <w:r>
        <w:rPr>
          <w:highlight w:val="white"/>
          <w:lang w:val="sv-SE"/>
        </w:rPr>
        <w:t xml:space="preserve">    };</w:t>
      </w:r>
    </w:p>
    <w:p w14:paraId="48E63C15" w14:textId="28FA1484" w:rsidR="00B75EFB" w:rsidRDefault="00B75EFB" w:rsidP="00B75EFB">
      <w:pPr>
        <w:pStyle w:val="CodeHeader"/>
        <w:rPr>
          <w:highlight w:val="white"/>
        </w:rPr>
      </w:pPr>
      <w:r>
        <w:rPr>
          <w:highlight w:val="white"/>
        </w:rPr>
        <w:t>MiddleCodeGenerator.cs</w:t>
      </w:r>
    </w:p>
    <w:p w14:paraId="7221C4D9" w14:textId="77777777" w:rsidR="000C43DB" w:rsidRPr="000C43DB" w:rsidRDefault="000C43DB" w:rsidP="000C43DB">
      <w:pPr>
        <w:pStyle w:val="Code"/>
        <w:rPr>
          <w:highlight w:val="white"/>
        </w:rPr>
      </w:pPr>
      <w:r w:rsidRPr="000C43DB">
        <w:rPr>
          <w:highlight w:val="white"/>
        </w:rPr>
        <w:t xml:space="preserve">    public static Expression BitwiseExpression(MiddleOperator middleOp,</w:t>
      </w:r>
    </w:p>
    <w:p w14:paraId="1489A854" w14:textId="77777777" w:rsidR="000C43DB" w:rsidRPr="000C43DB" w:rsidRDefault="000C43DB" w:rsidP="000C43DB">
      <w:pPr>
        <w:pStyle w:val="Code"/>
        <w:rPr>
          <w:highlight w:val="white"/>
        </w:rPr>
      </w:pPr>
      <w:r w:rsidRPr="000C43DB">
        <w:rPr>
          <w:highlight w:val="white"/>
        </w:rPr>
        <w:t xml:space="preserve">                                               Expression leftExpression,</w:t>
      </w:r>
    </w:p>
    <w:p w14:paraId="000B5CC9" w14:textId="2F5C217D" w:rsidR="000C43DB" w:rsidRDefault="000C43DB" w:rsidP="000C43DB">
      <w:pPr>
        <w:pStyle w:val="Code"/>
        <w:rPr>
          <w:highlight w:val="white"/>
        </w:rPr>
      </w:pPr>
      <w:r w:rsidRPr="000C43DB">
        <w:rPr>
          <w:highlight w:val="white"/>
        </w:rPr>
        <w:t xml:space="preserve">                                               Expression rightExpression) {</w:t>
      </w:r>
    </w:p>
    <w:p w14:paraId="5FCA3E56" w14:textId="77777777" w:rsidR="000843D9" w:rsidRDefault="000843D9" w:rsidP="000843D9">
      <w:pPr>
        <w:rPr>
          <w:highlight w:val="white"/>
        </w:rPr>
      </w:pPr>
      <w:r>
        <w:rPr>
          <w:highlight w:val="white"/>
        </w:rPr>
        <w:t>If the expresion can be evaluated to a constant value, we return the constant expression.</w:t>
      </w:r>
    </w:p>
    <w:p w14:paraId="24059FEF" w14:textId="10D46989" w:rsidR="000C43DB" w:rsidRDefault="000C43DB" w:rsidP="000C43DB">
      <w:pPr>
        <w:pStyle w:val="Code"/>
        <w:rPr>
          <w:highlight w:val="white"/>
        </w:rPr>
      </w:pPr>
      <w:r w:rsidRPr="000C43DB">
        <w:rPr>
          <w:highlight w:val="white"/>
        </w:rPr>
        <w:t xml:space="preserve">      Expression </w:t>
      </w:r>
      <w:r w:rsidR="00B324EF">
        <w:rPr>
          <w:highlight w:val="white"/>
        </w:rPr>
        <w:t>constantExpression</w:t>
      </w:r>
      <w:r w:rsidRPr="000C43DB">
        <w:rPr>
          <w:highlight w:val="white"/>
        </w:rPr>
        <w:t xml:space="preserve"> =</w:t>
      </w:r>
      <w:r>
        <w:rPr>
          <w:highlight w:val="white"/>
        </w:rPr>
        <w:t xml:space="preserve"> </w:t>
      </w:r>
      <w:r w:rsidRPr="000C43DB">
        <w:rPr>
          <w:highlight w:val="white"/>
        </w:rPr>
        <w:t>ConstantExpression.</w:t>
      </w:r>
    </w:p>
    <w:p w14:paraId="4EF33C52" w14:textId="4CA0051E" w:rsidR="000C43DB" w:rsidRDefault="000C43DB" w:rsidP="000C43DB">
      <w:pPr>
        <w:pStyle w:val="Code"/>
        <w:rPr>
          <w:highlight w:val="white"/>
        </w:rPr>
      </w:pPr>
      <w:r>
        <w:rPr>
          <w:highlight w:val="white"/>
        </w:rPr>
        <w:t xml:space="preserve">         </w:t>
      </w:r>
      <w:r w:rsidRPr="000C43DB">
        <w:rPr>
          <w:highlight w:val="white"/>
        </w:rPr>
        <w:t>Arithmetic(middleOp, leftExpression, rightExpression);</w:t>
      </w:r>
    </w:p>
    <w:p w14:paraId="31F1294A" w14:textId="77777777" w:rsidR="00914F76" w:rsidRPr="000C43DB" w:rsidRDefault="00914F76" w:rsidP="000C43DB">
      <w:pPr>
        <w:pStyle w:val="Code"/>
        <w:rPr>
          <w:highlight w:val="white"/>
        </w:rPr>
      </w:pPr>
    </w:p>
    <w:p w14:paraId="645E038F" w14:textId="43E2C64F" w:rsidR="000C43DB" w:rsidRPr="000C43DB" w:rsidRDefault="000C43DB" w:rsidP="000C43DB">
      <w:pPr>
        <w:pStyle w:val="Code"/>
        <w:rPr>
          <w:highlight w:val="white"/>
        </w:rPr>
      </w:pPr>
      <w:r w:rsidRPr="000C43DB">
        <w:rPr>
          <w:highlight w:val="white"/>
        </w:rPr>
        <w:t xml:space="preserve">      if (</w:t>
      </w:r>
      <w:r w:rsidR="00B324EF">
        <w:rPr>
          <w:highlight w:val="white"/>
        </w:rPr>
        <w:t>constantExpression</w:t>
      </w:r>
      <w:r w:rsidRPr="000C43DB">
        <w:rPr>
          <w:highlight w:val="white"/>
        </w:rPr>
        <w:t xml:space="preserve"> != null) {</w:t>
      </w:r>
    </w:p>
    <w:p w14:paraId="05BB7066" w14:textId="110D3EF4" w:rsidR="000C43DB" w:rsidRPr="000C43DB" w:rsidRDefault="000C43DB" w:rsidP="000C43DB">
      <w:pPr>
        <w:pStyle w:val="Code"/>
        <w:rPr>
          <w:highlight w:val="white"/>
        </w:rPr>
      </w:pPr>
      <w:r w:rsidRPr="000C43DB">
        <w:rPr>
          <w:highlight w:val="white"/>
        </w:rPr>
        <w:t xml:space="preserve">        return </w:t>
      </w:r>
      <w:r w:rsidR="00B324EF">
        <w:rPr>
          <w:highlight w:val="white"/>
        </w:rPr>
        <w:t>constantExpression</w:t>
      </w:r>
      <w:r w:rsidRPr="000C43DB">
        <w:rPr>
          <w:highlight w:val="white"/>
        </w:rPr>
        <w:t>;</w:t>
      </w:r>
    </w:p>
    <w:p w14:paraId="02D3BEAB" w14:textId="77777777" w:rsidR="000C43DB" w:rsidRPr="000C43DB" w:rsidRDefault="000C43DB" w:rsidP="000C43DB">
      <w:pPr>
        <w:pStyle w:val="Code"/>
        <w:rPr>
          <w:highlight w:val="white"/>
        </w:rPr>
      </w:pPr>
      <w:r w:rsidRPr="000C43DB">
        <w:rPr>
          <w:highlight w:val="white"/>
        </w:rPr>
        <w:t xml:space="preserve">      }</w:t>
      </w:r>
    </w:p>
    <w:p w14:paraId="10464FC9" w14:textId="206A8A27" w:rsidR="000C43DB" w:rsidRPr="000C43DB" w:rsidRDefault="00FE2DED" w:rsidP="00FE2DED">
      <w:pPr>
        <w:rPr>
          <w:highlight w:val="white"/>
        </w:rPr>
      </w:pPr>
      <w:r>
        <w:rPr>
          <w:highlight w:val="white"/>
        </w:rPr>
        <w:t>We find the maximal type of the left and right expression.</w:t>
      </w:r>
    </w:p>
    <w:p w14:paraId="24DCAB3A" w14:textId="77777777" w:rsidR="006D1291" w:rsidRDefault="000C43DB" w:rsidP="000C43DB">
      <w:pPr>
        <w:pStyle w:val="Code"/>
        <w:rPr>
          <w:highlight w:val="white"/>
        </w:rPr>
      </w:pPr>
      <w:r w:rsidRPr="000C43DB">
        <w:rPr>
          <w:highlight w:val="white"/>
        </w:rPr>
        <w:t xml:space="preserve">      Type maxType = TypeCast.MaxType(leftExpression.Symbol.Type,</w:t>
      </w:r>
    </w:p>
    <w:p w14:paraId="746F8532" w14:textId="14F95171" w:rsidR="000C43DB" w:rsidRPr="000C43DB" w:rsidRDefault="006D1291" w:rsidP="000C43DB">
      <w:pPr>
        <w:pStyle w:val="Code"/>
        <w:rPr>
          <w:highlight w:val="white"/>
        </w:rPr>
      </w:pPr>
      <w:r>
        <w:rPr>
          <w:highlight w:val="white"/>
        </w:rPr>
        <w:t xml:space="preserve">                                     </w:t>
      </w:r>
      <w:r w:rsidR="000C43DB" w:rsidRPr="000C43DB">
        <w:rPr>
          <w:highlight w:val="white"/>
        </w:rPr>
        <w:t xml:space="preserve"> rightExpression.Symbol.Type);</w:t>
      </w:r>
    </w:p>
    <w:p w14:paraId="7555C253" w14:textId="77777777" w:rsidR="000C43DB" w:rsidRPr="000C43DB" w:rsidRDefault="000C43DB" w:rsidP="000C43DB">
      <w:pPr>
        <w:pStyle w:val="Code"/>
        <w:rPr>
          <w:highlight w:val="white"/>
        </w:rPr>
      </w:pPr>
      <w:r w:rsidRPr="000C43DB">
        <w:rPr>
          <w:highlight w:val="white"/>
        </w:rPr>
        <w:t xml:space="preserve">      Symbol resultSymbol = new Symbol(maxType);</w:t>
      </w:r>
    </w:p>
    <w:p w14:paraId="760CF165" w14:textId="2C396F5A" w:rsidR="000C43DB" w:rsidRPr="000C43DB" w:rsidRDefault="00CF588F" w:rsidP="0024044D">
      <w:pPr>
        <w:rPr>
          <w:highlight w:val="white"/>
        </w:rPr>
      </w:pPr>
      <w:r>
        <w:rPr>
          <w:highlight w:val="white"/>
        </w:rPr>
        <w:t xml:space="preserve">The type of the left and right expression must be </w:t>
      </w:r>
      <w:r w:rsidR="0024044D">
        <w:rPr>
          <w:highlight w:val="white"/>
        </w:rPr>
        <w:t>integral or pointer. Array, string, and functions are converted to pointers.</w:t>
      </w:r>
    </w:p>
    <w:p w14:paraId="6995AAA6" w14:textId="77777777" w:rsidR="000C43DB" w:rsidRPr="000C43DB" w:rsidRDefault="000C43DB" w:rsidP="000C43DB">
      <w:pPr>
        <w:pStyle w:val="Code"/>
        <w:rPr>
          <w:highlight w:val="white"/>
        </w:rPr>
      </w:pPr>
      <w:r w:rsidRPr="000C43DB">
        <w:rPr>
          <w:highlight w:val="white"/>
        </w:rPr>
        <w:t xml:space="preserve">      Assert.Error(maxType.IsIntegralPointerArrayStringOrFunction(),</w:t>
      </w:r>
    </w:p>
    <w:p w14:paraId="2DC07EFE" w14:textId="77777777" w:rsidR="000C43DB" w:rsidRPr="000C43DB" w:rsidRDefault="000C43DB" w:rsidP="000C43DB">
      <w:pPr>
        <w:pStyle w:val="Code"/>
        <w:rPr>
          <w:highlight w:val="white"/>
        </w:rPr>
      </w:pPr>
      <w:r w:rsidRPr="000C43DB">
        <w:rPr>
          <w:highlight w:val="white"/>
        </w:rPr>
        <w:t xml:space="preserve">                   maxType, Message.Invalid_type_in_bitwise_expression);</w:t>
      </w:r>
    </w:p>
    <w:p w14:paraId="4CD4A433" w14:textId="0CE6B69A" w:rsidR="000C43DB" w:rsidRPr="000C43DB" w:rsidRDefault="00074EBB" w:rsidP="00074EBB">
      <w:pPr>
        <w:rPr>
          <w:highlight w:val="white"/>
        </w:rPr>
      </w:pPr>
      <w:r>
        <w:rPr>
          <w:highlight w:val="white"/>
        </w:rPr>
        <w:t>We type cast both expressions into the maximal type.</w:t>
      </w:r>
    </w:p>
    <w:p w14:paraId="14AC0EC6" w14:textId="77777777" w:rsidR="000C43DB" w:rsidRPr="000C43DB" w:rsidRDefault="000C43DB" w:rsidP="000C43DB">
      <w:pPr>
        <w:pStyle w:val="Code"/>
        <w:rPr>
          <w:highlight w:val="white"/>
        </w:rPr>
      </w:pPr>
      <w:r w:rsidRPr="000C43DB">
        <w:rPr>
          <w:highlight w:val="white"/>
        </w:rPr>
        <w:t xml:space="preserve">      leftExpression = TypeCast.ImplicitCast(leftExpression, maxType);</w:t>
      </w:r>
    </w:p>
    <w:p w14:paraId="27BF7808" w14:textId="77777777" w:rsidR="000C43DB" w:rsidRPr="000C43DB" w:rsidRDefault="000C43DB" w:rsidP="000C43DB">
      <w:pPr>
        <w:pStyle w:val="Code"/>
        <w:rPr>
          <w:highlight w:val="white"/>
        </w:rPr>
      </w:pPr>
      <w:r w:rsidRPr="000C43DB">
        <w:rPr>
          <w:highlight w:val="white"/>
        </w:rPr>
        <w:t xml:space="preserve">      rightExpression = TypeCast.ImplicitCast(rightExpression, maxType);</w:t>
      </w:r>
    </w:p>
    <w:p w14:paraId="776C83EC" w14:textId="26147626" w:rsidR="000C43DB" w:rsidRPr="000C43DB" w:rsidRDefault="00F54792" w:rsidP="00E00AD0">
      <w:pPr>
        <w:rPr>
          <w:highlight w:val="white"/>
        </w:rPr>
      </w:pPr>
      <w:r>
        <w:rPr>
          <w:highlight w:val="white"/>
        </w:rPr>
        <w:t xml:space="preserve">The short list of the resulting expression is simply the short list of the </w:t>
      </w:r>
      <w:r w:rsidR="00E00AD0">
        <w:rPr>
          <w:highlight w:val="white"/>
        </w:rPr>
        <w:t>expressions.</w:t>
      </w:r>
    </w:p>
    <w:p w14:paraId="190DFDB5" w14:textId="77777777" w:rsidR="000C43DB" w:rsidRPr="000C43DB" w:rsidRDefault="000C43DB" w:rsidP="000C43DB">
      <w:pPr>
        <w:pStyle w:val="Code"/>
        <w:rPr>
          <w:highlight w:val="white"/>
        </w:rPr>
      </w:pPr>
      <w:r w:rsidRPr="000C43DB">
        <w:rPr>
          <w:highlight w:val="white"/>
        </w:rPr>
        <w:t xml:space="preserve">      List&lt;MiddleCode&gt; shortList = new List&lt;MiddleCode&gt;();</w:t>
      </w:r>
    </w:p>
    <w:p w14:paraId="48CABDBA" w14:textId="77777777" w:rsidR="000C43DB" w:rsidRPr="000C43DB" w:rsidRDefault="000C43DB" w:rsidP="000C43DB">
      <w:pPr>
        <w:pStyle w:val="Code"/>
        <w:rPr>
          <w:highlight w:val="white"/>
        </w:rPr>
      </w:pPr>
      <w:r w:rsidRPr="000C43DB">
        <w:rPr>
          <w:highlight w:val="white"/>
        </w:rPr>
        <w:t xml:space="preserve">      shortList.AddRange(leftExpression.ShortList);</w:t>
      </w:r>
    </w:p>
    <w:p w14:paraId="24DD7285" w14:textId="77777777" w:rsidR="000C43DB" w:rsidRPr="000C43DB" w:rsidRDefault="000C43DB" w:rsidP="000C43DB">
      <w:pPr>
        <w:pStyle w:val="Code"/>
        <w:rPr>
          <w:highlight w:val="white"/>
        </w:rPr>
      </w:pPr>
      <w:r w:rsidRPr="000C43DB">
        <w:rPr>
          <w:highlight w:val="white"/>
        </w:rPr>
        <w:t xml:space="preserve">      shortList.AddRange(rightExpression.ShortList);</w:t>
      </w:r>
    </w:p>
    <w:p w14:paraId="5E7F2C03" w14:textId="0D36852E" w:rsidR="000C43DB" w:rsidRPr="000C43DB" w:rsidRDefault="00E00AD0" w:rsidP="00E00AD0">
      <w:pPr>
        <w:rPr>
          <w:highlight w:val="white"/>
        </w:rPr>
      </w:pPr>
      <w:r>
        <w:rPr>
          <w:highlight w:val="white"/>
        </w:rPr>
        <w:t xml:space="preserve">The </w:t>
      </w:r>
      <w:r w:rsidR="00B27ED1">
        <w:rPr>
          <w:highlight w:val="white"/>
        </w:rPr>
        <w:t>long</w:t>
      </w:r>
      <w:r>
        <w:rPr>
          <w:highlight w:val="white"/>
        </w:rPr>
        <w:t xml:space="preserve"> list of the resulting expression is the </w:t>
      </w:r>
      <w:r w:rsidR="00B27ED1">
        <w:rPr>
          <w:highlight w:val="white"/>
        </w:rPr>
        <w:t>long</w:t>
      </w:r>
      <w:r>
        <w:rPr>
          <w:highlight w:val="white"/>
        </w:rPr>
        <w:t xml:space="preserve"> list of the expressions</w:t>
      </w:r>
      <w:r w:rsidR="00B27ED1">
        <w:rPr>
          <w:highlight w:val="white"/>
        </w:rPr>
        <w:t>, and the bitwise operation.</w:t>
      </w:r>
    </w:p>
    <w:p w14:paraId="4FC844CF" w14:textId="77777777" w:rsidR="000C43DB" w:rsidRPr="000C43DB" w:rsidRDefault="000C43DB" w:rsidP="000C43DB">
      <w:pPr>
        <w:pStyle w:val="Code"/>
        <w:rPr>
          <w:highlight w:val="white"/>
        </w:rPr>
      </w:pPr>
      <w:r w:rsidRPr="000C43DB">
        <w:rPr>
          <w:highlight w:val="white"/>
        </w:rPr>
        <w:t xml:space="preserve">      List&lt;MiddleCode&gt; longList = new List&lt;MiddleCode&gt;();</w:t>
      </w:r>
    </w:p>
    <w:p w14:paraId="51048B3F" w14:textId="77777777" w:rsidR="000C43DB" w:rsidRPr="000C43DB" w:rsidRDefault="000C43DB" w:rsidP="000C43DB">
      <w:pPr>
        <w:pStyle w:val="Code"/>
        <w:rPr>
          <w:highlight w:val="white"/>
        </w:rPr>
      </w:pPr>
      <w:r w:rsidRPr="000C43DB">
        <w:rPr>
          <w:highlight w:val="white"/>
        </w:rPr>
        <w:t xml:space="preserve">      longList.AddRange(leftExpression.LongList);</w:t>
      </w:r>
    </w:p>
    <w:p w14:paraId="365EC5C1" w14:textId="77777777" w:rsidR="000C43DB" w:rsidRPr="000C43DB" w:rsidRDefault="000C43DB" w:rsidP="000C43DB">
      <w:pPr>
        <w:pStyle w:val="Code"/>
        <w:rPr>
          <w:highlight w:val="white"/>
        </w:rPr>
      </w:pPr>
      <w:r w:rsidRPr="000C43DB">
        <w:rPr>
          <w:highlight w:val="white"/>
        </w:rPr>
        <w:t xml:space="preserve">      longList.AddRange(rightExpression.LongList);</w:t>
      </w:r>
    </w:p>
    <w:p w14:paraId="6CD55D18" w14:textId="77777777" w:rsidR="000C43DB" w:rsidRPr="000C43DB" w:rsidRDefault="000C43DB" w:rsidP="000C43DB">
      <w:pPr>
        <w:pStyle w:val="Code"/>
        <w:rPr>
          <w:highlight w:val="white"/>
        </w:rPr>
      </w:pPr>
    </w:p>
    <w:p w14:paraId="51B548C4" w14:textId="77777777" w:rsidR="006D1291" w:rsidRDefault="000C43DB" w:rsidP="000C43DB">
      <w:pPr>
        <w:pStyle w:val="Code"/>
        <w:rPr>
          <w:highlight w:val="white"/>
        </w:rPr>
      </w:pPr>
      <w:r w:rsidRPr="000C43DB">
        <w:rPr>
          <w:highlight w:val="white"/>
        </w:rPr>
        <w:t xml:space="preserve">      AddMiddleCode(longList, middleOp, resultSymbol,</w:t>
      </w:r>
    </w:p>
    <w:p w14:paraId="506155B5" w14:textId="3704DE8A" w:rsidR="000C43DB" w:rsidRPr="000C43DB" w:rsidRDefault="006D1291" w:rsidP="000C43DB">
      <w:pPr>
        <w:pStyle w:val="Code"/>
        <w:rPr>
          <w:highlight w:val="white"/>
        </w:rPr>
      </w:pPr>
      <w:r>
        <w:rPr>
          <w:highlight w:val="white"/>
        </w:rPr>
        <w:t xml:space="preserve">                   </w:t>
      </w:r>
      <w:r w:rsidR="000C43DB" w:rsidRPr="000C43DB">
        <w:rPr>
          <w:highlight w:val="white"/>
        </w:rPr>
        <w:t xml:space="preserve"> leftExpression.Symbol, rightExpression.Symbol);</w:t>
      </w:r>
    </w:p>
    <w:p w14:paraId="4121E17D" w14:textId="77777777" w:rsidR="000C43DB" w:rsidRPr="000C43DB" w:rsidRDefault="000C43DB" w:rsidP="000C43DB">
      <w:pPr>
        <w:pStyle w:val="Code"/>
        <w:rPr>
          <w:highlight w:val="white"/>
        </w:rPr>
      </w:pPr>
      <w:r w:rsidRPr="000C43DB">
        <w:rPr>
          <w:highlight w:val="white"/>
        </w:rPr>
        <w:t xml:space="preserve">      return (new Expression(resultSymbol, shortList, longList));</w:t>
      </w:r>
    </w:p>
    <w:p w14:paraId="4BD43EFE" w14:textId="77777777" w:rsidR="000C43DB" w:rsidRPr="000C43DB" w:rsidRDefault="000C43DB" w:rsidP="000C43DB">
      <w:pPr>
        <w:pStyle w:val="Code"/>
        <w:rPr>
          <w:highlight w:val="white"/>
        </w:rPr>
      </w:pPr>
      <w:r w:rsidRPr="000C43DB">
        <w:rPr>
          <w:highlight w:val="white"/>
        </w:rPr>
        <w:t xml:space="preserve">    }</w:t>
      </w:r>
    </w:p>
    <w:bookmarkEnd w:id="54"/>
    <w:bookmarkEnd w:id="55"/>
    <w:p w14:paraId="7BEBDE2B" w14:textId="6912D1EC" w:rsidR="00B045AA" w:rsidRDefault="00E863B5" w:rsidP="00B045AA">
      <w:pPr>
        <w:pStyle w:val="Rubrik3"/>
        <w:numPr>
          <w:ilvl w:val="2"/>
          <w:numId w:val="126"/>
        </w:numPr>
      </w:pPr>
      <w:r>
        <w:lastRenderedPageBreak/>
        <w:t>Shift Expression</w:t>
      </w:r>
    </w:p>
    <w:p w14:paraId="120C4CD0" w14:textId="6B609405" w:rsidR="0067682A" w:rsidRPr="0067682A" w:rsidRDefault="0067682A" w:rsidP="0067682A">
      <w:r>
        <w:t xml:space="preserve">The left </w:t>
      </w:r>
      <w:r w:rsidR="009E0119">
        <w:t xml:space="preserve">and right </w:t>
      </w:r>
      <w:r w:rsidR="0054493C">
        <w:t>expression</w:t>
      </w:r>
      <w:r w:rsidR="009E0119">
        <w:t xml:space="preserve"> of a shift expression must hold integral types. </w:t>
      </w:r>
      <w:r w:rsidR="003011D5">
        <w:t xml:space="preserve">The right expression is type cast to a </w:t>
      </w:r>
      <w:r w:rsidR="00C12BE6">
        <w:t>one-</w:t>
      </w:r>
      <w:r w:rsidR="00D95905">
        <w:t>byte</w:t>
      </w:r>
      <w:r w:rsidR="003011D5">
        <w:t xml:space="preserve"> </w:t>
      </w:r>
      <w:r w:rsidR="00E75D85">
        <w:t xml:space="preserve">integer </w:t>
      </w:r>
      <w:r w:rsidR="003011D5">
        <w:t>value.</w:t>
      </w:r>
    </w:p>
    <w:p w14:paraId="4D44A504" w14:textId="14B3CE99" w:rsidR="008E66E2" w:rsidRDefault="008E66E2" w:rsidP="008E66E2">
      <w:pPr>
        <w:pStyle w:val="CodeHeader"/>
      </w:pPr>
      <w:r>
        <w:t>MainParser.gppg</w:t>
      </w:r>
    </w:p>
    <w:p w14:paraId="76E21168" w14:textId="77777777" w:rsidR="00502C8E" w:rsidRDefault="00502C8E" w:rsidP="00502C8E">
      <w:pPr>
        <w:pStyle w:val="Code"/>
        <w:rPr>
          <w:highlight w:val="white"/>
          <w:lang w:val="sv-SE"/>
        </w:rPr>
      </w:pPr>
      <w:r>
        <w:rPr>
          <w:highlight w:val="white"/>
          <w:lang w:val="sv-SE"/>
        </w:rPr>
        <w:t>shift_expression:</w:t>
      </w:r>
    </w:p>
    <w:p w14:paraId="59C2BE1D" w14:textId="77777777" w:rsidR="00502C8E" w:rsidRDefault="00502C8E" w:rsidP="00502C8E">
      <w:pPr>
        <w:pStyle w:val="Code"/>
        <w:rPr>
          <w:highlight w:val="white"/>
          <w:lang w:val="sv-SE"/>
        </w:rPr>
      </w:pPr>
      <w:r>
        <w:rPr>
          <w:highlight w:val="white"/>
          <w:lang w:val="sv-SE"/>
        </w:rPr>
        <w:t xml:space="preserve">    add_expression {</w:t>
      </w:r>
    </w:p>
    <w:p w14:paraId="1F0437C7" w14:textId="77777777" w:rsidR="00502C8E" w:rsidRDefault="00502C8E" w:rsidP="00502C8E">
      <w:pPr>
        <w:pStyle w:val="Code"/>
        <w:rPr>
          <w:highlight w:val="white"/>
          <w:lang w:val="sv-SE"/>
        </w:rPr>
      </w:pPr>
      <w:r>
        <w:rPr>
          <w:highlight w:val="white"/>
          <w:lang w:val="sv-SE"/>
        </w:rPr>
        <w:t xml:space="preserve">      $$ = $1;</w:t>
      </w:r>
    </w:p>
    <w:p w14:paraId="7FDC8D94" w14:textId="77777777" w:rsidR="00502C8E" w:rsidRDefault="00502C8E" w:rsidP="00502C8E">
      <w:pPr>
        <w:pStyle w:val="Code"/>
        <w:rPr>
          <w:highlight w:val="white"/>
          <w:lang w:val="sv-SE"/>
        </w:rPr>
      </w:pPr>
      <w:r>
        <w:rPr>
          <w:highlight w:val="white"/>
          <w:lang w:val="sv-SE"/>
        </w:rPr>
        <w:t xml:space="preserve">    }</w:t>
      </w:r>
    </w:p>
    <w:p w14:paraId="4B306120" w14:textId="77777777" w:rsidR="00502C8E" w:rsidRDefault="00502C8E" w:rsidP="00502C8E">
      <w:pPr>
        <w:pStyle w:val="Code"/>
        <w:rPr>
          <w:highlight w:val="white"/>
          <w:lang w:val="sv-SE"/>
        </w:rPr>
      </w:pPr>
      <w:r>
        <w:rPr>
          <w:highlight w:val="white"/>
          <w:lang w:val="sv-SE"/>
        </w:rPr>
        <w:t xml:space="preserve">  | shift_expression shift_operator add_expression {</w:t>
      </w:r>
    </w:p>
    <w:p w14:paraId="1A0AD3EE" w14:textId="77777777" w:rsidR="00502C8E" w:rsidRDefault="00502C8E" w:rsidP="00502C8E">
      <w:pPr>
        <w:pStyle w:val="Code"/>
        <w:rPr>
          <w:highlight w:val="white"/>
          <w:lang w:val="sv-SE"/>
        </w:rPr>
      </w:pPr>
      <w:r>
        <w:rPr>
          <w:highlight w:val="white"/>
          <w:lang w:val="sv-SE"/>
        </w:rPr>
        <w:t xml:space="preserve">      $$ = MiddleCodeGenerator.ShiftExpression($2, $1, $3);</w:t>
      </w:r>
    </w:p>
    <w:p w14:paraId="2C7119FE" w14:textId="77777777" w:rsidR="00502C8E" w:rsidRDefault="00502C8E" w:rsidP="00502C8E">
      <w:pPr>
        <w:pStyle w:val="Code"/>
        <w:rPr>
          <w:highlight w:val="white"/>
          <w:lang w:val="sv-SE"/>
        </w:rPr>
      </w:pPr>
      <w:r>
        <w:rPr>
          <w:highlight w:val="white"/>
          <w:lang w:val="sv-SE"/>
        </w:rPr>
        <w:t xml:space="preserve">    };</w:t>
      </w:r>
    </w:p>
    <w:p w14:paraId="09FEF886" w14:textId="77777777" w:rsidR="00502C8E" w:rsidRDefault="00502C8E" w:rsidP="00502C8E">
      <w:pPr>
        <w:pStyle w:val="Code"/>
        <w:rPr>
          <w:highlight w:val="white"/>
          <w:lang w:val="sv-SE"/>
        </w:rPr>
      </w:pPr>
    </w:p>
    <w:p w14:paraId="1590D897" w14:textId="77777777" w:rsidR="00502C8E" w:rsidRDefault="00502C8E" w:rsidP="00502C8E">
      <w:pPr>
        <w:pStyle w:val="Code"/>
        <w:rPr>
          <w:highlight w:val="white"/>
          <w:lang w:val="sv-SE"/>
        </w:rPr>
      </w:pPr>
      <w:r>
        <w:rPr>
          <w:highlight w:val="white"/>
          <w:lang w:val="sv-SE"/>
        </w:rPr>
        <w:t>shift_operator:</w:t>
      </w:r>
    </w:p>
    <w:p w14:paraId="70D1DD43" w14:textId="77777777" w:rsidR="00502C8E" w:rsidRDefault="00502C8E" w:rsidP="00502C8E">
      <w:pPr>
        <w:pStyle w:val="Code"/>
        <w:rPr>
          <w:highlight w:val="white"/>
          <w:lang w:val="sv-SE"/>
        </w:rPr>
      </w:pPr>
      <w:r>
        <w:rPr>
          <w:highlight w:val="white"/>
          <w:lang w:val="sv-SE"/>
        </w:rPr>
        <w:t xml:space="preserve">    LEFT_SHIFT  { $$ = MiddleOperator.ShiftLeft;  }</w:t>
      </w:r>
    </w:p>
    <w:p w14:paraId="3E224D53" w14:textId="77777777" w:rsidR="00502C8E" w:rsidRDefault="00502C8E" w:rsidP="00502C8E">
      <w:pPr>
        <w:pStyle w:val="Code"/>
        <w:rPr>
          <w:highlight w:val="white"/>
          <w:lang w:val="sv-SE"/>
        </w:rPr>
      </w:pPr>
      <w:r>
        <w:rPr>
          <w:highlight w:val="white"/>
          <w:lang w:val="sv-SE"/>
        </w:rPr>
        <w:t xml:space="preserve">  | RIGHT_SHIFT { $$ = MiddleOperator.ShiftRight; };</w:t>
      </w:r>
    </w:p>
    <w:p w14:paraId="73224089" w14:textId="5347C6AC" w:rsidR="008E66E2" w:rsidRPr="008E66E2" w:rsidRDefault="008E66E2" w:rsidP="008E66E2">
      <w:pPr>
        <w:pStyle w:val="CodeHeader"/>
        <w:rPr>
          <w:rStyle w:val="KeyWord0"/>
          <w:b/>
          <w:bCs/>
        </w:rPr>
      </w:pPr>
      <w:r w:rsidRPr="008E66E2">
        <w:rPr>
          <w:rStyle w:val="KeyWord0"/>
          <w:b/>
          <w:bCs/>
          <w:highlight w:val="white"/>
        </w:rPr>
        <w:t>MiddleCodeGenerator.</w:t>
      </w:r>
      <w:r>
        <w:rPr>
          <w:rStyle w:val="KeyWord0"/>
          <w:b/>
          <w:bCs/>
        </w:rPr>
        <w:t>cs</w:t>
      </w:r>
    </w:p>
    <w:p w14:paraId="63870FBF" w14:textId="77777777" w:rsidR="00C84C84" w:rsidRDefault="00C84C84" w:rsidP="00C84C84">
      <w:pPr>
        <w:pStyle w:val="Code"/>
        <w:rPr>
          <w:highlight w:val="white"/>
        </w:rPr>
      </w:pPr>
      <w:r w:rsidRPr="00C84C84">
        <w:rPr>
          <w:highlight w:val="white"/>
        </w:rPr>
        <w:t xml:space="preserve">    public static Expression ShiftExpression(MiddleOperator middleOp,</w:t>
      </w:r>
    </w:p>
    <w:p w14:paraId="7A26A5CC" w14:textId="73E93069" w:rsidR="00C84C84" w:rsidRPr="00C84C84" w:rsidRDefault="00C84C84" w:rsidP="00C84C84">
      <w:pPr>
        <w:pStyle w:val="Code"/>
        <w:rPr>
          <w:highlight w:val="white"/>
        </w:rPr>
      </w:pPr>
      <w:r>
        <w:rPr>
          <w:highlight w:val="white"/>
        </w:rPr>
        <w:t xml:space="preserve">                                            </w:t>
      </w:r>
      <w:r w:rsidRPr="00C84C84">
        <w:rPr>
          <w:highlight w:val="white"/>
        </w:rPr>
        <w:t xml:space="preserve"> Expression leftExpression,</w:t>
      </w:r>
    </w:p>
    <w:p w14:paraId="37B37B98" w14:textId="6E1999D1" w:rsidR="00C84C84" w:rsidRPr="00C84C84" w:rsidRDefault="00C84C84" w:rsidP="00C84C84">
      <w:pPr>
        <w:pStyle w:val="Code"/>
        <w:rPr>
          <w:highlight w:val="white"/>
        </w:rPr>
      </w:pPr>
      <w:r>
        <w:rPr>
          <w:highlight w:val="white"/>
        </w:rPr>
        <w:t xml:space="preserve">       </w:t>
      </w:r>
      <w:r w:rsidRPr="00C84C84">
        <w:rPr>
          <w:highlight w:val="white"/>
        </w:rPr>
        <w:t xml:space="preserve">                                      Expression rightExpression) {</w:t>
      </w:r>
    </w:p>
    <w:p w14:paraId="73189746" w14:textId="77777777" w:rsidR="001E5001" w:rsidRDefault="001E5001" w:rsidP="001E5001">
      <w:pPr>
        <w:rPr>
          <w:highlight w:val="white"/>
        </w:rPr>
      </w:pPr>
      <w:r>
        <w:rPr>
          <w:highlight w:val="white"/>
        </w:rPr>
        <w:t>First we check that the left expression hols integral or pointer type. An array, a string, or a function is cast to a pointer.</w:t>
      </w:r>
    </w:p>
    <w:p w14:paraId="3B1DE22D" w14:textId="5B44A270" w:rsidR="00FF182C" w:rsidRDefault="00C84C84" w:rsidP="001E5001">
      <w:pPr>
        <w:pStyle w:val="Code"/>
        <w:rPr>
          <w:highlight w:val="white"/>
        </w:rPr>
      </w:pPr>
      <w:r w:rsidRPr="00C84C84">
        <w:rPr>
          <w:highlight w:val="white"/>
        </w:rPr>
        <w:t xml:space="preserve">      Assert.Error(leftExpression.Symbol.Type.</w:t>
      </w:r>
    </w:p>
    <w:p w14:paraId="7B99530D" w14:textId="1126120F" w:rsidR="00C84C84" w:rsidRPr="00C84C84" w:rsidRDefault="00FF182C" w:rsidP="00C84C84">
      <w:pPr>
        <w:pStyle w:val="Code"/>
        <w:rPr>
          <w:highlight w:val="white"/>
        </w:rPr>
      </w:pPr>
      <w:r>
        <w:rPr>
          <w:highlight w:val="white"/>
        </w:rPr>
        <w:t xml:space="preserve">                   </w:t>
      </w:r>
      <w:r w:rsidR="00C84C84" w:rsidRPr="00C84C84">
        <w:rPr>
          <w:highlight w:val="white"/>
        </w:rPr>
        <w:t>IsIntegralPointerArrayStringOrFunction(),</w:t>
      </w:r>
    </w:p>
    <w:p w14:paraId="44141BF3" w14:textId="77777777" w:rsidR="00C84C84" w:rsidRPr="00C84C84" w:rsidRDefault="00C84C84" w:rsidP="00C84C84">
      <w:pPr>
        <w:pStyle w:val="Code"/>
        <w:rPr>
          <w:highlight w:val="white"/>
        </w:rPr>
      </w:pPr>
      <w:r w:rsidRPr="00C84C84">
        <w:rPr>
          <w:highlight w:val="white"/>
        </w:rPr>
        <w:t xml:space="preserve">                   leftExpression, Message.Invalid_type_in_shift_expression);</w:t>
      </w:r>
    </w:p>
    <w:p w14:paraId="5281076D" w14:textId="3A7280E2" w:rsidR="00C84C84" w:rsidRPr="00C84C84" w:rsidRDefault="00B5595E" w:rsidP="00B5595E">
      <w:pPr>
        <w:rPr>
          <w:highlight w:val="white"/>
        </w:rPr>
      </w:pPr>
      <w:r>
        <w:rPr>
          <w:highlight w:val="white"/>
        </w:rPr>
        <w:t xml:space="preserve">If the expression can be </w:t>
      </w:r>
      <w:r w:rsidR="00FE6FE8">
        <w:rPr>
          <w:highlight w:val="white"/>
        </w:rPr>
        <w:t xml:space="preserve">evaluated to </w:t>
      </w:r>
      <w:r>
        <w:rPr>
          <w:highlight w:val="white"/>
        </w:rPr>
        <w:t>a constant expression, we return the constant expression.</w:t>
      </w:r>
    </w:p>
    <w:p w14:paraId="4F00471F" w14:textId="09195234" w:rsidR="00505A4F" w:rsidRDefault="00C84C84" w:rsidP="00C84C84">
      <w:pPr>
        <w:pStyle w:val="Code"/>
        <w:rPr>
          <w:highlight w:val="white"/>
        </w:rPr>
      </w:pPr>
      <w:r w:rsidRPr="00C84C84">
        <w:rPr>
          <w:highlight w:val="white"/>
        </w:rPr>
        <w:t xml:space="preserve">      Expression </w:t>
      </w:r>
      <w:r w:rsidR="00B324EF">
        <w:rPr>
          <w:highlight w:val="white"/>
        </w:rPr>
        <w:t>constantExpression</w:t>
      </w:r>
      <w:r w:rsidRPr="00C84C84">
        <w:rPr>
          <w:highlight w:val="white"/>
        </w:rPr>
        <w:t xml:space="preserve"> = </w:t>
      </w:r>
    </w:p>
    <w:p w14:paraId="619ECF82" w14:textId="77777777" w:rsidR="00505A4F" w:rsidRDefault="00505A4F" w:rsidP="00C84C84">
      <w:pPr>
        <w:pStyle w:val="Code"/>
        <w:rPr>
          <w:highlight w:val="white"/>
        </w:rPr>
      </w:pPr>
      <w:r>
        <w:rPr>
          <w:highlight w:val="white"/>
        </w:rPr>
        <w:t xml:space="preserve">        </w:t>
      </w:r>
      <w:r w:rsidR="00C84C84" w:rsidRPr="00C84C84">
        <w:rPr>
          <w:highlight w:val="white"/>
        </w:rPr>
        <w:t>ConstantExpression.Arithmetic(middleOp, leftExpression,</w:t>
      </w:r>
    </w:p>
    <w:p w14:paraId="3B06CBBF" w14:textId="392D93C1" w:rsidR="00C84C84" w:rsidRPr="00C84C84" w:rsidRDefault="00505A4F" w:rsidP="00C84C84">
      <w:pPr>
        <w:pStyle w:val="Code"/>
        <w:rPr>
          <w:highlight w:val="white"/>
        </w:rPr>
      </w:pPr>
      <w:r>
        <w:rPr>
          <w:highlight w:val="white"/>
        </w:rPr>
        <w:t xml:space="preserve">                                     </w:t>
      </w:r>
      <w:r w:rsidR="00C84C84" w:rsidRPr="00C84C84">
        <w:rPr>
          <w:highlight w:val="white"/>
        </w:rPr>
        <w:t xml:space="preserve"> rightExpression);</w:t>
      </w:r>
    </w:p>
    <w:p w14:paraId="0EC32E7D" w14:textId="02277EC1" w:rsidR="00C84C84" w:rsidRPr="00C84C84" w:rsidRDefault="00C84C84" w:rsidP="00C84C84">
      <w:pPr>
        <w:pStyle w:val="Code"/>
        <w:rPr>
          <w:highlight w:val="white"/>
        </w:rPr>
      </w:pPr>
      <w:r w:rsidRPr="00C84C84">
        <w:rPr>
          <w:highlight w:val="white"/>
        </w:rPr>
        <w:t xml:space="preserve">      if (</w:t>
      </w:r>
      <w:r w:rsidR="00B324EF">
        <w:rPr>
          <w:highlight w:val="white"/>
        </w:rPr>
        <w:t>constantExpression</w:t>
      </w:r>
      <w:r w:rsidRPr="00C84C84">
        <w:rPr>
          <w:highlight w:val="white"/>
        </w:rPr>
        <w:t xml:space="preserve"> != null) {</w:t>
      </w:r>
    </w:p>
    <w:p w14:paraId="70DB2B8D" w14:textId="00CA7035" w:rsidR="00C84C84" w:rsidRPr="00C84C84" w:rsidRDefault="00C84C84" w:rsidP="00C84C84">
      <w:pPr>
        <w:pStyle w:val="Code"/>
        <w:rPr>
          <w:highlight w:val="white"/>
        </w:rPr>
      </w:pPr>
      <w:r w:rsidRPr="00C84C84">
        <w:rPr>
          <w:highlight w:val="white"/>
        </w:rPr>
        <w:t xml:space="preserve">        return </w:t>
      </w:r>
      <w:r w:rsidR="00B324EF">
        <w:rPr>
          <w:highlight w:val="white"/>
        </w:rPr>
        <w:t>constantExpression</w:t>
      </w:r>
      <w:r w:rsidRPr="00C84C84">
        <w:rPr>
          <w:highlight w:val="white"/>
        </w:rPr>
        <w:t>;</w:t>
      </w:r>
    </w:p>
    <w:p w14:paraId="2322BEA1" w14:textId="77777777" w:rsidR="00C84C84" w:rsidRPr="00C84C84" w:rsidRDefault="00C84C84" w:rsidP="00C84C84">
      <w:pPr>
        <w:pStyle w:val="Code"/>
        <w:rPr>
          <w:highlight w:val="white"/>
        </w:rPr>
      </w:pPr>
      <w:r w:rsidRPr="00C84C84">
        <w:rPr>
          <w:highlight w:val="white"/>
        </w:rPr>
        <w:t xml:space="preserve">      }</w:t>
      </w:r>
    </w:p>
    <w:p w14:paraId="08E2398B" w14:textId="66C6C011" w:rsidR="00B16D11" w:rsidRDefault="00D95905" w:rsidP="008825B6">
      <w:pPr>
        <w:rPr>
          <w:highlight w:val="white"/>
        </w:rPr>
      </w:pPr>
      <w:r>
        <w:rPr>
          <w:highlight w:val="white"/>
        </w:rPr>
        <w:t xml:space="preserve">The right expression is type cast to </w:t>
      </w:r>
      <w:r w:rsidR="00B06219">
        <w:rPr>
          <w:highlight w:val="white"/>
        </w:rPr>
        <w:t>an unsigned character, which always have a size of one byte.</w:t>
      </w:r>
    </w:p>
    <w:p w14:paraId="15EABF89" w14:textId="05B1965E" w:rsidR="00C2096C" w:rsidRDefault="00C84C84" w:rsidP="00C84C84">
      <w:pPr>
        <w:pStyle w:val="Code"/>
        <w:rPr>
          <w:highlight w:val="white"/>
        </w:rPr>
      </w:pPr>
      <w:r w:rsidRPr="00C84C84">
        <w:rPr>
          <w:highlight w:val="white"/>
        </w:rPr>
        <w:t xml:space="preserve">      rightExpression =</w:t>
      </w:r>
    </w:p>
    <w:p w14:paraId="6FEA0DF3" w14:textId="394C2D44" w:rsidR="00C84C84" w:rsidRPr="00C84C84" w:rsidRDefault="00C2096C" w:rsidP="00C84C84">
      <w:pPr>
        <w:pStyle w:val="Code"/>
        <w:rPr>
          <w:highlight w:val="white"/>
        </w:rPr>
      </w:pPr>
      <w:r>
        <w:rPr>
          <w:highlight w:val="white"/>
        </w:rPr>
        <w:t xml:space="preserve">        </w:t>
      </w:r>
      <w:r w:rsidR="00C84C84" w:rsidRPr="00C84C84">
        <w:rPr>
          <w:highlight w:val="white"/>
        </w:rPr>
        <w:t>TypeCast.ImplicitCast(rightExpression, Type.UnsignedCharType);</w:t>
      </w:r>
    </w:p>
    <w:p w14:paraId="01260AC2" w14:textId="2864BC10" w:rsidR="00C84C84" w:rsidRPr="00C84C84" w:rsidRDefault="00200F61" w:rsidP="00200F61">
      <w:pPr>
        <w:rPr>
          <w:highlight w:val="white"/>
        </w:rPr>
      </w:pPr>
      <w:r>
        <w:rPr>
          <w:highlight w:val="white"/>
        </w:rPr>
        <w:t>The final short list is simple the short lists of the left and right expression.</w:t>
      </w:r>
    </w:p>
    <w:p w14:paraId="2B77621C" w14:textId="77777777" w:rsidR="00C84C84" w:rsidRPr="00C84C84" w:rsidRDefault="00C84C84" w:rsidP="00C84C84">
      <w:pPr>
        <w:pStyle w:val="Code"/>
        <w:rPr>
          <w:highlight w:val="white"/>
        </w:rPr>
      </w:pPr>
      <w:r w:rsidRPr="00C84C84">
        <w:rPr>
          <w:highlight w:val="white"/>
        </w:rPr>
        <w:t xml:space="preserve">      List&lt;MiddleCode&gt; shortList = new List&lt;MiddleCode&gt;();</w:t>
      </w:r>
    </w:p>
    <w:p w14:paraId="1DFB9767" w14:textId="77777777" w:rsidR="00C84C84" w:rsidRPr="00C84C84" w:rsidRDefault="00C84C84" w:rsidP="00C84C84">
      <w:pPr>
        <w:pStyle w:val="Code"/>
        <w:rPr>
          <w:highlight w:val="white"/>
        </w:rPr>
      </w:pPr>
      <w:r w:rsidRPr="00C84C84">
        <w:rPr>
          <w:highlight w:val="white"/>
        </w:rPr>
        <w:t xml:space="preserve">      shortList.AddRange(leftExpression.ShortList);</w:t>
      </w:r>
    </w:p>
    <w:p w14:paraId="57EC177B" w14:textId="77777777" w:rsidR="00C84C84" w:rsidRPr="00C84C84" w:rsidRDefault="00C84C84" w:rsidP="00C84C84">
      <w:pPr>
        <w:pStyle w:val="Code"/>
        <w:rPr>
          <w:highlight w:val="white"/>
        </w:rPr>
      </w:pPr>
      <w:r w:rsidRPr="00C84C84">
        <w:rPr>
          <w:highlight w:val="white"/>
        </w:rPr>
        <w:t xml:space="preserve">      shortList.AddRange(rightExpression.ShortList);</w:t>
      </w:r>
    </w:p>
    <w:p w14:paraId="33886BD4" w14:textId="77777777" w:rsidR="006C02E4" w:rsidRPr="00C84C84" w:rsidRDefault="006C02E4" w:rsidP="006C02E4">
      <w:pPr>
        <w:rPr>
          <w:highlight w:val="white"/>
        </w:rPr>
      </w:pPr>
      <w:r>
        <w:rPr>
          <w:highlight w:val="white"/>
        </w:rPr>
        <w:t>The final short list is simple the short lists of the left and right expression.</w:t>
      </w:r>
    </w:p>
    <w:p w14:paraId="1A5A384D" w14:textId="77777777" w:rsidR="00C84C84" w:rsidRPr="00C84C84" w:rsidRDefault="00C84C84" w:rsidP="00C84C84">
      <w:pPr>
        <w:pStyle w:val="Code"/>
        <w:rPr>
          <w:highlight w:val="white"/>
        </w:rPr>
      </w:pPr>
      <w:r w:rsidRPr="00C84C84">
        <w:rPr>
          <w:highlight w:val="white"/>
        </w:rPr>
        <w:t xml:space="preserve">      List&lt;MiddleCode&gt; longList = new List&lt;MiddleCode&gt;();</w:t>
      </w:r>
    </w:p>
    <w:p w14:paraId="122EA663" w14:textId="77777777" w:rsidR="00C84C84" w:rsidRPr="00C84C84" w:rsidRDefault="00C84C84" w:rsidP="00C84C84">
      <w:pPr>
        <w:pStyle w:val="Code"/>
        <w:rPr>
          <w:highlight w:val="white"/>
        </w:rPr>
      </w:pPr>
      <w:r w:rsidRPr="00C84C84">
        <w:rPr>
          <w:highlight w:val="white"/>
        </w:rPr>
        <w:t xml:space="preserve">      longList.AddRange(leftExpression.LongList);</w:t>
      </w:r>
    </w:p>
    <w:p w14:paraId="22B1D139" w14:textId="77777777" w:rsidR="00C84C84" w:rsidRPr="00C84C84" w:rsidRDefault="00C84C84" w:rsidP="00C84C84">
      <w:pPr>
        <w:pStyle w:val="Code"/>
        <w:rPr>
          <w:highlight w:val="white"/>
        </w:rPr>
      </w:pPr>
      <w:r w:rsidRPr="00C84C84">
        <w:rPr>
          <w:highlight w:val="white"/>
        </w:rPr>
        <w:t xml:space="preserve">      longList.AddRange(rightExpression.LongList);</w:t>
      </w:r>
    </w:p>
    <w:p w14:paraId="6F5E27FB" w14:textId="2501616D" w:rsidR="00B57FA8" w:rsidRPr="00C84C84" w:rsidRDefault="00B57FA8" w:rsidP="00B57FA8">
      <w:pPr>
        <w:rPr>
          <w:highlight w:val="white"/>
        </w:rPr>
      </w:pPr>
      <w:r>
        <w:rPr>
          <w:highlight w:val="white"/>
        </w:rPr>
        <w:t>The final long list is the short lists of the left and right expression, and the shift operation.</w:t>
      </w:r>
    </w:p>
    <w:p w14:paraId="10FFCCAD" w14:textId="77777777" w:rsidR="00C84C84" w:rsidRPr="00C84C84" w:rsidRDefault="00C84C84" w:rsidP="00C84C84">
      <w:pPr>
        <w:pStyle w:val="Code"/>
        <w:rPr>
          <w:highlight w:val="white"/>
        </w:rPr>
      </w:pPr>
      <w:r w:rsidRPr="00C84C84">
        <w:rPr>
          <w:highlight w:val="white"/>
        </w:rPr>
        <w:t xml:space="preserve">      Symbol resultSymbol = new Symbol(leftExpression.Symbol.Type);</w:t>
      </w:r>
    </w:p>
    <w:p w14:paraId="1E734F62" w14:textId="77777777" w:rsidR="00C2096C" w:rsidRDefault="00C84C84" w:rsidP="00C84C84">
      <w:pPr>
        <w:pStyle w:val="Code"/>
        <w:rPr>
          <w:highlight w:val="white"/>
        </w:rPr>
      </w:pPr>
      <w:r w:rsidRPr="00C84C84">
        <w:rPr>
          <w:highlight w:val="white"/>
        </w:rPr>
        <w:t xml:space="preserve">      AddMiddleCode(longList, middleOp, resultSymbol,</w:t>
      </w:r>
    </w:p>
    <w:p w14:paraId="405BB7FA" w14:textId="1F7710C6" w:rsidR="00C84C84" w:rsidRPr="00C84C84" w:rsidRDefault="00C2096C" w:rsidP="00C84C84">
      <w:pPr>
        <w:pStyle w:val="Code"/>
        <w:rPr>
          <w:highlight w:val="white"/>
        </w:rPr>
      </w:pPr>
      <w:r>
        <w:rPr>
          <w:highlight w:val="white"/>
        </w:rPr>
        <w:t xml:space="preserve">                    </w:t>
      </w:r>
      <w:r w:rsidR="00C84C84" w:rsidRPr="00C84C84">
        <w:rPr>
          <w:highlight w:val="white"/>
        </w:rPr>
        <w:t>leftExpression.Symbol, rightExpression.Symbol);</w:t>
      </w:r>
    </w:p>
    <w:p w14:paraId="19ADD554" w14:textId="77777777" w:rsidR="00C84C84" w:rsidRPr="00C84C84" w:rsidRDefault="00C84C84" w:rsidP="00C84C84">
      <w:pPr>
        <w:pStyle w:val="Code"/>
        <w:rPr>
          <w:highlight w:val="white"/>
        </w:rPr>
      </w:pPr>
      <w:r w:rsidRPr="00C84C84">
        <w:rPr>
          <w:highlight w:val="white"/>
        </w:rPr>
        <w:lastRenderedPageBreak/>
        <w:t xml:space="preserve">      return (new Expression(resultSymbol, shortList, longList));</w:t>
      </w:r>
    </w:p>
    <w:p w14:paraId="3CDDB362" w14:textId="77777777" w:rsidR="00C84C84" w:rsidRPr="00C84C84" w:rsidRDefault="00C84C84" w:rsidP="00C84C84">
      <w:pPr>
        <w:pStyle w:val="Code"/>
        <w:rPr>
          <w:highlight w:val="white"/>
        </w:rPr>
      </w:pPr>
      <w:r w:rsidRPr="00C84C84">
        <w:rPr>
          <w:highlight w:val="white"/>
        </w:rPr>
        <w:t xml:space="preserve">    }</w:t>
      </w:r>
    </w:p>
    <w:p w14:paraId="20379577" w14:textId="77777777" w:rsidR="00C84C84" w:rsidRPr="00C84C84" w:rsidRDefault="00C84C84" w:rsidP="00C84C84">
      <w:pPr>
        <w:pStyle w:val="Code"/>
        <w:rPr>
          <w:highlight w:val="white"/>
        </w:rPr>
      </w:pPr>
    </w:p>
    <w:p w14:paraId="1F9D2E81" w14:textId="77777777" w:rsidR="00810376" w:rsidRPr="00810376" w:rsidRDefault="00810376" w:rsidP="00C84C84">
      <w:pPr>
        <w:pStyle w:val="Code"/>
      </w:pPr>
    </w:p>
    <w:p w14:paraId="5B11A049" w14:textId="24754F8F" w:rsidR="00E863B5" w:rsidRPr="00E863B5" w:rsidRDefault="00E863B5" w:rsidP="00E863B5">
      <w:pPr>
        <w:pStyle w:val="Rubrik3"/>
        <w:numPr>
          <w:ilvl w:val="2"/>
          <w:numId w:val="126"/>
        </w:numPr>
      </w:pPr>
      <w:r>
        <w:t>Equality and Relation Expressions</w:t>
      </w:r>
    </w:p>
    <w:p w14:paraId="738AC9CC" w14:textId="6EB02FBE" w:rsidR="00683F88" w:rsidRDefault="00C65C11" w:rsidP="00683F88">
      <w:pPr>
        <w:rPr>
          <w:color w:val="auto"/>
        </w:rPr>
      </w:pPr>
      <w:r>
        <w:t>Values of a</w:t>
      </w:r>
      <w:r w:rsidR="00683F88">
        <w:t xml:space="preserve">ll types except structs or unions can be compared with </w:t>
      </w:r>
      <w:r>
        <w:t>equality</w:t>
      </w:r>
      <w:r w:rsidR="00683F88">
        <w:t xml:space="preserve"> and </w:t>
      </w:r>
      <w:r>
        <w:t xml:space="preserve">inequality </w:t>
      </w:r>
      <w:r w:rsidR="00683F88">
        <w:t>operator.</w:t>
      </w:r>
      <w:r w:rsidR="004442D5">
        <w:t xml:space="preserve"> </w:t>
      </w:r>
      <w:r w:rsidR="00683F88">
        <w:t xml:space="preserve">All arithmetic and pointer </w:t>
      </w:r>
      <w:r w:rsidR="004442D5">
        <w:t>values</w:t>
      </w:r>
      <w:r w:rsidR="00683F88">
        <w:t xml:space="preserve"> can be compared with relation operators.</w:t>
      </w:r>
      <w:r w:rsidR="00D76F88">
        <w:t xml:space="preserve"> The equality operators have higher precedence than the relation operators, but they </w:t>
      </w:r>
      <w:r w:rsidR="0045761E">
        <w:t>call the same method</w:t>
      </w:r>
      <w:r w:rsidR="00BC714C">
        <w:t>:</w:t>
      </w:r>
      <w:r w:rsidR="00F96374">
        <w:t xml:space="preserve"> </w:t>
      </w:r>
      <w:r w:rsidR="00F96374" w:rsidRPr="00F96374">
        <w:rPr>
          <w:rStyle w:val="KeyWord0"/>
          <w:highlight w:val="white"/>
        </w:rPr>
        <w:t>RelationalExpression</w:t>
      </w:r>
      <w:r w:rsidR="001501D6">
        <w:rPr>
          <w:highlight w:val="white"/>
        </w:rPr>
        <w:t xml:space="preserve"> </w:t>
      </w:r>
      <w:r w:rsidR="00F96374">
        <w:rPr>
          <w:highlight w:val="white"/>
        </w:rPr>
        <w:t xml:space="preserve">in </w:t>
      </w:r>
      <w:r w:rsidR="00F96374" w:rsidRPr="00F96374">
        <w:rPr>
          <w:rStyle w:val="KeyWord0"/>
          <w:highlight w:val="white"/>
        </w:rPr>
        <w:t>MiddleCodeGenerator</w:t>
      </w:r>
      <w:r w:rsidR="00F96374" w:rsidRPr="00AF7DB6">
        <w:rPr>
          <w:highlight w:val="white"/>
        </w:rPr>
        <w:t>.</w:t>
      </w:r>
    </w:p>
    <w:p w14:paraId="605D18A1" w14:textId="77777777" w:rsidR="00951280" w:rsidRPr="00EC76D5" w:rsidRDefault="00951280" w:rsidP="00951280">
      <w:pPr>
        <w:pStyle w:val="CodeHeader"/>
      </w:pPr>
      <w:r>
        <w:t>MainParser.gppg</w:t>
      </w:r>
    </w:p>
    <w:p w14:paraId="128A3AC1" w14:textId="77777777" w:rsidR="00AF7DB6" w:rsidRPr="00AF7DB6" w:rsidRDefault="00AF7DB6" w:rsidP="00AF7DB6">
      <w:pPr>
        <w:pStyle w:val="Code"/>
        <w:rPr>
          <w:highlight w:val="white"/>
        </w:rPr>
      </w:pPr>
      <w:r w:rsidRPr="00AF7DB6">
        <w:rPr>
          <w:highlight w:val="white"/>
        </w:rPr>
        <w:t>equality_expression:</w:t>
      </w:r>
    </w:p>
    <w:p w14:paraId="5BFCB3B0" w14:textId="77777777" w:rsidR="00AF7DB6" w:rsidRPr="00AF7DB6" w:rsidRDefault="00AF7DB6" w:rsidP="00AF7DB6">
      <w:pPr>
        <w:pStyle w:val="Code"/>
        <w:rPr>
          <w:highlight w:val="white"/>
        </w:rPr>
      </w:pPr>
      <w:r w:rsidRPr="00AF7DB6">
        <w:rPr>
          <w:highlight w:val="white"/>
        </w:rPr>
        <w:t xml:space="preserve">    relation_expression {</w:t>
      </w:r>
    </w:p>
    <w:p w14:paraId="08863BE9" w14:textId="77777777" w:rsidR="00AF7DB6" w:rsidRPr="00AF7DB6" w:rsidRDefault="00AF7DB6" w:rsidP="00AF7DB6">
      <w:pPr>
        <w:pStyle w:val="Code"/>
        <w:rPr>
          <w:highlight w:val="white"/>
        </w:rPr>
      </w:pPr>
      <w:r w:rsidRPr="00AF7DB6">
        <w:rPr>
          <w:highlight w:val="white"/>
        </w:rPr>
        <w:t xml:space="preserve">      $$ = $1;</w:t>
      </w:r>
    </w:p>
    <w:p w14:paraId="20B50C60" w14:textId="77777777" w:rsidR="00AF7DB6" w:rsidRPr="00AF7DB6" w:rsidRDefault="00AF7DB6" w:rsidP="00AF7DB6">
      <w:pPr>
        <w:pStyle w:val="Code"/>
        <w:rPr>
          <w:highlight w:val="white"/>
        </w:rPr>
      </w:pPr>
      <w:r w:rsidRPr="00AF7DB6">
        <w:rPr>
          <w:highlight w:val="white"/>
        </w:rPr>
        <w:t xml:space="preserve">    }</w:t>
      </w:r>
    </w:p>
    <w:p w14:paraId="5CA8713A" w14:textId="77777777" w:rsidR="00AF7DB6" w:rsidRPr="00AF7DB6" w:rsidRDefault="00AF7DB6" w:rsidP="00AF7DB6">
      <w:pPr>
        <w:pStyle w:val="Code"/>
        <w:rPr>
          <w:highlight w:val="white"/>
        </w:rPr>
      </w:pPr>
      <w:r w:rsidRPr="00AF7DB6">
        <w:rPr>
          <w:highlight w:val="white"/>
        </w:rPr>
        <w:t xml:space="preserve">  | equality_expression equality_operator relation_expression {</w:t>
      </w:r>
    </w:p>
    <w:p w14:paraId="0B23A183" w14:textId="68F903AD" w:rsidR="00A13B63" w:rsidRPr="00AF7DB6" w:rsidRDefault="00A13B63" w:rsidP="00A13B63">
      <w:pPr>
        <w:pStyle w:val="Code"/>
        <w:rPr>
          <w:highlight w:val="white"/>
        </w:rPr>
      </w:pPr>
      <w:r w:rsidRPr="00AF7DB6">
        <w:rPr>
          <w:highlight w:val="white"/>
        </w:rPr>
        <w:t xml:space="preserve">      $$ = MiddleCodeGenerator.RelationalExpression($</w:t>
      </w:r>
      <w:r w:rsidR="001A5B23">
        <w:rPr>
          <w:highlight w:val="white"/>
        </w:rPr>
        <w:t>2</w:t>
      </w:r>
      <w:r w:rsidRPr="00AF7DB6">
        <w:rPr>
          <w:highlight w:val="white"/>
        </w:rPr>
        <w:t>, $</w:t>
      </w:r>
      <w:r w:rsidR="00FC0691">
        <w:rPr>
          <w:highlight w:val="white"/>
        </w:rPr>
        <w:t>1</w:t>
      </w:r>
      <w:r w:rsidRPr="00AF7DB6">
        <w:rPr>
          <w:highlight w:val="white"/>
        </w:rPr>
        <w:t>, $3);</w:t>
      </w:r>
    </w:p>
    <w:p w14:paraId="05831452" w14:textId="77777777" w:rsidR="00AF7DB6" w:rsidRPr="00AF7DB6" w:rsidRDefault="00AF7DB6" w:rsidP="00AF7DB6">
      <w:pPr>
        <w:pStyle w:val="Code"/>
        <w:rPr>
          <w:highlight w:val="white"/>
        </w:rPr>
      </w:pPr>
      <w:r w:rsidRPr="00AF7DB6">
        <w:rPr>
          <w:highlight w:val="white"/>
        </w:rPr>
        <w:t xml:space="preserve">    };</w:t>
      </w:r>
    </w:p>
    <w:p w14:paraId="10AF41A5" w14:textId="77777777" w:rsidR="00AF7DB6" w:rsidRPr="00AF7DB6" w:rsidRDefault="00AF7DB6" w:rsidP="00AF7DB6">
      <w:pPr>
        <w:pStyle w:val="Code"/>
        <w:rPr>
          <w:highlight w:val="white"/>
        </w:rPr>
      </w:pPr>
    </w:p>
    <w:p w14:paraId="2E75FEBB" w14:textId="77777777" w:rsidR="00AF7DB6" w:rsidRPr="00AF7DB6" w:rsidRDefault="00AF7DB6" w:rsidP="00AF7DB6">
      <w:pPr>
        <w:pStyle w:val="Code"/>
        <w:rPr>
          <w:highlight w:val="white"/>
        </w:rPr>
      </w:pPr>
      <w:r w:rsidRPr="00AF7DB6">
        <w:rPr>
          <w:highlight w:val="white"/>
        </w:rPr>
        <w:t>equality_operator:</w:t>
      </w:r>
    </w:p>
    <w:p w14:paraId="7FBA10B7" w14:textId="77777777" w:rsidR="00AF7DB6" w:rsidRPr="00AF7DB6" w:rsidRDefault="00AF7DB6" w:rsidP="00AF7DB6">
      <w:pPr>
        <w:pStyle w:val="Code"/>
        <w:rPr>
          <w:highlight w:val="white"/>
        </w:rPr>
      </w:pPr>
      <w:r w:rsidRPr="00AF7DB6">
        <w:rPr>
          <w:highlight w:val="white"/>
        </w:rPr>
        <w:t xml:space="preserve">    EQUAL     { $$ = MiddleOperator.Equal;    }</w:t>
      </w:r>
    </w:p>
    <w:p w14:paraId="202032F2" w14:textId="77777777" w:rsidR="00AF7DB6" w:rsidRPr="00AF7DB6" w:rsidRDefault="00AF7DB6" w:rsidP="00AF7DB6">
      <w:pPr>
        <w:pStyle w:val="Code"/>
        <w:rPr>
          <w:highlight w:val="white"/>
        </w:rPr>
      </w:pPr>
      <w:r w:rsidRPr="00AF7DB6">
        <w:rPr>
          <w:highlight w:val="white"/>
        </w:rPr>
        <w:t xml:space="preserve">  | NOT_EQUAL { $$ = MiddleOperator.NotEqual; };</w:t>
      </w:r>
    </w:p>
    <w:p w14:paraId="0E4F2823" w14:textId="77777777" w:rsidR="00AF7DB6" w:rsidRPr="00AF7DB6" w:rsidRDefault="00AF7DB6" w:rsidP="00AF7DB6">
      <w:pPr>
        <w:pStyle w:val="Code"/>
        <w:rPr>
          <w:highlight w:val="white"/>
        </w:rPr>
      </w:pPr>
    </w:p>
    <w:p w14:paraId="0DC37F5D" w14:textId="77777777" w:rsidR="00AF7DB6" w:rsidRPr="00AF7DB6" w:rsidRDefault="00AF7DB6" w:rsidP="00AF7DB6">
      <w:pPr>
        <w:pStyle w:val="Code"/>
        <w:rPr>
          <w:highlight w:val="white"/>
        </w:rPr>
      </w:pPr>
      <w:r w:rsidRPr="00AF7DB6">
        <w:rPr>
          <w:highlight w:val="white"/>
        </w:rPr>
        <w:t>relation_expression:</w:t>
      </w:r>
    </w:p>
    <w:p w14:paraId="1FF9D28D" w14:textId="77777777" w:rsidR="00AF7DB6" w:rsidRPr="00AF7DB6" w:rsidRDefault="00AF7DB6" w:rsidP="00AF7DB6">
      <w:pPr>
        <w:pStyle w:val="Code"/>
        <w:rPr>
          <w:highlight w:val="white"/>
        </w:rPr>
      </w:pPr>
      <w:r w:rsidRPr="00AF7DB6">
        <w:rPr>
          <w:highlight w:val="white"/>
        </w:rPr>
        <w:t xml:space="preserve">    shift_expression {</w:t>
      </w:r>
    </w:p>
    <w:p w14:paraId="4E0F34CD" w14:textId="77777777" w:rsidR="00AF7DB6" w:rsidRPr="00AF7DB6" w:rsidRDefault="00AF7DB6" w:rsidP="00AF7DB6">
      <w:pPr>
        <w:pStyle w:val="Code"/>
        <w:rPr>
          <w:highlight w:val="white"/>
        </w:rPr>
      </w:pPr>
      <w:r w:rsidRPr="00AF7DB6">
        <w:rPr>
          <w:highlight w:val="white"/>
        </w:rPr>
        <w:t xml:space="preserve">      $$ = $1;</w:t>
      </w:r>
    </w:p>
    <w:p w14:paraId="3869848D" w14:textId="77777777" w:rsidR="00AF7DB6" w:rsidRPr="00AF7DB6" w:rsidRDefault="00AF7DB6" w:rsidP="00AF7DB6">
      <w:pPr>
        <w:pStyle w:val="Code"/>
        <w:rPr>
          <w:highlight w:val="white"/>
        </w:rPr>
      </w:pPr>
      <w:r w:rsidRPr="00AF7DB6">
        <w:rPr>
          <w:highlight w:val="white"/>
        </w:rPr>
        <w:t xml:space="preserve">    }</w:t>
      </w:r>
    </w:p>
    <w:p w14:paraId="430ED42A" w14:textId="77777777" w:rsidR="00AF7DB6" w:rsidRPr="00AF7DB6" w:rsidRDefault="00AF7DB6" w:rsidP="00AF7DB6">
      <w:pPr>
        <w:pStyle w:val="Code"/>
        <w:rPr>
          <w:highlight w:val="white"/>
        </w:rPr>
      </w:pPr>
      <w:r w:rsidRPr="00AF7DB6">
        <w:rPr>
          <w:highlight w:val="white"/>
        </w:rPr>
        <w:t xml:space="preserve">  | relation_expression relation_operator shift_expression {</w:t>
      </w:r>
    </w:p>
    <w:p w14:paraId="0B3E91B1" w14:textId="2B266684" w:rsidR="00AF7DB6" w:rsidRPr="00AF7DB6" w:rsidRDefault="00AF7DB6" w:rsidP="00AF7DB6">
      <w:pPr>
        <w:pStyle w:val="Code"/>
        <w:rPr>
          <w:highlight w:val="white"/>
        </w:rPr>
      </w:pPr>
      <w:r w:rsidRPr="00AF7DB6">
        <w:rPr>
          <w:highlight w:val="white"/>
        </w:rPr>
        <w:t xml:space="preserve">      $$ = MiddleCodeGenerator.</w:t>
      </w:r>
      <w:r w:rsidR="00357BD3" w:rsidRPr="00AF7DB6">
        <w:rPr>
          <w:highlight w:val="white"/>
        </w:rPr>
        <w:t xml:space="preserve">RelationalExpression </w:t>
      </w:r>
      <w:r w:rsidRPr="00AF7DB6">
        <w:rPr>
          <w:highlight w:val="white"/>
        </w:rPr>
        <w:t>($</w:t>
      </w:r>
      <w:r w:rsidR="001A5B23">
        <w:rPr>
          <w:highlight w:val="white"/>
        </w:rPr>
        <w:t>2</w:t>
      </w:r>
      <w:r w:rsidRPr="00AF7DB6">
        <w:rPr>
          <w:highlight w:val="white"/>
        </w:rPr>
        <w:t>, $</w:t>
      </w:r>
      <w:r w:rsidR="001A5B23">
        <w:rPr>
          <w:highlight w:val="white"/>
        </w:rPr>
        <w:t>1</w:t>
      </w:r>
      <w:r w:rsidRPr="00AF7DB6">
        <w:rPr>
          <w:highlight w:val="white"/>
        </w:rPr>
        <w:t>, $3);</w:t>
      </w:r>
    </w:p>
    <w:p w14:paraId="7A67EE1E" w14:textId="77777777" w:rsidR="00AF7DB6" w:rsidRPr="00AF7DB6" w:rsidRDefault="00AF7DB6" w:rsidP="00AF7DB6">
      <w:pPr>
        <w:pStyle w:val="Code"/>
        <w:rPr>
          <w:highlight w:val="white"/>
        </w:rPr>
      </w:pPr>
      <w:r w:rsidRPr="00AF7DB6">
        <w:rPr>
          <w:highlight w:val="white"/>
        </w:rPr>
        <w:t xml:space="preserve">    };</w:t>
      </w:r>
    </w:p>
    <w:p w14:paraId="0026E54C" w14:textId="77777777" w:rsidR="00AF7DB6" w:rsidRPr="00AF7DB6" w:rsidRDefault="00AF7DB6" w:rsidP="00AF7DB6">
      <w:pPr>
        <w:pStyle w:val="Code"/>
        <w:rPr>
          <w:highlight w:val="white"/>
        </w:rPr>
      </w:pPr>
    </w:p>
    <w:p w14:paraId="6F373367" w14:textId="77777777" w:rsidR="00AF7DB6" w:rsidRPr="00AF7DB6" w:rsidRDefault="00AF7DB6" w:rsidP="00AF7DB6">
      <w:pPr>
        <w:pStyle w:val="Code"/>
        <w:rPr>
          <w:highlight w:val="white"/>
        </w:rPr>
      </w:pPr>
      <w:r w:rsidRPr="00AF7DB6">
        <w:rPr>
          <w:highlight w:val="white"/>
        </w:rPr>
        <w:t>relation_operator:</w:t>
      </w:r>
    </w:p>
    <w:p w14:paraId="33BBE95C" w14:textId="57D2987E" w:rsidR="00AF7DB6" w:rsidRPr="00AF7DB6" w:rsidRDefault="00AF7DB6" w:rsidP="00AF7DB6">
      <w:pPr>
        <w:pStyle w:val="Code"/>
        <w:rPr>
          <w:highlight w:val="white"/>
        </w:rPr>
      </w:pPr>
      <w:r w:rsidRPr="00AF7DB6">
        <w:rPr>
          <w:highlight w:val="white"/>
        </w:rPr>
        <w:t xml:space="preserve">    LESS_THAN          { $$ = MiddleOperator.SignedLessThan;       </w:t>
      </w:r>
      <w:r w:rsidR="001A5B23">
        <w:rPr>
          <w:highlight w:val="white"/>
        </w:rPr>
        <w:t xml:space="preserve">  </w:t>
      </w:r>
      <w:r w:rsidRPr="00AF7DB6">
        <w:rPr>
          <w:highlight w:val="white"/>
        </w:rPr>
        <w:t>}</w:t>
      </w:r>
    </w:p>
    <w:p w14:paraId="4AF448B6" w14:textId="571B5116" w:rsidR="00AF7DB6" w:rsidRPr="00AF7DB6" w:rsidRDefault="00AF7DB6" w:rsidP="00AF7DB6">
      <w:pPr>
        <w:pStyle w:val="Code"/>
        <w:rPr>
          <w:highlight w:val="white"/>
        </w:rPr>
      </w:pPr>
      <w:r w:rsidRPr="00AF7DB6">
        <w:rPr>
          <w:highlight w:val="white"/>
        </w:rPr>
        <w:t xml:space="preserve">  | LESS_THAN_EQUAL    { $$ = MiddleOperator.SignedLessThanEqual; </w:t>
      </w:r>
      <w:r w:rsidR="001A5B23">
        <w:rPr>
          <w:highlight w:val="white"/>
        </w:rPr>
        <w:t xml:space="preserve">  </w:t>
      </w:r>
      <w:r w:rsidRPr="00AF7DB6">
        <w:rPr>
          <w:highlight w:val="white"/>
        </w:rPr>
        <w:t xml:space="preserve"> }</w:t>
      </w:r>
    </w:p>
    <w:p w14:paraId="1896433D" w14:textId="4F161A61" w:rsidR="00AF7DB6" w:rsidRPr="00AF7DB6" w:rsidRDefault="00AF7DB6" w:rsidP="00AF7DB6">
      <w:pPr>
        <w:pStyle w:val="Code"/>
        <w:rPr>
          <w:highlight w:val="white"/>
        </w:rPr>
      </w:pPr>
      <w:r w:rsidRPr="00AF7DB6">
        <w:rPr>
          <w:highlight w:val="white"/>
        </w:rPr>
        <w:t xml:space="preserve">  | GREATER_THAN       { $$ = MiddleOperator.SignedGreaterThan; </w:t>
      </w:r>
      <w:r w:rsidR="001A5B23">
        <w:rPr>
          <w:highlight w:val="white"/>
        </w:rPr>
        <w:t xml:space="preserve">  </w:t>
      </w:r>
      <w:r w:rsidRPr="00AF7DB6">
        <w:rPr>
          <w:highlight w:val="white"/>
        </w:rPr>
        <w:t xml:space="preserve">   }</w:t>
      </w:r>
    </w:p>
    <w:p w14:paraId="525CFED1" w14:textId="43324269" w:rsidR="00951280" w:rsidRPr="00AF7DB6" w:rsidRDefault="00AF7DB6" w:rsidP="00AF7DB6">
      <w:pPr>
        <w:pStyle w:val="Code"/>
        <w:rPr>
          <w:highlight w:val="white"/>
        </w:rPr>
      </w:pPr>
      <w:r w:rsidRPr="00AF7DB6">
        <w:rPr>
          <w:highlight w:val="white"/>
        </w:rPr>
        <w:t xml:space="preserve">  | GREATER_THAN_EQUAL { $$</w:t>
      </w:r>
      <w:r w:rsidR="001A5B23">
        <w:rPr>
          <w:highlight w:val="white"/>
        </w:rPr>
        <w:t xml:space="preserve"> </w:t>
      </w:r>
      <w:r w:rsidRPr="00AF7DB6">
        <w:rPr>
          <w:highlight w:val="white"/>
        </w:rPr>
        <w:t>=</w:t>
      </w:r>
      <w:r w:rsidR="001A5B23">
        <w:rPr>
          <w:highlight w:val="white"/>
        </w:rPr>
        <w:t xml:space="preserve"> </w:t>
      </w:r>
      <w:r w:rsidRPr="00AF7DB6">
        <w:rPr>
          <w:highlight w:val="white"/>
        </w:rPr>
        <w:t>MiddleOperator.SignedGreaterThanEqual;</w:t>
      </w:r>
      <w:r w:rsidR="001A5B23">
        <w:rPr>
          <w:highlight w:val="white"/>
        </w:rPr>
        <w:t xml:space="preserve"> </w:t>
      </w:r>
      <w:r w:rsidRPr="00AF7DB6">
        <w:rPr>
          <w:highlight w:val="white"/>
        </w:rPr>
        <w:t>};</w:t>
      </w:r>
    </w:p>
    <w:p w14:paraId="17F7891E" w14:textId="5460327B" w:rsidR="00B045AA" w:rsidRDefault="00C76FBD" w:rsidP="00C76FBD">
      <w:pPr>
        <w:pStyle w:val="CodeHeader"/>
      </w:pPr>
      <w:r>
        <w:t>MiddleCodeGenerator.cs</w:t>
      </w:r>
    </w:p>
    <w:p w14:paraId="616FC334" w14:textId="77777777" w:rsidR="00120793" w:rsidRPr="00120793" w:rsidRDefault="00120793" w:rsidP="00120793">
      <w:pPr>
        <w:pStyle w:val="Code"/>
        <w:rPr>
          <w:highlight w:val="white"/>
        </w:rPr>
      </w:pPr>
      <w:r w:rsidRPr="00120793">
        <w:rPr>
          <w:highlight w:val="white"/>
        </w:rPr>
        <w:t xml:space="preserve">    public static Expression RelationalExpression(MiddleOperator middleOp,</w:t>
      </w:r>
    </w:p>
    <w:p w14:paraId="17A08134" w14:textId="77777777" w:rsidR="00120793" w:rsidRPr="00120793" w:rsidRDefault="00120793" w:rsidP="00120793">
      <w:pPr>
        <w:pStyle w:val="Code"/>
        <w:rPr>
          <w:highlight w:val="white"/>
        </w:rPr>
      </w:pPr>
      <w:r w:rsidRPr="00120793">
        <w:rPr>
          <w:highlight w:val="white"/>
        </w:rPr>
        <w:t xml:space="preserve">                                                  Expression leftExpression,</w:t>
      </w:r>
    </w:p>
    <w:p w14:paraId="0389742C" w14:textId="77777777" w:rsidR="00120793" w:rsidRPr="00120793" w:rsidRDefault="00120793" w:rsidP="00120793">
      <w:pPr>
        <w:pStyle w:val="Code"/>
        <w:rPr>
          <w:highlight w:val="white"/>
        </w:rPr>
      </w:pPr>
      <w:r w:rsidRPr="00120793">
        <w:rPr>
          <w:highlight w:val="white"/>
        </w:rPr>
        <w:t xml:space="preserve">                                                  Expression rightExpression){</w:t>
      </w:r>
    </w:p>
    <w:p w14:paraId="0EC41729" w14:textId="26B3A741" w:rsidR="00120793" w:rsidRDefault="00120793" w:rsidP="00120793">
      <w:pPr>
        <w:rPr>
          <w:highlight w:val="white"/>
        </w:rPr>
      </w:pPr>
      <w:r>
        <w:rPr>
          <w:highlight w:val="white"/>
        </w:rPr>
        <w:t xml:space="preserve">First, we check the types of the expression. </w:t>
      </w:r>
      <w:r w:rsidR="00CC17BE">
        <w:rPr>
          <w:highlight w:val="white"/>
        </w:rPr>
        <w:t>Everything except struct or union can be compared.</w:t>
      </w:r>
    </w:p>
    <w:p w14:paraId="4B3A6C03" w14:textId="77777777" w:rsidR="00120793" w:rsidRPr="00120793" w:rsidRDefault="00120793" w:rsidP="00120793">
      <w:pPr>
        <w:pStyle w:val="Code"/>
        <w:rPr>
          <w:highlight w:val="white"/>
        </w:rPr>
      </w:pPr>
      <w:r w:rsidRPr="00120793">
        <w:rPr>
          <w:highlight w:val="white"/>
        </w:rPr>
        <w:t xml:space="preserve">      Assert.Error(!leftExpression.Symbol.Type.IsStructOrUnion(),</w:t>
      </w:r>
    </w:p>
    <w:p w14:paraId="1B4E997E" w14:textId="77777777" w:rsidR="00120793" w:rsidRPr="00120793" w:rsidRDefault="00120793" w:rsidP="00120793">
      <w:pPr>
        <w:pStyle w:val="Code"/>
        <w:rPr>
          <w:highlight w:val="white"/>
        </w:rPr>
      </w:pPr>
      <w:r w:rsidRPr="00120793">
        <w:rPr>
          <w:highlight w:val="white"/>
        </w:rPr>
        <w:t xml:space="preserve">                    leftExpression,</w:t>
      </w:r>
    </w:p>
    <w:p w14:paraId="3163278E" w14:textId="5368503C" w:rsidR="00120793" w:rsidRPr="00120793" w:rsidRDefault="00120793" w:rsidP="00120793">
      <w:pPr>
        <w:pStyle w:val="Code"/>
        <w:rPr>
          <w:highlight w:val="white"/>
        </w:rPr>
      </w:pPr>
      <w:r w:rsidRPr="00120793">
        <w:rPr>
          <w:highlight w:val="white"/>
        </w:rPr>
        <w:t xml:space="preserve">                    Message.Invalid_type_in_expression);</w:t>
      </w:r>
    </w:p>
    <w:p w14:paraId="43F12F94" w14:textId="77777777" w:rsidR="00120793" w:rsidRPr="00120793" w:rsidRDefault="00120793" w:rsidP="00120793">
      <w:pPr>
        <w:pStyle w:val="Code"/>
        <w:rPr>
          <w:highlight w:val="white"/>
        </w:rPr>
      </w:pPr>
      <w:r w:rsidRPr="00120793">
        <w:rPr>
          <w:highlight w:val="white"/>
        </w:rPr>
        <w:t xml:space="preserve">      Assert.Error(!rightExpression.Symbol.Type.IsStructOrUnion(),</w:t>
      </w:r>
    </w:p>
    <w:p w14:paraId="16BB1510" w14:textId="77777777" w:rsidR="00120793" w:rsidRPr="00120793" w:rsidRDefault="00120793" w:rsidP="00120793">
      <w:pPr>
        <w:pStyle w:val="Code"/>
        <w:rPr>
          <w:highlight w:val="white"/>
        </w:rPr>
      </w:pPr>
      <w:r w:rsidRPr="00120793">
        <w:rPr>
          <w:highlight w:val="white"/>
        </w:rPr>
        <w:t xml:space="preserve">                    rightExpression,</w:t>
      </w:r>
    </w:p>
    <w:p w14:paraId="2223C78D" w14:textId="14A7B760" w:rsidR="00120793" w:rsidRPr="00120793" w:rsidRDefault="00120793" w:rsidP="00120793">
      <w:pPr>
        <w:pStyle w:val="Code"/>
        <w:rPr>
          <w:highlight w:val="white"/>
        </w:rPr>
      </w:pPr>
      <w:r w:rsidRPr="00120793">
        <w:rPr>
          <w:highlight w:val="white"/>
        </w:rPr>
        <w:t xml:space="preserve">                    Message.Invalid_type_in_expression);</w:t>
      </w:r>
    </w:p>
    <w:p w14:paraId="51AB43AA" w14:textId="5ABD058F" w:rsidR="00120793" w:rsidRPr="00120793" w:rsidRDefault="00E573FF" w:rsidP="00F41E1C">
      <w:pPr>
        <w:rPr>
          <w:highlight w:val="white"/>
        </w:rPr>
      </w:pPr>
      <w:r>
        <w:rPr>
          <w:highlight w:val="white"/>
        </w:rPr>
        <w:t>The find the maximal type of the left and right expression types</w:t>
      </w:r>
      <w:r w:rsidR="008011E7">
        <w:rPr>
          <w:highlight w:val="white"/>
        </w:rPr>
        <w:t>, and type cast both the expressions to that type.</w:t>
      </w:r>
    </w:p>
    <w:p w14:paraId="324FA9A0" w14:textId="77777777" w:rsidR="00120793" w:rsidRPr="00120793" w:rsidRDefault="00120793" w:rsidP="00120793">
      <w:pPr>
        <w:pStyle w:val="Code"/>
        <w:rPr>
          <w:highlight w:val="white"/>
        </w:rPr>
      </w:pPr>
      <w:r w:rsidRPr="00120793">
        <w:rPr>
          <w:highlight w:val="white"/>
        </w:rPr>
        <w:t xml:space="preserve">      Type maxType = TypeCast.MaxType(leftExpression.Symbol.Type,</w:t>
      </w:r>
    </w:p>
    <w:p w14:paraId="352B22F0" w14:textId="77777777" w:rsidR="00120793" w:rsidRPr="00120793" w:rsidRDefault="00120793" w:rsidP="00120793">
      <w:pPr>
        <w:pStyle w:val="Code"/>
        <w:rPr>
          <w:highlight w:val="white"/>
        </w:rPr>
      </w:pPr>
      <w:r w:rsidRPr="00120793">
        <w:rPr>
          <w:highlight w:val="white"/>
        </w:rPr>
        <w:t xml:space="preserve">                                      rightExpression.Symbol.Type);</w:t>
      </w:r>
    </w:p>
    <w:p w14:paraId="52E8136C" w14:textId="77777777" w:rsidR="00120793" w:rsidRPr="00120793" w:rsidRDefault="00120793" w:rsidP="00120793">
      <w:pPr>
        <w:pStyle w:val="Code"/>
        <w:rPr>
          <w:highlight w:val="white"/>
        </w:rPr>
      </w:pPr>
    </w:p>
    <w:p w14:paraId="2C3E05F4" w14:textId="77777777" w:rsidR="00120793" w:rsidRPr="00120793" w:rsidRDefault="00120793" w:rsidP="00120793">
      <w:pPr>
        <w:pStyle w:val="Code"/>
        <w:rPr>
          <w:highlight w:val="white"/>
        </w:rPr>
      </w:pPr>
      <w:r w:rsidRPr="00120793">
        <w:rPr>
          <w:highlight w:val="white"/>
        </w:rPr>
        <w:t xml:space="preserve">      leftExpression = TypeCast.ImplicitCast(leftExpression, maxType);</w:t>
      </w:r>
    </w:p>
    <w:p w14:paraId="627734CF" w14:textId="77777777" w:rsidR="00120793" w:rsidRPr="00120793" w:rsidRDefault="00120793" w:rsidP="00120793">
      <w:pPr>
        <w:pStyle w:val="Code"/>
        <w:rPr>
          <w:highlight w:val="white"/>
        </w:rPr>
      </w:pPr>
      <w:r w:rsidRPr="00120793">
        <w:rPr>
          <w:highlight w:val="white"/>
        </w:rPr>
        <w:t xml:space="preserve">      rightExpression = TypeCast.ImplicitCast(rightExpression, maxType);</w:t>
      </w:r>
    </w:p>
    <w:p w14:paraId="1231DADE" w14:textId="7008D5B1" w:rsidR="00120793" w:rsidRPr="00120793" w:rsidRDefault="008A0CE0" w:rsidP="008A0CE0">
      <w:pPr>
        <w:rPr>
          <w:highlight w:val="white"/>
        </w:rPr>
      </w:pPr>
      <w:r>
        <w:rPr>
          <w:highlight w:val="white"/>
        </w:rPr>
        <w:t>The final short list is simply the short lists</w:t>
      </w:r>
      <w:r w:rsidR="00134D63">
        <w:rPr>
          <w:highlight w:val="white"/>
        </w:rPr>
        <w:t xml:space="preserve"> of the left end right expression</w:t>
      </w:r>
      <w:r>
        <w:rPr>
          <w:highlight w:val="white"/>
        </w:rPr>
        <w:t>.</w:t>
      </w:r>
    </w:p>
    <w:p w14:paraId="1DA63F2E" w14:textId="77777777" w:rsidR="00120793" w:rsidRPr="00120793" w:rsidRDefault="00120793" w:rsidP="00120793">
      <w:pPr>
        <w:pStyle w:val="Code"/>
        <w:rPr>
          <w:highlight w:val="white"/>
        </w:rPr>
      </w:pPr>
      <w:r w:rsidRPr="00120793">
        <w:rPr>
          <w:highlight w:val="white"/>
        </w:rPr>
        <w:t xml:space="preserve">      List&lt;MiddleCode&gt; shortList = new List&lt;MiddleCode&gt;();</w:t>
      </w:r>
    </w:p>
    <w:p w14:paraId="0DD29AF6" w14:textId="77777777" w:rsidR="00120793" w:rsidRPr="00120793" w:rsidRDefault="00120793" w:rsidP="00120793">
      <w:pPr>
        <w:pStyle w:val="Code"/>
        <w:rPr>
          <w:highlight w:val="white"/>
        </w:rPr>
      </w:pPr>
      <w:r w:rsidRPr="00120793">
        <w:rPr>
          <w:highlight w:val="white"/>
        </w:rPr>
        <w:t xml:space="preserve">      shortList.AddRange(leftExpression.ShortList);</w:t>
      </w:r>
    </w:p>
    <w:p w14:paraId="638F7B46" w14:textId="77777777" w:rsidR="00120793" w:rsidRPr="00120793" w:rsidRDefault="00120793" w:rsidP="00120793">
      <w:pPr>
        <w:pStyle w:val="Code"/>
        <w:rPr>
          <w:highlight w:val="white"/>
        </w:rPr>
      </w:pPr>
      <w:r w:rsidRPr="00120793">
        <w:rPr>
          <w:highlight w:val="white"/>
        </w:rPr>
        <w:t xml:space="preserve">      shortList.AddRange(rightExpression.ShortList);</w:t>
      </w:r>
    </w:p>
    <w:p w14:paraId="53BFEC62" w14:textId="4228A22D" w:rsidR="00612FFF" w:rsidRDefault="00CA285E" w:rsidP="00CA285E">
      <w:pPr>
        <w:rPr>
          <w:highlight w:val="white"/>
        </w:rPr>
      </w:pPr>
      <w:r>
        <w:rPr>
          <w:highlight w:val="white"/>
        </w:rPr>
        <w:t>If the maximal type is unsigned, we change to operator from signed to unsigned.</w:t>
      </w:r>
    </w:p>
    <w:p w14:paraId="4C2025BF" w14:textId="7F3C9F80" w:rsidR="00843493" w:rsidRPr="00120793" w:rsidRDefault="00843493" w:rsidP="00843493">
      <w:pPr>
        <w:pStyle w:val="Code"/>
        <w:rPr>
          <w:highlight w:val="white"/>
        </w:rPr>
      </w:pPr>
      <w:r w:rsidRPr="00120793">
        <w:rPr>
          <w:highlight w:val="white"/>
        </w:rPr>
        <w:t xml:space="preserve">      if (maxType.IsUnsigned()) {</w:t>
      </w:r>
    </w:p>
    <w:p w14:paraId="0854E49C" w14:textId="77777777" w:rsidR="00843493" w:rsidRPr="00120793" w:rsidRDefault="00843493" w:rsidP="00843493">
      <w:pPr>
        <w:pStyle w:val="Code"/>
        <w:rPr>
          <w:highlight w:val="white"/>
        </w:rPr>
      </w:pPr>
      <w:r w:rsidRPr="00120793">
        <w:rPr>
          <w:highlight w:val="white"/>
        </w:rPr>
        <w:t xml:space="preserve">        string name = Enum.GetName(typeof(MiddleOperator), middleOp);</w:t>
      </w:r>
    </w:p>
    <w:p w14:paraId="3BD2EE71" w14:textId="77777777" w:rsidR="00843493" w:rsidRPr="00120793" w:rsidRDefault="00843493" w:rsidP="00843493">
      <w:pPr>
        <w:pStyle w:val="Code"/>
        <w:rPr>
          <w:highlight w:val="white"/>
        </w:rPr>
      </w:pPr>
      <w:r w:rsidRPr="00120793">
        <w:rPr>
          <w:highlight w:val="white"/>
        </w:rPr>
        <w:t xml:space="preserve">        middleOp = (MiddleOperator) Enum.Parse(typeof(MiddleOperator),</w:t>
      </w:r>
    </w:p>
    <w:p w14:paraId="2612409D" w14:textId="77777777" w:rsidR="00843493" w:rsidRPr="00120793" w:rsidRDefault="00843493" w:rsidP="00843493">
      <w:pPr>
        <w:pStyle w:val="Code"/>
        <w:rPr>
          <w:highlight w:val="white"/>
        </w:rPr>
      </w:pPr>
      <w:r w:rsidRPr="00120793">
        <w:rPr>
          <w:highlight w:val="white"/>
        </w:rPr>
        <w:t xml:space="preserve">                                         name.Replace("Signed", "Unsigned"));</w:t>
      </w:r>
    </w:p>
    <w:p w14:paraId="7B05C55F" w14:textId="31D27E16" w:rsidR="00843493" w:rsidRPr="00120793" w:rsidRDefault="00843493" w:rsidP="00843493">
      <w:pPr>
        <w:pStyle w:val="Code"/>
        <w:rPr>
          <w:highlight w:val="white"/>
        </w:rPr>
      </w:pPr>
      <w:r w:rsidRPr="00120793">
        <w:rPr>
          <w:highlight w:val="white"/>
        </w:rPr>
        <w:t xml:space="preserve">      }</w:t>
      </w:r>
    </w:p>
    <w:p w14:paraId="12791735" w14:textId="1AA1B517" w:rsidR="00120793" w:rsidRPr="00120793" w:rsidRDefault="009517F2" w:rsidP="009517F2">
      <w:pPr>
        <w:rPr>
          <w:highlight w:val="white"/>
        </w:rPr>
      </w:pPr>
      <w:r>
        <w:rPr>
          <w:highlight w:val="white"/>
        </w:rPr>
        <w:t xml:space="preserve">The final </w:t>
      </w:r>
      <w:r w:rsidR="00F37AD2">
        <w:rPr>
          <w:highlight w:val="white"/>
        </w:rPr>
        <w:t>long</w:t>
      </w:r>
      <w:r>
        <w:rPr>
          <w:highlight w:val="white"/>
        </w:rPr>
        <w:t xml:space="preserve"> list is the </w:t>
      </w:r>
      <w:r w:rsidR="00516D26">
        <w:rPr>
          <w:highlight w:val="white"/>
        </w:rPr>
        <w:t>long</w:t>
      </w:r>
      <w:r>
        <w:rPr>
          <w:highlight w:val="white"/>
        </w:rPr>
        <w:t xml:space="preserve"> lists of the left end right expression</w:t>
      </w:r>
      <w:r w:rsidR="00BD323B">
        <w:rPr>
          <w:highlight w:val="white"/>
        </w:rPr>
        <w:t>, to begin with.</w:t>
      </w:r>
    </w:p>
    <w:p w14:paraId="4A7BF983" w14:textId="77777777" w:rsidR="00120793" w:rsidRPr="00120793" w:rsidRDefault="00120793" w:rsidP="00120793">
      <w:pPr>
        <w:pStyle w:val="Code"/>
        <w:rPr>
          <w:highlight w:val="white"/>
        </w:rPr>
      </w:pPr>
      <w:r w:rsidRPr="00120793">
        <w:rPr>
          <w:highlight w:val="white"/>
        </w:rPr>
        <w:t xml:space="preserve">      List&lt;MiddleCode&gt; longList = new List&lt;MiddleCode&gt;();</w:t>
      </w:r>
    </w:p>
    <w:p w14:paraId="111FE558" w14:textId="77777777" w:rsidR="00120793" w:rsidRPr="00120793" w:rsidRDefault="00120793" w:rsidP="00120793">
      <w:pPr>
        <w:pStyle w:val="Code"/>
        <w:rPr>
          <w:highlight w:val="white"/>
        </w:rPr>
      </w:pPr>
      <w:r w:rsidRPr="00120793">
        <w:rPr>
          <w:highlight w:val="white"/>
        </w:rPr>
        <w:t xml:space="preserve">      longList.AddRange(leftExpression.LongList);</w:t>
      </w:r>
    </w:p>
    <w:p w14:paraId="0FAE10C7" w14:textId="77777777" w:rsidR="00120793" w:rsidRPr="00120793" w:rsidRDefault="00120793" w:rsidP="00120793">
      <w:pPr>
        <w:pStyle w:val="Code"/>
        <w:rPr>
          <w:highlight w:val="white"/>
        </w:rPr>
      </w:pPr>
      <w:r w:rsidRPr="00120793">
        <w:rPr>
          <w:highlight w:val="white"/>
        </w:rPr>
        <w:t xml:space="preserve">      longList.AddRange(rightExpression.LongList);</w:t>
      </w:r>
    </w:p>
    <w:p w14:paraId="23C6516D" w14:textId="7E10AF99" w:rsidR="00120793" w:rsidRPr="00120793" w:rsidRDefault="003C730D" w:rsidP="009E18DD">
      <w:pPr>
        <w:rPr>
          <w:highlight w:val="white"/>
        </w:rPr>
      </w:pPr>
      <w:r>
        <w:rPr>
          <w:highlight w:val="white"/>
        </w:rPr>
        <w:t>We add tw</w:t>
      </w:r>
      <w:r w:rsidR="009B63FF">
        <w:rPr>
          <w:highlight w:val="white"/>
        </w:rPr>
        <w:t>o instruction to the long list. The first is an if-goto instruction</w:t>
      </w:r>
      <w:r w:rsidR="009E18DD">
        <w:rPr>
          <w:highlight w:val="white"/>
        </w:rPr>
        <w:t xml:space="preserve"> that we add to the true set</w:t>
      </w:r>
      <w:r w:rsidR="003222ED">
        <w:rPr>
          <w:highlight w:val="white"/>
        </w:rPr>
        <w:t xml:space="preserve">. </w:t>
      </w:r>
      <w:r w:rsidR="00B47F94">
        <w:rPr>
          <w:highlight w:val="white"/>
        </w:rPr>
        <w:t>I</w:t>
      </w:r>
      <w:r w:rsidR="003222ED">
        <w:rPr>
          <w:highlight w:val="white"/>
        </w:rPr>
        <w:t xml:space="preserve">f the expression is true, this instruction will jump to </w:t>
      </w:r>
      <w:r w:rsidR="001F4597">
        <w:rPr>
          <w:highlight w:val="white"/>
        </w:rPr>
        <w:t>the target that later will be backpatched into the instruction. In the same way, we add</w:t>
      </w:r>
      <w:r w:rsidR="006B1357">
        <w:rPr>
          <w:highlight w:val="white"/>
        </w:rPr>
        <w:t xml:space="preserve"> a goto instruction to the false set. If the expression is false, the instruction will jump to the target later backpatched to the instruction</w:t>
      </w:r>
      <w:r w:rsidR="00F67190">
        <w:rPr>
          <w:highlight w:val="white"/>
        </w:rPr>
        <w:t>.</w:t>
      </w:r>
    </w:p>
    <w:p w14:paraId="6B9FD406" w14:textId="77777777" w:rsidR="00120793" w:rsidRPr="00120793" w:rsidRDefault="00120793" w:rsidP="00120793">
      <w:pPr>
        <w:pStyle w:val="Code"/>
        <w:rPr>
          <w:highlight w:val="white"/>
        </w:rPr>
      </w:pPr>
      <w:r w:rsidRPr="00120793">
        <w:rPr>
          <w:highlight w:val="white"/>
        </w:rPr>
        <w:t xml:space="preserve">      ISet&lt;MiddleCode&gt; trueSet = new HashSet&lt;MiddleCode&gt;(),</w:t>
      </w:r>
    </w:p>
    <w:p w14:paraId="6D95DD31" w14:textId="77777777" w:rsidR="00120793" w:rsidRPr="00120793" w:rsidRDefault="00120793" w:rsidP="00120793">
      <w:pPr>
        <w:pStyle w:val="Code"/>
        <w:rPr>
          <w:highlight w:val="white"/>
        </w:rPr>
      </w:pPr>
      <w:r w:rsidRPr="00120793">
        <w:rPr>
          <w:highlight w:val="white"/>
        </w:rPr>
        <w:t xml:space="preserve">                       falseSet = new HashSet&lt;MiddleCode&gt;();</w:t>
      </w:r>
    </w:p>
    <w:p w14:paraId="29539A1D" w14:textId="77777777" w:rsidR="00120793" w:rsidRPr="00120793" w:rsidRDefault="00120793" w:rsidP="00120793">
      <w:pPr>
        <w:pStyle w:val="Code"/>
        <w:rPr>
          <w:highlight w:val="white"/>
        </w:rPr>
      </w:pPr>
      <w:r w:rsidRPr="00120793">
        <w:rPr>
          <w:highlight w:val="white"/>
        </w:rPr>
        <w:t xml:space="preserve">      trueSet.Add(AddMiddleCode(longList, middleOp, null,</w:t>
      </w:r>
    </w:p>
    <w:p w14:paraId="416988EE" w14:textId="1A0043DD" w:rsidR="00F37AD2" w:rsidRDefault="002F3945" w:rsidP="00120793">
      <w:pPr>
        <w:pStyle w:val="Code"/>
        <w:rPr>
          <w:highlight w:val="white"/>
        </w:rPr>
      </w:pPr>
      <w:r>
        <w:rPr>
          <w:highlight w:val="white"/>
        </w:rPr>
        <w:t xml:space="preserve"> </w:t>
      </w:r>
      <w:r w:rsidR="00120793" w:rsidRPr="00120793">
        <w:rPr>
          <w:highlight w:val="white"/>
        </w:rPr>
        <w:t xml:space="preserve">                               leftExpression.Symbol,</w:t>
      </w:r>
    </w:p>
    <w:p w14:paraId="074C0103" w14:textId="4718B5B9" w:rsidR="00120793" w:rsidRPr="00120793" w:rsidRDefault="00F37AD2" w:rsidP="00120793">
      <w:pPr>
        <w:pStyle w:val="Code"/>
        <w:rPr>
          <w:highlight w:val="white"/>
        </w:rPr>
      </w:pPr>
      <w:r>
        <w:rPr>
          <w:highlight w:val="white"/>
        </w:rPr>
        <w:t xml:space="preserve">                               </w:t>
      </w:r>
      <w:r w:rsidR="002F3945">
        <w:rPr>
          <w:highlight w:val="white"/>
        </w:rPr>
        <w:t xml:space="preserve"> </w:t>
      </w:r>
      <w:r w:rsidR="00120793" w:rsidRPr="00120793">
        <w:rPr>
          <w:highlight w:val="white"/>
        </w:rPr>
        <w:t>rightExpression.Symbol));</w:t>
      </w:r>
    </w:p>
    <w:p w14:paraId="09CF8598" w14:textId="77777777" w:rsidR="00120793" w:rsidRPr="00120793" w:rsidRDefault="00120793" w:rsidP="00120793">
      <w:pPr>
        <w:pStyle w:val="Code"/>
        <w:rPr>
          <w:highlight w:val="white"/>
        </w:rPr>
      </w:pPr>
      <w:r w:rsidRPr="00120793">
        <w:rPr>
          <w:highlight w:val="white"/>
        </w:rPr>
        <w:t xml:space="preserve">      falseSet.Add(AddMiddleCode(longList, MiddleOperator.Goto));</w:t>
      </w:r>
    </w:p>
    <w:p w14:paraId="7944BFDA" w14:textId="478A9D6D" w:rsidR="00120793" w:rsidRPr="00120793" w:rsidRDefault="003C730D" w:rsidP="003C730D">
      <w:pPr>
        <w:rPr>
          <w:highlight w:val="white"/>
        </w:rPr>
      </w:pPr>
      <w:r>
        <w:rPr>
          <w:highlight w:val="white"/>
        </w:rPr>
        <w:t>The final symbol holds logical type with true and false set.</w:t>
      </w:r>
    </w:p>
    <w:p w14:paraId="5D8111C5" w14:textId="77777777" w:rsidR="00120793" w:rsidRPr="00120793" w:rsidRDefault="00120793" w:rsidP="00120793">
      <w:pPr>
        <w:pStyle w:val="Code"/>
        <w:rPr>
          <w:highlight w:val="white"/>
        </w:rPr>
      </w:pPr>
      <w:r w:rsidRPr="00120793">
        <w:rPr>
          <w:highlight w:val="white"/>
        </w:rPr>
        <w:t xml:space="preserve">      Symbol symbol = new Symbol(trueSet, falseSet);</w:t>
      </w:r>
    </w:p>
    <w:p w14:paraId="3B938AE8" w14:textId="77777777" w:rsidR="00120793" w:rsidRPr="00120793" w:rsidRDefault="00120793" w:rsidP="00120793">
      <w:pPr>
        <w:pStyle w:val="Code"/>
        <w:rPr>
          <w:highlight w:val="white"/>
        </w:rPr>
      </w:pPr>
      <w:r w:rsidRPr="00120793">
        <w:rPr>
          <w:highlight w:val="white"/>
        </w:rPr>
        <w:t xml:space="preserve">      return (new Expression(symbol, shortList, longList));</w:t>
      </w:r>
    </w:p>
    <w:p w14:paraId="2644C60B" w14:textId="77777777" w:rsidR="00120793" w:rsidRPr="00120793" w:rsidRDefault="00120793" w:rsidP="00120793">
      <w:pPr>
        <w:pStyle w:val="Code"/>
        <w:rPr>
          <w:highlight w:val="white"/>
        </w:rPr>
      </w:pPr>
      <w:r w:rsidRPr="00120793">
        <w:rPr>
          <w:highlight w:val="white"/>
        </w:rPr>
        <w:t xml:space="preserve">    }</w:t>
      </w:r>
    </w:p>
    <w:p w14:paraId="097D6C62" w14:textId="021C9E56" w:rsidR="00C76FBD" w:rsidRDefault="0071618F" w:rsidP="00772FA0">
      <w:pPr>
        <w:pStyle w:val="Rubrik3"/>
      </w:pPr>
      <w:r>
        <w:t xml:space="preserve">Addition </w:t>
      </w:r>
      <w:r w:rsidR="009D2617">
        <w:t xml:space="preserve">and Subtraction </w:t>
      </w:r>
      <w:r>
        <w:t>Expression</w:t>
      </w:r>
    </w:p>
    <w:p w14:paraId="3D3E82B9" w14:textId="779CB2D9" w:rsidR="009D2617" w:rsidRPr="009D2617" w:rsidRDefault="009D2617" w:rsidP="009D2617">
      <w:r>
        <w:t xml:space="preserve">The addition and subtraction expression </w:t>
      </w:r>
      <w:r w:rsidR="00B9442C">
        <w:t>are</w:t>
      </w:r>
      <w:r>
        <w:t xml:space="preserve"> a bit </w:t>
      </w:r>
      <w:r w:rsidR="001B45EA">
        <w:t xml:space="preserve">more </w:t>
      </w:r>
      <w:r>
        <w:t xml:space="preserve">complicated, since we need to take pointer arithmetic into consideration. </w:t>
      </w:r>
    </w:p>
    <w:p w14:paraId="220CE89A" w14:textId="77777777" w:rsidR="001F5000" w:rsidRPr="00EC76D5" w:rsidRDefault="001F5000" w:rsidP="001F5000">
      <w:pPr>
        <w:pStyle w:val="CodeHeader"/>
      </w:pPr>
      <w:r>
        <w:t>MainParser.gppg</w:t>
      </w:r>
    </w:p>
    <w:p w14:paraId="04D37E8B" w14:textId="77777777" w:rsidR="003847B3" w:rsidRPr="003847B3" w:rsidRDefault="003847B3" w:rsidP="003847B3">
      <w:pPr>
        <w:pStyle w:val="Code"/>
        <w:rPr>
          <w:highlight w:val="white"/>
        </w:rPr>
      </w:pPr>
      <w:r w:rsidRPr="003847B3">
        <w:rPr>
          <w:highlight w:val="white"/>
        </w:rPr>
        <w:t>add_expression:</w:t>
      </w:r>
    </w:p>
    <w:p w14:paraId="40AA5E28" w14:textId="77777777" w:rsidR="003847B3" w:rsidRPr="003847B3" w:rsidRDefault="003847B3" w:rsidP="003847B3">
      <w:pPr>
        <w:pStyle w:val="Code"/>
        <w:rPr>
          <w:highlight w:val="white"/>
        </w:rPr>
      </w:pPr>
      <w:r w:rsidRPr="003847B3">
        <w:rPr>
          <w:highlight w:val="white"/>
        </w:rPr>
        <w:t xml:space="preserve">    multiply_expression {</w:t>
      </w:r>
    </w:p>
    <w:p w14:paraId="62EAFF31" w14:textId="77777777" w:rsidR="003847B3" w:rsidRPr="003847B3" w:rsidRDefault="003847B3" w:rsidP="003847B3">
      <w:pPr>
        <w:pStyle w:val="Code"/>
        <w:rPr>
          <w:highlight w:val="white"/>
        </w:rPr>
      </w:pPr>
      <w:r w:rsidRPr="003847B3">
        <w:rPr>
          <w:highlight w:val="white"/>
        </w:rPr>
        <w:t xml:space="preserve">      $$ = $1;</w:t>
      </w:r>
    </w:p>
    <w:p w14:paraId="6C4CF2C2" w14:textId="77777777" w:rsidR="003847B3" w:rsidRPr="003847B3" w:rsidRDefault="003847B3" w:rsidP="003847B3">
      <w:pPr>
        <w:pStyle w:val="Code"/>
        <w:rPr>
          <w:highlight w:val="white"/>
        </w:rPr>
      </w:pPr>
      <w:r w:rsidRPr="003847B3">
        <w:rPr>
          <w:highlight w:val="white"/>
        </w:rPr>
        <w:t xml:space="preserve">    }</w:t>
      </w:r>
    </w:p>
    <w:p w14:paraId="5F09F542" w14:textId="77777777" w:rsidR="003847B3" w:rsidRPr="003847B3" w:rsidRDefault="003847B3" w:rsidP="003847B3">
      <w:pPr>
        <w:pStyle w:val="Code"/>
        <w:rPr>
          <w:highlight w:val="white"/>
        </w:rPr>
      </w:pPr>
      <w:r w:rsidRPr="003847B3">
        <w:rPr>
          <w:highlight w:val="white"/>
        </w:rPr>
        <w:t xml:space="preserve">  | add_expression addition_operator multiply_expression {</w:t>
      </w:r>
    </w:p>
    <w:p w14:paraId="1C12DDB0" w14:textId="77777777" w:rsidR="003847B3" w:rsidRPr="003847B3" w:rsidRDefault="003847B3" w:rsidP="003847B3">
      <w:pPr>
        <w:pStyle w:val="Code"/>
        <w:rPr>
          <w:highlight w:val="white"/>
        </w:rPr>
      </w:pPr>
      <w:r w:rsidRPr="003847B3">
        <w:rPr>
          <w:highlight w:val="white"/>
        </w:rPr>
        <w:t xml:space="preserve">      $$ = MiddleCodeGenerator.AdditionExpression($2, $1, $3);</w:t>
      </w:r>
    </w:p>
    <w:p w14:paraId="1ACF7451" w14:textId="77777777" w:rsidR="003847B3" w:rsidRPr="003847B3" w:rsidRDefault="003847B3" w:rsidP="003847B3">
      <w:pPr>
        <w:pStyle w:val="Code"/>
        <w:rPr>
          <w:highlight w:val="white"/>
        </w:rPr>
      </w:pPr>
      <w:r w:rsidRPr="003847B3">
        <w:rPr>
          <w:highlight w:val="white"/>
        </w:rPr>
        <w:t xml:space="preserve">    };</w:t>
      </w:r>
    </w:p>
    <w:p w14:paraId="23AE16ED" w14:textId="77777777" w:rsidR="003847B3" w:rsidRPr="003847B3" w:rsidRDefault="003847B3" w:rsidP="003847B3">
      <w:pPr>
        <w:pStyle w:val="Code"/>
        <w:rPr>
          <w:highlight w:val="white"/>
        </w:rPr>
      </w:pPr>
    </w:p>
    <w:p w14:paraId="68B25138" w14:textId="77777777" w:rsidR="003847B3" w:rsidRPr="003847B3" w:rsidRDefault="003847B3" w:rsidP="003847B3">
      <w:pPr>
        <w:pStyle w:val="Code"/>
        <w:rPr>
          <w:highlight w:val="white"/>
        </w:rPr>
      </w:pPr>
      <w:r w:rsidRPr="003847B3">
        <w:rPr>
          <w:highlight w:val="white"/>
        </w:rPr>
        <w:t>add_operator:</w:t>
      </w:r>
    </w:p>
    <w:p w14:paraId="1BE2CA5B" w14:textId="77777777" w:rsidR="003847B3" w:rsidRPr="003847B3" w:rsidRDefault="003847B3" w:rsidP="003847B3">
      <w:pPr>
        <w:pStyle w:val="Code"/>
        <w:rPr>
          <w:highlight w:val="white"/>
        </w:rPr>
      </w:pPr>
      <w:r w:rsidRPr="003847B3">
        <w:rPr>
          <w:highlight w:val="white"/>
        </w:rPr>
        <w:t xml:space="preserve">    PLUS  { $$ = MiddleOperator.BinaryAdd;      }</w:t>
      </w:r>
    </w:p>
    <w:p w14:paraId="6679C5F2" w14:textId="77777777" w:rsidR="003847B3" w:rsidRPr="003847B3" w:rsidRDefault="003847B3" w:rsidP="003847B3">
      <w:pPr>
        <w:pStyle w:val="Code"/>
        <w:rPr>
          <w:highlight w:val="white"/>
        </w:rPr>
      </w:pPr>
      <w:r w:rsidRPr="003847B3">
        <w:rPr>
          <w:highlight w:val="white"/>
        </w:rPr>
        <w:t xml:space="preserve">  | MINUS { $$ = MiddleOperator.BinarySubtract; };</w:t>
      </w:r>
    </w:p>
    <w:p w14:paraId="139511A0" w14:textId="37A45AFF" w:rsidR="00772727" w:rsidRDefault="001F5000" w:rsidP="001F5000">
      <w:pPr>
        <w:pStyle w:val="CodeHeader"/>
      </w:pPr>
      <w:r>
        <w:lastRenderedPageBreak/>
        <w:t>MiddleCodeGenerator.cs</w:t>
      </w:r>
    </w:p>
    <w:p w14:paraId="36B8A93F" w14:textId="77777777" w:rsidR="00A361FE" w:rsidRPr="00A361FE" w:rsidRDefault="00A361FE" w:rsidP="00A361FE">
      <w:pPr>
        <w:pStyle w:val="Code"/>
        <w:rPr>
          <w:highlight w:val="white"/>
        </w:rPr>
      </w:pPr>
      <w:r w:rsidRPr="00A361FE">
        <w:rPr>
          <w:highlight w:val="white"/>
        </w:rPr>
        <w:t xml:space="preserve">    public static Expression AdditionExpression(MiddleOperator middleOp,</w:t>
      </w:r>
    </w:p>
    <w:p w14:paraId="65419FB0" w14:textId="77777777" w:rsidR="00A361FE" w:rsidRPr="00A361FE" w:rsidRDefault="00A361FE" w:rsidP="00A361FE">
      <w:pPr>
        <w:pStyle w:val="Code"/>
        <w:rPr>
          <w:highlight w:val="white"/>
        </w:rPr>
      </w:pPr>
      <w:r w:rsidRPr="00A361FE">
        <w:rPr>
          <w:highlight w:val="white"/>
        </w:rPr>
        <w:t xml:space="preserve">                                                Expression leftExpression,</w:t>
      </w:r>
    </w:p>
    <w:p w14:paraId="21981FEC" w14:textId="77777777" w:rsidR="00A361FE" w:rsidRPr="00A361FE" w:rsidRDefault="00A361FE" w:rsidP="00A361FE">
      <w:pPr>
        <w:pStyle w:val="Code"/>
        <w:rPr>
          <w:highlight w:val="white"/>
        </w:rPr>
      </w:pPr>
      <w:r w:rsidRPr="00A361FE">
        <w:rPr>
          <w:highlight w:val="white"/>
        </w:rPr>
        <w:t xml:space="preserve">                                                Expression rightExpression) {</w:t>
      </w:r>
    </w:p>
    <w:p w14:paraId="640D534F" w14:textId="77777777" w:rsidR="00A361FE" w:rsidRPr="00A361FE" w:rsidRDefault="00A361FE" w:rsidP="00A361FE">
      <w:pPr>
        <w:pStyle w:val="Code"/>
        <w:rPr>
          <w:highlight w:val="white"/>
        </w:rPr>
      </w:pPr>
      <w:r w:rsidRPr="00A361FE">
        <w:rPr>
          <w:highlight w:val="white"/>
        </w:rPr>
        <w:t xml:space="preserve">      Type leftType = leftExpression.Symbol.Type,</w:t>
      </w:r>
    </w:p>
    <w:p w14:paraId="6E41EED7" w14:textId="77777777" w:rsidR="00A361FE" w:rsidRPr="00A361FE" w:rsidRDefault="00A361FE" w:rsidP="00A361FE">
      <w:pPr>
        <w:pStyle w:val="Code"/>
        <w:rPr>
          <w:highlight w:val="white"/>
        </w:rPr>
      </w:pPr>
      <w:r w:rsidRPr="00A361FE">
        <w:rPr>
          <w:highlight w:val="white"/>
        </w:rPr>
        <w:t xml:space="preserve">           rightType = rightExpression.Symbol.Type;</w:t>
      </w:r>
    </w:p>
    <w:p w14:paraId="72749295" w14:textId="44AF50E8" w:rsidR="00A361FE" w:rsidRPr="00A361FE" w:rsidRDefault="009239EB" w:rsidP="009239EB">
      <w:pPr>
        <w:rPr>
          <w:highlight w:val="white"/>
        </w:rPr>
      </w:pPr>
      <w:r>
        <w:rPr>
          <w:highlight w:val="white"/>
        </w:rPr>
        <w:t>Similar to the other cases above, the return the possible constant expression.</w:t>
      </w:r>
    </w:p>
    <w:p w14:paraId="7D284E4B" w14:textId="77777777" w:rsidR="00A361FE" w:rsidRPr="00A361FE" w:rsidRDefault="00A361FE" w:rsidP="00A361FE">
      <w:pPr>
        <w:pStyle w:val="Code"/>
        <w:rPr>
          <w:highlight w:val="white"/>
        </w:rPr>
      </w:pPr>
      <w:r w:rsidRPr="00A361FE">
        <w:rPr>
          <w:highlight w:val="white"/>
        </w:rPr>
        <w:t xml:space="preserve">      Expression constantExpression =</w:t>
      </w:r>
    </w:p>
    <w:p w14:paraId="0E50904E" w14:textId="77777777" w:rsidR="00A361FE" w:rsidRPr="00A361FE" w:rsidRDefault="00A361FE" w:rsidP="00A361FE">
      <w:pPr>
        <w:pStyle w:val="Code"/>
        <w:rPr>
          <w:highlight w:val="white"/>
        </w:rPr>
      </w:pPr>
      <w:r w:rsidRPr="00A361FE">
        <w:rPr>
          <w:highlight w:val="white"/>
        </w:rPr>
        <w:t xml:space="preserve">        ConstantExpression.Arithmetic(MiddleOperator.BinaryAdd,</w:t>
      </w:r>
    </w:p>
    <w:p w14:paraId="43BCB9F5" w14:textId="77777777" w:rsidR="00A361FE" w:rsidRPr="00A361FE" w:rsidRDefault="00A361FE" w:rsidP="00A361FE">
      <w:pPr>
        <w:pStyle w:val="Code"/>
        <w:rPr>
          <w:highlight w:val="white"/>
        </w:rPr>
      </w:pPr>
      <w:r w:rsidRPr="00A361FE">
        <w:rPr>
          <w:highlight w:val="white"/>
        </w:rPr>
        <w:t xml:space="preserve">                                      leftExpression, rightExpression);</w:t>
      </w:r>
    </w:p>
    <w:p w14:paraId="3A36B9A1" w14:textId="77777777" w:rsidR="00A361FE" w:rsidRPr="00A361FE" w:rsidRDefault="00A361FE" w:rsidP="00A361FE">
      <w:pPr>
        <w:pStyle w:val="Code"/>
        <w:rPr>
          <w:highlight w:val="white"/>
        </w:rPr>
      </w:pPr>
      <w:r w:rsidRPr="00A361FE">
        <w:rPr>
          <w:highlight w:val="white"/>
        </w:rPr>
        <w:t xml:space="preserve">      if (constantExpression != null) {</w:t>
      </w:r>
    </w:p>
    <w:p w14:paraId="607C3638" w14:textId="77777777" w:rsidR="00A361FE" w:rsidRPr="00A361FE" w:rsidRDefault="00A361FE" w:rsidP="00A361FE">
      <w:pPr>
        <w:pStyle w:val="Code"/>
        <w:rPr>
          <w:highlight w:val="white"/>
        </w:rPr>
      </w:pPr>
      <w:r w:rsidRPr="00A361FE">
        <w:rPr>
          <w:highlight w:val="white"/>
        </w:rPr>
        <w:t xml:space="preserve">        return constantExpression;</w:t>
      </w:r>
    </w:p>
    <w:p w14:paraId="1838EF4B" w14:textId="77777777" w:rsidR="00A361FE" w:rsidRPr="00A361FE" w:rsidRDefault="00A361FE" w:rsidP="00A361FE">
      <w:pPr>
        <w:pStyle w:val="Code"/>
        <w:rPr>
          <w:highlight w:val="white"/>
        </w:rPr>
      </w:pPr>
      <w:r w:rsidRPr="00A361FE">
        <w:rPr>
          <w:highlight w:val="white"/>
        </w:rPr>
        <w:t xml:space="preserve">      }</w:t>
      </w:r>
    </w:p>
    <w:p w14:paraId="5B40C7C4" w14:textId="19D59A16" w:rsidR="00A361FE" w:rsidRPr="00A361FE" w:rsidRDefault="0050494A" w:rsidP="0050494A">
      <w:pPr>
        <w:rPr>
          <w:highlight w:val="white"/>
        </w:rPr>
      </w:pPr>
      <w:r>
        <w:rPr>
          <w:highlight w:val="white"/>
        </w:rPr>
        <w:t>In the addition case, we also check if the expression is a static expression, in which case we return the expression.</w:t>
      </w:r>
    </w:p>
    <w:p w14:paraId="5F3C9AE5" w14:textId="77777777" w:rsidR="00A361FE" w:rsidRPr="00A361FE" w:rsidRDefault="00A361FE" w:rsidP="00A361FE">
      <w:pPr>
        <w:pStyle w:val="Code"/>
        <w:rPr>
          <w:highlight w:val="white"/>
        </w:rPr>
      </w:pPr>
      <w:r w:rsidRPr="00A361FE">
        <w:rPr>
          <w:highlight w:val="white"/>
        </w:rPr>
        <w:t xml:space="preserve">      Expression staticExpression =</w:t>
      </w:r>
    </w:p>
    <w:p w14:paraId="330F243A" w14:textId="77777777" w:rsidR="00A361FE" w:rsidRPr="00A361FE" w:rsidRDefault="00A361FE" w:rsidP="00A361FE">
      <w:pPr>
        <w:pStyle w:val="Code"/>
        <w:rPr>
          <w:highlight w:val="white"/>
        </w:rPr>
      </w:pPr>
      <w:r w:rsidRPr="00A361FE">
        <w:rPr>
          <w:highlight w:val="white"/>
        </w:rPr>
        <w:t xml:space="preserve">        StaticExpression.Binary(MiddleOperator.BinarySubtract,</w:t>
      </w:r>
    </w:p>
    <w:p w14:paraId="66ED8129" w14:textId="77777777" w:rsidR="00A361FE" w:rsidRPr="00A361FE" w:rsidRDefault="00A361FE" w:rsidP="00A361FE">
      <w:pPr>
        <w:pStyle w:val="Code"/>
        <w:rPr>
          <w:highlight w:val="white"/>
        </w:rPr>
      </w:pPr>
      <w:r w:rsidRPr="00A361FE">
        <w:rPr>
          <w:highlight w:val="white"/>
        </w:rPr>
        <w:t xml:space="preserve">                                leftExpression, rightExpression);</w:t>
      </w:r>
    </w:p>
    <w:p w14:paraId="4080F5A9" w14:textId="77777777" w:rsidR="00A361FE" w:rsidRPr="00A361FE" w:rsidRDefault="00A361FE" w:rsidP="00A361FE">
      <w:pPr>
        <w:pStyle w:val="Code"/>
        <w:rPr>
          <w:highlight w:val="white"/>
        </w:rPr>
      </w:pPr>
      <w:r w:rsidRPr="00A361FE">
        <w:rPr>
          <w:highlight w:val="white"/>
        </w:rPr>
        <w:t xml:space="preserve">      if (staticExpression != null) {</w:t>
      </w:r>
    </w:p>
    <w:p w14:paraId="2E5D2039" w14:textId="77777777" w:rsidR="00A361FE" w:rsidRPr="00A361FE" w:rsidRDefault="00A361FE" w:rsidP="00A361FE">
      <w:pPr>
        <w:pStyle w:val="Code"/>
        <w:rPr>
          <w:highlight w:val="white"/>
        </w:rPr>
      </w:pPr>
      <w:r w:rsidRPr="00A361FE">
        <w:rPr>
          <w:highlight w:val="white"/>
        </w:rPr>
        <w:t xml:space="preserve">        return staticExpression;</w:t>
      </w:r>
    </w:p>
    <w:p w14:paraId="45A9FDA7" w14:textId="77777777" w:rsidR="00A361FE" w:rsidRPr="00A361FE" w:rsidRDefault="00A361FE" w:rsidP="00A361FE">
      <w:pPr>
        <w:pStyle w:val="Code"/>
        <w:rPr>
          <w:highlight w:val="white"/>
        </w:rPr>
      </w:pPr>
      <w:r w:rsidRPr="00A361FE">
        <w:rPr>
          <w:highlight w:val="white"/>
        </w:rPr>
        <w:t xml:space="preserve">      }</w:t>
      </w:r>
    </w:p>
    <w:p w14:paraId="2574CC6E" w14:textId="7E7E6A85" w:rsidR="00A361FE" w:rsidRPr="00A361FE" w:rsidRDefault="0076684B" w:rsidP="0076684B">
      <w:pPr>
        <w:rPr>
          <w:highlight w:val="white"/>
        </w:rPr>
      </w:pPr>
      <w:r>
        <w:rPr>
          <w:highlight w:val="white"/>
        </w:rPr>
        <w:t>The final short list is simple the short lists of the left and right expression.</w:t>
      </w:r>
    </w:p>
    <w:p w14:paraId="0CD36CDC" w14:textId="77777777" w:rsidR="00A361FE" w:rsidRPr="00A361FE" w:rsidRDefault="00A361FE" w:rsidP="00A361FE">
      <w:pPr>
        <w:pStyle w:val="Code"/>
        <w:rPr>
          <w:highlight w:val="white"/>
        </w:rPr>
      </w:pPr>
      <w:r w:rsidRPr="00A361FE">
        <w:rPr>
          <w:highlight w:val="white"/>
        </w:rPr>
        <w:t xml:space="preserve">      List&lt;MiddleCode&gt; shortList = new List&lt;MiddleCode&gt;();</w:t>
      </w:r>
    </w:p>
    <w:p w14:paraId="2603DFAF" w14:textId="77777777" w:rsidR="00A361FE" w:rsidRPr="00A361FE" w:rsidRDefault="00A361FE" w:rsidP="00A361FE">
      <w:pPr>
        <w:pStyle w:val="Code"/>
        <w:rPr>
          <w:highlight w:val="white"/>
        </w:rPr>
      </w:pPr>
      <w:r w:rsidRPr="00A361FE">
        <w:rPr>
          <w:highlight w:val="white"/>
        </w:rPr>
        <w:t xml:space="preserve">      shortList.AddRange(leftExpression.ShortList);</w:t>
      </w:r>
    </w:p>
    <w:p w14:paraId="7DA8F30B" w14:textId="77777777" w:rsidR="00A361FE" w:rsidRPr="00A361FE" w:rsidRDefault="00A361FE" w:rsidP="00A361FE">
      <w:pPr>
        <w:pStyle w:val="Code"/>
        <w:rPr>
          <w:highlight w:val="white"/>
        </w:rPr>
      </w:pPr>
      <w:r w:rsidRPr="00A361FE">
        <w:rPr>
          <w:highlight w:val="white"/>
        </w:rPr>
        <w:t xml:space="preserve">      shortList.AddRange(rightExpression.ShortList);    </w:t>
      </w:r>
    </w:p>
    <w:p w14:paraId="5580EF38" w14:textId="31E78FD8" w:rsidR="00A361FE" w:rsidRPr="00A361FE" w:rsidRDefault="00841C2D" w:rsidP="00F30F61">
      <w:pPr>
        <w:rPr>
          <w:highlight w:val="white"/>
        </w:rPr>
      </w:pPr>
      <w:r>
        <w:rPr>
          <w:highlight w:val="white"/>
        </w:rPr>
        <w:t>If at</w:t>
      </w:r>
      <w:r w:rsidR="00C0130D">
        <w:rPr>
          <w:highlight w:val="white"/>
        </w:rPr>
        <w:t xml:space="preserve"> least on the expressions has pointer or array type, we call the </w:t>
      </w:r>
      <w:r w:rsidR="00A723D2">
        <w:rPr>
          <w:rStyle w:val="KeyWord0"/>
          <w:highlight w:val="white"/>
        </w:rPr>
        <w:t>PointerArithmetic</w:t>
      </w:r>
      <w:r w:rsidR="00C0130D">
        <w:rPr>
          <w:highlight w:val="white"/>
        </w:rPr>
        <w:t xml:space="preserve"> methods</w:t>
      </w:r>
      <w:r w:rsidR="00F30F61">
        <w:rPr>
          <w:highlight w:val="white"/>
        </w:rPr>
        <w:t xml:space="preserve"> that</w:t>
      </w:r>
      <w:r w:rsidR="00487ECC">
        <w:rPr>
          <w:highlight w:val="white"/>
        </w:rPr>
        <w:t xml:space="preserve"> handles pointer </w:t>
      </w:r>
      <w:r w:rsidR="00035181">
        <w:rPr>
          <w:highlight w:val="white"/>
        </w:rPr>
        <w:t>arithmetic</w:t>
      </w:r>
      <w:r w:rsidR="00487ECC">
        <w:rPr>
          <w:highlight w:val="white"/>
        </w:rPr>
        <w:t>.</w:t>
      </w:r>
    </w:p>
    <w:p w14:paraId="4E662BDB" w14:textId="77777777" w:rsidR="00A361FE" w:rsidRPr="00A361FE" w:rsidRDefault="00A361FE" w:rsidP="00A361FE">
      <w:pPr>
        <w:pStyle w:val="Code"/>
        <w:rPr>
          <w:highlight w:val="white"/>
        </w:rPr>
      </w:pPr>
      <w:r w:rsidRPr="00A361FE">
        <w:rPr>
          <w:highlight w:val="white"/>
        </w:rPr>
        <w:t xml:space="preserve">      if (leftType.IsPointerOrArray()) {</w:t>
      </w:r>
    </w:p>
    <w:p w14:paraId="40AD5BB5" w14:textId="1AE9BB3D" w:rsidR="00A361FE" w:rsidRPr="00A361FE" w:rsidRDefault="00A361FE" w:rsidP="00A361FE">
      <w:pPr>
        <w:pStyle w:val="Code"/>
        <w:rPr>
          <w:highlight w:val="white"/>
        </w:rPr>
      </w:pPr>
      <w:r w:rsidRPr="00A361FE">
        <w:rPr>
          <w:highlight w:val="white"/>
        </w:rPr>
        <w:t xml:space="preserve">        return </w:t>
      </w:r>
      <w:r w:rsidR="00F31495">
        <w:rPr>
          <w:highlight w:val="white"/>
        </w:rPr>
        <w:t>PointerArithmetic</w:t>
      </w:r>
      <w:r w:rsidRPr="00A361FE">
        <w:rPr>
          <w:highlight w:val="white"/>
        </w:rPr>
        <w:t>s(middleOp, leftExpression, rightExpression);</w:t>
      </w:r>
    </w:p>
    <w:p w14:paraId="55A3FEDA" w14:textId="77777777" w:rsidR="00A361FE" w:rsidRPr="00A361FE" w:rsidRDefault="00A361FE" w:rsidP="00A361FE">
      <w:pPr>
        <w:pStyle w:val="Code"/>
        <w:rPr>
          <w:highlight w:val="white"/>
        </w:rPr>
      </w:pPr>
      <w:r w:rsidRPr="00A361FE">
        <w:rPr>
          <w:highlight w:val="white"/>
        </w:rPr>
        <w:t xml:space="preserve">      }</w:t>
      </w:r>
    </w:p>
    <w:p w14:paraId="0F74D1B5" w14:textId="46564D8E" w:rsidR="00A361FE" w:rsidRDefault="00A361FE" w:rsidP="00A361FE">
      <w:pPr>
        <w:pStyle w:val="Code"/>
        <w:rPr>
          <w:highlight w:val="white"/>
        </w:rPr>
      </w:pPr>
      <w:r w:rsidRPr="00A361FE">
        <w:rPr>
          <w:highlight w:val="white"/>
        </w:rPr>
        <w:t xml:space="preserve">      else if (rightType.IsPointerOrArray()) {</w:t>
      </w:r>
    </w:p>
    <w:p w14:paraId="77EA1C85" w14:textId="24E7EDDD" w:rsidR="00CA3079" w:rsidRPr="00A361FE" w:rsidRDefault="00CA3079" w:rsidP="00CA3079">
      <w:pPr>
        <w:rPr>
          <w:highlight w:val="white"/>
        </w:rPr>
      </w:pPr>
      <w:r>
        <w:rPr>
          <w:highlight w:val="white"/>
        </w:rPr>
        <w:t xml:space="preserve">In the right expression has pointer type, </w:t>
      </w:r>
      <w:r w:rsidR="00286123">
        <w:rPr>
          <w:highlight w:val="white"/>
        </w:rPr>
        <w:t>the operator must be addition, no</w:t>
      </w:r>
      <w:r w:rsidR="00EA653E">
        <w:rPr>
          <w:highlight w:val="white"/>
        </w:rPr>
        <w:t>t</w:t>
      </w:r>
      <w:r w:rsidR="00286123">
        <w:rPr>
          <w:highlight w:val="white"/>
        </w:rPr>
        <w:t xml:space="preserve"> subtraction.</w:t>
      </w:r>
      <w:r w:rsidR="009061BA">
        <w:rPr>
          <w:highlight w:val="white"/>
        </w:rPr>
        <w:t xml:space="preserve"> Note that we swap the expressions in the </w:t>
      </w:r>
      <w:r w:rsidR="003F604C">
        <w:rPr>
          <w:highlight w:val="white"/>
        </w:rPr>
        <w:t xml:space="preserve">call to </w:t>
      </w:r>
      <w:r w:rsidR="003F604C">
        <w:rPr>
          <w:rStyle w:val="KeyWord0"/>
          <w:highlight w:val="white"/>
        </w:rPr>
        <w:t>PointerArithmetic</w:t>
      </w:r>
      <w:r w:rsidR="003F604C">
        <w:rPr>
          <w:highlight w:val="white"/>
        </w:rPr>
        <w:t>, so that the pointer is the first expression</w:t>
      </w:r>
    </w:p>
    <w:p w14:paraId="0F9DBE6F" w14:textId="77777777" w:rsidR="00A361FE" w:rsidRPr="00A361FE" w:rsidRDefault="00A361FE" w:rsidP="00A361FE">
      <w:pPr>
        <w:pStyle w:val="Code"/>
        <w:rPr>
          <w:highlight w:val="white"/>
        </w:rPr>
      </w:pPr>
      <w:r w:rsidRPr="00A361FE">
        <w:rPr>
          <w:highlight w:val="white"/>
        </w:rPr>
        <w:t xml:space="preserve">        Assert.Error(middleOp == MiddleOperator.BinaryAdd, middleOp,</w:t>
      </w:r>
    </w:p>
    <w:p w14:paraId="319F6C36" w14:textId="77777777" w:rsidR="00A361FE" w:rsidRPr="00A361FE" w:rsidRDefault="00A361FE" w:rsidP="00A361FE">
      <w:pPr>
        <w:pStyle w:val="Code"/>
        <w:rPr>
          <w:highlight w:val="white"/>
        </w:rPr>
      </w:pPr>
      <w:r w:rsidRPr="00A361FE">
        <w:rPr>
          <w:highlight w:val="white"/>
        </w:rPr>
        <w:t xml:space="preserve">                     Message.Invalid_types_in_subtraction_expression);</w:t>
      </w:r>
    </w:p>
    <w:p w14:paraId="4C071CD2" w14:textId="66298608" w:rsidR="00A361FE" w:rsidRPr="00A361FE" w:rsidRDefault="00A361FE" w:rsidP="00A361FE">
      <w:pPr>
        <w:pStyle w:val="Code"/>
        <w:rPr>
          <w:highlight w:val="white"/>
        </w:rPr>
      </w:pPr>
      <w:r w:rsidRPr="00A361FE">
        <w:rPr>
          <w:highlight w:val="white"/>
        </w:rPr>
        <w:t xml:space="preserve">        return </w:t>
      </w:r>
      <w:r w:rsidR="00F31495">
        <w:rPr>
          <w:highlight w:val="white"/>
        </w:rPr>
        <w:t>PointerArithmetic</w:t>
      </w:r>
      <w:r w:rsidRPr="00A361FE">
        <w:rPr>
          <w:highlight w:val="white"/>
        </w:rPr>
        <w:t>s(middleOp, rightExpression, leftExpression);</w:t>
      </w:r>
    </w:p>
    <w:p w14:paraId="47E98FE3" w14:textId="77777777" w:rsidR="00A361FE" w:rsidRPr="00A361FE" w:rsidRDefault="00A361FE" w:rsidP="00A361FE">
      <w:pPr>
        <w:pStyle w:val="Code"/>
        <w:rPr>
          <w:highlight w:val="white"/>
        </w:rPr>
      </w:pPr>
      <w:r w:rsidRPr="00A361FE">
        <w:rPr>
          <w:highlight w:val="white"/>
        </w:rPr>
        <w:t xml:space="preserve">      }</w:t>
      </w:r>
    </w:p>
    <w:p w14:paraId="1DCA7BA9" w14:textId="75AB6F7C" w:rsidR="00D42C82" w:rsidRDefault="00D42C82" w:rsidP="00D42C82">
      <w:pPr>
        <w:rPr>
          <w:highlight w:val="white"/>
        </w:rPr>
      </w:pPr>
      <w:r>
        <w:rPr>
          <w:highlight w:val="white"/>
        </w:rPr>
        <w:t>If non</w:t>
      </w:r>
      <w:r w:rsidR="004C313E">
        <w:rPr>
          <w:highlight w:val="white"/>
        </w:rPr>
        <w:t>e</w:t>
      </w:r>
      <w:r>
        <w:rPr>
          <w:highlight w:val="white"/>
        </w:rPr>
        <w:t xml:space="preserve"> of the left or right expressions are pointers, we perform an </w:t>
      </w:r>
      <w:r w:rsidR="00D03164">
        <w:rPr>
          <w:highlight w:val="white"/>
        </w:rPr>
        <w:t>arithmetic</w:t>
      </w:r>
      <w:r>
        <w:rPr>
          <w:highlight w:val="white"/>
        </w:rPr>
        <w:t xml:space="preserve"> operation.</w:t>
      </w:r>
      <w:r w:rsidR="00D03164">
        <w:rPr>
          <w:highlight w:val="white"/>
        </w:rPr>
        <w:t xml:space="preserve"> </w:t>
      </w:r>
      <w:r w:rsidR="004C313E">
        <w:rPr>
          <w:highlight w:val="white"/>
        </w:rPr>
        <w:t>First,</w:t>
      </w:r>
      <w:r w:rsidR="00D03164">
        <w:rPr>
          <w:highlight w:val="white"/>
        </w:rPr>
        <w:t xml:space="preserve"> we make sure that both expressions have arithmetic types</w:t>
      </w:r>
      <w:r w:rsidR="00A96481">
        <w:rPr>
          <w:highlight w:val="white"/>
        </w:rPr>
        <w:t xml:space="preserve"> (integral or floating).</w:t>
      </w:r>
    </w:p>
    <w:p w14:paraId="6641CB02" w14:textId="32205786" w:rsidR="00A361FE" w:rsidRPr="00A361FE" w:rsidRDefault="00A361FE" w:rsidP="00A361FE">
      <w:pPr>
        <w:pStyle w:val="Code"/>
        <w:rPr>
          <w:highlight w:val="white"/>
        </w:rPr>
      </w:pPr>
      <w:r w:rsidRPr="00A361FE">
        <w:rPr>
          <w:highlight w:val="white"/>
        </w:rPr>
        <w:t xml:space="preserve">      else {</w:t>
      </w:r>
    </w:p>
    <w:p w14:paraId="0515F9E0" w14:textId="77777777" w:rsidR="00A361FE" w:rsidRPr="00A361FE" w:rsidRDefault="00A361FE" w:rsidP="00A361FE">
      <w:pPr>
        <w:pStyle w:val="Code"/>
        <w:rPr>
          <w:highlight w:val="white"/>
        </w:rPr>
      </w:pPr>
      <w:r w:rsidRPr="00A361FE">
        <w:rPr>
          <w:highlight w:val="white"/>
        </w:rPr>
        <w:t xml:space="preserve">        Assert.Error(leftExpression.Symbol.Type.IsArithmetic(),</w:t>
      </w:r>
    </w:p>
    <w:p w14:paraId="371FBA4D" w14:textId="77777777" w:rsidR="00A361FE" w:rsidRPr="00A361FE" w:rsidRDefault="00A361FE" w:rsidP="00A361FE">
      <w:pPr>
        <w:pStyle w:val="Code"/>
        <w:rPr>
          <w:highlight w:val="white"/>
        </w:rPr>
      </w:pPr>
      <w:r w:rsidRPr="00A361FE">
        <w:rPr>
          <w:highlight w:val="white"/>
        </w:rPr>
        <w:t xml:space="preserve">                     leftExpression, Message.Non__arithmetic_expression);</w:t>
      </w:r>
    </w:p>
    <w:p w14:paraId="573AF117" w14:textId="77777777" w:rsidR="00A361FE" w:rsidRPr="00A361FE" w:rsidRDefault="00A361FE" w:rsidP="00A361FE">
      <w:pPr>
        <w:pStyle w:val="Code"/>
        <w:rPr>
          <w:highlight w:val="white"/>
        </w:rPr>
      </w:pPr>
      <w:r w:rsidRPr="00A361FE">
        <w:rPr>
          <w:highlight w:val="white"/>
        </w:rPr>
        <w:t xml:space="preserve">        Assert.Error(rightExpression.Symbol.Type.IsArithmetic(),</w:t>
      </w:r>
    </w:p>
    <w:p w14:paraId="0B3FE663" w14:textId="77777777" w:rsidR="00A361FE" w:rsidRPr="00A361FE" w:rsidRDefault="00A361FE" w:rsidP="00A361FE">
      <w:pPr>
        <w:pStyle w:val="Code"/>
        <w:rPr>
          <w:highlight w:val="white"/>
        </w:rPr>
      </w:pPr>
      <w:r w:rsidRPr="00A361FE">
        <w:rPr>
          <w:highlight w:val="white"/>
        </w:rPr>
        <w:t xml:space="preserve">                     rightExpression, Message.Non__arithmetic_expression);</w:t>
      </w:r>
    </w:p>
    <w:p w14:paraId="2D760E13" w14:textId="67919B28" w:rsidR="00A361FE" w:rsidRPr="00A361FE" w:rsidRDefault="00D8707E" w:rsidP="008C2CED">
      <w:pPr>
        <w:rPr>
          <w:highlight w:val="white"/>
        </w:rPr>
      </w:pPr>
      <w:r>
        <w:rPr>
          <w:highlight w:val="white"/>
        </w:rPr>
        <w:t xml:space="preserve">The we find the maximal </w:t>
      </w:r>
      <w:r w:rsidR="004C313E">
        <w:rPr>
          <w:highlight w:val="white"/>
        </w:rPr>
        <w:t>type and</w:t>
      </w:r>
      <w:r>
        <w:rPr>
          <w:highlight w:val="white"/>
        </w:rPr>
        <w:t xml:space="preserve"> cast both expressions to the type. The resulting expression does also have the maximal type.</w:t>
      </w:r>
    </w:p>
    <w:p w14:paraId="2506CBE4" w14:textId="77777777" w:rsidR="00A361FE" w:rsidRPr="00A361FE" w:rsidRDefault="00A361FE" w:rsidP="00A361FE">
      <w:pPr>
        <w:pStyle w:val="Code"/>
        <w:rPr>
          <w:highlight w:val="white"/>
        </w:rPr>
      </w:pPr>
      <w:r w:rsidRPr="00A361FE">
        <w:rPr>
          <w:highlight w:val="white"/>
        </w:rPr>
        <w:t xml:space="preserve">        Type maxType = TypeCast.MaxType(leftType, rightType);</w:t>
      </w:r>
    </w:p>
    <w:p w14:paraId="10C8AD44" w14:textId="77777777" w:rsidR="00A361FE" w:rsidRPr="00A361FE" w:rsidRDefault="00A361FE" w:rsidP="00A361FE">
      <w:pPr>
        <w:pStyle w:val="Code"/>
        <w:rPr>
          <w:highlight w:val="white"/>
        </w:rPr>
      </w:pPr>
      <w:r w:rsidRPr="00A361FE">
        <w:rPr>
          <w:highlight w:val="white"/>
        </w:rPr>
        <w:lastRenderedPageBreak/>
        <w:t xml:space="preserve">        leftExpression = TypeCast.ImplicitCast(leftExpression, maxType);</w:t>
      </w:r>
    </w:p>
    <w:p w14:paraId="7DABCF75" w14:textId="77777777" w:rsidR="00A361FE" w:rsidRPr="00A361FE" w:rsidRDefault="00A361FE" w:rsidP="00A361FE">
      <w:pPr>
        <w:pStyle w:val="Code"/>
        <w:rPr>
          <w:highlight w:val="white"/>
        </w:rPr>
      </w:pPr>
      <w:r w:rsidRPr="00A361FE">
        <w:rPr>
          <w:highlight w:val="white"/>
        </w:rPr>
        <w:t xml:space="preserve">        rightExpression = TypeCast.ImplicitCast(rightExpression, maxType);</w:t>
      </w:r>
    </w:p>
    <w:p w14:paraId="4342BFD4" w14:textId="77777777" w:rsidR="00A361FE" w:rsidRPr="00A361FE" w:rsidRDefault="00A361FE" w:rsidP="00A361FE">
      <w:pPr>
        <w:pStyle w:val="Code"/>
        <w:rPr>
          <w:highlight w:val="white"/>
        </w:rPr>
      </w:pPr>
      <w:r w:rsidRPr="00A361FE">
        <w:rPr>
          <w:highlight w:val="white"/>
        </w:rPr>
        <w:t xml:space="preserve">        Symbol resultSymbol = new Symbol(maxType);</w:t>
      </w:r>
    </w:p>
    <w:p w14:paraId="72C5F976" w14:textId="4BCE3333" w:rsidR="00A361FE" w:rsidRPr="00A361FE" w:rsidRDefault="001F3C95" w:rsidP="001F3C95">
      <w:pPr>
        <w:rPr>
          <w:highlight w:val="white"/>
        </w:rPr>
      </w:pPr>
      <w:r>
        <w:rPr>
          <w:highlight w:val="white"/>
        </w:rPr>
        <w:t xml:space="preserve">The final long list is the long lists of the two expressions, and the </w:t>
      </w:r>
      <w:r w:rsidR="00CA6030">
        <w:rPr>
          <w:highlight w:val="white"/>
        </w:rPr>
        <w:t>operation (addition or subtraction).</w:t>
      </w:r>
    </w:p>
    <w:p w14:paraId="30000EB7" w14:textId="77777777" w:rsidR="00A361FE" w:rsidRPr="00A361FE" w:rsidRDefault="00A361FE" w:rsidP="00A361FE">
      <w:pPr>
        <w:pStyle w:val="Code"/>
        <w:rPr>
          <w:highlight w:val="white"/>
        </w:rPr>
      </w:pPr>
      <w:r w:rsidRPr="00A361FE">
        <w:rPr>
          <w:highlight w:val="white"/>
        </w:rPr>
        <w:t xml:space="preserve">        List&lt;MiddleCode&gt; longList = new List&lt;MiddleCode&gt;();</w:t>
      </w:r>
    </w:p>
    <w:p w14:paraId="0D415D39" w14:textId="77777777" w:rsidR="00A361FE" w:rsidRPr="00A361FE" w:rsidRDefault="00A361FE" w:rsidP="00A361FE">
      <w:pPr>
        <w:pStyle w:val="Code"/>
        <w:rPr>
          <w:highlight w:val="white"/>
        </w:rPr>
      </w:pPr>
      <w:r w:rsidRPr="00A361FE">
        <w:rPr>
          <w:highlight w:val="white"/>
        </w:rPr>
        <w:t xml:space="preserve">        longList.AddRange(leftExpression.LongList);</w:t>
      </w:r>
    </w:p>
    <w:p w14:paraId="1FA205E9" w14:textId="77777777" w:rsidR="00A361FE" w:rsidRPr="00A361FE" w:rsidRDefault="00A361FE" w:rsidP="00A361FE">
      <w:pPr>
        <w:pStyle w:val="Code"/>
        <w:rPr>
          <w:highlight w:val="white"/>
        </w:rPr>
      </w:pPr>
      <w:r w:rsidRPr="00A361FE">
        <w:rPr>
          <w:highlight w:val="white"/>
        </w:rPr>
        <w:t xml:space="preserve">        longList.AddRange(rightExpression.LongList);</w:t>
      </w:r>
    </w:p>
    <w:p w14:paraId="25C989F2" w14:textId="77777777" w:rsidR="00A361FE" w:rsidRPr="00A361FE" w:rsidRDefault="00A361FE" w:rsidP="00A361FE">
      <w:pPr>
        <w:pStyle w:val="Code"/>
        <w:rPr>
          <w:highlight w:val="white"/>
        </w:rPr>
      </w:pPr>
      <w:r w:rsidRPr="00A361FE">
        <w:rPr>
          <w:highlight w:val="white"/>
        </w:rPr>
        <w:t xml:space="preserve">        AddMiddleCode(longList, middleOp, resultSymbol,</w:t>
      </w:r>
    </w:p>
    <w:p w14:paraId="3FBDDBA3" w14:textId="77777777" w:rsidR="00A361FE" w:rsidRPr="00A361FE" w:rsidRDefault="00A361FE" w:rsidP="00A361FE">
      <w:pPr>
        <w:pStyle w:val="Code"/>
        <w:rPr>
          <w:highlight w:val="white"/>
        </w:rPr>
      </w:pPr>
      <w:r w:rsidRPr="00A361FE">
        <w:rPr>
          <w:highlight w:val="white"/>
        </w:rPr>
        <w:t xml:space="preserve">                      leftExpression.Symbol, rightExpression.Symbol);</w:t>
      </w:r>
    </w:p>
    <w:p w14:paraId="719FC412" w14:textId="77777777" w:rsidR="00A361FE" w:rsidRPr="00A361FE" w:rsidRDefault="00A361FE" w:rsidP="00A361FE">
      <w:pPr>
        <w:pStyle w:val="Code"/>
        <w:rPr>
          <w:highlight w:val="white"/>
        </w:rPr>
      </w:pPr>
      <w:r w:rsidRPr="00A361FE">
        <w:rPr>
          <w:highlight w:val="white"/>
        </w:rPr>
        <w:t xml:space="preserve">        return (new Expression(resultSymbol, shortList, longList));</w:t>
      </w:r>
    </w:p>
    <w:p w14:paraId="1931C7CC" w14:textId="77777777" w:rsidR="00A361FE" w:rsidRPr="00A361FE" w:rsidRDefault="00A361FE" w:rsidP="00A361FE">
      <w:pPr>
        <w:pStyle w:val="Code"/>
        <w:rPr>
          <w:highlight w:val="white"/>
        </w:rPr>
      </w:pPr>
      <w:r w:rsidRPr="00A361FE">
        <w:rPr>
          <w:highlight w:val="white"/>
        </w:rPr>
        <w:t xml:space="preserve">      }</w:t>
      </w:r>
    </w:p>
    <w:p w14:paraId="54BE4F23" w14:textId="78589DD0" w:rsidR="00772727" w:rsidRDefault="00A361FE" w:rsidP="00A361FE">
      <w:pPr>
        <w:pStyle w:val="Code"/>
        <w:rPr>
          <w:highlight w:val="white"/>
        </w:rPr>
      </w:pPr>
      <w:r w:rsidRPr="00A361FE">
        <w:rPr>
          <w:highlight w:val="white"/>
        </w:rPr>
        <w:t xml:space="preserve">    }</w:t>
      </w:r>
    </w:p>
    <w:p w14:paraId="7AAB2CAB" w14:textId="11B6A4F5" w:rsidR="00CA2195" w:rsidRDefault="00F31495" w:rsidP="0086680C">
      <w:pPr>
        <w:rPr>
          <w:highlight w:val="white"/>
        </w:rPr>
      </w:pPr>
      <w:r>
        <w:rPr>
          <w:highlight w:val="white"/>
        </w:rPr>
        <w:t xml:space="preserve">The </w:t>
      </w:r>
      <w:r w:rsidR="0086680C" w:rsidRPr="0086680C">
        <w:rPr>
          <w:rStyle w:val="KeyWord0"/>
          <w:highlight w:val="white"/>
        </w:rPr>
        <w:t>PointerArithmetic</w:t>
      </w:r>
      <w:r w:rsidR="0086680C">
        <w:rPr>
          <w:highlight w:val="white"/>
        </w:rPr>
        <w:t xml:space="preserve"> methods performs pointer arithmetic. We have two cases: addition of a pointer and an integral value, and </w:t>
      </w:r>
      <w:r w:rsidR="008E6E55">
        <w:rPr>
          <w:highlight w:val="white"/>
        </w:rPr>
        <w:t>subtraction of two pointer values.</w:t>
      </w:r>
    </w:p>
    <w:p w14:paraId="08A6FD51" w14:textId="37FAA98D" w:rsidR="00CA2195" w:rsidRPr="00CA2195" w:rsidRDefault="00CA2195" w:rsidP="00CA2195">
      <w:pPr>
        <w:pStyle w:val="Code"/>
        <w:rPr>
          <w:highlight w:val="white"/>
        </w:rPr>
      </w:pPr>
      <w:r w:rsidRPr="00CA2195">
        <w:rPr>
          <w:highlight w:val="white"/>
        </w:rPr>
        <w:t xml:space="preserve">    private static Expression </w:t>
      </w:r>
      <w:r w:rsidR="00F31495">
        <w:rPr>
          <w:highlight w:val="white"/>
        </w:rPr>
        <w:t>PointerArithmetic</w:t>
      </w:r>
      <w:r w:rsidRPr="00CA2195">
        <w:rPr>
          <w:highlight w:val="white"/>
        </w:rPr>
        <w:t>(MiddleOperator middleOp,</w:t>
      </w:r>
    </w:p>
    <w:p w14:paraId="0950AF32" w14:textId="6207C60F" w:rsidR="00CA2195" w:rsidRPr="00CA2195" w:rsidRDefault="00CA2195" w:rsidP="00CA2195">
      <w:pPr>
        <w:pStyle w:val="Code"/>
        <w:rPr>
          <w:highlight w:val="white"/>
        </w:rPr>
      </w:pPr>
      <w:r w:rsidRPr="00CA2195">
        <w:rPr>
          <w:highlight w:val="white"/>
        </w:rPr>
        <w:t xml:space="preserve">                                                Expression leftExpression,</w:t>
      </w:r>
    </w:p>
    <w:p w14:paraId="775DCF6D" w14:textId="5F460F87" w:rsidR="00CA2195" w:rsidRPr="00CA2195" w:rsidRDefault="00CA2195" w:rsidP="00CA2195">
      <w:pPr>
        <w:pStyle w:val="Code"/>
        <w:rPr>
          <w:highlight w:val="white"/>
        </w:rPr>
      </w:pPr>
      <w:r w:rsidRPr="00CA2195">
        <w:rPr>
          <w:highlight w:val="white"/>
        </w:rPr>
        <w:t xml:space="preserve">                                                Expression rightExpression) {</w:t>
      </w:r>
    </w:p>
    <w:p w14:paraId="64EB86A0" w14:textId="77777777" w:rsidR="00CA2195" w:rsidRPr="00CA2195" w:rsidRDefault="00CA2195" w:rsidP="00CA2195">
      <w:pPr>
        <w:pStyle w:val="Code"/>
        <w:rPr>
          <w:highlight w:val="white"/>
        </w:rPr>
      </w:pPr>
      <w:r w:rsidRPr="00CA2195">
        <w:rPr>
          <w:highlight w:val="white"/>
        </w:rPr>
        <w:t xml:space="preserve">      List&lt;MiddleCode&gt; shortList = new List&lt;MiddleCode&gt;();</w:t>
      </w:r>
    </w:p>
    <w:p w14:paraId="3A98960C" w14:textId="77777777" w:rsidR="00CA2195" w:rsidRPr="00CA2195" w:rsidRDefault="00CA2195" w:rsidP="00CA2195">
      <w:pPr>
        <w:pStyle w:val="Code"/>
        <w:rPr>
          <w:highlight w:val="white"/>
        </w:rPr>
      </w:pPr>
      <w:r w:rsidRPr="00CA2195">
        <w:rPr>
          <w:highlight w:val="white"/>
        </w:rPr>
        <w:t xml:space="preserve">      shortList.AddRange(leftExpression.LongList);</w:t>
      </w:r>
    </w:p>
    <w:p w14:paraId="0AC10FBF" w14:textId="77777777" w:rsidR="00CA2195" w:rsidRPr="00CA2195" w:rsidRDefault="00CA2195" w:rsidP="00CA2195">
      <w:pPr>
        <w:pStyle w:val="Code"/>
        <w:rPr>
          <w:highlight w:val="white"/>
        </w:rPr>
      </w:pPr>
      <w:r w:rsidRPr="00CA2195">
        <w:rPr>
          <w:highlight w:val="white"/>
        </w:rPr>
        <w:t xml:space="preserve">      shortList.AddRange(rightExpression.LongList);</w:t>
      </w:r>
    </w:p>
    <w:p w14:paraId="2B85CD82" w14:textId="77777777" w:rsidR="00CA2195" w:rsidRPr="00CA2195" w:rsidRDefault="00CA2195" w:rsidP="00CA2195">
      <w:pPr>
        <w:pStyle w:val="Code"/>
        <w:rPr>
          <w:highlight w:val="white"/>
        </w:rPr>
      </w:pPr>
    </w:p>
    <w:p w14:paraId="4729B3C4" w14:textId="77777777" w:rsidR="00CA2195" w:rsidRPr="00CA2195" w:rsidRDefault="00CA2195" w:rsidP="00CA2195">
      <w:pPr>
        <w:pStyle w:val="Code"/>
        <w:rPr>
          <w:highlight w:val="white"/>
        </w:rPr>
      </w:pPr>
      <w:r w:rsidRPr="00CA2195">
        <w:rPr>
          <w:highlight w:val="white"/>
        </w:rPr>
        <w:t xml:space="preserve">      Type leftType = leftExpression.Symbol.Type,</w:t>
      </w:r>
    </w:p>
    <w:p w14:paraId="25E2413E" w14:textId="77777777" w:rsidR="00CA2195" w:rsidRPr="00CA2195" w:rsidRDefault="00CA2195" w:rsidP="00CA2195">
      <w:pPr>
        <w:pStyle w:val="Code"/>
        <w:rPr>
          <w:highlight w:val="white"/>
        </w:rPr>
      </w:pPr>
      <w:r w:rsidRPr="00CA2195">
        <w:rPr>
          <w:highlight w:val="white"/>
        </w:rPr>
        <w:t xml:space="preserve">           rightType = rightExpression.Symbol.Type;</w:t>
      </w:r>
    </w:p>
    <w:p w14:paraId="73EDB599" w14:textId="1C736E26" w:rsidR="00CA2195" w:rsidRPr="00CA2195" w:rsidRDefault="004F4430" w:rsidP="00F05AF2">
      <w:pPr>
        <w:rPr>
          <w:highlight w:val="white"/>
        </w:rPr>
      </w:pPr>
      <w:r>
        <w:rPr>
          <w:highlight w:val="white"/>
        </w:rPr>
        <w:t>If the</w:t>
      </w:r>
      <w:r w:rsidR="00F05AF2">
        <w:rPr>
          <w:highlight w:val="white"/>
        </w:rPr>
        <w:t xml:space="preserve"> </w:t>
      </w:r>
      <w:r w:rsidR="00701D38">
        <w:rPr>
          <w:highlight w:val="white"/>
        </w:rPr>
        <w:t>left type is pointer and the right type is integral, we add an integer values to and pointer. What makes this different compared to regular addition is that we need take the size of the pointer type into consideration.</w:t>
      </w:r>
    </w:p>
    <w:p w14:paraId="015C92C4" w14:textId="77777777" w:rsidR="00CA2195" w:rsidRPr="00CA2195" w:rsidRDefault="00CA2195" w:rsidP="00CA2195">
      <w:pPr>
        <w:pStyle w:val="Code"/>
        <w:rPr>
          <w:highlight w:val="white"/>
        </w:rPr>
      </w:pPr>
      <w:r w:rsidRPr="00CA2195">
        <w:rPr>
          <w:highlight w:val="white"/>
        </w:rPr>
        <w:t xml:space="preserve">      if (leftType.IsPointerOrArray() &amp;&amp; rightType.IsIntegral()) {</w:t>
      </w:r>
    </w:p>
    <w:p w14:paraId="13555C7B" w14:textId="66508046" w:rsidR="00F52745" w:rsidRPr="00CA2195" w:rsidRDefault="00F52745" w:rsidP="00F52745">
      <w:pPr>
        <w:rPr>
          <w:highlight w:val="white"/>
        </w:rPr>
      </w:pPr>
      <w:r>
        <w:rPr>
          <w:highlight w:val="white"/>
        </w:rPr>
        <w:t xml:space="preserve">We make sure that the </w:t>
      </w:r>
      <w:r w:rsidR="00A47DFB">
        <w:rPr>
          <w:highlight w:val="white"/>
        </w:rPr>
        <w:t xml:space="preserve">left </w:t>
      </w:r>
      <w:r>
        <w:rPr>
          <w:highlight w:val="white"/>
        </w:rPr>
        <w:t>pointer type is not void, since pointer arithmetic is not allowed on void pointers.</w:t>
      </w:r>
    </w:p>
    <w:p w14:paraId="57771722" w14:textId="77777777" w:rsidR="00CA2195" w:rsidRPr="00CA2195" w:rsidRDefault="00CA2195" w:rsidP="00CA2195">
      <w:pPr>
        <w:pStyle w:val="Code"/>
        <w:rPr>
          <w:highlight w:val="white"/>
        </w:rPr>
      </w:pPr>
      <w:r w:rsidRPr="00CA2195">
        <w:rPr>
          <w:highlight w:val="white"/>
        </w:rPr>
        <w:t xml:space="preserve">        Assert.Error(!leftType.PointerOrArrayType.IsVoid(),</w:t>
      </w:r>
    </w:p>
    <w:p w14:paraId="0EBF5A75" w14:textId="787275F2" w:rsidR="00CA2195" w:rsidRDefault="00CA2195" w:rsidP="00CA2195">
      <w:pPr>
        <w:pStyle w:val="Code"/>
        <w:rPr>
          <w:highlight w:val="white"/>
        </w:rPr>
      </w:pPr>
      <w:r w:rsidRPr="00CA2195">
        <w:rPr>
          <w:highlight w:val="white"/>
        </w:rPr>
        <w:t xml:space="preserve">                      leftExpression, Message.Pointer_to_void);</w:t>
      </w:r>
    </w:p>
    <w:p w14:paraId="5A23C856" w14:textId="70C84EED" w:rsidR="006D4385" w:rsidRPr="00CA2195" w:rsidRDefault="006D4385" w:rsidP="00347C86">
      <w:pPr>
        <w:rPr>
          <w:highlight w:val="white"/>
        </w:rPr>
      </w:pPr>
      <w:r>
        <w:rPr>
          <w:highlight w:val="white"/>
        </w:rPr>
        <w:t>We type cast the integral right expression</w:t>
      </w:r>
      <w:r w:rsidR="000F187C">
        <w:rPr>
          <w:highlight w:val="white"/>
        </w:rPr>
        <w:t xml:space="preserve"> to the left pointer type </w:t>
      </w:r>
      <w:r w:rsidR="00B55B97">
        <w:rPr>
          <w:highlight w:val="white"/>
        </w:rPr>
        <w:t>for</w:t>
      </w:r>
      <w:r w:rsidR="00347C86">
        <w:rPr>
          <w:highlight w:val="white"/>
        </w:rPr>
        <w:t xml:space="preserve"> the </w:t>
      </w:r>
      <w:r w:rsidR="00B55B97">
        <w:rPr>
          <w:highlight w:val="white"/>
        </w:rPr>
        <w:t xml:space="preserve">arithmetic </w:t>
      </w:r>
      <w:r w:rsidR="00347C86">
        <w:rPr>
          <w:highlight w:val="white"/>
        </w:rPr>
        <w:t>to be performed on values of the</w:t>
      </w:r>
      <w:r w:rsidR="00B311A1">
        <w:rPr>
          <w:highlight w:val="white"/>
        </w:rPr>
        <w:t xml:space="preserve"> </w:t>
      </w:r>
      <w:r w:rsidR="00347C86">
        <w:rPr>
          <w:highlight w:val="white"/>
        </w:rPr>
        <w:t>sam</w:t>
      </w:r>
      <w:r w:rsidR="00B311A1">
        <w:rPr>
          <w:highlight w:val="white"/>
        </w:rPr>
        <w:t>e</w:t>
      </w:r>
      <w:r w:rsidR="00347C86">
        <w:rPr>
          <w:highlight w:val="white"/>
        </w:rPr>
        <w:t xml:space="preserve"> size.</w:t>
      </w:r>
    </w:p>
    <w:p w14:paraId="722742C4" w14:textId="0125F416" w:rsidR="00941117" w:rsidRPr="00DD322D" w:rsidRDefault="00941117" w:rsidP="00DD322D">
      <w:pPr>
        <w:pStyle w:val="Code"/>
        <w:rPr>
          <w:highlight w:val="white"/>
        </w:rPr>
      </w:pPr>
      <w:r w:rsidRPr="00DD322D">
        <w:rPr>
          <w:highlight w:val="white"/>
        </w:rPr>
        <w:t xml:space="preserve">        rightExpression = TypeCast.ImplicitCast(</w:t>
      </w:r>
      <w:r w:rsidR="00D62E5C">
        <w:rPr>
          <w:highlight w:val="white"/>
        </w:rPr>
        <w:t xml:space="preserve">rightExpression, </w:t>
      </w:r>
      <w:r w:rsidRPr="00DD322D">
        <w:rPr>
          <w:highlight w:val="white"/>
        </w:rPr>
        <w:t>leftType);</w:t>
      </w:r>
    </w:p>
    <w:p w14:paraId="2F73C2B8" w14:textId="47D6FB6C" w:rsidR="00CA2195" w:rsidRPr="00CA2195" w:rsidRDefault="00C67F09" w:rsidP="00261194">
      <w:pPr>
        <w:rPr>
          <w:highlight w:val="white"/>
        </w:rPr>
      </w:pPr>
      <w:r>
        <w:rPr>
          <w:highlight w:val="white"/>
        </w:rPr>
        <w:t xml:space="preserve">The final long list is </w:t>
      </w:r>
      <w:r w:rsidR="00261194">
        <w:rPr>
          <w:highlight w:val="white"/>
        </w:rPr>
        <w:t>the long lists of the left and right expression, and the pointer arithmetic.</w:t>
      </w:r>
    </w:p>
    <w:p w14:paraId="0701E231" w14:textId="77777777" w:rsidR="00CA2195" w:rsidRPr="00CA2195" w:rsidRDefault="00CA2195" w:rsidP="00CA2195">
      <w:pPr>
        <w:pStyle w:val="Code"/>
        <w:rPr>
          <w:highlight w:val="white"/>
        </w:rPr>
      </w:pPr>
      <w:r w:rsidRPr="00CA2195">
        <w:rPr>
          <w:highlight w:val="white"/>
        </w:rPr>
        <w:t xml:space="preserve">        List&lt;MiddleCode&gt; longList = new List&lt;MiddleCode&gt;();</w:t>
      </w:r>
    </w:p>
    <w:p w14:paraId="6E4F2101" w14:textId="77777777" w:rsidR="00CA2195" w:rsidRPr="00CA2195" w:rsidRDefault="00CA2195" w:rsidP="00CA2195">
      <w:pPr>
        <w:pStyle w:val="Code"/>
        <w:rPr>
          <w:highlight w:val="white"/>
        </w:rPr>
      </w:pPr>
      <w:r w:rsidRPr="00CA2195">
        <w:rPr>
          <w:highlight w:val="white"/>
        </w:rPr>
        <w:t xml:space="preserve">        longList.AddRange(leftExpression.LongList);</w:t>
      </w:r>
    </w:p>
    <w:p w14:paraId="6CB20DD6" w14:textId="1D7829B1" w:rsidR="00CA2195" w:rsidRDefault="00CA2195" w:rsidP="00CA2195">
      <w:pPr>
        <w:pStyle w:val="Code"/>
        <w:rPr>
          <w:highlight w:val="white"/>
        </w:rPr>
      </w:pPr>
      <w:r w:rsidRPr="00CA2195">
        <w:rPr>
          <w:highlight w:val="white"/>
        </w:rPr>
        <w:t xml:space="preserve">        longList.AddRange(rightExpression.LongList);</w:t>
      </w:r>
    </w:p>
    <w:p w14:paraId="25E41B68" w14:textId="42C5A014" w:rsidR="006428E3" w:rsidRPr="00CA2195" w:rsidRDefault="006428E3" w:rsidP="006428E3">
      <w:pPr>
        <w:rPr>
          <w:highlight w:val="white"/>
        </w:rPr>
      </w:pPr>
      <w:r>
        <w:rPr>
          <w:highlight w:val="white"/>
        </w:rPr>
        <w:t>The result symbol ha</w:t>
      </w:r>
      <w:r w:rsidR="00EA1B3D">
        <w:rPr>
          <w:highlight w:val="white"/>
        </w:rPr>
        <w:t>s</w:t>
      </w:r>
      <w:r>
        <w:rPr>
          <w:highlight w:val="white"/>
        </w:rPr>
        <w:t xml:space="preserve"> the same type as the pointer expression.</w:t>
      </w:r>
    </w:p>
    <w:p w14:paraId="05C9A8EE" w14:textId="77777777" w:rsidR="00CA2195" w:rsidRPr="00CA2195" w:rsidRDefault="00CA2195" w:rsidP="00CA2195">
      <w:pPr>
        <w:pStyle w:val="Code"/>
        <w:rPr>
          <w:highlight w:val="white"/>
        </w:rPr>
      </w:pPr>
      <w:r w:rsidRPr="00CA2195">
        <w:rPr>
          <w:highlight w:val="white"/>
        </w:rPr>
        <w:t xml:space="preserve">        Symbol resultSymbol =</w:t>
      </w:r>
    </w:p>
    <w:p w14:paraId="24627260" w14:textId="77777777" w:rsidR="00CA2195" w:rsidRPr="00CA2195" w:rsidRDefault="00CA2195" w:rsidP="00CA2195">
      <w:pPr>
        <w:pStyle w:val="Code"/>
        <w:rPr>
          <w:highlight w:val="white"/>
        </w:rPr>
      </w:pPr>
      <w:r w:rsidRPr="00CA2195">
        <w:rPr>
          <w:highlight w:val="white"/>
        </w:rPr>
        <w:t xml:space="preserve">          new Symbol(new Type(leftType.PointerOrArrayType));</w:t>
      </w:r>
    </w:p>
    <w:p w14:paraId="6FCAA463" w14:textId="0A10A5EF" w:rsidR="00CA2195" w:rsidRPr="00CA2195" w:rsidRDefault="00034461" w:rsidP="00034461">
      <w:pPr>
        <w:rPr>
          <w:highlight w:val="white"/>
        </w:rPr>
      </w:pPr>
      <w:r>
        <w:rPr>
          <w:highlight w:val="white"/>
        </w:rPr>
        <w:t>The pointer arithmetic is performed in two steps. First</w:t>
      </w:r>
      <w:r w:rsidR="003F292C">
        <w:rPr>
          <w:highlight w:val="white"/>
        </w:rPr>
        <w:t>,</w:t>
      </w:r>
      <w:r>
        <w:rPr>
          <w:highlight w:val="white"/>
        </w:rPr>
        <w:t xml:space="preserve"> we </w:t>
      </w:r>
      <w:r w:rsidR="00D920CB">
        <w:rPr>
          <w:highlight w:val="white"/>
        </w:rPr>
        <w:t>multiply the integral value with the pointer size</w:t>
      </w:r>
      <w:r w:rsidR="00743828">
        <w:rPr>
          <w:highlight w:val="white"/>
        </w:rPr>
        <w:t xml:space="preserve">, </w:t>
      </w:r>
      <w:r w:rsidR="008D3E0B">
        <w:rPr>
          <w:highlight w:val="white"/>
        </w:rPr>
        <w:t>and then</w:t>
      </w:r>
      <w:r w:rsidR="00743828">
        <w:rPr>
          <w:highlight w:val="white"/>
        </w:rPr>
        <w:t xml:space="preserve"> we </w:t>
      </w:r>
      <w:r w:rsidR="008D3E0B">
        <w:rPr>
          <w:highlight w:val="white"/>
        </w:rPr>
        <w:t xml:space="preserve">add the product to the </w:t>
      </w:r>
    </w:p>
    <w:p w14:paraId="4C117029" w14:textId="77777777" w:rsidR="00CA2195" w:rsidRPr="00CA2195" w:rsidRDefault="00CA2195" w:rsidP="00CA2195">
      <w:pPr>
        <w:pStyle w:val="Code"/>
        <w:rPr>
          <w:highlight w:val="white"/>
        </w:rPr>
      </w:pPr>
      <w:r w:rsidRPr="00CA2195">
        <w:rPr>
          <w:highlight w:val="white"/>
        </w:rPr>
        <w:t xml:space="preserve">        int pointerSize = leftType.PointerOrArrayType.Size();</w:t>
      </w:r>
    </w:p>
    <w:p w14:paraId="5408BB05" w14:textId="77777777" w:rsidR="00CA2195" w:rsidRPr="00CA2195" w:rsidRDefault="00CA2195" w:rsidP="00CA2195">
      <w:pPr>
        <w:pStyle w:val="Code"/>
        <w:rPr>
          <w:highlight w:val="white"/>
        </w:rPr>
      </w:pPr>
      <w:r w:rsidRPr="00CA2195">
        <w:rPr>
          <w:highlight w:val="white"/>
        </w:rPr>
        <w:t xml:space="preserve">        Symbol multSymbol = new Symbol(Type.PointerTypeX),</w:t>
      </w:r>
    </w:p>
    <w:p w14:paraId="6DFB9EC2" w14:textId="7E3DB09F" w:rsidR="00CA2195" w:rsidRPr="00CA2195" w:rsidRDefault="00CA2195" w:rsidP="00CA2195">
      <w:pPr>
        <w:pStyle w:val="Code"/>
        <w:rPr>
          <w:highlight w:val="white"/>
        </w:rPr>
      </w:pPr>
      <w:r w:rsidRPr="00CA2195">
        <w:rPr>
          <w:highlight w:val="white"/>
        </w:rPr>
        <w:t xml:space="preserve">               sizeSymbol = new Symbol(Type.PointerTypeX,</w:t>
      </w:r>
    </w:p>
    <w:p w14:paraId="6906608D" w14:textId="7AA74F93" w:rsidR="00CA2195" w:rsidRPr="00CA2195" w:rsidRDefault="00CA2195" w:rsidP="00CA2195">
      <w:pPr>
        <w:pStyle w:val="Code"/>
        <w:rPr>
          <w:highlight w:val="white"/>
        </w:rPr>
      </w:pPr>
      <w:r w:rsidRPr="00CA2195">
        <w:rPr>
          <w:highlight w:val="white"/>
        </w:rPr>
        <w:t xml:space="preserve">                                       (BigInteger) pointerSize);</w:t>
      </w:r>
    </w:p>
    <w:p w14:paraId="5C42D69A" w14:textId="052E5D3C" w:rsidR="00C065B3" w:rsidRDefault="00C065B3" w:rsidP="00C065B3">
      <w:pPr>
        <w:rPr>
          <w:highlight w:val="white"/>
        </w:rPr>
      </w:pPr>
      <w:r>
        <w:rPr>
          <w:highlight w:val="white"/>
        </w:rPr>
        <w:lastRenderedPageBreak/>
        <w:t xml:space="preserve">We multiply the integral value with the size of the pointer type and add the product to the pointer value. </w:t>
      </w:r>
      <w:r w:rsidR="00995143">
        <w:rPr>
          <w:highlight w:val="white"/>
        </w:rPr>
        <w:t xml:space="preserve">The </w:t>
      </w:r>
      <w:r w:rsidR="00995143" w:rsidRPr="00995143">
        <w:rPr>
          <w:rStyle w:val="KeyWord0"/>
          <w:highlight w:val="white"/>
        </w:rPr>
        <w:t>multSymbol</w:t>
      </w:r>
      <w:r w:rsidR="00995143">
        <w:rPr>
          <w:highlight w:val="white"/>
        </w:rPr>
        <w:t xml:space="preserve"> </w:t>
      </w:r>
      <w:r w:rsidR="0046153E">
        <w:rPr>
          <w:highlight w:val="white"/>
        </w:rPr>
        <w:t xml:space="preserve">value </w:t>
      </w:r>
      <w:r w:rsidR="00995143">
        <w:rPr>
          <w:highlight w:val="white"/>
        </w:rPr>
        <w:t xml:space="preserve">be the result of </w:t>
      </w:r>
      <w:r w:rsidR="001F6E5C">
        <w:rPr>
          <w:highlight w:val="white"/>
        </w:rPr>
        <w:t xml:space="preserve">two constant values, in case of a constant integral value, or </w:t>
      </w:r>
      <w:r w:rsidR="00DE764F">
        <w:rPr>
          <w:highlight w:val="white"/>
        </w:rPr>
        <w:t>the integral value times one, i</w:t>
      </w:r>
      <w:r w:rsidR="00314C8E">
        <w:rPr>
          <w:highlight w:val="white"/>
        </w:rPr>
        <w:t xml:space="preserve">n case of a </w:t>
      </w:r>
      <w:r w:rsidR="00DE764F">
        <w:rPr>
          <w:highlight w:val="white"/>
        </w:rPr>
        <w:t xml:space="preserve">pointer </w:t>
      </w:r>
      <w:r w:rsidR="00314C8E">
        <w:rPr>
          <w:highlight w:val="white"/>
        </w:rPr>
        <w:t>size of one, which is inefficient.</w:t>
      </w:r>
      <w:r w:rsidR="00E7064D">
        <w:rPr>
          <w:highlight w:val="white"/>
        </w:rPr>
        <w:t xml:space="preserve"> However, the Middle Code Optimizer in Chapter XXX will take care of th</w:t>
      </w:r>
      <w:r w:rsidR="003C333D">
        <w:rPr>
          <w:highlight w:val="white"/>
        </w:rPr>
        <w:t>ose</w:t>
      </w:r>
      <w:r w:rsidR="00E7064D">
        <w:rPr>
          <w:highlight w:val="white"/>
        </w:rPr>
        <w:t xml:space="preserve"> case</w:t>
      </w:r>
      <w:r w:rsidR="003C333D">
        <w:rPr>
          <w:highlight w:val="white"/>
        </w:rPr>
        <w:t>s</w:t>
      </w:r>
      <w:r w:rsidR="00E7064D">
        <w:rPr>
          <w:highlight w:val="white"/>
        </w:rPr>
        <w:t>.</w:t>
      </w:r>
    </w:p>
    <w:p w14:paraId="34B2E69A" w14:textId="4C07A49C" w:rsidR="00CA2195" w:rsidRPr="00CA2195" w:rsidRDefault="00CA2195" w:rsidP="00CA2195">
      <w:pPr>
        <w:pStyle w:val="Code"/>
        <w:rPr>
          <w:highlight w:val="white"/>
        </w:rPr>
      </w:pPr>
      <w:r w:rsidRPr="00CA2195">
        <w:rPr>
          <w:highlight w:val="white"/>
        </w:rPr>
        <w:t xml:space="preserve">        AddMiddleCode(longList, MiddleOperator.UnsignedMultiply, multSymbol,</w:t>
      </w:r>
    </w:p>
    <w:p w14:paraId="4E457291" w14:textId="77777777" w:rsidR="00CA2195" w:rsidRPr="00CA2195" w:rsidRDefault="00CA2195" w:rsidP="00CA2195">
      <w:pPr>
        <w:pStyle w:val="Code"/>
        <w:rPr>
          <w:highlight w:val="white"/>
        </w:rPr>
      </w:pPr>
      <w:r w:rsidRPr="00CA2195">
        <w:rPr>
          <w:highlight w:val="white"/>
        </w:rPr>
        <w:t xml:space="preserve">                      rightExpression.Symbol, sizeSymbol);</w:t>
      </w:r>
    </w:p>
    <w:p w14:paraId="59490F99" w14:textId="203A4C8A" w:rsidR="00CA2195" w:rsidRPr="00CA2195" w:rsidRDefault="00CA2195" w:rsidP="00CA2195">
      <w:pPr>
        <w:pStyle w:val="Code"/>
        <w:rPr>
          <w:highlight w:val="white"/>
        </w:rPr>
      </w:pPr>
      <w:r w:rsidRPr="00CA2195">
        <w:rPr>
          <w:highlight w:val="white"/>
        </w:rPr>
        <w:t xml:space="preserve">        AddMiddleCode(longList, middleOp, resultSymbol,</w:t>
      </w:r>
    </w:p>
    <w:p w14:paraId="62E84223" w14:textId="77777777" w:rsidR="00CA2195" w:rsidRPr="00CA2195" w:rsidRDefault="00CA2195" w:rsidP="00CA2195">
      <w:pPr>
        <w:pStyle w:val="Code"/>
        <w:rPr>
          <w:highlight w:val="white"/>
        </w:rPr>
      </w:pPr>
      <w:r w:rsidRPr="00CA2195">
        <w:rPr>
          <w:highlight w:val="white"/>
        </w:rPr>
        <w:t xml:space="preserve">                      leftExpression.Symbol, multSymbol);</w:t>
      </w:r>
    </w:p>
    <w:p w14:paraId="033E2597" w14:textId="77777777" w:rsidR="00CA2195" w:rsidRPr="00CA2195" w:rsidRDefault="00CA2195" w:rsidP="00CA2195">
      <w:pPr>
        <w:pStyle w:val="Code"/>
        <w:rPr>
          <w:highlight w:val="white"/>
        </w:rPr>
      </w:pPr>
      <w:r w:rsidRPr="00CA2195">
        <w:rPr>
          <w:highlight w:val="white"/>
        </w:rPr>
        <w:t xml:space="preserve">        return (new Expression(resultSymbol, shortList, longList));</w:t>
      </w:r>
    </w:p>
    <w:p w14:paraId="0234C26A" w14:textId="77777777" w:rsidR="00CA2195" w:rsidRPr="00CA2195" w:rsidRDefault="00CA2195" w:rsidP="00CA2195">
      <w:pPr>
        <w:pStyle w:val="Code"/>
        <w:rPr>
          <w:highlight w:val="white"/>
        </w:rPr>
      </w:pPr>
      <w:r w:rsidRPr="00CA2195">
        <w:rPr>
          <w:highlight w:val="white"/>
        </w:rPr>
        <w:t xml:space="preserve">      }</w:t>
      </w:r>
    </w:p>
    <w:p w14:paraId="67393F4C" w14:textId="02231891" w:rsidR="00E01EE2" w:rsidRDefault="00E01EE2" w:rsidP="00A272D5">
      <w:pPr>
        <w:rPr>
          <w:highlight w:val="white"/>
        </w:rPr>
      </w:pPr>
      <w:r>
        <w:rPr>
          <w:highlight w:val="white"/>
        </w:rPr>
        <w:t xml:space="preserve">If </w:t>
      </w:r>
      <w:r w:rsidR="00A272D5">
        <w:rPr>
          <w:highlight w:val="white"/>
        </w:rPr>
        <w:t>it is not the case of a pointer and an integral value, then there must be two pointer values.</w:t>
      </w:r>
      <w:r w:rsidR="00A73B05">
        <w:rPr>
          <w:highlight w:val="white"/>
        </w:rPr>
        <w:t xml:space="preserve"> We make sure that none of them pointes at void. Moreover, we also make sure that their pointer types have the same size.</w:t>
      </w:r>
    </w:p>
    <w:p w14:paraId="3D130499" w14:textId="425F908D" w:rsidR="00CA2195" w:rsidRPr="00CA2195" w:rsidRDefault="00CA2195" w:rsidP="00CA2195">
      <w:pPr>
        <w:pStyle w:val="Code"/>
        <w:rPr>
          <w:highlight w:val="white"/>
        </w:rPr>
      </w:pPr>
      <w:r w:rsidRPr="00CA2195">
        <w:rPr>
          <w:highlight w:val="white"/>
        </w:rPr>
        <w:t xml:space="preserve">      else {</w:t>
      </w:r>
    </w:p>
    <w:p w14:paraId="1DA432E1" w14:textId="77777777" w:rsidR="00CA2195" w:rsidRPr="00CA2195" w:rsidRDefault="00CA2195" w:rsidP="00CA2195">
      <w:pPr>
        <w:pStyle w:val="Code"/>
        <w:rPr>
          <w:highlight w:val="white"/>
        </w:rPr>
      </w:pPr>
      <w:r w:rsidRPr="00CA2195">
        <w:rPr>
          <w:highlight w:val="white"/>
        </w:rPr>
        <w:t xml:space="preserve">        Assert.Error(!leftType.PointerOrArrayType.IsVoid(),</w:t>
      </w:r>
    </w:p>
    <w:p w14:paraId="3F4090A5" w14:textId="77777777" w:rsidR="00CA2195" w:rsidRPr="00CA2195" w:rsidRDefault="00CA2195" w:rsidP="00CA2195">
      <w:pPr>
        <w:pStyle w:val="Code"/>
        <w:rPr>
          <w:highlight w:val="white"/>
        </w:rPr>
      </w:pPr>
      <w:r w:rsidRPr="00CA2195">
        <w:rPr>
          <w:highlight w:val="white"/>
        </w:rPr>
        <w:t xml:space="preserve">                     leftExpression, Message.Pointer_to_void);</w:t>
      </w:r>
    </w:p>
    <w:p w14:paraId="2AF9D88B" w14:textId="77777777" w:rsidR="00CA2195" w:rsidRPr="00CA2195" w:rsidRDefault="00CA2195" w:rsidP="00CA2195">
      <w:pPr>
        <w:pStyle w:val="Code"/>
        <w:rPr>
          <w:highlight w:val="white"/>
        </w:rPr>
      </w:pPr>
      <w:r w:rsidRPr="00CA2195">
        <w:rPr>
          <w:highlight w:val="white"/>
        </w:rPr>
        <w:t xml:space="preserve">        Assert.Error(!rightType.PointerOrArrayType.IsVoid(),</w:t>
      </w:r>
    </w:p>
    <w:p w14:paraId="4DF514BA" w14:textId="77777777" w:rsidR="00CA2195" w:rsidRPr="00CA2195" w:rsidRDefault="00CA2195" w:rsidP="00CA2195">
      <w:pPr>
        <w:pStyle w:val="Code"/>
        <w:rPr>
          <w:highlight w:val="white"/>
        </w:rPr>
      </w:pPr>
      <w:r w:rsidRPr="00CA2195">
        <w:rPr>
          <w:highlight w:val="white"/>
        </w:rPr>
        <w:t xml:space="preserve">                     rightExpression, Message.Pointer_to_void);</w:t>
      </w:r>
    </w:p>
    <w:p w14:paraId="4E29014E" w14:textId="77777777" w:rsidR="00CA2195" w:rsidRPr="00CA2195" w:rsidRDefault="00CA2195" w:rsidP="00CA2195">
      <w:pPr>
        <w:pStyle w:val="Code"/>
        <w:rPr>
          <w:highlight w:val="white"/>
        </w:rPr>
      </w:pPr>
      <w:r w:rsidRPr="00CA2195">
        <w:rPr>
          <w:highlight w:val="white"/>
        </w:rPr>
        <w:t xml:space="preserve">        Assert.Error(leftType.PointerOrArrayType.Size() ==</w:t>
      </w:r>
    </w:p>
    <w:p w14:paraId="1623F018" w14:textId="77777777" w:rsidR="00CA2195" w:rsidRPr="00CA2195" w:rsidRDefault="00CA2195" w:rsidP="00CA2195">
      <w:pPr>
        <w:pStyle w:val="Code"/>
        <w:rPr>
          <w:highlight w:val="white"/>
        </w:rPr>
      </w:pPr>
      <w:r w:rsidRPr="00CA2195">
        <w:rPr>
          <w:highlight w:val="white"/>
        </w:rPr>
        <w:t xml:space="preserve">                     rightType.PointerOrArrayType.Size(),</w:t>
      </w:r>
    </w:p>
    <w:p w14:paraId="7BBE8BA0" w14:textId="77777777" w:rsidR="00CA2195" w:rsidRPr="00CA2195" w:rsidRDefault="00CA2195" w:rsidP="00CA2195">
      <w:pPr>
        <w:pStyle w:val="Code"/>
        <w:rPr>
          <w:highlight w:val="white"/>
        </w:rPr>
      </w:pPr>
      <w:r w:rsidRPr="00CA2195">
        <w:rPr>
          <w:highlight w:val="white"/>
        </w:rPr>
        <w:t xml:space="preserve">                     leftType + " and " + rightType,</w:t>
      </w:r>
    </w:p>
    <w:p w14:paraId="57FF8132" w14:textId="77777777" w:rsidR="00CA2195" w:rsidRPr="00CA2195" w:rsidRDefault="00CA2195" w:rsidP="00CA2195">
      <w:pPr>
        <w:pStyle w:val="Code"/>
        <w:rPr>
          <w:highlight w:val="white"/>
        </w:rPr>
      </w:pPr>
      <w:r w:rsidRPr="00CA2195">
        <w:rPr>
          <w:highlight w:val="white"/>
        </w:rPr>
        <w:t xml:space="preserve">                     Message.Invalid_expression);</w:t>
      </w:r>
    </w:p>
    <w:p w14:paraId="000C2F9D" w14:textId="77777777" w:rsidR="00CA2195" w:rsidRPr="00CA2195" w:rsidRDefault="00CA2195" w:rsidP="00CA2195">
      <w:pPr>
        <w:pStyle w:val="Code"/>
        <w:rPr>
          <w:highlight w:val="white"/>
        </w:rPr>
      </w:pPr>
      <w:r w:rsidRPr="00CA2195">
        <w:rPr>
          <w:highlight w:val="white"/>
        </w:rPr>
        <w:t xml:space="preserve">                     </w:t>
      </w:r>
    </w:p>
    <w:p w14:paraId="6E8B4258" w14:textId="77777777" w:rsidR="00CA2195" w:rsidRPr="00CA2195" w:rsidRDefault="00CA2195" w:rsidP="00CA2195">
      <w:pPr>
        <w:pStyle w:val="Code"/>
        <w:rPr>
          <w:highlight w:val="white"/>
        </w:rPr>
      </w:pPr>
      <w:r w:rsidRPr="00CA2195">
        <w:rPr>
          <w:highlight w:val="white"/>
        </w:rPr>
        <w:t xml:space="preserve">        List&lt;MiddleCode&gt; longList = new List&lt;MiddleCode&gt;();</w:t>
      </w:r>
    </w:p>
    <w:p w14:paraId="6F7D1F88" w14:textId="77777777" w:rsidR="00CA2195" w:rsidRPr="00CA2195" w:rsidRDefault="00CA2195" w:rsidP="00CA2195">
      <w:pPr>
        <w:pStyle w:val="Code"/>
        <w:rPr>
          <w:highlight w:val="white"/>
        </w:rPr>
      </w:pPr>
      <w:r w:rsidRPr="00CA2195">
        <w:rPr>
          <w:highlight w:val="white"/>
        </w:rPr>
        <w:t xml:space="preserve">        longList.AddRange(leftExpression.LongList);</w:t>
      </w:r>
    </w:p>
    <w:p w14:paraId="2E2F8BBC" w14:textId="77777777" w:rsidR="00CA2195" w:rsidRPr="00CA2195" w:rsidRDefault="00CA2195" w:rsidP="00CA2195">
      <w:pPr>
        <w:pStyle w:val="Code"/>
        <w:rPr>
          <w:highlight w:val="white"/>
        </w:rPr>
      </w:pPr>
      <w:r w:rsidRPr="00CA2195">
        <w:rPr>
          <w:highlight w:val="white"/>
        </w:rPr>
        <w:t xml:space="preserve">        longList.AddRange(rightExpression.LongList);</w:t>
      </w:r>
    </w:p>
    <w:p w14:paraId="7110715A" w14:textId="77777777" w:rsidR="00CA2195" w:rsidRPr="00CA2195" w:rsidRDefault="00CA2195" w:rsidP="00CA2195">
      <w:pPr>
        <w:pStyle w:val="Code"/>
        <w:rPr>
          <w:highlight w:val="white"/>
        </w:rPr>
      </w:pPr>
      <w:r w:rsidRPr="00CA2195">
        <w:rPr>
          <w:highlight w:val="white"/>
        </w:rPr>
        <w:t xml:space="preserve">        Symbol resultSymbol = new Symbol(Type.VoidPointerType);</w:t>
      </w:r>
    </w:p>
    <w:p w14:paraId="1ED98388" w14:textId="77777777" w:rsidR="00CA2195" w:rsidRPr="00CA2195" w:rsidRDefault="00CA2195" w:rsidP="00CA2195">
      <w:pPr>
        <w:pStyle w:val="Code"/>
        <w:rPr>
          <w:highlight w:val="white"/>
        </w:rPr>
      </w:pPr>
      <w:r w:rsidRPr="00CA2195">
        <w:rPr>
          <w:highlight w:val="white"/>
        </w:rPr>
        <w:t xml:space="preserve">        </w:t>
      </w:r>
    </w:p>
    <w:p w14:paraId="1997B95F" w14:textId="77777777" w:rsidR="00CA2195" w:rsidRPr="00CA2195" w:rsidRDefault="00CA2195" w:rsidP="00CA2195">
      <w:pPr>
        <w:pStyle w:val="Code"/>
        <w:rPr>
          <w:highlight w:val="white"/>
        </w:rPr>
      </w:pPr>
      <w:r w:rsidRPr="00CA2195">
        <w:rPr>
          <w:highlight w:val="white"/>
        </w:rPr>
        <w:t xml:space="preserve">        int pointerSize = rightType.PointerOrArrayType.Size();</w:t>
      </w:r>
    </w:p>
    <w:p w14:paraId="6CAF377E" w14:textId="77777777" w:rsidR="00CA2195" w:rsidRPr="00CA2195" w:rsidRDefault="00CA2195" w:rsidP="00CA2195">
      <w:pPr>
        <w:pStyle w:val="Code"/>
        <w:rPr>
          <w:highlight w:val="white"/>
        </w:rPr>
      </w:pPr>
      <w:r w:rsidRPr="00CA2195">
        <w:rPr>
          <w:highlight w:val="white"/>
        </w:rPr>
        <w:t xml:space="preserve">        Symbol subtractSymbol = new Symbol(Type.PointerTypeX),</w:t>
      </w:r>
    </w:p>
    <w:p w14:paraId="4473B7B3" w14:textId="77777777" w:rsidR="00CA2195" w:rsidRDefault="00CA2195" w:rsidP="00CA2195">
      <w:pPr>
        <w:pStyle w:val="Code"/>
        <w:rPr>
          <w:highlight w:val="white"/>
        </w:rPr>
      </w:pPr>
      <w:r w:rsidRPr="00CA2195">
        <w:rPr>
          <w:highlight w:val="white"/>
        </w:rPr>
        <w:t xml:space="preserve">               sizeSymbol = new Symbol(Type.PointerTypeX,</w:t>
      </w:r>
    </w:p>
    <w:p w14:paraId="18F0CFA4" w14:textId="70074976" w:rsidR="00CA2195" w:rsidRPr="00CA2195" w:rsidRDefault="00CA2195" w:rsidP="00CA2195">
      <w:pPr>
        <w:pStyle w:val="Code"/>
        <w:rPr>
          <w:highlight w:val="white"/>
        </w:rPr>
      </w:pPr>
      <w:r>
        <w:rPr>
          <w:highlight w:val="white"/>
        </w:rPr>
        <w:t xml:space="preserve">                                      </w:t>
      </w:r>
      <w:r w:rsidRPr="00CA2195">
        <w:rPr>
          <w:highlight w:val="white"/>
        </w:rPr>
        <w:t xml:space="preserve"> (BigInteger) pointerSize);</w:t>
      </w:r>
    </w:p>
    <w:p w14:paraId="686BD0F7" w14:textId="287E2871" w:rsidR="00316712" w:rsidRDefault="00316712" w:rsidP="00316712">
      <w:pPr>
        <w:rPr>
          <w:highlight w:val="white"/>
        </w:rPr>
      </w:pPr>
      <w:r>
        <w:rPr>
          <w:highlight w:val="white"/>
        </w:rPr>
        <w:t>We first subtract the pointer values, and th</w:t>
      </w:r>
      <w:r w:rsidR="000426CC">
        <w:rPr>
          <w:highlight w:val="white"/>
        </w:rPr>
        <w:t>e</w:t>
      </w:r>
      <w:r>
        <w:rPr>
          <w:highlight w:val="white"/>
        </w:rPr>
        <w:t>n divide the difference by the size of the pointer types.</w:t>
      </w:r>
      <w:r w:rsidR="000426CC">
        <w:rPr>
          <w:highlight w:val="white"/>
        </w:rPr>
        <w:t xml:space="preserve"> There may be a division by one, in case the pointer types have size one, which is inefficient. However, the Middle Code Optim</w:t>
      </w:r>
      <w:r w:rsidR="00F43F9E">
        <w:rPr>
          <w:highlight w:val="white"/>
        </w:rPr>
        <w:t>iz</w:t>
      </w:r>
      <w:r w:rsidR="000426CC">
        <w:rPr>
          <w:highlight w:val="white"/>
        </w:rPr>
        <w:t>er in Chapter XXX will take care of the case.</w:t>
      </w:r>
    </w:p>
    <w:p w14:paraId="695A8B96" w14:textId="50C31E3C" w:rsidR="00CA2195" w:rsidRPr="00CA2195" w:rsidRDefault="00CA2195" w:rsidP="00CA2195">
      <w:pPr>
        <w:pStyle w:val="Code"/>
        <w:rPr>
          <w:highlight w:val="white"/>
        </w:rPr>
      </w:pPr>
      <w:r w:rsidRPr="00CA2195">
        <w:rPr>
          <w:highlight w:val="white"/>
        </w:rPr>
        <w:t xml:space="preserve">        AddMiddleCode(longList, MiddleOperator.BinarySubtract, subtractSymbol,</w:t>
      </w:r>
    </w:p>
    <w:p w14:paraId="51A9DE7F" w14:textId="77777777" w:rsidR="00CA2195" w:rsidRPr="00CA2195" w:rsidRDefault="00CA2195" w:rsidP="00CA2195">
      <w:pPr>
        <w:pStyle w:val="Code"/>
        <w:rPr>
          <w:highlight w:val="white"/>
        </w:rPr>
      </w:pPr>
      <w:r w:rsidRPr="00CA2195">
        <w:rPr>
          <w:highlight w:val="white"/>
        </w:rPr>
        <w:t xml:space="preserve">                      leftExpression.Symbol, rightExpression.Symbol);</w:t>
      </w:r>
    </w:p>
    <w:p w14:paraId="7CC98247" w14:textId="77777777" w:rsidR="00CA2195" w:rsidRPr="00CA2195" w:rsidRDefault="00CA2195" w:rsidP="00CA2195">
      <w:pPr>
        <w:pStyle w:val="Code"/>
        <w:rPr>
          <w:highlight w:val="white"/>
        </w:rPr>
      </w:pPr>
      <w:r w:rsidRPr="00CA2195">
        <w:rPr>
          <w:highlight w:val="white"/>
        </w:rPr>
        <w:t xml:space="preserve">        AddMiddleCode(longList, MiddleOperator.UnsignedDivide, resultSymbol,</w:t>
      </w:r>
    </w:p>
    <w:p w14:paraId="5997DD52" w14:textId="77777777" w:rsidR="00CA2195" w:rsidRPr="00CA2195" w:rsidRDefault="00CA2195" w:rsidP="00CA2195">
      <w:pPr>
        <w:pStyle w:val="Code"/>
        <w:rPr>
          <w:highlight w:val="white"/>
        </w:rPr>
      </w:pPr>
      <w:r w:rsidRPr="00CA2195">
        <w:rPr>
          <w:highlight w:val="white"/>
        </w:rPr>
        <w:t xml:space="preserve">                      subtractSymbol, sizeSymbol);</w:t>
      </w:r>
    </w:p>
    <w:p w14:paraId="321272A0" w14:textId="77777777" w:rsidR="00CA2195" w:rsidRPr="00CA2195" w:rsidRDefault="00CA2195" w:rsidP="00CA2195">
      <w:pPr>
        <w:pStyle w:val="Code"/>
        <w:rPr>
          <w:highlight w:val="white"/>
        </w:rPr>
      </w:pPr>
    </w:p>
    <w:p w14:paraId="3D1DD535" w14:textId="77777777" w:rsidR="007273E5" w:rsidRDefault="00CA2195" w:rsidP="00CA2195">
      <w:pPr>
        <w:pStyle w:val="Code"/>
        <w:rPr>
          <w:highlight w:val="white"/>
        </w:rPr>
      </w:pPr>
      <w:r w:rsidRPr="00CA2195">
        <w:rPr>
          <w:highlight w:val="white"/>
        </w:rPr>
        <w:t xml:space="preserve">        Expression resultExpression =</w:t>
      </w:r>
      <w:r w:rsidR="007273E5">
        <w:rPr>
          <w:highlight w:val="white"/>
        </w:rPr>
        <w:t xml:space="preserve"> </w:t>
      </w:r>
      <w:r w:rsidRPr="00CA2195">
        <w:rPr>
          <w:highlight w:val="white"/>
        </w:rPr>
        <w:t>new Expression(resultSymbol,</w:t>
      </w:r>
    </w:p>
    <w:p w14:paraId="679ECB89" w14:textId="19418FB5" w:rsidR="00CA2195" w:rsidRPr="00CA2195" w:rsidRDefault="007273E5" w:rsidP="00CA2195">
      <w:pPr>
        <w:pStyle w:val="Code"/>
        <w:rPr>
          <w:highlight w:val="white"/>
        </w:rPr>
      </w:pPr>
      <w:r>
        <w:rPr>
          <w:highlight w:val="white"/>
        </w:rPr>
        <w:t xml:space="preserve">                                                    </w:t>
      </w:r>
      <w:r w:rsidR="00CA2195" w:rsidRPr="00CA2195">
        <w:rPr>
          <w:highlight w:val="white"/>
        </w:rPr>
        <w:t xml:space="preserve"> shortList, longList);</w:t>
      </w:r>
    </w:p>
    <w:p w14:paraId="2DBC90C5" w14:textId="77777777" w:rsidR="00077D03" w:rsidRDefault="00F43F9E" w:rsidP="00F43F9E">
      <w:pPr>
        <w:rPr>
          <w:highlight w:val="white"/>
        </w:rPr>
      </w:pPr>
      <w:r>
        <w:rPr>
          <w:highlight w:val="white"/>
        </w:rPr>
        <w:t>Finally, we type cast the result of the division into signed integer.</w:t>
      </w:r>
    </w:p>
    <w:p w14:paraId="5092EADF" w14:textId="26412F33" w:rsidR="00CA2195" w:rsidRDefault="00CA2195" w:rsidP="00077D03">
      <w:pPr>
        <w:pStyle w:val="Code"/>
        <w:rPr>
          <w:highlight w:val="white"/>
        </w:rPr>
      </w:pPr>
      <w:r w:rsidRPr="00CA2195">
        <w:rPr>
          <w:highlight w:val="white"/>
        </w:rPr>
        <w:t xml:space="preserve">        return TypeCast.ImplicitCast(resultExpression,</w:t>
      </w:r>
    </w:p>
    <w:p w14:paraId="51F332F7" w14:textId="1FAF559D" w:rsidR="00CA2195" w:rsidRPr="00CA2195" w:rsidRDefault="00CA2195" w:rsidP="00CA2195">
      <w:pPr>
        <w:pStyle w:val="Code"/>
        <w:rPr>
          <w:highlight w:val="white"/>
        </w:rPr>
      </w:pPr>
      <w:r>
        <w:rPr>
          <w:highlight w:val="white"/>
        </w:rPr>
        <w:t xml:space="preserve">                                    </w:t>
      </w:r>
      <w:r w:rsidRPr="00CA2195">
        <w:rPr>
          <w:highlight w:val="white"/>
        </w:rPr>
        <w:t xml:space="preserve"> Type.SignedIntegerType);</w:t>
      </w:r>
    </w:p>
    <w:p w14:paraId="79F712A8" w14:textId="77777777" w:rsidR="00CA2195" w:rsidRPr="00CA2195" w:rsidRDefault="00CA2195" w:rsidP="00CA2195">
      <w:pPr>
        <w:pStyle w:val="Code"/>
        <w:rPr>
          <w:highlight w:val="white"/>
        </w:rPr>
      </w:pPr>
      <w:r w:rsidRPr="00CA2195">
        <w:rPr>
          <w:highlight w:val="white"/>
        </w:rPr>
        <w:t xml:space="preserve">      }</w:t>
      </w:r>
    </w:p>
    <w:p w14:paraId="1693AA93" w14:textId="77777777" w:rsidR="00CA2195" w:rsidRPr="00CA2195" w:rsidRDefault="00CA2195" w:rsidP="00CA2195">
      <w:pPr>
        <w:pStyle w:val="Code"/>
        <w:rPr>
          <w:highlight w:val="white"/>
        </w:rPr>
      </w:pPr>
      <w:r w:rsidRPr="00CA2195">
        <w:rPr>
          <w:highlight w:val="white"/>
        </w:rPr>
        <w:t xml:space="preserve">    }</w:t>
      </w:r>
    </w:p>
    <w:p w14:paraId="38BFE285" w14:textId="164AF5A6" w:rsidR="00CA2195" w:rsidRPr="00A361FE" w:rsidRDefault="0062119D" w:rsidP="0062119D">
      <w:pPr>
        <w:pStyle w:val="Rubrik3"/>
        <w:rPr>
          <w:highlight w:val="white"/>
        </w:rPr>
      </w:pPr>
      <w:r>
        <w:rPr>
          <w:highlight w:val="white"/>
        </w:rPr>
        <w:t>Multiplication Expressions</w:t>
      </w:r>
    </w:p>
    <w:p w14:paraId="0C6E35DE" w14:textId="77777777" w:rsidR="0062119D" w:rsidRPr="00EC76D5" w:rsidRDefault="0062119D" w:rsidP="0062119D">
      <w:pPr>
        <w:pStyle w:val="CodeHeader"/>
      </w:pPr>
      <w:r>
        <w:t>MainParser.gppg</w:t>
      </w:r>
    </w:p>
    <w:p w14:paraId="157F3EC9" w14:textId="77777777" w:rsidR="00516130" w:rsidRDefault="00516130" w:rsidP="00516130">
      <w:pPr>
        <w:pStyle w:val="Code"/>
        <w:rPr>
          <w:highlight w:val="white"/>
          <w:lang w:val="sv-SE"/>
        </w:rPr>
      </w:pPr>
      <w:r>
        <w:rPr>
          <w:highlight w:val="white"/>
          <w:lang w:val="sv-SE"/>
        </w:rPr>
        <w:t>multiply_expression:</w:t>
      </w:r>
    </w:p>
    <w:p w14:paraId="4D986FA6" w14:textId="2E2CB82E" w:rsidR="00516130" w:rsidRDefault="00516130" w:rsidP="00516130">
      <w:pPr>
        <w:pStyle w:val="Code"/>
        <w:rPr>
          <w:highlight w:val="white"/>
          <w:lang w:val="sv-SE"/>
        </w:rPr>
      </w:pPr>
      <w:r>
        <w:rPr>
          <w:highlight w:val="white"/>
          <w:lang w:val="sv-SE"/>
        </w:rPr>
        <w:lastRenderedPageBreak/>
        <w:t xml:space="preserve">    </w:t>
      </w:r>
      <w:r w:rsidR="00CA3A8B">
        <w:rPr>
          <w:highlight w:val="white"/>
          <w:lang w:val="sv-SE"/>
        </w:rPr>
        <w:t>type_cast_expression</w:t>
      </w:r>
      <w:r>
        <w:rPr>
          <w:highlight w:val="white"/>
          <w:lang w:val="sv-SE"/>
        </w:rPr>
        <w:t xml:space="preserve"> {</w:t>
      </w:r>
    </w:p>
    <w:p w14:paraId="6C0009D8" w14:textId="77777777" w:rsidR="00516130" w:rsidRDefault="00516130" w:rsidP="00516130">
      <w:pPr>
        <w:pStyle w:val="Code"/>
        <w:rPr>
          <w:highlight w:val="white"/>
          <w:lang w:val="sv-SE"/>
        </w:rPr>
      </w:pPr>
      <w:r>
        <w:rPr>
          <w:highlight w:val="white"/>
          <w:lang w:val="sv-SE"/>
        </w:rPr>
        <w:t xml:space="preserve">      $$ = $1;</w:t>
      </w:r>
    </w:p>
    <w:p w14:paraId="58869BCD" w14:textId="77777777" w:rsidR="00516130" w:rsidRDefault="00516130" w:rsidP="00516130">
      <w:pPr>
        <w:pStyle w:val="Code"/>
        <w:rPr>
          <w:highlight w:val="white"/>
          <w:lang w:val="sv-SE"/>
        </w:rPr>
      </w:pPr>
      <w:r>
        <w:rPr>
          <w:highlight w:val="white"/>
          <w:lang w:val="sv-SE"/>
        </w:rPr>
        <w:t xml:space="preserve">    }</w:t>
      </w:r>
    </w:p>
    <w:p w14:paraId="3F13FCE3" w14:textId="6BD29844" w:rsidR="00516130" w:rsidRDefault="00516130" w:rsidP="00516130">
      <w:pPr>
        <w:pStyle w:val="Code"/>
        <w:rPr>
          <w:highlight w:val="white"/>
          <w:lang w:val="sv-SE"/>
        </w:rPr>
      </w:pPr>
      <w:r>
        <w:rPr>
          <w:highlight w:val="white"/>
          <w:lang w:val="sv-SE"/>
        </w:rPr>
        <w:t xml:space="preserve">  | multiply_expression multiply_operator </w:t>
      </w:r>
      <w:r w:rsidR="00CA3A8B">
        <w:rPr>
          <w:highlight w:val="white"/>
          <w:lang w:val="sv-SE"/>
        </w:rPr>
        <w:t>type_cast_expression</w:t>
      </w:r>
      <w:r>
        <w:rPr>
          <w:highlight w:val="white"/>
          <w:lang w:val="sv-SE"/>
        </w:rPr>
        <w:t xml:space="preserve"> {</w:t>
      </w:r>
    </w:p>
    <w:p w14:paraId="7CD95C24" w14:textId="77777777" w:rsidR="00516130" w:rsidRDefault="00516130" w:rsidP="00516130">
      <w:pPr>
        <w:pStyle w:val="Code"/>
        <w:rPr>
          <w:highlight w:val="white"/>
          <w:lang w:val="sv-SE"/>
        </w:rPr>
      </w:pPr>
      <w:r>
        <w:rPr>
          <w:highlight w:val="white"/>
          <w:lang w:val="sv-SE"/>
        </w:rPr>
        <w:t xml:space="preserve">      $$ = MiddleCodeGenerator.MultiplyExpression($2, $1, $3);</w:t>
      </w:r>
    </w:p>
    <w:p w14:paraId="39B0BC73" w14:textId="77777777" w:rsidR="00516130" w:rsidRDefault="00516130" w:rsidP="00516130">
      <w:pPr>
        <w:pStyle w:val="Code"/>
        <w:rPr>
          <w:highlight w:val="white"/>
          <w:lang w:val="sv-SE"/>
        </w:rPr>
      </w:pPr>
      <w:r>
        <w:rPr>
          <w:highlight w:val="white"/>
          <w:lang w:val="sv-SE"/>
        </w:rPr>
        <w:t xml:space="preserve">    };</w:t>
      </w:r>
    </w:p>
    <w:p w14:paraId="4C3A6CDB" w14:textId="28D007C0" w:rsidR="00516130" w:rsidRDefault="005219FF" w:rsidP="00FE304E">
      <w:pPr>
        <w:rPr>
          <w:highlight w:val="white"/>
          <w:lang w:val="sv-SE"/>
        </w:rPr>
      </w:pPr>
      <w:r>
        <w:rPr>
          <w:highlight w:val="white"/>
          <w:lang w:val="sv-SE"/>
        </w:rPr>
        <w:t>The multiplcation operators are multiply, division, and modulo.</w:t>
      </w:r>
    </w:p>
    <w:p w14:paraId="786EE8AB" w14:textId="77777777" w:rsidR="00516130" w:rsidRDefault="00516130" w:rsidP="00516130">
      <w:pPr>
        <w:pStyle w:val="Code"/>
        <w:rPr>
          <w:highlight w:val="white"/>
          <w:lang w:val="sv-SE"/>
        </w:rPr>
      </w:pPr>
      <w:r>
        <w:rPr>
          <w:highlight w:val="white"/>
          <w:lang w:val="sv-SE"/>
        </w:rPr>
        <w:t>multiply_operator:</w:t>
      </w:r>
    </w:p>
    <w:p w14:paraId="51E0E387" w14:textId="77777777" w:rsidR="00516130" w:rsidRDefault="00516130" w:rsidP="00516130">
      <w:pPr>
        <w:pStyle w:val="Code"/>
        <w:rPr>
          <w:highlight w:val="white"/>
          <w:lang w:val="sv-SE"/>
        </w:rPr>
      </w:pPr>
      <w:r>
        <w:rPr>
          <w:highlight w:val="white"/>
          <w:lang w:val="sv-SE"/>
        </w:rPr>
        <w:t xml:space="preserve">    ASTERRISK { $$ = MiddleOperator.SignedMultiply; }</w:t>
      </w:r>
    </w:p>
    <w:p w14:paraId="3B85922D" w14:textId="77777777" w:rsidR="00516130" w:rsidRDefault="00516130" w:rsidP="00516130">
      <w:pPr>
        <w:pStyle w:val="Code"/>
        <w:rPr>
          <w:highlight w:val="white"/>
          <w:lang w:val="sv-SE"/>
        </w:rPr>
      </w:pPr>
      <w:r>
        <w:rPr>
          <w:highlight w:val="white"/>
          <w:lang w:val="sv-SE"/>
        </w:rPr>
        <w:t xml:space="preserve">  | DIVIDE    { $$ = MiddleOperator.SignedDivide;   }</w:t>
      </w:r>
    </w:p>
    <w:p w14:paraId="61089179" w14:textId="291D6A4B" w:rsidR="0062119D" w:rsidRPr="00516130" w:rsidRDefault="00516130" w:rsidP="00516130">
      <w:pPr>
        <w:pStyle w:val="Code"/>
        <w:rPr>
          <w:highlight w:val="white"/>
          <w:lang w:val="sv-SE"/>
        </w:rPr>
      </w:pPr>
      <w:r>
        <w:rPr>
          <w:highlight w:val="white"/>
          <w:lang w:val="sv-SE"/>
        </w:rPr>
        <w:t xml:space="preserve">  | MODULO    { $$ = MiddleOperator.SignedModulo;   };</w:t>
      </w:r>
    </w:p>
    <w:p w14:paraId="6883890C" w14:textId="77777777" w:rsidR="00516130" w:rsidRDefault="00516130" w:rsidP="00516130">
      <w:pPr>
        <w:pStyle w:val="CodeHeader"/>
      </w:pPr>
      <w:r>
        <w:t>MiddleCodeGenerator.cs</w:t>
      </w:r>
    </w:p>
    <w:p w14:paraId="18B1E45B" w14:textId="77777777" w:rsidR="008D5C9C" w:rsidRDefault="008D5C9C" w:rsidP="008D5C9C">
      <w:pPr>
        <w:pStyle w:val="Code"/>
        <w:rPr>
          <w:highlight w:val="white"/>
        </w:rPr>
      </w:pPr>
      <w:r w:rsidRPr="008D5C9C">
        <w:rPr>
          <w:highlight w:val="white"/>
        </w:rPr>
        <w:t xml:space="preserve">    public static Expression MultiplyExpression(MiddleOperator middleOp,</w:t>
      </w:r>
    </w:p>
    <w:p w14:paraId="7411B8EA" w14:textId="28DD5DA9" w:rsidR="008D5C9C" w:rsidRPr="008D5C9C" w:rsidRDefault="008D5C9C" w:rsidP="008D5C9C">
      <w:pPr>
        <w:pStyle w:val="Code"/>
        <w:rPr>
          <w:highlight w:val="white"/>
        </w:rPr>
      </w:pPr>
      <w:r>
        <w:rPr>
          <w:highlight w:val="white"/>
        </w:rPr>
        <w:t xml:space="preserve">                                                </w:t>
      </w:r>
      <w:r w:rsidRPr="008D5C9C">
        <w:rPr>
          <w:highlight w:val="white"/>
        </w:rPr>
        <w:t>Expression leftExpression,</w:t>
      </w:r>
    </w:p>
    <w:p w14:paraId="66EFEAB5" w14:textId="77777777" w:rsidR="008D5C9C" w:rsidRPr="008D5C9C" w:rsidRDefault="008D5C9C" w:rsidP="008D5C9C">
      <w:pPr>
        <w:pStyle w:val="Code"/>
        <w:rPr>
          <w:highlight w:val="white"/>
        </w:rPr>
      </w:pPr>
      <w:r w:rsidRPr="008D5C9C">
        <w:rPr>
          <w:highlight w:val="white"/>
        </w:rPr>
        <w:t xml:space="preserve">                                                Expression rightExpression) {</w:t>
      </w:r>
    </w:p>
    <w:p w14:paraId="1D0C0BC8" w14:textId="77777777" w:rsidR="008D5C9C" w:rsidRPr="008D5C9C" w:rsidRDefault="008D5C9C" w:rsidP="008D5C9C">
      <w:pPr>
        <w:pStyle w:val="Code"/>
        <w:rPr>
          <w:highlight w:val="white"/>
        </w:rPr>
      </w:pPr>
      <w:r w:rsidRPr="008D5C9C">
        <w:rPr>
          <w:highlight w:val="white"/>
        </w:rPr>
        <w:t xml:space="preserve">      List&lt;MiddleCode&gt; constLongList = new List&lt;MiddleCode&gt;();</w:t>
      </w:r>
    </w:p>
    <w:p w14:paraId="722CABF4" w14:textId="77777777" w:rsidR="008D5C9C" w:rsidRPr="008D5C9C" w:rsidRDefault="008D5C9C" w:rsidP="008D5C9C">
      <w:pPr>
        <w:pStyle w:val="Code"/>
        <w:rPr>
          <w:highlight w:val="white"/>
        </w:rPr>
      </w:pPr>
      <w:r w:rsidRPr="008D5C9C">
        <w:rPr>
          <w:highlight w:val="white"/>
        </w:rPr>
        <w:t xml:space="preserve">      constLongList.AddRange(leftExpression.LongList);</w:t>
      </w:r>
    </w:p>
    <w:p w14:paraId="36CDA79A" w14:textId="77777777" w:rsidR="008D5C9C" w:rsidRPr="008D5C9C" w:rsidRDefault="008D5C9C" w:rsidP="008D5C9C">
      <w:pPr>
        <w:pStyle w:val="Code"/>
        <w:rPr>
          <w:highlight w:val="white"/>
        </w:rPr>
      </w:pPr>
      <w:r w:rsidRPr="008D5C9C">
        <w:rPr>
          <w:highlight w:val="white"/>
        </w:rPr>
        <w:t xml:space="preserve">      constLongList.AddRange(rightExpression.LongList);</w:t>
      </w:r>
    </w:p>
    <w:p w14:paraId="0AA39172" w14:textId="77777777" w:rsidR="008D5C9C" w:rsidRPr="008D5C9C" w:rsidRDefault="008D5C9C" w:rsidP="008D5C9C">
      <w:pPr>
        <w:pStyle w:val="Code"/>
        <w:rPr>
          <w:highlight w:val="white"/>
        </w:rPr>
      </w:pPr>
      <w:r w:rsidRPr="008D5C9C">
        <w:rPr>
          <w:highlight w:val="white"/>
        </w:rPr>
        <w:t xml:space="preserve">           </w:t>
      </w:r>
    </w:p>
    <w:p w14:paraId="400F755E" w14:textId="77777777" w:rsidR="008D5C9C" w:rsidRPr="008D5C9C" w:rsidRDefault="008D5C9C" w:rsidP="008D5C9C">
      <w:pPr>
        <w:pStyle w:val="Code"/>
        <w:rPr>
          <w:highlight w:val="white"/>
        </w:rPr>
      </w:pPr>
      <w:r w:rsidRPr="008D5C9C">
        <w:rPr>
          <w:highlight w:val="white"/>
        </w:rPr>
        <w:t xml:space="preserve">      Expression constantExpression =</w:t>
      </w:r>
    </w:p>
    <w:p w14:paraId="4F79AFEA" w14:textId="77777777" w:rsidR="009C02C2" w:rsidRDefault="008D5C9C" w:rsidP="008D5C9C">
      <w:pPr>
        <w:pStyle w:val="Code"/>
        <w:rPr>
          <w:highlight w:val="white"/>
        </w:rPr>
      </w:pPr>
      <w:r w:rsidRPr="008D5C9C">
        <w:rPr>
          <w:highlight w:val="white"/>
        </w:rPr>
        <w:t xml:space="preserve">        ConstantExpression.Arithmetic(middleOp, leftExpression,</w:t>
      </w:r>
    </w:p>
    <w:p w14:paraId="2C165E68" w14:textId="089E6CF3" w:rsidR="008D5C9C" w:rsidRPr="008D5C9C" w:rsidRDefault="009C02C2" w:rsidP="008D5C9C">
      <w:pPr>
        <w:pStyle w:val="Code"/>
        <w:rPr>
          <w:highlight w:val="white"/>
        </w:rPr>
      </w:pPr>
      <w:r>
        <w:rPr>
          <w:highlight w:val="white"/>
        </w:rPr>
        <w:t xml:space="preserve">                                     </w:t>
      </w:r>
      <w:r w:rsidR="008D5C9C" w:rsidRPr="008D5C9C">
        <w:rPr>
          <w:highlight w:val="white"/>
        </w:rPr>
        <w:t xml:space="preserve"> rightExpression);</w:t>
      </w:r>
    </w:p>
    <w:p w14:paraId="71308BA7" w14:textId="77777777" w:rsidR="008D5C9C" w:rsidRPr="008D5C9C" w:rsidRDefault="008D5C9C" w:rsidP="008D5C9C">
      <w:pPr>
        <w:pStyle w:val="Code"/>
        <w:rPr>
          <w:highlight w:val="white"/>
        </w:rPr>
      </w:pPr>
      <w:r w:rsidRPr="008D5C9C">
        <w:rPr>
          <w:highlight w:val="white"/>
        </w:rPr>
        <w:t xml:space="preserve">      if (constantExpression != null) {</w:t>
      </w:r>
    </w:p>
    <w:p w14:paraId="6E6A77A2" w14:textId="77777777" w:rsidR="008D5C9C" w:rsidRPr="008D5C9C" w:rsidRDefault="008D5C9C" w:rsidP="008D5C9C">
      <w:pPr>
        <w:pStyle w:val="Code"/>
        <w:rPr>
          <w:highlight w:val="white"/>
        </w:rPr>
      </w:pPr>
      <w:r w:rsidRPr="008D5C9C">
        <w:rPr>
          <w:highlight w:val="white"/>
        </w:rPr>
        <w:t xml:space="preserve">        return constantExpression;</w:t>
      </w:r>
    </w:p>
    <w:p w14:paraId="057C6656" w14:textId="77777777" w:rsidR="008D5C9C" w:rsidRPr="008D5C9C" w:rsidRDefault="008D5C9C" w:rsidP="008D5C9C">
      <w:pPr>
        <w:pStyle w:val="Code"/>
        <w:rPr>
          <w:highlight w:val="white"/>
        </w:rPr>
      </w:pPr>
      <w:r w:rsidRPr="008D5C9C">
        <w:rPr>
          <w:highlight w:val="white"/>
        </w:rPr>
        <w:t xml:space="preserve">      }</w:t>
      </w:r>
    </w:p>
    <w:p w14:paraId="106E94B0" w14:textId="77777777" w:rsidR="008D5C9C" w:rsidRPr="008D5C9C" w:rsidRDefault="008D5C9C" w:rsidP="008D5C9C">
      <w:pPr>
        <w:pStyle w:val="Code"/>
        <w:rPr>
          <w:highlight w:val="white"/>
        </w:rPr>
      </w:pPr>
    </w:p>
    <w:p w14:paraId="13995C5C" w14:textId="77777777" w:rsidR="009C02C2" w:rsidRDefault="008D5C9C" w:rsidP="008D5C9C">
      <w:pPr>
        <w:pStyle w:val="Code"/>
        <w:rPr>
          <w:highlight w:val="white"/>
        </w:rPr>
      </w:pPr>
      <w:r w:rsidRPr="008D5C9C">
        <w:rPr>
          <w:highlight w:val="white"/>
        </w:rPr>
        <w:t xml:space="preserve">      Type maxType = TypeCast.MaxType(leftExpression.Symbol.Type,</w:t>
      </w:r>
    </w:p>
    <w:p w14:paraId="7D4AD430" w14:textId="521D6F99" w:rsidR="008D5C9C" w:rsidRPr="008D5C9C" w:rsidRDefault="009C02C2" w:rsidP="008D5C9C">
      <w:pPr>
        <w:pStyle w:val="Code"/>
        <w:rPr>
          <w:highlight w:val="white"/>
        </w:rPr>
      </w:pPr>
      <w:r>
        <w:rPr>
          <w:highlight w:val="white"/>
        </w:rPr>
        <w:t xml:space="preserve">                                     </w:t>
      </w:r>
      <w:r w:rsidR="008D5C9C" w:rsidRPr="008D5C9C">
        <w:rPr>
          <w:highlight w:val="white"/>
        </w:rPr>
        <w:t xml:space="preserve"> rightExpression.Symbol.Type);</w:t>
      </w:r>
    </w:p>
    <w:p w14:paraId="3ABB34BE" w14:textId="77777777" w:rsidR="008D5C9C" w:rsidRPr="008D5C9C" w:rsidRDefault="008D5C9C" w:rsidP="008D5C9C">
      <w:pPr>
        <w:pStyle w:val="Code"/>
        <w:rPr>
          <w:highlight w:val="white"/>
        </w:rPr>
      </w:pPr>
    </w:p>
    <w:p w14:paraId="3AE327E1" w14:textId="77777777" w:rsidR="008D5C9C" w:rsidRPr="008D5C9C" w:rsidRDefault="008D5C9C" w:rsidP="008D5C9C">
      <w:pPr>
        <w:pStyle w:val="Code"/>
        <w:rPr>
          <w:highlight w:val="white"/>
        </w:rPr>
      </w:pPr>
      <w:r w:rsidRPr="008D5C9C">
        <w:rPr>
          <w:highlight w:val="white"/>
        </w:rPr>
        <w:t xml:space="preserve">      if (MiddleCode.IsModulo(middleOp)) {</w:t>
      </w:r>
    </w:p>
    <w:p w14:paraId="377DA7D3" w14:textId="77777777" w:rsidR="008D5C9C" w:rsidRPr="008D5C9C" w:rsidRDefault="008D5C9C" w:rsidP="008D5C9C">
      <w:pPr>
        <w:pStyle w:val="Code"/>
        <w:rPr>
          <w:highlight w:val="white"/>
        </w:rPr>
      </w:pPr>
      <w:r w:rsidRPr="008D5C9C">
        <w:rPr>
          <w:highlight w:val="white"/>
        </w:rPr>
        <w:t xml:space="preserve">        Assert.Error(maxType.IsIntegralPointerArrayStringOrFunction(),</w:t>
      </w:r>
    </w:p>
    <w:p w14:paraId="6A9C0F42" w14:textId="77777777" w:rsidR="008D5C9C" w:rsidRPr="008D5C9C" w:rsidRDefault="008D5C9C" w:rsidP="008D5C9C">
      <w:pPr>
        <w:pStyle w:val="Code"/>
        <w:rPr>
          <w:highlight w:val="white"/>
        </w:rPr>
      </w:pPr>
      <w:r w:rsidRPr="008D5C9C">
        <w:rPr>
          <w:highlight w:val="white"/>
        </w:rPr>
        <w:t xml:space="preserve">                      maxType, Message.Invalid_type_in_expression);</w:t>
      </w:r>
    </w:p>
    <w:p w14:paraId="00024D5E" w14:textId="77777777" w:rsidR="008D5C9C" w:rsidRPr="008D5C9C" w:rsidRDefault="008D5C9C" w:rsidP="008D5C9C">
      <w:pPr>
        <w:pStyle w:val="Code"/>
        <w:rPr>
          <w:highlight w:val="white"/>
        </w:rPr>
      </w:pPr>
      <w:r w:rsidRPr="008D5C9C">
        <w:rPr>
          <w:highlight w:val="white"/>
        </w:rPr>
        <w:t xml:space="preserve">      }</w:t>
      </w:r>
    </w:p>
    <w:p w14:paraId="735EC252" w14:textId="77777777" w:rsidR="008D5C9C" w:rsidRPr="008D5C9C" w:rsidRDefault="008D5C9C" w:rsidP="008D5C9C">
      <w:pPr>
        <w:pStyle w:val="Code"/>
        <w:rPr>
          <w:highlight w:val="white"/>
        </w:rPr>
      </w:pPr>
      <w:r w:rsidRPr="008D5C9C">
        <w:rPr>
          <w:highlight w:val="white"/>
        </w:rPr>
        <w:t xml:space="preserve">      else {</w:t>
      </w:r>
    </w:p>
    <w:p w14:paraId="1551C652" w14:textId="77777777" w:rsidR="008D5C9C" w:rsidRPr="008D5C9C" w:rsidRDefault="008D5C9C" w:rsidP="008D5C9C">
      <w:pPr>
        <w:pStyle w:val="Code"/>
        <w:rPr>
          <w:highlight w:val="white"/>
        </w:rPr>
      </w:pPr>
      <w:r w:rsidRPr="008D5C9C">
        <w:rPr>
          <w:highlight w:val="white"/>
        </w:rPr>
        <w:t xml:space="preserve">        Assert.Error(maxType.IsArithmeticPointerArrayStringOrFunction(),</w:t>
      </w:r>
    </w:p>
    <w:p w14:paraId="7D31E2DF" w14:textId="77777777" w:rsidR="008D5C9C" w:rsidRPr="008D5C9C" w:rsidRDefault="008D5C9C" w:rsidP="008D5C9C">
      <w:pPr>
        <w:pStyle w:val="Code"/>
        <w:rPr>
          <w:highlight w:val="white"/>
        </w:rPr>
      </w:pPr>
      <w:r w:rsidRPr="008D5C9C">
        <w:rPr>
          <w:highlight w:val="white"/>
        </w:rPr>
        <w:t xml:space="preserve">                      maxType, Message.Invalid_type_in_expression);</w:t>
      </w:r>
    </w:p>
    <w:p w14:paraId="7DD96FDB" w14:textId="77777777" w:rsidR="008D5C9C" w:rsidRPr="008D5C9C" w:rsidRDefault="008D5C9C" w:rsidP="008D5C9C">
      <w:pPr>
        <w:pStyle w:val="Code"/>
        <w:rPr>
          <w:highlight w:val="white"/>
        </w:rPr>
      </w:pPr>
      <w:r w:rsidRPr="008D5C9C">
        <w:rPr>
          <w:highlight w:val="white"/>
        </w:rPr>
        <w:t xml:space="preserve">      }</w:t>
      </w:r>
    </w:p>
    <w:p w14:paraId="19A525AA" w14:textId="77777777" w:rsidR="008D5C9C" w:rsidRPr="008D5C9C" w:rsidRDefault="008D5C9C" w:rsidP="008D5C9C">
      <w:pPr>
        <w:pStyle w:val="Code"/>
        <w:rPr>
          <w:highlight w:val="white"/>
        </w:rPr>
      </w:pPr>
    </w:p>
    <w:p w14:paraId="6FA29D08" w14:textId="77777777" w:rsidR="008D5C9C" w:rsidRPr="008D5C9C" w:rsidRDefault="008D5C9C" w:rsidP="008D5C9C">
      <w:pPr>
        <w:pStyle w:val="Code"/>
        <w:rPr>
          <w:highlight w:val="white"/>
        </w:rPr>
      </w:pPr>
      <w:r w:rsidRPr="008D5C9C">
        <w:rPr>
          <w:highlight w:val="white"/>
        </w:rPr>
        <w:t xml:space="preserve">      leftExpression = TypeCast.ImplicitCast(leftExpression, maxType);</w:t>
      </w:r>
    </w:p>
    <w:p w14:paraId="4C6F378A" w14:textId="77777777" w:rsidR="008D5C9C" w:rsidRPr="008D5C9C" w:rsidRDefault="008D5C9C" w:rsidP="008D5C9C">
      <w:pPr>
        <w:pStyle w:val="Code"/>
        <w:rPr>
          <w:highlight w:val="white"/>
        </w:rPr>
      </w:pPr>
      <w:r w:rsidRPr="008D5C9C">
        <w:rPr>
          <w:highlight w:val="white"/>
        </w:rPr>
        <w:t xml:space="preserve">      rightExpression = TypeCast.ImplicitCast(rightExpression, maxType);</w:t>
      </w:r>
    </w:p>
    <w:p w14:paraId="61B277E1" w14:textId="77777777" w:rsidR="008D5C9C" w:rsidRPr="008D5C9C" w:rsidRDefault="008D5C9C" w:rsidP="008D5C9C">
      <w:pPr>
        <w:pStyle w:val="Code"/>
        <w:rPr>
          <w:highlight w:val="white"/>
        </w:rPr>
      </w:pPr>
      <w:r w:rsidRPr="008D5C9C">
        <w:rPr>
          <w:highlight w:val="white"/>
        </w:rPr>
        <w:t xml:space="preserve">      Symbol resultSymbol = new Symbol(maxType);</w:t>
      </w:r>
    </w:p>
    <w:p w14:paraId="16ADEF46" w14:textId="77777777" w:rsidR="008D5C9C" w:rsidRPr="008D5C9C" w:rsidRDefault="008D5C9C" w:rsidP="008D5C9C">
      <w:pPr>
        <w:pStyle w:val="Code"/>
        <w:rPr>
          <w:highlight w:val="white"/>
        </w:rPr>
      </w:pPr>
    </w:p>
    <w:p w14:paraId="29C0FF90" w14:textId="77777777" w:rsidR="008D5C9C" w:rsidRPr="008D5C9C" w:rsidRDefault="008D5C9C" w:rsidP="008D5C9C">
      <w:pPr>
        <w:pStyle w:val="Code"/>
        <w:rPr>
          <w:highlight w:val="white"/>
        </w:rPr>
      </w:pPr>
      <w:r w:rsidRPr="008D5C9C">
        <w:rPr>
          <w:highlight w:val="white"/>
        </w:rPr>
        <w:t xml:space="preserve">      if (maxType.IsUnsigned()) {</w:t>
      </w:r>
    </w:p>
    <w:p w14:paraId="6C18F474" w14:textId="77777777" w:rsidR="008D5C9C" w:rsidRPr="008D5C9C" w:rsidRDefault="008D5C9C" w:rsidP="008D5C9C">
      <w:pPr>
        <w:pStyle w:val="Code"/>
        <w:rPr>
          <w:highlight w:val="white"/>
        </w:rPr>
      </w:pPr>
      <w:r w:rsidRPr="008D5C9C">
        <w:rPr>
          <w:highlight w:val="white"/>
        </w:rPr>
        <w:t xml:space="preserve">        string name = Enum.GetName(typeof(MiddleOperator), middleOp);</w:t>
      </w:r>
    </w:p>
    <w:p w14:paraId="06B3947D" w14:textId="77777777" w:rsidR="005B3826" w:rsidRDefault="008D5C9C" w:rsidP="008D5C9C">
      <w:pPr>
        <w:pStyle w:val="Code"/>
        <w:rPr>
          <w:highlight w:val="white"/>
        </w:rPr>
      </w:pPr>
      <w:r w:rsidRPr="008D5C9C">
        <w:rPr>
          <w:highlight w:val="white"/>
        </w:rPr>
        <w:t xml:space="preserve">        middleOp = (MiddleOperator)</w:t>
      </w:r>
      <w:r w:rsidR="005B3826">
        <w:rPr>
          <w:highlight w:val="white"/>
        </w:rPr>
        <w:t xml:space="preserve"> </w:t>
      </w:r>
      <w:r w:rsidRPr="008D5C9C">
        <w:rPr>
          <w:highlight w:val="white"/>
        </w:rPr>
        <w:t>Enum.Parse(typeof(MiddleOperator),</w:t>
      </w:r>
    </w:p>
    <w:p w14:paraId="1466E860" w14:textId="6A1489F9" w:rsidR="008D5C9C" w:rsidRPr="008D5C9C" w:rsidRDefault="005B3826" w:rsidP="008D5C9C">
      <w:pPr>
        <w:pStyle w:val="Code"/>
        <w:rPr>
          <w:highlight w:val="white"/>
        </w:rPr>
      </w:pPr>
      <w:r>
        <w:rPr>
          <w:highlight w:val="white"/>
        </w:rPr>
        <w:t xml:space="preserve">                                        </w:t>
      </w:r>
      <w:r w:rsidR="008D5C9C" w:rsidRPr="008D5C9C">
        <w:rPr>
          <w:highlight w:val="white"/>
        </w:rPr>
        <w:t xml:space="preserve"> name.Replace("Signed", "Unsigned"));</w:t>
      </w:r>
    </w:p>
    <w:p w14:paraId="4AED6372" w14:textId="77777777" w:rsidR="008D5C9C" w:rsidRPr="008D5C9C" w:rsidRDefault="008D5C9C" w:rsidP="008D5C9C">
      <w:pPr>
        <w:pStyle w:val="Code"/>
        <w:rPr>
          <w:highlight w:val="white"/>
        </w:rPr>
      </w:pPr>
      <w:r w:rsidRPr="008D5C9C">
        <w:rPr>
          <w:highlight w:val="white"/>
        </w:rPr>
        <w:t xml:space="preserve">      }</w:t>
      </w:r>
    </w:p>
    <w:p w14:paraId="100CEB94" w14:textId="77777777" w:rsidR="008D5C9C" w:rsidRPr="008D5C9C" w:rsidRDefault="008D5C9C" w:rsidP="008D5C9C">
      <w:pPr>
        <w:pStyle w:val="Code"/>
        <w:rPr>
          <w:highlight w:val="white"/>
        </w:rPr>
      </w:pPr>
    </w:p>
    <w:p w14:paraId="5AB6341A" w14:textId="77777777" w:rsidR="008D5C9C" w:rsidRPr="008D5C9C" w:rsidRDefault="008D5C9C" w:rsidP="008D5C9C">
      <w:pPr>
        <w:pStyle w:val="Code"/>
        <w:rPr>
          <w:highlight w:val="white"/>
        </w:rPr>
      </w:pPr>
      <w:r w:rsidRPr="008D5C9C">
        <w:rPr>
          <w:highlight w:val="white"/>
        </w:rPr>
        <w:t xml:space="preserve">      List&lt;MiddleCode&gt; shortList = new List&lt;MiddleCode&gt;(),</w:t>
      </w:r>
    </w:p>
    <w:p w14:paraId="1AF9B126" w14:textId="77777777" w:rsidR="008D5C9C" w:rsidRPr="008D5C9C" w:rsidRDefault="008D5C9C" w:rsidP="008D5C9C">
      <w:pPr>
        <w:pStyle w:val="Code"/>
        <w:rPr>
          <w:highlight w:val="white"/>
        </w:rPr>
      </w:pPr>
      <w:r w:rsidRPr="008D5C9C">
        <w:rPr>
          <w:highlight w:val="white"/>
        </w:rPr>
        <w:t xml:space="preserve">                       longList = new List&lt;MiddleCode&gt;();</w:t>
      </w:r>
    </w:p>
    <w:p w14:paraId="780DC143" w14:textId="77777777" w:rsidR="008D5C9C" w:rsidRPr="008D5C9C" w:rsidRDefault="008D5C9C" w:rsidP="008D5C9C">
      <w:pPr>
        <w:pStyle w:val="Code"/>
        <w:rPr>
          <w:highlight w:val="white"/>
        </w:rPr>
      </w:pPr>
      <w:r w:rsidRPr="008D5C9C">
        <w:rPr>
          <w:highlight w:val="white"/>
        </w:rPr>
        <w:t xml:space="preserve">      shortList.AddRange(leftExpression.ShortList);</w:t>
      </w:r>
    </w:p>
    <w:p w14:paraId="42BC2BF7" w14:textId="77777777" w:rsidR="008D5C9C" w:rsidRPr="008D5C9C" w:rsidRDefault="008D5C9C" w:rsidP="008D5C9C">
      <w:pPr>
        <w:pStyle w:val="Code"/>
        <w:rPr>
          <w:highlight w:val="white"/>
        </w:rPr>
      </w:pPr>
      <w:r w:rsidRPr="008D5C9C">
        <w:rPr>
          <w:highlight w:val="white"/>
        </w:rPr>
        <w:t xml:space="preserve">      shortList.AddRange(rightExpression.ShortList);    </w:t>
      </w:r>
    </w:p>
    <w:p w14:paraId="47EF69B0" w14:textId="77777777" w:rsidR="008D5C9C" w:rsidRPr="008D5C9C" w:rsidRDefault="008D5C9C" w:rsidP="008D5C9C">
      <w:pPr>
        <w:pStyle w:val="Code"/>
        <w:rPr>
          <w:highlight w:val="white"/>
        </w:rPr>
      </w:pPr>
      <w:r w:rsidRPr="008D5C9C">
        <w:rPr>
          <w:highlight w:val="white"/>
        </w:rPr>
        <w:t xml:space="preserve">      longList.AddRange(leftExpression.LongList);</w:t>
      </w:r>
    </w:p>
    <w:p w14:paraId="46B65F4D" w14:textId="77777777" w:rsidR="008D5C9C" w:rsidRPr="008D5C9C" w:rsidRDefault="008D5C9C" w:rsidP="008D5C9C">
      <w:pPr>
        <w:pStyle w:val="Code"/>
        <w:rPr>
          <w:highlight w:val="white"/>
        </w:rPr>
      </w:pPr>
      <w:r w:rsidRPr="008D5C9C">
        <w:rPr>
          <w:highlight w:val="white"/>
        </w:rPr>
        <w:t xml:space="preserve">      longList.AddRange(rightExpression.LongList);</w:t>
      </w:r>
    </w:p>
    <w:p w14:paraId="5D72E90F" w14:textId="77777777" w:rsidR="008D5C9C" w:rsidRPr="008D5C9C" w:rsidRDefault="008D5C9C" w:rsidP="008D5C9C">
      <w:pPr>
        <w:pStyle w:val="Code"/>
        <w:rPr>
          <w:highlight w:val="white"/>
        </w:rPr>
      </w:pPr>
    </w:p>
    <w:p w14:paraId="730AA446" w14:textId="77777777" w:rsidR="001728E1" w:rsidRDefault="008D5C9C" w:rsidP="008D5C9C">
      <w:pPr>
        <w:pStyle w:val="Code"/>
        <w:rPr>
          <w:highlight w:val="white"/>
        </w:rPr>
      </w:pPr>
      <w:r w:rsidRPr="008D5C9C">
        <w:rPr>
          <w:highlight w:val="white"/>
        </w:rPr>
        <w:lastRenderedPageBreak/>
        <w:t xml:space="preserve">      AddMiddleCode(longList, middleOp, resultSymbol,</w:t>
      </w:r>
    </w:p>
    <w:p w14:paraId="1C63C75B" w14:textId="127DCF50" w:rsidR="008D5C9C" w:rsidRPr="008D5C9C" w:rsidRDefault="001728E1" w:rsidP="008D5C9C">
      <w:pPr>
        <w:pStyle w:val="Code"/>
        <w:rPr>
          <w:highlight w:val="white"/>
        </w:rPr>
      </w:pPr>
      <w:r>
        <w:rPr>
          <w:highlight w:val="white"/>
        </w:rPr>
        <w:t xml:space="preserve">                   </w:t>
      </w:r>
      <w:r w:rsidR="008D5C9C" w:rsidRPr="008D5C9C">
        <w:rPr>
          <w:highlight w:val="white"/>
        </w:rPr>
        <w:t xml:space="preserve"> leftExpression.Symbol, rightExpression.Symbol);</w:t>
      </w:r>
    </w:p>
    <w:p w14:paraId="3AE3BEE8" w14:textId="77777777" w:rsidR="008D5C9C" w:rsidRPr="008D5C9C" w:rsidRDefault="008D5C9C" w:rsidP="008D5C9C">
      <w:pPr>
        <w:pStyle w:val="Code"/>
        <w:rPr>
          <w:highlight w:val="white"/>
        </w:rPr>
      </w:pPr>
      <w:r w:rsidRPr="008D5C9C">
        <w:rPr>
          <w:highlight w:val="white"/>
        </w:rPr>
        <w:t xml:space="preserve">      return (new Expression(resultSymbol, shortList, longList));</w:t>
      </w:r>
    </w:p>
    <w:p w14:paraId="4E1FA3BF" w14:textId="77777777" w:rsidR="008D5C9C" w:rsidRPr="008D5C9C" w:rsidRDefault="008D5C9C" w:rsidP="008D5C9C">
      <w:pPr>
        <w:pStyle w:val="Code"/>
        <w:rPr>
          <w:highlight w:val="white"/>
        </w:rPr>
      </w:pPr>
      <w:r w:rsidRPr="008D5C9C">
        <w:rPr>
          <w:highlight w:val="white"/>
        </w:rPr>
        <w:t xml:space="preserve">    }</w:t>
      </w:r>
    </w:p>
    <w:p w14:paraId="01AE6F85" w14:textId="2B72EF3D" w:rsidR="00516130" w:rsidRDefault="00674A6B" w:rsidP="00F158B0">
      <w:pPr>
        <w:pStyle w:val="Rubrik3"/>
      </w:pPr>
      <w:r>
        <w:t>Cast</w:t>
      </w:r>
      <w:r w:rsidR="00F158B0">
        <w:t xml:space="preserve"> Expressions</w:t>
      </w:r>
    </w:p>
    <w:p w14:paraId="7350C96E" w14:textId="2EF2DA87" w:rsidR="00CA3A8B" w:rsidRPr="00CA3A8B" w:rsidRDefault="00CA3A8B" w:rsidP="00CA3A8B">
      <w:r>
        <w:t xml:space="preserve">A type </w:t>
      </w:r>
      <w:r w:rsidR="00BF052F">
        <w:t xml:space="preserve">cast expression is a type name within parentheses followed by a </w:t>
      </w:r>
      <w:r w:rsidR="00A72F03">
        <w:t>type cas</w:t>
      </w:r>
      <w:r w:rsidR="002E6DED">
        <w:t>t</w:t>
      </w:r>
      <w:r w:rsidR="00BF052F">
        <w:t xml:space="preserve"> expression.</w:t>
      </w:r>
    </w:p>
    <w:p w14:paraId="54F7569A" w14:textId="65753AE9" w:rsidR="00F158B0" w:rsidRDefault="00F158B0" w:rsidP="00F158B0">
      <w:pPr>
        <w:pStyle w:val="CodeHeader"/>
      </w:pPr>
      <w:r>
        <w:t>MainParser.gppg</w:t>
      </w:r>
    </w:p>
    <w:p w14:paraId="10D62F2C" w14:textId="0889E235" w:rsidR="00D950EA" w:rsidRPr="00F0181F" w:rsidRDefault="00CA3A8B" w:rsidP="00F0181F">
      <w:pPr>
        <w:pStyle w:val="Code"/>
        <w:rPr>
          <w:highlight w:val="white"/>
        </w:rPr>
      </w:pPr>
      <w:r>
        <w:rPr>
          <w:highlight w:val="white"/>
        </w:rPr>
        <w:t>type_cast_expression</w:t>
      </w:r>
      <w:r w:rsidR="00D950EA" w:rsidRPr="00F0181F">
        <w:rPr>
          <w:highlight w:val="white"/>
        </w:rPr>
        <w:t>:</w:t>
      </w:r>
    </w:p>
    <w:p w14:paraId="03DC7578" w14:textId="77777777" w:rsidR="00D950EA" w:rsidRPr="00F0181F" w:rsidRDefault="00D950EA" w:rsidP="00F0181F">
      <w:pPr>
        <w:pStyle w:val="Code"/>
        <w:rPr>
          <w:highlight w:val="white"/>
        </w:rPr>
      </w:pPr>
      <w:r w:rsidRPr="00F0181F">
        <w:rPr>
          <w:highlight w:val="white"/>
        </w:rPr>
        <w:t xml:space="preserve">    prefix_expression {</w:t>
      </w:r>
    </w:p>
    <w:p w14:paraId="3B931ED6" w14:textId="77777777" w:rsidR="00D950EA" w:rsidRPr="00F0181F" w:rsidRDefault="00D950EA" w:rsidP="00F0181F">
      <w:pPr>
        <w:pStyle w:val="Code"/>
        <w:rPr>
          <w:highlight w:val="white"/>
        </w:rPr>
      </w:pPr>
      <w:r w:rsidRPr="00F0181F">
        <w:rPr>
          <w:highlight w:val="white"/>
        </w:rPr>
        <w:t xml:space="preserve">      $$ = $1;</w:t>
      </w:r>
    </w:p>
    <w:p w14:paraId="1612D1F5" w14:textId="77777777" w:rsidR="00D950EA" w:rsidRPr="00F0181F" w:rsidRDefault="00D950EA" w:rsidP="00F0181F">
      <w:pPr>
        <w:pStyle w:val="Code"/>
        <w:rPr>
          <w:highlight w:val="white"/>
        </w:rPr>
      </w:pPr>
      <w:r w:rsidRPr="00F0181F">
        <w:rPr>
          <w:highlight w:val="white"/>
        </w:rPr>
        <w:t xml:space="preserve">    }</w:t>
      </w:r>
    </w:p>
    <w:p w14:paraId="6B0D7227" w14:textId="204ADB8A" w:rsidR="00D950EA" w:rsidRPr="00F0181F" w:rsidRDefault="00D950EA" w:rsidP="00F0181F">
      <w:pPr>
        <w:pStyle w:val="Code"/>
        <w:rPr>
          <w:highlight w:val="white"/>
        </w:rPr>
      </w:pPr>
      <w:r w:rsidRPr="00F0181F">
        <w:rPr>
          <w:highlight w:val="white"/>
        </w:rPr>
        <w:t xml:space="preserve">  | LEFT_PARENTHESIS type_name RIGHT_PARENTHESIS </w:t>
      </w:r>
      <w:r w:rsidR="00CA3A8B">
        <w:rPr>
          <w:highlight w:val="white"/>
        </w:rPr>
        <w:t>type_cast_expression</w:t>
      </w:r>
      <w:r w:rsidRPr="00F0181F">
        <w:rPr>
          <w:highlight w:val="white"/>
        </w:rPr>
        <w:t xml:space="preserve"> {</w:t>
      </w:r>
    </w:p>
    <w:p w14:paraId="7DE12D50" w14:textId="77777777" w:rsidR="00D950EA" w:rsidRPr="00F0181F" w:rsidRDefault="00D950EA" w:rsidP="00F0181F">
      <w:pPr>
        <w:pStyle w:val="Code"/>
        <w:rPr>
          <w:highlight w:val="white"/>
        </w:rPr>
      </w:pPr>
      <w:r w:rsidRPr="00F0181F">
        <w:rPr>
          <w:highlight w:val="white"/>
        </w:rPr>
        <w:t xml:space="preserve">      $$ = MiddleCodeGenerator.CastExpression($2, $4);</w:t>
      </w:r>
    </w:p>
    <w:p w14:paraId="42944CAD" w14:textId="77777777" w:rsidR="00D950EA" w:rsidRPr="00F0181F" w:rsidRDefault="00D950EA" w:rsidP="00F0181F">
      <w:pPr>
        <w:pStyle w:val="Code"/>
        <w:rPr>
          <w:highlight w:val="white"/>
        </w:rPr>
      </w:pPr>
      <w:r w:rsidRPr="00F0181F">
        <w:rPr>
          <w:highlight w:val="white"/>
        </w:rPr>
        <w:t xml:space="preserve">    };</w:t>
      </w:r>
    </w:p>
    <w:p w14:paraId="4E4E5101" w14:textId="611E7CB5" w:rsidR="00D950EA" w:rsidRPr="00F0181F" w:rsidRDefault="0059710A" w:rsidP="0059710A">
      <w:pPr>
        <w:rPr>
          <w:highlight w:val="white"/>
        </w:rPr>
      </w:pPr>
      <w:r>
        <w:rPr>
          <w:highlight w:val="white"/>
        </w:rPr>
        <w:t xml:space="preserve">The type name </w:t>
      </w:r>
      <w:r w:rsidR="00C325D8">
        <w:rPr>
          <w:highlight w:val="white"/>
        </w:rPr>
        <w:t>is</w:t>
      </w:r>
      <w:r>
        <w:rPr>
          <w:highlight w:val="white"/>
        </w:rPr>
        <w:t xml:space="preserve"> a declaration specifier list with or withou</w:t>
      </w:r>
      <w:r w:rsidR="004D688D">
        <w:rPr>
          <w:highlight w:val="white"/>
        </w:rPr>
        <w:t>t</w:t>
      </w:r>
      <w:r>
        <w:rPr>
          <w:highlight w:val="white"/>
        </w:rPr>
        <w:t xml:space="preserve"> an abstract declarator.</w:t>
      </w:r>
    </w:p>
    <w:p w14:paraId="4B9A1E1A" w14:textId="77777777" w:rsidR="00F0181F" w:rsidRPr="00F0181F" w:rsidRDefault="00F0181F" w:rsidP="00F0181F">
      <w:pPr>
        <w:pStyle w:val="Code"/>
        <w:rPr>
          <w:highlight w:val="white"/>
        </w:rPr>
      </w:pPr>
      <w:r w:rsidRPr="00F0181F">
        <w:rPr>
          <w:highlight w:val="white"/>
        </w:rPr>
        <w:t>type_name:</w:t>
      </w:r>
    </w:p>
    <w:p w14:paraId="7281AB0D" w14:textId="77777777" w:rsidR="00F0181F" w:rsidRPr="00F0181F" w:rsidRDefault="00F0181F" w:rsidP="00F0181F">
      <w:pPr>
        <w:pStyle w:val="Code"/>
        <w:rPr>
          <w:highlight w:val="white"/>
        </w:rPr>
      </w:pPr>
      <w:r w:rsidRPr="00F0181F">
        <w:rPr>
          <w:highlight w:val="white"/>
        </w:rPr>
        <w:t xml:space="preserve">    declaration_specifier_list {</w:t>
      </w:r>
    </w:p>
    <w:p w14:paraId="5E4B11D8" w14:textId="2FDFA67F" w:rsidR="00F0181F" w:rsidRPr="00F0181F" w:rsidRDefault="00F0181F" w:rsidP="00F0181F">
      <w:pPr>
        <w:pStyle w:val="Code"/>
        <w:rPr>
          <w:highlight w:val="white"/>
        </w:rPr>
      </w:pPr>
      <w:r w:rsidRPr="00F0181F">
        <w:rPr>
          <w:highlight w:val="white"/>
        </w:rPr>
        <w:t xml:space="preserve">      $$ = MiddleCodeGenerator.TypeName(Specifier.SpecifierList($1), null);</w:t>
      </w:r>
    </w:p>
    <w:p w14:paraId="00F87D97" w14:textId="77777777" w:rsidR="00F0181F" w:rsidRPr="00F0181F" w:rsidRDefault="00F0181F" w:rsidP="00F0181F">
      <w:pPr>
        <w:pStyle w:val="Code"/>
        <w:rPr>
          <w:highlight w:val="white"/>
        </w:rPr>
      </w:pPr>
      <w:r w:rsidRPr="00F0181F">
        <w:rPr>
          <w:highlight w:val="white"/>
        </w:rPr>
        <w:t xml:space="preserve">    }</w:t>
      </w:r>
    </w:p>
    <w:p w14:paraId="57F6AF78" w14:textId="77777777" w:rsidR="00F0181F" w:rsidRPr="00F0181F" w:rsidRDefault="00F0181F" w:rsidP="00F0181F">
      <w:pPr>
        <w:pStyle w:val="Code"/>
        <w:rPr>
          <w:highlight w:val="white"/>
        </w:rPr>
      </w:pPr>
      <w:r w:rsidRPr="00F0181F">
        <w:rPr>
          <w:highlight w:val="white"/>
        </w:rPr>
        <w:t xml:space="preserve">  | declaration_specifier_list {</w:t>
      </w:r>
    </w:p>
    <w:p w14:paraId="2DB66F7B" w14:textId="77777777" w:rsidR="00F0181F" w:rsidRPr="00F0181F" w:rsidRDefault="00F0181F" w:rsidP="00F0181F">
      <w:pPr>
        <w:pStyle w:val="Code"/>
        <w:rPr>
          <w:highlight w:val="white"/>
        </w:rPr>
      </w:pPr>
      <w:r w:rsidRPr="00F0181F">
        <w:rPr>
          <w:highlight w:val="white"/>
        </w:rPr>
        <w:t xml:space="preserve">      SpecifierStack.Push(Specifier.SpecifierList($1));</w:t>
      </w:r>
    </w:p>
    <w:p w14:paraId="4ADF7B4E" w14:textId="77777777" w:rsidR="00F0181F" w:rsidRPr="00F0181F" w:rsidRDefault="00F0181F" w:rsidP="00F0181F">
      <w:pPr>
        <w:pStyle w:val="Code"/>
        <w:rPr>
          <w:highlight w:val="white"/>
        </w:rPr>
      </w:pPr>
      <w:r w:rsidRPr="00F0181F">
        <w:rPr>
          <w:highlight w:val="white"/>
        </w:rPr>
        <w:t xml:space="preserve">    }</w:t>
      </w:r>
    </w:p>
    <w:p w14:paraId="7A8A2CF5" w14:textId="77777777" w:rsidR="00F0181F" w:rsidRPr="00F0181F" w:rsidRDefault="00F0181F" w:rsidP="00F0181F">
      <w:pPr>
        <w:pStyle w:val="Code"/>
        <w:rPr>
          <w:highlight w:val="white"/>
        </w:rPr>
      </w:pPr>
      <w:r w:rsidRPr="00F0181F">
        <w:rPr>
          <w:highlight w:val="white"/>
        </w:rPr>
        <w:t xml:space="preserve">    abstract_declarator {</w:t>
      </w:r>
    </w:p>
    <w:p w14:paraId="6B4F3E1A" w14:textId="0BEDAAC6" w:rsidR="00F0181F" w:rsidRPr="00F0181F" w:rsidRDefault="00F0181F" w:rsidP="00F0181F">
      <w:pPr>
        <w:pStyle w:val="Code"/>
        <w:rPr>
          <w:highlight w:val="white"/>
        </w:rPr>
      </w:pPr>
      <w:r w:rsidRPr="00F0181F">
        <w:rPr>
          <w:highlight w:val="white"/>
        </w:rPr>
        <w:t xml:space="preserve">      $$ = MiddleCodeGenerator.TypeName(SpecifierStack.Pop(), $3);</w:t>
      </w:r>
    </w:p>
    <w:p w14:paraId="33FA663E" w14:textId="7031E680" w:rsidR="00422C32" w:rsidRDefault="00F0181F" w:rsidP="00182926">
      <w:pPr>
        <w:pStyle w:val="Code"/>
        <w:rPr>
          <w:highlight w:val="white"/>
        </w:rPr>
      </w:pPr>
      <w:r w:rsidRPr="00F0181F">
        <w:rPr>
          <w:highlight w:val="white"/>
        </w:rPr>
        <w:t xml:space="preserve">    };</w:t>
      </w:r>
    </w:p>
    <w:p w14:paraId="4564B31D" w14:textId="126054C3" w:rsidR="00991BB0" w:rsidRPr="00182926" w:rsidRDefault="00991BB0" w:rsidP="00123902">
      <w:pPr>
        <w:rPr>
          <w:highlight w:val="white"/>
        </w:rPr>
      </w:pPr>
      <w:r>
        <w:rPr>
          <w:highlight w:val="white"/>
        </w:rPr>
        <w:t xml:space="preserve">The </w:t>
      </w:r>
      <w:r w:rsidR="00976B65">
        <w:rPr>
          <w:rStyle w:val="KeyWord0"/>
          <w:highlight w:val="white"/>
        </w:rPr>
        <w:t>s</w:t>
      </w:r>
      <w:r w:rsidR="00C461A8" w:rsidRPr="00C461A8">
        <w:rPr>
          <w:rStyle w:val="KeyWord0"/>
          <w:highlight w:val="white"/>
        </w:rPr>
        <w:t>pecifier</w:t>
      </w:r>
      <w:r w:rsidR="00C461A8">
        <w:rPr>
          <w:highlight w:val="white"/>
        </w:rPr>
        <w:t xml:space="preserve"> </w:t>
      </w:r>
      <w:r w:rsidR="00976B65">
        <w:rPr>
          <w:highlight w:val="white"/>
        </w:rPr>
        <w:t>parameter</w:t>
      </w:r>
      <w:r w:rsidR="00C461A8">
        <w:rPr>
          <w:highlight w:val="white"/>
        </w:rPr>
        <w:t xml:space="preserve"> </w:t>
      </w:r>
      <w:r w:rsidR="005D70ED">
        <w:rPr>
          <w:highlight w:val="white"/>
        </w:rPr>
        <w:t>holds the resulting type of the declaration specifier list</w:t>
      </w:r>
      <w:r w:rsidR="008E706F">
        <w:rPr>
          <w:highlight w:val="white"/>
        </w:rPr>
        <w:t>.</w:t>
      </w:r>
    </w:p>
    <w:p w14:paraId="6758F695" w14:textId="3C135221" w:rsidR="00F158B0" w:rsidRPr="00F158B0" w:rsidRDefault="00F158B0" w:rsidP="00F158B0">
      <w:pPr>
        <w:pStyle w:val="CodeHeader"/>
      </w:pPr>
      <w:r>
        <w:t>MiddleCodeGenerator.cs</w:t>
      </w:r>
    </w:p>
    <w:p w14:paraId="782F6DE7" w14:textId="1CDC8F31" w:rsidR="00D514F2" w:rsidRPr="00D514F2" w:rsidRDefault="00D514F2" w:rsidP="00D514F2">
      <w:pPr>
        <w:pStyle w:val="Code"/>
        <w:rPr>
          <w:highlight w:val="white"/>
        </w:rPr>
      </w:pPr>
      <w:r w:rsidRPr="00D514F2">
        <w:rPr>
          <w:highlight w:val="white"/>
        </w:rPr>
        <w:t xml:space="preserve">    public static Type TypeName(Specifier specifier, Declarator </w:t>
      </w:r>
      <w:r w:rsidR="00FC5EB0">
        <w:rPr>
          <w:highlight w:val="white"/>
        </w:rPr>
        <w:t>declarator</w:t>
      </w:r>
      <w:r w:rsidRPr="00D514F2">
        <w:rPr>
          <w:highlight w:val="white"/>
        </w:rPr>
        <w:t>) {</w:t>
      </w:r>
    </w:p>
    <w:p w14:paraId="4E982570" w14:textId="2AE9CE7E" w:rsidR="00D514F2" w:rsidRPr="00D514F2" w:rsidRDefault="00D514F2" w:rsidP="00D514F2">
      <w:pPr>
        <w:pStyle w:val="Code"/>
        <w:rPr>
          <w:highlight w:val="white"/>
        </w:rPr>
      </w:pPr>
      <w:r w:rsidRPr="00D514F2">
        <w:rPr>
          <w:highlight w:val="white"/>
        </w:rPr>
        <w:t xml:space="preserve">      Type </w:t>
      </w:r>
      <w:r w:rsidR="00C461A8">
        <w:rPr>
          <w:highlight w:val="white"/>
        </w:rPr>
        <w:t>specifierType</w:t>
      </w:r>
      <w:r w:rsidRPr="00D514F2">
        <w:rPr>
          <w:highlight w:val="white"/>
        </w:rPr>
        <w:t xml:space="preserve"> = specifier.Type;</w:t>
      </w:r>
    </w:p>
    <w:p w14:paraId="3DE11088" w14:textId="32968B6A" w:rsidR="00D514F2" w:rsidRPr="00D514F2" w:rsidRDefault="00451CD1" w:rsidP="00451CD1">
      <w:pPr>
        <w:rPr>
          <w:highlight w:val="white"/>
        </w:rPr>
      </w:pPr>
      <w:r>
        <w:rPr>
          <w:highlight w:val="white"/>
        </w:rPr>
        <w:t xml:space="preserve">If the declarator is not null, </w:t>
      </w:r>
      <w:r w:rsidR="0003065C">
        <w:rPr>
          <w:highlight w:val="white"/>
        </w:rPr>
        <w:t>we add the specifier</w:t>
      </w:r>
      <w:r w:rsidR="00976B65">
        <w:rPr>
          <w:highlight w:val="white"/>
        </w:rPr>
        <w:t>’s type to the declarator, and retu</w:t>
      </w:r>
      <w:r w:rsidR="00A21466">
        <w:rPr>
          <w:highlight w:val="white"/>
        </w:rPr>
        <w:t>rns</w:t>
      </w:r>
      <w:r w:rsidR="00976B65">
        <w:rPr>
          <w:highlight w:val="white"/>
        </w:rPr>
        <w:t xml:space="preserve"> its type.</w:t>
      </w:r>
    </w:p>
    <w:p w14:paraId="7E43F8E2" w14:textId="1A6A7F59" w:rsidR="00D514F2" w:rsidRPr="00D514F2" w:rsidRDefault="00D514F2" w:rsidP="00D514F2">
      <w:pPr>
        <w:pStyle w:val="Code"/>
        <w:rPr>
          <w:highlight w:val="white"/>
        </w:rPr>
      </w:pPr>
      <w:r w:rsidRPr="00D514F2">
        <w:rPr>
          <w:highlight w:val="white"/>
        </w:rPr>
        <w:t xml:space="preserve">      if (</w:t>
      </w:r>
      <w:r w:rsidR="00FC5EB0">
        <w:rPr>
          <w:highlight w:val="white"/>
        </w:rPr>
        <w:t>declarator</w:t>
      </w:r>
      <w:r w:rsidRPr="00D514F2">
        <w:rPr>
          <w:highlight w:val="white"/>
        </w:rPr>
        <w:t xml:space="preserve"> != null) {</w:t>
      </w:r>
    </w:p>
    <w:p w14:paraId="10B0013F" w14:textId="27C077A1" w:rsidR="00D514F2" w:rsidRPr="00D514F2" w:rsidRDefault="00D514F2" w:rsidP="00D514F2">
      <w:pPr>
        <w:pStyle w:val="Code"/>
        <w:rPr>
          <w:highlight w:val="white"/>
        </w:rPr>
      </w:pPr>
      <w:r w:rsidRPr="00D514F2">
        <w:rPr>
          <w:highlight w:val="white"/>
        </w:rPr>
        <w:t xml:space="preserve">        </w:t>
      </w:r>
      <w:r w:rsidR="00FC5EB0">
        <w:rPr>
          <w:highlight w:val="white"/>
        </w:rPr>
        <w:t>declarator</w:t>
      </w:r>
      <w:r w:rsidRPr="00D514F2">
        <w:rPr>
          <w:highlight w:val="white"/>
        </w:rPr>
        <w:t>.Add(</w:t>
      </w:r>
      <w:r w:rsidR="00C461A8">
        <w:rPr>
          <w:highlight w:val="white"/>
        </w:rPr>
        <w:t>specifierType</w:t>
      </w:r>
      <w:r w:rsidRPr="00D514F2">
        <w:rPr>
          <w:highlight w:val="white"/>
        </w:rPr>
        <w:t>);</w:t>
      </w:r>
    </w:p>
    <w:p w14:paraId="4B2C8D33" w14:textId="69648F69" w:rsidR="00D514F2" w:rsidRPr="00D514F2" w:rsidRDefault="00D514F2" w:rsidP="00D514F2">
      <w:pPr>
        <w:pStyle w:val="Code"/>
        <w:rPr>
          <w:highlight w:val="white"/>
        </w:rPr>
      </w:pPr>
      <w:r w:rsidRPr="00D514F2">
        <w:rPr>
          <w:highlight w:val="white"/>
        </w:rPr>
        <w:t xml:space="preserve">        return </w:t>
      </w:r>
      <w:r w:rsidR="00FC5EB0">
        <w:rPr>
          <w:highlight w:val="white"/>
        </w:rPr>
        <w:t>declarator</w:t>
      </w:r>
      <w:r w:rsidRPr="00D514F2">
        <w:rPr>
          <w:highlight w:val="white"/>
        </w:rPr>
        <w:t>.Type;</w:t>
      </w:r>
    </w:p>
    <w:p w14:paraId="0731CA07" w14:textId="77777777" w:rsidR="00D514F2" w:rsidRPr="00D514F2" w:rsidRDefault="00D514F2" w:rsidP="00D514F2">
      <w:pPr>
        <w:pStyle w:val="Code"/>
        <w:rPr>
          <w:highlight w:val="white"/>
        </w:rPr>
      </w:pPr>
      <w:r w:rsidRPr="00D514F2">
        <w:rPr>
          <w:highlight w:val="white"/>
        </w:rPr>
        <w:t xml:space="preserve">      }</w:t>
      </w:r>
    </w:p>
    <w:p w14:paraId="563559F2" w14:textId="77777777" w:rsidR="007C7460" w:rsidRDefault="007C7460" w:rsidP="007C7460">
      <w:pPr>
        <w:rPr>
          <w:highlight w:val="white"/>
        </w:rPr>
      </w:pPr>
      <w:r>
        <w:rPr>
          <w:highlight w:val="white"/>
        </w:rPr>
        <w:t>If the declarator is null, we just return the specifer’s type.</w:t>
      </w:r>
    </w:p>
    <w:p w14:paraId="1C20229F" w14:textId="6A303385" w:rsidR="00D514F2" w:rsidRPr="00D514F2" w:rsidRDefault="00D514F2" w:rsidP="00D514F2">
      <w:pPr>
        <w:pStyle w:val="Code"/>
        <w:rPr>
          <w:highlight w:val="white"/>
        </w:rPr>
      </w:pPr>
      <w:r w:rsidRPr="00D514F2">
        <w:rPr>
          <w:highlight w:val="white"/>
        </w:rPr>
        <w:t xml:space="preserve">      else {</w:t>
      </w:r>
    </w:p>
    <w:p w14:paraId="17DCEA75" w14:textId="57D1764E" w:rsidR="00D514F2" w:rsidRPr="00D514F2" w:rsidRDefault="00D514F2" w:rsidP="00D514F2">
      <w:pPr>
        <w:pStyle w:val="Code"/>
        <w:rPr>
          <w:highlight w:val="white"/>
        </w:rPr>
      </w:pPr>
      <w:r w:rsidRPr="00D514F2">
        <w:rPr>
          <w:highlight w:val="white"/>
        </w:rPr>
        <w:t xml:space="preserve">        return </w:t>
      </w:r>
      <w:r w:rsidR="00C461A8">
        <w:rPr>
          <w:highlight w:val="white"/>
        </w:rPr>
        <w:t>specifierType</w:t>
      </w:r>
      <w:r w:rsidRPr="00D514F2">
        <w:rPr>
          <w:highlight w:val="white"/>
        </w:rPr>
        <w:t>;</w:t>
      </w:r>
    </w:p>
    <w:p w14:paraId="111B42EE" w14:textId="77777777" w:rsidR="00D514F2" w:rsidRPr="00D514F2" w:rsidRDefault="00D514F2" w:rsidP="00D514F2">
      <w:pPr>
        <w:pStyle w:val="Code"/>
        <w:rPr>
          <w:highlight w:val="white"/>
        </w:rPr>
      </w:pPr>
      <w:r w:rsidRPr="00D514F2">
        <w:rPr>
          <w:highlight w:val="white"/>
        </w:rPr>
        <w:t xml:space="preserve">      }</w:t>
      </w:r>
    </w:p>
    <w:p w14:paraId="5DE34F52" w14:textId="77777777" w:rsidR="00D514F2" w:rsidRPr="00D514F2" w:rsidRDefault="00D514F2" w:rsidP="00D514F2">
      <w:pPr>
        <w:pStyle w:val="Code"/>
        <w:rPr>
          <w:highlight w:val="white"/>
        </w:rPr>
      </w:pPr>
      <w:r w:rsidRPr="00D514F2">
        <w:rPr>
          <w:highlight w:val="white"/>
        </w:rPr>
        <w:t xml:space="preserve">    }</w:t>
      </w:r>
    </w:p>
    <w:p w14:paraId="37D9CCAC" w14:textId="1684234A" w:rsidR="00516130" w:rsidRDefault="00ED52B2" w:rsidP="006342B0">
      <w:pPr>
        <w:pStyle w:val="Rubrik3"/>
      </w:pPr>
      <w:r>
        <w:t xml:space="preserve">Unary Addition </w:t>
      </w:r>
      <w:r w:rsidR="006342B0">
        <w:t>Expressions</w:t>
      </w:r>
    </w:p>
    <w:p w14:paraId="769EA068" w14:textId="0BAD61DE" w:rsidR="006342B0" w:rsidRDefault="006342B0" w:rsidP="006342B0">
      <w:pPr>
        <w:pStyle w:val="CodeHeader"/>
      </w:pPr>
      <w:r>
        <w:t>MainParser.gppg</w:t>
      </w:r>
    </w:p>
    <w:p w14:paraId="0460DE34" w14:textId="77777777" w:rsidR="00D56E7A" w:rsidRDefault="00D56E7A" w:rsidP="00D56E7A">
      <w:pPr>
        <w:pStyle w:val="Code"/>
        <w:rPr>
          <w:highlight w:val="white"/>
          <w:lang w:val="sv-SE"/>
        </w:rPr>
      </w:pPr>
      <w:r>
        <w:rPr>
          <w:highlight w:val="white"/>
          <w:lang w:val="sv-SE"/>
        </w:rPr>
        <w:t>prefix_expression:</w:t>
      </w:r>
    </w:p>
    <w:p w14:paraId="133921F9" w14:textId="77777777" w:rsidR="00D56E7A" w:rsidRDefault="00D56E7A" w:rsidP="00D56E7A">
      <w:pPr>
        <w:pStyle w:val="Code"/>
        <w:rPr>
          <w:highlight w:val="white"/>
          <w:lang w:val="sv-SE"/>
        </w:rPr>
      </w:pPr>
      <w:r>
        <w:rPr>
          <w:highlight w:val="white"/>
          <w:lang w:val="sv-SE"/>
        </w:rPr>
        <w:t xml:space="preserve">    postfix_expression {</w:t>
      </w:r>
    </w:p>
    <w:p w14:paraId="11D8FFF6" w14:textId="77777777" w:rsidR="00D56E7A" w:rsidRDefault="00D56E7A" w:rsidP="00D56E7A">
      <w:pPr>
        <w:pStyle w:val="Code"/>
        <w:rPr>
          <w:highlight w:val="white"/>
          <w:lang w:val="sv-SE"/>
        </w:rPr>
      </w:pPr>
      <w:r>
        <w:rPr>
          <w:highlight w:val="white"/>
          <w:lang w:val="sv-SE"/>
        </w:rPr>
        <w:t xml:space="preserve">      $$ = $1; </w:t>
      </w:r>
    </w:p>
    <w:p w14:paraId="4CE0442D" w14:textId="77777777" w:rsidR="00D56E7A" w:rsidRDefault="00D56E7A" w:rsidP="00D56E7A">
      <w:pPr>
        <w:pStyle w:val="Code"/>
        <w:rPr>
          <w:highlight w:val="white"/>
          <w:lang w:val="sv-SE"/>
        </w:rPr>
      </w:pPr>
      <w:r>
        <w:rPr>
          <w:highlight w:val="white"/>
          <w:lang w:val="sv-SE"/>
        </w:rPr>
        <w:t xml:space="preserve">    }</w:t>
      </w:r>
    </w:p>
    <w:p w14:paraId="52A45AF2" w14:textId="77777777" w:rsidR="00D56E7A" w:rsidRDefault="00D56E7A" w:rsidP="00D56E7A">
      <w:pPr>
        <w:pStyle w:val="Code"/>
        <w:rPr>
          <w:highlight w:val="white"/>
          <w:lang w:val="sv-SE"/>
        </w:rPr>
      </w:pPr>
      <w:r>
        <w:rPr>
          <w:highlight w:val="white"/>
          <w:lang w:val="sv-SE"/>
        </w:rPr>
        <w:t xml:space="preserve">  | prefix_add_operator type_cast_expression {</w:t>
      </w:r>
    </w:p>
    <w:p w14:paraId="0641E5A3" w14:textId="77777777" w:rsidR="00D56E7A" w:rsidRDefault="00D56E7A" w:rsidP="00D56E7A">
      <w:pPr>
        <w:pStyle w:val="Code"/>
        <w:rPr>
          <w:highlight w:val="white"/>
          <w:lang w:val="sv-SE"/>
        </w:rPr>
      </w:pPr>
      <w:r>
        <w:rPr>
          <w:highlight w:val="white"/>
          <w:lang w:val="sv-SE"/>
        </w:rPr>
        <w:t xml:space="preserve">      $$ = MiddleCodeGenerator.UnaryExpression($1, $2);</w:t>
      </w:r>
    </w:p>
    <w:p w14:paraId="29134B06" w14:textId="143F1EC5" w:rsidR="00D56E7A" w:rsidRDefault="00D56E7A" w:rsidP="00D56E7A">
      <w:pPr>
        <w:pStyle w:val="Code"/>
        <w:rPr>
          <w:highlight w:val="white"/>
          <w:lang w:val="sv-SE"/>
        </w:rPr>
      </w:pPr>
      <w:r>
        <w:rPr>
          <w:highlight w:val="white"/>
          <w:lang w:val="sv-SE"/>
        </w:rPr>
        <w:lastRenderedPageBreak/>
        <w:t xml:space="preserve">    }</w:t>
      </w:r>
      <w:r w:rsidR="003D27F1">
        <w:rPr>
          <w:highlight w:val="white"/>
          <w:lang w:val="sv-SE"/>
        </w:rPr>
        <w:t>;</w:t>
      </w:r>
    </w:p>
    <w:p w14:paraId="67C759F5" w14:textId="77777777" w:rsidR="00D56E7A" w:rsidRDefault="00D56E7A" w:rsidP="00D56E7A">
      <w:pPr>
        <w:pStyle w:val="Code"/>
        <w:rPr>
          <w:highlight w:val="white"/>
          <w:lang w:val="sv-SE"/>
        </w:rPr>
      </w:pPr>
      <w:r>
        <w:rPr>
          <w:highlight w:val="white"/>
          <w:lang w:val="sv-SE"/>
        </w:rPr>
        <w:t>prefix_add_operator:</w:t>
      </w:r>
    </w:p>
    <w:p w14:paraId="65D2F6B3" w14:textId="77777777" w:rsidR="00D56E7A" w:rsidRDefault="00D56E7A" w:rsidP="00D56E7A">
      <w:pPr>
        <w:pStyle w:val="Code"/>
        <w:rPr>
          <w:highlight w:val="white"/>
          <w:lang w:val="sv-SE"/>
        </w:rPr>
      </w:pPr>
      <w:r>
        <w:rPr>
          <w:highlight w:val="white"/>
          <w:lang w:val="sv-SE"/>
        </w:rPr>
        <w:t xml:space="preserve">    PLUS  { $$ = MiddleOperator.UnaryAdd;      }</w:t>
      </w:r>
    </w:p>
    <w:p w14:paraId="1C268CDF" w14:textId="3F659E97" w:rsidR="00D56E7A" w:rsidRDefault="00D56E7A" w:rsidP="00D56E7A">
      <w:pPr>
        <w:pStyle w:val="Code"/>
        <w:rPr>
          <w:highlight w:val="white"/>
          <w:lang w:val="sv-SE"/>
        </w:rPr>
      </w:pPr>
      <w:r>
        <w:rPr>
          <w:highlight w:val="white"/>
          <w:lang w:val="sv-SE"/>
        </w:rPr>
        <w:t xml:space="preserve">  | MINUS { $$ = MiddleOperator.UnarySubtract; };</w:t>
      </w:r>
    </w:p>
    <w:p w14:paraId="24B0D2D0" w14:textId="77777777" w:rsidR="00D56E7A" w:rsidRPr="00F158B0" w:rsidRDefault="00D56E7A" w:rsidP="00D56E7A">
      <w:pPr>
        <w:pStyle w:val="CodeHeader"/>
      </w:pPr>
      <w:r>
        <w:t>MiddleCodeGenerator.cs</w:t>
      </w:r>
    </w:p>
    <w:p w14:paraId="5C8AEE52" w14:textId="77777777" w:rsidR="00270E94" w:rsidRPr="00270E94" w:rsidRDefault="00270E94" w:rsidP="00270E94">
      <w:pPr>
        <w:pStyle w:val="Code"/>
        <w:rPr>
          <w:highlight w:val="white"/>
        </w:rPr>
      </w:pPr>
      <w:r w:rsidRPr="00270E94">
        <w:rPr>
          <w:highlight w:val="white"/>
        </w:rPr>
        <w:t xml:space="preserve">    public static Expression UnaryExpression(MiddleOperator middleOp,</w:t>
      </w:r>
    </w:p>
    <w:p w14:paraId="58E5A5D7" w14:textId="77777777" w:rsidR="00270E94" w:rsidRPr="00270E94" w:rsidRDefault="00270E94" w:rsidP="00270E94">
      <w:pPr>
        <w:pStyle w:val="Code"/>
        <w:rPr>
          <w:highlight w:val="white"/>
        </w:rPr>
      </w:pPr>
      <w:r w:rsidRPr="00270E94">
        <w:rPr>
          <w:highlight w:val="white"/>
        </w:rPr>
        <w:t xml:space="preserve">                                             Expression expression) {</w:t>
      </w:r>
    </w:p>
    <w:p w14:paraId="7D181214" w14:textId="77777777" w:rsidR="00270E94" w:rsidRPr="00270E94" w:rsidRDefault="00270E94" w:rsidP="00270E94">
      <w:pPr>
        <w:pStyle w:val="Code"/>
        <w:rPr>
          <w:highlight w:val="white"/>
        </w:rPr>
      </w:pPr>
      <w:r w:rsidRPr="00270E94">
        <w:rPr>
          <w:highlight w:val="white"/>
        </w:rPr>
        <w:t xml:space="preserve">      Type type = expression.Symbol.Type;</w:t>
      </w:r>
    </w:p>
    <w:p w14:paraId="0A8DED84" w14:textId="77777777" w:rsidR="00056AC1" w:rsidRDefault="00270E94" w:rsidP="00270E94">
      <w:pPr>
        <w:pStyle w:val="Code"/>
        <w:rPr>
          <w:highlight w:val="white"/>
        </w:rPr>
      </w:pPr>
      <w:r w:rsidRPr="00270E94">
        <w:rPr>
          <w:highlight w:val="white"/>
        </w:rPr>
        <w:t xml:space="preserve">      Assert.Error(type.IsLogical() ||</w:t>
      </w:r>
    </w:p>
    <w:p w14:paraId="1F7A7577" w14:textId="121002BD" w:rsidR="00270E94" w:rsidRPr="00270E94" w:rsidRDefault="00056AC1" w:rsidP="00270E94">
      <w:pPr>
        <w:pStyle w:val="Code"/>
        <w:rPr>
          <w:highlight w:val="white"/>
        </w:rPr>
      </w:pPr>
      <w:r>
        <w:rPr>
          <w:highlight w:val="white"/>
        </w:rPr>
        <w:t xml:space="preserve">                  </w:t>
      </w:r>
      <w:r w:rsidR="00270E94" w:rsidRPr="00270E94">
        <w:rPr>
          <w:highlight w:val="white"/>
        </w:rPr>
        <w:t xml:space="preserve"> type.IsArithmeticPointerArrayStringOrFunction(),</w:t>
      </w:r>
    </w:p>
    <w:p w14:paraId="37F914CC" w14:textId="77777777" w:rsidR="00270E94" w:rsidRPr="00270E94" w:rsidRDefault="00270E94" w:rsidP="00270E94">
      <w:pPr>
        <w:pStyle w:val="Code"/>
        <w:rPr>
          <w:highlight w:val="white"/>
        </w:rPr>
      </w:pPr>
      <w:r w:rsidRPr="00270E94">
        <w:rPr>
          <w:highlight w:val="white"/>
        </w:rPr>
        <w:t xml:space="preserve">                   expression, Message.Non__arithmetic_expression);</w:t>
      </w:r>
    </w:p>
    <w:p w14:paraId="699FA349" w14:textId="77777777" w:rsidR="00270E94" w:rsidRPr="00270E94" w:rsidRDefault="00270E94" w:rsidP="00270E94">
      <w:pPr>
        <w:pStyle w:val="Code"/>
        <w:rPr>
          <w:highlight w:val="white"/>
        </w:rPr>
      </w:pPr>
    </w:p>
    <w:p w14:paraId="61FA4711" w14:textId="77777777" w:rsidR="00744DAF" w:rsidRDefault="00270E94" w:rsidP="00270E94">
      <w:pPr>
        <w:pStyle w:val="Code"/>
        <w:rPr>
          <w:highlight w:val="white"/>
        </w:rPr>
      </w:pPr>
      <w:r w:rsidRPr="00270E94">
        <w:rPr>
          <w:highlight w:val="white"/>
        </w:rPr>
        <w:t xml:space="preserve">      Expression constantExpression =</w:t>
      </w:r>
    </w:p>
    <w:p w14:paraId="2C4804CF" w14:textId="3859D0CA" w:rsidR="00270E94" w:rsidRPr="00270E94" w:rsidRDefault="00744DAF" w:rsidP="00270E94">
      <w:pPr>
        <w:pStyle w:val="Code"/>
        <w:rPr>
          <w:highlight w:val="white"/>
        </w:rPr>
      </w:pPr>
      <w:r>
        <w:rPr>
          <w:highlight w:val="white"/>
        </w:rPr>
        <w:t xml:space="preserve">        </w:t>
      </w:r>
      <w:r w:rsidR="00270E94" w:rsidRPr="00270E94">
        <w:rPr>
          <w:highlight w:val="white"/>
        </w:rPr>
        <w:t xml:space="preserve">ConstantExpression.Arithmetic(middleOp, expression);    </w:t>
      </w:r>
    </w:p>
    <w:p w14:paraId="61ED3225" w14:textId="77777777" w:rsidR="00270E94" w:rsidRPr="00270E94" w:rsidRDefault="00270E94" w:rsidP="00270E94">
      <w:pPr>
        <w:pStyle w:val="Code"/>
        <w:rPr>
          <w:highlight w:val="white"/>
        </w:rPr>
      </w:pPr>
      <w:r w:rsidRPr="00270E94">
        <w:rPr>
          <w:highlight w:val="white"/>
        </w:rPr>
        <w:t xml:space="preserve">      if (constantExpression != null) {</w:t>
      </w:r>
    </w:p>
    <w:p w14:paraId="63A99114" w14:textId="77777777" w:rsidR="00270E94" w:rsidRPr="00270E94" w:rsidRDefault="00270E94" w:rsidP="00270E94">
      <w:pPr>
        <w:pStyle w:val="Code"/>
        <w:rPr>
          <w:highlight w:val="white"/>
        </w:rPr>
      </w:pPr>
      <w:r w:rsidRPr="00270E94">
        <w:rPr>
          <w:highlight w:val="white"/>
        </w:rPr>
        <w:t xml:space="preserve">        return constantExpression;</w:t>
      </w:r>
    </w:p>
    <w:p w14:paraId="7B2F8BB9" w14:textId="77777777" w:rsidR="00270E94" w:rsidRPr="00270E94" w:rsidRDefault="00270E94" w:rsidP="00270E94">
      <w:pPr>
        <w:pStyle w:val="Code"/>
        <w:rPr>
          <w:highlight w:val="white"/>
        </w:rPr>
      </w:pPr>
      <w:r w:rsidRPr="00270E94">
        <w:rPr>
          <w:highlight w:val="white"/>
        </w:rPr>
        <w:t xml:space="preserve">      }</w:t>
      </w:r>
    </w:p>
    <w:p w14:paraId="6A1021C7" w14:textId="77777777" w:rsidR="00270E94" w:rsidRPr="00270E94" w:rsidRDefault="00270E94" w:rsidP="00270E94">
      <w:pPr>
        <w:pStyle w:val="Code"/>
        <w:rPr>
          <w:highlight w:val="white"/>
        </w:rPr>
      </w:pPr>
      <w:r w:rsidRPr="00270E94">
        <w:rPr>
          <w:highlight w:val="white"/>
        </w:rPr>
        <w:t xml:space="preserve">    </w:t>
      </w:r>
    </w:p>
    <w:p w14:paraId="07ECCCF4" w14:textId="77777777" w:rsidR="00270E94" w:rsidRPr="00270E94" w:rsidRDefault="00270E94" w:rsidP="00270E94">
      <w:pPr>
        <w:pStyle w:val="Code"/>
        <w:rPr>
          <w:highlight w:val="white"/>
        </w:rPr>
      </w:pPr>
      <w:r w:rsidRPr="00270E94">
        <w:rPr>
          <w:highlight w:val="white"/>
        </w:rPr>
        <w:t xml:space="preserve">      Symbol resultSymbol = new Symbol(expression.Symbol.Type);</w:t>
      </w:r>
    </w:p>
    <w:p w14:paraId="1BFDFFEF" w14:textId="77777777" w:rsidR="00744DAF" w:rsidRDefault="00270E94" w:rsidP="00270E94">
      <w:pPr>
        <w:pStyle w:val="Code"/>
        <w:rPr>
          <w:highlight w:val="white"/>
        </w:rPr>
      </w:pPr>
      <w:r w:rsidRPr="00270E94">
        <w:rPr>
          <w:highlight w:val="white"/>
        </w:rPr>
        <w:t xml:space="preserve">      AddMiddleCode(expression.LongList, middleOp,</w:t>
      </w:r>
    </w:p>
    <w:p w14:paraId="227F5135" w14:textId="755F6A98" w:rsidR="00270E94" w:rsidRPr="00270E94" w:rsidRDefault="00744DAF" w:rsidP="00270E94">
      <w:pPr>
        <w:pStyle w:val="Code"/>
        <w:rPr>
          <w:highlight w:val="white"/>
        </w:rPr>
      </w:pPr>
      <w:r>
        <w:rPr>
          <w:highlight w:val="white"/>
        </w:rPr>
        <w:t xml:space="preserve">                   </w:t>
      </w:r>
      <w:r w:rsidR="00270E94" w:rsidRPr="00270E94">
        <w:rPr>
          <w:highlight w:val="white"/>
        </w:rPr>
        <w:t xml:space="preserve"> resultSymbol, expression.Symbol);</w:t>
      </w:r>
    </w:p>
    <w:p w14:paraId="7196D6CF" w14:textId="77777777" w:rsidR="00744DAF" w:rsidRDefault="00270E94" w:rsidP="00270E94">
      <w:pPr>
        <w:pStyle w:val="Code"/>
        <w:rPr>
          <w:highlight w:val="white"/>
        </w:rPr>
      </w:pPr>
      <w:r w:rsidRPr="00270E94">
        <w:rPr>
          <w:highlight w:val="white"/>
        </w:rPr>
        <w:t xml:space="preserve">      return (new Expression(resultSymbol, expression.ShortList,</w:t>
      </w:r>
    </w:p>
    <w:p w14:paraId="095B2A4F" w14:textId="65E8E01E" w:rsidR="00270E94" w:rsidRPr="00270E94" w:rsidRDefault="00744DAF" w:rsidP="00270E94">
      <w:pPr>
        <w:pStyle w:val="Code"/>
        <w:rPr>
          <w:highlight w:val="white"/>
        </w:rPr>
      </w:pPr>
      <w:r>
        <w:rPr>
          <w:highlight w:val="white"/>
        </w:rPr>
        <w:t xml:space="preserve">                            </w:t>
      </w:r>
      <w:r w:rsidR="00270E94" w:rsidRPr="00270E94">
        <w:rPr>
          <w:highlight w:val="white"/>
        </w:rPr>
        <w:t xml:space="preserve"> expression.LongList));</w:t>
      </w:r>
    </w:p>
    <w:p w14:paraId="2A89AF1B" w14:textId="1862A977" w:rsidR="000E750B" w:rsidRDefault="00270E94" w:rsidP="000E750B">
      <w:pPr>
        <w:pStyle w:val="Code"/>
        <w:rPr>
          <w:highlight w:val="white"/>
        </w:rPr>
      </w:pPr>
      <w:r w:rsidRPr="00270E94">
        <w:rPr>
          <w:highlight w:val="white"/>
        </w:rPr>
        <w:t xml:space="preserve">    }</w:t>
      </w:r>
    </w:p>
    <w:p w14:paraId="1C0C0B3B" w14:textId="272BE9E2" w:rsidR="003F2683" w:rsidRPr="00D12D93" w:rsidRDefault="003F2683" w:rsidP="003F2683">
      <w:pPr>
        <w:pStyle w:val="Rubrik3"/>
        <w:rPr>
          <w:highlight w:val="white"/>
        </w:rPr>
      </w:pPr>
      <w:r>
        <w:rPr>
          <w:highlight w:val="white"/>
        </w:rPr>
        <w:t>Logical Not Expression</w:t>
      </w:r>
    </w:p>
    <w:p w14:paraId="724EAF0B" w14:textId="77777777" w:rsidR="004C6676" w:rsidRDefault="004C6676" w:rsidP="004C6676">
      <w:pPr>
        <w:pStyle w:val="CodeHeader"/>
      </w:pPr>
      <w:r>
        <w:t>MainParser.gppg</w:t>
      </w:r>
    </w:p>
    <w:p w14:paraId="4F9E203F" w14:textId="77777777" w:rsidR="004C6676" w:rsidRDefault="004C6676" w:rsidP="004C6676">
      <w:pPr>
        <w:pStyle w:val="Code"/>
        <w:rPr>
          <w:highlight w:val="white"/>
          <w:lang w:val="sv-SE"/>
        </w:rPr>
      </w:pPr>
      <w:r>
        <w:rPr>
          <w:highlight w:val="white"/>
          <w:lang w:val="sv-SE"/>
        </w:rPr>
        <w:t>prefix_expression:</w:t>
      </w:r>
    </w:p>
    <w:p w14:paraId="66C6AE23" w14:textId="63C51F11" w:rsidR="000E750B" w:rsidRDefault="000E750B" w:rsidP="000E750B">
      <w:pPr>
        <w:pStyle w:val="Code"/>
        <w:rPr>
          <w:highlight w:val="white"/>
          <w:lang w:val="sv-SE"/>
        </w:rPr>
      </w:pPr>
      <w:r>
        <w:rPr>
          <w:highlight w:val="white"/>
          <w:lang w:val="sv-SE"/>
        </w:rPr>
        <w:t xml:space="preserve">  </w:t>
      </w:r>
      <w:r w:rsidR="004C6676">
        <w:rPr>
          <w:highlight w:val="white"/>
          <w:lang w:val="sv-SE"/>
        </w:rPr>
        <w:t xml:space="preserve"> </w:t>
      </w:r>
      <w:r>
        <w:rPr>
          <w:highlight w:val="white"/>
          <w:lang w:val="sv-SE"/>
        </w:rPr>
        <w:t xml:space="preserve"> LOGICAL_NOT type_cast_expression {</w:t>
      </w:r>
    </w:p>
    <w:p w14:paraId="6F135CF0" w14:textId="77777777" w:rsidR="000E750B" w:rsidRDefault="000E750B" w:rsidP="000E750B">
      <w:pPr>
        <w:pStyle w:val="Code"/>
        <w:rPr>
          <w:highlight w:val="white"/>
          <w:lang w:val="sv-SE"/>
        </w:rPr>
      </w:pPr>
      <w:r>
        <w:rPr>
          <w:highlight w:val="white"/>
          <w:lang w:val="sv-SE"/>
        </w:rPr>
        <w:t xml:space="preserve">      $$ = MiddleCodeGenerator.LogicalNotExpression($2);</w:t>
      </w:r>
    </w:p>
    <w:p w14:paraId="54E1566D" w14:textId="23921C30" w:rsidR="000E750B" w:rsidRDefault="000E750B" w:rsidP="000E750B">
      <w:pPr>
        <w:pStyle w:val="Code"/>
        <w:rPr>
          <w:highlight w:val="white"/>
          <w:lang w:val="sv-SE"/>
        </w:rPr>
      </w:pPr>
      <w:r>
        <w:rPr>
          <w:highlight w:val="white"/>
          <w:lang w:val="sv-SE"/>
        </w:rPr>
        <w:t xml:space="preserve">    }</w:t>
      </w:r>
      <w:r w:rsidR="00CE2EA8">
        <w:rPr>
          <w:highlight w:val="white"/>
          <w:lang w:val="sv-SE"/>
        </w:rPr>
        <w:t>;</w:t>
      </w:r>
    </w:p>
    <w:p w14:paraId="62F309A1" w14:textId="1E12BE5D" w:rsidR="000E750B" w:rsidRPr="005E4444" w:rsidRDefault="005E4444" w:rsidP="005E4444">
      <w:pPr>
        <w:pStyle w:val="CodeHeader"/>
      </w:pPr>
      <w:r>
        <w:t>MiddleCodeGenerator.cs</w:t>
      </w:r>
    </w:p>
    <w:p w14:paraId="45B66EC3" w14:textId="65E6D129" w:rsidR="00270E94" w:rsidRPr="00270E94" w:rsidRDefault="00270E94" w:rsidP="00270E94">
      <w:pPr>
        <w:pStyle w:val="Code"/>
        <w:rPr>
          <w:highlight w:val="white"/>
        </w:rPr>
      </w:pPr>
      <w:r w:rsidRPr="00270E94">
        <w:rPr>
          <w:highlight w:val="white"/>
        </w:rPr>
        <w:t xml:space="preserve">    public static Expression LogicalNotExpression(Expression expression) {    </w:t>
      </w:r>
    </w:p>
    <w:p w14:paraId="078C8032" w14:textId="77777777" w:rsidR="00A52A41" w:rsidRDefault="00270E94" w:rsidP="00270E94">
      <w:pPr>
        <w:pStyle w:val="Code"/>
        <w:rPr>
          <w:highlight w:val="white"/>
        </w:rPr>
      </w:pPr>
      <w:r w:rsidRPr="00270E94">
        <w:rPr>
          <w:highlight w:val="white"/>
        </w:rPr>
        <w:t xml:space="preserve">      Expression constantExpression =</w:t>
      </w:r>
    </w:p>
    <w:p w14:paraId="02C3F667" w14:textId="5DFAC862" w:rsidR="00270E94" w:rsidRPr="00270E94" w:rsidRDefault="00A52A41" w:rsidP="00270E94">
      <w:pPr>
        <w:pStyle w:val="Code"/>
        <w:rPr>
          <w:highlight w:val="white"/>
        </w:rPr>
      </w:pPr>
      <w:r>
        <w:rPr>
          <w:highlight w:val="white"/>
        </w:rPr>
        <w:t xml:space="preserve">       </w:t>
      </w:r>
      <w:r w:rsidR="00270E94" w:rsidRPr="00270E94">
        <w:rPr>
          <w:highlight w:val="white"/>
        </w:rPr>
        <w:t xml:space="preserve"> ConstantExpression.LogicalNot(expression);</w:t>
      </w:r>
    </w:p>
    <w:p w14:paraId="32D06C70" w14:textId="77777777" w:rsidR="00270E94" w:rsidRPr="00270E94" w:rsidRDefault="00270E94" w:rsidP="00270E94">
      <w:pPr>
        <w:pStyle w:val="Code"/>
        <w:rPr>
          <w:highlight w:val="white"/>
        </w:rPr>
      </w:pPr>
      <w:r w:rsidRPr="00270E94">
        <w:rPr>
          <w:highlight w:val="white"/>
        </w:rPr>
        <w:t xml:space="preserve">      if (constantExpression != null) {</w:t>
      </w:r>
    </w:p>
    <w:p w14:paraId="00DCE62D" w14:textId="77777777" w:rsidR="00270E94" w:rsidRPr="00270E94" w:rsidRDefault="00270E94" w:rsidP="00270E94">
      <w:pPr>
        <w:pStyle w:val="Code"/>
        <w:rPr>
          <w:highlight w:val="white"/>
        </w:rPr>
      </w:pPr>
      <w:r w:rsidRPr="00270E94">
        <w:rPr>
          <w:highlight w:val="white"/>
        </w:rPr>
        <w:t xml:space="preserve">        return constantExpression;</w:t>
      </w:r>
    </w:p>
    <w:p w14:paraId="3576FC87" w14:textId="77777777" w:rsidR="00270E94" w:rsidRPr="00270E94" w:rsidRDefault="00270E94" w:rsidP="00270E94">
      <w:pPr>
        <w:pStyle w:val="Code"/>
        <w:rPr>
          <w:highlight w:val="white"/>
        </w:rPr>
      </w:pPr>
      <w:r w:rsidRPr="00270E94">
        <w:rPr>
          <w:highlight w:val="white"/>
        </w:rPr>
        <w:t xml:space="preserve">      }</w:t>
      </w:r>
    </w:p>
    <w:p w14:paraId="30C29904" w14:textId="1C7FD7B5" w:rsidR="00270E94" w:rsidRPr="00270E94" w:rsidRDefault="00641FAB" w:rsidP="00641FAB">
      <w:pPr>
        <w:rPr>
          <w:highlight w:val="white"/>
        </w:rPr>
      </w:pPr>
      <w:r>
        <w:rPr>
          <w:highlight w:val="white"/>
        </w:rPr>
        <w:t xml:space="preserve">The resulting expression is </w:t>
      </w:r>
      <w:r w:rsidR="008913FF">
        <w:rPr>
          <w:highlight w:val="white"/>
        </w:rPr>
        <w:t>the original expression with swapped true and false sets.</w:t>
      </w:r>
    </w:p>
    <w:p w14:paraId="347508D1" w14:textId="77777777" w:rsidR="00270E94" w:rsidRPr="00270E94" w:rsidRDefault="00270E94" w:rsidP="00270E94">
      <w:pPr>
        <w:pStyle w:val="Code"/>
        <w:rPr>
          <w:highlight w:val="white"/>
        </w:rPr>
      </w:pPr>
      <w:r w:rsidRPr="00270E94">
        <w:rPr>
          <w:highlight w:val="white"/>
        </w:rPr>
        <w:t xml:space="preserve">      expression = TypeCast.ToLogical(expression);</w:t>
      </w:r>
    </w:p>
    <w:p w14:paraId="7C3D5032" w14:textId="77777777" w:rsidR="00A52A41" w:rsidRDefault="00270E94" w:rsidP="00270E94">
      <w:pPr>
        <w:pStyle w:val="Code"/>
        <w:rPr>
          <w:highlight w:val="white"/>
        </w:rPr>
      </w:pPr>
      <w:r w:rsidRPr="00270E94">
        <w:rPr>
          <w:highlight w:val="white"/>
        </w:rPr>
        <w:t xml:space="preserve">      Symbol notSymbol =</w:t>
      </w:r>
    </w:p>
    <w:p w14:paraId="08E01604" w14:textId="3AF83F54" w:rsidR="00270E94" w:rsidRPr="00270E94" w:rsidRDefault="00A52A41" w:rsidP="00270E94">
      <w:pPr>
        <w:pStyle w:val="Code"/>
        <w:rPr>
          <w:highlight w:val="white"/>
        </w:rPr>
      </w:pPr>
      <w:r>
        <w:rPr>
          <w:highlight w:val="white"/>
        </w:rPr>
        <w:t xml:space="preserve">        </w:t>
      </w:r>
      <w:r w:rsidR="00270E94" w:rsidRPr="00270E94">
        <w:rPr>
          <w:highlight w:val="white"/>
        </w:rPr>
        <w:t>new Symbol(expression.Symbol.FalseSet, expression.Symbol.TrueSet);</w:t>
      </w:r>
    </w:p>
    <w:p w14:paraId="4C569366" w14:textId="77777777" w:rsidR="00A52A41" w:rsidRDefault="00270E94" w:rsidP="00270E94">
      <w:pPr>
        <w:pStyle w:val="Code"/>
        <w:rPr>
          <w:highlight w:val="white"/>
        </w:rPr>
      </w:pPr>
      <w:r w:rsidRPr="00270E94">
        <w:rPr>
          <w:highlight w:val="white"/>
        </w:rPr>
        <w:t xml:space="preserve">      return (new Expression(notSymbol, expression.ShortList,</w:t>
      </w:r>
    </w:p>
    <w:p w14:paraId="17B953FF" w14:textId="3B97722A" w:rsidR="00270E94" w:rsidRPr="00270E94" w:rsidRDefault="00A52A41" w:rsidP="00270E94">
      <w:pPr>
        <w:pStyle w:val="Code"/>
        <w:rPr>
          <w:highlight w:val="white"/>
        </w:rPr>
      </w:pPr>
      <w:r>
        <w:rPr>
          <w:highlight w:val="white"/>
        </w:rPr>
        <w:t xml:space="preserve">                            </w:t>
      </w:r>
      <w:r w:rsidR="00270E94" w:rsidRPr="00270E94">
        <w:rPr>
          <w:highlight w:val="white"/>
        </w:rPr>
        <w:t xml:space="preserve"> expression.LongList));</w:t>
      </w:r>
    </w:p>
    <w:p w14:paraId="3BD82E7C" w14:textId="3EFD7D72" w:rsidR="00270E94" w:rsidRDefault="00270E94" w:rsidP="00270E94">
      <w:pPr>
        <w:pStyle w:val="Code"/>
        <w:rPr>
          <w:highlight w:val="white"/>
        </w:rPr>
      </w:pPr>
      <w:r w:rsidRPr="00270E94">
        <w:rPr>
          <w:highlight w:val="white"/>
        </w:rPr>
        <w:t xml:space="preserve">    }</w:t>
      </w:r>
    </w:p>
    <w:p w14:paraId="1DC24B38" w14:textId="3BE1D030" w:rsidR="0090411D" w:rsidRPr="00270E94" w:rsidRDefault="0090411D" w:rsidP="0090411D">
      <w:pPr>
        <w:pStyle w:val="Rubrik3"/>
        <w:rPr>
          <w:highlight w:val="white"/>
        </w:rPr>
      </w:pPr>
      <w:r>
        <w:rPr>
          <w:highlight w:val="white"/>
        </w:rPr>
        <w:t>Bitwise Not Expression</w:t>
      </w:r>
    </w:p>
    <w:p w14:paraId="5235A8D0" w14:textId="77777777" w:rsidR="00D12D93" w:rsidRDefault="00D12D93" w:rsidP="00D12D93">
      <w:pPr>
        <w:pStyle w:val="CodeHeader"/>
      </w:pPr>
      <w:r>
        <w:t>MainParser.gppg</w:t>
      </w:r>
    </w:p>
    <w:p w14:paraId="6F7C2482" w14:textId="644ECAA6" w:rsidR="00270E94" w:rsidRPr="00D12D93" w:rsidRDefault="00D12D93" w:rsidP="00270E94">
      <w:pPr>
        <w:pStyle w:val="Code"/>
        <w:rPr>
          <w:highlight w:val="white"/>
          <w:lang w:val="sv-SE"/>
        </w:rPr>
      </w:pPr>
      <w:r>
        <w:rPr>
          <w:highlight w:val="white"/>
          <w:lang w:val="sv-SE"/>
        </w:rPr>
        <w:t>prefix_expression:</w:t>
      </w:r>
    </w:p>
    <w:p w14:paraId="20C5495F" w14:textId="540F26C2" w:rsidR="000E750B" w:rsidRDefault="000E750B" w:rsidP="000E750B">
      <w:pPr>
        <w:pStyle w:val="Code"/>
        <w:rPr>
          <w:highlight w:val="white"/>
          <w:lang w:val="sv-SE"/>
        </w:rPr>
      </w:pPr>
      <w:r>
        <w:rPr>
          <w:highlight w:val="white"/>
          <w:lang w:val="sv-SE"/>
        </w:rPr>
        <w:t xml:space="preserve">  </w:t>
      </w:r>
      <w:r w:rsidR="00D12D93">
        <w:rPr>
          <w:highlight w:val="white"/>
          <w:lang w:val="sv-SE"/>
        </w:rPr>
        <w:t xml:space="preserve">  </w:t>
      </w:r>
      <w:r>
        <w:rPr>
          <w:highlight w:val="white"/>
          <w:lang w:val="sv-SE"/>
        </w:rPr>
        <w:t>BITWISE_NOT type_cast_expression {</w:t>
      </w:r>
    </w:p>
    <w:p w14:paraId="4B9C79DB" w14:textId="77777777" w:rsidR="000E750B" w:rsidRDefault="000E750B" w:rsidP="000E750B">
      <w:pPr>
        <w:pStyle w:val="Code"/>
        <w:rPr>
          <w:highlight w:val="white"/>
          <w:lang w:val="sv-SE"/>
        </w:rPr>
      </w:pPr>
      <w:r>
        <w:rPr>
          <w:highlight w:val="white"/>
          <w:lang w:val="sv-SE"/>
        </w:rPr>
        <w:t xml:space="preserve">      $$ = MiddleCodeGenerator.BitwiseNotExpression($2);</w:t>
      </w:r>
    </w:p>
    <w:p w14:paraId="4CFBB72D" w14:textId="23D19943" w:rsidR="000E750B" w:rsidRDefault="000E750B" w:rsidP="000E750B">
      <w:pPr>
        <w:pStyle w:val="Code"/>
        <w:rPr>
          <w:highlight w:val="white"/>
          <w:lang w:val="sv-SE"/>
        </w:rPr>
      </w:pPr>
      <w:r>
        <w:rPr>
          <w:highlight w:val="white"/>
          <w:lang w:val="sv-SE"/>
        </w:rPr>
        <w:t xml:space="preserve">    }</w:t>
      </w:r>
      <w:r w:rsidR="00E80C07">
        <w:rPr>
          <w:highlight w:val="white"/>
          <w:lang w:val="sv-SE"/>
        </w:rPr>
        <w:t>;</w:t>
      </w:r>
    </w:p>
    <w:p w14:paraId="1FCA804B" w14:textId="77777777" w:rsidR="005E4444" w:rsidRPr="005E4444" w:rsidRDefault="005E4444" w:rsidP="005E4444">
      <w:pPr>
        <w:pStyle w:val="CodeHeader"/>
      </w:pPr>
      <w:r>
        <w:lastRenderedPageBreak/>
        <w:t>MiddleCodeGenerator.cs</w:t>
      </w:r>
    </w:p>
    <w:p w14:paraId="08918AC9" w14:textId="6FCD076C" w:rsidR="00270E94" w:rsidRPr="00270E94" w:rsidRDefault="00270E94" w:rsidP="00270E94">
      <w:pPr>
        <w:pStyle w:val="Code"/>
        <w:rPr>
          <w:highlight w:val="white"/>
        </w:rPr>
      </w:pPr>
      <w:r w:rsidRPr="00270E94">
        <w:rPr>
          <w:highlight w:val="white"/>
        </w:rPr>
        <w:t xml:space="preserve">    public static Expression BitwiseNotExpression(Expression expression) {</w:t>
      </w:r>
    </w:p>
    <w:p w14:paraId="6F439779" w14:textId="77777777" w:rsidR="00A52A41" w:rsidRDefault="00270E94" w:rsidP="00270E94">
      <w:pPr>
        <w:pStyle w:val="Code"/>
        <w:rPr>
          <w:highlight w:val="white"/>
        </w:rPr>
      </w:pPr>
      <w:r w:rsidRPr="00270E94">
        <w:rPr>
          <w:highlight w:val="white"/>
        </w:rPr>
        <w:t xml:space="preserve">      Expression constantExpression =</w:t>
      </w:r>
    </w:p>
    <w:p w14:paraId="528608BA" w14:textId="66AC9908" w:rsidR="00270E94" w:rsidRPr="00270E94" w:rsidRDefault="00A52A41" w:rsidP="00270E94">
      <w:pPr>
        <w:pStyle w:val="Code"/>
        <w:rPr>
          <w:highlight w:val="white"/>
        </w:rPr>
      </w:pPr>
      <w:r>
        <w:rPr>
          <w:highlight w:val="white"/>
        </w:rPr>
        <w:t xml:space="preserve">       </w:t>
      </w:r>
      <w:r w:rsidR="00270E94" w:rsidRPr="00270E94">
        <w:rPr>
          <w:highlight w:val="white"/>
        </w:rPr>
        <w:t xml:space="preserve"> ConstantExpression.Arithmetic(MiddleOperator.BitwiseNot, expression);</w:t>
      </w:r>
    </w:p>
    <w:p w14:paraId="7B099AE3" w14:textId="77777777" w:rsidR="00270E94" w:rsidRPr="00270E94" w:rsidRDefault="00270E94" w:rsidP="00270E94">
      <w:pPr>
        <w:pStyle w:val="Code"/>
        <w:rPr>
          <w:highlight w:val="white"/>
        </w:rPr>
      </w:pPr>
      <w:r w:rsidRPr="00270E94">
        <w:rPr>
          <w:highlight w:val="white"/>
        </w:rPr>
        <w:t xml:space="preserve">      if (constantExpression != null) {</w:t>
      </w:r>
    </w:p>
    <w:p w14:paraId="3A87F612" w14:textId="77777777" w:rsidR="00270E94" w:rsidRPr="00270E94" w:rsidRDefault="00270E94" w:rsidP="00270E94">
      <w:pPr>
        <w:pStyle w:val="Code"/>
        <w:rPr>
          <w:highlight w:val="white"/>
        </w:rPr>
      </w:pPr>
      <w:r w:rsidRPr="00270E94">
        <w:rPr>
          <w:highlight w:val="white"/>
        </w:rPr>
        <w:t xml:space="preserve">        return constantExpression;</w:t>
      </w:r>
    </w:p>
    <w:p w14:paraId="0CF7D0E8" w14:textId="77777777" w:rsidR="00270E94" w:rsidRPr="00270E94" w:rsidRDefault="00270E94" w:rsidP="00270E94">
      <w:pPr>
        <w:pStyle w:val="Code"/>
        <w:rPr>
          <w:highlight w:val="white"/>
        </w:rPr>
      </w:pPr>
      <w:r w:rsidRPr="00270E94">
        <w:rPr>
          <w:highlight w:val="white"/>
        </w:rPr>
        <w:t xml:space="preserve">      }</w:t>
      </w:r>
    </w:p>
    <w:p w14:paraId="1A1608E2" w14:textId="77777777" w:rsidR="00270E94" w:rsidRPr="00270E94" w:rsidRDefault="00270E94" w:rsidP="00270E94">
      <w:pPr>
        <w:pStyle w:val="Code"/>
        <w:rPr>
          <w:highlight w:val="white"/>
        </w:rPr>
      </w:pPr>
    </w:p>
    <w:p w14:paraId="5A5F8D35" w14:textId="77777777" w:rsidR="00270E94" w:rsidRPr="00270E94" w:rsidRDefault="00270E94" w:rsidP="00270E94">
      <w:pPr>
        <w:pStyle w:val="Code"/>
        <w:rPr>
          <w:highlight w:val="white"/>
        </w:rPr>
      </w:pPr>
      <w:r w:rsidRPr="00270E94">
        <w:rPr>
          <w:highlight w:val="white"/>
        </w:rPr>
        <w:t xml:space="preserve">      expression = TypeCast.LogicalToIntegral(expression);</w:t>
      </w:r>
    </w:p>
    <w:p w14:paraId="1EB9128E" w14:textId="77777777" w:rsidR="00270E94" w:rsidRPr="00270E94" w:rsidRDefault="00270E94" w:rsidP="00270E94">
      <w:pPr>
        <w:pStyle w:val="Code"/>
        <w:rPr>
          <w:highlight w:val="white"/>
        </w:rPr>
      </w:pPr>
      <w:r w:rsidRPr="00270E94">
        <w:rPr>
          <w:highlight w:val="white"/>
        </w:rPr>
        <w:t xml:space="preserve">      Symbol resultSymbol = new Symbol(expression.Symbol.Type);</w:t>
      </w:r>
    </w:p>
    <w:p w14:paraId="0A6B91E7" w14:textId="77777777" w:rsidR="00CA10AC" w:rsidRDefault="00270E94" w:rsidP="00270E94">
      <w:pPr>
        <w:pStyle w:val="Code"/>
        <w:rPr>
          <w:highlight w:val="white"/>
        </w:rPr>
      </w:pPr>
      <w:r w:rsidRPr="00270E94">
        <w:rPr>
          <w:highlight w:val="white"/>
        </w:rPr>
        <w:t xml:space="preserve">      AddMiddleCode(expression.LongList, MiddleOperator.BitwiseNot,</w:t>
      </w:r>
    </w:p>
    <w:p w14:paraId="3D09A56E" w14:textId="7932B1B1" w:rsidR="00270E94" w:rsidRPr="00270E94" w:rsidRDefault="00CA10AC" w:rsidP="00270E94">
      <w:pPr>
        <w:pStyle w:val="Code"/>
        <w:rPr>
          <w:highlight w:val="white"/>
        </w:rPr>
      </w:pPr>
      <w:r>
        <w:rPr>
          <w:highlight w:val="white"/>
        </w:rPr>
        <w:t xml:space="preserve">                   </w:t>
      </w:r>
      <w:r w:rsidR="00270E94" w:rsidRPr="00270E94">
        <w:rPr>
          <w:highlight w:val="white"/>
        </w:rPr>
        <w:t xml:space="preserve"> resultSymbol, expression.Symbol);</w:t>
      </w:r>
    </w:p>
    <w:p w14:paraId="4F5C0BBA" w14:textId="77777777" w:rsidR="00CA10AC" w:rsidRDefault="00270E94" w:rsidP="00270E94">
      <w:pPr>
        <w:pStyle w:val="Code"/>
        <w:rPr>
          <w:highlight w:val="white"/>
        </w:rPr>
      </w:pPr>
      <w:r w:rsidRPr="00270E94">
        <w:rPr>
          <w:highlight w:val="white"/>
        </w:rPr>
        <w:t xml:space="preserve">      return (new Expression(resultSymbol, expression.ShortList,</w:t>
      </w:r>
    </w:p>
    <w:p w14:paraId="361C509E" w14:textId="01AF6870" w:rsidR="00270E94" w:rsidRPr="00270E94" w:rsidRDefault="00CA10AC" w:rsidP="00270E94">
      <w:pPr>
        <w:pStyle w:val="Code"/>
        <w:rPr>
          <w:highlight w:val="white"/>
        </w:rPr>
      </w:pPr>
      <w:r>
        <w:rPr>
          <w:highlight w:val="white"/>
        </w:rPr>
        <w:t xml:space="preserve">                            </w:t>
      </w:r>
      <w:r w:rsidR="00270E94" w:rsidRPr="00270E94">
        <w:rPr>
          <w:highlight w:val="white"/>
        </w:rPr>
        <w:t xml:space="preserve"> expression.LongList));</w:t>
      </w:r>
    </w:p>
    <w:p w14:paraId="774D8733" w14:textId="39A40D33" w:rsidR="00270E94" w:rsidRDefault="00270E94" w:rsidP="00270E94">
      <w:pPr>
        <w:pStyle w:val="Code"/>
        <w:rPr>
          <w:highlight w:val="white"/>
        </w:rPr>
      </w:pPr>
      <w:r w:rsidRPr="00270E94">
        <w:rPr>
          <w:highlight w:val="white"/>
        </w:rPr>
        <w:t xml:space="preserve">    }</w:t>
      </w:r>
    </w:p>
    <w:p w14:paraId="659B3BB6" w14:textId="5F202110" w:rsidR="00A23642" w:rsidRPr="00270E94" w:rsidRDefault="00A23642" w:rsidP="00A23642">
      <w:pPr>
        <w:pStyle w:val="Rubrik3"/>
        <w:rPr>
          <w:highlight w:val="white"/>
        </w:rPr>
      </w:pPr>
      <w:r>
        <w:rPr>
          <w:highlight w:val="white"/>
        </w:rPr>
        <w:t>The sizeof Expression</w:t>
      </w:r>
    </w:p>
    <w:p w14:paraId="3AF17821" w14:textId="77777777" w:rsidR="00E80C07" w:rsidRDefault="00E80C07" w:rsidP="00E80C07">
      <w:pPr>
        <w:pStyle w:val="CodeHeader"/>
      </w:pPr>
      <w:r>
        <w:t>MainParser.gppg</w:t>
      </w:r>
    </w:p>
    <w:p w14:paraId="567D3F78" w14:textId="2B5BDD86" w:rsidR="000E750B" w:rsidRDefault="00E80C07" w:rsidP="000E750B">
      <w:pPr>
        <w:pStyle w:val="Code"/>
        <w:rPr>
          <w:highlight w:val="white"/>
          <w:lang w:val="sv-SE"/>
        </w:rPr>
      </w:pPr>
      <w:r>
        <w:rPr>
          <w:highlight w:val="white"/>
          <w:lang w:val="sv-SE"/>
        </w:rPr>
        <w:t>prefix_expression:</w:t>
      </w:r>
    </w:p>
    <w:p w14:paraId="2955A6BF" w14:textId="172DF817" w:rsidR="000E750B" w:rsidRDefault="000E750B" w:rsidP="000E750B">
      <w:pPr>
        <w:pStyle w:val="Code"/>
        <w:rPr>
          <w:highlight w:val="white"/>
          <w:lang w:val="sv-SE"/>
        </w:rPr>
      </w:pPr>
      <w:r>
        <w:rPr>
          <w:highlight w:val="white"/>
          <w:lang w:val="sv-SE"/>
        </w:rPr>
        <w:t xml:space="preserve">  </w:t>
      </w:r>
      <w:r w:rsidR="00E80C07">
        <w:rPr>
          <w:highlight w:val="white"/>
          <w:lang w:val="sv-SE"/>
        </w:rPr>
        <w:t xml:space="preserve"> </w:t>
      </w:r>
      <w:r>
        <w:rPr>
          <w:highlight w:val="white"/>
          <w:lang w:val="sv-SE"/>
        </w:rPr>
        <w:t xml:space="preserve"> SIZEOF prefix_expression {</w:t>
      </w:r>
    </w:p>
    <w:p w14:paraId="55EAB1DF" w14:textId="77777777" w:rsidR="000E750B" w:rsidRDefault="000E750B" w:rsidP="000E750B">
      <w:pPr>
        <w:pStyle w:val="Code"/>
        <w:rPr>
          <w:highlight w:val="white"/>
          <w:lang w:val="sv-SE"/>
        </w:rPr>
      </w:pPr>
      <w:r>
        <w:rPr>
          <w:highlight w:val="white"/>
          <w:lang w:val="sv-SE"/>
        </w:rPr>
        <w:t xml:space="preserve">      $$ = MiddleCodeGenerator.SizeOfExpression($2);</w:t>
      </w:r>
    </w:p>
    <w:p w14:paraId="7389001C" w14:textId="599343F9" w:rsidR="000E750B" w:rsidRPr="00CD6592" w:rsidRDefault="000E750B" w:rsidP="000E750B">
      <w:pPr>
        <w:pStyle w:val="Code"/>
        <w:rPr>
          <w:highlight w:val="white"/>
          <w:lang w:val="sv-SE"/>
        </w:rPr>
      </w:pPr>
      <w:r>
        <w:rPr>
          <w:highlight w:val="white"/>
          <w:lang w:val="sv-SE"/>
        </w:rPr>
        <w:t xml:space="preserve">    }</w:t>
      </w:r>
      <w:r w:rsidR="00E80C07">
        <w:rPr>
          <w:highlight w:val="white"/>
          <w:lang w:val="sv-SE"/>
        </w:rPr>
        <w:t>;</w:t>
      </w:r>
    </w:p>
    <w:p w14:paraId="36A88FD1" w14:textId="77777777" w:rsidR="005E4444" w:rsidRPr="005E4444" w:rsidRDefault="005E4444" w:rsidP="005E4444">
      <w:pPr>
        <w:pStyle w:val="CodeHeader"/>
      </w:pPr>
      <w:r>
        <w:t>MiddleCodeGenerator.cs</w:t>
      </w:r>
    </w:p>
    <w:p w14:paraId="230ED02B" w14:textId="77777777" w:rsidR="00270E94" w:rsidRPr="00270E94" w:rsidRDefault="00270E94" w:rsidP="00270E94">
      <w:pPr>
        <w:pStyle w:val="Code"/>
        <w:rPr>
          <w:highlight w:val="white"/>
        </w:rPr>
      </w:pPr>
      <w:r w:rsidRPr="00270E94">
        <w:rPr>
          <w:highlight w:val="white"/>
        </w:rPr>
        <w:t xml:space="preserve">    public static Expression SizeOfExpression(Expression expression) {</w:t>
      </w:r>
    </w:p>
    <w:p w14:paraId="61E6AD58" w14:textId="77777777" w:rsidR="0055361E" w:rsidRDefault="0055361E" w:rsidP="0055361E">
      <w:pPr>
        <w:rPr>
          <w:highlight w:val="white"/>
          <w:lang w:val="sv-SE"/>
        </w:rPr>
      </w:pPr>
      <w:r>
        <w:rPr>
          <w:highlight w:val="white"/>
          <w:lang w:val="sv-SE"/>
        </w:rPr>
        <w:t xml:space="preserve">We check that the storage of the expression is not </w:t>
      </w:r>
      <w:r w:rsidRPr="00821723">
        <w:rPr>
          <w:rStyle w:val="KeyWord0"/>
          <w:highlight w:val="white"/>
        </w:rPr>
        <w:t>register</w:t>
      </w:r>
      <w:r>
        <w:rPr>
          <w:highlight w:val="white"/>
          <w:lang w:val="sv-SE"/>
        </w:rPr>
        <w:t>, since it is not allowed.</w:t>
      </w:r>
    </w:p>
    <w:p w14:paraId="41243E25" w14:textId="77777777" w:rsidR="004E5CFB" w:rsidRPr="004E5CFB" w:rsidRDefault="004E5CFB" w:rsidP="004E5CFB">
      <w:pPr>
        <w:pStyle w:val="Code"/>
        <w:rPr>
          <w:highlight w:val="white"/>
        </w:rPr>
      </w:pPr>
      <w:r w:rsidRPr="004E5CFB">
        <w:rPr>
          <w:highlight w:val="white"/>
        </w:rPr>
        <w:t xml:space="preserve">      Assert.Error(!expression.Symbol.IsRegister(), expression,</w:t>
      </w:r>
    </w:p>
    <w:p w14:paraId="2670EDE8" w14:textId="77777777" w:rsidR="004E5CFB" w:rsidRPr="004E5CFB" w:rsidRDefault="004E5CFB" w:rsidP="004E5CFB">
      <w:pPr>
        <w:pStyle w:val="Code"/>
        <w:rPr>
          <w:highlight w:val="white"/>
        </w:rPr>
      </w:pPr>
      <w:r w:rsidRPr="004E5CFB">
        <w:rPr>
          <w:highlight w:val="white"/>
        </w:rPr>
        <w:t xml:space="preserve">                   Message.Register_storage_not_allowed_in_sizof_expression);</w:t>
      </w:r>
    </w:p>
    <w:p w14:paraId="7C824063" w14:textId="526B15E4" w:rsidR="00270E94" w:rsidRPr="00DD1178" w:rsidRDefault="0055361E" w:rsidP="00DD1178">
      <w:pPr>
        <w:rPr>
          <w:highlight w:val="white"/>
          <w:lang w:val="sv-SE"/>
        </w:rPr>
      </w:pPr>
      <w:r>
        <w:rPr>
          <w:highlight w:val="white"/>
          <w:lang w:val="sv-SE"/>
        </w:rPr>
        <w:t>Moreover, we check that it is not a function or a bitfield, since they do not have sizes.</w:t>
      </w:r>
    </w:p>
    <w:p w14:paraId="2BED0C6E" w14:textId="77777777" w:rsidR="00270E94" w:rsidRPr="00270E94" w:rsidRDefault="00270E94" w:rsidP="00270E94">
      <w:pPr>
        <w:pStyle w:val="Code"/>
        <w:rPr>
          <w:highlight w:val="white"/>
        </w:rPr>
      </w:pPr>
      <w:r w:rsidRPr="00270E94">
        <w:rPr>
          <w:highlight w:val="white"/>
        </w:rPr>
        <w:t xml:space="preserve">      Type type = expression.Symbol.Type;</w:t>
      </w:r>
    </w:p>
    <w:p w14:paraId="60DE273E" w14:textId="77777777" w:rsidR="002D40B8" w:rsidRDefault="00270E94" w:rsidP="00270E94">
      <w:pPr>
        <w:pStyle w:val="Code"/>
        <w:rPr>
          <w:highlight w:val="white"/>
        </w:rPr>
      </w:pPr>
      <w:r w:rsidRPr="00270E94">
        <w:rPr>
          <w:highlight w:val="white"/>
        </w:rPr>
        <w:t xml:space="preserve">      Assert.Error(!type.IsFunction(),</w:t>
      </w:r>
    </w:p>
    <w:p w14:paraId="4002922E" w14:textId="08F6134A" w:rsidR="00270E94" w:rsidRPr="00270E94" w:rsidRDefault="002D40B8" w:rsidP="00270E94">
      <w:pPr>
        <w:pStyle w:val="Code"/>
        <w:rPr>
          <w:highlight w:val="white"/>
        </w:rPr>
      </w:pPr>
      <w:r>
        <w:rPr>
          <w:highlight w:val="white"/>
        </w:rPr>
        <w:t xml:space="preserve">                  </w:t>
      </w:r>
      <w:r w:rsidR="00270E94" w:rsidRPr="00270E94">
        <w:rPr>
          <w:highlight w:val="white"/>
        </w:rPr>
        <w:t xml:space="preserve"> Message.Sizeof_applied_to_function_not_allowed);</w:t>
      </w:r>
    </w:p>
    <w:p w14:paraId="5C478FFB" w14:textId="77777777" w:rsidR="002D40B8" w:rsidRDefault="00270E94" w:rsidP="00270E94">
      <w:pPr>
        <w:pStyle w:val="Code"/>
        <w:rPr>
          <w:highlight w:val="white"/>
        </w:rPr>
      </w:pPr>
      <w:r w:rsidRPr="00270E94">
        <w:rPr>
          <w:highlight w:val="white"/>
        </w:rPr>
        <w:t xml:space="preserve">      Assert.Error(!type.IsBitfield(),</w:t>
      </w:r>
    </w:p>
    <w:p w14:paraId="3DAECDB8" w14:textId="1BBCAC51" w:rsidR="00270E94" w:rsidRPr="00270E94" w:rsidRDefault="002D40B8" w:rsidP="00270E94">
      <w:pPr>
        <w:pStyle w:val="Code"/>
        <w:rPr>
          <w:highlight w:val="white"/>
        </w:rPr>
      </w:pPr>
      <w:r>
        <w:rPr>
          <w:highlight w:val="white"/>
        </w:rPr>
        <w:t xml:space="preserve">                  </w:t>
      </w:r>
      <w:r w:rsidR="00270E94" w:rsidRPr="00270E94">
        <w:rPr>
          <w:highlight w:val="white"/>
        </w:rPr>
        <w:t xml:space="preserve"> Message.Sizeof_applied_to_bitfield_not_allowed);</w:t>
      </w:r>
    </w:p>
    <w:p w14:paraId="7616F1F8" w14:textId="0557DDF9" w:rsidR="00270E94" w:rsidRPr="00270E94" w:rsidRDefault="00D73585" w:rsidP="00DB31C7">
      <w:pPr>
        <w:rPr>
          <w:highlight w:val="white"/>
        </w:rPr>
      </w:pPr>
      <w:r>
        <w:rPr>
          <w:highlight w:val="white"/>
        </w:rPr>
        <w:t xml:space="preserve">We create </w:t>
      </w:r>
      <w:r w:rsidR="00DB31C7">
        <w:rPr>
          <w:highlight w:val="white"/>
        </w:rPr>
        <w:t>a symbol of signed integer types with the size as its value.</w:t>
      </w:r>
    </w:p>
    <w:p w14:paraId="4BBCF87D" w14:textId="77777777" w:rsidR="002D40B8" w:rsidRDefault="00270E94" w:rsidP="00270E94">
      <w:pPr>
        <w:pStyle w:val="Code"/>
        <w:rPr>
          <w:highlight w:val="white"/>
        </w:rPr>
      </w:pPr>
      <w:r w:rsidRPr="00270E94">
        <w:rPr>
          <w:highlight w:val="white"/>
        </w:rPr>
        <w:t xml:space="preserve">      Symbol symbol = new Symbol(Type.SignedIntegerType,</w:t>
      </w:r>
    </w:p>
    <w:p w14:paraId="694DA709" w14:textId="31F77E09" w:rsidR="00270E94" w:rsidRPr="00270E94" w:rsidRDefault="002D40B8" w:rsidP="00270E94">
      <w:pPr>
        <w:pStyle w:val="Code"/>
        <w:rPr>
          <w:highlight w:val="white"/>
        </w:rPr>
      </w:pPr>
      <w:r>
        <w:rPr>
          <w:highlight w:val="white"/>
        </w:rPr>
        <w:t xml:space="preserve">                                </w:t>
      </w:r>
      <w:r w:rsidR="00270E94" w:rsidRPr="00270E94">
        <w:rPr>
          <w:highlight w:val="white"/>
        </w:rPr>
        <w:t>(BigInteger)</w:t>
      </w:r>
      <w:r w:rsidR="009C7243">
        <w:rPr>
          <w:highlight w:val="white"/>
        </w:rPr>
        <w:t xml:space="preserve"> </w:t>
      </w:r>
      <w:r w:rsidR="00270E94" w:rsidRPr="00270E94">
        <w:rPr>
          <w:highlight w:val="white"/>
        </w:rPr>
        <w:t>(expression.Symbol.Type.Size()));</w:t>
      </w:r>
    </w:p>
    <w:p w14:paraId="7D5D6F95" w14:textId="77777777" w:rsidR="00800A66" w:rsidRDefault="00270E94" w:rsidP="00270E94">
      <w:pPr>
        <w:pStyle w:val="Code"/>
        <w:rPr>
          <w:highlight w:val="white"/>
        </w:rPr>
      </w:pPr>
      <w:r w:rsidRPr="00270E94">
        <w:rPr>
          <w:highlight w:val="white"/>
        </w:rPr>
        <w:t xml:space="preserve">      symbol.StaticSymbol =</w:t>
      </w:r>
    </w:p>
    <w:p w14:paraId="6186C186" w14:textId="77777777" w:rsidR="00800A66" w:rsidRDefault="00800A66" w:rsidP="00270E94">
      <w:pPr>
        <w:pStyle w:val="Code"/>
        <w:rPr>
          <w:highlight w:val="white"/>
        </w:rPr>
      </w:pPr>
      <w:r>
        <w:rPr>
          <w:highlight w:val="white"/>
        </w:rPr>
        <w:t xml:space="preserve">        </w:t>
      </w:r>
      <w:r w:rsidR="00270E94" w:rsidRPr="00270E94">
        <w:rPr>
          <w:highlight w:val="white"/>
        </w:rPr>
        <w:t>ConstantExpression.Value(symbol.UniqueName, Type.SignedIntegerType,</w:t>
      </w:r>
    </w:p>
    <w:p w14:paraId="630DEC7E" w14:textId="00C73024" w:rsidR="00270E94" w:rsidRPr="00270E94" w:rsidRDefault="00800A66" w:rsidP="00270E94">
      <w:pPr>
        <w:pStyle w:val="Code"/>
        <w:rPr>
          <w:highlight w:val="white"/>
        </w:rPr>
      </w:pPr>
      <w:r>
        <w:rPr>
          <w:highlight w:val="white"/>
        </w:rPr>
        <w:t xml:space="preserve">                               </w:t>
      </w:r>
      <w:r w:rsidR="00270E94" w:rsidRPr="00270E94">
        <w:rPr>
          <w:highlight w:val="white"/>
        </w:rPr>
        <w:t xml:space="preserve"> (BigInteger) (expression.Symbol.Type.Size()));</w:t>
      </w:r>
    </w:p>
    <w:p w14:paraId="28369104" w14:textId="77777777" w:rsidR="00270E94" w:rsidRPr="00270E94" w:rsidRDefault="00270E94" w:rsidP="00270E94">
      <w:pPr>
        <w:pStyle w:val="Code"/>
        <w:rPr>
          <w:highlight w:val="white"/>
        </w:rPr>
      </w:pPr>
      <w:r w:rsidRPr="00270E94">
        <w:rPr>
          <w:highlight w:val="white"/>
        </w:rPr>
        <w:t xml:space="preserve">      SymbolTable.StaticSet.Add(symbol.StaticSymbol);</w:t>
      </w:r>
    </w:p>
    <w:p w14:paraId="22C270C3" w14:textId="77777777" w:rsidR="001E106A" w:rsidRDefault="00270E94" w:rsidP="00270E94">
      <w:pPr>
        <w:pStyle w:val="Code"/>
        <w:rPr>
          <w:highlight w:val="white"/>
        </w:rPr>
      </w:pPr>
      <w:r w:rsidRPr="00270E94">
        <w:rPr>
          <w:highlight w:val="white"/>
        </w:rPr>
        <w:t xml:space="preserve">      return (new Expression(symbol, new List&lt;MiddleCode&gt;(),</w:t>
      </w:r>
    </w:p>
    <w:p w14:paraId="506607DD" w14:textId="6DE673EB" w:rsidR="00270E94" w:rsidRPr="00270E94" w:rsidRDefault="001E106A" w:rsidP="00270E94">
      <w:pPr>
        <w:pStyle w:val="Code"/>
        <w:rPr>
          <w:highlight w:val="white"/>
        </w:rPr>
      </w:pPr>
      <w:r>
        <w:rPr>
          <w:highlight w:val="white"/>
        </w:rPr>
        <w:t xml:space="preserve">                             </w:t>
      </w:r>
      <w:r w:rsidR="00270E94" w:rsidRPr="00270E94">
        <w:rPr>
          <w:highlight w:val="white"/>
        </w:rPr>
        <w:t>new List&lt;MiddleCode&gt;()));</w:t>
      </w:r>
    </w:p>
    <w:p w14:paraId="75489913" w14:textId="68C64348" w:rsidR="00270E94" w:rsidRDefault="00270E94" w:rsidP="00270E94">
      <w:pPr>
        <w:pStyle w:val="Code"/>
        <w:rPr>
          <w:highlight w:val="white"/>
        </w:rPr>
      </w:pPr>
      <w:r w:rsidRPr="00270E94">
        <w:rPr>
          <w:highlight w:val="white"/>
        </w:rPr>
        <w:t xml:space="preserve">    }</w:t>
      </w:r>
    </w:p>
    <w:p w14:paraId="19101F57" w14:textId="721C47AE" w:rsidR="00D85919" w:rsidRDefault="00D85919" w:rsidP="00601223">
      <w:pPr>
        <w:rPr>
          <w:highlight w:val="white"/>
        </w:rPr>
      </w:pPr>
      <w:r>
        <w:rPr>
          <w:highlight w:val="white"/>
        </w:rPr>
        <w:t xml:space="preserve">The </w:t>
      </w:r>
      <w:r w:rsidRPr="00601223">
        <w:rPr>
          <w:rStyle w:val="KeyWord0"/>
          <w:highlight w:val="white"/>
        </w:rPr>
        <w:t>si</w:t>
      </w:r>
      <w:r w:rsidR="000B082C" w:rsidRPr="00601223">
        <w:rPr>
          <w:rStyle w:val="KeyWord0"/>
          <w:highlight w:val="white"/>
        </w:rPr>
        <w:t>z</w:t>
      </w:r>
      <w:r w:rsidR="003F7727" w:rsidRPr="00601223">
        <w:rPr>
          <w:rStyle w:val="KeyWord0"/>
          <w:highlight w:val="white"/>
        </w:rPr>
        <w:t>e</w:t>
      </w:r>
      <w:r w:rsidRPr="00601223">
        <w:rPr>
          <w:rStyle w:val="KeyWord0"/>
          <w:highlight w:val="white"/>
        </w:rPr>
        <w:t>of</w:t>
      </w:r>
      <w:r>
        <w:rPr>
          <w:highlight w:val="white"/>
        </w:rPr>
        <w:t xml:space="preserve"> operator can also be applied to a type name within parentheses.</w:t>
      </w:r>
    </w:p>
    <w:p w14:paraId="4FB8DF23" w14:textId="77777777" w:rsidR="00F1783F" w:rsidRDefault="00F1783F" w:rsidP="00F1783F">
      <w:pPr>
        <w:pStyle w:val="CodeHeader"/>
      </w:pPr>
      <w:r>
        <w:t>MainParser.gppg</w:t>
      </w:r>
    </w:p>
    <w:p w14:paraId="0255273F" w14:textId="77777777" w:rsidR="00F1783F" w:rsidRDefault="00F1783F" w:rsidP="00F1783F">
      <w:pPr>
        <w:pStyle w:val="Code"/>
        <w:rPr>
          <w:highlight w:val="white"/>
          <w:lang w:val="sv-SE"/>
        </w:rPr>
      </w:pPr>
      <w:r>
        <w:rPr>
          <w:highlight w:val="white"/>
          <w:lang w:val="sv-SE"/>
        </w:rPr>
        <w:t>prefix_expression:</w:t>
      </w:r>
    </w:p>
    <w:p w14:paraId="7B9C5377" w14:textId="07D98C51" w:rsidR="00CD6592" w:rsidRDefault="00CD6592" w:rsidP="00CD6592">
      <w:pPr>
        <w:pStyle w:val="Code"/>
        <w:rPr>
          <w:highlight w:val="white"/>
          <w:lang w:val="sv-SE"/>
        </w:rPr>
      </w:pPr>
      <w:r>
        <w:rPr>
          <w:highlight w:val="white"/>
          <w:lang w:val="sv-SE"/>
        </w:rPr>
        <w:t xml:space="preserve">  </w:t>
      </w:r>
      <w:r w:rsidR="00F1783F">
        <w:rPr>
          <w:highlight w:val="white"/>
          <w:lang w:val="sv-SE"/>
        </w:rPr>
        <w:t xml:space="preserve"> </w:t>
      </w:r>
      <w:r>
        <w:rPr>
          <w:highlight w:val="white"/>
          <w:lang w:val="sv-SE"/>
        </w:rPr>
        <w:t xml:space="preserve"> SIZEOF LEFT_PARENTHESIS type_name RIGHT_PARENTHESIS {</w:t>
      </w:r>
    </w:p>
    <w:p w14:paraId="373AE7FA" w14:textId="77777777" w:rsidR="00CD6592" w:rsidRDefault="00CD6592" w:rsidP="00CD6592">
      <w:pPr>
        <w:pStyle w:val="Code"/>
        <w:rPr>
          <w:highlight w:val="white"/>
          <w:lang w:val="sv-SE"/>
        </w:rPr>
      </w:pPr>
      <w:r>
        <w:rPr>
          <w:highlight w:val="white"/>
          <w:lang w:val="sv-SE"/>
        </w:rPr>
        <w:t xml:space="preserve">      $$ = MiddleCodeGenerator.SizeOfType($3);</w:t>
      </w:r>
    </w:p>
    <w:p w14:paraId="69E24373" w14:textId="6942C062" w:rsidR="00CD6592" w:rsidRDefault="00CD6592" w:rsidP="00CD6592">
      <w:pPr>
        <w:pStyle w:val="Code"/>
        <w:rPr>
          <w:highlight w:val="white"/>
          <w:lang w:val="sv-SE"/>
        </w:rPr>
      </w:pPr>
      <w:r>
        <w:rPr>
          <w:highlight w:val="white"/>
          <w:lang w:val="sv-SE"/>
        </w:rPr>
        <w:t xml:space="preserve">    }</w:t>
      </w:r>
      <w:r w:rsidR="00F1783F">
        <w:rPr>
          <w:highlight w:val="white"/>
          <w:lang w:val="sv-SE"/>
        </w:rPr>
        <w:t>;</w:t>
      </w:r>
    </w:p>
    <w:p w14:paraId="40DB7101" w14:textId="12BED8B0" w:rsidR="00601223" w:rsidRDefault="00601223" w:rsidP="00601223">
      <w:pPr>
        <w:rPr>
          <w:highlight w:val="white"/>
          <w:lang w:val="sv-SE"/>
        </w:rPr>
      </w:pPr>
      <w:r>
        <w:rPr>
          <w:highlight w:val="white"/>
          <w:lang w:val="sv-SE"/>
        </w:rPr>
        <w:lastRenderedPageBreak/>
        <w:t xml:space="preserve">In the case of the </w:t>
      </w:r>
      <w:r w:rsidR="00381A6D">
        <w:rPr>
          <w:highlight w:val="white"/>
          <w:lang w:val="sv-SE"/>
        </w:rPr>
        <w:t xml:space="preserve">type name, we </w:t>
      </w:r>
      <w:r w:rsidR="00D27D74">
        <w:rPr>
          <w:highlight w:val="white"/>
          <w:lang w:val="sv-SE"/>
        </w:rPr>
        <w:t xml:space="preserve">alsoe </w:t>
      </w:r>
      <w:r w:rsidR="00381A6D">
        <w:rPr>
          <w:highlight w:val="white"/>
          <w:lang w:val="sv-SE"/>
        </w:rPr>
        <w:t xml:space="preserve">check that the expression is not a function or </w:t>
      </w:r>
      <w:r w:rsidR="006F5C7B">
        <w:rPr>
          <w:highlight w:val="white"/>
          <w:lang w:val="sv-SE"/>
        </w:rPr>
        <w:t>a bitfield</w:t>
      </w:r>
      <w:r w:rsidR="00D27D74">
        <w:rPr>
          <w:highlight w:val="white"/>
          <w:lang w:val="sv-SE"/>
        </w:rPr>
        <w:t>.</w:t>
      </w:r>
    </w:p>
    <w:p w14:paraId="7D256E67" w14:textId="13E802DC" w:rsidR="00270E94" w:rsidRPr="00C72A73" w:rsidRDefault="00C72A73" w:rsidP="00C72A73">
      <w:pPr>
        <w:pStyle w:val="CodeHeader"/>
      </w:pPr>
      <w:r>
        <w:t>MiddleCodeGenerator.cs</w:t>
      </w:r>
    </w:p>
    <w:p w14:paraId="2009530A" w14:textId="77777777" w:rsidR="00270E94" w:rsidRPr="00270E94" w:rsidRDefault="00270E94" w:rsidP="00270E94">
      <w:pPr>
        <w:pStyle w:val="Code"/>
        <w:rPr>
          <w:highlight w:val="white"/>
        </w:rPr>
      </w:pPr>
      <w:r w:rsidRPr="00270E94">
        <w:rPr>
          <w:highlight w:val="white"/>
        </w:rPr>
        <w:t xml:space="preserve">    public static Expression SizeOfType(Type type) {</w:t>
      </w:r>
    </w:p>
    <w:p w14:paraId="405B9DAB" w14:textId="77777777" w:rsidR="0085726F" w:rsidRDefault="00270E94" w:rsidP="00270E94">
      <w:pPr>
        <w:pStyle w:val="Code"/>
        <w:rPr>
          <w:highlight w:val="white"/>
        </w:rPr>
      </w:pPr>
      <w:r w:rsidRPr="00270E94">
        <w:rPr>
          <w:highlight w:val="white"/>
        </w:rPr>
        <w:t xml:space="preserve">      Assert.Error(!type.IsFunction(),</w:t>
      </w:r>
    </w:p>
    <w:p w14:paraId="20C37695" w14:textId="4D3258B7" w:rsidR="00270E94" w:rsidRPr="00270E94" w:rsidRDefault="0085726F" w:rsidP="00270E94">
      <w:pPr>
        <w:pStyle w:val="Code"/>
        <w:rPr>
          <w:highlight w:val="white"/>
        </w:rPr>
      </w:pPr>
      <w:r>
        <w:rPr>
          <w:highlight w:val="white"/>
        </w:rPr>
        <w:t xml:space="preserve">                  </w:t>
      </w:r>
      <w:r w:rsidR="00270E94" w:rsidRPr="00270E94">
        <w:rPr>
          <w:highlight w:val="white"/>
        </w:rPr>
        <w:t xml:space="preserve"> Message.Sizeof_applied_to_function_not_allowed);</w:t>
      </w:r>
    </w:p>
    <w:p w14:paraId="624D2515" w14:textId="77777777" w:rsidR="0085726F" w:rsidRDefault="00270E94" w:rsidP="00270E94">
      <w:pPr>
        <w:pStyle w:val="Code"/>
        <w:rPr>
          <w:highlight w:val="white"/>
        </w:rPr>
      </w:pPr>
      <w:r w:rsidRPr="00270E94">
        <w:rPr>
          <w:highlight w:val="white"/>
        </w:rPr>
        <w:t xml:space="preserve">      Assert.Error(!type.IsBitfield(), </w:t>
      </w:r>
    </w:p>
    <w:p w14:paraId="05A904B4" w14:textId="1F547E59" w:rsidR="00270E94" w:rsidRPr="00270E94" w:rsidRDefault="0085726F" w:rsidP="00270E94">
      <w:pPr>
        <w:pStyle w:val="Code"/>
        <w:rPr>
          <w:highlight w:val="white"/>
        </w:rPr>
      </w:pPr>
      <w:r>
        <w:rPr>
          <w:highlight w:val="white"/>
        </w:rPr>
        <w:t xml:space="preserve">                   </w:t>
      </w:r>
      <w:r w:rsidR="00270E94" w:rsidRPr="00270E94">
        <w:rPr>
          <w:highlight w:val="white"/>
        </w:rPr>
        <w:t>Message.Sizeof_applied_to_bitfield_not_allowed);</w:t>
      </w:r>
    </w:p>
    <w:p w14:paraId="687684A9" w14:textId="77777777" w:rsidR="0085726F" w:rsidRDefault="00270E94" w:rsidP="00270E94">
      <w:pPr>
        <w:pStyle w:val="Code"/>
        <w:rPr>
          <w:highlight w:val="white"/>
        </w:rPr>
      </w:pPr>
      <w:r w:rsidRPr="00270E94">
        <w:rPr>
          <w:highlight w:val="white"/>
        </w:rPr>
        <w:t xml:space="preserve">      Symbol symbol =</w:t>
      </w:r>
    </w:p>
    <w:p w14:paraId="12BEEB34" w14:textId="45AFD7CC" w:rsidR="00270E94" w:rsidRPr="00270E94" w:rsidRDefault="0085726F" w:rsidP="00270E94">
      <w:pPr>
        <w:pStyle w:val="Code"/>
        <w:rPr>
          <w:highlight w:val="white"/>
        </w:rPr>
      </w:pPr>
      <w:r>
        <w:rPr>
          <w:highlight w:val="white"/>
        </w:rPr>
        <w:t xml:space="preserve">        </w:t>
      </w:r>
      <w:r w:rsidR="00270E94" w:rsidRPr="00270E94">
        <w:rPr>
          <w:highlight w:val="white"/>
        </w:rPr>
        <w:t>new Symbol(Type.SignedIntegerType, (BigInteger)</w:t>
      </w:r>
      <w:r w:rsidR="00B26DC1">
        <w:rPr>
          <w:highlight w:val="white"/>
        </w:rPr>
        <w:t xml:space="preserve"> </w:t>
      </w:r>
      <w:r w:rsidR="00270E94" w:rsidRPr="00270E94">
        <w:rPr>
          <w:highlight w:val="white"/>
        </w:rPr>
        <w:t>type.Size());</w:t>
      </w:r>
    </w:p>
    <w:p w14:paraId="02A79C10" w14:textId="77777777" w:rsidR="0085726F" w:rsidRDefault="00270E94" w:rsidP="00270E94">
      <w:pPr>
        <w:pStyle w:val="Code"/>
        <w:rPr>
          <w:highlight w:val="white"/>
        </w:rPr>
      </w:pPr>
      <w:r w:rsidRPr="00270E94">
        <w:rPr>
          <w:highlight w:val="white"/>
        </w:rPr>
        <w:t xml:space="preserve">      return (new Expression(symbol, new List&lt;MiddleCode&gt;(),</w:t>
      </w:r>
    </w:p>
    <w:p w14:paraId="4151D3C7" w14:textId="23064ED5" w:rsidR="00270E94" w:rsidRPr="00270E94" w:rsidRDefault="0085726F" w:rsidP="00270E94">
      <w:pPr>
        <w:pStyle w:val="Code"/>
        <w:rPr>
          <w:highlight w:val="white"/>
        </w:rPr>
      </w:pPr>
      <w:r>
        <w:rPr>
          <w:highlight w:val="white"/>
        </w:rPr>
        <w:t xml:space="preserve">                            </w:t>
      </w:r>
      <w:r w:rsidR="00270E94" w:rsidRPr="00270E94">
        <w:rPr>
          <w:highlight w:val="white"/>
        </w:rPr>
        <w:t xml:space="preserve"> new List&lt;MiddleCode&gt;()));</w:t>
      </w:r>
    </w:p>
    <w:p w14:paraId="7B36415F" w14:textId="7E854B10" w:rsidR="00270E94" w:rsidRDefault="00270E94" w:rsidP="00270E94">
      <w:pPr>
        <w:pStyle w:val="Code"/>
        <w:rPr>
          <w:highlight w:val="white"/>
        </w:rPr>
      </w:pPr>
      <w:r w:rsidRPr="00270E94">
        <w:rPr>
          <w:highlight w:val="white"/>
        </w:rPr>
        <w:t xml:space="preserve">    }</w:t>
      </w:r>
    </w:p>
    <w:p w14:paraId="5A9D8F96" w14:textId="603EEC4C" w:rsidR="00E72DFD" w:rsidRDefault="00E72DFD" w:rsidP="00E72DFD">
      <w:pPr>
        <w:pStyle w:val="Rubrik3"/>
        <w:rPr>
          <w:highlight w:val="white"/>
        </w:rPr>
      </w:pPr>
      <w:r>
        <w:rPr>
          <w:highlight w:val="white"/>
        </w:rPr>
        <w:t>Address Expression</w:t>
      </w:r>
    </w:p>
    <w:p w14:paraId="5B1AED3B" w14:textId="77777777" w:rsidR="00641589" w:rsidRDefault="00641589" w:rsidP="00641589">
      <w:pPr>
        <w:pStyle w:val="CodeHeader"/>
      </w:pPr>
      <w:r>
        <w:t>MainParser.gppg</w:t>
      </w:r>
    </w:p>
    <w:p w14:paraId="50D87278" w14:textId="77777777" w:rsidR="00641589" w:rsidRDefault="00641589" w:rsidP="00641589">
      <w:pPr>
        <w:pStyle w:val="Code"/>
        <w:rPr>
          <w:highlight w:val="white"/>
          <w:lang w:val="sv-SE"/>
        </w:rPr>
      </w:pPr>
      <w:r>
        <w:rPr>
          <w:highlight w:val="white"/>
          <w:lang w:val="sv-SE"/>
        </w:rPr>
        <w:t>prefix_expression:</w:t>
      </w:r>
    </w:p>
    <w:p w14:paraId="1F91F314" w14:textId="5EDC020B" w:rsidR="00641589" w:rsidRPr="00641589" w:rsidRDefault="00641589" w:rsidP="00641589">
      <w:pPr>
        <w:pStyle w:val="Code"/>
        <w:rPr>
          <w:highlight w:val="white"/>
          <w:lang w:val="sv-SE"/>
        </w:rPr>
      </w:pPr>
      <w:r w:rsidRPr="00641589">
        <w:rPr>
          <w:highlight w:val="white"/>
        </w:rPr>
        <w:t xml:space="preserve">  </w:t>
      </w:r>
      <w:r>
        <w:rPr>
          <w:highlight w:val="white"/>
        </w:rPr>
        <w:t xml:space="preserve"> </w:t>
      </w:r>
      <w:r w:rsidRPr="00641589">
        <w:rPr>
          <w:highlight w:val="white"/>
        </w:rPr>
        <w:t xml:space="preserve"> AMPERSAND type_cast_expression {</w:t>
      </w:r>
    </w:p>
    <w:p w14:paraId="3D2715C4" w14:textId="77777777" w:rsidR="00641589" w:rsidRPr="00641589" w:rsidRDefault="00641589" w:rsidP="00641589">
      <w:pPr>
        <w:pStyle w:val="Code"/>
        <w:rPr>
          <w:highlight w:val="white"/>
        </w:rPr>
      </w:pPr>
      <w:r w:rsidRPr="00641589">
        <w:rPr>
          <w:highlight w:val="white"/>
        </w:rPr>
        <w:t xml:space="preserve">      $$ = MiddleCodeGenerator.AddressExpression($2);</w:t>
      </w:r>
    </w:p>
    <w:p w14:paraId="533B85D3" w14:textId="7FE0F19D" w:rsidR="00CD6592" w:rsidRDefault="00641589" w:rsidP="00641589">
      <w:pPr>
        <w:pStyle w:val="Code"/>
        <w:rPr>
          <w:highlight w:val="white"/>
        </w:rPr>
      </w:pPr>
      <w:r w:rsidRPr="00641589">
        <w:rPr>
          <w:highlight w:val="white"/>
        </w:rPr>
        <w:t xml:space="preserve">    }</w:t>
      </w:r>
      <w:r>
        <w:rPr>
          <w:highlight w:val="white"/>
        </w:rPr>
        <w:t>;</w:t>
      </w:r>
    </w:p>
    <w:p w14:paraId="1AD1D63C" w14:textId="77777777" w:rsidR="00755F33" w:rsidRPr="00B70BEB" w:rsidRDefault="00755F33" w:rsidP="00755F33">
      <w:pPr>
        <w:rPr>
          <w:highlight w:val="white"/>
        </w:rPr>
      </w:pPr>
      <w:r>
        <w:rPr>
          <w:highlight w:val="white"/>
        </w:rPr>
        <w:t>The address operator does not apply to bitfields symbols with register storage.</w:t>
      </w:r>
    </w:p>
    <w:p w14:paraId="7BA22535" w14:textId="77777777" w:rsidR="005E4444" w:rsidRPr="005E4444" w:rsidRDefault="005E4444" w:rsidP="005E4444">
      <w:pPr>
        <w:pStyle w:val="CodeHeader"/>
      </w:pPr>
      <w:r>
        <w:t>MiddleCodeGenerator.cs</w:t>
      </w:r>
    </w:p>
    <w:p w14:paraId="4809E48F" w14:textId="45907DEB" w:rsidR="00270E94" w:rsidRPr="00270E94" w:rsidRDefault="00270E94" w:rsidP="00270E94">
      <w:pPr>
        <w:pStyle w:val="Code"/>
        <w:rPr>
          <w:highlight w:val="white"/>
        </w:rPr>
      </w:pPr>
      <w:r w:rsidRPr="00270E94">
        <w:rPr>
          <w:highlight w:val="white"/>
        </w:rPr>
        <w:t xml:space="preserve">    public static Expression AddressExpression(Expression expression) {</w:t>
      </w:r>
    </w:p>
    <w:p w14:paraId="77C71488" w14:textId="77777777" w:rsidR="0085726F" w:rsidRDefault="00270E94" w:rsidP="00270E94">
      <w:pPr>
        <w:pStyle w:val="Code"/>
        <w:rPr>
          <w:highlight w:val="white"/>
        </w:rPr>
      </w:pPr>
      <w:r w:rsidRPr="00270E94">
        <w:rPr>
          <w:highlight w:val="white"/>
        </w:rPr>
        <w:t xml:space="preserve">      Assert.Error(expression.Symbol.Addressable, expression,</w:t>
      </w:r>
    </w:p>
    <w:p w14:paraId="3E920B28" w14:textId="0E2993A3" w:rsidR="00270E94" w:rsidRPr="00270E94" w:rsidRDefault="0085726F" w:rsidP="00270E94">
      <w:pPr>
        <w:pStyle w:val="Code"/>
        <w:rPr>
          <w:highlight w:val="white"/>
        </w:rPr>
      </w:pPr>
      <w:r>
        <w:rPr>
          <w:highlight w:val="white"/>
        </w:rPr>
        <w:t xml:space="preserve">                  </w:t>
      </w:r>
      <w:r w:rsidR="00270E94" w:rsidRPr="00270E94">
        <w:rPr>
          <w:highlight w:val="white"/>
        </w:rPr>
        <w:t xml:space="preserve"> Message.Not_addressable);</w:t>
      </w:r>
    </w:p>
    <w:p w14:paraId="5ABC8A2F" w14:textId="3D9D0BFD" w:rsidR="00EF3356" w:rsidRDefault="00EF3356" w:rsidP="00EF3356">
      <w:pPr>
        <w:pStyle w:val="Code"/>
        <w:rPr>
          <w:highlight w:val="white"/>
        </w:rPr>
      </w:pPr>
      <w:r w:rsidRPr="00EF3356">
        <w:rPr>
          <w:highlight w:val="white"/>
        </w:rPr>
        <w:t xml:space="preserve">      Assert.Error(!expression.Symbol.IsRegister(), expression,</w:t>
      </w:r>
    </w:p>
    <w:p w14:paraId="6352A5E4" w14:textId="3F076C65" w:rsidR="00EF3356" w:rsidRPr="00EF3356" w:rsidRDefault="00EF3356" w:rsidP="00EF3356">
      <w:pPr>
        <w:pStyle w:val="Code"/>
        <w:rPr>
          <w:highlight w:val="white"/>
        </w:rPr>
      </w:pPr>
      <w:r>
        <w:rPr>
          <w:highlight w:val="white"/>
        </w:rPr>
        <w:t xml:space="preserve">                  </w:t>
      </w:r>
      <w:r w:rsidRPr="00EF3356">
        <w:rPr>
          <w:highlight w:val="white"/>
        </w:rPr>
        <w:t xml:space="preserve"> Message.Invalid_address_of_register_storage);</w:t>
      </w:r>
    </w:p>
    <w:p w14:paraId="573F4251" w14:textId="2BF60C3E" w:rsidR="002B2181" w:rsidRPr="00270E94" w:rsidRDefault="002B2181" w:rsidP="002B2181">
      <w:pPr>
        <w:rPr>
          <w:highlight w:val="white"/>
        </w:rPr>
      </w:pPr>
      <w:r>
        <w:rPr>
          <w:highlight w:val="white"/>
        </w:rPr>
        <w:t xml:space="preserve">The </w:t>
      </w:r>
      <w:r w:rsidR="002D1E99">
        <w:rPr>
          <w:highlight w:val="white"/>
        </w:rPr>
        <w:t>address</w:t>
      </w:r>
      <w:r>
        <w:rPr>
          <w:highlight w:val="white"/>
        </w:rPr>
        <w:t xml:space="preserve"> operator may result in a static </w:t>
      </w:r>
      <w:r w:rsidR="002D1E99">
        <w:rPr>
          <w:highlight w:val="white"/>
        </w:rPr>
        <w:t>address</w:t>
      </w:r>
      <w:r w:rsidR="00E9648D">
        <w:rPr>
          <w:highlight w:val="white"/>
        </w:rPr>
        <w:t xml:space="preserve">. </w:t>
      </w:r>
    </w:p>
    <w:p w14:paraId="7611142C" w14:textId="618B3045" w:rsidR="0085726F" w:rsidRDefault="00270E94" w:rsidP="00270E94">
      <w:pPr>
        <w:pStyle w:val="Code"/>
        <w:rPr>
          <w:highlight w:val="white"/>
        </w:rPr>
      </w:pPr>
      <w:r w:rsidRPr="00270E94">
        <w:rPr>
          <w:highlight w:val="white"/>
        </w:rPr>
        <w:t xml:space="preserve">      </w:t>
      </w:r>
      <w:r w:rsidR="002B2181">
        <w:rPr>
          <w:highlight w:val="white"/>
        </w:rPr>
        <w:t xml:space="preserve">Expression </w:t>
      </w:r>
      <w:r w:rsidRPr="00270E94">
        <w:rPr>
          <w:highlight w:val="white"/>
        </w:rPr>
        <w:t>static</w:t>
      </w:r>
      <w:r w:rsidR="002B2181">
        <w:rPr>
          <w:highlight w:val="white"/>
        </w:rPr>
        <w:t>Expression</w:t>
      </w:r>
      <w:r w:rsidRPr="00270E94">
        <w:rPr>
          <w:highlight w:val="white"/>
        </w:rPr>
        <w:t xml:space="preserve"> =</w:t>
      </w:r>
    </w:p>
    <w:p w14:paraId="0D9080B3" w14:textId="0C96DCD0" w:rsidR="00270E94" w:rsidRPr="00270E94" w:rsidRDefault="0085726F" w:rsidP="00270E94">
      <w:pPr>
        <w:pStyle w:val="Code"/>
        <w:rPr>
          <w:highlight w:val="white"/>
        </w:rPr>
      </w:pPr>
      <w:r>
        <w:rPr>
          <w:highlight w:val="white"/>
        </w:rPr>
        <w:t xml:space="preserve">       </w:t>
      </w:r>
      <w:r w:rsidR="00270E94" w:rsidRPr="00270E94">
        <w:rPr>
          <w:highlight w:val="white"/>
        </w:rPr>
        <w:t xml:space="preserve"> StaticExpression.Unary(MiddleOperator.Address, expression);</w:t>
      </w:r>
    </w:p>
    <w:p w14:paraId="7BA601C7" w14:textId="5DB2C093" w:rsidR="00270E94" w:rsidRPr="00270E94" w:rsidRDefault="00270E94" w:rsidP="00270E94">
      <w:pPr>
        <w:pStyle w:val="Code"/>
        <w:rPr>
          <w:highlight w:val="white"/>
        </w:rPr>
      </w:pPr>
      <w:r w:rsidRPr="00270E94">
        <w:rPr>
          <w:highlight w:val="white"/>
        </w:rPr>
        <w:t xml:space="preserve">      if (</w:t>
      </w:r>
      <w:r w:rsidR="002B2181" w:rsidRPr="00270E94">
        <w:rPr>
          <w:highlight w:val="white"/>
        </w:rPr>
        <w:t>static</w:t>
      </w:r>
      <w:r w:rsidR="002B2181">
        <w:rPr>
          <w:highlight w:val="white"/>
        </w:rPr>
        <w:t>Expression</w:t>
      </w:r>
      <w:r w:rsidRPr="00270E94">
        <w:rPr>
          <w:highlight w:val="white"/>
        </w:rPr>
        <w:t>!= null) {</w:t>
      </w:r>
    </w:p>
    <w:p w14:paraId="2A9F3CAF" w14:textId="528E579D" w:rsidR="00270E94" w:rsidRPr="00270E94" w:rsidRDefault="00270E94" w:rsidP="002B2181">
      <w:pPr>
        <w:pStyle w:val="Code"/>
        <w:rPr>
          <w:highlight w:val="white"/>
        </w:rPr>
      </w:pPr>
      <w:r w:rsidRPr="00270E94">
        <w:rPr>
          <w:highlight w:val="white"/>
        </w:rPr>
        <w:t xml:space="preserve">        return </w:t>
      </w:r>
      <w:r w:rsidR="002B2181" w:rsidRPr="00270E94">
        <w:rPr>
          <w:highlight w:val="white"/>
        </w:rPr>
        <w:t>static</w:t>
      </w:r>
      <w:r w:rsidR="002B2181">
        <w:rPr>
          <w:highlight w:val="white"/>
        </w:rPr>
        <w:t>Expression</w:t>
      </w:r>
      <w:r w:rsidR="002B2181" w:rsidRPr="00270E94">
        <w:rPr>
          <w:highlight w:val="white"/>
        </w:rPr>
        <w:t xml:space="preserve"> </w:t>
      </w:r>
      <w:r w:rsidR="002B2181">
        <w:rPr>
          <w:highlight w:val="white"/>
        </w:rPr>
        <w:t>;</w:t>
      </w:r>
    </w:p>
    <w:p w14:paraId="39E7D61F" w14:textId="77777777" w:rsidR="00270E94" w:rsidRPr="00270E94" w:rsidRDefault="00270E94" w:rsidP="00270E94">
      <w:pPr>
        <w:pStyle w:val="Code"/>
        <w:rPr>
          <w:highlight w:val="white"/>
        </w:rPr>
      </w:pPr>
      <w:r w:rsidRPr="00270E94">
        <w:rPr>
          <w:highlight w:val="white"/>
        </w:rPr>
        <w:t xml:space="preserve">      }</w:t>
      </w:r>
    </w:p>
    <w:p w14:paraId="0E0E4738" w14:textId="2A3A15C2" w:rsidR="00270E94" w:rsidRPr="00270E94" w:rsidRDefault="00211329" w:rsidP="00211329">
      <w:pPr>
        <w:rPr>
          <w:highlight w:val="white"/>
        </w:rPr>
      </w:pPr>
      <w:r>
        <w:rPr>
          <w:highlight w:val="white"/>
        </w:rPr>
        <w:t>If the expression ha</w:t>
      </w:r>
      <w:r w:rsidR="00B56073">
        <w:rPr>
          <w:highlight w:val="white"/>
        </w:rPr>
        <w:t>s</w:t>
      </w:r>
      <w:r>
        <w:rPr>
          <w:highlight w:val="white"/>
        </w:rPr>
        <w:t xml:space="preserve"> floating type, we need to pop the value from the floating value stack.</w:t>
      </w:r>
    </w:p>
    <w:p w14:paraId="54CEEEA8" w14:textId="77777777" w:rsidR="00270E94" w:rsidRPr="00270E94" w:rsidRDefault="00270E94" w:rsidP="00270E94">
      <w:pPr>
        <w:pStyle w:val="Code"/>
        <w:rPr>
          <w:highlight w:val="white"/>
        </w:rPr>
      </w:pPr>
      <w:r w:rsidRPr="00270E94">
        <w:rPr>
          <w:highlight w:val="white"/>
        </w:rPr>
        <w:t xml:space="preserve">      if (expression.Symbol.Type.IsFloating()) {</w:t>
      </w:r>
    </w:p>
    <w:p w14:paraId="21A68F88" w14:textId="77777777" w:rsidR="00270E94" w:rsidRPr="00270E94" w:rsidRDefault="00270E94" w:rsidP="00270E94">
      <w:pPr>
        <w:pStyle w:val="Code"/>
        <w:rPr>
          <w:highlight w:val="white"/>
        </w:rPr>
      </w:pPr>
      <w:r w:rsidRPr="00270E94">
        <w:rPr>
          <w:highlight w:val="white"/>
        </w:rPr>
        <w:t xml:space="preserve">        AddMiddleCode(expression.LongList, MiddleOperator.PopFloat);</w:t>
      </w:r>
    </w:p>
    <w:p w14:paraId="0DDD087C" w14:textId="77777777" w:rsidR="00270E94" w:rsidRPr="00270E94" w:rsidRDefault="00270E94" w:rsidP="00270E94">
      <w:pPr>
        <w:pStyle w:val="Code"/>
        <w:rPr>
          <w:highlight w:val="white"/>
        </w:rPr>
      </w:pPr>
      <w:r w:rsidRPr="00270E94">
        <w:rPr>
          <w:highlight w:val="white"/>
        </w:rPr>
        <w:t xml:space="preserve">      }</w:t>
      </w:r>
    </w:p>
    <w:p w14:paraId="739B39BC" w14:textId="72543E61" w:rsidR="00270E94" w:rsidRPr="00270E94" w:rsidRDefault="00003A1B" w:rsidP="00DE1619">
      <w:pPr>
        <w:rPr>
          <w:highlight w:val="white"/>
        </w:rPr>
      </w:pPr>
      <w:r>
        <w:rPr>
          <w:highlight w:val="white"/>
        </w:rPr>
        <w:t xml:space="preserve">The </w:t>
      </w:r>
      <w:r w:rsidR="00DE1619">
        <w:rPr>
          <w:highlight w:val="white"/>
        </w:rPr>
        <w:t xml:space="preserve">type of the </w:t>
      </w:r>
      <w:r>
        <w:rPr>
          <w:highlight w:val="white"/>
        </w:rPr>
        <w:t>resulting expression</w:t>
      </w:r>
      <w:r w:rsidR="00DE1619">
        <w:rPr>
          <w:highlight w:val="white"/>
        </w:rPr>
        <w:t xml:space="preserve"> is </w:t>
      </w:r>
      <w:r w:rsidR="009D5AF0">
        <w:rPr>
          <w:highlight w:val="white"/>
        </w:rPr>
        <w:t>a pointer to the type of the original expression</w:t>
      </w:r>
    </w:p>
    <w:p w14:paraId="2502E672" w14:textId="77777777" w:rsidR="00270E94" w:rsidRPr="00270E94" w:rsidRDefault="00270E94" w:rsidP="00270E94">
      <w:pPr>
        <w:pStyle w:val="Code"/>
        <w:rPr>
          <w:highlight w:val="white"/>
        </w:rPr>
      </w:pPr>
      <w:r w:rsidRPr="00270E94">
        <w:rPr>
          <w:highlight w:val="white"/>
        </w:rPr>
        <w:t xml:space="preserve">      Type pointerType = new Type(expression.Symbol.Type);</w:t>
      </w:r>
    </w:p>
    <w:p w14:paraId="7B4F74B5" w14:textId="77777777" w:rsidR="00270E94" w:rsidRPr="00270E94" w:rsidRDefault="00270E94" w:rsidP="00270E94">
      <w:pPr>
        <w:pStyle w:val="Code"/>
        <w:rPr>
          <w:highlight w:val="white"/>
        </w:rPr>
      </w:pPr>
      <w:r w:rsidRPr="00270E94">
        <w:rPr>
          <w:highlight w:val="white"/>
        </w:rPr>
        <w:t xml:space="preserve">      Symbol resultSymbol = new Symbol(pointerType);</w:t>
      </w:r>
    </w:p>
    <w:p w14:paraId="3572ECB4" w14:textId="77777777" w:rsidR="0085726F" w:rsidRDefault="00270E94" w:rsidP="00270E94">
      <w:pPr>
        <w:pStyle w:val="Code"/>
        <w:rPr>
          <w:highlight w:val="white"/>
        </w:rPr>
      </w:pPr>
      <w:r w:rsidRPr="00270E94">
        <w:rPr>
          <w:highlight w:val="white"/>
        </w:rPr>
        <w:t xml:space="preserve">      AddMiddleCode(expression.LongList, MiddleOperator.Address,</w:t>
      </w:r>
    </w:p>
    <w:p w14:paraId="323D4708" w14:textId="6BA66ABD" w:rsidR="00270E94" w:rsidRPr="00270E94" w:rsidRDefault="0085726F" w:rsidP="00270E94">
      <w:pPr>
        <w:pStyle w:val="Code"/>
        <w:rPr>
          <w:highlight w:val="white"/>
        </w:rPr>
      </w:pPr>
      <w:r>
        <w:rPr>
          <w:highlight w:val="white"/>
        </w:rPr>
        <w:t xml:space="preserve">                   </w:t>
      </w:r>
      <w:r w:rsidR="00270E94" w:rsidRPr="00270E94">
        <w:rPr>
          <w:highlight w:val="white"/>
        </w:rPr>
        <w:t xml:space="preserve"> resultSymbol, expression.Symbol);</w:t>
      </w:r>
    </w:p>
    <w:p w14:paraId="11A73DCA" w14:textId="77777777" w:rsidR="0085726F" w:rsidRDefault="00270E94" w:rsidP="00270E94">
      <w:pPr>
        <w:pStyle w:val="Code"/>
        <w:rPr>
          <w:highlight w:val="white"/>
        </w:rPr>
      </w:pPr>
      <w:r w:rsidRPr="00270E94">
        <w:rPr>
          <w:highlight w:val="white"/>
        </w:rPr>
        <w:t xml:space="preserve">      return (new Expression(resultSymbol, expression.ShortList,</w:t>
      </w:r>
    </w:p>
    <w:p w14:paraId="73DABA5F" w14:textId="72D5C1D3" w:rsidR="00270E94" w:rsidRPr="00270E94" w:rsidRDefault="0085726F" w:rsidP="00270E94">
      <w:pPr>
        <w:pStyle w:val="Code"/>
        <w:rPr>
          <w:highlight w:val="white"/>
        </w:rPr>
      </w:pPr>
      <w:r>
        <w:rPr>
          <w:highlight w:val="white"/>
        </w:rPr>
        <w:t xml:space="preserve">                            </w:t>
      </w:r>
      <w:r w:rsidR="00270E94" w:rsidRPr="00270E94">
        <w:rPr>
          <w:highlight w:val="white"/>
        </w:rPr>
        <w:t xml:space="preserve"> expression.LongList));</w:t>
      </w:r>
    </w:p>
    <w:p w14:paraId="292CBEC2" w14:textId="1E61FA9E" w:rsidR="00270E94" w:rsidRDefault="00270E94" w:rsidP="00270E94">
      <w:pPr>
        <w:pStyle w:val="Code"/>
        <w:rPr>
          <w:highlight w:val="white"/>
        </w:rPr>
      </w:pPr>
      <w:r w:rsidRPr="00270E94">
        <w:rPr>
          <w:highlight w:val="white"/>
        </w:rPr>
        <w:t xml:space="preserve">    }</w:t>
      </w:r>
    </w:p>
    <w:p w14:paraId="2FD82EAE" w14:textId="774B627C" w:rsidR="00B47577" w:rsidRPr="00270E94" w:rsidRDefault="007C2691" w:rsidP="00B47577">
      <w:pPr>
        <w:pStyle w:val="Rubrik3"/>
        <w:rPr>
          <w:highlight w:val="white"/>
        </w:rPr>
      </w:pPr>
      <w:r>
        <w:rPr>
          <w:highlight w:val="white"/>
        </w:rPr>
        <w:t>Dereference</w:t>
      </w:r>
      <w:r w:rsidR="00B47577">
        <w:rPr>
          <w:highlight w:val="white"/>
        </w:rPr>
        <w:t xml:space="preserve"> Expression</w:t>
      </w:r>
    </w:p>
    <w:p w14:paraId="178C81AE" w14:textId="77777777" w:rsidR="00A81A42" w:rsidRDefault="00A81A42" w:rsidP="00A81A42">
      <w:pPr>
        <w:pStyle w:val="CodeHeader"/>
      </w:pPr>
      <w:r>
        <w:t>MainParser.gppg</w:t>
      </w:r>
    </w:p>
    <w:p w14:paraId="474EE39A" w14:textId="3376EE5B" w:rsidR="00CD6592" w:rsidRDefault="00A81A42" w:rsidP="00CD6592">
      <w:pPr>
        <w:pStyle w:val="Code"/>
        <w:rPr>
          <w:highlight w:val="white"/>
          <w:lang w:val="sv-SE"/>
        </w:rPr>
      </w:pPr>
      <w:r>
        <w:rPr>
          <w:highlight w:val="white"/>
          <w:lang w:val="sv-SE"/>
        </w:rPr>
        <w:t>prefix_expression:</w:t>
      </w:r>
    </w:p>
    <w:p w14:paraId="773134FA" w14:textId="2B588733" w:rsidR="00CD6592" w:rsidRDefault="00CD6592" w:rsidP="00CD6592">
      <w:pPr>
        <w:pStyle w:val="Code"/>
        <w:rPr>
          <w:highlight w:val="white"/>
          <w:lang w:val="sv-SE"/>
        </w:rPr>
      </w:pPr>
      <w:r>
        <w:rPr>
          <w:highlight w:val="white"/>
          <w:lang w:val="sv-SE"/>
        </w:rPr>
        <w:t xml:space="preserve">  </w:t>
      </w:r>
      <w:r w:rsidR="00A81A42">
        <w:rPr>
          <w:highlight w:val="white"/>
          <w:lang w:val="sv-SE"/>
        </w:rPr>
        <w:t xml:space="preserve"> </w:t>
      </w:r>
      <w:r>
        <w:rPr>
          <w:highlight w:val="white"/>
          <w:lang w:val="sv-SE"/>
        </w:rPr>
        <w:t xml:space="preserve"> ASTERRISK type_cast_expression {</w:t>
      </w:r>
    </w:p>
    <w:p w14:paraId="35CA437F" w14:textId="0C1D6459" w:rsidR="00CD6592" w:rsidRDefault="00CD6592" w:rsidP="00CD6592">
      <w:pPr>
        <w:pStyle w:val="Code"/>
        <w:rPr>
          <w:highlight w:val="white"/>
          <w:lang w:val="sv-SE"/>
        </w:rPr>
      </w:pPr>
      <w:r>
        <w:rPr>
          <w:highlight w:val="white"/>
          <w:lang w:val="sv-SE"/>
        </w:rPr>
        <w:lastRenderedPageBreak/>
        <w:t xml:space="preserve">      $$ = MiddleCodeGenerator.</w:t>
      </w:r>
      <w:r w:rsidR="00B02345">
        <w:rPr>
          <w:highlight w:val="white"/>
          <w:lang w:val="sv-SE"/>
        </w:rPr>
        <w:t>Dereference</w:t>
      </w:r>
      <w:r>
        <w:rPr>
          <w:highlight w:val="white"/>
          <w:lang w:val="sv-SE"/>
        </w:rPr>
        <w:t>Expression($2);</w:t>
      </w:r>
    </w:p>
    <w:p w14:paraId="2B8C2F89" w14:textId="58783F67" w:rsidR="00CD6592" w:rsidRDefault="00CD6592" w:rsidP="00CD6592">
      <w:pPr>
        <w:pStyle w:val="Code"/>
        <w:rPr>
          <w:highlight w:val="white"/>
          <w:lang w:val="sv-SE"/>
        </w:rPr>
      </w:pPr>
      <w:r>
        <w:rPr>
          <w:highlight w:val="white"/>
          <w:lang w:val="sv-SE"/>
        </w:rPr>
        <w:t xml:space="preserve">    };</w:t>
      </w:r>
    </w:p>
    <w:p w14:paraId="182536AD" w14:textId="5788A57F" w:rsidR="00A902A6" w:rsidRDefault="00A902A6" w:rsidP="00A902A6">
      <w:pPr>
        <w:rPr>
          <w:highlight w:val="white"/>
          <w:lang w:val="sv-SE"/>
        </w:rPr>
      </w:pPr>
      <w:r>
        <w:rPr>
          <w:highlight w:val="white"/>
          <w:lang w:val="sv-SE"/>
        </w:rPr>
        <w:t xml:space="preserve">The </w:t>
      </w:r>
      <w:r w:rsidR="00812BDA">
        <w:rPr>
          <w:highlight w:val="white"/>
          <w:lang w:val="sv-SE"/>
        </w:rPr>
        <w:t>dereference</w:t>
      </w:r>
      <w:r>
        <w:rPr>
          <w:highlight w:val="white"/>
          <w:lang w:val="sv-SE"/>
        </w:rPr>
        <w:t xml:space="preserve"> operator applies to pointers, arrays, strings, and functions. In the function case, the expression is regarded as a pointer to a function.</w:t>
      </w:r>
    </w:p>
    <w:p w14:paraId="15DBC2E1" w14:textId="77777777" w:rsidR="00CC20D7" w:rsidRPr="005E4444" w:rsidRDefault="00CC20D7" w:rsidP="00CC20D7">
      <w:pPr>
        <w:pStyle w:val="CodeHeader"/>
      </w:pPr>
      <w:r>
        <w:t>MiddleCodeGenerator.cs</w:t>
      </w:r>
    </w:p>
    <w:p w14:paraId="4892853E" w14:textId="77777777" w:rsidR="004C762B" w:rsidRPr="004C762B" w:rsidRDefault="004C762B" w:rsidP="004C762B">
      <w:pPr>
        <w:pStyle w:val="Code"/>
        <w:rPr>
          <w:highlight w:val="white"/>
        </w:rPr>
      </w:pPr>
      <w:r w:rsidRPr="004C762B">
        <w:rPr>
          <w:highlight w:val="white"/>
        </w:rPr>
        <w:t xml:space="preserve">    public static Expression DereferenceExpression(Expression expression) {</w:t>
      </w:r>
    </w:p>
    <w:p w14:paraId="380E8074" w14:textId="77777777" w:rsidR="004C762B" w:rsidRPr="004C762B" w:rsidRDefault="004C762B" w:rsidP="004C762B">
      <w:pPr>
        <w:pStyle w:val="Code"/>
        <w:rPr>
          <w:highlight w:val="white"/>
        </w:rPr>
      </w:pPr>
      <w:r w:rsidRPr="004C762B">
        <w:rPr>
          <w:highlight w:val="white"/>
        </w:rPr>
        <w:t xml:space="preserve">      Assert.Error(expression.Symbol.Type.IsPointerArrayStringOrFunction(),</w:t>
      </w:r>
    </w:p>
    <w:p w14:paraId="5C0B1234" w14:textId="5DA09B84" w:rsidR="004C762B" w:rsidRPr="004C762B" w:rsidRDefault="004C762B" w:rsidP="004C762B">
      <w:pPr>
        <w:pStyle w:val="Code"/>
        <w:rPr>
          <w:highlight w:val="white"/>
        </w:rPr>
      </w:pPr>
      <w:r w:rsidRPr="004C762B">
        <w:rPr>
          <w:highlight w:val="white"/>
        </w:rPr>
        <w:t xml:space="preserve">                   Message.Invalid_dereference_of_non__pointer);</w:t>
      </w:r>
    </w:p>
    <w:p w14:paraId="6EBD955F" w14:textId="77777777" w:rsidR="004C762B" w:rsidRDefault="004C762B" w:rsidP="004C762B">
      <w:pPr>
        <w:pStyle w:val="Code"/>
        <w:rPr>
          <w:highlight w:val="white"/>
        </w:rPr>
      </w:pPr>
      <w:r w:rsidRPr="004C762B">
        <w:rPr>
          <w:highlight w:val="white"/>
        </w:rPr>
        <w:t xml:space="preserve">      bool assignable =</w:t>
      </w:r>
    </w:p>
    <w:p w14:paraId="2FC6382C" w14:textId="5FD017B4" w:rsidR="004C762B" w:rsidRPr="004C762B" w:rsidRDefault="004C762B" w:rsidP="004C762B">
      <w:pPr>
        <w:pStyle w:val="Code"/>
        <w:rPr>
          <w:highlight w:val="white"/>
        </w:rPr>
      </w:pPr>
      <w:r>
        <w:rPr>
          <w:highlight w:val="white"/>
        </w:rPr>
        <w:t xml:space="preserve">       </w:t>
      </w:r>
      <w:r w:rsidRPr="004C762B">
        <w:rPr>
          <w:highlight w:val="white"/>
        </w:rPr>
        <w:t xml:space="preserve"> !expression.Symbol.Type.PointerOrArrayType.IsConstantRecursive() &amp;&amp;</w:t>
      </w:r>
    </w:p>
    <w:p w14:paraId="6265BD4F" w14:textId="759EC822" w:rsidR="004C762B" w:rsidRPr="004C762B" w:rsidRDefault="004C762B" w:rsidP="004C762B">
      <w:pPr>
        <w:pStyle w:val="Code"/>
        <w:rPr>
          <w:highlight w:val="white"/>
        </w:rPr>
      </w:pPr>
      <w:r w:rsidRPr="004C762B">
        <w:rPr>
          <w:highlight w:val="white"/>
        </w:rPr>
        <w:t xml:space="preserve">       </w:t>
      </w:r>
      <w:r>
        <w:rPr>
          <w:highlight w:val="white"/>
        </w:rPr>
        <w:t xml:space="preserve"> </w:t>
      </w:r>
      <w:r w:rsidRPr="004C762B">
        <w:rPr>
          <w:highlight w:val="white"/>
        </w:rPr>
        <w:t>!expression.Symbol.Type.PointerOrArrayType.IsArrayOrFunction(),</w:t>
      </w:r>
    </w:p>
    <w:p w14:paraId="686A5DDB" w14:textId="77777777" w:rsidR="004C762B" w:rsidRDefault="004C762B" w:rsidP="004C762B">
      <w:pPr>
        <w:pStyle w:val="Code"/>
        <w:rPr>
          <w:highlight w:val="white"/>
        </w:rPr>
      </w:pPr>
      <w:r w:rsidRPr="004C762B">
        <w:rPr>
          <w:highlight w:val="white"/>
        </w:rPr>
        <w:t xml:space="preserve">           addressable =</w:t>
      </w:r>
    </w:p>
    <w:p w14:paraId="741C6AEB" w14:textId="5317A4F1" w:rsidR="004C762B" w:rsidRPr="004C762B" w:rsidRDefault="004C762B" w:rsidP="004C762B">
      <w:pPr>
        <w:pStyle w:val="Code"/>
        <w:rPr>
          <w:highlight w:val="white"/>
        </w:rPr>
      </w:pPr>
      <w:r>
        <w:rPr>
          <w:highlight w:val="white"/>
        </w:rPr>
        <w:t xml:space="preserve">       </w:t>
      </w:r>
      <w:r w:rsidRPr="004C762B">
        <w:rPr>
          <w:highlight w:val="white"/>
        </w:rPr>
        <w:t xml:space="preserve"> !expression.Symbol.Type.PointerOrArrayType.IsBitfield();</w:t>
      </w:r>
    </w:p>
    <w:p w14:paraId="5135AA57" w14:textId="77777777" w:rsidR="004C762B" w:rsidRDefault="004C762B" w:rsidP="004C762B">
      <w:pPr>
        <w:pStyle w:val="Code"/>
        <w:rPr>
          <w:highlight w:val="white"/>
        </w:rPr>
      </w:pPr>
      <w:r w:rsidRPr="004C762B">
        <w:rPr>
          <w:highlight w:val="white"/>
        </w:rPr>
        <w:t xml:space="preserve">      Symbol resultSymbol =</w:t>
      </w:r>
    </w:p>
    <w:p w14:paraId="582A8FA2" w14:textId="77777777" w:rsidR="004C762B" w:rsidRDefault="004C762B" w:rsidP="004C762B">
      <w:pPr>
        <w:pStyle w:val="Code"/>
        <w:rPr>
          <w:highlight w:val="white"/>
        </w:rPr>
      </w:pPr>
      <w:r>
        <w:rPr>
          <w:highlight w:val="white"/>
        </w:rPr>
        <w:t xml:space="preserve">       </w:t>
      </w:r>
      <w:r w:rsidRPr="004C762B">
        <w:rPr>
          <w:highlight w:val="white"/>
        </w:rPr>
        <w:t xml:space="preserve"> new Symbol(expression.Symbol.Type.PointerOrArrayType,</w:t>
      </w:r>
    </w:p>
    <w:p w14:paraId="5DF7B302" w14:textId="653BE956" w:rsidR="004C762B" w:rsidRPr="004C762B" w:rsidRDefault="004C762B" w:rsidP="004C762B">
      <w:pPr>
        <w:pStyle w:val="Code"/>
        <w:rPr>
          <w:highlight w:val="white"/>
        </w:rPr>
      </w:pPr>
      <w:r>
        <w:rPr>
          <w:highlight w:val="white"/>
        </w:rPr>
        <w:t xml:space="preserve">                   </w:t>
      </w:r>
      <w:r w:rsidRPr="004C762B">
        <w:rPr>
          <w:highlight w:val="white"/>
        </w:rPr>
        <w:t>assignable,</w:t>
      </w:r>
      <w:r>
        <w:rPr>
          <w:highlight w:val="white"/>
        </w:rPr>
        <w:t xml:space="preserve"> </w:t>
      </w:r>
      <w:r w:rsidRPr="004C762B">
        <w:rPr>
          <w:highlight w:val="white"/>
        </w:rPr>
        <w:t>addressable);</w:t>
      </w:r>
    </w:p>
    <w:p w14:paraId="029B3A15" w14:textId="77777777" w:rsidR="004C762B" w:rsidRPr="004C762B" w:rsidRDefault="004C762B" w:rsidP="004C762B">
      <w:pPr>
        <w:pStyle w:val="Code"/>
        <w:rPr>
          <w:highlight w:val="white"/>
        </w:rPr>
      </w:pPr>
      <w:r w:rsidRPr="004C762B">
        <w:rPr>
          <w:highlight w:val="white"/>
        </w:rPr>
        <w:t xml:space="preserve">      return Dereference(expression, resultSymbol, 0);</w:t>
      </w:r>
    </w:p>
    <w:p w14:paraId="180FFB38" w14:textId="77777777" w:rsidR="004C762B" w:rsidRPr="004C762B" w:rsidRDefault="004C762B" w:rsidP="004C762B">
      <w:pPr>
        <w:pStyle w:val="Code"/>
        <w:rPr>
          <w:highlight w:val="white"/>
        </w:rPr>
      </w:pPr>
      <w:r w:rsidRPr="004C762B">
        <w:rPr>
          <w:highlight w:val="white"/>
        </w:rPr>
        <w:t xml:space="preserve">    }</w:t>
      </w:r>
    </w:p>
    <w:p w14:paraId="5E53ADAB" w14:textId="20535E2D" w:rsidR="00CA545F" w:rsidRDefault="00CA545F" w:rsidP="00CA545F">
      <w:pPr>
        <w:pStyle w:val="Rubrik3"/>
        <w:numPr>
          <w:ilvl w:val="2"/>
          <w:numId w:val="127"/>
        </w:numPr>
        <w:rPr>
          <w:highlight w:val="white"/>
        </w:rPr>
      </w:pPr>
      <w:r w:rsidRPr="00CA545F">
        <w:rPr>
          <w:highlight w:val="white"/>
        </w:rPr>
        <w:t>P</w:t>
      </w:r>
      <w:r>
        <w:rPr>
          <w:highlight w:val="white"/>
        </w:rPr>
        <w:t>re</w:t>
      </w:r>
      <w:r w:rsidRPr="00CA545F">
        <w:rPr>
          <w:highlight w:val="white"/>
        </w:rPr>
        <w:t>fix Increment and Decrement Expression</w:t>
      </w:r>
    </w:p>
    <w:p w14:paraId="3950B5CC" w14:textId="2784C120" w:rsidR="006E34D2" w:rsidRPr="006E34D2" w:rsidRDefault="006E34D2" w:rsidP="006E34D2">
      <w:pPr>
        <w:rPr>
          <w:highlight w:val="white"/>
        </w:rPr>
      </w:pPr>
      <w:r>
        <w:rPr>
          <w:highlight w:val="white"/>
        </w:rPr>
        <w:t xml:space="preserve">The increment and decrement operators come in </w:t>
      </w:r>
      <w:r w:rsidR="005E1203">
        <w:rPr>
          <w:highlight w:val="white"/>
        </w:rPr>
        <w:t>two</w:t>
      </w:r>
      <w:r>
        <w:rPr>
          <w:highlight w:val="white"/>
        </w:rPr>
        <w:t xml:space="preserve"> forms: prefix and postfix. The difference is that in the prefix case the resulting value is value after the operator has been applied</w:t>
      </w:r>
      <w:r w:rsidR="00327A7B">
        <w:rPr>
          <w:highlight w:val="white"/>
        </w:rPr>
        <w:t>,</w:t>
      </w:r>
      <w:r>
        <w:rPr>
          <w:highlight w:val="white"/>
        </w:rPr>
        <w:t xml:space="preserve"> while in the postfix case the resulting value is the </w:t>
      </w:r>
      <w:r w:rsidR="00327A7B">
        <w:rPr>
          <w:highlight w:val="white"/>
        </w:rPr>
        <w:t>original value before the operator has been applied. However, the side effects of the operators are the same: in the increment case the value is added by one, and in the decrement case the value is subtracted by one.</w:t>
      </w:r>
    </w:p>
    <w:p w14:paraId="5E3CA022" w14:textId="77777777" w:rsidR="006D47FA" w:rsidRDefault="006D47FA" w:rsidP="006D47FA">
      <w:pPr>
        <w:pStyle w:val="CodeHeader"/>
      </w:pPr>
      <w:r>
        <w:t>MainParser.gppg</w:t>
      </w:r>
    </w:p>
    <w:p w14:paraId="56D815B6" w14:textId="77777777" w:rsidR="006D47FA" w:rsidRPr="006D47FA" w:rsidRDefault="006D47FA" w:rsidP="006D47FA">
      <w:pPr>
        <w:pStyle w:val="Code"/>
        <w:rPr>
          <w:highlight w:val="white"/>
        </w:rPr>
      </w:pPr>
      <w:r w:rsidRPr="006D47FA">
        <w:rPr>
          <w:highlight w:val="white"/>
        </w:rPr>
        <w:t>prefix_expression:</w:t>
      </w:r>
    </w:p>
    <w:p w14:paraId="2FABD8B9" w14:textId="51657335" w:rsidR="006D47FA" w:rsidRPr="006D47FA" w:rsidRDefault="006D47FA" w:rsidP="006D47FA">
      <w:pPr>
        <w:pStyle w:val="Code"/>
        <w:rPr>
          <w:highlight w:val="white"/>
        </w:rPr>
      </w:pPr>
      <w:r w:rsidRPr="006D47FA">
        <w:rPr>
          <w:highlight w:val="white"/>
        </w:rPr>
        <w:t xml:space="preserve">    increment_operator prefix_expression {</w:t>
      </w:r>
    </w:p>
    <w:p w14:paraId="6EA60460" w14:textId="77777777" w:rsidR="006D47FA" w:rsidRPr="006D47FA" w:rsidRDefault="006D47FA" w:rsidP="006D47FA">
      <w:pPr>
        <w:pStyle w:val="Code"/>
        <w:rPr>
          <w:highlight w:val="white"/>
        </w:rPr>
      </w:pPr>
      <w:r w:rsidRPr="006D47FA">
        <w:rPr>
          <w:highlight w:val="white"/>
        </w:rPr>
        <w:t xml:space="preserve">      $$ = MiddleCodeGenerator.PrefixIncrementExpression($1, $2);</w:t>
      </w:r>
    </w:p>
    <w:p w14:paraId="7202C88A" w14:textId="6B6DA382" w:rsidR="006D47FA" w:rsidRDefault="006D47FA" w:rsidP="006D47FA">
      <w:pPr>
        <w:pStyle w:val="Code"/>
        <w:rPr>
          <w:highlight w:val="white"/>
        </w:rPr>
      </w:pPr>
      <w:r w:rsidRPr="006D47FA">
        <w:rPr>
          <w:highlight w:val="white"/>
        </w:rPr>
        <w:t xml:space="preserve">    };</w:t>
      </w:r>
    </w:p>
    <w:p w14:paraId="682699DA" w14:textId="2BE92221" w:rsidR="006F6A04" w:rsidRPr="006F6A04" w:rsidRDefault="006F6A04" w:rsidP="006F6A04">
      <w:pPr>
        <w:pStyle w:val="Code"/>
        <w:rPr>
          <w:highlight w:val="white"/>
        </w:rPr>
      </w:pPr>
    </w:p>
    <w:p w14:paraId="7A2BF3CD" w14:textId="77777777" w:rsidR="006F6A04" w:rsidRPr="006F6A04" w:rsidRDefault="006F6A04" w:rsidP="006F6A04">
      <w:pPr>
        <w:pStyle w:val="Code"/>
        <w:rPr>
          <w:highlight w:val="white"/>
        </w:rPr>
      </w:pPr>
      <w:r w:rsidRPr="006F6A04">
        <w:rPr>
          <w:highlight w:val="white"/>
        </w:rPr>
        <w:t>increment_operator:</w:t>
      </w:r>
    </w:p>
    <w:p w14:paraId="03350AD8" w14:textId="77777777" w:rsidR="006F6A04" w:rsidRPr="006F6A04" w:rsidRDefault="006F6A04" w:rsidP="006F6A04">
      <w:pPr>
        <w:pStyle w:val="Code"/>
        <w:rPr>
          <w:highlight w:val="white"/>
        </w:rPr>
      </w:pPr>
      <w:r w:rsidRPr="006F6A04">
        <w:rPr>
          <w:highlight w:val="white"/>
        </w:rPr>
        <w:t xml:space="preserve">    INCREMENT { $$ = MiddleOperator.Increment; }</w:t>
      </w:r>
    </w:p>
    <w:p w14:paraId="29CF0EFA" w14:textId="57BBA1A8" w:rsidR="006F6A04" w:rsidRPr="006F6A04" w:rsidRDefault="006F6A04" w:rsidP="006F6A04">
      <w:pPr>
        <w:pStyle w:val="Code"/>
        <w:rPr>
          <w:highlight w:val="white"/>
        </w:rPr>
      </w:pPr>
      <w:r w:rsidRPr="006F6A04">
        <w:rPr>
          <w:highlight w:val="white"/>
        </w:rPr>
        <w:t xml:space="preserve">  | DECREMENT { $$ = MiddleOperator.Decrement; };</w:t>
      </w:r>
    </w:p>
    <w:p w14:paraId="09D510F9" w14:textId="77777777" w:rsidR="006D47FA" w:rsidRPr="005E4444" w:rsidRDefault="006D47FA" w:rsidP="006D47FA">
      <w:pPr>
        <w:pStyle w:val="CodeHeader"/>
      </w:pPr>
      <w:r>
        <w:t>MiddleCodeGenerator.cs</w:t>
      </w:r>
    </w:p>
    <w:p w14:paraId="5D73795B" w14:textId="17680A27" w:rsidR="009C11F0" w:rsidRDefault="009C11F0" w:rsidP="009C11F0">
      <w:pPr>
        <w:pStyle w:val="Code"/>
        <w:rPr>
          <w:highlight w:val="white"/>
        </w:rPr>
      </w:pPr>
      <w:r w:rsidRPr="009C11F0">
        <w:rPr>
          <w:highlight w:val="white"/>
        </w:rPr>
        <w:t xml:space="preserve">    private static IDictionary&lt;MiddleOperator,MiddleOperator&gt; m_incrementMap =</w:t>
      </w:r>
    </w:p>
    <w:p w14:paraId="3203726C" w14:textId="77777777" w:rsidR="009C11F0" w:rsidRPr="009C11F0" w:rsidRDefault="009C11F0" w:rsidP="009C11F0">
      <w:pPr>
        <w:pStyle w:val="Code"/>
        <w:rPr>
          <w:highlight w:val="white"/>
        </w:rPr>
      </w:pPr>
      <w:r w:rsidRPr="009C11F0">
        <w:rPr>
          <w:highlight w:val="white"/>
        </w:rPr>
        <w:t xml:space="preserve">      new Dictionary&lt;MiddleOperator, MiddleOperator&gt;();</w:t>
      </w:r>
    </w:p>
    <w:p w14:paraId="144CA408" w14:textId="77777777" w:rsidR="00AF1986" w:rsidRDefault="00AF1986" w:rsidP="008345DE">
      <w:pPr>
        <w:pStyle w:val="Code"/>
        <w:rPr>
          <w:highlight w:val="white"/>
        </w:rPr>
      </w:pPr>
    </w:p>
    <w:p w14:paraId="381EF6B7" w14:textId="59CFCF32" w:rsidR="008345DE" w:rsidRDefault="008345DE" w:rsidP="008345DE">
      <w:pPr>
        <w:pStyle w:val="Code"/>
        <w:rPr>
          <w:highlight w:val="white"/>
        </w:rPr>
      </w:pPr>
      <w:r w:rsidRPr="009C11F0">
        <w:rPr>
          <w:highlight w:val="white"/>
        </w:rPr>
        <w:t xml:space="preserve">    private static IDictionary&lt;MiddleOperator,MiddleOperator&gt;</w:t>
      </w:r>
    </w:p>
    <w:p w14:paraId="16EBA539" w14:textId="77777777" w:rsidR="008345DE" w:rsidRPr="009C11F0" w:rsidRDefault="008345DE" w:rsidP="008345DE">
      <w:pPr>
        <w:pStyle w:val="Code"/>
        <w:rPr>
          <w:highlight w:val="white"/>
        </w:rPr>
      </w:pPr>
      <w:r>
        <w:rPr>
          <w:highlight w:val="white"/>
        </w:rPr>
        <w:t xml:space="preserve">     </w:t>
      </w:r>
      <w:r w:rsidRPr="009C11F0">
        <w:rPr>
          <w:highlight w:val="white"/>
        </w:rPr>
        <w:t xml:space="preserve"> m_increment</w:t>
      </w:r>
      <w:r>
        <w:rPr>
          <w:highlight w:val="white"/>
        </w:rPr>
        <w:t>Inverse</w:t>
      </w:r>
      <w:r w:rsidRPr="009C11F0">
        <w:rPr>
          <w:highlight w:val="white"/>
        </w:rPr>
        <w:t>Map =</w:t>
      </w:r>
      <w:r>
        <w:rPr>
          <w:highlight w:val="white"/>
        </w:rPr>
        <w:t xml:space="preserve"> n</w:t>
      </w:r>
      <w:r w:rsidRPr="009C11F0">
        <w:rPr>
          <w:highlight w:val="white"/>
        </w:rPr>
        <w:t>ew Dictionary&lt;MiddleOperator,MiddleOperator&gt;();</w:t>
      </w:r>
    </w:p>
    <w:p w14:paraId="632A9523" w14:textId="77777777" w:rsidR="00AF1986" w:rsidRDefault="00AF1986" w:rsidP="009C11F0">
      <w:pPr>
        <w:pStyle w:val="Code"/>
        <w:rPr>
          <w:highlight w:val="white"/>
        </w:rPr>
      </w:pPr>
    </w:p>
    <w:p w14:paraId="2226ADB2" w14:textId="5B3D8BD7" w:rsidR="009C11F0" w:rsidRPr="009C11F0" w:rsidRDefault="009C11F0" w:rsidP="009C11F0">
      <w:pPr>
        <w:pStyle w:val="Code"/>
        <w:rPr>
          <w:highlight w:val="white"/>
        </w:rPr>
      </w:pPr>
      <w:r w:rsidRPr="009C11F0">
        <w:rPr>
          <w:highlight w:val="white"/>
        </w:rPr>
        <w:t xml:space="preserve">    static MiddleCodeGenerator() {</w:t>
      </w:r>
    </w:p>
    <w:p w14:paraId="4515F949" w14:textId="77777777" w:rsidR="009433E9" w:rsidRDefault="009C11F0" w:rsidP="009C11F0">
      <w:pPr>
        <w:pStyle w:val="Code"/>
        <w:rPr>
          <w:highlight w:val="white"/>
        </w:rPr>
      </w:pPr>
      <w:r w:rsidRPr="009C11F0">
        <w:rPr>
          <w:highlight w:val="white"/>
        </w:rPr>
        <w:t xml:space="preserve">      m_incrementMap.Add(MiddleOperator.Increment,</w:t>
      </w:r>
    </w:p>
    <w:p w14:paraId="40E25683" w14:textId="11F2F2DA" w:rsidR="009C11F0" w:rsidRPr="009C11F0" w:rsidRDefault="009433E9" w:rsidP="009C11F0">
      <w:pPr>
        <w:pStyle w:val="Code"/>
        <w:rPr>
          <w:highlight w:val="white"/>
        </w:rPr>
      </w:pPr>
      <w:r>
        <w:rPr>
          <w:highlight w:val="white"/>
        </w:rPr>
        <w:t xml:space="preserve">                        </w:t>
      </w:r>
      <w:r w:rsidR="009C11F0" w:rsidRPr="009C11F0">
        <w:rPr>
          <w:highlight w:val="white"/>
        </w:rPr>
        <w:t xml:space="preserve"> MiddleOperator.BinaryAdd);</w:t>
      </w:r>
    </w:p>
    <w:p w14:paraId="45823BC8" w14:textId="77777777" w:rsidR="00933331" w:rsidRDefault="009C11F0" w:rsidP="009C11F0">
      <w:pPr>
        <w:pStyle w:val="Code"/>
        <w:rPr>
          <w:highlight w:val="white"/>
        </w:rPr>
      </w:pPr>
      <w:r w:rsidRPr="009C11F0">
        <w:rPr>
          <w:highlight w:val="white"/>
        </w:rPr>
        <w:t xml:space="preserve">      m_incrementMap.Add(MiddleOperator.Decrement,</w:t>
      </w:r>
    </w:p>
    <w:p w14:paraId="461DB90E" w14:textId="5A03D287" w:rsidR="009C11F0" w:rsidRPr="009C11F0" w:rsidRDefault="00933331" w:rsidP="009C11F0">
      <w:pPr>
        <w:pStyle w:val="Code"/>
        <w:rPr>
          <w:highlight w:val="white"/>
        </w:rPr>
      </w:pPr>
      <w:r>
        <w:rPr>
          <w:highlight w:val="white"/>
        </w:rPr>
        <w:t xml:space="preserve">                         </w:t>
      </w:r>
      <w:r w:rsidR="009C11F0" w:rsidRPr="009C11F0">
        <w:rPr>
          <w:highlight w:val="white"/>
        </w:rPr>
        <w:t>MiddleOperator.BinarySubtract);</w:t>
      </w:r>
    </w:p>
    <w:p w14:paraId="457A1F6A" w14:textId="77777777" w:rsidR="008345DE" w:rsidRDefault="008345DE" w:rsidP="008345DE">
      <w:pPr>
        <w:pStyle w:val="Code"/>
        <w:rPr>
          <w:highlight w:val="white"/>
        </w:rPr>
      </w:pPr>
      <w:r w:rsidRPr="009C11F0">
        <w:rPr>
          <w:highlight w:val="white"/>
        </w:rPr>
        <w:t xml:space="preserve">      m_increment</w:t>
      </w:r>
      <w:r>
        <w:rPr>
          <w:highlight w:val="white"/>
        </w:rPr>
        <w:t>Inverse</w:t>
      </w:r>
      <w:r w:rsidRPr="009C11F0">
        <w:rPr>
          <w:highlight w:val="white"/>
        </w:rPr>
        <w:t>Map.Add(MiddleOperator.Increment,</w:t>
      </w:r>
    </w:p>
    <w:p w14:paraId="7913F71A" w14:textId="77777777" w:rsidR="008345DE" w:rsidRPr="009C11F0" w:rsidRDefault="008345DE" w:rsidP="008345DE">
      <w:pPr>
        <w:pStyle w:val="Code"/>
        <w:rPr>
          <w:highlight w:val="white"/>
        </w:rPr>
      </w:pPr>
      <w:r>
        <w:rPr>
          <w:highlight w:val="white"/>
        </w:rPr>
        <w:t xml:space="preserve">                                 </w:t>
      </w:r>
      <w:r w:rsidRPr="009C11F0">
        <w:rPr>
          <w:highlight w:val="white"/>
        </w:rPr>
        <w:t>MiddleOperator.BinarySubtract);</w:t>
      </w:r>
    </w:p>
    <w:p w14:paraId="0DFB993C" w14:textId="77777777" w:rsidR="008345DE" w:rsidRDefault="008345DE" w:rsidP="008345DE">
      <w:pPr>
        <w:pStyle w:val="Code"/>
        <w:rPr>
          <w:highlight w:val="white"/>
        </w:rPr>
      </w:pPr>
      <w:r w:rsidRPr="009C11F0">
        <w:rPr>
          <w:highlight w:val="white"/>
        </w:rPr>
        <w:t xml:space="preserve">      m_increment</w:t>
      </w:r>
      <w:r>
        <w:rPr>
          <w:highlight w:val="white"/>
        </w:rPr>
        <w:t>Inverse</w:t>
      </w:r>
      <w:r w:rsidRPr="009C11F0">
        <w:rPr>
          <w:highlight w:val="white"/>
        </w:rPr>
        <w:t>Map.Add(MiddleOperator.Decrement,</w:t>
      </w:r>
    </w:p>
    <w:p w14:paraId="08323EC9" w14:textId="77777777" w:rsidR="008345DE" w:rsidRPr="009C11F0" w:rsidRDefault="008345DE" w:rsidP="008345DE">
      <w:pPr>
        <w:pStyle w:val="Code"/>
        <w:rPr>
          <w:highlight w:val="white"/>
        </w:rPr>
      </w:pPr>
      <w:r>
        <w:rPr>
          <w:highlight w:val="white"/>
        </w:rPr>
        <w:t xml:space="preserve">                                </w:t>
      </w:r>
      <w:r w:rsidRPr="009C11F0">
        <w:rPr>
          <w:highlight w:val="white"/>
        </w:rPr>
        <w:t xml:space="preserve"> MiddleOperator.BinaryAdd);</w:t>
      </w:r>
    </w:p>
    <w:p w14:paraId="7D512347" w14:textId="77777777" w:rsidR="009C11F0" w:rsidRPr="009C11F0" w:rsidRDefault="009C11F0" w:rsidP="009C11F0">
      <w:pPr>
        <w:pStyle w:val="Code"/>
        <w:rPr>
          <w:highlight w:val="white"/>
        </w:rPr>
      </w:pPr>
      <w:r w:rsidRPr="009C11F0">
        <w:rPr>
          <w:highlight w:val="white"/>
        </w:rPr>
        <w:t xml:space="preserve">    }</w:t>
      </w:r>
    </w:p>
    <w:p w14:paraId="2CC348CA" w14:textId="77777777" w:rsidR="009C11F0" w:rsidRPr="009C11F0" w:rsidRDefault="009C11F0" w:rsidP="009C11F0">
      <w:pPr>
        <w:pStyle w:val="Code"/>
        <w:rPr>
          <w:highlight w:val="white"/>
        </w:rPr>
      </w:pPr>
    </w:p>
    <w:p w14:paraId="6E9E1712" w14:textId="77777777" w:rsidR="006768E8" w:rsidRDefault="009C11F0" w:rsidP="009C11F0">
      <w:pPr>
        <w:pStyle w:val="Code"/>
        <w:rPr>
          <w:highlight w:val="white"/>
        </w:rPr>
      </w:pPr>
      <w:r w:rsidRPr="009C11F0">
        <w:rPr>
          <w:highlight w:val="white"/>
        </w:rPr>
        <w:lastRenderedPageBreak/>
        <w:t xml:space="preserve">    public static Expression PrefixIncrementExpression</w:t>
      </w:r>
    </w:p>
    <w:p w14:paraId="67CFBEA8" w14:textId="5BC4D5E5" w:rsidR="009C11F0" w:rsidRPr="009C11F0" w:rsidRDefault="001C5119" w:rsidP="006768E8">
      <w:pPr>
        <w:pStyle w:val="Code"/>
        <w:rPr>
          <w:highlight w:val="white"/>
        </w:rPr>
      </w:pPr>
      <w:r>
        <w:rPr>
          <w:highlight w:val="white"/>
        </w:rPr>
        <w:t xml:space="preserve">                       </w:t>
      </w:r>
      <w:r w:rsidR="006768E8">
        <w:rPr>
          <w:highlight w:val="white"/>
        </w:rPr>
        <w:t xml:space="preserve">      </w:t>
      </w:r>
      <w:r w:rsidR="009C11F0" w:rsidRPr="009C11F0">
        <w:rPr>
          <w:highlight w:val="white"/>
        </w:rPr>
        <w:t>(MiddleOperator middleOp,</w:t>
      </w:r>
      <w:r w:rsidR="006768E8">
        <w:rPr>
          <w:highlight w:val="white"/>
        </w:rPr>
        <w:t xml:space="preserve"> </w:t>
      </w:r>
      <w:r w:rsidR="009C11F0" w:rsidRPr="009C11F0">
        <w:rPr>
          <w:highlight w:val="white"/>
        </w:rPr>
        <w:t>Expression expression){</w:t>
      </w:r>
    </w:p>
    <w:p w14:paraId="27D2194F" w14:textId="77777777" w:rsidR="009C11F0" w:rsidRPr="009C11F0" w:rsidRDefault="009C11F0" w:rsidP="009C11F0">
      <w:pPr>
        <w:pStyle w:val="Code"/>
        <w:rPr>
          <w:highlight w:val="white"/>
        </w:rPr>
      </w:pPr>
      <w:r w:rsidRPr="009C11F0">
        <w:rPr>
          <w:highlight w:val="white"/>
        </w:rPr>
        <w:t xml:space="preserve">      Symbol symbol = expression.Symbol;</w:t>
      </w:r>
    </w:p>
    <w:p w14:paraId="4221C337" w14:textId="77777777" w:rsidR="009C11F0" w:rsidRPr="009C11F0" w:rsidRDefault="009C11F0" w:rsidP="009C11F0">
      <w:pPr>
        <w:pStyle w:val="Code"/>
        <w:rPr>
          <w:highlight w:val="white"/>
        </w:rPr>
      </w:pPr>
      <w:r w:rsidRPr="009C11F0">
        <w:rPr>
          <w:highlight w:val="white"/>
        </w:rPr>
        <w:t xml:space="preserve">      Assert.Error(symbol.Assignable,  Message.Not_assignable);</w:t>
      </w:r>
    </w:p>
    <w:p w14:paraId="244AF4D1" w14:textId="77777777" w:rsidR="009C11F0" w:rsidRPr="009C11F0" w:rsidRDefault="009C11F0" w:rsidP="009C11F0">
      <w:pPr>
        <w:pStyle w:val="Code"/>
        <w:rPr>
          <w:highlight w:val="white"/>
        </w:rPr>
      </w:pPr>
      <w:r w:rsidRPr="009C11F0">
        <w:rPr>
          <w:highlight w:val="white"/>
        </w:rPr>
        <w:t xml:space="preserve">      Assert.Error(symbol.Type.IsArithmeticOrPointer(),</w:t>
      </w:r>
    </w:p>
    <w:p w14:paraId="6A9EB59D" w14:textId="77777777" w:rsidR="009C11F0" w:rsidRPr="009C11F0" w:rsidRDefault="009C11F0" w:rsidP="009C11F0">
      <w:pPr>
        <w:pStyle w:val="Code"/>
        <w:rPr>
          <w:highlight w:val="white"/>
        </w:rPr>
      </w:pPr>
      <w:r w:rsidRPr="009C11F0">
        <w:rPr>
          <w:highlight w:val="white"/>
        </w:rPr>
        <w:t xml:space="preserve">                   expression, Message.Invalid_type_in_increment_expression);</w:t>
      </w:r>
    </w:p>
    <w:p w14:paraId="65AA3102" w14:textId="77777777" w:rsidR="009C11F0" w:rsidRPr="009C11F0" w:rsidRDefault="009C11F0" w:rsidP="009C11F0">
      <w:pPr>
        <w:pStyle w:val="Code"/>
        <w:rPr>
          <w:highlight w:val="white"/>
        </w:rPr>
      </w:pPr>
    </w:p>
    <w:p w14:paraId="4D2705EC" w14:textId="77777777" w:rsidR="009C11F0" w:rsidRPr="009C11F0" w:rsidRDefault="009C11F0" w:rsidP="009C11F0">
      <w:pPr>
        <w:pStyle w:val="Code"/>
        <w:rPr>
          <w:highlight w:val="white"/>
        </w:rPr>
      </w:pPr>
      <w:r w:rsidRPr="009C11F0">
        <w:rPr>
          <w:highlight w:val="white"/>
        </w:rPr>
        <w:t xml:space="preserve">      if (symbol.Type.IsIntegralOrPointer()) {</w:t>
      </w:r>
    </w:p>
    <w:p w14:paraId="6D1B13A9" w14:textId="77777777" w:rsidR="009C11F0" w:rsidRPr="009C11F0" w:rsidRDefault="009C11F0" w:rsidP="009C11F0">
      <w:pPr>
        <w:pStyle w:val="Code"/>
        <w:rPr>
          <w:highlight w:val="white"/>
        </w:rPr>
      </w:pPr>
      <w:r w:rsidRPr="009C11F0">
        <w:rPr>
          <w:highlight w:val="white"/>
        </w:rPr>
        <w:t xml:space="preserve">        AddMiddleCode(expression.ShortList, middleOp, null, symbol);</w:t>
      </w:r>
    </w:p>
    <w:p w14:paraId="42CE2DEF" w14:textId="77777777" w:rsidR="009C11F0" w:rsidRPr="009C11F0" w:rsidRDefault="009C11F0" w:rsidP="009C11F0">
      <w:pPr>
        <w:pStyle w:val="Code"/>
        <w:rPr>
          <w:highlight w:val="white"/>
        </w:rPr>
      </w:pPr>
      <w:r w:rsidRPr="009C11F0">
        <w:rPr>
          <w:highlight w:val="white"/>
        </w:rPr>
        <w:t xml:space="preserve">        AddMiddleCode(expression.LongList, middleOp, null, symbol);</w:t>
      </w:r>
    </w:p>
    <w:p w14:paraId="7AC50742" w14:textId="77777777" w:rsidR="009C11F0" w:rsidRPr="009C11F0" w:rsidRDefault="009C11F0" w:rsidP="009C11F0">
      <w:pPr>
        <w:pStyle w:val="Code"/>
        <w:rPr>
          <w:highlight w:val="white"/>
        </w:rPr>
      </w:pPr>
    </w:p>
    <w:p w14:paraId="73B45C38" w14:textId="77777777" w:rsidR="009C11F0" w:rsidRPr="009C11F0" w:rsidRDefault="009C11F0" w:rsidP="009C11F0">
      <w:pPr>
        <w:pStyle w:val="Code"/>
        <w:rPr>
          <w:highlight w:val="white"/>
        </w:rPr>
      </w:pPr>
      <w:r w:rsidRPr="009C11F0">
        <w:rPr>
          <w:highlight w:val="white"/>
        </w:rPr>
        <w:t xml:space="preserve">        BigInteger? bitFieldMask = symbol.Type.BitfieldMask();</w:t>
      </w:r>
    </w:p>
    <w:p w14:paraId="6942CA40" w14:textId="77777777" w:rsidR="009C11F0" w:rsidRPr="009C11F0" w:rsidRDefault="009C11F0" w:rsidP="009C11F0">
      <w:pPr>
        <w:pStyle w:val="Code"/>
        <w:rPr>
          <w:highlight w:val="white"/>
        </w:rPr>
      </w:pPr>
      <w:r w:rsidRPr="009C11F0">
        <w:rPr>
          <w:highlight w:val="white"/>
        </w:rPr>
        <w:t xml:space="preserve">        if (bitFieldMask != null) {</w:t>
      </w:r>
    </w:p>
    <w:p w14:paraId="4255E778" w14:textId="77777777" w:rsidR="009C11F0" w:rsidRPr="009C11F0" w:rsidRDefault="009C11F0" w:rsidP="009C11F0">
      <w:pPr>
        <w:pStyle w:val="Code"/>
        <w:rPr>
          <w:highlight w:val="white"/>
        </w:rPr>
      </w:pPr>
      <w:r w:rsidRPr="009C11F0">
        <w:rPr>
          <w:highlight w:val="white"/>
        </w:rPr>
        <w:t xml:space="preserve">          Symbol maskSymbol = new Symbol(symbol.Type, bitFieldMask.Value);</w:t>
      </w:r>
    </w:p>
    <w:p w14:paraId="7BEDE6BF" w14:textId="77777777" w:rsidR="003746B2" w:rsidRDefault="009C11F0" w:rsidP="009C11F0">
      <w:pPr>
        <w:pStyle w:val="Code"/>
        <w:rPr>
          <w:highlight w:val="white"/>
        </w:rPr>
      </w:pPr>
      <w:r w:rsidRPr="009C11F0">
        <w:rPr>
          <w:highlight w:val="white"/>
        </w:rPr>
        <w:t xml:space="preserve">          MiddleCode maskCode = new MiddleCode(MiddleOperator.BitwiseAnd,</w:t>
      </w:r>
    </w:p>
    <w:p w14:paraId="749DC7D9" w14:textId="353FE5FE" w:rsidR="009C11F0" w:rsidRPr="009C11F0" w:rsidRDefault="003746B2" w:rsidP="009C11F0">
      <w:pPr>
        <w:pStyle w:val="Code"/>
        <w:rPr>
          <w:highlight w:val="white"/>
        </w:rPr>
      </w:pPr>
      <w:r>
        <w:rPr>
          <w:highlight w:val="white"/>
        </w:rPr>
        <w:t xml:space="preserve">                                              </w:t>
      </w:r>
      <w:r w:rsidR="009C11F0" w:rsidRPr="009C11F0">
        <w:rPr>
          <w:highlight w:val="white"/>
        </w:rPr>
        <w:t xml:space="preserve"> symbol, symbol, maskSymbol);</w:t>
      </w:r>
    </w:p>
    <w:p w14:paraId="6408C731" w14:textId="77777777" w:rsidR="009C11F0" w:rsidRPr="009C11F0" w:rsidRDefault="009C11F0" w:rsidP="009C11F0">
      <w:pPr>
        <w:pStyle w:val="Code"/>
        <w:rPr>
          <w:highlight w:val="white"/>
        </w:rPr>
      </w:pPr>
      <w:r w:rsidRPr="009C11F0">
        <w:rPr>
          <w:highlight w:val="white"/>
        </w:rPr>
        <w:t xml:space="preserve">          expression.ShortList.Add(maskCode);</w:t>
      </w:r>
    </w:p>
    <w:p w14:paraId="3FCE8A47" w14:textId="77777777" w:rsidR="009C11F0" w:rsidRPr="009C11F0" w:rsidRDefault="009C11F0" w:rsidP="009C11F0">
      <w:pPr>
        <w:pStyle w:val="Code"/>
        <w:rPr>
          <w:highlight w:val="white"/>
        </w:rPr>
      </w:pPr>
      <w:r w:rsidRPr="009C11F0">
        <w:rPr>
          <w:highlight w:val="white"/>
        </w:rPr>
        <w:t xml:space="preserve">          expression.LongList.Add(maskCode);</w:t>
      </w:r>
    </w:p>
    <w:p w14:paraId="719B99B6" w14:textId="77777777" w:rsidR="009C11F0" w:rsidRPr="009C11F0" w:rsidRDefault="009C11F0" w:rsidP="009C11F0">
      <w:pPr>
        <w:pStyle w:val="Code"/>
        <w:rPr>
          <w:highlight w:val="white"/>
        </w:rPr>
      </w:pPr>
      <w:r w:rsidRPr="009C11F0">
        <w:rPr>
          <w:highlight w:val="white"/>
        </w:rPr>
        <w:t xml:space="preserve">        }</w:t>
      </w:r>
    </w:p>
    <w:p w14:paraId="7964C5BD" w14:textId="77777777" w:rsidR="009C11F0" w:rsidRPr="009C11F0" w:rsidRDefault="009C11F0" w:rsidP="009C11F0">
      <w:pPr>
        <w:pStyle w:val="Code"/>
        <w:rPr>
          <w:highlight w:val="white"/>
        </w:rPr>
      </w:pPr>
      <w:r w:rsidRPr="009C11F0">
        <w:rPr>
          <w:highlight w:val="white"/>
        </w:rPr>
        <w:t xml:space="preserve">    </w:t>
      </w:r>
    </w:p>
    <w:p w14:paraId="2A02CFC9" w14:textId="77777777" w:rsidR="009C11F0" w:rsidRPr="009C11F0" w:rsidRDefault="009C11F0" w:rsidP="009C11F0">
      <w:pPr>
        <w:pStyle w:val="Code"/>
        <w:rPr>
          <w:highlight w:val="white"/>
        </w:rPr>
      </w:pPr>
      <w:r w:rsidRPr="009C11F0">
        <w:rPr>
          <w:highlight w:val="white"/>
        </w:rPr>
        <w:t xml:space="preserve">        Symbol resultSymbol = new Symbol(symbol.Type);</w:t>
      </w:r>
    </w:p>
    <w:p w14:paraId="66755D9F" w14:textId="77777777" w:rsidR="00E97058" w:rsidRDefault="009C11F0" w:rsidP="009C11F0">
      <w:pPr>
        <w:pStyle w:val="Code"/>
        <w:rPr>
          <w:highlight w:val="white"/>
        </w:rPr>
      </w:pPr>
      <w:r w:rsidRPr="009C11F0">
        <w:rPr>
          <w:highlight w:val="white"/>
        </w:rPr>
        <w:t xml:space="preserve">        AddMiddleCode(expression.LongList, MiddleOperator.Assign,</w:t>
      </w:r>
    </w:p>
    <w:p w14:paraId="48EA09B1" w14:textId="7E0AC07D" w:rsidR="009C11F0" w:rsidRPr="009C11F0" w:rsidRDefault="00E97058" w:rsidP="009C11F0">
      <w:pPr>
        <w:pStyle w:val="Code"/>
        <w:rPr>
          <w:highlight w:val="white"/>
        </w:rPr>
      </w:pPr>
      <w:r>
        <w:rPr>
          <w:highlight w:val="white"/>
        </w:rPr>
        <w:t xml:space="preserve">                     </w:t>
      </w:r>
      <w:r w:rsidR="009C11F0" w:rsidRPr="009C11F0">
        <w:rPr>
          <w:highlight w:val="white"/>
        </w:rPr>
        <w:t xml:space="preserve"> resultSymbol, symbol);</w:t>
      </w:r>
    </w:p>
    <w:p w14:paraId="5582A391" w14:textId="77777777" w:rsidR="009C11F0" w:rsidRPr="009C11F0" w:rsidRDefault="009C11F0" w:rsidP="009C11F0">
      <w:pPr>
        <w:pStyle w:val="Code"/>
        <w:rPr>
          <w:highlight w:val="white"/>
        </w:rPr>
      </w:pPr>
      <w:r w:rsidRPr="009C11F0">
        <w:rPr>
          <w:highlight w:val="white"/>
        </w:rPr>
        <w:t xml:space="preserve">      </w:t>
      </w:r>
    </w:p>
    <w:p w14:paraId="4EC3E8A1" w14:textId="77777777" w:rsidR="00E97058" w:rsidRDefault="009C11F0" w:rsidP="009C11F0">
      <w:pPr>
        <w:pStyle w:val="Code"/>
        <w:rPr>
          <w:highlight w:val="white"/>
        </w:rPr>
      </w:pPr>
      <w:r w:rsidRPr="009C11F0">
        <w:rPr>
          <w:highlight w:val="white"/>
        </w:rPr>
        <w:t xml:space="preserve">        return (new Expression(resultSymbol, expression.ShortList,</w:t>
      </w:r>
    </w:p>
    <w:p w14:paraId="0FC9CA78" w14:textId="19793246" w:rsidR="009C11F0" w:rsidRPr="009C11F0" w:rsidRDefault="00E97058" w:rsidP="009C11F0">
      <w:pPr>
        <w:pStyle w:val="Code"/>
        <w:rPr>
          <w:highlight w:val="white"/>
        </w:rPr>
      </w:pPr>
      <w:r>
        <w:rPr>
          <w:highlight w:val="white"/>
        </w:rPr>
        <w:t xml:space="preserve">                              </w:t>
      </w:r>
      <w:r w:rsidR="009C11F0" w:rsidRPr="009C11F0">
        <w:rPr>
          <w:highlight w:val="white"/>
        </w:rPr>
        <w:t xml:space="preserve"> expression.LongList));</w:t>
      </w:r>
    </w:p>
    <w:p w14:paraId="4B691A6F" w14:textId="2B2EFE1C" w:rsidR="009C11F0" w:rsidRDefault="009C11F0" w:rsidP="009C11F0">
      <w:pPr>
        <w:pStyle w:val="Code"/>
        <w:rPr>
          <w:highlight w:val="white"/>
        </w:rPr>
      </w:pPr>
      <w:r w:rsidRPr="009C11F0">
        <w:rPr>
          <w:highlight w:val="white"/>
        </w:rPr>
        <w:t xml:space="preserve">      }</w:t>
      </w:r>
    </w:p>
    <w:p w14:paraId="44D73C6E" w14:textId="3B27E2DD" w:rsidR="0081134D" w:rsidRPr="009C11F0" w:rsidRDefault="0081134D" w:rsidP="00BA64EF">
      <w:pPr>
        <w:rPr>
          <w:highlight w:val="white"/>
        </w:rPr>
      </w:pPr>
      <w:r>
        <w:rPr>
          <w:highlight w:val="white"/>
        </w:rPr>
        <w:t xml:space="preserve">The increment and decrement operator apply </w:t>
      </w:r>
      <w:r w:rsidR="00BA64EF">
        <w:rPr>
          <w:highlight w:val="white"/>
        </w:rPr>
        <w:t>not only to integral values, but also to floating values.</w:t>
      </w:r>
      <w:r w:rsidR="000F0A83">
        <w:rPr>
          <w:highlight w:val="white"/>
        </w:rPr>
        <w:t xml:space="preserve"> The operation</w:t>
      </w:r>
      <w:r w:rsidR="00C40D17">
        <w:rPr>
          <w:highlight w:val="white"/>
        </w:rPr>
        <w:t>. We start by pushing the value one at the floating value stack</w:t>
      </w:r>
      <w:r w:rsidR="000123AF">
        <w:rPr>
          <w:highlight w:val="white"/>
        </w:rPr>
        <w:t xml:space="preserve">, </w:t>
      </w:r>
      <w:r w:rsidR="00C40D17">
        <w:rPr>
          <w:highlight w:val="white"/>
        </w:rPr>
        <w:t xml:space="preserve">the value to be incremented or decremented has already been pushed at the stack by earlier operations. </w:t>
      </w:r>
      <w:r w:rsidR="00674727">
        <w:rPr>
          <w:highlight w:val="white"/>
        </w:rPr>
        <w:t xml:space="preserve">We perform the operation, which is addition or subtraction. </w:t>
      </w:r>
      <w:r w:rsidR="00FD487E">
        <w:rPr>
          <w:highlight w:val="white"/>
        </w:rPr>
        <w:t>We preform the operation on both the short list and list of the expression.</w:t>
      </w:r>
      <w:r w:rsidR="006745ED">
        <w:rPr>
          <w:highlight w:val="white"/>
        </w:rPr>
        <w:t xml:space="preserve"> The difference </w:t>
      </w:r>
      <w:r w:rsidR="00C658D8">
        <w:rPr>
          <w:highlight w:val="white"/>
        </w:rPr>
        <w:t xml:space="preserve">is that in the short list case we pop the value off the stack since we do not need it anymore. In the long list case </w:t>
      </w:r>
      <w:r w:rsidR="00251553">
        <w:rPr>
          <w:highlight w:val="white"/>
        </w:rPr>
        <w:t>we do nothing</w:t>
      </w:r>
      <w:r w:rsidR="00CF3A6E">
        <w:rPr>
          <w:highlight w:val="white"/>
        </w:rPr>
        <w:t>, we just let the value stay on the stack to be used by later operations.</w:t>
      </w:r>
    </w:p>
    <w:p w14:paraId="1A28010C" w14:textId="77777777" w:rsidR="009C11F0" w:rsidRPr="009C11F0" w:rsidRDefault="009C11F0" w:rsidP="009C11F0">
      <w:pPr>
        <w:pStyle w:val="Code"/>
        <w:rPr>
          <w:highlight w:val="white"/>
        </w:rPr>
      </w:pPr>
      <w:r w:rsidRPr="009C11F0">
        <w:rPr>
          <w:highlight w:val="white"/>
        </w:rPr>
        <w:t xml:space="preserve">      else {</w:t>
      </w:r>
    </w:p>
    <w:p w14:paraId="1DF3EF60" w14:textId="77777777" w:rsidR="00503901" w:rsidRPr="00503901" w:rsidRDefault="00503901" w:rsidP="00503901">
      <w:pPr>
        <w:pStyle w:val="Code"/>
        <w:rPr>
          <w:highlight w:val="white"/>
        </w:rPr>
      </w:pPr>
      <w:r w:rsidRPr="00503901">
        <w:rPr>
          <w:highlight w:val="white"/>
        </w:rPr>
        <w:t xml:space="preserve">        AddMiddleCode(expression.ShortList, MiddleOperator.PushOne);</w:t>
      </w:r>
    </w:p>
    <w:p w14:paraId="3232FEDB" w14:textId="77777777" w:rsidR="00503901" w:rsidRPr="00503901" w:rsidRDefault="00503901" w:rsidP="00503901">
      <w:pPr>
        <w:pStyle w:val="Code"/>
        <w:rPr>
          <w:highlight w:val="white"/>
        </w:rPr>
      </w:pPr>
      <w:r w:rsidRPr="00503901">
        <w:rPr>
          <w:highlight w:val="white"/>
        </w:rPr>
        <w:t xml:space="preserve">        Symbol oneSymbol = new Symbol(symbol.Type, (decimal) 1);</w:t>
      </w:r>
    </w:p>
    <w:p w14:paraId="14B0FB1A" w14:textId="77777777" w:rsidR="009807F9" w:rsidRDefault="00503901" w:rsidP="00503901">
      <w:pPr>
        <w:pStyle w:val="Code"/>
        <w:rPr>
          <w:highlight w:val="white"/>
        </w:rPr>
      </w:pPr>
      <w:r w:rsidRPr="00503901">
        <w:rPr>
          <w:highlight w:val="white"/>
        </w:rPr>
        <w:t xml:space="preserve">        AddMiddleCode(expression.ShortList, m_incrementMap[middleOp],</w:t>
      </w:r>
    </w:p>
    <w:p w14:paraId="6967EE40" w14:textId="02028546" w:rsidR="00503901" w:rsidRPr="00503901" w:rsidRDefault="009807F9" w:rsidP="00503901">
      <w:pPr>
        <w:pStyle w:val="Code"/>
        <w:rPr>
          <w:highlight w:val="white"/>
        </w:rPr>
      </w:pPr>
      <w:r>
        <w:rPr>
          <w:highlight w:val="white"/>
        </w:rPr>
        <w:t xml:space="preserve">                     </w:t>
      </w:r>
      <w:r w:rsidR="00503901" w:rsidRPr="00503901">
        <w:rPr>
          <w:highlight w:val="white"/>
        </w:rPr>
        <w:t xml:space="preserve"> symbol,</w:t>
      </w:r>
      <w:r>
        <w:rPr>
          <w:highlight w:val="white"/>
        </w:rPr>
        <w:t xml:space="preserve"> </w:t>
      </w:r>
      <w:r w:rsidR="00503901" w:rsidRPr="00503901">
        <w:rPr>
          <w:highlight w:val="white"/>
        </w:rPr>
        <w:t>symbol, oneSymbol);</w:t>
      </w:r>
    </w:p>
    <w:p w14:paraId="532BED28" w14:textId="2F2E9DEE" w:rsidR="00503901" w:rsidRDefault="00503901" w:rsidP="00503901">
      <w:pPr>
        <w:pStyle w:val="Code"/>
        <w:rPr>
          <w:highlight w:val="white"/>
        </w:rPr>
      </w:pPr>
      <w:r w:rsidRPr="00503901">
        <w:rPr>
          <w:highlight w:val="white"/>
        </w:rPr>
        <w:t xml:space="preserve">        AddMiddleCode(expression.ShortList, MiddleOperator.PopFloat, symbol);</w:t>
      </w:r>
    </w:p>
    <w:p w14:paraId="2A6D751A" w14:textId="77777777" w:rsidR="006152BF" w:rsidRPr="00503901" w:rsidRDefault="006152BF" w:rsidP="00503901">
      <w:pPr>
        <w:pStyle w:val="Code"/>
        <w:rPr>
          <w:highlight w:val="white"/>
        </w:rPr>
      </w:pPr>
    </w:p>
    <w:p w14:paraId="5736048D" w14:textId="77777777" w:rsidR="00503901" w:rsidRPr="00503901" w:rsidRDefault="00503901" w:rsidP="00503901">
      <w:pPr>
        <w:pStyle w:val="Code"/>
        <w:rPr>
          <w:highlight w:val="white"/>
        </w:rPr>
      </w:pPr>
      <w:r w:rsidRPr="00503901">
        <w:rPr>
          <w:highlight w:val="white"/>
        </w:rPr>
        <w:t xml:space="preserve">        AddMiddleCode(expression.LongList, MiddleOperator.PushOne);</w:t>
      </w:r>
    </w:p>
    <w:p w14:paraId="116B55FD" w14:textId="77777777" w:rsidR="009807F9" w:rsidRDefault="00503901" w:rsidP="00503901">
      <w:pPr>
        <w:pStyle w:val="Code"/>
        <w:rPr>
          <w:highlight w:val="white"/>
        </w:rPr>
      </w:pPr>
      <w:r w:rsidRPr="00503901">
        <w:rPr>
          <w:highlight w:val="white"/>
        </w:rPr>
        <w:t xml:space="preserve">        AddMiddleCode(expression.LongList, m_incrementMap[middleOp],</w:t>
      </w:r>
    </w:p>
    <w:p w14:paraId="4E597A13" w14:textId="368639E8" w:rsidR="00503901" w:rsidRPr="00503901" w:rsidRDefault="009807F9" w:rsidP="00503901">
      <w:pPr>
        <w:pStyle w:val="Code"/>
        <w:rPr>
          <w:highlight w:val="white"/>
        </w:rPr>
      </w:pPr>
      <w:r>
        <w:rPr>
          <w:highlight w:val="white"/>
        </w:rPr>
        <w:t xml:space="preserve">                     </w:t>
      </w:r>
      <w:r w:rsidR="00503901" w:rsidRPr="00503901">
        <w:rPr>
          <w:highlight w:val="white"/>
        </w:rPr>
        <w:t xml:space="preserve"> symbol,</w:t>
      </w:r>
      <w:r>
        <w:rPr>
          <w:highlight w:val="white"/>
        </w:rPr>
        <w:t xml:space="preserve"> </w:t>
      </w:r>
      <w:r w:rsidR="00503901" w:rsidRPr="00503901">
        <w:rPr>
          <w:highlight w:val="white"/>
        </w:rPr>
        <w:t>symbol, oneSymbol);</w:t>
      </w:r>
    </w:p>
    <w:p w14:paraId="59AD1779" w14:textId="77777777" w:rsidR="00503901" w:rsidRPr="00503901" w:rsidRDefault="00503901" w:rsidP="00503901">
      <w:pPr>
        <w:pStyle w:val="Code"/>
        <w:rPr>
          <w:highlight w:val="white"/>
        </w:rPr>
      </w:pPr>
      <w:r w:rsidRPr="00503901">
        <w:rPr>
          <w:highlight w:val="white"/>
        </w:rPr>
        <w:t xml:space="preserve">        AddMiddleCode(expression.LongList, MiddleOperator.TopFloat, symbol);</w:t>
      </w:r>
    </w:p>
    <w:p w14:paraId="51C5BCA5" w14:textId="77777777" w:rsidR="006152BF" w:rsidRDefault="006152BF" w:rsidP="00503901">
      <w:pPr>
        <w:pStyle w:val="Code"/>
        <w:rPr>
          <w:highlight w:val="white"/>
        </w:rPr>
      </w:pPr>
    </w:p>
    <w:p w14:paraId="606A5E5D" w14:textId="44321E6B" w:rsidR="00503901" w:rsidRPr="00503901" w:rsidRDefault="00503901" w:rsidP="00503901">
      <w:pPr>
        <w:pStyle w:val="Code"/>
        <w:rPr>
          <w:highlight w:val="white"/>
        </w:rPr>
      </w:pPr>
      <w:r w:rsidRPr="00503901">
        <w:rPr>
          <w:highlight w:val="white"/>
        </w:rPr>
        <w:t xml:space="preserve">        Symbol resultSymbol = new Symbol(symbol.Type);</w:t>
      </w:r>
    </w:p>
    <w:p w14:paraId="76EAEB0F" w14:textId="77777777" w:rsidR="00503901" w:rsidRDefault="00503901" w:rsidP="00503901">
      <w:pPr>
        <w:pStyle w:val="Code"/>
        <w:rPr>
          <w:highlight w:val="white"/>
        </w:rPr>
      </w:pPr>
      <w:r w:rsidRPr="00503901">
        <w:rPr>
          <w:highlight w:val="white"/>
        </w:rPr>
        <w:t xml:space="preserve">        return (new Expression(resultSymbol, expression.ShortList,</w:t>
      </w:r>
    </w:p>
    <w:p w14:paraId="6BB2F4B8" w14:textId="740E13F5" w:rsidR="00503901" w:rsidRPr="00503901" w:rsidRDefault="00503901" w:rsidP="00503901">
      <w:pPr>
        <w:pStyle w:val="Code"/>
        <w:rPr>
          <w:highlight w:val="white"/>
        </w:rPr>
      </w:pPr>
      <w:r>
        <w:rPr>
          <w:highlight w:val="white"/>
        </w:rPr>
        <w:t xml:space="preserve">                              </w:t>
      </w:r>
      <w:r w:rsidRPr="00503901">
        <w:rPr>
          <w:highlight w:val="white"/>
        </w:rPr>
        <w:t xml:space="preserve"> expression.LongList));</w:t>
      </w:r>
    </w:p>
    <w:p w14:paraId="039175C4" w14:textId="77777777" w:rsidR="009C11F0" w:rsidRPr="009C11F0" w:rsidRDefault="009C11F0" w:rsidP="009C11F0">
      <w:pPr>
        <w:pStyle w:val="Code"/>
        <w:rPr>
          <w:highlight w:val="white"/>
        </w:rPr>
      </w:pPr>
      <w:r w:rsidRPr="009C11F0">
        <w:rPr>
          <w:highlight w:val="white"/>
        </w:rPr>
        <w:t xml:space="preserve">      }</w:t>
      </w:r>
    </w:p>
    <w:p w14:paraId="7E5F891C" w14:textId="59576E58" w:rsidR="009C11F0" w:rsidRDefault="009C11F0" w:rsidP="009C11F0">
      <w:pPr>
        <w:pStyle w:val="Code"/>
        <w:rPr>
          <w:highlight w:val="white"/>
        </w:rPr>
      </w:pPr>
      <w:r w:rsidRPr="009C11F0">
        <w:rPr>
          <w:highlight w:val="white"/>
        </w:rPr>
        <w:t xml:space="preserve">    }</w:t>
      </w:r>
    </w:p>
    <w:p w14:paraId="0A3111B8" w14:textId="731F5893" w:rsidR="001E24F7" w:rsidRPr="009C11F0" w:rsidRDefault="001E24F7" w:rsidP="001E24F7">
      <w:pPr>
        <w:pStyle w:val="Rubrik3"/>
        <w:rPr>
          <w:highlight w:val="white"/>
        </w:rPr>
      </w:pPr>
      <w:r>
        <w:rPr>
          <w:highlight w:val="white"/>
        </w:rPr>
        <w:t>Postfix Increment and Decrement Expression</w:t>
      </w:r>
    </w:p>
    <w:p w14:paraId="65713B98" w14:textId="77777777" w:rsidR="005949CB" w:rsidRDefault="005949CB" w:rsidP="005949CB">
      <w:pPr>
        <w:pStyle w:val="CodeHeader"/>
      </w:pPr>
      <w:r>
        <w:t>MainParser.gppg</w:t>
      </w:r>
    </w:p>
    <w:p w14:paraId="0664E22B" w14:textId="77777777" w:rsidR="006A64EC" w:rsidRPr="006A64EC" w:rsidRDefault="006A64EC" w:rsidP="006A64EC">
      <w:pPr>
        <w:pStyle w:val="Code"/>
        <w:rPr>
          <w:highlight w:val="white"/>
        </w:rPr>
      </w:pPr>
      <w:r w:rsidRPr="006A64EC">
        <w:rPr>
          <w:highlight w:val="white"/>
        </w:rPr>
        <w:t>postfix_expression:</w:t>
      </w:r>
    </w:p>
    <w:p w14:paraId="674535CE" w14:textId="77777777" w:rsidR="006A64EC" w:rsidRPr="006A64EC" w:rsidRDefault="006A64EC" w:rsidP="006A64EC">
      <w:pPr>
        <w:pStyle w:val="Code"/>
        <w:rPr>
          <w:highlight w:val="white"/>
        </w:rPr>
      </w:pPr>
      <w:r w:rsidRPr="006A64EC">
        <w:rPr>
          <w:highlight w:val="white"/>
        </w:rPr>
        <w:lastRenderedPageBreak/>
        <w:t xml:space="preserve">    primary_expression {</w:t>
      </w:r>
    </w:p>
    <w:p w14:paraId="652E03CA" w14:textId="77777777" w:rsidR="006A64EC" w:rsidRPr="006A64EC" w:rsidRDefault="006A64EC" w:rsidP="006A64EC">
      <w:pPr>
        <w:pStyle w:val="Code"/>
        <w:rPr>
          <w:highlight w:val="white"/>
        </w:rPr>
      </w:pPr>
      <w:r w:rsidRPr="006A64EC">
        <w:rPr>
          <w:highlight w:val="white"/>
        </w:rPr>
        <w:t xml:space="preserve">      $$ = $1; </w:t>
      </w:r>
    </w:p>
    <w:p w14:paraId="31544210" w14:textId="77777777" w:rsidR="006A64EC" w:rsidRPr="006A64EC" w:rsidRDefault="006A64EC" w:rsidP="006A64EC">
      <w:pPr>
        <w:pStyle w:val="Code"/>
        <w:rPr>
          <w:highlight w:val="white"/>
        </w:rPr>
      </w:pPr>
      <w:r w:rsidRPr="006A64EC">
        <w:rPr>
          <w:highlight w:val="white"/>
        </w:rPr>
        <w:t xml:space="preserve">    }</w:t>
      </w:r>
    </w:p>
    <w:p w14:paraId="087725F3" w14:textId="77777777" w:rsidR="006A64EC" w:rsidRPr="006A64EC" w:rsidRDefault="006A64EC" w:rsidP="006A64EC">
      <w:pPr>
        <w:pStyle w:val="Code"/>
        <w:rPr>
          <w:highlight w:val="white"/>
        </w:rPr>
      </w:pPr>
      <w:r w:rsidRPr="006A64EC">
        <w:rPr>
          <w:highlight w:val="white"/>
        </w:rPr>
        <w:t xml:space="preserve">  | postfix_expression increment_operator {</w:t>
      </w:r>
    </w:p>
    <w:p w14:paraId="7D4352BF" w14:textId="30C21F6D" w:rsidR="006A64EC" w:rsidRPr="006A64EC" w:rsidRDefault="006A64EC" w:rsidP="006A64EC">
      <w:pPr>
        <w:pStyle w:val="Code"/>
        <w:rPr>
          <w:highlight w:val="white"/>
        </w:rPr>
      </w:pPr>
      <w:r w:rsidRPr="006A64EC">
        <w:rPr>
          <w:highlight w:val="white"/>
        </w:rPr>
        <w:t xml:space="preserve">      $$ = MiddleCodeGenerator.PostfixIncrementExpression($2, $1);</w:t>
      </w:r>
    </w:p>
    <w:p w14:paraId="1ACA6E89" w14:textId="62075AD2" w:rsidR="006A64EC" w:rsidRPr="006A64EC" w:rsidRDefault="006A64EC" w:rsidP="006A64EC">
      <w:pPr>
        <w:pStyle w:val="Code"/>
        <w:rPr>
          <w:highlight w:val="white"/>
        </w:rPr>
      </w:pPr>
      <w:r w:rsidRPr="006A64EC">
        <w:rPr>
          <w:highlight w:val="white"/>
        </w:rPr>
        <w:t xml:space="preserve">    };</w:t>
      </w:r>
    </w:p>
    <w:p w14:paraId="2CA44181" w14:textId="77777777" w:rsidR="005949CB" w:rsidRPr="005E4444" w:rsidRDefault="005949CB" w:rsidP="005949CB">
      <w:pPr>
        <w:pStyle w:val="CodeHeader"/>
      </w:pPr>
      <w:r>
        <w:t>MiddleCodeGenerator.cs</w:t>
      </w:r>
    </w:p>
    <w:p w14:paraId="3BB0FDD9" w14:textId="77777777" w:rsidR="00354141" w:rsidRDefault="00354141" w:rsidP="00354141">
      <w:pPr>
        <w:pStyle w:val="Code"/>
        <w:rPr>
          <w:highlight w:val="white"/>
        </w:rPr>
      </w:pPr>
      <w:r w:rsidRPr="00354141">
        <w:rPr>
          <w:highlight w:val="white"/>
        </w:rPr>
        <w:t xml:space="preserve">    public static Expression PostfixIncrementExpression</w:t>
      </w:r>
    </w:p>
    <w:p w14:paraId="77B0349E" w14:textId="1CB824B3" w:rsidR="00354141" w:rsidRPr="00354141" w:rsidRDefault="00354141" w:rsidP="00354141">
      <w:pPr>
        <w:pStyle w:val="Code"/>
        <w:rPr>
          <w:highlight w:val="white"/>
        </w:rPr>
      </w:pPr>
      <w:r>
        <w:rPr>
          <w:highlight w:val="white"/>
        </w:rPr>
        <w:t xml:space="preserve">      </w:t>
      </w:r>
      <w:r w:rsidRPr="00354141">
        <w:rPr>
          <w:highlight w:val="white"/>
        </w:rPr>
        <w:t>(MiddleOperator middleOp,</w:t>
      </w:r>
      <w:r>
        <w:rPr>
          <w:highlight w:val="white"/>
        </w:rPr>
        <w:t xml:space="preserve"> </w:t>
      </w:r>
      <w:r w:rsidRPr="00354141">
        <w:rPr>
          <w:highlight w:val="white"/>
        </w:rPr>
        <w:t>Expression expression) {</w:t>
      </w:r>
    </w:p>
    <w:p w14:paraId="3DDF846A" w14:textId="77777777" w:rsidR="00354141" w:rsidRPr="00354141" w:rsidRDefault="00354141" w:rsidP="00354141">
      <w:pPr>
        <w:pStyle w:val="Code"/>
        <w:rPr>
          <w:highlight w:val="white"/>
        </w:rPr>
      </w:pPr>
      <w:r w:rsidRPr="00354141">
        <w:rPr>
          <w:highlight w:val="white"/>
        </w:rPr>
        <w:t xml:space="preserve">      Symbol symbol = expression.Symbol;</w:t>
      </w:r>
    </w:p>
    <w:p w14:paraId="42E7A974" w14:textId="77777777" w:rsidR="00354141" w:rsidRPr="00354141" w:rsidRDefault="00354141" w:rsidP="00354141">
      <w:pPr>
        <w:pStyle w:val="Code"/>
        <w:rPr>
          <w:highlight w:val="white"/>
        </w:rPr>
      </w:pPr>
      <w:r w:rsidRPr="00354141">
        <w:rPr>
          <w:highlight w:val="white"/>
        </w:rPr>
        <w:t xml:space="preserve">      Assert.Error(symbol.Assignable, Message.Not_assignable);</w:t>
      </w:r>
    </w:p>
    <w:p w14:paraId="4C5CA3E7" w14:textId="77777777" w:rsidR="00354141" w:rsidRPr="00354141" w:rsidRDefault="00354141" w:rsidP="00354141">
      <w:pPr>
        <w:pStyle w:val="Code"/>
        <w:rPr>
          <w:highlight w:val="white"/>
        </w:rPr>
      </w:pPr>
      <w:r w:rsidRPr="00354141">
        <w:rPr>
          <w:highlight w:val="white"/>
        </w:rPr>
        <w:t xml:space="preserve">      Assert.Error(symbol.Type.IsArithmeticOrPointer(),</w:t>
      </w:r>
    </w:p>
    <w:p w14:paraId="1908A9D0" w14:textId="77777777" w:rsidR="00354141" w:rsidRPr="00354141" w:rsidRDefault="00354141" w:rsidP="00354141">
      <w:pPr>
        <w:pStyle w:val="Code"/>
        <w:rPr>
          <w:highlight w:val="white"/>
        </w:rPr>
      </w:pPr>
      <w:r w:rsidRPr="00354141">
        <w:rPr>
          <w:highlight w:val="white"/>
        </w:rPr>
        <w:t xml:space="preserve">                   expression, Message.Invalid_type_in_increment_expression);</w:t>
      </w:r>
    </w:p>
    <w:p w14:paraId="7C6762AE" w14:textId="77777777" w:rsidR="00354141" w:rsidRPr="00354141" w:rsidRDefault="00354141" w:rsidP="00354141">
      <w:pPr>
        <w:pStyle w:val="Code"/>
        <w:rPr>
          <w:highlight w:val="white"/>
        </w:rPr>
      </w:pPr>
      <w:r w:rsidRPr="00354141">
        <w:rPr>
          <w:highlight w:val="white"/>
        </w:rPr>
        <w:t xml:space="preserve">    </w:t>
      </w:r>
    </w:p>
    <w:p w14:paraId="2541B06A" w14:textId="77777777" w:rsidR="00354141" w:rsidRPr="00354141" w:rsidRDefault="00354141" w:rsidP="00354141">
      <w:pPr>
        <w:pStyle w:val="Code"/>
        <w:rPr>
          <w:highlight w:val="white"/>
        </w:rPr>
      </w:pPr>
      <w:r w:rsidRPr="00354141">
        <w:rPr>
          <w:highlight w:val="white"/>
        </w:rPr>
        <w:t xml:space="preserve">      if (symbol.Type.IsIntegralOrPointer()) {</w:t>
      </w:r>
    </w:p>
    <w:p w14:paraId="64198814" w14:textId="77777777" w:rsidR="00354141" w:rsidRPr="00354141" w:rsidRDefault="00354141" w:rsidP="00354141">
      <w:pPr>
        <w:pStyle w:val="Code"/>
        <w:rPr>
          <w:highlight w:val="white"/>
        </w:rPr>
      </w:pPr>
      <w:r w:rsidRPr="00354141">
        <w:rPr>
          <w:highlight w:val="white"/>
        </w:rPr>
        <w:t xml:space="preserve">        Symbol resultSymbol = new Symbol(symbol.Type);</w:t>
      </w:r>
    </w:p>
    <w:p w14:paraId="64E6B82E" w14:textId="77777777" w:rsidR="00675233" w:rsidRDefault="00354141" w:rsidP="00354141">
      <w:pPr>
        <w:pStyle w:val="Code"/>
        <w:rPr>
          <w:highlight w:val="white"/>
        </w:rPr>
      </w:pPr>
      <w:r w:rsidRPr="00354141">
        <w:rPr>
          <w:highlight w:val="white"/>
        </w:rPr>
        <w:t xml:space="preserve">        AddMiddleCode(expression.LongList, MiddleOperator.Assign,</w:t>
      </w:r>
    </w:p>
    <w:p w14:paraId="42866299" w14:textId="61B08C5B" w:rsidR="00354141" w:rsidRPr="00354141" w:rsidRDefault="00675233" w:rsidP="00354141">
      <w:pPr>
        <w:pStyle w:val="Code"/>
        <w:rPr>
          <w:highlight w:val="white"/>
        </w:rPr>
      </w:pPr>
      <w:r>
        <w:rPr>
          <w:highlight w:val="white"/>
        </w:rPr>
        <w:t xml:space="preserve">                     </w:t>
      </w:r>
      <w:r w:rsidR="00354141" w:rsidRPr="00354141">
        <w:rPr>
          <w:highlight w:val="white"/>
        </w:rPr>
        <w:t xml:space="preserve"> resultSymbol, symbol);</w:t>
      </w:r>
    </w:p>
    <w:p w14:paraId="388160AC" w14:textId="77777777" w:rsidR="00354141" w:rsidRPr="00354141" w:rsidRDefault="00354141" w:rsidP="00354141">
      <w:pPr>
        <w:pStyle w:val="Code"/>
        <w:rPr>
          <w:highlight w:val="white"/>
        </w:rPr>
      </w:pPr>
      <w:r w:rsidRPr="00354141">
        <w:rPr>
          <w:highlight w:val="white"/>
        </w:rPr>
        <w:t xml:space="preserve">        AddMiddleCode(expression.ShortList, middleOp, null, symbol);</w:t>
      </w:r>
    </w:p>
    <w:p w14:paraId="56667F33" w14:textId="77777777" w:rsidR="00354141" w:rsidRPr="00354141" w:rsidRDefault="00354141" w:rsidP="00354141">
      <w:pPr>
        <w:pStyle w:val="Code"/>
        <w:rPr>
          <w:highlight w:val="white"/>
        </w:rPr>
      </w:pPr>
      <w:r w:rsidRPr="00354141">
        <w:rPr>
          <w:highlight w:val="white"/>
        </w:rPr>
        <w:t xml:space="preserve">        AddMiddleCode(expression.LongList, middleOp, null, symbol);</w:t>
      </w:r>
    </w:p>
    <w:p w14:paraId="352AA3C4" w14:textId="77777777" w:rsidR="00354141" w:rsidRPr="00354141" w:rsidRDefault="00354141" w:rsidP="00354141">
      <w:pPr>
        <w:pStyle w:val="Code"/>
        <w:rPr>
          <w:highlight w:val="white"/>
        </w:rPr>
      </w:pPr>
    </w:p>
    <w:p w14:paraId="3FD960AF" w14:textId="77777777" w:rsidR="00354141" w:rsidRPr="00354141" w:rsidRDefault="00354141" w:rsidP="00354141">
      <w:pPr>
        <w:pStyle w:val="Code"/>
        <w:rPr>
          <w:highlight w:val="white"/>
        </w:rPr>
      </w:pPr>
      <w:r w:rsidRPr="00354141">
        <w:rPr>
          <w:highlight w:val="white"/>
        </w:rPr>
        <w:t xml:space="preserve">        BigInteger? bitFieldMask = symbol.Type.BitfieldMask();</w:t>
      </w:r>
    </w:p>
    <w:p w14:paraId="115EE22F" w14:textId="77777777" w:rsidR="00354141" w:rsidRPr="00354141" w:rsidRDefault="00354141" w:rsidP="00354141">
      <w:pPr>
        <w:pStyle w:val="Code"/>
        <w:rPr>
          <w:highlight w:val="white"/>
        </w:rPr>
      </w:pPr>
      <w:r w:rsidRPr="00354141">
        <w:rPr>
          <w:highlight w:val="white"/>
        </w:rPr>
        <w:t xml:space="preserve">        if (bitFieldMask != null) {</w:t>
      </w:r>
    </w:p>
    <w:p w14:paraId="0017D8EE" w14:textId="77777777" w:rsidR="00354141" w:rsidRPr="00354141" w:rsidRDefault="00354141" w:rsidP="00354141">
      <w:pPr>
        <w:pStyle w:val="Code"/>
        <w:rPr>
          <w:highlight w:val="white"/>
        </w:rPr>
      </w:pPr>
      <w:r w:rsidRPr="00354141">
        <w:rPr>
          <w:highlight w:val="white"/>
        </w:rPr>
        <w:t xml:space="preserve">          Symbol maskSymbol = new Symbol(symbol.Type, bitFieldMask.Value);</w:t>
      </w:r>
    </w:p>
    <w:p w14:paraId="61C2DAA1" w14:textId="77777777" w:rsidR="00675233" w:rsidRDefault="00354141" w:rsidP="00354141">
      <w:pPr>
        <w:pStyle w:val="Code"/>
        <w:rPr>
          <w:highlight w:val="white"/>
        </w:rPr>
      </w:pPr>
      <w:r w:rsidRPr="00354141">
        <w:rPr>
          <w:highlight w:val="white"/>
        </w:rPr>
        <w:t xml:space="preserve">          AddMiddleCode(expression.ShortList, MiddleOperator.BitwiseAnd,</w:t>
      </w:r>
    </w:p>
    <w:p w14:paraId="2DE9CA40" w14:textId="04F9FD44" w:rsidR="00354141" w:rsidRPr="00354141" w:rsidRDefault="00675233" w:rsidP="00354141">
      <w:pPr>
        <w:pStyle w:val="Code"/>
        <w:rPr>
          <w:highlight w:val="white"/>
        </w:rPr>
      </w:pPr>
      <w:r>
        <w:rPr>
          <w:highlight w:val="white"/>
        </w:rPr>
        <w:t xml:space="preserve">                       </w:t>
      </w:r>
      <w:r w:rsidR="00354141" w:rsidRPr="00354141">
        <w:rPr>
          <w:highlight w:val="white"/>
        </w:rPr>
        <w:t xml:space="preserve"> symbol, symbol, maskSymbol);</w:t>
      </w:r>
    </w:p>
    <w:p w14:paraId="128CAF0B" w14:textId="77777777" w:rsidR="00675233" w:rsidRDefault="00354141" w:rsidP="00354141">
      <w:pPr>
        <w:pStyle w:val="Code"/>
        <w:rPr>
          <w:highlight w:val="white"/>
        </w:rPr>
      </w:pPr>
      <w:r w:rsidRPr="00354141">
        <w:rPr>
          <w:highlight w:val="white"/>
        </w:rPr>
        <w:t xml:space="preserve">          AddMiddleCode(expression.LongList, MiddleOperator.BitwiseAnd,</w:t>
      </w:r>
    </w:p>
    <w:p w14:paraId="7D00BE08" w14:textId="343F3DAC" w:rsidR="00354141" w:rsidRPr="00354141" w:rsidRDefault="00675233" w:rsidP="00354141">
      <w:pPr>
        <w:pStyle w:val="Code"/>
        <w:rPr>
          <w:highlight w:val="white"/>
        </w:rPr>
      </w:pPr>
      <w:r>
        <w:rPr>
          <w:highlight w:val="white"/>
        </w:rPr>
        <w:t xml:space="preserve">                       </w:t>
      </w:r>
      <w:r w:rsidR="00354141" w:rsidRPr="00354141">
        <w:rPr>
          <w:highlight w:val="white"/>
        </w:rPr>
        <w:t xml:space="preserve"> symbol, symbol, maskSymbol);</w:t>
      </w:r>
    </w:p>
    <w:p w14:paraId="20873D02" w14:textId="77777777" w:rsidR="00354141" w:rsidRPr="00354141" w:rsidRDefault="00354141" w:rsidP="00354141">
      <w:pPr>
        <w:pStyle w:val="Code"/>
        <w:rPr>
          <w:highlight w:val="white"/>
        </w:rPr>
      </w:pPr>
      <w:r w:rsidRPr="00354141">
        <w:rPr>
          <w:highlight w:val="white"/>
        </w:rPr>
        <w:t xml:space="preserve">        }</w:t>
      </w:r>
    </w:p>
    <w:p w14:paraId="7F3C3231" w14:textId="77777777" w:rsidR="00354141" w:rsidRPr="00354141" w:rsidRDefault="00354141" w:rsidP="00354141">
      <w:pPr>
        <w:pStyle w:val="Code"/>
        <w:rPr>
          <w:highlight w:val="white"/>
        </w:rPr>
      </w:pPr>
    </w:p>
    <w:p w14:paraId="68BFF2CB" w14:textId="77777777" w:rsidR="00675233" w:rsidRDefault="00354141" w:rsidP="00354141">
      <w:pPr>
        <w:pStyle w:val="Code"/>
        <w:rPr>
          <w:highlight w:val="white"/>
        </w:rPr>
      </w:pPr>
      <w:r w:rsidRPr="00354141">
        <w:rPr>
          <w:highlight w:val="white"/>
        </w:rPr>
        <w:t xml:space="preserve">        return (new Expression(resultSymbol, expression.ShortList,</w:t>
      </w:r>
    </w:p>
    <w:p w14:paraId="435E720B" w14:textId="161CD51C" w:rsidR="00354141" w:rsidRPr="00354141" w:rsidRDefault="00675233" w:rsidP="00354141">
      <w:pPr>
        <w:pStyle w:val="Code"/>
        <w:rPr>
          <w:highlight w:val="white"/>
        </w:rPr>
      </w:pPr>
      <w:r>
        <w:rPr>
          <w:highlight w:val="white"/>
        </w:rPr>
        <w:t xml:space="preserve">                              </w:t>
      </w:r>
      <w:r w:rsidR="00354141" w:rsidRPr="00354141">
        <w:rPr>
          <w:highlight w:val="white"/>
        </w:rPr>
        <w:t xml:space="preserve"> expression.LongList));</w:t>
      </w:r>
    </w:p>
    <w:p w14:paraId="1949EDBC" w14:textId="77777777" w:rsidR="00354141" w:rsidRPr="00354141" w:rsidRDefault="00354141" w:rsidP="00354141">
      <w:pPr>
        <w:pStyle w:val="Code"/>
        <w:rPr>
          <w:highlight w:val="white"/>
        </w:rPr>
      </w:pPr>
      <w:r w:rsidRPr="00354141">
        <w:rPr>
          <w:highlight w:val="white"/>
        </w:rPr>
        <w:t xml:space="preserve">      }</w:t>
      </w:r>
    </w:p>
    <w:p w14:paraId="443201B0" w14:textId="77777777" w:rsidR="00354141" w:rsidRPr="00354141" w:rsidRDefault="00354141" w:rsidP="00354141">
      <w:pPr>
        <w:pStyle w:val="Code"/>
        <w:rPr>
          <w:highlight w:val="white"/>
        </w:rPr>
      </w:pPr>
      <w:r w:rsidRPr="00354141">
        <w:rPr>
          <w:highlight w:val="white"/>
        </w:rPr>
        <w:t xml:space="preserve">      else {</w:t>
      </w:r>
    </w:p>
    <w:p w14:paraId="1CE36AD5" w14:textId="77777777" w:rsidR="00982667" w:rsidRPr="00503901" w:rsidRDefault="00982667" w:rsidP="00982667">
      <w:pPr>
        <w:pStyle w:val="Code"/>
        <w:rPr>
          <w:highlight w:val="white"/>
        </w:rPr>
      </w:pPr>
      <w:r w:rsidRPr="00503901">
        <w:rPr>
          <w:highlight w:val="white"/>
        </w:rPr>
        <w:t xml:space="preserve">        AddMiddleCode(expression.ShortList, MiddleOperator.PushOne);</w:t>
      </w:r>
    </w:p>
    <w:p w14:paraId="5B862E1E" w14:textId="77777777" w:rsidR="00982667" w:rsidRPr="00503901" w:rsidRDefault="00982667" w:rsidP="00982667">
      <w:pPr>
        <w:pStyle w:val="Code"/>
        <w:rPr>
          <w:highlight w:val="white"/>
        </w:rPr>
      </w:pPr>
      <w:r w:rsidRPr="00503901">
        <w:rPr>
          <w:highlight w:val="white"/>
        </w:rPr>
        <w:t xml:space="preserve">        Symbol oneSymbol = new Symbol(symbol.Type, (decimal) 1);</w:t>
      </w:r>
    </w:p>
    <w:p w14:paraId="45A40C57" w14:textId="77777777" w:rsidR="00982667" w:rsidRDefault="00982667" w:rsidP="00982667">
      <w:pPr>
        <w:pStyle w:val="Code"/>
        <w:rPr>
          <w:highlight w:val="white"/>
        </w:rPr>
      </w:pPr>
      <w:r w:rsidRPr="00503901">
        <w:rPr>
          <w:highlight w:val="white"/>
        </w:rPr>
        <w:t xml:space="preserve">        AddMiddleCode(expression.ShortList, m_incrementMap[middleOp],</w:t>
      </w:r>
    </w:p>
    <w:p w14:paraId="417A3E78" w14:textId="77777777" w:rsidR="00982667" w:rsidRPr="00503901" w:rsidRDefault="00982667" w:rsidP="00982667">
      <w:pPr>
        <w:pStyle w:val="Code"/>
        <w:rPr>
          <w:highlight w:val="white"/>
        </w:rPr>
      </w:pPr>
      <w:r>
        <w:rPr>
          <w:highlight w:val="white"/>
        </w:rPr>
        <w:t xml:space="preserve">                     </w:t>
      </w:r>
      <w:r w:rsidRPr="00503901">
        <w:rPr>
          <w:highlight w:val="white"/>
        </w:rPr>
        <w:t xml:space="preserve"> symbol,</w:t>
      </w:r>
      <w:r>
        <w:rPr>
          <w:highlight w:val="white"/>
        </w:rPr>
        <w:t xml:space="preserve"> </w:t>
      </w:r>
      <w:r w:rsidRPr="00503901">
        <w:rPr>
          <w:highlight w:val="white"/>
        </w:rPr>
        <w:t>symbol, oneSymbol);</w:t>
      </w:r>
    </w:p>
    <w:p w14:paraId="09BB6BC5" w14:textId="77777777" w:rsidR="00982667" w:rsidRDefault="00982667" w:rsidP="00982667">
      <w:pPr>
        <w:pStyle w:val="Code"/>
        <w:rPr>
          <w:highlight w:val="white"/>
        </w:rPr>
      </w:pPr>
      <w:r w:rsidRPr="00503901">
        <w:rPr>
          <w:highlight w:val="white"/>
        </w:rPr>
        <w:t xml:space="preserve">        AddMiddleCode(expression.ShortList, MiddleOperator.PopFloat, symbol);</w:t>
      </w:r>
    </w:p>
    <w:p w14:paraId="2FCAFE43" w14:textId="3DE51215" w:rsidR="00354141" w:rsidRPr="00354141" w:rsidRDefault="00310474" w:rsidP="00310474">
      <w:pPr>
        <w:rPr>
          <w:highlight w:val="white"/>
        </w:rPr>
      </w:pPr>
      <w:r>
        <w:rPr>
          <w:highlight w:val="white"/>
        </w:rPr>
        <w:t>In the long list case, the situation becomes a little more complicated, since the result of the operations shall be the original value, not the resulting value.</w:t>
      </w:r>
      <w:r w:rsidR="00615154">
        <w:rPr>
          <w:highlight w:val="white"/>
        </w:rPr>
        <w:t xml:space="preserve"> Therefore, we must perform the inverse operation on the value on the stack in order to return to the original value.</w:t>
      </w:r>
    </w:p>
    <w:p w14:paraId="2A410912" w14:textId="77777777" w:rsidR="00503901" w:rsidRPr="00503901" w:rsidRDefault="00503901" w:rsidP="00503901">
      <w:pPr>
        <w:pStyle w:val="Code"/>
        <w:rPr>
          <w:highlight w:val="white"/>
        </w:rPr>
      </w:pPr>
      <w:r w:rsidRPr="00503901">
        <w:rPr>
          <w:highlight w:val="white"/>
        </w:rPr>
        <w:t xml:space="preserve">        AddMiddleCode(expression.LongList, MiddleOperator.PushOne);</w:t>
      </w:r>
    </w:p>
    <w:p w14:paraId="1C05B4C2" w14:textId="77777777" w:rsidR="00503901" w:rsidRPr="00503901" w:rsidRDefault="00503901" w:rsidP="00503901">
      <w:pPr>
        <w:pStyle w:val="Code"/>
        <w:rPr>
          <w:highlight w:val="white"/>
        </w:rPr>
      </w:pPr>
      <w:r w:rsidRPr="00503901">
        <w:rPr>
          <w:highlight w:val="white"/>
        </w:rPr>
        <w:t xml:space="preserve">        AddMiddleCode(expression.LongList, m_incrementMap[middleOp],</w:t>
      </w:r>
    </w:p>
    <w:p w14:paraId="21F43951" w14:textId="77777777" w:rsidR="00503901" w:rsidRPr="00503901" w:rsidRDefault="00503901" w:rsidP="00503901">
      <w:pPr>
        <w:pStyle w:val="Code"/>
        <w:rPr>
          <w:highlight w:val="white"/>
        </w:rPr>
      </w:pPr>
      <w:r w:rsidRPr="00503901">
        <w:rPr>
          <w:highlight w:val="white"/>
        </w:rPr>
        <w:t xml:space="preserve">                      symbol, symbol, oneSymbol);</w:t>
      </w:r>
    </w:p>
    <w:p w14:paraId="0D121D7C" w14:textId="77777777" w:rsidR="00CC5C5D" w:rsidRPr="00503901" w:rsidRDefault="00CC5C5D" w:rsidP="00CC5C5D">
      <w:pPr>
        <w:pStyle w:val="Code"/>
        <w:rPr>
          <w:highlight w:val="white"/>
        </w:rPr>
      </w:pPr>
      <w:r w:rsidRPr="00503901">
        <w:rPr>
          <w:highlight w:val="white"/>
        </w:rPr>
        <w:t xml:space="preserve">        AddMiddleCode(expression.ShortList, MiddleOperator.</w:t>
      </w:r>
      <w:r>
        <w:rPr>
          <w:highlight w:val="white"/>
        </w:rPr>
        <w:t>T</w:t>
      </w:r>
      <w:r w:rsidRPr="00503901">
        <w:rPr>
          <w:highlight w:val="white"/>
        </w:rPr>
        <w:t>opFloat, symbol);</w:t>
      </w:r>
    </w:p>
    <w:p w14:paraId="624B16C5" w14:textId="77777777" w:rsidR="00CC5C5D" w:rsidRDefault="00CC5C5D" w:rsidP="0042780E">
      <w:pPr>
        <w:pStyle w:val="Code"/>
        <w:rPr>
          <w:highlight w:val="white"/>
        </w:rPr>
      </w:pPr>
    </w:p>
    <w:p w14:paraId="6B50D6BD" w14:textId="0B01E216" w:rsidR="0042780E" w:rsidRPr="00503901" w:rsidRDefault="0042780E" w:rsidP="0042780E">
      <w:pPr>
        <w:pStyle w:val="Code"/>
        <w:rPr>
          <w:highlight w:val="white"/>
        </w:rPr>
      </w:pPr>
      <w:r w:rsidRPr="00503901">
        <w:rPr>
          <w:highlight w:val="white"/>
        </w:rPr>
        <w:t xml:space="preserve">        AddMiddleCode(expression.LongList, MiddleOperator.PushOne);</w:t>
      </w:r>
    </w:p>
    <w:p w14:paraId="174AF3F1" w14:textId="14AFF764" w:rsidR="0042780E" w:rsidRPr="00503901" w:rsidRDefault="0042780E" w:rsidP="0042780E">
      <w:pPr>
        <w:pStyle w:val="Code"/>
        <w:rPr>
          <w:highlight w:val="white"/>
        </w:rPr>
      </w:pPr>
      <w:r w:rsidRPr="00503901">
        <w:rPr>
          <w:highlight w:val="white"/>
        </w:rPr>
        <w:t xml:space="preserve">        AddMiddleCode(expression.LongList, m_increment</w:t>
      </w:r>
      <w:r>
        <w:rPr>
          <w:highlight w:val="white"/>
        </w:rPr>
        <w:t>Inverse</w:t>
      </w:r>
      <w:r w:rsidRPr="00503901">
        <w:rPr>
          <w:highlight w:val="white"/>
        </w:rPr>
        <w:t>Map[middleOp],</w:t>
      </w:r>
    </w:p>
    <w:p w14:paraId="317D31F4" w14:textId="77777777" w:rsidR="0042780E" w:rsidRPr="00503901" w:rsidRDefault="0042780E" w:rsidP="0042780E">
      <w:pPr>
        <w:pStyle w:val="Code"/>
        <w:rPr>
          <w:highlight w:val="white"/>
        </w:rPr>
      </w:pPr>
      <w:r w:rsidRPr="00503901">
        <w:rPr>
          <w:highlight w:val="white"/>
        </w:rPr>
        <w:t xml:space="preserve">                      symbol, symbol, oneSymbol);</w:t>
      </w:r>
    </w:p>
    <w:p w14:paraId="20F16D0A" w14:textId="77777777" w:rsidR="00503901" w:rsidRPr="00503901" w:rsidRDefault="00503901" w:rsidP="00503901">
      <w:pPr>
        <w:pStyle w:val="Code"/>
        <w:rPr>
          <w:highlight w:val="white"/>
        </w:rPr>
      </w:pPr>
    </w:p>
    <w:p w14:paraId="68F0E6EE" w14:textId="77777777" w:rsidR="00503901" w:rsidRPr="00503901" w:rsidRDefault="00503901" w:rsidP="00503901">
      <w:pPr>
        <w:pStyle w:val="Code"/>
        <w:rPr>
          <w:highlight w:val="white"/>
        </w:rPr>
      </w:pPr>
      <w:r w:rsidRPr="00503901">
        <w:rPr>
          <w:highlight w:val="white"/>
        </w:rPr>
        <w:t xml:space="preserve">        Symbol resultSymbol = new Symbol(symbol.Type);</w:t>
      </w:r>
    </w:p>
    <w:p w14:paraId="7CD8318B" w14:textId="77777777" w:rsidR="00503901" w:rsidRPr="00503901" w:rsidRDefault="00503901" w:rsidP="00503901">
      <w:pPr>
        <w:pStyle w:val="Code"/>
        <w:rPr>
          <w:highlight w:val="white"/>
        </w:rPr>
      </w:pPr>
      <w:r w:rsidRPr="00503901">
        <w:rPr>
          <w:highlight w:val="white"/>
        </w:rPr>
        <w:t xml:space="preserve">        return (new Expression(resultSymbol, expression.ShortList,</w:t>
      </w:r>
    </w:p>
    <w:p w14:paraId="0CF18FB8" w14:textId="77777777" w:rsidR="00503901" w:rsidRPr="00503901" w:rsidRDefault="00503901" w:rsidP="00503901">
      <w:pPr>
        <w:pStyle w:val="Code"/>
        <w:rPr>
          <w:highlight w:val="white"/>
        </w:rPr>
      </w:pPr>
      <w:r w:rsidRPr="00503901">
        <w:rPr>
          <w:highlight w:val="white"/>
        </w:rPr>
        <w:t xml:space="preserve">                               expression.LongList));</w:t>
      </w:r>
    </w:p>
    <w:p w14:paraId="311F2D2C" w14:textId="77777777" w:rsidR="00354141" w:rsidRPr="00354141" w:rsidRDefault="00354141" w:rsidP="00354141">
      <w:pPr>
        <w:pStyle w:val="Code"/>
        <w:rPr>
          <w:highlight w:val="white"/>
        </w:rPr>
      </w:pPr>
      <w:r w:rsidRPr="00354141">
        <w:rPr>
          <w:highlight w:val="white"/>
        </w:rPr>
        <w:lastRenderedPageBreak/>
        <w:t xml:space="preserve">      }</w:t>
      </w:r>
    </w:p>
    <w:p w14:paraId="1414B1A7" w14:textId="736B12A5" w:rsidR="00354141" w:rsidRDefault="00354141" w:rsidP="00354141">
      <w:pPr>
        <w:pStyle w:val="Code"/>
        <w:rPr>
          <w:highlight w:val="white"/>
        </w:rPr>
      </w:pPr>
      <w:r w:rsidRPr="00354141">
        <w:rPr>
          <w:highlight w:val="white"/>
        </w:rPr>
        <w:t xml:space="preserve">    }</w:t>
      </w:r>
    </w:p>
    <w:p w14:paraId="043E2CFC" w14:textId="0726A71E" w:rsidR="00937CFA" w:rsidRPr="00763285" w:rsidRDefault="00937CFA" w:rsidP="00937CFA">
      <w:pPr>
        <w:pStyle w:val="Rubrik3"/>
        <w:rPr>
          <w:highlight w:val="white"/>
        </w:rPr>
      </w:pPr>
      <w:r>
        <w:rPr>
          <w:highlight w:val="white"/>
        </w:rPr>
        <w:t>Arrow Expression</w:t>
      </w:r>
    </w:p>
    <w:p w14:paraId="2B68451A" w14:textId="77777777" w:rsidR="00AB49C7" w:rsidRDefault="00AB49C7" w:rsidP="00AB49C7">
      <w:pPr>
        <w:pStyle w:val="CodeHeader"/>
      </w:pPr>
      <w:r>
        <w:t>MainParser.gppg</w:t>
      </w:r>
    </w:p>
    <w:p w14:paraId="5A2FD30E" w14:textId="77777777" w:rsidR="00AB49C7" w:rsidRPr="006A64EC" w:rsidRDefault="00AB49C7" w:rsidP="00AB49C7">
      <w:pPr>
        <w:pStyle w:val="Code"/>
        <w:rPr>
          <w:highlight w:val="white"/>
        </w:rPr>
      </w:pPr>
      <w:r w:rsidRPr="006A64EC">
        <w:rPr>
          <w:highlight w:val="white"/>
        </w:rPr>
        <w:t>postfix_expression:</w:t>
      </w:r>
    </w:p>
    <w:p w14:paraId="0F1266ED" w14:textId="6F3C948F" w:rsidR="004E2665" w:rsidRDefault="004E2665" w:rsidP="00E00F1C">
      <w:pPr>
        <w:pStyle w:val="Code"/>
        <w:rPr>
          <w:highlight w:val="white"/>
          <w:lang w:val="sv-SE"/>
        </w:rPr>
      </w:pPr>
      <w:r>
        <w:rPr>
          <w:highlight w:val="white"/>
          <w:lang w:val="sv-SE"/>
        </w:rPr>
        <w:t xml:space="preserve">  </w:t>
      </w:r>
      <w:r w:rsidR="00A72561">
        <w:rPr>
          <w:highlight w:val="white"/>
          <w:lang w:val="sv-SE"/>
        </w:rPr>
        <w:t xml:space="preserve"> </w:t>
      </w:r>
      <w:r>
        <w:rPr>
          <w:highlight w:val="white"/>
          <w:lang w:val="sv-SE"/>
        </w:rPr>
        <w:t xml:space="preserve"> postfix_expression ARROW NAME {</w:t>
      </w:r>
    </w:p>
    <w:p w14:paraId="50035190" w14:textId="77777777" w:rsidR="004E2665" w:rsidRDefault="004E2665" w:rsidP="00E00F1C">
      <w:pPr>
        <w:pStyle w:val="Code"/>
        <w:rPr>
          <w:highlight w:val="white"/>
          <w:lang w:val="sv-SE"/>
        </w:rPr>
      </w:pPr>
      <w:r>
        <w:rPr>
          <w:highlight w:val="white"/>
          <w:lang w:val="sv-SE"/>
        </w:rPr>
        <w:t xml:space="preserve">      $$ = MiddleCodeGenerator.ArrowExpression($1, $3);</w:t>
      </w:r>
    </w:p>
    <w:p w14:paraId="2A5CD562" w14:textId="242278BE" w:rsidR="004E2665" w:rsidRDefault="004E2665" w:rsidP="00E00F1C">
      <w:pPr>
        <w:pStyle w:val="Code"/>
        <w:rPr>
          <w:highlight w:val="white"/>
          <w:lang w:val="sv-SE"/>
        </w:rPr>
      </w:pPr>
      <w:r>
        <w:rPr>
          <w:highlight w:val="white"/>
          <w:lang w:val="sv-SE"/>
        </w:rPr>
        <w:t xml:space="preserve">    }</w:t>
      </w:r>
      <w:r w:rsidR="00A72561">
        <w:rPr>
          <w:highlight w:val="white"/>
          <w:lang w:val="sv-SE"/>
        </w:rPr>
        <w:t>;</w:t>
      </w:r>
    </w:p>
    <w:p w14:paraId="790F99B0" w14:textId="1AEDBB40" w:rsidR="00AB49C7" w:rsidRDefault="00AB49C7" w:rsidP="00AB49C7">
      <w:pPr>
        <w:pStyle w:val="CodeHeader"/>
      </w:pPr>
      <w:r>
        <w:t>MiddleCodeGenerator.cs</w:t>
      </w:r>
    </w:p>
    <w:p w14:paraId="242D6F8E" w14:textId="77777777" w:rsidR="004766AD" w:rsidRPr="004766AD" w:rsidRDefault="004766AD" w:rsidP="004766AD">
      <w:pPr>
        <w:pStyle w:val="Code"/>
        <w:rPr>
          <w:highlight w:val="white"/>
        </w:rPr>
      </w:pPr>
      <w:r w:rsidRPr="004766AD">
        <w:rPr>
          <w:highlight w:val="white"/>
        </w:rPr>
        <w:t xml:space="preserve">    public static Expression ArrowExpression(Expression expression,</w:t>
      </w:r>
    </w:p>
    <w:p w14:paraId="7E1D63A3" w14:textId="77777777" w:rsidR="004766AD" w:rsidRPr="004766AD" w:rsidRDefault="004766AD" w:rsidP="004766AD">
      <w:pPr>
        <w:pStyle w:val="Code"/>
        <w:rPr>
          <w:highlight w:val="white"/>
        </w:rPr>
      </w:pPr>
      <w:r w:rsidRPr="004766AD">
        <w:rPr>
          <w:highlight w:val="white"/>
        </w:rPr>
        <w:t xml:space="preserve">                                             string memberName) {</w:t>
      </w:r>
    </w:p>
    <w:p w14:paraId="4884683D" w14:textId="77777777" w:rsidR="004766AD" w:rsidRPr="004766AD" w:rsidRDefault="004766AD" w:rsidP="004766AD">
      <w:pPr>
        <w:pStyle w:val="Code"/>
        <w:rPr>
          <w:highlight w:val="white"/>
        </w:rPr>
      </w:pPr>
      <w:r w:rsidRPr="004766AD">
        <w:rPr>
          <w:highlight w:val="white"/>
        </w:rPr>
        <w:t xml:space="preserve">      Assert.Error(expression.Symbol.Type.IsPointer() &amp;&amp;</w:t>
      </w:r>
    </w:p>
    <w:p w14:paraId="1A9FC81A" w14:textId="77777777" w:rsidR="004766AD" w:rsidRPr="004766AD" w:rsidRDefault="004766AD" w:rsidP="004766AD">
      <w:pPr>
        <w:pStyle w:val="Code"/>
        <w:rPr>
          <w:highlight w:val="white"/>
        </w:rPr>
      </w:pPr>
      <w:r w:rsidRPr="004766AD">
        <w:rPr>
          <w:highlight w:val="white"/>
        </w:rPr>
        <w:t xml:space="preserve">                   expression.Symbol.Type.PointerType.IsStructOrUnion(),</w:t>
      </w:r>
    </w:p>
    <w:p w14:paraId="7ECC3C0C" w14:textId="77777777" w:rsidR="004766AD" w:rsidRPr="004766AD" w:rsidRDefault="004766AD" w:rsidP="004766AD">
      <w:pPr>
        <w:pStyle w:val="Code"/>
        <w:rPr>
          <w:highlight w:val="white"/>
        </w:rPr>
      </w:pPr>
      <w:r w:rsidRPr="004766AD">
        <w:rPr>
          <w:highlight w:val="white"/>
        </w:rPr>
        <w:t xml:space="preserve">                   expression,</w:t>
      </w:r>
    </w:p>
    <w:p w14:paraId="7C2897CF" w14:textId="29AD5111" w:rsidR="004766AD" w:rsidRPr="004766AD" w:rsidRDefault="004766AD" w:rsidP="004766AD">
      <w:pPr>
        <w:pStyle w:val="Code"/>
        <w:rPr>
          <w:highlight w:val="white"/>
        </w:rPr>
      </w:pPr>
      <w:r w:rsidRPr="004766AD">
        <w:rPr>
          <w:highlight w:val="white"/>
        </w:rPr>
        <w:t xml:space="preserve">             Message.Not_a_pointer_to_a_struct_or_union_in_arrow_expression);</w:t>
      </w:r>
    </w:p>
    <w:p w14:paraId="3C54DF5A" w14:textId="77777777" w:rsidR="004766AD" w:rsidRPr="004766AD" w:rsidRDefault="004766AD" w:rsidP="004766AD">
      <w:pPr>
        <w:pStyle w:val="Code"/>
        <w:rPr>
          <w:highlight w:val="white"/>
        </w:rPr>
      </w:pPr>
      <w:r w:rsidRPr="004766AD">
        <w:rPr>
          <w:highlight w:val="white"/>
        </w:rPr>
        <w:t xml:space="preserve">      Symbol memberSymbol =</w:t>
      </w:r>
    </w:p>
    <w:p w14:paraId="1F0962FA" w14:textId="77777777" w:rsidR="004766AD" w:rsidRPr="004766AD" w:rsidRDefault="004766AD" w:rsidP="004766AD">
      <w:pPr>
        <w:pStyle w:val="Code"/>
        <w:rPr>
          <w:highlight w:val="white"/>
        </w:rPr>
      </w:pPr>
      <w:r w:rsidRPr="004766AD">
        <w:rPr>
          <w:highlight w:val="white"/>
        </w:rPr>
        <w:t xml:space="preserve">        expression.Symbol.Type.PointerType.MemberMap[memberName];</w:t>
      </w:r>
    </w:p>
    <w:p w14:paraId="4626DE25" w14:textId="77777777" w:rsidR="004766AD" w:rsidRPr="004766AD" w:rsidRDefault="004766AD" w:rsidP="004766AD">
      <w:pPr>
        <w:pStyle w:val="Code"/>
        <w:rPr>
          <w:highlight w:val="white"/>
        </w:rPr>
      </w:pPr>
      <w:r w:rsidRPr="004766AD">
        <w:rPr>
          <w:highlight w:val="white"/>
        </w:rPr>
        <w:t xml:space="preserve">      Assert.Error(memberSymbol != null, memberName,</w:t>
      </w:r>
    </w:p>
    <w:p w14:paraId="5C251CAA" w14:textId="77777777" w:rsidR="004766AD" w:rsidRPr="004766AD" w:rsidRDefault="004766AD" w:rsidP="004766AD">
      <w:pPr>
        <w:pStyle w:val="Code"/>
        <w:rPr>
          <w:highlight w:val="white"/>
        </w:rPr>
      </w:pPr>
      <w:r w:rsidRPr="004766AD">
        <w:rPr>
          <w:highlight w:val="white"/>
        </w:rPr>
        <w:t xml:space="preserve">                   Message.Unknown_member_in_arrow_expression);</w:t>
      </w:r>
    </w:p>
    <w:p w14:paraId="16C97CD4" w14:textId="77777777" w:rsidR="004766AD" w:rsidRPr="004766AD" w:rsidRDefault="004766AD" w:rsidP="004766AD">
      <w:pPr>
        <w:pStyle w:val="Code"/>
        <w:rPr>
          <w:highlight w:val="white"/>
        </w:rPr>
      </w:pPr>
    </w:p>
    <w:p w14:paraId="2B54AD17" w14:textId="77777777" w:rsidR="004766AD" w:rsidRDefault="004766AD" w:rsidP="004766AD">
      <w:pPr>
        <w:pStyle w:val="Code"/>
        <w:rPr>
          <w:highlight w:val="white"/>
        </w:rPr>
      </w:pPr>
      <w:r w:rsidRPr="004766AD">
        <w:rPr>
          <w:highlight w:val="white"/>
        </w:rPr>
        <w:t xml:space="preserve">      bool assignable = !expression.Symbol.Type.PointerOrArrayType.IsConstant</w:t>
      </w:r>
    </w:p>
    <w:p w14:paraId="3D37630C" w14:textId="7D407EEA" w:rsidR="004766AD" w:rsidRPr="004766AD" w:rsidRDefault="004766AD" w:rsidP="004766AD">
      <w:pPr>
        <w:pStyle w:val="Code"/>
        <w:rPr>
          <w:highlight w:val="white"/>
        </w:rPr>
      </w:pPr>
      <w:r>
        <w:rPr>
          <w:highlight w:val="white"/>
        </w:rPr>
        <w:t xml:space="preserve">                        </w:t>
      </w:r>
      <w:r w:rsidRPr="004766AD">
        <w:rPr>
          <w:highlight w:val="white"/>
        </w:rPr>
        <w:t>&amp;&amp;</w:t>
      </w:r>
      <w:r>
        <w:rPr>
          <w:highlight w:val="white"/>
        </w:rPr>
        <w:t xml:space="preserve"> </w:t>
      </w:r>
      <w:r w:rsidRPr="004766AD">
        <w:rPr>
          <w:highlight w:val="white"/>
        </w:rPr>
        <w:t>!memberSymbol.Type.IsConstantRecursive() &amp;&amp;</w:t>
      </w:r>
    </w:p>
    <w:p w14:paraId="10DFAA17" w14:textId="77777777" w:rsidR="004766AD" w:rsidRPr="004766AD" w:rsidRDefault="004766AD" w:rsidP="004766AD">
      <w:pPr>
        <w:pStyle w:val="Code"/>
        <w:rPr>
          <w:highlight w:val="white"/>
        </w:rPr>
      </w:pPr>
      <w:r w:rsidRPr="004766AD">
        <w:rPr>
          <w:highlight w:val="white"/>
        </w:rPr>
        <w:t xml:space="preserve">                        !memberSymbol.Type.IsArrayOrFunction(),</w:t>
      </w:r>
    </w:p>
    <w:p w14:paraId="6F8CE8F4" w14:textId="77777777" w:rsidR="004766AD" w:rsidRPr="004766AD" w:rsidRDefault="004766AD" w:rsidP="004766AD">
      <w:pPr>
        <w:pStyle w:val="Code"/>
        <w:rPr>
          <w:highlight w:val="white"/>
        </w:rPr>
      </w:pPr>
      <w:r w:rsidRPr="004766AD">
        <w:rPr>
          <w:highlight w:val="white"/>
        </w:rPr>
        <w:t xml:space="preserve">           addressable = !memberSymbol.Type.IsBitfield();</w:t>
      </w:r>
    </w:p>
    <w:p w14:paraId="110F8BA2" w14:textId="77777777" w:rsidR="00607C1D" w:rsidRDefault="004766AD" w:rsidP="004766AD">
      <w:pPr>
        <w:pStyle w:val="Code"/>
        <w:rPr>
          <w:highlight w:val="white"/>
        </w:rPr>
      </w:pPr>
      <w:r w:rsidRPr="004766AD">
        <w:rPr>
          <w:highlight w:val="white"/>
        </w:rPr>
        <w:t xml:space="preserve">      Symbol resultSymbol =</w:t>
      </w:r>
    </w:p>
    <w:p w14:paraId="0BD1C61D" w14:textId="082E4D87" w:rsidR="004766AD" w:rsidRPr="004766AD" w:rsidRDefault="00607C1D" w:rsidP="004766AD">
      <w:pPr>
        <w:pStyle w:val="Code"/>
        <w:rPr>
          <w:highlight w:val="white"/>
        </w:rPr>
      </w:pPr>
      <w:r>
        <w:rPr>
          <w:highlight w:val="white"/>
        </w:rPr>
        <w:t xml:space="preserve">       </w:t>
      </w:r>
      <w:r w:rsidR="004766AD" w:rsidRPr="004766AD">
        <w:rPr>
          <w:highlight w:val="white"/>
        </w:rPr>
        <w:t xml:space="preserve"> new Symbol(memberSymbol.Type, assignable, addressable);</w:t>
      </w:r>
    </w:p>
    <w:p w14:paraId="09AA088D" w14:textId="77777777" w:rsidR="004766AD" w:rsidRPr="004766AD" w:rsidRDefault="004766AD" w:rsidP="004766AD">
      <w:pPr>
        <w:pStyle w:val="Code"/>
        <w:rPr>
          <w:highlight w:val="white"/>
        </w:rPr>
      </w:pPr>
      <w:r w:rsidRPr="004766AD">
        <w:rPr>
          <w:highlight w:val="white"/>
        </w:rPr>
        <w:t xml:space="preserve">      return Dereference(expression, resultSymbol, memberSymbol.Offset);</w:t>
      </w:r>
    </w:p>
    <w:p w14:paraId="2D355560" w14:textId="31DB51A2" w:rsidR="004766AD" w:rsidRPr="004766AD" w:rsidRDefault="004766AD" w:rsidP="004766AD">
      <w:pPr>
        <w:pStyle w:val="Code"/>
        <w:rPr>
          <w:highlight w:val="white"/>
        </w:rPr>
      </w:pPr>
      <w:r w:rsidRPr="004766AD">
        <w:rPr>
          <w:highlight w:val="white"/>
        </w:rPr>
        <w:t xml:space="preserve">    }</w:t>
      </w:r>
    </w:p>
    <w:p w14:paraId="15D1C366" w14:textId="63EE8C58" w:rsidR="00F92056" w:rsidRPr="00117B9F" w:rsidRDefault="00F92056" w:rsidP="00F92056">
      <w:pPr>
        <w:pStyle w:val="Rubrik3"/>
        <w:rPr>
          <w:highlight w:val="white"/>
        </w:rPr>
      </w:pPr>
      <w:r>
        <w:rPr>
          <w:highlight w:val="white"/>
        </w:rPr>
        <w:t>Index Expression</w:t>
      </w:r>
    </w:p>
    <w:p w14:paraId="535B5FA6" w14:textId="77777777" w:rsidR="009B7051" w:rsidRDefault="009B7051" w:rsidP="009B7051">
      <w:pPr>
        <w:pStyle w:val="CodeHeader"/>
      </w:pPr>
      <w:r>
        <w:t>MainParser.gppg</w:t>
      </w:r>
    </w:p>
    <w:p w14:paraId="73714169" w14:textId="77777777" w:rsidR="009B7051" w:rsidRPr="006A64EC" w:rsidRDefault="009B7051" w:rsidP="009B7051">
      <w:pPr>
        <w:pStyle w:val="Code"/>
        <w:rPr>
          <w:highlight w:val="white"/>
        </w:rPr>
      </w:pPr>
      <w:r w:rsidRPr="006A64EC">
        <w:rPr>
          <w:highlight w:val="white"/>
        </w:rPr>
        <w:t>postfix_expression:</w:t>
      </w:r>
    </w:p>
    <w:p w14:paraId="4116A2A1" w14:textId="410F5A72" w:rsidR="00CF2224" w:rsidRPr="00CF2224" w:rsidRDefault="00CF2224" w:rsidP="00CF2224">
      <w:pPr>
        <w:pStyle w:val="Code"/>
        <w:rPr>
          <w:highlight w:val="white"/>
        </w:rPr>
      </w:pPr>
      <w:r w:rsidRPr="00CF2224">
        <w:rPr>
          <w:highlight w:val="white"/>
        </w:rPr>
        <w:t xml:space="preserve">  </w:t>
      </w:r>
      <w:r>
        <w:rPr>
          <w:highlight w:val="white"/>
        </w:rPr>
        <w:t xml:space="preserve"> </w:t>
      </w:r>
      <w:r w:rsidRPr="00CF2224">
        <w:rPr>
          <w:highlight w:val="white"/>
        </w:rPr>
        <w:t xml:space="preserve"> postfix_expression LEFT_SQUARE expression RIGHT_SQUARE {</w:t>
      </w:r>
    </w:p>
    <w:p w14:paraId="1C69CA70" w14:textId="77777777" w:rsidR="00CF2224" w:rsidRPr="00CF2224" w:rsidRDefault="00CF2224" w:rsidP="00CF2224">
      <w:pPr>
        <w:pStyle w:val="Code"/>
        <w:rPr>
          <w:highlight w:val="white"/>
        </w:rPr>
      </w:pPr>
      <w:r w:rsidRPr="00CF2224">
        <w:rPr>
          <w:highlight w:val="white"/>
        </w:rPr>
        <w:t xml:space="preserve">      $$ = MiddleCodeGenerator.IndexExpression($1, $3);</w:t>
      </w:r>
    </w:p>
    <w:p w14:paraId="2187FD43" w14:textId="5FFD387A" w:rsidR="00CF2224" w:rsidRPr="00CF2224" w:rsidRDefault="00CF2224" w:rsidP="00CF2224">
      <w:pPr>
        <w:pStyle w:val="Code"/>
        <w:rPr>
          <w:highlight w:val="white"/>
        </w:rPr>
      </w:pPr>
      <w:r w:rsidRPr="00CF2224">
        <w:rPr>
          <w:highlight w:val="white"/>
        </w:rPr>
        <w:t xml:space="preserve">    }</w:t>
      </w:r>
      <w:r>
        <w:rPr>
          <w:highlight w:val="white"/>
        </w:rPr>
        <w:t>;</w:t>
      </w:r>
    </w:p>
    <w:p w14:paraId="06977AFB" w14:textId="35E4F175" w:rsidR="009B7051" w:rsidRDefault="009B7051" w:rsidP="009B7051">
      <w:pPr>
        <w:pStyle w:val="CodeHeader"/>
      </w:pPr>
      <w:r>
        <w:t>MiddleCodeGenerator.cs</w:t>
      </w:r>
    </w:p>
    <w:p w14:paraId="550787DB" w14:textId="77777777" w:rsidR="00B52C39" w:rsidRPr="00B52C39" w:rsidRDefault="00B52C39" w:rsidP="00B52C39">
      <w:pPr>
        <w:pStyle w:val="Code"/>
        <w:rPr>
          <w:highlight w:val="white"/>
        </w:rPr>
      </w:pPr>
      <w:r w:rsidRPr="00B52C39">
        <w:rPr>
          <w:highlight w:val="white"/>
        </w:rPr>
        <w:t xml:space="preserve">    public static Expression IndexExpression(Expression leftExpression,</w:t>
      </w:r>
    </w:p>
    <w:p w14:paraId="1CF3C131" w14:textId="77777777" w:rsidR="00B52C39" w:rsidRPr="00B52C39" w:rsidRDefault="00B52C39" w:rsidP="00B52C39">
      <w:pPr>
        <w:pStyle w:val="Code"/>
        <w:rPr>
          <w:highlight w:val="white"/>
        </w:rPr>
      </w:pPr>
      <w:r w:rsidRPr="00B52C39">
        <w:rPr>
          <w:highlight w:val="white"/>
        </w:rPr>
        <w:t xml:space="preserve">                                             Expression rightExpression) {</w:t>
      </w:r>
    </w:p>
    <w:p w14:paraId="4E47261A" w14:textId="77777777" w:rsidR="00B52C39" w:rsidRPr="00B52C39" w:rsidRDefault="00B52C39" w:rsidP="00B52C39">
      <w:pPr>
        <w:pStyle w:val="Code"/>
        <w:rPr>
          <w:highlight w:val="white"/>
        </w:rPr>
      </w:pPr>
      <w:r w:rsidRPr="00B52C39">
        <w:rPr>
          <w:highlight w:val="white"/>
        </w:rPr>
        <w:t xml:space="preserve">      Expression staticExpression =</w:t>
      </w:r>
    </w:p>
    <w:p w14:paraId="1A8DA138" w14:textId="77777777" w:rsidR="00B52C39" w:rsidRPr="00B52C39" w:rsidRDefault="00B52C39" w:rsidP="00B52C39">
      <w:pPr>
        <w:pStyle w:val="Code"/>
        <w:rPr>
          <w:highlight w:val="white"/>
        </w:rPr>
      </w:pPr>
      <w:r w:rsidRPr="00B52C39">
        <w:rPr>
          <w:highlight w:val="white"/>
        </w:rPr>
        <w:t xml:space="preserve">        StaticExpression.Binary(MiddleOperator.Index, leftExpression,</w:t>
      </w:r>
    </w:p>
    <w:p w14:paraId="466E98CA" w14:textId="77777777" w:rsidR="00B52C39" w:rsidRPr="00B52C39" w:rsidRDefault="00B52C39" w:rsidP="00B52C39">
      <w:pPr>
        <w:pStyle w:val="Code"/>
        <w:rPr>
          <w:highlight w:val="white"/>
        </w:rPr>
      </w:pPr>
      <w:r w:rsidRPr="00B52C39">
        <w:rPr>
          <w:highlight w:val="white"/>
        </w:rPr>
        <w:t xml:space="preserve">                                rightExpression);</w:t>
      </w:r>
    </w:p>
    <w:p w14:paraId="1BE8671C" w14:textId="77777777" w:rsidR="00B52C39" w:rsidRPr="00B52C39" w:rsidRDefault="00B52C39" w:rsidP="00B52C39">
      <w:pPr>
        <w:pStyle w:val="Code"/>
        <w:rPr>
          <w:highlight w:val="white"/>
        </w:rPr>
      </w:pPr>
      <w:r w:rsidRPr="00B52C39">
        <w:rPr>
          <w:highlight w:val="white"/>
        </w:rPr>
        <w:t xml:space="preserve">      if (staticExpression != null) {</w:t>
      </w:r>
    </w:p>
    <w:p w14:paraId="3DC85BF6" w14:textId="77777777" w:rsidR="00B52C39" w:rsidRPr="00B52C39" w:rsidRDefault="00B52C39" w:rsidP="00B52C39">
      <w:pPr>
        <w:pStyle w:val="Code"/>
        <w:rPr>
          <w:highlight w:val="white"/>
        </w:rPr>
      </w:pPr>
      <w:r w:rsidRPr="00B52C39">
        <w:rPr>
          <w:highlight w:val="white"/>
        </w:rPr>
        <w:t xml:space="preserve">        return staticExpression;</w:t>
      </w:r>
    </w:p>
    <w:p w14:paraId="4A7CCE73" w14:textId="77777777" w:rsidR="00B52C39" w:rsidRPr="00B52C39" w:rsidRDefault="00B52C39" w:rsidP="00B52C39">
      <w:pPr>
        <w:pStyle w:val="Code"/>
        <w:rPr>
          <w:highlight w:val="white"/>
        </w:rPr>
      </w:pPr>
      <w:r w:rsidRPr="00B52C39">
        <w:rPr>
          <w:highlight w:val="white"/>
        </w:rPr>
        <w:t xml:space="preserve">      }</w:t>
      </w:r>
    </w:p>
    <w:p w14:paraId="3108E2B3" w14:textId="77777777" w:rsidR="00B52C39" w:rsidRPr="00B52C39" w:rsidRDefault="00B52C39" w:rsidP="00B52C39">
      <w:pPr>
        <w:pStyle w:val="Code"/>
        <w:rPr>
          <w:highlight w:val="white"/>
        </w:rPr>
      </w:pPr>
    </w:p>
    <w:p w14:paraId="3CEDCD76" w14:textId="77777777" w:rsidR="00B52C39" w:rsidRPr="00B52C39" w:rsidRDefault="00B52C39" w:rsidP="00B52C39">
      <w:pPr>
        <w:pStyle w:val="Code"/>
        <w:rPr>
          <w:highlight w:val="white"/>
        </w:rPr>
      </w:pPr>
      <w:r w:rsidRPr="00B52C39">
        <w:rPr>
          <w:highlight w:val="white"/>
        </w:rPr>
        <w:t xml:space="preserve">      Expression arrayExpression, indexExpression;</w:t>
      </w:r>
    </w:p>
    <w:p w14:paraId="09EFF8F1" w14:textId="77777777" w:rsidR="00B52C39" w:rsidRPr="00B52C39" w:rsidRDefault="00B52C39" w:rsidP="00B52C39">
      <w:pPr>
        <w:pStyle w:val="Code"/>
        <w:rPr>
          <w:highlight w:val="white"/>
        </w:rPr>
      </w:pPr>
    </w:p>
    <w:p w14:paraId="562DFD8E" w14:textId="77777777" w:rsidR="00B52C39" w:rsidRPr="00B52C39" w:rsidRDefault="00B52C39" w:rsidP="00B52C39">
      <w:pPr>
        <w:pStyle w:val="Code"/>
        <w:rPr>
          <w:highlight w:val="white"/>
        </w:rPr>
      </w:pPr>
      <w:r w:rsidRPr="00B52C39">
        <w:rPr>
          <w:highlight w:val="white"/>
        </w:rPr>
        <w:t xml:space="preserve">      if (leftExpression.Symbol.Type.IsPointerOrArray()) {</w:t>
      </w:r>
    </w:p>
    <w:p w14:paraId="3D651FC8" w14:textId="77777777" w:rsidR="00B52C39" w:rsidRPr="00B52C39" w:rsidRDefault="00B52C39" w:rsidP="00B52C39">
      <w:pPr>
        <w:pStyle w:val="Code"/>
        <w:rPr>
          <w:highlight w:val="white"/>
        </w:rPr>
      </w:pPr>
      <w:r w:rsidRPr="00B52C39">
        <w:rPr>
          <w:highlight w:val="white"/>
        </w:rPr>
        <w:t xml:space="preserve">        arrayExpression = leftExpression;</w:t>
      </w:r>
    </w:p>
    <w:p w14:paraId="6B810469" w14:textId="77777777" w:rsidR="00B52C39" w:rsidRPr="00B52C39" w:rsidRDefault="00B52C39" w:rsidP="00B52C39">
      <w:pPr>
        <w:pStyle w:val="Code"/>
        <w:rPr>
          <w:highlight w:val="white"/>
        </w:rPr>
      </w:pPr>
      <w:r w:rsidRPr="00B52C39">
        <w:rPr>
          <w:highlight w:val="white"/>
        </w:rPr>
        <w:t xml:space="preserve">        indexExpression = rightExpression;</w:t>
      </w:r>
    </w:p>
    <w:p w14:paraId="4F93184B" w14:textId="77777777" w:rsidR="00B52C39" w:rsidRPr="00B52C39" w:rsidRDefault="00B52C39" w:rsidP="00B52C39">
      <w:pPr>
        <w:pStyle w:val="Code"/>
        <w:rPr>
          <w:highlight w:val="white"/>
        </w:rPr>
      </w:pPr>
      <w:r w:rsidRPr="00B52C39">
        <w:rPr>
          <w:highlight w:val="white"/>
        </w:rPr>
        <w:t xml:space="preserve">      }</w:t>
      </w:r>
    </w:p>
    <w:p w14:paraId="5917E1AB" w14:textId="77777777" w:rsidR="00B52C39" w:rsidRPr="00B52C39" w:rsidRDefault="00B52C39" w:rsidP="00B52C39">
      <w:pPr>
        <w:pStyle w:val="Code"/>
        <w:rPr>
          <w:highlight w:val="white"/>
        </w:rPr>
      </w:pPr>
      <w:r w:rsidRPr="00B52C39">
        <w:rPr>
          <w:highlight w:val="white"/>
        </w:rPr>
        <w:t xml:space="preserve">      else {</w:t>
      </w:r>
    </w:p>
    <w:p w14:paraId="04393098" w14:textId="77777777" w:rsidR="00B52C39" w:rsidRPr="00B52C39" w:rsidRDefault="00B52C39" w:rsidP="00B52C39">
      <w:pPr>
        <w:pStyle w:val="Code"/>
        <w:rPr>
          <w:highlight w:val="white"/>
        </w:rPr>
      </w:pPr>
      <w:r w:rsidRPr="00B52C39">
        <w:rPr>
          <w:highlight w:val="white"/>
        </w:rPr>
        <w:t xml:space="preserve">        indexExpression = leftExpression;</w:t>
      </w:r>
    </w:p>
    <w:p w14:paraId="2109F809" w14:textId="77777777" w:rsidR="00B52C39" w:rsidRPr="00B52C39" w:rsidRDefault="00B52C39" w:rsidP="00B52C39">
      <w:pPr>
        <w:pStyle w:val="Code"/>
        <w:rPr>
          <w:highlight w:val="white"/>
        </w:rPr>
      </w:pPr>
      <w:r w:rsidRPr="00B52C39">
        <w:rPr>
          <w:highlight w:val="white"/>
        </w:rPr>
        <w:lastRenderedPageBreak/>
        <w:t xml:space="preserve">        arrayExpression = rightExpression;</w:t>
      </w:r>
    </w:p>
    <w:p w14:paraId="167D2952" w14:textId="77777777" w:rsidR="00B52C39" w:rsidRPr="00B52C39" w:rsidRDefault="00B52C39" w:rsidP="00B52C39">
      <w:pPr>
        <w:pStyle w:val="Code"/>
        <w:rPr>
          <w:highlight w:val="white"/>
        </w:rPr>
      </w:pPr>
      <w:r w:rsidRPr="00B52C39">
        <w:rPr>
          <w:highlight w:val="white"/>
        </w:rPr>
        <w:t xml:space="preserve">      }</w:t>
      </w:r>
    </w:p>
    <w:p w14:paraId="5AA6DD2B" w14:textId="77777777" w:rsidR="00B52C39" w:rsidRPr="00B52C39" w:rsidRDefault="00B52C39" w:rsidP="00B52C39">
      <w:pPr>
        <w:pStyle w:val="Code"/>
        <w:rPr>
          <w:highlight w:val="white"/>
        </w:rPr>
      </w:pPr>
    </w:p>
    <w:p w14:paraId="4E7FA52B" w14:textId="77777777" w:rsidR="00B52C39" w:rsidRPr="00B52C39" w:rsidRDefault="00B52C39" w:rsidP="00B52C39">
      <w:pPr>
        <w:pStyle w:val="Code"/>
        <w:rPr>
          <w:highlight w:val="white"/>
        </w:rPr>
      </w:pPr>
      <w:r w:rsidRPr="00B52C39">
        <w:rPr>
          <w:highlight w:val="white"/>
        </w:rPr>
        <w:t xml:space="preserve">      Type arrayType = arrayExpression.Symbol.Type,</w:t>
      </w:r>
    </w:p>
    <w:p w14:paraId="11F047B4" w14:textId="77777777" w:rsidR="00B52C39" w:rsidRPr="00B52C39" w:rsidRDefault="00B52C39" w:rsidP="00B52C39">
      <w:pPr>
        <w:pStyle w:val="Code"/>
        <w:rPr>
          <w:highlight w:val="white"/>
        </w:rPr>
      </w:pPr>
      <w:r w:rsidRPr="00B52C39">
        <w:rPr>
          <w:highlight w:val="white"/>
        </w:rPr>
        <w:t xml:space="preserve">           indexType = indexExpression.Symbol.Type;</w:t>
      </w:r>
    </w:p>
    <w:p w14:paraId="49FB7924" w14:textId="77777777" w:rsidR="00B52C39" w:rsidRPr="00B52C39" w:rsidRDefault="00B52C39" w:rsidP="00B52C39">
      <w:pPr>
        <w:pStyle w:val="Code"/>
        <w:rPr>
          <w:highlight w:val="white"/>
        </w:rPr>
      </w:pPr>
    </w:p>
    <w:p w14:paraId="4F632F1F" w14:textId="77777777" w:rsidR="00B52C39" w:rsidRPr="00B52C39" w:rsidRDefault="00B52C39" w:rsidP="00B52C39">
      <w:pPr>
        <w:pStyle w:val="Code"/>
        <w:rPr>
          <w:highlight w:val="white"/>
        </w:rPr>
      </w:pPr>
      <w:r w:rsidRPr="00B52C39">
        <w:rPr>
          <w:highlight w:val="white"/>
        </w:rPr>
        <w:t xml:space="preserve">      Assert.Error(arrayType.IsPointerOrArray() &amp;&amp;</w:t>
      </w:r>
    </w:p>
    <w:p w14:paraId="2B139852" w14:textId="77777777" w:rsidR="00B52C39" w:rsidRPr="00B52C39" w:rsidRDefault="00B52C39" w:rsidP="00B52C39">
      <w:pPr>
        <w:pStyle w:val="Code"/>
        <w:rPr>
          <w:highlight w:val="white"/>
        </w:rPr>
      </w:pPr>
      <w:r w:rsidRPr="00B52C39">
        <w:rPr>
          <w:highlight w:val="white"/>
        </w:rPr>
        <w:t xml:space="preserve">                   !arrayType.PointerOrArrayType.IsVoid(),</w:t>
      </w:r>
    </w:p>
    <w:p w14:paraId="29C75663" w14:textId="77777777" w:rsidR="00B52C39" w:rsidRPr="00B52C39" w:rsidRDefault="00B52C39" w:rsidP="00B52C39">
      <w:pPr>
        <w:pStyle w:val="Code"/>
        <w:rPr>
          <w:highlight w:val="white"/>
        </w:rPr>
      </w:pPr>
      <w:r w:rsidRPr="00B52C39">
        <w:rPr>
          <w:highlight w:val="white"/>
        </w:rPr>
        <w:t xml:space="preserve">                   arrayType, Message.Invalid_type_in_index_expression);</w:t>
      </w:r>
    </w:p>
    <w:p w14:paraId="5F49CA36" w14:textId="77777777" w:rsidR="00B52C39" w:rsidRPr="00B52C39" w:rsidRDefault="00B52C39" w:rsidP="00B52C39">
      <w:pPr>
        <w:pStyle w:val="Code"/>
        <w:rPr>
          <w:highlight w:val="white"/>
        </w:rPr>
      </w:pPr>
      <w:r w:rsidRPr="00B52C39">
        <w:rPr>
          <w:highlight w:val="white"/>
        </w:rPr>
        <w:t xml:space="preserve">      Assert.Error(indexType.IsIntegral(), indexExpression,</w:t>
      </w:r>
    </w:p>
    <w:p w14:paraId="2CDF66F0" w14:textId="77777777" w:rsidR="00B52C39" w:rsidRPr="00B52C39" w:rsidRDefault="00B52C39" w:rsidP="00B52C39">
      <w:pPr>
        <w:pStyle w:val="Code"/>
        <w:rPr>
          <w:highlight w:val="white"/>
        </w:rPr>
      </w:pPr>
      <w:r w:rsidRPr="00B52C39">
        <w:rPr>
          <w:highlight w:val="white"/>
        </w:rPr>
        <w:t xml:space="preserve">                   Message.Invalid_type_in_index_expression);</w:t>
      </w:r>
    </w:p>
    <w:p w14:paraId="117CDF8E" w14:textId="77777777" w:rsidR="00B52C39" w:rsidRPr="00B52C39" w:rsidRDefault="00B52C39" w:rsidP="00B52C39">
      <w:pPr>
        <w:pStyle w:val="Code"/>
        <w:rPr>
          <w:highlight w:val="white"/>
        </w:rPr>
      </w:pPr>
    </w:p>
    <w:p w14:paraId="7E99004E" w14:textId="77777777" w:rsidR="00B52C39" w:rsidRPr="00B52C39" w:rsidRDefault="00B52C39" w:rsidP="00B52C39">
      <w:pPr>
        <w:pStyle w:val="Code"/>
        <w:rPr>
          <w:highlight w:val="white"/>
        </w:rPr>
      </w:pPr>
      <w:r w:rsidRPr="00B52C39">
        <w:rPr>
          <w:highlight w:val="white"/>
        </w:rPr>
        <w:t xml:space="preserve">      List&lt;MiddleCode&gt; shortList = new List&lt;MiddleCode&gt;();</w:t>
      </w:r>
    </w:p>
    <w:p w14:paraId="4EADB99B" w14:textId="77777777" w:rsidR="00B52C39" w:rsidRPr="00B52C39" w:rsidRDefault="00B52C39" w:rsidP="00B52C39">
      <w:pPr>
        <w:pStyle w:val="Code"/>
        <w:rPr>
          <w:highlight w:val="white"/>
        </w:rPr>
      </w:pPr>
      <w:r w:rsidRPr="00B52C39">
        <w:rPr>
          <w:highlight w:val="white"/>
        </w:rPr>
        <w:t xml:space="preserve">      shortList.AddRange(arrayExpression.ShortList);</w:t>
      </w:r>
    </w:p>
    <w:p w14:paraId="79B64027" w14:textId="77777777" w:rsidR="00B52C39" w:rsidRPr="00B52C39" w:rsidRDefault="00B52C39" w:rsidP="00B52C39">
      <w:pPr>
        <w:pStyle w:val="Code"/>
        <w:rPr>
          <w:highlight w:val="white"/>
        </w:rPr>
      </w:pPr>
      <w:r w:rsidRPr="00B52C39">
        <w:rPr>
          <w:highlight w:val="white"/>
        </w:rPr>
        <w:t xml:space="preserve">      shortList.AddRange(indexExpression.ShortList);</w:t>
      </w:r>
    </w:p>
    <w:p w14:paraId="5FC817FE" w14:textId="77777777" w:rsidR="00B52C39" w:rsidRPr="00B52C39" w:rsidRDefault="00B52C39" w:rsidP="00B52C39">
      <w:pPr>
        <w:pStyle w:val="Code"/>
        <w:rPr>
          <w:highlight w:val="white"/>
        </w:rPr>
      </w:pPr>
    </w:p>
    <w:p w14:paraId="5D7FCF5A" w14:textId="77777777" w:rsidR="00B52C39" w:rsidRDefault="00B52C39" w:rsidP="00B52C39">
      <w:pPr>
        <w:pStyle w:val="Code"/>
        <w:rPr>
          <w:highlight w:val="white"/>
        </w:rPr>
      </w:pPr>
      <w:r w:rsidRPr="00B52C39">
        <w:rPr>
          <w:highlight w:val="white"/>
        </w:rPr>
        <w:t xml:space="preserve">      bool assignable =</w:t>
      </w:r>
    </w:p>
    <w:p w14:paraId="32229DF4" w14:textId="77777777" w:rsidR="00B52C39" w:rsidRDefault="00B52C39" w:rsidP="00B52C39">
      <w:pPr>
        <w:pStyle w:val="Code"/>
        <w:rPr>
          <w:highlight w:val="white"/>
        </w:rPr>
      </w:pPr>
      <w:r>
        <w:rPr>
          <w:highlight w:val="white"/>
        </w:rPr>
        <w:t xml:space="preserve">      </w:t>
      </w:r>
      <w:r w:rsidRPr="00B52C39">
        <w:rPr>
          <w:highlight w:val="white"/>
        </w:rPr>
        <w:t xml:space="preserve"> !arrayExpression.Symbol.Type.PointerOrArrayType.IsConstantRecursive()</w:t>
      </w:r>
    </w:p>
    <w:p w14:paraId="267480C1" w14:textId="55E2CC50" w:rsidR="00B52C39" w:rsidRPr="00B52C39" w:rsidRDefault="00B52C39" w:rsidP="00B52C39">
      <w:pPr>
        <w:pStyle w:val="Code"/>
        <w:rPr>
          <w:highlight w:val="white"/>
        </w:rPr>
      </w:pPr>
      <w:r>
        <w:rPr>
          <w:highlight w:val="white"/>
        </w:rPr>
        <w:t xml:space="preserve">      </w:t>
      </w:r>
      <w:r w:rsidRPr="00B52C39">
        <w:rPr>
          <w:highlight w:val="white"/>
        </w:rPr>
        <w:t xml:space="preserve"> &amp;&amp;</w:t>
      </w:r>
      <w:r>
        <w:rPr>
          <w:highlight w:val="white"/>
        </w:rPr>
        <w:t xml:space="preserve"> </w:t>
      </w:r>
      <w:r w:rsidRPr="00B52C39">
        <w:rPr>
          <w:highlight w:val="white"/>
        </w:rPr>
        <w:t>!arrayExpression.Symbol.Type.PointerOrArrayType.IsArrayOrFunction()</w:t>
      </w:r>
      <w:r w:rsidR="00223CAB">
        <w:rPr>
          <w:highlight w:val="white"/>
        </w:rPr>
        <w:t>;</w:t>
      </w:r>
    </w:p>
    <w:p w14:paraId="207EDB95" w14:textId="1519CD49" w:rsidR="00B52C39" w:rsidRDefault="00B52C39" w:rsidP="00B52C39">
      <w:pPr>
        <w:pStyle w:val="Code"/>
        <w:rPr>
          <w:highlight w:val="white"/>
        </w:rPr>
      </w:pPr>
      <w:r w:rsidRPr="00B52C39">
        <w:rPr>
          <w:highlight w:val="white"/>
        </w:rPr>
        <w:t xml:space="preserve">      </w:t>
      </w:r>
      <w:r w:rsidR="005B6983">
        <w:rPr>
          <w:highlight w:val="white"/>
        </w:rPr>
        <w:t>b</w:t>
      </w:r>
      <w:r w:rsidR="00223CAB">
        <w:rPr>
          <w:highlight w:val="white"/>
        </w:rPr>
        <w:t xml:space="preserve">ool </w:t>
      </w:r>
      <w:r w:rsidRPr="00B52C39">
        <w:rPr>
          <w:highlight w:val="white"/>
        </w:rPr>
        <w:t>addressable =</w:t>
      </w:r>
    </w:p>
    <w:p w14:paraId="5E7C3039" w14:textId="030EEC4F" w:rsidR="00B52C39" w:rsidRPr="00B52C39" w:rsidRDefault="005B6983" w:rsidP="00B52C39">
      <w:pPr>
        <w:pStyle w:val="Code"/>
        <w:rPr>
          <w:highlight w:val="white"/>
        </w:rPr>
      </w:pPr>
      <w:r>
        <w:rPr>
          <w:highlight w:val="white"/>
        </w:rPr>
        <w:t xml:space="preserve"> </w:t>
      </w:r>
      <w:r w:rsidR="00B52C39">
        <w:rPr>
          <w:highlight w:val="white"/>
        </w:rPr>
        <w:t xml:space="preserve">      </w:t>
      </w:r>
      <w:r w:rsidR="00B52C39" w:rsidRPr="00B52C39">
        <w:rPr>
          <w:highlight w:val="white"/>
        </w:rPr>
        <w:t xml:space="preserve"> !arrayExpression.Symbol.Type.PointerOrArrayType.IsBitfield();</w:t>
      </w:r>
    </w:p>
    <w:p w14:paraId="79F1E17F" w14:textId="77777777" w:rsidR="00631965" w:rsidRDefault="00B52C39" w:rsidP="00B52C39">
      <w:pPr>
        <w:pStyle w:val="Code"/>
        <w:rPr>
          <w:highlight w:val="white"/>
        </w:rPr>
      </w:pPr>
      <w:r w:rsidRPr="00B52C39">
        <w:rPr>
          <w:highlight w:val="white"/>
        </w:rPr>
        <w:t xml:space="preserve">      Symbol resultSymbol =</w:t>
      </w:r>
    </w:p>
    <w:p w14:paraId="5D52D8D1" w14:textId="446E1C97" w:rsidR="00B52C39" w:rsidRPr="00B52C39" w:rsidRDefault="00631965" w:rsidP="00B52C39">
      <w:pPr>
        <w:pStyle w:val="Code"/>
        <w:rPr>
          <w:highlight w:val="white"/>
        </w:rPr>
      </w:pPr>
      <w:r>
        <w:rPr>
          <w:highlight w:val="white"/>
        </w:rPr>
        <w:t xml:space="preserve">        </w:t>
      </w:r>
      <w:r w:rsidR="00B52C39" w:rsidRPr="00B52C39">
        <w:rPr>
          <w:highlight w:val="white"/>
        </w:rPr>
        <w:t>new Symbol(arrayExpression.Symbol.Type.PointerOrArrayType,</w:t>
      </w:r>
    </w:p>
    <w:p w14:paraId="4E54A929" w14:textId="777E74A5" w:rsidR="00B52C39" w:rsidRPr="00B52C39" w:rsidRDefault="00B52C39" w:rsidP="00B52C39">
      <w:pPr>
        <w:pStyle w:val="Code"/>
        <w:rPr>
          <w:highlight w:val="white"/>
        </w:rPr>
      </w:pPr>
      <w:r w:rsidRPr="00B52C39">
        <w:rPr>
          <w:highlight w:val="white"/>
        </w:rPr>
        <w:t xml:space="preserve">        </w:t>
      </w:r>
      <w:r w:rsidR="00631965">
        <w:rPr>
          <w:highlight w:val="white"/>
        </w:rPr>
        <w:t xml:space="preserve"> </w:t>
      </w:r>
      <w:r w:rsidRPr="00B52C39">
        <w:rPr>
          <w:highlight w:val="white"/>
        </w:rPr>
        <w:t xml:space="preserve">          assignable, addressable);</w:t>
      </w:r>
    </w:p>
    <w:p w14:paraId="20EA5E91" w14:textId="77777777" w:rsidR="00B52C39" w:rsidRPr="00B52C39" w:rsidRDefault="00B52C39" w:rsidP="00B52C39">
      <w:pPr>
        <w:pStyle w:val="Code"/>
        <w:rPr>
          <w:highlight w:val="white"/>
        </w:rPr>
      </w:pPr>
    </w:p>
    <w:p w14:paraId="5A3A9DE4" w14:textId="77777777" w:rsidR="00B52C39" w:rsidRPr="00B52C39" w:rsidRDefault="00B52C39" w:rsidP="00B52C39">
      <w:pPr>
        <w:pStyle w:val="Code"/>
        <w:rPr>
          <w:highlight w:val="white"/>
        </w:rPr>
      </w:pPr>
      <w:r w:rsidRPr="00B52C39">
        <w:rPr>
          <w:highlight w:val="white"/>
        </w:rPr>
        <w:t xml:space="preserve">      if (indexExpression.Symbol.Value is BigInteger) {</w:t>
      </w:r>
    </w:p>
    <w:p w14:paraId="15C81D08" w14:textId="77777777" w:rsidR="00B52C39" w:rsidRPr="00B52C39" w:rsidRDefault="00B52C39" w:rsidP="00B52C39">
      <w:pPr>
        <w:pStyle w:val="Code"/>
        <w:rPr>
          <w:highlight w:val="white"/>
        </w:rPr>
      </w:pPr>
      <w:r w:rsidRPr="00B52C39">
        <w:rPr>
          <w:highlight w:val="white"/>
        </w:rPr>
        <w:t xml:space="preserve">        int indexValue = (int) ((BigInteger)indexExpression.Symbol.Value),</w:t>
      </w:r>
    </w:p>
    <w:p w14:paraId="390E7048" w14:textId="77777777" w:rsidR="00B52C39" w:rsidRPr="00B52C39" w:rsidRDefault="00B52C39" w:rsidP="00B52C39">
      <w:pPr>
        <w:pStyle w:val="Code"/>
        <w:rPr>
          <w:highlight w:val="white"/>
        </w:rPr>
      </w:pPr>
      <w:r w:rsidRPr="00B52C39">
        <w:rPr>
          <w:highlight w:val="white"/>
        </w:rPr>
        <w:t xml:space="preserve">            indexSize = arrayExpression.Symbol.Type.PointerOrArrayType.Size();</w:t>
      </w:r>
    </w:p>
    <w:p w14:paraId="6346B02A" w14:textId="77777777" w:rsidR="00A4370B" w:rsidRDefault="00B52C39" w:rsidP="00B52C39">
      <w:pPr>
        <w:pStyle w:val="Code"/>
        <w:rPr>
          <w:highlight w:val="white"/>
        </w:rPr>
      </w:pPr>
      <w:r w:rsidRPr="00B52C39">
        <w:rPr>
          <w:highlight w:val="white"/>
        </w:rPr>
        <w:t xml:space="preserve">        return Dereference(arrayExpression, resultSymbol,</w:t>
      </w:r>
    </w:p>
    <w:p w14:paraId="79F652B8" w14:textId="512D769C" w:rsidR="00B52C39" w:rsidRPr="00B52C39" w:rsidRDefault="00A4370B" w:rsidP="00B52C39">
      <w:pPr>
        <w:pStyle w:val="Code"/>
        <w:rPr>
          <w:highlight w:val="white"/>
        </w:rPr>
      </w:pPr>
      <w:r>
        <w:rPr>
          <w:highlight w:val="white"/>
        </w:rPr>
        <w:t xml:space="preserve">                          </w:t>
      </w:r>
      <w:r w:rsidR="00B52C39" w:rsidRPr="00B52C39">
        <w:rPr>
          <w:highlight w:val="white"/>
        </w:rPr>
        <w:t xml:space="preserve"> indexValue * indexSize);</w:t>
      </w:r>
    </w:p>
    <w:p w14:paraId="79D05181" w14:textId="77777777" w:rsidR="00B52C39" w:rsidRPr="00B52C39" w:rsidRDefault="00B52C39" w:rsidP="00B52C39">
      <w:pPr>
        <w:pStyle w:val="Code"/>
        <w:rPr>
          <w:highlight w:val="white"/>
        </w:rPr>
      </w:pPr>
      <w:r w:rsidRPr="00B52C39">
        <w:rPr>
          <w:highlight w:val="white"/>
        </w:rPr>
        <w:t xml:space="preserve">      }</w:t>
      </w:r>
    </w:p>
    <w:p w14:paraId="47D3BB06" w14:textId="77777777" w:rsidR="00B52C39" w:rsidRPr="00B52C39" w:rsidRDefault="00B52C39" w:rsidP="00B52C39">
      <w:pPr>
        <w:pStyle w:val="Code"/>
        <w:rPr>
          <w:highlight w:val="white"/>
        </w:rPr>
      </w:pPr>
      <w:r w:rsidRPr="00B52C39">
        <w:rPr>
          <w:highlight w:val="white"/>
        </w:rPr>
        <w:t xml:space="preserve">      else {</w:t>
      </w:r>
    </w:p>
    <w:p w14:paraId="20BAA415" w14:textId="77777777" w:rsidR="00B52C39" w:rsidRPr="00B52C39" w:rsidRDefault="00B52C39" w:rsidP="00B52C39">
      <w:pPr>
        <w:pStyle w:val="Code"/>
        <w:rPr>
          <w:highlight w:val="white"/>
        </w:rPr>
      </w:pPr>
      <w:r w:rsidRPr="00B52C39">
        <w:rPr>
          <w:highlight w:val="white"/>
        </w:rPr>
        <w:t xml:space="preserve">        indexExpression =</w:t>
      </w:r>
    </w:p>
    <w:p w14:paraId="3335775F" w14:textId="77777777" w:rsidR="00B52C39" w:rsidRPr="00B52C39" w:rsidRDefault="00B52C39" w:rsidP="00B52C39">
      <w:pPr>
        <w:pStyle w:val="Code"/>
        <w:rPr>
          <w:highlight w:val="white"/>
        </w:rPr>
      </w:pPr>
      <w:r w:rsidRPr="00B52C39">
        <w:rPr>
          <w:highlight w:val="white"/>
        </w:rPr>
        <w:t xml:space="preserve">          TypeCast.ImplicitCast(indexExpression, arrayExpression.Symbol.Type);</w:t>
      </w:r>
    </w:p>
    <w:p w14:paraId="253144C4" w14:textId="77777777" w:rsidR="00B52C39" w:rsidRPr="00B52C39" w:rsidRDefault="00B52C39" w:rsidP="00B52C39">
      <w:pPr>
        <w:pStyle w:val="Code"/>
        <w:rPr>
          <w:highlight w:val="white"/>
        </w:rPr>
      </w:pPr>
    </w:p>
    <w:p w14:paraId="6E27D117" w14:textId="77777777" w:rsidR="00B52C39" w:rsidRPr="00B52C39" w:rsidRDefault="00B52C39" w:rsidP="00B52C39">
      <w:pPr>
        <w:pStyle w:val="Code"/>
        <w:rPr>
          <w:highlight w:val="white"/>
        </w:rPr>
      </w:pPr>
      <w:r w:rsidRPr="00B52C39">
        <w:rPr>
          <w:highlight w:val="white"/>
        </w:rPr>
        <w:t xml:space="preserve">        List&lt;MiddleCode&gt; longList = new List&lt;MiddleCode&gt;();</w:t>
      </w:r>
    </w:p>
    <w:p w14:paraId="088D60E9" w14:textId="77777777" w:rsidR="00B52C39" w:rsidRPr="00B52C39" w:rsidRDefault="00B52C39" w:rsidP="00B52C39">
      <w:pPr>
        <w:pStyle w:val="Code"/>
        <w:rPr>
          <w:highlight w:val="white"/>
        </w:rPr>
      </w:pPr>
      <w:r w:rsidRPr="00B52C39">
        <w:rPr>
          <w:highlight w:val="white"/>
        </w:rPr>
        <w:t xml:space="preserve">        longList.AddRange(arrayExpression.LongList);</w:t>
      </w:r>
    </w:p>
    <w:p w14:paraId="32CB805F" w14:textId="77777777" w:rsidR="00B52C39" w:rsidRPr="00B52C39" w:rsidRDefault="00B52C39" w:rsidP="00B52C39">
      <w:pPr>
        <w:pStyle w:val="Code"/>
        <w:rPr>
          <w:highlight w:val="white"/>
        </w:rPr>
      </w:pPr>
      <w:r w:rsidRPr="00B52C39">
        <w:rPr>
          <w:highlight w:val="white"/>
        </w:rPr>
        <w:t xml:space="preserve">        longList.AddRange(indexExpression.LongList);</w:t>
      </w:r>
    </w:p>
    <w:p w14:paraId="4408790E" w14:textId="77777777" w:rsidR="00B52C39" w:rsidRPr="00B52C39" w:rsidRDefault="00B52C39" w:rsidP="00B52C39">
      <w:pPr>
        <w:pStyle w:val="Code"/>
        <w:rPr>
          <w:highlight w:val="white"/>
        </w:rPr>
      </w:pPr>
    </w:p>
    <w:p w14:paraId="1418DEF0" w14:textId="77777777" w:rsidR="00B52C39" w:rsidRPr="00B52C39" w:rsidRDefault="00B52C39" w:rsidP="00B52C39">
      <w:pPr>
        <w:pStyle w:val="Code"/>
        <w:rPr>
          <w:highlight w:val="white"/>
        </w:rPr>
      </w:pPr>
      <w:r w:rsidRPr="00B52C39">
        <w:rPr>
          <w:highlight w:val="white"/>
        </w:rPr>
        <w:t xml:space="preserve">        Symbol arraySymbol = arrayExpression.Symbol,</w:t>
      </w:r>
    </w:p>
    <w:p w14:paraId="192D504B" w14:textId="77777777" w:rsidR="00B52C39" w:rsidRPr="00B52C39" w:rsidRDefault="00B52C39" w:rsidP="00B52C39">
      <w:pPr>
        <w:pStyle w:val="Code"/>
        <w:rPr>
          <w:highlight w:val="white"/>
        </w:rPr>
      </w:pPr>
      <w:r w:rsidRPr="00B52C39">
        <w:rPr>
          <w:highlight w:val="white"/>
        </w:rPr>
        <w:t xml:space="preserve">               indexSymbol = indexExpression.Symbol;</w:t>
      </w:r>
    </w:p>
    <w:p w14:paraId="7A6DFC13" w14:textId="77777777" w:rsidR="00B52C39" w:rsidRPr="00B52C39" w:rsidRDefault="00B52C39" w:rsidP="00B52C39">
      <w:pPr>
        <w:pStyle w:val="Code"/>
        <w:rPr>
          <w:highlight w:val="white"/>
        </w:rPr>
      </w:pPr>
      <w:r w:rsidRPr="00B52C39">
        <w:rPr>
          <w:highlight w:val="white"/>
        </w:rPr>
        <w:t xml:space="preserve">        Symbol sizeSymbol = new Symbol(arraySymbol.Type, (BigInteger)</w:t>
      </w:r>
    </w:p>
    <w:p w14:paraId="686C52E5" w14:textId="77777777" w:rsidR="00B52C39" w:rsidRPr="00B52C39" w:rsidRDefault="00B52C39" w:rsidP="00B52C39">
      <w:pPr>
        <w:pStyle w:val="Code"/>
        <w:rPr>
          <w:highlight w:val="white"/>
        </w:rPr>
      </w:pPr>
      <w:r w:rsidRPr="00B52C39">
        <w:rPr>
          <w:highlight w:val="white"/>
        </w:rPr>
        <w:t xml:space="preserve">                               arraySymbol.Type.PointerOrArrayType.Size()),</w:t>
      </w:r>
    </w:p>
    <w:p w14:paraId="1EB50DE9" w14:textId="77777777" w:rsidR="00B52C39" w:rsidRPr="00B52C39" w:rsidRDefault="00B52C39" w:rsidP="00B52C39">
      <w:pPr>
        <w:pStyle w:val="Code"/>
        <w:rPr>
          <w:highlight w:val="white"/>
        </w:rPr>
      </w:pPr>
      <w:r w:rsidRPr="00B52C39">
        <w:rPr>
          <w:highlight w:val="white"/>
        </w:rPr>
        <w:t xml:space="preserve">               multSymbol = new Symbol(arraySymbol.Type);</w:t>
      </w:r>
    </w:p>
    <w:p w14:paraId="22E35AA5" w14:textId="77777777" w:rsidR="00B52C39" w:rsidRPr="00B52C39" w:rsidRDefault="00B52C39" w:rsidP="00B52C39">
      <w:pPr>
        <w:pStyle w:val="Code"/>
        <w:rPr>
          <w:highlight w:val="white"/>
        </w:rPr>
      </w:pPr>
      <w:r w:rsidRPr="00B52C39">
        <w:rPr>
          <w:highlight w:val="white"/>
        </w:rPr>
        <w:t xml:space="preserve">        AddMiddleCode(longList, MiddleOperator.UnsignedMultiply,</w:t>
      </w:r>
    </w:p>
    <w:p w14:paraId="07192BDC" w14:textId="77777777" w:rsidR="00B52C39" w:rsidRPr="00B52C39" w:rsidRDefault="00B52C39" w:rsidP="00B52C39">
      <w:pPr>
        <w:pStyle w:val="Code"/>
        <w:rPr>
          <w:highlight w:val="white"/>
        </w:rPr>
      </w:pPr>
      <w:r w:rsidRPr="00B52C39">
        <w:rPr>
          <w:highlight w:val="white"/>
        </w:rPr>
        <w:t xml:space="preserve">                      multSymbol, indexSymbol, sizeSymbol);</w:t>
      </w:r>
    </w:p>
    <w:p w14:paraId="6BB44813" w14:textId="77777777" w:rsidR="00B52C39" w:rsidRPr="00B52C39" w:rsidRDefault="00B52C39" w:rsidP="00B52C39">
      <w:pPr>
        <w:pStyle w:val="Code"/>
        <w:rPr>
          <w:highlight w:val="white"/>
        </w:rPr>
      </w:pPr>
      <w:r w:rsidRPr="00B52C39">
        <w:rPr>
          <w:highlight w:val="white"/>
        </w:rPr>
        <w:t xml:space="preserve">        Symbol addSymbol = new Symbol(arraySymbol.Type);</w:t>
      </w:r>
    </w:p>
    <w:p w14:paraId="7E3DE0BB" w14:textId="77777777" w:rsidR="00B52C39" w:rsidRPr="00B52C39" w:rsidRDefault="00B52C39" w:rsidP="00B52C39">
      <w:pPr>
        <w:pStyle w:val="Code"/>
        <w:rPr>
          <w:highlight w:val="white"/>
        </w:rPr>
      </w:pPr>
      <w:r w:rsidRPr="00B52C39">
        <w:rPr>
          <w:highlight w:val="white"/>
        </w:rPr>
        <w:t xml:space="preserve">        AddMiddleCode(longList, MiddleOperator.BinaryAdd,</w:t>
      </w:r>
    </w:p>
    <w:p w14:paraId="26E3726D" w14:textId="77777777" w:rsidR="00B52C39" w:rsidRPr="00B52C39" w:rsidRDefault="00B52C39" w:rsidP="00B52C39">
      <w:pPr>
        <w:pStyle w:val="Code"/>
        <w:rPr>
          <w:highlight w:val="white"/>
        </w:rPr>
      </w:pPr>
      <w:r w:rsidRPr="00B52C39">
        <w:rPr>
          <w:highlight w:val="white"/>
        </w:rPr>
        <w:t xml:space="preserve">                      addSymbol, arraySymbol, multSymbol);</w:t>
      </w:r>
    </w:p>
    <w:p w14:paraId="7EA98940" w14:textId="77777777" w:rsidR="00B52C39" w:rsidRPr="00B52C39" w:rsidRDefault="00B52C39" w:rsidP="00B52C39">
      <w:pPr>
        <w:pStyle w:val="Code"/>
        <w:rPr>
          <w:highlight w:val="white"/>
        </w:rPr>
      </w:pPr>
    </w:p>
    <w:p w14:paraId="1D816008" w14:textId="77777777" w:rsidR="00335A5A" w:rsidRDefault="00B52C39" w:rsidP="00B52C39">
      <w:pPr>
        <w:pStyle w:val="Code"/>
        <w:rPr>
          <w:highlight w:val="white"/>
        </w:rPr>
      </w:pPr>
      <w:r w:rsidRPr="00B52C39">
        <w:rPr>
          <w:highlight w:val="white"/>
        </w:rPr>
        <w:t xml:space="preserve">        Expression addExpression =</w:t>
      </w:r>
    </w:p>
    <w:p w14:paraId="49034B4B" w14:textId="1A38BF1B" w:rsidR="00B52C39" w:rsidRPr="00B52C39" w:rsidRDefault="00335A5A" w:rsidP="00B52C39">
      <w:pPr>
        <w:pStyle w:val="Code"/>
        <w:rPr>
          <w:highlight w:val="white"/>
        </w:rPr>
      </w:pPr>
      <w:r>
        <w:rPr>
          <w:highlight w:val="white"/>
        </w:rPr>
        <w:t xml:space="preserve">         </w:t>
      </w:r>
      <w:r w:rsidR="00B52C39" w:rsidRPr="00B52C39">
        <w:rPr>
          <w:highlight w:val="white"/>
        </w:rPr>
        <w:t xml:space="preserve"> new Expression(addSymbol, shortList, longList);</w:t>
      </w:r>
    </w:p>
    <w:p w14:paraId="1E6C5D95" w14:textId="77777777" w:rsidR="00B52C39" w:rsidRPr="00B52C39" w:rsidRDefault="00B52C39" w:rsidP="00B52C39">
      <w:pPr>
        <w:pStyle w:val="Code"/>
        <w:rPr>
          <w:highlight w:val="white"/>
        </w:rPr>
      </w:pPr>
      <w:r w:rsidRPr="00B52C39">
        <w:rPr>
          <w:highlight w:val="white"/>
        </w:rPr>
        <w:t xml:space="preserve">        return Dereference(addExpression, resultSymbol, 0);</w:t>
      </w:r>
    </w:p>
    <w:p w14:paraId="3E4ECEBB" w14:textId="77777777" w:rsidR="00B52C39" w:rsidRPr="00B52C39" w:rsidRDefault="00B52C39" w:rsidP="00B52C39">
      <w:pPr>
        <w:pStyle w:val="Code"/>
        <w:rPr>
          <w:highlight w:val="white"/>
        </w:rPr>
      </w:pPr>
      <w:r w:rsidRPr="00B52C39">
        <w:rPr>
          <w:highlight w:val="white"/>
        </w:rPr>
        <w:t xml:space="preserve">      }</w:t>
      </w:r>
    </w:p>
    <w:p w14:paraId="705DBF36" w14:textId="77777777" w:rsidR="00B52C39" w:rsidRPr="00B52C39" w:rsidRDefault="00B52C39" w:rsidP="00B52C39">
      <w:pPr>
        <w:pStyle w:val="Code"/>
        <w:rPr>
          <w:highlight w:val="white"/>
        </w:rPr>
      </w:pPr>
      <w:r w:rsidRPr="00B52C39">
        <w:rPr>
          <w:highlight w:val="white"/>
        </w:rPr>
        <w:t xml:space="preserve">    }</w:t>
      </w:r>
    </w:p>
    <w:p w14:paraId="577D6E4E" w14:textId="77777777" w:rsidR="00B52C39" w:rsidRPr="00B52C39" w:rsidRDefault="00B52C39" w:rsidP="00B52C39">
      <w:pPr>
        <w:pStyle w:val="Code"/>
        <w:rPr>
          <w:highlight w:val="white"/>
        </w:rPr>
      </w:pPr>
    </w:p>
    <w:p w14:paraId="4D89F28C" w14:textId="77777777" w:rsidR="005E14F0" w:rsidRDefault="00B52C39" w:rsidP="00B52C39">
      <w:pPr>
        <w:pStyle w:val="Code"/>
        <w:rPr>
          <w:highlight w:val="white"/>
        </w:rPr>
      </w:pPr>
      <w:r w:rsidRPr="00B52C39">
        <w:rPr>
          <w:highlight w:val="white"/>
        </w:rPr>
        <w:t xml:space="preserve">    private static Expression Dereference(Expression expression,</w:t>
      </w:r>
    </w:p>
    <w:p w14:paraId="01FD9190" w14:textId="66E7E273" w:rsidR="00B52C39" w:rsidRPr="00B52C39" w:rsidRDefault="005E14F0" w:rsidP="00B52C39">
      <w:pPr>
        <w:pStyle w:val="Code"/>
        <w:rPr>
          <w:highlight w:val="white"/>
        </w:rPr>
      </w:pPr>
      <w:r>
        <w:rPr>
          <w:highlight w:val="white"/>
        </w:rPr>
        <w:lastRenderedPageBreak/>
        <w:t xml:space="preserve">                                          </w:t>
      </w:r>
      <w:r w:rsidR="00B52C39" w:rsidRPr="00B52C39">
        <w:rPr>
          <w:highlight w:val="white"/>
        </w:rPr>
        <w:t>Symbol resultSymbol, int offset) {</w:t>
      </w:r>
    </w:p>
    <w:p w14:paraId="77C5F203" w14:textId="77777777" w:rsidR="00B52C39" w:rsidRPr="00B52C39" w:rsidRDefault="00B52C39" w:rsidP="00B52C39">
      <w:pPr>
        <w:pStyle w:val="Code"/>
        <w:rPr>
          <w:highlight w:val="white"/>
        </w:rPr>
      </w:pPr>
      <w:r w:rsidRPr="00B52C39">
        <w:rPr>
          <w:highlight w:val="white"/>
        </w:rPr>
        <w:t xml:space="preserve">      resultSymbol.AddressSymbol = expression.Symbol;</w:t>
      </w:r>
    </w:p>
    <w:p w14:paraId="7FE25FD7" w14:textId="77777777" w:rsidR="00B52C39" w:rsidRPr="00B52C39" w:rsidRDefault="00B52C39" w:rsidP="00B52C39">
      <w:pPr>
        <w:pStyle w:val="Code"/>
        <w:rPr>
          <w:highlight w:val="white"/>
        </w:rPr>
      </w:pPr>
      <w:r w:rsidRPr="00B52C39">
        <w:rPr>
          <w:highlight w:val="white"/>
        </w:rPr>
        <w:t xml:space="preserve">      resultSymbol.AddressOffset = offset;</w:t>
      </w:r>
    </w:p>
    <w:p w14:paraId="2A83AA87" w14:textId="77777777" w:rsidR="00B52C39" w:rsidRPr="00B52C39" w:rsidRDefault="00B52C39" w:rsidP="00B52C39">
      <w:pPr>
        <w:pStyle w:val="Code"/>
        <w:rPr>
          <w:highlight w:val="white"/>
        </w:rPr>
      </w:pPr>
      <w:r w:rsidRPr="00B52C39">
        <w:rPr>
          <w:highlight w:val="white"/>
        </w:rPr>
        <w:t xml:space="preserve">      AddMiddleCode(expression.LongList, MiddleOperator.Dereference,</w:t>
      </w:r>
    </w:p>
    <w:p w14:paraId="1831B46B" w14:textId="77777777" w:rsidR="00B52C39" w:rsidRPr="00B52C39" w:rsidRDefault="00B52C39" w:rsidP="00B52C39">
      <w:pPr>
        <w:pStyle w:val="Code"/>
        <w:rPr>
          <w:highlight w:val="white"/>
        </w:rPr>
      </w:pPr>
      <w:r w:rsidRPr="00B52C39">
        <w:rPr>
          <w:highlight w:val="white"/>
        </w:rPr>
        <w:t xml:space="preserve">                    resultSymbol, expression.Symbol, 0);</w:t>
      </w:r>
    </w:p>
    <w:p w14:paraId="45E32943" w14:textId="316AC1FE" w:rsidR="00B52C39" w:rsidRPr="00B52C39" w:rsidRDefault="00854B6E" w:rsidP="00854B6E">
      <w:pPr>
        <w:rPr>
          <w:highlight w:val="white"/>
        </w:rPr>
      </w:pPr>
      <w:r>
        <w:rPr>
          <w:highlight w:val="white"/>
        </w:rPr>
        <w:t>If the resulting expression holds floating type, we need to pop the value from the floating value stack.</w:t>
      </w:r>
    </w:p>
    <w:p w14:paraId="36B2D89D" w14:textId="77777777" w:rsidR="00B52C39" w:rsidRPr="00B52C39" w:rsidRDefault="00B52C39" w:rsidP="00B52C39">
      <w:pPr>
        <w:pStyle w:val="Code"/>
        <w:rPr>
          <w:highlight w:val="white"/>
        </w:rPr>
      </w:pPr>
      <w:r w:rsidRPr="00B52C39">
        <w:rPr>
          <w:highlight w:val="white"/>
        </w:rPr>
        <w:t xml:space="preserve">      if (resultSymbol.Type.IsFloating()) {</w:t>
      </w:r>
    </w:p>
    <w:p w14:paraId="062CE0BF" w14:textId="77777777" w:rsidR="00B52C39" w:rsidRPr="00B52C39" w:rsidRDefault="00B52C39" w:rsidP="00B52C39">
      <w:pPr>
        <w:pStyle w:val="Code"/>
        <w:rPr>
          <w:highlight w:val="white"/>
        </w:rPr>
      </w:pPr>
      <w:r w:rsidRPr="00B52C39">
        <w:rPr>
          <w:highlight w:val="white"/>
        </w:rPr>
        <w:t xml:space="preserve">        AddMiddleCode(expression.LongList, MiddleOperator.PushFloat,</w:t>
      </w:r>
    </w:p>
    <w:p w14:paraId="02B6AD79" w14:textId="77777777" w:rsidR="00B52C39" w:rsidRPr="00B52C39" w:rsidRDefault="00B52C39" w:rsidP="00B52C39">
      <w:pPr>
        <w:pStyle w:val="Code"/>
        <w:rPr>
          <w:highlight w:val="white"/>
        </w:rPr>
      </w:pPr>
      <w:r w:rsidRPr="00B52C39">
        <w:rPr>
          <w:highlight w:val="white"/>
        </w:rPr>
        <w:t xml:space="preserve">                      resultSymbol);</w:t>
      </w:r>
    </w:p>
    <w:p w14:paraId="3529A345" w14:textId="77777777" w:rsidR="00B52C39" w:rsidRPr="00B52C39" w:rsidRDefault="00B52C39" w:rsidP="00B52C39">
      <w:pPr>
        <w:pStyle w:val="Code"/>
        <w:rPr>
          <w:highlight w:val="white"/>
        </w:rPr>
      </w:pPr>
      <w:r w:rsidRPr="00B52C39">
        <w:rPr>
          <w:highlight w:val="white"/>
        </w:rPr>
        <w:t xml:space="preserve">      }</w:t>
      </w:r>
    </w:p>
    <w:p w14:paraId="19695D45" w14:textId="77777777" w:rsidR="00B52C39" w:rsidRPr="00B52C39" w:rsidRDefault="00B52C39" w:rsidP="00B52C39">
      <w:pPr>
        <w:pStyle w:val="Code"/>
        <w:rPr>
          <w:highlight w:val="white"/>
        </w:rPr>
      </w:pPr>
    </w:p>
    <w:p w14:paraId="7A2BEA51" w14:textId="77777777" w:rsidR="00B52C39" w:rsidRPr="00B52C39" w:rsidRDefault="00B52C39" w:rsidP="00B52C39">
      <w:pPr>
        <w:pStyle w:val="Code"/>
        <w:rPr>
          <w:highlight w:val="white"/>
        </w:rPr>
      </w:pPr>
      <w:r w:rsidRPr="00B52C39">
        <w:rPr>
          <w:highlight w:val="white"/>
        </w:rPr>
        <w:t xml:space="preserve">      return (new Expression(resultSymbol, expression.ShortList,</w:t>
      </w:r>
    </w:p>
    <w:p w14:paraId="01C925DB" w14:textId="77777777" w:rsidR="00B52C39" w:rsidRPr="00B52C39" w:rsidRDefault="00B52C39" w:rsidP="00B52C39">
      <w:pPr>
        <w:pStyle w:val="Code"/>
        <w:rPr>
          <w:highlight w:val="white"/>
        </w:rPr>
      </w:pPr>
      <w:r w:rsidRPr="00B52C39">
        <w:rPr>
          <w:highlight w:val="white"/>
        </w:rPr>
        <w:t xml:space="preserve">                             expression.LongList));</w:t>
      </w:r>
    </w:p>
    <w:p w14:paraId="2B0FF484" w14:textId="0E68DE67" w:rsidR="00B52C39" w:rsidRPr="00B52C39" w:rsidRDefault="00B52C39" w:rsidP="00B52C39">
      <w:pPr>
        <w:pStyle w:val="Code"/>
        <w:rPr>
          <w:highlight w:val="white"/>
        </w:rPr>
      </w:pPr>
      <w:r w:rsidRPr="00B52C39">
        <w:rPr>
          <w:highlight w:val="white"/>
        </w:rPr>
        <w:t xml:space="preserve">    }</w:t>
      </w:r>
    </w:p>
    <w:p w14:paraId="27E5C6F1" w14:textId="77777777" w:rsidR="005E30A8" w:rsidRPr="005E30A8" w:rsidRDefault="005E30A8" w:rsidP="005E30A8">
      <w:pPr>
        <w:pStyle w:val="Rubrik3"/>
        <w:numPr>
          <w:ilvl w:val="2"/>
          <w:numId w:val="131"/>
        </w:numPr>
        <w:rPr>
          <w:highlight w:val="white"/>
        </w:rPr>
      </w:pPr>
      <w:r w:rsidRPr="005E30A8">
        <w:rPr>
          <w:highlight w:val="white"/>
        </w:rPr>
        <w:t>Dot Expression</w:t>
      </w:r>
    </w:p>
    <w:p w14:paraId="350DC984" w14:textId="77777777" w:rsidR="005E30A8" w:rsidRDefault="005E30A8" w:rsidP="005E30A8">
      <w:pPr>
        <w:pStyle w:val="CodeHeader"/>
      </w:pPr>
      <w:r>
        <w:t>MainParser.gppg</w:t>
      </w:r>
    </w:p>
    <w:p w14:paraId="6CF8AF1B" w14:textId="77777777" w:rsidR="005E30A8" w:rsidRPr="006A64EC" w:rsidRDefault="005E30A8" w:rsidP="005E30A8">
      <w:pPr>
        <w:pStyle w:val="Code"/>
        <w:rPr>
          <w:highlight w:val="white"/>
        </w:rPr>
      </w:pPr>
      <w:r w:rsidRPr="006A64EC">
        <w:rPr>
          <w:highlight w:val="white"/>
        </w:rPr>
        <w:t>postfix_expression:</w:t>
      </w:r>
    </w:p>
    <w:p w14:paraId="1B629D11" w14:textId="77777777" w:rsidR="005E30A8" w:rsidRDefault="005E30A8" w:rsidP="005E30A8">
      <w:pPr>
        <w:pStyle w:val="Code"/>
        <w:rPr>
          <w:highlight w:val="white"/>
          <w:lang w:val="sv-SE"/>
        </w:rPr>
      </w:pPr>
      <w:r>
        <w:rPr>
          <w:highlight w:val="white"/>
          <w:lang w:val="sv-SE"/>
        </w:rPr>
        <w:t xml:space="preserve">    postfix_expression DOT NAME {</w:t>
      </w:r>
    </w:p>
    <w:p w14:paraId="31304B33" w14:textId="77777777" w:rsidR="005E30A8" w:rsidRDefault="005E30A8" w:rsidP="005E30A8">
      <w:pPr>
        <w:pStyle w:val="Code"/>
        <w:rPr>
          <w:highlight w:val="white"/>
          <w:lang w:val="sv-SE"/>
        </w:rPr>
      </w:pPr>
      <w:r>
        <w:rPr>
          <w:highlight w:val="white"/>
          <w:lang w:val="sv-SE"/>
        </w:rPr>
        <w:t xml:space="preserve">      $$ = MiddleCodeGenerator.DotExpression($1, $3);</w:t>
      </w:r>
    </w:p>
    <w:p w14:paraId="24C1BBF2" w14:textId="77777777" w:rsidR="005E30A8" w:rsidRDefault="005E30A8" w:rsidP="005E30A8">
      <w:pPr>
        <w:pStyle w:val="Code"/>
        <w:rPr>
          <w:highlight w:val="white"/>
          <w:lang w:val="sv-SE"/>
        </w:rPr>
      </w:pPr>
      <w:r>
        <w:rPr>
          <w:highlight w:val="white"/>
          <w:lang w:val="sv-SE"/>
        </w:rPr>
        <w:t xml:space="preserve">    };</w:t>
      </w:r>
    </w:p>
    <w:p w14:paraId="3753F347" w14:textId="77777777" w:rsidR="005E30A8" w:rsidRDefault="005E30A8" w:rsidP="005E30A8">
      <w:pPr>
        <w:pStyle w:val="CodeHeader"/>
      </w:pPr>
      <w:r>
        <w:t>MiddleCodeGenerator.cs</w:t>
      </w:r>
    </w:p>
    <w:p w14:paraId="2AA8C5C2" w14:textId="77777777" w:rsidR="005E30A8" w:rsidRPr="006A0719" w:rsidRDefault="005E30A8" w:rsidP="005E30A8">
      <w:pPr>
        <w:pStyle w:val="Code"/>
        <w:rPr>
          <w:highlight w:val="white"/>
        </w:rPr>
      </w:pPr>
      <w:r w:rsidRPr="006A0719">
        <w:rPr>
          <w:highlight w:val="white"/>
        </w:rPr>
        <w:t xml:space="preserve">    public static Expression DotExpression(Expression expression,</w:t>
      </w:r>
    </w:p>
    <w:p w14:paraId="27B76A96" w14:textId="77777777" w:rsidR="005E30A8" w:rsidRPr="006A0719" w:rsidRDefault="005E30A8" w:rsidP="005E30A8">
      <w:pPr>
        <w:pStyle w:val="Code"/>
        <w:rPr>
          <w:highlight w:val="white"/>
        </w:rPr>
      </w:pPr>
      <w:r w:rsidRPr="006A0719">
        <w:rPr>
          <w:highlight w:val="white"/>
        </w:rPr>
        <w:t xml:space="preserve">                                           string memberName) {</w:t>
      </w:r>
    </w:p>
    <w:p w14:paraId="4280BE6E" w14:textId="77777777" w:rsidR="005E30A8" w:rsidRPr="006A0719" w:rsidRDefault="005E30A8" w:rsidP="005E30A8">
      <w:pPr>
        <w:pStyle w:val="Code"/>
        <w:rPr>
          <w:highlight w:val="white"/>
        </w:rPr>
      </w:pPr>
      <w:r w:rsidRPr="006A0719">
        <w:rPr>
          <w:highlight w:val="white"/>
        </w:rPr>
        <w:t xml:space="preserve">      Symbol parentSymbol = expression.Symbol;</w:t>
      </w:r>
    </w:p>
    <w:p w14:paraId="601655CE" w14:textId="77777777" w:rsidR="005E30A8" w:rsidRPr="006A0719" w:rsidRDefault="005E30A8" w:rsidP="005E30A8">
      <w:pPr>
        <w:pStyle w:val="Code"/>
        <w:rPr>
          <w:highlight w:val="white"/>
        </w:rPr>
      </w:pPr>
      <w:r w:rsidRPr="006A0719">
        <w:rPr>
          <w:highlight w:val="white"/>
        </w:rPr>
        <w:t xml:space="preserve">      Assert.Error(parentSymbol.Type.IsStructOrUnion(), expression,</w:t>
      </w:r>
    </w:p>
    <w:p w14:paraId="53E6A37D" w14:textId="77777777" w:rsidR="005E30A8" w:rsidRPr="006A0719" w:rsidRDefault="005E30A8" w:rsidP="005E30A8">
      <w:pPr>
        <w:pStyle w:val="Code"/>
        <w:rPr>
          <w:highlight w:val="white"/>
        </w:rPr>
      </w:pPr>
      <w:r w:rsidRPr="006A0719">
        <w:rPr>
          <w:highlight w:val="white"/>
        </w:rPr>
        <w:t xml:space="preserve">                   Message.Not_a_struct_or_union_in_dot_expression);</w:t>
      </w:r>
    </w:p>
    <w:p w14:paraId="521AE294" w14:textId="77777777" w:rsidR="005E30A8" w:rsidRPr="006A0719" w:rsidRDefault="005E30A8" w:rsidP="005E30A8">
      <w:pPr>
        <w:pStyle w:val="Code"/>
        <w:rPr>
          <w:highlight w:val="white"/>
        </w:rPr>
      </w:pPr>
    </w:p>
    <w:p w14:paraId="6C731E61" w14:textId="77777777" w:rsidR="005E30A8" w:rsidRPr="006A0719" w:rsidRDefault="005E30A8" w:rsidP="005E30A8">
      <w:pPr>
        <w:pStyle w:val="Code"/>
        <w:rPr>
          <w:highlight w:val="white"/>
        </w:rPr>
      </w:pPr>
      <w:r w:rsidRPr="006A0719">
        <w:rPr>
          <w:highlight w:val="white"/>
        </w:rPr>
        <w:t xml:space="preserve">      Symbol memberSymbol = parentSymbol.Type.MemberMap[memberName];</w:t>
      </w:r>
    </w:p>
    <w:p w14:paraId="17616E8B" w14:textId="77777777" w:rsidR="005E30A8" w:rsidRPr="006A0719" w:rsidRDefault="005E30A8" w:rsidP="005E30A8">
      <w:pPr>
        <w:pStyle w:val="Code"/>
        <w:rPr>
          <w:highlight w:val="white"/>
        </w:rPr>
      </w:pPr>
      <w:r w:rsidRPr="006A0719">
        <w:rPr>
          <w:highlight w:val="white"/>
        </w:rPr>
        <w:t xml:space="preserve">      Assert.Error(memberSymbol != null, memberName,</w:t>
      </w:r>
    </w:p>
    <w:p w14:paraId="0FDA955A" w14:textId="77777777" w:rsidR="005E30A8" w:rsidRPr="006A0719" w:rsidRDefault="005E30A8" w:rsidP="005E30A8">
      <w:pPr>
        <w:pStyle w:val="Code"/>
        <w:rPr>
          <w:highlight w:val="white"/>
        </w:rPr>
      </w:pPr>
      <w:r w:rsidRPr="006A0719">
        <w:rPr>
          <w:highlight w:val="white"/>
        </w:rPr>
        <w:t xml:space="preserve">                   Message.Unknown_member_in_dot_expression);</w:t>
      </w:r>
    </w:p>
    <w:p w14:paraId="4FA062C7" w14:textId="77777777" w:rsidR="005E30A8" w:rsidRPr="006A0719" w:rsidRDefault="005E30A8" w:rsidP="005E30A8">
      <w:pPr>
        <w:pStyle w:val="Code"/>
        <w:rPr>
          <w:highlight w:val="white"/>
        </w:rPr>
      </w:pPr>
    </w:p>
    <w:p w14:paraId="56FA5843" w14:textId="77777777" w:rsidR="005E30A8" w:rsidRPr="006A0719" w:rsidRDefault="005E30A8" w:rsidP="005E30A8">
      <w:pPr>
        <w:pStyle w:val="Code"/>
        <w:rPr>
          <w:highlight w:val="white"/>
        </w:rPr>
      </w:pPr>
    </w:p>
    <w:p w14:paraId="5D18F8BA" w14:textId="77777777" w:rsidR="005E30A8" w:rsidRPr="006A0719" w:rsidRDefault="005E30A8" w:rsidP="005E30A8">
      <w:pPr>
        <w:pStyle w:val="Code"/>
        <w:rPr>
          <w:highlight w:val="white"/>
        </w:rPr>
      </w:pPr>
      <w:r w:rsidRPr="006A0719">
        <w:rPr>
          <w:highlight w:val="white"/>
        </w:rPr>
        <w:t xml:space="preserve">      Symbol resultSymbol;</w:t>
      </w:r>
    </w:p>
    <w:p w14:paraId="220AD11D" w14:textId="77777777" w:rsidR="005E30A8" w:rsidRPr="006A0719" w:rsidRDefault="005E30A8" w:rsidP="005E30A8">
      <w:pPr>
        <w:pStyle w:val="Code"/>
        <w:rPr>
          <w:highlight w:val="white"/>
        </w:rPr>
      </w:pPr>
      <w:r w:rsidRPr="006A0719">
        <w:rPr>
          <w:highlight w:val="white"/>
        </w:rPr>
        <w:t xml:space="preserve">      if (parentSymbol.AddressSymbol != null) {</w:t>
      </w:r>
    </w:p>
    <w:p w14:paraId="1404FB56" w14:textId="77777777" w:rsidR="005E30A8" w:rsidRPr="006A0719" w:rsidRDefault="005E30A8" w:rsidP="005E30A8">
      <w:pPr>
        <w:pStyle w:val="Code"/>
        <w:rPr>
          <w:highlight w:val="white"/>
        </w:rPr>
      </w:pPr>
      <w:r w:rsidRPr="006A0719">
        <w:rPr>
          <w:highlight w:val="white"/>
        </w:rPr>
        <w:t xml:space="preserve">        string name = parentSymbol.Name + "." + memberSymbol.Name +</w:t>
      </w:r>
    </w:p>
    <w:p w14:paraId="1E2AD5C1" w14:textId="77777777" w:rsidR="005E30A8" w:rsidRPr="006A0719" w:rsidRDefault="005E30A8" w:rsidP="005E30A8">
      <w:pPr>
        <w:pStyle w:val="Code"/>
        <w:rPr>
          <w:highlight w:val="white"/>
        </w:rPr>
      </w:pPr>
      <w:r w:rsidRPr="006A0719">
        <w:rPr>
          <w:highlight w:val="white"/>
        </w:rPr>
        <w:t xml:space="preserve">                      Symbol.SeparatorId + memberSymbol.Offset;</w:t>
      </w:r>
    </w:p>
    <w:p w14:paraId="6C5719D6" w14:textId="77777777" w:rsidR="005E30A8" w:rsidRDefault="005E30A8" w:rsidP="005E30A8">
      <w:pPr>
        <w:pStyle w:val="Code"/>
        <w:rPr>
          <w:highlight w:val="white"/>
        </w:rPr>
      </w:pPr>
      <w:r w:rsidRPr="006A0719">
        <w:rPr>
          <w:highlight w:val="white"/>
        </w:rPr>
        <w:t xml:space="preserve">        resultSymbol = new Symbol(name, parentSymbol.ExternalLinkage,</w:t>
      </w:r>
    </w:p>
    <w:p w14:paraId="648726F1" w14:textId="77777777" w:rsidR="005E30A8" w:rsidRDefault="005E30A8" w:rsidP="005E30A8">
      <w:pPr>
        <w:pStyle w:val="Code"/>
        <w:rPr>
          <w:highlight w:val="white"/>
        </w:rPr>
      </w:pPr>
      <w:r>
        <w:rPr>
          <w:highlight w:val="white"/>
        </w:rPr>
        <w:t xml:space="preserve">                                 </w:t>
      </w:r>
      <w:r w:rsidRPr="006A0719">
        <w:rPr>
          <w:highlight w:val="white"/>
        </w:rPr>
        <w:t xml:space="preserve"> parentSymbol.Storage, memberSymbol.Type,</w:t>
      </w:r>
    </w:p>
    <w:p w14:paraId="2FEDE3AA" w14:textId="77777777" w:rsidR="005E30A8" w:rsidRPr="006A0719" w:rsidRDefault="005E30A8" w:rsidP="005E30A8">
      <w:pPr>
        <w:pStyle w:val="Code"/>
        <w:rPr>
          <w:highlight w:val="white"/>
        </w:rPr>
      </w:pPr>
      <w:r>
        <w:rPr>
          <w:highlight w:val="white"/>
        </w:rPr>
        <w:t xml:space="preserve">                                 </w:t>
      </w:r>
      <w:r w:rsidRPr="006A0719">
        <w:rPr>
          <w:highlight w:val="white"/>
        </w:rPr>
        <w:t xml:space="preserve"> parentSymbol.IsParameter());</w:t>
      </w:r>
    </w:p>
    <w:p w14:paraId="5443AAC0" w14:textId="77777777" w:rsidR="005E30A8" w:rsidRPr="006A0719" w:rsidRDefault="005E30A8" w:rsidP="005E30A8">
      <w:pPr>
        <w:pStyle w:val="Code"/>
        <w:rPr>
          <w:highlight w:val="white"/>
        </w:rPr>
      </w:pPr>
      <w:r w:rsidRPr="006A0719">
        <w:rPr>
          <w:highlight w:val="white"/>
        </w:rPr>
        <w:t xml:space="preserve">        resultSymbol.UniqueName = parentSymbol.UniqueName;</w:t>
      </w:r>
    </w:p>
    <w:p w14:paraId="42FA7838" w14:textId="77777777" w:rsidR="005E30A8" w:rsidRPr="006A0719" w:rsidRDefault="005E30A8" w:rsidP="005E30A8">
      <w:pPr>
        <w:pStyle w:val="Code"/>
        <w:rPr>
          <w:highlight w:val="white"/>
        </w:rPr>
      </w:pPr>
      <w:r w:rsidRPr="006A0719">
        <w:rPr>
          <w:highlight w:val="white"/>
        </w:rPr>
        <w:t xml:space="preserve">        resultSymbol.AddressSymbol = parentSymbol.AddressSymbol;</w:t>
      </w:r>
    </w:p>
    <w:p w14:paraId="1DE2C879" w14:textId="77777777" w:rsidR="005E30A8" w:rsidRPr="006A0719" w:rsidRDefault="005E30A8" w:rsidP="005E30A8">
      <w:pPr>
        <w:pStyle w:val="Code"/>
        <w:rPr>
          <w:highlight w:val="white"/>
        </w:rPr>
      </w:pPr>
      <w:r w:rsidRPr="006A0719">
        <w:rPr>
          <w:highlight w:val="white"/>
        </w:rPr>
        <w:t xml:space="preserve">        resultSymbol.AddressOffset = parentSymbol.AddressOffset;</w:t>
      </w:r>
    </w:p>
    <w:p w14:paraId="2031926A" w14:textId="77777777" w:rsidR="005E30A8" w:rsidRPr="006A0719" w:rsidRDefault="005E30A8" w:rsidP="005E30A8">
      <w:pPr>
        <w:pStyle w:val="Code"/>
        <w:rPr>
          <w:highlight w:val="white"/>
        </w:rPr>
      </w:pPr>
      <w:r w:rsidRPr="006A0719">
        <w:rPr>
          <w:highlight w:val="white"/>
        </w:rPr>
        <w:t xml:space="preserve">        resultSymbol.Offset = parentSymbol.Offset + memberSymbol.Offset;</w:t>
      </w:r>
    </w:p>
    <w:p w14:paraId="28CAB8C9" w14:textId="77777777" w:rsidR="005E30A8" w:rsidRPr="006A0719" w:rsidRDefault="005E30A8" w:rsidP="005E30A8">
      <w:pPr>
        <w:pStyle w:val="Code"/>
        <w:rPr>
          <w:highlight w:val="white"/>
        </w:rPr>
      </w:pPr>
      <w:r w:rsidRPr="006A0719">
        <w:rPr>
          <w:highlight w:val="white"/>
        </w:rPr>
        <w:t xml:space="preserve">        resultSymbol.Assignable = !parentSymbol.Type.IsConstant &amp;&amp;</w:t>
      </w:r>
    </w:p>
    <w:p w14:paraId="041FCD6A" w14:textId="77777777" w:rsidR="005E30A8" w:rsidRPr="006A0719" w:rsidRDefault="005E30A8" w:rsidP="005E30A8">
      <w:pPr>
        <w:pStyle w:val="Code"/>
        <w:rPr>
          <w:highlight w:val="white"/>
        </w:rPr>
      </w:pPr>
      <w:r w:rsidRPr="006A0719">
        <w:rPr>
          <w:highlight w:val="white"/>
        </w:rPr>
        <w:t xml:space="preserve">                                  !memberSymbol.Type.IsConstantRecursive() &amp;&amp;</w:t>
      </w:r>
    </w:p>
    <w:p w14:paraId="53181F8B" w14:textId="77777777" w:rsidR="005E30A8" w:rsidRPr="006A0719" w:rsidRDefault="005E30A8" w:rsidP="005E30A8">
      <w:pPr>
        <w:pStyle w:val="Code"/>
        <w:rPr>
          <w:highlight w:val="white"/>
        </w:rPr>
      </w:pPr>
      <w:r w:rsidRPr="006A0719">
        <w:rPr>
          <w:highlight w:val="white"/>
        </w:rPr>
        <w:t xml:space="preserve">                                  !memberSymbol.Type.IsArrayOrFunction();</w:t>
      </w:r>
    </w:p>
    <w:p w14:paraId="5F7EEEA3" w14:textId="77777777" w:rsidR="005E30A8" w:rsidRPr="006A0719" w:rsidRDefault="005E30A8" w:rsidP="005E30A8">
      <w:pPr>
        <w:pStyle w:val="Code"/>
        <w:rPr>
          <w:highlight w:val="white"/>
        </w:rPr>
      </w:pPr>
      <w:r w:rsidRPr="006A0719">
        <w:rPr>
          <w:highlight w:val="white"/>
        </w:rPr>
        <w:t xml:space="preserve">        resultSymbol.Addressable = !parentSymbol.IsRegister() &amp;&amp;</w:t>
      </w:r>
    </w:p>
    <w:p w14:paraId="2395C692" w14:textId="77777777" w:rsidR="005E30A8" w:rsidRPr="006A0719" w:rsidRDefault="005E30A8" w:rsidP="005E30A8">
      <w:pPr>
        <w:pStyle w:val="Code"/>
        <w:rPr>
          <w:highlight w:val="white"/>
        </w:rPr>
      </w:pPr>
      <w:r w:rsidRPr="006A0719">
        <w:rPr>
          <w:highlight w:val="white"/>
        </w:rPr>
        <w:t xml:space="preserve">                                   !memberSymbol.Type.IsBitfield();</w:t>
      </w:r>
    </w:p>
    <w:p w14:paraId="43EFA355" w14:textId="77777777" w:rsidR="005E30A8" w:rsidRPr="006A0719" w:rsidRDefault="005E30A8" w:rsidP="005E30A8">
      <w:pPr>
        <w:pStyle w:val="Code"/>
        <w:rPr>
          <w:highlight w:val="white"/>
        </w:rPr>
      </w:pPr>
      <w:r w:rsidRPr="006A0719">
        <w:rPr>
          <w:highlight w:val="white"/>
        </w:rPr>
        <w:t xml:space="preserve">      }</w:t>
      </w:r>
    </w:p>
    <w:p w14:paraId="5B59DAFB" w14:textId="77777777" w:rsidR="005E30A8" w:rsidRPr="006A0719" w:rsidRDefault="005E30A8" w:rsidP="005E30A8">
      <w:pPr>
        <w:pStyle w:val="Code"/>
        <w:rPr>
          <w:highlight w:val="white"/>
        </w:rPr>
      </w:pPr>
      <w:r w:rsidRPr="006A0719">
        <w:rPr>
          <w:highlight w:val="white"/>
        </w:rPr>
        <w:t xml:space="preserve">      else {</w:t>
      </w:r>
    </w:p>
    <w:p w14:paraId="2132A6A1" w14:textId="77777777" w:rsidR="005E30A8" w:rsidRPr="006A0719" w:rsidRDefault="005E30A8" w:rsidP="005E30A8">
      <w:pPr>
        <w:pStyle w:val="Code"/>
        <w:rPr>
          <w:highlight w:val="white"/>
        </w:rPr>
      </w:pPr>
      <w:r w:rsidRPr="006A0719">
        <w:rPr>
          <w:highlight w:val="white"/>
        </w:rPr>
        <w:t xml:space="preserve">        bool assignable = !parentSymbol.Type.IsConstant &amp;&amp;</w:t>
      </w:r>
    </w:p>
    <w:p w14:paraId="2F2F20FE" w14:textId="77777777" w:rsidR="005E30A8" w:rsidRPr="006A0719" w:rsidRDefault="005E30A8" w:rsidP="005E30A8">
      <w:pPr>
        <w:pStyle w:val="Code"/>
        <w:rPr>
          <w:highlight w:val="white"/>
        </w:rPr>
      </w:pPr>
      <w:r w:rsidRPr="006A0719">
        <w:rPr>
          <w:highlight w:val="white"/>
        </w:rPr>
        <w:t xml:space="preserve">                          !memberSymbol.Type.IsConstantRecursive() &amp;&amp;</w:t>
      </w:r>
    </w:p>
    <w:p w14:paraId="3E117416" w14:textId="77777777" w:rsidR="005E30A8" w:rsidRPr="006A0719" w:rsidRDefault="005E30A8" w:rsidP="005E30A8">
      <w:pPr>
        <w:pStyle w:val="Code"/>
        <w:rPr>
          <w:highlight w:val="white"/>
        </w:rPr>
      </w:pPr>
      <w:r w:rsidRPr="006A0719">
        <w:rPr>
          <w:highlight w:val="white"/>
        </w:rPr>
        <w:t xml:space="preserve">                          !memberSymbol.Type.IsArrayOrFunction(),</w:t>
      </w:r>
    </w:p>
    <w:p w14:paraId="3E9F323B" w14:textId="77777777" w:rsidR="005E30A8" w:rsidRPr="006A0719" w:rsidRDefault="005E30A8" w:rsidP="005E30A8">
      <w:pPr>
        <w:pStyle w:val="Code"/>
        <w:rPr>
          <w:highlight w:val="white"/>
        </w:rPr>
      </w:pPr>
      <w:r w:rsidRPr="006A0719">
        <w:rPr>
          <w:highlight w:val="white"/>
        </w:rPr>
        <w:lastRenderedPageBreak/>
        <w:t xml:space="preserve">             addressable = !parentSymbol.IsRegister() &amp;&amp;</w:t>
      </w:r>
    </w:p>
    <w:p w14:paraId="7C56CAC9" w14:textId="77777777" w:rsidR="005E30A8" w:rsidRPr="006A0719" w:rsidRDefault="005E30A8" w:rsidP="005E30A8">
      <w:pPr>
        <w:pStyle w:val="Code"/>
        <w:rPr>
          <w:highlight w:val="white"/>
        </w:rPr>
      </w:pPr>
      <w:r w:rsidRPr="006A0719">
        <w:rPr>
          <w:highlight w:val="white"/>
        </w:rPr>
        <w:t xml:space="preserve">                           !memberSymbol.Type.IsBitfield();</w:t>
      </w:r>
    </w:p>
    <w:p w14:paraId="28AE7A8E" w14:textId="77777777" w:rsidR="005E30A8" w:rsidRPr="006A0719" w:rsidRDefault="005E30A8" w:rsidP="005E30A8">
      <w:pPr>
        <w:pStyle w:val="Code"/>
        <w:rPr>
          <w:highlight w:val="white"/>
        </w:rPr>
      </w:pPr>
      <w:r w:rsidRPr="006A0719">
        <w:rPr>
          <w:highlight w:val="white"/>
        </w:rPr>
        <w:t xml:space="preserve">        resultSymbol = new Symbol(memberSymbol.Type, assignable, addressable);</w:t>
      </w:r>
    </w:p>
    <w:p w14:paraId="48A0650A" w14:textId="77777777" w:rsidR="005E30A8" w:rsidRPr="006A0719" w:rsidRDefault="005E30A8" w:rsidP="005E30A8">
      <w:pPr>
        <w:pStyle w:val="Code"/>
        <w:rPr>
          <w:highlight w:val="white"/>
        </w:rPr>
      </w:pPr>
      <w:r w:rsidRPr="006A0719">
        <w:rPr>
          <w:highlight w:val="white"/>
        </w:rPr>
        <w:t xml:space="preserve">        resultSymbol.Name = parentSymbol.Name + Symbol.SeparatorId +</w:t>
      </w:r>
    </w:p>
    <w:p w14:paraId="4C51071A" w14:textId="77777777" w:rsidR="005E30A8" w:rsidRPr="006A0719" w:rsidRDefault="005E30A8" w:rsidP="005E30A8">
      <w:pPr>
        <w:pStyle w:val="Code"/>
        <w:rPr>
          <w:highlight w:val="white"/>
        </w:rPr>
      </w:pPr>
      <w:r w:rsidRPr="006A0719">
        <w:rPr>
          <w:highlight w:val="white"/>
        </w:rPr>
        <w:t xml:space="preserve">                            memberName;</w:t>
      </w:r>
    </w:p>
    <w:p w14:paraId="5B8A3B72" w14:textId="77777777" w:rsidR="005E30A8" w:rsidRPr="006A0719" w:rsidRDefault="005E30A8" w:rsidP="005E30A8">
      <w:pPr>
        <w:pStyle w:val="Code"/>
        <w:rPr>
          <w:highlight w:val="white"/>
        </w:rPr>
      </w:pPr>
      <w:r w:rsidRPr="006A0719">
        <w:rPr>
          <w:highlight w:val="white"/>
        </w:rPr>
        <w:t xml:space="preserve">        resultSymbol.UniqueName = parentSymbol.UniqueName;</w:t>
      </w:r>
    </w:p>
    <w:p w14:paraId="61177DCC" w14:textId="77777777" w:rsidR="005E30A8" w:rsidRPr="006A0719" w:rsidRDefault="005E30A8" w:rsidP="005E30A8">
      <w:pPr>
        <w:pStyle w:val="Code"/>
        <w:rPr>
          <w:highlight w:val="white"/>
        </w:rPr>
      </w:pPr>
      <w:r w:rsidRPr="006A0719">
        <w:rPr>
          <w:highlight w:val="white"/>
        </w:rPr>
        <w:t xml:space="preserve">        resultSymbol.Storage = parentSymbol.Storage;</w:t>
      </w:r>
    </w:p>
    <w:p w14:paraId="5D41DED6" w14:textId="77777777" w:rsidR="005E30A8" w:rsidRPr="006A0719" w:rsidRDefault="005E30A8" w:rsidP="005E30A8">
      <w:pPr>
        <w:pStyle w:val="Code"/>
        <w:rPr>
          <w:highlight w:val="white"/>
        </w:rPr>
      </w:pPr>
      <w:r w:rsidRPr="006A0719">
        <w:rPr>
          <w:highlight w:val="white"/>
        </w:rPr>
        <w:t xml:space="preserve">        resultSymbol.Offset = parentSymbol.Offset + memberSymbol.Offset;</w:t>
      </w:r>
    </w:p>
    <w:p w14:paraId="430EAEE1" w14:textId="77777777" w:rsidR="005E30A8" w:rsidRPr="006A0719" w:rsidRDefault="005E30A8" w:rsidP="005E30A8">
      <w:pPr>
        <w:pStyle w:val="Code"/>
        <w:rPr>
          <w:highlight w:val="white"/>
        </w:rPr>
      </w:pPr>
      <w:r w:rsidRPr="006A0719">
        <w:rPr>
          <w:highlight w:val="white"/>
        </w:rPr>
        <w:t xml:space="preserve">      }</w:t>
      </w:r>
    </w:p>
    <w:p w14:paraId="2557C03C" w14:textId="77777777" w:rsidR="005E30A8" w:rsidRPr="006A0719" w:rsidRDefault="005E30A8" w:rsidP="005E30A8">
      <w:pPr>
        <w:pStyle w:val="Code"/>
        <w:rPr>
          <w:highlight w:val="white"/>
        </w:rPr>
      </w:pPr>
    </w:p>
    <w:p w14:paraId="3276971D" w14:textId="77777777" w:rsidR="005E30A8" w:rsidRPr="006A0719" w:rsidRDefault="005E30A8" w:rsidP="005E30A8">
      <w:pPr>
        <w:pStyle w:val="Code"/>
        <w:rPr>
          <w:highlight w:val="white"/>
        </w:rPr>
      </w:pPr>
      <w:r w:rsidRPr="006A0719">
        <w:rPr>
          <w:highlight w:val="white"/>
        </w:rPr>
        <w:t xml:space="preserve">      return (new Expression(resultSymbol, expression.ShortList,</w:t>
      </w:r>
    </w:p>
    <w:p w14:paraId="0A8FFACC" w14:textId="77777777" w:rsidR="005E30A8" w:rsidRPr="006A0719" w:rsidRDefault="005E30A8" w:rsidP="005E30A8">
      <w:pPr>
        <w:pStyle w:val="Code"/>
        <w:rPr>
          <w:highlight w:val="white"/>
        </w:rPr>
      </w:pPr>
      <w:r w:rsidRPr="006A0719">
        <w:rPr>
          <w:highlight w:val="white"/>
        </w:rPr>
        <w:t xml:space="preserve">                             expression.LongList));</w:t>
      </w:r>
    </w:p>
    <w:p w14:paraId="50950D9E" w14:textId="77777777" w:rsidR="005E30A8" w:rsidRPr="006A0719" w:rsidRDefault="005E30A8" w:rsidP="005E30A8">
      <w:pPr>
        <w:pStyle w:val="Code"/>
        <w:rPr>
          <w:highlight w:val="white"/>
        </w:rPr>
      </w:pPr>
      <w:r w:rsidRPr="006A0719">
        <w:rPr>
          <w:highlight w:val="white"/>
        </w:rPr>
        <w:t xml:space="preserve">    }</w:t>
      </w:r>
    </w:p>
    <w:p w14:paraId="75867BA9" w14:textId="55C7F4A1" w:rsidR="008B4B14" w:rsidRPr="00D447D0" w:rsidRDefault="008B4B14" w:rsidP="008B4B14">
      <w:pPr>
        <w:pStyle w:val="Rubrik3"/>
        <w:rPr>
          <w:highlight w:val="white"/>
        </w:rPr>
      </w:pPr>
      <w:r>
        <w:rPr>
          <w:highlight w:val="white"/>
        </w:rPr>
        <w:t>Function Call Expression</w:t>
      </w:r>
    </w:p>
    <w:p w14:paraId="4874C9CA" w14:textId="77777777" w:rsidR="008245F5" w:rsidRDefault="008245F5" w:rsidP="008245F5">
      <w:pPr>
        <w:pStyle w:val="CodeHeader"/>
      </w:pPr>
      <w:r>
        <w:t>MainParser.gppg</w:t>
      </w:r>
    </w:p>
    <w:p w14:paraId="436E2113" w14:textId="77777777" w:rsidR="008245F5" w:rsidRPr="006A64EC" w:rsidRDefault="008245F5" w:rsidP="008245F5">
      <w:pPr>
        <w:pStyle w:val="Code"/>
        <w:rPr>
          <w:highlight w:val="white"/>
        </w:rPr>
      </w:pPr>
      <w:r w:rsidRPr="006A64EC">
        <w:rPr>
          <w:highlight w:val="white"/>
        </w:rPr>
        <w:t>postfix_expression:</w:t>
      </w:r>
    </w:p>
    <w:p w14:paraId="37A44ACD" w14:textId="54BEE984" w:rsidR="00015F9F" w:rsidRPr="00015F9F" w:rsidRDefault="00015F9F" w:rsidP="00015F9F">
      <w:pPr>
        <w:pStyle w:val="Code"/>
        <w:rPr>
          <w:highlight w:val="white"/>
        </w:rPr>
      </w:pPr>
      <w:r w:rsidRPr="00015F9F">
        <w:rPr>
          <w:highlight w:val="white"/>
        </w:rPr>
        <w:t xml:space="preserve">  </w:t>
      </w:r>
      <w:r>
        <w:rPr>
          <w:highlight w:val="white"/>
        </w:rPr>
        <w:t xml:space="preserve"> </w:t>
      </w:r>
      <w:r w:rsidRPr="00015F9F">
        <w:rPr>
          <w:highlight w:val="white"/>
        </w:rPr>
        <w:t xml:space="preserve"> postfix_expression {</w:t>
      </w:r>
    </w:p>
    <w:p w14:paraId="34D66E18" w14:textId="582C0FD9" w:rsidR="00015F9F" w:rsidRPr="00015F9F" w:rsidRDefault="00015F9F" w:rsidP="00015F9F">
      <w:pPr>
        <w:pStyle w:val="Code"/>
        <w:rPr>
          <w:highlight w:val="white"/>
        </w:rPr>
      </w:pPr>
      <w:r w:rsidRPr="00015F9F">
        <w:rPr>
          <w:highlight w:val="white"/>
        </w:rPr>
        <w:t xml:space="preserve">      MiddleCodeGenerator.</w:t>
      </w:r>
      <w:r w:rsidR="0043182A">
        <w:rPr>
          <w:highlight w:val="white"/>
        </w:rPr>
        <w:t>FunctionPreCall</w:t>
      </w:r>
      <w:r w:rsidRPr="00015F9F">
        <w:rPr>
          <w:highlight w:val="white"/>
        </w:rPr>
        <w:t>($1);</w:t>
      </w:r>
    </w:p>
    <w:p w14:paraId="214A5D78" w14:textId="77777777" w:rsidR="00015F9F" w:rsidRPr="00015F9F" w:rsidRDefault="00015F9F" w:rsidP="00015F9F">
      <w:pPr>
        <w:pStyle w:val="Code"/>
        <w:rPr>
          <w:highlight w:val="white"/>
        </w:rPr>
      </w:pPr>
      <w:r w:rsidRPr="00015F9F">
        <w:rPr>
          <w:highlight w:val="white"/>
        </w:rPr>
        <w:t xml:space="preserve">    }</w:t>
      </w:r>
    </w:p>
    <w:p w14:paraId="3CF09AC3" w14:textId="77777777" w:rsidR="00015F9F" w:rsidRPr="00015F9F" w:rsidRDefault="00015F9F" w:rsidP="00015F9F">
      <w:pPr>
        <w:pStyle w:val="Code"/>
        <w:rPr>
          <w:highlight w:val="white"/>
        </w:rPr>
      </w:pPr>
      <w:r w:rsidRPr="00015F9F">
        <w:rPr>
          <w:highlight w:val="white"/>
        </w:rPr>
        <w:t xml:space="preserve">    LEFT_PARENTHESIS optional_argument_expression_list RIGHT_PARENTHESIS {</w:t>
      </w:r>
    </w:p>
    <w:p w14:paraId="756E0055" w14:textId="77777777" w:rsidR="00015F9F" w:rsidRPr="00015F9F" w:rsidRDefault="00015F9F" w:rsidP="00015F9F">
      <w:pPr>
        <w:pStyle w:val="Code"/>
        <w:rPr>
          <w:highlight w:val="white"/>
        </w:rPr>
      </w:pPr>
      <w:r w:rsidRPr="00015F9F">
        <w:rPr>
          <w:highlight w:val="white"/>
        </w:rPr>
        <w:t xml:space="preserve">      $$ = MiddleCodeGenerator.CallExpression($1, $4);</w:t>
      </w:r>
    </w:p>
    <w:p w14:paraId="180FA063" w14:textId="2D501BDD" w:rsidR="00015F9F" w:rsidRDefault="00015F9F" w:rsidP="00015F9F">
      <w:pPr>
        <w:pStyle w:val="Code"/>
        <w:rPr>
          <w:highlight w:val="white"/>
        </w:rPr>
      </w:pPr>
      <w:r w:rsidRPr="00015F9F">
        <w:rPr>
          <w:highlight w:val="white"/>
        </w:rPr>
        <w:t xml:space="preserve">    };</w:t>
      </w:r>
    </w:p>
    <w:p w14:paraId="7549CB04" w14:textId="290427E0" w:rsidR="00682103" w:rsidRPr="00015F9F" w:rsidRDefault="00682103" w:rsidP="00682103">
      <w:pPr>
        <w:rPr>
          <w:highlight w:val="white"/>
        </w:rPr>
      </w:pPr>
      <w:r>
        <w:rPr>
          <w:highlight w:val="white"/>
        </w:rPr>
        <w:t xml:space="preserve">The </w:t>
      </w:r>
      <w:r w:rsidR="0043182A">
        <w:rPr>
          <w:rStyle w:val="KeyWord0"/>
          <w:highlight w:val="white"/>
        </w:rPr>
        <w:t>FunctionPreCall</w:t>
      </w:r>
      <w:r>
        <w:rPr>
          <w:highlight w:val="white"/>
        </w:rPr>
        <w:t xml:space="preserve"> method is called before the </w:t>
      </w:r>
      <w:r w:rsidR="00792015">
        <w:rPr>
          <w:highlight w:val="white"/>
        </w:rPr>
        <w:t>arg</w:t>
      </w:r>
      <w:r w:rsidR="004F5D3F">
        <w:rPr>
          <w:highlight w:val="white"/>
        </w:rPr>
        <w:t>u</w:t>
      </w:r>
      <w:r w:rsidR="00792015">
        <w:rPr>
          <w:highlight w:val="white"/>
        </w:rPr>
        <w:t xml:space="preserve">ment list is parsed. </w:t>
      </w:r>
      <w:r w:rsidR="004F5D3F">
        <w:rPr>
          <w:highlight w:val="white"/>
        </w:rPr>
        <w:t xml:space="preserve">It </w:t>
      </w:r>
      <w:r w:rsidR="00E97D92">
        <w:rPr>
          <w:highlight w:val="white"/>
        </w:rPr>
        <w:t xml:space="preserve">checks that the expression is either a function or a pointer to a function, adds the parameter type list of the function to the type list stack, adds zero to the current offset stack, and adds the </w:t>
      </w:r>
      <w:r w:rsidR="00D54CEB">
        <w:rPr>
          <w:highlight w:val="white"/>
        </w:rPr>
        <w:t>call header instruction to the short and long list of the expression.</w:t>
      </w:r>
    </w:p>
    <w:p w14:paraId="63125A9B" w14:textId="77777777" w:rsidR="008245F5" w:rsidRPr="005E4444" w:rsidRDefault="008245F5" w:rsidP="008245F5">
      <w:pPr>
        <w:pStyle w:val="CodeHeader"/>
      </w:pPr>
      <w:r>
        <w:t>MiddleCodeGenerator.cs</w:t>
      </w:r>
    </w:p>
    <w:p w14:paraId="1F7647FE" w14:textId="38891FB4" w:rsidR="00D379E0" w:rsidRPr="00D379E0" w:rsidRDefault="00D379E0" w:rsidP="00D379E0">
      <w:pPr>
        <w:pStyle w:val="Code"/>
        <w:rPr>
          <w:highlight w:val="white"/>
        </w:rPr>
      </w:pPr>
      <w:r w:rsidRPr="00D379E0">
        <w:rPr>
          <w:highlight w:val="white"/>
        </w:rPr>
        <w:t xml:space="preserve">    public static void </w:t>
      </w:r>
      <w:r w:rsidR="0043182A">
        <w:rPr>
          <w:highlight w:val="white"/>
        </w:rPr>
        <w:t>FunctionPreCall</w:t>
      </w:r>
      <w:r w:rsidRPr="00D379E0">
        <w:rPr>
          <w:highlight w:val="white"/>
        </w:rPr>
        <w:t>(Expression expression) {</w:t>
      </w:r>
    </w:p>
    <w:p w14:paraId="17B48CBB" w14:textId="77777777" w:rsidR="00D379E0" w:rsidRPr="00D379E0" w:rsidRDefault="00D379E0" w:rsidP="00D379E0">
      <w:pPr>
        <w:pStyle w:val="Code"/>
        <w:rPr>
          <w:highlight w:val="white"/>
        </w:rPr>
      </w:pPr>
      <w:r w:rsidRPr="00D379E0">
        <w:rPr>
          <w:highlight w:val="white"/>
        </w:rPr>
        <w:t xml:space="preserve">      Type type = expression.Symbol.Type;</w:t>
      </w:r>
    </w:p>
    <w:p w14:paraId="1C4DCC21" w14:textId="77777777" w:rsidR="00B25567" w:rsidRDefault="00D379E0" w:rsidP="00D379E0">
      <w:pPr>
        <w:pStyle w:val="Code"/>
        <w:rPr>
          <w:highlight w:val="white"/>
        </w:rPr>
      </w:pPr>
      <w:r w:rsidRPr="00D379E0">
        <w:rPr>
          <w:highlight w:val="white"/>
        </w:rPr>
        <w:t xml:space="preserve">      Assert.Error((type.IsPointer() &amp;&amp; type.PointerType.IsFunction())</w:t>
      </w:r>
      <w:r w:rsidR="00B25567">
        <w:rPr>
          <w:highlight w:val="white"/>
        </w:rPr>
        <w:t xml:space="preserve"> ||</w:t>
      </w:r>
    </w:p>
    <w:p w14:paraId="07171CB9" w14:textId="77777777" w:rsidR="00B25567" w:rsidRDefault="00B25567" w:rsidP="00D379E0">
      <w:pPr>
        <w:pStyle w:val="Code"/>
        <w:rPr>
          <w:highlight w:val="white"/>
        </w:rPr>
      </w:pPr>
      <w:r>
        <w:rPr>
          <w:highlight w:val="white"/>
        </w:rPr>
        <w:t xml:space="preserve">                   </w:t>
      </w:r>
      <w:r w:rsidRPr="00D379E0">
        <w:rPr>
          <w:highlight w:val="white"/>
        </w:rPr>
        <w:t>type.IsFunction()</w:t>
      </w:r>
      <w:r w:rsidR="00D379E0" w:rsidRPr="00D379E0">
        <w:rPr>
          <w:highlight w:val="white"/>
        </w:rPr>
        <w:t>,</w:t>
      </w:r>
      <w:r>
        <w:rPr>
          <w:highlight w:val="white"/>
        </w:rPr>
        <w:t xml:space="preserve"> e</w:t>
      </w:r>
      <w:r w:rsidR="00D379E0" w:rsidRPr="00D379E0">
        <w:rPr>
          <w:highlight w:val="white"/>
        </w:rPr>
        <w:t>xpression.Symbol,</w:t>
      </w:r>
    </w:p>
    <w:p w14:paraId="2B6D8FE1" w14:textId="08B62B96" w:rsidR="00D379E0" w:rsidRPr="00D379E0" w:rsidRDefault="00B25567" w:rsidP="00D379E0">
      <w:pPr>
        <w:pStyle w:val="Code"/>
        <w:rPr>
          <w:highlight w:val="white"/>
        </w:rPr>
      </w:pPr>
      <w:r>
        <w:rPr>
          <w:highlight w:val="white"/>
        </w:rPr>
        <w:t xml:space="preserve">                  </w:t>
      </w:r>
      <w:r w:rsidR="00D379E0" w:rsidRPr="00D379E0">
        <w:rPr>
          <w:highlight w:val="white"/>
        </w:rPr>
        <w:t xml:space="preserve"> Message.Not_a_function);</w:t>
      </w:r>
    </w:p>
    <w:p w14:paraId="2535627D" w14:textId="4A7A402B" w:rsidR="00D379E0" w:rsidRDefault="00D379E0" w:rsidP="00D379E0">
      <w:pPr>
        <w:pStyle w:val="Code"/>
        <w:rPr>
          <w:highlight w:val="white"/>
        </w:rPr>
      </w:pPr>
      <w:r w:rsidRPr="00D379E0">
        <w:rPr>
          <w:highlight w:val="white"/>
        </w:rPr>
        <w:t xml:space="preserve">      Type functionType = type.IsFunction() ? type : type.PointerType;</w:t>
      </w:r>
    </w:p>
    <w:p w14:paraId="4EFC7CA0" w14:textId="77777777" w:rsidR="00E97D92" w:rsidRPr="00D379E0" w:rsidRDefault="00E97D92" w:rsidP="00D379E0">
      <w:pPr>
        <w:pStyle w:val="Code"/>
        <w:rPr>
          <w:highlight w:val="white"/>
        </w:rPr>
      </w:pPr>
    </w:p>
    <w:p w14:paraId="0C100E49" w14:textId="77777777" w:rsidR="00D379E0" w:rsidRPr="00D379E0" w:rsidRDefault="00D379E0" w:rsidP="00D379E0">
      <w:pPr>
        <w:pStyle w:val="Code"/>
        <w:rPr>
          <w:highlight w:val="white"/>
        </w:rPr>
      </w:pPr>
      <w:r w:rsidRPr="00D379E0">
        <w:rPr>
          <w:highlight w:val="white"/>
        </w:rPr>
        <w:t xml:space="preserve">      TypeListStack.Push(functionType.TypeList);</w:t>
      </w:r>
    </w:p>
    <w:p w14:paraId="5F00B4D3" w14:textId="77777777" w:rsidR="00D379E0" w:rsidRPr="00D379E0" w:rsidRDefault="00D379E0" w:rsidP="00D379E0">
      <w:pPr>
        <w:pStyle w:val="Code"/>
        <w:rPr>
          <w:highlight w:val="white"/>
        </w:rPr>
      </w:pPr>
      <w:r w:rsidRPr="00D379E0">
        <w:rPr>
          <w:highlight w:val="white"/>
        </w:rPr>
        <w:t xml:space="preserve">      ParameterOffsetStack.Push(0);</w:t>
      </w:r>
    </w:p>
    <w:p w14:paraId="5DA8442B" w14:textId="77777777" w:rsidR="00E97D92" w:rsidRDefault="00E97D92" w:rsidP="00D379E0">
      <w:pPr>
        <w:pStyle w:val="Code"/>
        <w:rPr>
          <w:highlight w:val="white"/>
        </w:rPr>
      </w:pPr>
    </w:p>
    <w:p w14:paraId="3925E63C" w14:textId="1FE4E435" w:rsidR="00D379E0" w:rsidRPr="00D379E0" w:rsidRDefault="00D379E0" w:rsidP="00D379E0">
      <w:pPr>
        <w:pStyle w:val="Code"/>
        <w:rPr>
          <w:highlight w:val="white"/>
        </w:rPr>
      </w:pPr>
      <w:r w:rsidRPr="00D379E0">
        <w:rPr>
          <w:highlight w:val="white"/>
        </w:rPr>
        <w:t xml:space="preserve">      AddMiddleCode(expression.ShortList, MiddleOperator.</w:t>
      </w:r>
      <w:r w:rsidR="0043182A">
        <w:rPr>
          <w:highlight w:val="white"/>
        </w:rPr>
        <w:t>FunctionPreCall</w:t>
      </w:r>
      <w:r w:rsidRPr="00D379E0">
        <w:rPr>
          <w:highlight w:val="white"/>
        </w:rPr>
        <w:t>,</w:t>
      </w:r>
    </w:p>
    <w:p w14:paraId="7DFE4EA1" w14:textId="77777777" w:rsidR="00D379E0" w:rsidRPr="00D379E0" w:rsidRDefault="00D379E0" w:rsidP="00D379E0">
      <w:pPr>
        <w:pStyle w:val="Code"/>
        <w:rPr>
          <w:highlight w:val="white"/>
        </w:rPr>
      </w:pPr>
      <w:r w:rsidRPr="00D379E0">
        <w:rPr>
          <w:highlight w:val="white"/>
        </w:rPr>
        <w:t xml:space="preserve">                    SymbolTable.CurrentTable.CurrentOffset);</w:t>
      </w:r>
    </w:p>
    <w:p w14:paraId="201B7798" w14:textId="25F72501" w:rsidR="00D379E0" w:rsidRPr="00D379E0" w:rsidRDefault="00D379E0" w:rsidP="00D379E0">
      <w:pPr>
        <w:pStyle w:val="Code"/>
        <w:rPr>
          <w:highlight w:val="white"/>
        </w:rPr>
      </w:pPr>
      <w:r w:rsidRPr="00D379E0">
        <w:rPr>
          <w:highlight w:val="white"/>
        </w:rPr>
        <w:t xml:space="preserve">      AddMiddleCode(expression.LongList, MiddleOperator.</w:t>
      </w:r>
      <w:r w:rsidR="0043182A">
        <w:rPr>
          <w:highlight w:val="white"/>
        </w:rPr>
        <w:t>FunctionPreCall</w:t>
      </w:r>
      <w:r w:rsidRPr="00D379E0">
        <w:rPr>
          <w:highlight w:val="white"/>
        </w:rPr>
        <w:t>,</w:t>
      </w:r>
    </w:p>
    <w:p w14:paraId="58C7B47F" w14:textId="77777777" w:rsidR="00D379E0" w:rsidRPr="00D379E0" w:rsidRDefault="00D379E0" w:rsidP="00D379E0">
      <w:pPr>
        <w:pStyle w:val="Code"/>
        <w:rPr>
          <w:highlight w:val="white"/>
        </w:rPr>
      </w:pPr>
      <w:r w:rsidRPr="00D379E0">
        <w:rPr>
          <w:highlight w:val="white"/>
        </w:rPr>
        <w:t xml:space="preserve">                    SymbolTable.CurrentTable.CurrentOffset);</w:t>
      </w:r>
    </w:p>
    <w:p w14:paraId="3EEC678E" w14:textId="7706295C" w:rsidR="00F07266" w:rsidRPr="00D379E0" w:rsidRDefault="00D379E0" w:rsidP="00D379E0">
      <w:pPr>
        <w:pStyle w:val="Code"/>
        <w:rPr>
          <w:highlight w:val="white"/>
        </w:rPr>
      </w:pPr>
      <w:r w:rsidRPr="00D379E0">
        <w:rPr>
          <w:highlight w:val="white"/>
        </w:rPr>
        <w:t xml:space="preserve">    }</w:t>
      </w:r>
    </w:p>
    <w:p w14:paraId="172ADBE9" w14:textId="74F433CB" w:rsidR="002A3E3D" w:rsidRPr="00015F9F" w:rsidRDefault="002A3E3D" w:rsidP="002A3E3D">
      <w:pPr>
        <w:rPr>
          <w:highlight w:val="white"/>
        </w:rPr>
      </w:pPr>
      <w:r>
        <w:rPr>
          <w:highlight w:val="white"/>
        </w:rPr>
        <w:t xml:space="preserve">The </w:t>
      </w:r>
      <w:r w:rsidRPr="00682103">
        <w:rPr>
          <w:rStyle w:val="KeyWord0"/>
          <w:highlight w:val="white"/>
        </w:rPr>
        <w:t>Call</w:t>
      </w:r>
      <w:r w:rsidR="00651210">
        <w:rPr>
          <w:rStyle w:val="KeyWord0"/>
          <w:highlight w:val="white"/>
        </w:rPr>
        <w:t>Expression</w:t>
      </w:r>
      <w:r>
        <w:rPr>
          <w:highlight w:val="white"/>
        </w:rPr>
        <w:t xml:space="preserve"> method is called </w:t>
      </w:r>
      <w:r w:rsidR="00B62A7F">
        <w:rPr>
          <w:highlight w:val="white"/>
        </w:rPr>
        <w:t>after</w:t>
      </w:r>
      <w:r>
        <w:rPr>
          <w:highlight w:val="white"/>
        </w:rPr>
        <w:t xml:space="preserve"> the argument list is parsed. It checks that the expression is either a function or a pointer to a function, adds the parameter type list of the function to the type list stack, adds zero to the current offset stack, and adds the call header instruction to the short and long list of the expression.</w:t>
      </w:r>
    </w:p>
    <w:p w14:paraId="0E4D75BA" w14:textId="77777777" w:rsidR="00F07266" w:rsidRPr="00EF53A8" w:rsidRDefault="00F07266" w:rsidP="00F07266">
      <w:pPr>
        <w:pStyle w:val="Code"/>
        <w:rPr>
          <w:highlight w:val="white"/>
        </w:rPr>
      </w:pPr>
      <w:r w:rsidRPr="00EF53A8">
        <w:rPr>
          <w:highlight w:val="white"/>
        </w:rPr>
        <w:t xml:space="preserve">    public static Expression CallExpression(Expression </w:t>
      </w:r>
      <w:r>
        <w:rPr>
          <w:highlight w:val="white"/>
        </w:rPr>
        <w:t>function</w:t>
      </w:r>
      <w:r w:rsidRPr="00EF53A8">
        <w:rPr>
          <w:highlight w:val="white"/>
        </w:rPr>
        <w:t>Expression,</w:t>
      </w:r>
    </w:p>
    <w:p w14:paraId="4CAA0A74" w14:textId="77777777" w:rsidR="00F07266" w:rsidRPr="00EF53A8" w:rsidRDefault="00F07266" w:rsidP="00F07266">
      <w:pPr>
        <w:pStyle w:val="Code"/>
        <w:rPr>
          <w:highlight w:val="white"/>
        </w:rPr>
      </w:pPr>
      <w:r w:rsidRPr="00EF53A8">
        <w:rPr>
          <w:highlight w:val="white"/>
        </w:rPr>
        <w:t xml:space="preserve">                                            List&lt;Expression&gt; </w:t>
      </w:r>
      <w:r>
        <w:rPr>
          <w:highlight w:val="white"/>
        </w:rPr>
        <w:t>argument</w:t>
      </w:r>
      <w:r w:rsidRPr="00EF53A8">
        <w:rPr>
          <w:highlight w:val="white"/>
        </w:rPr>
        <w:t>List){</w:t>
      </w:r>
    </w:p>
    <w:p w14:paraId="325FF296" w14:textId="1DEA0CE5" w:rsidR="00F07266" w:rsidRPr="00EF53A8" w:rsidRDefault="00FC66D5" w:rsidP="00F07266">
      <w:pPr>
        <w:pStyle w:val="Code"/>
        <w:rPr>
          <w:highlight w:val="white"/>
        </w:rPr>
      </w:pPr>
      <w:r w:rsidRPr="00370042">
        <w:rPr>
          <w:highlight w:val="white"/>
        </w:rPr>
        <w:t xml:space="preserve">      List&lt;Type&gt; typeList =</w:t>
      </w:r>
      <w:r>
        <w:rPr>
          <w:highlight w:val="white"/>
        </w:rPr>
        <w:t xml:space="preserve"> </w:t>
      </w:r>
      <w:r w:rsidR="00F07266" w:rsidRPr="00EF53A8">
        <w:rPr>
          <w:highlight w:val="white"/>
        </w:rPr>
        <w:t>TypeListStack.Pop();</w:t>
      </w:r>
    </w:p>
    <w:p w14:paraId="24E4E5E2" w14:textId="77777777" w:rsidR="00F07266" w:rsidRPr="00EF53A8" w:rsidRDefault="00F07266" w:rsidP="00F07266">
      <w:pPr>
        <w:pStyle w:val="Code"/>
        <w:rPr>
          <w:highlight w:val="white"/>
        </w:rPr>
      </w:pPr>
      <w:r w:rsidRPr="00EF53A8">
        <w:rPr>
          <w:highlight w:val="white"/>
        </w:rPr>
        <w:t xml:space="preserve">      ParameterOffsetStack.Pop();</w:t>
      </w:r>
    </w:p>
    <w:p w14:paraId="7C53D143" w14:textId="02FC37FB" w:rsidR="00F07266" w:rsidRPr="00EF53A8" w:rsidRDefault="00B8302E" w:rsidP="00B8302E">
      <w:pPr>
        <w:rPr>
          <w:highlight w:val="white"/>
        </w:rPr>
      </w:pPr>
      <w:r>
        <w:rPr>
          <w:highlight w:val="white"/>
          <w:lang w:val="sv-SE"/>
        </w:rPr>
        <w:lastRenderedPageBreak/>
        <w:t>The reason we keep track of the</w:t>
      </w:r>
      <w:r w:rsidR="00E6708B">
        <w:rPr>
          <w:highlight w:val="white"/>
          <w:lang w:val="sv-SE"/>
        </w:rPr>
        <w:t xml:space="preserve"> current offset is that we in case of nested function calls </w:t>
      </w:r>
      <w:r w:rsidR="00C93366">
        <w:rPr>
          <w:highlight w:val="white"/>
          <w:lang w:val="sv-SE"/>
        </w:rPr>
        <w:t>need to allocate space for the previous arguments of the functions call outside the nested function.</w:t>
      </w:r>
      <w:r w:rsidR="00305C33">
        <w:rPr>
          <w:highlight w:val="white"/>
          <w:lang w:val="sv-SE"/>
        </w:rPr>
        <w:t xml:space="preserve"> </w:t>
      </w:r>
      <w:r w:rsidR="00305C33">
        <w:rPr>
          <w:highlight w:val="white"/>
        </w:rPr>
        <w:t>If the current offset is more than zero, we add it together with the size of the standard function top the total offset. If the current offset is zero, no argument has yet been passed, and we do not need to increase the total offset.</w:t>
      </w:r>
    </w:p>
    <w:p w14:paraId="368FE017" w14:textId="77777777" w:rsidR="00F07266" w:rsidRPr="00EF53A8" w:rsidRDefault="00F07266" w:rsidP="00F07266">
      <w:pPr>
        <w:pStyle w:val="Code"/>
        <w:rPr>
          <w:highlight w:val="white"/>
        </w:rPr>
      </w:pPr>
      <w:r w:rsidRPr="00EF53A8">
        <w:rPr>
          <w:highlight w:val="white"/>
        </w:rPr>
        <w:t xml:space="preserve">      int totalOffset = 0;</w:t>
      </w:r>
    </w:p>
    <w:p w14:paraId="4894A9CC" w14:textId="1CDA9922" w:rsidR="00F07266" w:rsidRDefault="00F07266" w:rsidP="00F07266">
      <w:pPr>
        <w:pStyle w:val="Code"/>
        <w:rPr>
          <w:highlight w:val="white"/>
        </w:rPr>
      </w:pPr>
      <w:r w:rsidRPr="00EF53A8">
        <w:rPr>
          <w:highlight w:val="white"/>
        </w:rPr>
        <w:t xml:space="preserve">      foreach (int currentOffset in ParameterOffsetStack) {</w:t>
      </w:r>
    </w:p>
    <w:p w14:paraId="0A42CFFA" w14:textId="77777777" w:rsidR="00F07266" w:rsidRPr="00EF53A8" w:rsidRDefault="00F07266" w:rsidP="00F07266">
      <w:pPr>
        <w:pStyle w:val="Code"/>
        <w:rPr>
          <w:highlight w:val="white"/>
        </w:rPr>
      </w:pPr>
      <w:r w:rsidRPr="00EF53A8">
        <w:rPr>
          <w:highlight w:val="white"/>
        </w:rPr>
        <w:t xml:space="preserve">        if (currentOffset &gt; 0) {</w:t>
      </w:r>
    </w:p>
    <w:p w14:paraId="40316DA1" w14:textId="77777777" w:rsidR="00F07266" w:rsidRPr="00EF53A8" w:rsidRDefault="00F07266" w:rsidP="00F07266">
      <w:pPr>
        <w:pStyle w:val="Code"/>
        <w:rPr>
          <w:highlight w:val="white"/>
        </w:rPr>
      </w:pPr>
      <w:r w:rsidRPr="00EF53A8">
        <w:rPr>
          <w:highlight w:val="white"/>
        </w:rPr>
        <w:t xml:space="preserve">          totalOffset += (SymbolTable.FunctionHeaderSize + currentOffset);</w:t>
      </w:r>
    </w:p>
    <w:p w14:paraId="4347A217" w14:textId="77777777" w:rsidR="00F07266" w:rsidRPr="00EF53A8" w:rsidRDefault="00F07266" w:rsidP="00F07266">
      <w:pPr>
        <w:pStyle w:val="Code"/>
        <w:rPr>
          <w:highlight w:val="white"/>
        </w:rPr>
      </w:pPr>
      <w:r w:rsidRPr="00EF53A8">
        <w:rPr>
          <w:highlight w:val="white"/>
        </w:rPr>
        <w:t xml:space="preserve">        }</w:t>
      </w:r>
    </w:p>
    <w:p w14:paraId="2E2215B6" w14:textId="77777777" w:rsidR="00F07266" w:rsidRPr="00EF53A8" w:rsidRDefault="00F07266" w:rsidP="00F07266">
      <w:pPr>
        <w:pStyle w:val="Code"/>
        <w:rPr>
          <w:highlight w:val="white"/>
        </w:rPr>
      </w:pPr>
      <w:r w:rsidRPr="00EF53A8">
        <w:rPr>
          <w:highlight w:val="white"/>
        </w:rPr>
        <w:t xml:space="preserve">      }</w:t>
      </w:r>
    </w:p>
    <w:p w14:paraId="6CA7BA49" w14:textId="77777777" w:rsidR="00F07266" w:rsidRPr="00370042" w:rsidRDefault="00F07266" w:rsidP="00F07266">
      <w:pPr>
        <w:pStyle w:val="Code"/>
        <w:rPr>
          <w:highlight w:val="white"/>
        </w:rPr>
      </w:pPr>
    </w:p>
    <w:p w14:paraId="79A2742F" w14:textId="77777777" w:rsidR="00F07266" w:rsidRPr="00370042" w:rsidRDefault="00F07266" w:rsidP="00F07266">
      <w:pPr>
        <w:pStyle w:val="Code"/>
        <w:rPr>
          <w:highlight w:val="white"/>
        </w:rPr>
      </w:pPr>
      <w:r w:rsidRPr="00370042">
        <w:rPr>
          <w:highlight w:val="white"/>
        </w:rPr>
        <w:t xml:space="preserve">      Type </w:t>
      </w:r>
      <w:r>
        <w:rPr>
          <w:highlight w:val="white"/>
        </w:rPr>
        <w:t>function</w:t>
      </w:r>
      <w:r w:rsidRPr="00370042">
        <w:rPr>
          <w:highlight w:val="white"/>
        </w:rPr>
        <w:t xml:space="preserve">Type = </w:t>
      </w:r>
      <w:r>
        <w:rPr>
          <w:highlight w:val="white"/>
        </w:rPr>
        <w:t>function</w:t>
      </w:r>
      <w:r w:rsidRPr="00370042">
        <w:rPr>
          <w:highlight w:val="white"/>
        </w:rPr>
        <w:t>Expression.Symbol.Type.IsPointer() ?</w:t>
      </w:r>
    </w:p>
    <w:p w14:paraId="68501E0A" w14:textId="02D44AC9" w:rsidR="00F07266" w:rsidRPr="00370042" w:rsidRDefault="00F07266" w:rsidP="00F07266">
      <w:pPr>
        <w:pStyle w:val="Code"/>
        <w:rPr>
          <w:highlight w:val="white"/>
        </w:rPr>
      </w:pPr>
      <w:r w:rsidRPr="00370042">
        <w:rPr>
          <w:highlight w:val="white"/>
        </w:rPr>
        <w:t xml:space="preserve">              </w:t>
      </w:r>
      <w:r w:rsidR="0017422C">
        <w:rPr>
          <w:highlight w:val="white"/>
        </w:rPr>
        <w:t xml:space="preserve">    </w:t>
      </w:r>
      <w:r w:rsidRPr="00370042">
        <w:rPr>
          <w:highlight w:val="white"/>
        </w:rPr>
        <w:t xml:space="preserve">        </w:t>
      </w:r>
      <w:r>
        <w:rPr>
          <w:highlight w:val="white"/>
        </w:rPr>
        <w:t>function</w:t>
      </w:r>
      <w:r w:rsidRPr="00370042">
        <w:rPr>
          <w:highlight w:val="white"/>
        </w:rPr>
        <w:t>Expression.Symbol.Type.PointerType :</w:t>
      </w:r>
    </w:p>
    <w:p w14:paraId="649D6648" w14:textId="7E75BEA7" w:rsidR="00F07266" w:rsidRPr="00370042" w:rsidRDefault="00F07266" w:rsidP="00F07266">
      <w:pPr>
        <w:pStyle w:val="Code"/>
        <w:rPr>
          <w:highlight w:val="white"/>
        </w:rPr>
      </w:pPr>
      <w:r w:rsidRPr="00370042">
        <w:rPr>
          <w:highlight w:val="white"/>
        </w:rPr>
        <w:t xml:space="preserve">              </w:t>
      </w:r>
      <w:r w:rsidR="0017422C">
        <w:rPr>
          <w:highlight w:val="white"/>
        </w:rPr>
        <w:t xml:space="preserve">    </w:t>
      </w:r>
      <w:r w:rsidRPr="00370042">
        <w:rPr>
          <w:highlight w:val="white"/>
        </w:rPr>
        <w:t xml:space="preserve">        </w:t>
      </w:r>
      <w:r>
        <w:rPr>
          <w:highlight w:val="white"/>
        </w:rPr>
        <w:t>function</w:t>
      </w:r>
      <w:r w:rsidRPr="00370042">
        <w:rPr>
          <w:highlight w:val="white"/>
        </w:rPr>
        <w:t>Expression.Symbol.Type;</w:t>
      </w:r>
    </w:p>
    <w:p w14:paraId="5892E1B2" w14:textId="77777777" w:rsidR="00A54D3C" w:rsidRDefault="00442B8F" w:rsidP="00442B8F">
      <w:pPr>
        <w:rPr>
          <w:highlight w:val="white"/>
        </w:rPr>
      </w:pPr>
      <w:r>
        <w:rPr>
          <w:highlight w:val="white"/>
        </w:rPr>
        <w:t xml:space="preserve">We check that there </w:t>
      </w:r>
      <w:r w:rsidR="0034084D">
        <w:rPr>
          <w:highlight w:val="white"/>
        </w:rPr>
        <w:t>are</w:t>
      </w:r>
      <w:r>
        <w:rPr>
          <w:highlight w:val="white"/>
        </w:rPr>
        <w:t xml:space="preserve"> not too few parameters in the call.</w:t>
      </w:r>
      <w:r w:rsidR="0034084D">
        <w:rPr>
          <w:highlight w:val="white"/>
        </w:rPr>
        <w:t xml:space="preserve"> If the type list is null, the number of arguments does not matter. However, if the type list is not null, the number of arguments</w:t>
      </w:r>
      <w:r w:rsidR="00A54D3C">
        <w:rPr>
          <w:highlight w:val="white"/>
        </w:rPr>
        <w:t xml:space="preserve"> must be at least the number of parameters in the type list.</w:t>
      </w:r>
    </w:p>
    <w:p w14:paraId="4FFB49FF" w14:textId="77777777" w:rsidR="00F07266" w:rsidRDefault="00F07266" w:rsidP="00F07266">
      <w:pPr>
        <w:pStyle w:val="Code"/>
        <w:rPr>
          <w:highlight w:val="white"/>
        </w:rPr>
      </w:pPr>
      <w:r w:rsidRPr="00370042">
        <w:rPr>
          <w:highlight w:val="white"/>
        </w:rPr>
        <w:t xml:space="preserve">      Assert.Error((typeList == null) ||</w:t>
      </w:r>
    </w:p>
    <w:p w14:paraId="7652989F" w14:textId="77777777" w:rsidR="00F07266" w:rsidRPr="00370042" w:rsidRDefault="00F07266" w:rsidP="00F07266">
      <w:pPr>
        <w:pStyle w:val="Code"/>
        <w:rPr>
          <w:highlight w:val="white"/>
        </w:rPr>
      </w:pPr>
      <w:r>
        <w:rPr>
          <w:highlight w:val="white"/>
        </w:rPr>
        <w:t xml:space="preserve">                  </w:t>
      </w:r>
      <w:r w:rsidRPr="00370042">
        <w:rPr>
          <w:highlight w:val="white"/>
        </w:rPr>
        <w:t xml:space="preserve"> (</w:t>
      </w:r>
      <w:r>
        <w:rPr>
          <w:highlight w:val="white"/>
        </w:rPr>
        <w:t>argument</w:t>
      </w:r>
      <w:r w:rsidRPr="00370042">
        <w:rPr>
          <w:highlight w:val="white"/>
        </w:rPr>
        <w:t>List.Count &gt;= typeList.Count),</w:t>
      </w:r>
    </w:p>
    <w:p w14:paraId="59B5F58F" w14:textId="77777777" w:rsidR="00F07266" w:rsidRPr="00370042" w:rsidRDefault="00F07266" w:rsidP="00F07266">
      <w:pPr>
        <w:pStyle w:val="Code"/>
        <w:rPr>
          <w:highlight w:val="white"/>
        </w:rPr>
      </w:pPr>
      <w:r w:rsidRPr="00370042">
        <w:rPr>
          <w:highlight w:val="white"/>
        </w:rPr>
        <w:t xml:space="preserve">                   </w:t>
      </w:r>
      <w:r>
        <w:rPr>
          <w:highlight w:val="white"/>
        </w:rPr>
        <w:t>function</w:t>
      </w:r>
      <w:r w:rsidRPr="00370042">
        <w:rPr>
          <w:highlight w:val="white"/>
        </w:rPr>
        <w:t>Expression,</w:t>
      </w:r>
    </w:p>
    <w:p w14:paraId="349A5B12" w14:textId="358EBC26" w:rsidR="00F07266" w:rsidRPr="00370042" w:rsidRDefault="00F07266" w:rsidP="00F07266">
      <w:pPr>
        <w:pStyle w:val="Code"/>
        <w:rPr>
          <w:highlight w:val="white"/>
        </w:rPr>
      </w:pPr>
      <w:r w:rsidRPr="00370042">
        <w:rPr>
          <w:highlight w:val="white"/>
        </w:rPr>
        <w:t xml:space="preserve">                   Message.Too_few_actual_parameters_in_</w:t>
      </w:r>
      <w:r w:rsidR="000B5A8F">
        <w:rPr>
          <w:highlight w:val="white"/>
        </w:rPr>
        <w:t>function</w:t>
      </w:r>
      <w:r w:rsidRPr="00370042">
        <w:rPr>
          <w:highlight w:val="white"/>
        </w:rPr>
        <w:t>_call);</w:t>
      </w:r>
    </w:p>
    <w:p w14:paraId="1AA66676" w14:textId="4D50EFCF" w:rsidR="00116F18" w:rsidRDefault="00116F18" w:rsidP="00116F18">
      <w:pPr>
        <w:rPr>
          <w:highlight w:val="white"/>
        </w:rPr>
      </w:pPr>
      <w:r>
        <w:rPr>
          <w:highlight w:val="white"/>
        </w:rPr>
        <w:t xml:space="preserve">We </w:t>
      </w:r>
      <w:r w:rsidR="00A613D8">
        <w:rPr>
          <w:highlight w:val="white"/>
        </w:rPr>
        <w:t xml:space="preserve">also </w:t>
      </w:r>
      <w:r>
        <w:rPr>
          <w:highlight w:val="white"/>
        </w:rPr>
        <w:t xml:space="preserve">check that there are not too </w:t>
      </w:r>
      <w:r w:rsidR="00A613D8">
        <w:rPr>
          <w:highlight w:val="white"/>
        </w:rPr>
        <w:t>many</w:t>
      </w:r>
      <w:r>
        <w:rPr>
          <w:highlight w:val="white"/>
        </w:rPr>
        <w:t xml:space="preserve"> parameters in the call. If the type list is null</w:t>
      </w:r>
      <w:r w:rsidR="00A613D8">
        <w:rPr>
          <w:highlight w:val="white"/>
        </w:rPr>
        <w:t xml:space="preserve"> or if the calle</w:t>
      </w:r>
      <w:r w:rsidR="002376C0">
        <w:rPr>
          <w:highlight w:val="white"/>
        </w:rPr>
        <w:t>e</w:t>
      </w:r>
      <w:r w:rsidR="00A613D8">
        <w:rPr>
          <w:highlight w:val="white"/>
        </w:rPr>
        <w:t xml:space="preserve"> function has an elliptic parameter list, </w:t>
      </w:r>
      <w:r>
        <w:rPr>
          <w:highlight w:val="white"/>
        </w:rPr>
        <w:t>the number of arguments does not matter</w:t>
      </w:r>
      <w:r w:rsidR="00A613D8">
        <w:rPr>
          <w:highlight w:val="white"/>
        </w:rPr>
        <w:t xml:space="preserve">. There may be more arguments than parameters, we already know that the </w:t>
      </w:r>
      <w:r w:rsidR="009904BD">
        <w:rPr>
          <w:highlight w:val="white"/>
        </w:rPr>
        <w:t xml:space="preserve">arguments are not fewer than the parameters. However, if the type list is not null and the function does not have an elliptic parameter list, </w:t>
      </w:r>
      <w:r w:rsidR="009B0081">
        <w:rPr>
          <w:highlight w:val="white"/>
        </w:rPr>
        <w:t>the number of arguments must equal the number of parameters.</w:t>
      </w:r>
    </w:p>
    <w:p w14:paraId="20A49F80" w14:textId="77777777" w:rsidR="00F07266" w:rsidRPr="00370042" w:rsidRDefault="00F07266" w:rsidP="00F07266">
      <w:pPr>
        <w:pStyle w:val="Code"/>
        <w:rPr>
          <w:highlight w:val="white"/>
        </w:rPr>
      </w:pPr>
      <w:r w:rsidRPr="00370042">
        <w:rPr>
          <w:highlight w:val="white"/>
        </w:rPr>
        <w:t xml:space="preserve">      Assert.Error(</w:t>
      </w:r>
      <w:r>
        <w:rPr>
          <w:highlight w:val="white"/>
        </w:rPr>
        <w:t>function</w:t>
      </w:r>
      <w:r w:rsidRPr="00370042">
        <w:rPr>
          <w:highlight w:val="white"/>
        </w:rPr>
        <w:t>Type.IsEllipse() || (typeList == null) ||</w:t>
      </w:r>
    </w:p>
    <w:p w14:paraId="6687C2CC" w14:textId="77777777" w:rsidR="00F07266" w:rsidRDefault="00F07266" w:rsidP="00F07266">
      <w:pPr>
        <w:pStyle w:val="Code"/>
        <w:rPr>
          <w:highlight w:val="white"/>
        </w:rPr>
      </w:pPr>
      <w:r w:rsidRPr="00370042">
        <w:rPr>
          <w:highlight w:val="white"/>
        </w:rPr>
        <w:t xml:space="preserve">                   (</w:t>
      </w:r>
      <w:r>
        <w:rPr>
          <w:highlight w:val="white"/>
        </w:rPr>
        <w:t>argument</w:t>
      </w:r>
      <w:r w:rsidRPr="00370042">
        <w:rPr>
          <w:highlight w:val="white"/>
        </w:rPr>
        <w:t>List.Count == typeList.Count),</w:t>
      </w:r>
    </w:p>
    <w:p w14:paraId="0148E906" w14:textId="77777777" w:rsidR="00F07266" w:rsidRPr="00370042" w:rsidRDefault="00F07266" w:rsidP="00F07266">
      <w:pPr>
        <w:pStyle w:val="Code"/>
        <w:rPr>
          <w:highlight w:val="white"/>
        </w:rPr>
      </w:pPr>
      <w:r>
        <w:rPr>
          <w:highlight w:val="white"/>
        </w:rPr>
        <w:t xml:space="preserve">                  </w:t>
      </w:r>
      <w:r w:rsidRPr="00370042">
        <w:rPr>
          <w:highlight w:val="white"/>
        </w:rPr>
        <w:t xml:space="preserve"> </w:t>
      </w:r>
      <w:r>
        <w:rPr>
          <w:highlight w:val="white"/>
        </w:rPr>
        <w:t>function</w:t>
      </w:r>
      <w:r w:rsidRPr="00370042">
        <w:rPr>
          <w:highlight w:val="white"/>
        </w:rPr>
        <w:t>Expression,</w:t>
      </w:r>
    </w:p>
    <w:p w14:paraId="652047A5" w14:textId="5F84D31A" w:rsidR="00F07266" w:rsidRPr="00370042" w:rsidRDefault="00F07266" w:rsidP="00F07266">
      <w:pPr>
        <w:pStyle w:val="Code"/>
        <w:rPr>
          <w:highlight w:val="white"/>
        </w:rPr>
      </w:pPr>
      <w:r w:rsidRPr="00370042">
        <w:rPr>
          <w:highlight w:val="white"/>
        </w:rPr>
        <w:t xml:space="preserve">                   Message.Too_many_parameters_in_</w:t>
      </w:r>
      <w:r w:rsidR="000B5A8F">
        <w:rPr>
          <w:highlight w:val="white"/>
        </w:rPr>
        <w:t>function</w:t>
      </w:r>
      <w:r w:rsidRPr="00370042">
        <w:rPr>
          <w:highlight w:val="white"/>
        </w:rPr>
        <w:t>_call);</w:t>
      </w:r>
    </w:p>
    <w:p w14:paraId="3101E73B" w14:textId="77777777" w:rsidR="009F2231" w:rsidRDefault="009F2231" w:rsidP="00F07266">
      <w:pPr>
        <w:pStyle w:val="Code"/>
        <w:rPr>
          <w:highlight w:val="white"/>
        </w:rPr>
      </w:pPr>
    </w:p>
    <w:p w14:paraId="42C17520" w14:textId="77C08D84" w:rsidR="00F07266" w:rsidRPr="00370042" w:rsidRDefault="00F07266" w:rsidP="00F07266">
      <w:pPr>
        <w:pStyle w:val="Code"/>
        <w:rPr>
          <w:highlight w:val="white"/>
        </w:rPr>
      </w:pPr>
      <w:r w:rsidRPr="00370042">
        <w:rPr>
          <w:highlight w:val="white"/>
        </w:rPr>
        <w:t xml:space="preserve">      List&lt;MiddleCode&gt; longList = new List&lt;MiddleCode&gt;();</w:t>
      </w:r>
    </w:p>
    <w:p w14:paraId="12B7196E" w14:textId="77777777" w:rsidR="00F07266" w:rsidRPr="00370042" w:rsidRDefault="00F07266" w:rsidP="00F07266">
      <w:pPr>
        <w:pStyle w:val="Code"/>
        <w:rPr>
          <w:highlight w:val="white"/>
        </w:rPr>
      </w:pPr>
      <w:r w:rsidRPr="00370042">
        <w:rPr>
          <w:highlight w:val="white"/>
        </w:rPr>
        <w:t xml:space="preserve">      longList.AddRange(</w:t>
      </w:r>
      <w:r>
        <w:rPr>
          <w:highlight w:val="white"/>
        </w:rPr>
        <w:t>function</w:t>
      </w:r>
      <w:r w:rsidRPr="00370042">
        <w:rPr>
          <w:highlight w:val="white"/>
        </w:rPr>
        <w:t>Expression.LongList);</w:t>
      </w:r>
    </w:p>
    <w:p w14:paraId="15574B68" w14:textId="12EBCBE1" w:rsidR="00F07266" w:rsidRPr="00370042" w:rsidRDefault="00B35763" w:rsidP="00B35763">
      <w:pPr>
        <w:rPr>
          <w:highlight w:val="white"/>
        </w:rPr>
      </w:pPr>
      <w:r>
        <w:rPr>
          <w:highlight w:val="white"/>
        </w:rPr>
        <w:t xml:space="preserve">When iterate </w:t>
      </w:r>
      <w:r w:rsidR="00123650">
        <w:rPr>
          <w:highlight w:val="white"/>
        </w:rPr>
        <w:t>through</w:t>
      </w:r>
      <w:r>
        <w:rPr>
          <w:highlight w:val="white"/>
        </w:rPr>
        <w:t xml:space="preserve"> the</w:t>
      </w:r>
      <w:r w:rsidR="00176AAC">
        <w:rPr>
          <w:highlight w:val="white"/>
        </w:rPr>
        <w:t xml:space="preserve">, we keep track of the extra size. In elliptic function calls </w:t>
      </w:r>
      <w:r w:rsidR="00144A80">
        <w:rPr>
          <w:highlight w:val="white"/>
        </w:rPr>
        <w:t>we need to allocate memory for the extra parameters that is not included in the regular parameter list.</w:t>
      </w:r>
    </w:p>
    <w:p w14:paraId="50F4A255" w14:textId="276D5E7A" w:rsidR="00F07266" w:rsidRPr="00370042" w:rsidRDefault="00F07266" w:rsidP="00F07266">
      <w:pPr>
        <w:pStyle w:val="Code"/>
        <w:rPr>
          <w:highlight w:val="white"/>
        </w:rPr>
      </w:pPr>
      <w:r w:rsidRPr="00370042">
        <w:rPr>
          <w:highlight w:val="white"/>
        </w:rPr>
        <w:t xml:space="preserve">      int </w:t>
      </w:r>
      <w:r w:rsidR="008534D3">
        <w:rPr>
          <w:highlight w:val="white"/>
        </w:rPr>
        <w:t>count</w:t>
      </w:r>
      <w:r w:rsidRPr="00370042">
        <w:rPr>
          <w:highlight w:val="white"/>
        </w:rPr>
        <w:t xml:space="preserve"> = 0, offset = SymbolTable.FunctionHeaderSize, extra = 0;</w:t>
      </w:r>
    </w:p>
    <w:p w14:paraId="540470A4" w14:textId="77777777" w:rsidR="00F07266" w:rsidRPr="00370042" w:rsidRDefault="00F07266" w:rsidP="00F07266">
      <w:pPr>
        <w:pStyle w:val="Code"/>
        <w:rPr>
          <w:highlight w:val="white"/>
        </w:rPr>
      </w:pPr>
      <w:r w:rsidRPr="00370042">
        <w:rPr>
          <w:highlight w:val="white"/>
        </w:rPr>
        <w:t xml:space="preserve">      foreach (Expression </w:t>
      </w:r>
      <w:r>
        <w:rPr>
          <w:highlight w:val="white"/>
        </w:rPr>
        <w:t>argument</w:t>
      </w:r>
      <w:r w:rsidRPr="00370042">
        <w:rPr>
          <w:highlight w:val="white"/>
        </w:rPr>
        <w:t xml:space="preserve">Expression in </w:t>
      </w:r>
      <w:r>
        <w:rPr>
          <w:highlight w:val="white"/>
        </w:rPr>
        <w:t>argument</w:t>
      </w:r>
      <w:r w:rsidRPr="00370042">
        <w:rPr>
          <w:highlight w:val="white"/>
        </w:rPr>
        <w:t>List) {</w:t>
      </w:r>
    </w:p>
    <w:p w14:paraId="496234A5" w14:textId="77777777" w:rsidR="00F07266" w:rsidRPr="00370042" w:rsidRDefault="00F07266" w:rsidP="00F07266">
      <w:pPr>
        <w:pStyle w:val="Code"/>
        <w:rPr>
          <w:highlight w:val="white"/>
        </w:rPr>
      </w:pPr>
      <w:r w:rsidRPr="00370042">
        <w:rPr>
          <w:highlight w:val="white"/>
        </w:rPr>
        <w:t xml:space="preserve">        longList.AddRange(</w:t>
      </w:r>
      <w:r>
        <w:rPr>
          <w:highlight w:val="white"/>
        </w:rPr>
        <w:t>argument</w:t>
      </w:r>
      <w:r w:rsidRPr="00370042">
        <w:rPr>
          <w:highlight w:val="white"/>
        </w:rPr>
        <w:t>Expression.LongList);</w:t>
      </w:r>
    </w:p>
    <w:p w14:paraId="578A7B73" w14:textId="77777777" w:rsidR="00F07266" w:rsidRPr="00AF7C33" w:rsidRDefault="00F07266" w:rsidP="00AF7C33">
      <w:pPr>
        <w:pStyle w:val="Code"/>
        <w:rPr>
          <w:highlight w:val="white"/>
        </w:rPr>
      </w:pPr>
    </w:p>
    <w:p w14:paraId="0AC6578B" w14:textId="77777777" w:rsidR="00AF7C33" w:rsidRPr="00AF7C33" w:rsidRDefault="00AF7C33" w:rsidP="00AF7C33">
      <w:pPr>
        <w:pStyle w:val="Code"/>
        <w:rPr>
          <w:highlight w:val="white"/>
        </w:rPr>
      </w:pPr>
      <w:r w:rsidRPr="00AF7C33">
        <w:rPr>
          <w:highlight w:val="white"/>
        </w:rPr>
        <w:t xml:space="preserve">        Type type;</w:t>
      </w:r>
    </w:p>
    <w:p w14:paraId="76191F39" w14:textId="77777777" w:rsidR="00AF7C33" w:rsidRPr="00AF7C33" w:rsidRDefault="00AF7C33" w:rsidP="00AF7C33">
      <w:pPr>
        <w:pStyle w:val="Code"/>
        <w:rPr>
          <w:highlight w:val="white"/>
        </w:rPr>
      </w:pPr>
      <w:r w:rsidRPr="00AF7C33">
        <w:rPr>
          <w:highlight w:val="white"/>
        </w:rPr>
        <w:t xml:space="preserve">        if ((typeList != null) &amp;&amp; (count++ &lt; typeList.Count)) {</w:t>
      </w:r>
    </w:p>
    <w:p w14:paraId="3CCFC298" w14:textId="77777777" w:rsidR="00AF7C33" w:rsidRPr="00AF7C33" w:rsidRDefault="00AF7C33" w:rsidP="00AF7C33">
      <w:pPr>
        <w:pStyle w:val="Code"/>
        <w:rPr>
          <w:highlight w:val="white"/>
        </w:rPr>
      </w:pPr>
      <w:r w:rsidRPr="00AF7C33">
        <w:rPr>
          <w:highlight w:val="white"/>
        </w:rPr>
        <w:t xml:space="preserve">          type = typeList[count];</w:t>
      </w:r>
    </w:p>
    <w:p w14:paraId="096928D9" w14:textId="77777777" w:rsidR="00AF7C33" w:rsidRPr="00AF7C33" w:rsidRDefault="00AF7C33" w:rsidP="00AF7C33">
      <w:pPr>
        <w:pStyle w:val="Code"/>
        <w:rPr>
          <w:highlight w:val="white"/>
        </w:rPr>
      </w:pPr>
      <w:r w:rsidRPr="00AF7C33">
        <w:rPr>
          <w:highlight w:val="white"/>
        </w:rPr>
        <w:t xml:space="preserve">        }</w:t>
      </w:r>
    </w:p>
    <w:p w14:paraId="2250C854" w14:textId="77777777" w:rsidR="00AF7C33" w:rsidRPr="00AF7C33" w:rsidRDefault="00AF7C33" w:rsidP="00AF7C33">
      <w:pPr>
        <w:pStyle w:val="Code"/>
        <w:rPr>
          <w:highlight w:val="white"/>
        </w:rPr>
      </w:pPr>
      <w:r w:rsidRPr="00AF7C33">
        <w:rPr>
          <w:highlight w:val="white"/>
        </w:rPr>
        <w:t xml:space="preserve">        else {</w:t>
      </w:r>
    </w:p>
    <w:p w14:paraId="1021FA89" w14:textId="77777777" w:rsidR="00AF7C33" w:rsidRPr="00AF7C33" w:rsidRDefault="00AF7C33" w:rsidP="00AF7C33">
      <w:pPr>
        <w:pStyle w:val="Code"/>
        <w:rPr>
          <w:highlight w:val="white"/>
        </w:rPr>
      </w:pPr>
      <w:r w:rsidRPr="00AF7C33">
        <w:rPr>
          <w:highlight w:val="white"/>
        </w:rPr>
        <w:t xml:space="preserve">          type = ParameterType(argumentExpression.Symbol);</w:t>
      </w:r>
    </w:p>
    <w:p w14:paraId="02952035" w14:textId="77777777" w:rsidR="00AF7C33" w:rsidRPr="00AF7C33" w:rsidRDefault="00AF7C33" w:rsidP="00AF7C33">
      <w:pPr>
        <w:pStyle w:val="Code"/>
        <w:rPr>
          <w:highlight w:val="white"/>
        </w:rPr>
      </w:pPr>
      <w:r w:rsidRPr="00AF7C33">
        <w:rPr>
          <w:highlight w:val="white"/>
        </w:rPr>
        <w:t xml:space="preserve">          extra += type.Size();</w:t>
      </w:r>
    </w:p>
    <w:p w14:paraId="2E013AD7" w14:textId="77777777" w:rsidR="00AF7C33" w:rsidRPr="00AF7C33" w:rsidRDefault="00AF7C33" w:rsidP="00AF7C33">
      <w:pPr>
        <w:pStyle w:val="Code"/>
        <w:rPr>
          <w:highlight w:val="white"/>
        </w:rPr>
      </w:pPr>
      <w:r w:rsidRPr="00AF7C33">
        <w:rPr>
          <w:highlight w:val="white"/>
        </w:rPr>
        <w:t xml:space="preserve">        }</w:t>
      </w:r>
    </w:p>
    <w:p w14:paraId="306089CD" w14:textId="1D8BA3E1" w:rsidR="00F07266" w:rsidRPr="00370042" w:rsidRDefault="00885080" w:rsidP="00144D6E">
      <w:pPr>
        <w:rPr>
          <w:highlight w:val="white"/>
        </w:rPr>
      </w:pPr>
      <w:r>
        <w:rPr>
          <w:highlight w:val="white"/>
        </w:rPr>
        <w:t xml:space="preserve">We add the argument to the </w:t>
      </w:r>
      <w:r w:rsidR="00144D6E">
        <w:rPr>
          <w:highlight w:val="white"/>
        </w:rPr>
        <w:t xml:space="preserve">parameter </w:t>
      </w:r>
      <w:r w:rsidR="008F7CF7">
        <w:rPr>
          <w:highlight w:val="white"/>
        </w:rPr>
        <w:t>list and</w:t>
      </w:r>
      <w:r w:rsidR="00144D6E">
        <w:rPr>
          <w:highlight w:val="white"/>
        </w:rPr>
        <w:t xml:space="preserve"> update the </w:t>
      </w:r>
      <w:r w:rsidR="00C21FC1">
        <w:rPr>
          <w:highlight w:val="white"/>
        </w:rPr>
        <w:t>current offset.</w:t>
      </w:r>
    </w:p>
    <w:p w14:paraId="6DD5BFE4" w14:textId="77777777" w:rsidR="0089193E" w:rsidRPr="0089193E" w:rsidRDefault="0089193E" w:rsidP="0089193E">
      <w:pPr>
        <w:pStyle w:val="Code"/>
        <w:rPr>
          <w:highlight w:val="white"/>
        </w:rPr>
      </w:pPr>
      <w:r w:rsidRPr="0089193E">
        <w:rPr>
          <w:highlight w:val="white"/>
        </w:rPr>
        <w:t xml:space="preserve">        AddMiddleCode(longList, MiddleOperator.Parameter, type,</w:t>
      </w:r>
    </w:p>
    <w:p w14:paraId="3C2F86D6" w14:textId="77777777" w:rsidR="0089193E" w:rsidRPr="0089193E" w:rsidRDefault="0089193E" w:rsidP="0089193E">
      <w:pPr>
        <w:pStyle w:val="Code"/>
        <w:rPr>
          <w:highlight w:val="white"/>
        </w:rPr>
      </w:pPr>
      <w:r w:rsidRPr="0089193E">
        <w:rPr>
          <w:highlight w:val="white"/>
        </w:rPr>
        <w:lastRenderedPageBreak/>
        <w:t xml:space="preserve">                      argumentExpression.Symbol, SymbolTable.CurrentTable.</w:t>
      </w:r>
    </w:p>
    <w:p w14:paraId="0654A712" w14:textId="77777777" w:rsidR="0089193E" w:rsidRPr="0089193E" w:rsidRDefault="0089193E" w:rsidP="0089193E">
      <w:pPr>
        <w:pStyle w:val="Code"/>
        <w:rPr>
          <w:highlight w:val="white"/>
        </w:rPr>
      </w:pPr>
      <w:r w:rsidRPr="0089193E">
        <w:rPr>
          <w:highlight w:val="white"/>
        </w:rPr>
        <w:t xml:space="preserve">                      CurrentOffset + totalOffset + offset);</w:t>
      </w:r>
    </w:p>
    <w:p w14:paraId="789A2385" w14:textId="77777777" w:rsidR="0089193E" w:rsidRPr="0089193E" w:rsidRDefault="0089193E" w:rsidP="0089193E">
      <w:pPr>
        <w:pStyle w:val="Code"/>
        <w:rPr>
          <w:highlight w:val="white"/>
        </w:rPr>
      </w:pPr>
      <w:r w:rsidRPr="0089193E">
        <w:rPr>
          <w:highlight w:val="white"/>
        </w:rPr>
        <w:t xml:space="preserve">        offset += type.Size();</w:t>
      </w:r>
    </w:p>
    <w:p w14:paraId="4C51982E" w14:textId="77777777" w:rsidR="0089193E" w:rsidRPr="0089193E" w:rsidRDefault="0089193E" w:rsidP="0089193E">
      <w:pPr>
        <w:pStyle w:val="Code"/>
        <w:rPr>
          <w:highlight w:val="white"/>
        </w:rPr>
      </w:pPr>
      <w:r w:rsidRPr="0089193E">
        <w:rPr>
          <w:highlight w:val="white"/>
        </w:rPr>
        <w:t xml:space="preserve">      }</w:t>
      </w:r>
    </w:p>
    <w:p w14:paraId="0F0F0FB9" w14:textId="602D4D69" w:rsidR="00F07266" w:rsidRPr="00370042" w:rsidRDefault="00CC5890" w:rsidP="00CC5890">
      <w:pPr>
        <w:rPr>
          <w:highlight w:val="white"/>
        </w:rPr>
      </w:pPr>
      <w:r>
        <w:rPr>
          <w:highlight w:val="white"/>
        </w:rPr>
        <w:t>We add both the function call and post call instructions to the long list.</w:t>
      </w:r>
      <w:r w:rsidR="00550FC9">
        <w:rPr>
          <w:highlight w:val="white"/>
        </w:rPr>
        <w:t xml:space="preserve"> The post call instruction is for </w:t>
      </w:r>
    </w:p>
    <w:p w14:paraId="4FDADB09" w14:textId="77777777" w:rsidR="00F07266" w:rsidRPr="00370042" w:rsidRDefault="00F07266" w:rsidP="00F07266">
      <w:pPr>
        <w:pStyle w:val="Code"/>
        <w:rPr>
          <w:highlight w:val="white"/>
        </w:rPr>
      </w:pPr>
      <w:r w:rsidRPr="00370042">
        <w:rPr>
          <w:highlight w:val="white"/>
        </w:rPr>
        <w:t xml:space="preserve">      Symbol </w:t>
      </w:r>
      <w:r>
        <w:rPr>
          <w:highlight w:val="white"/>
        </w:rPr>
        <w:t>function</w:t>
      </w:r>
      <w:r w:rsidRPr="00370042">
        <w:rPr>
          <w:highlight w:val="white"/>
        </w:rPr>
        <w:t xml:space="preserve">Symbol = </w:t>
      </w:r>
      <w:r>
        <w:rPr>
          <w:highlight w:val="white"/>
        </w:rPr>
        <w:t>function</w:t>
      </w:r>
      <w:r w:rsidRPr="00370042">
        <w:rPr>
          <w:highlight w:val="white"/>
        </w:rPr>
        <w:t>Expression.Symbol;</w:t>
      </w:r>
    </w:p>
    <w:p w14:paraId="1A11D644" w14:textId="77777777" w:rsidR="00F07266" w:rsidRPr="00370042" w:rsidRDefault="00F07266" w:rsidP="00F07266">
      <w:pPr>
        <w:pStyle w:val="Code"/>
        <w:rPr>
          <w:highlight w:val="white"/>
        </w:rPr>
      </w:pPr>
      <w:r w:rsidRPr="00370042">
        <w:rPr>
          <w:highlight w:val="white"/>
        </w:rPr>
        <w:t xml:space="preserve">      AddMiddleCode(longList, MiddleOperator.Call, </w:t>
      </w:r>
      <w:r>
        <w:rPr>
          <w:highlight w:val="white"/>
        </w:rPr>
        <w:t>function</w:t>
      </w:r>
      <w:r w:rsidRPr="00370042">
        <w:rPr>
          <w:highlight w:val="white"/>
        </w:rPr>
        <w:t>Symbol,</w:t>
      </w:r>
    </w:p>
    <w:p w14:paraId="3955BB0E" w14:textId="77777777" w:rsidR="00F07266" w:rsidRPr="00370042" w:rsidRDefault="00F07266" w:rsidP="00F07266">
      <w:pPr>
        <w:pStyle w:val="Code"/>
        <w:rPr>
          <w:highlight w:val="white"/>
        </w:rPr>
      </w:pPr>
      <w:r w:rsidRPr="00370042">
        <w:rPr>
          <w:highlight w:val="white"/>
        </w:rPr>
        <w:t xml:space="preserve">                    SymbolTable.CurrentTable.CurrentOffset + totalOffset,</w:t>
      </w:r>
    </w:p>
    <w:p w14:paraId="28F5E573" w14:textId="77777777" w:rsidR="00F07266" w:rsidRPr="00370042" w:rsidRDefault="00F07266" w:rsidP="00F07266">
      <w:pPr>
        <w:pStyle w:val="Code"/>
        <w:rPr>
          <w:highlight w:val="white"/>
        </w:rPr>
      </w:pPr>
      <w:r w:rsidRPr="00370042">
        <w:rPr>
          <w:highlight w:val="white"/>
        </w:rPr>
        <w:t xml:space="preserve">                    extra);</w:t>
      </w:r>
    </w:p>
    <w:p w14:paraId="7C702CB0" w14:textId="77777777" w:rsidR="00F07266" w:rsidRPr="00370042" w:rsidRDefault="00F07266" w:rsidP="00F07266">
      <w:pPr>
        <w:pStyle w:val="Code"/>
        <w:rPr>
          <w:highlight w:val="white"/>
        </w:rPr>
      </w:pPr>
      <w:r w:rsidRPr="00370042">
        <w:rPr>
          <w:highlight w:val="white"/>
        </w:rPr>
        <w:t xml:space="preserve">      AddMiddleCode(longList, MiddleOperator.PostCall, null, null,</w:t>
      </w:r>
    </w:p>
    <w:p w14:paraId="766F59D0" w14:textId="77777777" w:rsidR="00F07266" w:rsidRPr="00370042" w:rsidRDefault="00F07266" w:rsidP="00F07266">
      <w:pPr>
        <w:pStyle w:val="Code"/>
        <w:rPr>
          <w:highlight w:val="white"/>
        </w:rPr>
      </w:pPr>
      <w:r w:rsidRPr="00370042">
        <w:rPr>
          <w:highlight w:val="white"/>
        </w:rPr>
        <w:t xml:space="preserve">                    SymbolTable.CurrentTable.CurrentOffset + totalOffset);</w:t>
      </w:r>
    </w:p>
    <w:p w14:paraId="28D586C3" w14:textId="77777777" w:rsidR="00F07266" w:rsidRPr="00370042" w:rsidRDefault="00F07266" w:rsidP="00F07266">
      <w:pPr>
        <w:pStyle w:val="Code"/>
        <w:rPr>
          <w:highlight w:val="white"/>
        </w:rPr>
      </w:pPr>
      <w:r w:rsidRPr="00370042">
        <w:rPr>
          <w:highlight w:val="white"/>
        </w:rPr>
        <w:t xml:space="preserve">    </w:t>
      </w:r>
    </w:p>
    <w:p w14:paraId="229FA69B" w14:textId="77777777" w:rsidR="00F07266" w:rsidRPr="00370042" w:rsidRDefault="00F07266" w:rsidP="00F07266">
      <w:pPr>
        <w:pStyle w:val="Code"/>
        <w:rPr>
          <w:highlight w:val="white"/>
        </w:rPr>
      </w:pPr>
      <w:r w:rsidRPr="00370042">
        <w:rPr>
          <w:highlight w:val="white"/>
        </w:rPr>
        <w:t xml:space="preserve">      Type returnType = </w:t>
      </w:r>
      <w:r>
        <w:rPr>
          <w:highlight w:val="white"/>
        </w:rPr>
        <w:t>function</w:t>
      </w:r>
      <w:r w:rsidRPr="00370042">
        <w:rPr>
          <w:highlight w:val="white"/>
        </w:rPr>
        <w:t>Type.ReturnType;</w:t>
      </w:r>
    </w:p>
    <w:p w14:paraId="61C751E3" w14:textId="77777777" w:rsidR="00F07266" w:rsidRPr="00370042" w:rsidRDefault="00F07266" w:rsidP="00F07266">
      <w:pPr>
        <w:pStyle w:val="Code"/>
        <w:rPr>
          <w:highlight w:val="white"/>
        </w:rPr>
      </w:pPr>
      <w:r w:rsidRPr="00370042">
        <w:rPr>
          <w:highlight w:val="white"/>
        </w:rPr>
        <w:t xml:space="preserve">      Symbol returnSymbol = new Symbol(returnType);</w:t>
      </w:r>
    </w:p>
    <w:p w14:paraId="369D598B" w14:textId="1B68A83A" w:rsidR="00F07266" w:rsidRPr="00370042" w:rsidRDefault="00F7635F" w:rsidP="00F7635F">
      <w:pPr>
        <w:rPr>
          <w:highlight w:val="white"/>
        </w:rPr>
      </w:pPr>
      <w:r>
        <w:rPr>
          <w:highlight w:val="white"/>
        </w:rPr>
        <w:t>We make the short list be a copy of the long list. However</w:t>
      </w:r>
      <w:r w:rsidR="00CB6B16">
        <w:rPr>
          <w:highlight w:val="white"/>
        </w:rPr>
        <w:t xml:space="preserve">, </w:t>
      </w:r>
      <w:r w:rsidR="00D73E5C">
        <w:rPr>
          <w:highlight w:val="white"/>
        </w:rPr>
        <w:t xml:space="preserve">there </w:t>
      </w:r>
      <w:r w:rsidR="009E47CD">
        <w:rPr>
          <w:highlight w:val="white"/>
        </w:rPr>
        <w:t xml:space="preserve">is one </w:t>
      </w:r>
      <w:r w:rsidR="00D73E5C">
        <w:rPr>
          <w:highlight w:val="white"/>
        </w:rPr>
        <w:t>difference between the lists</w:t>
      </w:r>
      <w:r w:rsidR="00F0786C">
        <w:rPr>
          <w:highlight w:val="white"/>
        </w:rPr>
        <w:t xml:space="preserve"> if the function </w:t>
      </w:r>
      <w:r w:rsidR="009E47CD">
        <w:rPr>
          <w:highlight w:val="white"/>
        </w:rPr>
        <w:t>returns a floating value. In that case, we pop the value off the floating value stack in the short list, since the value is not interesting</w:t>
      </w:r>
      <w:r w:rsidR="00BC13EF">
        <w:rPr>
          <w:highlight w:val="white"/>
        </w:rPr>
        <w:t xml:space="preserve"> in the short list, only the side effect of the function call. However, we keep the value on the stack in the long list, since the value shall be used in the long list.</w:t>
      </w:r>
    </w:p>
    <w:p w14:paraId="4D80E86F" w14:textId="77777777" w:rsidR="00F07266" w:rsidRPr="00370042" w:rsidRDefault="00F07266" w:rsidP="00F07266">
      <w:pPr>
        <w:pStyle w:val="Code"/>
        <w:rPr>
          <w:highlight w:val="white"/>
        </w:rPr>
      </w:pPr>
      <w:r w:rsidRPr="00370042">
        <w:rPr>
          <w:highlight w:val="white"/>
        </w:rPr>
        <w:t xml:space="preserve">      List&lt;MiddleCode&gt; shortList = new List&lt;MiddleCode&gt;();</w:t>
      </w:r>
    </w:p>
    <w:p w14:paraId="6561DA57" w14:textId="77777777" w:rsidR="00F07266" w:rsidRPr="00370042" w:rsidRDefault="00F07266" w:rsidP="00F07266">
      <w:pPr>
        <w:pStyle w:val="Code"/>
        <w:rPr>
          <w:highlight w:val="white"/>
        </w:rPr>
      </w:pPr>
      <w:r w:rsidRPr="00370042">
        <w:rPr>
          <w:highlight w:val="white"/>
        </w:rPr>
        <w:t xml:space="preserve">      shortList.AddRange(longList);</w:t>
      </w:r>
    </w:p>
    <w:p w14:paraId="76022AA5" w14:textId="77777777" w:rsidR="00F07266" w:rsidRPr="00370042" w:rsidRDefault="00F07266" w:rsidP="00F07266">
      <w:pPr>
        <w:pStyle w:val="Code"/>
        <w:rPr>
          <w:highlight w:val="white"/>
        </w:rPr>
      </w:pPr>
      <w:r w:rsidRPr="00370042">
        <w:rPr>
          <w:highlight w:val="white"/>
        </w:rPr>
        <w:t xml:space="preserve">    </w:t>
      </w:r>
    </w:p>
    <w:p w14:paraId="4C2B037C" w14:textId="77777777" w:rsidR="00F07266" w:rsidRPr="00370042" w:rsidRDefault="00F07266" w:rsidP="00F07266">
      <w:pPr>
        <w:pStyle w:val="Code"/>
        <w:rPr>
          <w:highlight w:val="white"/>
        </w:rPr>
      </w:pPr>
      <w:r w:rsidRPr="00370042">
        <w:rPr>
          <w:highlight w:val="white"/>
        </w:rPr>
        <w:t xml:space="preserve">      if (!returnType.IsVoid()) {</w:t>
      </w:r>
    </w:p>
    <w:p w14:paraId="29319C84" w14:textId="77777777" w:rsidR="00F07266" w:rsidRPr="00370042" w:rsidRDefault="00F07266" w:rsidP="00F07266">
      <w:pPr>
        <w:pStyle w:val="Code"/>
        <w:rPr>
          <w:highlight w:val="white"/>
        </w:rPr>
      </w:pPr>
      <w:r w:rsidRPr="00370042">
        <w:rPr>
          <w:highlight w:val="white"/>
        </w:rPr>
        <w:t xml:space="preserve">        if (returnType.IsStructOrUnion()) {</w:t>
      </w:r>
    </w:p>
    <w:p w14:paraId="6F4E4014" w14:textId="77777777" w:rsidR="00F07266" w:rsidRPr="00370042" w:rsidRDefault="00F07266" w:rsidP="00F07266">
      <w:pPr>
        <w:pStyle w:val="Code"/>
        <w:rPr>
          <w:highlight w:val="white"/>
        </w:rPr>
      </w:pPr>
      <w:r w:rsidRPr="00370042">
        <w:rPr>
          <w:highlight w:val="white"/>
        </w:rPr>
        <w:t xml:space="preserve">          Type pointerType = new Type(returnType);</w:t>
      </w:r>
    </w:p>
    <w:p w14:paraId="27FD2E16" w14:textId="2366D9E3" w:rsidR="00F07266" w:rsidRPr="00370042" w:rsidRDefault="00F07266" w:rsidP="00F07266">
      <w:pPr>
        <w:pStyle w:val="Code"/>
        <w:rPr>
          <w:highlight w:val="white"/>
        </w:rPr>
      </w:pPr>
      <w:r w:rsidRPr="00370042">
        <w:rPr>
          <w:highlight w:val="white"/>
        </w:rPr>
        <w:t xml:space="preserve">          Symbol </w:t>
      </w:r>
      <w:r w:rsidR="002A66C7">
        <w:rPr>
          <w:highlight w:val="white"/>
        </w:rPr>
        <w:t>addressSymbol</w:t>
      </w:r>
      <w:r w:rsidRPr="00370042">
        <w:rPr>
          <w:highlight w:val="white"/>
        </w:rPr>
        <w:t xml:space="preserve"> = new Symbol(pointerType);</w:t>
      </w:r>
    </w:p>
    <w:p w14:paraId="36DDCE58" w14:textId="4A056DE2" w:rsidR="00F07266" w:rsidRPr="00370042" w:rsidRDefault="00F07266" w:rsidP="00F07266">
      <w:pPr>
        <w:pStyle w:val="Code"/>
        <w:rPr>
          <w:highlight w:val="white"/>
        </w:rPr>
      </w:pPr>
      <w:r w:rsidRPr="00370042">
        <w:rPr>
          <w:highlight w:val="white"/>
        </w:rPr>
        <w:t xml:space="preserve">          returnSymbol</w:t>
      </w:r>
      <w:r w:rsidR="000B5A8F">
        <w:rPr>
          <w:highlight w:val="white"/>
        </w:rPr>
        <w:t>.AddressSymbol</w:t>
      </w:r>
      <w:r w:rsidRPr="00370042">
        <w:rPr>
          <w:highlight w:val="white"/>
        </w:rPr>
        <w:t xml:space="preserve"> = </w:t>
      </w:r>
      <w:r w:rsidR="002A66C7">
        <w:rPr>
          <w:highlight w:val="white"/>
        </w:rPr>
        <w:t>addressSymbol</w:t>
      </w:r>
      <w:r w:rsidRPr="00370042">
        <w:rPr>
          <w:highlight w:val="white"/>
        </w:rPr>
        <w:t>;</w:t>
      </w:r>
    </w:p>
    <w:p w14:paraId="7641E354" w14:textId="77777777" w:rsidR="00F07266" w:rsidRPr="00370042" w:rsidRDefault="00F07266" w:rsidP="00F07266">
      <w:pPr>
        <w:pStyle w:val="Code"/>
        <w:rPr>
          <w:highlight w:val="white"/>
        </w:rPr>
      </w:pPr>
      <w:r w:rsidRPr="00370042">
        <w:rPr>
          <w:highlight w:val="white"/>
        </w:rPr>
        <w:t xml:space="preserve">        }</w:t>
      </w:r>
    </w:p>
    <w:p w14:paraId="58BAF3CB" w14:textId="77777777" w:rsidR="00F07266" w:rsidRPr="00370042" w:rsidRDefault="00F07266" w:rsidP="00F07266">
      <w:pPr>
        <w:pStyle w:val="Code"/>
        <w:rPr>
          <w:highlight w:val="white"/>
        </w:rPr>
      </w:pPr>
      <w:r w:rsidRPr="00370042">
        <w:rPr>
          <w:highlight w:val="white"/>
        </w:rPr>
        <w:t xml:space="preserve">      </w:t>
      </w:r>
    </w:p>
    <w:p w14:paraId="17278A57" w14:textId="77777777" w:rsidR="00F07266" w:rsidRDefault="00F07266" w:rsidP="00F07266">
      <w:pPr>
        <w:pStyle w:val="Code"/>
        <w:rPr>
          <w:highlight w:val="white"/>
        </w:rPr>
      </w:pPr>
      <w:r w:rsidRPr="00370042">
        <w:rPr>
          <w:highlight w:val="white"/>
        </w:rPr>
        <w:t xml:space="preserve">        AddMiddleCode(longList, MiddleOperator.GetReturnValue,</w:t>
      </w:r>
    </w:p>
    <w:p w14:paraId="62F2EC0B" w14:textId="77777777" w:rsidR="00F07266" w:rsidRPr="00370042" w:rsidRDefault="00F07266" w:rsidP="00F07266">
      <w:pPr>
        <w:pStyle w:val="Code"/>
        <w:rPr>
          <w:highlight w:val="white"/>
        </w:rPr>
      </w:pPr>
      <w:r>
        <w:rPr>
          <w:highlight w:val="white"/>
        </w:rPr>
        <w:t xml:space="preserve">                     </w:t>
      </w:r>
      <w:r w:rsidRPr="00370042">
        <w:rPr>
          <w:highlight w:val="white"/>
        </w:rPr>
        <w:t xml:space="preserve"> returnSymbol);</w:t>
      </w:r>
    </w:p>
    <w:p w14:paraId="1C5643EE" w14:textId="77777777" w:rsidR="00F07266" w:rsidRPr="00370042" w:rsidRDefault="00F07266" w:rsidP="00F07266">
      <w:pPr>
        <w:pStyle w:val="Code"/>
        <w:rPr>
          <w:highlight w:val="white"/>
        </w:rPr>
      </w:pPr>
      <w:r w:rsidRPr="00370042">
        <w:rPr>
          <w:highlight w:val="white"/>
        </w:rPr>
        <w:t xml:space="preserve">      </w:t>
      </w:r>
    </w:p>
    <w:p w14:paraId="3478C473" w14:textId="77777777" w:rsidR="00F07266" w:rsidRPr="00370042" w:rsidRDefault="00F07266" w:rsidP="00F07266">
      <w:pPr>
        <w:pStyle w:val="Code"/>
        <w:rPr>
          <w:highlight w:val="white"/>
        </w:rPr>
      </w:pPr>
      <w:r w:rsidRPr="00370042">
        <w:rPr>
          <w:highlight w:val="white"/>
        </w:rPr>
        <w:t xml:space="preserve">        if (returnType.IsFloating()) {</w:t>
      </w:r>
    </w:p>
    <w:p w14:paraId="18153217" w14:textId="77777777" w:rsidR="00F07266" w:rsidRPr="00370042" w:rsidRDefault="00F07266" w:rsidP="00F07266">
      <w:pPr>
        <w:pStyle w:val="Code"/>
        <w:rPr>
          <w:highlight w:val="white"/>
        </w:rPr>
      </w:pPr>
      <w:r w:rsidRPr="00370042">
        <w:rPr>
          <w:highlight w:val="white"/>
        </w:rPr>
        <w:t xml:space="preserve">          AddMiddleCode(shortList, MiddleOperator.PopEmpty);</w:t>
      </w:r>
    </w:p>
    <w:p w14:paraId="002F6CAF" w14:textId="77777777" w:rsidR="00F07266" w:rsidRPr="00370042" w:rsidRDefault="00F07266" w:rsidP="00F07266">
      <w:pPr>
        <w:pStyle w:val="Code"/>
        <w:rPr>
          <w:highlight w:val="white"/>
        </w:rPr>
      </w:pPr>
      <w:r w:rsidRPr="00370042">
        <w:rPr>
          <w:highlight w:val="white"/>
        </w:rPr>
        <w:t xml:space="preserve">        }</w:t>
      </w:r>
    </w:p>
    <w:p w14:paraId="36691E43" w14:textId="77777777" w:rsidR="00F07266" w:rsidRPr="00370042" w:rsidRDefault="00F07266" w:rsidP="00F07266">
      <w:pPr>
        <w:pStyle w:val="Code"/>
        <w:rPr>
          <w:highlight w:val="white"/>
        </w:rPr>
      </w:pPr>
      <w:r w:rsidRPr="00370042">
        <w:rPr>
          <w:highlight w:val="white"/>
        </w:rPr>
        <w:t xml:space="preserve">      }</w:t>
      </w:r>
    </w:p>
    <w:p w14:paraId="79BABC04" w14:textId="77777777" w:rsidR="00F07266" w:rsidRPr="00370042" w:rsidRDefault="00F07266" w:rsidP="00F07266">
      <w:pPr>
        <w:pStyle w:val="Code"/>
        <w:rPr>
          <w:highlight w:val="white"/>
        </w:rPr>
      </w:pPr>
    </w:p>
    <w:p w14:paraId="0BCBDF37" w14:textId="77777777" w:rsidR="00F07266" w:rsidRPr="00370042" w:rsidRDefault="00F07266" w:rsidP="00F07266">
      <w:pPr>
        <w:pStyle w:val="Code"/>
        <w:rPr>
          <w:highlight w:val="white"/>
        </w:rPr>
      </w:pPr>
      <w:r w:rsidRPr="00370042">
        <w:rPr>
          <w:highlight w:val="white"/>
        </w:rPr>
        <w:t xml:space="preserve">      return (new Expression(returnSymbol, shortList, longList));</w:t>
      </w:r>
    </w:p>
    <w:p w14:paraId="273EFAE7" w14:textId="77777777" w:rsidR="00F07266" w:rsidRPr="00370042" w:rsidRDefault="00F07266" w:rsidP="00F07266">
      <w:pPr>
        <w:pStyle w:val="Code"/>
        <w:rPr>
          <w:highlight w:val="white"/>
        </w:rPr>
      </w:pPr>
      <w:r w:rsidRPr="00370042">
        <w:rPr>
          <w:highlight w:val="white"/>
        </w:rPr>
        <w:t xml:space="preserve">    }</w:t>
      </w:r>
    </w:p>
    <w:p w14:paraId="01034303" w14:textId="64452A74" w:rsidR="002E7E5B" w:rsidRDefault="002E7E5B" w:rsidP="002E7E5B">
      <w:pPr>
        <w:pStyle w:val="Rubrik3"/>
      </w:pPr>
      <w:r>
        <w:t>Argument Expression List</w:t>
      </w:r>
    </w:p>
    <w:p w14:paraId="4C7AA11F" w14:textId="6AC836A4" w:rsidR="002F562A" w:rsidRPr="002F562A" w:rsidRDefault="002F562A" w:rsidP="002F562A">
      <w:r>
        <w:t>A</w:t>
      </w:r>
      <w:r w:rsidR="001F43C7">
        <w:t>n</w:t>
      </w:r>
      <w:r>
        <w:t xml:space="preserve"> argument expression list</w:t>
      </w:r>
      <w:r w:rsidR="00CD0D0A">
        <w:t xml:space="preserve"> is a list of expressions separated by comma.</w:t>
      </w:r>
    </w:p>
    <w:p w14:paraId="42FA6894" w14:textId="4D95A5B7" w:rsidR="00EC3F16" w:rsidRDefault="00EC3F16" w:rsidP="00EC3F16">
      <w:pPr>
        <w:pStyle w:val="CodeHeader"/>
      </w:pPr>
      <w:r>
        <w:t>MainParser.gppg</w:t>
      </w:r>
    </w:p>
    <w:p w14:paraId="1896E803" w14:textId="77777777" w:rsidR="00EA29A9" w:rsidRPr="00EA29A9" w:rsidRDefault="00EA29A9" w:rsidP="00EA29A9">
      <w:pPr>
        <w:pStyle w:val="Code"/>
        <w:rPr>
          <w:highlight w:val="white"/>
        </w:rPr>
      </w:pPr>
      <w:r w:rsidRPr="00EA29A9">
        <w:rPr>
          <w:highlight w:val="white"/>
        </w:rPr>
        <w:t>argument_expression_list:</w:t>
      </w:r>
    </w:p>
    <w:p w14:paraId="704F78AE" w14:textId="77777777" w:rsidR="00EA29A9" w:rsidRPr="00EA29A9" w:rsidRDefault="00EA29A9" w:rsidP="00EA29A9">
      <w:pPr>
        <w:pStyle w:val="Code"/>
        <w:rPr>
          <w:highlight w:val="white"/>
        </w:rPr>
      </w:pPr>
      <w:r w:rsidRPr="00EA29A9">
        <w:rPr>
          <w:highlight w:val="white"/>
        </w:rPr>
        <w:t xml:space="preserve">    assignment_expression {</w:t>
      </w:r>
    </w:p>
    <w:p w14:paraId="33D590E4" w14:textId="77777777" w:rsidR="00EA29A9" w:rsidRPr="00EA29A9" w:rsidRDefault="00EA29A9" w:rsidP="00EA29A9">
      <w:pPr>
        <w:pStyle w:val="Code"/>
        <w:rPr>
          <w:highlight w:val="white"/>
        </w:rPr>
      </w:pPr>
      <w:r w:rsidRPr="00EA29A9">
        <w:rPr>
          <w:highlight w:val="white"/>
        </w:rPr>
        <w:t xml:space="preserve">      $$ = new List&lt;Expression&gt;();</w:t>
      </w:r>
    </w:p>
    <w:p w14:paraId="2324410A" w14:textId="77777777" w:rsidR="00EA29A9" w:rsidRPr="00EA29A9" w:rsidRDefault="00EA29A9" w:rsidP="00EA29A9">
      <w:pPr>
        <w:pStyle w:val="Code"/>
        <w:rPr>
          <w:highlight w:val="white"/>
        </w:rPr>
      </w:pPr>
      <w:r w:rsidRPr="00EA29A9">
        <w:rPr>
          <w:highlight w:val="white"/>
        </w:rPr>
        <w:t xml:space="preserve">      $$.Add(MiddleCodeGenerator.ArgumentExpression(0, $1));</w:t>
      </w:r>
    </w:p>
    <w:p w14:paraId="40DFD7AD" w14:textId="77777777" w:rsidR="00EA29A9" w:rsidRPr="00EA29A9" w:rsidRDefault="00EA29A9" w:rsidP="00EA29A9">
      <w:pPr>
        <w:pStyle w:val="Code"/>
        <w:rPr>
          <w:highlight w:val="white"/>
        </w:rPr>
      </w:pPr>
      <w:r w:rsidRPr="00EA29A9">
        <w:rPr>
          <w:highlight w:val="white"/>
        </w:rPr>
        <w:t xml:space="preserve">    }</w:t>
      </w:r>
    </w:p>
    <w:p w14:paraId="6661E6C8" w14:textId="77777777" w:rsidR="00EA29A9" w:rsidRPr="00EA29A9" w:rsidRDefault="00EA29A9" w:rsidP="00EA29A9">
      <w:pPr>
        <w:pStyle w:val="Code"/>
        <w:rPr>
          <w:highlight w:val="white"/>
        </w:rPr>
      </w:pPr>
      <w:r w:rsidRPr="00EA29A9">
        <w:rPr>
          <w:highlight w:val="white"/>
        </w:rPr>
        <w:t xml:space="preserve">  | argument_expression_list COMMA assignment_expression {</w:t>
      </w:r>
    </w:p>
    <w:p w14:paraId="54DF65D0" w14:textId="77777777" w:rsidR="00EA29A9" w:rsidRPr="00EA29A9" w:rsidRDefault="00EA29A9" w:rsidP="00EA29A9">
      <w:pPr>
        <w:pStyle w:val="Code"/>
        <w:rPr>
          <w:highlight w:val="white"/>
        </w:rPr>
      </w:pPr>
      <w:r w:rsidRPr="00EA29A9">
        <w:rPr>
          <w:highlight w:val="white"/>
        </w:rPr>
        <w:t xml:space="preserve">      $1.Add(MiddleCodeGenerator.ArgumentExpression($1.Count, $3));</w:t>
      </w:r>
    </w:p>
    <w:p w14:paraId="1951D0A1" w14:textId="77777777" w:rsidR="00EA29A9" w:rsidRPr="00EA29A9" w:rsidRDefault="00EA29A9" w:rsidP="00EA29A9">
      <w:pPr>
        <w:pStyle w:val="Code"/>
        <w:rPr>
          <w:highlight w:val="white"/>
        </w:rPr>
      </w:pPr>
      <w:r w:rsidRPr="00EA29A9">
        <w:rPr>
          <w:highlight w:val="white"/>
        </w:rPr>
        <w:t xml:space="preserve">      $$ = $1;</w:t>
      </w:r>
    </w:p>
    <w:p w14:paraId="72BD71D3" w14:textId="77777777" w:rsidR="00EA29A9" w:rsidRPr="00EA29A9" w:rsidRDefault="00EA29A9" w:rsidP="00EA29A9">
      <w:pPr>
        <w:pStyle w:val="Code"/>
        <w:rPr>
          <w:highlight w:val="white"/>
        </w:rPr>
      </w:pPr>
      <w:r w:rsidRPr="00EA29A9">
        <w:rPr>
          <w:highlight w:val="white"/>
        </w:rPr>
        <w:t xml:space="preserve">    };</w:t>
      </w:r>
    </w:p>
    <w:p w14:paraId="02615FE5" w14:textId="0186C0C5" w:rsidR="00F166C5" w:rsidRPr="00E31B23" w:rsidRDefault="00F166C5" w:rsidP="005D5DB0">
      <w:pPr>
        <w:rPr>
          <w:highlight w:val="white"/>
        </w:rPr>
      </w:pPr>
      <w:r>
        <w:rPr>
          <w:highlight w:val="white"/>
        </w:rPr>
        <w:lastRenderedPageBreak/>
        <w:t xml:space="preserve">The </w:t>
      </w:r>
      <w:r w:rsidRPr="003D3D8C">
        <w:rPr>
          <w:rStyle w:val="KeyWord0"/>
          <w:highlight w:val="white"/>
        </w:rPr>
        <w:t>ArgumentExpression</w:t>
      </w:r>
      <w:r>
        <w:rPr>
          <w:highlight w:val="white"/>
        </w:rPr>
        <w:t xml:space="preserve"> method</w:t>
      </w:r>
      <w:r w:rsidR="00494657">
        <w:rPr>
          <w:highlight w:val="white"/>
        </w:rPr>
        <w:t xml:space="preserve"> </w:t>
      </w:r>
      <w:r w:rsidR="00D03ACB">
        <w:rPr>
          <w:highlight w:val="white"/>
        </w:rPr>
        <w:t>type casts the argument into an appropriate type.</w:t>
      </w:r>
    </w:p>
    <w:p w14:paraId="64856157" w14:textId="1FD12381" w:rsidR="00DF4DD7" w:rsidRDefault="00DF4DD7" w:rsidP="00DF4DD7">
      <w:pPr>
        <w:pStyle w:val="CodeHeader"/>
      </w:pPr>
      <w:r>
        <w:t>MiddleCodeGenerator.cs</w:t>
      </w:r>
    </w:p>
    <w:p w14:paraId="5C1B677E" w14:textId="77777777" w:rsidR="0027372E" w:rsidRDefault="0027372E" w:rsidP="0027372E">
      <w:pPr>
        <w:pStyle w:val="Code"/>
        <w:rPr>
          <w:highlight w:val="white"/>
        </w:rPr>
      </w:pPr>
      <w:r w:rsidRPr="0027372E">
        <w:rPr>
          <w:highlight w:val="white"/>
        </w:rPr>
        <w:t xml:space="preserve">    public static Expression ArgumentExpression(int index,</w:t>
      </w:r>
    </w:p>
    <w:p w14:paraId="30661ED4" w14:textId="313DF9C6" w:rsidR="0027372E" w:rsidRDefault="0027372E" w:rsidP="0027372E">
      <w:pPr>
        <w:pStyle w:val="Code"/>
        <w:rPr>
          <w:highlight w:val="white"/>
        </w:rPr>
      </w:pPr>
      <w:r>
        <w:rPr>
          <w:highlight w:val="white"/>
        </w:rPr>
        <w:t xml:space="preserve">                                               </w:t>
      </w:r>
      <w:r w:rsidRPr="0027372E">
        <w:rPr>
          <w:highlight w:val="white"/>
        </w:rPr>
        <w:t xml:space="preserve"> Expression expression) {</w:t>
      </w:r>
    </w:p>
    <w:p w14:paraId="31A3E783" w14:textId="4E79C7ED" w:rsidR="00EA5F63" w:rsidRPr="0027372E" w:rsidRDefault="00EA5F63" w:rsidP="00E23225">
      <w:pPr>
        <w:rPr>
          <w:highlight w:val="white"/>
        </w:rPr>
      </w:pPr>
      <w:r>
        <w:rPr>
          <w:highlight w:val="white"/>
        </w:rPr>
        <w:t xml:space="preserve">We need to type list on top of the type list stack to </w:t>
      </w:r>
      <w:r w:rsidR="00561E79">
        <w:rPr>
          <w:highlight w:val="white"/>
        </w:rPr>
        <w:t>compare the argument expression with the parameter type.</w:t>
      </w:r>
    </w:p>
    <w:p w14:paraId="58B984DA" w14:textId="5CDBE817" w:rsidR="0027372E" w:rsidRDefault="0027372E" w:rsidP="0027372E">
      <w:pPr>
        <w:pStyle w:val="Code"/>
        <w:rPr>
          <w:highlight w:val="white"/>
        </w:rPr>
      </w:pPr>
      <w:r w:rsidRPr="0027372E">
        <w:rPr>
          <w:highlight w:val="white"/>
        </w:rPr>
        <w:t xml:space="preserve">      List&lt;Type&gt; typeList = TypeListStack.Peek();</w:t>
      </w:r>
    </w:p>
    <w:p w14:paraId="50FF41CD" w14:textId="77777777" w:rsidR="00DC51FC" w:rsidRPr="00A770C6" w:rsidRDefault="00DC51FC" w:rsidP="00DC51FC">
      <w:pPr>
        <w:rPr>
          <w:highlight w:val="white"/>
        </w:rPr>
      </w:pPr>
      <w:r>
        <w:rPr>
          <w:highlight w:val="white"/>
        </w:rPr>
        <w:t>If the argument is within the parameter list, we type cast the argument into the parameter type.</w:t>
      </w:r>
    </w:p>
    <w:p w14:paraId="4618EBE1" w14:textId="77777777" w:rsidR="0027372E" w:rsidRPr="0027372E" w:rsidRDefault="0027372E" w:rsidP="0027372E">
      <w:pPr>
        <w:pStyle w:val="Code"/>
        <w:rPr>
          <w:highlight w:val="white"/>
        </w:rPr>
      </w:pPr>
      <w:r w:rsidRPr="0027372E">
        <w:rPr>
          <w:highlight w:val="white"/>
        </w:rPr>
        <w:t xml:space="preserve">      if ((typeList != null) &amp;&amp; (index &lt; typeList.Count)) {</w:t>
      </w:r>
    </w:p>
    <w:p w14:paraId="451DE27E" w14:textId="77777777" w:rsidR="0027372E" w:rsidRPr="0027372E" w:rsidRDefault="0027372E" w:rsidP="0027372E">
      <w:pPr>
        <w:pStyle w:val="Code"/>
        <w:rPr>
          <w:highlight w:val="white"/>
        </w:rPr>
      </w:pPr>
      <w:r w:rsidRPr="0027372E">
        <w:rPr>
          <w:highlight w:val="white"/>
        </w:rPr>
        <w:t xml:space="preserve">        expression = TypeCast.ImplicitCast(expression, typeList[index]);</w:t>
      </w:r>
    </w:p>
    <w:p w14:paraId="2686C7C1" w14:textId="77777777" w:rsidR="0027372E" w:rsidRPr="0027372E" w:rsidRDefault="0027372E" w:rsidP="0027372E">
      <w:pPr>
        <w:pStyle w:val="Code"/>
        <w:rPr>
          <w:highlight w:val="white"/>
        </w:rPr>
      </w:pPr>
      <w:r w:rsidRPr="0027372E">
        <w:rPr>
          <w:highlight w:val="white"/>
        </w:rPr>
        <w:t xml:space="preserve">      }</w:t>
      </w:r>
    </w:p>
    <w:p w14:paraId="1BA9F1A3" w14:textId="77777777" w:rsidR="0027372E" w:rsidRPr="0027372E" w:rsidRDefault="0027372E" w:rsidP="0027372E">
      <w:pPr>
        <w:pStyle w:val="Code"/>
        <w:rPr>
          <w:highlight w:val="white"/>
        </w:rPr>
      </w:pPr>
      <w:r w:rsidRPr="0027372E">
        <w:rPr>
          <w:highlight w:val="white"/>
        </w:rPr>
        <w:t xml:space="preserve">      else {</w:t>
      </w:r>
    </w:p>
    <w:p w14:paraId="4B37A649" w14:textId="77777777" w:rsidR="00250AED" w:rsidRDefault="00250AED" w:rsidP="00250AED">
      <w:pPr>
        <w:rPr>
          <w:highlight w:val="white"/>
        </w:rPr>
      </w:pPr>
      <w:r>
        <w:rPr>
          <w:highlight w:val="white"/>
        </w:rPr>
        <w:t>If the argument is not within the parameter list (elliptic call), we type cast the argument into an appropriate type: character and short integer are cast into (signed or unsigned) integer, and float is cast into double. These type casts apply to the elliptic function call rules of ANSI C.</w:t>
      </w:r>
    </w:p>
    <w:p w14:paraId="61A7A85E" w14:textId="77777777" w:rsidR="0027372E" w:rsidRPr="0027372E" w:rsidRDefault="0027372E" w:rsidP="0027372E">
      <w:pPr>
        <w:pStyle w:val="Code"/>
        <w:rPr>
          <w:highlight w:val="white"/>
        </w:rPr>
      </w:pPr>
      <w:r w:rsidRPr="0027372E">
        <w:rPr>
          <w:highlight w:val="white"/>
        </w:rPr>
        <w:t xml:space="preserve">        Type type = expression.Symbol.Type;</w:t>
      </w:r>
    </w:p>
    <w:p w14:paraId="77F31A27" w14:textId="77777777" w:rsidR="0027372E" w:rsidRPr="0027372E" w:rsidRDefault="0027372E" w:rsidP="0027372E">
      <w:pPr>
        <w:pStyle w:val="Code"/>
        <w:rPr>
          <w:highlight w:val="white"/>
        </w:rPr>
      </w:pPr>
      <w:r w:rsidRPr="0027372E">
        <w:rPr>
          <w:highlight w:val="white"/>
        </w:rPr>
        <w:t xml:space="preserve">        </w:t>
      </w:r>
    </w:p>
    <w:p w14:paraId="443F3B9C" w14:textId="77777777" w:rsidR="0027372E" w:rsidRPr="0027372E" w:rsidRDefault="0027372E" w:rsidP="0027372E">
      <w:pPr>
        <w:pStyle w:val="Code"/>
        <w:rPr>
          <w:highlight w:val="white"/>
        </w:rPr>
      </w:pPr>
      <w:r w:rsidRPr="0027372E">
        <w:rPr>
          <w:highlight w:val="white"/>
        </w:rPr>
        <w:t xml:space="preserve">        if (type.IsChar() || type.IsShort()) {</w:t>
      </w:r>
    </w:p>
    <w:p w14:paraId="48DEA9CF" w14:textId="77777777" w:rsidR="0027372E" w:rsidRPr="0027372E" w:rsidRDefault="0027372E" w:rsidP="0027372E">
      <w:pPr>
        <w:pStyle w:val="Code"/>
        <w:rPr>
          <w:highlight w:val="white"/>
        </w:rPr>
      </w:pPr>
      <w:r w:rsidRPr="0027372E">
        <w:rPr>
          <w:highlight w:val="white"/>
        </w:rPr>
        <w:t xml:space="preserve">          if (type.IsSigned()) {</w:t>
      </w:r>
    </w:p>
    <w:p w14:paraId="212557BF" w14:textId="77777777" w:rsidR="0027372E" w:rsidRPr="0027372E" w:rsidRDefault="0027372E" w:rsidP="0027372E">
      <w:pPr>
        <w:pStyle w:val="Code"/>
        <w:rPr>
          <w:highlight w:val="white"/>
        </w:rPr>
      </w:pPr>
      <w:r w:rsidRPr="0027372E">
        <w:rPr>
          <w:highlight w:val="white"/>
        </w:rPr>
        <w:t xml:space="preserve">            expression =</w:t>
      </w:r>
    </w:p>
    <w:p w14:paraId="30A4034B" w14:textId="77777777" w:rsidR="0027372E" w:rsidRPr="0027372E" w:rsidRDefault="0027372E" w:rsidP="0027372E">
      <w:pPr>
        <w:pStyle w:val="Code"/>
        <w:rPr>
          <w:highlight w:val="white"/>
        </w:rPr>
      </w:pPr>
      <w:r w:rsidRPr="0027372E">
        <w:rPr>
          <w:highlight w:val="white"/>
        </w:rPr>
        <w:t xml:space="preserve">              TypeCast.ImplicitCast(expression, Type.SignedIntegerType);</w:t>
      </w:r>
    </w:p>
    <w:p w14:paraId="1F1F23F9" w14:textId="77777777" w:rsidR="0027372E" w:rsidRPr="0027372E" w:rsidRDefault="0027372E" w:rsidP="0027372E">
      <w:pPr>
        <w:pStyle w:val="Code"/>
        <w:rPr>
          <w:highlight w:val="white"/>
        </w:rPr>
      </w:pPr>
      <w:r w:rsidRPr="0027372E">
        <w:rPr>
          <w:highlight w:val="white"/>
        </w:rPr>
        <w:t xml:space="preserve">          }</w:t>
      </w:r>
    </w:p>
    <w:p w14:paraId="08B3C520" w14:textId="77777777" w:rsidR="0027372E" w:rsidRPr="0027372E" w:rsidRDefault="0027372E" w:rsidP="0027372E">
      <w:pPr>
        <w:pStyle w:val="Code"/>
        <w:rPr>
          <w:highlight w:val="white"/>
        </w:rPr>
      </w:pPr>
      <w:r w:rsidRPr="0027372E">
        <w:rPr>
          <w:highlight w:val="white"/>
        </w:rPr>
        <w:t xml:space="preserve">          else {</w:t>
      </w:r>
    </w:p>
    <w:p w14:paraId="739E22E8" w14:textId="77777777" w:rsidR="0027372E" w:rsidRPr="0027372E" w:rsidRDefault="0027372E" w:rsidP="0027372E">
      <w:pPr>
        <w:pStyle w:val="Code"/>
        <w:rPr>
          <w:highlight w:val="white"/>
        </w:rPr>
      </w:pPr>
      <w:r w:rsidRPr="0027372E">
        <w:rPr>
          <w:highlight w:val="white"/>
        </w:rPr>
        <w:t xml:space="preserve">            expression =</w:t>
      </w:r>
    </w:p>
    <w:p w14:paraId="14AE06A9" w14:textId="77777777" w:rsidR="0027372E" w:rsidRPr="0027372E" w:rsidRDefault="0027372E" w:rsidP="0027372E">
      <w:pPr>
        <w:pStyle w:val="Code"/>
        <w:rPr>
          <w:highlight w:val="white"/>
        </w:rPr>
      </w:pPr>
      <w:r w:rsidRPr="0027372E">
        <w:rPr>
          <w:highlight w:val="white"/>
        </w:rPr>
        <w:t xml:space="preserve">              TypeCast.ImplicitCast(expression, Type.UnsignedIntegerType);</w:t>
      </w:r>
    </w:p>
    <w:p w14:paraId="734235EB" w14:textId="77777777" w:rsidR="0027372E" w:rsidRPr="0027372E" w:rsidRDefault="0027372E" w:rsidP="0027372E">
      <w:pPr>
        <w:pStyle w:val="Code"/>
        <w:rPr>
          <w:highlight w:val="white"/>
        </w:rPr>
      </w:pPr>
      <w:r w:rsidRPr="0027372E">
        <w:rPr>
          <w:highlight w:val="white"/>
        </w:rPr>
        <w:t xml:space="preserve">          }      </w:t>
      </w:r>
    </w:p>
    <w:p w14:paraId="4E1B5EDF" w14:textId="77777777" w:rsidR="0027372E" w:rsidRPr="0027372E" w:rsidRDefault="0027372E" w:rsidP="0027372E">
      <w:pPr>
        <w:pStyle w:val="Code"/>
        <w:rPr>
          <w:highlight w:val="white"/>
        </w:rPr>
      </w:pPr>
      <w:r w:rsidRPr="0027372E">
        <w:rPr>
          <w:highlight w:val="white"/>
        </w:rPr>
        <w:t xml:space="preserve">        }</w:t>
      </w:r>
    </w:p>
    <w:p w14:paraId="0B137D70" w14:textId="77777777" w:rsidR="0027372E" w:rsidRPr="0027372E" w:rsidRDefault="0027372E" w:rsidP="0027372E">
      <w:pPr>
        <w:pStyle w:val="Code"/>
        <w:rPr>
          <w:highlight w:val="white"/>
        </w:rPr>
      </w:pPr>
      <w:r w:rsidRPr="0027372E">
        <w:rPr>
          <w:highlight w:val="white"/>
        </w:rPr>
        <w:t xml:space="preserve">        else if (type.IsFloat()) {</w:t>
      </w:r>
    </w:p>
    <w:p w14:paraId="05BFDECC" w14:textId="77777777" w:rsidR="0027372E" w:rsidRPr="0027372E" w:rsidRDefault="0027372E" w:rsidP="0027372E">
      <w:pPr>
        <w:pStyle w:val="Code"/>
        <w:rPr>
          <w:highlight w:val="white"/>
        </w:rPr>
      </w:pPr>
      <w:r w:rsidRPr="0027372E">
        <w:rPr>
          <w:highlight w:val="white"/>
        </w:rPr>
        <w:t xml:space="preserve">          expression = TypeCast.ImplicitCast(expression, Type.DoubleType);</w:t>
      </w:r>
    </w:p>
    <w:p w14:paraId="2CD2F8ED" w14:textId="77777777" w:rsidR="0027372E" w:rsidRPr="0027372E" w:rsidRDefault="0027372E" w:rsidP="0027372E">
      <w:pPr>
        <w:pStyle w:val="Code"/>
        <w:rPr>
          <w:highlight w:val="white"/>
        </w:rPr>
      </w:pPr>
      <w:r w:rsidRPr="0027372E">
        <w:rPr>
          <w:highlight w:val="white"/>
        </w:rPr>
        <w:t xml:space="preserve">        }</w:t>
      </w:r>
    </w:p>
    <w:p w14:paraId="34A45425" w14:textId="77777777" w:rsidR="0027372E" w:rsidRPr="0027372E" w:rsidRDefault="0027372E" w:rsidP="0027372E">
      <w:pPr>
        <w:pStyle w:val="Code"/>
        <w:rPr>
          <w:highlight w:val="white"/>
        </w:rPr>
      </w:pPr>
      <w:r w:rsidRPr="0027372E">
        <w:rPr>
          <w:highlight w:val="white"/>
        </w:rPr>
        <w:t xml:space="preserve">      }</w:t>
      </w:r>
    </w:p>
    <w:p w14:paraId="1F3CE430" w14:textId="77777777" w:rsidR="0027372E" w:rsidRPr="0027372E" w:rsidRDefault="0027372E" w:rsidP="0027372E">
      <w:pPr>
        <w:pStyle w:val="Code"/>
        <w:rPr>
          <w:highlight w:val="white"/>
        </w:rPr>
      </w:pPr>
    </w:p>
    <w:p w14:paraId="42519436" w14:textId="77777777" w:rsidR="00860AB7" w:rsidRPr="0027372E" w:rsidRDefault="00860AB7" w:rsidP="00860AB7">
      <w:pPr>
        <w:rPr>
          <w:highlight w:val="white"/>
        </w:rPr>
      </w:pPr>
      <w:r>
        <w:rPr>
          <w:highlight w:val="white"/>
        </w:rPr>
        <w:t>We need to update current offset to allocate space in case of nested function calls.</w:t>
      </w:r>
    </w:p>
    <w:p w14:paraId="4FB13AE5" w14:textId="77777777" w:rsidR="00611DED" w:rsidRPr="00611DED" w:rsidRDefault="00611DED" w:rsidP="00611DED">
      <w:pPr>
        <w:pStyle w:val="Code"/>
        <w:rPr>
          <w:highlight w:val="white"/>
        </w:rPr>
      </w:pPr>
      <w:r w:rsidRPr="00611DED">
        <w:rPr>
          <w:highlight w:val="white"/>
        </w:rPr>
        <w:t xml:space="preserve">      int offset = ParameterOffsetStack.Pop();</w:t>
      </w:r>
    </w:p>
    <w:p w14:paraId="6BF3C3FB" w14:textId="77777777" w:rsidR="00611DED" w:rsidRDefault="00611DED" w:rsidP="00611DED">
      <w:pPr>
        <w:pStyle w:val="Code"/>
        <w:rPr>
          <w:highlight w:val="white"/>
        </w:rPr>
      </w:pPr>
      <w:r w:rsidRPr="00611DED">
        <w:rPr>
          <w:highlight w:val="white"/>
        </w:rPr>
        <w:t xml:space="preserve">      ParameterOffsetStack.Push(offset +</w:t>
      </w:r>
    </w:p>
    <w:p w14:paraId="5D2D3B28" w14:textId="2697F38F" w:rsidR="00611DED" w:rsidRPr="00611DED" w:rsidRDefault="00611DED" w:rsidP="00611DED">
      <w:pPr>
        <w:pStyle w:val="Code"/>
        <w:rPr>
          <w:highlight w:val="white"/>
        </w:rPr>
      </w:pPr>
      <w:r>
        <w:rPr>
          <w:highlight w:val="white"/>
        </w:rPr>
        <w:t xml:space="preserve">                               </w:t>
      </w:r>
      <w:r w:rsidRPr="00611DED">
        <w:rPr>
          <w:highlight w:val="white"/>
        </w:rPr>
        <w:t xml:space="preserve"> ParameterType(expression.Symbol).Size());</w:t>
      </w:r>
    </w:p>
    <w:p w14:paraId="2B4350D0" w14:textId="77777777" w:rsidR="00611DED" w:rsidRPr="00611DED" w:rsidRDefault="00611DED" w:rsidP="00611DED">
      <w:pPr>
        <w:pStyle w:val="Code"/>
        <w:rPr>
          <w:highlight w:val="white"/>
        </w:rPr>
      </w:pPr>
      <w:r w:rsidRPr="00611DED">
        <w:rPr>
          <w:highlight w:val="white"/>
        </w:rPr>
        <w:t xml:space="preserve">      return (new Expression(expression.Symbol, expression.LongList,</w:t>
      </w:r>
    </w:p>
    <w:p w14:paraId="508008E3" w14:textId="77777777" w:rsidR="00611DED" w:rsidRPr="00611DED" w:rsidRDefault="00611DED" w:rsidP="00611DED">
      <w:pPr>
        <w:pStyle w:val="Code"/>
        <w:rPr>
          <w:highlight w:val="white"/>
        </w:rPr>
      </w:pPr>
      <w:r w:rsidRPr="00611DED">
        <w:rPr>
          <w:highlight w:val="white"/>
        </w:rPr>
        <w:t xml:space="preserve">                             expression.LongList));</w:t>
      </w:r>
    </w:p>
    <w:p w14:paraId="5AE1D7B0" w14:textId="77777777" w:rsidR="00611DED" w:rsidRPr="00611DED" w:rsidRDefault="00611DED" w:rsidP="00611DED">
      <w:pPr>
        <w:pStyle w:val="Code"/>
        <w:rPr>
          <w:highlight w:val="white"/>
        </w:rPr>
      </w:pPr>
      <w:r w:rsidRPr="00611DED">
        <w:rPr>
          <w:highlight w:val="white"/>
        </w:rPr>
        <w:t xml:space="preserve">    }</w:t>
      </w:r>
    </w:p>
    <w:p w14:paraId="7176C6F6" w14:textId="5A91C226" w:rsidR="00A770C6" w:rsidRPr="00A770C6" w:rsidRDefault="008B4CD7" w:rsidP="006457A0">
      <w:pPr>
        <w:rPr>
          <w:highlight w:val="white"/>
        </w:rPr>
      </w:pPr>
      <w:r>
        <w:rPr>
          <w:highlight w:val="white"/>
        </w:rPr>
        <w:t>T</w:t>
      </w:r>
      <w:r w:rsidR="006457A0">
        <w:rPr>
          <w:highlight w:val="white"/>
        </w:rPr>
        <w:t xml:space="preserve">he </w:t>
      </w:r>
      <w:r w:rsidR="006457A0" w:rsidRPr="006457A0">
        <w:rPr>
          <w:rStyle w:val="KeyWord0"/>
          <w:highlight w:val="white"/>
        </w:rPr>
        <w:t>Parameter</w:t>
      </w:r>
      <w:r w:rsidR="00191952">
        <w:rPr>
          <w:rStyle w:val="KeyWord0"/>
          <w:highlight w:val="white"/>
        </w:rPr>
        <w:t>Type</w:t>
      </w:r>
      <w:r w:rsidR="006457A0">
        <w:rPr>
          <w:highlight w:val="white"/>
        </w:rPr>
        <w:t xml:space="preserve"> method</w:t>
      </w:r>
      <w:r w:rsidR="00C17DD9">
        <w:rPr>
          <w:highlight w:val="white"/>
        </w:rPr>
        <w:t xml:space="preserve"> returns the </w:t>
      </w:r>
      <w:r w:rsidR="00191952">
        <w:rPr>
          <w:highlight w:val="white"/>
        </w:rPr>
        <w:t>type</w:t>
      </w:r>
      <w:r w:rsidR="00C17DD9">
        <w:rPr>
          <w:highlight w:val="white"/>
        </w:rPr>
        <w:t xml:space="preserve"> of the parameter. In case of array, string, or function</w:t>
      </w:r>
      <w:r w:rsidR="0041307B">
        <w:rPr>
          <w:highlight w:val="white"/>
        </w:rPr>
        <w:t>, it returns pointer</w:t>
      </w:r>
      <w:r w:rsidR="00D205DB">
        <w:rPr>
          <w:highlight w:val="white"/>
        </w:rPr>
        <w:t xml:space="preserve"> types</w:t>
      </w:r>
      <w:r w:rsidR="0041307B">
        <w:rPr>
          <w:highlight w:val="white"/>
        </w:rPr>
        <w:t xml:space="preserve">. Otherwise, it returns the regular </w:t>
      </w:r>
      <w:r w:rsidR="00D205DB">
        <w:rPr>
          <w:highlight w:val="white"/>
        </w:rPr>
        <w:t>type</w:t>
      </w:r>
      <w:r w:rsidR="0041307B">
        <w:rPr>
          <w:highlight w:val="white"/>
        </w:rPr>
        <w:t>.</w:t>
      </w:r>
      <w:r w:rsidR="00C17DD9">
        <w:rPr>
          <w:highlight w:val="white"/>
        </w:rPr>
        <w:t xml:space="preserve"> </w:t>
      </w:r>
    </w:p>
    <w:p w14:paraId="78431502" w14:textId="77777777" w:rsidR="00907EC7" w:rsidRPr="00907EC7" w:rsidRDefault="00907EC7" w:rsidP="00907EC7">
      <w:pPr>
        <w:pStyle w:val="Code"/>
        <w:rPr>
          <w:highlight w:val="white"/>
        </w:rPr>
      </w:pPr>
      <w:r w:rsidRPr="00907EC7">
        <w:rPr>
          <w:highlight w:val="white"/>
        </w:rPr>
        <w:t xml:space="preserve">    private static Type ParameterType(Symbol symbol) {</w:t>
      </w:r>
    </w:p>
    <w:p w14:paraId="4089D474" w14:textId="77777777" w:rsidR="00907EC7" w:rsidRPr="00907EC7" w:rsidRDefault="00907EC7" w:rsidP="00907EC7">
      <w:pPr>
        <w:pStyle w:val="Code"/>
        <w:rPr>
          <w:highlight w:val="white"/>
        </w:rPr>
      </w:pPr>
      <w:r w:rsidRPr="00907EC7">
        <w:rPr>
          <w:highlight w:val="white"/>
        </w:rPr>
        <w:t xml:space="preserve">      switch (symbol.Type.Sort) {</w:t>
      </w:r>
    </w:p>
    <w:p w14:paraId="02A8412F" w14:textId="77777777" w:rsidR="00907EC7" w:rsidRPr="00907EC7" w:rsidRDefault="00907EC7" w:rsidP="00907EC7">
      <w:pPr>
        <w:pStyle w:val="Code"/>
        <w:rPr>
          <w:highlight w:val="white"/>
        </w:rPr>
      </w:pPr>
      <w:r w:rsidRPr="00907EC7">
        <w:rPr>
          <w:highlight w:val="white"/>
        </w:rPr>
        <w:t xml:space="preserve">        case Sort.Array:</w:t>
      </w:r>
    </w:p>
    <w:p w14:paraId="0BD94FCA" w14:textId="77777777" w:rsidR="00907EC7" w:rsidRPr="00907EC7" w:rsidRDefault="00907EC7" w:rsidP="00907EC7">
      <w:pPr>
        <w:pStyle w:val="Code"/>
        <w:rPr>
          <w:highlight w:val="white"/>
        </w:rPr>
      </w:pPr>
      <w:r w:rsidRPr="00907EC7">
        <w:rPr>
          <w:highlight w:val="white"/>
        </w:rPr>
        <w:t xml:space="preserve">          return (new Type(symbol.Type.ArrayType));</w:t>
      </w:r>
    </w:p>
    <w:p w14:paraId="2AD6B634" w14:textId="77777777" w:rsidR="00907EC7" w:rsidRPr="00907EC7" w:rsidRDefault="00907EC7" w:rsidP="00907EC7">
      <w:pPr>
        <w:pStyle w:val="Code"/>
        <w:rPr>
          <w:highlight w:val="white"/>
        </w:rPr>
      </w:pPr>
    </w:p>
    <w:p w14:paraId="0A18ADBE" w14:textId="77777777" w:rsidR="00907EC7" w:rsidRPr="00907EC7" w:rsidRDefault="00907EC7" w:rsidP="00907EC7">
      <w:pPr>
        <w:pStyle w:val="Code"/>
        <w:rPr>
          <w:highlight w:val="white"/>
        </w:rPr>
      </w:pPr>
      <w:r w:rsidRPr="00907EC7">
        <w:rPr>
          <w:highlight w:val="white"/>
        </w:rPr>
        <w:t xml:space="preserve">        case Sort.Function:</w:t>
      </w:r>
    </w:p>
    <w:p w14:paraId="6FCE19D7" w14:textId="77777777" w:rsidR="00907EC7" w:rsidRPr="00907EC7" w:rsidRDefault="00907EC7" w:rsidP="00907EC7">
      <w:pPr>
        <w:pStyle w:val="Code"/>
        <w:rPr>
          <w:highlight w:val="white"/>
        </w:rPr>
      </w:pPr>
      <w:r w:rsidRPr="00907EC7">
        <w:rPr>
          <w:highlight w:val="white"/>
        </w:rPr>
        <w:t xml:space="preserve">          return (new Type(symbol.Type));</w:t>
      </w:r>
    </w:p>
    <w:p w14:paraId="50C23E0F" w14:textId="77777777" w:rsidR="00907EC7" w:rsidRPr="00907EC7" w:rsidRDefault="00907EC7" w:rsidP="00907EC7">
      <w:pPr>
        <w:pStyle w:val="Code"/>
        <w:rPr>
          <w:highlight w:val="white"/>
        </w:rPr>
      </w:pPr>
    </w:p>
    <w:p w14:paraId="46D3ABBA" w14:textId="77777777" w:rsidR="00907EC7" w:rsidRPr="00907EC7" w:rsidRDefault="00907EC7" w:rsidP="00907EC7">
      <w:pPr>
        <w:pStyle w:val="Code"/>
        <w:rPr>
          <w:highlight w:val="white"/>
        </w:rPr>
      </w:pPr>
      <w:r w:rsidRPr="00907EC7">
        <w:rPr>
          <w:highlight w:val="white"/>
        </w:rPr>
        <w:lastRenderedPageBreak/>
        <w:t xml:space="preserve">        case Sort.String:</w:t>
      </w:r>
    </w:p>
    <w:p w14:paraId="416FD616" w14:textId="77777777" w:rsidR="00907EC7" w:rsidRPr="00907EC7" w:rsidRDefault="00907EC7" w:rsidP="00907EC7">
      <w:pPr>
        <w:pStyle w:val="Code"/>
        <w:rPr>
          <w:highlight w:val="white"/>
        </w:rPr>
      </w:pPr>
      <w:r w:rsidRPr="00907EC7">
        <w:rPr>
          <w:highlight w:val="white"/>
        </w:rPr>
        <w:t xml:space="preserve">          return (new Type(new Type(Sort.Signed_Char)));</w:t>
      </w:r>
    </w:p>
    <w:p w14:paraId="7A74E9D2" w14:textId="77777777" w:rsidR="00907EC7" w:rsidRPr="00907EC7" w:rsidRDefault="00907EC7" w:rsidP="00907EC7">
      <w:pPr>
        <w:pStyle w:val="Code"/>
        <w:rPr>
          <w:highlight w:val="white"/>
        </w:rPr>
      </w:pPr>
    </w:p>
    <w:p w14:paraId="723B29B4" w14:textId="77777777" w:rsidR="00907EC7" w:rsidRPr="00907EC7" w:rsidRDefault="00907EC7" w:rsidP="00907EC7">
      <w:pPr>
        <w:pStyle w:val="Code"/>
        <w:rPr>
          <w:highlight w:val="white"/>
        </w:rPr>
      </w:pPr>
      <w:r w:rsidRPr="00907EC7">
        <w:rPr>
          <w:highlight w:val="white"/>
        </w:rPr>
        <w:t xml:space="preserve">        default:</w:t>
      </w:r>
    </w:p>
    <w:p w14:paraId="62BBC783" w14:textId="77777777" w:rsidR="00907EC7" w:rsidRPr="00907EC7" w:rsidRDefault="00907EC7" w:rsidP="00907EC7">
      <w:pPr>
        <w:pStyle w:val="Code"/>
        <w:rPr>
          <w:highlight w:val="white"/>
        </w:rPr>
      </w:pPr>
      <w:r w:rsidRPr="00907EC7">
        <w:rPr>
          <w:highlight w:val="white"/>
        </w:rPr>
        <w:t xml:space="preserve">          return symbol.Type;</w:t>
      </w:r>
    </w:p>
    <w:p w14:paraId="58E1E6CC" w14:textId="77777777" w:rsidR="00907EC7" w:rsidRPr="00907EC7" w:rsidRDefault="00907EC7" w:rsidP="00907EC7">
      <w:pPr>
        <w:pStyle w:val="Code"/>
        <w:rPr>
          <w:highlight w:val="white"/>
        </w:rPr>
      </w:pPr>
      <w:r w:rsidRPr="00907EC7">
        <w:rPr>
          <w:highlight w:val="white"/>
        </w:rPr>
        <w:t xml:space="preserve">      }</w:t>
      </w:r>
    </w:p>
    <w:p w14:paraId="6D6003C3" w14:textId="77777777" w:rsidR="00907EC7" w:rsidRPr="00907EC7" w:rsidRDefault="00907EC7" w:rsidP="00907EC7">
      <w:pPr>
        <w:pStyle w:val="Code"/>
        <w:rPr>
          <w:highlight w:val="white"/>
        </w:rPr>
      </w:pPr>
      <w:r w:rsidRPr="00907EC7">
        <w:rPr>
          <w:highlight w:val="white"/>
        </w:rPr>
        <w:t xml:space="preserve">    }</w:t>
      </w:r>
    </w:p>
    <w:p w14:paraId="3F58EB64" w14:textId="17B5FA15" w:rsidR="00D37AFD" w:rsidRDefault="00D37AFD" w:rsidP="00D37AFD">
      <w:pPr>
        <w:pStyle w:val="Rubrik3"/>
        <w:rPr>
          <w:highlight w:val="white"/>
        </w:rPr>
      </w:pPr>
      <w:r>
        <w:rPr>
          <w:highlight w:val="white"/>
        </w:rPr>
        <w:t>Primary Expressions</w:t>
      </w:r>
    </w:p>
    <w:p w14:paraId="3B47BA8A" w14:textId="201488EC" w:rsidR="00D37AFD" w:rsidRPr="00D37AFD" w:rsidRDefault="00D37AFD" w:rsidP="00D37AFD">
      <w:pPr>
        <w:rPr>
          <w:highlight w:val="white"/>
        </w:rPr>
      </w:pPr>
      <w:r>
        <w:rPr>
          <w:highlight w:val="white"/>
        </w:rPr>
        <w:t xml:space="preserve">We have finally reached the last kind of expression. A primary expression </w:t>
      </w:r>
      <w:r w:rsidR="00D03115">
        <w:rPr>
          <w:highlight w:val="white"/>
        </w:rPr>
        <w:t xml:space="preserve">may be </w:t>
      </w:r>
      <w:r>
        <w:rPr>
          <w:highlight w:val="white"/>
        </w:rPr>
        <w:t xml:space="preserve">another expression </w:t>
      </w:r>
      <w:r w:rsidR="00D03115">
        <w:rPr>
          <w:highlight w:val="white"/>
        </w:rPr>
        <w:t xml:space="preserve">within parentheses, </w:t>
      </w:r>
      <w:r>
        <w:rPr>
          <w:highlight w:val="white"/>
        </w:rPr>
        <w:t>a value, a symbol, a register, or the carry flag.</w:t>
      </w:r>
    </w:p>
    <w:p w14:paraId="3212121C" w14:textId="77777777" w:rsidR="0002564D" w:rsidRDefault="0002564D" w:rsidP="0002564D">
      <w:pPr>
        <w:pStyle w:val="CodeHeader"/>
      </w:pPr>
      <w:r>
        <w:t>MainParser.gppg</w:t>
      </w:r>
    </w:p>
    <w:p w14:paraId="7A4D77F6" w14:textId="77777777" w:rsidR="0002564D" w:rsidRDefault="0002564D" w:rsidP="0002564D">
      <w:pPr>
        <w:pStyle w:val="Code"/>
        <w:rPr>
          <w:highlight w:val="white"/>
          <w:lang w:val="sv-SE"/>
        </w:rPr>
      </w:pPr>
      <w:r>
        <w:rPr>
          <w:highlight w:val="white"/>
          <w:lang w:val="sv-SE"/>
        </w:rPr>
        <w:t>primary_expression:</w:t>
      </w:r>
    </w:p>
    <w:p w14:paraId="21BEBEC9" w14:textId="77777777" w:rsidR="001B772C" w:rsidRDefault="001B772C" w:rsidP="001B772C">
      <w:pPr>
        <w:pStyle w:val="Code"/>
        <w:rPr>
          <w:highlight w:val="white"/>
          <w:lang w:val="sv-SE"/>
        </w:rPr>
      </w:pPr>
      <w:r>
        <w:rPr>
          <w:highlight w:val="white"/>
          <w:lang w:val="sv-SE"/>
        </w:rPr>
        <w:t xml:space="preserve">    LEFT_PARENTHESIS expression RIGHT_PARENTHESIS {</w:t>
      </w:r>
    </w:p>
    <w:p w14:paraId="2DA9F113" w14:textId="77777777" w:rsidR="001B772C" w:rsidRDefault="001B772C" w:rsidP="001B772C">
      <w:pPr>
        <w:pStyle w:val="Code"/>
        <w:rPr>
          <w:highlight w:val="white"/>
          <w:lang w:val="sv-SE"/>
        </w:rPr>
      </w:pPr>
      <w:r>
        <w:rPr>
          <w:highlight w:val="white"/>
          <w:lang w:val="sv-SE"/>
        </w:rPr>
        <w:t xml:space="preserve">      $$ = $2; </w:t>
      </w:r>
    </w:p>
    <w:p w14:paraId="6B922763" w14:textId="77777777" w:rsidR="001B772C" w:rsidRDefault="001B772C" w:rsidP="001B772C">
      <w:pPr>
        <w:pStyle w:val="Code"/>
        <w:rPr>
          <w:highlight w:val="white"/>
          <w:lang w:val="sv-SE"/>
        </w:rPr>
      </w:pPr>
      <w:r>
        <w:rPr>
          <w:highlight w:val="white"/>
          <w:lang w:val="sv-SE"/>
        </w:rPr>
        <w:t xml:space="preserve">    }</w:t>
      </w:r>
    </w:p>
    <w:p w14:paraId="090016A0" w14:textId="77777777" w:rsidR="0002564D" w:rsidRDefault="0002564D" w:rsidP="0002564D">
      <w:pPr>
        <w:pStyle w:val="Code"/>
        <w:rPr>
          <w:highlight w:val="white"/>
          <w:lang w:val="sv-SE"/>
        </w:rPr>
      </w:pPr>
      <w:r>
        <w:rPr>
          <w:highlight w:val="white"/>
          <w:lang w:val="sv-SE"/>
        </w:rPr>
        <w:t xml:space="preserve">    VALUE {</w:t>
      </w:r>
    </w:p>
    <w:p w14:paraId="6370AE25" w14:textId="77777777" w:rsidR="0002564D" w:rsidRDefault="0002564D" w:rsidP="0002564D">
      <w:pPr>
        <w:pStyle w:val="Code"/>
        <w:rPr>
          <w:highlight w:val="white"/>
          <w:lang w:val="sv-SE"/>
        </w:rPr>
      </w:pPr>
      <w:r>
        <w:rPr>
          <w:highlight w:val="white"/>
          <w:lang w:val="sv-SE"/>
        </w:rPr>
        <w:t xml:space="preserve">      $$ = MiddleCodeGenerator.ValueExpression($1);</w:t>
      </w:r>
    </w:p>
    <w:p w14:paraId="74D5C038" w14:textId="658AB634" w:rsidR="0002564D" w:rsidRDefault="0002564D" w:rsidP="0002564D">
      <w:pPr>
        <w:pStyle w:val="Code"/>
        <w:rPr>
          <w:highlight w:val="white"/>
          <w:lang w:val="sv-SE"/>
        </w:rPr>
      </w:pPr>
      <w:r>
        <w:rPr>
          <w:highlight w:val="white"/>
          <w:lang w:val="sv-SE"/>
        </w:rPr>
        <w:t xml:space="preserve">    };</w:t>
      </w:r>
    </w:p>
    <w:p w14:paraId="157CCFD8" w14:textId="136DFEB0" w:rsidR="00104995" w:rsidRDefault="00E90FF6" w:rsidP="00A134C9">
      <w:pPr>
        <w:rPr>
          <w:highlight w:val="white"/>
          <w:lang w:val="sv-SE"/>
        </w:rPr>
      </w:pPr>
      <w:r>
        <w:rPr>
          <w:highlight w:val="white"/>
          <w:lang w:val="sv-SE"/>
        </w:rPr>
        <w:t>The valu</w:t>
      </w:r>
      <w:r w:rsidR="00DD7F23">
        <w:rPr>
          <w:highlight w:val="white"/>
          <w:lang w:val="sv-SE"/>
        </w:rPr>
        <w:t>e</w:t>
      </w:r>
      <w:r>
        <w:rPr>
          <w:highlight w:val="white"/>
          <w:lang w:val="sv-SE"/>
        </w:rPr>
        <w:t xml:space="preserve"> hold</w:t>
      </w:r>
      <w:r w:rsidR="00DD7F23">
        <w:rPr>
          <w:highlight w:val="white"/>
          <w:lang w:val="sv-SE"/>
        </w:rPr>
        <w:t>s</w:t>
      </w:r>
      <w:r>
        <w:rPr>
          <w:highlight w:val="white"/>
          <w:lang w:val="sv-SE"/>
        </w:rPr>
        <w:t xml:space="preserve"> floating type, we push it at the floating value stack.</w:t>
      </w:r>
    </w:p>
    <w:p w14:paraId="473C0B12" w14:textId="77777777" w:rsidR="0002564D" w:rsidRDefault="0002564D" w:rsidP="0002564D">
      <w:pPr>
        <w:pStyle w:val="CodeHeader"/>
      </w:pPr>
      <w:r>
        <w:t>MiddleCodeGenerator.cs</w:t>
      </w:r>
    </w:p>
    <w:p w14:paraId="65818C93" w14:textId="77777777" w:rsidR="0002564D" w:rsidRPr="0002564D" w:rsidRDefault="0002564D" w:rsidP="0002564D">
      <w:pPr>
        <w:pStyle w:val="Code"/>
        <w:rPr>
          <w:highlight w:val="white"/>
        </w:rPr>
      </w:pPr>
      <w:r w:rsidRPr="0002564D">
        <w:rPr>
          <w:highlight w:val="white"/>
        </w:rPr>
        <w:t xml:space="preserve">    public static Expression ValueExpression(Symbol symbol) {</w:t>
      </w:r>
    </w:p>
    <w:p w14:paraId="35FAD7D8" w14:textId="77777777" w:rsidR="0002564D" w:rsidRPr="0002564D" w:rsidRDefault="0002564D" w:rsidP="0002564D">
      <w:pPr>
        <w:pStyle w:val="Code"/>
        <w:rPr>
          <w:highlight w:val="white"/>
        </w:rPr>
      </w:pPr>
      <w:r w:rsidRPr="0002564D">
        <w:rPr>
          <w:highlight w:val="white"/>
        </w:rPr>
        <w:t xml:space="preserve">      List&lt;MiddleCode&gt; longList = new List&lt;MiddleCode&gt;();</w:t>
      </w:r>
    </w:p>
    <w:p w14:paraId="73373748" w14:textId="77777777" w:rsidR="0002564D" w:rsidRPr="0002564D" w:rsidRDefault="0002564D" w:rsidP="0002564D">
      <w:pPr>
        <w:pStyle w:val="Code"/>
        <w:rPr>
          <w:highlight w:val="white"/>
        </w:rPr>
      </w:pPr>
    </w:p>
    <w:p w14:paraId="2850BFBE" w14:textId="77777777" w:rsidR="0002564D" w:rsidRPr="0002564D" w:rsidRDefault="0002564D" w:rsidP="0002564D">
      <w:pPr>
        <w:pStyle w:val="Code"/>
        <w:rPr>
          <w:highlight w:val="white"/>
        </w:rPr>
      </w:pPr>
      <w:r w:rsidRPr="0002564D">
        <w:rPr>
          <w:highlight w:val="white"/>
        </w:rPr>
        <w:t xml:space="preserve">      if (symbol.Type.IsFloating()) {</w:t>
      </w:r>
    </w:p>
    <w:p w14:paraId="3CD895CB" w14:textId="77777777" w:rsidR="0002564D" w:rsidRPr="0002564D" w:rsidRDefault="0002564D" w:rsidP="0002564D">
      <w:pPr>
        <w:pStyle w:val="Code"/>
        <w:rPr>
          <w:highlight w:val="white"/>
        </w:rPr>
      </w:pPr>
      <w:r w:rsidRPr="0002564D">
        <w:rPr>
          <w:highlight w:val="white"/>
        </w:rPr>
        <w:t xml:space="preserve">        AddMiddleCode(longList, MiddleOperator.PushFloat, symbol);</w:t>
      </w:r>
    </w:p>
    <w:p w14:paraId="5BF7684F" w14:textId="77777777" w:rsidR="0002564D" w:rsidRPr="0002564D" w:rsidRDefault="0002564D" w:rsidP="0002564D">
      <w:pPr>
        <w:pStyle w:val="Code"/>
        <w:rPr>
          <w:highlight w:val="white"/>
        </w:rPr>
      </w:pPr>
      <w:r w:rsidRPr="0002564D">
        <w:rPr>
          <w:highlight w:val="white"/>
        </w:rPr>
        <w:t xml:space="preserve">      }</w:t>
      </w:r>
    </w:p>
    <w:p w14:paraId="3D697731" w14:textId="77777777" w:rsidR="0002564D" w:rsidRPr="0002564D" w:rsidRDefault="0002564D" w:rsidP="0002564D">
      <w:pPr>
        <w:pStyle w:val="Code"/>
        <w:rPr>
          <w:highlight w:val="white"/>
        </w:rPr>
      </w:pPr>
    </w:p>
    <w:p w14:paraId="120E5A23" w14:textId="77777777" w:rsidR="0002564D" w:rsidRPr="0002564D" w:rsidRDefault="0002564D" w:rsidP="0002564D">
      <w:pPr>
        <w:pStyle w:val="Code"/>
        <w:rPr>
          <w:highlight w:val="white"/>
        </w:rPr>
      </w:pPr>
      <w:r w:rsidRPr="0002564D">
        <w:rPr>
          <w:highlight w:val="white"/>
        </w:rPr>
        <w:t xml:space="preserve">      return (new Expression(symbol, new List&lt;MiddleCode&gt;(), longList));</w:t>
      </w:r>
    </w:p>
    <w:p w14:paraId="1F8D1282" w14:textId="4E8A8357" w:rsidR="00E93095" w:rsidRPr="0002564D" w:rsidRDefault="0002564D" w:rsidP="00413543">
      <w:pPr>
        <w:pStyle w:val="Code"/>
        <w:rPr>
          <w:highlight w:val="white"/>
        </w:rPr>
      </w:pPr>
      <w:r w:rsidRPr="0002564D">
        <w:rPr>
          <w:highlight w:val="white"/>
        </w:rPr>
        <w:t xml:space="preserve">    }</w:t>
      </w:r>
    </w:p>
    <w:p w14:paraId="798A143A" w14:textId="77777777" w:rsidR="003028A9" w:rsidRDefault="003028A9" w:rsidP="003028A9">
      <w:pPr>
        <w:pStyle w:val="CodeHeader"/>
      </w:pPr>
      <w:r>
        <w:t>MainParser.gppg</w:t>
      </w:r>
    </w:p>
    <w:p w14:paraId="6BF43A38" w14:textId="77777777" w:rsidR="00DF4DD7" w:rsidRDefault="00DF4DD7" w:rsidP="00DF4DD7">
      <w:pPr>
        <w:pStyle w:val="Code"/>
        <w:rPr>
          <w:highlight w:val="white"/>
          <w:lang w:val="sv-SE"/>
        </w:rPr>
      </w:pPr>
      <w:r>
        <w:rPr>
          <w:highlight w:val="white"/>
          <w:lang w:val="sv-SE"/>
        </w:rPr>
        <w:t>primary_expression:</w:t>
      </w:r>
    </w:p>
    <w:p w14:paraId="0519A8CB" w14:textId="5C4D6F96" w:rsidR="000669C4" w:rsidRDefault="000669C4" w:rsidP="000669C4">
      <w:pPr>
        <w:pStyle w:val="Code"/>
        <w:rPr>
          <w:highlight w:val="white"/>
          <w:lang w:val="sv-SE"/>
        </w:rPr>
      </w:pPr>
      <w:r>
        <w:rPr>
          <w:highlight w:val="white"/>
          <w:lang w:val="sv-SE"/>
        </w:rPr>
        <w:t xml:space="preserve">  </w:t>
      </w:r>
      <w:r w:rsidR="001B772C">
        <w:rPr>
          <w:highlight w:val="white"/>
          <w:lang w:val="sv-SE"/>
        </w:rPr>
        <w:t xml:space="preserve"> </w:t>
      </w:r>
      <w:r>
        <w:rPr>
          <w:highlight w:val="white"/>
          <w:lang w:val="sv-SE"/>
        </w:rPr>
        <w:t xml:space="preserve"> NAME {</w:t>
      </w:r>
    </w:p>
    <w:p w14:paraId="446D2FC4" w14:textId="77777777" w:rsidR="000669C4" w:rsidRDefault="000669C4" w:rsidP="000669C4">
      <w:pPr>
        <w:pStyle w:val="Code"/>
        <w:rPr>
          <w:highlight w:val="white"/>
          <w:lang w:val="sv-SE"/>
        </w:rPr>
      </w:pPr>
      <w:r>
        <w:rPr>
          <w:highlight w:val="white"/>
          <w:lang w:val="sv-SE"/>
        </w:rPr>
        <w:t xml:space="preserve">      $$ = MiddleCodeGenerator.SymbolExpression($1);</w:t>
      </w:r>
    </w:p>
    <w:p w14:paraId="2BCE38A3" w14:textId="32DD8563"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7752E634" w14:textId="020CA533" w:rsidR="00413543" w:rsidRDefault="00EB0D1C" w:rsidP="00413543">
      <w:pPr>
        <w:rPr>
          <w:highlight w:val="white"/>
          <w:lang w:val="sv-SE"/>
        </w:rPr>
      </w:pPr>
      <w:r>
        <w:rPr>
          <w:highlight w:val="white"/>
          <w:lang w:val="sv-SE"/>
        </w:rPr>
        <w:t xml:space="preserve">Given a name, we look it up in the </w:t>
      </w:r>
      <w:r w:rsidR="00EF4D9D">
        <w:rPr>
          <w:highlight w:val="white"/>
          <w:lang w:val="sv-SE"/>
        </w:rPr>
        <w:t xml:space="preserve">current </w:t>
      </w:r>
      <w:r>
        <w:rPr>
          <w:highlight w:val="white"/>
          <w:lang w:val="sv-SE"/>
        </w:rPr>
        <w:t>symbol table.</w:t>
      </w:r>
      <w:r w:rsidR="00482F15">
        <w:rPr>
          <w:highlight w:val="white"/>
          <w:lang w:val="sv-SE"/>
        </w:rPr>
        <w:t xml:space="preserve"> If there is no symbol, we add a function without </w:t>
      </w:r>
      <w:r w:rsidR="00E61774">
        <w:rPr>
          <w:highlight w:val="white"/>
          <w:lang w:val="sv-SE"/>
        </w:rPr>
        <w:t xml:space="preserve">a </w:t>
      </w:r>
      <w:r w:rsidR="00482F15">
        <w:rPr>
          <w:highlight w:val="white"/>
          <w:lang w:val="sv-SE"/>
        </w:rPr>
        <w:t>parameter list</w:t>
      </w:r>
      <w:r w:rsidR="00B6446C">
        <w:rPr>
          <w:highlight w:val="white"/>
          <w:lang w:val="sv-SE"/>
        </w:rPr>
        <w:t>,</w:t>
      </w:r>
      <w:r w:rsidR="00482F15">
        <w:rPr>
          <w:highlight w:val="white"/>
          <w:lang w:val="sv-SE"/>
        </w:rPr>
        <w:t xml:space="preserve"> that returns a signed integer</w:t>
      </w:r>
      <w:r w:rsidR="008903F5">
        <w:rPr>
          <w:highlight w:val="white"/>
          <w:lang w:val="sv-SE"/>
        </w:rPr>
        <w:t>,</w:t>
      </w:r>
      <w:r w:rsidR="00482F15">
        <w:rPr>
          <w:highlight w:val="white"/>
          <w:lang w:val="sv-SE"/>
        </w:rPr>
        <w:t xml:space="preserve"> to the symbol table. </w:t>
      </w:r>
    </w:p>
    <w:p w14:paraId="2B8518CD" w14:textId="79D41B90" w:rsidR="000669C4" w:rsidRDefault="000669C4" w:rsidP="000669C4">
      <w:pPr>
        <w:pStyle w:val="CodeHeader"/>
      </w:pPr>
      <w:r>
        <w:t>MiddleCodeGenerator.cs</w:t>
      </w:r>
    </w:p>
    <w:p w14:paraId="2B52C102" w14:textId="77777777" w:rsidR="00A770C6" w:rsidRPr="00563AE8" w:rsidRDefault="00A770C6" w:rsidP="00563AE8">
      <w:pPr>
        <w:pStyle w:val="Code"/>
        <w:rPr>
          <w:highlight w:val="white"/>
        </w:rPr>
      </w:pPr>
      <w:r w:rsidRPr="00563AE8">
        <w:rPr>
          <w:highlight w:val="white"/>
        </w:rPr>
        <w:t xml:space="preserve">    public static Expression SymbolExpression(string name) {</w:t>
      </w:r>
    </w:p>
    <w:p w14:paraId="20C32140" w14:textId="77777777" w:rsidR="00A770C6" w:rsidRPr="00563AE8" w:rsidRDefault="00A770C6" w:rsidP="00563AE8">
      <w:pPr>
        <w:pStyle w:val="Code"/>
        <w:rPr>
          <w:highlight w:val="white"/>
        </w:rPr>
      </w:pPr>
      <w:r w:rsidRPr="00563AE8">
        <w:rPr>
          <w:highlight w:val="white"/>
        </w:rPr>
        <w:t xml:space="preserve">      Symbol symbol = SymbolTable.CurrentTable.LookupSymbol(name);</w:t>
      </w:r>
    </w:p>
    <w:p w14:paraId="1CC258A4" w14:textId="77777777" w:rsidR="00A770C6" w:rsidRPr="00563AE8" w:rsidRDefault="00A770C6" w:rsidP="00563AE8">
      <w:pPr>
        <w:pStyle w:val="Code"/>
        <w:rPr>
          <w:highlight w:val="white"/>
        </w:rPr>
      </w:pPr>
    </w:p>
    <w:p w14:paraId="66CF5FF2" w14:textId="77777777" w:rsidR="00A770C6" w:rsidRPr="00563AE8" w:rsidRDefault="00A770C6" w:rsidP="00563AE8">
      <w:pPr>
        <w:pStyle w:val="Code"/>
        <w:rPr>
          <w:highlight w:val="white"/>
        </w:rPr>
      </w:pPr>
      <w:r w:rsidRPr="00563AE8">
        <w:rPr>
          <w:highlight w:val="white"/>
        </w:rPr>
        <w:t xml:space="preserve">      if (symbol == null) {</w:t>
      </w:r>
    </w:p>
    <w:p w14:paraId="7C4BFADD" w14:textId="77777777" w:rsidR="00A770C6" w:rsidRPr="00563AE8" w:rsidRDefault="00A770C6" w:rsidP="00563AE8">
      <w:pPr>
        <w:pStyle w:val="Code"/>
        <w:rPr>
          <w:highlight w:val="white"/>
        </w:rPr>
      </w:pPr>
      <w:r w:rsidRPr="00563AE8">
        <w:rPr>
          <w:highlight w:val="white"/>
        </w:rPr>
        <w:t xml:space="preserve">        Type type = new Type(Type.SignedIntegerType, null, false);</w:t>
      </w:r>
    </w:p>
    <w:p w14:paraId="09E3EFE4" w14:textId="77777777" w:rsidR="00A770C6" w:rsidRPr="00563AE8" w:rsidRDefault="00A770C6" w:rsidP="00563AE8">
      <w:pPr>
        <w:pStyle w:val="Code"/>
        <w:rPr>
          <w:highlight w:val="white"/>
        </w:rPr>
      </w:pPr>
      <w:r w:rsidRPr="00563AE8">
        <w:rPr>
          <w:highlight w:val="white"/>
        </w:rPr>
        <w:t xml:space="preserve">        symbol = new Symbol(name, Storage.Extern, type);</w:t>
      </w:r>
    </w:p>
    <w:p w14:paraId="0876BE32" w14:textId="77777777" w:rsidR="00A770C6" w:rsidRPr="00563AE8" w:rsidRDefault="00A770C6" w:rsidP="00563AE8">
      <w:pPr>
        <w:pStyle w:val="Code"/>
        <w:rPr>
          <w:highlight w:val="white"/>
        </w:rPr>
      </w:pPr>
      <w:r w:rsidRPr="00563AE8">
        <w:rPr>
          <w:highlight w:val="white"/>
        </w:rPr>
        <w:t xml:space="preserve">      }</w:t>
      </w:r>
    </w:p>
    <w:p w14:paraId="4E6B38C3" w14:textId="77777777" w:rsidR="00A770C6" w:rsidRPr="00563AE8" w:rsidRDefault="00A770C6" w:rsidP="00563AE8">
      <w:pPr>
        <w:pStyle w:val="Code"/>
        <w:rPr>
          <w:highlight w:val="white"/>
        </w:rPr>
      </w:pPr>
    </w:p>
    <w:p w14:paraId="026D7E50" w14:textId="77777777" w:rsidR="00A770C6" w:rsidRPr="00563AE8" w:rsidRDefault="00A770C6" w:rsidP="00563AE8">
      <w:pPr>
        <w:pStyle w:val="Code"/>
        <w:rPr>
          <w:highlight w:val="white"/>
        </w:rPr>
      </w:pPr>
      <w:r w:rsidRPr="00563AE8">
        <w:rPr>
          <w:highlight w:val="white"/>
        </w:rPr>
        <w:t xml:space="preserve">      List&lt;MiddleCode&gt; shortList = new List&lt;MiddleCode&gt;(),</w:t>
      </w:r>
    </w:p>
    <w:p w14:paraId="3D938500" w14:textId="049216DB" w:rsidR="00A770C6" w:rsidRPr="00563AE8" w:rsidRDefault="00A770C6" w:rsidP="00563AE8">
      <w:pPr>
        <w:pStyle w:val="Code"/>
        <w:rPr>
          <w:highlight w:val="white"/>
        </w:rPr>
      </w:pPr>
      <w:r w:rsidRPr="00563AE8">
        <w:rPr>
          <w:highlight w:val="white"/>
        </w:rPr>
        <w:t xml:space="preserve">                       longList = new List&lt;MiddleCode&gt;(); </w:t>
      </w:r>
    </w:p>
    <w:p w14:paraId="2CC86038" w14:textId="77777777" w:rsidR="00B700A0" w:rsidRDefault="00B700A0" w:rsidP="00563AE8">
      <w:pPr>
        <w:pStyle w:val="Code"/>
        <w:rPr>
          <w:highlight w:val="white"/>
        </w:rPr>
      </w:pPr>
    </w:p>
    <w:p w14:paraId="532C6D20" w14:textId="3B89B3ED" w:rsidR="00A770C6" w:rsidRPr="00563AE8" w:rsidRDefault="00A770C6" w:rsidP="00563AE8">
      <w:pPr>
        <w:pStyle w:val="Code"/>
        <w:rPr>
          <w:highlight w:val="white"/>
        </w:rPr>
      </w:pPr>
      <w:r w:rsidRPr="00563AE8">
        <w:rPr>
          <w:highlight w:val="white"/>
        </w:rPr>
        <w:t xml:space="preserve">      if (symbol.Type.IsFloating()) {</w:t>
      </w:r>
    </w:p>
    <w:p w14:paraId="6A634BB9" w14:textId="77777777" w:rsidR="00A770C6" w:rsidRPr="00563AE8" w:rsidRDefault="00A770C6" w:rsidP="00563AE8">
      <w:pPr>
        <w:pStyle w:val="Code"/>
        <w:rPr>
          <w:highlight w:val="white"/>
        </w:rPr>
      </w:pPr>
      <w:r w:rsidRPr="00563AE8">
        <w:rPr>
          <w:highlight w:val="white"/>
        </w:rPr>
        <w:t xml:space="preserve">        AddMiddleCode(shortList, MiddleOperator.PushFloat, symbol);</w:t>
      </w:r>
    </w:p>
    <w:p w14:paraId="7E5CF602" w14:textId="77777777" w:rsidR="00A770C6" w:rsidRPr="00563AE8" w:rsidRDefault="00A770C6" w:rsidP="00563AE8">
      <w:pPr>
        <w:pStyle w:val="Code"/>
        <w:rPr>
          <w:highlight w:val="white"/>
        </w:rPr>
      </w:pPr>
      <w:r w:rsidRPr="00563AE8">
        <w:rPr>
          <w:highlight w:val="white"/>
        </w:rPr>
        <w:lastRenderedPageBreak/>
        <w:t xml:space="preserve">        AddMiddleCode(longList, MiddleOperator.PushFloat, symbol);</w:t>
      </w:r>
    </w:p>
    <w:p w14:paraId="4F56A9F4" w14:textId="77777777" w:rsidR="00A770C6" w:rsidRPr="00563AE8" w:rsidRDefault="00A770C6" w:rsidP="00563AE8">
      <w:pPr>
        <w:pStyle w:val="Code"/>
        <w:rPr>
          <w:highlight w:val="white"/>
        </w:rPr>
      </w:pPr>
      <w:r w:rsidRPr="00563AE8">
        <w:rPr>
          <w:highlight w:val="white"/>
        </w:rPr>
        <w:t xml:space="preserve">      }</w:t>
      </w:r>
    </w:p>
    <w:p w14:paraId="4AC2DFF7" w14:textId="77777777" w:rsidR="00A770C6" w:rsidRPr="00563AE8" w:rsidRDefault="00A770C6" w:rsidP="00563AE8">
      <w:pPr>
        <w:pStyle w:val="Code"/>
        <w:rPr>
          <w:highlight w:val="white"/>
        </w:rPr>
      </w:pPr>
    </w:p>
    <w:p w14:paraId="3116D6E8" w14:textId="77777777" w:rsidR="00A770C6" w:rsidRPr="00563AE8" w:rsidRDefault="00A770C6" w:rsidP="00563AE8">
      <w:pPr>
        <w:pStyle w:val="Code"/>
        <w:rPr>
          <w:highlight w:val="white"/>
        </w:rPr>
      </w:pPr>
      <w:r w:rsidRPr="00563AE8">
        <w:rPr>
          <w:highlight w:val="white"/>
        </w:rPr>
        <w:t xml:space="preserve">      return (new Expression(symbol, shortList, longList));</w:t>
      </w:r>
    </w:p>
    <w:p w14:paraId="59326636" w14:textId="3B2A8931" w:rsidR="00A770C6" w:rsidRDefault="00A770C6" w:rsidP="00563AE8">
      <w:pPr>
        <w:pStyle w:val="Code"/>
        <w:rPr>
          <w:highlight w:val="white"/>
        </w:rPr>
      </w:pPr>
      <w:r w:rsidRPr="00563AE8">
        <w:rPr>
          <w:highlight w:val="white"/>
        </w:rPr>
        <w:t xml:space="preserve">    }</w:t>
      </w:r>
    </w:p>
    <w:p w14:paraId="69DDFECE" w14:textId="598D8DE8" w:rsidR="00211A9A" w:rsidRPr="00575594" w:rsidRDefault="00211A9A" w:rsidP="00211A9A">
      <w:r>
        <w:rPr>
          <w:highlight w:val="white"/>
        </w:rPr>
        <w:t>The registers are only used internally, in conjunction with system calls.</w:t>
      </w:r>
      <w:r w:rsidR="005D1DBA" w:rsidRPr="005D1DBA">
        <w:t xml:space="preserve"> </w:t>
      </w:r>
      <w:r w:rsidR="005D1DBA">
        <w:t xml:space="preserve">On some occasion the interrupt call returns information stored in </w:t>
      </w:r>
      <w:r w:rsidR="006C42B1">
        <w:t>a register.</w:t>
      </w:r>
    </w:p>
    <w:p w14:paraId="732A5EA8" w14:textId="77777777" w:rsidR="003028A9" w:rsidRDefault="003028A9" w:rsidP="003028A9">
      <w:pPr>
        <w:pStyle w:val="CodeHeader"/>
      </w:pPr>
      <w:r>
        <w:t>MainParser.gppg</w:t>
      </w:r>
    </w:p>
    <w:p w14:paraId="5DF55562" w14:textId="77777777" w:rsidR="000669C4" w:rsidRDefault="000669C4" w:rsidP="000669C4">
      <w:pPr>
        <w:pStyle w:val="Code"/>
        <w:rPr>
          <w:highlight w:val="white"/>
          <w:lang w:val="sv-SE"/>
        </w:rPr>
      </w:pPr>
      <w:r>
        <w:rPr>
          <w:highlight w:val="white"/>
          <w:lang w:val="sv-SE"/>
        </w:rPr>
        <w:t>primary_expression:</w:t>
      </w:r>
    </w:p>
    <w:p w14:paraId="3E7EEC2F" w14:textId="1BF17735" w:rsidR="000669C4" w:rsidRDefault="000669C4" w:rsidP="000669C4">
      <w:pPr>
        <w:pStyle w:val="Code"/>
        <w:rPr>
          <w:highlight w:val="white"/>
          <w:lang w:val="sv-SE"/>
        </w:rPr>
      </w:pPr>
      <w:r>
        <w:rPr>
          <w:highlight w:val="white"/>
          <w:lang w:val="sv-SE"/>
        </w:rPr>
        <w:t xml:space="preserve">  </w:t>
      </w:r>
      <w:r w:rsidR="00510F4D">
        <w:rPr>
          <w:highlight w:val="white"/>
          <w:lang w:val="sv-SE"/>
        </w:rPr>
        <w:t xml:space="preserve"> </w:t>
      </w:r>
      <w:r>
        <w:rPr>
          <w:highlight w:val="white"/>
          <w:lang w:val="sv-SE"/>
        </w:rPr>
        <w:t xml:space="preserve"> REGISTER_NAME {</w:t>
      </w:r>
    </w:p>
    <w:p w14:paraId="26379E4B" w14:textId="4706FB4F" w:rsidR="000669C4" w:rsidRDefault="000669C4" w:rsidP="000669C4">
      <w:pPr>
        <w:pStyle w:val="Code"/>
        <w:rPr>
          <w:highlight w:val="white"/>
          <w:lang w:val="sv-SE"/>
        </w:rPr>
      </w:pPr>
      <w:r>
        <w:rPr>
          <w:highlight w:val="white"/>
          <w:lang w:val="sv-SE"/>
        </w:rPr>
        <w:t xml:space="preserve">      $$ = MiddleCodeGenerator.</w:t>
      </w:r>
      <w:r w:rsidR="00635709">
        <w:rPr>
          <w:highlight w:val="white"/>
          <w:lang w:val="sv-SE"/>
        </w:rPr>
        <w:t>RegisterExpression</w:t>
      </w:r>
      <w:r>
        <w:rPr>
          <w:highlight w:val="white"/>
          <w:lang w:val="sv-SE"/>
        </w:rPr>
        <w:t>($1);</w:t>
      </w:r>
    </w:p>
    <w:p w14:paraId="3EC06735" w14:textId="594D12AE"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27D96F03" w14:textId="5E5AFB62" w:rsidR="000669C4" w:rsidRDefault="000669C4" w:rsidP="000669C4">
      <w:pPr>
        <w:pStyle w:val="CodeHeader"/>
      </w:pPr>
      <w:r>
        <w:t>MiddleCodeGenerator.cs</w:t>
      </w:r>
    </w:p>
    <w:p w14:paraId="5A2ECABD" w14:textId="77777777" w:rsidR="00635709" w:rsidRPr="00635709" w:rsidRDefault="00635709" w:rsidP="00635709">
      <w:pPr>
        <w:pStyle w:val="Code"/>
        <w:rPr>
          <w:highlight w:val="white"/>
        </w:rPr>
      </w:pPr>
      <w:r w:rsidRPr="00635709">
        <w:rPr>
          <w:highlight w:val="white"/>
        </w:rPr>
        <w:t xml:space="preserve">    public static Expression RegisterExpression(Register register) {</w:t>
      </w:r>
    </w:p>
    <w:p w14:paraId="502489A1" w14:textId="77777777" w:rsidR="00635709" w:rsidRPr="00635709" w:rsidRDefault="00635709" w:rsidP="00635709">
      <w:pPr>
        <w:pStyle w:val="Code"/>
        <w:rPr>
          <w:highlight w:val="white"/>
        </w:rPr>
      </w:pPr>
      <w:r w:rsidRPr="00635709">
        <w:rPr>
          <w:highlight w:val="white"/>
        </w:rPr>
        <w:t xml:space="preserve">      List&lt;MiddleCode&gt; longList = new List&lt;MiddleCode&gt;();</w:t>
      </w:r>
    </w:p>
    <w:p w14:paraId="24C0BE94" w14:textId="77777777" w:rsidR="00635709" w:rsidRPr="00635709" w:rsidRDefault="00635709" w:rsidP="00635709">
      <w:pPr>
        <w:pStyle w:val="Code"/>
        <w:rPr>
          <w:highlight w:val="white"/>
        </w:rPr>
      </w:pPr>
      <w:r w:rsidRPr="00635709">
        <w:rPr>
          <w:highlight w:val="white"/>
        </w:rPr>
        <w:t xml:space="preserve">      int size = AssemblyCode.SizeOfRegister(register);</w:t>
      </w:r>
    </w:p>
    <w:p w14:paraId="115C0C7C" w14:textId="6F7E8051" w:rsidR="00635709" w:rsidRPr="00635709" w:rsidRDefault="00635709" w:rsidP="00635709">
      <w:pPr>
        <w:pStyle w:val="Code"/>
        <w:rPr>
          <w:highlight w:val="white"/>
        </w:rPr>
      </w:pPr>
      <w:r w:rsidRPr="00635709">
        <w:rPr>
          <w:highlight w:val="white"/>
        </w:rPr>
        <w:t xml:space="preserve">      Type type = Type</w:t>
      </w:r>
      <w:r w:rsidR="00B936F6">
        <w:rPr>
          <w:highlight w:val="white"/>
        </w:rPr>
        <w:t>Size</w:t>
      </w:r>
      <w:r w:rsidRPr="00635709">
        <w:rPr>
          <w:highlight w:val="white"/>
        </w:rPr>
        <w:t>.SizeToUnsignedType(size);</w:t>
      </w:r>
    </w:p>
    <w:p w14:paraId="1357A6EC" w14:textId="77777777" w:rsidR="00635709" w:rsidRPr="00635709" w:rsidRDefault="00635709" w:rsidP="00635709">
      <w:pPr>
        <w:pStyle w:val="Code"/>
        <w:rPr>
          <w:highlight w:val="white"/>
        </w:rPr>
      </w:pPr>
      <w:r w:rsidRPr="00635709">
        <w:rPr>
          <w:highlight w:val="white"/>
        </w:rPr>
        <w:t xml:space="preserve">      Symbol symbol = new Symbol(type);</w:t>
      </w:r>
    </w:p>
    <w:p w14:paraId="4F98D092" w14:textId="77777777" w:rsidR="00635709" w:rsidRDefault="00635709" w:rsidP="00635709">
      <w:pPr>
        <w:pStyle w:val="Code"/>
        <w:rPr>
          <w:highlight w:val="white"/>
        </w:rPr>
      </w:pPr>
      <w:r w:rsidRPr="00635709">
        <w:rPr>
          <w:highlight w:val="white"/>
        </w:rPr>
        <w:t xml:space="preserve">      AddMiddleCode(longList, MiddleOperator.InspectRegister,</w:t>
      </w:r>
    </w:p>
    <w:p w14:paraId="24AB7637" w14:textId="1719C6B4" w:rsidR="00635709" w:rsidRPr="00635709" w:rsidRDefault="00635709" w:rsidP="00635709">
      <w:pPr>
        <w:pStyle w:val="Code"/>
        <w:rPr>
          <w:highlight w:val="white"/>
        </w:rPr>
      </w:pPr>
      <w:r>
        <w:rPr>
          <w:highlight w:val="white"/>
        </w:rPr>
        <w:t xml:space="preserve">                   </w:t>
      </w:r>
      <w:r w:rsidRPr="00635709">
        <w:rPr>
          <w:highlight w:val="white"/>
        </w:rPr>
        <w:t xml:space="preserve"> symbol, register);</w:t>
      </w:r>
    </w:p>
    <w:p w14:paraId="42479446" w14:textId="77777777" w:rsidR="00635709" w:rsidRDefault="00635709" w:rsidP="00635709">
      <w:pPr>
        <w:pStyle w:val="Code"/>
        <w:rPr>
          <w:highlight w:val="white"/>
        </w:rPr>
      </w:pPr>
      <w:r w:rsidRPr="00635709">
        <w:rPr>
          <w:highlight w:val="white"/>
        </w:rPr>
        <w:t xml:space="preserve">      return (new Expression(symbol, new List&lt;MiddleCode&gt;(),</w:t>
      </w:r>
    </w:p>
    <w:p w14:paraId="60E2E496" w14:textId="7EAB9C95" w:rsidR="00635709" w:rsidRPr="00635709" w:rsidRDefault="00635709" w:rsidP="00635709">
      <w:pPr>
        <w:pStyle w:val="Code"/>
        <w:rPr>
          <w:highlight w:val="white"/>
        </w:rPr>
      </w:pPr>
      <w:r>
        <w:rPr>
          <w:highlight w:val="white"/>
        </w:rPr>
        <w:t xml:space="preserve">                            </w:t>
      </w:r>
      <w:r w:rsidRPr="00635709">
        <w:rPr>
          <w:highlight w:val="white"/>
        </w:rPr>
        <w:t xml:space="preserve"> longList, register));</w:t>
      </w:r>
    </w:p>
    <w:p w14:paraId="636ABB70" w14:textId="6947DE25" w:rsidR="0072604E" w:rsidRPr="00635709" w:rsidRDefault="00635709" w:rsidP="00635709">
      <w:pPr>
        <w:pStyle w:val="Code"/>
        <w:rPr>
          <w:highlight w:val="white"/>
        </w:rPr>
      </w:pPr>
      <w:r w:rsidRPr="00635709">
        <w:rPr>
          <w:highlight w:val="white"/>
        </w:rPr>
        <w:t xml:space="preserve">    }</w:t>
      </w:r>
    </w:p>
    <w:p w14:paraId="4D77228B" w14:textId="77777777" w:rsidR="005D1DBA" w:rsidRDefault="00AF1CA8" w:rsidP="00C7345D">
      <w:r>
        <w:t xml:space="preserve">The carry flag is also </w:t>
      </w:r>
      <w:r w:rsidR="00C7345D">
        <w:t xml:space="preserve">only </w:t>
      </w:r>
      <w:r>
        <w:t>used internally in conjunction with system calls.</w:t>
      </w:r>
      <w:r w:rsidR="00243B1C">
        <w:t xml:space="preserve"> </w:t>
      </w:r>
      <w:r w:rsidR="005D1DBA">
        <w:t>On some occasion the interrupt call returns information stored in the carry flag.</w:t>
      </w:r>
    </w:p>
    <w:p w14:paraId="3B7E5AF4" w14:textId="16CE54C1" w:rsidR="003028A9" w:rsidRDefault="003028A9" w:rsidP="003028A9">
      <w:pPr>
        <w:pStyle w:val="CodeHeader"/>
      </w:pPr>
      <w:r>
        <w:t>MainParser.gppg</w:t>
      </w:r>
    </w:p>
    <w:p w14:paraId="5B849AD5" w14:textId="77777777" w:rsidR="000669C4" w:rsidRDefault="000669C4" w:rsidP="000669C4">
      <w:pPr>
        <w:pStyle w:val="Code"/>
        <w:rPr>
          <w:highlight w:val="white"/>
          <w:lang w:val="sv-SE"/>
        </w:rPr>
      </w:pPr>
      <w:r>
        <w:rPr>
          <w:highlight w:val="white"/>
          <w:lang w:val="sv-SE"/>
        </w:rPr>
        <w:t>primary_expression:</w:t>
      </w:r>
    </w:p>
    <w:p w14:paraId="76442C6D" w14:textId="01A56CC6" w:rsidR="000669C4" w:rsidRDefault="000669C4" w:rsidP="000669C4">
      <w:pPr>
        <w:pStyle w:val="Code"/>
        <w:rPr>
          <w:highlight w:val="white"/>
          <w:lang w:val="sv-SE"/>
        </w:rPr>
      </w:pPr>
      <w:r>
        <w:rPr>
          <w:highlight w:val="white"/>
          <w:lang w:val="sv-SE"/>
        </w:rPr>
        <w:t xml:space="preserve">  </w:t>
      </w:r>
      <w:r w:rsidR="00510F4D">
        <w:rPr>
          <w:highlight w:val="white"/>
          <w:lang w:val="sv-SE"/>
        </w:rPr>
        <w:t xml:space="preserve"> </w:t>
      </w:r>
      <w:r>
        <w:rPr>
          <w:highlight w:val="white"/>
          <w:lang w:val="sv-SE"/>
        </w:rPr>
        <w:t xml:space="preserve"> CARRY_FLAG {</w:t>
      </w:r>
    </w:p>
    <w:p w14:paraId="30693913" w14:textId="77777777" w:rsidR="000669C4" w:rsidRDefault="000669C4" w:rsidP="000669C4">
      <w:pPr>
        <w:pStyle w:val="Code"/>
        <w:rPr>
          <w:highlight w:val="white"/>
          <w:lang w:val="sv-SE"/>
        </w:rPr>
      </w:pPr>
      <w:r>
        <w:rPr>
          <w:highlight w:val="white"/>
          <w:lang w:val="sv-SE"/>
        </w:rPr>
        <w:t xml:space="preserve">      $$ = MiddleCodeGenerator.CarryFlagExpression();</w:t>
      </w:r>
    </w:p>
    <w:p w14:paraId="4FBF61E5" w14:textId="7CD2850F"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06766FF0" w14:textId="77777777" w:rsidR="0086568D" w:rsidRDefault="0086568D" w:rsidP="0086568D">
      <w:pPr>
        <w:pStyle w:val="CodeHeader"/>
      </w:pPr>
      <w:r>
        <w:t>MiddleCodeGenerator.cs</w:t>
      </w:r>
    </w:p>
    <w:p w14:paraId="11D312B2" w14:textId="77777777" w:rsidR="0086568D" w:rsidRPr="0086568D" w:rsidRDefault="0086568D" w:rsidP="0086568D">
      <w:pPr>
        <w:pStyle w:val="Code"/>
        <w:rPr>
          <w:highlight w:val="white"/>
        </w:rPr>
      </w:pPr>
      <w:r w:rsidRPr="0086568D">
        <w:rPr>
          <w:highlight w:val="white"/>
        </w:rPr>
        <w:t xml:space="preserve">    public static Expression CarryFlagExpression() {</w:t>
      </w:r>
    </w:p>
    <w:p w14:paraId="6980F1EE" w14:textId="77777777" w:rsidR="0086568D" w:rsidRPr="0086568D" w:rsidRDefault="0086568D" w:rsidP="0086568D">
      <w:pPr>
        <w:pStyle w:val="Code"/>
        <w:rPr>
          <w:highlight w:val="white"/>
        </w:rPr>
      </w:pPr>
      <w:r w:rsidRPr="0086568D">
        <w:rPr>
          <w:highlight w:val="white"/>
        </w:rPr>
        <w:t xml:space="preserve">      ISet&lt;MiddleCode&gt; trueSet = new HashSet&lt;MiddleCode&gt;(),</w:t>
      </w:r>
    </w:p>
    <w:p w14:paraId="12CE2B4E" w14:textId="77777777" w:rsidR="0086568D" w:rsidRPr="0086568D" w:rsidRDefault="0086568D" w:rsidP="0086568D">
      <w:pPr>
        <w:pStyle w:val="Code"/>
        <w:rPr>
          <w:highlight w:val="white"/>
        </w:rPr>
      </w:pPr>
      <w:r w:rsidRPr="0086568D">
        <w:rPr>
          <w:highlight w:val="white"/>
        </w:rPr>
        <w:t xml:space="preserve">                       falseSet = new HashSet&lt;MiddleCode&gt;();</w:t>
      </w:r>
    </w:p>
    <w:p w14:paraId="0A5FFBC6" w14:textId="77777777" w:rsidR="0086568D" w:rsidRPr="0086568D" w:rsidRDefault="0086568D" w:rsidP="0086568D">
      <w:pPr>
        <w:pStyle w:val="Code"/>
        <w:rPr>
          <w:highlight w:val="white"/>
        </w:rPr>
      </w:pPr>
      <w:r w:rsidRPr="0086568D">
        <w:rPr>
          <w:highlight w:val="white"/>
        </w:rPr>
        <w:t xml:space="preserve">      List&lt;MiddleCode&gt; longList = new List&lt;MiddleCode&gt;();</w:t>
      </w:r>
    </w:p>
    <w:p w14:paraId="1F4A8365" w14:textId="77777777" w:rsidR="0086568D" w:rsidRPr="0086568D" w:rsidRDefault="0086568D" w:rsidP="0086568D">
      <w:pPr>
        <w:pStyle w:val="Code"/>
        <w:rPr>
          <w:highlight w:val="white"/>
        </w:rPr>
      </w:pPr>
      <w:r w:rsidRPr="0086568D">
        <w:rPr>
          <w:highlight w:val="white"/>
        </w:rPr>
        <w:t xml:space="preserve">      trueSet.Add(AddMiddleCode(longList, MiddleOperator.Carry));</w:t>
      </w:r>
    </w:p>
    <w:p w14:paraId="089F7078" w14:textId="77777777" w:rsidR="0086568D" w:rsidRPr="0086568D" w:rsidRDefault="0086568D" w:rsidP="0086568D">
      <w:pPr>
        <w:pStyle w:val="Code"/>
        <w:rPr>
          <w:highlight w:val="white"/>
        </w:rPr>
      </w:pPr>
      <w:r w:rsidRPr="0086568D">
        <w:rPr>
          <w:highlight w:val="white"/>
        </w:rPr>
        <w:t xml:space="preserve">      falseSet.Add(AddMiddleCode(longList, MiddleOperator.Goto));</w:t>
      </w:r>
    </w:p>
    <w:p w14:paraId="67AA569A" w14:textId="77777777" w:rsidR="0086568D" w:rsidRPr="0086568D" w:rsidRDefault="0086568D" w:rsidP="0086568D">
      <w:pPr>
        <w:pStyle w:val="Code"/>
        <w:rPr>
          <w:highlight w:val="white"/>
        </w:rPr>
      </w:pPr>
      <w:r w:rsidRPr="0086568D">
        <w:rPr>
          <w:highlight w:val="white"/>
        </w:rPr>
        <w:t xml:space="preserve">      Symbol symbol = new Symbol(trueSet, falseSet);</w:t>
      </w:r>
    </w:p>
    <w:p w14:paraId="0CC935D4" w14:textId="77777777" w:rsidR="0086568D" w:rsidRPr="0086568D" w:rsidRDefault="0086568D" w:rsidP="0086568D">
      <w:pPr>
        <w:pStyle w:val="Code"/>
        <w:rPr>
          <w:highlight w:val="white"/>
        </w:rPr>
      </w:pPr>
      <w:r w:rsidRPr="0086568D">
        <w:rPr>
          <w:highlight w:val="white"/>
        </w:rPr>
        <w:t xml:space="preserve">      return (new Expression(symbol, new List&lt;MiddleCode&gt;(), longList));</w:t>
      </w:r>
    </w:p>
    <w:p w14:paraId="1E22BE5D" w14:textId="77777777" w:rsidR="0086568D" w:rsidRPr="0086568D" w:rsidRDefault="0086568D" w:rsidP="0086568D">
      <w:pPr>
        <w:pStyle w:val="Code"/>
        <w:rPr>
          <w:highlight w:val="white"/>
        </w:rPr>
      </w:pPr>
      <w:r w:rsidRPr="0086568D">
        <w:rPr>
          <w:highlight w:val="white"/>
        </w:rPr>
        <w:t xml:space="preserve">    }</w:t>
      </w:r>
    </w:p>
    <w:p w14:paraId="2E9FDD18" w14:textId="77777777" w:rsidR="00D56E7A" w:rsidRDefault="00D56E7A" w:rsidP="00D56E7A">
      <w:pPr>
        <w:pStyle w:val="Code"/>
        <w:rPr>
          <w:highlight w:val="white"/>
          <w:lang w:val="sv-SE"/>
        </w:rPr>
      </w:pPr>
    </w:p>
    <w:p w14:paraId="15903A13" w14:textId="77777777" w:rsidR="006342B0" w:rsidRDefault="006342B0" w:rsidP="006342B0">
      <w:pPr>
        <w:pStyle w:val="CodeHeader"/>
      </w:pPr>
    </w:p>
    <w:p w14:paraId="68010F1B" w14:textId="77777777" w:rsidR="006342B0" w:rsidRPr="006342B0" w:rsidRDefault="006342B0" w:rsidP="006342B0"/>
    <w:p w14:paraId="0D1CD23A" w14:textId="77777777" w:rsidR="00516130" w:rsidRDefault="00516130" w:rsidP="0062119D">
      <w:pPr>
        <w:pStyle w:val="CodeHeader"/>
      </w:pPr>
    </w:p>
    <w:p w14:paraId="5D591A53" w14:textId="77777777" w:rsidR="00516130" w:rsidRDefault="00516130" w:rsidP="0062119D">
      <w:pPr>
        <w:pStyle w:val="CodeHeader"/>
      </w:pPr>
    </w:p>
    <w:p w14:paraId="31B55F07" w14:textId="77777777" w:rsidR="00516130" w:rsidRDefault="00516130" w:rsidP="0062119D">
      <w:pPr>
        <w:pStyle w:val="CodeHeader"/>
      </w:pPr>
    </w:p>
    <w:p w14:paraId="4C1945D4" w14:textId="77777777" w:rsidR="00516130" w:rsidRDefault="00516130" w:rsidP="0062119D">
      <w:pPr>
        <w:pStyle w:val="CodeHeader"/>
      </w:pPr>
    </w:p>
    <w:p w14:paraId="7B154EC6" w14:textId="160B571A" w:rsidR="0062119D" w:rsidRPr="00EC76D5" w:rsidRDefault="0062119D" w:rsidP="0062119D">
      <w:pPr>
        <w:pStyle w:val="CodeHeader"/>
      </w:pPr>
      <w:r>
        <w:lastRenderedPageBreak/>
        <w:t>MainParser.gppg</w:t>
      </w:r>
    </w:p>
    <w:p w14:paraId="25B718A7" w14:textId="77777777" w:rsidR="00C0627B" w:rsidRPr="00EC76D5" w:rsidRDefault="00C0627B" w:rsidP="00C0627B">
      <w:pPr>
        <w:pStyle w:val="Code"/>
      </w:pPr>
      <w:r w:rsidRPr="00EC76D5">
        <w:t>declaration:</w:t>
      </w:r>
    </w:p>
    <w:p w14:paraId="7C397BE2" w14:textId="77777777" w:rsidR="00C0627B" w:rsidRPr="00EC76D5" w:rsidRDefault="00C0627B" w:rsidP="00C0627B">
      <w:pPr>
        <w:pStyle w:val="Code"/>
      </w:pPr>
      <w:r w:rsidRPr="00EC76D5">
        <w:t xml:space="preserve">    declaration_specifier_list SEMICOLON {</w:t>
      </w:r>
    </w:p>
    <w:p w14:paraId="4452764D" w14:textId="77777777" w:rsidR="00C0627B" w:rsidRPr="00EC76D5" w:rsidRDefault="00C0627B" w:rsidP="00C0627B">
      <w:pPr>
        <w:pStyle w:val="Code"/>
      </w:pPr>
      <w:r w:rsidRPr="00EC76D5">
        <w:t xml:space="preserve">      Main.SpecifierStack.pop().generate();</w:t>
      </w:r>
    </w:p>
    <w:p w14:paraId="2A9142B6" w14:textId="77777777" w:rsidR="00C0627B" w:rsidRPr="00EC76D5" w:rsidRDefault="00C0627B" w:rsidP="00C0627B">
      <w:pPr>
        <w:pStyle w:val="Code"/>
      </w:pPr>
      <w:r w:rsidRPr="00EC76D5">
        <w:t xml:space="preserve">      $$ = new LinkedList&lt;&gt;();</w:t>
      </w:r>
    </w:p>
    <w:p w14:paraId="21B918AF" w14:textId="77777777" w:rsidR="00C0627B" w:rsidRPr="00EC76D5" w:rsidRDefault="00C0627B" w:rsidP="00C0627B">
      <w:pPr>
        <w:pStyle w:val="Code"/>
      </w:pPr>
      <w:r w:rsidRPr="00EC76D5">
        <w:t xml:space="preserve">    }</w:t>
      </w:r>
    </w:p>
    <w:p w14:paraId="54F4BFE0" w14:textId="12C9E2A6" w:rsidR="00C0627B" w:rsidRPr="00EC76D5" w:rsidRDefault="00C0627B" w:rsidP="00C0627B">
      <w:pPr>
        <w:pStyle w:val="Code"/>
      </w:pPr>
      <w:r w:rsidRPr="00EC76D5">
        <w:t xml:space="preserve">  | declaration_specifier_list </w:t>
      </w:r>
      <w:r w:rsidR="00B473E1">
        <w:t>declarator_list</w:t>
      </w:r>
      <w:r w:rsidRPr="00EC76D5">
        <w:t xml:space="preserve"> SEMICOLON {</w:t>
      </w:r>
    </w:p>
    <w:p w14:paraId="4C71C718" w14:textId="77777777" w:rsidR="00C0627B" w:rsidRPr="00EC76D5" w:rsidRDefault="00C0627B" w:rsidP="00C0627B">
      <w:pPr>
        <w:pStyle w:val="Code"/>
      </w:pPr>
      <w:r w:rsidRPr="00EC76D5">
        <w:t xml:space="preserve">      Main.SpecifierStack.pop().generate();</w:t>
      </w:r>
    </w:p>
    <w:p w14:paraId="43EFD1F0" w14:textId="77777777" w:rsidR="00C0627B" w:rsidRPr="00EC76D5" w:rsidRDefault="00C0627B" w:rsidP="00C0627B">
      <w:pPr>
        <w:pStyle w:val="Code"/>
      </w:pPr>
      <w:r w:rsidRPr="00EC76D5">
        <w:t xml:space="preserve">      $$ = $2;</w:t>
      </w:r>
    </w:p>
    <w:p w14:paraId="6255C571" w14:textId="77777777" w:rsidR="00C0627B" w:rsidRPr="00EC76D5" w:rsidRDefault="00C0627B" w:rsidP="00C0627B">
      <w:pPr>
        <w:pStyle w:val="Code"/>
      </w:pPr>
      <w:r w:rsidRPr="00EC76D5">
        <w:t xml:space="preserve">    };</w:t>
      </w:r>
    </w:p>
    <w:p w14:paraId="0F84776A" w14:textId="77777777" w:rsidR="00C0627B" w:rsidRPr="00EC76D5" w:rsidRDefault="00C0627B" w:rsidP="00C0627B">
      <w:pPr>
        <w:pStyle w:val="Code"/>
      </w:pPr>
    </w:p>
    <w:p w14:paraId="67E5DE8B" w14:textId="77777777" w:rsidR="00C0627B" w:rsidRPr="00EC76D5" w:rsidRDefault="00C0627B" w:rsidP="00C0627B">
      <w:pPr>
        <w:pStyle w:val="Code"/>
      </w:pPr>
      <w:r w:rsidRPr="00EC76D5">
        <w:t>declaration_specifier_list:</w:t>
      </w:r>
    </w:p>
    <w:p w14:paraId="78976DCF" w14:textId="77777777" w:rsidR="00C0627B" w:rsidRPr="00EC76D5" w:rsidRDefault="00C0627B" w:rsidP="00C0627B">
      <w:pPr>
        <w:pStyle w:val="Code"/>
      </w:pPr>
      <w:r w:rsidRPr="00EC76D5">
        <w:t xml:space="preserve">    declaration_specifier {</w:t>
      </w:r>
    </w:p>
    <w:p w14:paraId="645C8CF1" w14:textId="77777777" w:rsidR="00C0627B" w:rsidRPr="00EC76D5" w:rsidRDefault="00C0627B" w:rsidP="00C0627B">
      <w:pPr>
        <w:pStyle w:val="Code"/>
      </w:pPr>
      <w:r w:rsidRPr="00EC76D5">
        <w:t xml:space="preserve">      Specifier specifier = new Specifier();</w:t>
      </w:r>
    </w:p>
    <w:p w14:paraId="4D97E55F" w14:textId="77777777" w:rsidR="00C0627B" w:rsidRPr="00EC76D5" w:rsidRDefault="00C0627B" w:rsidP="00C0627B">
      <w:pPr>
        <w:pStyle w:val="Code"/>
      </w:pPr>
      <w:r w:rsidRPr="00EC76D5">
        <w:t xml:space="preserve">      specifier.add($1);</w:t>
      </w:r>
    </w:p>
    <w:p w14:paraId="574755F6" w14:textId="77777777" w:rsidR="00C0627B" w:rsidRPr="00EC76D5" w:rsidRDefault="00C0627B" w:rsidP="00C0627B">
      <w:pPr>
        <w:pStyle w:val="Code"/>
      </w:pPr>
      <w:r w:rsidRPr="00EC76D5">
        <w:t xml:space="preserve">      Main.SpecifierStack.push(specifier);</w:t>
      </w:r>
    </w:p>
    <w:p w14:paraId="66B9A026" w14:textId="77777777" w:rsidR="00C0627B" w:rsidRPr="00EC76D5" w:rsidRDefault="00C0627B" w:rsidP="00C0627B">
      <w:pPr>
        <w:pStyle w:val="Code"/>
      </w:pPr>
      <w:r w:rsidRPr="00EC76D5">
        <w:t xml:space="preserve">    }</w:t>
      </w:r>
    </w:p>
    <w:p w14:paraId="7A41AD37" w14:textId="77777777" w:rsidR="00C0627B" w:rsidRPr="00EC76D5" w:rsidRDefault="00C0627B" w:rsidP="00C0627B">
      <w:pPr>
        <w:pStyle w:val="Code"/>
      </w:pPr>
      <w:r w:rsidRPr="00EC76D5">
        <w:t xml:space="preserve">  | declaration_specifier_list declaration_specifier {</w:t>
      </w:r>
    </w:p>
    <w:p w14:paraId="449F07E6" w14:textId="77777777" w:rsidR="00C0627B" w:rsidRPr="00EC76D5" w:rsidRDefault="00C0627B" w:rsidP="00C0627B">
      <w:pPr>
        <w:pStyle w:val="Code"/>
      </w:pPr>
      <w:r w:rsidRPr="00EC76D5">
        <w:t xml:space="preserve">      Specifier specifier = Main.SpecifierStack.peek();</w:t>
      </w:r>
    </w:p>
    <w:p w14:paraId="23FED235" w14:textId="77777777" w:rsidR="00C0627B" w:rsidRPr="00EC76D5" w:rsidRDefault="00C0627B" w:rsidP="00C0627B">
      <w:pPr>
        <w:pStyle w:val="Code"/>
      </w:pPr>
      <w:r w:rsidRPr="00EC76D5">
        <w:t xml:space="preserve">      specifier.add($2);</w:t>
      </w:r>
    </w:p>
    <w:p w14:paraId="01D2F1F5" w14:textId="77777777" w:rsidR="00C0627B" w:rsidRPr="00EC76D5" w:rsidRDefault="00C0627B" w:rsidP="00C0627B">
      <w:pPr>
        <w:pStyle w:val="Code"/>
      </w:pPr>
      <w:r w:rsidRPr="00EC76D5">
        <w:t xml:space="preserve">    };</w:t>
      </w:r>
    </w:p>
    <w:p w14:paraId="1498E80C" w14:textId="77777777" w:rsidR="00C0627B" w:rsidRPr="00EC76D5" w:rsidRDefault="00C0627B" w:rsidP="00C0627B">
      <w:pPr>
        <w:pStyle w:val="Code"/>
      </w:pPr>
    </w:p>
    <w:p w14:paraId="490AD600" w14:textId="77777777" w:rsidR="00C0627B" w:rsidRPr="00EC76D5" w:rsidRDefault="00C0627B" w:rsidP="00C0627B">
      <w:pPr>
        <w:pStyle w:val="Code"/>
      </w:pPr>
      <w:r w:rsidRPr="00EC76D5">
        <w:t>declaration_specifier:</w:t>
      </w:r>
    </w:p>
    <w:p w14:paraId="3FC08CFA" w14:textId="77777777" w:rsidR="00C0627B" w:rsidRPr="00EC76D5" w:rsidRDefault="00C0627B" w:rsidP="00C0627B">
      <w:pPr>
        <w:pStyle w:val="Code"/>
      </w:pPr>
      <w:r w:rsidRPr="00EC76D5">
        <w:t xml:space="preserve">    CONSTANT { $$ = Mask.Constant; }</w:t>
      </w:r>
    </w:p>
    <w:p w14:paraId="58ED1787" w14:textId="77777777" w:rsidR="00C0627B" w:rsidRPr="00EC76D5" w:rsidRDefault="00C0627B" w:rsidP="00C0627B">
      <w:pPr>
        <w:pStyle w:val="Code"/>
      </w:pPr>
      <w:r w:rsidRPr="00EC76D5">
        <w:t xml:space="preserve">  | VOLATILE { $$ = Mask.Volatile; }</w:t>
      </w:r>
    </w:p>
    <w:p w14:paraId="1AAC858A" w14:textId="77777777" w:rsidR="00C0627B" w:rsidRPr="00EC76D5" w:rsidRDefault="00C0627B" w:rsidP="00C0627B">
      <w:pPr>
        <w:pStyle w:val="Code"/>
      </w:pPr>
      <w:r w:rsidRPr="00EC76D5">
        <w:t xml:space="preserve">  | AUTO     { $$ = Mask.Auto;     }</w:t>
      </w:r>
    </w:p>
    <w:p w14:paraId="678BBD65" w14:textId="77777777" w:rsidR="00C0627B" w:rsidRPr="00EC76D5" w:rsidRDefault="00C0627B" w:rsidP="00C0627B">
      <w:pPr>
        <w:pStyle w:val="Code"/>
      </w:pPr>
      <w:r w:rsidRPr="00EC76D5">
        <w:t xml:space="preserve">  | REGISTER { $$ = Mask.Register; }</w:t>
      </w:r>
    </w:p>
    <w:p w14:paraId="7F1A5B5C" w14:textId="77777777" w:rsidR="00FB4478" w:rsidRPr="00EC76D5" w:rsidRDefault="00C0627B" w:rsidP="00C0627B">
      <w:pPr>
        <w:pStyle w:val="Code"/>
      </w:pPr>
      <w:r w:rsidRPr="00EC76D5">
        <w:t xml:space="preserve">  | STATIC   { $$ = (Main.CurrentTable.getScope() == Scope.Global)</w:t>
      </w:r>
    </w:p>
    <w:p w14:paraId="76EDC9B8" w14:textId="453F011D" w:rsidR="00C0627B" w:rsidRPr="00EC76D5" w:rsidRDefault="00FB4478" w:rsidP="00C0627B">
      <w:pPr>
        <w:pStyle w:val="Code"/>
      </w:pPr>
      <w:r w:rsidRPr="00EC76D5">
        <w:t xml:space="preserve">                   </w:t>
      </w:r>
      <w:r w:rsidR="00C0627B" w:rsidRPr="00EC76D5">
        <w:t xml:space="preserve"> ? Mask.Private : Mask.Static; }</w:t>
      </w:r>
    </w:p>
    <w:p w14:paraId="1B60859E" w14:textId="77777777" w:rsidR="00C0627B" w:rsidRPr="00EC76D5" w:rsidRDefault="00C0627B" w:rsidP="00C0627B">
      <w:pPr>
        <w:pStyle w:val="Code"/>
      </w:pPr>
      <w:r w:rsidRPr="00EC76D5">
        <w:t xml:space="preserve">  | EXTERN   { $$ = Mask.Extern;   }</w:t>
      </w:r>
    </w:p>
    <w:p w14:paraId="60F2B5EB" w14:textId="77777777" w:rsidR="00C0627B" w:rsidRPr="00EC76D5" w:rsidRDefault="00C0627B" w:rsidP="00C0627B">
      <w:pPr>
        <w:pStyle w:val="Code"/>
      </w:pPr>
      <w:r w:rsidRPr="00EC76D5">
        <w:t xml:space="preserve">  | TYPEDEF  { $$ = Mask.Typedef;  }</w:t>
      </w:r>
    </w:p>
    <w:p w14:paraId="5A39E910" w14:textId="77777777" w:rsidR="00C0627B" w:rsidRPr="00EC76D5" w:rsidRDefault="00C0627B" w:rsidP="00C0627B">
      <w:pPr>
        <w:pStyle w:val="Code"/>
      </w:pPr>
      <w:r w:rsidRPr="00EC76D5">
        <w:t xml:space="preserve">  | VOID     { $$ = Mask.Void;     }</w:t>
      </w:r>
    </w:p>
    <w:p w14:paraId="7AAEEBD7" w14:textId="77777777" w:rsidR="00C0627B" w:rsidRPr="00EC76D5" w:rsidRDefault="00C0627B" w:rsidP="00C0627B">
      <w:pPr>
        <w:pStyle w:val="Code"/>
      </w:pPr>
      <w:r w:rsidRPr="00EC76D5">
        <w:t xml:space="preserve">  | CHAR     { $$ = Mask.Char;     }</w:t>
      </w:r>
    </w:p>
    <w:p w14:paraId="239A9FED" w14:textId="77777777" w:rsidR="00C0627B" w:rsidRPr="00EC76D5" w:rsidRDefault="00C0627B" w:rsidP="00C0627B">
      <w:pPr>
        <w:pStyle w:val="Code"/>
      </w:pPr>
      <w:r w:rsidRPr="00EC76D5">
        <w:t xml:space="preserve">  | WCHAR_T  { $$ = Mask.WChar_T;  }</w:t>
      </w:r>
    </w:p>
    <w:p w14:paraId="7DF614A5" w14:textId="77777777" w:rsidR="00C0627B" w:rsidRPr="00EC76D5" w:rsidRDefault="00C0627B" w:rsidP="00C0627B">
      <w:pPr>
        <w:pStyle w:val="Code"/>
      </w:pPr>
      <w:r w:rsidRPr="00EC76D5">
        <w:t xml:space="preserve">  | SHORT    { $$ = Mask.Short;    }</w:t>
      </w:r>
    </w:p>
    <w:p w14:paraId="6482FE11" w14:textId="77777777" w:rsidR="00C0627B" w:rsidRPr="00EC76D5" w:rsidRDefault="00C0627B" w:rsidP="00C0627B">
      <w:pPr>
        <w:pStyle w:val="Code"/>
      </w:pPr>
      <w:r w:rsidRPr="00EC76D5">
        <w:t xml:space="preserve">  | INT      { $$ = Mask.Int;      }</w:t>
      </w:r>
    </w:p>
    <w:p w14:paraId="1059C365" w14:textId="77777777" w:rsidR="00C0627B" w:rsidRPr="00EC76D5" w:rsidRDefault="00C0627B" w:rsidP="00C0627B">
      <w:pPr>
        <w:pStyle w:val="Code"/>
      </w:pPr>
      <w:r w:rsidRPr="00EC76D5">
        <w:t xml:space="preserve">  | LONG     { $$ = Mask.Long;     }</w:t>
      </w:r>
    </w:p>
    <w:p w14:paraId="5EA9BEC6" w14:textId="77777777" w:rsidR="00C0627B" w:rsidRPr="00EC76D5" w:rsidRDefault="00C0627B" w:rsidP="00C0627B">
      <w:pPr>
        <w:pStyle w:val="Code"/>
      </w:pPr>
      <w:r w:rsidRPr="00EC76D5">
        <w:t xml:space="preserve">  | FLOAT    { $$ = Mask.Float;    }</w:t>
      </w:r>
    </w:p>
    <w:p w14:paraId="31089DE7" w14:textId="77777777" w:rsidR="00C0627B" w:rsidRPr="00EC76D5" w:rsidRDefault="00C0627B" w:rsidP="00C0627B">
      <w:pPr>
        <w:pStyle w:val="Code"/>
      </w:pPr>
      <w:r w:rsidRPr="00EC76D5">
        <w:t xml:space="preserve">  | DOUBLE   { $$ = Mask.Double;   }</w:t>
      </w:r>
    </w:p>
    <w:p w14:paraId="329E76F1" w14:textId="77777777" w:rsidR="00C0627B" w:rsidRPr="00EC76D5" w:rsidRDefault="00C0627B" w:rsidP="00C0627B">
      <w:pPr>
        <w:pStyle w:val="Code"/>
      </w:pPr>
      <w:r w:rsidRPr="00EC76D5">
        <w:t xml:space="preserve">  | SIGNED   { $$ = Mask.Signed;   }</w:t>
      </w:r>
    </w:p>
    <w:p w14:paraId="0445D518" w14:textId="77777777" w:rsidR="00C0627B" w:rsidRPr="00EC76D5" w:rsidRDefault="00C0627B" w:rsidP="00C0627B">
      <w:pPr>
        <w:pStyle w:val="Code"/>
      </w:pPr>
      <w:r w:rsidRPr="00EC76D5">
        <w:t xml:space="preserve">  | UNSIGNED { $$ = Mask.Unsigned; }</w:t>
      </w:r>
    </w:p>
    <w:p w14:paraId="060CAF85" w14:textId="77777777" w:rsidR="00C0627B" w:rsidRPr="00EC76D5" w:rsidRDefault="00C0627B" w:rsidP="00C0627B">
      <w:pPr>
        <w:pStyle w:val="Code"/>
      </w:pPr>
      <w:r w:rsidRPr="00EC76D5">
        <w:t xml:space="preserve">  | struct_union_specifier { $$ = $1; }</w:t>
      </w:r>
    </w:p>
    <w:p w14:paraId="2FB644D4" w14:textId="77777777" w:rsidR="00C0627B" w:rsidRPr="00EC76D5" w:rsidRDefault="00C0627B" w:rsidP="00C0627B">
      <w:pPr>
        <w:pStyle w:val="Code"/>
      </w:pPr>
      <w:r w:rsidRPr="00EC76D5">
        <w:t xml:space="preserve">  | enum_specifier         { $$ = $1; }</w:t>
      </w:r>
    </w:p>
    <w:p w14:paraId="4E0B3189" w14:textId="7E7B45BD" w:rsidR="00A83FD6" w:rsidRPr="00EC76D5" w:rsidRDefault="00C0627B" w:rsidP="00C0627B">
      <w:pPr>
        <w:pStyle w:val="Code"/>
      </w:pPr>
      <w:r w:rsidRPr="00EC76D5">
        <w:t xml:space="preserve">  | TYPEDEF_NAME           { $$ = $1; };</w:t>
      </w:r>
    </w:p>
    <w:p w14:paraId="1D7417A0" w14:textId="3664A498" w:rsidR="00E40B78" w:rsidRPr="00EC76D5" w:rsidRDefault="00E40B78" w:rsidP="00E40B78">
      <w:r w:rsidRPr="00EC76D5">
        <w:t xml:space="preserve">The </w:t>
      </w:r>
      <w:r w:rsidRPr="00EC76D5">
        <w:rPr>
          <w:rStyle w:val="CodeInText"/>
        </w:rPr>
        <w:t>Mask</w:t>
      </w:r>
      <w:r w:rsidRPr="00EC76D5">
        <w:t xml:space="preserve"> class is used to distinguish between the different type specifiers and used by the </w:t>
      </w:r>
      <w:r w:rsidRPr="00EC76D5">
        <w:rPr>
          <w:rStyle w:val="CodeInText"/>
        </w:rPr>
        <w:t>Specifier</w:t>
      </w:r>
      <w:r w:rsidRPr="00EC76D5">
        <w:t xml:space="preserve"> class below.</w:t>
      </w:r>
    </w:p>
    <w:p w14:paraId="09BB1E85" w14:textId="274FA3A2" w:rsidR="00E40B78" w:rsidRPr="00EC76D5" w:rsidRDefault="00E40B78" w:rsidP="00E40B78">
      <w:pPr>
        <w:pStyle w:val="CodeHeader"/>
      </w:pPr>
      <w:r w:rsidRPr="00EC76D5">
        <w:t>Mask.java</w:t>
      </w:r>
    </w:p>
    <w:p w14:paraId="5C510064" w14:textId="77777777" w:rsidR="00FB4478" w:rsidRPr="00EC76D5" w:rsidRDefault="00FB4478" w:rsidP="00FB4478">
      <w:pPr>
        <w:pStyle w:val="Code"/>
      </w:pPr>
      <w:r w:rsidRPr="00EC76D5">
        <w:t>package c_compiler;</w:t>
      </w:r>
    </w:p>
    <w:p w14:paraId="2A88E0BC" w14:textId="77777777" w:rsidR="00FB4478" w:rsidRPr="00EC76D5" w:rsidRDefault="00FB4478" w:rsidP="00FB4478">
      <w:pPr>
        <w:pStyle w:val="Code"/>
      </w:pPr>
      <w:r w:rsidRPr="00EC76D5">
        <w:t>import java.util.*;</w:t>
      </w:r>
    </w:p>
    <w:p w14:paraId="60224F0E" w14:textId="77777777" w:rsidR="00FB4478" w:rsidRPr="00EC76D5" w:rsidRDefault="00FB4478" w:rsidP="00FB4478">
      <w:pPr>
        <w:pStyle w:val="Code"/>
      </w:pPr>
    </w:p>
    <w:p w14:paraId="1F3FC639" w14:textId="77777777" w:rsidR="00FB4478" w:rsidRPr="00EC76D5" w:rsidRDefault="00FB4478" w:rsidP="00FB4478">
      <w:pPr>
        <w:pStyle w:val="Code"/>
      </w:pPr>
      <w:r w:rsidRPr="00EC76D5">
        <w:t>public class Mask {</w:t>
      </w:r>
    </w:p>
    <w:p w14:paraId="6CA42F07" w14:textId="77777777" w:rsidR="00FB4478" w:rsidRPr="00EC76D5" w:rsidRDefault="00FB4478" w:rsidP="00FB4478">
      <w:pPr>
        <w:pStyle w:val="Code"/>
      </w:pPr>
      <w:r w:rsidRPr="00EC76D5">
        <w:t xml:space="preserve">  public static final int StorageMask = 0x0000FFF;</w:t>
      </w:r>
    </w:p>
    <w:p w14:paraId="71AD13D4" w14:textId="77777777" w:rsidR="00FB4478" w:rsidRPr="00EC76D5" w:rsidRDefault="00FB4478" w:rsidP="00FB4478">
      <w:pPr>
        <w:pStyle w:val="Code"/>
      </w:pPr>
      <w:r w:rsidRPr="00EC76D5">
        <w:t xml:space="preserve">  public static final int Auto        = 0x0000010;</w:t>
      </w:r>
    </w:p>
    <w:p w14:paraId="17DEA8A0" w14:textId="77777777" w:rsidR="00FB4478" w:rsidRPr="00EC76D5" w:rsidRDefault="00FB4478" w:rsidP="00FB4478">
      <w:pPr>
        <w:pStyle w:val="Code"/>
      </w:pPr>
      <w:r w:rsidRPr="00EC76D5">
        <w:t xml:space="preserve">  public static final int Register    = 0x0000020;</w:t>
      </w:r>
    </w:p>
    <w:p w14:paraId="53F7B84C" w14:textId="77777777" w:rsidR="00FB4478" w:rsidRPr="00EC76D5" w:rsidRDefault="00FB4478" w:rsidP="00FB4478">
      <w:pPr>
        <w:pStyle w:val="Code"/>
      </w:pPr>
      <w:r w:rsidRPr="00EC76D5">
        <w:t xml:space="preserve">  public static final int Static      = 0x0000040;</w:t>
      </w:r>
    </w:p>
    <w:p w14:paraId="616621F6" w14:textId="77777777" w:rsidR="00FB4478" w:rsidRPr="00EC76D5" w:rsidRDefault="00FB4478" w:rsidP="00FB4478">
      <w:pPr>
        <w:pStyle w:val="Code"/>
      </w:pPr>
      <w:r w:rsidRPr="00EC76D5">
        <w:lastRenderedPageBreak/>
        <w:t xml:space="preserve">  public static final int Extern      = 0x0000080;</w:t>
      </w:r>
    </w:p>
    <w:p w14:paraId="2631B8DB" w14:textId="77777777" w:rsidR="00FB4478" w:rsidRPr="00EC76D5" w:rsidRDefault="00FB4478" w:rsidP="00FB4478">
      <w:pPr>
        <w:pStyle w:val="Code"/>
      </w:pPr>
      <w:r w:rsidRPr="00EC76D5">
        <w:t xml:space="preserve">  public static final int Typedef     = 0x0000100;</w:t>
      </w:r>
    </w:p>
    <w:p w14:paraId="5C8D5EE8" w14:textId="77777777" w:rsidR="00FB4478" w:rsidRPr="00EC76D5" w:rsidRDefault="00FB4478" w:rsidP="00FB4478">
      <w:pPr>
        <w:pStyle w:val="Code"/>
      </w:pPr>
    </w:p>
    <w:p w14:paraId="367ED0B6" w14:textId="77777777" w:rsidR="00FB4478" w:rsidRPr="00EC76D5" w:rsidRDefault="00FB4478" w:rsidP="00FB4478">
      <w:pPr>
        <w:pStyle w:val="Code"/>
      </w:pPr>
      <w:r w:rsidRPr="00EC76D5">
        <w:t xml:space="preserve">  public static final int QualifierMask = 0x000F000;</w:t>
      </w:r>
    </w:p>
    <w:p w14:paraId="3A199535" w14:textId="77777777" w:rsidR="00FB4478" w:rsidRPr="00EC76D5" w:rsidRDefault="00FB4478" w:rsidP="00FB4478">
      <w:pPr>
        <w:pStyle w:val="Code"/>
      </w:pPr>
      <w:r w:rsidRPr="00EC76D5">
        <w:t xml:space="preserve">  public static final int Constant      = 0x0001000;</w:t>
      </w:r>
    </w:p>
    <w:p w14:paraId="027DE9D9" w14:textId="77777777" w:rsidR="00FB4478" w:rsidRPr="00EC76D5" w:rsidRDefault="00FB4478" w:rsidP="00FB4478">
      <w:pPr>
        <w:pStyle w:val="Code"/>
      </w:pPr>
      <w:r w:rsidRPr="00EC76D5">
        <w:t xml:space="preserve">  public static final int Volatile      = 0x0002000;</w:t>
      </w:r>
    </w:p>
    <w:p w14:paraId="3380EA45" w14:textId="77777777" w:rsidR="00FB4478" w:rsidRPr="00EC76D5" w:rsidRDefault="00FB4478" w:rsidP="00FB4478">
      <w:pPr>
        <w:pStyle w:val="Code"/>
      </w:pPr>
      <w:r w:rsidRPr="00EC76D5">
        <w:t xml:space="preserve">  public static final int Private       = 0x0004000;</w:t>
      </w:r>
    </w:p>
    <w:p w14:paraId="73A83AFF" w14:textId="77777777" w:rsidR="00FB4478" w:rsidRPr="00EC76D5" w:rsidRDefault="00FB4478" w:rsidP="00FB4478">
      <w:pPr>
        <w:pStyle w:val="Code"/>
      </w:pPr>
    </w:p>
    <w:p w14:paraId="17EC48FE" w14:textId="77777777" w:rsidR="00FB4478" w:rsidRPr="00EC76D5" w:rsidRDefault="00FB4478" w:rsidP="00FB4478">
      <w:pPr>
        <w:pStyle w:val="Code"/>
      </w:pPr>
      <w:r w:rsidRPr="00EC76D5">
        <w:t xml:space="preserve">  public static final int SortMask  = 0xFFF0000;</w:t>
      </w:r>
    </w:p>
    <w:p w14:paraId="5EB8F198" w14:textId="77777777" w:rsidR="00FB4478" w:rsidRPr="00EC76D5" w:rsidRDefault="00FB4478" w:rsidP="00FB4478">
      <w:pPr>
        <w:pStyle w:val="Code"/>
      </w:pPr>
      <w:r w:rsidRPr="00EC76D5">
        <w:t xml:space="preserve">  public static final int Signed    = 0x0010000;</w:t>
      </w:r>
    </w:p>
    <w:p w14:paraId="78192C55" w14:textId="77777777" w:rsidR="00FB4478" w:rsidRPr="00EC76D5" w:rsidRDefault="00FB4478" w:rsidP="00FB4478">
      <w:pPr>
        <w:pStyle w:val="Code"/>
      </w:pPr>
      <w:r w:rsidRPr="00EC76D5">
        <w:t xml:space="preserve">  public static final int Unsigned  = 0x0020000;</w:t>
      </w:r>
    </w:p>
    <w:p w14:paraId="78C6AA18" w14:textId="77777777" w:rsidR="00FB4478" w:rsidRPr="00EC76D5" w:rsidRDefault="00FB4478" w:rsidP="00FB4478">
      <w:pPr>
        <w:pStyle w:val="Code"/>
      </w:pPr>
      <w:r w:rsidRPr="00EC76D5">
        <w:t xml:space="preserve">  public static final int Char      = 0x0040000;</w:t>
      </w:r>
    </w:p>
    <w:p w14:paraId="7878463D" w14:textId="77777777" w:rsidR="00FB4478" w:rsidRPr="00EC76D5" w:rsidRDefault="00FB4478" w:rsidP="00FB4478">
      <w:pPr>
        <w:pStyle w:val="Code"/>
      </w:pPr>
      <w:r w:rsidRPr="00EC76D5">
        <w:t xml:space="preserve">  public static final int WChar_T   = 0x0080000;</w:t>
      </w:r>
    </w:p>
    <w:p w14:paraId="392B852D" w14:textId="77777777" w:rsidR="00FB4478" w:rsidRPr="00EC76D5" w:rsidRDefault="00FB4478" w:rsidP="00FB4478">
      <w:pPr>
        <w:pStyle w:val="Code"/>
      </w:pPr>
      <w:r w:rsidRPr="00EC76D5">
        <w:t xml:space="preserve">  public static final int Short     = 0x0100000;</w:t>
      </w:r>
    </w:p>
    <w:p w14:paraId="55A0E24B" w14:textId="77777777" w:rsidR="00FB4478" w:rsidRPr="00EC76D5" w:rsidRDefault="00FB4478" w:rsidP="00FB4478">
      <w:pPr>
        <w:pStyle w:val="Code"/>
      </w:pPr>
      <w:r w:rsidRPr="00EC76D5">
        <w:t xml:space="preserve">  public static final int Int       = 0x0200000;</w:t>
      </w:r>
    </w:p>
    <w:p w14:paraId="18163403" w14:textId="77777777" w:rsidR="00FB4478" w:rsidRPr="00EC76D5" w:rsidRDefault="00FB4478" w:rsidP="00FB4478">
      <w:pPr>
        <w:pStyle w:val="Code"/>
      </w:pPr>
      <w:r w:rsidRPr="00EC76D5">
        <w:t xml:space="preserve">  public static final int Long      = 0x0400000;</w:t>
      </w:r>
    </w:p>
    <w:p w14:paraId="26D6059F" w14:textId="77777777" w:rsidR="00FB4478" w:rsidRPr="00EC76D5" w:rsidRDefault="00FB4478" w:rsidP="00FB4478">
      <w:pPr>
        <w:pStyle w:val="Code"/>
      </w:pPr>
      <w:r w:rsidRPr="00EC76D5">
        <w:t xml:space="preserve">  public static final int Float     = 0x0800000;</w:t>
      </w:r>
    </w:p>
    <w:p w14:paraId="7BA276E1" w14:textId="77777777" w:rsidR="00FB4478" w:rsidRPr="00EC76D5" w:rsidRDefault="00FB4478" w:rsidP="00FB4478">
      <w:pPr>
        <w:pStyle w:val="Code"/>
      </w:pPr>
      <w:r w:rsidRPr="00EC76D5">
        <w:t xml:space="preserve">  public static final int Double    = 0x1000000;</w:t>
      </w:r>
    </w:p>
    <w:p w14:paraId="22B798F1" w14:textId="77777777" w:rsidR="00FB4478" w:rsidRPr="00EC76D5" w:rsidRDefault="00FB4478" w:rsidP="00FB4478">
      <w:pPr>
        <w:pStyle w:val="Code"/>
      </w:pPr>
      <w:r w:rsidRPr="00EC76D5">
        <w:t xml:space="preserve">  public static final int Void      = 0x2000000;</w:t>
      </w:r>
    </w:p>
    <w:p w14:paraId="78730B1F" w14:textId="77777777" w:rsidR="00FB4478" w:rsidRPr="00EC76D5" w:rsidRDefault="00FB4478" w:rsidP="00FB4478">
      <w:pPr>
        <w:pStyle w:val="Code"/>
      </w:pPr>
    </w:p>
    <w:p w14:paraId="707E9F97" w14:textId="77777777" w:rsidR="00FB4478" w:rsidRPr="00EC76D5" w:rsidRDefault="00FB4478" w:rsidP="00FB4478">
      <w:pPr>
        <w:pStyle w:val="Code"/>
      </w:pPr>
      <w:r w:rsidRPr="00EC76D5">
        <w:t xml:space="preserve">  public static final int SignedChar = Signed | Char;</w:t>
      </w:r>
    </w:p>
    <w:p w14:paraId="44BD6375" w14:textId="77777777" w:rsidR="00FB4478" w:rsidRPr="00EC76D5" w:rsidRDefault="00FB4478" w:rsidP="00FB4478">
      <w:pPr>
        <w:pStyle w:val="Code"/>
      </w:pPr>
      <w:r w:rsidRPr="00EC76D5">
        <w:t xml:space="preserve">  public static final int UnsignedChar = Unsigned | Char;</w:t>
      </w:r>
    </w:p>
    <w:p w14:paraId="309D663B" w14:textId="77777777" w:rsidR="00FB4478" w:rsidRPr="00EC76D5" w:rsidRDefault="00FB4478" w:rsidP="00FB4478">
      <w:pPr>
        <w:pStyle w:val="Code"/>
      </w:pPr>
      <w:r w:rsidRPr="00EC76D5">
        <w:t xml:space="preserve">  public static final int ShortInt = Short | Int;</w:t>
      </w:r>
    </w:p>
    <w:p w14:paraId="2167C066" w14:textId="77777777" w:rsidR="00FB4478" w:rsidRPr="00EC76D5" w:rsidRDefault="00FB4478" w:rsidP="00FB4478">
      <w:pPr>
        <w:pStyle w:val="Code"/>
      </w:pPr>
      <w:r w:rsidRPr="00EC76D5">
        <w:t xml:space="preserve">  public static final int SignedShort = Signed | Short;</w:t>
      </w:r>
    </w:p>
    <w:p w14:paraId="244CD02A" w14:textId="77777777" w:rsidR="00FB4478" w:rsidRPr="00EC76D5" w:rsidRDefault="00FB4478" w:rsidP="00FB4478">
      <w:pPr>
        <w:pStyle w:val="Code"/>
      </w:pPr>
      <w:r w:rsidRPr="00EC76D5">
        <w:t xml:space="preserve">  public static final int SignedShortInt = Signed | Short | Int;</w:t>
      </w:r>
    </w:p>
    <w:p w14:paraId="31DA9D32" w14:textId="77777777" w:rsidR="00FB4478" w:rsidRPr="00EC76D5" w:rsidRDefault="00FB4478" w:rsidP="00FB4478">
      <w:pPr>
        <w:pStyle w:val="Code"/>
      </w:pPr>
      <w:r w:rsidRPr="00EC76D5">
        <w:t xml:space="preserve">  public static final int UnsignedShort = Unsigned | Short;</w:t>
      </w:r>
    </w:p>
    <w:p w14:paraId="2ACD5B03" w14:textId="77777777" w:rsidR="00FB4478" w:rsidRPr="00EC76D5" w:rsidRDefault="00FB4478" w:rsidP="00FB4478">
      <w:pPr>
        <w:pStyle w:val="Code"/>
      </w:pPr>
      <w:r w:rsidRPr="00EC76D5">
        <w:t xml:space="preserve">  public static final int UnsignedShortInt = Unsigned | Short | Int;</w:t>
      </w:r>
    </w:p>
    <w:p w14:paraId="23293F62" w14:textId="77777777" w:rsidR="00FB4478" w:rsidRPr="00EC76D5" w:rsidRDefault="00FB4478" w:rsidP="00FB4478">
      <w:pPr>
        <w:pStyle w:val="Code"/>
      </w:pPr>
      <w:r w:rsidRPr="00EC76D5">
        <w:t xml:space="preserve">  public static final int SignedInt = Signed | Int;</w:t>
      </w:r>
    </w:p>
    <w:p w14:paraId="00715C69" w14:textId="77777777" w:rsidR="00FB4478" w:rsidRPr="00EC76D5" w:rsidRDefault="00FB4478" w:rsidP="00FB4478">
      <w:pPr>
        <w:pStyle w:val="Code"/>
      </w:pPr>
      <w:r w:rsidRPr="00EC76D5">
        <w:t xml:space="preserve">  public static final int UnsignedInt = Unsigned | Int;</w:t>
      </w:r>
    </w:p>
    <w:p w14:paraId="17F2D867" w14:textId="77777777" w:rsidR="00FB4478" w:rsidRPr="00EC76D5" w:rsidRDefault="00FB4478" w:rsidP="00FB4478">
      <w:pPr>
        <w:pStyle w:val="Code"/>
      </w:pPr>
      <w:r w:rsidRPr="00EC76D5">
        <w:t xml:space="preserve">  public static final int LongInt = Long | Int;</w:t>
      </w:r>
    </w:p>
    <w:p w14:paraId="5A6499FF" w14:textId="77777777" w:rsidR="00FB4478" w:rsidRPr="00EC76D5" w:rsidRDefault="00FB4478" w:rsidP="00FB4478">
      <w:pPr>
        <w:pStyle w:val="Code"/>
      </w:pPr>
      <w:r w:rsidRPr="00EC76D5">
        <w:t xml:space="preserve">  public static final int SignedLong = Signed | Long;</w:t>
      </w:r>
    </w:p>
    <w:p w14:paraId="6074A1EA" w14:textId="77777777" w:rsidR="00FB4478" w:rsidRPr="00EC76D5" w:rsidRDefault="00FB4478" w:rsidP="00FB4478">
      <w:pPr>
        <w:pStyle w:val="Code"/>
      </w:pPr>
      <w:r w:rsidRPr="00EC76D5">
        <w:t xml:space="preserve">  public static final int SignedLongInt = Signed | Long | Int;</w:t>
      </w:r>
    </w:p>
    <w:p w14:paraId="75748118" w14:textId="77777777" w:rsidR="00FB4478" w:rsidRPr="00EC76D5" w:rsidRDefault="00FB4478" w:rsidP="00FB4478">
      <w:pPr>
        <w:pStyle w:val="Code"/>
      </w:pPr>
      <w:r w:rsidRPr="00EC76D5">
        <w:t xml:space="preserve">  public static final int UnsignedLong = Unsigned | Long;</w:t>
      </w:r>
    </w:p>
    <w:p w14:paraId="118975ED" w14:textId="77777777" w:rsidR="00FB4478" w:rsidRPr="00EC76D5" w:rsidRDefault="00FB4478" w:rsidP="00FB4478">
      <w:pPr>
        <w:pStyle w:val="Code"/>
      </w:pPr>
      <w:r w:rsidRPr="00EC76D5">
        <w:t xml:space="preserve">  public static final int UnsignedLongInt = Unsigned | Long | Int;</w:t>
      </w:r>
    </w:p>
    <w:p w14:paraId="617DB07B" w14:textId="77777777" w:rsidR="00FB4478" w:rsidRPr="00EC76D5" w:rsidRDefault="00FB4478" w:rsidP="00FB4478">
      <w:pPr>
        <w:pStyle w:val="Code"/>
      </w:pPr>
      <w:r w:rsidRPr="00EC76D5">
        <w:t xml:space="preserve">  public static final int LongDouble = Long | Double;</w:t>
      </w:r>
    </w:p>
    <w:p w14:paraId="2DE83F0B" w14:textId="77777777" w:rsidR="00FB4478" w:rsidRPr="00EC76D5" w:rsidRDefault="00FB4478" w:rsidP="00FB4478">
      <w:pPr>
        <w:pStyle w:val="Code"/>
      </w:pPr>
      <w:r w:rsidRPr="00EC76D5">
        <w:t xml:space="preserve">  </w:t>
      </w:r>
    </w:p>
    <w:p w14:paraId="41C7531A" w14:textId="77777777" w:rsidR="00FB4478" w:rsidRPr="00EC76D5" w:rsidRDefault="00FB4478" w:rsidP="00FB4478">
      <w:pPr>
        <w:pStyle w:val="Code"/>
      </w:pPr>
      <w:r w:rsidRPr="00EC76D5">
        <w:t xml:space="preserve">  public static final Map&lt;Integer,String&gt; MaskToNameMap = new ListMap&lt;&gt;();</w:t>
      </w:r>
    </w:p>
    <w:p w14:paraId="16CBD893" w14:textId="77777777" w:rsidR="00FB4478" w:rsidRPr="00EC76D5" w:rsidRDefault="00FB4478" w:rsidP="00FB4478">
      <w:pPr>
        <w:pStyle w:val="Code"/>
      </w:pPr>
    </w:p>
    <w:p w14:paraId="254047DC" w14:textId="77777777" w:rsidR="00FB4478" w:rsidRPr="00EC76D5" w:rsidRDefault="00FB4478" w:rsidP="00FB4478">
      <w:pPr>
        <w:pStyle w:val="Code"/>
      </w:pPr>
      <w:r w:rsidRPr="00EC76D5">
        <w:t xml:space="preserve">  static {</w:t>
      </w:r>
    </w:p>
    <w:p w14:paraId="2E118F33" w14:textId="77777777" w:rsidR="00FB4478" w:rsidRPr="00EC76D5" w:rsidRDefault="00FB4478" w:rsidP="00FB4478">
      <w:pPr>
        <w:pStyle w:val="Code"/>
      </w:pPr>
      <w:r w:rsidRPr="00EC76D5">
        <w:t xml:space="preserve">    MaskToNameMap.put(Auto, "auto");</w:t>
      </w:r>
    </w:p>
    <w:p w14:paraId="72AF6DEB" w14:textId="77777777" w:rsidR="00FB4478" w:rsidRPr="00EC76D5" w:rsidRDefault="00FB4478" w:rsidP="00FB4478">
      <w:pPr>
        <w:pStyle w:val="Code"/>
      </w:pPr>
      <w:r w:rsidRPr="00EC76D5">
        <w:t xml:space="preserve">    MaskToNameMap.put(Register, "register");</w:t>
      </w:r>
    </w:p>
    <w:p w14:paraId="4F18BAC5" w14:textId="77777777" w:rsidR="00FB4478" w:rsidRPr="00EC76D5" w:rsidRDefault="00FB4478" w:rsidP="00FB4478">
      <w:pPr>
        <w:pStyle w:val="Code"/>
      </w:pPr>
      <w:r w:rsidRPr="00EC76D5">
        <w:t xml:space="preserve">    MaskToNameMap.put(Static, "static");</w:t>
      </w:r>
    </w:p>
    <w:p w14:paraId="02C1EEB6" w14:textId="77777777" w:rsidR="00FB4478" w:rsidRPr="00EC76D5" w:rsidRDefault="00FB4478" w:rsidP="00FB4478">
      <w:pPr>
        <w:pStyle w:val="Code"/>
      </w:pPr>
      <w:r w:rsidRPr="00EC76D5">
        <w:t xml:space="preserve">    MaskToNameMap.put(Extern, "extern");</w:t>
      </w:r>
    </w:p>
    <w:p w14:paraId="64EF791B" w14:textId="77777777" w:rsidR="00FB4478" w:rsidRPr="00EC76D5" w:rsidRDefault="00FB4478" w:rsidP="00FB4478">
      <w:pPr>
        <w:pStyle w:val="Code"/>
      </w:pPr>
      <w:r w:rsidRPr="00EC76D5">
        <w:t xml:space="preserve">    MaskToNameMap.put(Typedef, "typedef");</w:t>
      </w:r>
    </w:p>
    <w:p w14:paraId="5205FB78" w14:textId="77777777" w:rsidR="00FB4478" w:rsidRPr="00EC76D5" w:rsidRDefault="00FB4478" w:rsidP="00FB4478">
      <w:pPr>
        <w:pStyle w:val="Code"/>
      </w:pPr>
      <w:r w:rsidRPr="00EC76D5">
        <w:t xml:space="preserve">    MaskToNameMap.put(Constant, "constant");</w:t>
      </w:r>
    </w:p>
    <w:p w14:paraId="4A8D0256" w14:textId="77777777" w:rsidR="00FB4478" w:rsidRPr="00EC76D5" w:rsidRDefault="00FB4478" w:rsidP="00FB4478">
      <w:pPr>
        <w:pStyle w:val="Code"/>
      </w:pPr>
      <w:r w:rsidRPr="00EC76D5">
        <w:t xml:space="preserve">    MaskToNameMap.put(Volatile, "volatile");</w:t>
      </w:r>
    </w:p>
    <w:p w14:paraId="1E9F6B9F" w14:textId="77777777" w:rsidR="00FB4478" w:rsidRPr="00EC76D5" w:rsidRDefault="00FB4478" w:rsidP="00FB4478">
      <w:pPr>
        <w:pStyle w:val="Code"/>
      </w:pPr>
      <w:r w:rsidRPr="00EC76D5">
        <w:t xml:space="preserve">    MaskToNameMap.put(Signed, "signed");</w:t>
      </w:r>
    </w:p>
    <w:p w14:paraId="64F06616" w14:textId="77777777" w:rsidR="00FB4478" w:rsidRPr="00EC76D5" w:rsidRDefault="00FB4478" w:rsidP="00FB4478">
      <w:pPr>
        <w:pStyle w:val="Code"/>
      </w:pPr>
      <w:r w:rsidRPr="00EC76D5">
        <w:t xml:space="preserve">    MaskToNameMap.put(Unsigned, "unsigned");</w:t>
      </w:r>
    </w:p>
    <w:p w14:paraId="75894416" w14:textId="77777777" w:rsidR="00FB4478" w:rsidRPr="00EC76D5" w:rsidRDefault="00FB4478" w:rsidP="00FB4478">
      <w:pPr>
        <w:pStyle w:val="Code"/>
      </w:pPr>
      <w:r w:rsidRPr="00EC76D5">
        <w:t xml:space="preserve">    MaskToNameMap.put(Char, "char");</w:t>
      </w:r>
    </w:p>
    <w:p w14:paraId="2E0607FD" w14:textId="77777777" w:rsidR="00FB4478" w:rsidRPr="00EC76D5" w:rsidRDefault="00FB4478" w:rsidP="00FB4478">
      <w:pPr>
        <w:pStyle w:val="Code"/>
      </w:pPr>
      <w:r w:rsidRPr="00EC76D5">
        <w:t xml:space="preserve">    MaskToNameMap.put(WChar_T, "wchar_t");</w:t>
      </w:r>
    </w:p>
    <w:p w14:paraId="386D4276" w14:textId="77777777" w:rsidR="00FB4478" w:rsidRPr="00EC76D5" w:rsidRDefault="00FB4478" w:rsidP="00FB4478">
      <w:pPr>
        <w:pStyle w:val="Code"/>
      </w:pPr>
      <w:r w:rsidRPr="00EC76D5">
        <w:t xml:space="preserve">    MaskToNameMap.put(Short, "short");</w:t>
      </w:r>
    </w:p>
    <w:p w14:paraId="529B82A1" w14:textId="77777777" w:rsidR="00FB4478" w:rsidRPr="00EC76D5" w:rsidRDefault="00FB4478" w:rsidP="00FB4478">
      <w:pPr>
        <w:pStyle w:val="Code"/>
      </w:pPr>
      <w:r w:rsidRPr="00EC76D5">
        <w:t xml:space="preserve">    MaskToNameMap.put(Int, "int");</w:t>
      </w:r>
    </w:p>
    <w:p w14:paraId="32EF4B8E" w14:textId="77777777" w:rsidR="00FB4478" w:rsidRPr="00EC76D5" w:rsidRDefault="00FB4478" w:rsidP="00FB4478">
      <w:pPr>
        <w:pStyle w:val="Code"/>
      </w:pPr>
      <w:r w:rsidRPr="00EC76D5">
        <w:t xml:space="preserve">    MaskToNameMap.put(Long, "long");</w:t>
      </w:r>
    </w:p>
    <w:p w14:paraId="21326419" w14:textId="77777777" w:rsidR="00FB4478" w:rsidRPr="00EC76D5" w:rsidRDefault="00FB4478" w:rsidP="00FB4478">
      <w:pPr>
        <w:pStyle w:val="Code"/>
      </w:pPr>
      <w:r w:rsidRPr="00EC76D5">
        <w:t xml:space="preserve">    MaskToNameMap.put(Float, "float");</w:t>
      </w:r>
    </w:p>
    <w:p w14:paraId="2536E0EF" w14:textId="77777777" w:rsidR="00FB4478" w:rsidRPr="00EC76D5" w:rsidRDefault="00FB4478" w:rsidP="00FB4478">
      <w:pPr>
        <w:pStyle w:val="Code"/>
      </w:pPr>
      <w:r w:rsidRPr="00EC76D5">
        <w:t xml:space="preserve">    MaskToNameMap.put(Double, "double");</w:t>
      </w:r>
    </w:p>
    <w:p w14:paraId="45600019" w14:textId="77777777" w:rsidR="00FB4478" w:rsidRPr="00EC76D5" w:rsidRDefault="00FB4478" w:rsidP="00FB4478">
      <w:pPr>
        <w:pStyle w:val="Code"/>
      </w:pPr>
      <w:r w:rsidRPr="00EC76D5">
        <w:t xml:space="preserve">    MaskToNameMap.put(Void, "void");</w:t>
      </w:r>
    </w:p>
    <w:p w14:paraId="0EF09FAB" w14:textId="77777777" w:rsidR="00FB4478" w:rsidRPr="00EC76D5" w:rsidRDefault="00FB4478" w:rsidP="00FB4478">
      <w:pPr>
        <w:pStyle w:val="Code"/>
      </w:pPr>
      <w:r w:rsidRPr="00EC76D5">
        <w:t xml:space="preserve">  }    </w:t>
      </w:r>
    </w:p>
    <w:p w14:paraId="354557B1" w14:textId="402A1BC4" w:rsidR="00FB4478" w:rsidRPr="00EC76D5" w:rsidRDefault="00FB4478" w:rsidP="00FB4478">
      <w:pPr>
        <w:pStyle w:val="Code"/>
      </w:pPr>
      <w:r w:rsidRPr="00EC76D5">
        <w:lastRenderedPageBreak/>
        <w:t>}</w:t>
      </w:r>
    </w:p>
    <w:p w14:paraId="6D9AF0EC" w14:textId="77777777" w:rsidR="00E40B78" w:rsidRPr="00EC76D5" w:rsidRDefault="00E40B78" w:rsidP="00E40B78">
      <w:r w:rsidRPr="00EC76D5">
        <w:t xml:space="preserve">The </w:t>
      </w:r>
      <w:r w:rsidRPr="00EC76D5">
        <w:rPr>
          <w:rStyle w:val="CodeInText"/>
        </w:rPr>
        <w:t>Specifier</w:t>
      </w:r>
      <w:r w:rsidRPr="00EC76D5">
        <w:t xml:space="preserve"> class is used to generate the type specified by a list of specifiers. First of all, we need the </w:t>
      </w:r>
      <w:r w:rsidRPr="00EC76D5">
        <w:rPr>
          <w:rStyle w:val="CodeInText"/>
        </w:rPr>
        <w:t>maskToStorageMap</w:t>
      </w:r>
      <w:r w:rsidRPr="00EC76D5">
        <w:t xml:space="preserve"> and </w:t>
      </w:r>
      <w:r w:rsidRPr="00EC76D5">
        <w:rPr>
          <w:rStyle w:val="CodeInText"/>
        </w:rPr>
        <w:t>maskToSortMap</w:t>
      </w:r>
      <w:r w:rsidRPr="00EC76D5">
        <w:t xml:space="preserve"> to map between specifiers and storage and sorts. </w:t>
      </w:r>
    </w:p>
    <w:p w14:paraId="6C198BE9" w14:textId="77777777" w:rsidR="00E40B78" w:rsidRPr="00EC76D5" w:rsidRDefault="00E40B78" w:rsidP="00E40B78">
      <w:pPr>
        <w:pStyle w:val="CodeHeader"/>
      </w:pPr>
      <w:r w:rsidRPr="00EC76D5">
        <w:t>Specifier.java</w:t>
      </w:r>
    </w:p>
    <w:p w14:paraId="21BFB4FA" w14:textId="77777777" w:rsidR="00621758" w:rsidRPr="00EC76D5" w:rsidRDefault="00621758" w:rsidP="00621758">
      <w:pPr>
        <w:pStyle w:val="Code"/>
      </w:pPr>
      <w:r w:rsidRPr="00EC76D5">
        <w:t>package c_compiler;</w:t>
      </w:r>
    </w:p>
    <w:p w14:paraId="528EA0BA" w14:textId="77777777" w:rsidR="00621758" w:rsidRPr="00EC76D5" w:rsidRDefault="00621758" w:rsidP="00621758">
      <w:pPr>
        <w:pStyle w:val="Code"/>
      </w:pPr>
      <w:r w:rsidRPr="00EC76D5">
        <w:t>import java.util.*;</w:t>
      </w:r>
    </w:p>
    <w:p w14:paraId="44B8EB78" w14:textId="77777777" w:rsidR="00621758" w:rsidRPr="00EC76D5" w:rsidRDefault="00621758" w:rsidP="00621758">
      <w:pPr>
        <w:pStyle w:val="Code"/>
      </w:pPr>
    </w:p>
    <w:p w14:paraId="052E23A7" w14:textId="77777777" w:rsidR="00621758" w:rsidRPr="00EC76D5" w:rsidRDefault="00621758" w:rsidP="00621758">
      <w:pPr>
        <w:pStyle w:val="Code"/>
      </w:pPr>
      <w:r w:rsidRPr="00EC76D5">
        <w:t>public class Specifier {</w:t>
      </w:r>
    </w:p>
    <w:p w14:paraId="561A74F7" w14:textId="77777777" w:rsidR="00621758" w:rsidRPr="00EC76D5" w:rsidRDefault="00621758" w:rsidP="00621758">
      <w:pPr>
        <w:pStyle w:val="Code"/>
      </w:pPr>
      <w:r w:rsidRPr="00EC76D5">
        <w:t xml:space="preserve">  private static final Map&lt;Integer,Storage&gt; m_maskToStorageMap=new ListMap&lt;&gt;();</w:t>
      </w:r>
    </w:p>
    <w:p w14:paraId="50060384" w14:textId="77777777" w:rsidR="00621758" w:rsidRPr="00EC76D5" w:rsidRDefault="00621758" w:rsidP="00621758">
      <w:pPr>
        <w:pStyle w:val="Code"/>
      </w:pPr>
      <w:r w:rsidRPr="00EC76D5">
        <w:t xml:space="preserve">  private static final Map&lt;Integer,Sort&gt; m_maskToSortMap = new ListMap&lt;&gt;();</w:t>
      </w:r>
    </w:p>
    <w:p w14:paraId="11C1CC5A" w14:textId="77777777" w:rsidR="00621758" w:rsidRPr="00EC76D5" w:rsidRDefault="00621758" w:rsidP="00621758">
      <w:pPr>
        <w:pStyle w:val="Code"/>
      </w:pPr>
      <w:r w:rsidRPr="00EC76D5">
        <w:t xml:space="preserve">  private List&lt;Object&gt; m_specList = new LinkedList&lt;&gt;();</w:t>
      </w:r>
    </w:p>
    <w:p w14:paraId="52C953AA" w14:textId="77777777" w:rsidR="00621758" w:rsidRPr="00EC76D5" w:rsidRDefault="00621758" w:rsidP="00621758">
      <w:pPr>
        <w:pStyle w:val="Code"/>
      </w:pPr>
      <w:r w:rsidRPr="00EC76D5">
        <w:t xml:space="preserve">  </w:t>
      </w:r>
    </w:p>
    <w:p w14:paraId="109B78BA" w14:textId="77777777" w:rsidR="00621758" w:rsidRPr="00EC76D5" w:rsidRDefault="00621758" w:rsidP="00621758">
      <w:pPr>
        <w:pStyle w:val="Code"/>
      </w:pPr>
      <w:r w:rsidRPr="00EC76D5">
        <w:t xml:space="preserve">  static {</w:t>
      </w:r>
    </w:p>
    <w:p w14:paraId="3773347D" w14:textId="77777777" w:rsidR="00621758" w:rsidRPr="00EC76D5" w:rsidRDefault="00621758" w:rsidP="00621758">
      <w:pPr>
        <w:pStyle w:val="Code"/>
      </w:pPr>
      <w:r w:rsidRPr="00EC76D5">
        <w:t xml:space="preserve">    m_maskToStorageMap.put(Mask.Auto, Storage.Auto);</w:t>
      </w:r>
    </w:p>
    <w:p w14:paraId="59B16CBC" w14:textId="77777777" w:rsidR="00621758" w:rsidRPr="00EC76D5" w:rsidRDefault="00621758" w:rsidP="00621758">
      <w:pPr>
        <w:pStyle w:val="Code"/>
      </w:pPr>
      <w:r w:rsidRPr="00EC76D5">
        <w:t xml:space="preserve">    m_maskToStorageMap.put(Mask.Register, Storage.Register);</w:t>
      </w:r>
    </w:p>
    <w:p w14:paraId="06A55386" w14:textId="77777777" w:rsidR="00621758" w:rsidRPr="00EC76D5" w:rsidRDefault="00621758" w:rsidP="00621758">
      <w:pPr>
        <w:pStyle w:val="Code"/>
      </w:pPr>
      <w:r w:rsidRPr="00EC76D5">
        <w:t xml:space="preserve">    m_maskToStorageMap.put(Mask.Extern, Storage.Extern);</w:t>
      </w:r>
    </w:p>
    <w:p w14:paraId="0F81EC63" w14:textId="77777777" w:rsidR="00621758" w:rsidRPr="00EC76D5" w:rsidRDefault="00621758" w:rsidP="00621758">
      <w:pPr>
        <w:pStyle w:val="Code"/>
      </w:pPr>
      <w:r w:rsidRPr="00EC76D5">
        <w:t xml:space="preserve">    m_maskToStorageMap.put(Mask.Static, Storage.Static);</w:t>
      </w:r>
    </w:p>
    <w:p w14:paraId="065647FE" w14:textId="77777777" w:rsidR="00621758" w:rsidRPr="00EC76D5" w:rsidRDefault="00621758" w:rsidP="00621758">
      <w:pPr>
        <w:pStyle w:val="Code"/>
      </w:pPr>
      <w:r w:rsidRPr="00EC76D5">
        <w:t xml:space="preserve">    m_maskToStorageMap.put(Mask.Typedef, Storage.Typedef);</w:t>
      </w:r>
    </w:p>
    <w:p w14:paraId="37148D54" w14:textId="77777777" w:rsidR="00621758" w:rsidRPr="00EC76D5" w:rsidRDefault="00621758" w:rsidP="00621758">
      <w:pPr>
        <w:pStyle w:val="Code"/>
      </w:pPr>
    </w:p>
    <w:p w14:paraId="2A7E8FE1" w14:textId="77777777" w:rsidR="00621758" w:rsidRPr="00EC76D5" w:rsidRDefault="00621758" w:rsidP="00621758">
      <w:pPr>
        <w:pStyle w:val="Code"/>
      </w:pPr>
      <w:r w:rsidRPr="00EC76D5">
        <w:t xml:space="preserve">    m_maskToSortMap.put(Mask.Void, Sort.Void);</w:t>
      </w:r>
    </w:p>
    <w:p w14:paraId="546285B3" w14:textId="77777777" w:rsidR="00621758" w:rsidRPr="00EC76D5" w:rsidRDefault="00621758" w:rsidP="00621758">
      <w:pPr>
        <w:pStyle w:val="Code"/>
      </w:pPr>
      <w:r w:rsidRPr="00EC76D5">
        <w:t xml:space="preserve">    m_maskToSortMap.put(Mask.Char, Sort.Signed_Char);</w:t>
      </w:r>
    </w:p>
    <w:p w14:paraId="62B0117F" w14:textId="77777777" w:rsidR="00621758" w:rsidRPr="00EC76D5" w:rsidRDefault="00621758" w:rsidP="00621758">
      <w:pPr>
        <w:pStyle w:val="Code"/>
      </w:pPr>
      <w:r w:rsidRPr="00EC76D5">
        <w:t xml:space="preserve">    m_maskToSortMap.put(Mask.SignedChar, Sort.Signed_Char);</w:t>
      </w:r>
    </w:p>
    <w:p w14:paraId="179C1D71" w14:textId="77777777" w:rsidR="00621758" w:rsidRPr="00EC76D5" w:rsidRDefault="00621758" w:rsidP="00621758">
      <w:pPr>
        <w:pStyle w:val="Code"/>
      </w:pPr>
      <w:r w:rsidRPr="00EC76D5">
        <w:t xml:space="preserve">    m_maskToSortMap.put(Mask.UnsignedChar, Sort.Unsigned_Char);</w:t>
      </w:r>
    </w:p>
    <w:p w14:paraId="5B222588" w14:textId="77777777" w:rsidR="00621758" w:rsidRPr="00EC76D5" w:rsidRDefault="00621758" w:rsidP="00621758">
      <w:pPr>
        <w:pStyle w:val="Code"/>
      </w:pPr>
      <w:r w:rsidRPr="00EC76D5">
        <w:t xml:space="preserve">    m_maskToSortMap.put(Mask.Short, Sort.Signed_Short_Int);</w:t>
      </w:r>
    </w:p>
    <w:p w14:paraId="4806B610" w14:textId="77777777" w:rsidR="00621758" w:rsidRPr="00EC76D5" w:rsidRDefault="00621758" w:rsidP="00621758">
      <w:pPr>
        <w:pStyle w:val="Code"/>
      </w:pPr>
      <w:r w:rsidRPr="00EC76D5">
        <w:t xml:space="preserve">    m_maskToSortMap.put(Mask.ShortInt, Sort.Signed_Short_Int);</w:t>
      </w:r>
    </w:p>
    <w:p w14:paraId="44834D9E" w14:textId="77777777" w:rsidR="00621758" w:rsidRPr="00EC76D5" w:rsidRDefault="00621758" w:rsidP="00621758">
      <w:pPr>
        <w:pStyle w:val="Code"/>
      </w:pPr>
      <w:r w:rsidRPr="00EC76D5">
        <w:t xml:space="preserve">    m_maskToSortMap.put(Mask.SignedShort, Sort.Signed_Short_Int);</w:t>
      </w:r>
    </w:p>
    <w:p w14:paraId="7C457D03" w14:textId="77777777" w:rsidR="00621758" w:rsidRPr="00EC76D5" w:rsidRDefault="00621758" w:rsidP="00621758">
      <w:pPr>
        <w:pStyle w:val="Code"/>
      </w:pPr>
      <w:r w:rsidRPr="00EC76D5">
        <w:t xml:space="preserve">    m_maskToSortMap.put(Mask.SignedShortInt, Sort.Signed_Short_Int);</w:t>
      </w:r>
    </w:p>
    <w:p w14:paraId="10D9DB65" w14:textId="77777777" w:rsidR="00621758" w:rsidRPr="00EC76D5" w:rsidRDefault="00621758" w:rsidP="00621758">
      <w:pPr>
        <w:pStyle w:val="Code"/>
      </w:pPr>
      <w:r w:rsidRPr="00EC76D5">
        <w:t xml:space="preserve">    m_maskToSortMap.put(Mask.UnsignedShort, Sort.Unsigned_Short_Int);</w:t>
      </w:r>
    </w:p>
    <w:p w14:paraId="10C27C8C" w14:textId="77777777" w:rsidR="00621758" w:rsidRPr="00EC76D5" w:rsidRDefault="00621758" w:rsidP="00621758">
      <w:pPr>
        <w:pStyle w:val="Code"/>
      </w:pPr>
      <w:r w:rsidRPr="00EC76D5">
        <w:t xml:space="preserve">    m_maskToSortMap.put(Mask.UnsignedShortInt, Sort.Unsigned_Short_Int);</w:t>
      </w:r>
    </w:p>
    <w:p w14:paraId="1030CBF2" w14:textId="77777777" w:rsidR="00621758" w:rsidRPr="00EC76D5" w:rsidRDefault="00621758" w:rsidP="00621758">
      <w:pPr>
        <w:pStyle w:val="Code"/>
      </w:pPr>
      <w:r w:rsidRPr="00EC76D5">
        <w:t xml:space="preserve">    m_maskToSortMap.put(Mask.Int, Sort.Signed_Int);</w:t>
      </w:r>
    </w:p>
    <w:p w14:paraId="3B0CC886" w14:textId="77777777" w:rsidR="00621758" w:rsidRPr="00EC76D5" w:rsidRDefault="00621758" w:rsidP="00621758">
      <w:pPr>
        <w:pStyle w:val="Code"/>
      </w:pPr>
      <w:r w:rsidRPr="00EC76D5">
        <w:t xml:space="preserve">    m_maskToSortMap.put(Mask.Signed, Sort.Signed_Int);</w:t>
      </w:r>
    </w:p>
    <w:p w14:paraId="74758CB3" w14:textId="77777777" w:rsidR="00621758" w:rsidRPr="00EC76D5" w:rsidRDefault="00621758" w:rsidP="00621758">
      <w:pPr>
        <w:pStyle w:val="Code"/>
      </w:pPr>
      <w:r w:rsidRPr="00EC76D5">
        <w:t xml:space="preserve">    m_maskToSortMap.put(Mask.SignedInt, Sort.Signed_Int);</w:t>
      </w:r>
    </w:p>
    <w:p w14:paraId="5CA3AEEE" w14:textId="77777777" w:rsidR="00621758" w:rsidRPr="00EC76D5" w:rsidRDefault="00621758" w:rsidP="00621758">
      <w:pPr>
        <w:pStyle w:val="Code"/>
      </w:pPr>
      <w:r w:rsidRPr="00EC76D5">
        <w:t xml:space="preserve">    m_maskToSortMap.put(Mask.Unsigned, Sort.Unsigned_Int);</w:t>
      </w:r>
    </w:p>
    <w:p w14:paraId="0E7ABCB3" w14:textId="77777777" w:rsidR="00621758" w:rsidRPr="00EC76D5" w:rsidRDefault="00621758" w:rsidP="00621758">
      <w:pPr>
        <w:pStyle w:val="Code"/>
      </w:pPr>
      <w:r w:rsidRPr="00EC76D5">
        <w:t xml:space="preserve">    m_maskToSortMap.put(Mask.UnsignedInt, Sort.Unsigned_Int);</w:t>
      </w:r>
    </w:p>
    <w:p w14:paraId="15A5E982" w14:textId="77777777" w:rsidR="00621758" w:rsidRPr="00EC76D5" w:rsidRDefault="00621758" w:rsidP="00621758">
      <w:pPr>
        <w:pStyle w:val="Code"/>
      </w:pPr>
      <w:r w:rsidRPr="00EC76D5">
        <w:t xml:space="preserve">    m_maskToSortMap.put(Mask.Long, Sort.Signed_Long_Int);</w:t>
      </w:r>
    </w:p>
    <w:p w14:paraId="18FBE8D6" w14:textId="77777777" w:rsidR="00621758" w:rsidRPr="00EC76D5" w:rsidRDefault="00621758" w:rsidP="00621758">
      <w:pPr>
        <w:pStyle w:val="Code"/>
      </w:pPr>
      <w:r w:rsidRPr="00EC76D5">
        <w:t xml:space="preserve">    m_maskToSortMap.put(Mask.LongInt, Sort.Signed_Long_Int);</w:t>
      </w:r>
    </w:p>
    <w:p w14:paraId="13200D98" w14:textId="77777777" w:rsidR="00621758" w:rsidRPr="00EC76D5" w:rsidRDefault="00621758" w:rsidP="00621758">
      <w:pPr>
        <w:pStyle w:val="Code"/>
      </w:pPr>
      <w:r w:rsidRPr="00EC76D5">
        <w:t xml:space="preserve">    m_maskToSortMap.put(Mask.SignedLong, Sort.Signed_Long_Int);</w:t>
      </w:r>
    </w:p>
    <w:p w14:paraId="4FB64E5E" w14:textId="77777777" w:rsidR="00621758" w:rsidRPr="00EC76D5" w:rsidRDefault="00621758" w:rsidP="00621758">
      <w:pPr>
        <w:pStyle w:val="Code"/>
      </w:pPr>
      <w:r w:rsidRPr="00EC76D5">
        <w:t xml:space="preserve">    m_maskToSortMap.put(Mask.SignedLongInt, Sort.Signed_Long_Int);</w:t>
      </w:r>
    </w:p>
    <w:p w14:paraId="1FE9574C" w14:textId="77777777" w:rsidR="00621758" w:rsidRPr="00EC76D5" w:rsidRDefault="00621758" w:rsidP="00621758">
      <w:pPr>
        <w:pStyle w:val="Code"/>
      </w:pPr>
      <w:r w:rsidRPr="00EC76D5">
        <w:t xml:space="preserve">    m_maskToSortMap.put(Mask.UnsignedLong, Sort.Unsigned_Long_Int);</w:t>
      </w:r>
    </w:p>
    <w:p w14:paraId="55C6CEB5" w14:textId="77777777" w:rsidR="00621758" w:rsidRPr="00EC76D5" w:rsidRDefault="00621758" w:rsidP="00621758">
      <w:pPr>
        <w:pStyle w:val="Code"/>
      </w:pPr>
      <w:r w:rsidRPr="00EC76D5">
        <w:t xml:space="preserve">    m_maskToSortMap.put(Mask.UnsignedLongInt, Sort.Unsigned_Long_Int);</w:t>
      </w:r>
    </w:p>
    <w:p w14:paraId="46F4D643" w14:textId="77777777" w:rsidR="00621758" w:rsidRPr="00EC76D5" w:rsidRDefault="00621758" w:rsidP="00621758">
      <w:pPr>
        <w:pStyle w:val="Code"/>
      </w:pPr>
      <w:r w:rsidRPr="00EC76D5">
        <w:t xml:space="preserve">    m_maskToSortMap.put(Mask.Float, Sort.Float);</w:t>
      </w:r>
    </w:p>
    <w:p w14:paraId="39CCA062" w14:textId="77777777" w:rsidR="00621758" w:rsidRPr="00EC76D5" w:rsidRDefault="00621758" w:rsidP="00621758">
      <w:pPr>
        <w:pStyle w:val="Code"/>
      </w:pPr>
      <w:r w:rsidRPr="00EC76D5">
        <w:t xml:space="preserve">    m_maskToSortMap.put(Mask.Double, Sort.Double);</w:t>
      </w:r>
    </w:p>
    <w:p w14:paraId="7A31937C" w14:textId="77777777" w:rsidR="00621758" w:rsidRPr="00EC76D5" w:rsidRDefault="00621758" w:rsidP="00621758">
      <w:pPr>
        <w:pStyle w:val="Code"/>
      </w:pPr>
      <w:r w:rsidRPr="00EC76D5">
        <w:t xml:space="preserve">    m_maskToSortMap.put(Mask.LongDouble, Sort.Long_Double);</w:t>
      </w:r>
    </w:p>
    <w:p w14:paraId="153CE6A9" w14:textId="5AF3EB9D" w:rsidR="00621758" w:rsidRPr="00EC76D5" w:rsidRDefault="00621758" w:rsidP="00621758">
      <w:pPr>
        <w:pStyle w:val="Code"/>
      </w:pPr>
      <w:r w:rsidRPr="00EC76D5">
        <w:t xml:space="preserve">  }</w:t>
      </w:r>
    </w:p>
    <w:p w14:paraId="4C6FAA81" w14:textId="58856008" w:rsidR="00E40B78" w:rsidRPr="00EC76D5" w:rsidRDefault="00E40B78" w:rsidP="00E40B78">
      <w:r w:rsidRPr="00EC76D5">
        <w:t xml:space="preserve">The first part of the type generation process is to inspect the specification list. The list is made up by masks (see the </w:t>
      </w:r>
      <w:r w:rsidRPr="00EC76D5">
        <w:rPr>
          <w:rStyle w:val="CodeInText"/>
        </w:rPr>
        <w:t>Mask</w:t>
      </w:r>
      <w:r w:rsidRPr="00EC76D5">
        <w:t xml:space="preserve"> class above)</w:t>
      </w:r>
      <w:r w:rsidR="005E74CB" w:rsidRPr="00EC76D5">
        <w:t xml:space="preserve"> </w:t>
      </w:r>
      <w:r w:rsidRPr="00EC76D5">
        <w:t xml:space="preserve">or at most one type. </w:t>
      </w:r>
    </w:p>
    <w:p w14:paraId="309343C5" w14:textId="77777777" w:rsidR="005A05AD" w:rsidRPr="00EC76D5" w:rsidRDefault="005A05AD" w:rsidP="005A05AD">
      <w:pPr>
        <w:pStyle w:val="Code"/>
      </w:pPr>
      <w:r w:rsidRPr="00EC76D5">
        <w:t xml:space="preserve">  public void add(Object spec) {</w:t>
      </w:r>
    </w:p>
    <w:p w14:paraId="1C9B9CA2" w14:textId="77777777" w:rsidR="005A05AD" w:rsidRPr="00EC76D5" w:rsidRDefault="005A05AD" w:rsidP="005A05AD">
      <w:pPr>
        <w:pStyle w:val="Code"/>
      </w:pPr>
      <w:r w:rsidRPr="00EC76D5">
        <w:t xml:space="preserve">    m_specList.add(spec);</w:t>
      </w:r>
    </w:p>
    <w:p w14:paraId="18D4B1F2" w14:textId="77777777" w:rsidR="005A05AD" w:rsidRPr="00EC76D5" w:rsidRDefault="005A05AD" w:rsidP="005A05AD">
      <w:pPr>
        <w:pStyle w:val="Code"/>
      </w:pPr>
      <w:r w:rsidRPr="00EC76D5">
        <w:t xml:space="preserve">  }</w:t>
      </w:r>
    </w:p>
    <w:p w14:paraId="32BB4225" w14:textId="77777777" w:rsidR="005A05AD" w:rsidRPr="00EC76D5" w:rsidRDefault="005A05AD" w:rsidP="005A05AD">
      <w:pPr>
        <w:pStyle w:val="Code"/>
      </w:pPr>
    </w:p>
    <w:p w14:paraId="54E545E1" w14:textId="77777777" w:rsidR="005A05AD" w:rsidRPr="00EC76D5" w:rsidRDefault="005A05AD" w:rsidP="005A05AD">
      <w:pPr>
        <w:pStyle w:val="Code"/>
      </w:pPr>
      <w:r w:rsidRPr="00EC76D5">
        <w:t xml:space="preserve">  public Triple&lt;Boolean,Storage,Type&gt; generate() {</w:t>
      </w:r>
    </w:p>
    <w:p w14:paraId="7AB6AAAB" w14:textId="77777777" w:rsidR="005A05AD" w:rsidRPr="00EC76D5" w:rsidRDefault="005A05AD" w:rsidP="005A05AD">
      <w:pPr>
        <w:pStyle w:val="Code"/>
      </w:pPr>
      <w:r w:rsidRPr="00EC76D5">
        <w:t xml:space="preserve">    int totalMask = 0;</w:t>
      </w:r>
    </w:p>
    <w:p w14:paraId="4CBE4B78" w14:textId="77777777" w:rsidR="005A05AD" w:rsidRPr="00EC76D5" w:rsidRDefault="005A05AD" w:rsidP="005A05AD">
      <w:pPr>
        <w:pStyle w:val="Code"/>
      </w:pPr>
      <w:r w:rsidRPr="00EC76D5">
        <w:t xml:space="preserve">    Type compoundType = null;</w:t>
      </w:r>
    </w:p>
    <w:p w14:paraId="3B62236B" w14:textId="77777777" w:rsidR="005A05AD" w:rsidRPr="00EC76D5" w:rsidRDefault="005A05AD" w:rsidP="005A05AD">
      <w:pPr>
        <w:pStyle w:val="Code"/>
      </w:pPr>
      <w:r w:rsidRPr="00EC76D5">
        <w:t xml:space="preserve">    </w:t>
      </w:r>
    </w:p>
    <w:p w14:paraId="3EF59E22" w14:textId="77777777" w:rsidR="005A05AD" w:rsidRPr="00EC76D5" w:rsidRDefault="005A05AD" w:rsidP="005A05AD">
      <w:pPr>
        <w:pStyle w:val="Code"/>
      </w:pPr>
      <w:r w:rsidRPr="00EC76D5">
        <w:lastRenderedPageBreak/>
        <w:t xml:space="preserve">    if (m_specList != null) {</w:t>
      </w:r>
    </w:p>
    <w:p w14:paraId="6FC04528" w14:textId="77777777" w:rsidR="005A05AD" w:rsidRPr="00EC76D5" w:rsidRDefault="005A05AD" w:rsidP="005A05AD">
      <w:pPr>
        <w:pStyle w:val="Code"/>
      </w:pPr>
      <w:r w:rsidRPr="00EC76D5">
        <w:t xml:space="preserve">      for (Object object : m_specList) {</w:t>
      </w:r>
    </w:p>
    <w:p w14:paraId="3E2A0252" w14:textId="77777777" w:rsidR="005A05AD" w:rsidRPr="00EC76D5" w:rsidRDefault="005A05AD" w:rsidP="005A05AD">
      <w:pPr>
        <w:pStyle w:val="Code"/>
      </w:pPr>
      <w:r w:rsidRPr="00EC76D5">
        <w:t xml:space="preserve">        if (object instanceof Integer) {</w:t>
      </w:r>
    </w:p>
    <w:p w14:paraId="6CA7E81E" w14:textId="77777777" w:rsidR="005A05AD" w:rsidRPr="00EC76D5" w:rsidRDefault="005A05AD" w:rsidP="005A05AD">
      <w:pPr>
        <w:pStyle w:val="Code"/>
      </w:pPr>
      <w:r w:rsidRPr="00EC76D5">
        <w:t xml:space="preserve">          int mask = (Integer) object;</w:t>
      </w:r>
    </w:p>
    <w:p w14:paraId="0080A90F" w14:textId="77777777" w:rsidR="005A05AD" w:rsidRPr="00EC76D5" w:rsidRDefault="005A05AD" w:rsidP="005A05AD">
      <w:pPr>
        <w:pStyle w:val="Code"/>
      </w:pPr>
      <w:r w:rsidRPr="00EC76D5">
        <w:t xml:space="preserve">          Assert.error((totalMask &amp; mask) == 0, Mask.MaskToNameMap.get(mask),</w:t>
      </w:r>
    </w:p>
    <w:p w14:paraId="62E25620" w14:textId="77777777" w:rsidR="005A05AD" w:rsidRPr="00EC76D5" w:rsidRDefault="005A05AD" w:rsidP="005A05AD">
      <w:pPr>
        <w:pStyle w:val="Code"/>
      </w:pPr>
      <w:r w:rsidRPr="00EC76D5">
        <w:t xml:space="preserve">                       "keyword defined twice");</w:t>
      </w:r>
    </w:p>
    <w:p w14:paraId="200EF3E0" w14:textId="77777777" w:rsidR="005A05AD" w:rsidRPr="00EC76D5" w:rsidRDefault="005A05AD" w:rsidP="005A05AD">
      <w:pPr>
        <w:pStyle w:val="Code"/>
      </w:pPr>
      <w:r w:rsidRPr="00EC76D5">
        <w:t xml:space="preserve">          totalMask |= mask;</w:t>
      </w:r>
    </w:p>
    <w:p w14:paraId="78AEAD0A" w14:textId="77777777" w:rsidR="005A05AD" w:rsidRPr="00EC76D5" w:rsidRDefault="005A05AD" w:rsidP="005A05AD">
      <w:pPr>
        <w:pStyle w:val="Code"/>
      </w:pPr>
      <w:r w:rsidRPr="00EC76D5">
        <w:t xml:space="preserve">        }</w:t>
      </w:r>
    </w:p>
    <w:p w14:paraId="60316293" w14:textId="77777777" w:rsidR="005A05AD" w:rsidRPr="00EC76D5" w:rsidRDefault="005A05AD" w:rsidP="005A05AD">
      <w:pPr>
        <w:pStyle w:val="Code"/>
      </w:pPr>
      <w:r w:rsidRPr="00EC76D5">
        <w:t xml:space="preserve">        else if (object instanceof Type) {</w:t>
      </w:r>
    </w:p>
    <w:p w14:paraId="619F8AAD" w14:textId="77777777" w:rsidR="005A05AD" w:rsidRPr="00EC76D5" w:rsidRDefault="005A05AD" w:rsidP="005A05AD">
      <w:pPr>
        <w:pStyle w:val="Code"/>
      </w:pPr>
      <w:r w:rsidRPr="00EC76D5">
        <w:t xml:space="preserve">          Assert.error(compoundType == null,"invalid type specifier sequence");</w:t>
      </w:r>
    </w:p>
    <w:p w14:paraId="4097F08E" w14:textId="77777777" w:rsidR="005A05AD" w:rsidRPr="00EC76D5" w:rsidRDefault="005A05AD" w:rsidP="005A05AD">
      <w:pPr>
        <w:pStyle w:val="Code"/>
      </w:pPr>
      <w:r w:rsidRPr="00EC76D5">
        <w:t xml:space="preserve">          compoundType = (Type) object;</w:t>
      </w:r>
    </w:p>
    <w:p w14:paraId="1FF44C08" w14:textId="77777777" w:rsidR="005A05AD" w:rsidRPr="00EC76D5" w:rsidRDefault="005A05AD" w:rsidP="005A05AD">
      <w:pPr>
        <w:pStyle w:val="Code"/>
      </w:pPr>
      <w:r w:rsidRPr="00EC76D5">
        <w:t xml:space="preserve">        }</w:t>
      </w:r>
    </w:p>
    <w:p w14:paraId="7A159D94" w14:textId="77777777" w:rsidR="005A05AD" w:rsidRPr="00EC76D5" w:rsidRDefault="005A05AD" w:rsidP="005A05AD">
      <w:pPr>
        <w:pStyle w:val="Code"/>
      </w:pPr>
      <w:r w:rsidRPr="00EC76D5">
        <w:t xml:space="preserve">      }</w:t>
      </w:r>
    </w:p>
    <w:p w14:paraId="2F912980" w14:textId="2A4B2C54" w:rsidR="005A05AD" w:rsidRPr="00EC76D5" w:rsidRDefault="005A05AD" w:rsidP="005A05AD">
      <w:pPr>
        <w:pStyle w:val="Code"/>
      </w:pPr>
      <w:r w:rsidRPr="00EC76D5">
        <w:t xml:space="preserve">    }</w:t>
      </w:r>
    </w:p>
    <w:p w14:paraId="17046A4C" w14:textId="6963AA82" w:rsidR="00E40B78" w:rsidRPr="00EC76D5" w:rsidRDefault="00E40B78" w:rsidP="00E40B78">
      <w:r w:rsidRPr="00EC76D5">
        <w:t xml:space="preserve">We check whether the mask holds the </w:t>
      </w:r>
      <w:r w:rsidRPr="00EC76D5">
        <w:rPr>
          <w:rStyle w:val="CodeInText"/>
        </w:rPr>
        <w:t>constant</w:t>
      </w:r>
      <w:r w:rsidRPr="00EC76D5">
        <w:t xml:space="preserve"> or </w:t>
      </w:r>
      <w:r w:rsidRPr="00EC76D5">
        <w:rPr>
          <w:rStyle w:val="CodeInText"/>
        </w:rPr>
        <w:t>volatile</w:t>
      </w:r>
      <w:r w:rsidRPr="00EC76D5">
        <w:t xml:space="preserve"> qualifiers.</w:t>
      </w:r>
    </w:p>
    <w:p w14:paraId="1500E3D0" w14:textId="12AA5621" w:rsidR="00702071" w:rsidRPr="00EC76D5" w:rsidRDefault="00702071" w:rsidP="00702071">
      <w:pPr>
        <w:pStyle w:val="Code"/>
      </w:pPr>
      <w:r w:rsidRPr="00EC76D5">
        <w:t xml:space="preserve">    boolean isConstant = ((totalMask &amp; Mask.QualifierMask) &amp; Mask.Constant)!=0;</w:t>
      </w:r>
    </w:p>
    <w:p w14:paraId="5E304EC5" w14:textId="2CC8C03E" w:rsidR="00702071" w:rsidRPr="00EC76D5" w:rsidRDefault="00702071" w:rsidP="00702071">
      <w:pPr>
        <w:pStyle w:val="Code"/>
      </w:pPr>
      <w:r w:rsidRPr="00EC76D5">
        <w:t xml:space="preserve">    boolean isVolatile = ((totalMask &amp; Mask.QualifierMask) &amp; Mask.Volatile)!=0;</w:t>
      </w:r>
    </w:p>
    <w:p w14:paraId="3C73CD72" w14:textId="4A5532CD" w:rsidR="00702071" w:rsidRPr="00EC76D5" w:rsidRDefault="00702071" w:rsidP="00702071">
      <w:pPr>
        <w:pStyle w:val="Code"/>
      </w:pPr>
      <w:r w:rsidRPr="00EC76D5">
        <w:t xml:space="preserve">    boolean isPrivate = ((totalMask &amp; Mask.QualifierMask) &amp; Mask.Private) !=0;</w:t>
      </w:r>
    </w:p>
    <w:p w14:paraId="3093B62A" w14:textId="57503E53" w:rsidR="00E40B78" w:rsidRPr="00EC76D5" w:rsidRDefault="00E40B78" w:rsidP="00702071">
      <w:r w:rsidRPr="00EC76D5">
        <w:t xml:space="preserve">If the storage mask does not match any of the members of the </w:t>
      </w:r>
      <w:r w:rsidRPr="00EC76D5">
        <w:rPr>
          <w:rStyle w:val="CodeInText"/>
        </w:rPr>
        <w:t>m_maskToStorageMap</w:t>
      </w:r>
      <w:r w:rsidRPr="00EC76D5">
        <w:t>, two or more storage specifiers have been stated, which is not allowed.</w:t>
      </w:r>
    </w:p>
    <w:p w14:paraId="62BF1060" w14:textId="77777777" w:rsidR="00702071" w:rsidRPr="00EC76D5" w:rsidRDefault="00702071" w:rsidP="00702071">
      <w:pPr>
        <w:pStyle w:val="Code"/>
      </w:pPr>
      <w:r w:rsidRPr="00EC76D5">
        <w:t xml:space="preserve">    Storage storage = null;</w:t>
      </w:r>
    </w:p>
    <w:p w14:paraId="56E41A46" w14:textId="77777777" w:rsidR="00702071" w:rsidRPr="00EC76D5" w:rsidRDefault="00702071" w:rsidP="00702071">
      <w:pPr>
        <w:pStyle w:val="Code"/>
      </w:pPr>
      <w:r w:rsidRPr="00EC76D5">
        <w:t xml:space="preserve">    int storageMask = totalMask &amp; Mask.StorageMask;</w:t>
      </w:r>
    </w:p>
    <w:p w14:paraId="07D0E2C0" w14:textId="77777777" w:rsidR="00702071" w:rsidRPr="00EC76D5" w:rsidRDefault="00702071" w:rsidP="00702071">
      <w:pPr>
        <w:pStyle w:val="Code"/>
      </w:pPr>
    </w:p>
    <w:p w14:paraId="56BE892D" w14:textId="77777777" w:rsidR="00702071" w:rsidRPr="00EC76D5" w:rsidRDefault="00702071" w:rsidP="00702071">
      <w:pPr>
        <w:pStyle w:val="Code"/>
      </w:pPr>
      <w:r w:rsidRPr="00EC76D5">
        <w:t xml:space="preserve">    boolean external = (Main.CurrentTable.getScope() == Scope.Global) &amp;&amp;</w:t>
      </w:r>
    </w:p>
    <w:p w14:paraId="739781C4" w14:textId="3C663E09" w:rsidR="00702071" w:rsidRPr="00EC76D5" w:rsidRDefault="00702071" w:rsidP="00702071">
      <w:pPr>
        <w:pStyle w:val="Code"/>
      </w:pPr>
      <w:r w:rsidRPr="00EC76D5">
        <w:t xml:space="preserve">                       !isPrivate;</w:t>
      </w:r>
    </w:p>
    <w:p w14:paraId="165A27E1" w14:textId="77777777" w:rsidR="00702071" w:rsidRPr="00EC76D5" w:rsidRDefault="00702071" w:rsidP="00702071">
      <w:pPr>
        <w:pStyle w:val="Code"/>
      </w:pPr>
    </w:p>
    <w:p w14:paraId="1BB896F7" w14:textId="77777777" w:rsidR="00702071" w:rsidRPr="00EC76D5" w:rsidRDefault="00702071" w:rsidP="00702071">
      <w:pPr>
        <w:pStyle w:val="Code"/>
      </w:pPr>
      <w:r w:rsidRPr="00EC76D5">
        <w:t xml:space="preserve">    if (storageMask != 0) {</w:t>
      </w:r>
    </w:p>
    <w:p w14:paraId="13844C5D" w14:textId="77777777" w:rsidR="00702071" w:rsidRPr="00EC76D5" w:rsidRDefault="00702071" w:rsidP="00702071">
      <w:pPr>
        <w:pStyle w:val="Code"/>
      </w:pPr>
      <w:r w:rsidRPr="00EC76D5">
        <w:t xml:space="preserve">      Assert.error(!isPrivate, "invalid storage specifier sequence");</w:t>
      </w:r>
    </w:p>
    <w:p w14:paraId="55723BF7" w14:textId="77777777" w:rsidR="00702071" w:rsidRPr="00EC76D5" w:rsidRDefault="00702071" w:rsidP="00702071">
      <w:pPr>
        <w:pStyle w:val="Code"/>
      </w:pPr>
      <w:r w:rsidRPr="00EC76D5">
        <w:t xml:space="preserve">      Assert.error(m_maskToStorageMap.containsKey(storageMask),</w:t>
      </w:r>
    </w:p>
    <w:p w14:paraId="1A7344B4" w14:textId="77777777" w:rsidR="00702071" w:rsidRPr="00EC76D5" w:rsidRDefault="00702071" w:rsidP="00702071">
      <w:pPr>
        <w:pStyle w:val="Code"/>
      </w:pPr>
      <w:r w:rsidRPr="00EC76D5">
        <w:t xml:space="preserve">                   "invalid storage specifier sequence");</w:t>
      </w:r>
    </w:p>
    <w:p w14:paraId="531F7C4A" w14:textId="77777777" w:rsidR="00702071" w:rsidRPr="00EC76D5" w:rsidRDefault="00702071" w:rsidP="00702071">
      <w:pPr>
        <w:pStyle w:val="Code"/>
      </w:pPr>
      <w:r w:rsidRPr="00EC76D5">
        <w:t xml:space="preserve">      storage = m_maskToStorageMap.get(storageMask);</w:t>
      </w:r>
    </w:p>
    <w:p w14:paraId="6F8C3A39" w14:textId="77777777" w:rsidR="00702071" w:rsidRPr="00EC76D5" w:rsidRDefault="00702071" w:rsidP="00702071">
      <w:pPr>
        <w:pStyle w:val="Code"/>
      </w:pPr>
      <w:r w:rsidRPr="00EC76D5">
        <w:t xml:space="preserve">    }</w:t>
      </w:r>
    </w:p>
    <w:p w14:paraId="00121CFC" w14:textId="0848E52A" w:rsidR="00E40B78" w:rsidRPr="00EC76D5" w:rsidRDefault="00E40B78" w:rsidP="00702071">
      <w:r w:rsidRPr="00EC76D5">
        <w:t>If there is a compound type and if it is an enumeration, we need to add its members as signed integers to the symbol table.</w:t>
      </w:r>
    </w:p>
    <w:p w14:paraId="51EEAC8A" w14:textId="77777777" w:rsidR="00E40B78" w:rsidRPr="00EC76D5" w:rsidRDefault="00E40B78" w:rsidP="00E40B78">
      <w:pPr>
        <w:pStyle w:val="Code"/>
      </w:pPr>
      <w:r w:rsidRPr="00EC76D5">
        <w:t xml:space="preserve">    if ((compoundType != null) &amp;&amp; compoundType.isEnumeration()) {</w:t>
      </w:r>
    </w:p>
    <w:p w14:paraId="4C5DFE6E" w14:textId="60D119EC" w:rsidR="00E40B78" w:rsidRPr="00EC76D5" w:rsidRDefault="00E40B78" w:rsidP="00E40B78">
      <w:pPr>
        <w:pStyle w:val="Code"/>
      </w:pPr>
      <w:r w:rsidRPr="00EC76D5">
        <w:t xml:space="preserve">      List&lt;</w:t>
      </w:r>
      <w:r w:rsidR="00E82F0F" w:rsidRPr="00EC76D5">
        <w:t>Symbol</w:t>
      </w:r>
      <w:r w:rsidRPr="00EC76D5">
        <w:t>&gt; symbolList = compoundType.</w:t>
      </w:r>
      <w:del w:id="56" w:author="Stefan Bjornander" w:date="2015-04-25T14:48:00Z">
        <w:r w:rsidRPr="00EC76D5" w:rsidDel="00ED7E9E">
          <w:delText>getSymbolList</w:delText>
        </w:r>
      </w:del>
      <w:ins w:id="57" w:author="Stefan Bjornander" w:date="2015-04-25T17:22:00Z">
        <w:r w:rsidRPr="00EC76D5">
          <w:t>symbolList</w:t>
        </w:r>
      </w:ins>
      <w:r w:rsidRPr="00EC76D5">
        <w:t>();</w:t>
      </w:r>
    </w:p>
    <w:p w14:paraId="4CF69056" w14:textId="77777777" w:rsidR="00E40B78" w:rsidRPr="00EC76D5" w:rsidRDefault="00E40B78" w:rsidP="00E40B78">
      <w:pPr>
        <w:pStyle w:val="Code"/>
      </w:pPr>
      <w:r w:rsidRPr="00EC76D5">
        <w:t xml:space="preserve">      </w:t>
      </w:r>
    </w:p>
    <w:p w14:paraId="2A0C0CEF" w14:textId="2F8388CA" w:rsidR="00E40B78" w:rsidRPr="00EC76D5" w:rsidRDefault="00E40B78" w:rsidP="00E40B78">
      <w:pPr>
        <w:pStyle w:val="Code"/>
      </w:pPr>
      <w:r w:rsidRPr="00EC76D5">
        <w:t xml:space="preserve">      for (</w:t>
      </w:r>
      <w:r w:rsidR="00E82F0F" w:rsidRPr="00EC76D5">
        <w:t>Symbol</w:t>
      </w:r>
      <w:r w:rsidRPr="00EC76D5">
        <w:t xml:space="preserve"> itemSymbol : symbolList) {</w:t>
      </w:r>
    </w:p>
    <w:p w14:paraId="2B58F090" w14:textId="77777777" w:rsidR="00E40B78" w:rsidRPr="00EC76D5" w:rsidRDefault="00E40B78" w:rsidP="00E40B78">
      <w:pPr>
        <w:pStyle w:val="Code"/>
      </w:pPr>
      <w:r w:rsidRPr="00EC76D5">
        <w:t xml:space="preserve">        itemSymbol.setStorage(storage);</w:t>
      </w:r>
    </w:p>
    <w:p w14:paraId="0E117F96" w14:textId="77777777" w:rsidR="00E40B78" w:rsidRPr="00EC76D5" w:rsidRDefault="00E40B78" w:rsidP="00E40B78">
      <w:pPr>
        <w:pStyle w:val="Code"/>
      </w:pPr>
      <w:r w:rsidRPr="00EC76D5">
        <w:t xml:space="preserve">        Main.CurrentTable.addSymbol(itemSymbol);</w:t>
      </w:r>
    </w:p>
    <w:p w14:paraId="5058449B" w14:textId="77777777" w:rsidR="00E40B78" w:rsidRPr="00EC76D5" w:rsidRDefault="00E40B78" w:rsidP="00E40B78">
      <w:pPr>
        <w:pStyle w:val="Code"/>
      </w:pPr>
      <w:r w:rsidRPr="00EC76D5">
        <w:t xml:space="preserve">      </w:t>
      </w:r>
    </w:p>
    <w:p w14:paraId="654CC11A" w14:textId="77777777" w:rsidR="00E40B78" w:rsidRPr="00EC76D5" w:rsidRDefault="00E40B78" w:rsidP="00E40B78">
      <w:pPr>
        <w:pStyle w:val="Code"/>
      </w:pPr>
      <w:r w:rsidRPr="00EC76D5">
        <w:t xml:space="preserve">        if (storage == Storage.Static) {</w:t>
      </w:r>
    </w:p>
    <w:p w14:paraId="4C98F7A2" w14:textId="2505BA56" w:rsidR="00E40B78" w:rsidRPr="00EC76D5" w:rsidRDefault="00E40B78" w:rsidP="00E40B78">
      <w:pPr>
        <w:pStyle w:val="Code"/>
      </w:pPr>
      <w:r w:rsidRPr="00EC76D5">
        <w:t xml:space="preserve">          Generate</w:t>
      </w:r>
      <w:r w:rsidR="002F35C1">
        <w:t>Initializer</w:t>
      </w:r>
      <w:r w:rsidRPr="00EC76D5">
        <w:t>.generateStatic(itemSymbol);</w:t>
      </w:r>
    </w:p>
    <w:p w14:paraId="2360DEFD" w14:textId="77777777" w:rsidR="00E40B78" w:rsidRPr="00EC76D5" w:rsidRDefault="00E40B78" w:rsidP="00E40B78">
      <w:pPr>
        <w:pStyle w:val="Code"/>
      </w:pPr>
      <w:r w:rsidRPr="00EC76D5">
        <w:t xml:space="preserve">        }      </w:t>
      </w:r>
    </w:p>
    <w:p w14:paraId="56576148" w14:textId="77777777" w:rsidR="00E40B78" w:rsidRPr="00EC76D5" w:rsidRDefault="00E40B78" w:rsidP="00E40B78">
      <w:pPr>
        <w:pStyle w:val="Code"/>
      </w:pPr>
      <w:r w:rsidRPr="00EC76D5">
        <w:t xml:space="preserve">      }</w:t>
      </w:r>
    </w:p>
    <w:p w14:paraId="713BEB08" w14:textId="77777777" w:rsidR="00E40B78" w:rsidRPr="00EC76D5" w:rsidRDefault="00E40B78" w:rsidP="00E40B78">
      <w:pPr>
        <w:pStyle w:val="Code"/>
      </w:pPr>
      <w:r w:rsidRPr="00EC76D5">
        <w:t xml:space="preserve">    }</w:t>
      </w:r>
    </w:p>
    <w:p w14:paraId="306DD288" w14:textId="77777777" w:rsidR="00BB3542" w:rsidRPr="00EC76D5" w:rsidRDefault="00BB3542" w:rsidP="00BB3542">
      <w:pPr>
        <w:pStyle w:val="Code"/>
      </w:pPr>
      <w:r w:rsidRPr="00EC76D5">
        <w:t xml:space="preserve">    else if (Main.ParameterCount &gt; 0) {</w:t>
      </w:r>
    </w:p>
    <w:p w14:paraId="00327152" w14:textId="77777777" w:rsidR="00BB3542" w:rsidRPr="00EC76D5" w:rsidRDefault="00BB3542" w:rsidP="00BB3542">
      <w:pPr>
        <w:pStyle w:val="Code"/>
      </w:pPr>
      <w:r w:rsidRPr="00EC76D5">
        <w:t xml:space="preserve">      storage = Storage.Auto;</w:t>
      </w:r>
    </w:p>
    <w:p w14:paraId="2A31F5F6" w14:textId="77777777" w:rsidR="00BB3542" w:rsidRPr="00EC76D5" w:rsidRDefault="00BB3542" w:rsidP="00BB3542">
      <w:pPr>
        <w:pStyle w:val="Code"/>
      </w:pPr>
      <w:r w:rsidRPr="00EC76D5">
        <w:t xml:space="preserve">    }</w:t>
      </w:r>
    </w:p>
    <w:p w14:paraId="59B5A76C" w14:textId="77777777" w:rsidR="00BB3542" w:rsidRPr="00EC76D5" w:rsidRDefault="00BB3542" w:rsidP="00BB3542">
      <w:pPr>
        <w:pStyle w:val="Code"/>
      </w:pPr>
      <w:r w:rsidRPr="00EC76D5">
        <w:t xml:space="preserve">    else if (Main.CurrentTable.getScope() == Scope.Global) {</w:t>
      </w:r>
    </w:p>
    <w:p w14:paraId="28E4C648" w14:textId="77777777" w:rsidR="00BB3542" w:rsidRPr="00EC76D5" w:rsidRDefault="00BB3542" w:rsidP="00BB3542">
      <w:pPr>
        <w:pStyle w:val="Code"/>
      </w:pPr>
      <w:r w:rsidRPr="00EC76D5">
        <w:t xml:space="preserve">      storage = Storage.Static;</w:t>
      </w:r>
    </w:p>
    <w:p w14:paraId="6B978F25" w14:textId="77777777" w:rsidR="00BB3542" w:rsidRPr="00EC76D5" w:rsidRDefault="00BB3542" w:rsidP="00BB3542">
      <w:pPr>
        <w:pStyle w:val="Code"/>
      </w:pPr>
      <w:r w:rsidRPr="00EC76D5">
        <w:t xml:space="preserve">    }</w:t>
      </w:r>
    </w:p>
    <w:p w14:paraId="305B7A39" w14:textId="77777777" w:rsidR="00BB3542" w:rsidRPr="00EC76D5" w:rsidRDefault="00BB3542" w:rsidP="00BB3542">
      <w:pPr>
        <w:pStyle w:val="Code"/>
      </w:pPr>
      <w:r w:rsidRPr="00EC76D5">
        <w:lastRenderedPageBreak/>
        <w:t xml:space="preserve">    else {</w:t>
      </w:r>
    </w:p>
    <w:p w14:paraId="406CB93E" w14:textId="77777777" w:rsidR="00BB3542" w:rsidRPr="00EC76D5" w:rsidRDefault="00BB3542" w:rsidP="00BB3542">
      <w:pPr>
        <w:pStyle w:val="Code"/>
      </w:pPr>
      <w:r w:rsidRPr="00EC76D5">
        <w:t xml:space="preserve">      storage = Storage.Auto;</w:t>
      </w:r>
    </w:p>
    <w:p w14:paraId="030973A3" w14:textId="77777777" w:rsidR="00BB3542" w:rsidRPr="00EC76D5" w:rsidRDefault="00BB3542" w:rsidP="00BB3542">
      <w:pPr>
        <w:pStyle w:val="Code"/>
      </w:pPr>
      <w:r w:rsidRPr="00EC76D5">
        <w:t xml:space="preserve">    }</w:t>
      </w:r>
    </w:p>
    <w:p w14:paraId="22B496FB" w14:textId="1E5020DD" w:rsidR="00E40B78" w:rsidRPr="00EC76D5" w:rsidRDefault="00E40B78" w:rsidP="00BB3542">
      <w:r w:rsidRPr="00EC76D5">
        <w:t>Finally, we extract the sort mask and test whether it represent a valid type.</w:t>
      </w:r>
    </w:p>
    <w:p w14:paraId="7921183F" w14:textId="77777777" w:rsidR="008A22C0" w:rsidRPr="00EC76D5" w:rsidRDefault="008A22C0" w:rsidP="008A22C0">
      <w:pPr>
        <w:pStyle w:val="Code"/>
      </w:pPr>
      <w:r w:rsidRPr="00EC76D5">
        <w:t xml:space="preserve">    Assert.error(storage != null, "storage");</w:t>
      </w:r>
    </w:p>
    <w:p w14:paraId="05AC2ECA" w14:textId="77777777" w:rsidR="008A22C0" w:rsidRPr="00EC76D5" w:rsidRDefault="008A22C0" w:rsidP="008A22C0">
      <w:pPr>
        <w:pStyle w:val="Code"/>
      </w:pPr>
    </w:p>
    <w:p w14:paraId="398B9F46" w14:textId="77777777" w:rsidR="008A22C0" w:rsidRPr="00EC76D5" w:rsidRDefault="008A22C0" w:rsidP="008A22C0">
      <w:pPr>
        <w:pStyle w:val="Code"/>
      </w:pPr>
      <w:r w:rsidRPr="00EC76D5">
        <w:t xml:space="preserve">    if ((compoundType != null) &amp;&amp; compoundType.isEnumeration()) {</w:t>
      </w:r>
    </w:p>
    <w:p w14:paraId="3C6A1A7E" w14:textId="77777777" w:rsidR="008A22C0" w:rsidRPr="00EC76D5" w:rsidRDefault="008A22C0" w:rsidP="008A22C0">
      <w:pPr>
        <w:pStyle w:val="Code"/>
      </w:pPr>
      <w:r w:rsidRPr="00EC76D5">
        <w:t xml:space="preserve">      List&lt;Symbol&gt; symbolList = compoundType.getEnumerationList();</w:t>
      </w:r>
    </w:p>
    <w:p w14:paraId="4D873A5A" w14:textId="77777777" w:rsidR="008A22C0" w:rsidRPr="00EC76D5" w:rsidRDefault="008A22C0" w:rsidP="008A22C0">
      <w:pPr>
        <w:pStyle w:val="Code"/>
      </w:pPr>
    </w:p>
    <w:p w14:paraId="57D65BB8" w14:textId="77777777" w:rsidR="008A22C0" w:rsidRPr="00EC76D5" w:rsidRDefault="008A22C0" w:rsidP="008A22C0">
      <w:pPr>
        <w:pStyle w:val="Code"/>
      </w:pPr>
      <w:r w:rsidRPr="00EC76D5">
        <w:t xml:space="preserve">      for (Symbol itemSymbol : symbolList) {</w:t>
      </w:r>
    </w:p>
    <w:p w14:paraId="5589978E" w14:textId="77777777" w:rsidR="008A22C0" w:rsidRPr="00EC76D5" w:rsidRDefault="008A22C0" w:rsidP="008A22C0">
      <w:pPr>
        <w:pStyle w:val="Code"/>
      </w:pPr>
      <w:r w:rsidRPr="00EC76D5">
        <w:t xml:space="preserve">        itemSymbol.setStorage(storage);</w:t>
      </w:r>
    </w:p>
    <w:p w14:paraId="1A880A24" w14:textId="77777777" w:rsidR="008A22C0" w:rsidRPr="00EC76D5" w:rsidRDefault="008A22C0" w:rsidP="008A22C0">
      <w:pPr>
        <w:pStyle w:val="Code"/>
      </w:pPr>
      <w:r w:rsidRPr="00EC76D5">
        <w:t xml:space="preserve">      }</w:t>
      </w:r>
    </w:p>
    <w:p w14:paraId="6FF9BB9A" w14:textId="77777777" w:rsidR="008A22C0" w:rsidRPr="00EC76D5" w:rsidRDefault="008A22C0" w:rsidP="008A22C0">
      <w:pPr>
        <w:pStyle w:val="Code"/>
      </w:pPr>
      <w:r w:rsidRPr="00EC76D5">
        <w:t xml:space="preserve">    }</w:t>
      </w:r>
    </w:p>
    <w:p w14:paraId="5A9EE972" w14:textId="77777777" w:rsidR="008A22C0" w:rsidRPr="00EC76D5" w:rsidRDefault="008A22C0" w:rsidP="008A22C0">
      <w:pPr>
        <w:pStyle w:val="Code"/>
      </w:pPr>
      <w:r w:rsidRPr="00EC76D5">
        <w:t xml:space="preserve">    </w:t>
      </w:r>
    </w:p>
    <w:p w14:paraId="1D6EA6D6" w14:textId="77777777" w:rsidR="008A22C0" w:rsidRPr="00EC76D5" w:rsidRDefault="008A22C0" w:rsidP="008A22C0">
      <w:pPr>
        <w:pStyle w:val="Code"/>
      </w:pPr>
      <w:r w:rsidRPr="00EC76D5">
        <w:t xml:space="preserve">    Sort sort = null;</w:t>
      </w:r>
    </w:p>
    <w:p w14:paraId="39033337" w14:textId="77777777" w:rsidR="008A22C0" w:rsidRPr="00EC76D5" w:rsidRDefault="008A22C0" w:rsidP="008A22C0">
      <w:pPr>
        <w:pStyle w:val="Code"/>
      </w:pPr>
      <w:r w:rsidRPr="00EC76D5">
        <w:t xml:space="preserve">    int sortMask = totalMask &amp; Mask.SortMask;</w:t>
      </w:r>
    </w:p>
    <w:p w14:paraId="4AD085CB" w14:textId="77777777" w:rsidR="008A22C0" w:rsidRPr="00EC76D5" w:rsidRDefault="008A22C0" w:rsidP="008A22C0">
      <w:pPr>
        <w:pStyle w:val="Code"/>
      </w:pPr>
    </w:p>
    <w:p w14:paraId="3CA99B28" w14:textId="77777777" w:rsidR="008A22C0" w:rsidRPr="00EC76D5" w:rsidRDefault="008A22C0" w:rsidP="008A22C0">
      <w:pPr>
        <w:pStyle w:val="Code"/>
      </w:pPr>
      <w:r w:rsidRPr="00EC76D5">
        <w:t xml:space="preserve">    if (sortMask != 0) {</w:t>
      </w:r>
    </w:p>
    <w:p w14:paraId="51B22246" w14:textId="77777777" w:rsidR="008A22C0" w:rsidRPr="00EC76D5" w:rsidRDefault="008A22C0" w:rsidP="008A22C0">
      <w:pPr>
        <w:pStyle w:val="Code"/>
      </w:pPr>
      <w:r w:rsidRPr="00EC76D5">
        <w:t xml:space="preserve">      Assert.error(m_maskToSortMap.containsKey(sortMask),</w:t>
      </w:r>
    </w:p>
    <w:p w14:paraId="39D9C1FA" w14:textId="77777777" w:rsidR="008A22C0" w:rsidRPr="00EC76D5" w:rsidRDefault="008A22C0" w:rsidP="008A22C0">
      <w:pPr>
        <w:pStyle w:val="Code"/>
      </w:pPr>
      <w:r w:rsidRPr="00EC76D5">
        <w:t xml:space="preserve">                   "invalid type specifier sequence");</w:t>
      </w:r>
    </w:p>
    <w:p w14:paraId="71F378E5" w14:textId="77777777" w:rsidR="008A22C0" w:rsidRPr="00EC76D5" w:rsidRDefault="008A22C0" w:rsidP="008A22C0">
      <w:pPr>
        <w:pStyle w:val="Code"/>
      </w:pPr>
      <w:r w:rsidRPr="00EC76D5">
        <w:t xml:space="preserve">      sort = m_maskToSortMap.get(sortMask);</w:t>
      </w:r>
    </w:p>
    <w:p w14:paraId="124DFF96" w14:textId="2471EAAB" w:rsidR="008A22C0" w:rsidRPr="00EC76D5" w:rsidRDefault="008A22C0" w:rsidP="008A22C0">
      <w:pPr>
        <w:pStyle w:val="Code"/>
      </w:pPr>
      <w:r w:rsidRPr="00EC76D5">
        <w:t xml:space="preserve">    }</w:t>
      </w:r>
    </w:p>
    <w:p w14:paraId="52737A28" w14:textId="4D996F41" w:rsidR="00E40B78" w:rsidRPr="00EC76D5" w:rsidRDefault="00E40B78" w:rsidP="00E40B78">
      <w:r w:rsidRPr="00EC76D5">
        <w:t>When defining the final type, there are four cases:</w:t>
      </w:r>
    </w:p>
    <w:p w14:paraId="332225E1" w14:textId="77777777" w:rsidR="00E40B78" w:rsidRPr="00EC76D5" w:rsidRDefault="00E40B78" w:rsidP="00E40B78">
      <w:r w:rsidRPr="00EC76D5">
        <w:t>1. If the compound type is not null and the sort is null, the result type is the compound type, with the possible addition of constant or volatile qualifiers.</w:t>
      </w:r>
    </w:p>
    <w:p w14:paraId="4013EEF2" w14:textId="77777777" w:rsidR="00E40B78" w:rsidRPr="00EC76D5" w:rsidRDefault="00E40B78" w:rsidP="00E40B78">
      <w:r w:rsidRPr="00EC76D5">
        <w:t>2. If the compound type is null and the sort is not null, the result type is based on the sort.</w:t>
      </w:r>
    </w:p>
    <w:p w14:paraId="57C29B52" w14:textId="49DB0D1B" w:rsidR="00E40B78" w:rsidRPr="00EC76D5" w:rsidRDefault="00E40B78" w:rsidP="00E40B78">
      <w:r w:rsidRPr="00EC76D5">
        <w:t xml:space="preserve">3. The compound type and sort are both null, which means that there is no type (which may happen in function </w:t>
      </w:r>
      <w:r w:rsidR="00C37108">
        <w:t>definition</w:t>
      </w:r>
      <w:r w:rsidRPr="00EC76D5">
        <w:t>s). In that case, the type shall be a signed integer.</w:t>
      </w:r>
    </w:p>
    <w:p w14:paraId="5FCD77B9" w14:textId="77777777" w:rsidR="00E40B78" w:rsidRPr="00EC76D5" w:rsidRDefault="00E40B78" w:rsidP="00E40B78">
      <w:r w:rsidRPr="00EC76D5">
        <w:t>4. If both the compound type and the sort are not null, the type specification is invalid.</w:t>
      </w:r>
    </w:p>
    <w:p w14:paraId="42AC336E" w14:textId="77777777" w:rsidR="00F759BB" w:rsidRPr="00EC76D5" w:rsidRDefault="00F759BB" w:rsidP="00F759BB">
      <w:pPr>
        <w:pStyle w:val="Code"/>
      </w:pPr>
      <w:r w:rsidRPr="00EC76D5">
        <w:t xml:space="preserve">    if ((compoundType != null) &amp;&amp; (sort == null)) {    </w:t>
      </w:r>
    </w:p>
    <w:p w14:paraId="633DD831" w14:textId="77777777" w:rsidR="00F759BB" w:rsidRPr="00EC76D5" w:rsidRDefault="00F759BB" w:rsidP="00F759BB">
      <w:pPr>
        <w:pStyle w:val="Code"/>
      </w:pPr>
      <w:r w:rsidRPr="00EC76D5">
        <w:t xml:space="preserve">      compoundType.setConstant(compoundType.isConstant() || isConstant);</w:t>
      </w:r>
    </w:p>
    <w:p w14:paraId="569BAE0F" w14:textId="77777777" w:rsidR="00F759BB" w:rsidRPr="00EC76D5" w:rsidRDefault="00F759BB" w:rsidP="00F759BB">
      <w:pPr>
        <w:pStyle w:val="Code"/>
      </w:pPr>
      <w:r w:rsidRPr="00EC76D5">
        <w:t xml:space="preserve">      compoundType.setVolatile(compoundType.isVolatile() || isVolatile);</w:t>
      </w:r>
    </w:p>
    <w:p w14:paraId="2D71629F" w14:textId="77777777" w:rsidR="00F759BB" w:rsidRPr="00EC76D5" w:rsidRDefault="00F759BB" w:rsidP="00F759BB">
      <w:pPr>
        <w:pStyle w:val="Code"/>
      </w:pPr>
      <w:r w:rsidRPr="00EC76D5">
        <w:t xml:space="preserve">      return (new Triple&lt;&gt;(external, storage, compoundType));</w:t>
      </w:r>
    </w:p>
    <w:p w14:paraId="71E13A30" w14:textId="77777777" w:rsidR="00F759BB" w:rsidRPr="00EC76D5" w:rsidRDefault="00F759BB" w:rsidP="00F759BB">
      <w:pPr>
        <w:pStyle w:val="Code"/>
      </w:pPr>
      <w:r w:rsidRPr="00EC76D5">
        <w:t xml:space="preserve">    }</w:t>
      </w:r>
    </w:p>
    <w:p w14:paraId="688227C4" w14:textId="77777777" w:rsidR="00F759BB" w:rsidRPr="00EC76D5" w:rsidRDefault="00F759BB" w:rsidP="00F759BB">
      <w:pPr>
        <w:pStyle w:val="Code"/>
      </w:pPr>
      <w:r w:rsidRPr="00EC76D5">
        <w:t xml:space="preserve">    else if ((compoundType == null) &amp;&amp; (sort != null)) {</w:t>
      </w:r>
    </w:p>
    <w:p w14:paraId="643C6C6F" w14:textId="77777777" w:rsidR="00F759BB" w:rsidRPr="00EC76D5" w:rsidRDefault="00F759BB" w:rsidP="00F759BB">
      <w:pPr>
        <w:pStyle w:val="Code"/>
      </w:pPr>
      <w:r w:rsidRPr="00EC76D5">
        <w:t xml:space="preserve">      Type simpleType = Type.createArithmeticType(sort);</w:t>
      </w:r>
    </w:p>
    <w:p w14:paraId="7D18BD2E" w14:textId="77777777" w:rsidR="00F759BB" w:rsidRPr="00EC76D5" w:rsidRDefault="00F759BB" w:rsidP="00F759BB">
      <w:pPr>
        <w:pStyle w:val="Code"/>
      </w:pPr>
      <w:r w:rsidRPr="00EC76D5">
        <w:t xml:space="preserve">      simpleType.setConstant(isConstant);</w:t>
      </w:r>
    </w:p>
    <w:p w14:paraId="391E8C44" w14:textId="77777777" w:rsidR="00F759BB" w:rsidRPr="00EC76D5" w:rsidRDefault="00F759BB" w:rsidP="00F759BB">
      <w:pPr>
        <w:pStyle w:val="Code"/>
      </w:pPr>
      <w:r w:rsidRPr="00EC76D5">
        <w:t xml:space="preserve">      simpleType.setVolatile(isVolatile);</w:t>
      </w:r>
    </w:p>
    <w:p w14:paraId="63F7DE99" w14:textId="77777777" w:rsidR="00F759BB" w:rsidRPr="00EC76D5" w:rsidRDefault="00F759BB" w:rsidP="00F759BB">
      <w:pPr>
        <w:pStyle w:val="Code"/>
      </w:pPr>
      <w:r w:rsidRPr="00EC76D5">
        <w:t xml:space="preserve">      return (new Triple&lt;&gt;(external, storage, simpleType));</w:t>
      </w:r>
    </w:p>
    <w:p w14:paraId="372381E1" w14:textId="77777777" w:rsidR="00F759BB" w:rsidRPr="00EC76D5" w:rsidRDefault="00F759BB" w:rsidP="00F759BB">
      <w:pPr>
        <w:pStyle w:val="Code"/>
      </w:pPr>
      <w:r w:rsidRPr="00EC76D5">
        <w:t xml:space="preserve">    }</w:t>
      </w:r>
    </w:p>
    <w:p w14:paraId="683A5699" w14:textId="77777777" w:rsidR="00F759BB" w:rsidRPr="00EC76D5" w:rsidRDefault="00F759BB" w:rsidP="00F759BB">
      <w:pPr>
        <w:pStyle w:val="Code"/>
      </w:pPr>
      <w:r w:rsidRPr="00EC76D5">
        <w:t xml:space="preserve">    else if ((compoundType == null) &amp;&amp; (sort == null)) {</w:t>
      </w:r>
    </w:p>
    <w:p w14:paraId="21191ED3" w14:textId="77777777" w:rsidR="00F759BB" w:rsidRPr="00EC76D5" w:rsidRDefault="00F759BB" w:rsidP="00F759BB">
      <w:pPr>
        <w:pStyle w:val="Code"/>
      </w:pPr>
      <w:r w:rsidRPr="00EC76D5">
        <w:t xml:space="preserve">      Type simpleType = Type.createArithmeticType(Sort.Signed_Int);</w:t>
      </w:r>
    </w:p>
    <w:p w14:paraId="5BC04610" w14:textId="77777777" w:rsidR="00F759BB" w:rsidRPr="00EC76D5" w:rsidRDefault="00F759BB" w:rsidP="00F759BB">
      <w:pPr>
        <w:pStyle w:val="Code"/>
      </w:pPr>
      <w:r w:rsidRPr="00EC76D5">
        <w:t xml:space="preserve">      simpleType.setConstant(isConstant);</w:t>
      </w:r>
    </w:p>
    <w:p w14:paraId="7A4CC39A" w14:textId="77777777" w:rsidR="00F759BB" w:rsidRPr="00EC76D5" w:rsidRDefault="00F759BB" w:rsidP="00F759BB">
      <w:pPr>
        <w:pStyle w:val="Code"/>
      </w:pPr>
      <w:r w:rsidRPr="00EC76D5">
        <w:t xml:space="preserve">      simpleType.setVolatile(isVolatile);</w:t>
      </w:r>
    </w:p>
    <w:p w14:paraId="6DF8EB72" w14:textId="77777777" w:rsidR="00F759BB" w:rsidRPr="00EC76D5" w:rsidRDefault="00F759BB" w:rsidP="00F759BB">
      <w:pPr>
        <w:pStyle w:val="Code"/>
      </w:pPr>
      <w:r w:rsidRPr="00EC76D5">
        <w:t xml:space="preserve">      return (new Triple&lt;&gt;(external, storage, simpleType));</w:t>
      </w:r>
    </w:p>
    <w:p w14:paraId="016D620A" w14:textId="77777777" w:rsidR="00F759BB" w:rsidRPr="00EC76D5" w:rsidRDefault="00F759BB" w:rsidP="00F759BB">
      <w:pPr>
        <w:pStyle w:val="Code"/>
      </w:pPr>
      <w:r w:rsidRPr="00EC76D5">
        <w:t xml:space="preserve">    }</w:t>
      </w:r>
    </w:p>
    <w:p w14:paraId="5C56C337" w14:textId="77777777" w:rsidR="00F759BB" w:rsidRPr="00EC76D5" w:rsidRDefault="00F759BB" w:rsidP="00F759BB">
      <w:pPr>
        <w:pStyle w:val="Code"/>
      </w:pPr>
      <w:r w:rsidRPr="00EC76D5">
        <w:t xml:space="preserve">    else {</w:t>
      </w:r>
    </w:p>
    <w:p w14:paraId="078C0DEB" w14:textId="77777777" w:rsidR="00F759BB" w:rsidRPr="00EC76D5" w:rsidRDefault="00F759BB" w:rsidP="00F759BB">
      <w:pPr>
        <w:pStyle w:val="Code"/>
      </w:pPr>
      <w:r w:rsidRPr="00EC76D5">
        <w:t xml:space="preserve">      Assert.error("invalid type specification sequence");</w:t>
      </w:r>
    </w:p>
    <w:p w14:paraId="22FEB5C2" w14:textId="77777777" w:rsidR="00F759BB" w:rsidRPr="00EC76D5" w:rsidRDefault="00F759BB" w:rsidP="00F759BB">
      <w:pPr>
        <w:pStyle w:val="Code"/>
      </w:pPr>
      <w:r w:rsidRPr="00EC76D5">
        <w:t xml:space="preserve">      return null;</w:t>
      </w:r>
    </w:p>
    <w:p w14:paraId="208F8E99" w14:textId="77777777" w:rsidR="00F759BB" w:rsidRPr="00EC76D5" w:rsidRDefault="00F759BB" w:rsidP="00F759BB">
      <w:pPr>
        <w:pStyle w:val="Code"/>
      </w:pPr>
      <w:r w:rsidRPr="00EC76D5">
        <w:t xml:space="preserve">    }</w:t>
      </w:r>
    </w:p>
    <w:p w14:paraId="0515766D" w14:textId="3E5E431F" w:rsidR="00F759BB" w:rsidRPr="00EC76D5" w:rsidRDefault="00F759BB" w:rsidP="00F759BB">
      <w:pPr>
        <w:pStyle w:val="Code"/>
      </w:pPr>
      <w:r w:rsidRPr="00EC76D5">
        <w:t xml:space="preserve">  }</w:t>
      </w:r>
    </w:p>
    <w:p w14:paraId="49DA3F20" w14:textId="16603D1E" w:rsidR="00E40B78" w:rsidRPr="00EC76D5" w:rsidRDefault="00E40B78" w:rsidP="00E40B78">
      <w:r w:rsidRPr="00EC76D5">
        <w:lastRenderedPageBreak/>
        <w:t xml:space="preserve">The </w:t>
      </w:r>
      <w:r w:rsidRPr="00EC76D5">
        <w:rPr>
          <w:rStyle w:val="CodeInText"/>
        </w:rPr>
        <w:t>generateQuailifers</w:t>
      </w:r>
      <w:r w:rsidRPr="00EC76D5">
        <w:t xml:space="preserve"> method is called when a pointer is declared. Its task is to exam whether the pointer is constant or volatile.</w:t>
      </w:r>
    </w:p>
    <w:p w14:paraId="01DC34EC" w14:textId="77777777" w:rsidR="00F456BA" w:rsidRPr="00EC76D5" w:rsidRDefault="00F456BA" w:rsidP="00F456BA">
      <w:pPr>
        <w:pStyle w:val="Code"/>
      </w:pPr>
      <w:r w:rsidRPr="00EC76D5">
        <w:t xml:space="preserve">  public Type generateQualifiers() {</w:t>
      </w:r>
    </w:p>
    <w:p w14:paraId="77E6E912" w14:textId="77777777" w:rsidR="00F456BA" w:rsidRPr="00EC76D5" w:rsidRDefault="00F456BA" w:rsidP="00F456BA">
      <w:pPr>
        <w:pStyle w:val="Code"/>
      </w:pPr>
      <w:r w:rsidRPr="00EC76D5">
        <w:t xml:space="preserve">    Type type = Type.createPointerType(null);</w:t>
      </w:r>
    </w:p>
    <w:p w14:paraId="70883F3D" w14:textId="77777777" w:rsidR="00F456BA" w:rsidRPr="00EC76D5" w:rsidRDefault="00F456BA" w:rsidP="00F456BA">
      <w:pPr>
        <w:pStyle w:val="Code"/>
      </w:pPr>
    </w:p>
    <w:p w14:paraId="35EF0710" w14:textId="77777777" w:rsidR="00F456BA" w:rsidRPr="00EC76D5" w:rsidRDefault="00F456BA" w:rsidP="00F456BA">
      <w:pPr>
        <w:pStyle w:val="Code"/>
      </w:pPr>
      <w:r w:rsidRPr="00EC76D5">
        <w:t xml:space="preserve">    if (m_specList != null) {</w:t>
      </w:r>
    </w:p>
    <w:p w14:paraId="2DEECD0D" w14:textId="77777777" w:rsidR="00F456BA" w:rsidRPr="00EC76D5" w:rsidRDefault="00F456BA" w:rsidP="00F456BA">
      <w:pPr>
        <w:pStyle w:val="Code"/>
      </w:pPr>
      <w:r w:rsidRPr="00EC76D5">
        <w:t xml:space="preserve">      int totalMask = 0;</w:t>
      </w:r>
    </w:p>
    <w:p w14:paraId="3D3D3634" w14:textId="77777777" w:rsidR="00F456BA" w:rsidRPr="00EC76D5" w:rsidRDefault="00F456BA" w:rsidP="00F456BA">
      <w:pPr>
        <w:pStyle w:val="Code"/>
      </w:pPr>
      <w:r w:rsidRPr="00EC76D5">
        <w:t xml:space="preserve">      </w:t>
      </w:r>
    </w:p>
    <w:p w14:paraId="7055317E" w14:textId="77777777" w:rsidR="00F456BA" w:rsidRPr="00EC76D5" w:rsidRDefault="00F456BA" w:rsidP="00F456BA">
      <w:pPr>
        <w:pStyle w:val="Code"/>
      </w:pPr>
      <w:r w:rsidRPr="00EC76D5">
        <w:t xml:space="preserve">      for (Object object : m_specList) {</w:t>
      </w:r>
    </w:p>
    <w:p w14:paraId="0F58AF5B" w14:textId="77777777" w:rsidR="00F456BA" w:rsidRPr="00EC76D5" w:rsidRDefault="00F456BA" w:rsidP="00F456BA">
      <w:pPr>
        <w:pStyle w:val="Code"/>
      </w:pPr>
      <w:r w:rsidRPr="00EC76D5">
        <w:t xml:space="preserve">        if (object instanceof Integer) {</w:t>
      </w:r>
    </w:p>
    <w:p w14:paraId="584BDDD8" w14:textId="77777777" w:rsidR="00F456BA" w:rsidRPr="00EC76D5" w:rsidRDefault="00F456BA" w:rsidP="00F456BA">
      <w:pPr>
        <w:pStyle w:val="Code"/>
      </w:pPr>
      <w:r w:rsidRPr="00EC76D5">
        <w:t xml:space="preserve">          int mask = (Integer) object;</w:t>
      </w:r>
    </w:p>
    <w:p w14:paraId="718A929D" w14:textId="77777777" w:rsidR="00F456BA" w:rsidRPr="00EC76D5" w:rsidRDefault="00F456BA" w:rsidP="00F456BA">
      <w:pPr>
        <w:pStyle w:val="Code"/>
      </w:pPr>
      <w:r w:rsidRPr="00EC76D5">
        <w:t xml:space="preserve">          Assert.error((totalMask &amp; mask) == 0, "keyword defined twice");</w:t>
      </w:r>
    </w:p>
    <w:p w14:paraId="6C27877F" w14:textId="77777777" w:rsidR="00F456BA" w:rsidRPr="00EC76D5" w:rsidRDefault="00F456BA" w:rsidP="00F456BA">
      <w:pPr>
        <w:pStyle w:val="Code"/>
      </w:pPr>
      <w:r w:rsidRPr="00EC76D5">
        <w:t xml:space="preserve">          Assert.error((mask &amp; Mask.QualifierMask) != 0,</w:t>
      </w:r>
    </w:p>
    <w:p w14:paraId="4385F3B8" w14:textId="77777777" w:rsidR="00F456BA" w:rsidRPr="00EC76D5" w:rsidRDefault="00F456BA" w:rsidP="00F456BA">
      <w:pPr>
        <w:pStyle w:val="Code"/>
      </w:pPr>
      <w:r w:rsidRPr="00EC76D5">
        <w:t xml:space="preserve">                       "invalid specification in pointer qualifier list");</w:t>
      </w:r>
    </w:p>
    <w:p w14:paraId="04E3B8EF" w14:textId="77777777" w:rsidR="00F456BA" w:rsidRPr="00EC76D5" w:rsidRDefault="00F456BA" w:rsidP="00F456BA">
      <w:pPr>
        <w:pStyle w:val="Code"/>
      </w:pPr>
      <w:r w:rsidRPr="00EC76D5">
        <w:t xml:space="preserve">          totalMask |= mask;</w:t>
      </w:r>
    </w:p>
    <w:p w14:paraId="2F3A4932" w14:textId="77777777" w:rsidR="00F456BA" w:rsidRPr="00EC76D5" w:rsidRDefault="00F456BA" w:rsidP="00F456BA">
      <w:pPr>
        <w:pStyle w:val="Code"/>
      </w:pPr>
      <w:r w:rsidRPr="00EC76D5">
        <w:t xml:space="preserve">        }</w:t>
      </w:r>
    </w:p>
    <w:p w14:paraId="6A16C89F" w14:textId="77777777" w:rsidR="00F456BA" w:rsidRPr="00EC76D5" w:rsidRDefault="00F456BA" w:rsidP="00F456BA">
      <w:pPr>
        <w:pStyle w:val="Code"/>
      </w:pPr>
      <w:r w:rsidRPr="00EC76D5">
        <w:t xml:space="preserve">        else  {</w:t>
      </w:r>
    </w:p>
    <w:p w14:paraId="071B6437" w14:textId="77777777" w:rsidR="00F456BA" w:rsidRPr="00EC76D5" w:rsidRDefault="00F456BA" w:rsidP="00F456BA">
      <w:pPr>
        <w:pStyle w:val="Code"/>
      </w:pPr>
      <w:r w:rsidRPr="00EC76D5">
        <w:t xml:space="preserve">          Assert.error("invalid specification in pointer qualifier list");</w:t>
      </w:r>
    </w:p>
    <w:p w14:paraId="40E04D66" w14:textId="77777777" w:rsidR="00F456BA" w:rsidRPr="00EC76D5" w:rsidRDefault="00F456BA" w:rsidP="00F456BA">
      <w:pPr>
        <w:pStyle w:val="Code"/>
      </w:pPr>
      <w:r w:rsidRPr="00EC76D5">
        <w:t xml:space="preserve">        }</w:t>
      </w:r>
    </w:p>
    <w:p w14:paraId="78061D77" w14:textId="77777777" w:rsidR="00F456BA" w:rsidRPr="00EC76D5" w:rsidRDefault="00F456BA" w:rsidP="00F456BA">
      <w:pPr>
        <w:pStyle w:val="Code"/>
      </w:pPr>
      <w:r w:rsidRPr="00EC76D5">
        <w:t xml:space="preserve">      }</w:t>
      </w:r>
    </w:p>
    <w:p w14:paraId="1DA54F26" w14:textId="77777777" w:rsidR="00F456BA" w:rsidRPr="00EC76D5" w:rsidRDefault="00F456BA" w:rsidP="00F456BA">
      <w:pPr>
        <w:pStyle w:val="Code"/>
      </w:pPr>
    </w:p>
    <w:p w14:paraId="69DA3474" w14:textId="77777777" w:rsidR="00F456BA" w:rsidRPr="00EC76D5" w:rsidRDefault="00F456BA" w:rsidP="00F456BA">
      <w:pPr>
        <w:pStyle w:val="Code"/>
      </w:pPr>
      <w:r w:rsidRPr="00EC76D5">
        <w:t xml:space="preserve">      type.setConstant((totalMask &amp; Mask.Constant) != 0);</w:t>
      </w:r>
    </w:p>
    <w:p w14:paraId="731B2333" w14:textId="77777777" w:rsidR="00F456BA" w:rsidRPr="00EC76D5" w:rsidRDefault="00F456BA" w:rsidP="00F456BA">
      <w:pPr>
        <w:pStyle w:val="Code"/>
      </w:pPr>
      <w:r w:rsidRPr="00EC76D5">
        <w:t xml:space="preserve">      type.setVolatile((totalMask &amp; Mask.Volatile) != 0);</w:t>
      </w:r>
    </w:p>
    <w:p w14:paraId="73224C4B" w14:textId="77777777" w:rsidR="00F456BA" w:rsidRPr="00EC76D5" w:rsidRDefault="00F456BA" w:rsidP="00F456BA">
      <w:pPr>
        <w:pStyle w:val="Code"/>
      </w:pPr>
      <w:r w:rsidRPr="00EC76D5">
        <w:t xml:space="preserve">    }</w:t>
      </w:r>
    </w:p>
    <w:p w14:paraId="05D5C153" w14:textId="77777777" w:rsidR="00F456BA" w:rsidRPr="00EC76D5" w:rsidRDefault="00F456BA" w:rsidP="00F456BA">
      <w:pPr>
        <w:pStyle w:val="Code"/>
      </w:pPr>
      <w:r w:rsidRPr="00EC76D5">
        <w:t xml:space="preserve">    </w:t>
      </w:r>
    </w:p>
    <w:p w14:paraId="74664C2A" w14:textId="77777777" w:rsidR="00F456BA" w:rsidRPr="00EC76D5" w:rsidRDefault="00F456BA" w:rsidP="00F456BA">
      <w:pPr>
        <w:pStyle w:val="Code"/>
      </w:pPr>
      <w:r w:rsidRPr="00EC76D5">
        <w:t xml:space="preserve">    return type;</w:t>
      </w:r>
    </w:p>
    <w:p w14:paraId="1384DE3F" w14:textId="77777777" w:rsidR="00F456BA" w:rsidRPr="00EC76D5" w:rsidRDefault="00F456BA" w:rsidP="00F456BA">
      <w:pPr>
        <w:pStyle w:val="Code"/>
      </w:pPr>
      <w:r w:rsidRPr="00EC76D5">
        <w:t xml:space="preserve">  }</w:t>
      </w:r>
    </w:p>
    <w:p w14:paraId="3BEB9C9D" w14:textId="6B4EDB72" w:rsidR="00E40B78" w:rsidRPr="00EC76D5" w:rsidRDefault="00F456BA" w:rsidP="00F456BA">
      <w:pPr>
        <w:pStyle w:val="Code"/>
      </w:pPr>
      <w:r w:rsidRPr="00EC76D5">
        <w:t>}</w:t>
      </w:r>
    </w:p>
    <w:p w14:paraId="58E409F3" w14:textId="46664341" w:rsidR="00E40B78" w:rsidRPr="00EC76D5" w:rsidRDefault="00E40B78" w:rsidP="00E40B78">
      <w:pPr>
        <w:pStyle w:val="Rubrik3"/>
      </w:pPr>
      <w:bookmarkStart w:id="58" w:name="_Toc481936150"/>
      <w:r w:rsidRPr="00EC76D5">
        <w:t>Struct and Union</w:t>
      </w:r>
      <w:bookmarkEnd w:id="58"/>
    </w:p>
    <w:p w14:paraId="3F5EA417" w14:textId="77777777" w:rsidR="00E40B78" w:rsidRPr="00EC76D5" w:rsidRDefault="00E40B78" w:rsidP="00E40B78">
      <w:r w:rsidRPr="00EC76D5">
        <w:t>A struct or union may be defined with an optional name tag and an optional member list. However, it may not lack both the name tag and member list.</w:t>
      </w:r>
    </w:p>
    <w:p w14:paraId="2CC9E704" w14:textId="25A47B9B" w:rsidR="00E40B78" w:rsidRPr="00EC76D5" w:rsidRDefault="002E67B8" w:rsidP="00E40B78">
      <w:pPr>
        <w:pStyle w:val="CodeHeader"/>
      </w:pPr>
      <w:r>
        <w:t>MainParser.gppg</w:t>
      </w:r>
    </w:p>
    <w:p w14:paraId="2485E770" w14:textId="77777777" w:rsidR="00334684" w:rsidRPr="00EC76D5" w:rsidRDefault="00334684" w:rsidP="00334684">
      <w:pPr>
        <w:pStyle w:val="Code"/>
      </w:pPr>
      <w:r w:rsidRPr="00EC76D5">
        <w:t>struct_union_specifier:</w:t>
      </w:r>
    </w:p>
    <w:p w14:paraId="400C715B" w14:textId="77777777" w:rsidR="00334684" w:rsidRPr="00EC76D5" w:rsidRDefault="00334684" w:rsidP="00334684">
      <w:pPr>
        <w:pStyle w:val="Code"/>
      </w:pPr>
      <w:r w:rsidRPr="00EC76D5">
        <w:t xml:space="preserve">    struct_union optional_identifier {</w:t>
      </w:r>
    </w:p>
    <w:p w14:paraId="38657658" w14:textId="77777777" w:rsidR="00334684" w:rsidRPr="00EC76D5" w:rsidRDefault="00334684" w:rsidP="00334684">
      <w:pPr>
        <w:pStyle w:val="Code"/>
      </w:pPr>
      <w:r w:rsidRPr="00EC76D5">
        <w:t xml:space="preserve">      Scope scope = ($1 == Sort.Struct) ? Scope.Struct : Scope.Union;</w:t>
      </w:r>
    </w:p>
    <w:p w14:paraId="2779CFFB" w14:textId="77777777" w:rsidR="00334684" w:rsidRPr="00EC76D5" w:rsidRDefault="00334684" w:rsidP="00334684">
      <w:pPr>
        <w:pStyle w:val="Code"/>
      </w:pPr>
      <w:r w:rsidRPr="00EC76D5">
        <w:t xml:space="preserve">      GenerateDeclaration.generateStructUnionHeader($2, $1);</w:t>
      </w:r>
    </w:p>
    <w:p w14:paraId="072CAB00" w14:textId="77777777" w:rsidR="00334684" w:rsidRPr="00EC76D5" w:rsidRDefault="00334684" w:rsidP="00334684">
      <w:pPr>
        <w:pStyle w:val="Code"/>
      </w:pPr>
      <w:r w:rsidRPr="00EC76D5">
        <w:t xml:space="preserve">      Main.CurrentTable = new SymbolTable(Main.CurrentTable, scope);</w:t>
      </w:r>
    </w:p>
    <w:p w14:paraId="57A8D82B" w14:textId="77777777" w:rsidR="00334684" w:rsidRPr="00EC76D5" w:rsidRDefault="00334684" w:rsidP="00334684">
      <w:pPr>
        <w:pStyle w:val="Code"/>
      </w:pPr>
      <w:r w:rsidRPr="00EC76D5">
        <w:t xml:space="preserve">    }</w:t>
      </w:r>
    </w:p>
    <w:p w14:paraId="0379DA2B" w14:textId="77777777" w:rsidR="00334684" w:rsidRPr="00EC76D5" w:rsidRDefault="00334684" w:rsidP="00334684">
      <w:pPr>
        <w:pStyle w:val="Code"/>
      </w:pPr>
      <w:r w:rsidRPr="00EC76D5">
        <w:t xml:space="preserve">    LEFT_BLOCK declaration_list RIGHT_BLOCK {</w:t>
      </w:r>
    </w:p>
    <w:p w14:paraId="74B3505A" w14:textId="77777777" w:rsidR="00334684" w:rsidRPr="00EC76D5" w:rsidRDefault="00334684" w:rsidP="00334684">
      <w:pPr>
        <w:pStyle w:val="Code"/>
      </w:pPr>
      <w:r w:rsidRPr="00EC76D5">
        <w:t xml:space="preserve">      $$ = GenerateDeclaration.generateStructUnionSpecifier($2, $1);</w:t>
      </w:r>
    </w:p>
    <w:p w14:paraId="1E1E7765" w14:textId="77777777" w:rsidR="00334684" w:rsidRPr="00EC76D5" w:rsidRDefault="00334684" w:rsidP="00334684">
      <w:pPr>
        <w:pStyle w:val="Code"/>
      </w:pPr>
      <w:r w:rsidRPr="00EC76D5">
        <w:t xml:space="preserve">      Main.CurrentTable = Main.CurrentTable.getParentTable();</w:t>
      </w:r>
    </w:p>
    <w:p w14:paraId="11D72A59" w14:textId="77777777" w:rsidR="00334684" w:rsidRPr="00EC76D5" w:rsidRDefault="00334684" w:rsidP="00334684">
      <w:pPr>
        <w:pStyle w:val="Code"/>
      </w:pPr>
      <w:r w:rsidRPr="00EC76D5">
        <w:t xml:space="preserve">    }</w:t>
      </w:r>
    </w:p>
    <w:p w14:paraId="068044D8" w14:textId="77777777" w:rsidR="00334684" w:rsidRPr="00EC76D5" w:rsidRDefault="00334684" w:rsidP="00334684">
      <w:pPr>
        <w:pStyle w:val="Code"/>
      </w:pPr>
      <w:r w:rsidRPr="00EC76D5">
        <w:t xml:space="preserve">  | struct_union IDENTIFIER {</w:t>
      </w:r>
    </w:p>
    <w:p w14:paraId="01DDC1E7" w14:textId="77777777" w:rsidR="00334684" w:rsidRPr="00EC76D5" w:rsidRDefault="00334684" w:rsidP="00334684">
      <w:pPr>
        <w:pStyle w:val="Code"/>
      </w:pPr>
      <w:r w:rsidRPr="00EC76D5">
        <w:t xml:space="preserve">      $$ = GenerateDeclaration.lookupStructUnionSpecifier($2, $1);</w:t>
      </w:r>
    </w:p>
    <w:p w14:paraId="33646D92" w14:textId="77777777" w:rsidR="00334684" w:rsidRPr="00EC76D5" w:rsidRDefault="00334684" w:rsidP="00334684">
      <w:pPr>
        <w:pStyle w:val="Code"/>
      </w:pPr>
      <w:r w:rsidRPr="00EC76D5">
        <w:t xml:space="preserve">    };</w:t>
      </w:r>
    </w:p>
    <w:p w14:paraId="2ECC4BCA" w14:textId="77777777" w:rsidR="00334684" w:rsidRPr="00EC76D5" w:rsidRDefault="00334684" w:rsidP="00334684">
      <w:pPr>
        <w:pStyle w:val="Code"/>
      </w:pPr>
    </w:p>
    <w:p w14:paraId="6E845561" w14:textId="77777777" w:rsidR="00334684" w:rsidRPr="00EC76D5" w:rsidRDefault="00334684" w:rsidP="00334684">
      <w:pPr>
        <w:pStyle w:val="Code"/>
      </w:pPr>
      <w:r w:rsidRPr="00EC76D5">
        <w:t>struct_union:</w:t>
      </w:r>
    </w:p>
    <w:p w14:paraId="65CC51A3" w14:textId="77777777" w:rsidR="00334684" w:rsidRPr="00EC76D5" w:rsidRDefault="00334684" w:rsidP="00334684">
      <w:pPr>
        <w:pStyle w:val="Code"/>
      </w:pPr>
      <w:r w:rsidRPr="00EC76D5">
        <w:t xml:space="preserve">    STRUCT { $$ = Sort.Struct; }</w:t>
      </w:r>
    </w:p>
    <w:p w14:paraId="6A64CD87" w14:textId="77777777" w:rsidR="00334684" w:rsidRPr="00EC76D5" w:rsidRDefault="00334684" w:rsidP="00334684">
      <w:pPr>
        <w:pStyle w:val="Code"/>
      </w:pPr>
      <w:r w:rsidRPr="00EC76D5">
        <w:t xml:space="preserve">  | UNION  { $$ = Sort.Union;  };</w:t>
      </w:r>
    </w:p>
    <w:p w14:paraId="382DA2CA" w14:textId="77777777" w:rsidR="00334684" w:rsidRPr="00EC76D5" w:rsidRDefault="00334684" w:rsidP="00334684">
      <w:pPr>
        <w:pStyle w:val="Code"/>
      </w:pPr>
    </w:p>
    <w:p w14:paraId="49CAE4B1" w14:textId="77777777" w:rsidR="00334684" w:rsidRPr="00EC76D5" w:rsidRDefault="00334684" w:rsidP="00334684">
      <w:pPr>
        <w:pStyle w:val="Code"/>
      </w:pPr>
      <w:r w:rsidRPr="00EC76D5">
        <w:t>optional_identifier:</w:t>
      </w:r>
    </w:p>
    <w:p w14:paraId="07B434D1" w14:textId="77777777" w:rsidR="00334684" w:rsidRPr="00EC76D5" w:rsidRDefault="00334684" w:rsidP="00334684">
      <w:pPr>
        <w:pStyle w:val="Code"/>
      </w:pPr>
      <w:r w:rsidRPr="00EC76D5">
        <w:t xml:space="preserve">    /* Empty. */ { $$ = null; }</w:t>
      </w:r>
    </w:p>
    <w:p w14:paraId="275AF996" w14:textId="77777777" w:rsidR="00334684" w:rsidRPr="00EC76D5" w:rsidRDefault="00334684" w:rsidP="00334684">
      <w:pPr>
        <w:pStyle w:val="Code"/>
      </w:pPr>
      <w:r w:rsidRPr="00EC76D5">
        <w:t xml:space="preserve">  | IDENTIFIER   { $$ = $1;   };</w:t>
      </w:r>
    </w:p>
    <w:p w14:paraId="6825CA27" w14:textId="77777777" w:rsidR="00334684" w:rsidRPr="00EC76D5" w:rsidRDefault="00334684" w:rsidP="00334684">
      <w:pPr>
        <w:pStyle w:val="Code"/>
      </w:pPr>
    </w:p>
    <w:p w14:paraId="0CC93222" w14:textId="77777777" w:rsidR="00334684" w:rsidRPr="00EC76D5" w:rsidRDefault="00334684" w:rsidP="00334684">
      <w:pPr>
        <w:pStyle w:val="Code"/>
      </w:pPr>
      <w:r w:rsidRPr="00EC76D5">
        <w:t>declaration_list:</w:t>
      </w:r>
    </w:p>
    <w:p w14:paraId="1D94EE69" w14:textId="77777777" w:rsidR="00334684" w:rsidRPr="00EC76D5" w:rsidRDefault="00334684" w:rsidP="00334684">
      <w:pPr>
        <w:pStyle w:val="Code"/>
      </w:pPr>
      <w:r w:rsidRPr="00EC76D5">
        <w:t xml:space="preserve">    declaration</w:t>
      </w:r>
    </w:p>
    <w:p w14:paraId="2A2BC310" w14:textId="77777777" w:rsidR="00334684" w:rsidRPr="00EC76D5" w:rsidRDefault="00334684" w:rsidP="00334684">
      <w:pPr>
        <w:pStyle w:val="Code"/>
      </w:pPr>
      <w:r w:rsidRPr="00EC76D5">
        <w:t xml:space="preserve">  | declaration_list declaration; </w:t>
      </w:r>
    </w:p>
    <w:p w14:paraId="2E8C919A" w14:textId="63C08AAD" w:rsidR="00E40B78" w:rsidRPr="00EC76D5" w:rsidRDefault="00E40B78" w:rsidP="00334684">
      <w:r w:rsidRPr="00EC76D5">
        <w:t xml:space="preserve">We extract the member list of the struct or union by accessing the current symbol table. If it is non-empty, the struct or union is complete (it has members) and we load the symbol list. If it is empty, the strucrt or union is </w:t>
      </w:r>
      <w:r w:rsidR="000F31F4" w:rsidRPr="00EC76D5">
        <w:t>incomplete,</w:t>
      </w:r>
      <w:r w:rsidRPr="00EC76D5">
        <w:t xml:space="preserve"> and the symbol list is null.</w:t>
      </w:r>
    </w:p>
    <w:p w14:paraId="61BA7D7C" w14:textId="77777777" w:rsidR="00E40B78" w:rsidRPr="00EC76D5" w:rsidRDefault="00E40B78" w:rsidP="00E40B78">
      <w:r w:rsidRPr="00EC76D5">
        <w:t>If the struct or union has name, we need to check if there is another struct with the same name. If it is, first we need to check that they both are structs or unions (that they have the same sort) and that at least one of them is incomplete (the symbol list is null).</w:t>
      </w:r>
    </w:p>
    <w:p w14:paraId="4A6CF542" w14:textId="3D57705D" w:rsidR="00E40B78" w:rsidRPr="00EC76D5" w:rsidRDefault="000C6576" w:rsidP="00E40B78">
      <w:pPr>
        <w:pStyle w:val="CodeHeader"/>
      </w:pPr>
      <w:r>
        <w:t>MiddleCodeGenerator.cs</w:t>
      </w:r>
    </w:p>
    <w:p w14:paraId="79A59DCA" w14:textId="77777777" w:rsidR="00E46B7C" w:rsidRPr="00EC76D5" w:rsidRDefault="00E46B7C" w:rsidP="00E46B7C">
      <w:pPr>
        <w:pStyle w:val="Code"/>
      </w:pPr>
      <w:r w:rsidRPr="00EC76D5">
        <w:t xml:space="preserve">  public static void generateStructUnionHeader(String optName, Sort sort){</w:t>
      </w:r>
    </w:p>
    <w:p w14:paraId="61A347FD" w14:textId="77777777" w:rsidR="00E46B7C" w:rsidRPr="00EC76D5" w:rsidRDefault="00E46B7C" w:rsidP="00E46B7C">
      <w:pPr>
        <w:pStyle w:val="Code"/>
      </w:pPr>
      <w:r w:rsidRPr="00EC76D5">
        <w:t xml:space="preserve">    if ((optName != null) &amp;&amp; (Main.CurrentTable.lookupTag(optName) == null)){</w:t>
      </w:r>
    </w:p>
    <w:p w14:paraId="500DAD9E" w14:textId="77777777" w:rsidR="00E46B7C" w:rsidRPr="00EC76D5" w:rsidRDefault="00E46B7C" w:rsidP="00E46B7C">
      <w:pPr>
        <w:pStyle w:val="Code"/>
      </w:pPr>
      <w:r w:rsidRPr="00EC76D5">
        <w:t xml:space="preserve">      Type newType = Type.createStructOrUnionType(sort, null, true);</w:t>
      </w:r>
    </w:p>
    <w:p w14:paraId="37CA7824" w14:textId="77777777" w:rsidR="00E46B7C" w:rsidRPr="00EC76D5" w:rsidRDefault="00E46B7C" w:rsidP="00E46B7C">
      <w:pPr>
        <w:pStyle w:val="Code"/>
      </w:pPr>
      <w:r w:rsidRPr="00EC76D5">
        <w:t xml:space="preserve">      Main.CurrentTable.addTag(optName, newType);</w:t>
      </w:r>
    </w:p>
    <w:p w14:paraId="6D6FCC93" w14:textId="77777777" w:rsidR="00E46B7C" w:rsidRPr="00EC76D5" w:rsidRDefault="00E46B7C" w:rsidP="00E46B7C">
      <w:pPr>
        <w:pStyle w:val="Code"/>
      </w:pPr>
      <w:r w:rsidRPr="00EC76D5">
        <w:t xml:space="preserve">    }</w:t>
      </w:r>
    </w:p>
    <w:p w14:paraId="750818E3" w14:textId="77777777" w:rsidR="00E46B7C" w:rsidRPr="00EC76D5" w:rsidRDefault="00E46B7C" w:rsidP="00E46B7C">
      <w:pPr>
        <w:pStyle w:val="Code"/>
      </w:pPr>
      <w:r w:rsidRPr="00EC76D5">
        <w:t xml:space="preserve">  }</w:t>
      </w:r>
    </w:p>
    <w:p w14:paraId="52AFB579" w14:textId="77777777" w:rsidR="00E46B7C" w:rsidRPr="00EC76D5" w:rsidRDefault="00E46B7C" w:rsidP="00E46B7C">
      <w:pPr>
        <w:pStyle w:val="Code"/>
      </w:pPr>
      <w:r w:rsidRPr="00EC76D5">
        <w:t xml:space="preserve">  </w:t>
      </w:r>
    </w:p>
    <w:p w14:paraId="39D1CA49" w14:textId="77777777" w:rsidR="00E46B7C" w:rsidRPr="00EC76D5" w:rsidRDefault="00E46B7C" w:rsidP="00E46B7C">
      <w:pPr>
        <w:pStyle w:val="Code"/>
      </w:pPr>
      <w:r w:rsidRPr="00EC76D5">
        <w:t xml:space="preserve">  public static Type generateStructUnionSpecifier(String optName, Sort sort) {</w:t>
      </w:r>
    </w:p>
    <w:p w14:paraId="404A1881" w14:textId="77777777" w:rsidR="00E46B7C" w:rsidRPr="00EC76D5" w:rsidRDefault="00E46B7C" w:rsidP="00E46B7C">
      <w:pPr>
        <w:pStyle w:val="Code"/>
      </w:pPr>
      <w:r w:rsidRPr="00EC76D5">
        <w:t xml:space="preserve">    Map&lt;String,Symbol&gt; memberMap = null;</w:t>
      </w:r>
    </w:p>
    <w:p w14:paraId="759AD95D" w14:textId="77777777" w:rsidR="00E46B7C" w:rsidRPr="00EC76D5" w:rsidRDefault="00E46B7C" w:rsidP="00E46B7C">
      <w:pPr>
        <w:pStyle w:val="Code"/>
      </w:pPr>
      <w:r w:rsidRPr="00EC76D5">
        <w:t xml:space="preserve"> </w:t>
      </w:r>
    </w:p>
    <w:p w14:paraId="5091B015" w14:textId="77777777" w:rsidR="00E46B7C" w:rsidRPr="00EC76D5" w:rsidRDefault="00E46B7C" w:rsidP="00E46B7C">
      <w:pPr>
        <w:pStyle w:val="Code"/>
      </w:pPr>
      <w:r w:rsidRPr="00EC76D5">
        <w:t xml:space="preserve">    if (!Main.CurrentTable.getEntryMap().isEmpty()) {</w:t>
      </w:r>
    </w:p>
    <w:p w14:paraId="001CF3AB" w14:textId="77777777" w:rsidR="00E46B7C" w:rsidRPr="00EC76D5" w:rsidRDefault="00E46B7C" w:rsidP="00E46B7C">
      <w:pPr>
        <w:pStyle w:val="Code"/>
      </w:pPr>
      <w:r w:rsidRPr="00EC76D5">
        <w:t xml:space="preserve">      memberMap = new ListMap&lt;&gt;();</w:t>
      </w:r>
    </w:p>
    <w:p w14:paraId="71BC9905" w14:textId="77777777" w:rsidR="00E46B7C" w:rsidRPr="00EC76D5" w:rsidRDefault="00E46B7C" w:rsidP="00E46B7C">
      <w:pPr>
        <w:pStyle w:val="Code"/>
      </w:pPr>
      <w:r w:rsidRPr="00EC76D5">
        <w:t xml:space="preserve">    </w:t>
      </w:r>
    </w:p>
    <w:p w14:paraId="6B4753F8" w14:textId="77777777" w:rsidR="00E46B7C" w:rsidRPr="00EC76D5" w:rsidRDefault="00E46B7C" w:rsidP="00E46B7C">
      <w:pPr>
        <w:pStyle w:val="Code"/>
      </w:pPr>
      <w:r w:rsidRPr="00EC76D5">
        <w:t xml:space="preserve">      for (Object entry : Main.CurrentTable.getEntryMap().values()) {</w:t>
      </w:r>
    </w:p>
    <w:p w14:paraId="2A6D42C3" w14:textId="77777777" w:rsidR="00E46B7C" w:rsidRPr="00EC76D5" w:rsidRDefault="00E46B7C" w:rsidP="00E46B7C">
      <w:pPr>
        <w:pStyle w:val="Code"/>
      </w:pPr>
      <w:r w:rsidRPr="00EC76D5">
        <w:t xml:space="preserve">        Symbol symbol = (Symbol) entry;</w:t>
      </w:r>
    </w:p>
    <w:p w14:paraId="3CA6FB72" w14:textId="77777777" w:rsidR="00E46B7C" w:rsidRPr="00EC76D5" w:rsidRDefault="00E46B7C" w:rsidP="00E46B7C">
      <w:pPr>
        <w:pStyle w:val="Code"/>
      </w:pPr>
      <w:r w:rsidRPr="00EC76D5">
        <w:t xml:space="preserve">        memberMap.put(symbol.getName(), symbol);</w:t>
      </w:r>
    </w:p>
    <w:p w14:paraId="6D091EA0" w14:textId="77777777" w:rsidR="00E46B7C" w:rsidRPr="00EC76D5" w:rsidRDefault="00E46B7C" w:rsidP="00E46B7C">
      <w:pPr>
        <w:pStyle w:val="Code"/>
      </w:pPr>
      <w:r w:rsidRPr="00EC76D5">
        <w:t xml:space="preserve">      }</w:t>
      </w:r>
    </w:p>
    <w:p w14:paraId="11E8D4A4" w14:textId="77777777" w:rsidR="00E46B7C" w:rsidRPr="00EC76D5" w:rsidRDefault="00E46B7C" w:rsidP="00E46B7C">
      <w:pPr>
        <w:pStyle w:val="Code"/>
      </w:pPr>
      <w:r w:rsidRPr="00EC76D5">
        <w:t xml:space="preserve">    }</w:t>
      </w:r>
    </w:p>
    <w:p w14:paraId="2C325C70" w14:textId="77777777" w:rsidR="00E46B7C" w:rsidRPr="00EC76D5" w:rsidRDefault="00E46B7C" w:rsidP="00E46B7C">
      <w:pPr>
        <w:pStyle w:val="Code"/>
      </w:pPr>
      <w:r w:rsidRPr="00EC76D5">
        <w:t xml:space="preserve">    </w:t>
      </w:r>
    </w:p>
    <w:p w14:paraId="23110BC2" w14:textId="77777777" w:rsidR="00E46B7C" w:rsidRPr="00EC76D5" w:rsidRDefault="00E46B7C" w:rsidP="00E46B7C">
      <w:pPr>
        <w:pStyle w:val="Code"/>
      </w:pPr>
      <w:r w:rsidRPr="00EC76D5">
        <w:t xml:space="preserve">    if (optName != null) {</w:t>
      </w:r>
    </w:p>
    <w:p w14:paraId="5FFCC780" w14:textId="77777777" w:rsidR="00E46B7C" w:rsidRPr="00EC76D5" w:rsidRDefault="00E46B7C" w:rsidP="00E46B7C">
      <w:pPr>
        <w:pStyle w:val="Code"/>
      </w:pPr>
      <w:r w:rsidRPr="00EC76D5">
        <w:t xml:space="preserve">      Type oldType = Main.CurrentTable.lookupTag(optName);</w:t>
      </w:r>
    </w:p>
    <w:p w14:paraId="7F7E51E9" w14:textId="77777777" w:rsidR="00E46B7C" w:rsidRPr="00EC76D5" w:rsidRDefault="00E46B7C" w:rsidP="00E46B7C">
      <w:pPr>
        <w:pStyle w:val="Code"/>
      </w:pPr>
      <w:r w:rsidRPr="00EC76D5">
        <w:t xml:space="preserve">      </w:t>
      </w:r>
    </w:p>
    <w:p w14:paraId="2C1964BC" w14:textId="77777777" w:rsidR="00E46B7C" w:rsidRPr="00EC76D5" w:rsidRDefault="00E46B7C" w:rsidP="00E46B7C">
      <w:pPr>
        <w:pStyle w:val="Code"/>
      </w:pPr>
      <w:r w:rsidRPr="00EC76D5">
        <w:t xml:space="preserve">      if (oldType != null) {</w:t>
      </w:r>
    </w:p>
    <w:p w14:paraId="653A5B55" w14:textId="77777777" w:rsidR="00E46B7C" w:rsidRPr="00EC76D5" w:rsidRDefault="00E46B7C" w:rsidP="00E46B7C">
      <w:pPr>
        <w:pStyle w:val="Code"/>
      </w:pPr>
      <w:r w:rsidRPr="00EC76D5">
        <w:t xml:space="preserve">        Assert.error(oldType.getSort() == sort,</w:t>
      </w:r>
    </w:p>
    <w:p w14:paraId="0ACEC052" w14:textId="77777777" w:rsidR="00E46B7C" w:rsidRPr="00EC76D5" w:rsidRDefault="00E46B7C" w:rsidP="00E46B7C">
      <w:pPr>
        <w:pStyle w:val="Code"/>
      </w:pPr>
      <w:r w:rsidRPr="00EC76D5">
        <w:t xml:space="preserve">                     optName, "tag already defined");</w:t>
      </w:r>
    </w:p>
    <w:p w14:paraId="38B4C79B" w14:textId="77777777" w:rsidR="00E46B7C" w:rsidRPr="00EC76D5" w:rsidRDefault="00E46B7C" w:rsidP="00E46B7C">
      <w:pPr>
        <w:pStyle w:val="Code"/>
      </w:pPr>
      <w:r w:rsidRPr="00EC76D5">
        <w:t xml:space="preserve">        Assert.error((oldType.getMemberMap() == null) || (memberMap == null),</w:t>
      </w:r>
    </w:p>
    <w:p w14:paraId="0A5A5988" w14:textId="77777777" w:rsidR="00E46B7C" w:rsidRPr="00EC76D5" w:rsidRDefault="00E46B7C" w:rsidP="00E46B7C">
      <w:pPr>
        <w:pStyle w:val="Code"/>
      </w:pPr>
      <w:r w:rsidRPr="00EC76D5">
        <w:t xml:space="preserve">                      optName, "duplicate symbol");</w:t>
      </w:r>
    </w:p>
    <w:p w14:paraId="4729702D" w14:textId="77777777" w:rsidR="00E46B7C" w:rsidRPr="00EC76D5" w:rsidRDefault="00E46B7C" w:rsidP="00E46B7C">
      <w:pPr>
        <w:pStyle w:val="Code"/>
      </w:pPr>
      <w:r w:rsidRPr="00EC76D5">
        <w:t xml:space="preserve">        </w:t>
      </w:r>
    </w:p>
    <w:p w14:paraId="1BC149EA" w14:textId="77777777" w:rsidR="00E46B7C" w:rsidRPr="00EC76D5" w:rsidRDefault="00E46B7C" w:rsidP="00E46B7C">
      <w:pPr>
        <w:pStyle w:val="Code"/>
      </w:pPr>
      <w:r w:rsidRPr="00EC76D5">
        <w:t xml:space="preserve">        if (oldType.getMemberMap() == null) {</w:t>
      </w:r>
    </w:p>
    <w:p w14:paraId="613D4822" w14:textId="77777777" w:rsidR="00E46B7C" w:rsidRPr="00EC76D5" w:rsidRDefault="00E46B7C" w:rsidP="00E46B7C">
      <w:pPr>
        <w:pStyle w:val="Code"/>
      </w:pPr>
      <w:r w:rsidRPr="00EC76D5">
        <w:t xml:space="preserve">          oldType.setMemberMap(memberMap);</w:t>
      </w:r>
    </w:p>
    <w:p w14:paraId="07052E0D" w14:textId="77777777" w:rsidR="00E46B7C" w:rsidRPr="00EC76D5" w:rsidRDefault="00E46B7C" w:rsidP="00E46B7C">
      <w:pPr>
        <w:pStyle w:val="Code"/>
      </w:pPr>
      <w:r w:rsidRPr="00EC76D5">
        <w:t xml:space="preserve">        }</w:t>
      </w:r>
    </w:p>
    <w:p w14:paraId="6CC45933" w14:textId="77777777" w:rsidR="00E46B7C" w:rsidRPr="00EC76D5" w:rsidRDefault="00E46B7C" w:rsidP="00E46B7C">
      <w:pPr>
        <w:pStyle w:val="Code"/>
      </w:pPr>
      <w:r w:rsidRPr="00EC76D5">
        <w:t xml:space="preserve">        </w:t>
      </w:r>
    </w:p>
    <w:p w14:paraId="439EE75F" w14:textId="77777777" w:rsidR="00E46B7C" w:rsidRPr="00EC76D5" w:rsidRDefault="00E46B7C" w:rsidP="00E46B7C">
      <w:pPr>
        <w:pStyle w:val="Code"/>
      </w:pPr>
      <w:r w:rsidRPr="00EC76D5">
        <w:t xml:space="preserve">        return oldType;</w:t>
      </w:r>
    </w:p>
    <w:p w14:paraId="421F0C71" w14:textId="77777777" w:rsidR="00E46B7C" w:rsidRPr="00EC76D5" w:rsidRDefault="00E46B7C" w:rsidP="00E46B7C">
      <w:pPr>
        <w:pStyle w:val="Code"/>
      </w:pPr>
      <w:r w:rsidRPr="00EC76D5">
        <w:t xml:space="preserve">      }</w:t>
      </w:r>
    </w:p>
    <w:p w14:paraId="3C2D183A" w14:textId="77777777" w:rsidR="00E46B7C" w:rsidRPr="00EC76D5" w:rsidRDefault="00E46B7C" w:rsidP="00E46B7C">
      <w:pPr>
        <w:pStyle w:val="Code"/>
      </w:pPr>
      <w:r w:rsidRPr="00EC76D5">
        <w:t xml:space="preserve">      else {</w:t>
      </w:r>
    </w:p>
    <w:p w14:paraId="2907465C" w14:textId="77777777" w:rsidR="00E46B7C" w:rsidRPr="00EC76D5" w:rsidRDefault="00E46B7C" w:rsidP="00E46B7C">
      <w:pPr>
        <w:pStyle w:val="Code"/>
      </w:pPr>
      <w:r w:rsidRPr="00EC76D5">
        <w:t xml:space="preserve">        Type newType = Type.createStructOrUnionType(sort, memberMap, true);</w:t>
      </w:r>
    </w:p>
    <w:p w14:paraId="1722F05F" w14:textId="77777777" w:rsidR="00E46B7C" w:rsidRPr="00EC76D5" w:rsidRDefault="00E46B7C" w:rsidP="00E46B7C">
      <w:pPr>
        <w:pStyle w:val="Code"/>
      </w:pPr>
      <w:r w:rsidRPr="00EC76D5">
        <w:t xml:space="preserve">        Main.CurrentTable.getParentTable().addTag(optName, newType);</w:t>
      </w:r>
    </w:p>
    <w:p w14:paraId="326C21C9" w14:textId="77777777" w:rsidR="00E46B7C" w:rsidRPr="00EC76D5" w:rsidRDefault="00E46B7C" w:rsidP="00E46B7C">
      <w:pPr>
        <w:pStyle w:val="Code"/>
      </w:pPr>
      <w:r w:rsidRPr="00EC76D5">
        <w:t xml:space="preserve">        return newType;</w:t>
      </w:r>
    </w:p>
    <w:p w14:paraId="7958FB7A" w14:textId="77777777" w:rsidR="00E46B7C" w:rsidRPr="00EC76D5" w:rsidRDefault="00E46B7C" w:rsidP="00E46B7C">
      <w:pPr>
        <w:pStyle w:val="Code"/>
      </w:pPr>
      <w:r w:rsidRPr="00EC76D5">
        <w:t xml:space="preserve">      }      </w:t>
      </w:r>
    </w:p>
    <w:p w14:paraId="65B460E4" w14:textId="77777777" w:rsidR="00E46B7C" w:rsidRPr="00EC76D5" w:rsidRDefault="00E46B7C" w:rsidP="00E46B7C">
      <w:pPr>
        <w:pStyle w:val="Code"/>
      </w:pPr>
      <w:r w:rsidRPr="00EC76D5">
        <w:t xml:space="preserve">    }</w:t>
      </w:r>
    </w:p>
    <w:p w14:paraId="53F6087B" w14:textId="77777777" w:rsidR="00E46B7C" w:rsidRPr="00EC76D5" w:rsidRDefault="00E46B7C" w:rsidP="00E46B7C">
      <w:pPr>
        <w:pStyle w:val="Code"/>
      </w:pPr>
      <w:r w:rsidRPr="00EC76D5">
        <w:t xml:space="preserve">    else {</w:t>
      </w:r>
    </w:p>
    <w:p w14:paraId="20B047FA" w14:textId="77777777" w:rsidR="00E46B7C" w:rsidRPr="00EC76D5" w:rsidRDefault="00E46B7C" w:rsidP="00E46B7C">
      <w:pPr>
        <w:pStyle w:val="Code"/>
      </w:pPr>
      <w:r w:rsidRPr="00EC76D5">
        <w:t xml:space="preserve">      return Type.createStructOrUnionType(sort, memberMap, true);</w:t>
      </w:r>
    </w:p>
    <w:p w14:paraId="25C60DE0" w14:textId="77777777" w:rsidR="00E46B7C" w:rsidRPr="00EC76D5" w:rsidRDefault="00E46B7C" w:rsidP="00E46B7C">
      <w:pPr>
        <w:pStyle w:val="Code"/>
      </w:pPr>
      <w:r w:rsidRPr="00EC76D5">
        <w:t xml:space="preserve">    }  </w:t>
      </w:r>
    </w:p>
    <w:p w14:paraId="7729E98C" w14:textId="3A0F0BDD" w:rsidR="00E40B78" w:rsidRPr="00EC76D5" w:rsidRDefault="00E46B7C" w:rsidP="00E46B7C">
      <w:pPr>
        <w:pStyle w:val="Code"/>
      </w:pPr>
      <w:r w:rsidRPr="00EC76D5">
        <w:lastRenderedPageBreak/>
        <w:t xml:space="preserve">  }</w:t>
      </w:r>
    </w:p>
    <w:p w14:paraId="1DF19A25" w14:textId="77777777" w:rsidR="00E40B78" w:rsidRPr="00EC76D5" w:rsidRDefault="00E40B78" w:rsidP="00E40B78">
      <w:r w:rsidRPr="00EC76D5">
        <w:t>When accessing a named struct or union, we look it up in the tag table (not the symbol table) and make sure is has the right sort (struct, union, or enum).</w:t>
      </w:r>
    </w:p>
    <w:p w14:paraId="2F686BAD" w14:textId="77777777" w:rsidR="00341DF2" w:rsidRPr="00EC76D5" w:rsidRDefault="00341DF2" w:rsidP="00341DF2">
      <w:pPr>
        <w:pStyle w:val="Code"/>
      </w:pPr>
      <w:r w:rsidRPr="00EC76D5">
        <w:t xml:space="preserve">  public static Type lookupStructUnionSpecifier(String name, Sort sort) {</w:t>
      </w:r>
    </w:p>
    <w:p w14:paraId="53F799FF" w14:textId="77777777" w:rsidR="00341DF2" w:rsidRPr="00EC76D5" w:rsidRDefault="00341DF2" w:rsidP="00341DF2">
      <w:pPr>
        <w:pStyle w:val="Code"/>
      </w:pPr>
      <w:r w:rsidRPr="00EC76D5">
        <w:t xml:space="preserve">    Type type = Main.CurrentTable.lookupTag(name);</w:t>
      </w:r>
    </w:p>
    <w:p w14:paraId="5CDBB6C8" w14:textId="77777777" w:rsidR="00341DF2" w:rsidRPr="00EC76D5" w:rsidRDefault="00341DF2" w:rsidP="00341DF2">
      <w:pPr>
        <w:pStyle w:val="Code"/>
      </w:pPr>
      <w:r w:rsidRPr="00EC76D5">
        <w:t xml:space="preserve">    </w:t>
      </w:r>
    </w:p>
    <w:p w14:paraId="74000D1D" w14:textId="77777777" w:rsidR="00341DF2" w:rsidRPr="00EC76D5" w:rsidRDefault="00341DF2" w:rsidP="00341DF2">
      <w:pPr>
        <w:pStyle w:val="Code"/>
      </w:pPr>
      <w:r w:rsidRPr="00EC76D5">
        <w:t xml:space="preserve">    if (type != null) {</w:t>
      </w:r>
    </w:p>
    <w:p w14:paraId="41041868" w14:textId="77777777" w:rsidR="00341DF2" w:rsidRPr="00EC76D5" w:rsidRDefault="00341DF2" w:rsidP="00341DF2">
      <w:pPr>
        <w:pStyle w:val="Code"/>
      </w:pPr>
      <w:r w:rsidRPr="00EC76D5">
        <w:t xml:space="preserve">      type = Type.createStructOrUnionType(sort, type.getMemberMap(), true);</w:t>
      </w:r>
    </w:p>
    <w:p w14:paraId="552925D2" w14:textId="77777777" w:rsidR="00341DF2" w:rsidRPr="00EC76D5" w:rsidRDefault="00341DF2" w:rsidP="00341DF2">
      <w:pPr>
        <w:pStyle w:val="Code"/>
      </w:pPr>
      <w:r w:rsidRPr="00EC76D5">
        <w:t xml:space="preserve">      Assert.error(type.getSort() == sort, name, "invalid type");</w:t>
      </w:r>
    </w:p>
    <w:p w14:paraId="269CD38A" w14:textId="77777777" w:rsidR="00341DF2" w:rsidRPr="00EC76D5" w:rsidRDefault="00341DF2" w:rsidP="00341DF2">
      <w:pPr>
        <w:pStyle w:val="Code"/>
      </w:pPr>
      <w:r w:rsidRPr="00EC76D5">
        <w:t xml:space="preserve">    }</w:t>
      </w:r>
    </w:p>
    <w:p w14:paraId="696C1E56" w14:textId="77777777" w:rsidR="00341DF2" w:rsidRPr="00EC76D5" w:rsidRDefault="00341DF2" w:rsidP="00341DF2">
      <w:pPr>
        <w:pStyle w:val="Code"/>
      </w:pPr>
      <w:r w:rsidRPr="00EC76D5">
        <w:t xml:space="preserve">    else {</w:t>
      </w:r>
    </w:p>
    <w:p w14:paraId="73D4B4D6" w14:textId="77777777" w:rsidR="00341DF2" w:rsidRPr="00EC76D5" w:rsidRDefault="00341DF2" w:rsidP="00341DF2">
      <w:pPr>
        <w:pStyle w:val="Code"/>
      </w:pPr>
      <w:r w:rsidRPr="00EC76D5">
        <w:t xml:space="preserve">      type = Type.createStructOrUnionType(sort, null, true);</w:t>
      </w:r>
    </w:p>
    <w:p w14:paraId="422A6FA7" w14:textId="77777777" w:rsidR="00341DF2" w:rsidRPr="00EC76D5" w:rsidRDefault="00341DF2" w:rsidP="00341DF2">
      <w:pPr>
        <w:pStyle w:val="Code"/>
      </w:pPr>
      <w:r w:rsidRPr="00EC76D5">
        <w:t xml:space="preserve">      Main.CurrentTable.addTag(name, type);</w:t>
      </w:r>
    </w:p>
    <w:p w14:paraId="710A2186" w14:textId="77777777" w:rsidR="00341DF2" w:rsidRPr="00EC76D5" w:rsidRDefault="00341DF2" w:rsidP="00341DF2">
      <w:pPr>
        <w:pStyle w:val="Code"/>
      </w:pPr>
      <w:r w:rsidRPr="00EC76D5">
        <w:t xml:space="preserve">    }</w:t>
      </w:r>
    </w:p>
    <w:p w14:paraId="2CB4F2F0" w14:textId="77777777" w:rsidR="00341DF2" w:rsidRPr="00EC76D5" w:rsidRDefault="00341DF2" w:rsidP="00341DF2">
      <w:pPr>
        <w:pStyle w:val="Code"/>
      </w:pPr>
    </w:p>
    <w:p w14:paraId="34D8B256" w14:textId="77777777" w:rsidR="00341DF2" w:rsidRPr="00EC76D5" w:rsidRDefault="00341DF2" w:rsidP="00341DF2">
      <w:pPr>
        <w:pStyle w:val="Code"/>
      </w:pPr>
      <w:r w:rsidRPr="00EC76D5">
        <w:t xml:space="preserve">    return type;</w:t>
      </w:r>
    </w:p>
    <w:p w14:paraId="7A4E410C" w14:textId="783E5C37" w:rsidR="00E40B78" w:rsidRPr="00EC76D5" w:rsidRDefault="00341DF2" w:rsidP="00341DF2">
      <w:pPr>
        <w:pStyle w:val="Code"/>
      </w:pPr>
      <w:r w:rsidRPr="00EC76D5">
        <w:t xml:space="preserve">  }</w:t>
      </w:r>
    </w:p>
    <w:p w14:paraId="272255B5" w14:textId="462E3823" w:rsidR="00E40B78" w:rsidRPr="00EC76D5" w:rsidRDefault="00E40B78" w:rsidP="00E40B78">
      <w:pPr>
        <w:pStyle w:val="Rubrik3"/>
      </w:pPr>
      <w:bookmarkStart w:id="59" w:name="_Toc481936151"/>
      <w:r w:rsidRPr="00EC76D5">
        <w:t>Enum</w:t>
      </w:r>
      <w:bookmarkEnd w:id="59"/>
    </w:p>
    <w:p w14:paraId="6B3ECD67" w14:textId="3A9C424B" w:rsidR="00E40B78" w:rsidRPr="00EC76D5" w:rsidRDefault="00E40B78" w:rsidP="00E40B78">
      <w:r w:rsidRPr="00EC76D5">
        <w:t>When generating enum</w:t>
      </w:r>
      <w:r w:rsidR="001D3CE7" w:rsidRPr="00EC76D5">
        <w:t>s</w:t>
      </w:r>
      <w:r w:rsidRPr="00EC76D5">
        <w:t xml:space="preserve"> we use the </w:t>
      </w:r>
      <w:r w:rsidRPr="00EC76D5">
        <w:rPr>
          <w:rStyle w:val="CodeInText"/>
        </w:rPr>
        <w:t>Main.EnumValueStack</w:t>
      </w:r>
      <w:r w:rsidRPr="00EC76D5">
        <w:t>, to keep track of the current enum value. We also push the symbol table.</w:t>
      </w:r>
    </w:p>
    <w:p w14:paraId="635AE1A6" w14:textId="108183DD" w:rsidR="00E40B78" w:rsidRPr="00EC76D5" w:rsidRDefault="002E67B8" w:rsidP="00E40B78">
      <w:pPr>
        <w:pStyle w:val="CodeHeader"/>
      </w:pPr>
      <w:r>
        <w:t>MainParser.gppg</w:t>
      </w:r>
    </w:p>
    <w:p w14:paraId="35B317B8" w14:textId="77777777" w:rsidR="00EA65E9" w:rsidRPr="00EC76D5" w:rsidRDefault="00EA65E9" w:rsidP="00EA65E9">
      <w:pPr>
        <w:pStyle w:val="Code"/>
      </w:pPr>
      <w:r w:rsidRPr="00EC76D5">
        <w:t>enum_specifier:</w:t>
      </w:r>
    </w:p>
    <w:p w14:paraId="32A1C549" w14:textId="77777777" w:rsidR="00EA65E9" w:rsidRPr="00EC76D5" w:rsidRDefault="00EA65E9" w:rsidP="00EA65E9">
      <w:pPr>
        <w:pStyle w:val="Code"/>
      </w:pPr>
      <w:r w:rsidRPr="00EC76D5">
        <w:t xml:space="preserve">    ENUM optional_identifier {</w:t>
      </w:r>
    </w:p>
    <w:p w14:paraId="031A5A63" w14:textId="77777777" w:rsidR="00EA65E9" w:rsidRPr="00EC76D5" w:rsidRDefault="00EA65E9" w:rsidP="00EA65E9">
      <w:pPr>
        <w:pStyle w:val="Code"/>
      </w:pPr>
      <w:r w:rsidRPr="00EC76D5">
        <w:t xml:space="preserve">      Main.EnumValueStack.push(BigInteger.ZERO);</w:t>
      </w:r>
    </w:p>
    <w:p w14:paraId="250A4BC7" w14:textId="77777777" w:rsidR="00EA65E9" w:rsidRPr="00EC76D5" w:rsidRDefault="00EA65E9" w:rsidP="00EA65E9">
      <w:pPr>
        <w:pStyle w:val="Code"/>
      </w:pPr>
      <w:r w:rsidRPr="00EC76D5">
        <w:t xml:space="preserve">    }</w:t>
      </w:r>
    </w:p>
    <w:p w14:paraId="1709D389" w14:textId="77777777" w:rsidR="00EA65E9" w:rsidRPr="00EC76D5" w:rsidRDefault="00EA65E9" w:rsidP="00EA65E9">
      <w:pPr>
        <w:pStyle w:val="Code"/>
      </w:pPr>
      <w:r w:rsidRPr="00EC76D5">
        <w:t xml:space="preserve">    LEFT_BLOCK enum_list RIGHT_BLOCK {</w:t>
      </w:r>
    </w:p>
    <w:p w14:paraId="6F04E8C3" w14:textId="77777777" w:rsidR="00EA65E9" w:rsidRPr="00EC76D5" w:rsidRDefault="00EA65E9" w:rsidP="00EA65E9">
      <w:pPr>
        <w:pStyle w:val="Code"/>
      </w:pPr>
      <w:r w:rsidRPr="00EC76D5">
        <w:t xml:space="preserve">      $$ = GenerateDeclaration.generateEnumSpecifier($2, $5);</w:t>
      </w:r>
    </w:p>
    <w:p w14:paraId="2A62714F" w14:textId="77777777" w:rsidR="00EA65E9" w:rsidRPr="00EC76D5" w:rsidRDefault="00EA65E9" w:rsidP="00EA65E9">
      <w:pPr>
        <w:pStyle w:val="Code"/>
      </w:pPr>
      <w:r w:rsidRPr="00EC76D5">
        <w:t xml:space="preserve">      Main.EnumValueStack.pop();</w:t>
      </w:r>
    </w:p>
    <w:p w14:paraId="1DA1AFE7" w14:textId="77777777" w:rsidR="00EA65E9" w:rsidRPr="00EC76D5" w:rsidRDefault="00EA65E9" w:rsidP="00EA65E9">
      <w:pPr>
        <w:pStyle w:val="Code"/>
      </w:pPr>
      <w:r w:rsidRPr="00EC76D5">
        <w:t xml:space="preserve">    }</w:t>
      </w:r>
    </w:p>
    <w:p w14:paraId="5EE60057" w14:textId="77777777" w:rsidR="00EA65E9" w:rsidRPr="00EC76D5" w:rsidRDefault="00EA65E9" w:rsidP="00EA65E9">
      <w:pPr>
        <w:pStyle w:val="Code"/>
      </w:pPr>
      <w:r w:rsidRPr="00EC76D5">
        <w:t xml:space="preserve">  | ENUM IDENTIFIER {</w:t>
      </w:r>
    </w:p>
    <w:p w14:paraId="38A7F820" w14:textId="77777777" w:rsidR="00EA65E9" w:rsidRPr="00EC76D5" w:rsidRDefault="00EA65E9" w:rsidP="00EA65E9">
      <w:pPr>
        <w:pStyle w:val="Code"/>
      </w:pPr>
      <w:r w:rsidRPr="00EC76D5">
        <w:t xml:space="preserve">      $$ = GenerateDeclaration.lookupEnum($2);</w:t>
      </w:r>
    </w:p>
    <w:p w14:paraId="1EE6BA65" w14:textId="77777777" w:rsidR="00EA65E9" w:rsidRPr="00EC76D5" w:rsidRDefault="00EA65E9" w:rsidP="00EA65E9">
      <w:pPr>
        <w:pStyle w:val="Code"/>
      </w:pPr>
      <w:r w:rsidRPr="00EC76D5">
        <w:t xml:space="preserve">    };</w:t>
      </w:r>
    </w:p>
    <w:p w14:paraId="14897535" w14:textId="77777777" w:rsidR="00EA65E9" w:rsidRPr="00EC76D5" w:rsidRDefault="00EA65E9" w:rsidP="00EA65E9">
      <w:pPr>
        <w:pStyle w:val="Code"/>
      </w:pPr>
    </w:p>
    <w:p w14:paraId="786234CA" w14:textId="77777777" w:rsidR="00EA65E9" w:rsidRPr="00EC76D5" w:rsidRDefault="00EA65E9" w:rsidP="00EA65E9">
      <w:pPr>
        <w:pStyle w:val="Code"/>
      </w:pPr>
      <w:r w:rsidRPr="00EC76D5">
        <w:t>enum_list:</w:t>
      </w:r>
    </w:p>
    <w:p w14:paraId="6A900E9C" w14:textId="77777777" w:rsidR="00EA65E9" w:rsidRPr="00EC76D5" w:rsidRDefault="00EA65E9" w:rsidP="00EA65E9">
      <w:pPr>
        <w:pStyle w:val="Code"/>
      </w:pPr>
      <w:r w:rsidRPr="00EC76D5">
        <w:t xml:space="preserve">    enum {</w:t>
      </w:r>
    </w:p>
    <w:p w14:paraId="338D5FCC" w14:textId="77777777" w:rsidR="00EA65E9" w:rsidRPr="00EC76D5" w:rsidRDefault="00EA65E9" w:rsidP="00EA65E9">
      <w:pPr>
        <w:pStyle w:val="Code"/>
      </w:pPr>
      <w:r w:rsidRPr="00EC76D5">
        <w:t xml:space="preserve">      $$ = new LinkedList&lt;&gt;();</w:t>
      </w:r>
    </w:p>
    <w:p w14:paraId="51A0E8E1" w14:textId="77777777" w:rsidR="00EA65E9" w:rsidRPr="00EC76D5" w:rsidRDefault="00EA65E9" w:rsidP="00EA65E9">
      <w:pPr>
        <w:pStyle w:val="Code"/>
      </w:pPr>
      <w:r w:rsidRPr="00EC76D5">
        <w:t xml:space="preserve">      ((List) $$).add($1);</w:t>
      </w:r>
    </w:p>
    <w:p w14:paraId="2512DC6D" w14:textId="77777777" w:rsidR="00EA65E9" w:rsidRPr="00EC76D5" w:rsidRDefault="00EA65E9" w:rsidP="00EA65E9">
      <w:pPr>
        <w:pStyle w:val="Code"/>
      </w:pPr>
      <w:r w:rsidRPr="00EC76D5">
        <w:t xml:space="preserve">    }</w:t>
      </w:r>
    </w:p>
    <w:p w14:paraId="5F9F0F85" w14:textId="77777777" w:rsidR="00EA65E9" w:rsidRPr="00EC76D5" w:rsidRDefault="00EA65E9" w:rsidP="00EA65E9">
      <w:pPr>
        <w:pStyle w:val="Code"/>
      </w:pPr>
      <w:r w:rsidRPr="00EC76D5">
        <w:t xml:space="preserve">  | enum_list COMMA enum {</w:t>
      </w:r>
    </w:p>
    <w:p w14:paraId="74235DEB" w14:textId="77777777" w:rsidR="00EA65E9" w:rsidRPr="00EC76D5" w:rsidRDefault="00EA65E9" w:rsidP="00EA65E9">
      <w:pPr>
        <w:pStyle w:val="Code"/>
      </w:pPr>
      <w:r w:rsidRPr="00EC76D5">
        <w:t xml:space="preserve">      $1.add($3);      </w:t>
      </w:r>
    </w:p>
    <w:p w14:paraId="0BD70333" w14:textId="77777777" w:rsidR="00EA65E9" w:rsidRPr="00EC76D5" w:rsidRDefault="00EA65E9" w:rsidP="00EA65E9">
      <w:pPr>
        <w:pStyle w:val="Code"/>
      </w:pPr>
      <w:r w:rsidRPr="00EC76D5">
        <w:t xml:space="preserve">      $$ = $1;</w:t>
      </w:r>
    </w:p>
    <w:p w14:paraId="52A274B2" w14:textId="77777777" w:rsidR="00EA65E9" w:rsidRPr="00EC76D5" w:rsidRDefault="00EA65E9" w:rsidP="00EA65E9">
      <w:pPr>
        <w:pStyle w:val="Code"/>
      </w:pPr>
      <w:r w:rsidRPr="00EC76D5">
        <w:t xml:space="preserve">    };</w:t>
      </w:r>
    </w:p>
    <w:p w14:paraId="3D63C135" w14:textId="77777777" w:rsidR="00EA65E9" w:rsidRPr="00EC76D5" w:rsidRDefault="00EA65E9" w:rsidP="00EA65E9">
      <w:pPr>
        <w:pStyle w:val="Code"/>
      </w:pPr>
    </w:p>
    <w:p w14:paraId="36F7E15A" w14:textId="77777777" w:rsidR="00EA65E9" w:rsidRPr="00EC76D5" w:rsidRDefault="00EA65E9" w:rsidP="00EA65E9">
      <w:pPr>
        <w:pStyle w:val="Code"/>
      </w:pPr>
      <w:r w:rsidRPr="00EC76D5">
        <w:t>enum:</w:t>
      </w:r>
    </w:p>
    <w:p w14:paraId="5E8CFE07" w14:textId="77777777" w:rsidR="00EA65E9" w:rsidRPr="00EC76D5" w:rsidRDefault="00EA65E9" w:rsidP="00EA65E9">
      <w:pPr>
        <w:pStyle w:val="Code"/>
      </w:pPr>
      <w:r w:rsidRPr="00EC76D5">
        <w:t xml:space="preserve">    IDENTIFIER {</w:t>
      </w:r>
    </w:p>
    <w:p w14:paraId="61FA458E" w14:textId="77777777" w:rsidR="00EA65E9" w:rsidRPr="00EC76D5" w:rsidRDefault="00EA65E9" w:rsidP="00EA65E9">
      <w:pPr>
        <w:pStyle w:val="Code"/>
      </w:pPr>
      <w:r w:rsidRPr="00EC76D5">
        <w:t xml:space="preserve">       $$ = GenerateDeclaration.generateEnumItem($1, null);</w:t>
      </w:r>
    </w:p>
    <w:p w14:paraId="594B51D2" w14:textId="77777777" w:rsidR="00EA65E9" w:rsidRPr="00EC76D5" w:rsidRDefault="00EA65E9" w:rsidP="00EA65E9">
      <w:pPr>
        <w:pStyle w:val="Code"/>
      </w:pPr>
      <w:r w:rsidRPr="00EC76D5">
        <w:t xml:space="preserve">    }</w:t>
      </w:r>
    </w:p>
    <w:p w14:paraId="398EBB15" w14:textId="77777777" w:rsidR="00EA65E9" w:rsidRPr="00EC76D5" w:rsidRDefault="00EA65E9" w:rsidP="00EA65E9">
      <w:pPr>
        <w:pStyle w:val="Code"/>
      </w:pPr>
      <w:r w:rsidRPr="00EC76D5">
        <w:t xml:space="preserve">  | IDENTIFIER ASSIGN constant_expression {</w:t>
      </w:r>
    </w:p>
    <w:p w14:paraId="33ABEDA5" w14:textId="77777777" w:rsidR="00EA65E9" w:rsidRPr="00EC76D5" w:rsidRDefault="00EA65E9" w:rsidP="00EA65E9">
      <w:pPr>
        <w:pStyle w:val="Code"/>
      </w:pPr>
      <w:r w:rsidRPr="00EC76D5">
        <w:t xml:space="preserve">       $$ = GenerateDeclaration.generateEnumItem($1, $3);</w:t>
      </w:r>
    </w:p>
    <w:p w14:paraId="295BE1B2" w14:textId="65C8A4B0" w:rsidR="00EA65E9" w:rsidRPr="00EC76D5" w:rsidRDefault="00EA65E9" w:rsidP="00EA65E9">
      <w:pPr>
        <w:pStyle w:val="Code"/>
      </w:pPr>
      <w:r w:rsidRPr="00EC76D5">
        <w:t xml:space="preserve">    };</w:t>
      </w:r>
    </w:p>
    <w:p w14:paraId="7D029E7C" w14:textId="33B0F072" w:rsidR="00E40B78" w:rsidRPr="00EC76D5" w:rsidRDefault="000C6576" w:rsidP="00E40B78">
      <w:pPr>
        <w:pStyle w:val="CodeHeader"/>
      </w:pPr>
      <w:r>
        <w:t>MiddleCodeGenerator.cs</w:t>
      </w:r>
    </w:p>
    <w:p w14:paraId="26D03FCD" w14:textId="77777777" w:rsidR="009B5517" w:rsidRPr="00EC76D5" w:rsidRDefault="00D62621" w:rsidP="00D62621">
      <w:pPr>
        <w:pStyle w:val="Code"/>
      </w:pPr>
      <w:r w:rsidRPr="00EC76D5">
        <w:t xml:space="preserve">  public static Symbol generateEnumItem(String itemName,</w:t>
      </w:r>
    </w:p>
    <w:p w14:paraId="2CE4AAFC" w14:textId="6B378906" w:rsidR="00D62621" w:rsidRPr="00EC76D5" w:rsidRDefault="009B5517" w:rsidP="00D62621">
      <w:pPr>
        <w:pStyle w:val="Code"/>
      </w:pPr>
      <w:r w:rsidRPr="00EC76D5">
        <w:lastRenderedPageBreak/>
        <w:t xml:space="preserve">                                       </w:t>
      </w:r>
      <w:r w:rsidR="00D62621" w:rsidRPr="00EC76D5">
        <w:t xml:space="preserve"> SyntaxTree opt</w:t>
      </w:r>
      <w:r w:rsidR="002F35C1">
        <w:t>Initializer</w:t>
      </w:r>
      <w:r w:rsidR="00D62621" w:rsidRPr="00EC76D5">
        <w:t>Tree) {</w:t>
      </w:r>
    </w:p>
    <w:p w14:paraId="5B80484E" w14:textId="77777777" w:rsidR="00D62621" w:rsidRPr="00EC76D5" w:rsidRDefault="00D62621" w:rsidP="00D62621">
      <w:pPr>
        <w:pStyle w:val="Code"/>
      </w:pPr>
      <w:r w:rsidRPr="00EC76D5">
        <w:t xml:space="preserve">    Type itemType = Type.createArithmeticType(Sort.Signed_Int);</w:t>
      </w:r>
    </w:p>
    <w:p w14:paraId="6362D278" w14:textId="77777777" w:rsidR="00D62621" w:rsidRPr="00EC76D5" w:rsidRDefault="00D62621" w:rsidP="00D62621">
      <w:pPr>
        <w:pStyle w:val="Code"/>
      </w:pPr>
      <w:r w:rsidRPr="00EC76D5">
        <w:t xml:space="preserve">    itemType.setConstant(true);</w:t>
      </w:r>
    </w:p>
    <w:p w14:paraId="61312247" w14:textId="77777777" w:rsidR="00D62621" w:rsidRPr="00EC76D5" w:rsidRDefault="00D62621" w:rsidP="00D62621">
      <w:pPr>
        <w:pStyle w:val="Code"/>
      </w:pPr>
      <w:r w:rsidRPr="00EC76D5">
        <w:t xml:space="preserve">    BigInteger bigValue;</w:t>
      </w:r>
    </w:p>
    <w:p w14:paraId="34FCF215" w14:textId="77777777" w:rsidR="00D62621" w:rsidRPr="00EC76D5" w:rsidRDefault="00D62621" w:rsidP="00D62621">
      <w:pPr>
        <w:pStyle w:val="Code"/>
      </w:pPr>
    </w:p>
    <w:p w14:paraId="66DFE5DF" w14:textId="636AD32C" w:rsidR="00D62621" w:rsidRPr="00EC76D5" w:rsidRDefault="00D62621" w:rsidP="00D62621">
      <w:pPr>
        <w:pStyle w:val="Code"/>
      </w:pPr>
      <w:r w:rsidRPr="00EC76D5">
        <w:t xml:space="preserve">    if (opt</w:t>
      </w:r>
      <w:r w:rsidR="002F35C1">
        <w:t>Initializer</w:t>
      </w:r>
      <w:r w:rsidRPr="00EC76D5">
        <w:t>Tree != null) {</w:t>
      </w:r>
    </w:p>
    <w:p w14:paraId="36827879" w14:textId="77777777" w:rsidR="00D62621" w:rsidRPr="00EC76D5" w:rsidRDefault="00D62621" w:rsidP="00D62621">
      <w:pPr>
        <w:pStyle w:val="Code"/>
      </w:pPr>
      <w:r w:rsidRPr="00EC76D5">
        <w:t xml:space="preserve">      Main.EnumValueStack.pop();</w:t>
      </w:r>
    </w:p>
    <w:p w14:paraId="46549957" w14:textId="32FE8AE5" w:rsidR="00D62621" w:rsidRPr="00EC76D5" w:rsidRDefault="00D62621" w:rsidP="00D62621">
      <w:pPr>
        <w:pStyle w:val="Code"/>
      </w:pPr>
      <w:r w:rsidRPr="00EC76D5">
        <w:t xml:space="preserve">      bigValue = (BigInteger) opt</w:t>
      </w:r>
      <w:r w:rsidR="002F35C1">
        <w:t>Initializer</w:t>
      </w:r>
      <w:r w:rsidRPr="00EC76D5">
        <w:t>Tree.getSymbol().getValue();</w:t>
      </w:r>
    </w:p>
    <w:p w14:paraId="368B8136" w14:textId="77777777" w:rsidR="00D62621" w:rsidRPr="00EC76D5" w:rsidRDefault="00D62621" w:rsidP="00D62621">
      <w:pPr>
        <w:pStyle w:val="Code"/>
      </w:pPr>
      <w:r w:rsidRPr="00EC76D5">
        <w:t xml:space="preserve">    }</w:t>
      </w:r>
    </w:p>
    <w:p w14:paraId="20E8CFF5" w14:textId="77777777" w:rsidR="00D62621" w:rsidRPr="00EC76D5" w:rsidRDefault="00D62621" w:rsidP="00D62621">
      <w:pPr>
        <w:pStyle w:val="Code"/>
      </w:pPr>
      <w:r w:rsidRPr="00EC76D5">
        <w:t xml:space="preserve">    else {</w:t>
      </w:r>
    </w:p>
    <w:p w14:paraId="1E7EAD97" w14:textId="77777777" w:rsidR="00D62621" w:rsidRPr="00EC76D5" w:rsidRDefault="00D62621" w:rsidP="00D62621">
      <w:pPr>
        <w:pStyle w:val="Code"/>
      </w:pPr>
      <w:r w:rsidRPr="00EC76D5">
        <w:t xml:space="preserve">      bigValue = Main.EnumValueStack.pop();</w:t>
      </w:r>
    </w:p>
    <w:p w14:paraId="7CD64D8C" w14:textId="77777777" w:rsidR="00D62621" w:rsidRPr="00EC76D5" w:rsidRDefault="00D62621" w:rsidP="00D62621">
      <w:pPr>
        <w:pStyle w:val="Code"/>
      </w:pPr>
      <w:r w:rsidRPr="00EC76D5">
        <w:t xml:space="preserve">    }</w:t>
      </w:r>
    </w:p>
    <w:p w14:paraId="4469EFF1" w14:textId="77777777" w:rsidR="00D62621" w:rsidRPr="00EC76D5" w:rsidRDefault="00D62621" w:rsidP="00D62621">
      <w:pPr>
        <w:pStyle w:val="Code"/>
      </w:pPr>
      <w:r w:rsidRPr="00EC76D5">
        <w:t xml:space="preserve">    </w:t>
      </w:r>
    </w:p>
    <w:p w14:paraId="2F26C299" w14:textId="77777777" w:rsidR="00D62621" w:rsidRPr="00EC76D5" w:rsidRDefault="00D62621" w:rsidP="00D62621">
      <w:pPr>
        <w:pStyle w:val="Code"/>
      </w:pPr>
      <w:r w:rsidRPr="00EC76D5">
        <w:t xml:space="preserve">    Symbol itemSymbol = Symbol.createVariableSymbol(itemName, true,</w:t>
      </w:r>
    </w:p>
    <w:p w14:paraId="7D043D72" w14:textId="04409015" w:rsidR="00D62621" w:rsidRPr="00EC76D5" w:rsidRDefault="00D62621" w:rsidP="00D62621">
      <w:pPr>
        <w:pStyle w:val="Code"/>
      </w:pPr>
      <w:r w:rsidRPr="00EC76D5">
        <w:t xml:space="preserve">            </w:t>
      </w:r>
      <w:r w:rsidR="009B5517" w:rsidRPr="00EC76D5">
        <w:t xml:space="preserve">                        </w:t>
      </w:r>
      <w:r w:rsidRPr="00EC76D5">
        <w:t xml:space="preserve"> Storage.Extern,</w:t>
      </w:r>
      <w:r w:rsidR="009B5517" w:rsidRPr="00EC76D5">
        <w:t xml:space="preserve"> </w:t>
      </w:r>
      <w:r w:rsidRPr="00EC76D5">
        <w:t>itemType,</w:t>
      </w:r>
      <w:r w:rsidR="009B5517" w:rsidRPr="00EC76D5">
        <w:t xml:space="preserve"> </w:t>
      </w:r>
      <w:r w:rsidRPr="00EC76D5">
        <w:t>bigValue);</w:t>
      </w:r>
    </w:p>
    <w:p w14:paraId="26B644C3" w14:textId="77777777" w:rsidR="00D62621" w:rsidRPr="00EC76D5" w:rsidRDefault="00D62621" w:rsidP="00D62621">
      <w:pPr>
        <w:pStyle w:val="Code"/>
      </w:pPr>
      <w:r w:rsidRPr="00EC76D5">
        <w:t xml:space="preserve">    Main.CurrentTable.addSymbol(itemSymbol);</w:t>
      </w:r>
    </w:p>
    <w:p w14:paraId="3978BA8B" w14:textId="77777777" w:rsidR="00D62621" w:rsidRPr="00EC76D5" w:rsidRDefault="00D62621" w:rsidP="00D62621">
      <w:pPr>
        <w:pStyle w:val="Code"/>
      </w:pPr>
      <w:r w:rsidRPr="00EC76D5">
        <w:t xml:space="preserve">    Main.EnumValueStack.push(bigValue.add(BigInteger.ONE));</w:t>
      </w:r>
    </w:p>
    <w:p w14:paraId="679927D5" w14:textId="77777777" w:rsidR="00D62621" w:rsidRPr="00EC76D5" w:rsidRDefault="00D62621" w:rsidP="00D62621">
      <w:pPr>
        <w:pStyle w:val="Code"/>
      </w:pPr>
      <w:r w:rsidRPr="00EC76D5">
        <w:t xml:space="preserve">    return itemSymbol;</w:t>
      </w:r>
    </w:p>
    <w:p w14:paraId="7999FF33" w14:textId="77777777" w:rsidR="00D62621" w:rsidRPr="00EC76D5" w:rsidRDefault="00D62621" w:rsidP="00D62621">
      <w:pPr>
        <w:pStyle w:val="Code"/>
      </w:pPr>
      <w:r w:rsidRPr="00EC76D5">
        <w:t xml:space="preserve">  }</w:t>
      </w:r>
    </w:p>
    <w:p w14:paraId="23E04C27" w14:textId="77777777" w:rsidR="00D62621" w:rsidRPr="00EC76D5" w:rsidRDefault="00D62621" w:rsidP="00D62621">
      <w:pPr>
        <w:pStyle w:val="Code"/>
      </w:pPr>
      <w:r w:rsidRPr="00EC76D5">
        <w:t xml:space="preserve">  </w:t>
      </w:r>
    </w:p>
    <w:p w14:paraId="3D4B887D" w14:textId="77777777" w:rsidR="009B5517" w:rsidRPr="00EC76D5" w:rsidRDefault="00D62621" w:rsidP="00D62621">
      <w:pPr>
        <w:pStyle w:val="Code"/>
      </w:pPr>
      <w:r w:rsidRPr="00EC76D5">
        <w:t xml:space="preserve">  public static Type generateEnumSpecifier(String optName,</w:t>
      </w:r>
    </w:p>
    <w:p w14:paraId="6ED63B1F" w14:textId="0C83CC0B" w:rsidR="00D62621" w:rsidRPr="00EC76D5" w:rsidRDefault="009B5517" w:rsidP="00D62621">
      <w:pPr>
        <w:pStyle w:val="Code"/>
      </w:pPr>
      <w:r w:rsidRPr="00EC76D5">
        <w:t xml:space="preserve">                                          </w:t>
      </w:r>
      <w:r w:rsidR="00D62621" w:rsidRPr="00EC76D5">
        <w:t xml:space="preserve"> List&lt;Symbol&gt; symbolList) {</w:t>
      </w:r>
    </w:p>
    <w:p w14:paraId="2BA714FD" w14:textId="77777777" w:rsidR="00D62621" w:rsidRPr="00EC76D5" w:rsidRDefault="00D62621" w:rsidP="00D62621">
      <w:pPr>
        <w:pStyle w:val="Code"/>
      </w:pPr>
      <w:r w:rsidRPr="00EC76D5">
        <w:t xml:space="preserve">    Type type = Type.createEnumType(symbolList);</w:t>
      </w:r>
    </w:p>
    <w:p w14:paraId="43DD0A26" w14:textId="77777777" w:rsidR="00D62621" w:rsidRPr="00EC76D5" w:rsidRDefault="00D62621" w:rsidP="00D62621">
      <w:pPr>
        <w:pStyle w:val="Code"/>
      </w:pPr>
    </w:p>
    <w:p w14:paraId="11DB1E49" w14:textId="77777777" w:rsidR="00D62621" w:rsidRPr="00EC76D5" w:rsidRDefault="00D62621" w:rsidP="00D62621">
      <w:pPr>
        <w:pStyle w:val="Code"/>
      </w:pPr>
      <w:r w:rsidRPr="00EC76D5">
        <w:t xml:space="preserve">    if (optName != null) {</w:t>
      </w:r>
    </w:p>
    <w:p w14:paraId="1E259F21" w14:textId="77777777" w:rsidR="00D62621" w:rsidRPr="00EC76D5" w:rsidRDefault="00D62621" w:rsidP="00D62621">
      <w:pPr>
        <w:pStyle w:val="Code"/>
      </w:pPr>
      <w:r w:rsidRPr="00EC76D5">
        <w:t xml:space="preserve">      Main.CurrentTable.addTag(optName, type);</w:t>
      </w:r>
    </w:p>
    <w:p w14:paraId="245668D7" w14:textId="77777777" w:rsidR="00D62621" w:rsidRPr="00EC76D5" w:rsidRDefault="00D62621" w:rsidP="00D62621">
      <w:pPr>
        <w:pStyle w:val="Code"/>
      </w:pPr>
      <w:r w:rsidRPr="00EC76D5">
        <w:t xml:space="preserve">    }</w:t>
      </w:r>
    </w:p>
    <w:p w14:paraId="2200CE42" w14:textId="77777777" w:rsidR="00D62621" w:rsidRPr="00EC76D5" w:rsidRDefault="00D62621" w:rsidP="00D62621">
      <w:pPr>
        <w:pStyle w:val="Code"/>
      </w:pPr>
      <w:r w:rsidRPr="00EC76D5">
        <w:t xml:space="preserve">    </w:t>
      </w:r>
    </w:p>
    <w:p w14:paraId="13F57EC4" w14:textId="77777777" w:rsidR="00D62621" w:rsidRPr="00EC76D5" w:rsidRDefault="00D62621" w:rsidP="00D62621">
      <w:pPr>
        <w:pStyle w:val="Code"/>
      </w:pPr>
      <w:r w:rsidRPr="00EC76D5">
        <w:t xml:space="preserve">    return type;</w:t>
      </w:r>
    </w:p>
    <w:p w14:paraId="4C0CCEF0" w14:textId="77777777" w:rsidR="00D62621" w:rsidRPr="00EC76D5" w:rsidRDefault="00D62621" w:rsidP="00D62621">
      <w:pPr>
        <w:pStyle w:val="Code"/>
      </w:pPr>
      <w:r w:rsidRPr="00EC76D5">
        <w:t xml:space="preserve">  }</w:t>
      </w:r>
    </w:p>
    <w:p w14:paraId="226BADB3" w14:textId="77777777" w:rsidR="00D62621" w:rsidRPr="00EC76D5" w:rsidRDefault="00D62621" w:rsidP="00D62621">
      <w:pPr>
        <w:pStyle w:val="Code"/>
      </w:pPr>
    </w:p>
    <w:p w14:paraId="17F35DB5" w14:textId="77777777" w:rsidR="00D62621" w:rsidRPr="00EC76D5" w:rsidRDefault="00D62621" w:rsidP="00D62621">
      <w:pPr>
        <w:pStyle w:val="Code"/>
      </w:pPr>
      <w:r w:rsidRPr="00EC76D5">
        <w:t xml:space="preserve">  public static Type lookupEnum(String name) {</w:t>
      </w:r>
    </w:p>
    <w:p w14:paraId="6E5EACA3" w14:textId="77777777" w:rsidR="00D62621" w:rsidRPr="00EC76D5" w:rsidRDefault="00D62621" w:rsidP="00D62621">
      <w:pPr>
        <w:pStyle w:val="Code"/>
      </w:pPr>
      <w:r w:rsidRPr="00EC76D5">
        <w:t xml:space="preserve">    Type type = Main.CurrentTable.lookupTag(name);</w:t>
      </w:r>
    </w:p>
    <w:p w14:paraId="4111D8C9" w14:textId="77777777" w:rsidR="00D62621" w:rsidRPr="00EC76D5" w:rsidRDefault="00D62621" w:rsidP="00D62621">
      <w:pPr>
        <w:pStyle w:val="Code"/>
      </w:pPr>
      <w:r w:rsidRPr="00EC76D5">
        <w:t xml:space="preserve">    Assert.error(type != null, name, "unknown enum");</w:t>
      </w:r>
    </w:p>
    <w:p w14:paraId="64B65C54" w14:textId="77777777" w:rsidR="00D62621" w:rsidRPr="00EC76D5" w:rsidRDefault="00D62621" w:rsidP="00D62621">
      <w:pPr>
        <w:pStyle w:val="Code"/>
      </w:pPr>
      <w:r w:rsidRPr="00EC76D5">
        <w:t xml:space="preserve">    Assert.error(type.isEnum(), name, "not an enum");</w:t>
      </w:r>
    </w:p>
    <w:p w14:paraId="4300DD07" w14:textId="77777777" w:rsidR="00D62621" w:rsidRPr="00EC76D5" w:rsidRDefault="00D62621" w:rsidP="00D62621">
      <w:pPr>
        <w:pStyle w:val="Code"/>
      </w:pPr>
      <w:r w:rsidRPr="00EC76D5">
        <w:t xml:space="preserve">    return Type.createEnumType(type.getEnumerationList());</w:t>
      </w:r>
    </w:p>
    <w:p w14:paraId="7A51AA4A" w14:textId="132C3F92" w:rsidR="00D62621" w:rsidRPr="00EC76D5" w:rsidRDefault="00D62621" w:rsidP="00D62621">
      <w:pPr>
        <w:pStyle w:val="Code"/>
      </w:pPr>
      <w:r w:rsidRPr="00EC76D5">
        <w:t xml:space="preserve">  }</w:t>
      </w:r>
    </w:p>
    <w:p w14:paraId="6405E9F0" w14:textId="7CE5712D" w:rsidR="00E40B78" w:rsidRPr="00EC76D5" w:rsidRDefault="00E40B78" w:rsidP="00E40B78">
      <w:pPr>
        <w:pStyle w:val="Rubrik3"/>
      </w:pPr>
      <w:bookmarkStart w:id="60" w:name="_Toc481936152"/>
      <w:r w:rsidRPr="00EC76D5">
        <w:t>Declarator</w:t>
      </w:r>
      <w:bookmarkEnd w:id="60"/>
    </w:p>
    <w:p w14:paraId="51EC85E9" w14:textId="43F61879" w:rsidR="00E40B78" w:rsidRPr="00EC76D5" w:rsidRDefault="00E40B78" w:rsidP="00E40B78">
      <w:r w:rsidRPr="00EC76D5">
        <w:t xml:space="preserve">A </w:t>
      </w:r>
      <w:r w:rsidR="00AB7DF5">
        <w:t>declarator</w:t>
      </w:r>
      <w:r w:rsidRPr="00EC76D5">
        <w:t xml:space="preserve"> can be </w:t>
      </w:r>
      <w:r w:rsidR="00266D64">
        <w:t>initialized</w:t>
      </w:r>
      <w:r w:rsidRPr="00EC76D5">
        <w:t xml:space="preserve"> with a value or marked as a bitfield (but not both).</w:t>
      </w:r>
    </w:p>
    <w:p w14:paraId="79DA20CB" w14:textId="1A527A76" w:rsidR="00E40B78" w:rsidRPr="00EC76D5" w:rsidRDefault="002E67B8" w:rsidP="00E40B78">
      <w:pPr>
        <w:pStyle w:val="CodeHeader"/>
      </w:pPr>
      <w:r>
        <w:t>MainParser.gppg</w:t>
      </w:r>
    </w:p>
    <w:p w14:paraId="367DA52C" w14:textId="75F143F9" w:rsidR="00A64F3A" w:rsidRPr="00EC76D5" w:rsidRDefault="00B473E1" w:rsidP="00A64F3A">
      <w:pPr>
        <w:pStyle w:val="Code"/>
      </w:pPr>
      <w:r>
        <w:t>declarator_list</w:t>
      </w:r>
      <w:r w:rsidR="00A64F3A" w:rsidRPr="00EC76D5">
        <w:t>:</w:t>
      </w:r>
    </w:p>
    <w:p w14:paraId="0D365DE2" w14:textId="0F6395E1" w:rsidR="00A64F3A" w:rsidRPr="00EC76D5" w:rsidRDefault="00A64F3A" w:rsidP="00A64F3A">
      <w:pPr>
        <w:pStyle w:val="Code"/>
      </w:pPr>
      <w:r w:rsidRPr="00EC76D5">
        <w:t xml:space="preserve">    </w:t>
      </w:r>
      <w:r w:rsidR="00F4217C">
        <w:t>initialization</w:t>
      </w:r>
      <w:r w:rsidR="007946C9">
        <w:t>_bitfield_</w:t>
      </w:r>
      <w:r w:rsidR="00AB7DF5">
        <w:t>pointer_declarator</w:t>
      </w:r>
      <w:r w:rsidRPr="00EC76D5">
        <w:t xml:space="preserve"> {</w:t>
      </w:r>
    </w:p>
    <w:p w14:paraId="79BC52DB" w14:textId="77777777" w:rsidR="00A64F3A" w:rsidRPr="00EC76D5" w:rsidRDefault="00A64F3A" w:rsidP="00A64F3A">
      <w:pPr>
        <w:pStyle w:val="Code"/>
      </w:pPr>
      <w:r w:rsidRPr="00EC76D5">
        <w:t xml:space="preserve">      $$ = $1;</w:t>
      </w:r>
    </w:p>
    <w:p w14:paraId="48C39EC2" w14:textId="77777777" w:rsidR="00A64F3A" w:rsidRPr="00EC76D5" w:rsidRDefault="00A64F3A" w:rsidP="00A64F3A">
      <w:pPr>
        <w:pStyle w:val="Code"/>
      </w:pPr>
      <w:r w:rsidRPr="00EC76D5">
        <w:t xml:space="preserve">    }</w:t>
      </w:r>
    </w:p>
    <w:p w14:paraId="13AE546B" w14:textId="262CD2D3" w:rsidR="00A64F3A" w:rsidRPr="00EC76D5" w:rsidRDefault="00A64F3A" w:rsidP="00A64F3A">
      <w:pPr>
        <w:pStyle w:val="Code"/>
      </w:pPr>
      <w:r w:rsidRPr="00EC76D5">
        <w:t xml:space="preserve">  | </w:t>
      </w:r>
      <w:r w:rsidR="00B473E1">
        <w:t>declarator_list</w:t>
      </w:r>
      <w:r w:rsidRPr="00EC76D5">
        <w:t xml:space="preserve"> COMMA </w:t>
      </w:r>
      <w:r w:rsidR="00F4217C">
        <w:t>initialization</w:t>
      </w:r>
      <w:r w:rsidR="007946C9">
        <w:t>_bitfield_</w:t>
      </w:r>
      <w:r w:rsidR="00AB7DF5">
        <w:t>pointer_declarator</w:t>
      </w:r>
      <w:r w:rsidRPr="00EC76D5">
        <w:t xml:space="preserve"> {</w:t>
      </w:r>
    </w:p>
    <w:p w14:paraId="21E93B7B" w14:textId="77777777" w:rsidR="00A64F3A" w:rsidRPr="00EC76D5" w:rsidRDefault="00A64F3A" w:rsidP="00A64F3A">
      <w:pPr>
        <w:pStyle w:val="Code"/>
      </w:pPr>
      <w:r w:rsidRPr="00EC76D5">
        <w:t xml:space="preserve">      MiddleCodeGenerator.appendMiddleCodeList($1, $3);</w:t>
      </w:r>
    </w:p>
    <w:p w14:paraId="0B9B906A" w14:textId="77777777" w:rsidR="00A64F3A" w:rsidRPr="00EC76D5" w:rsidRDefault="00A64F3A" w:rsidP="00A64F3A">
      <w:pPr>
        <w:pStyle w:val="Code"/>
      </w:pPr>
      <w:r w:rsidRPr="00EC76D5">
        <w:t xml:space="preserve">      $$ = $1;</w:t>
      </w:r>
    </w:p>
    <w:p w14:paraId="69FFE4DB" w14:textId="77777777" w:rsidR="00A64F3A" w:rsidRPr="00EC76D5" w:rsidRDefault="00A64F3A" w:rsidP="00A64F3A">
      <w:pPr>
        <w:pStyle w:val="Code"/>
      </w:pPr>
      <w:r w:rsidRPr="00EC76D5">
        <w:t xml:space="preserve">    };</w:t>
      </w:r>
    </w:p>
    <w:p w14:paraId="18FBA829" w14:textId="77777777" w:rsidR="00A64F3A" w:rsidRPr="00EC76D5" w:rsidRDefault="00A64F3A" w:rsidP="00A64F3A">
      <w:pPr>
        <w:pStyle w:val="Code"/>
      </w:pPr>
    </w:p>
    <w:p w14:paraId="096EF760" w14:textId="4EAED759" w:rsidR="00A64F3A" w:rsidRPr="00EC76D5" w:rsidRDefault="00F4217C" w:rsidP="00A64F3A">
      <w:pPr>
        <w:pStyle w:val="Code"/>
      </w:pPr>
      <w:r>
        <w:t>initialization</w:t>
      </w:r>
      <w:r w:rsidR="007946C9">
        <w:t>_bitfield_</w:t>
      </w:r>
      <w:r w:rsidR="00AB7DF5">
        <w:t>pointer_declarator</w:t>
      </w:r>
      <w:r w:rsidR="00A64F3A" w:rsidRPr="00EC76D5">
        <w:t>:</w:t>
      </w:r>
    </w:p>
    <w:p w14:paraId="0114E67C" w14:textId="2B35F69A" w:rsidR="00A64F3A" w:rsidRPr="00EC76D5" w:rsidRDefault="00A64F3A" w:rsidP="00A64F3A">
      <w:pPr>
        <w:pStyle w:val="Code"/>
      </w:pPr>
      <w:r w:rsidRPr="00EC76D5">
        <w:t xml:space="preserve">    </w:t>
      </w:r>
      <w:r w:rsidR="00AB7DF5">
        <w:t>pointer_declarator</w:t>
      </w:r>
      <w:r w:rsidRPr="00EC76D5">
        <w:t xml:space="preserve"> {</w:t>
      </w:r>
    </w:p>
    <w:p w14:paraId="19DAD6E6" w14:textId="77777777" w:rsidR="00A64F3A" w:rsidRPr="00EC76D5" w:rsidRDefault="00A64F3A" w:rsidP="00A64F3A">
      <w:pPr>
        <w:pStyle w:val="Code"/>
      </w:pPr>
      <w:r w:rsidRPr="00EC76D5">
        <w:t xml:space="preserve">      GenerateDeclaration.generateDeclarator(Main.SpecifierStack.peek(), $1);</w:t>
      </w:r>
    </w:p>
    <w:p w14:paraId="7B7303B4" w14:textId="77777777" w:rsidR="00A64F3A" w:rsidRPr="00EC76D5" w:rsidRDefault="00A64F3A" w:rsidP="00A64F3A">
      <w:pPr>
        <w:pStyle w:val="Code"/>
      </w:pPr>
      <w:r w:rsidRPr="00EC76D5">
        <w:t xml:space="preserve">      $$ = new LinkedList&lt;&gt;();</w:t>
      </w:r>
    </w:p>
    <w:p w14:paraId="0662070B" w14:textId="77777777" w:rsidR="00A64F3A" w:rsidRPr="00EC76D5" w:rsidRDefault="00A64F3A" w:rsidP="00A64F3A">
      <w:pPr>
        <w:pStyle w:val="Code"/>
      </w:pPr>
      <w:r w:rsidRPr="00EC76D5">
        <w:t xml:space="preserve">    }</w:t>
      </w:r>
    </w:p>
    <w:p w14:paraId="79B4E96A" w14:textId="1B8FCC2C" w:rsidR="00A64F3A" w:rsidRPr="00EC76D5" w:rsidRDefault="00A64F3A" w:rsidP="00A64F3A">
      <w:pPr>
        <w:pStyle w:val="Code"/>
      </w:pPr>
      <w:r w:rsidRPr="00EC76D5">
        <w:lastRenderedPageBreak/>
        <w:t xml:space="preserve">  | </w:t>
      </w:r>
      <w:r w:rsidR="00AB7DF5">
        <w:t>pointer_declarator</w:t>
      </w:r>
      <w:r w:rsidRPr="00EC76D5">
        <w:t xml:space="preserve"> ASSIGN </w:t>
      </w:r>
      <w:r w:rsidR="002F35C1">
        <w:t>initializer</w:t>
      </w:r>
      <w:r w:rsidRPr="00EC76D5">
        <w:t xml:space="preserve"> {</w:t>
      </w:r>
    </w:p>
    <w:p w14:paraId="2C6B7F18" w14:textId="77777777" w:rsidR="00A64F3A" w:rsidRPr="00EC76D5" w:rsidRDefault="00A64F3A" w:rsidP="00A64F3A">
      <w:pPr>
        <w:pStyle w:val="Code"/>
      </w:pPr>
      <w:r w:rsidRPr="00EC76D5">
        <w:t xml:space="preserve">      $$ = new LinkedList&lt;&gt;();</w:t>
      </w:r>
    </w:p>
    <w:p w14:paraId="32F791AA" w14:textId="77777777" w:rsidR="00A64F3A" w:rsidRPr="00EC76D5" w:rsidRDefault="00A64F3A" w:rsidP="00A64F3A">
      <w:pPr>
        <w:pStyle w:val="Code"/>
      </w:pPr>
      <w:r w:rsidRPr="00EC76D5">
        <w:t xml:space="preserve">      GenerateDeclaration.generateAssignmentDeclarator</w:t>
      </w:r>
    </w:p>
    <w:p w14:paraId="5E9BE758" w14:textId="77777777" w:rsidR="00A64F3A" w:rsidRPr="00EC76D5" w:rsidRDefault="00A64F3A" w:rsidP="00A64F3A">
      <w:pPr>
        <w:pStyle w:val="Code"/>
      </w:pPr>
      <w:r w:rsidRPr="00EC76D5">
        <w:t xml:space="preserve">                          ((List) $$, Main.SpecifierStack.peek(), $1, $3);</w:t>
      </w:r>
    </w:p>
    <w:p w14:paraId="1E070AD7" w14:textId="77777777" w:rsidR="00A64F3A" w:rsidRPr="00EC76D5" w:rsidRDefault="00A64F3A" w:rsidP="00A64F3A">
      <w:pPr>
        <w:pStyle w:val="Code"/>
      </w:pPr>
      <w:r w:rsidRPr="00EC76D5">
        <w:t xml:space="preserve">    }</w:t>
      </w:r>
    </w:p>
    <w:p w14:paraId="0F3794DA" w14:textId="0EC01E20" w:rsidR="00A64F3A" w:rsidRPr="00EC76D5" w:rsidRDefault="00A64F3A" w:rsidP="00A64F3A">
      <w:pPr>
        <w:pStyle w:val="Code"/>
      </w:pPr>
      <w:r w:rsidRPr="00EC76D5">
        <w:t xml:space="preserve">  | </w:t>
      </w:r>
      <w:r w:rsidR="00AB7DF5">
        <w:t>pointer_declarator</w:t>
      </w:r>
      <w:r w:rsidRPr="00EC76D5">
        <w:t xml:space="preserve"> COLON constant_expression {</w:t>
      </w:r>
    </w:p>
    <w:p w14:paraId="62563241" w14:textId="77777777" w:rsidR="00A64F3A" w:rsidRPr="00EC76D5" w:rsidRDefault="00A64F3A" w:rsidP="00A64F3A">
      <w:pPr>
        <w:pStyle w:val="Code"/>
      </w:pPr>
      <w:r w:rsidRPr="00EC76D5">
        <w:t xml:space="preserve">      GenerateDeclaration.generateBitfieldDeclarator</w:t>
      </w:r>
    </w:p>
    <w:p w14:paraId="1FD2D742" w14:textId="77777777" w:rsidR="00A64F3A" w:rsidRPr="00EC76D5" w:rsidRDefault="00A64F3A" w:rsidP="00A64F3A">
      <w:pPr>
        <w:pStyle w:val="Code"/>
      </w:pPr>
      <w:r w:rsidRPr="00EC76D5">
        <w:t xml:space="preserve">                          (Main.SpecifierStack.peek(), $1, $3);</w:t>
      </w:r>
    </w:p>
    <w:p w14:paraId="7698CB2D" w14:textId="77777777" w:rsidR="00A64F3A" w:rsidRPr="00EC76D5" w:rsidRDefault="00A64F3A" w:rsidP="00A64F3A">
      <w:pPr>
        <w:pStyle w:val="Code"/>
      </w:pPr>
      <w:r w:rsidRPr="00EC76D5">
        <w:t xml:space="preserve">      $$ = new LinkedList&lt;&gt;();</w:t>
      </w:r>
    </w:p>
    <w:p w14:paraId="5EB77322" w14:textId="77777777" w:rsidR="00A64F3A" w:rsidRPr="00EC76D5" w:rsidRDefault="00A64F3A" w:rsidP="00A64F3A">
      <w:pPr>
        <w:pStyle w:val="Code"/>
      </w:pPr>
      <w:r w:rsidRPr="00EC76D5">
        <w:t xml:space="preserve">    }</w:t>
      </w:r>
    </w:p>
    <w:p w14:paraId="3EC8CDDF" w14:textId="77777777" w:rsidR="00A64F3A" w:rsidRPr="00EC76D5" w:rsidRDefault="00A64F3A" w:rsidP="00A64F3A">
      <w:pPr>
        <w:pStyle w:val="Code"/>
      </w:pPr>
      <w:r w:rsidRPr="00EC76D5">
        <w:t xml:space="preserve">  | COLON constant_expression {</w:t>
      </w:r>
    </w:p>
    <w:p w14:paraId="3CB02087" w14:textId="77777777" w:rsidR="00A64F3A" w:rsidRPr="00EC76D5" w:rsidRDefault="00A64F3A" w:rsidP="00A64F3A">
      <w:pPr>
        <w:pStyle w:val="Code"/>
      </w:pPr>
      <w:r w:rsidRPr="00EC76D5">
        <w:t xml:space="preserve">      GenerateDeclaration.generateBitfieldDeclarator</w:t>
      </w:r>
    </w:p>
    <w:p w14:paraId="56A04B2B" w14:textId="68544904" w:rsidR="00A64F3A" w:rsidRPr="00EC76D5" w:rsidRDefault="00A64F3A" w:rsidP="00A64F3A">
      <w:pPr>
        <w:pStyle w:val="Code"/>
      </w:pPr>
      <w:r w:rsidRPr="00EC76D5">
        <w:t xml:space="preserve">                          (Main.SpecifierStack.peek(), null, $2);</w:t>
      </w:r>
    </w:p>
    <w:p w14:paraId="5E709985" w14:textId="77777777" w:rsidR="00A64F3A" w:rsidRPr="00EC76D5" w:rsidRDefault="00A64F3A" w:rsidP="00A64F3A">
      <w:pPr>
        <w:pStyle w:val="Code"/>
      </w:pPr>
      <w:r w:rsidRPr="00EC76D5">
        <w:t xml:space="preserve">      $$ = new LinkedList&lt;&gt;();</w:t>
      </w:r>
    </w:p>
    <w:p w14:paraId="5619A7B1" w14:textId="20BE688C" w:rsidR="00E40B78" w:rsidRPr="00EC76D5" w:rsidRDefault="00A64F3A" w:rsidP="00A64F3A">
      <w:pPr>
        <w:pStyle w:val="Code"/>
      </w:pPr>
      <w:r w:rsidRPr="00EC76D5">
        <w:t xml:space="preserve">    };</w:t>
      </w:r>
    </w:p>
    <w:p w14:paraId="31431DF3" w14:textId="4D2DD49C" w:rsidR="00E40B78" w:rsidRPr="00EC76D5" w:rsidRDefault="00E40B78" w:rsidP="00E40B78">
      <w:r w:rsidRPr="00EC76D5">
        <w:t xml:space="preserve">The </w:t>
      </w:r>
      <w:r w:rsidRPr="00EC76D5">
        <w:rPr>
          <w:rStyle w:val="CodeInText"/>
        </w:rPr>
        <w:t>generateDeclaration</w:t>
      </w:r>
      <w:r w:rsidRPr="00EC76D5">
        <w:t xml:space="preserve"> method takes the optional </w:t>
      </w:r>
      <w:r w:rsidR="00AB7DF5">
        <w:t>pointer_declarator</w:t>
      </w:r>
      <w:r w:rsidRPr="00EC76D5">
        <w:t xml:space="preserve"> list and for each </w:t>
      </w:r>
      <w:r w:rsidR="00AB7DF5">
        <w:t>pointer_declarator</w:t>
      </w:r>
      <w:r w:rsidRPr="00EC76D5">
        <w:t xml:space="preserve"> calls </w:t>
      </w:r>
      <w:r w:rsidRPr="00EC76D5">
        <w:rPr>
          <w:rStyle w:val="CodeInText"/>
        </w:rPr>
        <w:t>generateAssignmentDeclarator</w:t>
      </w:r>
      <w:r w:rsidRPr="00EC76D5">
        <w:t xml:space="preserve">, </w:t>
      </w:r>
      <w:r w:rsidRPr="00EC76D5">
        <w:rPr>
          <w:rStyle w:val="CodeInText"/>
        </w:rPr>
        <w:t>generateBitfieldDeclarator</w:t>
      </w:r>
      <w:r w:rsidRPr="00EC76D5">
        <w:t xml:space="preserve">, or </w:t>
      </w:r>
      <w:r w:rsidRPr="00EC76D5">
        <w:rPr>
          <w:rStyle w:val="CodeInText"/>
        </w:rPr>
        <w:t>generateDeclarator</w:t>
      </w:r>
      <w:r w:rsidRPr="00EC76D5">
        <w:t xml:space="preserve"> depending on whether the </w:t>
      </w:r>
      <w:r w:rsidR="00AB7DF5">
        <w:t>pointer_declarator</w:t>
      </w:r>
      <w:r w:rsidRPr="00EC76D5">
        <w:t xml:space="preserve"> comes with an assignment, a bitfield, or neither.</w:t>
      </w:r>
    </w:p>
    <w:p w14:paraId="76E0B549" w14:textId="7492A02B" w:rsidR="00E40B78" w:rsidRPr="00EC76D5" w:rsidRDefault="00E40B78" w:rsidP="00E40B78">
      <w:r w:rsidRPr="00EC76D5">
        <w:t xml:space="preserve">If the the </w:t>
      </w:r>
      <w:r w:rsidR="00AB7DF5">
        <w:t>pointer_declarator</w:t>
      </w:r>
      <w:r w:rsidRPr="00EC76D5">
        <w:t xml:space="preserve"> list is null, we check whether the specifiers type is enum or has a tag, if not it is meaningsless and a warning occur.</w:t>
      </w:r>
    </w:p>
    <w:p w14:paraId="2597B2B3" w14:textId="2D78B331" w:rsidR="00E40B78" w:rsidRPr="00EC76D5" w:rsidRDefault="000C6576" w:rsidP="00E40B78">
      <w:pPr>
        <w:pStyle w:val="CodeHeader"/>
      </w:pPr>
      <w:r>
        <w:t>MiddleCodeGenerator.cs</w:t>
      </w:r>
    </w:p>
    <w:p w14:paraId="419A45A2" w14:textId="77777777" w:rsidR="004F2B42" w:rsidRPr="00EC76D5" w:rsidRDefault="004F2B42" w:rsidP="004F2B42">
      <w:pPr>
        <w:pStyle w:val="Code"/>
      </w:pPr>
      <w:r w:rsidRPr="00EC76D5">
        <w:t xml:space="preserve">  public static void generateDeclarator(Specifier specifier,</w:t>
      </w:r>
    </w:p>
    <w:p w14:paraId="566E410D" w14:textId="668C7FEB" w:rsidR="004F2B42" w:rsidRPr="00EC76D5" w:rsidRDefault="004F2B42" w:rsidP="004F2B42">
      <w:pPr>
        <w:pStyle w:val="Code"/>
      </w:pPr>
      <w:r w:rsidRPr="00EC76D5">
        <w:t xml:space="preserve">                                        Declarator </w:t>
      </w:r>
      <w:r w:rsidR="00FC5EB0">
        <w:t>declarator</w:t>
      </w:r>
      <w:r w:rsidRPr="00EC76D5">
        <w:t>) {</w:t>
      </w:r>
    </w:p>
    <w:p w14:paraId="5EC26A76" w14:textId="227E7F4E" w:rsidR="004F2B42" w:rsidRPr="00EC76D5" w:rsidRDefault="004F2B42" w:rsidP="004F2B42">
      <w:pPr>
        <w:pStyle w:val="Code"/>
      </w:pPr>
      <w:r w:rsidRPr="00EC76D5">
        <w:t xml:space="preserve">    Triple&lt;Boolean,Storage,Type&gt; </w:t>
      </w:r>
      <w:r w:rsidR="008E0A21" w:rsidRPr="00EC76D5">
        <w:t>specTriple</w:t>
      </w:r>
      <w:r w:rsidRPr="00EC76D5">
        <w:t xml:space="preserve"> = specifier.generate();</w:t>
      </w:r>
    </w:p>
    <w:p w14:paraId="637B096E" w14:textId="4BDA2AB7" w:rsidR="004F2B42" w:rsidRPr="00EC76D5" w:rsidRDefault="004F2B42" w:rsidP="004F2B42">
      <w:pPr>
        <w:pStyle w:val="Code"/>
      </w:pPr>
      <w:r w:rsidRPr="00EC76D5">
        <w:t xml:space="preserve">    boolean external = </w:t>
      </w:r>
      <w:r w:rsidR="008E0A21" w:rsidRPr="00EC76D5">
        <w:t>specTriple</w:t>
      </w:r>
      <w:r w:rsidRPr="00EC76D5">
        <w:t>.getFirst();</w:t>
      </w:r>
    </w:p>
    <w:p w14:paraId="0225B5A1" w14:textId="6BA19E79" w:rsidR="004F2B42" w:rsidRPr="00EC76D5" w:rsidRDefault="004F2B42" w:rsidP="004F2B42">
      <w:pPr>
        <w:pStyle w:val="Code"/>
      </w:pPr>
      <w:r w:rsidRPr="00EC76D5">
        <w:t xml:space="preserve">    Storage storage = </w:t>
      </w:r>
      <w:r w:rsidR="008E0A21" w:rsidRPr="00EC76D5">
        <w:t>specTriple</w:t>
      </w:r>
      <w:r w:rsidRPr="00EC76D5">
        <w:t>.getSecond();</w:t>
      </w:r>
    </w:p>
    <w:p w14:paraId="7BB58DD8" w14:textId="38DF5A17" w:rsidR="004F2B42" w:rsidRPr="00EC76D5" w:rsidRDefault="004F2B42" w:rsidP="004F2B42">
      <w:pPr>
        <w:pStyle w:val="Code"/>
      </w:pPr>
      <w:r w:rsidRPr="00EC76D5">
        <w:t xml:space="preserve">    Type </w:t>
      </w:r>
      <w:r w:rsidR="00C461A8">
        <w:t>specifierType</w:t>
      </w:r>
      <w:r w:rsidRPr="00EC76D5">
        <w:t xml:space="preserve"> = </w:t>
      </w:r>
      <w:r w:rsidR="008E0A21" w:rsidRPr="00EC76D5">
        <w:t>specTriple</w:t>
      </w:r>
      <w:r w:rsidRPr="00EC76D5">
        <w:t>.getThird();</w:t>
      </w:r>
    </w:p>
    <w:p w14:paraId="7F0F85B0" w14:textId="77777777" w:rsidR="004F2B42" w:rsidRPr="00EC76D5" w:rsidRDefault="004F2B42" w:rsidP="004F2B42">
      <w:pPr>
        <w:pStyle w:val="Code"/>
      </w:pPr>
    </w:p>
    <w:p w14:paraId="1188A933" w14:textId="0C68693D" w:rsidR="004F2B42" w:rsidRPr="00EC76D5" w:rsidRDefault="004F2B42" w:rsidP="004F2B42">
      <w:pPr>
        <w:pStyle w:val="Code"/>
      </w:pPr>
      <w:r w:rsidRPr="00EC76D5">
        <w:t xml:space="preserve">    </w:t>
      </w:r>
      <w:r w:rsidR="00FC5EB0">
        <w:t>declarator</w:t>
      </w:r>
      <w:r w:rsidRPr="00EC76D5">
        <w:t>.add(</w:t>
      </w:r>
      <w:r w:rsidR="00C461A8">
        <w:t>specifierType</w:t>
      </w:r>
      <w:r w:rsidRPr="00EC76D5">
        <w:t>);</w:t>
      </w:r>
    </w:p>
    <w:p w14:paraId="42CFD189" w14:textId="3999B7F5" w:rsidR="004F2B42" w:rsidRPr="00EC76D5" w:rsidRDefault="004F2B42" w:rsidP="004F2B42">
      <w:pPr>
        <w:pStyle w:val="Code"/>
      </w:pPr>
      <w:r w:rsidRPr="00EC76D5">
        <w:t xml:space="preserve">    String name = </w:t>
      </w:r>
      <w:r w:rsidR="00FC5EB0">
        <w:t>declarator</w:t>
      </w:r>
      <w:r w:rsidRPr="00EC76D5">
        <w:t>.getName();</w:t>
      </w:r>
    </w:p>
    <w:p w14:paraId="39A63D9A" w14:textId="127D5BA2" w:rsidR="004F2B42" w:rsidRPr="00EC76D5" w:rsidRDefault="004F2B42" w:rsidP="004F2B42">
      <w:pPr>
        <w:pStyle w:val="Code"/>
      </w:pPr>
      <w:r w:rsidRPr="00EC76D5">
        <w:t xml:space="preserve">    Type type = </w:t>
      </w:r>
      <w:r w:rsidR="00FC5EB0">
        <w:t>declarator</w:t>
      </w:r>
      <w:r w:rsidRPr="00EC76D5">
        <w:t>.type();</w:t>
      </w:r>
    </w:p>
    <w:p w14:paraId="399605B4" w14:textId="77777777" w:rsidR="004F2B42" w:rsidRPr="00EC76D5" w:rsidRDefault="004F2B42" w:rsidP="004F2B42">
      <w:pPr>
        <w:pStyle w:val="Code"/>
      </w:pPr>
    </w:p>
    <w:p w14:paraId="4B658C2D" w14:textId="77777777" w:rsidR="004F2B42" w:rsidRPr="00EC76D5" w:rsidRDefault="004F2B42" w:rsidP="004F2B42">
      <w:pPr>
        <w:pStyle w:val="Code"/>
      </w:pPr>
      <w:r w:rsidRPr="00EC76D5">
        <w:t xml:space="preserve">    if (type.isFunction()) {</w:t>
      </w:r>
    </w:p>
    <w:p w14:paraId="11BF869F" w14:textId="77777777" w:rsidR="004F2B42" w:rsidRPr="00EC76D5" w:rsidRDefault="004F2B42" w:rsidP="004F2B42">
      <w:pPr>
        <w:pStyle w:val="Code"/>
      </w:pPr>
      <w:r w:rsidRPr="00EC76D5">
        <w:t xml:space="preserve">      Assert.error((storage == Storage.Static) || (storage == Storage.Extern),</w:t>
      </w:r>
    </w:p>
    <w:p w14:paraId="7B9C474B" w14:textId="77777777" w:rsidR="004F2B42" w:rsidRPr="00EC76D5" w:rsidRDefault="004F2B42" w:rsidP="004F2B42">
      <w:pPr>
        <w:pStyle w:val="Code"/>
      </w:pPr>
      <w:r w:rsidRPr="00EC76D5">
        <w:t xml:space="preserve">                   null, "only static or extern storage allowed for function");</w:t>
      </w:r>
    </w:p>
    <w:p w14:paraId="3567F7AA" w14:textId="77777777" w:rsidR="004F2B42" w:rsidRPr="00EC76D5" w:rsidRDefault="004F2B42" w:rsidP="004F2B42">
      <w:pPr>
        <w:pStyle w:val="Code"/>
      </w:pPr>
      <w:r w:rsidRPr="00EC76D5">
        <w:t xml:space="preserve">      storage = Storage.Extern;</w:t>
      </w:r>
    </w:p>
    <w:p w14:paraId="7095127E" w14:textId="77777777" w:rsidR="004F2B42" w:rsidRPr="00EC76D5" w:rsidRDefault="004F2B42" w:rsidP="004F2B42">
      <w:pPr>
        <w:pStyle w:val="Code"/>
      </w:pPr>
      <w:r w:rsidRPr="00EC76D5">
        <w:t xml:space="preserve">    }</w:t>
      </w:r>
    </w:p>
    <w:p w14:paraId="21F34E88" w14:textId="77777777" w:rsidR="004F2B42" w:rsidRPr="00EC76D5" w:rsidRDefault="004F2B42" w:rsidP="004F2B42">
      <w:pPr>
        <w:pStyle w:val="Code"/>
      </w:pPr>
    </w:p>
    <w:p w14:paraId="0E187A78" w14:textId="77777777" w:rsidR="004F2B42" w:rsidRPr="00EC76D5" w:rsidRDefault="004F2B42" w:rsidP="004F2B42">
      <w:pPr>
        <w:pStyle w:val="Code"/>
      </w:pPr>
      <w:r w:rsidRPr="00EC76D5">
        <w:t xml:space="preserve">    Assert.error(((Main.CurrentTable.getScope() != Scope.Struct) &amp;&amp;</w:t>
      </w:r>
    </w:p>
    <w:p w14:paraId="5C1F16DF" w14:textId="77777777" w:rsidR="004F2B42" w:rsidRPr="00EC76D5" w:rsidRDefault="004F2B42" w:rsidP="004F2B42">
      <w:pPr>
        <w:pStyle w:val="Code"/>
      </w:pPr>
      <w:r w:rsidRPr="00EC76D5">
        <w:t xml:space="preserve">                  (Main.CurrentTable.getScope() != Scope.Union)) ||</w:t>
      </w:r>
    </w:p>
    <w:p w14:paraId="2FBD5B94" w14:textId="77777777" w:rsidR="004F2B42" w:rsidRPr="00EC76D5" w:rsidRDefault="004F2B42" w:rsidP="004F2B42">
      <w:pPr>
        <w:pStyle w:val="Code"/>
      </w:pPr>
      <w:r w:rsidRPr="00EC76D5">
        <w:t xml:space="preserve">                  ((storage == Storage.Auto)||(storage == Storage.Register)),</w:t>
      </w:r>
    </w:p>
    <w:p w14:paraId="0E6F0C31" w14:textId="77777777" w:rsidR="004F2B42" w:rsidRPr="00EC76D5" w:rsidRDefault="004F2B42" w:rsidP="004F2B42">
      <w:pPr>
        <w:pStyle w:val="Code"/>
      </w:pPr>
      <w:r w:rsidRPr="00EC76D5">
        <w:t xml:space="preserve">           null, "only auto or register storage allowed in struct or union");</w:t>
      </w:r>
    </w:p>
    <w:p w14:paraId="55337BF5" w14:textId="77777777" w:rsidR="004F2B42" w:rsidRPr="00EC76D5" w:rsidRDefault="004F2B42" w:rsidP="004F2B42">
      <w:pPr>
        <w:pStyle w:val="Code"/>
      </w:pPr>
    </w:p>
    <w:p w14:paraId="33273CC6" w14:textId="77777777" w:rsidR="004F2B42" w:rsidRPr="00EC76D5" w:rsidRDefault="004F2B42" w:rsidP="004F2B42">
      <w:pPr>
        <w:pStyle w:val="Code"/>
      </w:pPr>
      <w:r w:rsidRPr="00EC76D5">
        <w:t xml:space="preserve">    if (type.isFunction()) {</w:t>
      </w:r>
    </w:p>
    <w:p w14:paraId="03533872" w14:textId="77777777" w:rsidR="004F2B42" w:rsidRPr="00EC76D5" w:rsidRDefault="004F2B42" w:rsidP="004F2B42">
      <w:pPr>
        <w:pStyle w:val="Code"/>
      </w:pPr>
      <w:r w:rsidRPr="00EC76D5">
        <w:t xml:space="preserve">      Symbol oldSymbol = Main.CurrentTable.lookupSymbol(name);</w:t>
      </w:r>
    </w:p>
    <w:p w14:paraId="2AA92FF4" w14:textId="77777777" w:rsidR="004F2B42" w:rsidRPr="00EC76D5" w:rsidRDefault="004F2B42" w:rsidP="004F2B42">
      <w:pPr>
        <w:pStyle w:val="Code"/>
      </w:pPr>
    </w:p>
    <w:p w14:paraId="37A16282" w14:textId="77777777" w:rsidR="004F2B42" w:rsidRPr="00EC76D5" w:rsidRDefault="004F2B42" w:rsidP="004F2B42">
      <w:pPr>
        <w:pStyle w:val="Code"/>
      </w:pPr>
      <w:r w:rsidRPr="00EC76D5">
        <w:t xml:space="preserve">      if (oldSymbol != null) {</w:t>
      </w:r>
    </w:p>
    <w:p w14:paraId="454CEEEA" w14:textId="77777777" w:rsidR="004F2B42" w:rsidRPr="00EC76D5" w:rsidRDefault="004F2B42" w:rsidP="004F2B42">
      <w:pPr>
        <w:pStyle w:val="Code"/>
      </w:pPr>
      <w:r w:rsidRPr="00EC76D5">
        <w:t xml:space="preserve">        Type oldType = oldSymbol.getType();</w:t>
      </w:r>
    </w:p>
    <w:p w14:paraId="3376711B" w14:textId="77777777" w:rsidR="004F2B42" w:rsidRPr="00EC76D5" w:rsidRDefault="004F2B42" w:rsidP="004F2B42">
      <w:pPr>
        <w:pStyle w:val="Code"/>
      </w:pPr>
      <w:r w:rsidRPr="00EC76D5">
        <w:t xml:space="preserve">        Assert.error(oldType.getReturnType().equals(type.getReturnType()),</w:t>
      </w:r>
    </w:p>
    <w:p w14:paraId="61DDFA70" w14:textId="77777777" w:rsidR="004F2B42" w:rsidRPr="00EC76D5" w:rsidRDefault="004F2B42" w:rsidP="004F2B42">
      <w:pPr>
        <w:pStyle w:val="Code"/>
      </w:pPr>
      <w:r w:rsidRPr="00EC76D5">
        <w:t xml:space="preserve">                     name,"different return type in function redeclaration");</w:t>
      </w:r>
    </w:p>
    <w:p w14:paraId="1BDD8E87" w14:textId="77777777" w:rsidR="004F2B42" w:rsidRPr="00EC76D5" w:rsidRDefault="004F2B42" w:rsidP="004F2B42">
      <w:pPr>
        <w:pStyle w:val="Code"/>
      </w:pPr>
    </w:p>
    <w:p w14:paraId="1DB1A3D7" w14:textId="77777777" w:rsidR="004F2B42" w:rsidRPr="00EC76D5" w:rsidRDefault="004F2B42" w:rsidP="004F2B42">
      <w:pPr>
        <w:pStyle w:val="Code"/>
      </w:pPr>
      <w:r w:rsidRPr="00EC76D5">
        <w:t xml:space="preserve">        Assert.error(oldType.isEllipse() == type.isEllipse(), name,</w:t>
      </w:r>
    </w:p>
    <w:p w14:paraId="42E73DEE" w14:textId="77777777" w:rsidR="004F2B42" w:rsidRPr="00EC76D5" w:rsidRDefault="004F2B42" w:rsidP="004F2B42">
      <w:pPr>
        <w:pStyle w:val="Code"/>
      </w:pPr>
      <w:r w:rsidRPr="00EC76D5">
        <w:t xml:space="preserve">                     "mixing ellipse function parameter in redeclaration");</w:t>
      </w:r>
    </w:p>
    <w:p w14:paraId="3C3FB099" w14:textId="77777777" w:rsidR="004F2B42" w:rsidRPr="00EC76D5" w:rsidRDefault="004F2B42" w:rsidP="004F2B42">
      <w:pPr>
        <w:pStyle w:val="Code"/>
      </w:pPr>
    </w:p>
    <w:p w14:paraId="7266AEF4" w14:textId="77777777" w:rsidR="004F2B42" w:rsidRPr="00EC76D5" w:rsidRDefault="004F2B42" w:rsidP="004F2B42">
      <w:pPr>
        <w:pStyle w:val="Code"/>
      </w:pPr>
      <w:r w:rsidRPr="00EC76D5">
        <w:lastRenderedPageBreak/>
        <w:t xml:space="preserve">        List&lt;Type&gt; oldTypeList = oldType.getTypeList(),</w:t>
      </w:r>
    </w:p>
    <w:p w14:paraId="6852AA85" w14:textId="77777777" w:rsidR="004F2B42" w:rsidRPr="00EC76D5" w:rsidRDefault="004F2B42" w:rsidP="004F2B42">
      <w:pPr>
        <w:pStyle w:val="Code"/>
      </w:pPr>
      <w:r w:rsidRPr="00EC76D5">
        <w:t xml:space="preserve">                   newTypeList = type.getTypeList();</w:t>
      </w:r>
    </w:p>
    <w:p w14:paraId="46648F1A" w14:textId="77777777" w:rsidR="004F2B42" w:rsidRPr="00EC76D5" w:rsidRDefault="004F2B42" w:rsidP="004F2B42">
      <w:pPr>
        <w:pStyle w:val="Code"/>
      </w:pPr>
    </w:p>
    <w:p w14:paraId="1AD2A9AC" w14:textId="77777777" w:rsidR="004F2B42" w:rsidRPr="00EC76D5" w:rsidRDefault="004F2B42" w:rsidP="004F2B42">
      <w:pPr>
        <w:pStyle w:val="Code"/>
      </w:pPr>
      <w:r w:rsidRPr="00EC76D5">
        <w:t xml:space="preserve">        Assert.error(((oldTypeList == null) &amp;&amp; (oldTypeList == null)) ||</w:t>
      </w:r>
    </w:p>
    <w:p w14:paraId="1EC3DB11" w14:textId="77777777" w:rsidR="004F2B42" w:rsidRPr="00EC76D5" w:rsidRDefault="004F2B42" w:rsidP="004F2B42">
      <w:pPr>
        <w:pStyle w:val="Code"/>
      </w:pPr>
      <w:r w:rsidRPr="00EC76D5">
        <w:t xml:space="preserve">                     ((oldTypeList != null) &amp;&amp; (oldTypeList != null) &amp;&amp;</w:t>
      </w:r>
    </w:p>
    <w:p w14:paraId="5AB7DBC3" w14:textId="77777777" w:rsidR="004F2B42" w:rsidRPr="00EC76D5" w:rsidRDefault="004F2B42" w:rsidP="004F2B42">
      <w:pPr>
        <w:pStyle w:val="Code"/>
      </w:pPr>
      <w:r w:rsidRPr="00EC76D5">
        <w:t xml:space="preserve">                      oldTypeList.equals(newTypeList)), name,</w:t>
      </w:r>
    </w:p>
    <w:p w14:paraId="5A76B7B5" w14:textId="77777777" w:rsidR="004F2B42" w:rsidRPr="00EC76D5" w:rsidRDefault="004F2B42" w:rsidP="004F2B42">
      <w:pPr>
        <w:pStyle w:val="Code"/>
      </w:pPr>
      <w:r w:rsidRPr="00EC76D5">
        <w:t xml:space="preserve">                     "different parameter lists in function redeclaration");</w:t>
      </w:r>
    </w:p>
    <w:p w14:paraId="17727BDD" w14:textId="77777777" w:rsidR="004F2B42" w:rsidRPr="00EC76D5" w:rsidRDefault="004F2B42" w:rsidP="004F2B42">
      <w:pPr>
        <w:pStyle w:val="Code"/>
      </w:pPr>
      <w:r w:rsidRPr="00EC76D5">
        <w:t xml:space="preserve">      }</w:t>
      </w:r>
    </w:p>
    <w:p w14:paraId="1E069059" w14:textId="77777777" w:rsidR="004F2B42" w:rsidRPr="00EC76D5" w:rsidRDefault="004F2B42" w:rsidP="004F2B42">
      <w:pPr>
        <w:pStyle w:val="Code"/>
      </w:pPr>
      <w:r w:rsidRPr="00EC76D5">
        <w:t xml:space="preserve">    }</w:t>
      </w:r>
    </w:p>
    <w:p w14:paraId="7CDC6F9C" w14:textId="77777777" w:rsidR="004F2B42" w:rsidRPr="00EC76D5" w:rsidRDefault="004F2B42" w:rsidP="004F2B42">
      <w:pPr>
        <w:pStyle w:val="Code"/>
      </w:pPr>
    </w:p>
    <w:p w14:paraId="2FB2A63D" w14:textId="77777777" w:rsidR="004F2B42" w:rsidRPr="00EC76D5" w:rsidRDefault="004F2B42" w:rsidP="004F2B42">
      <w:pPr>
        <w:pStyle w:val="Code"/>
      </w:pPr>
      <w:r w:rsidRPr="00EC76D5">
        <w:t xml:space="preserve">    Symbol symbol =</w:t>
      </w:r>
    </w:p>
    <w:p w14:paraId="73A041A8" w14:textId="77777777" w:rsidR="004F2B42" w:rsidRPr="00EC76D5" w:rsidRDefault="004F2B42" w:rsidP="004F2B42">
      <w:pPr>
        <w:pStyle w:val="Code"/>
      </w:pPr>
      <w:r w:rsidRPr="00EC76D5">
        <w:t xml:space="preserve">      Symbol.createVariableSymbol(name, external, storage, type, null);</w:t>
      </w:r>
    </w:p>
    <w:p w14:paraId="6603BF84" w14:textId="77777777" w:rsidR="004F2B42" w:rsidRPr="00EC76D5" w:rsidRDefault="004F2B42" w:rsidP="004F2B42">
      <w:pPr>
        <w:pStyle w:val="Code"/>
      </w:pPr>
      <w:r w:rsidRPr="00EC76D5">
        <w:t xml:space="preserve">    Main.CurrentTable.addSymbol(symbol);</w:t>
      </w:r>
    </w:p>
    <w:p w14:paraId="74C87D71" w14:textId="38D723F7" w:rsidR="00256DAE" w:rsidRPr="00EC76D5" w:rsidRDefault="004F2B42" w:rsidP="004F2B42">
      <w:pPr>
        <w:pStyle w:val="Code"/>
      </w:pPr>
      <w:r w:rsidRPr="00EC76D5">
        <w:t xml:space="preserve">  }</w:t>
      </w:r>
    </w:p>
    <w:p w14:paraId="34B1DE98" w14:textId="0312659D" w:rsidR="00E40B78" w:rsidRPr="00EC76D5" w:rsidRDefault="00E40B78" w:rsidP="00E40B78">
      <w:r w:rsidRPr="00EC76D5">
        <w:t xml:space="preserve">The </w:t>
      </w:r>
      <w:r w:rsidRPr="00EC76D5">
        <w:rPr>
          <w:rStyle w:val="CodeInText"/>
        </w:rPr>
        <w:t>generateAssignmentDeclarator</w:t>
      </w:r>
      <w:r w:rsidRPr="00EC76D5">
        <w:t xml:space="preserve"> method is called for a </w:t>
      </w:r>
      <w:r w:rsidR="00AB7DF5">
        <w:t>pointer_declarator</w:t>
      </w:r>
      <w:r w:rsidRPr="00EC76D5">
        <w:t xml:space="preserve"> with an assignment. We check that the </w:t>
      </w:r>
      <w:r w:rsidR="00AB7DF5">
        <w:t>pointer_declarator</w:t>
      </w:r>
      <w:r w:rsidRPr="00EC76D5">
        <w:t xml:space="preserve"> is not located inside a struct or union (the scope of the symbol table is struct or union), since it is not allowed to </w:t>
      </w:r>
      <w:r w:rsidR="002F35C1">
        <w:t>initializer</w:t>
      </w:r>
      <w:r w:rsidRPr="00EC76D5">
        <w:t xml:space="preserve">ialize struct or union members. We also check that the </w:t>
      </w:r>
      <w:r w:rsidR="00AB7DF5">
        <w:t>pointer_declarator</w:t>
      </w:r>
      <w:r w:rsidRPr="00EC76D5">
        <w:t xml:space="preserve"> is not a function, since functions cannot be </w:t>
      </w:r>
      <w:r w:rsidR="00266D64">
        <w:t>initialized</w:t>
      </w:r>
      <w:r w:rsidRPr="00EC76D5">
        <w:t xml:space="preserve">. If the </w:t>
      </w:r>
      <w:r w:rsidR="00AB7DF5">
        <w:t>pointer_declarator</w:t>
      </w:r>
      <w:r w:rsidRPr="00EC76D5">
        <w:t xml:space="preserve"> is defined in the global scope and does not have the static storage it has external linkage and is visible from other source files, the linker will make it visible in a later phase.</w:t>
      </w:r>
    </w:p>
    <w:p w14:paraId="26B52F4F" w14:textId="0C95054B" w:rsidR="00E40B78" w:rsidRPr="00EC76D5" w:rsidRDefault="00E40B78" w:rsidP="00E40B78">
      <w:r w:rsidRPr="00EC76D5">
        <w:t xml:space="preserve">An extern or typedef </w:t>
      </w:r>
      <w:r w:rsidR="00AB7DF5">
        <w:t>pointer_declarator</w:t>
      </w:r>
      <w:r w:rsidRPr="00EC76D5">
        <w:t xml:space="preserve"> cannot be </w:t>
      </w:r>
      <w:r w:rsidR="00266D64">
        <w:t>initialized</w:t>
      </w:r>
      <w:r w:rsidRPr="00EC76D5">
        <w:t xml:space="preserve">. However, if it is auto or register, we call </w:t>
      </w:r>
      <w:r w:rsidRPr="00EC76D5">
        <w:rPr>
          <w:rStyle w:val="CodeInText"/>
        </w:rPr>
        <w:t>Generate</w:t>
      </w:r>
      <w:r w:rsidR="002F35C1">
        <w:rPr>
          <w:rStyle w:val="CodeInText"/>
        </w:rPr>
        <w:t>Initializer</w:t>
      </w:r>
      <w:r w:rsidRPr="00EC76D5">
        <w:rPr>
          <w:rStyle w:val="CodeInText"/>
        </w:rPr>
        <w:t>.generateStack</w:t>
      </w:r>
      <w:r w:rsidRPr="00EC76D5">
        <w:t xml:space="preserve"> that generates a suitable series of assignment instructions. If it static, we instead call </w:t>
      </w:r>
      <w:r w:rsidRPr="00EC76D5">
        <w:rPr>
          <w:rStyle w:val="CodeInText"/>
        </w:rPr>
        <w:t>ValueConversion.storeStaticSymbol</w:t>
      </w:r>
      <w:r w:rsidRPr="00EC76D5">
        <w:t xml:space="preserve"> that will store the </w:t>
      </w:r>
      <w:r w:rsidR="00266D64">
        <w:t>initialized</w:t>
      </w:r>
      <w:r w:rsidRPr="00EC76D5">
        <w:t xml:space="preserve"> value (that is always constant) in a block of bytes, that will be paced in the final execution file by the linker.</w:t>
      </w:r>
    </w:p>
    <w:p w14:paraId="4F465CB1" w14:textId="77777777" w:rsidR="004F2B42" w:rsidRPr="00EC76D5" w:rsidRDefault="004F2B42" w:rsidP="004F2B42">
      <w:pPr>
        <w:pStyle w:val="Code"/>
      </w:pPr>
      <w:r w:rsidRPr="00EC76D5">
        <w:t xml:space="preserve">  public static void generateAssignmentDeclarator</w:t>
      </w:r>
    </w:p>
    <w:p w14:paraId="595EBFC7" w14:textId="77777777" w:rsidR="004F2B42" w:rsidRPr="00EC76D5" w:rsidRDefault="004F2B42" w:rsidP="004F2B42">
      <w:pPr>
        <w:pStyle w:val="Code"/>
      </w:pPr>
      <w:r w:rsidRPr="00EC76D5">
        <w:t xml:space="preserve">                     (List&lt;MiddleCode&gt; middleCodeList, Specifier specifier,</w:t>
      </w:r>
    </w:p>
    <w:p w14:paraId="22F00817" w14:textId="5C40C5B5" w:rsidR="004F2B42" w:rsidRPr="00EC76D5" w:rsidRDefault="004F2B42" w:rsidP="004F2B42">
      <w:pPr>
        <w:pStyle w:val="Code"/>
      </w:pPr>
      <w:r w:rsidRPr="00EC76D5">
        <w:t xml:space="preserve">                      Declarator </w:t>
      </w:r>
      <w:r w:rsidR="00FC5EB0">
        <w:t>declarator</w:t>
      </w:r>
      <w:r w:rsidRPr="00EC76D5">
        <w:t xml:space="preserve">, Object </w:t>
      </w:r>
      <w:r w:rsidR="002F35C1">
        <w:t>initializer</w:t>
      </w:r>
      <w:r w:rsidRPr="00EC76D5">
        <w:t>) {</w:t>
      </w:r>
    </w:p>
    <w:p w14:paraId="6D73292D" w14:textId="7FF88A0C" w:rsidR="004F2B42" w:rsidRPr="00EC76D5" w:rsidRDefault="004F2B42" w:rsidP="004F2B42">
      <w:pPr>
        <w:pStyle w:val="Code"/>
      </w:pPr>
      <w:r w:rsidRPr="00EC76D5">
        <w:t xml:space="preserve">    Triple&lt;Boolean,Storage,Type&gt; </w:t>
      </w:r>
      <w:r w:rsidR="008E0A21" w:rsidRPr="00EC76D5">
        <w:t>specTriple</w:t>
      </w:r>
      <w:r w:rsidRPr="00EC76D5">
        <w:t xml:space="preserve"> = specifier.generate();</w:t>
      </w:r>
    </w:p>
    <w:p w14:paraId="75FFA6D8" w14:textId="10B9B183" w:rsidR="004F2B42" w:rsidRPr="00EC76D5" w:rsidRDefault="004F2B42" w:rsidP="004F2B42">
      <w:pPr>
        <w:pStyle w:val="Code"/>
      </w:pPr>
      <w:r w:rsidRPr="00EC76D5">
        <w:t xml:space="preserve">    boolean external = </w:t>
      </w:r>
      <w:r w:rsidR="008E0A21" w:rsidRPr="00EC76D5">
        <w:t>specTriple</w:t>
      </w:r>
      <w:r w:rsidRPr="00EC76D5">
        <w:t>.getFirst();</w:t>
      </w:r>
    </w:p>
    <w:p w14:paraId="6BB0A447" w14:textId="0C8EA4B6" w:rsidR="004F2B42" w:rsidRPr="00EC76D5" w:rsidRDefault="004F2B42" w:rsidP="004F2B42">
      <w:pPr>
        <w:pStyle w:val="Code"/>
      </w:pPr>
      <w:r w:rsidRPr="00EC76D5">
        <w:t xml:space="preserve">    Storage storage = </w:t>
      </w:r>
      <w:r w:rsidR="008E0A21" w:rsidRPr="00EC76D5">
        <w:t>specTriple</w:t>
      </w:r>
      <w:r w:rsidRPr="00EC76D5">
        <w:t>.getSecond();</w:t>
      </w:r>
    </w:p>
    <w:p w14:paraId="729B22B6" w14:textId="5B134429" w:rsidR="004F2B42" w:rsidRPr="00EC76D5" w:rsidRDefault="004F2B42" w:rsidP="004F2B42">
      <w:pPr>
        <w:pStyle w:val="Code"/>
      </w:pPr>
      <w:r w:rsidRPr="00EC76D5">
        <w:t xml:space="preserve">    Type </w:t>
      </w:r>
      <w:r w:rsidR="00C461A8">
        <w:t>specifierType</w:t>
      </w:r>
      <w:r w:rsidRPr="00EC76D5">
        <w:t xml:space="preserve"> = </w:t>
      </w:r>
      <w:r w:rsidR="008E0A21" w:rsidRPr="00EC76D5">
        <w:t>specTriple</w:t>
      </w:r>
      <w:r w:rsidRPr="00EC76D5">
        <w:t>.getThird();</w:t>
      </w:r>
    </w:p>
    <w:p w14:paraId="448FA81D" w14:textId="77777777" w:rsidR="004F2B42" w:rsidRPr="00EC76D5" w:rsidRDefault="004F2B42" w:rsidP="004F2B42">
      <w:pPr>
        <w:pStyle w:val="Code"/>
      </w:pPr>
    </w:p>
    <w:p w14:paraId="56312E16" w14:textId="3C67CD54" w:rsidR="004F2B42" w:rsidRPr="00EC76D5" w:rsidRDefault="004F2B42" w:rsidP="004F2B42">
      <w:pPr>
        <w:pStyle w:val="Code"/>
      </w:pPr>
      <w:r w:rsidRPr="00EC76D5">
        <w:t xml:space="preserve">    </w:t>
      </w:r>
      <w:r w:rsidR="00FC5EB0">
        <w:t>declarator</w:t>
      </w:r>
      <w:r w:rsidRPr="00EC76D5">
        <w:t>.add(</w:t>
      </w:r>
      <w:r w:rsidR="00C461A8">
        <w:t>specifierType</w:t>
      </w:r>
      <w:r w:rsidRPr="00EC76D5">
        <w:t>);</w:t>
      </w:r>
    </w:p>
    <w:p w14:paraId="37C1DBC2" w14:textId="12B77095" w:rsidR="004F2B42" w:rsidRPr="00EC76D5" w:rsidRDefault="004F2B42" w:rsidP="004F2B42">
      <w:pPr>
        <w:pStyle w:val="Code"/>
      </w:pPr>
      <w:r w:rsidRPr="00EC76D5">
        <w:t xml:space="preserve">    String name = </w:t>
      </w:r>
      <w:r w:rsidR="00FC5EB0">
        <w:t>declarator</w:t>
      </w:r>
      <w:r w:rsidRPr="00EC76D5">
        <w:t>.getName();</w:t>
      </w:r>
    </w:p>
    <w:p w14:paraId="23186C2F" w14:textId="5800999A" w:rsidR="004F2B42" w:rsidRPr="00EC76D5" w:rsidRDefault="004F2B42" w:rsidP="004F2B42">
      <w:pPr>
        <w:pStyle w:val="Code"/>
      </w:pPr>
      <w:r w:rsidRPr="00EC76D5">
        <w:t xml:space="preserve">    Type type = </w:t>
      </w:r>
      <w:r w:rsidR="00FC5EB0">
        <w:t>declarator</w:t>
      </w:r>
      <w:r w:rsidRPr="00EC76D5">
        <w:t>.type();</w:t>
      </w:r>
    </w:p>
    <w:p w14:paraId="7AFAFE38" w14:textId="77777777" w:rsidR="004F2B42" w:rsidRPr="00EC76D5" w:rsidRDefault="004F2B42" w:rsidP="004F2B42">
      <w:pPr>
        <w:pStyle w:val="Code"/>
      </w:pPr>
      <w:r w:rsidRPr="00EC76D5">
        <w:t xml:space="preserve">    </w:t>
      </w:r>
    </w:p>
    <w:p w14:paraId="09F79E90" w14:textId="21776485" w:rsidR="004F2B42" w:rsidRPr="00EC76D5" w:rsidRDefault="004F2B42" w:rsidP="004F2B42">
      <w:pPr>
        <w:pStyle w:val="Code"/>
      </w:pPr>
      <w:r w:rsidRPr="00EC76D5">
        <w:t xml:space="preserve">    Assert.error(!type.isFunction(), null, "function cannot be </w:t>
      </w:r>
      <w:r w:rsidR="00266D64">
        <w:t>initialized</w:t>
      </w:r>
      <w:r w:rsidRPr="00EC76D5">
        <w:t>");</w:t>
      </w:r>
    </w:p>
    <w:p w14:paraId="7B8AA34C" w14:textId="77777777" w:rsidR="004F2B42" w:rsidRPr="00EC76D5" w:rsidRDefault="004F2B42" w:rsidP="004F2B42">
      <w:pPr>
        <w:pStyle w:val="Code"/>
      </w:pPr>
      <w:r w:rsidRPr="00EC76D5">
        <w:t xml:space="preserve">    Assert.error(storage != Storage.Typedef, name,</w:t>
      </w:r>
    </w:p>
    <w:p w14:paraId="10A7822A" w14:textId="569CB17C" w:rsidR="004F2B42" w:rsidRPr="00EC76D5" w:rsidRDefault="004F2B42" w:rsidP="004F2B42">
      <w:pPr>
        <w:pStyle w:val="Code"/>
      </w:pPr>
      <w:r w:rsidRPr="00EC76D5">
        <w:t xml:space="preserve">                 "typedef cannot be </w:t>
      </w:r>
      <w:r w:rsidR="00266D64">
        <w:t>initialized</w:t>
      </w:r>
      <w:r w:rsidRPr="00EC76D5">
        <w:t>");</w:t>
      </w:r>
    </w:p>
    <w:p w14:paraId="053939F0" w14:textId="77777777" w:rsidR="004F2B42" w:rsidRPr="00EC76D5" w:rsidRDefault="004F2B42" w:rsidP="004F2B42">
      <w:pPr>
        <w:pStyle w:val="Code"/>
      </w:pPr>
      <w:r w:rsidRPr="00EC76D5">
        <w:t xml:space="preserve">    Assert.error(storage != Storage.Extern, name,</w:t>
      </w:r>
    </w:p>
    <w:p w14:paraId="7F7053E5" w14:textId="6011B495" w:rsidR="004F2B42" w:rsidRPr="00EC76D5" w:rsidRDefault="004F2B42" w:rsidP="004F2B42">
      <w:pPr>
        <w:pStyle w:val="Code"/>
      </w:pPr>
      <w:r w:rsidRPr="00EC76D5">
        <w:t xml:space="preserve">                 "extern cannot be </w:t>
      </w:r>
      <w:r w:rsidR="00266D64">
        <w:t>initialized</w:t>
      </w:r>
      <w:r w:rsidRPr="00EC76D5">
        <w:t>");</w:t>
      </w:r>
    </w:p>
    <w:p w14:paraId="53C5FDA0" w14:textId="77777777" w:rsidR="00875A9E" w:rsidRPr="00EC76D5" w:rsidRDefault="00875A9E" w:rsidP="00875A9E">
      <w:pPr>
        <w:pStyle w:val="Code"/>
      </w:pPr>
      <w:r w:rsidRPr="00EC76D5">
        <w:t xml:space="preserve">    Assert.error((Main.CurrentTable.getScope() != Scope.Struct) &amp;&amp;</w:t>
      </w:r>
    </w:p>
    <w:p w14:paraId="6D9FBD7C" w14:textId="77777777" w:rsidR="00875A9E" w:rsidRPr="00EC76D5" w:rsidRDefault="00875A9E" w:rsidP="00875A9E">
      <w:pPr>
        <w:pStyle w:val="Code"/>
      </w:pPr>
      <w:r w:rsidRPr="00EC76D5">
        <w:t xml:space="preserve">                 (Main.CurrentTable.getScope() != Scope.Union),</w:t>
      </w:r>
    </w:p>
    <w:p w14:paraId="2AC6A548" w14:textId="7CD058FC" w:rsidR="004F2B42" w:rsidRPr="00EC76D5" w:rsidRDefault="00875A9E" w:rsidP="00875A9E">
      <w:pPr>
        <w:pStyle w:val="Code"/>
      </w:pPr>
      <w:r w:rsidRPr="00EC76D5">
        <w:t xml:space="preserve">                 name, "struct or union field cannot be </w:t>
      </w:r>
      <w:r w:rsidR="00266D64">
        <w:t>initialized</w:t>
      </w:r>
      <w:r w:rsidRPr="00EC76D5">
        <w:t>");</w:t>
      </w:r>
    </w:p>
    <w:p w14:paraId="309AF5B7" w14:textId="77777777" w:rsidR="00875A9E" w:rsidRPr="00EC76D5" w:rsidRDefault="00875A9E" w:rsidP="00875A9E">
      <w:pPr>
        <w:pStyle w:val="Code"/>
      </w:pPr>
    </w:p>
    <w:p w14:paraId="21BF7F1E" w14:textId="77777777" w:rsidR="004F2B42" w:rsidRPr="00EC76D5" w:rsidRDefault="004F2B42" w:rsidP="004F2B42">
      <w:pPr>
        <w:pStyle w:val="Code"/>
      </w:pPr>
      <w:r w:rsidRPr="00EC76D5">
        <w:t xml:space="preserve">    switch (storage) {</w:t>
      </w:r>
    </w:p>
    <w:p w14:paraId="4A7C7212" w14:textId="77777777" w:rsidR="004F2B42" w:rsidRPr="00EC76D5" w:rsidRDefault="004F2B42" w:rsidP="004F2B42">
      <w:pPr>
        <w:pStyle w:val="Code"/>
      </w:pPr>
      <w:r w:rsidRPr="00EC76D5">
        <w:t xml:space="preserve">      case Auto:</w:t>
      </w:r>
    </w:p>
    <w:p w14:paraId="23310404" w14:textId="77777777" w:rsidR="004F2B42" w:rsidRPr="00EC76D5" w:rsidRDefault="004F2B42" w:rsidP="004F2B42">
      <w:pPr>
        <w:pStyle w:val="Code"/>
      </w:pPr>
      <w:r w:rsidRPr="00EC76D5">
        <w:t xml:space="preserve">      case Register: {</w:t>
      </w:r>
    </w:p>
    <w:p w14:paraId="2A73E160" w14:textId="77777777" w:rsidR="004F2B42" w:rsidRPr="00EC76D5" w:rsidRDefault="004F2B42" w:rsidP="004F2B42">
      <w:pPr>
        <w:pStyle w:val="Code"/>
      </w:pPr>
      <w:r w:rsidRPr="00EC76D5">
        <w:t xml:space="preserve">          Assert.error(Main.CurrentTable.getScope() != Scope.Global, name,</w:t>
      </w:r>
    </w:p>
    <w:p w14:paraId="3A99E423" w14:textId="77777777" w:rsidR="004F2B42" w:rsidRPr="00EC76D5" w:rsidRDefault="004F2B42" w:rsidP="004F2B42">
      <w:pPr>
        <w:pStyle w:val="Code"/>
      </w:pPr>
      <w:r w:rsidRPr="00EC76D5">
        <w:t xml:space="preserve">                       "auto or register storage in global scope");</w:t>
      </w:r>
    </w:p>
    <w:p w14:paraId="3CD1D866" w14:textId="77777777" w:rsidR="004F2B42" w:rsidRPr="00EC76D5" w:rsidRDefault="004F2B42" w:rsidP="004F2B42">
      <w:pPr>
        <w:pStyle w:val="Code"/>
      </w:pPr>
      <w:r w:rsidRPr="00EC76D5">
        <w:t xml:space="preserve">          </w:t>
      </w:r>
    </w:p>
    <w:p w14:paraId="5967980C" w14:textId="1D92E939" w:rsidR="004F2B42" w:rsidRPr="00EC76D5" w:rsidRDefault="004F2B42" w:rsidP="004F2B42">
      <w:pPr>
        <w:pStyle w:val="Code"/>
      </w:pPr>
      <w:r w:rsidRPr="00EC76D5">
        <w:t xml:space="preserve">          </w:t>
      </w:r>
      <w:r w:rsidR="002F35C1">
        <w:t>initializer</w:t>
      </w:r>
      <w:r w:rsidRPr="00EC76D5">
        <w:t xml:space="preserve"> = Generate</w:t>
      </w:r>
      <w:r w:rsidR="002F35C1">
        <w:t>Initializer</w:t>
      </w:r>
      <w:r w:rsidRPr="00EC76D5">
        <w:t xml:space="preserve">Auto.match(type, </w:t>
      </w:r>
      <w:r w:rsidR="002F35C1">
        <w:t>initializer</w:t>
      </w:r>
      <w:r w:rsidRPr="00EC76D5">
        <w:t>);</w:t>
      </w:r>
    </w:p>
    <w:p w14:paraId="7640D9C6" w14:textId="2279646A" w:rsidR="004F2B42" w:rsidRPr="00EC76D5" w:rsidRDefault="004F2B42" w:rsidP="004F2B42">
      <w:pPr>
        <w:pStyle w:val="Code"/>
      </w:pPr>
      <w:r w:rsidRPr="00EC76D5">
        <w:lastRenderedPageBreak/>
        <w:t xml:space="preserve">          </w:t>
      </w:r>
      <w:r w:rsidR="002F35C1">
        <w:t>initializer</w:t>
      </w:r>
      <w:r w:rsidRPr="00EC76D5">
        <w:t xml:space="preserve"> = Generate</w:t>
      </w:r>
      <w:r w:rsidR="002F35C1">
        <w:t>Initializer</w:t>
      </w:r>
      <w:r w:rsidRPr="00EC76D5">
        <w:t>Auto.generateAutoValueList(</w:t>
      </w:r>
      <w:r w:rsidR="002F35C1">
        <w:t>initializer</w:t>
      </w:r>
      <w:r w:rsidRPr="00EC76D5">
        <w:t>);</w:t>
      </w:r>
    </w:p>
    <w:p w14:paraId="30EF83D5" w14:textId="77777777" w:rsidR="004F2B42" w:rsidRPr="00EC76D5" w:rsidRDefault="004F2B42" w:rsidP="004F2B42">
      <w:pPr>
        <w:pStyle w:val="Code"/>
      </w:pPr>
      <w:r w:rsidRPr="00EC76D5">
        <w:t xml:space="preserve">          Symbol symbol =</w:t>
      </w:r>
    </w:p>
    <w:p w14:paraId="6FA14271" w14:textId="77777777" w:rsidR="004F2B42" w:rsidRPr="00EC76D5" w:rsidRDefault="004F2B42" w:rsidP="004F2B42">
      <w:pPr>
        <w:pStyle w:val="Code"/>
      </w:pPr>
      <w:r w:rsidRPr="00EC76D5">
        <w:t xml:space="preserve">            Symbol.createVariableSymbol(name, false, storage, type, null);</w:t>
      </w:r>
    </w:p>
    <w:p w14:paraId="187ECE82" w14:textId="77777777" w:rsidR="004F2B42" w:rsidRPr="00EC76D5" w:rsidRDefault="004F2B42" w:rsidP="004F2B42">
      <w:pPr>
        <w:pStyle w:val="Code"/>
      </w:pPr>
      <w:r w:rsidRPr="00EC76D5">
        <w:t xml:space="preserve">          </w:t>
      </w:r>
    </w:p>
    <w:p w14:paraId="53C5029A" w14:textId="54B93263" w:rsidR="004F2B42" w:rsidRPr="00EC76D5" w:rsidRDefault="004F2B42" w:rsidP="004F2B42">
      <w:pPr>
        <w:pStyle w:val="Code"/>
      </w:pPr>
      <w:r w:rsidRPr="00EC76D5">
        <w:t xml:space="preserve">          if (</w:t>
      </w:r>
      <w:r w:rsidR="002F35C1">
        <w:t>initializer</w:t>
      </w:r>
      <w:r w:rsidRPr="00EC76D5">
        <w:t xml:space="preserve"> instanceof SyntaxTree) {</w:t>
      </w:r>
    </w:p>
    <w:p w14:paraId="4801C2AF" w14:textId="77777777" w:rsidR="004F2B42" w:rsidRPr="00EC76D5" w:rsidRDefault="004F2B42" w:rsidP="004F2B42">
      <w:pPr>
        <w:pStyle w:val="Code"/>
      </w:pPr>
      <w:r w:rsidRPr="00EC76D5">
        <w:t xml:space="preserve">            SyntaxTree symbolTree =</w:t>
      </w:r>
    </w:p>
    <w:p w14:paraId="06968D44" w14:textId="77777777" w:rsidR="004F2B42" w:rsidRPr="00EC76D5" w:rsidRDefault="004F2B42" w:rsidP="004F2B42">
      <w:pPr>
        <w:pStyle w:val="Code"/>
      </w:pPr>
      <w:r w:rsidRPr="00EC76D5">
        <w:t xml:space="preserve">              new SyntaxTree(MiddleOperator.Variable, symbol);</w:t>
      </w:r>
    </w:p>
    <w:p w14:paraId="58B62D70" w14:textId="77777777" w:rsidR="004F2B42" w:rsidRPr="00EC76D5" w:rsidRDefault="004F2B42" w:rsidP="004F2B42">
      <w:pPr>
        <w:pStyle w:val="Code"/>
      </w:pPr>
      <w:r w:rsidRPr="00EC76D5">
        <w:t xml:space="preserve">            SyntaxTree assignTree =</w:t>
      </w:r>
    </w:p>
    <w:p w14:paraId="5FFA0351" w14:textId="77777777" w:rsidR="004F2B42" w:rsidRPr="00EC76D5" w:rsidRDefault="004F2B42" w:rsidP="004F2B42">
      <w:pPr>
        <w:pStyle w:val="Code"/>
      </w:pPr>
      <w:r w:rsidRPr="00EC76D5">
        <w:t xml:space="preserve">              SyntaxTreeGenerator.generateBinaryTree(MiddleOperator.Assign,</w:t>
      </w:r>
    </w:p>
    <w:p w14:paraId="155E2E45" w14:textId="210D1CE7" w:rsidR="004F2B42" w:rsidRPr="00EC76D5" w:rsidRDefault="004F2B42" w:rsidP="004F2B42">
      <w:pPr>
        <w:pStyle w:val="Code"/>
      </w:pPr>
      <w:r w:rsidRPr="00EC76D5">
        <w:t xml:space="preserve">   </w:t>
      </w:r>
      <w:r w:rsidR="00C143BB" w:rsidRPr="00EC76D5">
        <w:t xml:space="preserve"> </w:t>
      </w:r>
      <w:r w:rsidRPr="00EC76D5">
        <w:t xml:space="preserve">                                      type, symbolTree, (SyntaxTree)</w:t>
      </w:r>
      <w:r w:rsidR="002F35C1">
        <w:t>initializer</w:t>
      </w:r>
      <w:r w:rsidRPr="00EC76D5">
        <w:t>);</w:t>
      </w:r>
    </w:p>
    <w:p w14:paraId="5921B97F" w14:textId="77777777" w:rsidR="004F2B42" w:rsidRPr="00EC76D5" w:rsidRDefault="004F2B42" w:rsidP="004F2B42">
      <w:pPr>
        <w:pStyle w:val="Code"/>
      </w:pPr>
      <w:r w:rsidRPr="00EC76D5">
        <w:t xml:space="preserve">            MiddleCodeGenerator generateCode =</w:t>
      </w:r>
    </w:p>
    <w:p w14:paraId="7DD63252" w14:textId="77777777" w:rsidR="004F2B42" w:rsidRPr="00EC76D5" w:rsidRDefault="004F2B42" w:rsidP="004F2B42">
      <w:pPr>
        <w:pStyle w:val="Code"/>
      </w:pPr>
      <w:r w:rsidRPr="00EC76D5">
        <w:t xml:space="preserve">              new MiddleCodeGenerator(middleCodeList);</w:t>
      </w:r>
    </w:p>
    <w:p w14:paraId="1D55774A" w14:textId="77777777" w:rsidR="004F2B42" w:rsidRPr="00EC76D5" w:rsidRDefault="004F2B42" w:rsidP="004F2B42">
      <w:pPr>
        <w:pStyle w:val="Code"/>
      </w:pPr>
      <w:r w:rsidRPr="00EC76D5">
        <w:t xml:space="preserve">            generateCode.generateExpression(assignTree);</w:t>
      </w:r>
    </w:p>
    <w:p w14:paraId="72CE2354" w14:textId="77777777" w:rsidR="004F2B42" w:rsidRPr="00EC76D5" w:rsidRDefault="004F2B42" w:rsidP="004F2B42">
      <w:pPr>
        <w:pStyle w:val="Code"/>
      </w:pPr>
      <w:r w:rsidRPr="00EC76D5">
        <w:t xml:space="preserve">          }</w:t>
      </w:r>
    </w:p>
    <w:p w14:paraId="692E385C" w14:textId="77777777" w:rsidR="004F2B42" w:rsidRPr="00EC76D5" w:rsidRDefault="004F2B42" w:rsidP="004F2B42">
      <w:pPr>
        <w:pStyle w:val="Code"/>
      </w:pPr>
      <w:r w:rsidRPr="00EC76D5">
        <w:t xml:space="preserve">          else {</w:t>
      </w:r>
    </w:p>
    <w:p w14:paraId="2D352286" w14:textId="02B30DBC" w:rsidR="004F2B42" w:rsidRPr="00EC76D5" w:rsidRDefault="004F2B42" w:rsidP="004F2B42">
      <w:pPr>
        <w:pStyle w:val="Code"/>
      </w:pPr>
      <w:r w:rsidRPr="00EC76D5">
        <w:t xml:space="preserve">            Generate</w:t>
      </w:r>
      <w:r w:rsidR="002F35C1">
        <w:t>Initializer</w:t>
      </w:r>
      <w:r w:rsidRPr="00EC76D5">
        <w:t>Auto.generateAuto(symbol, middleCodeList, type,</w:t>
      </w:r>
    </w:p>
    <w:p w14:paraId="6A7A473E" w14:textId="07C4CC4C" w:rsidR="004F2B42" w:rsidRPr="00EC76D5" w:rsidRDefault="004F2B42" w:rsidP="004F2B42">
      <w:pPr>
        <w:pStyle w:val="Code"/>
      </w:pPr>
      <w:r w:rsidRPr="00EC76D5">
        <w:t xml:space="preserve">          </w:t>
      </w:r>
      <w:r w:rsidR="00C143BB" w:rsidRPr="00EC76D5">
        <w:t xml:space="preserve">                          </w:t>
      </w:r>
      <w:r w:rsidR="002F35C1">
        <w:t>initializer</w:t>
      </w:r>
      <w:r w:rsidR="00C143BB" w:rsidRPr="00EC76D5">
        <w:t>,</w:t>
      </w:r>
      <w:r w:rsidRPr="00EC76D5">
        <w:t>name,</w:t>
      </w:r>
      <w:r w:rsidR="00C143BB" w:rsidRPr="00EC76D5">
        <w:t xml:space="preserve"> </w:t>
      </w:r>
      <w:r w:rsidRPr="00EC76D5">
        <w:t>Main.CurrentTable.getOffset());</w:t>
      </w:r>
    </w:p>
    <w:p w14:paraId="700C0A2F" w14:textId="77777777" w:rsidR="004F2B42" w:rsidRPr="00EC76D5" w:rsidRDefault="004F2B42" w:rsidP="004F2B42">
      <w:pPr>
        <w:pStyle w:val="Code"/>
      </w:pPr>
      <w:r w:rsidRPr="00EC76D5">
        <w:t xml:space="preserve">          }</w:t>
      </w:r>
    </w:p>
    <w:p w14:paraId="18EFA629" w14:textId="77777777" w:rsidR="004F2B42" w:rsidRPr="00EC76D5" w:rsidRDefault="004F2B42" w:rsidP="004F2B42">
      <w:pPr>
        <w:pStyle w:val="Code"/>
      </w:pPr>
    </w:p>
    <w:p w14:paraId="3CC63AC0" w14:textId="77777777" w:rsidR="004F2B42" w:rsidRPr="00EC76D5" w:rsidRDefault="004F2B42" w:rsidP="004F2B42">
      <w:pPr>
        <w:pStyle w:val="Code"/>
      </w:pPr>
      <w:r w:rsidRPr="00EC76D5">
        <w:t xml:space="preserve">          Main.CurrentTable.addSymbol(symbol);</w:t>
      </w:r>
    </w:p>
    <w:p w14:paraId="1BC8B902" w14:textId="77777777" w:rsidR="004F2B42" w:rsidRPr="00EC76D5" w:rsidRDefault="004F2B42" w:rsidP="004F2B42">
      <w:pPr>
        <w:pStyle w:val="Code"/>
      </w:pPr>
      <w:r w:rsidRPr="00EC76D5">
        <w:t xml:space="preserve">        }</w:t>
      </w:r>
    </w:p>
    <w:p w14:paraId="7E6E52B8" w14:textId="77777777" w:rsidR="004F2B42" w:rsidRPr="00EC76D5" w:rsidRDefault="004F2B42" w:rsidP="004F2B42">
      <w:pPr>
        <w:pStyle w:val="Code"/>
      </w:pPr>
      <w:r w:rsidRPr="00EC76D5">
        <w:t xml:space="preserve">        break;</w:t>
      </w:r>
    </w:p>
    <w:p w14:paraId="69686A9B" w14:textId="77777777" w:rsidR="004F2B42" w:rsidRPr="00EC76D5" w:rsidRDefault="004F2B42" w:rsidP="004F2B42">
      <w:pPr>
        <w:pStyle w:val="Code"/>
      </w:pPr>
    </w:p>
    <w:p w14:paraId="65CEAF9F" w14:textId="77777777" w:rsidR="004F2B42" w:rsidRPr="00EC76D5" w:rsidRDefault="004F2B42" w:rsidP="004F2B42">
      <w:pPr>
        <w:pStyle w:val="Code"/>
      </w:pPr>
      <w:r w:rsidRPr="00EC76D5">
        <w:t xml:space="preserve">      case Static: {</w:t>
      </w:r>
    </w:p>
    <w:p w14:paraId="45345581" w14:textId="0C7F7348" w:rsidR="004F2B42" w:rsidRPr="00EC76D5" w:rsidRDefault="004F2B42" w:rsidP="004F2B42">
      <w:pPr>
        <w:pStyle w:val="Code"/>
      </w:pPr>
      <w:r w:rsidRPr="00EC76D5">
        <w:t xml:space="preserve">          </w:t>
      </w:r>
      <w:r w:rsidR="002F35C1">
        <w:t>initializer</w:t>
      </w:r>
      <w:r w:rsidRPr="00EC76D5">
        <w:t xml:space="preserve"> = Generate</w:t>
      </w:r>
      <w:r w:rsidR="002F35C1">
        <w:t>Initializer</w:t>
      </w:r>
      <w:r w:rsidRPr="00EC76D5">
        <w:t>Static.generateValueExpression(</w:t>
      </w:r>
      <w:r w:rsidR="002F35C1">
        <w:t>initializer</w:t>
      </w:r>
      <w:r w:rsidRPr="00EC76D5">
        <w:t>);</w:t>
      </w:r>
    </w:p>
    <w:p w14:paraId="03C1218A" w14:textId="2237036B" w:rsidR="004F2B42" w:rsidRPr="00EC76D5" w:rsidRDefault="004F2B42" w:rsidP="004F2B42">
      <w:pPr>
        <w:pStyle w:val="Code"/>
      </w:pPr>
      <w:r w:rsidRPr="00EC76D5">
        <w:t xml:space="preserve">          </w:t>
      </w:r>
      <w:r w:rsidR="002F35C1">
        <w:t>initializer</w:t>
      </w:r>
      <w:r w:rsidRPr="00EC76D5">
        <w:t xml:space="preserve"> = Generate</w:t>
      </w:r>
      <w:r w:rsidR="002F35C1">
        <w:t>Initializer</w:t>
      </w:r>
      <w:r w:rsidRPr="00EC76D5">
        <w:t xml:space="preserve">Static.staticConvert(type, </w:t>
      </w:r>
      <w:r w:rsidR="002F35C1">
        <w:t>initializer</w:t>
      </w:r>
      <w:r w:rsidRPr="00EC76D5">
        <w:t>);</w:t>
      </w:r>
    </w:p>
    <w:p w14:paraId="23305F49" w14:textId="6FDDAEDF" w:rsidR="004F2B42" w:rsidRPr="00EC76D5" w:rsidRDefault="004F2B42" w:rsidP="004F2B42">
      <w:pPr>
        <w:pStyle w:val="Code"/>
      </w:pPr>
      <w:r w:rsidRPr="00EC76D5">
        <w:t xml:space="preserve">          </w:t>
      </w:r>
      <w:r w:rsidR="002F35C1">
        <w:t>initializer</w:t>
      </w:r>
      <w:r w:rsidRPr="00EC76D5">
        <w:t xml:space="preserve"> = Generate</w:t>
      </w:r>
      <w:r w:rsidR="002F35C1">
        <w:t>Initializer</w:t>
      </w:r>
      <w:r w:rsidRPr="00EC76D5">
        <w:t>Static.generateAddressExpression(</w:t>
      </w:r>
      <w:r w:rsidR="002F35C1">
        <w:t>initializer</w:t>
      </w:r>
      <w:r w:rsidRPr="00EC76D5">
        <w:t>);</w:t>
      </w:r>
    </w:p>
    <w:p w14:paraId="11C4372F" w14:textId="77777777" w:rsidR="004F2B42" w:rsidRPr="00EC76D5" w:rsidRDefault="004F2B42" w:rsidP="004F2B42">
      <w:pPr>
        <w:pStyle w:val="Code"/>
      </w:pPr>
      <w:r w:rsidRPr="00EC76D5">
        <w:t xml:space="preserve">          </w:t>
      </w:r>
    </w:p>
    <w:p w14:paraId="2F85BA60" w14:textId="3659580C" w:rsidR="004F2B42" w:rsidRPr="00EC76D5" w:rsidRDefault="004F2B42" w:rsidP="004F2B42">
      <w:pPr>
        <w:pStyle w:val="Code"/>
      </w:pPr>
      <w:r w:rsidRPr="00EC76D5">
        <w:t xml:space="preserve">          if ((</w:t>
      </w:r>
      <w:r w:rsidR="002F35C1">
        <w:t>initializer</w:t>
      </w:r>
      <w:r w:rsidRPr="00EC76D5">
        <w:t xml:space="preserve"> instanceof SyntaxTree) &amp;&amp;</w:t>
      </w:r>
    </w:p>
    <w:p w14:paraId="384BC679" w14:textId="654B8628" w:rsidR="004F2B42" w:rsidRPr="00EC76D5" w:rsidRDefault="004F2B42" w:rsidP="004F2B42">
      <w:pPr>
        <w:pStyle w:val="Code"/>
      </w:pPr>
      <w:r w:rsidRPr="00EC76D5">
        <w:t xml:space="preserve">              (((SyntaxTree) </w:t>
      </w:r>
      <w:r w:rsidR="002F35C1">
        <w:t>initializer</w:t>
      </w:r>
      <w:r w:rsidRPr="00EC76D5">
        <w:t>).getOperator() == MiddleOperator.Variable)){</w:t>
      </w:r>
    </w:p>
    <w:p w14:paraId="4E09E261" w14:textId="02BC0AFD" w:rsidR="004F2B42" w:rsidRPr="00EC76D5" w:rsidRDefault="004F2B42" w:rsidP="004F2B42">
      <w:pPr>
        <w:pStyle w:val="Code"/>
      </w:pPr>
      <w:r w:rsidRPr="00EC76D5">
        <w:t xml:space="preserve">            Main.GlobalSet.add(((SyntaxTree) </w:t>
      </w:r>
      <w:r w:rsidR="002F35C1">
        <w:t>initializer</w:t>
      </w:r>
      <w:r w:rsidRPr="00EC76D5">
        <w:t>).getSymbol());</w:t>
      </w:r>
    </w:p>
    <w:p w14:paraId="6C3E7595" w14:textId="77777777" w:rsidR="004F2B42" w:rsidRPr="00EC76D5" w:rsidRDefault="004F2B42" w:rsidP="004F2B42">
      <w:pPr>
        <w:pStyle w:val="Code"/>
      </w:pPr>
      <w:r w:rsidRPr="00EC76D5">
        <w:t xml:space="preserve">          }</w:t>
      </w:r>
    </w:p>
    <w:p w14:paraId="3331C6DF" w14:textId="77777777" w:rsidR="004F2B42" w:rsidRPr="00EC76D5" w:rsidRDefault="004F2B42" w:rsidP="004F2B42">
      <w:pPr>
        <w:pStyle w:val="Code"/>
      </w:pPr>
      <w:r w:rsidRPr="00EC76D5">
        <w:t xml:space="preserve">          else {</w:t>
      </w:r>
    </w:p>
    <w:p w14:paraId="17A728AA" w14:textId="77777777" w:rsidR="004F2B42" w:rsidRPr="00EC76D5" w:rsidRDefault="004F2B42" w:rsidP="004F2B42">
      <w:pPr>
        <w:pStyle w:val="Code"/>
      </w:pPr>
      <w:r w:rsidRPr="00EC76D5">
        <w:t xml:space="preserve">            List&lt;Byte&gt; byteList = new LinkedList&lt;&gt;();</w:t>
      </w:r>
    </w:p>
    <w:p w14:paraId="02CFB876" w14:textId="77777777" w:rsidR="004F2B42" w:rsidRPr="00EC76D5" w:rsidRDefault="004F2B42" w:rsidP="004F2B42">
      <w:pPr>
        <w:pStyle w:val="Code"/>
      </w:pPr>
      <w:r w:rsidRPr="00EC76D5">
        <w:t xml:space="preserve">            Map&lt;Integer,String&gt; accessMap = new ListMap&lt;&gt;();</w:t>
      </w:r>
    </w:p>
    <w:p w14:paraId="75E42AE8" w14:textId="77777777" w:rsidR="004F2B42" w:rsidRPr="00EC76D5" w:rsidRDefault="004F2B42" w:rsidP="004F2B42">
      <w:pPr>
        <w:pStyle w:val="Code"/>
      </w:pPr>
      <w:r w:rsidRPr="00EC76D5">
        <w:t xml:space="preserve">            List&lt;String&gt; textList = new LinkedList&lt;&gt;();</w:t>
      </w:r>
    </w:p>
    <w:p w14:paraId="4D4EEE49" w14:textId="2EA834B1" w:rsidR="004F2B42" w:rsidRPr="00EC76D5" w:rsidRDefault="004F2B42" w:rsidP="004F2B42">
      <w:pPr>
        <w:pStyle w:val="Code"/>
      </w:pPr>
      <w:r w:rsidRPr="00EC76D5">
        <w:t xml:space="preserve">            Generate</w:t>
      </w:r>
      <w:r w:rsidR="002F35C1">
        <w:t>Initializer</w:t>
      </w:r>
      <w:r w:rsidRPr="00EC76D5">
        <w:t>Static.generateStatic</w:t>
      </w:r>
    </w:p>
    <w:p w14:paraId="68183591" w14:textId="6D1ABE6C" w:rsidR="004F2B42" w:rsidRPr="00EC76D5" w:rsidRDefault="004F2B42" w:rsidP="004F2B42">
      <w:pPr>
        <w:pStyle w:val="Code"/>
      </w:pPr>
      <w:r w:rsidRPr="00EC76D5">
        <w:t xml:space="preserve">                               (type, </w:t>
      </w:r>
      <w:r w:rsidR="002F35C1">
        <w:t>initializer</w:t>
      </w:r>
      <w:r w:rsidRPr="00EC76D5">
        <w:t>, byteList, accessMap, textList);</w:t>
      </w:r>
    </w:p>
    <w:p w14:paraId="03CBEDB8" w14:textId="77777777" w:rsidR="004F2B42" w:rsidRPr="00EC76D5" w:rsidRDefault="004F2B42" w:rsidP="004F2B42">
      <w:pPr>
        <w:pStyle w:val="Code"/>
      </w:pPr>
      <w:r w:rsidRPr="00EC76D5">
        <w:t xml:space="preserve">            Symbol symbol =</w:t>
      </w:r>
    </w:p>
    <w:p w14:paraId="416B70DA" w14:textId="76F88077" w:rsidR="004F2B42" w:rsidRPr="00EC76D5" w:rsidRDefault="004F2B42" w:rsidP="004F2B42">
      <w:pPr>
        <w:pStyle w:val="Code"/>
      </w:pPr>
      <w:r w:rsidRPr="00EC76D5">
        <w:t xml:space="preserve">              Symbol.create</w:t>
      </w:r>
      <w:r w:rsidR="002F35C1">
        <w:t>Initializer</w:t>
      </w:r>
      <w:r w:rsidRPr="00EC76D5">
        <w:t>Symbol(name, external, storage, type,</w:t>
      </w:r>
    </w:p>
    <w:p w14:paraId="51D54033" w14:textId="77777777" w:rsidR="004F2B42" w:rsidRPr="00EC76D5" w:rsidRDefault="004F2B42" w:rsidP="004F2B42">
      <w:pPr>
        <w:pStyle w:val="Code"/>
      </w:pPr>
      <w:r w:rsidRPr="00EC76D5">
        <w:t xml:space="preserve">                                      byteList, accessMap, textList);</w:t>
      </w:r>
    </w:p>
    <w:p w14:paraId="7D0CB8AB" w14:textId="77777777" w:rsidR="004F2B42" w:rsidRPr="00EC76D5" w:rsidRDefault="004F2B42" w:rsidP="004F2B42">
      <w:pPr>
        <w:pStyle w:val="Code"/>
      </w:pPr>
      <w:r w:rsidRPr="00EC76D5">
        <w:t xml:space="preserve">            Main.CurrentTable.addSymbol(symbol);</w:t>
      </w:r>
    </w:p>
    <w:p w14:paraId="6C1577A6" w14:textId="77777777" w:rsidR="004F2B42" w:rsidRPr="00EC76D5" w:rsidRDefault="004F2B42" w:rsidP="004F2B42">
      <w:pPr>
        <w:pStyle w:val="Code"/>
      </w:pPr>
      <w:r w:rsidRPr="00EC76D5">
        <w:t xml:space="preserve">          }</w:t>
      </w:r>
    </w:p>
    <w:p w14:paraId="0E9BFB24" w14:textId="77777777" w:rsidR="004F2B42" w:rsidRPr="00EC76D5" w:rsidRDefault="004F2B42" w:rsidP="004F2B42">
      <w:pPr>
        <w:pStyle w:val="Code"/>
      </w:pPr>
      <w:r w:rsidRPr="00EC76D5">
        <w:t xml:space="preserve">        }</w:t>
      </w:r>
    </w:p>
    <w:p w14:paraId="10FE53D8" w14:textId="77777777" w:rsidR="004F2B42" w:rsidRPr="00EC76D5" w:rsidRDefault="004F2B42" w:rsidP="004F2B42">
      <w:pPr>
        <w:pStyle w:val="Code"/>
      </w:pPr>
      <w:r w:rsidRPr="00EC76D5">
        <w:t xml:space="preserve">        break;</w:t>
      </w:r>
    </w:p>
    <w:p w14:paraId="07E34F0D" w14:textId="77777777" w:rsidR="004F2B42" w:rsidRPr="00EC76D5" w:rsidRDefault="004F2B42" w:rsidP="004F2B42">
      <w:pPr>
        <w:pStyle w:val="Code"/>
      </w:pPr>
      <w:r w:rsidRPr="00EC76D5">
        <w:t xml:space="preserve">    }</w:t>
      </w:r>
    </w:p>
    <w:p w14:paraId="721241C6" w14:textId="365C6770" w:rsidR="004F2B42" w:rsidRPr="00EC76D5" w:rsidRDefault="004F2B42" w:rsidP="004F2B42">
      <w:pPr>
        <w:pStyle w:val="Code"/>
      </w:pPr>
      <w:r w:rsidRPr="00EC76D5">
        <w:t xml:space="preserve">  }</w:t>
      </w:r>
    </w:p>
    <w:p w14:paraId="0A15E276" w14:textId="0D18153B" w:rsidR="00E40B78" w:rsidRPr="00EC76D5" w:rsidRDefault="00E40B78" w:rsidP="00E40B78">
      <w:r w:rsidRPr="00EC76D5">
        <w:lastRenderedPageBreak/>
        <w:t xml:space="preserve">The </w:t>
      </w:r>
      <w:r w:rsidRPr="00EC76D5">
        <w:rPr>
          <w:rStyle w:val="CodeInText"/>
        </w:rPr>
        <w:t>generateBitfieldDeclarator</w:t>
      </w:r>
      <w:r w:rsidRPr="00EC76D5">
        <w:t xml:space="preserve"> method is called for a </w:t>
      </w:r>
      <w:r w:rsidR="00AB7DF5">
        <w:t>pointer_declarator</w:t>
      </w:r>
      <w:r w:rsidRPr="00EC76D5">
        <w:t xml:space="preserve"> with a bitfield. Opposite to the assignment case above, bitfields are only allowed in structs. Moreover, a struct member must be auto or register, if has no storage it is given auto storage. The bitfield value must be constant, and the number of bits is not allowed to exceed eight times the size of declaratory. Finally, it is poosible to define just a bitfield, without a declaratory. In that case, we just check that the bitfield value does not exceed eitgh times the size of a long integer.</w:t>
      </w:r>
    </w:p>
    <w:p w14:paraId="5C5C2D03" w14:textId="5D393D17" w:rsidR="00E40B78" w:rsidRPr="00EC76D5" w:rsidRDefault="00E40B78" w:rsidP="00E40B78">
      <w:r w:rsidRPr="00EC76D5">
        <w:t xml:space="preserve">The </w:t>
      </w:r>
      <w:r w:rsidRPr="00EC76D5">
        <w:rPr>
          <w:rStyle w:val="CodeInText"/>
        </w:rPr>
        <w:t>generateDeclarator</w:t>
      </w:r>
      <w:r w:rsidRPr="00EC76D5">
        <w:t xml:space="preserve"> method is called for a </w:t>
      </w:r>
      <w:r w:rsidR="00AB7DF5">
        <w:t>pointer_declarator</w:t>
      </w:r>
      <w:r w:rsidRPr="00EC76D5">
        <w:t xml:space="preserve"> without an assignment or a bitfield. If the declaratory is define in global space and is not static, it has external linkage. If is located in a struct or union, is has to be auto or register. If it is a function, it can only be extern or static, and if it has been declared earlier we check that the new declaratory has the same return type, parameter list, and ellipse status.</w:t>
      </w:r>
    </w:p>
    <w:p w14:paraId="24EC6038" w14:textId="77777777" w:rsidR="00BC05B5" w:rsidRPr="00EC76D5" w:rsidRDefault="00BC05B5" w:rsidP="00BC05B5">
      <w:pPr>
        <w:pStyle w:val="Code"/>
      </w:pPr>
      <w:r w:rsidRPr="00EC76D5">
        <w:t xml:space="preserve">  public static void generateBitfieldDeclarator(Specifier specifier,</w:t>
      </w:r>
    </w:p>
    <w:p w14:paraId="1B340EE6" w14:textId="7F73CC6D" w:rsidR="00BC05B5" w:rsidRPr="00EC76D5" w:rsidRDefault="00BC05B5" w:rsidP="00BC05B5">
      <w:pPr>
        <w:pStyle w:val="Code"/>
      </w:pPr>
      <w:r w:rsidRPr="00EC76D5">
        <w:t xml:space="preserve">                                     Declarator </w:t>
      </w:r>
      <w:r w:rsidR="00FC5EB0">
        <w:t>declarator</w:t>
      </w:r>
      <w:r w:rsidRPr="00EC76D5">
        <w:t>, SyntaxTree bitsTree) {</w:t>
      </w:r>
    </w:p>
    <w:p w14:paraId="372C5D21" w14:textId="2D6228F9" w:rsidR="00BC05B5" w:rsidRPr="00EC76D5" w:rsidRDefault="00BC05B5" w:rsidP="00BC05B5">
      <w:pPr>
        <w:pStyle w:val="Code"/>
      </w:pPr>
      <w:r w:rsidRPr="00EC76D5">
        <w:t xml:space="preserve">    Triple&lt;Boolean,Storage,Type&gt; </w:t>
      </w:r>
      <w:r w:rsidR="008E0A21" w:rsidRPr="00EC76D5">
        <w:t>specTriple</w:t>
      </w:r>
      <w:r w:rsidRPr="00EC76D5">
        <w:t xml:space="preserve"> = specifier.generate();</w:t>
      </w:r>
    </w:p>
    <w:p w14:paraId="3BFD9115" w14:textId="5DCE1A4F" w:rsidR="00BC05B5" w:rsidRPr="00EC76D5" w:rsidRDefault="00BC05B5" w:rsidP="00BC05B5">
      <w:pPr>
        <w:pStyle w:val="Code"/>
      </w:pPr>
      <w:r w:rsidRPr="00EC76D5">
        <w:t xml:space="preserve">    boolean external = </w:t>
      </w:r>
      <w:r w:rsidR="008E0A21" w:rsidRPr="00EC76D5">
        <w:t>specTriple</w:t>
      </w:r>
      <w:r w:rsidRPr="00EC76D5">
        <w:t>.getFirst();</w:t>
      </w:r>
    </w:p>
    <w:p w14:paraId="09B3A128" w14:textId="55C49CB5" w:rsidR="00BC05B5" w:rsidRPr="00EC76D5" w:rsidRDefault="00BC05B5" w:rsidP="00BC05B5">
      <w:pPr>
        <w:pStyle w:val="Code"/>
      </w:pPr>
      <w:r w:rsidRPr="00EC76D5">
        <w:t xml:space="preserve">    Storage storage = </w:t>
      </w:r>
      <w:r w:rsidR="008E0A21" w:rsidRPr="00EC76D5">
        <w:t>specTriple</w:t>
      </w:r>
      <w:r w:rsidRPr="00EC76D5">
        <w:t>.getSecond();</w:t>
      </w:r>
    </w:p>
    <w:p w14:paraId="4B3A3CCB" w14:textId="3C02230B" w:rsidR="00BC05B5" w:rsidRPr="00EC76D5" w:rsidRDefault="00BC05B5" w:rsidP="00BC05B5">
      <w:pPr>
        <w:pStyle w:val="Code"/>
      </w:pPr>
      <w:r w:rsidRPr="00EC76D5">
        <w:t xml:space="preserve">    Type </w:t>
      </w:r>
      <w:r w:rsidR="00C461A8">
        <w:t>specifierType</w:t>
      </w:r>
      <w:r w:rsidRPr="00EC76D5">
        <w:t xml:space="preserve"> = </w:t>
      </w:r>
      <w:r w:rsidR="008E0A21" w:rsidRPr="00EC76D5">
        <w:t>specTriple</w:t>
      </w:r>
      <w:r w:rsidRPr="00EC76D5">
        <w:t>.getThird();</w:t>
      </w:r>
    </w:p>
    <w:p w14:paraId="143B199B" w14:textId="77777777" w:rsidR="00BC05B5" w:rsidRPr="00EC76D5" w:rsidRDefault="00BC05B5" w:rsidP="00BC05B5">
      <w:pPr>
        <w:pStyle w:val="Code"/>
      </w:pPr>
    </w:p>
    <w:p w14:paraId="3A520B54" w14:textId="77777777" w:rsidR="00BC05B5" w:rsidRPr="00EC76D5" w:rsidRDefault="00BC05B5" w:rsidP="00BC05B5">
      <w:pPr>
        <w:pStyle w:val="Code"/>
      </w:pPr>
      <w:r w:rsidRPr="00EC76D5">
        <w:t xml:space="preserve">    Assert.error(Main.CurrentTable.getScope() == Scope.Struct,</w:t>
      </w:r>
    </w:p>
    <w:p w14:paraId="78895BF2" w14:textId="77777777" w:rsidR="00BC05B5" w:rsidRPr="00EC76D5" w:rsidRDefault="00BC05B5" w:rsidP="00BC05B5">
      <w:pPr>
        <w:pStyle w:val="Code"/>
      </w:pPr>
      <w:r w:rsidRPr="00EC76D5">
        <w:t xml:space="preserve">                 bitsTree, "bitfields only allowed on structs");</w:t>
      </w:r>
    </w:p>
    <w:p w14:paraId="4899493A" w14:textId="77777777" w:rsidR="00BC05B5" w:rsidRPr="00EC76D5" w:rsidRDefault="00BC05B5" w:rsidP="00BC05B5">
      <w:pPr>
        <w:pStyle w:val="Code"/>
      </w:pPr>
    </w:p>
    <w:p w14:paraId="3B9B08B8" w14:textId="77777777" w:rsidR="00BC05B5" w:rsidRPr="00EC76D5" w:rsidRDefault="00BC05B5" w:rsidP="00BC05B5">
      <w:pPr>
        <w:pStyle w:val="Code"/>
      </w:pPr>
      <w:r w:rsidRPr="00EC76D5">
        <w:t xml:space="preserve">    Assert.error((storage == Storage.Auto) || (storage == Storage.Register),</w:t>
      </w:r>
    </w:p>
    <w:p w14:paraId="45AA3BBB" w14:textId="77777777" w:rsidR="00BC05B5" w:rsidRPr="00EC76D5" w:rsidRDefault="00BC05B5" w:rsidP="00BC05B5">
      <w:pPr>
        <w:pStyle w:val="Code"/>
      </w:pPr>
      <w:r w:rsidRPr="00EC76D5">
        <w:t xml:space="preserve">           null, "only auto or register storage allowed in struct or union");</w:t>
      </w:r>
    </w:p>
    <w:p w14:paraId="2EC25A50" w14:textId="77777777" w:rsidR="00BC05B5" w:rsidRPr="00EC76D5" w:rsidRDefault="00BC05B5" w:rsidP="00BC05B5">
      <w:pPr>
        <w:pStyle w:val="Code"/>
      </w:pPr>
    </w:p>
    <w:p w14:paraId="710F7FAF" w14:textId="77777777" w:rsidR="00BC05B5" w:rsidRPr="00EC76D5" w:rsidRDefault="00BC05B5" w:rsidP="00BC05B5">
      <w:pPr>
        <w:pStyle w:val="Code"/>
      </w:pPr>
      <w:r w:rsidRPr="00EC76D5">
        <w:t xml:space="preserve">    Object bitsValue = bitsTree.getSymbol().getValue();</w:t>
      </w:r>
    </w:p>
    <w:p w14:paraId="7AA2477E" w14:textId="77777777" w:rsidR="00BC05B5" w:rsidRPr="00EC76D5" w:rsidRDefault="00BC05B5" w:rsidP="00BC05B5">
      <w:pPr>
        <w:pStyle w:val="Code"/>
      </w:pPr>
      <w:r w:rsidRPr="00EC76D5">
        <w:t xml:space="preserve">    int bits = ((BigInteger) bitsValue).intValue();</w:t>
      </w:r>
    </w:p>
    <w:p w14:paraId="3E9DB4C5" w14:textId="77777777" w:rsidR="00BC05B5" w:rsidRPr="00EC76D5" w:rsidRDefault="00BC05B5" w:rsidP="00BC05B5">
      <w:pPr>
        <w:pStyle w:val="Code"/>
      </w:pPr>
    </w:p>
    <w:p w14:paraId="432CB71E" w14:textId="121E210D" w:rsidR="00BC05B5" w:rsidRPr="00EC76D5" w:rsidRDefault="00BC05B5" w:rsidP="00BC05B5">
      <w:pPr>
        <w:pStyle w:val="Code"/>
      </w:pPr>
      <w:r w:rsidRPr="00EC76D5">
        <w:t xml:space="preserve">    if (</w:t>
      </w:r>
      <w:r w:rsidR="00FC5EB0">
        <w:t>declarator</w:t>
      </w:r>
      <w:r w:rsidRPr="00EC76D5">
        <w:t xml:space="preserve"> != null) {</w:t>
      </w:r>
    </w:p>
    <w:p w14:paraId="2579D3AA" w14:textId="633D1385" w:rsidR="00BC05B5" w:rsidRPr="00EC76D5" w:rsidRDefault="00BC05B5" w:rsidP="00BC05B5">
      <w:pPr>
        <w:pStyle w:val="Code"/>
      </w:pPr>
      <w:r w:rsidRPr="00EC76D5">
        <w:t xml:space="preserve">      </w:t>
      </w:r>
      <w:r w:rsidR="00FC5EB0">
        <w:t>declarator</w:t>
      </w:r>
      <w:r w:rsidRPr="00EC76D5">
        <w:t>.add(</w:t>
      </w:r>
      <w:r w:rsidR="00C461A8">
        <w:t>specifierType</w:t>
      </w:r>
      <w:r w:rsidRPr="00EC76D5">
        <w:t>);</w:t>
      </w:r>
    </w:p>
    <w:p w14:paraId="4DB9EB76" w14:textId="6D30D644" w:rsidR="00BC05B5" w:rsidRPr="00EC76D5" w:rsidRDefault="00BC05B5" w:rsidP="00BC05B5">
      <w:pPr>
        <w:pStyle w:val="Code"/>
      </w:pPr>
      <w:r w:rsidRPr="00EC76D5">
        <w:t xml:space="preserve">      Type type = </w:t>
      </w:r>
      <w:r w:rsidR="00FC5EB0">
        <w:t>declarator</w:t>
      </w:r>
      <w:r w:rsidRPr="00EC76D5">
        <w:t>.type();</w:t>
      </w:r>
    </w:p>
    <w:p w14:paraId="708AEB60" w14:textId="77777777" w:rsidR="00BC05B5" w:rsidRPr="00EC76D5" w:rsidRDefault="00BC05B5" w:rsidP="00BC05B5">
      <w:pPr>
        <w:pStyle w:val="Code"/>
      </w:pPr>
      <w:r w:rsidRPr="00EC76D5">
        <w:t xml:space="preserve">      Assert.error(type.isIntegral(), type, "non-integral bits expression");      </w:t>
      </w:r>
    </w:p>
    <w:p w14:paraId="1C74B617" w14:textId="77777777" w:rsidR="00BC05B5" w:rsidRPr="00EC76D5" w:rsidRDefault="00BC05B5" w:rsidP="00BC05B5">
      <w:pPr>
        <w:pStyle w:val="Code"/>
      </w:pPr>
      <w:r w:rsidRPr="00EC76D5">
        <w:t xml:space="preserve">      Assert.error((bits &gt;= 1) &amp;&amp; (bits &lt;= (8 * type.getSize())), bitsValue,</w:t>
      </w:r>
    </w:p>
    <w:p w14:paraId="447A5FB4" w14:textId="77777777" w:rsidR="00BC05B5" w:rsidRPr="00EC76D5" w:rsidRDefault="00BC05B5" w:rsidP="00BC05B5">
      <w:pPr>
        <w:pStyle w:val="Code"/>
      </w:pPr>
      <w:r w:rsidRPr="00EC76D5">
        <w:t xml:space="preserve">                    "bits value out of range");</w:t>
      </w:r>
    </w:p>
    <w:p w14:paraId="25B663F2" w14:textId="77777777" w:rsidR="00BC05B5" w:rsidRPr="00EC76D5" w:rsidRDefault="00BC05B5" w:rsidP="00BC05B5">
      <w:pPr>
        <w:pStyle w:val="Code"/>
      </w:pPr>
      <w:r w:rsidRPr="00EC76D5">
        <w:t xml:space="preserve">      type.setBitfieldMask(bits);</w:t>
      </w:r>
    </w:p>
    <w:p w14:paraId="6124EF70" w14:textId="56B3305F" w:rsidR="00BC05B5" w:rsidRPr="00EC76D5" w:rsidRDefault="00BC05B5" w:rsidP="00BC05B5">
      <w:pPr>
        <w:pStyle w:val="Code"/>
      </w:pPr>
      <w:r w:rsidRPr="00EC76D5">
        <w:t xml:space="preserve">      Symbol symbol = Symbol.createVariableSymbol(</w:t>
      </w:r>
      <w:r w:rsidR="00FC5EB0">
        <w:t>declarator</w:t>
      </w:r>
      <w:r w:rsidRPr="00EC76D5">
        <w:t>.getName(), external,</w:t>
      </w:r>
    </w:p>
    <w:p w14:paraId="61028230" w14:textId="77777777" w:rsidR="00BC05B5" w:rsidRPr="00EC76D5" w:rsidRDefault="00BC05B5" w:rsidP="00BC05B5">
      <w:pPr>
        <w:pStyle w:val="Code"/>
      </w:pPr>
      <w:r w:rsidRPr="00EC76D5">
        <w:t xml:space="preserve">                                                  storage, type, null);</w:t>
      </w:r>
    </w:p>
    <w:p w14:paraId="384957DC" w14:textId="77777777" w:rsidR="00BC05B5" w:rsidRPr="00EC76D5" w:rsidRDefault="00BC05B5" w:rsidP="00BC05B5">
      <w:pPr>
        <w:pStyle w:val="Code"/>
      </w:pPr>
      <w:r w:rsidRPr="00EC76D5">
        <w:t xml:space="preserve">      Main.CurrentTable.addSymbol(symbol);</w:t>
      </w:r>
    </w:p>
    <w:p w14:paraId="70BC6664" w14:textId="77777777" w:rsidR="00BC05B5" w:rsidRPr="00EC76D5" w:rsidRDefault="00BC05B5" w:rsidP="00BC05B5">
      <w:pPr>
        <w:pStyle w:val="Code"/>
      </w:pPr>
      <w:r w:rsidRPr="00EC76D5">
        <w:t xml:space="preserve">    }</w:t>
      </w:r>
    </w:p>
    <w:p w14:paraId="06B0F182" w14:textId="77777777" w:rsidR="00BC05B5" w:rsidRPr="00EC76D5" w:rsidRDefault="00BC05B5" w:rsidP="00BC05B5">
      <w:pPr>
        <w:pStyle w:val="Code"/>
      </w:pPr>
      <w:r w:rsidRPr="00EC76D5">
        <w:t xml:space="preserve">    else {</w:t>
      </w:r>
    </w:p>
    <w:p w14:paraId="4D2DC059" w14:textId="77777777" w:rsidR="00BC05B5" w:rsidRPr="00EC76D5" w:rsidRDefault="00BC05B5" w:rsidP="00BC05B5">
      <w:pPr>
        <w:pStyle w:val="Code"/>
      </w:pPr>
      <w:r w:rsidRPr="00EC76D5">
        <w:t xml:space="preserve">      Assert.error((bits &gt;= 1) &amp;&amp; (bits &lt;= (8 * Type.LongSize)), bitsValue,</w:t>
      </w:r>
    </w:p>
    <w:p w14:paraId="6F38F20B" w14:textId="77777777" w:rsidR="00BC05B5" w:rsidRPr="00EC76D5" w:rsidRDefault="00BC05B5" w:rsidP="00BC05B5">
      <w:pPr>
        <w:pStyle w:val="Code"/>
      </w:pPr>
      <w:r w:rsidRPr="00EC76D5">
        <w:t xml:space="preserve">                   "bits value out of range");</w:t>
      </w:r>
    </w:p>
    <w:p w14:paraId="76AA766C" w14:textId="77777777" w:rsidR="00BC05B5" w:rsidRPr="00EC76D5" w:rsidRDefault="00BC05B5" w:rsidP="00BC05B5">
      <w:pPr>
        <w:pStyle w:val="Code"/>
      </w:pPr>
      <w:r w:rsidRPr="00EC76D5">
        <w:t xml:space="preserve">    }</w:t>
      </w:r>
    </w:p>
    <w:p w14:paraId="32776052" w14:textId="048DF2C4" w:rsidR="00BC05B5" w:rsidRPr="00EC76D5" w:rsidRDefault="00BC05B5" w:rsidP="00BC05B5">
      <w:pPr>
        <w:pStyle w:val="Code"/>
      </w:pPr>
      <w:r w:rsidRPr="00EC76D5">
        <w:t xml:space="preserve">  }</w:t>
      </w:r>
    </w:p>
    <w:p w14:paraId="24A3A8B3" w14:textId="7065D5C9" w:rsidR="00E40B78" w:rsidRPr="00EC76D5" w:rsidRDefault="00E40B78" w:rsidP="00E40B78">
      <w:pPr>
        <w:pStyle w:val="Rubrik3"/>
      </w:pPr>
      <w:bookmarkStart w:id="61" w:name="_Toc481936153"/>
      <w:r w:rsidRPr="00EC76D5">
        <w:t>Pointer</w:t>
      </w:r>
      <w:r w:rsidR="001608A0" w:rsidRPr="00EC76D5">
        <w:t>s</w:t>
      </w:r>
      <w:bookmarkEnd w:id="61"/>
    </w:p>
    <w:p w14:paraId="358BA2BC" w14:textId="559A6A4C" w:rsidR="00E40B78" w:rsidRPr="00EC76D5" w:rsidRDefault="00E40B78" w:rsidP="00E40B78">
      <w:r w:rsidRPr="00EC76D5">
        <w:t xml:space="preserve">A </w:t>
      </w:r>
      <w:r w:rsidR="00AB7DF5">
        <w:t>pointer_declarator</w:t>
      </w:r>
      <w:r w:rsidRPr="00EC76D5">
        <w:t xml:space="preserve"> can be repeatedly annotated with a pointer specifier, which can be constant or volatile.</w:t>
      </w:r>
    </w:p>
    <w:p w14:paraId="48EED99E" w14:textId="0C8EE520" w:rsidR="00E40B78" w:rsidRPr="00EC76D5" w:rsidRDefault="002E67B8" w:rsidP="00E40B78">
      <w:pPr>
        <w:pStyle w:val="CodeHeader"/>
      </w:pPr>
      <w:r>
        <w:t>MainParser.gppg</w:t>
      </w:r>
    </w:p>
    <w:p w14:paraId="7599BF6F" w14:textId="5856F200" w:rsidR="00C143BB" w:rsidRPr="00EC76D5" w:rsidRDefault="00AB7DF5" w:rsidP="00854CBF">
      <w:pPr>
        <w:pStyle w:val="Code"/>
      </w:pPr>
      <w:r>
        <w:t>pointer_declarator</w:t>
      </w:r>
      <w:r w:rsidR="00C143BB" w:rsidRPr="00EC76D5">
        <w:t>:</w:t>
      </w:r>
    </w:p>
    <w:p w14:paraId="265204B4" w14:textId="73940E69" w:rsidR="00C143BB" w:rsidRPr="00EC76D5" w:rsidRDefault="00C143BB" w:rsidP="00854CBF">
      <w:pPr>
        <w:pStyle w:val="Code"/>
      </w:pPr>
      <w:r w:rsidRPr="00EC76D5">
        <w:t xml:space="preserve">    optional_pointer_list direct_</w:t>
      </w:r>
      <w:r w:rsidR="00AB7DF5">
        <w:t>pointer_declarator</w:t>
      </w:r>
      <w:r w:rsidRPr="00EC76D5">
        <w:t xml:space="preserve"> {</w:t>
      </w:r>
    </w:p>
    <w:p w14:paraId="338B3F23" w14:textId="77777777" w:rsidR="00C143BB" w:rsidRPr="00EC76D5" w:rsidRDefault="00C143BB" w:rsidP="00854CBF">
      <w:pPr>
        <w:pStyle w:val="Code"/>
      </w:pPr>
      <w:r w:rsidRPr="00EC76D5">
        <w:t xml:space="preserve">      $$ = GenerateDeclaration.generatePointerDeclarator($1, $2);</w:t>
      </w:r>
    </w:p>
    <w:p w14:paraId="00020214" w14:textId="77777777" w:rsidR="00C143BB" w:rsidRPr="00EC76D5" w:rsidRDefault="00C143BB" w:rsidP="00854CBF">
      <w:pPr>
        <w:pStyle w:val="Code"/>
      </w:pPr>
      <w:r w:rsidRPr="00EC76D5">
        <w:t xml:space="preserve">    };</w:t>
      </w:r>
    </w:p>
    <w:p w14:paraId="68165D01" w14:textId="77777777" w:rsidR="00C143BB" w:rsidRPr="00EC76D5" w:rsidRDefault="00C143BB" w:rsidP="00854CBF">
      <w:pPr>
        <w:pStyle w:val="Code"/>
      </w:pPr>
    </w:p>
    <w:p w14:paraId="3CFAE1DB" w14:textId="368083AB" w:rsidR="00C143BB" w:rsidRPr="00EC76D5" w:rsidRDefault="00C143BB" w:rsidP="00854CBF">
      <w:pPr>
        <w:pStyle w:val="Code"/>
      </w:pPr>
      <w:r w:rsidRPr="00EC76D5">
        <w:t>direct_</w:t>
      </w:r>
      <w:r w:rsidR="00AB7DF5">
        <w:t>pointer_declarator</w:t>
      </w:r>
      <w:r w:rsidRPr="00EC76D5">
        <w:t>:</w:t>
      </w:r>
    </w:p>
    <w:p w14:paraId="7FB764DF" w14:textId="77777777" w:rsidR="00C143BB" w:rsidRPr="00EC76D5" w:rsidRDefault="00C143BB" w:rsidP="00854CBF">
      <w:pPr>
        <w:pStyle w:val="Code"/>
      </w:pPr>
      <w:r w:rsidRPr="00EC76D5">
        <w:t xml:space="preserve">    IDENTIFIER {</w:t>
      </w:r>
    </w:p>
    <w:p w14:paraId="39A5C8CE" w14:textId="77777777" w:rsidR="00C143BB" w:rsidRPr="00EC76D5" w:rsidRDefault="00C143BB" w:rsidP="00854CBF">
      <w:pPr>
        <w:pStyle w:val="Code"/>
      </w:pPr>
      <w:r w:rsidRPr="00EC76D5">
        <w:t xml:space="preserve">      $$ = new Declarator($1);</w:t>
      </w:r>
    </w:p>
    <w:p w14:paraId="2815622D" w14:textId="77777777" w:rsidR="00C143BB" w:rsidRPr="00EC76D5" w:rsidRDefault="00C143BB" w:rsidP="00854CBF">
      <w:pPr>
        <w:pStyle w:val="Code"/>
      </w:pPr>
      <w:r w:rsidRPr="00EC76D5">
        <w:t xml:space="preserve">    }</w:t>
      </w:r>
    </w:p>
    <w:p w14:paraId="57641BEF" w14:textId="157AADA8" w:rsidR="00C143BB" w:rsidRPr="00EC76D5" w:rsidRDefault="00C143BB" w:rsidP="00854CBF">
      <w:pPr>
        <w:pStyle w:val="Code"/>
      </w:pPr>
      <w:r w:rsidRPr="00EC76D5">
        <w:t xml:space="preserve">  | LEFT_PAREN </w:t>
      </w:r>
      <w:r w:rsidR="00AB7DF5">
        <w:t>pointer_declarator</w:t>
      </w:r>
      <w:r w:rsidRPr="00EC76D5">
        <w:t xml:space="preserve"> RIGHT_PAREN {</w:t>
      </w:r>
    </w:p>
    <w:p w14:paraId="36907385" w14:textId="77777777" w:rsidR="00C143BB" w:rsidRPr="00EC76D5" w:rsidRDefault="00C143BB" w:rsidP="00854CBF">
      <w:pPr>
        <w:pStyle w:val="Code"/>
      </w:pPr>
      <w:r w:rsidRPr="00EC76D5">
        <w:t xml:space="preserve">      $$ = $2; </w:t>
      </w:r>
    </w:p>
    <w:p w14:paraId="5EAC8B08" w14:textId="77777777" w:rsidR="00C143BB" w:rsidRPr="00EC76D5" w:rsidRDefault="00C143BB" w:rsidP="00854CBF">
      <w:pPr>
        <w:pStyle w:val="Code"/>
      </w:pPr>
      <w:r w:rsidRPr="00EC76D5">
        <w:t xml:space="preserve">    }</w:t>
      </w:r>
    </w:p>
    <w:p w14:paraId="1C5EAA52" w14:textId="19EB395E" w:rsidR="00C143BB" w:rsidRPr="00EC76D5" w:rsidRDefault="00C143BB" w:rsidP="00854CBF">
      <w:pPr>
        <w:pStyle w:val="Code"/>
      </w:pPr>
      <w:r w:rsidRPr="00EC76D5">
        <w:t xml:space="preserve">  | direct_</w:t>
      </w:r>
      <w:r w:rsidR="00AB7DF5">
        <w:t>pointer_declarator</w:t>
      </w:r>
    </w:p>
    <w:p w14:paraId="76B8BB4A" w14:textId="77777777" w:rsidR="00C143BB" w:rsidRPr="00EC76D5" w:rsidRDefault="00C143BB" w:rsidP="00854CBF">
      <w:pPr>
        <w:pStyle w:val="Code"/>
      </w:pPr>
      <w:r w:rsidRPr="00EC76D5">
        <w:t xml:space="preserve">    LEFT_SQUARE optional_constant_expression RIGHT_SQUARE {</w:t>
      </w:r>
    </w:p>
    <w:p w14:paraId="27F60C3B" w14:textId="77777777" w:rsidR="00C143BB" w:rsidRPr="00EC76D5" w:rsidRDefault="00C143BB" w:rsidP="00854CBF">
      <w:pPr>
        <w:pStyle w:val="Code"/>
      </w:pPr>
      <w:r w:rsidRPr="00EC76D5">
        <w:t xml:space="preserve">      $$ = GenerateDeclaration.generateArrayType($1, $3);</w:t>
      </w:r>
    </w:p>
    <w:p w14:paraId="25400123" w14:textId="77777777" w:rsidR="00C143BB" w:rsidRPr="00EC76D5" w:rsidRDefault="00C143BB" w:rsidP="00854CBF">
      <w:pPr>
        <w:pStyle w:val="Code"/>
      </w:pPr>
      <w:r w:rsidRPr="00EC76D5">
        <w:t xml:space="preserve">    }</w:t>
      </w:r>
    </w:p>
    <w:p w14:paraId="23785D0E" w14:textId="76E51885" w:rsidR="00C143BB" w:rsidRPr="00EC76D5" w:rsidRDefault="00C143BB" w:rsidP="00854CBF">
      <w:pPr>
        <w:pStyle w:val="Code"/>
      </w:pPr>
      <w:r w:rsidRPr="00EC76D5">
        <w:t xml:space="preserve">  | direct_</w:t>
      </w:r>
      <w:r w:rsidR="00AB7DF5">
        <w:t>pointer_declarator</w:t>
      </w:r>
    </w:p>
    <w:p w14:paraId="5B96A48C" w14:textId="77777777" w:rsidR="00C143BB" w:rsidRPr="00EC76D5" w:rsidRDefault="00C143BB" w:rsidP="00854CBF">
      <w:pPr>
        <w:pStyle w:val="Code"/>
      </w:pPr>
      <w:r w:rsidRPr="00EC76D5">
        <w:t xml:space="preserve">    LEFT_PAREN parameter_ellipse_list RIGHT_PAREN {</w:t>
      </w:r>
    </w:p>
    <w:p w14:paraId="3D336D1F" w14:textId="77777777" w:rsidR="00C143BB" w:rsidRPr="00EC76D5" w:rsidRDefault="00C143BB" w:rsidP="00854CBF">
      <w:pPr>
        <w:pStyle w:val="Code"/>
      </w:pPr>
      <w:r w:rsidRPr="00EC76D5">
        <w:t xml:space="preserve">      $$ = GenerateDeclaration.generateNewFunctionDeclaration($1, $3);</w:t>
      </w:r>
    </w:p>
    <w:p w14:paraId="78EE0511" w14:textId="77777777" w:rsidR="00C143BB" w:rsidRPr="00EC76D5" w:rsidRDefault="00C143BB" w:rsidP="00854CBF">
      <w:pPr>
        <w:pStyle w:val="Code"/>
      </w:pPr>
      <w:r w:rsidRPr="00EC76D5">
        <w:t xml:space="preserve">    }</w:t>
      </w:r>
    </w:p>
    <w:p w14:paraId="5E454FF7" w14:textId="3B962A00" w:rsidR="00C143BB" w:rsidRPr="00EC76D5" w:rsidRDefault="00C143BB" w:rsidP="00854CBF">
      <w:pPr>
        <w:pStyle w:val="Code"/>
      </w:pPr>
      <w:r w:rsidRPr="00EC76D5">
        <w:t xml:space="preserve">  | direct_</w:t>
      </w:r>
      <w:r w:rsidR="00AB7DF5">
        <w:t>pointer_declarator</w:t>
      </w:r>
    </w:p>
    <w:p w14:paraId="24199B10" w14:textId="77777777" w:rsidR="00C143BB" w:rsidRPr="00EC76D5" w:rsidRDefault="00C143BB" w:rsidP="00854CBF">
      <w:pPr>
        <w:pStyle w:val="Code"/>
      </w:pPr>
      <w:r w:rsidRPr="00EC76D5">
        <w:t xml:space="preserve">    LEFT_PAREN optional_identifier_list RIGHT_PAREN {</w:t>
      </w:r>
    </w:p>
    <w:p w14:paraId="055E709C" w14:textId="77777777" w:rsidR="00C143BB" w:rsidRPr="00EC76D5" w:rsidRDefault="00C143BB" w:rsidP="00854CBF">
      <w:pPr>
        <w:pStyle w:val="Code"/>
      </w:pPr>
      <w:r w:rsidRPr="00EC76D5">
        <w:t xml:space="preserve">      $$ = GenerateDeclaration.generateOldFunctionDeclaration($1, $3);</w:t>
      </w:r>
    </w:p>
    <w:p w14:paraId="1312C234" w14:textId="77777777" w:rsidR="00C143BB" w:rsidRPr="00EC76D5" w:rsidRDefault="00C143BB" w:rsidP="00854CBF">
      <w:pPr>
        <w:pStyle w:val="Code"/>
      </w:pPr>
      <w:r w:rsidRPr="00EC76D5">
        <w:t xml:space="preserve">    };</w:t>
      </w:r>
    </w:p>
    <w:p w14:paraId="51B0FAD7" w14:textId="77777777" w:rsidR="00C143BB" w:rsidRPr="00EC76D5" w:rsidRDefault="00C143BB" w:rsidP="00854CBF">
      <w:pPr>
        <w:pStyle w:val="Code"/>
      </w:pPr>
    </w:p>
    <w:p w14:paraId="0D93DB8E" w14:textId="77777777" w:rsidR="00C143BB" w:rsidRPr="00EC76D5" w:rsidRDefault="00C143BB" w:rsidP="00854CBF">
      <w:pPr>
        <w:pStyle w:val="Code"/>
      </w:pPr>
      <w:r w:rsidRPr="00EC76D5">
        <w:t>optional_pointer_list:</w:t>
      </w:r>
    </w:p>
    <w:p w14:paraId="7C5A9B11" w14:textId="77777777" w:rsidR="00C143BB" w:rsidRPr="00EC76D5" w:rsidRDefault="00C143BB" w:rsidP="00854CBF">
      <w:pPr>
        <w:pStyle w:val="Code"/>
      </w:pPr>
      <w:r w:rsidRPr="00EC76D5">
        <w:t xml:space="preserve">    /* Empty. */ {</w:t>
      </w:r>
    </w:p>
    <w:p w14:paraId="3AFBDC21" w14:textId="77777777" w:rsidR="00C143BB" w:rsidRPr="00EC76D5" w:rsidRDefault="00C143BB" w:rsidP="00854CBF">
      <w:pPr>
        <w:pStyle w:val="Code"/>
      </w:pPr>
      <w:r w:rsidRPr="00EC76D5">
        <w:t xml:space="preserve">      $$ = new LinkedList&lt;&gt;();</w:t>
      </w:r>
    </w:p>
    <w:p w14:paraId="6B38A8B1" w14:textId="77777777" w:rsidR="00C143BB" w:rsidRPr="00EC76D5" w:rsidRDefault="00C143BB" w:rsidP="00854CBF">
      <w:pPr>
        <w:pStyle w:val="Code"/>
      </w:pPr>
      <w:r w:rsidRPr="00EC76D5">
        <w:t xml:space="preserve">    }</w:t>
      </w:r>
    </w:p>
    <w:p w14:paraId="77AC6BCF" w14:textId="77777777" w:rsidR="00C143BB" w:rsidRPr="00EC76D5" w:rsidRDefault="00C143BB" w:rsidP="00854CBF">
      <w:pPr>
        <w:pStyle w:val="Code"/>
      </w:pPr>
      <w:r w:rsidRPr="00EC76D5">
        <w:t xml:space="preserve">  | pointer_list {</w:t>
      </w:r>
    </w:p>
    <w:p w14:paraId="2CB0D86A" w14:textId="77777777" w:rsidR="00C143BB" w:rsidRPr="00EC76D5" w:rsidRDefault="00C143BB" w:rsidP="00854CBF">
      <w:pPr>
        <w:pStyle w:val="Code"/>
      </w:pPr>
      <w:r w:rsidRPr="00EC76D5">
        <w:t xml:space="preserve">      $$ = $1;</w:t>
      </w:r>
    </w:p>
    <w:p w14:paraId="176B29DC" w14:textId="77777777" w:rsidR="00C143BB" w:rsidRPr="00EC76D5" w:rsidRDefault="00C143BB" w:rsidP="00854CBF">
      <w:pPr>
        <w:pStyle w:val="Code"/>
      </w:pPr>
      <w:r w:rsidRPr="00EC76D5">
        <w:t xml:space="preserve">    };</w:t>
      </w:r>
    </w:p>
    <w:p w14:paraId="05319E1D" w14:textId="77777777" w:rsidR="00C143BB" w:rsidRPr="00EC76D5" w:rsidRDefault="00C143BB" w:rsidP="00854CBF">
      <w:pPr>
        <w:pStyle w:val="Code"/>
      </w:pPr>
    </w:p>
    <w:p w14:paraId="5B8B730F" w14:textId="77777777" w:rsidR="00C143BB" w:rsidRPr="00EC76D5" w:rsidRDefault="00C143BB" w:rsidP="00854CBF">
      <w:pPr>
        <w:pStyle w:val="Code"/>
      </w:pPr>
      <w:r w:rsidRPr="00EC76D5">
        <w:t>pointer_list:</w:t>
      </w:r>
    </w:p>
    <w:p w14:paraId="0FC9ECF4" w14:textId="77777777" w:rsidR="00C143BB" w:rsidRPr="00EC76D5" w:rsidRDefault="00C143BB" w:rsidP="00854CBF">
      <w:pPr>
        <w:pStyle w:val="Code"/>
      </w:pPr>
      <w:r w:rsidRPr="00EC76D5">
        <w:t xml:space="preserve">    pointer {</w:t>
      </w:r>
    </w:p>
    <w:p w14:paraId="509412B3" w14:textId="77777777" w:rsidR="00C143BB" w:rsidRPr="00EC76D5" w:rsidRDefault="00C143BB" w:rsidP="00854CBF">
      <w:pPr>
        <w:pStyle w:val="Code"/>
      </w:pPr>
      <w:r w:rsidRPr="00EC76D5">
        <w:t xml:space="preserve">      $$ = new LinkedList&lt;&gt;();</w:t>
      </w:r>
    </w:p>
    <w:p w14:paraId="5B9E307F" w14:textId="77777777" w:rsidR="00C143BB" w:rsidRPr="00EC76D5" w:rsidRDefault="00C143BB" w:rsidP="00854CBF">
      <w:pPr>
        <w:pStyle w:val="Code"/>
      </w:pPr>
      <w:r w:rsidRPr="00EC76D5">
        <w:t xml:space="preserve">      ((List) $$).add($1);</w:t>
      </w:r>
    </w:p>
    <w:p w14:paraId="5EB75F50" w14:textId="77777777" w:rsidR="00C143BB" w:rsidRPr="00EC76D5" w:rsidRDefault="00C143BB" w:rsidP="00854CBF">
      <w:pPr>
        <w:pStyle w:val="Code"/>
      </w:pPr>
      <w:r w:rsidRPr="00EC76D5">
        <w:t xml:space="preserve">    }</w:t>
      </w:r>
    </w:p>
    <w:p w14:paraId="3BD05E79" w14:textId="77777777" w:rsidR="00C143BB" w:rsidRPr="00EC76D5" w:rsidRDefault="00C143BB" w:rsidP="00854CBF">
      <w:pPr>
        <w:pStyle w:val="Code"/>
      </w:pPr>
      <w:r w:rsidRPr="00EC76D5">
        <w:t xml:space="preserve">  | pointer_list pointer {</w:t>
      </w:r>
    </w:p>
    <w:p w14:paraId="43C51CB3" w14:textId="77777777" w:rsidR="00C143BB" w:rsidRPr="00EC76D5" w:rsidRDefault="00C143BB" w:rsidP="00854CBF">
      <w:pPr>
        <w:pStyle w:val="Code"/>
      </w:pPr>
      <w:r w:rsidRPr="00EC76D5">
        <w:t xml:space="preserve">      $1.add($2);</w:t>
      </w:r>
    </w:p>
    <w:p w14:paraId="7BEAE992" w14:textId="77777777" w:rsidR="00C143BB" w:rsidRPr="00EC76D5" w:rsidRDefault="00C143BB" w:rsidP="00854CBF">
      <w:pPr>
        <w:pStyle w:val="Code"/>
      </w:pPr>
      <w:r w:rsidRPr="00EC76D5">
        <w:t xml:space="preserve">      $$ = $1;</w:t>
      </w:r>
    </w:p>
    <w:p w14:paraId="7E0F917A" w14:textId="77777777" w:rsidR="00C143BB" w:rsidRPr="00EC76D5" w:rsidRDefault="00C143BB" w:rsidP="00854CBF">
      <w:pPr>
        <w:pStyle w:val="Code"/>
      </w:pPr>
      <w:r w:rsidRPr="00EC76D5">
        <w:t xml:space="preserve">    };</w:t>
      </w:r>
    </w:p>
    <w:p w14:paraId="364CF6DF" w14:textId="77777777" w:rsidR="00C143BB" w:rsidRPr="00EC76D5" w:rsidRDefault="00C143BB" w:rsidP="00854CBF">
      <w:pPr>
        <w:pStyle w:val="Code"/>
      </w:pPr>
    </w:p>
    <w:p w14:paraId="41A7A519" w14:textId="77777777" w:rsidR="00C143BB" w:rsidRPr="00EC76D5" w:rsidRDefault="00C143BB" w:rsidP="00854CBF">
      <w:pPr>
        <w:pStyle w:val="Code"/>
      </w:pPr>
      <w:r w:rsidRPr="00EC76D5">
        <w:t>pointer:</w:t>
      </w:r>
    </w:p>
    <w:p w14:paraId="577592FC" w14:textId="77777777" w:rsidR="00C143BB" w:rsidRPr="00EC76D5" w:rsidRDefault="00C143BB" w:rsidP="00854CBF">
      <w:pPr>
        <w:pStyle w:val="Code"/>
      </w:pPr>
      <w:r w:rsidRPr="00EC76D5">
        <w:t xml:space="preserve">    ASTERRISK {</w:t>
      </w:r>
    </w:p>
    <w:p w14:paraId="5494C4C2" w14:textId="77777777" w:rsidR="00C143BB" w:rsidRPr="00EC76D5" w:rsidRDefault="00C143BB" w:rsidP="00854CBF">
      <w:pPr>
        <w:pStyle w:val="Code"/>
      </w:pPr>
      <w:r w:rsidRPr="00EC76D5">
        <w:t xml:space="preserve">      $$ = Type.createPointerType(null);</w:t>
      </w:r>
    </w:p>
    <w:p w14:paraId="6A4D1FF0" w14:textId="77777777" w:rsidR="00C143BB" w:rsidRPr="00EC76D5" w:rsidRDefault="00C143BB" w:rsidP="00854CBF">
      <w:pPr>
        <w:pStyle w:val="Code"/>
      </w:pPr>
      <w:r w:rsidRPr="00EC76D5">
        <w:t xml:space="preserve">    }</w:t>
      </w:r>
    </w:p>
    <w:p w14:paraId="2BCF35BF" w14:textId="77777777" w:rsidR="00C143BB" w:rsidRPr="00EC76D5" w:rsidRDefault="00C143BB" w:rsidP="00854CBF">
      <w:pPr>
        <w:pStyle w:val="Code"/>
      </w:pPr>
      <w:r w:rsidRPr="00EC76D5">
        <w:t xml:space="preserve">  | ASTERRISK declaration_specifier_list {</w:t>
      </w:r>
    </w:p>
    <w:p w14:paraId="474DA805" w14:textId="77777777" w:rsidR="00C143BB" w:rsidRPr="00EC76D5" w:rsidRDefault="00C143BB" w:rsidP="00854CBF">
      <w:pPr>
        <w:pStyle w:val="Code"/>
      </w:pPr>
      <w:r w:rsidRPr="00EC76D5">
        <w:t xml:space="preserve">      $$ = Main.SpecifierStack.pop().generateQualifiers();</w:t>
      </w:r>
    </w:p>
    <w:p w14:paraId="088D0D77" w14:textId="77777777" w:rsidR="00C143BB" w:rsidRPr="00EC76D5" w:rsidRDefault="00C143BB" w:rsidP="00854CBF">
      <w:pPr>
        <w:pStyle w:val="Code"/>
        <w:rPr>
          <w:b/>
        </w:rPr>
      </w:pPr>
      <w:r w:rsidRPr="00EC76D5">
        <w:t xml:space="preserve">    };</w:t>
      </w:r>
    </w:p>
    <w:p w14:paraId="50EC3E25" w14:textId="1AC812FC" w:rsidR="00E40B78" w:rsidRPr="00EC76D5" w:rsidRDefault="00E40B78" w:rsidP="00C143BB">
      <w:pPr>
        <w:pStyle w:val="CodeHeader"/>
      </w:pPr>
      <w:r w:rsidRPr="00EC76D5">
        <w:t>Generator.java</w:t>
      </w:r>
    </w:p>
    <w:p w14:paraId="222F6DD2" w14:textId="77777777" w:rsidR="00F519EC" w:rsidRPr="00EC76D5" w:rsidRDefault="00F519EC" w:rsidP="00F519EC">
      <w:pPr>
        <w:pStyle w:val="Code"/>
      </w:pPr>
      <w:r w:rsidRPr="00EC76D5">
        <w:t xml:space="preserve">  public static Declarator generatePointerDeclarator(List&lt;Type&gt; typeList,</w:t>
      </w:r>
    </w:p>
    <w:p w14:paraId="1094DE2B" w14:textId="25BDA339" w:rsidR="00F519EC" w:rsidRPr="00EC76D5" w:rsidRDefault="00F519EC" w:rsidP="00F519EC">
      <w:pPr>
        <w:pStyle w:val="Code"/>
      </w:pPr>
      <w:r w:rsidRPr="00EC76D5">
        <w:t xml:space="preserve">                                                     Declarator </w:t>
      </w:r>
      <w:r w:rsidR="00FC5EB0">
        <w:t>declarator</w:t>
      </w:r>
      <w:r w:rsidRPr="00EC76D5">
        <w:t>) {</w:t>
      </w:r>
    </w:p>
    <w:p w14:paraId="3A1BD909" w14:textId="5D26909C" w:rsidR="00F519EC" w:rsidRPr="00EC76D5" w:rsidRDefault="00F519EC" w:rsidP="00F519EC">
      <w:pPr>
        <w:pStyle w:val="Code"/>
      </w:pPr>
      <w:r w:rsidRPr="00EC76D5">
        <w:t xml:space="preserve">    if (</w:t>
      </w:r>
      <w:r w:rsidR="00FC5EB0">
        <w:t>declarator</w:t>
      </w:r>
      <w:r w:rsidRPr="00EC76D5">
        <w:t xml:space="preserve"> == null) {</w:t>
      </w:r>
    </w:p>
    <w:p w14:paraId="5961F7B3" w14:textId="665C7427" w:rsidR="00F519EC" w:rsidRPr="00EC76D5" w:rsidRDefault="00F519EC" w:rsidP="00F519EC">
      <w:pPr>
        <w:pStyle w:val="Code"/>
      </w:pPr>
      <w:r w:rsidRPr="00EC76D5">
        <w:t xml:space="preserve">      </w:t>
      </w:r>
      <w:r w:rsidR="00FC5EB0">
        <w:t>declarator</w:t>
      </w:r>
      <w:r w:rsidRPr="00EC76D5">
        <w:t xml:space="preserve"> = new Declarator(null);</w:t>
      </w:r>
    </w:p>
    <w:p w14:paraId="1E68682B" w14:textId="77777777" w:rsidR="00F519EC" w:rsidRPr="00EC76D5" w:rsidRDefault="00F519EC" w:rsidP="00F519EC">
      <w:pPr>
        <w:pStyle w:val="Code"/>
      </w:pPr>
      <w:r w:rsidRPr="00EC76D5">
        <w:t xml:space="preserve">    }</w:t>
      </w:r>
    </w:p>
    <w:p w14:paraId="267100CE" w14:textId="77777777" w:rsidR="00F519EC" w:rsidRPr="00EC76D5" w:rsidRDefault="00F519EC" w:rsidP="00F519EC">
      <w:pPr>
        <w:pStyle w:val="Code"/>
      </w:pPr>
      <w:r w:rsidRPr="00EC76D5">
        <w:t xml:space="preserve">    </w:t>
      </w:r>
    </w:p>
    <w:p w14:paraId="5838A7BD" w14:textId="77777777" w:rsidR="00F519EC" w:rsidRPr="00EC76D5" w:rsidRDefault="00F519EC" w:rsidP="00F519EC">
      <w:pPr>
        <w:pStyle w:val="Code"/>
      </w:pPr>
      <w:r w:rsidRPr="00EC76D5">
        <w:t xml:space="preserve">    for (Type type : typeList) {</w:t>
      </w:r>
    </w:p>
    <w:p w14:paraId="1087F3C0" w14:textId="77777777" w:rsidR="00F519EC" w:rsidRPr="00EC76D5" w:rsidRDefault="00F519EC" w:rsidP="00F519EC">
      <w:pPr>
        <w:pStyle w:val="Code"/>
      </w:pPr>
      <w:r w:rsidRPr="00EC76D5">
        <w:t xml:space="preserve">      Type pointerType = Type.createPointerType(null);</w:t>
      </w:r>
    </w:p>
    <w:p w14:paraId="4A9ECA6A" w14:textId="77777777" w:rsidR="00F519EC" w:rsidRPr="00EC76D5" w:rsidRDefault="00F519EC" w:rsidP="00F519EC">
      <w:pPr>
        <w:pStyle w:val="Code"/>
      </w:pPr>
      <w:r w:rsidRPr="00EC76D5">
        <w:t xml:space="preserve">      pointerType.setConstant(type.isConstant());</w:t>
      </w:r>
    </w:p>
    <w:p w14:paraId="48C83127" w14:textId="77777777" w:rsidR="00F519EC" w:rsidRPr="00EC76D5" w:rsidRDefault="00F519EC" w:rsidP="00F519EC">
      <w:pPr>
        <w:pStyle w:val="Code"/>
      </w:pPr>
      <w:r w:rsidRPr="00EC76D5">
        <w:lastRenderedPageBreak/>
        <w:t xml:space="preserve">      pointerType.setVolatile(type.isVolatile());</w:t>
      </w:r>
    </w:p>
    <w:p w14:paraId="43128D8B" w14:textId="664D7C11" w:rsidR="00F519EC" w:rsidRPr="00EC76D5" w:rsidRDefault="00F519EC" w:rsidP="00F519EC">
      <w:pPr>
        <w:pStyle w:val="Code"/>
      </w:pPr>
      <w:r w:rsidRPr="00EC76D5">
        <w:t xml:space="preserve">      </w:t>
      </w:r>
      <w:r w:rsidR="00FC5EB0">
        <w:t>declarator</w:t>
      </w:r>
      <w:r w:rsidRPr="00EC76D5">
        <w:t>.add(pointerType);</w:t>
      </w:r>
    </w:p>
    <w:p w14:paraId="39CCE84F" w14:textId="77777777" w:rsidR="00F519EC" w:rsidRPr="00EC76D5" w:rsidRDefault="00F519EC" w:rsidP="00F519EC">
      <w:pPr>
        <w:pStyle w:val="Code"/>
      </w:pPr>
      <w:r w:rsidRPr="00EC76D5">
        <w:t xml:space="preserve">    }</w:t>
      </w:r>
    </w:p>
    <w:p w14:paraId="04F8FE3D" w14:textId="77777777" w:rsidR="00F519EC" w:rsidRPr="00EC76D5" w:rsidRDefault="00F519EC" w:rsidP="00F519EC">
      <w:pPr>
        <w:pStyle w:val="Code"/>
      </w:pPr>
    </w:p>
    <w:p w14:paraId="5F3E0DF9" w14:textId="44EF4C55" w:rsidR="00F519EC" w:rsidRPr="00EC76D5" w:rsidRDefault="00F519EC" w:rsidP="00F519EC">
      <w:pPr>
        <w:pStyle w:val="Code"/>
      </w:pPr>
      <w:r w:rsidRPr="00EC76D5">
        <w:t xml:space="preserve">    return </w:t>
      </w:r>
      <w:r w:rsidR="00FC5EB0">
        <w:t>declarator</w:t>
      </w:r>
      <w:r w:rsidRPr="00EC76D5">
        <w:t>;</w:t>
      </w:r>
    </w:p>
    <w:p w14:paraId="6AAB02EA" w14:textId="77777777" w:rsidR="00F519EC" w:rsidRPr="00EC76D5" w:rsidRDefault="00F519EC" w:rsidP="00F519EC">
      <w:pPr>
        <w:pStyle w:val="Code"/>
      </w:pPr>
      <w:r w:rsidRPr="00EC76D5">
        <w:t xml:space="preserve">  }</w:t>
      </w:r>
    </w:p>
    <w:p w14:paraId="3D9BB5B5" w14:textId="77777777" w:rsidR="00F519EC" w:rsidRPr="00EC76D5" w:rsidRDefault="00F519EC" w:rsidP="00F519EC">
      <w:pPr>
        <w:pStyle w:val="Code"/>
      </w:pPr>
    </w:p>
    <w:p w14:paraId="1996AD69" w14:textId="77777777" w:rsidR="00F519EC" w:rsidRPr="00EC76D5" w:rsidRDefault="00F519EC" w:rsidP="00F519EC">
      <w:pPr>
        <w:pStyle w:val="Code"/>
      </w:pPr>
      <w:r w:rsidRPr="00EC76D5">
        <w:t xml:space="preserve">  public static Declarator generatePointerListDeclarator</w:t>
      </w:r>
    </w:p>
    <w:p w14:paraId="448741A7" w14:textId="3CE4E378" w:rsidR="00F519EC" w:rsidRPr="00EC76D5" w:rsidRDefault="00F519EC" w:rsidP="00F519EC">
      <w:pPr>
        <w:pStyle w:val="Code"/>
      </w:pPr>
      <w:r w:rsidRPr="00EC76D5">
        <w:t xml:space="preserve">                (List&lt;Pair&lt;Boolean,Boolean&gt;&gt; pointerList, Declarator </w:t>
      </w:r>
      <w:r w:rsidR="00FC5EB0">
        <w:t>declarator</w:t>
      </w:r>
      <w:r w:rsidRPr="00EC76D5">
        <w:t>) {</w:t>
      </w:r>
    </w:p>
    <w:p w14:paraId="13EE7977" w14:textId="77777777" w:rsidR="00F519EC" w:rsidRPr="00EC76D5" w:rsidRDefault="00F519EC" w:rsidP="00F519EC">
      <w:pPr>
        <w:pStyle w:val="Code"/>
      </w:pPr>
      <w:r w:rsidRPr="00EC76D5">
        <w:t xml:space="preserve">    for (Pair&lt;Boolean,Boolean&gt; pair : pointerList) {</w:t>
      </w:r>
    </w:p>
    <w:p w14:paraId="3EB67CE2" w14:textId="77777777" w:rsidR="00F519EC" w:rsidRPr="00EC76D5" w:rsidRDefault="00F519EC" w:rsidP="00F519EC">
      <w:pPr>
        <w:pStyle w:val="Code"/>
      </w:pPr>
      <w:r w:rsidRPr="00EC76D5">
        <w:t xml:space="preserve">      Type pointerType = Type.createPointerType(null);</w:t>
      </w:r>
    </w:p>
    <w:p w14:paraId="79E1BBD8" w14:textId="77777777" w:rsidR="00F519EC" w:rsidRPr="00EC76D5" w:rsidRDefault="00F519EC" w:rsidP="00F519EC">
      <w:pPr>
        <w:pStyle w:val="Code"/>
      </w:pPr>
      <w:r w:rsidRPr="00EC76D5">
        <w:t xml:space="preserve">      boolean isConstant = pair.getFirst(),</w:t>
      </w:r>
    </w:p>
    <w:p w14:paraId="63F05430" w14:textId="77777777" w:rsidR="00F519EC" w:rsidRPr="00EC76D5" w:rsidRDefault="00F519EC" w:rsidP="00F519EC">
      <w:pPr>
        <w:pStyle w:val="Code"/>
      </w:pPr>
      <w:r w:rsidRPr="00EC76D5">
        <w:t xml:space="preserve">              isVolatile = pair.getSecond();</w:t>
      </w:r>
    </w:p>
    <w:p w14:paraId="15DAA60F" w14:textId="77777777" w:rsidR="00F519EC" w:rsidRPr="00EC76D5" w:rsidRDefault="00F519EC" w:rsidP="00F519EC">
      <w:pPr>
        <w:pStyle w:val="Code"/>
      </w:pPr>
      <w:r w:rsidRPr="00EC76D5">
        <w:t xml:space="preserve">      pointerType.setConstant(isConstant);</w:t>
      </w:r>
    </w:p>
    <w:p w14:paraId="00214127" w14:textId="77777777" w:rsidR="00F519EC" w:rsidRPr="00EC76D5" w:rsidRDefault="00F519EC" w:rsidP="00F519EC">
      <w:pPr>
        <w:pStyle w:val="Code"/>
      </w:pPr>
      <w:r w:rsidRPr="00EC76D5">
        <w:t xml:space="preserve">      pointerType.setVolatile(isVolatile);</w:t>
      </w:r>
    </w:p>
    <w:p w14:paraId="16CD3562" w14:textId="2DBB3859" w:rsidR="00F519EC" w:rsidRPr="00EC76D5" w:rsidRDefault="00F519EC" w:rsidP="00F519EC">
      <w:pPr>
        <w:pStyle w:val="Code"/>
      </w:pPr>
      <w:r w:rsidRPr="00EC76D5">
        <w:t xml:space="preserve">      </w:t>
      </w:r>
      <w:r w:rsidR="00FC5EB0">
        <w:t>declarator</w:t>
      </w:r>
      <w:r w:rsidRPr="00EC76D5">
        <w:t>.add(pointerType);</w:t>
      </w:r>
    </w:p>
    <w:p w14:paraId="5985BDA1" w14:textId="77777777" w:rsidR="00F519EC" w:rsidRPr="00EC76D5" w:rsidRDefault="00F519EC" w:rsidP="00F519EC">
      <w:pPr>
        <w:pStyle w:val="Code"/>
      </w:pPr>
      <w:r w:rsidRPr="00EC76D5">
        <w:t xml:space="preserve">    }</w:t>
      </w:r>
    </w:p>
    <w:p w14:paraId="7AC8A734" w14:textId="77777777" w:rsidR="00F519EC" w:rsidRPr="00EC76D5" w:rsidRDefault="00F519EC" w:rsidP="00F519EC">
      <w:pPr>
        <w:pStyle w:val="Code"/>
      </w:pPr>
      <w:r w:rsidRPr="00EC76D5">
        <w:t xml:space="preserve">    </w:t>
      </w:r>
    </w:p>
    <w:p w14:paraId="7EC36083" w14:textId="3C33B281" w:rsidR="00F519EC" w:rsidRPr="00EC76D5" w:rsidRDefault="00F519EC" w:rsidP="00F519EC">
      <w:pPr>
        <w:pStyle w:val="Code"/>
      </w:pPr>
      <w:r w:rsidRPr="00EC76D5">
        <w:t xml:space="preserve">    return </w:t>
      </w:r>
      <w:r w:rsidR="00FC5EB0">
        <w:t>declarator</w:t>
      </w:r>
      <w:r w:rsidRPr="00EC76D5">
        <w:t>;</w:t>
      </w:r>
    </w:p>
    <w:p w14:paraId="289C1808" w14:textId="285A6DB7" w:rsidR="00E40B78" w:rsidRPr="00EC76D5" w:rsidRDefault="00F519EC" w:rsidP="00F519EC">
      <w:pPr>
        <w:pStyle w:val="Code"/>
      </w:pPr>
      <w:r w:rsidRPr="00EC76D5">
        <w:t xml:space="preserve">  }</w:t>
      </w:r>
    </w:p>
    <w:p w14:paraId="0752B22B" w14:textId="0D9825D8" w:rsidR="00E40B78" w:rsidRPr="00EC76D5" w:rsidRDefault="00E40B78" w:rsidP="00E40B78">
      <w:pPr>
        <w:pStyle w:val="Rubrik3"/>
      </w:pPr>
      <w:bookmarkStart w:id="62" w:name="_Toc481936154"/>
      <w:r w:rsidRPr="00EC76D5">
        <w:t>Parameter List</w:t>
      </w:r>
      <w:bookmarkEnd w:id="62"/>
    </w:p>
    <w:p w14:paraId="0A89C523" w14:textId="4F642FEF" w:rsidR="00E40B78" w:rsidRPr="00EC76D5" w:rsidRDefault="00E40B78" w:rsidP="00E40B78">
      <w:r w:rsidRPr="00EC76D5">
        <w:t xml:space="preserve">A parameter is a declaration with at most one declaratory, which has no </w:t>
      </w:r>
      <w:r w:rsidR="002F35C1">
        <w:t>initializer</w:t>
      </w:r>
      <w:r w:rsidRPr="00EC76D5">
        <w:t xml:space="preserve"> or bitfield.</w:t>
      </w:r>
    </w:p>
    <w:p w14:paraId="625C74F4" w14:textId="42BEC221" w:rsidR="00E40B78" w:rsidRPr="00EC76D5" w:rsidRDefault="002E67B8" w:rsidP="00E40B78">
      <w:pPr>
        <w:pStyle w:val="CodeHeader"/>
      </w:pPr>
      <w:r>
        <w:t>MainParser.gppg</w:t>
      </w:r>
    </w:p>
    <w:p w14:paraId="323E7BA5" w14:textId="77777777" w:rsidR="009F05AB" w:rsidRPr="00EC76D5" w:rsidRDefault="009F05AB" w:rsidP="009F05AB">
      <w:pPr>
        <w:pStyle w:val="Code"/>
      </w:pPr>
      <w:r w:rsidRPr="00EC76D5">
        <w:t>optional_parameter_ellipse_list:</w:t>
      </w:r>
    </w:p>
    <w:p w14:paraId="221A2603" w14:textId="77777777" w:rsidR="009F05AB" w:rsidRPr="00EC76D5" w:rsidRDefault="009F05AB" w:rsidP="009F05AB">
      <w:pPr>
        <w:pStyle w:val="Code"/>
      </w:pPr>
      <w:r w:rsidRPr="00EC76D5">
        <w:t xml:space="preserve">    /* Empty. */           { $$ = null; }</w:t>
      </w:r>
    </w:p>
    <w:p w14:paraId="6030F5FD" w14:textId="77777777" w:rsidR="009F05AB" w:rsidRPr="00EC76D5" w:rsidRDefault="009F05AB" w:rsidP="009F05AB">
      <w:pPr>
        <w:pStyle w:val="Code"/>
      </w:pPr>
      <w:r w:rsidRPr="00EC76D5">
        <w:t xml:space="preserve">  | parameter_ellipse_list { $$ = $1;   };</w:t>
      </w:r>
    </w:p>
    <w:p w14:paraId="5159CDE4" w14:textId="77777777" w:rsidR="009F05AB" w:rsidRPr="00EC76D5" w:rsidRDefault="009F05AB" w:rsidP="009F05AB">
      <w:pPr>
        <w:pStyle w:val="Code"/>
      </w:pPr>
      <w:r w:rsidRPr="00EC76D5">
        <w:t xml:space="preserve">    </w:t>
      </w:r>
    </w:p>
    <w:p w14:paraId="7D3C7BA4" w14:textId="77777777" w:rsidR="009F05AB" w:rsidRPr="00EC76D5" w:rsidRDefault="009F05AB" w:rsidP="009F05AB">
      <w:pPr>
        <w:pStyle w:val="Code"/>
      </w:pPr>
      <w:r w:rsidRPr="00EC76D5">
        <w:t>parameter_ellipse_list:</w:t>
      </w:r>
    </w:p>
    <w:p w14:paraId="14603E4A" w14:textId="77777777" w:rsidR="009F05AB" w:rsidRPr="00EC76D5" w:rsidRDefault="009F05AB" w:rsidP="009F05AB">
      <w:pPr>
        <w:pStyle w:val="Code"/>
      </w:pPr>
      <w:r w:rsidRPr="00EC76D5">
        <w:t xml:space="preserve">    parameter_list {</w:t>
      </w:r>
    </w:p>
    <w:p w14:paraId="4B424C2A" w14:textId="77777777" w:rsidR="009F05AB" w:rsidRPr="00EC76D5" w:rsidRDefault="009F05AB" w:rsidP="009F05AB">
      <w:pPr>
        <w:pStyle w:val="Code"/>
      </w:pPr>
      <w:r w:rsidRPr="00EC76D5">
        <w:t xml:space="preserve">      $$ = new Pair&lt;List&lt;Symbol&gt;,Boolean&gt;($1, false);</w:t>
      </w:r>
    </w:p>
    <w:p w14:paraId="4970B256" w14:textId="77777777" w:rsidR="009F05AB" w:rsidRPr="00EC76D5" w:rsidRDefault="009F05AB" w:rsidP="009F05AB">
      <w:pPr>
        <w:pStyle w:val="Code"/>
      </w:pPr>
      <w:r w:rsidRPr="00EC76D5">
        <w:t xml:space="preserve">    }</w:t>
      </w:r>
    </w:p>
    <w:p w14:paraId="0376673C" w14:textId="77777777" w:rsidR="009F05AB" w:rsidRPr="00EC76D5" w:rsidRDefault="009F05AB" w:rsidP="009F05AB">
      <w:pPr>
        <w:pStyle w:val="Code"/>
      </w:pPr>
      <w:r w:rsidRPr="00EC76D5">
        <w:t xml:space="preserve">  | parameter_list COMMA ELLIPSE {</w:t>
      </w:r>
    </w:p>
    <w:p w14:paraId="7063220A" w14:textId="77777777" w:rsidR="009F05AB" w:rsidRPr="00EC76D5" w:rsidRDefault="009F05AB" w:rsidP="009F05AB">
      <w:pPr>
        <w:pStyle w:val="Code"/>
      </w:pPr>
      <w:r w:rsidRPr="00EC76D5">
        <w:t xml:space="preserve">      $$ = new Pair&lt;List&lt;Symbol&gt;,Boolean&gt;($1, true);</w:t>
      </w:r>
    </w:p>
    <w:p w14:paraId="261DD125" w14:textId="77777777" w:rsidR="009F05AB" w:rsidRPr="00EC76D5" w:rsidRDefault="009F05AB" w:rsidP="009F05AB">
      <w:pPr>
        <w:pStyle w:val="Code"/>
      </w:pPr>
      <w:r w:rsidRPr="00EC76D5">
        <w:t xml:space="preserve">    };</w:t>
      </w:r>
    </w:p>
    <w:p w14:paraId="60ED477D" w14:textId="77777777" w:rsidR="009F05AB" w:rsidRPr="00EC76D5" w:rsidRDefault="009F05AB" w:rsidP="009F05AB">
      <w:pPr>
        <w:pStyle w:val="Code"/>
      </w:pPr>
    </w:p>
    <w:p w14:paraId="09DC7874" w14:textId="77777777" w:rsidR="009F05AB" w:rsidRPr="00EC76D5" w:rsidRDefault="009F05AB" w:rsidP="009F05AB">
      <w:pPr>
        <w:pStyle w:val="Code"/>
      </w:pPr>
      <w:r w:rsidRPr="00EC76D5">
        <w:t>parameter_list:</w:t>
      </w:r>
    </w:p>
    <w:p w14:paraId="6A05BF26" w14:textId="77777777" w:rsidR="009F05AB" w:rsidRPr="00EC76D5" w:rsidRDefault="009F05AB" w:rsidP="009F05AB">
      <w:pPr>
        <w:pStyle w:val="Code"/>
      </w:pPr>
      <w:r w:rsidRPr="00EC76D5">
        <w:t xml:space="preserve">    {</w:t>
      </w:r>
    </w:p>
    <w:p w14:paraId="7982F9CE" w14:textId="77777777" w:rsidR="009F05AB" w:rsidRPr="00EC76D5" w:rsidRDefault="009F05AB" w:rsidP="009F05AB">
      <w:pPr>
        <w:pStyle w:val="Code"/>
      </w:pPr>
      <w:r w:rsidRPr="00EC76D5">
        <w:t xml:space="preserve">      ++Main.ParameterCount;</w:t>
      </w:r>
    </w:p>
    <w:p w14:paraId="30B64E58" w14:textId="77777777" w:rsidR="009F05AB" w:rsidRPr="00EC76D5" w:rsidRDefault="009F05AB" w:rsidP="009F05AB">
      <w:pPr>
        <w:pStyle w:val="Code"/>
      </w:pPr>
      <w:r w:rsidRPr="00EC76D5">
        <w:t xml:space="preserve">    }</w:t>
      </w:r>
    </w:p>
    <w:p w14:paraId="5CE85F35" w14:textId="77777777" w:rsidR="009F05AB" w:rsidRPr="00EC76D5" w:rsidRDefault="009F05AB" w:rsidP="009F05AB">
      <w:pPr>
        <w:pStyle w:val="Code"/>
      </w:pPr>
      <w:r w:rsidRPr="00EC76D5">
        <w:t xml:space="preserve">    parameter_declaration {</w:t>
      </w:r>
    </w:p>
    <w:p w14:paraId="59995AE8" w14:textId="77777777" w:rsidR="009F05AB" w:rsidRPr="00EC76D5" w:rsidRDefault="009F05AB" w:rsidP="009F05AB">
      <w:pPr>
        <w:pStyle w:val="Code"/>
      </w:pPr>
      <w:r w:rsidRPr="00EC76D5">
        <w:t xml:space="preserve">      --Main.ParameterCount;</w:t>
      </w:r>
    </w:p>
    <w:p w14:paraId="6B414A46" w14:textId="77777777" w:rsidR="009F05AB" w:rsidRPr="00EC76D5" w:rsidRDefault="009F05AB" w:rsidP="009F05AB">
      <w:pPr>
        <w:pStyle w:val="Code"/>
      </w:pPr>
      <w:r w:rsidRPr="00EC76D5">
        <w:t xml:space="preserve">      $$ = new LinkedList&lt;&gt;();</w:t>
      </w:r>
    </w:p>
    <w:p w14:paraId="42CB5105" w14:textId="77777777" w:rsidR="009F05AB" w:rsidRPr="00EC76D5" w:rsidRDefault="009F05AB" w:rsidP="009F05AB">
      <w:pPr>
        <w:pStyle w:val="Code"/>
      </w:pPr>
      <w:r w:rsidRPr="00EC76D5">
        <w:t xml:space="preserve">      ((List) $$).add($2);</w:t>
      </w:r>
    </w:p>
    <w:p w14:paraId="0CF014BF" w14:textId="77777777" w:rsidR="009F05AB" w:rsidRPr="00EC76D5" w:rsidRDefault="009F05AB" w:rsidP="009F05AB">
      <w:pPr>
        <w:pStyle w:val="Code"/>
      </w:pPr>
      <w:r w:rsidRPr="00EC76D5">
        <w:t xml:space="preserve">    }</w:t>
      </w:r>
    </w:p>
    <w:p w14:paraId="71589463" w14:textId="77777777" w:rsidR="009F05AB" w:rsidRPr="00EC76D5" w:rsidRDefault="009F05AB" w:rsidP="009F05AB">
      <w:pPr>
        <w:pStyle w:val="Code"/>
      </w:pPr>
      <w:r w:rsidRPr="00EC76D5">
        <w:t xml:space="preserve">  | parameter_list COMMA {</w:t>
      </w:r>
    </w:p>
    <w:p w14:paraId="6E419239" w14:textId="77777777" w:rsidR="009F05AB" w:rsidRPr="00EC76D5" w:rsidRDefault="009F05AB" w:rsidP="009F05AB">
      <w:pPr>
        <w:pStyle w:val="Code"/>
      </w:pPr>
      <w:r w:rsidRPr="00EC76D5">
        <w:t xml:space="preserve">      ++Main.ParameterCount;</w:t>
      </w:r>
    </w:p>
    <w:p w14:paraId="64938313" w14:textId="77777777" w:rsidR="009F05AB" w:rsidRPr="00EC76D5" w:rsidRDefault="009F05AB" w:rsidP="009F05AB">
      <w:pPr>
        <w:pStyle w:val="Code"/>
      </w:pPr>
      <w:r w:rsidRPr="00EC76D5">
        <w:t xml:space="preserve">    }</w:t>
      </w:r>
    </w:p>
    <w:p w14:paraId="0A185F2D" w14:textId="77777777" w:rsidR="009F05AB" w:rsidRPr="00EC76D5" w:rsidRDefault="009F05AB" w:rsidP="009F05AB">
      <w:pPr>
        <w:pStyle w:val="Code"/>
      </w:pPr>
      <w:r w:rsidRPr="00EC76D5">
        <w:t xml:space="preserve">    parameter_declaration {</w:t>
      </w:r>
    </w:p>
    <w:p w14:paraId="6407EAB5" w14:textId="77777777" w:rsidR="009F05AB" w:rsidRPr="00EC76D5" w:rsidRDefault="009F05AB" w:rsidP="009F05AB">
      <w:pPr>
        <w:pStyle w:val="Code"/>
      </w:pPr>
      <w:r w:rsidRPr="00EC76D5">
        <w:t xml:space="preserve">      --Main.ParameterCount;</w:t>
      </w:r>
    </w:p>
    <w:p w14:paraId="1EC405C9" w14:textId="77777777" w:rsidR="009F05AB" w:rsidRPr="00EC76D5" w:rsidRDefault="009F05AB" w:rsidP="009F05AB">
      <w:pPr>
        <w:pStyle w:val="Code"/>
      </w:pPr>
      <w:r w:rsidRPr="00EC76D5">
        <w:t xml:space="preserve">      $1.add($4); </w:t>
      </w:r>
    </w:p>
    <w:p w14:paraId="611EB64D" w14:textId="77777777" w:rsidR="009F05AB" w:rsidRPr="00EC76D5" w:rsidRDefault="009F05AB" w:rsidP="009F05AB">
      <w:pPr>
        <w:pStyle w:val="Code"/>
      </w:pPr>
      <w:r w:rsidRPr="00EC76D5">
        <w:t xml:space="preserve">      $$ = $1;</w:t>
      </w:r>
    </w:p>
    <w:p w14:paraId="72449058" w14:textId="77777777" w:rsidR="009F05AB" w:rsidRPr="00EC76D5" w:rsidRDefault="009F05AB" w:rsidP="009F05AB">
      <w:pPr>
        <w:pStyle w:val="Code"/>
      </w:pPr>
      <w:r w:rsidRPr="00EC76D5">
        <w:t xml:space="preserve">    };</w:t>
      </w:r>
    </w:p>
    <w:p w14:paraId="4B628125" w14:textId="77777777" w:rsidR="009F05AB" w:rsidRPr="00EC76D5" w:rsidRDefault="009F05AB" w:rsidP="009F05AB">
      <w:pPr>
        <w:pStyle w:val="Code"/>
      </w:pPr>
    </w:p>
    <w:p w14:paraId="1D0147FA" w14:textId="77777777" w:rsidR="009F05AB" w:rsidRPr="00EC76D5" w:rsidRDefault="009F05AB" w:rsidP="009F05AB">
      <w:pPr>
        <w:pStyle w:val="Code"/>
      </w:pPr>
      <w:r w:rsidRPr="00EC76D5">
        <w:lastRenderedPageBreak/>
        <w:t>parameter_declaration:</w:t>
      </w:r>
    </w:p>
    <w:p w14:paraId="55330C00" w14:textId="77777777" w:rsidR="009F05AB" w:rsidRPr="00EC76D5" w:rsidRDefault="009F05AB" w:rsidP="009F05AB">
      <w:pPr>
        <w:pStyle w:val="Code"/>
      </w:pPr>
      <w:r w:rsidRPr="00EC76D5">
        <w:t xml:space="preserve">    declaration_specifier_list {</w:t>
      </w:r>
    </w:p>
    <w:p w14:paraId="23B4C10E" w14:textId="77777777" w:rsidR="009F05AB" w:rsidRPr="00EC76D5" w:rsidRDefault="009F05AB" w:rsidP="009F05AB">
      <w:pPr>
        <w:pStyle w:val="Code"/>
      </w:pPr>
      <w:r w:rsidRPr="00EC76D5">
        <w:t xml:space="preserve">      $$ = GenerateDeclaration.generateParameter</w:t>
      </w:r>
    </w:p>
    <w:p w14:paraId="22602F19" w14:textId="75B2B114" w:rsidR="009F05AB" w:rsidRPr="00EC76D5" w:rsidRDefault="009F05AB" w:rsidP="009F05AB">
      <w:pPr>
        <w:pStyle w:val="Code"/>
      </w:pPr>
      <w:r w:rsidRPr="00EC76D5">
        <w:t xml:space="preserve">                               (Main.SpecifierStack.pop(), null);</w:t>
      </w:r>
    </w:p>
    <w:p w14:paraId="5EFB966A" w14:textId="77777777" w:rsidR="009F05AB" w:rsidRPr="00EC76D5" w:rsidRDefault="009F05AB" w:rsidP="009F05AB">
      <w:pPr>
        <w:pStyle w:val="Code"/>
      </w:pPr>
      <w:r w:rsidRPr="00EC76D5">
        <w:t xml:space="preserve">    }</w:t>
      </w:r>
    </w:p>
    <w:p w14:paraId="74C65385" w14:textId="4F5C224A" w:rsidR="009F05AB" w:rsidRPr="00EC76D5" w:rsidRDefault="009F05AB" w:rsidP="009F05AB">
      <w:pPr>
        <w:pStyle w:val="Code"/>
      </w:pPr>
      <w:r w:rsidRPr="00EC76D5">
        <w:t xml:space="preserve">  | declaration_specifier_list </w:t>
      </w:r>
      <w:r w:rsidR="00AB7DF5">
        <w:t>pointer_declarator</w:t>
      </w:r>
      <w:r w:rsidRPr="00EC76D5">
        <w:t xml:space="preserve"> {</w:t>
      </w:r>
    </w:p>
    <w:p w14:paraId="3301FD84" w14:textId="77777777" w:rsidR="009F05AB" w:rsidRPr="00EC76D5" w:rsidRDefault="009F05AB" w:rsidP="009F05AB">
      <w:pPr>
        <w:pStyle w:val="Code"/>
      </w:pPr>
      <w:r w:rsidRPr="00EC76D5">
        <w:t xml:space="preserve">      $$ = GenerateDeclaration.generateParameter</w:t>
      </w:r>
    </w:p>
    <w:p w14:paraId="777F0E8C" w14:textId="2806E780" w:rsidR="009F05AB" w:rsidRPr="00EC76D5" w:rsidRDefault="009F05AB" w:rsidP="009F05AB">
      <w:pPr>
        <w:pStyle w:val="Code"/>
      </w:pPr>
      <w:r w:rsidRPr="00EC76D5">
        <w:t xml:space="preserve">                               (Main.SpecifierStack.pop(), $2);</w:t>
      </w:r>
    </w:p>
    <w:p w14:paraId="605E0D2A" w14:textId="77777777" w:rsidR="009F05AB" w:rsidRPr="00EC76D5" w:rsidRDefault="009F05AB" w:rsidP="009F05AB">
      <w:pPr>
        <w:pStyle w:val="Code"/>
      </w:pPr>
      <w:r w:rsidRPr="00EC76D5">
        <w:t xml:space="preserve">    }</w:t>
      </w:r>
    </w:p>
    <w:p w14:paraId="132BEB4A" w14:textId="35A02DB6" w:rsidR="009F05AB" w:rsidRPr="00EC76D5" w:rsidRDefault="009F05AB" w:rsidP="009F05AB">
      <w:pPr>
        <w:pStyle w:val="Code"/>
      </w:pPr>
      <w:r w:rsidRPr="00EC76D5">
        <w:t xml:space="preserve">  | declaration_specifier_list abstract_</w:t>
      </w:r>
      <w:r w:rsidR="00AB7DF5">
        <w:t>pointer_declarator</w:t>
      </w:r>
      <w:r w:rsidRPr="00EC76D5">
        <w:t xml:space="preserve"> {</w:t>
      </w:r>
    </w:p>
    <w:p w14:paraId="144DD484" w14:textId="77777777" w:rsidR="009F05AB" w:rsidRPr="00EC76D5" w:rsidRDefault="009F05AB" w:rsidP="009F05AB">
      <w:pPr>
        <w:pStyle w:val="Code"/>
      </w:pPr>
      <w:r w:rsidRPr="00EC76D5">
        <w:t xml:space="preserve">      $$ = GenerateDeclaration.generateParameter</w:t>
      </w:r>
    </w:p>
    <w:p w14:paraId="16EE1FFF" w14:textId="1284831C" w:rsidR="009F05AB" w:rsidRPr="00EC76D5" w:rsidRDefault="009F05AB" w:rsidP="009F05AB">
      <w:pPr>
        <w:pStyle w:val="Code"/>
      </w:pPr>
      <w:r w:rsidRPr="00EC76D5">
        <w:t xml:space="preserve">                               (Main.SpecifierStack.pop(), $2);</w:t>
      </w:r>
    </w:p>
    <w:p w14:paraId="4C2B27CE" w14:textId="0AA8A129" w:rsidR="00602943" w:rsidRPr="00EC76D5" w:rsidRDefault="009F05AB" w:rsidP="009F05AB">
      <w:pPr>
        <w:pStyle w:val="Code"/>
      </w:pPr>
      <w:r w:rsidRPr="00EC76D5">
        <w:t xml:space="preserve">    };</w:t>
      </w:r>
    </w:p>
    <w:p w14:paraId="023B5A05" w14:textId="39F9272B" w:rsidR="00602943" w:rsidRPr="00EC76D5" w:rsidRDefault="00602943" w:rsidP="009F05AB">
      <w:pPr>
        <w:pStyle w:val="Code"/>
      </w:pPr>
    </w:p>
    <w:p w14:paraId="601A5221" w14:textId="77777777" w:rsidR="00602943" w:rsidRPr="00EC76D5" w:rsidRDefault="00602943" w:rsidP="00602943">
      <w:pPr>
        <w:pStyle w:val="Code"/>
      </w:pPr>
      <w:r w:rsidRPr="00EC76D5">
        <w:t>optional_identifier_list:</w:t>
      </w:r>
    </w:p>
    <w:p w14:paraId="6CCDAAF4" w14:textId="77777777" w:rsidR="00602943" w:rsidRPr="00EC76D5" w:rsidRDefault="00602943" w:rsidP="00602943">
      <w:pPr>
        <w:pStyle w:val="Code"/>
      </w:pPr>
      <w:r w:rsidRPr="00EC76D5">
        <w:t xml:space="preserve">    /* Empty. */  {</w:t>
      </w:r>
    </w:p>
    <w:p w14:paraId="29245338" w14:textId="77777777" w:rsidR="00602943" w:rsidRPr="00EC76D5" w:rsidRDefault="00602943" w:rsidP="00602943">
      <w:pPr>
        <w:pStyle w:val="Code"/>
      </w:pPr>
      <w:r w:rsidRPr="00EC76D5">
        <w:t xml:space="preserve">      $$ = new LinkedList&lt;&gt;();</w:t>
      </w:r>
    </w:p>
    <w:p w14:paraId="7199597E" w14:textId="77777777" w:rsidR="00602943" w:rsidRPr="00EC76D5" w:rsidRDefault="00602943" w:rsidP="00602943">
      <w:pPr>
        <w:pStyle w:val="Code"/>
      </w:pPr>
      <w:r w:rsidRPr="00EC76D5">
        <w:t xml:space="preserve">    }</w:t>
      </w:r>
    </w:p>
    <w:p w14:paraId="230B21EC" w14:textId="77777777" w:rsidR="00602943" w:rsidRPr="00EC76D5" w:rsidRDefault="00602943" w:rsidP="00602943">
      <w:pPr>
        <w:pStyle w:val="Code"/>
      </w:pPr>
      <w:r w:rsidRPr="00EC76D5">
        <w:t xml:space="preserve">  | identifier_list {</w:t>
      </w:r>
    </w:p>
    <w:p w14:paraId="7D212AFB" w14:textId="77777777" w:rsidR="00602943" w:rsidRPr="00EC76D5" w:rsidRDefault="00602943" w:rsidP="00602943">
      <w:pPr>
        <w:pStyle w:val="Code"/>
      </w:pPr>
      <w:r w:rsidRPr="00EC76D5">
        <w:t xml:space="preserve">      $$ = $1;</w:t>
      </w:r>
    </w:p>
    <w:p w14:paraId="7C7ACDA0" w14:textId="77777777" w:rsidR="00602943" w:rsidRPr="00EC76D5" w:rsidRDefault="00602943" w:rsidP="00602943">
      <w:pPr>
        <w:pStyle w:val="Code"/>
      </w:pPr>
      <w:r w:rsidRPr="00EC76D5">
        <w:t xml:space="preserve">    };</w:t>
      </w:r>
    </w:p>
    <w:p w14:paraId="0E2F6971" w14:textId="77777777" w:rsidR="00602943" w:rsidRPr="00EC76D5" w:rsidRDefault="00602943" w:rsidP="00602943">
      <w:pPr>
        <w:pStyle w:val="Code"/>
      </w:pPr>
    </w:p>
    <w:p w14:paraId="4BECC055" w14:textId="77777777" w:rsidR="00602943" w:rsidRPr="00EC76D5" w:rsidRDefault="00602943" w:rsidP="00602943">
      <w:pPr>
        <w:pStyle w:val="Code"/>
      </w:pPr>
      <w:r w:rsidRPr="00EC76D5">
        <w:t>identifier_list:</w:t>
      </w:r>
    </w:p>
    <w:p w14:paraId="549B6421" w14:textId="77777777" w:rsidR="00602943" w:rsidRPr="00EC76D5" w:rsidRDefault="00602943" w:rsidP="00602943">
      <w:pPr>
        <w:pStyle w:val="Code"/>
      </w:pPr>
      <w:r w:rsidRPr="00EC76D5">
        <w:t xml:space="preserve">    IDENTIFIER {</w:t>
      </w:r>
    </w:p>
    <w:p w14:paraId="685D2B5D" w14:textId="77777777" w:rsidR="00602943" w:rsidRPr="00EC76D5" w:rsidRDefault="00602943" w:rsidP="00602943">
      <w:pPr>
        <w:pStyle w:val="Code"/>
      </w:pPr>
      <w:r w:rsidRPr="00EC76D5">
        <w:t xml:space="preserve">      $$ = new LinkedList&lt;&gt;();</w:t>
      </w:r>
    </w:p>
    <w:p w14:paraId="595585C5" w14:textId="77777777" w:rsidR="00602943" w:rsidRPr="00EC76D5" w:rsidRDefault="00602943" w:rsidP="00602943">
      <w:pPr>
        <w:pStyle w:val="Code"/>
      </w:pPr>
      <w:r w:rsidRPr="00EC76D5">
        <w:t xml:space="preserve">      ((List) $$).add($1); </w:t>
      </w:r>
    </w:p>
    <w:p w14:paraId="40F9C17D" w14:textId="77777777" w:rsidR="00602943" w:rsidRPr="00EC76D5" w:rsidRDefault="00602943" w:rsidP="00602943">
      <w:pPr>
        <w:pStyle w:val="Code"/>
      </w:pPr>
      <w:r w:rsidRPr="00EC76D5">
        <w:t xml:space="preserve">    }</w:t>
      </w:r>
    </w:p>
    <w:p w14:paraId="4880B9F7" w14:textId="77777777" w:rsidR="00602943" w:rsidRPr="00EC76D5" w:rsidRDefault="00602943" w:rsidP="00602943">
      <w:pPr>
        <w:pStyle w:val="Code"/>
      </w:pPr>
      <w:r w:rsidRPr="00EC76D5">
        <w:t xml:space="preserve">  | identifier_list COMMA IDENTIFIER {</w:t>
      </w:r>
    </w:p>
    <w:p w14:paraId="0D6B259B" w14:textId="77777777" w:rsidR="00602943" w:rsidRPr="00EC76D5" w:rsidRDefault="00602943" w:rsidP="00602943">
      <w:pPr>
        <w:pStyle w:val="Code"/>
      </w:pPr>
      <w:r w:rsidRPr="00EC76D5">
        <w:t xml:space="preserve">      $1.add($3); </w:t>
      </w:r>
    </w:p>
    <w:p w14:paraId="628E5BDC" w14:textId="77777777" w:rsidR="00602943" w:rsidRPr="00EC76D5" w:rsidRDefault="00602943" w:rsidP="00602943">
      <w:pPr>
        <w:pStyle w:val="Code"/>
      </w:pPr>
      <w:r w:rsidRPr="00EC76D5">
        <w:t xml:space="preserve">      $$ = $1;</w:t>
      </w:r>
    </w:p>
    <w:p w14:paraId="26605CB0" w14:textId="0A66FBBD" w:rsidR="00602943" w:rsidRPr="00EC76D5" w:rsidRDefault="00602943" w:rsidP="00602943">
      <w:pPr>
        <w:pStyle w:val="Code"/>
      </w:pPr>
      <w:r w:rsidRPr="00EC76D5">
        <w:t xml:space="preserve">    };</w:t>
      </w:r>
    </w:p>
    <w:p w14:paraId="1AC84BE4" w14:textId="4C2E6E73" w:rsidR="00E40B78" w:rsidRPr="00EC76D5" w:rsidRDefault="000C6576" w:rsidP="00E40B78">
      <w:pPr>
        <w:pStyle w:val="CodeHeader"/>
      </w:pPr>
      <w:r>
        <w:t>MiddleCodeGenerator.cs</w:t>
      </w:r>
    </w:p>
    <w:p w14:paraId="0765428D" w14:textId="77777777" w:rsidR="00664F54" w:rsidRPr="00EC76D5" w:rsidRDefault="00664F54" w:rsidP="00664F54">
      <w:pPr>
        <w:pStyle w:val="Code"/>
      </w:pPr>
      <w:r w:rsidRPr="00EC76D5">
        <w:t xml:space="preserve">  public static Symbol generateParameter(Specifier specifier,</w:t>
      </w:r>
    </w:p>
    <w:p w14:paraId="52B6D5E4" w14:textId="7B3FC7F5" w:rsidR="00664F54" w:rsidRPr="00EC76D5" w:rsidRDefault="00664F54" w:rsidP="00664F54">
      <w:pPr>
        <w:pStyle w:val="Code"/>
      </w:pPr>
      <w:r w:rsidRPr="00EC76D5">
        <w:t xml:space="preserve">                                         Declarator </w:t>
      </w:r>
      <w:r w:rsidR="00FC5EB0">
        <w:t>declarator</w:t>
      </w:r>
      <w:r w:rsidRPr="00EC76D5">
        <w:t>) {</w:t>
      </w:r>
    </w:p>
    <w:p w14:paraId="4B386E49" w14:textId="5ECCF495" w:rsidR="00664F54" w:rsidRPr="00EC76D5" w:rsidRDefault="00664F54" w:rsidP="00664F54">
      <w:pPr>
        <w:pStyle w:val="Code"/>
      </w:pPr>
      <w:r w:rsidRPr="00EC76D5">
        <w:t xml:space="preserve">    Triple&lt;Boolean,Storage,Type&gt; </w:t>
      </w:r>
      <w:r w:rsidR="008E0A21" w:rsidRPr="00EC76D5">
        <w:t>specTriple</w:t>
      </w:r>
      <w:r w:rsidRPr="00EC76D5">
        <w:t xml:space="preserve"> = specifier.generate();</w:t>
      </w:r>
    </w:p>
    <w:p w14:paraId="4EEBB3EB" w14:textId="7B12E4A0" w:rsidR="00664F54" w:rsidRPr="00EC76D5" w:rsidRDefault="00664F54" w:rsidP="00664F54">
      <w:pPr>
        <w:pStyle w:val="Code"/>
      </w:pPr>
      <w:r w:rsidRPr="00EC76D5">
        <w:t xml:space="preserve">    Storage storage = </w:t>
      </w:r>
      <w:r w:rsidR="008E0A21" w:rsidRPr="00EC76D5">
        <w:t>specTriple</w:t>
      </w:r>
      <w:r w:rsidRPr="00EC76D5">
        <w:t>.getSecond();</w:t>
      </w:r>
    </w:p>
    <w:p w14:paraId="43623090" w14:textId="02CEA166" w:rsidR="00664F54" w:rsidRPr="00EC76D5" w:rsidRDefault="00664F54" w:rsidP="00664F54">
      <w:pPr>
        <w:pStyle w:val="Code"/>
      </w:pPr>
      <w:r w:rsidRPr="00EC76D5">
        <w:t xml:space="preserve">    Type </w:t>
      </w:r>
      <w:r w:rsidR="00C461A8">
        <w:t>specifierType</w:t>
      </w:r>
      <w:r w:rsidRPr="00EC76D5">
        <w:t xml:space="preserve"> = </w:t>
      </w:r>
      <w:r w:rsidR="008E0A21" w:rsidRPr="00EC76D5">
        <w:t>specTriple</w:t>
      </w:r>
      <w:r w:rsidRPr="00EC76D5">
        <w:t>.getThird();</w:t>
      </w:r>
    </w:p>
    <w:p w14:paraId="28EDD743" w14:textId="77777777" w:rsidR="00664F54" w:rsidRPr="00EC76D5" w:rsidRDefault="00664F54" w:rsidP="00664F54">
      <w:pPr>
        <w:pStyle w:val="Code"/>
      </w:pPr>
    </w:p>
    <w:p w14:paraId="4767DBBD" w14:textId="77777777" w:rsidR="00664F54" w:rsidRPr="00EC76D5" w:rsidRDefault="00664F54" w:rsidP="00664F54">
      <w:pPr>
        <w:pStyle w:val="Code"/>
      </w:pPr>
      <w:r w:rsidRPr="00EC76D5">
        <w:t xml:space="preserve">    Assert.error((storage == Storage.Auto) || (storage == Storage.Register),</w:t>
      </w:r>
    </w:p>
    <w:p w14:paraId="7665B68D" w14:textId="77777777" w:rsidR="00664F54" w:rsidRPr="00EC76D5" w:rsidRDefault="00664F54" w:rsidP="00664F54">
      <w:pPr>
        <w:pStyle w:val="Code"/>
      </w:pPr>
      <w:r w:rsidRPr="00EC76D5">
        <w:t xml:space="preserve">                 "parameter storage must be auto or register");</w:t>
      </w:r>
    </w:p>
    <w:p w14:paraId="371937B5" w14:textId="77777777" w:rsidR="00664F54" w:rsidRPr="00EC76D5" w:rsidRDefault="00664F54" w:rsidP="00664F54">
      <w:pPr>
        <w:pStyle w:val="Code"/>
      </w:pPr>
      <w:r w:rsidRPr="00EC76D5">
        <w:t xml:space="preserve">    </w:t>
      </w:r>
    </w:p>
    <w:p w14:paraId="5D7AF797" w14:textId="2FA5EFF0" w:rsidR="00664F54" w:rsidRPr="00EC76D5" w:rsidRDefault="00664F54" w:rsidP="00664F54">
      <w:pPr>
        <w:pStyle w:val="Code"/>
      </w:pPr>
      <w:r w:rsidRPr="00EC76D5">
        <w:t xml:space="preserve">    if (</w:t>
      </w:r>
      <w:r w:rsidR="00FC5EB0">
        <w:t>declarator</w:t>
      </w:r>
      <w:r w:rsidRPr="00EC76D5">
        <w:t xml:space="preserve"> != null) {</w:t>
      </w:r>
    </w:p>
    <w:p w14:paraId="517937B8" w14:textId="78D64A38" w:rsidR="00664F54" w:rsidRPr="00EC76D5" w:rsidRDefault="00664F54" w:rsidP="00664F54">
      <w:pPr>
        <w:pStyle w:val="Code"/>
      </w:pPr>
      <w:r w:rsidRPr="00EC76D5">
        <w:t xml:space="preserve">      </w:t>
      </w:r>
      <w:r w:rsidR="00FC5EB0">
        <w:t>declarator</w:t>
      </w:r>
      <w:r w:rsidRPr="00EC76D5">
        <w:t>.add(</w:t>
      </w:r>
      <w:r w:rsidR="00C461A8">
        <w:t>specifierType</w:t>
      </w:r>
      <w:r w:rsidRPr="00EC76D5">
        <w:t>);</w:t>
      </w:r>
    </w:p>
    <w:p w14:paraId="325B5BD8" w14:textId="332580D3" w:rsidR="00664F54" w:rsidRPr="00EC76D5" w:rsidRDefault="00664F54" w:rsidP="00664F54">
      <w:pPr>
        <w:pStyle w:val="Code"/>
      </w:pPr>
      <w:r w:rsidRPr="00EC76D5">
        <w:t xml:space="preserve">      Type type = toParameterType(</w:t>
      </w:r>
      <w:r w:rsidR="00FC5EB0">
        <w:t>declarator</w:t>
      </w:r>
      <w:r w:rsidRPr="00EC76D5">
        <w:t>.type());</w:t>
      </w:r>
    </w:p>
    <w:p w14:paraId="75DF4AAD" w14:textId="6C116B0E" w:rsidR="00664F54" w:rsidRPr="00EC76D5" w:rsidRDefault="00664F54" w:rsidP="00664F54">
      <w:pPr>
        <w:pStyle w:val="Code"/>
      </w:pPr>
      <w:r w:rsidRPr="00EC76D5">
        <w:t xml:space="preserve">      return (Symbol.createParameterSymbol(</w:t>
      </w:r>
      <w:r w:rsidR="00FC5EB0">
        <w:t>declarator</w:t>
      </w:r>
      <w:r w:rsidRPr="00EC76D5">
        <w:t>.getName(), storage, type));</w:t>
      </w:r>
    </w:p>
    <w:p w14:paraId="1240CD8E" w14:textId="77777777" w:rsidR="00664F54" w:rsidRPr="00EC76D5" w:rsidRDefault="00664F54" w:rsidP="00664F54">
      <w:pPr>
        <w:pStyle w:val="Code"/>
      </w:pPr>
      <w:r w:rsidRPr="00EC76D5">
        <w:t xml:space="preserve">    }</w:t>
      </w:r>
    </w:p>
    <w:p w14:paraId="5B1A7A0E" w14:textId="77777777" w:rsidR="00664F54" w:rsidRPr="00EC76D5" w:rsidRDefault="00664F54" w:rsidP="00664F54">
      <w:pPr>
        <w:pStyle w:val="Code"/>
      </w:pPr>
      <w:r w:rsidRPr="00EC76D5">
        <w:t xml:space="preserve">    else {</w:t>
      </w:r>
    </w:p>
    <w:p w14:paraId="21C95124" w14:textId="69539E05" w:rsidR="00664F54" w:rsidRPr="00EC76D5" w:rsidRDefault="00664F54" w:rsidP="00664F54">
      <w:pPr>
        <w:pStyle w:val="Code"/>
      </w:pPr>
      <w:r w:rsidRPr="00EC76D5">
        <w:t xml:space="preserve">      Type type = toParameterType(</w:t>
      </w:r>
      <w:r w:rsidR="00C461A8">
        <w:t>specifierType</w:t>
      </w:r>
      <w:r w:rsidRPr="00EC76D5">
        <w:t>);</w:t>
      </w:r>
    </w:p>
    <w:p w14:paraId="433A94B1" w14:textId="77777777" w:rsidR="00664F54" w:rsidRPr="00EC76D5" w:rsidRDefault="00664F54" w:rsidP="00664F54">
      <w:pPr>
        <w:pStyle w:val="Code"/>
      </w:pPr>
      <w:r w:rsidRPr="00EC76D5">
        <w:t xml:space="preserve">      return (Symbol.createParameterSymbol(null, storage, type));</w:t>
      </w:r>
    </w:p>
    <w:p w14:paraId="39671022" w14:textId="77777777" w:rsidR="00664F54" w:rsidRPr="00EC76D5" w:rsidRDefault="00664F54" w:rsidP="00664F54">
      <w:pPr>
        <w:pStyle w:val="Code"/>
      </w:pPr>
      <w:r w:rsidRPr="00EC76D5">
        <w:t xml:space="preserve">    }</w:t>
      </w:r>
    </w:p>
    <w:p w14:paraId="41E2CD48" w14:textId="77777777" w:rsidR="00664F54" w:rsidRPr="00EC76D5" w:rsidRDefault="00664F54" w:rsidP="00664F54">
      <w:pPr>
        <w:pStyle w:val="Code"/>
      </w:pPr>
      <w:r w:rsidRPr="00EC76D5">
        <w:t xml:space="preserve">  }</w:t>
      </w:r>
    </w:p>
    <w:p w14:paraId="34EA1055" w14:textId="77777777" w:rsidR="00664F54" w:rsidRPr="00EC76D5" w:rsidRDefault="00664F54" w:rsidP="00664F54">
      <w:pPr>
        <w:pStyle w:val="Code"/>
      </w:pPr>
      <w:r w:rsidRPr="00EC76D5">
        <w:t xml:space="preserve">  </w:t>
      </w:r>
    </w:p>
    <w:p w14:paraId="12816A2B" w14:textId="77777777" w:rsidR="00664F54" w:rsidRPr="00EC76D5" w:rsidRDefault="00664F54" w:rsidP="00664F54">
      <w:pPr>
        <w:pStyle w:val="Code"/>
      </w:pPr>
      <w:r w:rsidRPr="00EC76D5">
        <w:t xml:space="preserve">  private static Type toParameterType(Type type) {</w:t>
      </w:r>
    </w:p>
    <w:p w14:paraId="09D2AC92" w14:textId="77777777" w:rsidR="00664F54" w:rsidRPr="00EC76D5" w:rsidRDefault="00664F54" w:rsidP="00664F54">
      <w:pPr>
        <w:pStyle w:val="Code"/>
      </w:pPr>
      <w:r w:rsidRPr="00EC76D5">
        <w:t xml:space="preserve">    switch (type.getSort()) {</w:t>
      </w:r>
    </w:p>
    <w:p w14:paraId="7233124F" w14:textId="77777777" w:rsidR="00664F54" w:rsidRPr="00EC76D5" w:rsidRDefault="00664F54" w:rsidP="00664F54">
      <w:pPr>
        <w:pStyle w:val="Code"/>
      </w:pPr>
      <w:r w:rsidRPr="00EC76D5">
        <w:t xml:space="preserve">      case Array:</w:t>
      </w:r>
    </w:p>
    <w:p w14:paraId="2C526686" w14:textId="77777777" w:rsidR="00664F54" w:rsidRPr="00EC76D5" w:rsidRDefault="00664F54" w:rsidP="00664F54">
      <w:pPr>
        <w:pStyle w:val="Code"/>
      </w:pPr>
      <w:r w:rsidRPr="00EC76D5">
        <w:lastRenderedPageBreak/>
        <w:t xml:space="preserve">        return Type.createPointerType(type.getArrayType());</w:t>
      </w:r>
    </w:p>
    <w:p w14:paraId="7033E60A" w14:textId="77777777" w:rsidR="00664F54" w:rsidRPr="00EC76D5" w:rsidRDefault="00664F54" w:rsidP="00664F54">
      <w:pPr>
        <w:pStyle w:val="Code"/>
      </w:pPr>
      <w:r w:rsidRPr="00EC76D5">
        <w:t xml:space="preserve">        </w:t>
      </w:r>
    </w:p>
    <w:p w14:paraId="120CF2CA" w14:textId="77777777" w:rsidR="00664F54" w:rsidRPr="00EC76D5" w:rsidRDefault="00664F54" w:rsidP="00664F54">
      <w:pPr>
        <w:pStyle w:val="Code"/>
      </w:pPr>
      <w:r w:rsidRPr="00EC76D5">
        <w:t xml:space="preserve">      case Function:</w:t>
      </w:r>
    </w:p>
    <w:p w14:paraId="15CAEB41" w14:textId="77777777" w:rsidR="00664F54" w:rsidRPr="00EC76D5" w:rsidRDefault="00664F54" w:rsidP="00664F54">
      <w:pPr>
        <w:pStyle w:val="Code"/>
      </w:pPr>
      <w:r w:rsidRPr="00EC76D5">
        <w:t xml:space="preserve">        return Type.createPointerType(type);</w:t>
      </w:r>
    </w:p>
    <w:p w14:paraId="24AFD51C" w14:textId="77777777" w:rsidR="00664F54" w:rsidRPr="00EC76D5" w:rsidRDefault="00664F54" w:rsidP="00664F54">
      <w:pPr>
        <w:pStyle w:val="Code"/>
      </w:pPr>
      <w:r w:rsidRPr="00EC76D5">
        <w:t xml:space="preserve">        </w:t>
      </w:r>
    </w:p>
    <w:p w14:paraId="088F6B5E" w14:textId="77777777" w:rsidR="00664F54" w:rsidRPr="00EC76D5" w:rsidRDefault="00664F54" w:rsidP="00664F54">
      <w:pPr>
        <w:pStyle w:val="Code"/>
      </w:pPr>
      <w:r w:rsidRPr="00EC76D5">
        <w:t xml:space="preserve">      default:</w:t>
      </w:r>
    </w:p>
    <w:p w14:paraId="0116A09C" w14:textId="77777777" w:rsidR="00664F54" w:rsidRPr="00EC76D5" w:rsidRDefault="00664F54" w:rsidP="00664F54">
      <w:pPr>
        <w:pStyle w:val="Code"/>
      </w:pPr>
      <w:r w:rsidRPr="00EC76D5">
        <w:t xml:space="preserve">        return type;</w:t>
      </w:r>
    </w:p>
    <w:p w14:paraId="5C1C41A2" w14:textId="77777777" w:rsidR="00664F54" w:rsidRPr="00EC76D5" w:rsidRDefault="00664F54" w:rsidP="00664F54">
      <w:pPr>
        <w:pStyle w:val="Code"/>
      </w:pPr>
      <w:r w:rsidRPr="00EC76D5">
        <w:t xml:space="preserve">    }</w:t>
      </w:r>
    </w:p>
    <w:p w14:paraId="55FF8F9B" w14:textId="77777777" w:rsidR="00664F54" w:rsidRPr="00EC76D5" w:rsidRDefault="00664F54" w:rsidP="00664F54">
      <w:pPr>
        <w:pStyle w:val="Code"/>
        <w:rPr>
          <w:rFonts w:ascii="Times New Roman" w:eastAsiaTheme="majorEastAsia" w:hAnsi="Times New Roman" w:cstheme="majorBidi"/>
          <w:b/>
          <w:noProof w:val="0"/>
          <w:sz w:val="32"/>
          <w:szCs w:val="24"/>
        </w:rPr>
      </w:pPr>
      <w:r w:rsidRPr="00EC76D5">
        <w:t xml:space="preserve">  }</w:t>
      </w:r>
    </w:p>
    <w:p w14:paraId="0FCA82BB" w14:textId="6C881116" w:rsidR="00E40B78" w:rsidRPr="00EC76D5" w:rsidRDefault="002F35C1" w:rsidP="00664F54">
      <w:pPr>
        <w:pStyle w:val="Rubrik3"/>
      </w:pPr>
      <w:r>
        <w:t>Initializer</w:t>
      </w:r>
    </w:p>
    <w:p w14:paraId="67060910" w14:textId="7D6D0E41" w:rsidR="00E40B78" w:rsidRPr="00EC76D5" w:rsidRDefault="00E40B78" w:rsidP="00E40B78">
      <w:r w:rsidRPr="00EC76D5">
        <w:t xml:space="preserve">A declaratory can be </w:t>
      </w:r>
      <w:r w:rsidR="00266D64">
        <w:t>initialized</w:t>
      </w:r>
      <w:r w:rsidRPr="00EC76D5">
        <w:t xml:space="preserve"> with a single value, or a (possible nested) list.</w:t>
      </w:r>
    </w:p>
    <w:p w14:paraId="6D968F70" w14:textId="114C961A" w:rsidR="00E40B78" w:rsidRPr="00EC76D5" w:rsidRDefault="002E67B8" w:rsidP="00E40B78">
      <w:pPr>
        <w:pStyle w:val="CodeHeader"/>
      </w:pPr>
      <w:r>
        <w:t>MainParser.gppg</w:t>
      </w:r>
    </w:p>
    <w:p w14:paraId="7D5E46FD" w14:textId="161ACA03" w:rsidR="00602943" w:rsidRPr="00EC76D5" w:rsidRDefault="002F35C1" w:rsidP="00602943">
      <w:pPr>
        <w:pStyle w:val="Code"/>
      </w:pPr>
      <w:r>
        <w:t>initializer</w:t>
      </w:r>
      <w:r w:rsidR="00602943" w:rsidRPr="00EC76D5">
        <w:t>:</w:t>
      </w:r>
    </w:p>
    <w:p w14:paraId="24D64A8D" w14:textId="77777777" w:rsidR="00602943" w:rsidRPr="00EC76D5" w:rsidRDefault="00602943" w:rsidP="00602943">
      <w:pPr>
        <w:pStyle w:val="Code"/>
      </w:pPr>
      <w:r w:rsidRPr="00EC76D5">
        <w:t xml:space="preserve">    assignment_expression {</w:t>
      </w:r>
    </w:p>
    <w:p w14:paraId="4BF6D9C4" w14:textId="77777777" w:rsidR="00602943" w:rsidRPr="00EC76D5" w:rsidRDefault="00602943" w:rsidP="00602943">
      <w:pPr>
        <w:pStyle w:val="Code"/>
      </w:pPr>
      <w:r w:rsidRPr="00EC76D5">
        <w:t xml:space="preserve">      $$ = $1;</w:t>
      </w:r>
    </w:p>
    <w:p w14:paraId="580D062C" w14:textId="77777777" w:rsidR="00602943" w:rsidRPr="00EC76D5" w:rsidRDefault="00602943" w:rsidP="00602943">
      <w:pPr>
        <w:pStyle w:val="Code"/>
      </w:pPr>
      <w:r w:rsidRPr="00EC76D5">
        <w:t xml:space="preserve">    }</w:t>
      </w:r>
    </w:p>
    <w:p w14:paraId="06B2BB40" w14:textId="3F0D826E" w:rsidR="00602943" w:rsidRPr="00EC76D5" w:rsidRDefault="00602943" w:rsidP="00602943">
      <w:pPr>
        <w:pStyle w:val="Code"/>
      </w:pPr>
      <w:r w:rsidRPr="00EC76D5">
        <w:t xml:space="preserve">  | LEFT_BLOCK </w:t>
      </w:r>
      <w:r w:rsidR="002F35C1">
        <w:t>initializer</w:t>
      </w:r>
      <w:r w:rsidRPr="00EC76D5">
        <w:t>_list optional_comma RIGHT_BLOCK {</w:t>
      </w:r>
    </w:p>
    <w:p w14:paraId="11C643FE" w14:textId="77777777" w:rsidR="00602943" w:rsidRPr="00EC76D5" w:rsidRDefault="00602943" w:rsidP="00602943">
      <w:pPr>
        <w:pStyle w:val="Code"/>
      </w:pPr>
      <w:r w:rsidRPr="00EC76D5">
        <w:t xml:space="preserve">      $$ = $2;</w:t>
      </w:r>
    </w:p>
    <w:p w14:paraId="7E2B3485" w14:textId="77777777" w:rsidR="00602943" w:rsidRPr="00EC76D5" w:rsidRDefault="00602943" w:rsidP="00602943">
      <w:pPr>
        <w:pStyle w:val="Code"/>
      </w:pPr>
      <w:r w:rsidRPr="00EC76D5">
        <w:t xml:space="preserve">    };</w:t>
      </w:r>
    </w:p>
    <w:p w14:paraId="5A8ADCEF" w14:textId="77777777" w:rsidR="00602943" w:rsidRPr="00EC76D5" w:rsidRDefault="00602943" w:rsidP="00602943">
      <w:pPr>
        <w:pStyle w:val="Code"/>
      </w:pPr>
    </w:p>
    <w:p w14:paraId="1C4A982A" w14:textId="77777777" w:rsidR="00602943" w:rsidRPr="00EC76D5" w:rsidRDefault="00602943" w:rsidP="00602943">
      <w:pPr>
        <w:pStyle w:val="Code"/>
      </w:pPr>
      <w:r w:rsidRPr="00EC76D5">
        <w:t>optional_comma:</w:t>
      </w:r>
    </w:p>
    <w:p w14:paraId="74BC46D7" w14:textId="77777777" w:rsidR="00602943" w:rsidRPr="00EC76D5" w:rsidRDefault="00602943" w:rsidP="00602943">
      <w:pPr>
        <w:pStyle w:val="Code"/>
      </w:pPr>
      <w:r w:rsidRPr="00EC76D5">
        <w:t xml:space="preserve">    /* Empty. */</w:t>
      </w:r>
    </w:p>
    <w:p w14:paraId="75F6A029" w14:textId="77777777" w:rsidR="00602943" w:rsidRPr="00EC76D5" w:rsidRDefault="00602943" w:rsidP="00602943">
      <w:pPr>
        <w:pStyle w:val="Code"/>
      </w:pPr>
      <w:r w:rsidRPr="00EC76D5">
        <w:t xml:space="preserve">  | COMMA;</w:t>
      </w:r>
    </w:p>
    <w:p w14:paraId="116B410E" w14:textId="77777777" w:rsidR="00602943" w:rsidRPr="00EC76D5" w:rsidRDefault="00602943" w:rsidP="00602943">
      <w:pPr>
        <w:pStyle w:val="Code"/>
      </w:pPr>
    </w:p>
    <w:p w14:paraId="5AAB68D0" w14:textId="45491CB3" w:rsidR="00602943" w:rsidRPr="00EC76D5" w:rsidRDefault="002F35C1" w:rsidP="00602943">
      <w:pPr>
        <w:pStyle w:val="Code"/>
      </w:pPr>
      <w:r>
        <w:t>initializer</w:t>
      </w:r>
      <w:r w:rsidR="00602943" w:rsidRPr="00EC76D5">
        <w:t>_list:</w:t>
      </w:r>
    </w:p>
    <w:p w14:paraId="7CE0CC46" w14:textId="2157C122" w:rsidR="00602943" w:rsidRPr="00EC76D5" w:rsidRDefault="00602943" w:rsidP="00602943">
      <w:pPr>
        <w:pStyle w:val="Code"/>
      </w:pPr>
      <w:r w:rsidRPr="00EC76D5">
        <w:t xml:space="preserve">    </w:t>
      </w:r>
      <w:r w:rsidR="002F35C1">
        <w:t>initializer</w:t>
      </w:r>
      <w:r w:rsidRPr="00EC76D5">
        <w:t xml:space="preserve"> {</w:t>
      </w:r>
    </w:p>
    <w:p w14:paraId="57099C07" w14:textId="77777777" w:rsidR="00602943" w:rsidRPr="00EC76D5" w:rsidRDefault="00602943" w:rsidP="00602943">
      <w:pPr>
        <w:pStyle w:val="Code"/>
      </w:pPr>
      <w:r w:rsidRPr="00EC76D5">
        <w:t xml:space="preserve">      $$ = new LinkedList&lt;&gt;();</w:t>
      </w:r>
    </w:p>
    <w:p w14:paraId="26B3A976" w14:textId="77777777" w:rsidR="00602943" w:rsidRPr="00EC76D5" w:rsidRDefault="00602943" w:rsidP="00602943">
      <w:pPr>
        <w:pStyle w:val="Code"/>
      </w:pPr>
      <w:r w:rsidRPr="00EC76D5">
        <w:t xml:space="preserve">      ((List) $$).add($1);</w:t>
      </w:r>
    </w:p>
    <w:p w14:paraId="5578E371" w14:textId="77777777" w:rsidR="00602943" w:rsidRPr="00EC76D5" w:rsidRDefault="00602943" w:rsidP="00602943">
      <w:pPr>
        <w:pStyle w:val="Code"/>
      </w:pPr>
      <w:r w:rsidRPr="00EC76D5">
        <w:t xml:space="preserve">    }</w:t>
      </w:r>
    </w:p>
    <w:p w14:paraId="19BA3C25" w14:textId="10906AFD" w:rsidR="00602943" w:rsidRPr="00EC76D5" w:rsidRDefault="00602943" w:rsidP="00602943">
      <w:pPr>
        <w:pStyle w:val="Code"/>
      </w:pPr>
      <w:r w:rsidRPr="00EC76D5">
        <w:t xml:space="preserve">  | </w:t>
      </w:r>
      <w:r w:rsidR="002F35C1">
        <w:t>initializer</w:t>
      </w:r>
      <w:r w:rsidRPr="00EC76D5">
        <w:t xml:space="preserve">_list COMMA </w:t>
      </w:r>
      <w:r w:rsidR="002F35C1">
        <w:t>initializer</w:t>
      </w:r>
      <w:r w:rsidRPr="00EC76D5">
        <w:t xml:space="preserve"> {</w:t>
      </w:r>
    </w:p>
    <w:p w14:paraId="18A225F8" w14:textId="77777777" w:rsidR="00602943" w:rsidRPr="00EC76D5" w:rsidRDefault="00602943" w:rsidP="00602943">
      <w:pPr>
        <w:pStyle w:val="Code"/>
      </w:pPr>
      <w:r w:rsidRPr="00EC76D5">
        <w:t xml:space="preserve">      $1.add($3); </w:t>
      </w:r>
    </w:p>
    <w:p w14:paraId="1F975C5C" w14:textId="77777777" w:rsidR="00602943" w:rsidRPr="00EC76D5" w:rsidRDefault="00602943" w:rsidP="00602943">
      <w:pPr>
        <w:pStyle w:val="Code"/>
      </w:pPr>
      <w:r w:rsidRPr="00EC76D5">
        <w:t xml:space="preserve">      $$ = $1;</w:t>
      </w:r>
    </w:p>
    <w:p w14:paraId="45D19889" w14:textId="0CBEF0EB" w:rsidR="00E40B78" w:rsidRPr="00EC76D5" w:rsidRDefault="00602943" w:rsidP="00602943">
      <w:pPr>
        <w:pStyle w:val="Code"/>
      </w:pPr>
      <w:r w:rsidRPr="00EC76D5">
        <w:t xml:space="preserve">    };</w:t>
      </w:r>
    </w:p>
    <w:p w14:paraId="5F679EE1" w14:textId="014190F7" w:rsidR="00E40B78" w:rsidRPr="00EC76D5" w:rsidRDefault="00E40B78" w:rsidP="00E40B78">
      <w:pPr>
        <w:pStyle w:val="Rubrik3"/>
      </w:pPr>
      <w:bookmarkStart w:id="63" w:name="_Toc481936156"/>
      <w:r w:rsidRPr="00EC76D5">
        <w:t>Type Name</w:t>
      </w:r>
      <w:bookmarkEnd w:id="63"/>
    </w:p>
    <w:p w14:paraId="25470C42" w14:textId="77777777" w:rsidR="00E40B78" w:rsidRPr="00EC76D5" w:rsidRDefault="00E40B78" w:rsidP="00E40B78">
      <w:r w:rsidRPr="00EC76D5">
        <w:t>A type name is a declaratory specifier list, with or without an abstract declaratory.</w:t>
      </w:r>
    </w:p>
    <w:p w14:paraId="31AE16BF" w14:textId="72D4D450" w:rsidR="00E40B78" w:rsidRPr="00EC76D5" w:rsidRDefault="002E67B8" w:rsidP="00E40B78">
      <w:pPr>
        <w:pStyle w:val="CodeHeader"/>
      </w:pPr>
      <w:r>
        <w:t>MainParser.gppg</w:t>
      </w:r>
    </w:p>
    <w:p w14:paraId="630F1692" w14:textId="77777777" w:rsidR="00602943" w:rsidRPr="00EC76D5" w:rsidRDefault="00602943" w:rsidP="00602943">
      <w:pPr>
        <w:pStyle w:val="Code"/>
      </w:pPr>
      <w:r w:rsidRPr="00EC76D5">
        <w:t>type_name:</w:t>
      </w:r>
    </w:p>
    <w:p w14:paraId="54E1BF52" w14:textId="77777777" w:rsidR="00602943" w:rsidRPr="00EC76D5" w:rsidRDefault="00602943" w:rsidP="00602943">
      <w:pPr>
        <w:pStyle w:val="Code"/>
      </w:pPr>
      <w:r w:rsidRPr="00EC76D5">
        <w:t xml:space="preserve">    declaration_specifier_list  {</w:t>
      </w:r>
    </w:p>
    <w:p w14:paraId="73759649" w14:textId="77777777" w:rsidR="00602943" w:rsidRPr="00EC76D5" w:rsidRDefault="00602943" w:rsidP="00602943">
      <w:pPr>
        <w:pStyle w:val="Code"/>
      </w:pPr>
      <w:r w:rsidRPr="00EC76D5">
        <w:t xml:space="preserve">      $$ = GenerateDeclaration.generateTypeName(Main.SpecifierStack.pop(), null);</w:t>
      </w:r>
    </w:p>
    <w:p w14:paraId="01136523" w14:textId="77777777" w:rsidR="00602943" w:rsidRPr="00EC76D5" w:rsidRDefault="00602943" w:rsidP="00602943">
      <w:pPr>
        <w:pStyle w:val="Code"/>
      </w:pPr>
      <w:r w:rsidRPr="00EC76D5">
        <w:t xml:space="preserve">    }</w:t>
      </w:r>
    </w:p>
    <w:p w14:paraId="601B9182" w14:textId="5CEDBA14" w:rsidR="00602943" w:rsidRPr="00EC76D5" w:rsidRDefault="00602943" w:rsidP="00602943">
      <w:pPr>
        <w:pStyle w:val="Code"/>
      </w:pPr>
      <w:r w:rsidRPr="00EC76D5">
        <w:t xml:space="preserve">  | declaration_specifier_list abstract_</w:t>
      </w:r>
      <w:r w:rsidR="00AB7DF5">
        <w:t>pointer_declarator</w:t>
      </w:r>
      <w:r w:rsidRPr="00EC76D5">
        <w:t xml:space="preserve"> {</w:t>
      </w:r>
    </w:p>
    <w:p w14:paraId="1CA9FEFF" w14:textId="77777777" w:rsidR="00602943" w:rsidRPr="00EC76D5" w:rsidRDefault="00602943" w:rsidP="00602943">
      <w:pPr>
        <w:pStyle w:val="Code"/>
      </w:pPr>
      <w:r w:rsidRPr="00EC76D5">
        <w:t xml:space="preserve">      $$ = GenerateDeclaration.generateTypeName(Main.SpecifierStack.pop(), $2);</w:t>
      </w:r>
    </w:p>
    <w:p w14:paraId="17FBFEE5" w14:textId="77777777" w:rsidR="00602943" w:rsidRPr="00EC76D5" w:rsidRDefault="00602943" w:rsidP="00602943">
      <w:pPr>
        <w:pStyle w:val="Code"/>
        <w:rPr>
          <w:b/>
        </w:rPr>
      </w:pPr>
      <w:r w:rsidRPr="00EC76D5">
        <w:t xml:space="preserve">    };</w:t>
      </w:r>
    </w:p>
    <w:p w14:paraId="74198B27" w14:textId="176FCBD7" w:rsidR="00E40B78" w:rsidRPr="00EC76D5" w:rsidRDefault="000C6576" w:rsidP="00602943">
      <w:pPr>
        <w:pStyle w:val="CodeHeader"/>
      </w:pPr>
      <w:r>
        <w:t>MiddleCodeGenerator.cs</w:t>
      </w:r>
    </w:p>
    <w:p w14:paraId="3EE1E186" w14:textId="77777777" w:rsidR="00526A20" w:rsidRPr="00EC76D5" w:rsidRDefault="00526A20" w:rsidP="00526A20">
      <w:pPr>
        <w:pStyle w:val="Code"/>
      </w:pPr>
      <w:r w:rsidRPr="00EC76D5">
        <w:t xml:space="preserve">  public static Type generateTypeName(Specifier specifier,</w:t>
      </w:r>
    </w:p>
    <w:p w14:paraId="7A959B68" w14:textId="360A76AC" w:rsidR="00526A20" w:rsidRPr="00EC76D5" w:rsidRDefault="00526A20" w:rsidP="00526A20">
      <w:pPr>
        <w:pStyle w:val="Code"/>
      </w:pPr>
      <w:r w:rsidRPr="00EC76D5">
        <w:t xml:space="preserve">                                      Declarator </w:t>
      </w:r>
      <w:r w:rsidR="00FC5EB0">
        <w:t>declarator</w:t>
      </w:r>
      <w:r w:rsidRPr="00EC76D5">
        <w:t>) {</w:t>
      </w:r>
    </w:p>
    <w:p w14:paraId="5877DACB" w14:textId="172ADEE7" w:rsidR="00526A20" w:rsidRPr="00EC76D5" w:rsidRDefault="00526A20" w:rsidP="00526A20">
      <w:pPr>
        <w:pStyle w:val="Code"/>
      </w:pPr>
      <w:r w:rsidRPr="00EC76D5">
        <w:t xml:space="preserve">    Triple&lt;Boolean,Storage,Type&gt; </w:t>
      </w:r>
      <w:r w:rsidR="008E0A21" w:rsidRPr="00EC76D5">
        <w:t>specTriple</w:t>
      </w:r>
      <w:r w:rsidRPr="00EC76D5">
        <w:t xml:space="preserve"> = specifier.generate();</w:t>
      </w:r>
    </w:p>
    <w:p w14:paraId="09117AE3" w14:textId="493586DC" w:rsidR="00526A20" w:rsidRPr="00EC76D5" w:rsidRDefault="00526A20" w:rsidP="00526A20">
      <w:pPr>
        <w:pStyle w:val="Code"/>
      </w:pPr>
      <w:r w:rsidRPr="00EC76D5">
        <w:t xml:space="preserve">    Type </w:t>
      </w:r>
      <w:r w:rsidR="00C461A8">
        <w:t>specifierType</w:t>
      </w:r>
      <w:r w:rsidRPr="00EC76D5">
        <w:t xml:space="preserve"> = </w:t>
      </w:r>
      <w:r w:rsidR="008E0A21" w:rsidRPr="00EC76D5">
        <w:t>specTriple</w:t>
      </w:r>
      <w:r w:rsidRPr="00EC76D5">
        <w:t>.getThird();</w:t>
      </w:r>
    </w:p>
    <w:p w14:paraId="7EA40178" w14:textId="77777777" w:rsidR="00526A20" w:rsidRPr="00EC76D5" w:rsidRDefault="00526A20" w:rsidP="00526A20">
      <w:pPr>
        <w:pStyle w:val="Code"/>
      </w:pPr>
    </w:p>
    <w:p w14:paraId="74D962D5" w14:textId="6187323E" w:rsidR="00526A20" w:rsidRPr="00EC76D5" w:rsidRDefault="00526A20" w:rsidP="00526A20">
      <w:pPr>
        <w:pStyle w:val="Code"/>
      </w:pPr>
      <w:r w:rsidRPr="00EC76D5">
        <w:lastRenderedPageBreak/>
        <w:t xml:space="preserve">    if (</w:t>
      </w:r>
      <w:r w:rsidR="00FC5EB0">
        <w:t>declarator</w:t>
      </w:r>
      <w:r w:rsidRPr="00EC76D5">
        <w:t xml:space="preserve"> != null) {</w:t>
      </w:r>
    </w:p>
    <w:p w14:paraId="52B18A87" w14:textId="416D0624" w:rsidR="00526A20" w:rsidRPr="00EC76D5" w:rsidRDefault="00526A20" w:rsidP="00526A20">
      <w:pPr>
        <w:pStyle w:val="Code"/>
      </w:pPr>
      <w:r w:rsidRPr="00EC76D5">
        <w:t xml:space="preserve">      </w:t>
      </w:r>
      <w:r w:rsidR="00FC5EB0">
        <w:t>declarator</w:t>
      </w:r>
      <w:r w:rsidRPr="00EC76D5">
        <w:t>.add(</w:t>
      </w:r>
      <w:r w:rsidR="00C461A8">
        <w:t>specifierType</w:t>
      </w:r>
      <w:r w:rsidRPr="00EC76D5">
        <w:t>);</w:t>
      </w:r>
    </w:p>
    <w:p w14:paraId="001C2E58" w14:textId="3B25229C" w:rsidR="00526A20" w:rsidRPr="00EC76D5" w:rsidRDefault="00526A20" w:rsidP="00526A20">
      <w:pPr>
        <w:pStyle w:val="Code"/>
      </w:pPr>
      <w:r w:rsidRPr="00EC76D5">
        <w:t xml:space="preserve">      return </w:t>
      </w:r>
      <w:r w:rsidR="00FC5EB0">
        <w:t>declarator</w:t>
      </w:r>
      <w:r w:rsidRPr="00EC76D5">
        <w:t>.type();</w:t>
      </w:r>
    </w:p>
    <w:p w14:paraId="542A9C84" w14:textId="77777777" w:rsidR="00526A20" w:rsidRPr="00EC76D5" w:rsidRDefault="00526A20" w:rsidP="00526A20">
      <w:pPr>
        <w:pStyle w:val="Code"/>
      </w:pPr>
      <w:r w:rsidRPr="00EC76D5">
        <w:t xml:space="preserve">    }</w:t>
      </w:r>
    </w:p>
    <w:p w14:paraId="01C356CA" w14:textId="77777777" w:rsidR="00526A20" w:rsidRPr="00EC76D5" w:rsidRDefault="00526A20" w:rsidP="00526A20">
      <w:pPr>
        <w:pStyle w:val="Code"/>
      </w:pPr>
      <w:r w:rsidRPr="00EC76D5">
        <w:t xml:space="preserve">    else {</w:t>
      </w:r>
    </w:p>
    <w:p w14:paraId="3DE53549" w14:textId="7B45EDF7" w:rsidR="00526A20" w:rsidRPr="00EC76D5" w:rsidRDefault="00526A20" w:rsidP="00526A20">
      <w:pPr>
        <w:pStyle w:val="Code"/>
      </w:pPr>
      <w:r w:rsidRPr="00EC76D5">
        <w:t xml:space="preserve">      return </w:t>
      </w:r>
      <w:r w:rsidR="00C461A8">
        <w:t>specifierType</w:t>
      </w:r>
      <w:r w:rsidRPr="00EC76D5">
        <w:t>;</w:t>
      </w:r>
    </w:p>
    <w:p w14:paraId="1D3A0A50" w14:textId="77777777" w:rsidR="00526A20" w:rsidRPr="00EC76D5" w:rsidRDefault="00526A20" w:rsidP="00526A20">
      <w:pPr>
        <w:pStyle w:val="Code"/>
      </w:pPr>
      <w:r w:rsidRPr="00EC76D5">
        <w:t xml:space="preserve">    }</w:t>
      </w:r>
    </w:p>
    <w:p w14:paraId="56AA72E8" w14:textId="77777777" w:rsidR="00526A20" w:rsidRPr="00EC76D5" w:rsidRDefault="00526A20" w:rsidP="00526A20">
      <w:pPr>
        <w:pStyle w:val="Code"/>
      </w:pPr>
      <w:r w:rsidRPr="00EC76D5">
        <w:t xml:space="preserve">  }</w:t>
      </w:r>
    </w:p>
    <w:p w14:paraId="3CC5F3E0" w14:textId="048BEBD1" w:rsidR="00E40B78" w:rsidRPr="00EC76D5" w:rsidRDefault="002E1D8C" w:rsidP="00526A20">
      <w:pPr>
        <w:pStyle w:val="Code"/>
      </w:pPr>
      <w:r w:rsidRPr="00EC76D5">
        <w:t>}</w:t>
      </w:r>
    </w:p>
    <w:p w14:paraId="1129B48A" w14:textId="03A4527E" w:rsidR="00E40B78" w:rsidRPr="00EC76D5" w:rsidRDefault="00E40B78" w:rsidP="00E40B78">
      <w:pPr>
        <w:pStyle w:val="Rubrik3"/>
      </w:pPr>
      <w:bookmarkStart w:id="64" w:name="_Toc481936157"/>
      <w:r w:rsidRPr="00EC76D5">
        <w:t>Direct and Abstract Declarator</w:t>
      </w:r>
      <w:bookmarkEnd w:id="64"/>
    </w:p>
    <w:p w14:paraId="07FFD5A6" w14:textId="0BEFFABB" w:rsidR="00E40B78" w:rsidRPr="00EC76D5" w:rsidRDefault="00E40B78" w:rsidP="00E40B78">
      <w:r w:rsidRPr="00EC76D5">
        <w:t xml:space="preserve">A declaratory is a direct </w:t>
      </w:r>
      <w:r w:rsidR="00AB7DF5">
        <w:t>pointer_declarator</w:t>
      </w:r>
      <w:r w:rsidRPr="00EC76D5">
        <w:t xml:space="preserve"> with an optional pointer list, and there are three kinds of direct declarators:</w:t>
      </w:r>
    </w:p>
    <w:p w14:paraId="7CB3E7AA" w14:textId="77777777" w:rsidR="00E40B78" w:rsidRPr="00EC76D5" w:rsidRDefault="00E40B78" w:rsidP="00E40B78">
      <w:pPr>
        <w:pStyle w:val="Liststycke"/>
        <w:numPr>
          <w:ilvl w:val="0"/>
          <w:numId w:val="90"/>
        </w:numPr>
      </w:pPr>
      <w:r w:rsidRPr="00EC76D5">
        <w:t>Arrays.</w:t>
      </w:r>
    </w:p>
    <w:p w14:paraId="1CCB64F6" w14:textId="77777777" w:rsidR="00E40B78" w:rsidRPr="00EC76D5" w:rsidRDefault="00E40B78" w:rsidP="00E40B78">
      <w:pPr>
        <w:pStyle w:val="Liststycke"/>
        <w:numPr>
          <w:ilvl w:val="0"/>
          <w:numId w:val="90"/>
        </w:numPr>
      </w:pPr>
      <w:r w:rsidRPr="00EC76D5">
        <w:t>Old-style Functions.</w:t>
      </w:r>
    </w:p>
    <w:p w14:paraId="41ED031D" w14:textId="77777777" w:rsidR="00E40B78" w:rsidRPr="00EC76D5" w:rsidRDefault="00E40B78" w:rsidP="00E40B78">
      <w:pPr>
        <w:pStyle w:val="Liststycke"/>
        <w:numPr>
          <w:ilvl w:val="0"/>
          <w:numId w:val="90"/>
        </w:numPr>
      </w:pPr>
      <w:r w:rsidRPr="00EC76D5">
        <w:t>New-style Functions.</w:t>
      </w:r>
    </w:p>
    <w:p w14:paraId="3C9D4FE5" w14:textId="1F31D5A0" w:rsidR="00E40B78" w:rsidRPr="00EC76D5" w:rsidRDefault="002E67B8" w:rsidP="00E40B78">
      <w:pPr>
        <w:pStyle w:val="CodeHeader"/>
      </w:pPr>
      <w:r>
        <w:t>MainParser.gppg</w:t>
      </w:r>
    </w:p>
    <w:p w14:paraId="280C69C4" w14:textId="1513300D" w:rsidR="00CE6C5F" w:rsidRPr="00EC76D5" w:rsidRDefault="00AB7DF5" w:rsidP="00CE6C5F">
      <w:pPr>
        <w:pStyle w:val="Code"/>
      </w:pPr>
      <w:r>
        <w:t>pointer_declarator</w:t>
      </w:r>
      <w:r w:rsidR="00CE6C5F" w:rsidRPr="00EC76D5">
        <w:t>:</w:t>
      </w:r>
    </w:p>
    <w:p w14:paraId="7F424F0E" w14:textId="266B2795" w:rsidR="00CE6C5F" w:rsidRPr="00EC76D5" w:rsidRDefault="00CE6C5F" w:rsidP="00CE6C5F">
      <w:pPr>
        <w:pStyle w:val="Code"/>
      </w:pPr>
      <w:r w:rsidRPr="00EC76D5">
        <w:t xml:space="preserve">    optional_pointer_list direct_</w:t>
      </w:r>
      <w:r w:rsidR="00AB7DF5">
        <w:t>pointer_declarator</w:t>
      </w:r>
      <w:r w:rsidRPr="00EC76D5">
        <w:t xml:space="preserve"> {</w:t>
      </w:r>
    </w:p>
    <w:p w14:paraId="2DDFB789" w14:textId="77777777" w:rsidR="00CE6C5F" w:rsidRPr="00EC76D5" w:rsidRDefault="00CE6C5F" w:rsidP="00CE6C5F">
      <w:pPr>
        <w:pStyle w:val="Code"/>
      </w:pPr>
      <w:r w:rsidRPr="00EC76D5">
        <w:t xml:space="preserve">      $$ = GenerateDeclaration.generatePointerDeclarator($1, $2);</w:t>
      </w:r>
    </w:p>
    <w:p w14:paraId="7A90C886" w14:textId="77777777" w:rsidR="00CE6C5F" w:rsidRPr="00EC76D5" w:rsidRDefault="00CE6C5F" w:rsidP="00CE6C5F">
      <w:pPr>
        <w:pStyle w:val="Code"/>
      </w:pPr>
      <w:r w:rsidRPr="00EC76D5">
        <w:t xml:space="preserve">    };</w:t>
      </w:r>
    </w:p>
    <w:p w14:paraId="1F69C101" w14:textId="77777777" w:rsidR="00CE6C5F" w:rsidRPr="00EC76D5" w:rsidRDefault="00CE6C5F" w:rsidP="00CE6C5F">
      <w:pPr>
        <w:pStyle w:val="Code"/>
      </w:pPr>
    </w:p>
    <w:p w14:paraId="371E14D0" w14:textId="0E29988E" w:rsidR="00CE6C5F" w:rsidRPr="00EC76D5" w:rsidRDefault="00CE6C5F" w:rsidP="00CE6C5F">
      <w:pPr>
        <w:pStyle w:val="Code"/>
      </w:pPr>
      <w:r w:rsidRPr="00EC76D5">
        <w:t>direct_</w:t>
      </w:r>
      <w:r w:rsidR="00AB7DF5">
        <w:t>pointer_declarator</w:t>
      </w:r>
      <w:r w:rsidRPr="00EC76D5">
        <w:t>:</w:t>
      </w:r>
    </w:p>
    <w:p w14:paraId="1811340D" w14:textId="77777777" w:rsidR="00CE6C5F" w:rsidRPr="00EC76D5" w:rsidRDefault="00CE6C5F" w:rsidP="00CE6C5F">
      <w:pPr>
        <w:pStyle w:val="Code"/>
      </w:pPr>
      <w:r w:rsidRPr="00EC76D5">
        <w:t xml:space="preserve">    IDENTIFIER {</w:t>
      </w:r>
    </w:p>
    <w:p w14:paraId="67068AF2" w14:textId="77777777" w:rsidR="00CE6C5F" w:rsidRPr="00EC76D5" w:rsidRDefault="00CE6C5F" w:rsidP="00CE6C5F">
      <w:pPr>
        <w:pStyle w:val="Code"/>
      </w:pPr>
      <w:r w:rsidRPr="00EC76D5">
        <w:t xml:space="preserve">      $$ = new Declarator($1);</w:t>
      </w:r>
    </w:p>
    <w:p w14:paraId="010D56E9" w14:textId="77777777" w:rsidR="00CE6C5F" w:rsidRPr="00EC76D5" w:rsidRDefault="00CE6C5F" w:rsidP="00CE6C5F">
      <w:pPr>
        <w:pStyle w:val="Code"/>
      </w:pPr>
      <w:r w:rsidRPr="00EC76D5">
        <w:t xml:space="preserve">    }</w:t>
      </w:r>
    </w:p>
    <w:p w14:paraId="77CBD8D2" w14:textId="3D5600D0" w:rsidR="00CE6C5F" w:rsidRPr="00EC76D5" w:rsidRDefault="00CE6C5F" w:rsidP="00CE6C5F">
      <w:pPr>
        <w:pStyle w:val="Code"/>
      </w:pPr>
      <w:r w:rsidRPr="00EC76D5">
        <w:t xml:space="preserve">  | LEFT_PAREN </w:t>
      </w:r>
      <w:r w:rsidR="00AB7DF5">
        <w:t>pointer_declarator</w:t>
      </w:r>
      <w:r w:rsidRPr="00EC76D5">
        <w:t xml:space="preserve"> RIGHT_PAREN {</w:t>
      </w:r>
    </w:p>
    <w:p w14:paraId="6249E8A0" w14:textId="77777777" w:rsidR="00CE6C5F" w:rsidRPr="00EC76D5" w:rsidRDefault="00CE6C5F" w:rsidP="00CE6C5F">
      <w:pPr>
        <w:pStyle w:val="Code"/>
      </w:pPr>
      <w:r w:rsidRPr="00EC76D5">
        <w:t xml:space="preserve">      $$ = $2; </w:t>
      </w:r>
    </w:p>
    <w:p w14:paraId="486E1C90" w14:textId="77777777" w:rsidR="00CE6C5F" w:rsidRPr="00EC76D5" w:rsidRDefault="00CE6C5F" w:rsidP="00CE6C5F">
      <w:pPr>
        <w:pStyle w:val="Code"/>
      </w:pPr>
      <w:r w:rsidRPr="00EC76D5">
        <w:t xml:space="preserve">    }</w:t>
      </w:r>
    </w:p>
    <w:p w14:paraId="434AA35E" w14:textId="28EB1744" w:rsidR="00CE6C5F" w:rsidRPr="00EC76D5" w:rsidRDefault="00CE6C5F" w:rsidP="00CE6C5F">
      <w:pPr>
        <w:pStyle w:val="Code"/>
      </w:pPr>
      <w:r w:rsidRPr="00EC76D5">
        <w:t xml:space="preserve">  | direct_</w:t>
      </w:r>
      <w:r w:rsidR="00AB7DF5">
        <w:t>pointer_declarator</w:t>
      </w:r>
    </w:p>
    <w:p w14:paraId="216A2BEF" w14:textId="77777777" w:rsidR="00CE6C5F" w:rsidRPr="00EC76D5" w:rsidRDefault="00CE6C5F" w:rsidP="00CE6C5F">
      <w:pPr>
        <w:pStyle w:val="Code"/>
      </w:pPr>
      <w:r w:rsidRPr="00EC76D5">
        <w:t xml:space="preserve">    LEFT_SQUARE optional_constant_expression RIGHT_SQUARE {</w:t>
      </w:r>
    </w:p>
    <w:p w14:paraId="0124410D" w14:textId="77777777" w:rsidR="00CE6C5F" w:rsidRPr="00EC76D5" w:rsidRDefault="00CE6C5F" w:rsidP="00CE6C5F">
      <w:pPr>
        <w:pStyle w:val="Code"/>
      </w:pPr>
      <w:r w:rsidRPr="00EC76D5">
        <w:t xml:space="preserve">      $$ = GenerateDeclaration.generateArrayType($1, $3);</w:t>
      </w:r>
    </w:p>
    <w:p w14:paraId="66E03F4D" w14:textId="77777777" w:rsidR="00CE6C5F" w:rsidRPr="00EC76D5" w:rsidRDefault="00CE6C5F" w:rsidP="00CE6C5F">
      <w:pPr>
        <w:pStyle w:val="Code"/>
      </w:pPr>
      <w:r w:rsidRPr="00EC76D5">
        <w:t xml:space="preserve">    }</w:t>
      </w:r>
    </w:p>
    <w:p w14:paraId="43E953ED" w14:textId="33704681" w:rsidR="00CE6C5F" w:rsidRPr="00EC76D5" w:rsidRDefault="00CE6C5F" w:rsidP="00CE6C5F">
      <w:pPr>
        <w:pStyle w:val="Code"/>
      </w:pPr>
      <w:r w:rsidRPr="00EC76D5">
        <w:t xml:space="preserve">  | direct_</w:t>
      </w:r>
      <w:r w:rsidR="00AB7DF5">
        <w:t>pointer_declarator</w:t>
      </w:r>
    </w:p>
    <w:p w14:paraId="69458010" w14:textId="77777777" w:rsidR="00CE6C5F" w:rsidRPr="00EC76D5" w:rsidRDefault="00CE6C5F" w:rsidP="00CE6C5F">
      <w:pPr>
        <w:pStyle w:val="Code"/>
      </w:pPr>
      <w:r w:rsidRPr="00EC76D5">
        <w:t xml:space="preserve">    LEFT_PAREN parameter_ellipse_list RIGHT_PAREN {</w:t>
      </w:r>
    </w:p>
    <w:p w14:paraId="2A4EE544" w14:textId="77777777" w:rsidR="00CE6C5F" w:rsidRPr="00EC76D5" w:rsidRDefault="00CE6C5F" w:rsidP="00CE6C5F">
      <w:pPr>
        <w:pStyle w:val="Code"/>
      </w:pPr>
      <w:r w:rsidRPr="00EC76D5">
        <w:t xml:space="preserve">      $$ = GenerateDeclaration.generateNewFunctionDeclaration($1, $3);</w:t>
      </w:r>
    </w:p>
    <w:p w14:paraId="2FBE3A6B" w14:textId="77777777" w:rsidR="00CE6C5F" w:rsidRPr="00EC76D5" w:rsidRDefault="00CE6C5F" w:rsidP="00CE6C5F">
      <w:pPr>
        <w:pStyle w:val="Code"/>
      </w:pPr>
      <w:r w:rsidRPr="00EC76D5">
        <w:t xml:space="preserve">    }</w:t>
      </w:r>
    </w:p>
    <w:p w14:paraId="2FD3F71C" w14:textId="3982251A" w:rsidR="00CE6C5F" w:rsidRPr="00EC76D5" w:rsidRDefault="00CE6C5F" w:rsidP="00CE6C5F">
      <w:pPr>
        <w:pStyle w:val="Code"/>
      </w:pPr>
      <w:r w:rsidRPr="00EC76D5">
        <w:t xml:space="preserve">  | direct_</w:t>
      </w:r>
      <w:r w:rsidR="00AB7DF5">
        <w:t>pointer_declarator</w:t>
      </w:r>
    </w:p>
    <w:p w14:paraId="71BBB7A6" w14:textId="77777777" w:rsidR="00CE6C5F" w:rsidRPr="00EC76D5" w:rsidRDefault="00CE6C5F" w:rsidP="00CE6C5F">
      <w:pPr>
        <w:pStyle w:val="Code"/>
      </w:pPr>
      <w:r w:rsidRPr="00EC76D5">
        <w:t xml:space="preserve">    LEFT_PAREN optional_identifier_list RIGHT_PAREN {</w:t>
      </w:r>
    </w:p>
    <w:p w14:paraId="49814A46" w14:textId="77777777" w:rsidR="00CE6C5F" w:rsidRPr="00EC76D5" w:rsidRDefault="00CE6C5F" w:rsidP="00CE6C5F">
      <w:pPr>
        <w:pStyle w:val="Code"/>
      </w:pPr>
      <w:r w:rsidRPr="00EC76D5">
        <w:t xml:space="preserve">      $$ = GenerateDeclaration.generateOldFunctionDeclaration($1, $3);</w:t>
      </w:r>
    </w:p>
    <w:p w14:paraId="4781715B" w14:textId="000B39B9" w:rsidR="00CE6C5F" w:rsidRPr="00EC76D5" w:rsidRDefault="00CE6C5F" w:rsidP="00CE6C5F">
      <w:pPr>
        <w:pStyle w:val="Code"/>
      </w:pPr>
      <w:r w:rsidRPr="00EC76D5">
        <w:t xml:space="preserve">    };</w:t>
      </w:r>
    </w:p>
    <w:p w14:paraId="01158455" w14:textId="456022AC" w:rsidR="00E40B78" w:rsidRPr="00EC76D5" w:rsidRDefault="00E40B78" w:rsidP="00E40B78">
      <w:r w:rsidRPr="00EC76D5">
        <w:t xml:space="preserve">An abstract </w:t>
      </w:r>
      <w:r w:rsidR="00AB7DF5">
        <w:t>pointer_declarator</w:t>
      </w:r>
      <w:r w:rsidRPr="00EC76D5">
        <w:t xml:space="preserve"> is a declaratory, with the difference that it does not have to have a name.</w:t>
      </w:r>
    </w:p>
    <w:p w14:paraId="0AF38307" w14:textId="0405CD5D" w:rsidR="00BA593F" w:rsidRPr="00EC76D5" w:rsidRDefault="00BA593F" w:rsidP="00BA593F">
      <w:pPr>
        <w:pStyle w:val="Code"/>
      </w:pPr>
      <w:r w:rsidRPr="00EC76D5">
        <w:t>abstract_</w:t>
      </w:r>
      <w:r w:rsidR="00AB7DF5">
        <w:t>pointer_declarator</w:t>
      </w:r>
      <w:r w:rsidRPr="00EC76D5">
        <w:t>:</w:t>
      </w:r>
    </w:p>
    <w:p w14:paraId="3AF64BA1" w14:textId="77777777" w:rsidR="00BA593F" w:rsidRPr="00EC76D5" w:rsidRDefault="00BA593F" w:rsidP="00BA593F">
      <w:pPr>
        <w:pStyle w:val="Code"/>
      </w:pPr>
      <w:r w:rsidRPr="00EC76D5">
        <w:t xml:space="preserve">    pointer_list {</w:t>
      </w:r>
    </w:p>
    <w:p w14:paraId="15C04026" w14:textId="77777777" w:rsidR="00BA593F" w:rsidRPr="00EC76D5" w:rsidRDefault="00BA593F" w:rsidP="00BA593F">
      <w:pPr>
        <w:pStyle w:val="Code"/>
      </w:pPr>
      <w:r w:rsidRPr="00EC76D5">
        <w:t xml:space="preserve">      $$ = GenerateDeclaration.generatePointerDeclarator($1, null);</w:t>
      </w:r>
    </w:p>
    <w:p w14:paraId="0B69B16C" w14:textId="77777777" w:rsidR="00BA593F" w:rsidRPr="00EC76D5" w:rsidRDefault="00BA593F" w:rsidP="00BA593F">
      <w:pPr>
        <w:pStyle w:val="Code"/>
      </w:pPr>
      <w:r w:rsidRPr="00EC76D5">
        <w:t xml:space="preserve">    }      </w:t>
      </w:r>
    </w:p>
    <w:p w14:paraId="70C837E0" w14:textId="49A9A15C" w:rsidR="00BA593F" w:rsidRPr="00EC76D5" w:rsidRDefault="00BA593F" w:rsidP="00BA593F">
      <w:pPr>
        <w:pStyle w:val="Code"/>
      </w:pPr>
      <w:r w:rsidRPr="00EC76D5">
        <w:t xml:space="preserve">  | optional_pointer_list direct_abstract_</w:t>
      </w:r>
      <w:r w:rsidR="00AB7DF5">
        <w:t>pointer_declarator</w:t>
      </w:r>
      <w:r w:rsidRPr="00EC76D5">
        <w:t xml:space="preserve"> {</w:t>
      </w:r>
    </w:p>
    <w:p w14:paraId="4C147CB1" w14:textId="77777777" w:rsidR="00BA593F" w:rsidRPr="00EC76D5" w:rsidRDefault="00BA593F" w:rsidP="00BA593F">
      <w:pPr>
        <w:pStyle w:val="Code"/>
      </w:pPr>
      <w:r w:rsidRPr="00EC76D5">
        <w:t xml:space="preserve">      $$ = GenerateDeclaration.generatePointerDeclarator($1, $2);</w:t>
      </w:r>
    </w:p>
    <w:p w14:paraId="490076EE" w14:textId="77777777" w:rsidR="00BA593F" w:rsidRPr="00EC76D5" w:rsidRDefault="00BA593F" w:rsidP="00BA593F">
      <w:pPr>
        <w:pStyle w:val="Code"/>
      </w:pPr>
      <w:r w:rsidRPr="00EC76D5">
        <w:t xml:space="preserve">    };      </w:t>
      </w:r>
    </w:p>
    <w:p w14:paraId="31DF6021" w14:textId="77777777" w:rsidR="00BA593F" w:rsidRPr="00EC76D5" w:rsidRDefault="00BA593F" w:rsidP="00BA593F">
      <w:pPr>
        <w:pStyle w:val="Code"/>
      </w:pPr>
    </w:p>
    <w:p w14:paraId="61779965" w14:textId="194778E9" w:rsidR="00BA593F" w:rsidRPr="00EC76D5" w:rsidRDefault="00BA593F" w:rsidP="00BA593F">
      <w:pPr>
        <w:pStyle w:val="Code"/>
      </w:pPr>
      <w:r w:rsidRPr="00EC76D5">
        <w:t>direct_abstract_</w:t>
      </w:r>
      <w:r w:rsidR="00AB7DF5">
        <w:t>pointer_declarator</w:t>
      </w:r>
      <w:r w:rsidRPr="00EC76D5">
        <w:t>:</w:t>
      </w:r>
    </w:p>
    <w:p w14:paraId="44449580" w14:textId="33E2B9C7" w:rsidR="00BA593F" w:rsidRPr="00EC76D5" w:rsidRDefault="00BA593F" w:rsidP="00BA593F">
      <w:pPr>
        <w:pStyle w:val="Code"/>
      </w:pPr>
      <w:r w:rsidRPr="00EC76D5">
        <w:t xml:space="preserve">    LEFT_PAREN abstract_</w:t>
      </w:r>
      <w:r w:rsidR="00AB7DF5">
        <w:t>pointer_declarator</w:t>
      </w:r>
      <w:r w:rsidRPr="00EC76D5">
        <w:t xml:space="preserve"> RIGHT_PAREN {</w:t>
      </w:r>
    </w:p>
    <w:p w14:paraId="1628393A" w14:textId="77777777" w:rsidR="00BA593F" w:rsidRPr="00EC76D5" w:rsidRDefault="00BA593F" w:rsidP="00BA593F">
      <w:pPr>
        <w:pStyle w:val="Code"/>
      </w:pPr>
      <w:r w:rsidRPr="00EC76D5">
        <w:lastRenderedPageBreak/>
        <w:t xml:space="preserve">      $$ = $2;</w:t>
      </w:r>
    </w:p>
    <w:p w14:paraId="202824DD" w14:textId="77777777" w:rsidR="00BA593F" w:rsidRPr="00EC76D5" w:rsidRDefault="00BA593F" w:rsidP="00BA593F">
      <w:pPr>
        <w:pStyle w:val="Code"/>
      </w:pPr>
      <w:r w:rsidRPr="00EC76D5">
        <w:t xml:space="preserve">    }</w:t>
      </w:r>
    </w:p>
    <w:p w14:paraId="3F1AEE01" w14:textId="77777777" w:rsidR="00BA593F" w:rsidRPr="00EC76D5" w:rsidRDefault="00BA593F" w:rsidP="00BA593F">
      <w:pPr>
        <w:pStyle w:val="Code"/>
      </w:pPr>
      <w:r w:rsidRPr="00EC76D5">
        <w:t xml:space="preserve">  | LEFT_SQUARE optional_constant_expression RIGHT_SQUARE {</w:t>
      </w:r>
    </w:p>
    <w:p w14:paraId="07296D4A" w14:textId="77777777" w:rsidR="00BA593F" w:rsidRPr="00EC76D5" w:rsidRDefault="00BA593F" w:rsidP="00BA593F">
      <w:pPr>
        <w:pStyle w:val="Code"/>
      </w:pPr>
      <w:r w:rsidRPr="00EC76D5">
        <w:t xml:space="preserve">      $$ = GenerateDeclaration.generateArrayType(null, $2);</w:t>
      </w:r>
    </w:p>
    <w:p w14:paraId="5B5269F3" w14:textId="77777777" w:rsidR="00BA593F" w:rsidRPr="00EC76D5" w:rsidRDefault="00BA593F" w:rsidP="00BA593F">
      <w:pPr>
        <w:pStyle w:val="Code"/>
      </w:pPr>
      <w:r w:rsidRPr="00EC76D5">
        <w:t xml:space="preserve">    }</w:t>
      </w:r>
    </w:p>
    <w:p w14:paraId="03B786B8" w14:textId="726B4CC9" w:rsidR="00BA593F" w:rsidRPr="00EC76D5" w:rsidRDefault="00BA593F" w:rsidP="00BA593F">
      <w:pPr>
        <w:pStyle w:val="Code"/>
      </w:pPr>
      <w:r w:rsidRPr="00EC76D5">
        <w:t xml:space="preserve">  | direct_abstract_</w:t>
      </w:r>
      <w:r w:rsidR="00AB7DF5">
        <w:t>pointer_declarator</w:t>
      </w:r>
    </w:p>
    <w:p w14:paraId="32B7E27D" w14:textId="77777777" w:rsidR="00BA593F" w:rsidRPr="00EC76D5" w:rsidRDefault="00BA593F" w:rsidP="00BA593F">
      <w:pPr>
        <w:pStyle w:val="Code"/>
      </w:pPr>
      <w:r w:rsidRPr="00EC76D5">
        <w:t xml:space="preserve">    LEFT_SQUARE optional_constant_expression RIGHT_SQUARE {</w:t>
      </w:r>
    </w:p>
    <w:p w14:paraId="53789E3D" w14:textId="77777777" w:rsidR="00BA593F" w:rsidRPr="00EC76D5" w:rsidRDefault="00BA593F" w:rsidP="00BA593F">
      <w:pPr>
        <w:pStyle w:val="Code"/>
      </w:pPr>
      <w:r w:rsidRPr="00EC76D5">
        <w:t xml:space="preserve">      $$ = GenerateDeclaration.generateArrayType($1, $3);</w:t>
      </w:r>
    </w:p>
    <w:p w14:paraId="555B7947" w14:textId="77777777" w:rsidR="00BA593F" w:rsidRPr="00EC76D5" w:rsidRDefault="00BA593F" w:rsidP="00BA593F">
      <w:pPr>
        <w:pStyle w:val="Code"/>
      </w:pPr>
      <w:r w:rsidRPr="00EC76D5">
        <w:t xml:space="preserve">    }</w:t>
      </w:r>
    </w:p>
    <w:p w14:paraId="314880F2" w14:textId="77777777" w:rsidR="00BA593F" w:rsidRPr="00EC76D5" w:rsidRDefault="00BA593F" w:rsidP="00BA593F">
      <w:pPr>
        <w:pStyle w:val="Code"/>
      </w:pPr>
      <w:r w:rsidRPr="00EC76D5">
        <w:t xml:space="preserve">  | LEFT_PAREN optional_parameter_ellipse_list RIGHT_PAREN {</w:t>
      </w:r>
    </w:p>
    <w:p w14:paraId="458789D2" w14:textId="77777777" w:rsidR="00BA593F" w:rsidRPr="00EC76D5" w:rsidRDefault="00BA593F" w:rsidP="00BA593F">
      <w:pPr>
        <w:pStyle w:val="Code"/>
      </w:pPr>
      <w:r w:rsidRPr="00EC76D5">
        <w:t xml:space="preserve">      $$ = GenerateDeclaration.generateNewFunctionDeclaration(null, $2);</w:t>
      </w:r>
    </w:p>
    <w:p w14:paraId="7BBF292F" w14:textId="77777777" w:rsidR="00BA593F" w:rsidRPr="00EC76D5" w:rsidRDefault="00BA593F" w:rsidP="00BA593F">
      <w:pPr>
        <w:pStyle w:val="Code"/>
      </w:pPr>
      <w:r w:rsidRPr="00EC76D5">
        <w:t xml:space="preserve">    }</w:t>
      </w:r>
    </w:p>
    <w:p w14:paraId="6F9BDF7D" w14:textId="1DFFB622" w:rsidR="00BA593F" w:rsidRPr="00EC76D5" w:rsidRDefault="00BA593F" w:rsidP="00BA593F">
      <w:pPr>
        <w:pStyle w:val="Code"/>
      </w:pPr>
      <w:r w:rsidRPr="00EC76D5">
        <w:t xml:space="preserve">  | direct_abstract_</w:t>
      </w:r>
      <w:r w:rsidR="00AB7DF5">
        <w:t>pointer_declarator</w:t>
      </w:r>
    </w:p>
    <w:p w14:paraId="49D9C282" w14:textId="77777777" w:rsidR="00BA593F" w:rsidRPr="00EC76D5" w:rsidRDefault="00BA593F" w:rsidP="00BA593F">
      <w:pPr>
        <w:pStyle w:val="Code"/>
      </w:pPr>
      <w:r w:rsidRPr="00EC76D5">
        <w:t xml:space="preserve">    LEFT_PAREN optional_parameter_ellipse_list RIGHT_PAREN {</w:t>
      </w:r>
    </w:p>
    <w:p w14:paraId="4207D80F" w14:textId="77777777" w:rsidR="00BA593F" w:rsidRPr="00EC76D5" w:rsidRDefault="00BA593F" w:rsidP="00BA593F">
      <w:pPr>
        <w:pStyle w:val="Code"/>
      </w:pPr>
      <w:r w:rsidRPr="00EC76D5">
        <w:t xml:space="preserve">      $$ =</w:t>
      </w:r>
    </w:p>
    <w:p w14:paraId="41F88154" w14:textId="77777777" w:rsidR="00BA593F" w:rsidRPr="00EC76D5" w:rsidRDefault="00BA593F" w:rsidP="00BA593F">
      <w:pPr>
        <w:pStyle w:val="Code"/>
      </w:pPr>
      <w:r w:rsidRPr="00EC76D5">
        <w:t xml:space="preserve">        GenerateDeclaration.generateNewFunctionDeclaration($1, $3);</w:t>
      </w:r>
    </w:p>
    <w:p w14:paraId="6F546D4B" w14:textId="75865119" w:rsidR="00E40B78" w:rsidRPr="00EC76D5" w:rsidRDefault="00BA593F" w:rsidP="00BA593F">
      <w:pPr>
        <w:pStyle w:val="Code"/>
      </w:pPr>
      <w:r w:rsidRPr="00EC76D5">
        <w:t xml:space="preserve">    };</w:t>
      </w:r>
    </w:p>
    <w:p w14:paraId="14F1BE1A" w14:textId="77777777" w:rsidR="00E40B78" w:rsidRPr="00EC76D5" w:rsidRDefault="00E40B78" w:rsidP="00E40B78">
      <w:r w:rsidRPr="00EC76D5">
        <w:t>If the array size is given, we have to check it out. It shall be a constant integral with a value greater than zero. If the size is not given, we set it to zero; in that case, the type is incomplete.</w:t>
      </w:r>
    </w:p>
    <w:p w14:paraId="191695A2" w14:textId="09131248" w:rsidR="00E40B78" w:rsidRPr="00EC76D5" w:rsidRDefault="000C6576" w:rsidP="00E40B78">
      <w:pPr>
        <w:pStyle w:val="CodeHeader"/>
      </w:pPr>
      <w:r>
        <w:t>MiddleCodeGenerator.cs</w:t>
      </w:r>
    </w:p>
    <w:p w14:paraId="4DAD0A0F" w14:textId="0C6A0255" w:rsidR="00251D23" w:rsidRPr="00EC76D5" w:rsidRDefault="00251D23" w:rsidP="00251D23">
      <w:pPr>
        <w:pStyle w:val="Code"/>
      </w:pPr>
      <w:r w:rsidRPr="00EC76D5">
        <w:t xml:space="preserve">  public static Declarator generateArrayType(Declarator </w:t>
      </w:r>
      <w:r w:rsidR="00FC5EB0">
        <w:t>declarator</w:t>
      </w:r>
      <w:r w:rsidRPr="00EC76D5">
        <w:t>,</w:t>
      </w:r>
    </w:p>
    <w:p w14:paraId="52FED208" w14:textId="77777777" w:rsidR="00251D23" w:rsidRPr="00EC76D5" w:rsidRDefault="00251D23" w:rsidP="00251D23">
      <w:pPr>
        <w:pStyle w:val="Code"/>
      </w:pPr>
      <w:r w:rsidRPr="00EC76D5">
        <w:t xml:space="preserve">                                             SyntaxTree optSizeTree) {</w:t>
      </w:r>
    </w:p>
    <w:p w14:paraId="40C7E149" w14:textId="394C26A3" w:rsidR="005A1D8B" w:rsidRPr="00EC76D5" w:rsidRDefault="005A1D8B" w:rsidP="005A1D8B">
      <w:pPr>
        <w:pStyle w:val="Code"/>
      </w:pPr>
      <w:r w:rsidRPr="00EC76D5">
        <w:t xml:space="preserve">    if (</w:t>
      </w:r>
      <w:r w:rsidR="00FC5EB0">
        <w:t>declarator</w:t>
      </w:r>
      <w:r w:rsidRPr="00EC76D5">
        <w:t xml:space="preserve"> == null) {</w:t>
      </w:r>
    </w:p>
    <w:p w14:paraId="4F1A7F44" w14:textId="10239E71" w:rsidR="005A1D8B" w:rsidRPr="00EC76D5" w:rsidRDefault="005A1D8B" w:rsidP="005A1D8B">
      <w:pPr>
        <w:pStyle w:val="Code"/>
      </w:pPr>
      <w:r w:rsidRPr="00EC76D5">
        <w:t xml:space="preserve">      </w:t>
      </w:r>
      <w:r w:rsidR="00FC5EB0">
        <w:t>declarator</w:t>
      </w:r>
      <w:r w:rsidRPr="00EC76D5">
        <w:t xml:space="preserve"> = new Declarator(null);</w:t>
      </w:r>
    </w:p>
    <w:p w14:paraId="1813EA80" w14:textId="77777777" w:rsidR="005A1D8B" w:rsidRPr="00EC76D5" w:rsidRDefault="005A1D8B" w:rsidP="005A1D8B">
      <w:pPr>
        <w:pStyle w:val="Code"/>
      </w:pPr>
      <w:r w:rsidRPr="00EC76D5">
        <w:t xml:space="preserve">    }</w:t>
      </w:r>
    </w:p>
    <w:p w14:paraId="7831EC22" w14:textId="4B8713EB" w:rsidR="00BA593F" w:rsidRPr="00EC76D5" w:rsidRDefault="00BA593F" w:rsidP="005A1D8B">
      <w:pPr>
        <w:pStyle w:val="Code"/>
      </w:pPr>
      <w:r w:rsidRPr="00EC76D5">
        <w:t xml:space="preserve">    </w:t>
      </w:r>
    </w:p>
    <w:p w14:paraId="2E3CD860" w14:textId="77777777" w:rsidR="00BA593F" w:rsidRPr="00EC76D5" w:rsidRDefault="00BA593F" w:rsidP="00BA593F">
      <w:pPr>
        <w:pStyle w:val="Code"/>
      </w:pPr>
      <w:r w:rsidRPr="00EC76D5">
        <w:t xml:space="preserve">    if (optSizeTree != null) {</w:t>
      </w:r>
    </w:p>
    <w:p w14:paraId="4AB64B21" w14:textId="77777777" w:rsidR="00DE46DA" w:rsidRPr="00EC76D5" w:rsidRDefault="00BA593F" w:rsidP="00BA593F">
      <w:pPr>
        <w:pStyle w:val="Code"/>
      </w:pPr>
      <w:r w:rsidRPr="00EC76D5">
        <w:t xml:space="preserve">      int arraySize = ((BigInteger)</w:t>
      </w:r>
    </w:p>
    <w:p w14:paraId="6F45B6CF" w14:textId="2E94042F" w:rsidR="00BA593F" w:rsidRPr="00EC76D5" w:rsidRDefault="00DE46DA" w:rsidP="00BA593F">
      <w:pPr>
        <w:pStyle w:val="Code"/>
      </w:pPr>
      <w:r w:rsidRPr="00EC76D5">
        <w:t xml:space="preserve">                     </w:t>
      </w:r>
      <w:r w:rsidR="00BA593F" w:rsidRPr="00EC76D5">
        <w:t xml:space="preserve"> optSizeTree.getSymbol().getValue()).intValue();</w:t>
      </w:r>
    </w:p>
    <w:p w14:paraId="60831E88" w14:textId="77777777" w:rsidR="00BA593F" w:rsidRPr="00EC76D5" w:rsidRDefault="00BA593F" w:rsidP="00BA593F">
      <w:pPr>
        <w:pStyle w:val="Code"/>
      </w:pPr>
      <w:r w:rsidRPr="00EC76D5">
        <w:t xml:space="preserve">      Assert.error(arraySize &gt; 0, arraySize, "non-positive array size");</w:t>
      </w:r>
    </w:p>
    <w:p w14:paraId="213720A6" w14:textId="77777777" w:rsidR="00BA593F" w:rsidRPr="00EC76D5" w:rsidRDefault="00BA593F" w:rsidP="00BA593F">
      <w:pPr>
        <w:pStyle w:val="Code"/>
      </w:pPr>
      <w:r w:rsidRPr="00EC76D5">
        <w:t xml:space="preserve">      Type arrayType = Type.createArrayType(arraySize, null);</w:t>
      </w:r>
    </w:p>
    <w:p w14:paraId="5AEC4098" w14:textId="341DD9C2" w:rsidR="00BA593F" w:rsidRPr="00EC76D5" w:rsidRDefault="00BA593F" w:rsidP="00BA593F">
      <w:pPr>
        <w:pStyle w:val="Code"/>
      </w:pPr>
      <w:r w:rsidRPr="00EC76D5">
        <w:t xml:space="preserve">      </w:t>
      </w:r>
      <w:r w:rsidR="00FC5EB0">
        <w:t>declarator</w:t>
      </w:r>
      <w:r w:rsidRPr="00EC76D5">
        <w:t>.add(arrayType);</w:t>
      </w:r>
    </w:p>
    <w:p w14:paraId="3476DB37" w14:textId="77777777" w:rsidR="00BA593F" w:rsidRPr="00EC76D5" w:rsidRDefault="00BA593F" w:rsidP="00BA593F">
      <w:pPr>
        <w:pStyle w:val="Code"/>
      </w:pPr>
      <w:r w:rsidRPr="00EC76D5">
        <w:t xml:space="preserve">    }</w:t>
      </w:r>
    </w:p>
    <w:p w14:paraId="4EC49835" w14:textId="77777777" w:rsidR="00BA593F" w:rsidRPr="00EC76D5" w:rsidRDefault="00BA593F" w:rsidP="00BA593F">
      <w:pPr>
        <w:pStyle w:val="Code"/>
      </w:pPr>
      <w:r w:rsidRPr="00EC76D5">
        <w:t xml:space="preserve">    else {</w:t>
      </w:r>
    </w:p>
    <w:p w14:paraId="6710112D" w14:textId="77777777" w:rsidR="00BA593F" w:rsidRPr="00EC76D5" w:rsidRDefault="00BA593F" w:rsidP="00BA593F">
      <w:pPr>
        <w:pStyle w:val="Code"/>
      </w:pPr>
      <w:r w:rsidRPr="00EC76D5">
        <w:t xml:space="preserve">      Type arrayType = Type.createArrayType(0, null);</w:t>
      </w:r>
    </w:p>
    <w:p w14:paraId="6E6FE913" w14:textId="0F05A655" w:rsidR="00BA593F" w:rsidRPr="00EC76D5" w:rsidRDefault="00BA593F" w:rsidP="00BA593F">
      <w:pPr>
        <w:pStyle w:val="Code"/>
      </w:pPr>
      <w:r w:rsidRPr="00EC76D5">
        <w:t xml:space="preserve">      </w:t>
      </w:r>
      <w:r w:rsidR="00FC5EB0">
        <w:t>declarator</w:t>
      </w:r>
      <w:r w:rsidRPr="00EC76D5">
        <w:t>.add(arrayType);</w:t>
      </w:r>
    </w:p>
    <w:p w14:paraId="564D7629" w14:textId="77777777" w:rsidR="00BA593F" w:rsidRPr="00EC76D5" w:rsidRDefault="00BA593F" w:rsidP="00BA593F">
      <w:pPr>
        <w:pStyle w:val="Code"/>
      </w:pPr>
      <w:r w:rsidRPr="00EC76D5">
        <w:t xml:space="preserve">    }</w:t>
      </w:r>
    </w:p>
    <w:p w14:paraId="74BAF143" w14:textId="77777777" w:rsidR="00BA593F" w:rsidRPr="00EC76D5" w:rsidRDefault="00BA593F" w:rsidP="00BA593F">
      <w:pPr>
        <w:pStyle w:val="Code"/>
      </w:pPr>
      <w:r w:rsidRPr="00EC76D5">
        <w:t xml:space="preserve">    </w:t>
      </w:r>
    </w:p>
    <w:p w14:paraId="42C68689" w14:textId="0C31AC82" w:rsidR="00BA593F" w:rsidRPr="00EC76D5" w:rsidRDefault="00BA593F" w:rsidP="00BA593F">
      <w:pPr>
        <w:pStyle w:val="Code"/>
      </w:pPr>
      <w:r w:rsidRPr="00EC76D5">
        <w:t xml:space="preserve">    return </w:t>
      </w:r>
      <w:r w:rsidR="00FC5EB0">
        <w:t>declarator</w:t>
      </w:r>
      <w:r w:rsidRPr="00EC76D5">
        <w:t>;</w:t>
      </w:r>
    </w:p>
    <w:p w14:paraId="2CB8DBC8" w14:textId="5523FE86" w:rsidR="00E40B78" w:rsidRPr="00EC76D5" w:rsidRDefault="00BA593F" w:rsidP="00BA593F">
      <w:pPr>
        <w:pStyle w:val="Code"/>
      </w:pPr>
      <w:r w:rsidRPr="00EC76D5">
        <w:t xml:space="preserve">  }</w:t>
      </w:r>
    </w:p>
    <w:p w14:paraId="4AD45ECC" w14:textId="77777777" w:rsidR="00E40B78" w:rsidRPr="00EC76D5" w:rsidRDefault="00E40B78" w:rsidP="00E40B78">
      <w:r w:rsidRPr="00EC76D5">
        <w:t>In case of a new-style function declaratory, we need to check its elliptic status. If it is elliptic, it has to have at least one parameter. If it has one parameter that is void, the parameter list is regarded as empty. In that case, it cannot be elliptic.</w:t>
      </w:r>
    </w:p>
    <w:p w14:paraId="50459B77" w14:textId="77777777" w:rsidR="00E40B78" w:rsidRPr="00EC76D5" w:rsidRDefault="00E40B78" w:rsidP="00E40B78">
      <w:r w:rsidRPr="00EC76D5">
        <w:t>Otherwise, if the parameter list is not empty and not just holding a void, we have to look into each parameter. If the parameter is named, we check that the name is not repeated in the parameter list. Except for the case above, a parameter cannot be void. A function parameter is changed to a pointer to the function, and an array parameter is changed to a pointer to the array type.</w:t>
      </w:r>
    </w:p>
    <w:p w14:paraId="68ABA9C1" w14:textId="50A581AE" w:rsidR="00C652BA" w:rsidRPr="00EC76D5" w:rsidRDefault="00C652BA" w:rsidP="000C08DE">
      <w:pPr>
        <w:pStyle w:val="Code"/>
      </w:pPr>
      <w:r w:rsidRPr="00EC76D5">
        <w:t xml:space="preserve">  public static Declarator generateNewFunctionDeclaration(Declarator </w:t>
      </w:r>
      <w:r w:rsidR="00FC5EB0">
        <w:t>declarator</w:t>
      </w:r>
      <w:r w:rsidRPr="00EC76D5">
        <w:t>,</w:t>
      </w:r>
    </w:p>
    <w:p w14:paraId="1C9C33A5" w14:textId="77777777" w:rsidR="00C652BA" w:rsidRPr="00EC76D5" w:rsidRDefault="00C652BA" w:rsidP="000C08DE">
      <w:pPr>
        <w:pStyle w:val="Code"/>
      </w:pPr>
      <w:r w:rsidRPr="00EC76D5">
        <w:t xml:space="preserve">                                      Pair&lt;List&lt;Symbol&gt;,Boolean&gt; paramPair) {</w:t>
      </w:r>
    </w:p>
    <w:p w14:paraId="2F761550" w14:textId="03A3C2F7" w:rsidR="00C652BA" w:rsidRPr="00EC76D5" w:rsidRDefault="00C652BA" w:rsidP="000C08DE">
      <w:pPr>
        <w:pStyle w:val="Code"/>
      </w:pPr>
      <w:r w:rsidRPr="00EC76D5">
        <w:t xml:space="preserve">    if (</w:t>
      </w:r>
      <w:r w:rsidR="00FC5EB0">
        <w:t>declarator</w:t>
      </w:r>
      <w:r w:rsidRPr="00EC76D5">
        <w:t xml:space="preserve"> == null) {</w:t>
      </w:r>
    </w:p>
    <w:p w14:paraId="601C65C4" w14:textId="5A8C2D69" w:rsidR="00C652BA" w:rsidRPr="00EC76D5" w:rsidRDefault="00C652BA" w:rsidP="000C08DE">
      <w:pPr>
        <w:pStyle w:val="Code"/>
      </w:pPr>
      <w:r w:rsidRPr="00EC76D5">
        <w:t xml:space="preserve">      </w:t>
      </w:r>
      <w:r w:rsidR="00FC5EB0">
        <w:t>declarator</w:t>
      </w:r>
      <w:r w:rsidRPr="00EC76D5">
        <w:t xml:space="preserve"> = new Declarator(null);</w:t>
      </w:r>
    </w:p>
    <w:p w14:paraId="3C7909E3" w14:textId="77777777" w:rsidR="00C652BA" w:rsidRPr="00EC76D5" w:rsidRDefault="00C652BA" w:rsidP="000C08DE">
      <w:pPr>
        <w:pStyle w:val="Code"/>
      </w:pPr>
      <w:r w:rsidRPr="00EC76D5">
        <w:lastRenderedPageBreak/>
        <w:t xml:space="preserve">    }</w:t>
      </w:r>
    </w:p>
    <w:p w14:paraId="0A7D22B5" w14:textId="77777777" w:rsidR="00C652BA" w:rsidRPr="00EC76D5" w:rsidRDefault="00C652BA" w:rsidP="000C08DE">
      <w:pPr>
        <w:pStyle w:val="Code"/>
      </w:pPr>
      <w:r w:rsidRPr="00EC76D5">
        <w:t xml:space="preserve">    </w:t>
      </w:r>
    </w:p>
    <w:p w14:paraId="7DA93A0A" w14:textId="77777777" w:rsidR="00C652BA" w:rsidRPr="00EC76D5" w:rsidRDefault="00C652BA" w:rsidP="000C08DE">
      <w:pPr>
        <w:pStyle w:val="Code"/>
      </w:pPr>
      <w:r w:rsidRPr="00EC76D5">
        <w:t xml:space="preserve">    List&lt;Symbol&gt; paramList = paramPair.getFirst();</w:t>
      </w:r>
    </w:p>
    <w:p w14:paraId="60248BFD" w14:textId="77777777" w:rsidR="00C652BA" w:rsidRPr="00EC76D5" w:rsidRDefault="00C652BA" w:rsidP="000C08DE">
      <w:pPr>
        <w:pStyle w:val="Code"/>
      </w:pPr>
      <w:r w:rsidRPr="00EC76D5">
        <w:t xml:space="preserve">    boolean ellipse = paramPair.getSecond();</w:t>
      </w:r>
    </w:p>
    <w:p w14:paraId="751B5A93" w14:textId="77777777" w:rsidR="00C652BA" w:rsidRPr="00EC76D5" w:rsidRDefault="00C652BA" w:rsidP="000C08DE">
      <w:pPr>
        <w:pStyle w:val="Code"/>
      </w:pPr>
    </w:p>
    <w:p w14:paraId="356EA84C" w14:textId="77777777" w:rsidR="00C652BA" w:rsidRPr="00EC76D5" w:rsidRDefault="00C652BA" w:rsidP="000C08DE">
      <w:pPr>
        <w:pStyle w:val="Code"/>
      </w:pPr>
      <w:r w:rsidRPr="00EC76D5">
        <w:t xml:space="preserve">    if (paramList.isEmpty()) {</w:t>
      </w:r>
    </w:p>
    <w:p w14:paraId="713B3EDA" w14:textId="77777777" w:rsidR="00C652BA" w:rsidRPr="00EC76D5" w:rsidRDefault="00C652BA" w:rsidP="000C08DE">
      <w:pPr>
        <w:pStyle w:val="Code"/>
      </w:pPr>
      <w:r w:rsidRPr="00EC76D5">
        <w:t xml:space="preserve">      Assert.error(!ellipse, "...",</w:t>
      </w:r>
    </w:p>
    <w:p w14:paraId="08E729D5" w14:textId="77777777" w:rsidR="00C652BA" w:rsidRPr="00EC76D5" w:rsidRDefault="00C652BA" w:rsidP="000C08DE">
      <w:pPr>
        <w:pStyle w:val="Code"/>
      </w:pPr>
      <w:r w:rsidRPr="00EC76D5">
        <w:t xml:space="preserve">                   "an elliptic function must have at least one parameter");</w:t>
      </w:r>
    </w:p>
    <w:p w14:paraId="273C94F1" w14:textId="77777777" w:rsidR="00C652BA" w:rsidRPr="00EC76D5" w:rsidRDefault="00C652BA" w:rsidP="000C08DE">
      <w:pPr>
        <w:pStyle w:val="Code"/>
      </w:pPr>
      <w:r w:rsidRPr="00EC76D5">
        <w:t xml:space="preserve">      paramList = null;</w:t>
      </w:r>
    </w:p>
    <w:p w14:paraId="5A2A9CBE" w14:textId="77777777" w:rsidR="00C652BA" w:rsidRPr="00EC76D5" w:rsidRDefault="00C652BA" w:rsidP="000C08DE">
      <w:pPr>
        <w:pStyle w:val="Code"/>
      </w:pPr>
      <w:r w:rsidRPr="00EC76D5">
        <w:t xml:space="preserve">    }</w:t>
      </w:r>
    </w:p>
    <w:p w14:paraId="2FCC11E5" w14:textId="77777777" w:rsidR="00C652BA" w:rsidRPr="00EC76D5" w:rsidRDefault="00C652BA" w:rsidP="000C08DE">
      <w:pPr>
        <w:pStyle w:val="Code"/>
      </w:pPr>
      <w:r w:rsidRPr="00EC76D5">
        <w:t xml:space="preserve">    else if ((paramList.size() == 1) &amp;&amp; paramList.get(0).getType().isVoid()) {</w:t>
      </w:r>
    </w:p>
    <w:p w14:paraId="42D7551C" w14:textId="77777777" w:rsidR="00C652BA" w:rsidRPr="00EC76D5" w:rsidRDefault="00C652BA" w:rsidP="000C08DE">
      <w:pPr>
        <w:pStyle w:val="Code"/>
      </w:pPr>
      <w:r w:rsidRPr="00EC76D5">
        <w:t xml:space="preserve">      Assert.error(paramList.get(0).getName() == null, paramList.get(0).getName(),</w:t>
      </w:r>
    </w:p>
    <w:p w14:paraId="59E8E19F" w14:textId="77777777" w:rsidR="00C652BA" w:rsidRPr="00EC76D5" w:rsidRDefault="00C652BA" w:rsidP="000C08DE">
      <w:pPr>
        <w:pStyle w:val="Code"/>
      </w:pPr>
      <w:r w:rsidRPr="00EC76D5">
        <w:t xml:space="preserve">                   "a void parameter cannot be named");</w:t>
      </w:r>
    </w:p>
    <w:p w14:paraId="5624716B" w14:textId="77777777" w:rsidR="00C652BA" w:rsidRPr="00EC76D5" w:rsidRDefault="00C652BA" w:rsidP="000C08DE">
      <w:pPr>
        <w:pStyle w:val="Code"/>
      </w:pPr>
      <w:r w:rsidRPr="00EC76D5">
        <w:t xml:space="preserve">      Assert.error(!ellipse, "...",</w:t>
      </w:r>
    </w:p>
    <w:p w14:paraId="4F1FFBD9" w14:textId="77777777" w:rsidR="00C652BA" w:rsidRPr="00EC76D5" w:rsidRDefault="00C652BA" w:rsidP="000C08DE">
      <w:pPr>
        <w:pStyle w:val="Code"/>
      </w:pPr>
      <w:r w:rsidRPr="00EC76D5">
        <w:t xml:space="preserve">                  "an elliptic function cannot have a void parameter");</w:t>
      </w:r>
    </w:p>
    <w:p w14:paraId="190D95D7" w14:textId="77777777" w:rsidR="00C652BA" w:rsidRPr="00EC76D5" w:rsidRDefault="00C652BA" w:rsidP="000C08DE">
      <w:pPr>
        <w:pStyle w:val="Code"/>
      </w:pPr>
      <w:r w:rsidRPr="00EC76D5">
        <w:t xml:space="preserve">      paramList.clear();</w:t>
      </w:r>
    </w:p>
    <w:p w14:paraId="393A230F" w14:textId="77777777" w:rsidR="00C652BA" w:rsidRPr="00EC76D5" w:rsidRDefault="00C652BA" w:rsidP="000C08DE">
      <w:pPr>
        <w:pStyle w:val="Code"/>
      </w:pPr>
      <w:r w:rsidRPr="00EC76D5">
        <w:t xml:space="preserve">    }</w:t>
      </w:r>
    </w:p>
    <w:p w14:paraId="065FDB02" w14:textId="77777777" w:rsidR="00C652BA" w:rsidRPr="00EC76D5" w:rsidRDefault="00C652BA" w:rsidP="000C08DE">
      <w:pPr>
        <w:pStyle w:val="Code"/>
      </w:pPr>
      <w:r w:rsidRPr="00EC76D5">
        <w:t xml:space="preserve">    else {</w:t>
      </w:r>
    </w:p>
    <w:p w14:paraId="26618610" w14:textId="77777777" w:rsidR="00C652BA" w:rsidRPr="00EC76D5" w:rsidRDefault="00C652BA" w:rsidP="000C08DE">
      <w:pPr>
        <w:pStyle w:val="Code"/>
      </w:pPr>
      <w:r w:rsidRPr="00EC76D5">
        <w:t xml:space="preserve">      Set&lt;String&gt; nameSet = new ListSet&lt;&gt;();</w:t>
      </w:r>
    </w:p>
    <w:p w14:paraId="0660DF58" w14:textId="77777777" w:rsidR="00C652BA" w:rsidRPr="00EC76D5" w:rsidRDefault="00C652BA" w:rsidP="000C08DE">
      <w:pPr>
        <w:pStyle w:val="Code"/>
      </w:pPr>
      <w:r w:rsidRPr="00EC76D5">
        <w:t xml:space="preserve">      for (Symbol symbol : paramList) {</w:t>
      </w:r>
    </w:p>
    <w:p w14:paraId="4D64EA0A" w14:textId="77777777" w:rsidR="00C652BA" w:rsidRPr="00EC76D5" w:rsidRDefault="00C652BA" w:rsidP="000C08DE">
      <w:pPr>
        <w:pStyle w:val="Code"/>
      </w:pPr>
      <w:r w:rsidRPr="00EC76D5">
        <w:t xml:space="preserve">        String name = symbol.getName();</w:t>
      </w:r>
    </w:p>
    <w:p w14:paraId="33736EE1" w14:textId="77777777" w:rsidR="00C652BA" w:rsidRPr="00EC76D5" w:rsidRDefault="00C652BA" w:rsidP="000C08DE">
      <w:pPr>
        <w:pStyle w:val="Code"/>
      </w:pPr>
      <w:r w:rsidRPr="00EC76D5">
        <w:t xml:space="preserve">        if (name != null) {</w:t>
      </w:r>
    </w:p>
    <w:p w14:paraId="6E718122" w14:textId="77777777" w:rsidR="00C652BA" w:rsidRPr="00EC76D5" w:rsidRDefault="00C652BA" w:rsidP="000C08DE">
      <w:pPr>
        <w:pStyle w:val="Code"/>
      </w:pPr>
      <w:r w:rsidRPr="00EC76D5">
        <w:t xml:space="preserve">          Assert.error(nameSet.add(name),</w:t>
      </w:r>
    </w:p>
    <w:p w14:paraId="1373D590" w14:textId="77777777" w:rsidR="00C652BA" w:rsidRPr="00EC76D5" w:rsidRDefault="00C652BA" w:rsidP="000C08DE">
      <w:pPr>
        <w:pStyle w:val="Code"/>
      </w:pPr>
      <w:r w:rsidRPr="00EC76D5">
        <w:t xml:space="preserve">                       name, "repeated name in parameter list");</w:t>
      </w:r>
    </w:p>
    <w:p w14:paraId="5DD4B17A" w14:textId="77777777" w:rsidR="00C652BA" w:rsidRPr="00EC76D5" w:rsidRDefault="00C652BA" w:rsidP="000C08DE">
      <w:pPr>
        <w:pStyle w:val="Code"/>
      </w:pPr>
      <w:r w:rsidRPr="00EC76D5">
        <w:t xml:space="preserve">        }</w:t>
      </w:r>
    </w:p>
    <w:p w14:paraId="43A9900E" w14:textId="77777777" w:rsidR="00C652BA" w:rsidRPr="00EC76D5" w:rsidRDefault="00C652BA" w:rsidP="000C08DE">
      <w:pPr>
        <w:pStyle w:val="Code"/>
      </w:pPr>
      <w:r w:rsidRPr="00EC76D5">
        <w:t xml:space="preserve">        </w:t>
      </w:r>
    </w:p>
    <w:p w14:paraId="5B0830CA" w14:textId="77777777" w:rsidR="00C652BA" w:rsidRPr="00EC76D5" w:rsidRDefault="00C652BA" w:rsidP="000C08DE">
      <w:pPr>
        <w:pStyle w:val="Code"/>
      </w:pPr>
      <w:r w:rsidRPr="00EC76D5">
        <w:t xml:space="preserve">        Type type = symbol.getType();</w:t>
      </w:r>
    </w:p>
    <w:p w14:paraId="6444AF11" w14:textId="77777777" w:rsidR="00C652BA" w:rsidRPr="00EC76D5" w:rsidRDefault="00C652BA" w:rsidP="000C08DE">
      <w:pPr>
        <w:pStyle w:val="Code"/>
      </w:pPr>
      <w:r w:rsidRPr="00EC76D5">
        <w:t xml:space="preserve">        if (type.isVoid()) {</w:t>
      </w:r>
    </w:p>
    <w:p w14:paraId="39FCF86B" w14:textId="77777777" w:rsidR="00C652BA" w:rsidRPr="00EC76D5" w:rsidRDefault="00C652BA" w:rsidP="000C08DE">
      <w:pPr>
        <w:pStyle w:val="Code"/>
      </w:pPr>
      <w:r w:rsidRPr="00EC76D5">
        <w:t xml:space="preserve">          Assert.error(name, "invalid void parameter");</w:t>
      </w:r>
    </w:p>
    <w:p w14:paraId="38D2E129" w14:textId="77777777" w:rsidR="00C652BA" w:rsidRPr="00EC76D5" w:rsidRDefault="00C652BA" w:rsidP="000C08DE">
      <w:pPr>
        <w:pStyle w:val="Code"/>
      </w:pPr>
      <w:r w:rsidRPr="00EC76D5">
        <w:t xml:space="preserve">        }</w:t>
      </w:r>
    </w:p>
    <w:p w14:paraId="0D14B5E5" w14:textId="77777777" w:rsidR="00C652BA" w:rsidRPr="00EC76D5" w:rsidRDefault="00C652BA" w:rsidP="000C08DE">
      <w:pPr>
        <w:pStyle w:val="Code"/>
      </w:pPr>
      <w:r w:rsidRPr="00EC76D5">
        <w:t xml:space="preserve">        else if (type.isArray()) {</w:t>
      </w:r>
    </w:p>
    <w:p w14:paraId="6E92B70E" w14:textId="77777777" w:rsidR="00C652BA" w:rsidRPr="00EC76D5" w:rsidRDefault="00C652BA" w:rsidP="000C08DE">
      <w:pPr>
        <w:pStyle w:val="Code"/>
      </w:pPr>
      <w:r w:rsidRPr="00EC76D5">
        <w:t xml:space="preserve">          Type pointerType = Type.createPointerType(type.getArrayType());</w:t>
      </w:r>
    </w:p>
    <w:p w14:paraId="0D857C04" w14:textId="77777777" w:rsidR="00C652BA" w:rsidRPr="00EC76D5" w:rsidRDefault="00C652BA" w:rsidP="000C08DE">
      <w:pPr>
        <w:pStyle w:val="Code"/>
      </w:pPr>
      <w:r w:rsidRPr="00EC76D5">
        <w:t xml:space="preserve">          pointerType.setConstant(true);</w:t>
      </w:r>
    </w:p>
    <w:p w14:paraId="54F35688" w14:textId="77777777" w:rsidR="00C652BA" w:rsidRPr="00EC76D5" w:rsidRDefault="00C652BA" w:rsidP="000C08DE">
      <w:pPr>
        <w:pStyle w:val="Code"/>
      </w:pPr>
      <w:r w:rsidRPr="00EC76D5">
        <w:t xml:space="preserve">          symbol.setType(pointerType);</w:t>
      </w:r>
    </w:p>
    <w:p w14:paraId="164B7846" w14:textId="77777777" w:rsidR="00C652BA" w:rsidRPr="00EC76D5" w:rsidRDefault="00C652BA" w:rsidP="000C08DE">
      <w:pPr>
        <w:pStyle w:val="Code"/>
      </w:pPr>
      <w:r w:rsidRPr="00EC76D5">
        <w:t xml:space="preserve">        }</w:t>
      </w:r>
    </w:p>
    <w:p w14:paraId="6851D93D" w14:textId="77777777" w:rsidR="00C652BA" w:rsidRPr="00EC76D5" w:rsidRDefault="00C652BA" w:rsidP="000C08DE">
      <w:pPr>
        <w:pStyle w:val="Code"/>
      </w:pPr>
      <w:r w:rsidRPr="00EC76D5">
        <w:t xml:space="preserve">        else if (type.isFunction()) {</w:t>
      </w:r>
    </w:p>
    <w:p w14:paraId="2707E1C3" w14:textId="77777777" w:rsidR="00C652BA" w:rsidRPr="00EC76D5" w:rsidRDefault="00C652BA" w:rsidP="000C08DE">
      <w:pPr>
        <w:pStyle w:val="Code"/>
      </w:pPr>
      <w:r w:rsidRPr="00EC76D5">
        <w:t xml:space="preserve">          Type pointerType = Type.createPointerType(type);</w:t>
      </w:r>
    </w:p>
    <w:p w14:paraId="746CBF31" w14:textId="77777777" w:rsidR="00C652BA" w:rsidRPr="00EC76D5" w:rsidRDefault="00C652BA" w:rsidP="000C08DE">
      <w:pPr>
        <w:pStyle w:val="Code"/>
      </w:pPr>
      <w:r w:rsidRPr="00EC76D5">
        <w:t xml:space="preserve">          pointerType.setConstant(true);</w:t>
      </w:r>
    </w:p>
    <w:p w14:paraId="0AEFB457" w14:textId="77777777" w:rsidR="00C652BA" w:rsidRPr="00EC76D5" w:rsidRDefault="00C652BA" w:rsidP="000C08DE">
      <w:pPr>
        <w:pStyle w:val="Code"/>
      </w:pPr>
      <w:r w:rsidRPr="00EC76D5">
        <w:t xml:space="preserve">          symbol.setType(pointerType);</w:t>
      </w:r>
    </w:p>
    <w:p w14:paraId="28E612B2" w14:textId="77777777" w:rsidR="00C652BA" w:rsidRPr="00EC76D5" w:rsidRDefault="00C652BA" w:rsidP="000C08DE">
      <w:pPr>
        <w:pStyle w:val="Code"/>
      </w:pPr>
      <w:r w:rsidRPr="00EC76D5">
        <w:t xml:space="preserve">        }</w:t>
      </w:r>
    </w:p>
    <w:p w14:paraId="1D680D22" w14:textId="77777777" w:rsidR="00C652BA" w:rsidRPr="00EC76D5" w:rsidRDefault="00C652BA" w:rsidP="000C08DE">
      <w:pPr>
        <w:pStyle w:val="Code"/>
      </w:pPr>
      <w:r w:rsidRPr="00EC76D5">
        <w:t xml:space="preserve">      }</w:t>
      </w:r>
    </w:p>
    <w:p w14:paraId="3BCC9C5B" w14:textId="77777777" w:rsidR="00C652BA" w:rsidRPr="00EC76D5" w:rsidRDefault="00C652BA" w:rsidP="000C08DE">
      <w:pPr>
        <w:pStyle w:val="Code"/>
      </w:pPr>
      <w:r w:rsidRPr="00EC76D5">
        <w:t xml:space="preserve">    }</w:t>
      </w:r>
    </w:p>
    <w:p w14:paraId="33972215" w14:textId="77777777" w:rsidR="00C652BA" w:rsidRPr="00EC76D5" w:rsidRDefault="00C652BA" w:rsidP="000C08DE">
      <w:pPr>
        <w:pStyle w:val="Code"/>
      </w:pPr>
    </w:p>
    <w:p w14:paraId="48033CFF" w14:textId="77777777" w:rsidR="00C652BA" w:rsidRPr="00EC76D5" w:rsidRDefault="00C652BA" w:rsidP="000C08DE">
      <w:pPr>
        <w:pStyle w:val="Code"/>
      </w:pPr>
      <w:r w:rsidRPr="00EC76D5">
        <w:t xml:space="preserve">    if (paramList != null) {</w:t>
      </w:r>
    </w:p>
    <w:p w14:paraId="3F47D369" w14:textId="5DBE2B67" w:rsidR="00C652BA" w:rsidRPr="00EC76D5" w:rsidRDefault="00C652BA" w:rsidP="000C08DE">
      <w:pPr>
        <w:pStyle w:val="Code"/>
      </w:pPr>
      <w:r w:rsidRPr="00EC76D5">
        <w:t xml:space="preserve">      </w:t>
      </w:r>
      <w:r w:rsidR="00FC5EB0">
        <w:t>declarator</w:t>
      </w:r>
      <w:r w:rsidRPr="00EC76D5">
        <w:t>.add(Type.createNewStyleFunctionType(null, paramList, ellipse));</w:t>
      </w:r>
    </w:p>
    <w:p w14:paraId="418635A4" w14:textId="77777777" w:rsidR="00C652BA" w:rsidRPr="00EC76D5" w:rsidRDefault="00C652BA" w:rsidP="000C08DE">
      <w:pPr>
        <w:pStyle w:val="Code"/>
      </w:pPr>
      <w:r w:rsidRPr="00EC76D5">
        <w:t xml:space="preserve">    }</w:t>
      </w:r>
    </w:p>
    <w:p w14:paraId="54C4ADE4" w14:textId="77777777" w:rsidR="00C652BA" w:rsidRPr="00EC76D5" w:rsidRDefault="00C652BA" w:rsidP="000C08DE">
      <w:pPr>
        <w:pStyle w:val="Code"/>
      </w:pPr>
      <w:r w:rsidRPr="00EC76D5">
        <w:t xml:space="preserve">    else {</w:t>
      </w:r>
    </w:p>
    <w:p w14:paraId="184FF173" w14:textId="77777777" w:rsidR="00C652BA" w:rsidRPr="00EC76D5" w:rsidRDefault="00C652BA" w:rsidP="000C08DE">
      <w:pPr>
        <w:pStyle w:val="Code"/>
      </w:pPr>
      <w:r w:rsidRPr="00EC76D5">
        <w:t xml:space="preserve">      List&lt;String&gt; nameList = new LinkedList&lt;String&gt;();</w:t>
      </w:r>
    </w:p>
    <w:p w14:paraId="4DEE98A6" w14:textId="3F7DD867" w:rsidR="00C652BA" w:rsidRPr="00EC76D5" w:rsidRDefault="00C652BA" w:rsidP="000C08DE">
      <w:pPr>
        <w:pStyle w:val="Code"/>
      </w:pPr>
      <w:r w:rsidRPr="00EC76D5">
        <w:t xml:space="preserve">      </w:t>
      </w:r>
      <w:r w:rsidR="00FC5EB0">
        <w:t>declarator</w:t>
      </w:r>
      <w:r w:rsidRPr="00EC76D5">
        <w:t>.add(Type.createOldStyleFunctionType(null, nameList));</w:t>
      </w:r>
    </w:p>
    <w:p w14:paraId="55630A45" w14:textId="77777777" w:rsidR="00C652BA" w:rsidRPr="00EC76D5" w:rsidRDefault="00C652BA" w:rsidP="000C08DE">
      <w:pPr>
        <w:pStyle w:val="Code"/>
      </w:pPr>
      <w:r w:rsidRPr="00EC76D5">
        <w:t xml:space="preserve">    }</w:t>
      </w:r>
    </w:p>
    <w:p w14:paraId="538DDD78" w14:textId="77777777" w:rsidR="00C652BA" w:rsidRPr="00EC76D5" w:rsidRDefault="00C652BA" w:rsidP="000C08DE">
      <w:pPr>
        <w:pStyle w:val="Code"/>
      </w:pPr>
      <w:r w:rsidRPr="00EC76D5">
        <w:t xml:space="preserve">    </w:t>
      </w:r>
    </w:p>
    <w:p w14:paraId="04762DB9" w14:textId="11C48F4A" w:rsidR="00C652BA" w:rsidRPr="00EC76D5" w:rsidRDefault="00C652BA" w:rsidP="000C08DE">
      <w:pPr>
        <w:pStyle w:val="Code"/>
      </w:pPr>
      <w:r w:rsidRPr="00EC76D5">
        <w:t xml:space="preserve">    return </w:t>
      </w:r>
      <w:r w:rsidR="00FC5EB0">
        <w:t>declarator</w:t>
      </w:r>
      <w:r w:rsidRPr="00EC76D5">
        <w:t>;</w:t>
      </w:r>
    </w:p>
    <w:p w14:paraId="2942412A" w14:textId="15F55139" w:rsidR="000C08DE" w:rsidRPr="00EC76D5" w:rsidRDefault="00C652BA" w:rsidP="000C08DE">
      <w:pPr>
        <w:pStyle w:val="Code"/>
      </w:pPr>
      <w:r w:rsidRPr="00EC76D5">
        <w:t xml:space="preserve">  }</w:t>
      </w:r>
    </w:p>
    <w:p w14:paraId="29777E6C" w14:textId="6479E3F3" w:rsidR="00E40B78" w:rsidRPr="00EC76D5" w:rsidRDefault="00E40B78" w:rsidP="00C652BA">
      <w:r w:rsidRPr="00EC76D5">
        <w:lastRenderedPageBreak/>
        <w:t xml:space="preserve">An old-style function is simpler than a new-style function, we just </w:t>
      </w:r>
      <w:r w:rsidR="000C08DE" w:rsidRPr="00EC76D5">
        <w:t>must</w:t>
      </w:r>
      <w:r w:rsidRPr="00EC76D5">
        <w:t xml:space="preserve"> check that there is no repeated name in the parameter list.</w:t>
      </w:r>
    </w:p>
    <w:p w14:paraId="47FE8934" w14:textId="77777777" w:rsidR="000C08DE" w:rsidRPr="00EC76D5" w:rsidRDefault="000C08DE" w:rsidP="000C08DE">
      <w:pPr>
        <w:pStyle w:val="Code"/>
      </w:pPr>
      <w:r w:rsidRPr="00EC76D5">
        <w:t xml:space="preserve">  public static Symbol generateParameter(Specifier specifier,</w:t>
      </w:r>
    </w:p>
    <w:p w14:paraId="0AE27845" w14:textId="3DC1B729" w:rsidR="000C08DE" w:rsidRPr="00EC76D5" w:rsidRDefault="000C08DE" w:rsidP="000C08DE">
      <w:pPr>
        <w:pStyle w:val="Code"/>
      </w:pPr>
      <w:r w:rsidRPr="00EC76D5">
        <w:t xml:space="preserve">                                         Declarator </w:t>
      </w:r>
      <w:r w:rsidR="00FC5EB0">
        <w:t>declarator</w:t>
      </w:r>
      <w:r w:rsidRPr="00EC76D5">
        <w:t>) {</w:t>
      </w:r>
    </w:p>
    <w:p w14:paraId="2D2CA385" w14:textId="5798C422" w:rsidR="000C08DE" w:rsidRPr="00EC76D5" w:rsidRDefault="000C08DE" w:rsidP="000C08DE">
      <w:pPr>
        <w:pStyle w:val="Code"/>
      </w:pPr>
      <w:r w:rsidRPr="00EC76D5">
        <w:t xml:space="preserve">    Triple&lt;Boolean,Storage,Type&gt; </w:t>
      </w:r>
      <w:r w:rsidR="008E0A21" w:rsidRPr="00EC76D5">
        <w:t>specTriple</w:t>
      </w:r>
      <w:r w:rsidRPr="00EC76D5">
        <w:t xml:space="preserve"> = specifier.generate();</w:t>
      </w:r>
    </w:p>
    <w:p w14:paraId="2489DE7D" w14:textId="66C070BF" w:rsidR="000C08DE" w:rsidRPr="00EC76D5" w:rsidRDefault="000C08DE" w:rsidP="000C08DE">
      <w:pPr>
        <w:pStyle w:val="Code"/>
      </w:pPr>
      <w:r w:rsidRPr="00EC76D5">
        <w:t xml:space="preserve">    Storage storage = </w:t>
      </w:r>
      <w:r w:rsidR="008E0A21" w:rsidRPr="00EC76D5">
        <w:t>specTriple</w:t>
      </w:r>
      <w:r w:rsidRPr="00EC76D5">
        <w:t>.getSecond();</w:t>
      </w:r>
    </w:p>
    <w:p w14:paraId="58292B97" w14:textId="223B5634" w:rsidR="000C08DE" w:rsidRPr="00EC76D5" w:rsidRDefault="000C08DE" w:rsidP="000C08DE">
      <w:pPr>
        <w:pStyle w:val="Code"/>
      </w:pPr>
      <w:r w:rsidRPr="00EC76D5">
        <w:t xml:space="preserve">    Type </w:t>
      </w:r>
      <w:r w:rsidR="00C461A8">
        <w:t>specifierType</w:t>
      </w:r>
      <w:r w:rsidRPr="00EC76D5">
        <w:t xml:space="preserve"> = </w:t>
      </w:r>
      <w:r w:rsidR="008E0A21" w:rsidRPr="00EC76D5">
        <w:t>specTriple</w:t>
      </w:r>
      <w:r w:rsidRPr="00EC76D5">
        <w:t>.getThird();</w:t>
      </w:r>
    </w:p>
    <w:p w14:paraId="3E7A12F4" w14:textId="77777777" w:rsidR="000C08DE" w:rsidRPr="00EC76D5" w:rsidRDefault="000C08DE" w:rsidP="000C08DE">
      <w:pPr>
        <w:pStyle w:val="Code"/>
      </w:pPr>
    </w:p>
    <w:p w14:paraId="6C35DEF9" w14:textId="77777777" w:rsidR="000C08DE" w:rsidRPr="00EC76D5" w:rsidRDefault="000C08DE" w:rsidP="000C08DE">
      <w:pPr>
        <w:pStyle w:val="Code"/>
      </w:pPr>
      <w:r w:rsidRPr="00EC76D5">
        <w:t xml:space="preserve">    Assert.error((storage == Storage.Auto) || (storage == Storage.Register),</w:t>
      </w:r>
    </w:p>
    <w:p w14:paraId="69B7E978" w14:textId="77777777" w:rsidR="000C08DE" w:rsidRPr="00EC76D5" w:rsidRDefault="000C08DE" w:rsidP="000C08DE">
      <w:pPr>
        <w:pStyle w:val="Code"/>
      </w:pPr>
      <w:r w:rsidRPr="00EC76D5">
        <w:t xml:space="preserve">                 "parameter storage must be auto or register");</w:t>
      </w:r>
    </w:p>
    <w:p w14:paraId="4F8499E7" w14:textId="77777777" w:rsidR="000C08DE" w:rsidRPr="00EC76D5" w:rsidRDefault="000C08DE" w:rsidP="000C08DE">
      <w:pPr>
        <w:pStyle w:val="Code"/>
      </w:pPr>
      <w:r w:rsidRPr="00EC76D5">
        <w:t xml:space="preserve">    </w:t>
      </w:r>
    </w:p>
    <w:p w14:paraId="2D110FAE" w14:textId="4E6122AC" w:rsidR="000C08DE" w:rsidRPr="00EC76D5" w:rsidRDefault="000C08DE" w:rsidP="000C08DE">
      <w:pPr>
        <w:pStyle w:val="Code"/>
      </w:pPr>
      <w:r w:rsidRPr="00EC76D5">
        <w:t xml:space="preserve">    if (</w:t>
      </w:r>
      <w:r w:rsidR="00FC5EB0">
        <w:t>declarator</w:t>
      </w:r>
      <w:r w:rsidRPr="00EC76D5">
        <w:t xml:space="preserve"> != null) {</w:t>
      </w:r>
    </w:p>
    <w:p w14:paraId="02935B1C" w14:textId="55245605" w:rsidR="000C08DE" w:rsidRPr="00EC76D5" w:rsidRDefault="000C08DE" w:rsidP="000C08DE">
      <w:pPr>
        <w:pStyle w:val="Code"/>
      </w:pPr>
      <w:r w:rsidRPr="00EC76D5">
        <w:t xml:space="preserve">      </w:t>
      </w:r>
      <w:r w:rsidR="00FC5EB0">
        <w:t>declarator</w:t>
      </w:r>
      <w:r w:rsidRPr="00EC76D5">
        <w:t>.add(</w:t>
      </w:r>
      <w:r w:rsidR="00C461A8">
        <w:t>specifierType</w:t>
      </w:r>
      <w:r w:rsidRPr="00EC76D5">
        <w:t>);</w:t>
      </w:r>
    </w:p>
    <w:p w14:paraId="6A1AECEE" w14:textId="62C16601" w:rsidR="000C08DE" w:rsidRPr="00EC76D5" w:rsidRDefault="000C08DE" w:rsidP="000C08DE">
      <w:pPr>
        <w:pStyle w:val="Code"/>
      </w:pPr>
      <w:r w:rsidRPr="00EC76D5">
        <w:t xml:space="preserve">      Type type = toParameterType(</w:t>
      </w:r>
      <w:r w:rsidR="00FC5EB0">
        <w:t>declarator</w:t>
      </w:r>
      <w:r w:rsidRPr="00EC76D5">
        <w:t>.type());</w:t>
      </w:r>
    </w:p>
    <w:p w14:paraId="2600434D" w14:textId="49A6EA8B" w:rsidR="000C08DE" w:rsidRPr="00EC76D5" w:rsidRDefault="000C08DE" w:rsidP="000C08DE">
      <w:pPr>
        <w:pStyle w:val="Code"/>
      </w:pPr>
      <w:r w:rsidRPr="00EC76D5">
        <w:t xml:space="preserve">      return (Symbol.createParameterSymbol(</w:t>
      </w:r>
      <w:r w:rsidR="00FC5EB0">
        <w:t>declarator</w:t>
      </w:r>
      <w:r w:rsidRPr="00EC76D5">
        <w:t>.getName(), storage, type));</w:t>
      </w:r>
    </w:p>
    <w:p w14:paraId="7322AD79" w14:textId="77777777" w:rsidR="000C08DE" w:rsidRPr="00EC76D5" w:rsidRDefault="000C08DE" w:rsidP="000C08DE">
      <w:pPr>
        <w:pStyle w:val="Code"/>
      </w:pPr>
      <w:r w:rsidRPr="00EC76D5">
        <w:t xml:space="preserve">    }</w:t>
      </w:r>
    </w:p>
    <w:p w14:paraId="1465E642" w14:textId="77777777" w:rsidR="000C08DE" w:rsidRPr="00EC76D5" w:rsidRDefault="000C08DE" w:rsidP="000C08DE">
      <w:pPr>
        <w:pStyle w:val="Code"/>
      </w:pPr>
      <w:r w:rsidRPr="00EC76D5">
        <w:t xml:space="preserve">    else {</w:t>
      </w:r>
    </w:p>
    <w:p w14:paraId="243F29A6" w14:textId="49C105FD" w:rsidR="000C08DE" w:rsidRPr="00EC76D5" w:rsidRDefault="000C08DE" w:rsidP="000C08DE">
      <w:pPr>
        <w:pStyle w:val="Code"/>
      </w:pPr>
      <w:r w:rsidRPr="00EC76D5">
        <w:t xml:space="preserve">      Type type = toParameterType(</w:t>
      </w:r>
      <w:r w:rsidR="00C461A8">
        <w:t>specifierType</w:t>
      </w:r>
      <w:r w:rsidRPr="00EC76D5">
        <w:t>);</w:t>
      </w:r>
    </w:p>
    <w:p w14:paraId="262D9D92" w14:textId="77777777" w:rsidR="000C08DE" w:rsidRPr="00EC76D5" w:rsidRDefault="000C08DE" w:rsidP="000C08DE">
      <w:pPr>
        <w:pStyle w:val="Code"/>
      </w:pPr>
      <w:r w:rsidRPr="00EC76D5">
        <w:t xml:space="preserve">      return (Symbol.createParameterSymbol(null, storage, type));</w:t>
      </w:r>
    </w:p>
    <w:p w14:paraId="3F02C2D4" w14:textId="77777777" w:rsidR="000C08DE" w:rsidRPr="00EC76D5" w:rsidRDefault="000C08DE" w:rsidP="000C08DE">
      <w:pPr>
        <w:pStyle w:val="Code"/>
      </w:pPr>
      <w:r w:rsidRPr="00EC76D5">
        <w:t xml:space="preserve">    }</w:t>
      </w:r>
    </w:p>
    <w:p w14:paraId="0B806E16" w14:textId="67F92238" w:rsidR="00E40B78" w:rsidRPr="00EC76D5" w:rsidRDefault="000C08DE" w:rsidP="000C08DE">
      <w:pPr>
        <w:pStyle w:val="Code"/>
      </w:pPr>
      <w:r w:rsidRPr="00EC76D5">
        <w:t xml:space="preserve">  }</w:t>
      </w:r>
    </w:p>
    <w:p w14:paraId="590BE92E" w14:textId="25A66DD7" w:rsidR="00E40B78" w:rsidRPr="00EC76D5" w:rsidRDefault="00E40B78" w:rsidP="00E40B78">
      <w:pPr>
        <w:pStyle w:val="Rubrik2"/>
      </w:pPr>
      <w:bookmarkStart w:id="65" w:name="_Toc481936158"/>
      <w:r w:rsidRPr="00EC76D5">
        <w:t>Statements</w:t>
      </w:r>
      <w:bookmarkEnd w:id="65"/>
    </w:p>
    <w:p w14:paraId="38FD637A" w14:textId="77777777" w:rsidR="00E40B78" w:rsidRPr="00EC76D5" w:rsidRDefault="00E40B78" w:rsidP="00E40B78">
      <w:pPr>
        <w:pStyle w:val="Rubrik3"/>
      </w:pPr>
      <w:bookmarkStart w:id="66" w:name="_Ref417993054"/>
      <w:bookmarkStart w:id="67" w:name="_Toc481936159"/>
      <w:r w:rsidRPr="00EC76D5">
        <w:t>The Forward-Jump Problem (Backpatching)</w:t>
      </w:r>
      <w:bookmarkEnd w:id="66"/>
      <w:bookmarkEnd w:id="67"/>
    </w:p>
    <w:p w14:paraId="6BDE0A05" w14:textId="77777777" w:rsidR="00E40B78" w:rsidRPr="00EC76D5" w:rsidRDefault="00E40B78" w:rsidP="00E40B78">
      <w:ins w:id="68" w:author="Stefan Bjornander" w:date="2015-04-26T09:25:00Z">
        <w:r w:rsidRPr="00EC76D5">
          <w:t xml:space="preserve">When generating </w:t>
        </w:r>
      </w:ins>
      <w:r w:rsidRPr="00EC76D5">
        <w:t xml:space="preserve">middle code instructions for </w:t>
      </w:r>
      <w:ins w:id="69" w:author="Stefan Bjornander" w:date="2015-04-26T09:25:00Z">
        <w:r w:rsidRPr="00EC76D5">
          <w:t xml:space="preserve">expressions </w:t>
        </w:r>
      </w:ins>
      <w:r w:rsidRPr="00EC76D5">
        <w:t>or</w:t>
      </w:r>
      <w:ins w:id="70" w:author="Stefan Bjornander" w:date="2015-04-26T09:25:00Z">
        <w:r w:rsidRPr="00EC76D5">
          <w:t xml:space="preserve"> statement</w:t>
        </w:r>
      </w:ins>
      <w:r w:rsidRPr="00EC76D5">
        <w:t>s</w:t>
      </w:r>
      <w:ins w:id="71" w:author="Stefan Bjornander" w:date="2015-04-26T09:25:00Z">
        <w:r w:rsidRPr="00EC76D5">
          <w:t>, a common situation is that we</w:t>
        </w:r>
      </w:ins>
      <w:ins w:id="72" w:author="Stefan Bjornander" w:date="2015-04-26T09:26:00Z">
        <w:r w:rsidRPr="00EC76D5">
          <w:t xml:space="preserve"> generate</w:t>
        </w:r>
      </w:ins>
      <w:r w:rsidRPr="00EC76D5">
        <w:t xml:space="preserve"> forward jump instructions without yet knowing the target address. One way to solve the problem is to work with </w:t>
      </w:r>
      <w:r w:rsidRPr="00EC76D5">
        <w:rPr>
          <w:rStyle w:val="CodeInText"/>
        </w:rPr>
        <w:t>backpatching</w:t>
      </w:r>
      <w:r w:rsidRPr="00EC76D5">
        <w:t>, which means that we use sets to keep track of jump instructions with yet unknown target addresses that eventually becomes filled in when the target addresses have become known.</w:t>
      </w:r>
    </w:p>
    <w:p w14:paraId="403365B1" w14:textId="77777777" w:rsidR="00E40B78" w:rsidRPr="00EC76D5" w:rsidRDefault="00E40B78" w:rsidP="00E40B78">
      <w:r w:rsidRPr="00EC76D5">
        <w:t xml:space="preserve">For instance, let us look at the while statement to the left. The parsing of expression  </w:t>
      </w:r>
      <w:r w:rsidRPr="00EC76D5">
        <w:rPr>
          <w:rStyle w:val="CodeInText"/>
        </w:rPr>
        <w:t>a &lt; b</w:t>
      </w:r>
      <w:r w:rsidRPr="00EC76D5">
        <w:t xml:space="preserve"> will generate the middle code in the middle and the sets to the right. The middle code line will a have undefined targets since we at the moment does not know where to jump if the expression is true or false.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26E6DC0D" w14:textId="77777777" w:rsidTr="00756C64">
        <w:tc>
          <w:tcPr>
            <w:tcW w:w="3116" w:type="dxa"/>
          </w:tcPr>
          <w:p w14:paraId="0ED10528" w14:textId="77777777" w:rsidR="00E40B78" w:rsidRPr="00EC76D5" w:rsidRDefault="00E40B78" w:rsidP="00756C64">
            <w:pPr>
              <w:pStyle w:val="Code"/>
            </w:pPr>
            <w:r w:rsidRPr="00EC76D5">
              <w:t>while (a &lt; b)</w:t>
            </w:r>
          </w:p>
          <w:p w14:paraId="03BF7872" w14:textId="77777777" w:rsidR="00E40B78" w:rsidRPr="00EC76D5" w:rsidRDefault="00E40B78" w:rsidP="00756C64">
            <w:pPr>
              <w:pStyle w:val="Code"/>
            </w:pPr>
            <w:r w:rsidRPr="00EC76D5">
              <w:t xml:space="preserve">  ++a;</w:t>
            </w:r>
          </w:p>
        </w:tc>
        <w:tc>
          <w:tcPr>
            <w:tcW w:w="3117" w:type="dxa"/>
          </w:tcPr>
          <w:p w14:paraId="637C67A2" w14:textId="77777777" w:rsidR="00E40B78" w:rsidRPr="00EC76D5" w:rsidRDefault="00E40B78" w:rsidP="00756C64">
            <w:pPr>
              <w:pStyle w:val="Code"/>
            </w:pPr>
            <w:r w:rsidRPr="00EC76D5">
              <w:t>1. if a &lt; b goto ?</w:t>
            </w:r>
          </w:p>
          <w:p w14:paraId="36A090DD" w14:textId="77777777" w:rsidR="00E40B78" w:rsidRPr="00EC76D5" w:rsidRDefault="00E40B78" w:rsidP="00756C64">
            <w:pPr>
              <w:pStyle w:val="Code"/>
            </w:pPr>
            <w:r w:rsidRPr="00EC76D5">
              <w:t>2. goto ?</w:t>
            </w:r>
          </w:p>
        </w:tc>
        <w:tc>
          <w:tcPr>
            <w:tcW w:w="3117" w:type="dxa"/>
          </w:tcPr>
          <w:p w14:paraId="48E22E0D" w14:textId="77777777" w:rsidR="00E40B78" w:rsidRPr="00EC76D5" w:rsidRDefault="00E40B78" w:rsidP="00756C64">
            <w:pPr>
              <w:pStyle w:val="Code"/>
            </w:pPr>
            <w:r w:rsidRPr="00EC76D5">
              <w:t>a &lt; b: true set = {1}</w:t>
            </w:r>
          </w:p>
          <w:p w14:paraId="280D724E" w14:textId="77777777" w:rsidR="00E40B78" w:rsidRPr="00EC76D5" w:rsidRDefault="00E40B78" w:rsidP="00756C64">
            <w:pPr>
              <w:pStyle w:val="Code"/>
            </w:pPr>
            <w:r w:rsidRPr="00EC76D5">
              <w:t xml:space="preserve">       false set = {2}</w:t>
            </w:r>
          </w:p>
        </w:tc>
      </w:tr>
    </w:tbl>
    <w:p w14:paraId="01949DAB" w14:textId="77777777" w:rsidR="00E40B78" w:rsidRPr="00EC76D5" w:rsidRDefault="00E40B78" w:rsidP="00E40B78">
      <w:r w:rsidRPr="00EC76D5">
        <w:t xml:space="preserve">When parsing the while statement, the sets of the expression becomes backpatched:  If the </w:t>
      </w:r>
      <w:r w:rsidRPr="00EC76D5">
        <w:rPr>
          <w:rStyle w:val="CodeInText"/>
        </w:rPr>
        <w:t>a &lt; b</w:t>
      </w:r>
      <w:r w:rsidRPr="00EC76D5">
        <w:t xml:space="preserve"> expression is true, line 1 shall jump to line 3, and if it is false, line 2 shall jump to line 5. Whatever comes after the while statement.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1D36F220" w14:textId="77777777" w:rsidTr="00756C64">
        <w:tc>
          <w:tcPr>
            <w:tcW w:w="3116" w:type="dxa"/>
          </w:tcPr>
          <w:p w14:paraId="3D714C6A" w14:textId="77777777" w:rsidR="00E40B78" w:rsidRPr="00EC76D5" w:rsidRDefault="00E40B78" w:rsidP="00756C64">
            <w:pPr>
              <w:pStyle w:val="Code"/>
            </w:pPr>
            <w:r w:rsidRPr="00EC76D5">
              <w:t>1. if a &lt; b goto 3</w:t>
            </w:r>
          </w:p>
          <w:p w14:paraId="3E8D4731" w14:textId="77777777" w:rsidR="00E40B78" w:rsidRPr="00EC76D5" w:rsidRDefault="00E40B78" w:rsidP="00756C64">
            <w:pPr>
              <w:pStyle w:val="Code"/>
            </w:pPr>
            <w:r w:rsidRPr="00EC76D5">
              <w:t>2. goto 5</w:t>
            </w:r>
          </w:p>
          <w:p w14:paraId="4CF0E915" w14:textId="77777777" w:rsidR="00E40B78" w:rsidRPr="00EC76D5" w:rsidRDefault="00E40B78" w:rsidP="00756C64">
            <w:pPr>
              <w:pStyle w:val="Code"/>
            </w:pPr>
            <w:r w:rsidRPr="00EC76D5">
              <w:t>3. ++a</w:t>
            </w:r>
          </w:p>
          <w:p w14:paraId="512AB301" w14:textId="77777777" w:rsidR="00E40B78" w:rsidRPr="00EC76D5" w:rsidRDefault="00E40B78" w:rsidP="00756C64">
            <w:pPr>
              <w:pStyle w:val="Code"/>
            </w:pPr>
            <w:r w:rsidRPr="00EC76D5">
              <w:t>4. goto 1</w:t>
            </w:r>
          </w:p>
          <w:p w14:paraId="6E22082D" w14:textId="77777777" w:rsidR="00E40B78" w:rsidRPr="00EC76D5" w:rsidRDefault="00E40B78" w:rsidP="00756C64">
            <w:pPr>
              <w:pStyle w:val="Code"/>
            </w:pPr>
            <w:r w:rsidRPr="00EC76D5">
              <w:t>5. ...</w:t>
            </w:r>
          </w:p>
        </w:tc>
        <w:tc>
          <w:tcPr>
            <w:tcW w:w="3117" w:type="dxa"/>
          </w:tcPr>
          <w:p w14:paraId="2AA085E2" w14:textId="77777777" w:rsidR="00E40B78" w:rsidRPr="00EC76D5" w:rsidRDefault="00E40B78" w:rsidP="00756C64">
            <w:pPr>
              <w:pStyle w:val="Code"/>
            </w:pPr>
          </w:p>
        </w:tc>
        <w:tc>
          <w:tcPr>
            <w:tcW w:w="3117" w:type="dxa"/>
          </w:tcPr>
          <w:p w14:paraId="6B3CF95A" w14:textId="77777777" w:rsidR="00E40B78" w:rsidRPr="00EC76D5" w:rsidRDefault="00E40B78" w:rsidP="00756C64">
            <w:pPr>
              <w:pStyle w:val="Code"/>
            </w:pPr>
          </w:p>
        </w:tc>
      </w:tr>
    </w:tbl>
    <w:p w14:paraId="5FF375FD" w14:textId="77777777" w:rsidR="00E40B78" w:rsidRPr="00EC76D5" w:rsidRDefault="00E40B78" w:rsidP="00E40B78">
      <w:r w:rsidRPr="00EC76D5">
        <w:t xml:space="preserve">If we instead let the while statement be surrounded by an </w:t>
      </w:r>
      <w:r w:rsidRPr="00EC76D5">
        <w:rPr>
          <w:rStyle w:val="CodeInText"/>
        </w:rPr>
        <w:t>if-else</w:t>
      </w:r>
      <w:r w:rsidRPr="00EC76D5">
        <w:t xml:space="preserve"> statement, we have both the true and false sets of the if expression </w:t>
      </w:r>
      <w:r w:rsidRPr="00EC76D5">
        <w:rPr>
          <w:rStyle w:val="CodeInText"/>
        </w:rPr>
        <w:t>x &lt; y</w:t>
      </w:r>
      <w:r w:rsidRPr="00EC76D5">
        <w:t xml:space="preserve"> and the sets of the while expression </w:t>
      </w:r>
      <w:r w:rsidRPr="00EC76D5">
        <w:rPr>
          <w:rStyle w:val="CodeInText"/>
        </w:rPr>
        <w:t>a &lt; b</w:t>
      </w:r>
      <w:r w:rsidRPr="00EC76D5">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6155F518" w14:textId="77777777" w:rsidTr="00756C64">
        <w:tc>
          <w:tcPr>
            <w:tcW w:w="3116" w:type="dxa"/>
          </w:tcPr>
          <w:p w14:paraId="1A0245E0" w14:textId="77777777" w:rsidR="00E40B78" w:rsidRPr="00EC76D5" w:rsidRDefault="00E40B78" w:rsidP="00756C64">
            <w:pPr>
              <w:pStyle w:val="Code"/>
            </w:pPr>
            <w:r w:rsidRPr="00EC76D5">
              <w:t>if (x &lt; y)</w:t>
            </w:r>
          </w:p>
          <w:p w14:paraId="643F697B" w14:textId="77777777" w:rsidR="00E40B78" w:rsidRPr="00EC76D5" w:rsidRDefault="00E40B78" w:rsidP="00756C64">
            <w:pPr>
              <w:pStyle w:val="Code"/>
            </w:pPr>
            <w:r w:rsidRPr="00EC76D5">
              <w:t xml:space="preserve">  while (a &lt; b)</w:t>
            </w:r>
          </w:p>
          <w:p w14:paraId="6FBE7BFB" w14:textId="77777777" w:rsidR="00E40B78" w:rsidRPr="00EC76D5" w:rsidRDefault="00E40B78" w:rsidP="00756C64">
            <w:pPr>
              <w:pStyle w:val="Code"/>
            </w:pPr>
            <w:r w:rsidRPr="00EC76D5">
              <w:t xml:space="preserve">    ++a;</w:t>
            </w:r>
          </w:p>
          <w:p w14:paraId="79A74663" w14:textId="77777777" w:rsidR="00E40B78" w:rsidRPr="00EC76D5" w:rsidRDefault="00E40B78" w:rsidP="00756C64">
            <w:pPr>
              <w:pStyle w:val="Code"/>
            </w:pPr>
            <w:r w:rsidRPr="00EC76D5">
              <w:t>else</w:t>
            </w:r>
          </w:p>
          <w:p w14:paraId="21444E0F" w14:textId="77777777" w:rsidR="00E40B78" w:rsidRPr="00EC76D5" w:rsidRDefault="00E40B78" w:rsidP="00756C64">
            <w:pPr>
              <w:pStyle w:val="Code"/>
            </w:pPr>
            <w:r w:rsidRPr="00EC76D5">
              <w:lastRenderedPageBreak/>
              <w:t xml:space="preserve">  ++b;</w:t>
            </w:r>
          </w:p>
          <w:p w14:paraId="5473664C" w14:textId="77777777" w:rsidR="00E40B78" w:rsidRPr="00EC76D5" w:rsidRDefault="00E40B78" w:rsidP="00756C64">
            <w:pPr>
              <w:pStyle w:val="Code"/>
            </w:pPr>
          </w:p>
        </w:tc>
        <w:tc>
          <w:tcPr>
            <w:tcW w:w="3117" w:type="dxa"/>
          </w:tcPr>
          <w:p w14:paraId="6A284B12" w14:textId="77777777" w:rsidR="00E40B78" w:rsidRPr="00EC76D5" w:rsidRDefault="00E40B78" w:rsidP="00756C64">
            <w:pPr>
              <w:pStyle w:val="Code"/>
            </w:pPr>
            <w:r w:rsidRPr="00EC76D5">
              <w:lastRenderedPageBreak/>
              <w:t>1. if x &lt; y goto ?</w:t>
            </w:r>
          </w:p>
          <w:p w14:paraId="26D4ED19" w14:textId="77777777" w:rsidR="00E40B78" w:rsidRPr="00EC76D5" w:rsidRDefault="00E40B78" w:rsidP="00756C64">
            <w:pPr>
              <w:pStyle w:val="Code"/>
            </w:pPr>
            <w:r w:rsidRPr="00EC76D5">
              <w:t>2. goto ?</w:t>
            </w:r>
          </w:p>
          <w:p w14:paraId="51989FB6" w14:textId="77777777" w:rsidR="00E40B78" w:rsidRPr="00EC76D5" w:rsidRDefault="00E40B78" w:rsidP="00756C64">
            <w:pPr>
              <w:pStyle w:val="Code"/>
            </w:pPr>
            <w:r w:rsidRPr="00EC76D5">
              <w:t>3. if a &lt; b goto ?</w:t>
            </w:r>
          </w:p>
          <w:p w14:paraId="6733FBD5" w14:textId="77777777" w:rsidR="00E40B78" w:rsidRPr="00EC76D5" w:rsidRDefault="00E40B78" w:rsidP="00756C64">
            <w:pPr>
              <w:pStyle w:val="Code"/>
            </w:pPr>
            <w:r w:rsidRPr="00EC76D5">
              <w:t>4. goto ?</w:t>
            </w:r>
          </w:p>
          <w:p w14:paraId="5050F7BD" w14:textId="77777777" w:rsidR="00E40B78" w:rsidRPr="00EC76D5" w:rsidRDefault="00E40B78" w:rsidP="00756C64">
            <w:pPr>
              <w:pStyle w:val="Code"/>
            </w:pPr>
            <w:r w:rsidRPr="00EC76D5">
              <w:lastRenderedPageBreak/>
              <w:t>5. ++a</w:t>
            </w:r>
          </w:p>
          <w:p w14:paraId="4D3CF3F0" w14:textId="77777777" w:rsidR="00E40B78" w:rsidRPr="00EC76D5" w:rsidRDefault="00E40B78" w:rsidP="00756C64">
            <w:pPr>
              <w:pStyle w:val="Code"/>
            </w:pPr>
            <w:r w:rsidRPr="00EC76D5">
              <w:t>6. goto 3</w:t>
            </w:r>
          </w:p>
          <w:p w14:paraId="366715B4" w14:textId="77777777" w:rsidR="00E40B78" w:rsidRPr="00EC76D5" w:rsidRDefault="00E40B78" w:rsidP="00756C64">
            <w:pPr>
              <w:pStyle w:val="Code"/>
            </w:pPr>
            <w:r w:rsidRPr="00EC76D5">
              <w:t>7. goto 9</w:t>
            </w:r>
          </w:p>
          <w:p w14:paraId="2BB87A3A" w14:textId="77777777" w:rsidR="00E40B78" w:rsidRPr="00EC76D5" w:rsidRDefault="00E40B78" w:rsidP="00756C64">
            <w:pPr>
              <w:pStyle w:val="Code"/>
            </w:pPr>
            <w:r w:rsidRPr="00EC76D5">
              <w:t>8. ++b</w:t>
            </w:r>
          </w:p>
          <w:p w14:paraId="5F35C2C2" w14:textId="77777777" w:rsidR="00E40B78" w:rsidRPr="00EC76D5" w:rsidRDefault="00E40B78" w:rsidP="00756C64">
            <w:pPr>
              <w:pStyle w:val="Code"/>
            </w:pPr>
            <w:r w:rsidRPr="00EC76D5">
              <w:t>9. ...</w:t>
            </w:r>
          </w:p>
          <w:p w14:paraId="2C7D7574" w14:textId="77777777" w:rsidR="00E40B78" w:rsidRPr="00EC76D5" w:rsidRDefault="00E40B78" w:rsidP="00756C64">
            <w:pPr>
              <w:pStyle w:val="Code"/>
            </w:pPr>
          </w:p>
        </w:tc>
        <w:tc>
          <w:tcPr>
            <w:tcW w:w="3117" w:type="dxa"/>
          </w:tcPr>
          <w:p w14:paraId="640FA8F9" w14:textId="77777777" w:rsidR="00E40B78" w:rsidRPr="00EC76D5" w:rsidRDefault="00E40B78" w:rsidP="00756C64">
            <w:pPr>
              <w:pStyle w:val="Code"/>
            </w:pPr>
            <w:r w:rsidRPr="00EC76D5">
              <w:lastRenderedPageBreak/>
              <w:t>x &lt; y: true set: {1}</w:t>
            </w:r>
          </w:p>
          <w:p w14:paraId="47D23D63" w14:textId="77777777" w:rsidR="00E40B78" w:rsidRPr="00EC76D5" w:rsidRDefault="00E40B78" w:rsidP="00756C64">
            <w:pPr>
              <w:pStyle w:val="Code"/>
            </w:pPr>
            <w:r w:rsidRPr="00EC76D5">
              <w:t xml:space="preserve">       false set: {2}</w:t>
            </w:r>
          </w:p>
          <w:p w14:paraId="6789CC24" w14:textId="77777777" w:rsidR="00E40B78" w:rsidRPr="00EC76D5" w:rsidRDefault="00E40B78" w:rsidP="00756C64">
            <w:pPr>
              <w:pStyle w:val="Code"/>
            </w:pPr>
            <w:r w:rsidRPr="00EC76D5">
              <w:t>a &lt; b: true set: {3}</w:t>
            </w:r>
          </w:p>
          <w:p w14:paraId="2C695E5E" w14:textId="77777777" w:rsidR="00E40B78" w:rsidRPr="00EC76D5" w:rsidRDefault="00E40B78" w:rsidP="00756C64">
            <w:pPr>
              <w:pStyle w:val="Code"/>
            </w:pPr>
            <w:r w:rsidRPr="00EC76D5">
              <w:t xml:space="preserve">       false set: {4}</w:t>
            </w:r>
          </w:p>
        </w:tc>
      </w:tr>
    </w:tbl>
    <w:p w14:paraId="39A8755B" w14:textId="77777777" w:rsidR="00E40B78" w:rsidRPr="00EC76D5" w:rsidRDefault="00E40B78" w:rsidP="00E40B78">
      <w:r w:rsidRPr="00EC76D5">
        <w:t xml:space="preserve">When the </w:t>
      </w:r>
      <w:r w:rsidRPr="00EC76D5">
        <w:rPr>
          <w:rStyle w:val="CodeInText"/>
        </w:rPr>
        <w:t>if</w:t>
      </w:r>
      <w:r w:rsidRPr="00EC76D5">
        <w:t xml:space="preserve"> and </w:t>
      </w:r>
      <w:r w:rsidRPr="00EC76D5">
        <w:rPr>
          <w:rStyle w:val="CodeInText"/>
        </w:rPr>
        <w:t>while</w:t>
      </w:r>
      <w:r w:rsidRPr="00EC76D5">
        <w:t xml:space="preserve"> statements become parsed the following call will occur:</w:t>
      </w:r>
    </w:p>
    <w:p w14:paraId="0EAB0385" w14:textId="77777777" w:rsidR="00E40B78" w:rsidRPr="00EC76D5" w:rsidRDefault="00E40B78" w:rsidP="00E40B78">
      <w:pPr>
        <w:pStyle w:val="Code"/>
      </w:pPr>
      <w:r w:rsidRPr="00EC76D5">
        <w:t>backpatch({1}, 3);</w:t>
      </w:r>
    </w:p>
    <w:p w14:paraId="51B2C887" w14:textId="77777777" w:rsidR="00E40B78" w:rsidRPr="00EC76D5" w:rsidRDefault="00E40B78" w:rsidP="00E40B78">
      <w:pPr>
        <w:pStyle w:val="Code"/>
      </w:pPr>
      <w:r w:rsidRPr="00EC76D5">
        <w:t>backpatch({2}, 8);</w:t>
      </w:r>
    </w:p>
    <w:p w14:paraId="52C3BA42" w14:textId="77777777" w:rsidR="00E40B78" w:rsidRPr="00EC76D5" w:rsidRDefault="00E40B78" w:rsidP="00E40B78">
      <w:pPr>
        <w:pStyle w:val="Code"/>
      </w:pPr>
      <w:r w:rsidRPr="00EC76D5">
        <w:t>backpatch({3}, 5);</w:t>
      </w:r>
    </w:p>
    <w:p w14:paraId="39CD604D" w14:textId="77777777" w:rsidR="00E40B78" w:rsidRPr="00EC76D5" w:rsidRDefault="00E40B78" w:rsidP="00E40B78">
      <w:pPr>
        <w:pStyle w:val="Code"/>
      </w:pPr>
      <w:r w:rsidRPr="00EC76D5">
        <w:t>backpatch({4}, 7);</w:t>
      </w:r>
    </w:p>
    <w:p w14:paraId="16F43A26" w14:textId="77777777" w:rsidR="00E40B78" w:rsidRPr="00EC76D5" w:rsidRDefault="00E40B78" w:rsidP="00E40B78">
      <w:pPr>
        <w:pStyle w:val="Code"/>
      </w:pP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62DE14CD" w14:textId="77777777" w:rsidTr="00756C64">
        <w:tc>
          <w:tcPr>
            <w:tcW w:w="3116" w:type="dxa"/>
          </w:tcPr>
          <w:p w14:paraId="326784EB" w14:textId="77777777" w:rsidR="00E40B78" w:rsidRPr="00EC76D5" w:rsidRDefault="00E40B78" w:rsidP="00756C64">
            <w:pPr>
              <w:pStyle w:val="Code"/>
            </w:pPr>
            <w:r w:rsidRPr="00EC76D5">
              <w:t>1. if x &lt; y goto 3</w:t>
            </w:r>
          </w:p>
          <w:p w14:paraId="4862FF4A" w14:textId="77777777" w:rsidR="00E40B78" w:rsidRPr="00EC76D5" w:rsidRDefault="00E40B78" w:rsidP="00756C64">
            <w:pPr>
              <w:pStyle w:val="Code"/>
              <w:tabs>
                <w:tab w:val="left" w:pos="1620"/>
              </w:tabs>
            </w:pPr>
            <w:r w:rsidRPr="00EC76D5">
              <w:t>2. goto 8</w:t>
            </w:r>
            <w:r w:rsidRPr="00EC76D5">
              <w:tab/>
            </w:r>
          </w:p>
          <w:p w14:paraId="18E8A482" w14:textId="77777777" w:rsidR="00E40B78" w:rsidRPr="00EC76D5" w:rsidRDefault="00E40B78" w:rsidP="00756C64">
            <w:pPr>
              <w:pStyle w:val="Code"/>
            </w:pPr>
            <w:r w:rsidRPr="00EC76D5">
              <w:t>3. if a &lt; b goto 5</w:t>
            </w:r>
          </w:p>
          <w:p w14:paraId="2FFBD4E9" w14:textId="77777777" w:rsidR="00E40B78" w:rsidRPr="00EC76D5" w:rsidRDefault="00E40B78" w:rsidP="00756C64">
            <w:pPr>
              <w:pStyle w:val="Code"/>
            </w:pPr>
            <w:r w:rsidRPr="00EC76D5">
              <w:t>4. goto 7</w:t>
            </w:r>
          </w:p>
          <w:p w14:paraId="6B23C5A2" w14:textId="77777777" w:rsidR="00E40B78" w:rsidRPr="00EC76D5" w:rsidRDefault="00E40B78" w:rsidP="00756C64">
            <w:pPr>
              <w:pStyle w:val="Code"/>
            </w:pPr>
            <w:r w:rsidRPr="00EC76D5">
              <w:t>5. ++a</w:t>
            </w:r>
          </w:p>
          <w:p w14:paraId="5661D3A2" w14:textId="77777777" w:rsidR="00E40B78" w:rsidRPr="00EC76D5" w:rsidRDefault="00E40B78" w:rsidP="00756C64">
            <w:pPr>
              <w:pStyle w:val="Code"/>
            </w:pPr>
            <w:r w:rsidRPr="00EC76D5">
              <w:t>6. goto 3</w:t>
            </w:r>
          </w:p>
          <w:p w14:paraId="0200CA64" w14:textId="77777777" w:rsidR="00E40B78" w:rsidRPr="00EC76D5" w:rsidRDefault="00E40B78" w:rsidP="00756C64">
            <w:pPr>
              <w:pStyle w:val="Code"/>
            </w:pPr>
            <w:r w:rsidRPr="00EC76D5">
              <w:t>7. goto 9</w:t>
            </w:r>
          </w:p>
          <w:p w14:paraId="73611E50" w14:textId="77777777" w:rsidR="00E40B78" w:rsidRPr="00EC76D5" w:rsidRDefault="00E40B78" w:rsidP="00756C64">
            <w:pPr>
              <w:pStyle w:val="Code"/>
            </w:pPr>
            <w:r w:rsidRPr="00EC76D5">
              <w:t>8. ++b</w:t>
            </w:r>
          </w:p>
          <w:p w14:paraId="6FD4E7E9" w14:textId="77777777" w:rsidR="00E40B78" w:rsidRPr="00EC76D5" w:rsidRDefault="00E40B78" w:rsidP="00756C64">
            <w:pPr>
              <w:pStyle w:val="Code"/>
            </w:pPr>
            <w:r w:rsidRPr="00EC76D5">
              <w:t>9. ...</w:t>
            </w:r>
          </w:p>
        </w:tc>
        <w:tc>
          <w:tcPr>
            <w:tcW w:w="3117" w:type="dxa"/>
          </w:tcPr>
          <w:p w14:paraId="55D1C85C" w14:textId="77777777" w:rsidR="00E40B78" w:rsidRPr="00EC76D5" w:rsidRDefault="00E40B78" w:rsidP="00756C64">
            <w:pPr>
              <w:pStyle w:val="Code"/>
            </w:pPr>
          </w:p>
        </w:tc>
        <w:tc>
          <w:tcPr>
            <w:tcW w:w="3117" w:type="dxa"/>
          </w:tcPr>
          <w:p w14:paraId="6C004EDB" w14:textId="77777777" w:rsidR="00E40B78" w:rsidRPr="00EC76D5" w:rsidRDefault="00E40B78" w:rsidP="00756C64">
            <w:pPr>
              <w:pStyle w:val="Code"/>
            </w:pPr>
          </w:p>
        </w:tc>
      </w:tr>
    </w:tbl>
    <w:p w14:paraId="7CD0F661" w14:textId="3FDA7473" w:rsidR="00E40B78" w:rsidRPr="00EC76D5" w:rsidRDefault="00E40B78" w:rsidP="00E40B78">
      <w:r w:rsidRPr="00EC76D5">
        <w:t xml:space="preserve">The generated middle code above may appear ineffective, but the middle code optimizer of Chapter </w:t>
      </w:r>
      <w:r w:rsidRPr="00EC76D5">
        <w:fldChar w:fldCharType="begin"/>
      </w:r>
      <w:r w:rsidRPr="00EC76D5">
        <w:instrText xml:space="preserve"> REF _Ref417813097 \r \h </w:instrText>
      </w:r>
      <w:r w:rsidRPr="00EC76D5">
        <w:fldChar w:fldCharType="separate"/>
      </w:r>
      <w:r w:rsidR="00545E00" w:rsidRPr="00EC76D5">
        <w:t>14</w:t>
      </w:r>
      <w:r w:rsidRPr="00EC76D5">
        <w:fldChar w:fldCharType="end"/>
      </w:r>
      <w:r w:rsidRPr="00EC76D5">
        <w:t xml:space="preserve"> will change it into:</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68C0BF6A" w14:textId="77777777" w:rsidTr="00756C64">
        <w:tc>
          <w:tcPr>
            <w:tcW w:w="3116" w:type="dxa"/>
          </w:tcPr>
          <w:p w14:paraId="7788D561" w14:textId="77777777" w:rsidR="00E40B78" w:rsidRPr="00EC76D5" w:rsidRDefault="00E40B78" w:rsidP="00756C64">
            <w:pPr>
              <w:pStyle w:val="Code"/>
            </w:pPr>
            <w:r w:rsidRPr="00EC76D5">
              <w:t>1. if x &gt;= y goto 5</w:t>
            </w:r>
          </w:p>
          <w:p w14:paraId="576EEB0A" w14:textId="77777777" w:rsidR="00E40B78" w:rsidRPr="00EC76D5" w:rsidRDefault="00E40B78" w:rsidP="00756C64">
            <w:pPr>
              <w:pStyle w:val="Code"/>
            </w:pPr>
            <w:r w:rsidRPr="00EC76D5">
              <w:t>2. if a &gt;= b goto 6</w:t>
            </w:r>
          </w:p>
          <w:p w14:paraId="553BC1C3" w14:textId="77777777" w:rsidR="00E40B78" w:rsidRPr="00EC76D5" w:rsidRDefault="00E40B78" w:rsidP="00756C64">
            <w:pPr>
              <w:pStyle w:val="Code"/>
            </w:pPr>
            <w:r w:rsidRPr="00EC76D5">
              <w:t>3. ++a</w:t>
            </w:r>
          </w:p>
          <w:p w14:paraId="70853B97" w14:textId="77777777" w:rsidR="00E40B78" w:rsidRPr="00EC76D5" w:rsidRDefault="00E40B78" w:rsidP="00756C64">
            <w:pPr>
              <w:pStyle w:val="Code"/>
            </w:pPr>
            <w:r w:rsidRPr="00EC76D5">
              <w:t>4. goto 2</w:t>
            </w:r>
          </w:p>
          <w:p w14:paraId="424C0352" w14:textId="77777777" w:rsidR="00E40B78" w:rsidRPr="00EC76D5" w:rsidRDefault="00E40B78" w:rsidP="00756C64">
            <w:pPr>
              <w:pStyle w:val="Code"/>
            </w:pPr>
            <w:r w:rsidRPr="00EC76D5">
              <w:t>5. ++b</w:t>
            </w:r>
          </w:p>
          <w:p w14:paraId="7928372E" w14:textId="77777777" w:rsidR="00E40B78" w:rsidRPr="00EC76D5" w:rsidRDefault="00E40B78" w:rsidP="00756C64">
            <w:pPr>
              <w:pStyle w:val="Code"/>
            </w:pPr>
            <w:r w:rsidRPr="00EC76D5">
              <w:t>6. ...</w:t>
            </w:r>
          </w:p>
        </w:tc>
        <w:tc>
          <w:tcPr>
            <w:tcW w:w="3117" w:type="dxa"/>
          </w:tcPr>
          <w:p w14:paraId="16D9CA1D" w14:textId="77777777" w:rsidR="00E40B78" w:rsidRPr="00EC76D5" w:rsidRDefault="00E40B78" w:rsidP="00756C64">
            <w:pPr>
              <w:pStyle w:val="Code"/>
            </w:pPr>
          </w:p>
        </w:tc>
        <w:tc>
          <w:tcPr>
            <w:tcW w:w="3117" w:type="dxa"/>
          </w:tcPr>
          <w:p w14:paraId="3C2B6B50" w14:textId="77777777" w:rsidR="00E40B78" w:rsidRPr="00EC76D5" w:rsidRDefault="00E40B78" w:rsidP="00756C64">
            <w:pPr>
              <w:pStyle w:val="Code"/>
            </w:pPr>
          </w:p>
        </w:tc>
      </w:tr>
    </w:tbl>
    <w:p w14:paraId="457C402A" w14:textId="77777777" w:rsidR="00E40B78" w:rsidRPr="00EC76D5" w:rsidRDefault="00E40B78" w:rsidP="00E40B78">
      <w:r w:rsidRPr="00EC76D5">
        <w:t>Another example is the evaluation of a logical-and expression. Since C takes advantage of lazy evaluation, we have to insert jump instructions in the middle code.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4F5AECA2" w14:textId="77777777" w:rsidTr="00756C64">
        <w:tc>
          <w:tcPr>
            <w:tcW w:w="3116" w:type="dxa"/>
          </w:tcPr>
          <w:p w14:paraId="4AB6725C" w14:textId="77777777" w:rsidR="00E40B78" w:rsidRPr="00EC76D5" w:rsidRDefault="00E40B78" w:rsidP="00756C64">
            <w:pPr>
              <w:pStyle w:val="Code"/>
            </w:pPr>
            <w:r w:rsidRPr="00EC76D5">
              <w:t>if ((a &lt; b) &amp;&amp; (c &lt; d))</w:t>
            </w:r>
          </w:p>
          <w:p w14:paraId="544E0ADD" w14:textId="77777777" w:rsidR="00E40B78" w:rsidRPr="00EC76D5" w:rsidRDefault="00E40B78" w:rsidP="00756C64">
            <w:pPr>
              <w:pStyle w:val="Code"/>
            </w:pPr>
            <w:r w:rsidRPr="00EC76D5">
              <w:t xml:space="preserve">  ++a;</w:t>
            </w:r>
          </w:p>
          <w:p w14:paraId="51039926" w14:textId="77777777" w:rsidR="00E40B78" w:rsidRPr="00EC76D5" w:rsidRDefault="00E40B78" w:rsidP="00756C64">
            <w:pPr>
              <w:pStyle w:val="Code"/>
            </w:pPr>
            <w:r w:rsidRPr="00EC76D5">
              <w:t xml:space="preserve">else </w:t>
            </w:r>
          </w:p>
          <w:p w14:paraId="121730FB" w14:textId="77777777" w:rsidR="00E40B78" w:rsidRPr="00EC76D5" w:rsidRDefault="00E40B78" w:rsidP="00756C64">
            <w:pPr>
              <w:pStyle w:val="Code"/>
            </w:pPr>
            <w:r w:rsidRPr="00EC76D5">
              <w:t xml:space="preserve">  ++b;</w:t>
            </w:r>
          </w:p>
        </w:tc>
        <w:tc>
          <w:tcPr>
            <w:tcW w:w="3117" w:type="dxa"/>
          </w:tcPr>
          <w:p w14:paraId="1EBECF6C" w14:textId="77777777" w:rsidR="00E40B78" w:rsidRPr="00EC76D5" w:rsidRDefault="00E40B78" w:rsidP="00756C64">
            <w:pPr>
              <w:pStyle w:val="Code"/>
            </w:pPr>
            <w:r w:rsidRPr="00EC76D5">
              <w:t>1. if a &lt; b goto ?</w:t>
            </w:r>
          </w:p>
          <w:p w14:paraId="19282B98" w14:textId="77777777" w:rsidR="00E40B78" w:rsidRPr="00EC76D5" w:rsidRDefault="00E40B78" w:rsidP="00756C64">
            <w:pPr>
              <w:pStyle w:val="Code"/>
            </w:pPr>
            <w:r w:rsidRPr="00EC76D5">
              <w:t>2. goto ?</w:t>
            </w:r>
          </w:p>
          <w:p w14:paraId="351D1307" w14:textId="77777777" w:rsidR="00E40B78" w:rsidRPr="00EC76D5" w:rsidRDefault="00E40B78" w:rsidP="00756C64">
            <w:pPr>
              <w:pStyle w:val="Code"/>
            </w:pPr>
            <w:r w:rsidRPr="00EC76D5">
              <w:t>3. if c &lt; d goto ?</w:t>
            </w:r>
          </w:p>
          <w:p w14:paraId="376FBED9" w14:textId="77777777" w:rsidR="00E40B78" w:rsidRPr="00EC76D5" w:rsidRDefault="00E40B78" w:rsidP="00756C64">
            <w:pPr>
              <w:pStyle w:val="Code"/>
            </w:pPr>
            <w:r w:rsidRPr="00EC76D5">
              <w:t>4. goto ?</w:t>
            </w:r>
          </w:p>
          <w:p w14:paraId="54F9535D" w14:textId="77777777" w:rsidR="00E40B78" w:rsidRPr="00EC76D5" w:rsidRDefault="00E40B78" w:rsidP="00756C64">
            <w:pPr>
              <w:pStyle w:val="Code"/>
            </w:pPr>
            <w:r w:rsidRPr="00EC76D5">
              <w:t>5. ++a</w:t>
            </w:r>
          </w:p>
          <w:p w14:paraId="7BFFEA07" w14:textId="77777777" w:rsidR="00E40B78" w:rsidRPr="00EC76D5" w:rsidRDefault="00E40B78" w:rsidP="00756C64">
            <w:pPr>
              <w:pStyle w:val="Code"/>
            </w:pPr>
            <w:r w:rsidRPr="00EC76D5">
              <w:t>6. goto 7</w:t>
            </w:r>
          </w:p>
          <w:p w14:paraId="23C2072E" w14:textId="77777777" w:rsidR="00E40B78" w:rsidRPr="00EC76D5" w:rsidRDefault="00E40B78" w:rsidP="00756C64">
            <w:pPr>
              <w:pStyle w:val="Code"/>
            </w:pPr>
            <w:r w:rsidRPr="00EC76D5">
              <w:t>7. ++b</w:t>
            </w:r>
          </w:p>
          <w:p w14:paraId="659A3445" w14:textId="77777777" w:rsidR="00E40B78" w:rsidRPr="00EC76D5" w:rsidRDefault="00E40B78" w:rsidP="00756C64">
            <w:pPr>
              <w:pStyle w:val="Code"/>
            </w:pPr>
            <w:r w:rsidRPr="00EC76D5">
              <w:t>8. ...</w:t>
            </w:r>
          </w:p>
        </w:tc>
        <w:tc>
          <w:tcPr>
            <w:tcW w:w="3117" w:type="dxa"/>
          </w:tcPr>
          <w:p w14:paraId="67D41C9F" w14:textId="77777777" w:rsidR="00E40B78" w:rsidRPr="00EC76D5" w:rsidRDefault="00E40B78" w:rsidP="00756C64">
            <w:pPr>
              <w:pStyle w:val="Code"/>
            </w:pPr>
          </w:p>
        </w:tc>
      </w:tr>
    </w:tbl>
    <w:p w14:paraId="6E34D9C4" w14:textId="77777777" w:rsidR="00E40B78" w:rsidRPr="00EC76D5" w:rsidRDefault="00E40B78" w:rsidP="00E40B78">
      <w:r w:rsidRPr="00EC76D5">
        <w:t>When the first expression (</w:t>
      </w:r>
      <w:r w:rsidRPr="00EC76D5">
        <w:rPr>
          <w:rStyle w:val="CodeInText"/>
        </w:rPr>
        <w:t>a &lt; b</w:t>
      </w:r>
      <w:r w:rsidRPr="00EC76D5">
        <w:t>) is evaluated, its true set is {1} and its false set is {2}. When the second expression is evaluated the true set of the first expression is backpatched to the beginning of the second expression. This means that if the first expression is true we continue to evaluate the second expression. However, if the first expression is false the second expression will never be evaluated since it not necessary, the total expression will be false regardless of the value of the second expression. The result will be that the true set of the total expression is the one of the second expression and the false set is the union of the falses sets of both expressions.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1167DB25" w14:textId="77777777" w:rsidTr="00756C64">
        <w:tc>
          <w:tcPr>
            <w:tcW w:w="3116" w:type="dxa"/>
          </w:tcPr>
          <w:p w14:paraId="7C932903" w14:textId="77777777" w:rsidR="00E40B78" w:rsidRPr="00EC76D5" w:rsidRDefault="00E40B78" w:rsidP="00756C64">
            <w:pPr>
              <w:pStyle w:val="Code"/>
            </w:pPr>
            <w:r w:rsidRPr="00EC76D5">
              <w:t>1. if a &lt; b goto 3</w:t>
            </w:r>
          </w:p>
          <w:p w14:paraId="34995F30" w14:textId="77777777" w:rsidR="00E40B78" w:rsidRPr="00EC76D5" w:rsidRDefault="00E40B78" w:rsidP="00756C64">
            <w:pPr>
              <w:pStyle w:val="Code"/>
            </w:pPr>
            <w:r w:rsidRPr="00EC76D5">
              <w:t>2. goto ?</w:t>
            </w:r>
          </w:p>
          <w:p w14:paraId="7AE57B17" w14:textId="77777777" w:rsidR="00E40B78" w:rsidRPr="00EC76D5" w:rsidRDefault="00E40B78" w:rsidP="00756C64">
            <w:pPr>
              <w:pStyle w:val="Code"/>
            </w:pPr>
            <w:r w:rsidRPr="00EC76D5">
              <w:t>3. if c &lt; d goto ?</w:t>
            </w:r>
          </w:p>
          <w:p w14:paraId="50B02C92" w14:textId="77777777" w:rsidR="00E40B78" w:rsidRPr="00EC76D5" w:rsidRDefault="00E40B78" w:rsidP="00756C64">
            <w:pPr>
              <w:pStyle w:val="Code"/>
            </w:pPr>
            <w:r w:rsidRPr="00EC76D5">
              <w:t>4. goto ?</w:t>
            </w:r>
          </w:p>
          <w:p w14:paraId="11AAC9C3" w14:textId="77777777" w:rsidR="00E40B78" w:rsidRPr="00EC76D5" w:rsidRDefault="00E40B78" w:rsidP="00756C64">
            <w:pPr>
              <w:pStyle w:val="Code"/>
            </w:pPr>
            <w:r w:rsidRPr="00EC76D5">
              <w:lastRenderedPageBreak/>
              <w:t>5. ++a</w:t>
            </w:r>
          </w:p>
          <w:p w14:paraId="600B06D2" w14:textId="77777777" w:rsidR="00E40B78" w:rsidRPr="00EC76D5" w:rsidRDefault="00E40B78" w:rsidP="00756C64">
            <w:pPr>
              <w:pStyle w:val="Code"/>
            </w:pPr>
            <w:r w:rsidRPr="00EC76D5">
              <w:t>6. goto 7</w:t>
            </w:r>
          </w:p>
          <w:p w14:paraId="22117CFC" w14:textId="77777777" w:rsidR="00E40B78" w:rsidRPr="00EC76D5" w:rsidRDefault="00E40B78" w:rsidP="00756C64">
            <w:pPr>
              <w:pStyle w:val="Code"/>
            </w:pPr>
            <w:r w:rsidRPr="00EC76D5">
              <w:t>7. ++b</w:t>
            </w:r>
          </w:p>
        </w:tc>
        <w:tc>
          <w:tcPr>
            <w:tcW w:w="3117" w:type="dxa"/>
          </w:tcPr>
          <w:p w14:paraId="13F48918" w14:textId="77777777" w:rsidR="00E40B78" w:rsidRPr="00EC76D5" w:rsidRDefault="00E40B78" w:rsidP="00756C64">
            <w:pPr>
              <w:pStyle w:val="Code"/>
            </w:pPr>
            <w:r w:rsidRPr="00EC76D5">
              <w:lastRenderedPageBreak/>
              <w:t>true set: {3}</w:t>
            </w:r>
          </w:p>
          <w:p w14:paraId="273C2461" w14:textId="77777777" w:rsidR="00E40B78" w:rsidRPr="00EC76D5" w:rsidRDefault="00E40B78" w:rsidP="00756C64">
            <w:pPr>
              <w:pStyle w:val="Code"/>
            </w:pPr>
            <w:r w:rsidRPr="00EC76D5">
              <w:t>false set: {2, 4}</w:t>
            </w:r>
          </w:p>
        </w:tc>
        <w:tc>
          <w:tcPr>
            <w:tcW w:w="3117" w:type="dxa"/>
          </w:tcPr>
          <w:p w14:paraId="494C5BBA" w14:textId="77777777" w:rsidR="00E40B78" w:rsidRPr="00EC76D5" w:rsidRDefault="00E40B78" w:rsidP="00756C64">
            <w:pPr>
              <w:pStyle w:val="Code"/>
            </w:pPr>
          </w:p>
        </w:tc>
      </w:tr>
    </w:tbl>
    <w:p w14:paraId="584ED57C" w14:textId="77777777" w:rsidR="00E40B78" w:rsidRPr="00EC76D5" w:rsidRDefault="00E40B78" w:rsidP="00E40B78">
      <w:r w:rsidRPr="00EC76D5">
        <w:t>In a similar way, the true set of an expression with logical-or will be the union of both true sets while the false set will the false set of the second expression.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11A6869A" w14:textId="77777777" w:rsidTr="00756C64">
        <w:tc>
          <w:tcPr>
            <w:tcW w:w="3116" w:type="dxa"/>
          </w:tcPr>
          <w:p w14:paraId="6360D4FB" w14:textId="77777777" w:rsidR="00E40B78" w:rsidRPr="00EC76D5" w:rsidRDefault="00E40B78" w:rsidP="00756C64">
            <w:pPr>
              <w:pStyle w:val="Code"/>
            </w:pPr>
            <w:r w:rsidRPr="00EC76D5">
              <w:t>if ((a &lt; b) || (c &lt; d))</w:t>
            </w:r>
          </w:p>
          <w:p w14:paraId="14D78058" w14:textId="77777777" w:rsidR="00E40B78" w:rsidRPr="00EC76D5" w:rsidRDefault="00E40B78" w:rsidP="00756C64">
            <w:pPr>
              <w:pStyle w:val="Code"/>
            </w:pPr>
            <w:r w:rsidRPr="00EC76D5">
              <w:t xml:space="preserve">  ++a;</w:t>
            </w:r>
          </w:p>
          <w:p w14:paraId="2A637DAC" w14:textId="77777777" w:rsidR="00E40B78" w:rsidRPr="00EC76D5" w:rsidRDefault="00E40B78" w:rsidP="00756C64">
            <w:pPr>
              <w:pStyle w:val="Code"/>
            </w:pPr>
            <w:r w:rsidRPr="00EC76D5">
              <w:t xml:space="preserve">else </w:t>
            </w:r>
          </w:p>
          <w:p w14:paraId="45D8F0D2" w14:textId="77777777" w:rsidR="00E40B78" w:rsidRPr="00EC76D5" w:rsidRDefault="00E40B78" w:rsidP="00756C64">
            <w:pPr>
              <w:pStyle w:val="Code"/>
            </w:pPr>
            <w:r w:rsidRPr="00EC76D5">
              <w:t xml:space="preserve">  ++b;</w:t>
            </w:r>
          </w:p>
        </w:tc>
        <w:tc>
          <w:tcPr>
            <w:tcW w:w="3117" w:type="dxa"/>
          </w:tcPr>
          <w:p w14:paraId="2E9B911D" w14:textId="77777777" w:rsidR="00E40B78" w:rsidRPr="00EC76D5" w:rsidRDefault="00E40B78" w:rsidP="00756C64">
            <w:pPr>
              <w:pStyle w:val="Code"/>
            </w:pPr>
            <w:r w:rsidRPr="00EC76D5">
              <w:t>1. if a &lt; b goto ?</w:t>
            </w:r>
          </w:p>
          <w:p w14:paraId="211AE3CC" w14:textId="77777777" w:rsidR="00E40B78" w:rsidRPr="00EC76D5" w:rsidRDefault="00E40B78" w:rsidP="00756C64">
            <w:pPr>
              <w:pStyle w:val="Code"/>
            </w:pPr>
            <w:r w:rsidRPr="00EC76D5">
              <w:t>2. goto 3</w:t>
            </w:r>
          </w:p>
          <w:p w14:paraId="1FA1CFEB" w14:textId="77777777" w:rsidR="00E40B78" w:rsidRPr="00EC76D5" w:rsidRDefault="00E40B78" w:rsidP="00756C64">
            <w:pPr>
              <w:pStyle w:val="Code"/>
            </w:pPr>
            <w:r w:rsidRPr="00EC76D5">
              <w:t>3. if c &lt; d goto ?</w:t>
            </w:r>
          </w:p>
          <w:p w14:paraId="1DB236CD" w14:textId="77777777" w:rsidR="00E40B78" w:rsidRPr="00EC76D5" w:rsidRDefault="00E40B78" w:rsidP="00756C64">
            <w:pPr>
              <w:pStyle w:val="Code"/>
            </w:pPr>
            <w:r w:rsidRPr="00EC76D5">
              <w:t>4. goto ?</w:t>
            </w:r>
          </w:p>
          <w:p w14:paraId="58ED1470" w14:textId="77777777" w:rsidR="00E40B78" w:rsidRPr="00EC76D5" w:rsidRDefault="00E40B78" w:rsidP="00756C64">
            <w:pPr>
              <w:pStyle w:val="Code"/>
            </w:pPr>
            <w:r w:rsidRPr="00EC76D5">
              <w:t>5. ++a</w:t>
            </w:r>
          </w:p>
          <w:p w14:paraId="1A35EED9" w14:textId="77777777" w:rsidR="00E40B78" w:rsidRPr="00EC76D5" w:rsidRDefault="00E40B78" w:rsidP="00756C64">
            <w:pPr>
              <w:pStyle w:val="Code"/>
            </w:pPr>
            <w:r w:rsidRPr="00EC76D5">
              <w:t>6. goto 7</w:t>
            </w:r>
          </w:p>
          <w:p w14:paraId="2218AC5D" w14:textId="77777777" w:rsidR="00E40B78" w:rsidRPr="00EC76D5" w:rsidRDefault="00E40B78" w:rsidP="00756C64">
            <w:pPr>
              <w:pStyle w:val="Code"/>
            </w:pPr>
            <w:r w:rsidRPr="00EC76D5">
              <w:t>7. ++b</w:t>
            </w:r>
          </w:p>
          <w:p w14:paraId="279921BC" w14:textId="77777777" w:rsidR="00E40B78" w:rsidRPr="00EC76D5" w:rsidRDefault="00E40B78" w:rsidP="00756C64">
            <w:pPr>
              <w:pStyle w:val="Code"/>
            </w:pPr>
            <w:r w:rsidRPr="00EC76D5">
              <w:t>8. ...</w:t>
            </w:r>
          </w:p>
        </w:tc>
        <w:tc>
          <w:tcPr>
            <w:tcW w:w="3117" w:type="dxa"/>
          </w:tcPr>
          <w:p w14:paraId="38AFFABF" w14:textId="77777777" w:rsidR="00E40B78" w:rsidRPr="00EC76D5" w:rsidRDefault="00E40B78" w:rsidP="00756C64">
            <w:pPr>
              <w:pStyle w:val="Code"/>
            </w:pPr>
            <w:r w:rsidRPr="00EC76D5">
              <w:t>true set: {1, 3}</w:t>
            </w:r>
          </w:p>
          <w:p w14:paraId="523335DF" w14:textId="77777777" w:rsidR="00E40B78" w:rsidRPr="00EC76D5" w:rsidRDefault="00E40B78" w:rsidP="00756C64">
            <w:pPr>
              <w:pStyle w:val="Code"/>
            </w:pPr>
            <w:r w:rsidRPr="00EC76D5">
              <w:t>false set: {4}</w:t>
            </w:r>
          </w:p>
        </w:tc>
      </w:tr>
    </w:tbl>
    <w:p w14:paraId="3C868C93" w14:textId="77777777" w:rsidR="00E40B78" w:rsidRPr="00EC76D5" w:rsidRDefault="00E40B78" w:rsidP="00E40B78">
      <w:r w:rsidRPr="00EC76D5">
        <w:t xml:space="preserve">The </w:t>
      </w:r>
      <w:r w:rsidRPr="00EC76D5">
        <w:rPr>
          <w:rStyle w:val="CodeInText"/>
        </w:rPr>
        <w:t>Backpatch</w:t>
      </w:r>
      <w:r w:rsidRPr="00EC76D5">
        <w:t xml:space="preserve"> class holds a set of static methods that backpatch a single address or a set of addresses. The first two methods call the last two methods with the current size of ther middle code list as target address. In this way, the target address becomes the next middle code instruction to become generated. More specifically, the backpatching is performed by setting the third address of the middle code, since the third address is always the jump address in conditional and unconditional jump instructions.</w:t>
      </w:r>
    </w:p>
    <w:p w14:paraId="10CBB9F3" w14:textId="77777777" w:rsidR="00E40B78" w:rsidRPr="00EC76D5" w:rsidRDefault="00E40B78" w:rsidP="00E40B78">
      <w:pPr>
        <w:pStyle w:val="CodeHeader"/>
      </w:pPr>
      <w:r w:rsidRPr="00EC76D5">
        <w:t>Backpatch.java</w:t>
      </w:r>
    </w:p>
    <w:p w14:paraId="2B462B1F" w14:textId="358ADA96" w:rsidR="00E40B78" w:rsidRPr="00EC76D5" w:rsidRDefault="00E40B78" w:rsidP="00E40B78">
      <w:pPr>
        <w:pStyle w:val="Rubrik3"/>
      </w:pPr>
      <w:bookmarkStart w:id="73" w:name="_Toc481936160"/>
      <w:r w:rsidRPr="00EC76D5">
        <w:t>The if-else Problem (Open and Closed Statements)</w:t>
      </w:r>
      <w:bookmarkEnd w:id="73"/>
    </w:p>
    <w:p w14:paraId="3DF101EE" w14:textId="79AC1993" w:rsidR="00E40B78" w:rsidRPr="00EC76D5" w:rsidRDefault="00E40B78">
      <w:pPr>
        <w:rPr>
          <w:ins w:id="74" w:author="Stefan Bjornander" w:date="2015-04-26T09:44:00Z"/>
        </w:rPr>
        <w:pPrChange w:id="75" w:author="Stefan Bjornander" w:date="2015-04-26T09:25:00Z">
          <w:pPr>
            <w:pStyle w:val="Code"/>
          </w:pPr>
        </w:pPrChange>
      </w:pPr>
      <w:ins w:id="76" w:author="Stefan Bjornander" w:date="2015-04-26T09:27:00Z">
        <w:r w:rsidRPr="00EC76D5">
          <w:t xml:space="preserve">The </w:t>
        </w:r>
        <w:r w:rsidRPr="00EC76D5">
          <w:rPr>
            <w:rStyle w:val="CodeInText"/>
            <w:rPrChange w:id="77" w:author="Stefan Bjornander" w:date="2015-04-26T09:43:00Z">
              <w:rPr/>
            </w:rPrChange>
          </w:rPr>
          <w:t>if-else</w:t>
        </w:r>
        <w:r w:rsidRPr="00EC76D5">
          <w:t xml:space="preserve"> problem</w:t>
        </w:r>
      </w:ins>
      <w:ins w:id="78" w:author="Stefan Bjornander" w:date="2015-04-26T09:28:00Z">
        <w:r w:rsidRPr="00EC76D5">
          <w:rPr>
            <w:rStyle w:val="Fotnotsreferens"/>
          </w:rPr>
          <w:footnoteReference w:id="3"/>
        </w:r>
      </w:ins>
      <w:ins w:id="91" w:author="Stefan Bjornander" w:date="2015-04-26T09:27:00Z">
        <w:r w:rsidRPr="00EC76D5">
          <w:t xml:space="preserve"> </w:t>
        </w:r>
      </w:ins>
      <w:del w:id="92" w:author="Stefan Bjornander" w:date="2015-04-26T09:43:00Z">
        <w:r w:rsidRPr="00EC76D5" w:rsidDel="003E7372">
          <w:delText xml:space="preserve">In </w:delText>
        </w:r>
      </w:del>
      <w:ins w:id="93" w:author="Stefan Bjornander" w:date="2015-04-26T09:45:00Z">
        <w:r w:rsidRPr="00EC76D5">
          <w:t xml:space="preserve">is the problem of </w:t>
        </w:r>
      </w:ins>
      <w:ins w:id="94" w:author="Stefan Bjornander" w:date="2015-04-26T09:51:00Z">
        <w:r w:rsidRPr="00EC76D5">
          <w:t>syntac</w:t>
        </w:r>
      </w:ins>
      <w:ins w:id="95" w:author="Stefan Bjornander" w:date="2015-04-26T09:53:00Z">
        <w:r w:rsidRPr="00EC76D5">
          <w:t xml:space="preserve">tically </w:t>
        </w:r>
      </w:ins>
      <w:ins w:id="96" w:author="Stefan Bjornander" w:date="2015-04-26T09:45:00Z">
        <w:r w:rsidRPr="00EC76D5">
          <w:t xml:space="preserve">interpret </w:t>
        </w:r>
      </w:ins>
      <w:del w:id="97" w:author="Stefan Bjornander" w:date="2015-04-26T09:45:00Z">
        <w:r w:rsidRPr="00EC76D5" w:rsidDel="007E082A">
          <w:delText xml:space="preserve">the </w:delText>
        </w:r>
      </w:del>
      <w:ins w:id="98" w:author="Stefan Bjornander" w:date="2015-04-26T09:45:00Z">
        <w:r w:rsidRPr="00EC76D5">
          <w:t>the leftmost source code below.</w:t>
        </w:r>
      </w:ins>
      <w:ins w:id="99" w:author="Stefan Bjornander" w:date="2015-04-26T09:47:00Z">
        <w:r w:rsidRPr="00EC76D5">
          <w:t xml:space="preserve"> Semantically, the middle interpretation </w:t>
        </w:r>
      </w:ins>
      <w:r w:rsidR="009D3EB8" w:rsidRPr="00EC76D5">
        <w:t xml:space="preserve">of the left statement </w:t>
      </w:r>
      <w:ins w:id="100" w:author="Stefan Bjornander" w:date="2015-04-26T09:47:00Z">
        <w:r w:rsidRPr="00EC76D5">
          <w:t xml:space="preserve">is the correct one, each </w:t>
        </w:r>
        <w:r w:rsidRPr="00EC76D5">
          <w:rPr>
            <w:rStyle w:val="CodeInText"/>
            <w:rPrChange w:id="101" w:author="Stefan Bjornander" w:date="2015-04-26T09:48:00Z">
              <w:rPr/>
            </w:rPrChange>
          </w:rPr>
          <w:t>else</w:t>
        </w:r>
        <w:r w:rsidRPr="00EC76D5">
          <w:t xml:space="preserve"> shall be</w:t>
        </w:r>
      </w:ins>
      <w:ins w:id="102" w:author="Stefan Bjornander" w:date="2015-04-26T09:58:00Z">
        <w:r w:rsidRPr="00EC76D5">
          <w:t xml:space="preserve"> connected</w:t>
        </w:r>
      </w:ins>
      <w:ins w:id="103" w:author="Stefan Bjornander" w:date="2015-04-26T09:47:00Z">
        <w:r w:rsidRPr="00EC76D5">
          <w:t xml:space="preserve"> to the </w:t>
        </w:r>
      </w:ins>
      <w:ins w:id="104" w:author="Stefan Bjornander" w:date="2015-04-26T09:59:00Z">
        <w:r w:rsidRPr="00EC76D5">
          <w:t xml:space="preserve">latest preceding </w:t>
        </w:r>
      </w:ins>
      <w:ins w:id="105" w:author="Stefan Bjornander" w:date="2015-04-26T09:48:00Z">
        <w:r w:rsidRPr="00EC76D5">
          <w:rPr>
            <w:rStyle w:val="CodeInText"/>
            <w:rPrChange w:id="106" w:author="Stefan Bjornander" w:date="2015-04-26T09:48:00Z">
              <w:rPr/>
            </w:rPrChange>
          </w:rPr>
          <w:t>if</w:t>
        </w:r>
        <w:r w:rsidRPr="00EC76D5">
          <w:t>.</w:t>
        </w:r>
      </w:ins>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107" w:author="Stefan Bjornander" w:date="2015-04-26T09:46:00Z">
          <w:tblPr>
            <w:tblStyle w:val="Tabellrutnt"/>
            <w:tblW w:w="0" w:type="auto"/>
            <w:tblLook w:val="04A0" w:firstRow="1" w:lastRow="0" w:firstColumn="1" w:lastColumn="0" w:noHBand="0" w:noVBand="1"/>
          </w:tblPr>
        </w:tblPrChange>
      </w:tblPr>
      <w:tblGrid>
        <w:gridCol w:w="3116"/>
        <w:gridCol w:w="3117"/>
        <w:gridCol w:w="3117"/>
        <w:tblGridChange w:id="108">
          <w:tblGrid>
            <w:gridCol w:w="3116"/>
            <w:gridCol w:w="3117"/>
            <w:gridCol w:w="3117"/>
          </w:tblGrid>
        </w:tblGridChange>
      </w:tblGrid>
      <w:tr w:rsidR="00E40B78" w:rsidRPr="00EC76D5" w14:paraId="3D16FFF3" w14:textId="77777777" w:rsidTr="00756C64">
        <w:trPr>
          <w:ins w:id="109" w:author="Stefan Bjornander" w:date="2015-04-26T09:44:00Z"/>
        </w:trPr>
        <w:tc>
          <w:tcPr>
            <w:tcW w:w="3116" w:type="dxa"/>
            <w:tcPrChange w:id="110" w:author="Stefan Bjornander" w:date="2015-04-26T09:46:00Z">
              <w:tcPr>
                <w:tcW w:w="3116" w:type="dxa"/>
              </w:tcPr>
            </w:tcPrChange>
          </w:tcPr>
          <w:p w14:paraId="61E3CDBE" w14:textId="77777777" w:rsidR="00E40B78" w:rsidRPr="00EC76D5" w:rsidRDefault="00E40B78" w:rsidP="00756C64">
            <w:pPr>
              <w:pStyle w:val="Code"/>
              <w:rPr>
                <w:ins w:id="111" w:author="Stefan Bjornander" w:date="2015-04-26T09:44:00Z"/>
              </w:rPr>
            </w:pPr>
            <w:ins w:id="112" w:author="Stefan Bjornander" w:date="2015-04-26T09:44:00Z">
              <w:r w:rsidRPr="00EC76D5">
                <w:t>if (a &lt; b)</w:t>
              </w:r>
            </w:ins>
          </w:p>
          <w:p w14:paraId="7B58DA65" w14:textId="77777777" w:rsidR="00E40B78" w:rsidRPr="00EC76D5" w:rsidRDefault="00E40B78" w:rsidP="00756C64">
            <w:pPr>
              <w:pStyle w:val="Code"/>
              <w:rPr>
                <w:ins w:id="113" w:author="Stefan Bjornander" w:date="2015-04-26T09:44:00Z"/>
              </w:rPr>
            </w:pPr>
            <w:ins w:id="114" w:author="Stefan Bjornander" w:date="2015-04-26T09:44:00Z">
              <w:r w:rsidRPr="00EC76D5">
                <w:t xml:space="preserve">  if (c &lt; d)</w:t>
              </w:r>
            </w:ins>
          </w:p>
          <w:p w14:paraId="1ABF55DF" w14:textId="77777777" w:rsidR="00E40B78" w:rsidRPr="00EC76D5" w:rsidRDefault="00E40B78" w:rsidP="00756C64">
            <w:pPr>
              <w:pStyle w:val="Code"/>
              <w:rPr>
                <w:ins w:id="115" w:author="Stefan Bjornander" w:date="2015-04-26T09:44:00Z"/>
              </w:rPr>
            </w:pPr>
            <w:ins w:id="116" w:author="Stefan Bjornander" w:date="2015-04-26T09:44:00Z">
              <w:r w:rsidRPr="00EC76D5">
                <w:t xml:space="preserve">    e = 1;</w:t>
              </w:r>
            </w:ins>
          </w:p>
          <w:p w14:paraId="394E052F" w14:textId="77777777" w:rsidR="00E40B78" w:rsidRPr="00EC76D5" w:rsidRDefault="00E40B78" w:rsidP="00756C64">
            <w:pPr>
              <w:pStyle w:val="Code"/>
              <w:rPr>
                <w:ins w:id="117" w:author="Stefan Bjornander" w:date="2015-04-26T09:44:00Z"/>
              </w:rPr>
            </w:pPr>
            <w:ins w:id="118" w:author="Stefan Bjornander" w:date="2015-04-26T09:44:00Z">
              <w:r w:rsidRPr="00EC76D5">
                <w:t xml:space="preserve">  else</w:t>
              </w:r>
            </w:ins>
          </w:p>
          <w:p w14:paraId="0129A642" w14:textId="77777777" w:rsidR="00E40B78" w:rsidRPr="00EC76D5" w:rsidDel="007E082A" w:rsidRDefault="00E40B78" w:rsidP="00756C64">
            <w:pPr>
              <w:pStyle w:val="Code"/>
              <w:rPr>
                <w:ins w:id="119" w:author="Stefan Bjornander" w:date="2015-04-26T09:44:00Z"/>
                <w:del w:id="120" w:author="Stefan Bjornander" w:date="2015-04-26T09:44:00Z"/>
              </w:rPr>
            </w:pPr>
            <w:ins w:id="121" w:author="Stefan Bjornander" w:date="2015-04-26T09:44:00Z">
              <w:r w:rsidRPr="00EC76D5">
                <w:t xml:space="preserve">    f = 2;</w:t>
              </w:r>
            </w:ins>
          </w:p>
          <w:p w14:paraId="35DBDEB6" w14:textId="77777777" w:rsidR="00E40B78" w:rsidRPr="00EC76D5" w:rsidRDefault="00E40B78">
            <w:pPr>
              <w:pStyle w:val="Code"/>
              <w:rPr>
                <w:ins w:id="122" w:author="Stefan Bjornander" w:date="2015-04-26T09:44:00Z"/>
              </w:rPr>
              <w:pPrChange w:id="123" w:author="Stefan Bjornander" w:date="2015-04-26T09:44:00Z">
                <w:pPr/>
              </w:pPrChange>
            </w:pPr>
          </w:p>
        </w:tc>
        <w:tc>
          <w:tcPr>
            <w:tcW w:w="3117" w:type="dxa"/>
            <w:tcPrChange w:id="124" w:author="Stefan Bjornander" w:date="2015-04-26T09:46:00Z">
              <w:tcPr>
                <w:tcW w:w="3117" w:type="dxa"/>
              </w:tcPr>
            </w:tcPrChange>
          </w:tcPr>
          <w:p w14:paraId="4EFBB074" w14:textId="77777777" w:rsidR="00E40B78" w:rsidRPr="00EC76D5" w:rsidRDefault="00E40B78" w:rsidP="00756C64">
            <w:pPr>
              <w:pStyle w:val="Code"/>
            </w:pPr>
            <w:moveToRangeStart w:id="125" w:author="Stefan Bjornander" w:date="2015-04-26T09:44:00Z" w:name="move417804826"/>
            <w:moveTo w:id="126" w:author="Stefan Bjornander" w:date="2015-04-26T09:44:00Z">
              <w:r w:rsidRPr="00EC76D5">
                <w:t>if (a &lt; b) {</w:t>
              </w:r>
            </w:moveTo>
          </w:p>
          <w:p w14:paraId="28AD2A42" w14:textId="77777777" w:rsidR="00E40B78" w:rsidRPr="00EC76D5" w:rsidRDefault="00E40B78" w:rsidP="00756C64">
            <w:pPr>
              <w:pStyle w:val="Code"/>
            </w:pPr>
            <w:moveTo w:id="127" w:author="Stefan Bjornander" w:date="2015-04-26T09:44:00Z">
              <w:r w:rsidRPr="00EC76D5">
                <w:t xml:space="preserve">  if (c &lt; d)</w:t>
              </w:r>
            </w:moveTo>
          </w:p>
          <w:p w14:paraId="163AF0D5" w14:textId="77777777" w:rsidR="00E40B78" w:rsidRPr="00EC76D5" w:rsidRDefault="00E40B78" w:rsidP="00756C64">
            <w:pPr>
              <w:pStyle w:val="Code"/>
            </w:pPr>
            <w:moveTo w:id="128" w:author="Stefan Bjornander" w:date="2015-04-26T09:44:00Z">
              <w:r w:rsidRPr="00EC76D5">
                <w:t xml:space="preserve">    e = 1;</w:t>
              </w:r>
            </w:moveTo>
          </w:p>
          <w:p w14:paraId="6E35E076" w14:textId="77777777" w:rsidR="00E40B78" w:rsidRPr="00EC76D5" w:rsidRDefault="00E40B78" w:rsidP="00756C64">
            <w:pPr>
              <w:pStyle w:val="Code"/>
            </w:pPr>
            <w:moveTo w:id="129" w:author="Stefan Bjornander" w:date="2015-04-26T09:44:00Z">
              <w:r w:rsidRPr="00EC76D5">
                <w:t xml:space="preserve">  else</w:t>
              </w:r>
            </w:moveTo>
          </w:p>
          <w:p w14:paraId="23F0FAD7" w14:textId="77777777" w:rsidR="00E40B78" w:rsidRPr="00EC76D5" w:rsidRDefault="00E40B78" w:rsidP="00756C64">
            <w:pPr>
              <w:pStyle w:val="Code"/>
            </w:pPr>
            <w:moveTo w:id="130" w:author="Stefan Bjornander" w:date="2015-04-26T09:44:00Z">
              <w:r w:rsidRPr="00EC76D5">
                <w:t xml:space="preserve">    f = 2;</w:t>
              </w:r>
            </w:moveTo>
          </w:p>
          <w:p w14:paraId="6ED3DA34" w14:textId="77777777" w:rsidR="00E40B78" w:rsidRPr="00EC76D5" w:rsidDel="007E082A" w:rsidRDefault="00E40B78" w:rsidP="00756C64">
            <w:pPr>
              <w:pStyle w:val="Code"/>
              <w:rPr>
                <w:del w:id="131" w:author="Stefan Bjornander" w:date="2015-04-26T09:45:00Z"/>
              </w:rPr>
            </w:pPr>
            <w:moveTo w:id="132" w:author="Stefan Bjornander" w:date="2015-04-26T09:44:00Z">
              <w:r w:rsidRPr="00EC76D5">
                <w:t>}</w:t>
              </w:r>
            </w:moveTo>
          </w:p>
          <w:p w14:paraId="5066DD66" w14:textId="77777777" w:rsidR="00E40B78" w:rsidRPr="00EC76D5" w:rsidDel="007E082A" w:rsidRDefault="00E40B78" w:rsidP="00756C64">
            <w:pPr>
              <w:pStyle w:val="Code"/>
              <w:rPr>
                <w:del w:id="133" w:author="Stefan Bjornander" w:date="2015-04-26T09:45:00Z"/>
              </w:rPr>
            </w:pPr>
          </w:p>
          <w:moveToRangeEnd w:id="125"/>
          <w:p w14:paraId="15486A19" w14:textId="77777777" w:rsidR="00E40B78" w:rsidRPr="00EC76D5" w:rsidRDefault="00E40B78">
            <w:pPr>
              <w:pStyle w:val="Code"/>
              <w:rPr>
                <w:ins w:id="134" w:author="Stefan Bjornander" w:date="2015-04-26T09:44:00Z"/>
              </w:rPr>
              <w:pPrChange w:id="135" w:author="Stefan Bjornander" w:date="2015-04-26T09:45:00Z">
                <w:pPr/>
              </w:pPrChange>
            </w:pPr>
          </w:p>
        </w:tc>
        <w:tc>
          <w:tcPr>
            <w:tcW w:w="3117" w:type="dxa"/>
            <w:tcPrChange w:id="136" w:author="Stefan Bjornander" w:date="2015-04-26T09:46:00Z">
              <w:tcPr>
                <w:tcW w:w="3117" w:type="dxa"/>
              </w:tcPr>
            </w:tcPrChange>
          </w:tcPr>
          <w:p w14:paraId="161B04F8" w14:textId="77777777" w:rsidR="00E40B78" w:rsidRPr="00EC76D5" w:rsidRDefault="00E40B78" w:rsidP="00756C64">
            <w:pPr>
              <w:pStyle w:val="Code"/>
            </w:pPr>
            <w:moveToRangeStart w:id="137" w:author="Stefan Bjornander" w:date="2015-04-26T09:45:00Z" w:name="move417804833"/>
            <w:moveTo w:id="138" w:author="Stefan Bjornander" w:date="2015-04-26T09:45:00Z">
              <w:r w:rsidRPr="00EC76D5">
                <w:t>if (a &lt; b)</w:t>
              </w:r>
            </w:moveTo>
          </w:p>
          <w:p w14:paraId="259A674D" w14:textId="77777777" w:rsidR="00E40B78" w:rsidRPr="00EC76D5" w:rsidRDefault="00E40B78" w:rsidP="00756C64">
            <w:pPr>
              <w:pStyle w:val="Code"/>
            </w:pPr>
            <w:moveTo w:id="139" w:author="Stefan Bjornander" w:date="2015-04-26T09:45:00Z">
              <w:r w:rsidRPr="00EC76D5">
                <w:t xml:space="preserve">  if (c &lt; d) {</w:t>
              </w:r>
            </w:moveTo>
          </w:p>
          <w:p w14:paraId="2F79BA35" w14:textId="77777777" w:rsidR="00E40B78" w:rsidRPr="00EC76D5" w:rsidRDefault="00E40B78" w:rsidP="00756C64">
            <w:pPr>
              <w:pStyle w:val="Code"/>
            </w:pPr>
            <w:moveTo w:id="140" w:author="Stefan Bjornander" w:date="2015-04-26T09:45:00Z">
              <w:r w:rsidRPr="00EC76D5">
                <w:t xml:space="preserve">    e = 1;</w:t>
              </w:r>
            </w:moveTo>
          </w:p>
          <w:p w14:paraId="6BE956CC" w14:textId="77777777" w:rsidR="00E40B78" w:rsidRPr="00EC76D5" w:rsidRDefault="00E40B78" w:rsidP="00756C64">
            <w:pPr>
              <w:pStyle w:val="Code"/>
            </w:pPr>
            <w:moveTo w:id="141" w:author="Stefan Bjornander" w:date="2015-04-26T09:45:00Z">
              <w:r w:rsidRPr="00EC76D5">
                <w:t xml:space="preserve">  }</w:t>
              </w:r>
            </w:moveTo>
          </w:p>
          <w:p w14:paraId="71B3BE40" w14:textId="77777777" w:rsidR="00E40B78" w:rsidRPr="00EC76D5" w:rsidRDefault="00E40B78" w:rsidP="00756C64">
            <w:pPr>
              <w:pStyle w:val="Code"/>
            </w:pPr>
            <w:moveTo w:id="142" w:author="Stefan Bjornander" w:date="2015-04-26T09:45:00Z">
              <w:r w:rsidRPr="00EC76D5">
                <w:t>else</w:t>
              </w:r>
            </w:moveTo>
          </w:p>
          <w:p w14:paraId="17969E0E" w14:textId="77777777" w:rsidR="00E40B78" w:rsidRPr="00EC76D5" w:rsidDel="007E082A" w:rsidRDefault="00E40B78" w:rsidP="00756C64">
            <w:pPr>
              <w:pStyle w:val="Code"/>
              <w:rPr>
                <w:del w:id="143" w:author="Stefan Bjornander" w:date="2015-04-26T09:45:00Z"/>
              </w:rPr>
            </w:pPr>
            <w:moveTo w:id="144" w:author="Stefan Bjornander" w:date="2015-04-26T09:45:00Z">
              <w:r w:rsidRPr="00EC76D5">
                <w:t xml:space="preserve">  f = 2;</w:t>
              </w:r>
            </w:moveTo>
          </w:p>
          <w:moveToRangeEnd w:id="137"/>
          <w:p w14:paraId="083A3BDB" w14:textId="77777777" w:rsidR="00E40B78" w:rsidRPr="00EC76D5" w:rsidRDefault="00E40B78">
            <w:pPr>
              <w:pStyle w:val="Code"/>
              <w:rPr>
                <w:ins w:id="145" w:author="Stefan Bjornander" w:date="2015-04-26T09:44:00Z"/>
              </w:rPr>
              <w:pPrChange w:id="146" w:author="Stefan Bjornander" w:date="2015-04-26T09:45:00Z">
                <w:pPr/>
              </w:pPrChange>
            </w:pPr>
          </w:p>
        </w:tc>
      </w:tr>
    </w:tbl>
    <w:p w14:paraId="3665DA61" w14:textId="77777777" w:rsidR="00E40B78" w:rsidRPr="00EC76D5" w:rsidRDefault="00E40B78" w:rsidP="00E40B78">
      <w:pPr>
        <w:pStyle w:val="Code"/>
        <w:rPr>
          <w:ins w:id="147" w:author="Stefan Bjornander" w:date="2015-04-26T09:49:00Z"/>
        </w:rPr>
      </w:pPr>
    </w:p>
    <w:p w14:paraId="7C77918D" w14:textId="2CE8676E" w:rsidR="00E40B78" w:rsidRPr="00EC76D5" w:rsidRDefault="00E40B78">
      <w:pPr>
        <w:rPr>
          <w:ins w:id="148" w:author="Stefan Bjornander" w:date="2015-04-26T09:52:00Z"/>
        </w:rPr>
        <w:pPrChange w:id="149" w:author="Stefan Bjornander" w:date="2015-04-26T09:51:00Z">
          <w:pPr>
            <w:pStyle w:val="Code"/>
          </w:pPr>
        </w:pPrChange>
      </w:pPr>
      <w:r w:rsidRPr="00EC76D5">
        <w:t xml:space="preserve">Below is a simple set of statement rules. Unfortunately, they are </w:t>
      </w:r>
      <w:ins w:id="150" w:author="Stefan Bjornander" w:date="2015-04-26T09:53:00Z">
        <w:r w:rsidRPr="00EC76D5">
          <w:t>ambiguous</w:t>
        </w:r>
      </w:ins>
      <w:ins w:id="151" w:author="Stefan Bjornander" w:date="2015-04-26T09:50:00Z">
        <w:r w:rsidRPr="00EC76D5">
          <w:t xml:space="preserve"> in that way that </w:t>
        </w:r>
      </w:ins>
      <w:ins w:id="152" w:author="Stefan Bjornander" w:date="2015-04-26T09:52:00Z">
        <w:r w:rsidRPr="00EC76D5">
          <w:t xml:space="preserve">the </w:t>
        </w:r>
      </w:ins>
      <w:r w:rsidRPr="00EC76D5">
        <w:t xml:space="preserve">an </w:t>
      </w:r>
      <w:ins w:id="153" w:author="Stefan Bjornander" w:date="2015-04-26T09:52:00Z">
        <w:r w:rsidRPr="00EC76D5">
          <w:rPr>
            <w:rStyle w:val="CodeInText"/>
            <w:rPrChange w:id="154" w:author="Stefan Bjornander" w:date="2015-04-26T09:58:00Z">
              <w:rPr/>
            </w:rPrChange>
          </w:rPr>
          <w:t>else</w:t>
        </w:r>
        <w:r w:rsidRPr="00EC76D5">
          <w:t xml:space="preserve"> </w:t>
        </w:r>
      </w:ins>
      <w:r w:rsidRPr="00EC76D5">
        <w:t xml:space="preserve">does not have to be connected to the latest </w:t>
      </w:r>
      <w:r w:rsidR="00631510" w:rsidRPr="00EC76D5">
        <w:t>preceding</w:t>
      </w:r>
      <w:ins w:id="155" w:author="Stefan Bjornander" w:date="2015-04-26T09:52:00Z">
        <w:r w:rsidRPr="00EC76D5">
          <w:t xml:space="preserve"> </w:t>
        </w:r>
        <w:r w:rsidRPr="00EC76D5">
          <w:rPr>
            <w:rStyle w:val="CodeInText"/>
            <w:rPrChange w:id="156" w:author="Stefan Bjornander" w:date="2015-04-26T09:58:00Z">
              <w:rPr/>
            </w:rPrChange>
          </w:rPr>
          <w:t>if</w:t>
        </w:r>
        <w:r w:rsidRPr="00EC76D5">
          <w:t xml:space="preserve">, </w:t>
        </w:r>
      </w:ins>
      <w:r w:rsidRPr="00EC76D5">
        <w:t xml:space="preserve">resulting in both the middle and rightmost semantically interpretation above, </w:t>
      </w:r>
      <w:ins w:id="157" w:author="Stefan Bjornander" w:date="2015-04-26T09:52:00Z">
        <w:r w:rsidRPr="00EC76D5">
          <w:t>depending in which order the rules are applied.</w:t>
        </w:r>
      </w:ins>
    </w:p>
    <w:p w14:paraId="1217D805" w14:textId="77777777" w:rsidR="00E40B78" w:rsidRPr="00EC76D5" w:rsidRDefault="00E40B78" w:rsidP="00E40B78">
      <w:pPr>
        <w:pStyle w:val="Code"/>
        <w:rPr>
          <w:ins w:id="158" w:author="Stefan Bjornander" w:date="2015-04-26T09:49:00Z"/>
        </w:rPr>
      </w:pPr>
      <w:ins w:id="159" w:author="Stefan Bjornander" w:date="2015-04-26T09:47:00Z">
        <w:r w:rsidRPr="00EC76D5">
          <w:t>statement ::=</w:t>
        </w:r>
      </w:ins>
    </w:p>
    <w:p w14:paraId="37C6ECCB" w14:textId="77777777" w:rsidR="00E40B78" w:rsidRPr="00EC76D5" w:rsidRDefault="00E40B78" w:rsidP="00E40B78">
      <w:pPr>
        <w:pStyle w:val="Code"/>
        <w:rPr>
          <w:ins w:id="160" w:author="Stefan Bjornander" w:date="2015-04-26T09:47:00Z"/>
        </w:rPr>
      </w:pPr>
      <w:ins w:id="161" w:author="Stefan Bjornander" w:date="2015-04-26T09:49:00Z">
        <w:r w:rsidRPr="00EC76D5">
          <w:t xml:space="preserve">   </w:t>
        </w:r>
      </w:ins>
      <w:r w:rsidRPr="00EC76D5">
        <w:t xml:space="preserve"> </w:t>
      </w:r>
      <w:ins w:id="162" w:author="Stefan Bjornander" w:date="2015-04-26T09:49:00Z">
        <w:r w:rsidRPr="00EC76D5">
          <w:t xml:space="preserve">IF LEFT_PAREN </w:t>
        </w:r>
      </w:ins>
      <w:ins w:id="163" w:author="Stefan Bjornander" w:date="2015-04-26T10:08:00Z">
        <w:r w:rsidRPr="00EC76D5">
          <w:t xml:space="preserve">logical_expression </w:t>
        </w:r>
      </w:ins>
      <w:ins w:id="164" w:author="Stefan Bjornander" w:date="2015-04-26T09:49:00Z">
        <w:r w:rsidRPr="00EC76D5">
          <w:t>RIGHT_PAREN statement</w:t>
        </w:r>
      </w:ins>
    </w:p>
    <w:p w14:paraId="6576EB54" w14:textId="77777777" w:rsidR="00E40B78" w:rsidRPr="00EC76D5" w:rsidRDefault="00E40B78" w:rsidP="00E40B78">
      <w:pPr>
        <w:pStyle w:val="Code"/>
        <w:rPr>
          <w:ins w:id="165" w:author="Stefan Bjornander" w:date="2015-04-26T09:49:00Z"/>
        </w:rPr>
      </w:pPr>
      <w:ins w:id="166" w:author="Stefan Bjornander" w:date="2015-04-26T09:49:00Z">
        <w:r w:rsidRPr="00EC76D5">
          <w:t xml:space="preserve"> </w:t>
        </w:r>
      </w:ins>
      <w:r w:rsidRPr="00EC76D5">
        <w:t xml:space="preserve"> </w:t>
      </w:r>
      <w:ins w:id="167" w:author="Stefan Bjornander" w:date="2015-04-26T09:49:00Z">
        <w:r w:rsidRPr="00EC76D5">
          <w:t>|</w:t>
        </w:r>
      </w:ins>
      <w:r w:rsidRPr="00EC76D5">
        <w:t xml:space="preserve"> </w:t>
      </w:r>
      <w:ins w:id="168" w:author="Stefan Bjornander" w:date="2015-04-26T09:49:00Z">
        <w:r w:rsidRPr="00EC76D5">
          <w:t xml:space="preserve">IF LEFT_PAREN </w:t>
        </w:r>
      </w:ins>
      <w:ins w:id="169" w:author="Stefan Bjornander" w:date="2015-04-26T10:08:00Z">
        <w:r w:rsidRPr="00EC76D5">
          <w:t xml:space="preserve">logical_expression </w:t>
        </w:r>
      </w:ins>
      <w:ins w:id="170" w:author="Stefan Bjornander" w:date="2015-04-26T09:49:00Z">
        <w:r w:rsidRPr="00EC76D5">
          <w:t>RIGHT_PAREN statement ELSE statement</w:t>
        </w:r>
      </w:ins>
    </w:p>
    <w:p w14:paraId="10E46555" w14:textId="77777777" w:rsidR="00343F16" w:rsidRPr="00EC76D5" w:rsidRDefault="00E40B78" w:rsidP="00E40B78">
      <w:pPr>
        <w:pStyle w:val="Code"/>
      </w:pPr>
      <w:ins w:id="171" w:author="Stefan Bjornander" w:date="2015-04-26T10:08:00Z">
        <w:r w:rsidRPr="00EC76D5">
          <w:t xml:space="preserve">  | </w:t>
        </w:r>
      </w:ins>
      <w:r w:rsidR="00343F16" w:rsidRPr="00EC76D5">
        <w:t>...</w:t>
      </w:r>
    </w:p>
    <w:p w14:paraId="31CAC726" w14:textId="77777777" w:rsidR="00E40B78" w:rsidRPr="00EC76D5" w:rsidRDefault="00E40B78">
      <w:pPr>
        <w:rPr>
          <w:ins w:id="172" w:author="Stefan Bjornander" w:date="2015-04-26T09:47:00Z"/>
        </w:rPr>
        <w:pPrChange w:id="173" w:author="Stefan Bjornander" w:date="2015-04-26T09:25:00Z">
          <w:pPr>
            <w:pStyle w:val="Code"/>
          </w:pPr>
        </w:pPrChange>
      </w:pPr>
      <w:ins w:id="174" w:author="Stefan Bjornander" w:date="2015-04-26T09:51:00Z">
        <w:r w:rsidRPr="00EC76D5">
          <w:t xml:space="preserve">To solve the problem, we need a more complicated </w:t>
        </w:r>
      </w:ins>
      <w:ins w:id="175" w:author="Stefan Bjornander" w:date="2015-04-26T09:53:00Z">
        <w:r w:rsidRPr="00EC76D5">
          <w:t>set of rules</w:t>
        </w:r>
      </w:ins>
      <w:r w:rsidRPr="00EC76D5">
        <w:t xml:space="preserve"> that works with open and closed statements.</w:t>
      </w:r>
      <w:ins w:id="176" w:author="Stefan Bjornander" w:date="2015-04-26T09:54:00Z">
        <w:r w:rsidRPr="00EC76D5">
          <w:t xml:space="preserve"> The </w:t>
        </w:r>
      </w:ins>
      <w:ins w:id="177" w:author="Stefan Bjornander" w:date="2015-04-26T09:57:00Z">
        <w:r w:rsidRPr="00EC76D5">
          <w:t xml:space="preserve">following set is unambiguous in that way that it always connects each </w:t>
        </w:r>
        <w:r w:rsidRPr="00EC76D5">
          <w:rPr>
            <w:rStyle w:val="CodeInText"/>
            <w:rPrChange w:id="178" w:author="Stefan Bjornander" w:date="2015-04-26T09:58:00Z">
              <w:rPr/>
            </w:rPrChange>
          </w:rPr>
          <w:t>else</w:t>
        </w:r>
        <w:r w:rsidRPr="00EC76D5">
          <w:t xml:space="preserve"> with the</w:t>
        </w:r>
      </w:ins>
      <w:ins w:id="179" w:author="Stefan Bjornander" w:date="2015-04-26T09:58:00Z">
        <w:r w:rsidRPr="00EC76D5">
          <w:t xml:space="preserve"> latest preceding</w:t>
        </w:r>
      </w:ins>
      <w:ins w:id="180" w:author="Stefan Bjornander" w:date="2015-04-26T09:57:00Z">
        <w:r w:rsidRPr="00EC76D5">
          <w:t xml:space="preserve"> </w:t>
        </w:r>
      </w:ins>
      <w:ins w:id="181" w:author="Stefan Bjornander" w:date="2015-04-26T09:58:00Z">
        <w:r w:rsidRPr="00EC76D5">
          <w:rPr>
            <w:rStyle w:val="CodeInText"/>
            <w:rPrChange w:id="182" w:author="Stefan Bjornander" w:date="2015-04-26T09:58:00Z">
              <w:rPr/>
            </w:rPrChange>
          </w:rPr>
          <w:t>if</w:t>
        </w:r>
      </w:ins>
      <w:r w:rsidRPr="00EC76D5">
        <w:t>, with compiles to the semantics of C. A theoretical explanation of the open-closed statement solution is beyond the scope of this book, but I recommend the Dragon Book by Aho et al. for a closer look.</w:t>
      </w:r>
    </w:p>
    <w:p w14:paraId="4B46D72B" w14:textId="77777777" w:rsidR="00E40B78" w:rsidRPr="00EC76D5" w:rsidRDefault="00E40B78">
      <w:pPr>
        <w:pStyle w:val="Code"/>
        <w:rPr>
          <w:ins w:id="183" w:author="Stefan Bjornander" w:date="2015-04-26T10:07:00Z"/>
        </w:rPr>
        <w:pPrChange w:id="184" w:author="Stefan Bjornander" w:date="2015-04-26T10:07:00Z">
          <w:pPr/>
        </w:pPrChange>
      </w:pPr>
      <w:ins w:id="185" w:author="Stefan Bjornander" w:date="2015-04-26T10:07:00Z">
        <w:r w:rsidRPr="00EC76D5">
          <w:lastRenderedPageBreak/>
          <w:t>statement ::=</w:t>
        </w:r>
      </w:ins>
    </w:p>
    <w:p w14:paraId="77B968B4" w14:textId="77777777" w:rsidR="00E40B78" w:rsidRPr="00EC76D5" w:rsidRDefault="00E40B78">
      <w:pPr>
        <w:pStyle w:val="Code"/>
        <w:rPr>
          <w:ins w:id="186" w:author="Stefan Bjornander" w:date="2015-04-26T10:07:00Z"/>
        </w:rPr>
        <w:pPrChange w:id="187" w:author="Stefan Bjornander" w:date="2015-04-26T10:07:00Z">
          <w:pPr/>
        </w:pPrChange>
      </w:pPr>
      <w:ins w:id="188" w:author="Stefan Bjornander" w:date="2015-04-26T10:07:00Z">
        <w:r w:rsidRPr="00EC76D5">
          <w:t xml:space="preserve">    open_statement</w:t>
        </w:r>
      </w:ins>
    </w:p>
    <w:p w14:paraId="1EF2CAA9" w14:textId="77777777" w:rsidR="00E40B78" w:rsidRPr="00EC76D5" w:rsidRDefault="00E40B78" w:rsidP="00E40B78">
      <w:pPr>
        <w:pStyle w:val="Code"/>
        <w:rPr>
          <w:ins w:id="189" w:author="Stefan Bjornander" w:date="2015-04-26T10:07:00Z"/>
        </w:rPr>
      </w:pPr>
      <w:ins w:id="190" w:author="Stefan Bjornander" w:date="2015-04-26T10:07:00Z">
        <w:r w:rsidRPr="00EC76D5">
          <w:t xml:space="preserve">  | closed_statement;</w:t>
        </w:r>
      </w:ins>
    </w:p>
    <w:p w14:paraId="6355863E" w14:textId="77777777" w:rsidR="00E40B78" w:rsidRPr="00EC76D5" w:rsidRDefault="00E40B78" w:rsidP="00E40B78">
      <w:pPr>
        <w:pStyle w:val="Code"/>
        <w:rPr>
          <w:ins w:id="191" w:author="Stefan Bjornander" w:date="2015-04-26T10:07:00Z"/>
        </w:rPr>
      </w:pPr>
    </w:p>
    <w:p w14:paraId="630BD1FC" w14:textId="77777777" w:rsidR="00E40B78" w:rsidRPr="00EC76D5" w:rsidRDefault="00E40B78" w:rsidP="00E40B78">
      <w:pPr>
        <w:pStyle w:val="Code"/>
        <w:rPr>
          <w:ins w:id="192" w:author="Stefan Bjornander" w:date="2015-04-26T10:08:00Z"/>
        </w:rPr>
      </w:pPr>
      <w:ins w:id="193" w:author="Stefan Bjornander" w:date="2015-04-26T10:08:00Z">
        <w:r w:rsidRPr="00EC76D5">
          <w:t>open_statement ::=</w:t>
        </w:r>
      </w:ins>
    </w:p>
    <w:p w14:paraId="5783AC1A" w14:textId="77777777" w:rsidR="00E40B78" w:rsidRPr="00EC76D5" w:rsidRDefault="00E40B78" w:rsidP="00E40B78">
      <w:pPr>
        <w:pStyle w:val="Code"/>
        <w:rPr>
          <w:ins w:id="194" w:author="Stefan Bjornander" w:date="2015-04-26T10:08:00Z"/>
        </w:rPr>
      </w:pPr>
      <w:ins w:id="195" w:author="Stefan Bjornander" w:date="2015-04-26T10:08:00Z">
        <w:r w:rsidRPr="00EC76D5">
          <w:t xml:space="preserve">    IF LEFT_PAREN logical_expression RIGHT_PAREN statement</w:t>
        </w:r>
      </w:ins>
    </w:p>
    <w:p w14:paraId="716E4F70" w14:textId="77777777" w:rsidR="00E40B78" w:rsidRPr="00EC76D5" w:rsidRDefault="00E40B78" w:rsidP="00E40B78">
      <w:pPr>
        <w:pStyle w:val="Code"/>
        <w:rPr>
          <w:ins w:id="196" w:author="Stefan Bjornander" w:date="2015-04-26T10:09:00Z"/>
        </w:rPr>
      </w:pPr>
      <w:ins w:id="197" w:author="Stefan Bjornander" w:date="2015-04-26T10:08:00Z">
        <w:r w:rsidRPr="00EC76D5">
          <w:t xml:space="preserve">  | IF LEFT_PAREN logical_expression RIGHT_PAREN</w:t>
        </w:r>
      </w:ins>
      <w:ins w:id="198" w:author="Stefan Bjornander" w:date="2015-04-26T10:09:00Z">
        <w:r w:rsidRPr="00EC76D5">
          <w:t xml:space="preserve"> </w:t>
        </w:r>
      </w:ins>
      <w:ins w:id="199" w:author="Stefan Bjornander" w:date="2015-04-26T10:08:00Z">
        <w:r w:rsidRPr="00EC76D5">
          <w:t>closed_statement</w:t>
        </w:r>
      </w:ins>
    </w:p>
    <w:p w14:paraId="2FEA6E67" w14:textId="77777777" w:rsidR="00E40B78" w:rsidRPr="00EC76D5" w:rsidRDefault="00E40B78" w:rsidP="00E40B78">
      <w:pPr>
        <w:pStyle w:val="Code"/>
        <w:rPr>
          <w:ins w:id="200" w:author="Stefan Bjornander" w:date="2015-04-26T10:08:00Z"/>
        </w:rPr>
      </w:pPr>
      <w:ins w:id="201" w:author="Stefan Bjornander" w:date="2015-04-26T10:09:00Z">
        <w:r w:rsidRPr="00EC76D5">
          <w:t xml:space="preserve">   </w:t>
        </w:r>
      </w:ins>
      <w:ins w:id="202" w:author="Stefan Bjornander" w:date="2015-04-26T10:08:00Z">
        <w:r w:rsidRPr="00EC76D5">
          <w:t xml:space="preserve"> ELSE open_statement</w:t>
        </w:r>
      </w:ins>
    </w:p>
    <w:p w14:paraId="4F9A42DA" w14:textId="77777777" w:rsidR="00E40B78" w:rsidRPr="00EC76D5" w:rsidRDefault="00E40B78" w:rsidP="00E40B78">
      <w:pPr>
        <w:pStyle w:val="Code"/>
        <w:rPr>
          <w:ins w:id="203" w:author="Stefan Bjornander" w:date="2015-04-26T10:08:00Z"/>
        </w:rPr>
      </w:pPr>
      <w:ins w:id="204" w:author="Stefan Bjornander" w:date="2015-04-26T10:08:00Z">
        <w:r w:rsidRPr="00EC76D5">
          <w:t xml:space="preserve">  | </w:t>
        </w:r>
      </w:ins>
      <w:ins w:id="205" w:author="Stefan Bjornander" w:date="2015-04-26T10:09:00Z">
        <w:r w:rsidRPr="00EC76D5">
          <w:t>SWITCH</w:t>
        </w:r>
      </w:ins>
      <w:ins w:id="206" w:author="Stefan Bjornander" w:date="2015-04-26T10:08:00Z">
        <w:r w:rsidRPr="00EC76D5">
          <w:t xml:space="preserve"> LEFT_PAREN expression RIGHT_PAREN open_statement</w:t>
        </w:r>
      </w:ins>
    </w:p>
    <w:p w14:paraId="6C039270" w14:textId="77777777" w:rsidR="00E40B78" w:rsidRPr="00EC76D5" w:rsidRDefault="00E40B78" w:rsidP="00E40B78">
      <w:pPr>
        <w:pStyle w:val="Code"/>
        <w:rPr>
          <w:ins w:id="207" w:author="Stefan Bjornander" w:date="2015-04-26T10:08:00Z"/>
        </w:rPr>
      </w:pPr>
      <w:ins w:id="208" w:author="Stefan Bjornander" w:date="2015-04-26T10:08:00Z">
        <w:r w:rsidRPr="00EC76D5">
          <w:t xml:space="preserve">  | CASE constant_expression COLON open_statement</w:t>
        </w:r>
      </w:ins>
    </w:p>
    <w:p w14:paraId="6015CC72" w14:textId="77777777" w:rsidR="00E40B78" w:rsidRPr="00EC76D5" w:rsidRDefault="00E40B78" w:rsidP="00E40B78">
      <w:pPr>
        <w:pStyle w:val="Code"/>
        <w:rPr>
          <w:ins w:id="209" w:author="Stefan Bjornander" w:date="2015-04-26T10:08:00Z"/>
        </w:rPr>
      </w:pPr>
      <w:ins w:id="210" w:author="Stefan Bjornander" w:date="2015-04-26T10:08:00Z">
        <w:r w:rsidRPr="00EC76D5">
          <w:t xml:space="preserve">  | </w:t>
        </w:r>
      </w:ins>
      <w:ins w:id="211" w:author="Stefan Bjornander" w:date="2015-04-26T10:10:00Z">
        <w:r w:rsidRPr="00EC76D5">
          <w:t>WHILE</w:t>
        </w:r>
      </w:ins>
      <w:ins w:id="212" w:author="Stefan Bjornander" w:date="2015-04-26T10:11:00Z">
        <w:r w:rsidRPr="00EC76D5">
          <w:t xml:space="preserve"> </w:t>
        </w:r>
      </w:ins>
      <w:ins w:id="213" w:author="Stefan Bjornander" w:date="2015-04-26T10:08:00Z">
        <w:r w:rsidRPr="00EC76D5">
          <w:t xml:space="preserve">LEFT_PAREN logical_expression RIGHT_PAREN open_statement </w:t>
        </w:r>
      </w:ins>
    </w:p>
    <w:p w14:paraId="3F5111B3" w14:textId="77777777" w:rsidR="00E40B78" w:rsidRPr="00EC76D5" w:rsidRDefault="00E40B78" w:rsidP="00E40B78">
      <w:pPr>
        <w:pStyle w:val="Code"/>
      </w:pPr>
      <w:ins w:id="214" w:author="Stefan Bjornander" w:date="2015-04-26T10:08:00Z">
        <w:r w:rsidRPr="00EC76D5">
          <w:t xml:space="preserve">  | </w:t>
        </w:r>
      </w:ins>
      <w:ins w:id="215" w:author="Stefan Bjornander" w:date="2015-04-26T10:11:00Z">
        <w:r w:rsidRPr="00EC76D5">
          <w:t>FOR</w:t>
        </w:r>
      </w:ins>
      <w:ins w:id="216" w:author="Stefan Bjornander" w:date="2015-04-26T10:08:00Z">
        <w:r w:rsidRPr="00EC76D5">
          <w:t xml:space="preserve"> LEFT_PAREN optional_expression </w:t>
        </w:r>
      </w:ins>
      <w:r w:rsidRPr="00EC76D5">
        <w:t>SEMICOLON</w:t>
      </w:r>
      <w:ins w:id="217" w:author="Stefan Bjornander" w:date="2015-04-26T10:11:00Z">
        <w:r w:rsidRPr="00EC76D5">
          <w:t xml:space="preserve"> </w:t>
        </w:r>
      </w:ins>
      <w:ins w:id="218" w:author="Stefan Bjornander" w:date="2015-04-26T10:08:00Z">
        <w:r w:rsidRPr="00EC76D5">
          <w:t>optional_logical_expression</w:t>
        </w:r>
      </w:ins>
    </w:p>
    <w:p w14:paraId="2420C32A" w14:textId="77777777" w:rsidR="00E40B78" w:rsidRPr="00EC76D5" w:rsidRDefault="00E40B78" w:rsidP="00E40B78">
      <w:pPr>
        <w:pStyle w:val="Code"/>
        <w:rPr>
          <w:ins w:id="219" w:author="Stefan Bjornander" w:date="2015-04-26T10:08:00Z"/>
        </w:rPr>
      </w:pPr>
      <w:r w:rsidRPr="00EC76D5">
        <w:t xml:space="preserve">    SEMICOLON </w:t>
      </w:r>
      <w:ins w:id="220" w:author="Stefan Bjornander" w:date="2015-04-26T10:08:00Z">
        <w:r w:rsidRPr="00EC76D5">
          <w:t>optional_expression RIGHT_PAREN</w:t>
        </w:r>
      </w:ins>
      <w:ins w:id="221" w:author="Stefan Bjornander" w:date="2015-04-26T10:12:00Z">
        <w:r w:rsidRPr="00EC76D5">
          <w:t xml:space="preserve"> </w:t>
        </w:r>
      </w:ins>
      <w:ins w:id="222" w:author="Stefan Bjornander" w:date="2015-04-26T10:08:00Z">
        <w:r w:rsidRPr="00EC76D5">
          <w:t>open_statement</w:t>
        </w:r>
      </w:ins>
    </w:p>
    <w:p w14:paraId="17EBF282" w14:textId="77777777" w:rsidR="00E40B78" w:rsidRPr="00EC76D5" w:rsidRDefault="00E40B78" w:rsidP="00E40B78">
      <w:pPr>
        <w:pStyle w:val="Code"/>
        <w:rPr>
          <w:ins w:id="223" w:author="Stefan Bjornander" w:date="2015-04-26T10:12:00Z"/>
        </w:rPr>
      </w:pPr>
      <w:ins w:id="224" w:author="Stefan Bjornander" w:date="2015-04-26T10:08:00Z">
        <w:r w:rsidRPr="00EC76D5">
          <w:t xml:space="preserve">  | IDENTIFIER COLON open_statement</w:t>
        </w:r>
      </w:ins>
      <w:ins w:id="225" w:author="Stefan Bjornander" w:date="2015-04-26T10:12:00Z">
        <w:r w:rsidRPr="00EC76D5">
          <w:t>;</w:t>
        </w:r>
      </w:ins>
    </w:p>
    <w:p w14:paraId="51C32D4F" w14:textId="77777777" w:rsidR="00E40B78" w:rsidRPr="00EC76D5" w:rsidRDefault="00E40B78" w:rsidP="00E40B78">
      <w:pPr>
        <w:pStyle w:val="Code"/>
        <w:rPr>
          <w:ins w:id="226" w:author="Stefan Bjornander" w:date="2015-04-26T10:08:00Z"/>
        </w:rPr>
      </w:pPr>
    </w:p>
    <w:p w14:paraId="47ADFF7F" w14:textId="77777777" w:rsidR="00E40B78" w:rsidRPr="00EC76D5" w:rsidRDefault="00E40B78" w:rsidP="00E40B78">
      <w:pPr>
        <w:pStyle w:val="Code"/>
        <w:rPr>
          <w:ins w:id="227" w:author="Stefan Bjornander" w:date="2015-04-26T10:08:00Z"/>
        </w:rPr>
      </w:pPr>
      <w:ins w:id="228" w:author="Stefan Bjornander" w:date="2015-04-26T10:08:00Z">
        <w:r w:rsidRPr="00EC76D5">
          <w:t>closed_statement ::=</w:t>
        </w:r>
      </w:ins>
    </w:p>
    <w:p w14:paraId="792F9622" w14:textId="77777777" w:rsidR="00E40B78" w:rsidRPr="00EC76D5" w:rsidRDefault="00E40B78" w:rsidP="00E40B78">
      <w:pPr>
        <w:pStyle w:val="Code"/>
      </w:pPr>
      <w:ins w:id="229" w:author="Stefan Bjornander" w:date="2015-04-26T10:08:00Z">
        <w:r w:rsidRPr="00EC76D5">
          <w:t xml:space="preserve">    IF LEFT_PAREN logical_expression RIGHT_PAREN closed_statement</w:t>
        </w:r>
      </w:ins>
    </w:p>
    <w:p w14:paraId="319F7EE1" w14:textId="77777777" w:rsidR="00E40B78" w:rsidRPr="00EC76D5" w:rsidRDefault="00E40B78" w:rsidP="00E40B78">
      <w:pPr>
        <w:pStyle w:val="Code"/>
        <w:rPr>
          <w:ins w:id="230" w:author="Stefan Bjornander" w:date="2015-04-26T10:08:00Z"/>
        </w:rPr>
      </w:pPr>
      <w:r w:rsidRPr="00EC76D5">
        <w:t xml:space="preserve">   </w:t>
      </w:r>
      <w:ins w:id="231" w:author="Stefan Bjornander" w:date="2015-04-26T10:08:00Z">
        <w:r w:rsidRPr="00EC76D5">
          <w:t xml:space="preserve"> ELSE</w:t>
        </w:r>
      </w:ins>
      <w:ins w:id="232" w:author="Stefan Bjornander" w:date="2015-04-26T10:13:00Z">
        <w:r w:rsidRPr="00EC76D5">
          <w:t xml:space="preserve"> </w:t>
        </w:r>
      </w:ins>
      <w:ins w:id="233" w:author="Stefan Bjornander" w:date="2015-04-26T10:08:00Z">
        <w:r w:rsidRPr="00EC76D5">
          <w:t>closed_statement</w:t>
        </w:r>
      </w:ins>
    </w:p>
    <w:p w14:paraId="4ED34033" w14:textId="77777777" w:rsidR="00E40B78" w:rsidRPr="00EC76D5" w:rsidRDefault="00E40B78" w:rsidP="00E40B78">
      <w:pPr>
        <w:pStyle w:val="Code"/>
        <w:rPr>
          <w:ins w:id="234" w:author="Stefan Bjornander" w:date="2015-04-26T10:08:00Z"/>
        </w:rPr>
      </w:pPr>
      <w:ins w:id="235" w:author="Stefan Bjornander" w:date="2015-04-26T10:08:00Z">
        <w:r w:rsidRPr="00EC76D5">
          <w:t xml:space="preserve">  | </w:t>
        </w:r>
      </w:ins>
      <w:ins w:id="236" w:author="Stefan Bjornander" w:date="2015-04-26T10:13:00Z">
        <w:r w:rsidRPr="00EC76D5">
          <w:t>SWITCH</w:t>
        </w:r>
      </w:ins>
      <w:ins w:id="237" w:author="Stefan Bjornander" w:date="2015-04-26T10:08:00Z">
        <w:r w:rsidRPr="00EC76D5">
          <w:t xml:space="preserve"> LEFT_PAREN expression RIGHT_PAREN closed_statement</w:t>
        </w:r>
      </w:ins>
    </w:p>
    <w:p w14:paraId="1952C2CA" w14:textId="77777777" w:rsidR="00E40B78" w:rsidRPr="00EC76D5" w:rsidRDefault="00E40B78" w:rsidP="00E40B78">
      <w:pPr>
        <w:pStyle w:val="Code"/>
        <w:rPr>
          <w:ins w:id="238" w:author="Stefan Bjornander" w:date="2015-04-26T10:08:00Z"/>
        </w:rPr>
      </w:pPr>
      <w:ins w:id="239" w:author="Stefan Bjornander" w:date="2015-04-26T10:08:00Z">
        <w:r w:rsidRPr="00EC76D5">
          <w:t xml:space="preserve">  | </w:t>
        </w:r>
      </w:ins>
      <w:ins w:id="240" w:author="Stefan Bjornander" w:date="2015-04-26T10:13:00Z">
        <w:r w:rsidRPr="00EC76D5">
          <w:t xml:space="preserve">WHILE </w:t>
        </w:r>
      </w:ins>
      <w:ins w:id="241" w:author="Stefan Bjornander" w:date="2015-04-26T10:08:00Z">
        <w:r w:rsidRPr="00EC76D5">
          <w:t>LEFT_PAREN logical_expression RIGHT_PAREN closed_statement</w:t>
        </w:r>
      </w:ins>
    </w:p>
    <w:p w14:paraId="17078631" w14:textId="77777777" w:rsidR="00E40B78" w:rsidRPr="00EC76D5" w:rsidRDefault="00E40B78" w:rsidP="00E40B78">
      <w:pPr>
        <w:pStyle w:val="Code"/>
      </w:pPr>
      <w:ins w:id="242" w:author="Stefan Bjornander" w:date="2015-04-26T10:08:00Z">
        <w:r w:rsidRPr="00EC76D5">
          <w:t xml:space="preserve">  | </w:t>
        </w:r>
      </w:ins>
      <w:ins w:id="243" w:author="Stefan Bjornander" w:date="2015-04-26T10:14:00Z">
        <w:r w:rsidRPr="00EC76D5">
          <w:t>FOR</w:t>
        </w:r>
      </w:ins>
      <w:ins w:id="244" w:author="Stefan Bjornander" w:date="2015-04-26T10:08:00Z">
        <w:r w:rsidRPr="00EC76D5">
          <w:t xml:space="preserve"> LEFT_PAREN optional_expression </w:t>
        </w:r>
      </w:ins>
      <w:r w:rsidRPr="00EC76D5">
        <w:t>SEMICOLON</w:t>
      </w:r>
      <w:ins w:id="245" w:author="Stefan Bjornander" w:date="2015-04-26T10:14:00Z">
        <w:r w:rsidRPr="00EC76D5">
          <w:t xml:space="preserve"> </w:t>
        </w:r>
      </w:ins>
      <w:ins w:id="246" w:author="Stefan Bjornander" w:date="2015-04-26T10:08:00Z">
        <w:r w:rsidRPr="00EC76D5">
          <w:t>optional_logical_expression</w:t>
        </w:r>
      </w:ins>
    </w:p>
    <w:p w14:paraId="16B3D23B" w14:textId="77777777" w:rsidR="00E40B78" w:rsidRPr="00EC76D5" w:rsidRDefault="00E40B78" w:rsidP="00E40B78">
      <w:pPr>
        <w:pStyle w:val="Code"/>
        <w:rPr>
          <w:ins w:id="247" w:author="Stefan Bjornander" w:date="2015-04-26T10:08:00Z"/>
        </w:rPr>
      </w:pPr>
      <w:r w:rsidRPr="00EC76D5">
        <w:t xml:space="preserve">    SEMICOLON </w:t>
      </w:r>
      <w:ins w:id="248" w:author="Stefan Bjornander" w:date="2015-04-26T10:08:00Z">
        <w:r w:rsidRPr="00EC76D5">
          <w:t>optional_expression RIGHT_PAREN closed_statement</w:t>
        </w:r>
      </w:ins>
    </w:p>
    <w:p w14:paraId="0B94DF67" w14:textId="77777777" w:rsidR="00E40B78" w:rsidRPr="00EC76D5" w:rsidRDefault="00E40B78" w:rsidP="00E40B78">
      <w:pPr>
        <w:pStyle w:val="Code"/>
        <w:rPr>
          <w:ins w:id="249" w:author="Stefan Bjornander" w:date="2015-04-26T10:08:00Z"/>
        </w:rPr>
      </w:pPr>
      <w:ins w:id="250" w:author="Stefan Bjornander" w:date="2015-04-26T10:08:00Z">
        <w:r w:rsidRPr="00EC76D5">
          <w:t xml:space="preserve">  | DO statement WHILE LEFT_PAREN </w:t>
        </w:r>
      </w:ins>
      <w:r w:rsidRPr="00EC76D5">
        <w:t>logical_</w:t>
      </w:r>
      <w:ins w:id="251" w:author="Stefan Bjornander" w:date="2015-04-26T10:08:00Z">
        <w:r w:rsidRPr="00EC76D5">
          <w:t>expression RIGHT_PAREN</w:t>
        </w:r>
      </w:ins>
      <w:r w:rsidRPr="00EC76D5">
        <w:t xml:space="preserve"> SEMICOLON</w:t>
      </w:r>
    </w:p>
    <w:p w14:paraId="694B2E35" w14:textId="77777777" w:rsidR="00E40B78" w:rsidRPr="00EC76D5" w:rsidRDefault="00E40B78" w:rsidP="00E40B78">
      <w:pPr>
        <w:pStyle w:val="Code"/>
        <w:rPr>
          <w:ins w:id="252" w:author="Stefan Bjornander" w:date="2015-04-26T10:08:00Z"/>
        </w:rPr>
      </w:pPr>
      <w:ins w:id="253" w:author="Stefan Bjornander" w:date="2015-04-26T10:08:00Z">
        <w:r w:rsidRPr="00EC76D5">
          <w:t xml:space="preserve">  | CASE constant_expression COLON closed_statement</w:t>
        </w:r>
      </w:ins>
    </w:p>
    <w:p w14:paraId="0438A583" w14:textId="77777777" w:rsidR="00E40B78" w:rsidRPr="00EC76D5" w:rsidRDefault="00E40B78" w:rsidP="00E40B78">
      <w:pPr>
        <w:pStyle w:val="Code"/>
        <w:rPr>
          <w:ins w:id="254" w:author="Stefan Bjornander" w:date="2015-04-26T10:08:00Z"/>
        </w:rPr>
      </w:pPr>
      <w:ins w:id="255" w:author="Stefan Bjornander" w:date="2015-04-26T10:08:00Z">
        <w:r w:rsidRPr="00EC76D5">
          <w:t xml:space="preserve">  | LEFT_BLOCK optional_statement_list RIGHT_BLOCK</w:t>
        </w:r>
      </w:ins>
    </w:p>
    <w:p w14:paraId="0C32488B" w14:textId="77777777" w:rsidR="00E40B78" w:rsidRPr="00EC76D5" w:rsidRDefault="00E40B78" w:rsidP="00E40B78">
      <w:pPr>
        <w:pStyle w:val="Code"/>
        <w:rPr>
          <w:ins w:id="256" w:author="Stefan Bjornander" w:date="2015-04-26T10:08:00Z"/>
        </w:rPr>
      </w:pPr>
      <w:ins w:id="257" w:author="Stefan Bjornander" w:date="2015-04-26T10:08:00Z">
        <w:r w:rsidRPr="00EC76D5">
          <w:t xml:space="preserve">  | DEFAULT COLON closed_statement</w:t>
        </w:r>
      </w:ins>
    </w:p>
    <w:p w14:paraId="0015A796" w14:textId="77777777" w:rsidR="00E40B78" w:rsidRPr="00EC76D5" w:rsidRDefault="00E40B78" w:rsidP="00E40B78">
      <w:pPr>
        <w:pStyle w:val="Code"/>
      </w:pPr>
      <w:ins w:id="258" w:author="Stefan Bjornander" w:date="2015-04-26T10:08:00Z">
        <w:r w:rsidRPr="00EC76D5">
          <w:t xml:space="preserve">  | RETURN optional_expression</w:t>
        </w:r>
      </w:ins>
      <w:r w:rsidRPr="00EC76D5">
        <w:t xml:space="preserve"> SEMICOLON</w:t>
      </w:r>
    </w:p>
    <w:p w14:paraId="59CAC39D" w14:textId="77777777" w:rsidR="00E40B78" w:rsidRPr="00EC76D5" w:rsidRDefault="00E40B78" w:rsidP="00E40B78">
      <w:pPr>
        <w:pStyle w:val="Code"/>
        <w:rPr>
          <w:ins w:id="259" w:author="Stefan Bjornander" w:date="2015-04-26T10:08:00Z"/>
        </w:rPr>
      </w:pPr>
      <w:ins w:id="260" w:author="Stefan Bjornander" w:date="2015-04-26T10:08:00Z">
        <w:r w:rsidRPr="00EC76D5">
          <w:t xml:space="preserve">  | BREAK</w:t>
        </w:r>
      </w:ins>
      <w:r w:rsidRPr="00EC76D5">
        <w:t xml:space="preserve"> SEMICOLON</w:t>
      </w:r>
    </w:p>
    <w:p w14:paraId="52BF38A0" w14:textId="77777777" w:rsidR="00E40B78" w:rsidRPr="00EC76D5" w:rsidRDefault="00E40B78" w:rsidP="00E40B78">
      <w:pPr>
        <w:pStyle w:val="Code"/>
        <w:rPr>
          <w:ins w:id="261" w:author="Stefan Bjornander" w:date="2015-04-26T10:08:00Z"/>
        </w:rPr>
      </w:pPr>
      <w:ins w:id="262" w:author="Stefan Bjornander" w:date="2015-04-26T10:08:00Z">
        <w:r w:rsidRPr="00EC76D5">
          <w:t xml:space="preserve">  | CONTINUE </w:t>
        </w:r>
      </w:ins>
      <w:r w:rsidRPr="00EC76D5">
        <w:t>SEMICOLON</w:t>
      </w:r>
    </w:p>
    <w:p w14:paraId="0CEC2A65" w14:textId="77777777" w:rsidR="00E40B78" w:rsidRPr="00EC76D5" w:rsidRDefault="00E40B78" w:rsidP="00E40B78">
      <w:pPr>
        <w:pStyle w:val="Code"/>
        <w:rPr>
          <w:ins w:id="263" w:author="Stefan Bjornander" w:date="2015-04-26T10:08:00Z"/>
        </w:rPr>
      </w:pPr>
      <w:ins w:id="264" w:author="Stefan Bjornander" w:date="2015-04-26T10:08:00Z">
        <w:r w:rsidRPr="00EC76D5">
          <w:t xml:space="preserve">  | GOTO IDENTIFIER </w:t>
        </w:r>
      </w:ins>
      <w:r w:rsidRPr="00EC76D5">
        <w:t>SEMICOLON</w:t>
      </w:r>
    </w:p>
    <w:p w14:paraId="5B23171E" w14:textId="77777777" w:rsidR="00E40B78" w:rsidRPr="00EC76D5" w:rsidRDefault="00E40B78" w:rsidP="00E40B78">
      <w:pPr>
        <w:pStyle w:val="Code"/>
        <w:rPr>
          <w:ins w:id="265" w:author="Stefan Bjornander" w:date="2015-04-26T10:08:00Z"/>
        </w:rPr>
      </w:pPr>
      <w:ins w:id="266" w:author="Stefan Bjornander" w:date="2015-04-26T10:08:00Z">
        <w:r w:rsidRPr="00EC76D5">
          <w:t xml:space="preserve">  | optional_expression </w:t>
        </w:r>
      </w:ins>
      <w:r w:rsidRPr="00EC76D5">
        <w:t>SEMICOLON</w:t>
      </w:r>
    </w:p>
    <w:p w14:paraId="6C3ABD1A" w14:textId="77777777" w:rsidR="00E40B78" w:rsidRPr="00EC76D5" w:rsidDel="007E082A" w:rsidRDefault="00E40B78" w:rsidP="00E40B78">
      <w:pPr>
        <w:pStyle w:val="Code"/>
      </w:pPr>
      <w:ins w:id="267" w:author="Stefan Bjornander" w:date="2015-04-26T10:08:00Z">
        <w:r w:rsidRPr="00EC76D5">
          <w:t xml:space="preserve">  | declaration</w:t>
        </w:r>
      </w:ins>
      <w:r w:rsidRPr="00EC76D5">
        <w:t>;</w:t>
      </w:r>
      <w:moveFromRangeStart w:id="268" w:author="Stefan Bjornander" w:date="2015-04-26T09:44:00Z" w:name="move417804826"/>
      <w:moveFrom w:id="269" w:author="Stefan Bjornander" w:date="2015-04-26T09:44:00Z">
        <w:r w:rsidRPr="00EC76D5" w:rsidDel="007E082A">
          <w:t>if (a &lt; b) {</w:t>
        </w:r>
      </w:moveFrom>
    </w:p>
    <w:p w14:paraId="24757B2B" w14:textId="77777777" w:rsidR="00E40B78" w:rsidRPr="00EC76D5" w:rsidDel="007E082A" w:rsidRDefault="00E40B78" w:rsidP="00E40B78">
      <w:pPr>
        <w:pStyle w:val="Code"/>
      </w:pPr>
      <w:moveFrom w:id="270" w:author="Stefan Bjornander" w:date="2015-04-26T09:44:00Z">
        <w:r w:rsidRPr="00EC76D5" w:rsidDel="007E082A">
          <w:t xml:space="preserve">  if (c &lt; d)</w:t>
        </w:r>
      </w:moveFrom>
    </w:p>
    <w:p w14:paraId="4A02E9AD" w14:textId="77777777" w:rsidR="00E40B78" w:rsidRPr="00EC76D5" w:rsidDel="007E082A" w:rsidRDefault="00E40B78" w:rsidP="00E40B78">
      <w:pPr>
        <w:pStyle w:val="Code"/>
      </w:pPr>
      <w:moveFrom w:id="271" w:author="Stefan Bjornander" w:date="2015-04-26T09:44:00Z">
        <w:r w:rsidRPr="00EC76D5" w:rsidDel="007E082A">
          <w:t xml:space="preserve">    e = 1;</w:t>
        </w:r>
      </w:moveFrom>
    </w:p>
    <w:p w14:paraId="6CCB6F81" w14:textId="77777777" w:rsidR="00E40B78" w:rsidRPr="00EC76D5" w:rsidDel="007E082A" w:rsidRDefault="00E40B78" w:rsidP="00E40B78">
      <w:pPr>
        <w:pStyle w:val="Code"/>
      </w:pPr>
      <w:moveFrom w:id="272" w:author="Stefan Bjornander" w:date="2015-04-26T09:44:00Z">
        <w:r w:rsidRPr="00EC76D5" w:rsidDel="007E082A">
          <w:t xml:space="preserve">  else</w:t>
        </w:r>
      </w:moveFrom>
    </w:p>
    <w:p w14:paraId="5381AA03" w14:textId="77777777" w:rsidR="00E40B78" w:rsidRPr="00EC76D5" w:rsidDel="007E082A" w:rsidRDefault="00E40B78" w:rsidP="00E40B78">
      <w:pPr>
        <w:pStyle w:val="Code"/>
      </w:pPr>
      <w:moveFrom w:id="273" w:author="Stefan Bjornander" w:date="2015-04-26T09:44:00Z">
        <w:r w:rsidRPr="00EC76D5" w:rsidDel="007E082A">
          <w:t xml:space="preserve">    f = 2;</w:t>
        </w:r>
      </w:moveFrom>
    </w:p>
    <w:p w14:paraId="30642290" w14:textId="77777777" w:rsidR="00E40B78" w:rsidRPr="00EC76D5" w:rsidDel="007E082A" w:rsidRDefault="00E40B78" w:rsidP="00E40B78">
      <w:pPr>
        <w:pStyle w:val="Code"/>
      </w:pPr>
      <w:moveFrom w:id="274" w:author="Stefan Bjornander" w:date="2015-04-26T09:44:00Z">
        <w:r w:rsidRPr="00EC76D5" w:rsidDel="007E082A">
          <w:t>}</w:t>
        </w:r>
      </w:moveFrom>
    </w:p>
    <w:p w14:paraId="0C8EB041" w14:textId="77777777" w:rsidR="00E40B78" w:rsidRPr="00EC76D5" w:rsidDel="007E082A" w:rsidRDefault="00E40B78" w:rsidP="00E40B78">
      <w:pPr>
        <w:pStyle w:val="Code"/>
      </w:pPr>
    </w:p>
    <w:p w14:paraId="590C5B18" w14:textId="77777777" w:rsidR="00E40B78" w:rsidRPr="00EC76D5" w:rsidDel="007E082A" w:rsidRDefault="00E40B78" w:rsidP="00E40B78">
      <w:pPr>
        <w:pStyle w:val="Code"/>
      </w:pPr>
      <w:moveFromRangeStart w:id="275" w:author="Stefan Bjornander" w:date="2015-04-26T09:45:00Z" w:name="move417804833"/>
      <w:moveFromRangeEnd w:id="268"/>
      <w:moveFrom w:id="276" w:author="Stefan Bjornander" w:date="2015-04-26T09:45:00Z">
        <w:r w:rsidRPr="00EC76D5" w:rsidDel="007E082A">
          <w:t>if (a &lt; b)</w:t>
        </w:r>
      </w:moveFrom>
    </w:p>
    <w:p w14:paraId="4A0F8B60" w14:textId="77777777" w:rsidR="00E40B78" w:rsidRPr="00EC76D5" w:rsidDel="007E082A" w:rsidRDefault="00E40B78" w:rsidP="00E40B78">
      <w:pPr>
        <w:pStyle w:val="Code"/>
      </w:pPr>
      <w:moveFrom w:id="277" w:author="Stefan Bjornander" w:date="2015-04-26T09:45:00Z">
        <w:r w:rsidRPr="00EC76D5" w:rsidDel="007E082A">
          <w:t xml:space="preserve">  if (c &lt; d) {</w:t>
        </w:r>
      </w:moveFrom>
    </w:p>
    <w:p w14:paraId="5162ABAE" w14:textId="77777777" w:rsidR="00E40B78" w:rsidRPr="00EC76D5" w:rsidDel="007E082A" w:rsidRDefault="00E40B78" w:rsidP="00E40B78">
      <w:pPr>
        <w:pStyle w:val="Code"/>
      </w:pPr>
      <w:moveFrom w:id="278" w:author="Stefan Bjornander" w:date="2015-04-26T09:45:00Z">
        <w:r w:rsidRPr="00EC76D5" w:rsidDel="007E082A">
          <w:t xml:space="preserve">    e = 1;</w:t>
        </w:r>
      </w:moveFrom>
    </w:p>
    <w:p w14:paraId="516108D4" w14:textId="77777777" w:rsidR="00E40B78" w:rsidRPr="00EC76D5" w:rsidDel="007E082A" w:rsidRDefault="00E40B78" w:rsidP="00E40B78">
      <w:pPr>
        <w:pStyle w:val="Code"/>
      </w:pPr>
      <w:moveFrom w:id="279" w:author="Stefan Bjornander" w:date="2015-04-26T09:45:00Z">
        <w:r w:rsidRPr="00EC76D5" w:rsidDel="007E082A">
          <w:t xml:space="preserve">  }</w:t>
        </w:r>
      </w:moveFrom>
    </w:p>
    <w:p w14:paraId="129C85F5" w14:textId="77777777" w:rsidR="00E40B78" w:rsidRPr="00EC76D5" w:rsidDel="007E082A" w:rsidRDefault="00E40B78" w:rsidP="00E40B78">
      <w:pPr>
        <w:pStyle w:val="Code"/>
      </w:pPr>
      <w:moveFrom w:id="280" w:author="Stefan Bjornander" w:date="2015-04-26T09:45:00Z">
        <w:r w:rsidRPr="00EC76D5" w:rsidDel="007E082A">
          <w:t>else</w:t>
        </w:r>
      </w:moveFrom>
    </w:p>
    <w:p w14:paraId="19CBD2C9" w14:textId="77777777" w:rsidR="00E40B78" w:rsidRPr="00EC76D5" w:rsidDel="007E082A" w:rsidRDefault="00E40B78" w:rsidP="00E40B78">
      <w:pPr>
        <w:pStyle w:val="Code"/>
      </w:pPr>
      <w:moveFrom w:id="281" w:author="Stefan Bjornander" w:date="2015-04-26T09:45:00Z">
        <w:r w:rsidRPr="00EC76D5" w:rsidDel="007E082A">
          <w:t xml:space="preserve">  f = 2;</w:t>
        </w:r>
      </w:moveFrom>
    </w:p>
    <w:moveFromRangeEnd w:id="275"/>
    <w:p w14:paraId="3B622723" w14:textId="77777777" w:rsidR="00E40B78" w:rsidRPr="00EC76D5" w:rsidRDefault="00E40B78" w:rsidP="00E40B78">
      <w:pPr>
        <w:pStyle w:val="Code"/>
      </w:pPr>
    </w:p>
    <w:p w14:paraId="3F843372" w14:textId="1C8E9B3B" w:rsidR="00E40B78" w:rsidRPr="00EC76D5" w:rsidRDefault="002E67B8" w:rsidP="00E40B78">
      <w:pPr>
        <w:pStyle w:val="CodeHeader"/>
      </w:pPr>
      <w:r>
        <w:t>MainParser.gppg</w:t>
      </w:r>
    </w:p>
    <w:p w14:paraId="2A6E39A7" w14:textId="77777777" w:rsidR="0011515A" w:rsidRPr="00EC76D5" w:rsidRDefault="0011515A" w:rsidP="0011515A">
      <w:pPr>
        <w:pStyle w:val="Code"/>
      </w:pPr>
      <w:r w:rsidRPr="00EC76D5">
        <w:t>statement:</w:t>
      </w:r>
    </w:p>
    <w:p w14:paraId="61A68432" w14:textId="77777777" w:rsidR="0011515A" w:rsidRPr="00EC76D5" w:rsidRDefault="0011515A" w:rsidP="0011515A">
      <w:pPr>
        <w:pStyle w:val="Code"/>
      </w:pPr>
      <w:r w:rsidRPr="00EC76D5">
        <w:t xml:space="preserve">    open_statement   { $$ = $1; }</w:t>
      </w:r>
    </w:p>
    <w:p w14:paraId="4C2A6BC6" w14:textId="77777777" w:rsidR="0011515A" w:rsidRPr="00EC76D5" w:rsidRDefault="0011515A" w:rsidP="0011515A">
      <w:pPr>
        <w:pStyle w:val="Code"/>
      </w:pPr>
      <w:r w:rsidRPr="00EC76D5">
        <w:t xml:space="preserve">  | closed_statement { $$ = $1; };</w:t>
      </w:r>
    </w:p>
    <w:p w14:paraId="12755D34" w14:textId="77777777" w:rsidR="0011515A" w:rsidRPr="00EC76D5" w:rsidRDefault="0011515A" w:rsidP="0011515A">
      <w:pPr>
        <w:pStyle w:val="Code"/>
      </w:pPr>
    </w:p>
    <w:p w14:paraId="472D62D4" w14:textId="77777777" w:rsidR="00612A2B" w:rsidRPr="00EC76D5" w:rsidRDefault="00612A2B" w:rsidP="00612A2B">
      <w:pPr>
        <w:pStyle w:val="Code"/>
      </w:pPr>
      <w:r w:rsidRPr="00EC76D5">
        <w:t>optional_statement_list:</w:t>
      </w:r>
    </w:p>
    <w:p w14:paraId="333548E4" w14:textId="77777777" w:rsidR="00612A2B" w:rsidRPr="00EC76D5" w:rsidRDefault="00612A2B" w:rsidP="00612A2B">
      <w:pPr>
        <w:pStyle w:val="Code"/>
      </w:pPr>
      <w:r w:rsidRPr="00EC76D5">
        <w:t xml:space="preserve">    /* Empty. */ {</w:t>
      </w:r>
    </w:p>
    <w:p w14:paraId="1E3A1F8F" w14:textId="77777777" w:rsidR="00612A2B" w:rsidRPr="00EC76D5" w:rsidRDefault="00612A2B" w:rsidP="00612A2B">
      <w:pPr>
        <w:pStyle w:val="Code"/>
      </w:pPr>
      <w:r w:rsidRPr="00EC76D5">
        <w:t xml:space="preserve">      $$ = new LinkedList&lt;SyntaxTree&gt;();</w:t>
      </w:r>
    </w:p>
    <w:p w14:paraId="36D9646D" w14:textId="77777777" w:rsidR="00612A2B" w:rsidRPr="00EC76D5" w:rsidRDefault="00612A2B" w:rsidP="00612A2B">
      <w:pPr>
        <w:pStyle w:val="Code"/>
      </w:pPr>
      <w:r w:rsidRPr="00EC76D5">
        <w:t xml:space="preserve">    }</w:t>
      </w:r>
    </w:p>
    <w:p w14:paraId="4CEE7B45" w14:textId="77777777" w:rsidR="00612A2B" w:rsidRPr="00EC76D5" w:rsidRDefault="00612A2B" w:rsidP="00612A2B">
      <w:pPr>
        <w:pStyle w:val="Code"/>
      </w:pPr>
      <w:r w:rsidRPr="00EC76D5">
        <w:t xml:space="preserve">  | optional_statement_list statement {</w:t>
      </w:r>
    </w:p>
    <w:p w14:paraId="73FBDF74" w14:textId="77777777" w:rsidR="00612A2B" w:rsidRPr="00EC76D5" w:rsidRDefault="00612A2B" w:rsidP="00612A2B">
      <w:pPr>
        <w:pStyle w:val="Code"/>
      </w:pPr>
      <w:r w:rsidRPr="00EC76D5">
        <w:t xml:space="preserve">      $1.add($2);</w:t>
      </w:r>
    </w:p>
    <w:p w14:paraId="20B859BB" w14:textId="77777777" w:rsidR="00612A2B" w:rsidRPr="00EC76D5" w:rsidRDefault="00612A2B" w:rsidP="00612A2B">
      <w:pPr>
        <w:pStyle w:val="Code"/>
      </w:pPr>
      <w:r w:rsidRPr="00EC76D5">
        <w:lastRenderedPageBreak/>
        <w:t xml:space="preserve">      $$ = $1;</w:t>
      </w:r>
    </w:p>
    <w:p w14:paraId="5B5726AF" w14:textId="65530DF4" w:rsidR="00612A2B" w:rsidRPr="00EC76D5" w:rsidRDefault="00612A2B" w:rsidP="00612A2B">
      <w:pPr>
        <w:pStyle w:val="Code"/>
      </w:pPr>
      <w:r w:rsidRPr="00EC76D5">
        <w:t xml:space="preserve">    };</w:t>
      </w:r>
    </w:p>
    <w:p w14:paraId="4C38ECC3" w14:textId="795854FC" w:rsidR="00A26F72" w:rsidRPr="00EC76D5" w:rsidRDefault="00A26F72" w:rsidP="00A26F72">
      <w:pPr>
        <w:pStyle w:val="CodeListing"/>
      </w:pPr>
      <w:r w:rsidRPr="00EC76D5">
        <w:t>SyntaxTreeGenerator.java</w:t>
      </w:r>
    </w:p>
    <w:p w14:paraId="35370363" w14:textId="0A111400" w:rsidR="00A26F72" w:rsidRPr="00EC76D5" w:rsidRDefault="00A26F72" w:rsidP="00A26F72">
      <w:pPr>
        <w:pStyle w:val="Code"/>
      </w:pPr>
      <w:r w:rsidRPr="00EC76D5">
        <w:t>package c_compiler;</w:t>
      </w:r>
    </w:p>
    <w:p w14:paraId="1A89B9FE" w14:textId="77777777" w:rsidR="00A26F72" w:rsidRPr="00EC76D5" w:rsidRDefault="00A26F72" w:rsidP="00A26F72">
      <w:pPr>
        <w:pStyle w:val="Code"/>
      </w:pPr>
      <w:r w:rsidRPr="00EC76D5">
        <w:t>import java.math.*;</w:t>
      </w:r>
    </w:p>
    <w:p w14:paraId="30B114A0" w14:textId="77777777" w:rsidR="00A26F72" w:rsidRPr="00EC76D5" w:rsidRDefault="00A26F72" w:rsidP="00A26F72">
      <w:pPr>
        <w:pStyle w:val="Code"/>
      </w:pPr>
      <w:r w:rsidRPr="00EC76D5">
        <w:t>import java.util.*;</w:t>
      </w:r>
    </w:p>
    <w:p w14:paraId="1470FF51" w14:textId="77777777" w:rsidR="00A26F72" w:rsidRPr="00EC76D5" w:rsidRDefault="00A26F72" w:rsidP="00A26F72">
      <w:pPr>
        <w:pStyle w:val="Code"/>
      </w:pPr>
    </w:p>
    <w:p w14:paraId="4DFF7AF3" w14:textId="77777777" w:rsidR="00A26F72" w:rsidRPr="00EC76D5" w:rsidRDefault="00A26F72" w:rsidP="00A26F72">
      <w:pPr>
        <w:pStyle w:val="Code"/>
      </w:pPr>
      <w:r w:rsidRPr="00EC76D5">
        <w:t>public class SyntaxTreeGenerator {</w:t>
      </w:r>
    </w:p>
    <w:p w14:paraId="5D1CA2C7" w14:textId="77777777" w:rsidR="00A26F72" w:rsidRPr="00EC76D5" w:rsidRDefault="00A26F72" w:rsidP="00A26F72">
      <w:pPr>
        <w:pStyle w:val="Code"/>
      </w:pPr>
      <w:r w:rsidRPr="00EC76D5">
        <w:t xml:space="preserve">  public static SyntaxTree generateBlockStatement(List&lt;SyntaxTree&gt; list) {</w:t>
      </w:r>
    </w:p>
    <w:p w14:paraId="2E9D98B7" w14:textId="77777777" w:rsidR="00A26F72" w:rsidRPr="00EC76D5" w:rsidRDefault="00A26F72" w:rsidP="00A26F72">
      <w:pPr>
        <w:pStyle w:val="Code"/>
      </w:pPr>
      <w:r w:rsidRPr="00EC76D5">
        <w:t xml:space="preserve">    SyntaxTree blockTree = new SyntaxTree(MiddleOperator.Block);</w:t>
      </w:r>
    </w:p>
    <w:p w14:paraId="6EF877F3" w14:textId="77777777" w:rsidR="00A26F72" w:rsidRPr="00EC76D5" w:rsidRDefault="00A26F72" w:rsidP="00A26F72">
      <w:pPr>
        <w:pStyle w:val="Code"/>
      </w:pPr>
      <w:r w:rsidRPr="00EC76D5">
        <w:t xml:space="preserve">    blockTree.getChildList().addAll(list);</w:t>
      </w:r>
    </w:p>
    <w:p w14:paraId="4D1E8C74" w14:textId="77777777" w:rsidR="00A26F72" w:rsidRPr="00EC76D5" w:rsidRDefault="00A26F72" w:rsidP="00A26F72">
      <w:pPr>
        <w:pStyle w:val="Code"/>
      </w:pPr>
      <w:r w:rsidRPr="00EC76D5">
        <w:t xml:space="preserve">    return blockTree;</w:t>
      </w:r>
    </w:p>
    <w:p w14:paraId="3E4B2D39" w14:textId="27FF1CA1" w:rsidR="00A26F72" w:rsidRPr="00EC76D5" w:rsidRDefault="00A26F72" w:rsidP="00A26F72">
      <w:pPr>
        <w:pStyle w:val="Code"/>
      </w:pPr>
      <w:r w:rsidRPr="00EC76D5">
        <w:t xml:space="preserve">  }</w:t>
      </w:r>
    </w:p>
    <w:p w14:paraId="4F9E8F44" w14:textId="627F578A" w:rsidR="00E40B78" w:rsidRPr="00EC76D5" w:rsidRDefault="00E40B78" w:rsidP="00E40B78">
      <w:pPr>
        <w:pStyle w:val="Rubrik3"/>
      </w:pPr>
      <w:bookmarkStart w:id="282" w:name="_Toc481936161"/>
      <w:r w:rsidRPr="00EC76D5">
        <w:t>Header Rules</w:t>
      </w:r>
      <w:bookmarkEnd w:id="282"/>
    </w:p>
    <w:p w14:paraId="10EAFF45" w14:textId="339B6576" w:rsidR="00E40B78" w:rsidRPr="00EC76D5" w:rsidRDefault="00E40B78" w:rsidP="00E40B78">
      <w:r w:rsidRPr="00EC76D5">
        <w:t xml:space="preserve">The open statements include the compound statements if, if-else, switch, case, while, for, and label statements. The switch, while, and for statements need to do some preparation before the parsing, which means that they need one header rule each. Each rule calls its corresponding method in the </w:t>
      </w:r>
      <w:r w:rsidRPr="00EC76D5">
        <w:rPr>
          <w:rStyle w:val="CodeInText"/>
        </w:rPr>
        <w:t>Generate</w:t>
      </w:r>
      <w:r w:rsidRPr="00EC76D5">
        <w:t xml:space="preserve"> class that does the actual work of type checking and middle code generation.</w:t>
      </w:r>
    </w:p>
    <w:p w14:paraId="224FAC32" w14:textId="01B9C538" w:rsidR="00E40B78" w:rsidRPr="00EC76D5" w:rsidRDefault="002E67B8" w:rsidP="00E40B78">
      <w:pPr>
        <w:pStyle w:val="CodeHeader"/>
      </w:pPr>
      <w:r>
        <w:t>MainParser.gppg</w:t>
      </w:r>
    </w:p>
    <w:p w14:paraId="55A453B3" w14:textId="77777777" w:rsidR="00612A2B" w:rsidRPr="00EC76D5" w:rsidRDefault="00612A2B" w:rsidP="00612A2B">
      <w:pPr>
        <w:pStyle w:val="Code"/>
      </w:pPr>
      <w:r w:rsidRPr="00EC76D5">
        <w:t>switch_header:</w:t>
      </w:r>
    </w:p>
    <w:p w14:paraId="1C2BE2DB" w14:textId="77777777" w:rsidR="00612A2B" w:rsidRPr="00EC76D5" w:rsidRDefault="00612A2B" w:rsidP="00612A2B">
      <w:pPr>
        <w:pStyle w:val="Code"/>
      </w:pPr>
      <w:r w:rsidRPr="00EC76D5">
        <w:t xml:space="preserve">  SWITCH {</w:t>
      </w:r>
    </w:p>
    <w:p w14:paraId="5AAAA374" w14:textId="77777777" w:rsidR="00612A2B" w:rsidRPr="00EC76D5" w:rsidRDefault="00612A2B" w:rsidP="00612A2B">
      <w:pPr>
        <w:pStyle w:val="Code"/>
      </w:pPr>
      <w:r w:rsidRPr="00EC76D5">
        <w:t xml:space="preserve">    Main.CaseSetStack.push(new ListSet&lt;BigInteger&gt;());</w:t>
      </w:r>
    </w:p>
    <w:p w14:paraId="5F4D864F" w14:textId="77777777" w:rsidR="00612A2B" w:rsidRPr="00EC76D5" w:rsidRDefault="00612A2B" w:rsidP="00612A2B">
      <w:pPr>
        <w:pStyle w:val="Code"/>
      </w:pPr>
      <w:r w:rsidRPr="00EC76D5">
        <w:t xml:space="preserve">    Main.DefaultStack.push(false);</w:t>
      </w:r>
    </w:p>
    <w:p w14:paraId="3C26777D" w14:textId="77777777" w:rsidR="00612A2B" w:rsidRPr="00EC76D5" w:rsidRDefault="00612A2B" w:rsidP="00612A2B">
      <w:pPr>
        <w:pStyle w:val="Code"/>
      </w:pPr>
      <w:r w:rsidRPr="00EC76D5">
        <w:t xml:space="preserve">  };</w:t>
      </w:r>
    </w:p>
    <w:p w14:paraId="2AC2DABE" w14:textId="77777777" w:rsidR="00612A2B" w:rsidRPr="00EC76D5" w:rsidRDefault="00612A2B" w:rsidP="00612A2B">
      <w:pPr>
        <w:pStyle w:val="Code"/>
      </w:pPr>
    </w:p>
    <w:p w14:paraId="104E66D2" w14:textId="77777777" w:rsidR="00612A2B" w:rsidRPr="00EC76D5" w:rsidRDefault="00612A2B" w:rsidP="00612A2B">
      <w:pPr>
        <w:pStyle w:val="Code"/>
      </w:pPr>
      <w:r w:rsidRPr="00EC76D5">
        <w:t>while_header:</w:t>
      </w:r>
    </w:p>
    <w:p w14:paraId="2ACB37D1" w14:textId="77777777" w:rsidR="00612A2B" w:rsidRPr="00EC76D5" w:rsidRDefault="00612A2B" w:rsidP="00612A2B">
      <w:pPr>
        <w:pStyle w:val="Code"/>
      </w:pPr>
      <w:r w:rsidRPr="00EC76D5">
        <w:t xml:space="preserve">  WHILE {</w:t>
      </w:r>
    </w:p>
    <w:p w14:paraId="5129293D" w14:textId="77777777" w:rsidR="00612A2B" w:rsidRPr="00EC76D5" w:rsidRDefault="00612A2B" w:rsidP="00612A2B">
      <w:pPr>
        <w:pStyle w:val="Code"/>
      </w:pPr>
      <w:r w:rsidRPr="00EC76D5">
        <w:t xml:space="preserve">    ++Main.LoopCount;</w:t>
      </w:r>
    </w:p>
    <w:p w14:paraId="331FDA9C" w14:textId="77777777" w:rsidR="00612A2B" w:rsidRPr="00EC76D5" w:rsidRDefault="00612A2B" w:rsidP="00612A2B">
      <w:pPr>
        <w:pStyle w:val="Code"/>
      </w:pPr>
      <w:r w:rsidRPr="00EC76D5">
        <w:t xml:space="preserve">  };</w:t>
      </w:r>
    </w:p>
    <w:p w14:paraId="68125727" w14:textId="77777777" w:rsidR="00612A2B" w:rsidRPr="00EC76D5" w:rsidRDefault="00612A2B" w:rsidP="00612A2B">
      <w:pPr>
        <w:pStyle w:val="Code"/>
      </w:pPr>
    </w:p>
    <w:p w14:paraId="22A6741F" w14:textId="77777777" w:rsidR="00612A2B" w:rsidRPr="00EC76D5" w:rsidRDefault="00612A2B" w:rsidP="00612A2B">
      <w:pPr>
        <w:pStyle w:val="Code"/>
      </w:pPr>
      <w:r w:rsidRPr="00EC76D5">
        <w:t>for_header:</w:t>
      </w:r>
    </w:p>
    <w:p w14:paraId="66C193E3" w14:textId="77777777" w:rsidR="00612A2B" w:rsidRPr="00EC76D5" w:rsidRDefault="00612A2B" w:rsidP="00612A2B">
      <w:pPr>
        <w:pStyle w:val="Code"/>
      </w:pPr>
      <w:r w:rsidRPr="00EC76D5">
        <w:t xml:space="preserve">  FOR {</w:t>
      </w:r>
    </w:p>
    <w:p w14:paraId="2B53685F" w14:textId="77777777" w:rsidR="00612A2B" w:rsidRPr="00EC76D5" w:rsidRDefault="00612A2B" w:rsidP="00612A2B">
      <w:pPr>
        <w:pStyle w:val="Code"/>
      </w:pPr>
      <w:r w:rsidRPr="00EC76D5">
        <w:t xml:space="preserve">    ++Main.LoopCount;</w:t>
      </w:r>
    </w:p>
    <w:p w14:paraId="4648BA3F" w14:textId="77777777" w:rsidR="00612A2B" w:rsidRPr="00EC76D5" w:rsidRDefault="00612A2B" w:rsidP="00612A2B">
      <w:pPr>
        <w:pStyle w:val="Code"/>
        <w:rPr>
          <w:rFonts w:ascii="Times New Roman" w:eastAsiaTheme="majorEastAsia" w:hAnsi="Times New Roman" w:cstheme="majorBidi"/>
          <w:b/>
          <w:noProof w:val="0"/>
          <w:sz w:val="32"/>
          <w:szCs w:val="24"/>
        </w:rPr>
      </w:pPr>
      <w:r w:rsidRPr="00EC76D5">
        <w:t xml:space="preserve">  };</w:t>
      </w:r>
    </w:p>
    <w:p w14:paraId="48D538FE" w14:textId="611FB72B" w:rsidR="00E40B78" w:rsidRPr="00EC76D5" w:rsidRDefault="00E40B78" w:rsidP="00612A2B">
      <w:pPr>
        <w:pStyle w:val="Rubrik3"/>
      </w:pPr>
      <w:bookmarkStart w:id="283" w:name="_Toc481936162"/>
      <w:r w:rsidRPr="00EC76D5">
        <w:t>If Statements</w:t>
      </w:r>
      <w:bookmarkEnd w:id="283"/>
    </w:p>
    <w:p w14:paraId="36F83EBE" w14:textId="77777777" w:rsidR="00E40B78" w:rsidRPr="00EC76D5" w:rsidRDefault="00E40B78" w:rsidP="00E40B78">
      <w:r w:rsidRPr="00EC76D5">
        <w:t xml:space="preserve">The </w:t>
      </w:r>
      <w:r w:rsidRPr="00EC76D5">
        <w:rPr>
          <w:rStyle w:val="CodeInText"/>
        </w:rPr>
        <w:t>if</w:t>
      </w:r>
      <w:r w:rsidRPr="00EC76D5">
        <w:t xml:space="preserve"> statement backpatches the true set to the beginning of the statement and the false set to the middle code instruction following the statement. The </w:t>
      </w:r>
      <w:r w:rsidRPr="00EC76D5">
        <w:rPr>
          <w:rStyle w:val="CodeInText"/>
        </w:rPr>
        <w:t>if-else</w:t>
      </w:r>
      <w:r w:rsidRPr="00EC76D5">
        <w:t xml:space="preserve"> statement backpatches the true set to the beginning of the true statement and the false set to the beginning of the false statement.</w:t>
      </w:r>
    </w:p>
    <w:p w14:paraId="6C8BCA06" w14:textId="119A5A4D" w:rsidR="00E40B78" w:rsidRPr="00EC76D5" w:rsidRDefault="002E67B8" w:rsidP="00E40B78">
      <w:pPr>
        <w:pStyle w:val="CodeHeader"/>
      </w:pPr>
      <w:r>
        <w:t>MainParser.gppg</w:t>
      </w:r>
    </w:p>
    <w:p w14:paraId="0F700010" w14:textId="77777777" w:rsidR="0040470C" w:rsidRPr="00EC76D5" w:rsidRDefault="0040470C" w:rsidP="0040470C">
      <w:pPr>
        <w:pStyle w:val="Code"/>
      </w:pPr>
      <w:r w:rsidRPr="00EC76D5">
        <w:t>open_statement:</w:t>
      </w:r>
    </w:p>
    <w:p w14:paraId="56BF171D" w14:textId="77777777" w:rsidR="0040470C" w:rsidRPr="00EC76D5" w:rsidRDefault="0040470C" w:rsidP="0040470C">
      <w:pPr>
        <w:pStyle w:val="Code"/>
      </w:pPr>
      <w:r w:rsidRPr="00EC76D5">
        <w:t xml:space="preserve">    IF LEFT_PAREN expression RIGHT_PAREN statement {</w:t>
      </w:r>
    </w:p>
    <w:p w14:paraId="7BE6A14D" w14:textId="77777777" w:rsidR="0040470C" w:rsidRPr="00EC76D5" w:rsidRDefault="0040470C" w:rsidP="0040470C">
      <w:pPr>
        <w:pStyle w:val="Code"/>
      </w:pPr>
      <w:r w:rsidRPr="00EC76D5">
        <w:t xml:space="preserve">      $$ = SyntaxTreeGenerator.generateIfStatement($3, $5);</w:t>
      </w:r>
    </w:p>
    <w:p w14:paraId="59C70B25" w14:textId="77777777" w:rsidR="0040470C" w:rsidRPr="00EC76D5" w:rsidRDefault="0040470C" w:rsidP="0040470C">
      <w:pPr>
        <w:pStyle w:val="Code"/>
      </w:pPr>
      <w:r w:rsidRPr="00EC76D5">
        <w:t xml:space="preserve">    }</w:t>
      </w:r>
    </w:p>
    <w:p w14:paraId="4403742A" w14:textId="77777777" w:rsidR="0040470C" w:rsidRPr="00EC76D5" w:rsidRDefault="0040470C" w:rsidP="0040470C">
      <w:pPr>
        <w:pStyle w:val="Code"/>
      </w:pPr>
      <w:r w:rsidRPr="00EC76D5">
        <w:t xml:space="preserve">  | IF LEFT_PAREN expression RIGHT_PAREN</w:t>
      </w:r>
    </w:p>
    <w:p w14:paraId="538C5469" w14:textId="77777777" w:rsidR="0040470C" w:rsidRPr="00EC76D5" w:rsidRDefault="0040470C" w:rsidP="0040470C">
      <w:pPr>
        <w:pStyle w:val="Code"/>
      </w:pPr>
      <w:r w:rsidRPr="00EC76D5">
        <w:t xml:space="preserve">      closed_statement ELSE open_statement {</w:t>
      </w:r>
    </w:p>
    <w:p w14:paraId="498F223A" w14:textId="77777777" w:rsidR="0040470C" w:rsidRPr="00EC76D5" w:rsidRDefault="0040470C" w:rsidP="0040470C">
      <w:pPr>
        <w:pStyle w:val="Code"/>
      </w:pPr>
      <w:r w:rsidRPr="00EC76D5">
        <w:t xml:space="preserve">      $$ = SyntaxTreeGenerator.generateIfElseStatement($3, $5, $7);</w:t>
      </w:r>
    </w:p>
    <w:p w14:paraId="37C413D4" w14:textId="77777777" w:rsidR="0040470C" w:rsidRPr="00EC76D5" w:rsidRDefault="0040470C" w:rsidP="0040470C">
      <w:pPr>
        <w:pStyle w:val="Code"/>
        <w:rPr>
          <w:b/>
        </w:rPr>
      </w:pPr>
      <w:r w:rsidRPr="00EC76D5">
        <w:t xml:space="preserve">    }</w:t>
      </w:r>
    </w:p>
    <w:p w14:paraId="5E200961" w14:textId="0FB59817" w:rsidR="00E40B78" w:rsidRPr="00EC76D5" w:rsidRDefault="000C6576" w:rsidP="0040470C">
      <w:pPr>
        <w:pStyle w:val="CodeHeader"/>
      </w:pPr>
      <w:r>
        <w:t>MiddleCodeGenerator.cs</w:t>
      </w:r>
    </w:p>
    <w:p w14:paraId="6B52DBCA" w14:textId="158F55ED" w:rsidR="00FA7040" w:rsidRPr="00EC76D5" w:rsidRDefault="00FA7040" w:rsidP="00FA7040">
      <w:pPr>
        <w:pStyle w:val="Code"/>
      </w:pPr>
      <w:r w:rsidRPr="00EC76D5">
        <w:t xml:space="preserve">  public static SyntaxTree generateIfStatement(SyntaxTree </w:t>
      </w:r>
      <w:r w:rsidR="0038687E">
        <w:t>expression</w:t>
      </w:r>
      <w:r w:rsidRPr="00EC76D5">
        <w:t>,</w:t>
      </w:r>
    </w:p>
    <w:p w14:paraId="62151AA9" w14:textId="22756732" w:rsidR="00FA7040" w:rsidRPr="00EC76D5" w:rsidRDefault="00FA7040" w:rsidP="00FA7040">
      <w:pPr>
        <w:pStyle w:val="Code"/>
      </w:pPr>
      <w:r w:rsidRPr="00EC76D5">
        <w:lastRenderedPageBreak/>
        <w:t xml:space="preserve">                                               SyntaxTree stat) {</w:t>
      </w:r>
    </w:p>
    <w:p w14:paraId="5EACA3F4" w14:textId="77777777" w:rsidR="00FA7040" w:rsidRPr="00EC76D5" w:rsidRDefault="00FA7040" w:rsidP="00FA7040">
      <w:pPr>
        <w:pStyle w:val="Code"/>
      </w:pPr>
      <w:r w:rsidRPr="00EC76D5">
        <w:t xml:space="preserve">    SyntaxTree ifTree = new SyntaxTree(MiddleOperator.If);</w:t>
      </w:r>
    </w:p>
    <w:p w14:paraId="201AAA53" w14:textId="51EA053B" w:rsidR="00FA7040" w:rsidRPr="00EC76D5" w:rsidRDefault="00FA7040" w:rsidP="00FA7040">
      <w:pPr>
        <w:pStyle w:val="Code"/>
      </w:pPr>
      <w:r w:rsidRPr="00EC76D5">
        <w:t xml:space="preserve">    ifTree.addChild(toLogicalExpression(</w:t>
      </w:r>
      <w:r w:rsidR="0038687E">
        <w:t>expression</w:t>
      </w:r>
      <w:r w:rsidRPr="00EC76D5">
        <w:t>));</w:t>
      </w:r>
    </w:p>
    <w:p w14:paraId="3A04EE18" w14:textId="77777777" w:rsidR="00FA7040" w:rsidRPr="00EC76D5" w:rsidRDefault="00FA7040" w:rsidP="00FA7040">
      <w:pPr>
        <w:pStyle w:val="Code"/>
      </w:pPr>
      <w:r w:rsidRPr="00EC76D5">
        <w:t xml:space="preserve">    ifTree.addChild(stat);</w:t>
      </w:r>
    </w:p>
    <w:p w14:paraId="6A2EF48B" w14:textId="77777777" w:rsidR="00FA7040" w:rsidRPr="00EC76D5" w:rsidRDefault="00FA7040" w:rsidP="00FA7040">
      <w:pPr>
        <w:pStyle w:val="Code"/>
      </w:pPr>
      <w:r w:rsidRPr="00EC76D5">
        <w:t xml:space="preserve">    return ifTree;</w:t>
      </w:r>
    </w:p>
    <w:p w14:paraId="266872EE" w14:textId="77777777" w:rsidR="00FA7040" w:rsidRPr="00EC76D5" w:rsidRDefault="00FA7040" w:rsidP="00FA7040">
      <w:pPr>
        <w:pStyle w:val="Code"/>
      </w:pPr>
      <w:r w:rsidRPr="00EC76D5">
        <w:t xml:space="preserve">  }</w:t>
      </w:r>
    </w:p>
    <w:p w14:paraId="100DE6A9" w14:textId="77777777" w:rsidR="00FA7040" w:rsidRPr="00EC76D5" w:rsidRDefault="00FA7040" w:rsidP="00FA7040">
      <w:pPr>
        <w:pStyle w:val="Code"/>
      </w:pPr>
      <w:r w:rsidRPr="00EC76D5">
        <w:t xml:space="preserve">  </w:t>
      </w:r>
    </w:p>
    <w:p w14:paraId="0835EC02" w14:textId="7EF7C335" w:rsidR="00FA7040" w:rsidRPr="00EC76D5" w:rsidRDefault="00FA7040" w:rsidP="00FA7040">
      <w:pPr>
        <w:pStyle w:val="Code"/>
      </w:pPr>
      <w:r w:rsidRPr="00EC76D5">
        <w:t xml:space="preserve">  public static SyntaxTree generateIfElseStatement(SyntaxTree </w:t>
      </w:r>
      <w:r w:rsidR="0038687E">
        <w:t>expression</w:t>
      </w:r>
      <w:r w:rsidRPr="00EC76D5">
        <w:t>,</w:t>
      </w:r>
    </w:p>
    <w:p w14:paraId="16184F7C" w14:textId="43FF3BF6" w:rsidR="00FA7040" w:rsidRPr="00EC76D5" w:rsidRDefault="00FA7040" w:rsidP="00FA7040">
      <w:pPr>
        <w:pStyle w:val="Code"/>
      </w:pPr>
      <w:r w:rsidRPr="00EC76D5">
        <w:t xml:space="preserve">                                   SyntaxTree trueStat, SyntaxTree falseStat){</w:t>
      </w:r>
    </w:p>
    <w:p w14:paraId="3DAE166C" w14:textId="77777777" w:rsidR="00FA7040" w:rsidRPr="00EC76D5" w:rsidRDefault="00FA7040" w:rsidP="00FA7040">
      <w:pPr>
        <w:pStyle w:val="Code"/>
      </w:pPr>
      <w:r w:rsidRPr="00EC76D5">
        <w:t xml:space="preserve">    SyntaxTree ifElseTree = new SyntaxTree(MiddleOperator.IfElse);</w:t>
      </w:r>
    </w:p>
    <w:p w14:paraId="5A9F154A" w14:textId="23334288" w:rsidR="00FA7040" w:rsidRPr="00EC76D5" w:rsidRDefault="00FA7040" w:rsidP="00FA7040">
      <w:pPr>
        <w:pStyle w:val="Code"/>
      </w:pPr>
      <w:r w:rsidRPr="00EC76D5">
        <w:t xml:space="preserve">    ifElseTree.addChild(toLogicalExpression(</w:t>
      </w:r>
      <w:r w:rsidR="0038687E">
        <w:t>expression</w:t>
      </w:r>
      <w:r w:rsidRPr="00EC76D5">
        <w:t>));</w:t>
      </w:r>
    </w:p>
    <w:p w14:paraId="2400A50E" w14:textId="77777777" w:rsidR="00FA7040" w:rsidRPr="00EC76D5" w:rsidRDefault="00FA7040" w:rsidP="00FA7040">
      <w:pPr>
        <w:pStyle w:val="Code"/>
      </w:pPr>
      <w:r w:rsidRPr="00EC76D5">
        <w:t xml:space="preserve">    ifElseTree.addChild(trueStat);</w:t>
      </w:r>
    </w:p>
    <w:p w14:paraId="47C8D683" w14:textId="77777777" w:rsidR="00FA7040" w:rsidRPr="00EC76D5" w:rsidRDefault="00FA7040" w:rsidP="00FA7040">
      <w:pPr>
        <w:pStyle w:val="Code"/>
      </w:pPr>
      <w:r w:rsidRPr="00EC76D5">
        <w:t xml:space="preserve">    ifElseTree.addChild(falseStat);</w:t>
      </w:r>
    </w:p>
    <w:p w14:paraId="7EDA43EA" w14:textId="77777777" w:rsidR="00FA7040" w:rsidRPr="00EC76D5" w:rsidRDefault="00FA7040" w:rsidP="00FA7040">
      <w:pPr>
        <w:pStyle w:val="Code"/>
      </w:pPr>
      <w:r w:rsidRPr="00EC76D5">
        <w:t xml:space="preserve">    return ifElseTree;</w:t>
      </w:r>
    </w:p>
    <w:p w14:paraId="18B9E6E1" w14:textId="0BEEEC7B" w:rsidR="00FA7040" w:rsidRPr="00EC76D5" w:rsidRDefault="00FA7040" w:rsidP="00FA7040">
      <w:pPr>
        <w:pStyle w:val="Code"/>
      </w:pPr>
      <w:r w:rsidRPr="00EC76D5">
        <w:t xml:space="preserve">  }</w:t>
      </w:r>
    </w:p>
    <w:p w14:paraId="61E01E19" w14:textId="206BFD90" w:rsidR="00E40B78" w:rsidRPr="00EC76D5" w:rsidRDefault="00E40B78" w:rsidP="00E40B78">
      <w:pPr>
        <w:pStyle w:val="Rubrik3"/>
      </w:pPr>
      <w:bookmarkStart w:id="284" w:name="_Toc481936163"/>
      <w:r w:rsidRPr="00EC76D5">
        <w:t>Switch Statements</w:t>
      </w:r>
      <w:bookmarkEnd w:id="284"/>
    </w:p>
    <w:p w14:paraId="6DEF8FDA" w14:textId="77777777" w:rsidR="00E40B78" w:rsidRPr="00EC76D5" w:rsidRDefault="00E40B78" w:rsidP="00E40B78">
      <w:r w:rsidRPr="00EC76D5">
        <w:t xml:space="preserve">The </w:t>
      </w:r>
      <w:r w:rsidRPr="00EC76D5">
        <w:rPr>
          <w:rStyle w:val="CodeInText"/>
        </w:rPr>
        <w:t>prepareSwitchStatement</w:t>
      </w:r>
      <w:r w:rsidRPr="00EC76D5">
        <w:t xml:space="preserve"> method pushes the case map stack with an empty map and the default stack with minus one. The minus one value means that there has been no default statement so far.</w:t>
      </w:r>
    </w:p>
    <w:p w14:paraId="1A6E982E" w14:textId="7835651A" w:rsidR="00E40B78" w:rsidRPr="00EC76D5" w:rsidRDefault="002E67B8" w:rsidP="00E40B78">
      <w:pPr>
        <w:pStyle w:val="CodeHeader"/>
      </w:pPr>
      <w:r>
        <w:t>MainParser.gppg</w:t>
      </w:r>
    </w:p>
    <w:p w14:paraId="7D3D4894" w14:textId="77777777" w:rsidR="00900B32" w:rsidRPr="00EC76D5" w:rsidRDefault="00900B32" w:rsidP="00900B32">
      <w:pPr>
        <w:pStyle w:val="Code"/>
      </w:pPr>
      <w:r w:rsidRPr="00EC76D5">
        <w:t xml:space="preserve">  | switch_header LEFT_PAREN expression RIGHT_PAREN open_statement {</w:t>
      </w:r>
    </w:p>
    <w:p w14:paraId="33164F86" w14:textId="77777777" w:rsidR="00900B32" w:rsidRPr="00EC76D5" w:rsidRDefault="00900B32" w:rsidP="00900B32">
      <w:pPr>
        <w:pStyle w:val="Code"/>
      </w:pPr>
      <w:r w:rsidRPr="00EC76D5">
        <w:t xml:space="preserve">      $$ = SyntaxTreeGenerator.generateSwitchStatement</w:t>
      </w:r>
    </w:p>
    <w:p w14:paraId="79F5A7F6" w14:textId="0CF92101" w:rsidR="00900B32" w:rsidRPr="00EC76D5" w:rsidRDefault="00900B32" w:rsidP="00900B32">
      <w:pPr>
        <w:pStyle w:val="Code"/>
      </w:pPr>
      <w:r w:rsidRPr="00EC76D5">
        <w:t xml:space="preserve">                     ($3,$5,</w:t>
      </w:r>
      <w:r w:rsidR="00D365F9" w:rsidRPr="00EC76D5">
        <w:t xml:space="preserve"> </w:t>
      </w:r>
      <w:r w:rsidRPr="00EC76D5">
        <w:t>Main.CaseSetStack.pop(),Main.DefaultStack.pop());</w:t>
      </w:r>
    </w:p>
    <w:p w14:paraId="1FF8D659" w14:textId="603971DD" w:rsidR="00E40B78" w:rsidRPr="00EC76D5" w:rsidRDefault="00900B32" w:rsidP="00900B32">
      <w:pPr>
        <w:pStyle w:val="Code"/>
      </w:pPr>
      <w:r w:rsidRPr="00EC76D5">
        <w:t xml:space="preserve">    }</w:t>
      </w:r>
    </w:p>
    <w:p w14:paraId="4868CCE9" w14:textId="5137EDCA" w:rsidR="00E40B78" w:rsidRPr="00EC76D5" w:rsidRDefault="00E40B78" w:rsidP="00E40B78">
      <w:r w:rsidRPr="00EC76D5">
        <w:t xml:space="preserve">The </w:t>
      </w:r>
      <w:r w:rsidRPr="00EC76D5">
        <w:rPr>
          <w:rStyle w:val="CodeInText"/>
        </w:rPr>
        <w:t>generateSwitchStatement</w:t>
      </w:r>
      <w:r w:rsidRPr="00EC76D5">
        <w:t xml:space="preserve"> method generates middle code jump instructions for each of the case statements, which are stored in the </w:t>
      </w:r>
      <w:r w:rsidRPr="00EC76D5">
        <w:rPr>
          <w:rStyle w:val="CodeInText"/>
        </w:rPr>
        <w:t>Main.</w:t>
      </w:r>
      <w:r w:rsidR="007C0FFA">
        <w:rPr>
          <w:rStyle w:val="CodeInText"/>
        </w:rPr>
        <w:t>m_caseMapStack</w:t>
      </w:r>
      <w:r w:rsidRPr="00EC76D5">
        <w:t xml:space="preserve"> stack. Each entry in the stack holds an integer value (each case expression value must be possible to evaluate in compile-time) and a line number. If the original switch expression equals the constant case expression, we jump to the start line of the statement following the case expression.</w:t>
      </w:r>
    </w:p>
    <w:p w14:paraId="7789D996" w14:textId="77777777" w:rsidR="00E40B78" w:rsidRPr="00EC76D5" w:rsidRDefault="00E40B78" w:rsidP="00E40B78">
      <w:r w:rsidRPr="00EC76D5">
        <w:t>If there is a default statements, we finally jump to its start line if the switch statement does not match any of the case statements. Note that the default statement does not have to be placed after the case statements, even though I can see no good reason not to do so.</w:t>
      </w:r>
    </w:p>
    <w:p w14:paraId="4A0C1AEB" w14:textId="24B92187" w:rsidR="00D365F9" w:rsidRPr="00EC76D5" w:rsidRDefault="000C6576" w:rsidP="00D365F9">
      <w:pPr>
        <w:pStyle w:val="CodeHeader"/>
      </w:pPr>
      <w:r>
        <w:t>MiddleCodeGenerator.cs</w:t>
      </w:r>
    </w:p>
    <w:p w14:paraId="78F6E97C" w14:textId="18B6762F" w:rsidR="00D365F9" w:rsidRPr="00EC76D5" w:rsidRDefault="00D365F9" w:rsidP="00D365F9">
      <w:pPr>
        <w:pStyle w:val="Code"/>
      </w:pPr>
      <w:r w:rsidRPr="00EC76D5">
        <w:t xml:space="preserve">  public static SyntaxTree generateSwitchStatement(SyntaxTree </w:t>
      </w:r>
      <w:r w:rsidR="0038687E">
        <w:t>expression</w:t>
      </w:r>
      <w:r w:rsidRPr="00EC76D5">
        <w:t>,</w:t>
      </w:r>
    </w:p>
    <w:p w14:paraId="33683395" w14:textId="77777777" w:rsidR="00D365F9" w:rsidRPr="00EC76D5" w:rsidRDefault="00D365F9" w:rsidP="00D365F9">
      <w:pPr>
        <w:pStyle w:val="Code"/>
      </w:pPr>
      <w:r w:rsidRPr="00EC76D5">
        <w:t xml:space="preserve">                                   SyntaxTree stat, Set&lt;BigInteger&gt; caseSet,</w:t>
      </w:r>
    </w:p>
    <w:p w14:paraId="3F8FA695" w14:textId="77777777" w:rsidR="00D365F9" w:rsidRPr="00EC76D5" w:rsidRDefault="00D365F9" w:rsidP="00D365F9">
      <w:pPr>
        <w:pStyle w:val="Code"/>
      </w:pPr>
      <w:r w:rsidRPr="00EC76D5">
        <w:t xml:space="preserve">                                   boolean isDefault) {</w:t>
      </w:r>
    </w:p>
    <w:p w14:paraId="04F6789A" w14:textId="0775184B" w:rsidR="00D365F9" w:rsidRPr="00EC76D5" w:rsidRDefault="00D365F9" w:rsidP="00D365F9">
      <w:pPr>
        <w:pStyle w:val="Code"/>
      </w:pPr>
      <w:r w:rsidRPr="00EC76D5">
        <w:t xml:space="preserve">    Assert.error(</w:t>
      </w:r>
      <w:r w:rsidR="0038687E">
        <w:t>expression</w:t>
      </w:r>
      <w:r w:rsidRPr="00EC76D5">
        <w:t>.getType().isIntegralOrPointer(),</w:t>
      </w:r>
    </w:p>
    <w:p w14:paraId="7E7D5095" w14:textId="77777777" w:rsidR="00D365F9" w:rsidRPr="00EC76D5" w:rsidRDefault="00D365F9" w:rsidP="00D365F9">
      <w:pPr>
        <w:pStyle w:val="Code"/>
      </w:pPr>
      <w:r w:rsidRPr="00EC76D5">
        <w:t xml:space="preserve">                 "not a pointer or integral type in switch statement");</w:t>
      </w:r>
    </w:p>
    <w:p w14:paraId="28895D84" w14:textId="77777777" w:rsidR="00D365F9" w:rsidRPr="00EC76D5" w:rsidRDefault="00D365F9" w:rsidP="00D365F9">
      <w:pPr>
        <w:pStyle w:val="Code"/>
      </w:pPr>
      <w:r w:rsidRPr="00EC76D5">
        <w:t xml:space="preserve">    </w:t>
      </w:r>
    </w:p>
    <w:p w14:paraId="38D54E52" w14:textId="77777777" w:rsidR="00D365F9" w:rsidRPr="00EC76D5" w:rsidRDefault="00D365F9" w:rsidP="00D365F9">
      <w:pPr>
        <w:pStyle w:val="Code"/>
      </w:pPr>
      <w:r w:rsidRPr="00EC76D5">
        <w:t xml:space="preserve">    Pair&lt;Set&lt;BigInteger&gt;,Boolean&gt; pair = new Pair&lt;&gt;(caseSet, isDefault);</w:t>
      </w:r>
    </w:p>
    <w:p w14:paraId="6A2A708F" w14:textId="77777777" w:rsidR="00D365F9" w:rsidRPr="00EC76D5" w:rsidRDefault="00D365F9" w:rsidP="00D365F9">
      <w:pPr>
        <w:pStyle w:val="Code"/>
      </w:pPr>
      <w:r w:rsidRPr="00EC76D5">
        <w:t xml:space="preserve">    SyntaxTree switchTree = new SyntaxTree(MiddleOperator.Switch, pair);</w:t>
      </w:r>
    </w:p>
    <w:p w14:paraId="792D16CE" w14:textId="3809CCF5" w:rsidR="00D365F9" w:rsidRPr="00EC76D5" w:rsidRDefault="00D365F9" w:rsidP="00D365F9">
      <w:pPr>
        <w:pStyle w:val="Code"/>
      </w:pPr>
      <w:r w:rsidRPr="00EC76D5">
        <w:t xml:space="preserve">    switchTree.addChild(</w:t>
      </w:r>
      <w:r w:rsidR="0038687E">
        <w:t>expression</w:t>
      </w:r>
      <w:r w:rsidRPr="00EC76D5">
        <w:t>);</w:t>
      </w:r>
    </w:p>
    <w:p w14:paraId="51D0DC83" w14:textId="77777777" w:rsidR="00D365F9" w:rsidRPr="00EC76D5" w:rsidRDefault="00D365F9" w:rsidP="00D365F9">
      <w:pPr>
        <w:pStyle w:val="Code"/>
      </w:pPr>
      <w:r w:rsidRPr="00EC76D5">
        <w:t xml:space="preserve">    switchTree.addChild(stat);</w:t>
      </w:r>
    </w:p>
    <w:p w14:paraId="54A87B36" w14:textId="77777777" w:rsidR="00D365F9" w:rsidRPr="00EC76D5" w:rsidRDefault="00D365F9" w:rsidP="00D365F9">
      <w:pPr>
        <w:pStyle w:val="Code"/>
      </w:pPr>
      <w:r w:rsidRPr="00EC76D5">
        <w:t xml:space="preserve">    return switchTree;</w:t>
      </w:r>
    </w:p>
    <w:p w14:paraId="0051CDB5" w14:textId="5DC67A16" w:rsidR="00E40B78" w:rsidRPr="00EC76D5" w:rsidRDefault="00D365F9" w:rsidP="00D365F9">
      <w:pPr>
        <w:pStyle w:val="Code"/>
      </w:pPr>
      <w:r w:rsidRPr="00EC76D5">
        <w:t xml:space="preserve">  }</w:t>
      </w:r>
    </w:p>
    <w:p w14:paraId="22468206" w14:textId="05F6E677" w:rsidR="00AC067F" w:rsidRPr="00EC76D5" w:rsidRDefault="00AC067F" w:rsidP="00D365F9">
      <w:pPr>
        <w:pStyle w:val="Code"/>
      </w:pPr>
    </w:p>
    <w:p w14:paraId="2A06A148" w14:textId="4878299F" w:rsidR="00AC067F" w:rsidRPr="00EC76D5" w:rsidRDefault="00AC067F" w:rsidP="00AC067F">
      <w:pPr>
        <w:pStyle w:val="Code"/>
      </w:pPr>
      <w:r w:rsidRPr="00EC76D5">
        <w:t xml:space="preserve">  private static Object generateValue(SyntaxTree </w:t>
      </w:r>
      <w:r w:rsidR="0038687E">
        <w:t>expression</w:t>
      </w:r>
      <w:r w:rsidRPr="00EC76D5">
        <w:t>) {</w:t>
      </w:r>
    </w:p>
    <w:p w14:paraId="5B661D8C" w14:textId="1AD385DD" w:rsidR="00AC067F" w:rsidRPr="00EC76D5" w:rsidRDefault="00AC067F" w:rsidP="00AC067F">
      <w:pPr>
        <w:pStyle w:val="Code"/>
      </w:pPr>
      <w:r w:rsidRPr="00EC76D5">
        <w:t xml:space="preserve">    if (MiddleCode.isUnary(</w:t>
      </w:r>
      <w:r w:rsidR="0038687E">
        <w:t>expression</w:t>
      </w:r>
      <w:r w:rsidRPr="00EC76D5">
        <w:t>.getOperator())) {</w:t>
      </w:r>
    </w:p>
    <w:p w14:paraId="77886E41" w14:textId="3EC585BC" w:rsidR="00AC067F" w:rsidRPr="00EC76D5" w:rsidRDefault="00AC067F" w:rsidP="00AC067F">
      <w:pPr>
        <w:pStyle w:val="Code"/>
      </w:pPr>
      <w:r w:rsidRPr="00EC76D5">
        <w:t xml:space="preserve">      Object subValue = generateValue(</w:t>
      </w:r>
      <w:r w:rsidR="0038687E">
        <w:t>expression</w:t>
      </w:r>
      <w:r w:rsidRPr="00EC76D5">
        <w:t>.getChild(0));</w:t>
      </w:r>
    </w:p>
    <w:p w14:paraId="47FAB11E" w14:textId="63D0D1AA" w:rsidR="00AC067F" w:rsidRPr="00EC76D5" w:rsidRDefault="00AC067F" w:rsidP="00AC067F">
      <w:pPr>
        <w:pStyle w:val="Code"/>
      </w:pPr>
      <w:r w:rsidRPr="00EC76D5">
        <w:t xml:space="preserve">      return ValueConversion.unaryCast(</w:t>
      </w:r>
      <w:r w:rsidR="0038687E">
        <w:t>expression</w:t>
      </w:r>
      <w:r w:rsidRPr="00EC76D5">
        <w:t>.getOperator(), subValue);</w:t>
      </w:r>
    </w:p>
    <w:p w14:paraId="7769AF53" w14:textId="77777777" w:rsidR="00AC067F" w:rsidRPr="00EC76D5" w:rsidRDefault="00AC067F" w:rsidP="00AC067F">
      <w:pPr>
        <w:pStyle w:val="Code"/>
      </w:pPr>
      <w:r w:rsidRPr="00EC76D5">
        <w:t xml:space="preserve">    }</w:t>
      </w:r>
    </w:p>
    <w:p w14:paraId="2C7804C8" w14:textId="25268B44" w:rsidR="00AC067F" w:rsidRPr="00EC76D5" w:rsidRDefault="00AC067F" w:rsidP="00AC067F">
      <w:pPr>
        <w:pStyle w:val="Code"/>
      </w:pPr>
      <w:r w:rsidRPr="00EC76D5">
        <w:t xml:space="preserve">    else if (MiddleCode.isBinary(</w:t>
      </w:r>
      <w:r w:rsidR="0038687E">
        <w:t>expression</w:t>
      </w:r>
      <w:r w:rsidRPr="00EC76D5">
        <w:t>.getOperator())) {</w:t>
      </w:r>
    </w:p>
    <w:p w14:paraId="135C296D" w14:textId="31BEF81A" w:rsidR="00AC067F" w:rsidRPr="00EC76D5" w:rsidRDefault="00AC067F" w:rsidP="00AC067F">
      <w:pPr>
        <w:pStyle w:val="Code"/>
      </w:pPr>
      <w:r w:rsidRPr="00EC76D5">
        <w:lastRenderedPageBreak/>
        <w:t xml:space="preserve">      Object leftValue = generateValue(</w:t>
      </w:r>
      <w:r w:rsidR="0038687E">
        <w:t>expression</w:t>
      </w:r>
      <w:r w:rsidRPr="00EC76D5">
        <w:t>.getChild(0)),</w:t>
      </w:r>
    </w:p>
    <w:p w14:paraId="51ADF9FC" w14:textId="7F032F09" w:rsidR="00AC067F" w:rsidRPr="00EC76D5" w:rsidRDefault="00AC067F" w:rsidP="00AC067F">
      <w:pPr>
        <w:pStyle w:val="Code"/>
      </w:pPr>
      <w:r w:rsidRPr="00EC76D5">
        <w:t xml:space="preserve">             rightValue = generateValue(</w:t>
      </w:r>
      <w:r w:rsidR="0038687E">
        <w:t>expression</w:t>
      </w:r>
      <w:r w:rsidRPr="00EC76D5">
        <w:t>.getChild(1));</w:t>
      </w:r>
    </w:p>
    <w:p w14:paraId="568F9EC9" w14:textId="33AA3C1F" w:rsidR="00AC067F" w:rsidRPr="00EC76D5" w:rsidRDefault="00AC067F" w:rsidP="00AC067F">
      <w:pPr>
        <w:pStyle w:val="Code"/>
      </w:pPr>
      <w:r w:rsidRPr="00EC76D5">
        <w:t xml:space="preserve">      return ValueConversion.binaryCast(</w:t>
      </w:r>
      <w:r w:rsidR="0038687E">
        <w:t>expression</w:t>
      </w:r>
      <w:r w:rsidRPr="00EC76D5">
        <w:t>.getOperator(),</w:t>
      </w:r>
    </w:p>
    <w:p w14:paraId="1A5C2C04" w14:textId="1B67FD16" w:rsidR="00AC067F" w:rsidRPr="00EC76D5" w:rsidRDefault="00AC067F" w:rsidP="00AC067F">
      <w:pPr>
        <w:pStyle w:val="Code"/>
      </w:pPr>
      <w:r w:rsidRPr="00EC76D5">
        <w:t xml:space="preserve">                                        leftValue, rightValue);</w:t>
      </w:r>
    </w:p>
    <w:p w14:paraId="5D114568" w14:textId="77777777" w:rsidR="00AC067F" w:rsidRPr="00EC76D5" w:rsidRDefault="00AC067F" w:rsidP="00AC067F">
      <w:pPr>
        <w:pStyle w:val="Code"/>
      </w:pPr>
      <w:r w:rsidRPr="00EC76D5">
        <w:t xml:space="preserve">    }</w:t>
      </w:r>
    </w:p>
    <w:p w14:paraId="7AA08A35" w14:textId="77777777" w:rsidR="00AC067F" w:rsidRPr="00EC76D5" w:rsidRDefault="00AC067F" w:rsidP="00AC067F">
      <w:pPr>
        <w:pStyle w:val="Code"/>
      </w:pPr>
      <w:r w:rsidRPr="00EC76D5">
        <w:t xml:space="preserve">    </w:t>
      </w:r>
    </w:p>
    <w:p w14:paraId="7BE314E0" w14:textId="77777777" w:rsidR="00AC067F" w:rsidRPr="00EC76D5" w:rsidRDefault="00AC067F" w:rsidP="00AC067F">
      <w:pPr>
        <w:pStyle w:val="Code"/>
      </w:pPr>
      <w:r w:rsidRPr="00EC76D5">
        <w:t xml:space="preserve">    return null;</w:t>
      </w:r>
    </w:p>
    <w:p w14:paraId="6BF4253D" w14:textId="51A4DEDE" w:rsidR="00AC067F" w:rsidRPr="00EC76D5" w:rsidRDefault="00AC067F" w:rsidP="00AC067F">
      <w:pPr>
        <w:pStyle w:val="Code"/>
      </w:pPr>
      <w:r w:rsidRPr="00EC76D5">
        <w:t xml:space="preserve">  }</w:t>
      </w:r>
    </w:p>
    <w:p w14:paraId="5D4D5B10" w14:textId="359C2976" w:rsidR="00E40B78" w:rsidRPr="00EC76D5" w:rsidRDefault="00E40B78" w:rsidP="00E40B78">
      <w:pPr>
        <w:pStyle w:val="Rubrik3"/>
      </w:pPr>
      <w:bookmarkStart w:id="285" w:name="_Toc481936164"/>
      <w:r w:rsidRPr="00EC76D5">
        <w:t>Case Statements</w:t>
      </w:r>
      <w:bookmarkEnd w:id="285"/>
    </w:p>
    <w:p w14:paraId="7BAB6B7F" w14:textId="2DBD11CD" w:rsidR="00E40B78" w:rsidRPr="00EC76D5" w:rsidRDefault="00E40B78" w:rsidP="00E40B78">
      <w:r w:rsidRPr="00EC76D5">
        <w:t xml:space="preserve">The case statement </w:t>
      </w:r>
      <w:r w:rsidR="001F340F" w:rsidRPr="00EC76D5">
        <w:t>must</w:t>
      </w:r>
      <w:r w:rsidRPr="00EC76D5">
        <w:t xml:space="preserve"> comply with the following demands:</w:t>
      </w:r>
    </w:p>
    <w:p w14:paraId="7A47EAEF" w14:textId="436C66AC" w:rsidR="00E40B78" w:rsidRPr="00EC76D5" w:rsidRDefault="00E40B78" w:rsidP="00E40B78">
      <w:pPr>
        <w:pStyle w:val="Liststycke"/>
        <w:numPr>
          <w:ilvl w:val="0"/>
          <w:numId w:val="96"/>
        </w:numPr>
      </w:pPr>
      <w:r w:rsidRPr="00EC76D5">
        <w:rPr>
          <w:rStyle w:val="CodeInText"/>
        </w:rPr>
        <w:t>Main.</w:t>
      </w:r>
      <w:r w:rsidR="007C0FFA">
        <w:rPr>
          <w:rStyle w:val="CodeInText"/>
        </w:rPr>
        <w:t>m_caseMapStack</w:t>
      </w:r>
      <w:r w:rsidRPr="00EC76D5">
        <w:t xml:space="preserve"> must not be empty. If it is empty, the case statements misses a surrounding switch statements.</w:t>
      </w:r>
    </w:p>
    <w:p w14:paraId="340CC025" w14:textId="77777777" w:rsidR="00E40B78" w:rsidRPr="00EC76D5" w:rsidRDefault="00E40B78" w:rsidP="00E40B78">
      <w:pPr>
        <w:pStyle w:val="Liststycke"/>
        <w:numPr>
          <w:ilvl w:val="0"/>
          <w:numId w:val="96"/>
        </w:numPr>
      </w:pPr>
      <w:r w:rsidRPr="00EC76D5">
        <w:t>The case expression must be integral and constant and thereby possible to evaluate by the compiler.</w:t>
      </w:r>
    </w:p>
    <w:p w14:paraId="683425E1" w14:textId="43011235" w:rsidR="00E40B78" w:rsidRPr="00EC76D5" w:rsidRDefault="00E40B78" w:rsidP="00E40B78">
      <w:pPr>
        <w:pStyle w:val="Liststycke"/>
        <w:numPr>
          <w:ilvl w:val="0"/>
          <w:numId w:val="96"/>
        </w:numPr>
      </w:pPr>
      <w:r w:rsidRPr="00EC76D5">
        <w:t xml:space="preserve">Since </w:t>
      </w:r>
      <w:r w:rsidRPr="00EC76D5">
        <w:rPr>
          <w:rStyle w:val="CodeInText"/>
        </w:rPr>
        <w:t>Main.</w:t>
      </w:r>
      <w:r w:rsidR="007C0FFA">
        <w:rPr>
          <w:rStyle w:val="CodeInText"/>
        </w:rPr>
        <w:t>m_caseMapStack</w:t>
      </w:r>
      <w:r w:rsidRPr="00EC76D5">
        <w:t xml:space="preserve"> is not empty, there is at least one surrounding switch statement. We call </w:t>
      </w:r>
      <w:r w:rsidRPr="00EC76D5">
        <w:rPr>
          <w:rStyle w:val="CodeInText"/>
        </w:rPr>
        <w:t>peek</w:t>
      </w:r>
      <w:r w:rsidRPr="00EC76D5">
        <w:t xml:space="preserve"> on the stack to obtain the map holding the case expression value of the closest surrounding switch statement, add the case value with the line number of the case statement, and check that there is no earlier cases expression with the same value (put returns the old value if the key is already present in the map, null if is not</w:t>
      </w:r>
      <w:r w:rsidRPr="00EC76D5">
        <w:rPr>
          <w:rStyle w:val="Fotnotsreferens"/>
        </w:rPr>
        <w:footnoteReference w:id="4"/>
      </w:r>
      <w:r w:rsidRPr="00EC76D5">
        <w:t>).</w:t>
      </w:r>
    </w:p>
    <w:p w14:paraId="339E0BCB" w14:textId="19EF79A0" w:rsidR="00E40B78" w:rsidRPr="00EC76D5" w:rsidRDefault="002E67B8" w:rsidP="00E40B78">
      <w:pPr>
        <w:pStyle w:val="CodeHeader"/>
      </w:pPr>
      <w:r>
        <w:t>MainParser.gppg</w:t>
      </w:r>
    </w:p>
    <w:p w14:paraId="51374988" w14:textId="77777777" w:rsidR="00E40B78" w:rsidRPr="00EC76D5" w:rsidRDefault="00E40B78" w:rsidP="00E40B78">
      <w:pPr>
        <w:pStyle w:val="Code"/>
      </w:pPr>
      <w:r w:rsidRPr="00EC76D5">
        <w:t xml:space="preserve">  | CASE constant_expression:caseSymbol COLON</w:t>
      </w:r>
    </w:p>
    <w:p w14:paraId="510CB7A1" w14:textId="77777777" w:rsidR="00E40B78" w:rsidRPr="00EC76D5" w:rsidRDefault="00E40B78" w:rsidP="00E40B78">
      <w:pPr>
        <w:pStyle w:val="Code"/>
      </w:pPr>
      <w:r w:rsidRPr="00EC76D5">
        <w:t xml:space="preserve">    line_marker:statLine open_statement {:</w:t>
      </w:r>
    </w:p>
    <w:p w14:paraId="6FED716E" w14:textId="77777777" w:rsidR="00E40B78" w:rsidRPr="00EC76D5" w:rsidRDefault="00E40B78" w:rsidP="00E40B78">
      <w:pPr>
        <w:pStyle w:val="Code"/>
      </w:pPr>
      <w:r w:rsidRPr="00EC76D5">
        <w:t xml:space="preserve">      Generate.generateCaseStatement(caseSymbol, statLine);</w:t>
      </w:r>
    </w:p>
    <w:p w14:paraId="03256FEB" w14:textId="77777777" w:rsidR="00E40B78" w:rsidRPr="00EC76D5" w:rsidRDefault="00E40B78" w:rsidP="00E40B78">
      <w:pPr>
        <w:pStyle w:val="Code"/>
      </w:pPr>
      <w:r w:rsidRPr="00EC76D5">
        <w:t xml:space="preserve">    :}</w:t>
      </w:r>
    </w:p>
    <w:p w14:paraId="4E432DA9" w14:textId="7C736FDB" w:rsidR="00E40B78" w:rsidRPr="00EC76D5" w:rsidRDefault="000C6576" w:rsidP="00E40B78">
      <w:pPr>
        <w:pStyle w:val="CodeHeader"/>
      </w:pPr>
      <w:r>
        <w:t>MiddleCodeGenerator.cs</w:t>
      </w:r>
    </w:p>
    <w:p w14:paraId="76BE1F2A" w14:textId="77777777" w:rsidR="00E74B07" w:rsidRPr="00EC76D5" w:rsidRDefault="00E74B07" w:rsidP="00E74B07">
      <w:pPr>
        <w:pStyle w:val="Code"/>
      </w:pPr>
      <w:r w:rsidRPr="00EC76D5">
        <w:t xml:space="preserve">  public static SyntaxTree generateCaseStatement(SyntaxTree valueTree,</w:t>
      </w:r>
    </w:p>
    <w:p w14:paraId="76BE7D60" w14:textId="77777777" w:rsidR="00E74B07" w:rsidRPr="00EC76D5" w:rsidRDefault="00E74B07" w:rsidP="00E74B07">
      <w:pPr>
        <w:pStyle w:val="Code"/>
      </w:pPr>
      <w:r w:rsidRPr="00EC76D5">
        <w:t xml:space="preserve">                                                 SyntaxTree stat) {</w:t>
      </w:r>
    </w:p>
    <w:p w14:paraId="04DCB41B" w14:textId="77777777" w:rsidR="00E74B07" w:rsidRPr="00EC76D5" w:rsidRDefault="00E74B07" w:rsidP="00E74B07">
      <w:pPr>
        <w:pStyle w:val="Code"/>
      </w:pPr>
      <w:r w:rsidRPr="00EC76D5">
        <w:t xml:space="preserve">    Assert.error(!Main.CaseSetStack.empty(), valueTree, "unsurronded case");</w:t>
      </w:r>
    </w:p>
    <w:p w14:paraId="21F61666" w14:textId="77777777" w:rsidR="00E74B07" w:rsidRPr="00EC76D5" w:rsidRDefault="00E74B07" w:rsidP="00E74B07">
      <w:pPr>
        <w:pStyle w:val="Code"/>
      </w:pPr>
      <w:r w:rsidRPr="00EC76D5">
        <w:t xml:space="preserve">    BigInteger caseValue = (BigInteger) valueTree.getSymbol().getValue();</w:t>
      </w:r>
    </w:p>
    <w:p w14:paraId="78C60F6F" w14:textId="77777777" w:rsidR="00E74B07" w:rsidRPr="00EC76D5" w:rsidRDefault="00E74B07" w:rsidP="00E74B07">
      <w:pPr>
        <w:pStyle w:val="Code"/>
      </w:pPr>
      <w:r w:rsidRPr="00EC76D5">
        <w:t xml:space="preserve">    Assert.error(Main.CaseSetStack.peek().add(caseValue),</w:t>
      </w:r>
    </w:p>
    <w:p w14:paraId="614B00FF" w14:textId="77777777" w:rsidR="00E74B07" w:rsidRPr="00EC76D5" w:rsidRDefault="00E74B07" w:rsidP="00E74B07">
      <w:pPr>
        <w:pStyle w:val="Code"/>
      </w:pPr>
      <w:r w:rsidRPr="00EC76D5">
        <w:t xml:space="preserve">                 caseValue, "repeated case value");</w:t>
      </w:r>
    </w:p>
    <w:p w14:paraId="1572113A" w14:textId="77777777" w:rsidR="00E74B07" w:rsidRPr="00EC76D5" w:rsidRDefault="00E74B07" w:rsidP="00E74B07">
      <w:pPr>
        <w:pStyle w:val="Code"/>
      </w:pPr>
      <w:r w:rsidRPr="00EC76D5">
        <w:t xml:space="preserve">    SyntaxTree caseTree =</w:t>
      </w:r>
    </w:p>
    <w:p w14:paraId="540BA8B3" w14:textId="77777777" w:rsidR="00E74B07" w:rsidRPr="00EC76D5" w:rsidRDefault="00E74B07" w:rsidP="00E74B07">
      <w:pPr>
        <w:pStyle w:val="Code"/>
      </w:pPr>
      <w:r w:rsidRPr="00EC76D5">
        <w:t xml:space="preserve">      new SyntaxTree(MiddleOperator.Case, valueTree.getSymbol());</w:t>
      </w:r>
    </w:p>
    <w:p w14:paraId="5E53B191" w14:textId="77777777" w:rsidR="00E74B07" w:rsidRPr="00EC76D5" w:rsidRDefault="00E74B07" w:rsidP="00E74B07">
      <w:pPr>
        <w:pStyle w:val="Code"/>
      </w:pPr>
      <w:r w:rsidRPr="00EC76D5">
        <w:t xml:space="preserve">    caseTree.addChild(stat);</w:t>
      </w:r>
    </w:p>
    <w:p w14:paraId="4BD00003" w14:textId="77777777" w:rsidR="00E74B07" w:rsidRPr="00EC76D5" w:rsidRDefault="00E74B07" w:rsidP="00E74B07">
      <w:pPr>
        <w:pStyle w:val="Code"/>
      </w:pPr>
      <w:r w:rsidRPr="00EC76D5">
        <w:t xml:space="preserve">    return caseTree;</w:t>
      </w:r>
    </w:p>
    <w:p w14:paraId="059D41FE" w14:textId="77777777" w:rsidR="00E74B07" w:rsidRPr="00EC76D5" w:rsidRDefault="00E74B07" w:rsidP="00E74B07">
      <w:pPr>
        <w:pStyle w:val="Code"/>
      </w:pPr>
      <w:r w:rsidRPr="00EC76D5">
        <w:t xml:space="preserve">  }</w:t>
      </w:r>
    </w:p>
    <w:p w14:paraId="7CF96B03" w14:textId="77777777" w:rsidR="00E74B07" w:rsidRPr="00EC76D5" w:rsidRDefault="00E74B07" w:rsidP="00E74B07">
      <w:pPr>
        <w:pStyle w:val="Code"/>
      </w:pPr>
      <w:r w:rsidRPr="00EC76D5">
        <w:t xml:space="preserve">  </w:t>
      </w:r>
    </w:p>
    <w:p w14:paraId="078B45B5" w14:textId="77777777" w:rsidR="00E74B07" w:rsidRPr="00EC76D5" w:rsidRDefault="00E74B07" w:rsidP="00E74B07">
      <w:pPr>
        <w:pStyle w:val="Code"/>
      </w:pPr>
      <w:r w:rsidRPr="00EC76D5">
        <w:t xml:space="preserve">  public static SyntaxTree generateDefaultStatement(SyntaxTree stat) {</w:t>
      </w:r>
    </w:p>
    <w:p w14:paraId="04FDEEB9" w14:textId="77777777" w:rsidR="00E74B07" w:rsidRPr="00EC76D5" w:rsidRDefault="00E74B07" w:rsidP="00E74B07">
      <w:pPr>
        <w:pStyle w:val="Code"/>
      </w:pPr>
      <w:r w:rsidRPr="00EC76D5">
        <w:t xml:space="preserve">    Assert.error(!Main.DefaultStack.isEmpty(), "unsurronded default");</w:t>
      </w:r>
    </w:p>
    <w:p w14:paraId="1CBBEB01" w14:textId="77777777" w:rsidR="00E74B07" w:rsidRPr="00EC76D5" w:rsidRDefault="00E74B07" w:rsidP="00E74B07">
      <w:pPr>
        <w:pStyle w:val="Code"/>
      </w:pPr>
      <w:r w:rsidRPr="00EC76D5">
        <w:t xml:space="preserve">    Assert.error(!Main.DefaultStack.pop(), "repeated default");</w:t>
      </w:r>
    </w:p>
    <w:p w14:paraId="703336E3" w14:textId="77777777" w:rsidR="00E74B07" w:rsidRPr="00EC76D5" w:rsidRDefault="00E74B07" w:rsidP="00E74B07">
      <w:pPr>
        <w:pStyle w:val="Code"/>
      </w:pPr>
      <w:r w:rsidRPr="00EC76D5">
        <w:t xml:space="preserve">    Main.DefaultStack.push(true);</w:t>
      </w:r>
    </w:p>
    <w:p w14:paraId="77CDA523" w14:textId="77777777" w:rsidR="00E74B07" w:rsidRPr="00EC76D5" w:rsidRDefault="00E74B07" w:rsidP="00E74B07">
      <w:pPr>
        <w:pStyle w:val="Code"/>
      </w:pPr>
    </w:p>
    <w:p w14:paraId="27452787" w14:textId="77777777" w:rsidR="00E74B07" w:rsidRPr="00EC76D5" w:rsidRDefault="00E74B07" w:rsidP="00E74B07">
      <w:pPr>
        <w:pStyle w:val="Code"/>
      </w:pPr>
      <w:r w:rsidRPr="00EC76D5">
        <w:t xml:space="preserve">    SyntaxTree defaultTree = new SyntaxTree(MiddleOperator.Default);</w:t>
      </w:r>
    </w:p>
    <w:p w14:paraId="230A2A9B" w14:textId="77777777" w:rsidR="00E74B07" w:rsidRPr="00EC76D5" w:rsidRDefault="00E74B07" w:rsidP="00E74B07">
      <w:pPr>
        <w:pStyle w:val="Code"/>
      </w:pPr>
      <w:r w:rsidRPr="00EC76D5">
        <w:t xml:space="preserve">    defaultTree.addChild(stat);</w:t>
      </w:r>
    </w:p>
    <w:p w14:paraId="58113780" w14:textId="77777777" w:rsidR="00E74B07" w:rsidRPr="00EC76D5" w:rsidRDefault="00E74B07" w:rsidP="00E74B07">
      <w:pPr>
        <w:pStyle w:val="Code"/>
      </w:pPr>
      <w:r w:rsidRPr="00EC76D5">
        <w:t xml:space="preserve">    return defaultTree;</w:t>
      </w:r>
    </w:p>
    <w:p w14:paraId="070B01C0" w14:textId="278B165F" w:rsidR="00E74B07" w:rsidRPr="00EC76D5" w:rsidRDefault="00E74B07" w:rsidP="00E74B07">
      <w:pPr>
        <w:pStyle w:val="Code"/>
      </w:pPr>
      <w:r w:rsidRPr="00EC76D5">
        <w:t xml:space="preserve">  }</w:t>
      </w:r>
    </w:p>
    <w:p w14:paraId="5FBB8DDD" w14:textId="4FA65737" w:rsidR="00E40B78" w:rsidRPr="00EC76D5" w:rsidRDefault="00E40B78" w:rsidP="00E40B78">
      <w:pPr>
        <w:pStyle w:val="Rubrik3"/>
      </w:pPr>
      <w:bookmarkStart w:id="286" w:name="_Toc481936165"/>
      <w:r w:rsidRPr="00EC76D5">
        <w:lastRenderedPageBreak/>
        <w:t>While Statements</w:t>
      </w:r>
      <w:bookmarkEnd w:id="286"/>
    </w:p>
    <w:p w14:paraId="393E4787" w14:textId="77777777" w:rsidR="00E40B78" w:rsidRPr="00EC76D5" w:rsidRDefault="00E40B78" w:rsidP="00E40B78">
      <w:r w:rsidRPr="00EC76D5">
        <w:t>The while header prepares the while statement by pushing break and continue stacks with integers sets. The continue set will eventually be backpatched to the beginning of the while statement and break set will be backpatched to the statement following the while statement.</w:t>
      </w:r>
    </w:p>
    <w:p w14:paraId="254AE3A1" w14:textId="77777777" w:rsidR="00E40B78" w:rsidRPr="00EC76D5" w:rsidRDefault="00E40B78" w:rsidP="00E40B78">
      <w:r w:rsidRPr="00EC76D5">
        <w:t xml:space="preserve">The true set of the while expression is backpatched to the beginning of the statement (or the first statement of a block statement) inside the while loop while the false set is backpatched to the statement following the while statement, similar to the break set. In order to make sure that the while statement is followed by jump statement, the </w:t>
      </w:r>
      <w:r w:rsidRPr="00EC76D5">
        <w:rPr>
          <w:rStyle w:val="CodeInText"/>
        </w:rPr>
        <w:t>jump_marker</w:t>
      </w:r>
      <w:r w:rsidRPr="00EC76D5">
        <w:t xml:space="preserve"> rule adds a jump statement at the end of the statement surrounded by the while statement, which is backpatched to the beginning of the while expression, similar to the continue set.</w:t>
      </w:r>
    </w:p>
    <w:p w14:paraId="450B6C4F" w14:textId="5A2F17BA" w:rsidR="00E40B78" w:rsidRPr="00EC76D5" w:rsidRDefault="002E67B8" w:rsidP="00E40B78">
      <w:pPr>
        <w:pStyle w:val="CodeHeader"/>
      </w:pPr>
      <w:r>
        <w:t>MainParser.gppg</w:t>
      </w:r>
    </w:p>
    <w:p w14:paraId="22EEFC2D" w14:textId="77777777" w:rsidR="00670932" w:rsidRPr="00EC76D5" w:rsidRDefault="00670932" w:rsidP="00670932">
      <w:pPr>
        <w:pStyle w:val="Code"/>
      </w:pPr>
      <w:r w:rsidRPr="00EC76D5">
        <w:t xml:space="preserve">  | while_header LEFT_PAREN expression RIGHT_PAREN open_statement {</w:t>
      </w:r>
    </w:p>
    <w:p w14:paraId="454D216A" w14:textId="77777777" w:rsidR="00670932" w:rsidRPr="00EC76D5" w:rsidRDefault="00670932" w:rsidP="00670932">
      <w:pPr>
        <w:pStyle w:val="Code"/>
      </w:pPr>
      <w:r w:rsidRPr="00EC76D5">
        <w:t xml:space="preserve">      $$ = SyntaxTreeGenerator.generateWhileStatement($3, $5);</w:t>
      </w:r>
    </w:p>
    <w:p w14:paraId="3B07BBE5" w14:textId="77777777" w:rsidR="00670932" w:rsidRPr="00EC76D5" w:rsidRDefault="00670932" w:rsidP="00670932">
      <w:pPr>
        <w:pStyle w:val="Code"/>
      </w:pPr>
      <w:r w:rsidRPr="00EC76D5">
        <w:t xml:space="preserve">      --Main.LoopCount;</w:t>
      </w:r>
    </w:p>
    <w:p w14:paraId="503B0F19" w14:textId="32C0189C" w:rsidR="00E40B78" w:rsidRPr="00EC76D5" w:rsidRDefault="00670932" w:rsidP="00670932">
      <w:pPr>
        <w:pStyle w:val="Code"/>
      </w:pPr>
      <w:r w:rsidRPr="00EC76D5">
        <w:t xml:space="preserve">    }</w:t>
      </w:r>
    </w:p>
    <w:p w14:paraId="04BF2374" w14:textId="051744DF" w:rsidR="00E40B78" w:rsidRPr="00EC76D5" w:rsidRDefault="000C6576" w:rsidP="00E40B78">
      <w:pPr>
        <w:pStyle w:val="CodeHeader"/>
      </w:pPr>
      <w:r>
        <w:t>MiddleCodeGenerator.cs</w:t>
      </w:r>
    </w:p>
    <w:p w14:paraId="4299F1FB" w14:textId="09413864" w:rsidR="00030B86" w:rsidRPr="00EC76D5" w:rsidRDefault="00670932" w:rsidP="00670932">
      <w:pPr>
        <w:pStyle w:val="Code"/>
      </w:pPr>
      <w:r w:rsidRPr="00EC76D5">
        <w:t xml:space="preserve">  public static SyntaxTree generateWhileStatement(SyntaxTree </w:t>
      </w:r>
      <w:r w:rsidR="0038687E">
        <w:t>expression</w:t>
      </w:r>
      <w:r w:rsidRPr="00EC76D5">
        <w:t>,</w:t>
      </w:r>
    </w:p>
    <w:p w14:paraId="385A5EE4" w14:textId="6EB5BC99" w:rsidR="00670932" w:rsidRPr="00EC76D5" w:rsidRDefault="00030B86" w:rsidP="00670932">
      <w:pPr>
        <w:pStyle w:val="Code"/>
      </w:pPr>
      <w:r w:rsidRPr="00EC76D5">
        <w:t xml:space="preserve">                                                 </w:t>
      </w:r>
      <w:r w:rsidR="00670932" w:rsidRPr="00EC76D5">
        <w:t xml:space="preserve"> SyntaxTree stat) {</w:t>
      </w:r>
    </w:p>
    <w:p w14:paraId="7DF735AE" w14:textId="77777777" w:rsidR="00670932" w:rsidRPr="00EC76D5" w:rsidRDefault="00670932" w:rsidP="00670932">
      <w:pPr>
        <w:pStyle w:val="Code"/>
      </w:pPr>
      <w:r w:rsidRPr="00EC76D5">
        <w:t xml:space="preserve">    SyntaxTree whileTree = new SyntaxTree(MiddleOperator.While);</w:t>
      </w:r>
    </w:p>
    <w:p w14:paraId="0FD340C9" w14:textId="455EFD60" w:rsidR="00670932" w:rsidRPr="00EC76D5" w:rsidRDefault="00670932" w:rsidP="00670932">
      <w:pPr>
        <w:pStyle w:val="Code"/>
      </w:pPr>
      <w:r w:rsidRPr="00EC76D5">
        <w:t xml:space="preserve">    whileTree.addChild(toLogicalExpression(</w:t>
      </w:r>
      <w:r w:rsidR="0038687E">
        <w:t>expression</w:t>
      </w:r>
      <w:r w:rsidRPr="00EC76D5">
        <w:t>));</w:t>
      </w:r>
    </w:p>
    <w:p w14:paraId="36691A24" w14:textId="77777777" w:rsidR="00670932" w:rsidRPr="00EC76D5" w:rsidRDefault="00670932" w:rsidP="00670932">
      <w:pPr>
        <w:pStyle w:val="Code"/>
      </w:pPr>
      <w:r w:rsidRPr="00EC76D5">
        <w:t xml:space="preserve">    whileTree.addChild(stat);</w:t>
      </w:r>
    </w:p>
    <w:p w14:paraId="791C969D" w14:textId="77777777" w:rsidR="00670932" w:rsidRPr="00EC76D5" w:rsidRDefault="00670932" w:rsidP="00670932">
      <w:pPr>
        <w:pStyle w:val="Code"/>
      </w:pPr>
      <w:r w:rsidRPr="00EC76D5">
        <w:t xml:space="preserve">    return whileTree;</w:t>
      </w:r>
    </w:p>
    <w:p w14:paraId="0E8A295B" w14:textId="58CB066F" w:rsidR="00E40B78" w:rsidRPr="00EC76D5" w:rsidRDefault="00670932" w:rsidP="00670932">
      <w:pPr>
        <w:pStyle w:val="Code"/>
      </w:pPr>
      <w:r w:rsidRPr="00EC76D5">
        <w:t xml:space="preserve">  }</w:t>
      </w:r>
    </w:p>
    <w:p w14:paraId="656137F0" w14:textId="5699CEF8" w:rsidR="00E40B78" w:rsidRPr="00EC76D5" w:rsidRDefault="00E40B78" w:rsidP="00E40B78">
      <w:pPr>
        <w:pStyle w:val="Rubrik3"/>
      </w:pPr>
      <w:bookmarkStart w:id="287" w:name="_Toc481936166"/>
      <w:r w:rsidRPr="00EC76D5">
        <w:t>For Statements</w:t>
      </w:r>
      <w:bookmarkEnd w:id="287"/>
    </w:p>
    <w:p w14:paraId="5DABCEA6" w14:textId="3AFBDDF3" w:rsidR="00E40B78" w:rsidRPr="00EC76D5" w:rsidRDefault="00E40B78" w:rsidP="00E40B78">
      <w:r w:rsidRPr="00EC76D5">
        <w:t xml:space="preserve">The for statement is a little bit more complicated than the while statement. To start with the continue and break stack are pushed, </w:t>
      </w:r>
      <w:r w:rsidR="007E1C87" w:rsidRPr="00EC76D5">
        <w:t>like</w:t>
      </w:r>
      <w:r w:rsidRPr="00EC76D5">
        <w:t xml:space="preserve"> the while case.</w:t>
      </w:r>
    </w:p>
    <w:p w14:paraId="232395B1" w14:textId="2F3BDDF8" w:rsidR="00E40B78" w:rsidRPr="00EC76D5" w:rsidRDefault="00E40B78" w:rsidP="00E40B78">
      <w:r w:rsidRPr="00EC76D5">
        <w:t xml:space="preserve">The for statement holds three optional expression: the </w:t>
      </w:r>
      <w:r w:rsidR="00F4217C">
        <w:t>initialization</w:t>
      </w:r>
      <w:r w:rsidRPr="00EC76D5">
        <w:t xml:space="preserve"> expression, the test expression, and the increment expression. The true and false sets of the </w:t>
      </w:r>
      <w:r w:rsidR="00F4217C">
        <w:t>initialization</w:t>
      </w:r>
      <w:r w:rsidRPr="00EC76D5">
        <w:t xml:space="preserve"> and increment expressions are all backpatched to beginning of the test expression. </w:t>
      </w:r>
      <w:r w:rsidR="00BA060A" w:rsidRPr="00EC76D5">
        <w:t>Like</w:t>
      </w:r>
      <w:r w:rsidRPr="00EC76D5">
        <w:t xml:space="preserve"> the while case, in order to make sure that the for statement is followed by jump statement the </w:t>
      </w:r>
      <w:r w:rsidRPr="00EC76D5">
        <w:rPr>
          <w:rStyle w:val="CodeInText"/>
        </w:rPr>
        <w:t>jump_marker</w:t>
      </w:r>
      <w:r w:rsidRPr="00EC76D5">
        <w:t xml:space="preserve"> rule add a jump statement at the end of the statement surrounded by the for statement, which is also backpatched to the beginning of the test expression. There is also a jump line inserted after the test optional expression, which is backpatched to the beginning of the for statements </w:t>
      </w:r>
      <w:r w:rsidR="00BA060A" w:rsidRPr="00EC76D5">
        <w:t>to</w:t>
      </w:r>
      <w:r w:rsidRPr="00EC76D5">
        <w:t xml:space="preserve"> make sure that the for loop works properly even if the test expression has been omitted. An omitted test expression is equivalent to an inf</w:t>
      </w:r>
      <w:r w:rsidR="002F35C1">
        <w:t>initializer</w:t>
      </w:r>
      <w:r w:rsidRPr="00EC76D5">
        <w:t>e loop.</w:t>
      </w:r>
    </w:p>
    <w:p w14:paraId="2732638C" w14:textId="5F33A5FD" w:rsidR="00E40B78" w:rsidRPr="00EC76D5" w:rsidRDefault="00E40B78" w:rsidP="00E40B78">
      <w:r w:rsidRPr="00EC76D5">
        <w:t xml:space="preserve">Finally, </w:t>
      </w:r>
      <w:r w:rsidR="00BA060A" w:rsidRPr="00EC76D5">
        <w:t>like</w:t>
      </w:r>
      <w:r w:rsidRPr="00EC76D5">
        <w:t xml:space="preserve"> the while case, the continue set is backpatched to the beginning of the test expression and the break set is backpatched to the beginning of the statement following the while statement.</w:t>
      </w:r>
    </w:p>
    <w:p w14:paraId="5321A6D5" w14:textId="42D2D4FA" w:rsidR="00E40B78" w:rsidRPr="00EC76D5" w:rsidRDefault="002E67B8" w:rsidP="00E40B78">
      <w:pPr>
        <w:pStyle w:val="CodeHeader"/>
      </w:pPr>
      <w:r>
        <w:t>MainParser.gppg</w:t>
      </w:r>
    </w:p>
    <w:p w14:paraId="7F2D2DDC" w14:textId="77777777" w:rsidR="00BA060A" w:rsidRPr="00EC76D5" w:rsidRDefault="00BA060A" w:rsidP="00BA060A">
      <w:pPr>
        <w:pStyle w:val="Code"/>
      </w:pPr>
      <w:r w:rsidRPr="00EC76D5">
        <w:t xml:space="preserve">  | for_header LEFT_PAREN optional_expression SEMICOLON</w:t>
      </w:r>
    </w:p>
    <w:p w14:paraId="034558C6" w14:textId="77777777" w:rsidR="00BA060A" w:rsidRPr="00EC76D5" w:rsidRDefault="00BA060A" w:rsidP="00BA060A">
      <w:pPr>
        <w:pStyle w:val="Code"/>
      </w:pPr>
      <w:r w:rsidRPr="00EC76D5">
        <w:t xml:space="preserve">               optional_expression SEMICOLON </w:t>
      </w:r>
    </w:p>
    <w:p w14:paraId="166B541D" w14:textId="77777777" w:rsidR="00BA060A" w:rsidRPr="00EC76D5" w:rsidRDefault="00BA060A" w:rsidP="00BA060A">
      <w:pPr>
        <w:pStyle w:val="Code"/>
      </w:pPr>
      <w:r w:rsidRPr="00EC76D5">
        <w:t xml:space="preserve">               optional_expression RIGHT_PAREN open_statement {</w:t>
      </w:r>
    </w:p>
    <w:p w14:paraId="2E868826" w14:textId="77777777" w:rsidR="00BA060A" w:rsidRPr="00EC76D5" w:rsidRDefault="00BA060A" w:rsidP="00BA060A">
      <w:pPr>
        <w:pStyle w:val="Code"/>
      </w:pPr>
      <w:r w:rsidRPr="00EC76D5">
        <w:t xml:space="preserve">      $$ = SyntaxTreeGenerator.generateForStatement($3, $5, $7, $9);</w:t>
      </w:r>
    </w:p>
    <w:p w14:paraId="7A21D957" w14:textId="77777777" w:rsidR="00BA060A" w:rsidRPr="00EC76D5" w:rsidRDefault="00BA060A" w:rsidP="00BA060A">
      <w:pPr>
        <w:pStyle w:val="Code"/>
      </w:pPr>
      <w:r w:rsidRPr="00EC76D5">
        <w:t xml:space="preserve">      --Main.LoopCount;</w:t>
      </w:r>
    </w:p>
    <w:p w14:paraId="42691740" w14:textId="7F9BE001" w:rsidR="00E40B78" w:rsidRPr="00EC76D5" w:rsidRDefault="00BA060A" w:rsidP="00BA060A">
      <w:pPr>
        <w:pStyle w:val="Code"/>
      </w:pPr>
      <w:r w:rsidRPr="00EC76D5">
        <w:t xml:space="preserve">    }</w:t>
      </w:r>
    </w:p>
    <w:p w14:paraId="54ADB995" w14:textId="1951BEBA" w:rsidR="00E40B78" w:rsidRPr="00EC76D5" w:rsidRDefault="00933076" w:rsidP="00E40B78">
      <w:pPr>
        <w:pStyle w:val="CodeHeader"/>
      </w:pPr>
      <w:r w:rsidRPr="00EC76D5">
        <w:t>SyntaxTreeGeneration</w:t>
      </w:r>
      <w:r w:rsidR="00542316" w:rsidRPr="00EC76D5">
        <w:t>.java</w:t>
      </w:r>
    </w:p>
    <w:p w14:paraId="7976D0F5" w14:textId="00BCD653" w:rsidR="00B71E6A" w:rsidRPr="00EC76D5" w:rsidRDefault="00F95AF7" w:rsidP="00F95AF7">
      <w:pPr>
        <w:pStyle w:val="Code"/>
      </w:pPr>
      <w:r w:rsidRPr="00EC76D5">
        <w:t xml:space="preserve">  public static SyntaxTree generateForStatement(SyntaxTree </w:t>
      </w:r>
      <w:r w:rsidR="002F35C1">
        <w:t>initializer</w:t>
      </w:r>
      <w:r w:rsidRPr="00EC76D5">
        <w:t>Expr,</w:t>
      </w:r>
    </w:p>
    <w:p w14:paraId="0F76C376" w14:textId="77777777" w:rsidR="00397001" w:rsidRPr="00EC76D5" w:rsidRDefault="00B71E6A" w:rsidP="00F95AF7">
      <w:pPr>
        <w:pStyle w:val="Code"/>
      </w:pPr>
      <w:r w:rsidRPr="00EC76D5">
        <w:t xml:space="preserve">                            </w:t>
      </w:r>
      <w:r w:rsidR="00F95AF7" w:rsidRPr="00EC76D5">
        <w:t xml:space="preserve"> SyntaxTree</w:t>
      </w:r>
      <w:r w:rsidRPr="00EC76D5">
        <w:t xml:space="preserve"> </w:t>
      </w:r>
      <w:r w:rsidR="00F95AF7" w:rsidRPr="00EC76D5">
        <w:t>testExpr,</w:t>
      </w:r>
      <w:r w:rsidRPr="00EC76D5">
        <w:t xml:space="preserve"> </w:t>
      </w:r>
      <w:r w:rsidR="00F95AF7" w:rsidRPr="00EC76D5">
        <w:t>SyntaxTree nextExpr,</w:t>
      </w:r>
    </w:p>
    <w:p w14:paraId="3EA6E0E3" w14:textId="161E85A7" w:rsidR="00F95AF7" w:rsidRPr="00EC76D5" w:rsidRDefault="00397001" w:rsidP="00F95AF7">
      <w:pPr>
        <w:pStyle w:val="Code"/>
      </w:pPr>
      <w:r w:rsidRPr="00EC76D5">
        <w:lastRenderedPageBreak/>
        <w:t xml:space="preserve">                            </w:t>
      </w:r>
      <w:r w:rsidR="00F95AF7" w:rsidRPr="00EC76D5">
        <w:t xml:space="preserve"> SyntaxTree stat) {</w:t>
      </w:r>
    </w:p>
    <w:p w14:paraId="230E468C" w14:textId="77777777" w:rsidR="00F95AF7" w:rsidRPr="00EC76D5" w:rsidRDefault="00F95AF7" w:rsidP="00F95AF7">
      <w:pPr>
        <w:pStyle w:val="Code"/>
      </w:pPr>
      <w:r w:rsidRPr="00EC76D5">
        <w:t xml:space="preserve">    SyntaxTree forTree = new SyntaxTree(MiddleOperator.For);</w:t>
      </w:r>
    </w:p>
    <w:p w14:paraId="75B539C7" w14:textId="53CC70EA" w:rsidR="00F95AF7" w:rsidRPr="00EC76D5" w:rsidRDefault="00F95AF7" w:rsidP="00F95AF7">
      <w:pPr>
        <w:pStyle w:val="Code"/>
      </w:pPr>
      <w:r w:rsidRPr="00EC76D5">
        <w:t xml:space="preserve">    forTree.addChild(</w:t>
      </w:r>
      <w:r w:rsidR="002F35C1">
        <w:t>initializer</w:t>
      </w:r>
      <w:r w:rsidR="0038687E">
        <w:t>Expression)</w:t>
      </w:r>
      <w:r w:rsidRPr="00EC76D5">
        <w:t>;</w:t>
      </w:r>
    </w:p>
    <w:p w14:paraId="44768E17" w14:textId="60EB433F" w:rsidR="00F95AF7" w:rsidRPr="00EC76D5" w:rsidRDefault="00F95AF7" w:rsidP="00F95AF7">
      <w:pPr>
        <w:pStyle w:val="Code"/>
      </w:pPr>
      <w:r w:rsidRPr="00EC76D5">
        <w:t xml:space="preserve">    forTree.addChild(toLogicalExpression(test</w:t>
      </w:r>
      <w:r w:rsidR="0038687E">
        <w:t>Expression)</w:t>
      </w:r>
      <w:r w:rsidRPr="00EC76D5">
        <w:t>);</w:t>
      </w:r>
    </w:p>
    <w:p w14:paraId="1335D982" w14:textId="0C34B727" w:rsidR="00F95AF7" w:rsidRPr="00EC76D5" w:rsidRDefault="00F95AF7" w:rsidP="00F95AF7">
      <w:pPr>
        <w:pStyle w:val="Code"/>
      </w:pPr>
      <w:r w:rsidRPr="00EC76D5">
        <w:t xml:space="preserve">    forTree.addChild(next</w:t>
      </w:r>
      <w:r w:rsidR="0038687E">
        <w:t>Expression)</w:t>
      </w:r>
      <w:r w:rsidRPr="00EC76D5">
        <w:t>;</w:t>
      </w:r>
    </w:p>
    <w:p w14:paraId="13E5F8D7" w14:textId="77777777" w:rsidR="00F95AF7" w:rsidRPr="00EC76D5" w:rsidRDefault="00F95AF7" w:rsidP="00F95AF7">
      <w:pPr>
        <w:pStyle w:val="Code"/>
      </w:pPr>
      <w:r w:rsidRPr="00EC76D5">
        <w:t xml:space="preserve">    forTree.addChild(stat);</w:t>
      </w:r>
    </w:p>
    <w:p w14:paraId="788814D0" w14:textId="77777777" w:rsidR="00F95AF7" w:rsidRPr="00EC76D5" w:rsidRDefault="00F95AF7" w:rsidP="00F95AF7">
      <w:pPr>
        <w:pStyle w:val="Code"/>
      </w:pPr>
      <w:r w:rsidRPr="00EC76D5">
        <w:t xml:space="preserve">    return forTree;</w:t>
      </w:r>
    </w:p>
    <w:p w14:paraId="2097F3F3" w14:textId="17935F0F" w:rsidR="00E40B78" w:rsidRPr="00EC76D5" w:rsidRDefault="00F95AF7" w:rsidP="00F95AF7">
      <w:pPr>
        <w:pStyle w:val="Code"/>
      </w:pPr>
      <w:r w:rsidRPr="00EC76D5">
        <w:t xml:space="preserve">  }</w:t>
      </w:r>
    </w:p>
    <w:p w14:paraId="00768700" w14:textId="1AA6A729" w:rsidR="00E40B78" w:rsidRPr="00EC76D5" w:rsidRDefault="00E40B78" w:rsidP="00E40B78">
      <w:pPr>
        <w:pStyle w:val="Rubrik3"/>
      </w:pPr>
      <w:bookmarkStart w:id="288" w:name="_Toc481936167"/>
      <w:r w:rsidRPr="00EC76D5">
        <w:t>Label Statements</w:t>
      </w:r>
      <w:bookmarkEnd w:id="288"/>
    </w:p>
    <w:p w14:paraId="5E25B6AF" w14:textId="77777777" w:rsidR="00E40B78" w:rsidRPr="00EC76D5" w:rsidRDefault="00E40B78" w:rsidP="00E40B78">
      <w:r w:rsidRPr="00EC76D5">
        <w:t>The label statement is quite simple, we just add the name of the label together with the line number of the beginning of the statement following the label to Main.LabelMap and check that the label has not been added already. The labels are used as targets of goto statements</w:t>
      </w:r>
      <w:r w:rsidRPr="00EC76D5">
        <w:rPr>
          <w:rStyle w:val="Fotnotsreferens"/>
        </w:rPr>
        <w:footnoteReference w:id="5"/>
      </w:r>
      <w:r w:rsidRPr="00EC76D5">
        <w:t>.</w:t>
      </w:r>
    </w:p>
    <w:p w14:paraId="67DE2D71" w14:textId="3E8A86DE" w:rsidR="00E40B78" w:rsidRPr="00EC76D5" w:rsidRDefault="002E67B8" w:rsidP="00E40B78">
      <w:pPr>
        <w:pStyle w:val="CodeHeader"/>
      </w:pPr>
      <w:r>
        <w:t>MainParser.gppg</w:t>
      </w:r>
    </w:p>
    <w:p w14:paraId="470C87AF" w14:textId="77777777" w:rsidR="00A2525A" w:rsidRPr="00EC76D5" w:rsidRDefault="00A2525A" w:rsidP="00A2525A">
      <w:pPr>
        <w:pStyle w:val="Code"/>
      </w:pPr>
      <w:r w:rsidRPr="00EC76D5">
        <w:t xml:space="preserve">  | IDENTIFIER COLON open_statement {</w:t>
      </w:r>
    </w:p>
    <w:p w14:paraId="46BE278E" w14:textId="77777777" w:rsidR="00A2525A" w:rsidRPr="00EC76D5" w:rsidRDefault="00A2525A" w:rsidP="00A2525A">
      <w:pPr>
        <w:pStyle w:val="Code"/>
      </w:pPr>
      <w:r w:rsidRPr="00EC76D5">
        <w:t xml:space="preserve">      $$ = SyntaxTreeGenerator.generateLabelStatement($1, $3);</w:t>
      </w:r>
    </w:p>
    <w:p w14:paraId="5B62DC68" w14:textId="77777777" w:rsidR="00A2525A" w:rsidRPr="00EC76D5" w:rsidRDefault="00A2525A" w:rsidP="00A2525A">
      <w:pPr>
        <w:pStyle w:val="Code"/>
        <w:rPr>
          <w:b/>
        </w:rPr>
      </w:pPr>
      <w:r w:rsidRPr="00EC76D5">
        <w:t xml:space="preserve">    };</w:t>
      </w:r>
    </w:p>
    <w:p w14:paraId="3E2BA4B4" w14:textId="3B9ED927" w:rsidR="00E40B78" w:rsidRPr="00EC76D5" w:rsidRDefault="000C6576" w:rsidP="00A2525A">
      <w:pPr>
        <w:pStyle w:val="CodeHeader"/>
      </w:pPr>
      <w:r>
        <w:t>MiddleCodeGenerator.cs</w:t>
      </w:r>
    </w:p>
    <w:p w14:paraId="07A671D7" w14:textId="77777777" w:rsidR="002E2513" w:rsidRPr="00EC76D5" w:rsidRDefault="002E2513" w:rsidP="002E2513">
      <w:pPr>
        <w:pStyle w:val="Code"/>
      </w:pPr>
      <w:r w:rsidRPr="00EC76D5">
        <w:t xml:space="preserve">  public static SyntaxTree generateLabelStatement(String label,</w:t>
      </w:r>
    </w:p>
    <w:p w14:paraId="18BF5B08" w14:textId="3D48D9B4" w:rsidR="002E2513" w:rsidRPr="00EC76D5" w:rsidRDefault="002E2513" w:rsidP="002E2513">
      <w:pPr>
        <w:pStyle w:val="Code"/>
      </w:pPr>
      <w:r w:rsidRPr="00EC76D5">
        <w:t xml:space="preserve">                                                  SyntaxTree stat) {</w:t>
      </w:r>
    </w:p>
    <w:p w14:paraId="00140712" w14:textId="77777777" w:rsidR="002E2513" w:rsidRPr="00EC76D5" w:rsidRDefault="002E2513" w:rsidP="002E2513">
      <w:pPr>
        <w:pStyle w:val="Code"/>
      </w:pPr>
      <w:r w:rsidRPr="00EC76D5">
        <w:t xml:space="preserve">    Assert.error(Main.LabelSet.add(label), label, "repeated label");</w:t>
      </w:r>
    </w:p>
    <w:p w14:paraId="48B12F04" w14:textId="77777777" w:rsidR="002E2513" w:rsidRPr="00EC76D5" w:rsidRDefault="002E2513" w:rsidP="002E2513">
      <w:pPr>
        <w:pStyle w:val="Code"/>
      </w:pPr>
      <w:r w:rsidRPr="00EC76D5">
        <w:t xml:space="preserve">    SyntaxTree labelTree = new SyntaxTree(MiddleOperator.Label, label);</w:t>
      </w:r>
    </w:p>
    <w:p w14:paraId="50659401" w14:textId="77777777" w:rsidR="002E2513" w:rsidRPr="00EC76D5" w:rsidRDefault="002E2513" w:rsidP="002E2513">
      <w:pPr>
        <w:pStyle w:val="Code"/>
      </w:pPr>
      <w:r w:rsidRPr="00EC76D5">
        <w:t xml:space="preserve">    labelTree.addChild(stat);</w:t>
      </w:r>
    </w:p>
    <w:p w14:paraId="63EBC540" w14:textId="77777777" w:rsidR="002E2513" w:rsidRPr="00EC76D5" w:rsidRDefault="002E2513" w:rsidP="002E2513">
      <w:pPr>
        <w:pStyle w:val="Code"/>
      </w:pPr>
      <w:r w:rsidRPr="00EC76D5">
        <w:t xml:space="preserve">    return labelTree;</w:t>
      </w:r>
    </w:p>
    <w:p w14:paraId="0F760E0B" w14:textId="66FB0EC0" w:rsidR="00E40B78" w:rsidRPr="00EC76D5" w:rsidRDefault="002E2513" w:rsidP="002E2513">
      <w:pPr>
        <w:pStyle w:val="Code"/>
      </w:pPr>
      <w:r w:rsidRPr="00EC76D5">
        <w:t xml:space="preserve">  }</w:t>
      </w:r>
    </w:p>
    <w:p w14:paraId="3F05674E" w14:textId="355C5F7B" w:rsidR="00E40B78" w:rsidRPr="00EC76D5" w:rsidRDefault="00E40B78" w:rsidP="00E40B78">
      <w:pPr>
        <w:pStyle w:val="Rubrik3"/>
      </w:pPr>
      <w:bookmarkStart w:id="289" w:name="_Toc481936168"/>
      <w:r w:rsidRPr="00EC76D5">
        <w:t>Closed statement</w:t>
      </w:r>
      <w:bookmarkEnd w:id="289"/>
    </w:p>
    <w:p w14:paraId="4D58F4BA" w14:textId="77777777" w:rsidR="00E40B78" w:rsidRPr="00EC76D5" w:rsidRDefault="00E40B78" w:rsidP="00E40B78">
      <w:r w:rsidRPr="00EC76D5">
        <w:t xml:space="preserve">The rules of the closed statements are similar to the open statements and the same </w:t>
      </w:r>
      <w:r w:rsidRPr="00EC76D5">
        <w:rPr>
          <w:rStyle w:val="CodeInText"/>
        </w:rPr>
        <w:t>Generate</w:t>
      </w:r>
      <w:r w:rsidRPr="00EC76D5">
        <w:t xml:space="preserve"> methods are called: </w:t>
      </w:r>
      <w:r w:rsidRPr="00EC76D5">
        <w:rPr>
          <w:rStyle w:val="CodeInText"/>
        </w:rPr>
        <w:t>generateIfElseStatement</w:t>
      </w:r>
      <w:r w:rsidRPr="00EC76D5">
        <w:t xml:space="preserve">, </w:t>
      </w:r>
      <w:r w:rsidRPr="00EC76D5">
        <w:rPr>
          <w:rStyle w:val="CodeInText"/>
        </w:rPr>
        <w:t>generateSwitchStatement</w:t>
      </w:r>
      <w:r w:rsidRPr="00EC76D5">
        <w:t xml:space="preserve">, </w:t>
      </w:r>
      <w:r w:rsidRPr="00EC76D5">
        <w:rPr>
          <w:rStyle w:val="CodeInText"/>
        </w:rPr>
        <w:t>generateWhileStatement</w:t>
      </w:r>
      <w:r w:rsidRPr="00EC76D5">
        <w:t xml:space="preserve">, </w:t>
      </w:r>
      <w:r w:rsidRPr="00EC76D5">
        <w:rPr>
          <w:rStyle w:val="CodeInText"/>
        </w:rPr>
        <w:t>generateForStatement</w:t>
      </w:r>
      <w:r w:rsidRPr="00EC76D5">
        <w:t xml:space="preserve">, and </w:t>
      </w:r>
      <w:r w:rsidRPr="00EC76D5">
        <w:rPr>
          <w:rStyle w:val="CodeInText"/>
        </w:rPr>
        <w:t>generateCaseStatement</w:t>
      </w:r>
      <w:r w:rsidRPr="00EC76D5">
        <w:t>.</w:t>
      </w:r>
    </w:p>
    <w:p w14:paraId="68B151CB" w14:textId="2DF43E59" w:rsidR="00E40B78" w:rsidRPr="00EC76D5" w:rsidRDefault="002E67B8" w:rsidP="00E40B78">
      <w:pPr>
        <w:pStyle w:val="CodeHeader"/>
      </w:pPr>
      <w:r>
        <w:t>MainParser.gppg</w:t>
      </w:r>
    </w:p>
    <w:p w14:paraId="76C2A098" w14:textId="77777777" w:rsidR="00DA10CA" w:rsidRPr="00EC76D5" w:rsidRDefault="00DA10CA" w:rsidP="00DA10CA">
      <w:pPr>
        <w:pStyle w:val="Code"/>
      </w:pPr>
      <w:r w:rsidRPr="00EC76D5">
        <w:t>closed_statement:</w:t>
      </w:r>
    </w:p>
    <w:p w14:paraId="2397E34D" w14:textId="77777777" w:rsidR="00DA10CA" w:rsidRPr="00EC76D5" w:rsidRDefault="00DA10CA" w:rsidP="00DA10CA">
      <w:pPr>
        <w:pStyle w:val="Code"/>
      </w:pPr>
      <w:r w:rsidRPr="00EC76D5">
        <w:t xml:space="preserve">    IF LEFT_PAREN expression RIGHT_PAREN closed_statement</w:t>
      </w:r>
    </w:p>
    <w:p w14:paraId="14F7D306" w14:textId="77777777" w:rsidR="00DA10CA" w:rsidRPr="00EC76D5" w:rsidRDefault="00DA10CA" w:rsidP="00DA10CA">
      <w:pPr>
        <w:pStyle w:val="Code"/>
      </w:pPr>
      <w:r w:rsidRPr="00EC76D5">
        <w:t xml:space="preserve">                                    ELSE closed_statement {</w:t>
      </w:r>
    </w:p>
    <w:p w14:paraId="02673CB0" w14:textId="77777777" w:rsidR="00DA10CA" w:rsidRPr="00EC76D5" w:rsidRDefault="00DA10CA" w:rsidP="00DA10CA">
      <w:pPr>
        <w:pStyle w:val="Code"/>
      </w:pPr>
      <w:r w:rsidRPr="00EC76D5">
        <w:t xml:space="preserve">      $$ = SyntaxTreeGenerator.generateIfElseStatement($3, $5, $7);</w:t>
      </w:r>
    </w:p>
    <w:p w14:paraId="4D8FE58F" w14:textId="77777777" w:rsidR="00DA10CA" w:rsidRPr="00EC76D5" w:rsidRDefault="00DA10CA" w:rsidP="00DA10CA">
      <w:pPr>
        <w:pStyle w:val="Code"/>
      </w:pPr>
      <w:r w:rsidRPr="00EC76D5">
        <w:t xml:space="preserve">    }</w:t>
      </w:r>
    </w:p>
    <w:p w14:paraId="24666C94" w14:textId="77777777" w:rsidR="00DA10CA" w:rsidRPr="00EC76D5" w:rsidRDefault="00DA10CA" w:rsidP="00DA10CA">
      <w:pPr>
        <w:pStyle w:val="Code"/>
      </w:pPr>
      <w:r w:rsidRPr="00EC76D5">
        <w:t xml:space="preserve">  | switch_header LEFT_PAREN expression RIGHT_PAREN closed_statement {</w:t>
      </w:r>
    </w:p>
    <w:p w14:paraId="08603B24" w14:textId="77777777" w:rsidR="00DA10CA" w:rsidRPr="00EC76D5" w:rsidRDefault="00DA10CA" w:rsidP="00DA10CA">
      <w:pPr>
        <w:pStyle w:val="Code"/>
      </w:pPr>
      <w:r w:rsidRPr="00EC76D5">
        <w:t xml:space="preserve">      $$ = SyntaxTreeGenerator.generateSwitchStatement($3, $5, Main.CaseSetStack.pop(), Main.DefaultStack.pop());</w:t>
      </w:r>
    </w:p>
    <w:p w14:paraId="6EC99197" w14:textId="77777777" w:rsidR="00DA10CA" w:rsidRPr="00EC76D5" w:rsidRDefault="00DA10CA" w:rsidP="00DA10CA">
      <w:pPr>
        <w:pStyle w:val="Code"/>
      </w:pPr>
      <w:r w:rsidRPr="00EC76D5">
        <w:t xml:space="preserve">    }</w:t>
      </w:r>
    </w:p>
    <w:p w14:paraId="45E352EE" w14:textId="77777777" w:rsidR="00DA10CA" w:rsidRPr="00EC76D5" w:rsidRDefault="00DA10CA" w:rsidP="00DA10CA">
      <w:pPr>
        <w:pStyle w:val="Code"/>
      </w:pPr>
      <w:r w:rsidRPr="00EC76D5">
        <w:t xml:space="preserve">  | while_header LEFT_PAREN expression RIGHT_PAREN closed_statement {</w:t>
      </w:r>
    </w:p>
    <w:p w14:paraId="3CF13EB7" w14:textId="77777777" w:rsidR="00DA10CA" w:rsidRPr="00EC76D5" w:rsidRDefault="00DA10CA" w:rsidP="00DA10CA">
      <w:pPr>
        <w:pStyle w:val="Code"/>
      </w:pPr>
      <w:r w:rsidRPr="00EC76D5">
        <w:t xml:space="preserve">      $$ = SyntaxTreeGenerator.generateWhileStatement($3, $5);</w:t>
      </w:r>
    </w:p>
    <w:p w14:paraId="0DFFCC8C" w14:textId="77777777" w:rsidR="00DA10CA" w:rsidRPr="00EC76D5" w:rsidRDefault="00DA10CA" w:rsidP="00DA10CA">
      <w:pPr>
        <w:pStyle w:val="Code"/>
      </w:pPr>
      <w:r w:rsidRPr="00EC76D5">
        <w:t xml:space="preserve">      --Main.LoopCount;</w:t>
      </w:r>
    </w:p>
    <w:p w14:paraId="2956D713" w14:textId="77777777" w:rsidR="00DA10CA" w:rsidRPr="00EC76D5" w:rsidRDefault="00DA10CA" w:rsidP="00DA10CA">
      <w:pPr>
        <w:pStyle w:val="Code"/>
      </w:pPr>
      <w:r w:rsidRPr="00EC76D5">
        <w:t xml:space="preserve">    }</w:t>
      </w:r>
    </w:p>
    <w:p w14:paraId="0385C0EF" w14:textId="77777777" w:rsidR="00DA10CA" w:rsidRPr="00EC76D5" w:rsidRDefault="00DA10CA" w:rsidP="00DA10CA">
      <w:pPr>
        <w:pStyle w:val="Code"/>
      </w:pPr>
      <w:r w:rsidRPr="00EC76D5">
        <w:t xml:space="preserve">  | for_header LEFT_PAREN optional_expression SEMICOLON</w:t>
      </w:r>
    </w:p>
    <w:p w14:paraId="3D4739CF" w14:textId="77777777" w:rsidR="00DA10CA" w:rsidRPr="00EC76D5" w:rsidRDefault="00DA10CA" w:rsidP="00DA10CA">
      <w:pPr>
        <w:pStyle w:val="Code"/>
      </w:pPr>
      <w:r w:rsidRPr="00EC76D5">
        <w:t xml:space="preserve">               optional_expression SEMICOLON</w:t>
      </w:r>
    </w:p>
    <w:p w14:paraId="7081A1BF" w14:textId="77777777" w:rsidR="00DA10CA" w:rsidRPr="00EC76D5" w:rsidRDefault="00DA10CA" w:rsidP="00DA10CA">
      <w:pPr>
        <w:pStyle w:val="Code"/>
      </w:pPr>
      <w:r w:rsidRPr="00EC76D5">
        <w:t xml:space="preserve">               optional_expression RIGHT_PAREN closed_statement {</w:t>
      </w:r>
    </w:p>
    <w:p w14:paraId="38271DA4" w14:textId="77777777" w:rsidR="00DA10CA" w:rsidRPr="00EC76D5" w:rsidRDefault="00DA10CA" w:rsidP="00DA10CA">
      <w:pPr>
        <w:pStyle w:val="Code"/>
      </w:pPr>
      <w:r w:rsidRPr="00EC76D5">
        <w:t xml:space="preserve">      $$ = SyntaxTreeGenerator.generateForStatement($3, $5, $7, $9);</w:t>
      </w:r>
    </w:p>
    <w:p w14:paraId="4FA8DCCB" w14:textId="77777777" w:rsidR="00DA10CA" w:rsidRPr="00EC76D5" w:rsidRDefault="00DA10CA" w:rsidP="00DA10CA">
      <w:pPr>
        <w:pStyle w:val="Code"/>
      </w:pPr>
      <w:r w:rsidRPr="00EC76D5">
        <w:lastRenderedPageBreak/>
        <w:t xml:space="preserve">      --Main.LoopCount;</w:t>
      </w:r>
    </w:p>
    <w:p w14:paraId="1C2B24C6" w14:textId="77777777" w:rsidR="00DA10CA" w:rsidRPr="00EC76D5" w:rsidRDefault="00DA10CA" w:rsidP="00DA10CA">
      <w:pPr>
        <w:pStyle w:val="Code"/>
      </w:pPr>
      <w:r w:rsidRPr="00EC76D5">
        <w:t xml:space="preserve">    }</w:t>
      </w:r>
    </w:p>
    <w:p w14:paraId="3E2E8F47" w14:textId="77777777" w:rsidR="00DA10CA" w:rsidRPr="00EC76D5" w:rsidRDefault="00DA10CA" w:rsidP="00DA10CA">
      <w:pPr>
        <w:pStyle w:val="Code"/>
      </w:pPr>
      <w:r w:rsidRPr="00EC76D5">
        <w:t xml:space="preserve">  | DO {</w:t>
      </w:r>
    </w:p>
    <w:p w14:paraId="1B3B7E59" w14:textId="77777777" w:rsidR="00DA10CA" w:rsidRPr="00EC76D5" w:rsidRDefault="00DA10CA" w:rsidP="00DA10CA">
      <w:pPr>
        <w:pStyle w:val="Code"/>
      </w:pPr>
      <w:r w:rsidRPr="00EC76D5">
        <w:t xml:space="preserve">      ++Main.LoopCount;</w:t>
      </w:r>
    </w:p>
    <w:p w14:paraId="546AD0DB" w14:textId="77777777" w:rsidR="00DA10CA" w:rsidRPr="00EC76D5" w:rsidRDefault="00DA10CA" w:rsidP="00DA10CA">
      <w:pPr>
        <w:pStyle w:val="Code"/>
      </w:pPr>
      <w:r w:rsidRPr="00EC76D5">
        <w:t xml:space="preserve">    } statement WHILE LEFT_PAREN expression RIGHT_PAREN SEMICOLON {</w:t>
      </w:r>
    </w:p>
    <w:p w14:paraId="20DB4810" w14:textId="77777777" w:rsidR="00DA10CA" w:rsidRPr="00EC76D5" w:rsidRDefault="00DA10CA" w:rsidP="00DA10CA">
      <w:pPr>
        <w:pStyle w:val="Code"/>
      </w:pPr>
      <w:r w:rsidRPr="00EC76D5">
        <w:t xml:space="preserve">      $$ = SyntaxTreeGenerator.generateDoStatement($6, $3);</w:t>
      </w:r>
    </w:p>
    <w:p w14:paraId="176853E0" w14:textId="77777777" w:rsidR="00DA10CA" w:rsidRPr="00EC76D5" w:rsidRDefault="00DA10CA" w:rsidP="00DA10CA">
      <w:pPr>
        <w:pStyle w:val="Code"/>
      </w:pPr>
      <w:r w:rsidRPr="00EC76D5">
        <w:t xml:space="preserve">      --Main.LoopCount;</w:t>
      </w:r>
    </w:p>
    <w:p w14:paraId="1866657C" w14:textId="77777777" w:rsidR="00DA10CA" w:rsidRPr="00EC76D5" w:rsidRDefault="00DA10CA" w:rsidP="00DA10CA">
      <w:pPr>
        <w:pStyle w:val="Code"/>
      </w:pPr>
      <w:r w:rsidRPr="00EC76D5">
        <w:t xml:space="preserve">    }</w:t>
      </w:r>
    </w:p>
    <w:p w14:paraId="2B5006DD" w14:textId="77777777" w:rsidR="00DA10CA" w:rsidRPr="00EC76D5" w:rsidRDefault="00DA10CA" w:rsidP="00DA10CA">
      <w:pPr>
        <w:pStyle w:val="Code"/>
      </w:pPr>
      <w:r w:rsidRPr="00EC76D5">
        <w:t xml:space="preserve">  | CASE constant_expression COLON closed_statement {</w:t>
      </w:r>
    </w:p>
    <w:p w14:paraId="38240455" w14:textId="77777777" w:rsidR="00DA10CA" w:rsidRPr="00EC76D5" w:rsidRDefault="00DA10CA" w:rsidP="00DA10CA">
      <w:pPr>
        <w:pStyle w:val="Code"/>
      </w:pPr>
      <w:r w:rsidRPr="00EC76D5">
        <w:t xml:space="preserve">      $$ = SyntaxTreeGenerator.generateCaseStatement($2, $4);</w:t>
      </w:r>
    </w:p>
    <w:p w14:paraId="385072FA" w14:textId="58C7059F" w:rsidR="00E40B78" w:rsidRPr="00EC76D5" w:rsidRDefault="00DA10CA" w:rsidP="00DA10CA">
      <w:pPr>
        <w:pStyle w:val="Code"/>
      </w:pPr>
      <w:r w:rsidRPr="00EC76D5">
        <w:t xml:space="preserve">    }</w:t>
      </w:r>
    </w:p>
    <w:p w14:paraId="0157C3CE" w14:textId="589E4FFA" w:rsidR="00E40B78" w:rsidRPr="00EC76D5" w:rsidRDefault="00E40B78" w:rsidP="00E40B78">
      <w:pPr>
        <w:pStyle w:val="Rubrik3"/>
      </w:pPr>
      <w:bookmarkStart w:id="290" w:name="_Toc481936169"/>
      <w:r w:rsidRPr="00EC76D5">
        <w:t>Do Statements</w:t>
      </w:r>
      <w:bookmarkEnd w:id="290"/>
    </w:p>
    <w:p w14:paraId="1EFF674A" w14:textId="32C4F236" w:rsidR="00E40B78" w:rsidRPr="00EC76D5" w:rsidRDefault="00E40B78" w:rsidP="00E40B78">
      <w:r w:rsidRPr="00EC76D5">
        <w:t>The do statement is a weaker version of the while statement. The difference is that the while expression may be false from the beginning resulting in zero iterations while the do expression is located at the end, resulting in at least one iteration. However, the do statement may in some cases present a simpler and more intuitive solution.</w:t>
      </w:r>
    </w:p>
    <w:p w14:paraId="472A573A" w14:textId="4170C1E0" w:rsidR="00E40B78" w:rsidRPr="00EC76D5" w:rsidRDefault="00FF78DB" w:rsidP="00E40B78">
      <w:r w:rsidRPr="00EC76D5">
        <w:t>Like</w:t>
      </w:r>
      <w:r w:rsidR="00E40B78" w:rsidRPr="00EC76D5">
        <w:t xml:space="preserve"> the while and for cases, the do statement is prepared by pushing the continue and break stacks. The true set of the do expression is backpatched to the beginning of the statement surrounded by the do statement, the false set is backpatched to the statement followed the do statement and finally the continue and break stacks are popped.</w:t>
      </w:r>
    </w:p>
    <w:p w14:paraId="3E612D24" w14:textId="7FABE2DE" w:rsidR="00E40B78" w:rsidRPr="00EC76D5" w:rsidRDefault="002E67B8" w:rsidP="00E40B78">
      <w:pPr>
        <w:pStyle w:val="CodeHeader"/>
      </w:pPr>
      <w:r>
        <w:t>MainParser.gppg</w:t>
      </w:r>
    </w:p>
    <w:p w14:paraId="31932D6C" w14:textId="77777777" w:rsidR="009D73C8" w:rsidRPr="00EC76D5" w:rsidRDefault="009D73C8" w:rsidP="00102486">
      <w:pPr>
        <w:pStyle w:val="Code"/>
      </w:pPr>
      <w:r w:rsidRPr="00EC76D5">
        <w:t xml:space="preserve">  | DO {</w:t>
      </w:r>
    </w:p>
    <w:p w14:paraId="76425D93" w14:textId="77777777" w:rsidR="009D73C8" w:rsidRPr="00EC76D5" w:rsidRDefault="009D73C8" w:rsidP="00102486">
      <w:pPr>
        <w:pStyle w:val="Code"/>
      </w:pPr>
      <w:r w:rsidRPr="00EC76D5">
        <w:t xml:space="preserve">      ++Main.LoopCount;</w:t>
      </w:r>
    </w:p>
    <w:p w14:paraId="6B0CCC55" w14:textId="77777777" w:rsidR="009D73C8" w:rsidRPr="00EC76D5" w:rsidRDefault="009D73C8" w:rsidP="00102486">
      <w:pPr>
        <w:pStyle w:val="Code"/>
      </w:pPr>
      <w:r w:rsidRPr="00EC76D5">
        <w:t xml:space="preserve">    } statement WHILE LEFT_PAREN expression RIGHT_PAREN SEMICOLON {</w:t>
      </w:r>
    </w:p>
    <w:p w14:paraId="6507C380" w14:textId="77777777" w:rsidR="009D73C8" w:rsidRPr="00EC76D5" w:rsidRDefault="009D73C8" w:rsidP="00102486">
      <w:pPr>
        <w:pStyle w:val="Code"/>
      </w:pPr>
      <w:r w:rsidRPr="00EC76D5">
        <w:t xml:space="preserve">      $$ = SyntaxTreeGenerator.generateDoStatement($6, $3);</w:t>
      </w:r>
    </w:p>
    <w:p w14:paraId="75E3F19E" w14:textId="77777777" w:rsidR="009D73C8" w:rsidRPr="00EC76D5" w:rsidRDefault="009D73C8" w:rsidP="00102486">
      <w:pPr>
        <w:pStyle w:val="Code"/>
      </w:pPr>
      <w:r w:rsidRPr="00EC76D5">
        <w:t xml:space="preserve">      --Main.LoopCount;</w:t>
      </w:r>
    </w:p>
    <w:p w14:paraId="58B3443D" w14:textId="77777777" w:rsidR="00102486" w:rsidRPr="00EC76D5" w:rsidRDefault="009D73C8" w:rsidP="00102486">
      <w:pPr>
        <w:pStyle w:val="Code"/>
        <w:rPr>
          <w:b/>
        </w:rPr>
      </w:pPr>
      <w:r w:rsidRPr="00EC76D5">
        <w:t xml:space="preserve">    }</w:t>
      </w:r>
    </w:p>
    <w:p w14:paraId="2DD62D62" w14:textId="3281FCCC" w:rsidR="00E40B78" w:rsidRPr="00EC76D5" w:rsidRDefault="000C6576" w:rsidP="009D73C8">
      <w:pPr>
        <w:pStyle w:val="CodeHeader"/>
      </w:pPr>
      <w:r>
        <w:t>MiddleCodeGenerator.cs</w:t>
      </w:r>
    </w:p>
    <w:p w14:paraId="2A8B5C5B" w14:textId="5A1651DE" w:rsidR="00102486" w:rsidRPr="00EC76D5" w:rsidRDefault="00102486" w:rsidP="00102486">
      <w:pPr>
        <w:pStyle w:val="Code"/>
      </w:pPr>
      <w:r w:rsidRPr="00EC76D5">
        <w:t xml:space="preserve">  public static SyntaxTree generateDoStatement(SyntaxTree </w:t>
      </w:r>
      <w:r w:rsidR="0038687E">
        <w:t>expression</w:t>
      </w:r>
      <w:r w:rsidRPr="00EC76D5">
        <w:t>,</w:t>
      </w:r>
    </w:p>
    <w:p w14:paraId="3F62CD8D" w14:textId="77777777" w:rsidR="00102486" w:rsidRPr="00EC76D5" w:rsidRDefault="00102486" w:rsidP="00102486">
      <w:pPr>
        <w:pStyle w:val="Code"/>
      </w:pPr>
      <w:r w:rsidRPr="00EC76D5">
        <w:t xml:space="preserve">                                               SyntaxTree stat) {</w:t>
      </w:r>
    </w:p>
    <w:p w14:paraId="4C74606E" w14:textId="77777777" w:rsidR="00102486" w:rsidRPr="00EC76D5" w:rsidRDefault="00102486" w:rsidP="00102486">
      <w:pPr>
        <w:pStyle w:val="Code"/>
      </w:pPr>
      <w:r w:rsidRPr="00EC76D5">
        <w:t xml:space="preserve">    SyntaxTree doTree = new SyntaxTree(MiddleOperator.Do);</w:t>
      </w:r>
    </w:p>
    <w:p w14:paraId="27A43D5F" w14:textId="790E5BEA" w:rsidR="00102486" w:rsidRPr="00EC76D5" w:rsidRDefault="00102486" w:rsidP="00102486">
      <w:pPr>
        <w:pStyle w:val="Code"/>
      </w:pPr>
      <w:r w:rsidRPr="00EC76D5">
        <w:t xml:space="preserve">    doTree.addChild(toLogicalExpression(</w:t>
      </w:r>
      <w:r w:rsidR="0038687E">
        <w:t>expression</w:t>
      </w:r>
      <w:r w:rsidRPr="00EC76D5">
        <w:t>));</w:t>
      </w:r>
    </w:p>
    <w:p w14:paraId="62D31E15" w14:textId="77777777" w:rsidR="00102486" w:rsidRPr="00EC76D5" w:rsidRDefault="00102486" w:rsidP="00102486">
      <w:pPr>
        <w:pStyle w:val="Code"/>
      </w:pPr>
      <w:r w:rsidRPr="00EC76D5">
        <w:t xml:space="preserve">    doTree.addChild(stat);</w:t>
      </w:r>
    </w:p>
    <w:p w14:paraId="5835EAC9" w14:textId="77777777" w:rsidR="00102486" w:rsidRPr="00EC76D5" w:rsidRDefault="00102486" w:rsidP="00102486">
      <w:pPr>
        <w:pStyle w:val="Code"/>
      </w:pPr>
      <w:r w:rsidRPr="00EC76D5">
        <w:t xml:space="preserve">    return doTree;</w:t>
      </w:r>
    </w:p>
    <w:p w14:paraId="4E1911B1" w14:textId="277D1516" w:rsidR="00E40B78" w:rsidRPr="00EC76D5" w:rsidRDefault="00102486" w:rsidP="00102486">
      <w:pPr>
        <w:pStyle w:val="Code"/>
      </w:pPr>
      <w:r w:rsidRPr="00EC76D5">
        <w:t xml:space="preserve">  }</w:t>
      </w:r>
    </w:p>
    <w:p w14:paraId="32C897C8" w14:textId="1401BD7C" w:rsidR="00E40B78" w:rsidRPr="00EC76D5" w:rsidRDefault="00E40B78" w:rsidP="00E40B78">
      <w:pPr>
        <w:pStyle w:val="Rubrik3"/>
      </w:pPr>
      <w:bookmarkStart w:id="291" w:name="_Toc481936170"/>
      <w:r w:rsidRPr="00EC76D5">
        <w:t>Block Statements</w:t>
      </w:r>
      <w:bookmarkEnd w:id="291"/>
    </w:p>
    <w:p w14:paraId="54739D63" w14:textId="77777777" w:rsidR="00E40B78" w:rsidRPr="00EC76D5" w:rsidRDefault="00E40B78" w:rsidP="00E40B78">
      <w:r w:rsidRPr="00EC76D5">
        <w:t>The block statement simple, a block is just a list of statements surrounded by brackets. Since a two variables with the same name can be defined in different blocks, we push the symbol table before the statement list.</w:t>
      </w:r>
    </w:p>
    <w:p w14:paraId="7269AE9C" w14:textId="1AF6C21D" w:rsidR="00E40B78" w:rsidRPr="00EC76D5" w:rsidRDefault="002E67B8" w:rsidP="00E40B78">
      <w:pPr>
        <w:pStyle w:val="CodeHeader"/>
      </w:pPr>
      <w:r>
        <w:t>MainParser.gppg</w:t>
      </w:r>
    </w:p>
    <w:p w14:paraId="22E0D952" w14:textId="77777777" w:rsidR="005539D7" w:rsidRPr="00EC76D5" w:rsidRDefault="005539D7" w:rsidP="005539D7">
      <w:pPr>
        <w:pStyle w:val="Code"/>
      </w:pPr>
      <w:r w:rsidRPr="00EC76D5">
        <w:t xml:space="preserve">  | LEFT_BLOCK {</w:t>
      </w:r>
    </w:p>
    <w:p w14:paraId="26FDEF30" w14:textId="77777777" w:rsidR="005539D7" w:rsidRPr="00EC76D5" w:rsidRDefault="005539D7" w:rsidP="005539D7">
      <w:pPr>
        <w:pStyle w:val="Code"/>
      </w:pPr>
      <w:r w:rsidRPr="00EC76D5">
        <w:t xml:space="preserve">      Main.CurrentTable = new SymbolTable(Main.CurrentTable, Scope.Block);</w:t>
      </w:r>
    </w:p>
    <w:p w14:paraId="76CDDA74" w14:textId="77777777" w:rsidR="005539D7" w:rsidRPr="00EC76D5" w:rsidRDefault="005539D7" w:rsidP="005539D7">
      <w:pPr>
        <w:pStyle w:val="Code"/>
      </w:pPr>
      <w:r w:rsidRPr="00EC76D5">
        <w:t xml:space="preserve">    }</w:t>
      </w:r>
    </w:p>
    <w:p w14:paraId="5242820F" w14:textId="77777777" w:rsidR="005539D7" w:rsidRPr="00EC76D5" w:rsidRDefault="005539D7" w:rsidP="005539D7">
      <w:pPr>
        <w:pStyle w:val="Code"/>
      </w:pPr>
      <w:r w:rsidRPr="00EC76D5">
        <w:t xml:space="preserve">    optional_statement_list RIGHT_BLOCK {</w:t>
      </w:r>
    </w:p>
    <w:p w14:paraId="5C846545" w14:textId="77777777" w:rsidR="005539D7" w:rsidRPr="00EC76D5" w:rsidRDefault="005539D7" w:rsidP="005539D7">
      <w:pPr>
        <w:pStyle w:val="Code"/>
      </w:pPr>
      <w:r w:rsidRPr="00EC76D5">
        <w:t xml:space="preserve">      $$ = SyntaxTreeGenerator.generateBlockStatement($3);</w:t>
      </w:r>
    </w:p>
    <w:p w14:paraId="5E2DF084" w14:textId="77777777" w:rsidR="005539D7" w:rsidRPr="00EC76D5" w:rsidRDefault="005539D7" w:rsidP="005539D7">
      <w:pPr>
        <w:pStyle w:val="Code"/>
      </w:pPr>
      <w:r w:rsidRPr="00EC76D5">
        <w:t xml:space="preserve">      Main.CurrentTable = Main.CurrentTable.getParentTable();</w:t>
      </w:r>
    </w:p>
    <w:p w14:paraId="138F0E19" w14:textId="2A5D7FD8" w:rsidR="00E40B78" w:rsidRPr="00EC76D5" w:rsidRDefault="005539D7" w:rsidP="005539D7">
      <w:pPr>
        <w:pStyle w:val="Code"/>
      </w:pPr>
      <w:r w:rsidRPr="00EC76D5">
        <w:t xml:space="preserve">    }</w:t>
      </w:r>
    </w:p>
    <w:p w14:paraId="5ED74137" w14:textId="0F89703A" w:rsidR="003C669C" w:rsidRPr="00EC76D5" w:rsidRDefault="000C6576" w:rsidP="003C669C">
      <w:pPr>
        <w:pStyle w:val="CodeHeader"/>
      </w:pPr>
      <w:r>
        <w:t>MiddleCodeGenerator.cs</w:t>
      </w:r>
    </w:p>
    <w:p w14:paraId="67C44591" w14:textId="77777777" w:rsidR="004A1BB5" w:rsidRPr="00EC76D5" w:rsidRDefault="004A1BB5" w:rsidP="004A1BB5">
      <w:pPr>
        <w:pStyle w:val="Code"/>
      </w:pPr>
      <w:r w:rsidRPr="00EC76D5">
        <w:t xml:space="preserve">  public static SyntaxTree generateBlockStatement(List&lt;SyntaxTree&gt; list) {</w:t>
      </w:r>
    </w:p>
    <w:p w14:paraId="6FADB0C0" w14:textId="77777777" w:rsidR="004A1BB5" w:rsidRPr="00EC76D5" w:rsidRDefault="004A1BB5" w:rsidP="004A1BB5">
      <w:pPr>
        <w:pStyle w:val="Code"/>
      </w:pPr>
      <w:r w:rsidRPr="00EC76D5">
        <w:lastRenderedPageBreak/>
        <w:t xml:space="preserve">    SyntaxTree blockTree = new SyntaxTree(MiddleOperator.Block);</w:t>
      </w:r>
    </w:p>
    <w:p w14:paraId="7562B739" w14:textId="77777777" w:rsidR="004A1BB5" w:rsidRPr="00EC76D5" w:rsidRDefault="004A1BB5" w:rsidP="004A1BB5">
      <w:pPr>
        <w:pStyle w:val="Code"/>
      </w:pPr>
      <w:r w:rsidRPr="00EC76D5">
        <w:t xml:space="preserve">    blockTree.getChildList().addAll(list);</w:t>
      </w:r>
    </w:p>
    <w:p w14:paraId="671C011D" w14:textId="77777777" w:rsidR="004A1BB5" w:rsidRPr="00EC76D5" w:rsidRDefault="004A1BB5" w:rsidP="004A1BB5">
      <w:pPr>
        <w:pStyle w:val="Code"/>
      </w:pPr>
      <w:r w:rsidRPr="00EC76D5">
        <w:t xml:space="preserve">    return blockTree;</w:t>
      </w:r>
    </w:p>
    <w:p w14:paraId="2C7FF554" w14:textId="581A818C" w:rsidR="00AD09ED" w:rsidRPr="00EC76D5" w:rsidRDefault="004A1BB5" w:rsidP="005539D7">
      <w:pPr>
        <w:pStyle w:val="Code"/>
      </w:pPr>
      <w:r w:rsidRPr="00EC76D5">
        <w:t xml:space="preserve">  }  </w:t>
      </w:r>
    </w:p>
    <w:p w14:paraId="721C9093" w14:textId="1BD14BA3" w:rsidR="00E40B78" w:rsidRPr="00EC76D5" w:rsidRDefault="00E40B78" w:rsidP="00E40B78">
      <w:pPr>
        <w:pStyle w:val="Rubrik3"/>
      </w:pPr>
      <w:bookmarkStart w:id="292" w:name="_Toc481936171"/>
      <w:r w:rsidRPr="00EC76D5">
        <w:t>Default Statements</w:t>
      </w:r>
      <w:bookmarkEnd w:id="292"/>
    </w:p>
    <w:p w14:paraId="4CE339C8" w14:textId="77777777" w:rsidR="00E40B78" w:rsidRPr="00EC76D5" w:rsidRDefault="00E40B78" w:rsidP="00E40B78">
      <w:r w:rsidRPr="00EC76D5">
        <w:t>The default statement have to comply with the following demands:</w:t>
      </w:r>
    </w:p>
    <w:p w14:paraId="442C9A87" w14:textId="7732F7A6" w:rsidR="00E40B78" w:rsidRPr="00EC76D5" w:rsidRDefault="00E40B78" w:rsidP="00E40B78">
      <w:pPr>
        <w:pStyle w:val="Liststycke"/>
        <w:numPr>
          <w:ilvl w:val="0"/>
          <w:numId w:val="96"/>
        </w:numPr>
      </w:pPr>
      <w:r w:rsidRPr="00EC76D5">
        <w:rPr>
          <w:rStyle w:val="CodeInText"/>
        </w:rPr>
        <w:t>Main.</w:t>
      </w:r>
      <w:r w:rsidR="007C0FFA">
        <w:rPr>
          <w:rStyle w:val="CodeInText"/>
        </w:rPr>
        <w:t xml:space="preserve">m_defaultStack </w:t>
      </w:r>
      <w:r w:rsidRPr="00EC76D5">
        <w:t>must not be empty. If it is empty, the default statements misses a surrounding switch statements.</w:t>
      </w:r>
    </w:p>
    <w:p w14:paraId="7E3103F5" w14:textId="186791A1" w:rsidR="00E40B78" w:rsidRPr="00EC76D5" w:rsidRDefault="00E40B78" w:rsidP="00E40B78">
      <w:pPr>
        <w:pStyle w:val="Liststycke"/>
        <w:numPr>
          <w:ilvl w:val="0"/>
          <w:numId w:val="96"/>
        </w:numPr>
      </w:pPr>
      <w:r w:rsidRPr="00EC76D5">
        <w:t xml:space="preserve">Since </w:t>
      </w:r>
      <w:r w:rsidRPr="00EC76D5">
        <w:rPr>
          <w:rStyle w:val="CodeInText"/>
        </w:rPr>
        <w:t>Main.</w:t>
      </w:r>
      <w:r w:rsidR="007C0FFA">
        <w:rPr>
          <w:rStyle w:val="CodeInText"/>
        </w:rPr>
        <w:t xml:space="preserve">m_defaultStack </w:t>
      </w:r>
      <w:r w:rsidRPr="00EC76D5">
        <w:t xml:space="preserve">is not empty, there is at least one surrounding switch statement. We call </w:t>
      </w:r>
      <w:r w:rsidRPr="00EC76D5">
        <w:rPr>
          <w:rStyle w:val="CodeInText"/>
        </w:rPr>
        <w:t>pop</w:t>
      </w:r>
      <w:r w:rsidRPr="00EC76D5">
        <w:t xml:space="preserve"> to see if the top value is minus one. If it is not, there has already been a default statement in the closest surrounding switch statement. If it is minus one, there has not been a earlier default statement and we push the line number at the beginning of the statement following the default statement. Since the line numbers are numbered from zero, it cannot be minus one.</w:t>
      </w:r>
    </w:p>
    <w:p w14:paraId="3971C2D1" w14:textId="12717973" w:rsidR="00E40B78" w:rsidRPr="00EC76D5" w:rsidRDefault="002E67B8" w:rsidP="00E40B78">
      <w:pPr>
        <w:pStyle w:val="CodeHeader"/>
      </w:pPr>
      <w:r>
        <w:t>MainParser.gppg</w:t>
      </w:r>
    </w:p>
    <w:p w14:paraId="6BE56F46" w14:textId="77777777" w:rsidR="006E65FA" w:rsidRPr="00EC76D5" w:rsidRDefault="006E65FA" w:rsidP="006E65FA">
      <w:pPr>
        <w:pStyle w:val="Code"/>
      </w:pPr>
      <w:r w:rsidRPr="00EC76D5">
        <w:t xml:space="preserve">  | DEFAULT COLON closed_statement {</w:t>
      </w:r>
    </w:p>
    <w:p w14:paraId="5BEABECC" w14:textId="77777777" w:rsidR="006E65FA" w:rsidRPr="00EC76D5" w:rsidRDefault="006E65FA" w:rsidP="006E65FA">
      <w:pPr>
        <w:pStyle w:val="Code"/>
      </w:pPr>
      <w:r w:rsidRPr="00EC76D5">
        <w:t xml:space="preserve">      $$ = SyntaxTreeGenerator.generateDefaultStatement($3);</w:t>
      </w:r>
    </w:p>
    <w:p w14:paraId="7F9BB865" w14:textId="77777777" w:rsidR="006E65FA" w:rsidRPr="00EC76D5" w:rsidRDefault="006E65FA" w:rsidP="006E65FA">
      <w:pPr>
        <w:pStyle w:val="Code"/>
        <w:rPr>
          <w:b/>
        </w:rPr>
      </w:pPr>
      <w:r w:rsidRPr="00EC76D5">
        <w:t xml:space="preserve">    }</w:t>
      </w:r>
    </w:p>
    <w:p w14:paraId="3D216B15" w14:textId="5BA835E4" w:rsidR="00E40B78" w:rsidRPr="00EC76D5" w:rsidRDefault="000C6576" w:rsidP="006E65FA">
      <w:pPr>
        <w:pStyle w:val="CodeHeader"/>
      </w:pPr>
      <w:r>
        <w:t>MiddleCodeGenerator.cs</w:t>
      </w:r>
    </w:p>
    <w:p w14:paraId="2FB3332B" w14:textId="77777777" w:rsidR="00126D57" w:rsidRPr="00EC76D5" w:rsidRDefault="00126D57" w:rsidP="00126D57">
      <w:pPr>
        <w:pStyle w:val="Code"/>
      </w:pPr>
      <w:r w:rsidRPr="00EC76D5">
        <w:t xml:space="preserve">  public static SyntaxTree generateDefaultStatement(SyntaxTree stat) {</w:t>
      </w:r>
    </w:p>
    <w:p w14:paraId="08BEC593" w14:textId="77777777" w:rsidR="00126D57" w:rsidRPr="00EC76D5" w:rsidRDefault="00126D57" w:rsidP="00126D57">
      <w:pPr>
        <w:pStyle w:val="Code"/>
      </w:pPr>
      <w:r w:rsidRPr="00EC76D5">
        <w:t xml:space="preserve">    Assert.error(!Main.DefaultStack.isEmpty(), "unsurronded default");</w:t>
      </w:r>
    </w:p>
    <w:p w14:paraId="19AE60C9" w14:textId="77777777" w:rsidR="00126D57" w:rsidRPr="00EC76D5" w:rsidRDefault="00126D57" w:rsidP="00126D57">
      <w:pPr>
        <w:pStyle w:val="Code"/>
      </w:pPr>
      <w:r w:rsidRPr="00EC76D5">
        <w:t xml:space="preserve">    Assert.error(!Main.DefaultStack.pop(), "repeated default");</w:t>
      </w:r>
    </w:p>
    <w:p w14:paraId="51C3C454" w14:textId="77777777" w:rsidR="00126D57" w:rsidRPr="00EC76D5" w:rsidRDefault="00126D57" w:rsidP="00126D57">
      <w:pPr>
        <w:pStyle w:val="Code"/>
      </w:pPr>
      <w:r w:rsidRPr="00EC76D5">
        <w:t xml:space="preserve">    Main.DefaultStack.push(true);</w:t>
      </w:r>
    </w:p>
    <w:p w14:paraId="5E4FA507" w14:textId="77777777" w:rsidR="00126D57" w:rsidRPr="00EC76D5" w:rsidRDefault="00126D57" w:rsidP="00126D57">
      <w:pPr>
        <w:pStyle w:val="Code"/>
      </w:pPr>
      <w:r w:rsidRPr="00EC76D5">
        <w:t xml:space="preserve">    SyntaxTree defaultTree = new SyntaxTree(MiddleOperator.Default);</w:t>
      </w:r>
    </w:p>
    <w:p w14:paraId="307AE791" w14:textId="77777777" w:rsidR="00126D57" w:rsidRPr="00EC76D5" w:rsidRDefault="00126D57" w:rsidP="00126D57">
      <w:pPr>
        <w:pStyle w:val="Code"/>
      </w:pPr>
      <w:r w:rsidRPr="00EC76D5">
        <w:t xml:space="preserve">    defaultTree.addChild(stat);</w:t>
      </w:r>
    </w:p>
    <w:p w14:paraId="76128056" w14:textId="77777777" w:rsidR="00126D57" w:rsidRPr="00EC76D5" w:rsidRDefault="00126D57" w:rsidP="00126D57">
      <w:pPr>
        <w:pStyle w:val="Code"/>
      </w:pPr>
      <w:r w:rsidRPr="00EC76D5">
        <w:t xml:space="preserve">    return defaultTree;</w:t>
      </w:r>
    </w:p>
    <w:p w14:paraId="6C01FA16" w14:textId="3ED25B34" w:rsidR="00E40B78" w:rsidRPr="00EC76D5" w:rsidRDefault="00126D57" w:rsidP="00126D57">
      <w:pPr>
        <w:pStyle w:val="Code"/>
      </w:pPr>
      <w:r w:rsidRPr="00EC76D5">
        <w:t xml:space="preserve">  }</w:t>
      </w:r>
    </w:p>
    <w:p w14:paraId="6D644310" w14:textId="00FA3B22" w:rsidR="00E40B78" w:rsidRPr="00EC76D5" w:rsidRDefault="00E40B78" w:rsidP="00E40B78">
      <w:pPr>
        <w:pStyle w:val="Rubrik3"/>
      </w:pPr>
      <w:bookmarkStart w:id="293" w:name="_Toc481936172"/>
      <w:r w:rsidRPr="00EC76D5">
        <w:t>Break Statements</w:t>
      </w:r>
      <w:bookmarkEnd w:id="293"/>
    </w:p>
    <w:p w14:paraId="3A6DBAC5" w14:textId="47380F8B" w:rsidR="00E40B78" w:rsidRPr="00EC76D5" w:rsidRDefault="00E40B78" w:rsidP="00E40B78">
      <w:r w:rsidRPr="00EC76D5">
        <w:t xml:space="preserve">The break statement checks that </w:t>
      </w:r>
      <w:r w:rsidRPr="00EC76D5">
        <w:rPr>
          <w:rStyle w:val="CodeInText"/>
        </w:rPr>
        <w:t>Main.</w:t>
      </w:r>
      <w:r w:rsidR="007C0FFA">
        <w:rPr>
          <w:rStyle w:val="CodeInText"/>
        </w:rPr>
        <w:t xml:space="preserve">m_breakSetStack </w:t>
      </w:r>
      <w:r w:rsidRPr="00EC76D5">
        <w:t>is not empty, which would indicate that we do not have a surronding while, for, do, or switch statement, and add the line number of the beginning of the next statement to the set on the top of the stack similar to the continue case above. Note that the break statement unlike the continue statement may be surrondered by a switch statement.</w:t>
      </w:r>
    </w:p>
    <w:p w14:paraId="1EA2D815" w14:textId="6E33CAEA" w:rsidR="00E40B78" w:rsidRPr="00EC76D5" w:rsidRDefault="002E67B8" w:rsidP="00E40B78">
      <w:pPr>
        <w:pStyle w:val="CodeHeader"/>
      </w:pPr>
      <w:r>
        <w:t>MainParser.gppg</w:t>
      </w:r>
    </w:p>
    <w:p w14:paraId="5CA0A7E7" w14:textId="77777777" w:rsidR="00FF4C36" w:rsidRPr="00EC76D5" w:rsidRDefault="00FF4C36" w:rsidP="00FF4C36">
      <w:pPr>
        <w:pStyle w:val="Code"/>
      </w:pPr>
      <w:r w:rsidRPr="00EC76D5">
        <w:t xml:space="preserve">  | BREAK SEMICOLON {</w:t>
      </w:r>
    </w:p>
    <w:p w14:paraId="1A5642AE" w14:textId="77777777" w:rsidR="00FF4C36" w:rsidRPr="00EC76D5" w:rsidRDefault="00FF4C36" w:rsidP="00FF4C36">
      <w:pPr>
        <w:pStyle w:val="Code"/>
      </w:pPr>
      <w:r w:rsidRPr="00EC76D5">
        <w:t xml:space="preserve">      $$ = SyntaxTreeGenerator.generateBreakStatement();</w:t>
      </w:r>
    </w:p>
    <w:p w14:paraId="5FE6EFD7" w14:textId="77777777" w:rsidR="00FF4C36" w:rsidRPr="00EC76D5" w:rsidRDefault="00FF4C36" w:rsidP="00FF4C36">
      <w:pPr>
        <w:pStyle w:val="Code"/>
        <w:rPr>
          <w:b/>
        </w:rPr>
      </w:pPr>
      <w:r w:rsidRPr="00EC76D5">
        <w:t xml:space="preserve">    }</w:t>
      </w:r>
    </w:p>
    <w:p w14:paraId="131FE1E3" w14:textId="26368C1B" w:rsidR="00E40B78" w:rsidRPr="00EC76D5" w:rsidRDefault="000C6576" w:rsidP="00FF4C36">
      <w:pPr>
        <w:pStyle w:val="CodeHeader"/>
      </w:pPr>
      <w:r>
        <w:t>MiddleCodeGenerator.cs</w:t>
      </w:r>
      <w:r w:rsidR="00E40B78" w:rsidRPr="00EC76D5">
        <w:t xml:space="preserve"> </w:t>
      </w:r>
    </w:p>
    <w:p w14:paraId="40DF0880" w14:textId="77777777" w:rsidR="00DF1D14" w:rsidRPr="00EC76D5" w:rsidRDefault="00DF1D14" w:rsidP="00DF1D14">
      <w:pPr>
        <w:pStyle w:val="Code"/>
      </w:pPr>
      <w:r w:rsidRPr="00EC76D5">
        <w:t xml:space="preserve">  public static SyntaxTree generateBreakStatement() {</w:t>
      </w:r>
    </w:p>
    <w:p w14:paraId="4755F522" w14:textId="77777777" w:rsidR="00DF1D14" w:rsidRPr="00EC76D5" w:rsidRDefault="00DF1D14" w:rsidP="00DF1D14">
      <w:pPr>
        <w:pStyle w:val="Code"/>
      </w:pPr>
      <w:r w:rsidRPr="00EC76D5">
        <w:t xml:space="preserve">    Assert.error(!Main.CaseSetStack.empty() || (Main.LoopCount &gt; 0),</w:t>
      </w:r>
    </w:p>
    <w:p w14:paraId="47AA0300" w14:textId="77777777" w:rsidR="00DF1D14" w:rsidRPr="00EC76D5" w:rsidRDefault="00DF1D14" w:rsidP="00DF1D14">
      <w:pPr>
        <w:pStyle w:val="Code"/>
      </w:pPr>
      <w:r w:rsidRPr="00EC76D5">
        <w:t xml:space="preserve">                 "unsurronded break");</w:t>
      </w:r>
    </w:p>
    <w:p w14:paraId="6041F52F" w14:textId="77777777" w:rsidR="00DF1D14" w:rsidRPr="00EC76D5" w:rsidRDefault="00DF1D14" w:rsidP="00DF1D14">
      <w:pPr>
        <w:pStyle w:val="Code"/>
      </w:pPr>
      <w:r w:rsidRPr="00EC76D5">
        <w:t xml:space="preserve">    return (new SyntaxTree(MiddleOperator.Break));</w:t>
      </w:r>
    </w:p>
    <w:p w14:paraId="2047FBC5" w14:textId="5D67F246" w:rsidR="00E40B78" w:rsidRPr="00EC76D5" w:rsidRDefault="00DF1D14" w:rsidP="00DF1D14">
      <w:pPr>
        <w:pStyle w:val="Code"/>
      </w:pPr>
      <w:r w:rsidRPr="00EC76D5">
        <w:t xml:space="preserve">  }</w:t>
      </w:r>
    </w:p>
    <w:p w14:paraId="23F91B59" w14:textId="620CAA0C" w:rsidR="00102592" w:rsidRPr="00EC76D5" w:rsidRDefault="00102592" w:rsidP="00102592">
      <w:pPr>
        <w:pStyle w:val="Rubrik3"/>
        <w:numPr>
          <w:ilvl w:val="2"/>
          <w:numId w:val="97"/>
        </w:numPr>
      </w:pPr>
      <w:bookmarkStart w:id="294" w:name="_Toc481936173"/>
      <w:r w:rsidRPr="00EC76D5">
        <w:t>Continue Statements</w:t>
      </w:r>
      <w:bookmarkEnd w:id="294"/>
    </w:p>
    <w:p w14:paraId="269AF74E" w14:textId="09E466DF" w:rsidR="00102592" w:rsidRPr="00EC76D5" w:rsidRDefault="00102592" w:rsidP="00102592">
      <w:r w:rsidRPr="00EC76D5">
        <w:t xml:space="preserve">The continue statement checks that </w:t>
      </w:r>
      <w:r w:rsidRPr="00EC76D5">
        <w:rPr>
          <w:rStyle w:val="CodeInText"/>
        </w:rPr>
        <w:t>Main.</w:t>
      </w:r>
      <w:r w:rsidR="00B13BF7">
        <w:rPr>
          <w:rStyle w:val="CodeInText"/>
        </w:rPr>
        <w:t>m_continueSetStack</w:t>
      </w:r>
      <w:r w:rsidRPr="00EC76D5">
        <w:rPr>
          <w:rStyle w:val="CodeInText"/>
        </w:rPr>
        <w:t xml:space="preserve"> </w:t>
      </w:r>
      <w:r w:rsidRPr="00EC76D5">
        <w:t xml:space="preserve">is not empty, which would indicate that we do not have a surrounding while, for, or do statement, and add the line number of the beginning of the next statement to the set on the top of the stack. </w:t>
      </w:r>
    </w:p>
    <w:p w14:paraId="220E3A3D" w14:textId="12FCFD0F" w:rsidR="00102592" w:rsidRPr="00EC76D5" w:rsidRDefault="002E67B8" w:rsidP="00102592">
      <w:pPr>
        <w:pStyle w:val="CodeHeader"/>
      </w:pPr>
      <w:r>
        <w:lastRenderedPageBreak/>
        <w:t>MainParser.gppg</w:t>
      </w:r>
    </w:p>
    <w:p w14:paraId="16DCF3E7" w14:textId="77777777" w:rsidR="00102592" w:rsidRPr="00EC76D5" w:rsidRDefault="00102592" w:rsidP="00102592">
      <w:pPr>
        <w:pStyle w:val="Code"/>
      </w:pPr>
      <w:r w:rsidRPr="00EC76D5">
        <w:t xml:space="preserve">  | CONTINUE SEMICOLON {</w:t>
      </w:r>
    </w:p>
    <w:p w14:paraId="3585B22C" w14:textId="77777777" w:rsidR="00102592" w:rsidRPr="00EC76D5" w:rsidRDefault="00102592" w:rsidP="00102592">
      <w:pPr>
        <w:pStyle w:val="Code"/>
      </w:pPr>
      <w:r w:rsidRPr="00EC76D5">
        <w:t xml:space="preserve">      $$ = SyntaxTreeGenerator.generateContinueStatement();</w:t>
      </w:r>
    </w:p>
    <w:p w14:paraId="6510FFE0" w14:textId="77777777" w:rsidR="00102592" w:rsidRPr="00EC76D5" w:rsidRDefault="00102592" w:rsidP="00102592">
      <w:pPr>
        <w:pStyle w:val="Code"/>
        <w:rPr>
          <w:b/>
        </w:rPr>
      </w:pPr>
      <w:r w:rsidRPr="00EC76D5">
        <w:t xml:space="preserve">    }</w:t>
      </w:r>
    </w:p>
    <w:p w14:paraId="58350F90" w14:textId="2ADEA158" w:rsidR="00102592" w:rsidRPr="00EC76D5" w:rsidRDefault="000C6576" w:rsidP="00102592">
      <w:pPr>
        <w:pStyle w:val="CodeHeader"/>
      </w:pPr>
      <w:r>
        <w:t>MiddleCodeGenerator.cs</w:t>
      </w:r>
      <w:r w:rsidR="00102592" w:rsidRPr="00EC76D5">
        <w:t xml:space="preserve"> </w:t>
      </w:r>
    </w:p>
    <w:p w14:paraId="06A2E354" w14:textId="77777777" w:rsidR="00102592" w:rsidRPr="00EC76D5" w:rsidRDefault="00102592" w:rsidP="00102592">
      <w:pPr>
        <w:pStyle w:val="Code"/>
      </w:pPr>
      <w:r w:rsidRPr="00EC76D5">
        <w:t xml:space="preserve">  public static SyntaxTree generateContinueStatement() {</w:t>
      </w:r>
    </w:p>
    <w:p w14:paraId="31F7C317" w14:textId="77777777" w:rsidR="00102592" w:rsidRPr="00EC76D5" w:rsidRDefault="00102592" w:rsidP="00102592">
      <w:pPr>
        <w:pStyle w:val="Code"/>
      </w:pPr>
      <w:r w:rsidRPr="00EC76D5">
        <w:t xml:space="preserve">    Assert.error(Main.LoopCount &gt; 0, "unsurronded continue");</w:t>
      </w:r>
    </w:p>
    <w:p w14:paraId="09041E54" w14:textId="77777777" w:rsidR="00102592" w:rsidRPr="00EC76D5" w:rsidRDefault="00102592" w:rsidP="00102592">
      <w:pPr>
        <w:pStyle w:val="Code"/>
      </w:pPr>
      <w:r w:rsidRPr="00EC76D5">
        <w:t xml:space="preserve">    return (new SyntaxTree(MiddleOperator.Continue));</w:t>
      </w:r>
    </w:p>
    <w:p w14:paraId="0492826C" w14:textId="44804AC1" w:rsidR="00E40B78" w:rsidRPr="00EC76D5" w:rsidRDefault="00102592" w:rsidP="00E40B78">
      <w:pPr>
        <w:pStyle w:val="Code"/>
      </w:pPr>
      <w:r w:rsidRPr="00EC76D5">
        <w:t xml:space="preserve">  }</w:t>
      </w:r>
    </w:p>
    <w:p w14:paraId="03A21226" w14:textId="08AD1A3B" w:rsidR="00E40B78" w:rsidRPr="00EC76D5" w:rsidRDefault="00E40B78" w:rsidP="00E40B78">
      <w:pPr>
        <w:pStyle w:val="Rubrik3"/>
      </w:pPr>
      <w:bookmarkStart w:id="295" w:name="_Toc481936174"/>
      <w:r w:rsidRPr="00EC76D5">
        <w:t>Goto Statements</w:t>
      </w:r>
      <w:bookmarkEnd w:id="295"/>
    </w:p>
    <w:p w14:paraId="7B9EF605" w14:textId="77777777" w:rsidR="00E40B78" w:rsidRPr="00EC76D5" w:rsidRDefault="00E40B78" w:rsidP="00E40B78">
      <w:r w:rsidRPr="00EC76D5">
        <w:t xml:space="preserve">The goto statement stores the name of the label and the line number of the beginning of the following statement in </w:t>
      </w:r>
      <w:r w:rsidRPr="00EC76D5">
        <w:rPr>
          <w:rStyle w:val="CodeInText"/>
        </w:rPr>
        <w:t>Main.GotoMap</w:t>
      </w:r>
      <w:r w:rsidRPr="00EC76D5">
        <w:t xml:space="preserve">. The gotos will eventlually be matched to the lables in </w:t>
      </w:r>
      <w:r w:rsidRPr="00EC76D5">
        <w:rPr>
          <w:rStyle w:val="CodeInText"/>
        </w:rPr>
        <w:t>Main.LabelMap</w:t>
      </w:r>
      <w:r w:rsidRPr="00EC76D5">
        <w:t>.</w:t>
      </w:r>
    </w:p>
    <w:p w14:paraId="1C512331" w14:textId="1C54697C" w:rsidR="00E40B78" w:rsidRPr="00EC76D5" w:rsidRDefault="002E67B8" w:rsidP="00E40B78">
      <w:pPr>
        <w:pStyle w:val="CodeHeader"/>
      </w:pPr>
      <w:r>
        <w:t>MainParser.gppg</w:t>
      </w:r>
    </w:p>
    <w:p w14:paraId="0234C2AE" w14:textId="77777777" w:rsidR="000541B5" w:rsidRPr="00EC76D5" w:rsidRDefault="000541B5" w:rsidP="000541B5">
      <w:pPr>
        <w:pStyle w:val="Code"/>
      </w:pPr>
      <w:r w:rsidRPr="00EC76D5">
        <w:t xml:space="preserve">  | GOTO IDENTIFIER SEMICOLON {</w:t>
      </w:r>
    </w:p>
    <w:p w14:paraId="3D1D3154" w14:textId="77777777" w:rsidR="000541B5" w:rsidRPr="00EC76D5" w:rsidRDefault="000541B5" w:rsidP="000541B5">
      <w:pPr>
        <w:pStyle w:val="Code"/>
      </w:pPr>
      <w:r w:rsidRPr="00EC76D5">
        <w:t xml:space="preserve">      $$ = SyntaxTreeGenerator.generateGotoStatement($2);</w:t>
      </w:r>
    </w:p>
    <w:p w14:paraId="52AF3DC4" w14:textId="77777777" w:rsidR="000541B5" w:rsidRPr="00EC76D5" w:rsidRDefault="000541B5" w:rsidP="000541B5">
      <w:pPr>
        <w:pStyle w:val="Code"/>
        <w:rPr>
          <w:b/>
        </w:rPr>
      </w:pPr>
      <w:r w:rsidRPr="00EC76D5">
        <w:t xml:space="preserve">    }</w:t>
      </w:r>
    </w:p>
    <w:p w14:paraId="66219FFB" w14:textId="7145370C" w:rsidR="00E40B78" w:rsidRPr="00EC76D5" w:rsidRDefault="000C6576" w:rsidP="000541B5">
      <w:pPr>
        <w:pStyle w:val="CodeHeader"/>
      </w:pPr>
      <w:r>
        <w:t>MiddleCodeGenerator.cs</w:t>
      </w:r>
    </w:p>
    <w:p w14:paraId="61E5F1B4" w14:textId="77777777" w:rsidR="00084DDA" w:rsidRPr="00EC76D5" w:rsidRDefault="00084DDA" w:rsidP="00084DDA">
      <w:pPr>
        <w:pStyle w:val="Code"/>
      </w:pPr>
      <w:r w:rsidRPr="00EC76D5">
        <w:t xml:space="preserve">  public static SyntaxTree generateGotoStatement(String label) {</w:t>
      </w:r>
    </w:p>
    <w:p w14:paraId="4D766C5E" w14:textId="77777777" w:rsidR="00084DDA" w:rsidRPr="00EC76D5" w:rsidRDefault="00084DDA" w:rsidP="00084DDA">
      <w:pPr>
        <w:pStyle w:val="Code"/>
      </w:pPr>
      <w:r w:rsidRPr="00EC76D5">
        <w:t xml:space="preserve">    Main.GotoSet.add(label);</w:t>
      </w:r>
    </w:p>
    <w:p w14:paraId="53283427" w14:textId="77777777" w:rsidR="00084DDA" w:rsidRPr="00EC76D5" w:rsidRDefault="00084DDA" w:rsidP="00084DDA">
      <w:pPr>
        <w:pStyle w:val="Code"/>
      </w:pPr>
      <w:r w:rsidRPr="00EC76D5">
        <w:t xml:space="preserve">    return (new SyntaxTree(MiddleOperator.Goto, label));</w:t>
      </w:r>
    </w:p>
    <w:p w14:paraId="36EB923B" w14:textId="4865AC7C" w:rsidR="00E40B78" w:rsidRPr="00EC76D5" w:rsidRDefault="00084DDA" w:rsidP="00084DDA">
      <w:pPr>
        <w:pStyle w:val="Code"/>
      </w:pPr>
      <w:r w:rsidRPr="00EC76D5">
        <w:t xml:space="preserve">  }</w:t>
      </w:r>
    </w:p>
    <w:p w14:paraId="0655B129" w14:textId="690F63B5" w:rsidR="00E40B78" w:rsidRPr="00EC76D5" w:rsidRDefault="00E40B78" w:rsidP="00E40B78">
      <w:pPr>
        <w:pStyle w:val="Rubrik3"/>
      </w:pPr>
      <w:bookmarkStart w:id="296" w:name="_Toc481936175"/>
      <w:r w:rsidRPr="00EC76D5">
        <w:t>Return Statements</w:t>
      </w:r>
      <w:bookmarkEnd w:id="296"/>
    </w:p>
    <w:p w14:paraId="207A2F90" w14:textId="77777777" w:rsidR="00E40B78" w:rsidRPr="00EC76D5" w:rsidRDefault="00E40B78" w:rsidP="00E40B78">
      <w:r w:rsidRPr="00EC76D5">
        <w:t xml:space="preserve">The </w:t>
      </w:r>
      <w:r w:rsidRPr="00EC76D5">
        <w:rPr>
          <w:rStyle w:val="CodeInText"/>
        </w:rPr>
        <w:t>generateReturnStatement</w:t>
      </w:r>
      <w:r w:rsidRPr="00EC76D5">
        <w:t xml:space="preserve"> method is surprisely complicated, which due to the fact the return statement shall be interpreted as an exit statement in case of the main function.</w:t>
      </w:r>
    </w:p>
    <w:p w14:paraId="0A7F6D99" w14:textId="02D3CA04" w:rsidR="00E40B78" w:rsidRPr="00EC76D5" w:rsidRDefault="002E67B8" w:rsidP="00E40B78">
      <w:pPr>
        <w:pStyle w:val="CodeHeader"/>
      </w:pPr>
      <w:r>
        <w:t>MainParser.gppg</w:t>
      </w:r>
    </w:p>
    <w:p w14:paraId="4DAE1AB6" w14:textId="77777777" w:rsidR="008F4FA3" w:rsidRPr="00EC76D5" w:rsidRDefault="008F4FA3" w:rsidP="008F4FA3">
      <w:pPr>
        <w:pStyle w:val="Code"/>
      </w:pPr>
      <w:r w:rsidRPr="00EC76D5">
        <w:t xml:space="preserve">  | RETURN optional_expression SEMICOLON {</w:t>
      </w:r>
    </w:p>
    <w:p w14:paraId="2B43A3B8" w14:textId="77777777" w:rsidR="008F4FA3" w:rsidRPr="00EC76D5" w:rsidRDefault="008F4FA3" w:rsidP="008F4FA3">
      <w:pPr>
        <w:pStyle w:val="Code"/>
      </w:pPr>
      <w:r w:rsidRPr="00EC76D5">
        <w:t xml:space="preserve">      $$ = SyntaxTreeGenerator.generateReturnStatement($2);</w:t>
      </w:r>
    </w:p>
    <w:p w14:paraId="373106B7" w14:textId="77777777" w:rsidR="008F4FA3" w:rsidRPr="00EC76D5" w:rsidRDefault="008F4FA3" w:rsidP="008F4FA3">
      <w:pPr>
        <w:pStyle w:val="Code"/>
      </w:pPr>
      <w:r w:rsidRPr="00EC76D5">
        <w:t xml:space="preserve">    }</w:t>
      </w:r>
    </w:p>
    <w:p w14:paraId="1DC7DD3B" w14:textId="7856DB89" w:rsidR="00E40B78" w:rsidRPr="00EC76D5" w:rsidRDefault="00E40B78" w:rsidP="008F4FA3">
      <w:r w:rsidRPr="00EC76D5">
        <w:t xml:space="preserve">If the return expression is not null, we that the surrounding function does not return </w:t>
      </w:r>
      <w:r w:rsidRPr="00EC76D5">
        <w:rPr>
          <w:rStyle w:val="CodeInText"/>
        </w:rPr>
        <w:t>void</w:t>
      </w:r>
      <w:r w:rsidRPr="00EC76D5">
        <w:t>. Then we compare the expression type with the type of the surrounding function’s return type.</w:t>
      </w:r>
    </w:p>
    <w:p w14:paraId="177EF388" w14:textId="31D5070C" w:rsidR="00E40B78" w:rsidRPr="00EC76D5" w:rsidRDefault="000C6576" w:rsidP="00E40B78">
      <w:pPr>
        <w:pStyle w:val="CodeHeader"/>
      </w:pPr>
      <w:r>
        <w:t>MiddleCodeGenerator.cs</w:t>
      </w:r>
    </w:p>
    <w:p w14:paraId="363CC7A3" w14:textId="3C502A9D" w:rsidR="00B41542" w:rsidRPr="00EC76D5" w:rsidRDefault="00B41542" w:rsidP="00B41542">
      <w:pPr>
        <w:pStyle w:val="Code"/>
      </w:pPr>
      <w:r w:rsidRPr="00EC76D5">
        <w:t xml:space="preserve">  public static SyntaxTree generateReturnStatement(SyntaxTree opt</w:t>
      </w:r>
      <w:r w:rsidR="0038687E">
        <w:t>Expression)</w:t>
      </w:r>
      <w:r w:rsidRPr="00EC76D5">
        <w:t xml:space="preserve"> {</w:t>
      </w:r>
    </w:p>
    <w:p w14:paraId="54C37AC0" w14:textId="77777777" w:rsidR="00B41542" w:rsidRPr="00EC76D5" w:rsidRDefault="00B41542" w:rsidP="00B41542">
      <w:pPr>
        <w:pStyle w:val="Code"/>
      </w:pPr>
      <w:r w:rsidRPr="00EC76D5">
        <w:t xml:space="preserve">    if (GenerateDeclaration.isMain(Main.FuncSymbol)) {</w:t>
      </w:r>
    </w:p>
    <w:p w14:paraId="6A48FCFA" w14:textId="77777777" w:rsidR="00B41542" w:rsidRPr="00EC76D5" w:rsidRDefault="00B41542" w:rsidP="00B41542">
      <w:pPr>
        <w:pStyle w:val="Code"/>
      </w:pPr>
      <w:r w:rsidRPr="00EC76D5">
        <w:t xml:space="preserve">      SyntaxTree exitTree = new SyntaxTree(MiddleOperator.Exit);</w:t>
      </w:r>
    </w:p>
    <w:p w14:paraId="0D1DEBE0" w14:textId="77777777" w:rsidR="00B41542" w:rsidRPr="00EC76D5" w:rsidRDefault="00B41542" w:rsidP="00B41542">
      <w:pPr>
        <w:pStyle w:val="Code"/>
      </w:pPr>
    </w:p>
    <w:p w14:paraId="4FEE96D0" w14:textId="4F41385A" w:rsidR="00B41542" w:rsidRPr="00EC76D5" w:rsidRDefault="00B41542" w:rsidP="00B41542">
      <w:pPr>
        <w:pStyle w:val="Code"/>
      </w:pPr>
      <w:r w:rsidRPr="00EC76D5">
        <w:t xml:space="preserve">      if (opt</w:t>
      </w:r>
      <w:r w:rsidR="0038687E">
        <w:t xml:space="preserve">Expression </w:t>
      </w:r>
      <w:r w:rsidRPr="00EC76D5">
        <w:t>!= null) {</w:t>
      </w:r>
    </w:p>
    <w:p w14:paraId="286EC5B1" w14:textId="080E8C66" w:rsidR="00B41542" w:rsidRPr="00EC76D5" w:rsidRDefault="00B41542" w:rsidP="00B41542">
      <w:pPr>
        <w:pStyle w:val="Code"/>
      </w:pPr>
      <w:r w:rsidRPr="00EC76D5">
        <w:t xml:space="preserve">        opt</w:t>
      </w:r>
      <w:r w:rsidR="0038687E">
        <w:t xml:space="preserve">Expression </w:t>
      </w:r>
      <w:r w:rsidRPr="00EC76D5">
        <w:t>= TypeCast.implicitCast</w:t>
      </w:r>
    </w:p>
    <w:p w14:paraId="0F1C8A60" w14:textId="57D82A2B" w:rsidR="00B41542" w:rsidRPr="00EC76D5" w:rsidRDefault="00B41542" w:rsidP="00B41542">
      <w:pPr>
        <w:pStyle w:val="Code"/>
      </w:pPr>
      <w:r w:rsidRPr="00EC76D5">
        <w:t xml:space="preserve">                  (optExpr, Main.FuncSymbol.getType().getReturnType());</w:t>
      </w:r>
    </w:p>
    <w:p w14:paraId="54F52C10" w14:textId="3AE09C58" w:rsidR="00B41542" w:rsidRPr="00EC76D5" w:rsidRDefault="00B41542" w:rsidP="00B41542">
      <w:pPr>
        <w:pStyle w:val="Code"/>
      </w:pPr>
      <w:r w:rsidRPr="00EC76D5">
        <w:t xml:space="preserve">        exitTree.addChild(opt</w:t>
      </w:r>
      <w:r w:rsidR="0038687E">
        <w:t>Expression)</w:t>
      </w:r>
      <w:r w:rsidRPr="00EC76D5">
        <w:t>;</w:t>
      </w:r>
    </w:p>
    <w:p w14:paraId="5CA83B93" w14:textId="77777777" w:rsidR="00B41542" w:rsidRPr="00EC76D5" w:rsidRDefault="00B41542" w:rsidP="00B41542">
      <w:pPr>
        <w:pStyle w:val="Code"/>
      </w:pPr>
      <w:r w:rsidRPr="00EC76D5">
        <w:t xml:space="preserve">      }</w:t>
      </w:r>
    </w:p>
    <w:p w14:paraId="3D026778" w14:textId="77777777" w:rsidR="00B41542" w:rsidRPr="00EC76D5" w:rsidRDefault="00B41542" w:rsidP="00B41542">
      <w:pPr>
        <w:pStyle w:val="Code"/>
      </w:pPr>
      <w:r w:rsidRPr="00EC76D5">
        <w:t xml:space="preserve">      else {</w:t>
      </w:r>
    </w:p>
    <w:p w14:paraId="2048441B" w14:textId="77777777" w:rsidR="00B41542" w:rsidRPr="00EC76D5" w:rsidRDefault="00B41542" w:rsidP="00B41542">
      <w:pPr>
        <w:pStyle w:val="Code"/>
      </w:pPr>
      <w:r w:rsidRPr="00EC76D5">
        <w:t xml:space="preserve">        Assert.error(Main.FuncSymbol.getType().getReturnType().isVoid(),</w:t>
      </w:r>
    </w:p>
    <w:p w14:paraId="0F698DAA" w14:textId="77777777" w:rsidR="00B41542" w:rsidRPr="00EC76D5" w:rsidRDefault="00B41542" w:rsidP="00B41542">
      <w:pPr>
        <w:pStyle w:val="Code"/>
      </w:pPr>
      <w:r w:rsidRPr="00EC76D5">
        <w:t xml:space="preserve">                     "return value of void function");</w:t>
      </w:r>
    </w:p>
    <w:p w14:paraId="5F6C5BAB" w14:textId="77777777" w:rsidR="00B41542" w:rsidRPr="00EC76D5" w:rsidRDefault="00B41542" w:rsidP="00B41542">
      <w:pPr>
        <w:pStyle w:val="Code"/>
      </w:pPr>
      <w:r w:rsidRPr="00EC76D5">
        <w:t xml:space="preserve">        exitTree.addChild(null);</w:t>
      </w:r>
    </w:p>
    <w:p w14:paraId="5B058FB4" w14:textId="77777777" w:rsidR="00B41542" w:rsidRPr="00EC76D5" w:rsidRDefault="00B41542" w:rsidP="00B41542">
      <w:pPr>
        <w:pStyle w:val="Code"/>
      </w:pPr>
      <w:r w:rsidRPr="00EC76D5">
        <w:t xml:space="preserve">      }</w:t>
      </w:r>
    </w:p>
    <w:p w14:paraId="7F66CB65" w14:textId="77777777" w:rsidR="00B41542" w:rsidRPr="00EC76D5" w:rsidRDefault="00B41542" w:rsidP="00B41542">
      <w:pPr>
        <w:pStyle w:val="Code"/>
      </w:pPr>
    </w:p>
    <w:p w14:paraId="2595EE2F" w14:textId="77777777" w:rsidR="00B41542" w:rsidRPr="00EC76D5" w:rsidRDefault="00B41542" w:rsidP="00B41542">
      <w:pPr>
        <w:pStyle w:val="Code"/>
      </w:pPr>
      <w:r w:rsidRPr="00EC76D5">
        <w:t xml:space="preserve">      return exitTree;</w:t>
      </w:r>
    </w:p>
    <w:p w14:paraId="03DF4ABC" w14:textId="77777777" w:rsidR="00B41542" w:rsidRPr="00EC76D5" w:rsidRDefault="00B41542" w:rsidP="00B41542">
      <w:pPr>
        <w:pStyle w:val="Code"/>
      </w:pPr>
      <w:r w:rsidRPr="00EC76D5">
        <w:t xml:space="preserve">    }</w:t>
      </w:r>
    </w:p>
    <w:p w14:paraId="2842B09E" w14:textId="77777777" w:rsidR="00B41542" w:rsidRPr="00EC76D5" w:rsidRDefault="00B41542" w:rsidP="00B41542">
      <w:pPr>
        <w:pStyle w:val="Code"/>
      </w:pPr>
      <w:r w:rsidRPr="00EC76D5">
        <w:lastRenderedPageBreak/>
        <w:t xml:space="preserve">    else {</w:t>
      </w:r>
    </w:p>
    <w:p w14:paraId="217E5838" w14:textId="77777777" w:rsidR="00B41542" w:rsidRPr="00EC76D5" w:rsidRDefault="00B41542" w:rsidP="00B41542">
      <w:pPr>
        <w:pStyle w:val="Code"/>
      </w:pPr>
      <w:r w:rsidRPr="00EC76D5">
        <w:t xml:space="preserve">      SyntaxTree returnTree = new SyntaxTree(MiddleOperator.Return);</w:t>
      </w:r>
    </w:p>
    <w:p w14:paraId="070B2660" w14:textId="77777777" w:rsidR="00B41542" w:rsidRPr="00EC76D5" w:rsidRDefault="00B41542" w:rsidP="00B41542">
      <w:pPr>
        <w:pStyle w:val="Code"/>
      </w:pPr>
    </w:p>
    <w:p w14:paraId="51CBF608" w14:textId="1FC6933A" w:rsidR="00B41542" w:rsidRPr="00EC76D5" w:rsidRDefault="00B41542" w:rsidP="00B41542">
      <w:pPr>
        <w:pStyle w:val="Code"/>
      </w:pPr>
      <w:r w:rsidRPr="00EC76D5">
        <w:t xml:space="preserve">      if (opt</w:t>
      </w:r>
      <w:r w:rsidR="0038687E">
        <w:t xml:space="preserve">Expression </w:t>
      </w:r>
      <w:r w:rsidRPr="00EC76D5">
        <w:t>!= null) {</w:t>
      </w:r>
    </w:p>
    <w:p w14:paraId="36E0784E" w14:textId="5D87F97B" w:rsidR="00B41542" w:rsidRPr="00EC76D5" w:rsidRDefault="00B41542" w:rsidP="00B41542">
      <w:pPr>
        <w:pStyle w:val="Code"/>
      </w:pPr>
      <w:r w:rsidRPr="00EC76D5">
        <w:t xml:space="preserve">        opt</w:t>
      </w:r>
      <w:r w:rsidR="0038687E">
        <w:t xml:space="preserve">Expression </w:t>
      </w:r>
      <w:r w:rsidRPr="00EC76D5">
        <w:t>= TypeCast.implicitCast</w:t>
      </w:r>
    </w:p>
    <w:p w14:paraId="18AA83D9" w14:textId="4D4C1A36" w:rsidR="00B41542" w:rsidRPr="00EC76D5" w:rsidRDefault="00B41542" w:rsidP="00B41542">
      <w:pPr>
        <w:pStyle w:val="Code"/>
      </w:pPr>
      <w:r w:rsidRPr="00EC76D5">
        <w:t xml:space="preserve">                  (optExpr, Main.FuncSymbol.getType().getReturnType());</w:t>
      </w:r>
    </w:p>
    <w:p w14:paraId="6090E7BC" w14:textId="426698E8" w:rsidR="00B41542" w:rsidRPr="00EC76D5" w:rsidRDefault="00B41542" w:rsidP="00B41542">
      <w:pPr>
        <w:pStyle w:val="Code"/>
      </w:pPr>
      <w:r w:rsidRPr="00EC76D5">
        <w:t xml:space="preserve">        returnTree.addChild(opt</w:t>
      </w:r>
      <w:r w:rsidR="0038687E">
        <w:t>Expression)</w:t>
      </w:r>
      <w:r w:rsidRPr="00EC76D5">
        <w:t>;</w:t>
      </w:r>
    </w:p>
    <w:p w14:paraId="3216F136" w14:textId="77777777" w:rsidR="00B41542" w:rsidRPr="00EC76D5" w:rsidRDefault="00B41542" w:rsidP="00B41542">
      <w:pPr>
        <w:pStyle w:val="Code"/>
      </w:pPr>
      <w:r w:rsidRPr="00EC76D5">
        <w:t xml:space="preserve">      }</w:t>
      </w:r>
    </w:p>
    <w:p w14:paraId="35307D42" w14:textId="77777777" w:rsidR="00B41542" w:rsidRPr="00EC76D5" w:rsidRDefault="00B41542" w:rsidP="00B41542">
      <w:pPr>
        <w:pStyle w:val="Code"/>
      </w:pPr>
      <w:r w:rsidRPr="00EC76D5">
        <w:t xml:space="preserve">      else {</w:t>
      </w:r>
    </w:p>
    <w:p w14:paraId="2042223F" w14:textId="77777777" w:rsidR="00B41542" w:rsidRPr="00EC76D5" w:rsidRDefault="00B41542" w:rsidP="00B41542">
      <w:pPr>
        <w:pStyle w:val="Code"/>
      </w:pPr>
      <w:r w:rsidRPr="00EC76D5">
        <w:t xml:space="preserve">        Assert.error(Main.FuncSymbol.getType().getReturnType().isVoid(),</w:t>
      </w:r>
    </w:p>
    <w:p w14:paraId="2428997D" w14:textId="77777777" w:rsidR="00B41542" w:rsidRPr="00EC76D5" w:rsidRDefault="00B41542" w:rsidP="00B41542">
      <w:pPr>
        <w:pStyle w:val="Code"/>
      </w:pPr>
      <w:r w:rsidRPr="00EC76D5">
        <w:t xml:space="preserve">                     "return value of void function");</w:t>
      </w:r>
    </w:p>
    <w:p w14:paraId="449518A4" w14:textId="77777777" w:rsidR="00B41542" w:rsidRPr="00EC76D5" w:rsidRDefault="00B41542" w:rsidP="00B41542">
      <w:pPr>
        <w:pStyle w:val="Code"/>
      </w:pPr>
      <w:r w:rsidRPr="00EC76D5">
        <w:t xml:space="preserve">        returnTree.addChild(null);</w:t>
      </w:r>
    </w:p>
    <w:p w14:paraId="26DF2951" w14:textId="77777777" w:rsidR="00B41542" w:rsidRPr="00EC76D5" w:rsidRDefault="00B41542" w:rsidP="00B41542">
      <w:pPr>
        <w:pStyle w:val="Code"/>
      </w:pPr>
      <w:r w:rsidRPr="00EC76D5">
        <w:t xml:space="preserve">      }</w:t>
      </w:r>
    </w:p>
    <w:p w14:paraId="5A40C4D1" w14:textId="77777777" w:rsidR="00B41542" w:rsidRPr="00EC76D5" w:rsidRDefault="00B41542" w:rsidP="00B41542">
      <w:pPr>
        <w:pStyle w:val="Code"/>
      </w:pPr>
    </w:p>
    <w:p w14:paraId="01CB6F34" w14:textId="77777777" w:rsidR="00B41542" w:rsidRPr="00EC76D5" w:rsidRDefault="00B41542" w:rsidP="00B41542">
      <w:pPr>
        <w:pStyle w:val="Code"/>
      </w:pPr>
      <w:r w:rsidRPr="00EC76D5">
        <w:t xml:space="preserve">      return returnTree;</w:t>
      </w:r>
    </w:p>
    <w:p w14:paraId="7475D93B" w14:textId="77777777" w:rsidR="00B41542" w:rsidRPr="00EC76D5" w:rsidRDefault="00B41542" w:rsidP="00B41542">
      <w:pPr>
        <w:pStyle w:val="Code"/>
      </w:pPr>
      <w:r w:rsidRPr="00EC76D5">
        <w:t xml:space="preserve">    }</w:t>
      </w:r>
    </w:p>
    <w:p w14:paraId="7E452005" w14:textId="77777777" w:rsidR="00B41542" w:rsidRPr="00EC76D5" w:rsidRDefault="00B41542" w:rsidP="00B41542">
      <w:pPr>
        <w:pStyle w:val="Code"/>
      </w:pPr>
      <w:r w:rsidRPr="00EC76D5">
        <w:t xml:space="preserve">  }</w:t>
      </w:r>
    </w:p>
    <w:p w14:paraId="2DE085A9" w14:textId="63343691" w:rsidR="00E40B78" w:rsidRPr="00EC76D5" w:rsidRDefault="00E40B78" w:rsidP="00B41542">
      <w:r w:rsidRPr="00EC76D5">
        <w:t xml:space="preserve">If the </w:t>
      </w:r>
      <w:r w:rsidR="009969C9" w:rsidRPr="00EC76D5">
        <w:t>surrounding</w:t>
      </w:r>
      <w:r w:rsidRPr="00EC76D5">
        <w:t xml:space="preserve"> function returns a pointer to a function and the return expression is a or a pointer to a function, we check the they are equal; that is, that they return equal types and have equal parameter lists.</w:t>
      </w:r>
    </w:p>
    <w:p w14:paraId="5539FB86" w14:textId="77777777" w:rsidR="00E40B78" w:rsidRPr="00EC76D5" w:rsidRDefault="00E40B78" w:rsidP="00E40B78">
      <w:r w:rsidRPr="00EC76D5">
        <w:t>If the sorrounding function returns a pointer and the expression type is array, we compare the pointer type with array type. If the return expression is a string we check that the surrounding function’s return type is a pointer to a (signed or unsigned) character. Otherwise, we just cast the return expression to the surrounding function’s return type.</w:t>
      </w:r>
    </w:p>
    <w:p w14:paraId="1E22BE06" w14:textId="33137441" w:rsidR="00E40B78" w:rsidRPr="00EC76D5" w:rsidRDefault="00E40B78" w:rsidP="00E40B78">
      <w:r w:rsidRPr="00EC76D5">
        <w:t xml:space="preserve">If the surrounding function is the </w:t>
      </w:r>
      <w:r w:rsidRPr="00EC76D5">
        <w:rPr>
          <w:rStyle w:val="CodeInText"/>
        </w:rPr>
        <w:t>main</w:t>
      </w:r>
      <w:r w:rsidRPr="00EC76D5">
        <w:t xml:space="preserve"> function, we cast the return expression to a signed short integer, since we already checked that </w:t>
      </w:r>
      <w:r w:rsidRPr="00EC76D5">
        <w:rPr>
          <w:rStyle w:val="CodeInText"/>
        </w:rPr>
        <w:t>main</w:t>
      </w:r>
      <w:r w:rsidRPr="00EC76D5">
        <w:t xml:space="preserve"> does not return </w:t>
      </w:r>
      <w:r w:rsidRPr="00EC76D5">
        <w:rPr>
          <w:rStyle w:val="CodeInText"/>
        </w:rPr>
        <w:t>void</w:t>
      </w:r>
      <w:r w:rsidRPr="00EC76D5">
        <w:t xml:space="preserve">, it has to return an integral type. If the surrounding function is not </w:t>
      </w:r>
      <w:r w:rsidRPr="00EC76D5">
        <w:rPr>
          <w:rStyle w:val="CodeInText"/>
        </w:rPr>
        <w:t>main</w:t>
      </w:r>
      <w:r w:rsidRPr="00EC76D5">
        <w:t>, we generate middle code instructions for the return value and fun</w:t>
      </w:r>
      <w:r w:rsidR="00B41542" w:rsidRPr="00EC76D5">
        <w:t>ction return. Note that there are</w:t>
      </w:r>
      <w:r w:rsidRPr="00EC76D5">
        <w:t xml:space="preserve"> two different instructions, where the first one sets the return value and the second one performs the return jump.</w:t>
      </w:r>
    </w:p>
    <w:p w14:paraId="6DB21EF9" w14:textId="77777777" w:rsidR="00E40B78" w:rsidRPr="00EC76D5" w:rsidRDefault="00E40B78" w:rsidP="00E40B78">
      <w:r w:rsidRPr="00EC76D5">
        <w:t xml:space="preserve">On the other hand, if there is no return expression we check that the surrounding function returns </w:t>
      </w:r>
      <w:r w:rsidRPr="00EC76D5">
        <w:rPr>
          <w:rStyle w:val="CodeInText"/>
        </w:rPr>
        <w:t>void</w:t>
      </w:r>
      <w:r w:rsidRPr="00EC76D5">
        <w:t xml:space="preserve">. If it is the main function, we add the </w:t>
      </w:r>
      <w:r w:rsidRPr="00EC76D5">
        <w:rPr>
          <w:rStyle w:val="CodeInText"/>
        </w:rPr>
        <w:t>exit</w:t>
      </w:r>
      <w:r w:rsidRPr="00EC76D5">
        <w:t xml:space="preserve"> middle code instruction with argument zero. If it is not, we just add the </w:t>
      </w:r>
      <w:r w:rsidRPr="00EC76D5">
        <w:rPr>
          <w:rStyle w:val="CodeInText"/>
        </w:rPr>
        <w:t>return</w:t>
      </w:r>
      <w:r w:rsidRPr="00EC76D5">
        <w:t xml:space="preserve"> middle code instruction without precede it with the setting of a return value.</w:t>
      </w:r>
    </w:p>
    <w:p w14:paraId="09556317" w14:textId="6B3CE841" w:rsidR="00E40B78" w:rsidRPr="00EC76D5" w:rsidRDefault="00E40B78" w:rsidP="00E40B78">
      <w:pPr>
        <w:pStyle w:val="Rubrik3"/>
      </w:pPr>
      <w:bookmarkStart w:id="297" w:name="_Toc481936176"/>
      <w:r w:rsidRPr="00EC76D5">
        <w:t>Expression Statements</w:t>
      </w:r>
      <w:bookmarkEnd w:id="297"/>
    </w:p>
    <w:p w14:paraId="2BC71830" w14:textId="6230F5E1" w:rsidR="00E40B78" w:rsidRPr="00EC76D5" w:rsidRDefault="00E40B78" w:rsidP="00E40B78">
      <w:r w:rsidRPr="00EC76D5">
        <w:t xml:space="preserve">An expression statement is an optional expression followed by a semicolon. The expression is evaluated and its true and false sets are backpatched to the beginning of the next statement. Note that we do not use the result of the expression, the only interested part is its potential side effects. If it has no side effects, the statements will be removed by the middle code optimizer in Chapter </w:t>
      </w:r>
      <w:r w:rsidRPr="00EC76D5">
        <w:fldChar w:fldCharType="begin"/>
      </w:r>
      <w:r w:rsidRPr="00EC76D5">
        <w:instrText xml:space="preserve"> REF _Ref417813097 \r \h </w:instrText>
      </w:r>
      <w:r w:rsidRPr="00EC76D5">
        <w:fldChar w:fldCharType="separate"/>
      </w:r>
      <w:r w:rsidR="00545E00" w:rsidRPr="00EC76D5">
        <w:t>14</w:t>
      </w:r>
      <w:r w:rsidRPr="00EC76D5">
        <w:fldChar w:fldCharType="end"/>
      </w:r>
      <w:r w:rsidRPr="00EC76D5">
        <w:t>.</w:t>
      </w:r>
    </w:p>
    <w:p w14:paraId="0FF7B112" w14:textId="343FA08C" w:rsidR="00E40B78" w:rsidRPr="00EC76D5" w:rsidRDefault="002E67B8" w:rsidP="00E40B78">
      <w:pPr>
        <w:pStyle w:val="CodeHeader"/>
      </w:pPr>
      <w:r>
        <w:t>MainParser.gppg</w:t>
      </w:r>
    </w:p>
    <w:p w14:paraId="6C438EDC" w14:textId="77777777" w:rsidR="00133398" w:rsidRPr="00EC76D5" w:rsidRDefault="00133398" w:rsidP="0065352B">
      <w:pPr>
        <w:pStyle w:val="Code"/>
      </w:pPr>
      <w:r w:rsidRPr="00EC76D5">
        <w:t xml:space="preserve">  | optional_expression SEMICOLON {</w:t>
      </w:r>
    </w:p>
    <w:p w14:paraId="76CC86C8" w14:textId="77777777" w:rsidR="00133398" w:rsidRPr="00EC76D5" w:rsidRDefault="00133398" w:rsidP="0065352B">
      <w:pPr>
        <w:pStyle w:val="Code"/>
      </w:pPr>
      <w:r w:rsidRPr="00EC76D5">
        <w:t xml:space="preserve">      $$ = SyntaxTreeGenerator.generateExpressionStatement($1);</w:t>
      </w:r>
    </w:p>
    <w:p w14:paraId="08A63E5A" w14:textId="77777777" w:rsidR="0065352B" w:rsidRPr="00EC76D5" w:rsidRDefault="00133398" w:rsidP="0065352B">
      <w:pPr>
        <w:pStyle w:val="Code"/>
        <w:rPr>
          <w:b/>
        </w:rPr>
      </w:pPr>
      <w:r w:rsidRPr="00EC76D5">
        <w:t xml:space="preserve">    }</w:t>
      </w:r>
    </w:p>
    <w:p w14:paraId="21545F79" w14:textId="3833C8D5" w:rsidR="00E40B78" w:rsidRPr="00EC76D5" w:rsidRDefault="000C6576" w:rsidP="00133398">
      <w:pPr>
        <w:pStyle w:val="CodeHeader"/>
      </w:pPr>
      <w:r>
        <w:t>MiddleCodeGenerator.cs</w:t>
      </w:r>
    </w:p>
    <w:p w14:paraId="412AC9A7" w14:textId="25FEC68A" w:rsidR="0065352B" w:rsidRPr="00EC76D5" w:rsidRDefault="0065352B" w:rsidP="0065352B">
      <w:pPr>
        <w:pStyle w:val="Code"/>
      </w:pPr>
      <w:r w:rsidRPr="00EC76D5">
        <w:t xml:space="preserve">  public static SyntaxTree generateExpressionStatement(SyntaxTree </w:t>
      </w:r>
      <w:r w:rsidR="0038687E">
        <w:t>expression</w:t>
      </w:r>
      <w:r w:rsidRPr="00EC76D5">
        <w:t>) {</w:t>
      </w:r>
    </w:p>
    <w:p w14:paraId="2186E822" w14:textId="77777777" w:rsidR="0065352B" w:rsidRPr="00EC76D5" w:rsidRDefault="0065352B" w:rsidP="0065352B">
      <w:pPr>
        <w:pStyle w:val="Code"/>
      </w:pPr>
      <w:r w:rsidRPr="00EC76D5">
        <w:t xml:space="preserve">    SyntaxTree exprTree = new SyntaxTree(MiddleOperator.Expression);</w:t>
      </w:r>
    </w:p>
    <w:p w14:paraId="4F84195F" w14:textId="14E162D1" w:rsidR="0065352B" w:rsidRPr="00EC76D5" w:rsidRDefault="0065352B" w:rsidP="0065352B">
      <w:pPr>
        <w:pStyle w:val="Code"/>
      </w:pPr>
      <w:r w:rsidRPr="00EC76D5">
        <w:t xml:space="preserve">    exprTree.addChild(</w:t>
      </w:r>
      <w:r w:rsidR="0038687E">
        <w:t>expression</w:t>
      </w:r>
      <w:r w:rsidRPr="00EC76D5">
        <w:t>);</w:t>
      </w:r>
    </w:p>
    <w:p w14:paraId="19CE341F" w14:textId="77777777" w:rsidR="0065352B" w:rsidRPr="00EC76D5" w:rsidRDefault="0065352B" w:rsidP="0065352B">
      <w:pPr>
        <w:pStyle w:val="Code"/>
      </w:pPr>
      <w:r w:rsidRPr="00EC76D5">
        <w:t xml:space="preserve">    return exprTree;</w:t>
      </w:r>
    </w:p>
    <w:p w14:paraId="595E3443" w14:textId="16B23E3D" w:rsidR="00E40B78" w:rsidRPr="00EC76D5" w:rsidRDefault="0065352B" w:rsidP="0065352B">
      <w:pPr>
        <w:pStyle w:val="Code"/>
      </w:pPr>
      <w:r w:rsidRPr="00EC76D5">
        <w:t xml:space="preserve">  }</w:t>
      </w:r>
    </w:p>
    <w:p w14:paraId="0E07C9FB" w14:textId="6CA66165" w:rsidR="00E40B78" w:rsidRPr="00EC76D5" w:rsidRDefault="00E40B78" w:rsidP="00E40B78">
      <w:pPr>
        <w:pStyle w:val="Rubrik3"/>
        <w:numPr>
          <w:ilvl w:val="2"/>
          <w:numId w:val="98"/>
        </w:numPr>
      </w:pPr>
      <w:bookmarkStart w:id="298" w:name="_Toc481936177"/>
      <w:r w:rsidRPr="00EC76D5">
        <w:lastRenderedPageBreak/>
        <w:t>Declaration Statements</w:t>
      </w:r>
      <w:bookmarkEnd w:id="298"/>
    </w:p>
    <w:p w14:paraId="5BDC5B47" w14:textId="77777777" w:rsidR="00E40B78" w:rsidRPr="00EC76D5" w:rsidRDefault="00E40B78" w:rsidP="00E40B78">
      <w:r w:rsidRPr="00EC76D5">
        <w:t>Declaration statements is an extension of the C standard, which states that the declarations are placed before the statements. With declaration statements it is possible to mix declarations and statements.</w:t>
      </w:r>
    </w:p>
    <w:p w14:paraId="2FA69C5E" w14:textId="5ADEAA1F" w:rsidR="00E40B78" w:rsidRPr="00EC76D5" w:rsidRDefault="002E67B8" w:rsidP="00E40B78">
      <w:pPr>
        <w:pStyle w:val="CodeHeader"/>
      </w:pPr>
      <w:r>
        <w:t>MainParser.gppg</w:t>
      </w:r>
    </w:p>
    <w:p w14:paraId="07C4908A" w14:textId="77777777" w:rsidR="0037793B" w:rsidRPr="00EC76D5" w:rsidRDefault="0037793B" w:rsidP="0037793B">
      <w:pPr>
        <w:pStyle w:val="Code"/>
      </w:pPr>
      <w:r w:rsidRPr="00EC76D5">
        <w:t xml:space="preserve">  | declaration {</w:t>
      </w:r>
    </w:p>
    <w:p w14:paraId="1AE9C252" w14:textId="77777777" w:rsidR="0037793B" w:rsidRPr="00EC76D5" w:rsidRDefault="0037793B" w:rsidP="0037793B">
      <w:pPr>
        <w:pStyle w:val="Code"/>
      </w:pPr>
      <w:r w:rsidRPr="00EC76D5">
        <w:t xml:space="preserve">      $$ = SyntaxTreeGenerator.generateDeclarationStatement($1);</w:t>
      </w:r>
    </w:p>
    <w:p w14:paraId="3AE8DF4B" w14:textId="0278D1C0" w:rsidR="0037793B" w:rsidRPr="00EC76D5" w:rsidRDefault="0037793B" w:rsidP="0037793B">
      <w:pPr>
        <w:pStyle w:val="Code"/>
      </w:pPr>
      <w:r w:rsidRPr="00EC76D5">
        <w:t xml:space="preserve">    }</w:t>
      </w:r>
    </w:p>
    <w:p w14:paraId="4C4DBADA" w14:textId="3453DE98" w:rsidR="00C63D72" w:rsidRPr="00EC76D5" w:rsidRDefault="000C6576" w:rsidP="00C63D72">
      <w:pPr>
        <w:pStyle w:val="CodeHeader"/>
      </w:pPr>
      <w:r>
        <w:t>MiddleCodeGenerator.cs</w:t>
      </w:r>
    </w:p>
    <w:p w14:paraId="4DC864C7" w14:textId="77777777" w:rsidR="00C63D72" w:rsidRPr="00EC76D5" w:rsidRDefault="001C45B9" w:rsidP="00C63D72">
      <w:pPr>
        <w:pStyle w:val="Code"/>
      </w:pPr>
      <w:r w:rsidRPr="00EC76D5">
        <w:t xml:space="preserve">  public static SyntaxTree generateDeclarationStatement</w:t>
      </w:r>
    </w:p>
    <w:p w14:paraId="72704800" w14:textId="48437F96" w:rsidR="001C45B9" w:rsidRPr="00EC76D5" w:rsidRDefault="00C63D72" w:rsidP="00C63D72">
      <w:pPr>
        <w:pStyle w:val="Code"/>
      </w:pPr>
      <w:r w:rsidRPr="00EC76D5">
        <w:t xml:space="preserve">                                   </w:t>
      </w:r>
      <w:r w:rsidR="001C45B9" w:rsidRPr="00EC76D5">
        <w:t>(List&lt;MiddleCode&gt; middleCodeList) {</w:t>
      </w:r>
    </w:p>
    <w:p w14:paraId="58871EFC" w14:textId="77777777" w:rsidR="001C45B9" w:rsidRPr="00EC76D5" w:rsidRDefault="001C45B9" w:rsidP="00C63D72">
      <w:pPr>
        <w:pStyle w:val="Code"/>
      </w:pPr>
      <w:r w:rsidRPr="00EC76D5">
        <w:t xml:space="preserve">    return (new SyntaxTree(MiddleOperator.Declaration, middleCodeList));</w:t>
      </w:r>
    </w:p>
    <w:p w14:paraId="701374AF" w14:textId="7ACD4C3A" w:rsidR="001C45B9" w:rsidRPr="00EC76D5" w:rsidRDefault="001C45B9" w:rsidP="00C63D72">
      <w:pPr>
        <w:pStyle w:val="Code"/>
      </w:pPr>
      <w:r w:rsidRPr="00EC76D5">
        <w:t xml:space="preserve">  }</w:t>
      </w:r>
    </w:p>
    <w:p w14:paraId="186C5559" w14:textId="2D66BE87" w:rsidR="00E40B78" w:rsidRPr="00EC76D5" w:rsidRDefault="00E40B78" w:rsidP="0037793B">
      <w:pPr>
        <w:pStyle w:val="Rubrik3"/>
      </w:pPr>
      <w:bookmarkStart w:id="299" w:name="_Toc481936178"/>
      <w:r w:rsidRPr="00EC76D5">
        <w:t>Load Register Statements</w:t>
      </w:r>
      <w:bookmarkEnd w:id="299"/>
    </w:p>
    <w:p w14:paraId="0F12F873" w14:textId="235B97ED" w:rsidR="00E40B78" w:rsidRPr="00EC76D5" w:rsidRDefault="00E40B78" w:rsidP="00E40B78">
      <w:r w:rsidRPr="00EC76D5">
        <w:t>T</w:t>
      </w:r>
      <w:r w:rsidR="00FE04CF" w:rsidRPr="00EC76D5">
        <w:t>he closed statements do</w:t>
      </w:r>
      <w:r w:rsidRPr="00EC76D5">
        <w:t xml:space="preserve"> also include a set of internal statements; that is, statements not included in standard C, but necessary for the standard library functionality. The first statement is the load register statement, which stores a value in a register. The operands are the name of a register and an expression of integral or pointer type with same size as the register.</w:t>
      </w:r>
    </w:p>
    <w:p w14:paraId="65D20155" w14:textId="1C9568DE" w:rsidR="00E40B78" w:rsidRPr="00EC76D5" w:rsidRDefault="002E67B8" w:rsidP="00E40B78">
      <w:pPr>
        <w:pStyle w:val="CodeHeader"/>
      </w:pPr>
      <w:r>
        <w:t>MainParser.gppg</w:t>
      </w:r>
    </w:p>
    <w:p w14:paraId="48A5A373" w14:textId="77777777" w:rsidR="00027F3B" w:rsidRPr="00EC76D5" w:rsidRDefault="00027F3B" w:rsidP="00BF3887">
      <w:pPr>
        <w:pStyle w:val="Code"/>
      </w:pPr>
      <w:r w:rsidRPr="00EC76D5">
        <w:t xml:space="preserve">  | LOAD_REGISTER LEFT_PAREN IDENTIFIER</w:t>
      </w:r>
    </w:p>
    <w:p w14:paraId="157C547D" w14:textId="77777777" w:rsidR="00027F3B" w:rsidRPr="00EC76D5" w:rsidRDefault="00027F3B" w:rsidP="00BF3887">
      <w:pPr>
        <w:pStyle w:val="Code"/>
      </w:pPr>
      <w:r w:rsidRPr="00EC76D5">
        <w:t xml:space="preserve">                  COMMA expression RIGHT_PAREN SEMICOLON {</w:t>
      </w:r>
    </w:p>
    <w:p w14:paraId="5DC1ED7D" w14:textId="77777777" w:rsidR="00027F3B" w:rsidRPr="00EC76D5" w:rsidRDefault="00027F3B" w:rsidP="00BF3887">
      <w:pPr>
        <w:pStyle w:val="Code"/>
      </w:pPr>
      <w:r w:rsidRPr="00EC76D5">
        <w:t xml:space="preserve">      $$ = SyntaxTreeGenerator.generateLoadToRegisterStatement($3, $5);</w:t>
      </w:r>
    </w:p>
    <w:p w14:paraId="62A76EDA" w14:textId="77777777" w:rsidR="00BF3887" w:rsidRPr="00EC76D5" w:rsidRDefault="00027F3B" w:rsidP="00BF3887">
      <w:pPr>
        <w:pStyle w:val="Code"/>
        <w:rPr>
          <w:b/>
        </w:rPr>
      </w:pPr>
      <w:r w:rsidRPr="00EC76D5">
        <w:t xml:space="preserve">    }</w:t>
      </w:r>
    </w:p>
    <w:p w14:paraId="75C2A284" w14:textId="5FE2E772" w:rsidR="00E40B78" w:rsidRPr="00EC76D5" w:rsidRDefault="000C6576" w:rsidP="00027F3B">
      <w:pPr>
        <w:pStyle w:val="CodeHeader"/>
      </w:pPr>
      <w:r>
        <w:t>MiddleCodeGenerator.cs</w:t>
      </w:r>
    </w:p>
    <w:p w14:paraId="079AA4EA" w14:textId="77777777" w:rsidR="00E521CF" w:rsidRPr="00EC76D5" w:rsidRDefault="00A132A5" w:rsidP="00A132A5">
      <w:pPr>
        <w:pStyle w:val="Code"/>
      </w:pPr>
      <w:r w:rsidRPr="00EC76D5">
        <w:t xml:space="preserve">  public static SyntaxTree generateLoadToRegisterStatement(String name,</w:t>
      </w:r>
    </w:p>
    <w:p w14:paraId="777A6860" w14:textId="6CEB4FC9" w:rsidR="00A132A5" w:rsidRPr="00EC76D5" w:rsidRDefault="00E521CF" w:rsidP="00A132A5">
      <w:pPr>
        <w:pStyle w:val="Code"/>
      </w:pPr>
      <w:r w:rsidRPr="00EC76D5">
        <w:t xml:space="preserve">                                                          </w:t>
      </w:r>
      <w:r w:rsidR="00A132A5" w:rsidRPr="00EC76D5">
        <w:t xml:space="preserve"> SyntaxTree </w:t>
      </w:r>
      <w:r w:rsidR="0038687E">
        <w:t>expression</w:t>
      </w:r>
      <w:r w:rsidR="00A132A5" w:rsidRPr="00EC76D5">
        <w:t>) {</w:t>
      </w:r>
    </w:p>
    <w:p w14:paraId="2E031D84" w14:textId="0A63009A" w:rsidR="00A132A5" w:rsidRPr="00EC76D5" w:rsidRDefault="00A132A5" w:rsidP="00A132A5">
      <w:pPr>
        <w:pStyle w:val="Code"/>
      </w:pPr>
      <w:r w:rsidRPr="00EC76D5">
        <w:t xml:space="preserve">    Assert.error(</w:t>
      </w:r>
      <w:r w:rsidR="0038687E">
        <w:t>expression</w:t>
      </w:r>
      <w:r w:rsidRPr="00EC76D5">
        <w:t>.getType().isIntegralOrPointer() ||</w:t>
      </w:r>
    </w:p>
    <w:p w14:paraId="4890277F" w14:textId="5104C586" w:rsidR="00A132A5" w:rsidRPr="00EC76D5" w:rsidRDefault="00A132A5" w:rsidP="00A132A5">
      <w:pPr>
        <w:pStyle w:val="Code"/>
      </w:pPr>
      <w:r w:rsidRPr="00EC76D5">
        <w:t xml:space="preserve">                 </w:t>
      </w:r>
      <w:r w:rsidR="0038687E">
        <w:t>expression</w:t>
      </w:r>
      <w:r w:rsidRPr="00EC76D5">
        <w:t xml:space="preserve">.getType().isArray(), </w:t>
      </w:r>
      <w:r w:rsidR="0038687E">
        <w:t>expression</w:t>
      </w:r>
      <w:r w:rsidRPr="00EC76D5">
        <w:t>,</w:t>
      </w:r>
    </w:p>
    <w:p w14:paraId="5D48051B" w14:textId="77777777" w:rsidR="00A132A5" w:rsidRPr="00EC76D5" w:rsidRDefault="00A132A5" w:rsidP="00A132A5">
      <w:pPr>
        <w:pStyle w:val="Code"/>
      </w:pPr>
      <w:r w:rsidRPr="00EC76D5">
        <w:t xml:space="preserve">                 "not an integral or a pointer type");</w:t>
      </w:r>
    </w:p>
    <w:p w14:paraId="2EF8D213" w14:textId="77777777" w:rsidR="00A132A5" w:rsidRPr="00EC76D5" w:rsidRDefault="00A132A5" w:rsidP="00A132A5">
      <w:pPr>
        <w:pStyle w:val="Code"/>
      </w:pPr>
      <w:r w:rsidRPr="00EC76D5">
        <w:t xml:space="preserve">    Register register = generateRegister(name);</w:t>
      </w:r>
    </w:p>
    <w:p w14:paraId="435D0AF2" w14:textId="672B761E" w:rsidR="00CD30E4" w:rsidRPr="00EC76D5" w:rsidRDefault="00A132A5" w:rsidP="00A132A5">
      <w:pPr>
        <w:pStyle w:val="Code"/>
      </w:pPr>
      <w:r w:rsidRPr="00EC76D5">
        <w:t xml:space="preserve">    int size = </w:t>
      </w:r>
      <w:r w:rsidR="0038687E">
        <w:t>expression</w:t>
      </w:r>
      <w:r w:rsidRPr="00EC76D5">
        <w:t xml:space="preserve">.getType().isArray() ? </w:t>
      </w:r>
      <w:r w:rsidR="00BA53A2">
        <w:t>TypeSize.PointerSize</w:t>
      </w:r>
    </w:p>
    <w:p w14:paraId="1A9FE0A5" w14:textId="31262AF8" w:rsidR="00A132A5" w:rsidRPr="00EC76D5" w:rsidRDefault="00CD30E4" w:rsidP="00A132A5">
      <w:pPr>
        <w:pStyle w:val="Code"/>
      </w:pPr>
      <w:r w:rsidRPr="00EC76D5">
        <w:t xml:space="preserve">                                       </w:t>
      </w:r>
      <w:r w:rsidR="00A132A5" w:rsidRPr="00EC76D5">
        <w:t xml:space="preserve"> : </w:t>
      </w:r>
      <w:r w:rsidR="0038687E">
        <w:t>expression</w:t>
      </w:r>
      <w:r w:rsidR="00A132A5" w:rsidRPr="00EC76D5">
        <w:t>.getType().getSize();</w:t>
      </w:r>
    </w:p>
    <w:p w14:paraId="0279E732" w14:textId="77777777" w:rsidR="00A132A5" w:rsidRPr="00EC76D5" w:rsidRDefault="00A132A5" w:rsidP="00A132A5">
      <w:pPr>
        <w:pStyle w:val="Code"/>
      </w:pPr>
      <w:r w:rsidRPr="00EC76D5">
        <w:t xml:space="preserve">    Assert.error(ObjectCode.registerSize(register) == size,</w:t>
      </w:r>
    </w:p>
    <w:p w14:paraId="19A7270F" w14:textId="02455952" w:rsidR="00A132A5" w:rsidRPr="00EC76D5" w:rsidRDefault="00A132A5" w:rsidP="00A132A5">
      <w:pPr>
        <w:pStyle w:val="Code"/>
      </w:pPr>
      <w:r w:rsidRPr="00EC76D5">
        <w:t xml:space="preserve">                 </w:t>
      </w:r>
      <w:r w:rsidR="0038687E">
        <w:t>expression</w:t>
      </w:r>
      <w:r w:rsidRPr="00EC76D5">
        <w:t>, "incorrect expression type size");</w:t>
      </w:r>
    </w:p>
    <w:p w14:paraId="3C921F47" w14:textId="77777777" w:rsidR="00A132A5" w:rsidRPr="00EC76D5" w:rsidRDefault="00A132A5" w:rsidP="00A132A5">
      <w:pPr>
        <w:pStyle w:val="Code"/>
      </w:pPr>
    </w:p>
    <w:p w14:paraId="00C45455" w14:textId="77777777" w:rsidR="00CD30E4" w:rsidRPr="00EC76D5" w:rsidRDefault="00CD30E4" w:rsidP="00A132A5">
      <w:pPr>
        <w:pStyle w:val="Code"/>
      </w:pPr>
      <w:r w:rsidRPr="00EC76D5">
        <w:t xml:space="preserve">    SyntaxTree loadTree =</w:t>
      </w:r>
    </w:p>
    <w:p w14:paraId="4CC6B372" w14:textId="295267A8" w:rsidR="00A132A5" w:rsidRPr="00EC76D5" w:rsidRDefault="00CD30E4" w:rsidP="00A132A5">
      <w:pPr>
        <w:pStyle w:val="Code"/>
      </w:pPr>
      <w:r w:rsidRPr="00EC76D5">
        <w:t xml:space="preserve">      </w:t>
      </w:r>
      <w:r w:rsidR="00A132A5" w:rsidRPr="00EC76D5">
        <w:t>new SyntaxTree(MiddleOperator.LoadToRegister, register);</w:t>
      </w:r>
    </w:p>
    <w:p w14:paraId="7DDEEF48" w14:textId="09DB3826" w:rsidR="00A132A5" w:rsidRPr="00EC76D5" w:rsidRDefault="00A132A5" w:rsidP="00A132A5">
      <w:pPr>
        <w:pStyle w:val="Code"/>
      </w:pPr>
      <w:r w:rsidRPr="00EC76D5">
        <w:t xml:space="preserve">    loadTree.addChild(</w:t>
      </w:r>
      <w:r w:rsidR="0038687E">
        <w:t>expression</w:t>
      </w:r>
      <w:r w:rsidRPr="00EC76D5">
        <w:t>);</w:t>
      </w:r>
    </w:p>
    <w:p w14:paraId="6C8E994F" w14:textId="77777777" w:rsidR="00A132A5" w:rsidRPr="00EC76D5" w:rsidRDefault="00A132A5" w:rsidP="00A132A5">
      <w:pPr>
        <w:pStyle w:val="Code"/>
      </w:pPr>
      <w:r w:rsidRPr="00EC76D5">
        <w:t xml:space="preserve">    return loadTree;</w:t>
      </w:r>
    </w:p>
    <w:p w14:paraId="06D4519E" w14:textId="000C2A28" w:rsidR="00E40B78" w:rsidRPr="00EC76D5" w:rsidRDefault="00A132A5" w:rsidP="00A132A5">
      <w:pPr>
        <w:pStyle w:val="Code"/>
      </w:pPr>
      <w:r w:rsidRPr="00EC76D5">
        <w:t xml:space="preserve">  }</w:t>
      </w:r>
    </w:p>
    <w:p w14:paraId="6DB9E219" w14:textId="486260F5" w:rsidR="00D13BB0" w:rsidRPr="00EC76D5" w:rsidRDefault="00D13BB0" w:rsidP="00A132A5">
      <w:pPr>
        <w:pStyle w:val="Code"/>
      </w:pPr>
    </w:p>
    <w:p w14:paraId="43BDB8D4" w14:textId="77777777" w:rsidR="00D13BB0" w:rsidRPr="00EC76D5" w:rsidRDefault="00D13BB0" w:rsidP="00D13BB0">
      <w:pPr>
        <w:pStyle w:val="Code"/>
      </w:pPr>
      <w:r w:rsidRPr="00EC76D5">
        <w:t xml:space="preserve">  private static Register generateRegister(String registerName) {</w:t>
      </w:r>
    </w:p>
    <w:p w14:paraId="606873EE" w14:textId="77777777" w:rsidR="00D13BB0" w:rsidRPr="00EC76D5" w:rsidRDefault="00D13BB0" w:rsidP="00D13BB0">
      <w:pPr>
        <w:pStyle w:val="Code"/>
      </w:pPr>
      <w:r w:rsidRPr="00EC76D5">
        <w:t xml:space="preserve">    try {</w:t>
      </w:r>
    </w:p>
    <w:p w14:paraId="22346647" w14:textId="77777777" w:rsidR="00D13BB0" w:rsidRPr="00EC76D5" w:rsidRDefault="00D13BB0" w:rsidP="00D13BB0">
      <w:pPr>
        <w:pStyle w:val="Code"/>
      </w:pPr>
      <w:r w:rsidRPr="00EC76D5">
        <w:t xml:space="preserve">      return Register.valueOf(registerName);</w:t>
      </w:r>
    </w:p>
    <w:p w14:paraId="4F446C16" w14:textId="77777777" w:rsidR="00D13BB0" w:rsidRPr="00EC76D5" w:rsidRDefault="00D13BB0" w:rsidP="00D13BB0">
      <w:pPr>
        <w:pStyle w:val="Code"/>
      </w:pPr>
      <w:r w:rsidRPr="00EC76D5">
        <w:t xml:space="preserve">    }</w:t>
      </w:r>
    </w:p>
    <w:p w14:paraId="0EF36DF9" w14:textId="77777777" w:rsidR="00D13BB0" w:rsidRPr="00EC76D5" w:rsidRDefault="00D13BB0" w:rsidP="00D13BB0">
      <w:pPr>
        <w:pStyle w:val="Code"/>
      </w:pPr>
      <w:r w:rsidRPr="00EC76D5">
        <w:t xml:space="preserve">    catch (IllegalArgumentException exception) {</w:t>
      </w:r>
    </w:p>
    <w:p w14:paraId="2BCEA51A" w14:textId="77777777" w:rsidR="00D13BB0" w:rsidRPr="00EC76D5" w:rsidRDefault="00D13BB0" w:rsidP="00D13BB0">
      <w:pPr>
        <w:pStyle w:val="Code"/>
      </w:pPr>
      <w:r w:rsidRPr="00EC76D5">
        <w:t xml:space="preserve">      Assert.error(registerName, "invalid register name");</w:t>
      </w:r>
    </w:p>
    <w:p w14:paraId="31A0A067" w14:textId="77777777" w:rsidR="00D13BB0" w:rsidRPr="00EC76D5" w:rsidRDefault="00D13BB0" w:rsidP="00D13BB0">
      <w:pPr>
        <w:pStyle w:val="Code"/>
      </w:pPr>
      <w:r w:rsidRPr="00EC76D5">
        <w:t xml:space="preserve">      return null;</w:t>
      </w:r>
    </w:p>
    <w:p w14:paraId="7A364D9B" w14:textId="77777777" w:rsidR="00D13BB0" w:rsidRPr="00EC76D5" w:rsidRDefault="00D13BB0" w:rsidP="00D13BB0">
      <w:pPr>
        <w:pStyle w:val="Code"/>
      </w:pPr>
      <w:r w:rsidRPr="00EC76D5">
        <w:t xml:space="preserve">    }</w:t>
      </w:r>
    </w:p>
    <w:p w14:paraId="012E7232" w14:textId="104C2A5F" w:rsidR="00D13BB0" w:rsidRPr="00EC76D5" w:rsidRDefault="00D13BB0" w:rsidP="00D13BB0">
      <w:pPr>
        <w:pStyle w:val="Code"/>
      </w:pPr>
      <w:r w:rsidRPr="00EC76D5">
        <w:t xml:space="preserve">  }</w:t>
      </w:r>
    </w:p>
    <w:p w14:paraId="1A4BCDA7" w14:textId="27B7AFB5" w:rsidR="00E40B78" w:rsidRPr="00EC76D5" w:rsidRDefault="00E40B78" w:rsidP="00E40B78">
      <w:pPr>
        <w:pStyle w:val="Rubrik3"/>
      </w:pPr>
      <w:bookmarkStart w:id="300" w:name="_Toc481936179"/>
      <w:r w:rsidRPr="00EC76D5">
        <w:lastRenderedPageBreak/>
        <w:t>Store Register Statements</w:t>
      </w:r>
      <w:bookmarkEnd w:id="300"/>
    </w:p>
    <w:p w14:paraId="691D3C6F" w14:textId="77777777" w:rsidR="00E40B78" w:rsidRPr="00EC76D5" w:rsidRDefault="00E40B78" w:rsidP="00E40B78">
      <w:r w:rsidRPr="00EC76D5">
        <w:t>The store register statement takes as operands the name of a register and an expression of integral or pointer type with same size as the register. Moreover, since the purpose of this statement is to store the value of a register in a variable, the expression must be a left-value.</w:t>
      </w:r>
    </w:p>
    <w:p w14:paraId="21A45414" w14:textId="285D12C0" w:rsidR="00E40B78" w:rsidRPr="00EC76D5" w:rsidRDefault="002E67B8" w:rsidP="00E40B78">
      <w:pPr>
        <w:pStyle w:val="CodeHeader"/>
      </w:pPr>
      <w:r>
        <w:t>MainParser.gppg</w:t>
      </w:r>
    </w:p>
    <w:p w14:paraId="7375A850" w14:textId="77777777" w:rsidR="00E521CF" w:rsidRPr="00EC76D5" w:rsidRDefault="00E521CF" w:rsidP="00E521CF">
      <w:pPr>
        <w:pStyle w:val="Code"/>
      </w:pPr>
      <w:r w:rsidRPr="00EC76D5">
        <w:t xml:space="preserve">  | STORE_REGISTER LEFT_PAREN IDENTIFIER</w:t>
      </w:r>
    </w:p>
    <w:p w14:paraId="03C6F17D" w14:textId="77777777" w:rsidR="00E521CF" w:rsidRPr="00EC76D5" w:rsidRDefault="00E521CF" w:rsidP="00E521CF">
      <w:pPr>
        <w:pStyle w:val="Code"/>
      </w:pPr>
      <w:r w:rsidRPr="00EC76D5">
        <w:t xml:space="preserve">                   COMMA expression RIGHT_PAREN SEMICOLON {</w:t>
      </w:r>
    </w:p>
    <w:p w14:paraId="022AF599" w14:textId="77777777" w:rsidR="00E521CF" w:rsidRPr="00EC76D5" w:rsidRDefault="00E521CF" w:rsidP="00E521CF">
      <w:pPr>
        <w:pStyle w:val="Code"/>
      </w:pPr>
      <w:r w:rsidRPr="00EC76D5">
        <w:t xml:space="preserve">      $$ = SyntaxTreeGenerator.generateSaveFromRegisterStatement($3, $5);</w:t>
      </w:r>
    </w:p>
    <w:p w14:paraId="20DC4502" w14:textId="77777777" w:rsidR="00E521CF" w:rsidRPr="00EC76D5" w:rsidRDefault="00E521CF" w:rsidP="00E521CF">
      <w:pPr>
        <w:pStyle w:val="Code"/>
        <w:rPr>
          <w:b/>
        </w:rPr>
      </w:pPr>
      <w:r w:rsidRPr="00EC76D5">
        <w:t xml:space="preserve">    }</w:t>
      </w:r>
    </w:p>
    <w:p w14:paraId="55812A03" w14:textId="2D342C04" w:rsidR="00E40B78" w:rsidRPr="00EC76D5" w:rsidRDefault="009A5FF5" w:rsidP="00E521CF">
      <w:pPr>
        <w:pStyle w:val="CodeHeader"/>
      </w:pPr>
      <w:r w:rsidRPr="00EC76D5">
        <w:t>GenerateSyntaxTree.java</w:t>
      </w:r>
    </w:p>
    <w:p w14:paraId="0D9C56BC" w14:textId="77777777" w:rsidR="000A6C5F" w:rsidRPr="00EC76D5" w:rsidRDefault="000A6C5F" w:rsidP="000A6C5F">
      <w:pPr>
        <w:pStyle w:val="Code"/>
      </w:pPr>
      <w:r w:rsidRPr="00EC76D5">
        <w:t xml:space="preserve">  public static SyntaxTree generateSaveFromRegisterStatement(String name,</w:t>
      </w:r>
    </w:p>
    <w:p w14:paraId="41B83467" w14:textId="0B51ECC7" w:rsidR="000A6C5F" w:rsidRPr="00EC76D5" w:rsidRDefault="000A6C5F" w:rsidP="000A6C5F">
      <w:pPr>
        <w:pStyle w:val="Code"/>
      </w:pPr>
      <w:r w:rsidRPr="00EC76D5">
        <w:t xml:space="preserve">                                                             SyntaxTree </w:t>
      </w:r>
      <w:r w:rsidR="0038687E">
        <w:t>expression</w:t>
      </w:r>
      <w:r w:rsidRPr="00EC76D5">
        <w:t>){</w:t>
      </w:r>
    </w:p>
    <w:p w14:paraId="52BF1F8B" w14:textId="54E9AD42" w:rsidR="000A6C5F" w:rsidRPr="00EC76D5" w:rsidRDefault="000A6C5F" w:rsidP="000A6C5F">
      <w:pPr>
        <w:pStyle w:val="Code"/>
      </w:pPr>
      <w:r w:rsidRPr="00EC76D5">
        <w:t xml:space="preserve">    Assert.error(isLeftValue(</w:t>
      </w:r>
      <w:r w:rsidR="0038687E">
        <w:t>expression</w:t>
      </w:r>
      <w:r w:rsidRPr="00EC76D5">
        <w:t xml:space="preserve">), </w:t>
      </w:r>
      <w:r w:rsidR="0038687E">
        <w:t>expression</w:t>
      </w:r>
      <w:r w:rsidRPr="00EC76D5">
        <w:t>, "not a left-value");</w:t>
      </w:r>
    </w:p>
    <w:p w14:paraId="092A0652" w14:textId="19191143" w:rsidR="000A6C5F" w:rsidRPr="00EC76D5" w:rsidRDefault="000A6C5F" w:rsidP="000A6C5F">
      <w:pPr>
        <w:pStyle w:val="Code"/>
      </w:pPr>
      <w:r w:rsidRPr="00EC76D5">
        <w:t xml:space="preserve">    Assert.error(</w:t>
      </w:r>
      <w:r w:rsidR="0038687E">
        <w:t>expression</w:t>
      </w:r>
      <w:r w:rsidRPr="00EC76D5">
        <w:t xml:space="preserve">.getType().isIntegralOrPointer(), </w:t>
      </w:r>
      <w:r w:rsidR="0038687E">
        <w:t>expression</w:t>
      </w:r>
      <w:r w:rsidRPr="00EC76D5">
        <w:t>,</w:t>
      </w:r>
    </w:p>
    <w:p w14:paraId="2C411DB4" w14:textId="77777777" w:rsidR="000A6C5F" w:rsidRPr="00EC76D5" w:rsidRDefault="000A6C5F" w:rsidP="000A6C5F">
      <w:pPr>
        <w:pStyle w:val="Code"/>
      </w:pPr>
      <w:r w:rsidRPr="00EC76D5">
        <w:t xml:space="preserve">                 "not an integral or a pointer type");</w:t>
      </w:r>
    </w:p>
    <w:p w14:paraId="591D58C8" w14:textId="77777777" w:rsidR="000A6C5F" w:rsidRPr="00EC76D5" w:rsidRDefault="000A6C5F" w:rsidP="000A6C5F">
      <w:pPr>
        <w:pStyle w:val="Code"/>
      </w:pPr>
      <w:r w:rsidRPr="00EC76D5">
        <w:t xml:space="preserve">    Register register = generateRegister(name);</w:t>
      </w:r>
    </w:p>
    <w:p w14:paraId="55E3DB0E" w14:textId="77777777" w:rsidR="000A6C5F" w:rsidRPr="00EC76D5" w:rsidRDefault="000A6C5F" w:rsidP="000A6C5F">
      <w:pPr>
        <w:pStyle w:val="Code"/>
      </w:pPr>
      <w:r w:rsidRPr="00EC76D5">
        <w:t xml:space="preserve">    Assert.error(ObjectCode.registerSize(register) ==</w:t>
      </w:r>
    </w:p>
    <w:p w14:paraId="21577F3B" w14:textId="0F28A8D6" w:rsidR="000A6C5F" w:rsidRPr="00EC76D5" w:rsidRDefault="000A6C5F" w:rsidP="000A6C5F">
      <w:pPr>
        <w:pStyle w:val="Code"/>
      </w:pPr>
      <w:r w:rsidRPr="00EC76D5">
        <w:t xml:space="preserve">                 </w:t>
      </w:r>
      <w:r w:rsidR="0038687E">
        <w:t>expression</w:t>
      </w:r>
      <w:r w:rsidRPr="00EC76D5">
        <w:t xml:space="preserve">.getType().getSize(), </w:t>
      </w:r>
      <w:r w:rsidR="0038687E">
        <w:t>expression</w:t>
      </w:r>
      <w:r w:rsidRPr="00EC76D5">
        <w:t>,</w:t>
      </w:r>
    </w:p>
    <w:p w14:paraId="34B8B76D" w14:textId="77777777" w:rsidR="000A6C5F" w:rsidRPr="00EC76D5" w:rsidRDefault="000A6C5F" w:rsidP="000A6C5F">
      <w:pPr>
        <w:pStyle w:val="Code"/>
      </w:pPr>
      <w:r w:rsidRPr="00EC76D5">
        <w:t xml:space="preserve">                 "incorrect expression type size");</w:t>
      </w:r>
    </w:p>
    <w:p w14:paraId="2D61A4E5" w14:textId="77777777" w:rsidR="000A6C5F" w:rsidRPr="00EC76D5" w:rsidRDefault="000A6C5F" w:rsidP="000A6C5F">
      <w:pPr>
        <w:pStyle w:val="Code"/>
      </w:pPr>
    </w:p>
    <w:p w14:paraId="15FFA5EF" w14:textId="77777777" w:rsidR="000A6C5F" w:rsidRPr="00EC76D5" w:rsidRDefault="000A6C5F" w:rsidP="000A6C5F">
      <w:pPr>
        <w:pStyle w:val="Code"/>
      </w:pPr>
      <w:r w:rsidRPr="00EC76D5">
        <w:t xml:space="preserve">    SyntaxTree saveTree =</w:t>
      </w:r>
    </w:p>
    <w:p w14:paraId="0B8D72E8" w14:textId="77777777" w:rsidR="000A6C5F" w:rsidRPr="00EC76D5" w:rsidRDefault="000A6C5F" w:rsidP="000A6C5F">
      <w:pPr>
        <w:pStyle w:val="Code"/>
      </w:pPr>
      <w:r w:rsidRPr="00EC76D5">
        <w:t xml:space="preserve">      new SyntaxTree(MiddleOperator.SaveFromRegister, register);</w:t>
      </w:r>
    </w:p>
    <w:p w14:paraId="4C7DE0C8" w14:textId="651A1187" w:rsidR="000A6C5F" w:rsidRPr="00EC76D5" w:rsidRDefault="000A6C5F" w:rsidP="000A6C5F">
      <w:pPr>
        <w:pStyle w:val="Code"/>
      </w:pPr>
      <w:r w:rsidRPr="00EC76D5">
        <w:t xml:space="preserve">    saveTree.addChild(</w:t>
      </w:r>
      <w:r w:rsidR="0038687E">
        <w:t>expression</w:t>
      </w:r>
      <w:r w:rsidRPr="00EC76D5">
        <w:t>);</w:t>
      </w:r>
    </w:p>
    <w:p w14:paraId="142542D5" w14:textId="77777777" w:rsidR="000A6C5F" w:rsidRPr="00EC76D5" w:rsidRDefault="000A6C5F" w:rsidP="000A6C5F">
      <w:pPr>
        <w:pStyle w:val="Code"/>
      </w:pPr>
      <w:r w:rsidRPr="00EC76D5">
        <w:t xml:space="preserve">    return saveTree;</w:t>
      </w:r>
    </w:p>
    <w:p w14:paraId="2F7E89F8" w14:textId="7481A79D" w:rsidR="00E40B78" w:rsidRPr="00EC76D5" w:rsidRDefault="000A6C5F" w:rsidP="000A6C5F">
      <w:pPr>
        <w:pStyle w:val="Code"/>
      </w:pPr>
      <w:r w:rsidRPr="00EC76D5">
        <w:t xml:space="preserve">  }</w:t>
      </w:r>
      <w:r w:rsidRPr="00EC76D5">
        <w:tab/>
      </w:r>
    </w:p>
    <w:p w14:paraId="247FCDF4" w14:textId="00C37BB1" w:rsidR="00E40B78" w:rsidRPr="00EC76D5" w:rsidRDefault="00E40B78" w:rsidP="00E40B78">
      <w:pPr>
        <w:pStyle w:val="Rubrik3"/>
      </w:pPr>
      <w:bookmarkStart w:id="301" w:name="_Toc481936180"/>
      <w:r w:rsidRPr="00EC76D5">
        <w:t>Clear Registers Statements</w:t>
      </w:r>
      <w:bookmarkEnd w:id="301"/>
    </w:p>
    <w:p w14:paraId="560CE1D5" w14:textId="6FB968D8" w:rsidR="00E40B78" w:rsidRPr="00EC76D5" w:rsidRDefault="00E40B78" w:rsidP="00E40B78">
      <w:r w:rsidRPr="00EC76D5">
        <w:t xml:space="preserve">The clear register statement simple clears the values of all register. However, it does not physically clear the values, but rather inform the object code generator of Chapter </w:t>
      </w:r>
      <w:r w:rsidRPr="00EC76D5">
        <w:fldChar w:fldCharType="begin"/>
      </w:r>
      <w:r w:rsidRPr="00EC76D5">
        <w:instrText xml:space="preserve"> REF _Ref419628490 \r \h </w:instrText>
      </w:r>
      <w:r w:rsidRPr="00EC76D5">
        <w:fldChar w:fldCharType="separate"/>
      </w:r>
      <w:r w:rsidR="00545E00" w:rsidRPr="00EC76D5">
        <w:t>15</w:t>
      </w:r>
      <w:r w:rsidRPr="00EC76D5">
        <w:fldChar w:fldCharType="end"/>
      </w:r>
      <w:r w:rsidRPr="00EC76D5">
        <w:t xml:space="preserve"> that the values of the all registers shall be discarded.</w:t>
      </w:r>
    </w:p>
    <w:p w14:paraId="47407A33" w14:textId="7A310EEF" w:rsidR="00E40B78" w:rsidRPr="00EC76D5" w:rsidRDefault="002E67B8" w:rsidP="00E40B78">
      <w:pPr>
        <w:pStyle w:val="CodeHeader"/>
      </w:pPr>
      <w:r>
        <w:t>MainParser.gppg</w:t>
      </w:r>
    </w:p>
    <w:p w14:paraId="03A6A808" w14:textId="77777777" w:rsidR="001B591D" w:rsidRPr="00EC76D5" w:rsidRDefault="001B591D" w:rsidP="001B591D">
      <w:pPr>
        <w:pStyle w:val="Code"/>
      </w:pPr>
      <w:r w:rsidRPr="00EC76D5">
        <w:t xml:space="preserve">  | CLEAR_REGISTERS LEFT_PAREN RIGHT_PAREN SEMICOLON {</w:t>
      </w:r>
    </w:p>
    <w:p w14:paraId="2B88FBDF" w14:textId="77777777" w:rsidR="001B591D" w:rsidRPr="00EC76D5" w:rsidRDefault="001B591D" w:rsidP="001B591D">
      <w:pPr>
        <w:pStyle w:val="Code"/>
      </w:pPr>
      <w:r w:rsidRPr="00EC76D5">
        <w:t xml:space="preserve">      $$ = SyntaxTreeGenerator.generateClearRegistersStatement();</w:t>
      </w:r>
    </w:p>
    <w:p w14:paraId="0E84D804" w14:textId="77777777" w:rsidR="001B591D" w:rsidRPr="00EC76D5" w:rsidRDefault="001B591D" w:rsidP="001B591D">
      <w:pPr>
        <w:pStyle w:val="Code"/>
        <w:rPr>
          <w:b/>
        </w:rPr>
      </w:pPr>
      <w:r w:rsidRPr="00EC76D5">
        <w:t xml:space="preserve">    }</w:t>
      </w:r>
    </w:p>
    <w:p w14:paraId="1E2921F0" w14:textId="4334D0CA" w:rsidR="00E40B78" w:rsidRPr="00EC76D5" w:rsidRDefault="009A5FF5" w:rsidP="001B591D">
      <w:pPr>
        <w:pStyle w:val="CodeHeader"/>
      </w:pPr>
      <w:r w:rsidRPr="00EC76D5">
        <w:t>GenerateSyntaxTree.java</w:t>
      </w:r>
    </w:p>
    <w:p w14:paraId="7064C326" w14:textId="77777777" w:rsidR="00E87771" w:rsidRPr="00EC76D5" w:rsidRDefault="00E87771" w:rsidP="00E87771">
      <w:pPr>
        <w:pStyle w:val="Code"/>
      </w:pPr>
      <w:r w:rsidRPr="00EC76D5">
        <w:t xml:space="preserve">  public static SyntaxTree generateClearRegistersStatement() {</w:t>
      </w:r>
    </w:p>
    <w:p w14:paraId="649F6CFB" w14:textId="77777777" w:rsidR="00E87771" w:rsidRPr="00EC76D5" w:rsidRDefault="00E87771" w:rsidP="00E87771">
      <w:pPr>
        <w:pStyle w:val="Code"/>
      </w:pPr>
      <w:r w:rsidRPr="00EC76D5">
        <w:t xml:space="preserve">    return (new SyntaxTree(MiddleOperator.ClearRegisters));</w:t>
      </w:r>
    </w:p>
    <w:p w14:paraId="4EDCDD3A" w14:textId="5324D3D7" w:rsidR="00E40B78" w:rsidRPr="00EC76D5" w:rsidRDefault="00E87771" w:rsidP="00E87771">
      <w:pPr>
        <w:pStyle w:val="Code"/>
      </w:pPr>
      <w:r w:rsidRPr="00EC76D5">
        <w:t xml:space="preserve">  }</w:t>
      </w:r>
    </w:p>
    <w:p w14:paraId="0A1FDD47" w14:textId="47CAA904" w:rsidR="00E40B78" w:rsidRPr="00EC76D5" w:rsidRDefault="00E40B78" w:rsidP="00E40B78">
      <w:pPr>
        <w:pStyle w:val="Rubrik3"/>
        <w:numPr>
          <w:ilvl w:val="2"/>
          <w:numId w:val="79"/>
        </w:numPr>
      </w:pPr>
      <w:bookmarkStart w:id="302" w:name="_Toc481936181"/>
      <w:r w:rsidRPr="00EC76D5">
        <w:t>Store Flagbyte Statements</w:t>
      </w:r>
      <w:bookmarkEnd w:id="302"/>
    </w:p>
    <w:p w14:paraId="0378B328" w14:textId="51654ED9" w:rsidR="00E40B78" w:rsidRPr="00EC76D5" w:rsidRDefault="002E67B8" w:rsidP="00E40B78">
      <w:pPr>
        <w:pStyle w:val="CodeHeader"/>
      </w:pPr>
      <w:r>
        <w:t>MainParser.gppg</w:t>
      </w:r>
    </w:p>
    <w:p w14:paraId="7E06E7E5" w14:textId="77777777" w:rsidR="00D51B02" w:rsidRPr="00EC76D5" w:rsidRDefault="00D51B02" w:rsidP="00D51B02">
      <w:pPr>
        <w:pStyle w:val="Code"/>
      </w:pPr>
      <w:r w:rsidRPr="00EC76D5">
        <w:t xml:space="preserve">  | STORE_FLAGBYTE LEFT_PAREN expression RIGHT_PAREN SEMICOLON {</w:t>
      </w:r>
    </w:p>
    <w:p w14:paraId="69FB2A09" w14:textId="77777777" w:rsidR="00D51B02" w:rsidRPr="00EC76D5" w:rsidRDefault="00D51B02" w:rsidP="00D51B02">
      <w:pPr>
        <w:pStyle w:val="Code"/>
      </w:pPr>
      <w:r w:rsidRPr="00EC76D5">
        <w:t xml:space="preserve">      $$ = SyntaxTreeGenerator.generateSaveFlagByteRegisterStatement($3);</w:t>
      </w:r>
    </w:p>
    <w:p w14:paraId="670763AD" w14:textId="77777777" w:rsidR="00D51B02" w:rsidRPr="00EC76D5" w:rsidRDefault="00D51B02" w:rsidP="00D51B02">
      <w:pPr>
        <w:pStyle w:val="Code"/>
        <w:rPr>
          <w:b/>
        </w:rPr>
      </w:pPr>
      <w:r w:rsidRPr="00EC76D5">
        <w:t xml:space="preserve">    }</w:t>
      </w:r>
    </w:p>
    <w:p w14:paraId="27BEEB05" w14:textId="5457F8BF" w:rsidR="00E40B78" w:rsidRPr="00EC76D5" w:rsidRDefault="009A5FF5" w:rsidP="00D51B02">
      <w:pPr>
        <w:pStyle w:val="CodeHeader"/>
      </w:pPr>
      <w:r w:rsidRPr="00EC76D5">
        <w:t>GenerateSyntaxTree.java</w:t>
      </w:r>
    </w:p>
    <w:p w14:paraId="13CFB8A9" w14:textId="77777777" w:rsidR="00E91895" w:rsidRPr="00EC76D5" w:rsidRDefault="00E91895" w:rsidP="00E91895">
      <w:pPr>
        <w:pStyle w:val="Code"/>
      </w:pPr>
      <w:r w:rsidRPr="00EC76D5">
        <w:t xml:space="preserve">  public static SyntaxTree generateSaveFlagByteRegisterStatement</w:t>
      </w:r>
    </w:p>
    <w:p w14:paraId="22EBD91A" w14:textId="31096BED" w:rsidR="00E91895" w:rsidRPr="00EC76D5" w:rsidRDefault="00E91895" w:rsidP="00E91895">
      <w:pPr>
        <w:pStyle w:val="Code"/>
      </w:pPr>
      <w:r w:rsidRPr="00EC76D5">
        <w:t xml:space="preserve">                                               (SyntaxTree </w:t>
      </w:r>
      <w:r w:rsidR="0038687E">
        <w:t>expression</w:t>
      </w:r>
      <w:r w:rsidRPr="00EC76D5">
        <w:t>) {</w:t>
      </w:r>
    </w:p>
    <w:p w14:paraId="4CF48CA4" w14:textId="11C04D8C" w:rsidR="00E91895" w:rsidRPr="00EC76D5" w:rsidRDefault="00E91895" w:rsidP="00E91895">
      <w:pPr>
        <w:pStyle w:val="Code"/>
      </w:pPr>
      <w:r w:rsidRPr="00EC76D5">
        <w:t xml:space="preserve">    Assert.error(isLeftValue(</w:t>
      </w:r>
      <w:r w:rsidR="0038687E">
        <w:t>expression</w:t>
      </w:r>
      <w:r w:rsidRPr="00EC76D5">
        <w:t xml:space="preserve">), </w:t>
      </w:r>
      <w:r w:rsidR="0038687E">
        <w:t>expression</w:t>
      </w:r>
      <w:r w:rsidRPr="00EC76D5">
        <w:t>, "not a left-value");</w:t>
      </w:r>
    </w:p>
    <w:p w14:paraId="5CC45362" w14:textId="5B6B6826" w:rsidR="00E91895" w:rsidRPr="00EC76D5" w:rsidRDefault="00E91895" w:rsidP="00E91895">
      <w:pPr>
        <w:pStyle w:val="Code"/>
      </w:pPr>
      <w:r w:rsidRPr="00EC76D5">
        <w:lastRenderedPageBreak/>
        <w:t xml:space="preserve">    Assert.error(</w:t>
      </w:r>
      <w:r w:rsidR="0038687E">
        <w:t>expression</w:t>
      </w:r>
      <w:r w:rsidRPr="00EC76D5">
        <w:t xml:space="preserve">.getType().isIntegral(), </w:t>
      </w:r>
      <w:r w:rsidR="0038687E">
        <w:t>expression</w:t>
      </w:r>
      <w:r w:rsidRPr="00EC76D5">
        <w:t>, "not an integral type");</w:t>
      </w:r>
    </w:p>
    <w:p w14:paraId="72BFAE57" w14:textId="351F0F9D" w:rsidR="00E91895" w:rsidRPr="00EC76D5" w:rsidRDefault="00E91895" w:rsidP="00E91895">
      <w:pPr>
        <w:pStyle w:val="Code"/>
      </w:pPr>
      <w:r w:rsidRPr="00EC76D5">
        <w:t xml:space="preserve">    Assert.error(</w:t>
      </w:r>
      <w:r w:rsidR="0038687E">
        <w:t>expression</w:t>
      </w:r>
      <w:r w:rsidRPr="00EC76D5">
        <w:t xml:space="preserve">.getType().getSize() == Type.ShortSize, </w:t>
      </w:r>
      <w:r w:rsidR="0038687E">
        <w:t>expression</w:t>
      </w:r>
      <w:r w:rsidRPr="00EC76D5">
        <w:t>,</w:t>
      </w:r>
    </w:p>
    <w:p w14:paraId="3E903458" w14:textId="77777777" w:rsidR="00E91895" w:rsidRPr="00EC76D5" w:rsidRDefault="00E91895" w:rsidP="00E91895">
      <w:pPr>
        <w:pStyle w:val="Code"/>
      </w:pPr>
      <w:r w:rsidRPr="00EC76D5">
        <w:t xml:space="preserve">                 "incorrect expression type size");    </w:t>
      </w:r>
    </w:p>
    <w:p w14:paraId="3D34EDCF" w14:textId="77777777" w:rsidR="00E91895" w:rsidRPr="00EC76D5" w:rsidRDefault="00E91895" w:rsidP="00E91895">
      <w:pPr>
        <w:pStyle w:val="Code"/>
      </w:pPr>
    </w:p>
    <w:p w14:paraId="3293EFDF" w14:textId="77777777" w:rsidR="00E91895" w:rsidRPr="00EC76D5" w:rsidRDefault="00E91895" w:rsidP="00E91895">
      <w:pPr>
        <w:pStyle w:val="Code"/>
      </w:pPr>
      <w:r w:rsidRPr="00EC76D5">
        <w:t xml:space="preserve">    SyntaxTree storeTree = new SyntaxTree(MiddleOperator.SaveFromFlagByte);</w:t>
      </w:r>
    </w:p>
    <w:p w14:paraId="70661766" w14:textId="2F100D18" w:rsidR="00E91895" w:rsidRPr="00EC76D5" w:rsidRDefault="00E91895" w:rsidP="00E91895">
      <w:pPr>
        <w:pStyle w:val="Code"/>
      </w:pPr>
      <w:r w:rsidRPr="00EC76D5">
        <w:t xml:space="preserve">    storeTree.addChild(</w:t>
      </w:r>
      <w:r w:rsidR="0038687E">
        <w:t>expression</w:t>
      </w:r>
      <w:r w:rsidRPr="00EC76D5">
        <w:t>);</w:t>
      </w:r>
    </w:p>
    <w:p w14:paraId="179C98A5" w14:textId="77777777" w:rsidR="00E91895" w:rsidRPr="00EC76D5" w:rsidRDefault="00E91895" w:rsidP="00E91895">
      <w:pPr>
        <w:pStyle w:val="Code"/>
      </w:pPr>
      <w:r w:rsidRPr="00EC76D5">
        <w:t xml:space="preserve">    return storeTree;</w:t>
      </w:r>
    </w:p>
    <w:p w14:paraId="18E06973" w14:textId="6D98BDB1" w:rsidR="00E40B78" w:rsidRPr="00EC76D5" w:rsidRDefault="00E91895" w:rsidP="00E91895">
      <w:pPr>
        <w:pStyle w:val="Code"/>
      </w:pPr>
      <w:r w:rsidRPr="00EC76D5">
        <w:t xml:space="preserve">  }</w:t>
      </w:r>
    </w:p>
    <w:p w14:paraId="743A0F74" w14:textId="568105B2" w:rsidR="00E40B78" w:rsidRPr="00EC76D5" w:rsidRDefault="00E40B78" w:rsidP="00E40B78">
      <w:pPr>
        <w:pStyle w:val="Rubrik3"/>
        <w:numPr>
          <w:ilvl w:val="2"/>
          <w:numId w:val="78"/>
        </w:numPr>
      </w:pPr>
      <w:bookmarkStart w:id="303" w:name="_Toc481936182"/>
      <w:r w:rsidRPr="00EC76D5">
        <w:t>Jump Register Statements</w:t>
      </w:r>
      <w:bookmarkEnd w:id="303"/>
    </w:p>
    <w:p w14:paraId="726FDB8F" w14:textId="77777777" w:rsidR="00E40B78" w:rsidRPr="00EC76D5" w:rsidRDefault="00E40B78" w:rsidP="00E40B78">
      <w:r w:rsidRPr="00EC76D5">
        <w:t>When performing a call to a function which address is stored in a pointer variables we need to store the address in a register and jump to that register.</w:t>
      </w:r>
    </w:p>
    <w:p w14:paraId="4846F80E" w14:textId="1D230BBC" w:rsidR="00E40B78" w:rsidRPr="00EC76D5" w:rsidRDefault="002E67B8" w:rsidP="00E40B78">
      <w:pPr>
        <w:pStyle w:val="CodeHeader"/>
      </w:pPr>
      <w:r>
        <w:t>MainParser.gppg</w:t>
      </w:r>
    </w:p>
    <w:p w14:paraId="57DDEE54" w14:textId="77777777" w:rsidR="00AD3868" w:rsidRPr="00EC76D5" w:rsidRDefault="00AD3868" w:rsidP="00DB19AC">
      <w:pPr>
        <w:pStyle w:val="Code"/>
      </w:pPr>
      <w:r w:rsidRPr="00EC76D5">
        <w:t xml:space="preserve">  | JUMP_REGISTER LEFT_PAREN IDENTIFIER RIGHT_PAREN SEMICOLON {</w:t>
      </w:r>
    </w:p>
    <w:p w14:paraId="780CF56A" w14:textId="77777777" w:rsidR="00AD3868" w:rsidRPr="00EC76D5" w:rsidRDefault="00AD3868" w:rsidP="00DB19AC">
      <w:pPr>
        <w:pStyle w:val="Code"/>
      </w:pPr>
      <w:r w:rsidRPr="00EC76D5">
        <w:t xml:space="preserve">      $$ = SyntaxTreeGenerator.generateJumpRegisterStatement($3);</w:t>
      </w:r>
    </w:p>
    <w:p w14:paraId="413A06DC" w14:textId="77777777" w:rsidR="00DB19AC" w:rsidRPr="00EC76D5" w:rsidRDefault="00AD3868" w:rsidP="00DB19AC">
      <w:pPr>
        <w:pStyle w:val="Code"/>
        <w:rPr>
          <w:b/>
        </w:rPr>
      </w:pPr>
      <w:r w:rsidRPr="00EC76D5">
        <w:t xml:space="preserve">    }</w:t>
      </w:r>
    </w:p>
    <w:p w14:paraId="5316C7A6" w14:textId="555D0332" w:rsidR="00E40B78" w:rsidRPr="00EC76D5" w:rsidRDefault="009A5FF5" w:rsidP="00AD3868">
      <w:pPr>
        <w:pStyle w:val="CodeHeader"/>
      </w:pPr>
      <w:r w:rsidRPr="00EC76D5">
        <w:t>GenerateSyntaxTree.java</w:t>
      </w:r>
    </w:p>
    <w:p w14:paraId="1E0806A8" w14:textId="77777777" w:rsidR="0010324E" w:rsidRPr="00EC76D5" w:rsidRDefault="0010324E" w:rsidP="0010324E">
      <w:pPr>
        <w:pStyle w:val="Code"/>
      </w:pPr>
      <w:r w:rsidRPr="00EC76D5">
        <w:t xml:space="preserve">  public static SyntaxTree generateJumpRegisterStatement(String name) {</w:t>
      </w:r>
    </w:p>
    <w:p w14:paraId="34F4212A" w14:textId="77777777" w:rsidR="0010324E" w:rsidRPr="00EC76D5" w:rsidRDefault="0010324E" w:rsidP="0010324E">
      <w:pPr>
        <w:pStyle w:val="Code"/>
      </w:pPr>
      <w:r w:rsidRPr="00EC76D5">
        <w:t xml:space="preserve">    Register register = generateRegister(name);</w:t>
      </w:r>
    </w:p>
    <w:p w14:paraId="14A922B3" w14:textId="77777777" w:rsidR="0010324E" w:rsidRPr="00EC76D5" w:rsidRDefault="0010324E" w:rsidP="0010324E">
      <w:pPr>
        <w:pStyle w:val="Code"/>
      </w:pPr>
      <w:r w:rsidRPr="00EC76D5">
        <w:t xml:space="preserve">    return (new SyntaxTree(MiddleOperator.JumpRegister, register));</w:t>
      </w:r>
    </w:p>
    <w:p w14:paraId="5F7DDDED" w14:textId="77777777" w:rsidR="0010324E" w:rsidRPr="00EC76D5" w:rsidRDefault="0010324E" w:rsidP="0010324E">
      <w:pPr>
        <w:pStyle w:val="Code"/>
        <w:rPr>
          <w:rFonts w:ascii="Times New Roman" w:eastAsiaTheme="majorEastAsia" w:hAnsi="Times New Roman" w:cstheme="majorBidi"/>
          <w:b/>
          <w:noProof w:val="0"/>
          <w:sz w:val="32"/>
          <w:szCs w:val="24"/>
        </w:rPr>
      </w:pPr>
      <w:r w:rsidRPr="00EC76D5">
        <w:t xml:space="preserve">  }</w:t>
      </w:r>
    </w:p>
    <w:p w14:paraId="1DFEAE31" w14:textId="71729BFA" w:rsidR="00E40B78" w:rsidRPr="00EC76D5" w:rsidRDefault="00E40B78" w:rsidP="0010324E">
      <w:pPr>
        <w:pStyle w:val="Rubrik3"/>
      </w:pPr>
      <w:bookmarkStart w:id="304" w:name="_Toc481936183"/>
      <w:r w:rsidRPr="00EC76D5">
        <w:t>Interrupt Statements</w:t>
      </w:r>
      <w:bookmarkEnd w:id="304"/>
    </w:p>
    <w:p w14:paraId="4E6D4CE4" w14:textId="77777777" w:rsidR="00E40B78" w:rsidRPr="00EC76D5" w:rsidRDefault="00E40B78" w:rsidP="00E40B78">
      <w:r w:rsidRPr="00EC76D5">
        <w:t>When making system calls, an interrupt occurs. The operand is an integral value of short size (1 byte).</w:t>
      </w:r>
    </w:p>
    <w:p w14:paraId="522B9E6B" w14:textId="00BCECB7" w:rsidR="00E40B78" w:rsidRPr="00EC76D5" w:rsidRDefault="002E67B8" w:rsidP="00E40B78">
      <w:pPr>
        <w:pStyle w:val="CodeHeader"/>
      </w:pPr>
      <w:r>
        <w:t>MainParser.gppg</w:t>
      </w:r>
    </w:p>
    <w:p w14:paraId="06AC1088" w14:textId="77777777" w:rsidR="001E1FD8" w:rsidRPr="00EC76D5" w:rsidRDefault="001E1FD8" w:rsidP="009F4510">
      <w:pPr>
        <w:pStyle w:val="Code"/>
      </w:pPr>
      <w:r w:rsidRPr="00EC76D5">
        <w:t xml:space="preserve">  | INTERRUPT LEFT_PAREN constant_expression RIGHT_PAREN SEMICOLON {</w:t>
      </w:r>
    </w:p>
    <w:p w14:paraId="1202DC32" w14:textId="77777777" w:rsidR="001E1FD8" w:rsidRPr="00EC76D5" w:rsidRDefault="001E1FD8" w:rsidP="009F4510">
      <w:pPr>
        <w:pStyle w:val="Code"/>
      </w:pPr>
      <w:r w:rsidRPr="00EC76D5">
        <w:t xml:space="preserve">      $$ = SyntaxTreeGenerator.generateInterruptStatement($3);</w:t>
      </w:r>
    </w:p>
    <w:p w14:paraId="04F3E4CC" w14:textId="77777777" w:rsidR="009F4510" w:rsidRPr="00EC76D5" w:rsidRDefault="001E1FD8" w:rsidP="009F4510">
      <w:pPr>
        <w:pStyle w:val="Code"/>
        <w:rPr>
          <w:b/>
        </w:rPr>
      </w:pPr>
      <w:r w:rsidRPr="00EC76D5">
        <w:t xml:space="preserve">    };</w:t>
      </w:r>
    </w:p>
    <w:p w14:paraId="6FA0EA1A" w14:textId="6803C566" w:rsidR="00E40B78" w:rsidRPr="00EC76D5" w:rsidRDefault="009A5FF5" w:rsidP="001E1FD8">
      <w:pPr>
        <w:pStyle w:val="CodeHeader"/>
      </w:pPr>
      <w:r w:rsidRPr="00EC76D5">
        <w:t>GenerateSyntaxTree.java</w:t>
      </w:r>
    </w:p>
    <w:p w14:paraId="688FF9E2" w14:textId="77777777" w:rsidR="00D43371" w:rsidRPr="00EC76D5" w:rsidRDefault="009F4510" w:rsidP="009F4510">
      <w:pPr>
        <w:pStyle w:val="Code"/>
      </w:pPr>
      <w:r w:rsidRPr="00EC76D5">
        <w:t xml:space="preserve">  public static SyntaxTree generateInterruptStatement</w:t>
      </w:r>
    </w:p>
    <w:p w14:paraId="1CEF5D7A" w14:textId="713E1E7C" w:rsidR="009F4510" w:rsidRPr="00EC76D5" w:rsidRDefault="00D43371" w:rsidP="009F4510">
      <w:pPr>
        <w:pStyle w:val="Code"/>
      </w:pPr>
      <w:r w:rsidRPr="00EC76D5">
        <w:t xml:space="preserve">                                            </w:t>
      </w:r>
      <w:r w:rsidR="009F4510" w:rsidRPr="00EC76D5">
        <w:t>(SyntaxTree interruptTree) {</w:t>
      </w:r>
    </w:p>
    <w:p w14:paraId="25E1D6A2" w14:textId="77777777" w:rsidR="009F4510" w:rsidRPr="00EC76D5" w:rsidRDefault="009F4510" w:rsidP="009F4510">
      <w:pPr>
        <w:pStyle w:val="Code"/>
      </w:pPr>
      <w:r w:rsidRPr="00EC76D5">
        <w:t xml:space="preserve">    Object value = interruptTree.getSymbol().getValue();</w:t>
      </w:r>
    </w:p>
    <w:p w14:paraId="63F3B900" w14:textId="77777777" w:rsidR="009F4510" w:rsidRPr="00EC76D5" w:rsidRDefault="009F4510" w:rsidP="009F4510">
      <w:pPr>
        <w:pStyle w:val="Code"/>
      </w:pPr>
      <w:r w:rsidRPr="00EC76D5">
        <w:t xml:space="preserve">    int intValue = ((BigInteger) value).intValue();</w:t>
      </w:r>
    </w:p>
    <w:p w14:paraId="4AD03812" w14:textId="77777777" w:rsidR="00D43371" w:rsidRPr="00EC76D5" w:rsidRDefault="009F4510" w:rsidP="009F4510">
      <w:pPr>
        <w:pStyle w:val="Code"/>
      </w:pPr>
      <w:r w:rsidRPr="00EC76D5">
        <w:t xml:space="preserve">    Assert.error((intValue &gt;= 0) &amp;&amp; (intValue &lt;= 255),</w:t>
      </w:r>
    </w:p>
    <w:p w14:paraId="180D1F07" w14:textId="5CF4F382" w:rsidR="009F4510" w:rsidRPr="00EC76D5" w:rsidRDefault="00D43371" w:rsidP="009F4510">
      <w:pPr>
        <w:pStyle w:val="Code"/>
      </w:pPr>
      <w:r w:rsidRPr="00EC76D5">
        <w:t xml:space="preserve">                </w:t>
      </w:r>
      <w:r w:rsidR="009F4510" w:rsidRPr="00EC76D5">
        <w:t xml:space="preserve"> "interrupt value out of range");</w:t>
      </w:r>
    </w:p>
    <w:p w14:paraId="678157AB" w14:textId="77777777" w:rsidR="00D43371" w:rsidRPr="00EC76D5" w:rsidRDefault="009F4510" w:rsidP="009F4510">
      <w:pPr>
        <w:pStyle w:val="Code"/>
      </w:pPr>
      <w:r w:rsidRPr="00EC76D5">
        <w:t xml:space="preserve">    return (new SyntaxTree(MiddleOperator.Interrupt,</w:t>
      </w:r>
    </w:p>
    <w:p w14:paraId="4A6C03D8" w14:textId="60A3A328" w:rsidR="009F4510" w:rsidRPr="00EC76D5" w:rsidRDefault="00D43371" w:rsidP="009F4510">
      <w:pPr>
        <w:pStyle w:val="Code"/>
      </w:pPr>
      <w:r w:rsidRPr="00EC76D5">
        <w:t xml:space="preserve">                          </w:t>
      </w:r>
      <w:r w:rsidR="009F4510" w:rsidRPr="00EC76D5">
        <w:t xml:space="preserve"> interruptTree.getSymbol()));</w:t>
      </w:r>
    </w:p>
    <w:p w14:paraId="0ED49459" w14:textId="2CDC4711" w:rsidR="00E40B78" w:rsidRPr="00EC76D5" w:rsidRDefault="009F4510" w:rsidP="009F4510">
      <w:pPr>
        <w:pStyle w:val="Code"/>
      </w:pPr>
      <w:r w:rsidRPr="00EC76D5">
        <w:t xml:space="preserve">  }</w:t>
      </w:r>
    </w:p>
    <w:p w14:paraId="0C4BDFDE" w14:textId="34DEC0C5" w:rsidR="00E40B78" w:rsidRPr="00EC76D5" w:rsidRDefault="00E40B78" w:rsidP="00E40B78">
      <w:pPr>
        <w:pStyle w:val="Rubrik2"/>
      </w:pPr>
      <w:bookmarkStart w:id="305" w:name="_Toc481936184"/>
      <w:r w:rsidRPr="00EC76D5">
        <w:t>Expressions</w:t>
      </w:r>
      <w:bookmarkEnd w:id="305"/>
    </w:p>
    <w:p w14:paraId="456764C6" w14:textId="071F9EE1" w:rsidR="00600AA0" w:rsidRPr="00EC76D5" w:rsidRDefault="005A32BF" w:rsidP="00600AA0">
      <w:r w:rsidRPr="00EC76D5">
        <w:t>C has a large set of operators.</w:t>
      </w:r>
    </w:p>
    <w:p w14:paraId="55D810B4" w14:textId="230D1830" w:rsidR="00E40B78" w:rsidRPr="00EC76D5" w:rsidRDefault="00E40B78" w:rsidP="00E40B78">
      <w:pPr>
        <w:pStyle w:val="Rubrik3"/>
      </w:pPr>
      <w:bookmarkStart w:id="306" w:name="_Toc481936185"/>
      <w:r w:rsidRPr="00EC76D5">
        <w:t>Precedence and Associativity</w:t>
      </w:r>
      <w:bookmarkEnd w:id="306"/>
    </w:p>
    <w:p w14:paraId="5D05A70D" w14:textId="3FDFC30B" w:rsidR="00E40B78" w:rsidRPr="00EC76D5" w:rsidRDefault="00E40B78" w:rsidP="00E40B78">
      <w:r w:rsidRPr="00EC76D5">
        <w:t xml:space="preserve">C has fifteen levels of precedence. Note that the binary versions of addition and subtraction have lower precedence than their unary forms. </w:t>
      </w:r>
      <w:r w:rsidR="006B5DC5" w:rsidRPr="00EC76D5">
        <w:t>Also,</w:t>
      </w:r>
      <w:r w:rsidRPr="00EC76D5">
        <w:t xml:space="preserve"> note that we consider the logical and/or operators </w:t>
      </w:r>
      <w:r w:rsidR="009468E9" w:rsidRPr="00EC76D5">
        <w:t>not to be</w:t>
      </w:r>
      <w:r w:rsidRPr="00EC76D5">
        <w:t xml:space="preserve"> communicative, even that they in theory are communicative. The reason is that C apply </w:t>
      </w:r>
      <w:r w:rsidRPr="00EC76D5">
        <w:rPr>
          <w:rStyle w:val="CodeInText"/>
        </w:rPr>
        <w:t>lazy evaluation</w:t>
      </w:r>
      <w:r w:rsidRPr="00EC76D5">
        <w:t xml:space="preserve">, which means that the expression is only evaluated to the degree necessary to determine its value. If the left operand is true in the </w:t>
      </w:r>
      <w:r w:rsidRPr="00EC76D5">
        <w:rPr>
          <w:rStyle w:val="CodeInText"/>
        </w:rPr>
        <w:t>or</w:t>
      </w:r>
      <w:r w:rsidRPr="00EC76D5">
        <w:t xml:space="preserve"> operator, </w:t>
      </w:r>
      <w:r w:rsidR="00116403" w:rsidRPr="00EC76D5">
        <w:t xml:space="preserve">the overall expression is evaluated to true </w:t>
      </w:r>
      <w:r w:rsidR="007D58A7" w:rsidRPr="00EC76D5">
        <w:t>without the right operand being</w:t>
      </w:r>
      <w:r w:rsidRPr="00EC76D5">
        <w:t xml:space="preserve"> </w:t>
      </w:r>
      <w:r w:rsidRPr="00EC76D5">
        <w:lastRenderedPageBreak/>
        <w:t xml:space="preserve">evaluated, In the same way, if the left operand is false in the </w:t>
      </w:r>
      <w:r w:rsidRPr="00EC76D5">
        <w:rPr>
          <w:rStyle w:val="CodeInText"/>
        </w:rPr>
        <w:t>and</w:t>
      </w:r>
      <w:r w:rsidRPr="00EC76D5">
        <w:t xml:space="preserve"> operator, the </w:t>
      </w:r>
      <w:r w:rsidR="007D58A7" w:rsidRPr="00EC76D5">
        <w:t xml:space="preserve">overall expression is evaluated to false without the </w:t>
      </w:r>
      <w:r w:rsidRPr="00EC76D5">
        <w:t xml:space="preserve">right operand </w:t>
      </w:r>
      <w:r w:rsidR="007D58A7" w:rsidRPr="00EC76D5">
        <w:t xml:space="preserve">being </w:t>
      </w:r>
      <w:r w:rsidRPr="00EC76D5">
        <w:t>evaluated.</w:t>
      </w:r>
    </w:p>
    <w:tbl>
      <w:tblPr>
        <w:tblStyle w:val="Tabellrutnt"/>
        <w:tblW w:w="0" w:type="auto"/>
        <w:tblLook w:val="04A0" w:firstRow="1" w:lastRow="0" w:firstColumn="1" w:lastColumn="0" w:noHBand="0" w:noVBand="1"/>
      </w:tblPr>
      <w:tblGrid>
        <w:gridCol w:w="3503"/>
        <w:gridCol w:w="1279"/>
        <w:gridCol w:w="2274"/>
        <w:gridCol w:w="2294"/>
      </w:tblGrid>
      <w:tr w:rsidR="00E40B78" w:rsidRPr="00EC76D5" w14:paraId="78EF9AB9" w14:textId="77777777" w:rsidTr="00756C64">
        <w:tc>
          <w:tcPr>
            <w:tcW w:w="3503" w:type="dxa"/>
          </w:tcPr>
          <w:p w14:paraId="3CE67983" w14:textId="77777777" w:rsidR="00E40B78" w:rsidRPr="00EC76D5" w:rsidRDefault="00E40B78" w:rsidP="00756C64">
            <w:pPr>
              <w:rPr>
                <w:b/>
              </w:rPr>
            </w:pPr>
            <w:r w:rsidRPr="00EC76D5">
              <w:rPr>
                <w:b/>
              </w:rPr>
              <w:t>Operator</w:t>
            </w:r>
          </w:p>
        </w:tc>
        <w:tc>
          <w:tcPr>
            <w:tcW w:w="1279" w:type="dxa"/>
          </w:tcPr>
          <w:p w14:paraId="70D05D9F" w14:textId="77777777" w:rsidR="00E40B78" w:rsidRPr="00EC76D5" w:rsidRDefault="00E40B78" w:rsidP="00756C64">
            <w:pPr>
              <w:rPr>
                <w:b/>
              </w:rPr>
            </w:pPr>
            <w:r w:rsidRPr="00EC76D5">
              <w:rPr>
                <w:b/>
              </w:rPr>
              <w:t>Precedence</w:t>
            </w:r>
          </w:p>
        </w:tc>
        <w:tc>
          <w:tcPr>
            <w:tcW w:w="2274" w:type="dxa"/>
          </w:tcPr>
          <w:p w14:paraId="04A47E19" w14:textId="77777777" w:rsidR="00E40B78" w:rsidRPr="00EC76D5" w:rsidRDefault="00E40B78" w:rsidP="00756C64">
            <w:pPr>
              <w:rPr>
                <w:b/>
              </w:rPr>
            </w:pPr>
            <w:r w:rsidRPr="00EC76D5">
              <w:rPr>
                <w:b/>
              </w:rPr>
              <w:t>Associativity</w:t>
            </w:r>
          </w:p>
        </w:tc>
        <w:tc>
          <w:tcPr>
            <w:tcW w:w="2294" w:type="dxa"/>
          </w:tcPr>
          <w:p w14:paraId="358636C3" w14:textId="77777777" w:rsidR="00E40B78" w:rsidRPr="00EC76D5" w:rsidRDefault="00E40B78" w:rsidP="00756C64">
            <w:pPr>
              <w:rPr>
                <w:b/>
              </w:rPr>
            </w:pPr>
            <w:r w:rsidRPr="00EC76D5">
              <w:rPr>
                <w:b/>
              </w:rPr>
              <w:t>Communicative</w:t>
            </w:r>
          </w:p>
        </w:tc>
      </w:tr>
      <w:tr w:rsidR="00E40B78" w:rsidRPr="00EC76D5" w14:paraId="43880AC8" w14:textId="77777777" w:rsidTr="00756C64">
        <w:tc>
          <w:tcPr>
            <w:tcW w:w="3503" w:type="dxa"/>
          </w:tcPr>
          <w:p w14:paraId="1B0F9AC7" w14:textId="77777777" w:rsidR="00E40B78" w:rsidRPr="00EC76D5" w:rsidRDefault="00E40B78" w:rsidP="00756C64">
            <w:r w:rsidRPr="00EC76D5">
              <w:t>,</w:t>
            </w:r>
          </w:p>
        </w:tc>
        <w:tc>
          <w:tcPr>
            <w:tcW w:w="1279" w:type="dxa"/>
          </w:tcPr>
          <w:p w14:paraId="40B1899A" w14:textId="77777777" w:rsidR="00E40B78" w:rsidRPr="00EC76D5" w:rsidRDefault="00E40B78" w:rsidP="00756C64">
            <w:r w:rsidRPr="00EC76D5">
              <w:t>Lowest</w:t>
            </w:r>
          </w:p>
        </w:tc>
        <w:tc>
          <w:tcPr>
            <w:tcW w:w="2274" w:type="dxa"/>
          </w:tcPr>
          <w:p w14:paraId="75F8B375" w14:textId="77777777" w:rsidR="00E40B78" w:rsidRPr="00EC76D5" w:rsidRDefault="00E40B78" w:rsidP="00756C64">
            <w:r w:rsidRPr="00EC76D5">
              <w:t>Left</w:t>
            </w:r>
          </w:p>
        </w:tc>
        <w:tc>
          <w:tcPr>
            <w:tcW w:w="2294" w:type="dxa"/>
          </w:tcPr>
          <w:p w14:paraId="61097987" w14:textId="77777777" w:rsidR="00E40B78" w:rsidRPr="00EC76D5" w:rsidRDefault="00E40B78" w:rsidP="00756C64">
            <w:r w:rsidRPr="00EC76D5">
              <w:t>No</w:t>
            </w:r>
          </w:p>
        </w:tc>
      </w:tr>
      <w:tr w:rsidR="00E40B78" w:rsidRPr="00EC76D5" w14:paraId="47F6361C" w14:textId="77777777" w:rsidTr="00756C64">
        <w:tc>
          <w:tcPr>
            <w:tcW w:w="3503" w:type="dxa"/>
          </w:tcPr>
          <w:p w14:paraId="55127338" w14:textId="77777777" w:rsidR="00E40B78" w:rsidRPr="00EC76D5" w:rsidRDefault="00E40B78" w:rsidP="00756C64">
            <w:r w:rsidRPr="00EC76D5">
              <w:t>= += -= *= /= %= &amp;= ^= |= &lt;&lt;= &gt;&gt;=</w:t>
            </w:r>
          </w:p>
        </w:tc>
        <w:tc>
          <w:tcPr>
            <w:tcW w:w="1279" w:type="dxa"/>
          </w:tcPr>
          <w:p w14:paraId="3FDB2002" w14:textId="77777777" w:rsidR="00E40B78" w:rsidRPr="00EC76D5" w:rsidRDefault="00E40B78" w:rsidP="00756C64"/>
        </w:tc>
        <w:tc>
          <w:tcPr>
            <w:tcW w:w="2274" w:type="dxa"/>
          </w:tcPr>
          <w:p w14:paraId="5467BF72" w14:textId="77777777" w:rsidR="00E40B78" w:rsidRPr="00EC76D5" w:rsidRDefault="00E40B78" w:rsidP="00756C64">
            <w:r w:rsidRPr="00EC76D5">
              <w:t>Right</w:t>
            </w:r>
          </w:p>
        </w:tc>
        <w:tc>
          <w:tcPr>
            <w:tcW w:w="2294" w:type="dxa"/>
          </w:tcPr>
          <w:p w14:paraId="2B2866A3" w14:textId="77777777" w:rsidR="00E40B78" w:rsidRPr="00EC76D5" w:rsidRDefault="00E40B78" w:rsidP="00756C64">
            <w:r w:rsidRPr="00EC76D5">
              <w:t>No</w:t>
            </w:r>
          </w:p>
        </w:tc>
      </w:tr>
      <w:tr w:rsidR="00E40B78" w:rsidRPr="00EC76D5" w14:paraId="73690A9A" w14:textId="77777777" w:rsidTr="00756C64">
        <w:tc>
          <w:tcPr>
            <w:tcW w:w="3503" w:type="dxa"/>
          </w:tcPr>
          <w:p w14:paraId="4B86A12B" w14:textId="77777777" w:rsidR="00E40B78" w:rsidRPr="00EC76D5" w:rsidRDefault="00E40B78" w:rsidP="00756C64">
            <w:r w:rsidRPr="00EC76D5">
              <w:t>? :</w:t>
            </w:r>
          </w:p>
        </w:tc>
        <w:tc>
          <w:tcPr>
            <w:tcW w:w="1279" w:type="dxa"/>
          </w:tcPr>
          <w:p w14:paraId="06E1D607" w14:textId="77777777" w:rsidR="00E40B78" w:rsidRPr="00EC76D5" w:rsidRDefault="00E40B78" w:rsidP="00756C64"/>
        </w:tc>
        <w:tc>
          <w:tcPr>
            <w:tcW w:w="2274" w:type="dxa"/>
          </w:tcPr>
          <w:p w14:paraId="20DC7122" w14:textId="77777777" w:rsidR="00E40B78" w:rsidRPr="00EC76D5" w:rsidRDefault="00E40B78" w:rsidP="00756C64">
            <w:r w:rsidRPr="00EC76D5">
              <w:t>Left</w:t>
            </w:r>
          </w:p>
        </w:tc>
        <w:tc>
          <w:tcPr>
            <w:tcW w:w="2294" w:type="dxa"/>
          </w:tcPr>
          <w:p w14:paraId="43ECEDBB" w14:textId="77777777" w:rsidR="00E40B78" w:rsidRPr="00EC76D5" w:rsidRDefault="00E40B78" w:rsidP="00756C64">
            <w:r w:rsidRPr="00EC76D5">
              <w:t>No</w:t>
            </w:r>
          </w:p>
        </w:tc>
      </w:tr>
      <w:tr w:rsidR="00E40B78" w:rsidRPr="00EC76D5" w14:paraId="77E79FDB" w14:textId="77777777" w:rsidTr="00756C64">
        <w:tc>
          <w:tcPr>
            <w:tcW w:w="3503" w:type="dxa"/>
          </w:tcPr>
          <w:p w14:paraId="1FC8B6D3" w14:textId="77777777" w:rsidR="00E40B78" w:rsidRPr="00EC76D5" w:rsidRDefault="00E40B78" w:rsidP="00756C64">
            <w:r w:rsidRPr="00EC76D5">
              <w:t>||</w:t>
            </w:r>
          </w:p>
        </w:tc>
        <w:tc>
          <w:tcPr>
            <w:tcW w:w="1279" w:type="dxa"/>
          </w:tcPr>
          <w:p w14:paraId="721A804F" w14:textId="77777777" w:rsidR="00E40B78" w:rsidRPr="00EC76D5" w:rsidRDefault="00E40B78" w:rsidP="00756C64"/>
        </w:tc>
        <w:tc>
          <w:tcPr>
            <w:tcW w:w="2274" w:type="dxa"/>
          </w:tcPr>
          <w:p w14:paraId="7DB957B9" w14:textId="77777777" w:rsidR="00E40B78" w:rsidRPr="00EC76D5" w:rsidRDefault="00E40B78" w:rsidP="00756C64">
            <w:r w:rsidRPr="00EC76D5">
              <w:t>Left</w:t>
            </w:r>
          </w:p>
        </w:tc>
        <w:tc>
          <w:tcPr>
            <w:tcW w:w="2294" w:type="dxa"/>
          </w:tcPr>
          <w:p w14:paraId="4A674C51" w14:textId="77777777" w:rsidR="00E40B78" w:rsidRPr="00EC76D5" w:rsidRDefault="00E40B78" w:rsidP="00756C64">
            <w:r w:rsidRPr="00EC76D5">
              <w:t>No (lazy evaluation)</w:t>
            </w:r>
          </w:p>
        </w:tc>
      </w:tr>
      <w:tr w:rsidR="00E40B78" w:rsidRPr="00EC76D5" w14:paraId="4D4A6921" w14:textId="77777777" w:rsidTr="00756C64">
        <w:tc>
          <w:tcPr>
            <w:tcW w:w="3503" w:type="dxa"/>
          </w:tcPr>
          <w:p w14:paraId="0BEC8BFF" w14:textId="77777777" w:rsidR="00E40B78" w:rsidRPr="00EC76D5" w:rsidRDefault="00E40B78" w:rsidP="00756C64">
            <w:r w:rsidRPr="00EC76D5">
              <w:t>&amp;&amp;</w:t>
            </w:r>
          </w:p>
        </w:tc>
        <w:tc>
          <w:tcPr>
            <w:tcW w:w="1279" w:type="dxa"/>
          </w:tcPr>
          <w:p w14:paraId="0CC37DCC" w14:textId="77777777" w:rsidR="00E40B78" w:rsidRPr="00EC76D5" w:rsidRDefault="00E40B78" w:rsidP="00756C64"/>
        </w:tc>
        <w:tc>
          <w:tcPr>
            <w:tcW w:w="2274" w:type="dxa"/>
          </w:tcPr>
          <w:p w14:paraId="42BDAB83" w14:textId="77777777" w:rsidR="00E40B78" w:rsidRPr="00EC76D5" w:rsidRDefault="00E40B78" w:rsidP="00756C64">
            <w:r w:rsidRPr="00EC76D5">
              <w:t>Left</w:t>
            </w:r>
          </w:p>
        </w:tc>
        <w:tc>
          <w:tcPr>
            <w:tcW w:w="2294" w:type="dxa"/>
          </w:tcPr>
          <w:p w14:paraId="0169A778" w14:textId="77777777" w:rsidR="00E40B78" w:rsidRPr="00EC76D5" w:rsidRDefault="00E40B78" w:rsidP="00756C64">
            <w:r w:rsidRPr="00EC76D5">
              <w:t>No (lazy evaluation)</w:t>
            </w:r>
          </w:p>
        </w:tc>
      </w:tr>
      <w:tr w:rsidR="00E40B78" w:rsidRPr="00EC76D5" w14:paraId="207906E4" w14:textId="77777777" w:rsidTr="00756C64">
        <w:tc>
          <w:tcPr>
            <w:tcW w:w="3503" w:type="dxa"/>
          </w:tcPr>
          <w:p w14:paraId="3AAFFC38" w14:textId="77777777" w:rsidR="00E40B78" w:rsidRPr="00EC76D5" w:rsidRDefault="00E40B78" w:rsidP="00756C64">
            <w:r w:rsidRPr="00EC76D5">
              <w:t>|</w:t>
            </w:r>
          </w:p>
        </w:tc>
        <w:tc>
          <w:tcPr>
            <w:tcW w:w="1279" w:type="dxa"/>
          </w:tcPr>
          <w:p w14:paraId="0C6BBE7F" w14:textId="77777777" w:rsidR="00E40B78" w:rsidRPr="00EC76D5" w:rsidRDefault="00E40B78" w:rsidP="00756C64"/>
        </w:tc>
        <w:tc>
          <w:tcPr>
            <w:tcW w:w="2274" w:type="dxa"/>
          </w:tcPr>
          <w:p w14:paraId="1C77D2EC" w14:textId="77777777" w:rsidR="00E40B78" w:rsidRPr="00EC76D5" w:rsidRDefault="00E40B78" w:rsidP="00756C64">
            <w:r w:rsidRPr="00EC76D5">
              <w:t>Left</w:t>
            </w:r>
          </w:p>
        </w:tc>
        <w:tc>
          <w:tcPr>
            <w:tcW w:w="2294" w:type="dxa"/>
          </w:tcPr>
          <w:p w14:paraId="3BE377D5" w14:textId="77777777" w:rsidR="00E40B78" w:rsidRPr="00EC76D5" w:rsidRDefault="00E40B78" w:rsidP="00756C64">
            <w:r w:rsidRPr="00EC76D5">
              <w:t>No</w:t>
            </w:r>
          </w:p>
        </w:tc>
      </w:tr>
      <w:tr w:rsidR="00E40B78" w:rsidRPr="00EC76D5" w14:paraId="53278B85" w14:textId="77777777" w:rsidTr="00756C64">
        <w:tc>
          <w:tcPr>
            <w:tcW w:w="3503" w:type="dxa"/>
          </w:tcPr>
          <w:p w14:paraId="5E0A0A81" w14:textId="77777777" w:rsidR="00E40B78" w:rsidRPr="00EC76D5" w:rsidRDefault="00E40B78" w:rsidP="00756C64">
            <w:r w:rsidRPr="00EC76D5">
              <w:t>^</w:t>
            </w:r>
          </w:p>
        </w:tc>
        <w:tc>
          <w:tcPr>
            <w:tcW w:w="1279" w:type="dxa"/>
          </w:tcPr>
          <w:p w14:paraId="4241E11D" w14:textId="77777777" w:rsidR="00E40B78" w:rsidRPr="00EC76D5" w:rsidRDefault="00E40B78" w:rsidP="00756C64"/>
        </w:tc>
        <w:tc>
          <w:tcPr>
            <w:tcW w:w="2274" w:type="dxa"/>
          </w:tcPr>
          <w:p w14:paraId="7465DEBD" w14:textId="77777777" w:rsidR="00E40B78" w:rsidRPr="00EC76D5" w:rsidRDefault="00E40B78" w:rsidP="00756C64">
            <w:r w:rsidRPr="00EC76D5">
              <w:t>Left</w:t>
            </w:r>
          </w:p>
        </w:tc>
        <w:tc>
          <w:tcPr>
            <w:tcW w:w="2294" w:type="dxa"/>
          </w:tcPr>
          <w:p w14:paraId="031EE443" w14:textId="77777777" w:rsidR="00E40B78" w:rsidRPr="00EC76D5" w:rsidRDefault="00E40B78" w:rsidP="00756C64">
            <w:r w:rsidRPr="00EC76D5">
              <w:t>No</w:t>
            </w:r>
          </w:p>
        </w:tc>
      </w:tr>
      <w:tr w:rsidR="00E40B78" w:rsidRPr="00EC76D5" w14:paraId="4817A99A" w14:textId="77777777" w:rsidTr="00756C64">
        <w:tc>
          <w:tcPr>
            <w:tcW w:w="3503" w:type="dxa"/>
          </w:tcPr>
          <w:p w14:paraId="2F205B77" w14:textId="77777777" w:rsidR="00E40B78" w:rsidRPr="00EC76D5" w:rsidRDefault="00E40B78" w:rsidP="00756C64">
            <w:r w:rsidRPr="00EC76D5">
              <w:t>&amp;</w:t>
            </w:r>
          </w:p>
        </w:tc>
        <w:tc>
          <w:tcPr>
            <w:tcW w:w="1279" w:type="dxa"/>
          </w:tcPr>
          <w:p w14:paraId="0761AF2A" w14:textId="77777777" w:rsidR="00E40B78" w:rsidRPr="00EC76D5" w:rsidRDefault="00E40B78" w:rsidP="00756C64"/>
        </w:tc>
        <w:tc>
          <w:tcPr>
            <w:tcW w:w="2274" w:type="dxa"/>
          </w:tcPr>
          <w:p w14:paraId="498983F2" w14:textId="77777777" w:rsidR="00E40B78" w:rsidRPr="00EC76D5" w:rsidRDefault="00E40B78" w:rsidP="00756C64">
            <w:r w:rsidRPr="00EC76D5">
              <w:t>Left</w:t>
            </w:r>
          </w:p>
        </w:tc>
        <w:tc>
          <w:tcPr>
            <w:tcW w:w="2294" w:type="dxa"/>
          </w:tcPr>
          <w:p w14:paraId="3B97C2C4" w14:textId="77777777" w:rsidR="00E40B78" w:rsidRPr="00EC76D5" w:rsidRDefault="00E40B78" w:rsidP="00756C64">
            <w:r w:rsidRPr="00EC76D5">
              <w:t>No</w:t>
            </w:r>
          </w:p>
        </w:tc>
      </w:tr>
      <w:tr w:rsidR="00E40B78" w:rsidRPr="00EC76D5" w14:paraId="5CF39BB7" w14:textId="77777777" w:rsidTr="00756C64">
        <w:tc>
          <w:tcPr>
            <w:tcW w:w="3503" w:type="dxa"/>
          </w:tcPr>
          <w:p w14:paraId="4ED24EF6" w14:textId="77777777" w:rsidR="00E40B78" w:rsidRPr="00EC76D5" w:rsidRDefault="00E40B78" w:rsidP="00756C64">
            <w:r w:rsidRPr="00EC76D5">
              <w:t>== !=</w:t>
            </w:r>
          </w:p>
        </w:tc>
        <w:tc>
          <w:tcPr>
            <w:tcW w:w="1279" w:type="dxa"/>
          </w:tcPr>
          <w:p w14:paraId="752C2149" w14:textId="77777777" w:rsidR="00E40B78" w:rsidRPr="00EC76D5" w:rsidRDefault="00E40B78" w:rsidP="00756C64"/>
        </w:tc>
        <w:tc>
          <w:tcPr>
            <w:tcW w:w="2274" w:type="dxa"/>
          </w:tcPr>
          <w:p w14:paraId="3905D944" w14:textId="77777777" w:rsidR="00E40B78" w:rsidRPr="00EC76D5" w:rsidRDefault="00E40B78" w:rsidP="00756C64">
            <w:r w:rsidRPr="00EC76D5">
              <w:t>Left</w:t>
            </w:r>
          </w:p>
        </w:tc>
        <w:tc>
          <w:tcPr>
            <w:tcW w:w="2294" w:type="dxa"/>
          </w:tcPr>
          <w:p w14:paraId="306CE756" w14:textId="77777777" w:rsidR="00E40B78" w:rsidRPr="00EC76D5" w:rsidRDefault="00E40B78" w:rsidP="00756C64">
            <w:r w:rsidRPr="00EC76D5">
              <w:t>Yes</w:t>
            </w:r>
          </w:p>
        </w:tc>
      </w:tr>
      <w:tr w:rsidR="00E40B78" w:rsidRPr="00EC76D5" w14:paraId="43BDBCC1" w14:textId="77777777" w:rsidTr="00756C64">
        <w:tc>
          <w:tcPr>
            <w:tcW w:w="3503" w:type="dxa"/>
          </w:tcPr>
          <w:p w14:paraId="08A9B4A5" w14:textId="77777777" w:rsidR="00E40B78" w:rsidRPr="00EC76D5" w:rsidRDefault="00E40B78" w:rsidP="00756C64">
            <w:r w:rsidRPr="00EC76D5">
              <w:t>&lt; &lt;= &gt; &gt;=</w:t>
            </w:r>
          </w:p>
        </w:tc>
        <w:tc>
          <w:tcPr>
            <w:tcW w:w="1279" w:type="dxa"/>
          </w:tcPr>
          <w:p w14:paraId="7183C666" w14:textId="77777777" w:rsidR="00E40B78" w:rsidRPr="00EC76D5" w:rsidRDefault="00E40B78" w:rsidP="00756C64"/>
        </w:tc>
        <w:tc>
          <w:tcPr>
            <w:tcW w:w="2274" w:type="dxa"/>
          </w:tcPr>
          <w:p w14:paraId="675F3A8D" w14:textId="77777777" w:rsidR="00E40B78" w:rsidRPr="00EC76D5" w:rsidRDefault="00E40B78" w:rsidP="00756C64">
            <w:r w:rsidRPr="00EC76D5">
              <w:t>Left</w:t>
            </w:r>
          </w:p>
        </w:tc>
        <w:tc>
          <w:tcPr>
            <w:tcW w:w="2294" w:type="dxa"/>
          </w:tcPr>
          <w:p w14:paraId="4B562B08" w14:textId="77777777" w:rsidR="00E40B78" w:rsidRPr="00EC76D5" w:rsidRDefault="00E40B78" w:rsidP="00756C64">
            <w:r w:rsidRPr="00EC76D5">
              <w:t>No</w:t>
            </w:r>
          </w:p>
        </w:tc>
      </w:tr>
      <w:tr w:rsidR="00E40B78" w:rsidRPr="00EC76D5" w14:paraId="4B938C97" w14:textId="77777777" w:rsidTr="00756C64">
        <w:tc>
          <w:tcPr>
            <w:tcW w:w="3503" w:type="dxa"/>
          </w:tcPr>
          <w:p w14:paraId="60FF12B3" w14:textId="77777777" w:rsidR="00E40B78" w:rsidRPr="00EC76D5" w:rsidRDefault="00E40B78" w:rsidP="00756C64">
            <w:r w:rsidRPr="00EC76D5">
              <w:t>&lt;&lt; &gt;&gt;</w:t>
            </w:r>
          </w:p>
        </w:tc>
        <w:tc>
          <w:tcPr>
            <w:tcW w:w="1279" w:type="dxa"/>
          </w:tcPr>
          <w:p w14:paraId="347D4E05" w14:textId="77777777" w:rsidR="00E40B78" w:rsidRPr="00EC76D5" w:rsidRDefault="00E40B78" w:rsidP="00756C64"/>
        </w:tc>
        <w:tc>
          <w:tcPr>
            <w:tcW w:w="2274" w:type="dxa"/>
          </w:tcPr>
          <w:p w14:paraId="4626EC5C" w14:textId="77777777" w:rsidR="00E40B78" w:rsidRPr="00EC76D5" w:rsidRDefault="00E40B78" w:rsidP="00756C64">
            <w:r w:rsidRPr="00EC76D5">
              <w:t>Left</w:t>
            </w:r>
          </w:p>
        </w:tc>
        <w:tc>
          <w:tcPr>
            <w:tcW w:w="2294" w:type="dxa"/>
          </w:tcPr>
          <w:p w14:paraId="5E465764" w14:textId="77777777" w:rsidR="00E40B78" w:rsidRPr="00EC76D5" w:rsidRDefault="00E40B78" w:rsidP="00756C64">
            <w:r w:rsidRPr="00EC76D5">
              <w:t>No</w:t>
            </w:r>
          </w:p>
        </w:tc>
      </w:tr>
      <w:tr w:rsidR="00E40B78" w:rsidRPr="00EC76D5" w14:paraId="4C7CD92E" w14:textId="77777777" w:rsidTr="00756C64">
        <w:tc>
          <w:tcPr>
            <w:tcW w:w="3503" w:type="dxa"/>
          </w:tcPr>
          <w:p w14:paraId="768560F5" w14:textId="77777777" w:rsidR="00E40B78" w:rsidRPr="00EC76D5" w:rsidRDefault="00E40B78" w:rsidP="00756C64">
            <w:r w:rsidRPr="00EC76D5">
              <w:t>+</w:t>
            </w:r>
          </w:p>
          <w:p w14:paraId="75E58A9E" w14:textId="77777777" w:rsidR="00E40B78" w:rsidRPr="00EC76D5" w:rsidRDefault="00E40B78" w:rsidP="00756C64">
            <w:r w:rsidRPr="00EC76D5">
              <w:t>-</w:t>
            </w:r>
          </w:p>
        </w:tc>
        <w:tc>
          <w:tcPr>
            <w:tcW w:w="1279" w:type="dxa"/>
          </w:tcPr>
          <w:p w14:paraId="0203B3BB" w14:textId="77777777" w:rsidR="00E40B78" w:rsidRPr="00EC76D5" w:rsidRDefault="00E40B78" w:rsidP="00756C64"/>
        </w:tc>
        <w:tc>
          <w:tcPr>
            <w:tcW w:w="2274" w:type="dxa"/>
          </w:tcPr>
          <w:p w14:paraId="6312C8CD" w14:textId="77777777" w:rsidR="00E40B78" w:rsidRPr="00EC76D5" w:rsidRDefault="00E40B78" w:rsidP="00756C64">
            <w:r w:rsidRPr="00EC76D5">
              <w:t>Left</w:t>
            </w:r>
          </w:p>
          <w:p w14:paraId="62AE3F55" w14:textId="77777777" w:rsidR="00E40B78" w:rsidRPr="00EC76D5" w:rsidRDefault="00E40B78" w:rsidP="00756C64">
            <w:r w:rsidRPr="00EC76D5">
              <w:t>Left</w:t>
            </w:r>
          </w:p>
        </w:tc>
        <w:tc>
          <w:tcPr>
            <w:tcW w:w="2294" w:type="dxa"/>
          </w:tcPr>
          <w:p w14:paraId="51C08F12" w14:textId="77777777" w:rsidR="00E40B78" w:rsidRPr="00EC76D5" w:rsidRDefault="00E40B78" w:rsidP="00756C64">
            <w:r w:rsidRPr="00EC76D5">
              <w:t>Yes</w:t>
            </w:r>
          </w:p>
          <w:p w14:paraId="633D94A8" w14:textId="77777777" w:rsidR="00E40B78" w:rsidRPr="00EC76D5" w:rsidRDefault="00E40B78" w:rsidP="00756C64">
            <w:r w:rsidRPr="00EC76D5">
              <w:t>No</w:t>
            </w:r>
          </w:p>
        </w:tc>
      </w:tr>
      <w:tr w:rsidR="00E40B78" w:rsidRPr="00EC76D5" w14:paraId="7E680080" w14:textId="77777777" w:rsidTr="00756C64">
        <w:tc>
          <w:tcPr>
            <w:tcW w:w="3503" w:type="dxa"/>
          </w:tcPr>
          <w:p w14:paraId="6CA4A5FB" w14:textId="77777777" w:rsidR="00E40B78" w:rsidRPr="00EC76D5" w:rsidRDefault="00E40B78" w:rsidP="00756C64">
            <w:r w:rsidRPr="00EC76D5">
              <w:t>*</w:t>
            </w:r>
          </w:p>
          <w:p w14:paraId="03807A16" w14:textId="77777777" w:rsidR="00E40B78" w:rsidRPr="00EC76D5" w:rsidRDefault="00E40B78" w:rsidP="00756C64">
            <w:r w:rsidRPr="00EC76D5">
              <w:t>/ %</w:t>
            </w:r>
          </w:p>
        </w:tc>
        <w:tc>
          <w:tcPr>
            <w:tcW w:w="1279" w:type="dxa"/>
          </w:tcPr>
          <w:p w14:paraId="72D840AE" w14:textId="77777777" w:rsidR="00E40B78" w:rsidRPr="00EC76D5" w:rsidRDefault="00E40B78" w:rsidP="00756C64"/>
        </w:tc>
        <w:tc>
          <w:tcPr>
            <w:tcW w:w="2274" w:type="dxa"/>
          </w:tcPr>
          <w:p w14:paraId="6D36573B" w14:textId="77777777" w:rsidR="00E40B78" w:rsidRPr="00EC76D5" w:rsidRDefault="00E40B78" w:rsidP="00756C64">
            <w:r w:rsidRPr="00EC76D5">
              <w:t>Left</w:t>
            </w:r>
          </w:p>
          <w:p w14:paraId="58BD74BC" w14:textId="77777777" w:rsidR="00E40B78" w:rsidRPr="00EC76D5" w:rsidRDefault="00E40B78" w:rsidP="00756C64">
            <w:r w:rsidRPr="00EC76D5">
              <w:t>Left</w:t>
            </w:r>
          </w:p>
        </w:tc>
        <w:tc>
          <w:tcPr>
            <w:tcW w:w="2294" w:type="dxa"/>
          </w:tcPr>
          <w:p w14:paraId="77342556" w14:textId="77777777" w:rsidR="00E40B78" w:rsidRPr="00EC76D5" w:rsidRDefault="00E40B78" w:rsidP="00756C64">
            <w:r w:rsidRPr="00EC76D5">
              <w:t>Yes</w:t>
            </w:r>
          </w:p>
          <w:p w14:paraId="26895AAA" w14:textId="77777777" w:rsidR="00E40B78" w:rsidRPr="00EC76D5" w:rsidRDefault="00E40B78" w:rsidP="00756C64">
            <w:r w:rsidRPr="00EC76D5">
              <w:t>No</w:t>
            </w:r>
          </w:p>
        </w:tc>
      </w:tr>
      <w:tr w:rsidR="00E40B78" w:rsidRPr="00EC76D5" w14:paraId="2878C476" w14:textId="77777777" w:rsidTr="00756C64">
        <w:tc>
          <w:tcPr>
            <w:tcW w:w="3503" w:type="dxa"/>
          </w:tcPr>
          <w:p w14:paraId="76E8190C" w14:textId="77777777" w:rsidR="00E40B78" w:rsidRPr="00EC76D5" w:rsidRDefault="00E40B78" w:rsidP="00756C64">
            <w:r w:rsidRPr="00EC76D5">
              <w:t>! ~ ++ -- + - * &amp; (</w:t>
            </w:r>
            <w:r w:rsidRPr="00EC76D5">
              <w:rPr>
                <w:rStyle w:val="CodeInText"/>
              </w:rPr>
              <w:t>type</w:t>
            </w:r>
            <w:r w:rsidRPr="00EC76D5">
              <w:t xml:space="preserve">) </w:t>
            </w:r>
            <w:r w:rsidRPr="00EC76D5">
              <w:rPr>
                <w:rStyle w:val="CodeInText"/>
              </w:rPr>
              <w:t>sizeof</w:t>
            </w:r>
          </w:p>
        </w:tc>
        <w:tc>
          <w:tcPr>
            <w:tcW w:w="1279" w:type="dxa"/>
          </w:tcPr>
          <w:p w14:paraId="4115C696" w14:textId="77777777" w:rsidR="00E40B78" w:rsidRPr="00EC76D5" w:rsidRDefault="00E40B78" w:rsidP="00756C64"/>
        </w:tc>
        <w:tc>
          <w:tcPr>
            <w:tcW w:w="2274" w:type="dxa"/>
          </w:tcPr>
          <w:p w14:paraId="7B70519D" w14:textId="77777777" w:rsidR="00E40B78" w:rsidRPr="00EC76D5" w:rsidRDefault="00E40B78" w:rsidP="00756C64">
            <w:r w:rsidRPr="00EC76D5">
              <w:t>Right</w:t>
            </w:r>
          </w:p>
        </w:tc>
        <w:tc>
          <w:tcPr>
            <w:tcW w:w="2294" w:type="dxa"/>
          </w:tcPr>
          <w:p w14:paraId="1EF7EE2C" w14:textId="77777777" w:rsidR="00E40B78" w:rsidRPr="00EC76D5" w:rsidRDefault="00E40B78" w:rsidP="00756C64">
            <w:r w:rsidRPr="00EC76D5">
              <w:t>No</w:t>
            </w:r>
          </w:p>
        </w:tc>
      </w:tr>
      <w:tr w:rsidR="00E40B78" w:rsidRPr="00EC76D5" w14:paraId="230E37C1" w14:textId="77777777" w:rsidTr="00756C64">
        <w:tc>
          <w:tcPr>
            <w:tcW w:w="3503" w:type="dxa"/>
          </w:tcPr>
          <w:p w14:paraId="3C15985E" w14:textId="77777777" w:rsidR="00E40B78" w:rsidRPr="00EC76D5" w:rsidRDefault="00E40B78" w:rsidP="00756C64">
            <w:r w:rsidRPr="00EC76D5">
              <w:t>() -&gt; .</w:t>
            </w:r>
          </w:p>
          <w:p w14:paraId="23831C27" w14:textId="77777777" w:rsidR="00E40B78" w:rsidRPr="00EC76D5" w:rsidRDefault="00E40B78" w:rsidP="00756C64">
            <w:r w:rsidRPr="00EC76D5">
              <w:t>[]</w:t>
            </w:r>
          </w:p>
        </w:tc>
        <w:tc>
          <w:tcPr>
            <w:tcW w:w="1279" w:type="dxa"/>
          </w:tcPr>
          <w:p w14:paraId="77DBBB03" w14:textId="77777777" w:rsidR="00E40B78" w:rsidRPr="00EC76D5" w:rsidRDefault="00E40B78" w:rsidP="00756C64">
            <w:r w:rsidRPr="00EC76D5">
              <w:t>Highest</w:t>
            </w:r>
          </w:p>
        </w:tc>
        <w:tc>
          <w:tcPr>
            <w:tcW w:w="2274" w:type="dxa"/>
          </w:tcPr>
          <w:p w14:paraId="43A260CB" w14:textId="77777777" w:rsidR="00E40B78" w:rsidRPr="00EC76D5" w:rsidRDefault="00E40B78" w:rsidP="00756C64">
            <w:r w:rsidRPr="00EC76D5">
              <w:t>Left</w:t>
            </w:r>
          </w:p>
          <w:p w14:paraId="47682B94" w14:textId="77777777" w:rsidR="00E40B78" w:rsidRPr="00EC76D5" w:rsidRDefault="00E40B78" w:rsidP="00756C64">
            <w:r w:rsidRPr="00EC76D5">
              <w:t>Left</w:t>
            </w:r>
          </w:p>
        </w:tc>
        <w:tc>
          <w:tcPr>
            <w:tcW w:w="2294" w:type="dxa"/>
          </w:tcPr>
          <w:p w14:paraId="025CB2D2" w14:textId="77777777" w:rsidR="00E40B78" w:rsidRPr="00EC76D5" w:rsidRDefault="00E40B78" w:rsidP="00756C64">
            <w:r w:rsidRPr="00EC76D5">
              <w:t>No</w:t>
            </w:r>
          </w:p>
          <w:p w14:paraId="3944E4E7" w14:textId="77777777" w:rsidR="00E40B78" w:rsidRPr="00EC76D5" w:rsidRDefault="00E40B78" w:rsidP="00756C64">
            <w:r w:rsidRPr="00EC76D5">
              <w:t>Yes</w:t>
            </w:r>
          </w:p>
        </w:tc>
      </w:tr>
    </w:tbl>
    <w:p w14:paraId="17D84B2F" w14:textId="2DB3969C" w:rsidR="00864967" w:rsidRPr="00EC76D5" w:rsidRDefault="00864967" w:rsidP="00E40B78">
      <w:pPr>
        <w:pStyle w:val="Rubrik3"/>
      </w:pPr>
      <w:bookmarkStart w:id="307" w:name="_Toc481936186"/>
      <w:r w:rsidRPr="00EC76D5">
        <w:t>Syntax Tree Generation Methods</w:t>
      </w:r>
      <w:bookmarkEnd w:id="307"/>
    </w:p>
    <w:p w14:paraId="4E06814E" w14:textId="77777777" w:rsidR="008514DF" w:rsidRPr="00EC76D5" w:rsidRDefault="008514DF" w:rsidP="008514DF">
      <w:pPr>
        <w:pStyle w:val="CodeHeader"/>
      </w:pPr>
      <w:r w:rsidRPr="00EC76D5">
        <w:t>GenerateSyntaxTree.java</w:t>
      </w:r>
    </w:p>
    <w:p w14:paraId="3AF8BD14" w14:textId="77777777" w:rsidR="00C25EB5" w:rsidRPr="00EC76D5" w:rsidRDefault="008514DF" w:rsidP="008514DF">
      <w:pPr>
        <w:pStyle w:val="Code"/>
      </w:pPr>
      <w:r w:rsidRPr="00EC76D5">
        <w:t xml:space="preserve">  public static SyntaxTree generateUnaryTree(MiddleOperator operator,</w:t>
      </w:r>
    </w:p>
    <w:p w14:paraId="12609481" w14:textId="57CEE6EC" w:rsidR="008514DF" w:rsidRPr="00EC76D5" w:rsidRDefault="00C25EB5" w:rsidP="008514DF">
      <w:pPr>
        <w:pStyle w:val="Code"/>
      </w:pPr>
      <w:r w:rsidRPr="00EC76D5">
        <w:t xml:space="preserve">                                       </w:t>
      </w:r>
      <w:r w:rsidR="008514DF" w:rsidRPr="00EC76D5">
        <w:t xml:space="preserve"> Type type,</w:t>
      </w:r>
      <w:r w:rsidRPr="00EC76D5">
        <w:t xml:space="preserve"> </w:t>
      </w:r>
      <w:r w:rsidR="008514DF" w:rsidRPr="00EC76D5">
        <w:t>SyntaxTree childTree) {</w:t>
      </w:r>
    </w:p>
    <w:p w14:paraId="1E2DD45C" w14:textId="77777777" w:rsidR="008514DF" w:rsidRPr="00EC76D5" w:rsidRDefault="008514DF" w:rsidP="008514DF">
      <w:pPr>
        <w:pStyle w:val="Code"/>
      </w:pPr>
      <w:r w:rsidRPr="00EC76D5">
        <w:t xml:space="preserve">    SyntaxTree unaryTree = new SyntaxTree(operator, type);</w:t>
      </w:r>
    </w:p>
    <w:p w14:paraId="5F3897CE" w14:textId="77777777" w:rsidR="008514DF" w:rsidRPr="00EC76D5" w:rsidRDefault="008514DF" w:rsidP="008514DF">
      <w:pPr>
        <w:pStyle w:val="Code"/>
      </w:pPr>
      <w:r w:rsidRPr="00EC76D5">
        <w:t xml:space="preserve">    unaryTree.addChild(childTree);</w:t>
      </w:r>
    </w:p>
    <w:p w14:paraId="1924A9B5" w14:textId="77777777" w:rsidR="008514DF" w:rsidRPr="00EC76D5" w:rsidRDefault="008514DF" w:rsidP="008514DF">
      <w:pPr>
        <w:pStyle w:val="Code"/>
      </w:pPr>
      <w:r w:rsidRPr="00EC76D5">
        <w:t xml:space="preserve">    return unaryTree;</w:t>
      </w:r>
    </w:p>
    <w:p w14:paraId="2E8F3F80" w14:textId="77777777" w:rsidR="008514DF" w:rsidRPr="00EC76D5" w:rsidRDefault="008514DF" w:rsidP="008514DF">
      <w:pPr>
        <w:pStyle w:val="Code"/>
      </w:pPr>
      <w:r w:rsidRPr="00EC76D5">
        <w:t xml:space="preserve">  }</w:t>
      </w:r>
    </w:p>
    <w:p w14:paraId="4883D490" w14:textId="77777777" w:rsidR="008514DF" w:rsidRPr="00EC76D5" w:rsidRDefault="008514DF" w:rsidP="008514DF">
      <w:pPr>
        <w:pStyle w:val="Code"/>
      </w:pPr>
    </w:p>
    <w:p w14:paraId="65A856AB" w14:textId="5138BCA5" w:rsidR="009468F6" w:rsidRPr="00EC76D5" w:rsidRDefault="008514DF" w:rsidP="008514DF">
      <w:pPr>
        <w:pStyle w:val="Code"/>
      </w:pPr>
      <w:r w:rsidRPr="00EC76D5">
        <w:t xml:space="preserve">  public static SyntaxTree generateBinaryTree(MiddleOperator operator</w:t>
      </w:r>
      <w:r w:rsidR="009468F6" w:rsidRPr="00EC76D5">
        <w:t>,</w:t>
      </w:r>
    </w:p>
    <w:p w14:paraId="4989FC8A" w14:textId="391677AF" w:rsidR="009468F6" w:rsidRPr="00EC76D5" w:rsidRDefault="009468F6" w:rsidP="008514DF">
      <w:pPr>
        <w:pStyle w:val="Code"/>
      </w:pPr>
      <w:r w:rsidRPr="00EC76D5">
        <w:t xml:space="preserve">                                         </w:t>
      </w:r>
      <w:r w:rsidR="008514DF" w:rsidRPr="00EC76D5">
        <w:t>Type type,</w:t>
      </w:r>
      <w:r w:rsidRPr="00EC76D5">
        <w:t xml:space="preserve"> </w:t>
      </w:r>
      <w:r w:rsidR="008514DF" w:rsidRPr="00EC76D5">
        <w:t>SyntaxTree leftTree,</w:t>
      </w:r>
    </w:p>
    <w:p w14:paraId="7F72D06B" w14:textId="41127273" w:rsidR="008514DF" w:rsidRPr="00EC76D5" w:rsidRDefault="009468F6" w:rsidP="008514DF">
      <w:pPr>
        <w:pStyle w:val="Code"/>
      </w:pPr>
      <w:r w:rsidRPr="00EC76D5">
        <w:t xml:space="preserve">                                        </w:t>
      </w:r>
      <w:r w:rsidR="008514DF" w:rsidRPr="00EC76D5">
        <w:t xml:space="preserve"> SyntaxTree rightTree) {</w:t>
      </w:r>
    </w:p>
    <w:p w14:paraId="72B28EA8" w14:textId="77777777" w:rsidR="008514DF" w:rsidRPr="00EC76D5" w:rsidRDefault="008514DF" w:rsidP="008514DF">
      <w:pPr>
        <w:pStyle w:val="Code"/>
      </w:pPr>
      <w:r w:rsidRPr="00EC76D5">
        <w:lastRenderedPageBreak/>
        <w:t xml:space="preserve">    SyntaxTree binaryTree = new SyntaxTree(operator, type);</w:t>
      </w:r>
    </w:p>
    <w:p w14:paraId="4717B18D" w14:textId="77777777" w:rsidR="008514DF" w:rsidRPr="00EC76D5" w:rsidRDefault="008514DF" w:rsidP="008514DF">
      <w:pPr>
        <w:pStyle w:val="Code"/>
      </w:pPr>
      <w:r w:rsidRPr="00EC76D5">
        <w:t xml:space="preserve">    binaryTree.addChild(leftTree);</w:t>
      </w:r>
    </w:p>
    <w:p w14:paraId="73034510" w14:textId="77777777" w:rsidR="008514DF" w:rsidRPr="00EC76D5" w:rsidRDefault="008514DF" w:rsidP="008514DF">
      <w:pPr>
        <w:pStyle w:val="Code"/>
      </w:pPr>
      <w:r w:rsidRPr="00EC76D5">
        <w:t xml:space="preserve">    </w:t>
      </w:r>
    </w:p>
    <w:p w14:paraId="5F7D64A8" w14:textId="77777777" w:rsidR="008514DF" w:rsidRPr="00EC76D5" w:rsidRDefault="008514DF" w:rsidP="008514DF">
      <w:pPr>
        <w:pStyle w:val="Code"/>
      </w:pPr>
      <w:r w:rsidRPr="00EC76D5">
        <w:t xml:space="preserve">    if (MiddleCode.isShift(operator)) {</w:t>
      </w:r>
    </w:p>
    <w:p w14:paraId="688B65F5" w14:textId="77777777" w:rsidR="008514DF" w:rsidRPr="00EC76D5" w:rsidRDefault="008514DF" w:rsidP="008514DF">
      <w:pPr>
        <w:pStyle w:val="Code"/>
      </w:pPr>
      <w:r w:rsidRPr="00EC76D5">
        <w:t xml:space="preserve">      rightTree = TypeCast.implicitCast(rightTree, Type.SignedCharType);</w:t>
      </w:r>
    </w:p>
    <w:p w14:paraId="46D35B8B" w14:textId="77777777" w:rsidR="008514DF" w:rsidRPr="00EC76D5" w:rsidRDefault="008514DF" w:rsidP="008514DF">
      <w:pPr>
        <w:pStyle w:val="Code"/>
      </w:pPr>
      <w:r w:rsidRPr="00EC76D5">
        <w:t xml:space="preserve">    }</w:t>
      </w:r>
    </w:p>
    <w:p w14:paraId="356BC0C8" w14:textId="77777777" w:rsidR="008514DF" w:rsidRPr="00EC76D5" w:rsidRDefault="008514DF" w:rsidP="008514DF">
      <w:pPr>
        <w:pStyle w:val="Code"/>
      </w:pPr>
      <w:r w:rsidRPr="00EC76D5">
        <w:t xml:space="preserve">    </w:t>
      </w:r>
    </w:p>
    <w:p w14:paraId="01CF97F8" w14:textId="77777777" w:rsidR="008514DF" w:rsidRPr="00EC76D5" w:rsidRDefault="008514DF" w:rsidP="008514DF">
      <w:pPr>
        <w:pStyle w:val="Code"/>
      </w:pPr>
      <w:r w:rsidRPr="00EC76D5">
        <w:t xml:space="preserve">    binaryTree.addChild(rightTree);</w:t>
      </w:r>
    </w:p>
    <w:p w14:paraId="1405BA5F" w14:textId="77777777" w:rsidR="008514DF" w:rsidRPr="00EC76D5" w:rsidRDefault="008514DF" w:rsidP="008514DF">
      <w:pPr>
        <w:pStyle w:val="Code"/>
      </w:pPr>
      <w:r w:rsidRPr="00EC76D5">
        <w:t xml:space="preserve">    return binaryTree;</w:t>
      </w:r>
    </w:p>
    <w:p w14:paraId="3ACB879C" w14:textId="77777777" w:rsidR="008514DF" w:rsidRPr="00EC76D5" w:rsidRDefault="008514DF" w:rsidP="008514DF">
      <w:pPr>
        <w:pStyle w:val="Code"/>
      </w:pPr>
      <w:r w:rsidRPr="00EC76D5">
        <w:t xml:space="preserve">  }</w:t>
      </w:r>
    </w:p>
    <w:p w14:paraId="2D1E45E3" w14:textId="77777777" w:rsidR="008514DF" w:rsidRPr="00EC76D5" w:rsidRDefault="008514DF" w:rsidP="008514DF">
      <w:pPr>
        <w:pStyle w:val="Code"/>
      </w:pPr>
    </w:p>
    <w:p w14:paraId="7D6BE39D" w14:textId="77777777" w:rsidR="008514DF" w:rsidRPr="00EC76D5" w:rsidRDefault="008514DF" w:rsidP="008514DF">
      <w:pPr>
        <w:pStyle w:val="Code"/>
      </w:pPr>
      <w:r w:rsidRPr="00EC76D5">
        <w:t xml:space="preserve">  public static SyntaxTree generateValueTree(Symbol symbol) {</w:t>
      </w:r>
    </w:p>
    <w:p w14:paraId="2F07E92F" w14:textId="77777777" w:rsidR="008514DF" w:rsidRPr="00EC76D5" w:rsidRDefault="008514DF" w:rsidP="008514DF">
      <w:pPr>
        <w:pStyle w:val="Code"/>
      </w:pPr>
      <w:r w:rsidRPr="00EC76D5">
        <w:t xml:space="preserve">    return (new SyntaxTree(MiddleOperator.Value, symbol));</w:t>
      </w:r>
    </w:p>
    <w:p w14:paraId="5D898052" w14:textId="77777777" w:rsidR="008514DF" w:rsidRPr="00EC76D5" w:rsidRDefault="008514DF" w:rsidP="008514DF">
      <w:pPr>
        <w:pStyle w:val="Code"/>
      </w:pPr>
      <w:r w:rsidRPr="00EC76D5">
        <w:t xml:space="preserve">  }</w:t>
      </w:r>
    </w:p>
    <w:p w14:paraId="7F0CB83B" w14:textId="77777777" w:rsidR="008514DF" w:rsidRPr="00EC76D5" w:rsidRDefault="008514DF" w:rsidP="008514DF">
      <w:pPr>
        <w:pStyle w:val="Code"/>
      </w:pPr>
    </w:p>
    <w:p w14:paraId="2604A599" w14:textId="77777777" w:rsidR="008514DF" w:rsidRPr="00EC76D5" w:rsidRDefault="008514DF" w:rsidP="008514DF">
      <w:pPr>
        <w:pStyle w:val="Code"/>
      </w:pPr>
      <w:r w:rsidRPr="00EC76D5">
        <w:t xml:space="preserve">  public static SyntaxTree generateValueTree(Type type, Object value) {</w:t>
      </w:r>
    </w:p>
    <w:p w14:paraId="1B51A34B" w14:textId="77777777" w:rsidR="008514DF" w:rsidRPr="00EC76D5" w:rsidRDefault="008514DF" w:rsidP="008514DF">
      <w:pPr>
        <w:pStyle w:val="Code"/>
      </w:pPr>
      <w:r w:rsidRPr="00EC76D5">
        <w:t xml:space="preserve">    Symbol symbol = Symbol.createValueSymbol(type, value);</w:t>
      </w:r>
    </w:p>
    <w:p w14:paraId="25F23D61" w14:textId="77777777" w:rsidR="008514DF" w:rsidRPr="00EC76D5" w:rsidRDefault="008514DF" w:rsidP="008514DF">
      <w:pPr>
        <w:pStyle w:val="Code"/>
      </w:pPr>
      <w:r w:rsidRPr="00EC76D5">
        <w:t xml:space="preserve">    return (new SyntaxTree(MiddleOperator.Value, symbol));</w:t>
      </w:r>
    </w:p>
    <w:p w14:paraId="03CF67A4" w14:textId="59297081" w:rsidR="008514DF" w:rsidRPr="00EC76D5" w:rsidRDefault="008514DF" w:rsidP="008514DF">
      <w:pPr>
        <w:pStyle w:val="Code"/>
      </w:pPr>
      <w:r w:rsidRPr="00EC76D5">
        <w:t xml:space="preserve">  }</w:t>
      </w:r>
    </w:p>
    <w:p w14:paraId="737DBCAE" w14:textId="01C36C40" w:rsidR="00E40B78" w:rsidRPr="00EC76D5" w:rsidRDefault="00E40B78" w:rsidP="00E40B78">
      <w:pPr>
        <w:pStyle w:val="Rubrik3"/>
      </w:pPr>
      <w:bookmarkStart w:id="308" w:name="_Toc481936187"/>
      <w:r w:rsidRPr="00EC76D5">
        <w:t>Comma Expression</w:t>
      </w:r>
      <w:bookmarkEnd w:id="308"/>
    </w:p>
    <w:p w14:paraId="39BC49AF" w14:textId="77777777" w:rsidR="00E40B78" w:rsidRPr="00EC76D5" w:rsidRDefault="00E40B78" w:rsidP="00E40B78">
      <w:r w:rsidRPr="00EC76D5">
        <w:t>The comma operator has the lowest precedence. Both operands are evaluated and the result is the right operand, which means that the result of the left operand is discarded. The only meaningful application of the comma operator is to give the left operand a side effect. For instance:</w:t>
      </w:r>
    </w:p>
    <w:p w14:paraId="07639CC3" w14:textId="77777777" w:rsidR="00E40B78" w:rsidRPr="00EC76D5" w:rsidRDefault="00E40B78" w:rsidP="00E40B78">
      <w:pPr>
        <w:pStyle w:val="Code"/>
      </w:pPr>
      <w:r w:rsidRPr="00EC76D5">
        <w:t>++i, i + 1</w:t>
      </w:r>
    </w:p>
    <w:p w14:paraId="1381A4AF" w14:textId="0FCAB95D" w:rsidR="00E40B78" w:rsidRPr="00EC76D5" w:rsidRDefault="002E67B8" w:rsidP="00E40B78">
      <w:pPr>
        <w:pStyle w:val="CodeHeader"/>
      </w:pPr>
      <w:r>
        <w:t>MainParser.gppg</w:t>
      </w:r>
    </w:p>
    <w:p w14:paraId="2C9C5D48" w14:textId="77777777" w:rsidR="009A5DED" w:rsidRPr="00EC76D5" w:rsidRDefault="009A5DED" w:rsidP="009A5DED">
      <w:pPr>
        <w:pStyle w:val="Code"/>
      </w:pPr>
      <w:r w:rsidRPr="00EC76D5">
        <w:t>optional_expression:</w:t>
      </w:r>
    </w:p>
    <w:p w14:paraId="05B357A5" w14:textId="77777777" w:rsidR="009A5DED" w:rsidRPr="00EC76D5" w:rsidRDefault="009A5DED" w:rsidP="009A5DED">
      <w:pPr>
        <w:pStyle w:val="Code"/>
      </w:pPr>
      <w:r w:rsidRPr="00EC76D5">
        <w:t xml:space="preserve">    /* Empty. */ { $$ = null; }</w:t>
      </w:r>
    </w:p>
    <w:p w14:paraId="4C36092A" w14:textId="77777777" w:rsidR="009A5DED" w:rsidRPr="00EC76D5" w:rsidRDefault="009A5DED" w:rsidP="009A5DED">
      <w:pPr>
        <w:pStyle w:val="Code"/>
      </w:pPr>
      <w:r w:rsidRPr="00EC76D5">
        <w:t xml:space="preserve">  | expression   { $$ = $1;   };</w:t>
      </w:r>
    </w:p>
    <w:p w14:paraId="500A8140" w14:textId="77777777" w:rsidR="009A5DED" w:rsidRPr="00EC76D5" w:rsidRDefault="009A5DED" w:rsidP="009A5DED">
      <w:pPr>
        <w:pStyle w:val="Code"/>
      </w:pPr>
    </w:p>
    <w:p w14:paraId="3E0D4ACB" w14:textId="77777777" w:rsidR="009A5DED" w:rsidRPr="00EC76D5" w:rsidRDefault="009A5DED" w:rsidP="009A5DED">
      <w:pPr>
        <w:pStyle w:val="Code"/>
      </w:pPr>
      <w:r w:rsidRPr="00EC76D5">
        <w:t>expression:</w:t>
      </w:r>
    </w:p>
    <w:p w14:paraId="1EFB1FB8" w14:textId="77777777" w:rsidR="009A5DED" w:rsidRPr="00EC76D5" w:rsidRDefault="009A5DED" w:rsidP="009A5DED">
      <w:pPr>
        <w:pStyle w:val="Code"/>
      </w:pPr>
      <w:r w:rsidRPr="00EC76D5">
        <w:t xml:space="preserve">    assignment_expression {</w:t>
      </w:r>
    </w:p>
    <w:p w14:paraId="22FCA4BF" w14:textId="77777777" w:rsidR="009A5DED" w:rsidRPr="00EC76D5" w:rsidRDefault="009A5DED" w:rsidP="009A5DED">
      <w:pPr>
        <w:pStyle w:val="Code"/>
      </w:pPr>
      <w:r w:rsidRPr="00EC76D5">
        <w:t xml:space="preserve">      $$ = $1;</w:t>
      </w:r>
    </w:p>
    <w:p w14:paraId="5148F120" w14:textId="77777777" w:rsidR="009A5DED" w:rsidRPr="00EC76D5" w:rsidRDefault="009A5DED" w:rsidP="009A5DED">
      <w:pPr>
        <w:pStyle w:val="Code"/>
      </w:pPr>
      <w:r w:rsidRPr="00EC76D5">
        <w:t xml:space="preserve">    }</w:t>
      </w:r>
    </w:p>
    <w:p w14:paraId="76574C3D" w14:textId="77777777" w:rsidR="009A5DED" w:rsidRPr="00EC76D5" w:rsidRDefault="009A5DED" w:rsidP="009A5DED">
      <w:pPr>
        <w:pStyle w:val="Code"/>
      </w:pPr>
      <w:r w:rsidRPr="00EC76D5">
        <w:t xml:space="preserve">  | expression COMMA assignment_expression {</w:t>
      </w:r>
    </w:p>
    <w:p w14:paraId="0E14A46B" w14:textId="77777777" w:rsidR="009A5DED" w:rsidRPr="00EC76D5" w:rsidRDefault="009A5DED" w:rsidP="009A5DED">
      <w:pPr>
        <w:pStyle w:val="Code"/>
      </w:pPr>
      <w:r w:rsidRPr="00EC76D5">
        <w:t xml:space="preserve">      $$ = SyntaxTreeGenerator.generateCommaExpression($1, $3);</w:t>
      </w:r>
    </w:p>
    <w:p w14:paraId="49E09D91" w14:textId="77777777" w:rsidR="009A5DED" w:rsidRPr="00EC76D5" w:rsidRDefault="009A5DED" w:rsidP="009A5DED">
      <w:pPr>
        <w:pStyle w:val="Code"/>
      </w:pPr>
      <w:r w:rsidRPr="00EC76D5">
        <w:t xml:space="preserve">    };</w:t>
      </w:r>
    </w:p>
    <w:p w14:paraId="40F55A9F" w14:textId="5FF4B56A" w:rsidR="00E40B78" w:rsidRPr="00EC76D5" w:rsidRDefault="00E40B78" w:rsidP="009A5DED">
      <w:r w:rsidRPr="00EC76D5">
        <w:t xml:space="preserve">The only thing to do </w:t>
      </w:r>
      <w:r w:rsidRPr="00EC76D5">
        <w:rPr>
          <w:rStyle w:val="CodeInText"/>
        </w:rPr>
        <w:t>generateCommaExpression</w:t>
      </w:r>
      <w:r w:rsidRPr="00EC76D5">
        <w:t xml:space="preserve"> is to backpatch the true and false set of the left expression to the beginning of the right expression.</w:t>
      </w:r>
    </w:p>
    <w:p w14:paraId="1FA25317" w14:textId="140D3980" w:rsidR="00E40B78" w:rsidRPr="00EC76D5" w:rsidRDefault="009A5FF5" w:rsidP="00E40B78">
      <w:pPr>
        <w:pStyle w:val="CodeHeader"/>
      </w:pPr>
      <w:r w:rsidRPr="00EC76D5">
        <w:t>GenerateSyntaxTree.java</w:t>
      </w:r>
    </w:p>
    <w:p w14:paraId="78524745" w14:textId="77777777" w:rsidR="00456BF9" w:rsidRPr="00EC76D5" w:rsidRDefault="00456BF9" w:rsidP="00456BF9">
      <w:pPr>
        <w:pStyle w:val="Code"/>
      </w:pPr>
      <w:r w:rsidRPr="00EC76D5">
        <w:t xml:space="preserve">  public static SyntaxTree generateCommaExpression(SyntaxTree leftTree,</w:t>
      </w:r>
    </w:p>
    <w:p w14:paraId="07852AAA" w14:textId="77777777" w:rsidR="00456BF9" w:rsidRPr="00EC76D5" w:rsidRDefault="00456BF9" w:rsidP="00456BF9">
      <w:pPr>
        <w:pStyle w:val="Code"/>
      </w:pPr>
      <w:r w:rsidRPr="00EC76D5">
        <w:t xml:space="preserve">                                                   SyntaxTree rightTree) {</w:t>
      </w:r>
    </w:p>
    <w:p w14:paraId="35BF0048" w14:textId="77777777" w:rsidR="00D231A8" w:rsidRPr="00EC76D5" w:rsidRDefault="00456BF9" w:rsidP="00456BF9">
      <w:pPr>
        <w:pStyle w:val="Code"/>
      </w:pPr>
      <w:r w:rsidRPr="00EC76D5">
        <w:t xml:space="preserve">    return generateBinaryTree(MiddleOperator.Comma, rightTree.getType(),</w:t>
      </w:r>
    </w:p>
    <w:p w14:paraId="1AC27455" w14:textId="76D41408" w:rsidR="00456BF9" w:rsidRPr="00EC76D5" w:rsidRDefault="00D231A8" w:rsidP="00456BF9">
      <w:pPr>
        <w:pStyle w:val="Code"/>
      </w:pPr>
      <w:r w:rsidRPr="00EC76D5">
        <w:t xml:space="preserve">                             </w:t>
      </w:r>
      <w:r w:rsidR="00456BF9" w:rsidRPr="00EC76D5">
        <w:t xml:space="preserve"> leftTree, rightTree);</w:t>
      </w:r>
    </w:p>
    <w:p w14:paraId="66D5E5EF" w14:textId="77777777" w:rsidR="00456BF9" w:rsidRPr="00EC76D5" w:rsidRDefault="00456BF9" w:rsidP="00456BF9">
      <w:pPr>
        <w:pStyle w:val="Code"/>
        <w:rPr>
          <w:rFonts w:ascii="Times New Roman" w:eastAsiaTheme="majorEastAsia" w:hAnsi="Times New Roman" w:cstheme="majorBidi"/>
          <w:b/>
          <w:noProof w:val="0"/>
          <w:sz w:val="32"/>
          <w:szCs w:val="24"/>
        </w:rPr>
      </w:pPr>
      <w:r w:rsidRPr="00EC76D5">
        <w:t xml:space="preserve">  }</w:t>
      </w:r>
    </w:p>
    <w:p w14:paraId="10D50D16" w14:textId="4E8A355C" w:rsidR="00E40B78" w:rsidRPr="00EC76D5" w:rsidRDefault="00E40B78" w:rsidP="00456BF9">
      <w:pPr>
        <w:pStyle w:val="Rubrik3"/>
      </w:pPr>
      <w:bookmarkStart w:id="309" w:name="_Toc481936188"/>
      <w:r w:rsidRPr="00EC76D5">
        <w:t>Logical Expression</w:t>
      </w:r>
      <w:bookmarkEnd w:id="309"/>
    </w:p>
    <w:p w14:paraId="4CB972BC" w14:textId="6877ABA9" w:rsidR="00E40B78" w:rsidRPr="00EC76D5" w:rsidRDefault="00E40B78" w:rsidP="00E40B78">
      <w:r w:rsidRPr="00EC76D5">
        <w:t xml:space="preserve">As stated in Section </w:t>
      </w:r>
      <w:r w:rsidRPr="00EC76D5">
        <w:fldChar w:fldCharType="begin"/>
      </w:r>
      <w:r w:rsidRPr="00EC76D5">
        <w:instrText xml:space="preserve"> REF _Ref418346929 \r \h </w:instrText>
      </w:r>
      <w:r w:rsidRPr="00EC76D5">
        <w:fldChar w:fldCharType="separate"/>
      </w:r>
      <w:r w:rsidR="00545E00" w:rsidRPr="00EC76D5">
        <w:t>0</w:t>
      </w:r>
      <w:r w:rsidRPr="00EC76D5">
        <w:fldChar w:fldCharType="end"/>
      </w:r>
      <w:r w:rsidRPr="00EC76D5">
        <w:t xml:space="preserve">, there is no logical type in C. However, there are a number on occasions (if, while, do, while statements) when we need to test whether a value is true or false or. If the expression equals zero it is considered false, otherwise it is true. Since C supports lazy evaluation we need to generate two statements that perform jumps to two different addresses depending on whether the expression is true or </w:t>
      </w:r>
      <w:r w:rsidRPr="00EC76D5">
        <w:lastRenderedPageBreak/>
        <w:t>false. If the expression is constant we can detmine its value alrady at compile-time and only generate one jump statement.</w:t>
      </w:r>
    </w:p>
    <w:p w14:paraId="01736580" w14:textId="6C10595C" w:rsidR="00E40B78" w:rsidRPr="00EC76D5" w:rsidRDefault="00E40B78" w:rsidP="00E40B78">
      <w:r w:rsidRPr="00EC76D5">
        <w:t xml:space="preserve">The </w:t>
      </w:r>
      <w:r w:rsidRPr="00EC76D5">
        <w:rPr>
          <w:rStyle w:val="CodeInText"/>
        </w:rPr>
        <w:t>generateLogicalExpression</w:t>
      </w:r>
      <w:r w:rsidRPr="00EC76D5">
        <w:t xml:space="preserve"> method makes sure the expression already is logical (the </w:t>
      </w:r>
      <w:r w:rsidRPr="00EC76D5">
        <w:rPr>
          <w:rStyle w:val="CodeInText"/>
        </w:rPr>
        <w:t>m_sort</w:t>
      </w:r>
      <w:r w:rsidRPr="00EC76D5">
        <w:t xml:space="preserve"> field is </w:t>
      </w:r>
      <w:r w:rsidRPr="00EC76D5">
        <w:rPr>
          <w:rStyle w:val="CodeInText"/>
        </w:rPr>
        <w:t>Logical</w:t>
      </w:r>
      <w:r w:rsidRPr="00EC76D5">
        <w:t>) or transforms into a logical expression. Every expression of integral, pointer, or floating type can be transferred into a logical expression. So</w:t>
      </w:r>
      <w:r w:rsidR="005A2455" w:rsidRPr="00EC76D5">
        <w:t xml:space="preserve"> </w:t>
      </w:r>
      <w:r w:rsidRPr="00EC76D5">
        <w:t>can functions and arrays as they are implicitly transformed into pointers. The only types not possible to transform into logical expressions are structs and unions.</w:t>
      </w:r>
    </w:p>
    <w:p w14:paraId="430992C0" w14:textId="2E222242" w:rsidR="00E40B78" w:rsidRPr="00EC76D5" w:rsidRDefault="00E40B78" w:rsidP="00E40B78">
      <w:r w:rsidRPr="00EC76D5">
        <w:t xml:space="preserve">If the symbol is a function or array, it shall </w:t>
      </w:r>
      <w:r w:rsidR="001E0173" w:rsidRPr="00EC76D5">
        <w:t>be</w:t>
      </w:r>
      <w:r w:rsidRPr="00EC76D5">
        <w:t xml:space="preserve"> true if its address does not equal zero. However, we do not need to actually compare the address since functions and arrays are always located at memory addresses greater than zero. Therefore, in the case of function or array, we consider them to always be true and add the next middle code address to the true set and let the false set be null. </w:t>
      </w:r>
    </w:p>
    <w:p w14:paraId="614FB2E1" w14:textId="77777777" w:rsidR="00E40B78" w:rsidRPr="00EC76D5" w:rsidRDefault="00E40B78" w:rsidP="00E40B78">
      <w:r w:rsidRPr="00EC76D5">
        <w:t>When generating logical expression for integral, pointer, or floating expressions, we have tree cases to consider:</w:t>
      </w:r>
    </w:p>
    <w:p w14:paraId="498E52F4" w14:textId="77777777" w:rsidR="00E40B78" w:rsidRPr="00EC76D5" w:rsidRDefault="00E40B78" w:rsidP="00E40B78">
      <w:pPr>
        <w:pStyle w:val="Liststycke"/>
        <w:numPr>
          <w:ilvl w:val="0"/>
          <w:numId w:val="81"/>
        </w:numPr>
      </w:pPr>
      <w:r w:rsidRPr="00EC76D5">
        <w:t xml:space="preserve">The expression is constant and equals zero. We generate an unconditional jump middle code instruction and add its address (the address is given by the current size of the </w:t>
      </w:r>
      <w:r w:rsidRPr="00EC76D5">
        <w:rPr>
          <w:rStyle w:val="CodeInText"/>
        </w:rPr>
        <w:t>Main.MiddleCodeList</w:t>
      </w:r>
      <w:r w:rsidRPr="00EC76D5">
        <w:t xml:space="preserve"> list) to the resulting false set, and set the result true set to null.</w:t>
      </w:r>
    </w:p>
    <w:p w14:paraId="74114616" w14:textId="77777777" w:rsidR="00E40B78" w:rsidRPr="00EC76D5" w:rsidRDefault="00E40B78" w:rsidP="00E40B78">
      <w:pPr>
        <w:pStyle w:val="Liststycke"/>
        <w:numPr>
          <w:ilvl w:val="0"/>
          <w:numId w:val="81"/>
        </w:numPr>
      </w:pPr>
      <w:r w:rsidRPr="00EC76D5">
        <w:t>It is constant but does not equal zero. We do the opposite: we generate an unconditional jump middle code instruction and add its address to the resulting true set, and set the result false set to null.</w:t>
      </w:r>
    </w:p>
    <w:p w14:paraId="55BAA5F6" w14:textId="77777777" w:rsidR="00E40B78" w:rsidRPr="00EC76D5" w:rsidRDefault="00E40B78" w:rsidP="00E40B78">
      <w:pPr>
        <w:pStyle w:val="Liststycke"/>
        <w:numPr>
          <w:ilvl w:val="0"/>
          <w:numId w:val="81"/>
        </w:numPr>
      </w:pPr>
      <w:r w:rsidRPr="00EC76D5">
        <w:t>It is not constant and therefore its value cannot be determined in compile-time. We add a conditional jump middle code instruction, where we compare the expression to zero, and add its address to the true set. We then add an unconditional jump statement and adds its address to the false set.</w:t>
      </w:r>
    </w:p>
    <w:p w14:paraId="747DC4D3" w14:textId="77777777" w:rsidR="00E40B78" w:rsidRPr="00EC76D5" w:rsidRDefault="00E40B78" w:rsidP="00E40B78">
      <w:r w:rsidRPr="00EC76D5">
        <w:t>The jump instructions will later be backpatched to jump to suitable addresses depending on whether the expression is true or false.</w:t>
      </w:r>
    </w:p>
    <w:p w14:paraId="17F4D987" w14:textId="7C38688B" w:rsidR="00E40B78" w:rsidRPr="00EC76D5" w:rsidRDefault="00E40B78" w:rsidP="00E40B78">
      <w:r w:rsidRPr="00EC76D5">
        <w:t xml:space="preserve">Finally, if the symbol type is none of the above, it </w:t>
      </w:r>
      <w:r w:rsidR="00800854" w:rsidRPr="00EC76D5">
        <w:t>must</w:t>
      </w:r>
      <w:r w:rsidRPr="00EC76D5">
        <w:t xml:space="preserve"> be a struct or union, which are not possible to transform into logical type.</w:t>
      </w:r>
    </w:p>
    <w:p w14:paraId="5B3672E3" w14:textId="77777777" w:rsidR="00331FA3" w:rsidRPr="00EC76D5" w:rsidRDefault="00331FA3" w:rsidP="00331FA3">
      <w:pPr>
        <w:pStyle w:val="Code"/>
      </w:pPr>
      <w:r w:rsidRPr="00EC76D5">
        <w:t xml:space="preserve">  public static SyntaxTree toLogicalExpression(SyntaxTree tree) {</w:t>
      </w:r>
    </w:p>
    <w:p w14:paraId="52E25CC2" w14:textId="77777777" w:rsidR="00331FA3" w:rsidRPr="00EC76D5" w:rsidRDefault="00331FA3" w:rsidP="00331FA3">
      <w:pPr>
        <w:pStyle w:val="Code"/>
      </w:pPr>
      <w:r w:rsidRPr="00EC76D5">
        <w:t xml:space="preserve">    if (tree == null) {</w:t>
      </w:r>
    </w:p>
    <w:p w14:paraId="510D66B3" w14:textId="77777777" w:rsidR="00331FA3" w:rsidRPr="00EC76D5" w:rsidRDefault="00331FA3" w:rsidP="00331FA3">
      <w:pPr>
        <w:pStyle w:val="Code"/>
      </w:pPr>
      <w:r w:rsidRPr="00EC76D5">
        <w:t xml:space="preserve">      return null;      </w:t>
      </w:r>
    </w:p>
    <w:p w14:paraId="0A29D445" w14:textId="77777777" w:rsidR="00331FA3" w:rsidRPr="00EC76D5" w:rsidRDefault="00331FA3" w:rsidP="00331FA3">
      <w:pPr>
        <w:pStyle w:val="Code"/>
      </w:pPr>
      <w:r w:rsidRPr="00EC76D5">
        <w:t xml:space="preserve">    }</w:t>
      </w:r>
    </w:p>
    <w:p w14:paraId="01C11C7C" w14:textId="77777777" w:rsidR="00331FA3" w:rsidRPr="00EC76D5" w:rsidRDefault="00331FA3" w:rsidP="00331FA3">
      <w:pPr>
        <w:pStyle w:val="Code"/>
      </w:pPr>
      <w:r w:rsidRPr="00EC76D5">
        <w:t xml:space="preserve">    </w:t>
      </w:r>
    </w:p>
    <w:p w14:paraId="686E641C" w14:textId="77777777" w:rsidR="00331FA3" w:rsidRPr="00EC76D5" w:rsidRDefault="00331FA3" w:rsidP="00331FA3">
      <w:pPr>
        <w:pStyle w:val="Code"/>
      </w:pPr>
      <w:r w:rsidRPr="00EC76D5">
        <w:t xml:space="preserve">    Type type = tree.getType();</w:t>
      </w:r>
    </w:p>
    <w:p w14:paraId="0AA8AF68" w14:textId="77777777" w:rsidR="002561C9" w:rsidRPr="00EC76D5" w:rsidRDefault="00331FA3" w:rsidP="00331FA3">
      <w:pPr>
        <w:pStyle w:val="Code"/>
      </w:pPr>
      <w:r w:rsidRPr="00EC76D5">
        <w:t xml:space="preserve">    Asser</w:t>
      </w:r>
      <w:r w:rsidR="002561C9" w:rsidRPr="00EC76D5">
        <w:t>t.error(!type.isVoid(), "void",</w:t>
      </w:r>
    </w:p>
    <w:p w14:paraId="6E0386AC" w14:textId="78DFE1F1" w:rsidR="00331FA3" w:rsidRPr="00EC76D5" w:rsidRDefault="002561C9" w:rsidP="00331FA3">
      <w:pPr>
        <w:pStyle w:val="Code"/>
      </w:pPr>
      <w:r w:rsidRPr="00EC76D5">
        <w:t xml:space="preserve">                 </w:t>
      </w:r>
      <w:r w:rsidR="00331FA3" w:rsidRPr="00EC76D5">
        <w:t>"cannot be converted to logical type");</w:t>
      </w:r>
    </w:p>
    <w:p w14:paraId="1ADBBB56" w14:textId="77777777" w:rsidR="002561C9" w:rsidRPr="00EC76D5" w:rsidRDefault="00331FA3" w:rsidP="00331FA3">
      <w:pPr>
        <w:pStyle w:val="Code"/>
      </w:pPr>
      <w:r w:rsidRPr="00EC76D5">
        <w:t xml:space="preserve">    Assert.er</w:t>
      </w:r>
      <w:r w:rsidR="002561C9" w:rsidRPr="00EC76D5">
        <w:t>ror(!type.isStruct(), "struct",</w:t>
      </w:r>
    </w:p>
    <w:p w14:paraId="18527909" w14:textId="32E59FE2" w:rsidR="00331FA3" w:rsidRPr="00EC76D5" w:rsidRDefault="002561C9" w:rsidP="00331FA3">
      <w:pPr>
        <w:pStyle w:val="Code"/>
      </w:pPr>
      <w:r w:rsidRPr="00EC76D5">
        <w:t xml:space="preserve">                 </w:t>
      </w:r>
      <w:r w:rsidR="00331FA3" w:rsidRPr="00EC76D5">
        <w:t>"cannot be converted to logical type");</w:t>
      </w:r>
    </w:p>
    <w:p w14:paraId="230F2B1F" w14:textId="77777777" w:rsidR="002561C9" w:rsidRPr="00EC76D5" w:rsidRDefault="00331FA3" w:rsidP="00331FA3">
      <w:pPr>
        <w:pStyle w:val="Code"/>
      </w:pPr>
      <w:r w:rsidRPr="00EC76D5">
        <w:t xml:space="preserve">    Assert.</w:t>
      </w:r>
      <w:r w:rsidR="002561C9" w:rsidRPr="00EC76D5">
        <w:t>error(!type.isUnion(), "union",</w:t>
      </w:r>
    </w:p>
    <w:p w14:paraId="2EFA0E2F" w14:textId="04FA046B" w:rsidR="00331FA3" w:rsidRPr="00EC76D5" w:rsidRDefault="002561C9" w:rsidP="00331FA3">
      <w:pPr>
        <w:pStyle w:val="Code"/>
      </w:pPr>
      <w:r w:rsidRPr="00EC76D5">
        <w:t xml:space="preserve">                 </w:t>
      </w:r>
      <w:r w:rsidR="00331FA3" w:rsidRPr="00EC76D5">
        <w:t>"cannot be converted to logical type");</w:t>
      </w:r>
    </w:p>
    <w:p w14:paraId="49FEF897" w14:textId="77777777" w:rsidR="00331FA3" w:rsidRPr="00EC76D5" w:rsidRDefault="00331FA3" w:rsidP="00331FA3">
      <w:pPr>
        <w:pStyle w:val="Code"/>
      </w:pPr>
    </w:p>
    <w:p w14:paraId="559398B0" w14:textId="77777777" w:rsidR="00331FA3" w:rsidRPr="00EC76D5" w:rsidRDefault="00331FA3" w:rsidP="00331FA3">
      <w:pPr>
        <w:pStyle w:val="Code"/>
      </w:pPr>
      <w:r w:rsidRPr="00EC76D5">
        <w:t xml:space="preserve">    if (type.isFunctionOrArray()) {</w:t>
      </w:r>
    </w:p>
    <w:p w14:paraId="1A557DFE" w14:textId="77777777" w:rsidR="00331FA3" w:rsidRPr="00EC76D5" w:rsidRDefault="00331FA3" w:rsidP="00331FA3">
      <w:pPr>
        <w:pStyle w:val="Code"/>
      </w:pPr>
      <w:r w:rsidRPr="00EC76D5">
        <w:t xml:space="preserve">      return generateValueTree(Type.LogicalType, Boolean.TRUE);</w:t>
      </w:r>
    </w:p>
    <w:p w14:paraId="5CCF3BE2" w14:textId="77777777" w:rsidR="00331FA3" w:rsidRPr="00EC76D5" w:rsidRDefault="00331FA3" w:rsidP="00331FA3">
      <w:pPr>
        <w:pStyle w:val="Code"/>
      </w:pPr>
      <w:r w:rsidRPr="00EC76D5">
        <w:t xml:space="preserve">    }</w:t>
      </w:r>
    </w:p>
    <w:p w14:paraId="1539394D" w14:textId="77777777" w:rsidR="00331FA3" w:rsidRPr="00EC76D5" w:rsidRDefault="00331FA3" w:rsidP="00331FA3">
      <w:pPr>
        <w:pStyle w:val="Code"/>
      </w:pPr>
      <w:r w:rsidRPr="00EC76D5">
        <w:t xml:space="preserve">    else if (type.isArithmeticOrPointer()) {</w:t>
      </w:r>
    </w:p>
    <w:p w14:paraId="302F8977" w14:textId="77777777" w:rsidR="002561C9" w:rsidRPr="00EC76D5" w:rsidRDefault="00331FA3" w:rsidP="00331FA3">
      <w:pPr>
        <w:pStyle w:val="Code"/>
      </w:pPr>
      <w:r w:rsidRPr="00EC76D5">
        <w:t xml:space="preserve">      return generateUnaryTree(MiddleOperator.ArithmeticToLogical,</w:t>
      </w:r>
    </w:p>
    <w:p w14:paraId="4F57FD8A" w14:textId="1EA7B298" w:rsidR="00331FA3" w:rsidRPr="00EC76D5" w:rsidRDefault="002561C9" w:rsidP="00331FA3">
      <w:pPr>
        <w:pStyle w:val="Code"/>
      </w:pPr>
      <w:r w:rsidRPr="00EC76D5">
        <w:t xml:space="preserve">                              </w:t>
      </w:r>
      <w:r w:rsidR="00331FA3" w:rsidRPr="00EC76D5">
        <w:t xml:space="preserve"> Type.LogicalType, tree);</w:t>
      </w:r>
    </w:p>
    <w:p w14:paraId="7DA6644E" w14:textId="77777777" w:rsidR="00331FA3" w:rsidRPr="00EC76D5" w:rsidRDefault="00331FA3" w:rsidP="00331FA3">
      <w:pPr>
        <w:pStyle w:val="Code"/>
      </w:pPr>
      <w:r w:rsidRPr="00EC76D5">
        <w:t xml:space="preserve">    }</w:t>
      </w:r>
    </w:p>
    <w:p w14:paraId="736307FB" w14:textId="77777777" w:rsidR="00331FA3" w:rsidRPr="00EC76D5" w:rsidRDefault="00331FA3" w:rsidP="00331FA3">
      <w:pPr>
        <w:pStyle w:val="Code"/>
      </w:pPr>
      <w:r w:rsidRPr="00EC76D5">
        <w:t xml:space="preserve">    else if (type.isLogical()) {</w:t>
      </w:r>
    </w:p>
    <w:p w14:paraId="39362DEE" w14:textId="77777777" w:rsidR="00331FA3" w:rsidRPr="00EC76D5" w:rsidRDefault="00331FA3" w:rsidP="00331FA3">
      <w:pPr>
        <w:pStyle w:val="Code"/>
      </w:pPr>
      <w:r w:rsidRPr="00EC76D5">
        <w:t xml:space="preserve">      return tree;</w:t>
      </w:r>
    </w:p>
    <w:p w14:paraId="6E8CE624" w14:textId="77777777" w:rsidR="00331FA3" w:rsidRPr="00EC76D5" w:rsidRDefault="00331FA3" w:rsidP="00331FA3">
      <w:pPr>
        <w:pStyle w:val="Code"/>
      </w:pPr>
      <w:r w:rsidRPr="00EC76D5">
        <w:lastRenderedPageBreak/>
        <w:t xml:space="preserve">    }</w:t>
      </w:r>
    </w:p>
    <w:p w14:paraId="2E65D563" w14:textId="77777777" w:rsidR="00331FA3" w:rsidRPr="00EC76D5" w:rsidRDefault="00331FA3" w:rsidP="00331FA3">
      <w:pPr>
        <w:pStyle w:val="Code"/>
      </w:pPr>
      <w:r w:rsidRPr="00EC76D5">
        <w:t xml:space="preserve">    else {</w:t>
      </w:r>
    </w:p>
    <w:p w14:paraId="13B7F66F" w14:textId="77777777" w:rsidR="00331FA3" w:rsidRPr="00EC76D5" w:rsidRDefault="00331FA3" w:rsidP="00331FA3">
      <w:pPr>
        <w:pStyle w:val="Code"/>
      </w:pPr>
      <w:r w:rsidRPr="00EC76D5">
        <w:t xml:space="preserve">      Assert.error("toLogical");</w:t>
      </w:r>
    </w:p>
    <w:p w14:paraId="1375AE09" w14:textId="77777777" w:rsidR="00331FA3" w:rsidRPr="00EC76D5" w:rsidRDefault="00331FA3" w:rsidP="00331FA3">
      <w:pPr>
        <w:pStyle w:val="Code"/>
      </w:pPr>
      <w:r w:rsidRPr="00EC76D5">
        <w:t xml:space="preserve">      return null;</w:t>
      </w:r>
    </w:p>
    <w:p w14:paraId="24A23B1B" w14:textId="77777777" w:rsidR="00331FA3" w:rsidRPr="00EC76D5" w:rsidRDefault="00331FA3" w:rsidP="00331FA3">
      <w:pPr>
        <w:pStyle w:val="Code"/>
      </w:pPr>
      <w:r w:rsidRPr="00EC76D5">
        <w:t xml:space="preserve">    }</w:t>
      </w:r>
    </w:p>
    <w:p w14:paraId="32659783" w14:textId="2C6F5F2A" w:rsidR="00331FA3" w:rsidRPr="00EC76D5" w:rsidRDefault="00331FA3" w:rsidP="00331FA3">
      <w:pPr>
        <w:pStyle w:val="Code"/>
      </w:pPr>
      <w:r w:rsidRPr="00EC76D5">
        <w:t xml:space="preserve">  }</w:t>
      </w:r>
    </w:p>
    <w:p w14:paraId="6E5931A0" w14:textId="77777777" w:rsidR="00800854" w:rsidRPr="00EC76D5" w:rsidRDefault="00800854" w:rsidP="00800854">
      <w:pPr>
        <w:pStyle w:val="Code"/>
      </w:pPr>
    </w:p>
    <w:p w14:paraId="010ACFD5" w14:textId="27BF3B78" w:rsidR="00800854" w:rsidRPr="00EC76D5" w:rsidRDefault="00800854" w:rsidP="00800854">
      <w:pPr>
        <w:pStyle w:val="Code"/>
      </w:pPr>
      <w:r w:rsidRPr="00EC76D5">
        <w:t xml:space="preserve">  public static SyntaxTree checkLogicalExpression(SyntaxTree tree) {</w:t>
      </w:r>
    </w:p>
    <w:p w14:paraId="16D3D587" w14:textId="77777777" w:rsidR="00800854" w:rsidRPr="00EC76D5" w:rsidRDefault="00800854" w:rsidP="00800854">
      <w:pPr>
        <w:pStyle w:val="Code"/>
      </w:pPr>
      <w:r w:rsidRPr="00EC76D5">
        <w:t xml:space="preserve">    if (tree.getType().isLogical()) {</w:t>
      </w:r>
    </w:p>
    <w:p w14:paraId="57B369E5" w14:textId="77777777" w:rsidR="00800854" w:rsidRPr="00EC76D5" w:rsidRDefault="00800854" w:rsidP="00800854">
      <w:pPr>
        <w:pStyle w:val="Code"/>
      </w:pPr>
      <w:r w:rsidRPr="00EC76D5">
        <w:t xml:space="preserve">      return generateUnaryTree(MiddleOperator.LogicalToIntegral,</w:t>
      </w:r>
    </w:p>
    <w:p w14:paraId="18F250F8" w14:textId="77777777" w:rsidR="00800854" w:rsidRPr="00EC76D5" w:rsidRDefault="00800854" w:rsidP="00800854">
      <w:pPr>
        <w:pStyle w:val="Code"/>
      </w:pPr>
      <w:r w:rsidRPr="00EC76D5">
        <w:t xml:space="preserve">                               Type.SignedIntegerType, tree);</w:t>
      </w:r>
    </w:p>
    <w:p w14:paraId="231902ED" w14:textId="77777777" w:rsidR="00800854" w:rsidRPr="00EC76D5" w:rsidRDefault="00800854" w:rsidP="00800854">
      <w:pPr>
        <w:pStyle w:val="Code"/>
      </w:pPr>
      <w:r w:rsidRPr="00EC76D5">
        <w:t xml:space="preserve">    }</w:t>
      </w:r>
    </w:p>
    <w:p w14:paraId="119206DB" w14:textId="77777777" w:rsidR="00800854" w:rsidRPr="00EC76D5" w:rsidRDefault="00800854" w:rsidP="00800854">
      <w:pPr>
        <w:pStyle w:val="Code"/>
      </w:pPr>
      <w:r w:rsidRPr="00EC76D5">
        <w:t xml:space="preserve">    </w:t>
      </w:r>
    </w:p>
    <w:p w14:paraId="2A1DC159" w14:textId="77777777" w:rsidR="00800854" w:rsidRPr="00EC76D5" w:rsidRDefault="00800854" w:rsidP="00800854">
      <w:pPr>
        <w:pStyle w:val="Code"/>
      </w:pPr>
      <w:r w:rsidRPr="00EC76D5">
        <w:t xml:space="preserve">    return tree;</w:t>
      </w:r>
    </w:p>
    <w:p w14:paraId="47A2A0F8" w14:textId="528F393D" w:rsidR="00800854" w:rsidRPr="00EC76D5" w:rsidRDefault="00800854" w:rsidP="00800854">
      <w:pPr>
        <w:pStyle w:val="Code"/>
      </w:pPr>
      <w:r w:rsidRPr="00EC76D5">
        <w:t xml:space="preserve">  }</w:t>
      </w:r>
    </w:p>
    <w:p w14:paraId="7EE94D08" w14:textId="03DA5EFA" w:rsidR="00E40B78" w:rsidRPr="00EC76D5" w:rsidRDefault="00E40B78" w:rsidP="00E40B78">
      <w:pPr>
        <w:pStyle w:val="Rubrik3"/>
      </w:pPr>
      <w:bookmarkStart w:id="310" w:name="_Toc481936189"/>
      <w:r w:rsidRPr="00EC76D5">
        <w:t>Integer Expressions</w:t>
      </w:r>
      <w:bookmarkEnd w:id="310"/>
    </w:p>
    <w:p w14:paraId="573D32C7" w14:textId="77777777" w:rsidR="00E40B78" w:rsidRPr="00EC76D5" w:rsidRDefault="00E40B78" w:rsidP="00E40B78">
      <w:r w:rsidRPr="00EC76D5">
        <w:t xml:space="preserve">The </w:t>
      </w:r>
      <w:r w:rsidRPr="00EC76D5">
        <w:rPr>
          <w:rStyle w:val="CodeInText"/>
        </w:rPr>
        <w:t>generateIntegerExpression</w:t>
      </w:r>
      <w:r w:rsidRPr="00EC76D5">
        <w:t xml:space="preserve"> method can be considered the opposite of </w:t>
      </w:r>
      <w:r w:rsidRPr="00EC76D5">
        <w:rPr>
          <w:rStyle w:val="CodeInText"/>
        </w:rPr>
        <w:t>generateLogicalExpression</w:t>
      </w:r>
      <w:r w:rsidRPr="00EC76D5">
        <w:t xml:space="preserve"> above. There are a number on occasions where we need to transform a logical expression into an integer expression. In the example below the resulting symbol will be the temporary symbol $1.</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37BC4F8B" w14:textId="77777777" w:rsidTr="00756C64">
        <w:tc>
          <w:tcPr>
            <w:tcW w:w="3116" w:type="dxa"/>
          </w:tcPr>
          <w:p w14:paraId="61D1D455" w14:textId="77777777" w:rsidR="00E40B78" w:rsidRPr="00EC76D5" w:rsidRDefault="00E40B78" w:rsidP="00756C64">
            <w:pPr>
              <w:pStyle w:val="Code"/>
            </w:pPr>
            <w:r w:rsidRPr="00EC76D5">
              <w:t>1. if a &lt; b goto ?</w:t>
            </w:r>
          </w:p>
          <w:p w14:paraId="49CBAB20" w14:textId="77777777" w:rsidR="00E40B78" w:rsidRPr="00EC76D5" w:rsidRDefault="00E40B78" w:rsidP="00756C64">
            <w:pPr>
              <w:pStyle w:val="Code"/>
            </w:pPr>
            <w:r w:rsidRPr="00EC76D5">
              <w:t>2. goto ?</w:t>
            </w:r>
          </w:p>
        </w:tc>
        <w:tc>
          <w:tcPr>
            <w:tcW w:w="3117" w:type="dxa"/>
          </w:tcPr>
          <w:p w14:paraId="2570DA32" w14:textId="77777777" w:rsidR="00E40B78" w:rsidRPr="00EC76D5" w:rsidRDefault="00E40B78" w:rsidP="00756C64">
            <w:pPr>
              <w:pStyle w:val="Code"/>
            </w:pPr>
            <w:r w:rsidRPr="00EC76D5">
              <w:t>true set: {1}</w:t>
            </w:r>
          </w:p>
          <w:p w14:paraId="756F7565" w14:textId="77777777" w:rsidR="00E40B78" w:rsidRPr="00EC76D5" w:rsidRDefault="00E40B78" w:rsidP="00756C64">
            <w:pPr>
              <w:pStyle w:val="Code"/>
            </w:pPr>
            <w:r w:rsidRPr="00EC76D5">
              <w:t>false set: {2}</w:t>
            </w:r>
          </w:p>
        </w:tc>
        <w:tc>
          <w:tcPr>
            <w:tcW w:w="3117" w:type="dxa"/>
          </w:tcPr>
          <w:p w14:paraId="4FF79D99" w14:textId="77777777" w:rsidR="00E40B78" w:rsidRPr="00EC76D5" w:rsidRDefault="00E40B78" w:rsidP="00756C64">
            <w:pPr>
              <w:pStyle w:val="Code"/>
            </w:pPr>
            <w:r w:rsidRPr="00EC76D5">
              <w:t>1. if a &lt; b goto 3</w:t>
            </w:r>
          </w:p>
          <w:p w14:paraId="6965E4CD" w14:textId="77777777" w:rsidR="00E40B78" w:rsidRPr="00EC76D5" w:rsidRDefault="00E40B78" w:rsidP="00756C64">
            <w:pPr>
              <w:pStyle w:val="Code"/>
            </w:pPr>
            <w:r w:rsidRPr="00EC76D5">
              <w:t>2. goto 5</w:t>
            </w:r>
          </w:p>
          <w:p w14:paraId="05076DBC" w14:textId="77777777" w:rsidR="00E40B78" w:rsidRPr="00EC76D5" w:rsidRDefault="00E40B78" w:rsidP="00756C64">
            <w:pPr>
              <w:pStyle w:val="Code"/>
            </w:pPr>
            <w:r w:rsidRPr="00EC76D5">
              <w:t>3. $1 = 1</w:t>
            </w:r>
          </w:p>
          <w:p w14:paraId="09096FEF" w14:textId="77777777" w:rsidR="00E40B78" w:rsidRPr="00EC76D5" w:rsidRDefault="00E40B78" w:rsidP="00756C64">
            <w:pPr>
              <w:pStyle w:val="Code"/>
            </w:pPr>
            <w:r w:rsidRPr="00EC76D5">
              <w:t>4. goto 6</w:t>
            </w:r>
          </w:p>
          <w:p w14:paraId="4A17E4DD" w14:textId="77777777" w:rsidR="00E40B78" w:rsidRPr="00EC76D5" w:rsidRDefault="00E40B78" w:rsidP="00756C64">
            <w:pPr>
              <w:pStyle w:val="Code"/>
            </w:pPr>
            <w:r w:rsidRPr="00EC76D5">
              <w:t>5. $2 = 0</w:t>
            </w:r>
          </w:p>
          <w:p w14:paraId="11B3BF3D" w14:textId="77777777" w:rsidR="00E40B78" w:rsidRPr="00EC76D5" w:rsidRDefault="00E40B78" w:rsidP="00756C64">
            <w:pPr>
              <w:pStyle w:val="Code"/>
            </w:pPr>
            <w:r w:rsidRPr="00EC76D5">
              <w:t>6. ...</w:t>
            </w:r>
          </w:p>
        </w:tc>
      </w:tr>
    </w:tbl>
    <w:p w14:paraId="4E444CCE" w14:textId="77777777" w:rsidR="00E40B78" w:rsidRPr="00EC76D5" w:rsidRDefault="00E40B78" w:rsidP="00E40B78">
      <w:r w:rsidRPr="00EC76D5">
        <w:t>We have three cases to consider:</w:t>
      </w:r>
    </w:p>
    <w:p w14:paraId="2D43555A" w14:textId="77777777" w:rsidR="00E40B78" w:rsidRPr="00EC76D5" w:rsidRDefault="00E40B78" w:rsidP="00E40B78">
      <w:pPr>
        <w:pStyle w:val="Liststycke"/>
        <w:numPr>
          <w:ilvl w:val="0"/>
          <w:numId w:val="82"/>
        </w:numPr>
      </w:pPr>
      <w:r w:rsidRPr="00EC76D5">
        <w:t>If the false set is null, its logical expression is always true, and is transformed into a value symbol with the integer value one.</w:t>
      </w:r>
    </w:p>
    <w:p w14:paraId="0B2E215C" w14:textId="77777777" w:rsidR="00E40B78" w:rsidRPr="00EC76D5" w:rsidRDefault="00E40B78" w:rsidP="00E40B78">
      <w:pPr>
        <w:pStyle w:val="Liststycke"/>
        <w:numPr>
          <w:ilvl w:val="0"/>
          <w:numId w:val="82"/>
        </w:numPr>
      </w:pPr>
      <w:r w:rsidRPr="00EC76D5">
        <w:t>In the same way, if the true set is null (both the true and false cannot be null) the logical expression is always false, and is transformed into a value symbol with the integer value zero.</w:t>
      </w:r>
    </w:p>
    <w:p w14:paraId="03C27ABA" w14:textId="77777777" w:rsidR="00E40B78" w:rsidRPr="00EC76D5" w:rsidRDefault="00E40B78" w:rsidP="00E40B78">
      <w:pPr>
        <w:pStyle w:val="Liststycke"/>
        <w:numPr>
          <w:ilvl w:val="0"/>
          <w:numId w:val="82"/>
        </w:numPr>
      </w:pPr>
      <w:r w:rsidRPr="00EC76D5">
        <w:t>If both the true and false sets are not null, the logical expression is not constant and we need to generate code as the example above.</w:t>
      </w:r>
    </w:p>
    <w:p w14:paraId="45287B10" w14:textId="39D36C4F" w:rsidR="00E40B78" w:rsidRPr="00EC76D5" w:rsidRDefault="00E40B78" w:rsidP="00E40B78">
      <w:pPr>
        <w:pStyle w:val="Rubrik3"/>
      </w:pPr>
      <w:bookmarkStart w:id="311" w:name="_Ref418350730"/>
      <w:bookmarkStart w:id="312" w:name="_Toc481936190"/>
      <w:r w:rsidRPr="00EC76D5">
        <w:t>Integral and Floating Promotion</w:t>
      </w:r>
      <w:bookmarkEnd w:id="311"/>
      <w:bookmarkEnd w:id="312"/>
    </w:p>
    <w:p w14:paraId="3D05FCE3" w14:textId="72BE42BC" w:rsidR="00E40B78" w:rsidRPr="00EC76D5" w:rsidRDefault="00E40B78" w:rsidP="00E40B78">
      <w:r w:rsidRPr="00EC76D5">
        <w:t xml:space="preserve">If the type of both operands of a binary arithmetic expression are smaller than, </w:t>
      </w:r>
      <w:r w:rsidR="002561C9" w:rsidRPr="00EC76D5">
        <w:t>both of them are converted to</w:t>
      </w:r>
      <w:r w:rsidRPr="00EC76D5">
        <w:t xml:space="preserve"> integers. This means that it is not possible to add two characters. They are both converted to integers, the resulting type is also integer. The goes for integral extra parameters in elliptic functions calls: each parameter with type less than integer is converted to integer. Note that this only applies to extra parameters, not regular parameters</w:t>
      </w:r>
      <w:r w:rsidRPr="00EC76D5">
        <w:rPr>
          <w:rStyle w:val="Fotnotsreferens"/>
        </w:rPr>
        <w:footnoteReference w:id="6"/>
      </w:r>
      <w:r w:rsidRPr="00EC76D5">
        <w:t>.</w:t>
      </w:r>
    </w:p>
    <w:p w14:paraId="29C375C5" w14:textId="77777777" w:rsidR="00E40B78" w:rsidRPr="00EC76D5" w:rsidRDefault="00E40B78" w:rsidP="00E40B78">
      <w:r w:rsidRPr="00EC76D5">
        <w:t xml:space="preserve">In the same way, if a </w:t>
      </w:r>
      <w:r w:rsidRPr="00EC76D5">
        <w:rPr>
          <w:rStyle w:val="CodeInText"/>
        </w:rPr>
        <w:t>float</w:t>
      </w:r>
      <w:r w:rsidRPr="00EC76D5">
        <w:t xml:space="preserve"> value is given as extra parameter to an elliptic function, it is converted to </w:t>
      </w:r>
      <w:r w:rsidRPr="00EC76D5">
        <w:rPr>
          <w:rStyle w:val="CodeInText"/>
        </w:rPr>
        <w:t>double</w:t>
      </w:r>
      <w:r w:rsidRPr="00EC76D5">
        <w:t xml:space="preserve">. Note that there is no equivalent floating promotion for float values in binary expressions. It is quite possible </w:t>
      </w:r>
      <w:r w:rsidRPr="00EC76D5">
        <w:lastRenderedPageBreak/>
        <w:t xml:space="preserve">to add two </w:t>
      </w:r>
      <w:r w:rsidRPr="00EC76D5">
        <w:rPr>
          <w:rStyle w:val="CodeInText"/>
        </w:rPr>
        <w:t>float</w:t>
      </w:r>
      <w:r w:rsidRPr="00EC76D5">
        <w:t xml:space="preserve"> values without any of them being converted to </w:t>
      </w:r>
      <w:r w:rsidRPr="00EC76D5">
        <w:rPr>
          <w:rStyle w:val="CodeInText"/>
        </w:rPr>
        <w:t>double</w:t>
      </w:r>
      <w:r w:rsidRPr="00EC76D5">
        <w:t xml:space="preserve">, with the resulting value also being </w:t>
      </w:r>
      <w:r w:rsidRPr="00EC76D5">
        <w:rPr>
          <w:rStyle w:val="CodeInText"/>
        </w:rPr>
        <w:t>float</w:t>
      </w:r>
      <w:r w:rsidRPr="00EC76D5">
        <w:t>.</w:t>
      </w:r>
    </w:p>
    <w:p w14:paraId="4A89D038" w14:textId="65AF1F35" w:rsidR="00E40B78" w:rsidRPr="00EC76D5" w:rsidRDefault="00E40B78" w:rsidP="00E40B78">
      <w:pPr>
        <w:pStyle w:val="Rubrik3"/>
      </w:pPr>
      <w:bookmarkStart w:id="313" w:name="_Ref418012645"/>
      <w:bookmarkStart w:id="314" w:name="_Toc481936191"/>
      <w:r w:rsidRPr="00EC76D5">
        <w:t>Arithmetic Conversion</w:t>
      </w:r>
      <w:bookmarkEnd w:id="313"/>
      <w:bookmarkEnd w:id="314"/>
    </w:p>
    <w:p w14:paraId="2405E364" w14:textId="77777777" w:rsidR="00E40B78" w:rsidRPr="00EC76D5" w:rsidRDefault="00E40B78" w:rsidP="00E40B78">
      <w:r w:rsidRPr="00EC76D5">
        <w:t>Simply put, arithmetic conversion is the process of converting the smaller type to the larger type in binary arithmetic expressions. More specifically, if the two operands have different types:</w:t>
      </w:r>
    </w:p>
    <w:p w14:paraId="10F12E26" w14:textId="77777777" w:rsidR="00E40B78" w:rsidRPr="00EC76D5" w:rsidRDefault="00E40B78" w:rsidP="00E40B78">
      <w:pPr>
        <w:pStyle w:val="Liststycke"/>
        <w:numPr>
          <w:ilvl w:val="0"/>
          <w:numId w:val="83"/>
        </w:numPr>
      </w:pPr>
      <w:r w:rsidRPr="00EC76D5">
        <w:t xml:space="preserve">If either operand is </w:t>
      </w:r>
      <w:r w:rsidRPr="00EC76D5">
        <w:rPr>
          <w:rStyle w:val="CodeInText"/>
        </w:rPr>
        <w:t>long double</w:t>
      </w:r>
      <w:r w:rsidRPr="00EC76D5">
        <w:t xml:space="preserve">, the other operand is converted to </w:t>
      </w:r>
      <w:r w:rsidRPr="00EC76D5">
        <w:rPr>
          <w:rStyle w:val="CodeInText"/>
        </w:rPr>
        <w:t>long double</w:t>
      </w:r>
      <w:r w:rsidRPr="00EC76D5">
        <w:t>.</w:t>
      </w:r>
    </w:p>
    <w:p w14:paraId="0F8431D6" w14:textId="77777777" w:rsidR="00E40B78" w:rsidRPr="00EC76D5" w:rsidRDefault="00E40B78" w:rsidP="00E40B78">
      <w:pPr>
        <w:pStyle w:val="Liststycke"/>
        <w:numPr>
          <w:ilvl w:val="0"/>
          <w:numId w:val="83"/>
        </w:numPr>
      </w:pPr>
      <w:r w:rsidRPr="00EC76D5">
        <w:t xml:space="preserve">If either operand is </w:t>
      </w:r>
      <w:r w:rsidRPr="00EC76D5">
        <w:rPr>
          <w:rStyle w:val="CodeInText"/>
        </w:rPr>
        <w:t>double</w:t>
      </w:r>
      <w:r w:rsidRPr="00EC76D5">
        <w:t xml:space="preserve">, the other operand is converted to </w:t>
      </w:r>
      <w:r w:rsidRPr="00EC76D5">
        <w:rPr>
          <w:rStyle w:val="CodeInText"/>
        </w:rPr>
        <w:t>double</w:t>
      </w:r>
      <w:r w:rsidRPr="00EC76D5">
        <w:t>.</w:t>
      </w:r>
    </w:p>
    <w:p w14:paraId="5D78A3E6" w14:textId="77777777" w:rsidR="00E40B78" w:rsidRPr="00EC76D5" w:rsidRDefault="00E40B78" w:rsidP="00E40B78">
      <w:pPr>
        <w:pStyle w:val="Liststycke"/>
        <w:numPr>
          <w:ilvl w:val="0"/>
          <w:numId w:val="83"/>
        </w:numPr>
      </w:pPr>
      <w:r w:rsidRPr="00EC76D5">
        <w:t>If either operand is</w:t>
      </w:r>
      <w:r w:rsidRPr="00EC76D5">
        <w:rPr>
          <w:rStyle w:val="CodeInText"/>
        </w:rPr>
        <w:t xml:space="preserve"> float</w:t>
      </w:r>
      <w:r w:rsidRPr="00EC76D5">
        <w:t xml:space="preserve">, the other operand is converted to </w:t>
      </w:r>
      <w:r w:rsidRPr="00EC76D5">
        <w:rPr>
          <w:rStyle w:val="CodeInText"/>
        </w:rPr>
        <w:t>float</w:t>
      </w:r>
      <w:r w:rsidRPr="00EC76D5">
        <w:t>.</w:t>
      </w:r>
    </w:p>
    <w:p w14:paraId="7834A17E" w14:textId="77777777" w:rsidR="00E40B78" w:rsidRPr="00EC76D5" w:rsidRDefault="00E40B78" w:rsidP="00E40B78">
      <w:pPr>
        <w:pStyle w:val="Liststycke"/>
        <w:numPr>
          <w:ilvl w:val="0"/>
          <w:numId w:val="83"/>
        </w:numPr>
      </w:pPr>
      <w:r w:rsidRPr="00EC76D5">
        <w:t>If both operands are integral, integral promotions is performed on both operands.</w:t>
      </w:r>
    </w:p>
    <w:p w14:paraId="1624510B" w14:textId="77777777" w:rsidR="00E40B78" w:rsidRPr="00EC76D5" w:rsidRDefault="00E40B78" w:rsidP="00E40B78">
      <w:pPr>
        <w:pStyle w:val="Liststycke"/>
        <w:numPr>
          <w:ilvl w:val="0"/>
          <w:numId w:val="83"/>
        </w:numPr>
      </w:pPr>
      <w:r w:rsidRPr="00EC76D5">
        <w:t>If either operand is</w:t>
      </w:r>
      <w:r w:rsidRPr="00EC76D5">
        <w:rPr>
          <w:rStyle w:val="CodeInText"/>
        </w:rPr>
        <w:t xml:space="preserve"> unsigned long</w:t>
      </w:r>
      <w:r w:rsidRPr="00EC76D5">
        <w:t xml:space="preserve">, the other operand is converted to </w:t>
      </w:r>
      <w:r w:rsidRPr="00EC76D5">
        <w:rPr>
          <w:rStyle w:val="CodeInText"/>
        </w:rPr>
        <w:t>unsigned long</w:t>
      </w:r>
      <w:r w:rsidRPr="00EC76D5">
        <w:t>.</w:t>
      </w:r>
      <w:r w:rsidRPr="00EC76D5">
        <w:rPr>
          <w:rStyle w:val="Fotnotsreferens"/>
        </w:rPr>
        <w:footnoteReference w:id="7"/>
      </w:r>
    </w:p>
    <w:p w14:paraId="0A45C6A0" w14:textId="77777777" w:rsidR="00E40B78" w:rsidRPr="00EC76D5" w:rsidRDefault="00E40B78" w:rsidP="00E40B78">
      <w:pPr>
        <w:pStyle w:val="Liststycke"/>
        <w:numPr>
          <w:ilvl w:val="0"/>
          <w:numId w:val="83"/>
        </w:numPr>
      </w:pPr>
      <w:r w:rsidRPr="00EC76D5">
        <w:t>If either operand is</w:t>
      </w:r>
      <w:r w:rsidRPr="00EC76D5">
        <w:rPr>
          <w:rStyle w:val="CodeInText"/>
        </w:rPr>
        <w:t xml:space="preserve"> signed long</w:t>
      </w:r>
      <w:r w:rsidRPr="00EC76D5">
        <w:t>, the other operand is converted to</w:t>
      </w:r>
      <w:r w:rsidRPr="00EC76D5">
        <w:rPr>
          <w:rStyle w:val="CodeInText"/>
        </w:rPr>
        <w:t xml:space="preserve"> signed long</w:t>
      </w:r>
      <w:r w:rsidRPr="00EC76D5">
        <w:t>.</w:t>
      </w:r>
    </w:p>
    <w:p w14:paraId="31E1A15F" w14:textId="77777777" w:rsidR="00E40B78" w:rsidRPr="00EC76D5" w:rsidRDefault="00E40B78" w:rsidP="00E40B78">
      <w:pPr>
        <w:pStyle w:val="Liststycke"/>
        <w:numPr>
          <w:ilvl w:val="0"/>
          <w:numId w:val="83"/>
        </w:numPr>
      </w:pPr>
      <w:r w:rsidRPr="00EC76D5">
        <w:t>If either operand is</w:t>
      </w:r>
      <w:r w:rsidRPr="00EC76D5">
        <w:rPr>
          <w:rStyle w:val="CodeInText"/>
        </w:rPr>
        <w:t xml:space="preserve"> unsigned int</w:t>
      </w:r>
      <w:r w:rsidRPr="00EC76D5">
        <w:t>, the other operand is converted to</w:t>
      </w:r>
      <w:r w:rsidRPr="00EC76D5">
        <w:rPr>
          <w:rStyle w:val="CodeInText"/>
        </w:rPr>
        <w:t xml:space="preserve"> unsigned int</w:t>
      </w:r>
      <w:r w:rsidRPr="00EC76D5">
        <w:t>.</w:t>
      </w:r>
    </w:p>
    <w:p w14:paraId="37F88AA9" w14:textId="77777777" w:rsidR="00E40B78" w:rsidRPr="00EC76D5" w:rsidRDefault="00E40B78" w:rsidP="00E40B78">
      <w:pPr>
        <w:pStyle w:val="Liststycke"/>
        <w:numPr>
          <w:ilvl w:val="0"/>
          <w:numId w:val="83"/>
        </w:numPr>
      </w:pPr>
      <w:r w:rsidRPr="00EC76D5">
        <w:t xml:space="preserve">Otherwise, both operands have type </w:t>
      </w:r>
      <w:r w:rsidRPr="00EC76D5">
        <w:rPr>
          <w:rStyle w:val="CodeInText"/>
        </w:rPr>
        <w:t>signed int</w:t>
      </w:r>
      <w:r w:rsidRPr="00EC76D5">
        <w:t>.</w:t>
      </w:r>
    </w:p>
    <w:p w14:paraId="54EC445E" w14:textId="3813CC9E" w:rsidR="00E40B78" w:rsidRPr="00EC76D5" w:rsidRDefault="00E40B78" w:rsidP="00E40B78">
      <w:pPr>
        <w:pStyle w:val="Rubrik3"/>
      </w:pPr>
      <w:bookmarkStart w:id="315" w:name="_Toc481936192"/>
      <w:r w:rsidRPr="00EC76D5">
        <w:t>Assignment Expression</w:t>
      </w:r>
      <w:bookmarkEnd w:id="315"/>
    </w:p>
    <w:p w14:paraId="0707B53A" w14:textId="77777777" w:rsidR="00E40B78" w:rsidRPr="00EC76D5" w:rsidRDefault="00E40B78" w:rsidP="00E40B78">
      <w:r w:rsidRPr="00EC76D5">
        <w:t>There are two kinds of assignment: simple and compound. In the case of compound assignment, we first evaluate the corresponding binary expression (addition in the example below), assign its result to a temporary variable that we then assign to original left symbol.</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3AB2AEC9" w14:textId="77777777" w:rsidTr="00756C64">
        <w:tc>
          <w:tcPr>
            <w:tcW w:w="3116" w:type="dxa"/>
          </w:tcPr>
          <w:p w14:paraId="4DC014D6" w14:textId="77777777" w:rsidR="00E40B78" w:rsidRPr="00EC76D5" w:rsidRDefault="00E40B78" w:rsidP="00756C64">
            <w:pPr>
              <w:pStyle w:val="Code"/>
            </w:pPr>
            <w:r w:rsidRPr="00EC76D5">
              <w:t>x += y;</w:t>
            </w:r>
          </w:p>
        </w:tc>
        <w:tc>
          <w:tcPr>
            <w:tcW w:w="3117" w:type="dxa"/>
          </w:tcPr>
          <w:p w14:paraId="5CEC3A5F" w14:textId="77777777" w:rsidR="00E40B78" w:rsidRPr="00EC76D5" w:rsidRDefault="00E40B78" w:rsidP="00756C64">
            <w:pPr>
              <w:pStyle w:val="Code"/>
            </w:pPr>
            <w:r w:rsidRPr="00EC76D5">
              <w:t>$1 = x + y</w:t>
            </w:r>
          </w:p>
          <w:p w14:paraId="6D88262D" w14:textId="77777777" w:rsidR="00E40B78" w:rsidRPr="00EC76D5" w:rsidRDefault="00E40B78" w:rsidP="00756C64">
            <w:pPr>
              <w:pStyle w:val="Code"/>
            </w:pPr>
            <w:r w:rsidRPr="00EC76D5">
              <w:t>x = $1</w:t>
            </w:r>
          </w:p>
        </w:tc>
        <w:tc>
          <w:tcPr>
            <w:tcW w:w="3117" w:type="dxa"/>
          </w:tcPr>
          <w:p w14:paraId="1B2D7A1F" w14:textId="77777777" w:rsidR="00E40B78" w:rsidRPr="00EC76D5" w:rsidRDefault="00E40B78" w:rsidP="00756C64">
            <w:pPr>
              <w:pStyle w:val="Code"/>
            </w:pPr>
          </w:p>
        </w:tc>
      </w:tr>
    </w:tbl>
    <w:p w14:paraId="73E81F58" w14:textId="7DEA68B3" w:rsidR="00E40B78" w:rsidRPr="00EC76D5" w:rsidRDefault="002E67B8" w:rsidP="00E40B78">
      <w:pPr>
        <w:pStyle w:val="CodeHeader"/>
      </w:pPr>
      <w:r>
        <w:t>MainParser.gppg</w:t>
      </w:r>
    </w:p>
    <w:p w14:paraId="132CF2AA" w14:textId="77777777" w:rsidR="000D5DBE" w:rsidRPr="00EC76D5" w:rsidRDefault="000D5DBE" w:rsidP="000D5DBE">
      <w:pPr>
        <w:pStyle w:val="Code"/>
      </w:pPr>
      <w:r w:rsidRPr="00EC76D5">
        <w:t>assignment_expression:</w:t>
      </w:r>
    </w:p>
    <w:p w14:paraId="3E660C85" w14:textId="77777777" w:rsidR="000D5DBE" w:rsidRPr="00EC76D5" w:rsidRDefault="000D5DBE" w:rsidP="000D5DBE">
      <w:pPr>
        <w:pStyle w:val="Code"/>
      </w:pPr>
      <w:r w:rsidRPr="00EC76D5">
        <w:t xml:space="preserve">    conditional_expression {</w:t>
      </w:r>
    </w:p>
    <w:p w14:paraId="6BFB1CF6" w14:textId="77777777" w:rsidR="000D5DBE" w:rsidRPr="00EC76D5" w:rsidRDefault="000D5DBE" w:rsidP="000D5DBE">
      <w:pPr>
        <w:pStyle w:val="Code"/>
      </w:pPr>
      <w:r w:rsidRPr="00EC76D5">
        <w:t xml:space="preserve">      $$ = $1;</w:t>
      </w:r>
    </w:p>
    <w:p w14:paraId="1B92F09F" w14:textId="77777777" w:rsidR="000D5DBE" w:rsidRPr="00EC76D5" w:rsidRDefault="000D5DBE" w:rsidP="000D5DBE">
      <w:pPr>
        <w:pStyle w:val="Code"/>
      </w:pPr>
      <w:r w:rsidRPr="00EC76D5">
        <w:t xml:space="preserve">    }</w:t>
      </w:r>
    </w:p>
    <w:p w14:paraId="6F25C2EC" w14:textId="77777777" w:rsidR="000D5DBE" w:rsidRPr="00EC76D5" w:rsidRDefault="000D5DBE" w:rsidP="000D5DBE">
      <w:pPr>
        <w:pStyle w:val="Code"/>
      </w:pPr>
      <w:r w:rsidRPr="00EC76D5">
        <w:t xml:space="preserve">  | prefix_expression assignment_operator assignment_expression {</w:t>
      </w:r>
    </w:p>
    <w:p w14:paraId="16B3DCA9" w14:textId="77777777" w:rsidR="000D5DBE" w:rsidRPr="00EC76D5" w:rsidRDefault="000D5DBE" w:rsidP="000D5DBE">
      <w:pPr>
        <w:pStyle w:val="Code"/>
      </w:pPr>
      <w:r w:rsidRPr="00EC76D5">
        <w:t xml:space="preserve">      $$ = SyntaxTreeGenerator.generateAssignmentExpression($2, $1, $3);</w:t>
      </w:r>
    </w:p>
    <w:p w14:paraId="0D24FBDD" w14:textId="77777777" w:rsidR="000D5DBE" w:rsidRPr="00EC76D5" w:rsidRDefault="000D5DBE" w:rsidP="000D5DBE">
      <w:pPr>
        <w:pStyle w:val="Code"/>
      </w:pPr>
      <w:r w:rsidRPr="00EC76D5">
        <w:t xml:space="preserve">    };</w:t>
      </w:r>
    </w:p>
    <w:p w14:paraId="5EDF172A" w14:textId="77777777" w:rsidR="000D5DBE" w:rsidRPr="00EC76D5" w:rsidRDefault="000D5DBE" w:rsidP="000D5DBE">
      <w:pPr>
        <w:pStyle w:val="Code"/>
      </w:pPr>
    </w:p>
    <w:p w14:paraId="2F8883D8" w14:textId="77777777" w:rsidR="000D5DBE" w:rsidRPr="00EC76D5" w:rsidRDefault="000D5DBE" w:rsidP="000D5DBE">
      <w:pPr>
        <w:pStyle w:val="Code"/>
      </w:pPr>
      <w:r w:rsidRPr="00EC76D5">
        <w:t>assignment_operator:</w:t>
      </w:r>
    </w:p>
    <w:p w14:paraId="2336CA4A" w14:textId="77777777" w:rsidR="000D5DBE" w:rsidRPr="00EC76D5" w:rsidRDefault="000D5DBE" w:rsidP="000D5DBE">
      <w:pPr>
        <w:pStyle w:val="Code"/>
      </w:pPr>
      <w:r w:rsidRPr="00EC76D5">
        <w:t xml:space="preserve">    ASSIGN             { $$ = MiddleOperator.Assign;               }</w:t>
      </w:r>
    </w:p>
    <w:p w14:paraId="07FB440A" w14:textId="77777777" w:rsidR="000D5DBE" w:rsidRPr="00EC76D5" w:rsidRDefault="000D5DBE" w:rsidP="000D5DBE">
      <w:pPr>
        <w:pStyle w:val="Code"/>
      </w:pPr>
      <w:r w:rsidRPr="00EC76D5">
        <w:t xml:space="preserve">  | ADD_ASSIGN         { $$ = MiddleOperator.BinaryAddAssign;      }</w:t>
      </w:r>
    </w:p>
    <w:p w14:paraId="4D6DEE3A" w14:textId="77777777" w:rsidR="000D5DBE" w:rsidRPr="00EC76D5" w:rsidRDefault="000D5DBE" w:rsidP="000D5DBE">
      <w:pPr>
        <w:pStyle w:val="Code"/>
      </w:pPr>
      <w:r w:rsidRPr="00EC76D5">
        <w:t xml:space="preserve">  | SUBTRACT_ASSIGN    { $$ = MiddleOperator.BinarySubtractAssign; }</w:t>
      </w:r>
    </w:p>
    <w:p w14:paraId="0D590290" w14:textId="77777777" w:rsidR="000D5DBE" w:rsidRPr="00EC76D5" w:rsidRDefault="000D5DBE" w:rsidP="000D5DBE">
      <w:pPr>
        <w:pStyle w:val="Code"/>
      </w:pPr>
      <w:r w:rsidRPr="00EC76D5">
        <w:t xml:space="preserve">  | MULTIPLY_ASSIGN    { $$ = MiddleOperator.MultiplyAssign;       }</w:t>
      </w:r>
    </w:p>
    <w:p w14:paraId="2AC3F979" w14:textId="77777777" w:rsidR="000D5DBE" w:rsidRPr="00EC76D5" w:rsidRDefault="000D5DBE" w:rsidP="000D5DBE">
      <w:pPr>
        <w:pStyle w:val="Code"/>
      </w:pPr>
      <w:r w:rsidRPr="00EC76D5">
        <w:t xml:space="preserve">  | DIVIDE_ASSIGN      { $$ = MiddleOperator.DivideAssign;         }</w:t>
      </w:r>
    </w:p>
    <w:p w14:paraId="3B466269" w14:textId="77777777" w:rsidR="000D5DBE" w:rsidRPr="00EC76D5" w:rsidRDefault="000D5DBE" w:rsidP="000D5DBE">
      <w:pPr>
        <w:pStyle w:val="Code"/>
      </w:pPr>
      <w:r w:rsidRPr="00EC76D5">
        <w:t xml:space="preserve">  | MODULO_ASSIGN      { $$ = MiddleOperator.ModuloAssign;         }</w:t>
      </w:r>
    </w:p>
    <w:p w14:paraId="163A2C9D" w14:textId="77777777" w:rsidR="000D5DBE" w:rsidRPr="00EC76D5" w:rsidRDefault="000D5DBE" w:rsidP="000D5DBE">
      <w:pPr>
        <w:pStyle w:val="Code"/>
      </w:pPr>
      <w:r w:rsidRPr="00EC76D5">
        <w:t xml:space="preserve">  | AND_ASSIGN         { $$ = MiddleOperator.BitwiseAndAssign;     }</w:t>
      </w:r>
    </w:p>
    <w:p w14:paraId="50CE4E0A" w14:textId="20BCF39B" w:rsidR="000D5DBE" w:rsidRPr="00EC76D5" w:rsidRDefault="000D5DBE" w:rsidP="000D5DBE">
      <w:pPr>
        <w:pStyle w:val="Code"/>
      </w:pPr>
      <w:r w:rsidRPr="00EC76D5">
        <w:t xml:space="preserve">  | </w:t>
      </w:r>
      <w:r w:rsidR="00414C74">
        <w:t>OR</w:t>
      </w:r>
      <w:r w:rsidRPr="00EC76D5">
        <w:t xml:space="preserve">_ASSIGN      </w:t>
      </w:r>
      <w:r w:rsidR="00414C74">
        <w:t xml:space="preserve"> </w:t>
      </w:r>
      <w:r w:rsidRPr="00EC76D5">
        <w:t xml:space="preserve">   { $$ = MiddleOperator.Bitwise</w:t>
      </w:r>
      <w:r w:rsidR="00414C74">
        <w:t>Or</w:t>
      </w:r>
      <w:r w:rsidRPr="00EC76D5">
        <w:t xml:space="preserve">Assign;   </w:t>
      </w:r>
      <w:r w:rsidR="0006691C">
        <w:t xml:space="preserve"> </w:t>
      </w:r>
      <w:r w:rsidRPr="00EC76D5">
        <w:t xml:space="preserve">  }</w:t>
      </w:r>
    </w:p>
    <w:p w14:paraId="1594A8A8" w14:textId="77777777" w:rsidR="000D5DBE" w:rsidRPr="00EC76D5" w:rsidRDefault="000D5DBE" w:rsidP="000D5DBE">
      <w:pPr>
        <w:pStyle w:val="Code"/>
      </w:pPr>
      <w:r w:rsidRPr="00EC76D5">
        <w:t xml:space="preserve">  | XOR_ASSIGN         { $$ = MiddleOperator.BitwiseXOrAssign;     }</w:t>
      </w:r>
    </w:p>
    <w:p w14:paraId="0316F267" w14:textId="77777777" w:rsidR="000D5DBE" w:rsidRPr="00EC76D5" w:rsidRDefault="000D5DBE" w:rsidP="000D5DBE">
      <w:pPr>
        <w:pStyle w:val="Code"/>
      </w:pPr>
      <w:r w:rsidRPr="00EC76D5">
        <w:t xml:space="preserve">  | LEFT_SHIFT_ASSIGN  { $$ = MiddleOperator.LeftShiftAssign;      }</w:t>
      </w:r>
    </w:p>
    <w:p w14:paraId="39C4C7E8" w14:textId="77777777" w:rsidR="000D5DBE" w:rsidRPr="00EC76D5" w:rsidRDefault="000D5DBE" w:rsidP="000D5DBE">
      <w:pPr>
        <w:pStyle w:val="Code"/>
        <w:rPr>
          <w:b/>
        </w:rPr>
      </w:pPr>
      <w:r w:rsidRPr="00EC76D5">
        <w:t xml:space="preserve">  | RIGHT_SHIFT_ASSIGN { $$ = MiddleOperator.RightShiftAssign;     };</w:t>
      </w:r>
    </w:p>
    <w:p w14:paraId="766E9235" w14:textId="0BC5AE84" w:rsidR="00E40B78" w:rsidRPr="00EC76D5" w:rsidRDefault="009A5FF5" w:rsidP="000D5DBE">
      <w:pPr>
        <w:pStyle w:val="CodeHeader"/>
      </w:pPr>
      <w:r w:rsidRPr="00EC76D5">
        <w:t>GenerateSyntaxTree.java</w:t>
      </w:r>
    </w:p>
    <w:p w14:paraId="72912E4E" w14:textId="77777777" w:rsidR="00980850" w:rsidRPr="00EC76D5" w:rsidRDefault="004306D3" w:rsidP="00980850">
      <w:pPr>
        <w:pStyle w:val="Code"/>
      </w:pPr>
      <w:r w:rsidRPr="00EC76D5">
        <w:t xml:space="preserve">  public static SyntaxTree generateAssignmentExpression</w:t>
      </w:r>
    </w:p>
    <w:p w14:paraId="1BD78941" w14:textId="77777777" w:rsidR="00980850" w:rsidRPr="00EC76D5" w:rsidRDefault="00980850" w:rsidP="00980850">
      <w:pPr>
        <w:pStyle w:val="Code"/>
      </w:pPr>
      <w:r w:rsidRPr="00EC76D5">
        <w:lastRenderedPageBreak/>
        <w:t xml:space="preserve">                             </w:t>
      </w:r>
      <w:r w:rsidR="004306D3" w:rsidRPr="00EC76D5">
        <w:t>(MiddleOperator middleOp, SyntaxTree leftTree,</w:t>
      </w:r>
    </w:p>
    <w:p w14:paraId="0173FE1E" w14:textId="11EA011C" w:rsidR="004306D3" w:rsidRPr="00EC76D5" w:rsidRDefault="00980850" w:rsidP="00980850">
      <w:pPr>
        <w:pStyle w:val="Code"/>
      </w:pPr>
      <w:r w:rsidRPr="00EC76D5">
        <w:t xml:space="preserve">                             </w:t>
      </w:r>
      <w:r w:rsidR="004306D3" w:rsidRPr="00EC76D5">
        <w:t xml:space="preserve"> SyntaxTree rightTree) {</w:t>
      </w:r>
    </w:p>
    <w:p w14:paraId="59E86770" w14:textId="77777777" w:rsidR="004306D3" w:rsidRPr="00EC76D5" w:rsidRDefault="004306D3" w:rsidP="00980850">
      <w:pPr>
        <w:pStyle w:val="Code"/>
      </w:pPr>
      <w:r w:rsidRPr="00EC76D5">
        <w:t xml:space="preserve">    Assert.error(isLeftValue(leftTree), leftTree, "not a left-value");</w:t>
      </w:r>
    </w:p>
    <w:p w14:paraId="43D529C7" w14:textId="77777777" w:rsidR="004306D3" w:rsidRPr="00EC76D5" w:rsidRDefault="004306D3" w:rsidP="00980850">
      <w:pPr>
        <w:pStyle w:val="Code"/>
      </w:pPr>
      <w:r w:rsidRPr="00EC76D5">
        <w:t xml:space="preserve">    rightTree = checkFunctionArrayStringLogicalExpression(rightTree);</w:t>
      </w:r>
    </w:p>
    <w:p w14:paraId="63B0806C" w14:textId="77777777" w:rsidR="004306D3" w:rsidRPr="00EC76D5" w:rsidRDefault="004306D3" w:rsidP="00980850">
      <w:pPr>
        <w:pStyle w:val="Code"/>
      </w:pPr>
      <w:r w:rsidRPr="00EC76D5">
        <w:t xml:space="preserve">    rightTree = TypeCast.implicitCast(rightTree, leftTree.getType());</w:t>
      </w:r>
    </w:p>
    <w:p w14:paraId="06739853" w14:textId="77777777" w:rsidR="00980850" w:rsidRPr="00EC76D5" w:rsidRDefault="004306D3" w:rsidP="00980850">
      <w:pPr>
        <w:pStyle w:val="Code"/>
      </w:pPr>
      <w:r w:rsidRPr="00EC76D5">
        <w:t xml:space="preserve">    return generateBinaryTree(middleOp, leftTree.getType(),</w:t>
      </w:r>
    </w:p>
    <w:p w14:paraId="053B93DE" w14:textId="34A2DBDF" w:rsidR="004306D3" w:rsidRPr="00EC76D5" w:rsidRDefault="00980850" w:rsidP="00980850">
      <w:pPr>
        <w:pStyle w:val="Code"/>
      </w:pPr>
      <w:r w:rsidRPr="00EC76D5">
        <w:t xml:space="preserve">                             </w:t>
      </w:r>
      <w:r w:rsidR="004306D3" w:rsidRPr="00EC76D5">
        <w:t xml:space="preserve"> leftTree, rightTree);</w:t>
      </w:r>
    </w:p>
    <w:p w14:paraId="4CEB4302" w14:textId="77777777" w:rsidR="00980850" w:rsidRPr="00EC76D5" w:rsidRDefault="004306D3" w:rsidP="00980850">
      <w:pPr>
        <w:pStyle w:val="Code"/>
        <w:rPr>
          <w:rFonts w:ascii="Times New Roman" w:eastAsiaTheme="majorEastAsia" w:hAnsi="Times New Roman" w:cstheme="majorBidi"/>
          <w:b/>
          <w:noProof w:val="0"/>
          <w:sz w:val="32"/>
          <w:szCs w:val="24"/>
        </w:rPr>
      </w:pPr>
      <w:r w:rsidRPr="00EC76D5">
        <w:t xml:space="preserve">  }</w:t>
      </w:r>
    </w:p>
    <w:p w14:paraId="66D88036" w14:textId="2BA77954" w:rsidR="00E40B78" w:rsidRPr="00EC76D5" w:rsidRDefault="00E40B78" w:rsidP="004306D3">
      <w:pPr>
        <w:pStyle w:val="Rubrik3"/>
      </w:pPr>
      <w:bookmarkStart w:id="316" w:name="_Toc481936193"/>
      <w:r w:rsidRPr="00EC76D5">
        <w:t>Conditional Expression</w:t>
      </w:r>
      <w:bookmarkEnd w:id="316"/>
    </w:p>
    <w:p w14:paraId="1ABB853D" w14:textId="77777777" w:rsidR="00E40B78" w:rsidRPr="00EC76D5" w:rsidRDefault="00E40B78" w:rsidP="00E40B78">
      <w:r w:rsidRPr="00EC76D5">
        <w:t>The conditional operator applies lazy evaluation, which means that only on of the true or false expression will be evaluated.</w:t>
      </w:r>
    </w:p>
    <w:p w14:paraId="26F34509" w14:textId="66BB6C48" w:rsidR="00E40B78" w:rsidRPr="00EC76D5" w:rsidRDefault="002E67B8" w:rsidP="00E40B78">
      <w:pPr>
        <w:pStyle w:val="CodeHeader"/>
      </w:pPr>
      <w:r>
        <w:t>MainParser.gppg</w:t>
      </w:r>
    </w:p>
    <w:p w14:paraId="2FB30918" w14:textId="77777777" w:rsidR="009C4283" w:rsidRPr="00EC76D5" w:rsidRDefault="009C4283" w:rsidP="009C4283">
      <w:pPr>
        <w:pStyle w:val="Code"/>
      </w:pPr>
      <w:r w:rsidRPr="00EC76D5">
        <w:t>conditional_expression:</w:t>
      </w:r>
    </w:p>
    <w:p w14:paraId="0270AB0D" w14:textId="77777777" w:rsidR="009C4283" w:rsidRPr="00EC76D5" w:rsidRDefault="009C4283" w:rsidP="009C4283">
      <w:pPr>
        <w:pStyle w:val="Code"/>
      </w:pPr>
      <w:r w:rsidRPr="00EC76D5">
        <w:t xml:space="preserve">    logical_or_expression {</w:t>
      </w:r>
    </w:p>
    <w:p w14:paraId="375EB038" w14:textId="77777777" w:rsidR="009C4283" w:rsidRPr="00EC76D5" w:rsidRDefault="009C4283" w:rsidP="009C4283">
      <w:pPr>
        <w:pStyle w:val="Code"/>
      </w:pPr>
      <w:r w:rsidRPr="00EC76D5">
        <w:t xml:space="preserve">      $$ = $1;</w:t>
      </w:r>
    </w:p>
    <w:p w14:paraId="469B2B6A" w14:textId="77777777" w:rsidR="009C4283" w:rsidRPr="00EC76D5" w:rsidRDefault="009C4283" w:rsidP="009C4283">
      <w:pPr>
        <w:pStyle w:val="Code"/>
      </w:pPr>
      <w:r w:rsidRPr="00EC76D5">
        <w:t xml:space="preserve">    }</w:t>
      </w:r>
    </w:p>
    <w:p w14:paraId="49DD4E89" w14:textId="77777777" w:rsidR="009C4283" w:rsidRPr="00EC76D5" w:rsidRDefault="009C4283" w:rsidP="009C4283">
      <w:pPr>
        <w:pStyle w:val="Code"/>
      </w:pPr>
      <w:r w:rsidRPr="00EC76D5">
        <w:t xml:space="preserve">  | logical_or_expression CONDITION expression COLON conditional_expression {</w:t>
      </w:r>
    </w:p>
    <w:p w14:paraId="4A1AAD1E" w14:textId="77777777" w:rsidR="009C4283" w:rsidRPr="00EC76D5" w:rsidRDefault="009C4283" w:rsidP="009C4283">
      <w:pPr>
        <w:pStyle w:val="Code"/>
      </w:pPr>
      <w:r w:rsidRPr="00EC76D5">
        <w:t xml:space="preserve">      $$ = SyntaxTreeGenerator.generateConditionExpression($1, $3, $5);</w:t>
      </w:r>
    </w:p>
    <w:p w14:paraId="2BF6C85A" w14:textId="7C703F72" w:rsidR="009C4283" w:rsidRPr="00EC76D5" w:rsidRDefault="009C4283" w:rsidP="009C4283">
      <w:pPr>
        <w:pStyle w:val="Code"/>
      </w:pPr>
      <w:r w:rsidRPr="00EC76D5">
        <w:t xml:space="preserve">    };</w:t>
      </w:r>
    </w:p>
    <w:p w14:paraId="6ED123AA" w14:textId="35609E95" w:rsidR="00E40B78" w:rsidRPr="00EC76D5" w:rsidRDefault="009A5FF5" w:rsidP="00E40B78">
      <w:pPr>
        <w:pStyle w:val="CodeHeader"/>
      </w:pPr>
      <w:r w:rsidRPr="00EC76D5">
        <w:t>GenerateSyntaxTree.java</w:t>
      </w:r>
    </w:p>
    <w:p w14:paraId="5D251714" w14:textId="77777777" w:rsidR="008F49E8" w:rsidRPr="00EC76D5" w:rsidRDefault="008F49E8" w:rsidP="008F49E8">
      <w:pPr>
        <w:pStyle w:val="Code"/>
      </w:pPr>
      <w:r w:rsidRPr="00EC76D5">
        <w:t xml:space="preserve">  public static SyntaxTree generateConditionExpression</w:t>
      </w:r>
    </w:p>
    <w:p w14:paraId="72F35346" w14:textId="77777777" w:rsidR="008F49E8" w:rsidRPr="00EC76D5" w:rsidRDefault="008F49E8" w:rsidP="008F49E8">
      <w:pPr>
        <w:pStyle w:val="Code"/>
      </w:pPr>
      <w:r w:rsidRPr="00EC76D5">
        <w:t xml:space="preserve">                                   (SyntaxTree testTree, SyntaxTree trueTree,</w:t>
      </w:r>
    </w:p>
    <w:p w14:paraId="7BCE8BAD" w14:textId="77777777" w:rsidR="008F49E8" w:rsidRPr="00EC76D5" w:rsidRDefault="008F49E8" w:rsidP="008F49E8">
      <w:pPr>
        <w:pStyle w:val="Code"/>
      </w:pPr>
      <w:r w:rsidRPr="00EC76D5">
        <w:t xml:space="preserve">                                    SyntaxTree falseTree) {</w:t>
      </w:r>
    </w:p>
    <w:p w14:paraId="3DD177BD" w14:textId="77777777" w:rsidR="008F49E8" w:rsidRPr="00EC76D5" w:rsidRDefault="008F49E8" w:rsidP="008F49E8">
      <w:pPr>
        <w:pStyle w:val="Code"/>
      </w:pPr>
      <w:r w:rsidRPr="00EC76D5">
        <w:t xml:space="preserve">    testTree = toLogicalExpression(testTree);</w:t>
      </w:r>
    </w:p>
    <w:p w14:paraId="27EB6C4C" w14:textId="77777777" w:rsidR="008F49E8" w:rsidRPr="00EC76D5" w:rsidRDefault="008F49E8" w:rsidP="008F49E8">
      <w:pPr>
        <w:pStyle w:val="Code"/>
      </w:pPr>
      <w:r w:rsidRPr="00EC76D5">
        <w:t xml:space="preserve">    Type maxType = TypeCast.maxType(trueTree.getType(), falseTree.getType());</w:t>
      </w:r>
    </w:p>
    <w:p w14:paraId="0DA662E6" w14:textId="77777777" w:rsidR="008F49E8" w:rsidRPr="00EC76D5" w:rsidRDefault="008F49E8" w:rsidP="008F49E8">
      <w:pPr>
        <w:pStyle w:val="Code"/>
      </w:pPr>
      <w:r w:rsidRPr="00EC76D5">
        <w:t xml:space="preserve">    trueTree = TypeCast.implicitCast(trueTree, maxType);</w:t>
      </w:r>
    </w:p>
    <w:p w14:paraId="432CC960" w14:textId="77777777" w:rsidR="008F49E8" w:rsidRPr="00EC76D5" w:rsidRDefault="008F49E8" w:rsidP="008F49E8">
      <w:pPr>
        <w:pStyle w:val="Code"/>
      </w:pPr>
      <w:r w:rsidRPr="00EC76D5">
        <w:t xml:space="preserve">    falseTree = TypeCast.implicitCast(falseTree, maxType);</w:t>
      </w:r>
    </w:p>
    <w:p w14:paraId="28364E14" w14:textId="77777777" w:rsidR="008F49E8" w:rsidRPr="00EC76D5" w:rsidRDefault="008F49E8" w:rsidP="008F49E8">
      <w:pPr>
        <w:pStyle w:val="Code"/>
      </w:pPr>
    </w:p>
    <w:p w14:paraId="465E25D0" w14:textId="77777777" w:rsidR="008F49E8" w:rsidRPr="00EC76D5" w:rsidRDefault="008F49E8" w:rsidP="008F49E8">
      <w:pPr>
        <w:pStyle w:val="Code"/>
      </w:pPr>
      <w:r w:rsidRPr="00EC76D5">
        <w:t xml:space="preserve">    SyntaxTree condTree = new SyntaxTree(MiddleOperator.Conditional, maxType);</w:t>
      </w:r>
    </w:p>
    <w:p w14:paraId="24DD8085" w14:textId="77777777" w:rsidR="008F49E8" w:rsidRPr="00EC76D5" w:rsidRDefault="008F49E8" w:rsidP="008F49E8">
      <w:pPr>
        <w:pStyle w:val="Code"/>
      </w:pPr>
      <w:r w:rsidRPr="00EC76D5">
        <w:t xml:space="preserve">    condTree.addChild(testTree);</w:t>
      </w:r>
    </w:p>
    <w:p w14:paraId="60982DA1" w14:textId="77777777" w:rsidR="008F49E8" w:rsidRPr="00EC76D5" w:rsidRDefault="008F49E8" w:rsidP="008F49E8">
      <w:pPr>
        <w:pStyle w:val="Code"/>
      </w:pPr>
      <w:r w:rsidRPr="00EC76D5">
        <w:t xml:space="preserve">    condTree.addChild(trueTree);</w:t>
      </w:r>
    </w:p>
    <w:p w14:paraId="491B65FC" w14:textId="77777777" w:rsidR="008F49E8" w:rsidRPr="00EC76D5" w:rsidRDefault="008F49E8" w:rsidP="008F49E8">
      <w:pPr>
        <w:pStyle w:val="Code"/>
      </w:pPr>
      <w:r w:rsidRPr="00EC76D5">
        <w:t xml:space="preserve">    condTree.addChild(falseTree);</w:t>
      </w:r>
    </w:p>
    <w:p w14:paraId="3B244EFC" w14:textId="77777777" w:rsidR="008F49E8" w:rsidRPr="00EC76D5" w:rsidRDefault="008F49E8" w:rsidP="008F49E8">
      <w:pPr>
        <w:pStyle w:val="Code"/>
      </w:pPr>
      <w:r w:rsidRPr="00EC76D5">
        <w:t xml:space="preserve">    return condTree;</w:t>
      </w:r>
    </w:p>
    <w:p w14:paraId="56B091CB" w14:textId="7AF6FC99" w:rsidR="008F49E8" w:rsidRPr="00EC76D5" w:rsidRDefault="008F49E8" w:rsidP="008F49E8">
      <w:pPr>
        <w:pStyle w:val="Code"/>
      </w:pPr>
      <w:r w:rsidRPr="00EC76D5">
        <w:t xml:space="preserve">  }</w:t>
      </w:r>
    </w:p>
    <w:p w14:paraId="0AC6C4C3" w14:textId="759CA756" w:rsidR="00E40B78" w:rsidRPr="00EC76D5" w:rsidRDefault="00E40B78" w:rsidP="00E40B78">
      <w:pPr>
        <w:pStyle w:val="Rubrik3"/>
      </w:pPr>
      <w:bookmarkStart w:id="317" w:name="_Toc481936194"/>
      <w:r w:rsidRPr="00EC76D5">
        <w:t>Constant Expression</w:t>
      </w:r>
      <w:bookmarkEnd w:id="317"/>
    </w:p>
    <w:p w14:paraId="067730A8" w14:textId="77777777" w:rsidR="00E40B78" w:rsidRPr="00EC76D5" w:rsidRDefault="00E40B78" w:rsidP="00E40B78">
      <w:r w:rsidRPr="00EC76D5">
        <w:t xml:space="preserve">On several occasions in the grammar, a constant expression is required. Therefore, the </w:t>
      </w:r>
      <w:r w:rsidRPr="00EC76D5">
        <w:rPr>
          <w:rStyle w:val="CodeInText"/>
        </w:rPr>
        <w:t>constant_expression</w:t>
      </w:r>
      <w:r w:rsidRPr="00EC76D5">
        <w:t xml:space="preserve"> rule returns a regular expression after checking that it actually is constant.</w:t>
      </w:r>
    </w:p>
    <w:p w14:paraId="25924468" w14:textId="1285984D" w:rsidR="00E40B78" w:rsidRPr="00EC76D5" w:rsidRDefault="002E67B8" w:rsidP="00E40B78">
      <w:pPr>
        <w:pStyle w:val="CodeHeader"/>
      </w:pPr>
      <w:r>
        <w:t>MainParser.gppg</w:t>
      </w:r>
    </w:p>
    <w:p w14:paraId="00E1FA1F" w14:textId="77777777" w:rsidR="00E55B3B" w:rsidRPr="00EC76D5" w:rsidRDefault="00E55B3B" w:rsidP="00E55B3B">
      <w:pPr>
        <w:pStyle w:val="Code"/>
      </w:pPr>
      <w:r w:rsidRPr="00EC76D5">
        <w:t>optional_constant_expression:</w:t>
      </w:r>
    </w:p>
    <w:p w14:paraId="784537F6" w14:textId="77777777" w:rsidR="00E55B3B" w:rsidRPr="00EC76D5" w:rsidRDefault="00E55B3B" w:rsidP="00E55B3B">
      <w:pPr>
        <w:pStyle w:val="Code"/>
      </w:pPr>
      <w:r w:rsidRPr="00EC76D5">
        <w:t xml:space="preserve">    /* Empty. */        { $$ = null; }</w:t>
      </w:r>
    </w:p>
    <w:p w14:paraId="1280BF83" w14:textId="77777777" w:rsidR="00E55B3B" w:rsidRPr="00EC76D5" w:rsidRDefault="00E55B3B" w:rsidP="00E55B3B">
      <w:pPr>
        <w:pStyle w:val="Code"/>
      </w:pPr>
      <w:r w:rsidRPr="00EC76D5">
        <w:t xml:space="preserve">  | constant_expression { $$ = $1;   };</w:t>
      </w:r>
    </w:p>
    <w:p w14:paraId="703FB178" w14:textId="77777777" w:rsidR="00E55B3B" w:rsidRPr="00EC76D5" w:rsidRDefault="00E55B3B" w:rsidP="00E55B3B">
      <w:pPr>
        <w:pStyle w:val="Code"/>
      </w:pPr>
    </w:p>
    <w:p w14:paraId="5688413A" w14:textId="77777777" w:rsidR="00E55B3B" w:rsidRPr="00EC76D5" w:rsidRDefault="00E55B3B" w:rsidP="00E55B3B">
      <w:pPr>
        <w:pStyle w:val="Code"/>
      </w:pPr>
      <w:r w:rsidRPr="00EC76D5">
        <w:t>constant_expression:</w:t>
      </w:r>
    </w:p>
    <w:p w14:paraId="443B38FE" w14:textId="77777777" w:rsidR="00E55B3B" w:rsidRPr="00EC76D5" w:rsidRDefault="00E55B3B" w:rsidP="00E55B3B">
      <w:pPr>
        <w:pStyle w:val="Code"/>
      </w:pPr>
      <w:r w:rsidRPr="00EC76D5">
        <w:t xml:space="preserve">    conditional_expression {</w:t>
      </w:r>
    </w:p>
    <w:p w14:paraId="2F0649D5" w14:textId="77777777" w:rsidR="00E55B3B" w:rsidRPr="00EC76D5" w:rsidRDefault="00E55B3B" w:rsidP="00E55B3B">
      <w:pPr>
        <w:pStyle w:val="Code"/>
      </w:pPr>
      <w:r w:rsidRPr="00EC76D5">
        <w:t xml:space="preserve">      SyntaxTree tree = SyntaxTreeOptimizer.optimizeExpression($1);</w:t>
      </w:r>
    </w:p>
    <w:p w14:paraId="1F4B36E4" w14:textId="77777777" w:rsidR="00E55B3B" w:rsidRPr="00EC76D5" w:rsidRDefault="00E55B3B" w:rsidP="00E55B3B">
      <w:pPr>
        <w:pStyle w:val="Code"/>
      </w:pPr>
      <w:r w:rsidRPr="00EC76D5">
        <w:t xml:space="preserve">      Assert.error(tree.getType().isIntegralOrPointer(),</w:t>
      </w:r>
    </w:p>
    <w:p w14:paraId="23857962" w14:textId="77777777" w:rsidR="00E55B3B" w:rsidRPr="00EC76D5" w:rsidRDefault="00E55B3B" w:rsidP="00E55B3B">
      <w:pPr>
        <w:pStyle w:val="Code"/>
      </w:pPr>
      <w:r w:rsidRPr="00EC76D5">
        <w:t xml:space="preserve">                   tree, "non-integral expression");</w:t>
      </w:r>
    </w:p>
    <w:p w14:paraId="528E730D" w14:textId="77777777" w:rsidR="00E55B3B" w:rsidRPr="00EC76D5" w:rsidRDefault="00E55B3B" w:rsidP="00E55B3B">
      <w:pPr>
        <w:pStyle w:val="Code"/>
      </w:pPr>
      <w:r w:rsidRPr="00EC76D5">
        <w:t xml:space="preserve">      Assert.error((tree.getSymbol() != null) &amp;&amp; tree.getSymbol().hasValue(),</w:t>
      </w:r>
    </w:p>
    <w:p w14:paraId="3DE09A61" w14:textId="77777777" w:rsidR="00E55B3B" w:rsidRPr="00EC76D5" w:rsidRDefault="00E55B3B" w:rsidP="00E55B3B">
      <w:pPr>
        <w:pStyle w:val="Code"/>
      </w:pPr>
      <w:r w:rsidRPr="00EC76D5">
        <w:t xml:space="preserve">                   tree, "non-constant expression");</w:t>
      </w:r>
    </w:p>
    <w:p w14:paraId="6C8F6137" w14:textId="77777777" w:rsidR="00E55B3B" w:rsidRPr="00EC76D5" w:rsidRDefault="00E55B3B" w:rsidP="00E55B3B">
      <w:pPr>
        <w:pStyle w:val="Code"/>
      </w:pPr>
      <w:r w:rsidRPr="00EC76D5">
        <w:t xml:space="preserve">      $$ = tree;</w:t>
      </w:r>
    </w:p>
    <w:p w14:paraId="1485BD80" w14:textId="53915CFC" w:rsidR="00E40B78" w:rsidRPr="00EC76D5" w:rsidRDefault="00E55B3B" w:rsidP="00E55B3B">
      <w:pPr>
        <w:pStyle w:val="Code"/>
      </w:pPr>
      <w:r w:rsidRPr="00EC76D5">
        <w:t xml:space="preserve">    };</w:t>
      </w:r>
    </w:p>
    <w:p w14:paraId="69C38534" w14:textId="4A1D8B3E" w:rsidR="00E40B78" w:rsidRPr="00EC76D5" w:rsidRDefault="00E40B78" w:rsidP="00E40B78">
      <w:pPr>
        <w:pStyle w:val="Rubrik3"/>
      </w:pPr>
      <w:bookmarkStart w:id="318" w:name="_Toc481936195"/>
      <w:r w:rsidRPr="00EC76D5">
        <w:lastRenderedPageBreak/>
        <w:t>Logical Expression</w:t>
      </w:r>
      <w:bookmarkEnd w:id="318"/>
    </w:p>
    <w:p w14:paraId="0CDA1474" w14:textId="1AC19E56" w:rsidR="00E40B78" w:rsidRPr="00EC76D5" w:rsidRDefault="00E40B78" w:rsidP="00E40B78">
      <w:r w:rsidRPr="00EC76D5">
        <w:t xml:space="preserve">As described in Section </w:t>
      </w:r>
      <w:r w:rsidRPr="00EC76D5">
        <w:fldChar w:fldCharType="begin"/>
      </w:r>
      <w:r w:rsidRPr="00EC76D5">
        <w:instrText xml:space="preserve"> REF _Ref417993054 \r \h </w:instrText>
      </w:r>
      <w:r w:rsidRPr="00EC76D5">
        <w:fldChar w:fldCharType="separate"/>
      </w:r>
      <w:r w:rsidR="00545E00" w:rsidRPr="00EC76D5">
        <w:t>6.2.1</w:t>
      </w:r>
      <w:r w:rsidRPr="00EC76D5">
        <w:fldChar w:fldCharType="end"/>
      </w:r>
      <w:r w:rsidRPr="00EC76D5">
        <w:t>, the logical-or expression backpatch the false set of the first operand to the beginning of the right operand. This can be interpreted as if the left expression is false, we try the right expression instead. If at least one of the expressions is true, the result is true. However, if the left expression is true, the result is determined to be true without evaluating the right expression.</w:t>
      </w:r>
    </w:p>
    <w:p w14:paraId="254F6395" w14:textId="2138E164" w:rsidR="00E40B78" w:rsidRPr="00EC76D5" w:rsidRDefault="002E67B8" w:rsidP="00E40B78">
      <w:pPr>
        <w:pStyle w:val="CodeHeader"/>
      </w:pPr>
      <w:r>
        <w:t>MainParser.gppg</w:t>
      </w:r>
    </w:p>
    <w:p w14:paraId="3C61759F" w14:textId="77777777" w:rsidR="00E55B3B" w:rsidRPr="00EC76D5" w:rsidRDefault="00E55B3B" w:rsidP="00E55B3B">
      <w:pPr>
        <w:pStyle w:val="Code"/>
      </w:pPr>
      <w:r w:rsidRPr="00EC76D5">
        <w:t>logical_or_expression:</w:t>
      </w:r>
    </w:p>
    <w:p w14:paraId="01EA28E9" w14:textId="77777777" w:rsidR="00E55B3B" w:rsidRPr="00EC76D5" w:rsidRDefault="00E55B3B" w:rsidP="00E55B3B">
      <w:pPr>
        <w:pStyle w:val="Code"/>
      </w:pPr>
      <w:r w:rsidRPr="00EC76D5">
        <w:t xml:space="preserve">    logical_and_expression {</w:t>
      </w:r>
    </w:p>
    <w:p w14:paraId="0F302573" w14:textId="77777777" w:rsidR="00E55B3B" w:rsidRPr="00EC76D5" w:rsidRDefault="00E55B3B" w:rsidP="00E55B3B">
      <w:pPr>
        <w:pStyle w:val="Code"/>
      </w:pPr>
      <w:r w:rsidRPr="00EC76D5">
        <w:t xml:space="preserve">      $$ = $1;</w:t>
      </w:r>
    </w:p>
    <w:p w14:paraId="4519661A" w14:textId="77777777" w:rsidR="00E55B3B" w:rsidRPr="00EC76D5" w:rsidRDefault="00E55B3B" w:rsidP="00E55B3B">
      <w:pPr>
        <w:pStyle w:val="Code"/>
      </w:pPr>
      <w:r w:rsidRPr="00EC76D5">
        <w:t xml:space="preserve">    }</w:t>
      </w:r>
    </w:p>
    <w:p w14:paraId="7A6EBC33" w14:textId="77777777" w:rsidR="00E55B3B" w:rsidRPr="00EC76D5" w:rsidRDefault="00E55B3B" w:rsidP="00E55B3B">
      <w:pPr>
        <w:pStyle w:val="Code"/>
      </w:pPr>
      <w:r w:rsidRPr="00EC76D5">
        <w:t xml:space="preserve">  | logical_or_expression LOGICAL_OR logical_and_expression {</w:t>
      </w:r>
    </w:p>
    <w:p w14:paraId="79C0E4FD" w14:textId="77777777" w:rsidR="00885FB2" w:rsidRPr="00EC76D5" w:rsidRDefault="00E55B3B" w:rsidP="00E55B3B">
      <w:pPr>
        <w:pStyle w:val="Code"/>
      </w:pPr>
      <w:r w:rsidRPr="00EC76D5">
        <w:t xml:space="preserve">      $$ = SyntaxTreeGenerator.generateLogicalExpression</w:t>
      </w:r>
    </w:p>
    <w:p w14:paraId="0536D8AE" w14:textId="628236E4" w:rsidR="00E55B3B" w:rsidRPr="00EC76D5" w:rsidRDefault="00885FB2" w:rsidP="00E55B3B">
      <w:pPr>
        <w:pStyle w:val="Code"/>
      </w:pPr>
      <w:r w:rsidRPr="00EC76D5">
        <w:t xml:space="preserve">                               </w:t>
      </w:r>
      <w:r w:rsidR="00E55B3B" w:rsidRPr="00EC76D5">
        <w:t>(MiddleOperator.LogicalOr, $1, $3);</w:t>
      </w:r>
    </w:p>
    <w:p w14:paraId="43E2FBCE" w14:textId="24235145" w:rsidR="00E40B78" w:rsidRPr="00EC76D5" w:rsidRDefault="00E55B3B" w:rsidP="00E55B3B">
      <w:pPr>
        <w:pStyle w:val="Code"/>
      </w:pPr>
      <w:r w:rsidRPr="00EC76D5">
        <w:t xml:space="preserve">    };</w:t>
      </w:r>
    </w:p>
    <w:p w14:paraId="75E2E221" w14:textId="48E72691" w:rsidR="00E40B78" w:rsidRPr="00EC76D5" w:rsidRDefault="009A5FF5" w:rsidP="00E40B78">
      <w:pPr>
        <w:pStyle w:val="CodeHeader"/>
      </w:pPr>
      <w:r w:rsidRPr="00EC76D5">
        <w:t>GenerateSyntaxTree.java</w:t>
      </w:r>
    </w:p>
    <w:p w14:paraId="3224C909" w14:textId="77777777" w:rsidR="00F505B2" w:rsidRPr="00EC76D5" w:rsidRDefault="00F505B2" w:rsidP="00F505B2">
      <w:pPr>
        <w:pStyle w:val="Code"/>
      </w:pPr>
      <w:r w:rsidRPr="00EC76D5">
        <w:t xml:space="preserve">  public static SyntaxTree generateLogicalExpression(MiddleOperator operator,</w:t>
      </w:r>
    </w:p>
    <w:p w14:paraId="48411963" w14:textId="28C8C311" w:rsidR="00F505B2" w:rsidRPr="00EC76D5" w:rsidRDefault="00F505B2" w:rsidP="00F505B2">
      <w:pPr>
        <w:pStyle w:val="Code"/>
      </w:pPr>
      <w:r w:rsidRPr="00EC76D5">
        <w:t xml:space="preserve">                                   SyntaxTree leftTree, SyntaxTree rightTree){</w:t>
      </w:r>
    </w:p>
    <w:p w14:paraId="0477D0DF" w14:textId="77777777" w:rsidR="00F505B2" w:rsidRPr="00EC76D5" w:rsidRDefault="00F505B2" w:rsidP="00F505B2">
      <w:pPr>
        <w:pStyle w:val="Code"/>
      </w:pPr>
      <w:r w:rsidRPr="00EC76D5">
        <w:t xml:space="preserve">    leftTree = toLogicalExpression(leftTree);</w:t>
      </w:r>
    </w:p>
    <w:p w14:paraId="0394AFB1" w14:textId="77777777" w:rsidR="00F505B2" w:rsidRPr="00EC76D5" w:rsidRDefault="00F505B2" w:rsidP="00F505B2">
      <w:pPr>
        <w:pStyle w:val="Code"/>
      </w:pPr>
      <w:r w:rsidRPr="00EC76D5">
        <w:t xml:space="preserve">    rightTree = toLogicalExpression(rightTree);</w:t>
      </w:r>
    </w:p>
    <w:p w14:paraId="73A970E4" w14:textId="77777777" w:rsidR="00F505B2" w:rsidRPr="00EC76D5" w:rsidRDefault="00F505B2" w:rsidP="00F505B2">
      <w:pPr>
        <w:pStyle w:val="Code"/>
      </w:pPr>
      <w:r w:rsidRPr="00EC76D5">
        <w:t xml:space="preserve">    return generateBinaryTree(operator, Type.LogicalType,</w:t>
      </w:r>
    </w:p>
    <w:p w14:paraId="7A24C102" w14:textId="1FF11150" w:rsidR="00F505B2" w:rsidRPr="00EC76D5" w:rsidRDefault="00F505B2" w:rsidP="00F505B2">
      <w:pPr>
        <w:pStyle w:val="Code"/>
      </w:pPr>
      <w:r w:rsidRPr="00EC76D5">
        <w:t xml:space="preserve">                              leftTree, rightTree);</w:t>
      </w:r>
    </w:p>
    <w:p w14:paraId="0F1B639A" w14:textId="77777777" w:rsidR="00F505B2" w:rsidRPr="00EC76D5" w:rsidRDefault="00F505B2" w:rsidP="00F505B2">
      <w:pPr>
        <w:pStyle w:val="Code"/>
      </w:pPr>
      <w:r w:rsidRPr="00EC76D5">
        <w:t xml:space="preserve">  }</w:t>
      </w:r>
    </w:p>
    <w:p w14:paraId="02C0F13A" w14:textId="72324F5C" w:rsidR="00E40B78" w:rsidRPr="00EC76D5" w:rsidRDefault="00E40B78" w:rsidP="00F505B2">
      <w:r w:rsidRPr="00EC76D5">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7DA756BE" w14:textId="68603F6F" w:rsidR="00E40B78" w:rsidRPr="00EC76D5" w:rsidRDefault="00E40B78" w:rsidP="00E40B78">
      <w:pPr>
        <w:pStyle w:val="Rubrik3"/>
      </w:pPr>
      <w:bookmarkStart w:id="319" w:name="_Toc481936196"/>
      <w:r w:rsidRPr="00EC76D5">
        <w:t>Bitwise Expression</w:t>
      </w:r>
      <w:bookmarkEnd w:id="319"/>
    </w:p>
    <w:p w14:paraId="17B79F7A" w14:textId="77777777" w:rsidR="00E40B78" w:rsidRPr="00EC76D5" w:rsidRDefault="00E40B78" w:rsidP="00E40B78">
      <w:r w:rsidRPr="00EC76D5">
        <w:t xml:space="preserve">Unlike the logical expressions in the previous section, the </w:t>
      </w:r>
      <w:r w:rsidRPr="00EC76D5">
        <w:rPr>
          <w:rStyle w:val="CodeInText"/>
        </w:rPr>
        <w:t>inclucise-or</w:t>
      </w:r>
      <w:r w:rsidRPr="00EC76D5">
        <w:t xml:space="preserve">, </w:t>
      </w:r>
      <w:r w:rsidRPr="00EC76D5">
        <w:rPr>
          <w:rStyle w:val="CodeInText"/>
        </w:rPr>
        <w:t>exclusive-or</w:t>
      </w:r>
      <w:r w:rsidRPr="00EC76D5">
        <w:t xml:space="preserve"> and </w:t>
      </w:r>
      <w:r w:rsidRPr="00EC76D5">
        <w:rPr>
          <w:rStyle w:val="CodeInText"/>
        </w:rPr>
        <w:t>and</w:t>
      </w:r>
      <w:r w:rsidRPr="00EC76D5">
        <w:t xml:space="preserve"> bitwise expression does not support lazy evaluation, which means that the right expressions is always evaluated regardless of the value of the left expression. Both the operands has to be integral and the result is integral.</w:t>
      </w:r>
    </w:p>
    <w:p w14:paraId="7A6DC6E3" w14:textId="03C60354" w:rsidR="00E40B78" w:rsidRPr="00EC76D5" w:rsidRDefault="002E67B8" w:rsidP="00E40B78">
      <w:pPr>
        <w:pStyle w:val="CodeHeader"/>
      </w:pPr>
      <w:r>
        <w:t>MainParser.gppg</w:t>
      </w:r>
    </w:p>
    <w:p w14:paraId="72CC7E42" w14:textId="4BBD4C68" w:rsidR="00C35F2D" w:rsidRPr="00EC76D5" w:rsidRDefault="003165F5" w:rsidP="00C35F2D">
      <w:pPr>
        <w:pStyle w:val="Code"/>
      </w:pPr>
      <w:r>
        <w:t>BITWISE_OR</w:t>
      </w:r>
      <w:r w:rsidR="00C35F2D" w:rsidRPr="00EC76D5">
        <w:t>_expression:</w:t>
      </w:r>
    </w:p>
    <w:p w14:paraId="2A14B08D" w14:textId="77777777" w:rsidR="00C35F2D" w:rsidRPr="00EC76D5" w:rsidRDefault="00C35F2D" w:rsidP="00C35F2D">
      <w:pPr>
        <w:pStyle w:val="Code"/>
      </w:pPr>
      <w:r w:rsidRPr="00EC76D5">
        <w:t xml:space="preserve">    bitwise_xor_expression {</w:t>
      </w:r>
    </w:p>
    <w:p w14:paraId="76C5CD63" w14:textId="77777777" w:rsidR="00C35F2D" w:rsidRPr="00EC76D5" w:rsidRDefault="00C35F2D" w:rsidP="00C35F2D">
      <w:pPr>
        <w:pStyle w:val="Code"/>
      </w:pPr>
      <w:r w:rsidRPr="00EC76D5">
        <w:t xml:space="preserve">      $$ = $1;</w:t>
      </w:r>
    </w:p>
    <w:p w14:paraId="1D6549B3" w14:textId="77777777" w:rsidR="00C35F2D" w:rsidRPr="00EC76D5" w:rsidRDefault="00C35F2D" w:rsidP="00C35F2D">
      <w:pPr>
        <w:pStyle w:val="Code"/>
      </w:pPr>
      <w:r w:rsidRPr="00EC76D5">
        <w:t xml:space="preserve">    }</w:t>
      </w:r>
    </w:p>
    <w:p w14:paraId="51C91FE2" w14:textId="36E84874" w:rsidR="00C35F2D" w:rsidRPr="00EC76D5" w:rsidRDefault="00C35F2D" w:rsidP="00C35F2D">
      <w:pPr>
        <w:pStyle w:val="Code"/>
      </w:pPr>
      <w:r w:rsidRPr="00EC76D5">
        <w:t xml:space="preserve">  | </w:t>
      </w:r>
      <w:r w:rsidR="003165F5">
        <w:t>BITWISE_OR</w:t>
      </w:r>
      <w:r w:rsidRPr="00EC76D5">
        <w:t xml:space="preserve">_expression </w:t>
      </w:r>
      <w:r w:rsidR="003165F5">
        <w:t>BITWISE_OR</w:t>
      </w:r>
      <w:r w:rsidRPr="00EC76D5">
        <w:t xml:space="preserve"> bitwise_xor_expression {</w:t>
      </w:r>
    </w:p>
    <w:p w14:paraId="4FE396F7" w14:textId="77777777" w:rsidR="00C35F2D" w:rsidRPr="00EC76D5" w:rsidRDefault="00C35F2D" w:rsidP="00C35F2D">
      <w:pPr>
        <w:pStyle w:val="Code"/>
      </w:pPr>
      <w:r w:rsidRPr="00EC76D5">
        <w:t xml:space="preserve">      $$ = SyntaxTreeGenerator.generateBitwiseExpression</w:t>
      </w:r>
    </w:p>
    <w:p w14:paraId="2BD9025C" w14:textId="235119E9" w:rsidR="00C35F2D" w:rsidRPr="00EC76D5" w:rsidRDefault="00C35F2D" w:rsidP="00C35F2D">
      <w:pPr>
        <w:pStyle w:val="Code"/>
      </w:pPr>
      <w:r w:rsidRPr="00EC76D5">
        <w:t xml:space="preserve">                               (MiddleOperator.Bitwise</w:t>
      </w:r>
      <w:r w:rsidR="00414C74">
        <w:t>Or</w:t>
      </w:r>
      <w:r w:rsidRPr="00EC76D5">
        <w:t>, $1, $3);</w:t>
      </w:r>
    </w:p>
    <w:p w14:paraId="3F3C546B" w14:textId="77777777" w:rsidR="00C35F2D" w:rsidRPr="00EC76D5" w:rsidRDefault="00C35F2D" w:rsidP="00C35F2D">
      <w:pPr>
        <w:pStyle w:val="Code"/>
      </w:pPr>
      <w:r w:rsidRPr="00EC76D5">
        <w:t xml:space="preserve">    };</w:t>
      </w:r>
    </w:p>
    <w:p w14:paraId="087F7447" w14:textId="77777777" w:rsidR="00C35F2D" w:rsidRPr="00EC76D5" w:rsidRDefault="00C35F2D" w:rsidP="00C35F2D">
      <w:pPr>
        <w:pStyle w:val="Code"/>
      </w:pPr>
    </w:p>
    <w:p w14:paraId="1C9C6E62" w14:textId="77777777" w:rsidR="00C35F2D" w:rsidRPr="00EC76D5" w:rsidRDefault="00C35F2D" w:rsidP="00C35F2D">
      <w:pPr>
        <w:pStyle w:val="Code"/>
      </w:pPr>
      <w:r w:rsidRPr="00EC76D5">
        <w:t>bitwise_xor_expression:</w:t>
      </w:r>
    </w:p>
    <w:p w14:paraId="38436DFC" w14:textId="77777777" w:rsidR="00C35F2D" w:rsidRPr="00EC76D5" w:rsidRDefault="00C35F2D" w:rsidP="00C35F2D">
      <w:pPr>
        <w:pStyle w:val="Code"/>
      </w:pPr>
      <w:r w:rsidRPr="00EC76D5">
        <w:t xml:space="preserve">    bitwise_and_expression {</w:t>
      </w:r>
    </w:p>
    <w:p w14:paraId="0DDF21DC" w14:textId="77777777" w:rsidR="00C35F2D" w:rsidRPr="00EC76D5" w:rsidRDefault="00C35F2D" w:rsidP="00C35F2D">
      <w:pPr>
        <w:pStyle w:val="Code"/>
      </w:pPr>
      <w:r w:rsidRPr="00EC76D5">
        <w:t xml:space="preserve">      $$ = $1;</w:t>
      </w:r>
    </w:p>
    <w:p w14:paraId="4422A912" w14:textId="77777777" w:rsidR="00C35F2D" w:rsidRPr="00EC76D5" w:rsidRDefault="00C35F2D" w:rsidP="00C35F2D">
      <w:pPr>
        <w:pStyle w:val="Code"/>
      </w:pPr>
      <w:r w:rsidRPr="00EC76D5">
        <w:t xml:space="preserve">    }</w:t>
      </w:r>
    </w:p>
    <w:p w14:paraId="00BD0191" w14:textId="77777777" w:rsidR="00C35F2D" w:rsidRPr="00EC76D5" w:rsidRDefault="00C35F2D" w:rsidP="00C35F2D">
      <w:pPr>
        <w:pStyle w:val="Code"/>
      </w:pPr>
      <w:r w:rsidRPr="00EC76D5">
        <w:t xml:space="preserve">  | bitwise_xor_expression BITWISE_XOR bitwise_and_expression {</w:t>
      </w:r>
    </w:p>
    <w:p w14:paraId="0CB636B5" w14:textId="77777777" w:rsidR="00C35F2D" w:rsidRPr="00EC76D5" w:rsidRDefault="00C35F2D" w:rsidP="00C35F2D">
      <w:pPr>
        <w:pStyle w:val="Code"/>
      </w:pPr>
      <w:r w:rsidRPr="00EC76D5">
        <w:t xml:space="preserve">      $$ = SyntaxTreeGenerator.generateBitwiseExpression</w:t>
      </w:r>
    </w:p>
    <w:p w14:paraId="6DF1CBF9" w14:textId="7128E919" w:rsidR="00C35F2D" w:rsidRPr="00EC76D5" w:rsidRDefault="00C35F2D" w:rsidP="00C35F2D">
      <w:pPr>
        <w:pStyle w:val="Code"/>
      </w:pPr>
      <w:r w:rsidRPr="00EC76D5">
        <w:t xml:space="preserve">                               (MiddleOperator.BitwiseXOr, $1, $3);</w:t>
      </w:r>
    </w:p>
    <w:p w14:paraId="702B076A" w14:textId="77777777" w:rsidR="00C35F2D" w:rsidRPr="00EC76D5" w:rsidRDefault="00C35F2D" w:rsidP="00C35F2D">
      <w:pPr>
        <w:pStyle w:val="Code"/>
      </w:pPr>
      <w:r w:rsidRPr="00EC76D5">
        <w:t xml:space="preserve">    };</w:t>
      </w:r>
    </w:p>
    <w:p w14:paraId="3DC871E8" w14:textId="77777777" w:rsidR="00C35F2D" w:rsidRPr="00EC76D5" w:rsidRDefault="00C35F2D" w:rsidP="00C35F2D">
      <w:pPr>
        <w:pStyle w:val="Code"/>
      </w:pPr>
    </w:p>
    <w:p w14:paraId="4DC6A99F" w14:textId="77777777" w:rsidR="00C35F2D" w:rsidRPr="00EC76D5" w:rsidRDefault="00C35F2D" w:rsidP="00C35F2D">
      <w:pPr>
        <w:pStyle w:val="Code"/>
      </w:pPr>
      <w:r w:rsidRPr="00EC76D5">
        <w:lastRenderedPageBreak/>
        <w:t>bitwise_and_expression:</w:t>
      </w:r>
    </w:p>
    <w:p w14:paraId="59661885" w14:textId="77777777" w:rsidR="00C35F2D" w:rsidRPr="00EC76D5" w:rsidRDefault="00C35F2D" w:rsidP="00C35F2D">
      <w:pPr>
        <w:pStyle w:val="Code"/>
      </w:pPr>
      <w:r w:rsidRPr="00EC76D5">
        <w:t xml:space="preserve">    equality_expression {</w:t>
      </w:r>
    </w:p>
    <w:p w14:paraId="3CC78567" w14:textId="77777777" w:rsidR="00C35F2D" w:rsidRPr="00EC76D5" w:rsidRDefault="00C35F2D" w:rsidP="00C35F2D">
      <w:pPr>
        <w:pStyle w:val="Code"/>
      </w:pPr>
      <w:r w:rsidRPr="00EC76D5">
        <w:t xml:space="preserve">      $$ = $1;</w:t>
      </w:r>
    </w:p>
    <w:p w14:paraId="4D558726" w14:textId="77777777" w:rsidR="00C35F2D" w:rsidRPr="00EC76D5" w:rsidRDefault="00C35F2D" w:rsidP="00C35F2D">
      <w:pPr>
        <w:pStyle w:val="Code"/>
      </w:pPr>
      <w:r w:rsidRPr="00EC76D5">
        <w:t xml:space="preserve">    }</w:t>
      </w:r>
    </w:p>
    <w:p w14:paraId="652EA8A0" w14:textId="77777777" w:rsidR="00C35F2D" w:rsidRPr="00EC76D5" w:rsidRDefault="00C35F2D" w:rsidP="00C35F2D">
      <w:pPr>
        <w:pStyle w:val="Code"/>
      </w:pPr>
      <w:r w:rsidRPr="00EC76D5">
        <w:t xml:space="preserve">  | bitwise_and_expression AMPERSAND equality_expression {</w:t>
      </w:r>
    </w:p>
    <w:p w14:paraId="4D32DE4D" w14:textId="77777777" w:rsidR="00C35F2D" w:rsidRPr="00EC76D5" w:rsidRDefault="00C35F2D" w:rsidP="00C35F2D">
      <w:pPr>
        <w:pStyle w:val="Code"/>
      </w:pPr>
      <w:r w:rsidRPr="00EC76D5">
        <w:t xml:space="preserve">      $$ = SyntaxTreeGenerator.generateBitwiseExpression</w:t>
      </w:r>
    </w:p>
    <w:p w14:paraId="4A07EA93" w14:textId="0112016A" w:rsidR="00C35F2D" w:rsidRPr="00EC76D5" w:rsidRDefault="00C35F2D" w:rsidP="00C35F2D">
      <w:pPr>
        <w:pStyle w:val="Code"/>
      </w:pPr>
      <w:r w:rsidRPr="00EC76D5">
        <w:t xml:space="preserve">                               (MiddleOperator.BitwiseAnd, $1, $3);</w:t>
      </w:r>
    </w:p>
    <w:p w14:paraId="7CFEB94C" w14:textId="2CBEEB2F" w:rsidR="00C35F2D" w:rsidRPr="00EC76D5" w:rsidRDefault="00C35F2D" w:rsidP="00C35F2D">
      <w:pPr>
        <w:pStyle w:val="Code"/>
      </w:pPr>
      <w:r w:rsidRPr="00EC76D5">
        <w:t xml:space="preserve">    };</w:t>
      </w:r>
    </w:p>
    <w:p w14:paraId="19B70E8A" w14:textId="10153CDD" w:rsidR="00E40B78" w:rsidRPr="00EC76D5" w:rsidRDefault="009A5FF5" w:rsidP="00E40B78">
      <w:pPr>
        <w:pStyle w:val="CodeHeader"/>
      </w:pPr>
      <w:r w:rsidRPr="00EC76D5">
        <w:t>GenerateSyntaxTree.java</w:t>
      </w:r>
    </w:p>
    <w:p w14:paraId="2C7D943D" w14:textId="77777777" w:rsidR="0032483C" w:rsidRPr="00EC76D5" w:rsidRDefault="0032483C" w:rsidP="0032483C">
      <w:pPr>
        <w:pStyle w:val="Code"/>
      </w:pPr>
      <w:r w:rsidRPr="00EC76D5">
        <w:t xml:space="preserve">  public static SyntaxTree generateBitwiseNotExpression(SyntaxTree tree) {</w:t>
      </w:r>
    </w:p>
    <w:p w14:paraId="68ACA2C0" w14:textId="77777777" w:rsidR="0032483C" w:rsidRPr="00EC76D5" w:rsidRDefault="0032483C" w:rsidP="0032483C">
      <w:pPr>
        <w:pStyle w:val="Code"/>
      </w:pPr>
      <w:r w:rsidRPr="00EC76D5">
        <w:t xml:space="preserve">    tree = checkFunctionArrayStringLogicalExpression(tree);</w:t>
      </w:r>
    </w:p>
    <w:p w14:paraId="41ECA19A" w14:textId="77777777" w:rsidR="0032483C" w:rsidRPr="00EC76D5" w:rsidRDefault="0032483C" w:rsidP="0032483C">
      <w:pPr>
        <w:pStyle w:val="Code"/>
      </w:pPr>
      <w:r w:rsidRPr="00EC76D5">
        <w:t xml:space="preserve">    Type type = tree.getType();</w:t>
      </w:r>
    </w:p>
    <w:p w14:paraId="2E006278" w14:textId="77777777" w:rsidR="0032483C" w:rsidRPr="00EC76D5" w:rsidRDefault="0032483C" w:rsidP="0032483C">
      <w:pPr>
        <w:pStyle w:val="Code"/>
      </w:pPr>
      <w:r w:rsidRPr="00EC76D5">
        <w:t xml:space="preserve">    Assert.error(type.isIntegralOrPointer(), type,</w:t>
      </w:r>
    </w:p>
    <w:p w14:paraId="5FCE610C" w14:textId="77777777" w:rsidR="0032483C" w:rsidRPr="00EC76D5" w:rsidRDefault="0032483C" w:rsidP="0032483C">
      <w:pPr>
        <w:pStyle w:val="Code"/>
      </w:pPr>
      <w:r w:rsidRPr="00EC76D5">
        <w:t xml:space="preserve">                 "not allowed in bitwise not expression");</w:t>
      </w:r>
    </w:p>
    <w:p w14:paraId="0B6DDFD5" w14:textId="77777777" w:rsidR="0032483C" w:rsidRPr="00EC76D5" w:rsidRDefault="0032483C" w:rsidP="0032483C">
      <w:pPr>
        <w:pStyle w:val="Code"/>
      </w:pPr>
      <w:r w:rsidRPr="00EC76D5">
        <w:t xml:space="preserve">    return generateUnaryTree(MiddleOperator.BitwiseNot, type, tree);</w:t>
      </w:r>
    </w:p>
    <w:p w14:paraId="2D4BC6D9" w14:textId="11309306" w:rsidR="00E40B78" w:rsidRPr="00EC76D5" w:rsidRDefault="0032483C" w:rsidP="0032483C">
      <w:pPr>
        <w:pStyle w:val="Code"/>
      </w:pPr>
      <w:r w:rsidRPr="00EC76D5">
        <w:t xml:space="preserve">  }</w:t>
      </w:r>
    </w:p>
    <w:p w14:paraId="4F184C4C" w14:textId="676AA228" w:rsidR="00E40B78" w:rsidRPr="00EC76D5" w:rsidRDefault="00E40B78" w:rsidP="00E40B78">
      <w:pPr>
        <w:pStyle w:val="Rubrik3"/>
      </w:pPr>
      <w:bookmarkStart w:id="320" w:name="_Toc481936197"/>
      <w:r w:rsidRPr="00EC76D5">
        <w:t>Equality Expressions</w:t>
      </w:r>
      <w:bookmarkEnd w:id="320"/>
    </w:p>
    <w:p w14:paraId="7233D4CD" w14:textId="183FEF8A" w:rsidR="00E40B78" w:rsidRPr="00EC76D5" w:rsidRDefault="00E40B78" w:rsidP="00E40B78">
      <w:r w:rsidRPr="00EC76D5">
        <w:t xml:space="preserve">All types except structs or unions can be compared with equal (==) and not equal (!=) operator. All arithmetic values can be compared and the arithmetic conversion of Section </w:t>
      </w:r>
      <w:r w:rsidRPr="00EC76D5">
        <w:fldChar w:fldCharType="begin"/>
      </w:r>
      <w:r w:rsidRPr="00EC76D5">
        <w:instrText xml:space="preserve"> REF _Ref418012645 \r \h </w:instrText>
      </w:r>
      <w:r w:rsidRPr="00EC76D5">
        <w:fldChar w:fldCharType="separate"/>
      </w:r>
      <w:r w:rsidR="00545E00" w:rsidRPr="00EC76D5">
        <w:t>6.3.7</w:t>
      </w:r>
      <w:r w:rsidRPr="00EC76D5">
        <w:fldChar w:fldCharType="end"/>
      </w:r>
      <w:r w:rsidRPr="00EC76D5">
        <w:t xml:space="preserve"> is applied.</w:t>
      </w:r>
    </w:p>
    <w:p w14:paraId="4977AA78" w14:textId="19FB8A06" w:rsidR="00E40B78" w:rsidRPr="00EC76D5" w:rsidRDefault="002E67B8" w:rsidP="00E40B78">
      <w:pPr>
        <w:pStyle w:val="CodeHeader"/>
      </w:pPr>
      <w:r>
        <w:t>MainParser.gppg</w:t>
      </w:r>
    </w:p>
    <w:p w14:paraId="6D46FB72" w14:textId="77777777" w:rsidR="00E1148C" w:rsidRPr="00EC76D5" w:rsidRDefault="00E1148C" w:rsidP="00E1148C">
      <w:pPr>
        <w:pStyle w:val="Code"/>
      </w:pPr>
      <w:r w:rsidRPr="00EC76D5">
        <w:t>equality_expression:</w:t>
      </w:r>
    </w:p>
    <w:p w14:paraId="5729448A" w14:textId="77777777" w:rsidR="00E1148C" w:rsidRPr="00EC76D5" w:rsidRDefault="00E1148C" w:rsidP="00E1148C">
      <w:pPr>
        <w:pStyle w:val="Code"/>
      </w:pPr>
      <w:r w:rsidRPr="00EC76D5">
        <w:t xml:space="preserve">    relation_expression {</w:t>
      </w:r>
    </w:p>
    <w:p w14:paraId="65375359" w14:textId="77777777" w:rsidR="00E1148C" w:rsidRPr="00EC76D5" w:rsidRDefault="00E1148C" w:rsidP="00E1148C">
      <w:pPr>
        <w:pStyle w:val="Code"/>
      </w:pPr>
      <w:r w:rsidRPr="00EC76D5">
        <w:t xml:space="preserve">      $$ = $1;</w:t>
      </w:r>
    </w:p>
    <w:p w14:paraId="168568C8" w14:textId="77777777" w:rsidR="00E1148C" w:rsidRPr="00EC76D5" w:rsidRDefault="00E1148C" w:rsidP="00E1148C">
      <w:pPr>
        <w:pStyle w:val="Code"/>
      </w:pPr>
      <w:r w:rsidRPr="00EC76D5">
        <w:t xml:space="preserve">    }</w:t>
      </w:r>
    </w:p>
    <w:p w14:paraId="17118644" w14:textId="77777777" w:rsidR="00E1148C" w:rsidRPr="00EC76D5" w:rsidRDefault="00E1148C" w:rsidP="00E1148C">
      <w:pPr>
        <w:pStyle w:val="Code"/>
      </w:pPr>
      <w:r w:rsidRPr="00EC76D5">
        <w:t xml:space="preserve">  | equality_expression equality_operator relation_expression {</w:t>
      </w:r>
    </w:p>
    <w:p w14:paraId="1658AEBB" w14:textId="77777777" w:rsidR="00E1148C" w:rsidRPr="00EC76D5" w:rsidRDefault="00E1148C" w:rsidP="00E1148C">
      <w:pPr>
        <w:pStyle w:val="Code"/>
      </w:pPr>
      <w:r w:rsidRPr="00EC76D5">
        <w:t xml:space="preserve">      $$ = SyntaxTreeGenerator.generateEqualityExpression($2, $1, $3);</w:t>
      </w:r>
    </w:p>
    <w:p w14:paraId="6333EF1C" w14:textId="77777777" w:rsidR="00E1148C" w:rsidRPr="00EC76D5" w:rsidRDefault="00E1148C" w:rsidP="00E1148C">
      <w:pPr>
        <w:pStyle w:val="Code"/>
      </w:pPr>
      <w:r w:rsidRPr="00EC76D5">
        <w:t xml:space="preserve">    };</w:t>
      </w:r>
    </w:p>
    <w:p w14:paraId="5A68E155" w14:textId="77777777" w:rsidR="00E1148C" w:rsidRPr="00EC76D5" w:rsidRDefault="00E1148C" w:rsidP="00E1148C">
      <w:pPr>
        <w:pStyle w:val="Code"/>
      </w:pPr>
    </w:p>
    <w:p w14:paraId="049963C2" w14:textId="77777777" w:rsidR="00E1148C" w:rsidRPr="00EC76D5" w:rsidRDefault="00E1148C" w:rsidP="00E1148C">
      <w:pPr>
        <w:pStyle w:val="Code"/>
      </w:pPr>
      <w:r w:rsidRPr="00EC76D5">
        <w:t>equality_operator:</w:t>
      </w:r>
    </w:p>
    <w:p w14:paraId="0B94AFD8" w14:textId="77777777" w:rsidR="00E1148C" w:rsidRPr="00EC76D5" w:rsidRDefault="00E1148C" w:rsidP="00E1148C">
      <w:pPr>
        <w:pStyle w:val="Code"/>
      </w:pPr>
      <w:r w:rsidRPr="00EC76D5">
        <w:t xml:space="preserve">    EQUAL     { $$ = MiddleOperator.Equal;    }</w:t>
      </w:r>
    </w:p>
    <w:p w14:paraId="2FA4B8E2" w14:textId="77777777" w:rsidR="00E1148C" w:rsidRPr="00EC76D5" w:rsidRDefault="00E1148C" w:rsidP="00E1148C">
      <w:pPr>
        <w:pStyle w:val="Code"/>
        <w:rPr>
          <w:b/>
        </w:rPr>
      </w:pPr>
      <w:r w:rsidRPr="00EC76D5">
        <w:t xml:space="preserve">  | NOT_EQUAL { $$ = MiddleOperator.NotEqual; };</w:t>
      </w:r>
    </w:p>
    <w:p w14:paraId="64A207EE" w14:textId="1906A997" w:rsidR="00E40B78" w:rsidRPr="00EC76D5" w:rsidRDefault="009A5FF5" w:rsidP="00E1148C">
      <w:pPr>
        <w:pStyle w:val="CodeHeader"/>
      </w:pPr>
      <w:r w:rsidRPr="00EC76D5">
        <w:t>GenerateSyntaxTree.java</w:t>
      </w:r>
    </w:p>
    <w:p w14:paraId="17521061" w14:textId="77777777" w:rsidR="00047B2C" w:rsidRPr="00EC76D5" w:rsidRDefault="00047B2C" w:rsidP="00047B2C">
      <w:pPr>
        <w:pStyle w:val="Code"/>
      </w:pPr>
      <w:r w:rsidRPr="00EC76D5">
        <w:t xml:space="preserve">  public static SyntaxTree generateEqualityExpression(MiddleOperator operator,</w:t>
      </w:r>
    </w:p>
    <w:p w14:paraId="424B1422" w14:textId="77777777" w:rsidR="00047B2C" w:rsidRPr="00EC76D5" w:rsidRDefault="00047B2C" w:rsidP="00047B2C">
      <w:pPr>
        <w:pStyle w:val="Code"/>
      </w:pPr>
      <w:r w:rsidRPr="00EC76D5">
        <w:t xml:space="preserve">                                 SyntaxTree leftTree, SyntaxTree rightTree) {</w:t>
      </w:r>
    </w:p>
    <w:p w14:paraId="55502D59" w14:textId="77777777" w:rsidR="00047B2C" w:rsidRPr="00EC76D5" w:rsidRDefault="00047B2C" w:rsidP="00047B2C">
      <w:pPr>
        <w:pStyle w:val="Code"/>
      </w:pPr>
      <w:r w:rsidRPr="00EC76D5">
        <w:t xml:space="preserve">    leftTree = checkFunctionArrayStringLogicalExpression(leftTree);</w:t>
      </w:r>
    </w:p>
    <w:p w14:paraId="7FE896BB" w14:textId="77777777" w:rsidR="00047B2C" w:rsidRPr="00EC76D5" w:rsidRDefault="00047B2C" w:rsidP="00047B2C">
      <w:pPr>
        <w:pStyle w:val="Code"/>
      </w:pPr>
      <w:r w:rsidRPr="00EC76D5">
        <w:t xml:space="preserve">    rightTree = checkFunctionArrayStringLogicalExpression(rightTree);</w:t>
      </w:r>
    </w:p>
    <w:p w14:paraId="18EB7740" w14:textId="77777777" w:rsidR="00047B2C" w:rsidRPr="00EC76D5" w:rsidRDefault="00047B2C" w:rsidP="00047B2C">
      <w:pPr>
        <w:pStyle w:val="Code"/>
      </w:pPr>
      <w:r w:rsidRPr="00EC76D5">
        <w:t xml:space="preserve">    </w:t>
      </w:r>
    </w:p>
    <w:p w14:paraId="1C4A9AB5" w14:textId="77777777" w:rsidR="00047B2C" w:rsidRPr="00EC76D5" w:rsidRDefault="00047B2C" w:rsidP="00047B2C">
      <w:pPr>
        <w:pStyle w:val="Code"/>
      </w:pPr>
      <w:r w:rsidRPr="00EC76D5">
        <w:t xml:space="preserve">    Type leftType = leftTree.getType(),</w:t>
      </w:r>
    </w:p>
    <w:p w14:paraId="751DDE07" w14:textId="77777777" w:rsidR="00047B2C" w:rsidRPr="00EC76D5" w:rsidRDefault="00047B2C" w:rsidP="00047B2C">
      <w:pPr>
        <w:pStyle w:val="Code"/>
      </w:pPr>
      <w:r w:rsidRPr="00EC76D5">
        <w:t xml:space="preserve">         rightType = rightTree.getType();</w:t>
      </w:r>
    </w:p>
    <w:p w14:paraId="15DBAF4D" w14:textId="77777777" w:rsidR="00047B2C" w:rsidRPr="00EC76D5" w:rsidRDefault="00047B2C" w:rsidP="00047B2C">
      <w:pPr>
        <w:pStyle w:val="Code"/>
      </w:pPr>
    </w:p>
    <w:p w14:paraId="501B98DA" w14:textId="77777777" w:rsidR="00047B2C" w:rsidRPr="00EC76D5" w:rsidRDefault="00047B2C" w:rsidP="00047B2C">
      <w:pPr>
        <w:pStyle w:val="Code"/>
      </w:pPr>
      <w:r w:rsidRPr="00EC76D5">
        <w:t xml:space="preserve">    Assert.error(leftType.isArithmeticOrPointer() ||</w:t>
      </w:r>
    </w:p>
    <w:p w14:paraId="27E0E116" w14:textId="75C65A3A" w:rsidR="00047B2C" w:rsidRPr="00EC76D5" w:rsidRDefault="00047B2C" w:rsidP="00047B2C">
      <w:pPr>
        <w:pStyle w:val="Code"/>
      </w:pPr>
      <w:r w:rsidRPr="00EC76D5">
        <w:t xml:space="preserve">                 leftType.isStructOrUnion(), leftType,</w:t>
      </w:r>
    </w:p>
    <w:p w14:paraId="7927C0BC" w14:textId="77777777" w:rsidR="00047B2C" w:rsidRPr="00EC76D5" w:rsidRDefault="00047B2C" w:rsidP="00047B2C">
      <w:pPr>
        <w:pStyle w:val="Code"/>
      </w:pPr>
      <w:r w:rsidRPr="00EC76D5">
        <w:t xml:space="preserve">                 "not allowed in relation expression");</w:t>
      </w:r>
    </w:p>
    <w:p w14:paraId="36036D7E" w14:textId="77777777" w:rsidR="00047B2C" w:rsidRPr="00EC76D5" w:rsidRDefault="00047B2C" w:rsidP="00047B2C">
      <w:pPr>
        <w:pStyle w:val="Code"/>
      </w:pPr>
      <w:r w:rsidRPr="00EC76D5">
        <w:t xml:space="preserve">    Assert.error(rightType.isArithmeticOrPointer() ||</w:t>
      </w:r>
    </w:p>
    <w:p w14:paraId="0519F1E6" w14:textId="1EE4EBBF" w:rsidR="00047B2C" w:rsidRPr="00EC76D5" w:rsidRDefault="00047B2C" w:rsidP="00047B2C">
      <w:pPr>
        <w:pStyle w:val="Code"/>
      </w:pPr>
      <w:r w:rsidRPr="00EC76D5">
        <w:t xml:space="preserve">                 leftType.isStructOrUnion(), rightType,</w:t>
      </w:r>
    </w:p>
    <w:p w14:paraId="4F61B2EF" w14:textId="77777777" w:rsidR="00047B2C" w:rsidRPr="00EC76D5" w:rsidRDefault="00047B2C" w:rsidP="00047B2C">
      <w:pPr>
        <w:pStyle w:val="Code"/>
      </w:pPr>
      <w:r w:rsidRPr="00EC76D5">
        <w:t xml:space="preserve">                 "not allowed in relation expression");</w:t>
      </w:r>
    </w:p>
    <w:p w14:paraId="721A655F" w14:textId="77777777" w:rsidR="00047B2C" w:rsidRPr="00EC76D5" w:rsidRDefault="00047B2C" w:rsidP="00047B2C">
      <w:pPr>
        <w:pStyle w:val="Code"/>
      </w:pPr>
      <w:r w:rsidRPr="00EC76D5">
        <w:t xml:space="preserve">    </w:t>
      </w:r>
    </w:p>
    <w:p w14:paraId="79AFD296" w14:textId="77777777" w:rsidR="00047B2C" w:rsidRPr="00EC76D5" w:rsidRDefault="00047B2C" w:rsidP="00047B2C">
      <w:pPr>
        <w:pStyle w:val="Code"/>
      </w:pPr>
      <w:r w:rsidRPr="00EC76D5">
        <w:t xml:space="preserve">    Type maxType = TypeCast.maxType(leftType, rightType);</w:t>
      </w:r>
    </w:p>
    <w:p w14:paraId="692EC60B" w14:textId="77777777" w:rsidR="00047B2C" w:rsidRPr="00EC76D5" w:rsidRDefault="00047B2C" w:rsidP="00047B2C">
      <w:pPr>
        <w:pStyle w:val="Code"/>
      </w:pPr>
      <w:r w:rsidRPr="00EC76D5">
        <w:t xml:space="preserve">    leftTree = TypeCast.implicitCast(leftTree, maxType);</w:t>
      </w:r>
    </w:p>
    <w:p w14:paraId="42707015" w14:textId="77777777" w:rsidR="00047B2C" w:rsidRPr="00EC76D5" w:rsidRDefault="00047B2C" w:rsidP="00047B2C">
      <w:pPr>
        <w:pStyle w:val="Code"/>
      </w:pPr>
      <w:r w:rsidRPr="00EC76D5">
        <w:t xml:space="preserve">    rightTree = TypeCast.implicitCast(rightTree, maxType);</w:t>
      </w:r>
    </w:p>
    <w:p w14:paraId="6E88B888" w14:textId="77777777" w:rsidR="00047B2C" w:rsidRPr="00EC76D5" w:rsidRDefault="00047B2C" w:rsidP="00047B2C">
      <w:pPr>
        <w:pStyle w:val="Code"/>
      </w:pPr>
    </w:p>
    <w:p w14:paraId="363E9E70" w14:textId="77777777" w:rsidR="00047B2C" w:rsidRPr="00EC76D5" w:rsidRDefault="00047B2C" w:rsidP="00047B2C">
      <w:pPr>
        <w:pStyle w:val="Code"/>
      </w:pPr>
      <w:r w:rsidRPr="00EC76D5">
        <w:t xml:space="preserve">    return generateBinaryTree(operator, Type.LogicalType,</w:t>
      </w:r>
    </w:p>
    <w:p w14:paraId="0E1C309F" w14:textId="00EDEE6E" w:rsidR="00047B2C" w:rsidRPr="00EC76D5" w:rsidRDefault="00047B2C" w:rsidP="00047B2C">
      <w:pPr>
        <w:pStyle w:val="Code"/>
      </w:pPr>
      <w:r w:rsidRPr="00EC76D5">
        <w:t xml:space="preserve">                              leftTree, rightTree);</w:t>
      </w:r>
    </w:p>
    <w:p w14:paraId="15F2E579" w14:textId="6A81F6EF" w:rsidR="00E40B78" w:rsidRPr="00EC76D5" w:rsidRDefault="00047B2C" w:rsidP="00047B2C">
      <w:pPr>
        <w:pStyle w:val="Code"/>
      </w:pPr>
      <w:r w:rsidRPr="00EC76D5">
        <w:lastRenderedPageBreak/>
        <w:t xml:space="preserve">  }</w:t>
      </w:r>
    </w:p>
    <w:p w14:paraId="225A1426" w14:textId="40ED72E3" w:rsidR="00E40B78" w:rsidRPr="00EC76D5" w:rsidRDefault="00E40B78" w:rsidP="00E40B78">
      <w:pPr>
        <w:pStyle w:val="Rubrik3"/>
      </w:pPr>
      <w:bookmarkStart w:id="321" w:name="_Toc481936198"/>
      <w:r w:rsidRPr="00EC76D5">
        <w:t>Relation Expressions</w:t>
      </w:r>
      <w:bookmarkEnd w:id="321"/>
    </w:p>
    <w:p w14:paraId="74C3AA54" w14:textId="77777777" w:rsidR="00E40B78" w:rsidRPr="00EC76D5" w:rsidRDefault="00E40B78" w:rsidP="00E40B78">
      <w:r w:rsidRPr="00EC76D5">
        <w:t>All arithmetic and pointer types can be compared with relation operators.</w:t>
      </w:r>
    </w:p>
    <w:p w14:paraId="116A3F05" w14:textId="05D78614" w:rsidR="00E40B78" w:rsidRPr="00EC76D5" w:rsidRDefault="002E67B8" w:rsidP="00E40B78">
      <w:pPr>
        <w:pStyle w:val="CodeHeader"/>
      </w:pPr>
      <w:r>
        <w:t>MainParser.gppg</w:t>
      </w:r>
    </w:p>
    <w:p w14:paraId="2E996EBF" w14:textId="77777777" w:rsidR="009F769A" w:rsidRPr="00EC76D5" w:rsidRDefault="009F769A" w:rsidP="009F769A">
      <w:pPr>
        <w:pStyle w:val="Code"/>
      </w:pPr>
      <w:r w:rsidRPr="00EC76D5">
        <w:t>relation_expression:</w:t>
      </w:r>
    </w:p>
    <w:p w14:paraId="4F3A6DCD" w14:textId="77777777" w:rsidR="009F769A" w:rsidRPr="00EC76D5" w:rsidRDefault="009F769A" w:rsidP="009F769A">
      <w:pPr>
        <w:pStyle w:val="Code"/>
      </w:pPr>
      <w:r w:rsidRPr="00EC76D5">
        <w:t xml:space="preserve">    shift_expression {</w:t>
      </w:r>
    </w:p>
    <w:p w14:paraId="0F933834" w14:textId="77777777" w:rsidR="009F769A" w:rsidRPr="00EC76D5" w:rsidRDefault="009F769A" w:rsidP="009F769A">
      <w:pPr>
        <w:pStyle w:val="Code"/>
      </w:pPr>
      <w:r w:rsidRPr="00EC76D5">
        <w:t xml:space="preserve">      $$ = $1;</w:t>
      </w:r>
    </w:p>
    <w:p w14:paraId="1DDFD77E" w14:textId="77777777" w:rsidR="009F769A" w:rsidRPr="00EC76D5" w:rsidRDefault="009F769A" w:rsidP="009F769A">
      <w:pPr>
        <w:pStyle w:val="Code"/>
      </w:pPr>
      <w:r w:rsidRPr="00EC76D5">
        <w:t xml:space="preserve">    }</w:t>
      </w:r>
    </w:p>
    <w:p w14:paraId="2F5AC3E2" w14:textId="77777777" w:rsidR="009F769A" w:rsidRPr="00EC76D5" w:rsidRDefault="009F769A" w:rsidP="009F769A">
      <w:pPr>
        <w:pStyle w:val="Code"/>
      </w:pPr>
      <w:r w:rsidRPr="00EC76D5">
        <w:t xml:space="preserve">  | relation_expression relation_operator shift_expression {</w:t>
      </w:r>
    </w:p>
    <w:p w14:paraId="4819770A" w14:textId="77777777" w:rsidR="009F769A" w:rsidRPr="00EC76D5" w:rsidRDefault="009F769A" w:rsidP="009F769A">
      <w:pPr>
        <w:pStyle w:val="Code"/>
      </w:pPr>
      <w:r w:rsidRPr="00EC76D5">
        <w:t xml:space="preserve">      $$ = SyntaxTreeGenerator.generateRelationalExpression($2, $1, $3);      </w:t>
      </w:r>
    </w:p>
    <w:p w14:paraId="13F88E7B" w14:textId="77777777" w:rsidR="009F769A" w:rsidRPr="00EC76D5" w:rsidRDefault="009F769A" w:rsidP="009F769A">
      <w:pPr>
        <w:pStyle w:val="Code"/>
      </w:pPr>
      <w:r w:rsidRPr="00EC76D5">
        <w:t xml:space="preserve">    };</w:t>
      </w:r>
    </w:p>
    <w:p w14:paraId="417EC1FA" w14:textId="77777777" w:rsidR="009F769A" w:rsidRPr="00EC76D5" w:rsidRDefault="009F769A" w:rsidP="009F769A">
      <w:pPr>
        <w:pStyle w:val="Code"/>
      </w:pPr>
    </w:p>
    <w:p w14:paraId="36E45DA0" w14:textId="77777777" w:rsidR="009F769A" w:rsidRPr="00EC76D5" w:rsidRDefault="009F769A" w:rsidP="009F769A">
      <w:pPr>
        <w:pStyle w:val="Code"/>
      </w:pPr>
      <w:r w:rsidRPr="00EC76D5">
        <w:t>relation_operator:</w:t>
      </w:r>
    </w:p>
    <w:p w14:paraId="71E899BD" w14:textId="77777777" w:rsidR="009F769A" w:rsidRPr="00EC76D5" w:rsidRDefault="009F769A" w:rsidP="009F769A">
      <w:pPr>
        <w:pStyle w:val="Code"/>
      </w:pPr>
      <w:r w:rsidRPr="00EC76D5">
        <w:t xml:space="preserve">    LESS_THAN          { $$ = MiddleOperator.LessThan;         }</w:t>
      </w:r>
    </w:p>
    <w:p w14:paraId="035EE6F8" w14:textId="77777777" w:rsidR="009F769A" w:rsidRPr="00EC76D5" w:rsidRDefault="009F769A" w:rsidP="009F769A">
      <w:pPr>
        <w:pStyle w:val="Code"/>
      </w:pPr>
      <w:r w:rsidRPr="00EC76D5">
        <w:t xml:space="preserve">  | LESS_THAN_EQUAL    { $$ = MiddleOperator.LessThanEqual;    }</w:t>
      </w:r>
    </w:p>
    <w:p w14:paraId="6ACF5C95" w14:textId="77777777" w:rsidR="009F769A" w:rsidRPr="00EC76D5" w:rsidRDefault="009F769A" w:rsidP="009F769A">
      <w:pPr>
        <w:pStyle w:val="Code"/>
      </w:pPr>
      <w:r w:rsidRPr="00EC76D5">
        <w:t xml:space="preserve">  | GREATER_THAN       { $$ = MiddleOperator.GreaterThan;      }</w:t>
      </w:r>
    </w:p>
    <w:p w14:paraId="1383A517" w14:textId="301FAB94" w:rsidR="00E40B78" w:rsidRPr="00EC76D5" w:rsidRDefault="009F769A" w:rsidP="009F769A">
      <w:pPr>
        <w:pStyle w:val="Code"/>
      </w:pPr>
      <w:r w:rsidRPr="00EC76D5">
        <w:t xml:space="preserve">  | GREATER_THAN_EQUAL { $$ = MiddleOperator.GreaterThanEqual; };</w:t>
      </w:r>
    </w:p>
    <w:p w14:paraId="3C611495" w14:textId="2548E464" w:rsidR="00E40B78" w:rsidRPr="00EC76D5" w:rsidRDefault="009A5FF5" w:rsidP="00E40B78">
      <w:pPr>
        <w:pStyle w:val="CodeHeader"/>
      </w:pPr>
      <w:r w:rsidRPr="00EC76D5">
        <w:t>GenerateSyntaxTree.java</w:t>
      </w:r>
    </w:p>
    <w:p w14:paraId="03C88D0C" w14:textId="77777777" w:rsidR="00D94C74" w:rsidRPr="00EC76D5" w:rsidRDefault="009F769A" w:rsidP="009F769A">
      <w:pPr>
        <w:pStyle w:val="Code"/>
      </w:pPr>
      <w:r w:rsidRPr="00EC76D5">
        <w:t xml:space="preserve">  public static SyntaxTree generateRelationalExpression</w:t>
      </w:r>
    </w:p>
    <w:p w14:paraId="32E944F6" w14:textId="4727817F" w:rsidR="009F769A" w:rsidRPr="00EC76D5" w:rsidRDefault="00D94C74" w:rsidP="009F769A">
      <w:pPr>
        <w:pStyle w:val="Code"/>
      </w:pPr>
      <w:r w:rsidRPr="00EC76D5">
        <w:t xml:space="preserve">                             </w:t>
      </w:r>
      <w:r w:rsidR="009F769A" w:rsidRPr="00EC76D5">
        <w:t>(MiddleOperator operator,</w:t>
      </w:r>
    </w:p>
    <w:p w14:paraId="3A075DCB" w14:textId="62DFD3F4" w:rsidR="009F769A" w:rsidRPr="00EC76D5" w:rsidRDefault="009F769A" w:rsidP="009F769A">
      <w:pPr>
        <w:pStyle w:val="Code"/>
      </w:pPr>
      <w:r w:rsidRPr="00EC76D5">
        <w:t xml:space="preserve">                              SyntaxTree leftTree, SyntaxTree rightTree) {</w:t>
      </w:r>
    </w:p>
    <w:p w14:paraId="47A61913" w14:textId="3FD324E3" w:rsidR="009F769A" w:rsidRPr="00EC76D5" w:rsidRDefault="00D94C74" w:rsidP="009F769A">
      <w:pPr>
        <w:pStyle w:val="Code"/>
      </w:pPr>
      <w:r w:rsidRPr="00EC76D5">
        <w:t xml:space="preserve"> </w:t>
      </w:r>
      <w:r w:rsidR="009F769A" w:rsidRPr="00EC76D5">
        <w:t xml:space="preserve">   leftTree = checkFunctionArrayStringLogicalExpression(leftTree);</w:t>
      </w:r>
    </w:p>
    <w:p w14:paraId="4A1CD00F" w14:textId="77777777" w:rsidR="009F769A" w:rsidRPr="00EC76D5" w:rsidRDefault="009F769A" w:rsidP="009F769A">
      <w:pPr>
        <w:pStyle w:val="Code"/>
      </w:pPr>
      <w:r w:rsidRPr="00EC76D5">
        <w:t xml:space="preserve">    rightTree = checkFunctionArrayStringLogicalExpression(rightTree);</w:t>
      </w:r>
    </w:p>
    <w:p w14:paraId="4E66A757" w14:textId="77777777" w:rsidR="009F769A" w:rsidRPr="00EC76D5" w:rsidRDefault="009F769A" w:rsidP="009F769A">
      <w:pPr>
        <w:pStyle w:val="Code"/>
      </w:pPr>
      <w:r w:rsidRPr="00EC76D5">
        <w:t xml:space="preserve">    </w:t>
      </w:r>
    </w:p>
    <w:p w14:paraId="532E90EB" w14:textId="77777777" w:rsidR="009F769A" w:rsidRPr="00EC76D5" w:rsidRDefault="009F769A" w:rsidP="009F769A">
      <w:pPr>
        <w:pStyle w:val="Code"/>
      </w:pPr>
      <w:r w:rsidRPr="00EC76D5">
        <w:t xml:space="preserve">    Type leftType = leftTree.getType(),</w:t>
      </w:r>
    </w:p>
    <w:p w14:paraId="3C7A58D2" w14:textId="77777777" w:rsidR="009F769A" w:rsidRPr="00EC76D5" w:rsidRDefault="009F769A" w:rsidP="009F769A">
      <w:pPr>
        <w:pStyle w:val="Code"/>
      </w:pPr>
      <w:r w:rsidRPr="00EC76D5">
        <w:t xml:space="preserve">         rightType = rightTree.getType();</w:t>
      </w:r>
    </w:p>
    <w:p w14:paraId="3CAE34C6" w14:textId="77777777" w:rsidR="009F769A" w:rsidRPr="00EC76D5" w:rsidRDefault="009F769A" w:rsidP="009F769A">
      <w:pPr>
        <w:pStyle w:val="Code"/>
      </w:pPr>
    </w:p>
    <w:p w14:paraId="022B6A86" w14:textId="77777777" w:rsidR="009F769A" w:rsidRPr="00EC76D5" w:rsidRDefault="009F769A" w:rsidP="009F769A">
      <w:pPr>
        <w:pStyle w:val="Code"/>
      </w:pPr>
      <w:r w:rsidRPr="00EC76D5">
        <w:t xml:space="preserve">    Assert.error(leftType.isArithmeticOrPointer(), leftType,</w:t>
      </w:r>
    </w:p>
    <w:p w14:paraId="56A23AF2" w14:textId="77777777" w:rsidR="009F769A" w:rsidRPr="00EC76D5" w:rsidRDefault="009F769A" w:rsidP="009F769A">
      <w:pPr>
        <w:pStyle w:val="Code"/>
      </w:pPr>
      <w:r w:rsidRPr="00EC76D5">
        <w:t xml:space="preserve">                 "not allowed in relation expression");</w:t>
      </w:r>
    </w:p>
    <w:p w14:paraId="28BC2C76" w14:textId="77777777" w:rsidR="009F769A" w:rsidRPr="00EC76D5" w:rsidRDefault="009F769A" w:rsidP="009F769A">
      <w:pPr>
        <w:pStyle w:val="Code"/>
      </w:pPr>
      <w:r w:rsidRPr="00EC76D5">
        <w:t xml:space="preserve">    Assert.error(rightType.isArithmeticOrPointer(), rightType,</w:t>
      </w:r>
    </w:p>
    <w:p w14:paraId="56026D7A" w14:textId="77777777" w:rsidR="009F769A" w:rsidRPr="00EC76D5" w:rsidRDefault="009F769A" w:rsidP="009F769A">
      <w:pPr>
        <w:pStyle w:val="Code"/>
      </w:pPr>
      <w:r w:rsidRPr="00EC76D5">
        <w:t xml:space="preserve">                 "not allowed in relation expression");</w:t>
      </w:r>
    </w:p>
    <w:p w14:paraId="362ECD85" w14:textId="77777777" w:rsidR="009F769A" w:rsidRPr="00EC76D5" w:rsidRDefault="009F769A" w:rsidP="009F769A">
      <w:pPr>
        <w:pStyle w:val="Code"/>
      </w:pPr>
      <w:r w:rsidRPr="00EC76D5">
        <w:t xml:space="preserve">    </w:t>
      </w:r>
    </w:p>
    <w:p w14:paraId="3C8F25E2" w14:textId="77777777" w:rsidR="009F769A" w:rsidRPr="00EC76D5" w:rsidRDefault="009F769A" w:rsidP="009F769A">
      <w:pPr>
        <w:pStyle w:val="Code"/>
      </w:pPr>
      <w:r w:rsidRPr="00EC76D5">
        <w:t xml:space="preserve">    Type maxType = TypeCast.maxType(leftType, rightType);</w:t>
      </w:r>
    </w:p>
    <w:p w14:paraId="5AAD1C47" w14:textId="77777777" w:rsidR="009F769A" w:rsidRPr="00EC76D5" w:rsidRDefault="009F769A" w:rsidP="009F769A">
      <w:pPr>
        <w:pStyle w:val="Code"/>
      </w:pPr>
      <w:r w:rsidRPr="00EC76D5">
        <w:t xml:space="preserve">    leftTree = TypeCast.implicitCast(leftTree, maxType);</w:t>
      </w:r>
    </w:p>
    <w:p w14:paraId="3E22AD14" w14:textId="77777777" w:rsidR="009F769A" w:rsidRPr="00EC76D5" w:rsidRDefault="009F769A" w:rsidP="009F769A">
      <w:pPr>
        <w:pStyle w:val="Code"/>
      </w:pPr>
      <w:r w:rsidRPr="00EC76D5">
        <w:t xml:space="preserve">    rightTree = TypeCast.implicitCast(rightTree, maxType);</w:t>
      </w:r>
    </w:p>
    <w:p w14:paraId="5356B793" w14:textId="77777777" w:rsidR="009F769A" w:rsidRPr="00EC76D5" w:rsidRDefault="009F769A" w:rsidP="009F769A">
      <w:pPr>
        <w:pStyle w:val="Code"/>
      </w:pPr>
    </w:p>
    <w:p w14:paraId="7F3372FD" w14:textId="77777777" w:rsidR="00E84850" w:rsidRPr="00EC76D5" w:rsidRDefault="009F769A" w:rsidP="009F769A">
      <w:pPr>
        <w:pStyle w:val="Code"/>
      </w:pPr>
      <w:r w:rsidRPr="00EC76D5">
        <w:t xml:space="preserve">    return generateBinaryTree(operator, Type.LogicalType,</w:t>
      </w:r>
    </w:p>
    <w:p w14:paraId="40CD5E0A" w14:textId="28CE1C48" w:rsidR="009F769A" w:rsidRPr="00EC76D5" w:rsidRDefault="00E84850" w:rsidP="009F769A">
      <w:pPr>
        <w:pStyle w:val="Code"/>
      </w:pPr>
      <w:r w:rsidRPr="00EC76D5">
        <w:t xml:space="preserve">                             </w:t>
      </w:r>
      <w:r w:rsidR="009F769A" w:rsidRPr="00EC76D5">
        <w:t xml:space="preserve"> leftTree, rightTree);</w:t>
      </w:r>
    </w:p>
    <w:p w14:paraId="0E1F6155" w14:textId="219D8518" w:rsidR="00E40B78" w:rsidRPr="00EC76D5" w:rsidRDefault="009F769A" w:rsidP="009F769A">
      <w:pPr>
        <w:pStyle w:val="Code"/>
      </w:pPr>
      <w:r w:rsidRPr="00EC76D5">
        <w:t xml:space="preserve">  }</w:t>
      </w:r>
    </w:p>
    <w:p w14:paraId="64E5BE49" w14:textId="3979311C" w:rsidR="00E40B78" w:rsidRPr="00EC76D5" w:rsidRDefault="00E40B78" w:rsidP="00E40B78">
      <w:pPr>
        <w:pStyle w:val="Rubrik3"/>
      </w:pPr>
      <w:bookmarkStart w:id="322" w:name="_Toc481936199"/>
      <w:r w:rsidRPr="00EC76D5">
        <w:t>Shift Expression</w:t>
      </w:r>
      <w:bookmarkEnd w:id="322"/>
    </w:p>
    <w:p w14:paraId="5CC1F080" w14:textId="7CBCCEE5" w:rsidR="00E40B78" w:rsidRPr="00EC76D5" w:rsidRDefault="00E40B78" w:rsidP="00E40B78">
      <w:r w:rsidRPr="00EC76D5">
        <w:t xml:space="preserve">Shift expressions are allowed on integral operands and applies the arithmetic conversion of Section </w:t>
      </w:r>
      <w:r w:rsidRPr="00EC76D5">
        <w:fldChar w:fldCharType="begin"/>
      </w:r>
      <w:r w:rsidRPr="00EC76D5">
        <w:instrText xml:space="preserve"> REF _Ref418012645 \r \h </w:instrText>
      </w:r>
      <w:r w:rsidRPr="00EC76D5">
        <w:fldChar w:fldCharType="separate"/>
      </w:r>
      <w:r w:rsidR="00545E00" w:rsidRPr="00EC76D5">
        <w:t>6.3.7</w:t>
      </w:r>
      <w:r w:rsidRPr="00EC76D5">
        <w:fldChar w:fldCharType="end"/>
      </w:r>
      <w:r w:rsidRPr="00EC76D5">
        <w:t xml:space="preserve">. </w:t>
      </w:r>
    </w:p>
    <w:p w14:paraId="1734539E" w14:textId="706CA1D8" w:rsidR="00E40B78" w:rsidRPr="00EC76D5" w:rsidRDefault="002E67B8" w:rsidP="00E40B78">
      <w:pPr>
        <w:pStyle w:val="CodeHeader"/>
      </w:pPr>
      <w:r>
        <w:t>MainParser.gppg</w:t>
      </w:r>
    </w:p>
    <w:p w14:paraId="223FE05D" w14:textId="77777777" w:rsidR="00E84850" w:rsidRPr="00EC76D5" w:rsidRDefault="00E84850" w:rsidP="00E84850">
      <w:pPr>
        <w:pStyle w:val="Code"/>
      </w:pPr>
      <w:r w:rsidRPr="00EC76D5">
        <w:t>shift_expression:</w:t>
      </w:r>
    </w:p>
    <w:p w14:paraId="078F17A5" w14:textId="77777777" w:rsidR="00E84850" w:rsidRPr="00EC76D5" w:rsidRDefault="00E84850" w:rsidP="00E84850">
      <w:pPr>
        <w:pStyle w:val="Code"/>
      </w:pPr>
      <w:r w:rsidRPr="00EC76D5">
        <w:t xml:space="preserve">    add_expression {</w:t>
      </w:r>
    </w:p>
    <w:p w14:paraId="178ACFD6" w14:textId="77777777" w:rsidR="00E84850" w:rsidRPr="00EC76D5" w:rsidRDefault="00E84850" w:rsidP="00E84850">
      <w:pPr>
        <w:pStyle w:val="Code"/>
      </w:pPr>
      <w:r w:rsidRPr="00EC76D5">
        <w:t xml:space="preserve">      $$ = $1;</w:t>
      </w:r>
    </w:p>
    <w:p w14:paraId="435415BD" w14:textId="77777777" w:rsidR="00E84850" w:rsidRPr="00EC76D5" w:rsidRDefault="00E84850" w:rsidP="00E84850">
      <w:pPr>
        <w:pStyle w:val="Code"/>
      </w:pPr>
      <w:r w:rsidRPr="00EC76D5">
        <w:t xml:space="preserve">    }</w:t>
      </w:r>
    </w:p>
    <w:p w14:paraId="0BD2DB11" w14:textId="44BE9566" w:rsidR="00E84850" w:rsidRPr="00EC76D5" w:rsidRDefault="00E84850" w:rsidP="00E84850">
      <w:pPr>
        <w:pStyle w:val="Code"/>
      </w:pPr>
      <w:r w:rsidRPr="00EC76D5">
        <w:t xml:space="preserve">  | shift_expression shift_operator add_expression</w:t>
      </w:r>
      <w:r w:rsidR="00076FAB" w:rsidRPr="00EC76D5">
        <w:t xml:space="preserve"> </w:t>
      </w:r>
      <w:r w:rsidRPr="00EC76D5">
        <w:t>{</w:t>
      </w:r>
    </w:p>
    <w:p w14:paraId="332AC1C4" w14:textId="77777777" w:rsidR="00E84850" w:rsidRPr="00EC76D5" w:rsidRDefault="00E84850" w:rsidP="00E84850">
      <w:pPr>
        <w:pStyle w:val="Code"/>
      </w:pPr>
      <w:r w:rsidRPr="00EC76D5">
        <w:t xml:space="preserve">      $$ = SyntaxTreeGenerator.generateShiftExpression($2, $1, $3);</w:t>
      </w:r>
    </w:p>
    <w:p w14:paraId="0A584496" w14:textId="77777777" w:rsidR="00E84850" w:rsidRPr="00EC76D5" w:rsidRDefault="00E84850" w:rsidP="00E84850">
      <w:pPr>
        <w:pStyle w:val="Code"/>
      </w:pPr>
      <w:r w:rsidRPr="00EC76D5">
        <w:t xml:space="preserve">    };</w:t>
      </w:r>
    </w:p>
    <w:p w14:paraId="774BF3CC" w14:textId="77777777" w:rsidR="00E84850" w:rsidRPr="00EC76D5" w:rsidRDefault="00E84850" w:rsidP="00E84850">
      <w:pPr>
        <w:pStyle w:val="Code"/>
      </w:pPr>
    </w:p>
    <w:p w14:paraId="37D4D9FD" w14:textId="77777777" w:rsidR="00E84850" w:rsidRPr="00EC76D5" w:rsidRDefault="00E84850" w:rsidP="00E84850">
      <w:pPr>
        <w:pStyle w:val="Code"/>
      </w:pPr>
      <w:r w:rsidRPr="00EC76D5">
        <w:t>shift_operator:</w:t>
      </w:r>
    </w:p>
    <w:p w14:paraId="7BBB8291" w14:textId="77777777" w:rsidR="00E84850" w:rsidRPr="00EC76D5" w:rsidRDefault="00E84850" w:rsidP="00E84850">
      <w:pPr>
        <w:pStyle w:val="Code"/>
      </w:pPr>
      <w:r w:rsidRPr="00EC76D5">
        <w:lastRenderedPageBreak/>
        <w:t xml:space="preserve">    LEFT_SHIFT  { $$ = MiddleOperator.LeftShift;  }</w:t>
      </w:r>
    </w:p>
    <w:p w14:paraId="60E5BE0F" w14:textId="7B86DA09" w:rsidR="00E40B78" w:rsidRPr="00EC76D5" w:rsidRDefault="00E84850" w:rsidP="00E84850">
      <w:pPr>
        <w:pStyle w:val="Code"/>
      </w:pPr>
      <w:r w:rsidRPr="00EC76D5">
        <w:t xml:space="preserve">  | RIGHT_SHIFT { $$ = MiddleOperator.RightShift; };</w:t>
      </w:r>
    </w:p>
    <w:p w14:paraId="7C4DA603" w14:textId="77777777" w:rsidR="00902343" w:rsidRPr="00EC76D5" w:rsidRDefault="00902343" w:rsidP="00902343">
      <w:pPr>
        <w:pStyle w:val="CodeHeader"/>
      </w:pPr>
      <w:r w:rsidRPr="00EC76D5">
        <w:t>GenerateSyntaxTree.java</w:t>
      </w:r>
    </w:p>
    <w:p w14:paraId="2774175C" w14:textId="77777777" w:rsidR="00F724A9" w:rsidRPr="00EC76D5" w:rsidRDefault="00F724A9" w:rsidP="00F724A9">
      <w:pPr>
        <w:pStyle w:val="Code"/>
      </w:pPr>
      <w:r w:rsidRPr="00EC76D5">
        <w:t xml:space="preserve">  public static SyntaxTree generateShiftExpression(MiddleOperator operator,</w:t>
      </w:r>
    </w:p>
    <w:p w14:paraId="2BB0FEF0" w14:textId="259ACA75" w:rsidR="00F724A9" w:rsidRPr="00EC76D5" w:rsidRDefault="00F724A9" w:rsidP="00F724A9">
      <w:pPr>
        <w:pStyle w:val="Code"/>
      </w:pPr>
      <w:r w:rsidRPr="00EC76D5">
        <w:t xml:space="preserve">                                   SyntaxTree </w:t>
      </w:r>
      <w:r w:rsidR="005B1028" w:rsidRPr="00EC76D5">
        <w:t>leftTree, SyntaxTree rightTree)</w:t>
      </w:r>
      <w:r w:rsidRPr="00EC76D5">
        <w:t>{</w:t>
      </w:r>
    </w:p>
    <w:p w14:paraId="403100D9" w14:textId="77777777" w:rsidR="00F724A9" w:rsidRPr="00EC76D5" w:rsidRDefault="00F724A9" w:rsidP="00F724A9">
      <w:pPr>
        <w:pStyle w:val="Code"/>
      </w:pPr>
      <w:r w:rsidRPr="00EC76D5">
        <w:t xml:space="preserve">    leftTree = checkFunctionArrayStringLogicalExpression(leftTree);</w:t>
      </w:r>
    </w:p>
    <w:p w14:paraId="32FA5F7F" w14:textId="77777777" w:rsidR="00F724A9" w:rsidRPr="00EC76D5" w:rsidRDefault="00F724A9" w:rsidP="00F724A9">
      <w:pPr>
        <w:pStyle w:val="Code"/>
      </w:pPr>
      <w:r w:rsidRPr="00EC76D5">
        <w:t xml:space="preserve">    rightTree = checkFunctionArrayStringLogicalExpression(rightTree);</w:t>
      </w:r>
    </w:p>
    <w:p w14:paraId="4A2E5CBC" w14:textId="77777777" w:rsidR="00F724A9" w:rsidRPr="00EC76D5" w:rsidRDefault="00F724A9" w:rsidP="00F724A9">
      <w:pPr>
        <w:pStyle w:val="Code"/>
      </w:pPr>
      <w:r w:rsidRPr="00EC76D5">
        <w:t xml:space="preserve">    </w:t>
      </w:r>
    </w:p>
    <w:p w14:paraId="6FA86AB7" w14:textId="77777777" w:rsidR="00F724A9" w:rsidRPr="00EC76D5" w:rsidRDefault="00F724A9" w:rsidP="00F724A9">
      <w:pPr>
        <w:pStyle w:val="Code"/>
      </w:pPr>
      <w:r w:rsidRPr="00EC76D5">
        <w:t xml:space="preserve">    Type leftType = leftTree.getType(),</w:t>
      </w:r>
    </w:p>
    <w:p w14:paraId="2B12E731" w14:textId="77777777" w:rsidR="00F724A9" w:rsidRPr="00EC76D5" w:rsidRDefault="00F724A9" w:rsidP="00F724A9">
      <w:pPr>
        <w:pStyle w:val="Code"/>
      </w:pPr>
      <w:r w:rsidRPr="00EC76D5">
        <w:t xml:space="preserve">         rightType = rightTree.getType();</w:t>
      </w:r>
    </w:p>
    <w:p w14:paraId="0F3C0E42" w14:textId="77777777" w:rsidR="00F724A9" w:rsidRPr="00EC76D5" w:rsidRDefault="00F724A9" w:rsidP="00F724A9">
      <w:pPr>
        <w:pStyle w:val="Code"/>
      </w:pPr>
      <w:r w:rsidRPr="00EC76D5">
        <w:t xml:space="preserve">            </w:t>
      </w:r>
    </w:p>
    <w:p w14:paraId="0DFBAA15" w14:textId="77777777" w:rsidR="00F724A9" w:rsidRPr="00EC76D5" w:rsidRDefault="00F724A9" w:rsidP="00F724A9">
      <w:pPr>
        <w:pStyle w:val="Code"/>
      </w:pPr>
      <w:r w:rsidRPr="00EC76D5">
        <w:t xml:space="preserve">    Assert.error(leftType.isIntegralOrPointer(), leftType,</w:t>
      </w:r>
    </w:p>
    <w:p w14:paraId="0AB8B2A3" w14:textId="77777777" w:rsidR="00F724A9" w:rsidRPr="00EC76D5" w:rsidRDefault="00F724A9" w:rsidP="00F724A9">
      <w:pPr>
        <w:pStyle w:val="Code"/>
      </w:pPr>
      <w:r w:rsidRPr="00EC76D5">
        <w:t xml:space="preserve">                 "not allowed in bitwise expression");</w:t>
      </w:r>
    </w:p>
    <w:p w14:paraId="6AA9C3DF" w14:textId="77777777" w:rsidR="00F724A9" w:rsidRPr="00EC76D5" w:rsidRDefault="00F724A9" w:rsidP="00F724A9">
      <w:pPr>
        <w:pStyle w:val="Code"/>
      </w:pPr>
      <w:r w:rsidRPr="00EC76D5">
        <w:t xml:space="preserve">    Assert.error(rightType.isIntegralOrPointer(), rightType,</w:t>
      </w:r>
    </w:p>
    <w:p w14:paraId="0DCC25BF" w14:textId="77777777" w:rsidR="00F724A9" w:rsidRPr="00EC76D5" w:rsidRDefault="00F724A9" w:rsidP="00F724A9">
      <w:pPr>
        <w:pStyle w:val="Code"/>
      </w:pPr>
      <w:r w:rsidRPr="00EC76D5">
        <w:t xml:space="preserve">                 "not allowed in bitwise expression");</w:t>
      </w:r>
    </w:p>
    <w:p w14:paraId="6BD0BACB" w14:textId="77777777" w:rsidR="00F724A9" w:rsidRPr="00EC76D5" w:rsidRDefault="00F724A9" w:rsidP="00F724A9">
      <w:pPr>
        <w:pStyle w:val="Code"/>
      </w:pPr>
    </w:p>
    <w:p w14:paraId="09951C92" w14:textId="77777777" w:rsidR="00C62B9E" w:rsidRPr="00EC76D5" w:rsidRDefault="00F724A9" w:rsidP="00F724A9">
      <w:pPr>
        <w:pStyle w:val="Code"/>
      </w:pPr>
      <w:r w:rsidRPr="00EC76D5">
        <w:t xml:space="preserve">    Type charType = rightType.isSigned() ? Type.SignedCharType</w:t>
      </w:r>
    </w:p>
    <w:p w14:paraId="419AF69B" w14:textId="7BEB7859" w:rsidR="00F724A9" w:rsidRPr="00EC76D5" w:rsidRDefault="00C62B9E" w:rsidP="00F724A9">
      <w:pPr>
        <w:pStyle w:val="Code"/>
      </w:pPr>
      <w:r w:rsidRPr="00EC76D5">
        <w:t xml:space="preserve">                                        </w:t>
      </w:r>
      <w:r w:rsidR="00F724A9" w:rsidRPr="00EC76D5">
        <w:t xml:space="preserve"> : Type.UnsignedCharType;</w:t>
      </w:r>
    </w:p>
    <w:p w14:paraId="70F371B2" w14:textId="77777777" w:rsidR="00F724A9" w:rsidRPr="00EC76D5" w:rsidRDefault="00F724A9" w:rsidP="00F724A9">
      <w:pPr>
        <w:pStyle w:val="Code"/>
      </w:pPr>
      <w:r w:rsidRPr="00EC76D5">
        <w:t xml:space="preserve">    rightTree = TypeCast.explicitCast(rightTree, charType);</w:t>
      </w:r>
    </w:p>
    <w:p w14:paraId="09515FB0" w14:textId="77777777" w:rsidR="00C62B9E" w:rsidRPr="00EC76D5" w:rsidRDefault="00F724A9" w:rsidP="00F724A9">
      <w:pPr>
        <w:pStyle w:val="Code"/>
      </w:pPr>
      <w:r w:rsidRPr="00EC76D5">
        <w:t xml:space="preserve">    return generateBinaryTree(operator, leftTree.getType(),</w:t>
      </w:r>
    </w:p>
    <w:p w14:paraId="465DAE41" w14:textId="78562B49" w:rsidR="00F724A9" w:rsidRPr="00EC76D5" w:rsidRDefault="00C62B9E" w:rsidP="00F724A9">
      <w:pPr>
        <w:pStyle w:val="Code"/>
      </w:pPr>
      <w:r w:rsidRPr="00EC76D5">
        <w:t xml:space="preserve">                             </w:t>
      </w:r>
      <w:r w:rsidR="00F724A9" w:rsidRPr="00EC76D5">
        <w:t xml:space="preserve"> leftTree, rightTree);</w:t>
      </w:r>
    </w:p>
    <w:p w14:paraId="12F2BF5E" w14:textId="77777777" w:rsidR="00F724A9" w:rsidRPr="00EC76D5" w:rsidRDefault="00F724A9" w:rsidP="00F724A9">
      <w:pPr>
        <w:pStyle w:val="Code"/>
      </w:pPr>
    </w:p>
    <w:p w14:paraId="5652D8D7" w14:textId="1CC791D3" w:rsidR="00F724A9" w:rsidRPr="00EC76D5" w:rsidRDefault="00F724A9" w:rsidP="00F724A9">
      <w:pPr>
        <w:pStyle w:val="Code"/>
      </w:pPr>
      <w:r w:rsidRPr="00EC76D5">
        <w:t xml:space="preserve">  }  </w:t>
      </w:r>
    </w:p>
    <w:p w14:paraId="68B94281" w14:textId="63B4412F" w:rsidR="00E40B78" w:rsidRPr="00EC76D5" w:rsidRDefault="00E40B78" w:rsidP="00E40B78">
      <w:pPr>
        <w:pStyle w:val="Rubrik3"/>
      </w:pPr>
      <w:bookmarkStart w:id="323" w:name="_Toc481936200"/>
      <w:r w:rsidRPr="00EC76D5">
        <w:t>Arithmetic Expression</w:t>
      </w:r>
      <w:bookmarkEnd w:id="323"/>
    </w:p>
    <w:p w14:paraId="26392EC6" w14:textId="77777777" w:rsidR="00E40B78" w:rsidRPr="00EC76D5" w:rsidRDefault="00E40B78" w:rsidP="00E40B78">
      <w:r w:rsidRPr="00EC76D5">
        <w:t>Addition, subtraction, multiplications, and division are allowed for integral and arithmetic types. However, the modulo operator is only allowed for integral types. There are also two special cases: an integral value added to or subtracted from a pointer and subtraction between two pointers.</w:t>
      </w:r>
    </w:p>
    <w:p w14:paraId="7AC42895" w14:textId="493C7B2A" w:rsidR="00E40B78" w:rsidRPr="00EC76D5" w:rsidRDefault="002E67B8" w:rsidP="00E40B78">
      <w:pPr>
        <w:pStyle w:val="CodeHeader"/>
      </w:pPr>
      <w:r>
        <w:t>MainParser.gppg</w:t>
      </w:r>
    </w:p>
    <w:p w14:paraId="3DCB8ED4" w14:textId="77777777" w:rsidR="00C62B9E" w:rsidRPr="00EC76D5" w:rsidRDefault="00C62B9E" w:rsidP="00C62B9E">
      <w:pPr>
        <w:pStyle w:val="Code"/>
      </w:pPr>
      <w:r w:rsidRPr="00EC76D5">
        <w:t>add_expression:</w:t>
      </w:r>
    </w:p>
    <w:p w14:paraId="45332053" w14:textId="77777777" w:rsidR="00C62B9E" w:rsidRPr="00EC76D5" w:rsidRDefault="00C62B9E" w:rsidP="00C62B9E">
      <w:pPr>
        <w:pStyle w:val="Code"/>
      </w:pPr>
      <w:r w:rsidRPr="00EC76D5">
        <w:t xml:space="preserve">    multiply_expression {</w:t>
      </w:r>
    </w:p>
    <w:p w14:paraId="556BEAAA" w14:textId="77777777" w:rsidR="00C62B9E" w:rsidRPr="00EC76D5" w:rsidRDefault="00C62B9E" w:rsidP="00C62B9E">
      <w:pPr>
        <w:pStyle w:val="Code"/>
      </w:pPr>
      <w:r w:rsidRPr="00EC76D5">
        <w:t xml:space="preserve">      $$ = $1;</w:t>
      </w:r>
    </w:p>
    <w:p w14:paraId="281665C8" w14:textId="77777777" w:rsidR="00C62B9E" w:rsidRPr="00EC76D5" w:rsidRDefault="00C62B9E" w:rsidP="00C62B9E">
      <w:pPr>
        <w:pStyle w:val="Code"/>
      </w:pPr>
      <w:r w:rsidRPr="00EC76D5">
        <w:t xml:space="preserve">    }</w:t>
      </w:r>
    </w:p>
    <w:p w14:paraId="7E4B8451" w14:textId="77777777" w:rsidR="00C62B9E" w:rsidRPr="00EC76D5" w:rsidRDefault="00C62B9E" w:rsidP="00C62B9E">
      <w:pPr>
        <w:pStyle w:val="Code"/>
      </w:pPr>
      <w:r w:rsidRPr="00EC76D5">
        <w:t xml:space="preserve">  | add_expression binary_add_operator multiply_expression {</w:t>
      </w:r>
    </w:p>
    <w:p w14:paraId="32200F63" w14:textId="77777777" w:rsidR="00C62B9E" w:rsidRPr="00EC76D5" w:rsidRDefault="00C62B9E" w:rsidP="00C62B9E">
      <w:pPr>
        <w:pStyle w:val="Code"/>
      </w:pPr>
      <w:r w:rsidRPr="00EC76D5">
        <w:t xml:space="preserve">      $$ = SyntaxTreeGenerator.generateArithmeticExpression($2, $1, $3);</w:t>
      </w:r>
    </w:p>
    <w:p w14:paraId="12FB1B77" w14:textId="77777777" w:rsidR="00C62B9E" w:rsidRPr="00EC76D5" w:rsidRDefault="00C62B9E" w:rsidP="00C62B9E">
      <w:pPr>
        <w:pStyle w:val="Code"/>
      </w:pPr>
      <w:r w:rsidRPr="00EC76D5">
        <w:t xml:space="preserve">    };</w:t>
      </w:r>
    </w:p>
    <w:p w14:paraId="4659572F" w14:textId="77777777" w:rsidR="00C62B9E" w:rsidRPr="00EC76D5" w:rsidRDefault="00C62B9E" w:rsidP="00C62B9E">
      <w:pPr>
        <w:pStyle w:val="Code"/>
      </w:pPr>
    </w:p>
    <w:p w14:paraId="6C726D54" w14:textId="77777777" w:rsidR="00C62B9E" w:rsidRPr="00EC76D5" w:rsidRDefault="00C62B9E" w:rsidP="00C62B9E">
      <w:pPr>
        <w:pStyle w:val="Code"/>
      </w:pPr>
      <w:r w:rsidRPr="00EC76D5">
        <w:t>binary_add_operator:</w:t>
      </w:r>
    </w:p>
    <w:p w14:paraId="7CD925C0" w14:textId="77777777" w:rsidR="00C62B9E" w:rsidRPr="00EC76D5" w:rsidRDefault="00C62B9E" w:rsidP="00C62B9E">
      <w:pPr>
        <w:pStyle w:val="Code"/>
      </w:pPr>
      <w:r w:rsidRPr="00EC76D5">
        <w:t xml:space="preserve">    PLUS  { $$ = MiddleOperator.BinaryAdd;      }</w:t>
      </w:r>
    </w:p>
    <w:p w14:paraId="318A28DE" w14:textId="77777777" w:rsidR="00C62B9E" w:rsidRPr="00EC76D5" w:rsidRDefault="00C62B9E" w:rsidP="00C62B9E">
      <w:pPr>
        <w:pStyle w:val="Code"/>
      </w:pPr>
      <w:r w:rsidRPr="00EC76D5">
        <w:t xml:space="preserve">  | MINUS { $$ = MiddleOperator.BinarySubtract; };</w:t>
      </w:r>
    </w:p>
    <w:p w14:paraId="1C4E98B4" w14:textId="77777777" w:rsidR="00C62B9E" w:rsidRPr="00EC76D5" w:rsidRDefault="00C62B9E" w:rsidP="00C62B9E">
      <w:pPr>
        <w:pStyle w:val="Code"/>
      </w:pPr>
    </w:p>
    <w:p w14:paraId="0E44F2E2" w14:textId="77777777" w:rsidR="00C62B9E" w:rsidRPr="00EC76D5" w:rsidRDefault="00C62B9E" w:rsidP="00C62B9E">
      <w:pPr>
        <w:pStyle w:val="Code"/>
      </w:pPr>
      <w:r w:rsidRPr="00EC76D5">
        <w:t>multiply_expression:</w:t>
      </w:r>
    </w:p>
    <w:p w14:paraId="06267224" w14:textId="6FAC107F" w:rsidR="00C62B9E" w:rsidRPr="00EC76D5" w:rsidRDefault="00C62B9E" w:rsidP="00C62B9E">
      <w:pPr>
        <w:pStyle w:val="Code"/>
      </w:pPr>
      <w:r w:rsidRPr="00EC76D5">
        <w:t xml:space="preserve">    </w:t>
      </w:r>
      <w:r w:rsidR="00CA3A8B">
        <w:t>type_cast_expression</w:t>
      </w:r>
      <w:r w:rsidRPr="00EC76D5">
        <w:t xml:space="preserve"> {</w:t>
      </w:r>
    </w:p>
    <w:p w14:paraId="0BF57EBC" w14:textId="77777777" w:rsidR="00C62B9E" w:rsidRPr="00EC76D5" w:rsidRDefault="00C62B9E" w:rsidP="00C62B9E">
      <w:pPr>
        <w:pStyle w:val="Code"/>
      </w:pPr>
      <w:r w:rsidRPr="00EC76D5">
        <w:t xml:space="preserve">      $$ = $1;</w:t>
      </w:r>
    </w:p>
    <w:p w14:paraId="640BB9DA" w14:textId="77777777" w:rsidR="00C62B9E" w:rsidRPr="00EC76D5" w:rsidRDefault="00C62B9E" w:rsidP="00C62B9E">
      <w:pPr>
        <w:pStyle w:val="Code"/>
      </w:pPr>
      <w:r w:rsidRPr="00EC76D5">
        <w:t xml:space="preserve">    }</w:t>
      </w:r>
    </w:p>
    <w:p w14:paraId="30E5CBF2" w14:textId="58070AB4" w:rsidR="00C62B9E" w:rsidRPr="00EC76D5" w:rsidRDefault="00C62B9E" w:rsidP="00C62B9E">
      <w:pPr>
        <w:pStyle w:val="Code"/>
      </w:pPr>
      <w:r w:rsidRPr="00EC76D5">
        <w:t xml:space="preserve">  | multiply_expression multiply_operator </w:t>
      </w:r>
      <w:r w:rsidR="00CA3A8B">
        <w:t>type_cast_expression</w:t>
      </w:r>
      <w:r w:rsidRPr="00EC76D5">
        <w:t xml:space="preserve"> {</w:t>
      </w:r>
    </w:p>
    <w:p w14:paraId="7ACDBE07" w14:textId="77777777" w:rsidR="00C62B9E" w:rsidRPr="00EC76D5" w:rsidRDefault="00C62B9E" w:rsidP="00C62B9E">
      <w:pPr>
        <w:pStyle w:val="Code"/>
      </w:pPr>
      <w:r w:rsidRPr="00EC76D5">
        <w:t xml:space="preserve">      $$ = SyntaxTreeGenerator.generateArithmeticExpression($2, $1, $3);</w:t>
      </w:r>
    </w:p>
    <w:p w14:paraId="42001ECF" w14:textId="77777777" w:rsidR="00C62B9E" w:rsidRPr="00EC76D5" w:rsidRDefault="00C62B9E" w:rsidP="00C62B9E">
      <w:pPr>
        <w:pStyle w:val="Code"/>
      </w:pPr>
      <w:r w:rsidRPr="00EC76D5">
        <w:t xml:space="preserve">    };</w:t>
      </w:r>
    </w:p>
    <w:p w14:paraId="19AAC63D" w14:textId="77777777" w:rsidR="00C62B9E" w:rsidRPr="00EC76D5" w:rsidRDefault="00C62B9E" w:rsidP="00C62B9E">
      <w:pPr>
        <w:pStyle w:val="Code"/>
      </w:pPr>
    </w:p>
    <w:p w14:paraId="4783E03C" w14:textId="77777777" w:rsidR="00C62B9E" w:rsidRPr="00EC76D5" w:rsidRDefault="00C62B9E" w:rsidP="00C62B9E">
      <w:pPr>
        <w:pStyle w:val="Code"/>
      </w:pPr>
      <w:r w:rsidRPr="00EC76D5">
        <w:t>multiply_operator:</w:t>
      </w:r>
    </w:p>
    <w:p w14:paraId="293E41FA" w14:textId="77777777" w:rsidR="00C62B9E" w:rsidRPr="00EC76D5" w:rsidRDefault="00C62B9E" w:rsidP="00C62B9E">
      <w:pPr>
        <w:pStyle w:val="Code"/>
      </w:pPr>
      <w:r w:rsidRPr="00EC76D5">
        <w:t xml:space="preserve">    ASTERRISK { $$ = MiddleOperator.Multiply; }</w:t>
      </w:r>
    </w:p>
    <w:p w14:paraId="5475E80A" w14:textId="77777777" w:rsidR="00C62B9E" w:rsidRPr="00EC76D5" w:rsidRDefault="00C62B9E" w:rsidP="00C62B9E">
      <w:pPr>
        <w:pStyle w:val="Code"/>
      </w:pPr>
      <w:r w:rsidRPr="00EC76D5">
        <w:t xml:space="preserve">  | DIVIDE    { $$ = MiddleOperator.Divide;   }</w:t>
      </w:r>
    </w:p>
    <w:p w14:paraId="0B09B13A" w14:textId="4A53A7C4" w:rsidR="00C62B9E" w:rsidRPr="00EC76D5" w:rsidRDefault="00C62B9E" w:rsidP="00C62B9E">
      <w:pPr>
        <w:pStyle w:val="Code"/>
      </w:pPr>
      <w:r w:rsidRPr="00EC76D5">
        <w:t xml:space="preserve">  | MODULO    { $$ = MiddleOperator.Modulo;   };</w:t>
      </w:r>
    </w:p>
    <w:p w14:paraId="7CF7EB40" w14:textId="484F479F" w:rsidR="00E40B78" w:rsidRPr="00EC76D5" w:rsidRDefault="009A5FF5" w:rsidP="00E40B78">
      <w:pPr>
        <w:pStyle w:val="CodeHeader"/>
      </w:pPr>
      <w:r w:rsidRPr="00EC76D5">
        <w:lastRenderedPageBreak/>
        <w:t>GenerateSyntaxTree.java</w:t>
      </w:r>
    </w:p>
    <w:p w14:paraId="613DA2EE" w14:textId="77777777" w:rsidR="007F0786" w:rsidRPr="00EC76D5" w:rsidRDefault="00776331" w:rsidP="00776331">
      <w:pPr>
        <w:pStyle w:val="Code"/>
      </w:pPr>
      <w:r w:rsidRPr="00EC76D5">
        <w:t xml:space="preserve">  public static SyntaxTree generateArithmeticExpression</w:t>
      </w:r>
    </w:p>
    <w:p w14:paraId="659FCC9C" w14:textId="735BA041" w:rsidR="00776331" w:rsidRPr="00EC76D5" w:rsidRDefault="007F0786" w:rsidP="00776331">
      <w:pPr>
        <w:pStyle w:val="Code"/>
      </w:pPr>
      <w:r w:rsidRPr="00EC76D5">
        <w:t xml:space="preserve">                             </w:t>
      </w:r>
      <w:r w:rsidR="00776331" w:rsidRPr="00EC76D5">
        <w:t>(MiddleOperator operator,</w:t>
      </w:r>
    </w:p>
    <w:p w14:paraId="3E796E0A" w14:textId="3D3C63E8" w:rsidR="00776331" w:rsidRPr="00EC76D5" w:rsidRDefault="00776331" w:rsidP="00776331">
      <w:pPr>
        <w:pStyle w:val="Code"/>
      </w:pPr>
      <w:r w:rsidRPr="00EC76D5">
        <w:t xml:space="preserve">                              SyntaxTree leftTree, SyntaxTree rightTree) {</w:t>
      </w:r>
    </w:p>
    <w:p w14:paraId="537F48A7" w14:textId="77777777" w:rsidR="00776331" w:rsidRPr="00EC76D5" w:rsidRDefault="00776331" w:rsidP="00776331">
      <w:pPr>
        <w:pStyle w:val="Code"/>
      </w:pPr>
      <w:r w:rsidRPr="00EC76D5">
        <w:t xml:space="preserve">    leftTree = checkFunctionArrayStringLogicalExpression(leftTree);</w:t>
      </w:r>
    </w:p>
    <w:p w14:paraId="55131266" w14:textId="77777777" w:rsidR="00776331" w:rsidRPr="00EC76D5" w:rsidRDefault="00776331" w:rsidP="00776331">
      <w:pPr>
        <w:pStyle w:val="Code"/>
      </w:pPr>
      <w:r w:rsidRPr="00EC76D5">
        <w:t xml:space="preserve">    rightTree = checkFunctionArrayStringLogicalExpression(rightTree);</w:t>
      </w:r>
    </w:p>
    <w:p w14:paraId="57B5A3D4" w14:textId="77777777" w:rsidR="00776331" w:rsidRPr="00EC76D5" w:rsidRDefault="00776331" w:rsidP="00776331">
      <w:pPr>
        <w:pStyle w:val="Code"/>
      </w:pPr>
      <w:r w:rsidRPr="00EC76D5">
        <w:t xml:space="preserve">    </w:t>
      </w:r>
    </w:p>
    <w:p w14:paraId="6E5ACE82" w14:textId="77777777" w:rsidR="00776331" w:rsidRPr="00EC76D5" w:rsidRDefault="00776331" w:rsidP="00776331">
      <w:pPr>
        <w:pStyle w:val="Code"/>
      </w:pPr>
      <w:r w:rsidRPr="00EC76D5">
        <w:t xml:space="preserve">    Type leftType = leftTree.getType(),</w:t>
      </w:r>
    </w:p>
    <w:p w14:paraId="2CB150E8" w14:textId="77777777" w:rsidR="00776331" w:rsidRPr="00EC76D5" w:rsidRDefault="00776331" w:rsidP="00776331">
      <w:pPr>
        <w:pStyle w:val="Code"/>
      </w:pPr>
      <w:r w:rsidRPr="00EC76D5">
        <w:t xml:space="preserve">         rightType = rightTree.getType();</w:t>
      </w:r>
    </w:p>
    <w:p w14:paraId="29799B8A" w14:textId="77777777" w:rsidR="00776331" w:rsidRPr="00EC76D5" w:rsidRDefault="00776331" w:rsidP="00776331">
      <w:pPr>
        <w:pStyle w:val="Code"/>
      </w:pPr>
    </w:p>
    <w:p w14:paraId="3950CD02" w14:textId="77777777" w:rsidR="00776331" w:rsidRPr="00EC76D5" w:rsidRDefault="00776331" w:rsidP="00776331">
      <w:pPr>
        <w:pStyle w:val="Code"/>
      </w:pPr>
      <w:r w:rsidRPr="00EC76D5">
        <w:t xml:space="preserve">    if (operator == MiddleOperator.Modulo) {</w:t>
      </w:r>
    </w:p>
    <w:p w14:paraId="6BD59154" w14:textId="77777777" w:rsidR="00776331" w:rsidRPr="00EC76D5" w:rsidRDefault="00776331" w:rsidP="00776331">
      <w:pPr>
        <w:pStyle w:val="Code"/>
      </w:pPr>
      <w:r w:rsidRPr="00EC76D5">
        <w:t xml:space="preserve">      Assert.error(leftType.isIntegralOrPointer(), leftType,</w:t>
      </w:r>
    </w:p>
    <w:p w14:paraId="7B3527EB" w14:textId="77777777" w:rsidR="00776331" w:rsidRPr="00EC76D5" w:rsidRDefault="00776331" w:rsidP="00776331">
      <w:pPr>
        <w:pStyle w:val="Code"/>
      </w:pPr>
      <w:r w:rsidRPr="00EC76D5">
        <w:t xml:space="preserve">                   "not allowed in arithmetic expression");</w:t>
      </w:r>
    </w:p>
    <w:p w14:paraId="41494B7F" w14:textId="77777777" w:rsidR="00776331" w:rsidRPr="00EC76D5" w:rsidRDefault="00776331" w:rsidP="00776331">
      <w:pPr>
        <w:pStyle w:val="Code"/>
      </w:pPr>
      <w:r w:rsidRPr="00EC76D5">
        <w:t xml:space="preserve">      Assert.error(rightType.isIntegralOrPointer(), rightType,</w:t>
      </w:r>
    </w:p>
    <w:p w14:paraId="33E21AFC" w14:textId="77777777" w:rsidR="00776331" w:rsidRPr="00EC76D5" w:rsidRDefault="00776331" w:rsidP="00776331">
      <w:pPr>
        <w:pStyle w:val="Code"/>
      </w:pPr>
      <w:r w:rsidRPr="00EC76D5">
        <w:t xml:space="preserve">                   "not allowed in arithmetic expression");</w:t>
      </w:r>
    </w:p>
    <w:p w14:paraId="0431F2D8" w14:textId="77777777" w:rsidR="00776331" w:rsidRPr="00EC76D5" w:rsidRDefault="00776331" w:rsidP="00776331">
      <w:pPr>
        <w:pStyle w:val="Code"/>
      </w:pPr>
      <w:r w:rsidRPr="00EC76D5">
        <w:t xml:space="preserve">    }</w:t>
      </w:r>
    </w:p>
    <w:p w14:paraId="0B3DEBEA" w14:textId="77777777" w:rsidR="00776331" w:rsidRPr="00EC76D5" w:rsidRDefault="00776331" w:rsidP="00776331">
      <w:pPr>
        <w:pStyle w:val="Code"/>
      </w:pPr>
      <w:r w:rsidRPr="00EC76D5">
        <w:t xml:space="preserve">    else {</w:t>
      </w:r>
    </w:p>
    <w:p w14:paraId="61902043" w14:textId="77777777" w:rsidR="00776331" w:rsidRPr="00EC76D5" w:rsidRDefault="00776331" w:rsidP="00776331">
      <w:pPr>
        <w:pStyle w:val="Code"/>
      </w:pPr>
      <w:r w:rsidRPr="00EC76D5">
        <w:t xml:space="preserve">      Assert.error(leftType.isArithmeticOrPointer(), leftType,</w:t>
      </w:r>
    </w:p>
    <w:p w14:paraId="71328347" w14:textId="77777777" w:rsidR="00776331" w:rsidRPr="00EC76D5" w:rsidRDefault="00776331" w:rsidP="00776331">
      <w:pPr>
        <w:pStyle w:val="Code"/>
      </w:pPr>
      <w:r w:rsidRPr="00EC76D5">
        <w:t xml:space="preserve">                   "not allowed in arithmetic expression");</w:t>
      </w:r>
    </w:p>
    <w:p w14:paraId="39E32BEF" w14:textId="77777777" w:rsidR="00776331" w:rsidRPr="00EC76D5" w:rsidRDefault="00776331" w:rsidP="00776331">
      <w:pPr>
        <w:pStyle w:val="Code"/>
      </w:pPr>
      <w:r w:rsidRPr="00EC76D5">
        <w:t xml:space="preserve">      Assert.error(rightType.isArithmeticOrPointer(), rightType,</w:t>
      </w:r>
    </w:p>
    <w:p w14:paraId="5B195474" w14:textId="77777777" w:rsidR="00776331" w:rsidRPr="00EC76D5" w:rsidRDefault="00776331" w:rsidP="00776331">
      <w:pPr>
        <w:pStyle w:val="Code"/>
      </w:pPr>
      <w:r w:rsidRPr="00EC76D5">
        <w:t xml:space="preserve">                   "not allowed in arithmetic expression");</w:t>
      </w:r>
    </w:p>
    <w:p w14:paraId="75C9BDCE" w14:textId="77777777" w:rsidR="00776331" w:rsidRPr="00EC76D5" w:rsidRDefault="00776331" w:rsidP="00776331">
      <w:pPr>
        <w:pStyle w:val="Code"/>
      </w:pPr>
      <w:r w:rsidRPr="00EC76D5">
        <w:t xml:space="preserve">    }</w:t>
      </w:r>
    </w:p>
    <w:p w14:paraId="5783759B" w14:textId="77777777" w:rsidR="00776331" w:rsidRPr="00EC76D5" w:rsidRDefault="00776331" w:rsidP="00776331">
      <w:pPr>
        <w:pStyle w:val="Code"/>
      </w:pPr>
      <w:r w:rsidRPr="00EC76D5">
        <w:t xml:space="preserve">    </w:t>
      </w:r>
    </w:p>
    <w:p w14:paraId="69439931" w14:textId="77777777" w:rsidR="00776331" w:rsidRPr="00EC76D5" w:rsidRDefault="00776331" w:rsidP="00776331">
      <w:pPr>
        <w:pStyle w:val="Code"/>
      </w:pPr>
      <w:r w:rsidRPr="00EC76D5">
        <w:t xml:space="preserve">    Type maxType = TypeCast.maxType(leftType, rightType);</w:t>
      </w:r>
    </w:p>
    <w:p w14:paraId="6158DD7E" w14:textId="77777777" w:rsidR="00776331" w:rsidRPr="00EC76D5" w:rsidRDefault="00776331" w:rsidP="00776331">
      <w:pPr>
        <w:pStyle w:val="Code"/>
      </w:pPr>
      <w:r w:rsidRPr="00EC76D5">
        <w:t xml:space="preserve">    leftTree = TypeCast.implicitCast(leftTree, maxType);</w:t>
      </w:r>
    </w:p>
    <w:p w14:paraId="29360BCF" w14:textId="77777777" w:rsidR="00776331" w:rsidRPr="00EC76D5" w:rsidRDefault="00776331" w:rsidP="00776331">
      <w:pPr>
        <w:pStyle w:val="Code"/>
      </w:pPr>
      <w:r w:rsidRPr="00EC76D5">
        <w:t xml:space="preserve">    rightTree = TypeCast.implicitCast(rightTree, maxType);</w:t>
      </w:r>
    </w:p>
    <w:p w14:paraId="196FC04B" w14:textId="77777777" w:rsidR="00776331" w:rsidRPr="00EC76D5" w:rsidRDefault="00776331" w:rsidP="00776331">
      <w:pPr>
        <w:pStyle w:val="Code"/>
      </w:pPr>
      <w:r w:rsidRPr="00EC76D5">
        <w:t xml:space="preserve">    return generateBinaryTree(operator, maxType, leftTree, rightTree);</w:t>
      </w:r>
    </w:p>
    <w:p w14:paraId="17BA014D" w14:textId="77777777" w:rsidR="00776331" w:rsidRPr="00EC76D5" w:rsidRDefault="00776331" w:rsidP="00776331">
      <w:pPr>
        <w:pStyle w:val="Code"/>
      </w:pPr>
      <w:r w:rsidRPr="00EC76D5">
        <w:t xml:space="preserve">  }</w:t>
      </w:r>
    </w:p>
    <w:p w14:paraId="3A79C0B7" w14:textId="34B90394" w:rsidR="00E40B78" w:rsidRPr="00EC76D5" w:rsidRDefault="00E40B78" w:rsidP="00776331">
      <w:r w:rsidRPr="00EC76D5">
        <w:t xml:space="preserve">When subtracting two pointers, they </w:t>
      </w:r>
      <w:r w:rsidR="00BC10FD" w:rsidRPr="00EC76D5">
        <w:t>must</w:t>
      </w:r>
      <w:r w:rsidRPr="00EC76D5">
        <w:t xml:space="preserve"> point at values of the same type. Note that the result is number of values between the two pointers, not the number of bytes. This means that we </w:t>
      </w:r>
      <w:r w:rsidR="00BC10FD" w:rsidRPr="00EC76D5">
        <w:t>must</w:t>
      </w:r>
      <w:r w:rsidRPr="00EC76D5">
        <w:t xml:space="preserve"> divide the pointer difference with the size of the pointer type (if it is greater than one). </w:t>
      </w:r>
    </w:p>
    <w:p w14:paraId="79CD86FF" w14:textId="50F9E4F2" w:rsidR="00E40B78" w:rsidRPr="00EC76D5" w:rsidRDefault="00E40B78" w:rsidP="00E40B78">
      <w:r w:rsidRPr="00EC76D5">
        <w:t xml:space="preserve">When adding a value to a pointer, </w:t>
      </w:r>
      <w:r w:rsidR="00605F46" w:rsidRPr="00EC76D5">
        <w:t xml:space="preserve">or subtracting a value from a pointer, </w:t>
      </w:r>
      <w:r w:rsidRPr="00EC76D5">
        <w:t xml:space="preserve">we have the opposite problem compared to the pointer subtraction above: we need to multiply the integral value with the size of the pointer type (if it </w:t>
      </w:r>
      <w:r w:rsidR="00797518" w:rsidRPr="00EC76D5">
        <w:t xml:space="preserve">is </w:t>
      </w:r>
      <w:r w:rsidRPr="00EC76D5">
        <w:t>greater th</w:t>
      </w:r>
      <w:r w:rsidR="00764955" w:rsidRPr="00EC76D5">
        <w:t>a</w:t>
      </w:r>
      <w:r w:rsidRPr="00EC76D5">
        <w:t>n one), since the result shall be the number of values given by the integral value, not the number of bytes.</w:t>
      </w:r>
    </w:p>
    <w:p w14:paraId="1E17B73A" w14:textId="755397ED" w:rsidR="00E40B78" w:rsidRPr="00EC76D5" w:rsidRDefault="00E40B78" w:rsidP="00E40B78">
      <w:r w:rsidRPr="00EC76D5">
        <w:t>When it comes to regular arithmetic expressions not involving pointers.</w:t>
      </w:r>
    </w:p>
    <w:p w14:paraId="4B5CFD05" w14:textId="13B96E31" w:rsidR="00E40B78" w:rsidRPr="00EC76D5" w:rsidRDefault="00E40B78" w:rsidP="00E40B78">
      <w:pPr>
        <w:pStyle w:val="Rubrik3"/>
      </w:pPr>
      <w:bookmarkStart w:id="324" w:name="_Toc481936201"/>
      <w:r w:rsidRPr="00EC76D5">
        <w:t>Cast Expression</w:t>
      </w:r>
      <w:bookmarkEnd w:id="324"/>
    </w:p>
    <w:p w14:paraId="49639889" w14:textId="77777777" w:rsidR="00E40B78" w:rsidRPr="00EC76D5" w:rsidRDefault="00E40B78" w:rsidP="00E40B78">
      <w:r w:rsidRPr="00EC76D5">
        <w:t>In C, it is possible to cast expressions between integral, floating, and pointer expressions.</w:t>
      </w:r>
    </w:p>
    <w:p w14:paraId="0CDF92F2" w14:textId="3744186F" w:rsidR="00E40B78" w:rsidRPr="00EC76D5" w:rsidRDefault="002E67B8" w:rsidP="00E40B78">
      <w:pPr>
        <w:pStyle w:val="CodeHeader"/>
      </w:pPr>
      <w:r>
        <w:t>MainParser.gppg</w:t>
      </w:r>
    </w:p>
    <w:p w14:paraId="41DF6F06" w14:textId="289FC068" w:rsidR="00035354" w:rsidRPr="00EC76D5" w:rsidRDefault="00CA3A8B" w:rsidP="00035354">
      <w:pPr>
        <w:pStyle w:val="Code"/>
      </w:pPr>
      <w:r>
        <w:t>type_cast_expression</w:t>
      </w:r>
      <w:r w:rsidR="00035354" w:rsidRPr="00EC76D5">
        <w:t>:</w:t>
      </w:r>
    </w:p>
    <w:p w14:paraId="33B3072E" w14:textId="77777777" w:rsidR="00035354" w:rsidRPr="00EC76D5" w:rsidRDefault="00035354" w:rsidP="00035354">
      <w:pPr>
        <w:pStyle w:val="Code"/>
      </w:pPr>
      <w:r w:rsidRPr="00EC76D5">
        <w:t xml:space="preserve">    prefix_expression {</w:t>
      </w:r>
    </w:p>
    <w:p w14:paraId="76274CEB" w14:textId="77777777" w:rsidR="00035354" w:rsidRPr="00EC76D5" w:rsidRDefault="00035354" w:rsidP="00035354">
      <w:pPr>
        <w:pStyle w:val="Code"/>
      </w:pPr>
      <w:r w:rsidRPr="00EC76D5">
        <w:t xml:space="preserve">      $$ = $1;</w:t>
      </w:r>
    </w:p>
    <w:p w14:paraId="5CBED213" w14:textId="77777777" w:rsidR="00035354" w:rsidRPr="00EC76D5" w:rsidRDefault="00035354" w:rsidP="00035354">
      <w:pPr>
        <w:pStyle w:val="Code"/>
      </w:pPr>
      <w:r w:rsidRPr="00EC76D5">
        <w:t xml:space="preserve">    }</w:t>
      </w:r>
    </w:p>
    <w:p w14:paraId="1F8E02BD" w14:textId="42BC1CF6" w:rsidR="00035354" w:rsidRPr="00EC76D5" w:rsidRDefault="00035354" w:rsidP="00035354">
      <w:pPr>
        <w:pStyle w:val="Code"/>
      </w:pPr>
      <w:r w:rsidRPr="00EC76D5">
        <w:t xml:space="preserve">  | LEFT_PAREN type_name RIGHT_PAREN </w:t>
      </w:r>
      <w:r w:rsidR="00CA3A8B">
        <w:t>type_cast_expression</w:t>
      </w:r>
      <w:r w:rsidRPr="00EC76D5">
        <w:t xml:space="preserve"> {</w:t>
      </w:r>
    </w:p>
    <w:p w14:paraId="260BCC5A" w14:textId="77777777" w:rsidR="00035354" w:rsidRPr="00EC76D5" w:rsidRDefault="00035354" w:rsidP="00035354">
      <w:pPr>
        <w:pStyle w:val="Code"/>
      </w:pPr>
      <w:r w:rsidRPr="00EC76D5">
        <w:t xml:space="preserve">      $$ = SyntaxTreeGenerator.generateCastExpression($4, $2);</w:t>
      </w:r>
    </w:p>
    <w:p w14:paraId="0083616C" w14:textId="77777777" w:rsidR="00035354" w:rsidRPr="00EC76D5" w:rsidRDefault="00035354" w:rsidP="00035354">
      <w:pPr>
        <w:pStyle w:val="Code"/>
        <w:rPr>
          <w:b/>
        </w:rPr>
      </w:pPr>
      <w:r w:rsidRPr="00EC76D5">
        <w:t xml:space="preserve">    }; </w:t>
      </w:r>
    </w:p>
    <w:p w14:paraId="717C856A" w14:textId="5CF36555" w:rsidR="00E40B78" w:rsidRPr="00EC76D5" w:rsidRDefault="009A5FF5" w:rsidP="00035354">
      <w:pPr>
        <w:pStyle w:val="CodeHeader"/>
      </w:pPr>
      <w:r w:rsidRPr="00EC76D5">
        <w:t>GenerateSyntaxTree.java</w:t>
      </w:r>
    </w:p>
    <w:p w14:paraId="0ADF51AF" w14:textId="77777777" w:rsidR="009814D3" w:rsidRPr="00EC76D5" w:rsidRDefault="00BA1210" w:rsidP="00BA1210">
      <w:pPr>
        <w:pStyle w:val="Code"/>
      </w:pPr>
      <w:r w:rsidRPr="00EC76D5">
        <w:t xml:space="preserve">  public static SyntaxTree generateCastExpression(SyntaxTree fromTree,</w:t>
      </w:r>
    </w:p>
    <w:p w14:paraId="34EA97D6" w14:textId="0FE6780F" w:rsidR="00BA1210" w:rsidRPr="00EC76D5" w:rsidRDefault="009814D3" w:rsidP="00BA1210">
      <w:pPr>
        <w:pStyle w:val="Code"/>
      </w:pPr>
      <w:r w:rsidRPr="00EC76D5">
        <w:t xml:space="preserve">                                                 </w:t>
      </w:r>
      <w:r w:rsidR="00BA1210" w:rsidRPr="00EC76D5">
        <w:t xml:space="preserve"> Type toType) {</w:t>
      </w:r>
    </w:p>
    <w:p w14:paraId="26CFC443" w14:textId="77777777" w:rsidR="00BA1210" w:rsidRPr="00EC76D5" w:rsidRDefault="00BA1210" w:rsidP="00BA1210">
      <w:pPr>
        <w:pStyle w:val="Code"/>
      </w:pPr>
      <w:r w:rsidRPr="00EC76D5">
        <w:t xml:space="preserve">    fromTree = checkFunctionArrayStringLogicalExpression(fromTree);</w:t>
      </w:r>
    </w:p>
    <w:p w14:paraId="0BA8F7D0" w14:textId="77777777" w:rsidR="00BA1210" w:rsidRPr="00EC76D5" w:rsidRDefault="00BA1210" w:rsidP="00BA1210">
      <w:pPr>
        <w:pStyle w:val="Code"/>
      </w:pPr>
      <w:r w:rsidRPr="00EC76D5">
        <w:lastRenderedPageBreak/>
        <w:t xml:space="preserve">    return TypeCast.explicitCast(fromTree, toType);</w:t>
      </w:r>
    </w:p>
    <w:p w14:paraId="75CE93BD" w14:textId="6C37A640" w:rsidR="00E40B78" w:rsidRPr="00EC76D5" w:rsidRDefault="00BA1210" w:rsidP="00BA1210">
      <w:pPr>
        <w:pStyle w:val="Code"/>
      </w:pPr>
      <w:r w:rsidRPr="00EC76D5">
        <w:t xml:space="preserve">  }</w:t>
      </w:r>
    </w:p>
    <w:p w14:paraId="11069DEB" w14:textId="67D7DBA4" w:rsidR="00E40B78" w:rsidRPr="00EC76D5" w:rsidRDefault="00E40B78" w:rsidP="00E40B78">
      <w:pPr>
        <w:pStyle w:val="Rubrik3"/>
      </w:pPr>
      <w:bookmarkStart w:id="325" w:name="_Toc481936202"/>
      <w:r w:rsidRPr="00EC76D5">
        <w:t>Prefix Expression</w:t>
      </w:r>
      <w:bookmarkEnd w:id="325"/>
    </w:p>
    <w:p w14:paraId="45E4F558" w14:textId="77777777" w:rsidR="00E40B78" w:rsidRPr="00EC76D5" w:rsidRDefault="00E40B78" w:rsidP="00E40B78">
      <w:r w:rsidRPr="00EC76D5">
        <w:t>In C, there are several prefix expressions:</w:t>
      </w:r>
    </w:p>
    <w:p w14:paraId="7BA51AEA" w14:textId="77777777" w:rsidR="00E40B78" w:rsidRPr="00EC76D5" w:rsidRDefault="00E40B78" w:rsidP="00E40B78">
      <w:pPr>
        <w:pStyle w:val="Liststycke"/>
        <w:numPr>
          <w:ilvl w:val="0"/>
          <w:numId w:val="84"/>
        </w:numPr>
      </w:pPr>
      <w:r w:rsidRPr="00EC76D5">
        <w:t>Unary add and minus</w:t>
      </w:r>
    </w:p>
    <w:p w14:paraId="08067D12" w14:textId="77777777" w:rsidR="00E40B78" w:rsidRPr="00EC76D5" w:rsidRDefault="00E40B78" w:rsidP="00E40B78">
      <w:pPr>
        <w:pStyle w:val="Liststycke"/>
        <w:numPr>
          <w:ilvl w:val="0"/>
          <w:numId w:val="84"/>
        </w:numPr>
      </w:pPr>
      <w:r w:rsidRPr="00EC76D5">
        <w:t>Logical not</w:t>
      </w:r>
    </w:p>
    <w:p w14:paraId="7BF8CAF7" w14:textId="77777777" w:rsidR="00E40B78" w:rsidRPr="00EC76D5" w:rsidRDefault="00E40B78" w:rsidP="00E40B78">
      <w:pPr>
        <w:pStyle w:val="Liststycke"/>
        <w:numPr>
          <w:ilvl w:val="0"/>
          <w:numId w:val="84"/>
        </w:numPr>
      </w:pPr>
      <w:r w:rsidRPr="00EC76D5">
        <w:t>Bitwise not</w:t>
      </w:r>
    </w:p>
    <w:p w14:paraId="128F651D" w14:textId="77777777" w:rsidR="00E40B78" w:rsidRPr="00EC76D5" w:rsidRDefault="00E40B78" w:rsidP="00E40B78">
      <w:pPr>
        <w:pStyle w:val="Liststycke"/>
        <w:numPr>
          <w:ilvl w:val="0"/>
          <w:numId w:val="84"/>
        </w:numPr>
      </w:pPr>
      <w:r w:rsidRPr="00EC76D5">
        <w:t xml:space="preserve">The </w:t>
      </w:r>
      <w:r w:rsidRPr="00EC76D5">
        <w:rPr>
          <w:rStyle w:val="CodeInText"/>
        </w:rPr>
        <w:t>sizeof</w:t>
      </w:r>
      <w:r w:rsidRPr="00EC76D5">
        <w:t xml:space="preserve"> operator</w:t>
      </w:r>
    </w:p>
    <w:p w14:paraId="2226B4EC" w14:textId="77777777" w:rsidR="00E40B78" w:rsidRPr="00EC76D5" w:rsidRDefault="00E40B78" w:rsidP="00E40B78">
      <w:pPr>
        <w:pStyle w:val="Liststycke"/>
        <w:numPr>
          <w:ilvl w:val="0"/>
          <w:numId w:val="84"/>
        </w:numPr>
      </w:pPr>
      <w:r w:rsidRPr="00EC76D5">
        <w:t>The address operator</w:t>
      </w:r>
    </w:p>
    <w:p w14:paraId="41F77BBB" w14:textId="681E7AED" w:rsidR="00E40B78" w:rsidRPr="00EC76D5" w:rsidRDefault="00E40B78" w:rsidP="00E40B78">
      <w:pPr>
        <w:pStyle w:val="Liststycke"/>
        <w:numPr>
          <w:ilvl w:val="0"/>
          <w:numId w:val="84"/>
        </w:numPr>
      </w:pPr>
      <w:r w:rsidRPr="00EC76D5">
        <w:t xml:space="preserve">The </w:t>
      </w:r>
      <w:r w:rsidR="00B02345">
        <w:t>dereference</w:t>
      </w:r>
      <w:r w:rsidRPr="00EC76D5">
        <w:t>ence operator</w:t>
      </w:r>
    </w:p>
    <w:p w14:paraId="4E527F0A" w14:textId="6449847E" w:rsidR="00E40B78" w:rsidRPr="00EC76D5" w:rsidRDefault="002E67B8" w:rsidP="00E40B78">
      <w:pPr>
        <w:pStyle w:val="CodeHeader"/>
      </w:pPr>
      <w:r>
        <w:t>MainParser.gppg</w:t>
      </w:r>
    </w:p>
    <w:p w14:paraId="72836C65" w14:textId="77777777" w:rsidR="00AD4348" w:rsidRPr="00EC76D5" w:rsidRDefault="00AD4348" w:rsidP="00AD4348">
      <w:pPr>
        <w:pStyle w:val="Code"/>
      </w:pPr>
      <w:r w:rsidRPr="00EC76D5">
        <w:t>prefix_add_operator:</w:t>
      </w:r>
    </w:p>
    <w:p w14:paraId="36E25B26" w14:textId="77777777" w:rsidR="00AD4348" w:rsidRPr="00EC76D5" w:rsidRDefault="00AD4348" w:rsidP="00AD4348">
      <w:pPr>
        <w:pStyle w:val="Code"/>
      </w:pPr>
      <w:r w:rsidRPr="00EC76D5">
        <w:t xml:space="preserve">    PLUS  { $$ = MiddleOperator.UnaryAdd;      }</w:t>
      </w:r>
    </w:p>
    <w:p w14:paraId="24CF8F68" w14:textId="77777777" w:rsidR="00AD4348" w:rsidRPr="00EC76D5" w:rsidRDefault="00AD4348" w:rsidP="00AD4348">
      <w:pPr>
        <w:pStyle w:val="Code"/>
      </w:pPr>
      <w:r w:rsidRPr="00EC76D5">
        <w:t xml:space="preserve">  | MINUS { $$ = MiddleOperator.UnarySubtract; };</w:t>
      </w:r>
    </w:p>
    <w:p w14:paraId="49BD5103" w14:textId="77777777" w:rsidR="00AD4348" w:rsidRPr="00EC76D5" w:rsidRDefault="00AD4348" w:rsidP="00AD4348">
      <w:pPr>
        <w:pStyle w:val="Code"/>
      </w:pPr>
    </w:p>
    <w:p w14:paraId="7ED9BDD2" w14:textId="77777777" w:rsidR="00AD4348" w:rsidRPr="00EC76D5" w:rsidRDefault="00AD4348" w:rsidP="00AD4348">
      <w:pPr>
        <w:pStyle w:val="Code"/>
      </w:pPr>
      <w:r w:rsidRPr="00EC76D5">
        <w:t>increment_operator:</w:t>
      </w:r>
    </w:p>
    <w:p w14:paraId="02542A69" w14:textId="77777777" w:rsidR="00AD4348" w:rsidRPr="00EC76D5" w:rsidRDefault="00AD4348" w:rsidP="00AD4348">
      <w:pPr>
        <w:pStyle w:val="Code"/>
      </w:pPr>
      <w:r w:rsidRPr="00EC76D5">
        <w:t xml:space="preserve">    INCREMENT { $$ = MiddleOperator.Increment; }</w:t>
      </w:r>
    </w:p>
    <w:p w14:paraId="03DC860E" w14:textId="77777777" w:rsidR="00AD4348" w:rsidRPr="00EC76D5" w:rsidRDefault="00AD4348" w:rsidP="00AD4348">
      <w:pPr>
        <w:pStyle w:val="Code"/>
      </w:pPr>
      <w:r w:rsidRPr="00EC76D5">
        <w:t xml:space="preserve">  | DECREMENT { $$ = MiddleOperator.Decrement; };</w:t>
      </w:r>
    </w:p>
    <w:p w14:paraId="142DAFF3" w14:textId="7C5FD788" w:rsidR="00CA4780" w:rsidRPr="00EC76D5" w:rsidRDefault="00CA4780" w:rsidP="00AD4348">
      <w:pPr>
        <w:pStyle w:val="Code"/>
      </w:pPr>
      <w:r w:rsidRPr="00EC76D5">
        <w:t>prefix_expression:</w:t>
      </w:r>
    </w:p>
    <w:p w14:paraId="37C3AD28" w14:textId="77777777" w:rsidR="00CA4780" w:rsidRPr="00EC76D5" w:rsidRDefault="00CA4780" w:rsidP="00CA4780">
      <w:pPr>
        <w:pStyle w:val="Code"/>
      </w:pPr>
      <w:r w:rsidRPr="00EC76D5">
        <w:t xml:space="preserve">    postfix_expression {</w:t>
      </w:r>
    </w:p>
    <w:p w14:paraId="68D6B3FE" w14:textId="77777777" w:rsidR="00CA4780" w:rsidRPr="00EC76D5" w:rsidRDefault="00CA4780" w:rsidP="00CA4780">
      <w:pPr>
        <w:pStyle w:val="Code"/>
      </w:pPr>
      <w:r w:rsidRPr="00EC76D5">
        <w:t xml:space="preserve">      $$ = $1; </w:t>
      </w:r>
    </w:p>
    <w:p w14:paraId="78CE0793" w14:textId="0FC3F6A9" w:rsidR="00E40B78" w:rsidRPr="00EC76D5" w:rsidRDefault="00CA4780" w:rsidP="00CA4780">
      <w:pPr>
        <w:pStyle w:val="Code"/>
      </w:pPr>
      <w:r w:rsidRPr="00EC76D5">
        <w:t xml:space="preserve">    }</w:t>
      </w:r>
    </w:p>
    <w:p w14:paraId="13057D41" w14:textId="48DE952B" w:rsidR="00E40B78" w:rsidRPr="00EC76D5" w:rsidRDefault="00E40B78" w:rsidP="00E40B78">
      <w:pPr>
        <w:pStyle w:val="Rubrik3"/>
      </w:pPr>
      <w:bookmarkStart w:id="326" w:name="_Toc481936203"/>
      <w:r w:rsidRPr="00EC76D5">
        <w:t>Unary Arithmetic Expression</w:t>
      </w:r>
      <w:bookmarkEnd w:id="326"/>
    </w:p>
    <w:p w14:paraId="54A2DAFD" w14:textId="77777777" w:rsidR="00E40B78" w:rsidRPr="00EC76D5" w:rsidRDefault="00E40B78" w:rsidP="00E40B78">
      <w:r w:rsidRPr="00EC76D5">
        <w:t>The unary arithmetic operators (plus and minus) support all arithmetic types.</w:t>
      </w:r>
    </w:p>
    <w:p w14:paraId="06B7F47B" w14:textId="2EA4E8A9" w:rsidR="00E40B78" w:rsidRPr="00EC76D5" w:rsidRDefault="002E67B8" w:rsidP="00E40B78">
      <w:pPr>
        <w:pStyle w:val="CodeHeader"/>
      </w:pPr>
      <w:r>
        <w:t>MainParser.gppg</w:t>
      </w:r>
    </w:p>
    <w:p w14:paraId="3791232C" w14:textId="06396A9D" w:rsidR="00CA4780" w:rsidRPr="00EC76D5" w:rsidRDefault="00CA4780" w:rsidP="00CA4780">
      <w:pPr>
        <w:pStyle w:val="Code"/>
      </w:pPr>
      <w:r w:rsidRPr="00EC76D5">
        <w:t xml:space="preserve">  | prefix_add_operator </w:t>
      </w:r>
      <w:r w:rsidR="00CA3A8B">
        <w:t>type_cast_expression</w:t>
      </w:r>
      <w:r w:rsidRPr="00EC76D5">
        <w:t xml:space="preserve"> {</w:t>
      </w:r>
    </w:p>
    <w:p w14:paraId="55FF1E1C" w14:textId="77777777" w:rsidR="00CA4780" w:rsidRPr="00EC76D5" w:rsidRDefault="00CA4780" w:rsidP="00CA4780">
      <w:pPr>
        <w:pStyle w:val="Code"/>
      </w:pPr>
      <w:r w:rsidRPr="00EC76D5">
        <w:t xml:space="preserve">      $$ = SyntaxTreeGenerator.generateUnaryExpression($1, $2);</w:t>
      </w:r>
    </w:p>
    <w:p w14:paraId="17193A32" w14:textId="77777777" w:rsidR="00CA4780" w:rsidRPr="00EC76D5" w:rsidRDefault="00CA4780" w:rsidP="00CA4780">
      <w:pPr>
        <w:pStyle w:val="Code"/>
        <w:rPr>
          <w:b/>
        </w:rPr>
      </w:pPr>
      <w:r w:rsidRPr="00EC76D5">
        <w:t xml:space="preserve">    } </w:t>
      </w:r>
    </w:p>
    <w:p w14:paraId="47B5E32D" w14:textId="0E5612BB" w:rsidR="00E40B78" w:rsidRPr="00EC76D5" w:rsidRDefault="009A5FF5" w:rsidP="00CA4780">
      <w:pPr>
        <w:pStyle w:val="CodeHeader"/>
      </w:pPr>
      <w:r w:rsidRPr="00EC76D5">
        <w:t>GenerateSyntaxTree.java</w:t>
      </w:r>
    </w:p>
    <w:p w14:paraId="49698A58" w14:textId="77777777" w:rsidR="00BC3EA7" w:rsidRPr="00EC76D5" w:rsidRDefault="00BC3EA7" w:rsidP="00BC3EA7">
      <w:pPr>
        <w:pStyle w:val="Code"/>
      </w:pPr>
      <w:r w:rsidRPr="00EC76D5">
        <w:t xml:space="preserve">  public static SyntaxTree generateUnaryExpression(MiddleOperator operator,</w:t>
      </w:r>
    </w:p>
    <w:p w14:paraId="70ED2D4E" w14:textId="77777777" w:rsidR="00BC3EA7" w:rsidRPr="00EC76D5" w:rsidRDefault="00BC3EA7" w:rsidP="00BC3EA7">
      <w:pPr>
        <w:pStyle w:val="Code"/>
      </w:pPr>
      <w:r w:rsidRPr="00EC76D5">
        <w:t xml:space="preserve">                                             SyntaxTree tree){</w:t>
      </w:r>
    </w:p>
    <w:p w14:paraId="55EFF349" w14:textId="77777777" w:rsidR="00BC3EA7" w:rsidRPr="00EC76D5" w:rsidRDefault="00BC3EA7" w:rsidP="00BC3EA7">
      <w:pPr>
        <w:pStyle w:val="Code"/>
      </w:pPr>
      <w:r w:rsidRPr="00EC76D5">
        <w:t xml:space="preserve">    tree = checkFunctionArrayStringLogicalExpression(tree);</w:t>
      </w:r>
    </w:p>
    <w:p w14:paraId="71550B5D" w14:textId="77777777" w:rsidR="00BC3EA7" w:rsidRPr="00EC76D5" w:rsidRDefault="00BC3EA7" w:rsidP="00BC3EA7">
      <w:pPr>
        <w:pStyle w:val="Code"/>
      </w:pPr>
      <w:r w:rsidRPr="00EC76D5">
        <w:t xml:space="preserve">    Type type = tree.getType();</w:t>
      </w:r>
    </w:p>
    <w:p w14:paraId="66A1D270" w14:textId="77777777" w:rsidR="00BC3EA7" w:rsidRPr="00EC76D5" w:rsidRDefault="00BC3EA7" w:rsidP="00BC3EA7">
      <w:pPr>
        <w:pStyle w:val="Code"/>
      </w:pPr>
      <w:r w:rsidRPr="00EC76D5">
        <w:t xml:space="preserve">    Assert.error(type.isArithmeticOrPointer(), type,</w:t>
      </w:r>
    </w:p>
    <w:p w14:paraId="69130301" w14:textId="77777777" w:rsidR="00BC3EA7" w:rsidRPr="00EC76D5" w:rsidRDefault="00BC3EA7" w:rsidP="00BC3EA7">
      <w:pPr>
        <w:pStyle w:val="Code"/>
      </w:pPr>
      <w:r w:rsidRPr="00EC76D5">
        <w:t xml:space="preserve">                 "not allowed in unary expression");</w:t>
      </w:r>
    </w:p>
    <w:p w14:paraId="196721EB" w14:textId="77777777" w:rsidR="00BC3EA7" w:rsidRPr="00EC76D5" w:rsidRDefault="00BC3EA7" w:rsidP="00BC3EA7">
      <w:pPr>
        <w:pStyle w:val="Code"/>
      </w:pPr>
      <w:r w:rsidRPr="00EC76D5">
        <w:t xml:space="preserve">    return generateUnaryTree(operator, type, tree);</w:t>
      </w:r>
    </w:p>
    <w:p w14:paraId="1A1335AD" w14:textId="248D0512" w:rsidR="00E40B78" w:rsidRPr="00EC76D5" w:rsidRDefault="00BC3EA7" w:rsidP="00BC3EA7">
      <w:pPr>
        <w:pStyle w:val="Code"/>
      </w:pPr>
      <w:r w:rsidRPr="00EC76D5">
        <w:t xml:space="preserve">  }</w:t>
      </w:r>
    </w:p>
    <w:p w14:paraId="6DFEEC2F" w14:textId="281046E6" w:rsidR="00E40B78" w:rsidRPr="00EC76D5" w:rsidRDefault="00E40B78" w:rsidP="00E40B78">
      <w:pPr>
        <w:pStyle w:val="Rubrik3"/>
        <w:numPr>
          <w:ilvl w:val="2"/>
          <w:numId w:val="85"/>
        </w:numPr>
      </w:pPr>
      <w:bookmarkStart w:id="327" w:name="_Toc481936204"/>
      <w:r w:rsidRPr="00EC76D5">
        <w:t>Prefix Increment and Decrement</w:t>
      </w:r>
      <w:bookmarkEnd w:id="327"/>
    </w:p>
    <w:p w14:paraId="67B7CC12" w14:textId="1D4C3498" w:rsidR="00E40B78" w:rsidRPr="00EC76D5" w:rsidRDefault="00E40B78" w:rsidP="00E40B78">
      <w:r w:rsidRPr="00EC76D5">
        <w:t xml:space="preserve">The prefix increment and decrement operators does first change the value and return the new value. The operand </w:t>
      </w:r>
      <w:r w:rsidR="00AD4348" w:rsidRPr="00EC76D5">
        <w:t>must</w:t>
      </w:r>
      <w:r w:rsidRPr="00EC76D5">
        <w:t xml:space="preserve"> be a left-value of arithmetic or pointer type.</w:t>
      </w:r>
    </w:p>
    <w:p w14:paraId="111CB844" w14:textId="18B2187D" w:rsidR="00E40B78" w:rsidRPr="00EC76D5" w:rsidRDefault="002E67B8" w:rsidP="00E40B78">
      <w:pPr>
        <w:pStyle w:val="CodeHeader"/>
      </w:pPr>
      <w:r>
        <w:t>MainParser.gppg</w:t>
      </w:r>
    </w:p>
    <w:p w14:paraId="6168439B" w14:textId="77777777" w:rsidR="00F052AB" w:rsidRPr="00EC76D5" w:rsidRDefault="00F052AB" w:rsidP="00F052AB">
      <w:pPr>
        <w:pStyle w:val="Code"/>
      </w:pPr>
      <w:r w:rsidRPr="00EC76D5">
        <w:t xml:space="preserve">  | increment_operator prefix_expression {</w:t>
      </w:r>
    </w:p>
    <w:p w14:paraId="77F67B2E" w14:textId="77777777" w:rsidR="00F052AB" w:rsidRPr="00EC76D5" w:rsidRDefault="00F052AB" w:rsidP="00F052AB">
      <w:pPr>
        <w:pStyle w:val="Code"/>
      </w:pPr>
      <w:r w:rsidRPr="00EC76D5">
        <w:t xml:space="preserve">      $$ = SyntaxTreeGenerator.generatePrefixIncrementExpression($1, $2);</w:t>
      </w:r>
    </w:p>
    <w:p w14:paraId="47D21BB0" w14:textId="77777777" w:rsidR="00F052AB" w:rsidRPr="00EC76D5" w:rsidRDefault="00F052AB" w:rsidP="00F052AB">
      <w:pPr>
        <w:pStyle w:val="Code"/>
        <w:rPr>
          <w:b/>
        </w:rPr>
      </w:pPr>
      <w:r w:rsidRPr="00EC76D5">
        <w:t xml:space="preserve">    } </w:t>
      </w:r>
    </w:p>
    <w:p w14:paraId="724B271D" w14:textId="0BD00EBD" w:rsidR="00E40B78" w:rsidRPr="00EC76D5" w:rsidRDefault="009A5FF5" w:rsidP="00F052AB">
      <w:pPr>
        <w:pStyle w:val="CodeHeader"/>
      </w:pPr>
      <w:r w:rsidRPr="00EC76D5">
        <w:t>GenerateSyntaxTree.java</w:t>
      </w:r>
    </w:p>
    <w:p w14:paraId="2420FE6B" w14:textId="77777777" w:rsidR="00A41F31" w:rsidRPr="00EC76D5" w:rsidRDefault="00A41F31" w:rsidP="00A41F31">
      <w:pPr>
        <w:pStyle w:val="Code"/>
      </w:pPr>
      <w:r w:rsidRPr="00EC76D5">
        <w:t xml:space="preserve">  public static SyntaxTree generatePrefixIncrementExpression</w:t>
      </w:r>
    </w:p>
    <w:p w14:paraId="20CD1216" w14:textId="2E1AB728" w:rsidR="00A41F31" w:rsidRPr="00EC76D5" w:rsidRDefault="00A41F31" w:rsidP="00A41F31">
      <w:pPr>
        <w:pStyle w:val="Code"/>
      </w:pPr>
      <w:r w:rsidRPr="00EC76D5">
        <w:lastRenderedPageBreak/>
        <w:t xml:space="preserve">                                   (MiddleOperator operator, SyntaxTree tree){</w:t>
      </w:r>
    </w:p>
    <w:p w14:paraId="763B86D8" w14:textId="77777777" w:rsidR="00A41F31" w:rsidRPr="00EC76D5" w:rsidRDefault="00A41F31" w:rsidP="00A41F31">
      <w:pPr>
        <w:pStyle w:val="Code"/>
      </w:pPr>
      <w:r w:rsidRPr="00EC76D5">
        <w:t xml:space="preserve">    Assert.error(isLeftValue(tree), tree, "not left-value");</w:t>
      </w:r>
    </w:p>
    <w:p w14:paraId="64B0F6CA" w14:textId="77777777" w:rsidR="00A41F31" w:rsidRPr="00EC76D5" w:rsidRDefault="00A41F31" w:rsidP="00A41F31">
      <w:pPr>
        <w:pStyle w:val="Code"/>
      </w:pPr>
      <w:r w:rsidRPr="00EC76D5">
        <w:t xml:space="preserve">    </w:t>
      </w:r>
    </w:p>
    <w:p w14:paraId="73F899FE" w14:textId="77777777" w:rsidR="00A41F31" w:rsidRPr="00EC76D5" w:rsidRDefault="00A41F31" w:rsidP="00A41F31">
      <w:pPr>
        <w:pStyle w:val="Code"/>
      </w:pPr>
      <w:r w:rsidRPr="00EC76D5">
        <w:t xml:space="preserve">    Type type = tree.getType();    </w:t>
      </w:r>
    </w:p>
    <w:p w14:paraId="233893B8" w14:textId="77777777" w:rsidR="00A41F31" w:rsidRPr="00EC76D5" w:rsidRDefault="00A41F31" w:rsidP="00A41F31">
      <w:pPr>
        <w:pStyle w:val="Code"/>
      </w:pPr>
      <w:r w:rsidRPr="00EC76D5">
        <w:t xml:space="preserve">    Assert.error(type.isArithmeticOrPointer(), tree,</w:t>
      </w:r>
    </w:p>
    <w:p w14:paraId="4C87C9CB" w14:textId="77777777" w:rsidR="00A41F31" w:rsidRPr="00EC76D5" w:rsidRDefault="00A41F31" w:rsidP="00A41F31">
      <w:pPr>
        <w:pStyle w:val="Code"/>
      </w:pPr>
      <w:r w:rsidRPr="00EC76D5">
        <w:t xml:space="preserve">                 "not allowed in prefix increment/decrement");</w:t>
      </w:r>
    </w:p>
    <w:p w14:paraId="10554352" w14:textId="77777777" w:rsidR="00A41F31" w:rsidRPr="00EC76D5" w:rsidRDefault="00A41F31" w:rsidP="00A41F31">
      <w:pPr>
        <w:pStyle w:val="Code"/>
      </w:pPr>
      <w:r w:rsidRPr="00EC76D5">
        <w:t xml:space="preserve">    </w:t>
      </w:r>
    </w:p>
    <w:p w14:paraId="32045AB6" w14:textId="77777777" w:rsidR="00A41F31" w:rsidRPr="00EC76D5" w:rsidRDefault="00A41F31" w:rsidP="00A41F31">
      <w:pPr>
        <w:pStyle w:val="Code"/>
      </w:pPr>
      <w:r w:rsidRPr="00EC76D5">
        <w:t xml:space="preserve">    if (operator == MiddleOperator.Increment) {</w:t>
      </w:r>
    </w:p>
    <w:p w14:paraId="6C18BB40" w14:textId="77777777" w:rsidR="00A41F31" w:rsidRPr="00EC76D5" w:rsidRDefault="00A41F31" w:rsidP="00A41F31">
      <w:pPr>
        <w:pStyle w:val="Code"/>
      </w:pPr>
      <w:r w:rsidRPr="00EC76D5">
        <w:t xml:space="preserve">      operator = MiddleOperator.PrefixIncrement;</w:t>
      </w:r>
    </w:p>
    <w:p w14:paraId="0BD47CDD" w14:textId="77777777" w:rsidR="00A41F31" w:rsidRPr="00EC76D5" w:rsidRDefault="00A41F31" w:rsidP="00A41F31">
      <w:pPr>
        <w:pStyle w:val="Code"/>
      </w:pPr>
      <w:r w:rsidRPr="00EC76D5">
        <w:t xml:space="preserve">    }</w:t>
      </w:r>
    </w:p>
    <w:p w14:paraId="71C6F270" w14:textId="77777777" w:rsidR="00A41F31" w:rsidRPr="00EC76D5" w:rsidRDefault="00A41F31" w:rsidP="00A41F31">
      <w:pPr>
        <w:pStyle w:val="Code"/>
      </w:pPr>
      <w:r w:rsidRPr="00EC76D5">
        <w:t xml:space="preserve">    else {</w:t>
      </w:r>
    </w:p>
    <w:p w14:paraId="784FAFD1" w14:textId="77777777" w:rsidR="00A41F31" w:rsidRPr="00EC76D5" w:rsidRDefault="00A41F31" w:rsidP="00A41F31">
      <w:pPr>
        <w:pStyle w:val="Code"/>
      </w:pPr>
      <w:r w:rsidRPr="00EC76D5">
        <w:t xml:space="preserve">      operator = MiddleOperator.PrefixDecrement;</w:t>
      </w:r>
    </w:p>
    <w:p w14:paraId="2418CBF4" w14:textId="77777777" w:rsidR="00A41F31" w:rsidRPr="00EC76D5" w:rsidRDefault="00A41F31" w:rsidP="00A41F31">
      <w:pPr>
        <w:pStyle w:val="Code"/>
      </w:pPr>
      <w:r w:rsidRPr="00EC76D5">
        <w:t xml:space="preserve">    }</w:t>
      </w:r>
    </w:p>
    <w:p w14:paraId="66552030" w14:textId="77777777" w:rsidR="00A41F31" w:rsidRPr="00EC76D5" w:rsidRDefault="00A41F31" w:rsidP="00A41F31">
      <w:pPr>
        <w:pStyle w:val="Code"/>
      </w:pPr>
    </w:p>
    <w:p w14:paraId="6AC0B564" w14:textId="77777777" w:rsidR="00A41F31" w:rsidRPr="00EC76D5" w:rsidRDefault="00A41F31" w:rsidP="00A41F31">
      <w:pPr>
        <w:pStyle w:val="Code"/>
      </w:pPr>
      <w:r w:rsidRPr="00EC76D5">
        <w:t xml:space="preserve">    return generateUnaryTree(operator, type, tree);</w:t>
      </w:r>
    </w:p>
    <w:p w14:paraId="19AF3A96" w14:textId="406642BA" w:rsidR="00E40B78" w:rsidRPr="00EC76D5" w:rsidRDefault="00A41F31" w:rsidP="00A41F31">
      <w:pPr>
        <w:pStyle w:val="Code"/>
      </w:pPr>
      <w:r w:rsidRPr="00EC76D5">
        <w:t xml:space="preserve">  }</w:t>
      </w:r>
    </w:p>
    <w:p w14:paraId="72673985" w14:textId="69A5260E" w:rsidR="00E40B78" w:rsidRPr="00EC76D5" w:rsidRDefault="00E40B78" w:rsidP="00E40B78">
      <w:pPr>
        <w:pStyle w:val="Rubrik3"/>
      </w:pPr>
      <w:bookmarkStart w:id="328" w:name="_Toc481936205"/>
      <w:r w:rsidRPr="00EC76D5">
        <w:t>Logical Not</w:t>
      </w:r>
      <w:bookmarkEnd w:id="328"/>
    </w:p>
    <w:p w14:paraId="7D16A9E2" w14:textId="77777777" w:rsidR="00E40B78" w:rsidRPr="00EC76D5" w:rsidRDefault="00E40B78" w:rsidP="00E40B78">
      <w:r w:rsidRPr="00EC76D5">
        <w:t>The logical-not operator just swaps the true and false sets of its operand.</w:t>
      </w:r>
    </w:p>
    <w:p w14:paraId="69804BFE" w14:textId="6B34F933" w:rsidR="00E40B78" w:rsidRPr="00EC76D5" w:rsidRDefault="002E67B8" w:rsidP="00E40B78">
      <w:pPr>
        <w:pStyle w:val="CodeHeader"/>
      </w:pPr>
      <w:r>
        <w:t>MainParser.gppg</w:t>
      </w:r>
    </w:p>
    <w:p w14:paraId="601C165E" w14:textId="3358A97B" w:rsidR="00F62229" w:rsidRPr="00EC76D5" w:rsidRDefault="00F62229" w:rsidP="00F62229">
      <w:pPr>
        <w:pStyle w:val="Code"/>
      </w:pPr>
      <w:r w:rsidRPr="00EC76D5">
        <w:t xml:space="preserve">  | LOGICAL_NOT </w:t>
      </w:r>
      <w:r w:rsidR="00CA3A8B">
        <w:t>type_cast_expression</w:t>
      </w:r>
      <w:r w:rsidRPr="00EC76D5">
        <w:t xml:space="preserve"> {</w:t>
      </w:r>
    </w:p>
    <w:p w14:paraId="3092EB84" w14:textId="77777777" w:rsidR="00F62229" w:rsidRPr="00EC76D5" w:rsidRDefault="00F62229" w:rsidP="00F62229">
      <w:pPr>
        <w:pStyle w:val="Code"/>
      </w:pPr>
      <w:r w:rsidRPr="00EC76D5">
        <w:t xml:space="preserve">      $$ = SyntaxTreeGenerator.generateLogicalNotExpression($2);</w:t>
      </w:r>
    </w:p>
    <w:p w14:paraId="63F4F017" w14:textId="016DA213" w:rsidR="00E40B78" w:rsidRPr="00EC76D5" w:rsidRDefault="00F62229" w:rsidP="00F62229">
      <w:pPr>
        <w:pStyle w:val="Code"/>
      </w:pPr>
      <w:r w:rsidRPr="00EC76D5">
        <w:t xml:space="preserve">    }</w:t>
      </w:r>
    </w:p>
    <w:p w14:paraId="30F3156C" w14:textId="77777777" w:rsidR="00F62229" w:rsidRPr="00EC76D5" w:rsidRDefault="00F62229" w:rsidP="00F62229">
      <w:pPr>
        <w:pStyle w:val="CodeHeader"/>
      </w:pPr>
      <w:r w:rsidRPr="00EC76D5">
        <w:t>GenerateSyntaxTree.java</w:t>
      </w:r>
    </w:p>
    <w:p w14:paraId="406CF962" w14:textId="77777777" w:rsidR="003A1133" w:rsidRPr="00EC76D5" w:rsidRDefault="003A1133" w:rsidP="003A1133">
      <w:pPr>
        <w:pStyle w:val="Code"/>
      </w:pPr>
      <w:r w:rsidRPr="00EC76D5">
        <w:t xml:space="preserve">  public static SyntaxTree generateLogicalNotExpression(SyntaxTree tree) {      </w:t>
      </w:r>
    </w:p>
    <w:p w14:paraId="2FA80E67" w14:textId="77777777" w:rsidR="003A1133" w:rsidRPr="00EC76D5" w:rsidRDefault="003A1133" w:rsidP="003A1133">
      <w:pPr>
        <w:pStyle w:val="Code"/>
      </w:pPr>
      <w:r w:rsidRPr="00EC76D5">
        <w:t xml:space="preserve">    tree = toLogicalExpression(tree);</w:t>
      </w:r>
    </w:p>
    <w:p w14:paraId="5FC7CC4B" w14:textId="77777777" w:rsidR="003A1133" w:rsidRPr="00EC76D5" w:rsidRDefault="003A1133" w:rsidP="003A1133">
      <w:pPr>
        <w:pStyle w:val="Code"/>
      </w:pPr>
      <w:r w:rsidRPr="00EC76D5">
        <w:t xml:space="preserve">    return generateUnaryTree(MiddleOperator.LogicalNot,</w:t>
      </w:r>
    </w:p>
    <w:p w14:paraId="5D3D4B2D" w14:textId="7C2EC693" w:rsidR="003A1133" w:rsidRPr="00EC76D5" w:rsidRDefault="003A1133" w:rsidP="003A1133">
      <w:pPr>
        <w:pStyle w:val="Code"/>
      </w:pPr>
      <w:r w:rsidRPr="00EC76D5">
        <w:t xml:space="preserve">                             Type.LogicalType, tree);</w:t>
      </w:r>
    </w:p>
    <w:p w14:paraId="65EF7450" w14:textId="1379DB50" w:rsidR="00F62229" w:rsidRPr="00EC76D5" w:rsidRDefault="003A1133" w:rsidP="003A1133">
      <w:pPr>
        <w:pStyle w:val="Code"/>
      </w:pPr>
      <w:r w:rsidRPr="00EC76D5">
        <w:t xml:space="preserve">  }</w:t>
      </w:r>
    </w:p>
    <w:p w14:paraId="46AB8EC7" w14:textId="67705465" w:rsidR="00E40B78" w:rsidRPr="00EC76D5" w:rsidRDefault="00E40B78" w:rsidP="00E40B78">
      <w:pPr>
        <w:pStyle w:val="Rubrik3"/>
      </w:pPr>
      <w:bookmarkStart w:id="329" w:name="_Toc481936206"/>
      <w:r w:rsidRPr="00EC76D5">
        <w:t>Bitwise Not</w:t>
      </w:r>
      <w:bookmarkEnd w:id="329"/>
    </w:p>
    <w:p w14:paraId="3E913BC3" w14:textId="77777777" w:rsidR="00E40B78" w:rsidRPr="00EC76D5" w:rsidRDefault="00E40B78" w:rsidP="00E40B78">
      <w:r w:rsidRPr="00EC76D5">
        <w:t>The bitwise-not operator applies to integral types.</w:t>
      </w:r>
    </w:p>
    <w:p w14:paraId="64AE8F04" w14:textId="0D8A596E" w:rsidR="00E40B78" w:rsidRPr="00EC76D5" w:rsidRDefault="002E67B8" w:rsidP="00E40B78">
      <w:pPr>
        <w:pStyle w:val="CodeHeader"/>
      </w:pPr>
      <w:r>
        <w:t>MainParser.gppg</w:t>
      </w:r>
    </w:p>
    <w:p w14:paraId="52B81306" w14:textId="738A8223" w:rsidR="00010401" w:rsidRPr="00EC76D5" w:rsidRDefault="00010401" w:rsidP="00677C21">
      <w:pPr>
        <w:pStyle w:val="Code"/>
      </w:pPr>
      <w:r w:rsidRPr="00EC76D5">
        <w:t xml:space="preserve">  | BITWISE_NOT </w:t>
      </w:r>
      <w:r w:rsidR="00CA3A8B">
        <w:t>type_cast_expression</w:t>
      </w:r>
      <w:r w:rsidRPr="00EC76D5">
        <w:t xml:space="preserve"> {</w:t>
      </w:r>
    </w:p>
    <w:p w14:paraId="7ABEB15B" w14:textId="77777777" w:rsidR="00010401" w:rsidRPr="00EC76D5" w:rsidRDefault="00010401" w:rsidP="00677C21">
      <w:pPr>
        <w:pStyle w:val="Code"/>
      </w:pPr>
      <w:r w:rsidRPr="00EC76D5">
        <w:t xml:space="preserve">      $$ = SyntaxTreeGenerator.generateBitwiseNotExpression($2);</w:t>
      </w:r>
    </w:p>
    <w:p w14:paraId="435BB1BE" w14:textId="77777777" w:rsidR="00677C21" w:rsidRPr="00EC76D5" w:rsidRDefault="00010401" w:rsidP="00677C21">
      <w:pPr>
        <w:pStyle w:val="Code"/>
        <w:rPr>
          <w:b/>
        </w:rPr>
      </w:pPr>
      <w:r w:rsidRPr="00EC76D5">
        <w:t xml:space="preserve">    }</w:t>
      </w:r>
    </w:p>
    <w:p w14:paraId="018EEF70" w14:textId="58F82977" w:rsidR="00E40B78" w:rsidRPr="00EC76D5" w:rsidRDefault="009A5FF5" w:rsidP="00010401">
      <w:pPr>
        <w:pStyle w:val="CodeHeader"/>
      </w:pPr>
      <w:r w:rsidRPr="00EC76D5">
        <w:t>GenerateSyntaxTree.java</w:t>
      </w:r>
    </w:p>
    <w:p w14:paraId="3DE5E053" w14:textId="77777777" w:rsidR="00613D11" w:rsidRPr="00EC76D5" w:rsidRDefault="00613D11" w:rsidP="00613D11">
      <w:pPr>
        <w:pStyle w:val="Code"/>
      </w:pPr>
      <w:r w:rsidRPr="00EC76D5">
        <w:t xml:space="preserve">  public static SyntaxTree generateBitwiseNotExpression(SyntaxTree tree) {</w:t>
      </w:r>
    </w:p>
    <w:p w14:paraId="36DB9B9B" w14:textId="77777777" w:rsidR="00613D11" w:rsidRPr="00EC76D5" w:rsidRDefault="00613D11" w:rsidP="00613D11">
      <w:pPr>
        <w:pStyle w:val="Code"/>
      </w:pPr>
      <w:r w:rsidRPr="00EC76D5">
        <w:t xml:space="preserve">    tree = checkFunctionArrayStringLogicalExpression(tree);</w:t>
      </w:r>
    </w:p>
    <w:p w14:paraId="21ED5FC7" w14:textId="77777777" w:rsidR="00613D11" w:rsidRPr="00EC76D5" w:rsidRDefault="00613D11" w:rsidP="00613D11">
      <w:pPr>
        <w:pStyle w:val="Code"/>
      </w:pPr>
      <w:r w:rsidRPr="00EC76D5">
        <w:t xml:space="preserve">    Type type = tree.getType();</w:t>
      </w:r>
    </w:p>
    <w:p w14:paraId="2A80204C" w14:textId="77777777" w:rsidR="00613D11" w:rsidRPr="00EC76D5" w:rsidRDefault="00613D11" w:rsidP="00613D11">
      <w:pPr>
        <w:pStyle w:val="Code"/>
      </w:pPr>
      <w:r w:rsidRPr="00EC76D5">
        <w:t xml:space="preserve">    Assert.error(type.isIntegralOrPointer(), type,</w:t>
      </w:r>
    </w:p>
    <w:p w14:paraId="1063D6A2" w14:textId="77777777" w:rsidR="00613D11" w:rsidRPr="00EC76D5" w:rsidRDefault="00613D11" w:rsidP="00613D11">
      <w:pPr>
        <w:pStyle w:val="Code"/>
      </w:pPr>
      <w:r w:rsidRPr="00EC76D5">
        <w:t xml:space="preserve">                 "not allowed in bitwise not expression");</w:t>
      </w:r>
    </w:p>
    <w:p w14:paraId="612DC237" w14:textId="77777777" w:rsidR="00613D11" w:rsidRPr="00EC76D5" w:rsidRDefault="00613D11" w:rsidP="00613D11">
      <w:pPr>
        <w:pStyle w:val="Code"/>
      </w:pPr>
      <w:r w:rsidRPr="00EC76D5">
        <w:t xml:space="preserve">    return generateUnaryTree(MiddleOperator.BitwiseNot, type, tree);</w:t>
      </w:r>
    </w:p>
    <w:p w14:paraId="14E8FABA" w14:textId="3380AF1E" w:rsidR="00E40B78" w:rsidRPr="00EC76D5" w:rsidRDefault="00613D11" w:rsidP="00613D11">
      <w:pPr>
        <w:pStyle w:val="Code"/>
      </w:pPr>
      <w:r w:rsidRPr="00EC76D5">
        <w:t xml:space="preserve">  }</w:t>
      </w:r>
    </w:p>
    <w:p w14:paraId="48E77275" w14:textId="183F8D76" w:rsidR="00E40B78" w:rsidRPr="00EC76D5" w:rsidRDefault="00E40B78" w:rsidP="00E40B78">
      <w:pPr>
        <w:pStyle w:val="Rubrik3"/>
      </w:pPr>
      <w:bookmarkStart w:id="330" w:name="_Toc481936207"/>
      <w:r w:rsidRPr="00EC76D5">
        <w:t>sizeof</w:t>
      </w:r>
      <w:bookmarkEnd w:id="330"/>
    </w:p>
    <w:p w14:paraId="721ED7E1" w14:textId="77777777" w:rsidR="00E40B78" w:rsidRPr="00EC76D5" w:rsidRDefault="00E40B78" w:rsidP="00E40B78">
      <w:r w:rsidRPr="00EC76D5">
        <w:t xml:space="preserve">The </w:t>
      </w:r>
      <w:r w:rsidRPr="00EC76D5">
        <w:rPr>
          <w:rStyle w:val="CodeInText"/>
        </w:rPr>
        <w:t>sizeof-operator</w:t>
      </w:r>
      <w:r w:rsidRPr="00EC76D5">
        <w:t xml:space="preserve"> takes an expression or a type inside parenthesis as operand. The operator is not allowed on function or bitfields.</w:t>
      </w:r>
    </w:p>
    <w:p w14:paraId="244CC9BA" w14:textId="77F7D7FC" w:rsidR="00E40B78" w:rsidRPr="00EC76D5" w:rsidRDefault="002E67B8" w:rsidP="00E40B78">
      <w:pPr>
        <w:pStyle w:val="CodeHeader"/>
      </w:pPr>
      <w:r>
        <w:t>MainParser.gppg</w:t>
      </w:r>
    </w:p>
    <w:p w14:paraId="2279C00B" w14:textId="77777777" w:rsidR="0022772E" w:rsidRPr="00EC76D5" w:rsidRDefault="0022772E" w:rsidP="0022772E">
      <w:pPr>
        <w:pStyle w:val="Code"/>
      </w:pPr>
      <w:r w:rsidRPr="00EC76D5">
        <w:t xml:space="preserve">  | SIZE_OF prefix_expression {</w:t>
      </w:r>
    </w:p>
    <w:p w14:paraId="33C9363F" w14:textId="77777777" w:rsidR="0022772E" w:rsidRPr="00EC76D5" w:rsidRDefault="0022772E" w:rsidP="0022772E">
      <w:pPr>
        <w:pStyle w:val="Code"/>
      </w:pPr>
      <w:r w:rsidRPr="00EC76D5">
        <w:t xml:space="preserve">      $$ = SyntaxTreeGenerator.generateSizeOfExpression($2);</w:t>
      </w:r>
    </w:p>
    <w:p w14:paraId="4932D6F8" w14:textId="77777777" w:rsidR="0022772E" w:rsidRPr="00EC76D5" w:rsidRDefault="0022772E" w:rsidP="0022772E">
      <w:pPr>
        <w:pStyle w:val="Code"/>
      </w:pPr>
      <w:r w:rsidRPr="00EC76D5">
        <w:lastRenderedPageBreak/>
        <w:t xml:space="preserve">    }</w:t>
      </w:r>
    </w:p>
    <w:p w14:paraId="3E6DB7E5" w14:textId="77777777" w:rsidR="0022772E" w:rsidRPr="00EC76D5" w:rsidRDefault="0022772E" w:rsidP="0022772E">
      <w:pPr>
        <w:pStyle w:val="Code"/>
      </w:pPr>
      <w:r w:rsidRPr="00EC76D5">
        <w:t xml:space="preserve">  | SIZE_OF LEFT_PAREN type_name RIGHT_PAREN {</w:t>
      </w:r>
    </w:p>
    <w:p w14:paraId="123490D4" w14:textId="77777777" w:rsidR="0022772E" w:rsidRPr="00EC76D5" w:rsidRDefault="0022772E" w:rsidP="0022772E">
      <w:pPr>
        <w:pStyle w:val="Code"/>
      </w:pPr>
      <w:r w:rsidRPr="00EC76D5">
        <w:t xml:space="preserve">      $$ = SyntaxTreeGenerator.generateSizeOfType($3);</w:t>
      </w:r>
    </w:p>
    <w:p w14:paraId="6626105F" w14:textId="77777777" w:rsidR="0022772E" w:rsidRPr="00EC76D5" w:rsidRDefault="0022772E" w:rsidP="0022772E">
      <w:pPr>
        <w:pStyle w:val="Code"/>
        <w:rPr>
          <w:b/>
        </w:rPr>
      </w:pPr>
      <w:r w:rsidRPr="00EC76D5">
        <w:t xml:space="preserve">    }</w:t>
      </w:r>
    </w:p>
    <w:p w14:paraId="0A50A482" w14:textId="1FDFC21A" w:rsidR="00E40B78" w:rsidRPr="00EC76D5" w:rsidRDefault="009A5FF5" w:rsidP="0022772E">
      <w:pPr>
        <w:pStyle w:val="CodeHeader"/>
      </w:pPr>
      <w:r w:rsidRPr="00EC76D5">
        <w:t>GenerateSyntaxTree.java</w:t>
      </w:r>
    </w:p>
    <w:p w14:paraId="49DB1E4B" w14:textId="77777777" w:rsidR="006D6EFF" w:rsidRPr="00EC76D5" w:rsidRDefault="006D6EFF" w:rsidP="006D6EFF">
      <w:pPr>
        <w:pStyle w:val="Code"/>
      </w:pPr>
      <w:r w:rsidRPr="00EC76D5">
        <w:t xml:space="preserve">  public static SyntaxTree generateSizeOfExpression(SyntaxTree tree) {</w:t>
      </w:r>
    </w:p>
    <w:p w14:paraId="7625ED33" w14:textId="77777777" w:rsidR="006D6EFF" w:rsidRPr="00EC76D5" w:rsidRDefault="006D6EFF" w:rsidP="006D6EFF">
      <w:pPr>
        <w:pStyle w:val="Code"/>
      </w:pPr>
      <w:r w:rsidRPr="00EC76D5">
        <w:t xml:space="preserve">    Type type = tree.getType();</w:t>
      </w:r>
    </w:p>
    <w:p w14:paraId="2809A215" w14:textId="77777777" w:rsidR="006D6EFF" w:rsidRPr="00EC76D5" w:rsidRDefault="006D6EFF" w:rsidP="006D6EFF">
      <w:pPr>
        <w:pStyle w:val="Code"/>
      </w:pPr>
      <w:r w:rsidRPr="00EC76D5">
        <w:t xml:space="preserve">    Assert.error(!type.isFunction(), "sizeof function not allowed");</w:t>
      </w:r>
    </w:p>
    <w:p w14:paraId="149BD07B" w14:textId="77777777" w:rsidR="006D6EFF" w:rsidRPr="00EC76D5" w:rsidRDefault="006D6EFF" w:rsidP="006D6EFF">
      <w:pPr>
        <w:pStyle w:val="Code"/>
      </w:pPr>
      <w:r w:rsidRPr="00EC76D5">
        <w:t xml:space="preserve">    Assert.error(!type.isBitfield(), "sizeof bitfield not allowed");</w:t>
      </w:r>
    </w:p>
    <w:p w14:paraId="49D8A8AA" w14:textId="77777777" w:rsidR="00B17E12" w:rsidRPr="00EC76D5" w:rsidRDefault="006D6EFF" w:rsidP="006D6EFF">
      <w:pPr>
        <w:pStyle w:val="Code"/>
      </w:pPr>
      <w:r w:rsidRPr="00EC76D5">
        <w:t xml:space="preserve">    return generateValueTree(Type.SignedIntegerType,</w:t>
      </w:r>
    </w:p>
    <w:p w14:paraId="3899B1C9" w14:textId="435615DA" w:rsidR="006D6EFF" w:rsidRPr="00EC76D5" w:rsidRDefault="00B17E12" w:rsidP="006D6EFF">
      <w:pPr>
        <w:pStyle w:val="Code"/>
      </w:pPr>
      <w:r w:rsidRPr="00EC76D5">
        <w:t xml:space="preserve">                            </w:t>
      </w:r>
      <w:r w:rsidR="006D6EFF" w:rsidRPr="00EC76D5">
        <w:t xml:space="preserve"> BigInteger.valueOf(type.getSize()));</w:t>
      </w:r>
    </w:p>
    <w:p w14:paraId="7B464136" w14:textId="77777777" w:rsidR="006D6EFF" w:rsidRPr="00EC76D5" w:rsidRDefault="006D6EFF" w:rsidP="006D6EFF">
      <w:pPr>
        <w:pStyle w:val="Code"/>
      </w:pPr>
      <w:r w:rsidRPr="00EC76D5">
        <w:t xml:space="preserve">  }</w:t>
      </w:r>
    </w:p>
    <w:p w14:paraId="5140A29C" w14:textId="77777777" w:rsidR="006D6EFF" w:rsidRPr="00EC76D5" w:rsidRDefault="006D6EFF" w:rsidP="006D6EFF">
      <w:pPr>
        <w:pStyle w:val="Code"/>
      </w:pPr>
    </w:p>
    <w:p w14:paraId="37AB2D63" w14:textId="77777777" w:rsidR="006D6EFF" w:rsidRPr="00EC76D5" w:rsidRDefault="006D6EFF" w:rsidP="006D6EFF">
      <w:pPr>
        <w:pStyle w:val="Code"/>
      </w:pPr>
      <w:r w:rsidRPr="00EC76D5">
        <w:t xml:space="preserve">  public static SyntaxTree generateSizeOfType(Type type) {</w:t>
      </w:r>
    </w:p>
    <w:p w14:paraId="3CF90C53" w14:textId="77777777" w:rsidR="006D6EFF" w:rsidRPr="00EC76D5" w:rsidRDefault="006D6EFF" w:rsidP="006D6EFF">
      <w:pPr>
        <w:pStyle w:val="Code"/>
      </w:pPr>
      <w:r w:rsidRPr="00EC76D5">
        <w:t xml:space="preserve">    Assert.error(!type.isFunction(), "sizeof function not allowed");</w:t>
      </w:r>
    </w:p>
    <w:p w14:paraId="395AB26E" w14:textId="77777777" w:rsidR="006D6EFF" w:rsidRPr="00EC76D5" w:rsidRDefault="006D6EFF" w:rsidP="006D6EFF">
      <w:pPr>
        <w:pStyle w:val="Code"/>
      </w:pPr>
      <w:r w:rsidRPr="00EC76D5">
        <w:t xml:space="preserve">    Assert.error(!type.isBitfield(), "sizeof bitfield not allowed");</w:t>
      </w:r>
    </w:p>
    <w:p w14:paraId="51A9AD3F" w14:textId="77777777" w:rsidR="00B17E12" w:rsidRPr="00EC76D5" w:rsidRDefault="006D6EFF" w:rsidP="006D6EFF">
      <w:pPr>
        <w:pStyle w:val="Code"/>
      </w:pPr>
      <w:r w:rsidRPr="00EC76D5">
        <w:t xml:space="preserve">    return generateValueTree(Type.SignedIntegerType,</w:t>
      </w:r>
    </w:p>
    <w:p w14:paraId="677BFD7A" w14:textId="29D7AB61" w:rsidR="006D6EFF" w:rsidRPr="00EC76D5" w:rsidRDefault="00B17E12" w:rsidP="006D6EFF">
      <w:pPr>
        <w:pStyle w:val="Code"/>
      </w:pPr>
      <w:r w:rsidRPr="00EC76D5">
        <w:t xml:space="preserve">                            </w:t>
      </w:r>
      <w:r w:rsidR="006D6EFF" w:rsidRPr="00EC76D5">
        <w:t xml:space="preserve"> BigInteger.valueOf(type.getSize()));</w:t>
      </w:r>
    </w:p>
    <w:p w14:paraId="57E99281" w14:textId="1AB81128" w:rsidR="00E40B78" w:rsidRPr="00EC76D5" w:rsidRDefault="006D6EFF" w:rsidP="006D6EFF">
      <w:pPr>
        <w:pStyle w:val="Code"/>
      </w:pPr>
      <w:r w:rsidRPr="00EC76D5">
        <w:t xml:space="preserve">  }</w:t>
      </w:r>
    </w:p>
    <w:p w14:paraId="36A6387A" w14:textId="77777777" w:rsidR="00E40B78" w:rsidRPr="00EC76D5" w:rsidRDefault="00E40B78" w:rsidP="00E40B78">
      <w:pPr>
        <w:pStyle w:val="Code"/>
      </w:pPr>
    </w:p>
    <w:p w14:paraId="21D18374" w14:textId="76409067" w:rsidR="00E40B78" w:rsidRPr="00EC76D5" w:rsidRDefault="00E40B78" w:rsidP="00E40B78">
      <w:pPr>
        <w:pStyle w:val="Rubrik3"/>
      </w:pPr>
      <w:bookmarkStart w:id="331" w:name="_Toc481936208"/>
      <w:r w:rsidRPr="00EC76D5">
        <w:t>Address Expression</w:t>
      </w:r>
      <w:bookmarkEnd w:id="331"/>
    </w:p>
    <w:p w14:paraId="7DACB887" w14:textId="77777777" w:rsidR="00E40B78" w:rsidRPr="00EC76D5" w:rsidRDefault="00E40B78" w:rsidP="00E40B78">
      <w:r w:rsidRPr="00EC76D5">
        <w:t>The address operator takes the address of its operand and the return type is a pointer to the operand type, unless it is an array, in which case the result is a pointer to the array type. The operand cannot have register storage.</w:t>
      </w:r>
    </w:p>
    <w:p w14:paraId="66300681" w14:textId="16728505" w:rsidR="00E40B78" w:rsidRPr="00EC76D5" w:rsidRDefault="002E67B8" w:rsidP="00E40B78">
      <w:pPr>
        <w:pStyle w:val="CodeHeader"/>
      </w:pPr>
      <w:r>
        <w:t>MainParser.gppg</w:t>
      </w:r>
    </w:p>
    <w:p w14:paraId="1EE136B1" w14:textId="1D17E89F" w:rsidR="00953C1A" w:rsidRPr="00EC76D5" w:rsidRDefault="00953C1A" w:rsidP="00953C1A">
      <w:pPr>
        <w:pStyle w:val="Code"/>
      </w:pPr>
      <w:r w:rsidRPr="00EC76D5">
        <w:t xml:space="preserve">  | AMPERSAND </w:t>
      </w:r>
      <w:r w:rsidR="00CA3A8B">
        <w:t>type_cast_expression</w:t>
      </w:r>
      <w:r w:rsidRPr="00EC76D5">
        <w:t xml:space="preserve"> {</w:t>
      </w:r>
    </w:p>
    <w:p w14:paraId="40FBDB86" w14:textId="77777777" w:rsidR="00953C1A" w:rsidRPr="00EC76D5" w:rsidRDefault="00953C1A" w:rsidP="00953C1A">
      <w:pPr>
        <w:pStyle w:val="Code"/>
      </w:pPr>
      <w:r w:rsidRPr="00EC76D5">
        <w:t xml:space="preserve">      $$ = SyntaxTreeGenerator.generateAddressExpression($2);</w:t>
      </w:r>
    </w:p>
    <w:p w14:paraId="2D9894A0" w14:textId="77777777" w:rsidR="00953C1A" w:rsidRPr="00EC76D5" w:rsidRDefault="00953C1A" w:rsidP="00953C1A">
      <w:pPr>
        <w:pStyle w:val="Code"/>
        <w:rPr>
          <w:b/>
        </w:rPr>
      </w:pPr>
      <w:r w:rsidRPr="00EC76D5">
        <w:t xml:space="preserve">    }</w:t>
      </w:r>
    </w:p>
    <w:p w14:paraId="712FA9AD" w14:textId="341891A7" w:rsidR="00E40B78" w:rsidRPr="00EC76D5" w:rsidRDefault="009A5FF5" w:rsidP="00953C1A">
      <w:pPr>
        <w:pStyle w:val="CodeHeader"/>
      </w:pPr>
      <w:r w:rsidRPr="00EC76D5">
        <w:t>GenerateSyntaxTree.java</w:t>
      </w:r>
    </w:p>
    <w:p w14:paraId="3CC24A54" w14:textId="77777777" w:rsidR="00E62BEE" w:rsidRPr="00EC76D5" w:rsidRDefault="00E62BEE" w:rsidP="00E62BEE">
      <w:pPr>
        <w:pStyle w:val="Code"/>
      </w:pPr>
      <w:r w:rsidRPr="00EC76D5">
        <w:t xml:space="preserve">  public static SyntaxTree generateAddressExpression(SyntaxTree tree) {</w:t>
      </w:r>
    </w:p>
    <w:p w14:paraId="04AA5548" w14:textId="77777777" w:rsidR="00E62BEE" w:rsidRPr="00EC76D5" w:rsidRDefault="00E62BEE" w:rsidP="00E62BEE">
      <w:pPr>
        <w:pStyle w:val="Code"/>
      </w:pPr>
      <w:r w:rsidRPr="00EC76D5">
        <w:t xml:space="preserve">    Assert.error(isAddressable(tree), tree, "not addressable");</w:t>
      </w:r>
    </w:p>
    <w:p w14:paraId="159659B1" w14:textId="77777777" w:rsidR="00E62BEE" w:rsidRPr="00EC76D5" w:rsidRDefault="00E62BEE" w:rsidP="00E62BEE">
      <w:pPr>
        <w:pStyle w:val="Code"/>
      </w:pPr>
      <w:r w:rsidRPr="00EC76D5">
        <w:t xml:space="preserve">    Type type = tree.getType();</w:t>
      </w:r>
    </w:p>
    <w:p w14:paraId="43FB870F" w14:textId="77777777" w:rsidR="00E62BEE" w:rsidRPr="00EC76D5" w:rsidRDefault="00E62BEE" w:rsidP="00E62BEE">
      <w:pPr>
        <w:pStyle w:val="Code"/>
      </w:pPr>
      <w:r w:rsidRPr="00EC76D5">
        <w:t xml:space="preserve">    Assert.error(!type.isBitfield(), tree, "address of bitfield not allowed");</w:t>
      </w:r>
    </w:p>
    <w:p w14:paraId="2379274A" w14:textId="77777777" w:rsidR="00E62BEE" w:rsidRPr="00EC76D5" w:rsidRDefault="00E62BEE" w:rsidP="00E62BEE">
      <w:pPr>
        <w:pStyle w:val="Code"/>
      </w:pPr>
      <w:r w:rsidRPr="00EC76D5">
        <w:t xml:space="preserve">    Type baseType = type.isArray() ? type.getArrayType() : type;</w:t>
      </w:r>
    </w:p>
    <w:p w14:paraId="79E4F761" w14:textId="77777777" w:rsidR="00E62BEE" w:rsidRPr="00EC76D5" w:rsidRDefault="00E62BEE" w:rsidP="00E62BEE">
      <w:pPr>
        <w:pStyle w:val="Code"/>
      </w:pPr>
      <w:r w:rsidRPr="00EC76D5">
        <w:t xml:space="preserve">    Type pointerType = Type.createPointerType(baseType);    </w:t>
      </w:r>
    </w:p>
    <w:p w14:paraId="5FF3389A" w14:textId="77777777" w:rsidR="00E62BEE" w:rsidRPr="00EC76D5" w:rsidRDefault="00E62BEE" w:rsidP="00E62BEE">
      <w:pPr>
        <w:pStyle w:val="Code"/>
      </w:pPr>
      <w:r w:rsidRPr="00EC76D5">
        <w:t xml:space="preserve">    return generateUnaryTree(MiddleOperator.Address, pointerType, tree);</w:t>
      </w:r>
    </w:p>
    <w:p w14:paraId="267FEF78" w14:textId="10CF493C" w:rsidR="00E40B78" w:rsidRPr="00EC76D5" w:rsidRDefault="00E62BEE" w:rsidP="00E62BEE">
      <w:pPr>
        <w:pStyle w:val="Code"/>
      </w:pPr>
      <w:r w:rsidRPr="00EC76D5">
        <w:t xml:space="preserve">  }</w:t>
      </w:r>
    </w:p>
    <w:p w14:paraId="15128E36" w14:textId="65CD373B" w:rsidR="00E40B78" w:rsidRPr="00EC76D5" w:rsidRDefault="007C2691" w:rsidP="00E40B78">
      <w:pPr>
        <w:pStyle w:val="Rubrik3"/>
      </w:pPr>
      <w:bookmarkStart w:id="332" w:name="_Toc481936209"/>
      <w:r>
        <w:t>Dereference</w:t>
      </w:r>
      <w:r w:rsidR="00E40B78" w:rsidRPr="00EC76D5">
        <w:t xml:space="preserve"> Expression</w:t>
      </w:r>
      <w:bookmarkEnd w:id="332"/>
    </w:p>
    <w:p w14:paraId="03E66944" w14:textId="28689EE9" w:rsidR="00E40B78" w:rsidRPr="00EC76D5" w:rsidRDefault="00E40B78" w:rsidP="00E40B78">
      <w:r w:rsidRPr="00EC76D5">
        <w:t xml:space="preserve">The </w:t>
      </w:r>
      <w:r w:rsidR="007C2691">
        <w:t>dereference</w:t>
      </w:r>
      <w:r w:rsidRPr="00EC76D5">
        <w:t xml:space="preserve"> operator takes a pointer or array as operand.</w:t>
      </w:r>
    </w:p>
    <w:p w14:paraId="3960F94B" w14:textId="55D4BB28" w:rsidR="00E40B78" w:rsidRPr="00EC76D5" w:rsidRDefault="002E67B8" w:rsidP="00E40B78">
      <w:pPr>
        <w:pStyle w:val="CodeHeader"/>
      </w:pPr>
      <w:r>
        <w:t>MainParser.gppg</w:t>
      </w:r>
    </w:p>
    <w:p w14:paraId="61C21400" w14:textId="7BBF6E51" w:rsidR="003611A8" w:rsidRPr="00EC76D5" w:rsidRDefault="003611A8" w:rsidP="0045049F">
      <w:pPr>
        <w:pStyle w:val="Code"/>
      </w:pPr>
      <w:r w:rsidRPr="00EC76D5">
        <w:t xml:space="preserve">  | ASTERRISK </w:t>
      </w:r>
      <w:r w:rsidR="00CA3A8B">
        <w:t>type_cast_expression</w:t>
      </w:r>
      <w:r w:rsidRPr="00EC76D5">
        <w:t xml:space="preserve"> {</w:t>
      </w:r>
    </w:p>
    <w:p w14:paraId="6D863092" w14:textId="7BC8E6F0" w:rsidR="003611A8" w:rsidRPr="00EC76D5" w:rsidRDefault="003611A8" w:rsidP="0045049F">
      <w:pPr>
        <w:pStyle w:val="Code"/>
      </w:pPr>
      <w:r w:rsidRPr="00EC76D5">
        <w:t xml:space="preserve">      $$ = SyntaxTreeGenerator.generate</w:t>
      </w:r>
      <w:r w:rsidR="00B02345">
        <w:t>Dereference</w:t>
      </w:r>
      <w:r w:rsidRPr="00EC76D5">
        <w:t>Expression($2);</w:t>
      </w:r>
    </w:p>
    <w:p w14:paraId="25D71B7E" w14:textId="77777777" w:rsidR="003611A8" w:rsidRPr="00EC76D5" w:rsidRDefault="003611A8" w:rsidP="0045049F">
      <w:pPr>
        <w:pStyle w:val="Code"/>
        <w:rPr>
          <w:b/>
        </w:rPr>
      </w:pPr>
      <w:r w:rsidRPr="00EC76D5">
        <w:t xml:space="preserve">    };</w:t>
      </w:r>
    </w:p>
    <w:p w14:paraId="3583D46D" w14:textId="7F561E58" w:rsidR="00E40B78" w:rsidRPr="00EC76D5" w:rsidRDefault="009A5FF5" w:rsidP="003611A8">
      <w:pPr>
        <w:pStyle w:val="CodeHeader"/>
      </w:pPr>
      <w:r w:rsidRPr="00EC76D5">
        <w:t>GenerateSyntaxTree.java</w:t>
      </w:r>
    </w:p>
    <w:p w14:paraId="2F5A999A" w14:textId="5B3734CD" w:rsidR="00B143BF" w:rsidRPr="00EC76D5" w:rsidRDefault="00B143BF" w:rsidP="00B143BF">
      <w:pPr>
        <w:pStyle w:val="Code"/>
      </w:pPr>
      <w:r w:rsidRPr="00EC76D5">
        <w:t xml:space="preserve">  public static SyntaxTree generate</w:t>
      </w:r>
      <w:r w:rsidR="00B02345">
        <w:t>Dereference</w:t>
      </w:r>
      <w:r w:rsidRPr="00EC76D5">
        <w:t>Expression(SyntaxTree tree) {</w:t>
      </w:r>
    </w:p>
    <w:p w14:paraId="41C381BC" w14:textId="77777777" w:rsidR="00B143BF" w:rsidRPr="00EC76D5" w:rsidRDefault="00B143BF" w:rsidP="00B143BF">
      <w:pPr>
        <w:pStyle w:val="Code"/>
      </w:pPr>
      <w:r w:rsidRPr="00EC76D5">
        <w:t xml:space="preserve">    Type type = tree.getType();</w:t>
      </w:r>
    </w:p>
    <w:p w14:paraId="0454EC82" w14:textId="77777777" w:rsidR="00B143BF" w:rsidRPr="00EC76D5" w:rsidRDefault="00B143BF" w:rsidP="00B143BF">
      <w:pPr>
        <w:pStyle w:val="Code"/>
      </w:pPr>
      <w:r w:rsidRPr="00EC76D5">
        <w:t xml:space="preserve">    Assert.error(type.isPointerOrArray(), tree, "not a pointer");</w:t>
      </w:r>
    </w:p>
    <w:p w14:paraId="65D6380C" w14:textId="1E93BE62" w:rsidR="00AA39F0" w:rsidRPr="00EC76D5" w:rsidRDefault="00B143BF" w:rsidP="00B143BF">
      <w:pPr>
        <w:pStyle w:val="Code"/>
      </w:pPr>
      <w:r w:rsidRPr="00EC76D5">
        <w:t xml:space="preserve">    return generateUnaryTree(MiddleOperator.</w:t>
      </w:r>
      <w:r w:rsidR="00B02345">
        <w:t>Dereference</w:t>
      </w:r>
      <w:r w:rsidRPr="00EC76D5">
        <w:t>,</w:t>
      </w:r>
    </w:p>
    <w:p w14:paraId="4901D739" w14:textId="11128F50" w:rsidR="00B143BF" w:rsidRPr="00EC76D5" w:rsidRDefault="00AA39F0" w:rsidP="00B143BF">
      <w:pPr>
        <w:pStyle w:val="Code"/>
      </w:pPr>
      <w:r w:rsidRPr="00EC76D5">
        <w:t xml:space="preserve">                            </w:t>
      </w:r>
      <w:r w:rsidR="00B143BF" w:rsidRPr="00EC76D5">
        <w:t xml:space="preserve"> type.getPointerOrArrayType(), tree);</w:t>
      </w:r>
    </w:p>
    <w:p w14:paraId="0E31D77B" w14:textId="2AC04793" w:rsidR="00AD4348" w:rsidRPr="00EC76D5" w:rsidRDefault="00B143BF" w:rsidP="00B143BF">
      <w:pPr>
        <w:pStyle w:val="Code"/>
      </w:pPr>
      <w:r w:rsidRPr="00EC76D5">
        <w:lastRenderedPageBreak/>
        <w:t xml:space="preserve">  }</w:t>
      </w:r>
    </w:p>
    <w:p w14:paraId="0AA719FE" w14:textId="27EF64D9" w:rsidR="00E40B78" w:rsidRPr="00EC76D5" w:rsidRDefault="00E40B78" w:rsidP="00B143BF">
      <w:pPr>
        <w:pStyle w:val="Rubrik3"/>
      </w:pPr>
      <w:bookmarkStart w:id="333" w:name="_Toc481936210"/>
      <w:r w:rsidRPr="00EC76D5">
        <w:t>Postfix Expression</w:t>
      </w:r>
      <w:bookmarkEnd w:id="333"/>
    </w:p>
    <w:p w14:paraId="479CDE4B" w14:textId="77777777" w:rsidR="00E40B78" w:rsidRPr="00EC76D5" w:rsidRDefault="00E40B78" w:rsidP="00E40B78">
      <w:r w:rsidRPr="00EC76D5">
        <w:t>There are five kinds of postfix operators:</w:t>
      </w:r>
    </w:p>
    <w:p w14:paraId="6808C5D9" w14:textId="77777777" w:rsidR="00E40B78" w:rsidRPr="00EC76D5" w:rsidRDefault="00E40B78" w:rsidP="00E40B78">
      <w:pPr>
        <w:pStyle w:val="Liststycke"/>
        <w:numPr>
          <w:ilvl w:val="0"/>
          <w:numId w:val="92"/>
        </w:numPr>
      </w:pPr>
      <w:r w:rsidRPr="00EC76D5">
        <w:t>Postfix increment and decrement</w:t>
      </w:r>
    </w:p>
    <w:p w14:paraId="339B1789" w14:textId="77777777" w:rsidR="00E40B78" w:rsidRPr="00EC76D5" w:rsidRDefault="00E40B78" w:rsidP="00E40B78">
      <w:pPr>
        <w:pStyle w:val="Liststycke"/>
        <w:numPr>
          <w:ilvl w:val="0"/>
          <w:numId w:val="92"/>
        </w:numPr>
      </w:pPr>
      <w:r w:rsidRPr="00EC76D5">
        <w:t>Dot</w:t>
      </w:r>
    </w:p>
    <w:p w14:paraId="5FE2A65A" w14:textId="77777777" w:rsidR="00E40B78" w:rsidRPr="00EC76D5" w:rsidRDefault="00E40B78" w:rsidP="00E40B78">
      <w:pPr>
        <w:pStyle w:val="Liststycke"/>
        <w:numPr>
          <w:ilvl w:val="0"/>
          <w:numId w:val="92"/>
        </w:numPr>
      </w:pPr>
      <w:r w:rsidRPr="00EC76D5">
        <w:t>Arrow</w:t>
      </w:r>
    </w:p>
    <w:p w14:paraId="1514C4C2" w14:textId="77777777" w:rsidR="00E40B78" w:rsidRPr="00EC76D5" w:rsidRDefault="00E40B78" w:rsidP="00E40B78">
      <w:pPr>
        <w:pStyle w:val="Liststycke"/>
        <w:numPr>
          <w:ilvl w:val="0"/>
          <w:numId w:val="92"/>
        </w:numPr>
      </w:pPr>
      <w:r w:rsidRPr="00EC76D5">
        <w:t>Index</w:t>
      </w:r>
    </w:p>
    <w:p w14:paraId="58CCF5D4" w14:textId="77777777" w:rsidR="00E40B78" w:rsidRPr="00EC76D5" w:rsidRDefault="00E40B78" w:rsidP="00E40B78">
      <w:pPr>
        <w:pStyle w:val="Liststycke"/>
        <w:numPr>
          <w:ilvl w:val="0"/>
          <w:numId w:val="92"/>
        </w:numPr>
      </w:pPr>
      <w:r w:rsidRPr="00EC76D5">
        <w:t>Function Call</w:t>
      </w:r>
    </w:p>
    <w:p w14:paraId="49FFBE6D" w14:textId="3738753B" w:rsidR="00E40B78" w:rsidRPr="00EC76D5" w:rsidRDefault="002E67B8" w:rsidP="00E40B78">
      <w:pPr>
        <w:pStyle w:val="CodeHeader"/>
      </w:pPr>
      <w:r>
        <w:t>MainParser.gppg</w:t>
      </w:r>
    </w:p>
    <w:p w14:paraId="6384D819" w14:textId="77777777" w:rsidR="00525BD9" w:rsidRPr="00EC76D5" w:rsidRDefault="00525BD9" w:rsidP="00525BD9">
      <w:pPr>
        <w:pStyle w:val="Code"/>
      </w:pPr>
      <w:r w:rsidRPr="00EC76D5">
        <w:t>postfix_expression:</w:t>
      </w:r>
    </w:p>
    <w:p w14:paraId="7A631C3B" w14:textId="77777777" w:rsidR="00525BD9" w:rsidRPr="00EC76D5" w:rsidRDefault="00525BD9" w:rsidP="00525BD9">
      <w:pPr>
        <w:pStyle w:val="Code"/>
      </w:pPr>
      <w:r w:rsidRPr="00EC76D5">
        <w:t xml:space="preserve">    primary_expression {</w:t>
      </w:r>
    </w:p>
    <w:p w14:paraId="473F0BE1" w14:textId="77777777" w:rsidR="00525BD9" w:rsidRPr="00EC76D5" w:rsidRDefault="00525BD9" w:rsidP="00525BD9">
      <w:pPr>
        <w:pStyle w:val="Code"/>
      </w:pPr>
      <w:r w:rsidRPr="00EC76D5">
        <w:t xml:space="preserve">      $$ = $1; </w:t>
      </w:r>
    </w:p>
    <w:p w14:paraId="64910BFC" w14:textId="58B787BC" w:rsidR="00E40B78" w:rsidRPr="00EC76D5" w:rsidRDefault="00525BD9" w:rsidP="00525BD9">
      <w:pPr>
        <w:pStyle w:val="Code"/>
      </w:pPr>
      <w:r w:rsidRPr="00EC76D5">
        <w:t xml:space="preserve">    }</w:t>
      </w:r>
    </w:p>
    <w:p w14:paraId="2B85B257" w14:textId="530BC254" w:rsidR="00E40B78" w:rsidRPr="00EC76D5" w:rsidRDefault="00E40B78" w:rsidP="00E40B78">
      <w:pPr>
        <w:pStyle w:val="Rubrik3"/>
      </w:pPr>
      <w:bookmarkStart w:id="334" w:name="_Toc481936211"/>
      <w:r w:rsidRPr="00EC76D5">
        <w:t>Postfix Increment and Decrement</w:t>
      </w:r>
      <w:bookmarkEnd w:id="334"/>
    </w:p>
    <w:p w14:paraId="43178DBF" w14:textId="77777777" w:rsidR="00E40B78" w:rsidRPr="00EC76D5" w:rsidRDefault="00E40B78" w:rsidP="00E40B78">
      <w:r w:rsidRPr="00EC76D5">
        <w:t>The postfix increment and decrement change the operand and return the original value. The operand has to be a left-value of arithmetic or pointer type.</w:t>
      </w:r>
    </w:p>
    <w:p w14:paraId="79A59F91" w14:textId="7FAB70D2" w:rsidR="00E40B78" w:rsidRPr="00EC76D5" w:rsidRDefault="002E67B8" w:rsidP="00E40B78">
      <w:pPr>
        <w:pStyle w:val="CodeHeader"/>
      </w:pPr>
      <w:r>
        <w:t>MainParser.gppg</w:t>
      </w:r>
    </w:p>
    <w:p w14:paraId="130437E5" w14:textId="77777777" w:rsidR="0049608B" w:rsidRPr="00EC76D5" w:rsidRDefault="0049608B" w:rsidP="0049608B">
      <w:pPr>
        <w:pStyle w:val="Code"/>
      </w:pPr>
      <w:r w:rsidRPr="00EC76D5">
        <w:t xml:space="preserve">  | postfix_expression increment_operator {</w:t>
      </w:r>
    </w:p>
    <w:p w14:paraId="23E10750" w14:textId="77777777" w:rsidR="0049608B" w:rsidRPr="00EC76D5" w:rsidRDefault="0049608B" w:rsidP="0049608B">
      <w:pPr>
        <w:pStyle w:val="Code"/>
      </w:pPr>
      <w:r w:rsidRPr="00EC76D5">
        <w:t xml:space="preserve">      $$ = SyntaxTreeGenerator.generatePostfixIncrementExpression($2, $1);</w:t>
      </w:r>
    </w:p>
    <w:p w14:paraId="5FA8C69F" w14:textId="77777777" w:rsidR="0049608B" w:rsidRPr="00EC76D5" w:rsidRDefault="0049608B" w:rsidP="0049608B">
      <w:pPr>
        <w:pStyle w:val="Code"/>
        <w:rPr>
          <w:b/>
        </w:rPr>
      </w:pPr>
      <w:r w:rsidRPr="00EC76D5">
        <w:t xml:space="preserve">    }</w:t>
      </w:r>
    </w:p>
    <w:p w14:paraId="6B65150F" w14:textId="25E1B9FC" w:rsidR="00E40B78" w:rsidRPr="00EC76D5" w:rsidRDefault="009A5FF5" w:rsidP="0049608B">
      <w:pPr>
        <w:pStyle w:val="CodeHeader"/>
      </w:pPr>
      <w:r w:rsidRPr="00EC76D5">
        <w:t>GenerateSyntaxTree.java</w:t>
      </w:r>
    </w:p>
    <w:p w14:paraId="69D585EE" w14:textId="77777777" w:rsidR="005F1558" w:rsidRPr="00EC76D5" w:rsidRDefault="005F1558" w:rsidP="005F1558">
      <w:pPr>
        <w:pStyle w:val="Code"/>
      </w:pPr>
      <w:r w:rsidRPr="00EC76D5">
        <w:t xml:space="preserve">  public static SyntaxTree generatePostfixIncrementExpression</w:t>
      </w:r>
    </w:p>
    <w:p w14:paraId="3F7FEB1B" w14:textId="2CF2EAD4" w:rsidR="005F1558" w:rsidRPr="00EC76D5" w:rsidRDefault="005F1558" w:rsidP="005F1558">
      <w:pPr>
        <w:pStyle w:val="Code"/>
      </w:pPr>
      <w:r w:rsidRPr="00EC76D5">
        <w:t xml:space="preserve">                                   (MiddleOperator operator, SyntaxTree tree){</w:t>
      </w:r>
    </w:p>
    <w:p w14:paraId="296B3703" w14:textId="77777777" w:rsidR="005F1558" w:rsidRPr="00EC76D5" w:rsidRDefault="005F1558" w:rsidP="005F1558">
      <w:pPr>
        <w:pStyle w:val="Code"/>
      </w:pPr>
      <w:r w:rsidRPr="00EC76D5">
        <w:t xml:space="preserve">    Assert.error(isLeftValue(tree), tree, "not left-value");</w:t>
      </w:r>
    </w:p>
    <w:p w14:paraId="112A3D84" w14:textId="77777777" w:rsidR="005F1558" w:rsidRPr="00EC76D5" w:rsidRDefault="005F1558" w:rsidP="005F1558">
      <w:pPr>
        <w:pStyle w:val="Code"/>
      </w:pPr>
      <w:r w:rsidRPr="00EC76D5">
        <w:t xml:space="preserve">    </w:t>
      </w:r>
    </w:p>
    <w:p w14:paraId="1C86B91D" w14:textId="77777777" w:rsidR="005F1558" w:rsidRPr="00EC76D5" w:rsidRDefault="005F1558" w:rsidP="005F1558">
      <w:pPr>
        <w:pStyle w:val="Code"/>
      </w:pPr>
      <w:r w:rsidRPr="00EC76D5">
        <w:t xml:space="preserve">    Type type = tree.getType();    </w:t>
      </w:r>
    </w:p>
    <w:p w14:paraId="77783DF0" w14:textId="77777777" w:rsidR="005F1558" w:rsidRPr="00EC76D5" w:rsidRDefault="005F1558" w:rsidP="005F1558">
      <w:pPr>
        <w:pStyle w:val="Code"/>
      </w:pPr>
      <w:r w:rsidRPr="00EC76D5">
        <w:t xml:space="preserve">    Assert.error(type.isArithmeticOrPointer(), tree,</w:t>
      </w:r>
    </w:p>
    <w:p w14:paraId="5AED0710" w14:textId="77777777" w:rsidR="005F1558" w:rsidRPr="00EC76D5" w:rsidRDefault="005F1558" w:rsidP="005F1558">
      <w:pPr>
        <w:pStyle w:val="Code"/>
      </w:pPr>
      <w:r w:rsidRPr="00EC76D5">
        <w:t xml:space="preserve">                 "not allowed in postfix increment/decrement");</w:t>
      </w:r>
    </w:p>
    <w:p w14:paraId="5234D9C9" w14:textId="77777777" w:rsidR="005F1558" w:rsidRPr="00EC76D5" w:rsidRDefault="005F1558" w:rsidP="005F1558">
      <w:pPr>
        <w:pStyle w:val="Code"/>
      </w:pPr>
      <w:r w:rsidRPr="00EC76D5">
        <w:t xml:space="preserve">    </w:t>
      </w:r>
    </w:p>
    <w:p w14:paraId="5093E037" w14:textId="77777777" w:rsidR="005F1558" w:rsidRPr="00EC76D5" w:rsidRDefault="005F1558" w:rsidP="005F1558">
      <w:pPr>
        <w:pStyle w:val="Code"/>
      </w:pPr>
      <w:r w:rsidRPr="00EC76D5">
        <w:t xml:space="preserve">    if (operator == MiddleOperator.Increment) {</w:t>
      </w:r>
    </w:p>
    <w:p w14:paraId="540D82E8" w14:textId="77777777" w:rsidR="005F1558" w:rsidRPr="00EC76D5" w:rsidRDefault="005F1558" w:rsidP="005F1558">
      <w:pPr>
        <w:pStyle w:val="Code"/>
      </w:pPr>
      <w:r w:rsidRPr="00EC76D5">
        <w:t xml:space="preserve">      operator = MiddleOperator.PostfixIncrement;</w:t>
      </w:r>
    </w:p>
    <w:p w14:paraId="2563F1D3" w14:textId="77777777" w:rsidR="005F1558" w:rsidRPr="00EC76D5" w:rsidRDefault="005F1558" w:rsidP="005F1558">
      <w:pPr>
        <w:pStyle w:val="Code"/>
      </w:pPr>
      <w:r w:rsidRPr="00EC76D5">
        <w:t xml:space="preserve">    }</w:t>
      </w:r>
    </w:p>
    <w:p w14:paraId="0640E294" w14:textId="77777777" w:rsidR="005F1558" w:rsidRPr="00EC76D5" w:rsidRDefault="005F1558" w:rsidP="005F1558">
      <w:pPr>
        <w:pStyle w:val="Code"/>
      </w:pPr>
      <w:r w:rsidRPr="00EC76D5">
        <w:t xml:space="preserve">    else {</w:t>
      </w:r>
    </w:p>
    <w:p w14:paraId="024100B7" w14:textId="77777777" w:rsidR="005F1558" w:rsidRPr="00EC76D5" w:rsidRDefault="005F1558" w:rsidP="005F1558">
      <w:pPr>
        <w:pStyle w:val="Code"/>
      </w:pPr>
      <w:r w:rsidRPr="00EC76D5">
        <w:t xml:space="preserve">      operator = MiddleOperator.PostfixDecrement;</w:t>
      </w:r>
    </w:p>
    <w:p w14:paraId="12C521C2" w14:textId="77777777" w:rsidR="005F1558" w:rsidRPr="00EC76D5" w:rsidRDefault="005F1558" w:rsidP="005F1558">
      <w:pPr>
        <w:pStyle w:val="Code"/>
      </w:pPr>
      <w:r w:rsidRPr="00EC76D5">
        <w:t xml:space="preserve">    }</w:t>
      </w:r>
    </w:p>
    <w:p w14:paraId="2FACC893" w14:textId="77777777" w:rsidR="005F1558" w:rsidRPr="00EC76D5" w:rsidRDefault="005F1558" w:rsidP="005F1558">
      <w:pPr>
        <w:pStyle w:val="Code"/>
      </w:pPr>
    </w:p>
    <w:p w14:paraId="1297899E" w14:textId="77777777" w:rsidR="005F1558" w:rsidRPr="00EC76D5" w:rsidRDefault="005F1558" w:rsidP="005F1558">
      <w:pPr>
        <w:pStyle w:val="Code"/>
      </w:pPr>
      <w:r w:rsidRPr="00EC76D5">
        <w:t xml:space="preserve">    return generateUnaryTree(operator, type, tree);</w:t>
      </w:r>
    </w:p>
    <w:p w14:paraId="6B2CD8E1" w14:textId="5A87408C" w:rsidR="00E40B78" w:rsidRPr="00EC76D5" w:rsidRDefault="005F1558" w:rsidP="005F1558">
      <w:pPr>
        <w:pStyle w:val="Code"/>
      </w:pPr>
      <w:r w:rsidRPr="00EC76D5">
        <w:t xml:space="preserve">  }</w:t>
      </w:r>
    </w:p>
    <w:p w14:paraId="32892441" w14:textId="0384511C" w:rsidR="00E40B78" w:rsidRPr="00EC76D5" w:rsidRDefault="00E40B78" w:rsidP="00E40B78">
      <w:pPr>
        <w:pStyle w:val="Rubrik3"/>
      </w:pPr>
      <w:bookmarkStart w:id="335" w:name="_Toc481936212"/>
      <w:r w:rsidRPr="00EC76D5">
        <w:t>Dot</w:t>
      </w:r>
      <w:bookmarkEnd w:id="335"/>
    </w:p>
    <w:p w14:paraId="52409679" w14:textId="6A3C35A6" w:rsidR="00E40B78" w:rsidRPr="00EC76D5" w:rsidRDefault="00E40B78" w:rsidP="00E40B78">
      <w:r w:rsidRPr="00EC76D5">
        <w:t xml:space="preserve">The dot operator generates different result is the operand has and address symbol. If it has, it is the result of the arrow, </w:t>
      </w:r>
      <w:r w:rsidR="007C2691">
        <w:t>dereference</w:t>
      </w:r>
      <w:r w:rsidRPr="00EC76D5">
        <w:t>, or index operator. In that case, it inherits the address symbol and increase the address offset with the member offset.</w:t>
      </w:r>
    </w:p>
    <w:p w14:paraId="12D97707" w14:textId="77777777" w:rsidR="00E40B78" w:rsidRPr="00EC76D5" w:rsidRDefault="00E40B78" w:rsidP="00E40B78">
      <w:r w:rsidRPr="00EC76D5">
        <w:t>If the operand does not have an address symbol, it is a regular variable. Then we just create a temporary symbol with the same storage and increase the offset with the member offset.</w:t>
      </w:r>
    </w:p>
    <w:p w14:paraId="3BB7FD91" w14:textId="7408F404" w:rsidR="00E40B78" w:rsidRPr="00EC76D5" w:rsidRDefault="002E67B8" w:rsidP="00E40B78">
      <w:pPr>
        <w:pStyle w:val="CodeHeader"/>
      </w:pPr>
      <w:r>
        <w:t>MainParser.gppg</w:t>
      </w:r>
    </w:p>
    <w:p w14:paraId="6B52DDF5" w14:textId="77777777" w:rsidR="005F1558" w:rsidRPr="00EC76D5" w:rsidRDefault="005F1558" w:rsidP="00DF4D71">
      <w:pPr>
        <w:pStyle w:val="Code"/>
      </w:pPr>
      <w:r w:rsidRPr="00EC76D5">
        <w:t xml:space="preserve">  | postfix_expression DOT IDENTIFIER {</w:t>
      </w:r>
    </w:p>
    <w:p w14:paraId="6519FA49" w14:textId="77777777" w:rsidR="005F1558" w:rsidRPr="00EC76D5" w:rsidRDefault="005F1558" w:rsidP="00DF4D71">
      <w:pPr>
        <w:pStyle w:val="Code"/>
      </w:pPr>
      <w:r w:rsidRPr="00EC76D5">
        <w:lastRenderedPageBreak/>
        <w:t xml:space="preserve">      $$ = SyntaxTreeGenerator.generateDotExpression($1, $3);</w:t>
      </w:r>
    </w:p>
    <w:p w14:paraId="0240950E" w14:textId="77777777" w:rsidR="00DF4D71" w:rsidRPr="00EC76D5" w:rsidRDefault="005F1558" w:rsidP="00DF4D71">
      <w:pPr>
        <w:pStyle w:val="Code"/>
        <w:rPr>
          <w:b/>
        </w:rPr>
      </w:pPr>
      <w:r w:rsidRPr="00EC76D5">
        <w:t xml:space="preserve">    }</w:t>
      </w:r>
    </w:p>
    <w:p w14:paraId="2403DB54" w14:textId="40010599" w:rsidR="00E40B78" w:rsidRPr="00EC76D5" w:rsidRDefault="009A5FF5" w:rsidP="005F1558">
      <w:pPr>
        <w:pStyle w:val="CodeHeader"/>
      </w:pPr>
      <w:r w:rsidRPr="00EC76D5">
        <w:t>GenerateSyntaxTree.java</w:t>
      </w:r>
    </w:p>
    <w:p w14:paraId="4B1A6404" w14:textId="3C8FC5A8" w:rsidR="005874BA" w:rsidRPr="00EC76D5" w:rsidRDefault="005874BA" w:rsidP="005874BA">
      <w:pPr>
        <w:pStyle w:val="Code"/>
      </w:pPr>
      <w:r w:rsidRPr="00EC76D5">
        <w:t xml:space="preserve">  public static SyntaxTree generateDotExpression(SyntaxTree tree, String name){</w:t>
      </w:r>
    </w:p>
    <w:p w14:paraId="4E7BBB87" w14:textId="77777777" w:rsidR="005874BA" w:rsidRPr="00EC76D5" w:rsidRDefault="005874BA" w:rsidP="005874BA">
      <w:pPr>
        <w:pStyle w:val="Code"/>
      </w:pPr>
      <w:r w:rsidRPr="00EC76D5">
        <w:t xml:space="preserve">    Type type = tree.getType();</w:t>
      </w:r>
    </w:p>
    <w:p w14:paraId="7BD60E38" w14:textId="77777777" w:rsidR="005874BA" w:rsidRPr="00EC76D5" w:rsidRDefault="005874BA" w:rsidP="005874BA">
      <w:pPr>
        <w:pStyle w:val="Code"/>
      </w:pPr>
      <w:r w:rsidRPr="00EC76D5">
        <w:t xml:space="preserve">    Assert.error(type.isStructOrUnion(), tree, "not a struct or union");</w:t>
      </w:r>
    </w:p>
    <w:p w14:paraId="534E883B" w14:textId="77777777" w:rsidR="005874BA" w:rsidRPr="00EC76D5" w:rsidRDefault="005874BA" w:rsidP="005874BA">
      <w:pPr>
        <w:pStyle w:val="Code"/>
      </w:pPr>
      <w:r w:rsidRPr="00EC76D5">
        <w:t xml:space="preserve">    Symbol memberSymbol = type.lookupMember(name);</w:t>
      </w:r>
    </w:p>
    <w:p w14:paraId="06CD1B00" w14:textId="77777777" w:rsidR="005874BA" w:rsidRPr="00EC76D5" w:rsidRDefault="005874BA" w:rsidP="005874BA">
      <w:pPr>
        <w:pStyle w:val="Code"/>
      </w:pPr>
      <w:r w:rsidRPr="00EC76D5">
        <w:t xml:space="preserve">    Assert.error(memberSymbol != null, name, "not a member");</w:t>
      </w:r>
    </w:p>
    <w:p w14:paraId="4AF86361" w14:textId="77777777" w:rsidR="005874BA" w:rsidRPr="00EC76D5" w:rsidRDefault="005874BA" w:rsidP="005874BA">
      <w:pPr>
        <w:pStyle w:val="Code"/>
      </w:pPr>
      <w:r w:rsidRPr="00EC76D5">
        <w:t xml:space="preserve">    SyntaxTree memberTree =</w:t>
      </w:r>
    </w:p>
    <w:p w14:paraId="3A139652" w14:textId="55EABCA4" w:rsidR="005874BA" w:rsidRPr="00EC76D5" w:rsidRDefault="005874BA" w:rsidP="005874BA">
      <w:pPr>
        <w:pStyle w:val="Code"/>
      </w:pPr>
      <w:r w:rsidRPr="00EC76D5">
        <w:t xml:space="preserve">      new SyntaxTree(MiddleOperator.Variable, memberSymbol);</w:t>
      </w:r>
    </w:p>
    <w:p w14:paraId="0D811E16" w14:textId="77777777" w:rsidR="005874BA" w:rsidRPr="00EC76D5" w:rsidRDefault="005874BA" w:rsidP="005874BA">
      <w:pPr>
        <w:pStyle w:val="Code"/>
      </w:pPr>
      <w:r w:rsidRPr="00EC76D5">
        <w:t xml:space="preserve">    return generateBinaryTree(MiddleOperator.Dot, memberSymbol.getType(),</w:t>
      </w:r>
    </w:p>
    <w:p w14:paraId="1C7A9EA2" w14:textId="3D20937D" w:rsidR="005874BA" w:rsidRPr="00EC76D5" w:rsidRDefault="005874BA" w:rsidP="005874BA">
      <w:pPr>
        <w:pStyle w:val="Code"/>
      </w:pPr>
      <w:r w:rsidRPr="00EC76D5">
        <w:t xml:space="preserve">                              tree, memberTree);</w:t>
      </w:r>
    </w:p>
    <w:p w14:paraId="48BFBF05" w14:textId="27247456" w:rsidR="00E40B78" w:rsidRPr="00EC76D5" w:rsidRDefault="005874BA" w:rsidP="005874BA">
      <w:pPr>
        <w:pStyle w:val="Code"/>
      </w:pPr>
      <w:r w:rsidRPr="00EC76D5">
        <w:t xml:space="preserve">  }</w:t>
      </w:r>
    </w:p>
    <w:p w14:paraId="7F100784" w14:textId="78A7491F" w:rsidR="00E40B78" w:rsidRPr="00EC76D5" w:rsidRDefault="00E40B78" w:rsidP="00E40B78">
      <w:pPr>
        <w:pStyle w:val="Rubrik3"/>
      </w:pPr>
      <w:bookmarkStart w:id="336" w:name="_Toc481936213"/>
      <w:r w:rsidRPr="00EC76D5">
        <w:t>Arrow</w:t>
      </w:r>
      <w:bookmarkEnd w:id="336"/>
    </w:p>
    <w:p w14:paraId="24FD57F4" w14:textId="77777777" w:rsidR="00E40B78" w:rsidRPr="00EC76D5" w:rsidRDefault="00E40B78" w:rsidP="00E40B78">
      <w:r w:rsidRPr="00EC76D5">
        <w:t>The arrow operator takes a pointer to a struct or union as operand. The result symbol has the operand as address symbol and the member offset as offset.</w:t>
      </w:r>
    </w:p>
    <w:p w14:paraId="2623EF01" w14:textId="36A1EBA9" w:rsidR="00E40B78" w:rsidRPr="00EC76D5" w:rsidRDefault="002E67B8" w:rsidP="00E40B78">
      <w:pPr>
        <w:pStyle w:val="CodeHeader"/>
      </w:pPr>
      <w:r>
        <w:t>MainParser.gppg</w:t>
      </w:r>
    </w:p>
    <w:p w14:paraId="5D28CD22" w14:textId="77777777" w:rsidR="00882044" w:rsidRPr="00EC76D5" w:rsidRDefault="00882044" w:rsidP="00882044">
      <w:pPr>
        <w:pStyle w:val="Code"/>
      </w:pPr>
      <w:r w:rsidRPr="00EC76D5">
        <w:t xml:space="preserve">  | postfix_expression ARROW IDENTIFIER {</w:t>
      </w:r>
    </w:p>
    <w:p w14:paraId="0152687F" w14:textId="77777777" w:rsidR="00882044" w:rsidRPr="00EC76D5" w:rsidRDefault="00882044" w:rsidP="00882044">
      <w:pPr>
        <w:pStyle w:val="Code"/>
      </w:pPr>
      <w:r w:rsidRPr="00EC76D5">
        <w:t xml:space="preserve">      $$ = SyntaxTreeGenerator.generateArrowExpression($1, $3);</w:t>
      </w:r>
    </w:p>
    <w:p w14:paraId="6F2F5FB8" w14:textId="77777777" w:rsidR="00882044" w:rsidRPr="00EC76D5" w:rsidRDefault="00882044" w:rsidP="00882044">
      <w:pPr>
        <w:pStyle w:val="Code"/>
        <w:rPr>
          <w:b/>
        </w:rPr>
      </w:pPr>
      <w:r w:rsidRPr="00EC76D5">
        <w:t xml:space="preserve">    }</w:t>
      </w:r>
    </w:p>
    <w:p w14:paraId="7254E26A" w14:textId="2555FF49" w:rsidR="00E40B78" w:rsidRPr="00EC76D5" w:rsidRDefault="009A5FF5" w:rsidP="00882044">
      <w:pPr>
        <w:pStyle w:val="CodeHeader"/>
      </w:pPr>
      <w:r w:rsidRPr="00EC76D5">
        <w:t>GenerateSyntaxTree.java</w:t>
      </w:r>
    </w:p>
    <w:p w14:paraId="78FAF7BD" w14:textId="77777777" w:rsidR="00A068BD" w:rsidRPr="00EC76D5" w:rsidRDefault="00A068BD" w:rsidP="00A068BD">
      <w:pPr>
        <w:pStyle w:val="Code"/>
      </w:pPr>
      <w:r w:rsidRPr="00EC76D5">
        <w:t xml:space="preserve">  public static SyntaxTree generateArrowExpression(SyntaxTree tree,</w:t>
      </w:r>
    </w:p>
    <w:p w14:paraId="53D682E4" w14:textId="61ACAF85" w:rsidR="00A068BD" w:rsidRPr="00EC76D5" w:rsidRDefault="00A068BD" w:rsidP="00A068BD">
      <w:pPr>
        <w:pStyle w:val="Code"/>
      </w:pPr>
      <w:r w:rsidRPr="00EC76D5">
        <w:t xml:space="preserve">                                                   String name) {</w:t>
      </w:r>
    </w:p>
    <w:p w14:paraId="67683646" w14:textId="77777777" w:rsidR="00A068BD" w:rsidRPr="00EC76D5" w:rsidRDefault="00A068BD" w:rsidP="00A068BD">
      <w:pPr>
        <w:pStyle w:val="Code"/>
      </w:pPr>
      <w:r w:rsidRPr="00EC76D5">
        <w:t xml:space="preserve">    Type type = tree.getType();</w:t>
      </w:r>
    </w:p>
    <w:p w14:paraId="23F70648" w14:textId="77777777" w:rsidR="00A068BD" w:rsidRPr="00EC76D5" w:rsidRDefault="00A068BD" w:rsidP="00A068BD">
      <w:pPr>
        <w:pStyle w:val="Code"/>
      </w:pPr>
      <w:r w:rsidRPr="00EC76D5">
        <w:t xml:space="preserve">    Assert.error(type.isPointer() &amp;&amp; type.getPointerType().isStructOrUnion(),</w:t>
      </w:r>
    </w:p>
    <w:p w14:paraId="56B8AC61" w14:textId="77777777" w:rsidR="00A068BD" w:rsidRPr="00EC76D5" w:rsidRDefault="00A068BD" w:rsidP="00A068BD">
      <w:pPr>
        <w:pStyle w:val="Code"/>
      </w:pPr>
      <w:r w:rsidRPr="00EC76D5">
        <w:t xml:space="preserve">                 tree, "not a pointer to struct or a union");</w:t>
      </w:r>
    </w:p>
    <w:p w14:paraId="05B9F63C" w14:textId="77777777" w:rsidR="00A068BD" w:rsidRPr="00EC76D5" w:rsidRDefault="00A068BD" w:rsidP="00A068BD">
      <w:pPr>
        <w:pStyle w:val="Code"/>
      </w:pPr>
      <w:r w:rsidRPr="00EC76D5">
        <w:t xml:space="preserve">    </w:t>
      </w:r>
    </w:p>
    <w:p w14:paraId="4A280BFA" w14:textId="77777777" w:rsidR="00A068BD" w:rsidRPr="00EC76D5" w:rsidRDefault="00A068BD" w:rsidP="00A068BD">
      <w:pPr>
        <w:pStyle w:val="Code"/>
      </w:pPr>
      <w:r w:rsidRPr="00EC76D5">
        <w:t xml:space="preserve">    Symbol memberSymbol = type.getPointerType().lookupMember(name);</w:t>
      </w:r>
    </w:p>
    <w:p w14:paraId="7D6047CA" w14:textId="77777777" w:rsidR="00A068BD" w:rsidRPr="00EC76D5" w:rsidRDefault="00A068BD" w:rsidP="00A068BD">
      <w:pPr>
        <w:pStyle w:val="Code"/>
      </w:pPr>
      <w:r w:rsidRPr="00EC76D5">
        <w:t xml:space="preserve">    Assert.error(memberSymbol != null, name, "not a member");</w:t>
      </w:r>
    </w:p>
    <w:p w14:paraId="71AF05A5" w14:textId="77777777" w:rsidR="00A068BD" w:rsidRPr="00EC76D5" w:rsidRDefault="00A068BD" w:rsidP="00A068BD">
      <w:pPr>
        <w:pStyle w:val="Code"/>
      </w:pPr>
      <w:r w:rsidRPr="00EC76D5">
        <w:t xml:space="preserve">    </w:t>
      </w:r>
    </w:p>
    <w:p w14:paraId="130398BD" w14:textId="77777777" w:rsidR="00A068BD" w:rsidRPr="00EC76D5" w:rsidRDefault="00A068BD" w:rsidP="00A068BD">
      <w:pPr>
        <w:pStyle w:val="Code"/>
      </w:pPr>
      <w:r w:rsidRPr="00EC76D5">
        <w:t xml:space="preserve">    SyntaxTree memberTree = new SyntaxTree(MiddleOperator.Variable,</w:t>
      </w:r>
    </w:p>
    <w:p w14:paraId="62786F1E" w14:textId="2D11BDDF" w:rsidR="00A068BD" w:rsidRPr="00EC76D5" w:rsidRDefault="00A068BD" w:rsidP="00A068BD">
      <w:pPr>
        <w:pStyle w:val="Code"/>
      </w:pPr>
      <w:r w:rsidRPr="00EC76D5">
        <w:t xml:space="preserve">                                           memberSymbol);</w:t>
      </w:r>
    </w:p>
    <w:p w14:paraId="532C682D" w14:textId="77777777" w:rsidR="00A068BD" w:rsidRPr="00EC76D5" w:rsidRDefault="00A068BD" w:rsidP="00A068BD">
      <w:pPr>
        <w:pStyle w:val="Code"/>
      </w:pPr>
      <w:r w:rsidRPr="00EC76D5">
        <w:t xml:space="preserve">    return generateBinaryTree(MiddleOperator.Arrow, memberSymbol.getType(),</w:t>
      </w:r>
    </w:p>
    <w:p w14:paraId="414BCC8E" w14:textId="0854409A" w:rsidR="00A068BD" w:rsidRPr="00EC76D5" w:rsidRDefault="00A068BD" w:rsidP="00A068BD">
      <w:pPr>
        <w:pStyle w:val="Code"/>
      </w:pPr>
      <w:r w:rsidRPr="00EC76D5">
        <w:t xml:space="preserve">                              tree, memberTree);</w:t>
      </w:r>
    </w:p>
    <w:p w14:paraId="02BE4CD4" w14:textId="13F34AB1" w:rsidR="00E40B78" w:rsidRPr="00EC76D5" w:rsidRDefault="00A068BD" w:rsidP="00A068BD">
      <w:pPr>
        <w:pStyle w:val="Code"/>
      </w:pPr>
      <w:r w:rsidRPr="00EC76D5">
        <w:t xml:space="preserve">  }</w:t>
      </w:r>
    </w:p>
    <w:p w14:paraId="599617B6" w14:textId="216FB86A" w:rsidR="00E40B78" w:rsidRPr="00EC76D5" w:rsidRDefault="00E40B78" w:rsidP="00E40B78">
      <w:pPr>
        <w:pStyle w:val="Rubrik3"/>
      </w:pPr>
      <w:bookmarkStart w:id="337" w:name="_Toc481936214"/>
      <w:r w:rsidRPr="00EC76D5">
        <w:t>Index</w:t>
      </w:r>
      <w:bookmarkEnd w:id="337"/>
    </w:p>
    <w:p w14:paraId="6E1891E2" w14:textId="77777777" w:rsidR="00E40B78" w:rsidRPr="00EC76D5" w:rsidRDefault="00E40B78" w:rsidP="00E40B78">
      <w:r w:rsidRPr="00EC76D5">
        <w:t>The index operator takes a pointer or array and an integral. We have three cases:</w:t>
      </w:r>
    </w:p>
    <w:p w14:paraId="3FA18A1B" w14:textId="77777777" w:rsidR="00E40B78" w:rsidRPr="00EC76D5" w:rsidRDefault="00E40B78" w:rsidP="00E40B78">
      <w:pPr>
        <w:pStyle w:val="Liststycke"/>
        <w:numPr>
          <w:ilvl w:val="0"/>
          <w:numId w:val="94"/>
        </w:numPr>
      </w:pPr>
      <w:r w:rsidRPr="00EC76D5">
        <w:t>The index is constant, in which case we treat the operator as if it was the arrow operator.</w:t>
      </w:r>
    </w:p>
    <w:p w14:paraId="333C0327" w14:textId="77777777" w:rsidR="00E40B78" w:rsidRPr="00EC76D5" w:rsidRDefault="00E40B78" w:rsidP="00E40B78">
      <w:pPr>
        <w:pStyle w:val="Liststycke"/>
        <w:numPr>
          <w:ilvl w:val="0"/>
          <w:numId w:val="94"/>
        </w:numPr>
      </w:pPr>
      <w:r w:rsidRPr="00EC76D5">
        <w:t>The index is not constant and the array or pointer type size is one, in which case we generate that add the index to the pointer or array.</w:t>
      </w:r>
    </w:p>
    <w:p w14:paraId="2051C4BD" w14:textId="77777777" w:rsidR="00E40B78" w:rsidRPr="00EC76D5" w:rsidRDefault="00E40B78" w:rsidP="00E40B78">
      <w:pPr>
        <w:pStyle w:val="Liststycke"/>
        <w:numPr>
          <w:ilvl w:val="0"/>
          <w:numId w:val="94"/>
        </w:numPr>
      </w:pPr>
      <w:r w:rsidRPr="00EC76D5">
        <w:t>The index is not constant and the array or pointer type size is greater than, in which case we also need to generate code that multiply the index with the type size.</w:t>
      </w:r>
    </w:p>
    <w:p w14:paraId="7BF54AC4" w14:textId="63C4B3B0" w:rsidR="00E40B78" w:rsidRPr="00EC76D5" w:rsidRDefault="002E67B8" w:rsidP="00E40B78">
      <w:pPr>
        <w:pStyle w:val="CodeHeader"/>
      </w:pPr>
      <w:r>
        <w:t>MainParser.gppg</w:t>
      </w:r>
    </w:p>
    <w:p w14:paraId="77EE0487" w14:textId="77777777" w:rsidR="00A068BD" w:rsidRPr="00EC76D5" w:rsidRDefault="00A068BD" w:rsidP="00A068BD">
      <w:pPr>
        <w:pStyle w:val="Code"/>
      </w:pPr>
      <w:r w:rsidRPr="00EC76D5">
        <w:t xml:space="preserve">  | postfix_expression LEFT_SQUARE expression RIGHT_SQUARE {</w:t>
      </w:r>
    </w:p>
    <w:p w14:paraId="0130A270" w14:textId="77777777" w:rsidR="00A068BD" w:rsidRPr="00EC76D5" w:rsidRDefault="00A068BD" w:rsidP="00A068BD">
      <w:pPr>
        <w:pStyle w:val="Code"/>
      </w:pPr>
      <w:r w:rsidRPr="00EC76D5">
        <w:t xml:space="preserve">      $$ = SyntaxTreeGenerator.generateIndexExpression($1, $3);</w:t>
      </w:r>
    </w:p>
    <w:p w14:paraId="15FD58A0" w14:textId="77777777" w:rsidR="00A068BD" w:rsidRPr="00EC76D5" w:rsidRDefault="00A068BD" w:rsidP="00A068BD">
      <w:pPr>
        <w:pStyle w:val="Code"/>
        <w:rPr>
          <w:b/>
        </w:rPr>
      </w:pPr>
      <w:r w:rsidRPr="00EC76D5">
        <w:t xml:space="preserve">    }</w:t>
      </w:r>
    </w:p>
    <w:p w14:paraId="658C80A3" w14:textId="0867ED0A" w:rsidR="00E40B78" w:rsidRPr="00EC76D5" w:rsidRDefault="009A5FF5" w:rsidP="00A068BD">
      <w:pPr>
        <w:pStyle w:val="CodeHeader"/>
      </w:pPr>
      <w:r w:rsidRPr="00EC76D5">
        <w:t>GenerateSyntaxTree.java</w:t>
      </w:r>
    </w:p>
    <w:p w14:paraId="662D19DC" w14:textId="77777777" w:rsidR="00A068BD" w:rsidRPr="00EC76D5" w:rsidRDefault="00A068BD" w:rsidP="00A068BD">
      <w:pPr>
        <w:pStyle w:val="Code"/>
      </w:pPr>
      <w:r w:rsidRPr="00EC76D5">
        <w:t xml:space="preserve">  public static SyntaxTree generateIndexExpression(SyntaxTree leftTree,</w:t>
      </w:r>
    </w:p>
    <w:p w14:paraId="6B45F72B" w14:textId="77777777" w:rsidR="00A068BD" w:rsidRPr="00EC76D5" w:rsidRDefault="00A068BD" w:rsidP="00A068BD">
      <w:pPr>
        <w:pStyle w:val="Code"/>
      </w:pPr>
      <w:r w:rsidRPr="00EC76D5">
        <w:lastRenderedPageBreak/>
        <w:t xml:space="preserve">                                                   SyntaxTree rightTree) {</w:t>
      </w:r>
    </w:p>
    <w:p w14:paraId="76281C30" w14:textId="77777777" w:rsidR="00A068BD" w:rsidRPr="00EC76D5" w:rsidRDefault="00A068BD" w:rsidP="00A068BD">
      <w:pPr>
        <w:pStyle w:val="Code"/>
      </w:pPr>
      <w:r w:rsidRPr="00EC76D5">
        <w:t xml:space="preserve">    SyntaxTree pointerTree = null, indexTree = null;</w:t>
      </w:r>
    </w:p>
    <w:p w14:paraId="7BCE491B" w14:textId="77777777" w:rsidR="00A068BD" w:rsidRPr="00EC76D5" w:rsidRDefault="00A068BD" w:rsidP="00A068BD">
      <w:pPr>
        <w:pStyle w:val="Code"/>
      </w:pPr>
      <w:r w:rsidRPr="00EC76D5">
        <w:t xml:space="preserve">    Type leftType = leftTree.getType(),</w:t>
      </w:r>
    </w:p>
    <w:p w14:paraId="33D791C3" w14:textId="77777777" w:rsidR="00A068BD" w:rsidRPr="00EC76D5" w:rsidRDefault="00A068BD" w:rsidP="00A068BD">
      <w:pPr>
        <w:pStyle w:val="Code"/>
      </w:pPr>
      <w:r w:rsidRPr="00EC76D5">
        <w:t xml:space="preserve">         rightType = rightTree.getType();</w:t>
      </w:r>
    </w:p>
    <w:p w14:paraId="6FFFB08A" w14:textId="77777777" w:rsidR="00A068BD" w:rsidRPr="00EC76D5" w:rsidRDefault="00A068BD" w:rsidP="00A068BD">
      <w:pPr>
        <w:pStyle w:val="Code"/>
      </w:pPr>
      <w:r w:rsidRPr="00EC76D5">
        <w:t xml:space="preserve">         </w:t>
      </w:r>
    </w:p>
    <w:p w14:paraId="3F24A202" w14:textId="77777777" w:rsidR="00A068BD" w:rsidRPr="00EC76D5" w:rsidRDefault="00A068BD" w:rsidP="00A068BD">
      <w:pPr>
        <w:pStyle w:val="Code"/>
      </w:pPr>
      <w:r w:rsidRPr="00EC76D5">
        <w:t xml:space="preserve">    if (leftType.isPointerOrArray() &amp;&amp; rightType.isIntegral()) {</w:t>
      </w:r>
    </w:p>
    <w:p w14:paraId="7B67F493" w14:textId="77777777" w:rsidR="00A068BD" w:rsidRPr="00EC76D5" w:rsidRDefault="00A068BD" w:rsidP="00A068BD">
      <w:pPr>
        <w:pStyle w:val="Code"/>
      </w:pPr>
      <w:r w:rsidRPr="00EC76D5">
        <w:t xml:space="preserve">      pointerTree = leftTree;</w:t>
      </w:r>
    </w:p>
    <w:p w14:paraId="5E1EA10A" w14:textId="77777777" w:rsidR="00A068BD" w:rsidRPr="00EC76D5" w:rsidRDefault="00A068BD" w:rsidP="00A068BD">
      <w:pPr>
        <w:pStyle w:val="Code"/>
      </w:pPr>
      <w:r w:rsidRPr="00EC76D5">
        <w:t xml:space="preserve">      indexTree = rightTree;</w:t>
      </w:r>
    </w:p>
    <w:p w14:paraId="5814DD5D" w14:textId="77777777" w:rsidR="00A068BD" w:rsidRPr="00EC76D5" w:rsidRDefault="00A068BD" w:rsidP="00A068BD">
      <w:pPr>
        <w:pStyle w:val="Code"/>
      </w:pPr>
      <w:r w:rsidRPr="00EC76D5">
        <w:t xml:space="preserve">    }</w:t>
      </w:r>
    </w:p>
    <w:p w14:paraId="337D25BB" w14:textId="77777777" w:rsidR="00A068BD" w:rsidRPr="00EC76D5" w:rsidRDefault="00A068BD" w:rsidP="00A068BD">
      <w:pPr>
        <w:pStyle w:val="Code"/>
      </w:pPr>
      <w:r w:rsidRPr="00EC76D5">
        <w:t xml:space="preserve">    else if (leftType.isIntegral() &amp;&amp; rightType.isPointer()) {</w:t>
      </w:r>
    </w:p>
    <w:p w14:paraId="631D54D1" w14:textId="77777777" w:rsidR="00A068BD" w:rsidRPr="00EC76D5" w:rsidRDefault="00A068BD" w:rsidP="00A068BD">
      <w:pPr>
        <w:pStyle w:val="Code"/>
      </w:pPr>
      <w:r w:rsidRPr="00EC76D5">
        <w:t xml:space="preserve">      pointerTree = rightTree;</w:t>
      </w:r>
    </w:p>
    <w:p w14:paraId="774BC69D" w14:textId="77777777" w:rsidR="00A068BD" w:rsidRPr="00EC76D5" w:rsidRDefault="00A068BD" w:rsidP="00A068BD">
      <w:pPr>
        <w:pStyle w:val="Code"/>
      </w:pPr>
      <w:r w:rsidRPr="00EC76D5">
        <w:t xml:space="preserve">      indexTree = leftTree;</w:t>
      </w:r>
    </w:p>
    <w:p w14:paraId="310F7C6F" w14:textId="77777777" w:rsidR="00A068BD" w:rsidRPr="00EC76D5" w:rsidRDefault="00A068BD" w:rsidP="00A068BD">
      <w:pPr>
        <w:pStyle w:val="Code"/>
      </w:pPr>
      <w:r w:rsidRPr="00EC76D5">
        <w:t xml:space="preserve">    }</w:t>
      </w:r>
    </w:p>
    <w:p w14:paraId="3A256A7E" w14:textId="77777777" w:rsidR="00A068BD" w:rsidRPr="00EC76D5" w:rsidRDefault="00A068BD" w:rsidP="00A068BD">
      <w:pPr>
        <w:pStyle w:val="Code"/>
      </w:pPr>
      <w:r w:rsidRPr="00EC76D5">
        <w:t xml:space="preserve">    else {</w:t>
      </w:r>
    </w:p>
    <w:p w14:paraId="48733824" w14:textId="77777777" w:rsidR="00A068BD" w:rsidRPr="00EC76D5" w:rsidRDefault="00A068BD" w:rsidP="00A068BD">
      <w:pPr>
        <w:pStyle w:val="Code"/>
      </w:pPr>
      <w:r w:rsidRPr="00EC76D5">
        <w:t xml:space="preserve">      Assert.error(null, "invalid index types");</w:t>
      </w:r>
    </w:p>
    <w:p w14:paraId="073DAB27" w14:textId="77777777" w:rsidR="00A068BD" w:rsidRPr="00EC76D5" w:rsidRDefault="00A068BD" w:rsidP="00A068BD">
      <w:pPr>
        <w:pStyle w:val="Code"/>
      </w:pPr>
      <w:r w:rsidRPr="00EC76D5">
        <w:t xml:space="preserve">    }</w:t>
      </w:r>
    </w:p>
    <w:p w14:paraId="63DBA420" w14:textId="77777777" w:rsidR="00A068BD" w:rsidRPr="00EC76D5" w:rsidRDefault="00A068BD" w:rsidP="00A068BD">
      <w:pPr>
        <w:pStyle w:val="Code"/>
      </w:pPr>
    </w:p>
    <w:p w14:paraId="7C3438DC" w14:textId="77777777" w:rsidR="00A068BD" w:rsidRPr="00EC76D5" w:rsidRDefault="00A068BD" w:rsidP="00A068BD">
      <w:pPr>
        <w:pStyle w:val="Code"/>
      </w:pPr>
      <w:r w:rsidRPr="00EC76D5">
        <w:t xml:space="preserve">    if (!indexTree.getType().isInteger()) {</w:t>
      </w:r>
    </w:p>
    <w:p w14:paraId="52718230" w14:textId="77777777" w:rsidR="00A068BD" w:rsidRPr="00EC76D5" w:rsidRDefault="00A068BD" w:rsidP="00A068BD">
      <w:pPr>
        <w:pStyle w:val="Code"/>
      </w:pPr>
      <w:r w:rsidRPr="00EC76D5">
        <w:t xml:space="preserve">      Type toType = indexTree.getType().isSigned() ? Type.SignedIntegerType </w:t>
      </w:r>
    </w:p>
    <w:p w14:paraId="7A765CEF" w14:textId="4283D0FD" w:rsidR="00A068BD" w:rsidRPr="00EC76D5" w:rsidRDefault="00A068BD" w:rsidP="00A068BD">
      <w:pPr>
        <w:pStyle w:val="Code"/>
      </w:pPr>
      <w:r w:rsidRPr="00EC76D5">
        <w:t xml:space="preserve">                                                   : Type.UnsignedIntegerType;</w:t>
      </w:r>
    </w:p>
    <w:p w14:paraId="29D83755" w14:textId="77777777" w:rsidR="00A068BD" w:rsidRPr="00EC76D5" w:rsidRDefault="00A068BD" w:rsidP="00A068BD">
      <w:pPr>
        <w:pStyle w:val="Code"/>
      </w:pPr>
      <w:r w:rsidRPr="00EC76D5">
        <w:t xml:space="preserve">      indexTree = TypeCast.explicitCast(indexTree, toType);</w:t>
      </w:r>
    </w:p>
    <w:p w14:paraId="66CF911E" w14:textId="77777777" w:rsidR="00A068BD" w:rsidRPr="00EC76D5" w:rsidRDefault="00A068BD" w:rsidP="00A068BD">
      <w:pPr>
        <w:pStyle w:val="Code"/>
      </w:pPr>
      <w:r w:rsidRPr="00EC76D5">
        <w:t xml:space="preserve">    }</w:t>
      </w:r>
    </w:p>
    <w:p w14:paraId="43FF128D" w14:textId="77777777" w:rsidR="00A068BD" w:rsidRPr="00EC76D5" w:rsidRDefault="00A068BD" w:rsidP="00A068BD">
      <w:pPr>
        <w:pStyle w:val="Code"/>
      </w:pPr>
    </w:p>
    <w:p w14:paraId="2B777F38" w14:textId="77777777" w:rsidR="00A068BD" w:rsidRPr="00EC76D5" w:rsidRDefault="00A068BD" w:rsidP="00A068BD">
      <w:pPr>
        <w:pStyle w:val="Code"/>
      </w:pPr>
      <w:r w:rsidRPr="00EC76D5">
        <w:t xml:space="preserve">    Type returnType = pointerTree.getType().getPointerOrArrayType();</w:t>
      </w:r>
    </w:p>
    <w:p w14:paraId="3E8C8A94" w14:textId="77777777" w:rsidR="00A068BD" w:rsidRPr="00EC76D5" w:rsidRDefault="00A068BD" w:rsidP="00A068BD">
      <w:pPr>
        <w:pStyle w:val="Code"/>
      </w:pPr>
      <w:r w:rsidRPr="00EC76D5">
        <w:t xml:space="preserve">    return generateBinaryTree(MiddleOperator.Index, returnType,</w:t>
      </w:r>
    </w:p>
    <w:p w14:paraId="22585293" w14:textId="443E041A" w:rsidR="00A068BD" w:rsidRPr="00EC76D5" w:rsidRDefault="00A068BD" w:rsidP="00A068BD">
      <w:pPr>
        <w:pStyle w:val="Code"/>
      </w:pPr>
      <w:r w:rsidRPr="00EC76D5">
        <w:t xml:space="preserve">                              pointerTree, indexTree);</w:t>
      </w:r>
    </w:p>
    <w:p w14:paraId="4A259A5E" w14:textId="316492F7" w:rsidR="00E40B78" w:rsidRPr="00EC76D5" w:rsidRDefault="00A068BD" w:rsidP="00A068BD">
      <w:pPr>
        <w:pStyle w:val="Code"/>
      </w:pPr>
      <w:r w:rsidRPr="00EC76D5">
        <w:t xml:space="preserve">  }</w:t>
      </w:r>
    </w:p>
    <w:p w14:paraId="1F9FEF54" w14:textId="1DD10642" w:rsidR="00E40B78" w:rsidRPr="00EC76D5" w:rsidRDefault="00E40B78" w:rsidP="00E40B78">
      <w:pPr>
        <w:pStyle w:val="Rubrik3"/>
      </w:pPr>
      <w:bookmarkStart w:id="338" w:name="_Toc481936215"/>
      <w:r w:rsidRPr="00EC76D5">
        <w:t>Function Call</w:t>
      </w:r>
      <w:bookmarkEnd w:id="338"/>
    </w:p>
    <w:p w14:paraId="55AD2190" w14:textId="77777777" w:rsidR="00E40B78" w:rsidRPr="00EC76D5" w:rsidRDefault="00E40B78" w:rsidP="00E40B78">
      <w:r w:rsidRPr="00EC76D5">
        <w:t>When calling a function, first we need to check the number of actual and formal parameters, which shall be equal. Unless the function is elliptic, in which case the actual parameter list can be longer.</w:t>
      </w:r>
    </w:p>
    <w:p w14:paraId="6DED660E" w14:textId="08F0B0A5" w:rsidR="00E40B78" w:rsidRPr="00EC76D5" w:rsidRDefault="00E40B78" w:rsidP="00E40B78">
      <w:r w:rsidRPr="00EC76D5">
        <w:t xml:space="preserve">Each regular actual parameter is transformed to the type of the formal parameter, and each extra actual parameter is subjected to the type promotion described in Section </w:t>
      </w:r>
      <w:r w:rsidRPr="00EC76D5">
        <w:fldChar w:fldCharType="begin"/>
      </w:r>
      <w:r w:rsidRPr="00EC76D5">
        <w:instrText xml:space="preserve"> REF _Ref418350730 \r \h </w:instrText>
      </w:r>
      <w:r w:rsidRPr="00EC76D5">
        <w:fldChar w:fldCharType="separate"/>
      </w:r>
      <w:r w:rsidR="00545E00" w:rsidRPr="00EC76D5">
        <w:t>6.3.6</w:t>
      </w:r>
      <w:r w:rsidRPr="00EC76D5">
        <w:fldChar w:fldCharType="end"/>
      </w:r>
      <w:r w:rsidRPr="00EC76D5">
        <w:t>. Unless the return type is void, we place the result value in a temporary symbol.</w:t>
      </w:r>
    </w:p>
    <w:p w14:paraId="477111A2" w14:textId="67C24995" w:rsidR="00E40B78" w:rsidRPr="00EC76D5" w:rsidRDefault="002E67B8" w:rsidP="00E40B78">
      <w:pPr>
        <w:pStyle w:val="CodeHeader"/>
      </w:pPr>
      <w:r>
        <w:t>MainParser.gppg</w:t>
      </w:r>
    </w:p>
    <w:p w14:paraId="70C880BE" w14:textId="77777777" w:rsidR="00A35258" w:rsidRPr="00EC76D5" w:rsidRDefault="00A35258" w:rsidP="00A35258">
      <w:pPr>
        <w:pStyle w:val="Code"/>
      </w:pPr>
      <w:r w:rsidRPr="00EC76D5">
        <w:t xml:space="preserve">  | postfix_expression</w:t>
      </w:r>
    </w:p>
    <w:p w14:paraId="3756E7F4" w14:textId="7B905384" w:rsidR="00A35258" w:rsidRPr="00EC76D5" w:rsidRDefault="00A35258" w:rsidP="00A35258">
      <w:pPr>
        <w:pStyle w:val="Code"/>
      </w:pPr>
      <w:r w:rsidRPr="00EC76D5">
        <w:t xml:space="preserve">    LEFT_PAREN optional_argument_expression_list RIGHT_PAREN {</w:t>
      </w:r>
    </w:p>
    <w:p w14:paraId="1C0D472C" w14:textId="77777777" w:rsidR="00A35258" w:rsidRPr="00EC76D5" w:rsidRDefault="00A35258" w:rsidP="00A35258">
      <w:pPr>
        <w:pStyle w:val="Code"/>
      </w:pPr>
      <w:r w:rsidRPr="00EC76D5">
        <w:t xml:space="preserve">      $$ = SyntaxTreeGenerator.generateFunctionCallExpression($1, $3);</w:t>
      </w:r>
    </w:p>
    <w:p w14:paraId="0FA92847" w14:textId="77777777" w:rsidR="00A35258" w:rsidRPr="00EC76D5" w:rsidRDefault="00A35258" w:rsidP="00A35258">
      <w:pPr>
        <w:pStyle w:val="Code"/>
        <w:rPr>
          <w:b/>
        </w:rPr>
      </w:pPr>
      <w:r w:rsidRPr="00EC76D5">
        <w:t xml:space="preserve">    };</w:t>
      </w:r>
    </w:p>
    <w:p w14:paraId="159D97A6" w14:textId="568D5797" w:rsidR="00E40B78" w:rsidRPr="00EC76D5" w:rsidRDefault="009A5FF5" w:rsidP="00A35258">
      <w:pPr>
        <w:pStyle w:val="CodeHeader"/>
      </w:pPr>
      <w:r w:rsidRPr="00EC76D5">
        <w:t>GenerateSyntaxTree.java</w:t>
      </w:r>
    </w:p>
    <w:p w14:paraId="27EDFF21" w14:textId="77777777" w:rsidR="0020490A" w:rsidRPr="00EC76D5" w:rsidRDefault="0020490A" w:rsidP="0020490A">
      <w:pPr>
        <w:pStyle w:val="Code"/>
      </w:pPr>
      <w:r w:rsidRPr="00EC76D5">
        <w:t xml:space="preserve">  public static SyntaxTree generateFunctionCallExpression(SyntaxTree tree,</w:t>
      </w:r>
    </w:p>
    <w:p w14:paraId="70615679" w14:textId="77777777" w:rsidR="0020490A" w:rsidRPr="00EC76D5" w:rsidRDefault="0020490A" w:rsidP="0020490A">
      <w:pPr>
        <w:pStyle w:val="Code"/>
      </w:pPr>
      <w:r w:rsidRPr="00EC76D5">
        <w:t xml:space="preserve">                                               List&lt;SyntaxTree&gt; argumentList){</w:t>
      </w:r>
    </w:p>
    <w:p w14:paraId="613F56B7" w14:textId="77777777" w:rsidR="0020490A" w:rsidRPr="00EC76D5" w:rsidRDefault="0020490A" w:rsidP="0020490A">
      <w:pPr>
        <w:pStyle w:val="Code"/>
      </w:pPr>
      <w:r w:rsidRPr="00EC76D5">
        <w:t xml:space="preserve">    Type type = tree.getType(), returnType = null;</w:t>
      </w:r>
    </w:p>
    <w:p w14:paraId="55EEA6EF" w14:textId="77777777" w:rsidR="0020490A" w:rsidRPr="00EC76D5" w:rsidRDefault="0020490A" w:rsidP="0020490A">
      <w:pPr>
        <w:pStyle w:val="Code"/>
      </w:pPr>
      <w:r w:rsidRPr="00EC76D5">
        <w:t xml:space="preserve">    List&lt;Type&gt; typeList = null;</w:t>
      </w:r>
    </w:p>
    <w:p w14:paraId="3F8713B6" w14:textId="77777777" w:rsidR="0020490A" w:rsidRPr="00EC76D5" w:rsidRDefault="0020490A" w:rsidP="0020490A">
      <w:pPr>
        <w:pStyle w:val="Code"/>
      </w:pPr>
      <w:r w:rsidRPr="00EC76D5">
        <w:t xml:space="preserve">    boolean isEllipse = false;</w:t>
      </w:r>
    </w:p>
    <w:p w14:paraId="3C0C14BE" w14:textId="77777777" w:rsidR="0020490A" w:rsidRPr="00EC76D5" w:rsidRDefault="0020490A" w:rsidP="0020490A">
      <w:pPr>
        <w:pStyle w:val="Code"/>
      </w:pPr>
      <w:r w:rsidRPr="00EC76D5">
        <w:t xml:space="preserve">    </w:t>
      </w:r>
    </w:p>
    <w:p w14:paraId="36849EE1" w14:textId="77777777" w:rsidR="0020490A" w:rsidRPr="00EC76D5" w:rsidRDefault="0020490A" w:rsidP="0020490A">
      <w:pPr>
        <w:pStyle w:val="Code"/>
      </w:pPr>
      <w:r w:rsidRPr="00EC76D5">
        <w:t xml:space="preserve">    if (type.isFunction()) {</w:t>
      </w:r>
    </w:p>
    <w:p w14:paraId="18D0001F" w14:textId="77777777" w:rsidR="0020490A" w:rsidRPr="00EC76D5" w:rsidRDefault="0020490A" w:rsidP="0020490A">
      <w:pPr>
        <w:pStyle w:val="Code"/>
      </w:pPr>
      <w:r w:rsidRPr="00EC76D5">
        <w:t xml:space="preserve">      typeList = type.getTypeList();</w:t>
      </w:r>
    </w:p>
    <w:p w14:paraId="7EA16BB1" w14:textId="77777777" w:rsidR="0020490A" w:rsidRPr="00EC76D5" w:rsidRDefault="0020490A" w:rsidP="0020490A">
      <w:pPr>
        <w:pStyle w:val="Code"/>
      </w:pPr>
      <w:r w:rsidRPr="00EC76D5">
        <w:t xml:space="preserve">      returnType = type.getReturnType();</w:t>
      </w:r>
    </w:p>
    <w:p w14:paraId="11AD5B9E" w14:textId="77777777" w:rsidR="0020490A" w:rsidRPr="00EC76D5" w:rsidRDefault="0020490A" w:rsidP="0020490A">
      <w:pPr>
        <w:pStyle w:val="Code"/>
      </w:pPr>
      <w:r w:rsidRPr="00EC76D5">
        <w:t xml:space="preserve">      isEllipse = type.isEllipse();</w:t>
      </w:r>
    </w:p>
    <w:p w14:paraId="42A068AE" w14:textId="77777777" w:rsidR="0020490A" w:rsidRPr="00EC76D5" w:rsidRDefault="0020490A" w:rsidP="0020490A">
      <w:pPr>
        <w:pStyle w:val="Code"/>
      </w:pPr>
      <w:r w:rsidRPr="00EC76D5">
        <w:t xml:space="preserve">    }</w:t>
      </w:r>
    </w:p>
    <w:p w14:paraId="1EDCC277" w14:textId="77777777" w:rsidR="0020490A" w:rsidRPr="00EC76D5" w:rsidRDefault="0020490A" w:rsidP="0020490A">
      <w:pPr>
        <w:pStyle w:val="Code"/>
      </w:pPr>
      <w:r w:rsidRPr="00EC76D5">
        <w:t xml:space="preserve">    else if (type.isPointer() &amp;&amp; type.getPointerType().isFunction()) {</w:t>
      </w:r>
    </w:p>
    <w:p w14:paraId="161D0E40" w14:textId="77777777" w:rsidR="0020490A" w:rsidRPr="00EC76D5" w:rsidRDefault="0020490A" w:rsidP="0020490A">
      <w:pPr>
        <w:pStyle w:val="Code"/>
      </w:pPr>
      <w:r w:rsidRPr="00EC76D5">
        <w:t xml:space="preserve">      typeList = type.getPointerType().getTypeList();</w:t>
      </w:r>
    </w:p>
    <w:p w14:paraId="73B85782" w14:textId="77777777" w:rsidR="0020490A" w:rsidRPr="00EC76D5" w:rsidRDefault="0020490A" w:rsidP="0020490A">
      <w:pPr>
        <w:pStyle w:val="Code"/>
      </w:pPr>
      <w:r w:rsidRPr="00EC76D5">
        <w:lastRenderedPageBreak/>
        <w:t xml:space="preserve">      returnType = type.getPointerType().getReturnType();</w:t>
      </w:r>
    </w:p>
    <w:p w14:paraId="02020127" w14:textId="77777777" w:rsidR="0020490A" w:rsidRPr="00EC76D5" w:rsidRDefault="0020490A" w:rsidP="0020490A">
      <w:pPr>
        <w:pStyle w:val="Code"/>
      </w:pPr>
      <w:r w:rsidRPr="00EC76D5">
        <w:t xml:space="preserve">      isEllipse = type.getPointerType().isEllipse();</w:t>
      </w:r>
    </w:p>
    <w:p w14:paraId="21F2F070" w14:textId="77777777" w:rsidR="0020490A" w:rsidRPr="00EC76D5" w:rsidRDefault="0020490A" w:rsidP="0020490A">
      <w:pPr>
        <w:pStyle w:val="Code"/>
      </w:pPr>
      <w:r w:rsidRPr="00EC76D5">
        <w:t xml:space="preserve">    }</w:t>
      </w:r>
    </w:p>
    <w:p w14:paraId="7FFEC62A" w14:textId="77777777" w:rsidR="0020490A" w:rsidRPr="00EC76D5" w:rsidRDefault="0020490A" w:rsidP="0020490A">
      <w:pPr>
        <w:pStyle w:val="Code"/>
      </w:pPr>
      <w:r w:rsidRPr="00EC76D5">
        <w:t xml:space="preserve">    else {</w:t>
      </w:r>
    </w:p>
    <w:p w14:paraId="6C05230E" w14:textId="77777777" w:rsidR="0020490A" w:rsidRPr="00EC76D5" w:rsidRDefault="0020490A" w:rsidP="0020490A">
      <w:pPr>
        <w:pStyle w:val="Code"/>
      </w:pPr>
      <w:r w:rsidRPr="00EC76D5">
        <w:t xml:space="preserve">      Assert.error(tree, "not a function");</w:t>
      </w:r>
    </w:p>
    <w:p w14:paraId="1C1EBC36" w14:textId="77777777" w:rsidR="0020490A" w:rsidRPr="00EC76D5" w:rsidRDefault="0020490A" w:rsidP="0020490A">
      <w:pPr>
        <w:pStyle w:val="Code"/>
      </w:pPr>
      <w:r w:rsidRPr="00EC76D5">
        <w:t xml:space="preserve">    }</w:t>
      </w:r>
    </w:p>
    <w:p w14:paraId="62271B4A" w14:textId="77777777" w:rsidR="0020490A" w:rsidRPr="00EC76D5" w:rsidRDefault="0020490A" w:rsidP="0020490A">
      <w:pPr>
        <w:pStyle w:val="Code"/>
      </w:pPr>
    </w:p>
    <w:p w14:paraId="0C140593" w14:textId="77777777" w:rsidR="0020490A" w:rsidRPr="00EC76D5" w:rsidRDefault="0020490A" w:rsidP="0020490A">
      <w:pPr>
        <w:pStyle w:val="Code"/>
      </w:pPr>
      <w:r w:rsidRPr="00EC76D5">
        <w:t xml:space="preserve">    SyntaxTree callTree = generateUnaryTree(MiddleOperator.Call,</w:t>
      </w:r>
    </w:p>
    <w:p w14:paraId="114EBE27" w14:textId="7210DD7B" w:rsidR="0020490A" w:rsidRPr="00EC76D5" w:rsidRDefault="0020490A" w:rsidP="0020490A">
      <w:pPr>
        <w:pStyle w:val="Code"/>
      </w:pPr>
      <w:r w:rsidRPr="00EC76D5">
        <w:t xml:space="preserve">                                            returnType, tree);</w:t>
      </w:r>
    </w:p>
    <w:p w14:paraId="14E19099" w14:textId="77777777" w:rsidR="0020490A" w:rsidRPr="00EC76D5" w:rsidRDefault="0020490A" w:rsidP="0020490A">
      <w:pPr>
        <w:pStyle w:val="Code"/>
      </w:pPr>
      <w:r w:rsidRPr="00EC76D5">
        <w:t xml:space="preserve">    int extra = 0;</w:t>
      </w:r>
    </w:p>
    <w:p w14:paraId="2C74FA6D" w14:textId="77777777" w:rsidR="0020490A" w:rsidRPr="00EC76D5" w:rsidRDefault="0020490A" w:rsidP="0020490A">
      <w:pPr>
        <w:pStyle w:val="Code"/>
      </w:pPr>
      <w:r w:rsidRPr="00EC76D5">
        <w:t xml:space="preserve">    </w:t>
      </w:r>
    </w:p>
    <w:p w14:paraId="1EB7EDF5" w14:textId="77777777" w:rsidR="0020490A" w:rsidRPr="00EC76D5" w:rsidRDefault="0020490A" w:rsidP="0020490A">
      <w:pPr>
        <w:pStyle w:val="Code"/>
      </w:pPr>
      <w:r w:rsidRPr="00EC76D5">
        <w:t xml:space="preserve">    if (typeList != null) {</w:t>
      </w:r>
    </w:p>
    <w:p w14:paraId="113098FD" w14:textId="77777777" w:rsidR="0020490A" w:rsidRPr="00EC76D5" w:rsidRDefault="0020490A" w:rsidP="0020490A">
      <w:pPr>
        <w:pStyle w:val="Code"/>
      </w:pPr>
      <w:r w:rsidRPr="00EC76D5">
        <w:t xml:space="preserve">      Assert.error((argumentList.size() == typeList.size()) ||</w:t>
      </w:r>
    </w:p>
    <w:p w14:paraId="1069D23E" w14:textId="77777777" w:rsidR="0020490A" w:rsidRPr="00EC76D5" w:rsidRDefault="0020490A" w:rsidP="0020490A">
      <w:pPr>
        <w:pStyle w:val="Code"/>
      </w:pPr>
      <w:r w:rsidRPr="00EC76D5">
        <w:t xml:space="preserve">                   (isEllipse &amp;&amp; (argumentList.size() &gt; typeList.size())),</w:t>
      </w:r>
    </w:p>
    <w:p w14:paraId="46B34E11" w14:textId="77777777" w:rsidR="0020490A" w:rsidRPr="00EC76D5" w:rsidRDefault="0020490A" w:rsidP="0020490A">
      <w:pPr>
        <w:pStyle w:val="Code"/>
      </w:pPr>
      <w:r w:rsidRPr="00EC76D5">
        <w:t xml:space="preserve">                   tree, "invalid number of parameters");</w:t>
      </w:r>
    </w:p>
    <w:p w14:paraId="67C6CF32" w14:textId="77777777" w:rsidR="0020490A" w:rsidRPr="00EC76D5" w:rsidRDefault="0020490A" w:rsidP="0020490A">
      <w:pPr>
        <w:pStyle w:val="Code"/>
      </w:pPr>
      <w:r w:rsidRPr="00EC76D5">
        <w:t xml:space="preserve">                  </w:t>
      </w:r>
    </w:p>
    <w:p w14:paraId="51079604" w14:textId="77777777" w:rsidR="0020490A" w:rsidRPr="00EC76D5" w:rsidRDefault="0020490A" w:rsidP="0020490A">
      <w:pPr>
        <w:pStyle w:val="Code"/>
      </w:pPr>
      <w:r w:rsidRPr="00EC76D5">
        <w:t xml:space="preserve">      for (int index = 0; index &lt; typeList.size(); ++index) {</w:t>
      </w:r>
    </w:p>
    <w:p w14:paraId="035A67FA" w14:textId="77777777" w:rsidR="0020490A" w:rsidRPr="00EC76D5" w:rsidRDefault="0020490A" w:rsidP="0020490A">
      <w:pPr>
        <w:pStyle w:val="Code"/>
      </w:pPr>
      <w:r w:rsidRPr="00EC76D5">
        <w:t xml:space="preserve">        SyntaxTree argTree =</w:t>
      </w:r>
    </w:p>
    <w:p w14:paraId="2B130407" w14:textId="4C51C1F1" w:rsidR="0020490A" w:rsidRPr="00EC76D5" w:rsidRDefault="0020490A" w:rsidP="0020490A">
      <w:pPr>
        <w:pStyle w:val="Code"/>
      </w:pPr>
      <w:r w:rsidRPr="00EC76D5">
        <w:t xml:space="preserve">          checkFunctionArrayStringLogicalExpression(argumentList.get(index));</w:t>
      </w:r>
    </w:p>
    <w:p w14:paraId="0659FC38" w14:textId="77777777" w:rsidR="0020490A" w:rsidRPr="00EC76D5" w:rsidRDefault="0020490A" w:rsidP="0020490A">
      <w:pPr>
        <w:pStyle w:val="Code"/>
      </w:pPr>
      <w:r w:rsidRPr="00EC76D5">
        <w:t xml:space="preserve">        callTree.addChild(TypeCast.implicitCast(argTree,</w:t>
      </w:r>
    </w:p>
    <w:p w14:paraId="138E3B97" w14:textId="4EFBC391" w:rsidR="0020490A" w:rsidRPr="00EC76D5" w:rsidRDefault="0020490A" w:rsidP="0020490A">
      <w:pPr>
        <w:pStyle w:val="Code"/>
      </w:pPr>
      <w:r w:rsidRPr="00EC76D5">
        <w:t xml:space="preserve">                                                typeList.get(index)));</w:t>
      </w:r>
    </w:p>
    <w:p w14:paraId="5290C86D" w14:textId="77777777" w:rsidR="0020490A" w:rsidRPr="00EC76D5" w:rsidRDefault="0020490A" w:rsidP="0020490A">
      <w:pPr>
        <w:pStyle w:val="Code"/>
      </w:pPr>
      <w:r w:rsidRPr="00EC76D5">
        <w:t xml:space="preserve">      }</w:t>
      </w:r>
    </w:p>
    <w:p w14:paraId="1765DCC2" w14:textId="77777777" w:rsidR="0020490A" w:rsidRPr="00EC76D5" w:rsidRDefault="0020490A" w:rsidP="0020490A">
      <w:pPr>
        <w:pStyle w:val="Code"/>
      </w:pPr>
    </w:p>
    <w:p w14:paraId="39D2CC2E" w14:textId="2B8A775B" w:rsidR="0020490A" w:rsidRPr="00EC76D5" w:rsidRDefault="0020490A" w:rsidP="0020490A">
      <w:pPr>
        <w:pStyle w:val="Code"/>
      </w:pPr>
      <w:r w:rsidRPr="00EC76D5">
        <w:t xml:space="preserve">      for (int index = typeList.size(); index &lt; argumentList.size(); ++index){</w:t>
      </w:r>
    </w:p>
    <w:p w14:paraId="66EFC20C" w14:textId="77777777" w:rsidR="0020490A" w:rsidRPr="00EC76D5" w:rsidRDefault="0020490A" w:rsidP="0020490A">
      <w:pPr>
        <w:pStyle w:val="Code"/>
      </w:pPr>
      <w:r w:rsidRPr="00EC76D5">
        <w:t xml:space="preserve">        SyntaxTree paramTree = convertArgument(argumentList.get(index));</w:t>
      </w:r>
    </w:p>
    <w:p w14:paraId="16F42F30" w14:textId="77777777" w:rsidR="0020490A" w:rsidRPr="00EC76D5" w:rsidRDefault="0020490A" w:rsidP="0020490A">
      <w:pPr>
        <w:pStyle w:val="Code"/>
      </w:pPr>
      <w:r w:rsidRPr="00EC76D5">
        <w:t xml:space="preserve">        callTree.addChild(paramTree);</w:t>
      </w:r>
    </w:p>
    <w:p w14:paraId="30C2FC56" w14:textId="77777777" w:rsidR="0020490A" w:rsidRPr="00EC76D5" w:rsidRDefault="0020490A" w:rsidP="0020490A">
      <w:pPr>
        <w:pStyle w:val="Code"/>
      </w:pPr>
      <w:r w:rsidRPr="00EC76D5">
        <w:t xml:space="preserve">        extra += paramTree.getType().getSize();</w:t>
      </w:r>
    </w:p>
    <w:p w14:paraId="4357360D" w14:textId="77777777" w:rsidR="0020490A" w:rsidRPr="00EC76D5" w:rsidRDefault="0020490A" w:rsidP="0020490A">
      <w:pPr>
        <w:pStyle w:val="Code"/>
      </w:pPr>
      <w:r w:rsidRPr="00EC76D5">
        <w:t xml:space="preserve">      }</w:t>
      </w:r>
    </w:p>
    <w:p w14:paraId="03C15D27" w14:textId="77777777" w:rsidR="0020490A" w:rsidRPr="00EC76D5" w:rsidRDefault="0020490A" w:rsidP="0020490A">
      <w:pPr>
        <w:pStyle w:val="Code"/>
      </w:pPr>
      <w:r w:rsidRPr="00EC76D5">
        <w:t xml:space="preserve">    }</w:t>
      </w:r>
    </w:p>
    <w:p w14:paraId="2C1F5F23" w14:textId="77777777" w:rsidR="0020490A" w:rsidRPr="00EC76D5" w:rsidRDefault="0020490A" w:rsidP="0020490A">
      <w:pPr>
        <w:pStyle w:val="Code"/>
      </w:pPr>
      <w:r w:rsidRPr="00EC76D5">
        <w:t xml:space="preserve">    else {</w:t>
      </w:r>
    </w:p>
    <w:p w14:paraId="4A917D82" w14:textId="77777777" w:rsidR="0020490A" w:rsidRPr="00EC76D5" w:rsidRDefault="0020490A" w:rsidP="0020490A">
      <w:pPr>
        <w:pStyle w:val="Code"/>
      </w:pPr>
      <w:r w:rsidRPr="00EC76D5">
        <w:t xml:space="preserve">      for (SyntaxTree argumentTree : argumentList) {</w:t>
      </w:r>
    </w:p>
    <w:p w14:paraId="4A88BC1E" w14:textId="77777777" w:rsidR="0020490A" w:rsidRPr="00EC76D5" w:rsidRDefault="0020490A" w:rsidP="0020490A">
      <w:pPr>
        <w:pStyle w:val="Code"/>
      </w:pPr>
      <w:r w:rsidRPr="00EC76D5">
        <w:t xml:space="preserve">        SyntaxTree paramTree = convertArgument(argumentTree);</w:t>
      </w:r>
    </w:p>
    <w:p w14:paraId="7AA5A735" w14:textId="77777777" w:rsidR="0020490A" w:rsidRPr="00EC76D5" w:rsidRDefault="0020490A" w:rsidP="0020490A">
      <w:pPr>
        <w:pStyle w:val="Code"/>
      </w:pPr>
      <w:r w:rsidRPr="00EC76D5">
        <w:t xml:space="preserve">        callTree.addChild(paramTree);</w:t>
      </w:r>
    </w:p>
    <w:p w14:paraId="400C9411" w14:textId="77777777" w:rsidR="0020490A" w:rsidRPr="00EC76D5" w:rsidRDefault="0020490A" w:rsidP="0020490A">
      <w:pPr>
        <w:pStyle w:val="Code"/>
      </w:pPr>
      <w:r w:rsidRPr="00EC76D5">
        <w:t xml:space="preserve">        extra += paramTree.getType().getSize();</w:t>
      </w:r>
    </w:p>
    <w:p w14:paraId="3D9914BC" w14:textId="77777777" w:rsidR="0020490A" w:rsidRPr="00EC76D5" w:rsidRDefault="0020490A" w:rsidP="0020490A">
      <w:pPr>
        <w:pStyle w:val="Code"/>
      </w:pPr>
      <w:r w:rsidRPr="00EC76D5">
        <w:t xml:space="preserve">      }</w:t>
      </w:r>
    </w:p>
    <w:p w14:paraId="34BD51DB" w14:textId="77777777" w:rsidR="0020490A" w:rsidRPr="00EC76D5" w:rsidRDefault="0020490A" w:rsidP="0020490A">
      <w:pPr>
        <w:pStyle w:val="Code"/>
      </w:pPr>
      <w:r w:rsidRPr="00EC76D5">
        <w:t xml:space="preserve">    }</w:t>
      </w:r>
    </w:p>
    <w:p w14:paraId="5DFA0511" w14:textId="77777777" w:rsidR="0020490A" w:rsidRPr="00EC76D5" w:rsidRDefault="0020490A" w:rsidP="0020490A">
      <w:pPr>
        <w:pStyle w:val="Code"/>
      </w:pPr>
    </w:p>
    <w:p w14:paraId="5BA13417" w14:textId="77777777" w:rsidR="0020490A" w:rsidRPr="00EC76D5" w:rsidRDefault="0020490A" w:rsidP="0020490A">
      <w:pPr>
        <w:pStyle w:val="Code"/>
      </w:pPr>
      <w:r w:rsidRPr="00EC76D5">
        <w:t xml:space="preserve">    callTree.setInfo(extra);</w:t>
      </w:r>
    </w:p>
    <w:p w14:paraId="52584B2B" w14:textId="77777777" w:rsidR="0020490A" w:rsidRPr="00EC76D5" w:rsidRDefault="0020490A" w:rsidP="0020490A">
      <w:pPr>
        <w:pStyle w:val="Code"/>
      </w:pPr>
      <w:r w:rsidRPr="00EC76D5">
        <w:t xml:space="preserve">    return callTree;</w:t>
      </w:r>
    </w:p>
    <w:p w14:paraId="076611BA" w14:textId="20489148" w:rsidR="0020490A" w:rsidRPr="00EC76D5" w:rsidRDefault="0020490A" w:rsidP="0020490A">
      <w:pPr>
        <w:pStyle w:val="Code"/>
      </w:pPr>
      <w:r w:rsidRPr="00EC76D5">
        <w:t xml:space="preserve">  }</w:t>
      </w:r>
    </w:p>
    <w:p w14:paraId="2543337F" w14:textId="77777777" w:rsidR="00E40B78" w:rsidRPr="00EC76D5" w:rsidRDefault="00E40B78" w:rsidP="00E40B78">
      <w:r w:rsidRPr="00EC76D5">
        <w:t>Each actual parameter is checked. For a regular parameter (</w:t>
      </w:r>
      <w:r w:rsidRPr="00EC76D5">
        <w:rPr>
          <w:rStyle w:val="CodeInText"/>
        </w:rPr>
        <w:t>paramType</w:t>
      </w:r>
      <w:r w:rsidRPr="00EC76D5">
        <w:t xml:space="preserve"> is not null), a function is converted to a pointer to a function, otherwise implicit type conversion occurs. For an extra parameter, a function, array, or string is converted to a pointer, otherwise argument promotion occurs.</w:t>
      </w:r>
    </w:p>
    <w:p w14:paraId="53FF3CBE" w14:textId="27FCEE9E" w:rsidR="00E40B78" w:rsidRPr="00EC76D5" w:rsidRDefault="00E40B78" w:rsidP="00E40B78">
      <w:r w:rsidRPr="00EC76D5">
        <w:t>For an extra para</w:t>
      </w:r>
      <w:r w:rsidR="00EB6D33" w:rsidRPr="00EC76D5">
        <w:t>meter: a char is converted to a</w:t>
      </w:r>
      <w:r w:rsidRPr="00EC76D5">
        <w:t>n integer and a float is converted to a double.</w:t>
      </w:r>
    </w:p>
    <w:p w14:paraId="37387ABA" w14:textId="77777777" w:rsidR="00EB1C23" w:rsidRPr="00EC76D5" w:rsidRDefault="00EB1C23" w:rsidP="00EB1C23">
      <w:pPr>
        <w:pStyle w:val="Code"/>
      </w:pPr>
      <w:r w:rsidRPr="00EC76D5">
        <w:t xml:space="preserve">  private static SyntaxTree convertArgument(SyntaxTree tree) {</w:t>
      </w:r>
    </w:p>
    <w:p w14:paraId="0CC8FA8E" w14:textId="77777777" w:rsidR="00EB1C23" w:rsidRPr="00EC76D5" w:rsidRDefault="00EB1C23" w:rsidP="00EB1C23">
      <w:pPr>
        <w:pStyle w:val="Code"/>
      </w:pPr>
      <w:r w:rsidRPr="00EC76D5">
        <w:t xml:space="preserve">    tree = checkFunctionArrayStringLogicalExpression(tree);</w:t>
      </w:r>
    </w:p>
    <w:p w14:paraId="1540C9EB" w14:textId="77777777" w:rsidR="00EB1C23" w:rsidRPr="00EC76D5" w:rsidRDefault="00EB1C23" w:rsidP="00EB1C23">
      <w:pPr>
        <w:pStyle w:val="Code"/>
      </w:pPr>
    </w:p>
    <w:p w14:paraId="718EF5EA" w14:textId="77777777" w:rsidR="00EB1C23" w:rsidRPr="00EC76D5" w:rsidRDefault="00EB1C23" w:rsidP="00EB1C23">
      <w:pPr>
        <w:pStyle w:val="Code"/>
      </w:pPr>
      <w:r w:rsidRPr="00EC76D5">
        <w:t xml:space="preserve">    switch (tree.getType().getSort()) {</w:t>
      </w:r>
    </w:p>
    <w:p w14:paraId="147CFF08" w14:textId="77777777" w:rsidR="00EB1C23" w:rsidRPr="00EC76D5" w:rsidRDefault="00EB1C23" w:rsidP="00EB1C23">
      <w:pPr>
        <w:pStyle w:val="Code"/>
      </w:pPr>
      <w:r w:rsidRPr="00EC76D5">
        <w:t xml:space="preserve">      case Signed_Char:</w:t>
      </w:r>
    </w:p>
    <w:p w14:paraId="1A509479" w14:textId="77777777" w:rsidR="00EB1C23" w:rsidRPr="00EC76D5" w:rsidRDefault="00EB1C23" w:rsidP="00EB1C23">
      <w:pPr>
        <w:pStyle w:val="Code"/>
      </w:pPr>
      <w:r w:rsidRPr="00EC76D5">
        <w:t xml:space="preserve">      case Signed_Short_Int:</w:t>
      </w:r>
    </w:p>
    <w:p w14:paraId="205CB323" w14:textId="77777777" w:rsidR="00EB1C23" w:rsidRPr="00EC76D5" w:rsidRDefault="00EB1C23" w:rsidP="00EB1C23">
      <w:pPr>
        <w:pStyle w:val="Code"/>
      </w:pPr>
      <w:r w:rsidRPr="00EC76D5">
        <w:t xml:space="preserve">        return TypeCast.implicitCast(tree, Type.SignedIntegerType);</w:t>
      </w:r>
    </w:p>
    <w:p w14:paraId="1F50FCA4" w14:textId="77777777" w:rsidR="00EB1C23" w:rsidRPr="00EC76D5" w:rsidRDefault="00EB1C23" w:rsidP="00EB1C23">
      <w:pPr>
        <w:pStyle w:val="Code"/>
      </w:pPr>
    </w:p>
    <w:p w14:paraId="00F8D887" w14:textId="77777777" w:rsidR="00EB1C23" w:rsidRPr="00EC76D5" w:rsidRDefault="00EB1C23" w:rsidP="00EB1C23">
      <w:pPr>
        <w:pStyle w:val="Code"/>
      </w:pPr>
      <w:r w:rsidRPr="00EC76D5">
        <w:t xml:space="preserve">      case Unsigned_Char:</w:t>
      </w:r>
    </w:p>
    <w:p w14:paraId="65976851" w14:textId="77777777" w:rsidR="00EB1C23" w:rsidRPr="00EC76D5" w:rsidRDefault="00EB1C23" w:rsidP="00EB1C23">
      <w:pPr>
        <w:pStyle w:val="Code"/>
      </w:pPr>
      <w:r w:rsidRPr="00EC76D5">
        <w:t xml:space="preserve">      case Unsigned_Short_Int:</w:t>
      </w:r>
    </w:p>
    <w:p w14:paraId="7C89CAE2" w14:textId="77777777" w:rsidR="00EB1C23" w:rsidRPr="00EC76D5" w:rsidRDefault="00EB1C23" w:rsidP="00EB1C23">
      <w:pPr>
        <w:pStyle w:val="Code"/>
      </w:pPr>
      <w:r w:rsidRPr="00EC76D5">
        <w:lastRenderedPageBreak/>
        <w:t xml:space="preserve">        return TypeCast.implicitCast(tree, Type.UnsignedIntegerType);</w:t>
      </w:r>
    </w:p>
    <w:p w14:paraId="4D393524" w14:textId="77777777" w:rsidR="00EB1C23" w:rsidRPr="00EC76D5" w:rsidRDefault="00EB1C23" w:rsidP="00EB1C23">
      <w:pPr>
        <w:pStyle w:val="Code"/>
      </w:pPr>
      <w:r w:rsidRPr="00EC76D5">
        <w:t xml:space="preserve">      </w:t>
      </w:r>
    </w:p>
    <w:p w14:paraId="26B8756E" w14:textId="77777777" w:rsidR="00EB1C23" w:rsidRPr="00EC76D5" w:rsidRDefault="00EB1C23" w:rsidP="00EB1C23">
      <w:pPr>
        <w:pStyle w:val="Code"/>
      </w:pPr>
      <w:r w:rsidRPr="00EC76D5">
        <w:t xml:space="preserve">      case Float:</w:t>
      </w:r>
    </w:p>
    <w:p w14:paraId="0D7DBE27" w14:textId="77777777" w:rsidR="00EB1C23" w:rsidRPr="00EC76D5" w:rsidRDefault="00EB1C23" w:rsidP="00EB1C23">
      <w:pPr>
        <w:pStyle w:val="Code"/>
      </w:pPr>
      <w:r w:rsidRPr="00EC76D5">
        <w:t xml:space="preserve">        return TypeCast.implicitCast(tree, Type.DoubleType);</w:t>
      </w:r>
    </w:p>
    <w:p w14:paraId="2BF492B2" w14:textId="77777777" w:rsidR="00EB1C23" w:rsidRPr="00EC76D5" w:rsidRDefault="00EB1C23" w:rsidP="00EB1C23">
      <w:pPr>
        <w:pStyle w:val="Code"/>
      </w:pPr>
      <w:r w:rsidRPr="00EC76D5">
        <w:t xml:space="preserve">        </w:t>
      </w:r>
    </w:p>
    <w:p w14:paraId="60AC76CD" w14:textId="77777777" w:rsidR="00EB1C23" w:rsidRPr="00EC76D5" w:rsidRDefault="00EB1C23" w:rsidP="00EB1C23">
      <w:pPr>
        <w:pStyle w:val="Code"/>
      </w:pPr>
      <w:r w:rsidRPr="00EC76D5">
        <w:t xml:space="preserve">      default:</w:t>
      </w:r>
    </w:p>
    <w:p w14:paraId="535682E5" w14:textId="77777777" w:rsidR="00EB1C23" w:rsidRPr="00EC76D5" w:rsidRDefault="00EB1C23" w:rsidP="00EB1C23">
      <w:pPr>
        <w:pStyle w:val="Code"/>
      </w:pPr>
      <w:r w:rsidRPr="00EC76D5">
        <w:t xml:space="preserve">        return tree;         </w:t>
      </w:r>
    </w:p>
    <w:p w14:paraId="38E85EAA" w14:textId="77777777" w:rsidR="00EB1C23" w:rsidRPr="00EC76D5" w:rsidRDefault="00EB1C23" w:rsidP="00EB1C23">
      <w:pPr>
        <w:pStyle w:val="Code"/>
      </w:pPr>
      <w:r w:rsidRPr="00EC76D5">
        <w:t xml:space="preserve">    }</w:t>
      </w:r>
    </w:p>
    <w:p w14:paraId="38F1F56D" w14:textId="484D7FDE" w:rsidR="00E40B78" w:rsidRPr="00EC76D5" w:rsidRDefault="00EB1C23" w:rsidP="00EB1C23">
      <w:pPr>
        <w:pStyle w:val="Code"/>
      </w:pPr>
      <w:r w:rsidRPr="00EC76D5">
        <w:t xml:space="preserve">  }</w:t>
      </w:r>
    </w:p>
    <w:p w14:paraId="3561208E" w14:textId="0CDD2394" w:rsidR="00E40B78" w:rsidRPr="00EC76D5" w:rsidRDefault="00E40B78" w:rsidP="00E40B78">
      <w:pPr>
        <w:pStyle w:val="Rubrik3"/>
        <w:numPr>
          <w:ilvl w:val="2"/>
          <w:numId w:val="86"/>
        </w:numPr>
      </w:pPr>
      <w:bookmarkStart w:id="339" w:name="_Toc481936216"/>
      <w:r w:rsidRPr="00EC76D5">
        <w:t>Parameter Argument List</w:t>
      </w:r>
      <w:bookmarkEnd w:id="339"/>
    </w:p>
    <w:p w14:paraId="6A2AA5C6" w14:textId="77777777" w:rsidR="00E40B78" w:rsidRPr="00EC76D5" w:rsidRDefault="00E40B78" w:rsidP="00E40B78">
      <w:r w:rsidRPr="00EC76D5">
        <w:t xml:space="preserve">Each parameter is converted from a possible logical type to an integer by calling </w:t>
      </w:r>
      <w:r w:rsidRPr="00EC76D5">
        <w:rPr>
          <w:rStyle w:val="CodeInText"/>
        </w:rPr>
        <w:t>Generate.generateIntegerExpression</w:t>
      </w:r>
      <w:r w:rsidRPr="00EC76D5">
        <w:t>.</w:t>
      </w:r>
    </w:p>
    <w:p w14:paraId="012693FF" w14:textId="0E84E0DB" w:rsidR="00E40B78" w:rsidRPr="00EC76D5" w:rsidRDefault="002E67B8" w:rsidP="00E40B78">
      <w:pPr>
        <w:pStyle w:val="CodeHeader"/>
      </w:pPr>
      <w:r>
        <w:t>MainParser.gppg</w:t>
      </w:r>
    </w:p>
    <w:p w14:paraId="083BA5AD" w14:textId="77777777" w:rsidR="00062818" w:rsidRPr="00EC76D5" w:rsidRDefault="00062818" w:rsidP="00062818">
      <w:pPr>
        <w:pStyle w:val="Code"/>
      </w:pPr>
      <w:r w:rsidRPr="00EC76D5">
        <w:t>optional_argument_expression_list:</w:t>
      </w:r>
    </w:p>
    <w:p w14:paraId="734F80FC" w14:textId="77777777" w:rsidR="00062818" w:rsidRPr="00EC76D5" w:rsidRDefault="00062818" w:rsidP="00062818">
      <w:pPr>
        <w:pStyle w:val="Code"/>
      </w:pPr>
      <w:r w:rsidRPr="00EC76D5">
        <w:t xml:space="preserve">    /* Empty. */ {</w:t>
      </w:r>
    </w:p>
    <w:p w14:paraId="4C144B04" w14:textId="77777777" w:rsidR="00062818" w:rsidRPr="00EC76D5" w:rsidRDefault="00062818" w:rsidP="00062818">
      <w:pPr>
        <w:pStyle w:val="Code"/>
      </w:pPr>
      <w:r w:rsidRPr="00EC76D5">
        <w:t xml:space="preserve">      $$ = new LinkedList&lt;&gt;();</w:t>
      </w:r>
    </w:p>
    <w:p w14:paraId="418EC1E1" w14:textId="77777777" w:rsidR="00062818" w:rsidRPr="00EC76D5" w:rsidRDefault="00062818" w:rsidP="00062818">
      <w:pPr>
        <w:pStyle w:val="Code"/>
      </w:pPr>
      <w:r w:rsidRPr="00EC76D5">
        <w:t xml:space="preserve">    }</w:t>
      </w:r>
    </w:p>
    <w:p w14:paraId="1CB09E05" w14:textId="77777777" w:rsidR="00062818" w:rsidRPr="00EC76D5" w:rsidRDefault="00062818" w:rsidP="00062818">
      <w:pPr>
        <w:pStyle w:val="Code"/>
      </w:pPr>
      <w:r w:rsidRPr="00EC76D5">
        <w:t xml:space="preserve">  | argument_expression_list {</w:t>
      </w:r>
    </w:p>
    <w:p w14:paraId="3EAAF205" w14:textId="77777777" w:rsidR="00062818" w:rsidRPr="00EC76D5" w:rsidRDefault="00062818" w:rsidP="00062818">
      <w:pPr>
        <w:pStyle w:val="Code"/>
      </w:pPr>
      <w:r w:rsidRPr="00EC76D5">
        <w:t xml:space="preserve">      $$ = $1;</w:t>
      </w:r>
    </w:p>
    <w:p w14:paraId="3F13793E" w14:textId="77777777" w:rsidR="00062818" w:rsidRPr="00EC76D5" w:rsidRDefault="00062818" w:rsidP="00062818">
      <w:pPr>
        <w:pStyle w:val="Code"/>
      </w:pPr>
      <w:r w:rsidRPr="00EC76D5">
        <w:t xml:space="preserve">    };</w:t>
      </w:r>
    </w:p>
    <w:p w14:paraId="691F07AD" w14:textId="77777777" w:rsidR="00062818" w:rsidRPr="00EC76D5" w:rsidRDefault="00062818" w:rsidP="00062818">
      <w:pPr>
        <w:pStyle w:val="Code"/>
      </w:pPr>
    </w:p>
    <w:p w14:paraId="667674FA" w14:textId="77777777" w:rsidR="00062818" w:rsidRPr="00EC76D5" w:rsidRDefault="00062818" w:rsidP="00062818">
      <w:pPr>
        <w:pStyle w:val="Code"/>
      </w:pPr>
      <w:r w:rsidRPr="00EC76D5">
        <w:t>argument_expression_list:</w:t>
      </w:r>
    </w:p>
    <w:p w14:paraId="697281B2" w14:textId="77777777" w:rsidR="00062818" w:rsidRPr="00EC76D5" w:rsidRDefault="00062818" w:rsidP="00062818">
      <w:pPr>
        <w:pStyle w:val="Code"/>
      </w:pPr>
      <w:r w:rsidRPr="00EC76D5">
        <w:t xml:space="preserve">    assignment_expression {</w:t>
      </w:r>
    </w:p>
    <w:p w14:paraId="68E67290" w14:textId="77777777" w:rsidR="00062818" w:rsidRPr="00EC76D5" w:rsidRDefault="00062818" w:rsidP="00062818">
      <w:pPr>
        <w:pStyle w:val="Code"/>
      </w:pPr>
      <w:r w:rsidRPr="00EC76D5">
        <w:t xml:space="preserve">      $$ = new LinkedList&lt;&gt;();</w:t>
      </w:r>
    </w:p>
    <w:p w14:paraId="6BC5E38A" w14:textId="77777777" w:rsidR="00062818" w:rsidRPr="00EC76D5" w:rsidRDefault="00062818" w:rsidP="00062818">
      <w:pPr>
        <w:pStyle w:val="Code"/>
      </w:pPr>
      <w:r w:rsidRPr="00EC76D5">
        <w:t xml:space="preserve">      ((List) $$).add($1);</w:t>
      </w:r>
    </w:p>
    <w:p w14:paraId="21B70E2F" w14:textId="77777777" w:rsidR="00062818" w:rsidRPr="00EC76D5" w:rsidRDefault="00062818" w:rsidP="00062818">
      <w:pPr>
        <w:pStyle w:val="Code"/>
      </w:pPr>
      <w:r w:rsidRPr="00EC76D5">
        <w:t xml:space="preserve">    }</w:t>
      </w:r>
    </w:p>
    <w:p w14:paraId="06A7EE08" w14:textId="77777777" w:rsidR="00062818" w:rsidRPr="00EC76D5" w:rsidRDefault="00062818" w:rsidP="00062818">
      <w:pPr>
        <w:pStyle w:val="Code"/>
      </w:pPr>
      <w:r w:rsidRPr="00EC76D5">
        <w:t xml:space="preserve">  | argument_expression_list COMMA assignment_expression {</w:t>
      </w:r>
    </w:p>
    <w:p w14:paraId="73634AEC" w14:textId="77777777" w:rsidR="00062818" w:rsidRPr="00EC76D5" w:rsidRDefault="00062818" w:rsidP="00062818">
      <w:pPr>
        <w:pStyle w:val="Code"/>
      </w:pPr>
      <w:r w:rsidRPr="00EC76D5">
        <w:t xml:space="preserve">      $1.add($3);</w:t>
      </w:r>
    </w:p>
    <w:p w14:paraId="433E2B68" w14:textId="77777777" w:rsidR="00062818" w:rsidRPr="00EC76D5" w:rsidRDefault="00062818" w:rsidP="00062818">
      <w:pPr>
        <w:pStyle w:val="Code"/>
      </w:pPr>
      <w:r w:rsidRPr="00EC76D5">
        <w:t xml:space="preserve">      $$ = $1;</w:t>
      </w:r>
    </w:p>
    <w:p w14:paraId="0C0B1EC2" w14:textId="43140F5F" w:rsidR="00E40B78" w:rsidRPr="00EC76D5" w:rsidRDefault="00062818" w:rsidP="00062818">
      <w:pPr>
        <w:pStyle w:val="Code"/>
      </w:pPr>
      <w:r w:rsidRPr="00EC76D5">
        <w:t xml:space="preserve">    };</w:t>
      </w:r>
    </w:p>
    <w:p w14:paraId="21A7AAC1" w14:textId="31084C06" w:rsidR="00E40B78" w:rsidRPr="00EC76D5" w:rsidRDefault="00E40B78" w:rsidP="00E40B78">
      <w:pPr>
        <w:pStyle w:val="Rubrik3"/>
      </w:pPr>
      <w:bookmarkStart w:id="340" w:name="_Toc481936217"/>
      <w:r w:rsidRPr="00EC76D5">
        <w:t>Primary Expression</w:t>
      </w:r>
      <w:bookmarkEnd w:id="340"/>
    </w:p>
    <w:p w14:paraId="384E8362" w14:textId="77777777" w:rsidR="00E40B78" w:rsidRPr="00EC76D5" w:rsidRDefault="00E40B78" w:rsidP="00E40B78">
      <w:r w:rsidRPr="00EC76D5">
        <w:t>A primary expression is an identifier, which symbol we look up in the symbol table, a value, which we store in the global space, or an expression surrounded by parenthesis.</w:t>
      </w:r>
    </w:p>
    <w:p w14:paraId="37131534" w14:textId="5B7F6226" w:rsidR="00E40B78" w:rsidRPr="00EC76D5" w:rsidRDefault="002E67B8" w:rsidP="00E40B78">
      <w:pPr>
        <w:pStyle w:val="CodeHeader"/>
      </w:pPr>
      <w:r>
        <w:t>MainParser.gppg</w:t>
      </w:r>
    </w:p>
    <w:p w14:paraId="6AFC7349" w14:textId="77777777" w:rsidR="00A601DF" w:rsidRPr="00EC76D5" w:rsidRDefault="00A601DF" w:rsidP="00A601DF">
      <w:pPr>
        <w:pStyle w:val="Code"/>
      </w:pPr>
      <w:r w:rsidRPr="00EC76D5">
        <w:t>primary_expression:</w:t>
      </w:r>
    </w:p>
    <w:p w14:paraId="71DFA01E" w14:textId="77777777" w:rsidR="00A601DF" w:rsidRPr="00EC76D5" w:rsidRDefault="00A601DF" w:rsidP="00A601DF">
      <w:pPr>
        <w:pStyle w:val="Code"/>
      </w:pPr>
      <w:r w:rsidRPr="00EC76D5">
        <w:t xml:space="preserve">    IDENTIFIER {</w:t>
      </w:r>
    </w:p>
    <w:p w14:paraId="2B0E8E9E" w14:textId="77777777" w:rsidR="00A601DF" w:rsidRPr="00EC76D5" w:rsidRDefault="00A601DF" w:rsidP="00A601DF">
      <w:pPr>
        <w:pStyle w:val="Code"/>
      </w:pPr>
      <w:r w:rsidRPr="00EC76D5">
        <w:t xml:space="preserve">      $$ = SyntaxTreeGenerator.generateVariableExpression($1);</w:t>
      </w:r>
    </w:p>
    <w:p w14:paraId="688216A4" w14:textId="77777777" w:rsidR="00A601DF" w:rsidRPr="00EC76D5" w:rsidRDefault="00A601DF" w:rsidP="00A601DF">
      <w:pPr>
        <w:pStyle w:val="Code"/>
      </w:pPr>
      <w:r w:rsidRPr="00EC76D5">
        <w:t xml:space="preserve">    }</w:t>
      </w:r>
    </w:p>
    <w:p w14:paraId="61AB8A36" w14:textId="77777777" w:rsidR="00A601DF" w:rsidRPr="00EC76D5" w:rsidRDefault="00A601DF" w:rsidP="00A601DF">
      <w:pPr>
        <w:pStyle w:val="Code"/>
      </w:pPr>
      <w:r w:rsidRPr="00EC76D5">
        <w:t xml:space="preserve">  | VALUE {</w:t>
      </w:r>
    </w:p>
    <w:p w14:paraId="0CE22465" w14:textId="77777777" w:rsidR="00A601DF" w:rsidRPr="00EC76D5" w:rsidRDefault="00A601DF" w:rsidP="00A601DF">
      <w:pPr>
        <w:pStyle w:val="Code"/>
      </w:pPr>
      <w:r w:rsidRPr="00EC76D5">
        <w:t xml:space="preserve">      $$ = SyntaxTreeGenerator.generateValueTree($1);</w:t>
      </w:r>
    </w:p>
    <w:p w14:paraId="5A9AE3F2" w14:textId="77777777" w:rsidR="00A601DF" w:rsidRPr="00EC76D5" w:rsidRDefault="00A601DF" w:rsidP="00A601DF">
      <w:pPr>
        <w:pStyle w:val="Code"/>
      </w:pPr>
      <w:r w:rsidRPr="00EC76D5">
        <w:t xml:space="preserve">      //Main.LinkerSet.add(new LinkerInfo($1));</w:t>
      </w:r>
    </w:p>
    <w:p w14:paraId="0327B008" w14:textId="77777777" w:rsidR="00A601DF" w:rsidRPr="00EC76D5" w:rsidRDefault="00A601DF" w:rsidP="00A601DF">
      <w:pPr>
        <w:pStyle w:val="Code"/>
      </w:pPr>
      <w:r w:rsidRPr="00EC76D5">
        <w:t xml:space="preserve">    }</w:t>
      </w:r>
    </w:p>
    <w:p w14:paraId="2498D2B6" w14:textId="77777777" w:rsidR="00A601DF" w:rsidRPr="00EC76D5" w:rsidRDefault="00A601DF" w:rsidP="00A601DF">
      <w:pPr>
        <w:pStyle w:val="Code"/>
      </w:pPr>
      <w:r w:rsidRPr="00EC76D5">
        <w:t xml:space="preserve">  | LEFT_PAREN expression RIGHT_PAREN {</w:t>
      </w:r>
    </w:p>
    <w:p w14:paraId="15D8659E" w14:textId="77777777" w:rsidR="00A601DF" w:rsidRPr="00EC76D5" w:rsidRDefault="00A601DF" w:rsidP="00A601DF">
      <w:pPr>
        <w:pStyle w:val="Code"/>
      </w:pPr>
      <w:r w:rsidRPr="00EC76D5">
        <w:t xml:space="preserve">      $$ = $2; </w:t>
      </w:r>
    </w:p>
    <w:p w14:paraId="2644860F" w14:textId="77777777" w:rsidR="00A601DF" w:rsidRPr="00EC76D5" w:rsidRDefault="00A601DF" w:rsidP="00A601DF">
      <w:pPr>
        <w:pStyle w:val="Code"/>
        <w:rPr>
          <w:b/>
        </w:rPr>
      </w:pPr>
      <w:r w:rsidRPr="00EC76D5">
        <w:t xml:space="preserve">    };</w:t>
      </w:r>
    </w:p>
    <w:p w14:paraId="074EEC8B" w14:textId="214319E1" w:rsidR="00E40B78" w:rsidRPr="00EC76D5" w:rsidRDefault="009A5FF5" w:rsidP="00A601DF">
      <w:pPr>
        <w:pStyle w:val="CodeHeader"/>
      </w:pPr>
      <w:r w:rsidRPr="00EC76D5">
        <w:t>GenerateSyntaxTree.java</w:t>
      </w:r>
    </w:p>
    <w:p w14:paraId="50B5FC42" w14:textId="77777777" w:rsidR="005B693F" w:rsidRPr="00EC76D5" w:rsidRDefault="005B693F" w:rsidP="005B693F">
      <w:pPr>
        <w:pStyle w:val="Code"/>
      </w:pPr>
      <w:r w:rsidRPr="00EC76D5">
        <w:t xml:space="preserve">  public static SyntaxTree generateVariableExpression(String name) {</w:t>
      </w:r>
    </w:p>
    <w:p w14:paraId="709B4578" w14:textId="77777777" w:rsidR="005B693F" w:rsidRPr="00EC76D5" w:rsidRDefault="005B693F" w:rsidP="005B693F">
      <w:pPr>
        <w:pStyle w:val="Code"/>
      </w:pPr>
      <w:r w:rsidRPr="00EC76D5">
        <w:t xml:space="preserve">    Symbol symbol = Main.CurrentTable.lookupSymbol(name);</w:t>
      </w:r>
    </w:p>
    <w:p w14:paraId="0FC4F01A" w14:textId="77777777" w:rsidR="005B693F" w:rsidRPr="00EC76D5" w:rsidRDefault="005B693F" w:rsidP="005B693F">
      <w:pPr>
        <w:pStyle w:val="Code"/>
      </w:pPr>
      <w:r w:rsidRPr="00EC76D5">
        <w:t xml:space="preserve">    Assert.error(symbol != null, name, "unknown variable");</w:t>
      </w:r>
    </w:p>
    <w:p w14:paraId="113BD151" w14:textId="77777777" w:rsidR="005B693F" w:rsidRPr="00EC76D5" w:rsidRDefault="005B693F" w:rsidP="005B693F">
      <w:pPr>
        <w:pStyle w:val="Code"/>
      </w:pPr>
      <w:r w:rsidRPr="00EC76D5">
        <w:t xml:space="preserve">    Assert.error(symbol.getStorage() != Storage.Typedef,</w:t>
      </w:r>
    </w:p>
    <w:p w14:paraId="3ED9C8EC" w14:textId="77777777" w:rsidR="005B693F" w:rsidRPr="00EC76D5" w:rsidRDefault="005B693F" w:rsidP="005B693F">
      <w:pPr>
        <w:pStyle w:val="Code"/>
      </w:pPr>
      <w:r w:rsidRPr="00EC76D5">
        <w:t xml:space="preserve">                 name, "typedef name in expression");</w:t>
      </w:r>
    </w:p>
    <w:p w14:paraId="43FDDDED" w14:textId="77777777" w:rsidR="005B693F" w:rsidRPr="00EC76D5" w:rsidRDefault="005B693F" w:rsidP="005B693F">
      <w:pPr>
        <w:pStyle w:val="Code"/>
      </w:pPr>
      <w:r w:rsidRPr="00EC76D5">
        <w:lastRenderedPageBreak/>
        <w:t xml:space="preserve">    symbol.setReferred(true);</w:t>
      </w:r>
    </w:p>
    <w:p w14:paraId="7D379EEA" w14:textId="77777777" w:rsidR="005B693F" w:rsidRPr="00EC76D5" w:rsidRDefault="005B693F" w:rsidP="005B693F">
      <w:pPr>
        <w:pStyle w:val="Code"/>
      </w:pPr>
      <w:r w:rsidRPr="00EC76D5">
        <w:t xml:space="preserve">    return (new SyntaxTree(MiddleOperator.Variable, symbol));</w:t>
      </w:r>
    </w:p>
    <w:p w14:paraId="59D884B2" w14:textId="77777777" w:rsidR="005B693F" w:rsidRPr="00EC76D5" w:rsidRDefault="005B693F" w:rsidP="005B693F">
      <w:pPr>
        <w:pStyle w:val="Code"/>
      </w:pPr>
      <w:r w:rsidRPr="00EC76D5">
        <w:t xml:space="preserve">  }  </w:t>
      </w:r>
    </w:p>
    <w:p w14:paraId="6FD2C474" w14:textId="62678D15" w:rsidR="00E40B78" w:rsidRPr="00EC76D5" w:rsidRDefault="005B693F" w:rsidP="005B693F">
      <w:pPr>
        <w:pStyle w:val="Code"/>
      </w:pPr>
      <w:r w:rsidRPr="00EC76D5">
        <w:t>}</w:t>
      </w:r>
    </w:p>
    <w:p w14:paraId="570D881C" w14:textId="54423674" w:rsidR="001F45AC" w:rsidRPr="00EC76D5" w:rsidRDefault="0064050B" w:rsidP="00E40B78">
      <w:pPr>
        <w:pStyle w:val="Rubrik1"/>
      </w:pPr>
      <w:bookmarkStart w:id="341" w:name="_Toc481936218"/>
      <w:r w:rsidRPr="00EC76D5">
        <w:lastRenderedPageBreak/>
        <w:t xml:space="preserve">The Type </w:t>
      </w:r>
      <w:r w:rsidR="00897F09" w:rsidRPr="00EC76D5">
        <w:t>System</w:t>
      </w:r>
      <w:bookmarkEnd w:id="341"/>
    </w:p>
    <w:p w14:paraId="3D2B87B8" w14:textId="77777777" w:rsidR="003C1C4C" w:rsidRPr="00EC76D5" w:rsidRDefault="003C1C4C" w:rsidP="003C1C4C">
      <w:r w:rsidRPr="00EC76D5">
        <w:t xml:space="preserve">C has a rather large set of types. The simple types are made up of the integral types signed and unsigned </w:t>
      </w:r>
      <w:r w:rsidRPr="00EC76D5">
        <w:rPr>
          <w:rStyle w:val="CodeInText"/>
        </w:rPr>
        <w:t>char</w:t>
      </w:r>
      <w:r w:rsidRPr="00EC76D5">
        <w:t xml:space="preserve">, </w:t>
      </w:r>
      <w:r w:rsidRPr="00EC76D5">
        <w:rPr>
          <w:rStyle w:val="CodeInText"/>
        </w:rPr>
        <w:t>short</w:t>
      </w:r>
      <w:r w:rsidRPr="00EC76D5">
        <w:t xml:space="preserve">, </w:t>
      </w:r>
      <w:r w:rsidRPr="00EC76D5">
        <w:rPr>
          <w:rStyle w:val="CodeInText"/>
        </w:rPr>
        <w:t>int</w:t>
      </w:r>
      <w:r w:rsidRPr="00EC76D5">
        <w:t xml:space="preserve">, and </w:t>
      </w:r>
      <w:r w:rsidRPr="00EC76D5">
        <w:rPr>
          <w:rStyle w:val="CodeInText"/>
        </w:rPr>
        <w:t>long</w:t>
      </w:r>
      <w:r w:rsidRPr="00EC76D5">
        <w:t xml:space="preserve"> as well as the floating types </w:t>
      </w:r>
      <w:r w:rsidRPr="00EC76D5">
        <w:rPr>
          <w:rStyle w:val="CodeInText"/>
        </w:rPr>
        <w:t>float,</w:t>
      </w:r>
      <w:r w:rsidRPr="00EC76D5">
        <w:t xml:space="preserve"> </w:t>
      </w:r>
      <w:r w:rsidRPr="00EC76D5">
        <w:rPr>
          <w:rStyle w:val="CodeInText"/>
        </w:rPr>
        <w:t>double</w:t>
      </w:r>
      <w:r w:rsidRPr="00EC76D5">
        <w:t xml:space="preserve">, and </w:t>
      </w:r>
      <w:r w:rsidRPr="00EC76D5">
        <w:rPr>
          <w:rStyle w:val="CodeInText"/>
        </w:rPr>
        <w:t>long</w:t>
      </w:r>
      <w:r w:rsidRPr="00EC76D5">
        <w:t xml:space="preserve"> </w:t>
      </w:r>
      <w:r w:rsidRPr="00EC76D5">
        <w:rPr>
          <w:rStyle w:val="CodeInText"/>
        </w:rPr>
        <w:t>double</w:t>
      </w:r>
      <w:r w:rsidRPr="00EC76D5">
        <w:t>. The compound type are pointers, arrays, structs, unions, and functions. Values of enumeration type</w:t>
      </w:r>
      <w:r w:rsidR="00013A4B" w:rsidRPr="00EC76D5">
        <w:t>s</w:t>
      </w:r>
      <w:r w:rsidRPr="00EC76D5">
        <w:t xml:space="preserve"> (</w:t>
      </w:r>
      <w:r w:rsidRPr="00EC76D5">
        <w:rPr>
          <w:rStyle w:val="CodeInText"/>
        </w:rPr>
        <w:t>enum</w:t>
      </w:r>
      <w:r w:rsidR="00013A4B" w:rsidRPr="00EC76D5">
        <w:t>) are stored as signed integer.</w:t>
      </w:r>
      <w:r w:rsidR="00004FDA" w:rsidRPr="00EC76D5">
        <w:t xml:space="preserve"> Moreover, a type can also be </w:t>
      </w:r>
      <w:r w:rsidR="00004FDA" w:rsidRPr="00EC76D5">
        <w:rPr>
          <w:rStyle w:val="CodeInText0"/>
        </w:rPr>
        <w:t>constant</w:t>
      </w:r>
      <w:r w:rsidR="00004FDA" w:rsidRPr="00EC76D5">
        <w:t xml:space="preserve"> or </w:t>
      </w:r>
      <w:r w:rsidR="00004FDA" w:rsidRPr="00EC76D5">
        <w:rPr>
          <w:rStyle w:val="CodeInText0"/>
        </w:rPr>
        <w:t>volatile</w:t>
      </w:r>
      <w:r w:rsidR="00004FDA" w:rsidRPr="00EC76D5">
        <w:t>.</w:t>
      </w:r>
    </w:p>
    <w:p w14:paraId="4A0266C0" w14:textId="42F23B3C" w:rsidR="00130D9D" w:rsidRPr="00EC76D5" w:rsidRDefault="00130D9D" w:rsidP="00D51AF3">
      <w:pPr>
        <w:pStyle w:val="Rubrik2"/>
        <w:rPr>
          <w:ins w:id="342" w:author="Stefan Bjornander" w:date="2015-04-25T10:17:00Z"/>
        </w:rPr>
      </w:pPr>
      <w:bookmarkStart w:id="343" w:name="_Ref479084909"/>
      <w:bookmarkStart w:id="344" w:name="_Toc481936219"/>
      <w:r w:rsidRPr="00EC76D5">
        <w:t>The Type Class</w:t>
      </w:r>
      <w:bookmarkEnd w:id="343"/>
      <w:bookmarkEnd w:id="344"/>
    </w:p>
    <w:p w14:paraId="592CA379" w14:textId="0CFB0DFD" w:rsidR="00132B4A" w:rsidRPr="00EC76D5" w:rsidRDefault="00132B4A">
      <w:pPr>
        <w:pPrChange w:id="345" w:author="Stefan Bjornander" w:date="2015-04-25T10:17:00Z">
          <w:pPr>
            <w:pStyle w:val="Rubrik2"/>
          </w:pPr>
        </w:pPrChange>
      </w:pPr>
      <w:ins w:id="346" w:author="Stefan Bjornander" w:date="2015-04-25T10:17:00Z">
        <w:r w:rsidRPr="00EC76D5">
          <w:t xml:space="preserve">The </w:t>
        </w:r>
        <w:r w:rsidRPr="00EC76D5">
          <w:rPr>
            <w:rStyle w:val="CodeInText"/>
          </w:rPr>
          <w:t>Type</w:t>
        </w:r>
        <w:r w:rsidRPr="00EC76D5">
          <w:t xml:space="preserve"> class hold information about a type.</w:t>
        </w:r>
        <w:r w:rsidR="004C4A09" w:rsidRPr="00EC76D5">
          <w:t xml:space="preserve"> The </w:t>
        </w:r>
      </w:ins>
      <w:ins w:id="347" w:author="Stefan Bjornander" w:date="2015-04-25T10:18:00Z">
        <w:r w:rsidR="004C4A09" w:rsidRPr="00EC76D5">
          <w:t xml:space="preserve">default </w:t>
        </w:r>
      </w:ins>
      <w:ins w:id="348" w:author="Stefan Bjornander" w:date="2015-04-25T10:17:00Z">
        <w:r w:rsidR="004C4A09" w:rsidRPr="00EC76D5">
          <w:t xml:space="preserve">constructor </w:t>
        </w:r>
      </w:ins>
      <w:ins w:id="349" w:author="Stefan Bjornander" w:date="2015-04-25T10:18:00Z">
        <w:r w:rsidR="004C4A09" w:rsidRPr="00EC76D5">
          <w:t xml:space="preserve">is </w:t>
        </w:r>
      </w:ins>
      <w:ins w:id="350" w:author="Stefan Bjornander" w:date="2015-04-25T10:17:00Z">
        <w:r w:rsidR="004C4A09" w:rsidRPr="00EC76D5">
          <w:t>private</w:t>
        </w:r>
      </w:ins>
      <w:ins w:id="351" w:author="Stefan Bjornander" w:date="2015-04-25T10:18:00Z">
        <w:r w:rsidR="00032DD9" w:rsidRPr="00EC76D5">
          <w:t>, which makes it impossible to</w:t>
        </w:r>
      </w:ins>
      <w:ins w:id="352" w:author="Stefan Bjornander" w:date="2015-04-25T10:21:00Z">
        <w:r w:rsidR="00032DD9" w:rsidRPr="00EC76D5">
          <w:t xml:space="preserve"> explicitly</w:t>
        </w:r>
      </w:ins>
      <w:ins w:id="353" w:author="Stefan Bjornander" w:date="2015-04-25T10:18:00Z">
        <w:r w:rsidR="00032DD9" w:rsidRPr="00EC76D5">
          <w:t xml:space="preserve"> </w:t>
        </w:r>
      </w:ins>
      <w:ins w:id="354" w:author="Stefan Bjornander" w:date="2015-04-25T10:21:00Z">
        <w:r w:rsidR="00032DD9" w:rsidRPr="00EC76D5">
          <w:t xml:space="preserve">create type objects. </w:t>
        </w:r>
      </w:ins>
      <w:ins w:id="355" w:author="Stefan Bjornander" w:date="2015-04-25T10:25:00Z">
        <w:r w:rsidR="00032DD9" w:rsidRPr="00EC76D5">
          <w:t>Instead</w:t>
        </w:r>
      </w:ins>
      <w:ins w:id="356" w:author="Stefan Bjornander" w:date="2015-04-25T10:21:00Z">
        <w:r w:rsidR="00032DD9" w:rsidRPr="00EC76D5">
          <w:t xml:space="preserve">, </w:t>
        </w:r>
      </w:ins>
      <w:ins w:id="357" w:author="Stefan Bjornander" w:date="2015-04-25T10:25:00Z">
        <w:r w:rsidR="00032DD9" w:rsidRPr="00EC76D5">
          <w:t xml:space="preserve">there is a series of static </w:t>
        </w:r>
      </w:ins>
      <w:r w:rsidR="0072083F" w:rsidRPr="00EC76D5">
        <w:rPr>
          <w:rStyle w:val="CodeInText0"/>
        </w:rPr>
        <w:t>create</w:t>
      </w:r>
      <w:r w:rsidR="0072083F" w:rsidRPr="00EC76D5">
        <w:t>-</w:t>
      </w:r>
      <w:ins w:id="358" w:author="Stefan Bjornander" w:date="2015-04-25T10:25:00Z">
        <w:r w:rsidR="00032DD9" w:rsidRPr="00EC76D5">
          <w:t xml:space="preserve">methods that create and return a </w:t>
        </w:r>
      </w:ins>
      <w:r w:rsidR="004D2F48" w:rsidRPr="00EC76D5">
        <w:t>T</w:t>
      </w:r>
      <w:ins w:id="359" w:author="Stefan Bjornander" w:date="2015-04-25T10:25:00Z">
        <w:r w:rsidR="00032DD9" w:rsidRPr="00EC76D5">
          <w:t>ype object.</w:t>
        </w:r>
      </w:ins>
    </w:p>
    <w:p w14:paraId="20883CFD" w14:textId="64E9573E" w:rsidR="00223105" w:rsidRPr="00EC76D5" w:rsidRDefault="00223105" w:rsidP="004C3909">
      <w:pPr>
        <w:pStyle w:val="CodeHeader"/>
      </w:pPr>
      <w:r w:rsidRPr="00EC76D5">
        <w:t>Type.java</w:t>
      </w:r>
    </w:p>
    <w:p w14:paraId="093CD484" w14:textId="77777777" w:rsidR="009E5F57" w:rsidRPr="00EC76D5" w:rsidRDefault="009E5F57" w:rsidP="009E5F57">
      <w:pPr>
        <w:pStyle w:val="Code"/>
      </w:pPr>
      <w:r w:rsidRPr="00EC76D5">
        <w:t>package c_compiler;</w:t>
      </w:r>
    </w:p>
    <w:p w14:paraId="7DB18E56" w14:textId="77777777" w:rsidR="009E5F57" w:rsidRPr="00EC76D5" w:rsidRDefault="009E5F57" w:rsidP="009E5F57">
      <w:pPr>
        <w:pStyle w:val="Code"/>
      </w:pPr>
      <w:r w:rsidRPr="00EC76D5">
        <w:t>import java.math.*;</w:t>
      </w:r>
    </w:p>
    <w:p w14:paraId="1FAE76E6" w14:textId="77777777" w:rsidR="009E5F57" w:rsidRPr="00EC76D5" w:rsidRDefault="009E5F57" w:rsidP="009E5F57">
      <w:pPr>
        <w:pStyle w:val="Code"/>
      </w:pPr>
      <w:r w:rsidRPr="00EC76D5">
        <w:t>import java.util.*;</w:t>
      </w:r>
    </w:p>
    <w:p w14:paraId="03142090" w14:textId="77777777" w:rsidR="009E5F57" w:rsidRPr="00EC76D5" w:rsidRDefault="009E5F57" w:rsidP="009E5F57">
      <w:pPr>
        <w:pStyle w:val="Code"/>
      </w:pPr>
    </w:p>
    <w:p w14:paraId="3631E0F8" w14:textId="77777777" w:rsidR="009E5F57" w:rsidRPr="00EC76D5" w:rsidRDefault="009E5F57" w:rsidP="009E5F57">
      <w:pPr>
        <w:pStyle w:val="Code"/>
      </w:pPr>
      <w:r w:rsidRPr="00EC76D5">
        <w:t>public class Type {</w:t>
      </w:r>
    </w:p>
    <w:p w14:paraId="32906DD4" w14:textId="77777777" w:rsidR="009E5F57" w:rsidRPr="00EC76D5" w:rsidRDefault="009E5F57" w:rsidP="009E5F57">
      <w:pPr>
        <w:pStyle w:val="Code"/>
      </w:pPr>
      <w:r w:rsidRPr="00EC76D5">
        <w:t xml:space="preserve">  public static Type SignedIntegerType =</w:t>
      </w:r>
    </w:p>
    <w:p w14:paraId="69D21F6D" w14:textId="77777777" w:rsidR="009E5F57" w:rsidRPr="00EC76D5" w:rsidRDefault="009E5F57" w:rsidP="009E5F57">
      <w:pPr>
        <w:pStyle w:val="Code"/>
      </w:pPr>
      <w:r w:rsidRPr="00EC76D5">
        <w:t xml:space="preserve">                Type.createArithmeticType(Sort.Signed_Int);</w:t>
      </w:r>
    </w:p>
    <w:p w14:paraId="3D0C8864" w14:textId="77777777" w:rsidR="009E5F57" w:rsidRPr="00EC76D5" w:rsidRDefault="009E5F57" w:rsidP="009E5F57">
      <w:pPr>
        <w:pStyle w:val="Code"/>
      </w:pPr>
      <w:r w:rsidRPr="00EC76D5">
        <w:t xml:space="preserve">  public static Type UnsignedIntegerType =</w:t>
      </w:r>
    </w:p>
    <w:p w14:paraId="24D93E78" w14:textId="77777777" w:rsidR="009E5F57" w:rsidRPr="00EC76D5" w:rsidRDefault="009E5F57" w:rsidP="009E5F57">
      <w:pPr>
        <w:pStyle w:val="Code"/>
      </w:pPr>
      <w:r w:rsidRPr="00EC76D5">
        <w:t xml:space="preserve">                Type.createArithmeticType(Sort.Unsigned_Int);</w:t>
      </w:r>
    </w:p>
    <w:p w14:paraId="3D3E48C7" w14:textId="77777777" w:rsidR="009E5F57" w:rsidRPr="00EC76D5" w:rsidRDefault="009E5F57" w:rsidP="009E5F57">
      <w:pPr>
        <w:pStyle w:val="Code"/>
      </w:pPr>
      <w:r w:rsidRPr="00EC76D5">
        <w:t xml:space="preserve">  public static Type DoubleType = Type.createArithmeticType(Sort.Double);</w:t>
      </w:r>
    </w:p>
    <w:p w14:paraId="197AC333" w14:textId="77777777" w:rsidR="009E5F57" w:rsidRPr="00EC76D5" w:rsidRDefault="009E5F57" w:rsidP="009E5F57">
      <w:pPr>
        <w:pStyle w:val="Code"/>
      </w:pPr>
      <w:r w:rsidRPr="00EC76D5">
        <w:t xml:space="preserve">  public static Type LogicalType = Type.createArithmeticType(Sort.Logical);</w:t>
      </w:r>
    </w:p>
    <w:p w14:paraId="159F4B41" w14:textId="77777777" w:rsidR="009E5F57" w:rsidRPr="00EC76D5" w:rsidRDefault="009E5F57" w:rsidP="009E5F57">
      <w:pPr>
        <w:pStyle w:val="Code"/>
      </w:pPr>
      <w:r w:rsidRPr="00EC76D5">
        <w:t xml:space="preserve">  public static Type SignedCharType =</w:t>
      </w:r>
    </w:p>
    <w:p w14:paraId="1B16BA48" w14:textId="77777777" w:rsidR="009E5F57" w:rsidRPr="00EC76D5" w:rsidRDefault="009E5F57" w:rsidP="009E5F57">
      <w:pPr>
        <w:pStyle w:val="Code"/>
      </w:pPr>
      <w:r w:rsidRPr="00EC76D5">
        <w:t xml:space="preserve">                Type.createArithmeticType(Sort.Signed_Char);</w:t>
      </w:r>
    </w:p>
    <w:p w14:paraId="51F52270" w14:textId="77777777" w:rsidR="009E5F57" w:rsidRPr="00EC76D5" w:rsidRDefault="009E5F57" w:rsidP="009E5F57">
      <w:pPr>
        <w:pStyle w:val="Code"/>
      </w:pPr>
      <w:r w:rsidRPr="00EC76D5">
        <w:t xml:space="preserve">  public static Type UnsignedCharType =</w:t>
      </w:r>
    </w:p>
    <w:p w14:paraId="44370B10" w14:textId="77777777" w:rsidR="009E5F57" w:rsidRPr="00EC76D5" w:rsidRDefault="009E5F57" w:rsidP="009E5F57">
      <w:pPr>
        <w:pStyle w:val="Code"/>
      </w:pPr>
      <w:r w:rsidRPr="00EC76D5">
        <w:t xml:space="preserve">                Type.createArithmeticType(Sort.Unsigned_Char);</w:t>
      </w:r>
    </w:p>
    <w:p w14:paraId="0EB03FA1" w14:textId="77777777" w:rsidR="009E5F57" w:rsidRPr="00EC76D5" w:rsidRDefault="009E5F57" w:rsidP="009E5F57">
      <w:pPr>
        <w:pStyle w:val="Code"/>
      </w:pPr>
      <w:r w:rsidRPr="00EC76D5">
        <w:t xml:space="preserve">  public static Type StringType = Type.createArithmeticType(Sort.String);</w:t>
      </w:r>
    </w:p>
    <w:p w14:paraId="1A85BCA9" w14:textId="77777777" w:rsidR="009E5F57" w:rsidRPr="00EC76D5" w:rsidRDefault="009E5F57" w:rsidP="009E5F57">
      <w:pPr>
        <w:pStyle w:val="Code"/>
      </w:pPr>
      <w:r w:rsidRPr="00EC76D5">
        <w:t xml:space="preserve">  public static Type VoidType = Type.createArithmeticType(Sort.Void);</w:t>
      </w:r>
    </w:p>
    <w:p w14:paraId="5406A21B" w14:textId="77777777" w:rsidR="009E5F57" w:rsidRPr="00EC76D5" w:rsidRDefault="009E5F57" w:rsidP="009E5F57">
      <w:pPr>
        <w:pStyle w:val="Code"/>
      </w:pPr>
      <w:r w:rsidRPr="00EC76D5">
        <w:t xml:space="preserve">  public static Type PointerType = Type.createPointerType(SignedIntegerType);</w:t>
      </w:r>
    </w:p>
    <w:p w14:paraId="4DEF3A5E" w14:textId="5A3F7B0E" w:rsidR="00EF5076" w:rsidRPr="00EC76D5" w:rsidRDefault="00EF5076" w:rsidP="00D51AF3">
      <w:pPr>
        <w:pStyle w:val="Rubrik3"/>
        <w:rPr>
          <w:ins w:id="360" w:author="Stefan Bjornander" w:date="2015-04-25T10:32:00Z"/>
        </w:rPr>
      </w:pPr>
      <w:bookmarkStart w:id="361" w:name="_Toc481936220"/>
      <w:r w:rsidRPr="00EC76D5">
        <w:t>Arithmetic Types</w:t>
      </w:r>
      <w:bookmarkEnd w:id="361"/>
    </w:p>
    <w:p w14:paraId="6D9F17A4" w14:textId="77777777" w:rsidR="00AC202D" w:rsidRPr="00EC76D5" w:rsidRDefault="00AC202D">
      <w:pPr>
        <w:ind w:left="720" w:hanging="720"/>
        <w:rPr>
          <w:ins w:id="362" w:author="Stefan Bjornander" w:date="2015-04-25T10:33:00Z"/>
        </w:rPr>
        <w:pPrChange w:id="363" w:author="Stefan Bjornander" w:date="2015-04-25T10:34:00Z">
          <w:pPr>
            <w:pStyle w:val="Rubrik3"/>
          </w:pPr>
        </w:pPrChange>
      </w:pPr>
      <w:ins w:id="364" w:author="Stefan Bjornander" w:date="2015-04-25T10:32:00Z">
        <w:r w:rsidRPr="00EC76D5">
          <w:t>An ar</w:t>
        </w:r>
      </w:ins>
      <w:ins w:id="365" w:author="Stefan Bjornander" w:date="2015-04-25T10:34:00Z">
        <w:r w:rsidRPr="00EC76D5">
          <w:t xml:space="preserve">ithmetic </w:t>
        </w:r>
      </w:ins>
      <w:ins w:id="366" w:author="Stefan Bjornander" w:date="2015-04-25T10:32:00Z">
        <w:r w:rsidRPr="00EC76D5">
          <w:t xml:space="preserve">type is either </w:t>
        </w:r>
      </w:ins>
      <w:ins w:id="367" w:author="Stefan Bjornander" w:date="2015-04-25T10:33:00Z">
        <w:r w:rsidRPr="00EC76D5">
          <w:t xml:space="preserve">integral or floating, and is determined by the </w:t>
        </w:r>
        <w:r w:rsidRPr="00EC76D5">
          <w:rPr>
            <w:rStyle w:val="CodeInText"/>
            <w:color w:val="auto"/>
            <w:rPrChange w:id="368" w:author="Stefan Bjornander" w:date="2015-04-25T10:34:00Z">
              <w:rPr/>
            </w:rPrChange>
          </w:rPr>
          <w:t>m</w:t>
        </w:r>
      </w:ins>
      <w:ins w:id="369" w:author="Stefan Bjornander" w:date="2015-04-25T10:34:00Z">
        <w:r w:rsidRPr="00EC76D5">
          <w:rPr>
            <w:rStyle w:val="CodeInText"/>
            <w:color w:val="auto"/>
            <w:rPrChange w:id="370" w:author="Stefan Bjornander" w:date="2015-04-25T10:34:00Z">
              <w:rPr/>
            </w:rPrChange>
          </w:rPr>
          <w:t>_</w:t>
        </w:r>
      </w:ins>
      <w:ins w:id="371" w:author="Stefan Bjornander" w:date="2015-04-25T10:33:00Z">
        <w:r w:rsidRPr="00EC76D5">
          <w:rPr>
            <w:rStyle w:val="CodeInText"/>
            <w:color w:val="auto"/>
            <w:rPrChange w:id="372" w:author="Stefan Bjornander" w:date="2015-04-25T10:34:00Z">
              <w:rPr/>
            </w:rPrChange>
          </w:rPr>
          <w:t>sort</w:t>
        </w:r>
        <w:r w:rsidRPr="00EC76D5">
          <w:t xml:space="preserve"> field</w:t>
        </w:r>
      </w:ins>
      <w:ins w:id="373" w:author="Stefan Bjornander" w:date="2015-04-25T10:34:00Z">
        <w:r w:rsidRPr="00EC76D5">
          <w:t>.</w:t>
        </w:r>
      </w:ins>
    </w:p>
    <w:p w14:paraId="0B5AD336" w14:textId="77777777" w:rsidR="00AC202D" w:rsidRPr="00EC76D5" w:rsidRDefault="00AC202D">
      <w:pPr>
        <w:pStyle w:val="CodeHeader"/>
        <w:rPr>
          <w:ins w:id="374" w:author="Stefan Bjornander" w:date="2015-04-25T10:33:00Z"/>
        </w:rPr>
        <w:pPrChange w:id="375" w:author="Stefan Bjornander" w:date="2015-04-25T10:33:00Z">
          <w:pPr>
            <w:pStyle w:val="Rubrik3"/>
          </w:pPr>
        </w:pPrChange>
      </w:pPr>
      <w:ins w:id="376" w:author="Stefan Bjornander" w:date="2015-04-25T10:33:00Z">
        <w:r w:rsidRPr="00EC76D5">
          <w:t>Sort.java</w:t>
        </w:r>
      </w:ins>
    </w:p>
    <w:p w14:paraId="6FE96E3D" w14:textId="77777777" w:rsidR="00207516" w:rsidRPr="00EC76D5" w:rsidRDefault="00207516" w:rsidP="00207516">
      <w:pPr>
        <w:pStyle w:val="Code"/>
      </w:pPr>
      <w:r w:rsidRPr="00EC76D5">
        <w:t>package c_compiler;</w:t>
      </w:r>
    </w:p>
    <w:p w14:paraId="69371291" w14:textId="77777777" w:rsidR="00207516" w:rsidRPr="00EC76D5" w:rsidRDefault="00207516" w:rsidP="00207516">
      <w:pPr>
        <w:pStyle w:val="Code"/>
      </w:pPr>
    </w:p>
    <w:p w14:paraId="00D040FC" w14:textId="77777777" w:rsidR="00207516" w:rsidRPr="00EC76D5" w:rsidRDefault="00207516" w:rsidP="00207516">
      <w:pPr>
        <w:pStyle w:val="Code"/>
      </w:pPr>
      <w:r w:rsidRPr="00EC76D5">
        <w:t>public enum Sort {Void, Boolean, Signed_Char, Unsigned_Char,</w:t>
      </w:r>
    </w:p>
    <w:p w14:paraId="5059C422" w14:textId="77777777" w:rsidR="00207516" w:rsidRPr="00EC76D5" w:rsidRDefault="00207516" w:rsidP="00207516">
      <w:pPr>
        <w:pStyle w:val="Code"/>
      </w:pPr>
      <w:r w:rsidRPr="00EC76D5">
        <w:t xml:space="preserve">                  Signed_Short_Int, Unsigned_Short_Int, Signed_Int,</w:t>
      </w:r>
    </w:p>
    <w:p w14:paraId="1EC63C39" w14:textId="77777777" w:rsidR="00207516" w:rsidRPr="00EC76D5" w:rsidRDefault="00207516" w:rsidP="00207516">
      <w:pPr>
        <w:pStyle w:val="Code"/>
      </w:pPr>
      <w:r w:rsidRPr="00EC76D5">
        <w:t xml:space="preserve">                  Unsigned_Int, Signed_Long_Int, Unsigned_Long_Int,</w:t>
      </w:r>
    </w:p>
    <w:p w14:paraId="36011CEA" w14:textId="77777777" w:rsidR="00207516" w:rsidRPr="00EC76D5" w:rsidRDefault="00207516" w:rsidP="00207516">
      <w:pPr>
        <w:pStyle w:val="Code"/>
      </w:pPr>
      <w:r w:rsidRPr="00EC76D5">
        <w:t xml:space="preserve">                  Float, Double, Long_Double, String,</w:t>
      </w:r>
    </w:p>
    <w:p w14:paraId="63BF1E6A" w14:textId="77777777" w:rsidR="00207516" w:rsidRPr="00EC76D5" w:rsidRDefault="00207516" w:rsidP="00207516">
      <w:pPr>
        <w:pStyle w:val="Code"/>
      </w:pPr>
      <w:r w:rsidRPr="00EC76D5">
        <w:t xml:space="preserve">                  Pointer, Array, Struct, Union, Enumeration,</w:t>
      </w:r>
    </w:p>
    <w:p w14:paraId="2E9C3D21" w14:textId="77777777" w:rsidR="00207516" w:rsidRPr="00EC76D5" w:rsidRDefault="00207516" w:rsidP="00207516">
      <w:pPr>
        <w:pStyle w:val="Code"/>
        <w:rPr>
          <w:b/>
        </w:rPr>
      </w:pPr>
      <w:r w:rsidRPr="00EC76D5">
        <w:t xml:space="preserve">                  Function, Logical}; </w:t>
      </w:r>
    </w:p>
    <w:p w14:paraId="769E0DA7" w14:textId="60B8DA51" w:rsidR="009E5C9B" w:rsidRPr="00EC76D5" w:rsidRDefault="009E5C9B" w:rsidP="00207516">
      <w:pPr>
        <w:pStyle w:val="CodeHeader"/>
      </w:pPr>
      <w:r w:rsidRPr="00EC76D5">
        <w:t>Type.java</w:t>
      </w:r>
    </w:p>
    <w:p w14:paraId="0BC00B1A" w14:textId="77777777" w:rsidR="00207516" w:rsidRPr="00EC76D5" w:rsidRDefault="00207516" w:rsidP="00207516">
      <w:pPr>
        <w:pStyle w:val="Code"/>
      </w:pPr>
      <w:r w:rsidRPr="00EC76D5">
        <w:t xml:space="preserve">  private Sort m_sort;</w:t>
      </w:r>
    </w:p>
    <w:p w14:paraId="6176A51B" w14:textId="77777777" w:rsidR="00207516" w:rsidRPr="00EC76D5" w:rsidRDefault="00207516" w:rsidP="00207516">
      <w:pPr>
        <w:pStyle w:val="Code"/>
      </w:pPr>
      <w:r w:rsidRPr="00EC76D5">
        <w:t xml:space="preserve">  </w:t>
      </w:r>
    </w:p>
    <w:p w14:paraId="1FA8F3A6" w14:textId="77777777" w:rsidR="00207516" w:rsidRPr="00EC76D5" w:rsidRDefault="00207516" w:rsidP="00207516">
      <w:pPr>
        <w:pStyle w:val="Code"/>
      </w:pPr>
      <w:r w:rsidRPr="00EC76D5">
        <w:t xml:space="preserve">  public Sort getSort() {</w:t>
      </w:r>
    </w:p>
    <w:p w14:paraId="2F97DDEE" w14:textId="77777777" w:rsidR="00207516" w:rsidRPr="00EC76D5" w:rsidRDefault="00207516" w:rsidP="00207516">
      <w:pPr>
        <w:pStyle w:val="Code"/>
      </w:pPr>
      <w:r w:rsidRPr="00EC76D5">
        <w:t xml:space="preserve">    return m_sort;</w:t>
      </w:r>
    </w:p>
    <w:p w14:paraId="7029B6E5" w14:textId="77777777" w:rsidR="00207516" w:rsidRPr="00EC76D5" w:rsidRDefault="00207516" w:rsidP="00207516">
      <w:pPr>
        <w:pStyle w:val="Code"/>
      </w:pPr>
      <w:r w:rsidRPr="00EC76D5">
        <w:t xml:space="preserve">  }</w:t>
      </w:r>
    </w:p>
    <w:p w14:paraId="0B5A5B51" w14:textId="77777777" w:rsidR="00207516" w:rsidRPr="00EC76D5" w:rsidRDefault="00207516" w:rsidP="00207516">
      <w:pPr>
        <w:pStyle w:val="Code"/>
      </w:pPr>
    </w:p>
    <w:p w14:paraId="246DEA19" w14:textId="77777777" w:rsidR="00207516" w:rsidRPr="00EC76D5" w:rsidRDefault="00207516" w:rsidP="00207516">
      <w:pPr>
        <w:pStyle w:val="Code"/>
      </w:pPr>
      <w:r w:rsidRPr="00EC76D5">
        <w:lastRenderedPageBreak/>
        <w:t xml:space="preserve">  public static Type createArithmeticType(Sort sort) {</w:t>
      </w:r>
    </w:p>
    <w:p w14:paraId="27BA9959" w14:textId="77777777" w:rsidR="00207516" w:rsidRPr="00EC76D5" w:rsidRDefault="00207516" w:rsidP="00207516">
      <w:pPr>
        <w:pStyle w:val="Code"/>
      </w:pPr>
      <w:r w:rsidRPr="00EC76D5">
        <w:t xml:space="preserve">    Type type = new Type();</w:t>
      </w:r>
    </w:p>
    <w:p w14:paraId="3C99C41F" w14:textId="77777777" w:rsidR="00207516" w:rsidRPr="00EC76D5" w:rsidRDefault="00207516" w:rsidP="00207516">
      <w:pPr>
        <w:pStyle w:val="Code"/>
      </w:pPr>
      <w:r w:rsidRPr="00EC76D5">
        <w:t xml:space="preserve">    type.m_sort = sort;</w:t>
      </w:r>
    </w:p>
    <w:p w14:paraId="7205BC77" w14:textId="77777777" w:rsidR="00207516" w:rsidRPr="00EC76D5" w:rsidRDefault="00207516" w:rsidP="00207516">
      <w:pPr>
        <w:pStyle w:val="Code"/>
      </w:pPr>
      <w:r w:rsidRPr="00EC76D5">
        <w:t xml:space="preserve">    return type;  </w:t>
      </w:r>
    </w:p>
    <w:p w14:paraId="775964E8" w14:textId="77777777" w:rsidR="00207516" w:rsidRPr="00EC76D5" w:rsidRDefault="00207516" w:rsidP="00207516">
      <w:pPr>
        <w:pStyle w:val="Code"/>
        <w:rPr>
          <w:rFonts w:ascii="Times New Roman" w:eastAsiaTheme="majorEastAsia" w:hAnsi="Times New Roman" w:cstheme="majorBidi"/>
          <w:b/>
          <w:noProof w:val="0"/>
          <w:sz w:val="32"/>
          <w:szCs w:val="24"/>
        </w:rPr>
      </w:pPr>
      <w:r w:rsidRPr="00EC76D5">
        <w:t xml:space="preserve">  } </w:t>
      </w:r>
    </w:p>
    <w:p w14:paraId="2FEC35CB" w14:textId="2D70FB83" w:rsidR="00365A5E" w:rsidRPr="00EC76D5" w:rsidRDefault="00365A5E" w:rsidP="00207516">
      <w:pPr>
        <w:pStyle w:val="Rubrik3"/>
        <w:rPr>
          <w:ins w:id="377" w:author="Stefan Bjornander" w:date="2015-04-25T10:38:00Z"/>
        </w:rPr>
      </w:pPr>
      <w:bookmarkStart w:id="378" w:name="_Toc481936221"/>
      <w:r w:rsidRPr="00EC76D5">
        <w:t>Enum</w:t>
      </w:r>
      <w:r w:rsidR="00D51AF3" w:rsidRPr="00EC76D5">
        <w:t>eration</w:t>
      </w:r>
      <w:r w:rsidRPr="00EC76D5">
        <w:t xml:space="preserve"> Types</w:t>
      </w:r>
      <w:bookmarkEnd w:id="378"/>
    </w:p>
    <w:p w14:paraId="13D87461" w14:textId="64627309" w:rsidR="00157719" w:rsidRPr="00EC76D5" w:rsidRDefault="00157719">
      <w:pPr>
        <w:pPrChange w:id="379" w:author="Stefan Bjornander" w:date="2015-04-25T10:38:00Z">
          <w:pPr>
            <w:pStyle w:val="Rubrik3"/>
          </w:pPr>
        </w:pPrChange>
      </w:pPr>
      <w:ins w:id="380" w:author="Stefan Bjornander" w:date="2015-04-25T10:38:00Z">
        <w:r w:rsidRPr="00EC76D5">
          <w:t>The enumeration type (</w:t>
        </w:r>
        <w:r w:rsidRPr="00EC76D5">
          <w:rPr>
            <w:rStyle w:val="CodeInText"/>
            <w:color w:val="auto"/>
            <w:rPrChange w:id="381" w:author="Stefan Bjornander" w:date="2015-04-25T10:38:00Z">
              <w:rPr/>
            </w:rPrChange>
          </w:rPr>
          <w:t>enum</w:t>
        </w:r>
        <w:r w:rsidRPr="00EC76D5">
          <w:t>) is stored as an assigned integer.</w:t>
        </w:r>
        <w:r w:rsidR="008947FF" w:rsidRPr="00EC76D5">
          <w:t xml:space="preserve"> However, the </w:t>
        </w:r>
        <w:r w:rsidR="008947FF" w:rsidRPr="00EC76D5">
          <w:rPr>
            <w:rStyle w:val="CodeInText"/>
          </w:rPr>
          <w:t>Specifi</w:t>
        </w:r>
      </w:ins>
      <w:r w:rsidR="00EA4C5E" w:rsidRPr="00EC76D5">
        <w:rPr>
          <w:rStyle w:val="CodeInText"/>
        </w:rPr>
        <w:t>er</w:t>
      </w:r>
      <w:ins w:id="382" w:author="Stefan Bjornander" w:date="2015-04-25T10:38:00Z">
        <w:r w:rsidR="008947FF" w:rsidRPr="00EC76D5">
          <w:t xml:space="preserve"> class of Section </w:t>
        </w:r>
      </w:ins>
      <w:r w:rsidR="00E62CBE" w:rsidRPr="00EC76D5">
        <w:fldChar w:fldCharType="begin"/>
      </w:r>
      <w:r w:rsidR="00E62CBE" w:rsidRPr="00EC76D5">
        <w:instrText xml:space="preserve"> REF _Ref418259975 \r \h </w:instrText>
      </w:r>
      <w:r w:rsidR="00E62CBE" w:rsidRPr="00EC76D5">
        <w:fldChar w:fldCharType="separate"/>
      </w:r>
      <w:r w:rsidR="00545E00" w:rsidRPr="00EC76D5">
        <w:t>6.1.2</w:t>
      </w:r>
      <w:r w:rsidR="00E62CBE" w:rsidRPr="00EC76D5">
        <w:fldChar w:fldCharType="end"/>
      </w:r>
      <w:r w:rsidR="00E62CBE" w:rsidRPr="00EC76D5">
        <w:t xml:space="preserve"> </w:t>
      </w:r>
      <w:ins w:id="383" w:author="Stefan Bjornander" w:date="2015-04-25T10:38:00Z">
        <w:r w:rsidR="008947FF" w:rsidRPr="00EC76D5">
          <w:t xml:space="preserve">needs to know if the type is enum </w:t>
        </w:r>
      </w:ins>
      <w:r w:rsidR="00941573" w:rsidRPr="00EC76D5">
        <w:t>to</w:t>
      </w:r>
      <w:ins w:id="384" w:author="Stefan Bjornander" w:date="2015-04-25T10:38:00Z">
        <w:r w:rsidR="008947FF" w:rsidRPr="00EC76D5">
          <w:t xml:space="preserve"> </w:t>
        </w:r>
      </w:ins>
      <w:r w:rsidR="002F35C1">
        <w:t>initializer</w:t>
      </w:r>
      <w:ins w:id="385" w:author="Stefan Bjornander" w:date="2015-04-25T10:38:00Z">
        <w:r w:rsidR="008947FF" w:rsidRPr="00EC76D5">
          <w:t xml:space="preserve">ialize its value. </w:t>
        </w:r>
      </w:ins>
      <w:r w:rsidR="00941573" w:rsidRPr="00EC76D5">
        <w:t>Therefore,</w:t>
      </w:r>
      <w:ins w:id="386" w:author="Stefan Bjornander" w:date="2015-04-25T10:38:00Z">
        <w:r w:rsidR="008947FF" w:rsidRPr="00EC76D5">
          <w:t xml:space="preserve"> we add the </w:t>
        </w:r>
        <w:r w:rsidR="008947FF" w:rsidRPr="00EC76D5">
          <w:rPr>
            <w:rStyle w:val="CodeInText"/>
            <w:color w:val="auto"/>
            <w:rPrChange w:id="387" w:author="Stefan Bjornander" w:date="2015-04-25T10:39:00Z">
              <w:rPr/>
            </w:rPrChange>
          </w:rPr>
          <w:t>m_enum</w:t>
        </w:r>
        <w:r w:rsidR="008947FF" w:rsidRPr="00EC76D5">
          <w:t xml:space="preserve"> field and the </w:t>
        </w:r>
      </w:ins>
      <w:r w:rsidR="00506E8C" w:rsidRPr="00EC76D5">
        <w:rPr>
          <w:rStyle w:val="CodeInText"/>
        </w:rPr>
        <w:t>isEnumeration</w:t>
      </w:r>
      <w:ins w:id="388" w:author="Stefan Bjornander" w:date="2015-04-25T10:38:00Z">
        <w:r w:rsidR="008947FF" w:rsidRPr="00EC76D5">
          <w:t xml:space="preserve"> method.</w:t>
        </w:r>
      </w:ins>
    </w:p>
    <w:p w14:paraId="71F57996" w14:textId="140981DC" w:rsidR="009E5C9B" w:rsidRPr="00EC76D5" w:rsidRDefault="009E5C9B" w:rsidP="009E5C9B">
      <w:pPr>
        <w:pStyle w:val="CodeHeader"/>
      </w:pPr>
      <w:r w:rsidRPr="00EC76D5">
        <w:t>Type.java</w:t>
      </w:r>
    </w:p>
    <w:p w14:paraId="6A58B8BC" w14:textId="77777777" w:rsidR="0090736C" w:rsidRPr="00EC76D5" w:rsidRDefault="0090736C" w:rsidP="0090736C">
      <w:pPr>
        <w:pStyle w:val="Code"/>
      </w:pPr>
      <w:r w:rsidRPr="00EC76D5">
        <w:t xml:space="preserve">  private List&lt;Symbol&gt; m_enumerationList;</w:t>
      </w:r>
    </w:p>
    <w:p w14:paraId="68B3F13E" w14:textId="77777777" w:rsidR="0090736C" w:rsidRPr="00EC76D5" w:rsidRDefault="0090736C" w:rsidP="0090736C">
      <w:pPr>
        <w:pStyle w:val="Code"/>
      </w:pPr>
    </w:p>
    <w:p w14:paraId="5A3AB568" w14:textId="77777777" w:rsidR="0090736C" w:rsidRPr="00EC76D5" w:rsidRDefault="0090736C" w:rsidP="0090736C">
      <w:pPr>
        <w:pStyle w:val="Code"/>
      </w:pPr>
      <w:r w:rsidRPr="00EC76D5">
        <w:t xml:space="preserve">  public static Type createEnumerationType(List&lt;Symbol&gt; enumerationList) {</w:t>
      </w:r>
    </w:p>
    <w:p w14:paraId="194E477A" w14:textId="77777777" w:rsidR="0090736C" w:rsidRPr="00EC76D5" w:rsidRDefault="0090736C" w:rsidP="0090736C">
      <w:pPr>
        <w:pStyle w:val="Code"/>
      </w:pPr>
      <w:r w:rsidRPr="00EC76D5">
        <w:t xml:space="preserve">    Type type = new Type();</w:t>
      </w:r>
    </w:p>
    <w:p w14:paraId="6B18CDFD" w14:textId="77777777" w:rsidR="0090736C" w:rsidRPr="00EC76D5" w:rsidRDefault="0090736C" w:rsidP="0090736C">
      <w:pPr>
        <w:pStyle w:val="Code"/>
      </w:pPr>
      <w:r w:rsidRPr="00EC76D5">
        <w:t xml:space="preserve">    type.m_sort = Sort.Enumeration;</w:t>
      </w:r>
    </w:p>
    <w:p w14:paraId="31A3455E" w14:textId="77777777" w:rsidR="0090736C" w:rsidRPr="00EC76D5" w:rsidRDefault="0090736C" w:rsidP="0090736C">
      <w:pPr>
        <w:pStyle w:val="Code"/>
      </w:pPr>
      <w:r w:rsidRPr="00EC76D5">
        <w:t xml:space="preserve">    type.m_enumerationList = enumerationList;</w:t>
      </w:r>
    </w:p>
    <w:p w14:paraId="5FA8F4B3" w14:textId="77777777" w:rsidR="0090736C" w:rsidRPr="00EC76D5" w:rsidRDefault="0090736C" w:rsidP="0090736C">
      <w:pPr>
        <w:pStyle w:val="Code"/>
      </w:pPr>
      <w:r w:rsidRPr="00EC76D5">
        <w:t xml:space="preserve">    return type;</w:t>
      </w:r>
    </w:p>
    <w:p w14:paraId="6FC050CA" w14:textId="77777777" w:rsidR="0090736C" w:rsidRPr="00EC76D5" w:rsidRDefault="0090736C" w:rsidP="0090736C">
      <w:pPr>
        <w:pStyle w:val="Code"/>
      </w:pPr>
      <w:r w:rsidRPr="00EC76D5">
        <w:t xml:space="preserve">  }</w:t>
      </w:r>
    </w:p>
    <w:p w14:paraId="3FE84673" w14:textId="77777777" w:rsidR="0090736C" w:rsidRPr="00EC76D5" w:rsidRDefault="0090736C" w:rsidP="0090736C">
      <w:pPr>
        <w:pStyle w:val="Code"/>
      </w:pPr>
      <w:r w:rsidRPr="00EC76D5">
        <w:t xml:space="preserve">  </w:t>
      </w:r>
    </w:p>
    <w:p w14:paraId="4CE3875D" w14:textId="77777777" w:rsidR="0090736C" w:rsidRPr="00EC76D5" w:rsidRDefault="0090736C" w:rsidP="0090736C">
      <w:pPr>
        <w:pStyle w:val="Code"/>
      </w:pPr>
      <w:r w:rsidRPr="00EC76D5">
        <w:t xml:space="preserve">  public List&lt;Symbol&gt; getEnumerationList() {</w:t>
      </w:r>
    </w:p>
    <w:p w14:paraId="4FCCCF9A" w14:textId="77777777" w:rsidR="0090736C" w:rsidRPr="00EC76D5" w:rsidRDefault="0090736C" w:rsidP="0090736C">
      <w:pPr>
        <w:pStyle w:val="Code"/>
      </w:pPr>
      <w:r w:rsidRPr="00EC76D5">
        <w:t xml:space="preserve">    return m_enumerationList;</w:t>
      </w:r>
    </w:p>
    <w:p w14:paraId="4BC79AD4" w14:textId="7F453875" w:rsidR="000A2F1F" w:rsidRPr="00EC76D5" w:rsidRDefault="0090736C" w:rsidP="0090736C">
      <w:pPr>
        <w:pStyle w:val="Code"/>
      </w:pPr>
      <w:r w:rsidRPr="00EC76D5">
        <w:t xml:space="preserve">  }</w:t>
      </w:r>
    </w:p>
    <w:p w14:paraId="66EDEC39" w14:textId="12DA2134" w:rsidR="00A822AE" w:rsidRPr="00EC76D5" w:rsidRDefault="00A822AE" w:rsidP="00A822AE">
      <w:pPr>
        <w:pStyle w:val="Rubrik3"/>
        <w:numPr>
          <w:ilvl w:val="2"/>
          <w:numId w:val="26"/>
        </w:numPr>
        <w:rPr>
          <w:ins w:id="389" w:author="Stefan Bjornander" w:date="2015-04-25T10:39:00Z"/>
        </w:rPr>
      </w:pPr>
      <w:bookmarkStart w:id="390" w:name="_Toc481936222"/>
      <w:r w:rsidRPr="00EC76D5">
        <w:t>Bitfield Types</w:t>
      </w:r>
      <w:bookmarkEnd w:id="390"/>
    </w:p>
    <w:p w14:paraId="508C463C" w14:textId="77777777" w:rsidR="00BC11D3" w:rsidRPr="00EC76D5" w:rsidRDefault="00BC11D3">
      <w:pPr>
        <w:pPrChange w:id="391" w:author="Stefan Bjornander" w:date="2015-04-25T10:39:00Z">
          <w:pPr>
            <w:pStyle w:val="Rubrik3"/>
            <w:numPr>
              <w:numId w:val="26"/>
            </w:numPr>
          </w:pPr>
        </w:pPrChange>
      </w:pPr>
      <w:ins w:id="392" w:author="Stefan Bjornander" w:date="2015-04-25T10:39:00Z">
        <w:r w:rsidRPr="00EC76D5">
          <w:t>The bi</w:t>
        </w:r>
      </w:ins>
      <w:r w:rsidR="00B33437" w:rsidRPr="00EC76D5">
        <w:t>t</w:t>
      </w:r>
      <w:ins w:id="393" w:author="Stefan Bjornander" w:date="2015-04-25T10:39:00Z">
        <w:r w:rsidRPr="00EC76D5">
          <w:t xml:space="preserve">field type is basically an integral type, with the addition of the bitfield mask that is used </w:t>
        </w:r>
      </w:ins>
      <w:ins w:id="394" w:author="Stefan Bjornander" w:date="2015-04-25T10:40:00Z">
        <w:r w:rsidRPr="00EC76D5">
          <w:t>when a bitfield variable is assigned a value to set the unused bits to zero.</w:t>
        </w:r>
      </w:ins>
      <w:ins w:id="395" w:author="Stefan Bjornander" w:date="2015-04-25T10:39:00Z">
        <w:r w:rsidRPr="00EC76D5">
          <w:t xml:space="preserve"> </w:t>
        </w:r>
      </w:ins>
    </w:p>
    <w:p w14:paraId="306F4B7B" w14:textId="77777777" w:rsidR="00A822AE" w:rsidRPr="00EC76D5" w:rsidRDefault="00A822AE" w:rsidP="00A822AE">
      <w:pPr>
        <w:pStyle w:val="CodeHeader"/>
      </w:pPr>
      <w:r w:rsidRPr="00EC76D5">
        <w:t>Type.java</w:t>
      </w:r>
    </w:p>
    <w:p w14:paraId="47BF6A37" w14:textId="77777777" w:rsidR="00BA1FAC" w:rsidRPr="00EC76D5" w:rsidRDefault="00BA1FAC" w:rsidP="00BA1FAC">
      <w:pPr>
        <w:pStyle w:val="Code"/>
      </w:pPr>
      <w:bookmarkStart w:id="396" w:name="_Ref418346929"/>
      <w:r w:rsidRPr="00EC76D5">
        <w:t xml:space="preserve">  private BigInteger m_bitfieldMask = null;</w:t>
      </w:r>
    </w:p>
    <w:p w14:paraId="155A8C09" w14:textId="77777777" w:rsidR="00BA1FAC" w:rsidRPr="00EC76D5" w:rsidRDefault="00BA1FAC" w:rsidP="00BA1FAC">
      <w:pPr>
        <w:pStyle w:val="Code"/>
      </w:pPr>
    </w:p>
    <w:p w14:paraId="4DBAF6C2" w14:textId="77777777" w:rsidR="00BA1FAC" w:rsidRPr="00EC76D5" w:rsidRDefault="00BA1FAC" w:rsidP="00BA1FAC">
      <w:pPr>
        <w:pStyle w:val="Code"/>
      </w:pPr>
      <w:r w:rsidRPr="00EC76D5">
        <w:t xml:space="preserve">  public boolean isBitfield() {</w:t>
      </w:r>
    </w:p>
    <w:p w14:paraId="189940E1" w14:textId="77777777" w:rsidR="00BA1FAC" w:rsidRPr="00EC76D5" w:rsidRDefault="00BA1FAC" w:rsidP="00BA1FAC">
      <w:pPr>
        <w:pStyle w:val="Code"/>
      </w:pPr>
      <w:r w:rsidRPr="00EC76D5">
        <w:t xml:space="preserve">    return (m_bitfieldMask != null);</w:t>
      </w:r>
    </w:p>
    <w:p w14:paraId="4A5AA764" w14:textId="77777777" w:rsidR="00BA1FAC" w:rsidRPr="00EC76D5" w:rsidRDefault="00BA1FAC" w:rsidP="00BA1FAC">
      <w:pPr>
        <w:pStyle w:val="Code"/>
      </w:pPr>
      <w:r w:rsidRPr="00EC76D5">
        <w:t xml:space="preserve">  }</w:t>
      </w:r>
    </w:p>
    <w:p w14:paraId="12D49540" w14:textId="77777777" w:rsidR="00BA1FAC" w:rsidRPr="00EC76D5" w:rsidRDefault="00BA1FAC" w:rsidP="00BA1FAC">
      <w:pPr>
        <w:pStyle w:val="Code"/>
      </w:pPr>
    </w:p>
    <w:p w14:paraId="006E7DA3" w14:textId="77777777" w:rsidR="00BA1FAC" w:rsidRPr="00EC76D5" w:rsidRDefault="00BA1FAC" w:rsidP="00BA1FAC">
      <w:pPr>
        <w:pStyle w:val="Code"/>
      </w:pPr>
      <w:r w:rsidRPr="00EC76D5">
        <w:t xml:space="preserve">  public BigInteger getBitfieldMask() {</w:t>
      </w:r>
    </w:p>
    <w:p w14:paraId="29D69156" w14:textId="77777777" w:rsidR="00BA1FAC" w:rsidRPr="00EC76D5" w:rsidRDefault="00BA1FAC" w:rsidP="00BA1FAC">
      <w:pPr>
        <w:pStyle w:val="Code"/>
      </w:pPr>
      <w:r w:rsidRPr="00EC76D5">
        <w:t xml:space="preserve">    return m_bitfieldMask;</w:t>
      </w:r>
    </w:p>
    <w:p w14:paraId="27924FC9" w14:textId="77777777" w:rsidR="00BA1FAC" w:rsidRPr="00EC76D5" w:rsidRDefault="00BA1FAC" w:rsidP="00BA1FAC">
      <w:pPr>
        <w:pStyle w:val="Code"/>
      </w:pPr>
      <w:r w:rsidRPr="00EC76D5">
        <w:t xml:space="preserve">  }</w:t>
      </w:r>
    </w:p>
    <w:p w14:paraId="330B9232" w14:textId="77777777" w:rsidR="00BA1FAC" w:rsidRPr="00EC76D5" w:rsidRDefault="00BA1FAC" w:rsidP="00BA1FAC">
      <w:pPr>
        <w:pStyle w:val="Code"/>
      </w:pPr>
    </w:p>
    <w:p w14:paraId="5DF464E3" w14:textId="77777777" w:rsidR="00BA1FAC" w:rsidRPr="00EC76D5" w:rsidRDefault="00BA1FAC" w:rsidP="00BA1FAC">
      <w:pPr>
        <w:pStyle w:val="Code"/>
      </w:pPr>
      <w:r w:rsidRPr="00EC76D5">
        <w:t xml:space="preserve">  public void setBitfieldMask(int bits) {</w:t>
      </w:r>
    </w:p>
    <w:p w14:paraId="34A27678" w14:textId="321AACEC" w:rsidR="00475190" w:rsidRPr="00EC76D5" w:rsidRDefault="00475190" w:rsidP="00BA1FAC">
      <w:pPr>
        <w:pStyle w:val="Code"/>
      </w:pPr>
      <w:r w:rsidRPr="00EC76D5">
        <w:t xml:space="preserve">    m_bitfieldMask = BigInteger.valueOf(2).pow(bits).subtract(BigInteger.ONE);</w:t>
      </w:r>
    </w:p>
    <w:p w14:paraId="4B9B2E3F" w14:textId="4066297D" w:rsidR="00F1625A" w:rsidRPr="00EC76D5" w:rsidRDefault="00BA1FAC" w:rsidP="00BA1FAC">
      <w:pPr>
        <w:pStyle w:val="Code"/>
        <w:rPr>
          <w:rFonts w:ascii="Times New Roman" w:eastAsiaTheme="majorEastAsia" w:hAnsi="Times New Roman" w:cstheme="majorBidi"/>
          <w:b/>
          <w:noProof w:val="0"/>
          <w:sz w:val="32"/>
          <w:szCs w:val="24"/>
        </w:rPr>
      </w:pPr>
      <w:r w:rsidRPr="00EC76D5">
        <w:t xml:space="preserve">  }</w:t>
      </w:r>
    </w:p>
    <w:p w14:paraId="3498DB8B" w14:textId="7DFDDD17" w:rsidR="00EF5076" w:rsidRPr="00EC76D5" w:rsidRDefault="009D6B77" w:rsidP="00F1625A">
      <w:pPr>
        <w:pStyle w:val="Rubrik3"/>
        <w:rPr>
          <w:ins w:id="397" w:author="Stefan Bjornander" w:date="2015-04-25T10:40:00Z"/>
        </w:rPr>
      </w:pPr>
      <w:bookmarkStart w:id="398" w:name="_Toc481936223"/>
      <w:r w:rsidRPr="00EC76D5">
        <w:t>Logical</w:t>
      </w:r>
      <w:r w:rsidR="00EF5076" w:rsidRPr="00EC76D5">
        <w:t xml:space="preserve"> Types</w:t>
      </w:r>
      <w:bookmarkEnd w:id="396"/>
      <w:bookmarkEnd w:id="398"/>
    </w:p>
    <w:p w14:paraId="672B24C2" w14:textId="322BF6E7" w:rsidR="00BC11D3" w:rsidRPr="00EC76D5" w:rsidRDefault="00BC11D3">
      <w:pPr>
        <w:pPrChange w:id="399" w:author="Stefan Bjornander" w:date="2015-04-25T10:40:00Z">
          <w:pPr>
            <w:pStyle w:val="Rubrik3"/>
          </w:pPr>
        </w:pPrChange>
      </w:pPr>
      <w:ins w:id="400" w:author="Stefan Bjornander" w:date="2015-04-25T10:41:00Z">
        <w:r w:rsidRPr="00EC76D5">
          <w:t>Contrary</w:t>
        </w:r>
      </w:ins>
      <w:ins w:id="401" w:author="Stefan Bjornander" w:date="2015-04-25T10:40:00Z">
        <w:r w:rsidRPr="00EC76D5">
          <w:t xml:space="preserve"> to some other languages, there is no logical type in C. </w:t>
        </w:r>
      </w:ins>
      <w:ins w:id="402" w:author="Stefan Bjornander" w:date="2015-04-25T10:41:00Z">
        <w:r w:rsidRPr="00EC76D5">
          <w:t xml:space="preserve">However, as C applies </w:t>
        </w:r>
        <w:r w:rsidRPr="00EC76D5">
          <w:rPr>
            <w:rStyle w:val="CodeInText"/>
          </w:rPr>
          <w:t>lazy evaluation</w:t>
        </w:r>
        <w:r w:rsidRPr="00EC76D5">
          <w:t>, we need a logical type.</w:t>
        </w:r>
      </w:ins>
      <w:r w:rsidR="00941573" w:rsidRPr="00EC76D5">
        <w:t xml:space="preserve"> Lazy evaluation </w:t>
      </w:r>
      <w:ins w:id="403" w:author="Stefan Bjornander" w:date="2015-04-25T10:41:00Z">
        <w:r w:rsidR="00941573" w:rsidRPr="00EC76D5">
          <w:t>means that an expression shall be not be evaluated more than necessary to determine its value</w:t>
        </w:r>
      </w:ins>
      <w:r w:rsidR="003F0822" w:rsidRPr="00EC76D5">
        <w:t xml:space="preserve">. More specifically, if the left operand of the logical </w:t>
      </w:r>
      <w:r w:rsidR="003F0822" w:rsidRPr="00EC76D5">
        <w:rPr>
          <w:rStyle w:val="CodeInText0"/>
        </w:rPr>
        <w:t>or</w:t>
      </w:r>
      <w:r w:rsidR="003F0822" w:rsidRPr="00EC76D5">
        <w:t xml:space="preserve">-operator is true the right operand shall not be evaluated. In the same way, if the left operand of the logical </w:t>
      </w:r>
      <w:r w:rsidR="003F0822" w:rsidRPr="00EC76D5">
        <w:rPr>
          <w:rStyle w:val="CodeInText0"/>
        </w:rPr>
        <w:t>and</w:t>
      </w:r>
      <w:r w:rsidR="003F0822" w:rsidRPr="00EC76D5">
        <w:t xml:space="preserve">-operator is false the right operand shall not be </w:t>
      </w:r>
      <w:r w:rsidR="00193475" w:rsidRPr="00EC76D5">
        <w:t>evaluated. The same goes for the conditional operator, depending on whether the first expression is true or false, only the secon</w:t>
      </w:r>
      <w:r w:rsidR="002A1B3A" w:rsidRPr="00EC76D5">
        <w:t>d or the third expression is</w:t>
      </w:r>
      <w:r w:rsidR="00193475" w:rsidRPr="00EC76D5">
        <w:t xml:space="preserve"> evaluated. </w:t>
      </w:r>
      <w:ins w:id="404" w:author="Stefan Bjornander" w:date="2015-04-25T10:42:00Z">
        <w:r w:rsidR="0095752C" w:rsidRPr="00EC76D5">
          <w:t>The</w:t>
        </w:r>
      </w:ins>
      <w:r w:rsidR="00217AC8" w:rsidRPr="00EC76D5">
        <w:t xml:space="preserve"> logical</w:t>
      </w:r>
      <w:ins w:id="405" w:author="Stefan Bjornander" w:date="2015-04-25T10:42:00Z">
        <w:r w:rsidR="0095752C" w:rsidRPr="00EC76D5">
          <w:t xml:space="preserve"> </w:t>
        </w:r>
        <w:r w:rsidR="0095752C" w:rsidRPr="00EC76D5">
          <w:lastRenderedPageBreak/>
          <w:t xml:space="preserve">type holds the </w:t>
        </w:r>
      </w:ins>
      <w:ins w:id="406" w:author="Stefan Bjornander" w:date="2015-04-25T10:43:00Z">
        <w:r w:rsidR="009A0255" w:rsidRPr="00EC76D5">
          <w:t xml:space="preserve">two </w:t>
        </w:r>
      </w:ins>
      <w:ins w:id="407" w:author="Stefan Bjornander" w:date="2015-04-25T10:42:00Z">
        <w:r w:rsidR="0095752C" w:rsidRPr="00EC76D5">
          <w:t xml:space="preserve">sets </w:t>
        </w:r>
        <w:r w:rsidR="0095752C" w:rsidRPr="00EC76D5">
          <w:rPr>
            <w:rStyle w:val="CodeInText"/>
            <w:color w:val="auto"/>
            <w:rPrChange w:id="408" w:author="Stefan Bjornander" w:date="2015-04-25T10:42:00Z">
              <w:rPr/>
            </w:rPrChange>
          </w:rPr>
          <w:t>m_trueSet</w:t>
        </w:r>
        <w:r w:rsidR="0095752C" w:rsidRPr="00EC76D5">
          <w:t xml:space="preserve"> and </w:t>
        </w:r>
        <w:r w:rsidR="0095752C" w:rsidRPr="00EC76D5">
          <w:rPr>
            <w:rStyle w:val="CodeInText"/>
            <w:color w:val="auto"/>
            <w:rPrChange w:id="409" w:author="Stefan Bjornander" w:date="2015-04-25T10:42:00Z">
              <w:rPr/>
            </w:rPrChange>
          </w:rPr>
          <w:t>m_falseSet</w:t>
        </w:r>
        <w:r w:rsidR="0095752C" w:rsidRPr="00EC76D5">
          <w:t xml:space="preserve">, which hold </w:t>
        </w:r>
      </w:ins>
      <w:ins w:id="410" w:author="Stefan Bjornander" w:date="2015-04-25T10:43:00Z">
        <w:r w:rsidR="009A0255" w:rsidRPr="00EC76D5">
          <w:t>middle code address</w:t>
        </w:r>
      </w:ins>
      <w:ins w:id="411" w:author="Stefan Bjornander" w:date="2015-04-25T10:44:00Z">
        <w:r w:rsidR="00024E63" w:rsidRPr="00EC76D5">
          <w:t>es</w:t>
        </w:r>
      </w:ins>
      <w:ins w:id="412" w:author="Stefan Bjornander" w:date="2015-04-25T10:43:00Z">
        <w:r w:rsidR="009A0255" w:rsidRPr="00EC76D5">
          <w:t xml:space="preserve"> to jumps </w:t>
        </w:r>
      </w:ins>
      <w:r w:rsidR="00B40B29" w:rsidRPr="00EC76D5">
        <w:t>instructions that</w:t>
      </w:r>
      <w:ins w:id="413" w:author="Stefan Bjornander" w:date="2015-04-25T10:44:00Z">
        <w:r w:rsidR="00024E63" w:rsidRPr="00EC76D5">
          <w:t xml:space="preserve"> will later be filled with the address</w:t>
        </w:r>
      </w:ins>
      <w:r w:rsidR="00B90DDC" w:rsidRPr="00EC76D5">
        <w:t>es</w:t>
      </w:r>
      <w:ins w:id="414" w:author="Stefan Bjornander" w:date="2015-04-25T10:44:00Z">
        <w:r w:rsidR="00024E63" w:rsidRPr="00EC76D5">
          <w:t xml:space="preserve"> to jump </w:t>
        </w:r>
      </w:ins>
      <w:r w:rsidR="00B90DDC" w:rsidRPr="00EC76D5">
        <w:t xml:space="preserve">to </w:t>
      </w:r>
      <w:ins w:id="415" w:author="Stefan Bjornander" w:date="2015-04-25T10:44:00Z">
        <w:r w:rsidR="00024E63" w:rsidRPr="00EC76D5">
          <w:t>if the expression is true or false.</w:t>
        </w:r>
      </w:ins>
    </w:p>
    <w:p w14:paraId="7D2E0854" w14:textId="77777777" w:rsidR="009E5C9B" w:rsidRPr="00EC76D5" w:rsidRDefault="009E5C9B" w:rsidP="009E5C9B">
      <w:pPr>
        <w:pStyle w:val="CodeHeader"/>
      </w:pPr>
      <w:r w:rsidRPr="00EC76D5">
        <w:t>Type.java</w:t>
      </w:r>
    </w:p>
    <w:p w14:paraId="1822DFF3" w14:textId="77777777" w:rsidR="001229CF" w:rsidRPr="00EC76D5" w:rsidRDefault="001229CF" w:rsidP="001229CF">
      <w:pPr>
        <w:pStyle w:val="Code"/>
      </w:pPr>
      <w:r w:rsidRPr="00EC76D5">
        <w:t xml:space="preserve">  private Set&lt;Integer&gt; m_trueSet, m_falseSet;</w:t>
      </w:r>
    </w:p>
    <w:p w14:paraId="0CF63E34" w14:textId="77777777" w:rsidR="001229CF" w:rsidRPr="00EC76D5" w:rsidRDefault="001229CF" w:rsidP="001229CF">
      <w:pPr>
        <w:pStyle w:val="Code"/>
      </w:pPr>
    </w:p>
    <w:p w14:paraId="5DBD0AF5" w14:textId="77777777" w:rsidR="001229CF" w:rsidRPr="00EC76D5" w:rsidRDefault="001229CF" w:rsidP="001229CF">
      <w:pPr>
        <w:pStyle w:val="Code"/>
      </w:pPr>
      <w:r w:rsidRPr="00EC76D5">
        <w:t xml:space="preserve">  public static Type createLogicalType(Set&lt;Integer&gt; trueSet,</w:t>
      </w:r>
    </w:p>
    <w:p w14:paraId="385A5071" w14:textId="77777777" w:rsidR="001229CF" w:rsidRPr="00EC76D5" w:rsidRDefault="001229CF" w:rsidP="001229CF">
      <w:pPr>
        <w:pStyle w:val="Code"/>
      </w:pPr>
      <w:r w:rsidRPr="00EC76D5">
        <w:t xml:space="preserve">                                       Set&lt;Integer&gt; falseSet) {</w:t>
      </w:r>
    </w:p>
    <w:p w14:paraId="7BCCC70E" w14:textId="77777777" w:rsidR="001229CF" w:rsidRPr="00EC76D5" w:rsidRDefault="001229CF" w:rsidP="001229CF">
      <w:pPr>
        <w:pStyle w:val="Code"/>
      </w:pPr>
      <w:r w:rsidRPr="00EC76D5">
        <w:t xml:space="preserve">    Type logicalType = new Type();</w:t>
      </w:r>
    </w:p>
    <w:p w14:paraId="79FD5347" w14:textId="77777777" w:rsidR="001229CF" w:rsidRPr="00EC76D5" w:rsidRDefault="001229CF" w:rsidP="001229CF">
      <w:pPr>
        <w:pStyle w:val="Code"/>
      </w:pPr>
      <w:r w:rsidRPr="00EC76D5">
        <w:t xml:space="preserve">    logicalType.m_sort = Sort.Logical;</w:t>
      </w:r>
    </w:p>
    <w:p w14:paraId="0670B9EA" w14:textId="77777777" w:rsidR="001229CF" w:rsidRPr="00EC76D5" w:rsidRDefault="001229CF" w:rsidP="001229CF">
      <w:pPr>
        <w:pStyle w:val="Code"/>
      </w:pPr>
      <w:r w:rsidRPr="00EC76D5">
        <w:t xml:space="preserve">    logicalType.m_trueSet = trueSet;</w:t>
      </w:r>
    </w:p>
    <w:p w14:paraId="2D9907DF" w14:textId="77777777" w:rsidR="001229CF" w:rsidRPr="00EC76D5" w:rsidRDefault="001229CF" w:rsidP="001229CF">
      <w:pPr>
        <w:pStyle w:val="Code"/>
      </w:pPr>
      <w:r w:rsidRPr="00EC76D5">
        <w:t xml:space="preserve">    logicalType.m_falseSet = falseSet;</w:t>
      </w:r>
    </w:p>
    <w:p w14:paraId="62CFC2E3" w14:textId="77777777" w:rsidR="001229CF" w:rsidRPr="00EC76D5" w:rsidRDefault="001229CF" w:rsidP="001229CF">
      <w:pPr>
        <w:pStyle w:val="Code"/>
      </w:pPr>
      <w:r w:rsidRPr="00EC76D5">
        <w:t xml:space="preserve">    return logicalType;  </w:t>
      </w:r>
    </w:p>
    <w:p w14:paraId="5774663D" w14:textId="77777777" w:rsidR="001229CF" w:rsidRPr="00EC76D5" w:rsidRDefault="001229CF" w:rsidP="001229CF">
      <w:pPr>
        <w:pStyle w:val="Code"/>
      </w:pPr>
      <w:r w:rsidRPr="00EC76D5">
        <w:t xml:space="preserve">  }</w:t>
      </w:r>
    </w:p>
    <w:p w14:paraId="278321F4" w14:textId="77777777" w:rsidR="001229CF" w:rsidRPr="00EC76D5" w:rsidRDefault="001229CF" w:rsidP="001229CF">
      <w:pPr>
        <w:pStyle w:val="Code"/>
      </w:pPr>
    </w:p>
    <w:p w14:paraId="6CBA67C7" w14:textId="77777777" w:rsidR="001229CF" w:rsidRPr="00EC76D5" w:rsidRDefault="001229CF" w:rsidP="001229CF">
      <w:pPr>
        <w:pStyle w:val="Code"/>
      </w:pPr>
      <w:r w:rsidRPr="00EC76D5">
        <w:t xml:space="preserve">  public Set&lt;Integer&gt; getTrueSet() {</w:t>
      </w:r>
    </w:p>
    <w:p w14:paraId="462C2AD7" w14:textId="77777777" w:rsidR="001229CF" w:rsidRPr="00EC76D5" w:rsidRDefault="001229CF" w:rsidP="001229CF">
      <w:pPr>
        <w:pStyle w:val="Code"/>
      </w:pPr>
      <w:r w:rsidRPr="00EC76D5">
        <w:t xml:space="preserve">    return m_trueSet;</w:t>
      </w:r>
    </w:p>
    <w:p w14:paraId="2774432A" w14:textId="77777777" w:rsidR="001229CF" w:rsidRPr="00EC76D5" w:rsidRDefault="001229CF" w:rsidP="001229CF">
      <w:pPr>
        <w:pStyle w:val="Code"/>
      </w:pPr>
      <w:r w:rsidRPr="00EC76D5">
        <w:t xml:space="preserve">  }</w:t>
      </w:r>
    </w:p>
    <w:p w14:paraId="3241598E" w14:textId="77777777" w:rsidR="001229CF" w:rsidRPr="00EC76D5" w:rsidRDefault="001229CF" w:rsidP="001229CF">
      <w:pPr>
        <w:pStyle w:val="Code"/>
      </w:pPr>
    </w:p>
    <w:p w14:paraId="10157860" w14:textId="77777777" w:rsidR="001229CF" w:rsidRPr="00EC76D5" w:rsidRDefault="001229CF" w:rsidP="001229CF">
      <w:pPr>
        <w:pStyle w:val="Code"/>
      </w:pPr>
      <w:r w:rsidRPr="00EC76D5">
        <w:t xml:space="preserve">  public Set&lt;Integer&gt; getFalseSet() {</w:t>
      </w:r>
    </w:p>
    <w:p w14:paraId="22B7C1E9" w14:textId="77777777" w:rsidR="001229CF" w:rsidRPr="00EC76D5" w:rsidRDefault="001229CF" w:rsidP="001229CF">
      <w:pPr>
        <w:pStyle w:val="Code"/>
      </w:pPr>
      <w:r w:rsidRPr="00EC76D5">
        <w:t xml:space="preserve">    return m_falseSet;</w:t>
      </w:r>
    </w:p>
    <w:p w14:paraId="028405FB" w14:textId="740AC136" w:rsidR="00F46992" w:rsidRPr="00EC76D5" w:rsidRDefault="001229CF" w:rsidP="001229CF">
      <w:pPr>
        <w:pStyle w:val="Code"/>
      </w:pPr>
      <w:r w:rsidRPr="00EC76D5">
        <w:t xml:space="preserve">  }</w:t>
      </w:r>
    </w:p>
    <w:p w14:paraId="459F21B5" w14:textId="12C674A3" w:rsidR="007373EA" w:rsidRPr="00EC76D5" w:rsidRDefault="009140DC" w:rsidP="006A31DF">
      <w:pPr>
        <w:pStyle w:val="Rubrik3"/>
        <w:rPr>
          <w:ins w:id="416" w:author="Stefan Bjornander" w:date="2015-04-25T10:59:00Z"/>
        </w:rPr>
      </w:pPr>
      <w:bookmarkStart w:id="417" w:name="_Toc481936224"/>
      <w:ins w:id="418" w:author="Stefan Bjornander" w:date="2015-04-25T10:44:00Z">
        <w:r w:rsidRPr="00EC76D5">
          <w:t>Pointer</w:t>
        </w:r>
      </w:ins>
      <w:del w:id="419" w:author="Stefan Bjornander" w:date="2015-04-25T10:44:00Z">
        <w:r w:rsidR="007373EA" w:rsidRPr="00EC76D5" w:rsidDel="009140DC">
          <w:delText>Array</w:delText>
        </w:r>
      </w:del>
      <w:r w:rsidR="007373EA" w:rsidRPr="00EC76D5">
        <w:t xml:space="preserve"> Types</w:t>
      </w:r>
      <w:bookmarkEnd w:id="417"/>
    </w:p>
    <w:p w14:paraId="04DCF5FF" w14:textId="397872B1" w:rsidR="00D752F0" w:rsidRPr="00EC76D5" w:rsidRDefault="00F13161">
      <w:pPr>
        <w:pPrChange w:id="420" w:author="Stefan Bjornander" w:date="2015-04-25T10:59:00Z">
          <w:pPr>
            <w:pStyle w:val="Rubrik3"/>
          </w:pPr>
        </w:pPrChange>
      </w:pPr>
      <w:ins w:id="421" w:author="Stefan Bjornander" w:date="2015-04-25T11:02:00Z">
        <w:r w:rsidRPr="00EC76D5">
          <w:t xml:space="preserve">The type pointed at is null when the type is created, it will later be set by the </w:t>
        </w:r>
      </w:ins>
      <w:r w:rsidR="00AB7DF5">
        <w:t>pointer_declarator</w:t>
      </w:r>
      <w:ins w:id="422" w:author="Stefan Bjornander" w:date="2015-04-25T11:02:00Z">
        <w:r w:rsidRPr="00EC76D5">
          <w:t xml:space="preserve"> type.</w:t>
        </w:r>
      </w:ins>
      <w:ins w:id="423" w:author="Stefan Bjornander" w:date="2015-04-25T10:59:00Z">
        <w:r w:rsidR="00D752F0" w:rsidRPr="00EC76D5">
          <w:t xml:space="preserve"> </w:t>
        </w:r>
      </w:ins>
    </w:p>
    <w:p w14:paraId="2BD5F7ED" w14:textId="77777777" w:rsidR="009E5C9B" w:rsidRPr="00EC76D5" w:rsidRDefault="009E5C9B" w:rsidP="009E5C9B">
      <w:pPr>
        <w:pStyle w:val="CodeHeader"/>
      </w:pPr>
      <w:r w:rsidRPr="00EC76D5">
        <w:t>Type.java</w:t>
      </w:r>
    </w:p>
    <w:p w14:paraId="1B833B09" w14:textId="77777777" w:rsidR="007F0BDC" w:rsidRPr="00EC76D5" w:rsidRDefault="007F0BDC" w:rsidP="007F0BDC">
      <w:pPr>
        <w:pStyle w:val="Code"/>
      </w:pPr>
      <w:r w:rsidRPr="00EC76D5">
        <w:t xml:space="preserve">  private Type m_pointerType;</w:t>
      </w:r>
    </w:p>
    <w:p w14:paraId="147C8A96" w14:textId="77777777" w:rsidR="007F0BDC" w:rsidRPr="00EC76D5" w:rsidRDefault="007F0BDC" w:rsidP="007F0BDC">
      <w:pPr>
        <w:pStyle w:val="Code"/>
      </w:pPr>
    </w:p>
    <w:p w14:paraId="08DD4675" w14:textId="77777777" w:rsidR="007F0BDC" w:rsidRPr="00EC76D5" w:rsidRDefault="007F0BDC" w:rsidP="007F0BDC">
      <w:pPr>
        <w:pStyle w:val="Code"/>
      </w:pPr>
      <w:r w:rsidRPr="00EC76D5">
        <w:t xml:space="preserve">  public static Type createPointerType(Type pointerType) {</w:t>
      </w:r>
    </w:p>
    <w:p w14:paraId="2BE49F31" w14:textId="77777777" w:rsidR="007F0BDC" w:rsidRPr="00EC76D5" w:rsidRDefault="007F0BDC" w:rsidP="007F0BDC">
      <w:pPr>
        <w:pStyle w:val="Code"/>
      </w:pPr>
      <w:r w:rsidRPr="00EC76D5">
        <w:t xml:space="preserve">    Type type = new Type();</w:t>
      </w:r>
    </w:p>
    <w:p w14:paraId="7CBBE67A" w14:textId="77777777" w:rsidR="007F0BDC" w:rsidRPr="00EC76D5" w:rsidRDefault="007F0BDC" w:rsidP="007F0BDC">
      <w:pPr>
        <w:pStyle w:val="Code"/>
      </w:pPr>
      <w:r w:rsidRPr="00EC76D5">
        <w:t xml:space="preserve">    type.m_sort = Sort.Pointer;</w:t>
      </w:r>
    </w:p>
    <w:p w14:paraId="4F85C1B1" w14:textId="77777777" w:rsidR="007F0BDC" w:rsidRPr="00EC76D5" w:rsidRDefault="007F0BDC" w:rsidP="007F0BDC">
      <w:pPr>
        <w:pStyle w:val="Code"/>
      </w:pPr>
      <w:r w:rsidRPr="00EC76D5">
        <w:t xml:space="preserve">    type.m_pointerType = pointerType;</w:t>
      </w:r>
    </w:p>
    <w:p w14:paraId="59648861" w14:textId="77777777" w:rsidR="007F0BDC" w:rsidRPr="00EC76D5" w:rsidRDefault="007F0BDC" w:rsidP="007F0BDC">
      <w:pPr>
        <w:pStyle w:val="Code"/>
      </w:pPr>
      <w:r w:rsidRPr="00EC76D5">
        <w:t xml:space="preserve">    return type;</w:t>
      </w:r>
    </w:p>
    <w:p w14:paraId="00D0CC5B" w14:textId="77777777" w:rsidR="007F0BDC" w:rsidRPr="00EC76D5" w:rsidRDefault="007F0BDC" w:rsidP="007F0BDC">
      <w:pPr>
        <w:pStyle w:val="Code"/>
      </w:pPr>
      <w:r w:rsidRPr="00EC76D5">
        <w:t xml:space="preserve">  }</w:t>
      </w:r>
    </w:p>
    <w:p w14:paraId="653C6DBD" w14:textId="77777777" w:rsidR="007F0BDC" w:rsidRPr="00EC76D5" w:rsidRDefault="007F0BDC" w:rsidP="007F0BDC">
      <w:pPr>
        <w:pStyle w:val="Code"/>
      </w:pPr>
    </w:p>
    <w:p w14:paraId="5A4ACBB8" w14:textId="77777777" w:rsidR="007F0BDC" w:rsidRPr="00EC76D5" w:rsidRDefault="007F0BDC" w:rsidP="007F0BDC">
      <w:pPr>
        <w:pStyle w:val="Code"/>
      </w:pPr>
      <w:r w:rsidRPr="00EC76D5">
        <w:t xml:space="preserve">  public Type getPointerType() {</w:t>
      </w:r>
    </w:p>
    <w:p w14:paraId="027631E8" w14:textId="77777777" w:rsidR="007F0BDC" w:rsidRPr="00EC76D5" w:rsidRDefault="007F0BDC" w:rsidP="007F0BDC">
      <w:pPr>
        <w:pStyle w:val="Code"/>
      </w:pPr>
      <w:r w:rsidRPr="00EC76D5">
        <w:t xml:space="preserve">    return m_pointerType;</w:t>
      </w:r>
    </w:p>
    <w:p w14:paraId="0B653F84" w14:textId="77777777" w:rsidR="007F0BDC" w:rsidRPr="00EC76D5" w:rsidRDefault="007F0BDC" w:rsidP="007F0BDC">
      <w:pPr>
        <w:pStyle w:val="Code"/>
      </w:pPr>
      <w:r w:rsidRPr="00EC76D5">
        <w:t xml:space="preserve">  }</w:t>
      </w:r>
    </w:p>
    <w:p w14:paraId="46426134" w14:textId="77777777" w:rsidR="007F0BDC" w:rsidRPr="00EC76D5" w:rsidRDefault="007F0BDC" w:rsidP="007F0BDC">
      <w:pPr>
        <w:pStyle w:val="Code"/>
      </w:pPr>
    </w:p>
    <w:p w14:paraId="7B97E5D7" w14:textId="77777777" w:rsidR="007F0BDC" w:rsidRPr="00EC76D5" w:rsidRDefault="007F0BDC" w:rsidP="007F0BDC">
      <w:pPr>
        <w:pStyle w:val="Code"/>
      </w:pPr>
      <w:r w:rsidRPr="00EC76D5">
        <w:t xml:space="preserve">  public void setPointerType(Type pointerType) {</w:t>
      </w:r>
    </w:p>
    <w:p w14:paraId="0D59517C" w14:textId="77777777" w:rsidR="007F0BDC" w:rsidRPr="00EC76D5" w:rsidRDefault="007F0BDC" w:rsidP="007F0BDC">
      <w:pPr>
        <w:pStyle w:val="Code"/>
      </w:pPr>
      <w:r w:rsidRPr="00EC76D5">
        <w:t xml:space="preserve">    m_pointerType = pointerType;</w:t>
      </w:r>
    </w:p>
    <w:p w14:paraId="0E903FE5" w14:textId="6391C88F" w:rsidR="007F0BDC" w:rsidRPr="00EC76D5" w:rsidRDefault="007F0BDC" w:rsidP="007F0BDC">
      <w:pPr>
        <w:pStyle w:val="Code"/>
        <w:rPr>
          <w:rFonts w:ascii="Times New Roman" w:eastAsiaTheme="majorEastAsia" w:hAnsi="Times New Roman" w:cstheme="majorBidi"/>
          <w:b/>
          <w:noProof w:val="0"/>
          <w:sz w:val="32"/>
          <w:szCs w:val="24"/>
        </w:rPr>
      </w:pPr>
      <w:r w:rsidRPr="00EC76D5">
        <w:t xml:space="preserve">  }</w:t>
      </w:r>
    </w:p>
    <w:p w14:paraId="2F568B44" w14:textId="3F4D2168" w:rsidR="004A527A" w:rsidRPr="00EC76D5" w:rsidRDefault="004A527A" w:rsidP="007F0BDC">
      <w:pPr>
        <w:pStyle w:val="Rubrik3"/>
        <w:rPr>
          <w:ins w:id="424" w:author="Stefan Bjornander" w:date="2015-04-25T11:00:00Z"/>
        </w:rPr>
      </w:pPr>
      <w:bookmarkStart w:id="425" w:name="_Toc481936225"/>
      <w:r w:rsidRPr="00EC76D5">
        <w:t>Array Types</w:t>
      </w:r>
      <w:bookmarkEnd w:id="425"/>
    </w:p>
    <w:p w14:paraId="26298A85" w14:textId="1053E867" w:rsidR="008F4398" w:rsidRPr="00EC76D5" w:rsidRDefault="008F4398">
      <w:pPr>
        <w:pPrChange w:id="426" w:author="Stefan Bjornander" w:date="2015-04-25T11:00:00Z">
          <w:pPr>
            <w:pStyle w:val="Rubrik3"/>
          </w:pPr>
        </w:pPrChange>
      </w:pPr>
      <w:ins w:id="427" w:author="Stefan Bjornander" w:date="2015-04-25T11:00:00Z">
        <w:r w:rsidRPr="00EC76D5">
          <w:t xml:space="preserve">The array size can be zero, when the type is created. In that case it will later be set by the length of its </w:t>
        </w:r>
      </w:ins>
      <w:r w:rsidR="00F4217C">
        <w:t>initialization</w:t>
      </w:r>
      <w:ins w:id="428" w:author="Stefan Bjornander" w:date="2015-04-25T11:01:00Z">
        <w:r w:rsidR="00F13161" w:rsidRPr="00EC76D5">
          <w:t xml:space="preserve"> </w:t>
        </w:r>
      </w:ins>
      <w:ins w:id="429" w:author="Stefan Bjornander" w:date="2015-04-25T11:00:00Z">
        <w:r w:rsidRPr="00EC76D5">
          <w:t>list</w:t>
        </w:r>
      </w:ins>
      <w:r w:rsidR="000E3B7B" w:rsidRPr="00EC76D5">
        <w:t xml:space="preserve"> or become uncomplete.</w:t>
      </w:r>
    </w:p>
    <w:p w14:paraId="64063A25" w14:textId="77777777" w:rsidR="00AE0D59" w:rsidRPr="00EC76D5" w:rsidRDefault="00AE0D59" w:rsidP="00AE0D59">
      <w:pPr>
        <w:pStyle w:val="Code"/>
      </w:pPr>
      <w:r w:rsidRPr="00EC76D5">
        <w:t xml:space="preserve">  private int m_arraySize;</w:t>
      </w:r>
    </w:p>
    <w:p w14:paraId="5DF19C25" w14:textId="77777777" w:rsidR="00AE0D59" w:rsidRPr="00EC76D5" w:rsidRDefault="00AE0D59" w:rsidP="00AE0D59">
      <w:pPr>
        <w:pStyle w:val="Code"/>
      </w:pPr>
      <w:r w:rsidRPr="00EC76D5">
        <w:t xml:space="preserve">  private Type m_arrayType;</w:t>
      </w:r>
    </w:p>
    <w:p w14:paraId="19001734" w14:textId="77777777" w:rsidR="00AE0D59" w:rsidRPr="00EC76D5" w:rsidRDefault="00AE0D59" w:rsidP="00AE0D59">
      <w:pPr>
        <w:pStyle w:val="Code"/>
      </w:pPr>
    </w:p>
    <w:p w14:paraId="3386DE9D" w14:textId="77777777" w:rsidR="00AE0D59" w:rsidRPr="00EC76D5" w:rsidRDefault="00AE0D59" w:rsidP="00AE0D59">
      <w:pPr>
        <w:pStyle w:val="Code"/>
      </w:pPr>
      <w:r w:rsidRPr="00EC76D5">
        <w:t xml:space="preserve">  public static Type createArrayType(int arraySize, Type arrayType) {</w:t>
      </w:r>
    </w:p>
    <w:p w14:paraId="5816F3C4" w14:textId="77777777" w:rsidR="00AE0D59" w:rsidRPr="00EC76D5" w:rsidRDefault="00AE0D59" w:rsidP="00AE0D59">
      <w:pPr>
        <w:pStyle w:val="Code"/>
      </w:pPr>
      <w:r w:rsidRPr="00EC76D5">
        <w:t xml:space="preserve">    Type type = new Type();</w:t>
      </w:r>
    </w:p>
    <w:p w14:paraId="03929207" w14:textId="77777777" w:rsidR="00AE0D59" w:rsidRPr="00EC76D5" w:rsidRDefault="00AE0D59" w:rsidP="00AE0D59">
      <w:pPr>
        <w:pStyle w:val="Code"/>
      </w:pPr>
      <w:r w:rsidRPr="00EC76D5">
        <w:t xml:space="preserve">    type.m_sort = Sort.Array;</w:t>
      </w:r>
    </w:p>
    <w:p w14:paraId="28F8D8A2" w14:textId="77777777" w:rsidR="00AE0D59" w:rsidRPr="00EC76D5" w:rsidRDefault="00AE0D59" w:rsidP="00AE0D59">
      <w:pPr>
        <w:pStyle w:val="Code"/>
      </w:pPr>
      <w:r w:rsidRPr="00EC76D5">
        <w:lastRenderedPageBreak/>
        <w:t xml:space="preserve">    type.m_arraySize = arraySize;</w:t>
      </w:r>
    </w:p>
    <w:p w14:paraId="6D9B7A44" w14:textId="77777777" w:rsidR="00AE0D59" w:rsidRPr="00EC76D5" w:rsidRDefault="00AE0D59" w:rsidP="00AE0D59">
      <w:pPr>
        <w:pStyle w:val="Code"/>
      </w:pPr>
      <w:r w:rsidRPr="00EC76D5">
        <w:t xml:space="preserve">    type.m_arrayType = arrayType;</w:t>
      </w:r>
    </w:p>
    <w:p w14:paraId="00AE847C" w14:textId="77777777" w:rsidR="00AE0D59" w:rsidRPr="00EC76D5" w:rsidRDefault="00AE0D59" w:rsidP="00AE0D59">
      <w:pPr>
        <w:pStyle w:val="Code"/>
      </w:pPr>
      <w:r w:rsidRPr="00EC76D5">
        <w:t xml:space="preserve">    return type;</w:t>
      </w:r>
    </w:p>
    <w:p w14:paraId="421D2D3D" w14:textId="77777777" w:rsidR="00AE0D59" w:rsidRPr="00EC76D5" w:rsidRDefault="00AE0D59" w:rsidP="00AE0D59">
      <w:pPr>
        <w:pStyle w:val="Code"/>
      </w:pPr>
      <w:r w:rsidRPr="00EC76D5">
        <w:t xml:space="preserve">  }</w:t>
      </w:r>
    </w:p>
    <w:p w14:paraId="745D4CBB" w14:textId="77777777" w:rsidR="00AE0D59" w:rsidRPr="00EC76D5" w:rsidRDefault="00AE0D59" w:rsidP="00AE0D59">
      <w:pPr>
        <w:pStyle w:val="Code"/>
      </w:pPr>
    </w:p>
    <w:p w14:paraId="3A55A9DB" w14:textId="77777777" w:rsidR="00AE0D59" w:rsidRPr="00EC76D5" w:rsidRDefault="00AE0D59" w:rsidP="00AE0D59">
      <w:pPr>
        <w:pStyle w:val="Code"/>
      </w:pPr>
      <w:r w:rsidRPr="00EC76D5">
        <w:t xml:space="preserve">  public int getArraySize() {</w:t>
      </w:r>
    </w:p>
    <w:p w14:paraId="0361FD38" w14:textId="77777777" w:rsidR="00AE0D59" w:rsidRPr="00EC76D5" w:rsidRDefault="00AE0D59" w:rsidP="00AE0D59">
      <w:pPr>
        <w:pStyle w:val="Code"/>
      </w:pPr>
      <w:r w:rsidRPr="00EC76D5">
        <w:t xml:space="preserve">    return m_arraySize;</w:t>
      </w:r>
    </w:p>
    <w:p w14:paraId="613C0BD5" w14:textId="77777777" w:rsidR="00AE0D59" w:rsidRPr="00EC76D5" w:rsidRDefault="00AE0D59" w:rsidP="00AE0D59">
      <w:pPr>
        <w:pStyle w:val="Code"/>
      </w:pPr>
      <w:r w:rsidRPr="00EC76D5">
        <w:t xml:space="preserve">  }</w:t>
      </w:r>
    </w:p>
    <w:p w14:paraId="579ED6F3" w14:textId="77777777" w:rsidR="00AE0D59" w:rsidRPr="00EC76D5" w:rsidRDefault="00AE0D59" w:rsidP="00AE0D59">
      <w:pPr>
        <w:pStyle w:val="Code"/>
      </w:pPr>
    </w:p>
    <w:p w14:paraId="03A909B0" w14:textId="77777777" w:rsidR="00AE0D59" w:rsidRPr="00EC76D5" w:rsidRDefault="00AE0D59" w:rsidP="00AE0D59">
      <w:pPr>
        <w:pStyle w:val="Code"/>
      </w:pPr>
      <w:r w:rsidRPr="00EC76D5">
        <w:t xml:space="preserve">  public void setArraySize(int arraySize) {</w:t>
      </w:r>
    </w:p>
    <w:p w14:paraId="06E55D83" w14:textId="77777777" w:rsidR="00AE0D59" w:rsidRPr="00EC76D5" w:rsidRDefault="00AE0D59" w:rsidP="00AE0D59">
      <w:pPr>
        <w:pStyle w:val="Code"/>
      </w:pPr>
      <w:r w:rsidRPr="00EC76D5">
        <w:t xml:space="preserve">    m_arraySize = arraySize;</w:t>
      </w:r>
    </w:p>
    <w:p w14:paraId="28412363" w14:textId="77777777" w:rsidR="00AE0D59" w:rsidRPr="00EC76D5" w:rsidRDefault="00AE0D59" w:rsidP="00AE0D59">
      <w:pPr>
        <w:pStyle w:val="Code"/>
      </w:pPr>
      <w:r w:rsidRPr="00EC76D5">
        <w:t xml:space="preserve">  }</w:t>
      </w:r>
    </w:p>
    <w:p w14:paraId="65F75AAA" w14:textId="77777777" w:rsidR="00AE0D59" w:rsidRPr="00EC76D5" w:rsidRDefault="00AE0D59" w:rsidP="00AE0D59">
      <w:pPr>
        <w:pStyle w:val="Code"/>
      </w:pPr>
    </w:p>
    <w:p w14:paraId="5D5E1375" w14:textId="77777777" w:rsidR="00AE0D59" w:rsidRPr="00EC76D5" w:rsidRDefault="00AE0D59" w:rsidP="00AE0D59">
      <w:pPr>
        <w:pStyle w:val="Code"/>
      </w:pPr>
      <w:r w:rsidRPr="00EC76D5">
        <w:t xml:space="preserve">  public Type getArrayType() {</w:t>
      </w:r>
    </w:p>
    <w:p w14:paraId="7D1D5853" w14:textId="77777777" w:rsidR="00AE0D59" w:rsidRPr="00EC76D5" w:rsidRDefault="00AE0D59" w:rsidP="00AE0D59">
      <w:pPr>
        <w:pStyle w:val="Code"/>
      </w:pPr>
      <w:r w:rsidRPr="00EC76D5">
        <w:t xml:space="preserve">    return m_arrayType;</w:t>
      </w:r>
    </w:p>
    <w:p w14:paraId="69D26CC6" w14:textId="77777777" w:rsidR="00AE0D59" w:rsidRPr="00EC76D5" w:rsidRDefault="00AE0D59" w:rsidP="00AE0D59">
      <w:pPr>
        <w:pStyle w:val="Code"/>
      </w:pPr>
      <w:r w:rsidRPr="00EC76D5">
        <w:t xml:space="preserve">  }</w:t>
      </w:r>
    </w:p>
    <w:p w14:paraId="48A3D540" w14:textId="77777777" w:rsidR="00AE0D59" w:rsidRPr="00EC76D5" w:rsidRDefault="00AE0D59" w:rsidP="00AE0D59">
      <w:pPr>
        <w:pStyle w:val="Code"/>
      </w:pPr>
    </w:p>
    <w:p w14:paraId="5038D29D" w14:textId="77777777" w:rsidR="00AE0D59" w:rsidRPr="00EC76D5" w:rsidRDefault="00AE0D59" w:rsidP="00AE0D59">
      <w:pPr>
        <w:pStyle w:val="Code"/>
      </w:pPr>
      <w:r w:rsidRPr="00EC76D5">
        <w:t xml:space="preserve">  public void setArrayType(Type arrayType) {</w:t>
      </w:r>
    </w:p>
    <w:p w14:paraId="2EF4AD20" w14:textId="77777777" w:rsidR="00AE0D59" w:rsidRPr="00EC76D5" w:rsidRDefault="00AE0D59" w:rsidP="00AE0D59">
      <w:pPr>
        <w:pStyle w:val="Code"/>
      </w:pPr>
      <w:r w:rsidRPr="00EC76D5">
        <w:t xml:space="preserve">    m_arrayType = arrayType;</w:t>
      </w:r>
    </w:p>
    <w:p w14:paraId="7BA2612A" w14:textId="77777777" w:rsidR="00AE0D59" w:rsidRPr="00EC76D5" w:rsidRDefault="00AE0D59" w:rsidP="00AE0D59">
      <w:pPr>
        <w:pStyle w:val="Code"/>
      </w:pPr>
      <w:r w:rsidRPr="00EC76D5">
        <w:t xml:space="preserve">  }</w:t>
      </w:r>
    </w:p>
    <w:p w14:paraId="1F767F79" w14:textId="77777777" w:rsidR="00AE0D59" w:rsidRPr="00EC76D5" w:rsidRDefault="00AE0D59" w:rsidP="00AE0D59">
      <w:pPr>
        <w:pStyle w:val="Code"/>
      </w:pPr>
    </w:p>
    <w:p w14:paraId="2004F823" w14:textId="77777777" w:rsidR="00AE0D59" w:rsidRPr="00EC76D5" w:rsidRDefault="00AE0D59" w:rsidP="00AE0D59">
      <w:pPr>
        <w:pStyle w:val="Code"/>
      </w:pPr>
      <w:r w:rsidRPr="00EC76D5">
        <w:t xml:space="preserve">  public Type getPointerOrArrayType() {</w:t>
      </w:r>
    </w:p>
    <w:p w14:paraId="79B00C83" w14:textId="77777777" w:rsidR="00AE0D59" w:rsidRPr="00EC76D5" w:rsidRDefault="00AE0D59" w:rsidP="00AE0D59">
      <w:pPr>
        <w:pStyle w:val="Code"/>
      </w:pPr>
      <w:r w:rsidRPr="00EC76D5">
        <w:t xml:space="preserve">    return (m_sort == Sort.Pointer) ? m_pointerType : m_arrayType;</w:t>
      </w:r>
    </w:p>
    <w:p w14:paraId="1970E097" w14:textId="71DCE776" w:rsidR="007D7A4D" w:rsidRPr="00EC76D5" w:rsidRDefault="00AE0D59" w:rsidP="00AE0D59">
      <w:pPr>
        <w:pStyle w:val="Code"/>
        <w:rPr>
          <w:rFonts w:ascii="Times New Roman" w:eastAsiaTheme="majorEastAsia" w:hAnsi="Times New Roman" w:cstheme="majorBidi"/>
          <w:b/>
          <w:noProof w:val="0"/>
          <w:sz w:val="32"/>
          <w:szCs w:val="24"/>
        </w:rPr>
      </w:pPr>
      <w:r w:rsidRPr="00EC76D5">
        <w:t xml:space="preserve">  }</w:t>
      </w:r>
    </w:p>
    <w:p w14:paraId="4E748B4F" w14:textId="562C3091" w:rsidR="007373EA" w:rsidRPr="00EC76D5" w:rsidRDefault="007373EA" w:rsidP="007D7A4D">
      <w:pPr>
        <w:pStyle w:val="Rubrik3"/>
        <w:rPr>
          <w:ins w:id="430" w:author="Stefan Bjornander" w:date="2015-04-25T11:04:00Z"/>
        </w:rPr>
      </w:pPr>
      <w:bookmarkStart w:id="431" w:name="_Toc481936226"/>
      <w:r w:rsidRPr="00EC76D5">
        <w:t>Function Types</w:t>
      </w:r>
      <w:bookmarkEnd w:id="431"/>
    </w:p>
    <w:p w14:paraId="68112738" w14:textId="49386438" w:rsidR="00F13161" w:rsidRPr="00EC76D5" w:rsidRDefault="00F13161">
      <w:pPr>
        <w:pPrChange w:id="432" w:author="Stefan Bjornander" w:date="2015-04-25T11:04:00Z">
          <w:pPr>
            <w:pStyle w:val="Rubrik3"/>
          </w:pPr>
        </w:pPrChange>
      </w:pPr>
      <w:ins w:id="433" w:author="Stefan Bjornander" w:date="2015-04-25T11:04:00Z">
        <w:r w:rsidRPr="00EC76D5">
          <w:t xml:space="preserve">C support both old-style and new-style function declarations. The old-style declaration </w:t>
        </w:r>
      </w:ins>
      <w:r w:rsidR="00D0371A" w:rsidRPr="00EC76D5">
        <w:t xml:space="preserve">takes a parameter list of </w:t>
      </w:r>
      <w:r w:rsidR="001D5CF3" w:rsidRPr="00EC76D5">
        <w:t>identifiers</w:t>
      </w:r>
      <w:r w:rsidR="00D0371A" w:rsidRPr="00EC76D5">
        <w:t xml:space="preserve">, that is matched to a set of declarations, while the new-style </w:t>
      </w:r>
      <w:r w:rsidR="00596940" w:rsidRPr="00EC76D5">
        <w:t>declaration</w:t>
      </w:r>
      <w:r w:rsidR="00D0371A" w:rsidRPr="00EC76D5">
        <w:t xml:space="preserve"> takes a parameter list of declara</w:t>
      </w:r>
      <w:r w:rsidR="00EB1856" w:rsidRPr="00EC76D5">
        <w:t>t</w:t>
      </w:r>
      <w:r w:rsidR="00D0371A" w:rsidRPr="00EC76D5">
        <w:t>ions.</w:t>
      </w:r>
    </w:p>
    <w:p w14:paraId="751A8128" w14:textId="77777777" w:rsidR="009E5C9B" w:rsidRPr="00EC76D5" w:rsidRDefault="009E5C9B" w:rsidP="009E5C9B">
      <w:pPr>
        <w:pStyle w:val="CodeHeader"/>
        <w:rPr>
          <w:ins w:id="434" w:author="Stefan Bjornander" w:date="2015-04-25T17:20:00Z"/>
        </w:rPr>
      </w:pPr>
      <w:r w:rsidRPr="00EC76D5">
        <w:t>Type.java</w:t>
      </w:r>
    </w:p>
    <w:p w14:paraId="7E068E55" w14:textId="77777777" w:rsidR="0023398C" w:rsidRPr="00EC76D5" w:rsidRDefault="0023398C" w:rsidP="0023398C">
      <w:pPr>
        <w:pStyle w:val="Code"/>
      </w:pPr>
      <w:r w:rsidRPr="00EC76D5">
        <w:t xml:space="preserve">  private Type m_returnType;</w:t>
      </w:r>
    </w:p>
    <w:p w14:paraId="5C8F569A" w14:textId="77777777" w:rsidR="0023398C" w:rsidRPr="00EC76D5" w:rsidRDefault="0023398C" w:rsidP="0023398C">
      <w:pPr>
        <w:pStyle w:val="Code"/>
      </w:pPr>
      <w:r w:rsidRPr="00EC76D5">
        <w:t xml:space="preserve">  private List&lt;String&gt; m_nameList;</w:t>
      </w:r>
    </w:p>
    <w:p w14:paraId="01FA3860" w14:textId="77777777" w:rsidR="0023398C" w:rsidRPr="00EC76D5" w:rsidRDefault="0023398C" w:rsidP="0023398C">
      <w:pPr>
        <w:pStyle w:val="Code"/>
      </w:pPr>
      <w:r w:rsidRPr="00EC76D5">
        <w:t xml:space="preserve">  private List&lt;Symbol&gt; m_parameterList;</w:t>
      </w:r>
    </w:p>
    <w:p w14:paraId="775179F6" w14:textId="77777777" w:rsidR="0023398C" w:rsidRPr="00EC76D5" w:rsidRDefault="0023398C" w:rsidP="0023398C">
      <w:pPr>
        <w:pStyle w:val="Code"/>
      </w:pPr>
      <w:r w:rsidRPr="00EC76D5">
        <w:t xml:space="preserve">  private List&lt;Type&gt; m_typeList;</w:t>
      </w:r>
    </w:p>
    <w:p w14:paraId="0BC0D054" w14:textId="77777777" w:rsidR="0023398C" w:rsidRPr="00EC76D5" w:rsidRDefault="0023398C" w:rsidP="0023398C">
      <w:pPr>
        <w:pStyle w:val="Code"/>
      </w:pPr>
      <w:r w:rsidRPr="00EC76D5">
        <w:t xml:space="preserve">  private boolean m_ellipse;</w:t>
      </w:r>
    </w:p>
    <w:p w14:paraId="7F04D797" w14:textId="77777777" w:rsidR="0023398C" w:rsidRPr="00EC76D5" w:rsidRDefault="0023398C" w:rsidP="0023398C">
      <w:pPr>
        <w:pStyle w:val="Code"/>
      </w:pPr>
    </w:p>
    <w:p w14:paraId="77CFBB15" w14:textId="77777777" w:rsidR="0023398C" w:rsidRPr="00EC76D5" w:rsidRDefault="0023398C" w:rsidP="0023398C">
      <w:pPr>
        <w:pStyle w:val="Code"/>
      </w:pPr>
      <w:r w:rsidRPr="00EC76D5">
        <w:t xml:space="preserve">  public static Type createOldStyleFunctionType(Type returnType,</w:t>
      </w:r>
    </w:p>
    <w:p w14:paraId="7748FEF3" w14:textId="77777777" w:rsidR="0023398C" w:rsidRPr="00EC76D5" w:rsidRDefault="0023398C" w:rsidP="0023398C">
      <w:pPr>
        <w:pStyle w:val="Code"/>
      </w:pPr>
      <w:r w:rsidRPr="00EC76D5">
        <w:t xml:space="preserve">                                                List&lt;String&gt; nameList) {</w:t>
      </w:r>
    </w:p>
    <w:p w14:paraId="4669A6E4" w14:textId="77777777" w:rsidR="0023398C" w:rsidRPr="00EC76D5" w:rsidRDefault="0023398C" w:rsidP="0023398C">
      <w:pPr>
        <w:pStyle w:val="Code"/>
      </w:pPr>
      <w:r w:rsidRPr="00EC76D5">
        <w:t xml:space="preserve">    Type type = new Type();</w:t>
      </w:r>
    </w:p>
    <w:p w14:paraId="5E3440FC" w14:textId="77777777" w:rsidR="0023398C" w:rsidRPr="00EC76D5" w:rsidRDefault="0023398C" w:rsidP="0023398C">
      <w:pPr>
        <w:pStyle w:val="Code"/>
      </w:pPr>
      <w:r w:rsidRPr="00EC76D5">
        <w:t xml:space="preserve">    type.m_sort = Sort.Function;</w:t>
      </w:r>
    </w:p>
    <w:p w14:paraId="15ADDA51" w14:textId="77777777" w:rsidR="0023398C" w:rsidRPr="00EC76D5" w:rsidRDefault="0023398C" w:rsidP="0023398C">
      <w:pPr>
        <w:pStyle w:val="Code"/>
      </w:pPr>
      <w:r w:rsidRPr="00EC76D5">
        <w:t xml:space="preserve">    type.m_returnType = returnType;</w:t>
      </w:r>
    </w:p>
    <w:p w14:paraId="499D15F0" w14:textId="77777777" w:rsidR="0023398C" w:rsidRPr="00EC76D5" w:rsidRDefault="0023398C" w:rsidP="0023398C">
      <w:pPr>
        <w:pStyle w:val="Code"/>
      </w:pPr>
      <w:r w:rsidRPr="00EC76D5">
        <w:t xml:space="preserve">    type.m_nameList = nameList;</w:t>
      </w:r>
    </w:p>
    <w:p w14:paraId="2A5F8117" w14:textId="77777777" w:rsidR="0023398C" w:rsidRPr="00EC76D5" w:rsidRDefault="0023398C" w:rsidP="0023398C">
      <w:pPr>
        <w:pStyle w:val="Code"/>
      </w:pPr>
      <w:r w:rsidRPr="00EC76D5">
        <w:t xml:space="preserve">    type.m_parameterList = null;</w:t>
      </w:r>
    </w:p>
    <w:p w14:paraId="2CE80E39" w14:textId="77777777" w:rsidR="0023398C" w:rsidRPr="00EC76D5" w:rsidRDefault="0023398C" w:rsidP="0023398C">
      <w:pPr>
        <w:pStyle w:val="Code"/>
      </w:pPr>
      <w:r w:rsidRPr="00EC76D5">
        <w:t xml:space="preserve">    type.m_ellipse = false;</w:t>
      </w:r>
    </w:p>
    <w:p w14:paraId="5D766364" w14:textId="77777777" w:rsidR="0023398C" w:rsidRPr="00EC76D5" w:rsidRDefault="0023398C" w:rsidP="0023398C">
      <w:pPr>
        <w:pStyle w:val="Code"/>
      </w:pPr>
    </w:p>
    <w:p w14:paraId="21CFE67F" w14:textId="77777777" w:rsidR="0023398C" w:rsidRPr="00EC76D5" w:rsidRDefault="0023398C" w:rsidP="0023398C">
      <w:pPr>
        <w:pStyle w:val="Code"/>
      </w:pPr>
      <w:r w:rsidRPr="00EC76D5">
        <w:t xml:space="preserve">    Set&lt;String&gt; nameSet = new ListSet&lt;&gt;();</w:t>
      </w:r>
    </w:p>
    <w:p w14:paraId="3FCA5095" w14:textId="77777777" w:rsidR="0023398C" w:rsidRPr="00EC76D5" w:rsidRDefault="0023398C" w:rsidP="0023398C">
      <w:pPr>
        <w:pStyle w:val="Code"/>
      </w:pPr>
      <w:r w:rsidRPr="00EC76D5">
        <w:t xml:space="preserve">    for (String name : type.m_nameList) {</w:t>
      </w:r>
    </w:p>
    <w:p w14:paraId="4F8231AE" w14:textId="77777777" w:rsidR="0023398C" w:rsidRPr="00EC76D5" w:rsidRDefault="0023398C" w:rsidP="0023398C">
      <w:pPr>
        <w:pStyle w:val="Code"/>
      </w:pPr>
      <w:r w:rsidRPr="00EC76D5">
        <w:t xml:space="preserve">      Assert.error(nameSet.add(name), name,"duplicate name in parameter list");</w:t>
      </w:r>
    </w:p>
    <w:p w14:paraId="50B8B9F9" w14:textId="77777777" w:rsidR="0023398C" w:rsidRPr="00EC76D5" w:rsidRDefault="0023398C" w:rsidP="0023398C">
      <w:pPr>
        <w:pStyle w:val="Code"/>
      </w:pPr>
      <w:r w:rsidRPr="00EC76D5">
        <w:t xml:space="preserve">    }</w:t>
      </w:r>
    </w:p>
    <w:p w14:paraId="59C37686" w14:textId="77777777" w:rsidR="0023398C" w:rsidRPr="00EC76D5" w:rsidRDefault="0023398C" w:rsidP="0023398C">
      <w:pPr>
        <w:pStyle w:val="Code"/>
      </w:pPr>
      <w:r w:rsidRPr="00EC76D5">
        <w:t xml:space="preserve">    </w:t>
      </w:r>
    </w:p>
    <w:p w14:paraId="3AA6D031" w14:textId="77777777" w:rsidR="0023398C" w:rsidRPr="00EC76D5" w:rsidRDefault="0023398C" w:rsidP="0023398C">
      <w:pPr>
        <w:pStyle w:val="Code"/>
      </w:pPr>
      <w:r w:rsidRPr="00EC76D5">
        <w:t xml:space="preserve">    return type;</w:t>
      </w:r>
    </w:p>
    <w:p w14:paraId="2C8DB5A7" w14:textId="77777777" w:rsidR="0023398C" w:rsidRPr="00EC76D5" w:rsidRDefault="0023398C" w:rsidP="0023398C">
      <w:pPr>
        <w:pStyle w:val="Code"/>
      </w:pPr>
      <w:r w:rsidRPr="00EC76D5">
        <w:t xml:space="preserve">  }</w:t>
      </w:r>
    </w:p>
    <w:p w14:paraId="537E96F1" w14:textId="77777777" w:rsidR="0023398C" w:rsidRPr="00EC76D5" w:rsidRDefault="0023398C" w:rsidP="0023398C">
      <w:pPr>
        <w:pStyle w:val="Code"/>
      </w:pPr>
    </w:p>
    <w:p w14:paraId="3A717C22" w14:textId="77777777" w:rsidR="0023398C" w:rsidRPr="00EC76D5" w:rsidRDefault="0023398C" w:rsidP="0023398C">
      <w:pPr>
        <w:pStyle w:val="Code"/>
      </w:pPr>
      <w:r w:rsidRPr="00EC76D5">
        <w:t xml:space="preserve">  public static Type createNewStyleFunctionType(Type returnType,</w:t>
      </w:r>
    </w:p>
    <w:p w14:paraId="2EB4035D" w14:textId="77777777" w:rsidR="0023398C" w:rsidRPr="00EC76D5" w:rsidRDefault="0023398C" w:rsidP="0023398C">
      <w:pPr>
        <w:pStyle w:val="Code"/>
      </w:pPr>
      <w:r w:rsidRPr="00EC76D5">
        <w:lastRenderedPageBreak/>
        <w:t xml:space="preserve">                                   List&lt;Symbol&gt; parameterList, boolean ellipse) {</w:t>
      </w:r>
    </w:p>
    <w:p w14:paraId="4AF1C68C" w14:textId="77777777" w:rsidR="0023398C" w:rsidRPr="00EC76D5" w:rsidRDefault="0023398C" w:rsidP="0023398C">
      <w:pPr>
        <w:pStyle w:val="Code"/>
      </w:pPr>
      <w:r w:rsidRPr="00EC76D5">
        <w:t xml:space="preserve">    Type type = new Type();</w:t>
      </w:r>
    </w:p>
    <w:p w14:paraId="385AD8CE" w14:textId="77777777" w:rsidR="0023398C" w:rsidRPr="00EC76D5" w:rsidRDefault="0023398C" w:rsidP="0023398C">
      <w:pPr>
        <w:pStyle w:val="Code"/>
      </w:pPr>
      <w:r w:rsidRPr="00EC76D5">
        <w:t xml:space="preserve">    type.m_sort = Sort.Function;</w:t>
      </w:r>
    </w:p>
    <w:p w14:paraId="103C188D" w14:textId="77777777" w:rsidR="0023398C" w:rsidRPr="00EC76D5" w:rsidRDefault="0023398C" w:rsidP="0023398C">
      <w:pPr>
        <w:pStyle w:val="Code"/>
      </w:pPr>
      <w:r w:rsidRPr="00EC76D5">
        <w:t xml:space="preserve">    type.m_returnType = returnType;</w:t>
      </w:r>
    </w:p>
    <w:p w14:paraId="6C869829" w14:textId="77777777" w:rsidR="0023398C" w:rsidRPr="00EC76D5" w:rsidRDefault="0023398C" w:rsidP="0023398C">
      <w:pPr>
        <w:pStyle w:val="Code"/>
      </w:pPr>
      <w:r w:rsidRPr="00EC76D5">
        <w:t xml:space="preserve">    type.m_nameList = null;</w:t>
      </w:r>
    </w:p>
    <w:p w14:paraId="02884CEB" w14:textId="77777777" w:rsidR="0023398C" w:rsidRPr="00EC76D5" w:rsidRDefault="0023398C" w:rsidP="0023398C">
      <w:pPr>
        <w:pStyle w:val="Code"/>
      </w:pPr>
      <w:r w:rsidRPr="00EC76D5">
        <w:t xml:space="preserve">    type.m_parameterList = parameterList;</w:t>
      </w:r>
    </w:p>
    <w:p w14:paraId="41FB75C3" w14:textId="77777777" w:rsidR="0023398C" w:rsidRPr="00EC76D5" w:rsidRDefault="0023398C" w:rsidP="0023398C">
      <w:pPr>
        <w:pStyle w:val="Code"/>
      </w:pPr>
      <w:r w:rsidRPr="00EC76D5">
        <w:t xml:space="preserve">    type.m_ellipse = ellipse;</w:t>
      </w:r>
    </w:p>
    <w:p w14:paraId="66E1A1FE" w14:textId="77777777" w:rsidR="0023398C" w:rsidRPr="00EC76D5" w:rsidRDefault="0023398C" w:rsidP="0023398C">
      <w:pPr>
        <w:pStyle w:val="Code"/>
      </w:pPr>
      <w:r w:rsidRPr="00EC76D5">
        <w:t xml:space="preserve">    </w:t>
      </w:r>
    </w:p>
    <w:p w14:paraId="79106A2E" w14:textId="77777777" w:rsidR="0023398C" w:rsidRPr="00EC76D5" w:rsidRDefault="0023398C" w:rsidP="0023398C">
      <w:pPr>
        <w:pStyle w:val="Code"/>
      </w:pPr>
      <w:r w:rsidRPr="00EC76D5">
        <w:t xml:space="preserve">    for (Symbol symbol : parameterList) {</w:t>
      </w:r>
    </w:p>
    <w:p w14:paraId="05C66FE9" w14:textId="77777777" w:rsidR="0023398C" w:rsidRPr="00EC76D5" w:rsidRDefault="0023398C" w:rsidP="0023398C">
      <w:pPr>
        <w:pStyle w:val="Code"/>
      </w:pPr>
      <w:r w:rsidRPr="00EC76D5">
        <w:t xml:space="preserve">      type.m_typeList.add(symbol.getType());</w:t>
      </w:r>
    </w:p>
    <w:p w14:paraId="28BFE13D" w14:textId="77777777" w:rsidR="0023398C" w:rsidRPr="00EC76D5" w:rsidRDefault="0023398C" w:rsidP="0023398C">
      <w:pPr>
        <w:pStyle w:val="Code"/>
      </w:pPr>
      <w:r w:rsidRPr="00EC76D5">
        <w:t xml:space="preserve">    }</w:t>
      </w:r>
    </w:p>
    <w:p w14:paraId="64309F59" w14:textId="77777777" w:rsidR="0023398C" w:rsidRPr="00EC76D5" w:rsidRDefault="0023398C" w:rsidP="0023398C">
      <w:pPr>
        <w:pStyle w:val="Code"/>
      </w:pPr>
      <w:r w:rsidRPr="00EC76D5">
        <w:t xml:space="preserve">    </w:t>
      </w:r>
    </w:p>
    <w:p w14:paraId="385E1065" w14:textId="77777777" w:rsidR="0023398C" w:rsidRPr="00EC76D5" w:rsidRDefault="0023398C" w:rsidP="0023398C">
      <w:pPr>
        <w:pStyle w:val="Code"/>
      </w:pPr>
      <w:r w:rsidRPr="00EC76D5">
        <w:t xml:space="preserve">    return type;</w:t>
      </w:r>
    </w:p>
    <w:p w14:paraId="0BA7BE39" w14:textId="77777777" w:rsidR="0023398C" w:rsidRPr="00EC76D5" w:rsidRDefault="0023398C" w:rsidP="0023398C">
      <w:pPr>
        <w:pStyle w:val="Code"/>
      </w:pPr>
      <w:r w:rsidRPr="00EC76D5">
        <w:t xml:space="preserve">  }</w:t>
      </w:r>
    </w:p>
    <w:p w14:paraId="3D3947C8" w14:textId="77777777" w:rsidR="0023398C" w:rsidRPr="00EC76D5" w:rsidRDefault="0023398C" w:rsidP="0023398C">
      <w:pPr>
        <w:pStyle w:val="Code"/>
      </w:pPr>
    </w:p>
    <w:p w14:paraId="59838A8A" w14:textId="77777777" w:rsidR="0023398C" w:rsidRPr="00EC76D5" w:rsidRDefault="0023398C" w:rsidP="0023398C">
      <w:pPr>
        <w:pStyle w:val="Code"/>
      </w:pPr>
      <w:r w:rsidRPr="00EC76D5">
        <w:t xml:space="preserve">  public boolean isOldStyleFunction() {</w:t>
      </w:r>
    </w:p>
    <w:p w14:paraId="2666A388" w14:textId="77777777" w:rsidR="0023398C" w:rsidRPr="00EC76D5" w:rsidRDefault="0023398C" w:rsidP="0023398C">
      <w:pPr>
        <w:pStyle w:val="Code"/>
      </w:pPr>
      <w:r w:rsidRPr="00EC76D5">
        <w:t xml:space="preserve">    return (m_nameList != null);</w:t>
      </w:r>
    </w:p>
    <w:p w14:paraId="4A9C5240" w14:textId="77777777" w:rsidR="0023398C" w:rsidRPr="00EC76D5" w:rsidRDefault="0023398C" w:rsidP="0023398C">
      <w:pPr>
        <w:pStyle w:val="Code"/>
      </w:pPr>
      <w:r w:rsidRPr="00EC76D5">
        <w:t xml:space="preserve">  }</w:t>
      </w:r>
    </w:p>
    <w:p w14:paraId="6A0C43C7" w14:textId="77777777" w:rsidR="0023398C" w:rsidRPr="00EC76D5" w:rsidRDefault="0023398C" w:rsidP="0023398C">
      <w:pPr>
        <w:pStyle w:val="Code"/>
      </w:pPr>
    </w:p>
    <w:p w14:paraId="73912406" w14:textId="77777777" w:rsidR="0023398C" w:rsidRPr="00EC76D5" w:rsidRDefault="0023398C" w:rsidP="0023398C">
      <w:pPr>
        <w:pStyle w:val="Code"/>
      </w:pPr>
      <w:r w:rsidRPr="00EC76D5">
        <w:t xml:space="preserve">  public boolean isNewStyleFunction() {</w:t>
      </w:r>
    </w:p>
    <w:p w14:paraId="221FE840" w14:textId="77777777" w:rsidR="0023398C" w:rsidRPr="00EC76D5" w:rsidRDefault="0023398C" w:rsidP="0023398C">
      <w:pPr>
        <w:pStyle w:val="Code"/>
      </w:pPr>
      <w:r w:rsidRPr="00EC76D5">
        <w:t xml:space="preserve">    return (m_parameterList != null);</w:t>
      </w:r>
    </w:p>
    <w:p w14:paraId="3D1DB2A5" w14:textId="77777777" w:rsidR="0023398C" w:rsidRPr="00EC76D5" w:rsidRDefault="0023398C" w:rsidP="0023398C">
      <w:pPr>
        <w:pStyle w:val="Code"/>
      </w:pPr>
      <w:r w:rsidRPr="00EC76D5">
        <w:t xml:space="preserve">  }</w:t>
      </w:r>
    </w:p>
    <w:p w14:paraId="375B4426" w14:textId="77777777" w:rsidR="0023398C" w:rsidRPr="00EC76D5" w:rsidRDefault="0023398C" w:rsidP="0023398C">
      <w:pPr>
        <w:pStyle w:val="Code"/>
      </w:pPr>
    </w:p>
    <w:p w14:paraId="43524856" w14:textId="77777777" w:rsidR="0023398C" w:rsidRPr="00EC76D5" w:rsidRDefault="0023398C" w:rsidP="0023398C">
      <w:pPr>
        <w:pStyle w:val="Code"/>
      </w:pPr>
      <w:r w:rsidRPr="00EC76D5">
        <w:t xml:space="preserve">  public List&lt;String&gt; getNameList() {</w:t>
      </w:r>
    </w:p>
    <w:p w14:paraId="46ADDF9D" w14:textId="77777777" w:rsidR="0023398C" w:rsidRPr="00EC76D5" w:rsidRDefault="0023398C" w:rsidP="0023398C">
      <w:pPr>
        <w:pStyle w:val="Code"/>
      </w:pPr>
      <w:r w:rsidRPr="00EC76D5">
        <w:t xml:space="preserve">    return m_nameList;</w:t>
      </w:r>
    </w:p>
    <w:p w14:paraId="176851BF" w14:textId="77777777" w:rsidR="0023398C" w:rsidRPr="00EC76D5" w:rsidRDefault="0023398C" w:rsidP="0023398C">
      <w:pPr>
        <w:pStyle w:val="Code"/>
      </w:pPr>
      <w:r w:rsidRPr="00EC76D5">
        <w:t xml:space="preserve">  }</w:t>
      </w:r>
    </w:p>
    <w:p w14:paraId="1814B959" w14:textId="77777777" w:rsidR="0023398C" w:rsidRPr="00EC76D5" w:rsidRDefault="0023398C" w:rsidP="0023398C">
      <w:pPr>
        <w:pStyle w:val="Code"/>
      </w:pPr>
    </w:p>
    <w:p w14:paraId="6E173E35" w14:textId="77777777" w:rsidR="0023398C" w:rsidRPr="00EC76D5" w:rsidRDefault="0023398C" w:rsidP="0023398C">
      <w:pPr>
        <w:pStyle w:val="Code"/>
      </w:pPr>
      <w:r w:rsidRPr="00EC76D5">
        <w:t xml:space="preserve">  public List&lt;Symbol&gt; getParameterList() {</w:t>
      </w:r>
    </w:p>
    <w:p w14:paraId="0CBA5DE9" w14:textId="77777777" w:rsidR="0023398C" w:rsidRPr="00EC76D5" w:rsidRDefault="0023398C" w:rsidP="0023398C">
      <w:pPr>
        <w:pStyle w:val="Code"/>
      </w:pPr>
      <w:r w:rsidRPr="00EC76D5">
        <w:t xml:space="preserve">    return m_parameterList;</w:t>
      </w:r>
    </w:p>
    <w:p w14:paraId="64B1616C" w14:textId="77777777" w:rsidR="0023398C" w:rsidRPr="00EC76D5" w:rsidRDefault="0023398C" w:rsidP="0023398C">
      <w:pPr>
        <w:pStyle w:val="Code"/>
      </w:pPr>
      <w:r w:rsidRPr="00EC76D5">
        <w:t xml:space="preserve">  }</w:t>
      </w:r>
    </w:p>
    <w:p w14:paraId="03F36BC4" w14:textId="77777777" w:rsidR="0023398C" w:rsidRPr="00EC76D5" w:rsidRDefault="0023398C" w:rsidP="0023398C">
      <w:pPr>
        <w:pStyle w:val="Code"/>
      </w:pPr>
    </w:p>
    <w:p w14:paraId="2C79F786" w14:textId="77777777" w:rsidR="0023398C" w:rsidRPr="00EC76D5" w:rsidRDefault="0023398C" w:rsidP="0023398C">
      <w:pPr>
        <w:pStyle w:val="Code"/>
      </w:pPr>
      <w:r w:rsidRPr="00EC76D5">
        <w:t xml:space="preserve">  public List&lt;Type&gt; getTypeList() {</w:t>
      </w:r>
    </w:p>
    <w:p w14:paraId="5E19A7CB" w14:textId="77777777" w:rsidR="0023398C" w:rsidRPr="00EC76D5" w:rsidRDefault="0023398C" w:rsidP="0023398C">
      <w:pPr>
        <w:pStyle w:val="Code"/>
      </w:pPr>
      <w:r w:rsidRPr="00EC76D5">
        <w:t xml:space="preserve">    return m_typeList;</w:t>
      </w:r>
    </w:p>
    <w:p w14:paraId="194707F7" w14:textId="77777777" w:rsidR="0023398C" w:rsidRPr="00EC76D5" w:rsidRDefault="0023398C" w:rsidP="0023398C">
      <w:pPr>
        <w:pStyle w:val="Code"/>
      </w:pPr>
      <w:r w:rsidRPr="00EC76D5">
        <w:t xml:space="preserve">  }</w:t>
      </w:r>
    </w:p>
    <w:p w14:paraId="550953D0" w14:textId="77777777" w:rsidR="0023398C" w:rsidRPr="00EC76D5" w:rsidRDefault="0023398C" w:rsidP="0023398C">
      <w:pPr>
        <w:pStyle w:val="Code"/>
      </w:pPr>
    </w:p>
    <w:p w14:paraId="61E13E88" w14:textId="77777777" w:rsidR="0023398C" w:rsidRPr="00EC76D5" w:rsidRDefault="0023398C" w:rsidP="0023398C">
      <w:pPr>
        <w:pStyle w:val="Code"/>
      </w:pPr>
      <w:r w:rsidRPr="00EC76D5">
        <w:t xml:space="preserve">  public Type getReturnType() {</w:t>
      </w:r>
    </w:p>
    <w:p w14:paraId="1928DDCC" w14:textId="77777777" w:rsidR="0023398C" w:rsidRPr="00EC76D5" w:rsidRDefault="0023398C" w:rsidP="0023398C">
      <w:pPr>
        <w:pStyle w:val="Code"/>
      </w:pPr>
      <w:r w:rsidRPr="00EC76D5">
        <w:t xml:space="preserve">    return m_returnType;</w:t>
      </w:r>
    </w:p>
    <w:p w14:paraId="4FD18E49" w14:textId="77777777" w:rsidR="0023398C" w:rsidRPr="00EC76D5" w:rsidRDefault="0023398C" w:rsidP="0023398C">
      <w:pPr>
        <w:pStyle w:val="Code"/>
      </w:pPr>
      <w:r w:rsidRPr="00EC76D5">
        <w:t xml:space="preserve">  }</w:t>
      </w:r>
    </w:p>
    <w:p w14:paraId="354C62AF" w14:textId="77777777" w:rsidR="0023398C" w:rsidRPr="00EC76D5" w:rsidRDefault="0023398C" w:rsidP="0023398C">
      <w:pPr>
        <w:pStyle w:val="Code"/>
      </w:pPr>
    </w:p>
    <w:p w14:paraId="4E729716" w14:textId="77777777" w:rsidR="0023398C" w:rsidRPr="00EC76D5" w:rsidRDefault="0023398C" w:rsidP="0023398C">
      <w:pPr>
        <w:pStyle w:val="Code"/>
      </w:pPr>
      <w:r w:rsidRPr="00EC76D5">
        <w:t xml:space="preserve">  public void setReturnType(Type returnType) {</w:t>
      </w:r>
    </w:p>
    <w:p w14:paraId="1D1AF3B9" w14:textId="77777777" w:rsidR="0023398C" w:rsidRPr="00EC76D5" w:rsidRDefault="0023398C" w:rsidP="0023398C">
      <w:pPr>
        <w:pStyle w:val="Code"/>
      </w:pPr>
      <w:r w:rsidRPr="00EC76D5">
        <w:t xml:space="preserve">    m_returnType = returnType;</w:t>
      </w:r>
    </w:p>
    <w:p w14:paraId="2E04B3AF" w14:textId="77777777" w:rsidR="0023398C" w:rsidRPr="00EC76D5" w:rsidRDefault="0023398C" w:rsidP="0023398C">
      <w:pPr>
        <w:pStyle w:val="Code"/>
      </w:pPr>
      <w:r w:rsidRPr="00EC76D5">
        <w:t xml:space="preserve">  }</w:t>
      </w:r>
    </w:p>
    <w:p w14:paraId="056E1240" w14:textId="77777777" w:rsidR="0023398C" w:rsidRPr="00EC76D5" w:rsidRDefault="0023398C" w:rsidP="0023398C">
      <w:pPr>
        <w:pStyle w:val="Code"/>
      </w:pPr>
    </w:p>
    <w:p w14:paraId="6ABED446" w14:textId="77777777" w:rsidR="0023398C" w:rsidRPr="00EC76D5" w:rsidRDefault="0023398C" w:rsidP="0023398C">
      <w:pPr>
        <w:pStyle w:val="Code"/>
      </w:pPr>
      <w:r w:rsidRPr="00EC76D5">
        <w:t xml:space="preserve">  public boolean isEllipse() {</w:t>
      </w:r>
    </w:p>
    <w:p w14:paraId="35E27605" w14:textId="77777777" w:rsidR="0023398C" w:rsidRPr="00EC76D5" w:rsidRDefault="0023398C" w:rsidP="0023398C">
      <w:pPr>
        <w:pStyle w:val="Code"/>
      </w:pPr>
      <w:r w:rsidRPr="00EC76D5">
        <w:t xml:space="preserve">    return m_ellipse;</w:t>
      </w:r>
    </w:p>
    <w:p w14:paraId="21573560" w14:textId="4BD66992" w:rsidR="000A36AE" w:rsidRPr="00EC76D5" w:rsidRDefault="0023398C">
      <w:pPr>
        <w:pStyle w:val="Code"/>
        <w:rPr>
          <w:ins w:id="435" w:author="Stefan Bjornander" w:date="2015-04-25T14:41:00Z"/>
        </w:rPr>
        <w:pPrChange w:id="436" w:author="Stefan Bjornander" w:date="2015-04-25T17:20:00Z">
          <w:pPr>
            <w:pStyle w:val="CodeHeader"/>
          </w:pPr>
        </w:pPrChange>
      </w:pPr>
      <w:r w:rsidRPr="00EC76D5">
        <w:t xml:space="preserve">  }</w:t>
      </w:r>
    </w:p>
    <w:p w14:paraId="29A769DC" w14:textId="77777777" w:rsidR="00561FE5" w:rsidRPr="00EC76D5" w:rsidDel="000A36AE" w:rsidRDefault="00561FE5">
      <w:pPr>
        <w:pStyle w:val="Code"/>
        <w:rPr>
          <w:del w:id="437" w:author="Stefan Bjornander" w:date="2015-04-25T17:20:00Z"/>
        </w:rPr>
        <w:pPrChange w:id="438" w:author="Stefan Bjornander" w:date="2015-04-25T14:41:00Z">
          <w:pPr>
            <w:pStyle w:val="CodeHeader"/>
          </w:pPr>
        </w:pPrChange>
      </w:pPr>
      <w:bookmarkStart w:id="439" w:name="_Toc417811795"/>
      <w:bookmarkStart w:id="440" w:name="_Toc417853415"/>
      <w:bookmarkStart w:id="441" w:name="_Toc418022093"/>
      <w:bookmarkStart w:id="442" w:name="_Toc418191475"/>
      <w:bookmarkStart w:id="443" w:name="_Toc418191944"/>
      <w:bookmarkStart w:id="444" w:name="_Toc418263179"/>
      <w:bookmarkStart w:id="445" w:name="_Toc418263646"/>
      <w:bookmarkStart w:id="446" w:name="_Toc418356826"/>
      <w:bookmarkStart w:id="447" w:name="_Toc418360189"/>
      <w:bookmarkStart w:id="448" w:name="_Toc418434874"/>
      <w:bookmarkStart w:id="449" w:name="_Toc419660041"/>
      <w:bookmarkStart w:id="450" w:name="_Toc419660504"/>
      <w:bookmarkStart w:id="451" w:name="_Toc420133973"/>
      <w:bookmarkStart w:id="452" w:name="_Toc420134435"/>
      <w:bookmarkStart w:id="453" w:name="_Toc420166193"/>
      <w:bookmarkStart w:id="454" w:name="_Toc420166963"/>
      <w:bookmarkStart w:id="455" w:name="_Toc420302120"/>
      <w:bookmarkStart w:id="456" w:name="_Toc420302587"/>
      <w:bookmarkStart w:id="457" w:name="_Toc420438421"/>
      <w:bookmarkStart w:id="458" w:name="_Toc420795859"/>
      <w:bookmarkStart w:id="459" w:name="_Toc420874127"/>
      <w:bookmarkStart w:id="460" w:name="_Toc420874592"/>
      <w:bookmarkStart w:id="461" w:name="_Toc420874334"/>
      <w:bookmarkStart w:id="462" w:name="_Toc421046422"/>
      <w:bookmarkStart w:id="463" w:name="_Toc421046893"/>
      <w:bookmarkStart w:id="464" w:name="_Toc477258973"/>
      <w:bookmarkStart w:id="465" w:name="_Toc479633071"/>
      <w:bookmarkStart w:id="466" w:name="_Toc481936227"/>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p>
    <w:p w14:paraId="1694E96D" w14:textId="77777777" w:rsidR="00397B2B" w:rsidRPr="00EC76D5" w:rsidDel="00561FE5" w:rsidRDefault="00397B2B" w:rsidP="00397B2B">
      <w:pPr>
        <w:pStyle w:val="Code"/>
        <w:rPr>
          <w:del w:id="467" w:author="Stefan Bjornander" w:date="2015-04-25T14:41:00Z"/>
        </w:rPr>
      </w:pPr>
      <w:del w:id="468" w:author="Stefan Bjornander" w:date="2015-04-25T14:41:00Z">
        <w:r w:rsidRPr="00EC76D5" w:rsidDel="00561FE5">
          <w:delText xml:space="preserve">  private List&lt;String&gt; m_nameList;</w:delText>
        </w:r>
        <w:bookmarkStart w:id="469" w:name="_Toc417811796"/>
        <w:bookmarkStart w:id="470" w:name="_Toc417853416"/>
        <w:bookmarkStart w:id="471" w:name="_Toc418022094"/>
        <w:bookmarkStart w:id="472" w:name="_Toc418191476"/>
        <w:bookmarkStart w:id="473" w:name="_Toc418191945"/>
        <w:bookmarkStart w:id="474" w:name="_Toc418263180"/>
        <w:bookmarkStart w:id="475" w:name="_Toc418263647"/>
        <w:bookmarkStart w:id="476" w:name="_Toc418356827"/>
        <w:bookmarkStart w:id="477" w:name="_Toc418360190"/>
        <w:bookmarkStart w:id="478" w:name="_Toc418434875"/>
        <w:bookmarkStart w:id="479" w:name="_Toc419660042"/>
        <w:bookmarkStart w:id="480" w:name="_Toc419660505"/>
        <w:bookmarkStart w:id="481" w:name="_Toc420133974"/>
        <w:bookmarkStart w:id="482" w:name="_Toc420134436"/>
        <w:bookmarkStart w:id="483" w:name="_Toc420166194"/>
        <w:bookmarkStart w:id="484" w:name="_Toc420166964"/>
        <w:bookmarkStart w:id="485" w:name="_Toc420302121"/>
        <w:bookmarkStart w:id="486" w:name="_Toc420302588"/>
        <w:bookmarkStart w:id="487" w:name="_Toc420438422"/>
        <w:bookmarkStart w:id="488" w:name="_Toc420795860"/>
        <w:bookmarkStart w:id="489" w:name="_Toc420874128"/>
        <w:bookmarkStart w:id="490" w:name="_Toc420874593"/>
        <w:bookmarkStart w:id="491" w:name="_Toc420874335"/>
        <w:bookmarkStart w:id="492" w:name="_Toc421046423"/>
        <w:bookmarkStart w:id="493" w:name="_Toc421046894"/>
        <w:bookmarkStart w:id="494" w:name="_Toc477258974"/>
        <w:bookmarkStart w:id="495" w:name="_Toc479633072"/>
        <w:bookmarkStart w:id="496" w:name="_Toc48193622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del>
    </w:p>
    <w:p w14:paraId="69CBBF88" w14:textId="77777777" w:rsidR="00397B2B" w:rsidRPr="00EC76D5" w:rsidDel="00561FE5" w:rsidRDefault="00397B2B" w:rsidP="00397B2B">
      <w:pPr>
        <w:pStyle w:val="Code"/>
        <w:rPr>
          <w:del w:id="497" w:author="Stefan Bjornander" w:date="2015-04-25T14:41:00Z"/>
        </w:rPr>
      </w:pPr>
      <w:del w:id="498" w:author="Stefan Bjornander" w:date="2015-04-25T14:41:00Z">
        <w:r w:rsidRPr="00EC76D5" w:rsidDel="00561FE5">
          <w:delText xml:space="preserve">  private List&lt;Type&gt; m_typeList;</w:delText>
        </w:r>
        <w:bookmarkStart w:id="499" w:name="_Toc417811797"/>
        <w:bookmarkStart w:id="500" w:name="_Toc417853417"/>
        <w:bookmarkStart w:id="501" w:name="_Toc418022095"/>
        <w:bookmarkStart w:id="502" w:name="_Toc418191477"/>
        <w:bookmarkStart w:id="503" w:name="_Toc418191946"/>
        <w:bookmarkStart w:id="504" w:name="_Toc418263181"/>
        <w:bookmarkStart w:id="505" w:name="_Toc418263648"/>
        <w:bookmarkStart w:id="506" w:name="_Toc418356828"/>
        <w:bookmarkStart w:id="507" w:name="_Toc418360191"/>
        <w:bookmarkStart w:id="508" w:name="_Toc418434876"/>
        <w:bookmarkStart w:id="509" w:name="_Toc419660043"/>
        <w:bookmarkStart w:id="510" w:name="_Toc419660506"/>
        <w:bookmarkStart w:id="511" w:name="_Toc420133975"/>
        <w:bookmarkStart w:id="512" w:name="_Toc420134437"/>
        <w:bookmarkStart w:id="513" w:name="_Toc420166195"/>
        <w:bookmarkStart w:id="514" w:name="_Toc420166965"/>
        <w:bookmarkStart w:id="515" w:name="_Toc420302122"/>
        <w:bookmarkStart w:id="516" w:name="_Toc420302589"/>
        <w:bookmarkStart w:id="517" w:name="_Toc420438423"/>
        <w:bookmarkStart w:id="518" w:name="_Toc420795861"/>
        <w:bookmarkStart w:id="519" w:name="_Toc420874129"/>
        <w:bookmarkStart w:id="520" w:name="_Toc420874594"/>
        <w:bookmarkStart w:id="521" w:name="_Toc420874336"/>
        <w:bookmarkStart w:id="522" w:name="_Toc421046424"/>
        <w:bookmarkStart w:id="523" w:name="_Toc421046895"/>
        <w:bookmarkStart w:id="524" w:name="_Toc477258975"/>
        <w:bookmarkStart w:id="525" w:name="_Toc479633073"/>
        <w:bookmarkStart w:id="526" w:name="_Toc481936229"/>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del>
    </w:p>
    <w:p w14:paraId="487FA271" w14:textId="77777777" w:rsidR="00397B2B" w:rsidRPr="00EC76D5" w:rsidDel="00561FE5" w:rsidRDefault="00397B2B" w:rsidP="00397B2B">
      <w:pPr>
        <w:pStyle w:val="Code"/>
        <w:rPr>
          <w:del w:id="527" w:author="Stefan Bjornander" w:date="2015-04-25T14:41:00Z"/>
        </w:rPr>
      </w:pPr>
      <w:del w:id="528" w:author="Stefan Bjornander" w:date="2015-04-25T14:41:00Z">
        <w:r w:rsidRPr="00EC76D5" w:rsidDel="00561FE5">
          <w:delText xml:space="preserve">  private Type m_returnType;</w:delText>
        </w:r>
        <w:bookmarkStart w:id="529" w:name="_Toc417811798"/>
        <w:bookmarkStart w:id="530" w:name="_Toc417853418"/>
        <w:bookmarkStart w:id="531" w:name="_Toc418022096"/>
        <w:bookmarkStart w:id="532" w:name="_Toc418191478"/>
        <w:bookmarkStart w:id="533" w:name="_Toc418191947"/>
        <w:bookmarkStart w:id="534" w:name="_Toc418263182"/>
        <w:bookmarkStart w:id="535" w:name="_Toc418263649"/>
        <w:bookmarkStart w:id="536" w:name="_Toc418356829"/>
        <w:bookmarkStart w:id="537" w:name="_Toc418360192"/>
        <w:bookmarkStart w:id="538" w:name="_Toc418434877"/>
        <w:bookmarkStart w:id="539" w:name="_Toc419660044"/>
        <w:bookmarkStart w:id="540" w:name="_Toc419660507"/>
        <w:bookmarkStart w:id="541" w:name="_Toc420133976"/>
        <w:bookmarkStart w:id="542" w:name="_Toc420134438"/>
        <w:bookmarkStart w:id="543" w:name="_Toc420166196"/>
        <w:bookmarkStart w:id="544" w:name="_Toc420166966"/>
        <w:bookmarkStart w:id="545" w:name="_Toc420302123"/>
        <w:bookmarkStart w:id="546" w:name="_Toc420302590"/>
        <w:bookmarkStart w:id="547" w:name="_Toc420438424"/>
        <w:bookmarkStart w:id="548" w:name="_Toc420795862"/>
        <w:bookmarkStart w:id="549" w:name="_Toc420874130"/>
        <w:bookmarkStart w:id="550" w:name="_Toc420874595"/>
        <w:bookmarkStart w:id="551" w:name="_Toc420874337"/>
        <w:bookmarkStart w:id="552" w:name="_Toc421046425"/>
        <w:bookmarkStart w:id="553" w:name="_Toc421046896"/>
        <w:bookmarkStart w:id="554" w:name="_Toc477258976"/>
        <w:bookmarkStart w:id="555" w:name="_Toc479633074"/>
        <w:bookmarkStart w:id="556" w:name="_Toc481936230"/>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del>
    </w:p>
    <w:p w14:paraId="6387A151" w14:textId="77777777" w:rsidR="00397B2B" w:rsidRPr="00EC76D5" w:rsidDel="00561FE5" w:rsidRDefault="00397B2B" w:rsidP="00397B2B">
      <w:pPr>
        <w:pStyle w:val="Code"/>
        <w:rPr>
          <w:del w:id="557" w:author="Stefan Bjornander" w:date="2015-04-25T14:41:00Z"/>
        </w:rPr>
      </w:pPr>
      <w:del w:id="558" w:author="Stefan Bjornander" w:date="2015-04-25T14:41:00Z">
        <w:r w:rsidRPr="00EC76D5" w:rsidDel="00561FE5">
          <w:delText xml:space="preserve">  private boolean m_ellipse, m_newStyle;</w:delText>
        </w:r>
        <w:bookmarkStart w:id="559" w:name="_Toc417811799"/>
        <w:bookmarkStart w:id="560" w:name="_Toc417853419"/>
        <w:bookmarkStart w:id="561" w:name="_Toc418022097"/>
        <w:bookmarkStart w:id="562" w:name="_Toc418191479"/>
        <w:bookmarkStart w:id="563" w:name="_Toc418191948"/>
        <w:bookmarkStart w:id="564" w:name="_Toc418263183"/>
        <w:bookmarkStart w:id="565" w:name="_Toc418263650"/>
        <w:bookmarkStart w:id="566" w:name="_Toc418356830"/>
        <w:bookmarkStart w:id="567" w:name="_Toc418360193"/>
        <w:bookmarkStart w:id="568" w:name="_Toc418434878"/>
        <w:bookmarkStart w:id="569" w:name="_Toc419660045"/>
        <w:bookmarkStart w:id="570" w:name="_Toc419660508"/>
        <w:bookmarkStart w:id="571" w:name="_Toc420133977"/>
        <w:bookmarkStart w:id="572" w:name="_Toc420134439"/>
        <w:bookmarkStart w:id="573" w:name="_Toc420166197"/>
        <w:bookmarkStart w:id="574" w:name="_Toc420166967"/>
        <w:bookmarkStart w:id="575" w:name="_Toc420302124"/>
        <w:bookmarkStart w:id="576" w:name="_Toc420302591"/>
        <w:bookmarkStart w:id="577" w:name="_Toc420438425"/>
        <w:bookmarkStart w:id="578" w:name="_Toc420795863"/>
        <w:bookmarkStart w:id="579" w:name="_Toc420874131"/>
        <w:bookmarkStart w:id="580" w:name="_Toc420874596"/>
        <w:bookmarkStart w:id="581" w:name="_Toc420874338"/>
        <w:bookmarkStart w:id="582" w:name="_Toc421046426"/>
        <w:bookmarkStart w:id="583" w:name="_Toc421046897"/>
        <w:bookmarkStart w:id="584" w:name="_Toc477258977"/>
        <w:bookmarkStart w:id="585" w:name="_Toc479633075"/>
        <w:bookmarkStart w:id="586" w:name="_Toc481936231"/>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del>
    </w:p>
    <w:p w14:paraId="65447937" w14:textId="77777777" w:rsidR="00397B2B" w:rsidRPr="00EC76D5" w:rsidDel="00561FE5" w:rsidRDefault="00397B2B" w:rsidP="00397B2B">
      <w:pPr>
        <w:pStyle w:val="Code"/>
        <w:rPr>
          <w:del w:id="587" w:author="Stefan Bjornander" w:date="2015-04-25T14:41:00Z"/>
        </w:rPr>
      </w:pPr>
      <w:del w:id="588" w:author="Stefan Bjornander" w:date="2015-04-25T14:41:00Z">
        <w:r w:rsidRPr="00EC76D5" w:rsidDel="00561FE5">
          <w:delText xml:space="preserve">  private int m_recordSize;</w:delText>
        </w:r>
        <w:bookmarkStart w:id="589" w:name="_Toc417811800"/>
        <w:bookmarkStart w:id="590" w:name="_Toc417853420"/>
        <w:bookmarkStart w:id="591" w:name="_Toc418022098"/>
        <w:bookmarkStart w:id="592" w:name="_Toc418191480"/>
        <w:bookmarkStart w:id="593" w:name="_Toc418191949"/>
        <w:bookmarkStart w:id="594" w:name="_Toc418263184"/>
        <w:bookmarkStart w:id="595" w:name="_Toc418263651"/>
        <w:bookmarkStart w:id="596" w:name="_Toc418356831"/>
        <w:bookmarkStart w:id="597" w:name="_Toc418360194"/>
        <w:bookmarkStart w:id="598" w:name="_Toc418434879"/>
        <w:bookmarkStart w:id="599" w:name="_Toc419660046"/>
        <w:bookmarkStart w:id="600" w:name="_Toc419660509"/>
        <w:bookmarkStart w:id="601" w:name="_Toc420133978"/>
        <w:bookmarkStart w:id="602" w:name="_Toc420134440"/>
        <w:bookmarkStart w:id="603" w:name="_Toc420166198"/>
        <w:bookmarkStart w:id="604" w:name="_Toc420166968"/>
        <w:bookmarkStart w:id="605" w:name="_Toc420302125"/>
        <w:bookmarkStart w:id="606" w:name="_Toc420302592"/>
        <w:bookmarkStart w:id="607" w:name="_Toc420438426"/>
        <w:bookmarkStart w:id="608" w:name="_Toc420795864"/>
        <w:bookmarkStart w:id="609" w:name="_Toc420874132"/>
        <w:bookmarkStart w:id="610" w:name="_Toc420874597"/>
        <w:bookmarkStart w:id="611" w:name="_Toc420874339"/>
        <w:bookmarkStart w:id="612" w:name="_Toc421046427"/>
        <w:bookmarkStart w:id="613" w:name="_Toc421046898"/>
        <w:bookmarkStart w:id="614" w:name="_Toc477258978"/>
        <w:bookmarkStart w:id="615" w:name="_Toc479633076"/>
        <w:bookmarkStart w:id="616" w:name="_Toc481936232"/>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del>
    </w:p>
    <w:p w14:paraId="0EEB1630" w14:textId="77777777" w:rsidR="00397B2B" w:rsidRPr="00EC76D5" w:rsidDel="00561FE5" w:rsidRDefault="00397B2B" w:rsidP="00397B2B">
      <w:pPr>
        <w:pStyle w:val="Code"/>
        <w:rPr>
          <w:del w:id="617" w:author="Stefan Bjornander" w:date="2015-04-25T14:41:00Z"/>
        </w:rPr>
      </w:pPr>
      <w:bookmarkStart w:id="618" w:name="_Toc417811801"/>
      <w:bookmarkStart w:id="619" w:name="_Toc417853421"/>
      <w:bookmarkStart w:id="620" w:name="_Toc418022099"/>
      <w:bookmarkStart w:id="621" w:name="_Toc418191481"/>
      <w:bookmarkStart w:id="622" w:name="_Toc418191950"/>
      <w:bookmarkStart w:id="623" w:name="_Toc418263185"/>
      <w:bookmarkStart w:id="624" w:name="_Toc418263652"/>
      <w:bookmarkStart w:id="625" w:name="_Toc418356832"/>
      <w:bookmarkStart w:id="626" w:name="_Toc418360195"/>
      <w:bookmarkStart w:id="627" w:name="_Toc418434880"/>
      <w:bookmarkStart w:id="628" w:name="_Toc419660047"/>
      <w:bookmarkStart w:id="629" w:name="_Toc419660510"/>
      <w:bookmarkStart w:id="630" w:name="_Toc420133979"/>
      <w:bookmarkStart w:id="631" w:name="_Toc420134441"/>
      <w:bookmarkStart w:id="632" w:name="_Toc420166199"/>
      <w:bookmarkStart w:id="633" w:name="_Toc420166969"/>
      <w:bookmarkStart w:id="634" w:name="_Toc420302126"/>
      <w:bookmarkStart w:id="635" w:name="_Toc420302593"/>
      <w:bookmarkStart w:id="636" w:name="_Toc420438427"/>
      <w:bookmarkStart w:id="637" w:name="_Toc420795865"/>
      <w:bookmarkStart w:id="638" w:name="_Toc420874133"/>
      <w:bookmarkStart w:id="639" w:name="_Toc420874598"/>
      <w:bookmarkStart w:id="640" w:name="_Toc420874340"/>
      <w:bookmarkStart w:id="641" w:name="_Toc421046428"/>
      <w:bookmarkStart w:id="642" w:name="_Toc421046899"/>
      <w:bookmarkStart w:id="643" w:name="_Toc477258979"/>
      <w:bookmarkStart w:id="644" w:name="_Toc479633077"/>
      <w:bookmarkStart w:id="645" w:name="_Toc481936233"/>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p>
    <w:p w14:paraId="6BBEF5CB" w14:textId="77777777" w:rsidR="00397B2B" w:rsidRPr="00EC76D5" w:rsidDel="00946E9C" w:rsidRDefault="00397B2B" w:rsidP="00946E9C">
      <w:pPr>
        <w:pStyle w:val="Code"/>
        <w:rPr>
          <w:del w:id="646" w:author="Stefan Bjornander" w:date="2015-04-25T11:35:00Z"/>
        </w:rPr>
      </w:pPr>
      <w:del w:id="647" w:author="Stefan Bjornander" w:date="2015-04-25T11:35:00Z">
        <w:r w:rsidRPr="00EC76D5" w:rsidDel="00946E9C">
          <w:delText xml:space="preserve">  public static Type </w:delText>
        </w:r>
      </w:del>
      <w:del w:id="648" w:author="Stefan Bjornander" w:date="2015-04-25T11:33:00Z">
        <w:r w:rsidRPr="00EC76D5" w:rsidDel="00055356">
          <w:delText>createOldFunctionType</w:delText>
        </w:r>
      </w:del>
      <w:del w:id="649" w:author="Stefan Bjornander" w:date="2015-04-25T11:35:00Z">
        <w:r w:rsidRPr="00EC76D5" w:rsidDel="00946E9C">
          <w:delText>(Type returnType,</w:delText>
        </w:r>
        <w:bookmarkStart w:id="650" w:name="_Toc417811802"/>
        <w:bookmarkStart w:id="651" w:name="_Toc417853422"/>
        <w:bookmarkStart w:id="652" w:name="_Toc418022100"/>
        <w:bookmarkStart w:id="653" w:name="_Toc418191482"/>
        <w:bookmarkStart w:id="654" w:name="_Toc418191951"/>
        <w:bookmarkStart w:id="655" w:name="_Toc418263186"/>
        <w:bookmarkStart w:id="656" w:name="_Toc418263653"/>
        <w:bookmarkStart w:id="657" w:name="_Toc418356833"/>
        <w:bookmarkStart w:id="658" w:name="_Toc418360196"/>
        <w:bookmarkStart w:id="659" w:name="_Toc418434881"/>
        <w:bookmarkStart w:id="660" w:name="_Toc419660048"/>
        <w:bookmarkStart w:id="661" w:name="_Toc419660511"/>
        <w:bookmarkStart w:id="662" w:name="_Toc420133980"/>
        <w:bookmarkStart w:id="663" w:name="_Toc420134442"/>
        <w:bookmarkStart w:id="664" w:name="_Toc420166200"/>
        <w:bookmarkStart w:id="665" w:name="_Toc420166970"/>
        <w:bookmarkStart w:id="666" w:name="_Toc420302127"/>
        <w:bookmarkStart w:id="667" w:name="_Toc420302594"/>
        <w:bookmarkStart w:id="668" w:name="_Toc420438428"/>
        <w:bookmarkStart w:id="669" w:name="_Toc420795866"/>
        <w:bookmarkStart w:id="670" w:name="_Toc420874134"/>
        <w:bookmarkStart w:id="671" w:name="_Toc420874599"/>
        <w:bookmarkStart w:id="672" w:name="_Toc420874341"/>
        <w:bookmarkStart w:id="673" w:name="_Toc421046429"/>
        <w:bookmarkStart w:id="674" w:name="_Toc421046900"/>
        <w:bookmarkStart w:id="675" w:name="_Toc477258980"/>
        <w:bookmarkStart w:id="676" w:name="_Toc479633078"/>
        <w:bookmarkStart w:id="677" w:name="_Toc481936234"/>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del>
    </w:p>
    <w:p w14:paraId="17E85C18" w14:textId="77777777" w:rsidR="00397B2B" w:rsidRPr="00EC76D5" w:rsidDel="00946E9C" w:rsidRDefault="00397B2B" w:rsidP="00397B2B">
      <w:pPr>
        <w:pStyle w:val="Code"/>
        <w:rPr>
          <w:del w:id="678" w:author="Stefan Bjornander" w:date="2015-04-25T11:35:00Z"/>
        </w:rPr>
      </w:pPr>
      <w:del w:id="679" w:author="Stefan Bjornander" w:date="2015-04-25T11:35:00Z">
        <w:r w:rsidRPr="00EC76D5" w:rsidDel="00946E9C">
          <w:delText xml:space="preserve">                                           List&lt;String&gt; nameList) {</w:delText>
        </w:r>
        <w:bookmarkStart w:id="680" w:name="_Toc417811803"/>
        <w:bookmarkStart w:id="681" w:name="_Toc417853423"/>
        <w:bookmarkStart w:id="682" w:name="_Toc418022101"/>
        <w:bookmarkStart w:id="683" w:name="_Toc418191483"/>
        <w:bookmarkStart w:id="684" w:name="_Toc418191952"/>
        <w:bookmarkStart w:id="685" w:name="_Toc418263187"/>
        <w:bookmarkStart w:id="686" w:name="_Toc418263654"/>
        <w:bookmarkStart w:id="687" w:name="_Toc418356834"/>
        <w:bookmarkStart w:id="688" w:name="_Toc418360197"/>
        <w:bookmarkStart w:id="689" w:name="_Toc418434882"/>
        <w:bookmarkStart w:id="690" w:name="_Toc419660049"/>
        <w:bookmarkStart w:id="691" w:name="_Toc419660512"/>
        <w:bookmarkStart w:id="692" w:name="_Toc420133981"/>
        <w:bookmarkStart w:id="693" w:name="_Toc420134443"/>
        <w:bookmarkStart w:id="694" w:name="_Toc420166201"/>
        <w:bookmarkStart w:id="695" w:name="_Toc420166971"/>
        <w:bookmarkStart w:id="696" w:name="_Toc420302128"/>
        <w:bookmarkStart w:id="697" w:name="_Toc420302595"/>
        <w:bookmarkStart w:id="698" w:name="_Toc420438429"/>
        <w:bookmarkStart w:id="699" w:name="_Toc420795867"/>
        <w:bookmarkStart w:id="700" w:name="_Toc420874135"/>
        <w:bookmarkStart w:id="701" w:name="_Toc420874600"/>
        <w:bookmarkStart w:id="702" w:name="_Toc420874342"/>
        <w:bookmarkStart w:id="703" w:name="_Toc421046430"/>
        <w:bookmarkStart w:id="704" w:name="_Toc421046901"/>
        <w:bookmarkStart w:id="705" w:name="_Toc477258981"/>
        <w:bookmarkStart w:id="706" w:name="_Toc479633079"/>
        <w:bookmarkStart w:id="707" w:name="_Toc481936235"/>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del>
    </w:p>
    <w:p w14:paraId="4821B532" w14:textId="77777777" w:rsidR="00397B2B" w:rsidRPr="00EC76D5" w:rsidDel="00946E9C" w:rsidRDefault="00397B2B" w:rsidP="00397B2B">
      <w:pPr>
        <w:pStyle w:val="Code"/>
        <w:rPr>
          <w:del w:id="708" w:author="Stefan Bjornander" w:date="2015-04-25T11:35:00Z"/>
        </w:rPr>
      </w:pPr>
      <w:del w:id="709" w:author="Stefan Bjornander" w:date="2015-04-25T11:35:00Z">
        <w:r w:rsidRPr="00EC76D5" w:rsidDel="00946E9C">
          <w:delText xml:space="preserve">    Type type = new Type();</w:delText>
        </w:r>
        <w:bookmarkStart w:id="710" w:name="_Toc417811804"/>
        <w:bookmarkStart w:id="711" w:name="_Toc417853424"/>
        <w:bookmarkStart w:id="712" w:name="_Toc418022102"/>
        <w:bookmarkStart w:id="713" w:name="_Toc418191484"/>
        <w:bookmarkStart w:id="714" w:name="_Toc418191953"/>
        <w:bookmarkStart w:id="715" w:name="_Toc418263188"/>
        <w:bookmarkStart w:id="716" w:name="_Toc418263655"/>
        <w:bookmarkStart w:id="717" w:name="_Toc418356835"/>
        <w:bookmarkStart w:id="718" w:name="_Toc418360198"/>
        <w:bookmarkStart w:id="719" w:name="_Toc418434883"/>
        <w:bookmarkStart w:id="720" w:name="_Toc419660050"/>
        <w:bookmarkStart w:id="721" w:name="_Toc419660513"/>
        <w:bookmarkStart w:id="722" w:name="_Toc420133982"/>
        <w:bookmarkStart w:id="723" w:name="_Toc420134444"/>
        <w:bookmarkStart w:id="724" w:name="_Toc420166202"/>
        <w:bookmarkStart w:id="725" w:name="_Toc420166972"/>
        <w:bookmarkStart w:id="726" w:name="_Toc420302129"/>
        <w:bookmarkStart w:id="727" w:name="_Toc420302596"/>
        <w:bookmarkStart w:id="728" w:name="_Toc420438430"/>
        <w:bookmarkStart w:id="729" w:name="_Toc420795868"/>
        <w:bookmarkStart w:id="730" w:name="_Toc420874136"/>
        <w:bookmarkStart w:id="731" w:name="_Toc420874601"/>
        <w:bookmarkStart w:id="732" w:name="_Toc420874343"/>
        <w:bookmarkStart w:id="733" w:name="_Toc421046431"/>
        <w:bookmarkStart w:id="734" w:name="_Toc421046902"/>
        <w:bookmarkStart w:id="735" w:name="_Toc477258982"/>
        <w:bookmarkStart w:id="736" w:name="_Toc479633080"/>
        <w:bookmarkStart w:id="737" w:name="_Toc481936236"/>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del>
    </w:p>
    <w:p w14:paraId="50312D02" w14:textId="77777777" w:rsidR="00397B2B" w:rsidRPr="00EC76D5" w:rsidDel="00946E9C" w:rsidRDefault="00397B2B" w:rsidP="00397B2B">
      <w:pPr>
        <w:pStyle w:val="Code"/>
        <w:rPr>
          <w:del w:id="738" w:author="Stefan Bjornander" w:date="2015-04-25T11:35:00Z"/>
        </w:rPr>
      </w:pPr>
      <w:del w:id="739" w:author="Stefan Bjornander" w:date="2015-04-25T11:35:00Z">
        <w:r w:rsidRPr="00EC76D5" w:rsidDel="00946E9C">
          <w:lastRenderedPageBreak/>
          <w:delText xml:space="preserve">    type.m_sort = Sort.Function;</w:delText>
        </w:r>
        <w:bookmarkStart w:id="740" w:name="_Toc417811805"/>
        <w:bookmarkStart w:id="741" w:name="_Toc417853425"/>
        <w:bookmarkStart w:id="742" w:name="_Toc418022103"/>
        <w:bookmarkStart w:id="743" w:name="_Toc418191485"/>
        <w:bookmarkStart w:id="744" w:name="_Toc418191954"/>
        <w:bookmarkStart w:id="745" w:name="_Toc418263189"/>
        <w:bookmarkStart w:id="746" w:name="_Toc418263656"/>
        <w:bookmarkStart w:id="747" w:name="_Toc418356836"/>
        <w:bookmarkStart w:id="748" w:name="_Toc418360199"/>
        <w:bookmarkStart w:id="749" w:name="_Toc418434884"/>
        <w:bookmarkStart w:id="750" w:name="_Toc419660051"/>
        <w:bookmarkStart w:id="751" w:name="_Toc419660514"/>
        <w:bookmarkStart w:id="752" w:name="_Toc420133983"/>
        <w:bookmarkStart w:id="753" w:name="_Toc420134445"/>
        <w:bookmarkStart w:id="754" w:name="_Toc420166203"/>
        <w:bookmarkStart w:id="755" w:name="_Toc420166973"/>
        <w:bookmarkStart w:id="756" w:name="_Toc420302130"/>
        <w:bookmarkStart w:id="757" w:name="_Toc420302597"/>
        <w:bookmarkStart w:id="758" w:name="_Toc420438431"/>
        <w:bookmarkStart w:id="759" w:name="_Toc420795869"/>
        <w:bookmarkStart w:id="760" w:name="_Toc420874137"/>
        <w:bookmarkStart w:id="761" w:name="_Toc420874602"/>
        <w:bookmarkStart w:id="762" w:name="_Toc420874344"/>
        <w:bookmarkStart w:id="763" w:name="_Toc421046432"/>
        <w:bookmarkStart w:id="764" w:name="_Toc421046903"/>
        <w:bookmarkStart w:id="765" w:name="_Toc477258983"/>
        <w:bookmarkStart w:id="766" w:name="_Toc479633081"/>
        <w:bookmarkStart w:id="767" w:name="_Toc481936237"/>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del>
    </w:p>
    <w:p w14:paraId="09988A82" w14:textId="77777777" w:rsidR="00397B2B" w:rsidRPr="00EC76D5" w:rsidDel="00946E9C" w:rsidRDefault="00397B2B" w:rsidP="00397B2B">
      <w:pPr>
        <w:pStyle w:val="Code"/>
        <w:rPr>
          <w:del w:id="768" w:author="Stefan Bjornander" w:date="2015-04-25T11:35:00Z"/>
        </w:rPr>
      </w:pPr>
      <w:del w:id="769" w:author="Stefan Bjornander" w:date="2015-04-25T11:35:00Z">
        <w:r w:rsidRPr="00EC76D5" w:rsidDel="00946E9C">
          <w:delText xml:space="preserve">    type.m_returnType = returnType;</w:delText>
        </w:r>
        <w:bookmarkStart w:id="770" w:name="_Toc417811806"/>
        <w:bookmarkStart w:id="771" w:name="_Toc417853426"/>
        <w:bookmarkStart w:id="772" w:name="_Toc418022104"/>
        <w:bookmarkStart w:id="773" w:name="_Toc418191486"/>
        <w:bookmarkStart w:id="774" w:name="_Toc418191955"/>
        <w:bookmarkStart w:id="775" w:name="_Toc418263190"/>
        <w:bookmarkStart w:id="776" w:name="_Toc418263657"/>
        <w:bookmarkStart w:id="777" w:name="_Toc418356837"/>
        <w:bookmarkStart w:id="778" w:name="_Toc418360200"/>
        <w:bookmarkStart w:id="779" w:name="_Toc418434885"/>
        <w:bookmarkStart w:id="780" w:name="_Toc419660052"/>
        <w:bookmarkStart w:id="781" w:name="_Toc419660515"/>
        <w:bookmarkStart w:id="782" w:name="_Toc420133984"/>
        <w:bookmarkStart w:id="783" w:name="_Toc420134446"/>
        <w:bookmarkStart w:id="784" w:name="_Toc420166204"/>
        <w:bookmarkStart w:id="785" w:name="_Toc420166974"/>
        <w:bookmarkStart w:id="786" w:name="_Toc420302131"/>
        <w:bookmarkStart w:id="787" w:name="_Toc420302598"/>
        <w:bookmarkStart w:id="788" w:name="_Toc420438432"/>
        <w:bookmarkStart w:id="789" w:name="_Toc420795870"/>
        <w:bookmarkStart w:id="790" w:name="_Toc420874138"/>
        <w:bookmarkStart w:id="791" w:name="_Toc420874603"/>
        <w:bookmarkStart w:id="792" w:name="_Toc420874345"/>
        <w:bookmarkStart w:id="793" w:name="_Toc421046433"/>
        <w:bookmarkStart w:id="794" w:name="_Toc421046904"/>
        <w:bookmarkStart w:id="795" w:name="_Toc477258984"/>
        <w:bookmarkStart w:id="796" w:name="_Toc479633082"/>
        <w:bookmarkStart w:id="797" w:name="_Toc481936238"/>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del>
    </w:p>
    <w:p w14:paraId="3C065C77" w14:textId="77777777" w:rsidR="00397B2B" w:rsidRPr="00EC76D5" w:rsidDel="00946E9C" w:rsidRDefault="00397B2B" w:rsidP="00397B2B">
      <w:pPr>
        <w:pStyle w:val="Code"/>
        <w:rPr>
          <w:del w:id="798" w:author="Stefan Bjornander" w:date="2015-04-25T11:35:00Z"/>
          <w:rPrChange w:id="799" w:author="Stefan Bjornander" w:date="2015-04-25T14:40:00Z">
            <w:rPr>
              <w:del w:id="800" w:author="Stefan Bjornander" w:date="2015-04-25T11:35:00Z"/>
              <w:lang w:val="sv-SE"/>
            </w:rPr>
          </w:rPrChange>
        </w:rPr>
      </w:pPr>
      <w:del w:id="801" w:author="Stefan Bjornander" w:date="2015-04-25T11:35:00Z">
        <w:r w:rsidRPr="00EC76D5" w:rsidDel="00946E9C">
          <w:delText xml:space="preserve">    </w:delText>
        </w:r>
        <w:r w:rsidRPr="00EC76D5" w:rsidDel="00946E9C">
          <w:rPr>
            <w:rPrChange w:id="802" w:author="Stefan Bjornander" w:date="2015-04-25T14:40:00Z">
              <w:rPr>
                <w:lang w:val="sv-SE"/>
              </w:rPr>
            </w:rPrChange>
          </w:rPr>
          <w:delText>type.m_symbolList = null;</w:delText>
        </w:r>
        <w:bookmarkStart w:id="803" w:name="_Toc417811807"/>
        <w:bookmarkStart w:id="804" w:name="_Toc417853427"/>
        <w:bookmarkStart w:id="805" w:name="_Toc418022105"/>
        <w:bookmarkStart w:id="806" w:name="_Toc418191487"/>
        <w:bookmarkStart w:id="807" w:name="_Toc418191956"/>
        <w:bookmarkStart w:id="808" w:name="_Toc418263191"/>
        <w:bookmarkStart w:id="809" w:name="_Toc418263658"/>
        <w:bookmarkStart w:id="810" w:name="_Toc418356838"/>
        <w:bookmarkStart w:id="811" w:name="_Toc418360201"/>
        <w:bookmarkStart w:id="812" w:name="_Toc418434886"/>
        <w:bookmarkStart w:id="813" w:name="_Toc419660053"/>
        <w:bookmarkStart w:id="814" w:name="_Toc419660516"/>
        <w:bookmarkStart w:id="815" w:name="_Toc420133985"/>
        <w:bookmarkStart w:id="816" w:name="_Toc420134447"/>
        <w:bookmarkStart w:id="817" w:name="_Toc420166205"/>
        <w:bookmarkStart w:id="818" w:name="_Toc420166975"/>
        <w:bookmarkStart w:id="819" w:name="_Toc420302132"/>
        <w:bookmarkStart w:id="820" w:name="_Toc420302599"/>
        <w:bookmarkStart w:id="821" w:name="_Toc420438433"/>
        <w:bookmarkStart w:id="822" w:name="_Toc420795871"/>
        <w:bookmarkStart w:id="823" w:name="_Toc420874139"/>
        <w:bookmarkStart w:id="824" w:name="_Toc420874604"/>
        <w:bookmarkStart w:id="825" w:name="_Toc420874346"/>
        <w:bookmarkStart w:id="826" w:name="_Toc421046434"/>
        <w:bookmarkStart w:id="827" w:name="_Toc421046905"/>
        <w:bookmarkStart w:id="828" w:name="_Toc477258985"/>
        <w:bookmarkStart w:id="829" w:name="_Toc479633083"/>
        <w:bookmarkStart w:id="830" w:name="_Toc481936239"/>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del>
    </w:p>
    <w:p w14:paraId="5B1626C2" w14:textId="77777777" w:rsidR="00397B2B" w:rsidRPr="00EC76D5" w:rsidDel="00946E9C" w:rsidRDefault="00397B2B" w:rsidP="00397B2B">
      <w:pPr>
        <w:pStyle w:val="Code"/>
        <w:rPr>
          <w:del w:id="831" w:author="Stefan Bjornander" w:date="2015-04-25T11:35:00Z"/>
          <w:rPrChange w:id="832" w:author="Stefan Bjornander" w:date="2015-04-25T14:40:00Z">
            <w:rPr>
              <w:del w:id="833" w:author="Stefan Bjornander" w:date="2015-04-25T11:35:00Z"/>
              <w:lang w:val="sv-SE"/>
            </w:rPr>
          </w:rPrChange>
        </w:rPr>
      </w:pPr>
      <w:del w:id="834" w:author="Stefan Bjornander" w:date="2015-04-25T11:35:00Z">
        <w:r w:rsidRPr="00EC76D5" w:rsidDel="00946E9C">
          <w:rPr>
            <w:rPrChange w:id="835" w:author="Stefan Bjornander" w:date="2015-04-25T14:40:00Z">
              <w:rPr>
                <w:lang w:val="sv-SE"/>
              </w:rPr>
            </w:rPrChange>
          </w:rPr>
          <w:delText xml:space="preserve">    type.m_nameList = nameList;</w:delText>
        </w:r>
        <w:bookmarkStart w:id="836" w:name="_Toc417811808"/>
        <w:bookmarkStart w:id="837" w:name="_Toc417853428"/>
        <w:bookmarkStart w:id="838" w:name="_Toc418022106"/>
        <w:bookmarkStart w:id="839" w:name="_Toc418191488"/>
        <w:bookmarkStart w:id="840" w:name="_Toc418191957"/>
        <w:bookmarkStart w:id="841" w:name="_Toc418263192"/>
        <w:bookmarkStart w:id="842" w:name="_Toc418263659"/>
        <w:bookmarkStart w:id="843" w:name="_Toc418356839"/>
        <w:bookmarkStart w:id="844" w:name="_Toc418360202"/>
        <w:bookmarkStart w:id="845" w:name="_Toc418434887"/>
        <w:bookmarkStart w:id="846" w:name="_Toc419660054"/>
        <w:bookmarkStart w:id="847" w:name="_Toc419660517"/>
        <w:bookmarkStart w:id="848" w:name="_Toc420133986"/>
        <w:bookmarkStart w:id="849" w:name="_Toc420134448"/>
        <w:bookmarkStart w:id="850" w:name="_Toc420166206"/>
        <w:bookmarkStart w:id="851" w:name="_Toc420166976"/>
        <w:bookmarkStart w:id="852" w:name="_Toc420302133"/>
        <w:bookmarkStart w:id="853" w:name="_Toc420302600"/>
        <w:bookmarkStart w:id="854" w:name="_Toc420438434"/>
        <w:bookmarkStart w:id="855" w:name="_Toc420795872"/>
        <w:bookmarkStart w:id="856" w:name="_Toc420874140"/>
        <w:bookmarkStart w:id="857" w:name="_Toc420874605"/>
        <w:bookmarkStart w:id="858" w:name="_Toc420874347"/>
        <w:bookmarkStart w:id="859" w:name="_Toc421046435"/>
        <w:bookmarkStart w:id="860" w:name="_Toc421046906"/>
        <w:bookmarkStart w:id="861" w:name="_Toc477258986"/>
        <w:bookmarkStart w:id="862" w:name="_Toc479633084"/>
        <w:bookmarkStart w:id="863" w:name="_Toc481936240"/>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del>
    </w:p>
    <w:p w14:paraId="7BD9BF08" w14:textId="77777777" w:rsidR="00397B2B" w:rsidRPr="00EC76D5" w:rsidDel="00946E9C" w:rsidRDefault="00397B2B" w:rsidP="00397B2B">
      <w:pPr>
        <w:pStyle w:val="Code"/>
        <w:rPr>
          <w:del w:id="864" w:author="Stefan Bjornander" w:date="2015-04-25T11:35:00Z"/>
          <w:rPrChange w:id="865" w:author="Stefan Bjornander" w:date="2015-04-25T14:40:00Z">
            <w:rPr>
              <w:del w:id="866" w:author="Stefan Bjornander" w:date="2015-04-25T11:35:00Z"/>
              <w:lang w:val="sv-SE"/>
            </w:rPr>
          </w:rPrChange>
        </w:rPr>
      </w:pPr>
      <w:del w:id="867" w:author="Stefan Bjornander" w:date="2015-04-25T11:35:00Z">
        <w:r w:rsidRPr="00EC76D5" w:rsidDel="00946E9C">
          <w:rPr>
            <w:rPrChange w:id="868" w:author="Stefan Bjornander" w:date="2015-04-25T14:40:00Z">
              <w:rPr>
                <w:lang w:val="sv-SE"/>
              </w:rPr>
            </w:rPrChange>
          </w:rPr>
          <w:delText xml:space="preserve">    type.m_ellipse = false;</w:delText>
        </w:r>
        <w:bookmarkStart w:id="869" w:name="_Toc417811809"/>
        <w:bookmarkStart w:id="870" w:name="_Toc417853429"/>
        <w:bookmarkStart w:id="871" w:name="_Toc418022107"/>
        <w:bookmarkStart w:id="872" w:name="_Toc418191489"/>
        <w:bookmarkStart w:id="873" w:name="_Toc418191958"/>
        <w:bookmarkStart w:id="874" w:name="_Toc418263193"/>
        <w:bookmarkStart w:id="875" w:name="_Toc418263660"/>
        <w:bookmarkStart w:id="876" w:name="_Toc418356840"/>
        <w:bookmarkStart w:id="877" w:name="_Toc418360203"/>
        <w:bookmarkStart w:id="878" w:name="_Toc418434888"/>
        <w:bookmarkStart w:id="879" w:name="_Toc419660055"/>
        <w:bookmarkStart w:id="880" w:name="_Toc419660518"/>
        <w:bookmarkStart w:id="881" w:name="_Toc420133987"/>
        <w:bookmarkStart w:id="882" w:name="_Toc420134449"/>
        <w:bookmarkStart w:id="883" w:name="_Toc420166207"/>
        <w:bookmarkStart w:id="884" w:name="_Toc420166977"/>
        <w:bookmarkStart w:id="885" w:name="_Toc420302134"/>
        <w:bookmarkStart w:id="886" w:name="_Toc420302601"/>
        <w:bookmarkStart w:id="887" w:name="_Toc420438435"/>
        <w:bookmarkStart w:id="888" w:name="_Toc420795873"/>
        <w:bookmarkStart w:id="889" w:name="_Toc420874141"/>
        <w:bookmarkStart w:id="890" w:name="_Toc420874606"/>
        <w:bookmarkStart w:id="891" w:name="_Toc420874348"/>
        <w:bookmarkStart w:id="892" w:name="_Toc421046436"/>
        <w:bookmarkStart w:id="893" w:name="_Toc421046907"/>
        <w:bookmarkStart w:id="894" w:name="_Toc477258987"/>
        <w:bookmarkStart w:id="895" w:name="_Toc479633085"/>
        <w:bookmarkStart w:id="896" w:name="_Toc481936241"/>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del>
    </w:p>
    <w:p w14:paraId="6B829EF3" w14:textId="77777777" w:rsidR="00397B2B" w:rsidRPr="00EC76D5" w:rsidDel="00946E9C" w:rsidRDefault="00397B2B" w:rsidP="00397B2B">
      <w:pPr>
        <w:pStyle w:val="Code"/>
        <w:rPr>
          <w:del w:id="897" w:author="Stefan Bjornander" w:date="2015-04-25T11:35:00Z"/>
          <w:rPrChange w:id="898" w:author="Stefan Bjornander" w:date="2015-04-25T14:40:00Z">
            <w:rPr>
              <w:del w:id="899" w:author="Stefan Bjornander" w:date="2015-04-25T11:35:00Z"/>
              <w:lang w:val="sv-SE"/>
            </w:rPr>
          </w:rPrChange>
        </w:rPr>
      </w:pPr>
      <w:del w:id="900" w:author="Stefan Bjornander" w:date="2015-04-25T11:35:00Z">
        <w:r w:rsidRPr="00EC76D5" w:rsidDel="00946E9C">
          <w:rPr>
            <w:rPrChange w:id="901" w:author="Stefan Bjornander" w:date="2015-04-25T14:40:00Z">
              <w:rPr>
                <w:lang w:val="sv-SE"/>
              </w:rPr>
            </w:rPrChange>
          </w:rPr>
          <w:delText xml:space="preserve">    type.m_newStyle = false;</w:delText>
        </w:r>
        <w:bookmarkStart w:id="902" w:name="_Toc417811810"/>
        <w:bookmarkStart w:id="903" w:name="_Toc417853430"/>
        <w:bookmarkStart w:id="904" w:name="_Toc418022108"/>
        <w:bookmarkStart w:id="905" w:name="_Toc418191490"/>
        <w:bookmarkStart w:id="906" w:name="_Toc418191959"/>
        <w:bookmarkStart w:id="907" w:name="_Toc418263194"/>
        <w:bookmarkStart w:id="908" w:name="_Toc418263661"/>
        <w:bookmarkStart w:id="909" w:name="_Toc418356841"/>
        <w:bookmarkStart w:id="910" w:name="_Toc418360204"/>
        <w:bookmarkStart w:id="911" w:name="_Toc418434889"/>
        <w:bookmarkStart w:id="912" w:name="_Toc419660056"/>
        <w:bookmarkStart w:id="913" w:name="_Toc419660519"/>
        <w:bookmarkStart w:id="914" w:name="_Toc420133988"/>
        <w:bookmarkStart w:id="915" w:name="_Toc420134450"/>
        <w:bookmarkStart w:id="916" w:name="_Toc420166208"/>
        <w:bookmarkStart w:id="917" w:name="_Toc420166978"/>
        <w:bookmarkStart w:id="918" w:name="_Toc420302135"/>
        <w:bookmarkStart w:id="919" w:name="_Toc420302602"/>
        <w:bookmarkStart w:id="920" w:name="_Toc420438436"/>
        <w:bookmarkStart w:id="921" w:name="_Toc420795874"/>
        <w:bookmarkStart w:id="922" w:name="_Toc420874142"/>
        <w:bookmarkStart w:id="923" w:name="_Toc420874607"/>
        <w:bookmarkStart w:id="924" w:name="_Toc420874349"/>
        <w:bookmarkStart w:id="925" w:name="_Toc421046437"/>
        <w:bookmarkStart w:id="926" w:name="_Toc421046908"/>
        <w:bookmarkStart w:id="927" w:name="_Toc477258988"/>
        <w:bookmarkStart w:id="928" w:name="_Toc479633086"/>
        <w:bookmarkStart w:id="929" w:name="_Toc481936242"/>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del>
    </w:p>
    <w:p w14:paraId="0D18B2A9" w14:textId="77777777" w:rsidR="00397B2B" w:rsidRPr="00EC76D5" w:rsidDel="00946E9C" w:rsidRDefault="00397B2B" w:rsidP="00397B2B">
      <w:pPr>
        <w:pStyle w:val="Code"/>
        <w:rPr>
          <w:del w:id="930" w:author="Stefan Bjornander" w:date="2015-04-25T11:35:00Z"/>
          <w:rPrChange w:id="931" w:author="Stefan Bjornander" w:date="2015-04-25T14:40:00Z">
            <w:rPr>
              <w:del w:id="932" w:author="Stefan Bjornander" w:date="2015-04-25T11:35:00Z"/>
              <w:lang w:val="sv-SE"/>
            </w:rPr>
          </w:rPrChange>
        </w:rPr>
      </w:pPr>
      <w:del w:id="933" w:author="Stefan Bjornander" w:date="2015-04-25T11:35:00Z">
        <w:r w:rsidRPr="00EC76D5" w:rsidDel="00946E9C">
          <w:rPr>
            <w:rPrChange w:id="934" w:author="Stefan Bjornander" w:date="2015-04-25T14:40:00Z">
              <w:rPr>
                <w:lang w:val="sv-SE"/>
              </w:rPr>
            </w:rPrChange>
          </w:rPr>
          <w:delText xml:space="preserve">    </w:delText>
        </w:r>
        <w:bookmarkStart w:id="935" w:name="_Toc417811811"/>
        <w:bookmarkStart w:id="936" w:name="_Toc417853431"/>
        <w:bookmarkStart w:id="937" w:name="_Toc418022109"/>
        <w:bookmarkStart w:id="938" w:name="_Toc418191491"/>
        <w:bookmarkStart w:id="939" w:name="_Toc418191960"/>
        <w:bookmarkStart w:id="940" w:name="_Toc418263195"/>
        <w:bookmarkStart w:id="941" w:name="_Toc418263662"/>
        <w:bookmarkStart w:id="942" w:name="_Toc418356842"/>
        <w:bookmarkStart w:id="943" w:name="_Toc418360205"/>
        <w:bookmarkStart w:id="944" w:name="_Toc418434890"/>
        <w:bookmarkStart w:id="945" w:name="_Toc419660057"/>
        <w:bookmarkStart w:id="946" w:name="_Toc419660520"/>
        <w:bookmarkStart w:id="947" w:name="_Toc420133989"/>
        <w:bookmarkStart w:id="948" w:name="_Toc420134451"/>
        <w:bookmarkStart w:id="949" w:name="_Toc420166209"/>
        <w:bookmarkStart w:id="950" w:name="_Toc420166979"/>
        <w:bookmarkStart w:id="951" w:name="_Toc420302136"/>
        <w:bookmarkStart w:id="952" w:name="_Toc420302603"/>
        <w:bookmarkStart w:id="953" w:name="_Toc420438437"/>
        <w:bookmarkStart w:id="954" w:name="_Toc420795875"/>
        <w:bookmarkStart w:id="955" w:name="_Toc420874143"/>
        <w:bookmarkStart w:id="956" w:name="_Toc420874608"/>
        <w:bookmarkStart w:id="957" w:name="_Toc420874350"/>
        <w:bookmarkStart w:id="958" w:name="_Toc421046438"/>
        <w:bookmarkStart w:id="959" w:name="_Toc421046909"/>
        <w:bookmarkStart w:id="960" w:name="_Toc477258989"/>
        <w:bookmarkStart w:id="961" w:name="_Toc479633087"/>
        <w:bookmarkStart w:id="962" w:name="_Toc481936243"/>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del>
    </w:p>
    <w:p w14:paraId="078AC3E8" w14:textId="77777777" w:rsidR="00397B2B" w:rsidRPr="00EC76D5" w:rsidDel="00946E9C" w:rsidRDefault="00397B2B" w:rsidP="00397B2B">
      <w:pPr>
        <w:pStyle w:val="Code"/>
        <w:rPr>
          <w:del w:id="963" w:author="Stefan Bjornander" w:date="2015-04-25T11:35:00Z"/>
        </w:rPr>
      </w:pPr>
      <w:del w:id="964" w:author="Stefan Bjornander" w:date="2015-04-25T11:35:00Z">
        <w:r w:rsidRPr="00EC76D5" w:rsidDel="00946E9C">
          <w:rPr>
            <w:rPrChange w:id="965" w:author="Stefan Bjornander" w:date="2015-04-25T14:40:00Z">
              <w:rPr>
                <w:lang w:val="sv-SE"/>
              </w:rPr>
            </w:rPrChange>
          </w:rPr>
          <w:delText xml:space="preserve">    </w:delText>
        </w:r>
        <w:r w:rsidRPr="00EC76D5" w:rsidDel="00946E9C">
          <w:delText>Set&lt;String&gt; nameSet = new MySet&lt;&gt;();</w:delText>
        </w:r>
        <w:bookmarkStart w:id="966" w:name="_Toc417811812"/>
        <w:bookmarkStart w:id="967" w:name="_Toc417853432"/>
        <w:bookmarkStart w:id="968" w:name="_Toc418022110"/>
        <w:bookmarkStart w:id="969" w:name="_Toc418191492"/>
        <w:bookmarkStart w:id="970" w:name="_Toc418191961"/>
        <w:bookmarkStart w:id="971" w:name="_Toc418263196"/>
        <w:bookmarkStart w:id="972" w:name="_Toc418263663"/>
        <w:bookmarkStart w:id="973" w:name="_Toc418356843"/>
        <w:bookmarkStart w:id="974" w:name="_Toc418360206"/>
        <w:bookmarkStart w:id="975" w:name="_Toc418434891"/>
        <w:bookmarkStart w:id="976" w:name="_Toc419660058"/>
        <w:bookmarkStart w:id="977" w:name="_Toc419660521"/>
        <w:bookmarkStart w:id="978" w:name="_Toc420133990"/>
        <w:bookmarkStart w:id="979" w:name="_Toc420134452"/>
        <w:bookmarkStart w:id="980" w:name="_Toc420166210"/>
        <w:bookmarkStart w:id="981" w:name="_Toc420166980"/>
        <w:bookmarkStart w:id="982" w:name="_Toc420302137"/>
        <w:bookmarkStart w:id="983" w:name="_Toc420302604"/>
        <w:bookmarkStart w:id="984" w:name="_Toc420438438"/>
        <w:bookmarkStart w:id="985" w:name="_Toc420795876"/>
        <w:bookmarkStart w:id="986" w:name="_Toc420874144"/>
        <w:bookmarkStart w:id="987" w:name="_Toc420874609"/>
        <w:bookmarkStart w:id="988" w:name="_Toc420874351"/>
        <w:bookmarkStart w:id="989" w:name="_Toc421046439"/>
        <w:bookmarkStart w:id="990" w:name="_Toc421046910"/>
        <w:bookmarkStart w:id="991" w:name="_Toc477258990"/>
        <w:bookmarkStart w:id="992" w:name="_Toc479633088"/>
        <w:bookmarkStart w:id="993" w:name="_Toc481936244"/>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del>
    </w:p>
    <w:p w14:paraId="718A4BD5" w14:textId="77777777" w:rsidR="00397B2B" w:rsidRPr="00EC76D5" w:rsidDel="00946E9C" w:rsidRDefault="00397B2B" w:rsidP="00397B2B">
      <w:pPr>
        <w:pStyle w:val="Code"/>
        <w:rPr>
          <w:del w:id="994" w:author="Stefan Bjornander" w:date="2015-04-25T11:35:00Z"/>
        </w:rPr>
      </w:pPr>
      <w:del w:id="995" w:author="Stefan Bjornander" w:date="2015-04-25T11:35:00Z">
        <w:r w:rsidRPr="00EC76D5" w:rsidDel="00946E9C">
          <w:delText xml:space="preserve">    for (String name : type.m_nameList) {</w:delText>
        </w:r>
        <w:bookmarkStart w:id="996" w:name="_Toc417811813"/>
        <w:bookmarkStart w:id="997" w:name="_Toc417853433"/>
        <w:bookmarkStart w:id="998" w:name="_Toc418022111"/>
        <w:bookmarkStart w:id="999" w:name="_Toc418191493"/>
        <w:bookmarkStart w:id="1000" w:name="_Toc418191962"/>
        <w:bookmarkStart w:id="1001" w:name="_Toc418263197"/>
        <w:bookmarkStart w:id="1002" w:name="_Toc418263664"/>
        <w:bookmarkStart w:id="1003" w:name="_Toc418356844"/>
        <w:bookmarkStart w:id="1004" w:name="_Toc418360207"/>
        <w:bookmarkStart w:id="1005" w:name="_Toc418434892"/>
        <w:bookmarkStart w:id="1006" w:name="_Toc419660059"/>
        <w:bookmarkStart w:id="1007" w:name="_Toc419660522"/>
        <w:bookmarkStart w:id="1008" w:name="_Toc420133991"/>
        <w:bookmarkStart w:id="1009" w:name="_Toc420134453"/>
        <w:bookmarkStart w:id="1010" w:name="_Toc420166211"/>
        <w:bookmarkStart w:id="1011" w:name="_Toc420166981"/>
        <w:bookmarkStart w:id="1012" w:name="_Toc420302138"/>
        <w:bookmarkStart w:id="1013" w:name="_Toc420302605"/>
        <w:bookmarkStart w:id="1014" w:name="_Toc420438439"/>
        <w:bookmarkStart w:id="1015" w:name="_Toc420795877"/>
        <w:bookmarkStart w:id="1016" w:name="_Toc420874145"/>
        <w:bookmarkStart w:id="1017" w:name="_Toc420874610"/>
        <w:bookmarkStart w:id="1018" w:name="_Toc420874352"/>
        <w:bookmarkStart w:id="1019" w:name="_Toc421046440"/>
        <w:bookmarkStart w:id="1020" w:name="_Toc421046911"/>
        <w:bookmarkStart w:id="1021" w:name="_Toc477258991"/>
        <w:bookmarkStart w:id="1022" w:name="_Toc479633089"/>
        <w:bookmarkStart w:id="1023" w:name="_Toc48193624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del>
    </w:p>
    <w:p w14:paraId="618C1F31" w14:textId="77777777" w:rsidR="00397B2B" w:rsidRPr="00EC76D5" w:rsidDel="00946E9C" w:rsidRDefault="00397B2B" w:rsidP="00397B2B">
      <w:pPr>
        <w:pStyle w:val="Code"/>
        <w:rPr>
          <w:del w:id="1024" w:author="Stefan Bjornander" w:date="2015-04-25T11:35:00Z"/>
        </w:rPr>
      </w:pPr>
      <w:del w:id="1025" w:author="Stefan Bjornander" w:date="2015-04-25T11:35:00Z">
        <w:r w:rsidRPr="00EC76D5" w:rsidDel="00946E9C">
          <w:delText xml:space="preserve">      Assert.error(nameSet.add(name), name,</w:delText>
        </w:r>
        <w:bookmarkStart w:id="1026" w:name="_Toc417811814"/>
        <w:bookmarkStart w:id="1027" w:name="_Toc417853434"/>
        <w:bookmarkStart w:id="1028" w:name="_Toc418022112"/>
        <w:bookmarkStart w:id="1029" w:name="_Toc418191494"/>
        <w:bookmarkStart w:id="1030" w:name="_Toc418191963"/>
        <w:bookmarkStart w:id="1031" w:name="_Toc418263198"/>
        <w:bookmarkStart w:id="1032" w:name="_Toc418263665"/>
        <w:bookmarkStart w:id="1033" w:name="_Toc418356845"/>
        <w:bookmarkStart w:id="1034" w:name="_Toc418360208"/>
        <w:bookmarkStart w:id="1035" w:name="_Toc418434893"/>
        <w:bookmarkStart w:id="1036" w:name="_Toc419660060"/>
        <w:bookmarkStart w:id="1037" w:name="_Toc419660523"/>
        <w:bookmarkStart w:id="1038" w:name="_Toc420133992"/>
        <w:bookmarkStart w:id="1039" w:name="_Toc420134454"/>
        <w:bookmarkStart w:id="1040" w:name="_Toc420166212"/>
        <w:bookmarkStart w:id="1041" w:name="_Toc420166982"/>
        <w:bookmarkStart w:id="1042" w:name="_Toc420302139"/>
        <w:bookmarkStart w:id="1043" w:name="_Toc420302606"/>
        <w:bookmarkStart w:id="1044" w:name="_Toc420438440"/>
        <w:bookmarkStart w:id="1045" w:name="_Toc420795878"/>
        <w:bookmarkStart w:id="1046" w:name="_Toc420874146"/>
        <w:bookmarkStart w:id="1047" w:name="_Toc420874611"/>
        <w:bookmarkStart w:id="1048" w:name="_Toc420874353"/>
        <w:bookmarkStart w:id="1049" w:name="_Toc421046441"/>
        <w:bookmarkStart w:id="1050" w:name="_Toc421046912"/>
        <w:bookmarkStart w:id="1051" w:name="_Toc477258992"/>
        <w:bookmarkStart w:id="1052" w:name="_Toc479633090"/>
        <w:bookmarkStart w:id="1053" w:name="_Toc481936246"/>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del>
    </w:p>
    <w:p w14:paraId="57957B88" w14:textId="77777777" w:rsidR="00397B2B" w:rsidRPr="00EC76D5" w:rsidDel="00946E9C" w:rsidRDefault="00397B2B" w:rsidP="00397B2B">
      <w:pPr>
        <w:pStyle w:val="Code"/>
        <w:rPr>
          <w:del w:id="1054" w:author="Stefan Bjornander" w:date="2015-04-25T11:35:00Z"/>
        </w:rPr>
      </w:pPr>
      <w:del w:id="1055" w:author="Stefan Bjornander" w:date="2015-04-25T11:35:00Z">
        <w:r w:rsidRPr="00EC76D5" w:rsidDel="00946E9C">
          <w:delText xml:space="preserve">                    "duplicate name in parameter list");</w:delText>
        </w:r>
        <w:bookmarkStart w:id="1056" w:name="_Toc417811815"/>
        <w:bookmarkStart w:id="1057" w:name="_Toc417853435"/>
        <w:bookmarkStart w:id="1058" w:name="_Toc418022113"/>
        <w:bookmarkStart w:id="1059" w:name="_Toc418191495"/>
        <w:bookmarkStart w:id="1060" w:name="_Toc418191964"/>
        <w:bookmarkStart w:id="1061" w:name="_Toc418263199"/>
        <w:bookmarkStart w:id="1062" w:name="_Toc418263666"/>
        <w:bookmarkStart w:id="1063" w:name="_Toc418356846"/>
        <w:bookmarkStart w:id="1064" w:name="_Toc418360209"/>
        <w:bookmarkStart w:id="1065" w:name="_Toc418434894"/>
        <w:bookmarkStart w:id="1066" w:name="_Toc419660061"/>
        <w:bookmarkStart w:id="1067" w:name="_Toc419660524"/>
        <w:bookmarkStart w:id="1068" w:name="_Toc420133993"/>
        <w:bookmarkStart w:id="1069" w:name="_Toc420134455"/>
        <w:bookmarkStart w:id="1070" w:name="_Toc420166213"/>
        <w:bookmarkStart w:id="1071" w:name="_Toc420166983"/>
        <w:bookmarkStart w:id="1072" w:name="_Toc420302140"/>
        <w:bookmarkStart w:id="1073" w:name="_Toc420302607"/>
        <w:bookmarkStart w:id="1074" w:name="_Toc420438441"/>
        <w:bookmarkStart w:id="1075" w:name="_Toc420795879"/>
        <w:bookmarkStart w:id="1076" w:name="_Toc420874147"/>
        <w:bookmarkStart w:id="1077" w:name="_Toc420874612"/>
        <w:bookmarkStart w:id="1078" w:name="_Toc420874354"/>
        <w:bookmarkStart w:id="1079" w:name="_Toc421046442"/>
        <w:bookmarkStart w:id="1080" w:name="_Toc421046913"/>
        <w:bookmarkStart w:id="1081" w:name="_Toc477258993"/>
        <w:bookmarkStart w:id="1082" w:name="_Toc479633091"/>
        <w:bookmarkStart w:id="1083" w:name="_Toc481936247"/>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del>
    </w:p>
    <w:p w14:paraId="1CB0FD5B" w14:textId="77777777" w:rsidR="00397B2B" w:rsidRPr="00EC76D5" w:rsidDel="00946E9C" w:rsidRDefault="00397B2B" w:rsidP="00397B2B">
      <w:pPr>
        <w:pStyle w:val="Code"/>
        <w:rPr>
          <w:del w:id="1084" w:author="Stefan Bjornander" w:date="2015-04-25T11:35:00Z"/>
        </w:rPr>
      </w:pPr>
      <w:del w:id="1085" w:author="Stefan Bjornander" w:date="2015-04-25T11:35:00Z">
        <w:r w:rsidRPr="00EC76D5" w:rsidDel="00946E9C">
          <w:delText xml:space="preserve">    }</w:delText>
        </w:r>
        <w:bookmarkStart w:id="1086" w:name="_Toc417811816"/>
        <w:bookmarkStart w:id="1087" w:name="_Toc417853436"/>
        <w:bookmarkStart w:id="1088" w:name="_Toc418022114"/>
        <w:bookmarkStart w:id="1089" w:name="_Toc418191496"/>
        <w:bookmarkStart w:id="1090" w:name="_Toc418191965"/>
        <w:bookmarkStart w:id="1091" w:name="_Toc418263200"/>
        <w:bookmarkStart w:id="1092" w:name="_Toc418263667"/>
        <w:bookmarkStart w:id="1093" w:name="_Toc418356847"/>
        <w:bookmarkStart w:id="1094" w:name="_Toc418360210"/>
        <w:bookmarkStart w:id="1095" w:name="_Toc418434895"/>
        <w:bookmarkStart w:id="1096" w:name="_Toc419660062"/>
        <w:bookmarkStart w:id="1097" w:name="_Toc419660525"/>
        <w:bookmarkStart w:id="1098" w:name="_Toc420133994"/>
        <w:bookmarkStart w:id="1099" w:name="_Toc420134456"/>
        <w:bookmarkStart w:id="1100" w:name="_Toc420166214"/>
        <w:bookmarkStart w:id="1101" w:name="_Toc420166984"/>
        <w:bookmarkStart w:id="1102" w:name="_Toc420302141"/>
        <w:bookmarkStart w:id="1103" w:name="_Toc420302608"/>
        <w:bookmarkStart w:id="1104" w:name="_Toc420438442"/>
        <w:bookmarkStart w:id="1105" w:name="_Toc420795880"/>
        <w:bookmarkStart w:id="1106" w:name="_Toc420874148"/>
        <w:bookmarkStart w:id="1107" w:name="_Toc420874613"/>
        <w:bookmarkStart w:id="1108" w:name="_Toc420874355"/>
        <w:bookmarkStart w:id="1109" w:name="_Toc421046443"/>
        <w:bookmarkStart w:id="1110" w:name="_Toc421046914"/>
        <w:bookmarkStart w:id="1111" w:name="_Toc477258994"/>
        <w:bookmarkStart w:id="1112" w:name="_Toc479633092"/>
        <w:bookmarkStart w:id="1113" w:name="_Toc481936248"/>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del>
    </w:p>
    <w:p w14:paraId="4CF44394" w14:textId="77777777" w:rsidR="00397B2B" w:rsidRPr="00EC76D5" w:rsidDel="00946E9C" w:rsidRDefault="00397B2B" w:rsidP="00397B2B">
      <w:pPr>
        <w:pStyle w:val="Code"/>
        <w:rPr>
          <w:del w:id="1114" w:author="Stefan Bjornander" w:date="2015-04-25T11:35:00Z"/>
        </w:rPr>
      </w:pPr>
      <w:del w:id="1115" w:author="Stefan Bjornander" w:date="2015-04-25T11:35:00Z">
        <w:r w:rsidRPr="00EC76D5" w:rsidDel="00946E9C">
          <w:delText xml:space="preserve">    </w:delText>
        </w:r>
        <w:bookmarkStart w:id="1116" w:name="_Toc417811817"/>
        <w:bookmarkStart w:id="1117" w:name="_Toc417853437"/>
        <w:bookmarkStart w:id="1118" w:name="_Toc418022115"/>
        <w:bookmarkStart w:id="1119" w:name="_Toc418191497"/>
        <w:bookmarkStart w:id="1120" w:name="_Toc418191966"/>
        <w:bookmarkStart w:id="1121" w:name="_Toc418263201"/>
        <w:bookmarkStart w:id="1122" w:name="_Toc418263668"/>
        <w:bookmarkStart w:id="1123" w:name="_Toc418356848"/>
        <w:bookmarkStart w:id="1124" w:name="_Toc418360211"/>
        <w:bookmarkStart w:id="1125" w:name="_Toc418434896"/>
        <w:bookmarkStart w:id="1126" w:name="_Toc419660063"/>
        <w:bookmarkStart w:id="1127" w:name="_Toc419660526"/>
        <w:bookmarkStart w:id="1128" w:name="_Toc420133995"/>
        <w:bookmarkStart w:id="1129" w:name="_Toc420134457"/>
        <w:bookmarkStart w:id="1130" w:name="_Toc420166215"/>
        <w:bookmarkStart w:id="1131" w:name="_Toc420166985"/>
        <w:bookmarkStart w:id="1132" w:name="_Toc420302142"/>
        <w:bookmarkStart w:id="1133" w:name="_Toc420302609"/>
        <w:bookmarkStart w:id="1134" w:name="_Toc420438443"/>
        <w:bookmarkStart w:id="1135" w:name="_Toc420795881"/>
        <w:bookmarkStart w:id="1136" w:name="_Toc420874149"/>
        <w:bookmarkStart w:id="1137" w:name="_Toc420874614"/>
        <w:bookmarkStart w:id="1138" w:name="_Toc420874356"/>
        <w:bookmarkStart w:id="1139" w:name="_Toc421046444"/>
        <w:bookmarkStart w:id="1140" w:name="_Toc421046915"/>
        <w:bookmarkStart w:id="1141" w:name="_Toc477258995"/>
        <w:bookmarkStart w:id="1142" w:name="_Toc479633093"/>
        <w:bookmarkStart w:id="1143" w:name="_Toc481936249"/>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del>
    </w:p>
    <w:p w14:paraId="51D17575" w14:textId="77777777" w:rsidR="00397B2B" w:rsidRPr="00EC76D5" w:rsidDel="00946E9C" w:rsidRDefault="00397B2B" w:rsidP="00397B2B">
      <w:pPr>
        <w:pStyle w:val="Code"/>
        <w:rPr>
          <w:del w:id="1144" w:author="Stefan Bjornander" w:date="2015-04-25T11:35:00Z"/>
        </w:rPr>
      </w:pPr>
      <w:del w:id="1145" w:author="Stefan Bjornander" w:date="2015-04-25T11:35:00Z">
        <w:r w:rsidRPr="00EC76D5" w:rsidDel="00946E9C">
          <w:delText xml:space="preserve">    return type;</w:delText>
        </w:r>
        <w:bookmarkStart w:id="1146" w:name="_Toc417811818"/>
        <w:bookmarkStart w:id="1147" w:name="_Toc417853438"/>
        <w:bookmarkStart w:id="1148" w:name="_Toc418022116"/>
        <w:bookmarkStart w:id="1149" w:name="_Toc418191498"/>
        <w:bookmarkStart w:id="1150" w:name="_Toc418191967"/>
        <w:bookmarkStart w:id="1151" w:name="_Toc418263202"/>
        <w:bookmarkStart w:id="1152" w:name="_Toc418263669"/>
        <w:bookmarkStart w:id="1153" w:name="_Toc418356849"/>
        <w:bookmarkStart w:id="1154" w:name="_Toc418360212"/>
        <w:bookmarkStart w:id="1155" w:name="_Toc418434897"/>
        <w:bookmarkStart w:id="1156" w:name="_Toc419660064"/>
        <w:bookmarkStart w:id="1157" w:name="_Toc419660527"/>
        <w:bookmarkStart w:id="1158" w:name="_Toc420133996"/>
        <w:bookmarkStart w:id="1159" w:name="_Toc420134458"/>
        <w:bookmarkStart w:id="1160" w:name="_Toc420166216"/>
        <w:bookmarkStart w:id="1161" w:name="_Toc420166986"/>
        <w:bookmarkStart w:id="1162" w:name="_Toc420302143"/>
        <w:bookmarkStart w:id="1163" w:name="_Toc420302610"/>
        <w:bookmarkStart w:id="1164" w:name="_Toc420438444"/>
        <w:bookmarkStart w:id="1165" w:name="_Toc420795882"/>
        <w:bookmarkStart w:id="1166" w:name="_Toc420874150"/>
        <w:bookmarkStart w:id="1167" w:name="_Toc420874615"/>
        <w:bookmarkStart w:id="1168" w:name="_Toc420874357"/>
        <w:bookmarkStart w:id="1169" w:name="_Toc421046445"/>
        <w:bookmarkStart w:id="1170" w:name="_Toc421046916"/>
        <w:bookmarkStart w:id="1171" w:name="_Toc477258996"/>
        <w:bookmarkStart w:id="1172" w:name="_Toc479633094"/>
        <w:bookmarkStart w:id="1173" w:name="_Toc481936250"/>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del>
    </w:p>
    <w:p w14:paraId="6B93EA89" w14:textId="77777777" w:rsidR="00397B2B" w:rsidRPr="00EC76D5" w:rsidDel="00946E9C" w:rsidRDefault="00397B2B" w:rsidP="00397B2B">
      <w:pPr>
        <w:pStyle w:val="Code"/>
        <w:rPr>
          <w:del w:id="1174" w:author="Stefan Bjornander" w:date="2015-04-25T11:35:00Z"/>
        </w:rPr>
      </w:pPr>
      <w:del w:id="1175" w:author="Stefan Bjornander" w:date="2015-04-25T11:35:00Z">
        <w:r w:rsidRPr="00EC76D5" w:rsidDel="00946E9C">
          <w:delText xml:space="preserve">  }</w:delText>
        </w:r>
        <w:bookmarkStart w:id="1176" w:name="_Toc417811819"/>
        <w:bookmarkStart w:id="1177" w:name="_Toc417853439"/>
        <w:bookmarkStart w:id="1178" w:name="_Toc418022117"/>
        <w:bookmarkStart w:id="1179" w:name="_Toc418191499"/>
        <w:bookmarkStart w:id="1180" w:name="_Toc418191968"/>
        <w:bookmarkStart w:id="1181" w:name="_Toc418263203"/>
        <w:bookmarkStart w:id="1182" w:name="_Toc418263670"/>
        <w:bookmarkStart w:id="1183" w:name="_Toc418356850"/>
        <w:bookmarkStart w:id="1184" w:name="_Toc418360213"/>
        <w:bookmarkStart w:id="1185" w:name="_Toc418434898"/>
        <w:bookmarkStart w:id="1186" w:name="_Toc419660065"/>
        <w:bookmarkStart w:id="1187" w:name="_Toc419660528"/>
        <w:bookmarkStart w:id="1188" w:name="_Toc420133997"/>
        <w:bookmarkStart w:id="1189" w:name="_Toc420134459"/>
        <w:bookmarkStart w:id="1190" w:name="_Toc420166217"/>
        <w:bookmarkStart w:id="1191" w:name="_Toc420166987"/>
        <w:bookmarkStart w:id="1192" w:name="_Toc420302144"/>
        <w:bookmarkStart w:id="1193" w:name="_Toc420302611"/>
        <w:bookmarkStart w:id="1194" w:name="_Toc420438445"/>
        <w:bookmarkStart w:id="1195" w:name="_Toc420795883"/>
        <w:bookmarkStart w:id="1196" w:name="_Toc420874151"/>
        <w:bookmarkStart w:id="1197" w:name="_Toc420874616"/>
        <w:bookmarkStart w:id="1198" w:name="_Toc420874358"/>
        <w:bookmarkStart w:id="1199" w:name="_Toc421046446"/>
        <w:bookmarkStart w:id="1200" w:name="_Toc421046917"/>
        <w:bookmarkStart w:id="1201" w:name="_Toc477258997"/>
        <w:bookmarkStart w:id="1202" w:name="_Toc479633095"/>
        <w:bookmarkStart w:id="1203" w:name="_Toc481936251"/>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del>
    </w:p>
    <w:p w14:paraId="24996C3A" w14:textId="77777777" w:rsidR="00397B2B" w:rsidRPr="00EC76D5" w:rsidDel="00946E9C" w:rsidRDefault="00397B2B" w:rsidP="00397B2B">
      <w:pPr>
        <w:pStyle w:val="Code"/>
        <w:rPr>
          <w:del w:id="1204" w:author="Stefan Bjornander" w:date="2015-04-25T11:35:00Z"/>
        </w:rPr>
      </w:pPr>
      <w:bookmarkStart w:id="1205" w:name="_Toc417811820"/>
      <w:bookmarkStart w:id="1206" w:name="_Toc417853440"/>
      <w:bookmarkStart w:id="1207" w:name="_Toc418022118"/>
      <w:bookmarkStart w:id="1208" w:name="_Toc418191500"/>
      <w:bookmarkStart w:id="1209" w:name="_Toc418191969"/>
      <w:bookmarkStart w:id="1210" w:name="_Toc418263204"/>
      <w:bookmarkStart w:id="1211" w:name="_Toc418263671"/>
      <w:bookmarkStart w:id="1212" w:name="_Toc418356851"/>
      <w:bookmarkStart w:id="1213" w:name="_Toc418360214"/>
      <w:bookmarkStart w:id="1214" w:name="_Toc418434899"/>
      <w:bookmarkStart w:id="1215" w:name="_Toc419660066"/>
      <w:bookmarkStart w:id="1216" w:name="_Toc419660529"/>
      <w:bookmarkStart w:id="1217" w:name="_Toc420133998"/>
      <w:bookmarkStart w:id="1218" w:name="_Toc420134460"/>
      <w:bookmarkStart w:id="1219" w:name="_Toc420166218"/>
      <w:bookmarkStart w:id="1220" w:name="_Toc420166988"/>
      <w:bookmarkStart w:id="1221" w:name="_Toc420302145"/>
      <w:bookmarkStart w:id="1222" w:name="_Toc420302612"/>
      <w:bookmarkStart w:id="1223" w:name="_Toc420438446"/>
      <w:bookmarkStart w:id="1224" w:name="_Toc420795884"/>
      <w:bookmarkStart w:id="1225" w:name="_Toc420874152"/>
      <w:bookmarkStart w:id="1226" w:name="_Toc420874617"/>
      <w:bookmarkStart w:id="1227" w:name="_Toc420874359"/>
      <w:bookmarkStart w:id="1228" w:name="_Toc421046447"/>
      <w:bookmarkStart w:id="1229" w:name="_Toc421046918"/>
      <w:bookmarkStart w:id="1230" w:name="_Toc477258998"/>
      <w:bookmarkStart w:id="1231" w:name="_Toc479633096"/>
      <w:bookmarkStart w:id="1232" w:name="_Toc481936252"/>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p>
    <w:p w14:paraId="2CD9BA9F" w14:textId="77777777" w:rsidR="00397B2B" w:rsidRPr="00EC76D5" w:rsidDel="00946E9C" w:rsidRDefault="00397B2B" w:rsidP="00397B2B">
      <w:pPr>
        <w:pStyle w:val="Code"/>
        <w:rPr>
          <w:del w:id="1233" w:author="Stefan Bjornander" w:date="2015-04-25T11:35:00Z"/>
        </w:rPr>
      </w:pPr>
      <w:del w:id="1234" w:author="Stefan Bjornander" w:date="2015-04-25T11:35:00Z">
        <w:r w:rsidRPr="00EC76D5" w:rsidDel="00946E9C">
          <w:delText xml:space="preserve">  public static Type </w:delText>
        </w:r>
      </w:del>
      <w:del w:id="1235" w:author="Stefan Bjornander" w:date="2015-04-25T11:32:00Z">
        <w:r w:rsidRPr="00EC76D5" w:rsidDel="00055356">
          <w:delText>createNewFunctionType</w:delText>
        </w:r>
      </w:del>
      <w:del w:id="1236" w:author="Stefan Bjornander" w:date="2015-04-25T11:35:00Z">
        <w:r w:rsidRPr="00EC76D5" w:rsidDel="00946E9C">
          <w:delText>(Type returnType, List&lt;Symb&gt;</w:delText>
        </w:r>
        <w:bookmarkStart w:id="1237" w:name="_Toc417811821"/>
        <w:bookmarkStart w:id="1238" w:name="_Toc417853441"/>
        <w:bookmarkStart w:id="1239" w:name="_Toc418022119"/>
        <w:bookmarkStart w:id="1240" w:name="_Toc418191501"/>
        <w:bookmarkStart w:id="1241" w:name="_Toc418191970"/>
        <w:bookmarkStart w:id="1242" w:name="_Toc418263205"/>
        <w:bookmarkStart w:id="1243" w:name="_Toc418263672"/>
        <w:bookmarkStart w:id="1244" w:name="_Toc418356852"/>
        <w:bookmarkStart w:id="1245" w:name="_Toc418360215"/>
        <w:bookmarkStart w:id="1246" w:name="_Toc418434900"/>
        <w:bookmarkStart w:id="1247" w:name="_Toc419660067"/>
        <w:bookmarkStart w:id="1248" w:name="_Toc419660530"/>
        <w:bookmarkStart w:id="1249" w:name="_Toc420133999"/>
        <w:bookmarkStart w:id="1250" w:name="_Toc420134461"/>
        <w:bookmarkStart w:id="1251" w:name="_Toc420166219"/>
        <w:bookmarkStart w:id="1252" w:name="_Toc420166989"/>
        <w:bookmarkStart w:id="1253" w:name="_Toc420302146"/>
        <w:bookmarkStart w:id="1254" w:name="_Toc420302613"/>
        <w:bookmarkStart w:id="1255" w:name="_Toc420438447"/>
        <w:bookmarkStart w:id="1256" w:name="_Toc420795885"/>
        <w:bookmarkStart w:id="1257" w:name="_Toc420874153"/>
        <w:bookmarkStart w:id="1258" w:name="_Toc420874618"/>
        <w:bookmarkStart w:id="1259" w:name="_Toc420874360"/>
        <w:bookmarkStart w:id="1260" w:name="_Toc421046448"/>
        <w:bookmarkStart w:id="1261" w:name="_Toc421046919"/>
        <w:bookmarkStart w:id="1262" w:name="_Toc477258999"/>
        <w:bookmarkStart w:id="1263" w:name="_Toc479633097"/>
        <w:bookmarkStart w:id="1264" w:name="_Toc481936253"/>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del>
    </w:p>
    <w:p w14:paraId="37D93F87" w14:textId="77777777" w:rsidR="00397B2B" w:rsidRPr="00EC76D5" w:rsidDel="00946E9C" w:rsidRDefault="00397B2B" w:rsidP="00397B2B">
      <w:pPr>
        <w:pStyle w:val="Code"/>
        <w:rPr>
          <w:del w:id="1265" w:author="Stefan Bjornander" w:date="2015-04-25T11:35:00Z"/>
        </w:rPr>
      </w:pPr>
      <w:del w:id="1266" w:author="Stefan Bjornander" w:date="2015-04-25T11:35:00Z">
        <w:r w:rsidRPr="00EC76D5" w:rsidDel="00946E9C">
          <w:delText xml:space="preserve">                                           symbolList, boolean ellipse) {</w:delText>
        </w:r>
        <w:bookmarkStart w:id="1267" w:name="_Toc417811822"/>
        <w:bookmarkStart w:id="1268" w:name="_Toc417853442"/>
        <w:bookmarkStart w:id="1269" w:name="_Toc418022120"/>
        <w:bookmarkStart w:id="1270" w:name="_Toc418191502"/>
        <w:bookmarkStart w:id="1271" w:name="_Toc418191971"/>
        <w:bookmarkStart w:id="1272" w:name="_Toc418263206"/>
        <w:bookmarkStart w:id="1273" w:name="_Toc418263673"/>
        <w:bookmarkStart w:id="1274" w:name="_Toc418356853"/>
        <w:bookmarkStart w:id="1275" w:name="_Toc418360216"/>
        <w:bookmarkStart w:id="1276" w:name="_Toc418434901"/>
        <w:bookmarkStart w:id="1277" w:name="_Toc419660068"/>
        <w:bookmarkStart w:id="1278" w:name="_Toc419660531"/>
        <w:bookmarkStart w:id="1279" w:name="_Toc420134000"/>
        <w:bookmarkStart w:id="1280" w:name="_Toc420134462"/>
        <w:bookmarkStart w:id="1281" w:name="_Toc420166220"/>
        <w:bookmarkStart w:id="1282" w:name="_Toc420166990"/>
        <w:bookmarkStart w:id="1283" w:name="_Toc420302147"/>
        <w:bookmarkStart w:id="1284" w:name="_Toc420302614"/>
        <w:bookmarkStart w:id="1285" w:name="_Toc420438448"/>
        <w:bookmarkStart w:id="1286" w:name="_Toc420795886"/>
        <w:bookmarkStart w:id="1287" w:name="_Toc420874154"/>
        <w:bookmarkStart w:id="1288" w:name="_Toc420874619"/>
        <w:bookmarkStart w:id="1289" w:name="_Toc420874361"/>
        <w:bookmarkStart w:id="1290" w:name="_Toc421046449"/>
        <w:bookmarkStart w:id="1291" w:name="_Toc421046920"/>
        <w:bookmarkStart w:id="1292" w:name="_Toc477259000"/>
        <w:bookmarkStart w:id="1293" w:name="_Toc479633098"/>
        <w:bookmarkStart w:id="1294" w:name="_Toc481936254"/>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del>
    </w:p>
    <w:p w14:paraId="2466E8C0" w14:textId="77777777" w:rsidR="00397B2B" w:rsidRPr="00EC76D5" w:rsidDel="00946E9C" w:rsidRDefault="00397B2B" w:rsidP="00397B2B">
      <w:pPr>
        <w:pStyle w:val="Code"/>
        <w:rPr>
          <w:del w:id="1295" w:author="Stefan Bjornander" w:date="2015-04-25T11:35:00Z"/>
        </w:rPr>
      </w:pPr>
      <w:del w:id="1296" w:author="Stefan Bjornander" w:date="2015-04-25T11:35:00Z">
        <w:r w:rsidRPr="00EC76D5" w:rsidDel="00946E9C">
          <w:delText xml:space="preserve">    Type type = new Type();</w:delText>
        </w:r>
        <w:bookmarkStart w:id="1297" w:name="_Toc417811823"/>
        <w:bookmarkStart w:id="1298" w:name="_Toc417853443"/>
        <w:bookmarkStart w:id="1299" w:name="_Toc418022121"/>
        <w:bookmarkStart w:id="1300" w:name="_Toc418191503"/>
        <w:bookmarkStart w:id="1301" w:name="_Toc418191972"/>
        <w:bookmarkStart w:id="1302" w:name="_Toc418263207"/>
        <w:bookmarkStart w:id="1303" w:name="_Toc418263674"/>
        <w:bookmarkStart w:id="1304" w:name="_Toc418356854"/>
        <w:bookmarkStart w:id="1305" w:name="_Toc418360217"/>
        <w:bookmarkStart w:id="1306" w:name="_Toc418434902"/>
        <w:bookmarkStart w:id="1307" w:name="_Toc419660069"/>
        <w:bookmarkStart w:id="1308" w:name="_Toc419660532"/>
        <w:bookmarkStart w:id="1309" w:name="_Toc420134001"/>
        <w:bookmarkStart w:id="1310" w:name="_Toc420134463"/>
        <w:bookmarkStart w:id="1311" w:name="_Toc420166221"/>
        <w:bookmarkStart w:id="1312" w:name="_Toc420166991"/>
        <w:bookmarkStart w:id="1313" w:name="_Toc420302148"/>
        <w:bookmarkStart w:id="1314" w:name="_Toc420302615"/>
        <w:bookmarkStart w:id="1315" w:name="_Toc420438449"/>
        <w:bookmarkStart w:id="1316" w:name="_Toc420795887"/>
        <w:bookmarkStart w:id="1317" w:name="_Toc420874155"/>
        <w:bookmarkStart w:id="1318" w:name="_Toc420874620"/>
        <w:bookmarkStart w:id="1319" w:name="_Toc420874362"/>
        <w:bookmarkStart w:id="1320" w:name="_Toc421046450"/>
        <w:bookmarkStart w:id="1321" w:name="_Toc421046921"/>
        <w:bookmarkStart w:id="1322" w:name="_Toc477259001"/>
        <w:bookmarkStart w:id="1323" w:name="_Toc479633099"/>
        <w:bookmarkStart w:id="1324" w:name="_Toc481936255"/>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del>
    </w:p>
    <w:p w14:paraId="1AFBC4E6" w14:textId="77777777" w:rsidR="00397B2B" w:rsidRPr="00EC76D5" w:rsidDel="00946E9C" w:rsidRDefault="00397B2B" w:rsidP="00397B2B">
      <w:pPr>
        <w:pStyle w:val="Code"/>
        <w:rPr>
          <w:del w:id="1325" w:author="Stefan Bjornander" w:date="2015-04-25T11:35:00Z"/>
        </w:rPr>
      </w:pPr>
      <w:del w:id="1326" w:author="Stefan Bjornander" w:date="2015-04-25T11:35:00Z">
        <w:r w:rsidRPr="00EC76D5" w:rsidDel="00946E9C">
          <w:delText xml:space="preserve">    type.m_sort = Sort.Function;</w:delText>
        </w:r>
        <w:bookmarkStart w:id="1327" w:name="_Toc417811824"/>
        <w:bookmarkStart w:id="1328" w:name="_Toc417853444"/>
        <w:bookmarkStart w:id="1329" w:name="_Toc418022122"/>
        <w:bookmarkStart w:id="1330" w:name="_Toc418191504"/>
        <w:bookmarkStart w:id="1331" w:name="_Toc418191973"/>
        <w:bookmarkStart w:id="1332" w:name="_Toc418263208"/>
        <w:bookmarkStart w:id="1333" w:name="_Toc418263675"/>
        <w:bookmarkStart w:id="1334" w:name="_Toc418356855"/>
        <w:bookmarkStart w:id="1335" w:name="_Toc418360218"/>
        <w:bookmarkStart w:id="1336" w:name="_Toc418434903"/>
        <w:bookmarkStart w:id="1337" w:name="_Toc419660070"/>
        <w:bookmarkStart w:id="1338" w:name="_Toc419660533"/>
        <w:bookmarkStart w:id="1339" w:name="_Toc420134002"/>
        <w:bookmarkStart w:id="1340" w:name="_Toc420134464"/>
        <w:bookmarkStart w:id="1341" w:name="_Toc420166222"/>
        <w:bookmarkStart w:id="1342" w:name="_Toc420166992"/>
        <w:bookmarkStart w:id="1343" w:name="_Toc420302149"/>
        <w:bookmarkStart w:id="1344" w:name="_Toc420302616"/>
        <w:bookmarkStart w:id="1345" w:name="_Toc420438450"/>
        <w:bookmarkStart w:id="1346" w:name="_Toc420795888"/>
        <w:bookmarkStart w:id="1347" w:name="_Toc420874156"/>
        <w:bookmarkStart w:id="1348" w:name="_Toc420874621"/>
        <w:bookmarkStart w:id="1349" w:name="_Toc420874363"/>
        <w:bookmarkStart w:id="1350" w:name="_Toc421046451"/>
        <w:bookmarkStart w:id="1351" w:name="_Toc421046922"/>
        <w:bookmarkStart w:id="1352" w:name="_Toc477259002"/>
        <w:bookmarkStart w:id="1353" w:name="_Toc479633100"/>
        <w:bookmarkStart w:id="1354" w:name="_Toc48193625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del>
    </w:p>
    <w:p w14:paraId="47BD7968" w14:textId="77777777" w:rsidR="00397B2B" w:rsidRPr="00EC76D5" w:rsidDel="00946E9C" w:rsidRDefault="00397B2B" w:rsidP="00397B2B">
      <w:pPr>
        <w:pStyle w:val="Code"/>
        <w:rPr>
          <w:del w:id="1355" w:author="Stefan Bjornander" w:date="2015-04-25T11:35:00Z"/>
        </w:rPr>
      </w:pPr>
      <w:del w:id="1356" w:author="Stefan Bjornander" w:date="2015-04-25T11:35:00Z">
        <w:r w:rsidRPr="00EC76D5" w:rsidDel="00946E9C">
          <w:delText xml:space="preserve">    type.m_returnType = returnType;</w:delText>
        </w:r>
        <w:bookmarkStart w:id="1357" w:name="_Toc417811825"/>
        <w:bookmarkStart w:id="1358" w:name="_Toc417853445"/>
        <w:bookmarkStart w:id="1359" w:name="_Toc418022123"/>
        <w:bookmarkStart w:id="1360" w:name="_Toc418191505"/>
        <w:bookmarkStart w:id="1361" w:name="_Toc418191974"/>
        <w:bookmarkStart w:id="1362" w:name="_Toc418263209"/>
        <w:bookmarkStart w:id="1363" w:name="_Toc418263676"/>
        <w:bookmarkStart w:id="1364" w:name="_Toc418356856"/>
        <w:bookmarkStart w:id="1365" w:name="_Toc418360219"/>
        <w:bookmarkStart w:id="1366" w:name="_Toc418434904"/>
        <w:bookmarkStart w:id="1367" w:name="_Toc419660071"/>
        <w:bookmarkStart w:id="1368" w:name="_Toc419660534"/>
        <w:bookmarkStart w:id="1369" w:name="_Toc420134003"/>
        <w:bookmarkStart w:id="1370" w:name="_Toc420134465"/>
        <w:bookmarkStart w:id="1371" w:name="_Toc420166223"/>
        <w:bookmarkStart w:id="1372" w:name="_Toc420166993"/>
        <w:bookmarkStart w:id="1373" w:name="_Toc420302150"/>
        <w:bookmarkStart w:id="1374" w:name="_Toc420302617"/>
        <w:bookmarkStart w:id="1375" w:name="_Toc420438451"/>
        <w:bookmarkStart w:id="1376" w:name="_Toc420795889"/>
        <w:bookmarkStart w:id="1377" w:name="_Toc420874157"/>
        <w:bookmarkStart w:id="1378" w:name="_Toc420874622"/>
        <w:bookmarkStart w:id="1379" w:name="_Toc420874364"/>
        <w:bookmarkStart w:id="1380" w:name="_Toc421046452"/>
        <w:bookmarkStart w:id="1381" w:name="_Toc421046923"/>
        <w:bookmarkStart w:id="1382" w:name="_Toc477259003"/>
        <w:bookmarkStart w:id="1383" w:name="_Toc479633101"/>
        <w:bookmarkStart w:id="1384" w:name="_Toc481936257"/>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del>
    </w:p>
    <w:p w14:paraId="4AE75A0E" w14:textId="77777777" w:rsidR="00397B2B" w:rsidRPr="00EC76D5" w:rsidDel="00946E9C" w:rsidRDefault="00397B2B" w:rsidP="00397B2B">
      <w:pPr>
        <w:pStyle w:val="Code"/>
        <w:rPr>
          <w:del w:id="1385" w:author="Stefan Bjornander" w:date="2015-04-25T11:35:00Z"/>
          <w:rPrChange w:id="1386" w:author="Stefan Bjornander" w:date="2015-04-25T14:40:00Z">
            <w:rPr>
              <w:del w:id="1387" w:author="Stefan Bjornander" w:date="2015-04-25T11:35:00Z"/>
              <w:lang w:val="sv-SE"/>
            </w:rPr>
          </w:rPrChange>
        </w:rPr>
      </w:pPr>
      <w:del w:id="1388" w:author="Stefan Bjornander" w:date="2015-04-25T11:35:00Z">
        <w:r w:rsidRPr="00EC76D5" w:rsidDel="00946E9C">
          <w:delText xml:space="preserve">    </w:delText>
        </w:r>
        <w:r w:rsidRPr="00EC76D5" w:rsidDel="00946E9C">
          <w:rPr>
            <w:rPrChange w:id="1389" w:author="Stefan Bjornander" w:date="2015-04-25T14:40:00Z">
              <w:rPr>
                <w:lang w:val="sv-SE"/>
              </w:rPr>
            </w:rPrChange>
          </w:rPr>
          <w:delText>type.m_symbolList = symbolList;</w:delText>
        </w:r>
        <w:bookmarkStart w:id="1390" w:name="_Toc417811826"/>
        <w:bookmarkStart w:id="1391" w:name="_Toc417853446"/>
        <w:bookmarkStart w:id="1392" w:name="_Toc418022124"/>
        <w:bookmarkStart w:id="1393" w:name="_Toc418191506"/>
        <w:bookmarkStart w:id="1394" w:name="_Toc418191975"/>
        <w:bookmarkStart w:id="1395" w:name="_Toc418263210"/>
        <w:bookmarkStart w:id="1396" w:name="_Toc418263677"/>
        <w:bookmarkStart w:id="1397" w:name="_Toc418356857"/>
        <w:bookmarkStart w:id="1398" w:name="_Toc418360220"/>
        <w:bookmarkStart w:id="1399" w:name="_Toc418434905"/>
        <w:bookmarkStart w:id="1400" w:name="_Toc419660072"/>
        <w:bookmarkStart w:id="1401" w:name="_Toc419660535"/>
        <w:bookmarkStart w:id="1402" w:name="_Toc420134004"/>
        <w:bookmarkStart w:id="1403" w:name="_Toc420134466"/>
        <w:bookmarkStart w:id="1404" w:name="_Toc420166224"/>
        <w:bookmarkStart w:id="1405" w:name="_Toc420166994"/>
        <w:bookmarkStart w:id="1406" w:name="_Toc420302151"/>
        <w:bookmarkStart w:id="1407" w:name="_Toc420302618"/>
        <w:bookmarkStart w:id="1408" w:name="_Toc420438452"/>
        <w:bookmarkStart w:id="1409" w:name="_Toc420795890"/>
        <w:bookmarkStart w:id="1410" w:name="_Toc420874158"/>
        <w:bookmarkStart w:id="1411" w:name="_Toc420874623"/>
        <w:bookmarkStart w:id="1412" w:name="_Toc420874365"/>
        <w:bookmarkStart w:id="1413" w:name="_Toc421046453"/>
        <w:bookmarkStart w:id="1414" w:name="_Toc421046924"/>
        <w:bookmarkStart w:id="1415" w:name="_Toc477259004"/>
        <w:bookmarkStart w:id="1416" w:name="_Toc479633102"/>
        <w:bookmarkStart w:id="1417" w:name="_Toc481936258"/>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del>
    </w:p>
    <w:p w14:paraId="2876ABAC" w14:textId="77777777" w:rsidR="00397B2B" w:rsidRPr="00EC76D5" w:rsidDel="00946E9C" w:rsidRDefault="00397B2B" w:rsidP="00397B2B">
      <w:pPr>
        <w:pStyle w:val="Code"/>
        <w:rPr>
          <w:del w:id="1418" w:author="Stefan Bjornander" w:date="2015-04-25T11:35:00Z"/>
          <w:rPrChange w:id="1419" w:author="Stefan Bjornander" w:date="2015-04-25T14:40:00Z">
            <w:rPr>
              <w:del w:id="1420" w:author="Stefan Bjornander" w:date="2015-04-25T11:35:00Z"/>
              <w:lang w:val="sv-SE"/>
            </w:rPr>
          </w:rPrChange>
        </w:rPr>
      </w:pPr>
      <w:del w:id="1421" w:author="Stefan Bjornander" w:date="2015-04-25T11:35:00Z">
        <w:r w:rsidRPr="00EC76D5" w:rsidDel="00946E9C">
          <w:rPr>
            <w:rPrChange w:id="1422" w:author="Stefan Bjornander" w:date="2015-04-25T14:40:00Z">
              <w:rPr>
                <w:lang w:val="sv-SE"/>
              </w:rPr>
            </w:rPrChange>
          </w:rPr>
          <w:delText xml:space="preserve">    type.m_nameList = null;</w:delText>
        </w:r>
        <w:bookmarkStart w:id="1423" w:name="_Toc417811827"/>
        <w:bookmarkStart w:id="1424" w:name="_Toc417853447"/>
        <w:bookmarkStart w:id="1425" w:name="_Toc418022125"/>
        <w:bookmarkStart w:id="1426" w:name="_Toc418191507"/>
        <w:bookmarkStart w:id="1427" w:name="_Toc418191976"/>
        <w:bookmarkStart w:id="1428" w:name="_Toc418263211"/>
        <w:bookmarkStart w:id="1429" w:name="_Toc418263678"/>
        <w:bookmarkStart w:id="1430" w:name="_Toc418356858"/>
        <w:bookmarkStart w:id="1431" w:name="_Toc418360221"/>
        <w:bookmarkStart w:id="1432" w:name="_Toc418434906"/>
        <w:bookmarkStart w:id="1433" w:name="_Toc419660073"/>
        <w:bookmarkStart w:id="1434" w:name="_Toc419660536"/>
        <w:bookmarkStart w:id="1435" w:name="_Toc420134005"/>
        <w:bookmarkStart w:id="1436" w:name="_Toc420134467"/>
        <w:bookmarkStart w:id="1437" w:name="_Toc420166225"/>
        <w:bookmarkStart w:id="1438" w:name="_Toc420166995"/>
        <w:bookmarkStart w:id="1439" w:name="_Toc420302152"/>
        <w:bookmarkStart w:id="1440" w:name="_Toc420302619"/>
        <w:bookmarkStart w:id="1441" w:name="_Toc420438453"/>
        <w:bookmarkStart w:id="1442" w:name="_Toc420795891"/>
        <w:bookmarkStart w:id="1443" w:name="_Toc420874159"/>
        <w:bookmarkStart w:id="1444" w:name="_Toc420874624"/>
        <w:bookmarkStart w:id="1445" w:name="_Toc420874366"/>
        <w:bookmarkStart w:id="1446" w:name="_Toc421046454"/>
        <w:bookmarkStart w:id="1447" w:name="_Toc421046925"/>
        <w:bookmarkStart w:id="1448" w:name="_Toc477259005"/>
        <w:bookmarkStart w:id="1449" w:name="_Toc479633103"/>
        <w:bookmarkStart w:id="1450" w:name="_Toc481936259"/>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del>
    </w:p>
    <w:p w14:paraId="6BA49E21" w14:textId="77777777" w:rsidR="00397B2B" w:rsidRPr="00EC76D5" w:rsidDel="00946E9C" w:rsidRDefault="00397B2B" w:rsidP="00397B2B">
      <w:pPr>
        <w:pStyle w:val="Code"/>
        <w:rPr>
          <w:del w:id="1451" w:author="Stefan Bjornander" w:date="2015-04-25T11:35:00Z"/>
        </w:rPr>
      </w:pPr>
      <w:del w:id="1452" w:author="Stefan Bjornander" w:date="2015-04-25T11:35:00Z">
        <w:r w:rsidRPr="00EC76D5" w:rsidDel="00946E9C">
          <w:rPr>
            <w:rPrChange w:id="1453" w:author="Stefan Bjornander" w:date="2015-04-25T14:40:00Z">
              <w:rPr>
                <w:lang w:val="sv-SE"/>
              </w:rPr>
            </w:rPrChange>
          </w:rPr>
          <w:delText xml:space="preserve">    </w:delText>
        </w:r>
        <w:r w:rsidRPr="00EC76D5" w:rsidDel="00946E9C">
          <w:delText>type.m_ellipse = ellipse;</w:delText>
        </w:r>
        <w:bookmarkStart w:id="1454" w:name="_Toc417811828"/>
        <w:bookmarkStart w:id="1455" w:name="_Toc417853448"/>
        <w:bookmarkStart w:id="1456" w:name="_Toc418022126"/>
        <w:bookmarkStart w:id="1457" w:name="_Toc418191508"/>
        <w:bookmarkStart w:id="1458" w:name="_Toc418191977"/>
        <w:bookmarkStart w:id="1459" w:name="_Toc418263212"/>
        <w:bookmarkStart w:id="1460" w:name="_Toc418263679"/>
        <w:bookmarkStart w:id="1461" w:name="_Toc418356859"/>
        <w:bookmarkStart w:id="1462" w:name="_Toc418360222"/>
        <w:bookmarkStart w:id="1463" w:name="_Toc418434907"/>
        <w:bookmarkStart w:id="1464" w:name="_Toc419660074"/>
        <w:bookmarkStart w:id="1465" w:name="_Toc419660537"/>
        <w:bookmarkStart w:id="1466" w:name="_Toc420134006"/>
        <w:bookmarkStart w:id="1467" w:name="_Toc420134468"/>
        <w:bookmarkStart w:id="1468" w:name="_Toc420166226"/>
        <w:bookmarkStart w:id="1469" w:name="_Toc420166996"/>
        <w:bookmarkStart w:id="1470" w:name="_Toc420302153"/>
        <w:bookmarkStart w:id="1471" w:name="_Toc420302620"/>
        <w:bookmarkStart w:id="1472" w:name="_Toc420438454"/>
        <w:bookmarkStart w:id="1473" w:name="_Toc420795892"/>
        <w:bookmarkStart w:id="1474" w:name="_Toc420874160"/>
        <w:bookmarkStart w:id="1475" w:name="_Toc420874625"/>
        <w:bookmarkStart w:id="1476" w:name="_Toc420874367"/>
        <w:bookmarkStart w:id="1477" w:name="_Toc421046455"/>
        <w:bookmarkStart w:id="1478" w:name="_Toc421046926"/>
        <w:bookmarkStart w:id="1479" w:name="_Toc477259006"/>
        <w:bookmarkStart w:id="1480" w:name="_Toc479633104"/>
        <w:bookmarkStart w:id="1481" w:name="_Toc481936260"/>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del>
    </w:p>
    <w:p w14:paraId="25533E1E" w14:textId="77777777" w:rsidR="00397B2B" w:rsidRPr="00EC76D5" w:rsidDel="00946E9C" w:rsidRDefault="00397B2B" w:rsidP="00397B2B">
      <w:pPr>
        <w:pStyle w:val="Code"/>
        <w:rPr>
          <w:del w:id="1482" w:author="Stefan Bjornander" w:date="2015-04-25T11:35:00Z"/>
        </w:rPr>
      </w:pPr>
      <w:del w:id="1483" w:author="Stefan Bjornander" w:date="2015-04-25T11:35:00Z">
        <w:r w:rsidRPr="00EC76D5" w:rsidDel="00946E9C">
          <w:delText xml:space="preserve">    type.m_newStyle = true;</w:delText>
        </w:r>
        <w:bookmarkStart w:id="1484" w:name="_Toc417811829"/>
        <w:bookmarkStart w:id="1485" w:name="_Toc417853449"/>
        <w:bookmarkStart w:id="1486" w:name="_Toc418022127"/>
        <w:bookmarkStart w:id="1487" w:name="_Toc418191509"/>
        <w:bookmarkStart w:id="1488" w:name="_Toc418191978"/>
        <w:bookmarkStart w:id="1489" w:name="_Toc418263213"/>
        <w:bookmarkStart w:id="1490" w:name="_Toc418263680"/>
        <w:bookmarkStart w:id="1491" w:name="_Toc418356860"/>
        <w:bookmarkStart w:id="1492" w:name="_Toc418360223"/>
        <w:bookmarkStart w:id="1493" w:name="_Toc418434908"/>
        <w:bookmarkStart w:id="1494" w:name="_Toc419660075"/>
        <w:bookmarkStart w:id="1495" w:name="_Toc419660538"/>
        <w:bookmarkStart w:id="1496" w:name="_Toc420134007"/>
        <w:bookmarkStart w:id="1497" w:name="_Toc420134469"/>
        <w:bookmarkStart w:id="1498" w:name="_Toc420166227"/>
        <w:bookmarkStart w:id="1499" w:name="_Toc420166997"/>
        <w:bookmarkStart w:id="1500" w:name="_Toc420302154"/>
        <w:bookmarkStart w:id="1501" w:name="_Toc420302621"/>
        <w:bookmarkStart w:id="1502" w:name="_Toc420438455"/>
        <w:bookmarkStart w:id="1503" w:name="_Toc420795893"/>
        <w:bookmarkStart w:id="1504" w:name="_Toc420874161"/>
        <w:bookmarkStart w:id="1505" w:name="_Toc420874626"/>
        <w:bookmarkStart w:id="1506" w:name="_Toc420874368"/>
        <w:bookmarkStart w:id="1507" w:name="_Toc421046456"/>
        <w:bookmarkStart w:id="1508" w:name="_Toc421046927"/>
        <w:bookmarkStart w:id="1509" w:name="_Toc477259007"/>
        <w:bookmarkStart w:id="1510" w:name="_Toc479633105"/>
        <w:bookmarkStart w:id="1511" w:name="_Toc481936261"/>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del>
    </w:p>
    <w:p w14:paraId="0582CE8F" w14:textId="77777777" w:rsidR="00397B2B" w:rsidRPr="00EC76D5" w:rsidDel="00946E9C" w:rsidRDefault="00397B2B" w:rsidP="00397B2B">
      <w:pPr>
        <w:pStyle w:val="Code"/>
        <w:rPr>
          <w:del w:id="1512" w:author="Stefan Bjornander" w:date="2015-04-25T11:35:00Z"/>
        </w:rPr>
      </w:pPr>
      <w:del w:id="1513" w:author="Stefan Bjornander" w:date="2015-04-25T11:35:00Z">
        <w:r w:rsidRPr="00EC76D5" w:rsidDel="00946E9C">
          <w:delText xml:space="preserve">    </w:delText>
        </w:r>
        <w:bookmarkStart w:id="1514" w:name="_Toc417811830"/>
        <w:bookmarkStart w:id="1515" w:name="_Toc417853450"/>
        <w:bookmarkStart w:id="1516" w:name="_Toc418022128"/>
        <w:bookmarkStart w:id="1517" w:name="_Toc418191510"/>
        <w:bookmarkStart w:id="1518" w:name="_Toc418191979"/>
        <w:bookmarkStart w:id="1519" w:name="_Toc418263214"/>
        <w:bookmarkStart w:id="1520" w:name="_Toc418263681"/>
        <w:bookmarkStart w:id="1521" w:name="_Toc418356861"/>
        <w:bookmarkStart w:id="1522" w:name="_Toc418360224"/>
        <w:bookmarkStart w:id="1523" w:name="_Toc418434909"/>
        <w:bookmarkStart w:id="1524" w:name="_Toc419660076"/>
        <w:bookmarkStart w:id="1525" w:name="_Toc419660539"/>
        <w:bookmarkStart w:id="1526" w:name="_Toc420134008"/>
        <w:bookmarkStart w:id="1527" w:name="_Toc420134470"/>
        <w:bookmarkStart w:id="1528" w:name="_Toc420166228"/>
        <w:bookmarkStart w:id="1529" w:name="_Toc420166998"/>
        <w:bookmarkStart w:id="1530" w:name="_Toc420302155"/>
        <w:bookmarkStart w:id="1531" w:name="_Toc420302622"/>
        <w:bookmarkStart w:id="1532" w:name="_Toc420438456"/>
        <w:bookmarkStart w:id="1533" w:name="_Toc420795894"/>
        <w:bookmarkStart w:id="1534" w:name="_Toc420874162"/>
        <w:bookmarkStart w:id="1535" w:name="_Toc420874627"/>
        <w:bookmarkStart w:id="1536" w:name="_Toc420874369"/>
        <w:bookmarkStart w:id="1537" w:name="_Toc421046457"/>
        <w:bookmarkStart w:id="1538" w:name="_Toc421046928"/>
        <w:bookmarkStart w:id="1539" w:name="_Toc477259008"/>
        <w:bookmarkStart w:id="1540" w:name="_Toc479633106"/>
        <w:bookmarkStart w:id="1541" w:name="_Toc481936262"/>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del>
    </w:p>
    <w:p w14:paraId="063AE645" w14:textId="77777777" w:rsidR="00397B2B" w:rsidRPr="00EC76D5" w:rsidDel="00946E9C" w:rsidRDefault="00397B2B" w:rsidP="00397B2B">
      <w:pPr>
        <w:pStyle w:val="Code"/>
        <w:rPr>
          <w:del w:id="1542" w:author="Stefan Bjornander" w:date="2015-04-25T11:35:00Z"/>
        </w:rPr>
      </w:pPr>
      <w:del w:id="1543" w:author="Stefan Bjornander" w:date="2015-04-25T11:35:00Z">
        <w:r w:rsidRPr="00EC76D5" w:rsidDel="00946E9C">
          <w:delText xml:space="preserve">    type.m_typeList = new LinkedList&lt;&gt;();</w:delText>
        </w:r>
        <w:bookmarkStart w:id="1544" w:name="_Toc417811831"/>
        <w:bookmarkStart w:id="1545" w:name="_Toc417853451"/>
        <w:bookmarkStart w:id="1546" w:name="_Toc418022129"/>
        <w:bookmarkStart w:id="1547" w:name="_Toc418191511"/>
        <w:bookmarkStart w:id="1548" w:name="_Toc418191980"/>
        <w:bookmarkStart w:id="1549" w:name="_Toc418263215"/>
        <w:bookmarkStart w:id="1550" w:name="_Toc418263682"/>
        <w:bookmarkStart w:id="1551" w:name="_Toc418356862"/>
        <w:bookmarkStart w:id="1552" w:name="_Toc418360225"/>
        <w:bookmarkStart w:id="1553" w:name="_Toc418434910"/>
        <w:bookmarkStart w:id="1554" w:name="_Toc419660077"/>
        <w:bookmarkStart w:id="1555" w:name="_Toc419660540"/>
        <w:bookmarkStart w:id="1556" w:name="_Toc420134009"/>
        <w:bookmarkStart w:id="1557" w:name="_Toc420134471"/>
        <w:bookmarkStart w:id="1558" w:name="_Toc420166229"/>
        <w:bookmarkStart w:id="1559" w:name="_Toc420166999"/>
        <w:bookmarkStart w:id="1560" w:name="_Toc420302156"/>
        <w:bookmarkStart w:id="1561" w:name="_Toc420302623"/>
        <w:bookmarkStart w:id="1562" w:name="_Toc420438457"/>
        <w:bookmarkStart w:id="1563" w:name="_Toc420795895"/>
        <w:bookmarkStart w:id="1564" w:name="_Toc420874163"/>
        <w:bookmarkStart w:id="1565" w:name="_Toc420874628"/>
        <w:bookmarkStart w:id="1566" w:name="_Toc420874370"/>
        <w:bookmarkStart w:id="1567" w:name="_Toc421046458"/>
        <w:bookmarkStart w:id="1568" w:name="_Toc421046929"/>
        <w:bookmarkStart w:id="1569" w:name="_Toc477259009"/>
        <w:bookmarkStart w:id="1570" w:name="_Toc479633107"/>
        <w:bookmarkStart w:id="1571" w:name="_Toc48193626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del>
    </w:p>
    <w:p w14:paraId="1CA09FE3" w14:textId="77777777" w:rsidR="00397B2B" w:rsidRPr="00EC76D5" w:rsidDel="00946E9C" w:rsidRDefault="00397B2B" w:rsidP="00397B2B">
      <w:pPr>
        <w:pStyle w:val="Code"/>
        <w:rPr>
          <w:del w:id="1572" w:author="Stefan Bjornander" w:date="2015-04-25T11:35:00Z"/>
        </w:rPr>
      </w:pPr>
      <w:del w:id="1573" w:author="Stefan Bjornander" w:date="2015-04-25T11:35:00Z">
        <w:r w:rsidRPr="00EC76D5" w:rsidDel="00946E9C">
          <w:delText xml:space="preserve">    Set&lt;String&gt; nameSet = new MySet&lt;&gt;();</w:delText>
        </w:r>
        <w:bookmarkStart w:id="1574" w:name="_Toc417811832"/>
        <w:bookmarkStart w:id="1575" w:name="_Toc417853452"/>
        <w:bookmarkStart w:id="1576" w:name="_Toc418022130"/>
        <w:bookmarkStart w:id="1577" w:name="_Toc418191512"/>
        <w:bookmarkStart w:id="1578" w:name="_Toc418191981"/>
        <w:bookmarkStart w:id="1579" w:name="_Toc418263216"/>
        <w:bookmarkStart w:id="1580" w:name="_Toc418263683"/>
        <w:bookmarkStart w:id="1581" w:name="_Toc418356863"/>
        <w:bookmarkStart w:id="1582" w:name="_Toc418360226"/>
        <w:bookmarkStart w:id="1583" w:name="_Toc418434911"/>
        <w:bookmarkStart w:id="1584" w:name="_Toc419660078"/>
        <w:bookmarkStart w:id="1585" w:name="_Toc419660541"/>
        <w:bookmarkStart w:id="1586" w:name="_Toc420134010"/>
        <w:bookmarkStart w:id="1587" w:name="_Toc420134472"/>
        <w:bookmarkStart w:id="1588" w:name="_Toc420166230"/>
        <w:bookmarkStart w:id="1589" w:name="_Toc420167000"/>
        <w:bookmarkStart w:id="1590" w:name="_Toc420302157"/>
        <w:bookmarkStart w:id="1591" w:name="_Toc420302624"/>
        <w:bookmarkStart w:id="1592" w:name="_Toc420438458"/>
        <w:bookmarkStart w:id="1593" w:name="_Toc420795896"/>
        <w:bookmarkStart w:id="1594" w:name="_Toc420874164"/>
        <w:bookmarkStart w:id="1595" w:name="_Toc420874629"/>
        <w:bookmarkStart w:id="1596" w:name="_Toc420874371"/>
        <w:bookmarkStart w:id="1597" w:name="_Toc421046459"/>
        <w:bookmarkStart w:id="1598" w:name="_Toc421046930"/>
        <w:bookmarkStart w:id="1599" w:name="_Toc477259010"/>
        <w:bookmarkStart w:id="1600" w:name="_Toc479633108"/>
        <w:bookmarkStart w:id="1601" w:name="_Toc481936264"/>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del>
    </w:p>
    <w:p w14:paraId="5922917E" w14:textId="77777777" w:rsidR="00397B2B" w:rsidRPr="00EC76D5" w:rsidDel="00946E9C" w:rsidRDefault="00397B2B" w:rsidP="00397B2B">
      <w:pPr>
        <w:pStyle w:val="Code"/>
        <w:rPr>
          <w:del w:id="1602" w:author="Stefan Bjornander" w:date="2015-04-25T11:35:00Z"/>
        </w:rPr>
      </w:pPr>
      <w:bookmarkStart w:id="1603" w:name="_Toc417811833"/>
      <w:bookmarkStart w:id="1604" w:name="_Toc417853453"/>
      <w:bookmarkStart w:id="1605" w:name="_Toc418022131"/>
      <w:bookmarkStart w:id="1606" w:name="_Toc418191513"/>
      <w:bookmarkStart w:id="1607" w:name="_Toc418191982"/>
      <w:bookmarkStart w:id="1608" w:name="_Toc418263217"/>
      <w:bookmarkStart w:id="1609" w:name="_Toc418263684"/>
      <w:bookmarkStart w:id="1610" w:name="_Toc418356864"/>
      <w:bookmarkStart w:id="1611" w:name="_Toc418360227"/>
      <w:bookmarkStart w:id="1612" w:name="_Toc418434912"/>
      <w:bookmarkStart w:id="1613" w:name="_Toc419660079"/>
      <w:bookmarkStart w:id="1614" w:name="_Toc419660542"/>
      <w:bookmarkStart w:id="1615" w:name="_Toc420134011"/>
      <w:bookmarkStart w:id="1616" w:name="_Toc420134473"/>
      <w:bookmarkStart w:id="1617" w:name="_Toc420166231"/>
      <w:bookmarkStart w:id="1618" w:name="_Toc420167001"/>
      <w:bookmarkStart w:id="1619" w:name="_Toc420302158"/>
      <w:bookmarkStart w:id="1620" w:name="_Toc420302625"/>
      <w:bookmarkStart w:id="1621" w:name="_Toc420438459"/>
      <w:bookmarkStart w:id="1622" w:name="_Toc420795897"/>
      <w:bookmarkStart w:id="1623" w:name="_Toc420874165"/>
      <w:bookmarkStart w:id="1624" w:name="_Toc420874630"/>
      <w:bookmarkStart w:id="1625" w:name="_Toc420874372"/>
      <w:bookmarkStart w:id="1626" w:name="_Toc421046460"/>
      <w:bookmarkStart w:id="1627" w:name="_Toc421046931"/>
      <w:bookmarkStart w:id="1628" w:name="_Toc477259011"/>
      <w:bookmarkStart w:id="1629" w:name="_Toc479633109"/>
      <w:bookmarkStart w:id="1630" w:name="_Toc481936265"/>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p>
    <w:p w14:paraId="1E347A4C" w14:textId="77777777" w:rsidR="00397B2B" w:rsidRPr="00EC76D5" w:rsidDel="00946E9C" w:rsidRDefault="00397B2B" w:rsidP="00397B2B">
      <w:pPr>
        <w:pStyle w:val="Code"/>
        <w:rPr>
          <w:del w:id="1631" w:author="Stefan Bjornander" w:date="2015-04-25T11:35:00Z"/>
        </w:rPr>
      </w:pPr>
      <w:del w:id="1632" w:author="Stefan Bjornander" w:date="2015-04-25T11:35:00Z">
        <w:r w:rsidRPr="00EC76D5" w:rsidDel="00946E9C">
          <w:delText xml:space="preserve">    for (Symb symbol : type.m_symbolList) {</w:delText>
        </w:r>
        <w:bookmarkStart w:id="1633" w:name="_Toc417811834"/>
        <w:bookmarkStart w:id="1634" w:name="_Toc417853454"/>
        <w:bookmarkStart w:id="1635" w:name="_Toc418022132"/>
        <w:bookmarkStart w:id="1636" w:name="_Toc418191514"/>
        <w:bookmarkStart w:id="1637" w:name="_Toc418191983"/>
        <w:bookmarkStart w:id="1638" w:name="_Toc418263218"/>
        <w:bookmarkStart w:id="1639" w:name="_Toc418263685"/>
        <w:bookmarkStart w:id="1640" w:name="_Toc418356865"/>
        <w:bookmarkStart w:id="1641" w:name="_Toc418360228"/>
        <w:bookmarkStart w:id="1642" w:name="_Toc418434913"/>
        <w:bookmarkStart w:id="1643" w:name="_Toc419660080"/>
        <w:bookmarkStart w:id="1644" w:name="_Toc419660543"/>
        <w:bookmarkStart w:id="1645" w:name="_Toc420134012"/>
        <w:bookmarkStart w:id="1646" w:name="_Toc420134474"/>
        <w:bookmarkStart w:id="1647" w:name="_Toc420166232"/>
        <w:bookmarkStart w:id="1648" w:name="_Toc420167002"/>
        <w:bookmarkStart w:id="1649" w:name="_Toc420302159"/>
        <w:bookmarkStart w:id="1650" w:name="_Toc420302626"/>
        <w:bookmarkStart w:id="1651" w:name="_Toc420438460"/>
        <w:bookmarkStart w:id="1652" w:name="_Toc420795898"/>
        <w:bookmarkStart w:id="1653" w:name="_Toc420874166"/>
        <w:bookmarkStart w:id="1654" w:name="_Toc420874631"/>
        <w:bookmarkStart w:id="1655" w:name="_Toc420874373"/>
        <w:bookmarkStart w:id="1656" w:name="_Toc421046461"/>
        <w:bookmarkStart w:id="1657" w:name="_Toc421046932"/>
        <w:bookmarkStart w:id="1658" w:name="_Toc477259012"/>
        <w:bookmarkStart w:id="1659" w:name="_Toc479633110"/>
        <w:bookmarkStart w:id="1660" w:name="_Toc481936266"/>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del>
    </w:p>
    <w:p w14:paraId="5E44822F" w14:textId="77777777" w:rsidR="00397B2B" w:rsidRPr="00EC76D5" w:rsidDel="00946E9C" w:rsidRDefault="00397B2B" w:rsidP="00397B2B">
      <w:pPr>
        <w:pStyle w:val="Code"/>
        <w:rPr>
          <w:del w:id="1661" w:author="Stefan Bjornander" w:date="2015-04-25T11:35:00Z"/>
        </w:rPr>
      </w:pPr>
      <w:del w:id="1662" w:author="Stefan Bjornander" w:date="2015-04-25T11:35:00Z">
        <w:r w:rsidRPr="00EC76D5" w:rsidDel="00946E9C">
          <w:delText xml:space="preserve">      String name = symbol.name();</w:delText>
        </w:r>
        <w:bookmarkStart w:id="1663" w:name="_Toc417811835"/>
        <w:bookmarkStart w:id="1664" w:name="_Toc417853455"/>
        <w:bookmarkStart w:id="1665" w:name="_Toc418022133"/>
        <w:bookmarkStart w:id="1666" w:name="_Toc418191515"/>
        <w:bookmarkStart w:id="1667" w:name="_Toc418191984"/>
        <w:bookmarkStart w:id="1668" w:name="_Toc418263219"/>
        <w:bookmarkStart w:id="1669" w:name="_Toc418263686"/>
        <w:bookmarkStart w:id="1670" w:name="_Toc418356866"/>
        <w:bookmarkStart w:id="1671" w:name="_Toc418360229"/>
        <w:bookmarkStart w:id="1672" w:name="_Toc418434914"/>
        <w:bookmarkStart w:id="1673" w:name="_Toc419660081"/>
        <w:bookmarkStart w:id="1674" w:name="_Toc419660544"/>
        <w:bookmarkStart w:id="1675" w:name="_Toc420134013"/>
        <w:bookmarkStart w:id="1676" w:name="_Toc420134475"/>
        <w:bookmarkStart w:id="1677" w:name="_Toc420166233"/>
        <w:bookmarkStart w:id="1678" w:name="_Toc420167003"/>
        <w:bookmarkStart w:id="1679" w:name="_Toc420302160"/>
        <w:bookmarkStart w:id="1680" w:name="_Toc420302627"/>
        <w:bookmarkStart w:id="1681" w:name="_Toc420438461"/>
        <w:bookmarkStart w:id="1682" w:name="_Toc420795899"/>
        <w:bookmarkStart w:id="1683" w:name="_Toc420874167"/>
        <w:bookmarkStart w:id="1684" w:name="_Toc420874632"/>
        <w:bookmarkStart w:id="1685" w:name="_Toc420874374"/>
        <w:bookmarkStart w:id="1686" w:name="_Toc421046462"/>
        <w:bookmarkStart w:id="1687" w:name="_Toc421046933"/>
        <w:bookmarkStart w:id="1688" w:name="_Toc477259013"/>
        <w:bookmarkStart w:id="1689" w:name="_Toc479633111"/>
        <w:bookmarkStart w:id="1690" w:name="_Toc481936267"/>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del>
    </w:p>
    <w:p w14:paraId="05433758" w14:textId="77777777" w:rsidR="00397B2B" w:rsidRPr="00EC76D5" w:rsidDel="00946E9C" w:rsidRDefault="00397B2B" w:rsidP="00397B2B">
      <w:pPr>
        <w:pStyle w:val="Code"/>
        <w:rPr>
          <w:del w:id="1691" w:author="Stefan Bjornander" w:date="2015-04-25T11:35:00Z"/>
        </w:rPr>
      </w:pPr>
      <w:bookmarkStart w:id="1692" w:name="_Toc417811836"/>
      <w:bookmarkStart w:id="1693" w:name="_Toc417853456"/>
      <w:bookmarkStart w:id="1694" w:name="_Toc418022134"/>
      <w:bookmarkStart w:id="1695" w:name="_Toc418191516"/>
      <w:bookmarkStart w:id="1696" w:name="_Toc418191985"/>
      <w:bookmarkStart w:id="1697" w:name="_Toc418263220"/>
      <w:bookmarkStart w:id="1698" w:name="_Toc418263687"/>
      <w:bookmarkStart w:id="1699" w:name="_Toc418356867"/>
      <w:bookmarkStart w:id="1700" w:name="_Toc418360230"/>
      <w:bookmarkStart w:id="1701" w:name="_Toc418434915"/>
      <w:bookmarkStart w:id="1702" w:name="_Toc419660082"/>
      <w:bookmarkStart w:id="1703" w:name="_Toc419660545"/>
      <w:bookmarkStart w:id="1704" w:name="_Toc420134014"/>
      <w:bookmarkStart w:id="1705" w:name="_Toc420134476"/>
      <w:bookmarkStart w:id="1706" w:name="_Toc420166234"/>
      <w:bookmarkStart w:id="1707" w:name="_Toc420167004"/>
      <w:bookmarkStart w:id="1708" w:name="_Toc420302161"/>
      <w:bookmarkStart w:id="1709" w:name="_Toc420302628"/>
      <w:bookmarkStart w:id="1710" w:name="_Toc420438462"/>
      <w:bookmarkStart w:id="1711" w:name="_Toc420795900"/>
      <w:bookmarkStart w:id="1712" w:name="_Toc420874168"/>
      <w:bookmarkStart w:id="1713" w:name="_Toc420874633"/>
      <w:bookmarkStart w:id="1714" w:name="_Toc420874375"/>
      <w:bookmarkStart w:id="1715" w:name="_Toc421046463"/>
      <w:bookmarkStart w:id="1716" w:name="_Toc421046934"/>
      <w:bookmarkStart w:id="1717" w:name="_Toc477259014"/>
      <w:bookmarkStart w:id="1718" w:name="_Toc479633112"/>
      <w:bookmarkStart w:id="1719" w:name="_Toc481936268"/>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p>
    <w:p w14:paraId="7EAEDE84" w14:textId="77777777" w:rsidR="00397B2B" w:rsidRPr="00EC76D5" w:rsidDel="00946E9C" w:rsidRDefault="00397B2B" w:rsidP="00397B2B">
      <w:pPr>
        <w:pStyle w:val="Code"/>
        <w:rPr>
          <w:del w:id="1720" w:author="Stefan Bjornander" w:date="2015-04-25T11:35:00Z"/>
        </w:rPr>
      </w:pPr>
      <w:del w:id="1721" w:author="Stefan Bjornander" w:date="2015-04-25T11:35:00Z">
        <w:r w:rsidRPr="00EC76D5" w:rsidDel="00946E9C">
          <w:delText xml:space="preserve">      if (name != null) {</w:delText>
        </w:r>
        <w:bookmarkStart w:id="1722" w:name="_Toc417811837"/>
        <w:bookmarkStart w:id="1723" w:name="_Toc417853457"/>
        <w:bookmarkStart w:id="1724" w:name="_Toc418022135"/>
        <w:bookmarkStart w:id="1725" w:name="_Toc418191517"/>
        <w:bookmarkStart w:id="1726" w:name="_Toc418191986"/>
        <w:bookmarkStart w:id="1727" w:name="_Toc418263221"/>
        <w:bookmarkStart w:id="1728" w:name="_Toc418263688"/>
        <w:bookmarkStart w:id="1729" w:name="_Toc418356868"/>
        <w:bookmarkStart w:id="1730" w:name="_Toc418360231"/>
        <w:bookmarkStart w:id="1731" w:name="_Toc418434916"/>
        <w:bookmarkStart w:id="1732" w:name="_Toc419660083"/>
        <w:bookmarkStart w:id="1733" w:name="_Toc419660546"/>
        <w:bookmarkStart w:id="1734" w:name="_Toc420134015"/>
        <w:bookmarkStart w:id="1735" w:name="_Toc420134477"/>
        <w:bookmarkStart w:id="1736" w:name="_Toc420166235"/>
        <w:bookmarkStart w:id="1737" w:name="_Toc420167005"/>
        <w:bookmarkStart w:id="1738" w:name="_Toc420302162"/>
        <w:bookmarkStart w:id="1739" w:name="_Toc420302629"/>
        <w:bookmarkStart w:id="1740" w:name="_Toc420438463"/>
        <w:bookmarkStart w:id="1741" w:name="_Toc420795901"/>
        <w:bookmarkStart w:id="1742" w:name="_Toc420874169"/>
        <w:bookmarkStart w:id="1743" w:name="_Toc420874634"/>
        <w:bookmarkStart w:id="1744" w:name="_Toc420874376"/>
        <w:bookmarkStart w:id="1745" w:name="_Toc421046464"/>
        <w:bookmarkStart w:id="1746" w:name="_Toc421046935"/>
        <w:bookmarkStart w:id="1747" w:name="_Toc477259015"/>
        <w:bookmarkStart w:id="1748" w:name="_Toc479633113"/>
        <w:bookmarkStart w:id="1749" w:name="_Toc481936269"/>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del>
    </w:p>
    <w:p w14:paraId="159B6CF6" w14:textId="77777777" w:rsidR="00397B2B" w:rsidRPr="00EC76D5" w:rsidDel="00946E9C" w:rsidRDefault="00397B2B" w:rsidP="00397B2B">
      <w:pPr>
        <w:pStyle w:val="Code"/>
        <w:rPr>
          <w:del w:id="1750" w:author="Stefan Bjornander" w:date="2015-04-25T11:35:00Z"/>
        </w:rPr>
      </w:pPr>
      <w:del w:id="1751" w:author="Stefan Bjornander" w:date="2015-04-25T11:35:00Z">
        <w:r w:rsidRPr="00EC76D5" w:rsidDel="00946E9C">
          <w:delText xml:space="preserve">        Assert.error(nameSet.add(name), name,</w:delText>
        </w:r>
        <w:bookmarkStart w:id="1752" w:name="_Toc417811838"/>
        <w:bookmarkStart w:id="1753" w:name="_Toc417853458"/>
        <w:bookmarkStart w:id="1754" w:name="_Toc418022136"/>
        <w:bookmarkStart w:id="1755" w:name="_Toc418191518"/>
        <w:bookmarkStart w:id="1756" w:name="_Toc418191987"/>
        <w:bookmarkStart w:id="1757" w:name="_Toc418263222"/>
        <w:bookmarkStart w:id="1758" w:name="_Toc418263689"/>
        <w:bookmarkStart w:id="1759" w:name="_Toc418356869"/>
        <w:bookmarkStart w:id="1760" w:name="_Toc418360232"/>
        <w:bookmarkStart w:id="1761" w:name="_Toc418434917"/>
        <w:bookmarkStart w:id="1762" w:name="_Toc419660084"/>
        <w:bookmarkStart w:id="1763" w:name="_Toc419660547"/>
        <w:bookmarkStart w:id="1764" w:name="_Toc420134016"/>
        <w:bookmarkStart w:id="1765" w:name="_Toc420134478"/>
        <w:bookmarkStart w:id="1766" w:name="_Toc420166236"/>
        <w:bookmarkStart w:id="1767" w:name="_Toc420167006"/>
        <w:bookmarkStart w:id="1768" w:name="_Toc420302163"/>
        <w:bookmarkStart w:id="1769" w:name="_Toc420302630"/>
        <w:bookmarkStart w:id="1770" w:name="_Toc420438464"/>
        <w:bookmarkStart w:id="1771" w:name="_Toc420795902"/>
        <w:bookmarkStart w:id="1772" w:name="_Toc420874170"/>
        <w:bookmarkStart w:id="1773" w:name="_Toc420874635"/>
        <w:bookmarkStart w:id="1774" w:name="_Toc420874377"/>
        <w:bookmarkStart w:id="1775" w:name="_Toc421046465"/>
        <w:bookmarkStart w:id="1776" w:name="_Toc421046936"/>
        <w:bookmarkStart w:id="1777" w:name="_Toc477259016"/>
        <w:bookmarkStart w:id="1778" w:name="_Toc479633114"/>
        <w:bookmarkStart w:id="1779" w:name="_Toc481936270"/>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del>
    </w:p>
    <w:p w14:paraId="06AFC85A" w14:textId="77777777" w:rsidR="00397B2B" w:rsidRPr="00EC76D5" w:rsidDel="00946E9C" w:rsidRDefault="00397B2B" w:rsidP="00397B2B">
      <w:pPr>
        <w:pStyle w:val="Code"/>
        <w:rPr>
          <w:del w:id="1780" w:author="Stefan Bjornander" w:date="2015-04-25T11:35:00Z"/>
        </w:rPr>
      </w:pPr>
      <w:del w:id="1781" w:author="Stefan Bjornander" w:date="2015-04-25T11:35:00Z">
        <w:r w:rsidRPr="00EC76D5" w:rsidDel="00946E9C">
          <w:delText xml:space="preserve">                      "duplicate name in parameter list");</w:delText>
        </w:r>
        <w:bookmarkStart w:id="1782" w:name="_Toc417811839"/>
        <w:bookmarkStart w:id="1783" w:name="_Toc417853459"/>
        <w:bookmarkStart w:id="1784" w:name="_Toc418022137"/>
        <w:bookmarkStart w:id="1785" w:name="_Toc418191519"/>
        <w:bookmarkStart w:id="1786" w:name="_Toc418191988"/>
        <w:bookmarkStart w:id="1787" w:name="_Toc418263223"/>
        <w:bookmarkStart w:id="1788" w:name="_Toc418263690"/>
        <w:bookmarkStart w:id="1789" w:name="_Toc418356870"/>
        <w:bookmarkStart w:id="1790" w:name="_Toc418360233"/>
        <w:bookmarkStart w:id="1791" w:name="_Toc418434918"/>
        <w:bookmarkStart w:id="1792" w:name="_Toc419660085"/>
        <w:bookmarkStart w:id="1793" w:name="_Toc419660548"/>
        <w:bookmarkStart w:id="1794" w:name="_Toc420134017"/>
        <w:bookmarkStart w:id="1795" w:name="_Toc420134479"/>
        <w:bookmarkStart w:id="1796" w:name="_Toc420166237"/>
        <w:bookmarkStart w:id="1797" w:name="_Toc420167007"/>
        <w:bookmarkStart w:id="1798" w:name="_Toc420302164"/>
        <w:bookmarkStart w:id="1799" w:name="_Toc420302631"/>
        <w:bookmarkStart w:id="1800" w:name="_Toc420438465"/>
        <w:bookmarkStart w:id="1801" w:name="_Toc420795903"/>
        <w:bookmarkStart w:id="1802" w:name="_Toc420874171"/>
        <w:bookmarkStart w:id="1803" w:name="_Toc420874636"/>
        <w:bookmarkStart w:id="1804" w:name="_Toc420874378"/>
        <w:bookmarkStart w:id="1805" w:name="_Toc421046466"/>
        <w:bookmarkStart w:id="1806" w:name="_Toc421046937"/>
        <w:bookmarkStart w:id="1807" w:name="_Toc477259017"/>
        <w:bookmarkStart w:id="1808" w:name="_Toc479633115"/>
        <w:bookmarkStart w:id="1809" w:name="_Toc48193627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del>
    </w:p>
    <w:p w14:paraId="20A5D3E7" w14:textId="77777777" w:rsidR="00397B2B" w:rsidRPr="00EC76D5" w:rsidDel="00946E9C" w:rsidRDefault="00397B2B" w:rsidP="00397B2B">
      <w:pPr>
        <w:pStyle w:val="Code"/>
        <w:rPr>
          <w:del w:id="1810" w:author="Stefan Bjornander" w:date="2015-04-25T11:35:00Z"/>
          <w:rPrChange w:id="1811" w:author="Stefan Bjornander" w:date="2015-04-25T14:40:00Z">
            <w:rPr>
              <w:del w:id="1812" w:author="Stefan Bjornander" w:date="2015-04-25T11:35:00Z"/>
              <w:lang w:val="sv-SE"/>
            </w:rPr>
          </w:rPrChange>
        </w:rPr>
      </w:pPr>
      <w:del w:id="1813" w:author="Stefan Bjornander" w:date="2015-04-25T11:35:00Z">
        <w:r w:rsidRPr="00EC76D5" w:rsidDel="00946E9C">
          <w:delText xml:space="preserve">      </w:delText>
        </w:r>
        <w:r w:rsidRPr="00EC76D5" w:rsidDel="00946E9C">
          <w:rPr>
            <w:rPrChange w:id="1814" w:author="Stefan Bjornander" w:date="2015-04-25T14:40:00Z">
              <w:rPr>
                <w:lang w:val="sv-SE"/>
              </w:rPr>
            </w:rPrChange>
          </w:rPr>
          <w:delText>}</w:delText>
        </w:r>
        <w:bookmarkStart w:id="1815" w:name="_Toc417811840"/>
        <w:bookmarkStart w:id="1816" w:name="_Toc417853460"/>
        <w:bookmarkStart w:id="1817" w:name="_Toc418022138"/>
        <w:bookmarkStart w:id="1818" w:name="_Toc418191520"/>
        <w:bookmarkStart w:id="1819" w:name="_Toc418191989"/>
        <w:bookmarkStart w:id="1820" w:name="_Toc418263224"/>
        <w:bookmarkStart w:id="1821" w:name="_Toc418263691"/>
        <w:bookmarkStart w:id="1822" w:name="_Toc418356871"/>
        <w:bookmarkStart w:id="1823" w:name="_Toc418360234"/>
        <w:bookmarkStart w:id="1824" w:name="_Toc418434919"/>
        <w:bookmarkStart w:id="1825" w:name="_Toc419660086"/>
        <w:bookmarkStart w:id="1826" w:name="_Toc419660549"/>
        <w:bookmarkStart w:id="1827" w:name="_Toc420134018"/>
        <w:bookmarkStart w:id="1828" w:name="_Toc420134480"/>
        <w:bookmarkStart w:id="1829" w:name="_Toc420166238"/>
        <w:bookmarkStart w:id="1830" w:name="_Toc420167008"/>
        <w:bookmarkStart w:id="1831" w:name="_Toc420302165"/>
        <w:bookmarkStart w:id="1832" w:name="_Toc420302632"/>
        <w:bookmarkStart w:id="1833" w:name="_Toc420438466"/>
        <w:bookmarkStart w:id="1834" w:name="_Toc420795904"/>
        <w:bookmarkStart w:id="1835" w:name="_Toc420874172"/>
        <w:bookmarkStart w:id="1836" w:name="_Toc420874637"/>
        <w:bookmarkStart w:id="1837" w:name="_Toc420874379"/>
        <w:bookmarkStart w:id="1838" w:name="_Toc421046467"/>
        <w:bookmarkStart w:id="1839" w:name="_Toc421046938"/>
        <w:bookmarkStart w:id="1840" w:name="_Toc477259018"/>
        <w:bookmarkStart w:id="1841" w:name="_Toc479633116"/>
        <w:bookmarkStart w:id="1842" w:name="_Toc481936272"/>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del>
    </w:p>
    <w:p w14:paraId="14BF0908" w14:textId="77777777" w:rsidR="00397B2B" w:rsidRPr="00EC76D5" w:rsidDel="00946E9C" w:rsidRDefault="00397B2B" w:rsidP="00397B2B">
      <w:pPr>
        <w:pStyle w:val="Code"/>
        <w:rPr>
          <w:del w:id="1843" w:author="Stefan Bjornander" w:date="2015-04-25T11:35:00Z"/>
          <w:rPrChange w:id="1844" w:author="Stefan Bjornander" w:date="2015-04-25T14:40:00Z">
            <w:rPr>
              <w:del w:id="1845" w:author="Stefan Bjornander" w:date="2015-04-25T11:35:00Z"/>
              <w:lang w:val="sv-SE"/>
            </w:rPr>
          </w:rPrChange>
        </w:rPr>
      </w:pPr>
      <w:bookmarkStart w:id="1846" w:name="_Toc417811841"/>
      <w:bookmarkStart w:id="1847" w:name="_Toc417853461"/>
      <w:bookmarkStart w:id="1848" w:name="_Toc418022139"/>
      <w:bookmarkStart w:id="1849" w:name="_Toc418191521"/>
      <w:bookmarkStart w:id="1850" w:name="_Toc418191990"/>
      <w:bookmarkStart w:id="1851" w:name="_Toc418263225"/>
      <w:bookmarkStart w:id="1852" w:name="_Toc418263692"/>
      <w:bookmarkStart w:id="1853" w:name="_Toc418356872"/>
      <w:bookmarkStart w:id="1854" w:name="_Toc418360235"/>
      <w:bookmarkStart w:id="1855" w:name="_Toc418434920"/>
      <w:bookmarkStart w:id="1856" w:name="_Toc419660087"/>
      <w:bookmarkStart w:id="1857" w:name="_Toc419660550"/>
      <w:bookmarkStart w:id="1858" w:name="_Toc420134019"/>
      <w:bookmarkStart w:id="1859" w:name="_Toc420134481"/>
      <w:bookmarkStart w:id="1860" w:name="_Toc420166239"/>
      <w:bookmarkStart w:id="1861" w:name="_Toc420167009"/>
      <w:bookmarkStart w:id="1862" w:name="_Toc420302166"/>
      <w:bookmarkStart w:id="1863" w:name="_Toc420302633"/>
      <w:bookmarkStart w:id="1864" w:name="_Toc420438467"/>
      <w:bookmarkStart w:id="1865" w:name="_Toc420795905"/>
      <w:bookmarkStart w:id="1866" w:name="_Toc420874173"/>
      <w:bookmarkStart w:id="1867" w:name="_Toc420874638"/>
      <w:bookmarkStart w:id="1868" w:name="_Toc420874380"/>
      <w:bookmarkStart w:id="1869" w:name="_Toc421046468"/>
      <w:bookmarkStart w:id="1870" w:name="_Toc421046939"/>
      <w:bookmarkStart w:id="1871" w:name="_Toc477259019"/>
      <w:bookmarkStart w:id="1872" w:name="_Toc479633117"/>
      <w:bookmarkStart w:id="1873" w:name="_Toc481936273"/>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p>
    <w:p w14:paraId="7FCA2FA6" w14:textId="77777777" w:rsidR="00397B2B" w:rsidRPr="00EC76D5" w:rsidDel="00946E9C" w:rsidRDefault="00397B2B" w:rsidP="00397B2B">
      <w:pPr>
        <w:pStyle w:val="Code"/>
        <w:rPr>
          <w:del w:id="1874" w:author="Stefan Bjornander" w:date="2015-04-25T11:35:00Z"/>
          <w:rPrChange w:id="1875" w:author="Stefan Bjornander" w:date="2015-04-25T14:40:00Z">
            <w:rPr>
              <w:del w:id="1876" w:author="Stefan Bjornander" w:date="2015-04-25T11:35:00Z"/>
              <w:lang w:val="sv-SE"/>
            </w:rPr>
          </w:rPrChange>
        </w:rPr>
      </w:pPr>
      <w:del w:id="1877" w:author="Stefan Bjornander" w:date="2015-04-25T11:35:00Z">
        <w:r w:rsidRPr="00EC76D5" w:rsidDel="00946E9C">
          <w:rPr>
            <w:rPrChange w:id="1878" w:author="Stefan Bjornander" w:date="2015-04-25T14:40:00Z">
              <w:rPr>
                <w:lang w:val="sv-SE"/>
              </w:rPr>
            </w:rPrChange>
          </w:rPr>
          <w:delText xml:space="preserve">      type.m_typeList.add(symbol.type());</w:delText>
        </w:r>
        <w:bookmarkStart w:id="1879" w:name="_Toc417811842"/>
        <w:bookmarkStart w:id="1880" w:name="_Toc417853462"/>
        <w:bookmarkStart w:id="1881" w:name="_Toc418022140"/>
        <w:bookmarkStart w:id="1882" w:name="_Toc418191522"/>
        <w:bookmarkStart w:id="1883" w:name="_Toc418191991"/>
        <w:bookmarkStart w:id="1884" w:name="_Toc418263226"/>
        <w:bookmarkStart w:id="1885" w:name="_Toc418263693"/>
        <w:bookmarkStart w:id="1886" w:name="_Toc418356873"/>
        <w:bookmarkStart w:id="1887" w:name="_Toc418360236"/>
        <w:bookmarkStart w:id="1888" w:name="_Toc418434921"/>
        <w:bookmarkStart w:id="1889" w:name="_Toc419660088"/>
        <w:bookmarkStart w:id="1890" w:name="_Toc419660551"/>
        <w:bookmarkStart w:id="1891" w:name="_Toc420134020"/>
        <w:bookmarkStart w:id="1892" w:name="_Toc420134482"/>
        <w:bookmarkStart w:id="1893" w:name="_Toc420166240"/>
        <w:bookmarkStart w:id="1894" w:name="_Toc420167010"/>
        <w:bookmarkStart w:id="1895" w:name="_Toc420302167"/>
        <w:bookmarkStart w:id="1896" w:name="_Toc420302634"/>
        <w:bookmarkStart w:id="1897" w:name="_Toc420438468"/>
        <w:bookmarkStart w:id="1898" w:name="_Toc420795906"/>
        <w:bookmarkStart w:id="1899" w:name="_Toc420874174"/>
        <w:bookmarkStart w:id="1900" w:name="_Toc420874639"/>
        <w:bookmarkStart w:id="1901" w:name="_Toc420874381"/>
        <w:bookmarkStart w:id="1902" w:name="_Toc421046469"/>
        <w:bookmarkStart w:id="1903" w:name="_Toc421046940"/>
        <w:bookmarkStart w:id="1904" w:name="_Toc477259020"/>
        <w:bookmarkStart w:id="1905" w:name="_Toc479633118"/>
        <w:bookmarkStart w:id="1906" w:name="_Toc481936274"/>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del>
    </w:p>
    <w:p w14:paraId="0A92F8E8" w14:textId="77777777" w:rsidR="00397B2B" w:rsidRPr="00EC76D5" w:rsidDel="00946E9C" w:rsidRDefault="00397B2B" w:rsidP="00397B2B">
      <w:pPr>
        <w:pStyle w:val="Code"/>
        <w:rPr>
          <w:del w:id="1907" w:author="Stefan Bjornander" w:date="2015-04-25T11:35:00Z"/>
        </w:rPr>
      </w:pPr>
      <w:del w:id="1908" w:author="Stefan Bjornander" w:date="2015-04-25T11:35:00Z">
        <w:r w:rsidRPr="00EC76D5" w:rsidDel="00946E9C">
          <w:rPr>
            <w:rPrChange w:id="1909" w:author="Stefan Bjornander" w:date="2015-04-25T14:40:00Z">
              <w:rPr>
                <w:lang w:val="sv-SE"/>
              </w:rPr>
            </w:rPrChange>
          </w:rPr>
          <w:delText xml:space="preserve">    </w:delText>
        </w:r>
        <w:r w:rsidRPr="00EC76D5" w:rsidDel="00946E9C">
          <w:delText>}</w:delText>
        </w:r>
        <w:bookmarkStart w:id="1910" w:name="_Toc417811843"/>
        <w:bookmarkStart w:id="1911" w:name="_Toc417853463"/>
        <w:bookmarkStart w:id="1912" w:name="_Toc418022141"/>
        <w:bookmarkStart w:id="1913" w:name="_Toc418191523"/>
        <w:bookmarkStart w:id="1914" w:name="_Toc418191992"/>
        <w:bookmarkStart w:id="1915" w:name="_Toc418263227"/>
        <w:bookmarkStart w:id="1916" w:name="_Toc418263694"/>
        <w:bookmarkStart w:id="1917" w:name="_Toc418356874"/>
        <w:bookmarkStart w:id="1918" w:name="_Toc418360237"/>
        <w:bookmarkStart w:id="1919" w:name="_Toc418434922"/>
        <w:bookmarkStart w:id="1920" w:name="_Toc419660089"/>
        <w:bookmarkStart w:id="1921" w:name="_Toc419660552"/>
        <w:bookmarkStart w:id="1922" w:name="_Toc420134021"/>
        <w:bookmarkStart w:id="1923" w:name="_Toc420134483"/>
        <w:bookmarkStart w:id="1924" w:name="_Toc420166241"/>
        <w:bookmarkStart w:id="1925" w:name="_Toc420167011"/>
        <w:bookmarkStart w:id="1926" w:name="_Toc420302168"/>
        <w:bookmarkStart w:id="1927" w:name="_Toc420302635"/>
        <w:bookmarkStart w:id="1928" w:name="_Toc420438469"/>
        <w:bookmarkStart w:id="1929" w:name="_Toc420795907"/>
        <w:bookmarkStart w:id="1930" w:name="_Toc420874175"/>
        <w:bookmarkStart w:id="1931" w:name="_Toc420874640"/>
        <w:bookmarkStart w:id="1932" w:name="_Toc420874382"/>
        <w:bookmarkStart w:id="1933" w:name="_Toc421046470"/>
        <w:bookmarkStart w:id="1934" w:name="_Toc421046941"/>
        <w:bookmarkStart w:id="1935" w:name="_Toc477259021"/>
        <w:bookmarkStart w:id="1936" w:name="_Toc479633119"/>
        <w:bookmarkStart w:id="1937" w:name="_Toc481936275"/>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del>
    </w:p>
    <w:p w14:paraId="43638AA9" w14:textId="77777777" w:rsidR="00397B2B" w:rsidRPr="00EC76D5" w:rsidDel="00946E9C" w:rsidRDefault="00397B2B" w:rsidP="00397B2B">
      <w:pPr>
        <w:pStyle w:val="Code"/>
        <w:rPr>
          <w:del w:id="1938" w:author="Stefan Bjornander" w:date="2015-04-25T11:35:00Z"/>
        </w:rPr>
      </w:pPr>
      <w:bookmarkStart w:id="1939" w:name="_Toc417811844"/>
      <w:bookmarkStart w:id="1940" w:name="_Toc417853464"/>
      <w:bookmarkStart w:id="1941" w:name="_Toc418022142"/>
      <w:bookmarkStart w:id="1942" w:name="_Toc418191524"/>
      <w:bookmarkStart w:id="1943" w:name="_Toc418191993"/>
      <w:bookmarkStart w:id="1944" w:name="_Toc418263228"/>
      <w:bookmarkStart w:id="1945" w:name="_Toc418263695"/>
      <w:bookmarkStart w:id="1946" w:name="_Toc418356875"/>
      <w:bookmarkStart w:id="1947" w:name="_Toc418360238"/>
      <w:bookmarkStart w:id="1948" w:name="_Toc418434923"/>
      <w:bookmarkStart w:id="1949" w:name="_Toc419660090"/>
      <w:bookmarkStart w:id="1950" w:name="_Toc419660553"/>
      <w:bookmarkStart w:id="1951" w:name="_Toc420134022"/>
      <w:bookmarkStart w:id="1952" w:name="_Toc420134484"/>
      <w:bookmarkStart w:id="1953" w:name="_Toc420166242"/>
      <w:bookmarkStart w:id="1954" w:name="_Toc420167012"/>
      <w:bookmarkStart w:id="1955" w:name="_Toc420302169"/>
      <w:bookmarkStart w:id="1956" w:name="_Toc420302636"/>
      <w:bookmarkStart w:id="1957" w:name="_Toc420438470"/>
      <w:bookmarkStart w:id="1958" w:name="_Toc420795908"/>
      <w:bookmarkStart w:id="1959" w:name="_Toc420874176"/>
      <w:bookmarkStart w:id="1960" w:name="_Toc420874641"/>
      <w:bookmarkStart w:id="1961" w:name="_Toc420874383"/>
      <w:bookmarkStart w:id="1962" w:name="_Toc421046471"/>
      <w:bookmarkStart w:id="1963" w:name="_Toc421046942"/>
      <w:bookmarkStart w:id="1964" w:name="_Toc477259022"/>
      <w:bookmarkStart w:id="1965" w:name="_Toc479633120"/>
      <w:bookmarkStart w:id="1966" w:name="_Toc481936276"/>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p>
    <w:p w14:paraId="5CCB5FF1" w14:textId="77777777" w:rsidR="00397B2B" w:rsidRPr="00EC76D5" w:rsidDel="00946E9C" w:rsidRDefault="00397B2B" w:rsidP="00397B2B">
      <w:pPr>
        <w:pStyle w:val="Code"/>
        <w:rPr>
          <w:del w:id="1967" w:author="Stefan Bjornander" w:date="2015-04-25T11:35:00Z"/>
        </w:rPr>
      </w:pPr>
      <w:del w:id="1968" w:author="Stefan Bjornander" w:date="2015-04-25T11:35:00Z">
        <w:r w:rsidRPr="00EC76D5" w:rsidDel="00946E9C">
          <w:delText xml:space="preserve">    return type;</w:delText>
        </w:r>
        <w:bookmarkStart w:id="1969" w:name="_Toc417811845"/>
        <w:bookmarkStart w:id="1970" w:name="_Toc417853465"/>
        <w:bookmarkStart w:id="1971" w:name="_Toc418022143"/>
        <w:bookmarkStart w:id="1972" w:name="_Toc418191525"/>
        <w:bookmarkStart w:id="1973" w:name="_Toc418191994"/>
        <w:bookmarkStart w:id="1974" w:name="_Toc418263229"/>
        <w:bookmarkStart w:id="1975" w:name="_Toc418263696"/>
        <w:bookmarkStart w:id="1976" w:name="_Toc418356876"/>
        <w:bookmarkStart w:id="1977" w:name="_Toc418360239"/>
        <w:bookmarkStart w:id="1978" w:name="_Toc418434924"/>
        <w:bookmarkStart w:id="1979" w:name="_Toc419660091"/>
        <w:bookmarkStart w:id="1980" w:name="_Toc419660554"/>
        <w:bookmarkStart w:id="1981" w:name="_Toc420134023"/>
        <w:bookmarkStart w:id="1982" w:name="_Toc420134485"/>
        <w:bookmarkStart w:id="1983" w:name="_Toc420166243"/>
        <w:bookmarkStart w:id="1984" w:name="_Toc420167013"/>
        <w:bookmarkStart w:id="1985" w:name="_Toc420302170"/>
        <w:bookmarkStart w:id="1986" w:name="_Toc420302637"/>
        <w:bookmarkStart w:id="1987" w:name="_Toc420438471"/>
        <w:bookmarkStart w:id="1988" w:name="_Toc420795909"/>
        <w:bookmarkStart w:id="1989" w:name="_Toc420874177"/>
        <w:bookmarkStart w:id="1990" w:name="_Toc420874642"/>
        <w:bookmarkStart w:id="1991" w:name="_Toc420874384"/>
        <w:bookmarkStart w:id="1992" w:name="_Toc421046472"/>
        <w:bookmarkStart w:id="1993" w:name="_Toc421046943"/>
        <w:bookmarkStart w:id="1994" w:name="_Toc477259023"/>
        <w:bookmarkStart w:id="1995" w:name="_Toc479633121"/>
        <w:bookmarkStart w:id="1996" w:name="_Toc481936277"/>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del>
    </w:p>
    <w:p w14:paraId="012C85A2" w14:textId="77777777" w:rsidR="00397B2B" w:rsidRPr="00EC76D5" w:rsidDel="00946E9C" w:rsidRDefault="00397B2B" w:rsidP="00397B2B">
      <w:pPr>
        <w:pStyle w:val="Code"/>
        <w:rPr>
          <w:del w:id="1997" w:author="Stefan Bjornander" w:date="2015-04-25T11:35:00Z"/>
        </w:rPr>
      </w:pPr>
      <w:del w:id="1998" w:author="Stefan Bjornander" w:date="2015-04-25T11:35:00Z">
        <w:r w:rsidRPr="00EC76D5" w:rsidDel="00946E9C">
          <w:delText xml:space="preserve">  }</w:delText>
        </w:r>
        <w:bookmarkStart w:id="1999" w:name="_Toc417811846"/>
        <w:bookmarkStart w:id="2000" w:name="_Toc417853466"/>
        <w:bookmarkStart w:id="2001" w:name="_Toc418022144"/>
        <w:bookmarkStart w:id="2002" w:name="_Toc418191526"/>
        <w:bookmarkStart w:id="2003" w:name="_Toc418191995"/>
        <w:bookmarkStart w:id="2004" w:name="_Toc418263230"/>
        <w:bookmarkStart w:id="2005" w:name="_Toc418263697"/>
        <w:bookmarkStart w:id="2006" w:name="_Toc418356877"/>
        <w:bookmarkStart w:id="2007" w:name="_Toc418360240"/>
        <w:bookmarkStart w:id="2008" w:name="_Toc418434925"/>
        <w:bookmarkStart w:id="2009" w:name="_Toc419660092"/>
        <w:bookmarkStart w:id="2010" w:name="_Toc419660555"/>
        <w:bookmarkStart w:id="2011" w:name="_Toc420134024"/>
        <w:bookmarkStart w:id="2012" w:name="_Toc420134486"/>
        <w:bookmarkStart w:id="2013" w:name="_Toc420166244"/>
        <w:bookmarkStart w:id="2014" w:name="_Toc420167014"/>
        <w:bookmarkStart w:id="2015" w:name="_Toc420302171"/>
        <w:bookmarkStart w:id="2016" w:name="_Toc420302638"/>
        <w:bookmarkStart w:id="2017" w:name="_Toc420438472"/>
        <w:bookmarkStart w:id="2018" w:name="_Toc420795910"/>
        <w:bookmarkStart w:id="2019" w:name="_Toc420874178"/>
        <w:bookmarkStart w:id="2020" w:name="_Toc420874643"/>
        <w:bookmarkStart w:id="2021" w:name="_Toc420874385"/>
        <w:bookmarkStart w:id="2022" w:name="_Toc421046473"/>
        <w:bookmarkStart w:id="2023" w:name="_Toc421046944"/>
        <w:bookmarkStart w:id="2024" w:name="_Toc477259024"/>
        <w:bookmarkStart w:id="2025" w:name="_Toc479633122"/>
        <w:bookmarkStart w:id="2026" w:name="_Toc48193627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bookmarkEnd w:id="2017"/>
        <w:bookmarkEnd w:id="2018"/>
        <w:bookmarkEnd w:id="2019"/>
        <w:bookmarkEnd w:id="2020"/>
        <w:bookmarkEnd w:id="2021"/>
        <w:bookmarkEnd w:id="2022"/>
        <w:bookmarkEnd w:id="2023"/>
        <w:bookmarkEnd w:id="2024"/>
        <w:bookmarkEnd w:id="2025"/>
        <w:bookmarkEnd w:id="2026"/>
      </w:del>
    </w:p>
    <w:p w14:paraId="240F4C9A" w14:textId="77777777" w:rsidR="00397B2B" w:rsidRPr="00EC76D5" w:rsidDel="00561FE5" w:rsidRDefault="00397B2B" w:rsidP="00397B2B">
      <w:pPr>
        <w:pStyle w:val="Code"/>
        <w:rPr>
          <w:del w:id="2027" w:author="Stefan Bjornander" w:date="2015-04-25T14:41:00Z"/>
        </w:rPr>
      </w:pPr>
      <w:bookmarkStart w:id="2028" w:name="_Toc417811847"/>
      <w:bookmarkStart w:id="2029" w:name="_Toc417853467"/>
      <w:bookmarkStart w:id="2030" w:name="_Toc418022145"/>
      <w:bookmarkStart w:id="2031" w:name="_Toc418191527"/>
      <w:bookmarkStart w:id="2032" w:name="_Toc418191996"/>
      <w:bookmarkStart w:id="2033" w:name="_Toc418263231"/>
      <w:bookmarkStart w:id="2034" w:name="_Toc418263698"/>
      <w:bookmarkStart w:id="2035" w:name="_Toc418356878"/>
      <w:bookmarkStart w:id="2036" w:name="_Toc418360241"/>
      <w:bookmarkStart w:id="2037" w:name="_Toc418434926"/>
      <w:bookmarkStart w:id="2038" w:name="_Toc419660093"/>
      <w:bookmarkStart w:id="2039" w:name="_Toc419660556"/>
      <w:bookmarkStart w:id="2040" w:name="_Toc420134025"/>
      <w:bookmarkStart w:id="2041" w:name="_Toc420134487"/>
      <w:bookmarkStart w:id="2042" w:name="_Toc420166245"/>
      <w:bookmarkStart w:id="2043" w:name="_Toc420167015"/>
      <w:bookmarkStart w:id="2044" w:name="_Toc420302172"/>
      <w:bookmarkStart w:id="2045" w:name="_Toc420302639"/>
      <w:bookmarkStart w:id="2046" w:name="_Toc420438473"/>
      <w:bookmarkStart w:id="2047" w:name="_Toc420795911"/>
      <w:bookmarkStart w:id="2048" w:name="_Toc420874179"/>
      <w:bookmarkStart w:id="2049" w:name="_Toc420874644"/>
      <w:bookmarkStart w:id="2050" w:name="_Toc420874386"/>
      <w:bookmarkStart w:id="2051" w:name="_Toc421046474"/>
      <w:bookmarkStart w:id="2052" w:name="_Toc421046945"/>
      <w:bookmarkStart w:id="2053" w:name="_Toc477259025"/>
      <w:bookmarkStart w:id="2054" w:name="_Toc479633123"/>
      <w:bookmarkStart w:id="2055" w:name="_Toc481936279"/>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bookmarkEnd w:id="2055"/>
    </w:p>
    <w:p w14:paraId="79FA84FD" w14:textId="77777777" w:rsidR="00397B2B" w:rsidRPr="00EC76D5" w:rsidDel="00561FE5" w:rsidRDefault="00397B2B" w:rsidP="00397B2B">
      <w:pPr>
        <w:pStyle w:val="Code"/>
        <w:rPr>
          <w:del w:id="2056" w:author="Stefan Bjornander" w:date="2015-04-25T14:41:00Z"/>
        </w:rPr>
      </w:pPr>
      <w:del w:id="2057" w:author="Stefan Bjornander" w:date="2015-04-25T14:41:00Z">
        <w:r w:rsidRPr="00EC76D5" w:rsidDel="00561FE5">
          <w:delText xml:space="preserve">  public List&lt;String&gt; getNameList() {</w:delText>
        </w:r>
        <w:bookmarkStart w:id="2058" w:name="_Toc417811848"/>
        <w:bookmarkStart w:id="2059" w:name="_Toc417853468"/>
        <w:bookmarkStart w:id="2060" w:name="_Toc418022146"/>
        <w:bookmarkStart w:id="2061" w:name="_Toc418191528"/>
        <w:bookmarkStart w:id="2062" w:name="_Toc418191997"/>
        <w:bookmarkStart w:id="2063" w:name="_Toc418263232"/>
        <w:bookmarkStart w:id="2064" w:name="_Toc418263699"/>
        <w:bookmarkStart w:id="2065" w:name="_Toc418356879"/>
        <w:bookmarkStart w:id="2066" w:name="_Toc418360242"/>
        <w:bookmarkStart w:id="2067" w:name="_Toc418434927"/>
        <w:bookmarkStart w:id="2068" w:name="_Toc419660094"/>
        <w:bookmarkStart w:id="2069" w:name="_Toc419660557"/>
        <w:bookmarkStart w:id="2070" w:name="_Toc420134026"/>
        <w:bookmarkStart w:id="2071" w:name="_Toc420134488"/>
        <w:bookmarkStart w:id="2072" w:name="_Toc420166246"/>
        <w:bookmarkStart w:id="2073" w:name="_Toc420167016"/>
        <w:bookmarkStart w:id="2074" w:name="_Toc420302173"/>
        <w:bookmarkStart w:id="2075" w:name="_Toc420302640"/>
        <w:bookmarkStart w:id="2076" w:name="_Toc420438474"/>
        <w:bookmarkStart w:id="2077" w:name="_Toc420795912"/>
        <w:bookmarkStart w:id="2078" w:name="_Toc420874180"/>
        <w:bookmarkStart w:id="2079" w:name="_Toc420874645"/>
        <w:bookmarkStart w:id="2080" w:name="_Toc420874387"/>
        <w:bookmarkStart w:id="2081" w:name="_Toc421046475"/>
        <w:bookmarkStart w:id="2082" w:name="_Toc421046946"/>
        <w:bookmarkStart w:id="2083" w:name="_Toc477259026"/>
        <w:bookmarkStart w:id="2084" w:name="_Toc479633124"/>
        <w:bookmarkStart w:id="2085" w:name="_Toc481936280"/>
        <w:bookmarkEnd w:id="2058"/>
        <w:bookmarkEnd w:id="2059"/>
        <w:bookmarkEnd w:id="2060"/>
        <w:bookmarkEnd w:id="2061"/>
        <w:bookmarkEnd w:id="2062"/>
        <w:bookmarkEnd w:id="2063"/>
        <w:bookmarkEnd w:id="2064"/>
        <w:bookmarkEnd w:id="2065"/>
        <w:bookmarkEnd w:id="2066"/>
        <w:bookmarkEnd w:id="2067"/>
        <w:bookmarkEnd w:id="2068"/>
        <w:bookmarkEnd w:id="2069"/>
        <w:bookmarkEnd w:id="2070"/>
        <w:bookmarkEnd w:id="2071"/>
        <w:bookmarkEnd w:id="2072"/>
        <w:bookmarkEnd w:id="2073"/>
        <w:bookmarkEnd w:id="2074"/>
        <w:bookmarkEnd w:id="2075"/>
        <w:bookmarkEnd w:id="2076"/>
        <w:bookmarkEnd w:id="2077"/>
        <w:bookmarkEnd w:id="2078"/>
        <w:bookmarkEnd w:id="2079"/>
        <w:bookmarkEnd w:id="2080"/>
        <w:bookmarkEnd w:id="2081"/>
        <w:bookmarkEnd w:id="2082"/>
        <w:bookmarkEnd w:id="2083"/>
        <w:bookmarkEnd w:id="2084"/>
        <w:bookmarkEnd w:id="2085"/>
      </w:del>
    </w:p>
    <w:p w14:paraId="1ACCC979" w14:textId="77777777" w:rsidR="00397B2B" w:rsidRPr="00EC76D5" w:rsidDel="00561FE5" w:rsidRDefault="00397B2B" w:rsidP="00397B2B">
      <w:pPr>
        <w:pStyle w:val="Code"/>
        <w:rPr>
          <w:del w:id="2086" w:author="Stefan Bjornander" w:date="2015-04-25T14:41:00Z"/>
        </w:rPr>
      </w:pPr>
      <w:del w:id="2087" w:author="Stefan Bjornander" w:date="2015-04-25T14:41:00Z">
        <w:r w:rsidRPr="00EC76D5" w:rsidDel="00561FE5">
          <w:delText xml:space="preserve">    return m_nameList;</w:delText>
        </w:r>
        <w:bookmarkStart w:id="2088" w:name="_Toc417811849"/>
        <w:bookmarkStart w:id="2089" w:name="_Toc417853469"/>
        <w:bookmarkStart w:id="2090" w:name="_Toc418022147"/>
        <w:bookmarkStart w:id="2091" w:name="_Toc418191529"/>
        <w:bookmarkStart w:id="2092" w:name="_Toc418191998"/>
        <w:bookmarkStart w:id="2093" w:name="_Toc418263233"/>
        <w:bookmarkStart w:id="2094" w:name="_Toc418263700"/>
        <w:bookmarkStart w:id="2095" w:name="_Toc418356880"/>
        <w:bookmarkStart w:id="2096" w:name="_Toc418360243"/>
        <w:bookmarkStart w:id="2097" w:name="_Toc418434928"/>
        <w:bookmarkStart w:id="2098" w:name="_Toc419660095"/>
        <w:bookmarkStart w:id="2099" w:name="_Toc419660558"/>
        <w:bookmarkStart w:id="2100" w:name="_Toc420134027"/>
        <w:bookmarkStart w:id="2101" w:name="_Toc420134489"/>
        <w:bookmarkStart w:id="2102" w:name="_Toc420166247"/>
        <w:bookmarkStart w:id="2103" w:name="_Toc420167017"/>
        <w:bookmarkStart w:id="2104" w:name="_Toc420302174"/>
        <w:bookmarkStart w:id="2105" w:name="_Toc420302641"/>
        <w:bookmarkStart w:id="2106" w:name="_Toc420438475"/>
        <w:bookmarkStart w:id="2107" w:name="_Toc420795913"/>
        <w:bookmarkStart w:id="2108" w:name="_Toc420874181"/>
        <w:bookmarkStart w:id="2109" w:name="_Toc420874646"/>
        <w:bookmarkStart w:id="2110" w:name="_Toc420874388"/>
        <w:bookmarkStart w:id="2111" w:name="_Toc421046476"/>
        <w:bookmarkStart w:id="2112" w:name="_Toc421046947"/>
        <w:bookmarkStart w:id="2113" w:name="_Toc477259027"/>
        <w:bookmarkStart w:id="2114" w:name="_Toc479633125"/>
        <w:bookmarkStart w:id="2115" w:name="_Toc481936281"/>
        <w:bookmarkEnd w:id="2088"/>
        <w:bookmarkEnd w:id="2089"/>
        <w:bookmarkEnd w:id="2090"/>
        <w:bookmarkEnd w:id="2091"/>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del>
    </w:p>
    <w:p w14:paraId="3D59E3E0" w14:textId="77777777" w:rsidR="00397B2B" w:rsidRPr="00EC76D5" w:rsidDel="00561FE5" w:rsidRDefault="00397B2B" w:rsidP="00397B2B">
      <w:pPr>
        <w:pStyle w:val="Code"/>
        <w:rPr>
          <w:del w:id="2116" w:author="Stefan Bjornander" w:date="2015-04-25T14:41:00Z"/>
        </w:rPr>
      </w:pPr>
      <w:del w:id="2117" w:author="Stefan Bjornander" w:date="2015-04-25T14:41:00Z">
        <w:r w:rsidRPr="00EC76D5" w:rsidDel="00561FE5">
          <w:delText xml:space="preserve">  }</w:delText>
        </w:r>
        <w:bookmarkStart w:id="2118" w:name="_Toc417811850"/>
        <w:bookmarkStart w:id="2119" w:name="_Toc417853470"/>
        <w:bookmarkStart w:id="2120" w:name="_Toc418022148"/>
        <w:bookmarkStart w:id="2121" w:name="_Toc418191530"/>
        <w:bookmarkStart w:id="2122" w:name="_Toc418191999"/>
        <w:bookmarkStart w:id="2123" w:name="_Toc418263234"/>
        <w:bookmarkStart w:id="2124" w:name="_Toc418263701"/>
        <w:bookmarkStart w:id="2125" w:name="_Toc418356881"/>
        <w:bookmarkStart w:id="2126" w:name="_Toc418360244"/>
        <w:bookmarkStart w:id="2127" w:name="_Toc418434929"/>
        <w:bookmarkStart w:id="2128" w:name="_Toc419660096"/>
        <w:bookmarkStart w:id="2129" w:name="_Toc419660559"/>
        <w:bookmarkStart w:id="2130" w:name="_Toc420134028"/>
        <w:bookmarkStart w:id="2131" w:name="_Toc420134490"/>
        <w:bookmarkStart w:id="2132" w:name="_Toc420166248"/>
        <w:bookmarkStart w:id="2133" w:name="_Toc420167018"/>
        <w:bookmarkStart w:id="2134" w:name="_Toc420302175"/>
        <w:bookmarkStart w:id="2135" w:name="_Toc420302642"/>
        <w:bookmarkStart w:id="2136" w:name="_Toc420438476"/>
        <w:bookmarkStart w:id="2137" w:name="_Toc420795914"/>
        <w:bookmarkStart w:id="2138" w:name="_Toc420874182"/>
        <w:bookmarkStart w:id="2139" w:name="_Toc420874647"/>
        <w:bookmarkStart w:id="2140" w:name="_Toc420874389"/>
        <w:bookmarkStart w:id="2141" w:name="_Toc421046477"/>
        <w:bookmarkStart w:id="2142" w:name="_Toc421046948"/>
        <w:bookmarkStart w:id="2143" w:name="_Toc477259028"/>
        <w:bookmarkStart w:id="2144" w:name="_Toc479633126"/>
        <w:bookmarkStart w:id="2145" w:name="_Toc481936282"/>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del>
    </w:p>
    <w:p w14:paraId="3C87D5B4" w14:textId="77777777" w:rsidR="00397B2B" w:rsidRPr="00EC76D5" w:rsidDel="00561FE5" w:rsidRDefault="00397B2B" w:rsidP="00397B2B">
      <w:pPr>
        <w:pStyle w:val="Code"/>
        <w:rPr>
          <w:del w:id="2146" w:author="Stefan Bjornander" w:date="2015-04-25T14:41:00Z"/>
        </w:rPr>
      </w:pPr>
      <w:bookmarkStart w:id="2147" w:name="_Toc417811851"/>
      <w:bookmarkStart w:id="2148" w:name="_Toc417853471"/>
      <w:bookmarkStart w:id="2149" w:name="_Toc418022149"/>
      <w:bookmarkStart w:id="2150" w:name="_Toc418191531"/>
      <w:bookmarkStart w:id="2151" w:name="_Toc418192000"/>
      <w:bookmarkStart w:id="2152" w:name="_Toc418263235"/>
      <w:bookmarkStart w:id="2153" w:name="_Toc418263702"/>
      <w:bookmarkStart w:id="2154" w:name="_Toc418356882"/>
      <w:bookmarkStart w:id="2155" w:name="_Toc418360245"/>
      <w:bookmarkStart w:id="2156" w:name="_Toc418434930"/>
      <w:bookmarkStart w:id="2157" w:name="_Toc419660097"/>
      <w:bookmarkStart w:id="2158" w:name="_Toc419660560"/>
      <w:bookmarkStart w:id="2159" w:name="_Toc420134029"/>
      <w:bookmarkStart w:id="2160" w:name="_Toc420134491"/>
      <w:bookmarkStart w:id="2161" w:name="_Toc420166249"/>
      <w:bookmarkStart w:id="2162" w:name="_Toc420167019"/>
      <w:bookmarkStart w:id="2163" w:name="_Toc420302176"/>
      <w:bookmarkStart w:id="2164" w:name="_Toc420302643"/>
      <w:bookmarkStart w:id="2165" w:name="_Toc420438477"/>
      <w:bookmarkStart w:id="2166" w:name="_Toc420795915"/>
      <w:bookmarkStart w:id="2167" w:name="_Toc420874183"/>
      <w:bookmarkStart w:id="2168" w:name="_Toc420874648"/>
      <w:bookmarkStart w:id="2169" w:name="_Toc420874390"/>
      <w:bookmarkStart w:id="2170" w:name="_Toc421046478"/>
      <w:bookmarkStart w:id="2171" w:name="_Toc421046949"/>
      <w:bookmarkStart w:id="2172" w:name="_Toc477259029"/>
      <w:bookmarkStart w:id="2173" w:name="_Toc479633127"/>
      <w:bookmarkStart w:id="2174" w:name="_Toc481936283"/>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p>
    <w:p w14:paraId="421E1F40" w14:textId="77777777" w:rsidR="00397B2B" w:rsidRPr="00EC76D5" w:rsidDel="00561FE5" w:rsidRDefault="00397B2B" w:rsidP="00397B2B">
      <w:pPr>
        <w:pStyle w:val="Code"/>
        <w:rPr>
          <w:del w:id="2175" w:author="Stefan Bjornander" w:date="2015-04-25T14:41:00Z"/>
        </w:rPr>
      </w:pPr>
      <w:del w:id="2176" w:author="Stefan Bjornander" w:date="2015-04-25T14:41:00Z">
        <w:r w:rsidRPr="00EC76D5" w:rsidDel="00561FE5">
          <w:delText xml:space="preserve">  public List&lt;Type&gt; getTypeList() {</w:delText>
        </w:r>
        <w:bookmarkStart w:id="2177" w:name="_Toc417811852"/>
        <w:bookmarkStart w:id="2178" w:name="_Toc417853472"/>
        <w:bookmarkStart w:id="2179" w:name="_Toc418022150"/>
        <w:bookmarkStart w:id="2180" w:name="_Toc418191532"/>
        <w:bookmarkStart w:id="2181" w:name="_Toc418192001"/>
        <w:bookmarkStart w:id="2182" w:name="_Toc418263236"/>
        <w:bookmarkStart w:id="2183" w:name="_Toc418263703"/>
        <w:bookmarkStart w:id="2184" w:name="_Toc418356883"/>
        <w:bookmarkStart w:id="2185" w:name="_Toc418360246"/>
        <w:bookmarkStart w:id="2186" w:name="_Toc418434931"/>
        <w:bookmarkStart w:id="2187" w:name="_Toc419660098"/>
        <w:bookmarkStart w:id="2188" w:name="_Toc419660561"/>
        <w:bookmarkStart w:id="2189" w:name="_Toc420134030"/>
        <w:bookmarkStart w:id="2190" w:name="_Toc420134492"/>
        <w:bookmarkStart w:id="2191" w:name="_Toc420166250"/>
        <w:bookmarkStart w:id="2192" w:name="_Toc420167020"/>
        <w:bookmarkStart w:id="2193" w:name="_Toc420302177"/>
        <w:bookmarkStart w:id="2194" w:name="_Toc420302644"/>
        <w:bookmarkStart w:id="2195" w:name="_Toc420438478"/>
        <w:bookmarkStart w:id="2196" w:name="_Toc420795916"/>
        <w:bookmarkStart w:id="2197" w:name="_Toc420874184"/>
        <w:bookmarkStart w:id="2198" w:name="_Toc420874649"/>
        <w:bookmarkStart w:id="2199" w:name="_Toc420874391"/>
        <w:bookmarkStart w:id="2200" w:name="_Toc421046479"/>
        <w:bookmarkStart w:id="2201" w:name="_Toc421046950"/>
        <w:bookmarkStart w:id="2202" w:name="_Toc477259030"/>
        <w:bookmarkStart w:id="2203" w:name="_Toc479633128"/>
        <w:bookmarkStart w:id="2204" w:name="_Toc481936284"/>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del>
    </w:p>
    <w:p w14:paraId="18A1B152" w14:textId="77777777" w:rsidR="00397B2B" w:rsidRPr="00EC76D5" w:rsidDel="00561FE5" w:rsidRDefault="00397B2B" w:rsidP="00397B2B">
      <w:pPr>
        <w:pStyle w:val="Code"/>
        <w:rPr>
          <w:del w:id="2205" w:author="Stefan Bjornander" w:date="2015-04-25T14:41:00Z"/>
        </w:rPr>
      </w:pPr>
      <w:del w:id="2206" w:author="Stefan Bjornander" w:date="2015-04-25T14:41:00Z">
        <w:r w:rsidRPr="00EC76D5" w:rsidDel="00561FE5">
          <w:delText xml:space="preserve">    return m_typeList;</w:delText>
        </w:r>
        <w:bookmarkStart w:id="2207" w:name="_Toc417811853"/>
        <w:bookmarkStart w:id="2208" w:name="_Toc417853473"/>
        <w:bookmarkStart w:id="2209" w:name="_Toc418022151"/>
        <w:bookmarkStart w:id="2210" w:name="_Toc418191533"/>
        <w:bookmarkStart w:id="2211" w:name="_Toc418192002"/>
        <w:bookmarkStart w:id="2212" w:name="_Toc418263237"/>
        <w:bookmarkStart w:id="2213" w:name="_Toc418263704"/>
        <w:bookmarkStart w:id="2214" w:name="_Toc418356884"/>
        <w:bookmarkStart w:id="2215" w:name="_Toc418360247"/>
        <w:bookmarkStart w:id="2216" w:name="_Toc418434932"/>
        <w:bookmarkStart w:id="2217" w:name="_Toc419660099"/>
        <w:bookmarkStart w:id="2218" w:name="_Toc419660562"/>
        <w:bookmarkStart w:id="2219" w:name="_Toc420134031"/>
        <w:bookmarkStart w:id="2220" w:name="_Toc420134493"/>
        <w:bookmarkStart w:id="2221" w:name="_Toc420166251"/>
        <w:bookmarkStart w:id="2222" w:name="_Toc420167021"/>
        <w:bookmarkStart w:id="2223" w:name="_Toc420302178"/>
        <w:bookmarkStart w:id="2224" w:name="_Toc420302645"/>
        <w:bookmarkStart w:id="2225" w:name="_Toc420438479"/>
        <w:bookmarkStart w:id="2226" w:name="_Toc420795917"/>
        <w:bookmarkStart w:id="2227" w:name="_Toc420874185"/>
        <w:bookmarkStart w:id="2228" w:name="_Toc420874650"/>
        <w:bookmarkStart w:id="2229" w:name="_Toc420874392"/>
        <w:bookmarkStart w:id="2230" w:name="_Toc421046480"/>
        <w:bookmarkStart w:id="2231" w:name="_Toc421046951"/>
        <w:bookmarkStart w:id="2232" w:name="_Toc477259031"/>
        <w:bookmarkStart w:id="2233" w:name="_Toc479633129"/>
        <w:bookmarkStart w:id="2234" w:name="_Toc481936285"/>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del>
    </w:p>
    <w:p w14:paraId="0E1C4CD1" w14:textId="77777777" w:rsidR="00397B2B" w:rsidRPr="00EC76D5" w:rsidDel="00561FE5" w:rsidRDefault="00397B2B" w:rsidP="00397B2B">
      <w:pPr>
        <w:pStyle w:val="Code"/>
        <w:rPr>
          <w:del w:id="2235" w:author="Stefan Bjornander" w:date="2015-04-25T14:41:00Z"/>
        </w:rPr>
      </w:pPr>
      <w:del w:id="2236" w:author="Stefan Bjornander" w:date="2015-04-25T14:41:00Z">
        <w:r w:rsidRPr="00EC76D5" w:rsidDel="00561FE5">
          <w:delText xml:space="preserve">  }</w:delText>
        </w:r>
        <w:bookmarkStart w:id="2237" w:name="_Toc417811854"/>
        <w:bookmarkStart w:id="2238" w:name="_Toc417853474"/>
        <w:bookmarkStart w:id="2239" w:name="_Toc418022152"/>
        <w:bookmarkStart w:id="2240" w:name="_Toc418191534"/>
        <w:bookmarkStart w:id="2241" w:name="_Toc418192003"/>
        <w:bookmarkStart w:id="2242" w:name="_Toc418263238"/>
        <w:bookmarkStart w:id="2243" w:name="_Toc418263705"/>
        <w:bookmarkStart w:id="2244" w:name="_Toc418356885"/>
        <w:bookmarkStart w:id="2245" w:name="_Toc418360248"/>
        <w:bookmarkStart w:id="2246" w:name="_Toc418434933"/>
        <w:bookmarkStart w:id="2247" w:name="_Toc419660100"/>
        <w:bookmarkStart w:id="2248" w:name="_Toc419660563"/>
        <w:bookmarkStart w:id="2249" w:name="_Toc420134032"/>
        <w:bookmarkStart w:id="2250" w:name="_Toc420134494"/>
        <w:bookmarkStart w:id="2251" w:name="_Toc420166252"/>
        <w:bookmarkStart w:id="2252" w:name="_Toc420167022"/>
        <w:bookmarkStart w:id="2253" w:name="_Toc420302179"/>
        <w:bookmarkStart w:id="2254" w:name="_Toc420302646"/>
        <w:bookmarkStart w:id="2255" w:name="_Toc420438480"/>
        <w:bookmarkStart w:id="2256" w:name="_Toc420795918"/>
        <w:bookmarkStart w:id="2257" w:name="_Toc420874186"/>
        <w:bookmarkStart w:id="2258" w:name="_Toc420874651"/>
        <w:bookmarkStart w:id="2259" w:name="_Toc420874393"/>
        <w:bookmarkStart w:id="2260" w:name="_Toc421046481"/>
        <w:bookmarkStart w:id="2261" w:name="_Toc421046952"/>
        <w:bookmarkStart w:id="2262" w:name="_Toc477259032"/>
        <w:bookmarkStart w:id="2263" w:name="_Toc479633130"/>
        <w:bookmarkStart w:id="2264" w:name="_Toc48193628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64"/>
      </w:del>
    </w:p>
    <w:p w14:paraId="6EBB9FFA" w14:textId="77777777" w:rsidR="00397B2B" w:rsidRPr="00EC76D5" w:rsidDel="00561FE5" w:rsidRDefault="00397B2B" w:rsidP="00397B2B">
      <w:pPr>
        <w:pStyle w:val="Code"/>
        <w:rPr>
          <w:del w:id="2265" w:author="Stefan Bjornander" w:date="2015-04-25T14:41:00Z"/>
        </w:rPr>
      </w:pPr>
      <w:bookmarkStart w:id="2266" w:name="_Toc417811855"/>
      <w:bookmarkStart w:id="2267" w:name="_Toc417853475"/>
      <w:bookmarkStart w:id="2268" w:name="_Toc418022153"/>
      <w:bookmarkStart w:id="2269" w:name="_Toc418191535"/>
      <w:bookmarkStart w:id="2270" w:name="_Toc418192004"/>
      <w:bookmarkStart w:id="2271" w:name="_Toc418263239"/>
      <w:bookmarkStart w:id="2272" w:name="_Toc418263706"/>
      <w:bookmarkStart w:id="2273" w:name="_Toc418356886"/>
      <w:bookmarkStart w:id="2274" w:name="_Toc418360249"/>
      <w:bookmarkStart w:id="2275" w:name="_Toc418434934"/>
      <w:bookmarkStart w:id="2276" w:name="_Toc419660101"/>
      <w:bookmarkStart w:id="2277" w:name="_Toc419660564"/>
      <w:bookmarkStart w:id="2278" w:name="_Toc420134033"/>
      <w:bookmarkStart w:id="2279" w:name="_Toc420134495"/>
      <w:bookmarkStart w:id="2280" w:name="_Toc420166253"/>
      <w:bookmarkStart w:id="2281" w:name="_Toc420167023"/>
      <w:bookmarkStart w:id="2282" w:name="_Toc420302180"/>
      <w:bookmarkStart w:id="2283" w:name="_Toc420302647"/>
      <w:bookmarkStart w:id="2284" w:name="_Toc420438481"/>
      <w:bookmarkStart w:id="2285" w:name="_Toc420795919"/>
      <w:bookmarkStart w:id="2286" w:name="_Toc420874187"/>
      <w:bookmarkStart w:id="2287" w:name="_Toc420874652"/>
      <w:bookmarkStart w:id="2288" w:name="_Toc420874394"/>
      <w:bookmarkStart w:id="2289" w:name="_Toc421046482"/>
      <w:bookmarkStart w:id="2290" w:name="_Toc421046953"/>
      <w:bookmarkStart w:id="2291" w:name="_Toc477259033"/>
      <w:bookmarkStart w:id="2292" w:name="_Toc479633131"/>
      <w:bookmarkStart w:id="2293" w:name="_Toc481936287"/>
      <w:bookmarkEnd w:id="2266"/>
      <w:bookmarkEnd w:id="2267"/>
      <w:bookmarkEnd w:id="2268"/>
      <w:bookmarkEnd w:id="2269"/>
      <w:bookmarkEnd w:id="2270"/>
      <w:bookmarkEnd w:id="2271"/>
      <w:bookmarkEnd w:id="2272"/>
      <w:bookmarkEnd w:id="2273"/>
      <w:bookmarkEnd w:id="2274"/>
      <w:bookmarkEnd w:id="2275"/>
      <w:bookmarkEnd w:id="2276"/>
      <w:bookmarkEnd w:id="2277"/>
      <w:bookmarkEnd w:id="2278"/>
      <w:bookmarkEnd w:id="2279"/>
      <w:bookmarkEnd w:id="2280"/>
      <w:bookmarkEnd w:id="2281"/>
      <w:bookmarkEnd w:id="2282"/>
      <w:bookmarkEnd w:id="2283"/>
      <w:bookmarkEnd w:id="2284"/>
      <w:bookmarkEnd w:id="2285"/>
      <w:bookmarkEnd w:id="2286"/>
      <w:bookmarkEnd w:id="2287"/>
      <w:bookmarkEnd w:id="2288"/>
      <w:bookmarkEnd w:id="2289"/>
      <w:bookmarkEnd w:id="2290"/>
      <w:bookmarkEnd w:id="2291"/>
      <w:bookmarkEnd w:id="2292"/>
      <w:bookmarkEnd w:id="2293"/>
    </w:p>
    <w:p w14:paraId="2EF5208C" w14:textId="77777777" w:rsidR="00397B2B" w:rsidRPr="00EC76D5" w:rsidDel="00561FE5" w:rsidRDefault="00397B2B" w:rsidP="00397B2B">
      <w:pPr>
        <w:pStyle w:val="Code"/>
        <w:rPr>
          <w:del w:id="2294" w:author="Stefan Bjornander" w:date="2015-04-25T14:41:00Z"/>
        </w:rPr>
      </w:pPr>
      <w:del w:id="2295" w:author="Stefan Bjornander" w:date="2015-04-25T14:41:00Z">
        <w:r w:rsidRPr="00EC76D5" w:rsidDel="00561FE5">
          <w:delText xml:space="preserve">  public void setTypeList(List&lt;Type&gt; typeList) {</w:delText>
        </w:r>
        <w:bookmarkStart w:id="2296" w:name="_Toc417811856"/>
        <w:bookmarkStart w:id="2297" w:name="_Toc417853476"/>
        <w:bookmarkStart w:id="2298" w:name="_Toc418022154"/>
        <w:bookmarkStart w:id="2299" w:name="_Toc418191536"/>
        <w:bookmarkStart w:id="2300" w:name="_Toc418192005"/>
        <w:bookmarkStart w:id="2301" w:name="_Toc418263240"/>
        <w:bookmarkStart w:id="2302" w:name="_Toc418263707"/>
        <w:bookmarkStart w:id="2303" w:name="_Toc418356887"/>
        <w:bookmarkStart w:id="2304" w:name="_Toc418360250"/>
        <w:bookmarkStart w:id="2305" w:name="_Toc418434935"/>
        <w:bookmarkStart w:id="2306" w:name="_Toc419660102"/>
        <w:bookmarkStart w:id="2307" w:name="_Toc419660565"/>
        <w:bookmarkStart w:id="2308" w:name="_Toc420134034"/>
        <w:bookmarkStart w:id="2309" w:name="_Toc420134496"/>
        <w:bookmarkStart w:id="2310" w:name="_Toc420166254"/>
        <w:bookmarkStart w:id="2311" w:name="_Toc420167024"/>
        <w:bookmarkStart w:id="2312" w:name="_Toc420302181"/>
        <w:bookmarkStart w:id="2313" w:name="_Toc420302648"/>
        <w:bookmarkStart w:id="2314" w:name="_Toc420438482"/>
        <w:bookmarkStart w:id="2315" w:name="_Toc420795920"/>
        <w:bookmarkStart w:id="2316" w:name="_Toc420874188"/>
        <w:bookmarkStart w:id="2317" w:name="_Toc420874653"/>
        <w:bookmarkStart w:id="2318" w:name="_Toc420874395"/>
        <w:bookmarkStart w:id="2319" w:name="_Toc421046483"/>
        <w:bookmarkStart w:id="2320" w:name="_Toc421046954"/>
        <w:bookmarkStart w:id="2321" w:name="_Toc477259034"/>
        <w:bookmarkStart w:id="2322" w:name="_Toc479633132"/>
        <w:bookmarkStart w:id="2323" w:name="_Toc481936288"/>
        <w:bookmarkEnd w:id="2296"/>
        <w:bookmarkEnd w:id="2297"/>
        <w:bookmarkEnd w:id="2298"/>
        <w:bookmarkEnd w:id="2299"/>
        <w:bookmarkEnd w:id="2300"/>
        <w:bookmarkEnd w:id="2301"/>
        <w:bookmarkEnd w:id="2302"/>
        <w:bookmarkEnd w:id="2303"/>
        <w:bookmarkEnd w:id="2304"/>
        <w:bookmarkEnd w:id="2305"/>
        <w:bookmarkEnd w:id="2306"/>
        <w:bookmarkEnd w:id="2307"/>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del>
    </w:p>
    <w:p w14:paraId="0CEE75E7" w14:textId="77777777" w:rsidR="00397B2B" w:rsidRPr="00EC76D5" w:rsidDel="00561FE5" w:rsidRDefault="00397B2B" w:rsidP="00397B2B">
      <w:pPr>
        <w:pStyle w:val="Code"/>
        <w:rPr>
          <w:del w:id="2324" w:author="Stefan Bjornander" w:date="2015-04-25T14:41:00Z"/>
        </w:rPr>
      </w:pPr>
      <w:del w:id="2325" w:author="Stefan Bjornander" w:date="2015-04-25T14:41:00Z">
        <w:r w:rsidRPr="00EC76D5" w:rsidDel="00561FE5">
          <w:delText xml:space="preserve">    m_typeList = typeList;</w:delText>
        </w:r>
        <w:bookmarkStart w:id="2326" w:name="_Toc417811857"/>
        <w:bookmarkStart w:id="2327" w:name="_Toc417853477"/>
        <w:bookmarkStart w:id="2328" w:name="_Toc418022155"/>
        <w:bookmarkStart w:id="2329" w:name="_Toc418191537"/>
        <w:bookmarkStart w:id="2330" w:name="_Toc418192006"/>
        <w:bookmarkStart w:id="2331" w:name="_Toc418263241"/>
        <w:bookmarkStart w:id="2332" w:name="_Toc418263708"/>
        <w:bookmarkStart w:id="2333" w:name="_Toc418356888"/>
        <w:bookmarkStart w:id="2334" w:name="_Toc418360251"/>
        <w:bookmarkStart w:id="2335" w:name="_Toc418434936"/>
        <w:bookmarkStart w:id="2336" w:name="_Toc419660103"/>
        <w:bookmarkStart w:id="2337" w:name="_Toc419660566"/>
        <w:bookmarkStart w:id="2338" w:name="_Toc420134035"/>
        <w:bookmarkStart w:id="2339" w:name="_Toc420134497"/>
        <w:bookmarkStart w:id="2340" w:name="_Toc420166255"/>
        <w:bookmarkStart w:id="2341" w:name="_Toc420167025"/>
        <w:bookmarkStart w:id="2342" w:name="_Toc420302182"/>
        <w:bookmarkStart w:id="2343" w:name="_Toc420302649"/>
        <w:bookmarkStart w:id="2344" w:name="_Toc420438483"/>
        <w:bookmarkStart w:id="2345" w:name="_Toc420795921"/>
        <w:bookmarkStart w:id="2346" w:name="_Toc420874189"/>
        <w:bookmarkStart w:id="2347" w:name="_Toc420874654"/>
        <w:bookmarkStart w:id="2348" w:name="_Toc420874396"/>
        <w:bookmarkStart w:id="2349" w:name="_Toc421046484"/>
        <w:bookmarkStart w:id="2350" w:name="_Toc421046955"/>
        <w:bookmarkStart w:id="2351" w:name="_Toc477259035"/>
        <w:bookmarkStart w:id="2352" w:name="_Toc479633133"/>
        <w:bookmarkStart w:id="2353" w:name="_Toc481936289"/>
        <w:bookmarkEnd w:id="2326"/>
        <w:bookmarkEnd w:id="2327"/>
        <w:bookmarkEnd w:id="2328"/>
        <w:bookmarkEnd w:id="2329"/>
        <w:bookmarkEnd w:id="2330"/>
        <w:bookmarkEnd w:id="2331"/>
        <w:bookmarkEnd w:id="2332"/>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del>
    </w:p>
    <w:p w14:paraId="332DC6A2" w14:textId="77777777" w:rsidR="00397B2B" w:rsidRPr="00EC76D5" w:rsidDel="00561FE5" w:rsidRDefault="00397B2B" w:rsidP="00397B2B">
      <w:pPr>
        <w:pStyle w:val="Code"/>
        <w:rPr>
          <w:del w:id="2354" w:author="Stefan Bjornander" w:date="2015-04-25T14:41:00Z"/>
        </w:rPr>
      </w:pPr>
      <w:del w:id="2355" w:author="Stefan Bjornander" w:date="2015-04-25T14:41:00Z">
        <w:r w:rsidRPr="00EC76D5" w:rsidDel="00561FE5">
          <w:delText xml:space="preserve">  }</w:delText>
        </w:r>
        <w:bookmarkStart w:id="2356" w:name="_Toc417811858"/>
        <w:bookmarkStart w:id="2357" w:name="_Toc417853478"/>
        <w:bookmarkStart w:id="2358" w:name="_Toc418022156"/>
        <w:bookmarkStart w:id="2359" w:name="_Toc418191538"/>
        <w:bookmarkStart w:id="2360" w:name="_Toc418192007"/>
        <w:bookmarkStart w:id="2361" w:name="_Toc418263242"/>
        <w:bookmarkStart w:id="2362" w:name="_Toc418263709"/>
        <w:bookmarkStart w:id="2363" w:name="_Toc418356889"/>
        <w:bookmarkStart w:id="2364" w:name="_Toc418360252"/>
        <w:bookmarkStart w:id="2365" w:name="_Toc418434937"/>
        <w:bookmarkStart w:id="2366" w:name="_Toc419660104"/>
        <w:bookmarkStart w:id="2367" w:name="_Toc419660567"/>
        <w:bookmarkStart w:id="2368" w:name="_Toc420134036"/>
        <w:bookmarkStart w:id="2369" w:name="_Toc420134498"/>
        <w:bookmarkStart w:id="2370" w:name="_Toc420166256"/>
        <w:bookmarkStart w:id="2371" w:name="_Toc420167026"/>
        <w:bookmarkStart w:id="2372" w:name="_Toc420302183"/>
        <w:bookmarkStart w:id="2373" w:name="_Toc420302650"/>
        <w:bookmarkStart w:id="2374" w:name="_Toc420438484"/>
        <w:bookmarkStart w:id="2375" w:name="_Toc420795922"/>
        <w:bookmarkStart w:id="2376" w:name="_Toc420874190"/>
        <w:bookmarkStart w:id="2377" w:name="_Toc420874655"/>
        <w:bookmarkStart w:id="2378" w:name="_Toc420874397"/>
        <w:bookmarkStart w:id="2379" w:name="_Toc421046485"/>
        <w:bookmarkStart w:id="2380" w:name="_Toc421046956"/>
        <w:bookmarkStart w:id="2381" w:name="_Toc477259036"/>
        <w:bookmarkStart w:id="2382" w:name="_Toc479633134"/>
        <w:bookmarkStart w:id="2383" w:name="_Toc481936290"/>
        <w:bookmarkEnd w:id="2356"/>
        <w:bookmarkEnd w:id="2357"/>
        <w:bookmarkEnd w:id="2358"/>
        <w:bookmarkEnd w:id="2359"/>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del>
    </w:p>
    <w:p w14:paraId="7E29F2AA" w14:textId="77777777" w:rsidR="00397B2B" w:rsidRPr="00EC76D5" w:rsidDel="00561FE5" w:rsidRDefault="00397B2B" w:rsidP="00397B2B">
      <w:pPr>
        <w:pStyle w:val="Code"/>
        <w:rPr>
          <w:del w:id="2384" w:author="Stefan Bjornander" w:date="2015-04-25T14:41:00Z"/>
        </w:rPr>
      </w:pPr>
      <w:bookmarkStart w:id="2385" w:name="_Toc417811859"/>
      <w:bookmarkStart w:id="2386" w:name="_Toc417853479"/>
      <w:bookmarkStart w:id="2387" w:name="_Toc418022157"/>
      <w:bookmarkStart w:id="2388" w:name="_Toc418191539"/>
      <w:bookmarkStart w:id="2389" w:name="_Toc418192008"/>
      <w:bookmarkStart w:id="2390" w:name="_Toc418263243"/>
      <w:bookmarkStart w:id="2391" w:name="_Toc418263710"/>
      <w:bookmarkStart w:id="2392" w:name="_Toc418356890"/>
      <w:bookmarkStart w:id="2393" w:name="_Toc418360253"/>
      <w:bookmarkStart w:id="2394" w:name="_Toc418434938"/>
      <w:bookmarkStart w:id="2395" w:name="_Toc419660105"/>
      <w:bookmarkStart w:id="2396" w:name="_Toc419660568"/>
      <w:bookmarkStart w:id="2397" w:name="_Toc420134037"/>
      <w:bookmarkStart w:id="2398" w:name="_Toc420134499"/>
      <w:bookmarkStart w:id="2399" w:name="_Toc420166257"/>
      <w:bookmarkStart w:id="2400" w:name="_Toc420167027"/>
      <w:bookmarkStart w:id="2401" w:name="_Toc420302184"/>
      <w:bookmarkStart w:id="2402" w:name="_Toc420302651"/>
      <w:bookmarkStart w:id="2403" w:name="_Toc420438485"/>
      <w:bookmarkStart w:id="2404" w:name="_Toc420795923"/>
      <w:bookmarkStart w:id="2405" w:name="_Toc420874191"/>
      <w:bookmarkStart w:id="2406" w:name="_Toc420874656"/>
      <w:bookmarkStart w:id="2407" w:name="_Toc420874398"/>
      <w:bookmarkStart w:id="2408" w:name="_Toc421046486"/>
      <w:bookmarkStart w:id="2409" w:name="_Toc421046957"/>
      <w:bookmarkStart w:id="2410" w:name="_Toc477259037"/>
      <w:bookmarkStart w:id="2411" w:name="_Toc479633135"/>
      <w:bookmarkStart w:id="2412" w:name="_Toc481936291"/>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p>
    <w:p w14:paraId="2A4F5E58" w14:textId="77777777" w:rsidR="00397B2B" w:rsidRPr="00EC76D5" w:rsidDel="00561FE5" w:rsidRDefault="00397B2B" w:rsidP="00397B2B">
      <w:pPr>
        <w:pStyle w:val="Code"/>
        <w:rPr>
          <w:del w:id="2413" w:author="Stefan Bjornander" w:date="2015-04-25T14:41:00Z"/>
        </w:rPr>
      </w:pPr>
      <w:del w:id="2414" w:author="Stefan Bjornander" w:date="2015-04-25T14:41:00Z">
        <w:r w:rsidRPr="00EC76D5" w:rsidDel="00561FE5">
          <w:delText xml:space="preserve">  public Type returnType() {</w:delText>
        </w:r>
        <w:bookmarkStart w:id="2415" w:name="_Toc417811860"/>
        <w:bookmarkStart w:id="2416" w:name="_Toc417853480"/>
        <w:bookmarkStart w:id="2417" w:name="_Toc418022158"/>
        <w:bookmarkStart w:id="2418" w:name="_Toc418191540"/>
        <w:bookmarkStart w:id="2419" w:name="_Toc418192009"/>
        <w:bookmarkStart w:id="2420" w:name="_Toc418263244"/>
        <w:bookmarkStart w:id="2421" w:name="_Toc418263711"/>
        <w:bookmarkStart w:id="2422" w:name="_Toc418356891"/>
        <w:bookmarkStart w:id="2423" w:name="_Toc418360254"/>
        <w:bookmarkStart w:id="2424" w:name="_Toc418434939"/>
        <w:bookmarkStart w:id="2425" w:name="_Toc419660106"/>
        <w:bookmarkStart w:id="2426" w:name="_Toc419660569"/>
        <w:bookmarkStart w:id="2427" w:name="_Toc420134038"/>
        <w:bookmarkStart w:id="2428" w:name="_Toc420134500"/>
        <w:bookmarkStart w:id="2429" w:name="_Toc420166258"/>
        <w:bookmarkStart w:id="2430" w:name="_Toc420167028"/>
        <w:bookmarkStart w:id="2431" w:name="_Toc420302185"/>
        <w:bookmarkStart w:id="2432" w:name="_Toc420302652"/>
        <w:bookmarkStart w:id="2433" w:name="_Toc420438486"/>
        <w:bookmarkStart w:id="2434" w:name="_Toc420795924"/>
        <w:bookmarkStart w:id="2435" w:name="_Toc420874192"/>
        <w:bookmarkStart w:id="2436" w:name="_Toc420874657"/>
        <w:bookmarkStart w:id="2437" w:name="_Toc420874399"/>
        <w:bookmarkStart w:id="2438" w:name="_Toc421046487"/>
        <w:bookmarkStart w:id="2439" w:name="_Toc421046958"/>
        <w:bookmarkStart w:id="2440" w:name="_Toc477259038"/>
        <w:bookmarkStart w:id="2441" w:name="_Toc479633136"/>
        <w:bookmarkStart w:id="2442" w:name="_Toc481936292"/>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del>
    </w:p>
    <w:p w14:paraId="41E30FBD" w14:textId="77777777" w:rsidR="00397B2B" w:rsidRPr="00EC76D5" w:rsidDel="00561FE5" w:rsidRDefault="00397B2B" w:rsidP="00397B2B">
      <w:pPr>
        <w:pStyle w:val="Code"/>
        <w:rPr>
          <w:del w:id="2443" w:author="Stefan Bjornander" w:date="2015-04-25T14:41:00Z"/>
        </w:rPr>
      </w:pPr>
      <w:del w:id="2444" w:author="Stefan Bjornander" w:date="2015-04-25T14:41:00Z">
        <w:r w:rsidRPr="00EC76D5" w:rsidDel="00561FE5">
          <w:delText xml:space="preserve">    return m_returnType;</w:delText>
        </w:r>
        <w:bookmarkStart w:id="2445" w:name="_Toc417811861"/>
        <w:bookmarkStart w:id="2446" w:name="_Toc417853481"/>
        <w:bookmarkStart w:id="2447" w:name="_Toc418022159"/>
        <w:bookmarkStart w:id="2448" w:name="_Toc418191541"/>
        <w:bookmarkStart w:id="2449" w:name="_Toc418192010"/>
        <w:bookmarkStart w:id="2450" w:name="_Toc418263245"/>
        <w:bookmarkStart w:id="2451" w:name="_Toc418263712"/>
        <w:bookmarkStart w:id="2452" w:name="_Toc418356892"/>
        <w:bookmarkStart w:id="2453" w:name="_Toc418360255"/>
        <w:bookmarkStart w:id="2454" w:name="_Toc418434940"/>
        <w:bookmarkStart w:id="2455" w:name="_Toc419660107"/>
        <w:bookmarkStart w:id="2456" w:name="_Toc419660570"/>
        <w:bookmarkStart w:id="2457" w:name="_Toc420134039"/>
        <w:bookmarkStart w:id="2458" w:name="_Toc420134501"/>
        <w:bookmarkStart w:id="2459" w:name="_Toc420166259"/>
        <w:bookmarkStart w:id="2460" w:name="_Toc420167029"/>
        <w:bookmarkStart w:id="2461" w:name="_Toc420302186"/>
        <w:bookmarkStart w:id="2462" w:name="_Toc420302653"/>
        <w:bookmarkStart w:id="2463" w:name="_Toc420438487"/>
        <w:bookmarkStart w:id="2464" w:name="_Toc420795925"/>
        <w:bookmarkStart w:id="2465" w:name="_Toc420874193"/>
        <w:bookmarkStart w:id="2466" w:name="_Toc420874658"/>
        <w:bookmarkStart w:id="2467" w:name="_Toc420874400"/>
        <w:bookmarkStart w:id="2468" w:name="_Toc421046488"/>
        <w:bookmarkStart w:id="2469" w:name="_Toc421046959"/>
        <w:bookmarkStart w:id="2470" w:name="_Toc477259039"/>
        <w:bookmarkStart w:id="2471" w:name="_Toc479633137"/>
        <w:bookmarkStart w:id="2472" w:name="_Toc481936293"/>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del>
    </w:p>
    <w:p w14:paraId="3EDFA139" w14:textId="77777777" w:rsidR="00397B2B" w:rsidRPr="00EC76D5" w:rsidDel="00561FE5" w:rsidRDefault="00397B2B" w:rsidP="00397B2B">
      <w:pPr>
        <w:pStyle w:val="Code"/>
        <w:rPr>
          <w:del w:id="2473" w:author="Stefan Bjornander" w:date="2015-04-25T14:41:00Z"/>
        </w:rPr>
      </w:pPr>
      <w:del w:id="2474" w:author="Stefan Bjornander" w:date="2015-04-25T14:41:00Z">
        <w:r w:rsidRPr="00EC76D5" w:rsidDel="00561FE5">
          <w:lastRenderedPageBreak/>
          <w:delText xml:space="preserve">  }</w:delText>
        </w:r>
        <w:bookmarkStart w:id="2475" w:name="_Toc417811862"/>
        <w:bookmarkStart w:id="2476" w:name="_Toc417853482"/>
        <w:bookmarkStart w:id="2477" w:name="_Toc418022160"/>
        <w:bookmarkStart w:id="2478" w:name="_Toc418191542"/>
        <w:bookmarkStart w:id="2479" w:name="_Toc418192011"/>
        <w:bookmarkStart w:id="2480" w:name="_Toc418263246"/>
        <w:bookmarkStart w:id="2481" w:name="_Toc418263713"/>
        <w:bookmarkStart w:id="2482" w:name="_Toc418356893"/>
        <w:bookmarkStart w:id="2483" w:name="_Toc418360256"/>
        <w:bookmarkStart w:id="2484" w:name="_Toc418434941"/>
        <w:bookmarkStart w:id="2485" w:name="_Toc419660108"/>
        <w:bookmarkStart w:id="2486" w:name="_Toc419660571"/>
        <w:bookmarkStart w:id="2487" w:name="_Toc420134040"/>
        <w:bookmarkStart w:id="2488" w:name="_Toc420134502"/>
        <w:bookmarkStart w:id="2489" w:name="_Toc420166260"/>
        <w:bookmarkStart w:id="2490" w:name="_Toc420167030"/>
        <w:bookmarkStart w:id="2491" w:name="_Toc420302187"/>
        <w:bookmarkStart w:id="2492" w:name="_Toc420302654"/>
        <w:bookmarkStart w:id="2493" w:name="_Toc420438488"/>
        <w:bookmarkStart w:id="2494" w:name="_Toc420795926"/>
        <w:bookmarkStart w:id="2495" w:name="_Toc420874194"/>
        <w:bookmarkStart w:id="2496" w:name="_Toc420874659"/>
        <w:bookmarkStart w:id="2497" w:name="_Toc420874401"/>
        <w:bookmarkStart w:id="2498" w:name="_Toc421046489"/>
        <w:bookmarkStart w:id="2499" w:name="_Toc421046960"/>
        <w:bookmarkStart w:id="2500" w:name="_Toc477259040"/>
        <w:bookmarkStart w:id="2501" w:name="_Toc479633138"/>
        <w:bookmarkStart w:id="2502" w:name="_Toc48193629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del>
    </w:p>
    <w:p w14:paraId="2438E033" w14:textId="77777777" w:rsidR="00397B2B" w:rsidRPr="00EC76D5" w:rsidDel="00561FE5" w:rsidRDefault="00397B2B" w:rsidP="00397B2B">
      <w:pPr>
        <w:pStyle w:val="Code"/>
        <w:rPr>
          <w:del w:id="2503" w:author="Stefan Bjornander" w:date="2015-04-25T14:41:00Z"/>
        </w:rPr>
      </w:pPr>
      <w:bookmarkStart w:id="2504" w:name="_Toc417811863"/>
      <w:bookmarkStart w:id="2505" w:name="_Toc417853483"/>
      <w:bookmarkStart w:id="2506" w:name="_Toc418022161"/>
      <w:bookmarkStart w:id="2507" w:name="_Toc418191543"/>
      <w:bookmarkStart w:id="2508" w:name="_Toc418192012"/>
      <w:bookmarkStart w:id="2509" w:name="_Toc418263247"/>
      <w:bookmarkStart w:id="2510" w:name="_Toc418263714"/>
      <w:bookmarkStart w:id="2511" w:name="_Toc418356894"/>
      <w:bookmarkStart w:id="2512" w:name="_Toc418360257"/>
      <w:bookmarkStart w:id="2513" w:name="_Toc418434942"/>
      <w:bookmarkStart w:id="2514" w:name="_Toc419660109"/>
      <w:bookmarkStart w:id="2515" w:name="_Toc419660572"/>
      <w:bookmarkStart w:id="2516" w:name="_Toc420134041"/>
      <w:bookmarkStart w:id="2517" w:name="_Toc420134503"/>
      <w:bookmarkStart w:id="2518" w:name="_Toc420166261"/>
      <w:bookmarkStart w:id="2519" w:name="_Toc420167031"/>
      <w:bookmarkStart w:id="2520" w:name="_Toc420302188"/>
      <w:bookmarkStart w:id="2521" w:name="_Toc420302655"/>
      <w:bookmarkStart w:id="2522" w:name="_Toc420438489"/>
      <w:bookmarkStart w:id="2523" w:name="_Toc420795927"/>
      <w:bookmarkStart w:id="2524" w:name="_Toc420874195"/>
      <w:bookmarkStart w:id="2525" w:name="_Toc420874660"/>
      <w:bookmarkStart w:id="2526" w:name="_Toc420874402"/>
      <w:bookmarkStart w:id="2527" w:name="_Toc421046490"/>
      <w:bookmarkStart w:id="2528" w:name="_Toc421046961"/>
      <w:bookmarkStart w:id="2529" w:name="_Toc477259041"/>
      <w:bookmarkStart w:id="2530" w:name="_Toc479633139"/>
      <w:bookmarkStart w:id="2531" w:name="_Toc481936295"/>
      <w:bookmarkEnd w:id="2504"/>
      <w:bookmarkEnd w:id="2505"/>
      <w:bookmarkEnd w:id="2506"/>
      <w:bookmarkEnd w:id="2507"/>
      <w:bookmarkEnd w:id="2508"/>
      <w:bookmarkEnd w:id="2509"/>
      <w:bookmarkEnd w:id="2510"/>
      <w:bookmarkEnd w:id="2511"/>
      <w:bookmarkEnd w:id="2512"/>
      <w:bookmarkEnd w:id="2513"/>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p>
    <w:p w14:paraId="34FDCBDC" w14:textId="77777777" w:rsidR="00397B2B" w:rsidRPr="00EC76D5" w:rsidDel="00561FE5" w:rsidRDefault="00397B2B" w:rsidP="00397B2B">
      <w:pPr>
        <w:pStyle w:val="Code"/>
        <w:rPr>
          <w:del w:id="2532" w:author="Stefan Bjornander" w:date="2015-04-25T14:41:00Z"/>
        </w:rPr>
      </w:pPr>
      <w:del w:id="2533" w:author="Stefan Bjornander" w:date="2015-04-25T14:41:00Z">
        <w:r w:rsidRPr="00EC76D5" w:rsidDel="00561FE5">
          <w:delText xml:space="preserve">  public void setReturnType(Type returnType) {</w:delText>
        </w:r>
        <w:bookmarkStart w:id="2534" w:name="_Toc417811864"/>
        <w:bookmarkStart w:id="2535" w:name="_Toc417853484"/>
        <w:bookmarkStart w:id="2536" w:name="_Toc418022162"/>
        <w:bookmarkStart w:id="2537" w:name="_Toc418191544"/>
        <w:bookmarkStart w:id="2538" w:name="_Toc418192013"/>
        <w:bookmarkStart w:id="2539" w:name="_Toc418263248"/>
        <w:bookmarkStart w:id="2540" w:name="_Toc418263715"/>
        <w:bookmarkStart w:id="2541" w:name="_Toc418356895"/>
        <w:bookmarkStart w:id="2542" w:name="_Toc418360258"/>
        <w:bookmarkStart w:id="2543" w:name="_Toc418434943"/>
        <w:bookmarkStart w:id="2544" w:name="_Toc419660110"/>
        <w:bookmarkStart w:id="2545" w:name="_Toc419660573"/>
        <w:bookmarkStart w:id="2546" w:name="_Toc420134042"/>
        <w:bookmarkStart w:id="2547" w:name="_Toc420134504"/>
        <w:bookmarkStart w:id="2548" w:name="_Toc420166262"/>
        <w:bookmarkStart w:id="2549" w:name="_Toc420167032"/>
        <w:bookmarkStart w:id="2550" w:name="_Toc420302189"/>
        <w:bookmarkStart w:id="2551" w:name="_Toc420302656"/>
        <w:bookmarkStart w:id="2552" w:name="_Toc420438490"/>
        <w:bookmarkStart w:id="2553" w:name="_Toc420795928"/>
        <w:bookmarkStart w:id="2554" w:name="_Toc420874196"/>
        <w:bookmarkStart w:id="2555" w:name="_Toc420874661"/>
        <w:bookmarkStart w:id="2556" w:name="_Toc420874403"/>
        <w:bookmarkStart w:id="2557" w:name="_Toc421046491"/>
        <w:bookmarkStart w:id="2558" w:name="_Toc421046962"/>
        <w:bookmarkStart w:id="2559" w:name="_Toc477259042"/>
        <w:bookmarkStart w:id="2560" w:name="_Toc479633140"/>
        <w:bookmarkStart w:id="2561" w:name="_Toc481936296"/>
        <w:bookmarkEnd w:id="2534"/>
        <w:bookmarkEnd w:id="2535"/>
        <w:bookmarkEnd w:id="2536"/>
        <w:bookmarkEnd w:id="2537"/>
        <w:bookmarkEnd w:id="2538"/>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del>
    </w:p>
    <w:p w14:paraId="07828DC4" w14:textId="77777777" w:rsidR="00397B2B" w:rsidRPr="00EC76D5" w:rsidDel="00561FE5" w:rsidRDefault="00397B2B" w:rsidP="00397B2B">
      <w:pPr>
        <w:pStyle w:val="Code"/>
        <w:rPr>
          <w:del w:id="2562" w:author="Stefan Bjornander" w:date="2015-04-25T14:41:00Z"/>
        </w:rPr>
      </w:pPr>
      <w:del w:id="2563" w:author="Stefan Bjornander" w:date="2015-04-25T14:41:00Z">
        <w:r w:rsidRPr="00EC76D5" w:rsidDel="00561FE5">
          <w:delText xml:space="preserve">    m_returnType = returnType;</w:delText>
        </w:r>
        <w:bookmarkStart w:id="2564" w:name="_Toc417811865"/>
        <w:bookmarkStart w:id="2565" w:name="_Toc417853485"/>
        <w:bookmarkStart w:id="2566" w:name="_Toc418022163"/>
        <w:bookmarkStart w:id="2567" w:name="_Toc418191545"/>
        <w:bookmarkStart w:id="2568" w:name="_Toc418192014"/>
        <w:bookmarkStart w:id="2569" w:name="_Toc418263249"/>
        <w:bookmarkStart w:id="2570" w:name="_Toc418263716"/>
        <w:bookmarkStart w:id="2571" w:name="_Toc418356896"/>
        <w:bookmarkStart w:id="2572" w:name="_Toc418360259"/>
        <w:bookmarkStart w:id="2573" w:name="_Toc418434944"/>
        <w:bookmarkStart w:id="2574" w:name="_Toc419660111"/>
        <w:bookmarkStart w:id="2575" w:name="_Toc419660574"/>
        <w:bookmarkStart w:id="2576" w:name="_Toc420134043"/>
        <w:bookmarkStart w:id="2577" w:name="_Toc420134505"/>
        <w:bookmarkStart w:id="2578" w:name="_Toc420166263"/>
        <w:bookmarkStart w:id="2579" w:name="_Toc420167033"/>
        <w:bookmarkStart w:id="2580" w:name="_Toc420302190"/>
        <w:bookmarkStart w:id="2581" w:name="_Toc420302657"/>
        <w:bookmarkStart w:id="2582" w:name="_Toc420438491"/>
        <w:bookmarkStart w:id="2583" w:name="_Toc420795929"/>
        <w:bookmarkStart w:id="2584" w:name="_Toc420874197"/>
        <w:bookmarkStart w:id="2585" w:name="_Toc420874662"/>
        <w:bookmarkStart w:id="2586" w:name="_Toc420874404"/>
        <w:bookmarkStart w:id="2587" w:name="_Toc421046492"/>
        <w:bookmarkStart w:id="2588" w:name="_Toc421046963"/>
        <w:bookmarkStart w:id="2589" w:name="_Toc477259043"/>
        <w:bookmarkStart w:id="2590" w:name="_Toc479633141"/>
        <w:bookmarkStart w:id="2591" w:name="_Toc481936297"/>
        <w:bookmarkEnd w:id="2564"/>
        <w:bookmarkEnd w:id="2565"/>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del>
    </w:p>
    <w:p w14:paraId="36855FB0" w14:textId="77777777" w:rsidR="00397B2B" w:rsidRPr="00EC76D5" w:rsidDel="00561FE5" w:rsidRDefault="00397B2B" w:rsidP="00397B2B">
      <w:pPr>
        <w:pStyle w:val="Code"/>
        <w:rPr>
          <w:del w:id="2592" w:author="Stefan Bjornander" w:date="2015-04-25T14:41:00Z"/>
        </w:rPr>
      </w:pPr>
      <w:del w:id="2593" w:author="Stefan Bjornander" w:date="2015-04-25T14:41:00Z">
        <w:r w:rsidRPr="00EC76D5" w:rsidDel="00561FE5">
          <w:delText xml:space="preserve">  }</w:delText>
        </w:r>
        <w:bookmarkStart w:id="2594" w:name="_Toc417811866"/>
        <w:bookmarkStart w:id="2595" w:name="_Toc417853486"/>
        <w:bookmarkStart w:id="2596" w:name="_Toc418022164"/>
        <w:bookmarkStart w:id="2597" w:name="_Toc418191546"/>
        <w:bookmarkStart w:id="2598" w:name="_Toc418192015"/>
        <w:bookmarkStart w:id="2599" w:name="_Toc418263250"/>
        <w:bookmarkStart w:id="2600" w:name="_Toc418263717"/>
        <w:bookmarkStart w:id="2601" w:name="_Toc418356897"/>
        <w:bookmarkStart w:id="2602" w:name="_Toc418360260"/>
        <w:bookmarkStart w:id="2603" w:name="_Toc418434945"/>
        <w:bookmarkStart w:id="2604" w:name="_Toc419660112"/>
        <w:bookmarkStart w:id="2605" w:name="_Toc419660575"/>
        <w:bookmarkStart w:id="2606" w:name="_Toc420134044"/>
        <w:bookmarkStart w:id="2607" w:name="_Toc420134506"/>
        <w:bookmarkStart w:id="2608" w:name="_Toc420166264"/>
        <w:bookmarkStart w:id="2609" w:name="_Toc420167034"/>
        <w:bookmarkStart w:id="2610" w:name="_Toc420302191"/>
        <w:bookmarkStart w:id="2611" w:name="_Toc420302658"/>
        <w:bookmarkStart w:id="2612" w:name="_Toc420438492"/>
        <w:bookmarkStart w:id="2613" w:name="_Toc420795930"/>
        <w:bookmarkStart w:id="2614" w:name="_Toc420874198"/>
        <w:bookmarkStart w:id="2615" w:name="_Toc420874663"/>
        <w:bookmarkStart w:id="2616" w:name="_Toc420874405"/>
        <w:bookmarkStart w:id="2617" w:name="_Toc421046493"/>
        <w:bookmarkStart w:id="2618" w:name="_Toc421046964"/>
        <w:bookmarkStart w:id="2619" w:name="_Toc477259044"/>
        <w:bookmarkStart w:id="2620" w:name="_Toc479633142"/>
        <w:bookmarkStart w:id="2621" w:name="_Toc481936298"/>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del>
    </w:p>
    <w:p w14:paraId="35B4A15B" w14:textId="77777777" w:rsidR="00397B2B" w:rsidRPr="00EC76D5" w:rsidDel="00561FE5" w:rsidRDefault="00397B2B" w:rsidP="00397B2B">
      <w:pPr>
        <w:pStyle w:val="Code"/>
        <w:rPr>
          <w:del w:id="2622" w:author="Stefan Bjornander" w:date="2015-04-25T14:41:00Z"/>
        </w:rPr>
      </w:pPr>
      <w:bookmarkStart w:id="2623" w:name="_Toc417811867"/>
      <w:bookmarkStart w:id="2624" w:name="_Toc417853487"/>
      <w:bookmarkStart w:id="2625" w:name="_Toc418022165"/>
      <w:bookmarkStart w:id="2626" w:name="_Toc418191547"/>
      <w:bookmarkStart w:id="2627" w:name="_Toc418192016"/>
      <w:bookmarkStart w:id="2628" w:name="_Toc418263251"/>
      <w:bookmarkStart w:id="2629" w:name="_Toc418263718"/>
      <w:bookmarkStart w:id="2630" w:name="_Toc418356898"/>
      <w:bookmarkStart w:id="2631" w:name="_Toc418360261"/>
      <w:bookmarkStart w:id="2632" w:name="_Toc418434946"/>
      <w:bookmarkStart w:id="2633" w:name="_Toc419660113"/>
      <w:bookmarkStart w:id="2634" w:name="_Toc419660576"/>
      <w:bookmarkStart w:id="2635" w:name="_Toc420134045"/>
      <w:bookmarkStart w:id="2636" w:name="_Toc420134507"/>
      <w:bookmarkStart w:id="2637" w:name="_Toc420166265"/>
      <w:bookmarkStart w:id="2638" w:name="_Toc420167035"/>
      <w:bookmarkStart w:id="2639" w:name="_Toc420302192"/>
      <w:bookmarkStart w:id="2640" w:name="_Toc420302659"/>
      <w:bookmarkStart w:id="2641" w:name="_Toc420438493"/>
      <w:bookmarkStart w:id="2642" w:name="_Toc420795931"/>
      <w:bookmarkStart w:id="2643" w:name="_Toc420874199"/>
      <w:bookmarkStart w:id="2644" w:name="_Toc420874664"/>
      <w:bookmarkStart w:id="2645" w:name="_Toc420874406"/>
      <w:bookmarkStart w:id="2646" w:name="_Toc421046494"/>
      <w:bookmarkStart w:id="2647" w:name="_Toc421046965"/>
      <w:bookmarkStart w:id="2648" w:name="_Toc477259045"/>
      <w:bookmarkStart w:id="2649" w:name="_Toc479633143"/>
      <w:bookmarkStart w:id="2650" w:name="_Toc481936299"/>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p>
    <w:p w14:paraId="6D9EDF4C" w14:textId="77777777" w:rsidR="00397B2B" w:rsidRPr="00EC76D5" w:rsidDel="00561FE5" w:rsidRDefault="00397B2B" w:rsidP="00397B2B">
      <w:pPr>
        <w:pStyle w:val="Code"/>
        <w:rPr>
          <w:del w:id="2651" w:author="Stefan Bjornander" w:date="2015-04-25T14:41:00Z"/>
        </w:rPr>
      </w:pPr>
      <w:del w:id="2652" w:author="Stefan Bjornander" w:date="2015-04-25T14:41:00Z">
        <w:r w:rsidRPr="00EC76D5" w:rsidDel="00561FE5">
          <w:delText xml:space="preserve">  public boolean isEllipse() {</w:delText>
        </w:r>
        <w:bookmarkStart w:id="2653" w:name="_Toc417811868"/>
        <w:bookmarkStart w:id="2654" w:name="_Toc417853488"/>
        <w:bookmarkStart w:id="2655" w:name="_Toc418022166"/>
        <w:bookmarkStart w:id="2656" w:name="_Toc418191548"/>
        <w:bookmarkStart w:id="2657" w:name="_Toc418192017"/>
        <w:bookmarkStart w:id="2658" w:name="_Toc418263252"/>
        <w:bookmarkStart w:id="2659" w:name="_Toc418263719"/>
        <w:bookmarkStart w:id="2660" w:name="_Toc418356899"/>
        <w:bookmarkStart w:id="2661" w:name="_Toc418360262"/>
        <w:bookmarkStart w:id="2662" w:name="_Toc418434947"/>
        <w:bookmarkStart w:id="2663" w:name="_Toc419660114"/>
        <w:bookmarkStart w:id="2664" w:name="_Toc419660577"/>
        <w:bookmarkStart w:id="2665" w:name="_Toc420134046"/>
        <w:bookmarkStart w:id="2666" w:name="_Toc420134508"/>
        <w:bookmarkStart w:id="2667" w:name="_Toc420166266"/>
        <w:bookmarkStart w:id="2668" w:name="_Toc420167036"/>
        <w:bookmarkStart w:id="2669" w:name="_Toc420302193"/>
        <w:bookmarkStart w:id="2670" w:name="_Toc420302660"/>
        <w:bookmarkStart w:id="2671" w:name="_Toc420438494"/>
        <w:bookmarkStart w:id="2672" w:name="_Toc420795932"/>
        <w:bookmarkStart w:id="2673" w:name="_Toc420874200"/>
        <w:bookmarkStart w:id="2674" w:name="_Toc420874665"/>
        <w:bookmarkStart w:id="2675" w:name="_Toc420874407"/>
        <w:bookmarkStart w:id="2676" w:name="_Toc421046495"/>
        <w:bookmarkStart w:id="2677" w:name="_Toc421046966"/>
        <w:bookmarkStart w:id="2678" w:name="_Toc477259046"/>
        <w:bookmarkStart w:id="2679" w:name="_Toc479633144"/>
        <w:bookmarkStart w:id="2680" w:name="_Toc481936300"/>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del>
    </w:p>
    <w:p w14:paraId="02E94C24" w14:textId="77777777" w:rsidR="00397B2B" w:rsidRPr="00EC76D5" w:rsidDel="00561FE5" w:rsidRDefault="00397B2B" w:rsidP="00397B2B">
      <w:pPr>
        <w:pStyle w:val="Code"/>
        <w:rPr>
          <w:del w:id="2681" w:author="Stefan Bjornander" w:date="2015-04-25T14:41:00Z"/>
        </w:rPr>
      </w:pPr>
      <w:del w:id="2682" w:author="Stefan Bjornander" w:date="2015-04-25T14:41:00Z">
        <w:r w:rsidRPr="00EC76D5" w:rsidDel="00561FE5">
          <w:delText xml:space="preserve">    return m_ellipse;</w:delText>
        </w:r>
        <w:bookmarkStart w:id="2683" w:name="_Toc417811869"/>
        <w:bookmarkStart w:id="2684" w:name="_Toc417853489"/>
        <w:bookmarkStart w:id="2685" w:name="_Toc418022167"/>
        <w:bookmarkStart w:id="2686" w:name="_Toc418191549"/>
        <w:bookmarkStart w:id="2687" w:name="_Toc418192018"/>
        <w:bookmarkStart w:id="2688" w:name="_Toc418263253"/>
        <w:bookmarkStart w:id="2689" w:name="_Toc418263720"/>
        <w:bookmarkStart w:id="2690" w:name="_Toc418356900"/>
        <w:bookmarkStart w:id="2691" w:name="_Toc418360263"/>
        <w:bookmarkStart w:id="2692" w:name="_Toc418434948"/>
        <w:bookmarkStart w:id="2693" w:name="_Toc419660115"/>
        <w:bookmarkStart w:id="2694" w:name="_Toc419660578"/>
        <w:bookmarkStart w:id="2695" w:name="_Toc420134047"/>
        <w:bookmarkStart w:id="2696" w:name="_Toc420134509"/>
        <w:bookmarkStart w:id="2697" w:name="_Toc420166267"/>
        <w:bookmarkStart w:id="2698" w:name="_Toc420167037"/>
        <w:bookmarkStart w:id="2699" w:name="_Toc420302194"/>
        <w:bookmarkStart w:id="2700" w:name="_Toc420302661"/>
        <w:bookmarkStart w:id="2701" w:name="_Toc420438495"/>
        <w:bookmarkStart w:id="2702" w:name="_Toc420795933"/>
        <w:bookmarkStart w:id="2703" w:name="_Toc420874201"/>
        <w:bookmarkStart w:id="2704" w:name="_Toc420874666"/>
        <w:bookmarkStart w:id="2705" w:name="_Toc420874408"/>
        <w:bookmarkStart w:id="2706" w:name="_Toc421046496"/>
        <w:bookmarkStart w:id="2707" w:name="_Toc421046967"/>
        <w:bookmarkStart w:id="2708" w:name="_Toc477259047"/>
        <w:bookmarkStart w:id="2709" w:name="_Toc479633145"/>
        <w:bookmarkStart w:id="2710" w:name="_Toc481936301"/>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del>
    </w:p>
    <w:p w14:paraId="4B1AB959" w14:textId="77777777" w:rsidR="00397B2B" w:rsidRPr="00EC76D5" w:rsidDel="00561FE5" w:rsidRDefault="00397B2B" w:rsidP="00397B2B">
      <w:pPr>
        <w:pStyle w:val="Code"/>
        <w:rPr>
          <w:del w:id="2711" w:author="Stefan Bjornander" w:date="2015-04-25T14:41:00Z"/>
        </w:rPr>
      </w:pPr>
      <w:del w:id="2712" w:author="Stefan Bjornander" w:date="2015-04-25T14:41:00Z">
        <w:r w:rsidRPr="00EC76D5" w:rsidDel="00561FE5">
          <w:delText xml:space="preserve">  }</w:delText>
        </w:r>
        <w:bookmarkStart w:id="2713" w:name="_Toc417811870"/>
        <w:bookmarkStart w:id="2714" w:name="_Toc417853490"/>
        <w:bookmarkStart w:id="2715" w:name="_Toc418022168"/>
        <w:bookmarkStart w:id="2716" w:name="_Toc418191550"/>
        <w:bookmarkStart w:id="2717" w:name="_Toc418192019"/>
        <w:bookmarkStart w:id="2718" w:name="_Toc418263254"/>
        <w:bookmarkStart w:id="2719" w:name="_Toc418263721"/>
        <w:bookmarkStart w:id="2720" w:name="_Toc418356901"/>
        <w:bookmarkStart w:id="2721" w:name="_Toc418360264"/>
        <w:bookmarkStart w:id="2722" w:name="_Toc418434949"/>
        <w:bookmarkStart w:id="2723" w:name="_Toc419660116"/>
        <w:bookmarkStart w:id="2724" w:name="_Toc419660579"/>
        <w:bookmarkStart w:id="2725" w:name="_Toc420134048"/>
        <w:bookmarkStart w:id="2726" w:name="_Toc420134510"/>
        <w:bookmarkStart w:id="2727" w:name="_Toc420166268"/>
        <w:bookmarkStart w:id="2728" w:name="_Toc420167038"/>
        <w:bookmarkStart w:id="2729" w:name="_Toc420302195"/>
        <w:bookmarkStart w:id="2730" w:name="_Toc420302662"/>
        <w:bookmarkStart w:id="2731" w:name="_Toc420438496"/>
        <w:bookmarkStart w:id="2732" w:name="_Toc420795934"/>
        <w:bookmarkStart w:id="2733" w:name="_Toc420874202"/>
        <w:bookmarkStart w:id="2734" w:name="_Toc420874667"/>
        <w:bookmarkStart w:id="2735" w:name="_Toc420874409"/>
        <w:bookmarkStart w:id="2736" w:name="_Toc421046497"/>
        <w:bookmarkStart w:id="2737" w:name="_Toc421046968"/>
        <w:bookmarkStart w:id="2738" w:name="_Toc477259048"/>
        <w:bookmarkStart w:id="2739" w:name="_Toc479633146"/>
        <w:bookmarkStart w:id="2740" w:name="_Toc481936302"/>
        <w:bookmarkEnd w:id="2713"/>
        <w:bookmarkEnd w:id="2714"/>
        <w:bookmarkEnd w:id="2715"/>
        <w:bookmarkEnd w:id="2716"/>
        <w:bookmarkEnd w:id="2717"/>
        <w:bookmarkEnd w:id="2718"/>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del>
    </w:p>
    <w:p w14:paraId="5B4574FB" w14:textId="77777777" w:rsidR="00397B2B" w:rsidRPr="00EC76D5" w:rsidDel="00561FE5" w:rsidRDefault="00397B2B" w:rsidP="00397B2B">
      <w:pPr>
        <w:pStyle w:val="Code"/>
        <w:rPr>
          <w:del w:id="2741" w:author="Stefan Bjornander" w:date="2015-04-25T14:41:00Z"/>
        </w:rPr>
      </w:pPr>
      <w:bookmarkStart w:id="2742" w:name="_Toc417811871"/>
      <w:bookmarkStart w:id="2743" w:name="_Toc417853491"/>
      <w:bookmarkStart w:id="2744" w:name="_Toc418022169"/>
      <w:bookmarkStart w:id="2745" w:name="_Toc418191551"/>
      <w:bookmarkStart w:id="2746" w:name="_Toc418192020"/>
      <w:bookmarkStart w:id="2747" w:name="_Toc418263255"/>
      <w:bookmarkStart w:id="2748" w:name="_Toc418263722"/>
      <w:bookmarkStart w:id="2749" w:name="_Toc418356902"/>
      <w:bookmarkStart w:id="2750" w:name="_Toc418360265"/>
      <w:bookmarkStart w:id="2751" w:name="_Toc418434950"/>
      <w:bookmarkStart w:id="2752" w:name="_Toc419660117"/>
      <w:bookmarkStart w:id="2753" w:name="_Toc419660580"/>
      <w:bookmarkStart w:id="2754" w:name="_Toc420134049"/>
      <w:bookmarkStart w:id="2755" w:name="_Toc420134511"/>
      <w:bookmarkStart w:id="2756" w:name="_Toc420166269"/>
      <w:bookmarkStart w:id="2757" w:name="_Toc420167039"/>
      <w:bookmarkStart w:id="2758" w:name="_Toc420302196"/>
      <w:bookmarkStart w:id="2759" w:name="_Toc420302663"/>
      <w:bookmarkStart w:id="2760" w:name="_Toc420438497"/>
      <w:bookmarkStart w:id="2761" w:name="_Toc420795935"/>
      <w:bookmarkStart w:id="2762" w:name="_Toc420874203"/>
      <w:bookmarkStart w:id="2763" w:name="_Toc420874668"/>
      <w:bookmarkStart w:id="2764" w:name="_Toc420874410"/>
      <w:bookmarkStart w:id="2765" w:name="_Toc421046498"/>
      <w:bookmarkStart w:id="2766" w:name="_Toc421046969"/>
      <w:bookmarkStart w:id="2767" w:name="_Toc477259049"/>
      <w:bookmarkStart w:id="2768" w:name="_Toc479633147"/>
      <w:bookmarkStart w:id="2769" w:name="_Toc481936303"/>
      <w:bookmarkEnd w:id="2742"/>
      <w:bookmarkEnd w:id="2743"/>
      <w:bookmarkEnd w:id="2744"/>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p>
    <w:p w14:paraId="12A5B660" w14:textId="77777777" w:rsidR="00397B2B" w:rsidRPr="00EC76D5" w:rsidDel="00561FE5" w:rsidRDefault="00397B2B" w:rsidP="00397B2B">
      <w:pPr>
        <w:pStyle w:val="Code"/>
        <w:rPr>
          <w:del w:id="2770" w:author="Stefan Bjornander" w:date="2015-04-25T14:41:00Z"/>
        </w:rPr>
      </w:pPr>
      <w:del w:id="2771" w:author="Stefan Bjornander" w:date="2015-04-25T14:41:00Z">
        <w:r w:rsidRPr="00EC76D5" w:rsidDel="00561FE5">
          <w:delText xml:space="preserve">  public boolean isNewStyle() {</w:delText>
        </w:r>
        <w:bookmarkStart w:id="2772" w:name="_Toc417811872"/>
        <w:bookmarkStart w:id="2773" w:name="_Toc417853492"/>
        <w:bookmarkStart w:id="2774" w:name="_Toc418022170"/>
        <w:bookmarkStart w:id="2775" w:name="_Toc418191552"/>
        <w:bookmarkStart w:id="2776" w:name="_Toc418192021"/>
        <w:bookmarkStart w:id="2777" w:name="_Toc418263256"/>
        <w:bookmarkStart w:id="2778" w:name="_Toc418263723"/>
        <w:bookmarkStart w:id="2779" w:name="_Toc418356903"/>
        <w:bookmarkStart w:id="2780" w:name="_Toc418360266"/>
        <w:bookmarkStart w:id="2781" w:name="_Toc418434951"/>
        <w:bookmarkStart w:id="2782" w:name="_Toc419660118"/>
        <w:bookmarkStart w:id="2783" w:name="_Toc419660581"/>
        <w:bookmarkStart w:id="2784" w:name="_Toc420134050"/>
        <w:bookmarkStart w:id="2785" w:name="_Toc420134512"/>
        <w:bookmarkStart w:id="2786" w:name="_Toc420166270"/>
        <w:bookmarkStart w:id="2787" w:name="_Toc420167040"/>
        <w:bookmarkStart w:id="2788" w:name="_Toc420302197"/>
        <w:bookmarkStart w:id="2789" w:name="_Toc420302664"/>
        <w:bookmarkStart w:id="2790" w:name="_Toc420438498"/>
        <w:bookmarkStart w:id="2791" w:name="_Toc420795936"/>
        <w:bookmarkStart w:id="2792" w:name="_Toc420874204"/>
        <w:bookmarkStart w:id="2793" w:name="_Toc420874669"/>
        <w:bookmarkStart w:id="2794" w:name="_Toc420874411"/>
        <w:bookmarkStart w:id="2795" w:name="_Toc421046499"/>
        <w:bookmarkStart w:id="2796" w:name="_Toc421046970"/>
        <w:bookmarkStart w:id="2797" w:name="_Toc477259050"/>
        <w:bookmarkStart w:id="2798" w:name="_Toc479633148"/>
        <w:bookmarkStart w:id="2799" w:name="_Toc481936304"/>
        <w:bookmarkEnd w:id="2772"/>
        <w:bookmarkEnd w:id="2773"/>
        <w:bookmarkEnd w:id="2774"/>
        <w:bookmarkEnd w:id="2775"/>
        <w:bookmarkEnd w:id="2776"/>
        <w:bookmarkEnd w:id="2777"/>
        <w:bookmarkEnd w:id="2778"/>
        <w:bookmarkEnd w:id="2779"/>
        <w:bookmarkEnd w:id="2780"/>
        <w:bookmarkEnd w:id="2781"/>
        <w:bookmarkEnd w:id="2782"/>
        <w:bookmarkEnd w:id="2783"/>
        <w:bookmarkEnd w:id="2784"/>
        <w:bookmarkEnd w:id="2785"/>
        <w:bookmarkEnd w:id="2786"/>
        <w:bookmarkEnd w:id="2787"/>
        <w:bookmarkEnd w:id="2788"/>
        <w:bookmarkEnd w:id="2789"/>
        <w:bookmarkEnd w:id="2790"/>
        <w:bookmarkEnd w:id="2791"/>
        <w:bookmarkEnd w:id="2792"/>
        <w:bookmarkEnd w:id="2793"/>
        <w:bookmarkEnd w:id="2794"/>
        <w:bookmarkEnd w:id="2795"/>
        <w:bookmarkEnd w:id="2796"/>
        <w:bookmarkEnd w:id="2797"/>
        <w:bookmarkEnd w:id="2798"/>
        <w:bookmarkEnd w:id="2799"/>
      </w:del>
    </w:p>
    <w:p w14:paraId="7A5237A5" w14:textId="77777777" w:rsidR="00397B2B" w:rsidRPr="00EC76D5" w:rsidDel="00561FE5" w:rsidRDefault="00397B2B" w:rsidP="00397B2B">
      <w:pPr>
        <w:pStyle w:val="Code"/>
        <w:rPr>
          <w:del w:id="2800" w:author="Stefan Bjornander" w:date="2015-04-25T14:41:00Z"/>
        </w:rPr>
      </w:pPr>
      <w:del w:id="2801" w:author="Stefan Bjornander" w:date="2015-04-25T14:41:00Z">
        <w:r w:rsidRPr="00EC76D5" w:rsidDel="00561FE5">
          <w:delText xml:space="preserve">    return m_newStyle;</w:delText>
        </w:r>
        <w:bookmarkStart w:id="2802" w:name="_Toc417811873"/>
        <w:bookmarkStart w:id="2803" w:name="_Toc417853493"/>
        <w:bookmarkStart w:id="2804" w:name="_Toc418022171"/>
        <w:bookmarkStart w:id="2805" w:name="_Toc418191553"/>
        <w:bookmarkStart w:id="2806" w:name="_Toc418192022"/>
        <w:bookmarkStart w:id="2807" w:name="_Toc418263257"/>
        <w:bookmarkStart w:id="2808" w:name="_Toc418263724"/>
        <w:bookmarkStart w:id="2809" w:name="_Toc418356904"/>
        <w:bookmarkStart w:id="2810" w:name="_Toc418360267"/>
        <w:bookmarkStart w:id="2811" w:name="_Toc418434952"/>
        <w:bookmarkStart w:id="2812" w:name="_Toc419660119"/>
        <w:bookmarkStart w:id="2813" w:name="_Toc419660582"/>
        <w:bookmarkStart w:id="2814" w:name="_Toc420134051"/>
        <w:bookmarkStart w:id="2815" w:name="_Toc420134513"/>
        <w:bookmarkStart w:id="2816" w:name="_Toc420166271"/>
        <w:bookmarkStart w:id="2817" w:name="_Toc420167041"/>
        <w:bookmarkStart w:id="2818" w:name="_Toc420302198"/>
        <w:bookmarkStart w:id="2819" w:name="_Toc420302665"/>
        <w:bookmarkStart w:id="2820" w:name="_Toc420438499"/>
        <w:bookmarkStart w:id="2821" w:name="_Toc420795937"/>
        <w:bookmarkStart w:id="2822" w:name="_Toc420874205"/>
        <w:bookmarkStart w:id="2823" w:name="_Toc420874670"/>
        <w:bookmarkStart w:id="2824" w:name="_Toc420874412"/>
        <w:bookmarkStart w:id="2825" w:name="_Toc421046500"/>
        <w:bookmarkStart w:id="2826" w:name="_Toc421046971"/>
        <w:bookmarkStart w:id="2827" w:name="_Toc477259051"/>
        <w:bookmarkStart w:id="2828" w:name="_Toc479633149"/>
        <w:bookmarkStart w:id="2829" w:name="_Toc481936305"/>
        <w:bookmarkEnd w:id="2802"/>
        <w:bookmarkEnd w:id="2803"/>
        <w:bookmarkEnd w:id="2804"/>
        <w:bookmarkEnd w:id="2805"/>
        <w:bookmarkEnd w:id="2806"/>
        <w:bookmarkEnd w:id="2807"/>
        <w:bookmarkEnd w:id="2808"/>
        <w:bookmarkEnd w:id="2809"/>
        <w:bookmarkEnd w:id="2810"/>
        <w:bookmarkEnd w:id="2811"/>
        <w:bookmarkEnd w:id="2812"/>
        <w:bookmarkEnd w:id="2813"/>
        <w:bookmarkEnd w:id="2814"/>
        <w:bookmarkEnd w:id="2815"/>
        <w:bookmarkEnd w:id="2816"/>
        <w:bookmarkEnd w:id="2817"/>
        <w:bookmarkEnd w:id="2818"/>
        <w:bookmarkEnd w:id="2819"/>
        <w:bookmarkEnd w:id="2820"/>
        <w:bookmarkEnd w:id="2821"/>
        <w:bookmarkEnd w:id="2822"/>
        <w:bookmarkEnd w:id="2823"/>
        <w:bookmarkEnd w:id="2824"/>
        <w:bookmarkEnd w:id="2825"/>
        <w:bookmarkEnd w:id="2826"/>
        <w:bookmarkEnd w:id="2827"/>
        <w:bookmarkEnd w:id="2828"/>
        <w:bookmarkEnd w:id="2829"/>
      </w:del>
    </w:p>
    <w:p w14:paraId="3F2DACAD" w14:textId="77777777" w:rsidR="00397B2B" w:rsidRPr="00EC76D5" w:rsidDel="00561FE5" w:rsidRDefault="00397B2B" w:rsidP="00397B2B">
      <w:pPr>
        <w:pStyle w:val="Code"/>
        <w:rPr>
          <w:del w:id="2830" w:author="Stefan Bjornander" w:date="2015-04-25T14:41:00Z"/>
        </w:rPr>
      </w:pPr>
      <w:del w:id="2831" w:author="Stefan Bjornander" w:date="2015-04-25T14:41:00Z">
        <w:r w:rsidRPr="00EC76D5" w:rsidDel="00561FE5">
          <w:delText xml:space="preserve">  }</w:delText>
        </w:r>
        <w:bookmarkStart w:id="2832" w:name="_Toc417811874"/>
        <w:bookmarkStart w:id="2833" w:name="_Toc417853494"/>
        <w:bookmarkStart w:id="2834" w:name="_Toc418022172"/>
        <w:bookmarkStart w:id="2835" w:name="_Toc418191554"/>
        <w:bookmarkStart w:id="2836" w:name="_Toc418192023"/>
        <w:bookmarkStart w:id="2837" w:name="_Toc418263258"/>
        <w:bookmarkStart w:id="2838" w:name="_Toc418263725"/>
        <w:bookmarkStart w:id="2839" w:name="_Toc418356905"/>
        <w:bookmarkStart w:id="2840" w:name="_Toc418360268"/>
        <w:bookmarkStart w:id="2841" w:name="_Toc418434953"/>
        <w:bookmarkStart w:id="2842" w:name="_Toc419660120"/>
        <w:bookmarkStart w:id="2843" w:name="_Toc419660583"/>
        <w:bookmarkStart w:id="2844" w:name="_Toc420134052"/>
        <w:bookmarkStart w:id="2845" w:name="_Toc420134514"/>
        <w:bookmarkStart w:id="2846" w:name="_Toc420166272"/>
        <w:bookmarkStart w:id="2847" w:name="_Toc420167042"/>
        <w:bookmarkStart w:id="2848" w:name="_Toc420302199"/>
        <w:bookmarkStart w:id="2849" w:name="_Toc420302666"/>
        <w:bookmarkStart w:id="2850" w:name="_Toc420438500"/>
        <w:bookmarkStart w:id="2851" w:name="_Toc420795938"/>
        <w:bookmarkStart w:id="2852" w:name="_Toc420874206"/>
        <w:bookmarkStart w:id="2853" w:name="_Toc420874671"/>
        <w:bookmarkStart w:id="2854" w:name="_Toc420874413"/>
        <w:bookmarkStart w:id="2855" w:name="_Toc421046501"/>
        <w:bookmarkStart w:id="2856" w:name="_Toc421046972"/>
        <w:bookmarkStart w:id="2857" w:name="_Toc477259052"/>
        <w:bookmarkStart w:id="2858" w:name="_Toc479633150"/>
        <w:bookmarkStart w:id="2859" w:name="_Toc481936306"/>
        <w:bookmarkEnd w:id="2832"/>
        <w:bookmarkEnd w:id="2833"/>
        <w:bookmarkEnd w:id="2834"/>
        <w:bookmarkEnd w:id="2835"/>
        <w:bookmarkEnd w:id="2836"/>
        <w:bookmarkEnd w:id="2837"/>
        <w:bookmarkEnd w:id="2838"/>
        <w:bookmarkEnd w:id="2839"/>
        <w:bookmarkEnd w:id="2840"/>
        <w:bookmarkEnd w:id="2841"/>
        <w:bookmarkEnd w:id="2842"/>
        <w:bookmarkEnd w:id="2843"/>
        <w:bookmarkEnd w:id="2844"/>
        <w:bookmarkEnd w:id="2845"/>
        <w:bookmarkEnd w:id="2846"/>
        <w:bookmarkEnd w:id="2847"/>
        <w:bookmarkEnd w:id="2848"/>
        <w:bookmarkEnd w:id="2849"/>
        <w:bookmarkEnd w:id="2850"/>
        <w:bookmarkEnd w:id="2851"/>
        <w:bookmarkEnd w:id="2852"/>
        <w:bookmarkEnd w:id="2853"/>
        <w:bookmarkEnd w:id="2854"/>
        <w:bookmarkEnd w:id="2855"/>
        <w:bookmarkEnd w:id="2856"/>
        <w:bookmarkEnd w:id="2857"/>
        <w:bookmarkEnd w:id="2858"/>
        <w:bookmarkEnd w:id="2859"/>
      </w:del>
    </w:p>
    <w:p w14:paraId="56464CE0" w14:textId="77777777" w:rsidR="00397B2B" w:rsidRPr="00EC76D5" w:rsidDel="00561FE5" w:rsidRDefault="00397B2B" w:rsidP="00397B2B">
      <w:pPr>
        <w:pStyle w:val="Code"/>
        <w:rPr>
          <w:del w:id="2860" w:author="Stefan Bjornander" w:date="2015-04-25T14:41:00Z"/>
        </w:rPr>
      </w:pPr>
      <w:bookmarkStart w:id="2861" w:name="_Toc417811875"/>
      <w:bookmarkStart w:id="2862" w:name="_Toc417853495"/>
      <w:bookmarkStart w:id="2863" w:name="_Toc418022173"/>
      <w:bookmarkStart w:id="2864" w:name="_Toc418191555"/>
      <w:bookmarkStart w:id="2865" w:name="_Toc418192024"/>
      <w:bookmarkStart w:id="2866" w:name="_Toc418263259"/>
      <w:bookmarkStart w:id="2867" w:name="_Toc418263726"/>
      <w:bookmarkStart w:id="2868" w:name="_Toc418356906"/>
      <w:bookmarkStart w:id="2869" w:name="_Toc418360269"/>
      <w:bookmarkStart w:id="2870" w:name="_Toc418434954"/>
      <w:bookmarkStart w:id="2871" w:name="_Toc419660121"/>
      <w:bookmarkStart w:id="2872" w:name="_Toc419660584"/>
      <w:bookmarkStart w:id="2873" w:name="_Toc420134053"/>
      <w:bookmarkStart w:id="2874" w:name="_Toc420134515"/>
      <w:bookmarkStart w:id="2875" w:name="_Toc420166273"/>
      <w:bookmarkStart w:id="2876" w:name="_Toc420167043"/>
      <w:bookmarkStart w:id="2877" w:name="_Toc420302200"/>
      <w:bookmarkStart w:id="2878" w:name="_Toc420302667"/>
      <w:bookmarkStart w:id="2879" w:name="_Toc420438501"/>
      <w:bookmarkStart w:id="2880" w:name="_Toc420795939"/>
      <w:bookmarkStart w:id="2881" w:name="_Toc420874207"/>
      <w:bookmarkStart w:id="2882" w:name="_Toc420874672"/>
      <w:bookmarkStart w:id="2883" w:name="_Toc420874414"/>
      <w:bookmarkStart w:id="2884" w:name="_Toc421046502"/>
      <w:bookmarkStart w:id="2885" w:name="_Toc421046973"/>
      <w:bookmarkStart w:id="2886" w:name="_Toc477259053"/>
      <w:bookmarkStart w:id="2887" w:name="_Toc479633151"/>
      <w:bookmarkStart w:id="2888" w:name="_Toc481936307"/>
      <w:bookmarkEnd w:id="2861"/>
      <w:bookmarkEnd w:id="2862"/>
      <w:bookmarkEnd w:id="2863"/>
      <w:bookmarkEnd w:id="2864"/>
      <w:bookmarkEnd w:id="2865"/>
      <w:bookmarkEnd w:id="2866"/>
      <w:bookmarkEnd w:id="2867"/>
      <w:bookmarkEnd w:id="2868"/>
      <w:bookmarkEnd w:id="2869"/>
      <w:bookmarkEnd w:id="2870"/>
      <w:bookmarkEnd w:id="2871"/>
      <w:bookmarkEnd w:id="2872"/>
      <w:bookmarkEnd w:id="2873"/>
      <w:bookmarkEnd w:id="2874"/>
      <w:bookmarkEnd w:id="2875"/>
      <w:bookmarkEnd w:id="2876"/>
      <w:bookmarkEnd w:id="2877"/>
      <w:bookmarkEnd w:id="2878"/>
      <w:bookmarkEnd w:id="2879"/>
      <w:bookmarkEnd w:id="2880"/>
      <w:bookmarkEnd w:id="2881"/>
      <w:bookmarkEnd w:id="2882"/>
      <w:bookmarkEnd w:id="2883"/>
      <w:bookmarkEnd w:id="2884"/>
      <w:bookmarkEnd w:id="2885"/>
      <w:bookmarkEnd w:id="2886"/>
      <w:bookmarkEnd w:id="2887"/>
      <w:bookmarkEnd w:id="2888"/>
    </w:p>
    <w:p w14:paraId="62001A05" w14:textId="77777777" w:rsidR="00397B2B" w:rsidRPr="00EC76D5" w:rsidDel="00561FE5" w:rsidRDefault="00397B2B" w:rsidP="00397B2B">
      <w:pPr>
        <w:pStyle w:val="Code"/>
        <w:rPr>
          <w:del w:id="2889" w:author="Stefan Bjornander" w:date="2015-04-25T14:41:00Z"/>
        </w:rPr>
      </w:pPr>
      <w:del w:id="2890" w:author="Stefan Bjornander" w:date="2015-04-25T14:41:00Z">
        <w:r w:rsidRPr="00EC76D5" w:rsidDel="00561FE5">
          <w:delText xml:space="preserve">  public int getRecordSize() {</w:delText>
        </w:r>
        <w:bookmarkStart w:id="2891" w:name="_Toc417811876"/>
        <w:bookmarkStart w:id="2892" w:name="_Toc417853496"/>
        <w:bookmarkStart w:id="2893" w:name="_Toc418022174"/>
        <w:bookmarkStart w:id="2894" w:name="_Toc418191556"/>
        <w:bookmarkStart w:id="2895" w:name="_Toc418192025"/>
        <w:bookmarkStart w:id="2896" w:name="_Toc418263260"/>
        <w:bookmarkStart w:id="2897" w:name="_Toc418263727"/>
        <w:bookmarkStart w:id="2898" w:name="_Toc418356907"/>
        <w:bookmarkStart w:id="2899" w:name="_Toc418360270"/>
        <w:bookmarkStart w:id="2900" w:name="_Toc418434955"/>
        <w:bookmarkStart w:id="2901" w:name="_Toc419660122"/>
        <w:bookmarkStart w:id="2902" w:name="_Toc419660585"/>
        <w:bookmarkStart w:id="2903" w:name="_Toc420134054"/>
        <w:bookmarkStart w:id="2904" w:name="_Toc420134516"/>
        <w:bookmarkStart w:id="2905" w:name="_Toc420166274"/>
        <w:bookmarkStart w:id="2906" w:name="_Toc420167044"/>
        <w:bookmarkStart w:id="2907" w:name="_Toc420302201"/>
        <w:bookmarkStart w:id="2908" w:name="_Toc420302668"/>
        <w:bookmarkStart w:id="2909" w:name="_Toc420438502"/>
        <w:bookmarkStart w:id="2910" w:name="_Toc420795940"/>
        <w:bookmarkStart w:id="2911" w:name="_Toc420874208"/>
        <w:bookmarkStart w:id="2912" w:name="_Toc420874673"/>
        <w:bookmarkStart w:id="2913" w:name="_Toc420874415"/>
        <w:bookmarkStart w:id="2914" w:name="_Toc421046503"/>
        <w:bookmarkStart w:id="2915" w:name="_Toc421046974"/>
        <w:bookmarkStart w:id="2916" w:name="_Toc477259054"/>
        <w:bookmarkStart w:id="2917" w:name="_Toc479633152"/>
        <w:bookmarkStart w:id="2918" w:name="_Toc481936308"/>
        <w:bookmarkEnd w:id="2891"/>
        <w:bookmarkEnd w:id="2892"/>
        <w:bookmarkEnd w:id="2893"/>
        <w:bookmarkEnd w:id="2894"/>
        <w:bookmarkEnd w:id="2895"/>
        <w:bookmarkEnd w:id="2896"/>
        <w:bookmarkEnd w:id="2897"/>
        <w:bookmarkEnd w:id="2898"/>
        <w:bookmarkEnd w:id="2899"/>
        <w:bookmarkEnd w:id="2900"/>
        <w:bookmarkEnd w:id="2901"/>
        <w:bookmarkEnd w:id="2902"/>
        <w:bookmarkEnd w:id="2903"/>
        <w:bookmarkEnd w:id="2904"/>
        <w:bookmarkEnd w:id="2905"/>
        <w:bookmarkEnd w:id="2906"/>
        <w:bookmarkEnd w:id="2907"/>
        <w:bookmarkEnd w:id="2908"/>
        <w:bookmarkEnd w:id="2909"/>
        <w:bookmarkEnd w:id="2910"/>
        <w:bookmarkEnd w:id="2911"/>
        <w:bookmarkEnd w:id="2912"/>
        <w:bookmarkEnd w:id="2913"/>
        <w:bookmarkEnd w:id="2914"/>
        <w:bookmarkEnd w:id="2915"/>
        <w:bookmarkEnd w:id="2916"/>
        <w:bookmarkEnd w:id="2917"/>
        <w:bookmarkEnd w:id="2918"/>
      </w:del>
    </w:p>
    <w:p w14:paraId="38F31A31" w14:textId="77777777" w:rsidR="00397B2B" w:rsidRPr="00EC76D5" w:rsidDel="00561FE5" w:rsidRDefault="00397B2B" w:rsidP="00397B2B">
      <w:pPr>
        <w:pStyle w:val="Code"/>
        <w:rPr>
          <w:del w:id="2919" w:author="Stefan Bjornander" w:date="2015-04-25T14:41:00Z"/>
        </w:rPr>
      </w:pPr>
      <w:del w:id="2920" w:author="Stefan Bjornander" w:date="2015-04-25T14:41:00Z">
        <w:r w:rsidRPr="00EC76D5" w:rsidDel="00561FE5">
          <w:delText xml:space="preserve">    return m_recordSize;</w:delText>
        </w:r>
        <w:bookmarkStart w:id="2921" w:name="_Toc417811877"/>
        <w:bookmarkStart w:id="2922" w:name="_Toc417853497"/>
        <w:bookmarkStart w:id="2923" w:name="_Toc418022175"/>
        <w:bookmarkStart w:id="2924" w:name="_Toc418191557"/>
        <w:bookmarkStart w:id="2925" w:name="_Toc418192026"/>
        <w:bookmarkStart w:id="2926" w:name="_Toc418263261"/>
        <w:bookmarkStart w:id="2927" w:name="_Toc418263728"/>
        <w:bookmarkStart w:id="2928" w:name="_Toc418356908"/>
        <w:bookmarkStart w:id="2929" w:name="_Toc418360271"/>
        <w:bookmarkStart w:id="2930" w:name="_Toc418434956"/>
        <w:bookmarkStart w:id="2931" w:name="_Toc419660123"/>
        <w:bookmarkStart w:id="2932" w:name="_Toc419660586"/>
        <w:bookmarkStart w:id="2933" w:name="_Toc420134055"/>
        <w:bookmarkStart w:id="2934" w:name="_Toc420134517"/>
        <w:bookmarkStart w:id="2935" w:name="_Toc420166275"/>
        <w:bookmarkStart w:id="2936" w:name="_Toc420167045"/>
        <w:bookmarkStart w:id="2937" w:name="_Toc420302202"/>
        <w:bookmarkStart w:id="2938" w:name="_Toc420302669"/>
        <w:bookmarkStart w:id="2939" w:name="_Toc420438503"/>
        <w:bookmarkStart w:id="2940" w:name="_Toc420795941"/>
        <w:bookmarkStart w:id="2941" w:name="_Toc420874209"/>
        <w:bookmarkStart w:id="2942" w:name="_Toc420874674"/>
        <w:bookmarkStart w:id="2943" w:name="_Toc420874416"/>
        <w:bookmarkStart w:id="2944" w:name="_Toc421046504"/>
        <w:bookmarkStart w:id="2945" w:name="_Toc421046975"/>
        <w:bookmarkStart w:id="2946" w:name="_Toc477259055"/>
        <w:bookmarkStart w:id="2947" w:name="_Toc479633153"/>
        <w:bookmarkStart w:id="2948" w:name="_Toc481936309"/>
        <w:bookmarkEnd w:id="2921"/>
        <w:bookmarkEnd w:id="2922"/>
        <w:bookmarkEnd w:id="2923"/>
        <w:bookmarkEnd w:id="2924"/>
        <w:bookmarkEnd w:id="2925"/>
        <w:bookmarkEnd w:id="2926"/>
        <w:bookmarkEnd w:id="2927"/>
        <w:bookmarkEnd w:id="2928"/>
        <w:bookmarkEnd w:id="2929"/>
        <w:bookmarkEnd w:id="2930"/>
        <w:bookmarkEnd w:id="2931"/>
        <w:bookmarkEnd w:id="2932"/>
        <w:bookmarkEnd w:id="2933"/>
        <w:bookmarkEnd w:id="2934"/>
        <w:bookmarkEnd w:id="2935"/>
        <w:bookmarkEnd w:id="2936"/>
        <w:bookmarkEnd w:id="2937"/>
        <w:bookmarkEnd w:id="2938"/>
        <w:bookmarkEnd w:id="2939"/>
        <w:bookmarkEnd w:id="2940"/>
        <w:bookmarkEnd w:id="2941"/>
        <w:bookmarkEnd w:id="2942"/>
        <w:bookmarkEnd w:id="2943"/>
        <w:bookmarkEnd w:id="2944"/>
        <w:bookmarkEnd w:id="2945"/>
        <w:bookmarkEnd w:id="2946"/>
        <w:bookmarkEnd w:id="2947"/>
        <w:bookmarkEnd w:id="2948"/>
      </w:del>
    </w:p>
    <w:p w14:paraId="6140A49D" w14:textId="77777777" w:rsidR="00397B2B" w:rsidRPr="00EC76D5" w:rsidDel="00561FE5" w:rsidRDefault="00397B2B" w:rsidP="00397B2B">
      <w:pPr>
        <w:pStyle w:val="Code"/>
        <w:rPr>
          <w:del w:id="2949" w:author="Stefan Bjornander" w:date="2015-04-25T14:41:00Z"/>
        </w:rPr>
      </w:pPr>
      <w:del w:id="2950" w:author="Stefan Bjornander" w:date="2015-04-25T14:41:00Z">
        <w:r w:rsidRPr="00EC76D5" w:rsidDel="00561FE5">
          <w:delText xml:space="preserve">  }</w:delText>
        </w:r>
        <w:bookmarkStart w:id="2951" w:name="_Toc417811878"/>
        <w:bookmarkStart w:id="2952" w:name="_Toc417853498"/>
        <w:bookmarkStart w:id="2953" w:name="_Toc418022176"/>
        <w:bookmarkStart w:id="2954" w:name="_Toc418191558"/>
        <w:bookmarkStart w:id="2955" w:name="_Toc418192027"/>
        <w:bookmarkStart w:id="2956" w:name="_Toc418263262"/>
        <w:bookmarkStart w:id="2957" w:name="_Toc418263729"/>
        <w:bookmarkStart w:id="2958" w:name="_Toc418356909"/>
        <w:bookmarkStart w:id="2959" w:name="_Toc418360272"/>
        <w:bookmarkStart w:id="2960" w:name="_Toc418434957"/>
        <w:bookmarkStart w:id="2961" w:name="_Toc419660124"/>
        <w:bookmarkStart w:id="2962" w:name="_Toc419660587"/>
        <w:bookmarkStart w:id="2963" w:name="_Toc420134056"/>
        <w:bookmarkStart w:id="2964" w:name="_Toc420134518"/>
        <w:bookmarkStart w:id="2965" w:name="_Toc420166276"/>
        <w:bookmarkStart w:id="2966" w:name="_Toc420167046"/>
        <w:bookmarkStart w:id="2967" w:name="_Toc420302203"/>
        <w:bookmarkStart w:id="2968" w:name="_Toc420302670"/>
        <w:bookmarkStart w:id="2969" w:name="_Toc420438504"/>
        <w:bookmarkStart w:id="2970" w:name="_Toc420795942"/>
        <w:bookmarkStart w:id="2971" w:name="_Toc420874210"/>
        <w:bookmarkStart w:id="2972" w:name="_Toc420874675"/>
        <w:bookmarkStart w:id="2973" w:name="_Toc420874417"/>
        <w:bookmarkStart w:id="2974" w:name="_Toc421046505"/>
        <w:bookmarkStart w:id="2975" w:name="_Toc421046976"/>
        <w:bookmarkStart w:id="2976" w:name="_Toc477259056"/>
        <w:bookmarkStart w:id="2977" w:name="_Toc479633154"/>
        <w:bookmarkStart w:id="2978" w:name="_Toc481936310"/>
        <w:bookmarkEnd w:id="2951"/>
        <w:bookmarkEnd w:id="2952"/>
        <w:bookmarkEnd w:id="2953"/>
        <w:bookmarkEnd w:id="2954"/>
        <w:bookmarkEnd w:id="2955"/>
        <w:bookmarkEnd w:id="2956"/>
        <w:bookmarkEnd w:id="2957"/>
        <w:bookmarkEnd w:id="2958"/>
        <w:bookmarkEnd w:id="2959"/>
        <w:bookmarkEnd w:id="2960"/>
        <w:bookmarkEnd w:id="2961"/>
        <w:bookmarkEnd w:id="2962"/>
        <w:bookmarkEnd w:id="2963"/>
        <w:bookmarkEnd w:id="2964"/>
        <w:bookmarkEnd w:id="2965"/>
        <w:bookmarkEnd w:id="2966"/>
        <w:bookmarkEnd w:id="2967"/>
        <w:bookmarkEnd w:id="2968"/>
        <w:bookmarkEnd w:id="2969"/>
        <w:bookmarkEnd w:id="2970"/>
        <w:bookmarkEnd w:id="2971"/>
        <w:bookmarkEnd w:id="2972"/>
        <w:bookmarkEnd w:id="2973"/>
        <w:bookmarkEnd w:id="2974"/>
        <w:bookmarkEnd w:id="2975"/>
        <w:bookmarkEnd w:id="2976"/>
        <w:bookmarkEnd w:id="2977"/>
        <w:bookmarkEnd w:id="2978"/>
      </w:del>
    </w:p>
    <w:p w14:paraId="07F7FA93" w14:textId="77777777" w:rsidR="00397B2B" w:rsidRPr="00EC76D5" w:rsidDel="00561FE5" w:rsidRDefault="00397B2B" w:rsidP="00397B2B">
      <w:pPr>
        <w:pStyle w:val="Code"/>
        <w:rPr>
          <w:del w:id="2979" w:author="Stefan Bjornander" w:date="2015-04-25T14:41:00Z"/>
        </w:rPr>
      </w:pPr>
      <w:bookmarkStart w:id="2980" w:name="_Toc417811879"/>
      <w:bookmarkStart w:id="2981" w:name="_Toc417853499"/>
      <w:bookmarkStart w:id="2982" w:name="_Toc418022177"/>
      <w:bookmarkStart w:id="2983" w:name="_Toc418191559"/>
      <w:bookmarkStart w:id="2984" w:name="_Toc418192028"/>
      <w:bookmarkStart w:id="2985" w:name="_Toc418263263"/>
      <w:bookmarkStart w:id="2986" w:name="_Toc418263730"/>
      <w:bookmarkStart w:id="2987" w:name="_Toc418356910"/>
      <w:bookmarkStart w:id="2988" w:name="_Toc418360273"/>
      <w:bookmarkStart w:id="2989" w:name="_Toc418434958"/>
      <w:bookmarkStart w:id="2990" w:name="_Toc419660125"/>
      <w:bookmarkStart w:id="2991" w:name="_Toc419660588"/>
      <w:bookmarkStart w:id="2992" w:name="_Toc420134057"/>
      <w:bookmarkStart w:id="2993" w:name="_Toc420134519"/>
      <w:bookmarkStart w:id="2994" w:name="_Toc420166277"/>
      <w:bookmarkStart w:id="2995" w:name="_Toc420167047"/>
      <w:bookmarkStart w:id="2996" w:name="_Toc420302204"/>
      <w:bookmarkStart w:id="2997" w:name="_Toc420302671"/>
      <w:bookmarkStart w:id="2998" w:name="_Toc420438505"/>
      <w:bookmarkStart w:id="2999" w:name="_Toc420795943"/>
      <w:bookmarkStart w:id="3000" w:name="_Toc420874211"/>
      <w:bookmarkStart w:id="3001" w:name="_Toc420874676"/>
      <w:bookmarkStart w:id="3002" w:name="_Toc420874418"/>
      <w:bookmarkStart w:id="3003" w:name="_Toc421046506"/>
      <w:bookmarkStart w:id="3004" w:name="_Toc421046977"/>
      <w:bookmarkStart w:id="3005" w:name="_Toc477259057"/>
      <w:bookmarkStart w:id="3006" w:name="_Toc479633155"/>
      <w:bookmarkStart w:id="3007" w:name="_Toc481936311"/>
      <w:bookmarkEnd w:id="2980"/>
      <w:bookmarkEnd w:id="2981"/>
      <w:bookmarkEnd w:id="2982"/>
      <w:bookmarkEnd w:id="2983"/>
      <w:bookmarkEnd w:id="2984"/>
      <w:bookmarkEnd w:id="2985"/>
      <w:bookmarkEnd w:id="2986"/>
      <w:bookmarkEnd w:id="2987"/>
      <w:bookmarkEnd w:id="2988"/>
      <w:bookmarkEnd w:id="2989"/>
      <w:bookmarkEnd w:id="2990"/>
      <w:bookmarkEnd w:id="2991"/>
      <w:bookmarkEnd w:id="2992"/>
      <w:bookmarkEnd w:id="2993"/>
      <w:bookmarkEnd w:id="2994"/>
      <w:bookmarkEnd w:id="2995"/>
      <w:bookmarkEnd w:id="2996"/>
      <w:bookmarkEnd w:id="2997"/>
      <w:bookmarkEnd w:id="2998"/>
      <w:bookmarkEnd w:id="2999"/>
      <w:bookmarkEnd w:id="3000"/>
      <w:bookmarkEnd w:id="3001"/>
      <w:bookmarkEnd w:id="3002"/>
      <w:bookmarkEnd w:id="3003"/>
      <w:bookmarkEnd w:id="3004"/>
      <w:bookmarkEnd w:id="3005"/>
      <w:bookmarkEnd w:id="3006"/>
      <w:bookmarkEnd w:id="3007"/>
    </w:p>
    <w:p w14:paraId="4F547D38" w14:textId="77777777" w:rsidR="00397B2B" w:rsidRPr="00EC76D5" w:rsidDel="00561FE5" w:rsidRDefault="00397B2B" w:rsidP="00397B2B">
      <w:pPr>
        <w:pStyle w:val="Code"/>
        <w:rPr>
          <w:del w:id="3008" w:author="Stefan Bjornander" w:date="2015-04-25T14:41:00Z"/>
        </w:rPr>
      </w:pPr>
      <w:del w:id="3009" w:author="Stefan Bjornander" w:date="2015-04-25T14:41:00Z">
        <w:r w:rsidRPr="00EC76D5" w:rsidDel="00561FE5">
          <w:delText xml:space="preserve">  public void setRecordSize(int recordSize) {</w:delText>
        </w:r>
        <w:bookmarkStart w:id="3010" w:name="_Toc417811880"/>
        <w:bookmarkStart w:id="3011" w:name="_Toc417853500"/>
        <w:bookmarkStart w:id="3012" w:name="_Toc418022178"/>
        <w:bookmarkStart w:id="3013" w:name="_Toc418191560"/>
        <w:bookmarkStart w:id="3014" w:name="_Toc418192029"/>
        <w:bookmarkStart w:id="3015" w:name="_Toc418263264"/>
        <w:bookmarkStart w:id="3016" w:name="_Toc418263731"/>
        <w:bookmarkStart w:id="3017" w:name="_Toc418356911"/>
        <w:bookmarkStart w:id="3018" w:name="_Toc418360274"/>
        <w:bookmarkStart w:id="3019" w:name="_Toc418434959"/>
        <w:bookmarkStart w:id="3020" w:name="_Toc419660126"/>
        <w:bookmarkStart w:id="3021" w:name="_Toc419660589"/>
        <w:bookmarkStart w:id="3022" w:name="_Toc420134058"/>
        <w:bookmarkStart w:id="3023" w:name="_Toc420134520"/>
        <w:bookmarkStart w:id="3024" w:name="_Toc420166278"/>
        <w:bookmarkStart w:id="3025" w:name="_Toc420167048"/>
        <w:bookmarkStart w:id="3026" w:name="_Toc420302205"/>
        <w:bookmarkStart w:id="3027" w:name="_Toc420302672"/>
        <w:bookmarkStart w:id="3028" w:name="_Toc420438506"/>
        <w:bookmarkStart w:id="3029" w:name="_Toc420795944"/>
        <w:bookmarkStart w:id="3030" w:name="_Toc420874212"/>
        <w:bookmarkStart w:id="3031" w:name="_Toc420874677"/>
        <w:bookmarkStart w:id="3032" w:name="_Toc420874419"/>
        <w:bookmarkStart w:id="3033" w:name="_Toc421046507"/>
        <w:bookmarkStart w:id="3034" w:name="_Toc421046978"/>
        <w:bookmarkStart w:id="3035" w:name="_Toc477259058"/>
        <w:bookmarkStart w:id="3036" w:name="_Toc479633156"/>
        <w:bookmarkStart w:id="3037" w:name="_Toc481936312"/>
        <w:bookmarkEnd w:id="3010"/>
        <w:bookmarkEnd w:id="3011"/>
        <w:bookmarkEnd w:id="3012"/>
        <w:bookmarkEnd w:id="3013"/>
        <w:bookmarkEnd w:id="3014"/>
        <w:bookmarkEnd w:id="3015"/>
        <w:bookmarkEnd w:id="3016"/>
        <w:bookmarkEnd w:id="3017"/>
        <w:bookmarkEnd w:id="3018"/>
        <w:bookmarkEnd w:id="3019"/>
        <w:bookmarkEnd w:id="3020"/>
        <w:bookmarkEnd w:id="3021"/>
        <w:bookmarkEnd w:id="3022"/>
        <w:bookmarkEnd w:id="3023"/>
        <w:bookmarkEnd w:id="3024"/>
        <w:bookmarkEnd w:id="3025"/>
        <w:bookmarkEnd w:id="3026"/>
        <w:bookmarkEnd w:id="3027"/>
        <w:bookmarkEnd w:id="3028"/>
        <w:bookmarkEnd w:id="3029"/>
        <w:bookmarkEnd w:id="3030"/>
        <w:bookmarkEnd w:id="3031"/>
        <w:bookmarkEnd w:id="3032"/>
        <w:bookmarkEnd w:id="3033"/>
        <w:bookmarkEnd w:id="3034"/>
        <w:bookmarkEnd w:id="3035"/>
        <w:bookmarkEnd w:id="3036"/>
        <w:bookmarkEnd w:id="3037"/>
      </w:del>
    </w:p>
    <w:p w14:paraId="7754A070" w14:textId="77777777" w:rsidR="00397B2B" w:rsidRPr="00EC76D5" w:rsidDel="00561FE5" w:rsidRDefault="00397B2B" w:rsidP="00397B2B">
      <w:pPr>
        <w:pStyle w:val="Code"/>
        <w:rPr>
          <w:del w:id="3038" w:author="Stefan Bjornander" w:date="2015-04-25T14:41:00Z"/>
        </w:rPr>
      </w:pPr>
      <w:del w:id="3039" w:author="Stefan Bjornander" w:date="2015-04-25T14:41:00Z">
        <w:r w:rsidRPr="00EC76D5" w:rsidDel="00561FE5">
          <w:delText xml:space="preserve">    m_recordSize = recordSize;</w:delText>
        </w:r>
        <w:bookmarkStart w:id="3040" w:name="_Toc417811881"/>
        <w:bookmarkStart w:id="3041" w:name="_Toc417853501"/>
        <w:bookmarkStart w:id="3042" w:name="_Toc418022179"/>
        <w:bookmarkStart w:id="3043" w:name="_Toc418191561"/>
        <w:bookmarkStart w:id="3044" w:name="_Toc418192030"/>
        <w:bookmarkStart w:id="3045" w:name="_Toc418263265"/>
        <w:bookmarkStart w:id="3046" w:name="_Toc418263732"/>
        <w:bookmarkStart w:id="3047" w:name="_Toc418356912"/>
        <w:bookmarkStart w:id="3048" w:name="_Toc418360275"/>
        <w:bookmarkStart w:id="3049" w:name="_Toc418434960"/>
        <w:bookmarkStart w:id="3050" w:name="_Toc419660127"/>
        <w:bookmarkStart w:id="3051" w:name="_Toc419660590"/>
        <w:bookmarkStart w:id="3052" w:name="_Toc420134059"/>
        <w:bookmarkStart w:id="3053" w:name="_Toc420134521"/>
        <w:bookmarkStart w:id="3054" w:name="_Toc420166279"/>
        <w:bookmarkStart w:id="3055" w:name="_Toc420167049"/>
        <w:bookmarkStart w:id="3056" w:name="_Toc420302206"/>
        <w:bookmarkStart w:id="3057" w:name="_Toc420302673"/>
        <w:bookmarkStart w:id="3058" w:name="_Toc420438507"/>
        <w:bookmarkStart w:id="3059" w:name="_Toc420795945"/>
        <w:bookmarkStart w:id="3060" w:name="_Toc420874213"/>
        <w:bookmarkStart w:id="3061" w:name="_Toc420874678"/>
        <w:bookmarkStart w:id="3062" w:name="_Toc420874420"/>
        <w:bookmarkStart w:id="3063" w:name="_Toc421046508"/>
        <w:bookmarkStart w:id="3064" w:name="_Toc421046979"/>
        <w:bookmarkStart w:id="3065" w:name="_Toc477259059"/>
        <w:bookmarkStart w:id="3066" w:name="_Toc479633157"/>
        <w:bookmarkStart w:id="3067" w:name="_Toc481936313"/>
        <w:bookmarkEnd w:id="3040"/>
        <w:bookmarkEnd w:id="3041"/>
        <w:bookmarkEnd w:id="3042"/>
        <w:bookmarkEnd w:id="3043"/>
        <w:bookmarkEnd w:id="3044"/>
        <w:bookmarkEnd w:id="3045"/>
        <w:bookmarkEnd w:id="3046"/>
        <w:bookmarkEnd w:id="3047"/>
        <w:bookmarkEnd w:id="3048"/>
        <w:bookmarkEnd w:id="3049"/>
        <w:bookmarkEnd w:id="3050"/>
        <w:bookmarkEnd w:id="3051"/>
        <w:bookmarkEnd w:id="3052"/>
        <w:bookmarkEnd w:id="3053"/>
        <w:bookmarkEnd w:id="3054"/>
        <w:bookmarkEnd w:id="3055"/>
        <w:bookmarkEnd w:id="3056"/>
        <w:bookmarkEnd w:id="3057"/>
        <w:bookmarkEnd w:id="3058"/>
        <w:bookmarkEnd w:id="3059"/>
        <w:bookmarkEnd w:id="3060"/>
        <w:bookmarkEnd w:id="3061"/>
        <w:bookmarkEnd w:id="3062"/>
        <w:bookmarkEnd w:id="3063"/>
        <w:bookmarkEnd w:id="3064"/>
        <w:bookmarkEnd w:id="3065"/>
        <w:bookmarkEnd w:id="3066"/>
        <w:bookmarkEnd w:id="3067"/>
      </w:del>
    </w:p>
    <w:p w14:paraId="049BD364" w14:textId="77777777" w:rsidR="00ED57CB" w:rsidRPr="00EC76D5" w:rsidDel="00561FE5" w:rsidRDefault="00397B2B" w:rsidP="00397B2B">
      <w:pPr>
        <w:pStyle w:val="Code"/>
        <w:rPr>
          <w:del w:id="3068" w:author="Stefan Bjornander" w:date="2015-04-25T14:41:00Z"/>
        </w:rPr>
      </w:pPr>
      <w:del w:id="3069" w:author="Stefan Bjornander" w:date="2015-04-25T14:41:00Z">
        <w:r w:rsidRPr="00EC76D5" w:rsidDel="00561FE5">
          <w:delText xml:space="preserve">  }</w:delText>
        </w:r>
        <w:bookmarkStart w:id="3070" w:name="_Toc417811882"/>
        <w:bookmarkStart w:id="3071" w:name="_Toc417853502"/>
        <w:bookmarkStart w:id="3072" w:name="_Toc418022180"/>
        <w:bookmarkStart w:id="3073" w:name="_Toc418191562"/>
        <w:bookmarkStart w:id="3074" w:name="_Toc418192031"/>
        <w:bookmarkStart w:id="3075" w:name="_Toc418263266"/>
        <w:bookmarkStart w:id="3076" w:name="_Toc418263733"/>
        <w:bookmarkStart w:id="3077" w:name="_Toc418356913"/>
        <w:bookmarkStart w:id="3078" w:name="_Toc418360276"/>
        <w:bookmarkStart w:id="3079" w:name="_Toc418434961"/>
        <w:bookmarkStart w:id="3080" w:name="_Toc419660128"/>
        <w:bookmarkStart w:id="3081" w:name="_Toc419660591"/>
        <w:bookmarkStart w:id="3082" w:name="_Toc420134060"/>
        <w:bookmarkStart w:id="3083" w:name="_Toc420134522"/>
        <w:bookmarkStart w:id="3084" w:name="_Toc420166280"/>
        <w:bookmarkStart w:id="3085" w:name="_Toc420167050"/>
        <w:bookmarkStart w:id="3086" w:name="_Toc420302207"/>
        <w:bookmarkStart w:id="3087" w:name="_Toc420302674"/>
        <w:bookmarkStart w:id="3088" w:name="_Toc420438508"/>
        <w:bookmarkStart w:id="3089" w:name="_Toc420795946"/>
        <w:bookmarkStart w:id="3090" w:name="_Toc420874214"/>
        <w:bookmarkStart w:id="3091" w:name="_Toc420874679"/>
        <w:bookmarkStart w:id="3092" w:name="_Toc420874421"/>
        <w:bookmarkStart w:id="3093" w:name="_Toc421046509"/>
        <w:bookmarkStart w:id="3094" w:name="_Toc421046980"/>
        <w:bookmarkStart w:id="3095" w:name="_Toc477259060"/>
        <w:bookmarkStart w:id="3096" w:name="_Toc479633158"/>
        <w:bookmarkStart w:id="3097" w:name="_Toc481936314"/>
        <w:bookmarkEnd w:id="3070"/>
        <w:bookmarkEnd w:id="3071"/>
        <w:bookmarkEnd w:id="3072"/>
        <w:bookmarkEnd w:id="3073"/>
        <w:bookmarkEnd w:id="3074"/>
        <w:bookmarkEnd w:id="3075"/>
        <w:bookmarkEnd w:id="3076"/>
        <w:bookmarkEnd w:id="3077"/>
        <w:bookmarkEnd w:id="3078"/>
        <w:bookmarkEnd w:id="3079"/>
        <w:bookmarkEnd w:id="3080"/>
        <w:bookmarkEnd w:id="3081"/>
        <w:bookmarkEnd w:id="3082"/>
        <w:bookmarkEnd w:id="3083"/>
        <w:bookmarkEnd w:id="3084"/>
        <w:bookmarkEnd w:id="3085"/>
        <w:bookmarkEnd w:id="3086"/>
        <w:bookmarkEnd w:id="3087"/>
        <w:bookmarkEnd w:id="3088"/>
        <w:bookmarkEnd w:id="3089"/>
        <w:bookmarkEnd w:id="3090"/>
        <w:bookmarkEnd w:id="3091"/>
        <w:bookmarkEnd w:id="3092"/>
        <w:bookmarkEnd w:id="3093"/>
        <w:bookmarkEnd w:id="3094"/>
        <w:bookmarkEnd w:id="3095"/>
        <w:bookmarkEnd w:id="3096"/>
        <w:bookmarkEnd w:id="3097"/>
      </w:del>
    </w:p>
    <w:p w14:paraId="6909499D" w14:textId="11ED36A4" w:rsidR="00ED57CB" w:rsidRPr="00EC76D5" w:rsidRDefault="00ED57CB" w:rsidP="006A31DF">
      <w:pPr>
        <w:pStyle w:val="Rubrik3"/>
      </w:pPr>
      <w:bookmarkStart w:id="3098" w:name="_Toc481936315"/>
      <w:r w:rsidRPr="00EC76D5">
        <w:t>Struct and Union Types</w:t>
      </w:r>
      <w:bookmarkEnd w:id="3098"/>
    </w:p>
    <w:p w14:paraId="55CE13D0" w14:textId="4CF35F5F" w:rsidR="008B1607" w:rsidRPr="00EC76D5" w:rsidRDefault="009D0975" w:rsidP="00EB1856">
      <w:r w:rsidRPr="00EC76D5">
        <w:t>A struct and union t</w:t>
      </w:r>
      <w:r w:rsidR="00EB1856" w:rsidRPr="00EC76D5">
        <w:t xml:space="preserve">akes a list of symbols and an indication </w:t>
      </w:r>
      <w:r w:rsidR="00AD0C4E" w:rsidRPr="00EC76D5">
        <w:t>whether</w:t>
      </w:r>
      <w:r w:rsidR="00D451DE" w:rsidRPr="00EC76D5">
        <w:t xml:space="preserve"> the struct or union is</w:t>
      </w:r>
      <w:r w:rsidR="00EB1856" w:rsidRPr="00EC76D5">
        <w:t xml:space="preserve"> </w:t>
      </w:r>
      <w:r w:rsidR="00EB1856" w:rsidRPr="00EC76D5">
        <w:rPr>
          <w:rStyle w:val="CodeInText0"/>
        </w:rPr>
        <w:t>tagged</w:t>
      </w:r>
      <w:r w:rsidR="00EB1856" w:rsidRPr="00EC76D5">
        <w:t>.</w:t>
      </w:r>
      <w:r w:rsidR="00A805C2" w:rsidRPr="00EC76D5">
        <w:t xml:space="preserve"> A struct or union is tagged it is </w:t>
      </w:r>
      <w:r w:rsidR="00F423BA" w:rsidRPr="00EC76D5">
        <w:t xml:space="preserve">given </w:t>
      </w:r>
      <w:r w:rsidR="007D1431" w:rsidRPr="00EC76D5">
        <w:t>a name:</w:t>
      </w:r>
    </w:p>
    <w:tbl>
      <w:tblPr>
        <w:tblStyle w:val="Tabellrutnt"/>
        <w:tblW w:w="0" w:type="auto"/>
        <w:tblLook w:val="04A0" w:firstRow="1" w:lastRow="0" w:firstColumn="1" w:lastColumn="0" w:noHBand="0" w:noVBand="1"/>
      </w:tblPr>
      <w:tblGrid>
        <w:gridCol w:w="4675"/>
        <w:gridCol w:w="4675"/>
      </w:tblGrid>
      <w:tr w:rsidR="008B1607" w:rsidRPr="00EC76D5" w14:paraId="08153970" w14:textId="77777777" w:rsidTr="00E4569A">
        <w:tc>
          <w:tcPr>
            <w:tcW w:w="4675" w:type="dxa"/>
            <w:tcBorders>
              <w:top w:val="nil"/>
              <w:left w:val="nil"/>
              <w:bottom w:val="nil"/>
              <w:right w:val="nil"/>
            </w:tcBorders>
          </w:tcPr>
          <w:p w14:paraId="3C2510D6" w14:textId="77777777" w:rsidR="008B1607" w:rsidRPr="00EC76D5" w:rsidRDefault="008B1607" w:rsidP="008F73FE">
            <w:pPr>
              <w:pStyle w:val="Code"/>
            </w:pPr>
            <w:r w:rsidRPr="00EC76D5">
              <w:t xml:space="preserve">struct </w:t>
            </w:r>
            <w:r w:rsidR="00376FA0" w:rsidRPr="00EC76D5">
              <w:t>{</w:t>
            </w:r>
          </w:p>
          <w:p w14:paraId="53CF7D8B" w14:textId="77777777" w:rsidR="00376FA0" w:rsidRPr="00EC76D5" w:rsidRDefault="00376FA0" w:rsidP="008F73FE">
            <w:pPr>
              <w:pStyle w:val="Code"/>
            </w:pPr>
            <w:r w:rsidRPr="00EC76D5">
              <w:t xml:space="preserve">  int a, b;</w:t>
            </w:r>
          </w:p>
          <w:p w14:paraId="1CF1E7F7" w14:textId="36B80BC7" w:rsidR="00376FA0" w:rsidRPr="00EC76D5" w:rsidRDefault="00376FA0" w:rsidP="008F73FE">
            <w:pPr>
              <w:pStyle w:val="Code"/>
            </w:pPr>
            <w:r w:rsidRPr="00EC76D5">
              <w:t>};</w:t>
            </w:r>
          </w:p>
        </w:tc>
        <w:tc>
          <w:tcPr>
            <w:tcW w:w="4675" w:type="dxa"/>
            <w:tcBorders>
              <w:top w:val="nil"/>
              <w:left w:val="nil"/>
              <w:bottom w:val="nil"/>
              <w:right w:val="nil"/>
            </w:tcBorders>
          </w:tcPr>
          <w:p w14:paraId="3C62E4ED" w14:textId="571E7A80" w:rsidR="008F73FE" w:rsidRPr="00EC76D5" w:rsidRDefault="008F73FE" w:rsidP="008F73FE">
            <w:pPr>
              <w:pStyle w:val="Code"/>
            </w:pPr>
            <w:r w:rsidRPr="00EC76D5">
              <w:t xml:space="preserve">struct </w:t>
            </w:r>
            <w:r w:rsidR="00AD2295" w:rsidRPr="00EC76D5">
              <w:t xml:space="preserve">s </w:t>
            </w:r>
            <w:r w:rsidRPr="00EC76D5">
              <w:t>{</w:t>
            </w:r>
          </w:p>
          <w:p w14:paraId="38F51A09" w14:textId="77777777" w:rsidR="008F73FE" w:rsidRPr="00EC76D5" w:rsidRDefault="008F73FE" w:rsidP="008F73FE">
            <w:pPr>
              <w:pStyle w:val="Code"/>
            </w:pPr>
            <w:r w:rsidRPr="00EC76D5">
              <w:t xml:space="preserve">  int a, b;</w:t>
            </w:r>
          </w:p>
          <w:p w14:paraId="075CA43C" w14:textId="2DF49F1E" w:rsidR="008B1607" w:rsidRPr="00EC76D5" w:rsidRDefault="008F73FE" w:rsidP="008F73FE">
            <w:pPr>
              <w:pStyle w:val="Code"/>
            </w:pPr>
            <w:r w:rsidRPr="00EC76D5">
              <w:t>};</w:t>
            </w:r>
          </w:p>
        </w:tc>
      </w:tr>
      <w:tr w:rsidR="008B1607" w:rsidRPr="00EC76D5" w14:paraId="744EC5ED" w14:textId="77777777" w:rsidTr="00E4569A">
        <w:tc>
          <w:tcPr>
            <w:tcW w:w="4675" w:type="dxa"/>
            <w:tcBorders>
              <w:top w:val="nil"/>
              <w:left w:val="nil"/>
              <w:bottom w:val="nil"/>
              <w:right w:val="nil"/>
            </w:tcBorders>
          </w:tcPr>
          <w:p w14:paraId="31493489" w14:textId="487D4A70" w:rsidR="008B1607" w:rsidRPr="00EC76D5" w:rsidRDefault="008F73FE" w:rsidP="00EB1856">
            <w:r w:rsidRPr="00EC76D5">
              <w:t xml:space="preserve">(a) An untagged </w:t>
            </w:r>
            <w:r w:rsidR="00FE1B5D" w:rsidRPr="00EC76D5">
              <w:t>struct</w:t>
            </w:r>
          </w:p>
        </w:tc>
        <w:tc>
          <w:tcPr>
            <w:tcW w:w="4675" w:type="dxa"/>
            <w:tcBorders>
              <w:top w:val="nil"/>
              <w:left w:val="nil"/>
              <w:bottom w:val="nil"/>
              <w:right w:val="nil"/>
            </w:tcBorders>
          </w:tcPr>
          <w:p w14:paraId="6071441C" w14:textId="797C5186" w:rsidR="008B1607" w:rsidRPr="00EC76D5" w:rsidRDefault="008F73FE" w:rsidP="00EB1856">
            <w:r w:rsidRPr="00EC76D5">
              <w:t>(b) A struct tagged with the name “s”</w:t>
            </w:r>
          </w:p>
        </w:tc>
      </w:tr>
    </w:tbl>
    <w:p w14:paraId="5001986A" w14:textId="3C24EC76" w:rsidR="007D1431" w:rsidRPr="00EC76D5" w:rsidRDefault="007D1431" w:rsidP="007D1431">
      <w:r w:rsidRPr="00EC76D5">
        <w:t xml:space="preserve">The only reason for including the </w:t>
      </w:r>
      <w:r w:rsidRPr="00EC76D5">
        <w:rPr>
          <w:rStyle w:val="CodeInText0"/>
        </w:rPr>
        <w:t>m_hasTag</w:t>
      </w:r>
      <w:r w:rsidRPr="00EC76D5">
        <w:t xml:space="preserve"> field is that </w:t>
      </w:r>
      <w:r w:rsidR="000B05FB" w:rsidRPr="00EC76D5">
        <w:t>an untagged struct or union with no defined variables shall raise a warning, since it is a meaningless</w:t>
      </w:r>
      <w:r w:rsidR="008D4686" w:rsidRPr="00EC76D5">
        <w:t xml:space="preserve"> declaration:</w:t>
      </w:r>
    </w:p>
    <w:p w14:paraId="416E327D" w14:textId="77777777" w:rsidR="003A6B90" w:rsidRPr="00EC76D5" w:rsidRDefault="003A6B90" w:rsidP="00C15BA3">
      <w:pPr>
        <w:pStyle w:val="Code"/>
      </w:pPr>
    </w:p>
    <w:p w14:paraId="2BF4E4C1" w14:textId="77777777" w:rsidR="003A6B90" w:rsidRPr="00EC76D5" w:rsidRDefault="003A6B90" w:rsidP="00C15BA3">
      <w:pPr>
        <w:pStyle w:val="Code"/>
      </w:pPr>
    </w:p>
    <w:p w14:paraId="68E4507E" w14:textId="3B93B0DD" w:rsidR="00C15BA3" w:rsidRPr="00EC76D5" w:rsidRDefault="00C15BA3" w:rsidP="00C15BA3">
      <w:pPr>
        <w:pStyle w:val="Code"/>
      </w:pPr>
      <w:r w:rsidRPr="00EC76D5">
        <w:t>struct s {int i;}; // Meaningful</w:t>
      </w:r>
      <w:r w:rsidR="00D6433F" w:rsidRPr="00EC76D5">
        <w:t>, s can later be used to define variables.</w:t>
      </w:r>
    </w:p>
    <w:p w14:paraId="01CD2004" w14:textId="22974A09" w:rsidR="00C530AB" w:rsidRPr="00EC76D5" w:rsidRDefault="00C530AB" w:rsidP="00C530AB">
      <w:pPr>
        <w:pStyle w:val="Code"/>
      </w:pPr>
      <w:r w:rsidRPr="00EC76D5">
        <w:t>struct {int i;} t; // Meaningful, t is a defined variable.</w:t>
      </w:r>
    </w:p>
    <w:p w14:paraId="48103D11" w14:textId="493BBECC" w:rsidR="00C15BA3" w:rsidRPr="00EC76D5" w:rsidRDefault="00C15BA3" w:rsidP="00C15BA3">
      <w:pPr>
        <w:pStyle w:val="Code"/>
      </w:pPr>
      <w:r w:rsidRPr="00EC76D5">
        <w:t>struct {int i;};   // Meaningless</w:t>
      </w:r>
      <w:r w:rsidR="001F038C" w:rsidRPr="00EC76D5">
        <w:t xml:space="preserve">, </w:t>
      </w:r>
      <w:r w:rsidR="003A6B90" w:rsidRPr="00EC76D5">
        <w:t>shall raise a warning.</w:t>
      </w:r>
    </w:p>
    <w:p w14:paraId="2C88FDDC" w14:textId="4BDF4908" w:rsidR="009E5C9B" w:rsidRPr="00EC76D5" w:rsidRDefault="009E5C9B" w:rsidP="009E5C9B">
      <w:pPr>
        <w:pStyle w:val="CodeHeader"/>
        <w:rPr>
          <w:ins w:id="3099" w:author="Stefan Bjornander" w:date="2015-04-25T16:01:00Z"/>
        </w:rPr>
      </w:pPr>
      <w:r w:rsidRPr="00EC76D5">
        <w:t>Type.java</w:t>
      </w:r>
    </w:p>
    <w:p w14:paraId="23977924" w14:textId="77777777" w:rsidR="006B3DB7" w:rsidRPr="00EC76D5" w:rsidRDefault="006B3DB7" w:rsidP="006B3DB7">
      <w:pPr>
        <w:pStyle w:val="Code"/>
      </w:pPr>
      <w:r w:rsidRPr="00EC76D5">
        <w:t xml:space="preserve">  private boolean m_hasTag;</w:t>
      </w:r>
    </w:p>
    <w:p w14:paraId="050F1547" w14:textId="77777777" w:rsidR="006B3DB7" w:rsidRPr="00EC76D5" w:rsidRDefault="006B3DB7" w:rsidP="006B3DB7">
      <w:pPr>
        <w:pStyle w:val="Code"/>
      </w:pPr>
      <w:r w:rsidRPr="00EC76D5">
        <w:t xml:space="preserve">  private Map&lt;String,Symbol&gt; m_memberMap;</w:t>
      </w:r>
    </w:p>
    <w:p w14:paraId="2EAFE4F0" w14:textId="77777777" w:rsidR="006B3DB7" w:rsidRPr="00EC76D5" w:rsidRDefault="006B3DB7" w:rsidP="006B3DB7">
      <w:pPr>
        <w:pStyle w:val="Code"/>
      </w:pPr>
    </w:p>
    <w:p w14:paraId="2CEEA21B" w14:textId="77777777" w:rsidR="006B3DB7" w:rsidRPr="00EC76D5" w:rsidRDefault="006B3DB7" w:rsidP="006B3DB7">
      <w:pPr>
        <w:pStyle w:val="Code"/>
      </w:pPr>
      <w:r w:rsidRPr="00EC76D5">
        <w:t xml:space="preserve">  public static Type createStructOrUnionType(Sort sort,</w:t>
      </w:r>
    </w:p>
    <w:p w14:paraId="59CDB442" w14:textId="7A136888" w:rsidR="006B3DB7" w:rsidRPr="00EC76D5" w:rsidRDefault="00906F6E" w:rsidP="006B3DB7">
      <w:pPr>
        <w:pStyle w:val="Code"/>
      </w:pPr>
      <w:r w:rsidRPr="00EC76D5">
        <w:t xml:space="preserve"> </w:t>
      </w:r>
      <w:r w:rsidR="006B3DB7" w:rsidRPr="00EC76D5">
        <w:t xml:space="preserve">                          Map&lt;String,Symbol&gt; symbolMap, boolean hasTag)</w:t>
      </w:r>
      <w:r w:rsidRPr="00EC76D5">
        <w:t xml:space="preserve"> </w:t>
      </w:r>
      <w:r w:rsidR="006B3DB7" w:rsidRPr="00EC76D5">
        <w:t>{</w:t>
      </w:r>
    </w:p>
    <w:p w14:paraId="438928A2" w14:textId="77777777" w:rsidR="006B3DB7" w:rsidRPr="00EC76D5" w:rsidRDefault="006B3DB7" w:rsidP="006B3DB7">
      <w:pPr>
        <w:pStyle w:val="Code"/>
      </w:pPr>
      <w:r w:rsidRPr="00EC76D5">
        <w:t xml:space="preserve">    Type type = new Type();</w:t>
      </w:r>
    </w:p>
    <w:p w14:paraId="7FE8B4D3" w14:textId="77777777" w:rsidR="006B3DB7" w:rsidRPr="00EC76D5" w:rsidRDefault="006B3DB7" w:rsidP="006B3DB7">
      <w:pPr>
        <w:pStyle w:val="Code"/>
      </w:pPr>
      <w:r w:rsidRPr="00EC76D5">
        <w:t xml:space="preserve">    type.m_sort = sort;</w:t>
      </w:r>
    </w:p>
    <w:p w14:paraId="1D6E0B06" w14:textId="77777777" w:rsidR="006B3DB7" w:rsidRPr="00EC76D5" w:rsidRDefault="006B3DB7" w:rsidP="006B3DB7">
      <w:pPr>
        <w:pStyle w:val="Code"/>
      </w:pPr>
      <w:r w:rsidRPr="00EC76D5">
        <w:t xml:space="preserve">    type.m_hasTag = hasTag;</w:t>
      </w:r>
    </w:p>
    <w:p w14:paraId="21A9AF23" w14:textId="77777777" w:rsidR="006B3DB7" w:rsidRPr="00EC76D5" w:rsidRDefault="006B3DB7" w:rsidP="006B3DB7">
      <w:pPr>
        <w:pStyle w:val="Code"/>
      </w:pPr>
      <w:r w:rsidRPr="00EC76D5">
        <w:t xml:space="preserve">    type.m_memberMap = symbolMap;</w:t>
      </w:r>
    </w:p>
    <w:p w14:paraId="05B08FE9" w14:textId="77777777" w:rsidR="006B3DB7" w:rsidRPr="00EC76D5" w:rsidRDefault="006B3DB7" w:rsidP="006B3DB7">
      <w:pPr>
        <w:pStyle w:val="Code"/>
      </w:pPr>
      <w:r w:rsidRPr="00EC76D5">
        <w:t xml:space="preserve">    return type;</w:t>
      </w:r>
    </w:p>
    <w:p w14:paraId="618D87FA" w14:textId="77777777" w:rsidR="006B3DB7" w:rsidRPr="00EC76D5" w:rsidRDefault="006B3DB7" w:rsidP="006B3DB7">
      <w:pPr>
        <w:pStyle w:val="Code"/>
      </w:pPr>
      <w:r w:rsidRPr="00EC76D5">
        <w:t xml:space="preserve">  }</w:t>
      </w:r>
    </w:p>
    <w:p w14:paraId="0DA673B7" w14:textId="77777777" w:rsidR="006B3DB7" w:rsidRPr="00EC76D5" w:rsidRDefault="006B3DB7" w:rsidP="006B3DB7">
      <w:pPr>
        <w:pStyle w:val="Code"/>
      </w:pPr>
    </w:p>
    <w:p w14:paraId="45B1EA8E" w14:textId="77777777" w:rsidR="006B3DB7" w:rsidRPr="00EC76D5" w:rsidRDefault="006B3DB7" w:rsidP="006B3DB7">
      <w:pPr>
        <w:pStyle w:val="Code"/>
      </w:pPr>
      <w:r w:rsidRPr="00EC76D5">
        <w:t xml:space="preserve">  public boolean hasTag() {</w:t>
      </w:r>
    </w:p>
    <w:p w14:paraId="55801078" w14:textId="77777777" w:rsidR="006B3DB7" w:rsidRPr="00EC76D5" w:rsidRDefault="006B3DB7" w:rsidP="006B3DB7">
      <w:pPr>
        <w:pStyle w:val="Code"/>
      </w:pPr>
      <w:r w:rsidRPr="00EC76D5">
        <w:t xml:space="preserve">    return m_hasTag;</w:t>
      </w:r>
    </w:p>
    <w:p w14:paraId="2D049EFE" w14:textId="77777777" w:rsidR="006B3DB7" w:rsidRPr="00EC76D5" w:rsidRDefault="006B3DB7" w:rsidP="006B3DB7">
      <w:pPr>
        <w:pStyle w:val="Code"/>
      </w:pPr>
      <w:r w:rsidRPr="00EC76D5">
        <w:t xml:space="preserve">  }</w:t>
      </w:r>
    </w:p>
    <w:p w14:paraId="2554301F" w14:textId="77777777" w:rsidR="006B3DB7" w:rsidRPr="00EC76D5" w:rsidRDefault="006B3DB7" w:rsidP="006B3DB7">
      <w:pPr>
        <w:pStyle w:val="Code"/>
      </w:pPr>
    </w:p>
    <w:p w14:paraId="29C6D16E" w14:textId="77777777" w:rsidR="006B3DB7" w:rsidRPr="00EC76D5" w:rsidRDefault="006B3DB7" w:rsidP="006B3DB7">
      <w:pPr>
        <w:pStyle w:val="Code"/>
      </w:pPr>
      <w:r w:rsidRPr="00EC76D5">
        <w:t xml:space="preserve">  public Symbol lookupMember(String name) {</w:t>
      </w:r>
    </w:p>
    <w:p w14:paraId="4B5D3D54" w14:textId="77777777" w:rsidR="006B3DB7" w:rsidRPr="00EC76D5" w:rsidRDefault="006B3DB7" w:rsidP="006B3DB7">
      <w:pPr>
        <w:pStyle w:val="Code"/>
      </w:pPr>
      <w:r w:rsidRPr="00EC76D5">
        <w:t xml:space="preserve">    return m_memberMap.get(name);</w:t>
      </w:r>
    </w:p>
    <w:p w14:paraId="5306AD96" w14:textId="77777777" w:rsidR="006B3DB7" w:rsidRPr="00EC76D5" w:rsidRDefault="006B3DB7" w:rsidP="006B3DB7">
      <w:pPr>
        <w:pStyle w:val="Code"/>
      </w:pPr>
      <w:r w:rsidRPr="00EC76D5">
        <w:t xml:space="preserve">  }</w:t>
      </w:r>
    </w:p>
    <w:p w14:paraId="423E26D0" w14:textId="77777777" w:rsidR="006B3DB7" w:rsidRPr="00EC76D5" w:rsidRDefault="006B3DB7" w:rsidP="006B3DB7">
      <w:pPr>
        <w:pStyle w:val="Code"/>
      </w:pPr>
    </w:p>
    <w:p w14:paraId="6563D2CD" w14:textId="77777777" w:rsidR="006B3DB7" w:rsidRPr="00EC76D5" w:rsidRDefault="006B3DB7" w:rsidP="006B3DB7">
      <w:pPr>
        <w:pStyle w:val="Code"/>
      </w:pPr>
      <w:r w:rsidRPr="00EC76D5">
        <w:t xml:space="preserve">  public Map&lt;String,Symbol&gt; getMemberMap() {</w:t>
      </w:r>
    </w:p>
    <w:p w14:paraId="419AE920" w14:textId="77777777" w:rsidR="006B3DB7" w:rsidRPr="00EC76D5" w:rsidRDefault="006B3DB7" w:rsidP="006B3DB7">
      <w:pPr>
        <w:pStyle w:val="Code"/>
      </w:pPr>
      <w:r w:rsidRPr="00EC76D5">
        <w:t xml:space="preserve">    return m_memberMap;</w:t>
      </w:r>
    </w:p>
    <w:p w14:paraId="6EEE449E" w14:textId="77777777" w:rsidR="006B3DB7" w:rsidRPr="00EC76D5" w:rsidRDefault="006B3DB7" w:rsidP="006B3DB7">
      <w:pPr>
        <w:pStyle w:val="Code"/>
      </w:pPr>
      <w:r w:rsidRPr="00EC76D5">
        <w:t xml:space="preserve">  }</w:t>
      </w:r>
    </w:p>
    <w:p w14:paraId="45CB52FD" w14:textId="77777777" w:rsidR="006B3DB7" w:rsidRPr="00EC76D5" w:rsidRDefault="006B3DB7" w:rsidP="006B3DB7">
      <w:pPr>
        <w:pStyle w:val="Code"/>
      </w:pPr>
    </w:p>
    <w:p w14:paraId="243B9BD6" w14:textId="77777777" w:rsidR="006B3DB7" w:rsidRPr="00EC76D5" w:rsidRDefault="006B3DB7" w:rsidP="006B3DB7">
      <w:pPr>
        <w:pStyle w:val="Code"/>
      </w:pPr>
      <w:r w:rsidRPr="00EC76D5">
        <w:t xml:space="preserve">  public void setMemberMap(Map&lt;String,Symbol&gt; memberMap) {</w:t>
      </w:r>
    </w:p>
    <w:p w14:paraId="1DD6381C" w14:textId="77777777" w:rsidR="006B3DB7" w:rsidRPr="00EC76D5" w:rsidRDefault="006B3DB7" w:rsidP="006B3DB7">
      <w:pPr>
        <w:pStyle w:val="Code"/>
      </w:pPr>
      <w:r w:rsidRPr="00EC76D5">
        <w:t xml:space="preserve">    m_memberMap = memberMap;</w:t>
      </w:r>
    </w:p>
    <w:p w14:paraId="7CFDE5ED" w14:textId="3E335C12" w:rsidR="000610D0" w:rsidRPr="00EC76D5" w:rsidRDefault="006B3DB7">
      <w:pPr>
        <w:pStyle w:val="Code"/>
        <w:pPrChange w:id="3100" w:author="Stefan Bjornander" w:date="2015-04-25T16:02:00Z">
          <w:pPr>
            <w:pStyle w:val="CodeHeader"/>
          </w:pPr>
        </w:pPrChange>
      </w:pPr>
      <w:r w:rsidRPr="00EC76D5">
        <w:t xml:space="preserve">  }</w:t>
      </w:r>
    </w:p>
    <w:p w14:paraId="336AA20B" w14:textId="6D8F58A3" w:rsidR="00397B2B" w:rsidRPr="00EC76D5" w:rsidDel="00692937" w:rsidRDefault="00CB450B" w:rsidP="00EC426F">
      <w:pPr>
        <w:pStyle w:val="Code"/>
        <w:rPr>
          <w:del w:id="3101" w:author="Stefan Bjornander" w:date="2015-04-25T11:08:00Z"/>
        </w:rPr>
      </w:pPr>
      <w:bookmarkStart w:id="3102" w:name="_Toc481936316"/>
      <w:ins w:id="3103" w:author="Stefan Bjornander" w:date="2015-04-25T16:04:00Z">
        <w:r w:rsidRPr="00EC76D5">
          <w:t>Type</w:t>
        </w:r>
        <w:bookmarkEnd w:id="3102"/>
        <w:r w:rsidRPr="00EC76D5">
          <w:t xml:space="preserve"> </w:t>
        </w:r>
      </w:ins>
      <w:del w:id="3104" w:author="Stefan Bjornander" w:date="2015-04-25T11:08:00Z">
        <w:r w:rsidR="00397B2B" w:rsidRPr="00EC76D5" w:rsidDel="00692937">
          <w:delText xml:space="preserve">  private boolean m_hasTag;</w:delText>
        </w:r>
      </w:del>
    </w:p>
    <w:p w14:paraId="1CD75E09" w14:textId="77777777" w:rsidR="00397B2B" w:rsidRPr="00EC76D5" w:rsidDel="000610D0" w:rsidRDefault="00397B2B" w:rsidP="00EC426F">
      <w:pPr>
        <w:pStyle w:val="Code"/>
        <w:rPr>
          <w:del w:id="3105" w:author="Stefan Bjornander" w:date="2015-04-25T16:01:00Z"/>
        </w:rPr>
      </w:pPr>
      <w:del w:id="3106" w:author="Stefan Bjornander" w:date="2015-04-25T16:01:00Z">
        <w:r w:rsidRPr="00EC76D5" w:rsidDel="000610D0">
          <w:delText xml:space="preserve">  private List&lt;Symb&gt; </w:delText>
        </w:r>
      </w:del>
      <w:del w:id="3107" w:author="Stefan Bjornander" w:date="2015-04-25T11:36:00Z">
        <w:r w:rsidRPr="00EC76D5" w:rsidDel="00EF4076">
          <w:delText>m_symbolList</w:delText>
        </w:r>
      </w:del>
      <w:del w:id="3108" w:author="Stefan Bjornander" w:date="2015-04-25T16:01:00Z">
        <w:r w:rsidRPr="00EC76D5" w:rsidDel="000610D0">
          <w:delText>;</w:delText>
        </w:r>
        <w:bookmarkStart w:id="3109" w:name="_Toc417811885"/>
        <w:bookmarkStart w:id="3110" w:name="_Toc417853505"/>
        <w:bookmarkStart w:id="3111" w:name="_Toc418022183"/>
        <w:bookmarkStart w:id="3112" w:name="_Toc418191565"/>
        <w:bookmarkStart w:id="3113" w:name="_Toc418192034"/>
        <w:bookmarkStart w:id="3114" w:name="_Toc418263269"/>
        <w:bookmarkStart w:id="3115" w:name="_Toc418263736"/>
        <w:bookmarkStart w:id="3116" w:name="_Toc418356916"/>
        <w:bookmarkStart w:id="3117" w:name="_Toc418360279"/>
        <w:bookmarkStart w:id="3118" w:name="_Toc418434964"/>
        <w:bookmarkStart w:id="3119" w:name="_Toc419660131"/>
        <w:bookmarkStart w:id="3120" w:name="_Toc419660594"/>
        <w:bookmarkStart w:id="3121" w:name="_Toc420134063"/>
        <w:bookmarkStart w:id="3122" w:name="_Toc420134525"/>
        <w:bookmarkStart w:id="3123" w:name="_Toc420166283"/>
        <w:bookmarkStart w:id="3124" w:name="_Toc420167053"/>
        <w:bookmarkStart w:id="3125" w:name="_Toc420302210"/>
        <w:bookmarkStart w:id="3126" w:name="_Toc420302677"/>
        <w:bookmarkStart w:id="3127" w:name="_Toc420438511"/>
        <w:bookmarkStart w:id="3128" w:name="_Toc420795949"/>
        <w:bookmarkStart w:id="3129" w:name="_Toc420874217"/>
        <w:bookmarkStart w:id="3130" w:name="_Toc420874682"/>
        <w:bookmarkStart w:id="3131" w:name="_Toc420874424"/>
        <w:bookmarkStart w:id="3132" w:name="_Toc421046512"/>
        <w:bookmarkStart w:id="3133" w:name="_Toc421046983"/>
        <w:bookmarkStart w:id="3134" w:name="_Toc477259063"/>
        <w:bookmarkStart w:id="3135" w:name="_Toc479633161"/>
        <w:bookmarkStart w:id="3136" w:name="_Toc481936317"/>
        <w:bookmarkEnd w:id="3109"/>
        <w:bookmarkEnd w:id="3110"/>
        <w:bookmarkEnd w:id="3111"/>
        <w:bookmarkEnd w:id="3112"/>
        <w:bookmarkEnd w:id="3113"/>
        <w:bookmarkEnd w:id="3114"/>
        <w:bookmarkEnd w:id="3115"/>
        <w:bookmarkEnd w:id="3116"/>
        <w:bookmarkEnd w:id="3117"/>
        <w:bookmarkEnd w:id="3118"/>
        <w:bookmarkEnd w:id="3119"/>
        <w:bookmarkEnd w:id="3120"/>
        <w:bookmarkEnd w:id="3121"/>
        <w:bookmarkEnd w:id="3122"/>
        <w:bookmarkEnd w:id="3123"/>
        <w:bookmarkEnd w:id="3124"/>
        <w:bookmarkEnd w:id="3125"/>
        <w:bookmarkEnd w:id="3126"/>
        <w:bookmarkEnd w:id="3127"/>
        <w:bookmarkEnd w:id="3128"/>
        <w:bookmarkEnd w:id="3129"/>
        <w:bookmarkEnd w:id="3130"/>
        <w:bookmarkEnd w:id="3131"/>
        <w:bookmarkEnd w:id="3132"/>
        <w:bookmarkEnd w:id="3133"/>
        <w:bookmarkEnd w:id="3134"/>
        <w:bookmarkEnd w:id="3135"/>
        <w:bookmarkEnd w:id="3136"/>
      </w:del>
    </w:p>
    <w:p w14:paraId="0D3F312D" w14:textId="77777777" w:rsidR="00397B2B" w:rsidRPr="00EC76D5" w:rsidDel="000610D0" w:rsidRDefault="00397B2B" w:rsidP="00EC426F">
      <w:pPr>
        <w:pStyle w:val="Code"/>
        <w:rPr>
          <w:del w:id="3137" w:author="Stefan Bjornander" w:date="2015-04-25T16:01:00Z"/>
        </w:rPr>
      </w:pPr>
      <w:bookmarkStart w:id="3138" w:name="_Toc417811886"/>
      <w:bookmarkStart w:id="3139" w:name="_Toc417853506"/>
      <w:bookmarkStart w:id="3140" w:name="_Toc418022184"/>
      <w:bookmarkStart w:id="3141" w:name="_Toc418191566"/>
      <w:bookmarkStart w:id="3142" w:name="_Toc418192035"/>
      <w:bookmarkStart w:id="3143" w:name="_Toc418263270"/>
      <w:bookmarkStart w:id="3144" w:name="_Toc418263737"/>
      <w:bookmarkStart w:id="3145" w:name="_Toc418356917"/>
      <w:bookmarkStart w:id="3146" w:name="_Toc418360280"/>
      <w:bookmarkStart w:id="3147" w:name="_Toc418434965"/>
      <w:bookmarkStart w:id="3148" w:name="_Toc419660132"/>
      <w:bookmarkStart w:id="3149" w:name="_Toc419660595"/>
      <w:bookmarkStart w:id="3150" w:name="_Toc420134064"/>
      <w:bookmarkStart w:id="3151" w:name="_Toc420134526"/>
      <w:bookmarkStart w:id="3152" w:name="_Toc420166284"/>
      <w:bookmarkStart w:id="3153" w:name="_Toc420167054"/>
      <w:bookmarkStart w:id="3154" w:name="_Toc420302211"/>
      <w:bookmarkStart w:id="3155" w:name="_Toc420302678"/>
      <w:bookmarkStart w:id="3156" w:name="_Toc420438512"/>
      <w:bookmarkStart w:id="3157" w:name="_Toc420795950"/>
      <w:bookmarkStart w:id="3158" w:name="_Toc420874218"/>
      <w:bookmarkStart w:id="3159" w:name="_Toc420874683"/>
      <w:bookmarkStart w:id="3160" w:name="_Toc420874425"/>
      <w:bookmarkStart w:id="3161" w:name="_Toc421046513"/>
      <w:bookmarkStart w:id="3162" w:name="_Toc421046984"/>
      <w:bookmarkStart w:id="3163" w:name="_Toc477259064"/>
      <w:bookmarkStart w:id="3164" w:name="_Toc479633162"/>
      <w:bookmarkStart w:id="3165" w:name="_Toc481936318"/>
      <w:bookmarkEnd w:id="3138"/>
      <w:bookmarkEnd w:id="3139"/>
      <w:bookmarkEnd w:id="3140"/>
      <w:bookmarkEnd w:id="3141"/>
      <w:bookmarkEnd w:id="3142"/>
      <w:bookmarkEnd w:id="3143"/>
      <w:bookmarkEnd w:id="3144"/>
      <w:bookmarkEnd w:id="3145"/>
      <w:bookmarkEnd w:id="3146"/>
      <w:bookmarkEnd w:id="3147"/>
      <w:bookmarkEnd w:id="3148"/>
      <w:bookmarkEnd w:id="3149"/>
      <w:bookmarkEnd w:id="3150"/>
      <w:bookmarkEnd w:id="3151"/>
      <w:bookmarkEnd w:id="3152"/>
      <w:bookmarkEnd w:id="3153"/>
      <w:bookmarkEnd w:id="3154"/>
      <w:bookmarkEnd w:id="3155"/>
      <w:bookmarkEnd w:id="3156"/>
      <w:bookmarkEnd w:id="3157"/>
      <w:bookmarkEnd w:id="3158"/>
      <w:bookmarkEnd w:id="3159"/>
      <w:bookmarkEnd w:id="3160"/>
      <w:bookmarkEnd w:id="3161"/>
      <w:bookmarkEnd w:id="3162"/>
      <w:bookmarkEnd w:id="3163"/>
      <w:bookmarkEnd w:id="3164"/>
      <w:bookmarkEnd w:id="3165"/>
    </w:p>
    <w:p w14:paraId="4C4E3DC6" w14:textId="77777777" w:rsidR="00397B2B" w:rsidRPr="00EC76D5" w:rsidDel="000610D0" w:rsidRDefault="00397B2B" w:rsidP="00EC426F">
      <w:pPr>
        <w:pStyle w:val="Code"/>
        <w:rPr>
          <w:del w:id="3166" w:author="Stefan Bjornander" w:date="2015-04-25T16:01:00Z"/>
        </w:rPr>
      </w:pPr>
      <w:del w:id="3167" w:author="Stefan Bjornander" w:date="2015-04-25T16:01:00Z">
        <w:r w:rsidRPr="00EC76D5" w:rsidDel="000610D0">
          <w:delText xml:space="preserve">  public static Type createStructType(List&lt;Symb&gt; symbolList, boolean hasTag)</w:delText>
        </w:r>
      </w:del>
      <w:del w:id="3168" w:author="Stefan Bjornander" w:date="2015-04-25T11:05:00Z">
        <w:r w:rsidRPr="00EC76D5" w:rsidDel="00F13161">
          <w:delText xml:space="preserve"> </w:delText>
        </w:r>
      </w:del>
      <w:del w:id="3169" w:author="Stefan Bjornander" w:date="2015-04-25T16:01:00Z">
        <w:r w:rsidRPr="00EC76D5" w:rsidDel="000610D0">
          <w:delText>{</w:delText>
        </w:r>
        <w:bookmarkStart w:id="3170" w:name="_Toc417811887"/>
        <w:bookmarkStart w:id="3171" w:name="_Toc417853507"/>
        <w:bookmarkStart w:id="3172" w:name="_Toc418022185"/>
        <w:bookmarkStart w:id="3173" w:name="_Toc418191567"/>
        <w:bookmarkStart w:id="3174" w:name="_Toc418192036"/>
        <w:bookmarkStart w:id="3175" w:name="_Toc418263271"/>
        <w:bookmarkStart w:id="3176" w:name="_Toc418263738"/>
        <w:bookmarkStart w:id="3177" w:name="_Toc418356918"/>
        <w:bookmarkStart w:id="3178" w:name="_Toc418360281"/>
        <w:bookmarkStart w:id="3179" w:name="_Toc418434966"/>
        <w:bookmarkStart w:id="3180" w:name="_Toc419660133"/>
        <w:bookmarkStart w:id="3181" w:name="_Toc419660596"/>
        <w:bookmarkStart w:id="3182" w:name="_Toc420134065"/>
        <w:bookmarkStart w:id="3183" w:name="_Toc420134527"/>
        <w:bookmarkStart w:id="3184" w:name="_Toc420166285"/>
        <w:bookmarkStart w:id="3185" w:name="_Toc420167055"/>
        <w:bookmarkStart w:id="3186" w:name="_Toc420302212"/>
        <w:bookmarkStart w:id="3187" w:name="_Toc420302679"/>
        <w:bookmarkStart w:id="3188" w:name="_Toc420438513"/>
        <w:bookmarkStart w:id="3189" w:name="_Toc420795951"/>
        <w:bookmarkStart w:id="3190" w:name="_Toc420874219"/>
        <w:bookmarkStart w:id="3191" w:name="_Toc420874684"/>
        <w:bookmarkStart w:id="3192" w:name="_Toc420874426"/>
        <w:bookmarkStart w:id="3193" w:name="_Toc421046514"/>
        <w:bookmarkStart w:id="3194" w:name="_Toc421046985"/>
        <w:bookmarkStart w:id="3195" w:name="_Toc477259065"/>
        <w:bookmarkStart w:id="3196" w:name="_Toc479633163"/>
        <w:bookmarkStart w:id="3197" w:name="_Toc481936319"/>
        <w:bookmarkEnd w:id="3170"/>
        <w:bookmarkEnd w:id="3171"/>
        <w:bookmarkEnd w:id="3172"/>
        <w:bookmarkEnd w:id="3173"/>
        <w:bookmarkEnd w:id="3174"/>
        <w:bookmarkEnd w:id="3175"/>
        <w:bookmarkEnd w:id="3176"/>
        <w:bookmarkEnd w:id="3177"/>
        <w:bookmarkEnd w:id="3178"/>
        <w:bookmarkEnd w:id="3179"/>
        <w:bookmarkEnd w:id="3180"/>
        <w:bookmarkEnd w:id="3181"/>
        <w:bookmarkEnd w:id="3182"/>
        <w:bookmarkEnd w:id="3183"/>
        <w:bookmarkEnd w:id="3184"/>
        <w:bookmarkEnd w:id="3185"/>
        <w:bookmarkEnd w:id="3186"/>
        <w:bookmarkEnd w:id="3187"/>
        <w:bookmarkEnd w:id="3188"/>
        <w:bookmarkEnd w:id="3189"/>
        <w:bookmarkEnd w:id="3190"/>
        <w:bookmarkEnd w:id="3191"/>
        <w:bookmarkEnd w:id="3192"/>
        <w:bookmarkEnd w:id="3193"/>
        <w:bookmarkEnd w:id="3194"/>
        <w:bookmarkEnd w:id="3195"/>
        <w:bookmarkEnd w:id="3196"/>
        <w:bookmarkEnd w:id="3197"/>
      </w:del>
    </w:p>
    <w:p w14:paraId="70A4B822" w14:textId="77777777" w:rsidR="00397B2B" w:rsidRPr="00EC76D5" w:rsidDel="000610D0" w:rsidRDefault="00397B2B" w:rsidP="00EC426F">
      <w:pPr>
        <w:pStyle w:val="Code"/>
        <w:rPr>
          <w:del w:id="3198" w:author="Stefan Bjornander" w:date="2015-04-25T16:01:00Z"/>
        </w:rPr>
      </w:pPr>
      <w:del w:id="3199" w:author="Stefan Bjornander" w:date="2015-04-25T16:01:00Z">
        <w:r w:rsidRPr="00EC76D5" w:rsidDel="000610D0">
          <w:delText xml:space="preserve">    Type structType = new Type();</w:delText>
        </w:r>
        <w:bookmarkStart w:id="3200" w:name="_Toc417811888"/>
        <w:bookmarkStart w:id="3201" w:name="_Toc417853508"/>
        <w:bookmarkStart w:id="3202" w:name="_Toc418022186"/>
        <w:bookmarkStart w:id="3203" w:name="_Toc418191568"/>
        <w:bookmarkStart w:id="3204" w:name="_Toc418192037"/>
        <w:bookmarkStart w:id="3205" w:name="_Toc418263272"/>
        <w:bookmarkStart w:id="3206" w:name="_Toc418263739"/>
        <w:bookmarkStart w:id="3207" w:name="_Toc418356919"/>
        <w:bookmarkStart w:id="3208" w:name="_Toc418360282"/>
        <w:bookmarkStart w:id="3209" w:name="_Toc418434967"/>
        <w:bookmarkStart w:id="3210" w:name="_Toc419660134"/>
        <w:bookmarkStart w:id="3211" w:name="_Toc419660597"/>
        <w:bookmarkStart w:id="3212" w:name="_Toc420134066"/>
        <w:bookmarkStart w:id="3213" w:name="_Toc420134528"/>
        <w:bookmarkStart w:id="3214" w:name="_Toc420166286"/>
        <w:bookmarkStart w:id="3215" w:name="_Toc420167056"/>
        <w:bookmarkStart w:id="3216" w:name="_Toc420302213"/>
        <w:bookmarkStart w:id="3217" w:name="_Toc420302680"/>
        <w:bookmarkStart w:id="3218" w:name="_Toc420438514"/>
        <w:bookmarkStart w:id="3219" w:name="_Toc420795952"/>
        <w:bookmarkStart w:id="3220" w:name="_Toc420874220"/>
        <w:bookmarkStart w:id="3221" w:name="_Toc420874685"/>
        <w:bookmarkStart w:id="3222" w:name="_Toc420874427"/>
        <w:bookmarkStart w:id="3223" w:name="_Toc421046515"/>
        <w:bookmarkStart w:id="3224" w:name="_Toc421046986"/>
        <w:bookmarkStart w:id="3225" w:name="_Toc477259066"/>
        <w:bookmarkStart w:id="3226" w:name="_Toc479633164"/>
        <w:bookmarkStart w:id="3227" w:name="_Toc481936320"/>
        <w:bookmarkEnd w:id="3200"/>
        <w:bookmarkEnd w:id="3201"/>
        <w:bookmarkEnd w:id="3202"/>
        <w:bookmarkEnd w:id="3203"/>
        <w:bookmarkEnd w:id="3204"/>
        <w:bookmarkEnd w:id="3205"/>
        <w:bookmarkEnd w:id="3206"/>
        <w:bookmarkEnd w:id="3207"/>
        <w:bookmarkEnd w:id="3208"/>
        <w:bookmarkEnd w:id="3209"/>
        <w:bookmarkEnd w:id="3210"/>
        <w:bookmarkEnd w:id="3211"/>
        <w:bookmarkEnd w:id="3212"/>
        <w:bookmarkEnd w:id="3213"/>
        <w:bookmarkEnd w:id="3214"/>
        <w:bookmarkEnd w:id="3215"/>
        <w:bookmarkEnd w:id="3216"/>
        <w:bookmarkEnd w:id="3217"/>
        <w:bookmarkEnd w:id="3218"/>
        <w:bookmarkEnd w:id="3219"/>
        <w:bookmarkEnd w:id="3220"/>
        <w:bookmarkEnd w:id="3221"/>
        <w:bookmarkEnd w:id="3222"/>
        <w:bookmarkEnd w:id="3223"/>
        <w:bookmarkEnd w:id="3224"/>
        <w:bookmarkEnd w:id="3225"/>
        <w:bookmarkEnd w:id="3226"/>
        <w:bookmarkEnd w:id="3227"/>
      </w:del>
    </w:p>
    <w:p w14:paraId="7A38DD12" w14:textId="77777777" w:rsidR="00397B2B" w:rsidRPr="00EC76D5" w:rsidDel="000610D0" w:rsidRDefault="00397B2B" w:rsidP="00EC426F">
      <w:pPr>
        <w:pStyle w:val="Code"/>
        <w:rPr>
          <w:del w:id="3228" w:author="Stefan Bjornander" w:date="2015-04-25T16:01:00Z"/>
        </w:rPr>
      </w:pPr>
      <w:del w:id="3229" w:author="Stefan Bjornander" w:date="2015-04-25T16:01:00Z">
        <w:r w:rsidRPr="00EC76D5" w:rsidDel="000610D0">
          <w:delText xml:space="preserve">    structType.m_sort = Sort.Struct;</w:delText>
        </w:r>
        <w:bookmarkStart w:id="3230" w:name="_Toc417811889"/>
        <w:bookmarkStart w:id="3231" w:name="_Toc417853509"/>
        <w:bookmarkStart w:id="3232" w:name="_Toc418022187"/>
        <w:bookmarkStart w:id="3233" w:name="_Toc418191569"/>
        <w:bookmarkStart w:id="3234" w:name="_Toc418192038"/>
        <w:bookmarkStart w:id="3235" w:name="_Toc418263273"/>
        <w:bookmarkStart w:id="3236" w:name="_Toc418263740"/>
        <w:bookmarkStart w:id="3237" w:name="_Toc418356920"/>
        <w:bookmarkStart w:id="3238" w:name="_Toc418360283"/>
        <w:bookmarkStart w:id="3239" w:name="_Toc418434968"/>
        <w:bookmarkStart w:id="3240" w:name="_Toc419660135"/>
        <w:bookmarkStart w:id="3241" w:name="_Toc419660598"/>
        <w:bookmarkStart w:id="3242" w:name="_Toc420134067"/>
        <w:bookmarkStart w:id="3243" w:name="_Toc420134529"/>
        <w:bookmarkStart w:id="3244" w:name="_Toc420166287"/>
        <w:bookmarkStart w:id="3245" w:name="_Toc420167057"/>
        <w:bookmarkStart w:id="3246" w:name="_Toc420302214"/>
        <w:bookmarkStart w:id="3247" w:name="_Toc420302681"/>
        <w:bookmarkStart w:id="3248" w:name="_Toc420438515"/>
        <w:bookmarkStart w:id="3249" w:name="_Toc420795953"/>
        <w:bookmarkStart w:id="3250" w:name="_Toc420874221"/>
        <w:bookmarkStart w:id="3251" w:name="_Toc420874686"/>
        <w:bookmarkStart w:id="3252" w:name="_Toc420874428"/>
        <w:bookmarkStart w:id="3253" w:name="_Toc421046516"/>
        <w:bookmarkStart w:id="3254" w:name="_Toc421046987"/>
        <w:bookmarkStart w:id="3255" w:name="_Toc477259067"/>
        <w:bookmarkStart w:id="3256" w:name="_Toc479633165"/>
        <w:bookmarkStart w:id="3257" w:name="_Toc481936321"/>
        <w:bookmarkEnd w:id="3230"/>
        <w:bookmarkEnd w:id="3231"/>
        <w:bookmarkEnd w:id="3232"/>
        <w:bookmarkEnd w:id="3233"/>
        <w:bookmarkEnd w:id="3234"/>
        <w:bookmarkEnd w:id="3235"/>
        <w:bookmarkEnd w:id="3236"/>
        <w:bookmarkEnd w:id="3237"/>
        <w:bookmarkEnd w:id="3238"/>
        <w:bookmarkEnd w:id="3239"/>
        <w:bookmarkEnd w:id="3240"/>
        <w:bookmarkEnd w:id="3241"/>
        <w:bookmarkEnd w:id="3242"/>
        <w:bookmarkEnd w:id="3243"/>
        <w:bookmarkEnd w:id="3244"/>
        <w:bookmarkEnd w:id="3245"/>
        <w:bookmarkEnd w:id="3246"/>
        <w:bookmarkEnd w:id="3247"/>
        <w:bookmarkEnd w:id="3248"/>
        <w:bookmarkEnd w:id="3249"/>
        <w:bookmarkEnd w:id="3250"/>
        <w:bookmarkEnd w:id="3251"/>
        <w:bookmarkEnd w:id="3252"/>
        <w:bookmarkEnd w:id="3253"/>
        <w:bookmarkEnd w:id="3254"/>
        <w:bookmarkEnd w:id="3255"/>
        <w:bookmarkEnd w:id="3256"/>
        <w:bookmarkEnd w:id="3257"/>
      </w:del>
    </w:p>
    <w:p w14:paraId="7285EAF4" w14:textId="77777777" w:rsidR="00397B2B" w:rsidRPr="00EC76D5" w:rsidDel="00692937" w:rsidRDefault="00397B2B" w:rsidP="00EC426F">
      <w:pPr>
        <w:pStyle w:val="Code"/>
        <w:rPr>
          <w:del w:id="3258" w:author="Stefan Bjornander" w:date="2015-04-25T11:08:00Z"/>
          <w:rPrChange w:id="3259" w:author="Stefan Bjornander" w:date="2015-04-25T14:40:00Z">
            <w:rPr>
              <w:del w:id="3260" w:author="Stefan Bjornander" w:date="2015-04-25T11:08:00Z"/>
              <w:lang w:val="sv-SE"/>
            </w:rPr>
          </w:rPrChange>
        </w:rPr>
      </w:pPr>
      <w:del w:id="3261" w:author="Stefan Bjornander" w:date="2015-04-25T11:08:00Z">
        <w:r w:rsidRPr="00EC76D5" w:rsidDel="00692937">
          <w:delText xml:space="preserve">    </w:delText>
        </w:r>
        <w:r w:rsidRPr="00EC76D5" w:rsidDel="00692937">
          <w:rPr>
            <w:rPrChange w:id="3262" w:author="Stefan Bjornander" w:date="2015-04-25T14:40:00Z">
              <w:rPr>
                <w:lang w:val="sv-SE"/>
              </w:rPr>
            </w:rPrChange>
          </w:rPr>
          <w:delText>structType.m_hasTag = hasTag;</w:delText>
        </w:r>
        <w:bookmarkStart w:id="3263" w:name="_Toc417811890"/>
        <w:bookmarkStart w:id="3264" w:name="_Toc417853510"/>
        <w:bookmarkStart w:id="3265" w:name="_Toc418022188"/>
        <w:bookmarkStart w:id="3266" w:name="_Toc418191570"/>
        <w:bookmarkStart w:id="3267" w:name="_Toc418192039"/>
        <w:bookmarkStart w:id="3268" w:name="_Toc418263274"/>
        <w:bookmarkStart w:id="3269" w:name="_Toc418263741"/>
        <w:bookmarkStart w:id="3270" w:name="_Toc418356921"/>
        <w:bookmarkStart w:id="3271" w:name="_Toc418360284"/>
        <w:bookmarkStart w:id="3272" w:name="_Toc418434969"/>
        <w:bookmarkStart w:id="3273" w:name="_Toc419660136"/>
        <w:bookmarkStart w:id="3274" w:name="_Toc419660599"/>
        <w:bookmarkStart w:id="3275" w:name="_Toc420134068"/>
        <w:bookmarkStart w:id="3276" w:name="_Toc420134530"/>
        <w:bookmarkStart w:id="3277" w:name="_Toc420166288"/>
        <w:bookmarkStart w:id="3278" w:name="_Toc420167058"/>
        <w:bookmarkStart w:id="3279" w:name="_Toc420302215"/>
        <w:bookmarkStart w:id="3280" w:name="_Toc420302682"/>
        <w:bookmarkStart w:id="3281" w:name="_Toc420438516"/>
        <w:bookmarkStart w:id="3282" w:name="_Toc420795954"/>
        <w:bookmarkStart w:id="3283" w:name="_Toc420874222"/>
        <w:bookmarkStart w:id="3284" w:name="_Toc420874687"/>
        <w:bookmarkStart w:id="3285" w:name="_Toc420874429"/>
        <w:bookmarkStart w:id="3286" w:name="_Toc421046517"/>
        <w:bookmarkStart w:id="3287" w:name="_Toc421046988"/>
        <w:bookmarkStart w:id="3288" w:name="_Toc477259068"/>
        <w:bookmarkStart w:id="3289" w:name="_Toc479633166"/>
        <w:bookmarkStart w:id="3290" w:name="_Toc481936322"/>
        <w:bookmarkEnd w:id="3263"/>
        <w:bookmarkEnd w:id="3264"/>
        <w:bookmarkEnd w:id="3265"/>
        <w:bookmarkEnd w:id="3266"/>
        <w:bookmarkEnd w:id="3267"/>
        <w:bookmarkEnd w:id="3268"/>
        <w:bookmarkEnd w:id="3269"/>
        <w:bookmarkEnd w:id="3270"/>
        <w:bookmarkEnd w:id="3271"/>
        <w:bookmarkEnd w:id="3272"/>
        <w:bookmarkEnd w:id="3273"/>
        <w:bookmarkEnd w:id="3274"/>
        <w:bookmarkEnd w:id="3275"/>
        <w:bookmarkEnd w:id="3276"/>
        <w:bookmarkEnd w:id="3277"/>
        <w:bookmarkEnd w:id="3278"/>
        <w:bookmarkEnd w:id="3279"/>
        <w:bookmarkEnd w:id="3280"/>
        <w:bookmarkEnd w:id="3281"/>
        <w:bookmarkEnd w:id="3282"/>
        <w:bookmarkEnd w:id="3283"/>
        <w:bookmarkEnd w:id="3284"/>
        <w:bookmarkEnd w:id="3285"/>
        <w:bookmarkEnd w:id="3286"/>
        <w:bookmarkEnd w:id="3287"/>
        <w:bookmarkEnd w:id="3288"/>
        <w:bookmarkEnd w:id="3289"/>
        <w:bookmarkEnd w:id="3290"/>
      </w:del>
    </w:p>
    <w:p w14:paraId="169396BE" w14:textId="77777777" w:rsidR="00397B2B" w:rsidRPr="00EC76D5" w:rsidDel="000610D0" w:rsidRDefault="00397B2B" w:rsidP="00EC426F">
      <w:pPr>
        <w:pStyle w:val="Code"/>
        <w:rPr>
          <w:del w:id="3291" w:author="Stefan Bjornander" w:date="2015-04-25T16:01:00Z"/>
          <w:rPrChange w:id="3292" w:author="Stefan Bjornander" w:date="2015-04-25T14:40:00Z">
            <w:rPr>
              <w:del w:id="3293" w:author="Stefan Bjornander" w:date="2015-04-25T16:01:00Z"/>
              <w:lang w:val="sv-SE"/>
            </w:rPr>
          </w:rPrChange>
        </w:rPr>
      </w:pPr>
      <w:del w:id="3294" w:author="Stefan Bjornander" w:date="2015-04-25T16:01:00Z">
        <w:r w:rsidRPr="00EC76D5" w:rsidDel="000610D0">
          <w:rPr>
            <w:rPrChange w:id="3295" w:author="Stefan Bjornander" w:date="2015-04-25T14:40:00Z">
              <w:rPr>
                <w:lang w:val="sv-SE"/>
              </w:rPr>
            </w:rPrChange>
          </w:rPr>
          <w:delText xml:space="preserve">    structType.</w:delText>
        </w:r>
      </w:del>
      <w:del w:id="3296" w:author="Stefan Bjornander" w:date="2015-04-25T11:36:00Z">
        <w:r w:rsidRPr="00EC76D5" w:rsidDel="00EF4076">
          <w:rPr>
            <w:rPrChange w:id="3297" w:author="Stefan Bjornander" w:date="2015-04-25T14:40:00Z">
              <w:rPr>
                <w:lang w:val="sv-SE"/>
              </w:rPr>
            </w:rPrChange>
          </w:rPr>
          <w:delText>m_symbolList</w:delText>
        </w:r>
      </w:del>
      <w:del w:id="3298" w:author="Stefan Bjornander" w:date="2015-04-25T16:01:00Z">
        <w:r w:rsidRPr="00EC76D5" w:rsidDel="000610D0">
          <w:rPr>
            <w:rPrChange w:id="3299" w:author="Stefan Bjornander" w:date="2015-04-25T14:40:00Z">
              <w:rPr>
                <w:lang w:val="sv-SE"/>
              </w:rPr>
            </w:rPrChange>
          </w:rPr>
          <w:delText xml:space="preserve"> = symbolList;</w:delText>
        </w:r>
        <w:bookmarkStart w:id="3300" w:name="_Toc417811891"/>
        <w:bookmarkStart w:id="3301" w:name="_Toc417853511"/>
        <w:bookmarkStart w:id="3302" w:name="_Toc418022189"/>
        <w:bookmarkStart w:id="3303" w:name="_Toc418191571"/>
        <w:bookmarkStart w:id="3304" w:name="_Toc418192040"/>
        <w:bookmarkStart w:id="3305" w:name="_Toc418263275"/>
        <w:bookmarkStart w:id="3306" w:name="_Toc418263742"/>
        <w:bookmarkStart w:id="3307" w:name="_Toc418356922"/>
        <w:bookmarkStart w:id="3308" w:name="_Toc418360285"/>
        <w:bookmarkStart w:id="3309" w:name="_Toc418434970"/>
        <w:bookmarkStart w:id="3310" w:name="_Toc419660137"/>
        <w:bookmarkStart w:id="3311" w:name="_Toc419660600"/>
        <w:bookmarkStart w:id="3312" w:name="_Toc420134069"/>
        <w:bookmarkStart w:id="3313" w:name="_Toc420134531"/>
        <w:bookmarkStart w:id="3314" w:name="_Toc420166289"/>
        <w:bookmarkStart w:id="3315" w:name="_Toc420167059"/>
        <w:bookmarkStart w:id="3316" w:name="_Toc420302216"/>
        <w:bookmarkStart w:id="3317" w:name="_Toc420302683"/>
        <w:bookmarkStart w:id="3318" w:name="_Toc420438517"/>
        <w:bookmarkStart w:id="3319" w:name="_Toc420795955"/>
        <w:bookmarkStart w:id="3320" w:name="_Toc420874223"/>
        <w:bookmarkStart w:id="3321" w:name="_Toc420874688"/>
        <w:bookmarkStart w:id="3322" w:name="_Toc420874430"/>
        <w:bookmarkStart w:id="3323" w:name="_Toc421046518"/>
        <w:bookmarkStart w:id="3324" w:name="_Toc421046989"/>
        <w:bookmarkStart w:id="3325" w:name="_Toc477259069"/>
        <w:bookmarkStart w:id="3326" w:name="_Toc479633167"/>
        <w:bookmarkStart w:id="3327" w:name="_Toc481936323"/>
        <w:bookmarkEnd w:id="3300"/>
        <w:bookmarkEnd w:id="3301"/>
        <w:bookmarkEnd w:id="3302"/>
        <w:bookmarkEnd w:id="3303"/>
        <w:bookmarkEnd w:id="3304"/>
        <w:bookmarkEnd w:id="3305"/>
        <w:bookmarkEnd w:id="3306"/>
        <w:bookmarkEnd w:id="3307"/>
        <w:bookmarkEnd w:id="3308"/>
        <w:bookmarkEnd w:id="3309"/>
        <w:bookmarkEnd w:id="3310"/>
        <w:bookmarkEnd w:id="3311"/>
        <w:bookmarkEnd w:id="3312"/>
        <w:bookmarkEnd w:id="3313"/>
        <w:bookmarkEnd w:id="3314"/>
        <w:bookmarkEnd w:id="3315"/>
        <w:bookmarkEnd w:id="3316"/>
        <w:bookmarkEnd w:id="3317"/>
        <w:bookmarkEnd w:id="3318"/>
        <w:bookmarkEnd w:id="3319"/>
        <w:bookmarkEnd w:id="3320"/>
        <w:bookmarkEnd w:id="3321"/>
        <w:bookmarkEnd w:id="3322"/>
        <w:bookmarkEnd w:id="3323"/>
        <w:bookmarkEnd w:id="3324"/>
        <w:bookmarkEnd w:id="3325"/>
        <w:bookmarkEnd w:id="3326"/>
        <w:bookmarkEnd w:id="3327"/>
      </w:del>
    </w:p>
    <w:p w14:paraId="370AB37E" w14:textId="77777777" w:rsidR="00397B2B" w:rsidRPr="00EC76D5" w:rsidDel="000610D0" w:rsidRDefault="00397B2B" w:rsidP="00EC426F">
      <w:pPr>
        <w:pStyle w:val="Code"/>
        <w:rPr>
          <w:del w:id="3328" w:author="Stefan Bjornander" w:date="2015-04-25T16:01:00Z"/>
        </w:rPr>
      </w:pPr>
      <w:del w:id="3329" w:author="Stefan Bjornander" w:date="2015-04-25T16:01:00Z">
        <w:r w:rsidRPr="00EC76D5" w:rsidDel="000610D0">
          <w:rPr>
            <w:rPrChange w:id="3330" w:author="Stefan Bjornander" w:date="2015-04-25T14:40:00Z">
              <w:rPr>
                <w:lang w:val="sv-SE"/>
              </w:rPr>
            </w:rPrChange>
          </w:rPr>
          <w:delText xml:space="preserve">    </w:delText>
        </w:r>
        <w:r w:rsidRPr="00EC76D5" w:rsidDel="000610D0">
          <w:delText>return structType;</w:delText>
        </w:r>
        <w:bookmarkStart w:id="3331" w:name="_Toc417811892"/>
        <w:bookmarkStart w:id="3332" w:name="_Toc417853512"/>
        <w:bookmarkStart w:id="3333" w:name="_Toc418022190"/>
        <w:bookmarkStart w:id="3334" w:name="_Toc418191572"/>
        <w:bookmarkStart w:id="3335" w:name="_Toc418192041"/>
        <w:bookmarkStart w:id="3336" w:name="_Toc418263276"/>
        <w:bookmarkStart w:id="3337" w:name="_Toc418263743"/>
        <w:bookmarkStart w:id="3338" w:name="_Toc418356923"/>
        <w:bookmarkStart w:id="3339" w:name="_Toc418360286"/>
        <w:bookmarkStart w:id="3340" w:name="_Toc418434971"/>
        <w:bookmarkStart w:id="3341" w:name="_Toc419660138"/>
        <w:bookmarkStart w:id="3342" w:name="_Toc419660601"/>
        <w:bookmarkStart w:id="3343" w:name="_Toc420134070"/>
        <w:bookmarkStart w:id="3344" w:name="_Toc420134532"/>
        <w:bookmarkStart w:id="3345" w:name="_Toc420166290"/>
        <w:bookmarkStart w:id="3346" w:name="_Toc420167060"/>
        <w:bookmarkStart w:id="3347" w:name="_Toc420302217"/>
        <w:bookmarkStart w:id="3348" w:name="_Toc420302684"/>
        <w:bookmarkStart w:id="3349" w:name="_Toc420438518"/>
        <w:bookmarkStart w:id="3350" w:name="_Toc420795956"/>
        <w:bookmarkStart w:id="3351" w:name="_Toc420874224"/>
        <w:bookmarkStart w:id="3352" w:name="_Toc420874689"/>
        <w:bookmarkStart w:id="3353" w:name="_Toc420874431"/>
        <w:bookmarkStart w:id="3354" w:name="_Toc421046519"/>
        <w:bookmarkStart w:id="3355" w:name="_Toc421046990"/>
        <w:bookmarkStart w:id="3356" w:name="_Toc477259070"/>
        <w:bookmarkStart w:id="3357" w:name="_Toc479633168"/>
        <w:bookmarkStart w:id="3358" w:name="_Toc481936324"/>
        <w:bookmarkEnd w:id="3331"/>
        <w:bookmarkEnd w:id="3332"/>
        <w:bookmarkEnd w:id="3333"/>
        <w:bookmarkEnd w:id="3334"/>
        <w:bookmarkEnd w:id="3335"/>
        <w:bookmarkEnd w:id="3336"/>
        <w:bookmarkEnd w:id="3337"/>
        <w:bookmarkEnd w:id="3338"/>
        <w:bookmarkEnd w:id="3339"/>
        <w:bookmarkEnd w:id="3340"/>
        <w:bookmarkEnd w:id="3341"/>
        <w:bookmarkEnd w:id="3342"/>
        <w:bookmarkEnd w:id="3343"/>
        <w:bookmarkEnd w:id="3344"/>
        <w:bookmarkEnd w:id="3345"/>
        <w:bookmarkEnd w:id="3346"/>
        <w:bookmarkEnd w:id="3347"/>
        <w:bookmarkEnd w:id="3348"/>
        <w:bookmarkEnd w:id="3349"/>
        <w:bookmarkEnd w:id="3350"/>
        <w:bookmarkEnd w:id="3351"/>
        <w:bookmarkEnd w:id="3352"/>
        <w:bookmarkEnd w:id="3353"/>
        <w:bookmarkEnd w:id="3354"/>
        <w:bookmarkEnd w:id="3355"/>
        <w:bookmarkEnd w:id="3356"/>
        <w:bookmarkEnd w:id="3357"/>
        <w:bookmarkEnd w:id="3358"/>
      </w:del>
    </w:p>
    <w:p w14:paraId="3094B2A7" w14:textId="77777777" w:rsidR="00397B2B" w:rsidRPr="00EC76D5" w:rsidDel="000610D0" w:rsidRDefault="00397B2B" w:rsidP="00EC426F">
      <w:pPr>
        <w:pStyle w:val="Code"/>
        <w:rPr>
          <w:del w:id="3359" w:author="Stefan Bjornander" w:date="2015-04-25T16:01:00Z"/>
        </w:rPr>
      </w:pPr>
      <w:del w:id="3360" w:author="Stefan Bjornander" w:date="2015-04-25T16:01:00Z">
        <w:r w:rsidRPr="00EC76D5" w:rsidDel="000610D0">
          <w:delText xml:space="preserve">  }</w:delText>
        </w:r>
        <w:bookmarkStart w:id="3361" w:name="_Toc417811893"/>
        <w:bookmarkStart w:id="3362" w:name="_Toc417853513"/>
        <w:bookmarkStart w:id="3363" w:name="_Toc418022191"/>
        <w:bookmarkStart w:id="3364" w:name="_Toc418191573"/>
        <w:bookmarkStart w:id="3365" w:name="_Toc418192042"/>
        <w:bookmarkStart w:id="3366" w:name="_Toc418263277"/>
        <w:bookmarkStart w:id="3367" w:name="_Toc418263744"/>
        <w:bookmarkStart w:id="3368" w:name="_Toc418356924"/>
        <w:bookmarkStart w:id="3369" w:name="_Toc418360287"/>
        <w:bookmarkStart w:id="3370" w:name="_Toc418434972"/>
        <w:bookmarkStart w:id="3371" w:name="_Toc419660139"/>
        <w:bookmarkStart w:id="3372" w:name="_Toc419660602"/>
        <w:bookmarkStart w:id="3373" w:name="_Toc420134071"/>
        <w:bookmarkStart w:id="3374" w:name="_Toc420134533"/>
        <w:bookmarkStart w:id="3375" w:name="_Toc420166291"/>
        <w:bookmarkStart w:id="3376" w:name="_Toc420167061"/>
        <w:bookmarkStart w:id="3377" w:name="_Toc420302218"/>
        <w:bookmarkStart w:id="3378" w:name="_Toc420302685"/>
        <w:bookmarkStart w:id="3379" w:name="_Toc420438519"/>
        <w:bookmarkStart w:id="3380" w:name="_Toc420795957"/>
        <w:bookmarkStart w:id="3381" w:name="_Toc420874225"/>
        <w:bookmarkStart w:id="3382" w:name="_Toc420874690"/>
        <w:bookmarkStart w:id="3383" w:name="_Toc420874432"/>
        <w:bookmarkStart w:id="3384" w:name="_Toc421046520"/>
        <w:bookmarkStart w:id="3385" w:name="_Toc421046991"/>
        <w:bookmarkStart w:id="3386" w:name="_Toc477259071"/>
        <w:bookmarkStart w:id="3387" w:name="_Toc479633169"/>
        <w:bookmarkStart w:id="3388" w:name="_Toc481936325"/>
        <w:bookmarkEnd w:id="3361"/>
        <w:bookmarkEnd w:id="3362"/>
        <w:bookmarkEnd w:id="3363"/>
        <w:bookmarkEnd w:id="3364"/>
        <w:bookmarkEnd w:id="3365"/>
        <w:bookmarkEnd w:id="3366"/>
        <w:bookmarkEnd w:id="3367"/>
        <w:bookmarkEnd w:id="3368"/>
        <w:bookmarkEnd w:id="3369"/>
        <w:bookmarkEnd w:id="3370"/>
        <w:bookmarkEnd w:id="3371"/>
        <w:bookmarkEnd w:id="3372"/>
        <w:bookmarkEnd w:id="3373"/>
        <w:bookmarkEnd w:id="3374"/>
        <w:bookmarkEnd w:id="3375"/>
        <w:bookmarkEnd w:id="3376"/>
        <w:bookmarkEnd w:id="3377"/>
        <w:bookmarkEnd w:id="3378"/>
        <w:bookmarkEnd w:id="3379"/>
        <w:bookmarkEnd w:id="3380"/>
        <w:bookmarkEnd w:id="3381"/>
        <w:bookmarkEnd w:id="3382"/>
        <w:bookmarkEnd w:id="3383"/>
        <w:bookmarkEnd w:id="3384"/>
        <w:bookmarkEnd w:id="3385"/>
        <w:bookmarkEnd w:id="3386"/>
        <w:bookmarkEnd w:id="3387"/>
        <w:bookmarkEnd w:id="3388"/>
      </w:del>
    </w:p>
    <w:p w14:paraId="53968E41" w14:textId="77777777" w:rsidR="00397B2B" w:rsidRPr="00EC76D5" w:rsidDel="000610D0" w:rsidRDefault="00397B2B" w:rsidP="00EC426F">
      <w:pPr>
        <w:pStyle w:val="Code"/>
        <w:rPr>
          <w:del w:id="3389" w:author="Stefan Bjornander" w:date="2015-04-25T16:01:00Z"/>
        </w:rPr>
      </w:pPr>
      <w:bookmarkStart w:id="3390" w:name="_Toc417811894"/>
      <w:bookmarkStart w:id="3391" w:name="_Toc417853514"/>
      <w:bookmarkStart w:id="3392" w:name="_Toc418022192"/>
      <w:bookmarkStart w:id="3393" w:name="_Toc418191574"/>
      <w:bookmarkStart w:id="3394" w:name="_Toc418192043"/>
      <w:bookmarkStart w:id="3395" w:name="_Toc418263278"/>
      <w:bookmarkStart w:id="3396" w:name="_Toc418263745"/>
      <w:bookmarkStart w:id="3397" w:name="_Toc418356925"/>
      <w:bookmarkStart w:id="3398" w:name="_Toc418360288"/>
      <w:bookmarkStart w:id="3399" w:name="_Toc418434973"/>
      <w:bookmarkStart w:id="3400" w:name="_Toc419660140"/>
      <w:bookmarkStart w:id="3401" w:name="_Toc419660603"/>
      <w:bookmarkStart w:id="3402" w:name="_Toc420134072"/>
      <w:bookmarkStart w:id="3403" w:name="_Toc420134534"/>
      <w:bookmarkStart w:id="3404" w:name="_Toc420166292"/>
      <w:bookmarkStart w:id="3405" w:name="_Toc420167062"/>
      <w:bookmarkStart w:id="3406" w:name="_Toc420302219"/>
      <w:bookmarkStart w:id="3407" w:name="_Toc420302686"/>
      <w:bookmarkStart w:id="3408" w:name="_Toc420438520"/>
      <w:bookmarkStart w:id="3409" w:name="_Toc420795958"/>
      <w:bookmarkStart w:id="3410" w:name="_Toc420874226"/>
      <w:bookmarkStart w:id="3411" w:name="_Toc420874691"/>
      <w:bookmarkStart w:id="3412" w:name="_Toc420874433"/>
      <w:bookmarkStart w:id="3413" w:name="_Toc421046521"/>
      <w:bookmarkStart w:id="3414" w:name="_Toc421046992"/>
      <w:bookmarkStart w:id="3415" w:name="_Toc477259072"/>
      <w:bookmarkStart w:id="3416" w:name="_Toc479633170"/>
      <w:bookmarkStart w:id="3417" w:name="_Toc481936326"/>
      <w:bookmarkEnd w:id="3390"/>
      <w:bookmarkEnd w:id="3391"/>
      <w:bookmarkEnd w:id="3392"/>
      <w:bookmarkEnd w:id="3393"/>
      <w:bookmarkEnd w:id="3394"/>
      <w:bookmarkEnd w:id="3395"/>
      <w:bookmarkEnd w:id="3396"/>
      <w:bookmarkEnd w:id="3397"/>
      <w:bookmarkEnd w:id="3398"/>
      <w:bookmarkEnd w:id="3399"/>
      <w:bookmarkEnd w:id="3400"/>
      <w:bookmarkEnd w:id="3401"/>
      <w:bookmarkEnd w:id="3402"/>
      <w:bookmarkEnd w:id="3403"/>
      <w:bookmarkEnd w:id="3404"/>
      <w:bookmarkEnd w:id="3405"/>
      <w:bookmarkEnd w:id="3406"/>
      <w:bookmarkEnd w:id="3407"/>
      <w:bookmarkEnd w:id="3408"/>
      <w:bookmarkEnd w:id="3409"/>
      <w:bookmarkEnd w:id="3410"/>
      <w:bookmarkEnd w:id="3411"/>
      <w:bookmarkEnd w:id="3412"/>
      <w:bookmarkEnd w:id="3413"/>
      <w:bookmarkEnd w:id="3414"/>
      <w:bookmarkEnd w:id="3415"/>
      <w:bookmarkEnd w:id="3416"/>
      <w:bookmarkEnd w:id="3417"/>
    </w:p>
    <w:p w14:paraId="51DC286E" w14:textId="77777777" w:rsidR="00397B2B" w:rsidRPr="00EC76D5" w:rsidDel="000610D0" w:rsidRDefault="00397B2B" w:rsidP="00EC426F">
      <w:pPr>
        <w:pStyle w:val="Code"/>
        <w:rPr>
          <w:del w:id="3418" w:author="Stefan Bjornander" w:date="2015-04-25T16:01:00Z"/>
        </w:rPr>
      </w:pPr>
      <w:del w:id="3419" w:author="Stefan Bjornander" w:date="2015-04-25T16:01:00Z">
        <w:r w:rsidRPr="00EC76D5" w:rsidDel="000610D0">
          <w:delText xml:space="preserve">  public static Type createUnionType(List&lt;Symb&gt; symbolList, boolean hasTag) {</w:delText>
        </w:r>
        <w:bookmarkStart w:id="3420" w:name="_Toc417811895"/>
        <w:bookmarkStart w:id="3421" w:name="_Toc417853515"/>
        <w:bookmarkStart w:id="3422" w:name="_Toc418022193"/>
        <w:bookmarkStart w:id="3423" w:name="_Toc418191575"/>
        <w:bookmarkStart w:id="3424" w:name="_Toc418192044"/>
        <w:bookmarkStart w:id="3425" w:name="_Toc418263279"/>
        <w:bookmarkStart w:id="3426" w:name="_Toc418263746"/>
        <w:bookmarkStart w:id="3427" w:name="_Toc418356926"/>
        <w:bookmarkStart w:id="3428" w:name="_Toc418360289"/>
        <w:bookmarkStart w:id="3429" w:name="_Toc418434974"/>
        <w:bookmarkStart w:id="3430" w:name="_Toc419660141"/>
        <w:bookmarkStart w:id="3431" w:name="_Toc419660604"/>
        <w:bookmarkStart w:id="3432" w:name="_Toc420134073"/>
        <w:bookmarkStart w:id="3433" w:name="_Toc420134535"/>
        <w:bookmarkStart w:id="3434" w:name="_Toc420166293"/>
        <w:bookmarkStart w:id="3435" w:name="_Toc420167063"/>
        <w:bookmarkStart w:id="3436" w:name="_Toc420302220"/>
        <w:bookmarkStart w:id="3437" w:name="_Toc420302687"/>
        <w:bookmarkStart w:id="3438" w:name="_Toc420438521"/>
        <w:bookmarkStart w:id="3439" w:name="_Toc420795959"/>
        <w:bookmarkStart w:id="3440" w:name="_Toc420874227"/>
        <w:bookmarkStart w:id="3441" w:name="_Toc420874692"/>
        <w:bookmarkStart w:id="3442" w:name="_Toc420874434"/>
        <w:bookmarkStart w:id="3443" w:name="_Toc421046522"/>
        <w:bookmarkStart w:id="3444" w:name="_Toc421046993"/>
        <w:bookmarkStart w:id="3445" w:name="_Toc477259073"/>
        <w:bookmarkStart w:id="3446" w:name="_Toc479633171"/>
        <w:bookmarkStart w:id="3447" w:name="_Toc481936327"/>
        <w:bookmarkEnd w:id="3420"/>
        <w:bookmarkEnd w:id="3421"/>
        <w:bookmarkEnd w:id="3422"/>
        <w:bookmarkEnd w:id="3423"/>
        <w:bookmarkEnd w:id="3424"/>
        <w:bookmarkEnd w:id="3425"/>
        <w:bookmarkEnd w:id="3426"/>
        <w:bookmarkEnd w:id="3427"/>
        <w:bookmarkEnd w:id="3428"/>
        <w:bookmarkEnd w:id="3429"/>
        <w:bookmarkEnd w:id="3430"/>
        <w:bookmarkEnd w:id="3431"/>
        <w:bookmarkEnd w:id="3432"/>
        <w:bookmarkEnd w:id="3433"/>
        <w:bookmarkEnd w:id="3434"/>
        <w:bookmarkEnd w:id="3435"/>
        <w:bookmarkEnd w:id="3436"/>
        <w:bookmarkEnd w:id="3437"/>
        <w:bookmarkEnd w:id="3438"/>
        <w:bookmarkEnd w:id="3439"/>
        <w:bookmarkEnd w:id="3440"/>
        <w:bookmarkEnd w:id="3441"/>
        <w:bookmarkEnd w:id="3442"/>
        <w:bookmarkEnd w:id="3443"/>
        <w:bookmarkEnd w:id="3444"/>
        <w:bookmarkEnd w:id="3445"/>
        <w:bookmarkEnd w:id="3446"/>
        <w:bookmarkEnd w:id="3447"/>
      </w:del>
    </w:p>
    <w:p w14:paraId="0607F57B" w14:textId="77777777" w:rsidR="00397B2B" w:rsidRPr="00EC76D5" w:rsidDel="000610D0" w:rsidRDefault="00397B2B" w:rsidP="00EC426F">
      <w:pPr>
        <w:pStyle w:val="Code"/>
        <w:rPr>
          <w:del w:id="3448" w:author="Stefan Bjornander" w:date="2015-04-25T16:01:00Z"/>
        </w:rPr>
      </w:pPr>
      <w:del w:id="3449" w:author="Stefan Bjornander" w:date="2015-04-25T16:01:00Z">
        <w:r w:rsidRPr="00EC76D5" w:rsidDel="000610D0">
          <w:delText xml:space="preserve">    Type unionType = new Type();</w:delText>
        </w:r>
        <w:bookmarkStart w:id="3450" w:name="_Toc417811896"/>
        <w:bookmarkStart w:id="3451" w:name="_Toc417853516"/>
        <w:bookmarkStart w:id="3452" w:name="_Toc418022194"/>
        <w:bookmarkStart w:id="3453" w:name="_Toc418191576"/>
        <w:bookmarkStart w:id="3454" w:name="_Toc418192045"/>
        <w:bookmarkStart w:id="3455" w:name="_Toc418263280"/>
        <w:bookmarkStart w:id="3456" w:name="_Toc418263747"/>
        <w:bookmarkStart w:id="3457" w:name="_Toc418356927"/>
        <w:bookmarkStart w:id="3458" w:name="_Toc418360290"/>
        <w:bookmarkStart w:id="3459" w:name="_Toc418434975"/>
        <w:bookmarkStart w:id="3460" w:name="_Toc419660142"/>
        <w:bookmarkStart w:id="3461" w:name="_Toc419660605"/>
        <w:bookmarkStart w:id="3462" w:name="_Toc420134074"/>
        <w:bookmarkStart w:id="3463" w:name="_Toc420134536"/>
        <w:bookmarkStart w:id="3464" w:name="_Toc420166294"/>
        <w:bookmarkStart w:id="3465" w:name="_Toc420167064"/>
        <w:bookmarkStart w:id="3466" w:name="_Toc420302221"/>
        <w:bookmarkStart w:id="3467" w:name="_Toc420302688"/>
        <w:bookmarkStart w:id="3468" w:name="_Toc420438522"/>
        <w:bookmarkStart w:id="3469" w:name="_Toc420795960"/>
        <w:bookmarkStart w:id="3470" w:name="_Toc420874228"/>
        <w:bookmarkStart w:id="3471" w:name="_Toc420874693"/>
        <w:bookmarkStart w:id="3472" w:name="_Toc420874435"/>
        <w:bookmarkStart w:id="3473" w:name="_Toc421046523"/>
        <w:bookmarkStart w:id="3474" w:name="_Toc421046994"/>
        <w:bookmarkStart w:id="3475" w:name="_Toc477259074"/>
        <w:bookmarkStart w:id="3476" w:name="_Toc479633172"/>
        <w:bookmarkStart w:id="3477" w:name="_Toc481936328"/>
        <w:bookmarkEnd w:id="3450"/>
        <w:bookmarkEnd w:id="3451"/>
        <w:bookmarkEnd w:id="3452"/>
        <w:bookmarkEnd w:id="3453"/>
        <w:bookmarkEnd w:id="3454"/>
        <w:bookmarkEnd w:id="3455"/>
        <w:bookmarkEnd w:id="3456"/>
        <w:bookmarkEnd w:id="3457"/>
        <w:bookmarkEnd w:id="3458"/>
        <w:bookmarkEnd w:id="3459"/>
        <w:bookmarkEnd w:id="3460"/>
        <w:bookmarkEnd w:id="3461"/>
        <w:bookmarkEnd w:id="3462"/>
        <w:bookmarkEnd w:id="3463"/>
        <w:bookmarkEnd w:id="3464"/>
        <w:bookmarkEnd w:id="3465"/>
        <w:bookmarkEnd w:id="3466"/>
        <w:bookmarkEnd w:id="3467"/>
        <w:bookmarkEnd w:id="3468"/>
        <w:bookmarkEnd w:id="3469"/>
        <w:bookmarkEnd w:id="3470"/>
        <w:bookmarkEnd w:id="3471"/>
        <w:bookmarkEnd w:id="3472"/>
        <w:bookmarkEnd w:id="3473"/>
        <w:bookmarkEnd w:id="3474"/>
        <w:bookmarkEnd w:id="3475"/>
        <w:bookmarkEnd w:id="3476"/>
        <w:bookmarkEnd w:id="3477"/>
      </w:del>
    </w:p>
    <w:p w14:paraId="7A612A46" w14:textId="77777777" w:rsidR="00397B2B" w:rsidRPr="00EC76D5" w:rsidDel="000610D0" w:rsidRDefault="00397B2B" w:rsidP="00EC426F">
      <w:pPr>
        <w:pStyle w:val="Code"/>
        <w:rPr>
          <w:del w:id="3478" w:author="Stefan Bjornander" w:date="2015-04-25T16:01:00Z"/>
        </w:rPr>
      </w:pPr>
      <w:del w:id="3479" w:author="Stefan Bjornander" w:date="2015-04-25T16:01:00Z">
        <w:r w:rsidRPr="00EC76D5" w:rsidDel="000610D0">
          <w:delText xml:space="preserve">    unionType.m_sort = Sort.Union;</w:delText>
        </w:r>
        <w:bookmarkStart w:id="3480" w:name="_Toc417811897"/>
        <w:bookmarkStart w:id="3481" w:name="_Toc417853517"/>
        <w:bookmarkStart w:id="3482" w:name="_Toc418022195"/>
        <w:bookmarkStart w:id="3483" w:name="_Toc418191577"/>
        <w:bookmarkStart w:id="3484" w:name="_Toc418192046"/>
        <w:bookmarkStart w:id="3485" w:name="_Toc418263281"/>
        <w:bookmarkStart w:id="3486" w:name="_Toc418263748"/>
        <w:bookmarkStart w:id="3487" w:name="_Toc418356928"/>
        <w:bookmarkStart w:id="3488" w:name="_Toc418360291"/>
        <w:bookmarkStart w:id="3489" w:name="_Toc418434976"/>
        <w:bookmarkStart w:id="3490" w:name="_Toc419660143"/>
        <w:bookmarkStart w:id="3491" w:name="_Toc419660606"/>
        <w:bookmarkStart w:id="3492" w:name="_Toc420134075"/>
        <w:bookmarkStart w:id="3493" w:name="_Toc420134537"/>
        <w:bookmarkStart w:id="3494" w:name="_Toc420166295"/>
        <w:bookmarkStart w:id="3495" w:name="_Toc420167065"/>
        <w:bookmarkStart w:id="3496" w:name="_Toc420302222"/>
        <w:bookmarkStart w:id="3497" w:name="_Toc420302689"/>
        <w:bookmarkStart w:id="3498" w:name="_Toc420438523"/>
        <w:bookmarkStart w:id="3499" w:name="_Toc420795961"/>
        <w:bookmarkStart w:id="3500" w:name="_Toc420874229"/>
        <w:bookmarkStart w:id="3501" w:name="_Toc420874694"/>
        <w:bookmarkStart w:id="3502" w:name="_Toc420874436"/>
        <w:bookmarkStart w:id="3503" w:name="_Toc421046524"/>
        <w:bookmarkStart w:id="3504" w:name="_Toc421046995"/>
        <w:bookmarkStart w:id="3505" w:name="_Toc477259075"/>
        <w:bookmarkStart w:id="3506" w:name="_Toc479633173"/>
        <w:bookmarkStart w:id="3507" w:name="_Toc481936329"/>
        <w:bookmarkEnd w:id="3480"/>
        <w:bookmarkEnd w:id="3481"/>
        <w:bookmarkEnd w:id="3482"/>
        <w:bookmarkEnd w:id="3483"/>
        <w:bookmarkEnd w:id="3484"/>
        <w:bookmarkEnd w:id="3485"/>
        <w:bookmarkEnd w:id="3486"/>
        <w:bookmarkEnd w:id="3487"/>
        <w:bookmarkEnd w:id="3488"/>
        <w:bookmarkEnd w:id="3489"/>
        <w:bookmarkEnd w:id="3490"/>
        <w:bookmarkEnd w:id="3491"/>
        <w:bookmarkEnd w:id="3492"/>
        <w:bookmarkEnd w:id="3493"/>
        <w:bookmarkEnd w:id="3494"/>
        <w:bookmarkEnd w:id="3495"/>
        <w:bookmarkEnd w:id="3496"/>
        <w:bookmarkEnd w:id="3497"/>
        <w:bookmarkEnd w:id="3498"/>
        <w:bookmarkEnd w:id="3499"/>
        <w:bookmarkEnd w:id="3500"/>
        <w:bookmarkEnd w:id="3501"/>
        <w:bookmarkEnd w:id="3502"/>
        <w:bookmarkEnd w:id="3503"/>
        <w:bookmarkEnd w:id="3504"/>
        <w:bookmarkEnd w:id="3505"/>
        <w:bookmarkEnd w:id="3506"/>
        <w:bookmarkEnd w:id="3507"/>
      </w:del>
    </w:p>
    <w:p w14:paraId="7C9FC147" w14:textId="77777777" w:rsidR="00397B2B" w:rsidRPr="00EC76D5" w:rsidDel="00692937" w:rsidRDefault="00397B2B" w:rsidP="00EC426F">
      <w:pPr>
        <w:pStyle w:val="Code"/>
        <w:rPr>
          <w:del w:id="3508" w:author="Stefan Bjornander" w:date="2015-04-25T11:08:00Z"/>
          <w:rPrChange w:id="3509" w:author="Stefan Bjornander" w:date="2015-04-25T14:40:00Z">
            <w:rPr>
              <w:del w:id="3510" w:author="Stefan Bjornander" w:date="2015-04-25T11:08:00Z"/>
              <w:lang w:val="sv-SE"/>
            </w:rPr>
          </w:rPrChange>
        </w:rPr>
      </w:pPr>
      <w:del w:id="3511" w:author="Stefan Bjornander" w:date="2015-04-25T11:08:00Z">
        <w:r w:rsidRPr="00EC76D5" w:rsidDel="00692937">
          <w:delText xml:space="preserve">    </w:delText>
        </w:r>
        <w:r w:rsidRPr="00EC76D5" w:rsidDel="00692937">
          <w:rPr>
            <w:rPrChange w:id="3512" w:author="Stefan Bjornander" w:date="2015-04-25T14:40:00Z">
              <w:rPr>
                <w:lang w:val="sv-SE"/>
              </w:rPr>
            </w:rPrChange>
          </w:rPr>
          <w:delText>unionType.m_hasTag = hasTag;</w:delText>
        </w:r>
        <w:bookmarkStart w:id="3513" w:name="_Toc417811898"/>
        <w:bookmarkStart w:id="3514" w:name="_Toc417853518"/>
        <w:bookmarkStart w:id="3515" w:name="_Toc418022196"/>
        <w:bookmarkStart w:id="3516" w:name="_Toc418191578"/>
        <w:bookmarkStart w:id="3517" w:name="_Toc418192047"/>
        <w:bookmarkStart w:id="3518" w:name="_Toc418263282"/>
        <w:bookmarkStart w:id="3519" w:name="_Toc418263749"/>
        <w:bookmarkStart w:id="3520" w:name="_Toc418356929"/>
        <w:bookmarkStart w:id="3521" w:name="_Toc418360292"/>
        <w:bookmarkStart w:id="3522" w:name="_Toc418434977"/>
        <w:bookmarkStart w:id="3523" w:name="_Toc419660144"/>
        <w:bookmarkStart w:id="3524" w:name="_Toc419660607"/>
        <w:bookmarkStart w:id="3525" w:name="_Toc420134076"/>
        <w:bookmarkStart w:id="3526" w:name="_Toc420134538"/>
        <w:bookmarkStart w:id="3527" w:name="_Toc420166296"/>
        <w:bookmarkStart w:id="3528" w:name="_Toc420167066"/>
        <w:bookmarkStart w:id="3529" w:name="_Toc420302223"/>
        <w:bookmarkStart w:id="3530" w:name="_Toc420302690"/>
        <w:bookmarkStart w:id="3531" w:name="_Toc420438524"/>
        <w:bookmarkStart w:id="3532" w:name="_Toc420795962"/>
        <w:bookmarkStart w:id="3533" w:name="_Toc420874230"/>
        <w:bookmarkStart w:id="3534" w:name="_Toc420874695"/>
        <w:bookmarkStart w:id="3535" w:name="_Toc420874437"/>
        <w:bookmarkStart w:id="3536" w:name="_Toc421046525"/>
        <w:bookmarkStart w:id="3537" w:name="_Toc421046996"/>
        <w:bookmarkStart w:id="3538" w:name="_Toc477259076"/>
        <w:bookmarkStart w:id="3539" w:name="_Toc479633174"/>
        <w:bookmarkStart w:id="3540" w:name="_Toc481936330"/>
        <w:bookmarkEnd w:id="3513"/>
        <w:bookmarkEnd w:id="3514"/>
        <w:bookmarkEnd w:id="3515"/>
        <w:bookmarkEnd w:id="3516"/>
        <w:bookmarkEnd w:id="3517"/>
        <w:bookmarkEnd w:id="3518"/>
        <w:bookmarkEnd w:id="3519"/>
        <w:bookmarkEnd w:id="3520"/>
        <w:bookmarkEnd w:id="3521"/>
        <w:bookmarkEnd w:id="3522"/>
        <w:bookmarkEnd w:id="3523"/>
        <w:bookmarkEnd w:id="3524"/>
        <w:bookmarkEnd w:id="3525"/>
        <w:bookmarkEnd w:id="3526"/>
        <w:bookmarkEnd w:id="3527"/>
        <w:bookmarkEnd w:id="3528"/>
        <w:bookmarkEnd w:id="3529"/>
        <w:bookmarkEnd w:id="3530"/>
        <w:bookmarkEnd w:id="3531"/>
        <w:bookmarkEnd w:id="3532"/>
        <w:bookmarkEnd w:id="3533"/>
        <w:bookmarkEnd w:id="3534"/>
        <w:bookmarkEnd w:id="3535"/>
        <w:bookmarkEnd w:id="3536"/>
        <w:bookmarkEnd w:id="3537"/>
        <w:bookmarkEnd w:id="3538"/>
        <w:bookmarkEnd w:id="3539"/>
        <w:bookmarkEnd w:id="3540"/>
      </w:del>
    </w:p>
    <w:p w14:paraId="17C6B8C2" w14:textId="77777777" w:rsidR="00397B2B" w:rsidRPr="00EC76D5" w:rsidDel="000610D0" w:rsidRDefault="00397B2B" w:rsidP="00EC426F">
      <w:pPr>
        <w:pStyle w:val="Code"/>
        <w:rPr>
          <w:del w:id="3541" w:author="Stefan Bjornander" w:date="2015-04-25T16:01:00Z"/>
          <w:rPrChange w:id="3542" w:author="Stefan Bjornander" w:date="2015-04-25T14:40:00Z">
            <w:rPr>
              <w:del w:id="3543" w:author="Stefan Bjornander" w:date="2015-04-25T16:01:00Z"/>
              <w:lang w:val="sv-SE"/>
            </w:rPr>
          </w:rPrChange>
        </w:rPr>
      </w:pPr>
      <w:del w:id="3544" w:author="Stefan Bjornander" w:date="2015-04-25T16:01:00Z">
        <w:r w:rsidRPr="00EC76D5" w:rsidDel="000610D0">
          <w:rPr>
            <w:rPrChange w:id="3545" w:author="Stefan Bjornander" w:date="2015-04-25T14:40:00Z">
              <w:rPr>
                <w:lang w:val="sv-SE"/>
              </w:rPr>
            </w:rPrChange>
          </w:rPr>
          <w:delText xml:space="preserve">    unionType.</w:delText>
        </w:r>
      </w:del>
      <w:del w:id="3546" w:author="Stefan Bjornander" w:date="2015-04-25T11:36:00Z">
        <w:r w:rsidRPr="00EC76D5" w:rsidDel="00EF4076">
          <w:rPr>
            <w:rPrChange w:id="3547" w:author="Stefan Bjornander" w:date="2015-04-25T14:40:00Z">
              <w:rPr>
                <w:lang w:val="sv-SE"/>
              </w:rPr>
            </w:rPrChange>
          </w:rPr>
          <w:delText>m_symbolList</w:delText>
        </w:r>
      </w:del>
      <w:del w:id="3548" w:author="Stefan Bjornander" w:date="2015-04-25T16:01:00Z">
        <w:r w:rsidRPr="00EC76D5" w:rsidDel="000610D0">
          <w:rPr>
            <w:rPrChange w:id="3549" w:author="Stefan Bjornander" w:date="2015-04-25T14:40:00Z">
              <w:rPr>
                <w:lang w:val="sv-SE"/>
              </w:rPr>
            </w:rPrChange>
          </w:rPr>
          <w:delText xml:space="preserve"> = symbolList;</w:delText>
        </w:r>
        <w:bookmarkStart w:id="3550" w:name="_Toc417811899"/>
        <w:bookmarkStart w:id="3551" w:name="_Toc417853519"/>
        <w:bookmarkStart w:id="3552" w:name="_Toc418022197"/>
        <w:bookmarkStart w:id="3553" w:name="_Toc418191579"/>
        <w:bookmarkStart w:id="3554" w:name="_Toc418192048"/>
        <w:bookmarkStart w:id="3555" w:name="_Toc418263283"/>
        <w:bookmarkStart w:id="3556" w:name="_Toc418263750"/>
        <w:bookmarkStart w:id="3557" w:name="_Toc418356930"/>
        <w:bookmarkStart w:id="3558" w:name="_Toc418360293"/>
        <w:bookmarkStart w:id="3559" w:name="_Toc418434978"/>
        <w:bookmarkStart w:id="3560" w:name="_Toc419660145"/>
        <w:bookmarkStart w:id="3561" w:name="_Toc419660608"/>
        <w:bookmarkStart w:id="3562" w:name="_Toc420134077"/>
        <w:bookmarkStart w:id="3563" w:name="_Toc420134539"/>
        <w:bookmarkStart w:id="3564" w:name="_Toc420166297"/>
        <w:bookmarkStart w:id="3565" w:name="_Toc420167067"/>
        <w:bookmarkStart w:id="3566" w:name="_Toc420302224"/>
        <w:bookmarkStart w:id="3567" w:name="_Toc420302691"/>
        <w:bookmarkStart w:id="3568" w:name="_Toc420438525"/>
        <w:bookmarkStart w:id="3569" w:name="_Toc420795963"/>
        <w:bookmarkStart w:id="3570" w:name="_Toc420874231"/>
        <w:bookmarkStart w:id="3571" w:name="_Toc420874696"/>
        <w:bookmarkStart w:id="3572" w:name="_Toc420874438"/>
        <w:bookmarkStart w:id="3573" w:name="_Toc421046526"/>
        <w:bookmarkStart w:id="3574" w:name="_Toc421046997"/>
        <w:bookmarkStart w:id="3575" w:name="_Toc477259077"/>
        <w:bookmarkStart w:id="3576" w:name="_Toc479633175"/>
        <w:bookmarkStart w:id="3577" w:name="_Toc481936331"/>
        <w:bookmarkEnd w:id="3550"/>
        <w:bookmarkEnd w:id="3551"/>
        <w:bookmarkEnd w:id="3552"/>
        <w:bookmarkEnd w:id="3553"/>
        <w:bookmarkEnd w:id="3554"/>
        <w:bookmarkEnd w:id="3555"/>
        <w:bookmarkEnd w:id="3556"/>
        <w:bookmarkEnd w:id="3557"/>
        <w:bookmarkEnd w:id="3558"/>
        <w:bookmarkEnd w:id="3559"/>
        <w:bookmarkEnd w:id="3560"/>
        <w:bookmarkEnd w:id="3561"/>
        <w:bookmarkEnd w:id="3562"/>
        <w:bookmarkEnd w:id="3563"/>
        <w:bookmarkEnd w:id="3564"/>
        <w:bookmarkEnd w:id="3565"/>
        <w:bookmarkEnd w:id="3566"/>
        <w:bookmarkEnd w:id="3567"/>
        <w:bookmarkEnd w:id="3568"/>
        <w:bookmarkEnd w:id="3569"/>
        <w:bookmarkEnd w:id="3570"/>
        <w:bookmarkEnd w:id="3571"/>
        <w:bookmarkEnd w:id="3572"/>
        <w:bookmarkEnd w:id="3573"/>
        <w:bookmarkEnd w:id="3574"/>
        <w:bookmarkEnd w:id="3575"/>
        <w:bookmarkEnd w:id="3576"/>
        <w:bookmarkEnd w:id="3577"/>
      </w:del>
    </w:p>
    <w:p w14:paraId="3DAA969C" w14:textId="77777777" w:rsidR="00397B2B" w:rsidRPr="00EC76D5" w:rsidDel="000610D0" w:rsidRDefault="00397B2B" w:rsidP="00EC426F">
      <w:pPr>
        <w:pStyle w:val="Code"/>
        <w:rPr>
          <w:del w:id="3578" w:author="Stefan Bjornander" w:date="2015-04-25T16:01:00Z"/>
        </w:rPr>
      </w:pPr>
      <w:del w:id="3579" w:author="Stefan Bjornander" w:date="2015-04-25T16:01:00Z">
        <w:r w:rsidRPr="00EC76D5" w:rsidDel="000610D0">
          <w:rPr>
            <w:rPrChange w:id="3580" w:author="Stefan Bjornander" w:date="2015-04-25T14:40:00Z">
              <w:rPr>
                <w:lang w:val="sv-SE"/>
              </w:rPr>
            </w:rPrChange>
          </w:rPr>
          <w:delText xml:space="preserve">    </w:delText>
        </w:r>
        <w:r w:rsidRPr="00EC76D5" w:rsidDel="000610D0">
          <w:delText>return unionType;</w:delText>
        </w:r>
        <w:bookmarkStart w:id="3581" w:name="_Toc417811900"/>
        <w:bookmarkStart w:id="3582" w:name="_Toc417853520"/>
        <w:bookmarkStart w:id="3583" w:name="_Toc418022198"/>
        <w:bookmarkStart w:id="3584" w:name="_Toc418191580"/>
        <w:bookmarkStart w:id="3585" w:name="_Toc418192049"/>
        <w:bookmarkStart w:id="3586" w:name="_Toc418263284"/>
        <w:bookmarkStart w:id="3587" w:name="_Toc418263751"/>
        <w:bookmarkStart w:id="3588" w:name="_Toc418356931"/>
        <w:bookmarkStart w:id="3589" w:name="_Toc418360294"/>
        <w:bookmarkStart w:id="3590" w:name="_Toc418434979"/>
        <w:bookmarkStart w:id="3591" w:name="_Toc419660146"/>
        <w:bookmarkStart w:id="3592" w:name="_Toc419660609"/>
        <w:bookmarkStart w:id="3593" w:name="_Toc420134078"/>
        <w:bookmarkStart w:id="3594" w:name="_Toc420134540"/>
        <w:bookmarkStart w:id="3595" w:name="_Toc420166298"/>
        <w:bookmarkStart w:id="3596" w:name="_Toc420167068"/>
        <w:bookmarkStart w:id="3597" w:name="_Toc420302225"/>
        <w:bookmarkStart w:id="3598" w:name="_Toc420302692"/>
        <w:bookmarkStart w:id="3599" w:name="_Toc420438526"/>
        <w:bookmarkStart w:id="3600" w:name="_Toc420795964"/>
        <w:bookmarkStart w:id="3601" w:name="_Toc420874232"/>
        <w:bookmarkStart w:id="3602" w:name="_Toc420874697"/>
        <w:bookmarkStart w:id="3603" w:name="_Toc420874439"/>
        <w:bookmarkStart w:id="3604" w:name="_Toc421046527"/>
        <w:bookmarkStart w:id="3605" w:name="_Toc421046998"/>
        <w:bookmarkStart w:id="3606" w:name="_Toc477259078"/>
        <w:bookmarkStart w:id="3607" w:name="_Toc479633176"/>
        <w:bookmarkStart w:id="3608" w:name="_Toc481936332"/>
        <w:bookmarkEnd w:id="3581"/>
        <w:bookmarkEnd w:id="3582"/>
        <w:bookmarkEnd w:id="3583"/>
        <w:bookmarkEnd w:id="3584"/>
        <w:bookmarkEnd w:id="3585"/>
        <w:bookmarkEnd w:id="3586"/>
        <w:bookmarkEnd w:id="3587"/>
        <w:bookmarkEnd w:id="3588"/>
        <w:bookmarkEnd w:id="3589"/>
        <w:bookmarkEnd w:id="3590"/>
        <w:bookmarkEnd w:id="3591"/>
        <w:bookmarkEnd w:id="3592"/>
        <w:bookmarkEnd w:id="3593"/>
        <w:bookmarkEnd w:id="3594"/>
        <w:bookmarkEnd w:id="3595"/>
        <w:bookmarkEnd w:id="3596"/>
        <w:bookmarkEnd w:id="3597"/>
        <w:bookmarkEnd w:id="3598"/>
        <w:bookmarkEnd w:id="3599"/>
        <w:bookmarkEnd w:id="3600"/>
        <w:bookmarkEnd w:id="3601"/>
        <w:bookmarkEnd w:id="3602"/>
        <w:bookmarkEnd w:id="3603"/>
        <w:bookmarkEnd w:id="3604"/>
        <w:bookmarkEnd w:id="3605"/>
        <w:bookmarkEnd w:id="3606"/>
        <w:bookmarkEnd w:id="3607"/>
        <w:bookmarkEnd w:id="3608"/>
      </w:del>
    </w:p>
    <w:p w14:paraId="5460B7FC" w14:textId="77777777" w:rsidR="00397B2B" w:rsidRPr="00EC76D5" w:rsidDel="000610D0" w:rsidRDefault="00397B2B" w:rsidP="00EC426F">
      <w:pPr>
        <w:pStyle w:val="Code"/>
        <w:rPr>
          <w:del w:id="3609" w:author="Stefan Bjornander" w:date="2015-04-25T16:01:00Z"/>
        </w:rPr>
      </w:pPr>
      <w:del w:id="3610" w:author="Stefan Bjornander" w:date="2015-04-25T16:01:00Z">
        <w:r w:rsidRPr="00EC76D5" w:rsidDel="000610D0">
          <w:delText xml:space="preserve">  }</w:delText>
        </w:r>
        <w:bookmarkStart w:id="3611" w:name="_Toc417811901"/>
        <w:bookmarkStart w:id="3612" w:name="_Toc417853521"/>
        <w:bookmarkStart w:id="3613" w:name="_Toc418022199"/>
        <w:bookmarkStart w:id="3614" w:name="_Toc418191581"/>
        <w:bookmarkStart w:id="3615" w:name="_Toc418192050"/>
        <w:bookmarkStart w:id="3616" w:name="_Toc418263285"/>
        <w:bookmarkStart w:id="3617" w:name="_Toc418263752"/>
        <w:bookmarkStart w:id="3618" w:name="_Toc418356932"/>
        <w:bookmarkStart w:id="3619" w:name="_Toc418360295"/>
        <w:bookmarkStart w:id="3620" w:name="_Toc418434980"/>
        <w:bookmarkStart w:id="3621" w:name="_Toc419660147"/>
        <w:bookmarkStart w:id="3622" w:name="_Toc419660610"/>
        <w:bookmarkStart w:id="3623" w:name="_Toc420134079"/>
        <w:bookmarkStart w:id="3624" w:name="_Toc420134541"/>
        <w:bookmarkStart w:id="3625" w:name="_Toc420166299"/>
        <w:bookmarkStart w:id="3626" w:name="_Toc420167069"/>
        <w:bookmarkStart w:id="3627" w:name="_Toc420302226"/>
        <w:bookmarkStart w:id="3628" w:name="_Toc420302693"/>
        <w:bookmarkStart w:id="3629" w:name="_Toc420438527"/>
        <w:bookmarkStart w:id="3630" w:name="_Toc420795965"/>
        <w:bookmarkStart w:id="3631" w:name="_Toc420874233"/>
        <w:bookmarkStart w:id="3632" w:name="_Toc420874698"/>
        <w:bookmarkStart w:id="3633" w:name="_Toc420874440"/>
        <w:bookmarkStart w:id="3634" w:name="_Toc421046528"/>
        <w:bookmarkStart w:id="3635" w:name="_Toc421046999"/>
        <w:bookmarkStart w:id="3636" w:name="_Toc477259079"/>
        <w:bookmarkStart w:id="3637" w:name="_Toc479633177"/>
        <w:bookmarkStart w:id="3638" w:name="_Toc481936333"/>
        <w:bookmarkEnd w:id="3611"/>
        <w:bookmarkEnd w:id="3612"/>
        <w:bookmarkEnd w:id="3613"/>
        <w:bookmarkEnd w:id="3614"/>
        <w:bookmarkEnd w:id="3615"/>
        <w:bookmarkEnd w:id="3616"/>
        <w:bookmarkEnd w:id="3617"/>
        <w:bookmarkEnd w:id="3618"/>
        <w:bookmarkEnd w:id="3619"/>
        <w:bookmarkEnd w:id="3620"/>
        <w:bookmarkEnd w:id="3621"/>
        <w:bookmarkEnd w:id="3622"/>
        <w:bookmarkEnd w:id="3623"/>
        <w:bookmarkEnd w:id="3624"/>
        <w:bookmarkEnd w:id="3625"/>
        <w:bookmarkEnd w:id="3626"/>
        <w:bookmarkEnd w:id="3627"/>
        <w:bookmarkEnd w:id="3628"/>
        <w:bookmarkEnd w:id="3629"/>
        <w:bookmarkEnd w:id="3630"/>
        <w:bookmarkEnd w:id="3631"/>
        <w:bookmarkEnd w:id="3632"/>
        <w:bookmarkEnd w:id="3633"/>
        <w:bookmarkEnd w:id="3634"/>
        <w:bookmarkEnd w:id="3635"/>
        <w:bookmarkEnd w:id="3636"/>
        <w:bookmarkEnd w:id="3637"/>
        <w:bookmarkEnd w:id="3638"/>
      </w:del>
    </w:p>
    <w:p w14:paraId="1D7F2C2B" w14:textId="77777777" w:rsidR="00397B2B" w:rsidRPr="00EC76D5" w:rsidDel="000610D0" w:rsidRDefault="00397B2B" w:rsidP="00EC426F">
      <w:pPr>
        <w:pStyle w:val="Code"/>
        <w:rPr>
          <w:del w:id="3639" w:author="Stefan Bjornander" w:date="2015-04-25T16:01:00Z"/>
        </w:rPr>
      </w:pPr>
      <w:bookmarkStart w:id="3640" w:name="_Toc417811902"/>
      <w:bookmarkStart w:id="3641" w:name="_Toc417853522"/>
      <w:bookmarkStart w:id="3642" w:name="_Toc418022200"/>
      <w:bookmarkStart w:id="3643" w:name="_Toc418191582"/>
      <w:bookmarkStart w:id="3644" w:name="_Toc418192051"/>
      <w:bookmarkStart w:id="3645" w:name="_Toc418263286"/>
      <w:bookmarkStart w:id="3646" w:name="_Toc418263753"/>
      <w:bookmarkStart w:id="3647" w:name="_Toc418356933"/>
      <w:bookmarkStart w:id="3648" w:name="_Toc418360296"/>
      <w:bookmarkStart w:id="3649" w:name="_Toc418434981"/>
      <w:bookmarkStart w:id="3650" w:name="_Toc419660148"/>
      <w:bookmarkStart w:id="3651" w:name="_Toc419660611"/>
      <w:bookmarkStart w:id="3652" w:name="_Toc420134080"/>
      <w:bookmarkStart w:id="3653" w:name="_Toc420134542"/>
      <w:bookmarkStart w:id="3654" w:name="_Toc420166300"/>
      <w:bookmarkStart w:id="3655" w:name="_Toc420167070"/>
      <w:bookmarkStart w:id="3656" w:name="_Toc420302227"/>
      <w:bookmarkStart w:id="3657" w:name="_Toc420302694"/>
      <w:bookmarkStart w:id="3658" w:name="_Toc420438528"/>
      <w:bookmarkStart w:id="3659" w:name="_Toc420795966"/>
      <w:bookmarkStart w:id="3660" w:name="_Toc420874234"/>
      <w:bookmarkStart w:id="3661" w:name="_Toc420874699"/>
      <w:bookmarkStart w:id="3662" w:name="_Toc420874441"/>
      <w:bookmarkStart w:id="3663" w:name="_Toc421046529"/>
      <w:bookmarkStart w:id="3664" w:name="_Toc421047000"/>
      <w:bookmarkStart w:id="3665" w:name="_Toc477259080"/>
      <w:bookmarkStart w:id="3666" w:name="_Toc479633178"/>
      <w:bookmarkStart w:id="3667" w:name="_Toc481936334"/>
      <w:bookmarkEnd w:id="3640"/>
      <w:bookmarkEnd w:id="3641"/>
      <w:bookmarkEnd w:id="3642"/>
      <w:bookmarkEnd w:id="3643"/>
      <w:bookmarkEnd w:id="3644"/>
      <w:bookmarkEnd w:id="3645"/>
      <w:bookmarkEnd w:id="3646"/>
      <w:bookmarkEnd w:id="3647"/>
      <w:bookmarkEnd w:id="3648"/>
      <w:bookmarkEnd w:id="3649"/>
      <w:bookmarkEnd w:id="3650"/>
      <w:bookmarkEnd w:id="3651"/>
      <w:bookmarkEnd w:id="3652"/>
      <w:bookmarkEnd w:id="3653"/>
      <w:bookmarkEnd w:id="3654"/>
      <w:bookmarkEnd w:id="3655"/>
      <w:bookmarkEnd w:id="3656"/>
      <w:bookmarkEnd w:id="3657"/>
      <w:bookmarkEnd w:id="3658"/>
      <w:bookmarkEnd w:id="3659"/>
      <w:bookmarkEnd w:id="3660"/>
      <w:bookmarkEnd w:id="3661"/>
      <w:bookmarkEnd w:id="3662"/>
      <w:bookmarkEnd w:id="3663"/>
      <w:bookmarkEnd w:id="3664"/>
      <w:bookmarkEnd w:id="3665"/>
      <w:bookmarkEnd w:id="3666"/>
      <w:bookmarkEnd w:id="3667"/>
    </w:p>
    <w:p w14:paraId="32CE3D7F" w14:textId="77777777" w:rsidR="00397B2B" w:rsidRPr="00EC76D5" w:rsidDel="000610D0" w:rsidRDefault="00397B2B" w:rsidP="00EC426F">
      <w:pPr>
        <w:pStyle w:val="Code"/>
        <w:rPr>
          <w:del w:id="3668" w:author="Stefan Bjornander" w:date="2015-04-25T16:01:00Z"/>
        </w:rPr>
      </w:pPr>
      <w:del w:id="3669" w:author="Stefan Bjornander" w:date="2015-04-25T16:01:00Z">
        <w:r w:rsidRPr="00EC76D5" w:rsidDel="000610D0">
          <w:delText xml:space="preserve">  public List&lt;Symb&gt; </w:delText>
        </w:r>
      </w:del>
      <w:del w:id="3670" w:author="Stefan Bjornander" w:date="2015-04-25T14:48:00Z">
        <w:r w:rsidRPr="00EC76D5" w:rsidDel="00ED7E9E">
          <w:delText>getSymbolList</w:delText>
        </w:r>
      </w:del>
      <w:del w:id="3671" w:author="Stefan Bjornander" w:date="2015-04-25T16:01:00Z">
        <w:r w:rsidRPr="00EC76D5" w:rsidDel="000610D0">
          <w:delText>() {</w:delText>
        </w:r>
        <w:bookmarkStart w:id="3672" w:name="_Toc417811903"/>
        <w:bookmarkStart w:id="3673" w:name="_Toc417853523"/>
        <w:bookmarkStart w:id="3674" w:name="_Toc418022201"/>
        <w:bookmarkStart w:id="3675" w:name="_Toc418191583"/>
        <w:bookmarkStart w:id="3676" w:name="_Toc418192052"/>
        <w:bookmarkStart w:id="3677" w:name="_Toc418263287"/>
        <w:bookmarkStart w:id="3678" w:name="_Toc418263754"/>
        <w:bookmarkStart w:id="3679" w:name="_Toc418356934"/>
        <w:bookmarkStart w:id="3680" w:name="_Toc418360297"/>
        <w:bookmarkStart w:id="3681" w:name="_Toc418434982"/>
        <w:bookmarkStart w:id="3682" w:name="_Toc419660149"/>
        <w:bookmarkStart w:id="3683" w:name="_Toc419660612"/>
        <w:bookmarkStart w:id="3684" w:name="_Toc420134081"/>
        <w:bookmarkStart w:id="3685" w:name="_Toc420134543"/>
        <w:bookmarkStart w:id="3686" w:name="_Toc420166301"/>
        <w:bookmarkStart w:id="3687" w:name="_Toc420167071"/>
        <w:bookmarkStart w:id="3688" w:name="_Toc420302228"/>
        <w:bookmarkStart w:id="3689" w:name="_Toc420302695"/>
        <w:bookmarkStart w:id="3690" w:name="_Toc420438529"/>
        <w:bookmarkStart w:id="3691" w:name="_Toc420795967"/>
        <w:bookmarkStart w:id="3692" w:name="_Toc420874235"/>
        <w:bookmarkStart w:id="3693" w:name="_Toc420874700"/>
        <w:bookmarkStart w:id="3694" w:name="_Toc420874442"/>
        <w:bookmarkStart w:id="3695" w:name="_Toc421046530"/>
        <w:bookmarkStart w:id="3696" w:name="_Toc421047001"/>
        <w:bookmarkStart w:id="3697" w:name="_Toc477259081"/>
        <w:bookmarkStart w:id="3698" w:name="_Toc479633179"/>
        <w:bookmarkStart w:id="3699" w:name="_Toc481936335"/>
        <w:bookmarkEnd w:id="3672"/>
        <w:bookmarkEnd w:id="3673"/>
        <w:bookmarkEnd w:id="3674"/>
        <w:bookmarkEnd w:id="3675"/>
        <w:bookmarkEnd w:id="3676"/>
        <w:bookmarkEnd w:id="3677"/>
        <w:bookmarkEnd w:id="3678"/>
        <w:bookmarkEnd w:id="3679"/>
        <w:bookmarkEnd w:id="3680"/>
        <w:bookmarkEnd w:id="3681"/>
        <w:bookmarkEnd w:id="3682"/>
        <w:bookmarkEnd w:id="3683"/>
        <w:bookmarkEnd w:id="3684"/>
        <w:bookmarkEnd w:id="3685"/>
        <w:bookmarkEnd w:id="3686"/>
        <w:bookmarkEnd w:id="3687"/>
        <w:bookmarkEnd w:id="3688"/>
        <w:bookmarkEnd w:id="3689"/>
        <w:bookmarkEnd w:id="3690"/>
        <w:bookmarkEnd w:id="3691"/>
        <w:bookmarkEnd w:id="3692"/>
        <w:bookmarkEnd w:id="3693"/>
        <w:bookmarkEnd w:id="3694"/>
        <w:bookmarkEnd w:id="3695"/>
        <w:bookmarkEnd w:id="3696"/>
        <w:bookmarkEnd w:id="3697"/>
        <w:bookmarkEnd w:id="3698"/>
        <w:bookmarkEnd w:id="3699"/>
      </w:del>
    </w:p>
    <w:p w14:paraId="2D19FCBE" w14:textId="77777777" w:rsidR="00397B2B" w:rsidRPr="00EC76D5" w:rsidDel="000610D0" w:rsidRDefault="00397B2B" w:rsidP="00EC426F">
      <w:pPr>
        <w:pStyle w:val="Code"/>
        <w:rPr>
          <w:del w:id="3700" w:author="Stefan Bjornander" w:date="2015-04-25T16:01:00Z"/>
        </w:rPr>
      </w:pPr>
      <w:del w:id="3701" w:author="Stefan Bjornander" w:date="2015-04-25T16:01:00Z">
        <w:r w:rsidRPr="00EC76D5" w:rsidDel="000610D0">
          <w:delText xml:space="preserve">    return </w:delText>
        </w:r>
      </w:del>
      <w:del w:id="3702" w:author="Stefan Bjornander" w:date="2015-04-25T11:36:00Z">
        <w:r w:rsidRPr="00EC76D5" w:rsidDel="00EF4076">
          <w:delText>m_symbolList</w:delText>
        </w:r>
      </w:del>
      <w:del w:id="3703" w:author="Stefan Bjornander" w:date="2015-04-25T16:01:00Z">
        <w:r w:rsidRPr="00EC76D5" w:rsidDel="000610D0">
          <w:delText>;</w:delText>
        </w:r>
        <w:bookmarkStart w:id="3704" w:name="_Toc417811904"/>
        <w:bookmarkStart w:id="3705" w:name="_Toc417853524"/>
        <w:bookmarkStart w:id="3706" w:name="_Toc418022202"/>
        <w:bookmarkStart w:id="3707" w:name="_Toc418191584"/>
        <w:bookmarkStart w:id="3708" w:name="_Toc418192053"/>
        <w:bookmarkStart w:id="3709" w:name="_Toc418263288"/>
        <w:bookmarkStart w:id="3710" w:name="_Toc418263755"/>
        <w:bookmarkStart w:id="3711" w:name="_Toc418356935"/>
        <w:bookmarkStart w:id="3712" w:name="_Toc418360298"/>
        <w:bookmarkStart w:id="3713" w:name="_Toc418434983"/>
        <w:bookmarkStart w:id="3714" w:name="_Toc419660150"/>
        <w:bookmarkStart w:id="3715" w:name="_Toc419660613"/>
        <w:bookmarkStart w:id="3716" w:name="_Toc420134082"/>
        <w:bookmarkStart w:id="3717" w:name="_Toc420134544"/>
        <w:bookmarkStart w:id="3718" w:name="_Toc420166302"/>
        <w:bookmarkStart w:id="3719" w:name="_Toc420167072"/>
        <w:bookmarkStart w:id="3720" w:name="_Toc420302229"/>
        <w:bookmarkStart w:id="3721" w:name="_Toc420302696"/>
        <w:bookmarkStart w:id="3722" w:name="_Toc420438530"/>
        <w:bookmarkStart w:id="3723" w:name="_Toc420795968"/>
        <w:bookmarkStart w:id="3724" w:name="_Toc420874236"/>
        <w:bookmarkStart w:id="3725" w:name="_Toc420874701"/>
        <w:bookmarkStart w:id="3726" w:name="_Toc420874443"/>
        <w:bookmarkStart w:id="3727" w:name="_Toc421046531"/>
        <w:bookmarkStart w:id="3728" w:name="_Toc421047002"/>
        <w:bookmarkStart w:id="3729" w:name="_Toc477259082"/>
        <w:bookmarkStart w:id="3730" w:name="_Toc479633180"/>
        <w:bookmarkStart w:id="3731" w:name="_Toc481936336"/>
        <w:bookmarkEnd w:id="3704"/>
        <w:bookmarkEnd w:id="3705"/>
        <w:bookmarkEnd w:id="3706"/>
        <w:bookmarkEnd w:id="3707"/>
        <w:bookmarkEnd w:id="3708"/>
        <w:bookmarkEnd w:id="3709"/>
        <w:bookmarkEnd w:id="3710"/>
        <w:bookmarkEnd w:id="3711"/>
        <w:bookmarkEnd w:id="3712"/>
        <w:bookmarkEnd w:id="3713"/>
        <w:bookmarkEnd w:id="3714"/>
        <w:bookmarkEnd w:id="3715"/>
        <w:bookmarkEnd w:id="3716"/>
        <w:bookmarkEnd w:id="3717"/>
        <w:bookmarkEnd w:id="3718"/>
        <w:bookmarkEnd w:id="3719"/>
        <w:bookmarkEnd w:id="3720"/>
        <w:bookmarkEnd w:id="3721"/>
        <w:bookmarkEnd w:id="3722"/>
        <w:bookmarkEnd w:id="3723"/>
        <w:bookmarkEnd w:id="3724"/>
        <w:bookmarkEnd w:id="3725"/>
        <w:bookmarkEnd w:id="3726"/>
        <w:bookmarkEnd w:id="3727"/>
        <w:bookmarkEnd w:id="3728"/>
        <w:bookmarkEnd w:id="3729"/>
        <w:bookmarkEnd w:id="3730"/>
        <w:bookmarkEnd w:id="3731"/>
      </w:del>
    </w:p>
    <w:p w14:paraId="5901C310" w14:textId="77777777" w:rsidR="00397B2B" w:rsidRPr="00EC76D5" w:rsidDel="000610D0" w:rsidRDefault="00397B2B" w:rsidP="00EC426F">
      <w:pPr>
        <w:pStyle w:val="Code"/>
        <w:rPr>
          <w:del w:id="3732" w:author="Stefan Bjornander" w:date="2015-04-25T16:01:00Z"/>
        </w:rPr>
      </w:pPr>
      <w:del w:id="3733" w:author="Stefan Bjornander" w:date="2015-04-25T16:01:00Z">
        <w:r w:rsidRPr="00EC76D5" w:rsidDel="000610D0">
          <w:delText xml:space="preserve">  }</w:delText>
        </w:r>
        <w:bookmarkStart w:id="3734" w:name="_Toc417811905"/>
        <w:bookmarkStart w:id="3735" w:name="_Toc417853525"/>
        <w:bookmarkStart w:id="3736" w:name="_Toc418022203"/>
        <w:bookmarkStart w:id="3737" w:name="_Toc418191585"/>
        <w:bookmarkStart w:id="3738" w:name="_Toc418192054"/>
        <w:bookmarkStart w:id="3739" w:name="_Toc418263289"/>
        <w:bookmarkStart w:id="3740" w:name="_Toc418263756"/>
        <w:bookmarkStart w:id="3741" w:name="_Toc418356936"/>
        <w:bookmarkStart w:id="3742" w:name="_Toc418360299"/>
        <w:bookmarkStart w:id="3743" w:name="_Toc418434984"/>
        <w:bookmarkStart w:id="3744" w:name="_Toc419660151"/>
        <w:bookmarkStart w:id="3745" w:name="_Toc419660614"/>
        <w:bookmarkStart w:id="3746" w:name="_Toc420134083"/>
        <w:bookmarkStart w:id="3747" w:name="_Toc420134545"/>
        <w:bookmarkStart w:id="3748" w:name="_Toc420166303"/>
        <w:bookmarkStart w:id="3749" w:name="_Toc420167073"/>
        <w:bookmarkStart w:id="3750" w:name="_Toc420302230"/>
        <w:bookmarkStart w:id="3751" w:name="_Toc420302697"/>
        <w:bookmarkStart w:id="3752" w:name="_Toc420438531"/>
        <w:bookmarkStart w:id="3753" w:name="_Toc420795969"/>
        <w:bookmarkStart w:id="3754" w:name="_Toc420874237"/>
        <w:bookmarkStart w:id="3755" w:name="_Toc420874702"/>
        <w:bookmarkStart w:id="3756" w:name="_Toc420874444"/>
        <w:bookmarkStart w:id="3757" w:name="_Toc421046532"/>
        <w:bookmarkStart w:id="3758" w:name="_Toc421047003"/>
        <w:bookmarkStart w:id="3759" w:name="_Toc477259083"/>
        <w:bookmarkStart w:id="3760" w:name="_Toc479633181"/>
        <w:bookmarkStart w:id="3761" w:name="_Toc481936337"/>
        <w:bookmarkEnd w:id="3734"/>
        <w:bookmarkEnd w:id="3735"/>
        <w:bookmarkEnd w:id="3736"/>
        <w:bookmarkEnd w:id="3737"/>
        <w:bookmarkEnd w:id="3738"/>
        <w:bookmarkEnd w:id="3739"/>
        <w:bookmarkEnd w:id="3740"/>
        <w:bookmarkEnd w:id="3741"/>
        <w:bookmarkEnd w:id="3742"/>
        <w:bookmarkEnd w:id="3743"/>
        <w:bookmarkEnd w:id="3744"/>
        <w:bookmarkEnd w:id="3745"/>
        <w:bookmarkEnd w:id="3746"/>
        <w:bookmarkEnd w:id="3747"/>
        <w:bookmarkEnd w:id="3748"/>
        <w:bookmarkEnd w:id="3749"/>
        <w:bookmarkEnd w:id="3750"/>
        <w:bookmarkEnd w:id="3751"/>
        <w:bookmarkEnd w:id="3752"/>
        <w:bookmarkEnd w:id="3753"/>
        <w:bookmarkEnd w:id="3754"/>
        <w:bookmarkEnd w:id="3755"/>
        <w:bookmarkEnd w:id="3756"/>
        <w:bookmarkEnd w:id="3757"/>
        <w:bookmarkEnd w:id="3758"/>
        <w:bookmarkEnd w:id="3759"/>
        <w:bookmarkEnd w:id="3760"/>
        <w:bookmarkEnd w:id="3761"/>
      </w:del>
    </w:p>
    <w:p w14:paraId="33A525F0" w14:textId="77777777" w:rsidR="00397B2B" w:rsidRPr="00EC76D5" w:rsidDel="000610D0" w:rsidRDefault="00397B2B" w:rsidP="00EC426F">
      <w:pPr>
        <w:pStyle w:val="Code"/>
        <w:rPr>
          <w:del w:id="3762" w:author="Stefan Bjornander" w:date="2015-04-25T16:01:00Z"/>
        </w:rPr>
      </w:pPr>
      <w:bookmarkStart w:id="3763" w:name="_Toc417811906"/>
      <w:bookmarkStart w:id="3764" w:name="_Toc417853526"/>
      <w:bookmarkStart w:id="3765" w:name="_Toc418022204"/>
      <w:bookmarkStart w:id="3766" w:name="_Toc418191586"/>
      <w:bookmarkStart w:id="3767" w:name="_Toc418192055"/>
      <w:bookmarkStart w:id="3768" w:name="_Toc418263290"/>
      <w:bookmarkStart w:id="3769" w:name="_Toc418263757"/>
      <w:bookmarkStart w:id="3770" w:name="_Toc418356937"/>
      <w:bookmarkStart w:id="3771" w:name="_Toc418360300"/>
      <w:bookmarkStart w:id="3772" w:name="_Toc418434985"/>
      <w:bookmarkStart w:id="3773" w:name="_Toc419660152"/>
      <w:bookmarkStart w:id="3774" w:name="_Toc419660615"/>
      <w:bookmarkStart w:id="3775" w:name="_Toc420134084"/>
      <w:bookmarkStart w:id="3776" w:name="_Toc420134546"/>
      <w:bookmarkStart w:id="3777" w:name="_Toc420166304"/>
      <w:bookmarkStart w:id="3778" w:name="_Toc420167074"/>
      <w:bookmarkStart w:id="3779" w:name="_Toc420302231"/>
      <w:bookmarkStart w:id="3780" w:name="_Toc420302698"/>
      <w:bookmarkStart w:id="3781" w:name="_Toc420438532"/>
      <w:bookmarkStart w:id="3782" w:name="_Toc420795970"/>
      <w:bookmarkStart w:id="3783" w:name="_Toc420874238"/>
      <w:bookmarkStart w:id="3784" w:name="_Toc420874703"/>
      <w:bookmarkStart w:id="3785" w:name="_Toc420874445"/>
      <w:bookmarkStart w:id="3786" w:name="_Toc421046533"/>
      <w:bookmarkStart w:id="3787" w:name="_Toc421047004"/>
      <w:bookmarkStart w:id="3788" w:name="_Toc477259084"/>
      <w:bookmarkStart w:id="3789" w:name="_Toc479633182"/>
      <w:bookmarkStart w:id="3790" w:name="_Toc481936338"/>
      <w:bookmarkEnd w:id="3763"/>
      <w:bookmarkEnd w:id="3764"/>
      <w:bookmarkEnd w:id="3765"/>
      <w:bookmarkEnd w:id="3766"/>
      <w:bookmarkEnd w:id="3767"/>
      <w:bookmarkEnd w:id="3768"/>
      <w:bookmarkEnd w:id="3769"/>
      <w:bookmarkEnd w:id="3770"/>
      <w:bookmarkEnd w:id="3771"/>
      <w:bookmarkEnd w:id="3772"/>
      <w:bookmarkEnd w:id="3773"/>
      <w:bookmarkEnd w:id="3774"/>
      <w:bookmarkEnd w:id="3775"/>
      <w:bookmarkEnd w:id="3776"/>
      <w:bookmarkEnd w:id="3777"/>
      <w:bookmarkEnd w:id="3778"/>
      <w:bookmarkEnd w:id="3779"/>
      <w:bookmarkEnd w:id="3780"/>
      <w:bookmarkEnd w:id="3781"/>
      <w:bookmarkEnd w:id="3782"/>
      <w:bookmarkEnd w:id="3783"/>
      <w:bookmarkEnd w:id="3784"/>
      <w:bookmarkEnd w:id="3785"/>
      <w:bookmarkEnd w:id="3786"/>
      <w:bookmarkEnd w:id="3787"/>
      <w:bookmarkEnd w:id="3788"/>
      <w:bookmarkEnd w:id="3789"/>
      <w:bookmarkEnd w:id="3790"/>
    </w:p>
    <w:p w14:paraId="61AD3BF5" w14:textId="77777777" w:rsidR="00397B2B" w:rsidRPr="00EC76D5" w:rsidDel="00692937" w:rsidRDefault="00397B2B" w:rsidP="00EC426F">
      <w:pPr>
        <w:pStyle w:val="Code"/>
        <w:rPr>
          <w:del w:id="3791" w:author="Stefan Bjornander" w:date="2015-04-25T11:08:00Z"/>
        </w:rPr>
      </w:pPr>
      <w:del w:id="3792" w:author="Stefan Bjornander" w:date="2015-04-25T11:08:00Z">
        <w:r w:rsidRPr="00EC76D5" w:rsidDel="00692937">
          <w:delText xml:space="preserve">  public boolean hasTag() {</w:delText>
        </w:r>
        <w:bookmarkStart w:id="3793" w:name="_Toc417811907"/>
        <w:bookmarkStart w:id="3794" w:name="_Toc417853527"/>
        <w:bookmarkStart w:id="3795" w:name="_Toc418022205"/>
        <w:bookmarkStart w:id="3796" w:name="_Toc418191587"/>
        <w:bookmarkStart w:id="3797" w:name="_Toc418192056"/>
        <w:bookmarkStart w:id="3798" w:name="_Toc418263291"/>
        <w:bookmarkStart w:id="3799" w:name="_Toc418263758"/>
        <w:bookmarkStart w:id="3800" w:name="_Toc418356938"/>
        <w:bookmarkStart w:id="3801" w:name="_Toc418360301"/>
        <w:bookmarkStart w:id="3802" w:name="_Toc418434986"/>
        <w:bookmarkStart w:id="3803" w:name="_Toc419660153"/>
        <w:bookmarkStart w:id="3804" w:name="_Toc419660616"/>
        <w:bookmarkStart w:id="3805" w:name="_Toc420134085"/>
        <w:bookmarkStart w:id="3806" w:name="_Toc420134547"/>
        <w:bookmarkStart w:id="3807" w:name="_Toc420166305"/>
        <w:bookmarkStart w:id="3808" w:name="_Toc420167075"/>
        <w:bookmarkStart w:id="3809" w:name="_Toc420302232"/>
        <w:bookmarkStart w:id="3810" w:name="_Toc420302699"/>
        <w:bookmarkStart w:id="3811" w:name="_Toc420438533"/>
        <w:bookmarkStart w:id="3812" w:name="_Toc420795971"/>
        <w:bookmarkStart w:id="3813" w:name="_Toc420874239"/>
        <w:bookmarkStart w:id="3814" w:name="_Toc420874704"/>
        <w:bookmarkStart w:id="3815" w:name="_Toc420874446"/>
        <w:bookmarkStart w:id="3816" w:name="_Toc421046534"/>
        <w:bookmarkStart w:id="3817" w:name="_Toc421047005"/>
        <w:bookmarkStart w:id="3818" w:name="_Toc477259085"/>
        <w:bookmarkStart w:id="3819" w:name="_Toc479633183"/>
        <w:bookmarkStart w:id="3820" w:name="_Toc481936339"/>
        <w:bookmarkEnd w:id="3793"/>
        <w:bookmarkEnd w:id="3794"/>
        <w:bookmarkEnd w:id="3795"/>
        <w:bookmarkEnd w:id="3796"/>
        <w:bookmarkEnd w:id="3797"/>
        <w:bookmarkEnd w:id="3798"/>
        <w:bookmarkEnd w:id="3799"/>
        <w:bookmarkEnd w:id="3800"/>
        <w:bookmarkEnd w:id="3801"/>
        <w:bookmarkEnd w:id="3802"/>
        <w:bookmarkEnd w:id="3803"/>
        <w:bookmarkEnd w:id="3804"/>
        <w:bookmarkEnd w:id="3805"/>
        <w:bookmarkEnd w:id="3806"/>
        <w:bookmarkEnd w:id="3807"/>
        <w:bookmarkEnd w:id="3808"/>
        <w:bookmarkEnd w:id="3809"/>
        <w:bookmarkEnd w:id="3810"/>
        <w:bookmarkEnd w:id="3811"/>
        <w:bookmarkEnd w:id="3812"/>
        <w:bookmarkEnd w:id="3813"/>
        <w:bookmarkEnd w:id="3814"/>
        <w:bookmarkEnd w:id="3815"/>
        <w:bookmarkEnd w:id="3816"/>
        <w:bookmarkEnd w:id="3817"/>
        <w:bookmarkEnd w:id="3818"/>
        <w:bookmarkEnd w:id="3819"/>
        <w:bookmarkEnd w:id="3820"/>
      </w:del>
    </w:p>
    <w:p w14:paraId="4DE202B1" w14:textId="77777777" w:rsidR="00397B2B" w:rsidRPr="00EC76D5" w:rsidDel="00692937" w:rsidRDefault="00397B2B" w:rsidP="00EC426F">
      <w:pPr>
        <w:pStyle w:val="Code"/>
        <w:rPr>
          <w:del w:id="3821" w:author="Stefan Bjornander" w:date="2015-04-25T11:08:00Z"/>
        </w:rPr>
      </w:pPr>
      <w:del w:id="3822" w:author="Stefan Bjornander" w:date="2015-04-25T11:08:00Z">
        <w:r w:rsidRPr="00EC76D5" w:rsidDel="00692937">
          <w:delText xml:space="preserve">    return m_hasTag;</w:delText>
        </w:r>
        <w:bookmarkStart w:id="3823" w:name="_Toc417811908"/>
        <w:bookmarkStart w:id="3824" w:name="_Toc417853528"/>
        <w:bookmarkStart w:id="3825" w:name="_Toc418022206"/>
        <w:bookmarkStart w:id="3826" w:name="_Toc418191588"/>
        <w:bookmarkStart w:id="3827" w:name="_Toc418192057"/>
        <w:bookmarkStart w:id="3828" w:name="_Toc418263292"/>
        <w:bookmarkStart w:id="3829" w:name="_Toc418263759"/>
        <w:bookmarkStart w:id="3830" w:name="_Toc418356939"/>
        <w:bookmarkStart w:id="3831" w:name="_Toc418360302"/>
        <w:bookmarkStart w:id="3832" w:name="_Toc418434987"/>
        <w:bookmarkStart w:id="3833" w:name="_Toc419660154"/>
        <w:bookmarkStart w:id="3834" w:name="_Toc419660617"/>
        <w:bookmarkStart w:id="3835" w:name="_Toc420134086"/>
        <w:bookmarkStart w:id="3836" w:name="_Toc420134548"/>
        <w:bookmarkStart w:id="3837" w:name="_Toc420166306"/>
        <w:bookmarkStart w:id="3838" w:name="_Toc420167076"/>
        <w:bookmarkStart w:id="3839" w:name="_Toc420302233"/>
        <w:bookmarkStart w:id="3840" w:name="_Toc420302700"/>
        <w:bookmarkStart w:id="3841" w:name="_Toc420438534"/>
        <w:bookmarkStart w:id="3842" w:name="_Toc420795972"/>
        <w:bookmarkStart w:id="3843" w:name="_Toc420874240"/>
        <w:bookmarkStart w:id="3844" w:name="_Toc420874705"/>
        <w:bookmarkStart w:id="3845" w:name="_Toc420874447"/>
        <w:bookmarkStart w:id="3846" w:name="_Toc421046535"/>
        <w:bookmarkStart w:id="3847" w:name="_Toc421047006"/>
        <w:bookmarkStart w:id="3848" w:name="_Toc477259086"/>
        <w:bookmarkStart w:id="3849" w:name="_Toc479633184"/>
        <w:bookmarkStart w:id="3850" w:name="_Toc481936340"/>
        <w:bookmarkEnd w:id="3823"/>
        <w:bookmarkEnd w:id="3824"/>
        <w:bookmarkEnd w:id="3825"/>
        <w:bookmarkEnd w:id="3826"/>
        <w:bookmarkEnd w:id="3827"/>
        <w:bookmarkEnd w:id="3828"/>
        <w:bookmarkEnd w:id="3829"/>
        <w:bookmarkEnd w:id="3830"/>
        <w:bookmarkEnd w:id="3831"/>
        <w:bookmarkEnd w:id="3832"/>
        <w:bookmarkEnd w:id="3833"/>
        <w:bookmarkEnd w:id="3834"/>
        <w:bookmarkEnd w:id="3835"/>
        <w:bookmarkEnd w:id="3836"/>
        <w:bookmarkEnd w:id="3837"/>
        <w:bookmarkEnd w:id="3838"/>
        <w:bookmarkEnd w:id="3839"/>
        <w:bookmarkEnd w:id="3840"/>
        <w:bookmarkEnd w:id="3841"/>
        <w:bookmarkEnd w:id="3842"/>
        <w:bookmarkEnd w:id="3843"/>
        <w:bookmarkEnd w:id="3844"/>
        <w:bookmarkEnd w:id="3845"/>
        <w:bookmarkEnd w:id="3846"/>
        <w:bookmarkEnd w:id="3847"/>
        <w:bookmarkEnd w:id="3848"/>
        <w:bookmarkEnd w:id="3849"/>
        <w:bookmarkEnd w:id="3850"/>
      </w:del>
    </w:p>
    <w:p w14:paraId="728E0E39" w14:textId="77777777" w:rsidR="00397B2B" w:rsidRPr="00EC76D5" w:rsidDel="00692937" w:rsidRDefault="00397B2B" w:rsidP="00EC426F">
      <w:pPr>
        <w:pStyle w:val="Code"/>
        <w:rPr>
          <w:del w:id="3851" w:author="Stefan Bjornander" w:date="2015-04-25T11:08:00Z"/>
        </w:rPr>
      </w:pPr>
      <w:del w:id="3852" w:author="Stefan Bjornander" w:date="2015-04-25T11:08:00Z">
        <w:r w:rsidRPr="00EC76D5" w:rsidDel="00692937">
          <w:delText xml:space="preserve">  }</w:delText>
        </w:r>
        <w:bookmarkStart w:id="3853" w:name="_Toc417811909"/>
        <w:bookmarkStart w:id="3854" w:name="_Toc417853529"/>
        <w:bookmarkStart w:id="3855" w:name="_Toc418022207"/>
        <w:bookmarkStart w:id="3856" w:name="_Toc418191589"/>
        <w:bookmarkStart w:id="3857" w:name="_Toc418192058"/>
        <w:bookmarkStart w:id="3858" w:name="_Toc418263293"/>
        <w:bookmarkStart w:id="3859" w:name="_Toc418263760"/>
        <w:bookmarkStart w:id="3860" w:name="_Toc418356940"/>
        <w:bookmarkStart w:id="3861" w:name="_Toc418360303"/>
        <w:bookmarkStart w:id="3862" w:name="_Toc418434988"/>
        <w:bookmarkStart w:id="3863" w:name="_Toc419660155"/>
        <w:bookmarkStart w:id="3864" w:name="_Toc419660618"/>
        <w:bookmarkStart w:id="3865" w:name="_Toc420134087"/>
        <w:bookmarkStart w:id="3866" w:name="_Toc420134549"/>
        <w:bookmarkStart w:id="3867" w:name="_Toc420166307"/>
        <w:bookmarkStart w:id="3868" w:name="_Toc420167077"/>
        <w:bookmarkStart w:id="3869" w:name="_Toc420302234"/>
        <w:bookmarkStart w:id="3870" w:name="_Toc420302701"/>
        <w:bookmarkStart w:id="3871" w:name="_Toc420438535"/>
        <w:bookmarkStart w:id="3872" w:name="_Toc420795973"/>
        <w:bookmarkStart w:id="3873" w:name="_Toc420874241"/>
        <w:bookmarkStart w:id="3874" w:name="_Toc420874706"/>
        <w:bookmarkStart w:id="3875" w:name="_Toc420874448"/>
        <w:bookmarkStart w:id="3876" w:name="_Toc421046536"/>
        <w:bookmarkStart w:id="3877" w:name="_Toc421047007"/>
        <w:bookmarkStart w:id="3878" w:name="_Toc477259087"/>
        <w:bookmarkStart w:id="3879" w:name="_Toc479633185"/>
        <w:bookmarkStart w:id="3880" w:name="_Toc481936341"/>
        <w:bookmarkEnd w:id="3853"/>
        <w:bookmarkEnd w:id="3854"/>
        <w:bookmarkEnd w:id="3855"/>
        <w:bookmarkEnd w:id="3856"/>
        <w:bookmarkEnd w:id="3857"/>
        <w:bookmarkEnd w:id="3858"/>
        <w:bookmarkEnd w:id="3859"/>
        <w:bookmarkEnd w:id="3860"/>
        <w:bookmarkEnd w:id="3861"/>
        <w:bookmarkEnd w:id="3862"/>
        <w:bookmarkEnd w:id="3863"/>
        <w:bookmarkEnd w:id="3864"/>
        <w:bookmarkEnd w:id="3865"/>
        <w:bookmarkEnd w:id="3866"/>
        <w:bookmarkEnd w:id="3867"/>
        <w:bookmarkEnd w:id="3868"/>
        <w:bookmarkEnd w:id="3869"/>
        <w:bookmarkEnd w:id="3870"/>
        <w:bookmarkEnd w:id="3871"/>
        <w:bookmarkEnd w:id="3872"/>
        <w:bookmarkEnd w:id="3873"/>
        <w:bookmarkEnd w:id="3874"/>
        <w:bookmarkEnd w:id="3875"/>
        <w:bookmarkEnd w:id="3876"/>
        <w:bookmarkEnd w:id="3877"/>
        <w:bookmarkEnd w:id="3878"/>
        <w:bookmarkEnd w:id="3879"/>
        <w:bookmarkEnd w:id="3880"/>
      </w:del>
    </w:p>
    <w:p w14:paraId="4EC49D50" w14:textId="77777777" w:rsidR="00397B2B" w:rsidRPr="00EC76D5" w:rsidDel="00692937" w:rsidRDefault="00397B2B" w:rsidP="00EC426F">
      <w:pPr>
        <w:pStyle w:val="Code"/>
        <w:rPr>
          <w:del w:id="3881" w:author="Stefan Bjornander" w:date="2015-04-25T11:08:00Z"/>
        </w:rPr>
      </w:pPr>
      <w:bookmarkStart w:id="3882" w:name="_Toc417811910"/>
      <w:bookmarkStart w:id="3883" w:name="_Toc417853530"/>
      <w:bookmarkStart w:id="3884" w:name="_Toc418022208"/>
      <w:bookmarkStart w:id="3885" w:name="_Toc418191590"/>
      <w:bookmarkStart w:id="3886" w:name="_Toc418192059"/>
      <w:bookmarkStart w:id="3887" w:name="_Toc418263294"/>
      <w:bookmarkStart w:id="3888" w:name="_Toc418263761"/>
      <w:bookmarkStart w:id="3889" w:name="_Toc418356941"/>
      <w:bookmarkStart w:id="3890" w:name="_Toc418360304"/>
      <w:bookmarkStart w:id="3891" w:name="_Toc418434989"/>
      <w:bookmarkStart w:id="3892" w:name="_Toc419660156"/>
      <w:bookmarkStart w:id="3893" w:name="_Toc419660619"/>
      <w:bookmarkStart w:id="3894" w:name="_Toc420134088"/>
      <w:bookmarkStart w:id="3895" w:name="_Toc420134550"/>
      <w:bookmarkStart w:id="3896" w:name="_Toc420166308"/>
      <w:bookmarkStart w:id="3897" w:name="_Toc420167078"/>
      <w:bookmarkStart w:id="3898" w:name="_Toc420302235"/>
      <w:bookmarkStart w:id="3899" w:name="_Toc420302702"/>
      <w:bookmarkStart w:id="3900" w:name="_Toc420438536"/>
      <w:bookmarkStart w:id="3901" w:name="_Toc420795974"/>
      <w:bookmarkStart w:id="3902" w:name="_Toc420874242"/>
      <w:bookmarkStart w:id="3903" w:name="_Toc420874707"/>
      <w:bookmarkStart w:id="3904" w:name="_Toc420874449"/>
      <w:bookmarkStart w:id="3905" w:name="_Toc421046537"/>
      <w:bookmarkStart w:id="3906" w:name="_Toc421047008"/>
      <w:bookmarkStart w:id="3907" w:name="_Toc477259088"/>
      <w:bookmarkStart w:id="3908" w:name="_Toc479633186"/>
      <w:bookmarkStart w:id="3909" w:name="_Toc481936342"/>
      <w:bookmarkEnd w:id="3882"/>
      <w:bookmarkEnd w:id="3883"/>
      <w:bookmarkEnd w:id="3884"/>
      <w:bookmarkEnd w:id="3885"/>
      <w:bookmarkEnd w:id="3886"/>
      <w:bookmarkEnd w:id="3887"/>
      <w:bookmarkEnd w:id="3888"/>
      <w:bookmarkEnd w:id="3889"/>
      <w:bookmarkEnd w:id="3890"/>
      <w:bookmarkEnd w:id="3891"/>
      <w:bookmarkEnd w:id="3892"/>
      <w:bookmarkEnd w:id="3893"/>
      <w:bookmarkEnd w:id="3894"/>
      <w:bookmarkEnd w:id="3895"/>
      <w:bookmarkEnd w:id="3896"/>
      <w:bookmarkEnd w:id="3897"/>
      <w:bookmarkEnd w:id="3898"/>
      <w:bookmarkEnd w:id="3899"/>
      <w:bookmarkEnd w:id="3900"/>
      <w:bookmarkEnd w:id="3901"/>
      <w:bookmarkEnd w:id="3902"/>
      <w:bookmarkEnd w:id="3903"/>
      <w:bookmarkEnd w:id="3904"/>
      <w:bookmarkEnd w:id="3905"/>
      <w:bookmarkEnd w:id="3906"/>
      <w:bookmarkEnd w:id="3907"/>
      <w:bookmarkEnd w:id="3908"/>
      <w:bookmarkEnd w:id="3909"/>
    </w:p>
    <w:p w14:paraId="67D3E299" w14:textId="77777777" w:rsidR="00397B2B" w:rsidRPr="00EC76D5" w:rsidDel="000610D0" w:rsidRDefault="00397B2B" w:rsidP="00EC426F">
      <w:pPr>
        <w:pStyle w:val="Code"/>
        <w:rPr>
          <w:del w:id="3910" w:author="Stefan Bjornander" w:date="2015-04-25T16:01:00Z"/>
        </w:rPr>
      </w:pPr>
      <w:del w:id="3911" w:author="Stefan Bjornander" w:date="2015-04-25T16:01:00Z">
        <w:r w:rsidRPr="00EC76D5" w:rsidDel="000610D0">
          <w:delText xml:space="preserve">  public Symb lookupMember(String name) {</w:delText>
        </w:r>
        <w:bookmarkStart w:id="3912" w:name="_Toc417811911"/>
        <w:bookmarkStart w:id="3913" w:name="_Toc417853531"/>
        <w:bookmarkStart w:id="3914" w:name="_Toc418022209"/>
        <w:bookmarkStart w:id="3915" w:name="_Toc418191591"/>
        <w:bookmarkStart w:id="3916" w:name="_Toc418192060"/>
        <w:bookmarkStart w:id="3917" w:name="_Toc418263295"/>
        <w:bookmarkStart w:id="3918" w:name="_Toc418263762"/>
        <w:bookmarkStart w:id="3919" w:name="_Toc418356942"/>
        <w:bookmarkStart w:id="3920" w:name="_Toc418360305"/>
        <w:bookmarkStart w:id="3921" w:name="_Toc418434990"/>
        <w:bookmarkStart w:id="3922" w:name="_Toc419660157"/>
        <w:bookmarkStart w:id="3923" w:name="_Toc419660620"/>
        <w:bookmarkStart w:id="3924" w:name="_Toc420134089"/>
        <w:bookmarkStart w:id="3925" w:name="_Toc420134551"/>
        <w:bookmarkStart w:id="3926" w:name="_Toc420166309"/>
        <w:bookmarkStart w:id="3927" w:name="_Toc420167079"/>
        <w:bookmarkStart w:id="3928" w:name="_Toc420302236"/>
        <w:bookmarkStart w:id="3929" w:name="_Toc420302703"/>
        <w:bookmarkStart w:id="3930" w:name="_Toc420438537"/>
        <w:bookmarkStart w:id="3931" w:name="_Toc420795975"/>
        <w:bookmarkStart w:id="3932" w:name="_Toc420874243"/>
        <w:bookmarkStart w:id="3933" w:name="_Toc420874708"/>
        <w:bookmarkStart w:id="3934" w:name="_Toc420874450"/>
        <w:bookmarkStart w:id="3935" w:name="_Toc421046538"/>
        <w:bookmarkStart w:id="3936" w:name="_Toc421047009"/>
        <w:bookmarkStart w:id="3937" w:name="_Toc477259089"/>
        <w:bookmarkStart w:id="3938" w:name="_Toc479633187"/>
        <w:bookmarkStart w:id="3939" w:name="_Toc481936343"/>
        <w:bookmarkEnd w:id="3912"/>
        <w:bookmarkEnd w:id="3913"/>
        <w:bookmarkEnd w:id="3914"/>
        <w:bookmarkEnd w:id="3915"/>
        <w:bookmarkEnd w:id="3916"/>
        <w:bookmarkEnd w:id="3917"/>
        <w:bookmarkEnd w:id="3918"/>
        <w:bookmarkEnd w:id="3919"/>
        <w:bookmarkEnd w:id="3920"/>
        <w:bookmarkEnd w:id="3921"/>
        <w:bookmarkEnd w:id="3922"/>
        <w:bookmarkEnd w:id="3923"/>
        <w:bookmarkEnd w:id="3924"/>
        <w:bookmarkEnd w:id="3925"/>
        <w:bookmarkEnd w:id="3926"/>
        <w:bookmarkEnd w:id="3927"/>
        <w:bookmarkEnd w:id="3928"/>
        <w:bookmarkEnd w:id="3929"/>
        <w:bookmarkEnd w:id="3930"/>
        <w:bookmarkEnd w:id="3931"/>
        <w:bookmarkEnd w:id="3932"/>
        <w:bookmarkEnd w:id="3933"/>
        <w:bookmarkEnd w:id="3934"/>
        <w:bookmarkEnd w:id="3935"/>
        <w:bookmarkEnd w:id="3936"/>
        <w:bookmarkEnd w:id="3937"/>
        <w:bookmarkEnd w:id="3938"/>
        <w:bookmarkEnd w:id="3939"/>
      </w:del>
    </w:p>
    <w:p w14:paraId="46A8EDEF" w14:textId="77777777" w:rsidR="00397B2B" w:rsidRPr="00EC76D5" w:rsidDel="000610D0" w:rsidRDefault="00397B2B" w:rsidP="00EC426F">
      <w:pPr>
        <w:pStyle w:val="Code"/>
        <w:rPr>
          <w:del w:id="3940" w:author="Stefan Bjornander" w:date="2015-04-25T16:01:00Z"/>
        </w:rPr>
      </w:pPr>
      <w:del w:id="3941" w:author="Stefan Bjornander" w:date="2015-04-25T16:01:00Z">
        <w:r w:rsidRPr="00EC76D5" w:rsidDel="000610D0">
          <w:delText xml:space="preserve">    if (</w:delText>
        </w:r>
      </w:del>
      <w:del w:id="3942" w:author="Stefan Bjornander" w:date="2015-04-25T11:36:00Z">
        <w:r w:rsidRPr="00EC76D5" w:rsidDel="00EF4076">
          <w:delText>m_symbolList</w:delText>
        </w:r>
      </w:del>
      <w:del w:id="3943" w:author="Stefan Bjornander" w:date="2015-04-25T16:01:00Z">
        <w:r w:rsidRPr="00EC76D5" w:rsidDel="000610D0">
          <w:delText xml:space="preserve"> != null) {</w:delText>
        </w:r>
        <w:bookmarkStart w:id="3944" w:name="_Toc417811912"/>
        <w:bookmarkStart w:id="3945" w:name="_Toc417853532"/>
        <w:bookmarkStart w:id="3946" w:name="_Toc418022210"/>
        <w:bookmarkStart w:id="3947" w:name="_Toc418191592"/>
        <w:bookmarkStart w:id="3948" w:name="_Toc418192061"/>
        <w:bookmarkStart w:id="3949" w:name="_Toc418263296"/>
        <w:bookmarkStart w:id="3950" w:name="_Toc418263763"/>
        <w:bookmarkStart w:id="3951" w:name="_Toc418356943"/>
        <w:bookmarkStart w:id="3952" w:name="_Toc418360306"/>
        <w:bookmarkStart w:id="3953" w:name="_Toc418434991"/>
        <w:bookmarkStart w:id="3954" w:name="_Toc419660158"/>
        <w:bookmarkStart w:id="3955" w:name="_Toc419660621"/>
        <w:bookmarkStart w:id="3956" w:name="_Toc420134090"/>
        <w:bookmarkStart w:id="3957" w:name="_Toc420134552"/>
        <w:bookmarkStart w:id="3958" w:name="_Toc420166310"/>
        <w:bookmarkStart w:id="3959" w:name="_Toc420167080"/>
        <w:bookmarkStart w:id="3960" w:name="_Toc420302237"/>
        <w:bookmarkStart w:id="3961" w:name="_Toc420302704"/>
        <w:bookmarkStart w:id="3962" w:name="_Toc420438538"/>
        <w:bookmarkStart w:id="3963" w:name="_Toc420795976"/>
        <w:bookmarkStart w:id="3964" w:name="_Toc420874244"/>
        <w:bookmarkStart w:id="3965" w:name="_Toc420874709"/>
        <w:bookmarkStart w:id="3966" w:name="_Toc420874451"/>
        <w:bookmarkStart w:id="3967" w:name="_Toc421046539"/>
        <w:bookmarkStart w:id="3968" w:name="_Toc421047010"/>
        <w:bookmarkStart w:id="3969" w:name="_Toc477259090"/>
        <w:bookmarkStart w:id="3970" w:name="_Toc479633188"/>
        <w:bookmarkStart w:id="3971" w:name="_Toc481936344"/>
        <w:bookmarkEnd w:id="3944"/>
        <w:bookmarkEnd w:id="3945"/>
        <w:bookmarkEnd w:id="3946"/>
        <w:bookmarkEnd w:id="3947"/>
        <w:bookmarkEnd w:id="3948"/>
        <w:bookmarkEnd w:id="3949"/>
        <w:bookmarkEnd w:id="3950"/>
        <w:bookmarkEnd w:id="3951"/>
        <w:bookmarkEnd w:id="3952"/>
        <w:bookmarkEnd w:id="3953"/>
        <w:bookmarkEnd w:id="3954"/>
        <w:bookmarkEnd w:id="3955"/>
        <w:bookmarkEnd w:id="3956"/>
        <w:bookmarkEnd w:id="3957"/>
        <w:bookmarkEnd w:id="3958"/>
        <w:bookmarkEnd w:id="3959"/>
        <w:bookmarkEnd w:id="3960"/>
        <w:bookmarkEnd w:id="3961"/>
        <w:bookmarkEnd w:id="3962"/>
        <w:bookmarkEnd w:id="3963"/>
        <w:bookmarkEnd w:id="3964"/>
        <w:bookmarkEnd w:id="3965"/>
        <w:bookmarkEnd w:id="3966"/>
        <w:bookmarkEnd w:id="3967"/>
        <w:bookmarkEnd w:id="3968"/>
        <w:bookmarkEnd w:id="3969"/>
        <w:bookmarkEnd w:id="3970"/>
        <w:bookmarkEnd w:id="3971"/>
      </w:del>
    </w:p>
    <w:p w14:paraId="59BCC84F" w14:textId="77777777" w:rsidR="00397B2B" w:rsidRPr="00EC76D5" w:rsidDel="000610D0" w:rsidRDefault="00397B2B" w:rsidP="00EC426F">
      <w:pPr>
        <w:pStyle w:val="Code"/>
        <w:rPr>
          <w:del w:id="3972" w:author="Stefan Bjornander" w:date="2015-04-25T16:01:00Z"/>
        </w:rPr>
      </w:pPr>
      <w:del w:id="3973" w:author="Stefan Bjornander" w:date="2015-04-25T16:01:00Z">
        <w:r w:rsidRPr="00EC76D5" w:rsidDel="000610D0">
          <w:delText xml:space="preserve">      for (Symb symbol : </w:delText>
        </w:r>
      </w:del>
      <w:del w:id="3974" w:author="Stefan Bjornander" w:date="2015-04-25T11:36:00Z">
        <w:r w:rsidRPr="00EC76D5" w:rsidDel="00EF4076">
          <w:delText>m_symbolList</w:delText>
        </w:r>
      </w:del>
      <w:del w:id="3975" w:author="Stefan Bjornander" w:date="2015-04-25T16:01:00Z">
        <w:r w:rsidRPr="00EC76D5" w:rsidDel="000610D0">
          <w:delText>) {</w:delText>
        </w:r>
        <w:bookmarkStart w:id="3976" w:name="_Toc417811913"/>
        <w:bookmarkStart w:id="3977" w:name="_Toc417853533"/>
        <w:bookmarkStart w:id="3978" w:name="_Toc418022211"/>
        <w:bookmarkStart w:id="3979" w:name="_Toc418191593"/>
        <w:bookmarkStart w:id="3980" w:name="_Toc418192062"/>
        <w:bookmarkStart w:id="3981" w:name="_Toc418263297"/>
        <w:bookmarkStart w:id="3982" w:name="_Toc418263764"/>
        <w:bookmarkStart w:id="3983" w:name="_Toc418356944"/>
        <w:bookmarkStart w:id="3984" w:name="_Toc418360307"/>
        <w:bookmarkStart w:id="3985" w:name="_Toc418434992"/>
        <w:bookmarkStart w:id="3986" w:name="_Toc419660159"/>
        <w:bookmarkStart w:id="3987" w:name="_Toc419660622"/>
        <w:bookmarkStart w:id="3988" w:name="_Toc420134091"/>
        <w:bookmarkStart w:id="3989" w:name="_Toc420134553"/>
        <w:bookmarkStart w:id="3990" w:name="_Toc420166311"/>
        <w:bookmarkStart w:id="3991" w:name="_Toc420167081"/>
        <w:bookmarkStart w:id="3992" w:name="_Toc420302238"/>
        <w:bookmarkStart w:id="3993" w:name="_Toc420302705"/>
        <w:bookmarkStart w:id="3994" w:name="_Toc420438539"/>
        <w:bookmarkStart w:id="3995" w:name="_Toc420795977"/>
        <w:bookmarkStart w:id="3996" w:name="_Toc420874245"/>
        <w:bookmarkStart w:id="3997" w:name="_Toc420874710"/>
        <w:bookmarkStart w:id="3998" w:name="_Toc420874452"/>
        <w:bookmarkStart w:id="3999" w:name="_Toc421046540"/>
        <w:bookmarkStart w:id="4000" w:name="_Toc421047011"/>
        <w:bookmarkStart w:id="4001" w:name="_Toc477259091"/>
        <w:bookmarkStart w:id="4002" w:name="_Toc479633189"/>
        <w:bookmarkStart w:id="4003" w:name="_Toc481936345"/>
        <w:bookmarkEnd w:id="3976"/>
        <w:bookmarkEnd w:id="3977"/>
        <w:bookmarkEnd w:id="3978"/>
        <w:bookmarkEnd w:id="3979"/>
        <w:bookmarkEnd w:id="3980"/>
        <w:bookmarkEnd w:id="3981"/>
        <w:bookmarkEnd w:id="3982"/>
        <w:bookmarkEnd w:id="3983"/>
        <w:bookmarkEnd w:id="3984"/>
        <w:bookmarkEnd w:id="3985"/>
        <w:bookmarkEnd w:id="3986"/>
        <w:bookmarkEnd w:id="3987"/>
        <w:bookmarkEnd w:id="3988"/>
        <w:bookmarkEnd w:id="3989"/>
        <w:bookmarkEnd w:id="3990"/>
        <w:bookmarkEnd w:id="3991"/>
        <w:bookmarkEnd w:id="3992"/>
        <w:bookmarkEnd w:id="3993"/>
        <w:bookmarkEnd w:id="3994"/>
        <w:bookmarkEnd w:id="3995"/>
        <w:bookmarkEnd w:id="3996"/>
        <w:bookmarkEnd w:id="3997"/>
        <w:bookmarkEnd w:id="3998"/>
        <w:bookmarkEnd w:id="3999"/>
        <w:bookmarkEnd w:id="4000"/>
        <w:bookmarkEnd w:id="4001"/>
        <w:bookmarkEnd w:id="4002"/>
        <w:bookmarkEnd w:id="4003"/>
      </w:del>
    </w:p>
    <w:p w14:paraId="3A5D5A6A" w14:textId="77777777" w:rsidR="00397B2B" w:rsidRPr="00EC76D5" w:rsidDel="000610D0" w:rsidRDefault="00397B2B" w:rsidP="00EC426F">
      <w:pPr>
        <w:pStyle w:val="Code"/>
        <w:rPr>
          <w:del w:id="4004" w:author="Stefan Bjornander" w:date="2015-04-25T16:01:00Z"/>
        </w:rPr>
      </w:pPr>
      <w:del w:id="4005" w:author="Stefan Bjornander" w:date="2015-04-25T16:01:00Z">
        <w:r w:rsidRPr="00EC76D5" w:rsidDel="000610D0">
          <w:delText xml:space="preserve">        if (symbol.name().equals(name)) {</w:delText>
        </w:r>
        <w:bookmarkStart w:id="4006" w:name="_Toc417811914"/>
        <w:bookmarkStart w:id="4007" w:name="_Toc417853534"/>
        <w:bookmarkStart w:id="4008" w:name="_Toc418022212"/>
        <w:bookmarkStart w:id="4009" w:name="_Toc418191594"/>
        <w:bookmarkStart w:id="4010" w:name="_Toc418192063"/>
        <w:bookmarkStart w:id="4011" w:name="_Toc418263298"/>
        <w:bookmarkStart w:id="4012" w:name="_Toc418263765"/>
        <w:bookmarkStart w:id="4013" w:name="_Toc418356945"/>
        <w:bookmarkStart w:id="4014" w:name="_Toc418360308"/>
        <w:bookmarkStart w:id="4015" w:name="_Toc418434993"/>
        <w:bookmarkStart w:id="4016" w:name="_Toc419660160"/>
        <w:bookmarkStart w:id="4017" w:name="_Toc419660623"/>
        <w:bookmarkStart w:id="4018" w:name="_Toc420134092"/>
        <w:bookmarkStart w:id="4019" w:name="_Toc420134554"/>
        <w:bookmarkStart w:id="4020" w:name="_Toc420166312"/>
        <w:bookmarkStart w:id="4021" w:name="_Toc420167082"/>
        <w:bookmarkStart w:id="4022" w:name="_Toc420302239"/>
        <w:bookmarkStart w:id="4023" w:name="_Toc420302706"/>
        <w:bookmarkStart w:id="4024" w:name="_Toc420438540"/>
        <w:bookmarkStart w:id="4025" w:name="_Toc420795978"/>
        <w:bookmarkStart w:id="4026" w:name="_Toc420874246"/>
        <w:bookmarkStart w:id="4027" w:name="_Toc420874711"/>
        <w:bookmarkStart w:id="4028" w:name="_Toc420874453"/>
        <w:bookmarkStart w:id="4029" w:name="_Toc421046541"/>
        <w:bookmarkStart w:id="4030" w:name="_Toc421047012"/>
        <w:bookmarkStart w:id="4031" w:name="_Toc477259092"/>
        <w:bookmarkStart w:id="4032" w:name="_Toc479633190"/>
        <w:bookmarkStart w:id="4033" w:name="_Toc481936346"/>
        <w:bookmarkEnd w:id="4006"/>
        <w:bookmarkEnd w:id="4007"/>
        <w:bookmarkEnd w:id="4008"/>
        <w:bookmarkEnd w:id="4009"/>
        <w:bookmarkEnd w:id="4010"/>
        <w:bookmarkEnd w:id="4011"/>
        <w:bookmarkEnd w:id="4012"/>
        <w:bookmarkEnd w:id="4013"/>
        <w:bookmarkEnd w:id="4014"/>
        <w:bookmarkEnd w:id="4015"/>
        <w:bookmarkEnd w:id="4016"/>
        <w:bookmarkEnd w:id="4017"/>
        <w:bookmarkEnd w:id="4018"/>
        <w:bookmarkEnd w:id="4019"/>
        <w:bookmarkEnd w:id="4020"/>
        <w:bookmarkEnd w:id="4021"/>
        <w:bookmarkEnd w:id="4022"/>
        <w:bookmarkEnd w:id="4023"/>
        <w:bookmarkEnd w:id="4024"/>
        <w:bookmarkEnd w:id="4025"/>
        <w:bookmarkEnd w:id="4026"/>
        <w:bookmarkEnd w:id="4027"/>
        <w:bookmarkEnd w:id="4028"/>
        <w:bookmarkEnd w:id="4029"/>
        <w:bookmarkEnd w:id="4030"/>
        <w:bookmarkEnd w:id="4031"/>
        <w:bookmarkEnd w:id="4032"/>
        <w:bookmarkEnd w:id="4033"/>
      </w:del>
    </w:p>
    <w:p w14:paraId="2A625493" w14:textId="77777777" w:rsidR="00397B2B" w:rsidRPr="00EC76D5" w:rsidDel="000610D0" w:rsidRDefault="00397B2B" w:rsidP="00EC426F">
      <w:pPr>
        <w:pStyle w:val="Code"/>
        <w:rPr>
          <w:del w:id="4034" w:author="Stefan Bjornander" w:date="2015-04-25T16:01:00Z"/>
        </w:rPr>
      </w:pPr>
      <w:del w:id="4035" w:author="Stefan Bjornander" w:date="2015-04-25T16:01:00Z">
        <w:r w:rsidRPr="00EC76D5" w:rsidDel="000610D0">
          <w:delText xml:space="preserve">          return symbol;</w:delText>
        </w:r>
        <w:bookmarkStart w:id="4036" w:name="_Toc417811915"/>
        <w:bookmarkStart w:id="4037" w:name="_Toc417853535"/>
        <w:bookmarkStart w:id="4038" w:name="_Toc418022213"/>
        <w:bookmarkStart w:id="4039" w:name="_Toc418191595"/>
        <w:bookmarkStart w:id="4040" w:name="_Toc418192064"/>
        <w:bookmarkStart w:id="4041" w:name="_Toc418263299"/>
        <w:bookmarkStart w:id="4042" w:name="_Toc418263766"/>
        <w:bookmarkStart w:id="4043" w:name="_Toc418356946"/>
        <w:bookmarkStart w:id="4044" w:name="_Toc418360309"/>
        <w:bookmarkStart w:id="4045" w:name="_Toc418434994"/>
        <w:bookmarkStart w:id="4046" w:name="_Toc419660161"/>
        <w:bookmarkStart w:id="4047" w:name="_Toc419660624"/>
        <w:bookmarkStart w:id="4048" w:name="_Toc420134093"/>
        <w:bookmarkStart w:id="4049" w:name="_Toc420134555"/>
        <w:bookmarkStart w:id="4050" w:name="_Toc420166313"/>
        <w:bookmarkStart w:id="4051" w:name="_Toc420167083"/>
        <w:bookmarkStart w:id="4052" w:name="_Toc420302240"/>
        <w:bookmarkStart w:id="4053" w:name="_Toc420302707"/>
        <w:bookmarkStart w:id="4054" w:name="_Toc420438541"/>
        <w:bookmarkStart w:id="4055" w:name="_Toc420795979"/>
        <w:bookmarkStart w:id="4056" w:name="_Toc420874247"/>
        <w:bookmarkStart w:id="4057" w:name="_Toc420874712"/>
        <w:bookmarkStart w:id="4058" w:name="_Toc420874454"/>
        <w:bookmarkStart w:id="4059" w:name="_Toc421046542"/>
        <w:bookmarkStart w:id="4060" w:name="_Toc421047013"/>
        <w:bookmarkStart w:id="4061" w:name="_Toc477259093"/>
        <w:bookmarkStart w:id="4062" w:name="_Toc479633191"/>
        <w:bookmarkStart w:id="4063" w:name="_Toc481936347"/>
        <w:bookmarkEnd w:id="4036"/>
        <w:bookmarkEnd w:id="4037"/>
        <w:bookmarkEnd w:id="4038"/>
        <w:bookmarkEnd w:id="4039"/>
        <w:bookmarkEnd w:id="4040"/>
        <w:bookmarkEnd w:id="4041"/>
        <w:bookmarkEnd w:id="4042"/>
        <w:bookmarkEnd w:id="4043"/>
        <w:bookmarkEnd w:id="4044"/>
        <w:bookmarkEnd w:id="4045"/>
        <w:bookmarkEnd w:id="4046"/>
        <w:bookmarkEnd w:id="4047"/>
        <w:bookmarkEnd w:id="4048"/>
        <w:bookmarkEnd w:id="4049"/>
        <w:bookmarkEnd w:id="4050"/>
        <w:bookmarkEnd w:id="4051"/>
        <w:bookmarkEnd w:id="4052"/>
        <w:bookmarkEnd w:id="4053"/>
        <w:bookmarkEnd w:id="4054"/>
        <w:bookmarkEnd w:id="4055"/>
        <w:bookmarkEnd w:id="4056"/>
        <w:bookmarkEnd w:id="4057"/>
        <w:bookmarkEnd w:id="4058"/>
        <w:bookmarkEnd w:id="4059"/>
        <w:bookmarkEnd w:id="4060"/>
        <w:bookmarkEnd w:id="4061"/>
        <w:bookmarkEnd w:id="4062"/>
        <w:bookmarkEnd w:id="4063"/>
      </w:del>
    </w:p>
    <w:p w14:paraId="19534A7F" w14:textId="77777777" w:rsidR="00397B2B" w:rsidRPr="00EC76D5" w:rsidDel="000610D0" w:rsidRDefault="00397B2B" w:rsidP="00EC426F">
      <w:pPr>
        <w:pStyle w:val="Code"/>
        <w:rPr>
          <w:del w:id="4064" w:author="Stefan Bjornander" w:date="2015-04-25T16:01:00Z"/>
        </w:rPr>
      </w:pPr>
      <w:del w:id="4065" w:author="Stefan Bjornander" w:date="2015-04-25T16:01:00Z">
        <w:r w:rsidRPr="00EC76D5" w:rsidDel="000610D0">
          <w:delText xml:space="preserve">        }</w:delText>
        </w:r>
        <w:bookmarkStart w:id="4066" w:name="_Toc417811916"/>
        <w:bookmarkStart w:id="4067" w:name="_Toc417853536"/>
        <w:bookmarkStart w:id="4068" w:name="_Toc418022214"/>
        <w:bookmarkStart w:id="4069" w:name="_Toc418191596"/>
        <w:bookmarkStart w:id="4070" w:name="_Toc418192065"/>
        <w:bookmarkStart w:id="4071" w:name="_Toc418263300"/>
        <w:bookmarkStart w:id="4072" w:name="_Toc418263767"/>
        <w:bookmarkStart w:id="4073" w:name="_Toc418356947"/>
        <w:bookmarkStart w:id="4074" w:name="_Toc418360310"/>
        <w:bookmarkStart w:id="4075" w:name="_Toc418434995"/>
        <w:bookmarkStart w:id="4076" w:name="_Toc419660162"/>
        <w:bookmarkStart w:id="4077" w:name="_Toc419660625"/>
        <w:bookmarkStart w:id="4078" w:name="_Toc420134094"/>
        <w:bookmarkStart w:id="4079" w:name="_Toc420134556"/>
        <w:bookmarkStart w:id="4080" w:name="_Toc420166314"/>
        <w:bookmarkStart w:id="4081" w:name="_Toc420167084"/>
        <w:bookmarkStart w:id="4082" w:name="_Toc420302241"/>
        <w:bookmarkStart w:id="4083" w:name="_Toc420302708"/>
        <w:bookmarkStart w:id="4084" w:name="_Toc420438542"/>
        <w:bookmarkStart w:id="4085" w:name="_Toc420795980"/>
        <w:bookmarkStart w:id="4086" w:name="_Toc420874248"/>
        <w:bookmarkStart w:id="4087" w:name="_Toc420874713"/>
        <w:bookmarkStart w:id="4088" w:name="_Toc420874455"/>
        <w:bookmarkStart w:id="4089" w:name="_Toc421046543"/>
        <w:bookmarkStart w:id="4090" w:name="_Toc421047014"/>
        <w:bookmarkStart w:id="4091" w:name="_Toc477259094"/>
        <w:bookmarkStart w:id="4092" w:name="_Toc479633192"/>
        <w:bookmarkStart w:id="4093" w:name="_Toc481936348"/>
        <w:bookmarkEnd w:id="4066"/>
        <w:bookmarkEnd w:id="4067"/>
        <w:bookmarkEnd w:id="4068"/>
        <w:bookmarkEnd w:id="4069"/>
        <w:bookmarkEnd w:id="4070"/>
        <w:bookmarkEnd w:id="4071"/>
        <w:bookmarkEnd w:id="4072"/>
        <w:bookmarkEnd w:id="4073"/>
        <w:bookmarkEnd w:id="4074"/>
        <w:bookmarkEnd w:id="4075"/>
        <w:bookmarkEnd w:id="4076"/>
        <w:bookmarkEnd w:id="4077"/>
        <w:bookmarkEnd w:id="4078"/>
        <w:bookmarkEnd w:id="4079"/>
        <w:bookmarkEnd w:id="4080"/>
        <w:bookmarkEnd w:id="4081"/>
        <w:bookmarkEnd w:id="4082"/>
        <w:bookmarkEnd w:id="4083"/>
        <w:bookmarkEnd w:id="4084"/>
        <w:bookmarkEnd w:id="4085"/>
        <w:bookmarkEnd w:id="4086"/>
        <w:bookmarkEnd w:id="4087"/>
        <w:bookmarkEnd w:id="4088"/>
        <w:bookmarkEnd w:id="4089"/>
        <w:bookmarkEnd w:id="4090"/>
        <w:bookmarkEnd w:id="4091"/>
        <w:bookmarkEnd w:id="4092"/>
        <w:bookmarkEnd w:id="4093"/>
      </w:del>
    </w:p>
    <w:p w14:paraId="2B5D9B5E" w14:textId="77777777" w:rsidR="00397B2B" w:rsidRPr="00EC76D5" w:rsidDel="000610D0" w:rsidRDefault="00397B2B" w:rsidP="00EC426F">
      <w:pPr>
        <w:pStyle w:val="Code"/>
        <w:rPr>
          <w:del w:id="4094" w:author="Stefan Bjornander" w:date="2015-04-25T16:01:00Z"/>
        </w:rPr>
      </w:pPr>
      <w:del w:id="4095" w:author="Stefan Bjornander" w:date="2015-04-25T16:01:00Z">
        <w:r w:rsidRPr="00EC76D5" w:rsidDel="000610D0">
          <w:delText xml:space="preserve">      }</w:delText>
        </w:r>
        <w:bookmarkStart w:id="4096" w:name="_Toc417811917"/>
        <w:bookmarkStart w:id="4097" w:name="_Toc417853537"/>
        <w:bookmarkStart w:id="4098" w:name="_Toc418022215"/>
        <w:bookmarkStart w:id="4099" w:name="_Toc418191597"/>
        <w:bookmarkStart w:id="4100" w:name="_Toc418192066"/>
        <w:bookmarkStart w:id="4101" w:name="_Toc418263301"/>
        <w:bookmarkStart w:id="4102" w:name="_Toc418263768"/>
        <w:bookmarkStart w:id="4103" w:name="_Toc418356948"/>
        <w:bookmarkStart w:id="4104" w:name="_Toc418360311"/>
        <w:bookmarkStart w:id="4105" w:name="_Toc418434996"/>
        <w:bookmarkStart w:id="4106" w:name="_Toc419660163"/>
        <w:bookmarkStart w:id="4107" w:name="_Toc419660626"/>
        <w:bookmarkStart w:id="4108" w:name="_Toc420134095"/>
        <w:bookmarkStart w:id="4109" w:name="_Toc420134557"/>
        <w:bookmarkStart w:id="4110" w:name="_Toc420166315"/>
        <w:bookmarkStart w:id="4111" w:name="_Toc420167085"/>
        <w:bookmarkStart w:id="4112" w:name="_Toc420302242"/>
        <w:bookmarkStart w:id="4113" w:name="_Toc420302709"/>
        <w:bookmarkStart w:id="4114" w:name="_Toc420438543"/>
        <w:bookmarkStart w:id="4115" w:name="_Toc420795981"/>
        <w:bookmarkStart w:id="4116" w:name="_Toc420874249"/>
        <w:bookmarkStart w:id="4117" w:name="_Toc420874714"/>
        <w:bookmarkStart w:id="4118" w:name="_Toc420874456"/>
        <w:bookmarkStart w:id="4119" w:name="_Toc421046544"/>
        <w:bookmarkStart w:id="4120" w:name="_Toc421047015"/>
        <w:bookmarkStart w:id="4121" w:name="_Toc477259095"/>
        <w:bookmarkStart w:id="4122" w:name="_Toc479633193"/>
        <w:bookmarkStart w:id="4123" w:name="_Toc481936349"/>
        <w:bookmarkEnd w:id="4096"/>
        <w:bookmarkEnd w:id="4097"/>
        <w:bookmarkEnd w:id="4098"/>
        <w:bookmarkEnd w:id="4099"/>
        <w:bookmarkEnd w:id="4100"/>
        <w:bookmarkEnd w:id="4101"/>
        <w:bookmarkEnd w:id="4102"/>
        <w:bookmarkEnd w:id="4103"/>
        <w:bookmarkEnd w:id="4104"/>
        <w:bookmarkEnd w:id="4105"/>
        <w:bookmarkEnd w:id="4106"/>
        <w:bookmarkEnd w:id="4107"/>
        <w:bookmarkEnd w:id="4108"/>
        <w:bookmarkEnd w:id="4109"/>
        <w:bookmarkEnd w:id="4110"/>
        <w:bookmarkEnd w:id="4111"/>
        <w:bookmarkEnd w:id="4112"/>
        <w:bookmarkEnd w:id="4113"/>
        <w:bookmarkEnd w:id="4114"/>
        <w:bookmarkEnd w:id="4115"/>
        <w:bookmarkEnd w:id="4116"/>
        <w:bookmarkEnd w:id="4117"/>
        <w:bookmarkEnd w:id="4118"/>
        <w:bookmarkEnd w:id="4119"/>
        <w:bookmarkEnd w:id="4120"/>
        <w:bookmarkEnd w:id="4121"/>
        <w:bookmarkEnd w:id="4122"/>
        <w:bookmarkEnd w:id="4123"/>
      </w:del>
    </w:p>
    <w:p w14:paraId="411E2596" w14:textId="77777777" w:rsidR="00397B2B" w:rsidRPr="00EC76D5" w:rsidDel="000610D0" w:rsidRDefault="00397B2B" w:rsidP="00EC426F">
      <w:pPr>
        <w:pStyle w:val="Code"/>
        <w:rPr>
          <w:del w:id="4124" w:author="Stefan Bjornander" w:date="2015-04-25T16:01:00Z"/>
        </w:rPr>
      </w:pPr>
      <w:del w:id="4125" w:author="Stefan Bjornander" w:date="2015-04-25T16:01:00Z">
        <w:r w:rsidRPr="00EC76D5" w:rsidDel="000610D0">
          <w:delText xml:space="preserve">    }</w:delText>
        </w:r>
        <w:bookmarkStart w:id="4126" w:name="_Toc417811918"/>
        <w:bookmarkStart w:id="4127" w:name="_Toc417853538"/>
        <w:bookmarkStart w:id="4128" w:name="_Toc418022216"/>
        <w:bookmarkStart w:id="4129" w:name="_Toc418191598"/>
        <w:bookmarkStart w:id="4130" w:name="_Toc418192067"/>
        <w:bookmarkStart w:id="4131" w:name="_Toc418263302"/>
        <w:bookmarkStart w:id="4132" w:name="_Toc418263769"/>
        <w:bookmarkStart w:id="4133" w:name="_Toc418356949"/>
        <w:bookmarkStart w:id="4134" w:name="_Toc418360312"/>
        <w:bookmarkStart w:id="4135" w:name="_Toc418434997"/>
        <w:bookmarkStart w:id="4136" w:name="_Toc419660164"/>
        <w:bookmarkStart w:id="4137" w:name="_Toc419660627"/>
        <w:bookmarkStart w:id="4138" w:name="_Toc420134096"/>
        <w:bookmarkStart w:id="4139" w:name="_Toc420134558"/>
        <w:bookmarkStart w:id="4140" w:name="_Toc420166316"/>
        <w:bookmarkStart w:id="4141" w:name="_Toc420167086"/>
        <w:bookmarkStart w:id="4142" w:name="_Toc420302243"/>
        <w:bookmarkStart w:id="4143" w:name="_Toc420302710"/>
        <w:bookmarkStart w:id="4144" w:name="_Toc420438544"/>
        <w:bookmarkStart w:id="4145" w:name="_Toc420795982"/>
        <w:bookmarkStart w:id="4146" w:name="_Toc420874250"/>
        <w:bookmarkStart w:id="4147" w:name="_Toc420874715"/>
        <w:bookmarkStart w:id="4148" w:name="_Toc420874457"/>
        <w:bookmarkStart w:id="4149" w:name="_Toc421046545"/>
        <w:bookmarkStart w:id="4150" w:name="_Toc421047016"/>
        <w:bookmarkStart w:id="4151" w:name="_Toc477259096"/>
        <w:bookmarkStart w:id="4152" w:name="_Toc479633194"/>
        <w:bookmarkStart w:id="4153" w:name="_Toc481936350"/>
        <w:bookmarkEnd w:id="4126"/>
        <w:bookmarkEnd w:id="4127"/>
        <w:bookmarkEnd w:id="4128"/>
        <w:bookmarkEnd w:id="4129"/>
        <w:bookmarkEnd w:id="4130"/>
        <w:bookmarkEnd w:id="4131"/>
        <w:bookmarkEnd w:id="4132"/>
        <w:bookmarkEnd w:id="4133"/>
        <w:bookmarkEnd w:id="4134"/>
        <w:bookmarkEnd w:id="4135"/>
        <w:bookmarkEnd w:id="4136"/>
        <w:bookmarkEnd w:id="4137"/>
        <w:bookmarkEnd w:id="4138"/>
        <w:bookmarkEnd w:id="4139"/>
        <w:bookmarkEnd w:id="4140"/>
        <w:bookmarkEnd w:id="4141"/>
        <w:bookmarkEnd w:id="4142"/>
        <w:bookmarkEnd w:id="4143"/>
        <w:bookmarkEnd w:id="4144"/>
        <w:bookmarkEnd w:id="4145"/>
        <w:bookmarkEnd w:id="4146"/>
        <w:bookmarkEnd w:id="4147"/>
        <w:bookmarkEnd w:id="4148"/>
        <w:bookmarkEnd w:id="4149"/>
        <w:bookmarkEnd w:id="4150"/>
        <w:bookmarkEnd w:id="4151"/>
        <w:bookmarkEnd w:id="4152"/>
        <w:bookmarkEnd w:id="4153"/>
      </w:del>
    </w:p>
    <w:p w14:paraId="3C94CD6D" w14:textId="77777777" w:rsidR="00397B2B" w:rsidRPr="00EC76D5" w:rsidDel="000610D0" w:rsidRDefault="00397B2B" w:rsidP="00EC426F">
      <w:pPr>
        <w:pStyle w:val="Code"/>
        <w:rPr>
          <w:del w:id="4154" w:author="Stefan Bjornander" w:date="2015-04-25T16:01:00Z"/>
        </w:rPr>
      </w:pPr>
      <w:bookmarkStart w:id="4155" w:name="_Toc417811919"/>
      <w:bookmarkStart w:id="4156" w:name="_Toc417853539"/>
      <w:bookmarkStart w:id="4157" w:name="_Toc418022217"/>
      <w:bookmarkStart w:id="4158" w:name="_Toc418191599"/>
      <w:bookmarkStart w:id="4159" w:name="_Toc418192068"/>
      <w:bookmarkStart w:id="4160" w:name="_Toc418263303"/>
      <w:bookmarkStart w:id="4161" w:name="_Toc418263770"/>
      <w:bookmarkStart w:id="4162" w:name="_Toc418356950"/>
      <w:bookmarkStart w:id="4163" w:name="_Toc418360313"/>
      <w:bookmarkStart w:id="4164" w:name="_Toc418434998"/>
      <w:bookmarkStart w:id="4165" w:name="_Toc419660165"/>
      <w:bookmarkStart w:id="4166" w:name="_Toc419660628"/>
      <w:bookmarkStart w:id="4167" w:name="_Toc420134097"/>
      <w:bookmarkStart w:id="4168" w:name="_Toc420134559"/>
      <w:bookmarkStart w:id="4169" w:name="_Toc420166317"/>
      <w:bookmarkStart w:id="4170" w:name="_Toc420167087"/>
      <w:bookmarkStart w:id="4171" w:name="_Toc420302244"/>
      <w:bookmarkStart w:id="4172" w:name="_Toc420302711"/>
      <w:bookmarkStart w:id="4173" w:name="_Toc420438545"/>
      <w:bookmarkStart w:id="4174" w:name="_Toc420795983"/>
      <w:bookmarkStart w:id="4175" w:name="_Toc420874251"/>
      <w:bookmarkStart w:id="4176" w:name="_Toc420874716"/>
      <w:bookmarkStart w:id="4177" w:name="_Toc420874458"/>
      <w:bookmarkStart w:id="4178" w:name="_Toc421046546"/>
      <w:bookmarkStart w:id="4179" w:name="_Toc421047017"/>
      <w:bookmarkStart w:id="4180" w:name="_Toc477259097"/>
      <w:bookmarkStart w:id="4181" w:name="_Toc479633195"/>
      <w:bookmarkStart w:id="4182" w:name="_Toc481936351"/>
      <w:bookmarkEnd w:id="4155"/>
      <w:bookmarkEnd w:id="4156"/>
      <w:bookmarkEnd w:id="4157"/>
      <w:bookmarkEnd w:id="4158"/>
      <w:bookmarkEnd w:id="4159"/>
      <w:bookmarkEnd w:id="4160"/>
      <w:bookmarkEnd w:id="4161"/>
      <w:bookmarkEnd w:id="4162"/>
      <w:bookmarkEnd w:id="4163"/>
      <w:bookmarkEnd w:id="4164"/>
      <w:bookmarkEnd w:id="4165"/>
      <w:bookmarkEnd w:id="4166"/>
      <w:bookmarkEnd w:id="4167"/>
      <w:bookmarkEnd w:id="4168"/>
      <w:bookmarkEnd w:id="4169"/>
      <w:bookmarkEnd w:id="4170"/>
      <w:bookmarkEnd w:id="4171"/>
      <w:bookmarkEnd w:id="4172"/>
      <w:bookmarkEnd w:id="4173"/>
      <w:bookmarkEnd w:id="4174"/>
      <w:bookmarkEnd w:id="4175"/>
      <w:bookmarkEnd w:id="4176"/>
      <w:bookmarkEnd w:id="4177"/>
      <w:bookmarkEnd w:id="4178"/>
      <w:bookmarkEnd w:id="4179"/>
      <w:bookmarkEnd w:id="4180"/>
      <w:bookmarkEnd w:id="4181"/>
      <w:bookmarkEnd w:id="4182"/>
    </w:p>
    <w:p w14:paraId="33999196" w14:textId="77777777" w:rsidR="00397B2B" w:rsidRPr="00EC76D5" w:rsidDel="000610D0" w:rsidRDefault="00397B2B" w:rsidP="00EC426F">
      <w:pPr>
        <w:pStyle w:val="Code"/>
        <w:rPr>
          <w:del w:id="4183" w:author="Stefan Bjornander" w:date="2015-04-25T16:01:00Z"/>
        </w:rPr>
      </w:pPr>
      <w:del w:id="4184" w:author="Stefan Bjornander" w:date="2015-04-25T16:01:00Z">
        <w:r w:rsidRPr="00EC76D5" w:rsidDel="000610D0">
          <w:delText xml:space="preserve">    return null;</w:delText>
        </w:r>
        <w:bookmarkStart w:id="4185" w:name="_Toc417811920"/>
        <w:bookmarkStart w:id="4186" w:name="_Toc417853540"/>
        <w:bookmarkStart w:id="4187" w:name="_Toc418022218"/>
        <w:bookmarkStart w:id="4188" w:name="_Toc418191600"/>
        <w:bookmarkStart w:id="4189" w:name="_Toc418192069"/>
        <w:bookmarkStart w:id="4190" w:name="_Toc418263304"/>
        <w:bookmarkStart w:id="4191" w:name="_Toc418263771"/>
        <w:bookmarkStart w:id="4192" w:name="_Toc418356951"/>
        <w:bookmarkStart w:id="4193" w:name="_Toc418360314"/>
        <w:bookmarkStart w:id="4194" w:name="_Toc418434999"/>
        <w:bookmarkStart w:id="4195" w:name="_Toc419660166"/>
        <w:bookmarkStart w:id="4196" w:name="_Toc419660629"/>
        <w:bookmarkStart w:id="4197" w:name="_Toc420134098"/>
        <w:bookmarkStart w:id="4198" w:name="_Toc420134560"/>
        <w:bookmarkStart w:id="4199" w:name="_Toc420166318"/>
        <w:bookmarkStart w:id="4200" w:name="_Toc420167088"/>
        <w:bookmarkStart w:id="4201" w:name="_Toc420302245"/>
        <w:bookmarkStart w:id="4202" w:name="_Toc420302712"/>
        <w:bookmarkStart w:id="4203" w:name="_Toc420438546"/>
        <w:bookmarkStart w:id="4204" w:name="_Toc420795984"/>
        <w:bookmarkStart w:id="4205" w:name="_Toc420874252"/>
        <w:bookmarkStart w:id="4206" w:name="_Toc420874717"/>
        <w:bookmarkStart w:id="4207" w:name="_Toc420874459"/>
        <w:bookmarkStart w:id="4208" w:name="_Toc421046547"/>
        <w:bookmarkStart w:id="4209" w:name="_Toc421047018"/>
        <w:bookmarkStart w:id="4210" w:name="_Toc477259098"/>
        <w:bookmarkStart w:id="4211" w:name="_Toc479633196"/>
        <w:bookmarkStart w:id="4212" w:name="_Toc481936352"/>
        <w:bookmarkEnd w:id="4185"/>
        <w:bookmarkEnd w:id="4186"/>
        <w:bookmarkEnd w:id="4187"/>
        <w:bookmarkEnd w:id="4188"/>
        <w:bookmarkEnd w:id="4189"/>
        <w:bookmarkEnd w:id="4190"/>
        <w:bookmarkEnd w:id="4191"/>
        <w:bookmarkEnd w:id="4192"/>
        <w:bookmarkEnd w:id="4193"/>
        <w:bookmarkEnd w:id="4194"/>
        <w:bookmarkEnd w:id="4195"/>
        <w:bookmarkEnd w:id="4196"/>
        <w:bookmarkEnd w:id="4197"/>
        <w:bookmarkEnd w:id="4198"/>
        <w:bookmarkEnd w:id="4199"/>
        <w:bookmarkEnd w:id="4200"/>
        <w:bookmarkEnd w:id="4201"/>
        <w:bookmarkEnd w:id="4202"/>
        <w:bookmarkEnd w:id="4203"/>
        <w:bookmarkEnd w:id="4204"/>
        <w:bookmarkEnd w:id="4205"/>
        <w:bookmarkEnd w:id="4206"/>
        <w:bookmarkEnd w:id="4207"/>
        <w:bookmarkEnd w:id="4208"/>
        <w:bookmarkEnd w:id="4209"/>
        <w:bookmarkEnd w:id="4210"/>
        <w:bookmarkEnd w:id="4211"/>
        <w:bookmarkEnd w:id="4212"/>
      </w:del>
    </w:p>
    <w:p w14:paraId="2572E9CE" w14:textId="77777777" w:rsidR="00737279" w:rsidRPr="00EC76D5" w:rsidDel="000610D0" w:rsidRDefault="00397B2B" w:rsidP="00EC426F">
      <w:pPr>
        <w:pStyle w:val="Code"/>
        <w:rPr>
          <w:del w:id="4213" w:author="Stefan Bjornander" w:date="2015-04-25T16:01:00Z"/>
        </w:rPr>
      </w:pPr>
      <w:del w:id="4214" w:author="Stefan Bjornander" w:date="2015-04-25T16:01:00Z">
        <w:r w:rsidRPr="00EC76D5" w:rsidDel="000610D0">
          <w:delText xml:space="preserve">  }</w:delText>
        </w:r>
        <w:bookmarkStart w:id="4215" w:name="_Toc417811921"/>
        <w:bookmarkStart w:id="4216" w:name="_Toc417853541"/>
        <w:bookmarkStart w:id="4217" w:name="_Toc418022219"/>
        <w:bookmarkStart w:id="4218" w:name="_Toc418191601"/>
        <w:bookmarkStart w:id="4219" w:name="_Toc418192070"/>
        <w:bookmarkStart w:id="4220" w:name="_Toc418263305"/>
        <w:bookmarkStart w:id="4221" w:name="_Toc418263772"/>
        <w:bookmarkStart w:id="4222" w:name="_Toc418356952"/>
        <w:bookmarkStart w:id="4223" w:name="_Toc418360315"/>
        <w:bookmarkStart w:id="4224" w:name="_Toc418435000"/>
        <w:bookmarkStart w:id="4225" w:name="_Toc419660167"/>
        <w:bookmarkStart w:id="4226" w:name="_Toc419660630"/>
        <w:bookmarkStart w:id="4227" w:name="_Toc420134099"/>
        <w:bookmarkStart w:id="4228" w:name="_Toc420134561"/>
        <w:bookmarkStart w:id="4229" w:name="_Toc420166319"/>
        <w:bookmarkStart w:id="4230" w:name="_Toc420167089"/>
        <w:bookmarkStart w:id="4231" w:name="_Toc420302246"/>
        <w:bookmarkStart w:id="4232" w:name="_Toc420302713"/>
        <w:bookmarkStart w:id="4233" w:name="_Toc420438547"/>
        <w:bookmarkStart w:id="4234" w:name="_Toc420795985"/>
        <w:bookmarkStart w:id="4235" w:name="_Toc420874253"/>
        <w:bookmarkStart w:id="4236" w:name="_Toc420874718"/>
        <w:bookmarkStart w:id="4237" w:name="_Toc420874460"/>
        <w:bookmarkStart w:id="4238" w:name="_Toc421046548"/>
        <w:bookmarkStart w:id="4239" w:name="_Toc421047019"/>
        <w:bookmarkStart w:id="4240" w:name="_Toc477259099"/>
        <w:bookmarkStart w:id="4241" w:name="_Toc479633197"/>
        <w:bookmarkStart w:id="4242" w:name="_Toc481936353"/>
        <w:bookmarkEnd w:id="4215"/>
        <w:bookmarkEnd w:id="4216"/>
        <w:bookmarkEnd w:id="4217"/>
        <w:bookmarkEnd w:id="4218"/>
        <w:bookmarkEnd w:id="4219"/>
        <w:bookmarkEnd w:id="4220"/>
        <w:bookmarkEnd w:id="4221"/>
        <w:bookmarkEnd w:id="4222"/>
        <w:bookmarkEnd w:id="4223"/>
        <w:bookmarkEnd w:id="4224"/>
        <w:bookmarkEnd w:id="4225"/>
        <w:bookmarkEnd w:id="4226"/>
        <w:bookmarkEnd w:id="4227"/>
        <w:bookmarkEnd w:id="4228"/>
        <w:bookmarkEnd w:id="4229"/>
        <w:bookmarkEnd w:id="4230"/>
        <w:bookmarkEnd w:id="4231"/>
        <w:bookmarkEnd w:id="4232"/>
        <w:bookmarkEnd w:id="4233"/>
        <w:bookmarkEnd w:id="4234"/>
        <w:bookmarkEnd w:id="4235"/>
        <w:bookmarkEnd w:id="4236"/>
        <w:bookmarkEnd w:id="4237"/>
        <w:bookmarkEnd w:id="4238"/>
        <w:bookmarkEnd w:id="4239"/>
        <w:bookmarkEnd w:id="4240"/>
        <w:bookmarkEnd w:id="4241"/>
        <w:bookmarkEnd w:id="4242"/>
      </w:del>
    </w:p>
    <w:p w14:paraId="44805429" w14:textId="204755D5" w:rsidR="00C37931" w:rsidRPr="00EC76D5" w:rsidRDefault="00C37931" w:rsidP="00EC426F">
      <w:pPr>
        <w:pStyle w:val="Rubrik3"/>
        <w:rPr>
          <w:ins w:id="4243" w:author="Stefan Bjornander" w:date="2015-04-25T14:54:00Z"/>
        </w:rPr>
      </w:pPr>
      <w:bookmarkStart w:id="4244" w:name="_Toc481936354"/>
      <w:ins w:id="4245" w:author="Stefan Bjornander" w:date="2015-04-25T11:15:00Z">
        <w:r w:rsidRPr="00EC76D5">
          <w:t>Size</w:t>
        </w:r>
      </w:ins>
      <w:bookmarkEnd w:id="4244"/>
    </w:p>
    <w:p w14:paraId="0A2977F3" w14:textId="77777777" w:rsidR="00B95D8D" w:rsidRPr="00EC76D5" w:rsidRDefault="00B95D8D">
      <w:pPr>
        <w:rPr>
          <w:ins w:id="4246" w:author="Stefan Bjornander" w:date="2015-04-25T11:15:00Z"/>
        </w:rPr>
        <w:pPrChange w:id="4247" w:author="Stefan Bjornander" w:date="2015-04-25T14:54:00Z">
          <w:pPr>
            <w:pStyle w:val="Rubrik3"/>
          </w:pPr>
        </w:pPrChange>
      </w:pPr>
      <w:ins w:id="4248" w:author="Stefan Bjornander" w:date="2015-04-25T14:54:00Z">
        <w:r w:rsidRPr="00EC76D5">
          <w:t>Each type has a size, even tho</w:t>
        </w:r>
        <w:r w:rsidR="00194A82" w:rsidRPr="00EC76D5">
          <w:t xml:space="preserve">ugh </w:t>
        </w:r>
        <w:r w:rsidRPr="00EC76D5">
          <w:t xml:space="preserve">void </w:t>
        </w:r>
      </w:ins>
      <w:ins w:id="4249" w:author="Stefan Bjornander" w:date="2015-04-25T16:04:00Z">
        <w:r w:rsidR="00194A82" w:rsidRPr="00EC76D5">
          <w:t>and</w:t>
        </w:r>
      </w:ins>
      <w:ins w:id="4250" w:author="Stefan Bjornander" w:date="2015-04-25T14:54:00Z">
        <w:r w:rsidRPr="00EC76D5">
          <w:t xml:space="preserve"> function ha</w:t>
        </w:r>
      </w:ins>
      <w:ins w:id="4251" w:author="Stefan Bjornander" w:date="2015-04-25T16:04:00Z">
        <w:r w:rsidR="00194A82" w:rsidRPr="00EC76D5">
          <w:t>ve</w:t>
        </w:r>
      </w:ins>
      <w:ins w:id="4252" w:author="Stefan Bjornander" w:date="2015-04-25T14:54:00Z">
        <w:r w:rsidRPr="00EC76D5">
          <w:t xml:space="preserve"> size zero. The size of an array is its size times the size of its type</w:t>
        </w:r>
      </w:ins>
      <w:ins w:id="4253" w:author="Stefan Bjornander" w:date="2015-04-25T14:55:00Z">
        <w:r w:rsidRPr="00EC76D5">
          <w:t xml:space="preserve">, the size of a struct is the sum of the sizes of its members, and the size of a union is the size of its </w:t>
        </w:r>
      </w:ins>
      <w:ins w:id="4254" w:author="Stefan Bjornander" w:date="2015-04-25T16:04:00Z">
        <w:r w:rsidR="00F236B1" w:rsidRPr="00EC76D5">
          <w:t>largest</w:t>
        </w:r>
      </w:ins>
      <w:ins w:id="4255" w:author="Stefan Bjornander" w:date="2015-04-25T14:55:00Z">
        <w:r w:rsidRPr="00EC76D5">
          <w:t xml:space="preserve"> member. Not</w:t>
        </w:r>
      </w:ins>
      <w:ins w:id="4256" w:author="Stefan Bjornander" w:date="2015-04-25T16:04:00Z">
        <w:r w:rsidR="00F236B1" w:rsidRPr="00EC76D5">
          <w:t>e</w:t>
        </w:r>
      </w:ins>
      <w:ins w:id="4257" w:author="Stefan Bjornander" w:date="2015-04-25T14:55:00Z">
        <w:r w:rsidRPr="00EC76D5">
          <w:t xml:space="preserve"> that a pointer always has the same size, regardless of what it points at.</w:t>
        </w:r>
      </w:ins>
    </w:p>
    <w:p w14:paraId="73EB4A97" w14:textId="653E964F" w:rsidR="00841638" w:rsidRPr="00EC76D5" w:rsidRDefault="00841638">
      <w:pPr>
        <w:pStyle w:val="CodeHeader"/>
        <w:pPrChange w:id="4258" w:author="Stefan Bjornander" w:date="2015-04-25T11:16:00Z">
          <w:pPr>
            <w:pStyle w:val="Rubrik3"/>
          </w:pPr>
        </w:pPrChange>
      </w:pPr>
      <w:ins w:id="4259" w:author="Stefan Bjornander" w:date="2015-04-25T11:14:00Z">
        <w:r w:rsidRPr="00EC76D5">
          <w:lastRenderedPageBreak/>
          <w:t>Type.java</w:t>
        </w:r>
      </w:ins>
    </w:p>
    <w:p w14:paraId="559438DE" w14:textId="77777777" w:rsidR="004B3B47" w:rsidRPr="00EC76D5" w:rsidRDefault="004B3B47" w:rsidP="004B3B47">
      <w:pPr>
        <w:pStyle w:val="Code"/>
      </w:pPr>
      <w:r w:rsidRPr="00EC76D5">
        <w:t xml:space="preserve">  public static final int CharSize = 1;</w:t>
      </w:r>
    </w:p>
    <w:p w14:paraId="32567BE2" w14:textId="77777777" w:rsidR="004B3B47" w:rsidRPr="00EC76D5" w:rsidRDefault="004B3B47" w:rsidP="004B3B47">
      <w:pPr>
        <w:pStyle w:val="Code"/>
      </w:pPr>
      <w:r w:rsidRPr="00EC76D5">
        <w:t xml:space="preserve">  public static final int ShortSize = 1;</w:t>
      </w:r>
    </w:p>
    <w:p w14:paraId="3ADB61C5" w14:textId="77777777" w:rsidR="004B3B47" w:rsidRPr="00EC76D5" w:rsidRDefault="004B3B47" w:rsidP="004B3B47">
      <w:pPr>
        <w:pStyle w:val="Code"/>
      </w:pPr>
      <w:r w:rsidRPr="00EC76D5">
        <w:t xml:space="preserve">  public static final int IntegerSize = 2;</w:t>
      </w:r>
    </w:p>
    <w:p w14:paraId="0D42A626" w14:textId="77777777" w:rsidR="004B3B47" w:rsidRPr="00EC76D5" w:rsidRDefault="004B3B47" w:rsidP="004B3B47">
      <w:pPr>
        <w:pStyle w:val="Code"/>
      </w:pPr>
      <w:r w:rsidRPr="00EC76D5">
        <w:t xml:space="preserve">  public static final int LongSize = 4;</w:t>
      </w:r>
    </w:p>
    <w:p w14:paraId="50ECC2A4" w14:textId="77777777" w:rsidR="004B3B47" w:rsidRPr="00EC76D5" w:rsidRDefault="004B3B47" w:rsidP="004B3B47">
      <w:pPr>
        <w:pStyle w:val="Code"/>
      </w:pPr>
      <w:r w:rsidRPr="00EC76D5">
        <w:t xml:space="preserve">  public static final int FloatSize = 4;</w:t>
      </w:r>
    </w:p>
    <w:p w14:paraId="25F3E851" w14:textId="77777777" w:rsidR="004B3B47" w:rsidRPr="00EC76D5" w:rsidRDefault="004B3B47" w:rsidP="004B3B47">
      <w:pPr>
        <w:pStyle w:val="Code"/>
      </w:pPr>
      <w:r w:rsidRPr="00EC76D5">
        <w:t xml:space="preserve">  public static final int DoubleSize = 8;</w:t>
      </w:r>
    </w:p>
    <w:p w14:paraId="192443FE" w14:textId="77777777" w:rsidR="004B3B47" w:rsidRPr="00EC76D5" w:rsidRDefault="004B3B47" w:rsidP="004B3B47">
      <w:pPr>
        <w:pStyle w:val="Code"/>
      </w:pPr>
      <w:r w:rsidRPr="00EC76D5">
        <w:t xml:space="preserve">  public static final int LongDoubleSize = 8;</w:t>
      </w:r>
    </w:p>
    <w:p w14:paraId="1F513593" w14:textId="77777777" w:rsidR="004B3B47" w:rsidRPr="00EC76D5" w:rsidRDefault="004B3B47" w:rsidP="004B3B47">
      <w:pPr>
        <w:pStyle w:val="Code"/>
      </w:pPr>
      <w:r w:rsidRPr="00EC76D5">
        <w:t xml:space="preserve">  public static final int PointerSize = 2;</w:t>
      </w:r>
    </w:p>
    <w:p w14:paraId="09811B20" w14:textId="77777777" w:rsidR="004B3B47" w:rsidRPr="00EC76D5" w:rsidRDefault="004B3B47" w:rsidP="004B3B47">
      <w:pPr>
        <w:pStyle w:val="Code"/>
      </w:pPr>
    </w:p>
    <w:p w14:paraId="38FA627B" w14:textId="77777777" w:rsidR="004B3B47" w:rsidRPr="00EC76D5" w:rsidRDefault="004B3B47" w:rsidP="004B3B47">
      <w:pPr>
        <w:pStyle w:val="Code"/>
      </w:pPr>
      <w:r w:rsidRPr="00EC76D5">
        <w:t xml:space="preserve">  private static Map&lt;Sort,Integer&gt; m_sizeMap = new ListMap&lt;&gt;();</w:t>
      </w:r>
    </w:p>
    <w:p w14:paraId="78A0E9F0" w14:textId="77777777" w:rsidR="004B3B47" w:rsidRPr="00EC76D5" w:rsidRDefault="004B3B47" w:rsidP="004B3B47">
      <w:pPr>
        <w:pStyle w:val="Code"/>
      </w:pPr>
      <w:r w:rsidRPr="00EC76D5">
        <w:t xml:space="preserve">  </w:t>
      </w:r>
    </w:p>
    <w:p w14:paraId="503B938C" w14:textId="77777777" w:rsidR="004B3B47" w:rsidRPr="00EC76D5" w:rsidRDefault="004B3B47" w:rsidP="004B3B47">
      <w:pPr>
        <w:pStyle w:val="Code"/>
      </w:pPr>
      <w:r w:rsidRPr="00EC76D5">
        <w:t xml:space="preserve">  static {</w:t>
      </w:r>
    </w:p>
    <w:p w14:paraId="18984957" w14:textId="77777777" w:rsidR="004B3B47" w:rsidRPr="00EC76D5" w:rsidRDefault="004B3B47" w:rsidP="004B3B47">
      <w:pPr>
        <w:pStyle w:val="Code"/>
      </w:pPr>
      <w:r w:rsidRPr="00EC76D5">
        <w:t xml:space="preserve">    m_sizeMap.put(Sort.Logical, IntegerSize);</w:t>
      </w:r>
    </w:p>
    <w:p w14:paraId="25423C2A" w14:textId="77777777" w:rsidR="004B3B47" w:rsidRPr="00EC76D5" w:rsidRDefault="004B3B47" w:rsidP="004B3B47">
      <w:pPr>
        <w:pStyle w:val="Code"/>
      </w:pPr>
      <w:r w:rsidRPr="00EC76D5">
        <w:t xml:space="preserve">    m_sizeMap.put(Sort.Signed_Char, CharSize);</w:t>
      </w:r>
    </w:p>
    <w:p w14:paraId="790ADB84" w14:textId="77777777" w:rsidR="004B3B47" w:rsidRPr="00EC76D5" w:rsidRDefault="004B3B47" w:rsidP="004B3B47">
      <w:pPr>
        <w:pStyle w:val="Code"/>
      </w:pPr>
      <w:r w:rsidRPr="00EC76D5">
        <w:t xml:space="preserve">    m_sizeMap.put(Sort.Unsigned_Char, CharSize);</w:t>
      </w:r>
    </w:p>
    <w:p w14:paraId="30944300" w14:textId="77777777" w:rsidR="004B3B47" w:rsidRPr="00EC76D5" w:rsidRDefault="004B3B47" w:rsidP="004B3B47">
      <w:pPr>
        <w:pStyle w:val="Code"/>
      </w:pPr>
      <w:r w:rsidRPr="00EC76D5">
        <w:t xml:space="preserve">    m_sizeMap.put(Sort.Signed_Short_Int, ShortSize);</w:t>
      </w:r>
    </w:p>
    <w:p w14:paraId="42DB2E24" w14:textId="77777777" w:rsidR="004B3B47" w:rsidRPr="00EC76D5" w:rsidRDefault="004B3B47" w:rsidP="004B3B47">
      <w:pPr>
        <w:pStyle w:val="Code"/>
      </w:pPr>
      <w:r w:rsidRPr="00EC76D5">
        <w:t xml:space="preserve">    m_sizeMap.put(Sort.Unsigned_Short_Int, ShortSize);</w:t>
      </w:r>
    </w:p>
    <w:p w14:paraId="6D85FE6E" w14:textId="77777777" w:rsidR="004B3B47" w:rsidRPr="00EC76D5" w:rsidRDefault="004B3B47" w:rsidP="004B3B47">
      <w:pPr>
        <w:pStyle w:val="Code"/>
      </w:pPr>
      <w:r w:rsidRPr="00EC76D5">
        <w:t xml:space="preserve">    m_sizeMap.put(Sort.Signed_Int, IntegerSize);</w:t>
      </w:r>
    </w:p>
    <w:p w14:paraId="487EBC9E" w14:textId="77777777" w:rsidR="004B3B47" w:rsidRPr="00EC76D5" w:rsidRDefault="004B3B47" w:rsidP="004B3B47">
      <w:pPr>
        <w:pStyle w:val="Code"/>
      </w:pPr>
      <w:r w:rsidRPr="00EC76D5">
        <w:t xml:space="preserve">    m_sizeMap.put(Sort.Unsigned_Int, IntegerSize);</w:t>
      </w:r>
    </w:p>
    <w:p w14:paraId="4116E093" w14:textId="77777777" w:rsidR="004B3B47" w:rsidRPr="00EC76D5" w:rsidRDefault="004B3B47" w:rsidP="004B3B47">
      <w:pPr>
        <w:pStyle w:val="Code"/>
      </w:pPr>
      <w:r w:rsidRPr="00EC76D5">
        <w:t xml:space="preserve">    m_sizeMap.put(Sort.Signed_Long_Int, LongSize);</w:t>
      </w:r>
    </w:p>
    <w:p w14:paraId="25B245D0" w14:textId="77777777" w:rsidR="004B3B47" w:rsidRPr="00EC76D5" w:rsidRDefault="004B3B47" w:rsidP="004B3B47">
      <w:pPr>
        <w:pStyle w:val="Code"/>
      </w:pPr>
      <w:r w:rsidRPr="00EC76D5">
        <w:t xml:space="preserve">    m_sizeMap.put(Sort.Unsigned_Long_Int, LongSize);</w:t>
      </w:r>
    </w:p>
    <w:p w14:paraId="432D114E" w14:textId="77777777" w:rsidR="004B3B47" w:rsidRPr="00EC76D5" w:rsidRDefault="004B3B47" w:rsidP="004B3B47">
      <w:pPr>
        <w:pStyle w:val="Code"/>
      </w:pPr>
      <w:r w:rsidRPr="00EC76D5">
        <w:t xml:space="preserve">    m_sizeMap.put(Sort.Float, FloatSize);</w:t>
      </w:r>
    </w:p>
    <w:p w14:paraId="32FDC7E3" w14:textId="77777777" w:rsidR="004B3B47" w:rsidRPr="00EC76D5" w:rsidRDefault="004B3B47" w:rsidP="004B3B47">
      <w:pPr>
        <w:pStyle w:val="Code"/>
      </w:pPr>
      <w:r w:rsidRPr="00EC76D5">
        <w:t xml:space="preserve">    m_sizeMap.put(Sort.Double, DoubleSize);</w:t>
      </w:r>
    </w:p>
    <w:p w14:paraId="4CEA0E2E" w14:textId="77777777" w:rsidR="004B3B47" w:rsidRPr="00EC76D5" w:rsidRDefault="004B3B47" w:rsidP="004B3B47">
      <w:pPr>
        <w:pStyle w:val="Code"/>
      </w:pPr>
      <w:r w:rsidRPr="00EC76D5">
        <w:t xml:space="preserve">    m_sizeMap.put(Sort.Long_Double, LongDoubleSize);</w:t>
      </w:r>
    </w:p>
    <w:p w14:paraId="4A2ED5D3" w14:textId="77777777" w:rsidR="004B3B47" w:rsidRPr="00EC76D5" w:rsidRDefault="004B3B47" w:rsidP="004B3B47">
      <w:pPr>
        <w:pStyle w:val="Code"/>
      </w:pPr>
      <w:r w:rsidRPr="00EC76D5">
        <w:t xml:space="preserve">  }</w:t>
      </w:r>
    </w:p>
    <w:p w14:paraId="01CDD4B3" w14:textId="77777777" w:rsidR="004B3B47" w:rsidRPr="00EC76D5" w:rsidRDefault="004B3B47" w:rsidP="004B3B47">
      <w:pPr>
        <w:pStyle w:val="Code"/>
      </w:pPr>
      <w:r w:rsidRPr="00EC76D5">
        <w:t xml:space="preserve">  </w:t>
      </w:r>
    </w:p>
    <w:p w14:paraId="506590B9" w14:textId="77777777" w:rsidR="004B3B47" w:rsidRPr="00EC76D5" w:rsidRDefault="004B3B47" w:rsidP="004B3B47">
      <w:pPr>
        <w:pStyle w:val="Code"/>
      </w:pPr>
      <w:r w:rsidRPr="00EC76D5">
        <w:t xml:space="preserve">  public int getSize() {</w:t>
      </w:r>
    </w:p>
    <w:p w14:paraId="636DDDCD" w14:textId="77777777" w:rsidR="004B3B47" w:rsidRPr="00EC76D5" w:rsidRDefault="004B3B47" w:rsidP="004B3B47">
      <w:pPr>
        <w:pStyle w:val="Code"/>
      </w:pPr>
      <w:r w:rsidRPr="00EC76D5">
        <w:t xml:space="preserve">    switch (m_sort) {</w:t>
      </w:r>
    </w:p>
    <w:p w14:paraId="08E2F517" w14:textId="77777777" w:rsidR="004B3B47" w:rsidRPr="00EC76D5" w:rsidRDefault="004B3B47" w:rsidP="004B3B47">
      <w:pPr>
        <w:pStyle w:val="Code"/>
      </w:pPr>
      <w:r w:rsidRPr="00EC76D5">
        <w:t xml:space="preserve">      case Pointer:</w:t>
      </w:r>
    </w:p>
    <w:p w14:paraId="05E13140" w14:textId="77777777" w:rsidR="004B3B47" w:rsidRPr="00EC76D5" w:rsidRDefault="004B3B47" w:rsidP="004B3B47">
      <w:pPr>
        <w:pStyle w:val="Code"/>
      </w:pPr>
      <w:r w:rsidRPr="00EC76D5">
        <w:t xml:space="preserve">      case String:</w:t>
      </w:r>
    </w:p>
    <w:p w14:paraId="2B2B1913" w14:textId="77777777" w:rsidR="004B3B47" w:rsidRPr="00EC76D5" w:rsidRDefault="004B3B47" w:rsidP="004B3B47">
      <w:pPr>
        <w:pStyle w:val="Code"/>
      </w:pPr>
      <w:r w:rsidRPr="00EC76D5">
        <w:t xml:space="preserve">        return PointerSize;</w:t>
      </w:r>
    </w:p>
    <w:p w14:paraId="2F6DC9EA" w14:textId="77777777" w:rsidR="004B3B47" w:rsidRPr="00EC76D5" w:rsidRDefault="004B3B47" w:rsidP="004B3B47">
      <w:pPr>
        <w:pStyle w:val="Code"/>
      </w:pPr>
      <w:r w:rsidRPr="00EC76D5">
        <w:t xml:space="preserve">        </w:t>
      </w:r>
    </w:p>
    <w:p w14:paraId="21E7F1F2" w14:textId="77777777" w:rsidR="004B3B47" w:rsidRPr="00EC76D5" w:rsidRDefault="004B3B47" w:rsidP="004B3B47">
      <w:pPr>
        <w:pStyle w:val="Code"/>
      </w:pPr>
      <w:r w:rsidRPr="00EC76D5">
        <w:t xml:space="preserve">      case Array:</w:t>
      </w:r>
    </w:p>
    <w:p w14:paraId="5A39A5E2" w14:textId="77777777" w:rsidR="004B3B47" w:rsidRPr="00EC76D5" w:rsidRDefault="004B3B47" w:rsidP="004B3B47">
      <w:pPr>
        <w:pStyle w:val="Code"/>
      </w:pPr>
      <w:r w:rsidRPr="00EC76D5">
        <w:t xml:space="preserve">        return m_arraySize * m_arrayType.getSize();</w:t>
      </w:r>
    </w:p>
    <w:p w14:paraId="709DA830" w14:textId="77777777" w:rsidR="004B3B47" w:rsidRPr="00EC76D5" w:rsidRDefault="004B3B47" w:rsidP="004B3B47">
      <w:pPr>
        <w:pStyle w:val="Code"/>
      </w:pPr>
    </w:p>
    <w:p w14:paraId="6B4A3883" w14:textId="77777777" w:rsidR="004B3B47" w:rsidRPr="00EC76D5" w:rsidRDefault="004B3B47" w:rsidP="004B3B47">
      <w:pPr>
        <w:pStyle w:val="Code"/>
      </w:pPr>
      <w:r w:rsidRPr="00EC76D5">
        <w:t xml:space="preserve">      case Struct: {</w:t>
      </w:r>
    </w:p>
    <w:p w14:paraId="1966FC31" w14:textId="77777777" w:rsidR="004B3B47" w:rsidRPr="00EC76D5" w:rsidRDefault="004B3B47" w:rsidP="004B3B47">
      <w:pPr>
        <w:pStyle w:val="Code"/>
      </w:pPr>
      <w:r w:rsidRPr="00EC76D5">
        <w:t xml:space="preserve">          int size = 0;</w:t>
      </w:r>
    </w:p>
    <w:p w14:paraId="1EE5AE5B" w14:textId="77777777" w:rsidR="004B3B47" w:rsidRPr="00EC76D5" w:rsidRDefault="004B3B47" w:rsidP="004B3B47">
      <w:pPr>
        <w:pStyle w:val="Code"/>
      </w:pPr>
    </w:p>
    <w:p w14:paraId="6C5EA8A1" w14:textId="77777777" w:rsidR="004B3B47" w:rsidRPr="00EC76D5" w:rsidRDefault="004B3B47" w:rsidP="004B3B47">
      <w:pPr>
        <w:pStyle w:val="Code"/>
      </w:pPr>
      <w:r w:rsidRPr="00EC76D5">
        <w:t xml:space="preserve">          for (Symbol symbol : m_memberMap.values()) {</w:t>
      </w:r>
    </w:p>
    <w:p w14:paraId="067824F3" w14:textId="77777777" w:rsidR="004B3B47" w:rsidRPr="00EC76D5" w:rsidRDefault="004B3B47" w:rsidP="004B3B47">
      <w:pPr>
        <w:pStyle w:val="Code"/>
      </w:pPr>
      <w:r w:rsidRPr="00EC76D5">
        <w:t xml:space="preserve">            size += symbol.getType().getSize();</w:t>
      </w:r>
    </w:p>
    <w:p w14:paraId="4A2E2683" w14:textId="77777777" w:rsidR="004B3B47" w:rsidRPr="00EC76D5" w:rsidRDefault="004B3B47" w:rsidP="004B3B47">
      <w:pPr>
        <w:pStyle w:val="Code"/>
      </w:pPr>
      <w:r w:rsidRPr="00EC76D5">
        <w:t xml:space="preserve">          }</w:t>
      </w:r>
    </w:p>
    <w:p w14:paraId="67885E2F" w14:textId="77777777" w:rsidR="004B3B47" w:rsidRPr="00EC76D5" w:rsidRDefault="004B3B47" w:rsidP="004B3B47">
      <w:pPr>
        <w:pStyle w:val="Code"/>
      </w:pPr>
      <w:r w:rsidRPr="00EC76D5">
        <w:t xml:space="preserve">        </w:t>
      </w:r>
    </w:p>
    <w:p w14:paraId="75920ECE" w14:textId="77777777" w:rsidR="004B3B47" w:rsidRPr="00EC76D5" w:rsidRDefault="004B3B47" w:rsidP="004B3B47">
      <w:pPr>
        <w:pStyle w:val="Code"/>
      </w:pPr>
      <w:r w:rsidRPr="00EC76D5">
        <w:t xml:space="preserve">          return size;</w:t>
      </w:r>
    </w:p>
    <w:p w14:paraId="7F4EFDF4" w14:textId="77777777" w:rsidR="004B3B47" w:rsidRPr="00EC76D5" w:rsidRDefault="004B3B47" w:rsidP="004B3B47">
      <w:pPr>
        <w:pStyle w:val="Code"/>
      </w:pPr>
      <w:r w:rsidRPr="00EC76D5">
        <w:t xml:space="preserve">        }</w:t>
      </w:r>
    </w:p>
    <w:p w14:paraId="14716311" w14:textId="77777777" w:rsidR="004B3B47" w:rsidRPr="00EC76D5" w:rsidRDefault="004B3B47" w:rsidP="004B3B47">
      <w:pPr>
        <w:pStyle w:val="Code"/>
      </w:pPr>
    </w:p>
    <w:p w14:paraId="5CF24C87" w14:textId="77777777" w:rsidR="004B3B47" w:rsidRPr="00EC76D5" w:rsidRDefault="004B3B47" w:rsidP="004B3B47">
      <w:pPr>
        <w:pStyle w:val="Code"/>
      </w:pPr>
      <w:r w:rsidRPr="00EC76D5">
        <w:t xml:space="preserve">      case Union: {</w:t>
      </w:r>
    </w:p>
    <w:p w14:paraId="566ED093" w14:textId="77777777" w:rsidR="004B3B47" w:rsidRPr="00EC76D5" w:rsidRDefault="004B3B47" w:rsidP="004B3B47">
      <w:pPr>
        <w:pStyle w:val="Code"/>
      </w:pPr>
      <w:r w:rsidRPr="00EC76D5">
        <w:t xml:space="preserve">          int size = 0;</w:t>
      </w:r>
    </w:p>
    <w:p w14:paraId="74448911" w14:textId="77777777" w:rsidR="004B3B47" w:rsidRPr="00EC76D5" w:rsidRDefault="004B3B47" w:rsidP="004B3B47">
      <w:pPr>
        <w:pStyle w:val="Code"/>
      </w:pPr>
    </w:p>
    <w:p w14:paraId="044B4013" w14:textId="77777777" w:rsidR="004B3B47" w:rsidRPr="00EC76D5" w:rsidRDefault="004B3B47" w:rsidP="004B3B47">
      <w:pPr>
        <w:pStyle w:val="Code"/>
      </w:pPr>
      <w:r w:rsidRPr="00EC76D5">
        <w:t xml:space="preserve">          for (Symbol symbol : m_memberMap.values()) {</w:t>
      </w:r>
    </w:p>
    <w:p w14:paraId="55E5C5C9" w14:textId="77777777" w:rsidR="004B3B47" w:rsidRPr="00EC76D5" w:rsidRDefault="004B3B47" w:rsidP="004B3B47">
      <w:pPr>
        <w:pStyle w:val="Code"/>
      </w:pPr>
      <w:r w:rsidRPr="00EC76D5">
        <w:t xml:space="preserve">            size = Math.max(size, symbol.getType().getSize());</w:t>
      </w:r>
    </w:p>
    <w:p w14:paraId="6AE1824A" w14:textId="77777777" w:rsidR="004B3B47" w:rsidRPr="00EC76D5" w:rsidRDefault="004B3B47" w:rsidP="004B3B47">
      <w:pPr>
        <w:pStyle w:val="Code"/>
      </w:pPr>
      <w:r w:rsidRPr="00EC76D5">
        <w:t xml:space="preserve">          }</w:t>
      </w:r>
    </w:p>
    <w:p w14:paraId="68503BA7" w14:textId="77777777" w:rsidR="004B3B47" w:rsidRPr="00EC76D5" w:rsidRDefault="004B3B47" w:rsidP="004B3B47">
      <w:pPr>
        <w:pStyle w:val="Code"/>
      </w:pPr>
    </w:p>
    <w:p w14:paraId="690D6FB9" w14:textId="77777777" w:rsidR="004B3B47" w:rsidRPr="00EC76D5" w:rsidRDefault="004B3B47" w:rsidP="004B3B47">
      <w:pPr>
        <w:pStyle w:val="Code"/>
      </w:pPr>
      <w:r w:rsidRPr="00EC76D5">
        <w:t xml:space="preserve">          return size;</w:t>
      </w:r>
    </w:p>
    <w:p w14:paraId="4384084A" w14:textId="77777777" w:rsidR="004B3B47" w:rsidRPr="00EC76D5" w:rsidRDefault="004B3B47" w:rsidP="004B3B47">
      <w:pPr>
        <w:pStyle w:val="Code"/>
      </w:pPr>
      <w:r w:rsidRPr="00EC76D5">
        <w:t xml:space="preserve">        }</w:t>
      </w:r>
    </w:p>
    <w:p w14:paraId="3B3ED0EE" w14:textId="77777777" w:rsidR="004B3B47" w:rsidRPr="00EC76D5" w:rsidRDefault="004B3B47" w:rsidP="004B3B47">
      <w:pPr>
        <w:pStyle w:val="Code"/>
      </w:pPr>
    </w:p>
    <w:p w14:paraId="73E21053" w14:textId="77777777" w:rsidR="004B3B47" w:rsidRPr="00EC76D5" w:rsidRDefault="004B3B47" w:rsidP="004B3B47">
      <w:pPr>
        <w:pStyle w:val="Code"/>
      </w:pPr>
      <w:r w:rsidRPr="00EC76D5">
        <w:lastRenderedPageBreak/>
        <w:t xml:space="preserve">      default:</w:t>
      </w:r>
    </w:p>
    <w:p w14:paraId="42994680" w14:textId="77777777" w:rsidR="004B3B47" w:rsidRPr="00EC76D5" w:rsidRDefault="004B3B47" w:rsidP="004B3B47">
      <w:pPr>
        <w:pStyle w:val="Code"/>
      </w:pPr>
      <w:r w:rsidRPr="00EC76D5">
        <w:t xml:space="preserve">        return m_sizeMap.get(m_sort);</w:t>
      </w:r>
    </w:p>
    <w:p w14:paraId="0D326A34" w14:textId="77777777" w:rsidR="004B3B47" w:rsidRPr="00EC76D5" w:rsidRDefault="004B3B47" w:rsidP="004B3B47">
      <w:pPr>
        <w:pStyle w:val="Code"/>
      </w:pPr>
      <w:r w:rsidRPr="00EC76D5">
        <w:t xml:space="preserve">    }</w:t>
      </w:r>
    </w:p>
    <w:p w14:paraId="3D9DFA66" w14:textId="62210E3A" w:rsidR="00822DF6" w:rsidRPr="00EC76D5" w:rsidRDefault="004B3B47">
      <w:pPr>
        <w:pStyle w:val="Code"/>
        <w:rPr>
          <w:rFonts w:ascii="Times New Roman" w:eastAsiaTheme="majorEastAsia" w:hAnsi="Times New Roman" w:cstheme="majorBidi"/>
          <w:b/>
          <w:noProof w:val="0"/>
          <w:sz w:val="32"/>
          <w:szCs w:val="24"/>
        </w:rPr>
      </w:pPr>
      <w:r w:rsidRPr="00EC76D5">
        <w:t xml:space="preserve">  }</w:t>
      </w:r>
    </w:p>
    <w:p w14:paraId="38C70B4D" w14:textId="196982DD" w:rsidR="00841638" w:rsidRPr="00EC76D5" w:rsidRDefault="00FE6BB6" w:rsidP="00822DF6">
      <w:pPr>
        <w:pStyle w:val="Rubrik3"/>
        <w:rPr>
          <w:ins w:id="4260" w:author="Stefan Bjornander" w:date="2015-04-25T11:19:00Z"/>
        </w:rPr>
      </w:pPr>
      <w:bookmarkStart w:id="4261" w:name="_Toc481936355"/>
      <w:ins w:id="4262" w:author="Stefan Bjornander" w:date="2015-04-25T11:16:00Z">
        <w:r w:rsidRPr="00EC76D5">
          <w:t>Completeness</w:t>
        </w:r>
      </w:ins>
      <w:bookmarkEnd w:id="4261"/>
    </w:p>
    <w:p w14:paraId="470963C9" w14:textId="61F85524" w:rsidR="00000353" w:rsidRDefault="00B0368E">
      <w:ins w:id="4263" w:author="Stefan Bjornander" w:date="2015-04-25T11:37:00Z">
        <w:r w:rsidRPr="00EC76D5">
          <w:t xml:space="preserve">It is possible to define an array without </w:t>
        </w:r>
      </w:ins>
      <w:ins w:id="4264" w:author="Stefan Bjornander" w:date="2015-04-25T11:38:00Z">
        <w:r w:rsidRPr="00EC76D5">
          <w:t xml:space="preserve">stating its size, </w:t>
        </w:r>
      </w:ins>
      <w:ins w:id="4265" w:author="Stefan Bjornander" w:date="2015-04-25T14:31:00Z">
        <w:r w:rsidR="0020338C" w:rsidRPr="00EC76D5">
          <w:t>in which case the array is given the size zero. I</w:t>
        </w:r>
      </w:ins>
      <w:ins w:id="4266" w:author="Stefan Bjornander" w:date="2015-04-25T11:38:00Z">
        <w:r w:rsidRPr="00EC76D5">
          <w:t>n that case</w:t>
        </w:r>
      </w:ins>
      <w:ins w:id="4267" w:author="Stefan Bjornander" w:date="2015-04-25T14:31:00Z">
        <w:r w:rsidR="0020338C" w:rsidRPr="00EC76D5">
          <w:t>,</w:t>
        </w:r>
      </w:ins>
      <w:ins w:id="4268" w:author="Stefan Bjornander" w:date="2015-04-25T11:38:00Z">
        <w:r w:rsidRPr="00EC76D5">
          <w:t xml:space="preserve"> </w:t>
        </w:r>
      </w:ins>
      <w:ins w:id="4269" w:author="Stefan Bjornander" w:date="2015-04-25T14:31:00Z">
        <w:r w:rsidR="0020338C" w:rsidRPr="00EC76D5">
          <w:t>the</w:t>
        </w:r>
      </w:ins>
      <w:ins w:id="4270" w:author="Stefan Bjornander" w:date="2015-04-25T11:38:00Z">
        <w:r w:rsidRPr="00EC76D5">
          <w:t xml:space="preserve"> </w:t>
        </w:r>
      </w:ins>
      <w:ins w:id="4271" w:author="Stefan Bjornander" w:date="2015-04-25T14:31:00Z">
        <w:r w:rsidR="0020338C" w:rsidRPr="00EC76D5">
          <w:t xml:space="preserve">array </w:t>
        </w:r>
      </w:ins>
      <w:ins w:id="4272" w:author="Stefan Bjornander" w:date="2015-04-25T11:38:00Z">
        <w:r w:rsidRPr="00EC76D5">
          <w:t xml:space="preserve">size must be determined by the size of its </w:t>
        </w:r>
      </w:ins>
      <w:r w:rsidR="00F4217C">
        <w:t>initialization</w:t>
      </w:r>
      <w:ins w:id="4273" w:author="Stefan Bjornander" w:date="2015-04-25T11:38:00Z">
        <w:r w:rsidRPr="00EC76D5">
          <w:t xml:space="preserve"> list. </w:t>
        </w:r>
      </w:ins>
      <w:ins w:id="4274" w:author="Stefan Bjornander" w:date="2015-04-25T11:39:00Z">
        <w:r w:rsidR="00000353" w:rsidRPr="00EC76D5">
          <w:t xml:space="preserve">However, if the </w:t>
        </w:r>
      </w:ins>
      <w:ins w:id="4275" w:author="Stefan Bjornander" w:date="2015-04-25T11:40:00Z">
        <w:r w:rsidR="00000353" w:rsidRPr="00EC76D5">
          <w:t xml:space="preserve">array </w:t>
        </w:r>
      </w:ins>
      <w:r w:rsidR="00C37108">
        <w:t>definition</w:t>
      </w:r>
      <w:ins w:id="4276" w:author="Stefan Bjornander" w:date="2015-04-25T11:39:00Z">
        <w:r w:rsidR="00000353" w:rsidRPr="00EC76D5">
          <w:t xml:space="preserve"> </w:t>
        </w:r>
      </w:ins>
      <w:ins w:id="4277" w:author="Stefan Bjornander" w:date="2015-04-25T11:40:00Z">
        <w:r w:rsidR="00000353" w:rsidRPr="00EC76D5">
          <w:t>lacks</w:t>
        </w:r>
      </w:ins>
      <w:ins w:id="4278" w:author="Stefan Bjornander" w:date="2015-04-25T11:39:00Z">
        <w:r w:rsidR="00420086" w:rsidRPr="00EC76D5">
          <w:t xml:space="preserve"> an </w:t>
        </w:r>
      </w:ins>
      <w:r w:rsidR="00F4217C">
        <w:t>initialization</w:t>
      </w:r>
      <w:ins w:id="4279" w:author="Stefan Bjornander" w:date="2015-04-25T11:39:00Z">
        <w:r w:rsidR="00420086" w:rsidRPr="00EC76D5">
          <w:t xml:space="preserve"> list</w:t>
        </w:r>
      </w:ins>
      <w:ins w:id="4280" w:author="Stefan Bjornander" w:date="2015-04-25T11:40:00Z">
        <w:r w:rsidR="00000353" w:rsidRPr="00EC76D5">
          <w:t xml:space="preserve">, the array </w:t>
        </w:r>
      </w:ins>
      <w:ins w:id="4281" w:author="Stefan Bjornander" w:date="2015-04-25T14:31:00Z">
        <w:r w:rsidR="0020338C" w:rsidRPr="00EC76D5">
          <w:t xml:space="preserve">keeps the size zero and is considered </w:t>
        </w:r>
      </w:ins>
      <w:ins w:id="4282" w:author="Stefan Bjornander" w:date="2015-04-25T11:40:00Z">
        <w:r w:rsidR="00000353" w:rsidRPr="00EC76D5">
          <w:t>incomplete</w:t>
        </w:r>
      </w:ins>
      <w:ins w:id="4283" w:author="Stefan Bjornander" w:date="2015-04-25T11:39:00Z">
        <w:r w:rsidR="00000353" w:rsidRPr="00EC76D5">
          <w:t>.</w:t>
        </w:r>
      </w:ins>
      <w:ins w:id="4284" w:author="Stefan Bjornander" w:date="2015-04-25T14:30:00Z">
        <w:r w:rsidR="00BC2A9F" w:rsidRPr="00EC76D5">
          <w:t xml:space="preserve"> In the same</w:t>
        </w:r>
      </w:ins>
      <w:ins w:id="4285" w:author="Stefan Bjornander" w:date="2015-04-25T14:33:00Z">
        <w:r w:rsidR="00C62917" w:rsidRPr="00EC76D5">
          <w:t xml:space="preserve"> way</w:t>
        </w:r>
      </w:ins>
      <w:ins w:id="4286" w:author="Stefan Bjornander" w:date="2015-04-25T14:30:00Z">
        <w:r w:rsidR="00BC2A9F" w:rsidRPr="00EC76D5">
          <w:t xml:space="preserve">, it is possible to define only the </w:t>
        </w:r>
      </w:ins>
      <w:ins w:id="4287" w:author="Stefan Bjornander" w:date="2015-04-25T14:32:00Z">
        <w:r w:rsidR="0020338C" w:rsidRPr="00EC76D5">
          <w:t>n</w:t>
        </w:r>
      </w:ins>
      <w:ins w:id="4288" w:author="Stefan Bjornander" w:date="2015-04-25T14:33:00Z">
        <w:r w:rsidR="0020338C" w:rsidRPr="00EC76D5">
          <w:t>ame tag</w:t>
        </w:r>
      </w:ins>
      <w:ins w:id="4289" w:author="Stefan Bjornander" w:date="2015-04-25T14:30:00Z">
        <w:r w:rsidR="00BC2A9F" w:rsidRPr="00EC76D5">
          <w:t xml:space="preserve"> of a struct</w:t>
        </w:r>
      </w:ins>
      <w:ins w:id="4290" w:author="Stefan Bjornander" w:date="2015-04-25T14:33:00Z">
        <w:r w:rsidR="0020338C" w:rsidRPr="00EC76D5">
          <w:t xml:space="preserve"> or union</w:t>
        </w:r>
      </w:ins>
      <w:ins w:id="4291" w:author="Stefan Bjornander" w:date="2015-04-25T14:30:00Z">
        <w:r w:rsidR="00BC2A9F" w:rsidRPr="00EC76D5">
          <w:t xml:space="preserve">, with its </w:t>
        </w:r>
      </w:ins>
      <w:ins w:id="4292" w:author="Stefan Bjornander" w:date="2015-04-25T14:33:00Z">
        <w:r w:rsidR="0020338C" w:rsidRPr="00EC76D5">
          <w:t xml:space="preserve">member </w:t>
        </w:r>
      </w:ins>
      <w:r w:rsidR="00AA3CC2" w:rsidRPr="00EC76D5">
        <w:t>map</w:t>
      </w:r>
      <w:ins w:id="4293" w:author="Stefan Bjornander" w:date="2015-04-25T14:33:00Z">
        <w:r w:rsidR="0020338C" w:rsidRPr="00EC76D5">
          <w:t xml:space="preserve"> </w:t>
        </w:r>
      </w:ins>
      <w:ins w:id="4294" w:author="Stefan Bjornander" w:date="2015-04-25T14:30:00Z">
        <w:r w:rsidR="00BC2A9F" w:rsidRPr="00EC76D5">
          <w:t xml:space="preserve">to be defined later. </w:t>
        </w:r>
      </w:ins>
      <w:ins w:id="4295" w:author="Stefan Bjornander" w:date="2015-04-25T14:32:00Z">
        <w:r w:rsidR="0020338C" w:rsidRPr="00EC76D5">
          <w:t xml:space="preserve">In that case, the member </w:t>
        </w:r>
      </w:ins>
      <w:r w:rsidR="00AA3CC2" w:rsidRPr="00EC76D5">
        <w:t>map</w:t>
      </w:r>
      <w:ins w:id="4296" w:author="Stefan Bjornander" w:date="2015-04-25T14:32:00Z">
        <w:r w:rsidR="0020338C" w:rsidRPr="00EC76D5">
          <w:t xml:space="preserve"> is given the value null, which is keep if the </w:t>
        </w:r>
      </w:ins>
      <w:ins w:id="4297" w:author="Stefan Bjornander" w:date="2015-04-25T14:33:00Z">
        <w:r w:rsidR="00E0604A" w:rsidRPr="00EC76D5">
          <w:t xml:space="preserve">member </w:t>
        </w:r>
      </w:ins>
      <w:r w:rsidR="00356A46" w:rsidRPr="00EC76D5">
        <w:t>map</w:t>
      </w:r>
      <w:ins w:id="4298" w:author="Stefan Bjornander" w:date="2015-04-25T14:33:00Z">
        <w:r w:rsidR="00E0604A" w:rsidRPr="00EC76D5">
          <w:t xml:space="preserve"> is n</w:t>
        </w:r>
      </w:ins>
      <w:r w:rsidR="00356A46" w:rsidRPr="00EC76D5">
        <w:t>ot</w:t>
      </w:r>
      <w:ins w:id="4299" w:author="Stefan Bjornander" w:date="2015-04-25T14:33:00Z">
        <w:r w:rsidR="00E0604A" w:rsidRPr="00EC76D5">
          <w:t xml:space="preserve"> defined, and </w:t>
        </w:r>
        <w:r w:rsidR="0020338C" w:rsidRPr="00EC76D5">
          <w:t>the struct or union is consider incomplete.</w:t>
        </w:r>
      </w:ins>
      <w:ins w:id="4300" w:author="Stefan Bjornander" w:date="2015-04-25T14:34:00Z">
        <w:r w:rsidR="00E0604A" w:rsidRPr="00EC76D5">
          <w:t xml:space="preserve"> Variables can only have complete types, and the pointer type, array type or function return type must be </w:t>
        </w:r>
      </w:ins>
      <w:r w:rsidR="00916B46" w:rsidRPr="00EC76D5">
        <w:t xml:space="preserve">also </w:t>
      </w:r>
      <w:ins w:id="4301" w:author="Stefan Bjornander" w:date="2015-04-25T14:34:00Z">
        <w:r w:rsidR="00E0604A" w:rsidRPr="00EC76D5">
          <w:t>complete.</w:t>
        </w:r>
      </w:ins>
    </w:p>
    <w:p w14:paraId="4E45F58D" w14:textId="77777777" w:rsidR="00FE6BB6" w:rsidRPr="00EC76D5" w:rsidRDefault="00FE6BB6">
      <w:pPr>
        <w:pStyle w:val="CodeHeader"/>
        <w:rPr>
          <w:ins w:id="4302" w:author="Stefan Bjornander" w:date="2015-04-25T11:14:00Z"/>
        </w:rPr>
        <w:pPrChange w:id="4303" w:author="Stefan Bjornander" w:date="2015-04-25T11:16:00Z">
          <w:pPr>
            <w:pStyle w:val="Code"/>
          </w:pPr>
        </w:pPrChange>
      </w:pPr>
      <w:ins w:id="4304" w:author="Stefan Bjornander" w:date="2015-04-25T11:16:00Z">
        <w:r w:rsidRPr="00EC76D5">
          <w:t>Type.java</w:t>
        </w:r>
      </w:ins>
    </w:p>
    <w:p w14:paraId="65867266" w14:textId="77777777" w:rsidR="00F31C92" w:rsidRPr="00EC76D5" w:rsidRDefault="00F31C92" w:rsidP="00F31C92">
      <w:pPr>
        <w:pStyle w:val="Code"/>
      </w:pPr>
      <w:r w:rsidRPr="00EC76D5">
        <w:t xml:space="preserve">  public boolean isComplete() {</w:t>
      </w:r>
    </w:p>
    <w:p w14:paraId="71DF9C8D" w14:textId="77777777" w:rsidR="00F31C92" w:rsidRPr="00EC76D5" w:rsidRDefault="00F31C92" w:rsidP="00F31C92">
      <w:pPr>
        <w:pStyle w:val="Code"/>
      </w:pPr>
      <w:r w:rsidRPr="00EC76D5">
        <w:t xml:space="preserve">    switch (m_sort) {</w:t>
      </w:r>
    </w:p>
    <w:p w14:paraId="2A85C3D6" w14:textId="77777777" w:rsidR="00F31C92" w:rsidRPr="00EC76D5" w:rsidRDefault="00F31C92" w:rsidP="00F31C92">
      <w:pPr>
        <w:pStyle w:val="Code"/>
      </w:pPr>
      <w:r w:rsidRPr="00EC76D5">
        <w:t xml:space="preserve">      case Array:</w:t>
      </w:r>
    </w:p>
    <w:p w14:paraId="68B6B0E5" w14:textId="77777777" w:rsidR="00F31C92" w:rsidRPr="00EC76D5" w:rsidRDefault="00F31C92" w:rsidP="00F31C92">
      <w:pPr>
        <w:pStyle w:val="Code"/>
      </w:pPr>
      <w:r w:rsidRPr="00EC76D5">
        <w:t xml:space="preserve">        return (m_arraySize &gt; 0);</w:t>
      </w:r>
    </w:p>
    <w:p w14:paraId="43AD3E52" w14:textId="77777777" w:rsidR="00F31C92" w:rsidRPr="00EC76D5" w:rsidRDefault="00F31C92" w:rsidP="00F31C92">
      <w:pPr>
        <w:pStyle w:val="Code"/>
      </w:pPr>
    </w:p>
    <w:p w14:paraId="683CB6AA" w14:textId="77777777" w:rsidR="00F31C92" w:rsidRPr="00EC76D5" w:rsidRDefault="00F31C92" w:rsidP="00F31C92">
      <w:pPr>
        <w:pStyle w:val="Code"/>
      </w:pPr>
      <w:r w:rsidRPr="00EC76D5">
        <w:t xml:space="preserve">      case Struct:</w:t>
      </w:r>
    </w:p>
    <w:p w14:paraId="7C3880A7" w14:textId="77777777" w:rsidR="00F31C92" w:rsidRPr="00EC76D5" w:rsidRDefault="00F31C92" w:rsidP="00F31C92">
      <w:pPr>
        <w:pStyle w:val="Code"/>
      </w:pPr>
      <w:r w:rsidRPr="00EC76D5">
        <w:t xml:space="preserve">      case Union:</w:t>
      </w:r>
    </w:p>
    <w:p w14:paraId="1EAC9243" w14:textId="77777777" w:rsidR="00F31C92" w:rsidRPr="00EC76D5" w:rsidRDefault="00F31C92" w:rsidP="00F31C92">
      <w:pPr>
        <w:pStyle w:val="Code"/>
      </w:pPr>
      <w:r w:rsidRPr="00EC76D5">
        <w:t xml:space="preserve">        return (m_memberMap != null);</w:t>
      </w:r>
    </w:p>
    <w:p w14:paraId="5D73D719" w14:textId="77777777" w:rsidR="00F31C92" w:rsidRPr="00EC76D5" w:rsidRDefault="00F31C92" w:rsidP="00F31C92">
      <w:pPr>
        <w:pStyle w:val="Code"/>
      </w:pPr>
    </w:p>
    <w:p w14:paraId="400FD437" w14:textId="77777777" w:rsidR="00F31C92" w:rsidRPr="00EC76D5" w:rsidRDefault="00F31C92" w:rsidP="00F31C92">
      <w:pPr>
        <w:pStyle w:val="Code"/>
      </w:pPr>
      <w:r w:rsidRPr="00EC76D5">
        <w:t xml:space="preserve">      default:</w:t>
      </w:r>
    </w:p>
    <w:p w14:paraId="3A4D1EAB" w14:textId="77777777" w:rsidR="00F31C92" w:rsidRPr="00EC76D5" w:rsidRDefault="00F31C92" w:rsidP="00F31C92">
      <w:pPr>
        <w:pStyle w:val="Code"/>
      </w:pPr>
      <w:r w:rsidRPr="00EC76D5">
        <w:t xml:space="preserve">        return true;</w:t>
      </w:r>
    </w:p>
    <w:p w14:paraId="3B9E540C" w14:textId="77777777" w:rsidR="00F31C92" w:rsidRPr="00EC76D5" w:rsidRDefault="00F31C92" w:rsidP="00F31C92">
      <w:pPr>
        <w:pStyle w:val="Code"/>
      </w:pPr>
      <w:r w:rsidRPr="00EC76D5">
        <w:t xml:space="preserve">    }</w:t>
      </w:r>
    </w:p>
    <w:p w14:paraId="3123CC1F" w14:textId="440B269A" w:rsidR="00841638" w:rsidRPr="00EC76D5" w:rsidRDefault="00F31C92" w:rsidP="00F31C92">
      <w:pPr>
        <w:pStyle w:val="Code"/>
        <w:rPr>
          <w:ins w:id="4305" w:author="Stefan Bjornander" w:date="2015-04-25T11:14:00Z"/>
        </w:rPr>
      </w:pPr>
      <w:r w:rsidRPr="00EC76D5">
        <w:t xml:space="preserve">  }</w:t>
      </w:r>
    </w:p>
    <w:p w14:paraId="76538DD1" w14:textId="79F2A109" w:rsidR="00D11AF4" w:rsidRPr="00EC76D5" w:rsidRDefault="00D11AF4" w:rsidP="00D11AF4">
      <w:pPr>
        <w:pStyle w:val="Rubrik3"/>
        <w:numPr>
          <w:ilvl w:val="2"/>
          <w:numId w:val="117"/>
        </w:numPr>
        <w:rPr>
          <w:ins w:id="4306" w:author="Stefan Bjornander" w:date="2015-04-25T10:27:00Z"/>
        </w:rPr>
      </w:pPr>
      <w:bookmarkStart w:id="4307" w:name="_Toc481936356"/>
      <w:r w:rsidRPr="00EC76D5">
        <w:t>Constant and Volatile Types</w:t>
      </w:r>
      <w:bookmarkEnd w:id="4307"/>
    </w:p>
    <w:p w14:paraId="7E748C79" w14:textId="431A86FF" w:rsidR="00D11AF4" w:rsidRPr="00EC76D5" w:rsidRDefault="00D11AF4">
      <w:pPr>
        <w:rPr>
          <w:ins w:id="4308" w:author="Stefan Bjornander" w:date="2015-04-25T10:30:00Z"/>
        </w:rPr>
        <w:pPrChange w:id="4309" w:author="Stefan Bjornander" w:date="2015-04-25T10:27:00Z">
          <w:pPr>
            <w:pStyle w:val="Rubrik3"/>
          </w:pPr>
        </w:pPrChange>
      </w:pPr>
      <w:ins w:id="4310" w:author="Stefan Bjornander" w:date="2015-04-25T10:28:00Z">
        <w:r w:rsidRPr="00EC76D5">
          <w:t xml:space="preserve">Simply put, a type is constant if its field </w:t>
        </w:r>
        <w:r w:rsidRPr="00EC76D5">
          <w:rPr>
            <w:rStyle w:val="CodeInText"/>
            <w:color w:val="auto"/>
            <w:rPrChange w:id="4311" w:author="Stefan Bjornander" w:date="2015-04-25T10:28:00Z">
              <w:rPr/>
            </w:rPrChange>
          </w:rPr>
          <w:t>m_constant</w:t>
        </w:r>
        <w:r w:rsidRPr="00EC76D5">
          <w:t xml:space="preserve"> is true. However, </w:t>
        </w:r>
      </w:ins>
      <w:r w:rsidRPr="00EC76D5">
        <w:t>a</w:t>
      </w:r>
      <w:ins w:id="4312" w:author="Stefan Bjornander" w:date="2015-04-25T10:28:00Z">
        <w:r w:rsidRPr="00EC76D5">
          <w:t xml:space="preserve"> struct or union is </w:t>
        </w:r>
      </w:ins>
      <w:ins w:id="4313" w:author="Stefan Bjornander" w:date="2015-04-25T10:29:00Z">
        <w:r w:rsidRPr="00EC76D5">
          <w:t>regarded</w:t>
        </w:r>
      </w:ins>
      <w:ins w:id="4314" w:author="Stefan Bjornander" w:date="2015-04-25T10:28:00Z">
        <w:r w:rsidRPr="00EC76D5">
          <w:t xml:space="preserve"> as </w:t>
        </w:r>
      </w:ins>
      <w:ins w:id="4315" w:author="Stefan Bjornander" w:date="2015-04-25T10:29:00Z">
        <w:r w:rsidRPr="00EC76D5">
          <w:t>constant</w:t>
        </w:r>
      </w:ins>
      <w:ins w:id="4316" w:author="Stefan Bjornander" w:date="2015-04-25T10:28:00Z">
        <w:r w:rsidRPr="00EC76D5">
          <w:t xml:space="preserve"> if </w:t>
        </w:r>
      </w:ins>
      <w:ins w:id="4317" w:author="Stefan Bjornander" w:date="2015-04-25T10:29:00Z">
        <w:r w:rsidRPr="00EC76D5">
          <w:t>it is constant</w:t>
        </w:r>
      </w:ins>
      <w:r w:rsidRPr="00EC76D5">
        <w:t xml:space="preserve"> </w:t>
      </w:r>
      <w:r w:rsidR="00310577" w:rsidRPr="00EC76D5">
        <w:t>(</w:t>
      </w:r>
      <w:ins w:id="4318" w:author="Stefan Bjornander" w:date="2015-04-25T10:29:00Z">
        <w:r w:rsidRPr="00EC76D5">
          <w:rPr>
            <w:rStyle w:val="CodeInText"/>
            <w:color w:val="auto"/>
            <w:rPrChange w:id="4319" w:author="Stefan Bjornander" w:date="2015-04-25T10:30:00Z">
              <w:rPr/>
            </w:rPrChange>
          </w:rPr>
          <w:t>m_constant</w:t>
        </w:r>
        <w:r w:rsidRPr="00EC76D5">
          <w:t xml:space="preserve"> is true) or is any of its members if (</w:t>
        </w:r>
      </w:ins>
      <w:ins w:id="4320" w:author="Stefan Bjornander" w:date="2015-04-25T10:30:00Z">
        <w:r w:rsidRPr="00EC76D5">
          <w:t>recursively</w:t>
        </w:r>
      </w:ins>
      <w:ins w:id="4321" w:author="Stefan Bjornander" w:date="2015-04-25T10:29:00Z">
        <w:r w:rsidRPr="00EC76D5">
          <w:t>)</w:t>
        </w:r>
      </w:ins>
      <w:ins w:id="4322" w:author="Stefan Bjornander" w:date="2015-04-25T10:30:00Z">
        <w:r w:rsidRPr="00EC76D5">
          <w:t xml:space="preserve"> constant.</w:t>
        </w:r>
      </w:ins>
    </w:p>
    <w:p w14:paraId="583E0068" w14:textId="003EAC1E" w:rsidR="00D11AF4" w:rsidRPr="00EC76D5" w:rsidRDefault="00D11AF4">
      <w:pPr>
        <w:pPrChange w:id="4323" w:author="Stefan Bjornander" w:date="2015-04-25T10:27:00Z">
          <w:pPr>
            <w:pStyle w:val="Rubrik3"/>
          </w:pPr>
        </w:pPrChange>
      </w:pPr>
      <w:ins w:id="4324" w:author="Stefan Bjornander" w:date="2015-04-25T10:30:00Z">
        <w:r w:rsidRPr="00EC76D5">
          <w:t xml:space="preserve">The idea of the volatile </w:t>
        </w:r>
      </w:ins>
      <w:ins w:id="4325" w:author="Stefan Bjornander" w:date="2015-04-25T10:31:00Z">
        <w:r w:rsidRPr="00EC76D5">
          <w:t xml:space="preserve">qualifier is to </w:t>
        </w:r>
      </w:ins>
      <w:ins w:id="4326" w:author="Stefan Bjornander" w:date="2015-04-25T10:30:00Z">
        <w:r w:rsidRPr="00EC76D5">
          <w:t xml:space="preserve">prevent optimization, and since this book </w:t>
        </w:r>
      </w:ins>
      <w:ins w:id="4327" w:author="Stefan Bjornander" w:date="2015-04-25T10:31:00Z">
        <w:r w:rsidRPr="00EC76D5">
          <w:t xml:space="preserve">is focused on optimization techniques we have no real use for the volatile </w:t>
        </w:r>
      </w:ins>
      <w:r w:rsidRPr="00EC76D5">
        <w:t>qualifier</w:t>
      </w:r>
      <w:ins w:id="4328" w:author="Stefan Bjornander" w:date="2015-04-25T10:31:00Z">
        <w:r w:rsidRPr="00EC76D5">
          <w:t xml:space="preserve">. However, for the sake of </w:t>
        </w:r>
      </w:ins>
      <w:r w:rsidR="00AF218C" w:rsidRPr="00EC76D5">
        <w:t>compl</w:t>
      </w:r>
      <w:r w:rsidR="005B0924" w:rsidRPr="00EC76D5">
        <w:t>ete</w:t>
      </w:r>
      <w:r w:rsidR="00AF218C" w:rsidRPr="00EC76D5">
        <w:t>ness</w:t>
      </w:r>
      <w:ins w:id="4329" w:author="Stefan Bjornander" w:date="2015-04-25T10:31:00Z">
        <w:r w:rsidRPr="00EC76D5">
          <w:t xml:space="preserve"> we include the </w:t>
        </w:r>
        <w:r w:rsidRPr="00EC76D5">
          <w:rPr>
            <w:rStyle w:val="CodeInText"/>
            <w:color w:val="auto"/>
            <w:rPrChange w:id="4330" w:author="Stefan Bjornander" w:date="2015-04-25T10:32:00Z">
              <w:rPr/>
            </w:rPrChange>
          </w:rPr>
          <w:t>m_volatile</w:t>
        </w:r>
        <w:r w:rsidRPr="00EC76D5">
          <w:t xml:space="preserve"> field in the </w:t>
        </w:r>
        <w:r w:rsidRPr="00EC76D5">
          <w:rPr>
            <w:rStyle w:val="CodeInText"/>
            <w:color w:val="auto"/>
            <w:rPrChange w:id="4331" w:author="Stefan Bjornander" w:date="2015-04-25T10:32:00Z">
              <w:rPr/>
            </w:rPrChange>
          </w:rPr>
          <w:t>Type</w:t>
        </w:r>
        <w:r w:rsidRPr="00EC76D5">
          <w:t xml:space="preserve"> class.</w:t>
        </w:r>
      </w:ins>
    </w:p>
    <w:p w14:paraId="5DA278C3" w14:textId="42644C3B" w:rsidR="00D11AF4" w:rsidRPr="00EC76D5" w:rsidRDefault="00AF218C" w:rsidP="00D11AF4">
      <w:pPr>
        <w:pStyle w:val="CodeHeader"/>
      </w:pPr>
      <w:r w:rsidRPr="00EC76D5">
        <w:t>Type.java</w:t>
      </w:r>
    </w:p>
    <w:p w14:paraId="03AE30DB" w14:textId="77777777" w:rsidR="00AF218C" w:rsidRPr="00EC76D5" w:rsidRDefault="00AF218C" w:rsidP="00AF218C">
      <w:pPr>
        <w:pStyle w:val="Code"/>
      </w:pPr>
      <w:r w:rsidRPr="00EC76D5">
        <w:t xml:space="preserve">  private boolean m_constant;</w:t>
      </w:r>
    </w:p>
    <w:p w14:paraId="4C94F628" w14:textId="77777777" w:rsidR="00AF218C" w:rsidRPr="00EC76D5" w:rsidRDefault="00AF218C" w:rsidP="00AF218C">
      <w:pPr>
        <w:pStyle w:val="Code"/>
      </w:pPr>
      <w:r w:rsidRPr="00EC76D5">
        <w:t xml:space="preserve">  private boolean m_volatile;</w:t>
      </w:r>
    </w:p>
    <w:p w14:paraId="09B44A01" w14:textId="77777777" w:rsidR="00AF218C" w:rsidRPr="00EC76D5" w:rsidRDefault="00AF218C" w:rsidP="00AF218C">
      <w:pPr>
        <w:pStyle w:val="Code"/>
      </w:pPr>
    </w:p>
    <w:p w14:paraId="6487CA4C" w14:textId="77777777" w:rsidR="00AF218C" w:rsidRPr="00EC76D5" w:rsidRDefault="00AF218C" w:rsidP="00AF218C">
      <w:pPr>
        <w:pStyle w:val="Code"/>
      </w:pPr>
      <w:r w:rsidRPr="00EC76D5">
        <w:t xml:space="preserve">  public boolean isConstant() {</w:t>
      </w:r>
    </w:p>
    <w:p w14:paraId="4868BFD1" w14:textId="77777777" w:rsidR="00AF218C" w:rsidRPr="00EC76D5" w:rsidRDefault="00AF218C" w:rsidP="00AF218C">
      <w:pPr>
        <w:pStyle w:val="Code"/>
      </w:pPr>
      <w:r w:rsidRPr="00EC76D5">
        <w:t xml:space="preserve">    if (m_constant) {</w:t>
      </w:r>
    </w:p>
    <w:p w14:paraId="75939894" w14:textId="77777777" w:rsidR="00AF218C" w:rsidRPr="00EC76D5" w:rsidRDefault="00AF218C" w:rsidP="00AF218C">
      <w:pPr>
        <w:pStyle w:val="Code"/>
      </w:pPr>
      <w:r w:rsidRPr="00EC76D5">
        <w:t xml:space="preserve">      return true;</w:t>
      </w:r>
    </w:p>
    <w:p w14:paraId="3A5155EF" w14:textId="77777777" w:rsidR="00AF218C" w:rsidRPr="00EC76D5" w:rsidRDefault="00AF218C" w:rsidP="00AF218C">
      <w:pPr>
        <w:pStyle w:val="Code"/>
      </w:pPr>
      <w:r w:rsidRPr="00EC76D5">
        <w:t xml:space="preserve">    }  </w:t>
      </w:r>
    </w:p>
    <w:p w14:paraId="5D5A8884" w14:textId="77777777" w:rsidR="00AF218C" w:rsidRPr="00EC76D5" w:rsidRDefault="00AF218C" w:rsidP="00AF218C">
      <w:pPr>
        <w:pStyle w:val="Code"/>
      </w:pPr>
      <w:r w:rsidRPr="00EC76D5">
        <w:t xml:space="preserve">    else if (isStructOrUnion() &amp;&amp; (m_memberMap != null)) {</w:t>
      </w:r>
    </w:p>
    <w:p w14:paraId="75340FDC" w14:textId="77777777" w:rsidR="00AF218C" w:rsidRPr="00EC76D5" w:rsidRDefault="00AF218C" w:rsidP="00AF218C">
      <w:pPr>
        <w:pStyle w:val="Code"/>
      </w:pPr>
      <w:r w:rsidRPr="00EC76D5">
        <w:t xml:space="preserve">      for (Symbol symbol: m_memberMap.values()) {</w:t>
      </w:r>
    </w:p>
    <w:p w14:paraId="695157F1" w14:textId="77777777" w:rsidR="00AF218C" w:rsidRPr="00EC76D5" w:rsidRDefault="00AF218C" w:rsidP="00AF218C">
      <w:pPr>
        <w:pStyle w:val="Code"/>
      </w:pPr>
      <w:r w:rsidRPr="00EC76D5">
        <w:t xml:space="preserve">        if (symbol.getType().isConstant()) {</w:t>
      </w:r>
    </w:p>
    <w:p w14:paraId="70A79D7A" w14:textId="77777777" w:rsidR="00AF218C" w:rsidRPr="00EC76D5" w:rsidRDefault="00AF218C" w:rsidP="00AF218C">
      <w:pPr>
        <w:pStyle w:val="Code"/>
      </w:pPr>
      <w:r w:rsidRPr="00EC76D5">
        <w:t xml:space="preserve">          return true;</w:t>
      </w:r>
    </w:p>
    <w:p w14:paraId="695144DC" w14:textId="77777777" w:rsidR="00AF218C" w:rsidRPr="00EC76D5" w:rsidRDefault="00AF218C" w:rsidP="00AF218C">
      <w:pPr>
        <w:pStyle w:val="Code"/>
      </w:pPr>
      <w:r w:rsidRPr="00EC76D5">
        <w:t xml:space="preserve">        }</w:t>
      </w:r>
    </w:p>
    <w:p w14:paraId="6DCB895B" w14:textId="77777777" w:rsidR="00AF218C" w:rsidRPr="00EC76D5" w:rsidRDefault="00AF218C" w:rsidP="00AF218C">
      <w:pPr>
        <w:pStyle w:val="Code"/>
      </w:pPr>
      <w:r w:rsidRPr="00EC76D5">
        <w:t xml:space="preserve">      }</w:t>
      </w:r>
    </w:p>
    <w:p w14:paraId="3461554E" w14:textId="77777777" w:rsidR="00AF218C" w:rsidRPr="00EC76D5" w:rsidRDefault="00AF218C" w:rsidP="00AF218C">
      <w:pPr>
        <w:pStyle w:val="Code"/>
      </w:pPr>
      <w:r w:rsidRPr="00EC76D5">
        <w:t xml:space="preserve">    }</w:t>
      </w:r>
    </w:p>
    <w:p w14:paraId="151264E2" w14:textId="77777777" w:rsidR="00AF218C" w:rsidRPr="00EC76D5" w:rsidRDefault="00AF218C" w:rsidP="00AF218C">
      <w:pPr>
        <w:pStyle w:val="Code"/>
      </w:pPr>
      <w:r w:rsidRPr="00EC76D5">
        <w:t xml:space="preserve">    </w:t>
      </w:r>
    </w:p>
    <w:p w14:paraId="7DB4F9E1" w14:textId="77777777" w:rsidR="00AF218C" w:rsidRPr="00EC76D5" w:rsidRDefault="00AF218C" w:rsidP="00AF218C">
      <w:pPr>
        <w:pStyle w:val="Code"/>
      </w:pPr>
      <w:r w:rsidRPr="00EC76D5">
        <w:t xml:space="preserve">    return false;</w:t>
      </w:r>
    </w:p>
    <w:p w14:paraId="22E32D64" w14:textId="77777777" w:rsidR="00AF218C" w:rsidRPr="00EC76D5" w:rsidRDefault="00AF218C" w:rsidP="00AF218C">
      <w:pPr>
        <w:pStyle w:val="Code"/>
      </w:pPr>
      <w:r w:rsidRPr="00EC76D5">
        <w:lastRenderedPageBreak/>
        <w:t xml:space="preserve">  }</w:t>
      </w:r>
    </w:p>
    <w:p w14:paraId="00512A87" w14:textId="77777777" w:rsidR="00AF218C" w:rsidRPr="00EC76D5" w:rsidRDefault="00AF218C" w:rsidP="00AF218C">
      <w:pPr>
        <w:pStyle w:val="Code"/>
      </w:pPr>
      <w:r w:rsidRPr="00EC76D5">
        <w:t xml:space="preserve">  </w:t>
      </w:r>
    </w:p>
    <w:p w14:paraId="44D91E50" w14:textId="77777777" w:rsidR="00AF218C" w:rsidRPr="00EC76D5" w:rsidRDefault="00AF218C" w:rsidP="00AF218C">
      <w:pPr>
        <w:pStyle w:val="Code"/>
      </w:pPr>
      <w:r w:rsidRPr="00EC76D5">
        <w:t xml:space="preserve">  public void setConstant(boolean constant) {</w:t>
      </w:r>
    </w:p>
    <w:p w14:paraId="586CAF6A" w14:textId="77777777" w:rsidR="00AF218C" w:rsidRPr="00EC76D5" w:rsidRDefault="00AF218C" w:rsidP="00AF218C">
      <w:pPr>
        <w:pStyle w:val="Code"/>
      </w:pPr>
      <w:r w:rsidRPr="00EC76D5">
        <w:t xml:space="preserve">    m_constant = constant;</w:t>
      </w:r>
    </w:p>
    <w:p w14:paraId="5C926141" w14:textId="77777777" w:rsidR="00AF218C" w:rsidRPr="00EC76D5" w:rsidRDefault="00AF218C" w:rsidP="00AF218C">
      <w:pPr>
        <w:pStyle w:val="Code"/>
      </w:pPr>
      <w:r w:rsidRPr="00EC76D5">
        <w:t xml:space="preserve">  }</w:t>
      </w:r>
    </w:p>
    <w:p w14:paraId="76A9DC18" w14:textId="77777777" w:rsidR="00AF218C" w:rsidRPr="00EC76D5" w:rsidRDefault="00AF218C" w:rsidP="00AF218C">
      <w:pPr>
        <w:pStyle w:val="Code"/>
      </w:pPr>
    </w:p>
    <w:p w14:paraId="6D6D6A9E" w14:textId="77777777" w:rsidR="00AF218C" w:rsidRPr="00EC76D5" w:rsidRDefault="00AF218C" w:rsidP="00AF218C">
      <w:pPr>
        <w:pStyle w:val="Code"/>
      </w:pPr>
      <w:r w:rsidRPr="00EC76D5">
        <w:t xml:space="preserve">  public boolean isVolatile() {</w:t>
      </w:r>
    </w:p>
    <w:p w14:paraId="19A030CD" w14:textId="77777777" w:rsidR="00AF218C" w:rsidRPr="00EC76D5" w:rsidRDefault="00AF218C" w:rsidP="00AF218C">
      <w:pPr>
        <w:pStyle w:val="Code"/>
      </w:pPr>
      <w:r w:rsidRPr="00EC76D5">
        <w:t xml:space="preserve">    return m_volatile;</w:t>
      </w:r>
    </w:p>
    <w:p w14:paraId="317CF6A0" w14:textId="77777777" w:rsidR="00AF218C" w:rsidRPr="00EC76D5" w:rsidRDefault="00AF218C" w:rsidP="00AF218C">
      <w:pPr>
        <w:pStyle w:val="Code"/>
      </w:pPr>
      <w:r w:rsidRPr="00EC76D5">
        <w:t xml:space="preserve">  }</w:t>
      </w:r>
    </w:p>
    <w:p w14:paraId="220E1CE9" w14:textId="77777777" w:rsidR="00AF218C" w:rsidRPr="00EC76D5" w:rsidRDefault="00AF218C" w:rsidP="00AF218C">
      <w:pPr>
        <w:pStyle w:val="Code"/>
      </w:pPr>
    </w:p>
    <w:p w14:paraId="1277E6BF" w14:textId="77777777" w:rsidR="00AF218C" w:rsidRPr="00EC76D5" w:rsidRDefault="00AF218C" w:rsidP="00AF218C">
      <w:pPr>
        <w:pStyle w:val="Code"/>
      </w:pPr>
      <w:r w:rsidRPr="00EC76D5">
        <w:t xml:space="preserve">  public void setVolatile(boolean isVolatile) {</w:t>
      </w:r>
    </w:p>
    <w:p w14:paraId="1CDBE789" w14:textId="77777777" w:rsidR="00AF218C" w:rsidRPr="00EC76D5" w:rsidRDefault="00AF218C" w:rsidP="00AF218C">
      <w:pPr>
        <w:pStyle w:val="Code"/>
      </w:pPr>
      <w:r w:rsidRPr="00EC76D5">
        <w:t xml:space="preserve">    m_volatile = isVolatile;</w:t>
      </w:r>
    </w:p>
    <w:p w14:paraId="1CCD543E" w14:textId="3B4E2473" w:rsidR="00AF218C" w:rsidRPr="00EC76D5" w:rsidRDefault="00AF218C" w:rsidP="00AF218C">
      <w:pPr>
        <w:pStyle w:val="Code"/>
      </w:pPr>
      <w:r w:rsidRPr="00EC76D5">
        <w:t xml:space="preserve">  }</w:t>
      </w:r>
    </w:p>
    <w:p w14:paraId="455A8F69" w14:textId="774A23E1" w:rsidR="00841638" w:rsidRPr="00EC76D5" w:rsidRDefault="004606E4" w:rsidP="00D11AF4">
      <w:pPr>
        <w:pStyle w:val="Rubrik3"/>
        <w:rPr>
          <w:ins w:id="4332" w:author="Stefan Bjornander" w:date="2015-04-25T14:35:00Z"/>
        </w:rPr>
      </w:pPr>
      <w:bookmarkStart w:id="4333" w:name="_Toc481936357"/>
      <w:ins w:id="4334" w:author="Stefan Bjornander" w:date="2015-04-25T11:16:00Z">
        <w:r w:rsidRPr="00EC76D5">
          <w:t>Equality</w:t>
        </w:r>
      </w:ins>
      <w:bookmarkEnd w:id="4333"/>
    </w:p>
    <w:p w14:paraId="3E3C9A4B" w14:textId="7D4A0212" w:rsidR="00A916C7" w:rsidRPr="00EC76D5" w:rsidRDefault="00A916C7">
      <w:pPr>
        <w:rPr>
          <w:ins w:id="4335" w:author="Stefan Bjornander" w:date="2015-04-25T11:16:00Z"/>
        </w:rPr>
        <w:pPrChange w:id="4336" w:author="Stefan Bjornander" w:date="2015-04-25T14:35:00Z">
          <w:pPr>
            <w:pStyle w:val="Code"/>
          </w:pPr>
        </w:pPrChange>
      </w:pPr>
      <w:ins w:id="4337" w:author="Stefan Bjornander" w:date="2015-04-25T14:35:00Z">
        <w:r w:rsidRPr="00EC76D5">
          <w:t>Two pointer</w:t>
        </w:r>
      </w:ins>
      <w:r w:rsidR="00416ED2" w:rsidRPr="00EC76D5">
        <w:t>s</w:t>
      </w:r>
      <w:ins w:id="4338" w:author="Stefan Bjornander" w:date="2015-04-25T14:35:00Z">
        <w:r w:rsidRPr="00EC76D5">
          <w:t xml:space="preserve"> are </w:t>
        </w:r>
      </w:ins>
      <w:r w:rsidR="00C91C59" w:rsidRPr="00EC76D5">
        <w:t>consider</w:t>
      </w:r>
      <w:r w:rsidR="00B0500C" w:rsidRPr="00EC76D5">
        <w:t>ed</w:t>
      </w:r>
      <w:r w:rsidR="00C91C59" w:rsidRPr="00EC76D5">
        <w:t xml:space="preserve"> to be </w:t>
      </w:r>
      <w:ins w:id="4339" w:author="Stefan Bjornander" w:date="2015-04-25T14:35:00Z">
        <w:r w:rsidRPr="00EC76D5">
          <w:t>equal if the type</w:t>
        </w:r>
      </w:ins>
      <w:r w:rsidR="00A3631A" w:rsidRPr="00EC76D5">
        <w:t>s</w:t>
      </w:r>
      <w:ins w:id="4340" w:author="Stefan Bjornander" w:date="2015-04-25T14:35:00Z">
        <w:r w:rsidRPr="00EC76D5">
          <w:t xml:space="preserve"> they point at are equal</w:t>
        </w:r>
      </w:ins>
      <w:ins w:id="4341" w:author="Stefan Bjornander" w:date="2015-04-25T14:56:00Z">
        <w:r w:rsidR="00B95D8D" w:rsidRPr="00EC76D5">
          <w:t xml:space="preserve">, two arrays are </w:t>
        </w:r>
      </w:ins>
      <w:r w:rsidR="00A3631A" w:rsidRPr="00EC76D5">
        <w:t xml:space="preserve">equal </w:t>
      </w:r>
      <w:ins w:id="4342" w:author="Stefan Bjornander" w:date="2015-04-25T17:26:00Z">
        <w:r w:rsidR="005F554E" w:rsidRPr="00EC76D5">
          <w:t>if</w:t>
        </w:r>
      </w:ins>
      <w:r w:rsidR="004D46B3" w:rsidRPr="00EC76D5">
        <w:t xml:space="preserve"> (1) </w:t>
      </w:r>
      <w:ins w:id="4343" w:author="Stefan Bjornander" w:date="2015-04-25T17:26:00Z">
        <w:r w:rsidR="005F554E" w:rsidRPr="00EC76D5">
          <w:t xml:space="preserve">their types are equal and </w:t>
        </w:r>
      </w:ins>
      <w:r w:rsidR="00FA23FF" w:rsidRPr="00EC76D5">
        <w:t xml:space="preserve">(2) </w:t>
      </w:r>
      <w:ins w:id="4344" w:author="Stefan Bjornander" w:date="2015-04-25T17:26:00Z">
        <w:r w:rsidR="005F554E" w:rsidRPr="00EC76D5">
          <w:t>they have the same size o</w:t>
        </w:r>
      </w:ins>
      <w:r w:rsidR="00C91C59" w:rsidRPr="00EC76D5">
        <w:t>r</w:t>
      </w:r>
      <w:ins w:id="4345" w:author="Stefan Bjornander" w:date="2015-04-25T17:26:00Z">
        <w:r w:rsidR="005F554E" w:rsidRPr="00EC76D5">
          <w:t xml:space="preserve"> </w:t>
        </w:r>
      </w:ins>
      <w:r w:rsidR="00A95671" w:rsidRPr="00EC76D5">
        <w:t>both are incomplete (their sizes are zero)</w:t>
      </w:r>
      <w:ins w:id="4346" w:author="Stefan Bjornander" w:date="2015-04-25T17:26:00Z">
        <w:r w:rsidR="005F554E" w:rsidRPr="00EC76D5">
          <w:t>.</w:t>
        </w:r>
      </w:ins>
      <w:ins w:id="4347" w:author="Stefan Bjornander" w:date="2015-04-25T14:56:00Z">
        <w:r w:rsidR="005E7A0F" w:rsidRPr="00EC76D5">
          <w:t xml:space="preserve"> </w:t>
        </w:r>
      </w:ins>
      <w:ins w:id="4348" w:author="Stefan Bjornander" w:date="2015-04-25T14:58:00Z">
        <w:r w:rsidR="005E7A0F" w:rsidRPr="00EC76D5">
          <w:t>Two struct</w:t>
        </w:r>
      </w:ins>
      <w:ins w:id="4349" w:author="Stefan Bjornander" w:date="2015-04-25T16:07:00Z">
        <w:r w:rsidR="004F1DF0" w:rsidRPr="00EC76D5">
          <w:t>s</w:t>
        </w:r>
      </w:ins>
      <w:ins w:id="4350" w:author="Stefan Bjornander" w:date="2015-04-25T14:58:00Z">
        <w:r w:rsidR="005E7A0F" w:rsidRPr="00EC76D5">
          <w:t xml:space="preserve"> or unions are equals if </w:t>
        </w:r>
      </w:ins>
      <w:ins w:id="4351" w:author="Stefan Bjornander" w:date="2015-04-25T16:06:00Z">
        <w:r w:rsidR="00865EBC" w:rsidRPr="00EC76D5">
          <w:t xml:space="preserve">they both are incomplete </w:t>
        </w:r>
      </w:ins>
      <w:r w:rsidR="00E20A4C" w:rsidRPr="00EC76D5">
        <w:t xml:space="preserve">(their member maps are null) </w:t>
      </w:r>
      <w:ins w:id="4352" w:author="Stefan Bjornander" w:date="2015-04-25T16:06:00Z">
        <w:r w:rsidR="00865EBC" w:rsidRPr="00EC76D5">
          <w:t xml:space="preserve">or if </w:t>
        </w:r>
      </w:ins>
      <w:ins w:id="4353" w:author="Stefan Bjornander" w:date="2015-04-25T14:58:00Z">
        <w:r w:rsidR="005E7A0F" w:rsidRPr="00EC76D5">
          <w:t xml:space="preserve">their member </w:t>
        </w:r>
      </w:ins>
      <w:r w:rsidR="00E20A4C" w:rsidRPr="00EC76D5">
        <w:t>maps</w:t>
      </w:r>
      <w:ins w:id="4354" w:author="Stefan Bjornander" w:date="2015-04-25T14:58:00Z">
        <w:r w:rsidR="005E7A0F" w:rsidRPr="00EC76D5">
          <w:t xml:space="preserve"> are equal</w:t>
        </w:r>
      </w:ins>
      <w:ins w:id="4355" w:author="Stefan Bjornander" w:date="2015-04-25T16:07:00Z">
        <w:r w:rsidR="00865EBC" w:rsidRPr="00EC76D5">
          <w:t>. N</w:t>
        </w:r>
      </w:ins>
      <w:ins w:id="4356" w:author="Stefan Bjornander" w:date="2015-04-25T16:05:00Z">
        <w:r w:rsidR="0068321F" w:rsidRPr="00EC76D5">
          <w:t xml:space="preserve">ote that they </w:t>
        </w:r>
      </w:ins>
      <w:r w:rsidR="002B1668" w:rsidRPr="00EC76D5">
        <w:t xml:space="preserve">must not only </w:t>
      </w:r>
      <w:ins w:id="4357" w:author="Stefan Bjornander" w:date="2015-04-25T16:06:00Z">
        <w:r w:rsidR="0068321F" w:rsidRPr="00EC76D5">
          <w:t>have the same members, the</w:t>
        </w:r>
      </w:ins>
      <w:r w:rsidR="00CC412E" w:rsidRPr="00EC76D5">
        <w:t xml:space="preserve"> members</w:t>
      </w:r>
      <w:ins w:id="4358" w:author="Stefan Bjornander" w:date="2015-04-25T16:06:00Z">
        <w:r w:rsidR="0068321F" w:rsidRPr="00EC76D5">
          <w:t xml:space="preserve"> </w:t>
        </w:r>
      </w:ins>
      <w:r w:rsidR="002B1668" w:rsidRPr="00EC76D5">
        <w:t>must</w:t>
      </w:r>
      <w:r w:rsidR="004E429E" w:rsidRPr="00EC76D5">
        <w:t xml:space="preserve"> also</w:t>
      </w:r>
      <w:r w:rsidR="002B1668" w:rsidRPr="00EC76D5">
        <w:t xml:space="preserve"> appear in the </w:t>
      </w:r>
      <w:ins w:id="4359" w:author="Stefan Bjornander" w:date="2015-04-25T16:06:00Z">
        <w:r w:rsidR="0068321F" w:rsidRPr="00EC76D5">
          <w:t>same order.</w:t>
        </w:r>
      </w:ins>
      <w:ins w:id="4360" w:author="Stefan Bjornander" w:date="2015-04-25T16:08:00Z">
        <w:r w:rsidR="004F1DF0" w:rsidRPr="00EC76D5">
          <w:t xml:space="preserve"> Two functions are equal if their return types are equal, they have the same style (old or new) and their name lists or type lists, respectively, are equal.</w:t>
        </w:r>
      </w:ins>
    </w:p>
    <w:p w14:paraId="35F7FF58" w14:textId="7F5E0DDF" w:rsidR="004606E4" w:rsidRPr="00EC76D5" w:rsidRDefault="004606E4">
      <w:pPr>
        <w:pStyle w:val="CodeHeader"/>
        <w:pPrChange w:id="4361" w:author="Stefan Bjornander" w:date="2015-04-25T11:16:00Z">
          <w:pPr>
            <w:pStyle w:val="Code"/>
          </w:pPr>
        </w:pPrChange>
      </w:pPr>
      <w:ins w:id="4362" w:author="Stefan Bjornander" w:date="2015-04-25T11:16:00Z">
        <w:r w:rsidRPr="00EC76D5">
          <w:t>Type.java</w:t>
        </w:r>
      </w:ins>
    </w:p>
    <w:p w14:paraId="5C10A6F4" w14:textId="77777777" w:rsidR="00DA7684" w:rsidRPr="00EC76D5" w:rsidRDefault="00DA7684" w:rsidP="00DA7684">
      <w:pPr>
        <w:pStyle w:val="Code"/>
      </w:pPr>
      <w:r w:rsidRPr="00EC76D5">
        <w:t xml:space="preserve">  public boolean equals(Object object) {</w:t>
      </w:r>
    </w:p>
    <w:p w14:paraId="05E1C8D1" w14:textId="77777777" w:rsidR="00DA7684" w:rsidRPr="00EC76D5" w:rsidRDefault="00DA7684" w:rsidP="00DA7684">
      <w:pPr>
        <w:pStyle w:val="Code"/>
      </w:pPr>
      <w:r w:rsidRPr="00EC76D5">
        <w:t xml:space="preserve">    if (object instanceof Type) {</w:t>
      </w:r>
    </w:p>
    <w:p w14:paraId="41E1BC2A" w14:textId="77777777" w:rsidR="00DA7684" w:rsidRPr="00EC76D5" w:rsidRDefault="00DA7684" w:rsidP="00DA7684">
      <w:pPr>
        <w:pStyle w:val="Code"/>
      </w:pPr>
      <w:r w:rsidRPr="00EC76D5">
        <w:t xml:space="preserve">      Type type = (Type) object;</w:t>
      </w:r>
    </w:p>
    <w:p w14:paraId="0BFC609E" w14:textId="77777777" w:rsidR="00DA7684" w:rsidRPr="00EC76D5" w:rsidRDefault="00DA7684" w:rsidP="00DA7684">
      <w:pPr>
        <w:pStyle w:val="Code"/>
      </w:pPr>
    </w:p>
    <w:p w14:paraId="6C133A34" w14:textId="77777777" w:rsidR="00DA7684" w:rsidRPr="00EC76D5" w:rsidRDefault="00DA7684" w:rsidP="00DA7684">
      <w:pPr>
        <w:pStyle w:val="Code"/>
      </w:pPr>
      <w:r w:rsidRPr="00EC76D5">
        <w:t xml:space="preserve">      if (m_sort == type.m_sort) {</w:t>
      </w:r>
    </w:p>
    <w:p w14:paraId="38ACCE8F" w14:textId="77777777" w:rsidR="00DA7684" w:rsidRPr="00EC76D5" w:rsidRDefault="00DA7684" w:rsidP="00DA7684">
      <w:pPr>
        <w:pStyle w:val="Code"/>
      </w:pPr>
      <w:r w:rsidRPr="00EC76D5">
        <w:t xml:space="preserve">        switch (m_sort) {</w:t>
      </w:r>
    </w:p>
    <w:p w14:paraId="587D0C8E" w14:textId="77777777" w:rsidR="00DA7684" w:rsidRPr="00EC76D5" w:rsidRDefault="00DA7684" w:rsidP="00DA7684">
      <w:pPr>
        <w:pStyle w:val="Code"/>
      </w:pPr>
      <w:r w:rsidRPr="00EC76D5">
        <w:t xml:space="preserve">          case Pointer:</w:t>
      </w:r>
    </w:p>
    <w:p w14:paraId="50577DCD" w14:textId="77777777" w:rsidR="00DA7684" w:rsidRPr="00EC76D5" w:rsidRDefault="00DA7684" w:rsidP="00DA7684">
      <w:pPr>
        <w:pStyle w:val="Code"/>
      </w:pPr>
      <w:r w:rsidRPr="00EC76D5">
        <w:t xml:space="preserve">            return m_pointerType.equals(type.m_pointerType);</w:t>
      </w:r>
    </w:p>
    <w:p w14:paraId="4781EF9F" w14:textId="77777777" w:rsidR="00DA7684" w:rsidRPr="00EC76D5" w:rsidRDefault="00DA7684" w:rsidP="00DA7684">
      <w:pPr>
        <w:pStyle w:val="Code"/>
      </w:pPr>
    </w:p>
    <w:p w14:paraId="5ED291E8" w14:textId="77777777" w:rsidR="00DA7684" w:rsidRPr="00EC76D5" w:rsidRDefault="00DA7684" w:rsidP="00DA7684">
      <w:pPr>
        <w:pStyle w:val="Code"/>
      </w:pPr>
      <w:r w:rsidRPr="00EC76D5">
        <w:t xml:space="preserve">          case Array:</w:t>
      </w:r>
    </w:p>
    <w:p w14:paraId="4F3467BE" w14:textId="77777777" w:rsidR="00DA7684" w:rsidRPr="00EC76D5" w:rsidRDefault="00DA7684" w:rsidP="00DA7684">
      <w:pPr>
        <w:pStyle w:val="Code"/>
      </w:pPr>
      <w:r w:rsidRPr="00EC76D5">
        <w:t xml:space="preserve">            return ((m_arraySize == 0) || (type.m_arraySize == 0) ||</w:t>
      </w:r>
    </w:p>
    <w:p w14:paraId="287CC488" w14:textId="77777777" w:rsidR="00DA7684" w:rsidRPr="00EC76D5" w:rsidRDefault="00DA7684" w:rsidP="00DA7684">
      <w:pPr>
        <w:pStyle w:val="Code"/>
      </w:pPr>
      <w:r w:rsidRPr="00EC76D5">
        <w:t xml:space="preserve">                    (m_arraySize == type.m_arraySize)) &amp;&amp;</w:t>
      </w:r>
    </w:p>
    <w:p w14:paraId="558C6D72" w14:textId="77777777" w:rsidR="00DA7684" w:rsidRPr="00EC76D5" w:rsidRDefault="00DA7684" w:rsidP="00DA7684">
      <w:pPr>
        <w:pStyle w:val="Code"/>
      </w:pPr>
      <w:r w:rsidRPr="00EC76D5">
        <w:t xml:space="preserve">                    m_arrayType.equals(type.m_arrayType);</w:t>
      </w:r>
    </w:p>
    <w:p w14:paraId="074F98AB" w14:textId="77777777" w:rsidR="00DA7684" w:rsidRPr="00EC76D5" w:rsidRDefault="00DA7684" w:rsidP="00DA7684">
      <w:pPr>
        <w:pStyle w:val="Code"/>
      </w:pPr>
    </w:p>
    <w:p w14:paraId="13A07AF7" w14:textId="77777777" w:rsidR="00DA7684" w:rsidRPr="00EC76D5" w:rsidRDefault="00DA7684" w:rsidP="00DA7684">
      <w:pPr>
        <w:pStyle w:val="Code"/>
      </w:pPr>
      <w:r w:rsidRPr="00EC76D5">
        <w:t xml:space="preserve">          case Struct:</w:t>
      </w:r>
    </w:p>
    <w:p w14:paraId="0E9A1AF8" w14:textId="77777777" w:rsidR="00DA7684" w:rsidRPr="00EC76D5" w:rsidRDefault="00DA7684" w:rsidP="00DA7684">
      <w:pPr>
        <w:pStyle w:val="Code"/>
      </w:pPr>
      <w:r w:rsidRPr="00EC76D5">
        <w:t xml:space="preserve">          case Union:</w:t>
      </w:r>
    </w:p>
    <w:p w14:paraId="49094946" w14:textId="77777777" w:rsidR="00DA7684" w:rsidRPr="00EC76D5" w:rsidRDefault="00DA7684" w:rsidP="00DA7684">
      <w:pPr>
        <w:pStyle w:val="Code"/>
      </w:pPr>
      <w:r w:rsidRPr="00EC76D5">
        <w:t xml:space="preserve">            return ((m_memberMap == null) &amp;&amp; (type.m_memberMap == null)) ||</w:t>
      </w:r>
    </w:p>
    <w:p w14:paraId="044CF094" w14:textId="77777777" w:rsidR="00DA7684" w:rsidRPr="00EC76D5" w:rsidRDefault="00DA7684" w:rsidP="00DA7684">
      <w:pPr>
        <w:pStyle w:val="Code"/>
      </w:pPr>
      <w:r w:rsidRPr="00EC76D5">
        <w:t xml:space="preserve">                   ((m_memberMap != null) &amp;&amp; (type.m_memberMap != null) &amp;&amp;</w:t>
      </w:r>
    </w:p>
    <w:p w14:paraId="16B611B2" w14:textId="77777777" w:rsidR="00DA7684" w:rsidRPr="00EC76D5" w:rsidRDefault="00DA7684" w:rsidP="00DA7684">
      <w:pPr>
        <w:pStyle w:val="Code"/>
      </w:pPr>
      <w:r w:rsidRPr="00EC76D5">
        <w:t xml:space="preserve">                    m_memberMap.equals(type.m_memberMap));</w:t>
      </w:r>
    </w:p>
    <w:p w14:paraId="61D1886B" w14:textId="77777777" w:rsidR="00DA7684" w:rsidRPr="00EC76D5" w:rsidRDefault="00DA7684" w:rsidP="00DA7684">
      <w:pPr>
        <w:pStyle w:val="Code"/>
      </w:pPr>
    </w:p>
    <w:p w14:paraId="3E6B57E6" w14:textId="77777777" w:rsidR="00DA7684" w:rsidRPr="00EC76D5" w:rsidRDefault="00DA7684" w:rsidP="00DA7684">
      <w:pPr>
        <w:pStyle w:val="Code"/>
      </w:pPr>
      <w:r w:rsidRPr="00EC76D5">
        <w:t xml:space="preserve">          case Function:</w:t>
      </w:r>
    </w:p>
    <w:p w14:paraId="3717E307" w14:textId="77777777" w:rsidR="00DA7684" w:rsidRPr="00EC76D5" w:rsidRDefault="00DA7684" w:rsidP="00DA7684">
      <w:pPr>
        <w:pStyle w:val="Code"/>
      </w:pPr>
      <w:r w:rsidRPr="00EC76D5">
        <w:t xml:space="preserve">            return m_returnType.equals(type.m_returnType) &amp;&amp;</w:t>
      </w:r>
    </w:p>
    <w:p w14:paraId="2A6D6088" w14:textId="77777777" w:rsidR="00DA7684" w:rsidRPr="00EC76D5" w:rsidRDefault="00DA7684" w:rsidP="00DA7684">
      <w:pPr>
        <w:pStyle w:val="Code"/>
      </w:pPr>
      <w:r w:rsidRPr="00EC76D5">
        <w:t xml:space="preserve">                   (((m_typeList == null) &amp;&amp; (type.m_typeList == null)) ||</w:t>
      </w:r>
    </w:p>
    <w:p w14:paraId="411D04D8" w14:textId="77777777" w:rsidR="00DA7684" w:rsidRPr="00EC76D5" w:rsidRDefault="00DA7684" w:rsidP="00DA7684">
      <w:pPr>
        <w:pStyle w:val="Code"/>
      </w:pPr>
      <w:r w:rsidRPr="00EC76D5">
        <w:t xml:space="preserve">                    ((m_typeList != null) &amp;&amp; (type.m_typeList != null) &amp;&amp;</w:t>
      </w:r>
    </w:p>
    <w:p w14:paraId="114F983B" w14:textId="77777777" w:rsidR="00DA7684" w:rsidRPr="00EC76D5" w:rsidRDefault="00DA7684" w:rsidP="00DA7684">
      <w:pPr>
        <w:pStyle w:val="Code"/>
      </w:pPr>
      <w:r w:rsidRPr="00EC76D5">
        <w:t xml:space="preserve">                     m_typeList.equals(type.m_typeList)));</w:t>
      </w:r>
    </w:p>
    <w:p w14:paraId="358FC708" w14:textId="77777777" w:rsidR="00DA7684" w:rsidRPr="00EC76D5" w:rsidRDefault="00DA7684" w:rsidP="00DA7684">
      <w:pPr>
        <w:pStyle w:val="Code"/>
      </w:pPr>
    </w:p>
    <w:p w14:paraId="67D34F34" w14:textId="77777777" w:rsidR="00DA7684" w:rsidRPr="00EC76D5" w:rsidRDefault="00DA7684" w:rsidP="00DA7684">
      <w:pPr>
        <w:pStyle w:val="Code"/>
      </w:pPr>
      <w:r w:rsidRPr="00EC76D5">
        <w:t xml:space="preserve">          default:</w:t>
      </w:r>
    </w:p>
    <w:p w14:paraId="30925ACE" w14:textId="77777777" w:rsidR="00DA7684" w:rsidRPr="00EC76D5" w:rsidRDefault="00DA7684" w:rsidP="00DA7684">
      <w:pPr>
        <w:pStyle w:val="Code"/>
      </w:pPr>
      <w:r w:rsidRPr="00EC76D5">
        <w:t xml:space="preserve">            return true;</w:t>
      </w:r>
    </w:p>
    <w:p w14:paraId="79B24D4D" w14:textId="77777777" w:rsidR="00DA7684" w:rsidRPr="00EC76D5" w:rsidRDefault="00DA7684" w:rsidP="00DA7684">
      <w:pPr>
        <w:pStyle w:val="Code"/>
      </w:pPr>
      <w:r w:rsidRPr="00EC76D5">
        <w:t xml:space="preserve">        }</w:t>
      </w:r>
    </w:p>
    <w:p w14:paraId="484C7337" w14:textId="77777777" w:rsidR="00DA7684" w:rsidRPr="00EC76D5" w:rsidRDefault="00DA7684" w:rsidP="00DA7684">
      <w:pPr>
        <w:pStyle w:val="Code"/>
      </w:pPr>
      <w:r w:rsidRPr="00EC76D5">
        <w:t xml:space="preserve">      }</w:t>
      </w:r>
    </w:p>
    <w:p w14:paraId="37ECE2B7" w14:textId="77777777" w:rsidR="00DA7684" w:rsidRPr="00EC76D5" w:rsidRDefault="00DA7684" w:rsidP="00DA7684">
      <w:pPr>
        <w:pStyle w:val="Code"/>
      </w:pPr>
      <w:r w:rsidRPr="00EC76D5">
        <w:t xml:space="preserve">    }</w:t>
      </w:r>
    </w:p>
    <w:p w14:paraId="15C2693D" w14:textId="77777777" w:rsidR="00DA7684" w:rsidRPr="00EC76D5" w:rsidRDefault="00DA7684" w:rsidP="00DA7684">
      <w:pPr>
        <w:pStyle w:val="Code"/>
      </w:pPr>
    </w:p>
    <w:p w14:paraId="5E4C0C12" w14:textId="77777777" w:rsidR="00DA7684" w:rsidRPr="00EC76D5" w:rsidRDefault="00DA7684" w:rsidP="00DA7684">
      <w:pPr>
        <w:pStyle w:val="Code"/>
      </w:pPr>
      <w:r w:rsidRPr="00EC76D5">
        <w:lastRenderedPageBreak/>
        <w:t xml:space="preserve">    return false;</w:t>
      </w:r>
    </w:p>
    <w:p w14:paraId="56472137" w14:textId="2677F03F" w:rsidR="00DA7684" w:rsidRPr="00EC76D5" w:rsidRDefault="00DA7684" w:rsidP="00DA7684">
      <w:pPr>
        <w:pStyle w:val="Code"/>
      </w:pPr>
      <w:r w:rsidRPr="00EC76D5">
        <w:t xml:space="preserve">  }</w:t>
      </w:r>
    </w:p>
    <w:p w14:paraId="6AFA2E33" w14:textId="627D4DC6" w:rsidR="0064050B" w:rsidRPr="00EC76D5" w:rsidDel="00692937" w:rsidRDefault="00D25292" w:rsidP="006A31DF">
      <w:pPr>
        <w:pStyle w:val="Rubrik3"/>
        <w:rPr>
          <w:del w:id="4363" w:author="Stefan Bjornander" w:date="2015-04-25T11:10:00Z"/>
        </w:rPr>
      </w:pPr>
      <w:bookmarkStart w:id="4364" w:name="_Toc420166665"/>
      <w:bookmarkStart w:id="4365" w:name="_Toc477377197"/>
      <w:bookmarkStart w:id="4366" w:name="_Toc480211134"/>
      <w:bookmarkStart w:id="4367" w:name="_Toc481935003"/>
      <w:bookmarkStart w:id="4368" w:name="_Toc481935535"/>
      <w:del w:id="4369" w:author="Stefan Bjornander" w:date="2015-04-25T11:10:00Z">
        <w:r w:rsidRPr="00EC76D5" w:rsidDel="00692937">
          <w:delText>Size</w:delText>
        </w:r>
        <w:r w:rsidR="00086850" w:rsidRPr="00EC76D5" w:rsidDel="00692937">
          <w:delText>, Completeness, and Equality</w:delText>
        </w:r>
        <w:bookmarkStart w:id="4370" w:name="_Toc417811925"/>
        <w:bookmarkStart w:id="4371" w:name="_Toc417853545"/>
        <w:bookmarkStart w:id="4372" w:name="_Toc418022223"/>
        <w:bookmarkStart w:id="4373" w:name="_Toc418191605"/>
        <w:bookmarkStart w:id="4374" w:name="_Toc418192074"/>
        <w:bookmarkStart w:id="4375" w:name="_Toc418263309"/>
        <w:bookmarkStart w:id="4376" w:name="_Toc418263776"/>
        <w:bookmarkStart w:id="4377" w:name="_Toc418356956"/>
        <w:bookmarkStart w:id="4378" w:name="_Toc418360319"/>
        <w:bookmarkStart w:id="4379" w:name="_Toc418435004"/>
        <w:bookmarkStart w:id="4380" w:name="_Toc419660171"/>
        <w:bookmarkStart w:id="4381" w:name="_Toc419660634"/>
        <w:bookmarkStart w:id="4382" w:name="_Toc420134103"/>
        <w:bookmarkStart w:id="4383" w:name="_Toc420134565"/>
        <w:bookmarkStart w:id="4384" w:name="_Toc420166323"/>
        <w:bookmarkStart w:id="4385" w:name="_Toc420167093"/>
        <w:bookmarkStart w:id="4386" w:name="_Toc420302250"/>
        <w:bookmarkStart w:id="4387" w:name="_Toc420302717"/>
        <w:bookmarkStart w:id="4388" w:name="_Toc420438551"/>
        <w:bookmarkStart w:id="4389" w:name="_Toc420795989"/>
        <w:bookmarkStart w:id="4390" w:name="_Toc420874257"/>
        <w:bookmarkStart w:id="4391" w:name="_Toc420874722"/>
        <w:bookmarkStart w:id="4392" w:name="_Toc420874464"/>
        <w:bookmarkStart w:id="4393" w:name="_Toc421046552"/>
        <w:bookmarkStart w:id="4394" w:name="_Toc421047023"/>
        <w:bookmarkStart w:id="4395" w:name="_Toc477259103"/>
        <w:bookmarkStart w:id="4396" w:name="_Toc479633202"/>
        <w:bookmarkStart w:id="4397" w:name="_Toc481936358"/>
        <w:bookmarkEnd w:id="4364"/>
        <w:bookmarkEnd w:id="4365"/>
        <w:bookmarkEnd w:id="4366"/>
        <w:bookmarkEnd w:id="4367"/>
        <w:bookmarkEnd w:id="4368"/>
        <w:bookmarkEnd w:id="4370"/>
        <w:bookmarkEnd w:id="4371"/>
        <w:bookmarkEnd w:id="4372"/>
        <w:bookmarkEnd w:id="4373"/>
        <w:bookmarkEnd w:id="4374"/>
        <w:bookmarkEnd w:id="4375"/>
        <w:bookmarkEnd w:id="4376"/>
        <w:bookmarkEnd w:id="4377"/>
        <w:bookmarkEnd w:id="4378"/>
        <w:bookmarkEnd w:id="4379"/>
        <w:bookmarkEnd w:id="4380"/>
        <w:bookmarkEnd w:id="4381"/>
        <w:bookmarkEnd w:id="4382"/>
        <w:bookmarkEnd w:id="4383"/>
        <w:bookmarkEnd w:id="4384"/>
        <w:bookmarkEnd w:id="4385"/>
        <w:bookmarkEnd w:id="4386"/>
        <w:bookmarkEnd w:id="4387"/>
        <w:bookmarkEnd w:id="4388"/>
        <w:bookmarkEnd w:id="4389"/>
        <w:bookmarkEnd w:id="4390"/>
        <w:bookmarkEnd w:id="4391"/>
        <w:bookmarkEnd w:id="4392"/>
        <w:bookmarkEnd w:id="4393"/>
        <w:bookmarkEnd w:id="4394"/>
        <w:bookmarkEnd w:id="4395"/>
        <w:bookmarkEnd w:id="4396"/>
        <w:bookmarkEnd w:id="4397"/>
      </w:del>
    </w:p>
    <w:p w14:paraId="1ACB5470" w14:textId="77777777" w:rsidR="009E5C9B" w:rsidRPr="00EC76D5" w:rsidDel="00692937" w:rsidRDefault="009E5C9B" w:rsidP="009E5C9B">
      <w:pPr>
        <w:pStyle w:val="CodeHeader"/>
        <w:rPr>
          <w:del w:id="4398" w:author="Stefan Bjornander" w:date="2015-04-25T11:10:00Z"/>
        </w:rPr>
      </w:pPr>
      <w:del w:id="4399" w:author="Stefan Bjornander" w:date="2015-04-25T11:10:00Z">
        <w:r w:rsidRPr="00EC76D5" w:rsidDel="00692937">
          <w:delText>Type.java</w:delText>
        </w:r>
        <w:bookmarkStart w:id="4400" w:name="_Toc417811926"/>
        <w:bookmarkStart w:id="4401" w:name="_Toc417853546"/>
        <w:bookmarkStart w:id="4402" w:name="_Toc418022224"/>
        <w:bookmarkStart w:id="4403" w:name="_Toc418191606"/>
        <w:bookmarkStart w:id="4404" w:name="_Toc418192075"/>
        <w:bookmarkStart w:id="4405" w:name="_Toc418263310"/>
        <w:bookmarkStart w:id="4406" w:name="_Toc418263777"/>
        <w:bookmarkStart w:id="4407" w:name="_Toc418356957"/>
        <w:bookmarkStart w:id="4408" w:name="_Toc418360320"/>
        <w:bookmarkStart w:id="4409" w:name="_Toc418435005"/>
        <w:bookmarkStart w:id="4410" w:name="_Toc419660172"/>
        <w:bookmarkStart w:id="4411" w:name="_Toc419660635"/>
        <w:bookmarkStart w:id="4412" w:name="_Toc420134104"/>
        <w:bookmarkStart w:id="4413" w:name="_Toc420134566"/>
        <w:bookmarkStart w:id="4414" w:name="_Toc420166324"/>
        <w:bookmarkStart w:id="4415" w:name="_Toc420167094"/>
        <w:bookmarkStart w:id="4416" w:name="_Toc420302251"/>
        <w:bookmarkStart w:id="4417" w:name="_Toc420302718"/>
        <w:bookmarkStart w:id="4418" w:name="_Toc420438552"/>
        <w:bookmarkStart w:id="4419" w:name="_Toc420795990"/>
        <w:bookmarkStart w:id="4420" w:name="_Toc420874258"/>
        <w:bookmarkStart w:id="4421" w:name="_Toc420874723"/>
        <w:bookmarkStart w:id="4422" w:name="_Toc420874465"/>
        <w:bookmarkStart w:id="4423" w:name="_Toc421046553"/>
        <w:bookmarkStart w:id="4424" w:name="_Toc421047024"/>
        <w:bookmarkStart w:id="4425" w:name="_Toc477259104"/>
        <w:bookmarkStart w:id="4426" w:name="_Toc479633203"/>
        <w:bookmarkStart w:id="4427" w:name="_Toc481936359"/>
        <w:bookmarkEnd w:id="4400"/>
        <w:bookmarkEnd w:id="4401"/>
        <w:bookmarkEnd w:id="4402"/>
        <w:bookmarkEnd w:id="4403"/>
        <w:bookmarkEnd w:id="4404"/>
        <w:bookmarkEnd w:id="4405"/>
        <w:bookmarkEnd w:id="4406"/>
        <w:bookmarkEnd w:id="4407"/>
        <w:bookmarkEnd w:id="4408"/>
        <w:bookmarkEnd w:id="4409"/>
        <w:bookmarkEnd w:id="4410"/>
        <w:bookmarkEnd w:id="4411"/>
        <w:bookmarkEnd w:id="4412"/>
        <w:bookmarkEnd w:id="4413"/>
        <w:bookmarkEnd w:id="4414"/>
        <w:bookmarkEnd w:id="4415"/>
        <w:bookmarkEnd w:id="4416"/>
        <w:bookmarkEnd w:id="4417"/>
        <w:bookmarkEnd w:id="4418"/>
        <w:bookmarkEnd w:id="4419"/>
        <w:bookmarkEnd w:id="4420"/>
        <w:bookmarkEnd w:id="4421"/>
        <w:bookmarkEnd w:id="4422"/>
        <w:bookmarkEnd w:id="4423"/>
        <w:bookmarkEnd w:id="4424"/>
        <w:bookmarkEnd w:id="4425"/>
        <w:bookmarkEnd w:id="4426"/>
        <w:bookmarkEnd w:id="4427"/>
      </w:del>
    </w:p>
    <w:p w14:paraId="0573148C" w14:textId="77777777" w:rsidR="00397B2B" w:rsidRPr="00EC76D5" w:rsidDel="00692937" w:rsidRDefault="00397B2B" w:rsidP="00397B2B">
      <w:pPr>
        <w:pStyle w:val="Code"/>
        <w:rPr>
          <w:del w:id="4428" w:author="Stefan Bjornander" w:date="2015-04-25T11:10:00Z"/>
        </w:rPr>
      </w:pPr>
      <w:del w:id="4429" w:author="Stefan Bjornander" w:date="2015-04-25T11:10:00Z">
        <w:r w:rsidRPr="00EC76D5" w:rsidDel="00692937">
          <w:delText xml:space="preserve">  private boolean m_hasTag;</w:delText>
        </w:r>
        <w:bookmarkStart w:id="4430" w:name="_Toc417811927"/>
        <w:bookmarkStart w:id="4431" w:name="_Toc417853547"/>
        <w:bookmarkStart w:id="4432" w:name="_Toc418022225"/>
        <w:bookmarkStart w:id="4433" w:name="_Toc418191607"/>
        <w:bookmarkStart w:id="4434" w:name="_Toc418192076"/>
        <w:bookmarkStart w:id="4435" w:name="_Toc418263311"/>
        <w:bookmarkStart w:id="4436" w:name="_Toc418263778"/>
        <w:bookmarkStart w:id="4437" w:name="_Toc418356958"/>
        <w:bookmarkStart w:id="4438" w:name="_Toc418360321"/>
        <w:bookmarkStart w:id="4439" w:name="_Toc418435006"/>
        <w:bookmarkStart w:id="4440" w:name="_Toc419660173"/>
        <w:bookmarkStart w:id="4441" w:name="_Toc419660636"/>
        <w:bookmarkStart w:id="4442" w:name="_Toc420134105"/>
        <w:bookmarkStart w:id="4443" w:name="_Toc420134567"/>
        <w:bookmarkStart w:id="4444" w:name="_Toc420166325"/>
        <w:bookmarkStart w:id="4445" w:name="_Toc420167095"/>
        <w:bookmarkStart w:id="4446" w:name="_Toc420302252"/>
        <w:bookmarkStart w:id="4447" w:name="_Toc420302719"/>
        <w:bookmarkStart w:id="4448" w:name="_Toc420438553"/>
        <w:bookmarkStart w:id="4449" w:name="_Toc420795991"/>
        <w:bookmarkStart w:id="4450" w:name="_Toc420874259"/>
        <w:bookmarkStart w:id="4451" w:name="_Toc420874724"/>
        <w:bookmarkStart w:id="4452" w:name="_Toc420874466"/>
        <w:bookmarkStart w:id="4453" w:name="_Toc421046554"/>
        <w:bookmarkStart w:id="4454" w:name="_Toc421047025"/>
        <w:bookmarkStart w:id="4455" w:name="_Toc477259105"/>
        <w:bookmarkStart w:id="4456" w:name="_Toc479633204"/>
        <w:bookmarkStart w:id="4457" w:name="_Toc481936360"/>
        <w:bookmarkEnd w:id="4430"/>
        <w:bookmarkEnd w:id="4431"/>
        <w:bookmarkEnd w:id="4432"/>
        <w:bookmarkEnd w:id="4433"/>
        <w:bookmarkEnd w:id="4434"/>
        <w:bookmarkEnd w:id="4435"/>
        <w:bookmarkEnd w:id="4436"/>
        <w:bookmarkEnd w:id="4437"/>
        <w:bookmarkEnd w:id="4438"/>
        <w:bookmarkEnd w:id="4439"/>
        <w:bookmarkEnd w:id="4440"/>
        <w:bookmarkEnd w:id="4441"/>
        <w:bookmarkEnd w:id="4442"/>
        <w:bookmarkEnd w:id="4443"/>
        <w:bookmarkEnd w:id="4444"/>
        <w:bookmarkEnd w:id="4445"/>
        <w:bookmarkEnd w:id="4446"/>
        <w:bookmarkEnd w:id="4447"/>
        <w:bookmarkEnd w:id="4448"/>
        <w:bookmarkEnd w:id="4449"/>
        <w:bookmarkEnd w:id="4450"/>
        <w:bookmarkEnd w:id="4451"/>
        <w:bookmarkEnd w:id="4452"/>
        <w:bookmarkEnd w:id="4453"/>
        <w:bookmarkEnd w:id="4454"/>
        <w:bookmarkEnd w:id="4455"/>
        <w:bookmarkEnd w:id="4456"/>
        <w:bookmarkEnd w:id="4457"/>
      </w:del>
    </w:p>
    <w:p w14:paraId="2AE7F9C1" w14:textId="77777777" w:rsidR="00397B2B" w:rsidRPr="00EC76D5" w:rsidDel="00692937" w:rsidRDefault="00397B2B" w:rsidP="00397B2B">
      <w:pPr>
        <w:pStyle w:val="Code"/>
        <w:rPr>
          <w:del w:id="4458" w:author="Stefan Bjornander" w:date="2015-04-25T11:10:00Z"/>
        </w:rPr>
      </w:pPr>
      <w:del w:id="4459" w:author="Stefan Bjornander" w:date="2015-04-25T11:10:00Z">
        <w:r w:rsidRPr="00EC76D5" w:rsidDel="00692937">
          <w:delText xml:space="preserve">  private List&lt;Symb&gt; m_symbolList;</w:delText>
        </w:r>
        <w:bookmarkStart w:id="4460" w:name="_Toc417811928"/>
        <w:bookmarkStart w:id="4461" w:name="_Toc417853548"/>
        <w:bookmarkStart w:id="4462" w:name="_Toc418022226"/>
        <w:bookmarkStart w:id="4463" w:name="_Toc418191608"/>
        <w:bookmarkStart w:id="4464" w:name="_Toc418192077"/>
        <w:bookmarkStart w:id="4465" w:name="_Toc418263312"/>
        <w:bookmarkStart w:id="4466" w:name="_Toc418263779"/>
        <w:bookmarkStart w:id="4467" w:name="_Toc418356959"/>
        <w:bookmarkStart w:id="4468" w:name="_Toc418360322"/>
        <w:bookmarkStart w:id="4469" w:name="_Toc418435007"/>
        <w:bookmarkStart w:id="4470" w:name="_Toc419660174"/>
        <w:bookmarkStart w:id="4471" w:name="_Toc419660637"/>
        <w:bookmarkStart w:id="4472" w:name="_Toc420134106"/>
        <w:bookmarkStart w:id="4473" w:name="_Toc420134568"/>
        <w:bookmarkStart w:id="4474" w:name="_Toc420166326"/>
        <w:bookmarkStart w:id="4475" w:name="_Toc420167096"/>
        <w:bookmarkStart w:id="4476" w:name="_Toc420302253"/>
        <w:bookmarkStart w:id="4477" w:name="_Toc420302720"/>
        <w:bookmarkStart w:id="4478" w:name="_Toc420438554"/>
        <w:bookmarkStart w:id="4479" w:name="_Toc420795992"/>
        <w:bookmarkStart w:id="4480" w:name="_Toc420874260"/>
        <w:bookmarkStart w:id="4481" w:name="_Toc420874725"/>
        <w:bookmarkStart w:id="4482" w:name="_Toc420874467"/>
        <w:bookmarkStart w:id="4483" w:name="_Toc421046555"/>
        <w:bookmarkStart w:id="4484" w:name="_Toc421047026"/>
        <w:bookmarkStart w:id="4485" w:name="_Toc477259106"/>
        <w:bookmarkStart w:id="4486" w:name="_Toc479633205"/>
        <w:bookmarkStart w:id="4487" w:name="_Toc481936361"/>
        <w:bookmarkEnd w:id="4460"/>
        <w:bookmarkEnd w:id="4461"/>
        <w:bookmarkEnd w:id="4462"/>
        <w:bookmarkEnd w:id="4463"/>
        <w:bookmarkEnd w:id="4464"/>
        <w:bookmarkEnd w:id="4465"/>
        <w:bookmarkEnd w:id="4466"/>
        <w:bookmarkEnd w:id="4467"/>
        <w:bookmarkEnd w:id="4468"/>
        <w:bookmarkEnd w:id="4469"/>
        <w:bookmarkEnd w:id="4470"/>
        <w:bookmarkEnd w:id="4471"/>
        <w:bookmarkEnd w:id="4472"/>
        <w:bookmarkEnd w:id="4473"/>
        <w:bookmarkEnd w:id="4474"/>
        <w:bookmarkEnd w:id="4475"/>
        <w:bookmarkEnd w:id="4476"/>
        <w:bookmarkEnd w:id="4477"/>
        <w:bookmarkEnd w:id="4478"/>
        <w:bookmarkEnd w:id="4479"/>
        <w:bookmarkEnd w:id="4480"/>
        <w:bookmarkEnd w:id="4481"/>
        <w:bookmarkEnd w:id="4482"/>
        <w:bookmarkEnd w:id="4483"/>
        <w:bookmarkEnd w:id="4484"/>
        <w:bookmarkEnd w:id="4485"/>
        <w:bookmarkEnd w:id="4486"/>
        <w:bookmarkEnd w:id="4487"/>
      </w:del>
    </w:p>
    <w:p w14:paraId="2065321D" w14:textId="77777777" w:rsidR="00397B2B" w:rsidRPr="00EC76D5" w:rsidDel="00692937" w:rsidRDefault="00397B2B" w:rsidP="00397B2B">
      <w:pPr>
        <w:pStyle w:val="Code"/>
        <w:rPr>
          <w:del w:id="4488" w:author="Stefan Bjornander" w:date="2015-04-25T11:10:00Z"/>
        </w:rPr>
      </w:pPr>
      <w:bookmarkStart w:id="4489" w:name="_Toc417811929"/>
      <w:bookmarkStart w:id="4490" w:name="_Toc417853549"/>
      <w:bookmarkStart w:id="4491" w:name="_Toc418022227"/>
      <w:bookmarkStart w:id="4492" w:name="_Toc418191609"/>
      <w:bookmarkStart w:id="4493" w:name="_Toc418192078"/>
      <w:bookmarkStart w:id="4494" w:name="_Toc418263313"/>
      <w:bookmarkStart w:id="4495" w:name="_Toc418263780"/>
      <w:bookmarkStart w:id="4496" w:name="_Toc418356960"/>
      <w:bookmarkStart w:id="4497" w:name="_Toc418360323"/>
      <w:bookmarkStart w:id="4498" w:name="_Toc418435008"/>
      <w:bookmarkStart w:id="4499" w:name="_Toc419660175"/>
      <w:bookmarkStart w:id="4500" w:name="_Toc419660638"/>
      <w:bookmarkStart w:id="4501" w:name="_Toc420134107"/>
      <w:bookmarkStart w:id="4502" w:name="_Toc420134569"/>
      <w:bookmarkStart w:id="4503" w:name="_Toc420166327"/>
      <w:bookmarkStart w:id="4504" w:name="_Toc420167097"/>
      <w:bookmarkStart w:id="4505" w:name="_Toc420302254"/>
      <w:bookmarkStart w:id="4506" w:name="_Toc420302721"/>
      <w:bookmarkStart w:id="4507" w:name="_Toc420438555"/>
      <w:bookmarkStart w:id="4508" w:name="_Toc420795993"/>
      <w:bookmarkStart w:id="4509" w:name="_Toc420874261"/>
      <w:bookmarkStart w:id="4510" w:name="_Toc420874726"/>
      <w:bookmarkStart w:id="4511" w:name="_Toc420874468"/>
      <w:bookmarkStart w:id="4512" w:name="_Toc421046556"/>
      <w:bookmarkStart w:id="4513" w:name="_Toc421047027"/>
      <w:bookmarkStart w:id="4514" w:name="_Toc477259107"/>
      <w:bookmarkStart w:id="4515" w:name="_Toc479633206"/>
      <w:bookmarkStart w:id="4516" w:name="_Toc481936362"/>
      <w:bookmarkEnd w:id="4489"/>
      <w:bookmarkEnd w:id="4490"/>
      <w:bookmarkEnd w:id="4491"/>
      <w:bookmarkEnd w:id="4492"/>
      <w:bookmarkEnd w:id="4493"/>
      <w:bookmarkEnd w:id="4494"/>
      <w:bookmarkEnd w:id="4495"/>
      <w:bookmarkEnd w:id="4496"/>
      <w:bookmarkEnd w:id="4497"/>
      <w:bookmarkEnd w:id="4498"/>
      <w:bookmarkEnd w:id="4499"/>
      <w:bookmarkEnd w:id="4500"/>
      <w:bookmarkEnd w:id="4501"/>
      <w:bookmarkEnd w:id="4502"/>
      <w:bookmarkEnd w:id="4503"/>
      <w:bookmarkEnd w:id="4504"/>
      <w:bookmarkEnd w:id="4505"/>
      <w:bookmarkEnd w:id="4506"/>
      <w:bookmarkEnd w:id="4507"/>
      <w:bookmarkEnd w:id="4508"/>
      <w:bookmarkEnd w:id="4509"/>
      <w:bookmarkEnd w:id="4510"/>
      <w:bookmarkEnd w:id="4511"/>
      <w:bookmarkEnd w:id="4512"/>
      <w:bookmarkEnd w:id="4513"/>
      <w:bookmarkEnd w:id="4514"/>
      <w:bookmarkEnd w:id="4515"/>
      <w:bookmarkEnd w:id="4516"/>
    </w:p>
    <w:p w14:paraId="65404392" w14:textId="77777777" w:rsidR="00397B2B" w:rsidRPr="00EC76D5" w:rsidDel="00692937" w:rsidRDefault="00397B2B" w:rsidP="00397B2B">
      <w:pPr>
        <w:pStyle w:val="Code"/>
        <w:rPr>
          <w:del w:id="4517" w:author="Stefan Bjornander" w:date="2015-04-25T11:10:00Z"/>
        </w:rPr>
      </w:pPr>
      <w:del w:id="4518" w:author="Stefan Bjornander" w:date="2015-04-25T11:10:00Z">
        <w:r w:rsidRPr="00EC76D5" w:rsidDel="00692937">
          <w:delText xml:space="preserve">  public static Type createStructType(List&lt;Symb&gt; symbolList, boolean hasTag) {</w:delText>
        </w:r>
        <w:bookmarkStart w:id="4519" w:name="_Toc417811930"/>
        <w:bookmarkStart w:id="4520" w:name="_Toc417853550"/>
        <w:bookmarkStart w:id="4521" w:name="_Toc418022228"/>
        <w:bookmarkStart w:id="4522" w:name="_Toc418191610"/>
        <w:bookmarkStart w:id="4523" w:name="_Toc418192079"/>
        <w:bookmarkStart w:id="4524" w:name="_Toc418263314"/>
        <w:bookmarkStart w:id="4525" w:name="_Toc418263781"/>
        <w:bookmarkStart w:id="4526" w:name="_Toc418356961"/>
        <w:bookmarkStart w:id="4527" w:name="_Toc418360324"/>
        <w:bookmarkStart w:id="4528" w:name="_Toc418435009"/>
        <w:bookmarkStart w:id="4529" w:name="_Toc419660176"/>
        <w:bookmarkStart w:id="4530" w:name="_Toc419660639"/>
        <w:bookmarkStart w:id="4531" w:name="_Toc420134108"/>
        <w:bookmarkStart w:id="4532" w:name="_Toc420134570"/>
        <w:bookmarkStart w:id="4533" w:name="_Toc420166328"/>
        <w:bookmarkStart w:id="4534" w:name="_Toc420167098"/>
        <w:bookmarkStart w:id="4535" w:name="_Toc420302255"/>
        <w:bookmarkStart w:id="4536" w:name="_Toc420302722"/>
        <w:bookmarkStart w:id="4537" w:name="_Toc420438556"/>
        <w:bookmarkStart w:id="4538" w:name="_Toc420795994"/>
        <w:bookmarkStart w:id="4539" w:name="_Toc420874262"/>
        <w:bookmarkStart w:id="4540" w:name="_Toc420874727"/>
        <w:bookmarkStart w:id="4541" w:name="_Toc420874469"/>
        <w:bookmarkStart w:id="4542" w:name="_Toc421046557"/>
        <w:bookmarkStart w:id="4543" w:name="_Toc421047028"/>
        <w:bookmarkStart w:id="4544" w:name="_Toc477259108"/>
        <w:bookmarkStart w:id="4545" w:name="_Toc479633207"/>
        <w:bookmarkStart w:id="4546" w:name="_Toc481936363"/>
        <w:bookmarkEnd w:id="4519"/>
        <w:bookmarkEnd w:id="4520"/>
        <w:bookmarkEnd w:id="4521"/>
        <w:bookmarkEnd w:id="4522"/>
        <w:bookmarkEnd w:id="4523"/>
        <w:bookmarkEnd w:id="4524"/>
        <w:bookmarkEnd w:id="4525"/>
        <w:bookmarkEnd w:id="4526"/>
        <w:bookmarkEnd w:id="4527"/>
        <w:bookmarkEnd w:id="4528"/>
        <w:bookmarkEnd w:id="4529"/>
        <w:bookmarkEnd w:id="4530"/>
        <w:bookmarkEnd w:id="4531"/>
        <w:bookmarkEnd w:id="4532"/>
        <w:bookmarkEnd w:id="4533"/>
        <w:bookmarkEnd w:id="4534"/>
        <w:bookmarkEnd w:id="4535"/>
        <w:bookmarkEnd w:id="4536"/>
        <w:bookmarkEnd w:id="4537"/>
        <w:bookmarkEnd w:id="4538"/>
        <w:bookmarkEnd w:id="4539"/>
        <w:bookmarkEnd w:id="4540"/>
        <w:bookmarkEnd w:id="4541"/>
        <w:bookmarkEnd w:id="4542"/>
        <w:bookmarkEnd w:id="4543"/>
        <w:bookmarkEnd w:id="4544"/>
        <w:bookmarkEnd w:id="4545"/>
        <w:bookmarkEnd w:id="4546"/>
      </w:del>
    </w:p>
    <w:p w14:paraId="6D6D2B5A" w14:textId="77777777" w:rsidR="00397B2B" w:rsidRPr="00EC76D5" w:rsidDel="00692937" w:rsidRDefault="00397B2B" w:rsidP="00397B2B">
      <w:pPr>
        <w:pStyle w:val="Code"/>
        <w:rPr>
          <w:del w:id="4547" w:author="Stefan Bjornander" w:date="2015-04-25T11:10:00Z"/>
        </w:rPr>
      </w:pPr>
      <w:del w:id="4548" w:author="Stefan Bjornander" w:date="2015-04-25T11:10:00Z">
        <w:r w:rsidRPr="00EC76D5" w:rsidDel="00692937">
          <w:delText xml:space="preserve">    Type structType = new Type();</w:delText>
        </w:r>
        <w:bookmarkStart w:id="4549" w:name="_Toc417811931"/>
        <w:bookmarkStart w:id="4550" w:name="_Toc417853551"/>
        <w:bookmarkStart w:id="4551" w:name="_Toc418022229"/>
        <w:bookmarkStart w:id="4552" w:name="_Toc418191611"/>
        <w:bookmarkStart w:id="4553" w:name="_Toc418192080"/>
        <w:bookmarkStart w:id="4554" w:name="_Toc418263315"/>
        <w:bookmarkStart w:id="4555" w:name="_Toc418263782"/>
        <w:bookmarkStart w:id="4556" w:name="_Toc418356962"/>
        <w:bookmarkStart w:id="4557" w:name="_Toc418360325"/>
        <w:bookmarkStart w:id="4558" w:name="_Toc418435010"/>
        <w:bookmarkStart w:id="4559" w:name="_Toc419660177"/>
        <w:bookmarkStart w:id="4560" w:name="_Toc419660640"/>
        <w:bookmarkStart w:id="4561" w:name="_Toc420134109"/>
        <w:bookmarkStart w:id="4562" w:name="_Toc420134571"/>
        <w:bookmarkStart w:id="4563" w:name="_Toc420166329"/>
        <w:bookmarkStart w:id="4564" w:name="_Toc420167099"/>
        <w:bookmarkStart w:id="4565" w:name="_Toc420302256"/>
        <w:bookmarkStart w:id="4566" w:name="_Toc420302723"/>
        <w:bookmarkStart w:id="4567" w:name="_Toc420438557"/>
        <w:bookmarkStart w:id="4568" w:name="_Toc420795995"/>
        <w:bookmarkStart w:id="4569" w:name="_Toc420874263"/>
        <w:bookmarkStart w:id="4570" w:name="_Toc420874728"/>
        <w:bookmarkStart w:id="4571" w:name="_Toc420874470"/>
        <w:bookmarkStart w:id="4572" w:name="_Toc421046558"/>
        <w:bookmarkStart w:id="4573" w:name="_Toc421047029"/>
        <w:bookmarkStart w:id="4574" w:name="_Toc477259109"/>
        <w:bookmarkStart w:id="4575" w:name="_Toc479633208"/>
        <w:bookmarkStart w:id="4576" w:name="_Toc481936364"/>
        <w:bookmarkEnd w:id="4549"/>
        <w:bookmarkEnd w:id="4550"/>
        <w:bookmarkEnd w:id="4551"/>
        <w:bookmarkEnd w:id="4552"/>
        <w:bookmarkEnd w:id="4553"/>
        <w:bookmarkEnd w:id="4554"/>
        <w:bookmarkEnd w:id="4555"/>
        <w:bookmarkEnd w:id="4556"/>
        <w:bookmarkEnd w:id="4557"/>
        <w:bookmarkEnd w:id="4558"/>
        <w:bookmarkEnd w:id="4559"/>
        <w:bookmarkEnd w:id="4560"/>
        <w:bookmarkEnd w:id="4561"/>
        <w:bookmarkEnd w:id="4562"/>
        <w:bookmarkEnd w:id="4563"/>
        <w:bookmarkEnd w:id="4564"/>
        <w:bookmarkEnd w:id="4565"/>
        <w:bookmarkEnd w:id="4566"/>
        <w:bookmarkEnd w:id="4567"/>
        <w:bookmarkEnd w:id="4568"/>
        <w:bookmarkEnd w:id="4569"/>
        <w:bookmarkEnd w:id="4570"/>
        <w:bookmarkEnd w:id="4571"/>
        <w:bookmarkEnd w:id="4572"/>
        <w:bookmarkEnd w:id="4573"/>
        <w:bookmarkEnd w:id="4574"/>
        <w:bookmarkEnd w:id="4575"/>
        <w:bookmarkEnd w:id="4576"/>
      </w:del>
    </w:p>
    <w:p w14:paraId="10250A71" w14:textId="77777777" w:rsidR="00397B2B" w:rsidRPr="00EC76D5" w:rsidDel="00692937" w:rsidRDefault="00397B2B" w:rsidP="00397B2B">
      <w:pPr>
        <w:pStyle w:val="Code"/>
        <w:rPr>
          <w:del w:id="4577" w:author="Stefan Bjornander" w:date="2015-04-25T11:10:00Z"/>
        </w:rPr>
      </w:pPr>
      <w:del w:id="4578" w:author="Stefan Bjornander" w:date="2015-04-25T11:10:00Z">
        <w:r w:rsidRPr="00EC76D5" w:rsidDel="00692937">
          <w:delText xml:space="preserve">    structType.m_sort = Sort.Struct;</w:delText>
        </w:r>
        <w:bookmarkStart w:id="4579" w:name="_Toc417811932"/>
        <w:bookmarkStart w:id="4580" w:name="_Toc417853552"/>
        <w:bookmarkStart w:id="4581" w:name="_Toc418022230"/>
        <w:bookmarkStart w:id="4582" w:name="_Toc418191612"/>
        <w:bookmarkStart w:id="4583" w:name="_Toc418192081"/>
        <w:bookmarkStart w:id="4584" w:name="_Toc418263316"/>
        <w:bookmarkStart w:id="4585" w:name="_Toc418263783"/>
        <w:bookmarkStart w:id="4586" w:name="_Toc418356963"/>
        <w:bookmarkStart w:id="4587" w:name="_Toc418360326"/>
        <w:bookmarkStart w:id="4588" w:name="_Toc418435011"/>
        <w:bookmarkStart w:id="4589" w:name="_Toc419660178"/>
        <w:bookmarkStart w:id="4590" w:name="_Toc419660641"/>
        <w:bookmarkStart w:id="4591" w:name="_Toc420134110"/>
        <w:bookmarkStart w:id="4592" w:name="_Toc420134572"/>
        <w:bookmarkStart w:id="4593" w:name="_Toc420166330"/>
        <w:bookmarkStart w:id="4594" w:name="_Toc420167100"/>
        <w:bookmarkStart w:id="4595" w:name="_Toc420302257"/>
        <w:bookmarkStart w:id="4596" w:name="_Toc420302724"/>
        <w:bookmarkStart w:id="4597" w:name="_Toc420438558"/>
        <w:bookmarkStart w:id="4598" w:name="_Toc420795996"/>
        <w:bookmarkStart w:id="4599" w:name="_Toc420874264"/>
        <w:bookmarkStart w:id="4600" w:name="_Toc420874729"/>
        <w:bookmarkStart w:id="4601" w:name="_Toc420874471"/>
        <w:bookmarkStart w:id="4602" w:name="_Toc421046559"/>
        <w:bookmarkStart w:id="4603" w:name="_Toc421047030"/>
        <w:bookmarkStart w:id="4604" w:name="_Toc477259110"/>
        <w:bookmarkStart w:id="4605" w:name="_Toc479633209"/>
        <w:bookmarkStart w:id="4606" w:name="_Toc481936365"/>
        <w:bookmarkEnd w:id="4579"/>
        <w:bookmarkEnd w:id="4580"/>
        <w:bookmarkEnd w:id="4581"/>
        <w:bookmarkEnd w:id="4582"/>
        <w:bookmarkEnd w:id="4583"/>
        <w:bookmarkEnd w:id="4584"/>
        <w:bookmarkEnd w:id="4585"/>
        <w:bookmarkEnd w:id="4586"/>
        <w:bookmarkEnd w:id="4587"/>
        <w:bookmarkEnd w:id="4588"/>
        <w:bookmarkEnd w:id="4589"/>
        <w:bookmarkEnd w:id="4590"/>
        <w:bookmarkEnd w:id="4591"/>
        <w:bookmarkEnd w:id="4592"/>
        <w:bookmarkEnd w:id="4593"/>
        <w:bookmarkEnd w:id="4594"/>
        <w:bookmarkEnd w:id="4595"/>
        <w:bookmarkEnd w:id="4596"/>
        <w:bookmarkEnd w:id="4597"/>
        <w:bookmarkEnd w:id="4598"/>
        <w:bookmarkEnd w:id="4599"/>
        <w:bookmarkEnd w:id="4600"/>
        <w:bookmarkEnd w:id="4601"/>
        <w:bookmarkEnd w:id="4602"/>
        <w:bookmarkEnd w:id="4603"/>
        <w:bookmarkEnd w:id="4604"/>
        <w:bookmarkEnd w:id="4605"/>
        <w:bookmarkEnd w:id="4606"/>
      </w:del>
    </w:p>
    <w:p w14:paraId="780E5682" w14:textId="77777777" w:rsidR="00397B2B" w:rsidRPr="00EC76D5" w:rsidDel="00692937" w:rsidRDefault="00397B2B" w:rsidP="00397B2B">
      <w:pPr>
        <w:pStyle w:val="Code"/>
        <w:rPr>
          <w:del w:id="4607" w:author="Stefan Bjornander" w:date="2015-04-25T11:10:00Z"/>
        </w:rPr>
      </w:pPr>
      <w:del w:id="4608" w:author="Stefan Bjornander" w:date="2015-04-25T11:10:00Z">
        <w:r w:rsidRPr="00EC76D5" w:rsidDel="00692937">
          <w:delText xml:space="preserve">    structType.m_hasTag = hasTag;</w:delText>
        </w:r>
        <w:bookmarkStart w:id="4609" w:name="_Toc417811933"/>
        <w:bookmarkStart w:id="4610" w:name="_Toc417853553"/>
        <w:bookmarkStart w:id="4611" w:name="_Toc418022231"/>
        <w:bookmarkStart w:id="4612" w:name="_Toc418191613"/>
        <w:bookmarkStart w:id="4613" w:name="_Toc418192082"/>
        <w:bookmarkStart w:id="4614" w:name="_Toc418263317"/>
        <w:bookmarkStart w:id="4615" w:name="_Toc418263784"/>
        <w:bookmarkStart w:id="4616" w:name="_Toc418356964"/>
        <w:bookmarkStart w:id="4617" w:name="_Toc418360327"/>
        <w:bookmarkStart w:id="4618" w:name="_Toc418435012"/>
        <w:bookmarkStart w:id="4619" w:name="_Toc419660179"/>
        <w:bookmarkStart w:id="4620" w:name="_Toc419660642"/>
        <w:bookmarkStart w:id="4621" w:name="_Toc420134111"/>
        <w:bookmarkStart w:id="4622" w:name="_Toc420134573"/>
        <w:bookmarkStart w:id="4623" w:name="_Toc420166331"/>
        <w:bookmarkStart w:id="4624" w:name="_Toc420167101"/>
        <w:bookmarkStart w:id="4625" w:name="_Toc420302258"/>
        <w:bookmarkStart w:id="4626" w:name="_Toc420302725"/>
        <w:bookmarkStart w:id="4627" w:name="_Toc420438559"/>
        <w:bookmarkStart w:id="4628" w:name="_Toc420795997"/>
        <w:bookmarkStart w:id="4629" w:name="_Toc420874265"/>
        <w:bookmarkStart w:id="4630" w:name="_Toc420874730"/>
        <w:bookmarkStart w:id="4631" w:name="_Toc420874472"/>
        <w:bookmarkStart w:id="4632" w:name="_Toc421046560"/>
        <w:bookmarkStart w:id="4633" w:name="_Toc421047031"/>
        <w:bookmarkStart w:id="4634" w:name="_Toc477259111"/>
        <w:bookmarkStart w:id="4635" w:name="_Toc479633210"/>
        <w:bookmarkStart w:id="4636" w:name="_Toc481936366"/>
        <w:bookmarkEnd w:id="4609"/>
        <w:bookmarkEnd w:id="4610"/>
        <w:bookmarkEnd w:id="4611"/>
        <w:bookmarkEnd w:id="4612"/>
        <w:bookmarkEnd w:id="4613"/>
        <w:bookmarkEnd w:id="4614"/>
        <w:bookmarkEnd w:id="4615"/>
        <w:bookmarkEnd w:id="4616"/>
        <w:bookmarkEnd w:id="4617"/>
        <w:bookmarkEnd w:id="4618"/>
        <w:bookmarkEnd w:id="4619"/>
        <w:bookmarkEnd w:id="4620"/>
        <w:bookmarkEnd w:id="4621"/>
        <w:bookmarkEnd w:id="4622"/>
        <w:bookmarkEnd w:id="4623"/>
        <w:bookmarkEnd w:id="4624"/>
        <w:bookmarkEnd w:id="4625"/>
        <w:bookmarkEnd w:id="4626"/>
        <w:bookmarkEnd w:id="4627"/>
        <w:bookmarkEnd w:id="4628"/>
        <w:bookmarkEnd w:id="4629"/>
        <w:bookmarkEnd w:id="4630"/>
        <w:bookmarkEnd w:id="4631"/>
        <w:bookmarkEnd w:id="4632"/>
        <w:bookmarkEnd w:id="4633"/>
        <w:bookmarkEnd w:id="4634"/>
        <w:bookmarkEnd w:id="4635"/>
        <w:bookmarkEnd w:id="4636"/>
      </w:del>
    </w:p>
    <w:p w14:paraId="5919A1AD" w14:textId="77777777" w:rsidR="00397B2B" w:rsidRPr="00EC76D5" w:rsidDel="00692937" w:rsidRDefault="00397B2B" w:rsidP="00397B2B">
      <w:pPr>
        <w:pStyle w:val="Code"/>
        <w:rPr>
          <w:del w:id="4637" w:author="Stefan Bjornander" w:date="2015-04-25T11:10:00Z"/>
        </w:rPr>
      </w:pPr>
      <w:del w:id="4638" w:author="Stefan Bjornander" w:date="2015-04-25T11:10:00Z">
        <w:r w:rsidRPr="00EC76D5" w:rsidDel="00692937">
          <w:delText xml:space="preserve">    structType.m_symbolList = symbolList;</w:delText>
        </w:r>
        <w:bookmarkStart w:id="4639" w:name="_Toc417811934"/>
        <w:bookmarkStart w:id="4640" w:name="_Toc417853554"/>
        <w:bookmarkStart w:id="4641" w:name="_Toc418022232"/>
        <w:bookmarkStart w:id="4642" w:name="_Toc418191614"/>
        <w:bookmarkStart w:id="4643" w:name="_Toc418192083"/>
        <w:bookmarkStart w:id="4644" w:name="_Toc418263318"/>
        <w:bookmarkStart w:id="4645" w:name="_Toc418263785"/>
        <w:bookmarkStart w:id="4646" w:name="_Toc418356965"/>
        <w:bookmarkStart w:id="4647" w:name="_Toc418360328"/>
        <w:bookmarkStart w:id="4648" w:name="_Toc418435013"/>
        <w:bookmarkStart w:id="4649" w:name="_Toc419660180"/>
        <w:bookmarkStart w:id="4650" w:name="_Toc419660643"/>
        <w:bookmarkStart w:id="4651" w:name="_Toc420134112"/>
        <w:bookmarkStart w:id="4652" w:name="_Toc420134574"/>
        <w:bookmarkStart w:id="4653" w:name="_Toc420166332"/>
        <w:bookmarkStart w:id="4654" w:name="_Toc420167102"/>
        <w:bookmarkStart w:id="4655" w:name="_Toc420302259"/>
        <w:bookmarkStart w:id="4656" w:name="_Toc420302726"/>
        <w:bookmarkStart w:id="4657" w:name="_Toc420438560"/>
        <w:bookmarkStart w:id="4658" w:name="_Toc420795998"/>
        <w:bookmarkStart w:id="4659" w:name="_Toc420874266"/>
        <w:bookmarkStart w:id="4660" w:name="_Toc420874731"/>
        <w:bookmarkStart w:id="4661" w:name="_Toc420874473"/>
        <w:bookmarkStart w:id="4662" w:name="_Toc421046561"/>
        <w:bookmarkStart w:id="4663" w:name="_Toc421047032"/>
        <w:bookmarkStart w:id="4664" w:name="_Toc477259112"/>
        <w:bookmarkStart w:id="4665" w:name="_Toc479633211"/>
        <w:bookmarkStart w:id="4666" w:name="_Toc481936367"/>
        <w:bookmarkEnd w:id="4639"/>
        <w:bookmarkEnd w:id="4640"/>
        <w:bookmarkEnd w:id="4641"/>
        <w:bookmarkEnd w:id="4642"/>
        <w:bookmarkEnd w:id="4643"/>
        <w:bookmarkEnd w:id="4644"/>
        <w:bookmarkEnd w:id="4645"/>
        <w:bookmarkEnd w:id="4646"/>
        <w:bookmarkEnd w:id="4647"/>
        <w:bookmarkEnd w:id="4648"/>
        <w:bookmarkEnd w:id="4649"/>
        <w:bookmarkEnd w:id="4650"/>
        <w:bookmarkEnd w:id="4651"/>
        <w:bookmarkEnd w:id="4652"/>
        <w:bookmarkEnd w:id="4653"/>
        <w:bookmarkEnd w:id="4654"/>
        <w:bookmarkEnd w:id="4655"/>
        <w:bookmarkEnd w:id="4656"/>
        <w:bookmarkEnd w:id="4657"/>
        <w:bookmarkEnd w:id="4658"/>
        <w:bookmarkEnd w:id="4659"/>
        <w:bookmarkEnd w:id="4660"/>
        <w:bookmarkEnd w:id="4661"/>
        <w:bookmarkEnd w:id="4662"/>
        <w:bookmarkEnd w:id="4663"/>
        <w:bookmarkEnd w:id="4664"/>
        <w:bookmarkEnd w:id="4665"/>
        <w:bookmarkEnd w:id="4666"/>
      </w:del>
    </w:p>
    <w:p w14:paraId="475C4BC7" w14:textId="77777777" w:rsidR="00397B2B" w:rsidRPr="00EC76D5" w:rsidDel="00692937" w:rsidRDefault="00397B2B" w:rsidP="00397B2B">
      <w:pPr>
        <w:pStyle w:val="Code"/>
        <w:rPr>
          <w:del w:id="4667" w:author="Stefan Bjornander" w:date="2015-04-25T11:10:00Z"/>
        </w:rPr>
      </w:pPr>
      <w:del w:id="4668" w:author="Stefan Bjornander" w:date="2015-04-25T11:10:00Z">
        <w:r w:rsidRPr="00EC76D5" w:rsidDel="00692937">
          <w:delText xml:space="preserve">    return structType;</w:delText>
        </w:r>
        <w:bookmarkStart w:id="4669" w:name="_Toc417811935"/>
        <w:bookmarkStart w:id="4670" w:name="_Toc417853555"/>
        <w:bookmarkStart w:id="4671" w:name="_Toc418022233"/>
        <w:bookmarkStart w:id="4672" w:name="_Toc418191615"/>
        <w:bookmarkStart w:id="4673" w:name="_Toc418192084"/>
        <w:bookmarkStart w:id="4674" w:name="_Toc418263319"/>
        <w:bookmarkStart w:id="4675" w:name="_Toc418263786"/>
        <w:bookmarkStart w:id="4676" w:name="_Toc418356966"/>
        <w:bookmarkStart w:id="4677" w:name="_Toc418360329"/>
        <w:bookmarkStart w:id="4678" w:name="_Toc418435014"/>
        <w:bookmarkStart w:id="4679" w:name="_Toc419660181"/>
        <w:bookmarkStart w:id="4680" w:name="_Toc419660644"/>
        <w:bookmarkStart w:id="4681" w:name="_Toc420134113"/>
        <w:bookmarkStart w:id="4682" w:name="_Toc420134575"/>
        <w:bookmarkStart w:id="4683" w:name="_Toc420166333"/>
        <w:bookmarkStart w:id="4684" w:name="_Toc420167103"/>
        <w:bookmarkStart w:id="4685" w:name="_Toc420302260"/>
        <w:bookmarkStart w:id="4686" w:name="_Toc420302727"/>
        <w:bookmarkStart w:id="4687" w:name="_Toc420438561"/>
        <w:bookmarkStart w:id="4688" w:name="_Toc420795999"/>
        <w:bookmarkStart w:id="4689" w:name="_Toc420874267"/>
        <w:bookmarkStart w:id="4690" w:name="_Toc420874732"/>
        <w:bookmarkStart w:id="4691" w:name="_Toc420874474"/>
        <w:bookmarkStart w:id="4692" w:name="_Toc421046562"/>
        <w:bookmarkStart w:id="4693" w:name="_Toc421047033"/>
        <w:bookmarkStart w:id="4694" w:name="_Toc477259113"/>
        <w:bookmarkStart w:id="4695" w:name="_Toc479633212"/>
        <w:bookmarkStart w:id="4696" w:name="_Toc481936368"/>
        <w:bookmarkEnd w:id="4669"/>
        <w:bookmarkEnd w:id="4670"/>
        <w:bookmarkEnd w:id="4671"/>
        <w:bookmarkEnd w:id="4672"/>
        <w:bookmarkEnd w:id="4673"/>
        <w:bookmarkEnd w:id="4674"/>
        <w:bookmarkEnd w:id="4675"/>
        <w:bookmarkEnd w:id="4676"/>
        <w:bookmarkEnd w:id="4677"/>
        <w:bookmarkEnd w:id="4678"/>
        <w:bookmarkEnd w:id="4679"/>
        <w:bookmarkEnd w:id="4680"/>
        <w:bookmarkEnd w:id="4681"/>
        <w:bookmarkEnd w:id="4682"/>
        <w:bookmarkEnd w:id="4683"/>
        <w:bookmarkEnd w:id="4684"/>
        <w:bookmarkEnd w:id="4685"/>
        <w:bookmarkEnd w:id="4686"/>
        <w:bookmarkEnd w:id="4687"/>
        <w:bookmarkEnd w:id="4688"/>
        <w:bookmarkEnd w:id="4689"/>
        <w:bookmarkEnd w:id="4690"/>
        <w:bookmarkEnd w:id="4691"/>
        <w:bookmarkEnd w:id="4692"/>
        <w:bookmarkEnd w:id="4693"/>
        <w:bookmarkEnd w:id="4694"/>
        <w:bookmarkEnd w:id="4695"/>
        <w:bookmarkEnd w:id="4696"/>
      </w:del>
    </w:p>
    <w:p w14:paraId="3AD3FAA5" w14:textId="77777777" w:rsidR="00397B2B" w:rsidRPr="00EC76D5" w:rsidDel="00692937" w:rsidRDefault="00397B2B" w:rsidP="00397B2B">
      <w:pPr>
        <w:pStyle w:val="Code"/>
        <w:rPr>
          <w:del w:id="4697" w:author="Stefan Bjornander" w:date="2015-04-25T11:10:00Z"/>
        </w:rPr>
      </w:pPr>
      <w:del w:id="4698" w:author="Stefan Bjornander" w:date="2015-04-25T11:10:00Z">
        <w:r w:rsidRPr="00EC76D5" w:rsidDel="00692937">
          <w:delText xml:space="preserve">  }</w:delText>
        </w:r>
        <w:bookmarkStart w:id="4699" w:name="_Toc417811936"/>
        <w:bookmarkStart w:id="4700" w:name="_Toc417853556"/>
        <w:bookmarkStart w:id="4701" w:name="_Toc418022234"/>
        <w:bookmarkStart w:id="4702" w:name="_Toc418191616"/>
        <w:bookmarkStart w:id="4703" w:name="_Toc418192085"/>
        <w:bookmarkStart w:id="4704" w:name="_Toc418263320"/>
        <w:bookmarkStart w:id="4705" w:name="_Toc418263787"/>
        <w:bookmarkStart w:id="4706" w:name="_Toc418356967"/>
        <w:bookmarkStart w:id="4707" w:name="_Toc418360330"/>
        <w:bookmarkStart w:id="4708" w:name="_Toc418435015"/>
        <w:bookmarkStart w:id="4709" w:name="_Toc419660182"/>
        <w:bookmarkStart w:id="4710" w:name="_Toc419660645"/>
        <w:bookmarkStart w:id="4711" w:name="_Toc420134114"/>
        <w:bookmarkStart w:id="4712" w:name="_Toc420134576"/>
        <w:bookmarkStart w:id="4713" w:name="_Toc420166334"/>
        <w:bookmarkStart w:id="4714" w:name="_Toc420167104"/>
        <w:bookmarkStart w:id="4715" w:name="_Toc420302261"/>
        <w:bookmarkStart w:id="4716" w:name="_Toc420302728"/>
        <w:bookmarkStart w:id="4717" w:name="_Toc420438562"/>
        <w:bookmarkStart w:id="4718" w:name="_Toc420796000"/>
        <w:bookmarkStart w:id="4719" w:name="_Toc420874268"/>
        <w:bookmarkStart w:id="4720" w:name="_Toc420874733"/>
        <w:bookmarkStart w:id="4721" w:name="_Toc420874475"/>
        <w:bookmarkStart w:id="4722" w:name="_Toc421046563"/>
        <w:bookmarkStart w:id="4723" w:name="_Toc421047034"/>
        <w:bookmarkStart w:id="4724" w:name="_Toc477259114"/>
        <w:bookmarkStart w:id="4725" w:name="_Toc479633213"/>
        <w:bookmarkStart w:id="4726" w:name="_Toc481936369"/>
        <w:bookmarkEnd w:id="4699"/>
        <w:bookmarkEnd w:id="4700"/>
        <w:bookmarkEnd w:id="4701"/>
        <w:bookmarkEnd w:id="4702"/>
        <w:bookmarkEnd w:id="4703"/>
        <w:bookmarkEnd w:id="4704"/>
        <w:bookmarkEnd w:id="4705"/>
        <w:bookmarkEnd w:id="4706"/>
        <w:bookmarkEnd w:id="4707"/>
        <w:bookmarkEnd w:id="4708"/>
        <w:bookmarkEnd w:id="4709"/>
        <w:bookmarkEnd w:id="4710"/>
        <w:bookmarkEnd w:id="4711"/>
        <w:bookmarkEnd w:id="4712"/>
        <w:bookmarkEnd w:id="4713"/>
        <w:bookmarkEnd w:id="4714"/>
        <w:bookmarkEnd w:id="4715"/>
        <w:bookmarkEnd w:id="4716"/>
        <w:bookmarkEnd w:id="4717"/>
        <w:bookmarkEnd w:id="4718"/>
        <w:bookmarkEnd w:id="4719"/>
        <w:bookmarkEnd w:id="4720"/>
        <w:bookmarkEnd w:id="4721"/>
        <w:bookmarkEnd w:id="4722"/>
        <w:bookmarkEnd w:id="4723"/>
        <w:bookmarkEnd w:id="4724"/>
        <w:bookmarkEnd w:id="4725"/>
        <w:bookmarkEnd w:id="4726"/>
      </w:del>
    </w:p>
    <w:p w14:paraId="71434E40" w14:textId="77777777" w:rsidR="00397B2B" w:rsidRPr="00EC76D5" w:rsidDel="00692937" w:rsidRDefault="00397B2B" w:rsidP="00397B2B">
      <w:pPr>
        <w:pStyle w:val="Code"/>
        <w:rPr>
          <w:del w:id="4727" w:author="Stefan Bjornander" w:date="2015-04-25T11:10:00Z"/>
        </w:rPr>
      </w:pPr>
      <w:bookmarkStart w:id="4728" w:name="_Toc417811937"/>
      <w:bookmarkStart w:id="4729" w:name="_Toc417853557"/>
      <w:bookmarkStart w:id="4730" w:name="_Toc418022235"/>
      <w:bookmarkStart w:id="4731" w:name="_Toc418191617"/>
      <w:bookmarkStart w:id="4732" w:name="_Toc418192086"/>
      <w:bookmarkStart w:id="4733" w:name="_Toc418263321"/>
      <w:bookmarkStart w:id="4734" w:name="_Toc418263788"/>
      <w:bookmarkStart w:id="4735" w:name="_Toc418356968"/>
      <w:bookmarkStart w:id="4736" w:name="_Toc418360331"/>
      <w:bookmarkStart w:id="4737" w:name="_Toc418435016"/>
      <w:bookmarkStart w:id="4738" w:name="_Toc419660183"/>
      <w:bookmarkStart w:id="4739" w:name="_Toc419660646"/>
      <w:bookmarkStart w:id="4740" w:name="_Toc420134115"/>
      <w:bookmarkStart w:id="4741" w:name="_Toc420134577"/>
      <w:bookmarkStart w:id="4742" w:name="_Toc420166335"/>
      <w:bookmarkStart w:id="4743" w:name="_Toc420167105"/>
      <w:bookmarkStart w:id="4744" w:name="_Toc420302262"/>
      <w:bookmarkStart w:id="4745" w:name="_Toc420302729"/>
      <w:bookmarkStart w:id="4746" w:name="_Toc420438563"/>
      <w:bookmarkStart w:id="4747" w:name="_Toc420796001"/>
      <w:bookmarkStart w:id="4748" w:name="_Toc420874269"/>
      <w:bookmarkStart w:id="4749" w:name="_Toc420874734"/>
      <w:bookmarkStart w:id="4750" w:name="_Toc420874476"/>
      <w:bookmarkStart w:id="4751" w:name="_Toc421046564"/>
      <w:bookmarkStart w:id="4752" w:name="_Toc421047035"/>
      <w:bookmarkStart w:id="4753" w:name="_Toc477259115"/>
      <w:bookmarkStart w:id="4754" w:name="_Toc479633214"/>
      <w:bookmarkStart w:id="4755" w:name="_Toc481936370"/>
      <w:bookmarkEnd w:id="4728"/>
      <w:bookmarkEnd w:id="4729"/>
      <w:bookmarkEnd w:id="4730"/>
      <w:bookmarkEnd w:id="4731"/>
      <w:bookmarkEnd w:id="4732"/>
      <w:bookmarkEnd w:id="4733"/>
      <w:bookmarkEnd w:id="4734"/>
      <w:bookmarkEnd w:id="4735"/>
      <w:bookmarkEnd w:id="4736"/>
      <w:bookmarkEnd w:id="4737"/>
      <w:bookmarkEnd w:id="4738"/>
      <w:bookmarkEnd w:id="4739"/>
      <w:bookmarkEnd w:id="4740"/>
      <w:bookmarkEnd w:id="4741"/>
      <w:bookmarkEnd w:id="4742"/>
      <w:bookmarkEnd w:id="4743"/>
      <w:bookmarkEnd w:id="4744"/>
      <w:bookmarkEnd w:id="4745"/>
      <w:bookmarkEnd w:id="4746"/>
      <w:bookmarkEnd w:id="4747"/>
      <w:bookmarkEnd w:id="4748"/>
      <w:bookmarkEnd w:id="4749"/>
      <w:bookmarkEnd w:id="4750"/>
      <w:bookmarkEnd w:id="4751"/>
      <w:bookmarkEnd w:id="4752"/>
      <w:bookmarkEnd w:id="4753"/>
      <w:bookmarkEnd w:id="4754"/>
      <w:bookmarkEnd w:id="4755"/>
    </w:p>
    <w:p w14:paraId="3E1DE3F0" w14:textId="77777777" w:rsidR="00397B2B" w:rsidRPr="00EC76D5" w:rsidDel="00692937" w:rsidRDefault="00397B2B" w:rsidP="00397B2B">
      <w:pPr>
        <w:pStyle w:val="Code"/>
        <w:rPr>
          <w:del w:id="4756" w:author="Stefan Bjornander" w:date="2015-04-25T11:10:00Z"/>
        </w:rPr>
      </w:pPr>
      <w:del w:id="4757" w:author="Stefan Bjornander" w:date="2015-04-25T11:10:00Z">
        <w:r w:rsidRPr="00EC76D5" w:rsidDel="00692937">
          <w:delText xml:space="preserve">  public static Type createUnionType(List&lt;Symb&gt; symbolList, boolean hasTag) {</w:delText>
        </w:r>
        <w:bookmarkStart w:id="4758" w:name="_Toc417811938"/>
        <w:bookmarkStart w:id="4759" w:name="_Toc417853558"/>
        <w:bookmarkStart w:id="4760" w:name="_Toc418022236"/>
        <w:bookmarkStart w:id="4761" w:name="_Toc418191618"/>
        <w:bookmarkStart w:id="4762" w:name="_Toc418192087"/>
        <w:bookmarkStart w:id="4763" w:name="_Toc418263322"/>
        <w:bookmarkStart w:id="4764" w:name="_Toc418263789"/>
        <w:bookmarkStart w:id="4765" w:name="_Toc418356969"/>
        <w:bookmarkStart w:id="4766" w:name="_Toc418360332"/>
        <w:bookmarkStart w:id="4767" w:name="_Toc418435017"/>
        <w:bookmarkStart w:id="4768" w:name="_Toc419660184"/>
        <w:bookmarkStart w:id="4769" w:name="_Toc419660647"/>
        <w:bookmarkStart w:id="4770" w:name="_Toc420134116"/>
        <w:bookmarkStart w:id="4771" w:name="_Toc420134578"/>
        <w:bookmarkStart w:id="4772" w:name="_Toc420166336"/>
        <w:bookmarkStart w:id="4773" w:name="_Toc420167106"/>
        <w:bookmarkStart w:id="4774" w:name="_Toc420302263"/>
        <w:bookmarkStart w:id="4775" w:name="_Toc420302730"/>
        <w:bookmarkStart w:id="4776" w:name="_Toc420438564"/>
        <w:bookmarkStart w:id="4777" w:name="_Toc420796002"/>
        <w:bookmarkStart w:id="4778" w:name="_Toc420874270"/>
        <w:bookmarkStart w:id="4779" w:name="_Toc420874735"/>
        <w:bookmarkStart w:id="4780" w:name="_Toc420874477"/>
        <w:bookmarkStart w:id="4781" w:name="_Toc421046565"/>
        <w:bookmarkStart w:id="4782" w:name="_Toc421047036"/>
        <w:bookmarkStart w:id="4783" w:name="_Toc477259116"/>
        <w:bookmarkStart w:id="4784" w:name="_Toc479633215"/>
        <w:bookmarkStart w:id="4785" w:name="_Toc481936371"/>
        <w:bookmarkEnd w:id="4758"/>
        <w:bookmarkEnd w:id="4759"/>
        <w:bookmarkEnd w:id="4760"/>
        <w:bookmarkEnd w:id="4761"/>
        <w:bookmarkEnd w:id="4762"/>
        <w:bookmarkEnd w:id="4763"/>
        <w:bookmarkEnd w:id="4764"/>
        <w:bookmarkEnd w:id="4765"/>
        <w:bookmarkEnd w:id="4766"/>
        <w:bookmarkEnd w:id="4767"/>
        <w:bookmarkEnd w:id="4768"/>
        <w:bookmarkEnd w:id="4769"/>
        <w:bookmarkEnd w:id="4770"/>
        <w:bookmarkEnd w:id="4771"/>
        <w:bookmarkEnd w:id="4772"/>
        <w:bookmarkEnd w:id="4773"/>
        <w:bookmarkEnd w:id="4774"/>
        <w:bookmarkEnd w:id="4775"/>
        <w:bookmarkEnd w:id="4776"/>
        <w:bookmarkEnd w:id="4777"/>
        <w:bookmarkEnd w:id="4778"/>
        <w:bookmarkEnd w:id="4779"/>
        <w:bookmarkEnd w:id="4780"/>
        <w:bookmarkEnd w:id="4781"/>
        <w:bookmarkEnd w:id="4782"/>
        <w:bookmarkEnd w:id="4783"/>
        <w:bookmarkEnd w:id="4784"/>
        <w:bookmarkEnd w:id="4785"/>
      </w:del>
    </w:p>
    <w:p w14:paraId="1BBE3D3D" w14:textId="77777777" w:rsidR="00397B2B" w:rsidRPr="00EC76D5" w:rsidDel="00692937" w:rsidRDefault="00397B2B" w:rsidP="00397B2B">
      <w:pPr>
        <w:pStyle w:val="Code"/>
        <w:rPr>
          <w:del w:id="4786" w:author="Stefan Bjornander" w:date="2015-04-25T11:10:00Z"/>
        </w:rPr>
      </w:pPr>
      <w:del w:id="4787" w:author="Stefan Bjornander" w:date="2015-04-25T11:10:00Z">
        <w:r w:rsidRPr="00EC76D5" w:rsidDel="00692937">
          <w:delText xml:space="preserve">    Type unionType = new Type();</w:delText>
        </w:r>
        <w:bookmarkStart w:id="4788" w:name="_Toc417811939"/>
        <w:bookmarkStart w:id="4789" w:name="_Toc417853559"/>
        <w:bookmarkStart w:id="4790" w:name="_Toc418022237"/>
        <w:bookmarkStart w:id="4791" w:name="_Toc418191619"/>
        <w:bookmarkStart w:id="4792" w:name="_Toc418192088"/>
        <w:bookmarkStart w:id="4793" w:name="_Toc418263323"/>
        <w:bookmarkStart w:id="4794" w:name="_Toc418263790"/>
        <w:bookmarkStart w:id="4795" w:name="_Toc418356970"/>
        <w:bookmarkStart w:id="4796" w:name="_Toc418360333"/>
        <w:bookmarkStart w:id="4797" w:name="_Toc418435018"/>
        <w:bookmarkStart w:id="4798" w:name="_Toc419660185"/>
        <w:bookmarkStart w:id="4799" w:name="_Toc419660648"/>
        <w:bookmarkStart w:id="4800" w:name="_Toc420134117"/>
        <w:bookmarkStart w:id="4801" w:name="_Toc420134579"/>
        <w:bookmarkStart w:id="4802" w:name="_Toc420166337"/>
        <w:bookmarkStart w:id="4803" w:name="_Toc420167107"/>
        <w:bookmarkStart w:id="4804" w:name="_Toc420302264"/>
        <w:bookmarkStart w:id="4805" w:name="_Toc420302731"/>
        <w:bookmarkStart w:id="4806" w:name="_Toc420438565"/>
        <w:bookmarkStart w:id="4807" w:name="_Toc420796003"/>
        <w:bookmarkStart w:id="4808" w:name="_Toc420874271"/>
        <w:bookmarkStart w:id="4809" w:name="_Toc420874736"/>
        <w:bookmarkStart w:id="4810" w:name="_Toc420874478"/>
        <w:bookmarkStart w:id="4811" w:name="_Toc421046566"/>
        <w:bookmarkStart w:id="4812" w:name="_Toc421047037"/>
        <w:bookmarkStart w:id="4813" w:name="_Toc477259117"/>
        <w:bookmarkStart w:id="4814" w:name="_Toc479633216"/>
        <w:bookmarkStart w:id="4815" w:name="_Toc481936372"/>
        <w:bookmarkEnd w:id="4788"/>
        <w:bookmarkEnd w:id="4789"/>
        <w:bookmarkEnd w:id="4790"/>
        <w:bookmarkEnd w:id="4791"/>
        <w:bookmarkEnd w:id="4792"/>
        <w:bookmarkEnd w:id="4793"/>
        <w:bookmarkEnd w:id="4794"/>
        <w:bookmarkEnd w:id="4795"/>
        <w:bookmarkEnd w:id="4796"/>
        <w:bookmarkEnd w:id="4797"/>
        <w:bookmarkEnd w:id="4798"/>
        <w:bookmarkEnd w:id="4799"/>
        <w:bookmarkEnd w:id="4800"/>
        <w:bookmarkEnd w:id="4801"/>
        <w:bookmarkEnd w:id="4802"/>
        <w:bookmarkEnd w:id="4803"/>
        <w:bookmarkEnd w:id="4804"/>
        <w:bookmarkEnd w:id="4805"/>
        <w:bookmarkEnd w:id="4806"/>
        <w:bookmarkEnd w:id="4807"/>
        <w:bookmarkEnd w:id="4808"/>
        <w:bookmarkEnd w:id="4809"/>
        <w:bookmarkEnd w:id="4810"/>
        <w:bookmarkEnd w:id="4811"/>
        <w:bookmarkEnd w:id="4812"/>
        <w:bookmarkEnd w:id="4813"/>
        <w:bookmarkEnd w:id="4814"/>
        <w:bookmarkEnd w:id="4815"/>
      </w:del>
    </w:p>
    <w:p w14:paraId="6C4018D6" w14:textId="77777777" w:rsidR="00397B2B" w:rsidRPr="00EC76D5" w:rsidDel="00692937" w:rsidRDefault="00397B2B" w:rsidP="00397B2B">
      <w:pPr>
        <w:pStyle w:val="Code"/>
        <w:rPr>
          <w:del w:id="4816" w:author="Stefan Bjornander" w:date="2015-04-25T11:10:00Z"/>
        </w:rPr>
      </w:pPr>
      <w:del w:id="4817" w:author="Stefan Bjornander" w:date="2015-04-25T11:10:00Z">
        <w:r w:rsidRPr="00EC76D5" w:rsidDel="00692937">
          <w:delText xml:space="preserve">    unionType.m_sort = Sort.Union;</w:delText>
        </w:r>
        <w:bookmarkStart w:id="4818" w:name="_Toc417811940"/>
        <w:bookmarkStart w:id="4819" w:name="_Toc417853560"/>
        <w:bookmarkStart w:id="4820" w:name="_Toc418022238"/>
        <w:bookmarkStart w:id="4821" w:name="_Toc418191620"/>
        <w:bookmarkStart w:id="4822" w:name="_Toc418192089"/>
        <w:bookmarkStart w:id="4823" w:name="_Toc418263324"/>
        <w:bookmarkStart w:id="4824" w:name="_Toc418263791"/>
        <w:bookmarkStart w:id="4825" w:name="_Toc418356971"/>
        <w:bookmarkStart w:id="4826" w:name="_Toc418360334"/>
        <w:bookmarkStart w:id="4827" w:name="_Toc418435019"/>
        <w:bookmarkStart w:id="4828" w:name="_Toc419660186"/>
        <w:bookmarkStart w:id="4829" w:name="_Toc419660649"/>
        <w:bookmarkStart w:id="4830" w:name="_Toc420134118"/>
        <w:bookmarkStart w:id="4831" w:name="_Toc420134580"/>
        <w:bookmarkStart w:id="4832" w:name="_Toc420166338"/>
        <w:bookmarkStart w:id="4833" w:name="_Toc420167108"/>
        <w:bookmarkStart w:id="4834" w:name="_Toc420302265"/>
        <w:bookmarkStart w:id="4835" w:name="_Toc420302732"/>
        <w:bookmarkStart w:id="4836" w:name="_Toc420438566"/>
        <w:bookmarkStart w:id="4837" w:name="_Toc420796004"/>
        <w:bookmarkStart w:id="4838" w:name="_Toc420874272"/>
        <w:bookmarkStart w:id="4839" w:name="_Toc420874737"/>
        <w:bookmarkStart w:id="4840" w:name="_Toc420874479"/>
        <w:bookmarkStart w:id="4841" w:name="_Toc421046567"/>
        <w:bookmarkStart w:id="4842" w:name="_Toc421047038"/>
        <w:bookmarkStart w:id="4843" w:name="_Toc477259118"/>
        <w:bookmarkStart w:id="4844" w:name="_Toc479633217"/>
        <w:bookmarkStart w:id="4845" w:name="_Toc481936373"/>
        <w:bookmarkEnd w:id="4818"/>
        <w:bookmarkEnd w:id="4819"/>
        <w:bookmarkEnd w:id="4820"/>
        <w:bookmarkEnd w:id="4821"/>
        <w:bookmarkEnd w:id="4822"/>
        <w:bookmarkEnd w:id="4823"/>
        <w:bookmarkEnd w:id="4824"/>
        <w:bookmarkEnd w:id="4825"/>
        <w:bookmarkEnd w:id="4826"/>
        <w:bookmarkEnd w:id="4827"/>
        <w:bookmarkEnd w:id="4828"/>
        <w:bookmarkEnd w:id="4829"/>
        <w:bookmarkEnd w:id="4830"/>
        <w:bookmarkEnd w:id="4831"/>
        <w:bookmarkEnd w:id="4832"/>
        <w:bookmarkEnd w:id="4833"/>
        <w:bookmarkEnd w:id="4834"/>
        <w:bookmarkEnd w:id="4835"/>
        <w:bookmarkEnd w:id="4836"/>
        <w:bookmarkEnd w:id="4837"/>
        <w:bookmarkEnd w:id="4838"/>
        <w:bookmarkEnd w:id="4839"/>
        <w:bookmarkEnd w:id="4840"/>
        <w:bookmarkEnd w:id="4841"/>
        <w:bookmarkEnd w:id="4842"/>
        <w:bookmarkEnd w:id="4843"/>
        <w:bookmarkEnd w:id="4844"/>
        <w:bookmarkEnd w:id="4845"/>
      </w:del>
    </w:p>
    <w:p w14:paraId="7205B51D" w14:textId="77777777" w:rsidR="00397B2B" w:rsidRPr="00EC76D5" w:rsidDel="00692937" w:rsidRDefault="00397B2B" w:rsidP="00397B2B">
      <w:pPr>
        <w:pStyle w:val="Code"/>
        <w:rPr>
          <w:del w:id="4846" w:author="Stefan Bjornander" w:date="2015-04-25T11:10:00Z"/>
        </w:rPr>
      </w:pPr>
      <w:del w:id="4847" w:author="Stefan Bjornander" w:date="2015-04-25T11:10:00Z">
        <w:r w:rsidRPr="00EC76D5" w:rsidDel="00692937">
          <w:delText xml:space="preserve">    unionType.m_hasTag = hasTag;</w:delText>
        </w:r>
        <w:bookmarkStart w:id="4848" w:name="_Toc417811941"/>
        <w:bookmarkStart w:id="4849" w:name="_Toc417853561"/>
        <w:bookmarkStart w:id="4850" w:name="_Toc418022239"/>
        <w:bookmarkStart w:id="4851" w:name="_Toc418191621"/>
        <w:bookmarkStart w:id="4852" w:name="_Toc418192090"/>
        <w:bookmarkStart w:id="4853" w:name="_Toc418263325"/>
        <w:bookmarkStart w:id="4854" w:name="_Toc418263792"/>
        <w:bookmarkStart w:id="4855" w:name="_Toc418356972"/>
        <w:bookmarkStart w:id="4856" w:name="_Toc418360335"/>
        <w:bookmarkStart w:id="4857" w:name="_Toc418435020"/>
        <w:bookmarkStart w:id="4858" w:name="_Toc419660187"/>
        <w:bookmarkStart w:id="4859" w:name="_Toc419660650"/>
        <w:bookmarkStart w:id="4860" w:name="_Toc420134119"/>
        <w:bookmarkStart w:id="4861" w:name="_Toc420134581"/>
        <w:bookmarkStart w:id="4862" w:name="_Toc420166339"/>
        <w:bookmarkStart w:id="4863" w:name="_Toc420167109"/>
        <w:bookmarkStart w:id="4864" w:name="_Toc420302266"/>
        <w:bookmarkStart w:id="4865" w:name="_Toc420302733"/>
        <w:bookmarkStart w:id="4866" w:name="_Toc420438567"/>
        <w:bookmarkStart w:id="4867" w:name="_Toc420796005"/>
        <w:bookmarkStart w:id="4868" w:name="_Toc420874273"/>
        <w:bookmarkStart w:id="4869" w:name="_Toc420874738"/>
        <w:bookmarkStart w:id="4870" w:name="_Toc420874480"/>
        <w:bookmarkStart w:id="4871" w:name="_Toc421046568"/>
        <w:bookmarkStart w:id="4872" w:name="_Toc421047039"/>
        <w:bookmarkStart w:id="4873" w:name="_Toc477259119"/>
        <w:bookmarkStart w:id="4874" w:name="_Toc479633218"/>
        <w:bookmarkStart w:id="4875" w:name="_Toc481936374"/>
        <w:bookmarkEnd w:id="4848"/>
        <w:bookmarkEnd w:id="4849"/>
        <w:bookmarkEnd w:id="4850"/>
        <w:bookmarkEnd w:id="4851"/>
        <w:bookmarkEnd w:id="4852"/>
        <w:bookmarkEnd w:id="4853"/>
        <w:bookmarkEnd w:id="4854"/>
        <w:bookmarkEnd w:id="4855"/>
        <w:bookmarkEnd w:id="4856"/>
        <w:bookmarkEnd w:id="4857"/>
        <w:bookmarkEnd w:id="4858"/>
        <w:bookmarkEnd w:id="4859"/>
        <w:bookmarkEnd w:id="4860"/>
        <w:bookmarkEnd w:id="4861"/>
        <w:bookmarkEnd w:id="4862"/>
        <w:bookmarkEnd w:id="4863"/>
        <w:bookmarkEnd w:id="4864"/>
        <w:bookmarkEnd w:id="4865"/>
        <w:bookmarkEnd w:id="4866"/>
        <w:bookmarkEnd w:id="4867"/>
        <w:bookmarkEnd w:id="4868"/>
        <w:bookmarkEnd w:id="4869"/>
        <w:bookmarkEnd w:id="4870"/>
        <w:bookmarkEnd w:id="4871"/>
        <w:bookmarkEnd w:id="4872"/>
        <w:bookmarkEnd w:id="4873"/>
        <w:bookmarkEnd w:id="4874"/>
        <w:bookmarkEnd w:id="4875"/>
      </w:del>
    </w:p>
    <w:p w14:paraId="6001FE9D" w14:textId="77777777" w:rsidR="00397B2B" w:rsidRPr="00EC76D5" w:rsidDel="00692937" w:rsidRDefault="00397B2B" w:rsidP="00397B2B">
      <w:pPr>
        <w:pStyle w:val="Code"/>
        <w:rPr>
          <w:del w:id="4876" w:author="Stefan Bjornander" w:date="2015-04-25T11:10:00Z"/>
        </w:rPr>
      </w:pPr>
      <w:del w:id="4877" w:author="Stefan Bjornander" w:date="2015-04-25T11:10:00Z">
        <w:r w:rsidRPr="00EC76D5" w:rsidDel="00692937">
          <w:delText xml:space="preserve">    unionType.m_symbolList = symbolList;</w:delText>
        </w:r>
        <w:bookmarkStart w:id="4878" w:name="_Toc417811942"/>
        <w:bookmarkStart w:id="4879" w:name="_Toc417853562"/>
        <w:bookmarkStart w:id="4880" w:name="_Toc418022240"/>
        <w:bookmarkStart w:id="4881" w:name="_Toc418191622"/>
        <w:bookmarkStart w:id="4882" w:name="_Toc418192091"/>
        <w:bookmarkStart w:id="4883" w:name="_Toc418263326"/>
        <w:bookmarkStart w:id="4884" w:name="_Toc418263793"/>
        <w:bookmarkStart w:id="4885" w:name="_Toc418356973"/>
        <w:bookmarkStart w:id="4886" w:name="_Toc418360336"/>
        <w:bookmarkStart w:id="4887" w:name="_Toc418435021"/>
        <w:bookmarkStart w:id="4888" w:name="_Toc419660188"/>
        <w:bookmarkStart w:id="4889" w:name="_Toc419660651"/>
        <w:bookmarkStart w:id="4890" w:name="_Toc420134120"/>
        <w:bookmarkStart w:id="4891" w:name="_Toc420134582"/>
        <w:bookmarkStart w:id="4892" w:name="_Toc420166340"/>
        <w:bookmarkStart w:id="4893" w:name="_Toc420167110"/>
        <w:bookmarkStart w:id="4894" w:name="_Toc420302267"/>
        <w:bookmarkStart w:id="4895" w:name="_Toc420302734"/>
        <w:bookmarkStart w:id="4896" w:name="_Toc420438568"/>
        <w:bookmarkStart w:id="4897" w:name="_Toc420796006"/>
        <w:bookmarkStart w:id="4898" w:name="_Toc420874274"/>
        <w:bookmarkStart w:id="4899" w:name="_Toc420874739"/>
        <w:bookmarkStart w:id="4900" w:name="_Toc420874481"/>
        <w:bookmarkStart w:id="4901" w:name="_Toc421046569"/>
        <w:bookmarkStart w:id="4902" w:name="_Toc421047040"/>
        <w:bookmarkStart w:id="4903" w:name="_Toc477259120"/>
        <w:bookmarkStart w:id="4904" w:name="_Toc479633219"/>
        <w:bookmarkStart w:id="4905" w:name="_Toc481936375"/>
        <w:bookmarkEnd w:id="4878"/>
        <w:bookmarkEnd w:id="4879"/>
        <w:bookmarkEnd w:id="4880"/>
        <w:bookmarkEnd w:id="4881"/>
        <w:bookmarkEnd w:id="4882"/>
        <w:bookmarkEnd w:id="4883"/>
        <w:bookmarkEnd w:id="4884"/>
        <w:bookmarkEnd w:id="4885"/>
        <w:bookmarkEnd w:id="4886"/>
        <w:bookmarkEnd w:id="4887"/>
        <w:bookmarkEnd w:id="4888"/>
        <w:bookmarkEnd w:id="4889"/>
        <w:bookmarkEnd w:id="4890"/>
        <w:bookmarkEnd w:id="4891"/>
        <w:bookmarkEnd w:id="4892"/>
        <w:bookmarkEnd w:id="4893"/>
        <w:bookmarkEnd w:id="4894"/>
        <w:bookmarkEnd w:id="4895"/>
        <w:bookmarkEnd w:id="4896"/>
        <w:bookmarkEnd w:id="4897"/>
        <w:bookmarkEnd w:id="4898"/>
        <w:bookmarkEnd w:id="4899"/>
        <w:bookmarkEnd w:id="4900"/>
        <w:bookmarkEnd w:id="4901"/>
        <w:bookmarkEnd w:id="4902"/>
        <w:bookmarkEnd w:id="4903"/>
        <w:bookmarkEnd w:id="4904"/>
        <w:bookmarkEnd w:id="4905"/>
      </w:del>
    </w:p>
    <w:p w14:paraId="4791A839" w14:textId="77777777" w:rsidR="00397B2B" w:rsidRPr="00EC76D5" w:rsidDel="00692937" w:rsidRDefault="00397B2B" w:rsidP="00397B2B">
      <w:pPr>
        <w:pStyle w:val="Code"/>
        <w:rPr>
          <w:del w:id="4906" w:author="Stefan Bjornander" w:date="2015-04-25T11:10:00Z"/>
        </w:rPr>
      </w:pPr>
      <w:del w:id="4907" w:author="Stefan Bjornander" w:date="2015-04-25T11:10:00Z">
        <w:r w:rsidRPr="00EC76D5" w:rsidDel="00692937">
          <w:delText xml:space="preserve">    return unionType;</w:delText>
        </w:r>
        <w:bookmarkStart w:id="4908" w:name="_Toc417811943"/>
        <w:bookmarkStart w:id="4909" w:name="_Toc417853563"/>
        <w:bookmarkStart w:id="4910" w:name="_Toc418022241"/>
        <w:bookmarkStart w:id="4911" w:name="_Toc418191623"/>
        <w:bookmarkStart w:id="4912" w:name="_Toc418192092"/>
        <w:bookmarkStart w:id="4913" w:name="_Toc418263327"/>
        <w:bookmarkStart w:id="4914" w:name="_Toc418263794"/>
        <w:bookmarkStart w:id="4915" w:name="_Toc418356974"/>
        <w:bookmarkStart w:id="4916" w:name="_Toc418360337"/>
        <w:bookmarkStart w:id="4917" w:name="_Toc418435022"/>
        <w:bookmarkStart w:id="4918" w:name="_Toc419660189"/>
        <w:bookmarkStart w:id="4919" w:name="_Toc419660652"/>
        <w:bookmarkStart w:id="4920" w:name="_Toc420134121"/>
        <w:bookmarkStart w:id="4921" w:name="_Toc420134583"/>
        <w:bookmarkStart w:id="4922" w:name="_Toc420166341"/>
        <w:bookmarkStart w:id="4923" w:name="_Toc420167111"/>
        <w:bookmarkStart w:id="4924" w:name="_Toc420302268"/>
        <w:bookmarkStart w:id="4925" w:name="_Toc420302735"/>
        <w:bookmarkStart w:id="4926" w:name="_Toc420438569"/>
        <w:bookmarkStart w:id="4927" w:name="_Toc420796007"/>
        <w:bookmarkStart w:id="4928" w:name="_Toc420874275"/>
        <w:bookmarkStart w:id="4929" w:name="_Toc420874740"/>
        <w:bookmarkStart w:id="4930" w:name="_Toc420874482"/>
        <w:bookmarkStart w:id="4931" w:name="_Toc421046570"/>
        <w:bookmarkStart w:id="4932" w:name="_Toc421047041"/>
        <w:bookmarkStart w:id="4933" w:name="_Toc477259121"/>
        <w:bookmarkStart w:id="4934" w:name="_Toc479633220"/>
        <w:bookmarkStart w:id="4935" w:name="_Toc481936376"/>
        <w:bookmarkEnd w:id="4908"/>
        <w:bookmarkEnd w:id="4909"/>
        <w:bookmarkEnd w:id="4910"/>
        <w:bookmarkEnd w:id="4911"/>
        <w:bookmarkEnd w:id="4912"/>
        <w:bookmarkEnd w:id="4913"/>
        <w:bookmarkEnd w:id="4914"/>
        <w:bookmarkEnd w:id="4915"/>
        <w:bookmarkEnd w:id="4916"/>
        <w:bookmarkEnd w:id="4917"/>
        <w:bookmarkEnd w:id="4918"/>
        <w:bookmarkEnd w:id="4919"/>
        <w:bookmarkEnd w:id="4920"/>
        <w:bookmarkEnd w:id="4921"/>
        <w:bookmarkEnd w:id="4922"/>
        <w:bookmarkEnd w:id="4923"/>
        <w:bookmarkEnd w:id="4924"/>
        <w:bookmarkEnd w:id="4925"/>
        <w:bookmarkEnd w:id="4926"/>
        <w:bookmarkEnd w:id="4927"/>
        <w:bookmarkEnd w:id="4928"/>
        <w:bookmarkEnd w:id="4929"/>
        <w:bookmarkEnd w:id="4930"/>
        <w:bookmarkEnd w:id="4931"/>
        <w:bookmarkEnd w:id="4932"/>
        <w:bookmarkEnd w:id="4933"/>
        <w:bookmarkEnd w:id="4934"/>
        <w:bookmarkEnd w:id="4935"/>
      </w:del>
    </w:p>
    <w:p w14:paraId="39EF6EB8" w14:textId="77777777" w:rsidR="00397B2B" w:rsidRPr="00EC76D5" w:rsidDel="00692937" w:rsidRDefault="00397B2B" w:rsidP="00397B2B">
      <w:pPr>
        <w:pStyle w:val="Code"/>
        <w:rPr>
          <w:del w:id="4936" w:author="Stefan Bjornander" w:date="2015-04-25T11:10:00Z"/>
        </w:rPr>
      </w:pPr>
      <w:del w:id="4937" w:author="Stefan Bjornander" w:date="2015-04-25T11:10:00Z">
        <w:r w:rsidRPr="00EC76D5" w:rsidDel="00692937">
          <w:delText xml:space="preserve">  }</w:delText>
        </w:r>
        <w:bookmarkStart w:id="4938" w:name="_Toc417811944"/>
        <w:bookmarkStart w:id="4939" w:name="_Toc417853564"/>
        <w:bookmarkStart w:id="4940" w:name="_Toc418022242"/>
        <w:bookmarkStart w:id="4941" w:name="_Toc418191624"/>
        <w:bookmarkStart w:id="4942" w:name="_Toc418192093"/>
        <w:bookmarkStart w:id="4943" w:name="_Toc418263328"/>
        <w:bookmarkStart w:id="4944" w:name="_Toc418263795"/>
        <w:bookmarkStart w:id="4945" w:name="_Toc418356975"/>
        <w:bookmarkStart w:id="4946" w:name="_Toc418360338"/>
        <w:bookmarkStart w:id="4947" w:name="_Toc418435023"/>
        <w:bookmarkStart w:id="4948" w:name="_Toc419660190"/>
        <w:bookmarkStart w:id="4949" w:name="_Toc419660653"/>
        <w:bookmarkStart w:id="4950" w:name="_Toc420134122"/>
        <w:bookmarkStart w:id="4951" w:name="_Toc420134584"/>
        <w:bookmarkStart w:id="4952" w:name="_Toc420166342"/>
        <w:bookmarkStart w:id="4953" w:name="_Toc420167112"/>
        <w:bookmarkStart w:id="4954" w:name="_Toc420302269"/>
        <w:bookmarkStart w:id="4955" w:name="_Toc420302736"/>
        <w:bookmarkStart w:id="4956" w:name="_Toc420438570"/>
        <w:bookmarkStart w:id="4957" w:name="_Toc420796008"/>
        <w:bookmarkStart w:id="4958" w:name="_Toc420874276"/>
        <w:bookmarkStart w:id="4959" w:name="_Toc420874741"/>
        <w:bookmarkStart w:id="4960" w:name="_Toc420874483"/>
        <w:bookmarkStart w:id="4961" w:name="_Toc421046571"/>
        <w:bookmarkStart w:id="4962" w:name="_Toc421047042"/>
        <w:bookmarkStart w:id="4963" w:name="_Toc477259122"/>
        <w:bookmarkStart w:id="4964" w:name="_Toc479633221"/>
        <w:bookmarkStart w:id="4965" w:name="_Toc481936377"/>
        <w:bookmarkEnd w:id="4938"/>
        <w:bookmarkEnd w:id="4939"/>
        <w:bookmarkEnd w:id="4940"/>
        <w:bookmarkEnd w:id="4941"/>
        <w:bookmarkEnd w:id="4942"/>
        <w:bookmarkEnd w:id="4943"/>
        <w:bookmarkEnd w:id="4944"/>
        <w:bookmarkEnd w:id="4945"/>
        <w:bookmarkEnd w:id="4946"/>
        <w:bookmarkEnd w:id="4947"/>
        <w:bookmarkEnd w:id="4948"/>
        <w:bookmarkEnd w:id="4949"/>
        <w:bookmarkEnd w:id="4950"/>
        <w:bookmarkEnd w:id="4951"/>
        <w:bookmarkEnd w:id="4952"/>
        <w:bookmarkEnd w:id="4953"/>
        <w:bookmarkEnd w:id="4954"/>
        <w:bookmarkEnd w:id="4955"/>
        <w:bookmarkEnd w:id="4956"/>
        <w:bookmarkEnd w:id="4957"/>
        <w:bookmarkEnd w:id="4958"/>
        <w:bookmarkEnd w:id="4959"/>
        <w:bookmarkEnd w:id="4960"/>
        <w:bookmarkEnd w:id="4961"/>
        <w:bookmarkEnd w:id="4962"/>
        <w:bookmarkEnd w:id="4963"/>
        <w:bookmarkEnd w:id="4964"/>
        <w:bookmarkEnd w:id="4965"/>
      </w:del>
    </w:p>
    <w:p w14:paraId="317764C8" w14:textId="77777777" w:rsidR="00397B2B" w:rsidRPr="00EC76D5" w:rsidDel="00692937" w:rsidRDefault="00397B2B" w:rsidP="00397B2B">
      <w:pPr>
        <w:pStyle w:val="Code"/>
        <w:rPr>
          <w:del w:id="4966" w:author="Stefan Bjornander" w:date="2015-04-25T11:10:00Z"/>
        </w:rPr>
      </w:pPr>
      <w:bookmarkStart w:id="4967" w:name="_Toc417811945"/>
      <w:bookmarkStart w:id="4968" w:name="_Toc417853565"/>
      <w:bookmarkStart w:id="4969" w:name="_Toc418022243"/>
      <w:bookmarkStart w:id="4970" w:name="_Toc418191625"/>
      <w:bookmarkStart w:id="4971" w:name="_Toc418192094"/>
      <w:bookmarkStart w:id="4972" w:name="_Toc418263329"/>
      <w:bookmarkStart w:id="4973" w:name="_Toc418263796"/>
      <w:bookmarkStart w:id="4974" w:name="_Toc418356976"/>
      <w:bookmarkStart w:id="4975" w:name="_Toc418360339"/>
      <w:bookmarkStart w:id="4976" w:name="_Toc418435024"/>
      <w:bookmarkStart w:id="4977" w:name="_Toc419660191"/>
      <w:bookmarkStart w:id="4978" w:name="_Toc419660654"/>
      <w:bookmarkStart w:id="4979" w:name="_Toc420134123"/>
      <w:bookmarkStart w:id="4980" w:name="_Toc420134585"/>
      <w:bookmarkStart w:id="4981" w:name="_Toc420166343"/>
      <w:bookmarkStart w:id="4982" w:name="_Toc420167113"/>
      <w:bookmarkStart w:id="4983" w:name="_Toc420302270"/>
      <w:bookmarkStart w:id="4984" w:name="_Toc420302737"/>
      <w:bookmarkStart w:id="4985" w:name="_Toc420438571"/>
      <w:bookmarkStart w:id="4986" w:name="_Toc420796009"/>
      <w:bookmarkStart w:id="4987" w:name="_Toc420874277"/>
      <w:bookmarkStart w:id="4988" w:name="_Toc420874742"/>
      <w:bookmarkStart w:id="4989" w:name="_Toc420874484"/>
      <w:bookmarkStart w:id="4990" w:name="_Toc421046572"/>
      <w:bookmarkStart w:id="4991" w:name="_Toc421047043"/>
      <w:bookmarkStart w:id="4992" w:name="_Toc477259123"/>
      <w:bookmarkStart w:id="4993" w:name="_Toc479633222"/>
      <w:bookmarkStart w:id="4994" w:name="_Toc481936378"/>
      <w:bookmarkEnd w:id="4967"/>
      <w:bookmarkEnd w:id="4968"/>
      <w:bookmarkEnd w:id="4969"/>
      <w:bookmarkEnd w:id="4970"/>
      <w:bookmarkEnd w:id="4971"/>
      <w:bookmarkEnd w:id="4972"/>
      <w:bookmarkEnd w:id="4973"/>
      <w:bookmarkEnd w:id="4974"/>
      <w:bookmarkEnd w:id="4975"/>
      <w:bookmarkEnd w:id="4976"/>
      <w:bookmarkEnd w:id="4977"/>
      <w:bookmarkEnd w:id="4978"/>
      <w:bookmarkEnd w:id="4979"/>
      <w:bookmarkEnd w:id="4980"/>
      <w:bookmarkEnd w:id="4981"/>
      <w:bookmarkEnd w:id="4982"/>
      <w:bookmarkEnd w:id="4983"/>
      <w:bookmarkEnd w:id="4984"/>
      <w:bookmarkEnd w:id="4985"/>
      <w:bookmarkEnd w:id="4986"/>
      <w:bookmarkEnd w:id="4987"/>
      <w:bookmarkEnd w:id="4988"/>
      <w:bookmarkEnd w:id="4989"/>
      <w:bookmarkEnd w:id="4990"/>
      <w:bookmarkEnd w:id="4991"/>
      <w:bookmarkEnd w:id="4992"/>
      <w:bookmarkEnd w:id="4993"/>
      <w:bookmarkEnd w:id="4994"/>
    </w:p>
    <w:p w14:paraId="4C6221A0" w14:textId="77777777" w:rsidR="00397B2B" w:rsidRPr="00EC76D5" w:rsidDel="00692937" w:rsidRDefault="00397B2B" w:rsidP="00397B2B">
      <w:pPr>
        <w:pStyle w:val="Code"/>
        <w:rPr>
          <w:del w:id="4995" w:author="Stefan Bjornander" w:date="2015-04-25T11:10:00Z"/>
        </w:rPr>
      </w:pPr>
      <w:del w:id="4996" w:author="Stefan Bjornander" w:date="2015-04-25T11:10:00Z">
        <w:r w:rsidRPr="00EC76D5" w:rsidDel="00692937">
          <w:delText xml:space="preserve">  public List&lt;Symb&gt; getSymbolList() {</w:delText>
        </w:r>
        <w:bookmarkStart w:id="4997" w:name="_Toc417811946"/>
        <w:bookmarkStart w:id="4998" w:name="_Toc417853566"/>
        <w:bookmarkStart w:id="4999" w:name="_Toc418022244"/>
        <w:bookmarkStart w:id="5000" w:name="_Toc418191626"/>
        <w:bookmarkStart w:id="5001" w:name="_Toc418192095"/>
        <w:bookmarkStart w:id="5002" w:name="_Toc418263330"/>
        <w:bookmarkStart w:id="5003" w:name="_Toc418263797"/>
        <w:bookmarkStart w:id="5004" w:name="_Toc418356977"/>
        <w:bookmarkStart w:id="5005" w:name="_Toc418360340"/>
        <w:bookmarkStart w:id="5006" w:name="_Toc418435025"/>
        <w:bookmarkStart w:id="5007" w:name="_Toc419660192"/>
        <w:bookmarkStart w:id="5008" w:name="_Toc419660655"/>
        <w:bookmarkStart w:id="5009" w:name="_Toc420134124"/>
        <w:bookmarkStart w:id="5010" w:name="_Toc420134586"/>
        <w:bookmarkStart w:id="5011" w:name="_Toc420166344"/>
        <w:bookmarkStart w:id="5012" w:name="_Toc420167114"/>
        <w:bookmarkStart w:id="5013" w:name="_Toc420302271"/>
        <w:bookmarkStart w:id="5014" w:name="_Toc420302738"/>
        <w:bookmarkStart w:id="5015" w:name="_Toc420438572"/>
        <w:bookmarkStart w:id="5016" w:name="_Toc420796010"/>
        <w:bookmarkStart w:id="5017" w:name="_Toc420874278"/>
        <w:bookmarkStart w:id="5018" w:name="_Toc420874743"/>
        <w:bookmarkStart w:id="5019" w:name="_Toc420874485"/>
        <w:bookmarkStart w:id="5020" w:name="_Toc421046573"/>
        <w:bookmarkStart w:id="5021" w:name="_Toc421047044"/>
        <w:bookmarkStart w:id="5022" w:name="_Toc477259124"/>
        <w:bookmarkStart w:id="5023" w:name="_Toc479633223"/>
        <w:bookmarkStart w:id="5024" w:name="_Toc481936379"/>
        <w:bookmarkEnd w:id="4997"/>
        <w:bookmarkEnd w:id="4998"/>
        <w:bookmarkEnd w:id="4999"/>
        <w:bookmarkEnd w:id="5000"/>
        <w:bookmarkEnd w:id="5001"/>
        <w:bookmarkEnd w:id="5002"/>
        <w:bookmarkEnd w:id="5003"/>
        <w:bookmarkEnd w:id="5004"/>
        <w:bookmarkEnd w:id="5005"/>
        <w:bookmarkEnd w:id="5006"/>
        <w:bookmarkEnd w:id="5007"/>
        <w:bookmarkEnd w:id="5008"/>
        <w:bookmarkEnd w:id="5009"/>
        <w:bookmarkEnd w:id="5010"/>
        <w:bookmarkEnd w:id="5011"/>
        <w:bookmarkEnd w:id="5012"/>
        <w:bookmarkEnd w:id="5013"/>
        <w:bookmarkEnd w:id="5014"/>
        <w:bookmarkEnd w:id="5015"/>
        <w:bookmarkEnd w:id="5016"/>
        <w:bookmarkEnd w:id="5017"/>
        <w:bookmarkEnd w:id="5018"/>
        <w:bookmarkEnd w:id="5019"/>
        <w:bookmarkEnd w:id="5020"/>
        <w:bookmarkEnd w:id="5021"/>
        <w:bookmarkEnd w:id="5022"/>
        <w:bookmarkEnd w:id="5023"/>
        <w:bookmarkEnd w:id="5024"/>
      </w:del>
    </w:p>
    <w:p w14:paraId="6BB0D036" w14:textId="77777777" w:rsidR="00397B2B" w:rsidRPr="00EC76D5" w:rsidDel="00692937" w:rsidRDefault="00397B2B" w:rsidP="00397B2B">
      <w:pPr>
        <w:pStyle w:val="Code"/>
        <w:rPr>
          <w:del w:id="5025" w:author="Stefan Bjornander" w:date="2015-04-25T11:10:00Z"/>
        </w:rPr>
      </w:pPr>
      <w:del w:id="5026" w:author="Stefan Bjornander" w:date="2015-04-25T11:10:00Z">
        <w:r w:rsidRPr="00EC76D5" w:rsidDel="00692937">
          <w:delText xml:space="preserve">    return m_symbolList;</w:delText>
        </w:r>
        <w:bookmarkStart w:id="5027" w:name="_Toc417811947"/>
        <w:bookmarkStart w:id="5028" w:name="_Toc417853567"/>
        <w:bookmarkStart w:id="5029" w:name="_Toc418022245"/>
        <w:bookmarkStart w:id="5030" w:name="_Toc418191627"/>
        <w:bookmarkStart w:id="5031" w:name="_Toc418192096"/>
        <w:bookmarkStart w:id="5032" w:name="_Toc418263331"/>
        <w:bookmarkStart w:id="5033" w:name="_Toc418263798"/>
        <w:bookmarkStart w:id="5034" w:name="_Toc418356978"/>
        <w:bookmarkStart w:id="5035" w:name="_Toc418360341"/>
        <w:bookmarkStart w:id="5036" w:name="_Toc418435026"/>
        <w:bookmarkStart w:id="5037" w:name="_Toc419660193"/>
        <w:bookmarkStart w:id="5038" w:name="_Toc419660656"/>
        <w:bookmarkStart w:id="5039" w:name="_Toc420134125"/>
        <w:bookmarkStart w:id="5040" w:name="_Toc420134587"/>
        <w:bookmarkStart w:id="5041" w:name="_Toc420166345"/>
        <w:bookmarkStart w:id="5042" w:name="_Toc420167115"/>
        <w:bookmarkStart w:id="5043" w:name="_Toc420302272"/>
        <w:bookmarkStart w:id="5044" w:name="_Toc420302739"/>
        <w:bookmarkStart w:id="5045" w:name="_Toc420438573"/>
        <w:bookmarkStart w:id="5046" w:name="_Toc420796011"/>
        <w:bookmarkStart w:id="5047" w:name="_Toc420874279"/>
        <w:bookmarkStart w:id="5048" w:name="_Toc420874744"/>
        <w:bookmarkStart w:id="5049" w:name="_Toc420874486"/>
        <w:bookmarkStart w:id="5050" w:name="_Toc421046574"/>
        <w:bookmarkStart w:id="5051" w:name="_Toc421047045"/>
        <w:bookmarkStart w:id="5052" w:name="_Toc477259125"/>
        <w:bookmarkStart w:id="5053" w:name="_Toc479633224"/>
        <w:bookmarkStart w:id="5054" w:name="_Toc481936380"/>
        <w:bookmarkEnd w:id="5027"/>
        <w:bookmarkEnd w:id="5028"/>
        <w:bookmarkEnd w:id="5029"/>
        <w:bookmarkEnd w:id="5030"/>
        <w:bookmarkEnd w:id="5031"/>
        <w:bookmarkEnd w:id="5032"/>
        <w:bookmarkEnd w:id="5033"/>
        <w:bookmarkEnd w:id="5034"/>
        <w:bookmarkEnd w:id="5035"/>
        <w:bookmarkEnd w:id="5036"/>
        <w:bookmarkEnd w:id="5037"/>
        <w:bookmarkEnd w:id="5038"/>
        <w:bookmarkEnd w:id="5039"/>
        <w:bookmarkEnd w:id="5040"/>
        <w:bookmarkEnd w:id="5041"/>
        <w:bookmarkEnd w:id="5042"/>
        <w:bookmarkEnd w:id="5043"/>
        <w:bookmarkEnd w:id="5044"/>
        <w:bookmarkEnd w:id="5045"/>
        <w:bookmarkEnd w:id="5046"/>
        <w:bookmarkEnd w:id="5047"/>
        <w:bookmarkEnd w:id="5048"/>
        <w:bookmarkEnd w:id="5049"/>
        <w:bookmarkEnd w:id="5050"/>
        <w:bookmarkEnd w:id="5051"/>
        <w:bookmarkEnd w:id="5052"/>
        <w:bookmarkEnd w:id="5053"/>
        <w:bookmarkEnd w:id="5054"/>
      </w:del>
    </w:p>
    <w:p w14:paraId="7930A6B1" w14:textId="77777777" w:rsidR="00397B2B" w:rsidRPr="00EC76D5" w:rsidDel="00692937" w:rsidRDefault="00397B2B" w:rsidP="00397B2B">
      <w:pPr>
        <w:pStyle w:val="Code"/>
        <w:rPr>
          <w:del w:id="5055" w:author="Stefan Bjornander" w:date="2015-04-25T11:10:00Z"/>
        </w:rPr>
      </w:pPr>
      <w:del w:id="5056" w:author="Stefan Bjornander" w:date="2015-04-25T11:10:00Z">
        <w:r w:rsidRPr="00EC76D5" w:rsidDel="00692937">
          <w:delText xml:space="preserve">  }</w:delText>
        </w:r>
        <w:bookmarkStart w:id="5057" w:name="_Toc417811948"/>
        <w:bookmarkStart w:id="5058" w:name="_Toc417853568"/>
        <w:bookmarkStart w:id="5059" w:name="_Toc418022246"/>
        <w:bookmarkStart w:id="5060" w:name="_Toc418191628"/>
        <w:bookmarkStart w:id="5061" w:name="_Toc418192097"/>
        <w:bookmarkStart w:id="5062" w:name="_Toc418263332"/>
        <w:bookmarkStart w:id="5063" w:name="_Toc418263799"/>
        <w:bookmarkStart w:id="5064" w:name="_Toc418356979"/>
        <w:bookmarkStart w:id="5065" w:name="_Toc418360342"/>
        <w:bookmarkStart w:id="5066" w:name="_Toc418435027"/>
        <w:bookmarkStart w:id="5067" w:name="_Toc419660194"/>
        <w:bookmarkStart w:id="5068" w:name="_Toc419660657"/>
        <w:bookmarkStart w:id="5069" w:name="_Toc420134126"/>
        <w:bookmarkStart w:id="5070" w:name="_Toc420134588"/>
        <w:bookmarkStart w:id="5071" w:name="_Toc420166346"/>
        <w:bookmarkStart w:id="5072" w:name="_Toc420167116"/>
        <w:bookmarkStart w:id="5073" w:name="_Toc420302273"/>
        <w:bookmarkStart w:id="5074" w:name="_Toc420302740"/>
        <w:bookmarkStart w:id="5075" w:name="_Toc420438574"/>
        <w:bookmarkStart w:id="5076" w:name="_Toc420796012"/>
        <w:bookmarkStart w:id="5077" w:name="_Toc420874280"/>
        <w:bookmarkStart w:id="5078" w:name="_Toc420874745"/>
        <w:bookmarkStart w:id="5079" w:name="_Toc420874487"/>
        <w:bookmarkStart w:id="5080" w:name="_Toc421046575"/>
        <w:bookmarkStart w:id="5081" w:name="_Toc421047046"/>
        <w:bookmarkStart w:id="5082" w:name="_Toc477259126"/>
        <w:bookmarkStart w:id="5083" w:name="_Toc479633225"/>
        <w:bookmarkStart w:id="5084" w:name="_Toc481936381"/>
        <w:bookmarkEnd w:id="5057"/>
        <w:bookmarkEnd w:id="5058"/>
        <w:bookmarkEnd w:id="5059"/>
        <w:bookmarkEnd w:id="5060"/>
        <w:bookmarkEnd w:id="5061"/>
        <w:bookmarkEnd w:id="5062"/>
        <w:bookmarkEnd w:id="5063"/>
        <w:bookmarkEnd w:id="5064"/>
        <w:bookmarkEnd w:id="5065"/>
        <w:bookmarkEnd w:id="5066"/>
        <w:bookmarkEnd w:id="5067"/>
        <w:bookmarkEnd w:id="5068"/>
        <w:bookmarkEnd w:id="5069"/>
        <w:bookmarkEnd w:id="5070"/>
        <w:bookmarkEnd w:id="5071"/>
        <w:bookmarkEnd w:id="5072"/>
        <w:bookmarkEnd w:id="5073"/>
        <w:bookmarkEnd w:id="5074"/>
        <w:bookmarkEnd w:id="5075"/>
        <w:bookmarkEnd w:id="5076"/>
        <w:bookmarkEnd w:id="5077"/>
        <w:bookmarkEnd w:id="5078"/>
        <w:bookmarkEnd w:id="5079"/>
        <w:bookmarkEnd w:id="5080"/>
        <w:bookmarkEnd w:id="5081"/>
        <w:bookmarkEnd w:id="5082"/>
        <w:bookmarkEnd w:id="5083"/>
        <w:bookmarkEnd w:id="5084"/>
      </w:del>
    </w:p>
    <w:p w14:paraId="5A77D6E6" w14:textId="77777777" w:rsidR="00397B2B" w:rsidRPr="00EC76D5" w:rsidDel="00692937" w:rsidRDefault="00397B2B" w:rsidP="00397B2B">
      <w:pPr>
        <w:pStyle w:val="Code"/>
        <w:rPr>
          <w:del w:id="5085" w:author="Stefan Bjornander" w:date="2015-04-25T11:10:00Z"/>
        </w:rPr>
      </w:pPr>
      <w:bookmarkStart w:id="5086" w:name="_Toc417811949"/>
      <w:bookmarkStart w:id="5087" w:name="_Toc417853569"/>
      <w:bookmarkStart w:id="5088" w:name="_Toc418022247"/>
      <w:bookmarkStart w:id="5089" w:name="_Toc418191629"/>
      <w:bookmarkStart w:id="5090" w:name="_Toc418192098"/>
      <w:bookmarkStart w:id="5091" w:name="_Toc418263333"/>
      <w:bookmarkStart w:id="5092" w:name="_Toc418263800"/>
      <w:bookmarkStart w:id="5093" w:name="_Toc418356980"/>
      <w:bookmarkStart w:id="5094" w:name="_Toc418360343"/>
      <w:bookmarkStart w:id="5095" w:name="_Toc418435028"/>
      <w:bookmarkStart w:id="5096" w:name="_Toc419660195"/>
      <w:bookmarkStart w:id="5097" w:name="_Toc419660658"/>
      <w:bookmarkStart w:id="5098" w:name="_Toc420134127"/>
      <w:bookmarkStart w:id="5099" w:name="_Toc420134589"/>
      <w:bookmarkStart w:id="5100" w:name="_Toc420166347"/>
      <w:bookmarkStart w:id="5101" w:name="_Toc420167117"/>
      <w:bookmarkStart w:id="5102" w:name="_Toc420302274"/>
      <w:bookmarkStart w:id="5103" w:name="_Toc420302741"/>
      <w:bookmarkStart w:id="5104" w:name="_Toc420438575"/>
      <w:bookmarkStart w:id="5105" w:name="_Toc420796013"/>
      <w:bookmarkStart w:id="5106" w:name="_Toc420874281"/>
      <w:bookmarkStart w:id="5107" w:name="_Toc420874746"/>
      <w:bookmarkStart w:id="5108" w:name="_Toc420874488"/>
      <w:bookmarkStart w:id="5109" w:name="_Toc421046576"/>
      <w:bookmarkStart w:id="5110" w:name="_Toc421047047"/>
      <w:bookmarkStart w:id="5111" w:name="_Toc477259127"/>
      <w:bookmarkStart w:id="5112" w:name="_Toc479633226"/>
      <w:bookmarkStart w:id="5113" w:name="_Toc481936382"/>
      <w:bookmarkEnd w:id="5086"/>
      <w:bookmarkEnd w:id="5087"/>
      <w:bookmarkEnd w:id="5088"/>
      <w:bookmarkEnd w:id="5089"/>
      <w:bookmarkEnd w:id="5090"/>
      <w:bookmarkEnd w:id="5091"/>
      <w:bookmarkEnd w:id="5092"/>
      <w:bookmarkEnd w:id="5093"/>
      <w:bookmarkEnd w:id="5094"/>
      <w:bookmarkEnd w:id="5095"/>
      <w:bookmarkEnd w:id="5096"/>
      <w:bookmarkEnd w:id="5097"/>
      <w:bookmarkEnd w:id="5098"/>
      <w:bookmarkEnd w:id="5099"/>
      <w:bookmarkEnd w:id="5100"/>
      <w:bookmarkEnd w:id="5101"/>
      <w:bookmarkEnd w:id="5102"/>
      <w:bookmarkEnd w:id="5103"/>
      <w:bookmarkEnd w:id="5104"/>
      <w:bookmarkEnd w:id="5105"/>
      <w:bookmarkEnd w:id="5106"/>
      <w:bookmarkEnd w:id="5107"/>
      <w:bookmarkEnd w:id="5108"/>
      <w:bookmarkEnd w:id="5109"/>
      <w:bookmarkEnd w:id="5110"/>
      <w:bookmarkEnd w:id="5111"/>
      <w:bookmarkEnd w:id="5112"/>
      <w:bookmarkEnd w:id="5113"/>
    </w:p>
    <w:p w14:paraId="427C2679" w14:textId="77777777" w:rsidR="00397B2B" w:rsidRPr="00EC76D5" w:rsidDel="00692937" w:rsidRDefault="00397B2B" w:rsidP="00397B2B">
      <w:pPr>
        <w:pStyle w:val="Code"/>
        <w:rPr>
          <w:del w:id="5114" w:author="Stefan Bjornander" w:date="2015-04-25T11:10:00Z"/>
        </w:rPr>
      </w:pPr>
      <w:del w:id="5115" w:author="Stefan Bjornander" w:date="2015-04-25T11:10:00Z">
        <w:r w:rsidRPr="00EC76D5" w:rsidDel="00692937">
          <w:delText xml:space="preserve">  public boolean hasTag() {</w:delText>
        </w:r>
        <w:bookmarkStart w:id="5116" w:name="_Toc417811950"/>
        <w:bookmarkStart w:id="5117" w:name="_Toc417853570"/>
        <w:bookmarkStart w:id="5118" w:name="_Toc418022248"/>
        <w:bookmarkStart w:id="5119" w:name="_Toc418191630"/>
        <w:bookmarkStart w:id="5120" w:name="_Toc418192099"/>
        <w:bookmarkStart w:id="5121" w:name="_Toc418263334"/>
        <w:bookmarkStart w:id="5122" w:name="_Toc418263801"/>
        <w:bookmarkStart w:id="5123" w:name="_Toc418356981"/>
        <w:bookmarkStart w:id="5124" w:name="_Toc418360344"/>
        <w:bookmarkStart w:id="5125" w:name="_Toc418435029"/>
        <w:bookmarkStart w:id="5126" w:name="_Toc419660196"/>
        <w:bookmarkStart w:id="5127" w:name="_Toc419660659"/>
        <w:bookmarkStart w:id="5128" w:name="_Toc420134128"/>
        <w:bookmarkStart w:id="5129" w:name="_Toc420134590"/>
        <w:bookmarkStart w:id="5130" w:name="_Toc420166348"/>
        <w:bookmarkStart w:id="5131" w:name="_Toc420167118"/>
        <w:bookmarkStart w:id="5132" w:name="_Toc420302275"/>
        <w:bookmarkStart w:id="5133" w:name="_Toc420302742"/>
        <w:bookmarkStart w:id="5134" w:name="_Toc420438576"/>
        <w:bookmarkStart w:id="5135" w:name="_Toc420796014"/>
        <w:bookmarkStart w:id="5136" w:name="_Toc420874282"/>
        <w:bookmarkStart w:id="5137" w:name="_Toc420874747"/>
        <w:bookmarkStart w:id="5138" w:name="_Toc420874489"/>
        <w:bookmarkStart w:id="5139" w:name="_Toc421046577"/>
        <w:bookmarkStart w:id="5140" w:name="_Toc421047048"/>
        <w:bookmarkStart w:id="5141" w:name="_Toc477259128"/>
        <w:bookmarkStart w:id="5142" w:name="_Toc479633227"/>
        <w:bookmarkStart w:id="5143" w:name="_Toc481936383"/>
        <w:bookmarkEnd w:id="5116"/>
        <w:bookmarkEnd w:id="5117"/>
        <w:bookmarkEnd w:id="5118"/>
        <w:bookmarkEnd w:id="5119"/>
        <w:bookmarkEnd w:id="5120"/>
        <w:bookmarkEnd w:id="5121"/>
        <w:bookmarkEnd w:id="5122"/>
        <w:bookmarkEnd w:id="5123"/>
        <w:bookmarkEnd w:id="5124"/>
        <w:bookmarkEnd w:id="5125"/>
        <w:bookmarkEnd w:id="5126"/>
        <w:bookmarkEnd w:id="5127"/>
        <w:bookmarkEnd w:id="5128"/>
        <w:bookmarkEnd w:id="5129"/>
        <w:bookmarkEnd w:id="5130"/>
        <w:bookmarkEnd w:id="5131"/>
        <w:bookmarkEnd w:id="5132"/>
        <w:bookmarkEnd w:id="5133"/>
        <w:bookmarkEnd w:id="5134"/>
        <w:bookmarkEnd w:id="5135"/>
        <w:bookmarkEnd w:id="5136"/>
        <w:bookmarkEnd w:id="5137"/>
        <w:bookmarkEnd w:id="5138"/>
        <w:bookmarkEnd w:id="5139"/>
        <w:bookmarkEnd w:id="5140"/>
        <w:bookmarkEnd w:id="5141"/>
        <w:bookmarkEnd w:id="5142"/>
        <w:bookmarkEnd w:id="5143"/>
      </w:del>
    </w:p>
    <w:p w14:paraId="2FDCBF88" w14:textId="77777777" w:rsidR="00397B2B" w:rsidRPr="00EC76D5" w:rsidDel="00692937" w:rsidRDefault="00397B2B" w:rsidP="00397B2B">
      <w:pPr>
        <w:pStyle w:val="Code"/>
        <w:rPr>
          <w:del w:id="5144" w:author="Stefan Bjornander" w:date="2015-04-25T11:10:00Z"/>
        </w:rPr>
      </w:pPr>
      <w:del w:id="5145" w:author="Stefan Bjornander" w:date="2015-04-25T11:10:00Z">
        <w:r w:rsidRPr="00EC76D5" w:rsidDel="00692937">
          <w:delText xml:space="preserve">    return m_hasTag;</w:delText>
        </w:r>
        <w:bookmarkStart w:id="5146" w:name="_Toc417811951"/>
        <w:bookmarkStart w:id="5147" w:name="_Toc417853571"/>
        <w:bookmarkStart w:id="5148" w:name="_Toc418022249"/>
        <w:bookmarkStart w:id="5149" w:name="_Toc418191631"/>
        <w:bookmarkStart w:id="5150" w:name="_Toc418192100"/>
        <w:bookmarkStart w:id="5151" w:name="_Toc418263335"/>
        <w:bookmarkStart w:id="5152" w:name="_Toc418263802"/>
        <w:bookmarkStart w:id="5153" w:name="_Toc418356982"/>
        <w:bookmarkStart w:id="5154" w:name="_Toc418360345"/>
        <w:bookmarkStart w:id="5155" w:name="_Toc418435030"/>
        <w:bookmarkStart w:id="5156" w:name="_Toc419660197"/>
        <w:bookmarkStart w:id="5157" w:name="_Toc419660660"/>
        <w:bookmarkStart w:id="5158" w:name="_Toc420134129"/>
        <w:bookmarkStart w:id="5159" w:name="_Toc420134591"/>
        <w:bookmarkStart w:id="5160" w:name="_Toc420166349"/>
        <w:bookmarkStart w:id="5161" w:name="_Toc420167119"/>
        <w:bookmarkStart w:id="5162" w:name="_Toc420302276"/>
        <w:bookmarkStart w:id="5163" w:name="_Toc420302743"/>
        <w:bookmarkStart w:id="5164" w:name="_Toc420438577"/>
        <w:bookmarkStart w:id="5165" w:name="_Toc420796015"/>
        <w:bookmarkStart w:id="5166" w:name="_Toc420874283"/>
        <w:bookmarkStart w:id="5167" w:name="_Toc420874748"/>
        <w:bookmarkStart w:id="5168" w:name="_Toc420874490"/>
        <w:bookmarkStart w:id="5169" w:name="_Toc421046578"/>
        <w:bookmarkStart w:id="5170" w:name="_Toc421047049"/>
        <w:bookmarkStart w:id="5171" w:name="_Toc477259129"/>
        <w:bookmarkStart w:id="5172" w:name="_Toc479633228"/>
        <w:bookmarkStart w:id="5173" w:name="_Toc481936384"/>
        <w:bookmarkEnd w:id="5146"/>
        <w:bookmarkEnd w:id="5147"/>
        <w:bookmarkEnd w:id="5148"/>
        <w:bookmarkEnd w:id="5149"/>
        <w:bookmarkEnd w:id="5150"/>
        <w:bookmarkEnd w:id="5151"/>
        <w:bookmarkEnd w:id="5152"/>
        <w:bookmarkEnd w:id="5153"/>
        <w:bookmarkEnd w:id="5154"/>
        <w:bookmarkEnd w:id="5155"/>
        <w:bookmarkEnd w:id="5156"/>
        <w:bookmarkEnd w:id="5157"/>
        <w:bookmarkEnd w:id="5158"/>
        <w:bookmarkEnd w:id="5159"/>
        <w:bookmarkEnd w:id="5160"/>
        <w:bookmarkEnd w:id="5161"/>
        <w:bookmarkEnd w:id="5162"/>
        <w:bookmarkEnd w:id="5163"/>
        <w:bookmarkEnd w:id="5164"/>
        <w:bookmarkEnd w:id="5165"/>
        <w:bookmarkEnd w:id="5166"/>
        <w:bookmarkEnd w:id="5167"/>
        <w:bookmarkEnd w:id="5168"/>
        <w:bookmarkEnd w:id="5169"/>
        <w:bookmarkEnd w:id="5170"/>
        <w:bookmarkEnd w:id="5171"/>
        <w:bookmarkEnd w:id="5172"/>
        <w:bookmarkEnd w:id="5173"/>
      </w:del>
    </w:p>
    <w:p w14:paraId="42AC9A80" w14:textId="77777777" w:rsidR="00397B2B" w:rsidRPr="00EC76D5" w:rsidDel="00692937" w:rsidRDefault="00397B2B" w:rsidP="00397B2B">
      <w:pPr>
        <w:pStyle w:val="Code"/>
        <w:rPr>
          <w:del w:id="5174" w:author="Stefan Bjornander" w:date="2015-04-25T11:10:00Z"/>
        </w:rPr>
      </w:pPr>
      <w:del w:id="5175" w:author="Stefan Bjornander" w:date="2015-04-25T11:10:00Z">
        <w:r w:rsidRPr="00EC76D5" w:rsidDel="00692937">
          <w:delText xml:space="preserve">  }</w:delText>
        </w:r>
        <w:bookmarkStart w:id="5176" w:name="_Toc417811952"/>
        <w:bookmarkStart w:id="5177" w:name="_Toc417853572"/>
        <w:bookmarkStart w:id="5178" w:name="_Toc418022250"/>
        <w:bookmarkStart w:id="5179" w:name="_Toc418191632"/>
        <w:bookmarkStart w:id="5180" w:name="_Toc418192101"/>
        <w:bookmarkStart w:id="5181" w:name="_Toc418263336"/>
        <w:bookmarkStart w:id="5182" w:name="_Toc418263803"/>
        <w:bookmarkStart w:id="5183" w:name="_Toc418356983"/>
        <w:bookmarkStart w:id="5184" w:name="_Toc418360346"/>
        <w:bookmarkStart w:id="5185" w:name="_Toc418435031"/>
        <w:bookmarkStart w:id="5186" w:name="_Toc419660198"/>
        <w:bookmarkStart w:id="5187" w:name="_Toc419660661"/>
        <w:bookmarkStart w:id="5188" w:name="_Toc420134130"/>
        <w:bookmarkStart w:id="5189" w:name="_Toc420134592"/>
        <w:bookmarkStart w:id="5190" w:name="_Toc420166350"/>
        <w:bookmarkStart w:id="5191" w:name="_Toc420167120"/>
        <w:bookmarkStart w:id="5192" w:name="_Toc420302277"/>
        <w:bookmarkStart w:id="5193" w:name="_Toc420302744"/>
        <w:bookmarkStart w:id="5194" w:name="_Toc420438578"/>
        <w:bookmarkStart w:id="5195" w:name="_Toc420796016"/>
        <w:bookmarkStart w:id="5196" w:name="_Toc420874284"/>
        <w:bookmarkStart w:id="5197" w:name="_Toc420874749"/>
        <w:bookmarkStart w:id="5198" w:name="_Toc420874491"/>
        <w:bookmarkStart w:id="5199" w:name="_Toc421046579"/>
        <w:bookmarkStart w:id="5200" w:name="_Toc421047050"/>
        <w:bookmarkStart w:id="5201" w:name="_Toc477259130"/>
        <w:bookmarkStart w:id="5202" w:name="_Toc479633229"/>
        <w:bookmarkStart w:id="5203" w:name="_Toc481936385"/>
        <w:bookmarkEnd w:id="5176"/>
        <w:bookmarkEnd w:id="5177"/>
        <w:bookmarkEnd w:id="5178"/>
        <w:bookmarkEnd w:id="5179"/>
        <w:bookmarkEnd w:id="5180"/>
        <w:bookmarkEnd w:id="5181"/>
        <w:bookmarkEnd w:id="5182"/>
        <w:bookmarkEnd w:id="5183"/>
        <w:bookmarkEnd w:id="5184"/>
        <w:bookmarkEnd w:id="5185"/>
        <w:bookmarkEnd w:id="5186"/>
        <w:bookmarkEnd w:id="5187"/>
        <w:bookmarkEnd w:id="5188"/>
        <w:bookmarkEnd w:id="5189"/>
        <w:bookmarkEnd w:id="5190"/>
        <w:bookmarkEnd w:id="5191"/>
        <w:bookmarkEnd w:id="5192"/>
        <w:bookmarkEnd w:id="5193"/>
        <w:bookmarkEnd w:id="5194"/>
        <w:bookmarkEnd w:id="5195"/>
        <w:bookmarkEnd w:id="5196"/>
        <w:bookmarkEnd w:id="5197"/>
        <w:bookmarkEnd w:id="5198"/>
        <w:bookmarkEnd w:id="5199"/>
        <w:bookmarkEnd w:id="5200"/>
        <w:bookmarkEnd w:id="5201"/>
        <w:bookmarkEnd w:id="5202"/>
        <w:bookmarkEnd w:id="5203"/>
      </w:del>
    </w:p>
    <w:p w14:paraId="72AFEF06" w14:textId="77777777" w:rsidR="00397B2B" w:rsidRPr="00EC76D5" w:rsidDel="00692937" w:rsidRDefault="00397B2B" w:rsidP="00397B2B">
      <w:pPr>
        <w:pStyle w:val="Code"/>
        <w:rPr>
          <w:del w:id="5204" w:author="Stefan Bjornander" w:date="2015-04-25T11:10:00Z"/>
        </w:rPr>
      </w:pPr>
      <w:bookmarkStart w:id="5205" w:name="_Toc417811953"/>
      <w:bookmarkStart w:id="5206" w:name="_Toc417853573"/>
      <w:bookmarkStart w:id="5207" w:name="_Toc418022251"/>
      <w:bookmarkStart w:id="5208" w:name="_Toc418191633"/>
      <w:bookmarkStart w:id="5209" w:name="_Toc418192102"/>
      <w:bookmarkStart w:id="5210" w:name="_Toc418263337"/>
      <w:bookmarkStart w:id="5211" w:name="_Toc418263804"/>
      <w:bookmarkStart w:id="5212" w:name="_Toc418356984"/>
      <w:bookmarkStart w:id="5213" w:name="_Toc418360347"/>
      <w:bookmarkStart w:id="5214" w:name="_Toc418435032"/>
      <w:bookmarkStart w:id="5215" w:name="_Toc419660199"/>
      <w:bookmarkStart w:id="5216" w:name="_Toc419660662"/>
      <w:bookmarkStart w:id="5217" w:name="_Toc420134131"/>
      <w:bookmarkStart w:id="5218" w:name="_Toc420134593"/>
      <w:bookmarkStart w:id="5219" w:name="_Toc420166351"/>
      <w:bookmarkStart w:id="5220" w:name="_Toc420167121"/>
      <w:bookmarkStart w:id="5221" w:name="_Toc420302278"/>
      <w:bookmarkStart w:id="5222" w:name="_Toc420302745"/>
      <w:bookmarkStart w:id="5223" w:name="_Toc420438579"/>
      <w:bookmarkStart w:id="5224" w:name="_Toc420796017"/>
      <w:bookmarkStart w:id="5225" w:name="_Toc420874285"/>
      <w:bookmarkStart w:id="5226" w:name="_Toc420874750"/>
      <w:bookmarkStart w:id="5227" w:name="_Toc420874492"/>
      <w:bookmarkStart w:id="5228" w:name="_Toc421046580"/>
      <w:bookmarkStart w:id="5229" w:name="_Toc421047051"/>
      <w:bookmarkStart w:id="5230" w:name="_Toc477259131"/>
      <w:bookmarkStart w:id="5231" w:name="_Toc479633230"/>
      <w:bookmarkStart w:id="5232" w:name="_Toc481936386"/>
      <w:bookmarkEnd w:id="5205"/>
      <w:bookmarkEnd w:id="5206"/>
      <w:bookmarkEnd w:id="5207"/>
      <w:bookmarkEnd w:id="5208"/>
      <w:bookmarkEnd w:id="5209"/>
      <w:bookmarkEnd w:id="5210"/>
      <w:bookmarkEnd w:id="5211"/>
      <w:bookmarkEnd w:id="5212"/>
      <w:bookmarkEnd w:id="5213"/>
      <w:bookmarkEnd w:id="5214"/>
      <w:bookmarkEnd w:id="5215"/>
      <w:bookmarkEnd w:id="5216"/>
      <w:bookmarkEnd w:id="5217"/>
      <w:bookmarkEnd w:id="5218"/>
      <w:bookmarkEnd w:id="5219"/>
      <w:bookmarkEnd w:id="5220"/>
      <w:bookmarkEnd w:id="5221"/>
      <w:bookmarkEnd w:id="5222"/>
      <w:bookmarkEnd w:id="5223"/>
      <w:bookmarkEnd w:id="5224"/>
      <w:bookmarkEnd w:id="5225"/>
      <w:bookmarkEnd w:id="5226"/>
      <w:bookmarkEnd w:id="5227"/>
      <w:bookmarkEnd w:id="5228"/>
      <w:bookmarkEnd w:id="5229"/>
      <w:bookmarkEnd w:id="5230"/>
      <w:bookmarkEnd w:id="5231"/>
      <w:bookmarkEnd w:id="5232"/>
    </w:p>
    <w:p w14:paraId="6271A0CE" w14:textId="77777777" w:rsidR="00397B2B" w:rsidRPr="00EC76D5" w:rsidDel="00692937" w:rsidRDefault="00397B2B" w:rsidP="00397B2B">
      <w:pPr>
        <w:pStyle w:val="Code"/>
        <w:rPr>
          <w:del w:id="5233" w:author="Stefan Bjornander" w:date="2015-04-25T11:10:00Z"/>
        </w:rPr>
      </w:pPr>
      <w:del w:id="5234" w:author="Stefan Bjornander" w:date="2015-04-25T11:10:00Z">
        <w:r w:rsidRPr="00EC76D5" w:rsidDel="00692937">
          <w:delText xml:space="preserve">  public Symb lookupMember(String name) {</w:delText>
        </w:r>
        <w:bookmarkStart w:id="5235" w:name="_Toc417811954"/>
        <w:bookmarkStart w:id="5236" w:name="_Toc417853574"/>
        <w:bookmarkStart w:id="5237" w:name="_Toc418022252"/>
        <w:bookmarkStart w:id="5238" w:name="_Toc418191634"/>
        <w:bookmarkStart w:id="5239" w:name="_Toc418192103"/>
        <w:bookmarkStart w:id="5240" w:name="_Toc418263338"/>
        <w:bookmarkStart w:id="5241" w:name="_Toc418263805"/>
        <w:bookmarkStart w:id="5242" w:name="_Toc418356985"/>
        <w:bookmarkStart w:id="5243" w:name="_Toc418360348"/>
        <w:bookmarkStart w:id="5244" w:name="_Toc418435033"/>
        <w:bookmarkStart w:id="5245" w:name="_Toc419660200"/>
        <w:bookmarkStart w:id="5246" w:name="_Toc419660663"/>
        <w:bookmarkStart w:id="5247" w:name="_Toc420134132"/>
        <w:bookmarkStart w:id="5248" w:name="_Toc420134594"/>
        <w:bookmarkStart w:id="5249" w:name="_Toc420166352"/>
        <w:bookmarkStart w:id="5250" w:name="_Toc420167122"/>
        <w:bookmarkStart w:id="5251" w:name="_Toc420302279"/>
        <w:bookmarkStart w:id="5252" w:name="_Toc420302746"/>
        <w:bookmarkStart w:id="5253" w:name="_Toc420438580"/>
        <w:bookmarkStart w:id="5254" w:name="_Toc420796018"/>
        <w:bookmarkStart w:id="5255" w:name="_Toc420874286"/>
        <w:bookmarkStart w:id="5256" w:name="_Toc420874751"/>
        <w:bookmarkStart w:id="5257" w:name="_Toc420874493"/>
        <w:bookmarkStart w:id="5258" w:name="_Toc421046581"/>
        <w:bookmarkStart w:id="5259" w:name="_Toc421047052"/>
        <w:bookmarkStart w:id="5260" w:name="_Toc477259132"/>
        <w:bookmarkStart w:id="5261" w:name="_Toc479633231"/>
        <w:bookmarkStart w:id="5262" w:name="_Toc481936387"/>
        <w:bookmarkEnd w:id="5235"/>
        <w:bookmarkEnd w:id="5236"/>
        <w:bookmarkEnd w:id="5237"/>
        <w:bookmarkEnd w:id="5238"/>
        <w:bookmarkEnd w:id="5239"/>
        <w:bookmarkEnd w:id="5240"/>
        <w:bookmarkEnd w:id="5241"/>
        <w:bookmarkEnd w:id="5242"/>
        <w:bookmarkEnd w:id="5243"/>
        <w:bookmarkEnd w:id="5244"/>
        <w:bookmarkEnd w:id="5245"/>
        <w:bookmarkEnd w:id="5246"/>
        <w:bookmarkEnd w:id="5247"/>
        <w:bookmarkEnd w:id="5248"/>
        <w:bookmarkEnd w:id="5249"/>
        <w:bookmarkEnd w:id="5250"/>
        <w:bookmarkEnd w:id="5251"/>
        <w:bookmarkEnd w:id="5252"/>
        <w:bookmarkEnd w:id="5253"/>
        <w:bookmarkEnd w:id="5254"/>
        <w:bookmarkEnd w:id="5255"/>
        <w:bookmarkEnd w:id="5256"/>
        <w:bookmarkEnd w:id="5257"/>
        <w:bookmarkEnd w:id="5258"/>
        <w:bookmarkEnd w:id="5259"/>
        <w:bookmarkEnd w:id="5260"/>
        <w:bookmarkEnd w:id="5261"/>
        <w:bookmarkEnd w:id="5262"/>
      </w:del>
    </w:p>
    <w:p w14:paraId="3C32E0C5" w14:textId="77777777" w:rsidR="00397B2B" w:rsidRPr="00EC76D5" w:rsidDel="00692937" w:rsidRDefault="00397B2B" w:rsidP="00397B2B">
      <w:pPr>
        <w:pStyle w:val="Code"/>
        <w:rPr>
          <w:del w:id="5263" w:author="Stefan Bjornander" w:date="2015-04-25T11:10:00Z"/>
        </w:rPr>
      </w:pPr>
      <w:del w:id="5264" w:author="Stefan Bjornander" w:date="2015-04-25T11:10:00Z">
        <w:r w:rsidRPr="00EC76D5" w:rsidDel="00692937">
          <w:delText xml:space="preserve">    if (m_symbolList != null) {</w:delText>
        </w:r>
        <w:bookmarkStart w:id="5265" w:name="_Toc417811955"/>
        <w:bookmarkStart w:id="5266" w:name="_Toc417853575"/>
        <w:bookmarkStart w:id="5267" w:name="_Toc418022253"/>
        <w:bookmarkStart w:id="5268" w:name="_Toc418191635"/>
        <w:bookmarkStart w:id="5269" w:name="_Toc418192104"/>
        <w:bookmarkStart w:id="5270" w:name="_Toc418263339"/>
        <w:bookmarkStart w:id="5271" w:name="_Toc418263806"/>
        <w:bookmarkStart w:id="5272" w:name="_Toc418356986"/>
        <w:bookmarkStart w:id="5273" w:name="_Toc418360349"/>
        <w:bookmarkStart w:id="5274" w:name="_Toc418435034"/>
        <w:bookmarkStart w:id="5275" w:name="_Toc419660201"/>
        <w:bookmarkStart w:id="5276" w:name="_Toc419660664"/>
        <w:bookmarkStart w:id="5277" w:name="_Toc420134133"/>
        <w:bookmarkStart w:id="5278" w:name="_Toc420134595"/>
        <w:bookmarkStart w:id="5279" w:name="_Toc420166353"/>
        <w:bookmarkStart w:id="5280" w:name="_Toc420167123"/>
        <w:bookmarkStart w:id="5281" w:name="_Toc420302280"/>
        <w:bookmarkStart w:id="5282" w:name="_Toc420302747"/>
        <w:bookmarkStart w:id="5283" w:name="_Toc420438581"/>
        <w:bookmarkStart w:id="5284" w:name="_Toc420796019"/>
        <w:bookmarkStart w:id="5285" w:name="_Toc420874287"/>
        <w:bookmarkStart w:id="5286" w:name="_Toc420874752"/>
        <w:bookmarkStart w:id="5287" w:name="_Toc420874494"/>
        <w:bookmarkStart w:id="5288" w:name="_Toc421046582"/>
        <w:bookmarkStart w:id="5289" w:name="_Toc421047053"/>
        <w:bookmarkStart w:id="5290" w:name="_Toc477259133"/>
        <w:bookmarkStart w:id="5291" w:name="_Toc479633232"/>
        <w:bookmarkStart w:id="5292" w:name="_Toc481936388"/>
        <w:bookmarkEnd w:id="5265"/>
        <w:bookmarkEnd w:id="5266"/>
        <w:bookmarkEnd w:id="5267"/>
        <w:bookmarkEnd w:id="5268"/>
        <w:bookmarkEnd w:id="5269"/>
        <w:bookmarkEnd w:id="5270"/>
        <w:bookmarkEnd w:id="5271"/>
        <w:bookmarkEnd w:id="5272"/>
        <w:bookmarkEnd w:id="5273"/>
        <w:bookmarkEnd w:id="5274"/>
        <w:bookmarkEnd w:id="5275"/>
        <w:bookmarkEnd w:id="5276"/>
        <w:bookmarkEnd w:id="5277"/>
        <w:bookmarkEnd w:id="5278"/>
        <w:bookmarkEnd w:id="5279"/>
        <w:bookmarkEnd w:id="5280"/>
        <w:bookmarkEnd w:id="5281"/>
        <w:bookmarkEnd w:id="5282"/>
        <w:bookmarkEnd w:id="5283"/>
        <w:bookmarkEnd w:id="5284"/>
        <w:bookmarkEnd w:id="5285"/>
        <w:bookmarkEnd w:id="5286"/>
        <w:bookmarkEnd w:id="5287"/>
        <w:bookmarkEnd w:id="5288"/>
        <w:bookmarkEnd w:id="5289"/>
        <w:bookmarkEnd w:id="5290"/>
        <w:bookmarkEnd w:id="5291"/>
        <w:bookmarkEnd w:id="5292"/>
      </w:del>
    </w:p>
    <w:p w14:paraId="06E5A88E" w14:textId="77777777" w:rsidR="00397B2B" w:rsidRPr="00EC76D5" w:rsidDel="00692937" w:rsidRDefault="00397B2B" w:rsidP="00397B2B">
      <w:pPr>
        <w:pStyle w:val="Code"/>
        <w:rPr>
          <w:del w:id="5293" w:author="Stefan Bjornander" w:date="2015-04-25T11:10:00Z"/>
        </w:rPr>
      </w:pPr>
      <w:del w:id="5294" w:author="Stefan Bjornander" w:date="2015-04-25T11:10:00Z">
        <w:r w:rsidRPr="00EC76D5" w:rsidDel="00692937">
          <w:delText xml:space="preserve">      for (Symb symbol : m_symbolList) {</w:delText>
        </w:r>
        <w:bookmarkStart w:id="5295" w:name="_Toc417811956"/>
        <w:bookmarkStart w:id="5296" w:name="_Toc417853576"/>
        <w:bookmarkStart w:id="5297" w:name="_Toc418022254"/>
        <w:bookmarkStart w:id="5298" w:name="_Toc418191636"/>
        <w:bookmarkStart w:id="5299" w:name="_Toc418192105"/>
        <w:bookmarkStart w:id="5300" w:name="_Toc418263340"/>
        <w:bookmarkStart w:id="5301" w:name="_Toc418263807"/>
        <w:bookmarkStart w:id="5302" w:name="_Toc418356987"/>
        <w:bookmarkStart w:id="5303" w:name="_Toc418360350"/>
        <w:bookmarkStart w:id="5304" w:name="_Toc418435035"/>
        <w:bookmarkStart w:id="5305" w:name="_Toc419660202"/>
        <w:bookmarkStart w:id="5306" w:name="_Toc419660665"/>
        <w:bookmarkStart w:id="5307" w:name="_Toc420134134"/>
        <w:bookmarkStart w:id="5308" w:name="_Toc420134596"/>
        <w:bookmarkStart w:id="5309" w:name="_Toc420166354"/>
        <w:bookmarkStart w:id="5310" w:name="_Toc420167124"/>
        <w:bookmarkStart w:id="5311" w:name="_Toc420302281"/>
        <w:bookmarkStart w:id="5312" w:name="_Toc420302748"/>
        <w:bookmarkStart w:id="5313" w:name="_Toc420438582"/>
        <w:bookmarkStart w:id="5314" w:name="_Toc420796020"/>
        <w:bookmarkStart w:id="5315" w:name="_Toc420874288"/>
        <w:bookmarkStart w:id="5316" w:name="_Toc420874753"/>
        <w:bookmarkStart w:id="5317" w:name="_Toc420874495"/>
        <w:bookmarkStart w:id="5318" w:name="_Toc421046583"/>
        <w:bookmarkStart w:id="5319" w:name="_Toc421047054"/>
        <w:bookmarkStart w:id="5320" w:name="_Toc477259134"/>
        <w:bookmarkStart w:id="5321" w:name="_Toc479633233"/>
        <w:bookmarkStart w:id="5322" w:name="_Toc481936389"/>
        <w:bookmarkEnd w:id="5295"/>
        <w:bookmarkEnd w:id="5296"/>
        <w:bookmarkEnd w:id="5297"/>
        <w:bookmarkEnd w:id="5298"/>
        <w:bookmarkEnd w:id="5299"/>
        <w:bookmarkEnd w:id="5300"/>
        <w:bookmarkEnd w:id="5301"/>
        <w:bookmarkEnd w:id="5302"/>
        <w:bookmarkEnd w:id="5303"/>
        <w:bookmarkEnd w:id="5304"/>
        <w:bookmarkEnd w:id="5305"/>
        <w:bookmarkEnd w:id="5306"/>
        <w:bookmarkEnd w:id="5307"/>
        <w:bookmarkEnd w:id="5308"/>
        <w:bookmarkEnd w:id="5309"/>
        <w:bookmarkEnd w:id="5310"/>
        <w:bookmarkEnd w:id="5311"/>
        <w:bookmarkEnd w:id="5312"/>
        <w:bookmarkEnd w:id="5313"/>
        <w:bookmarkEnd w:id="5314"/>
        <w:bookmarkEnd w:id="5315"/>
        <w:bookmarkEnd w:id="5316"/>
        <w:bookmarkEnd w:id="5317"/>
        <w:bookmarkEnd w:id="5318"/>
        <w:bookmarkEnd w:id="5319"/>
        <w:bookmarkEnd w:id="5320"/>
        <w:bookmarkEnd w:id="5321"/>
        <w:bookmarkEnd w:id="5322"/>
      </w:del>
    </w:p>
    <w:p w14:paraId="338011E6" w14:textId="77777777" w:rsidR="00397B2B" w:rsidRPr="00EC76D5" w:rsidDel="00692937" w:rsidRDefault="00397B2B" w:rsidP="00397B2B">
      <w:pPr>
        <w:pStyle w:val="Code"/>
        <w:rPr>
          <w:del w:id="5323" w:author="Stefan Bjornander" w:date="2015-04-25T11:10:00Z"/>
        </w:rPr>
      </w:pPr>
      <w:del w:id="5324" w:author="Stefan Bjornander" w:date="2015-04-25T11:10:00Z">
        <w:r w:rsidRPr="00EC76D5" w:rsidDel="00692937">
          <w:delText xml:space="preserve">        if (symbol.name().equals(name)) {</w:delText>
        </w:r>
        <w:bookmarkStart w:id="5325" w:name="_Toc417811957"/>
        <w:bookmarkStart w:id="5326" w:name="_Toc417853577"/>
        <w:bookmarkStart w:id="5327" w:name="_Toc418022255"/>
        <w:bookmarkStart w:id="5328" w:name="_Toc418191637"/>
        <w:bookmarkStart w:id="5329" w:name="_Toc418192106"/>
        <w:bookmarkStart w:id="5330" w:name="_Toc418263341"/>
        <w:bookmarkStart w:id="5331" w:name="_Toc418263808"/>
        <w:bookmarkStart w:id="5332" w:name="_Toc418356988"/>
        <w:bookmarkStart w:id="5333" w:name="_Toc418360351"/>
        <w:bookmarkStart w:id="5334" w:name="_Toc418435036"/>
        <w:bookmarkStart w:id="5335" w:name="_Toc419660203"/>
        <w:bookmarkStart w:id="5336" w:name="_Toc419660666"/>
        <w:bookmarkStart w:id="5337" w:name="_Toc420134135"/>
        <w:bookmarkStart w:id="5338" w:name="_Toc420134597"/>
        <w:bookmarkStart w:id="5339" w:name="_Toc420166355"/>
        <w:bookmarkStart w:id="5340" w:name="_Toc420167125"/>
        <w:bookmarkStart w:id="5341" w:name="_Toc420302282"/>
        <w:bookmarkStart w:id="5342" w:name="_Toc420302749"/>
        <w:bookmarkStart w:id="5343" w:name="_Toc420438583"/>
        <w:bookmarkStart w:id="5344" w:name="_Toc420796021"/>
        <w:bookmarkStart w:id="5345" w:name="_Toc420874289"/>
        <w:bookmarkStart w:id="5346" w:name="_Toc420874754"/>
        <w:bookmarkStart w:id="5347" w:name="_Toc420874496"/>
        <w:bookmarkStart w:id="5348" w:name="_Toc421046584"/>
        <w:bookmarkStart w:id="5349" w:name="_Toc421047055"/>
        <w:bookmarkStart w:id="5350" w:name="_Toc477259135"/>
        <w:bookmarkStart w:id="5351" w:name="_Toc479633234"/>
        <w:bookmarkStart w:id="5352" w:name="_Toc481936390"/>
        <w:bookmarkEnd w:id="5325"/>
        <w:bookmarkEnd w:id="5326"/>
        <w:bookmarkEnd w:id="5327"/>
        <w:bookmarkEnd w:id="5328"/>
        <w:bookmarkEnd w:id="5329"/>
        <w:bookmarkEnd w:id="5330"/>
        <w:bookmarkEnd w:id="5331"/>
        <w:bookmarkEnd w:id="5332"/>
        <w:bookmarkEnd w:id="5333"/>
        <w:bookmarkEnd w:id="5334"/>
        <w:bookmarkEnd w:id="5335"/>
        <w:bookmarkEnd w:id="5336"/>
        <w:bookmarkEnd w:id="5337"/>
        <w:bookmarkEnd w:id="5338"/>
        <w:bookmarkEnd w:id="5339"/>
        <w:bookmarkEnd w:id="5340"/>
        <w:bookmarkEnd w:id="5341"/>
        <w:bookmarkEnd w:id="5342"/>
        <w:bookmarkEnd w:id="5343"/>
        <w:bookmarkEnd w:id="5344"/>
        <w:bookmarkEnd w:id="5345"/>
        <w:bookmarkEnd w:id="5346"/>
        <w:bookmarkEnd w:id="5347"/>
        <w:bookmarkEnd w:id="5348"/>
        <w:bookmarkEnd w:id="5349"/>
        <w:bookmarkEnd w:id="5350"/>
        <w:bookmarkEnd w:id="5351"/>
        <w:bookmarkEnd w:id="5352"/>
      </w:del>
    </w:p>
    <w:p w14:paraId="533B74E1" w14:textId="77777777" w:rsidR="00397B2B" w:rsidRPr="00EC76D5" w:rsidDel="00692937" w:rsidRDefault="00397B2B" w:rsidP="00397B2B">
      <w:pPr>
        <w:pStyle w:val="Code"/>
        <w:rPr>
          <w:del w:id="5353" w:author="Stefan Bjornander" w:date="2015-04-25T11:10:00Z"/>
        </w:rPr>
      </w:pPr>
      <w:del w:id="5354" w:author="Stefan Bjornander" w:date="2015-04-25T11:10:00Z">
        <w:r w:rsidRPr="00EC76D5" w:rsidDel="00692937">
          <w:delText xml:space="preserve">          return symbol;</w:delText>
        </w:r>
        <w:bookmarkStart w:id="5355" w:name="_Toc417811958"/>
        <w:bookmarkStart w:id="5356" w:name="_Toc417853578"/>
        <w:bookmarkStart w:id="5357" w:name="_Toc418022256"/>
        <w:bookmarkStart w:id="5358" w:name="_Toc418191638"/>
        <w:bookmarkStart w:id="5359" w:name="_Toc418192107"/>
        <w:bookmarkStart w:id="5360" w:name="_Toc418263342"/>
        <w:bookmarkStart w:id="5361" w:name="_Toc418263809"/>
        <w:bookmarkStart w:id="5362" w:name="_Toc418356989"/>
        <w:bookmarkStart w:id="5363" w:name="_Toc418360352"/>
        <w:bookmarkStart w:id="5364" w:name="_Toc418435037"/>
        <w:bookmarkStart w:id="5365" w:name="_Toc419660204"/>
        <w:bookmarkStart w:id="5366" w:name="_Toc419660667"/>
        <w:bookmarkStart w:id="5367" w:name="_Toc420134136"/>
        <w:bookmarkStart w:id="5368" w:name="_Toc420134598"/>
        <w:bookmarkStart w:id="5369" w:name="_Toc420166356"/>
        <w:bookmarkStart w:id="5370" w:name="_Toc420167126"/>
        <w:bookmarkStart w:id="5371" w:name="_Toc420302283"/>
        <w:bookmarkStart w:id="5372" w:name="_Toc420302750"/>
        <w:bookmarkStart w:id="5373" w:name="_Toc420438584"/>
        <w:bookmarkStart w:id="5374" w:name="_Toc420796022"/>
        <w:bookmarkStart w:id="5375" w:name="_Toc420874290"/>
        <w:bookmarkStart w:id="5376" w:name="_Toc420874755"/>
        <w:bookmarkStart w:id="5377" w:name="_Toc420874497"/>
        <w:bookmarkStart w:id="5378" w:name="_Toc421046585"/>
        <w:bookmarkStart w:id="5379" w:name="_Toc421047056"/>
        <w:bookmarkStart w:id="5380" w:name="_Toc477259136"/>
        <w:bookmarkStart w:id="5381" w:name="_Toc479633235"/>
        <w:bookmarkStart w:id="5382" w:name="_Toc481936391"/>
        <w:bookmarkEnd w:id="5355"/>
        <w:bookmarkEnd w:id="5356"/>
        <w:bookmarkEnd w:id="5357"/>
        <w:bookmarkEnd w:id="5358"/>
        <w:bookmarkEnd w:id="5359"/>
        <w:bookmarkEnd w:id="5360"/>
        <w:bookmarkEnd w:id="5361"/>
        <w:bookmarkEnd w:id="5362"/>
        <w:bookmarkEnd w:id="5363"/>
        <w:bookmarkEnd w:id="5364"/>
        <w:bookmarkEnd w:id="5365"/>
        <w:bookmarkEnd w:id="5366"/>
        <w:bookmarkEnd w:id="5367"/>
        <w:bookmarkEnd w:id="5368"/>
        <w:bookmarkEnd w:id="5369"/>
        <w:bookmarkEnd w:id="5370"/>
        <w:bookmarkEnd w:id="5371"/>
        <w:bookmarkEnd w:id="5372"/>
        <w:bookmarkEnd w:id="5373"/>
        <w:bookmarkEnd w:id="5374"/>
        <w:bookmarkEnd w:id="5375"/>
        <w:bookmarkEnd w:id="5376"/>
        <w:bookmarkEnd w:id="5377"/>
        <w:bookmarkEnd w:id="5378"/>
        <w:bookmarkEnd w:id="5379"/>
        <w:bookmarkEnd w:id="5380"/>
        <w:bookmarkEnd w:id="5381"/>
        <w:bookmarkEnd w:id="5382"/>
      </w:del>
    </w:p>
    <w:p w14:paraId="2AFFAACA" w14:textId="77777777" w:rsidR="00397B2B" w:rsidRPr="00EC76D5" w:rsidDel="00692937" w:rsidRDefault="00397B2B" w:rsidP="00397B2B">
      <w:pPr>
        <w:pStyle w:val="Code"/>
        <w:rPr>
          <w:del w:id="5383" w:author="Stefan Bjornander" w:date="2015-04-25T11:10:00Z"/>
        </w:rPr>
      </w:pPr>
      <w:del w:id="5384" w:author="Stefan Bjornander" w:date="2015-04-25T11:10:00Z">
        <w:r w:rsidRPr="00EC76D5" w:rsidDel="00692937">
          <w:delText xml:space="preserve">        }</w:delText>
        </w:r>
        <w:bookmarkStart w:id="5385" w:name="_Toc417811959"/>
        <w:bookmarkStart w:id="5386" w:name="_Toc417853579"/>
        <w:bookmarkStart w:id="5387" w:name="_Toc418022257"/>
        <w:bookmarkStart w:id="5388" w:name="_Toc418191639"/>
        <w:bookmarkStart w:id="5389" w:name="_Toc418192108"/>
        <w:bookmarkStart w:id="5390" w:name="_Toc418263343"/>
        <w:bookmarkStart w:id="5391" w:name="_Toc418263810"/>
        <w:bookmarkStart w:id="5392" w:name="_Toc418356990"/>
        <w:bookmarkStart w:id="5393" w:name="_Toc418360353"/>
        <w:bookmarkStart w:id="5394" w:name="_Toc418435038"/>
        <w:bookmarkStart w:id="5395" w:name="_Toc419660205"/>
        <w:bookmarkStart w:id="5396" w:name="_Toc419660668"/>
        <w:bookmarkStart w:id="5397" w:name="_Toc420134137"/>
        <w:bookmarkStart w:id="5398" w:name="_Toc420134599"/>
        <w:bookmarkStart w:id="5399" w:name="_Toc420166357"/>
        <w:bookmarkStart w:id="5400" w:name="_Toc420167127"/>
        <w:bookmarkStart w:id="5401" w:name="_Toc420302284"/>
        <w:bookmarkStart w:id="5402" w:name="_Toc420302751"/>
        <w:bookmarkStart w:id="5403" w:name="_Toc420438585"/>
        <w:bookmarkStart w:id="5404" w:name="_Toc420796023"/>
        <w:bookmarkStart w:id="5405" w:name="_Toc420874291"/>
        <w:bookmarkStart w:id="5406" w:name="_Toc420874756"/>
        <w:bookmarkStart w:id="5407" w:name="_Toc420874498"/>
        <w:bookmarkStart w:id="5408" w:name="_Toc421046586"/>
        <w:bookmarkStart w:id="5409" w:name="_Toc421047057"/>
        <w:bookmarkStart w:id="5410" w:name="_Toc477259137"/>
        <w:bookmarkStart w:id="5411" w:name="_Toc479633236"/>
        <w:bookmarkStart w:id="5412" w:name="_Toc481936392"/>
        <w:bookmarkEnd w:id="5385"/>
        <w:bookmarkEnd w:id="5386"/>
        <w:bookmarkEnd w:id="5387"/>
        <w:bookmarkEnd w:id="5388"/>
        <w:bookmarkEnd w:id="5389"/>
        <w:bookmarkEnd w:id="5390"/>
        <w:bookmarkEnd w:id="5391"/>
        <w:bookmarkEnd w:id="5392"/>
        <w:bookmarkEnd w:id="5393"/>
        <w:bookmarkEnd w:id="5394"/>
        <w:bookmarkEnd w:id="5395"/>
        <w:bookmarkEnd w:id="5396"/>
        <w:bookmarkEnd w:id="5397"/>
        <w:bookmarkEnd w:id="5398"/>
        <w:bookmarkEnd w:id="5399"/>
        <w:bookmarkEnd w:id="5400"/>
        <w:bookmarkEnd w:id="5401"/>
        <w:bookmarkEnd w:id="5402"/>
        <w:bookmarkEnd w:id="5403"/>
        <w:bookmarkEnd w:id="5404"/>
        <w:bookmarkEnd w:id="5405"/>
        <w:bookmarkEnd w:id="5406"/>
        <w:bookmarkEnd w:id="5407"/>
        <w:bookmarkEnd w:id="5408"/>
        <w:bookmarkEnd w:id="5409"/>
        <w:bookmarkEnd w:id="5410"/>
        <w:bookmarkEnd w:id="5411"/>
        <w:bookmarkEnd w:id="5412"/>
      </w:del>
    </w:p>
    <w:p w14:paraId="2D47D310" w14:textId="77777777" w:rsidR="00397B2B" w:rsidRPr="00EC76D5" w:rsidDel="00692937" w:rsidRDefault="00397B2B" w:rsidP="00397B2B">
      <w:pPr>
        <w:pStyle w:val="Code"/>
        <w:rPr>
          <w:del w:id="5413" w:author="Stefan Bjornander" w:date="2015-04-25T11:10:00Z"/>
        </w:rPr>
      </w:pPr>
      <w:del w:id="5414" w:author="Stefan Bjornander" w:date="2015-04-25T11:10:00Z">
        <w:r w:rsidRPr="00EC76D5" w:rsidDel="00692937">
          <w:delText xml:space="preserve">      }</w:delText>
        </w:r>
        <w:bookmarkStart w:id="5415" w:name="_Toc417811960"/>
        <w:bookmarkStart w:id="5416" w:name="_Toc417853580"/>
        <w:bookmarkStart w:id="5417" w:name="_Toc418022258"/>
        <w:bookmarkStart w:id="5418" w:name="_Toc418191640"/>
        <w:bookmarkStart w:id="5419" w:name="_Toc418192109"/>
        <w:bookmarkStart w:id="5420" w:name="_Toc418263344"/>
        <w:bookmarkStart w:id="5421" w:name="_Toc418263811"/>
        <w:bookmarkStart w:id="5422" w:name="_Toc418356991"/>
        <w:bookmarkStart w:id="5423" w:name="_Toc418360354"/>
        <w:bookmarkStart w:id="5424" w:name="_Toc418435039"/>
        <w:bookmarkStart w:id="5425" w:name="_Toc419660206"/>
        <w:bookmarkStart w:id="5426" w:name="_Toc419660669"/>
        <w:bookmarkStart w:id="5427" w:name="_Toc420134138"/>
        <w:bookmarkStart w:id="5428" w:name="_Toc420134600"/>
        <w:bookmarkStart w:id="5429" w:name="_Toc420166358"/>
        <w:bookmarkStart w:id="5430" w:name="_Toc420167128"/>
        <w:bookmarkStart w:id="5431" w:name="_Toc420302285"/>
        <w:bookmarkStart w:id="5432" w:name="_Toc420302752"/>
        <w:bookmarkStart w:id="5433" w:name="_Toc420438586"/>
        <w:bookmarkStart w:id="5434" w:name="_Toc420796024"/>
        <w:bookmarkStart w:id="5435" w:name="_Toc420874292"/>
        <w:bookmarkStart w:id="5436" w:name="_Toc420874757"/>
        <w:bookmarkStart w:id="5437" w:name="_Toc420874499"/>
        <w:bookmarkStart w:id="5438" w:name="_Toc421046587"/>
        <w:bookmarkStart w:id="5439" w:name="_Toc421047058"/>
        <w:bookmarkStart w:id="5440" w:name="_Toc477259138"/>
        <w:bookmarkStart w:id="5441" w:name="_Toc479633237"/>
        <w:bookmarkStart w:id="5442" w:name="_Toc481936393"/>
        <w:bookmarkEnd w:id="5415"/>
        <w:bookmarkEnd w:id="5416"/>
        <w:bookmarkEnd w:id="5417"/>
        <w:bookmarkEnd w:id="5418"/>
        <w:bookmarkEnd w:id="5419"/>
        <w:bookmarkEnd w:id="5420"/>
        <w:bookmarkEnd w:id="5421"/>
        <w:bookmarkEnd w:id="5422"/>
        <w:bookmarkEnd w:id="5423"/>
        <w:bookmarkEnd w:id="5424"/>
        <w:bookmarkEnd w:id="5425"/>
        <w:bookmarkEnd w:id="5426"/>
        <w:bookmarkEnd w:id="5427"/>
        <w:bookmarkEnd w:id="5428"/>
        <w:bookmarkEnd w:id="5429"/>
        <w:bookmarkEnd w:id="5430"/>
        <w:bookmarkEnd w:id="5431"/>
        <w:bookmarkEnd w:id="5432"/>
        <w:bookmarkEnd w:id="5433"/>
        <w:bookmarkEnd w:id="5434"/>
        <w:bookmarkEnd w:id="5435"/>
        <w:bookmarkEnd w:id="5436"/>
        <w:bookmarkEnd w:id="5437"/>
        <w:bookmarkEnd w:id="5438"/>
        <w:bookmarkEnd w:id="5439"/>
        <w:bookmarkEnd w:id="5440"/>
        <w:bookmarkEnd w:id="5441"/>
        <w:bookmarkEnd w:id="5442"/>
      </w:del>
    </w:p>
    <w:p w14:paraId="3778D1D3" w14:textId="77777777" w:rsidR="00397B2B" w:rsidRPr="00EC76D5" w:rsidDel="00692937" w:rsidRDefault="00397B2B" w:rsidP="00397B2B">
      <w:pPr>
        <w:pStyle w:val="Code"/>
        <w:rPr>
          <w:del w:id="5443" w:author="Stefan Bjornander" w:date="2015-04-25T11:10:00Z"/>
        </w:rPr>
      </w:pPr>
      <w:del w:id="5444" w:author="Stefan Bjornander" w:date="2015-04-25T11:10:00Z">
        <w:r w:rsidRPr="00EC76D5" w:rsidDel="00692937">
          <w:delText xml:space="preserve">    }</w:delText>
        </w:r>
        <w:bookmarkStart w:id="5445" w:name="_Toc417811961"/>
        <w:bookmarkStart w:id="5446" w:name="_Toc417853581"/>
        <w:bookmarkStart w:id="5447" w:name="_Toc418022259"/>
        <w:bookmarkStart w:id="5448" w:name="_Toc418191641"/>
        <w:bookmarkStart w:id="5449" w:name="_Toc418192110"/>
        <w:bookmarkStart w:id="5450" w:name="_Toc418263345"/>
        <w:bookmarkStart w:id="5451" w:name="_Toc418263812"/>
        <w:bookmarkStart w:id="5452" w:name="_Toc418356992"/>
        <w:bookmarkStart w:id="5453" w:name="_Toc418360355"/>
        <w:bookmarkStart w:id="5454" w:name="_Toc418435040"/>
        <w:bookmarkStart w:id="5455" w:name="_Toc419660207"/>
        <w:bookmarkStart w:id="5456" w:name="_Toc419660670"/>
        <w:bookmarkStart w:id="5457" w:name="_Toc420134139"/>
        <w:bookmarkStart w:id="5458" w:name="_Toc420134601"/>
        <w:bookmarkStart w:id="5459" w:name="_Toc420166359"/>
        <w:bookmarkStart w:id="5460" w:name="_Toc420167129"/>
        <w:bookmarkStart w:id="5461" w:name="_Toc420302286"/>
        <w:bookmarkStart w:id="5462" w:name="_Toc420302753"/>
        <w:bookmarkStart w:id="5463" w:name="_Toc420438587"/>
        <w:bookmarkStart w:id="5464" w:name="_Toc420796025"/>
        <w:bookmarkStart w:id="5465" w:name="_Toc420874293"/>
        <w:bookmarkStart w:id="5466" w:name="_Toc420874758"/>
        <w:bookmarkStart w:id="5467" w:name="_Toc420874500"/>
        <w:bookmarkStart w:id="5468" w:name="_Toc421046588"/>
        <w:bookmarkStart w:id="5469" w:name="_Toc421047059"/>
        <w:bookmarkStart w:id="5470" w:name="_Toc477259139"/>
        <w:bookmarkStart w:id="5471" w:name="_Toc479633238"/>
        <w:bookmarkStart w:id="5472" w:name="_Toc481936394"/>
        <w:bookmarkEnd w:id="5445"/>
        <w:bookmarkEnd w:id="5446"/>
        <w:bookmarkEnd w:id="5447"/>
        <w:bookmarkEnd w:id="5448"/>
        <w:bookmarkEnd w:id="5449"/>
        <w:bookmarkEnd w:id="5450"/>
        <w:bookmarkEnd w:id="5451"/>
        <w:bookmarkEnd w:id="5452"/>
        <w:bookmarkEnd w:id="5453"/>
        <w:bookmarkEnd w:id="5454"/>
        <w:bookmarkEnd w:id="5455"/>
        <w:bookmarkEnd w:id="5456"/>
        <w:bookmarkEnd w:id="5457"/>
        <w:bookmarkEnd w:id="5458"/>
        <w:bookmarkEnd w:id="5459"/>
        <w:bookmarkEnd w:id="5460"/>
        <w:bookmarkEnd w:id="5461"/>
        <w:bookmarkEnd w:id="5462"/>
        <w:bookmarkEnd w:id="5463"/>
        <w:bookmarkEnd w:id="5464"/>
        <w:bookmarkEnd w:id="5465"/>
        <w:bookmarkEnd w:id="5466"/>
        <w:bookmarkEnd w:id="5467"/>
        <w:bookmarkEnd w:id="5468"/>
        <w:bookmarkEnd w:id="5469"/>
        <w:bookmarkEnd w:id="5470"/>
        <w:bookmarkEnd w:id="5471"/>
        <w:bookmarkEnd w:id="5472"/>
      </w:del>
    </w:p>
    <w:p w14:paraId="31164A4B" w14:textId="77777777" w:rsidR="00397B2B" w:rsidRPr="00EC76D5" w:rsidDel="00692937" w:rsidRDefault="00397B2B" w:rsidP="00397B2B">
      <w:pPr>
        <w:pStyle w:val="Code"/>
        <w:rPr>
          <w:del w:id="5473" w:author="Stefan Bjornander" w:date="2015-04-25T11:10:00Z"/>
        </w:rPr>
      </w:pPr>
      <w:bookmarkStart w:id="5474" w:name="_Toc417811962"/>
      <w:bookmarkStart w:id="5475" w:name="_Toc417853582"/>
      <w:bookmarkStart w:id="5476" w:name="_Toc418022260"/>
      <w:bookmarkStart w:id="5477" w:name="_Toc418191642"/>
      <w:bookmarkStart w:id="5478" w:name="_Toc418192111"/>
      <w:bookmarkStart w:id="5479" w:name="_Toc418263346"/>
      <w:bookmarkStart w:id="5480" w:name="_Toc418263813"/>
      <w:bookmarkStart w:id="5481" w:name="_Toc418356993"/>
      <w:bookmarkStart w:id="5482" w:name="_Toc418360356"/>
      <w:bookmarkStart w:id="5483" w:name="_Toc418435041"/>
      <w:bookmarkStart w:id="5484" w:name="_Toc419660208"/>
      <w:bookmarkStart w:id="5485" w:name="_Toc419660671"/>
      <w:bookmarkStart w:id="5486" w:name="_Toc420134140"/>
      <w:bookmarkStart w:id="5487" w:name="_Toc420134602"/>
      <w:bookmarkStart w:id="5488" w:name="_Toc420166360"/>
      <w:bookmarkStart w:id="5489" w:name="_Toc420167130"/>
      <w:bookmarkStart w:id="5490" w:name="_Toc420302287"/>
      <w:bookmarkStart w:id="5491" w:name="_Toc420302754"/>
      <w:bookmarkStart w:id="5492" w:name="_Toc420438588"/>
      <w:bookmarkStart w:id="5493" w:name="_Toc420796026"/>
      <w:bookmarkStart w:id="5494" w:name="_Toc420874294"/>
      <w:bookmarkStart w:id="5495" w:name="_Toc420874759"/>
      <w:bookmarkStart w:id="5496" w:name="_Toc420874501"/>
      <w:bookmarkStart w:id="5497" w:name="_Toc421046589"/>
      <w:bookmarkStart w:id="5498" w:name="_Toc421047060"/>
      <w:bookmarkStart w:id="5499" w:name="_Toc477259140"/>
      <w:bookmarkStart w:id="5500" w:name="_Toc479633239"/>
      <w:bookmarkStart w:id="5501" w:name="_Toc481936395"/>
      <w:bookmarkEnd w:id="5474"/>
      <w:bookmarkEnd w:id="5475"/>
      <w:bookmarkEnd w:id="5476"/>
      <w:bookmarkEnd w:id="5477"/>
      <w:bookmarkEnd w:id="5478"/>
      <w:bookmarkEnd w:id="5479"/>
      <w:bookmarkEnd w:id="5480"/>
      <w:bookmarkEnd w:id="5481"/>
      <w:bookmarkEnd w:id="5482"/>
      <w:bookmarkEnd w:id="5483"/>
      <w:bookmarkEnd w:id="5484"/>
      <w:bookmarkEnd w:id="5485"/>
      <w:bookmarkEnd w:id="5486"/>
      <w:bookmarkEnd w:id="5487"/>
      <w:bookmarkEnd w:id="5488"/>
      <w:bookmarkEnd w:id="5489"/>
      <w:bookmarkEnd w:id="5490"/>
      <w:bookmarkEnd w:id="5491"/>
      <w:bookmarkEnd w:id="5492"/>
      <w:bookmarkEnd w:id="5493"/>
      <w:bookmarkEnd w:id="5494"/>
      <w:bookmarkEnd w:id="5495"/>
      <w:bookmarkEnd w:id="5496"/>
      <w:bookmarkEnd w:id="5497"/>
      <w:bookmarkEnd w:id="5498"/>
      <w:bookmarkEnd w:id="5499"/>
      <w:bookmarkEnd w:id="5500"/>
      <w:bookmarkEnd w:id="5501"/>
    </w:p>
    <w:p w14:paraId="3F2CF364" w14:textId="77777777" w:rsidR="00397B2B" w:rsidRPr="00EC76D5" w:rsidDel="00692937" w:rsidRDefault="00397B2B" w:rsidP="00397B2B">
      <w:pPr>
        <w:pStyle w:val="Code"/>
        <w:rPr>
          <w:del w:id="5502" w:author="Stefan Bjornander" w:date="2015-04-25T11:10:00Z"/>
        </w:rPr>
      </w:pPr>
      <w:del w:id="5503" w:author="Stefan Bjornander" w:date="2015-04-25T11:10:00Z">
        <w:r w:rsidRPr="00EC76D5" w:rsidDel="00692937">
          <w:delText xml:space="preserve">    return null;</w:delText>
        </w:r>
        <w:bookmarkStart w:id="5504" w:name="_Toc417811963"/>
        <w:bookmarkStart w:id="5505" w:name="_Toc417853583"/>
        <w:bookmarkStart w:id="5506" w:name="_Toc418022261"/>
        <w:bookmarkStart w:id="5507" w:name="_Toc418191643"/>
        <w:bookmarkStart w:id="5508" w:name="_Toc418192112"/>
        <w:bookmarkStart w:id="5509" w:name="_Toc418263347"/>
        <w:bookmarkStart w:id="5510" w:name="_Toc418263814"/>
        <w:bookmarkStart w:id="5511" w:name="_Toc418356994"/>
        <w:bookmarkStart w:id="5512" w:name="_Toc418360357"/>
        <w:bookmarkStart w:id="5513" w:name="_Toc418435042"/>
        <w:bookmarkStart w:id="5514" w:name="_Toc419660209"/>
        <w:bookmarkStart w:id="5515" w:name="_Toc419660672"/>
        <w:bookmarkStart w:id="5516" w:name="_Toc420134141"/>
        <w:bookmarkStart w:id="5517" w:name="_Toc420134603"/>
        <w:bookmarkStart w:id="5518" w:name="_Toc420166361"/>
        <w:bookmarkStart w:id="5519" w:name="_Toc420167131"/>
        <w:bookmarkStart w:id="5520" w:name="_Toc420302288"/>
        <w:bookmarkStart w:id="5521" w:name="_Toc420302755"/>
        <w:bookmarkStart w:id="5522" w:name="_Toc420438589"/>
        <w:bookmarkStart w:id="5523" w:name="_Toc420796027"/>
        <w:bookmarkStart w:id="5524" w:name="_Toc420874295"/>
        <w:bookmarkStart w:id="5525" w:name="_Toc420874760"/>
        <w:bookmarkStart w:id="5526" w:name="_Toc420874502"/>
        <w:bookmarkStart w:id="5527" w:name="_Toc421046590"/>
        <w:bookmarkStart w:id="5528" w:name="_Toc421047061"/>
        <w:bookmarkStart w:id="5529" w:name="_Toc477259141"/>
        <w:bookmarkStart w:id="5530" w:name="_Toc479633240"/>
        <w:bookmarkStart w:id="5531" w:name="_Toc481936396"/>
        <w:bookmarkEnd w:id="5504"/>
        <w:bookmarkEnd w:id="5505"/>
        <w:bookmarkEnd w:id="5506"/>
        <w:bookmarkEnd w:id="5507"/>
        <w:bookmarkEnd w:id="5508"/>
        <w:bookmarkEnd w:id="5509"/>
        <w:bookmarkEnd w:id="5510"/>
        <w:bookmarkEnd w:id="5511"/>
        <w:bookmarkEnd w:id="5512"/>
        <w:bookmarkEnd w:id="5513"/>
        <w:bookmarkEnd w:id="5514"/>
        <w:bookmarkEnd w:id="5515"/>
        <w:bookmarkEnd w:id="5516"/>
        <w:bookmarkEnd w:id="5517"/>
        <w:bookmarkEnd w:id="5518"/>
        <w:bookmarkEnd w:id="5519"/>
        <w:bookmarkEnd w:id="5520"/>
        <w:bookmarkEnd w:id="5521"/>
        <w:bookmarkEnd w:id="5522"/>
        <w:bookmarkEnd w:id="5523"/>
        <w:bookmarkEnd w:id="5524"/>
        <w:bookmarkEnd w:id="5525"/>
        <w:bookmarkEnd w:id="5526"/>
        <w:bookmarkEnd w:id="5527"/>
        <w:bookmarkEnd w:id="5528"/>
        <w:bookmarkEnd w:id="5529"/>
        <w:bookmarkEnd w:id="5530"/>
        <w:bookmarkEnd w:id="5531"/>
      </w:del>
    </w:p>
    <w:p w14:paraId="3A821C7E" w14:textId="77777777" w:rsidR="00237DC3" w:rsidRPr="00EC76D5" w:rsidDel="00692937" w:rsidRDefault="00397B2B" w:rsidP="00397B2B">
      <w:pPr>
        <w:pStyle w:val="Code"/>
        <w:rPr>
          <w:del w:id="5532" w:author="Stefan Bjornander" w:date="2015-04-25T11:10:00Z"/>
        </w:rPr>
      </w:pPr>
      <w:del w:id="5533" w:author="Stefan Bjornander" w:date="2015-04-25T11:10:00Z">
        <w:r w:rsidRPr="00EC76D5" w:rsidDel="00692937">
          <w:delText xml:space="preserve">  }</w:delText>
        </w:r>
        <w:bookmarkStart w:id="5534" w:name="_Toc417811964"/>
        <w:bookmarkStart w:id="5535" w:name="_Toc417853584"/>
        <w:bookmarkStart w:id="5536" w:name="_Toc418022262"/>
        <w:bookmarkStart w:id="5537" w:name="_Toc418191644"/>
        <w:bookmarkStart w:id="5538" w:name="_Toc418192113"/>
        <w:bookmarkStart w:id="5539" w:name="_Toc418263348"/>
        <w:bookmarkStart w:id="5540" w:name="_Toc418263815"/>
        <w:bookmarkStart w:id="5541" w:name="_Toc418356995"/>
        <w:bookmarkStart w:id="5542" w:name="_Toc418360358"/>
        <w:bookmarkStart w:id="5543" w:name="_Toc418435043"/>
        <w:bookmarkStart w:id="5544" w:name="_Toc419660210"/>
        <w:bookmarkStart w:id="5545" w:name="_Toc419660673"/>
        <w:bookmarkStart w:id="5546" w:name="_Toc420134142"/>
        <w:bookmarkStart w:id="5547" w:name="_Toc420134604"/>
        <w:bookmarkStart w:id="5548" w:name="_Toc420166362"/>
        <w:bookmarkStart w:id="5549" w:name="_Toc420167132"/>
        <w:bookmarkStart w:id="5550" w:name="_Toc420302289"/>
        <w:bookmarkStart w:id="5551" w:name="_Toc420302756"/>
        <w:bookmarkStart w:id="5552" w:name="_Toc420438590"/>
        <w:bookmarkStart w:id="5553" w:name="_Toc420796028"/>
        <w:bookmarkStart w:id="5554" w:name="_Toc420874296"/>
        <w:bookmarkStart w:id="5555" w:name="_Toc420874761"/>
        <w:bookmarkStart w:id="5556" w:name="_Toc420874503"/>
        <w:bookmarkStart w:id="5557" w:name="_Toc421046591"/>
        <w:bookmarkStart w:id="5558" w:name="_Toc421047062"/>
        <w:bookmarkStart w:id="5559" w:name="_Toc477259142"/>
        <w:bookmarkStart w:id="5560" w:name="_Toc479633241"/>
        <w:bookmarkStart w:id="5561" w:name="_Toc481936397"/>
        <w:bookmarkEnd w:id="5534"/>
        <w:bookmarkEnd w:id="5535"/>
        <w:bookmarkEnd w:id="5536"/>
        <w:bookmarkEnd w:id="5537"/>
        <w:bookmarkEnd w:id="5538"/>
        <w:bookmarkEnd w:id="5539"/>
        <w:bookmarkEnd w:id="5540"/>
        <w:bookmarkEnd w:id="5541"/>
        <w:bookmarkEnd w:id="5542"/>
        <w:bookmarkEnd w:id="5543"/>
        <w:bookmarkEnd w:id="5544"/>
        <w:bookmarkEnd w:id="5545"/>
        <w:bookmarkEnd w:id="5546"/>
        <w:bookmarkEnd w:id="5547"/>
        <w:bookmarkEnd w:id="5548"/>
        <w:bookmarkEnd w:id="5549"/>
        <w:bookmarkEnd w:id="5550"/>
        <w:bookmarkEnd w:id="5551"/>
        <w:bookmarkEnd w:id="5552"/>
        <w:bookmarkEnd w:id="5553"/>
        <w:bookmarkEnd w:id="5554"/>
        <w:bookmarkEnd w:id="5555"/>
        <w:bookmarkEnd w:id="5556"/>
        <w:bookmarkEnd w:id="5557"/>
        <w:bookmarkEnd w:id="5558"/>
        <w:bookmarkEnd w:id="5559"/>
        <w:bookmarkEnd w:id="5560"/>
        <w:bookmarkEnd w:id="5561"/>
      </w:del>
    </w:p>
    <w:p w14:paraId="2C8BED75" w14:textId="408CB728" w:rsidR="00237DC3" w:rsidRPr="00EC76D5" w:rsidRDefault="00B52190" w:rsidP="006A31DF">
      <w:pPr>
        <w:pStyle w:val="Rubrik3"/>
        <w:rPr>
          <w:ins w:id="5562" w:author="Stefan Bjornander" w:date="2015-04-25T11:10:00Z"/>
        </w:rPr>
      </w:pPr>
      <w:bookmarkStart w:id="5563" w:name="_Toc481936398"/>
      <w:r w:rsidRPr="00EC76D5">
        <w:t>Test Methods</w:t>
      </w:r>
      <w:bookmarkEnd w:id="5563"/>
    </w:p>
    <w:p w14:paraId="0F21799F" w14:textId="77777777" w:rsidR="00022C3D" w:rsidRPr="00EC76D5" w:rsidRDefault="009F5DB0">
      <w:pPr>
        <w:pPrChange w:id="5564" w:author="Stefan Bjornander" w:date="2015-04-25T11:10:00Z">
          <w:pPr>
            <w:pStyle w:val="Rubrik3"/>
          </w:pPr>
        </w:pPrChange>
      </w:pPr>
      <w:ins w:id="5565" w:author="Stefan Bjornander" w:date="2015-04-25T16:07:00Z">
        <w:r w:rsidRPr="00EC76D5">
          <w:t xml:space="preserve">Finally, the </w:t>
        </w:r>
        <w:r w:rsidRPr="00EC76D5">
          <w:rPr>
            <w:rStyle w:val="CodeInText0"/>
          </w:rPr>
          <w:t>Type</w:t>
        </w:r>
        <w:r w:rsidRPr="00EC76D5">
          <w:t xml:space="preserve"> class holds a series of simple test methods.</w:t>
        </w:r>
      </w:ins>
    </w:p>
    <w:p w14:paraId="1243939E" w14:textId="1A9D323C" w:rsidR="009E5C9B" w:rsidRPr="00EC76D5" w:rsidRDefault="009E5C9B" w:rsidP="009E5C9B">
      <w:pPr>
        <w:pStyle w:val="CodeHeader"/>
      </w:pPr>
      <w:r w:rsidRPr="00EC76D5">
        <w:t>Type.java</w:t>
      </w:r>
    </w:p>
    <w:p w14:paraId="56067ED2" w14:textId="77777777" w:rsidR="00693965" w:rsidRPr="00EC76D5" w:rsidRDefault="00693965" w:rsidP="00693965">
      <w:pPr>
        <w:pStyle w:val="Code"/>
      </w:pPr>
      <w:r w:rsidRPr="00EC76D5">
        <w:t xml:space="preserve">  public boolean isVoid() {</w:t>
      </w:r>
    </w:p>
    <w:p w14:paraId="523C2790" w14:textId="77777777" w:rsidR="00693965" w:rsidRPr="00EC76D5" w:rsidRDefault="00693965" w:rsidP="00693965">
      <w:pPr>
        <w:pStyle w:val="Code"/>
      </w:pPr>
      <w:r w:rsidRPr="00EC76D5">
        <w:t xml:space="preserve">    return (m_sort == Sort.Void);</w:t>
      </w:r>
    </w:p>
    <w:p w14:paraId="68C6A104" w14:textId="77777777" w:rsidR="00693965" w:rsidRPr="00EC76D5" w:rsidRDefault="00693965" w:rsidP="00693965">
      <w:pPr>
        <w:pStyle w:val="Code"/>
      </w:pPr>
      <w:r w:rsidRPr="00EC76D5">
        <w:t xml:space="preserve">  }</w:t>
      </w:r>
    </w:p>
    <w:p w14:paraId="271C1143" w14:textId="77777777" w:rsidR="00693965" w:rsidRPr="00EC76D5" w:rsidRDefault="00693965" w:rsidP="00693965">
      <w:pPr>
        <w:pStyle w:val="Code"/>
      </w:pPr>
    </w:p>
    <w:p w14:paraId="7ACF0603" w14:textId="77777777" w:rsidR="00693965" w:rsidRPr="00EC76D5" w:rsidRDefault="00693965" w:rsidP="00693965">
      <w:pPr>
        <w:pStyle w:val="Code"/>
      </w:pPr>
      <w:r w:rsidRPr="00EC76D5">
        <w:t xml:space="preserve">  public boolean isChar() {</w:t>
      </w:r>
    </w:p>
    <w:p w14:paraId="732696A6" w14:textId="77777777" w:rsidR="00693965" w:rsidRPr="00EC76D5" w:rsidRDefault="00693965" w:rsidP="00693965">
      <w:pPr>
        <w:pStyle w:val="Code"/>
      </w:pPr>
      <w:r w:rsidRPr="00EC76D5">
        <w:t xml:space="preserve">    return (m_sort == Sort.Signed_Char) || (m_sort == Sort.Unsigned_Char);</w:t>
      </w:r>
    </w:p>
    <w:p w14:paraId="2A6E5E5C" w14:textId="77777777" w:rsidR="00693965" w:rsidRPr="00EC76D5" w:rsidRDefault="00693965" w:rsidP="00693965">
      <w:pPr>
        <w:pStyle w:val="Code"/>
      </w:pPr>
      <w:r w:rsidRPr="00EC76D5">
        <w:t xml:space="preserve">  }</w:t>
      </w:r>
    </w:p>
    <w:p w14:paraId="6726B33B" w14:textId="77777777" w:rsidR="00693965" w:rsidRPr="00EC76D5" w:rsidRDefault="00693965" w:rsidP="00693965">
      <w:pPr>
        <w:pStyle w:val="Code"/>
      </w:pPr>
    </w:p>
    <w:p w14:paraId="52B6C708" w14:textId="77777777" w:rsidR="00693965" w:rsidRPr="00EC76D5" w:rsidRDefault="00693965" w:rsidP="00693965">
      <w:pPr>
        <w:pStyle w:val="Code"/>
      </w:pPr>
      <w:r w:rsidRPr="00EC76D5">
        <w:t xml:space="preserve">  public boolean isShort() {</w:t>
      </w:r>
    </w:p>
    <w:p w14:paraId="48FE6DA0" w14:textId="77777777" w:rsidR="00693965" w:rsidRPr="00EC76D5" w:rsidRDefault="00693965" w:rsidP="00693965">
      <w:pPr>
        <w:pStyle w:val="Code"/>
      </w:pPr>
      <w:r w:rsidRPr="00EC76D5">
        <w:t xml:space="preserve">    return (m_sort == Sort.Signed_Short_Int) ||</w:t>
      </w:r>
    </w:p>
    <w:p w14:paraId="63C0664B" w14:textId="77777777" w:rsidR="00693965" w:rsidRPr="00EC76D5" w:rsidRDefault="00693965" w:rsidP="00693965">
      <w:pPr>
        <w:pStyle w:val="Code"/>
      </w:pPr>
      <w:r w:rsidRPr="00EC76D5">
        <w:t xml:space="preserve">           (m_sort == Sort.Unsigned_Short_Int);</w:t>
      </w:r>
    </w:p>
    <w:p w14:paraId="67213CE9" w14:textId="77777777" w:rsidR="00693965" w:rsidRPr="00EC76D5" w:rsidRDefault="00693965" w:rsidP="00693965">
      <w:pPr>
        <w:pStyle w:val="Code"/>
      </w:pPr>
      <w:r w:rsidRPr="00EC76D5">
        <w:t xml:space="preserve">  }</w:t>
      </w:r>
    </w:p>
    <w:p w14:paraId="012AA58B" w14:textId="77777777" w:rsidR="00693965" w:rsidRPr="00EC76D5" w:rsidRDefault="00693965" w:rsidP="00693965">
      <w:pPr>
        <w:pStyle w:val="Code"/>
      </w:pPr>
    </w:p>
    <w:p w14:paraId="5C1D7260" w14:textId="77777777" w:rsidR="00693965" w:rsidRPr="00EC76D5" w:rsidRDefault="00693965" w:rsidP="00693965">
      <w:pPr>
        <w:pStyle w:val="Code"/>
      </w:pPr>
      <w:r w:rsidRPr="00EC76D5">
        <w:t xml:space="preserve">  public boolean isInteger() {</w:t>
      </w:r>
    </w:p>
    <w:p w14:paraId="70B9C582" w14:textId="77777777" w:rsidR="00693965" w:rsidRPr="00EC76D5" w:rsidRDefault="00693965" w:rsidP="00693965">
      <w:pPr>
        <w:pStyle w:val="Code"/>
      </w:pPr>
      <w:r w:rsidRPr="00EC76D5">
        <w:t xml:space="preserve">    return (m_sort == Sort.Signed_Int) || (m_sort == Sort.Unsigned_Int);</w:t>
      </w:r>
    </w:p>
    <w:p w14:paraId="21DB0277" w14:textId="77777777" w:rsidR="00693965" w:rsidRPr="00EC76D5" w:rsidRDefault="00693965" w:rsidP="00693965">
      <w:pPr>
        <w:pStyle w:val="Code"/>
      </w:pPr>
      <w:r w:rsidRPr="00EC76D5">
        <w:t xml:space="preserve">  }</w:t>
      </w:r>
    </w:p>
    <w:p w14:paraId="69FA5AFB" w14:textId="77777777" w:rsidR="00693965" w:rsidRPr="00EC76D5" w:rsidRDefault="00693965" w:rsidP="00693965">
      <w:pPr>
        <w:pStyle w:val="Code"/>
      </w:pPr>
    </w:p>
    <w:p w14:paraId="44814186" w14:textId="77777777" w:rsidR="00693965" w:rsidRPr="00EC76D5" w:rsidRDefault="00693965" w:rsidP="00693965">
      <w:pPr>
        <w:pStyle w:val="Code"/>
      </w:pPr>
      <w:r w:rsidRPr="00EC76D5">
        <w:t xml:space="preserve">  public boolean isIntegral() {</w:t>
      </w:r>
    </w:p>
    <w:p w14:paraId="2DBB9290" w14:textId="77777777" w:rsidR="00693965" w:rsidRPr="00EC76D5" w:rsidRDefault="00693965" w:rsidP="00693965">
      <w:pPr>
        <w:pStyle w:val="Code"/>
      </w:pPr>
      <w:r w:rsidRPr="00EC76D5">
        <w:t xml:space="preserve">    return isSigned() || isUnsigned();</w:t>
      </w:r>
    </w:p>
    <w:p w14:paraId="0FF272D6" w14:textId="77777777" w:rsidR="00693965" w:rsidRPr="00EC76D5" w:rsidRDefault="00693965" w:rsidP="00693965">
      <w:pPr>
        <w:pStyle w:val="Code"/>
      </w:pPr>
      <w:r w:rsidRPr="00EC76D5">
        <w:t xml:space="preserve">  }</w:t>
      </w:r>
    </w:p>
    <w:p w14:paraId="632C2B05" w14:textId="77777777" w:rsidR="00693965" w:rsidRPr="00EC76D5" w:rsidRDefault="00693965" w:rsidP="00693965">
      <w:pPr>
        <w:pStyle w:val="Code"/>
      </w:pPr>
    </w:p>
    <w:p w14:paraId="307B5042" w14:textId="77777777" w:rsidR="00693965" w:rsidRPr="00EC76D5" w:rsidRDefault="00693965" w:rsidP="00693965">
      <w:pPr>
        <w:pStyle w:val="Code"/>
      </w:pPr>
      <w:r w:rsidRPr="00EC76D5">
        <w:t xml:space="preserve">  public boolean isSigned() {</w:t>
      </w:r>
    </w:p>
    <w:p w14:paraId="05C2CDF8" w14:textId="77777777" w:rsidR="00693965" w:rsidRPr="00EC76D5" w:rsidRDefault="00693965" w:rsidP="00693965">
      <w:pPr>
        <w:pStyle w:val="Code"/>
      </w:pPr>
      <w:r w:rsidRPr="00EC76D5">
        <w:t xml:space="preserve">    switch (m_sort) {</w:t>
      </w:r>
    </w:p>
    <w:p w14:paraId="1D645C57" w14:textId="77777777" w:rsidR="00693965" w:rsidRPr="00EC76D5" w:rsidRDefault="00693965" w:rsidP="00693965">
      <w:pPr>
        <w:pStyle w:val="Code"/>
      </w:pPr>
      <w:r w:rsidRPr="00EC76D5">
        <w:t xml:space="preserve">      case Signed_Char:</w:t>
      </w:r>
    </w:p>
    <w:p w14:paraId="2E3746C1" w14:textId="77777777" w:rsidR="00693965" w:rsidRPr="00EC76D5" w:rsidRDefault="00693965" w:rsidP="00693965">
      <w:pPr>
        <w:pStyle w:val="Code"/>
      </w:pPr>
      <w:r w:rsidRPr="00EC76D5">
        <w:t xml:space="preserve">      case Signed_Short_Int:</w:t>
      </w:r>
    </w:p>
    <w:p w14:paraId="19A22917" w14:textId="77777777" w:rsidR="00693965" w:rsidRPr="00EC76D5" w:rsidRDefault="00693965" w:rsidP="00693965">
      <w:pPr>
        <w:pStyle w:val="Code"/>
      </w:pPr>
      <w:r w:rsidRPr="00EC76D5">
        <w:t xml:space="preserve">      case Signed_Int:</w:t>
      </w:r>
    </w:p>
    <w:p w14:paraId="7D0F1C10" w14:textId="77777777" w:rsidR="00693965" w:rsidRPr="00EC76D5" w:rsidRDefault="00693965" w:rsidP="00693965">
      <w:pPr>
        <w:pStyle w:val="Code"/>
      </w:pPr>
      <w:r w:rsidRPr="00EC76D5">
        <w:t xml:space="preserve">      case Signed_Long_Int:</w:t>
      </w:r>
    </w:p>
    <w:p w14:paraId="47B4814E" w14:textId="77777777" w:rsidR="00693965" w:rsidRPr="00EC76D5" w:rsidRDefault="00693965" w:rsidP="00693965">
      <w:pPr>
        <w:pStyle w:val="Code"/>
      </w:pPr>
      <w:r w:rsidRPr="00EC76D5">
        <w:t xml:space="preserve">        return true;</w:t>
      </w:r>
    </w:p>
    <w:p w14:paraId="72D171F6" w14:textId="77777777" w:rsidR="00693965" w:rsidRPr="00EC76D5" w:rsidRDefault="00693965" w:rsidP="00693965">
      <w:pPr>
        <w:pStyle w:val="Code"/>
      </w:pPr>
    </w:p>
    <w:p w14:paraId="680DE865" w14:textId="77777777" w:rsidR="00693965" w:rsidRPr="00EC76D5" w:rsidRDefault="00693965" w:rsidP="00693965">
      <w:pPr>
        <w:pStyle w:val="Code"/>
      </w:pPr>
      <w:r w:rsidRPr="00EC76D5">
        <w:t xml:space="preserve">      default:</w:t>
      </w:r>
    </w:p>
    <w:p w14:paraId="7899589C" w14:textId="77777777" w:rsidR="00693965" w:rsidRPr="00EC76D5" w:rsidRDefault="00693965" w:rsidP="00693965">
      <w:pPr>
        <w:pStyle w:val="Code"/>
      </w:pPr>
      <w:r w:rsidRPr="00EC76D5">
        <w:t xml:space="preserve">        return false;</w:t>
      </w:r>
    </w:p>
    <w:p w14:paraId="2DE9446C" w14:textId="77777777" w:rsidR="00693965" w:rsidRPr="00EC76D5" w:rsidRDefault="00693965" w:rsidP="00693965">
      <w:pPr>
        <w:pStyle w:val="Code"/>
      </w:pPr>
      <w:r w:rsidRPr="00EC76D5">
        <w:t xml:space="preserve">    }</w:t>
      </w:r>
    </w:p>
    <w:p w14:paraId="68F29E80" w14:textId="77777777" w:rsidR="00693965" w:rsidRPr="00EC76D5" w:rsidRDefault="00693965" w:rsidP="00693965">
      <w:pPr>
        <w:pStyle w:val="Code"/>
      </w:pPr>
      <w:r w:rsidRPr="00EC76D5">
        <w:t xml:space="preserve">  }</w:t>
      </w:r>
    </w:p>
    <w:p w14:paraId="3EB78857" w14:textId="77777777" w:rsidR="00693965" w:rsidRPr="00EC76D5" w:rsidRDefault="00693965" w:rsidP="00693965">
      <w:pPr>
        <w:pStyle w:val="Code"/>
      </w:pPr>
    </w:p>
    <w:p w14:paraId="21F64467" w14:textId="77777777" w:rsidR="00693965" w:rsidRPr="00EC76D5" w:rsidRDefault="00693965" w:rsidP="00693965">
      <w:pPr>
        <w:pStyle w:val="Code"/>
      </w:pPr>
      <w:r w:rsidRPr="00EC76D5">
        <w:t xml:space="preserve">  public boolean isUnsigned() {</w:t>
      </w:r>
    </w:p>
    <w:p w14:paraId="7FAAF23D" w14:textId="77777777" w:rsidR="00693965" w:rsidRPr="00EC76D5" w:rsidRDefault="00693965" w:rsidP="00693965">
      <w:pPr>
        <w:pStyle w:val="Code"/>
      </w:pPr>
      <w:r w:rsidRPr="00EC76D5">
        <w:t xml:space="preserve">    switch (m_sort) {</w:t>
      </w:r>
    </w:p>
    <w:p w14:paraId="5C1C11A8" w14:textId="77777777" w:rsidR="00693965" w:rsidRPr="00EC76D5" w:rsidRDefault="00693965" w:rsidP="00693965">
      <w:pPr>
        <w:pStyle w:val="Code"/>
      </w:pPr>
      <w:r w:rsidRPr="00EC76D5">
        <w:t xml:space="preserve">      case Unsigned_Char:</w:t>
      </w:r>
    </w:p>
    <w:p w14:paraId="3BDE51D8" w14:textId="77777777" w:rsidR="00693965" w:rsidRPr="00EC76D5" w:rsidRDefault="00693965" w:rsidP="00693965">
      <w:pPr>
        <w:pStyle w:val="Code"/>
      </w:pPr>
      <w:r w:rsidRPr="00EC76D5">
        <w:t xml:space="preserve">      case Unsigned_Short_Int:</w:t>
      </w:r>
    </w:p>
    <w:p w14:paraId="5AF68FF4" w14:textId="77777777" w:rsidR="00693965" w:rsidRPr="00EC76D5" w:rsidRDefault="00693965" w:rsidP="00693965">
      <w:pPr>
        <w:pStyle w:val="Code"/>
      </w:pPr>
      <w:r w:rsidRPr="00EC76D5">
        <w:t xml:space="preserve">      case Unsigned_Int:</w:t>
      </w:r>
    </w:p>
    <w:p w14:paraId="3FFD5E3B" w14:textId="77777777" w:rsidR="00693965" w:rsidRPr="00EC76D5" w:rsidRDefault="00693965" w:rsidP="00693965">
      <w:pPr>
        <w:pStyle w:val="Code"/>
      </w:pPr>
      <w:r w:rsidRPr="00EC76D5">
        <w:t xml:space="preserve">      case Unsigned_Long_Int:</w:t>
      </w:r>
    </w:p>
    <w:p w14:paraId="7614C80F" w14:textId="77777777" w:rsidR="00693965" w:rsidRPr="00EC76D5" w:rsidRDefault="00693965" w:rsidP="00693965">
      <w:pPr>
        <w:pStyle w:val="Code"/>
      </w:pPr>
      <w:r w:rsidRPr="00EC76D5">
        <w:t xml:space="preserve">        return true;</w:t>
      </w:r>
    </w:p>
    <w:p w14:paraId="164BE45C" w14:textId="77777777" w:rsidR="00693965" w:rsidRPr="00EC76D5" w:rsidRDefault="00693965" w:rsidP="00693965">
      <w:pPr>
        <w:pStyle w:val="Code"/>
      </w:pPr>
    </w:p>
    <w:p w14:paraId="7884491A" w14:textId="77777777" w:rsidR="00693965" w:rsidRPr="00EC76D5" w:rsidRDefault="00693965" w:rsidP="00693965">
      <w:pPr>
        <w:pStyle w:val="Code"/>
      </w:pPr>
      <w:r w:rsidRPr="00EC76D5">
        <w:t xml:space="preserve">      default:</w:t>
      </w:r>
    </w:p>
    <w:p w14:paraId="05F566AE" w14:textId="77777777" w:rsidR="00693965" w:rsidRPr="00EC76D5" w:rsidRDefault="00693965" w:rsidP="00693965">
      <w:pPr>
        <w:pStyle w:val="Code"/>
      </w:pPr>
      <w:r w:rsidRPr="00EC76D5">
        <w:t xml:space="preserve">        return false;</w:t>
      </w:r>
    </w:p>
    <w:p w14:paraId="3270DAFB" w14:textId="77777777" w:rsidR="00693965" w:rsidRPr="00EC76D5" w:rsidRDefault="00693965" w:rsidP="00693965">
      <w:pPr>
        <w:pStyle w:val="Code"/>
      </w:pPr>
      <w:r w:rsidRPr="00EC76D5">
        <w:t xml:space="preserve">    }</w:t>
      </w:r>
    </w:p>
    <w:p w14:paraId="2E8DAABF" w14:textId="77777777" w:rsidR="00693965" w:rsidRPr="00EC76D5" w:rsidRDefault="00693965" w:rsidP="00693965">
      <w:pPr>
        <w:pStyle w:val="Code"/>
      </w:pPr>
      <w:r w:rsidRPr="00EC76D5">
        <w:t xml:space="preserve">  }</w:t>
      </w:r>
    </w:p>
    <w:p w14:paraId="0BDC39E1" w14:textId="77777777" w:rsidR="00693965" w:rsidRPr="00EC76D5" w:rsidRDefault="00693965" w:rsidP="00693965">
      <w:pPr>
        <w:pStyle w:val="Code"/>
      </w:pPr>
    </w:p>
    <w:p w14:paraId="1AA53413" w14:textId="77777777" w:rsidR="00693965" w:rsidRPr="00EC76D5" w:rsidRDefault="00693965" w:rsidP="00693965">
      <w:pPr>
        <w:pStyle w:val="Code"/>
      </w:pPr>
      <w:r w:rsidRPr="00EC76D5">
        <w:t xml:space="preserve">  public boolean isFloating() {</w:t>
      </w:r>
    </w:p>
    <w:p w14:paraId="4ECB6D61" w14:textId="77777777" w:rsidR="00693965" w:rsidRPr="00EC76D5" w:rsidRDefault="00693965" w:rsidP="00693965">
      <w:pPr>
        <w:pStyle w:val="Code"/>
      </w:pPr>
      <w:r w:rsidRPr="00EC76D5">
        <w:t xml:space="preserve">    switch (m_sort) {</w:t>
      </w:r>
    </w:p>
    <w:p w14:paraId="6D301015" w14:textId="77777777" w:rsidR="00693965" w:rsidRPr="00EC76D5" w:rsidRDefault="00693965" w:rsidP="00693965">
      <w:pPr>
        <w:pStyle w:val="Code"/>
      </w:pPr>
      <w:r w:rsidRPr="00EC76D5">
        <w:t xml:space="preserve">      case Float:</w:t>
      </w:r>
    </w:p>
    <w:p w14:paraId="67E5DA68" w14:textId="77777777" w:rsidR="00693965" w:rsidRPr="00EC76D5" w:rsidRDefault="00693965" w:rsidP="00693965">
      <w:pPr>
        <w:pStyle w:val="Code"/>
      </w:pPr>
      <w:r w:rsidRPr="00EC76D5">
        <w:t xml:space="preserve">      case Double:</w:t>
      </w:r>
    </w:p>
    <w:p w14:paraId="77F8AD75" w14:textId="77777777" w:rsidR="00693965" w:rsidRPr="00EC76D5" w:rsidRDefault="00693965" w:rsidP="00693965">
      <w:pPr>
        <w:pStyle w:val="Code"/>
      </w:pPr>
      <w:r w:rsidRPr="00EC76D5">
        <w:t xml:space="preserve">      case Long_Double:</w:t>
      </w:r>
    </w:p>
    <w:p w14:paraId="1A234E01" w14:textId="77777777" w:rsidR="00693965" w:rsidRPr="00EC76D5" w:rsidRDefault="00693965" w:rsidP="00693965">
      <w:pPr>
        <w:pStyle w:val="Code"/>
      </w:pPr>
      <w:r w:rsidRPr="00EC76D5">
        <w:t xml:space="preserve">        return true;</w:t>
      </w:r>
    </w:p>
    <w:p w14:paraId="57743070" w14:textId="77777777" w:rsidR="00693965" w:rsidRPr="00EC76D5" w:rsidRDefault="00693965" w:rsidP="00693965">
      <w:pPr>
        <w:pStyle w:val="Code"/>
      </w:pPr>
    </w:p>
    <w:p w14:paraId="1F731BBF" w14:textId="77777777" w:rsidR="00693965" w:rsidRPr="00EC76D5" w:rsidRDefault="00693965" w:rsidP="00693965">
      <w:pPr>
        <w:pStyle w:val="Code"/>
      </w:pPr>
      <w:r w:rsidRPr="00EC76D5">
        <w:t xml:space="preserve">      default:</w:t>
      </w:r>
    </w:p>
    <w:p w14:paraId="1DFC26CF" w14:textId="77777777" w:rsidR="00693965" w:rsidRPr="00EC76D5" w:rsidRDefault="00693965" w:rsidP="00693965">
      <w:pPr>
        <w:pStyle w:val="Code"/>
      </w:pPr>
      <w:r w:rsidRPr="00EC76D5">
        <w:t xml:space="preserve">        return false;</w:t>
      </w:r>
    </w:p>
    <w:p w14:paraId="6D69A46B" w14:textId="77777777" w:rsidR="00693965" w:rsidRPr="00EC76D5" w:rsidRDefault="00693965" w:rsidP="00693965">
      <w:pPr>
        <w:pStyle w:val="Code"/>
      </w:pPr>
      <w:r w:rsidRPr="00EC76D5">
        <w:t xml:space="preserve">    }</w:t>
      </w:r>
    </w:p>
    <w:p w14:paraId="08D5992E" w14:textId="77777777" w:rsidR="00693965" w:rsidRPr="00EC76D5" w:rsidRDefault="00693965" w:rsidP="00693965">
      <w:pPr>
        <w:pStyle w:val="Code"/>
      </w:pPr>
      <w:r w:rsidRPr="00EC76D5">
        <w:t xml:space="preserve">  }</w:t>
      </w:r>
    </w:p>
    <w:p w14:paraId="05623A61" w14:textId="77777777" w:rsidR="00693965" w:rsidRPr="00EC76D5" w:rsidRDefault="00693965" w:rsidP="00693965">
      <w:pPr>
        <w:pStyle w:val="Code"/>
      </w:pPr>
    </w:p>
    <w:p w14:paraId="2466455A" w14:textId="77777777" w:rsidR="00693965" w:rsidRPr="00EC76D5" w:rsidRDefault="00693965" w:rsidP="00693965">
      <w:pPr>
        <w:pStyle w:val="Code"/>
      </w:pPr>
      <w:r w:rsidRPr="00EC76D5">
        <w:t xml:space="preserve">  public boolean isLogical() {</w:t>
      </w:r>
    </w:p>
    <w:p w14:paraId="027F4452" w14:textId="77777777" w:rsidR="00693965" w:rsidRPr="00EC76D5" w:rsidRDefault="00693965" w:rsidP="00693965">
      <w:pPr>
        <w:pStyle w:val="Code"/>
      </w:pPr>
      <w:r w:rsidRPr="00EC76D5">
        <w:t xml:space="preserve">    return (m_sort == Sort.Logical);</w:t>
      </w:r>
    </w:p>
    <w:p w14:paraId="676CC139" w14:textId="77777777" w:rsidR="00693965" w:rsidRPr="00EC76D5" w:rsidRDefault="00693965" w:rsidP="00693965">
      <w:pPr>
        <w:pStyle w:val="Code"/>
      </w:pPr>
      <w:r w:rsidRPr="00EC76D5">
        <w:t xml:space="preserve">  }</w:t>
      </w:r>
    </w:p>
    <w:p w14:paraId="523D93D5" w14:textId="77777777" w:rsidR="00693965" w:rsidRPr="00EC76D5" w:rsidRDefault="00693965" w:rsidP="00693965">
      <w:pPr>
        <w:pStyle w:val="Code"/>
      </w:pPr>
    </w:p>
    <w:p w14:paraId="1F5D20FB" w14:textId="77777777" w:rsidR="00693965" w:rsidRPr="00EC76D5" w:rsidRDefault="00693965" w:rsidP="00693965">
      <w:pPr>
        <w:pStyle w:val="Code"/>
      </w:pPr>
      <w:r w:rsidRPr="00EC76D5">
        <w:t xml:space="preserve">  public boolean isPointer() {</w:t>
      </w:r>
    </w:p>
    <w:p w14:paraId="52C7056A" w14:textId="77777777" w:rsidR="00693965" w:rsidRPr="00EC76D5" w:rsidRDefault="00693965" w:rsidP="00693965">
      <w:pPr>
        <w:pStyle w:val="Code"/>
      </w:pPr>
      <w:r w:rsidRPr="00EC76D5">
        <w:lastRenderedPageBreak/>
        <w:t xml:space="preserve">    return (m_sort == Sort.Pointer);</w:t>
      </w:r>
    </w:p>
    <w:p w14:paraId="3827913E" w14:textId="77777777" w:rsidR="00693965" w:rsidRPr="00EC76D5" w:rsidRDefault="00693965" w:rsidP="00693965">
      <w:pPr>
        <w:pStyle w:val="Code"/>
      </w:pPr>
      <w:r w:rsidRPr="00EC76D5">
        <w:t xml:space="preserve">  }</w:t>
      </w:r>
    </w:p>
    <w:p w14:paraId="60FBDA47" w14:textId="77777777" w:rsidR="00693965" w:rsidRPr="00EC76D5" w:rsidRDefault="00693965" w:rsidP="00693965">
      <w:pPr>
        <w:pStyle w:val="Code"/>
      </w:pPr>
    </w:p>
    <w:p w14:paraId="38F1BF11" w14:textId="77777777" w:rsidR="00693965" w:rsidRPr="00EC76D5" w:rsidRDefault="00693965" w:rsidP="00693965">
      <w:pPr>
        <w:pStyle w:val="Code"/>
      </w:pPr>
      <w:r w:rsidRPr="00EC76D5">
        <w:t xml:space="preserve">  public boolean isArray() {</w:t>
      </w:r>
    </w:p>
    <w:p w14:paraId="2D3BD0E2" w14:textId="77777777" w:rsidR="00693965" w:rsidRPr="00EC76D5" w:rsidRDefault="00693965" w:rsidP="00693965">
      <w:pPr>
        <w:pStyle w:val="Code"/>
      </w:pPr>
      <w:r w:rsidRPr="00EC76D5">
        <w:t xml:space="preserve">    return (m_sort == Sort.Array);</w:t>
      </w:r>
    </w:p>
    <w:p w14:paraId="6AC9428B" w14:textId="77777777" w:rsidR="00693965" w:rsidRPr="00EC76D5" w:rsidRDefault="00693965" w:rsidP="00693965">
      <w:pPr>
        <w:pStyle w:val="Code"/>
      </w:pPr>
      <w:r w:rsidRPr="00EC76D5">
        <w:t xml:space="preserve">  }</w:t>
      </w:r>
    </w:p>
    <w:p w14:paraId="460AC389" w14:textId="77777777" w:rsidR="00693965" w:rsidRPr="00EC76D5" w:rsidRDefault="00693965" w:rsidP="00693965">
      <w:pPr>
        <w:pStyle w:val="Code"/>
      </w:pPr>
    </w:p>
    <w:p w14:paraId="25FC2E1F" w14:textId="77777777" w:rsidR="00693965" w:rsidRPr="00EC76D5" w:rsidRDefault="00693965" w:rsidP="00693965">
      <w:pPr>
        <w:pStyle w:val="Code"/>
      </w:pPr>
      <w:r w:rsidRPr="00EC76D5">
        <w:t xml:space="preserve">  public boolean isPointerOrArray() {</w:t>
      </w:r>
    </w:p>
    <w:p w14:paraId="56821C73" w14:textId="77777777" w:rsidR="00693965" w:rsidRPr="00EC76D5" w:rsidRDefault="00693965" w:rsidP="00693965">
      <w:pPr>
        <w:pStyle w:val="Code"/>
      </w:pPr>
      <w:r w:rsidRPr="00EC76D5">
        <w:t xml:space="preserve">    return isPointer() || isArray();</w:t>
      </w:r>
    </w:p>
    <w:p w14:paraId="588A42AA" w14:textId="77777777" w:rsidR="00693965" w:rsidRPr="00EC76D5" w:rsidRDefault="00693965" w:rsidP="00693965">
      <w:pPr>
        <w:pStyle w:val="Code"/>
      </w:pPr>
      <w:r w:rsidRPr="00EC76D5">
        <w:t xml:space="preserve">  }</w:t>
      </w:r>
    </w:p>
    <w:p w14:paraId="4B2C5A42" w14:textId="77777777" w:rsidR="00693965" w:rsidRPr="00EC76D5" w:rsidRDefault="00693965" w:rsidP="00693965">
      <w:pPr>
        <w:pStyle w:val="Code"/>
      </w:pPr>
    </w:p>
    <w:p w14:paraId="7F8F8265" w14:textId="77777777" w:rsidR="00693965" w:rsidRPr="00EC76D5" w:rsidRDefault="00693965" w:rsidP="00693965">
      <w:pPr>
        <w:pStyle w:val="Code"/>
      </w:pPr>
      <w:r w:rsidRPr="00EC76D5">
        <w:t xml:space="preserve">  public boolean isString() {</w:t>
      </w:r>
    </w:p>
    <w:p w14:paraId="3F8A5686" w14:textId="77777777" w:rsidR="00693965" w:rsidRPr="00EC76D5" w:rsidRDefault="00693965" w:rsidP="00693965">
      <w:pPr>
        <w:pStyle w:val="Code"/>
      </w:pPr>
      <w:r w:rsidRPr="00EC76D5">
        <w:t xml:space="preserve">    return (m_sort == Sort.String);</w:t>
      </w:r>
    </w:p>
    <w:p w14:paraId="39263A02" w14:textId="77777777" w:rsidR="00693965" w:rsidRPr="00EC76D5" w:rsidRDefault="00693965" w:rsidP="00693965">
      <w:pPr>
        <w:pStyle w:val="Code"/>
      </w:pPr>
      <w:r w:rsidRPr="00EC76D5">
        <w:t xml:space="preserve">  }</w:t>
      </w:r>
    </w:p>
    <w:p w14:paraId="0A8C24B7" w14:textId="77777777" w:rsidR="00693965" w:rsidRPr="00EC76D5" w:rsidRDefault="00693965" w:rsidP="00693965">
      <w:pPr>
        <w:pStyle w:val="Code"/>
      </w:pPr>
    </w:p>
    <w:p w14:paraId="3D69269F" w14:textId="77777777" w:rsidR="00693965" w:rsidRPr="00EC76D5" w:rsidRDefault="00693965" w:rsidP="00693965">
      <w:pPr>
        <w:pStyle w:val="Code"/>
      </w:pPr>
      <w:r w:rsidRPr="00EC76D5">
        <w:t xml:space="preserve">  public boolean isFunction() {</w:t>
      </w:r>
    </w:p>
    <w:p w14:paraId="05FB66B3" w14:textId="77777777" w:rsidR="00693965" w:rsidRPr="00EC76D5" w:rsidRDefault="00693965" w:rsidP="00693965">
      <w:pPr>
        <w:pStyle w:val="Code"/>
      </w:pPr>
      <w:r w:rsidRPr="00EC76D5">
        <w:t xml:space="preserve">    return (m_sort == Sort.Function);</w:t>
      </w:r>
    </w:p>
    <w:p w14:paraId="189F98B4" w14:textId="77777777" w:rsidR="00693965" w:rsidRPr="00EC76D5" w:rsidRDefault="00693965" w:rsidP="00693965">
      <w:pPr>
        <w:pStyle w:val="Code"/>
      </w:pPr>
      <w:r w:rsidRPr="00EC76D5">
        <w:t xml:space="preserve">  }</w:t>
      </w:r>
    </w:p>
    <w:p w14:paraId="3DB1E34B" w14:textId="77777777" w:rsidR="00693965" w:rsidRPr="00EC76D5" w:rsidRDefault="00693965" w:rsidP="00693965">
      <w:pPr>
        <w:pStyle w:val="Code"/>
      </w:pPr>
    </w:p>
    <w:p w14:paraId="6C698D09" w14:textId="77777777" w:rsidR="00693965" w:rsidRPr="00EC76D5" w:rsidRDefault="00693965" w:rsidP="00693965">
      <w:pPr>
        <w:pStyle w:val="Code"/>
      </w:pPr>
      <w:r w:rsidRPr="00EC76D5">
        <w:t xml:space="preserve">  public boolean isFunctionPointer() {</w:t>
      </w:r>
    </w:p>
    <w:p w14:paraId="2854757A" w14:textId="77777777" w:rsidR="00693965" w:rsidRPr="00EC76D5" w:rsidRDefault="00693965" w:rsidP="00693965">
      <w:pPr>
        <w:pStyle w:val="Code"/>
      </w:pPr>
      <w:r w:rsidRPr="00EC76D5">
        <w:t xml:space="preserve">    return (m_sort == Sort.Pointer) &amp;&amp; m_pointerType.isFunction();</w:t>
      </w:r>
    </w:p>
    <w:p w14:paraId="4B2B8FAD" w14:textId="77777777" w:rsidR="00693965" w:rsidRPr="00EC76D5" w:rsidRDefault="00693965" w:rsidP="00693965">
      <w:pPr>
        <w:pStyle w:val="Code"/>
      </w:pPr>
      <w:r w:rsidRPr="00EC76D5">
        <w:t xml:space="preserve">  }</w:t>
      </w:r>
    </w:p>
    <w:p w14:paraId="6133CF30" w14:textId="77777777" w:rsidR="00693965" w:rsidRPr="00EC76D5" w:rsidRDefault="00693965" w:rsidP="00693965">
      <w:pPr>
        <w:pStyle w:val="Code"/>
      </w:pPr>
    </w:p>
    <w:p w14:paraId="1BA0617F" w14:textId="77777777" w:rsidR="00693965" w:rsidRPr="00EC76D5" w:rsidRDefault="00693965" w:rsidP="00693965">
      <w:pPr>
        <w:pStyle w:val="Code"/>
      </w:pPr>
      <w:r w:rsidRPr="00EC76D5">
        <w:t xml:space="preserve">  public boolean isFunctionOrArray() {</w:t>
      </w:r>
    </w:p>
    <w:p w14:paraId="72C8FEAE" w14:textId="77777777" w:rsidR="00693965" w:rsidRPr="00EC76D5" w:rsidRDefault="00693965" w:rsidP="00693965">
      <w:pPr>
        <w:pStyle w:val="Code"/>
      </w:pPr>
      <w:r w:rsidRPr="00EC76D5">
        <w:t xml:space="preserve">    return isFunction() || isArray();</w:t>
      </w:r>
    </w:p>
    <w:p w14:paraId="23DF463C" w14:textId="77777777" w:rsidR="00693965" w:rsidRPr="00EC76D5" w:rsidRDefault="00693965" w:rsidP="00693965">
      <w:pPr>
        <w:pStyle w:val="Code"/>
      </w:pPr>
      <w:r w:rsidRPr="00EC76D5">
        <w:t xml:space="preserve">  }</w:t>
      </w:r>
    </w:p>
    <w:p w14:paraId="47962A5D" w14:textId="77777777" w:rsidR="00693965" w:rsidRPr="00EC76D5" w:rsidRDefault="00693965" w:rsidP="00693965">
      <w:pPr>
        <w:pStyle w:val="Code"/>
      </w:pPr>
    </w:p>
    <w:p w14:paraId="66E3FEF6" w14:textId="77777777" w:rsidR="00693965" w:rsidRPr="00EC76D5" w:rsidRDefault="00693965" w:rsidP="00693965">
      <w:pPr>
        <w:pStyle w:val="Code"/>
      </w:pPr>
      <w:r w:rsidRPr="00EC76D5">
        <w:t xml:space="preserve">  public boolean isFunctionArrayOrString() {</w:t>
      </w:r>
    </w:p>
    <w:p w14:paraId="53B900A7" w14:textId="77777777" w:rsidR="00693965" w:rsidRPr="00EC76D5" w:rsidRDefault="00693965" w:rsidP="00693965">
      <w:pPr>
        <w:pStyle w:val="Code"/>
      </w:pPr>
      <w:r w:rsidRPr="00EC76D5">
        <w:t xml:space="preserve">    return isFunctionOrArray() || isString();</w:t>
      </w:r>
    </w:p>
    <w:p w14:paraId="7B5AE5F9" w14:textId="77777777" w:rsidR="00693965" w:rsidRPr="00EC76D5" w:rsidRDefault="00693965" w:rsidP="00693965">
      <w:pPr>
        <w:pStyle w:val="Code"/>
      </w:pPr>
      <w:r w:rsidRPr="00EC76D5">
        <w:t xml:space="preserve">  }</w:t>
      </w:r>
    </w:p>
    <w:p w14:paraId="69358375" w14:textId="77777777" w:rsidR="00693965" w:rsidRPr="00EC76D5" w:rsidRDefault="00693965" w:rsidP="00693965">
      <w:pPr>
        <w:pStyle w:val="Code"/>
      </w:pPr>
    </w:p>
    <w:p w14:paraId="4500FF0A" w14:textId="77777777" w:rsidR="00693965" w:rsidRPr="00EC76D5" w:rsidRDefault="00693965" w:rsidP="00693965">
      <w:pPr>
        <w:pStyle w:val="Code"/>
      </w:pPr>
      <w:r w:rsidRPr="00EC76D5">
        <w:t xml:space="preserve">  public boolean isArithmetic() {</w:t>
      </w:r>
    </w:p>
    <w:p w14:paraId="5244ECD0" w14:textId="77777777" w:rsidR="00693965" w:rsidRPr="00EC76D5" w:rsidRDefault="00693965" w:rsidP="00693965">
      <w:pPr>
        <w:pStyle w:val="Code"/>
      </w:pPr>
      <w:r w:rsidRPr="00EC76D5">
        <w:t xml:space="preserve">    return isIntegral() || isFloating();</w:t>
      </w:r>
    </w:p>
    <w:p w14:paraId="393DBAA9" w14:textId="77777777" w:rsidR="00693965" w:rsidRPr="00EC76D5" w:rsidRDefault="00693965" w:rsidP="00693965">
      <w:pPr>
        <w:pStyle w:val="Code"/>
      </w:pPr>
      <w:r w:rsidRPr="00EC76D5">
        <w:t xml:space="preserve">  }</w:t>
      </w:r>
    </w:p>
    <w:p w14:paraId="102EA9BB" w14:textId="77777777" w:rsidR="00693965" w:rsidRPr="00EC76D5" w:rsidRDefault="00693965" w:rsidP="00693965">
      <w:pPr>
        <w:pStyle w:val="Code"/>
      </w:pPr>
    </w:p>
    <w:p w14:paraId="69323795" w14:textId="77777777" w:rsidR="00693965" w:rsidRPr="00EC76D5" w:rsidRDefault="00693965" w:rsidP="00693965">
      <w:pPr>
        <w:pStyle w:val="Code"/>
      </w:pPr>
      <w:r w:rsidRPr="00EC76D5">
        <w:t xml:space="preserve">  public boolean isIntegralOrPointer() {</w:t>
      </w:r>
    </w:p>
    <w:p w14:paraId="468B485D" w14:textId="77777777" w:rsidR="00693965" w:rsidRPr="00EC76D5" w:rsidRDefault="00693965" w:rsidP="00693965">
      <w:pPr>
        <w:pStyle w:val="Code"/>
      </w:pPr>
      <w:r w:rsidRPr="00EC76D5">
        <w:t xml:space="preserve">    return isIntegral() || isPointer();</w:t>
      </w:r>
    </w:p>
    <w:p w14:paraId="6863ED93" w14:textId="77777777" w:rsidR="00693965" w:rsidRPr="00EC76D5" w:rsidRDefault="00693965" w:rsidP="00693965">
      <w:pPr>
        <w:pStyle w:val="Code"/>
      </w:pPr>
      <w:r w:rsidRPr="00EC76D5">
        <w:t xml:space="preserve">  }</w:t>
      </w:r>
    </w:p>
    <w:p w14:paraId="5C9E1FC7" w14:textId="77777777" w:rsidR="00693965" w:rsidRPr="00EC76D5" w:rsidRDefault="00693965" w:rsidP="00693965">
      <w:pPr>
        <w:pStyle w:val="Code"/>
      </w:pPr>
    </w:p>
    <w:p w14:paraId="39360D67" w14:textId="77777777" w:rsidR="00693965" w:rsidRPr="00EC76D5" w:rsidRDefault="00693965" w:rsidP="00693965">
      <w:pPr>
        <w:pStyle w:val="Code"/>
      </w:pPr>
      <w:r w:rsidRPr="00EC76D5">
        <w:t xml:space="preserve">  public boolean isArithmeticOrPointer() {</w:t>
      </w:r>
    </w:p>
    <w:p w14:paraId="69AD08C6" w14:textId="77777777" w:rsidR="00693965" w:rsidRPr="00EC76D5" w:rsidRDefault="00693965" w:rsidP="00693965">
      <w:pPr>
        <w:pStyle w:val="Code"/>
      </w:pPr>
      <w:r w:rsidRPr="00EC76D5">
        <w:t xml:space="preserve">    return isArithmetic() || isPointer();</w:t>
      </w:r>
    </w:p>
    <w:p w14:paraId="2E368466" w14:textId="77777777" w:rsidR="00693965" w:rsidRPr="00EC76D5" w:rsidRDefault="00693965" w:rsidP="00693965">
      <w:pPr>
        <w:pStyle w:val="Code"/>
      </w:pPr>
      <w:r w:rsidRPr="00EC76D5">
        <w:t xml:space="preserve">  }</w:t>
      </w:r>
    </w:p>
    <w:p w14:paraId="7C82092E" w14:textId="77777777" w:rsidR="00693965" w:rsidRPr="00EC76D5" w:rsidRDefault="00693965" w:rsidP="00693965">
      <w:pPr>
        <w:pStyle w:val="Code"/>
      </w:pPr>
    </w:p>
    <w:p w14:paraId="23A71888" w14:textId="77777777" w:rsidR="00693965" w:rsidRPr="00EC76D5" w:rsidRDefault="00693965" w:rsidP="00693965">
      <w:pPr>
        <w:pStyle w:val="Code"/>
      </w:pPr>
      <w:r w:rsidRPr="00EC76D5">
        <w:t xml:space="preserve">  public boolean isStruct() {</w:t>
      </w:r>
    </w:p>
    <w:p w14:paraId="5C64E5C2" w14:textId="77777777" w:rsidR="00693965" w:rsidRPr="00EC76D5" w:rsidRDefault="00693965" w:rsidP="00693965">
      <w:pPr>
        <w:pStyle w:val="Code"/>
      </w:pPr>
      <w:r w:rsidRPr="00EC76D5">
        <w:t xml:space="preserve">    return (m_sort == Sort.Struct);</w:t>
      </w:r>
    </w:p>
    <w:p w14:paraId="25CF20D7" w14:textId="77777777" w:rsidR="00693965" w:rsidRPr="00EC76D5" w:rsidRDefault="00693965" w:rsidP="00693965">
      <w:pPr>
        <w:pStyle w:val="Code"/>
      </w:pPr>
      <w:r w:rsidRPr="00EC76D5">
        <w:t xml:space="preserve">  }</w:t>
      </w:r>
    </w:p>
    <w:p w14:paraId="162B9806" w14:textId="77777777" w:rsidR="00693965" w:rsidRPr="00EC76D5" w:rsidRDefault="00693965" w:rsidP="00693965">
      <w:pPr>
        <w:pStyle w:val="Code"/>
      </w:pPr>
    </w:p>
    <w:p w14:paraId="2173CF56" w14:textId="77777777" w:rsidR="00693965" w:rsidRPr="00EC76D5" w:rsidRDefault="00693965" w:rsidP="00693965">
      <w:pPr>
        <w:pStyle w:val="Code"/>
      </w:pPr>
      <w:r w:rsidRPr="00EC76D5">
        <w:t xml:space="preserve">  public boolean isUnion() {</w:t>
      </w:r>
    </w:p>
    <w:p w14:paraId="72E5CFB6" w14:textId="77777777" w:rsidR="00693965" w:rsidRPr="00EC76D5" w:rsidRDefault="00693965" w:rsidP="00693965">
      <w:pPr>
        <w:pStyle w:val="Code"/>
      </w:pPr>
      <w:r w:rsidRPr="00EC76D5">
        <w:t xml:space="preserve">    return (m_sort == Sort.Union);</w:t>
      </w:r>
    </w:p>
    <w:p w14:paraId="755E5F2B" w14:textId="77777777" w:rsidR="00693965" w:rsidRPr="00EC76D5" w:rsidRDefault="00693965" w:rsidP="00693965">
      <w:pPr>
        <w:pStyle w:val="Code"/>
      </w:pPr>
      <w:r w:rsidRPr="00EC76D5">
        <w:t xml:space="preserve">  }</w:t>
      </w:r>
    </w:p>
    <w:p w14:paraId="4075DDBF" w14:textId="77777777" w:rsidR="00693965" w:rsidRPr="00EC76D5" w:rsidRDefault="00693965" w:rsidP="00693965">
      <w:pPr>
        <w:pStyle w:val="Code"/>
      </w:pPr>
      <w:r w:rsidRPr="00EC76D5">
        <w:t xml:space="preserve">  </w:t>
      </w:r>
    </w:p>
    <w:p w14:paraId="04C8BC3C" w14:textId="77777777" w:rsidR="00693965" w:rsidRPr="00EC76D5" w:rsidRDefault="00693965" w:rsidP="00693965">
      <w:pPr>
        <w:pStyle w:val="Code"/>
      </w:pPr>
      <w:r w:rsidRPr="00EC76D5">
        <w:t xml:space="preserve">  public boolean isStructOrUnion() {</w:t>
      </w:r>
    </w:p>
    <w:p w14:paraId="23EA0717" w14:textId="77777777" w:rsidR="00693965" w:rsidRPr="00EC76D5" w:rsidRDefault="00693965" w:rsidP="00693965">
      <w:pPr>
        <w:pStyle w:val="Code"/>
      </w:pPr>
      <w:r w:rsidRPr="00EC76D5">
        <w:t xml:space="preserve">    return isStruct() || isUnion();</w:t>
      </w:r>
    </w:p>
    <w:p w14:paraId="641EC728" w14:textId="77777777" w:rsidR="00693965" w:rsidRPr="00EC76D5" w:rsidRDefault="00693965" w:rsidP="00693965">
      <w:pPr>
        <w:pStyle w:val="Code"/>
      </w:pPr>
      <w:r w:rsidRPr="00EC76D5">
        <w:t xml:space="preserve">  }</w:t>
      </w:r>
    </w:p>
    <w:p w14:paraId="0BCB4684" w14:textId="77777777" w:rsidR="00693965" w:rsidRPr="00EC76D5" w:rsidRDefault="00693965" w:rsidP="00693965">
      <w:pPr>
        <w:pStyle w:val="Code"/>
      </w:pPr>
      <w:r w:rsidRPr="00EC76D5">
        <w:t xml:space="preserve">  </w:t>
      </w:r>
    </w:p>
    <w:p w14:paraId="105CE888" w14:textId="77777777" w:rsidR="00693965" w:rsidRPr="00EC76D5" w:rsidRDefault="00693965" w:rsidP="00693965">
      <w:pPr>
        <w:pStyle w:val="Code"/>
      </w:pPr>
      <w:r w:rsidRPr="00EC76D5">
        <w:t xml:space="preserve">  public boolean isEnumeration() {</w:t>
      </w:r>
    </w:p>
    <w:p w14:paraId="5751742F" w14:textId="77777777" w:rsidR="00693965" w:rsidRPr="00EC76D5" w:rsidRDefault="00693965" w:rsidP="00693965">
      <w:pPr>
        <w:pStyle w:val="Code"/>
      </w:pPr>
      <w:r w:rsidRPr="00EC76D5">
        <w:t xml:space="preserve">    return (m_sort == Sort.Enumeration);</w:t>
      </w:r>
    </w:p>
    <w:p w14:paraId="6AE3138D" w14:textId="77777777" w:rsidR="00693965" w:rsidRPr="00EC76D5" w:rsidRDefault="00693965" w:rsidP="00693965">
      <w:pPr>
        <w:pStyle w:val="Code"/>
      </w:pPr>
      <w:r w:rsidRPr="00EC76D5">
        <w:lastRenderedPageBreak/>
        <w:t xml:space="preserve">  }</w:t>
      </w:r>
    </w:p>
    <w:p w14:paraId="2471F851" w14:textId="77777777" w:rsidR="00693965" w:rsidRPr="00EC76D5" w:rsidRDefault="00693965" w:rsidP="00693965">
      <w:pPr>
        <w:pStyle w:val="Code"/>
      </w:pPr>
    </w:p>
    <w:p w14:paraId="43500B13" w14:textId="77777777" w:rsidR="00693965" w:rsidRPr="00EC76D5" w:rsidRDefault="00693965" w:rsidP="00693965">
      <w:pPr>
        <w:pStyle w:val="Code"/>
      </w:pPr>
      <w:r w:rsidRPr="00EC76D5">
        <w:t xml:space="preserve">  public String toString() {</w:t>
      </w:r>
    </w:p>
    <w:p w14:paraId="70C5B4F6" w14:textId="77777777" w:rsidR="00693965" w:rsidRPr="00EC76D5" w:rsidRDefault="00693965" w:rsidP="00693965">
      <w:pPr>
        <w:pStyle w:val="Code"/>
      </w:pPr>
      <w:r w:rsidRPr="00EC76D5">
        <w:t xml:space="preserve">    return m_sort.name().replace("_", " ").toLowerCase();</w:t>
      </w:r>
    </w:p>
    <w:p w14:paraId="6BBC3222" w14:textId="77777777" w:rsidR="00693965" w:rsidRPr="00EC76D5" w:rsidRDefault="00693965" w:rsidP="00693965">
      <w:pPr>
        <w:pStyle w:val="Code"/>
      </w:pPr>
      <w:r w:rsidRPr="00EC76D5">
        <w:t xml:space="preserve">  }  </w:t>
      </w:r>
    </w:p>
    <w:p w14:paraId="492BA50E" w14:textId="72547CF9" w:rsidR="0096393C" w:rsidRPr="00EC76D5" w:rsidRDefault="00693965" w:rsidP="0096393C">
      <w:pPr>
        <w:pStyle w:val="Code"/>
      </w:pPr>
      <w:r w:rsidRPr="00EC76D5">
        <w:t>}</w:t>
      </w:r>
    </w:p>
    <w:p w14:paraId="67FB74EB" w14:textId="08A22E0E" w:rsidR="00FF12D1" w:rsidRPr="00EC76D5" w:rsidRDefault="009E72BD" w:rsidP="007C3B5B">
      <w:pPr>
        <w:pStyle w:val="Rubrik2"/>
      </w:pPr>
      <w:bookmarkStart w:id="5566" w:name="_Toc481936399"/>
      <w:r w:rsidRPr="00EC76D5">
        <w:t xml:space="preserve">Type </w:t>
      </w:r>
      <w:r w:rsidR="007B5935" w:rsidRPr="00EC76D5">
        <w:t>Cast</w:t>
      </w:r>
      <w:r w:rsidR="004A5E53" w:rsidRPr="00EC76D5">
        <w:t>ing</w:t>
      </w:r>
      <w:bookmarkEnd w:id="5566"/>
    </w:p>
    <w:p w14:paraId="34C155CE" w14:textId="69CD90E0" w:rsidR="004F26D4" w:rsidRPr="00EC76D5" w:rsidRDefault="004F26D4" w:rsidP="004F26D4">
      <w:r w:rsidRPr="00EC76D5">
        <w:t xml:space="preserve">Type </w:t>
      </w:r>
      <w:r w:rsidR="004A5E53" w:rsidRPr="00EC76D5">
        <w:t xml:space="preserve">casting </w:t>
      </w:r>
      <w:r w:rsidRPr="00EC76D5">
        <w:t>occurs on several occasions in C.</w:t>
      </w:r>
      <w:r w:rsidR="00B441E6" w:rsidRPr="00EC76D5">
        <w:t xml:space="preserve"> There are two types of </w:t>
      </w:r>
      <w:r w:rsidR="00CD5833" w:rsidRPr="00EC76D5">
        <w:t>cast</w:t>
      </w:r>
      <w:r w:rsidR="00B441E6" w:rsidRPr="00EC76D5">
        <w:t>:</w:t>
      </w:r>
      <w:r w:rsidR="007B5935" w:rsidRPr="00EC76D5">
        <w:t xml:space="preserve"> explicit (manual) </w:t>
      </w:r>
      <w:r w:rsidR="00B441E6" w:rsidRPr="00EC76D5">
        <w:t xml:space="preserve">conversation where </w:t>
      </w:r>
      <w:r w:rsidR="00CE6FFB" w:rsidRPr="00EC76D5">
        <w:t xml:space="preserve">type cast is stated </w:t>
      </w:r>
      <w:r w:rsidR="00B441E6" w:rsidRPr="00EC76D5">
        <w:t xml:space="preserve">and </w:t>
      </w:r>
      <w:r w:rsidR="007B5935" w:rsidRPr="00EC76D5">
        <w:t>implicit (automatic)</w:t>
      </w:r>
      <w:r w:rsidR="00B441E6" w:rsidRPr="00EC76D5">
        <w:t xml:space="preserve"> where it the type cast is omitted:</w:t>
      </w:r>
    </w:p>
    <w:p w14:paraId="56B66AA2" w14:textId="25DD8A34" w:rsidR="00B441E6" w:rsidRPr="00EC76D5" w:rsidRDefault="00B441E6" w:rsidP="00B441E6">
      <w:pPr>
        <w:pStyle w:val="Code"/>
      </w:pPr>
      <w:r w:rsidRPr="00EC76D5">
        <w:t>double x = 3.1;</w:t>
      </w:r>
    </w:p>
    <w:p w14:paraId="5343A1EF" w14:textId="143C8871" w:rsidR="00B441E6" w:rsidRPr="00EC76D5" w:rsidRDefault="00B441E6" w:rsidP="00B441E6">
      <w:pPr>
        <w:pStyle w:val="Code"/>
      </w:pPr>
      <w:r w:rsidRPr="00EC76D5">
        <w:t xml:space="preserve">int </w:t>
      </w:r>
      <w:r w:rsidR="003A0DE9" w:rsidRPr="00EC76D5">
        <w:t>y</w:t>
      </w:r>
      <w:r w:rsidRPr="00EC76D5">
        <w:t xml:space="preserve"> = x,       // implicit</w:t>
      </w:r>
      <w:r w:rsidR="00D2670E" w:rsidRPr="00EC76D5">
        <w:t xml:space="preserve"> cast</w:t>
      </w:r>
    </w:p>
    <w:p w14:paraId="451DCC2D" w14:textId="53BCFCD6" w:rsidR="00B441E6" w:rsidRPr="00EC76D5" w:rsidRDefault="003A0DE9" w:rsidP="00B441E6">
      <w:pPr>
        <w:pStyle w:val="Code"/>
      </w:pPr>
      <w:r w:rsidRPr="00EC76D5">
        <w:t xml:space="preserve">    z</w:t>
      </w:r>
      <w:r w:rsidR="00B441E6" w:rsidRPr="00EC76D5">
        <w:t xml:space="preserve"> = (int) x; // explicit</w:t>
      </w:r>
      <w:r w:rsidR="00D2670E" w:rsidRPr="00EC76D5">
        <w:t xml:space="preserve"> cast</w:t>
      </w:r>
    </w:p>
    <w:p w14:paraId="74BB1424" w14:textId="17B731F8" w:rsidR="007B5935" w:rsidRPr="00EC76D5" w:rsidRDefault="007B5935" w:rsidP="007B5935">
      <w:r w:rsidRPr="00EC76D5">
        <w:t xml:space="preserve">Even though implicit casts are allowed in C, a warning is often raised when the cast </w:t>
      </w:r>
      <w:r w:rsidR="001F745C" w:rsidRPr="00EC76D5">
        <w:t>causes the value to be truncated in some form, like in the co</w:t>
      </w:r>
      <w:r w:rsidR="00E676FF" w:rsidRPr="00EC76D5">
        <w:t>d</w:t>
      </w:r>
      <w:r w:rsidR="001F745C" w:rsidRPr="00EC76D5">
        <w:t xml:space="preserve">e above where the decimal part of the double </w:t>
      </w:r>
      <w:r w:rsidR="005206EE" w:rsidRPr="00EC76D5">
        <w:t xml:space="preserve">value </w:t>
      </w:r>
      <w:r w:rsidR="001F745C" w:rsidRPr="00EC76D5">
        <w:t>is lost when casted into an integer</w:t>
      </w:r>
      <w:r w:rsidR="007042C2" w:rsidRPr="00EC76D5">
        <w:t xml:space="preserve"> value</w:t>
      </w:r>
      <w:r w:rsidR="001F745C" w:rsidRPr="00EC76D5">
        <w:t>.</w:t>
      </w:r>
    </w:p>
    <w:p w14:paraId="5565C093" w14:textId="77777777" w:rsidR="001C62E3" w:rsidRPr="00EC76D5" w:rsidRDefault="001C62E3" w:rsidP="001C62E3">
      <w:r w:rsidRPr="00EC76D5">
        <w:t>Naturally, if the types of the source and target trees are the same, we just return the source tree.</w:t>
      </w:r>
    </w:p>
    <w:p w14:paraId="78059207" w14:textId="4082BCEB" w:rsidR="00857488" w:rsidRPr="00EC76D5" w:rsidRDefault="00D83A6D" w:rsidP="00BE5D60">
      <w:pPr>
        <w:pStyle w:val="CodeHeader"/>
      </w:pPr>
      <w:r w:rsidRPr="00EC76D5">
        <w:t>TypeCast</w:t>
      </w:r>
      <w:r w:rsidR="00857488" w:rsidRPr="00EC76D5">
        <w:t>.Java</w:t>
      </w:r>
    </w:p>
    <w:p w14:paraId="46C459AF" w14:textId="77777777" w:rsidR="0054297B" w:rsidRPr="00EC76D5" w:rsidRDefault="0054297B" w:rsidP="0054297B">
      <w:pPr>
        <w:pStyle w:val="Code"/>
      </w:pPr>
      <w:r w:rsidRPr="00EC76D5">
        <w:t>package c_compiler;</w:t>
      </w:r>
    </w:p>
    <w:p w14:paraId="75B1577A" w14:textId="77777777" w:rsidR="0054297B" w:rsidRPr="00EC76D5" w:rsidRDefault="0054297B" w:rsidP="0054297B">
      <w:pPr>
        <w:pStyle w:val="Code"/>
      </w:pPr>
    </w:p>
    <w:p w14:paraId="2F75D969" w14:textId="77777777" w:rsidR="0054297B" w:rsidRPr="00EC76D5" w:rsidRDefault="0054297B" w:rsidP="0054297B">
      <w:pPr>
        <w:pStyle w:val="Code"/>
      </w:pPr>
      <w:r w:rsidRPr="00EC76D5">
        <w:t>public class TypeCast {</w:t>
      </w:r>
    </w:p>
    <w:p w14:paraId="57224ECF" w14:textId="77777777" w:rsidR="0054297B" w:rsidRPr="00EC76D5" w:rsidRDefault="0054297B" w:rsidP="0054297B">
      <w:pPr>
        <w:pStyle w:val="Code"/>
      </w:pPr>
      <w:r w:rsidRPr="00EC76D5">
        <w:t xml:space="preserve">  public static SyntaxTree explicitCast(SyntaxTree sourceTree,</w:t>
      </w:r>
    </w:p>
    <w:p w14:paraId="5A3647D8" w14:textId="77777777" w:rsidR="0054297B" w:rsidRPr="00EC76D5" w:rsidRDefault="0054297B" w:rsidP="0054297B">
      <w:pPr>
        <w:pStyle w:val="Code"/>
      </w:pPr>
      <w:r w:rsidRPr="00EC76D5">
        <w:t xml:space="preserve">                                        Type targetType) {</w:t>
      </w:r>
    </w:p>
    <w:p w14:paraId="1DB47A59" w14:textId="77777777" w:rsidR="00CF1554" w:rsidRPr="00EC76D5" w:rsidRDefault="00CF1554" w:rsidP="0054297B">
      <w:pPr>
        <w:pStyle w:val="Code"/>
      </w:pPr>
      <w:r w:rsidRPr="00EC76D5">
        <w:t xml:space="preserve">    sourceTree = SyntaxTreeOptimizer.optimizeExpression(sourceTree);</w:t>
      </w:r>
    </w:p>
    <w:p w14:paraId="6F6F11D7" w14:textId="648A037B" w:rsidR="0054297B" w:rsidRPr="00EC76D5" w:rsidRDefault="0054297B" w:rsidP="0054297B">
      <w:pPr>
        <w:pStyle w:val="Code"/>
      </w:pPr>
      <w:r w:rsidRPr="00EC76D5">
        <w:t xml:space="preserve">    Type sourceType = sourceTree.getType();</w:t>
      </w:r>
    </w:p>
    <w:p w14:paraId="130C6649" w14:textId="77777777" w:rsidR="0054297B" w:rsidRPr="00EC76D5" w:rsidRDefault="0054297B" w:rsidP="0054297B">
      <w:pPr>
        <w:pStyle w:val="Code"/>
      </w:pPr>
    </w:p>
    <w:p w14:paraId="5DBCB7B0" w14:textId="77777777" w:rsidR="0054297B" w:rsidRPr="00EC76D5" w:rsidRDefault="0054297B" w:rsidP="0054297B">
      <w:pPr>
        <w:pStyle w:val="Code"/>
      </w:pPr>
      <w:r w:rsidRPr="00EC76D5">
        <w:t xml:space="preserve">    if (sourceType.equals(targetType)) {</w:t>
      </w:r>
    </w:p>
    <w:p w14:paraId="2BDFCB7B" w14:textId="77777777" w:rsidR="0054297B" w:rsidRPr="00EC76D5" w:rsidRDefault="0054297B" w:rsidP="0054297B">
      <w:pPr>
        <w:pStyle w:val="Code"/>
      </w:pPr>
      <w:r w:rsidRPr="00EC76D5">
        <w:t xml:space="preserve">      return sourceTree;</w:t>
      </w:r>
    </w:p>
    <w:p w14:paraId="4BC58DF2" w14:textId="438E00C7" w:rsidR="003E671C" w:rsidRPr="00EC76D5" w:rsidRDefault="0054297B" w:rsidP="0054297B">
      <w:pPr>
        <w:pStyle w:val="Code"/>
      </w:pPr>
      <w:r w:rsidRPr="00EC76D5">
        <w:t xml:space="preserve">    }</w:t>
      </w:r>
    </w:p>
    <w:p w14:paraId="054F88A6" w14:textId="67DBF2C0" w:rsidR="00EE517F" w:rsidRPr="00EC76D5" w:rsidRDefault="00C369F2" w:rsidP="00650754">
      <w:r w:rsidRPr="00EC76D5">
        <w:t xml:space="preserve">In case of two pointers, we </w:t>
      </w:r>
      <w:r w:rsidR="001B10C1" w:rsidRPr="00EC76D5">
        <w:t xml:space="preserve">create and return </w:t>
      </w:r>
      <w:r w:rsidR="00EE517F" w:rsidRPr="00EC76D5">
        <w:t xml:space="preserve">new pointer in the explicit case. The reason for this is the resulting type shall not be a left-value. We want to prevent that an explicit cast </w:t>
      </w:r>
      <w:r w:rsidR="00650754" w:rsidRPr="00EC76D5">
        <w:t>is assigned a value. An expression such as “</w:t>
      </w:r>
      <w:r w:rsidR="001A2684" w:rsidRPr="00EC76D5">
        <w:rPr>
          <w:rStyle w:val="CodeInText0"/>
        </w:rPr>
        <w:t>(</w:t>
      </w:r>
      <w:r w:rsidR="00EE517F" w:rsidRPr="00EC76D5">
        <w:rPr>
          <w:rStyle w:val="CodeInText0"/>
        </w:rPr>
        <w:t>(char*) p</w:t>
      </w:r>
      <w:r w:rsidR="001A2684" w:rsidRPr="00EC76D5">
        <w:rPr>
          <w:rStyle w:val="CodeInText0"/>
        </w:rPr>
        <w:t>)</w:t>
      </w:r>
      <w:r w:rsidR="00EE517F" w:rsidRPr="00EC76D5">
        <w:rPr>
          <w:rStyle w:val="CodeInText0"/>
        </w:rPr>
        <w:t xml:space="preserve"> = &amp;q;</w:t>
      </w:r>
      <w:r w:rsidR="00650754" w:rsidRPr="00EC76D5">
        <w:t>” is not</w:t>
      </w:r>
      <w:r w:rsidR="00BF74FC" w:rsidRPr="00EC76D5">
        <w:t xml:space="preserve"> allowed.</w:t>
      </w:r>
    </w:p>
    <w:p w14:paraId="346785D1" w14:textId="77777777" w:rsidR="001B10C1" w:rsidRPr="00EC76D5" w:rsidRDefault="001B10C1" w:rsidP="001B10C1">
      <w:pPr>
        <w:pStyle w:val="Code"/>
      </w:pPr>
      <w:r w:rsidRPr="00EC76D5">
        <w:t xml:space="preserve">    else if (sourceType.isIntegralOrPointer() &amp;&amp;</w:t>
      </w:r>
    </w:p>
    <w:p w14:paraId="0285774D" w14:textId="77777777" w:rsidR="001B10C1" w:rsidRPr="00EC76D5" w:rsidRDefault="001B10C1" w:rsidP="001B10C1">
      <w:pPr>
        <w:pStyle w:val="Code"/>
      </w:pPr>
      <w:r w:rsidRPr="00EC76D5">
        <w:t xml:space="preserve">             targetType.isIntegralOrPointer()) {      </w:t>
      </w:r>
    </w:p>
    <w:p w14:paraId="553E6651" w14:textId="77777777" w:rsidR="001B10C1" w:rsidRPr="00EC76D5" w:rsidRDefault="001B10C1" w:rsidP="001B10C1">
      <w:pPr>
        <w:pStyle w:val="Code"/>
      </w:pPr>
      <w:r w:rsidRPr="00EC76D5">
        <w:t xml:space="preserve">      return SyntaxTreeGenerator.generateUnaryTree</w:t>
      </w:r>
    </w:p>
    <w:p w14:paraId="55E804BF" w14:textId="77777777" w:rsidR="001B10C1" w:rsidRPr="00EC76D5" w:rsidRDefault="001B10C1" w:rsidP="001B10C1">
      <w:pPr>
        <w:pStyle w:val="Code"/>
      </w:pPr>
      <w:r w:rsidRPr="00EC76D5">
        <w:t xml:space="preserve">             (MiddleOperator.IntegralToIntegral, targetType, sourceTree);</w:t>
      </w:r>
    </w:p>
    <w:p w14:paraId="54A9BFFD" w14:textId="410B03A1" w:rsidR="00E8550D" w:rsidRPr="00EC76D5" w:rsidRDefault="001B10C1" w:rsidP="001B10C1">
      <w:pPr>
        <w:pStyle w:val="Code"/>
      </w:pPr>
      <w:r w:rsidRPr="00EC76D5">
        <w:t xml:space="preserve">    }</w:t>
      </w:r>
    </w:p>
    <w:p w14:paraId="0BFD79C4" w14:textId="0F3735F7" w:rsidR="002328AD" w:rsidRPr="00EC76D5" w:rsidRDefault="002328AD" w:rsidP="002328AD">
      <w:r w:rsidRPr="00EC76D5">
        <w:t xml:space="preserve">In case of a cast from an integral </w:t>
      </w:r>
      <w:r w:rsidR="00677478" w:rsidRPr="00EC76D5">
        <w:t>type of one</w:t>
      </w:r>
      <w:r w:rsidR="00B06634" w:rsidRPr="00EC76D5">
        <w:t xml:space="preserve"> byte</w:t>
      </w:r>
      <w:r w:rsidR="00677478" w:rsidRPr="00EC76D5">
        <w:t xml:space="preserve"> </w:t>
      </w:r>
      <w:r w:rsidR="00D942BC" w:rsidRPr="00EC76D5">
        <w:t>(pointer</w:t>
      </w:r>
      <w:r w:rsidR="00C617E2" w:rsidRPr="00EC76D5">
        <w:t>s</w:t>
      </w:r>
      <w:r w:rsidR="00D942BC" w:rsidRPr="00EC76D5">
        <w:t xml:space="preserve"> are always two bytes)</w:t>
      </w:r>
      <w:r w:rsidR="00B06634" w:rsidRPr="00EC76D5">
        <w:t xml:space="preserve"> </w:t>
      </w:r>
      <w:r w:rsidRPr="00EC76D5">
        <w:t>to a floating type, it becomes a</w:t>
      </w:r>
      <w:r w:rsidR="0003696C" w:rsidRPr="00EC76D5">
        <w:t xml:space="preserve"> little bit more complicated </w:t>
      </w:r>
      <w:r w:rsidR="002D4D7F" w:rsidRPr="00EC76D5">
        <w:t>since</w:t>
      </w:r>
      <w:r w:rsidR="0003696C" w:rsidRPr="00EC76D5">
        <w:t xml:space="preserve"> there is no assembly </w:t>
      </w:r>
      <w:r w:rsidR="008D3C5E" w:rsidRPr="00EC76D5">
        <w:t xml:space="preserve">converting </w:t>
      </w:r>
      <w:r w:rsidR="0003696C" w:rsidRPr="00EC76D5">
        <w:t>operator</w:t>
      </w:r>
      <w:r w:rsidR="008D3C5E" w:rsidRPr="00EC76D5">
        <w:t xml:space="preserve">. Instead, we need to </w:t>
      </w:r>
      <w:r w:rsidR="00F144A3" w:rsidRPr="00EC76D5">
        <w:t xml:space="preserve">first convert the small integral value (one byte) to a larger integral value (two bytes), </w:t>
      </w:r>
      <w:r w:rsidR="006A5A84" w:rsidRPr="00EC76D5">
        <w:t xml:space="preserve">which we in turn </w:t>
      </w:r>
      <w:r w:rsidR="00F144A3" w:rsidRPr="00EC76D5">
        <w:t xml:space="preserve">convert to </w:t>
      </w:r>
      <w:r w:rsidR="00284795" w:rsidRPr="00EC76D5">
        <w:t>a floating value.</w:t>
      </w:r>
    </w:p>
    <w:p w14:paraId="4C67C72E" w14:textId="77777777" w:rsidR="008254ED" w:rsidRPr="00EC76D5" w:rsidRDefault="008254ED" w:rsidP="008254ED">
      <w:pPr>
        <w:pStyle w:val="Code"/>
      </w:pPr>
      <w:r w:rsidRPr="00EC76D5">
        <w:t xml:space="preserve">    else if (sourceType.isIntegralOrPointer() &amp;&amp; targetType.isFloating()) {</w:t>
      </w:r>
    </w:p>
    <w:p w14:paraId="44512067" w14:textId="77777777" w:rsidR="008254ED" w:rsidRPr="00EC76D5" w:rsidRDefault="008254ED" w:rsidP="008254ED">
      <w:pPr>
        <w:pStyle w:val="Code"/>
      </w:pPr>
      <w:r w:rsidRPr="00EC76D5">
        <w:t xml:space="preserve">      if (sourceType.getSize() == 1) {</w:t>
      </w:r>
    </w:p>
    <w:p w14:paraId="7754F072" w14:textId="77777777" w:rsidR="008254ED" w:rsidRPr="00EC76D5" w:rsidRDefault="008254ED" w:rsidP="008254ED">
      <w:pPr>
        <w:pStyle w:val="Code"/>
      </w:pPr>
      <w:r w:rsidRPr="00EC76D5">
        <w:t xml:space="preserve">        Type tempType = sourceType.isSigned() ? Type.SignedIntegerType</w:t>
      </w:r>
    </w:p>
    <w:p w14:paraId="10994E3D" w14:textId="77777777" w:rsidR="008254ED" w:rsidRPr="00EC76D5" w:rsidRDefault="008254ED" w:rsidP="008254ED">
      <w:pPr>
        <w:pStyle w:val="Code"/>
      </w:pPr>
      <w:r w:rsidRPr="00EC76D5">
        <w:t xml:space="preserve">                                              : Type.UnsignedIntegerType;</w:t>
      </w:r>
    </w:p>
    <w:p w14:paraId="645B2159" w14:textId="77777777" w:rsidR="008254ED" w:rsidRPr="00EC76D5" w:rsidRDefault="008254ED" w:rsidP="008254ED">
      <w:pPr>
        <w:pStyle w:val="Code"/>
      </w:pPr>
      <w:r w:rsidRPr="00EC76D5">
        <w:t xml:space="preserve">        SyntaxTree tempTree = SyntaxTreeGenerator.generateUnaryTree</w:t>
      </w:r>
    </w:p>
    <w:p w14:paraId="171B2D19" w14:textId="77777777" w:rsidR="008254ED" w:rsidRPr="00EC76D5" w:rsidRDefault="008254ED" w:rsidP="008254ED">
      <w:pPr>
        <w:pStyle w:val="Code"/>
      </w:pPr>
      <w:r w:rsidRPr="00EC76D5">
        <w:t xml:space="preserve">                   (MiddleOperator.IntegralToIntegral, tempType, sourceTree);</w:t>
      </w:r>
    </w:p>
    <w:p w14:paraId="089DE2CA" w14:textId="77777777" w:rsidR="008254ED" w:rsidRPr="00EC76D5" w:rsidRDefault="008254ED" w:rsidP="008254ED">
      <w:pPr>
        <w:pStyle w:val="Code"/>
      </w:pPr>
      <w:r w:rsidRPr="00EC76D5">
        <w:t xml:space="preserve">        return SyntaxTreeGenerator.generateUnaryTree</w:t>
      </w:r>
    </w:p>
    <w:p w14:paraId="2C121688" w14:textId="77777777" w:rsidR="008254ED" w:rsidRPr="00EC76D5" w:rsidRDefault="008254ED" w:rsidP="008254ED">
      <w:pPr>
        <w:pStyle w:val="Code"/>
      </w:pPr>
      <w:r w:rsidRPr="00EC76D5">
        <w:t xml:space="preserve">               (MiddleOperator.IntegralToFloating, targetType, tempTree);</w:t>
      </w:r>
    </w:p>
    <w:p w14:paraId="4CF72D42" w14:textId="77777777" w:rsidR="008254ED" w:rsidRPr="00EC76D5" w:rsidRDefault="008254ED" w:rsidP="008254ED">
      <w:pPr>
        <w:pStyle w:val="Code"/>
      </w:pPr>
      <w:r w:rsidRPr="00EC76D5">
        <w:lastRenderedPageBreak/>
        <w:t xml:space="preserve">      }</w:t>
      </w:r>
    </w:p>
    <w:p w14:paraId="41900C40" w14:textId="77777777" w:rsidR="008254ED" w:rsidRPr="00EC76D5" w:rsidRDefault="008254ED" w:rsidP="008254ED">
      <w:pPr>
        <w:pStyle w:val="Code"/>
      </w:pPr>
      <w:r w:rsidRPr="00EC76D5">
        <w:t xml:space="preserve">      else {</w:t>
      </w:r>
    </w:p>
    <w:p w14:paraId="4E32D3D5" w14:textId="77777777" w:rsidR="008254ED" w:rsidRPr="00EC76D5" w:rsidRDefault="008254ED" w:rsidP="008254ED">
      <w:pPr>
        <w:pStyle w:val="Code"/>
      </w:pPr>
      <w:r w:rsidRPr="00EC76D5">
        <w:t xml:space="preserve">        return SyntaxTreeGenerator.generateUnaryTree</w:t>
      </w:r>
    </w:p>
    <w:p w14:paraId="0EF57164" w14:textId="77777777" w:rsidR="008254ED" w:rsidRPr="00EC76D5" w:rsidRDefault="008254ED" w:rsidP="008254ED">
      <w:pPr>
        <w:pStyle w:val="Code"/>
      </w:pPr>
      <w:r w:rsidRPr="00EC76D5">
        <w:t xml:space="preserve">               (MiddleOperator.IntegralToFloating, targetType, sourceTree);</w:t>
      </w:r>
    </w:p>
    <w:p w14:paraId="790BC917" w14:textId="77777777" w:rsidR="008254ED" w:rsidRPr="00EC76D5" w:rsidRDefault="008254ED" w:rsidP="008254ED">
      <w:pPr>
        <w:pStyle w:val="Code"/>
      </w:pPr>
      <w:r w:rsidRPr="00EC76D5">
        <w:t xml:space="preserve">      }</w:t>
      </w:r>
    </w:p>
    <w:p w14:paraId="0792990F" w14:textId="542E674C" w:rsidR="0021498D" w:rsidRPr="00EC76D5" w:rsidRDefault="008254ED" w:rsidP="008254ED">
      <w:pPr>
        <w:pStyle w:val="Code"/>
      </w:pPr>
      <w:r w:rsidRPr="00EC76D5">
        <w:t xml:space="preserve">    }</w:t>
      </w:r>
    </w:p>
    <w:p w14:paraId="61E4D3C6" w14:textId="7C774B59" w:rsidR="00FC7107" w:rsidRPr="00EC76D5" w:rsidRDefault="00FC7107" w:rsidP="00FC7107">
      <w:r w:rsidRPr="00EC76D5">
        <w:t xml:space="preserve">The same goes for the other way around, </w:t>
      </w:r>
      <w:r w:rsidR="005D099B" w:rsidRPr="00EC76D5">
        <w:t xml:space="preserve">when converting a floating value to a small (one byte) integral value, we first need to convert </w:t>
      </w:r>
      <w:r w:rsidR="006A2629" w:rsidRPr="00EC76D5">
        <w:t>the floating value to an integral value of two bytes, which we in turn convert to a</w:t>
      </w:r>
      <w:r w:rsidR="004A7D45" w:rsidRPr="00EC76D5">
        <w:t>n</w:t>
      </w:r>
      <w:r w:rsidR="006A2629" w:rsidRPr="00EC76D5">
        <w:t xml:space="preserve"> integral value of one byte.</w:t>
      </w:r>
    </w:p>
    <w:p w14:paraId="4BB92F44" w14:textId="77777777" w:rsidR="008254ED" w:rsidRPr="00EC76D5" w:rsidRDefault="008254ED" w:rsidP="008254ED">
      <w:pPr>
        <w:pStyle w:val="Code"/>
      </w:pPr>
      <w:r w:rsidRPr="00EC76D5">
        <w:t xml:space="preserve">    else if (sourceType.isFloating() &amp;&amp; targetType.isIntegralOrPointer()) {</w:t>
      </w:r>
    </w:p>
    <w:p w14:paraId="1A571D05" w14:textId="77777777" w:rsidR="008254ED" w:rsidRPr="00EC76D5" w:rsidRDefault="008254ED" w:rsidP="008254ED">
      <w:pPr>
        <w:pStyle w:val="Code"/>
      </w:pPr>
      <w:r w:rsidRPr="00EC76D5">
        <w:t xml:space="preserve">      if (targetType.getSize() == 1) {</w:t>
      </w:r>
    </w:p>
    <w:p w14:paraId="1B011013" w14:textId="77777777" w:rsidR="008254ED" w:rsidRPr="00EC76D5" w:rsidRDefault="008254ED" w:rsidP="008254ED">
      <w:pPr>
        <w:pStyle w:val="Code"/>
      </w:pPr>
      <w:r w:rsidRPr="00EC76D5">
        <w:t xml:space="preserve">        Type tempType = sourceType.isSigned() ? Type.SignedIntegerType</w:t>
      </w:r>
    </w:p>
    <w:p w14:paraId="12D278C7" w14:textId="77777777" w:rsidR="008254ED" w:rsidRPr="00EC76D5" w:rsidRDefault="008254ED" w:rsidP="008254ED">
      <w:pPr>
        <w:pStyle w:val="Code"/>
      </w:pPr>
      <w:r w:rsidRPr="00EC76D5">
        <w:t xml:space="preserve">                                              : Type.UnsignedIntegerType;</w:t>
      </w:r>
    </w:p>
    <w:p w14:paraId="2F7035E6" w14:textId="77777777" w:rsidR="008254ED" w:rsidRPr="00EC76D5" w:rsidRDefault="008254ED" w:rsidP="008254ED">
      <w:pPr>
        <w:pStyle w:val="Code"/>
      </w:pPr>
      <w:r w:rsidRPr="00EC76D5">
        <w:t xml:space="preserve">        SyntaxTree tempTree = SyntaxTreeGenerator.generateUnaryTree</w:t>
      </w:r>
    </w:p>
    <w:p w14:paraId="7ED07698" w14:textId="77777777" w:rsidR="008254ED" w:rsidRPr="00EC76D5" w:rsidRDefault="008254ED" w:rsidP="008254ED">
      <w:pPr>
        <w:pStyle w:val="Code"/>
      </w:pPr>
      <w:r w:rsidRPr="00EC76D5">
        <w:t xml:space="preserve">                   (MiddleOperator.FloatingToIntegral, tempType, sourceTree);</w:t>
      </w:r>
    </w:p>
    <w:p w14:paraId="1E628E58" w14:textId="77777777" w:rsidR="008254ED" w:rsidRPr="00EC76D5" w:rsidRDefault="008254ED" w:rsidP="008254ED">
      <w:pPr>
        <w:pStyle w:val="Code"/>
      </w:pPr>
      <w:r w:rsidRPr="00EC76D5">
        <w:t xml:space="preserve">        return SyntaxTreeGenerator.generateUnaryTree</w:t>
      </w:r>
    </w:p>
    <w:p w14:paraId="45FB99D0" w14:textId="77777777" w:rsidR="008254ED" w:rsidRPr="00EC76D5" w:rsidRDefault="008254ED" w:rsidP="008254ED">
      <w:pPr>
        <w:pStyle w:val="Code"/>
      </w:pPr>
      <w:r w:rsidRPr="00EC76D5">
        <w:t xml:space="preserve">               (MiddleOperator.IntegralToIntegral, targetType, tempTree);</w:t>
      </w:r>
    </w:p>
    <w:p w14:paraId="6048A437" w14:textId="77777777" w:rsidR="008254ED" w:rsidRPr="00EC76D5" w:rsidRDefault="008254ED" w:rsidP="008254ED">
      <w:pPr>
        <w:pStyle w:val="Code"/>
      </w:pPr>
      <w:r w:rsidRPr="00EC76D5">
        <w:t xml:space="preserve">      }</w:t>
      </w:r>
    </w:p>
    <w:p w14:paraId="5DD0C226" w14:textId="77777777" w:rsidR="008254ED" w:rsidRPr="00EC76D5" w:rsidRDefault="008254ED" w:rsidP="008254ED">
      <w:pPr>
        <w:pStyle w:val="Code"/>
      </w:pPr>
      <w:r w:rsidRPr="00EC76D5">
        <w:t xml:space="preserve">      else {</w:t>
      </w:r>
    </w:p>
    <w:p w14:paraId="2CB5026C" w14:textId="77777777" w:rsidR="008254ED" w:rsidRPr="00EC76D5" w:rsidRDefault="008254ED" w:rsidP="008254ED">
      <w:pPr>
        <w:pStyle w:val="Code"/>
      </w:pPr>
      <w:r w:rsidRPr="00EC76D5">
        <w:t xml:space="preserve">        return SyntaxTreeGenerator.generateUnaryTree</w:t>
      </w:r>
    </w:p>
    <w:p w14:paraId="372AC22D" w14:textId="77777777" w:rsidR="008254ED" w:rsidRPr="00EC76D5" w:rsidRDefault="008254ED" w:rsidP="008254ED">
      <w:pPr>
        <w:pStyle w:val="Code"/>
      </w:pPr>
      <w:r w:rsidRPr="00EC76D5">
        <w:t xml:space="preserve">               (MiddleOperator.FloatingToIntegral, targetType, sourceTree);</w:t>
      </w:r>
    </w:p>
    <w:p w14:paraId="7E68031F" w14:textId="77777777" w:rsidR="008254ED" w:rsidRPr="00EC76D5" w:rsidRDefault="008254ED" w:rsidP="008254ED">
      <w:pPr>
        <w:pStyle w:val="Code"/>
      </w:pPr>
      <w:r w:rsidRPr="00EC76D5">
        <w:t xml:space="preserve">      }</w:t>
      </w:r>
    </w:p>
    <w:p w14:paraId="7D7C4B0A" w14:textId="774CC71A" w:rsidR="0021498D" w:rsidRPr="00EC76D5" w:rsidRDefault="008254ED" w:rsidP="008254ED">
      <w:pPr>
        <w:pStyle w:val="Code"/>
      </w:pPr>
      <w:r w:rsidRPr="00EC76D5">
        <w:t xml:space="preserve">    }</w:t>
      </w:r>
    </w:p>
    <w:p w14:paraId="577E4973" w14:textId="59382F7A" w:rsidR="00D10461" w:rsidRPr="00EC76D5" w:rsidRDefault="008254ED" w:rsidP="0064508E">
      <w:r w:rsidRPr="00EC76D5">
        <w:t xml:space="preserve">The </w:t>
      </w:r>
      <w:r w:rsidR="00D10461" w:rsidRPr="00EC76D5">
        <w:t>remaining cases are trivial</w:t>
      </w:r>
      <w:r w:rsidR="005962A4" w:rsidRPr="00EC76D5">
        <w:t>, w</w:t>
      </w:r>
      <w:r w:rsidR="00D10461" w:rsidRPr="00EC76D5">
        <w:t>e just generate the appropriate converting operation.</w:t>
      </w:r>
    </w:p>
    <w:p w14:paraId="53AAAC76" w14:textId="77777777" w:rsidR="00D32856" w:rsidRPr="00EC76D5" w:rsidRDefault="00D32856" w:rsidP="00D32856">
      <w:pPr>
        <w:pStyle w:val="Code"/>
      </w:pPr>
      <w:r w:rsidRPr="00EC76D5">
        <w:t xml:space="preserve">    else if (sourceType.isFloating() &amp;&amp; targetType.isFloating()) {</w:t>
      </w:r>
    </w:p>
    <w:p w14:paraId="55A70C6C" w14:textId="77777777" w:rsidR="00D32856" w:rsidRPr="00EC76D5" w:rsidRDefault="00D32856" w:rsidP="00D32856">
      <w:pPr>
        <w:pStyle w:val="Code"/>
      </w:pPr>
      <w:r w:rsidRPr="00EC76D5">
        <w:t xml:space="preserve">      return SyntaxTreeGenerator.generateUnaryTree</w:t>
      </w:r>
    </w:p>
    <w:p w14:paraId="0494781C" w14:textId="77777777" w:rsidR="00D32856" w:rsidRPr="00EC76D5" w:rsidRDefault="00D32856" w:rsidP="00D32856">
      <w:pPr>
        <w:pStyle w:val="Code"/>
      </w:pPr>
      <w:r w:rsidRPr="00EC76D5">
        <w:t xml:space="preserve">             (MiddleOperator.FloatingToFloating, targetType, sourceTree);</w:t>
      </w:r>
    </w:p>
    <w:p w14:paraId="4ED07ABA" w14:textId="77777777" w:rsidR="00D32856" w:rsidRPr="00EC76D5" w:rsidRDefault="00D32856" w:rsidP="00D32856">
      <w:pPr>
        <w:pStyle w:val="Code"/>
      </w:pPr>
      <w:r w:rsidRPr="00EC76D5">
        <w:t xml:space="preserve">    }</w:t>
      </w:r>
    </w:p>
    <w:p w14:paraId="2F010006" w14:textId="77777777" w:rsidR="00D32856" w:rsidRPr="00EC76D5" w:rsidRDefault="00D32856" w:rsidP="00D32856">
      <w:pPr>
        <w:pStyle w:val="Code"/>
      </w:pPr>
      <w:r w:rsidRPr="00EC76D5">
        <w:t xml:space="preserve">    else if (sourceType.isLogical() &amp;&amp; targetType.isIntegralOrPointer()) {</w:t>
      </w:r>
    </w:p>
    <w:p w14:paraId="546AA079" w14:textId="77777777" w:rsidR="00D32856" w:rsidRPr="00EC76D5" w:rsidRDefault="00D32856" w:rsidP="00D32856">
      <w:pPr>
        <w:pStyle w:val="Code"/>
      </w:pPr>
      <w:r w:rsidRPr="00EC76D5">
        <w:t xml:space="preserve">      return SyntaxTreeGenerator.generateUnaryTree</w:t>
      </w:r>
    </w:p>
    <w:p w14:paraId="199B27F0" w14:textId="77777777" w:rsidR="00D32856" w:rsidRPr="00EC76D5" w:rsidRDefault="00D32856" w:rsidP="00D32856">
      <w:pPr>
        <w:pStyle w:val="Code"/>
      </w:pPr>
      <w:r w:rsidRPr="00EC76D5">
        <w:t xml:space="preserve">             (MiddleOperator.LogicalToIntegral, targetType, sourceTree);</w:t>
      </w:r>
    </w:p>
    <w:p w14:paraId="7057DDD4" w14:textId="77777777" w:rsidR="00D32856" w:rsidRPr="00EC76D5" w:rsidRDefault="00D32856" w:rsidP="00D32856">
      <w:pPr>
        <w:pStyle w:val="Code"/>
      </w:pPr>
      <w:r w:rsidRPr="00EC76D5">
        <w:t xml:space="preserve">    }</w:t>
      </w:r>
    </w:p>
    <w:p w14:paraId="75E5FE55" w14:textId="77777777" w:rsidR="00D32856" w:rsidRPr="00EC76D5" w:rsidRDefault="00D32856" w:rsidP="00D32856">
      <w:pPr>
        <w:pStyle w:val="Code"/>
      </w:pPr>
      <w:r w:rsidRPr="00EC76D5">
        <w:t xml:space="preserve">    else if (sourceType.isLogical() &amp;&amp; targetType.isFloating()) {</w:t>
      </w:r>
    </w:p>
    <w:p w14:paraId="135AE783" w14:textId="77777777" w:rsidR="00D32856" w:rsidRPr="00EC76D5" w:rsidRDefault="00D32856" w:rsidP="00D32856">
      <w:pPr>
        <w:pStyle w:val="Code"/>
      </w:pPr>
      <w:r w:rsidRPr="00EC76D5">
        <w:t xml:space="preserve">      return SyntaxTreeGenerator.generateUnaryTree</w:t>
      </w:r>
    </w:p>
    <w:p w14:paraId="21703DF8" w14:textId="77777777" w:rsidR="00D32856" w:rsidRPr="00EC76D5" w:rsidRDefault="00D32856" w:rsidP="00D32856">
      <w:pPr>
        <w:pStyle w:val="Code"/>
      </w:pPr>
      <w:r w:rsidRPr="00EC76D5">
        <w:t xml:space="preserve">             (MiddleOperator.LogicalToFloating, targetType, sourceTree);</w:t>
      </w:r>
    </w:p>
    <w:p w14:paraId="6A062177" w14:textId="489CFC43" w:rsidR="00D32856" w:rsidRPr="00EC76D5" w:rsidRDefault="00D32856" w:rsidP="00D32856">
      <w:pPr>
        <w:pStyle w:val="Code"/>
      </w:pPr>
      <w:r w:rsidRPr="00EC76D5">
        <w:t xml:space="preserve">    }</w:t>
      </w:r>
    </w:p>
    <w:p w14:paraId="49867114" w14:textId="58343EC6" w:rsidR="006A6C66" w:rsidRPr="00EC76D5" w:rsidRDefault="00FF3122" w:rsidP="00FF3122">
      <w:pPr>
        <w:rPr>
          <w:noProof/>
        </w:rPr>
      </w:pPr>
      <w:r w:rsidRPr="00EC76D5">
        <w:t>When converting a string to a character pointer we just return the source tree.</w:t>
      </w:r>
    </w:p>
    <w:p w14:paraId="083ED249" w14:textId="77777777" w:rsidR="00D32856" w:rsidRPr="00EC76D5" w:rsidRDefault="00D32856" w:rsidP="00D32856">
      <w:pPr>
        <w:pStyle w:val="Code"/>
      </w:pPr>
      <w:r w:rsidRPr="00EC76D5">
        <w:t xml:space="preserve">    else if (sourceType.isString() &amp;&amp; targetType.isPointer() &amp;&amp;</w:t>
      </w:r>
    </w:p>
    <w:p w14:paraId="6D15FE41" w14:textId="77777777" w:rsidR="00D32856" w:rsidRPr="00EC76D5" w:rsidRDefault="00D32856" w:rsidP="00D32856">
      <w:pPr>
        <w:pStyle w:val="Code"/>
      </w:pPr>
      <w:r w:rsidRPr="00EC76D5">
        <w:t xml:space="preserve">             targetType.getPointerType().isChar()) {</w:t>
      </w:r>
    </w:p>
    <w:p w14:paraId="7FC7E53E" w14:textId="77777777" w:rsidR="00D32856" w:rsidRPr="00EC76D5" w:rsidRDefault="00D32856" w:rsidP="00D32856">
      <w:pPr>
        <w:pStyle w:val="Code"/>
      </w:pPr>
      <w:r w:rsidRPr="00EC76D5">
        <w:t xml:space="preserve">      return sourceTree;</w:t>
      </w:r>
    </w:p>
    <w:p w14:paraId="35FD0DB7" w14:textId="03468892" w:rsidR="00D32856" w:rsidRPr="00EC76D5" w:rsidRDefault="00D32856" w:rsidP="00D32856">
      <w:pPr>
        <w:pStyle w:val="Code"/>
      </w:pPr>
      <w:r w:rsidRPr="00EC76D5">
        <w:t xml:space="preserve">    }</w:t>
      </w:r>
    </w:p>
    <w:p w14:paraId="43F1EDC1" w14:textId="6805AFA3" w:rsidR="008B5419" w:rsidRPr="00EC76D5" w:rsidRDefault="00532460" w:rsidP="008B5419">
      <w:r w:rsidRPr="00EC76D5">
        <w:t>When converting between pointers and arrays we check that they have the same type and (in the arrays case) the same size.</w:t>
      </w:r>
    </w:p>
    <w:p w14:paraId="32EA50F1" w14:textId="77777777" w:rsidR="00827AD7" w:rsidRPr="00EC76D5" w:rsidRDefault="00827AD7" w:rsidP="00827AD7">
      <w:pPr>
        <w:pStyle w:val="Code"/>
      </w:pPr>
      <w:r w:rsidRPr="00EC76D5">
        <w:t xml:space="preserve">    else if (sourceType.isPointerOrArray() &amp;&amp; targetType.isPointerOrArray()) {</w:t>
      </w:r>
    </w:p>
    <w:p w14:paraId="622FF674" w14:textId="77777777" w:rsidR="00827AD7" w:rsidRPr="00EC76D5" w:rsidRDefault="00827AD7" w:rsidP="00827AD7">
      <w:pPr>
        <w:pStyle w:val="Code"/>
      </w:pPr>
      <w:r w:rsidRPr="00EC76D5">
        <w:t xml:space="preserve">      Assert.error(sourceType.getPointerOrArrayType().equals</w:t>
      </w:r>
    </w:p>
    <w:p w14:paraId="650EB63A" w14:textId="77777777" w:rsidR="00827AD7" w:rsidRPr="00EC76D5" w:rsidRDefault="00827AD7" w:rsidP="00827AD7">
      <w:pPr>
        <w:pStyle w:val="Code"/>
      </w:pPr>
      <w:r w:rsidRPr="00EC76D5">
        <w:t xml:space="preserve">                   (targetType.getPointerOrArrayType()),</w:t>
      </w:r>
    </w:p>
    <w:p w14:paraId="0071B31B" w14:textId="77777777" w:rsidR="00827AD7" w:rsidRPr="00EC76D5" w:rsidRDefault="00827AD7" w:rsidP="00827AD7">
      <w:pPr>
        <w:pStyle w:val="Code"/>
      </w:pPr>
      <w:r w:rsidRPr="00EC76D5">
        <w:t xml:space="preserve">                   sourceType, "cannot be converted to " + targetType);</w:t>
      </w:r>
    </w:p>
    <w:p w14:paraId="24F0B2BB" w14:textId="77777777" w:rsidR="00827AD7" w:rsidRPr="00EC76D5" w:rsidRDefault="00827AD7" w:rsidP="00827AD7">
      <w:pPr>
        <w:pStyle w:val="Code"/>
      </w:pPr>
      <w:r w:rsidRPr="00EC76D5">
        <w:t xml:space="preserve">      </w:t>
      </w:r>
    </w:p>
    <w:p w14:paraId="410571F2" w14:textId="77777777" w:rsidR="00827AD7" w:rsidRPr="00EC76D5" w:rsidRDefault="00827AD7" w:rsidP="00827AD7">
      <w:pPr>
        <w:pStyle w:val="Code"/>
      </w:pPr>
      <w:r w:rsidRPr="00EC76D5">
        <w:t xml:space="preserve">      if (sourceType.isArray() &amp;&amp; targetType.isArray() &amp;&amp;</w:t>
      </w:r>
    </w:p>
    <w:p w14:paraId="08F1373B" w14:textId="77777777" w:rsidR="00827AD7" w:rsidRPr="00EC76D5" w:rsidRDefault="00827AD7" w:rsidP="00827AD7">
      <w:pPr>
        <w:pStyle w:val="Code"/>
      </w:pPr>
      <w:r w:rsidRPr="00EC76D5">
        <w:t xml:space="preserve">          (targetType.getArraySize() != 0)) {</w:t>
      </w:r>
    </w:p>
    <w:p w14:paraId="28E09A37" w14:textId="77777777" w:rsidR="00827AD7" w:rsidRPr="00EC76D5" w:rsidRDefault="00827AD7" w:rsidP="00827AD7">
      <w:pPr>
        <w:pStyle w:val="Code"/>
      </w:pPr>
      <w:r w:rsidRPr="00EC76D5">
        <w:t xml:space="preserve">        Assert.error(targetType.getArraySize() == targetType.getArraySize(),</w:t>
      </w:r>
    </w:p>
    <w:p w14:paraId="4B890A45" w14:textId="77777777" w:rsidR="00827AD7" w:rsidRPr="00EC76D5" w:rsidRDefault="00827AD7" w:rsidP="00827AD7">
      <w:pPr>
        <w:pStyle w:val="Code"/>
      </w:pPr>
      <w:r w:rsidRPr="00EC76D5">
        <w:lastRenderedPageBreak/>
        <w:t xml:space="preserve">                     sourceType, "different array sizes");</w:t>
      </w:r>
    </w:p>
    <w:p w14:paraId="635BCE2F" w14:textId="77777777" w:rsidR="00827AD7" w:rsidRPr="00EC76D5" w:rsidRDefault="00827AD7" w:rsidP="00827AD7">
      <w:pPr>
        <w:pStyle w:val="Code"/>
      </w:pPr>
      <w:r w:rsidRPr="00EC76D5">
        <w:t xml:space="preserve">      }</w:t>
      </w:r>
    </w:p>
    <w:p w14:paraId="5401C81A" w14:textId="77777777" w:rsidR="00827AD7" w:rsidRPr="00EC76D5" w:rsidRDefault="00827AD7" w:rsidP="00827AD7">
      <w:pPr>
        <w:pStyle w:val="Code"/>
      </w:pPr>
      <w:r w:rsidRPr="00EC76D5">
        <w:t xml:space="preserve">      </w:t>
      </w:r>
    </w:p>
    <w:p w14:paraId="63665DEB" w14:textId="77777777" w:rsidR="00827AD7" w:rsidRPr="00EC76D5" w:rsidRDefault="00827AD7" w:rsidP="00827AD7">
      <w:pPr>
        <w:pStyle w:val="Code"/>
      </w:pPr>
      <w:r w:rsidRPr="00EC76D5">
        <w:t xml:space="preserve">      return sourceTree;</w:t>
      </w:r>
    </w:p>
    <w:p w14:paraId="692DDD5B" w14:textId="4D35CE58" w:rsidR="00827AD7" w:rsidRPr="00EC76D5" w:rsidRDefault="00827AD7" w:rsidP="00827AD7">
      <w:pPr>
        <w:pStyle w:val="Code"/>
      </w:pPr>
      <w:r w:rsidRPr="00EC76D5">
        <w:t xml:space="preserve">    }</w:t>
      </w:r>
    </w:p>
    <w:p w14:paraId="2439E521" w14:textId="50DD71BC" w:rsidR="00654E23" w:rsidRPr="00EC76D5" w:rsidRDefault="00654E23" w:rsidP="00654E23">
      <w:r w:rsidRPr="00EC76D5">
        <w:t xml:space="preserve">It is possible to explicitly convert a value to </w:t>
      </w:r>
      <w:r w:rsidRPr="00EC76D5">
        <w:rPr>
          <w:rStyle w:val="CodeInText0"/>
        </w:rPr>
        <w:t>void</w:t>
      </w:r>
      <w:r w:rsidRPr="00EC76D5">
        <w:t>. In that case, we just return null.</w:t>
      </w:r>
    </w:p>
    <w:p w14:paraId="1F91D5DC" w14:textId="77777777" w:rsidR="00827AD7" w:rsidRPr="00EC76D5" w:rsidRDefault="00827AD7" w:rsidP="00827AD7">
      <w:pPr>
        <w:pStyle w:val="Code"/>
      </w:pPr>
      <w:r w:rsidRPr="00EC76D5">
        <w:t xml:space="preserve">    else if (targetType.isVoid()) {</w:t>
      </w:r>
    </w:p>
    <w:p w14:paraId="38C61EAE" w14:textId="77777777" w:rsidR="00827AD7" w:rsidRPr="00EC76D5" w:rsidRDefault="00827AD7" w:rsidP="00827AD7">
      <w:pPr>
        <w:pStyle w:val="Code"/>
      </w:pPr>
      <w:r w:rsidRPr="00EC76D5">
        <w:t xml:space="preserve">      return null;</w:t>
      </w:r>
    </w:p>
    <w:p w14:paraId="2393D72C" w14:textId="42FCED5E" w:rsidR="00827AD7" w:rsidRPr="00EC76D5" w:rsidRDefault="00827AD7" w:rsidP="00827AD7">
      <w:pPr>
        <w:pStyle w:val="Code"/>
      </w:pPr>
      <w:r w:rsidRPr="00EC76D5">
        <w:t xml:space="preserve">    }</w:t>
      </w:r>
    </w:p>
    <w:p w14:paraId="7C2AFF52" w14:textId="381B41DE" w:rsidR="00F228FE" w:rsidRPr="00EC76D5" w:rsidRDefault="00F228FE" w:rsidP="00F228FE">
      <w:r w:rsidRPr="00EC76D5">
        <w:t>If non</w:t>
      </w:r>
      <w:r w:rsidR="00E62FAA" w:rsidRPr="00EC76D5">
        <w:t>e</w:t>
      </w:r>
      <w:r w:rsidRPr="00EC76D5">
        <w:t xml:space="preserve"> of the cases above applies, we raise an error.</w:t>
      </w:r>
    </w:p>
    <w:p w14:paraId="79B28447" w14:textId="77777777" w:rsidR="00827AD7" w:rsidRPr="00EC76D5" w:rsidRDefault="00827AD7" w:rsidP="00827AD7">
      <w:pPr>
        <w:pStyle w:val="Code"/>
      </w:pPr>
      <w:r w:rsidRPr="00EC76D5">
        <w:t xml:space="preserve">    else {</w:t>
      </w:r>
    </w:p>
    <w:p w14:paraId="50899B11" w14:textId="77777777" w:rsidR="00827AD7" w:rsidRPr="00EC76D5" w:rsidRDefault="00827AD7" w:rsidP="00827AD7">
      <w:pPr>
        <w:pStyle w:val="Code"/>
      </w:pPr>
      <w:r w:rsidRPr="00EC76D5">
        <w:t xml:space="preserve">      Assert.error("Cannot convert from " + sourceType + " to " + targetType);</w:t>
      </w:r>
    </w:p>
    <w:p w14:paraId="4A0EBE02" w14:textId="77777777" w:rsidR="00827AD7" w:rsidRPr="00EC76D5" w:rsidRDefault="00827AD7" w:rsidP="00827AD7">
      <w:pPr>
        <w:pStyle w:val="Code"/>
      </w:pPr>
      <w:r w:rsidRPr="00EC76D5">
        <w:t xml:space="preserve">      return null;</w:t>
      </w:r>
    </w:p>
    <w:p w14:paraId="5482D755" w14:textId="6B0A04AC" w:rsidR="00827AD7" w:rsidRPr="00EC76D5" w:rsidRDefault="00827AD7" w:rsidP="00827AD7">
      <w:pPr>
        <w:pStyle w:val="Code"/>
      </w:pPr>
      <w:r w:rsidRPr="00EC76D5">
        <w:t xml:space="preserve">    }</w:t>
      </w:r>
    </w:p>
    <w:p w14:paraId="2B4F0C34" w14:textId="5D67AB4A" w:rsidR="00A52B14" w:rsidRPr="00EC76D5" w:rsidRDefault="00A52B14" w:rsidP="00A52B14">
      <w:r w:rsidRPr="00EC76D5">
        <w:t xml:space="preserve">The </w:t>
      </w:r>
      <w:r w:rsidRPr="00EC76D5">
        <w:rPr>
          <w:rStyle w:val="CodeInText0"/>
        </w:rPr>
        <w:t>implicitCast</w:t>
      </w:r>
      <w:r w:rsidRPr="00EC76D5">
        <w:t xml:space="preserve"> method does basically the same thing as </w:t>
      </w:r>
      <w:r w:rsidRPr="00EC76D5">
        <w:rPr>
          <w:rStyle w:val="CodeInText0"/>
        </w:rPr>
        <w:t>explicitCast</w:t>
      </w:r>
      <w:r w:rsidRPr="00EC76D5">
        <w:t xml:space="preserve">. The difference is that </w:t>
      </w:r>
      <w:r w:rsidR="00616785" w:rsidRPr="00EC76D5">
        <w:t>is raises warnings in case of converti</w:t>
      </w:r>
      <w:r w:rsidR="00903ED0" w:rsidRPr="00EC76D5">
        <w:t>ng</w:t>
      </w:r>
      <w:r w:rsidR="00616785" w:rsidRPr="00EC76D5">
        <w:t xml:space="preserve"> from a larger type to a smaller type.</w:t>
      </w:r>
      <w:r w:rsidR="003A60DE" w:rsidRPr="00EC76D5">
        <w:t xml:space="preserve"> Another difference is that we do not need to create an new type if it has the same size as the source type.</w:t>
      </w:r>
    </w:p>
    <w:p w14:paraId="334FD0C1" w14:textId="164A86DC" w:rsidR="00156E25" w:rsidRPr="00EC76D5" w:rsidRDefault="00156E25" w:rsidP="00156E25">
      <w:pPr>
        <w:pStyle w:val="Code"/>
      </w:pPr>
      <w:r w:rsidRPr="00EC76D5">
        <w:t xml:space="preserve">  public static SyntaxTree implicitCast(SyntaxTree sourceTree,</w:t>
      </w:r>
    </w:p>
    <w:p w14:paraId="18085249" w14:textId="694CF1A4" w:rsidR="00156E25" w:rsidRPr="00EC76D5" w:rsidRDefault="00156E25" w:rsidP="00156E25">
      <w:pPr>
        <w:pStyle w:val="Code"/>
      </w:pPr>
      <w:r w:rsidRPr="00EC76D5">
        <w:t xml:space="preserve">                                   </w:t>
      </w:r>
      <w:r w:rsidR="00A52B14" w:rsidRPr="00EC76D5">
        <w:t xml:space="preserve">  </w:t>
      </w:r>
      <w:r w:rsidRPr="00EC76D5">
        <w:t xml:space="preserve">   Type targetType) {</w:t>
      </w:r>
    </w:p>
    <w:p w14:paraId="124969A7" w14:textId="77777777" w:rsidR="00156E25" w:rsidRPr="00EC76D5" w:rsidRDefault="00156E25" w:rsidP="00156E25">
      <w:pPr>
        <w:pStyle w:val="Code"/>
      </w:pPr>
      <w:r w:rsidRPr="00EC76D5">
        <w:t xml:space="preserve">    sourceTree = SyntaxTreeOptimizer.optimizeExpression(sourceTree);</w:t>
      </w:r>
    </w:p>
    <w:p w14:paraId="2566E8D0" w14:textId="5D42680D" w:rsidR="00156E25" w:rsidRPr="00EC76D5" w:rsidRDefault="000A036D" w:rsidP="000C3467">
      <w:r w:rsidRPr="00EC76D5">
        <w:t>If the source tree h</w:t>
      </w:r>
      <w:r w:rsidR="000C3467" w:rsidRPr="00EC76D5">
        <w:t>as a value with the same size as the target type, we just return the source tree.</w:t>
      </w:r>
    </w:p>
    <w:p w14:paraId="77FE2F6D" w14:textId="77777777" w:rsidR="00156E25" w:rsidRPr="00EC76D5" w:rsidRDefault="00156E25" w:rsidP="00156E25">
      <w:pPr>
        <w:pStyle w:val="Code"/>
      </w:pPr>
      <w:r w:rsidRPr="00EC76D5">
        <w:t xml:space="preserve">    if ((sourceTree.getSymbol() != null) &amp;&amp; sourceTree.getSymbol().hasValue()</w:t>
      </w:r>
    </w:p>
    <w:p w14:paraId="6D6E6DD1" w14:textId="77777777" w:rsidR="00156E25" w:rsidRPr="00EC76D5" w:rsidRDefault="00156E25" w:rsidP="00156E25">
      <w:pPr>
        <w:pStyle w:val="Code"/>
      </w:pPr>
      <w:r w:rsidRPr="00EC76D5">
        <w:t xml:space="preserve">        &amp;&amp; sourceTree.getType().getSize() == targetType.getSize()) {</w:t>
      </w:r>
    </w:p>
    <w:p w14:paraId="4077E9A1" w14:textId="77777777" w:rsidR="00156E25" w:rsidRPr="00EC76D5" w:rsidRDefault="00156E25" w:rsidP="00156E25">
      <w:pPr>
        <w:pStyle w:val="Code"/>
      </w:pPr>
      <w:r w:rsidRPr="00EC76D5">
        <w:t xml:space="preserve">      return sourceTree;</w:t>
      </w:r>
    </w:p>
    <w:p w14:paraId="534AA552" w14:textId="77777777" w:rsidR="00156E25" w:rsidRPr="00EC76D5" w:rsidRDefault="00156E25" w:rsidP="00156E25">
      <w:pPr>
        <w:pStyle w:val="Code"/>
      </w:pPr>
      <w:r w:rsidRPr="00EC76D5">
        <w:t xml:space="preserve">    }</w:t>
      </w:r>
    </w:p>
    <w:p w14:paraId="59DFDF09" w14:textId="77777777" w:rsidR="004B37C0" w:rsidRPr="00EC76D5" w:rsidRDefault="004B37C0" w:rsidP="00156E25">
      <w:pPr>
        <w:pStyle w:val="Code"/>
      </w:pPr>
    </w:p>
    <w:p w14:paraId="71B520D7" w14:textId="704D205F" w:rsidR="00156E25" w:rsidRPr="00EC76D5" w:rsidRDefault="00156E25" w:rsidP="00156E25">
      <w:pPr>
        <w:pStyle w:val="Code"/>
      </w:pPr>
      <w:r w:rsidRPr="00EC76D5">
        <w:t xml:space="preserve">    Type sourceType = sourceTree.getType();</w:t>
      </w:r>
    </w:p>
    <w:p w14:paraId="4CB9C114" w14:textId="77777777" w:rsidR="00156E25" w:rsidRPr="00EC76D5" w:rsidRDefault="00156E25" w:rsidP="00156E25">
      <w:pPr>
        <w:pStyle w:val="Code"/>
      </w:pPr>
    </w:p>
    <w:p w14:paraId="0D31088A" w14:textId="77777777" w:rsidR="00156E25" w:rsidRPr="00EC76D5" w:rsidRDefault="00156E25" w:rsidP="00156E25">
      <w:pPr>
        <w:pStyle w:val="Code"/>
      </w:pPr>
      <w:r w:rsidRPr="00EC76D5">
        <w:t xml:space="preserve">    if (sourceType.equals(targetType)) {</w:t>
      </w:r>
    </w:p>
    <w:p w14:paraId="2D215BAB" w14:textId="77777777" w:rsidR="00156E25" w:rsidRPr="00EC76D5" w:rsidRDefault="00156E25" w:rsidP="00156E25">
      <w:pPr>
        <w:pStyle w:val="Code"/>
      </w:pPr>
      <w:r w:rsidRPr="00EC76D5">
        <w:t xml:space="preserve">      return sourceTree;</w:t>
      </w:r>
    </w:p>
    <w:p w14:paraId="73C6782C" w14:textId="77777777" w:rsidR="00156E25" w:rsidRPr="00EC76D5" w:rsidRDefault="00156E25" w:rsidP="00156E25">
      <w:pPr>
        <w:pStyle w:val="Code"/>
      </w:pPr>
      <w:r w:rsidRPr="00EC76D5">
        <w:t xml:space="preserve">    }</w:t>
      </w:r>
    </w:p>
    <w:p w14:paraId="1FFD3403" w14:textId="77777777" w:rsidR="00156E25" w:rsidRPr="00EC76D5" w:rsidRDefault="00156E25" w:rsidP="00156E25">
      <w:pPr>
        <w:pStyle w:val="Code"/>
      </w:pPr>
      <w:r w:rsidRPr="00EC76D5">
        <w:t xml:space="preserve">    else if (sourceType.isPointer() &amp;&amp; targetType.isPointer()) {</w:t>
      </w:r>
    </w:p>
    <w:p w14:paraId="4FC10CAA" w14:textId="77777777" w:rsidR="00156E25" w:rsidRPr="00EC76D5" w:rsidRDefault="00156E25" w:rsidP="00156E25">
      <w:pPr>
        <w:pStyle w:val="Code"/>
      </w:pPr>
      <w:r w:rsidRPr="00EC76D5">
        <w:t xml:space="preserve">      return sourceTree;</w:t>
      </w:r>
    </w:p>
    <w:p w14:paraId="3C0FAABA" w14:textId="6A77BACB" w:rsidR="00156E25" w:rsidRPr="00EC76D5" w:rsidRDefault="00156E25" w:rsidP="00156E25">
      <w:pPr>
        <w:pStyle w:val="Code"/>
      </w:pPr>
      <w:r w:rsidRPr="00EC76D5">
        <w:t xml:space="preserve">    }</w:t>
      </w:r>
    </w:p>
    <w:p w14:paraId="0E45EE11" w14:textId="10E60F7D" w:rsidR="007C7F9C" w:rsidRPr="00EC76D5" w:rsidRDefault="00CE0435" w:rsidP="007C7F9C">
      <w:r w:rsidRPr="00EC76D5">
        <w:t>If case of convertion f</w:t>
      </w:r>
      <w:r w:rsidR="0090451C" w:rsidRPr="00EC76D5">
        <w:t>ro</w:t>
      </w:r>
      <w:r w:rsidRPr="00EC76D5">
        <w:t>om a larger integral type to a smaller type, we reaise a warning.</w:t>
      </w:r>
    </w:p>
    <w:p w14:paraId="40157AA9" w14:textId="77777777" w:rsidR="00156E25" w:rsidRPr="00EC76D5" w:rsidRDefault="00156E25" w:rsidP="00156E25">
      <w:pPr>
        <w:pStyle w:val="Code"/>
      </w:pPr>
      <w:r w:rsidRPr="00EC76D5">
        <w:t xml:space="preserve">    else if (sourceType.isIntegralOrPointer() &amp;&amp;</w:t>
      </w:r>
    </w:p>
    <w:p w14:paraId="130F7E1D" w14:textId="77777777" w:rsidR="00156E25" w:rsidRPr="00EC76D5" w:rsidRDefault="00156E25" w:rsidP="00156E25">
      <w:pPr>
        <w:pStyle w:val="Code"/>
      </w:pPr>
      <w:r w:rsidRPr="00EC76D5">
        <w:t xml:space="preserve">             targetType.isIntegralOrPointer()) {</w:t>
      </w:r>
    </w:p>
    <w:p w14:paraId="5465D468" w14:textId="77777777" w:rsidR="00156E25" w:rsidRPr="00EC76D5" w:rsidRDefault="00156E25" w:rsidP="00156E25">
      <w:pPr>
        <w:pStyle w:val="Code"/>
      </w:pPr>
      <w:r w:rsidRPr="00EC76D5">
        <w:t xml:space="preserve">      if (sourceType.getSize() != targetType.getSize()) {</w:t>
      </w:r>
    </w:p>
    <w:p w14:paraId="61928A9F" w14:textId="77777777" w:rsidR="00156E25" w:rsidRPr="00EC76D5" w:rsidRDefault="00156E25" w:rsidP="00156E25">
      <w:pPr>
        <w:pStyle w:val="Code"/>
      </w:pPr>
      <w:r w:rsidRPr="00EC76D5">
        <w:t xml:space="preserve">        Assert.warning((sourceType.getSize() &lt;= targetType.getSize()), null,</w:t>
      </w:r>
    </w:p>
    <w:p w14:paraId="4DDCE4BB" w14:textId="77777777" w:rsidR="00156E25" w:rsidRPr="00EC76D5" w:rsidRDefault="00156E25" w:rsidP="00156E25">
      <w:pPr>
        <w:pStyle w:val="Code"/>
      </w:pPr>
      <w:r w:rsidRPr="00EC76D5">
        <w:t xml:space="preserve">              "implicit conversion from " + sourceType + " to " + targetType);</w:t>
      </w:r>
    </w:p>
    <w:p w14:paraId="2E3FB426" w14:textId="77777777" w:rsidR="00156E25" w:rsidRPr="00EC76D5" w:rsidRDefault="00156E25" w:rsidP="00156E25">
      <w:pPr>
        <w:pStyle w:val="Code"/>
      </w:pPr>
      <w:r w:rsidRPr="00EC76D5">
        <w:t xml:space="preserve">        return SyntaxTreeGenerator.generateUnaryTree</w:t>
      </w:r>
    </w:p>
    <w:p w14:paraId="5CEEE3F4" w14:textId="77777777" w:rsidR="00156E25" w:rsidRPr="00EC76D5" w:rsidRDefault="00156E25" w:rsidP="00156E25">
      <w:pPr>
        <w:pStyle w:val="Code"/>
      </w:pPr>
      <w:r w:rsidRPr="00EC76D5">
        <w:t xml:space="preserve">               (MiddleOperator.IntegralToIntegral, targetType, sourceTree);</w:t>
      </w:r>
    </w:p>
    <w:p w14:paraId="53ABF2CA" w14:textId="64ECE1BC" w:rsidR="00156E25" w:rsidRPr="00EC76D5" w:rsidRDefault="00156E25" w:rsidP="00156E25">
      <w:pPr>
        <w:pStyle w:val="Code"/>
      </w:pPr>
      <w:r w:rsidRPr="00EC76D5">
        <w:t xml:space="preserve">      }</w:t>
      </w:r>
    </w:p>
    <w:p w14:paraId="6E9CD365" w14:textId="42273DEC" w:rsidR="0090451C" w:rsidRPr="00EC76D5" w:rsidRDefault="0090451C" w:rsidP="0090451C">
      <w:r w:rsidRPr="00EC76D5">
        <w:t>In case of convertion between tow different integral types of the same size we just return the source tree. Unlike the explicit case above, we do not need to generate an convertion operator.</w:t>
      </w:r>
    </w:p>
    <w:p w14:paraId="068DFF7C" w14:textId="77777777" w:rsidR="00156E25" w:rsidRPr="00EC76D5" w:rsidRDefault="00156E25" w:rsidP="00156E25">
      <w:pPr>
        <w:pStyle w:val="Code"/>
      </w:pPr>
      <w:r w:rsidRPr="00EC76D5">
        <w:t xml:space="preserve">      else {</w:t>
      </w:r>
    </w:p>
    <w:p w14:paraId="108EF232" w14:textId="77777777" w:rsidR="00156E25" w:rsidRPr="00EC76D5" w:rsidRDefault="00156E25" w:rsidP="00156E25">
      <w:pPr>
        <w:pStyle w:val="Code"/>
      </w:pPr>
      <w:r w:rsidRPr="00EC76D5">
        <w:t xml:space="preserve">        return sourceTree;</w:t>
      </w:r>
    </w:p>
    <w:p w14:paraId="56EE19D7" w14:textId="77777777" w:rsidR="00156E25" w:rsidRPr="00EC76D5" w:rsidRDefault="00156E25" w:rsidP="00156E25">
      <w:pPr>
        <w:pStyle w:val="Code"/>
      </w:pPr>
      <w:r w:rsidRPr="00EC76D5">
        <w:t xml:space="preserve">      }</w:t>
      </w:r>
    </w:p>
    <w:p w14:paraId="0762375C" w14:textId="77777777" w:rsidR="00156E25" w:rsidRPr="00EC76D5" w:rsidRDefault="00156E25" w:rsidP="00156E25">
      <w:pPr>
        <w:pStyle w:val="Code"/>
      </w:pPr>
      <w:r w:rsidRPr="00EC76D5">
        <w:lastRenderedPageBreak/>
        <w:t xml:space="preserve">    }</w:t>
      </w:r>
    </w:p>
    <w:p w14:paraId="5DF26743" w14:textId="77777777" w:rsidR="00156E25" w:rsidRPr="00EC76D5" w:rsidRDefault="00156E25" w:rsidP="00156E25">
      <w:pPr>
        <w:pStyle w:val="Code"/>
      </w:pPr>
      <w:r w:rsidRPr="00EC76D5">
        <w:t xml:space="preserve">    else if (sourceType.isIntegralOrPointer() &amp;&amp; targetType.isFloating()) {</w:t>
      </w:r>
    </w:p>
    <w:p w14:paraId="377060F0" w14:textId="77777777" w:rsidR="00156E25" w:rsidRPr="00EC76D5" w:rsidRDefault="00156E25" w:rsidP="00156E25">
      <w:pPr>
        <w:pStyle w:val="Code"/>
      </w:pPr>
      <w:r w:rsidRPr="00EC76D5">
        <w:t xml:space="preserve">      if (sourceType.getSize() == 1) {</w:t>
      </w:r>
    </w:p>
    <w:p w14:paraId="6D43AABB" w14:textId="77777777" w:rsidR="00156E25" w:rsidRPr="00EC76D5" w:rsidRDefault="00156E25" w:rsidP="00156E25">
      <w:pPr>
        <w:pStyle w:val="Code"/>
      </w:pPr>
      <w:r w:rsidRPr="00EC76D5">
        <w:t xml:space="preserve">        Type tempType = sourceType.isSigned() ? Type.SignedIntegerType</w:t>
      </w:r>
    </w:p>
    <w:p w14:paraId="57F9B614" w14:textId="77777777" w:rsidR="00156E25" w:rsidRPr="00EC76D5" w:rsidRDefault="00156E25" w:rsidP="00156E25">
      <w:pPr>
        <w:pStyle w:val="Code"/>
      </w:pPr>
      <w:r w:rsidRPr="00EC76D5">
        <w:t xml:space="preserve">                                              : Type.UnsignedIntegerType;</w:t>
      </w:r>
    </w:p>
    <w:p w14:paraId="21CAF7B5" w14:textId="77777777" w:rsidR="00156E25" w:rsidRPr="00EC76D5" w:rsidRDefault="00156E25" w:rsidP="00156E25">
      <w:pPr>
        <w:pStyle w:val="Code"/>
      </w:pPr>
      <w:r w:rsidRPr="00EC76D5">
        <w:t xml:space="preserve">        SyntaxTree tempTree = SyntaxTreeGenerator.generateUnaryTree</w:t>
      </w:r>
    </w:p>
    <w:p w14:paraId="028D9773" w14:textId="77777777" w:rsidR="00156E25" w:rsidRPr="00EC76D5" w:rsidRDefault="00156E25" w:rsidP="00156E25">
      <w:pPr>
        <w:pStyle w:val="Code"/>
      </w:pPr>
      <w:r w:rsidRPr="00EC76D5">
        <w:t xml:space="preserve">                   (MiddleOperator.IntegralToIntegral, tempType, sourceTree);</w:t>
      </w:r>
    </w:p>
    <w:p w14:paraId="0CF7CF34" w14:textId="77777777" w:rsidR="00156E25" w:rsidRPr="00EC76D5" w:rsidRDefault="00156E25" w:rsidP="00156E25">
      <w:pPr>
        <w:pStyle w:val="Code"/>
      </w:pPr>
      <w:r w:rsidRPr="00EC76D5">
        <w:t xml:space="preserve">        return SyntaxTreeGenerator.generateUnaryTree</w:t>
      </w:r>
    </w:p>
    <w:p w14:paraId="19D4A8C1" w14:textId="77777777" w:rsidR="00156E25" w:rsidRPr="00EC76D5" w:rsidRDefault="00156E25" w:rsidP="00156E25">
      <w:pPr>
        <w:pStyle w:val="Code"/>
      </w:pPr>
      <w:r w:rsidRPr="00EC76D5">
        <w:t xml:space="preserve">               (MiddleOperator.IntegralToFloating, targetType, tempTree);</w:t>
      </w:r>
    </w:p>
    <w:p w14:paraId="0E5ABAB1" w14:textId="77777777" w:rsidR="00156E25" w:rsidRPr="00EC76D5" w:rsidRDefault="00156E25" w:rsidP="00156E25">
      <w:pPr>
        <w:pStyle w:val="Code"/>
      </w:pPr>
      <w:r w:rsidRPr="00EC76D5">
        <w:t xml:space="preserve">      }</w:t>
      </w:r>
    </w:p>
    <w:p w14:paraId="49B8C093" w14:textId="77777777" w:rsidR="00156E25" w:rsidRPr="00EC76D5" w:rsidRDefault="00156E25" w:rsidP="00156E25">
      <w:pPr>
        <w:pStyle w:val="Code"/>
      </w:pPr>
      <w:r w:rsidRPr="00EC76D5">
        <w:t xml:space="preserve">      else {</w:t>
      </w:r>
    </w:p>
    <w:p w14:paraId="4FC0A64C" w14:textId="77777777" w:rsidR="00156E25" w:rsidRPr="00EC76D5" w:rsidRDefault="00156E25" w:rsidP="00156E25">
      <w:pPr>
        <w:pStyle w:val="Code"/>
      </w:pPr>
      <w:r w:rsidRPr="00EC76D5">
        <w:t xml:space="preserve">        return SyntaxTreeGenerator.generateUnaryTree</w:t>
      </w:r>
    </w:p>
    <w:p w14:paraId="2CB8A081" w14:textId="77777777" w:rsidR="00156E25" w:rsidRPr="00EC76D5" w:rsidRDefault="00156E25" w:rsidP="00156E25">
      <w:pPr>
        <w:pStyle w:val="Code"/>
      </w:pPr>
      <w:r w:rsidRPr="00EC76D5">
        <w:t xml:space="preserve">               (MiddleOperator.IntegralToFloating, targetType, sourceTree);</w:t>
      </w:r>
    </w:p>
    <w:p w14:paraId="41F2481C" w14:textId="77777777" w:rsidR="00156E25" w:rsidRPr="00EC76D5" w:rsidRDefault="00156E25" w:rsidP="00156E25">
      <w:pPr>
        <w:pStyle w:val="Code"/>
      </w:pPr>
      <w:r w:rsidRPr="00EC76D5">
        <w:t xml:space="preserve">      }</w:t>
      </w:r>
    </w:p>
    <w:p w14:paraId="06C52C72" w14:textId="77777777" w:rsidR="00156E25" w:rsidRPr="00EC76D5" w:rsidRDefault="00156E25" w:rsidP="00156E25">
      <w:pPr>
        <w:pStyle w:val="Code"/>
      </w:pPr>
      <w:r w:rsidRPr="00EC76D5">
        <w:t xml:space="preserve">    }</w:t>
      </w:r>
    </w:p>
    <w:p w14:paraId="6A444997" w14:textId="42DEA730" w:rsidR="00F37A3B" w:rsidRPr="00EC76D5" w:rsidRDefault="00F37A3B" w:rsidP="00F37A3B">
      <w:r w:rsidRPr="00EC76D5">
        <w:t>An implicit convertion from a floating type to an integral or pointer type always raises a warning.</w:t>
      </w:r>
    </w:p>
    <w:p w14:paraId="5546D5D3" w14:textId="7B96FBBC" w:rsidR="00156E25" w:rsidRPr="00EC76D5" w:rsidRDefault="00156E25" w:rsidP="00156E25">
      <w:pPr>
        <w:pStyle w:val="Code"/>
      </w:pPr>
      <w:r w:rsidRPr="00EC76D5">
        <w:t xml:space="preserve">    else if (sourceType.isFloating() &amp;&amp; targetType.isIntegralOrPointer()) {</w:t>
      </w:r>
    </w:p>
    <w:p w14:paraId="1985D346" w14:textId="77777777" w:rsidR="00156E25" w:rsidRPr="00EC76D5" w:rsidRDefault="00156E25" w:rsidP="00156E25">
      <w:pPr>
        <w:pStyle w:val="Code"/>
      </w:pPr>
      <w:r w:rsidRPr="00EC76D5">
        <w:t xml:space="preserve">      Assert.warning(null, "implicit conversion from " + sourceType+</w:t>
      </w:r>
    </w:p>
    <w:p w14:paraId="3E06F32E" w14:textId="77777777" w:rsidR="00156E25" w:rsidRPr="00EC76D5" w:rsidRDefault="00156E25" w:rsidP="00156E25">
      <w:pPr>
        <w:pStyle w:val="Code"/>
      </w:pPr>
      <w:r w:rsidRPr="00EC76D5">
        <w:t xml:space="preserve">                           " to " + targetType);</w:t>
      </w:r>
    </w:p>
    <w:p w14:paraId="2BAC01E1" w14:textId="77777777" w:rsidR="00156E25" w:rsidRPr="00EC76D5" w:rsidRDefault="00156E25" w:rsidP="00156E25">
      <w:pPr>
        <w:pStyle w:val="Code"/>
      </w:pPr>
      <w:r w:rsidRPr="00EC76D5">
        <w:t xml:space="preserve">      </w:t>
      </w:r>
    </w:p>
    <w:p w14:paraId="00D0EA3C" w14:textId="77777777" w:rsidR="00156E25" w:rsidRPr="00EC76D5" w:rsidRDefault="00156E25" w:rsidP="00156E25">
      <w:pPr>
        <w:pStyle w:val="Code"/>
      </w:pPr>
      <w:r w:rsidRPr="00EC76D5">
        <w:t xml:space="preserve">      if (targetType.getSize() == 1) {</w:t>
      </w:r>
    </w:p>
    <w:p w14:paraId="69B6BCF0" w14:textId="77777777" w:rsidR="00156E25" w:rsidRPr="00EC76D5" w:rsidRDefault="00156E25" w:rsidP="00156E25">
      <w:pPr>
        <w:pStyle w:val="Code"/>
      </w:pPr>
      <w:r w:rsidRPr="00EC76D5">
        <w:t xml:space="preserve">        Type tempType = sourceType.isSigned() ? Type.SignedIntegerType</w:t>
      </w:r>
    </w:p>
    <w:p w14:paraId="227B256C" w14:textId="77777777" w:rsidR="00156E25" w:rsidRPr="00EC76D5" w:rsidRDefault="00156E25" w:rsidP="00156E25">
      <w:pPr>
        <w:pStyle w:val="Code"/>
      </w:pPr>
      <w:r w:rsidRPr="00EC76D5">
        <w:t xml:space="preserve">                                              : Type.UnsignedIntegerType;</w:t>
      </w:r>
    </w:p>
    <w:p w14:paraId="69576431" w14:textId="77777777" w:rsidR="00156E25" w:rsidRPr="00EC76D5" w:rsidRDefault="00156E25" w:rsidP="00156E25">
      <w:pPr>
        <w:pStyle w:val="Code"/>
      </w:pPr>
      <w:r w:rsidRPr="00EC76D5">
        <w:t xml:space="preserve">        SyntaxTree tempTree = SyntaxTreeGenerator.generateUnaryTree</w:t>
      </w:r>
    </w:p>
    <w:p w14:paraId="58ABA256" w14:textId="77777777" w:rsidR="00156E25" w:rsidRPr="00EC76D5" w:rsidRDefault="00156E25" w:rsidP="00156E25">
      <w:pPr>
        <w:pStyle w:val="Code"/>
      </w:pPr>
      <w:r w:rsidRPr="00EC76D5">
        <w:t xml:space="preserve">                   (MiddleOperator.FloatingToIntegral, tempType, sourceTree);</w:t>
      </w:r>
    </w:p>
    <w:p w14:paraId="4B7FA4B8" w14:textId="77777777" w:rsidR="00156E25" w:rsidRPr="00EC76D5" w:rsidRDefault="00156E25" w:rsidP="00156E25">
      <w:pPr>
        <w:pStyle w:val="Code"/>
      </w:pPr>
      <w:r w:rsidRPr="00EC76D5">
        <w:t xml:space="preserve">        return SyntaxTreeGenerator.generateUnaryTree</w:t>
      </w:r>
    </w:p>
    <w:p w14:paraId="7ADEFAC3" w14:textId="77777777" w:rsidR="00156E25" w:rsidRPr="00EC76D5" w:rsidRDefault="00156E25" w:rsidP="00156E25">
      <w:pPr>
        <w:pStyle w:val="Code"/>
      </w:pPr>
      <w:r w:rsidRPr="00EC76D5">
        <w:t xml:space="preserve">               (MiddleOperator.IntegralToIntegral, targetType, tempTree);</w:t>
      </w:r>
    </w:p>
    <w:p w14:paraId="5746F576" w14:textId="77777777" w:rsidR="00156E25" w:rsidRPr="00EC76D5" w:rsidRDefault="00156E25" w:rsidP="00156E25">
      <w:pPr>
        <w:pStyle w:val="Code"/>
      </w:pPr>
      <w:r w:rsidRPr="00EC76D5">
        <w:t xml:space="preserve">      }</w:t>
      </w:r>
    </w:p>
    <w:p w14:paraId="58439BFD" w14:textId="77777777" w:rsidR="00156E25" w:rsidRPr="00EC76D5" w:rsidRDefault="00156E25" w:rsidP="00156E25">
      <w:pPr>
        <w:pStyle w:val="Code"/>
      </w:pPr>
      <w:r w:rsidRPr="00EC76D5">
        <w:t xml:space="preserve">      else {</w:t>
      </w:r>
    </w:p>
    <w:p w14:paraId="34C416DF" w14:textId="77777777" w:rsidR="00156E25" w:rsidRPr="00EC76D5" w:rsidRDefault="00156E25" w:rsidP="00156E25">
      <w:pPr>
        <w:pStyle w:val="Code"/>
      </w:pPr>
      <w:r w:rsidRPr="00EC76D5">
        <w:t xml:space="preserve">        return SyntaxTreeGenerator.generateUnaryTree</w:t>
      </w:r>
    </w:p>
    <w:p w14:paraId="61AE3A4F" w14:textId="77777777" w:rsidR="00156E25" w:rsidRPr="00EC76D5" w:rsidRDefault="00156E25" w:rsidP="00156E25">
      <w:pPr>
        <w:pStyle w:val="Code"/>
      </w:pPr>
      <w:r w:rsidRPr="00EC76D5">
        <w:t xml:space="preserve">               (MiddleOperator.FloatingToIntegral, targetType, sourceTree);</w:t>
      </w:r>
    </w:p>
    <w:p w14:paraId="73FFC59C" w14:textId="77777777" w:rsidR="00156E25" w:rsidRPr="00EC76D5" w:rsidRDefault="00156E25" w:rsidP="00156E25">
      <w:pPr>
        <w:pStyle w:val="Code"/>
      </w:pPr>
      <w:r w:rsidRPr="00EC76D5">
        <w:t xml:space="preserve">      }</w:t>
      </w:r>
    </w:p>
    <w:p w14:paraId="364CD481" w14:textId="77777777" w:rsidR="00156E25" w:rsidRPr="00EC76D5" w:rsidRDefault="00156E25" w:rsidP="00156E25">
      <w:pPr>
        <w:pStyle w:val="Code"/>
      </w:pPr>
      <w:r w:rsidRPr="00EC76D5">
        <w:t xml:space="preserve">    }</w:t>
      </w:r>
    </w:p>
    <w:p w14:paraId="3C8122D1" w14:textId="77777777" w:rsidR="00156E25" w:rsidRPr="00EC76D5" w:rsidRDefault="00156E25" w:rsidP="00156E25">
      <w:pPr>
        <w:pStyle w:val="Code"/>
      </w:pPr>
      <w:r w:rsidRPr="00EC76D5">
        <w:t xml:space="preserve">    else if (sourceType.isFloating() &amp;&amp; targetType.isFloating()) {</w:t>
      </w:r>
    </w:p>
    <w:p w14:paraId="4121907B" w14:textId="77777777" w:rsidR="00156E25" w:rsidRPr="00EC76D5" w:rsidRDefault="00156E25" w:rsidP="00156E25">
      <w:pPr>
        <w:pStyle w:val="Code"/>
      </w:pPr>
      <w:r w:rsidRPr="00EC76D5">
        <w:t xml:space="preserve">      if (sourceType.getSize() != targetType.getSize()) {</w:t>
      </w:r>
    </w:p>
    <w:p w14:paraId="3FB08F62" w14:textId="77777777" w:rsidR="00156E25" w:rsidRPr="00EC76D5" w:rsidRDefault="00156E25" w:rsidP="00156E25">
      <w:pPr>
        <w:pStyle w:val="Code"/>
      </w:pPr>
      <w:r w:rsidRPr="00EC76D5">
        <w:t xml:space="preserve">        Assert.warning((sourceType.getSize() &lt;= targetType.getSize()), null,</w:t>
      </w:r>
    </w:p>
    <w:p w14:paraId="73796E20" w14:textId="77777777" w:rsidR="00156E25" w:rsidRPr="00EC76D5" w:rsidRDefault="00156E25" w:rsidP="00156E25">
      <w:pPr>
        <w:pStyle w:val="Code"/>
      </w:pPr>
      <w:r w:rsidRPr="00EC76D5">
        <w:t xml:space="preserve">              "implicit conversion from " + sourceType + " to " + targetType);</w:t>
      </w:r>
    </w:p>
    <w:p w14:paraId="1482C56D" w14:textId="77777777" w:rsidR="00156E25" w:rsidRPr="00EC76D5" w:rsidRDefault="00156E25" w:rsidP="00156E25">
      <w:pPr>
        <w:pStyle w:val="Code"/>
      </w:pPr>
      <w:r w:rsidRPr="00EC76D5">
        <w:t xml:space="preserve">        return SyntaxTreeGenerator.generateUnaryTree</w:t>
      </w:r>
    </w:p>
    <w:p w14:paraId="77DCAD8D" w14:textId="77777777" w:rsidR="00156E25" w:rsidRPr="00EC76D5" w:rsidRDefault="00156E25" w:rsidP="00156E25">
      <w:pPr>
        <w:pStyle w:val="Code"/>
      </w:pPr>
      <w:r w:rsidRPr="00EC76D5">
        <w:t xml:space="preserve">               (MiddleOperator.FloatingToFloating, targetType, sourceTree);</w:t>
      </w:r>
    </w:p>
    <w:p w14:paraId="67FAFAF3" w14:textId="77777777" w:rsidR="00156E25" w:rsidRPr="00EC76D5" w:rsidRDefault="00156E25" w:rsidP="00156E25">
      <w:pPr>
        <w:pStyle w:val="Code"/>
      </w:pPr>
      <w:r w:rsidRPr="00EC76D5">
        <w:t xml:space="preserve">      }</w:t>
      </w:r>
    </w:p>
    <w:p w14:paraId="227A1884" w14:textId="77777777" w:rsidR="00156E25" w:rsidRPr="00EC76D5" w:rsidRDefault="00156E25" w:rsidP="00156E25">
      <w:pPr>
        <w:pStyle w:val="Code"/>
      </w:pPr>
      <w:r w:rsidRPr="00EC76D5">
        <w:t xml:space="preserve">      else {</w:t>
      </w:r>
    </w:p>
    <w:p w14:paraId="410B4A6F" w14:textId="77777777" w:rsidR="00156E25" w:rsidRPr="00EC76D5" w:rsidRDefault="00156E25" w:rsidP="00156E25">
      <w:pPr>
        <w:pStyle w:val="Code"/>
      </w:pPr>
      <w:r w:rsidRPr="00EC76D5">
        <w:t xml:space="preserve">        return sourceTree;</w:t>
      </w:r>
    </w:p>
    <w:p w14:paraId="69334CED" w14:textId="77777777" w:rsidR="00156E25" w:rsidRPr="00EC76D5" w:rsidRDefault="00156E25" w:rsidP="00156E25">
      <w:pPr>
        <w:pStyle w:val="Code"/>
      </w:pPr>
      <w:r w:rsidRPr="00EC76D5">
        <w:t xml:space="preserve">      }</w:t>
      </w:r>
    </w:p>
    <w:p w14:paraId="701B20AC" w14:textId="77777777" w:rsidR="00156E25" w:rsidRPr="00EC76D5" w:rsidRDefault="00156E25" w:rsidP="00156E25">
      <w:pPr>
        <w:pStyle w:val="Code"/>
      </w:pPr>
      <w:r w:rsidRPr="00EC76D5">
        <w:t xml:space="preserve">    }</w:t>
      </w:r>
    </w:p>
    <w:p w14:paraId="5BC15AFF" w14:textId="77777777" w:rsidR="00156E25" w:rsidRPr="00EC76D5" w:rsidRDefault="00156E25" w:rsidP="00156E25">
      <w:pPr>
        <w:pStyle w:val="Code"/>
      </w:pPr>
      <w:r w:rsidRPr="00EC76D5">
        <w:t xml:space="preserve">    else if (sourceType.isLogical() &amp;&amp; targetType.isIntegralOrPointer()) {</w:t>
      </w:r>
    </w:p>
    <w:p w14:paraId="23CCD3DC" w14:textId="77777777" w:rsidR="00156E25" w:rsidRPr="00EC76D5" w:rsidRDefault="00156E25" w:rsidP="00156E25">
      <w:pPr>
        <w:pStyle w:val="Code"/>
      </w:pPr>
      <w:r w:rsidRPr="00EC76D5">
        <w:t xml:space="preserve">      return SyntaxTreeGenerator.generateUnaryTree</w:t>
      </w:r>
    </w:p>
    <w:p w14:paraId="03E875FE" w14:textId="77777777" w:rsidR="00156E25" w:rsidRPr="00EC76D5" w:rsidRDefault="00156E25" w:rsidP="00156E25">
      <w:pPr>
        <w:pStyle w:val="Code"/>
      </w:pPr>
      <w:r w:rsidRPr="00EC76D5">
        <w:t xml:space="preserve">             (MiddleOperator.LogicalToIntegral, targetType, sourceTree);</w:t>
      </w:r>
    </w:p>
    <w:p w14:paraId="0803474D" w14:textId="77777777" w:rsidR="00156E25" w:rsidRPr="00EC76D5" w:rsidRDefault="00156E25" w:rsidP="00156E25">
      <w:pPr>
        <w:pStyle w:val="Code"/>
      </w:pPr>
      <w:r w:rsidRPr="00EC76D5">
        <w:t xml:space="preserve">    }</w:t>
      </w:r>
    </w:p>
    <w:p w14:paraId="00D30707" w14:textId="77777777" w:rsidR="00156E25" w:rsidRPr="00EC76D5" w:rsidRDefault="00156E25" w:rsidP="00156E25">
      <w:pPr>
        <w:pStyle w:val="Code"/>
      </w:pPr>
      <w:r w:rsidRPr="00EC76D5">
        <w:t xml:space="preserve">    else if (sourceType.isLogical() &amp;&amp; targetType.isFloating()) {</w:t>
      </w:r>
    </w:p>
    <w:p w14:paraId="3AC157E8" w14:textId="77777777" w:rsidR="00156E25" w:rsidRPr="00EC76D5" w:rsidRDefault="00156E25" w:rsidP="00156E25">
      <w:pPr>
        <w:pStyle w:val="Code"/>
      </w:pPr>
      <w:r w:rsidRPr="00EC76D5">
        <w:t xml:space="preserve">      return SyntaxTreeGenerator.generateUnaryTree</w:t>
      </w:r>
    </w:p>
    <w:p w14:paraId="26563A3F" w14:textId="77777777" w:rsidR="00156E25" w:rsidRPr="00EC76D5" w:rsidRDefault="00156E25" w:rsidP="00156E25">
      <w:pPr>
        <w:pStyle w:val="Code"/>
      </w:pPr>
      <w:r w:rsidRPr="00EC76D5">
        <w:t xml:space="preserve">             (MiddleOperator.LogicalToFloating, targetType, sourceTree);</w:t>
      </w:r>
    </w:p>
    <w:p w14:paraId="55055575" w14:textId="77777777" w:rsidR="00156E25" w:rsidRPr="00EC76D5" w:rsidRDefault="00156E25" w:rsidP="00156E25">
      <w:pPr>
        <w:pStyle w:val="Code"/>
      </w:pPr>
      <w:r w:rsidRPr="00EC76D5">
        <w:t xml:space="preserve">    }</w:t>
      </w:r>
    </w:p>
    <w:p w14:paraId="48AC49C9" w14:textId="77777777" w:rsidR="00156E25" w:rsidRPr="00EC76D5" w:rsidRDefault="00156E25" w:rsidP="00156E25">
      <w:pPr>
        <w:pStyle w:val="Code"/>
      </w:pPr>
      <w:r w:rsidRPr="00EC76D5">
        <w:t xml:space="preserve">    else if (sourceType.isString() &amp;&amp; targetType.isPointer() &amp;&amp;</w:t>
      </w:r>
    </w:p>
    <w:p w14:paraId="14978D86" w14:textId="77777777" w:rsidR="00156E25" w:rsidRPr="00EC76D5" w:rsidRDefault="00156E25" w:rsidP="00156E25">
      <w:pPr>
        <w:pStyle w:val="Code"/>
      </w:pPr>
      <w:r w:rsidRPr="00EC76D5">
        <w:t xml:space="preserve">             targetType.getPointerType().isChar()) {</w:t>
      </w:r>
    </w:p>
    <w:p w14:paraId="151CF791" w14:textId="77777777" w:rsidR="00156E25" w:rsidRPr="00EC76D5" w:rsidRDefault="00156E25" w:rsidP="00156E25">
      <w:pPr>
        <w:pStyle w:val="Code"/>
      </w:pPr>
      <w:r w:rsidRPr="00EC76D5">
        <w:t xml:space="preserve">      return sourceTree;</w:t>
      </w:r>
    </w:p>
    <w:p w14:paraId="13523DC3" w14:textId="77777777" w:rsidR="00156E25" w:rsidRPr="00EC76D5" w:rsidRDefault="00156E25" w:rsidP="00156E25">
      <w:pPr>
        <w:pStyle w:val="Code"/>
      </w:pPr>
      <w:r w:rsidRPr="00EC76D5">
        <w:lastRenderedPageBreak/>
        <w:t xml:space="preserve">    }</w:t>
      </w:r>
    </w:p>
    <w:p w14:paraId="55180B46" w14:textId="77777777" w:rsidR="00156E25" w:rsidRPr="00EC76D5" w:rsidRDefault="00156E25" w:rsidP="00156E25">
      <w:pPr>
        <w:pStyle w:val="Code"/>
      </w:pPr>
      <w:r w:rsidRPr="00EC76D5">
        <w:t xml:space="preserve">    else if (sourceType.isPointerOrArray() &amp;&amp; targetType.isPointerOrArray()) {</w:t>
      </w:r>
    </w:p>
    <w:p w14:paraId="1675676E" w14:textId="77777777" w:rsidR="00156E25" w:rsidRPr="00EC76D5" w:rsidRDefault="00156E25" w:rsidP="00156E25">
      <w:pPr>
        <w:pStyle w:val="Code"/>
      </w:pPr>
      <w:r w:rsidRPr="00EC76D5">
        <w:t xml:space="preserve">      Assert.error(sourceType.getPointerOrArrayType().equals</w:t>
      </w:r>
    </w:p>
    <w:p w14:paraId="310DA920" w14:textId="77777777" w:rsidR="00156E25" w:rsidRPr="00EC76D5" w:rsidRDefault="00156E25" w:rsidP="00156E25">
      <w:pPr>
        <w:pStyle w:val="Code"/>
      </w:pPr>
      <w:r w:rsidRPr="00EC76D5">
        <w:t xml:space="preserve">                   (targetType.getPointerOrArrayType()),</w:t>
      </w:r>
    </w:p>
    <w:p w14:paraId="741DF302" w14:textId="77777777" w:rsidR="00156E25" w:rsidRPr="00EC76D5" w:rsidRDefault="00156E25" w:rsidP="00156E25">
      <w:pPr>
        <w:pStyle w:val="Code"/>
      </w:pPr>
      <w:r w:rsidRPr="00EC76D5">
        <w:t xml:space="preserve">                   sourceType, "cannot be converted to " + targetType);</w:t>
      </w:r>
    </w:p>
    <w:p w14:paraId="3C009162" w14:textId="77777777" w:rsidR="00156E25" w:rsidRPr="00EC76D5" w:rsidRDefault="00156E25" w:rsidP="00156E25">
      <w:pPr>
        <w:pStyle w:val="Code"/>
      </w:pPr>
      <w:r w:rsidRPr="00EC76D5">
        <w:t xml:space="preserve">      </w:t>
      </w:r>
    </w:p>
    <w:p w14:paraId="7CD6279A" w14:textId="77777777" w:rsidR="00156E25" w:rsidRPr="00EC76D5" w:rsidRDefault="00156E25" w:rsidP="00156E25">
      <w:pPr>
        <w:pStyle w:val="Code"/>
      </w:pPr>
      <w:r w:rsidRPr="00EC76D5">
        <w:t xml:space="preserve">      if (sourceType.isArray() &amp;&amp; targetType.isArray() &amp;&amp;</w:t>
      </w:r>
    </w:p>
    <w:p w14:paraId="3EBA3854" w14:textId="77777777" w:rsidR="00156E25" w:rsidRPr="00EC76D5" w:rsidRDefault="00156E25" w:rsidP="00156E25">
      <w:pPr>
        <w:pStyle w:val="Code"/>
      </w:pPr>
      <w:r w:rsidRPr="00EC76D5">
        <w:t xml:space="preserve">          (targetType.getArraySize() != 0)) {</w:t>
      </w:r>
    </w:p>
    <w:p w14:paraId="090FD240" w14:textId="77777777" w:rsidR="00156E25" w:rsidRPr="00EC76D5" w:rsidRDefault="00156E25" w:rsidP="00156E25">
      <w:pPr>
        <w:pStyle w:val="Code"/>
      </w:pPr>
      <w:r w:rsidRPr="00EC76D5">
        <w:t xml:space="preserve">        Assert.error(targetType.getArraySize() == targetType.getArraySize(),</w:t>
      </w:r>
    </w:p>
    <w:p w14:paraId="3F018BA9" w14:textId="77777777" w:rsidR="00156E25" w:rsidRPr="00EC76D5" w:rsidRDefault="00156E25" w:rsidP="00156E25">
      <w:pPr>
        <w:pStyle w:val="Code"/>
      </w:pPr>
      <w:r w:rsidRPr="00EC76D5">
        <w:t xml:space="preserve">                     sourceType, "different array sizes");</w:t>
      </w:r>
    </w:p>
    <w:p w14:paraId="3957A4E4" w14:textId="77777777" w:rsidR="00156E25" w:rsidRPr="00EC76D5" w:rsidRDefault="00156E25" w:rsidP="00156E25">
      <w:pPr>
        <w:pStyle w:val="Code"/>
      </w:pPr>
      <w:r w:rsidRPr="00EC76D5">
        <w:t xml:space="preserve">      }</w:t>
      </w:r>
    </w:p>
    <w:p w14:paraId="725D9824" w14:textId="77777777" w:rsidR="00156E25" w:rsidRPr="00EC76D5" w:rsidRDefault="00156E25" w:rsidP="00156E25">
      <w:pPr>
        <w:pStyle w:val="Code"/>
      </w:pPr>
      <w:r w:rsidRPr="00EC76D5">
        <w:t xml:space="preserve">      </w:t>
      </w:r>
    </w:p>
    <w:p w14:paraId="0BA28AB4" w14:textId="77777777" w:rsidR="00156E25" w:rsidRPr="00EC76D5" w:rsidRDefault="00156E25" w:rsidP="00156E25">
      <w:pPr>
        <w:pStyle w:val="Code"/>
      </w:pPr>
      <w:r w:rsidRPr="00EC76D5">
        <w:t xml:space="preserve">      return sourceTree;</w:t>
      </w:r>
    </w:p>
    <w:p w14:paraId="75AFC4F9" w14:textId="77777777" w:rsidR="00156E25" w:rsidRPr="00EC76D5" w:rsidRDefault="00156E25" w:rsidP="00156E25">
      <w:pPr>
        <w:pStyle w:val="Code"/>
      </w:pPr>
      <w:r w:rsidRPr="00EC76D5">
        <w:t xml:space="preserve">    }</w:t>
      </w:r>
    </w:p>
    <w:p w14:paraId="73247D63" w14:textId="77777777" w:rsidR="00156E25" w:rsidRPr="00EC76D5" w:rsidRDefault="00156E25" w:rsidP="00156E25">
      <w:pPr>
        <w:pStyle w:val="Code"/>
      </w:pPr>
      <w:r w:rsidRPr="00EC76D5">
        <w:t xml:space="preserve">    else {</w:t>
      </w:r>
    </w:p>
    <w:p w14:paraId="59EB45C2" w14:textId="77777777" w:rsidR="00156E25" w:rsidRPr="00EC76D5" w:rsidRDefault="00156E25" w:rsidP="00156E25">
      <w:pPr>
        <w:pStyle w:val="Code"/>
      </w:pPr>
      <w:r w:rsidRPr="00EC76D5">
        <w:t xml:space="preserve">      Assert.error("Cannot convert from " + sourceType + " to " + targetType);</w:t>
      </w:r>
    </w:p>
    <w:p w14:paraId="31E01AFD" w14:textId="77777777" w:rsidR="00156E25" w:rsidRPr="00EC76D5" w:rsidRDefault="00156E25" w:rsidP="00156E25">
      <w:pPr>
        <w:pStyle w:val="Code"/>
      </w:pPr>
      <w:r w:rsidRPr="00EC76D5">
        <w:t xml:space="preserve">      return null;</w:t>
      </w:r>
    </w:p>
    <w:p w14:paraId="7D782AE2" w14:textId="77777777" w:rsidR="00156E25" w:rsidRPr="00EC76D5" w:rsidRDefault="00156E25" w:rsidP="00156E25">
      <w:pPr>
        <w:pStyle w:val="Code"/>
      </w:pPr>
      <w:r w:rsidRPr="00EC76D5">
        <w:t xml:space="preserve">    }</w:t>
      </w:r>
    </w:p>
    <w:p w14:paraId="1B0F940C" w14:textId="06120B2E" w:rsidR="00156E25" w:rsidRPr="00EC76D5" w:rsidRDefault="00156E25" w:rsidP="00156E25">
      <w:pPr>
        <w:pStyle w:val="Code"/>
      </w:pPr>
      <w:r w:rsidRPr="00EC76D5">
        <w:t xml:space="preserve">  }</w:t>
      </w:r>
    </w:p>
    <w:p w14:paraId="08F4856C" w14:textId="71E4A6B0" w:rsidR="00155BD7" w:rsidRPr="00EC76D5" w:rsidRDefault="00155BD7" w:rsidP="00D32856">
      <w:r w:rsidRPr="00EC76D5">
        <w:t xml:space="preserve">If the from type is string and the target type is integral or pointer, we just return the original symbol. The address of the first character in the string will be interpreted as an integer value in the object code generation (Section </w:t>
      </w:r>
      <w:r w:rsidRPr="00EC76D5">
        <w:fldChar w:fldCharType="begin"/>
      </w:r>
      <w:r w:rsidRPr="00EC76D5">
        <w:instrText xml:space="preserve"> REF _Ref419650505 \r \h </w:instrText>
      </w:r>
      <w:r w:rsidRPr="00EC76D5">
        <w:fldChar w:fldCharType="separate"/>
      </w:r>
      <w:r w:rsidR="00545E00" w:rsidRPr="00EC76D5">
        <w:t>16.3</w:t>
      </w:r>
      <w:r w:rsidRPr="00EC76D5">
        <w:fldChar w:fldCharType="end"/>
      </w:r>
      <w:r w:rsidRPr="00EC76D5">
        <w:t>).</w:t>
      </w:r>
    </w:p>
    <w:p w14:paraId="57203702" w14:textId="09DF6FCF" w:rsidR="00811737" w:rsidRPr="00EC76D5" w:rsidRDefault="00811737" w:rsidP="00BE5D60">
      <w:r w:rsidRPr="00EC76D5">
        <w:t>If the types are equal or if they both are integral of the same size, the original symbol is returned.</w:t>
      </w:r>
    </w:p>
    <w:p w14:paraId="2C9F8518" w14:textId="28F3BA1A" w:rsidR="00811737" w:rsidRPr="00EC76D5" w:rsidRDefault="00811737" w:rsidP="00BE5D60">
      <w:r w:rsidRPr="00EC76D5">
        <w:t>If both types are integral or pointer</w:t>
      </w:r>
      <w:r w:rsidR="00596583" w:rsidRPr="00EC76D5">
        <w:t xml:space="preserve"> </w:t>
      </w:r>
      <w:r w:rsidR="00064098" w:rsidRPr="00EC76D5">
        <w:t>(</w:t>
      </w:r>
      <w:r w:rsidR="00596583" w:rsidRPr="00EC76D5">
        <w:t>of different sizes</w:t>
      </w:r>
      <w:r w:rsidR="00064098" w:rsidRPr="00EC76D5">
        <w:t>)</w:t>
      </w:r>
      <w:r w:rsidR="00596583" w:rsidRPr="00EC76D5">
        <w:t xml:space="preserve">, we raise a </w:t>
      </w:r>
      <w:r w:rsidRPr="00EC76D5">
        <w:t xml:space="preserve">warning in case of implicit cast if the target type is smaller than the source type. Then </w:t>
      </w:r>
      <w:r w:rsidR="005F74DA" w:rsidRPr="00EC76D5">
        <w:t xml:space="preserve">we create </w:t>
      </w:r>
      <w:r w:rsidR="00923097" w:rsidRPr="00EC76D5">
        <w:t xml:space="preserve">a register temporary symbol </w:t>
      </w:r>
      <w:r w:rsidR="00E258EB" w:rsidRPr="00EC76D5">
        <w:t xml:space="preserve">and </w:t>
      </w:r>
      <w:r w:rsidR="005F74DA" w:rsidRPr="00EC76D5">
        <w:t>generate a</w:t>
      </w:r>
      <w:r w:rsidR="00E258EB" w:rsidRPr="00EC76D5">
        <w:t xml:space="preserve"> cast middle code instruction.</w:t>
      </w:r>
    </w:p>
    <w:p w14:paraId="52A2C20B" w14:textId="72F29FD4" w:rsidR="003A20DF" w:rsidRPr="00EC76D5" w:rsidRDefault="003A20DF" w:rsidP="003A20DF">
      <w:r w:rsidRPr="00EC76D5">
        <w:t>In case of cast to integ</w:t>
      </w:r>
      <w:r w:rsidR="00D84C34" w:rsidRPr="00EC76D5">
        <w:t>ral or pointer to floating type there a little bit more complicated due to the object code architecture. There is no operation for casting between an integer value of one byte and a floating value.</w:t>
      </w:r>
      <w:r w:rsidR="00ED005B" w:rsidRPr="00EC76D5">
        <w:t xml:space="preserve"> In that case, we </w:t>
      </w:r>
      <w:r w:rsidR="00D47B58" w:rsidRPr="00EC76D5">
        <w:t>must</w:t>
      </w:r>
      <w:r w:rsidR="00ED005B" w:rsidRPr="00EC76D5">
        <w:t xml:space="preserve"> generate two casting instructions.</w:t>
      </w:r>
    </w:p>
    <w:p w14:paraId="2C6CE778" w14:textId="49896B35" w:rsidR="00E81012" w:rsidRPr="00EC76D5" w:rsidRDefault="00E81012" w:rsidP="00E81012">
      <w:r w:rsidRPr="00EC76D5">
        <w:t>When casting between floating values, we just raise a warning in case of implicit cast from a larger to a smaller value.</w:t>
      </w:r>
      <w:r w:rsidR="00EA72C9" w:rsidRPr="00EC76D5">
        <w:t xml:space="preserve"> Then we create a register temporary symbol and generate a case middle code instruction.</w:t>
      </w:r>
    </w:p>
    <w:p w14:paraId="02622519" w14:textId="56836831" w:rsidR="00FF12D1" w:rsidRPr="00EC76D5" w:rsidRDefault="009E72BD" w:rsidP="00700E12">
      <w:pPr>
        <w:pStyle w:val="Rubrik2"/>
      </w:pPr>
      <w:bookmarkStart w:id="5567" w:name="_Toc481936400"/>
      <w:r w:rsidRPr="00EC76D5">
        <w:t>Type Promotion</w:t>
      </w:r>
      <w:bookmarkEnd w:id="5567"/>
    </w:p>
    <w:p w14:paraId="0BCB887B" w14:textId="2854D206" w:rsidR="009E6F58" w:rsidRPr="00EC76D5" w:rsidRDefault="004F26D4" w:rsidP="004F26D4">
      <w:r w:rsidRPr="00EC76D5">
        <w:t xml:space="preserve">Type promotion is the process of </w:t>
      </w:r>
      <w:r w:rsidR="009B35C7" w:rsidRPr="00EC76D5">
        <w:t xml:space="preserve">converting the “smaller” type to the “larger” </w:t>
      </w:r>
      <w:r w:rsidR="00B423DF" w:rsidRPr="00EC76D5">
        <w:t>type</w:t>
      </w:r>
      <w:r w:rsidR="009B35C7" w:rsidRPr="00EC76D5">
        <w:t xml:space="preserve"> in a binary expression.</w:t>
      </w:r>
      <w:r w:rsidR="009E6F58" w:rsidRPr="00EC76D5">
        <w:t xml:space="preserve"> For instance, in the expression below, the integer </w:t>
      </w:r>
      <w:r w:rsidR="008023F0" w:rsidRPr="00EC76D5">
        <w:rPr>
          <w:rStyle w:val="CodeInText0"/>
        </w:rPr>
        <w:t>i</w:t>
      </w:r>
      <w:r w:rsidR="009E6F58" w:rsidRPr="00EC76D5">
        <w:t xml:space="preserve"> shall be converted to a double value:</w:t>
      </w:r>
    </w:p>
    <w:p w14:paraId="4DE9C511" w14:textId="6D4D3012" w:rsidR="009E6F58" w:rsidRPr="00EC76D5" w:rsidRDefault="009E6F58" w:rsidP="009E6F58">
      <w:pPr>
        <w:pStyle w:val="Code"/>
      </w:pPr>
      <w:r w:rsidRPr="00EC76D5">
        <w:t>int i</w:t>
      </w:r>
      <w:r w:rsidR="009B2191" w:rsidRPr="00EC76D5">
        <w:t xml:space="preserve"> = 3</w:t>
      </w:r>
      <w:r w:rsidRPr="00EC76D5">
        <w:t>;</w:t>
      </w:r>
    </w:p>
    <w:p w14:paraId="0B8322FF" w14:textId="055A9A66" w:rsidR="009E6F58" w:rsidRPr="00EC76D5" w:rsidRDefault="009E6F58" w:rsidP="009E6F58">
      <w:pPr>
        <w:pStyle w:val="Code"/>
      </w:pPr>
      <w:r w:rsidRPr="00EC76D5">
        <w:t>double x</w:t>
      </w:r>
      <w:r w:rsidR="009B2191" w:rsidRPr="00EC76D5">
        <w:t xml:space="preserve"> = 3.14, y</w:t>
      </w:r>
      <w:r w:rsidRPr="00EC76D5">
        <w:t>;</w:t>
      </w:r>
    </w:p>
    <w:p w14:paraId="6DEB4B80" w14:textId="53F601DA" w:rsidR="009E6F58" w:rsidRPr="00EC76D5" w:rsidRDefault="009B2191" w:rsidP="009E6F58">
      <w:pPr>
        <w:pStyle w:val="Code"/>
      </w:pPr>
      <w:r w:rsidRPr="00EC76D5">
        <w:t xml:space="preserve">y = </w:t>
      </w:r>
      <w:r w:rsidR="009E6F58" w:rsidRPr="00EC76D5">
        <w:t xml:space="preserve">x + </w:t>
      </w:r>
      <w:r w:rsidRPr="00EC76D5">
        <w:t>i</w:t>
      </w:r>
      <w:r w:rsidR="009E6F58" w:rsidRPr="00EC76D5">
        <w:t>;</w:t>
      </w:r>
    </w:p>
    <w:p w14:paraId="66954D38" w14:textId="4385EEDE" w:rsidR="0051159D" w:rsidRPr="00EC76D5" w:rsidRDefault="007B0A19" w:rsidP="0051159D">
      <w:r w:rsidRPr="00EC76D5">
        <w:t>Below is a table holding the relations of the types.</w:t>
      </w:r>
      <w:r w:rsidR="009D4D35" w:rsidRPr="00EC76D5">
        <w:t xml:space="preserve"> </w:t>
      </w:r>
      <w:r w:rsidRPr="00EC76D5">
        <w:t xml:space="preserve">Note that </w:t>
      </w:r>
      <w:r w:rsidRPr="00EC76D5">
        <w:rPr>
          <w:rStyle w:val="CodeInText0"/>
        </w:rPr>
        <w:t>float</w:t>
      </w:r>
      <w:r w:rsidRPr="00EC76D5">
        <w:t xml:space="preserve"> is </w:t>
      </w:r>
      <w:r w:rsidR="009D4D35" w:rsidRPr="00EC76D5">
        <w:t>considered</w:t>
      </w:r>
      <w:r w:rsidRPr="00EC76D5">
        <w:t xml:space="preserve"> to be larger than </w:t>
      </w:r>
      <w:r w:rsidRPr="00EC76D5">
        <w:rPr>
          <w:rStyle w:val="CodeInText0"/>
        </w:rPr>
        <w:t>long</w:t>
      </w:r>
      <w:r w:rsidR="0007407A" w:rsidRPr="00EC76D5">
        <w:t>, event thought the</w:t>
      </w:r>
      <w:r w:rsidRPr="00EC76D5">
        <w:t xml:space="preserve">y have the same size. The same goes for </w:t>
      </w:r>
      <w:r w:rsidRPr="00EC76D5">
        <w:rPr>
          <w:rStyle w:val="CodeInText0"/>
        </w:rPr>
        <w:t>short</w:t>
      </w:r>
      <w:r w:rsidRPr="00EC76D5">
        <w:t xml:space="preserve"> and </w:t>
      </w:r>
      <w:r w:rsidRPr="00EC76D5">
        <w:rPr>
          <w:rStyle w:val="CodeInText0"/>
        </w:rPr>
        <w:t>char</w:t>
      </w:r>
      <w:r w:rsidRPr="00EC76D5">
        <w:t>.</w:t>
      </w:r>
    </w:p>
    <w:tbl>
      <w:tblPr>
        <w:tblStyle w:val="Tabellrutnt"/>
        <w:tblW w:w="0" w:type="auto"/>
        <w:tblLook w:val="04A0" w:firstRow="1" w:lastRow="0" w:firstColumn="1" w:lastColumn="0" w:noHBand="0" w:noVBand="1"/>
      </w:tblPr>
      <w:tblGrid>
        <w:gridCol w:w="3211"/>
        <w:gridCol w:w="3226"/>
        <w:gridCol w:w="2913"/>
      </w:tblGrid>
      <w:tr w:rsidR="003A4B19" w:rsidRPr="00EC76D5" w14:paraId="539A10E7" w14:textId="77777777" w:rsidTr="003A4B19">
        <w:tc>
          <w:tcPr>
            <w:tcW w:w="3211" w:type="dxa"/>
          </w:tcPr>
          <w:p w14:paraId="02C746A0" w14:textId="77777777" w:rsidR="003A4B19" w:rsidRPr="00EC76D5" w:rsidRDefault="003A4B19" w:rsidP="00B97307">
            <w:pPr>
              <w:pStyle w:val="NormalSingle"/>
            </w:pPr>
          </w:p>
        </w:tc>
        <w:tc>
          <w:tcPr>
            <w:tcW w:w="3226" w:type="dxa"/>
          </w:tcPr>
          <w:p w14:paraId="31ED2053" w14:textId="77777777" w:rsidR="003A4B19" w:rsidRPr="00EC76D5" w:rsidRDefault="003A4B19" w:rsidP="00B97307">
            <w:pPr>
              <w:pStyle w:val="NormalSingle"/>
            </w:pPr>
          </w:p>
        </w:tc>
        <w:tc>
          <w:tcPr>
            <w:tcW w:w="2913" w:type="dxa"/>
          </w:tcPr>
          <w:p w14:paraId="70FDCC78" w14:textId="01B3BA81" w:rsidR="003A4B19" w:rsidRPr="00EC76D5" w:rsidRDefault="003A4B19" w:rsidP="00B97307">
            <w:pPr>
              <w:pStyle w:val="NormalSingle"/>
            </w:pPr>
            <w:r w:rsidRPr="00EC76D5">
              <w:t>Size</w:t>
            </w:r>
          </w:p>
        </w:tc>
      </w:tr>
      <w:tr w:rsidR="003A4B19" w:rsidRPr="00EC76D5" w14:paraId="16E4C737" w14:textId="031E874C" w:rsidTr="003A4B19">
        <w:tc>
          <w:tcPr>
            <w:tcW w:w="3211" w:type="dxa"/>
          </w:tcPr>
          <w:p w14:paraId="664ABD7A" w14:textId="199EF4F2" w:rsidR="003A4B19" w:rsidRPr="00EC76D5" w:rsidRDefault="003A4B19" w:rsidP="00B97307">
            <w:pPr>
              <w:pStyle w:val="NormalSingle"/>
            </w:pPr>
            <w:r w:rsidRPr="00EC76D5">
              <w:t>Largest type</w:t>
            </w:r>
          </w:p>
        </w:tc>
        <w:tc>
          <w:tcPr>
            <w:tcW w:w="3226" w:type="dxa"/>
          </w:tcPr>
          <w:p w14:paraId="5C53D37A" w14:textId="1E946399" w:rsidR="003A4B19" w:rsidRPr="00EC76D5" w:rsidRDefault="003A4B19" w:rsidP="00B97307">
            <w:pPr>
              <w:pStyle w:val="NormalSingle"/>
            </w:pPr>
            <w:r w:rsidRPr="00EC76D5">
              <w:t>long double</w:t>
            </w:r>
          </w:p>
        </w:tc>
        <w:tc>
          <w:tcPr>
            <w:tcW w:w="2913" w:type="dxa"/>
          </w:tcPr>
          <w:p w14:paraId="45390EAE" w14:textId="670698D7" w:rsidR="003A4B19" w:rsidRPr="00EC76D5" w:rsidRDefault="003A4B19" w:rsidP="00B97307">
            <w:pPr>
              <w:pStyle w:val="NormalSingle"/>
            </w:pPr>
            <w:r w:rsidRPr="00EC76D5">
              <w:t>8</w:t>
            </w:r>
          </w:p>
        </w:tc>
      </w:tr>
      <w:tr w:rsidR="003A4B19" w:rsidRPr="00EC76D5" w14:paraId="68D80C20" w14:textId="38F4F92A" w:rsidTr="003A4B19">
        <w:tc>
          <w:tcPr>
            <w:tcW w:w="3211" w:type="dxa"/>
          </w:tcPr>
          <w:p w14:paraId="61BB3EED" w14:textId="77777777" w:rsidR="003A4B19" w:rsidRPr="00EC76D5" w:rsidRDefault="003A4B19" w:rsidP="00B97307">
            <w:pPr>
              <w:pStyle w:val="NormalSingle"/>
            </w:pPr>
          </w:p>
        </w:tc>
        <w:tc>
          <w:tcPr>
            <w:tcW w:w="3226" w:type="dxa"/>
          </w:tcPr>
          <w:p w14:paraId="676A01E8" w14:textId="3A195CE5" w:rsidR="003A4B19" w:rsidRPr="00EC76D5" w:rsidRDefault="003A4B19" w:rsidP="00B97307">
            <w:pPr>
              <w:pStyle w:val="NormalSingle"/>
            </w:pPr>
            <w:r w:rsidRPr="00EC76D5">
              <w:t>double</w:t>
            </w:r>
          </w:p>
        </w:tc>
        <w:tc>
          <w:tcPr>
            <w:tcW w:w="2913" w:type="dxa"/>
          </w:tcPr>
          <w:p w14:paraId="29078378" w14:textId="03224FDF" w:rsidR="003A4B19" w:rsidRPr="00EC76D5" w:rsidRDefault="003A4B19" w:rsidP="00B97307">
            <w:pPr>
              <w:pStyle w:val="NormalSingle"/>
            </w:pPr>
            <w:r w:rsidRPr="00EC76D5">
              <w:t>8</w:t>
            </w:r>
          </w:p>
        </w:tc>
      </w:tr>
      <w:tr w:rsidR="003A4B19" w:rsidRPr="00EC76D5" w14:paraId="79CD793B" w14:textId="204B69D0" w:rsidTr="003A4B19">
        <w:tc>
          <w:tcPr>
            <w:tcW w:w="3211" w:type="dxa"/>
          </w:tcPr>
          <w:p w14:paraId="43562894" w14:textId="77777777" w:rsidR="003A4B19" w:rsidRPr="00EC76D5" w:rsidRDefault="003A4B19" w:rsidP="00B97307">
            <w:pPr>
              <w:pStyle w:val="NormalSingle"/>
            </w:pPr>
          </w:p>
        </w:tc>
        <w:tc>
          <w:tcPr>
            <w:tcW w:w="3226" w:type="dxa"/>
          </w:tcPr>
          <w:p w14:paraId="5B5F8065" w14:textId="6EB4AF5A" w:rsidR="003A4B19" w:rsidRPr="00EC76D5" w:rsidRDefault="003A4B19" w:rsidP="00B97307">
            <w:pPr>
              <w:pStyle w:val="NormalSingle"/>
            </w:pPr>
            <w:r w:rsidRPr="00EC76D5">
              <w:t>float</w:t>
            </w:r>
          </w:p>
        </w:tc>
        <w:tc>
          <w:tcPr>
            <w:tcW w:w="2913" w:type="dxa"/>
          </w:tcPr>
          <w:p w14:paraId="08271487" w14:textId="565EC75F" w:rsidR="003A4B19" w:rsidRPr="00EC76D5" w:rsidRDefault="003A4B19" w:rsidP="00B97307">
            <w:pPr>
              <w:pStyle w:val="NormalSingle"/>
            </w:pPr>
            <w:r w:rsidRPr="00EC76D5">
              <w:t>4</w:t>
            </w:r>
          </w:p>
        </w:tc>
      </w:tr>
      <w:tr w:rsidR="003A4B19" w:rsidRPr="00EC76D5" w14:paraId="337AE114" w14:textId="5E4B28DA" w:rsidTr="003A4B19">
        <w:tc>
          <w:tcPr>
            <w:tcW w:w="3211" w:type="dxa"/>
          </w:tcPr>
          <w:p w14:paraId="5AB0C4C4" w14:textId="77777777" w:rsidR="003A4B19" w:rsidRPr="00EC76D5" w:rsidRDefault="003A4B19" w:rsidP="00B97307">
            <w:pPr>
              <w:pStyle w:val="NormalSingle"/>
            </w:pPr>
          </w:p>
        </w:tc>
        <w:tc>
          <w:tcPr>
            <w:tcW w:w="3226" w:type="dxa"/>
          </w:tcPr>
          <w:p w14:paraId="1ED3FABC" w14:textId="77777777" w:rsidR="003A4B19" w:rsidRPr="00EC76D5" w:rsidRDefault="003A4B19" w:rsidP="00B97307">
            <w:pPr>
              <w:pStyle w:val="NormalSingle"/>
            </w:pPr>
            <w:r w:rsidRPr="00EC76D5">
              <w:t>signed long int</w:t>
            </w:r>
          </w:p>
          <w:p w14:paraId="4A79889E" w14:textId="4546CCAC" w:rsidR="003A4B19" w:rsidRPr="00EC76D5" w:rsidRDefault="003A4B19" w:rsidP="00B97307">
            <w:pPr>
              <w:pStyle w:val="NormalSingle"/>
            </w:pPr>
            <w:r w:rsidRPr="00EC76D5">
              <w:t>unsigned long int</w:t>
            </w:r>
          </w:p>
        </w:tc>
        <w:tc>
          <w:tcPr>
            <w:tcW w:w="2913" w:type="dxa"/>
          </w:tcPr>
          <w:p w14:paraId="046B1AAD" w14:textId="0D136B8C" w:rsidR="003A4B19" w:rsidRPr="00EC76D5" w:rsidRDefault="003A4B19" w:rsidP="00B97307">
            <w:pPr>
              <w:pStyle w:val="NormalSingle"/>
            </w:pPr>
            <w:r w:rsidRPr="00EC76D5">
              <w:t>4</w:t>
            </w:r>
          </w:p>
        </w:tc>
      </w:tr>
      <w:tr w:rsidR="003A4B19" w:rsidRPr="00EC76D5" w14:paraId="7E6B5977" w14:textId="1BEB0C68" w:rsidTr="003A4B19">
        <w:tc>
          <w:tcPr>
            <w:tcW w:w="3211" w:type="dxa"/>
          </w:tcPr>
          <w:p w14:paraId="0C198147" w14:textId="77777777" w:rsidR="003A4B19" w:rsidRPr="00EC76D5" w:rsidRDefault="003A4B19" w:rsidP="00B97307">
            <w:pPr>
              <w:pStyle w:val="NormalSingle"/>
            </w:pPr>
          </w:p>
        </w:tc>
        <w:tc>
          <w:tcPr>
            <w:tcW w:w="3226" w:type="dxa"/>
          </w:tcPr>
          <w:p w14:paraId="6639C990" w14:textId="77777777" w:rsidR="003A4B19" w:rsidRPr="00EC76D5" w:rsidRDefault="003A4B19" w:rsidP="00B97307">
            <w:pPr>
              <w:pStyle w:val="NormalSingle"/>
            </w:pPr>
            <w:r w:rsidRPr="00EC76D5">
              <w:t>signed int</w:t>
            </w:r>
          </w:p>
          <w:p w14:paraId="49813F6F" w14:textId="48589AF1" w:rsidR="003A4B19" w:rsidRPr="00EC76D5" w:rsidRDefault="003A4B19" w:rsidP="00B97307">
            <w:pPr>
              <w:pStyle w:val="NormalSingle"/>
            </w:pPr>
            <w:r w:rsidRPr="00EC76D5">
              <w:lastRenderedPageBreak/>
              <w:t>unsigned int</w:t>
            </w:r>
          </w:p>
        </w:tc>
        <w:tc>
          <w:tcPr>
            <w:tcW w:w="2913" w:type="dxa"/>
          </w:tcPr>
          <w:p w14:paraId="2347B60B" w14:textId="3D1190C8" w:rsidR="003A4B19" w:rsidRPr="00EC76D5" w:rsidRDefault="003A4B19" w:rsidP="00B97307">
            <w:pPr>
              <w:pStyle w:val="NormalSingle"/>
            </w:pPr>
            <w:r w:rsidRPr="00EC76D5">
              <w:lastRenderedPageBreak/>
              <w:t>2</w:t>
            </w:r>
          </w:p>
        </w:tc>
      </w:tr>
      <w:tr w:rsidR="003A4B19" w:rsidRPr="00EC76D5" w14:paraId="1D9AD7D4" w14:textId="111F89AF" w:rsidTr="003A4B19">
        <w:tc>
          <w:tcPr>
            <w:tcW w:w="3211" w:type="dxa"/>
          </w:tcPr>
          <w:p w14:paraId="775429C1" w14:textId="77777777" w:rsidR="003A4B19" w:rsidRPr="00EC76D5" w:rsidRDefault="003A4B19" w:rsidP="00B97307">
            <w:pPr>
              <w:pStyle w:val="NormalSingle"/>
            </w:pPr>
          </w:p>
        </w:tc>
        <w:tc>
          <w:tcPr>
            <w:tcW w:w="3226" w:type="dxa"/>
          </w:tcPr>
          <w:p w14:paraId="796F9F69" w14:textId="77777777" w:rsidR="003A4B19" w:rsidRPr="00EC76D5" w:rsidRDefault="003A4B19" w:rsidP="00B97307">
            <w:pPr>
              <w:pStyle w:val="NormalSingle"/>
            </w:pPr>
            <w:r w:rsidRPr="00EC76D5">
              <w:t>signed short int</w:t>
            </w:r>
          </w:p>
          <w:p w14:paraId="72D2D74F" w14:textId="7095D60E" w:rsidR="003A4B19" w:rsidRPr="00EC76D5" w:rsidRDefault="003A4B19" w:rsidP="00B97307">
            <w:pPr>
              <w:pStyle w:val="NormalSingle"/>
            </w:pPr>
            <w:r w:rsidRPr="00EC76D5">
              <w:t>unsigned short int</w:t>
            </w:r>
          </w:p>
        </w:tc>
        <w:tc>
          <w:tcPr>
            <w:tcW w:w="2913" w:type="dxa"/>
          </w:tcPr>
          <w:p w14:paraId="01F1AF35" w14:textId="65EC27F7" w:rsidR="003A4B19" w:rsidRPr="00EC76D5" w:rsidRDefault="003A4B19" w:rsidP="00B97307">
            <w:pPr>
              <w:pStyle w:val="NormalSingle"/>
            </w:pPr>
            <w:r w:rsidRPr="00EC76D5">
              <w:t>1</w:t>
            </w:r>
          </w:p>
        </w:tc>
      </w:tr>
      <w:tr w:rsidR="003A4B19" w:rsidRPr="00EC76D5" w14:paraId="1F1ED071" w14:textId="2FDB334F" w:rsidTr="003A4B19">
        <w:tc>
          <w:tcPr>
            <w:tcW w:w="3211" w:type="dxa"/>
          </w:tcPr>
          <w:p w14:paraId="5856A9AB" w14:textId="5F5CD641" w:rsidR="003A4B19" w:rsidRPr="00EC76D5" w:rsidRDefault="003A4B19" w:rsidP="00B97307">
            <w:pPr>
              <w:pStyle w:val="NormalSingle"/>
            </w:pPr>
            <w:r w:rsidRPr="00EC76D5">
              <w:t>Smallest type</w:t>
            </w:r>
          </w:p>
        </w:tc>
        <w:tc>
          <w:tcPr>
            <w:tcW w:w="3226" w:type="dxa"/>
          </w:tcPr>
          <w:p w14:paraId="0D975984" w14:textId="77777777" w:rsidR="003A4B19" w:rsidRPr="00EC76D5" w:rsidRDefault="003A4B19" w:rsidP="00B97307">
            <w:pPr>
              <w:pStyle w:val="NormalSingle"/>
            </w:pPr>
            <w:r w:rsidRPr="00EC76D5">
              <w:t>signed char</w:t>
            </w:r>
          </w:p>
          <w:p w14:paraId="0FB7F42B" w14:textId="1719FF85" w:rsidR="003A4B19" w:rsidRPr="00EC76D5" w:rsidRDefault="003A4B19" w:rsidP="00B97307">
            <w:pPr>
              <w:pStyle w:val="NormalSingle"/>
            </w:pPr>
            <w:r w:rsidRPr="00EC76D5">
              <w:t>unsigned char</w:t>
            </w:r>
          </w:p>
        </w:tc>
        <w:tc>
          <w:tcPr>
            <w:tcW w:w="2913" w:type="dxa"/>
          </w:tcPr>
          <w:p w14:paraId="074C3A3E" w14:textId="2FC60A5E" w:rsidR="003A4B19" w:rsidRPr="00EC76D5" w:rsidRDefault="003A4B19" w:rsidP="00B97307">
            <w:pPr>
              <w:pStyle w:val="NormalSingle"/>
            </w:pPr>
            <w:r w:rsidRPr="00EC76D5">
              <w:t>1</w:t>
            </w:r>
          </w:p>
        </w:tc>
      </w:tr>
    </w:tbl>
    <w:p w14:paraId="78026B7E" w14:textId="17AE8009" w:rsidR="0051159D" w:rsidRPr="00EC76D5" w:rsidRDefault="0051159D" w:rsidP="0051159D">
      <w:r w:rsidRPr="00EC76D5">
        <w:t>In accordance with the Ansi C standard the signed and unsigned</w:t>
      </w:r>
      <w:r w:rsidR="00EA0615" w:rsidRPr="00EC76D5">
        <w:t xml:space="preserve"> values</w:t>
      </w:r>
      <w:r w:rsidRPr="00EC76D5">
        <w:t xml:space="preserve"> have the same size</w:t>
      </w:r>
      <w:r w:rsidR="00EA0615" w:rsidRPr="00EC76D5">
        <w:t>, and a character is always one byte</w:t>
      </w:r>
      <w:r w:rsidR="0041681A" w:rsidRPr="00EC76D5">
        <w:rPr>
          <w:rStyle w:val="Fotnotsreferens"/>
        </w:rPr>
        <w:footnoteReference w:id="8"/>
      </w:r>
      <w:r w:rsidR="00EA0615" w:rsidRPr="00EC76D5">
        <w:t xml:space="preserve">. </w:t>
      </w:r>
      <w:r w:rsidRPr="00EC76D5">
        <w:t>However, the standard does not state whether a signed value shall be converted to an unsigned value or the other way around in th</w:t>
      </w:r>
      <w:r w:rsidR="002366A8" w:rsidRPr="00EC76D5">
        <w:t>e expression below. In book we always convert the unsigned value to the matching signed type (if the hold the same size), with a warning in case of implicit conversion.</w:t>
      </w:r>
    </w:p>
    <w:p w14:paraId="0FE2C76C" w14:textId="77777777" w:rsidR="0051159D" w:rsidRPr="00EC76D5" w:rsidRDefault="0051159D" w:rsidP="0051159D">
      <w:pPr>
        <w:pStyle w:val="Code"/>
      </w:pPr>
      <w:r w:rsidRPr="00EC76D5">
        <w:t>signed int i = -3;</w:t>
      </w:r>
    </w:p>
    <w:p w14:paraId="0A093D73" w14:textId="77777777" w:rsidR="0051159D" w:rsidRPr="00EC76D5" w:rsidRDefault="0051159D" w:rsidP="0051159D">
      <w:pPr>
        <w:pStyle w:val="Code"/>
      </w:pPr>
      <w:r w:rsidRPr="00EC76D5">
        <w:t>unsigned int u = 6;</w:t>
      </w:r>
    </w:p>
    <w:p w14:paraId="1F8715A2" w14:textId="09825D09" w:rsidR="0051159D" w:rsidRPr="00EC76D5" w:rsidRDefault="0051159D" w:rsidP="0051159D">
      <w:pPr>
        <w:pStyle w:val="Code"/>
      </w:pPr>
      <w:r w:rsidRPr="00EC76D5">
        <w:t>i + u;</w:t>
      </w:r>
    </w:p>
    <w:p w14:paraId="6937C6C2" w14:textId="7BECB78C" w:rsidR="0051159D" w:rsidRPr="00EC76D5" w:rsidRDefault="00F13B8B" w:rsidP="00F13B8B">
      <w:r w:rsidRPr="00EC76D5">
        <w:t xml:space="preserve">The </w:t>
      </w:r>
      <w:r w:rsidRPr="00EC76D5">
        <w:rPr>
          <w:rStyle w:val="CodeInText0"/>
        </w:rPr>
        <w:t>maxType</w:t>
      </w:r>
      <w:r w:rsidRPr="00EC76D5">
        <w:t xml:space="preserve"> method returns the largest type of the left and right type.</w:t>
      </w:r>
    </w:p>
    <w:p w14:paraId="15F2AA1A" w14:textId="77777777" w:rsidR="00C45EDB" w:rsidRPr="00EC76D5" w:rsidRDefault="00C45EDB" w:rsidP="00C45EDB">
      <w:pPr>
        <w:pStyle w:val="Code"/>
      </w:pPr>
      <w:r w:rsidRPr="00EC76D5">
        <w:t xml:space="preserve">  public static Type maxType(Type leftType, Type rightType) {</w:t>
      </w:r>
    </w:p>
    <w:p w14:paraId="197472C0" w14:textId="77777777" w:rsidR="00C45EDB" w:rsidRPr="00EC76D5" w:rsidRDefault="00C45EDB" w:rsidP="00C45EDB">
      <w:pPr>
        <w:pStyle w:val="Code"/>
      </w:pPr>
      <w:r w:rsidRPr="00EC76D5">
        <w:t xml:space="preserve">    if (leftType.isString() &amp;&amp; rightType.isString()) {</w:t>
      </w:r>
    </w:p>
    <w:p w14:paraId="2362F848" w14:textId="77777777" w:rsidR="00C45EDB" w:rsidRPr="00EC76D5" w:rsidRDefault="00C45EDB" w:rsidP="00C45EDB">
      <w:pPr>
        <w:pStyle w:val="Code"/>
      </w:pPr>
      <w:r w:rsidRPr="00EC76D5">
        <w:t xml:space="preserve">      Type charType = Type.createArithmeticType(Sort.Signed_Char);</w:t>
      </w:r>
    </w:p>
    <w:p w14:paraId="26DBB567" w14:textId="77777777" w:rsidR="00C45EDB" w:rsidRPr="00EC76D5" w:rsidRDefault="00C45EDB" w:rsidP="00C45EDB">
      <w:pPr>
        <w:pStyle w:val="Code"/>
      </w:pPr>
      <w:r w:rsidRPr="00EC76D5">
        <w:t xml:space="preserve">      charType.setConstant(true);</w:t>
      </w:r>
    </w:p>
    <w:p w14:paraId="55CB02B0" w14:textId="77777777" w:rsidR="00C45EDB" w:rsidRPr="00EC76D5" w:rsidRDefault="00C45EDB" w:rsidP="00C45EDB">
      <w:pPr>
        <w:pStyle w:val="Code"/>
      </w:pPr>
      <w:r w:rsidRPr="00EC76D5">
        <w:t xml:space="preserve">      Type pointerType = Type.createPointerType(charType);</w:t>
      </w:r>
    </w:p>
    <w:p w14:paraId="683304B5" w14:textId="77777777" w:rsidR="00C45EDB" w:rsidRPr="00EC76D5" w:rsidRDefault="00C45EDB" w:rsidP="00C45EDB">
      <w:pPr>
        <w:pStyle w:val="Code"/>
      </w:pPr>
      <w:r w:rsidRPr="00EC76D5">
        <w:t xml:space="preserve">      pointerType.setConstant(true);</w:t>
      </w:r>
    </w:p>
    <w:p w14:paraId="08488DBE" w14:textId="77777777" w:rsidR="00C45EDB" w:rsidRPr="00EC76D5" w:rsidRDefault="00C45EDB" w:rsidP="00C45EDB">
      <w:pPr>
        <w:pStyle w:val="Code"/>
      </w:pPr>
      <w:r w:rsidRPr="00EC76D5">
        <w:t xml:space="preserve">      return pointerType;</w:t>
      </w:r>
    </w:p>
    <w:p w14:paraId="62725A68" w14:textId="77777777" w:rsidR="00C45EDB" w:rsidRPr="00EC76D5" w:rsidRDefault="00C45EDB" w:rsidP="00C45EDB">
      <w:pPr>
        <w:pStyle w:val="Code"/>
      </w:pPr>
      <w:r w:rsidRPr="00EC76D5">
        <w:t xml:space="preserve">    }</w:t>
      </w:r>
    </w:p>
    <w:p w14:paraId="58034450" w14:textId="77777777" w:rsidR="00C45EDB" w:rsidRPr="00EC76D5" w:rsidRDefault="00C45EDB" w:rsidP="00C45EDB">
      <w:pPr>
        <w:pStyle w:val="Code"/>
      </w:pPr>
      <w:r w:rsidRPr="00EC76D5">
        <w:t xml:space="preserve">    else if (leftType.isString() &amp;&amp;</w:t>
      </w:r>
    </w:p>
    <w:p w14:paraId="1060868F" w14:textId="77777777" w:rsidR="00C45EDB" w:rsidRPr="00EC76D5" w:rsidRDefault="00C45EDB" w:rsidP="00C45EDB">
      <w:pPr>
        <w:pStyle w:val="Code"/>
      </w:pPr>
      <w:r w:rsidRPr="00EC76D5">
        <w:t xml:space="preserve">             rightType.isPointer() &amp;&amp; rightType.getPointerType().isChar()) {</w:t>
      </w:r>
    </w:p>
    <w:p w14:paraId="6216D917" w14:textId="77777777" w:rsidR="00C45EDB" w:rsidRPr="00EC76D5" w:rsidRDefault="00C45EDB" w:rsidP="00C45EDB">
      <w:pPr>
        <w:pStyle w:val="Code"/>
      </w:pPr>
      <w:r w:rsidRPr="00EC76D5">
        <w:t xml:space="preserve">      Type pointerType = Type.createPointerType(rightType.getPointerType());</w:t>
      </w:r>
    </w:p>
    <w:p w14:paraId="21932997" w14:textId="77777777" w:rsidR="00C45EDB" w:rsidRPr="00EC76D5" w:rsidRDefault="00C45EDB" w:rsidP="00C45EDB">
      <w:pPr>
        <w:pStyle w:val="Code"/>
      </w:pPr>
      <w:r w:rsidRPr="00EC76D5">
        <w:t xml:space="preserve">      pointerType.setConstant(true);</w:t>
      </w:r>
    </w:p>
    <w:p w14:paraId="25AF3E5A" w14:textId="77777777" w:rsidR="00C45EDB" w:rsidRPr="00EC76D5" w:rsidRDefault="00C45EDB" w:rsidP="00C45EDB">
      <w:pPr>
        <w:pStyle w:val="Code"/>
      </w:pPr>
      <w:r w:rsidRPr="00EC76D5">
        <w:t xml:space="preserve">      return pointerType;</w:t>
      </w:r>
    </w:p>
    <w:p w14:paraId="4EF7DAE3" w14:textId="77777777" w:rsidR="00C45EDB" w:rsidRPr="00EC76D5" w:rsidRDefault="00C45EDB" w:rsidP="00C45EDB">
      <w:pPr>
        <w:pStyle w:val="Code"/>
      </w:pPr>
      <w:r w:rsidRPr="00EC76D5">
        <w:t xml:space="preserve">    }</w:t>
      </w:r>
    </w:p>
    <w:p w14:paraId="1595084A" w14:textId="77777777" w:rsidR="00C45EDB" w:rsidRPr="00EC76D5" w:rsidRDefault="00C45EDB" w:rsidP="00C45EDB">
      <w:pPr>
        <w:pStyle w:val="Code"/>
      </w:pPr>
      <w:r w:rsidRPr="00EC76D5">
        <w:t xml:space="preserve">    else if (leftType.isPointer() &amp;&amp; leftType.getPointerType().isChar() &amp;&amp;</w:t>
      </w:r>
    </w:p>
    <w:p w14:paraId="116BBFD9" w14:textId="77777777" w:rsidR="00C45EDB" w:rsidRPr="00EC76D5" w:rsidRDefault="00C45EDB" w:rsidP="00C45EDB">
      <w:pPr>
        <w:pStyle w:val="Code"/>
      </w:pPr>
      <w:r w:rsidRPr="00EC76D5">
        <w:t xml:space="preserve">             rightType.isString()) {</w:t>
      </w:r>
    </w:p>
    <w:p w14:paraId="6DABADD0" w14:textId="77777777" w:rsidR="00C45EDB" w:rsidRPr="00EC76D5" w:rsidRDefault="00C45EDB" w:rsidP="00C45EDB">
      <w:pPr>
        <w:pStyle w:val="Code"/>
      </w:pPr>
      <w:r w:rsidRPr="00EC76D5">
        <w:t xml:space="preserve">      Type pointerType = Type.createPointerType(leftType.getPointerType());</w:t>
      </w:r>
    </w:p>
    <w:p w14:paraId="6E37F76D" w14:textId="77777777" w:rsidR="00C45EDB" w:rsidRPr="00EC76D5" w:rsidRDefault="00C45EDB" w:rsidP="00C45EDB">
      <w:pPr>
        <w:pStyle w:val="Code"/>
      </w:pPr>
      <w:r w:rsidRPr="00EC76D5">
        <w:t xml:space="preserve">      pointerType.setConstant(true);</w:t>
      </w:r>
    </w:p>
    <w:p w14:paraId="741BFBF8" w14:textId="77777777" w:rsidR="00C45EDB" w:rsidRPr="00EC76D5" w:rsidRDefault="00C45EDB" w:rsidP="00C45EDB">
      <w:pPr>
        <w:pStyle w:val="Code"/>
      </w:pPr>
      <w:r w:rsidRPr="00EC76D5">
        <w:t xml:space="preserve">      return pointerType;</w:t>
      </w:r>
    </w:p>
    <w:p w14:paraId="709E3E2B" w14:textId="77777777" w:rsidR="00C45EDB" w:rsidRPr="00EC76D5" w:rsidRDefault="00C45EDB" w:rsidP="00C45EDB">
      <w:pPr>
        <w:pStyle w:val="Code"/>
      </w:pPr>
      <w:r w:rsidRPr="00EC76D5">
        <w:t xml:space="preserve">    }</w:t>
      </w:r>
    </w:p>
    <w:p w14:paraId="6016AE50" w14:textId="77777777" w:rsidR="00A243B7" w:rsidRPr="00EC76D5" w:rsidRDefault="00C45EDB" w:rsidP="00C45EDB">
      <w:pPr>
        <w:pStyle w:val="Code"/>
      </w:pPr>
      <w:r w:rsidRPr="00EC76D5">
        <w:t xml:space="preserve">    else if ((leftType.isIntegralOrPointer()&amp;&amp;rightType.isIntegralOrPointer())</w:t>
      </w:r>
    </w:p>
    <w:p w14:paraId="563AE912" w14:textId="37D48723" w:rsidR="00C45EDB" w:rsidRPr="00EC76D5" w:rsidRDefault="00A243B7" w:rsidP="00C45EDB">
      <w:pPr>
        <w:pStyle w:val="Code"/>
      </w:pPr>
      <w:r w:rsidRPr="00EC76D5">
        <w:t xml:space="preserve">             </w:t>
      </w:r>
      <w:r w:rsidR="00C45EDB" w:rsidRPr="00EC76D5">
        <w:t>||</w:t>
      </w:r>
      <w:r w:rsidRPr="00EC76D5">
        <w:t xml:space="preserve"> </w:t>
      </w:r>
      <w:r w:rsidR="00C45EDB" w:rsidRPr="00EC76D5">
        <w:t>(leftType.isFloating() &amp;&amp; rightType.isFloating())) {</w:t>
      </w:r>
    </w:p>
    <w:p w14:paraId="2D0C3A73" w14:textId="77777777" w:rsidR="00C45EDB" w:rsidRPr="00EC76D5" w:rsidRDefault="00C45EDB" w:rsidP="00C45EDB">
      <w:pPr>
        <w:pStyle w:val="Code"/>
      </w:pPr>
      <w:r w:rsidRPr="00EC76D5">
        <w:t xml:space="preserve">      return  (leftType.getSize() &gt;= rightType.getSize()) ?leftType :rightType;</w:t>
      </w:r>
    </w:p>
    <w:p w14:paraId="492B0F44" w14:textId="77777777" w:rsidR="00C45EDB" w:rsidRPr="00EC76D5" w:rsidRDefault="00C45EDB" w:rsidP="00C45EDB">
      <w:pPr>
        <w:pStyle w:val="Code"/>
      </w:pPr>
      <w:r w:rsidRPr="00EC76D5">
        <w:t xml:space="preserve">    }</w:t>
      </w:r>
    </w:p>
    <w:p w14:paraId="13F5741B" w14:textId="77777777" w:rsidR="00C45EDB" w:rsidRPr="00EC76D5" w:rsidRDefault="00C45EDB" w:rsidP="00C45EDB">
      <w:pPr>
        <w:pStyle w:val="Code"/>
      </w:pPr>
      <w:r w:rsidRPr="00EC76D5">
        <w:t xml:space="preserve">    else if (leftType.isIntegral() &amp;&amp; rightType.isIntegral()) {</w:t>
      </w:r>
    </w:p>
    <w:p w14:paraId="4A73DF76" w14:textId="77777777" w:rsidR="00C45EDB" w:rsidRPr="00EC76D5" w:rsidRDefault="00C45EDB" w:rsidP="00C45EDB">
      <w:pPr>
        <w:pStyle w:val="Code"/>
      </w:pPr>
      <w:r w:rsidRPr="00EC76D5">
        <w:t xml:space="preserve">      int leftSize = leftType.getSize(), rightSize = rightType.getSize();</w:t>
      </w:r>
    </w:p>
    <w:p w14:paraId="5A509FC9" w14:textId="77777777" w:rsidR="00C45EDB" w:rsidRPr="00EC76D5" w:rsidRDefault="00C45EDB" w:rsidP="00C45EDB">
      <w:pPr>
        <w:pStyle w:val="Code"/>
      </w:pPr>
    </w:p>
    <w:p w14:paraId="620ECDC4" w14:textId="77777777" w:rsidR="00C45EDB" w:rsidRPr="00EC76D5" w:rsidRDefault="00C45EDB" w:rsidP="00C45EDB">
      <w:pPr>
        <w:pStyle w:val="Code"/>
      </w:pPr>
      <w:r w:rsidRPr="00EC76D5">
        <w:t xml:space="preserve">      if (leftSize == rightSize) {</w:t>
      </w:r>
    </w:p>
    <w:p w14:paraId="6CF8B9AF" w14:textId="77777777" w:rsidR="00C45EDB" w:rsidRPr="00EC76D5" w:rsidRDefault="00C45EDB" w:rsidP="00C45EDB">
      <w:pPr>
        <w:pStyle w:val="Code"/>
      </w:pPr>
      <w:r w:rsidRPr="00EC76D5">
        <w:t xml:space="preserve">        if (leftType.isUnsigned() &amp;&amp; rightType.isUnsigned()) {</w:t>
      </w:r>
    </w:p>
    <w:p w14:paraId="1CF8547B" w14:textId="77777777" w:rsidR="00C45EDB" w:rsidRPr="00EC76D5" w:rsidRDefault="00C45EDB" w:rsidP="00C45EDB">
      <w:pPr>
        <w:pStyle w:val="Code"/>
      </w:pPr>
      <w:r w:rsidRPr="00EC76D5">
        <w:t xml:space="preserve">          return leftType;</w:t>
      </w:r>
    </w:p>
    <w:p w14:paraId="7DCDA75B" w14:textId="77777777" w:rsidR="00C45EDB" w:rsidRPr="00EC76D5" w:rsidRDefault="00C45EDB" w:rsidP="00C45EDB">
      <w:pPr>
        <w:pStyle w:val="Code"/>
      </w:pPr>
      <w:r w:rsidRPr="00EC76D5">
        <w:t xml:space="preserve">        }</w:t>
      </w:r>
    </w:p>
    <w:p w14:paraId="559A427F" w14:textId="77777777" w:rsidR="00C45EDB" w:rsidRPr="00EC76D5" w:rsidRDefault="00C45EDB" w:rsidP="00C45EDB">
      <w:pPr>
        <w:pStyle w:val="Code"/>
      </w:pPr>
      <w:r w:rsidRPr="00EC76D5">
        <w:t xml:space="preserve">        else {</w:t>
      </w:r>
    </w:p>
    <w:p w14:paraId="19F5E678" w14:textId="77777777" w:rsidR="00C45EDB" w:rsidRPr="00EC76D5" w:rsidRDefault="00C45EDB" w:rsidP="00C45EDB">
      <w:pPr>
        <w:pStyle w:val="Code"/>
      </w:pPr>
      <w:r w:rsidRPr="00EC76D5">
        <w:t xml:space="preserve">          Assert.warning((leftType.isSigned() &amp;&amp; rightType.isSigned()) ||</w:t>
      </w:r>
    </w:p>
    <w:p w14:paraId="09974564" w14:textId="77777777" w:rsidR="00C45EDB" w:rsidRPr="00EC76D5" w:rsidRDefault="00C45EDB" w:rsidP="00C45EDB">
      <w:pPr>
        <w:pStyle w:val="Code"/>
      </w:pPr>
      <w:r w:rsidRPr="00EC76D5">
        <w:t xml:space="preserve">                         (leftType.isUnsigned() &amp;&amp; rightType.isUnsigned()),</w:t>
      </w:r>
    </w:p>
    <w:p w14:paraId="0B4DBEDC" w14:textId="77777777" w:rsidR="00C45EDB" w:rsidRPr="00EC76D5" w:rsidRDefault="00C45EDB" w:rsidP="00C45EDB">
      <w:pPr>
        <w:pStyle w:val="Code"/>
      </w:pPr>
      <w:r w:rsidRPr="00EC76D5">
        <w:t xml:space="preserve">                         null, "mixing signed and unsigned types");</w:t>
      </w:r>
    </w:p>
    <w:p w14:paraId="409FB3DF" w14:textId="77777777" w:rsidR="00C45EDB" w:rsidRPr="00EC76D5" w:rsidRDefault="00C45EDB" w:rsidP="00C45EDB">
      <w:pPr>
        <w:pStyle w:val="Code"/>
      </w:pPr>
      <w:r w:rsidRPr="00EC76D5">
        <w:lastRenderedPageBreak/>
        <w:t xml:space="preserve">          return leftType.isSigned() ? leftType : rightType;</w:t>
      </w:r>
    </w:p>
    <w:p w14:paraId="49C44375" w14:textId="77777777" w:rsidR="00C45EDB" w:rsidRPr="00EC76D5" w:rsidRDefault="00C45EDB" w:rsidP="00C45EDB">
      <w:pPr>
        <w:pStyle w:val="Code"/>
      </w:pPr>
      <w:r w:rsidRPr="00EC76D5">
        <w:t xml:space="preserve">        }</w:t>
      </w:r>
    </w:p>
    <w:p w14:paraId="095CCA5B" w14:textId="77777777" w:rsidR="00C45EDB" w:rsidRPr="00EC76D5" w:rsidRDefault="00C45EDB" w:rsidP="00C45EDB">
      <w:pPr>
        <w:pStyle w:val="Code"/>
      </w:pPr>
      <w:r w:rsidRPr="00EC76D5">
        <w:t xml:space="preserve">      }</w:t>
      </w:r>
    </w:p>
    <w:p w14:paraId="47CBB949" w14:textId="77777777" w:rsidR="00C45EDB" w:rsidRPr="00EC76D5" w:rsidRDefault="00C45EDB" w:rsidP="00C45EDB">
      <w:pPr>
        <w:pStyle w:val="Code"/>
      </w:pPr>
      <w:r w:rsidRPr="00EC76D5">
        <w:t xml:space="preserve">      else {</w:t>
      </w:r>
    </w:p>
    <w:p w14:paraId="6D8FF025" w14:textId="77777777" w:rsidR="00C45EDB" w:rsidRPr="00EC76D5" w:rsidRDefault="00C45EDB" w:rsidP="00C45EDB">
      <w:pPr>
        <w:pStyle w:val="Code"/>
      </w:pPr>
      <w:r w:rsidRPr="00EC76D5">
        <w:t xml:space="preserve">        return (leftSize &gt;= rightSize) ? leftType : rightType;</w:t>
      </w:r>
    </w:p>
    <w:p w14:paraId="45FCB859" w14:textId="77777777" w:rsidR="00C45EDB" w:rsidRPr="00EC76D5" w:rsidRDefault="00C45EDB" w:rsidP="00C45EDB">
      <w:pPr>
        <w:pStyle w:val="Code"/>
      </w:pPr>
      <w:r w:rsidRPr="00EC76D5">
        <w:t xml:space="preserve">      }</w:t>
      </w:r>
    </w:p>
    <w:p w14:paraId="0B390062" w14:textId="77777777" w:rsidR="00C45EDB" w:rsidRPr="00EC76D5" w:rsidRDefault="00C45EDB" w:rsidP="00C45EDB">
      <w:pPr>
        <w:pStyle w:val="Code"/>
      </w:pPr>
      <w:r w:rsidRPr="00EC76D5">
        <w:t xml:space="preserve">    }</w:t>
      </w:r>
    </w:p>
    <w:p w14:paraId="24D05F1C" w14:textId="77777777" w:rsidR="00C45EDB" w:rsidRPr="00EC76D5" w:rsidRDefault="00C45EDB" w:rsidP="00C45EDB">
      <w:pPr>
        <w:pStyle w:val="Code"/>
      </w:pPr>
      <w:r w:rsidRPr="00EC76D5">
        <w:t xml:space="preserve">    else if (leftType.isIntegral() &amp;&amp; rightType.isFloating()) {</w:t>
      </w:r>
    </w:p>
    <w:p w14:paraId="68DD6ECA" w14:textId="77777777" w:rsidR="00C45EDB" w:rsidRPr="00EC76D5" w:rsidRDefault="00C45EDB" w:rsidP="00C45EDB">
      <w:pPr>
        <w:pStyle w:val="Code"/>
      </w:pPr>
      <w:r w:rsidRPr="00EC76D5">
        <w:t xml:space="preserve">      return rightType;</w:t>
      </w:r>
    </w:p>
    <w:p w14:paraId="11F02F60" w14:textId="77777777" w:rsidR="00C45EDB" w:rsidRPr="00EC76D5" w:rsidRDefault="00C45EDB" w:rsidP="00C45EDB">
      <w:pPr>
        <w:pStyle w:val="Code"/>
      </w:pPr>
      <w:r w:rsidRPr="00EC76D5">
        <w:t xml:space="preserve">    }</w:t>
      </w:r>
    </w:p>
    <w:p w14:paraId="4656303E" w14:textId="77777777" w:rsidR="00C45EDB" w:rsidRPr="00EC76D5" w:rsidRDefault="00C45EDB" w:rsidP="00C45EDB">
      <w:pPr>
        <w:pStyle w:val="Code"/>
      </w:pPr>
      <w:r w:rsidRPr="00EC76D5">
        <w:t xml:space="preserve">    else if (leftType.isFloating() &amp;&amp; rightType.isIntegral()) {</w:t>
      </w:r>
    </w:p>
    <w:p w14:paraId="7385A777" w14:textId="77777777" w:rsidR="00C45EDB" w:rsidRPr="00EC76D5" w:rsidRDefault="00C45EDB" w:rsidP="00C45EDB">
      <w:pPr>
        <w:pStyle w:val="Code"/>
      </w:pPr>
      <w:r w:rsidRPr="00EC76D5">
        <w:t xml:space="preserve">      return leftType;</w:t>
      </w:r>
    </w:p>
    <w:p w14:paraId="6976847A" w14:textId="77777777" w:rsidR="00C45EDB" w:rsidRPr="00EC76D5" w:rsidRDefault="00C45EDB" w:rsidP="00C45EDB">
      <w:pPr>
        <w:pStyle w:val="Code"/>
      </w:pPr>
      <w:r w:rsidRPr="00EC76D5">
        <w:t xml:space="preserve">    }</w:t>
      </w:r>
    </w:p>
    <w:p w14:paraId="02C52D17" w14:textId="77777777" w:rsidR="00C45EDB" w:rsidRPr="00EC76D5" w:rsidRDefault="00C45EDB" w:rsidP="00C45EDB">
      <w:pPr>
        <w:pStyle w:val="Code"/>
      </w:pPr>
      <w:r w:rsidRPr="00EC76D5">
        <w:t xml:space="preserve">    else if (leftType.isPointer() &amp;&amp; leftType.getPointerType().isVoid() &amp;&amp;</w:t>
      </w:r>
    </w:p>
    <w:p w14:paraId="615F8CFE" w14:textId="77777777" w:rsidR="00C45EDB" w:rsidRPr="00EC76D5" w:rsidRDefault="00C45EDB" w:rsidP="00C45EDB">
      <w:pPr>
        <w:pStyle w:val="Code"/>
      </w:pPr>
      <w:r w:rsidRPr="00EC76D5">
        <w:t xml:space="preserve">             rightType.isPointer()) {</w:t>
      </w:r>
    </w:p>
    <w:p w14:paraId="29B0CA9D" w14:textId="77777777" w:rsidR="00C45EDB" w:rsidRPr="00EC76D5" w:rsidRDefault="00C45EDB" w:rsidP="00C45EDB">
      <w:pPr>
        <w:pStyle w:val="Code"/>
      </w:pPr>
      <w:r w:rsidRPr="00EC76D5">
        <w:t xml:space="preserve">      return leftType;</w:t>
      </w:r>
    </w:p>
    <w:p w14:paraId="7E59A772" w14:textId="77777777" w:rsidR="00C45EDB" w:rsidRPr="00EC76D5" w:rsidRDefault="00C45EDB" w:rsidP="00C45EDB">
      <w:pPr>
        <w:pStyle w:val="Code"/>
      </w:pPr>
      <w:r w:rsidRPr="00EC76D5">
        <w:t xml:space="preserve">    }</w:t>
      </w:r>
    </w:p>
    <w:p w14:paraId="5079CC61" w14:textId="77777777" w:rsidR="00C45EDB" w:rsidRPr="00EC76D5" w:rsidRDefault="00C45EDB" w:rsidP="00C45EDB">
      <w:pPr>
        <w:pStyle w:val="Code"/>
      </w:pPr>
      <w:r w:rsidRPr="00EC76D5">
        <w:t xml:space="preserve">    else if (leftType.isPointer() &amp;&amp;</w:t>
      </w:r>
    </w:p>
    <w:p w14:paraId="6BA28AC4" w14:textId="77777777" w:rsidR="00C45EDB" w:rsidRPr="00EC76D5" w:rsidRDefault="00C45EDB" w:rsidP="00C45EDB">
      <w:pPr>
        <w:pStyle w:val="Code"/>
      </w:pPr>
      <w:r w:rsidRPr="00EC76D5">
        <w:t xml:space="preserve">             rightType.isPointer() &amp;&amp; rightType.getPointerType().isVoid()) {</w:t>
      </w:r>
    </w:p>
    <w:p w14:paraId="55B25FC3" w14:textId="77777777" w:rsidR="00C45EDB" w:rsidRPr="00EC76D5" w:rsidRDefault="00C45EDB" w:rsidP="00C45EDB">
      <w:pPr>
        <w:pStyle w:val="Code"/>
      </w:pPr>
      <w:r w:rsidRPr="00EC76D5">
        <w:t xml:space="preserve">      return rightType;</w:t>
      </w:r>
    </w:p>
    <w:p w14:paraId="37109EAC" w14:textId="77777777" w:rsidR="00C45EDB" w:rsidRPr="00EC76D5" w:rsidRDefault="00C45EDB" w:rsidP="00C45EDB">
      <w:pPr>
        <w:pStyle w:val="Code"/>
      </w:pPr>
      <w:r w:rsidRPr="00EC76D5">
        <w:t xml:space="preserve">    }</w:t>
      </w:r>
    </w:p>
    <w:p w14:paraId="13A3F65E" w14:textId="77777777" w:rsidR="00C45EDB" w:rsidRPr="00EC76D5" w:rsidRDefault="00C45EDB" w:rsidP="00C45EDB">
      <w:pPr>
        <w:pStyle w:val="Code"/>
      </w:pPr>
      <w:r w:rsidRPr="00EC76D5">
        <w:t xml:space="preserve">    else if (leftType.isPointer() &amp;&amp; rightType.isArray()) {</w:t>
      </w:r>
    </w:p>
    <w:p w14:paraId="142F2B60" w14:textId="77777777" w:rsidR="00C45EDB" w:rsidRPr="00EC76D5" w:rsidRDefault="00C45EDB" w:rsidP="00C45EDB">
      <w:pPr>
        <w:pStyle w:val="Code"/>
      </w:pPr>
      <w:r w:rsidRPr="00EC76D5">
        <w:t xml:space="preserve">      return leftType;</w:t>
      </w:r>
    </w:p>
    <w:p w14:paraId="709FB054" w14:textId="77777777" w:rsidR="00C45EDB" w:rsidRPr="00EC76D5" w:rsidRDefault="00C45EDB" w:rsidP="00C45EDB">
      <w:pPr>
        <w:pStyle w:val="Code"/>
      </w:pPr>
      <w:r w:rsidRPr="00EC76D5">
        <w:t xml:space="preserve">    }</w:t>
      </w:r>
    </w:p>
    <w:p w14:paraId="393C7808" w14:textId="77777777" w:rsidR="00C45EDB" w:rsidRPr="00EC76D5" w:rsidRDefault="00C45EDB" w:rsidP="00C45EDB">
      <w:pPr>
        <w:pStyle w:val="Code"/>
      </w:pPr>
      <w:r w:rsidRPr="00EC76D5">
        <w:t xml:space="preserve">    else if (leftType.isArray() &amp;&amp; rightType.isPointer()) {</w:t>
      </w:r>
    </w:p>
    <w:p w14:paraId="5FD5ABF0" w14:textId="77777777" w:rsidR="00C45EDB" w:rsidRPr="00EC76D5" w:rsidRDefault="00C45EDB" w:rsidP="00C45EDB">
      <w:pPr>
        <w:pStyle w:val="Code"/>
      </w:pPr>
      <w:r w:rsidRPr="00EC76D5">
        <w:t xml:space="preserve">      return rightType;</w:t>
      </w:r>
    </w:p>
    <w:p w14:paraId="2331F8A5" w14:textId="77777777" w:rsidR="00C45EDB" w:rsidRPr="00EC76D5" w:rsidRDefault="00C45EDB" w:rsidP="00C45EDB">
      <w:pPr>
        <w:pStyle w:val="Code"/>
      </w:pPr>
      <w:r w:rsidRPr="00EC76D5">
        <w:t xml:space="preserve">    }</w:t>
      </w:r>
    </w:p>
    <w:p w14:paraId="4F1C9F57" w14:textId="77777777" w:rsidR="00C45EDB" w:rsidRPr="00EC76D5" w:rsidRDefault="00C45EDB" w:rsidP="00C45EDB">
      <w:pPr>
        <w:pStyle w:val="Code"/>
      </w:pPr>
      <w:r w:rsidRPr="00EC76D5">
        <w:t xml:space="preserve">    </w:t>
      </w:r>
    </w:p>
    <w:p w14:paraId="1819BECD" w14:textId="77777777" w:rsidR="00C45EDB" w:rsidRPr="00EC76D5" w:rsidRDefault="00C45EDB" w:rsidP="00C45EDB">
      <w:pPr>
        <w:pStyle w:val="Code"/>
      </w:pPr>
      <w:r w:rsidRPr="00EC76D5">
        <w:t xml:space="preserve">    return null;</w:t>
      </w:r>
    </w:p>
    <w:p w14:paraId="272306EC" w14:textId="1A4CD4DA" w:rsidR="000D3EE8" w:rsidRPr="00EC76D5" w:rsidRDefault="00C45EDB" w:rsidP="00C45EDB">
      <w:pPr>
        <w:pStyle w:val="Code"/>
      </w:pPr>
      <w:r w:rsidRPr="00EC76D5">
        <w:t xml:space="preserve">  }</w:t>
      </w:r>
    </w:p>
    <w:p w14:paraId="108E5DBB" w14:textId="40AE7AB1" w:rsidR="00C45EDB" w:rsidRPr="00EC76D5" w:rsidRDefault="00C45EDB" w:rsidP="00C45EDB">
      <w:pPr>
        <w:pStyle w:val="Code"/>
      </w:pPr>
      <w:r w:rsidRPr="00EC76D5">
        <w:t>}</w:t>
      </w:r>
    </w:p>
    <w:p w14:paraId="23DB9BF3" w14:textId="2B76721D" w:rsidR="00107CC5" w:rsidRPr="00EC76D5" w:rsidRDefault="00107CC5" w:rsidP="00107CC5">
      <w:pPr>
        <w:pStyle w:val="Code"/>
      </w:pPr>
    </w:p>
    <w:p w14:paraId="3AFA790B" w14:textId="3DF3630C" w:rsidR="00752961" w:rsidRPr="00EC76D5" w:rsidRDefault="000D3EE8" w:rsidP="00173C31">
      <w:pPr>
        <w:pStyle w:val="Rubrik2"/>
      </w:pPr>
      <w:bookmarkStart w:id="5568" w:name="_Toc481936401"/>
      <w:r w:rsidRPr="00EC76D5">
        <w:t xml:space="preserve">The </w:t>
      </w:r>
      <w:r w:rsidR="00752961" w:rsidRPr="00EC76D5">
        <w:t>Value</w:t>
      </w:r>
      <w:r w:rsidR="0021373B" w:rsidRPr="00EC76D5">
        <w:t xml:space="preserve"> </w:t>
      </w:r>
      <w:r w:rsidR="00752961" w:rsidRPr="00EC76D5">
        <w:t>Conversion</w:t>
      </w:r>
      <w:r w:rsidRPr="00EC76D5">
        <w:t xml:space="preserve"> Class</w:t>
      </w:r>
      <w:bookmarkEnd w:id="5568"/>
    </w:p>
    <w:p w14:paraId="7CB22EDB" w14:textId="53BE7461" w:rsidR="00A243B7" w:rsidRPr="00EC76D5" w:rsidRDefault="00BC33AB" w:rsidP="00A243B7">
      <w:r w:rsidRPr="00EC76D5">
        <w:t>When optimizing the syntax trees, values may need</w:t>
      </w:r>
      <w:r w:rsidR="001F2E5D" w:rsidRPr="00EC76D5">
        <w:t xml:space="preserve"> to be computed in compile-time</w:t>
      </w:r>
      <w:r w:rsidR="004C7E7A" w:rsidRPr="00EC76D5">
        <w:t xml:space="preserve">. The </w:t>
      </w:r>
      <w:r w:rsidR="001F2E5D" w:rsidRPr="00EC76D5">
        <w:rPr>
          <w:rStyle w:val="CodeInText0"/>
        </w:rPr>
        <w:t>valueCast</w:t>
      </w:r>
      <w:r w:rsidR="000017EA" w:rsidRPr="00EC76D5">
        <w:rPr>
          <w:rStyle w:val="CodeInText0"/>
        </w:rPr>
        <w:t>, unaryCast, and binaryCast</w:t>
      </w:r>
      <w:r w:rsidR="001F2E5D" w:rsidRPr="00EC76D5">
        <w:t xml:space="preserve"> </w:t>
      </w:r>
      <w:r w:rsidR="004C7E7A" w:rsidRPr="00EC76D5">
        <w:t>method</w:t>
      </w:r>
      <w:r w:rsidR="000017EA" w:rsidRPr="00EC76D5">
        <w:t>s</w:t>
      </w:r>
      <w:r w:rsidR="004C7E7A" w:rsidRPr="00EC76D5">
        <w:t xml:space="preserve"> </w:t>
      </w:r>
      <w:r w:rsidR="001F2E5D" w:rsidRPr="00EC76D5">
        <w:t xml:space="preserve">casts </w:t>
      </w:r>
      <w:r w:rsidR="000017EA" w:rsidRPr="00EC76D5">
        <w:t xml:space="preserve">the </w:t>
      </w:r>
      <w:r w:rsidR="001F2E5D" w:rsidRPr="00EC76D5">
        <w:t>value</w:t>
      </w:r>
      <w:r w:rsidR="000017EA" w:rsidRPr="00EC76D5">
        <w:t>s</w:t>
      </w:r>
      <w:r w:rsidR="001F2E5D" w:rsidRPr="00EC76D5">
        <w:t xml:space="preserve"> to a </w:t>
      </w:r>
      <w:r w:rsidR="001F2E5D" w:rsidRPr="00EC76D5">
        <w:rPr>
          <w:rStyle w:val="CodeInText0"/>
        </w:rPr>
        <w:t>BigDecimal</w:t>
      </w:r>
      <w:r w:rsidR="001F2E5D" w:rsidRPr="00EC76D5">
        <w:t xml:space="preserve">, </w:t>
      </w:r>
      <w:r w:rsidR="001F2E5D" w:rsidRPr="00EC76D5">
        <w:rPr>
          <w:rStyle w:val="CodeInText0"/>
        </w:rPr>
        <w:t>BigInteger</w:t>
      </w:r>
      <w:r w:rsidR="001F2E5D" w:rsidRPr="00EC76D5">
        <w:t xml:space="preserve">, or </w:t>
      </w:r>
      <w:r w:rsidR="001F2E5D" w:rsidRPr="00EC76D5">
        <w:rPr>
          <w:rStyle w:val="CodeInText0"/>
        </w:rPr>
        <w:t>Boolean</w:t>
      </w:r>
      <w:r w:rsidR="001F2E5D" w:rsidRPr="00EC76D5">
        <w:t xml:space="preserve"> object, depending of the type</w:t>
      </w:r>
      <w:r w:rsidR="000017EA" w:rsidRPr="00EC76D5">
        <w:t xml:space="preserve"> or operator</w:t>
      </w:r>
      <w:r w:rsidR="001F2E5D" w:rsidRPr="00EC76D5">
        <w:t>.</w:t>
      </w:r>
    </w:p>
    <w:p w14:paraId="14D9437B" w14:textId="0DCF5EE8" w:rsidR="001E230B" w:rsidRPr="00EC76D5" w:rsidRDefault="001E230B" w:rsidP="001E230B">
      <w:pPr>
        <w:pStyle w:val="CodeHeader"/>
      </w:pPr>
      <w:r w:rsidRPr="00EC76D5">
        <w:t>ValueConversion.java</w:t>
      </w:r>
    </w:p>
    <w:p w14:paraId="7D68C360" w14:textId="77777777" w:rsidR="00C439C9" w:rsidRPr="00EC76D5" w:rsidRDefault="00C439C9" w:rsidP="00C439C9">
      <w:pPr>
        <w:pStyle w:val="Code"/>
      </w:pPr>
      <w:r w:rsidRPr="00EC76D5">
        <w:t>package c_compiler;</w:t>
      </w:r>
    </w:p>
    <w:p w14:paraId="371C23D3" w14:textId="77777777" w:rsidR="00C439C9" w:rsidRPr="00EC76D5" w:rsidRDefault="00C439C9" w:rsidP="00C439C9">
      <w:pPr>
        <w:pStyle w:val="Code"/>
      </w:pPr>
      <w:r w:rsidRPr="00EC76D5">
        <w:t>import java.math.*;</w:t>
      </w:r>
    </w:p>
    <w:p w14:paraId="4D97297F" w14:textId="77777777" w:rsidR="00C439C9" w:rsidRPr="00EC76D5" w:rsidRDefault="00C439C9" w:rsidP="00C439C9">
      <w:pPr>
        <w:pStyle w:val="Code"/>
      </w:pPr>
    </w:p>
    <w:p w14:paraId="3B1FD0CB" w14:textId="77777777" w:rsidR="00C439C9" w:rsidRPr="00EC76D5" w:rsidRDefault="00C439C9" w:rsidP="00C439C9">
      <w:pPr>
        <w:pStyle w:val="Code"/>
      </w:pPr>
      <w:r w:rsidRPr="00EC76D5">
        <w:t>public class ValueConversion {</w:t>
      </w:r>
    </w:p>
    <w:p w14:paraId="4E99C58D" w14:textId="77777777" w:rsidR="00C439C9" w:rsidRPr="00EC76D5" w:rsidRDefault="00C439C9" w:rsidP="00C439C9">
      <w:pPr>
        <w:pStyle w:val="Code"/>
      </w:pPr>
      <w:r w:rsidRPr="00EC76D5">
        <w:t xml:space="preserve">  public static Object valueCast(Symbol fromSymbol, Type toType) {</w:t>
      </w:r>
    </w:p>
    <w:p w14:paraId="7C3C88D6" w14:textId="77777777" w:rsidR="00C439C9" w:rsidRPr="00EC76D5" w:rsidRDefault="00C439C9" w:rsidP="00C439C9">
      <w:pPr>
        <w:pStyle w:val="Code"/>
      </w:pPr>
      <w:r w:rsidRPr="00EC76D5">
        <w:t xml:space="preserve">    if (fromSymbol.hasValue()) {</w:t>
      </w:r>
    </w:p>
    <w:p w14:paraId="395A790C" w14:textId="77777777" w:rsidR="00C439C9" w:rsidRPr="00EC76D5" w:rsidRDefault="00C439C9" w:rsidP="00C439C9">
      <w:pPr>
        <w:pStyle w:val="Code"/>
      </w:pPr>
      <w:r w:rsidRPr="00EC76D5">
        <w:t xml:space="preserve">      Object fromValue = fromSymbol.getValue();</w:t>
      </w:r>
    </w:p>
    <w:p w14:paraId="5EE28C36" w14:textId="77777777" w:rsidR="00C439C9" w:rsidRPr="00EC76D5" w:rsidRDefault="00C439C9" w:rsidP="00C439C9">
      <w:pPr>
        <w:pStyle w:val="Code"/>
      </w:pPr>
    </w:p>
    <w:p w14:paraId="3429DF11" w14:textId="77777777" w:rsidR="00C439C9" w:rsidRPr="00EC76D5" w:rsidRDefault="00C439C9" w:rsidP="00C439C9">
      <w:pPr>
        <w:pStyle w:val="Code"/>
      </w:pPr>
      <w:r w:rsidRPr="00EC76D5">
        <w:t xml:space="preserve">      if (toType.isFloating()) {</w:t>
      </w:r>
    </w:p>
    <w:p w14:paraId="455F54C9" w14:textId="77777777" w:rsidR="00C439C9" w:rsidRPr="00EC76D5" w:rsidRDefault="00C439C9" w:rsidP="00C439C9">
      <w:pPr>
        <w:pStyle w:val="Code"/>
      </w:pPr>
      <w:r w:rsidRPr="00EC76D5">
        <w:t xml:space="preserve">        return BigDecimal.valueOf(((Number) fromValue).doubleValue());</w:t>
      </w:r>
    </w:p>
    <w:p w14:paraId="7544730A" w14:textId="77777777" w:rsidR="00C439C9" w:rsidRPr="00EC76D5" w:rsidRDefault="00C439C9" w:rsidP="00C439C9">
      <w:pPr>
        <w:pStyle w:val="Code"/>
      </w:pPr>
      <w:r w:rsidRPr="00EC76D5">
        <w:t xml:space="preserve">      }</w:t>
      </w:r>
    </w:p>
    <w:p w14:paraId="5DFE4689" w14:textId="77777777" w:rsidR="00C439C9" w:rsidRPr="00EC76D5" w:rsidRDefault="00C439C9" w:rsidP="00C439C9">
      <w:pPr>
        <w:pStyle w:val="Code"/>
      </w:pPr>
      <w:r w:rsidRPr="00EC76D5">
        <w:t xml:space="preserve">      else if (toType.isIntegral()) {</w:t>
      </w:r>
    </w:p>
    <w:p w14:paraId="7EE4D201" w14:textId="77777777" w:rsidR="00C439C9" w:rsidRPr="00EC76D5" w:rsidRDefault="00C439C9" w:rsidP="00C439C9">
      <w:pPr>
        <w:pStyle w:val="Code"/>
      </w:pPr>
      <w:r w:rsidRPr="00EC76D5">
        <w:t xml:space="preserve">        return BigInteger.valueOf(((Number) fromValue).longValue());</w:t>
      </w:r>
    </w:p>
    <w:p w14:paraId="2B596135" w14:textId="77777777" w:rsidR="00C439C9" w:rsidRPr="00EC76D5" w:rsidRDefault="00C439C9" w:rsidP="00C439C9">
      <w:pPr>
        <w:pStyle w:val="Code"/>
      </w:pPr>
      <w:r w:rsidRPr="00EC76D5">
        <w:t xml:space="preserve">      }</w:t>
      </w:r>
    </w:p>
    <w:p w14:paraId="1EF2F703" w14:textId="77777777" w:rsidR="00C439C9" w:rsidRPr="00EC76D5" w:rsidRDefault="00C439C9" w:rsidP="00C439C9">
      <w:pPr>
        <w:pStyle w:val="Code"/>
      </w:pPr>
      <w:r w:rsidRPr="00EC76D5">
        <w:t xml:space="preserve">      else {      </w:t>
      </w:r>
    </w:p>
    <w:p w14:paraId="69FAEFE0" w14:textId="77777777" w:rsidR="00C439C9" w:rsidRPr="00EC76D5" w:rsidRDefault="00C439C9" w:rsidP="00C439C9">
      <w:pPr>
        <w:pStyle w:val="Code"/>
      </w:pPr>
      <w:r w:rsidRPr="00EC76D5">
        <w:t xml:space="preserve">        return fromValue;</w:t>
      </w:r>
    </w:p>
    <w:p w14:paraId="5AD150A5" w14:textId="77777777" w:rsidR="00C439C9" w:rsidRPr="00EC76D5" w:rsidRDefault="00C439C9" w:rsidP="00C439C9">
      <w:pPr>
        <w:pStyle w:val="Code"/>
      </w:pPr>
      <w:r w:rsidRPr="00EC76D5">
        <w:lastRenderedPageBreak/>
        <w:t xml:space="preserve">      }</w:t>
      </w:r>
    </w:p>
    <w:p w14:paraId="2B0FB5D7" w14:textId="77777777" w:rsidR="00C439C9" w:rsidRPr="00EC76D5" w:rsidRDefault="00C439C9" w:rsidP="00C439C9">
      <w:pPr>
        <w:pStyle w:val="Code"/>
      </w:pPr>
      <w:r w:rsidRPr="00EC76D5">
        <w:t xml:space="preserve">    }</w:t>
      </w:r>
    </w:p>
    <w:p w14:paraId="14BFC22A" w14:textId="77777777" w:rsidR="00C439C9" w:rsidRPr="00EC76D5" w:rsidRDefault="00C439C9" w:rsidP="00C439C9">
      <w:pPr>
        <w:pStyle w:val="Code"/>
      </w:pPr>
    </w:p>
    <w:p w14:paraId="1B887C8F" w14:textId="77777777" w:rsidR="00C439C9" w:rsidRPr="00EC76D5" w:rsidRDefault="00C439C9" w:rsidP="00C439C9">
      <w:pPr>
        <w:pStyle w:val="Code"/>
      </w:pPr>
      <w:r w:rsidRPr="00EC76D5">
        <w:t xml:space="preserve">    return null;</w:t>
      </w:r>
    </w:p>
    <w:p w14:paraId="5E1F2F5F" w14:textId="217DCC58" w:rsidR="00C439C9" w:rsidRPr="00EC76D5" w:rsidRDefault="00C439C9" w:rsidP="00C439C9">
      <w:pPr>
        <w:pStyle w:val="Code"/>
      </w:pPr>
      <w:r w:rsidRPr="00EC76D5">
        <w:t xml:space="preserve">  }</w:t>
      </w:r>
    </w:p>
    <w:p w14:paraId="72150B21" w14:textId="77777777" w:rsidR="00C40E1A" w:rsidRPr="00EC76D5" w:rsidRDefault="00C40E1A" w:rsidP="00C439C9">
      <w:pPr>
        <w:pStyle w:val="Code"/>
      </w:pPr>
    </w:p>
    <w:p w14:paraId="4B87FF3A" w14:textId="6E071A03" w:rsidR="00C439C9" w:rsidRPr="00EC76D5" w:rsidRDefault="00C439C9" w:rsidP="00C439C9">
      <w:pPr>
        <w:pStyle w:val="Code"/>
      </w:pPr>
      <w:r w:rsidRPr="00EC76D5">
        <w:t xml:space="preserve">  public static Object unaryCast(MiddleOperator operator, Object value) {</w:t>
      </w:r>
    </w:p>
    <w:p w14:paraId="3B572452" w14:textId="77777777" w:rsidR="00C439C9" w:rsidRPr="00EC76D5" w:rsidRDefault="00C439C9" w:rsidP="00C439C9">
      <w:pPr>
        <w:pStyle w:val="Code"/>
      </w:pPr>
      <w:r w:rsidRPr="00EC76D5">
        <w:t xml:space="preserve">    if (operator == MiddleOperator.StringToPointer) {</w:t>
      </w:r>
    </w:p>
    <w:p w14:paraId="191925DF" w14:textId="77777777" w:rsidR="00C439C9" w:rsidRPr="00EC76D5" w:rsidRDefault="00C439C9" w:rsidP="00C439C9">
      <w:pPr>
        <w:pStyle w:val="Code"/>
      </w:pPr>
      <w:r w:rsidRPr="00EC76D5">
        <w:t xml:space="preserve">      return value;</w:t>
      </w:r>
    </w:p>
    <w:p w14:paraId="74CEABCF" w14:textId="77777777" w:rsidR="00C439C9" w:rsidRPr="00EC76D5" w:rsidRDefault="00C439C9" w:rsidP="00C439C9">
      <w:pPr>
        <w:pStyle w:val="Code"/>
      </w:pPr>
      <w:r w:rsidRPr="00EC76D5">
        <w:t xml:space="preserve">    }</w:t>
      </w:r>
    </w:p>
    <w:p w14:paraId="37A20F33" w14:textId="77777777" w:rsidR="00C439C9" w:rsidRPr="00EC76D5" w:rsidRDefault="00C439C9" w:rsidP="00C439C9">
      <w:pPr>
        <w:pStyle w:val="Code"/>
      </w:pPr>
      <w:r w:rsidRPr="00EC76D5">
        <w:t xml:space="preserve">    </w:t>
      </w:r>
    </w:p>
    <w:p w14:paraId="5F2DD9B0" w14:textId="77777777" w:rsidR="00C439C9" w:rsidRPr="00EC76D5" w:rsidRDefault="00C439C9" w:rsidP="00C439C9">
      <w:pPr>
        <w:pStyle w:val="Code"/>
      </w:pPr>
      <w:r w:rsidRPr="00EC76D5">
        <w:t xml:space="preserve">    if (value == null) {</w:t>
      </w:r>
    </w:p>
    <w:p w14:paraId="7D051DAF" w14:textId="77777777" w:rsidR="00C439C9" w:rsidRPr="00EC76D5" w:rsidRDefault="00C439C9" w:rsidP="00C439C9">
      <w:pPr>
        <w:pStyle w:val="Code"/>
      </w:pPr>
      <w:r w:rsidRPr="00EC76D5">
        <w:t xml:space="preserve">      return null;</w:t>
      </w:r>
    </w:p>
    <w:p w14:paraId="4850C03B" w14:textId="77777777" w:rsidR="00C439C9" w:rsidRPr="00EC76D5" w:rsidRDefault="00C439C9" w:rsidP="00C439C9">
      <w:pPr>
        <w:pStyle w:val="Code"/>
      </w:pPr>
      <w:r w:rsidRPr="00EC76D5">
        <w:t xml:space="preserve">    }</w:t>
      </w:r>
    </w:p>
    <w:p w14:paraId="5CEB626F" w14:textId="77777777" w:rsidR="00C439C9" w:rsidRPr="00EC76D5" w:rsidRDefault="00C439C9" w:rsidP="00C439C9">
      <w:pPr>
        <w:pStyle w:val="Code"/>
      </w:pPr>
      <w:r w:rsidRPr="00EC76D5">
        <w:t xml:space="preserve">    </w:t>
      </w:r>
    </w:p>
    <w:p w14:paraId="4D2C35B5" w14:textId="77777777" w:rsidR="00C439C9" w:rsidRPr="00EC76D5" w:rsidRDefault="00C439C9" w:rsidP="00C439C9">
      <w:pPr>
        <w:pStyle w:val="Code"/>
      </w:pPr>
      <w:r w:rsidRPr="00EC76D5">
        <w:t xml:space="preserve">    if (value instanceof BigInteger) {</w:t>
      </w:r>
    </w:p>
    <w:p w14:paraId="3415447C" w14:textId="77777777" w:rsidR="00C439C9" w:rsidRPr="00EC76D5" w:rsidRDefault="00C439C9" w:rsidP="00C439C9">
      <w:pPr>
        <w:pStyle w:val="Code"/>
      </w:pPr>
      <w:r w:rsidRPr="00EC76D5">
        <w:t xml:space="preserve">      BigInteger bigInteger = (BigInteger) value;</w:t>
      </w:r>
    </w:p>
    <w:p w14:paraId="2EF119D2" w14:textId="77777777" w:rsidR="00C439C9" w:rsidRPr="00EC76D5" w:rsidRDefault="00C439C9" w:rsidP="00C439C9">
      <w:pPr>
        <w:pStyle w:val="Code"/>
      </w:pPr>
    </w:p>
    <w:p w14:paraId="72785FC8" w14:textId="77777777" w:rsidR="00C439C9" w:rsidRPr="00EC76D5" w:rsidRDefault="00C439C9" w:rsidP="00C439C9">
      <w:pPr>
        <w:pStyle w:val="Code"/>
      </w:pPr>
      <w:r w:rsidRPr="00EC76D5">
        <w:t xml:space="preserve">      switch (operator) {</w:t>
      </w:r>
    </w:p>
    <w:p w14:paraId="0EFF7B56" w14:textId="77777777" w:rsidR="00C439C9" w:rsidRPr="00EC76D5" w:rsidRDefault="00C439C9" w:rsidP="00C439C9">
      <w:pPr>
        <w:pStyle w:val="Code"/>
      </w:pPr>
      <w:r w:rsidRPr="00EC76D5">
        <w:t xml:space="preserve">        case UnaryAdd:</w:t>
      </w:r>
    </w:p>
    <w:p w14:paraId="7A2B597F" w14:textId="77777777" w:rsidR="00C439C9" w:rsidRPr="00EC76D5" w:rsidRDefault="00C439C9" w:rsidP="00C439C9">
      <w:pPr>
        <w:pStyle w:val="Code"/>
      </w:pPr>
      <w:r w:rsidRPr="00EC76D5">
        <w:t xml:space="preserve">        case IntegralToIntegral:</w:t>
      </w:r>
    </w:p>
    <w:p w14:paraId="6C15535F" w14:textId="77777777" w:rsidR="00C439C9" w:rsidRPr="00EC76D5" w:rsidRDefault="00C439C9" w:rsidP="00C439C9">
      <w:pPr>
        <w:pStyle w:val="Code"/>
      </w:pPr>
      <w:r w:rsidRPr="00EC76D5">
        <w:t xml:space="preserve">          return value;</w:t>
      </w:r>
    </w:p>
    <w:p w14:paraId="092C55A2" w14:textId="77777777" w:rsidR="00C439C9" w:rsidRPr="00EC76D5" w:rsidRDefault="00C439C9" w:rsidP="00C439C9">
      <w:pPr>
        <w:pStyle w:val="Code"/>
      </w:pPr>
    </w:p>
    <w:p w14:paraId="04DDCD8B" w14:textId="77777777" w:rsidR="00C439C9" w:rsidRPr="00EC76D5" w:rsidRDefault="00C439C9" w:rsidP="00C439C9">
      <w:pPr>
        <w:pStyle w:val="Code"/>
      </w:pPr>
      <w:r w:rsidRPr="00EC76D5">
        <w:t xml:space="preserve">        case UnarySubtract:</w:t>
      </w:r>
    </w:p>
    <w:p w14:paraId="4C230EFC" w14:textId="77777777" w:rsidR="00C439C9" w:rsidRPr="00EC76D5" w:rsidRDefault="00C439C9" w:rsidP="00C439C9">
      <w:pPr>
        <w:pStyle w:val="Code"/>
      </w:pPr>
      <w:r w:rsidRPr="00EC76D5">
        <w:t xml:space="preserve">          return bigInteger.negate();</w:t>
      </w:r>
    </w:p>
    <w:p w14:paraId="7802A9F1" w14:textId="77777777" w:rsidR="00C439C9" w:rsidRPr="00EC76D5" w:rsidRDefault="00C439C9" w:rsidP="00C439C9">
      <w:pPr>
        <w:pStyle w:val="Code"/>
      </w:pPr>
    </w:p>
    <w:p w14:paraId="193E7EEF" w14:textId="77777777" w:rsidR="00C439C9" w:rsidRPr="00EC76D5" w:rsidRDefault="00C439C9" w:rsidP="00C439C9">
      <w:pPr>
        <w:pStyle w:val="Code"/>
      </w:pPr>
      <w:r w:rsidRPr="00EC76D5">
        <w:t xml:space="preserve">        case BitwiseNot:</w:t>
      </w:r>
    </w:p>
    <w:p w14:paraId="0D985E62" w14:textId="77777777" w:rsidR="00C439C9" w:rsidRPr="00EC76D5" w:rsidRDefault="00C439C9" w:rsidP="00C439C9">
      <w:pPr>
        <w:pStyle w:val="Code"/>
      </w:pPr>
      <w:r w:rsidRPr="00EC76D5">
        <w:t xml:space="preserve">          return bigInteger.not();</w:t>
      </w:r>
    </w:p>
    <w:p w14:paraId="29699AFD" w14:textId="77777777" w:rsidR="00C439C9" w:rsidRPr="00EC76D5" w:rsidRDefault="00C439C9" w:rsidP="00C439C9">
      <w:pPr>
        <w:pStyle w:val="Code"/>
      </w:pPr>
    </w:p>
    <w:p w14:paraId="536B9707" w14:textId="77777777" w:rsidR="00C439C9" w:rsidRPr="00EC76D5" w:rsidRDefault="00C439C9" w:rsidP="00C439C9">
      <w:pPr>
        <w:pStyle w:val="Code"/>
      </w:pPr>
      <w:r w:rsidRPr="00EC76D5">
        <w:t xml:space="preserve">        case IntegralToFloating:</w:t>
      </w:r>
    </w:p>
    <w:p w14:paraId="618DCD72" w14:textId="77777777" w:rsidR="00C439C9" w:rsidRPr="00EC76D5" w:rsidRDefault="00C439C9" w:rsidP="00C439C9">
      <w:pPr>
        <w:pStyle w:val="Code"/>
      </w:pPr>
      <w:r w:rsidRPr="00EC76D5">
        <w:t xml:space="preserve">          return (new BigDecimal(bigInteger));</w:t>
      </w:r>
    </w:p>
    <w:p w14:paraId="180F6974" w14:textId="77777777" w:rsidR="00C439C9" w:rsidRPr="00EC76D5" w:rsidRDefault="00C439C9" w:rsidP="00C439C9">
      <w:pPr>
        <w:pStyle w:val="Code"/>
      </w:pPr>
      <w:r w:rsidRPr="00EC76D5">
        <w:t xml:space="preserve">          </w:t>
      </w:r>
    </w:p>
    <w:p w14:paraId="224D5538" w14:textId="77777777" w:rsidR="00C439C9" w:rsidRPr="00EC76D5" w:rsidRDefault="00C439C9" w:rsidP="00C439C9">
      <w:pPr>
        <w:pStyle w:val="Code"/>
      </w:pPr>
      <w:r w:rsidRPr="00EC76D5">
        <w:t xml:space="preserve">        case ArithmeticToLogical:</w:t>
      </w:r>
    </w:p>
    <w:p w14:paraId="0BCB032A" w14:textId="77777777" w:rsidR="00C439C9" w:rsidRPr="00EC76D5" w:rsidRDefault="00C439C9" w:rsidP="00C439C9">
      <w:pPr>
        <w:pStyle w:val="Code"/>
      </w:pPr>
      <w:r w:rsidRPr="00EC76D5">
        <w:t xml:space="preserve">          return !bigInteger.equals(BigInteger.ZERO);</w:t>
      </w:r>
    </w:p>
    <w:p w14:paraId="0645101E" w14:textId="77777777" w:rsidR="00C439C9" w:rsidRPr="00EC76D5" w:rsidRDefault="00C439C9" w:rsidP="00C439C9">
      <w:pPr>
        <w:pStyle w:val="Code"/>
      </w:pPr>
      <w:r w:rsidRPr="00EC76D5">
        <w:t xml:space="preserve">      }</w:t>
      </w:r>
    </w:p>
    <w:p w14:paraId="228808AC" w14:textId="77777777" w:rsidR="00C439C9" w:rsidRPr="00EC76D5" w:rsidRDefault="00C439C9" w:rsidP="00C439C9">
      <w:pPr>
        <w:pStyle w:val="Code"/>
      </w:pPr>
      <w:r w:rsidRPr="00EC76D5">
        <w:t xml:space="preserve">    }</w:t>
      </w:r>
    </w:p>
    <w:p w14:paraId="57C163AF" w14:textId="77777777" w:rsidR="00C439C9" w:rsidRPr="00EC76D5" w:rsidRDefault="00C439C9" w:rsidP="00C439C9">
      <w:pPr>
        <w:pStyle w:val="Code"/>
      </w:pPr>
      <w:r w:rsidRPr="00EC76D5">
        <w:t xml:space="preserve">    else if (value instanceof BigDecimal) {</w:t>
      </w:r>
    </w:p>
    <w:p w14:paraId="311A0911" w14:textId="77777777" w:rsidR="00C439C9" w:rsidRPr="00EC76D5" w:rsidRDefault="00C439C9" w:rsidP="00C439C9">
      <w:pPr>
        <w:pStyle w:val="Code"/>
      </w:pPr>
      <w:r w:rsidRPr="00EC76D5">
        <w:t xml:space="preserve">      BigDecimal bigDecimal = (BigDecimal) value;</w:t>
      </w:r>
    </w:p>
    <w:p w14:paraId="4EDA9882" w14:textId="77777777" w:rsidR="00C439C9" w:rsidRPr="00EC76D5" w:rsidRDefault="00C439C9" w:rsidP="00C439C9">
      <w:pPr>
        <w:pStyle w:val="Code"/>
      </w:pPr>
      <w:r w:rsidRPr="00EC76D5">
        <w:t xml:space="preserve">      </w:t>
      </w:r>
    </w:p>
    <w:p w14:paraId="33198A12" w14:textId="77777777" w:rsidR="00C439C9" w:rsidRPr="00EC76D5" w:rsidRDefault="00C439C9" w:rsidP="00C439C9">
      <w:pPr>
        <w:pStyle w:val="Code"/>
      </w:pPr>
      <w:r w:rsidRPr="00EC76D5">
        <w:t xml:space="preserve">      switch (operator) {</w:t>
      </w:r>
    </w:p>
    <w:p w14:paraId="75D29C05" w14:textId="77777777" w:rsidR="00C439C9" w:rsidRPr="00EC76D5" w:rsidRDefault="00C439C9" w:rsidP="00C439C9">
      <w:pPr>
        <w:pStyle w:val="Code"/>
      </w:pPr>
      <w:r w:rsidRPr="00EC76D5">
        <w:t xml:space="preserve">        case UnaryAdd:</w:t>
      </w:r>
    </w:p>
    <w:p w14:paraId="2BB85099" w14:textId="77777777" w:rsidR="00C439C9" w:rsidRPr="00EC76D5" w:rsidRDefault="00C439C9" w:rsidP="00C439C9">
      <w:pPr>
        <w:pStyle w:val="Code"/>
      </w:pPr>
      <w:r w:rsidRPr="00EC76D5">
        <w:t xml:space="preserve">        case FloatingToFloating:</w:t>
      </w:r>
    </w:p>
    <w:p w14:paraId="58F8BCE5" w14:textId="77777777" w:rsidR="00C439C9" w:rsidRPr="00EC76D5" w:rsidRDefault="00C439C9" w:rsidP="00C439C9">
      <w:pPr>
        <w:pStyle w:val="Code"/>
      </w:pPr>
      <w:r w:rsidRPr="00EC76D5">
        <w:t xml:space="preserve">          return value;</w:t>
      </w:r>
    </w:p>
    <w:p w14:paraId="597389B0" w14:textId="77777777" w:rsidR="00C439C9" w:rsidRPr="00EC76D5" w:rsidRDefault="00C439C9" w:rsidP="00C439C9">
      <w:pPr>
        <w:pStyle w:val="Code"/>
      </w:pPr>
    </w:p>
    <w:p w14:paraId="4075FF60" w14:textId="77777777" w:rsidR="00C439C9" w:rsidRPr="00EC76D5" w:rsidRDefault="00C439C9" w:rsidP="00C439C9">
      <w:pPr>
        <w:pStyle w:val="Code"/>
      </w:pPr>
      <w:r w:rsidRPr="00EC76D5">
        <w:t xml:space="preserve">        case UnarySubtract:</w:t>
      </w:r>
    </w:p>
    <w:p w14:paraId="09D2E8EF" w14:textId="77777777" w:rsidR="00C439C9" w:rsidRPr="00EC76D5" w:rsidRDefault="00C439C9" w:rsidP="00C439C9">
      <w:pPr>
        <w:pStyle w:val="Code"/>
      </w:pPr>
      <w:r w:rsidRPr="00EC76D5">
        <w:t xml:space="preserve">            return bigDecimal.negate();</w:t>
      </w:r>
    </w:p>
    <w:p w14:paraId="7B3ED13E" w14:textId="77777777" w:rsidR="00C439C9" w:rsidRPr="00EC76D5" w:rsidRDefault="00C439C9" w:rsidP="00C439C9">
      <w:pPr>
        <w:pStyle w:val="Code"/>
      </w:pPr>
    </w:p>
    <w:p w14:paraId="33EE2F1C" w14:textId="77777777" w:rsidR="00C439C9" w:rsidRPr="00EC76D5" w:rsidRDefault="00C439C9" w:rsidP="00C439C9">
      <w:pPr>
        <w:pStyle w:val="Code"/>
      </w:pPr>
      <w:r w:rsidRPr="00EC76D5">
        <w:t xml:space="preserve">        case FloatingToIntegral:</w:t>
      </w:r>
    </w:p>
    <w:p w14:paraId="53921B1D" w14:textId="77777777" w:rsidR="00C439C9" w:rsidRPr="00EC76D5" w:rsidRDefault="00C439C9" w:rsidP="00C439C9">
      <w:pPr>
        <w:pStyle w:val="Code"/>
      </w:pPr>
      <w:r w:rsidRPr="00EC76D5">
        <w:t xml:space="preserve">          return bigDecimal.toBigInteger();</w:t>
      </w:r>
    </w:p>
    <w:p w14:paraId="27270E7D" w14:textId="77777777" w:rsidR="00C439C9" w:rsidRPr="00EC76D5" w:rsidRDefault="00C439C9" w:rsidP="00C439C9">
      <w:pPr>
        <w:pStyle w:val="Code"/>
      </w:pPr>
    </w:p>
    <w:p w14:paraId="20639AEB" w14:textId="77777777" w:rsidR="00C439C9" w:rsidRPr="00EC76D5" w:rsidRDefault="00C439C9" w:rsidP="00C439C9">
      <w:pPr>
        <w:pStyle w:val="Code"/>
      </w:pPr>
      <w:r w:rsidRPr="00EC76D5">
        <w:t xml:space="preserve">        case ArithmeticToLogical:</w:t>
      </w:r>
    </w:p>
    <w:p w14:paraId="283AE41E" w14:textId="77777777" w:rsidR="00C439C9" w:rsidRPr="00EC76D5" w:rsidRDefault="00C439C9" w:rsidP="00C439C9">
      <w:pPr>
        <w:pStyle w:val="Code"/>
      </w:pPr>
      <w:r w:rsidRPr="00EC76D5">
        <w:t xml:space="preserve">          return !bigDecimal.equals(BigDecimal.ZERO);</w:t>
      </w:r>
    </w:p>
    <w:p w14:paraId="764E15F5" w14:textId="77777777" w:rsidR="00C439C9" w:rsidRPr="00EC76D5" w:rsidRDefault="00C439C9" w:rsidP="00C439C9">
      <w:pPr>
        <w:pStyle w:val="Code"/>
      </w:pPr>
      <w:r w:rsidRPr="00EC76D5">
        <w:t xml:space="preserve">      }</w:t>
      </w:r>
    </w:p>
    <w:p w14:paraId="2CAD47A6" w14:textId="77777777" w:rsidR="00C439C9" w:rsidRPr="00EC76D5" w:rsidRDefault="00C439C9" w:rsidP="00C439C9">
      <w:pPr>
        <w:pStyle w:val="Code"/>
      </w:pPr>
      <w:r w:rsidRPr="00EC76D5">
        <w:t xml:space="preserve">    }</w:t>
      </w:r>
    </w:p>
    <w:p w14:paraId="0EA277A9" w14:textId="77777777" w:rsidR="00C439C9" w:rsidRPr="00EC76D5" w:rsidRDefault="00C439C9" w:rsidP="00C439C9">
      <w:pPr>
        <w:pStyle w:val="Code"/>
      </w:pPr>
      <w:r w:rsidRPr="00EC76D5">
        <w:t xml:space="preserve">    else if (value instanceof Boolean) {</w:t>
      </w:r>
    </w:p>
    <w:p w14:paraId="09D54565" w14:textId="77777777" w:rsidR="00C439C9" w:rsidRPr="00EC76D5" w:rsidRDefault="00C439C9" w:rsidP="00C439C9">
      <w:pPr>
        <w:pStyle w:val="Code"/>
      </w:pPr>
      <w:r w:rsidRPr="00EC76D5">
        <w:t xml:space="preserve">      switch (operator) {</w:t>
      </w:r>
    </w:p>
    <w:p w14:paraId="55D3F39B" w14:textId="77777777" w:rsidR="00C439C9" w:rsidRPr="00EC76D5" w:rsidRDefault="00C439C9" w:rsidP="00C439C9">
      <w:pPr>
        <w:pStyle w:val="Code"/>
      </w:pPr>
      <w:r w:rsidRPr="00EC76D5">
        <w:t xml:space="preserve">        case LogicalNot:</w:t>
      </w:r>
    </w:p>
    <w:p w14:paraId="3F3558D3" w14:textId="77777777" w:rsidR="00C439C9" w:rsidRPr="00EC76D5" w:rsidRDefault="00C439C9" w:rsidP="00C439C9">
      <w:pPr>
        <w:pStyle w:val="Code"/>
      </w:pPr>
      <w:r w:rsidRPr="00EC76D5">
        <w:lastRenderedPageBreak/>
        <w:t xml:space="preserve">          return value.equals(Boolean.TRUE) ? Boolean.FALSE : Boolean.TRUE;</w:t>
      </w:r>
    </w:p>
    <w:p w14:paraId="7C9D767B" w14:textId="77777777" w:rsidR="00C439C9" w:rsidRPr="00EC76D5" w:rsidRDefault="00C439C9" w:rsidP="00C439C9">
      <w:pPr>
        <w:pStyle w:val="Code"/>
      </w:pPr>
      <w:r w:rsidRPr="00EC76D5">
        <w:t xml:space="preserve">      }</w:t>
      </w:r>
    </w:p>
    <w:p w14:paraId="3FD75919" w14:textId="77777777" w:rsidR="00C439C9" w:rsidRPr="00EC76D5" w:rsidRDefault="00C439C9" w:rsidP="00C439C9">
      <w:pPr>
        <w:pStyle w:val="Code"/>
      </w:pPr>
      <w:r w:rsidRPr="00EC76D5">
        <w:t xml:space="preserve">    };</w:t>
      </w:r>
    </w:p>
    <w:p w14:paraId="4381FD35" w14:textId="77777777" w:rsidR="00C439C9" w:rsidRPr="00EC76D5" w:rsidRDefault="00C439C9" w:rsidP="00C439C9">
      <w:pPr>
        <w:pStyle w:val="Code"/>
      </w:pPr>
    </w:p>
    <w:p w14:paraId="6CDBAE05" w14:textId="77777777" w:rsidR="00C439C9" w:rsidRPr="00EC76D5" w:rsidRDefault="00C439C9" w:rsidP="00C439C9">
      <w:pPr>
        <w:pStyle w:val="Code"/>
      </w:pPr>
      <w:r w:rsidRPr="00EC76D5">
        <w:t xml:space="preserve">    return null;</w:t>
      </w:r>
    </w:p>
    <w:p w14:paraId="42AFF8DE" w14:textId="77777777" w:rsidR="00C439C9" w:rsidRPr="00EC76D5" w:rsidRDefault="00C439C9" w:rsidP="00C439C9">
      <w:pPr>
        <w:pStyle w:val="Code"/>
      </w:pPr>
      <w:r w:rsidRPr="00EC76D5">
        <w:t xml:space="preserve">  }</w:t>
      </w:r>
    </w:p>
    <w:p w14:paraId="73EB2AA5" w14:textId="77777777" w:rsidR="00C439C9" w:rsidRPr="00EC76D5" w:rsidRDefault="00C439C9" w:rsidP="00C439C9">
      <w:pPr>
        <w:pStyle w:val="Code"/>
      </w:pPr>
    </w:p>
    <w:p w14:paraId="1FCFFF85" w14:textId="77777777" w:rsidR="00C439C9" w:rsidRPr="00EC76D5" w:rsidRDefault="00C439C9" w:rsidP="00C439C9">
      <w:pPr>
        <w:pStyle w:val="Code"/>
      </w:pPr>
      <w:r w:rsidRPr="00EC76D5">
        <w:t xml:space="preserve">  public static Object binaryCast(MiddleOperator operator, Object leftValue,</w:t>
      </w:r>
    </w:p>
    <w:p w14:paraId="098A434C" w14:textId="00BEEEE8" w:rsidR="00C439C9" w:rsidRPr="00EC76D5" w:rsidRDefault="000517D7" w:rsidP="00C439C9">
      <w:pPr>
        <w:pStyle w:val="Code"/>
      </w:pPr>
      <w:r w:rsidRPr="00EC76D5">
        <w:t xml:space="preserve">    </w:t>
      </w:r>
      <w:r w:rsidR="00C439C9" w:rsidRPr="00EC76D5">
        <w:t xml:space="preserve">                              Object rightValue) {</w:t>
      </w:r>
    </w:p>
    <w:p w14:paraId="18447402" w14:textId="77777777" w:rsidR="00C439C9" w:rsidRPr="00EC76D5" w:rsidRDefault="00C439C9" w:rsidP="00C439C9">
      <w:pPr>
        <w:pStyle w:val="Code"/>
      </w:pPr>
      <w:r w:rsidRPr="00EC76D5">
        <w:t xml:space="preserve">    if ((leftValue == null) || (rightValue == null)) {</w:t>
      </w:r>
    </w:p>
    <w:p w14:paraId="15232973" w14:textId="77777777" w:rsidR="00C439C9" w:rsidRPr="00EC76D5" w:rsidRDefault="00C439C9" w:rsidP="00C439C9">
      <w:pPr>
        <w:pStyle w:val="Code"/>
      </w:pPr>
      <w:r w:rsidRPr="00EC76D5">
        <w:t xml:space="preserve">      return null;</w:t>
      </w:r>
    </w:p>
    <w:p w14:paraId="00F9E784" w14:textId="77777777" w:rsidR="00C439C9" w:rsidRPr="00EC76D5" w:rsidRDefault="00C439C9" w:rsidP="00C439C9">
      <w:pPr>
        <w:pStyle w:val="Code"/>
      </w:pPr>
      <w:r w:rsidRPr="00EC76D5">
        <w:t xml:space="preserve">    }</w:t>
      </w:r>
    </w:p>
    <w:p w14:paraId="0E33520D" w14:textId="77777777" w:rsidR="00C439C9" w:rsidRPr="00EC76D5" w:rsidRDefault="00C439C9" w:rsidP="00C439C9">
      <w:pPr>
        <w:pStyle w:val="Code"/>
      </w:pPr>
      <w:r w:rsidRPr="00EC76D5">
        <w:t xml:space="preserve">    </w:t>
      </w:r>
    </w:p>
    <w:p w14:paraId="53ACC65C" w14:textId="77777777" w:rsidR="00C439C9" w:rsidRPr="00EC76D5" w:rsidRDefault="00C439C9" w:rsidP="00C439C9">
      <w:pPr>
        <w:pStyle w:val="Code"/>
      </w:pPr>
      <w:r w:rsidRPr="00EC76D5">
        <w:t xml:space="preserve">    if (leftValue instanceof BigInteger) {</w:t>
      </w:r>
    </w:p>
    <w:p w14:paraId="26428A38" w14:textId="77777777" w:rsidR="00C439C9" w:rsidRPr="00EC76D5" w:rsidRDefault="00C439C9" w:rsidP="00C439C9">
      <w:pPr>
        <w:pStyle w:val="Code"/>
      </w:pPr>
      <w:r w:rsidRPr="00EC76D5">
        <w:t xml:space="preserve">      BigInteger leftInteger = (BigInteger) leftValue,</w:t>
      </w:r>
    </w:p>
    <w:p w14:paraId="61BD552B" w14:textId="77777777" w:rsidR="00C439C9" w:rsidRPr="00EC76D5" w:rsidRDefault="00C439C9" w:rsidP="00C439C9">
      <w:pPr>
        <w:pStyle w:val="Code"/>
      </w:pPr>
      <w:r w:rsidRPr="00EC76D5">
        <w:t xml:space="preserve">                 rightInteger = (BigInteger) rightValue;</w:t>
      </w:r>
    </w:p>
    <w:p w14:paraId="37792FC2" w14:textId="77777777" w:rsidR="00C439C9" w:rsidRPr="00EC76D5" w:rsidRDefault="00C439C9" w:rsidP="00C439C9">
      <w:pPr>
        <w:pStyle w:val="Code"/>
      </w:pPr>
    </w:p>
    <w:p w14:paraId="3F29F6D9" w14:textId="77777777" w:rsidR="00C439C9" w:rsidRPr="00EC76D5" w:rsidRDefault="00C439C9" w:rsidP="00C439C9">
      <w:pPr>
        <w:pStyle w:val="Code"/>
      </w:pPr>
      <w:r w:rsidRPr="00EC76D5">
        <w:t xml:space="preserve">      switch (operator) {</w:t>
      </w:r>
    </w:p>
    <w:p w14:paraId="47EFC6B6" w14:textId="77777777" w:rsidR="00C439C9" w:rsidRPr="00EC76D5" w:rsidRDefault="00C439C9" w:rsidP="00C439C9">
      <w:pPr>
        <w:pStyle w:val="Code"/>
      </w:pPr>
      <w:r w:rsidRPr="00EC76D5">
        <w:t xml:space="preserve">        case BinaryAdd:</w:t>
      </w:r>
    </w:p>
    <w:p w14:paraId="54A712D3" w14:textId="77777777" w:rsidR="00C439C9" w:rsidRPr="00EC76D5" w:rsidRDefault="00C439C9" w:rsidP="00C439C9">
      <w:pPr>
        <w:pStyle w:val="Code"/>
      </w:pPr>
      <w:r w:rsidRPr="00EC76D5">
        <w:t xml:space="preserve">          return leftInteger.add(rightInteger);</w:t>
      </w:r>
    </w:p>
    <w:p w14:paraId="288A1945" w14:textId="77777777" w:rsidR="00C439C9" w:rsidRPr="00EC76D5" w:rsidRDefault="00C439C9" w:rsidP="00C439C9">
      <w:pPr>
        <w:pStyle w:val="Code"/>
      </w:pPr>
    </w:p>
    <w:p w14:paraId="54F84621" w14:textId="77777777" w:rsidR="00C439C9" w:rsidRPr="00EC76D5" w:rsidRDefault="00C439C9" w:rsidP="00C439C9">
      <w:pPr>
        <w:pStyle w:val="Code"/>
      </w:pPr>
      <w:r w:rsidRPr="00EC76D5">
        <w:t xml:space="preserve">        case BinarySubtract:</w:t>
      </w:r>
    </w:p>
    <w:p w14:paraId="53A74690" w14:textId="77777777" w:rsidR="00C439C9" w:rsidRPr="00EC76D5" w:rsidRDefault="00C439C9" w:rsidP="00C439C9">
      <w:pPr>
        <w:pStyle w:val="Code"/>
      </w:pPr>
      <w:r w:rsidRPr="00EC76D5">
        <w:t xml:space="preserve">          return leftInteger.subtract(rightInteger);</w:t>
      </w:r>
    </w:p>
    <w:p w14:paraId="534AF5B4" w14:textId="77777777" w:rsidR="00C439C9" w:rsidRPr="00EC76D5" w:rsidRDefault="00C439C9" w:rsidP="00C439C9">
      <w:pPr>
        <w:pStyle w:val="Code"/>
      </w:pPr>
    </w:p>
    <w:p w14:paraId="7DC0C9BC" w14:textId="77777777" w:rsidR="00C439C9" w:rsidRPr="00EC76D5" w:rsidRDefault="00C439C9" w:rsidP="00C439C9">
      <w:pPr>
        <w:pStyle w:val="Code"/>
      </w:pPr>
      <w:r w:rsidRPr="00EC76D5">
        <w:t xml:space="preserve">        case Multiply:</w:t>
      </w:r>
    </w:p>
    <w:p w14:paraId="68083F35" w14:textId="77777777" w:rsidR="00C439C9" w:rsidRPr="00EC76D5" w:rsidRDefault="00C439C9" w:rsidP="00C439C9">
      <w:pPr>
        <w:pStyle w:val="Code"/>
      </w:pPr>
      <w:r w:rsidRPr="00EC76D5">
        <w:t xml:space="preserve">          return leftInteger.multiply(rightInteger);</w:t>
      </w:r>
    </w:p>
    <w:p w14:paraId="1F6DD5A8" w14:textId="77777777" w:rsidR="00C439C9" w:rsidRPr="00EC76D5" w:rsidRDefault="00C439C9" w:rsidP="00C439C9">
      <w:pPr>
        <w:pStyle w:val="Code"/>
      </w:pPr>
    </w:p>
    <w:p w14:paraId="53AA5C1B" w14:textId="77777777" w:rsidR="00C439C9" w:rsidRPr="00EC76D5" w:rsidRDefault="00C439C9" w:rsidP="00C439C9">
      <w:pPr>
        <w:pStyle w:val="Code"/>
      </w:pPr>
      <w:r w:rsidRPr="00EC76D5">
        <w:t xml:space="preserve">        case Divide:</w:t>
      </w:r>
    </w:p>
    <w:p w14:paraId="499C5BFD" w14:textId="77777777" w:rsidR="00C439C9" w:rsidRPr="00EC76D5" w:rsidRDefault="00C439C9" w:rsidP="00C439C9">
      <w:pPr>
        <w:pStyle w:val="Code"/>
      </w:pPr>
      <w:r w:rsidRPr="00EC76D5">
        <w:t xml:space="preserve">          Assert.error(!rightInteger.equals(BigInteger.ZERO),</w:t>
      </w:r>
    </w:p>
    <w:p w14:paraId="0E81CD22" w14:textId="77777777" w:rsidR="00C439C9" w:rsidRPr="00EC76D5" w:rsidRDefault="00C439C9" w:rsidP="00C439C9">
      <w:pPr>
        <w:pStyle w:val="Code"/>
      </w:pPr>
      <w:r w:rsidRPr="00EC76D5">
        <w:t xml:space="preserve">                       "0", "division by zero in constant expression");</w:t>
      </w:r>
    </w:p>
    <w:p w14:paraId="24A74B20" w14:textId="77777777" w:rsidR="00C439C9" w:rsidRPr="00EC76D5" w:rsidRDefault="00C439C9" w:rsidP="00C439C9">
      <w:pPr>
        <w:pStyle w:val="Code"/>
      </w:pPr>
      <w:r w:rsidRPr="00EC76D5">
        <w:t xml:space="preserve">          return leftInteger.divide(rightInteger);</w:t>
      </w:r>
    </w:p>
    <w:p w14:paraId="40F9BFD3" w14:textId="77777777" w:rsidR="00C439C9" w:rsidRPr="00EC76D5" w:rsidRDefault="00C439C9" w:rsidP="00C439C9">
      <w:pPr>
        <w:pStyle w:val="Code"/>
      </w:pPr>
    </w:p>
    <w:p w14:paraId="4840DA24" w14:textId="77777777" w:rsidR="00C439C9" w:rsidRPr="00EC76D5" w:rsidRDefault="00C439C9" w:rsidP="00C439C9">
      <w:pPr>
        <w:pStyle w:val="Code"/>
      </w:pPr>
      <w:r w:rsidRPr="00EC76D5">
        <w:t xml:space="preserve">        case Modulo:</w:t>
      </w:r>
    </w:p>
    <w:p w14:paraId="7AFD84C5" w14:textId="77777777" w:rsidR="00C439C9" w:rsidRPr="00EC76D5" w:rsidRDefault="00C439C9" w:rsidP="00C439C9">
      <w:pPr>
        <w:pStyle w:val="Code"/>
      </w:pPr>
      <w:r w:rsidRPr="00EC76D5">
        <w:t xml:space="preserve">          Assert.error(!rightInteger.equals(BigInteger.ZERO),</w:t>
      </w:r>
    </w:p>
    <w:p w14:paraId="6ADB76C5" w14:textId="77777777" w:rsidR="00C439C9" w:rsidRPr="00EC76D5" w:rsidRDefault="00C439C9" w:rsidP="00C439C9">
      <w:pPr>
        <w:pStyle w:val="Code"/>
      </w:pPr>
      <w:r w:rsidRPr="00EC76D5">
        <w:t xml:space="preserve">                       "0", "division by zero in constant expression");</w:t>
      </w:r>
    </w:p>
    <w:p w14:paraId="0068517E" w14:textId="77777777" w:rsidR="00C439C9" w:rsidRPr="00EC76D5" w:rsidRDefault="00C439C9" w:rsidP="00C439C9">
      <w:pPr>
        <w:pStyle w:val="Code"/>
      </w:pPr>
      <w:r w:rsidRPr="00EC76D5">
        <w:t xml:space="preserve">          return leftInteger.mod(rightInteger);</w:t>
      </w:r>
    </w:p>
    <w:p w14:paraId="3D0AEDDF" w14:textId="77777777" w:rsidR="00C439C9" w:rsidRPr="00EC76D5" w:rsidRDefault="00C439C9" w:rsidP="00C439C9">
      <w:pPr>
        <w:pStyle w:val="Code"/>
      </w:pPr>
    </w:p>
    <w:p w14:paraId="67544619" w14:textId="77777777" w:rsidR="00C439C9" w:rsidRPr="00EC76D5" w:rsidRDefault="00C439C9" w:rsidP="00C439C9">
      <w:pPr>
        <w:pStyle w:val="Code"/>
      </w:pPr>
      <w:r w:rsidRPr="00EC76D5">
        <w:t xml:space="preserve">        case BitwiseAnd:</w:t>
      </w:r>
    </w:p>
    <w:p w14:paraId="27121D40" w14:textId="77777777" w:rsidR="00C439C9" w:rsidRPr="00EC76D5" w:rsidRDefault="00C439C9" w:rsidP="00C439C9">
      <w:pPr>
        <w:pStyle w:val="Code"/>
      </w:pPr>
      <w:r w:rsidRPr="00EC76D5">
        <w:t xml:space="preserve">          return leftInteger.and(rightInteger);</w:t>
      </w:r>
    </w:p>
    <w:p w14:paraId="7CF8F6DD" w14:textId="77777777" w:rsidR="00C439C9" w:rsidRPr="00EC76D5" w:rsidRDefault="00C439C9" w:rsidP="00C439C9">
      <w:pPr>
        <w:pStyle w:val="Code"/>
      </w:pPr>
    </w:p>
    <w:p w14:paraId="76237B96" w14:textId="500D05C0" w:rsidR="00C439C9" w:rsidRPr="00EC76D5" w:rsidRDefault="00C439C9" w:rsidP="00C439C9">
      <w:pPr>
        <w:pStyle w:val="Code"/>
      </w:pPr>
      <w:r w:rsidRPr="00EC76D5">
        <w:t xml:space="preserve">        case Bitwise</w:t>
      </w:r>
      <w:r w:rsidR="00414C74">
        <w:t>Or</w:t>
      </w:r>
      <w:r w:rsidRPr="00EC76D5">
        <w:t>:</w:t>
      </w:r>
    </w:p>
    <w:p w14:paraId="4A491AB5" w14:textId="77777777" w:rsidR="00C439C9" w:rsidRPr="00EC76D5" w:rsidRDefault="00C439C9" w:rsidP="00C439C9">
      <w:pPr>
        <w:pStyle w:val="Code"/>
      </w:pPr>
      <w:r w:rsidRPr="00EC76D5">
        <w:t xml:space="preserve">          return leftInteger.or(rightInteger);</w:t>
      </w:r>
    </w:p>
    <w:p w14:paraId="71927D46" w14:textId="77777777" w:rsidR="00C439C9" w:rsidRPr="00EC76D5" w:rsidRDefault="00C439C9" w:rsidP="00C439C9">
      <w:pPr>
        <w:pStyle w:val="Code"/>
      </w:pPr>
    </w:p>
    <w:p w14:paraId="1BDCD95F" w14:textId="77777777" w:rsidR="00C439C9" w:rsidRPr="00EC76D5" w:rsidRDefault="00C439C9" w:rsidP="00C439C9">
      <w:pPr>
        <w:pStyle w:val="Code"/>
      </w:pPr>
      <w:r w:rsidRPr="00EC76D5">
        <w:t xml:space="preserve">        case BitwiseXOr:</w:t>
      </w:r>
    </w:p>
    <w:p w14:paraId="028BDD91" w14:textId="77777777" w:rsidR="00C439C9" w:rsidRPr="00EC76D5" w:rsidRDefault="00C439C9" w:rsidP="00C439C9">
      <w:pPr>
        <w:pStyle w:val="Code"/>
      </w:pPr>
      <w:r w:rsidRPr="00EC76D5">
        <w:t xml:space="preserve">          return leftInteger.xor(rightInteger);</w:t>
      </w:r>
    </w:p>
    <w:p w14:paraId="4ABFC52A" w14:textId="77777777" w:rsidR="00C439C9" w:rsidRPr="00EC76D5" w:rsidRDefault="00C439C9" w:rsidP="00C439C9">
      <w:pPr>
        <w:pStyle w:val="Code"/>
      </w:pPr>
    </w:p>
    <w:p w14:paraId="39FBACA9" w14:textId="77777777" w:rsidR="00C439C9" w:rsidRPr="00EC76D5" w:rsidRDefault="00C439C9" w:rsidP="00C439C9">
      <w:pPr>
        <w:pStyle w:val="Code"/>
      </w:pPr>
      <w:r w:rsidRPr="00EC76D5">
        <w:t xml:space="preserve">        case LeftShift:</w:t>
      </w:r>
    </w:p>
    <w:p w14:paraId="071B960E" w14:textId="77777777" w:rsidR="00C439C9" w:rsidRPr="00EC76D5" w:rsidRDefault="00C439C9" w:rsidP="00C439C9">
      <w:pPr>
        <w:pStyle w:val="Code"/>
      </w:pPr>
      <w:r w:rsidRPr="00EC76D5">
        <w:t xml:space="preserve">          return leftInteger.shiftLeft(rightInteger.intValue());</w:t>
      </w:r>
    </w:p>
    <w:p w14:paraId="48585593" w14:textId="77777777" w:rsidR="00C439C9" w:rsidRPr="00EC76D5" w:rsidRDefault="00C439C9" w:rsidP="00C439C9">
      <w:pPr>
        <w:pStyle w:val="Code"/>
      </w:pPr>
    </w:p>
    <w:p w14:paraId="7FD7D4F8" w14:textId="77777777" w:rsidR="00C439C9" w:rsidRPr="00EC76D5" w:rsidRDefault="00C439C9" w:rsidP="00C439C9">
      <w:pPr>
        <w:pStyle w:val="Code"/>
      </w:pPr>
      <w:r w:rsidRPr="00EC76D5">
        <w:t xml:space="preserve">        case RightShift:</w:t>
      </w:r>
    </w:p>
    <w:p w14:paraId="161235DE" w14:textId="77777777" w:rsidR="00C439C9" w:rsidRPr="00EC76D5" w:rsidRDefault="00C439C9" w:rsidP="00C439C9">
      <w:pPr>
        <w:pStyle w:val="Code"/>
      </w:pPr>
      <w:r w:rsidRPr="00EC76D5">
        <w:t xml:space="preserve">          return leftInteger.shiftRight(rightInteger.intValue());</w:t>
      </w:r>
    </w:p>
    <w:p w14:paraId="53A93E38" w14:textId="77777777" w:rsidR="00C439C9" w:rsidRPr="00EC76D5" w:rsidRDefault="00C439C9" w:rsidP="00C439C9">
      <w:pPr>
        <w:pStyle w:val="Code"/>
      </w:pPr>
    </w:p>
    <w:p w14:paraId="1EC4C981" w14:textId="77777777" w:rsidR="00C439C9" w:rsidRPr="00EC76D5" w:rsidRDefault="00C439C9" w:rsidP="00C439C9">
      <w:pPr>
        <w:pStyle w:val="Code"/>
      </w:pPr>
      <w:r w:rsidRPr="00EC76D5">
        <w:t xml:space="preserve">        case Equal:</w:t>
      </w:r>
    </w:p>
    <w:p w14:paraId="7E73278F" w14:textId="77777777" w:rsidR="00C439C9" w:rsidRPr="00EC76D5" w:rsidRDefault="00C439C9" w:rsidP="00C439C9">
      <w:pPr>
        <w:pStyle w:val="Code"/>
      </w:pPr>
      <w:r w:rsidRPr="00EC76D5">
        <w:t xml:space="preserve">          return (leftInteger.compareTo(rightInteger) == 0);</w:t>
      </w:r>
    </w:p>
    <w:p w14:paraId="22C1A704" w14:textId="77777777" w:rsidR="00C439C9" w:rsidRPr="00EC76D5" w:rsidRDefault="00C439C9" w:rsidP="00C439C9">
      <w:pPr>
        <w:pStyle w:val="Code"/>
      </w:pPr>
    </w:p>
    <w:p w14:paraId="7A3106E9" w14:textId="77777777" w:rsidR="00C439C9" w:rsidRPr="00EC76D5" w:rsidRDefault="00C439C9" w:rsidP="00C439C9">
      <w:pPr>
        <w:pStyle w:val="Code"/>
      </w:pPr>
      <w:r w:rsidRPr="00EC76D5">
        <w:t xml:space="preserve">        case NotEqual:</w:t>
      </w:r>
    </w:p>
    <w:p w14:paraId="45E31D45" w14:textId="77777777" w:rsidR="00C439C9" w:rsidRPr="00EC76D5" w:rsidRDefault="00C439C9" w:rsidP="00C439C9">
      <w:pPr>
        <w:pStyle w:val="Code"/>
      </w:pPr>
      <w:r w:rsidRPr="00EC76D5">
        <w:t xml:space="preserve">          return (leftInteger.compareTo(rightInteger) != 0);</w:t>
      </w:r>
    </w:p>
    <w:p w14:paraId="34E6A706" w14:textId="77777777" w:rsidR="00C439C9" w:rsidRPr="00EC76D5" w:rsidRDefault="00C439C9" w:rsidP="00C439C9">
      <w:pPr>
        <w:pStyle w:val="Code"/>
      </w:pPr>
    </w:p>
    <w:p w14:paraId="0FA26B8C" w14:textId="77777777" w:rsidR="00C439C9" w:rsidRPr="00EC76D5" w:rsidRDefault="00C439C9" w:rsidP="00C439C9">
      <w:pPr>
        <w:pStyle w:val="Code"/>
      </w:pPr>
      <w:r w:rsidRPr="00EC76D5">
        <w:t xml:space="preserve">        case LessThan:</w:t>
      </w:r>
    </w:p>
    <w:p w14:paraId="65048F95" w14:textId="77777777" w:rsidR="00C439C9" w:rsidRPr="00EC76D5" w:rsidRDefault="00C439C9" w:rsidP="00C439C9">
      <w:pPr>
        <w:pStyle w:val="Code"/>
      </w:pPr>
      <w:r w:rsidRPr="00EC76D5">
        <w:t xml:space="preserve">          return (leftInteger.compareTo(rightInteger) &lt; 0);</w:t>
      </w:r>
    </w:p>
    <w:p w14:paraId="7B052A08" w14:textId="77777777" w:rsidR="00C439C9" w:rsidRPr="00EC76D5" w:rsidRDefault="00C439C9" w:rsidP="00C439C9">
      <w:pPr>
        <w:pStyle w:val="Code"/>
      </w:pPr>
    </w:p>
    <w:p w14:paraId="102A6C1F" w14:textId="77777777" w:rsidR="00C439C9" w:rsidRPr="00EC76D5" w:rsidRDefault="00C439C9" w:rsidP="00C439C9">
      <w:pPr>
        <w:pStyle w:val="Code"/>
      </w:pPr>
      <w:r w:rsidRPr="00EC76D5">
        <w:t xml:space="preserve">        case LessThanEqual:</w:t>
      </w:r>
    </w:p>
    <w:p w14:paraId="46829470" w14:textId="77777777" w:rsidR="00C439C9" w:rsidRPr="00EC76D5" w:rsidRDefault="00C439C9" w:rsidP="00C439C9">
      <w:pPr>
        <w:pStyle w:val="Code"/>
      </w:pPr>
      <w:r w:rsidRPr="00EC76D5">
        <w:t xml:space="preserve">          return (leftInteger.compareTo(rightInteger) &lt;= 0);</w:t>
      </w:r>
    </w:p>
    <w:p w14:paraId="1A8568DA" w14:textId="77777777" w:rsidR="00C439C9" w:rsidRPr="00EC76D5" w:rsidRDefault="00C439C9" w:rsidP="00C439C9">
      <w:pPr>
        <w:pStyle w:val="Code"/>
      </w:pPr>
    </w:p>
    <w:p w14:paraId="0B1436B6" w14:textId="77777777" w:rsidR="00C439C9" w:rsidRPr="00EC76D5" w:rsidRDefault="00C439C9" w:rsidP="00C439C9">
      <w:pPr>
        <w:pStyle w:val="Code"/>
      </w:pPr>
      <w:r w:rsidRPr="00EC76D5">
        <w:t xml:space="preserve">        case GreaterThan:</w:t>
      </w:r>
    </w:p>
    <w:p w14:paraId="21838A7C" w14:textId="77777777" w:rsidR="00C439C9" w:rsidRPr="00EC76D5" w:rsidRDefault="00C439C9" w:rsidP="00C439C9">
      <w:pPr>
        <w:pStyle w:val="Code"/>
      </w:pPr>
      <w:r w:rsidRPr="00EC76D5">
        <w:t xml:space="preserve">          return (leftInteger.compareTo(rightInteger) &gt; 0);</w:t>
      </w:r>
    </w:p>
    <w:p w14:paraId="4E646A86" w14:textId="77777777" w:rsidR="00C439C9" w:rsidRPr="00EC76D5" w:rsidRDefault="00C439C9" w:rsidP="00C439C9">
      <w:pPr>
        <w:pStyle w:val="Code"/>
      </w:pPr>
    </w:p>
    <w:p w14:paraId="7D576859" w14:textId="77777777" w:rsidR="00C439C9" w:rsidRPr="00EC76D5" w:rsidRDefault="00C439C9" w:rsidP="00C439C9">
      <w:pPr>
        <w:pStyle w:val="Code"/>
      </w:pPr>
      <w:r w:rsidRPr="00EC76D5">
        <w:t xml:space="preserve">        case GreaterThanEqual:</w:t>
      </w:r>
    </w:p>
    <w:p w14:paraId="1D4B1E16" w14:textId="77777777" w:rsidR="00C439C9" w:rsidRPr="00EC76D5" w:rsidRDefault="00C439C9" w:rsidP="00C439C9">
      <w:pPr>
        <w:pStyle w:val="Code"/>
      </w:pPr>
      <w:r w:rsidRPr="00EC76D5">
        <w:t xml:space="preserve">          return (leftInteger.compareTo(rightInteger) &gt;= 0);</w:t>
      </w:r>
    </w:p>
    <w:p w14:paraId="65CE004A" w14:textId="77777777" w:rsidR="00C439C9" w:rsidRPr="00EC76D5" w:rsidRDefault="00C439C9" w:rsidP="00C439C9">
      <w:pPr>
        <w:pStyle w:val="Code"/>
      </w:pPr>
      <w:r w:rsidRPr="00EC76D5">
        <w:t xml:space="preserve">      }</w:t>
      </w:r>
    </w:p>
    <w:p w14:paraId="2AEE0FF8" w14:textId="77777777" w:rsidR="00C439C9" w:rsidRPr="00EC76D5" w:rsidRDefault="00C439C9" w:rsidP="00C439C9">
      <w:pPr>
        <w:pStyle w:val="Code"/>
      </w:pPr>
      <w:r w:rsidRPr="00EC76D5">
        <w:t xml:space="preserve">    }</w:t>
      </w:r>
    </w:p>
    <w:p w14:paraId="09E764F4" w14:textId="77777777" w:rsidR="00C439C9" w:rsidRPr="00EC76D5" w:rsidRDefault="00C439C9" w:rsidP="00C439C9">
      <w:pPr>
        <w:pStyle w:val="Code"/>
      </w:pPr>
      <w:r w:rsidRPr="00EC76D5">
        <w:t xml:space="preserve">    else if (leftValue instanceof BigDecimal) {</w:t>
      </w:r>
    </w:p>
    <w:p w14:paraId="0D189F8A" w14:textId="77777777" w:rsidR="00C439C9" w:rsidRPr="00EC76D5" w:rsidRDefault="00C439C9" w:rsidP="00C439C9">
      <w:pPr>
        <w:pStyle w:val="Code"/>
      </w:pPr>
      <w:r w:rsidRPr="00EC76D5">
        <w:t xml:space="preserve">      BigDecimal leftDecimal = (BigDecimal) leftValue,</w:t>
      </w:r>
    </w:p>
    <w:p w14:paraId="04AD1BC5" w14:textId="77777777" w:rsidR="00C439C9" w:rsidRPr="00EC76D5" w:rsidRDefault="00C439C9" w:rsidP="00C439C9">
      <w:pPr>
        <w:pStyle w:val="Code"/>
      </w:pPr>
      <w:r w:rsidRPr="00EC76D5">
        <w:t xml:space="preserve">                 rightDecimal = (BigDecimal) rightValue;</w:t>
      </w:r>
    </w:p>
    <w:p w14:paraId="000F159C" w14:textId="77777777" w:rsidR="00C439C9" w:rsidRPr="00EC76D5" w:rsidRDefault="00C439C9" w:rsidP="00C439C9">
      <w:pPr>
        <w:pStyle w:val="Code"/>
      </w:pPr>
    </w:p>
    <w:p w14:paraId="5DBCA842" w14:textId="77777777" w:rsidR="00C439C9" w:rsidRPr="00EC76D5" w:rsidRDefault="00C439C9" w:rsidP="00C439C9">
      <w:pPr>
        <w:pStyle w:val="Code"/>
      </w:pPr>
      <w:r w:rsidRPr="00EC76D5">
        <w:t xml:space="preserve">      switch (operator) {</w:t>
      </w:r>
    </w:p>
    <w:p w14:paraId="298FDAB9" w14:textId="77777777" w:rsidR="00C439C9" w:rsidRPr="00EC76D5" w:rsidRDefault="00C439C9" w:rsidP="00C439C9">
      <w:pPr>
        <w:pStyle w:val="Code"/>
      </w:pPr>
      <w:r w:rsidRPr="00EC76D5">
        <w:t xml:space="preserve">        case BinaryAdd:</w:t>
      </w:r>
    </w:p>
    <w:p w14:paraId="0EC6BE28" w14:textId="77777777" w:rsidR="00C439C9" w:rsidRPr="00EC76D5" w:rsidRDefault="00C439C9" w:rsidP="00C439C9">
      <w:pPr>
        <w:pStyle w:val="Code"/>
      </w:pPr>
      <w:r w:rsidRPr="00EC76D5">
        <w:t xml:space="preserve">          return leftDecimal.add(rightDecimal);</w:t>
      </w:r>
    </w:p>
    <w:p w14:paraId="7979BAED" w14:textId="77777777" w:rsidR="00C439C9" w:rsidRPr="00EC76D5" w:rsidRDefault="00C439C9" w:rsidP="00C439C9">
      <w:pPr>
        <w:pStyle w:val="Code"/>
      </w:pPr>
    </w:p>
    <w:p w14:paraId="4E05115B" w14:textId="77777777" w:rsidR="00C439C9" w:rsidRPr="00EC76D5" w:rsidRDefault="00C439C9" w:rsidP="00C439C9">
      <w:pPr>
        <w:pStyle w:val="Code"/>
      </w:pPr>
      <w:r w:rsidRPr="00EC76D5">
        <w:t xml:space="preserve">        case BinarySubtract:</w:t>
      </w:r>
    </w:p>
    <w:p w14:paraId="3377A242" w14:textId="77777777" w:rsidR="00C439C9" w:rsidRPr="00EC76D5" w:rsidRDefault="00C439C9" w:rsidP="00C439C9">
      <w:pPr>
        <w:pStyle w:val="Code"/>
      </w:pPr>
      <w:r w:rsidRPr="00EC76D5">
        <w:t xml:space="preserve">          return leftDecimal.subtract(rightDecimal);</w:t>
      </w:r>
    </w:p>
    <w:p w14:paraId="0F987B6C" w14:textId="77777777" w:rsidR="00C439C9" w:rsidRPr="00EC76D5" w:rsidRDefault="00C439C9" w:rsidP="00C439C9">
      <w:pPr>
        <w:pStyle w:val="Code"/>
      </w:pPr>
    </w:p>
    <w:p w14:paraId="67C38F9C" w14:textId="77777777" w:rsidR="00C439C9" w:rsidRPr="00EC76D5" w:rsidRDefault="00C439C9" w:rsidP="00C439C9">
      <w:pPr>
        <w:pStyle w:val="Code"/>
      </w:pPr>
      <w:r w:rsidRPr="00EC76D5">
        <w:t xml:space="preserve">        case Multiply:</w:t>
      </w:r>
    </w:p>
    <w:p w14:paraId="54694869" w14:textId="77777777" w:rsidR="00C439C9" w:rsidRPr="00EC76D5" w:rsidRDefault="00C439C9" w:rsidP="00C439C9">
      <w:pPr>
        <w:pStyle w:val="Code"/>
      </w:pPr>
      <w:r w:rsidRPr="00EC76D5">
        <w:t xml:space="preserve">          return leftDecimal.multiply(rightDecimal);</w:t>
      </w:r>
    </w:p>
    <w:p w14:paraId="660BBDD5" w14:textId="77777777" w:rsidR="00C439C9" w:rsidRPr="00EC76D5" w:rsidRDefault="00C439C9" w:rsidP="00C439C9">
      <w:pPr>
        <w:pStyle w:val="Code"/>
      </w:pPr>
    </w:p>
    <w:p w14:paraId="6B7E7E7A" w14:textId="77777777" w:rsidR="00C439C9" w:rsidRPr="00EC76D5" w:rsidRDefault="00C439C9" w:rsidP="00C439C9">
      <w:pPr>
        <w:pStyle w:val="Code"/>
      </w:pPr>
      <w:r w:rsidRPr="00EC76D5">
        <w:t xml:space="preserve">        case Divide:</w:t>
      </w:r>
    </w:p>
    <w:p w14:paraId="6EC6EFF3" w14:textId="77777777" w:rsidR="00C439C9" w:rsidRPr="00EC76D5" w:rsidRDefault="00C439C9" w:rsidP="00C439C9">
      <w:pPr>
        <w:pStyle w:val="Code"/>
      </w:pPr>
      <w:r w:rsidRPr="00EC76D5">
        <w:t xml:space="preserve">          Assert.error(!rightDecimal.equals(BigDecimal.ZERO),</w:t>
      </w:r>
    </w:p>
    <w:p w14:paraId="60F03131" w14:textId="77777777" w:rsidR="00C439C9" w:rsidRPr="00EC76D5" w:rsidRDefault="00C439C9" w:rsidP="00C439C9">
      <w:pPr>
        <w:pStyle w:val="Code"/>
      </w:pPr>
      <w:r w:rsidRPr="00EC76D5">
        <w:t xml:space="preserve">                       "0", "division by zero in constant expression");</w:t>
      </w:r>
    </w:p>
    <w:p w14:paraId="799BFEA3" w14:textId="77777777" w:rsidR="00C439C9" w:rsidRPr="00EC76D5" w:rsidRDefault="00C439C9" w:rsidP="00C439C9">
      <w:pPr>
        <w:pStyle w:val="Code"/>
      </w:pPr>
      <w:r w:rsidRPr="00EC76D5">
        <w:t xml:space="preserve">          return leftDecimal.divide(rightDecimal);</w:t>
      </w:r>
    </w:p>
    <w:p w14:paraId="7084AB3F" w14:textId="77777777" w:rsidR="00C439C9" w:rsidRPr="00EC76D5" w:rsidRDefault="00C439C9" w:rsidP="00C439C9">
      <w:pPr>
        <w:pStyle w:val="Code"/>
      </w:pPr>
    </w:p>
    <w:p w14:paraId="2CAA8FCA" w14:textId="77777777" w:rsidR="00C439C9" w:rsidRPr="00EC76D5" w:rsidRDefault="00C439C9" w:rsidP="00C439C9">
      <w:pPr>
        <w:pStyle w:val="Code"/>
      </w:pPr>
      <w:r w:rsidRPr="00EC76D5">
        <w:t xml:space="preserve">        case Equal:</w:t>
      </w:r>
    </w:p>
    <w:p w14:paraId="265B149F" w14:textId="77777777" w:rsidR="00C439C9" w:rsidRPr="00EC76D5" w:rsidRDefault="00C439C9" w:rsidP="00C439C9">
      <w:pPr>
        <w:pStyle w:val="Code"/>
      </w:pPr>
      <w:r w:rsidRPr="00EC76D5">
        <w:t xml:space="preserve">          return (leftDecimal.compareTo(rightDecimal) == 0);</w:t>
      </w:r>
    </w:p>
    <w:p w14:paraId="0F32E23E" w14:textId="77777777" w:rsidR="00C439C9" w:rsidRPr="00EC76D5" w:rsidRDefault="00C439C9" w:rsidP="00C439C9">
      <w:pPr>
        <w:pStyle w:val="Code"/>
      </w:pPr>
    </w:p>
    <w:p w14:paraId="2E1E2D21" w14:textId="77777777" w:rsidR="00C439C9" w:rsidRPr="00EC76D5" w:rsidRDefault="00C439C9" w:rsidP="00C439C9">
      <w:pPr>
        <w:pStyle w:val="Code"/>
      </w:pPr>
      <w:r w:rsidRPr="00EC76D5">
        <w:t xml:space="preserve">        case NotEqual:</w:t>
      </w:r>
    </w:p>
    <w:p w14:paraId="56B62533" w14:textId="77777777" w:rsidR="00C439C9" w:rsidRPr="00EC76D5" w:rsidRDefault="00C439C9" w:rsidP="00C439C9">
      <w:pPr>
        <w:pStyle w:val="Code"/>
      </w:pPr>
      <w:r w:rsidRPr="00EC76D5">
        <w:t xml:space="preserve">          return (leftDecimal.compareTo(rightDecimal) != 0);</w:t>
      </w:r>
    </w:p>
    <w:p w14:paraId="24BE0A0B" w14:textId="77777777" w:rsidR="00C439C9" w:rsidRPr="00EC76D5" w:rsidRDefault="00C439C9" w:rsidP="00C439C9">
      <w:pPr>
        <w:pStyle w:val="Code"/>
      </w:pPr>
    </w:p>
    <w:p w14:paraId="29940CC8" w14:textId="77777777" w:rsidR="00C439C9" w:rsidRPr="00EC76D5" w:rsidRDefault="00C439C9" w:rsidP="00C439C9">
      <w:pPr>
        <w:pStyle w:val="Code"/>
      </w:pPr>
      <w:r w:rsidRPr="00EC76D5">
        <w:t xml:space="preserve">        case LessThan:</w:t>
      </w:r>
    </w:p>
    <w:p w14:paraId="2FBB24C2" w14:textId="77777777" w:rsidR="00C439C9" w:rsidRPr="00EC76D5" w:rsidRDefault="00C439C9" w:rsidP="00C439C9">
      <w:pPr>
        <w:pStyle w:val="Code"/>
      </w:pPr>
      <w:r w:rsidRPr="00EC76D5">
        <w:t xml:space="preserve">          return (leftDecimal.compareTo(rightDecimal) &lt; 0);</w:t>
      </w:r>
    </w:p>
    <w:p w14:paraId="397DE09F" w14:textId="77777777" w:rsidR="00C439C9" w:rsidRPr="00EC76D5" w:rsidRDefault="00C439C9" w:rsidP="00C439C9">
      <w:pPr>
        <w:pStyle w:val="Code"/>
      </w:pPr>
    </w:p>
    <w:p w14:paraId="2D1F0BCE" w14:textId="77777777" w:rsidR="00C439C9" w:rsidRPr="00EC76D5" w:rsidRDefault="00C439C9" w:rsidP="00C439C9">
      <w:pPr>
        <w:pStyle w:val="Code"/>
      </w:pPr>
      <w:r w:rsidRPr="00EC76D5">
        <w:t xml:space="preserve">        case LessThanEqual:</w:t>
      </w:r>
    </w:p>
    <w:p w14:paraId="1B14A1B9" w14:textId="77777777" w:rsidR="00C439C9" w:rsidRPr="00EC76D5" w:rsidRDefault="00C439C9" w:rsidP="00C439C9">
      <w:pPr>
        <w:pStyle w:val="Code"/>
      </w:pPr>
      <w:r w:rsidRPr="00EC76D5">
        <w:t xml:space="preserve">          return (leftDecimal.compareTo(rightDecimal) &lt;= 0);</w:t>
      </w:r>
    </w:p>
    <w:p w14:paraId="018CFF6B" w14:textId="77777777" w:rsidR="00C439C9" w:rsidRPr="00EC76D5" w:rsidRDefault="00C439C9" w:rsidP="00C439C9">
      <w:pPr>
        <w:pStyle w:val="Code"/>
      </w:pPr>
    </w:p>
    <w:p w14:paraId="192F4ABF" w14:textId="77777777" w:rsidR="00C439C9" w:rsidRPr="00EC76D5" w:rsidRDefault="00C439C9" w:rsidP="00C439C9">
      <w:pPr>
        <w:pStyle w:val="Code"/>
      </w:pPr>
      <w:r w:rsidRPr="00EC76D5">
        <w:t xml:space="preserve">        case GreaterThan:</w:t>
      </w:r>
    </w:p>
    <w:p w14:paraId="46532E92" w14:textId="77777777" w:rsidR="00C439C9" w:rsidRPr="00EC76D5" w:rsidRDefault="00C439C9" w:rsidP="00C439C9">
      <w:pPr>
        <w:pStyle w:val="Code"/>
      </w:pPr>
      <w:r w:rsidRPr="00EC76D5">
        <w:t xml:space="preserve">          return (leftDecimal.compareTo(rightDecimal) &gt; 0);</w:t>
      </w:r>
    </w:p>
    <w:p w14:paraId="002E6A53" w14:textId="77777777" w:rsidR="00C439C9" w:rsidRPr="00EC76D5" w:rsidRDefault="00C439C9" w:rsidP="00C439C9">
      <w:pPr>
        <w:pStyle w:val="Code"/>
      </w:pPr>
    </w:p>
    <w:p w14:paraId="0FB1B4B1" w14:textId="77777777" w:rsidR="00C439C9" w:rsidRPr="00EC76D5" w:rsidRDefault="00C439C9" w:rsidP="00C439C9">
      <w:pPr>
        <w:pStyle w:val="Code"/>
      </w:pPr>
      <w:r w:rsidRPr="00EC76D5">
        <w:t xml:space="preserve">        case GreaterThanEqual:</w:t>
      </w:r>
    </w:p>
    <w:p w14:paraId="2F6DA92B" w14:textId="77777777" w:rsidR="00C439C9" w:rsidRPr="00EC76D5" w:rsidRDefault="00C439C9" w:rsidP="00C439C9">
      <w:pPr>
        <w:pStyle w:val="Code"/>
      </w:pPr>
      <w:r w:rsidRPr="00EC76D5">
        <w:t xml:space="preserve">          return (leftDecimal.compareTo(rightDecimal) &gt;= 0);</w:t>
      </w:r>
    </w:p>
    <w:p w14:paraId="1CFFA7AD" w14:textId="77777777" w:rsidR="00C439C9" w:rsidRPr="00EC76D5" w:rsidRDefault="00C439C9" w:rsidP="00C439C9">
      <w:pPr>
        <w:pStyle w:val="Code"/>
      </w:pPr>
      <w:r w:rsidRPr="00EC76D5">
        <w:t xml:space="preserve">      }</w:t>
      </w:r>
    </w:p>
    <w:p w14:paraId="16D067B9" w14:textId="77777777" w:rsidR="00C439C9" w:rsidRPr="00EC76D5" w:rsidRDefault="00C439C9" w:rsidP="00C439C9">
      <w:pPr>
        <w:pStyle w:val="Code"/>
      </w:pPr>
      <w:r w:rsidRPr="00EC76D5">
        <w:t xml:space="preserve">    }</w:t>
      </w:r>
    </w:p>
    <w:p w14:paraId="5427EFCF" w14:textId="77777777" w:rsidR="00C439C9" w:rsidRPr="00EC76D5" w:rsidRDefault="00C439C9" w:rsidP="00C439C9">
      <w:pPr>
        <w:pStyle w:val="Code"/>
      </w:pPr>
      <w:r w:rsidRPr="00EC76D5">
        <w:t xml:space="preserve">    else if (leftValue instanceof Boolean) {</w:t>
      </w:r>
    </w:p>
    <w:p w14:paraId="1B27BC9B" w14:textId="77777777" w:rsidR="00C439C9" w:rsidRPr="00EC76D5" w:rsidRDefault="00C439C9" w:rsidP="00C439C9">
      <w:pPr>
        <w:pStyle w:val="Code"/>
      </w:pPr>
      <w:r w:rsidRPr="00EC76D5">
        <w:t xml:space="preserve">      Boolean leftBoolean = (Boolean) leftValue,</w:t>
      </w:r>
    </w:p>
    <w:p w14:paraId="5E7B4911" w14:textId="77777777" w:rsidR="00C439C9" w:rsidRPr="00EC76D5" w:rsidRDefault="00C439C9" w:rsidP="00C439C9">
      <w:pPr>
        <w:pStyle w:val="Code"/>
      </w:pPr>
      <w:r w:rsidRPr="00EC76D5">
        <w:t xml:space="preserve">              rightBoolean = (Boolean) rightValue;</w:t>
      </w:r>
    </w:p>
    <w:p w14:paraId="3AAF0B4F" w14:textId="77777777" w:rsidR="00C439C9" w:rsidRPr="00EC76D5" w:rsidRDefault="00C439C9" w:rsidP="00C439C9">
      <w:pPr>
        <w:pStyle w:val="Code"/>
      </w:pPr>
      <w:r w:rsidRPr="00EC76D5">
        <w:t xml:space="preserve">              </w:t>
      </w:r>
    </w:p>
    <w:p w14:paraId="6851B262" w14:textId="77777777" w:rsidR="00C439C9" w:rsidRPr="00EC76D5" w:rsidRDefault="00C439C9" w:rsidP="00C439C9">
      <w:pPr>
        <w:pStyle w:val="Code"/>
      </w:pPr>
      <w:r w:rsidRPr="00EC76D5">
        <w:t xml:space="preserve">      switch (operator) {</w:t>
      </w:r>
    </w:p>
    <w:p w14:paraId="21354DE4" w14:textId="77777777" w:rsidR="00C439C9" w:rsidRPr="00EC76D5" w:rsidRDefault="00C439C9" w:rsidP="00C439C9">
      <w:pPr>
        <w:pStyle w:val="Code"/>
      </w:pPr>
      <w:r w:rsidRPr="00EC76D5">
        <w:lastRenderedPageBreak/>
        <w:t xml:space="preserve">        case LogicalAnd:</w:t>
      </w:r>
    </w:p>
    <w:p w14:paraId="14F9FA13" w14:textId="77777777" w:rsidR="00C439C9" w:rsidRPr="00EC76D5" w:rsidRDefault="00C439C9" w:rsidP="00C439C9">
      <w:pPr>
        <w:pStyle w:val="Code"/>
      </w:pPr>
      <w:r w:rsidRPr="00EC76D5">
        <w:t xml:space="preserve">          return (leftBoolean.booleanValue() &amp;&amp; rightBoolean.booleanValue());</w:t>
      </w:r>
    </w:p>
    <w:p w14:paraId="54FB6100" w14:textId="77777777" w:rsidR="00C439C9" w:rsidRPr="00EC76D5" w:rsidRDefault="00C439C9" w:rsidP="00C439C9">
      <w:pPr>
        <w:pStyle w:val="Code"/>
      </w:pPr>
    </w:p>
    <w:p w14:paraId="4AC51C62" w14:textId="77777777" w:rsidR="00C439C9" w:rsidRPr="00EC76D5" w:rsidRDefault="00C439C9" w:rsidP="00C439C9">
      <w:pPr>
        <w:pStyle w:val="Code"/>
      </w:pPr>
      <w:r w:rsidRPr="00EC76D5">
        <w:t xml:space="preserve">        case LogicalOr:</w:t>
      </w:r>
    </w:p>
    <w:p w14:paraId="06DEBE36" w14:textId="77777777" w:rsidR="00C439C9" w:rsidRPr="00EC76D5" w:rsidRDefault="00C439C9" w:rsidP="00C439C9">
      <w:pPr>
        <w:pStyle w:val="Code"/>
      </w:pPr>
      <w:r w:rsidRPr="00EC76D5">
        <w:t xml:space="preserve">          return (leftBoolean.booleanValue() || rightBoolean.booleanValue());</w:t>
      </w:r>
    </w:p>
    <w:p w14:paraId="2A33D298" w14:textId="77777777" w:rsidR="00C439C9" w:rsidRPr="00EC76D5" w:rsidRDefault="00C439C9" w:rsidP="00C439C9">
      <w:pPr>
        <w:pStyle w:val="Code"/>
      </w:pPr>
      <w:r w:rsidRPr="00EC76D5">
        <w:t xml:space="preserve">      }</w:t>
      </w:r>
    </w:p>
    <w:p w14:paraId="2122D4CE" w14:textId="77777777" w:rsidR="00C439C9" w:rsidRPr="00EC76D5" w:rsidRDefault="00C439C9" w:rsidP="00C439C9">
      <w:pPr>
        <w:pStyle w:val="Code"/>
      </w:pPr>
      <w:r w:rsidRPr="00EC76D5">
        <w:t xml:space="preserve">    }</w:t>
      </w:r>
    </w:p>
    <w:p w14:paraId="504AB688" w14:textId="77777777" w:rsidR="00C439C9" w:rsidRPr="00EC76D5" w:rsidRDefault="00C439C9" w:rsidP="00C439C9">
      <w:pPr>
        <w:pStyle w:val="Code"/>
      </w:pPr>
    </w:p>
    <w:p w14:paraId="5D49551F" w14:textId="77777777" w:rsidR="00C439C9" w:rsidRPr="00EC76D5" w:rsidRDefault="00C439C9" w:rsidP="00C439C9">
      <w:pPr>
        <w:pStyle w:val="Code"/>
      </w:pPr>
      <w:r w:rsidRPr="00EC76D5">
        <w:t xml:space="preserve">    return null;</w:t>
      </w:r>
    </w:p>
    <w:p w14:paraId="61537EAB" w14:textId="77777777" w:rsidR="00C439C9" w:rsidRPr="00EC76D5" w:rsidRDefault="00C439C9" w:rsidP="00C439C9">
      <w:pPr>
        <w:pStyle w:val="Code"/>
      </w:pPr>
      <w:r w:rsidRPr="00EC76D5">
        <w:t xml:space="preserve">  }</w:t>
      </w:r>
    </w:p>
    <w:p w14:paraId="75C598EF" w14:textId="3549E226" w:rsidR="004932A4" w:rsidRPr="00EC76D5" w:rsidRDefault="00C439C9" w:rsidP="004932A4">
      <w:pPr>
        <w:pStyle w:val="Code"/>
      </w:pPr>
      <w:r w:rsidRPr="00EC76D5">
        <w:t>}</w:t>
      </w:r>
    </w:p>
    <w:p w14:paraId="47FDA3BF" w14:textId="34D7DB45" w:rsidR="007433AF" w:rsidRPr="00EC76D5" w:rsidRDefault="007433AF" w:rsidP="00173C31">
      <w:pPr>
        <w:pStyle w:val="Rubrik1"/>
      </w:pPr>
      <w:bookmarkStart w:id="5569" w:name="_Toc481936402"/>
      <w:r w:rsidRPr="00EC76D5">
        <w:lastRenderedPageBreak/>
        <w:t xml:space="preserve">The Symbol </w:t>
      </w:r>
      <w:r w:rsidR="006A31DF" w:rsidRPr="00EC76D5">
        <w:t>Table</w:t>
      </w:r>
      <w:bookmarkEnd w:id="5569"/>
    </w:p>
    <w:p w14:paraId="6FF02651" w14:textId="0B4DFF5C" w:rsidR="002E696B" w:rsidRPr="00EC76D5" w:rsidRDefault="002E696B" w:rsidP="002E696B">
      <w:r w:rsidRPr="00EC76D5">
        <w:t xml:space="preserve">As the name implies, the symbol table is </w:t>
      </w:r>
      <w:r w:rsidR="000401A0" w:rsidRPr="00EC76D5">
        <w:t>a table hold</w:t>
      </w:r>
      <w:r w:rsidR="00532BBA" w:rsidRPr="00EC76D5">
        <w:t>ing</w:t>
      </w:r>
      <w:r w:rsidR="00AA50E8" w:rsidRPr="00EC76D5">
        <w:t xml:space="preserve"> symbols. It </w:t>
      </w:r>
      <w:r w:rsidR="00B36313" w:rsidRPr="00EC76D5">
        <w:t>also</w:t>
      </w:r>
      <w:r w:rsidR="00AA50E8" w:rsidRPr="00EC76D5">
        <w:t xml:space="preserve"> holds struct and union tags (but not enumeration tags). </w:t>
      </w:r>
      <w:r w:rsidR="002E0A78" w:rsidRPr="00EC76D5">
        <w:t>Moreover, there is one symbol table for the global space, on</w:t>
      </w:r>
      <w:r w:rsidR="00B26392" w:rsidRPr="00EC76D5">
        <w:t>e</w:t>
      </w:r>
      <w:r w:rsidR="002E0A78" w:rsidRPr="00EC76D5">
        <w:t xml:space="preserve"> table for each function, and one table for each block in a function.</w:t>
      </w:r>
      <w:r w:rsidR="00310F4B" w:rsidRPr="00EC76D5">
        <w:t xml:space="preserve"> In this way, the</w:t>
      </w:r>
      <w:r w:rsidR="00B26392" w:rsidRPr="00EC76D5">
        <w:t xml:space="preserve"> symbol tables form a hierarchy where e</w:t>
      </w:r>
      <w:r w:rsidR="00310F4B" w:rsidRPr="00EC76D5">
        <w:t xml:space="preserve">ach table has a </w:t>
      </w:r>
      <w:r w:rsidR="00B26392" w:rsidRPr="00EC76D5">
        <w:t>reference</w:t>
      </w:r>
      <w:r w:rsidR="00310F4B" w:rsidRPr="00EC76D5">
        <w:t xml:space="preserve"> to </w:t>
      </w:r>
      <w:r w:rsidR="00B26392" w:rsidRPr="00EC76D5">
        <w:t xml:space="preserve">its parent table (except the table for the global space, which </w:t>
      </w:r>
      <w:r w:rsidR="009D5CB7" w:rsidRPr="00EC76D5">
        <w:t xml:space="preserve">table parent </w:t>
      </w:r>
      <w:r w:rsidR="00B26392" w:rsidRPr="00EC76D5">
        <w:t xml:space="preserve">reference is null), and a set of </w:t>
      </w:r>
      <w:r w:rsidR="003641A3" w:rsidRPr="00EC76D5">
        <w:t>references to its child tables.</w:t>
      </w:r>
    </w:p>
    <w:p w14:paraId="687FC3B4" w14:textId="5D8B0CBD" w:rsidR="006A31DF" w:rsidRPr="00EC76D5" w:rsidRDefault="006A31DF" w:rsidP="006A31DF">
      <w:pPr>
        <w:pStyle w:val="Rubrik2"/>
      </w:pPr>
      <w:bookmarkStart w:id="5570" w:name="_Toc481936403"/>
      <w:r w:rsidRPr="00EC76D5">
        <w:t>The Symb</w:t>
      </w:r>
      <w:r w:rsidR="00A66A63" w:rsidRPr="00EC76D5">
        <w:t>ol</w:t>
      </w:r>
      <w:r w:rsidRPr="00EC76D5">
        <w:t xml:space="preserve"> Class</w:t>
      </w:r>
      <w:bookmarkEnd w:id="5570"/>
    </w:p>
    <w:p w14:paraId="0883D11F" w14:textId="2B2406F6" w:rsidR="009E217C" w:rsidRPr="00EC76D5" w:rsidRDefault="00D2594B" w:rsidP="007E1B37">
      <w:r w:rsidRPr="00EC76D5">
        <w:t xml:space="preserve">The </w:t>
      </w:r>
      <w:r w:rsidRPr="00EC76D5">
        <w:rPr>
          <w:rStyle w:val="CodeInText0"/>
        </w:rPr>
        <w:t>S</w:t>
      </w:r>
      <w:r w:rsidR="007E1B37" w:rsidRPr="00EC76D5">
        <w:rPr>
          <w:rStyle w:val="CodeInText0"/>
        </w:rPr>
        <w:t>ymbol</w:t>
      </w:r>
      <w:r w:rsidR="007E1B37" w:rsidRPr="00EC76D5">
        <w:t xml:space="preserve"> </w:t>
      </w:r>
      <w:r w:rsidRPr="00EC76D5">
        <w:t>class describes a</w:t>
      </w:r>
      <w:r w:rsidR="007E1B37" w:rsidRPr="00EC76D5">
        <w:t xml:space="preserve"> v</w:t>
      </w:r>
      <w:r w:rsidR="007B2E40" w:rsidRPr="00EC76D5">
        <w:t xml:space="preserve">ariable, </w:t>
      </w:r>
      <w:r w:rsidR="003141F2" w:rsidRPr="00EC76D5">
        <w:t xml:space="preserve">a value, </w:t>
      </w:r>
      <w:r w:rsidR="007B2E40" w:rsidRPr="00EC76D5">
        <w:t xml:space="preserve">a function, or a type </w:t>
      </w:r>
      <w:r w:rsidR="006D7ED5" w:rsidRPr="00EC76D5">
        <w:t xml:space="preserve">specified with </w:t>
      </w:r>
      <w:r w:rsidR="007E1B37" w:rsidRPr="00EC76D5">
        <w:rPr>
          <w:rStyle w:val="CodeInText"/>
        </w:rPr>
        <w:t>typedef</w:t>
      </w:r>
      <w:r w:rsidR="00F332E5" w:rsidRPr="00EC76D5">
        <w:t>. It holds</w:t>
      </w:r>
      <w:r w:rsidR="002662B6" w:rsidRPr="00EC76D5">
        <w:t xml:space="preserve"> </w:t>
      </w:r>
      <w:r w:rsidR="00FC62A3" w:rsidRPr="00EC76D5">
        <w:t>the following</w:t>
      </w:r>
      <w:r w:rsidR="009E217C" w:rsidRPr="00EC76D5">
        <w:t xml:space="preserve"> features:</w:t>
      </w:r>
    </w:p>
    <w:p w14:paraId="43FA47FC" w14:textId="4CF05330" w:rsidR="00EB4730" w:rsidRPr="00EC76D5" w:rsidRDefault="00EB4730" w:rsidP="00AC631C">
      <w:pPr>
        <w:pStyle w:val="Liststycke"/>
        <w:numPr>
          <w:ilvl w:val="0"/>
          <w:numId w:val="104"/>
        </w:numPr>
        <w:rPr>
          <w:rStyle w:val="CodeInText"/>
          <w:i w:val="0"/>
        </w:rPr>
      </w:pPr>
      <w:r w:rsidRPr="00EC76D5">
        <w:rPr>
          <w:rStyle w:val="CodeInText"/>
        </w:rPr>
        <w:t>Name</w:t>
      </w:r>
      <w:r w:rsidR="00BD3B71" w:rsidRPr="00EC76D5">
        <w:rPr>
          <w:rStyle w:val="CodeInText"/>
          <w:i w:val="0"/>
        </w:rPr>
        <w:t xml:space="preserve">. A symbol </w:t>
      </w:r>
      <w:r w:rsidRPr="00EC76D5">
        <w:rPr>
          <w:rStyle w:val="CodeInText"/>
          <w:i w:val="0"/>
        </w:rPr>
        <w:t xml:space="preserve">actually </w:t>
      </w:r>
      <w:r w:rsidR="00BD3B71" w:rsidRPr="00EC76D5">
        <w:rPr>
          <w:rStyle w:val="CodeInText"/>
          <w:i w:val="0"/>
        </w:rPr>
        <w:t xml:space="preserve">has </w:t>
      </w:r>
      <w:r w:rsidRPr="00EC76D5">
        <w:rPr>
          <w:rStyle w:val="CodeInText"/>
          <w:i w:val="0"/>
        </w:rPr>
        <w:t>two names: the re</w:t>
      </w:r>
      <w:r w:rsidR="001C3397" w:rsidRPr="00EC76D5">
        <w:rPr>
          <w:rStyle w:val="CodeInText"/>
          <w:i w:val="0"/>
        </w:rPr>
        <w:t>gular name it</w:t>
      </w:r>
      <w:r w:rsidRPr="00EC76D5">
        <w:rPr>
          <w:rStyle w:val="CodeInText"/>
          <w:i w:val="0"/>
        </w:rPr>
        <w:t xml:space="preserve"> has been </w:t>
      </w:r>
      <w:r w:rsidR="002B7E34" w:rsidRPr="00EC76D5">
        <w:rPr>
          <w:rStyle w:val="CodeInText"/>
          <w:i w:val="0"/>
        </w:rPr>
        <w:t>defined</w:t>
      </w:r>
      <w:r w:rsidRPr="00EC76D5">
        <w:rPr>
          <w:rStyle w:val="CodeInText"/>
          <w:i w:val="0"/>
        </w:rPr>
        <w:t xml:space="preserve"> with and a</w:t>
      </w:r>
      <w:r w:rsidR="00BD3B71" w:rsidRPr="00EC76D5">
        <w:rPr>
          <w:rStyle w:val="CodeInText"/>
          <w:i w:val="0"/>
        </w:rPr>
        <w:t xml:space="preserve"> unique</w:t>
      </w:r>
      <w:r w:rsidRPr="00EC76D5">
        <w:rPr>
          <w:rStyle w:val="CodeInText"/>
          <w:i w:val="0"/>
        </w:rPr>
        <w:t xml:space="preserve"> name, which is the same for symbols with external linkage and prefixed with the number of its block is has been defined in for symbols without external linkage.</w:t>
      </w:r>
    </w:p>
    <w:p w14:paraId="73A87173" w14:textId="63980523" w:rsidR="00343B47" w:rsidRPr="00EC76D5" w:rsidRDefault="00AC631C" w:rsidP="00AC631C">
      <w:pPr>
        <w:pStyle w:val="Liststycke"/>
        <w:numPr>
          <w:ilvl w:val="0"/>
          <w:numId w:val="104"/>
        </w:numPr>
      </w:pPr>
      <w:r w:rsidRPr="00EC76D5">
        <w:rPr>
          <w:rStyle w:val="CodeInText"/>
        </w:rPr>
        <w:t>Status</w:t>
      </w:r>
      <w:r w:rsidRPr="00EC76D5">
        <w:t>. A symbol may be defined, defined with</w:t>
      </w:r>
      <w:r w:rsidR="004C2B67" w:rsidRPr="00EC76D5">
        <w:t xml:space="preserve"> value, parameter, temporary,</w:t>
      </w:r>
      <w:r w:rsidRPr="00EC76D5">
        <w:t xml:space="preserve"> solid temporary</w:t>
      </w:r>
      <w:r w:rsidR="004C2B67" w:rsidRPr="00EC76D5">
        <w:t>, or value</w:t>
      </w:r>
      <w:r w:rsidRPr="00EC76D5">
        <w:t>. A solid temporary</w:t>
      </w:r>
      <w:r w:rsidR="00E02E60" w:rsidRPr="00EC76D5">
        <w:t xml:space="preserve"> symbol</w:t>
      </w:r>
      <w:r w:rsidR="00B5379F" w:rsidRPr="00EC76D5">
        <w:t xml:space="preserve"> is a temporary </w:t>
      </w:r>
      <w:r w:rsidR="00E02E60" w:rsidRPr="00EC76D5">
        <w:t xml:space="preserve">symbol </w:t>
      </w:r>
      <w:r w:rsidR="00B5379F" w:rsidRPr="00EC76D5">
        <w:t xml:space="preserve">which value shall be stored between base blocks (see Section </w:t>
      </w:r>
      <w:r w:rsidR="00B5379F" w:rsidRPr="00EC76D5">
        <w:fldChar w:fldCharType="begin"/>
      </w:r>
      <w:r w:rsidR="00B5379F" w:rsidRPr="00EC76D5">
        <w:instrText xml:space="preserve"> REF _Ref418278230 \r \h </w:instrText>
      </w:r>
      <w:r w:rsidR="00B5379F" w:rsidRPr="00EC76D5">
        <w:fldChar w:fldCharType="separate"/>
      </w:r>
      <w:r w:rsidR="00545E00" w:rsidRPr="00EC76D5">
        <w:t>14.2.1</w:t>
      </w:r>
      <w:r w:rsidR="00B5379F" w:rsidRPr="00EC76D5">
        <w:fldChar w:fldCharType="end"/>
      </w:r>
      <w:r w:rsidR="00A05C7C" w:rsidRPr="00EC76D5">
        <w:t>)</w:t>
      </w:r>
      <w:r w:rsidR="00002FAB" w:rsidRPr="00EC76D5">
        <w:t>.</w:t>
      </w:r>
    </w:p>
    <w:p w14:paraId="20153FFE" w14:textId="7E6D8247" w:rsidR="00E8692E" w:rsidRPr="00EC76D5" w:rsidRDefault="00E8692E" w:rsidP="00AC631C">
      <w:pPr>
        <w:pStyle w:val="Liststycke"/>
        <w:numPr>
          <w:ilvl w:val="0"/>
          <w:numId w:val="104"/>
        </w:numPr>
      </w:pPr>
      <w:r w:rsidRPr="00EC76D5">
        <w:rPr>
          <w:rStyle w:val="CodeInText"/>
        </w:rPr>
        <w:t>Storage</w:t>
      </w:r>
      <w:r w:rsidRPr="00EC76D5">
        <w:t xml:space="preserve">. A symbol may be </w:t>
      </w:r>
      <w:r w:rsidR="0076420F" w:rsidRPr="00EC76D5">
        <w:t xml:space="preserve">auto, register, </w:t>
      </w:r>
      <w:r w:rsidR="008E0B43" w:rsidRPr="00EC76D5">
        <w:t>static, extern or type</w:t>
      </w:r>
      <w:r w:rsidR="00512AB1" w:rsidRPr="00EC76D5">
        <w:t>def.</w:t>
      </w:r>
      <w:r w:rsidR="007E167C" w:rsidRPr="00EC76D5">
        <w:t xml:space="preserve"> </w:t>
      </w:r>
      <w:ins w:id="5571" w:author="Stefan Bjornander" w:date="2015-04-25T18:27:00Z">
        <w:r w:rsidR="007E167C" w:rsidRPr="00EC76D5">
          <w:t xml:space="preserve">If the storage specifier is omitted a global variable is regarded as static and a local variable is </w:t>
        </w:r>
      </w:ins>
      <w:ins w:id="5572" w:author="Stefan Bjornander" w:date="2015-04-25T18:28:00Z">
        <w:r w:rsidR="007E167C" w:rsidRPr="00EC76D5">
          <w:t>regarded as auto.</w:t>
        </w:r>
      </w:ins>
      <w:r w:rsidR="00201FF9" w:rsidRPr="00EC76D5">
        <w:t xml:space="preserve"> </w:t>
      </w:r>
      <w:r w:rsidR="00010E0C" w:rsidRPr="00EC76D5">
        <w:t>In this book, t</w:t>
      </w:r>
      <w:ins w:id="5573" w:author="Stefan Bjornander" w:date="2015-04-25T16:11:00Z">
        <w:r w:rsidR="00201FF9" w:rsidRPr="00EC76D5">
          <w:t xml:space="preserve">he </w:t>
        </w:r>
      </w:ins>
      <w:r w:rsidR="007661AC" w:rsidRPr="00EC76D5">
        <w:t>only difference between an auto or register symbol is that the address operator cannot be applied to a register symbol.</w:t>
      </w:r>
    </w:p>
    <w:p w14:paraId="6A44A672" w14:textId="4B6E25F2" w:rsidR="0020746E" w:rsidRPr="00EC76D5" w:rsidRDefault="0020746E" w:rsidP="00AC631C">
      <w:pPr>
        <w:pStyle w:val="Liststycke"/>
        <w:numPr>
          <w:ilvl w:val="0"/>
          <w:numId w:val="104"/>
        </w:numPr>
      </w:pPr>
      <w:r w:rsidRPr="00EC76D5">
        <w:rPr>
          <w:rStyle w:val="CodeInText"/>
        </w:rPr>
        <w:t>Type</w:t>
      </w:r>
      <w:r w:rsidRPr="00EC76D5">
        <w:t xml:space="preserve">. </w:t>
      </w:r>
      <w:r w:rsidR="00EB4730" w:rsidRPr="00EC76D5">
        <w:t>Each symbol ha</w:t>
      </w:r>
      <w:r w:rsidR="00685468" w:rsidRPr="00EC76D5">
        <w:t xml:space="preserve">s </w:t>
      </w:r>
      <w:r w:rsidR="00CB0AB9" w:rsidRPr="00EC76D5">
        <w:t>a type</w:t>
      </w:r>
      <w:r w:rsidR="00AC71D7" w:rsidRPr="00EC76D5">
        <w:t xml:space="preserve"> as described in Section </w:t>
      </w:r>
      <w:r w:rsidR="00AC71D7" w:rsidRPr="00EC76D5">
        <w:fldChar w:fldCharType="begin"/>
      </w:r>
      <w:r w:rsidR="00AC71D7" w:rsidRPr="00EC76D5">
        <w:instrText xml:space="preserve"> REF _Ref479084909 \r \h </w:instrText>
      </w:r>
      <w:r w:rsidR="00AC71D7" w:rsidRPr="00EC76D5">
        <w:fldChar w:fldCharType="separate"/>
      </w:r>
      <w:r w:rsidR="00545E00" w:rsidRPr="00EC76D5">
        <w:t>7.1</w:t>
      </w:r>
      <w:r w:rsidR="00AC71D7" w:rsidRPr="00EC76D5">
        <w:fldChar w:fldCharType="end"/>
      </w:r>
      <w:r w:rsidR="00AC71D7" w:rsidRPr="00EC76D5">
        <w:t>.</w:t>
      </w:r>
    </w:p>
    <w:p w14:paraId="66B265F0" w14:textId="5DE91BF1" w:rsidR="00C02F6D" w:rsidRPr="00EC76D5" w:rsidRDefault="00CB0AB9" w:rsidP="00FA2F13">
      <w:pPr>
        <w:pStyle w:val="Liststycke"/>
        <w:numPr>
          <w:ilvl w:val="0"/>
          <w:numId w:val="104"/>
        </w:numPr>
      </w:pPr>
      <w:r w:rsidRPr="00EC76D5">
        <w:rPr>
          <w:rStyle w:val="CodeInText"/>
        </w:rPr>
        <w:t>Value</w:t>
      </w:r>
      <w:r w:rsidRPr="00EC76D5">
        <w:t>.</w:t>
      </w:r>
      <w:r w:rsidR="00BD3F52" w:rsidRPr="00EC76D5">
        <w:t xml:space="preserve"> A symbol may have a value of integral, </w:t>
      </w:r>
    </w:p>
    <w:p w14:paraId="64FD920F" w14:textId="77777777" w:rsidR="00082D13" w:rsidRPr="00EC76D5" w:rsidRDefault="00082D13" w:rsidP="00FA2F13">
      <w:pPr>
        <w:pStyle w:val="Liststycke"/>
        <w:numPr>
          <w:ilvl w:val="0"/>
          <w:numId w:val="104"/>
        </w:numPr>
      </w:pPr>
      <w:r w:rsidRPr="00EC76D5">
        <w:rPr>
          <w:rStyle w:val="CodeInText"/>
        </w:rPr>
        <w:t>External</w:t>
      </w:r>
      <w:r w:rsidRPr="00EC76D5">
        <w:t>. A symbol may have external linkage; that is, it is visible from other source code files.</w:t>
      </w:r>
    </w:p>
    <w:p w14:paraId="6ED93C89" w14:textId="1867D2D0" w:rsidR="00DA0F9D" w:rsidRPr="00EC76D5" w:rsidRDefault="00DA0F9D" w:rsidP="00FA2F13">
      <w:pPr>
        <w:pStyle w:val="Liststycke"/>
        <w:numPr>
          <w:ilvl w:val="0"/>
          <w:numId w:val="104"/>
        </w:numPr>
      </w:pPr>
      <w:r w:rsidRPr="00EC76D5">
        <w:rPr>
          <w:rStyle w:val="CodeInText"/>
        </w:rPr>
        <w:t>Parent Symbol</w:t>
      </w:r>
      <w:r w:rsidRPr="00EC76D5">
        <w:t xml:space="preserve">. </w:t>
      </w:r>
      <w:r w:rsidR="00361E0A" w:rsidRPr="00EC76D5">
        <w:t>If the symbol is a member of a struct or union, the parent symbol is that struct or union.</w:t>
      </w:r>
    </w:p>
    <w:p w14:paraId="620F4103" w14:textId="5E0FA765" w:rsidR="0011283E" w:rsidRPr="00EC76D5" w:rsidRDefault="0011283E" w:rsidP="00FA2F13">
      <w:pPr>
        <w:pStyle w:val="Liststycke"/>
        <w:numPr>
          <w:ilvl w:val="0"/>
          <w:numId w:val="104"/>
        </w:numPr>
      </w:pPr>
      <w:r w:rsidRPr="00EC76D5">
        <w:rPr>
          <w:rStyle w:val="CodeInText"/>
        </w:rPr>
        <w:t>Child Set</w:t>
      </w:r>
      <w:r w:rsidRPr="00EC76D5">
        <w:t xml:space="preserve">. </w:t>
      </w:r>
    </w:p>
    <w:p w14:paraId="1EF453F9" w14:textId="2D942AF3" w:rsidR="00EE63B9" w:rsidRPr="00EC76D5" w:rsidRDefault="006053EE" w:rsidP="00FA2F13">
      <w:pPr>
        <w:pStyle w:val="Liststycke"/>
        <w:numPr>
          <w:ilvl w:val="0"/>
          <w:numId w:val="104"/>
        </w:numPr>
      </w:pPr>
      <w:r w:rsidRPr="00EC76D5">
        <w:rPr>
          <w:rStyle w:val="CodeInText"/>
        </w:rPr>
        <w:t>Address Symbol</w:t>
      </w:r>
      <w:r w:rsidRPr="00EC76D5">
        <w:t xml:space="preserve">. </w:t>
      </w:r>
      <w:r w:rsidR="002B53AC" w:rsidRPr="00EC76D5">
        <w:t xml:space="preserve">In case of the address, arrow, or index operator </w:t>
      </w:r>
      <w:r w:rsidR="009F6638" w:rsidRPr="00EC76D5">
        <w:t xml:space="preserve">the address symbol is the </w:t>
      </w:r>
      <w:r w:rsidR="00B02345">
        <w:t>dereference</w:t>
      </w:r>
      <w:r w:rsidR="003C41FE" w:rsidRPr="00EC76D5">
        <w:t>erred</w:t>
      </w:r>
      <w:r w:rsidR="00696B3A" w:rsidRPr="00EC76D5">
        <w:t xml:space="preserve"> </w:t>
      </w:r>
      <w:r w:rsidR="003C41FE" w:rsidRPr="00EC76D5">
        <w:t>symbol.</w:t>
      </w:r>
      <w:r w:rsidR="00C80374" w:rsidRPr="00EC76D5">
        <w:t xml:space="preserve"> In case of the arrow operator or constant index we also store t</w:t>
      </w:r>
      <w:r w:rsidR="00A8510B" w:rsidRPr="00EC76D5">
        <w:t>he offset of the address symbol.</w:t>
      </w:r>
    </w:p>
    <w:p w14:paraId="20EC342E" w14:textId="7424A853" w:rsidR="0011283E" w:rsidRPr="00EC76D5" w:rsidRDefault="0011283E" w:rsidP="00FA2F13">
      <w:pPr>
        <w:pStyle w:val="Liststycke"/>
        <w:numPr>
          <w:ilvl w:val="0"/>
          <w:numId w:val="104"/>
        </w:numPr>
      </w:pPr>
      <w:r w:rsidRPr="00EC76D5">
        <w:rPr>
          <w:rStyle w:val="CodeInText"/>
        </w:rPr>
        <w:t>Address Offset</w:t>
      </w:r>
      <w:r w:rsidRPr="00EC76D5">
        <w:t>.</w:t>
      </w:r>
    </w:p>
    <w:p w14:paraId="1E464935" w14:textId="2DCA48D7" w:rsidR="009B3663" w:rsidRPr="00EC76D5" w:rsidRDefault="00EE63B9" w:rsidP="00FA2F13">
      <w:pPr>
        <w:pStyle w:val="Liststycke"/>
        <w:numPr>
          <w:ilvl w:val="0"/>
          <w:numId w:val="104"/>
        </w:numPr>
      </w:pPr>
      <w:r w:rsidRPr="00EC76D5">
        <w:rPr>
          <w:rStyle w:val="CodeInText0"/>
        </w:rPr>
        <w:t>Offset</w:t>
      </w:r>
      <w:r w:rsidRPr="00EC76D5">
        <w:t xml:space="preserve">. </w:t>
      </w:r>
      <w:r w:rsidR="0045445A" w:rsidRPr="00EC76D5">
        <w:t xml:space="preserve">Each auto or register symbol has an offset on the activation record. </w:t>
      </w:r>
      <w:r w:rsidR="00C80374" w:rsidRPr="00EC76D5">
        <w:t>Each struct member has also an offset relative the beginning of the struct (the first member has offset zero), all union members ha</w:t>
      </w:r>
      <w:r w:rsidR="0001328A" w:rsidRPr="00EC76D5">
        <w:t>ve</w:t>
      </w:r>
      <w:r w:rsidR="00C80374" w:rsidRPr="00EC76D5">
        <w:t xml:space="preserve"> offset zero.</w:t>
      </w:r>
    </w:p>
    <w:p w14:paraId="09733041" w14:textId="2E054B1B" w:rsidR="00082D13" w:rsidRPr="00EC76D5" w:rsidRDefault="00004FC8" w:rsidP="00FA2F13">
      <w:pPr>
        <w:pStyle w:val="Liststycke"/>
        <w:numPr>
          <w:ilvl w:val="0"/>
          <w:numId w:val="104"/>
        </w:numPr>
      </w:pPr>
      <w:r w:rsidRPr="00EC76D5">
        <w:t xml:space="preserve">When the final object code is </w:t>
      </w:r>
      <w:r w:rsidR="0001328A" w:rsidRPr="00EC76D5">
        <w:t>generated</w:t>
      </w:r>
      <w:r w:rsidRPr="00EC76D5">
        <w:t xml:space="preserve">, we mark each auto or register symbol as used. </w:t>
      </w:r>
      <w:r w:rsidR="009B3663" w:rsidRPr="00EC76D5">
        <w:t xml:space="preserve">In </w:t>
      </w:r>
      <w:r w:rsidR="00C41CC5" w:rsidRPr="00EC76D5">
        <w:t>the end,</w:t>
      </w:r>
      <w:r w:rsidR="009B3663" w:rsidRPr="00EC76D5">
        <w:t xml:space="preserve"> a</w:t>
      </w:r>
      <w:r w:rsidRPr="00EC76D5">
        <w:t>ll non-used symbols are being removed.</w:t>
      </w:r>
    </w:p>
    <w:p w14:paraId="230ED15B" w14:textId="77777777" w:rsidR="007E1B37" w:rsidRPr="00EC76D5" w:rsidRDefault="00D822AE" w:rsidP="007E1B37">
      <w:pPr>
        <w:rPr>
          <w:ins w:id="5574" w:author="Stefan Bjornander" w:date="2015-04-25T16:09:00Z"/>
        </w:rPr>
      </w:pPr>
      <w:r w:rsidRPr="00EC76D5">
        <w:t>The nam</w:t>
      </w:r>
      <w:r w:rsidR="00D82AD0" w:rsidRPr="00EC76D5">
        <w:t>e</w:t>
      </w:r>
      <w:r w:rsidRPr="00EC76D5">
        <w:t xml:space="preserve"> is somewhat misleading since we also store functions and types, defined by </w:t>
      </w:r>
      <w:r w:rsidRPr="00EC76D5">
        <w:rPr>
          <w:rStyle w:val="CodeInText"/>
          <w:rPrChange w:id="5575" w:author="Stefan Bjornander" w:date="2015-04-25T10:11:00Z">
            <w:rPr/>
          </w:rPrChange>
        </w:rPr>
        <w:t>typedef</w:t>
      </w:r>
      <w:r w:rsidRPr="00EC76D5">
        <w:t>, in the table.</w:t>
      </w:r>
      <w:ins w:id="5576" w:author="Stefan Bjornander" w:date="2015-04-25T10:11:00Z">
        <w:r w:rsidR="00027FFA" w:rsidRPr="00EC76D5">
          <w:t xml:space="preserve"> In some compiler technique text books the table is called</w:t>
        </w:r>
      </w:ins>
      <w:ins w:id="5577" w:author="Stefan Bjornander" w:date="2015-04-25T10:14:00Z">
        <w:r w:rsidR="00263543" w:rsidRPr="00EC76D5">
          <w:t xml:space="preserve"> the</w:t>
        </w:r>
        <w:r w:rsidR="00027FFA" w:rsidRPr="00EC76D5">
          <w:t xml:space="preserve"> </w:t>
        </w:r>
        <w:r w:rsidR="00027FFA" w:rsidRPr="00EC76D5">
          <w:rPr>
            <w:rStyle w:val="CodeInText"/>
            <w:rPrChange w:id="5578" w:author="Stefan Bjornander" w:date="2015-04-25T10:14:00Z">
              <w:rPr/>
            </w:rPrChange>
          </w:rPr>
          <w:t>symbol table</w:t>
        </w:r>
        <w:r w:rsidR="00027FFA" w:rsidRPr="00EC76D5">
          <w:t xml:space="preserve">. However, I think that term is </w:t>
        </w:r>
        <w:r w:rsidR="00263543" w:rsidRPr="00EC76D5">
          <w:t>too wide for our purposes.</w:t>
        </w:r>
      </w:ins>
    </w:p>
    <w:p w14:paraId="0A825C30" w14:textId="3559F9C6" w:rsidR="00197573" w:rsidRPr="00EC76D5" w:rsidRDefault="00197573">
      <w:pPr>
        <w:pStyle w:val="Rubrik3"/>
        <w:rPr>
          <w:ins w:id="5579" w:author="Stefan Bjornander" w:date="2015-04-25T16:11:00Z"/>
        </w:rPr>
        <w:pPrChange w:id="5580" w:author="Stefan Bjornander" w:date="2015-04-25T16:09:00Z">
          <w:pPr/>
        </w:pPrChange>
      </w:pPr>
      <w:bookmarkStart w:id="5581" w:name="_Toc481936404"/>
      <w:ins w:id="5582" w:author="Stefan Bjornander" w:date="2015-04-25T16:09:00Z">
        <w:r w:rsidRPr="00EC76D5">
          <w:t>Symbol Storage</w:t>
        </w:r>
      </w:ins>
      <w:bookmarkEnd w:id="5581"/>
    </w:p>
    <w:p w14:paraId="461765E5" w14:textId="77777777" w:rsidR="00E2539F" w:rsidRPr="00EC76D5" w:rsidRDefault="00100F1D">
      <w:pPr>
        <w:rPr>
          <w:ins w:id="5583" w:author="Stefan Bjornander" w:date="2015-04-25T16:22:00Z"/>
        </w:rPr>
      </w:pPr>
      <w:ins w:id="5584" w:author="Stefan Bjornander" w:date="2015-04-25T16:11:00Z">
        <w:r w:rsidRPr="00EC76D5">
          <w:t xml:space="preserve">A symbol can hold the storage </w:t>
        </w:r>
      </w:ins>
      <w:ins w:id="5585" w:author="Stefan Bjornander" w:date="2015-04-25T18:26:00Z">
        <w:r w:rsidR="00D93FF2" w:rsidRPr="00EC76D5">
          <w:rPr>
            <w:rStyle w:val="CodeInText"/>
            <w:rPrChange w:id="5586" w:author="Stefan Bjornander" w:date="2015-04-25T18:26:00Z">
              <w:rPr/>
            </w:rPrChange>
          </w:rPr>
          <w:t>Typedef</w:t>
        </w:r>
        <w:r w:rsidR="00D93FF2" w:rsidRPr="00EC76D5">
          <w:t xml:space="preserve">, </w:t>
        </w:r>
        <w:r w:rsidR="00D93FF2" w:rsidRPr="00EC76D5">
          <w:rPr>
            <w:rStyle w:val="CodeInText"/>
            <w:rPrChange w:id="5587" w:author="Stefan Bjornander" w:date="2015-04-25T18:26:00Z">
              <w:rPr/>
            </w:rPrChange>
          </w:rPr>
          <w:t>Static</w:t>
        </w:r>
        <w:r w:rsidR="00D93FF2" w:rsidRPr="00EC76D5">
          <w:t xml:space="preserve">, </w:t>
        </w:r>
        <w:r w:rsidR="00D93FF2" w:rsidRPr="00EC76D5">
          <w:rPr>
            <w:rStyle w:val="CodeInText"/>
            <w:rPrChange w:id="5588" w:author="Stefan Bjornander" w:date="2015-04-25T18:26:00Z">
              <w:rPr/>
            </w:rPrChange>
          </w:rPr>
          <w:t>Extern</w:t>
        </w:r>
        <w:r w:rsidR="00D93FF2" w:rsidRPr="00EC76D5">
          <w:t xml:space="preserve">, </w:t>
        </w:r>
        <w:r w:rsidR="00D93FF2" w:rsidRPr="00EC76D5">
          <w:rPr>
            <w:rStyle w:val="CodeInText"/>
            <w:rPrChange w:id="5589" w:author="Stefan Bjornander" w:date="2015-04-25T18:26:00Z">
              <w:rPr/>
            </w:rPrChange>
          </w:rPr>
          <w:t>A</w:t>
        </w:r>
        <w:r w:rsidR="004050FC" w:rsidRPr="00EC76D5">
          <w:rPr>
            <w:rStyle w:val="CodeInText"/>
            <w:rPrChange w:id="5590" w:author="Stefan Bjornander" w:date="2015-04-25T18:26:00Z">
              <w:rPr/>
            </w:rPrChange>
          </w:rPr>
          <w:t>uto</w:t>
        </w:r>
        <w:r w:rsidR="004050FC" w:rsidRPr="00EC76D5">
          <w:t xml:space="preserve">, and </w:t>
        </w:r>
        <w:r w:rsidR="00D93FF2" w:rsidRPr="00EC76D5">
          <w:rPr>
            <w:rStyle w:val="CodeInText"/>
            <w:rPrChange w:id="5591" w:author="Stefan Bjornander" w:date="2015-04-25T18:26:00Z">
              <w:rPr/>
            </w:rPrChange>
          </w:rPr>
          <w:t>R</w:t>
        </w:r>
        <w:r w:rsidR="004050FC" w:rsidRPr="00EC76D5">
          <w:rPr>
            <w:rStyle w:val="CodeInText"/>
            <w:rPrChange w:id="5592" w:author="Stefan Bjornander" w:date="2015-04-25T18:26:00Z">
              <w:rPr/>
            </w:rPrChange>
          </w:rPr>
          <w:t>egister</w:t>
        </w:r>
        <w:r w:rsidR="004050FC" w:rsidRPr="00EC76D5">
          <w:t>.</w:t>
        </w:r>
      </w:ins>
      <w:ins w:id="5593" w:author="Stefan Bjornander" w:date="2015-04-25T18:27:00Z">
        <w:r w:rsidR="00D93FF2" w:rsidRPr="00EC76D5">
          <w:t xml:space="preserve"> If the storage specifier is omitted, a global variable is regarded as static, and a local variable is </w:t>
        </w:r>
      </w:ins>
      <w:ins w:id="5594" w:author="Stefan Bjornander" w:date="2015-04-25T18:28:00Z">
        <w:r w:rsidR="00D93FF2" w:rsidRPr="00EC76D5">
          <w:t>regarded as auto.</w:t>
        </w:r>
        <w:r w:rsidR="00C3772C" w:rsidRPr="00EC76D5">
          <w:t xml:space="preserve"> T</w:t>
        </w:r>
      </w:ins>
      <w:ins w:id="5595" w:author="Stefan Bjornander" w:date="2015-04-25T16:11:00Z">
        <w:r w:rsidR="005844F5" w:rsidRPr="00EC76D5">
          <w:t>he Regist</w:t>
        </w:r>
        <w:r w:rsidR="00C95948" w:rsidRPr="00EC76D5">
          <w:t>er storage has been included for</w:t>
        </w:r>
        <w:r w:rsidR="005844F5" w:rsidRPr="00EC76D5">
          <w:t xml:space="preserve"> the sake of completeness, but in this book is has no effect. On every occasion, </w:t>
        </w:r>
      </w:ins>
      <w:ins w:id="5596" w:author="Stefan Bjornander" w:date="2015-04-25T18:28:00Z">
        <w:r w:rsidR="00C3772C" w:rsidRPr="00EC76D5">
          <w:t xml:space="preserve">a </w:t>
        </w:r>
      </w:ins>
      <w:ins w:id="5597" w:author="Stefan Bjornander" w:date="2015-04-25T16:12:00Z">
        <w:r w:rsidR="005844F5" w:rsidRPr="00EC76D5">
          <w:t xml:space="preserve">symbol </w:t>
        </w:r>
        <w:r w:rsidR="005844F5" w:rsidRPr="00EC76D5">
          <w:lastRenderedPageBreak/>
          <w:t xml:space="preserve">with </w:t>
        </w:r>
      </w:ins>
      <w:ins w:id="5598" w:author="Stefan Bjornander" w:date="2015-04-25T16:11:00Z">
        <w:r w:rsidR="005844F5" w:rsidRPr="00EC76D5">
          <w:t xml:space="preserve">the Auto </w:t>
        </w:r>
      </w:ins>
      <w:ins w:id="5599" w:author="Stefan Bjornander" w:date="2015-04-25T16:12:00Z">
        <w:r w:rsidR="005844F5" w:rsidRPr="00EC76D5">
          <w:t>or</w:t>
        </w:r>
      </w:ins>
      <w:ins w:id="5600" w:author="Stefan Bjornander" w:date="2015-04-25T16:11:00Z">
        <w:r w:rsidR="005844F5" w:rsidRPr="00EC76D5">
          <w:t xml:space="preserve"> Register storage are </w:t>
        </w:r>
      </w:ins>
      <w:ins w:id="5601" w:author="Stefan Bjornander" w:date="2015-04-25T16:12:00Z">
        <w:r w:rsidR="005844F5" w:rsidRPr="00EC76D5">
          <w:t>treated equally.</w:t>
        </w:r>
      </w:ins>
      <w:ins w:id="5602" w:author="Stefan Bjornander" w:date="2015-04-25T18:29:00Z">
        <w:r w:rsidR="00B267A5" w:rsidRPr="00EC76D5">
          <w:t xml:space="preserve"> </w:t>
        </w:r>
      </w:ins>
      <w:ins w:id="5603" w:author="Stefan Bjornander" w:date="2015-04-25T18:28:00Z">
        <w:r w:rsidR="00E2539F" w:rsidRPr="00EC76D5">
          <w:t>Moreover, a symbol has a name, type, and potential value.</w:t>
        </w:r>
      </w:ins>
    </w:p>
    <w:p w14:paraId="0AACCE79" w14:textId="77777777" w:rsidR="00C95948" w:rsidRPr="00EC76D5" w:rsidRDefault="004C18EE">
      <w:pPr>
        <w:pStyle w:val="CodeHeader"/>
        <w:rPr>
          <w:ins w:id="5604" w:author="Stefan Bjornander" w:date="2015-04-25T16:22:00Z"/>
        </w:rPr>
        <w:pPrChange w:id="5605" w:author="Stefan Bjornander" w:date="2015-04-25T16:22:00Z">
          <w:pPr/>
        </w:pPrChange>
      </w:pPr>
      <w:ins w:id="5606" w:author="Stefan Bjornander" w:date="2015-04-25T16:22:00Z">
        <w:r w:rsidRPr="00EC76D5">
          <w:t>Storage.java</w:t>
        </w:r>
      </w:ins>
    </w:p>
    <w:p w14:paraId="2279A7FD" w14:textId="77777777" w:rsidR="004C18EE" w:rsidRPr="00EC76D5" w:rsidRDefault="004C18EE" w:rsidP="004C18EE">
      <w:pPr>
        <w:pStyle w:val="Code"/>
        <w:rPr>
          <w:ins w:id="5607" w:author="Stefan Bjornander" w:date="2015-04-25T16:22:00Z"/>
        </w:rPr>
      </w:pPr>
      <w:ins w:id="5608" w:author="Stefan Bjornander" w:date="2015-04-25T16:22:00Z">
        <w:r w:rsidRPr="00EC76D5">
          <w:t>package c_compiler;</w:t>
        </w:r>
      </w:ins>
    </w:p>
    <w:p w14:paraId="302E58F2" w14:textId="77777777" w:rsidR="004C18EE" w:rsidRPr="00EC76D5" w:rsidRDefault="004C18EE" w:rsidP="004C18EE">
      <w:pPr>
        <w:pStyle w:val="Code"/>
        <w:rPr>
          <w:ins w:id="5609" w:author="Stefan Bjornander" w:date="2015-04-25T16:22:00Z"/>
        </w:rPr>
      </w:pPr>
    </w:p>
    <w:p w14:paraId="7D17130D" w14:textId="77777777" w:rsidR="004C18EE" w:rsidRPr="00EC76D5" w:rsidRDefault="004C18EE" w:rsidP="004C18EE">
      <w:pPr>
        <w:pStyle w:val="Code"/>
        <w:rPr>
          <w:ins w:id="5610" w:author="Stefan Bjornander" w:date="2015-04-25T16:22:00Z"/>
        </w:rPr>
      </w:pPr>
      <w:ins w:id="5611" w:author="Stefan Bjornander" w:date="2015-04-25T16:22:00Z">
        <w:r w:rsidRPr="00EC76D5">
          <w:t>public enum Storage {NoStorage, Typedef, Extern,</w:t>
        </w:r>
      </w:ins>
    </w:p>
    <w:p w14:paraId="7942E370" w14:textId="77777777" w:rsidR="004C18EE" w:rsidRPr="00EC76D5" w:rsidRDefault="004C18EE">
      <w:pPr>
        <w:pStyle w:val="Code"/>
        <w:pPrChange w:id="5612" w:author="Stefan Bjornander" w:date="2015-04-25T16:22:00Z">
          <w:pPr/>
        </w:pPrChange>
      </w:pPr>
      <w:ins w:id="5613" w:author="Stefan Bjornander" w:date="2015-04-25T16:22:00Z">
        <w:r w:rsidRPr="00EC76D5">
          <w:t xml:space="preserve">                     Static, Auto, Register};</w:t>
        </w:r>
      </w:ins>
    </w:p>
    <w:p w14:paraId="161C3A7F" w14:textId="5D81D77B" w:rsidR="00746B7A" w:rsidRPr="00EC76D5" w:rsidRDefault="00746B7A" w:rsidP="00746B7A">
      <w:pPr>
        <w:pStyle w:val="CodeHeader"/>
      </w:pPr>
      <w:r w:rsidRPr="00EC76D5">
        <w:t>Symb</w:t>
      </w:r>
      <w:r w:rsidR="00A72CA7" w:rsidRPr="00EC76D5">
        <w:t>ol</w:t>
      </w:r>
      <w:r w:rsidRPr="00EC76D5">
        <w:t>.java</w:t>
      </w:r>
    </w:p>
    <w:p w14:paraId="70381E76" w14:textId="77777777" w:rsidR="00154A03" w:rsidRPr="00EC76D5" w:rsidRDefault="00154A03" w:rsidP="00154A03">
      <w:pPr>
        <w:pStyle w:val="Code"/>
      </w:pPr>
      <w:r w:rsidRPr="00EC76D5">
        <w:t>package c_compiler;</w:t>
      </w:r>
    </w:p>
    <w:p w14:paraId="33F57932" w14:textId="77777777" w:rsidR="00154A03" w:rsidRPr="00EC76D5" w:rsidRDefault="00154A03" w:rsidP="00154A03">
      <w:pPr>
        <w:pStyle w:val="Code"/>
      </w:pPr>
      <w:r w:rsidRPr="00EC76D5">
        <w:t>import java.io.*;</w:t>
      </w:r>
    </w:p>
    <w:p w14:paraId="6B375565" w14:textId="77777777" w:rsidR="00154A03" w:rsidRPr="00EC76D5" w:rsidRDefault="00154A03" w:rsidP="00154A03">
      <w:pPr>
        <w:pStyle w:val="Code"/>
      </w:pPr>
      <w:r w:rsidRPr="00EC76D5">
        <w:t>import java.math.*;</w:t>
      </w:r>
    </w:p>
    <w:p w14:paraId="44D3E28D" w14:textId="77777777" w:rsidR="00154A03" w:rsidRPr="00EC76D5" w:rsidRDefault="00154A03" w:rsidP="00154A03">
      <w:pPr>
        <w:pStyle w:val="Code"/>
      </w:pPr>
      <w:r w:rsidRPr="00EC76D5">
        <w:t>import java.util.*;</w:t>
      </w:r>
    </w:p>
    <w:p w14:paraId="0FA71391" w14:textId="77777777" w:rsidR="00154A03" w:rsidRPr="00EC76D5" w:rsidRDefault="00154A03" w:rsidP="00154A03">
      <w:pPr>
        <w:pStyle w:val="Code"/>
      </w:pPr>
    </w:p>
    <w:p w14:paraId="17A65B13" w14:textId="77777777" w:rsidR="00154A03" w:rsidRPr="00EC76D5" w:rsidRDefault="00154A03" w:rsidP="00154A03">
      <w:pPr>
        <w:pStyle w:val="Code"/>
      </w:pPr>
      <w:r w:rsidRPr="00EC76D5">
        <w:t>public class Symbol {</w:t>
      </w:r>
    </w:p>
    <w:p w14:paraId="6400A09F" w14:textId="77777777" w:rsidR="00154A03" w:rsidRPr="00EC76D5" w:rsidRDefault="00154A03" w:rsidP="00154A03">
      <w:pPr>
        <w:pStyle w:val="Code"/>
      </w:pPr>
      <w:r w:rsidRPr="00EC76D5">
        <w:t xml:space="preserve">  private static enum Status {Variable, Parameter, Temporary, Solid};</w:t>
      </w:r>
    </w:p>
    <w:p w14:paraId="071EE0DC" w14:textId="77777777" w:rsidR="00154A03" w:rsidRPr="00EC76D5" w:rsidRDefault="00154A03" w:rsidP="00154A03">
      <w:pPr>
        <w:pStyle w:val="Code"/>
      </w:pPr>
      <w:r w:rsidRPr="00EC76D5">
        <w:t xml:space="preserve">  private Status m_status;</w:t>
      </w:r>
    </w:p>
    <w:p w14:paraId="46A51D61" w14:textId="77777777" w:rsidR="00154A03" w:rsidRPr="00EC76D5" w:rsidRDefault="00154A03" w:rsidP="00154A03">
      <w:pPr>
        <w:pStyle w:val="Code"/>
      </w:pPr>
      <w:r w:rsidRPr="00EC76D5">
        <w:t xml:space="preserve">  </w:t>
      </w:r>
    </w:p>
    <w:p w14:paraId="4764FAB0" w14:textId="77777777" w:rsidR="00154A03" w:rsidRPr="00EC76D5" w:rsidRDefault="00154A03" w:rsidP="00154A03">
      <w:pPr>
        <w:pStyle w:val="Code"/>
      </w:pPr>
      <w:r w:rsidRPr="00EC76D5">
        <w:t xml:space="preserve">  protected String m_name, m_uniqueName;</w:t>
      </w:r>
    </w:p>
    <w:p w14:paraId="07F213B9" w14:textId="77777777" w:rsidR="00154A03" w:rsidRPr="00EC76D5" w:rsidRDefault="00154A03" w:rsidP="00154A03">
      <w:pPr>
        <w:pStyle w:val="Code"/>
      </w:pPr>
      <w:r w:rsidRPr="00EC76D5">
        <w:t xml:space="preserve">  private Storage m_storage;</w:t>
      </w:r>
    </w:p>
    <w:p w14:paraId="6CEB5541" w14:textId="77777777" w:rsidR="00154A03" w:rsidRPr="00EC76D5" w:rsidRDefault="00154A03" w:rsidP="00154A03">
      <w:pPr>
        <w:pStyle w:val="Code"/>
      </w:pPr>
      <w:r w:rsidRPr="00EC76D5">
        <w:t xml:space="preserve">  protected Type m_type;</w:t>
      </w:r>
    </w:p>
    <w:p w14:paraId="1B328F88" w14:textId="77777777" w:rsidR="00154A03" w:rsidRPr="00EC76D5" w:rsidRDefault="00154A03" w:rsidP="00154A03">
      <w:pPr>
        <w:pStyle w:val="Code"/>
      </w:pPr>
      <w:r w:rsidRPr="00EC76D5">
        <w:t xml:space="preserve">  protected Object m_value;  </w:t>
      </w:r>
    </w:p>
    <w:p w14:paraId="66EAB0FA" w14:textId="77777777" w:rsidR="0063770B" w:rsidRPr="00EC76D5" w:rsidRDefault="0063770B" w:rsidP="00154A03">
      <w:pPr>
        <w:pStyle w:val="Code"/>
      </w:pPr>
      <w:r w:rsidRPr="00EC76D5">
        <w:t xml:space="preserve">  private int m_offset, m_entryPoint;</w:t>
      </w:r>
    </w:p>
    <w:p w14:paraId="42A90A26" w14:textId="615D54FB" w:rsidR="00154A03" w:rsidRPr="00EC76D5" w:rsidRDefault="00A27788" w:rsidP="00154A03">
      <w:pPr>
        <w:pStyle w:val="Code"/>
      </w:pPr>
      <w:r w:rsidRPr="00EC76D5">
        <w:tab/>
      </w:r>
      <w:r w:rsidR="00154A03" w:rsidRPr="00EC76D5">
        <w:t xml:space="preserve">  </w:t>
      </w:r>
    </w:p>
    <w:p w14:paraId="69F71E5B" w14:textId="77777777" w:rsidR="00154A03" w:rsidRPr="00EC76D5" w:rsidRDefault="00154A03" w:rsidP="00154A03">
      <w:pPr>
        <w:pStyle w:val="Code"/>
      </w:pPr>
      <w:r w:rsidRPr="00EC76D5">
        <w:t xml:space="preserve">  private Symbol m_addressSymbol;</w:t>
      </w:r>
    </w:p>
    <w:p w14:paraId="48547EFF" w14:textId="77777777" w:rsidR="00154A03" w:rsidRPr="00EC76D5" w:rsidRDefault="00154A03" w:rsidP="00154A03">
      <w:pPr>
        <w:pStyle w:val="Code"/>
      </w:pPr>
      <w:r w:rsidRPr="00EC76D5">
        <w:t xml:space="preserve">  private int m_addressOffset;</w:t>
      </w:r>
    </w:p>
    <w:p w14:paraId="6C98D2BA" w14:textId="77777777" w:rsidR="00154A03" w:rsidRPr="00EC76D5" w:rsidRDefault="00154A03" w:rsidP="00154A03">
      <w:pPr>
        <w:pStyle w:val="Code"/>
      </w:pPr>
    </w:p>
    <w:p w14:paraId="3DD91E75" w14:textId="77777777" w:rsidR="00154A03" w:rsidRPr="00EC76D5" w:rsidRDefault="00154A03" w:rsidP="00154A03">
      <w:pPr>
        <w:pStyle w:val="Code"/>
      </w:pPr>
      <w:r w:rsidRPr="00EC76D5">
        <w:t xml:space="preserve">  private Symbol m_parentSymbol;</w:t>
      </w:r>
    </w:p>
    <w:p w14:paraId="4D725621" w14:textId="77777777" w:rsidR="00154A03" w:rsidRPr="00EC76D5" w:rsidRDefault="00154A03" w:rsidP="00154A03">
      <w:pPr>
        <w:pStyle w:val="Code"/>
      </w:pPr>
      <w:r w:rsidRPr="00EC76D5">
        <w:t xml:space="preserve">  private Set&lt;Symbol&gt; m_childSymbolSet = new ListSet&lt;&gt;();</w:t>
      </w:r>
    </w:p>
    <w:p w14:paraId="365F11D8" w14:textId="77777777" w:rsidR="00154A03" w:rsidRPr="00EC76D5" w:rsidRDefault="00154A03" w:rsidP="00154A03">
      <w:pPr>
        <w:pStyle w:val="Code"/>
      </w:pPr>
      <w:r w:rsidRPr="00EC76D5">
        <w:t xml:space="preserve">  private boolean m_referred;</w:t>
      </w:r>
    </w:p>
    <w:p w14:paraId="783C6DD9" w14:textId="77777777" w:rsidR="00154A03" w:rsidRPr="00EC76D5" w:rsidRDefault="00154A03" w:rsidP="00154A03">
      <w:pPr>
        <w:pStyle w:val="Code"/>
      </w:pPr>
      <w:r w:rsidRPr="00EC76D5">
        <w:t xml:space="preserve">  </w:t>
      </w:r>
    </w:p>
    <w:p w14:paraId="414F0AA1" w14:textId="77777777" w:rsidR="00154A03" w:rsidRPr="00EC76D5" w:rsidRDefault="00154A03" w:rsidP="00154A03">
      <w:pPr>
        <w:pStyle w:val="Code"/>
      </w:pPr>
      <w:r w:rsidRPr="00EC76D5">
        <w:t xml:space="preserve">  private List&lt;Byte&gt; m_byteList;</w:t>
      </w:r>
    </w:p>
    <w:p w14:paraId="10579271" w14:textId="77777777" w:rsidR="00154A03" w:rsidRPr="00EC76D5" w:rsidRDefault="00154A03" w:rsidP="00154A03">
      <w:pPr>
        <w:pStyle w:val="Code"/>
      </w:pPr>
      <w:r w:rsidRPr="00EC76D5">
        <w:t xml:space="preserve">  private List&lt;String&gt; m_textList;</w:t>
      </w:r>
    </w:p>
    <w:p w14:paraId="0A99A543" w14:textId="77777777" w:rsidR="00154A03" w:rsidRPr="00EC76D5" w:rsidRDefault="00154A03" w:rsidP="00154A03">
      <w:pPr>
        <w:pStyle w:val="Code"/>
      </w:pPr>
      <w:r w:rsidRPr="00EC76D5">
        <w:t xml:space="preserve">  private Map&lt;Integer,String&gt; m_accessMap;</w:t>
      </w:r>
    </w:p>
    <w:p w14:paraId="4365B542" w14:textId="77777777" w:rsidR="00154A03" w:rsidRPr="00EC76D5" w:rsidRDefault="00154A03" w:rsidP="00154A03">
      <w:pPr>
        <w:pStyle w:val="Code"/>
      </w:pPr>
      <w:r w:rsidRPr="00EC76D5">
        <w:t xml:space="preserve">  private Map&lt;Integer,String&gt; m_callMap;</w:t>
      </w:r>
    </w:p>
    <w:p w14:paraId="2FE78E7A" w14:textId="77777777" w:rsidR="00154A03" w:rsidRPr="00EC76D5" w:rsidRDefault="00154A03" w:rsidP="00154A03">
      <w:pPr>
        <w:pStyle w:val="Code"/>
      </w:pPr>
      <w:r w:rsidRPr="00EC76D5">
        <w:t xml:space="preserve">  private Set&lt;Integer&gt; m_returnSet;</w:t>
      </w:r>
    </w:p>
    <w:p w14:paraId="6151AE91" w14:textId="77777777" w:rsidR="00154A03" w:rsidRPr="00EC76D5" w:rsidRDefault="00154A03" w:rsidP="00154A03">
      <w:pPr>
        <w:pStyle w:val="Code"/>
      </w:pPr>
      <w:r w:rsidRPr="00EC76D5">
        <w:t xml:space="preserve">  private Map&lt;Integer,Integer&gt; m_byteToTextMap;</w:t>
      </w:r>
    </w:p>
    <w:p w14:paraId="15A2DF1F" w14:textId="77777777" w:rsidR="00154A03" w:rsidRPr="00EC76D5" w:rsidRDefault="00154A03" w:rsidP="00154A03">
      <w:pPr>
        <w:pStyle w:val="Code"/>
      </w:pPr>
      <w:r w:rsidRPr="00EC76D5">
        <w:t xml:space="preserve">  </w:t>
      </w:r>
    </w:p>
    <w:p w14:paraId="24567810" w14:textId="77777777" w:rsidR="00154A03" w:rsidRPr="00EC76D5" w:rsidRDefault="00154A03" w:rsidP="00154A03">
      <w:pPr>
        <w:pStyle w:val="Code"/>
      </w:pPr>
      <w:r w:rsidRPr="00EC76D5">
        <w:t xml:space="preserve">  public Symbol() {</w:t>
      </w:r>
    </w:p>
    <w:p w14:paraId="2448C273" w14:textId="77777777" w:rsidR="00154A03" w:rsidRPr="00EC76D5" w:rsidRDefault="00154A03" w:rsidP="00154A03">
      <w:pPr>
        <w:pStyle w:val="Code"/>
      </w:pPr>
      <w:r w:rsidRPr="00EC76D5">
        <w:t xml:space="preserve">    // Empty.</w:t>
      </w:r>
    </w:p>
    <w:p w14:paraId="165877F1" w14:textId="77777777" w:rsidR="00154A03" w:rsidRPr="00EC76D5" w:rsidRDefault="00154A03" w:rsidP="00154A03">
      <w:pPr>
        <w:pStyle w:val="Code"/>
      </w:pPr>
      <w:r w:rsidRPr="00EC76D5">
        <w:t xml:space="preserve">  }</w:t>
      </w:r>
    </w:p>
    <w:p w14:paraId="5AFE1AF0" w14:textId="77777777" w:rsidR="00154A03" w:rsidRPr="00EC76D5" w:rsidRDefault="00154A03" w:rsidP="00154A03">
      <w:pPr>
        <w:pStyle w:val="Code"/>
      </w:pPr>
    </w:p>
    <w:p w14:paraId="615C407A" w14:textId="77777777" w:rsidR="00154A03" w:rsidRPr="00EC76D5" w:rsidRDefault="00154A03" w:rsidP="00154A03">
      <w:pPr>
        <w:pStyle w:val="Code"/>
      </w:pPr>
      <w:r w:rsidRPr="00EC76D5">
        <w:t xml:space="preserve">  private Symbol(Status status, String name, boolean external, Storage storage,</w:t>
      </w:r>
    </w:p>
    <w:p w14:paraId="2B22799D" w14:textId="77777777" w:rsidR="00154A03" w:rsidRPr="00EC76D5" w:rsidRDefault="00154A03" w:rsidP="00154A03">
      <w:pPr>
        <w:pStyle w:val="Code"/>
      </w:pPr>
      <w:r w:rsidRPr="00EC76D5">
        <w:t xml:space="preserve">                 Type type, Object value, List&lt;Byte&gt; byteList,</w:t>
      </w:r>
    </w:p>
    <w:p w14:paraId="64A04816" w14:textId="77777777" w:rsidR="00154A03" w:rsidRPr="00EC76D5" w:rsidRDefault="00154A03" w:rsidP="00154A03">
      <w:pPr>
        <w:pStyle w:val="Code"/>
      </w:pPr>
      <w:r w:rsidRPr="00EC76D5">
        <w:t xml:space="preserve">                 Map&lt;Integer,String&gt; accessMap, Map&lt;Integer,String&gt; callMap,</w:t>
      </w:r>
    </w:p>
    <w:p w14:paraId="73FA5BD7" w14:textId="77777777" w:rsidR="00154A03" w:rsidRPr="00EC76D5" w:rsidRDefault="00154A03" w:rsidP="00154A03">
      <w:pPr>
        <w:pStyle w:val="Code"/>
      </w:pPr>
      <w:r w:rsidRPr="00EC76D5">
        <w:t xml:space="preserve">                 Set&lt;Integer&gt; returnSet, Map&lt;Integer,Integer&gt; byteToTextMap,</w:t>
      </w:r>
    </w:p>
    <w:p w14:paraId="66A23DDD" w14:textId="77777777" w:rsidR="00154A03" w:rsidRPr="00EC76D5" w:rsidRDefault="00154A03" w:rsidP="00154A03">
      <w:pPr>
        <w:pStyle w:val="Code"/>
      </w:pPr>
      <w:r w:rsidRPr="00EC76D5">
        <w:t xml:space="preserve">                 List&lt;String&gt; textList) {</w:t>
      </w:r>
    </w:p>
    <w:p w14:paraId="792C43BD" w14:textId="77777777" w:rsidR="00154A03" w:rsidRPr="00EC76D5" w:rsidRDefault="00154A03" w:rsidP="00154A03">
      <w:pPr>
        <w:pStyle w:val="Code"/>
      </w:pPr>
      <w:r w:rsidRPr="00EC76D5">
        <w:t xml:space="preserve">    m_status = status;</w:t>
      </w:r>
    </w:p>
    <w:p w14:paraId="322F9E8D" w14:textId="77777777" w:rsidR="00154A03" w:rsidRPr="00EC76D5" w:rsidRDefault="00154A03" w:rsidP="00154A03">
      <w:pPr>
        <w:pStyle w:val="Code"/>
      </w:pPr>
      <w:r w:rsidRPr="00EC76D5">
        <w:t xml:space="preserve">    m_name = name;</w:t>
      </w:r>
    </w:p>
    <w:p w14:paraId="67E2487C" w14:textId="77777777" w:rsidR="00154A03" w:rsidRPr="00EC76D5" w:rsidRDefault="00154A03" w:rsidP="00154A03">
      <w:pPr>
        <w:pStyle w:val="Code"/>
      </w:pPr>
      <w:r w:rsidRPr="00EC76D5">
        <w:t xml:space="preserve">    m_storage = storage;</w:t>
      </w:r>
    </w:p>
    <w:p w14:paraId="6F039EE7" w14:textId="77777777" w:rsidR="00154A03" w:rsidRPr="00EC76D5" w:rsidRDefault="00154A03" w:rsidP="00154A03">
      <w:pPr>
        <w:pStyle w:val="Code"/>
      </w:pPr>
      <w:r w:rsidRPr="00EC76D5">
        <w:t xml:space="preserve">    m_type = type;</w:t>
      </w:r>
    </w:p>
    <w:p w14:paraId="78F3E64C" w14:textId="77777777" w:rsidR="00154A03" w:rsidRPr="00EC76D5" w:rsidRDefault="00154A03" w:rsidP="00154A03">
      <w:pPr>
        <w:pStyle w:val="Code"/>
      </w:pPr>
      <w:r w:rsidRPr="00EC76D5">
        <w:t xml:space="preserve">    m_value = value;</w:t>
      </w:r>
    </w:p>
    <w:p w14:paraId="3FD6DE7B" w14:textId="77777777" w:rsidR="00154A03" w:rsidRPr="00EC76D5" w:rsidRDefault="00154A03" w:rsidP="00154A03">
      <w:pPr>
        <w:pStyle w:val="Code"/>
      </w:pPr>
      <w:r w:rsidRPr="00EC76D5">
        <w:t xml:space="preserve">    </w:t>
      </w:r>
    </w:p>
    <w:p w14:paraId="3121EBAD" w14:textId="77777777" w:rsidR="00154A03" w:rsidRPr="00EC76D5" w:rsidRDefault="00154A03" w:rsidP="00154A03">
      <w:pPr>
        <w:pStyle w:val="Code"/>
      </w:pPr>
      <w:r w:rsidRPr="00EC76D5">
        <w:t xml:space="preserve">    m_byteList = byteList;</w:t>
      </w:r>
    </w:p>
    <w:p w14:paraId="7D5B2143" w14:textId="77777777" w:rsidR="00154A03" w:rsidRPr="00EC76D5" w:rsidRDefault="00154A03" w:rsidP="00154A03">
      <w:pPr>
        <w:pStyle w:val="Code"/>
      </w:pPr>
      <w:r w:rsidRPr="00EC76D5">
        <w:t xml:space="preserve">    m_accessMap = accessMap;</w:t>
      </w:r>
    </w:p>
    <w:p w14:paraId="2C180A3E" w14:textId="77777777" w:rsidR="00154A03" w:rsidRPr="00EC76D5" w:rsidRDefault="00154A03" w:rsidP="00154A03">
      <w:pPr>
        <w:pStyle w:val="Code"/>
      </w:pPr>
      <w:r w:rsidRPr="00EC76D5">
        <w:t xml:space="preserve">    m_callMap = callMap;</w:t>
      </w:r>
    </w:p>
    <w:p w14:paraId="314DAC97" w14:textId="77777777" w:rsidR="00154A03" w:rsidRPr="00EC76D5" w:rsidRDefault="00154A03" w:rsidP="00154A03">
      <w:pPr>
        <w:pStyle w:val="Code"/>
      </w:pPr>
      <w:r w:rsidRPr="00EC76D5">
        <w:lastRenderedPageBreak/>
        <w:t xml:space="preserve">    m_returnSet = returnSet;</w:t>
      </w:r>
    </w:p>
    <w:p w14:paraId="0BE2DBF3" w14:textId="77777777" w:rsidR="00154A03" w:rsidRPr="00EC76D5" w:rsidRDefault="00154A03" w:rsidP="00154A03">
      <w:pPr>
        <w:pStyle w:val="Code"/>
      </w:pPr>
      <w:r w:rsidRPr="00EC76D5">
        <w:t xml:space="preserve">    m_byteToTextMap = byteToTextMap;</w:t>
      </w:r>
    </w:p>
    <w:p w14:paraId="191CAA82" w14:textId="77777777" w:rsidR="00154A03" w:rsidRPr="00EC76D5" w:rsidRDefault="00154A03" w:rsidP="00154A03">
      <w:pPr>
        <w:pStyle w:val="Code"/>
      </w:pPr>
      <w:r w:rsidRPr="00EC76D5">
        <w:t xml:space="preserve">    m_textList = textList;</w:t>
      </w:r>
    </w:p>
    <w:p w14:paraId="7BC5FDA9" w14:textId="77777777" w:rsidR="00154A03" w:rsidRPr="00EC76D5" w:rsidRDefault="00154A03" w:rsidP="00154A03">
      <w:pPr>
        <w:pStyle w:val="Code"/>
      </w:pPr>
    </w:p>
    <w:p w14:paraId="75A144B0" w14:textId="77777777" w:rsidR="00154A03" w:rsidRPr="00EC76D5" w:rsidRDefault="00154A03" w:rsidP="00154A03">
      <w:pPr>
        <w:pStyle w:val="Code"/>
      </w:pPr>
      <w:r w:rsidRPr="00EC76D5">
        <w:t xml:space="preserve">    if (m_name != null) {</w:t>
      </w:r>
    </w:p>
    <w:p w14:paraId="46D4FD5D" w14:textId="77777777" w:rsidR="00154A03" w:rsidRPr="00EC76D5" w:rsidRDefault="00154A03" w:rsidP="00154A03">
      <w:pPr>
        <w:pStyle w:val="Code"/>
      </w:pPr>
      <w:r w:rsidRPr="00EC76D5">
        <w:t xml:space="preserve">      if (external || m_name.endsWith(Main.NumberId)) {</w:t>
      </w:r>
    </w:p>
    <w:p w14:paraId="7408A223" w14:textId="77777777" w:rsidR="00154A03" w:rsidRPr="00EC76D5" w:rsidRDefault="00154A03" w:rsidP="00154A03">
      <w:pPr>
        <w:pStyle w:val="Code"/>
      </w:pPr>
      <w:r w:rsidRPr="00EC76D5">
        <w:t xml:space="preserve">        m_uniqueName = m_name;</w:t>
      </w:r>
    </w:p>
    <w:p w14:paraId="0A411241" w14:textId="77777777" w:rsidR="00154A03" w:rsidRPr="00EC76D5" w:rsidRDefault="00154A03" w:rsidP="00154A03">
      <w:pPr>
        <w:pStyle w:val="Code"/>
      </w:pPr>
      <w:r w:rsidRPr="00EC76D5">
        <w:t xml:space="preserve">      }</w:t>
      </w:r>
    </w:p>
    <w:p w14:paraId="7D65ECB3" w14:textId="77777777" w:rsidR="00154A03" w:rsidRPr="00EC76D5" w:rsidRDefault="00154A03" w:rsidP="00154A03">
      <w:pPr>
        <w:pStyle w:val="Code"/>
      </w:pPr>
      <w:r w:rsidRPr="00EC76D5">
        <w:t xml:space="preserve">      else {</w:t>
      </w:r>
    </w:p>
    <w:p w14:paraId="4A368BDC" w14:textId="77777777" w:rsidR="00154A03" w:rsidRPr="00EC76D5" w:rsidRDefault="00154A03" w:rsidP="00154A03">
      <w:pPr>
        <w:pStyle w:val="Code"/>
      </w:pPr>
      <w:r w:rsidRPr="00EC76D5">
        <w:t xml:space="preserve">        m_uniqueName = m_name + Main.FileMarker +</w:t>
      </w:r>
    </w:p>
    <w:p w14:paraId="29A04214" w14:textId="77777777" w:rsidR="00154A03" w:rsidRPr="00EC76D5" w:rsidRDefault="00154A03" w:rsidP="00154A03">
      <w:pPr>
        <w:pStyle w:val="Code"/>
      </w:pPr>
      <w:r w:rsidRPr="00EC76D5">
        <w:t xml:space="preserve">                       String.valueOf(Main.CurrentTable.getTableId());</w:t>
      </w:r>
    </w:p>
    <w:p w14:paraId="0413B3DD" w14:textId="77777777" w:rsidR="00154A03" w:rsidRPr="00EC76D5" w:rsidRDefault="00154A03" w:rsidP="00154A03">
      <w:pPr>
        <w:pStyle w:val="Code"/>
      </w:pPr>
      <w:r w:rsidRPr="00EC76D5">
        <w:t xml:space="preserve">      }</w:t>
      </w:r>
    </w:p>
    <w:p w14:paraId="02E7DA6A" w14:textId="77777777" w:rsidR="00154A03" w:rsidRPr="00EC76D5" w:rsidRDefault="00154A03" w:rsidP="00154A03">
      <w:pPr>
        <w:pStyle w:val="Code"/>
      </w:pPr>
      <w:r w:rsidRPr="00EC76D5">
        <w:t xml:space="preserve">    }</w:t>
      </w:r>
    </w:p>
    <w:p w14:paraId="13B2BFAB" w14:textId="77777777" w:rsidR="00154A03" w:rsidRPr="00EC76D5" w:rsidRDefault="00154A03" w:rsidP="00154A03">
      <w:pPr>
        <w:pStyle w:val="Code"/>
      </w:pPr>
      <w:r w:rsidRPr="00EC76D5">
        <w:t xml:space="preserve">  }</w:t>
      </w:r>
    </w:p>
    <w:p w14:paraId="4B6FCE93" w14:textId="77777777" w:rsidR="00154A03" w:rsidRPr="00EC76D5" w:rsidRDefault="00154A03" w:rsidP="00154A03">
      <w:pPr>
        <w:pStyle w:val="Code"/>
      </w:pPr>
    </w:p>
    <w:p w14:paraId="1B54CAE0" w14:textId="77777777" w:rsidR="00154A03" w:rsidRPr="00EC76D5" w:rsidRDefault="00154A03" w:rsidP="00154A03">
      <w:pPr>
        <w:pStyle w:val="Code"/>
      </w:pPr>
      <w:r w:rsidRPr="00EC76D5">
        <w:t xml:space="preserve">  public static Symbol createOffsetSymbol(Symbol symbol) {</w:t>
      </w:r>
    </w:p>
    <w:p w14:paraId="1EF7B550" w14:textId="77777777" w:rsidR="00154A03" w:rsidRPr="00EC76D5" w:rsidRDefault="00154A03" w:rsidP="00154A03">
      <w:pPr>
        <w:pStyle w:val="Code"/>
      </w:pPr>
      <w:r w:rsidRPr="00EC76D5">
        <w:t xml:space="preserve">    Symbol offsetSymbol =</w:t>
      </w:r>
    </w:p>
    <w:p w14:paraId="1FF391E9" w14:textId="77777777" w:rsidR="00154A03" w:rsidRPr="00EC76D5" w:rsidRDefault="00154A03" w:rsidP="00154A03">
      <w:pPr>
        <w:pStyle w:val="Code"/>
      </w:pPr>
      <w:r w:rsidRPr="00EC76D5">
        <w:t xml:space="preserve">      new Symbol(Status.Variable, symbol.m_name, false, Storage.Auto,</w:t>
      </w:r>
    </w:p>
    <w:p w14:paraId="5E3154EF" w14:textId="77777777" w:rsidR="00154A03" w:rsidRPr="00EC76D5" w:rsidRDefault="00154A03" w:rsidP="00154A03">
      <w:pPr>
        <w:pStyle w:val="Code"/>
      </w:pPr>
      <w:r w:rsidRPr="00EC76D5">
        <w:t xml:space="preserve">                 symbol.m_type, null, null, null, null, null, null, null);</w:t>
      </w:r>
    </w:p>
    <w:p w14:paraId="259444FE" w14:textId="77777777" w:rsidR="00154A03" w:rsidRPr="00EC76D5" w:rsidRDefault="00154A03" w:rsidP="00154A03">
      <w:pPr>
        <w:pStyle w:val="Code"/>
      </w:pPr>
      <w:r w:rsidRPr="00EC76D5">
        <w:t xml:space="preserve">    offsetSymbol.m_offset = symbol.m_offset;</w:t>
      </w:r>
    </w:p>
    <w:p w14:paraId="44279AE4" w14:textId="77777777" w:rsidR="00154A03" w:rsidRPr="00EC76D5" w:rsidRDefault="00154A03" w:rsidP="00154A03">
      <w:pPr>
        <w:pStyle w:val="Code"/>
      </w:pPr>
      <w:r w:rsidRPr="00EC76D5">
        <w:t xml:space="preserve">    return offsetSymbol;</w:t>
      </w:r>
    </w:p>
    <w:p w14:paraId="3E6DF5C5" w14:textId="77777777" w:rsidR="00154A03" w:rsidRPr="00EC76D5" w:rsidRDefault="00154A03" w:rsidP="00154A03">
      <w:pPr>
        <w:pStyle w:val="Code"/>
      </w:pPr>
      <w:r w:rsidRPr="00EC76D5">
        <w:t xml:space="preserve">  }</w:t>
      </w:r>
    </w:p>
    <w:p w14:paraId="1B7A5159" w14:textId="77777777" w:rsidR="00154A03" w:rsidRPr="00EC76D5" w:rsidRDefault="00154A03" w:rsidP="00154A03">
      <w:pPr>
        <w:pStyle w:val="Code"/>
      </w:pPr>
      <w:r w:rsidRPr="00EC76D5">
        <w:t xml:space="preserve">  </w:t>
      </w:r>
    </w:p>
    <w:p w14:paraId="3E8F8173" w14:textId="77777777" w:rsidR="00154A03" w:rsidRPr="00EC76D5" w:rsidRDefault="00154A03" w:rsidP="00154A03">
      <w:pPr>
        <w:pStyle w:val="Code"/>
      </w:pPr>
      <w:r w:rsidRPr="00EC76D5">
        <w:t xml:space="preserve">  public static Symbol createVariableSymbol(String name, boolean external,</w:t>
      </w:r>
    </w:p>
    <w:p w14:paraId="2265E282" w14:textId="77777777" w:rsidR="00154A03" w:rsidRPr="00EC76D5" w:rsidRDefault="00154A03" w:rsidP="00154A03">
      <w:pPr>
        <w:pStyle w:val="Code"/>
      </w:pPr>
      <w:r w:rsidRPr="00EC76D5">
        <w:t xml:space="preserve">                                     Storage storage, Type type,Object value){</w:t>
      </w:r>
    </w:p>
    <w:p w14:paraId="39AF64E0" w14:textId="77777777" w:rsidR="00154A03" w:rsidRPr="00EC76D5" w:rsidRDefault="00154A03" w:rsidP="00154A03">
      <w:pPr>
        <w:pStyle w:val="Code"/>
      </w:pPr>
      <w:r w:rsidRPr="00EC76D5">
        <w:t xml:space="preserve">    if (!type.isFunction() &amp;&amp; (storage == Storage.Static)) {</w:t>
      </w:r>
    </w:p>
    <w:p w14:paraId="18BDC270" w14:textId="77777777" w:rsidR="00154A03" w:rsidRPr="00EC76D5" w:rsidRDefault="00154A03" w:rsidP="00154A03">
      <w:pPr>
        <w:pStyle w:val="Code"/>
      </w:pPr>
      <w:r w:rsidRPr="00EC76D5">
        <w:t xml:space="preserve">      List&lt;Byte&gt; byteList = new LinkedList&lt;&gt;();</w:t>
      </w:r>
    </w:p>
    <w:p w14:paraId="42D90D17" w14:textId="77777777" w:rsidR="00154A03" w:rsidRPr="00EC76D5" w:rsidRDefault="00154A03" w:rsidP="00154A03">
      <w:pPr>
        <w:pStyle w:val="Code"/>
      </w:pPr>
      <w:r w:rsidRPr="00EC76D5">
        <w:t xml:space="preserve">      Map&lt;Integer,String&gt; accessMap = new ListMap&lt;&gt;();</w:t>
      </w:r>
    </w:p>
    <w:p w14:paraId="1BD8135C" w14:textId="77777777" w:rsidR="00154A03" w:rsidRPr="00EC76D5" w:rsidRDefault="00154A03" w:rsidP="00154A03">
      <w:pPr>
        <w:pStyle w:val="Code"/>
      </w:pPr>
      <w:r w:rsidRPr="00EC76D5">
        <w:t xml:space="preserve">      List&lt;String&gt; textList = new LinkedList&lt;&gt;();</w:t>
      </w:r>
    </w:p>
    <w:p w14:paraId="4B6B6865" w14:textId="77777777" w:rsidR="00154A03" w:rsidRPr="00EC76D5" w:rsidRDefault="00154A03" w:rsidP="00154A03">
      <w:pPr>
        <w:pStyle w:val="Code"/>
      </w:pPr>
      <w:r w:rsidRPr="00EC76D5">
        <w:t xml:space="preserve">      </w:t>
      </w:r>
    </w:p>
    <w:p w14:paraId="7290B877" w14:textId="77777777" w:rsidR="00154A03" w:rsidRPr="00EC76D5" w:rsidRDefault="00154A03" w:rsidP="00154A03">
      <w:pPr>
        <w:pStyle w:val="Code"/>
      </w:pPr>
      <w:r w:rsidRPr="00EC76D5">
        <w:t xml:space="preserve">      if (value != null) {</w:t>
      </w:r>
    </w:p>
    <w:p w14:paraId="35019BE7" w14:textId="315D565E" w:rsidR="00154A03" w:rsidRPr="00EC76D5" w:rsidRDefault="00154A03" w:rsidP="00154A03">
      <w:pPr>
        <w:pStyle w:val="Code"/>
      </w:pPr>
      <w:r w:rsidRPr="00EC76D5">
        <w:t xml:space="preserve">        Generate</w:t>
      </w:r>
      <w:r w:rsidR="002F35C1">
        <w:t>Initializer</w:t>
      </w:r>
      <w:r w:rsidRPr="00EC76D5">
        <w:t>Static.generateByteTextList</w:t>
      </w:r>
    </w:p>
    <w:p w14:paraId="19C6AB56" w14:textId="77777777" w:rsidR="00154A03" w:rsidRPr="00EC76D5" w:rsidRDefault="00154A03" w:rsidP="00154A03">
      <w:pPr>
        <w:pStyle w:val="Code"/>
      </w:pPr>
      <w:r w:rsidRPr="00EC76D5">
        <w:t xml:space="preserve">                                  (type, value, byteList, accessMap, textList);</w:t>
      </w:r>
    </w:p>
    <w:p w14:paraId="75A7C17B" w14:textId="77777777" w:rsidR="00154A03" w:rsidRPr="00EC76D5" w:rsidRDefault="00154A03" w:rsidP="00154A03">
      <w:pPr>
        <w:pStyle w:val="Code"/>
      </w:pPr>
      <w:r w:rsidRPr="00EC76D5">
        <w:t xml:space="preserve">      }</w:t>
      </w:r>
    </w:p>
    <w:p w14:paraId="3FB67136" w14:textId="77777777" w:rsidR="00154A03" w:rsidRPr="00EC76D5" w:rsidRDefault="00154A03" w:rsidP="00154A03">
      <w:pPr>
        <w:pStyle w:val="Code"/>
      </w:pPr>
      <w:r w:rsidRPr="00EC76D5">
        <w:t xml:space="preserve">      else {</w:t>
      </w:r>
    </w:p>
    <w:p w14:paraId="55220340" w14:textId="48FCABEB" w:rsidR="00154A03" w:rsidRPr="00EC76D5" w:rsidRDefault="00154A03" w:rsidP="00154A03">
      <w:pPr>
        <w:pStyle w:val="Code"/>
      </w:pPr>
      <w:r w:rsidRPr="00EC76D5">
        <w:t xml:space="preserve">        Generate</w:t>
      </w:r>
      <w:r w:rsidR="002F35C1">
        <w:t>Initializer</w:t>
      </w:r>
      <w:r w:rsidRPr="00EC76D5">
        <w:t>Static.generateZeroByteTextList</w:t>
      </w:r>
    </w:p>
    <w:p w14:paraId="14E397E7" w14:textId="77777777" w:rsidR="00154A03" w:rsidRPr="00EC76D5" w:rsidRDefault="00154A03" w:rsidP="00154A03">
      <w:pPr>
        <w:pStyle w:val="Code"/>
      </w:pPr>
      <w:r w:rsidRPr="00EC76D5">
        <w:t xml:space="preserve">                                  (type.getSize(), byteList, textList);</w:t>
      </w:r>
    </w:p>
    <w:p w14:paraId="7A4730BC" w14:textId="77777777" w:rsidR="00154A03" w:rsidRPr="00EC76D5" w:rsidRDefault="00154A03" w:rsidP="00154A03">
      <w:pPr>
        <w:pStyle w:val="Code"/>
      </w:pPr>
      <w:r w:rsidRPr="00EC76D5">
        <w:t xml:space="preserve">      }</w:t>
      </w:r>
    </w:p>
    <w:p w14:paraId="1825A8DD" w14:textId="77777777" w:rsidR="00154A03" w:rsidRPr="00EC76D5" w:rsidRDefault="00154A03" w:rsidP="00154A03">
      <w:pPr>
        <w:pStyle w:val="Code"/>
      </w:pPr>
      <w:r w:rsidRPr="00EC76D5">
        <w:t xml:space="preserve">      </w:t>
      </w:r>
    </w:p>
    <w:p w14:paraId="77CBF6D4" w14:textId="77777777" w:rsidR="00154A03" w:rsidRPr="00EC76D5" w:rsidRDefault="00154A03" w:rsidP="00154A03">
      <w:pPr>
        <w:pStyle w:val="Code"/>
      </w:pPr>
      <w:r w:rsidRPr="00EC76D5">
        <w:t xml:space="preserve">      textList.add(0, name + ":");</w:t>
      </w:r>
    </w:p>
    <w:p w14:paraId="66C92D55" w14:textId="77777777" w:rsidR="00154A03" w:rsidRPr="00EC76D5" w:rsidRDefault="00154A03" w:rsidP="00154A03">
      <w:pPr>
        <w:pStyle w:val="Code"/>
      </w:pPr>
      <w:r w:rsidRPr="00EC76D5">
        <w:t xml:space="preserve">      Symbol symbol =</w:t>
      </w:r>
    </w:p>
    <w:p w14:paraId="4EDCFBB5" w14:textId="77777777" w:rsidR="00154A03" w:rsidRPr="00EC76D5" w:rsidRDefault="00154A03" w:rsidP="00154A03">
      <w:pPr>
        <w:pStyle w:val="Code"/>
      </w:pPr>
      <w:r w:rsidRPr="00EC76D5">
        <w:t xml:space="preserve">        new Symbol(Status.Variable, name, external, storage, type, value,</w:t>
      </w:r>
    </w:p>
    <w:p w14:paraId="0EB122D4" w14:textId="77777777" w:rsidR="00154A03" w:rsidRPr="00EC76D5" w:rsidRDefault="00154A03" w:rsidP="00154A03">
      <w:pPr>
        <w:pStyle w:val="Code"/>
      </w:pPr>
      <w:r w:rsidRPr="00EC76D5">
        <w:t xml:space="preserve">                   byteList, accessMap, null, null, null, textList);</w:t>
      </w:r>
    </w:p>
    <w:p w14:paraId="3C91CAD9" w14:textId="77777777" w:rsidR="00154A03" w:rsidRPr="00EC76D5" w:rsidRDefault="00154A03" w:rsidP="00154A03">
      <w:pPr>
        <w:pStyle w:val="Code"/>
      </w:pPr>
      <w:r w:rsidRPr="00EC76D5">
        <w:t xml:space="preserve">      Main.GlobalSet.add(symbol);</w:t>
      </w:r>
    </w:p>
    <w:p w14:paraId="401FCAA3" w14:textId="77777777" w:rsidR="00154A03" w:rsidRPr="00EC76D5" w:rsidRDefault="00154A03" w:rsidP="00154A03">
      <w:pPr>
        <w:pStyle w:val="Code"/>
      </w:pPr>
      <w:r w:rsidRPr="00EC76D5">
        <w:t xml:space="preserve">      return symbol;</w:t>
      </w:r>
    </w:p>
    <w:p w14:paraId="1EADA6F5" w14:textId="77777777" w:rsidR="00154A03" w:rsidRPr="00EC76D5" w:rsidRDefault="00154A03" w:rsidP="00154A03">
      <w:pPr>
        <w:pStyle w:val="Code"/>
      </w:pPr>
      <w:r w:rsidRPr="00EC76D5">
        <w:t xml:space="preserve">    }</w:t>
      </w:r>
    </w:p>
    <w:p w14:paraId="06EAD362" w14:textId="77777777" w:rsidR="00154A03" w:rsidRPr="00EC76D5" w:rsidRDefault="00154A03" w:rsidP="00154A03">
      <w:pPr>
        <w:pStyle w:val="Code"/>
      </w:pPr>
      <w:r w:rsidRPr="00EC76D5">
        <w:t xml:space="preserve">    else {</w:t>
      </w:r>
    </w:p>
    <w:p w14:paraId="79BC09ED" w14:textId="77777777" w:rsidR="00154A03" w:rsidRPr="00EC76D5" w:rsidRDefault="00154A03" w:rsidP="00154A03">
      <w:pPr>
        <w:pStyle w:val="Code"/>
      </w:pPr>
      <w:r w:rsidRPr="00EC76D5">
        <w:t xml:space="preserve">      return (new Symbol(Status.Variable, name, external, storage, type, value,</w:t>
      </w:r>
    </w:p>
    <w:p w14:paraId="3DD5B332" w14:textId="77777777" w:rsidR="00154A03" w:rsidRPr="00EC76D5" w:rsidRDefault="00154A03" w:rsidP="00154A03">
      <w:pPr>
        <w:pStyle w:val="Code"/>
      </w:pPr>
      <w:r w:rsidRPr="00EC76D5">
        <w:t xml:space="preserve">                         null, null, null, null, null, null));</w:t>
      </w:r>
    </w:p>
    <w:p w14:paraId="4A4866CC" w14:textId="77777777" w:rsidR="00154A03" w:rsidRPr="00EC76D5" w:rsidRDefault="00154A03" w:rsidP="00154A03">
      <w:pPr>
        <w:pStyle w:val="Code"/>
      </w:pPr>
      <w:r w:rsidRPr="00EC76D5">
        <w:t xml:space="preserve">    }</w:t>
      </w:r>
    </w:p>
    <w:p w14:paraId="569C6D96" w14:textId="77777777" w:rsidR="00154A03" w:rsidRPr="00EC76D5" w:rsidRDefault="00154A03" w:rsidP="00154A03">
      <w:pPr>
        <w:pStyle w:val="Code"/>
      </w:pPr>
      <w:r w:rsidRPr="00EC76D5">
        <w:t xml:space="preserve">  }</w:t>
      </w:r>
    </w:p>
    <w:p w14:paraId="4A24E64A" w14:textId="77777777" w:rsidR="00154A03" w:rsidRPr="00EC76D5" w:rsidRDefault="00154A03" w:rsidP="00154A03">
      <w:pPr>
        <w:pStyle w:val="Code"/>
      </w:pPr>
    </w:p>
    <w:p w14:paraId="04A373B6" w14:textId="77777777" w:rsidR="00154A03" w:rsidRPr="00EC76D5" w:rsidRDefault="00154A03" w:rsidP="00154A03">
      <w:pPr>
        <w:pStyle w:val="Code"/>
      </w:pPr>
      <w:r w:rsidRPr="00EC76D5">
        <w:t xml:space="preserve">  public static Symbol createValueSymbol(Type type, Object value) {</w:t>
      </w:r>
    </w:p>
    <w:p w14:paraId="0D9AC3E5" w14:textId="77777777" w:rsidR="00154A03" w:rsidRPr="00EC76D5" w:rsidRDefault="00154A03" w:rsidP="00154A03">
      <w:pPr>
        <w:pStyle w:val="Code"/>
      </w:pPr>
      <w:r w:rsidRPr="00EC76D5">
        <w:t xml:space="preserve">    Assert.error(value != null);</w:t>
      </w:r>
    </w:p>
    <w:p w14:paraId="0559D334" w14:textId="77777777" w:rsidR="00154A03" w:rsidRPr="00EC76D5" w:rsidRDefault="00154A03" w:rsidP="00154A03">
      <w:pPr>
        <w:pStyle w:val="Code"/>
      </w:pPr>
    </w:p>
    <w:p w14:paraId="62082F68" w14:textId="77777777" w:rsidR="00154A03" w:rsidRPr="00EC76D5" w:rsidRDefault="00154A03" w:rsidP="00154A03">
      <w:pPr>
        <w:pStyle w:val="Code"/>
      </w:pPr>
      <w:r w:rsidRPr="00EC76D5">
        <w:t xml:space="preserve">    List&lt;Byte&gt; byteList = new LinkedList&lt;&gt;();</w:t>
      </w:r>
    </w:p>
    <w:p w14:paraId="6F0F877D" w14:textId="77777777" w:rsidR="00154A03" w:rsidRPr="00EC76D5" w:rsidRDefault="00154A03" w:rsidP="00154A03">
      <w:pPr>
        <w:pStyle w:val="Code"/>
      </w:pPr>
      <w:r w:rsidRPr="00EC76D5">
        <w:lastRenderedPageBreak/>
        <w:t xml:space="preserve">    Map&lt;Integer,String&gt; accessMap = new ListMap&lt;&gt;();</w:t>
      </w:r>
    </w:p>
    <w:p w14:paraId="41CDB707" w14:textId="77777777" w:rsidR="00154A03" w:rsidRPr="00EC76D5" w:rsidRDefault="00154A03" w:rsidP="00154A03">
      <w:pPr>
        <w:pStyle w:val="Code"/>
      </w:pPr>
      <w:r w:rsidRPr="00EC76D5">
        <w:t xml:space="preserve">    List&lt;String&gt; textList = new LinkedList&lt;&gt;();</w:t>
      </w:r>
    </w:p>
    <w:p w14:paraId="0BF361AF" w14:textId="0A7EC721" w:rsidR="00154A03" w:rsidRPr="00EC76D5" w:rsidRDefault="00154A03" w:rsidP="00154A03">
      <w:pPr>
        <w:pStyle w:val="Code"/>
      </w:pPr>
      <w:r w:rsidRPr="00EC76D5">
        <w:t xml:space="preserve">    Generate</w:t>
      </w:r>
      <w:r w:rsidR="002F35C1">
        <w:t>Initializer</w:t>
      </w:r>
      <w:r w:rsidRPr="00EC76D5">
        <w:t>Static.generateByteTextList</w:t>
      </w:r>
    </w:p>
    <w:p w14:paraId="12F73DC2" w14:textId="77777777" w:rsidR="00154A03" w:rsidRPr="00EC76D5" w:rsidRDefault="00154A03" w:rsidP="00154A03">
      <w:pPr>
        <w:pStyle w:val="Code"/>
      </w:pPr>
      <w:r w:rsidRPr="00EC76D5">
        <w:t xml:space="preserve">                              (type, value, byteList, accessMap, textList);</w:t>
      </w:r>
    </w:p>
    <w:p w14:paraId="32090462" w14:textId="77777777" w:rsidR="00154A03" w:rsidRPr="00EC76D5" w:rsidRDefault="00154A03" w:rsidP="00154A03">
      <w:pPr>
        <w:pStyle w:val="Code"/>
      </w:pPr>
    </w:p>
    <w:p w14:paraId="1EF9F354" w14:textId="6140D6F5" w:rsidR="00154A03" w:rsidRPr="00EC76D5" w:rsidRDefault="00154A03" w:rsidP="00154A03">
      <w:pPr>
        <w:pStyle w:val="Code"/>
      </w:pPr>
      <w:r w:rsidRPr="00EC76D5">
        <w:t xml:space="preserve">    String name = Generate</w:t>
      </w:r>
      <w:r w:rsidR="002F35C1">
        <w:t>Initializer</w:t>
      </w:r>
      <w:r w:rsidRPr="00EC76D5">
        <w:t>Static.generateValueName(type, value);</w:t>
      </w:r>
    </w:p>
    <w:p w14:paraId="75F89B2E" w14:textId="77777777" w:rsidR="00154A03" w:rsidRPr="00EC76D5" w:rsidRDefault="00154A03" w:rsidP="00154A03">
      <w:pPr>
        <w:pStyle w:val="Code"/>
      </w:pPr>
      <w:r w:rsidRPr="00EC76D5">
        <w:t xml:space="preserve">    Symbol symbol =</w:t>
      </w:r>
    </w:p>
    <w:p w14:paraId="5D66205B" w14:textId="77777777" w:rsidR="00154A03" w:rsidRPr="00EC76D5" w:rsidRDefault="00154A03" w:rsidP="00154A03">
      <w:pPr>
        <w:pStyle w:val="Code"/>
      </w:pPr>
      <w:r w:rsidRPr="00EC76D5">
        <w:t xml:space="preserve">      new Symbol(Status.Variable, name, true, Storage.Static, type, value,</w:t>
      </w:r>
    </w:p>
    <w:p w14:paraId="31F42B96" w14:textId="77777777" w:rsidR="00154A03" w:rsidRPr="00EC76D5" w:rsidRDefault="00154A03" w:rsidP="00154A03">
      <w:pPr>
        <w:pStyle w:val="Code"/>
      </w:pPr>
      <w:r w:rsidRPr="00EC76D5">
        <w:t xml:space="preserve">                 byteList, accessMap, null, null, null, textList);</w:t>
      </w:r>
    </w:p>
    <w:p w14:paraId="7F38DBE0" w14:textId="77777777" w:rsidR="00154A03" w:rsidRPr="00EC76D5" w:rsidRDefault="00154A03" w:rsidP="00154A03">
      <w:pPr>
        <w:pStyle w:val="Code"/>
      </w:pPr>
      <w:r w:rsidRPr="00EC76D5">
        <w:t xml:space="preserve">    textList.add(0, "\n" + symbol.getUniqueName() + ":");</w:t>
      </w:r>
    </w:p>
    <w:p w14:paraId="43581E08" w14:textId="77777777" w:rsidR="00154A03" w:rsidRPr="00EC76D5" w:rsidRDefault="00154A03" w:rsidP="00154A03">
      <w:pPr>
        <w:pStyle w:val="Code"/>
      </w:pPr>
      <w:r w:rsidRPr="00EC76D5">
        <w:t xml:space="preserve">    Main.GlobalSet.add(symbol);</w:t>
      </w:r>
    </w:p>
    <w:p w14:paraId="2684E3E9" w14:textId="77777777" w:rsidR="00154A03" w:rsidRPr="00EC76D5" w:rsidRDefault="00154A03" w:rsidP="00154A03">
      <w:pPr>
        <w:pStyle w:val="Code"/>
      </w:pPr>
      <w:r w:rsidRPr="00EC76D5">
        <w:t xml:space="preserve">    return symbol;</w:t>
      </w:r>
    </w:p>
    <w:p w14:paraId="532834AA" w14:textId="77777777" w:rsidR="00154A03" w:rsidRPr="00EC76D5" w:rsidRDefault="00154A03" w:rsidP="00154A03">
      <w:pPr>
        <w:pStyle w:val="Code"/>
      </w:pPr>
      <w:r w:rsidRPr="00EC76D5">
        <w:t xml:space="preserve">  }</w:t>
      </w:r>
    </w:p>
    <w:p w14:paraId="4879417D" w14:textId="77777777" w:rsidR="00154A03" w:rsidRPr="00EC76D5" w:rsidRDefault="00154A03" w:rsidP="00154A03">
      <w:pPr>
        <w:pStyle w:val="Code"/>
      </w:pPr>
    </w:p>
    <w:p w14:paraId="6ED2292E" w14:textId="22F56A2D" w:rsidR="00154A03" w:rsidRPr="00EC76D5" w:rsidRDefault="00154A03" w:rsidP="00154A03">
      <w:pPr>
        <w:pStyle w:val="Code"/>
      </w:pPr>
      <w:r w:rsidRPr="00EC76D5">
        <w:t xml:space="preserve">  public static Symbol create</w:t>
      </w:r>
      <w:r w:rsidR="002F35C1">
        <w:t>Initializer</w:t>
      </w:r>
      <w:r w:rsidRPr="00EC76D5">
        <w:t>Symbol(String name, boolean external,</w:t>
      </w:r>
    </w:p>
    <w:p w14:paraId="0F82C293" w14:textId="77777777" w:rsidR="00154A03" w:rsidRPr="00EC76D5" w:rsidRDefault="00154A03" w:rsidP="00154A03">
      <w:pPr>
        <w:pStyle w:val="Code"/>
      </w:pPr>
      <w:r w:rsidRPr="00EC76D5">
        <w:t xml:space="preserve">                         Storage storage, Type type, List&lt;Byte&gt; byteList,</w:t>
      </w:r>
    </w:p>
    <w:p w14:paraId="266F346E" w14:textId="77777777" w:rsidR="00154A03" w:rsidRPr="00EC76D5" w:rsidRDefault="00154A03" w:rsidP="00154A03">
      <w:pPr>
        <w:pStyle w:val="Code"/>
      </w:pPr>
      <w:r w:rsidRPr="00EC76D5">
        <w:t xml:space="preserve">                         Map&lt;Integer,String&gt; accessMap, List&lt;String&gt; textList){</w:t>
      </w:r>
    </w:p>
    <w:p w14:paraId="133B2E30" w14:textId="77777777" w:rsidR="00154A03" w:rsidRPr="00EC76D5" w:rsidRDefault="00154A03" w:rsidP="00154A03">
      <w:pPr>
        <w:pStyle w:val="Code"/>
      </w:pPr>
      <w:r w:rsidRPr="00EC76D5">
        <w:t xml:space="preserve">    Symbol symbol =</w:t>
      </w:r>
    </w:p>
    <w:p w14:paraId="6067B330" w14:textId="77777777" w:rsidR="00154A03" w:rsidRPr="00EC76D5" w:rsidRDefault="00154A03" w:rsidP="00154A03">
      <w:pPr>
        <w:pStyle w:val="Code"/>
      </w:pPr>
      <w:r w:rsidRPr="00EC76D5">
        <w:t xml:space="preserve">      new Symbol(Status.Variable, name, external, storage, type, null,</w:t>
      </w:r>
    </w:p>
    <w:p w14:paraId="05522AC8" w14:textId="77777777" w:rsidR="00154A03" w:rsidRPr="00EC76D5" w:rsidRDefault="00154A03" w:rsidP="00154A03">
      <w:pPr>
        <w:pStyle w:val="Code"/>
      </w:pPr>
      <w:r w:rsidRPr="00EC76D5">
        <w:t xml:space="preserve">                 byteList, accessMap, null, null, null, textList);</w:t>
      </w:r>
    </w:p>
    <w:p w14:paraId="3C3FF52D" w14:textId="77777777" w:rsidR="00154A03" w:rsidRPr="00EC76D5" w:rsidRDefault="00154A03" w:rsidP="00154A03">
      <w:pPr>
        <w:pStyle w:val="Code"/>
      </w:pPr>
      <w:r w:rsidRPr="00EC76D5">
        <w:t xml:space="preserve">    textList.add(0, "\n" + symbol.getUniqueName() + ":");</w:t>
      </w:r>
    </w:p>
    <w:p w14:paraId="7CAD93DD" w14:textId="77777777" w:rsidR="00154A03" w:rsidRPr="00EC76D5" w:rsidRDefault="00154A03" w:rsidP="00154A03">
      <w:pPr>
        <w:pStyle w:val="Code"/>
      </w:pPr>
      <w:r w:rsidRPr="00EC76D5">
        <w:t xml:space="preserve">    Main.GlobalSet.add(symbol);</w:t>
      </w:r>
    </w:p>
    <w:p w14:paraId="2A0E814B" w14:textId="77777777" w:rsidR="00154A03" w:rsidRPr="00EC76D5" w:rsidRDefault="00154A03" w:rsidP="00154A03">
      <w:pPr>
        <w:pStyle w:val="Code"/>
      </w:pPr>
      <w:r w:rsidRPr="00EC76D5">
        <w:t xml:space="preserve">    return symbol;</w:t>
      </w:r>
    </w:p>
    <w:p w14:paraId="0982E567" w14:textId="77777777" w:rsidR="00154A03" w:rsidRPr="00EC76D5" w:rsidRDefault="00154A03" w:rsidP="00154A03">
      <w:pPr>
        <w:pStyle w:val="Code"/>
      </w:pPr>
      <w:r w:rsidRPr="00EC76D5">
        <w:t xml:space="preserve">  }</w:t>
      </w:r>
    </w:p>
    <w:p w14:paraId="7DA75B02" w14:textId="77777777" w:rsidR="00154A03" w:rsidRPr="00EC76D5" w:rsidRDefault="00154A03" w:rsidP="00154A03">
      <w:pPr>
        <w:pStyle w:val="Code"/>
      </w:pPr>
    </w:p>
    <w:p w14:paraId="185B5D94" w14:textId="77777777" w:rsidR="00154A03" w:rsidRPr="00EC76D5" w:rsidRDefault="00154A03" w:rsidP="00154A03">
      <w:pPr>
        <w:pStyle w:val="Code"/>
      </w:pPr>
      <w:r w:rsidRPr="00EC76D5">
        <w:t xml:space="preserve">  public static Symbol createStaticSymbol(String name, List&lt;Byte&gt; byteList,</w:t>
      </w:r>
    </w:p>
    <w:p w14:paraId="0421C85E" w14:textId="77777777" w:rsidR="00154A03" w:rsidRPr="00EC76D5" w:rsidRDefault="00154A03" w:rsidP="00154A03">
      <w:pPr>
        <w:pStyle w:val="Code"/>
      </w:pPr>
      <w:r w:rsidRPr="00EC76D5">
        <w:t xml:space="preserve">                         Map&lt;Integer,String&gt; accessMap, List&lt;String&gt; textList){</w:t>
      </w:r>
    </w:p>
    <w:p w14:paraId="1F106A35" w14:textId="77777777" w:rsidR="00154A03" w:rsidRPr="00EC76D5" w:rsidRDefault="00154A03" w:rsidP="00154A03">
      <w:pPr>
        <w:pStyle w:val="Code"/>
      </w:pPr>
      <w:r w:rsidRPr="00EC76D5">
        <w:t xml:space="preserve">    Symbol symbol =</w:t>
      </w:r>
    </w:p>
    <w:p w14:paraId="53C74599" w14:textId="77777777" w:rsidR="00154A03" w:rsidRPr="00EC76D5" w:rsidRDefault="00154A03" w:rsidP="00154A03">
      <w:pPr>
        <w:pStyle w:val="Code"/>
      </w:pPr>
      <w:r w:rsidRPr="00EC76D5">
        <w:t xml:space="preserve">      new Symbol(Status.Variable, name, true, Storage.Static, null, null,</w:t>
      </w:r>
    </w:p>
    <w:p w14:paraId="1EC5F053" w14:textId="77777777" w:rsidR="00154A03" w:rsidRPr="00EC76D5" w:rsidRDefault="00154A03" w:rsidP="00154A03">
      <w:pPr>
        <w:pStyle w:val="Code"/>
      </w:pPr>
      <w:r w:rsidRPr="00EC76D5">
        <w:t xml:space="preserve">                 byteList, accessMap, null, null, null, textList);</w:t>
      </w:r>
    </w:p>
    <w:p w14:paraId="2AA16FA7" w14:textId="77777777" w:rsidR="00154A03" w:rsidRPr="00EC76D5" w:rsidRDefault="00154A03" w:rsidP="00154A03">
      <w:pPr>
        <w:pStyle w:val="Code"/>
      </w:pPr>
      <w:r w:rsidRPr="00EC76D5">
        <w:t xml:space="preserve">    textList.add(0, "\n" + symbol.getUniqueName() + ":");</w:t>
      </w:r>
    </w:p>
    <w:p w14:paraId="0E4528CC" w14:textId="77777777" w:rsidR="00154A03" w:rsidRPr="00EC76D5" w:rsidRDefault="00154A03" w:rsidP="00154A03">
      <w:pPr>
        <w:pStyle w:val="Code"/>
      </w:pPr>
      <w:r w:rsidRPr="00EC76D5">
        <w:t xml:space="preserve">    Main.GlobalSet.add(symbol);</w:t>
      </w:r>
    </w:p>
    <w:p w14:paraId="0E3AC665" w14:textId="77777777" w:rsidR="00154A03" w:rsidRPr="00EC76D5" w:rsidRDefault="00154A03" w:rsidP="00154A03">
      <w:pPr>
        <w:pStyle w:val="Code"/>
      </w:pPr>
      <w:r w:rsidRPr="00EC76D5">
        <w:t xml:space="preserve">    return symbol;</w:t>
      </w:r>
    </w:p>
    <w:p w14:paraId="7FD9D193" w14:textId="77777777" w:rsidR="00154A03" w:rsidRPr="00EC76D5" w:rsidRDefault="00154A03" w:rsidP="00154A03">
      <w:pPr>
        <w:pStyle w:val="Code"/>
      </w:pPr>
      <w:r w:rsidRPr="00EC76D5">
        <w:t xml:space="preserve">  }</w:t>
      </w:r>
    </w:p>
    <w:p w14:paraId="624A0024" w14:textId="77777777" w:rsidR="00154A03" w:rsidRPr="00EC76D5" w:rsidRDefault="00154A03" w:rsidP="00154A03">
      <w:pPr>
        <w:pStyle w:val="Code"/>
      </w:pPr>
    </w:p>
    <w:p w14:paraId="4BF45C24" w14:textId="77777777" w:rsidR="00154A03" w:rsidRPr="00EC76D5" w:rsidRDefault="00154A03" w:rsidP="00154A03">
      <w:pPr>
        <w:pStyle w:val="Code"/>
      </w:pPr>
      <w:r w:rsidRPr="00EC76D5">
        <w:t xml:space="preserve">  public static Symbol createStaticSymbol(String name, List&lt;Byte&gt; byteList,</w:t>
      </w:r>
    </w:p>
    <w:p w14:paraId="787F9C9A" w14:textId="77777777" w:rsidR="00154A03" w:rsidRPr="00EC76D5" w:rsidRDefault="00154A03" w:rsidP="00154A03">
      <w:pPr>
        <w:pStyle w:val="Code"/>
      </w:pPr>
      <w:r w:rsidRPr="00EC76D5">
        <w:t xml:space="preserve">                  Map&lt;Integer,String&gt; accessMap,Map&lt;Integer,String&gt; callMap,</w:t>
      </w:r>
    </w:p>
    <w:p w14:paraId="52A7C3BE" w14:textId="77777777" w:rsidR="00154A03" w:rsidRPr="00EC76D5" w:rsidRDefault="00154A03" w:rsidP="00154A03">
      <w:pPr>
        <w:pStyle w:val="Code"/>
      </w:pPr>
      <w:r w:rsidRPr="00EC76D5">
        <w:t xml:space="preserve">                  Set&lt;Integer&gt; returnSet, Map&lt;Integer,Integer&gt; byteToTextMap,</w:t>
      </w:r>
    </w:p>
    <w:p w14:paraId="090D3D59" w14:textId="77777777" w:rsidR="00154A03" w:rsidRPr="00EC76D5" w:rsidRDefault="00154A03" w:rsidP="00154A03">
      <w:pPr>
        <w:pStyle w:val="Code"/>
      </w:pPr>
      <w:r w:rsidRPr="00EC76D5">
        <w:t xml:space="preserve">                  List&lt;String&gt; textList) {</w:t>
      </w:r>
    </w:p>
    <w:p w14:paraId="5BF73355" w14:textId="77777777" w:rsidR="00154A03" w:rsidRPr="00EC76D5" w:rsidRDefault="00154A03" w:rsidP="00154A03">
      <w:pPr>
        <w:pStyle w:val="Code"/>
      </w:pPr>
      <w:r w:rsidRPr="00EC76D5">
        <w:t xml:space="preserve">    Symbol symbol =</w:t>
      </w:r>
    </w:p>
    <w:p w14:paraId="35791FF7" w14:textId="77777777" w:rsidR="00154A03" w:rsidRPr="00EC76D5" w:rsidRDefault="00154A03" w:rsidP="00154A03">
      <w:pPr>
        <w:pStyle w:val="Code"/>
      </w:pPr>
      <w:r w:rsidRPr="00EC76D5">
        <w:t xml:space="preserve">      new Symbol(Status.Variable, name, true, Storage.Static, null, null,</w:t>
      </w:r>
    </w:p>
    <w:p w14:paraId="02CC29A4" w14:textId="77777777" w:rsidR="00154A03" w:rsidRPr="00EC76D5" w:rsidRDefault="00154A03" w:rsidP="00154A03">
      <w:pPr>
        <w:pStyle w:val="Code"/>
      </w:pPr>
      <w:r w:rsidRPr="00EC76D5">
        <w:t xml:space="preserve">                 byteList, accessMap,callMap,returnSet,byteToTextMap,textList);</w:t>
      </w:r>
    </w:p>
    <w:p w14:paraId="6D66230F" w14:textId="77777777" w:rsidR="00154A03" w:rsidRPr="00EC76D5" w:rsidRDefault="00154A03" w:rsidP="00154A03">
      <w:pPr>
        <w:pStyle w:val="Code"/>
      </w:pPr>
      <w:r w:rsidRPr="00EC76D5">
        <w:t xml:space="preserve">    textList.add(0, "\n" + symbol.getUniqueName() + ":");</w:t>
      </w:r>
    </w:p>
    <w:p w14:paraId="025BF649" w14:textId="77777777" w:rsidR="00154A03" w:rsidRPr="00EC76D5" w:rsidRDefault="00154A03" w:rsidP="00154A03">
      <w:pPr>
        <w:pStyle w:val="Code"/>
      </w:pPr>
      <w:r w:rsidRPr="00EC76D5">
        <w:t xml:space="preserve">    Main.GlobalSet.add(symbol);</w:t>
      </w:r>
    </w:p>
    <w:p w14:paraId="1D03EE11" w14:textId="77777777" w:rsidR="00154A03" w:rsidRPr="00EC76D5" w:rsidRDefault="00154A03" w:rsidP="00154A03">
      <w:pPr>
        <w:pStyle w:val="Code"/>
      </w:pPr>
      <w:r w:rsidRPr="00EC76D5">
        <w:t xml:space="preserve">    return symbol;</w:t>
      </w:r>
    </w:p>
    <w:p w14:paraId="3AD0C7B6" w14:textId="77777777" w:rsidR="00154A03" w:rsidRPr="00EC76D5" w:rsidRDefault="00154A03" w:rsidP="00154A03">
      <w:pPr>
        <w:pStyle w:val="Code"/>
      </w:pPr>
      <w:r w:rsidRPr="00EC76D5">
        <w:t xml:space="preserve">  }</w:t>
      </w:r>
    </w:p>
    <w:p w14:paraId="768A712C" w14:textId="77777777" w:rsidR="00154A03" w:rsidRPr="00EC76D5" w:rsidRDefault="00154A03" w:rsidP="00154A03">
      <w:pPr>
        <w:pStyle w:val="Code"/>
      </w:pPr>
    </w:p>
    <w:p w14:paraId="38249FF1" w14:textId="77777777" w:rsidR="00154A03" w:rsidRPr="00EC76D5" w:rsidRDefault="00154A03" w:rsidP="00154A03">
      <w:pPr>
        <w:pStyle w:val="Code"/>
      </w:pPr>
      <w:r w:rsidRPr="00EC76D5">
        <w:t xml:space="preserve">  public static Symbol createLogicalSymbol(Set&lt;Integer&gt; trueSet,</w:t>
      </w:r>
    </w:p>
    <w:p w14:paraId="7018BD3C" w14:textId="77777777" w:rsidR="00154A03" w:rsidRPr="00EC76D5" w:rsidRDefault="00154A03" w:rsidP="00154A03">
      <w:pPr>
        <w:pStyle w:val="Code"/>
      </w:pPr>
      <w:r w:rsidRPr="00EC76D5">
        <w:t xml:space="preserve">                                           Set&lt;Integer&gt; falseSet) {</w:t>
      </w:r>
    </w:p>
    <w:p w14:paraId="00209B17" w14:textId="77777777" w:rsidR="00154A03" w:rsidRPr="00EC76D5" w:rsidRDefault="00154A03" w:rsidP="00154A03">
      <w:pPr>
        <w:pStyle w:val="Code"/>
      </w:pPr>
      <w:r w:rsidRPr="00EC76D5">
        <w:t xml:space="preserve">    Type logicalType = Type.createLogicalType(trueSet, falseSet);</w:t>
      </w:r>
    </w:p>
    <w:p w14:paraId="7DEA713B" w14:textId="77777777" w:rsidR="00154A03" w:rsidRPr="00EC76D5" w:rsidRDefault="00154A03" w:rsidP="00154A03">
      <w:pPr>
        <w:pStyle w:val="Code"/>
      </w:pPr>
      <w:r w:rsidRPr="00EC76D5">
        <w:t xml:space="preserve">    return (new Symbol(Status.Temporary, null, false, Storage.Auto,</w:t>
      </w:r>
    </w:p>
    <w:p w14:paraId="2606E743" w14:textId="77777777" w:rsidR="00154A03" w:rsidRPr="00EC76D5" w:rsidRDefault="00154A03" w:rsidP="00154A03">
      <w:pPr>
        <w:pStyle w:val="Code"/>
      </w:pPr>
      <w:r w:rsidRPr="00EC76D5">
        <w:t xml:space="preserve">                       logicalType, null, null, null, null, null, null, null));</w:t>
      </w:r>
    </w:p>
    <w:p w14:paraId="71E2BCBE" w14:textId="77777777" w:rsidR="00154A03" w:rsidRPr="00EC76D5" w:rsidRDefault="00154A03" w:rsidP="00154A03">
      <w:pPr>
        <w:pStyle w:val="Code"/>
      </w:pPr>
      <w:r w:rsidRPr="00EC76D5">
        <w:t xml:space="preserve">  }</w:t>
      </w:r>
    </w:p>
    <w:p w14:paraId="226FC933" w14:textId="77777777" w:rsidR="00154A03" w:rsidRPr="00EC76D5" w:rsidRDefault="00154A03" w:rsidP="00154A03">
      <w:pPr>
        <w:pStyle w:val="Code"/>
      </w:pPr>
      <w:r w:rsidRPr="00EC76D5">
        <w:t xml:space="preserve">  </w:t>
      </w:r>
    </w:p>
    <w:p w14:paraId="35866CE4" w14:textId="77777777" w:rsidR="00154A03" w:rsidRPr="00EC76D5" w:rsidRDefault="00154A03" w:rsidP="00154A03">
      <w:pPr>
        <w:pStyle w:val="Code"/>
      </w:pPr>
      <w:r w:rsidRPr="00EC76D5">
        <w:lastRenderedPageBreak/>
        <w:t xml:space="preserve">  public static Symbol createSolidSymbol(Type type) {</w:t>
      </w:r>
    </w:p>
    <w:p w14:paraId="010C259F" w14:textId="77777777" w:rsidR="00154A03" w:rsidRPr="00EC76D5" w:rsidRDefault="00154A03" w:rsidP="00154A03">
      <w:pPr>
        <w:pStyle w:val="Code"/>
      </w:pPr>
      <w:r w:rsidRPr="00EC76D5">
        <w:t xml:space="preserve">    String name = "$solid" + (Main.SolidCount++);</w:t>
      </w:r>
    </w:p>
    <w:p w14:paraId="4A0C007B" w14:textId="77777777" w:rsidR="00154A03" w:rsidRPr="00EC76D5" w:rsidRDefault="00154A03" w:rsidP="00154A03">
      <w:pPr>
        <w:pStyle w:val="Code"/>
      </w:pPr>
      <w:r w:rsidRPr="00EC76D5">
        <w:t xml:space="preserve">    return (new Symbol(Status.Solid, name, false, Storage.Auto, type,</w:t>
      </w:r>
    </w:p>
    <w:p w14:paraId="497B3F9B" w14:textId="77777777" w:rsidR="00154A03" w:rsidRPr="00EC76D5" w:rsidRDefault="00154A03" w:rsidP="00154A03">
      <w:pPr>
        <w:pStyle w:val="Code"/>
      </w:pPr>
      <w:r w:rsidRPr="00EC76D5">
        <w:t xml:space="preserve">                       null, null, null, null, null, null, null));</w:t>
      </w:r>
    </w:p>
    <w:p w14:paraId="18440935" w14:textId="77777777" w:rsidR="00154A03" w:rsidRPr="00EC76D5" w:rsidRDefault="00154A03" w:rsidP="00154A03">
      <w:pPr>
        <w:pStyle w:val="Code"/>
      </w:pPr>
      <w:r w:rsidRPr="00EC76D5">
        <w:t xml:space="preserve">  }</w:t>
      </w:r>
    </w:p>
    <w:p w14:paraId="0521FF50" w14:textId="77777777" w:rsidR="00154A03" w:rsidRPr="00EC76D5" w:rsidRDefault="00154A03" w:rsidP="00154A03">
      <w:pPr>
        <w:pStyle w:val="Code"/>
      </w:pPr>
      <w:r w:rsidRPr="00EC76D5">
        <w:t xml:space="preserve">  </w:t>
      </w:r>
    </w:p>
    <w:p w14:paraId="044C575D" w14:textId="77777777" w:rsidR="00154A03" w:rsidRPr="00EC76D5" w:rsidRDefault="00154A03" w:rsidP="00154A03">
      <w:pPr>
        <w:pStyle w:val="Code"/>
      </w:pPr>
      <w:r w:rsidRPr="00EC76D5">
        <w:t xml:space="preserve">  public static Symbol createTemporarySymbol(Type type) {</w:t>
      </w:r>
    </w:p>
    <w:p w14:paraId="7FC04035" w14:textId="77777777" w:rsidR="00154A03" w:rsidRPr="00EC76D5" w:rsidRDefault="00154A03" w:rsidP="00154A03">
      <w:pPr>
        <w:pStyle w:val="Code"/>
      </w:pPr>
      <w:r w:rsidRPr="00EC76D5">
        <w:t xml:space="preserve">    String name = "$temp" + (Main.TemporaryCount++);</w:t>
      </w:r>
    </w:p>
    <w:p w14:paraId="0D6C1EA7" w14:textId="77777777" w:rsidR="00154A03" w:rsidRPr="00EC76D5" w:rsidRDefault="00154A03" w:rsidP="00154A03">
      <w:pPr>
        <w:pStyle w:val="Code"/>
      </w:pPr>
      <w:r w:rsidRPr="00EC76D5">
        <w:t xml:space="preserve">    return (new Symbol(Status.Temporary, name, false, Storage.Auto,</w:t>
      </w:r>
    </w:p>
    <w:p w14:paraId="07E0A7A4" w14:textId="77777777" w:rsidR="00154A03" w:rsidRPr="00EC76D5" w:rsidRDefault="00154A03" w:rsidP="00154A03">
      <w:pPr>
        <w:pStyle w:val="Code"/>
      </w:pPr>
      <w:r w:rsidRPr="00EC76D5">
        <w:t xml:space="preserve">                       type, null, null, null, null, null, null, null));</w:t>
      </w:r>
    </w:p>
    <w:p w14:paraId="508BF02E" w14:textId="77777777" w:rsidR="00154A03" w:rsidRPr="00EC76D5" w:rsidRDefault="00154A03" w:rsidP="00154A03">
      <w:pPr>
        <w:pStyle w:val="Code"/>
      </w:pPr>
      <w:r w:rsidRPr="00EC76D5">
        <w:t xml:space="preserve">  }</w:t>
      </w:r>
    </w:p>
    <w:p w14:paraId="2389F7FE" w14:textId="77777777" w:rsidR="00154A03" w:rsidRPr="00EC76D5" w:rsidRDefault="00154A03" w:rsidP="00154A03">
      <w:pPr>
        <w:pStyle w:val="Code"/>
      </w:pPr>
    </w:p>
    <w:p w14:paraId="7EFB9899" w14:textId="77777777" w:rsidR="00154A03" w:rsidRPr="00EC76D5" w:rsidRDefault="00154A03" w:rsidP="00154A03">
      <w:pPr>
        <w:pStyle w:val="Code"/>
      </w:pPr>
      <w:r w:rsidRPr="00EC76D5">
        <w:t xml:space="preserve">  public static Symbol createMemorySymbol(Symbol parentSymbol, Type type,</w:t>
      </w:r>
    </w:p>
    <w:p w14:paraId="151A10CF" w14:textId="77777777" w:rsidR="00154A03" w:rsidRPr="00EC76D5" w:rsidRDefault="00154A03" w:rsidP="00154A03">
      <w:pPr>
        <w:pStyle w:val="Code"/>
      </w:pPr>
      <w:r w:rsidRPr="00EC76D5">
        <w:t xml:space="preserve">                                          Symbol memberSymbol) {</w:t>
      </w:r>
    </w:p>
    <w:p w14:paraId="240385FB" w14:textId="77777777" w:rsidR="00154A03" w:rsidRPr="00EC76D5" w:rsidRDefault="00154A03" w:rsidP="00154A03">
      <w:pPr>
        <w:pStyle w:val="Code"/>
      </w:pPr>
      <w:r w:rsidRPr="00EC76D5">
        <w:t xml:space="preserve">    String name = parentSymbol.getName() + "." + memberSymbol.getName() +</w:t>
      </w:r>
    </w:p>
    <w:p w14:paraId="3637AB2D" w14:textId="77777777" w:rsidR="00154A03" w:rsidRPr="00EC76D5" w:rsidRDefault="00154A03" w:rsidP="00154A03">
      <w:pPr>
        <w:pStyle w:val="Code"/>
      </w:pPr>
      <w:r w:rsidRPr="00EC76D5">
        <w:t xml:space="preserve">                  Main.SeparatorId + memberSymbol.getOffset();</w:t>
      </w:r>
    </w:p>
    <w:p w14:paraId="10AEB1A5" w14:textId="77777777" w:rsidR="00154A03" w:rsidRPr="00EC76D5" w:rsidRDefault="00154A03" w:rsidP="00154A03">
      <w:pPr>
        <w:pStyle w:val="Code"/>
      </w:pPr>
      <w:r w:rsidRPr="00EC76D5">
        <w:t xml:space="preserve">    Symbol resultSymbol =</w:t>
      </w:r>
    </w:p>
    <w:p w14:paraId="18E1C7AF" w14:textId="77777777" w:rsidR="00154A03" w:rsidRPr="00EC76D5" w:rsidRDefault="00154A03" w:rsidP="00154A03">
      <w:pPr>
        <w:pStyle w:val="Code"/>
      </w:pPr>
      <w:r w:rsidRPr="00EC76D5">
        <w:t xml:space="preserve">      new Symbol(parentSymbol.m_status, name, false, parentSymbol.getStorage(),</w:t>
      </w:r>
    </w:p>
    <w:p w14:paraId="28B635A7" w14:textId="77777777" w:rsidR="00154A03" w:rsidRPr="00EC76D5" w:rsidRDefault="00154A03" w:rsidP="00154A03">
      <w:pPr>
        <w:pStyle w:val="Code"/>
      </w:pPr>
      <w:r w:rsidRPr="00EC76D5">
        <w:t xml:space="preserve">                 type, null, null, null, null, null, null, null);</w:t>
      </w:r>
    </w:p>
    <w:p w14:paraId="71352088" w14:textId="77777777" w:rsidR="00154A03" w:rsidRPr="00EC76D5" w:rsidRDefault="00154A03" w:rsidP="00154A03">
      <w:pPr>
        <w:pStyle w:val="Code"/>
      </w:pPr>
      <w:r w:rsidRPr="00EC76D5">
        <w:t xml:space="preserve">    resultSymbol.m_uniqueName = parentSymbol.m_uniqueName;</w:t>
      </w:r>
    </w:p>
    <w:p w14:paraId="1E2DEB95" w14:textId="77777777" w:rsidR="00154A03" w:rsidRPr="00EC76D5" w:rsidRDefault="00154A03" w:rsidP="00154A03">
      <w:pPr>
        <w:pStyle w:val="Code"/>
      </w:pPr>
      <w:r w:rsidRPr="00EC76D5">
        <w:t xml:space="preserve">    resultSymbol.setParentSymbol(parentSymbol);</w:t>
      </w:r>
    </w:p>
    <w:p w14:paraId="62B37570" w14:textId="77777777" w:rsidR="00154A03" w:rsidRPr="00EC76D5" w:rsidRDefault="00154A03" w:rsidP="00154A03">
      <w:pPr>
        <w:pStyle w:val="Code"/>
      </w:pPr>
      <w:r w:rsidRPr="00EC76D5">
        <w:t xml:space="preserve">    resultSymbol.setOffset(parentSymbol.getOffset() +memberSymbol.getOffset());</w:t>
      </w:r>
    </w:p>
    <w:p w14:paraId="19AD4060" w14:textId="77777777" w:rsidR="00154A03" w:rsidRPr="00EC76D5" w:rsidRDefault="00154A03" w:rsidP="00154A03">
      <w:pPr>
        <w:pStyle w:val="Code"/>
      </w:pPr>
      <w:r w:rsidRPr="00EC76D5">
        <w:t xml:space="preserve">    return resultSymbol;</w:t>
      </w:r>
    </w:p>
    <w:p w14:paraId="268B71ED" w14:textId="77777777" w:rsidR="00154A03" w:rsidRPr="00EC76D5" w:rsidRDefault="00154A03" w:rsidP="00154A03">
      <w:pPr>
        <w:pStyle w:val="Code"/>
      </w:pPr>
      <w:r w:rsidRPr="00EC76D5">
        <w:t xml:space="preserve">  }</w:t>
      </w:r>
    </w:p>
    <w:p w14:paraId="4E9E5CC6" w14:textId="77777777" w:rsidR="00154A03" w:rsidRPr="00EC76D5" w:rsidRDefault="00154A03" w:rsidP="00154A03">
      <w:pPr>
        <w:pStyle w:val="Code"/>
      </w:pPr>
    </w:p>
    <w:p w14:paraId="2C5A034E" w14:textId="77777777" w:rsidR="00154A03" w:rsidRPr="00EC76D5" w:rsidRDefault="00154A03" w:rsidP="00154A03">
      <w:pPr>
        <w:pStyle w:val="Code"/>
      </w:pPr>
      <w:r w:rsidRPr="00EC76D5">
        <w:t xml:space="preserve">  public static Symbol createParameterSymbol(String name, Storage storage,</w:t>
      </w:r>
    </w:p>
    <w:p w14:paraId="143D85FB" w14:textId="77777777" w:rsidR="00154A03" w:rsidRPr="00EC76D5" w:rsidRDefault="00154A03" w:rsidP="00154A03">
      <w:pPr>
        <w:pStyle w:val="Code"/>
      </w:pPr>
      <w:r w:rsidRPr="00EC76D5">
        <w:t xml:space="preserve">                                             Type type) {</w:t>
      </w:r>
    </w:p>
    <w:p w14:paraId="17499BF8" w14:textId="77777777" w:rsidR="00154A03" w:rsidRPr="00EC76D5" w:rsidRDefault="00154A03" w:rsidP="00154A03">
      <w:pPr>
        <w:pStyle w:val="Code"/>
      </w:pPr>
      <w:r w:rsidRPr="00EC76D5">
        <w:t xml:space="preserve">    return (new Symbol(Status.Parameter, name, false, storage, type,</w:t>
      </w:r>
    </w:p>
    <w:p w14:paraId="7DF12BE4" w14:textId="77777777" w:rsidR="00154A03" w:rsidRPr="00EC76D5" w:rsidRDefault="00154A03" w:rsidP="00154A03">
      <w:pPr>
        <w:pStyle w:val="Code"/>
      </w:pPr>
      <w:r w:rsidRPr="00EC76D5">
        <w:t xml:space="preserve">                       null, null, null, null, null, null, null));</w:t>
      </w:r>
    </w:p>
    <w:p w14:paraId="282DCFE0" w14:textId="77777777" w:rsidR="00154A03" w:rsidRPr="00EC76D5" w:rsidRDefault="00154A03" w:rsidP="00154A03">
      <w:pPr>
        <w:pStyle w:val="Code"/>
      </w:pPr>
      <w:r w:rsidRPr="00EC76D5">
        <w:t xml:space="preserve">  }</w:t>
      </w:r>
    </w:p>
    <w:p w14:paraId="008C9C92" w14:textId="77777777" w:rsidR="00154A03" w:rsidRPr="00EC76D5" w:rsidRDefault="00154A03" w:rsidP="00154A03">
      <w:pPr>
        <w:pStyle w:val="Code"/>
      </w:pPr>
    </w:p>
    <w:p w14:paraId="2D5F3880" w14:textId="77777777" w:rsidR="00154A03" w:rsidRPr="00EC76D5" w:rsidRDefault="00154A03" w:rsidP="00154A03">
      <w:pPr>
        <w:pStyle w:val="Code"/>
      </w:pPr>
      <w:r w:rsidRPr="00EC76D5">
        <w:t xml:space="preserve">  public Register baseRegister() {</w:t>
      </w:r>
    </w:p>
    <w:p w14:paraId="39074777" w14:textId="77777777" w:rsidR="00154A03" w:rsidRPr="00EC76D5" w:rsidRDefault="00154A03" w:rsidP="00154A03">
      <w:pPr>
        <w:pStyle w:val="Code"/>
      </w:pPr>
      <w:r w:rsidRPr="00EC76D5">
        <w:t xml:space="preserve">    switch (m_storage) {</w:t>
      </w:r>
    </w:p>
    <w:p w14:paraId="674D71B7" w14:textId="77777777" w:rsidR="00154A03" w:rsidRPr="00EC76D5" w:rsidRDefault="00154A03" w:rsidP="00154A03">
      <w:pPr>
        <w:pStyle w:val="Code"/>
      </w:pPr>
      <w:r w:rsidRPr="00EC76D5">
        <w:t xml:space="preserve">      case Auto:</w:t>
      </w:r>
    </w:p>
    <w:p w14:paraId="21105498" w14:textId="77777777" w:rsidR="00154A03" w:rsidRPr="00EC76D5" w:rsidRDefault="00154A03" w:rsidP="00154A03">
      <w:pPr>
        <w:pStyle w:val="Code"/>
      </w:pPr>
      <w:r w:rsidRPr="00EC76D5">
        <w:t xml:space="preserve">      case Register:</w:t>
      </w:r>
    </w:p>
    <w:p w14:paraId="0A8A2044" w14:textId="77777777" w:rsidR="00154A03" w:rsidRPr="00EC76D5" w:rsidRDefault="00154A03" w:rsidP="00154A03">
      <w:pPr>
        <w:pStyle w:val="Code"/>
      </w:pPr>
      <w:r w:rsidRPr="00EC76D5">
        <w:t xml:space="preserve">        return !Main.FuncSymbol.getType().isEllipse() ||</w:t>
      </w:r>
    </w:p>
    <w:p w14:paraId="70048A65" w14:textId="77777777" w:rsidR="00154A03" w:rsidRPr="00EC76D5" w:rsidRDefault="00154A03" w:rsidP="00154A03">
      <w:pPr>
        <w:pStyle w:val="Code"/>
      </w:pPr>
      <w:r w:rsidRPr="00EC76D5">
        <w:t xml:space="preserve">               (m_status == Status.Parameter) ? ObjectCode.EllipseRegister</w:t>
      </w:r>
    </w:p>
    <w:p w14:paraId="793E3FA5" w14:textId="77777777" w:rsidR="00154A03" w:rsidRPr="00EC76D5" w:rsidRDefault="00154A03" w:rsidP="00154A03">
      <w:pPr>
        <w:pStyle w:val="Code"/>
      </w:pPr>
      <w:r w:rsidRPr="00EC76D5">
        <w:t xml:space="preserve">                                              : ObjectCode.FrameRegister;</w:t>
      </w:r>
    </w:p>
    <w:p w14:paraId="641C9FFD" w14:textId="77777777" w:rsidR="00154A03" w:rsidRPr="00EC76D5" w:rsidRDefault="00154A03" w:rsidP="00154A03">
      <w:pPr>
        <w:pStyle w:val="Code"/>
      </w:pPr>
      <w:r w:rsidRPr="00EC76D5">
        <w:t xml:space="preserve">        </w:t>
      </w:r>
    </w:p>
    <w:p w14:paraId="3932A146" w14:textId="77777777" w:rsidR="00154A03" w:rsidRPr="00EC76D5" w:rsidRDefault="00154A03" w:rsidP="00154A03">
      <w:pPr>
        <w:pStyle w:val="Code"/>
      </w:pPr>
      <w:r w:rsidRPr="00EC76D5">
        <w:t xml:space="preserve">      default:</w:t>
      </w:r>
    </w:p>
    <w:p w14:paraId="6661D7A3" w14:textId="77777777" w:rsidR="00154A03" w:rsidRPr="00EC76D5" w:rsidRDefault="00154A03" w:rsidP="00154A03">
      <w:pPr>
        <w:pStyle w:val="Code"/>
      </w:pPr>
      <w:r w:rsidRPr="00EC76D5">
        <w:t xml:space="preserve">        return null;</w:t>
      </w:r>
    </w:p>
    <w:p w14:paraId="529A86EB" w14:textId="77777777" w:rsidR="00154A03" w:rsidRPr="00EC76D5" w:rsidRDefault="00154A03" w:rsidP="00154A03">
      <w:pPr>
        <w:pStyle w:val="Code"/>
      </w:pPr>
      <w:r w:rsidRPr="00EC76D5">
        <w:t xml:space="preserve">    }</w:t>
      </w:r>
    </w:p>
    <w:p w14:paraId="0D36C522" w14:textId="77777777" w:rsidR="00154A03" w:rsidRPr="00EC76D5" w:rsidRDefault="00154A03" w:rsidP="00154A03">
      <w:pPr>
        <w:pStyle w:val="Code"/>
      </w:pPr>
      <w:r w:rsidRPr="00EC76D5">
        <w:t xml:space="preserve">  }</w:t>
      </w:r>
    </w:p>
    <w:p w14:paraId="09356213" w14:textId="77777777" w:rsidR="00154A03" w:rsidRPr="00EC76D5" w:rsidRDefault="00154A03" w:rsidP="00154A03">
      <w:pPr>
        <w:pStyle w:val="Code"/>
      </w:pPr>
    </w:p>
    <w:p w14:paraId="600039A2" w14:textId="77777777" w:rsidR="00154A03" w:rsidRPr="00EC76D5" w:rsidRDefault="00154A03" w:rsidP="00154A03">
      <w:pPr>
        <w:pStyle w:val="Code"/>
      </w:pPr>
      <w:r w:rsidRPr="00EC76D5">
        <w:t xml:space="preserve">  public String getName() {</w:t>
      </w:r>
    </w:p>
    <w:p w14:paraId="03AFE7AD" w14:textId="77777777" w:rsidR="00154A03" w:rsidRPr="00EC76D5" w:rsidRDefault="00154A03" w:rsidP="00154A03">
      <w:pPr>
        <w:pStyle w:val="Code"/>
      </w:pPr>
      <w:r w:rsidRPr="00EC76D5">
        <w:t xml:space="preserve">    return m_name;</w:t>
      </w:r>
    </w:p>
    <w:p w14:paraId="0E5799F0" w14:textId="77777777" w:rsidR="00154A03" w:rsidRPr="00EC76D5" w:rsidRDefault="00154A03" w:rsidP="00154A03">
      <w:pPr>
        <w:pStyle w:val="Code"/>
      </w:pPr>
      <w:r w:rsidRPr="00EC76D5">
        <w:t xml:space="preserve">  }</w:t>
      </w:r>
    </w:p>
    <w:p w14:paraId="51B9479B" w14:textId="77777777" w:rsidR="00154A03" w:rsidRPr="00EC76D5" w:rsidRDefault="00154A03" w:rsidP="00154A03">
      <w:pPr>
        <w:pStyle w:val="Code"/>
      </w:pPr>
    </w:p>
    <w:p w14:paraId="4BFCE0B9" w14:textId="77777777" w:rsidR="00154A03" w:rsidRPr="00EC76D5" w:rsidRDefault="00154A03" w:rsidP="00154A03">
      <w:pPr>
        <w:pStyle w:val="Code"/>
      </w:pPr>
      <w:r w:rsidRPr="00EC76D5">
        <w:t xml:space="preserve">  public void setName(String name) {</w:t>
      </w:r>
    </w:p>
    <w:p w14:paraId="3F45E3C3" w14:textId="77777777" w:rsidR="00154A03" w:rsidRPr="00EC76D5" w:rsidRDefault="00154A03" w:rsidP="00154A03">
      <w:pPr>
        <w:pStyle w:val="Code"/>
      </w:pPr>
      <w:r w:rsidRPr="00EC76D5">
        <w:t xml:space="preserve">    m_name = name;</w:t>
      </w:r>
    </w:p>
    <w:p w14:paraId="773F7F69" w14:textId="77777777" w:rsidR="00154A03" w:rsidRPr="00EC76D5" w:rsidRDefault="00154A03" w:rsidP="00154A03">
      <w:pPr>
        <w:pStyle w:val="Code"/>
      </w:pPr>
      <w:r w:rsidRPr="00EC76D5">
        <w:t xml:space="preserve">  }</w:t>
      </w:r>
    </w:p>
    <w:p w14:paraId="5A07DB99" w14:textId="77777777" w:rsidR="00154A03" w:rsidRPr="00EC76D5" w:rsidRDefault="00154A03" w:rsidP="00154A03">
      <w:pPr>
        <w:pStyle w:val="Code"/>
      </w:pPr>
    </w:p>
    <w:p w14:paraId="7A80718B" w14:textId="77777777" w:rsidR="00154A03" w:rsidRPr="00EC76D5" w:rsidRDefault="00154A03" w:rsidP="00154A03">
      <w:pPr>
        <w:pStyle w:val="Code"/>
      </w:pPr>
      <w:r w:rsidRPr="00EC76D5">
        <w:t xml:space="preserve">  public String getUniqueName() {</w:t>
      </w:r>
    </w:p>
    <w:p w14:paraId="2C90D017" w14:textId="77777777" w:rsidR="00154A03" w:rsidRPr="00EC76D5" w:rsidRDefault="00154A03" w:rsidP="00154A03">
      <w:pPr>
        <w:pStyle w:val="Code"/>
      </w:pPr>
      <w:r w:rsidRPr="00EC76D5">
        <w:t xml:space="preserve">    return m_uniqueName;</w:t>
      </w:r>
    </w:p>
    <w:p w14:paraId="4A8BE017" w14:textId="77777777" w:rsidR="00154A03" w:rsidRPr="00EC76D5" w:rsidRDefault="00154A03" w:rsidP="00154A03">
      <w:pPr>
        <w:pStyle w:val="Code"/>
      </w:pPr>
      <w:r w:rsidRPr="00EC76D5">
        <w:t xml:space="preserve">  }</w:t>
      </w:r>
    </w:p>
    <w:p w14:paraId="7320B51C" w14:textId="77777777" w:rsidR="00154A03" w:rsidRPr="00EC76D5" w:rsidRDefault="00154A03" w:rsidP="00154A03">
      <w:pPr>
        <w:pStyle w:val="Code"/>
      </w:pPr>
      <w:r w:rsidRPr="00EC76D5">
        <w:lastRenderedPageBreak/>
        <w:t xml:space="preserve">  </w:t>
      </w:r>
    </w:p>
    <w:p w14:paraId="48D0DC72" w14:textId="77777777" w:rsidR="00154A03" w:rsidRPr="00EC76D5" w:rsidRDefault="00154A03" w:rsidP="00154A03">
      <w:pPr>
        <w:pStyle w:val="Code"/>
      </w:pPr>
      <w:r w:rsidRPr="00EC76D5">
        <w:t xml:space="preserve">  public Storage getStorage() {</w:t>
      </w:r>
    </w:p>
    <w:p w14:paraId="0FA5E333" w14:textId="77777777" w:rsidR="00154A03" w:rsidRPr="00EC76D5" w:rsidRDefault="00154A03" w:rsidP="00154A03">
      <w:pPr>
        <w:pStyle w:val="Code"/>
      </w:pPr>
      <w:r w:rsidRPr="00EC76D5">
        <w:t xml:space="preserve">    return m_storage;</w:t>
      </w:r>
    </w:p>
    <w:p w14:paraId="6A09D093" w14:textId="77777777" w:rsidR="00154A03" w:rsidRPr="00EC76D5" w:rsidRDefault="00154A03" w:rsidP="00154A03">
      <w:pPr>
        <w:pStyle w:val="Code"/>
      </w:pPr>
      <w:r w:rsidRPr="00EC76D5">
        <w:t xml:space="preserve">  }</w:t>
      </w:r>
    </w:p>
    <w:p w14:paraId="15938852" w14:textId="77777777" w:rsidR="00154A03" w:rsidRPr="00EC76D5" w:rsidRDefault="00154A03" w:rsidP="00154A03">
      <w:pPr>
        <w:pStyle w:val="Code"/>
      </w:pPr>
    </w:p>
    <w:p w14:paraId="57E1815D" w14:textId="77777777" w:rsidR="00154A03" w:rsidRPr="00EC76D5" w:rsidRDefault="00154A03" w:rsidP="00154A03">
      <w:pPr>
        <w:pStyle w:val="Code"/>
      </w:pPr>
      <w:r w:rsidRPr="00EC76D5">
        <w:t xml:space="preserve">  public void setStorage(Storage storage) {</w:t>
      </w:r>
    </w:p>
    <w:p w14:paraId="012CA2E2" w14:textId="77777777" w:rsidR="00154A03" w:rsidRPr="00EC76D5" w:rsidRDefault="00154A03" w:rsidP="00154A03">
      <w:pPr>
        <w:pStyle w:val="Code"/>
      </w:pPr>
      <w:r w:rsidRPr="00EC76D5">
        <w:t xml:space="preserve">    if ((m_storage != Storage.Static) &amp;&amp; (storage == Storage.Static)) {</w:t>
      </w:r>
    </w:p>
    <w:p w14:paraId="28716044" w14:textId="77777777" w:rsidR="00154A03" w:rsidRPr="00EC76D5" w:rsidRDefault="00154A03" w:rsidP="00154A03">
      <w:pPr>
        <w:pStyle w:val="Code"/>
      </w:pPr>
      <w:r w:rsidRPr="00EC76D5">
        <w:t xml:space="preserve">      m_byteList = new LinkedList&lt;&gt;();</w:t>
      </w:r>
    </w:p>
    <w:p w14:paraId="2086D1F8" w14:textId="77777777" w:rsidR="00154A03" w:rsidRPr="00EC76D5" w:rsidRDefault="00154A03" w:rsidP="00154A03">
      <w:pPr>
        <w:pStyle w:val="Code"/>
      </w:pPr>
      <w:r w:rsidRPr="00EC76D5">
        <w:t xml:space="preserve">      m_accessMap = new ListMap&lt;&gt;();</w:t>
      </w:r>
    </w:p>
    <w:p w14:paraId="6F31DE16" w14:textId="77777777" w:rsidR="00154A03" w:rsidRPr="00EC76D5" w:rsidRDefault="00154A03" w:rsidP="00154A03">
      <w:pPr>
        <w:pStyle w:val="Code"/>
      </w:pPr>
      <w:r w:rsidRPr="00EC76D5">
        <w:t xml:space="preserve">      m_textList = new LinkedList&lt;&gt;();</w:t>
      </w:r>
    </w:p>
    <w:p w14:paraId="6721E305" w14:textId="3E124802" w:rsidR="00154A03" w:rsidRPr="00EC76D5" w:rsidRDefault="00154A03" w:rsidP="00154A03">
      <w:pPr>
        <w:pStyle w:val="Code"/>
      </w:pPr>
      <w:r w:rsidRPr="00EC76D5">
        <w:t xml:space="preserve">      Generate</w:t>
      </w:r>
      <w:r w:rsidR="002F35C1">
        <w:t>Initializer</w:t>
      </w:r>
      <w:r w:rsidRPr="00EC76D5">
        <w:t>Static.generateByteTextList</w:t>
      </w:r>
    </w:p>
    <w:p w14:paraId="1A0F2424" w14:textId="77777777" w:rsidR="00154A03" w:rsidRPr="00EC76D5" w:rsidRDefault="00154A03" w:rsidP="00154A03">
      <w:pPr>
        <w:pStyle w:val="Code"/>
      </w:pPr>
      <w:r w:rsidRPr="00EC76D5">
        <w:t xml:space="preserve">                         (m_type, m_value, m_byteList, m_accessMap,m_textList);</w:t>
      </w:r>
    </w:p>
    <w:p w14:paraId="51EA2D14" w14:textId="77777777" w:rsidR="00154A03" w:rsidRPr="00EC76D5" w:rsidRDefault="00154A03" w:rsidP="00154A03">
      <w:pPr>
        <w:pStyle w:val="Code"/>
      </w:pPr>
      <w:r w:rsidRPr="00EC76D5">
        <w:t xml:space="preserve">      m_textList.add(m_uniqueName + ":");</w:t>
      </w:r>
    </w:p>
    <w:p w14:paraId="1FD0345B" w14:textId="77777777" w:rsidR="00154A03" w:rsidRPr="00EC76D5" w:rsidRDefault="00154A03" w:rsidP="00154A03">
      <w:pPr>
        <w:pStyle w:val="Code"/>
      </w:pPr>
      <w:r w:rsidRPr="00EC76D5">
        <w:t xml:space="preserve">      Main.GlobalSet.add(this);</w:t>
      </w:r>
    </w:p>
    <w:p w14:paraId="1175439B" w14:textId="77777777" w:rsidR="00154A03" w:rsidRPr="00EC76D5" w:rsidRDefault="00154A03" w:rsidP="00154A03">
      <w:pPr>
        <w:pStyle w:val="Code"/>
      </w:pPr>
      <w:r w:rsidRPr="00EC76D5">
        <w:t xml:space="preserve">    }</w:t>
      </w:r>
    </w:p>
    <w:p w14:paraId="5AAF3BCB" w14:textId="77777777" w:rsidR="00154A03" w:rsidRPr="00EC76D5" w:rsidRDefault="00154A03" w:rsidP="00154A03">
      <w:pPr>
        <w:pStyle w:val="Code"/>
      </w:pPr>
      <w:r w:rsidRPr="00EC76D5">
        <w:t xml:space="preserve">    </w:t>
      </w:r>
    </w:p>
    <w:p w14:paraId="0F95B437" w14:textId="77777777" w:rsidR="00154A03" w:rsidRPr="00EC76D5" w:rsidRDefault="00154A03" w:rsidP="00154A03">
      <w:pPr>
        <w:pStyle w:val="Code"/>
      </w:pPr>
      <w:r w:rsidRPr="00EC76D5">
        <w:t xml:space="preserve">    m_storage = storage;</w:t>
      </w:r>
    </w:p>
    <w:p w14:paraId="7D2F50CF" w14:textId="77777777" w:rsidR="00154A03" w:rsidRPr="00EC76D5" w:rsidRDefault="00154A03" w:rsidP="00154A03">
      <w:pPr>
        <w:pStyle w:val="Code"/>
      </w:pPr>
      <w:r w:rsidRPr="00EC76D5">
        <w:t xml:space="preserve">  }</w:t>
      </w:r>
    </w:p>
    <w:p w14:paraId="1B3C0332" w14:textId="77777777" w:rsidR="00154A03" w:rsidRPr="00EC76D5" w:rsidRDefault="00154A03" w:rsidP="00154A03">
      <w:pPr>
        <w:pStyle w:val="Code"/>
      </w:pPr>
    </w:p>
    <w:p w14:paraId="68536184" w14:textId="77777777" w:rsidR="00154A03" w:rsidRPr="00EC76D5" w:rsidRDefault="00154A03" w:rsidP="00154A03">
      <w:pPr>
        <w:pStyle w:val="Code"/>
      </w:pPr>
      <w:r w:rsidRPr="00EC76D5">
        <w:t xml:space="preserve">  public Type getType() {</w:t>
      </w:r>
    </w:p>
    <w:p w14:paraId="61D0E250" w14:textId="77777777" w:rsidR="00154A03" w:rsidRPr="00EC76D5" w:rsidRDefault="00154A03" w:rsidP="00154A03">
      <w:pPr>
        <w:pStyle w:val="Code"/>
      </w:pPr>
      <w:r w:rsidRPr="00EC76D5">
        <w:t xml:space="preserve">    return m_type;</w:t>
      </w:r>
    </w:p>
    <w:p w14:paraId="2586FD57" w14:textId="77777777" w:rsidR="00154A03" w:rsidRPr="00EC76D5" w:rsidRDefault="00154A03" w:rsidP="00154A03">
      <w:pPr>
        <w:pStyle w:val="Code"/>
      </w:pPr>
      <w:r w:rsidRPr="00EC76D5">
        <w:t xml:space="preserve">  }</w:t>
      </w:r>
    </w:p>
    <w:p w14:paraId="46B1CA1F" w14:textId="77777777" w:rsidR="00154A03" w:rsidRPr="00EC76D5" w:rsidRDefault="00154A03" w:rsidP="00154A03">
      <w:pPr>
        <w:pStyle w:val="Code"/>
      </w:pPr>
    </w:p>
    <w:p w14:paraId="2DA3E719" w14:textId="77777777" w:rsidR="00154A03" w:rsidRPr="00EC76D5" w:rsidRDefault="00154A03" w:rsidP="00154A03">
      <w:pPr>
        <w:pStyle w:val="Code"/>
      </w:pPr>
      <w:r w:rsidRPr="00EC76D5">
        <w:t xml:space="preserve">  public void setType(Type type) {</w:t>
      </w:r>
    </w:p>
    <w:p w14:paraId="03E569C6" w14:textId="77777777" w:rsidR="00154A03" w:rsidRPr="00EC76D5" w:rsidRDefault="00154A03" w:rsidP="00154A03">
      <w:pPr>
        <w:pStyle w:val="Code"/>
      </w:pPr>
      <w:r w:rsidRPr="00EC76D5">
        <w:t xml:space="preserve">    m_type = type;</w:t>
      </w:r>
    </w:p>
    <w:p w14:paraId="1317938B" w14:textId="77777777" w:rsidR="00154A03" w:rsidRPr="00EC76D5" w:rsidRDefault="00154A03" w:rsidP="00154A03">
      <w:pPr>
        <w:pStyle w:val="Code"/>
      </w:pPr>
      <w:r w:rsidRPr="00EC76D5">
        <w:t xml:space="preserve">  }</w:t>
      </w:r>
    </w:p>
    <w:p w14:paraId="0A840155" w14:textId="77777777" w:rsidR="00154A03" w:rsidRPr="00EC76D5" w:rsidRDefault="00154A03" w:rsidP="00154A03">
      <w:pPr>
        <w:pStyle w:val="Code"/>
      </w:pPr>
    </w:p>
    <w:p w14:paraId="0533D873" w14:textId="77777777" w:rsidR="00154A03" w:rsidRPr="00EC76D5" w:rsidRDefault="00154A03" w:rsidP="00154A03">
      <w:pPr>
        <w:pStyle w:val="Code"/>
      </w:pPr>
      <w:r w:rsidRPr="00EC76D5">
        <w:t xml:space="preserve">  public int getOffset() {</w:t>
      </w:r>
    </w:p>
    <w:p w14:paraId="31035A97" w14:textId="77777777" w:rsidR="00154A03" w:rsidRPr="00EC76D5" w:rsidRDefault="00154A03" w:rsidP="00154A03">
      <w:pPr>
        <w:pStyle w:val="Code"/>
      </w:pPr>
      <w:r w:rsidRPr="00EC76D5">
        <w:t xml:space="preserve">    return m_offset;</w:t>
      </w:r>
    </w:p>
    <w:p w14:paraId="68B73024" w14:textId="77777777" w:rsidR="00154A03" w:rsidRPr="00EC76D5" w:rsidRDefault="00154A03" w:rsidP="00154A03">
      <w:pPr>
        <w:pStyle w:val="Code"/>
      </w:pPr>
      <w:r w:rsidRPr="00EC76D5">
        <w:t xml:space="preserve">  }</w:t>
      </w:r>
    </w:p>
    <w:p w14:paraId="56BEB463" w14:textId="77777777" w:rsidR="00154A03" w:rsidRPr="00EC76D5" w:rsidRDefault="00154A03" w:rsidP="00154A03">
      <w:pPr>
        <w:pStyle w:val="Code"/>
      </w:pPr>
    </w:p>
    <w:p w14:paraId="6D1B159A" w14:textId="77777777" w:rsidR="00154A03" w:rsidRPr="00EC76D5" w:rsidRDefault="00154A03" w:rsidP="00154A03">
      <w:pPr>
        <w:pStyle w:val="Code"/>
      </w:pPr>
      <w:r w:rsidRPr="00EC76D5">
        <w:t xml:space="preserve">  public void setOffset(int offset) {</w:t>
      </w:r>
    </w:p>
    <w:p w14:paraId="43189467" w14:textId="77777777" w:rsidR="00154A03" w:rsidRPr="00EC76D5" w:rsidRDefault="00154A03" w:rsidP="00154A03">
      <w:pPr>
        <w:pStyle w:val="Code"/>
      </w:pPr>
      <w:r w:rsidRPr="00EC76D5">
        <w:t xml:space="preserve">    m_offset = offset;</w:t>
      </w:r>
    </w:p>
    <w:p w14:paraId="21021D25" w14:textId="77777777" w:rsidR="00154A03" w:rsidRPr="00EC76D5" w:rsidRDefault="00154A03" w:rsidP="00154A03">
      <w:pPr>
        <w:pStyle w:val="Code"/>
      </w:pPr>
      <w:r w:rsidRPr="00EC76D5">
        <w:t xml:space="preserve">  }</w:t>
      </w:r>
    </w:p>
    <w:p w14:paraId="6924D33B" w14:textId="559468D5" w:rsidR="00154A03" w:rsidRPr="00EC76D5" w:rsidRDefault="00154A03" w:rsidP="00154A03">
      <w:pPr>
        <w:pStyle w:val="Code"/>
      </w:pPr>
    </w:p>
    <w:p w14:paraId="6DDA5A3C" w14:textId="77777777" w:rsidR="00E4223A" w:rsidRPr="00EC76D5" w:rsidRDefault="00E4223A" w:rsidP="00E4223A">
      <w:pPr>
        <w:pStyle w:val="Code"/>
      </w:pPr>
      <w:r w:rsidRPr="00EC76D5">
        <w:t xml:space="preserve">  public int getEntryPoint() {</w:t>
      </w:r>
    </w:p>
    <w:p w14:paraId="6CC49B8B" w14:textId="77777777" w:rsidR="00E4223A" w:rsidRPr="00EC76D5" w:rsidRDefault="00E4223A" w:rsidP="00E4223A">
      <w:pPr>
        <w:pStyle w:val="Code"/>
      </w:pPr>
      <w:r w:rsidRPr="00EC76D5">
        <w:t xml:space="preserve">    return m_entryPoint;</w:t>
      </w:r>
    </w:p>
    <w:p w14:paraId="4D900521" w14:textId="77777777" w:rsidR="00E4223A" w:rsidRPr="00EC76D5" w:rsidRDefault="00E4223A" w:rsidP="00E4223A">
      <w:pPr>
        <w:pStyle w:val="Code"/>
      </w:pPr>
      <w:r w:rsidRPr="00EC76D5">
        <w:t xml:space="preserve">  }</w:t>
      </w:r>
    </w:p>
    <w:p w14:paraId="2921908A" w14:textId="77777777" w:rsidR="00E4223A" w:rsidRPr="00EC76D5" w:rsidRDefault="00E4223A" w:rsidP="00E4223A">
      <w:pPr>
        <w:pStyle w:val="Code"/>
      </w:pPr>
      <w:r w:rsidRPr="00EC76D5">
        <w:t xml:space="preserve">  </w:t>
      </w:r>
    </w:p>
    <w:p w14:paraId="07B2D7E7" w14:textId="77777777" w:rsidR="00E4223A" w:rsidRPr="00EC76D5" w:rsidRDefault="00E4223A" w:rsidP="00E4223A">
      <w:pPr>
        <w:pStyle w:val="Code"/>
      </w:pPr>
      <w:r w:rsidRPr="00EC76D5">
        <w:t xml:space="preserve">  public void setEntryPoint(int entryPoint) {</w:t>
      </w:r>
    </w:p>
    <w:p w14:paraId="73115D41" w14:textId="77777777" w:rsidR="00E4223A" w:rsidRPr="00EC76D5" w:rsidRDefault="00E4223A" w:rsidP="00E4223A">
      <w:pPr>
        <w:pStyle w:val="Code"/>
      </w:pPr>
      <w:r w:rsidRPr="00EC76D5">
        <w:t xml:space="preserve">    m_entryPoint = entryPoint;</w:t>
      </w:r>
    </w:p>
    <w:p w14:paraId="2B3AF8B1" w14:textId="77777777" w:rsidR="00E4223A" w:rsidRPr="00EC76D5" w:rsidRDefault="00E4223A" w:rsidP="00E4223A">
      <w:pPr>
        <w:pStyle w:val="Code"/>
      </w:pPr>
      <w:r w:rsidRPr="00EC76D5">
        <w:t xml:space="preserve">  }</w:t>
      </w:r>
    </w:p>
    <w:p w14:paraId="4F53194C" w14:textId="77777777" w:rsidR="00E4223A" w:rsidRPr="00EC76D5" w:rsidRDefault="00E4223A" w:rsidP="00E4223A">
      <w:pPr>
        <w:pStyle w:val="Code"/>
      </w:pPr>
    </w:p>
    <w:p w14:paraId="44C86084" w14:textId="10635F7E" w:rsidR="00154A03" w:rsidRPr="00EC76D5" w:rsidRDefault="00154A03" w:rsidP="00E4223A">
      <w:pPr>
        <w:pStyle w:val="Code"/>
      </w:pPr>
      <w:r w:rsidRPr="00EC76D5">
        <w:t xml:space="preserve">  public boolean isAutoOrRegister() {</w:t>
      </w:r>
    </w:p>
    <w:p w14:paraId="562B78E0" w14:textId="77777777" w:rsidR="00154A03" w:rsidRPr="00EC76D5" w:rsidRDefault="00154A03" w:rsidP="00154A03">
      <w:pPr>
        <w:pStyle w:val="Code"/>
      </w:pPr>
      <w:r w:rsidRPr="00EC76D5">
        <w:t xml:space="preserve">    return (m_storage == Storage.Auto) ||</w:t>
      </w:r>
    </w:p>
    <w:p w14:paraId="5CC909CE" w14:textId="77777777" w:rsidR="00154A03" w:rsidRPr="00EC76D5" w:rsidRDefault="00154A03" w:rsidP="00154A03">
      <w:pPr>
        <w:pStyle w:val="Code"/>
      </w:pPr>
      <w:r w:rsidRPr="00EC76D5">
        <w:t xml:space="preserve">           (m_storage == Storage.Register);</w:t>
      </w:r>
    </w:p>
    <w:p w14:paraId="278A1B46" w14:textId="77777777" w:rsidR="00154A03" w:rsidRPr="00EC76D5" w:rsidRDefault="00154A03" w:rsidP="00154A03">
      <w:pPr>
        <w:pStyle w:val="Code"/>
      </w:pPr>
      <w:r w:rsidRPr="00EC76D5">
        <w:t xml:space="preserve">  }</w:t>
      </w:r>
    </w:p>
    <w:p w14:paraId="7845146F" w14:textId="77777777" w:rsidR="00154A03" w:rsidRPr="00EC76D5" w:rsidRDefault="00154A03" w:rsidP="00154A03">
      <w:pPr>
        <w:pStyle w:val="Code"/>
      </w:pPr>
    </w:p>
    <w:p w14:paraId="0D2DD585" w14:textId="77777777" w:rsidR="00154A03" w:rsidRPr="00EC76D5" w:rsidRDefault="00154A03" w:rsidP="00154A03">
      <w:pPr>
        <w:pStyle w:val="Code"/>
      </w:pPr>
      <w:r w:rsidRPr="00EC76D5">
        <w:t xml:space="preserve">  public boolean isStatic() {</w:t>
      </w:r>
    </w:p>
    <w:p w14:paraId="32651813" w14:textId="77777777" w:rsidR="00154A03" w:rsidRPr="00EC76D5" w:rsidRDefault="00154A03" w:rsidP="00154A03">
      <w:pPr>
        <w:pStyle w:val="Code"/>
      </w:pPr>
      <w:r w:rsidRPr="00EC76D5">
        <w:t xml:space="preserve">    return (m_storage == Storage.Static);</w:t>
      </w:r>
    </w:p>
    <w:p w14:paraId="6B5952B0" w14:textId="77777777" w:rsidR="00154A03" w:rsidRPr="00EC76D5" w:rsidRDefault="00154A03" w:rsidP="00154A03">
      <w:pPr>
        <w:pStyle w:val="Code"/>
      </w:pPr>
      <w:r w:rsidRPr="00EC76D5">
        <w:t xml:space="preserve">  }</w:t>
      </w:r>
    </w:p>
    <w:p w14:paraId="5CC61635" w14:textId="77777777" w:rsidR="00154A03" w:rsidRPr="00EC76D5" w:rsidRDefault="00154A03" w:rsidP="00154A03">
      <w:pPr>
        <w:pStyle w:val="Code"/>
      </w:pPr>
      <w:r w:rsidRPr="00EC76D5">
        <w:t xml:space="preserve">  </w:t>
      </w:r>
    </w:p>
    <w:p w14:paraId="364EDB3A" w14:textId="77777777" w:rsidR="00154A03" w:rsidRPr="00EC76D5" w:rsidRDefault="00154A03" w:rsidP="00154A03">
      <w:pPr>
        <w:pStyle w:val="Code"/>
      </w:pPr>
      <w:r w:rsidRPr="00EC76D5">
        <w:t xml:space="preserve">  public boolean isExtern() {</w:t>
      </w:r>
    </w:p>
    <w:p w14:paraId="0A3D1019" w14:textId="77777777" w:rsidR="00154A03" w:rsidRPr="00EC76D5" w:rsidRDefault="00154A03" w:rsidP="00154A03">
      <w:pPr>
        <w:pStyle w:val="Code"/>
      </w:pPr>
      <w:r w:rsidRPr="00EC76D5">
        <w:t xml:space="preserve">    return (m_storage == Storage.Extern);</w:t>
      </w:r>
    </w:p>
    <w:p w14:paraId="639F4242" w14:textId="77777777" w:rsidR="00154A03" w:rsidRPr="00EC76D5" w:rsidRDefault="00154A03" w:rsidP="00154A03">
      <w:pPr>
        <w:pStyle w:val="Code"/>
      </w:pPr>
      <w:r w:rsidRPr="00EC76D5">
        <w:t xml:space="preserve">  }</w:t>
      </w:r>
    </w:p>
    <w:p w14:paraId="6FBDBA23" w14:textId="77777777" w:rsidR="00154A03" w:rsidRPr="00EC76D5" w:rsidRDefault="00154A03" w:rsidP="00154A03">
      <w:pPr>
        <w:pStyle w:val="Code"/>
      </w:pPr>
      <w:r w:rsidRPr="00EC76D5">
        <w:t xml:space="preserve">  </w:t>
      </w:r>
    </w:p>
    <w:p w14:paraId="5C9ABA96" w14:textId="77777777" w:rsidR="00154A03" w:rsidRPr="00EC76D5" w:rsidRDefault="00154A03" w:rsidP="00154A03">
      <w:pPr>
        <w:pStyle w:val="Code"/>
      </w:pPr>
      <w:r w:rsidRPr="00EC76D5">
        <w:lastRenderedPageBreak/>
        <w:t xml:space="preserve">  public boolean isStaticOrExtern() {</w:t>
      </w:r>
    </w:p>
    <w:p w14:paraId="36F4FFA8" w14:textId="77777777" w:rsidR="00154A03" w:rsidRPr="00EC76D5" w:rsidRDefault="00154A03" w:rsidP="00154A03">
      <w:pPr>
        <w:pStyle w:val="Code"/>
      </w:pPr>
      <w:r w:rsidRPr="00EC76D5">
        <w:t xml:space="preserve">    return isStatic() || isExtern();</w:t>
      </w:r>
    </w:p>
    <w:p w14:paraId="7000B0D6" w14:textId="77777777" w:rsidR="00154A03" w:rsidRPr="00EC76D5" w:rsidRDefault="00154A03" w:rsidP="00154A03">
      <w:pPr>
        <w:pStyle w:val="Code"/>
      </w:pPr>
      <w:r w:rsidRPr="00EC76D5">
        <w:t xml:space="preserve">  }</w:t>
      </w:r>
    </w:p>
    <w:p w14:paraId="658CF5A7" w14:textId="77777777" w:rsidR="00154A03" w:rsidRPr="00EC76D5" w:rsidRDefault="00154A03" w:rsidP="00154A03">
      <w:pPr>
        <w:pStyle w:val="Code"/>
      </w:pPr>
      <w:r w:rsidRPr="00EC76D5">
        <w:t xml:space="preserve">  </w:t>
      </w:r>
    </w:p>
    <w:p w14:paraId="6BB907DE" w14:textId="77777777" w:rsidR="00154A03" w:rsidRPr="00EC76D5" w:rsidRDefault="00154A03" w:rsidP="00154A03">
      <w:pPr>
        <w:pStyle w:val="Code"/>
      </w:pPr>
      <w:r w:rsidRPr="00EC76D5">
        <w:t xml:space="preserve">  public boolean isTypedef() {</w:t>
      </w:r>
    </w:p>
    <w:p w14:paraId="346FC7AF" w14:textId="77777777" w:rsidR="00154A03" w:rsidRPr="00EC76D5" w:rsidRDefault="00154A03" w:rsidP="00154A03">
      <w:pPr>
        <w:pStyle w:val="Code"/>
      </w:pPr>
      <w:r w:rsidRPr="00EC76D5">
        <w:t xml:space="preserve">    return (m_storage == Storage.Typedef);</w:t>
      </w:r>
    </w:p>
    <w:p w14:paraId="3F4C5E1D" w14:textId="77777777" w:rsidR="00154A03" w:rsidRPr="00EC76D5" w:rsidRDefault="00154A03" w:rsidP="00154A03">
      <w:pPr>
        <w:pStyle w:val="Code"/>
      </w:pPr>
      <w:r w:rsidRPr="00EC76D5">
        <w:t xml:space="preserve">  }</w:t>
      </w:r>
    </w:p>
    <w:p w14:paraId="6FC35AB2" w14:textId="77777777" w:rsidR="00154A03" w:rsidRPr="00EC76D5" w:rsidRDefault="00154A03" w:rsidP="00154A03">
      <w:pPr>
        <w:pStyle w:val="Code"/>
      </w:pPr>
      <w:r w:rsidRPr="00EC76D5">
        <w:t xml:space="preserve">  </w:t>
      </w:r>
    </w:p>
    <w:p w14:paraId="347B488A" w14:textId="77777777" w:rsidR="00154A03" w:rsidRPr="00EC76D5" w:rsidRDefault="00154A03" w:rsidP="00154A03">
      <w:pPr>
        <w:pStyle w:val="Code"/>
      </w:pPr>
      <w:r w:rsidRPr="00EC76D5">
        <w:t xml:space="preserve">  public boolean isParameter() {</w:t>
      </w:r>
    </w:p>
    <w:p w14:paraId="789AA2EE" w14:textId="77777777" w:rsidR="00154A03" w:rsidRPr="00EC76D5" w:rsidRDefault="00154A03" w:rsidP="00154A03">
      <w:pPr>
        <w:pStyle w:val="Code"/>
      </w:pPr>
      <w:r w:rsidRPr="00EC76D5">
        <w:t xml:space="preserve">    return (m_status == Status.Parameter);</w:t>
      </w:r>
    </w:p>
    <w:p w14:paraId="5F698BA1" w14:textId="77777777" w:rsidR="00154A03" w:rsidRPr="00EC76D5" w:rsidRDefault="00154A03" w:rsidP="00154A03">
      <w:pPr>
        <w:pStyle w:val="Code"/>
      </w:pPr>
      <w:r w:rsidRPr="00EC76D5">
        <w:t xml:space="preserve">  }</w:t>
      </w:r>
    </w:p>
    <w:p w14:paraId="6F1E9366" w14:textId="77777777" w:rsidR="00154A03" w:rsidRPr="00EC76D5" w:rsidRDefault="00154A03" w:rsidP="00154A03">
      <w:pPr>
        <w:pStyle w:val="Code"/>
      </w:pPr>
      <w:r w:rsidRPr="00EC76D5">
        <w:t xml:space="preserve">          </w:t>
      </w:r>
    </w:p>
    <w:p w14:paraId="0309B030" w14:textId="77777777" w:rsidR="00154A03" w:rsidRPr="00EC76D5" w:rsidRDefault="00154A03" w:rsidP="00154A03">
      <w:pPr>
        <w:pStyle w:val="Code"/>
      </w:pPr>
      <w:r w:rsidRPr="00EC76D5">
        <w:t xml:space="preserve">  public boolean isTemporary() {</w:t>
      </w:r>
    </w:p>
    <w:p w14:paraId="25B8C5EE" w14:textId="77777777" w:rsidR="00154A03" w:rsidRPr="00EC76D5" w:rsidRDefault="00154A03" w:rsidP="00154A03">
      <w:pPr>
        <w:pStyle w:val="Code"/>
      </w:pPr>
      <w:r w:rsidRPr="00EC76D5">
        <w:t xml:space="preserve">    Symbol symbol = this;</w:t>
      </w:r>
    </w:p>
    <w:p w14:paraId="3C8E008C" w14:textId="77777777" w:rsidR="00154A03" w:rsidRPr="00EC76D5" w:rsidRDefault="00154A03" w:rsidP="00154A03">
      <w:pPr>
        <w:pStyle w:val="Code"/>
      </w:pPr>
      <w:r w:rsidRPr="00EC76D5">
        <w:t xml:space="preserve">    </w:t>
      </w:r>
    </w:p>
    <w:p w14:paraId="2EB7D779" w14:textId="77777777" w:rsidR="00154A03" w:rsidRPr="00EC76D5" w:rsidRDefault="00154A03" w:rsidP="00154A03">
      <w:pPr>
        <w:pStyle w:val="Code"/>
      </w:pPr>
      <w:r w:rsidRPr="00EC76D5">
        <w:t xml:space="preserve">    while (symbol != null) {</w:t>
      </w:r>
    </w:p>
    <w:p w14:paraId="5DD203EA" w14:textId="77777777" w:rsidR="00154A03" w:rsidRPr="00EC76D5" w:rsidRDefault="00154A03" w:rsidP="00154A03">
      <w:pPr>
        <w:pStyle w:val="Code"/>
      </w:pPr>
      <w:r w:rsidRPr="00EC76D5">
        <w:t xml:space="preserve">      if (symbol.m_status != Status.Temporary) {</w:t>
      </w:r>
    </w:p>
    <w:p w14:paraId="5CED025F" w14:textId="77777777" w:rsidR="00154A03" w:rsidRPr="00EC76D5" w:rsidRDefault="00154A03" w:rsidP="00154A03">
      <w:pPr>
        <w:pStyle w:val="Code"/>
      </w:pPr>
      <w:r w:rsidRPr="00EC76D5">
        <w:t xml:space="preserve">        return false;</w:t>
      </w:r>
    </w:p>
    <w:p w14:paraId="0B80D29A" w14:textId="77777777" w:rsidR="00154A03" w:rsidRPr="00EC76D5" w:rsidRDefault="00154A03" w:rsidP="00154A03">
      <w:pPr>
        <w:pStyle w:val="Code"/>
      </w:pPr>
      <w:r w:rsidRPr="00EC76D5">
        <w:t xml:space="preserve">      }</w:t>
      </w:r>
    </w:p>
    <w:p w14:paraId="681C1A7C" w14:textId="77777777" w:rsidR="00154A03" w:rsidRPr="00EC76D5" w:rsidRDefault="00154A03" w:rsidP="00154A03">
      <w:pPr>
        <w:pStyle w:val="Code"/>
      </w:pPr>
      <w:r w:rsidRPr="00EC76D5">
        <w:t xml:space="preserve">      </w:t>
      </w:r>
    </w:p>
    <w:p w14:paraId="1930FE43" w14:textId="77777777" w:rsidR="00154A03" w:rsidRPr="00EC76D5" w:rsidRDefault="00154A03" w:rsidP="00154A03">
      <w:pPr>
        <w:pStyle w:val="Code"/>
      </w:pPr>
      <w:r w:rsidRPr="00EC76D5">
        <w:t xml:space="preserve">      symbol = symbol.getParentSymbol();</w:t>
      </w:r>
    </w:p>
    <w:p w14:paraId="07970372" w14:textId="77777777" w:rsidR="00154A03" w:rsidRPr="00EC76D5" w:rsidRDefault="00154A03" w:rsidP="00154A03">
      <w:pPr>
        <w:pStyle w:val="Code"/>
      </w:pPr>
      <w:r w:rsidRPr="00EC76D5">
        <w:t xml:space="preserve">    }</w:t>
      </w:r>
    </w:p>
    <w:p w14:paraId="476BDB3E" w14:textId="77777777" w:rsidR="00154A03" w:rsidRPr="00EC76D5" w:rsidRDefault="00154A03" w:rsidP="00154A03">
      <w:pPr>
        <w:pStyle w:val="Code"/>
      </w:pPr>
      <w:r w:rsidRPr="00EC76D5">
        <w:t xml:space="preserve">    </w:t>
      </w:r>
    </w:p>
    <w:p w14:paraId="0FC6C785" w14:textId="77777777" w:rsidR="00154A03" w:rsidRPr="00EC76D5" w:rsidRDefault="00154A03" w:rsidP="00154A03">
      <w:pPr>
        <w:pStyle w:val="Code"/>
      </w:pPr>
      <w:r w:rsidRPr="00EC76D5">
        <w:t xml:space="preserve">    return true;</w:t>
      </w:r>
    </w:p>
    <w:p w14:paraId="57E105AB" w14:textId="77777777" w:rsidR="00154A03" w:rsidRPr="00EC76D5" w:rsidRDefault="00154A03" w:rsidP="00154A03">
      <w:pPr>
        <w:pStyle w:val="Code"/>
      </w:pPr>
      <w:r w:rsidRPr="00EC76D5">
        <w:t xml:space="preserve">  }</w:t>
      </w:r>
    </w:p>
    <w:p w14:paraId="6EA34E7B" w14:textId="77777777" w:rsidR="00154A03" w:rsidRPr="00EC76D5" w:rsidRDefault="00154A03" w:rsidP="00154A03">
      <w:pPr>
        <w:pStyle w:val="Code"/>
      </w:pPr>
    </w:p>
    <w:p w14:paraId="0A06AAF7" w14:textId="77777777" w:rsidR="00154A03" w:rsidRPr="00EC76D5" w:rsidRDefault="00154A03" w:rsidP="00154A03">
      <w:pPr>
        <w:pStyle w:val="Code"/>
      </w:pPr>
      <w:r w:rsidRPr="00EC76D5">
        <w:t xml:space="preserve">  public boolean isSolid() {</w:t>
      </w:r>
    </w:p>
    <w:p w14:paraId="3CD976F5" w14:textId="77777777" w:rsidR="00154A03" w:rsidRPr="00EC76D5" w:rsidRDefault="00154A03" w:rsidP="00154A03">
      <w:pPr>
        <w:pStyle w:val="Code"/>
      </w:pPr>
      <w:r w:rsidRPr="00EC76D5">
        <w:t xml:space="preserve">    return (m_status == Status.Solid);</w:t>
      </w:r>
    </w:p>
    <w:p w14:paraId="7DB57BCD" w14:textId="77777777" w:rsidR="00154A03" w:rsidRPr="00EC76D5" w:rsidRDefault="00154A03" w:rsidP="00154A03">
      <w:pPr>
        <w:pStyle w:val="Code"/>
      </w:pPr>
      <w:r w:rsidRPr="00EC76D5">
        <w:t xml:space="preserve">  }</w:t>
      </w:r>
    </w:p>
    <w:p w14:paraId="365B6FC5" w14:textId="77777777" w:rsidR="00154A03" w:rsidRPr="00EC76D5" w:rsidRDefault="00154A03" w:rsidP="00154A03">
      <w:pPr>
        <w:pStyle w:val="Code"/>
      </w:pPr>
    </w:p>
    <w:p w14:paraId="6CDB9BA0" w14:textId="77777777" w:rsidR="00154A03" w:rsidRPr="00EC76D5" w:rsidRDefault="00154A03" w:rsidP="00154A03">
      <w:pPr>
        <w:pStyle w:val="Code"/>
      </w:pPr>
      <w:r w:rsidRPr="00EC76D5">
        <w:t xml:space="preserve">  public boolean hasValue() {</w:t>
      </w:r>
    </w:p>
    <w:p w14:paraId="3FEE38C5" w14:textId="77777777" w:rsidR="00154A03" w:rsidRPr="00EC76D5" w:rsidRDefault="00154A03" w:rsidP="00154A03">
      <w:pPr>
        <w:pStyle w:val="Code"/>
      </w:pPr>
      <w:r w:rsidRPr="00EC76D5">
        <w:t xml:space="preserve">    return (m_value != null);</w:t>
      </w:r>
    </w:p>
    <w:p w14:paraId="3104A9EB" w14:textId="77777777" w:rsidR="00154A03" w:rsidRPr="00EC76D5" w:rsidRDefault="00154A03" w:rsidP="00154A03">
      <w:pPr>
        <w:pStyle w:val="Code"/>
      </w:pPr>
      <w:r w:rsidRPr="00EC76D5">
        <w:t xml:space="preserve">  }</w:t>
      </w:r>
    </w:p>
    <w:p w14:paraId="1AF779BC" w14:textId="77777777" w:rsidR="00154A03" w:rsidRPr="00EC76D5" w:rsidRDefault="00154A03" w:rsidP="00154A03">
      <w:pPr>
        <w:pStyle w:val="Code"/>
      </w:pPr>
    </w:p>
    <w:p w14:paraId="2305E136" w14:textId="77777777" w:rsidR="00154A03" w:rsidRPr="00EC76D5" w:rsidRDefault="00154A03" w:rsidP="00154A03">
      <w:pPr>
        <w:pStyle w:val="Code"/>
      </w:pPr>
      <w:r w:rsidRPr="00EC76D5">
        <w:t xml:space="preserve">  public Object getValue() {</w:t>
      </w:r>
    </w:p>
    <w:p w14:paraId="339DAC22" w14:textId="77777777" w:rsidR="00154A03" w:rsidRPr="00EC76D5" w:rsidRDefault="00154A03" w:rsidP="00154A03">
      <w:pPr>
        <w:pStyle w:val="Code"/>
      </w:pPr>
      <w:r w:rsidRPr="00EC76D5">
        <w:t xml:space="preserve">    return m_value;</w:t>
      </w:r>
    </w:p>
    <w:p w14:paraId="42E1742F" w14:textId="77777777" w:rsidR="00154A03" w:rsidRPr="00EC76D5" w:rsidRDefault="00154A03" w:rsidP="00154A03">
      <w:pPr>
        <w:pStyle w:val="Code"/>
      </w:pPr>
      <w:r w:rsidRPr="00EC76D5">
        <w:t xml:space="preserve">  }</w:t>
      </w:r>
    </w:p>
    <w:p w14:paraId="5E331520" w14:textId="77777777" w:rsidR="00154A03" w:rsidRPr="00EC76D5" w:rsidRDefault="00154A03" w:rsidP="00154A03">
      <w:pPr>
        <w:pStyle w:val="Code"/>
      </w:pPr>
      <w:r w:rsidRPr="00EC76D5">
        <w:t xml:space="preserve">  </w:t>
      </w:r>
    </w:p>
    <w:p w14:paraId="68BE5599" w14:textId="77777777" w:rsidR="00154A03" w:rsidRPr="00EC76D5" w:rsidRDefault="00154A03" w:rsidP="00154A03">
      <w:pPr>
        <w:pStyle w:val="Code"/>
      </w:pPr>
      <w:r w:rsidRPr="00EC76D5">
        <w:t xml:space="preserve">  public void setValue(Object value) {</w:t>
      </w:r>
    </w:p>
    <w:p w14:paraId="68E6BAC7" w14:textId="77777777" w:rsidR="00154A03" w:rsidRPr="00EC76D5" w:rsidRDefault="00154A03" w:rsidP="00154A03">
      <w:pPr>
        <w:pStyle w:val="Code"/>
      </w:pPr>
      <w:r w:rsidRPr="00EC76D5">
        <w:t xml:space="preserve">    m_value = value;</w:t>
      </w:r>
    </w:p>
    <w:p w14:paraId="76984938" w14:textId="77777777" w:rsidR="00154A03" w:rsidRPr="00EC76D5" w:rsidRDefault="00154A03" w:rsidP="00154A03">
      <w:pPr>
        <w:pStyle w:val="Code"/>
      </w:pPr>
      <w:r w:rsidRPr="00EC76D5">
        <w:t xml:space="preserve">  }</w:t>
      </w:r>
    </w:p>
    <w:p w14:paraId="4B3DDCE2" w14:textId="77777777" w:rsidR="00154A03" w:rsidRPr="00EC76D5" w:rsidRDefault="00154A03" w:rsidP="00154A03">
      <w:pPr>
        <w:pStyle w:val="Code"/>
      </w:pPr>
      <w:r w:rsidRPr="00EC76D5">
        <w:t xml:space="preserve">  </w:t>
      </w:r>
    </w:p>
    <w:p w14:paraId="1F4FA78A" w14:textId="77777777" w:rsidR="00154A03" w:rsidRPr="00EC76D5" w:rsidRDefault="00154A03" w:rsidP="00154A03">
      <w:pPr>
        <w:pStyle w:val="Code"/>
      </w:pPr>
      <w:r w:rsidRPr="00EC76D5">
        <w:t xml:space="preserve">  public BigInteger getSignedValue() {</w:t>
      </w:r>
    </w:p>
    <w:p w14:paraId="4DDB2004" w14:textId="77777777" w:rsidR="00154A03" w:rsidRPr="00EC76D5" w:rsidRDefault="00154A03" w:rsidP="00154A03">
      <w:pPr>
        <w:pStyle w:val="Code"/>
      </w:pPr>
      <w:r w:rsidRPr="00EC76D5">
        <w:t xml:space="preserve">    if (m_type.isUnsigned()) {</w:t>
      </w:r>
    </w:p>
    <w:p w14:paraId="6A680CD9" w14:textId="77777777" w:rsidR="00154A03" w:rsidRPr="00EC76D5" w:rsidRDefault="00154A03" w:rsidP="00154A03">
      <w:pPr>
        <w:pStyle w:val="Code"/>
      </w:pPr>
      <w:r w:rsidRPr="00EC76D5">
        <w:t xml:space="preserve">      BigInteger intValue = (BigInteger) m_value;</w:t>
      </w:r>
    </w:p>
    <w:p w14:paraId="34C1C10A" w14:textId="77777777" w:rsidR="00154A03" w:rsidRPr="00EC76D5" w:rsidRDefault="00154A03" w:rsidP="00154A03">
      <w:pPr>
        <w:pStyle w:val="Code"/>
      </w:pPr>
    </w:p>
    <w:p w14:paraId="08177F2B" w14:textId="77777777" w:rsidR="00154A03" w:rsidRPr="00EC76D5" w:rsidRDefault="00154A03" w:rsidP="00154A03">
      <w:pPr>
        <w:pStyle w:val="Code"/>
      </w:pPr>
      <w:r w:rsidRPr="00EC76D5">
        <w:t xml:space="preserve">      if (intValue.compareTo(BigInteger.ZERO) &lt; 0) {      </w:t>
      </w:r>
    </w:p>
    <w:p w14:paraId="087642A1" w14:textId="77777777" w:rsidR="00154A03" w:rsidRPr="00EC76D5" w:rsidRDefault="00154A03" w:rsidP="00154A03">
      <w:pPr>
        <w:pStyle w:val="Code"/>
      </w:pPr>
      <w:r w:rsidRPr="00EC76D5">
        <w:t xml:space="preserve">        switch (m_type.getSize()) {</w:t>
      </w:r>
    </w:p>
    <w:p w14:paraId="3BE6E232" w14:textId="77777777" w:rsidR="00154A03" w:rsidRPr="00EC76D5" w:rsidRDefault="00154A03" w:rsidP="00154A03">
      <w:pPr>
        <w:pStyle w:val="Code"/>
      </w:pPr>
      <w:r w:rsidRPr="00EC76D5">
        <w:t xml:space="preserve">          case Type.CharSize:</w:t>
      </w:r>
    </w:p>
    <w:p w14:paraId="23806B7D" w14:textId="77777777" w:rsidR="00154A03" w:rsidRPr="00EC76D5" w:rsidRDefault="00154A03" w:rsidP="00154A03">
      <w:pPr>
        <w:pStyle w:val="Code"/>
      </w:pPr>
      <w:r w:rsidRPr="00EC76D5">
        <w:t xml:space="preserve">            return intValue.subtract(new BigInteger("128"));</w:t>
      </w:r>
    </w:p>
    <w:p w14:paraId="10A84D4A" w14:textId="77777777" w:rsidR="00154A03" w:rsidRPr="00EC76D5" w:rsidRDefault="00154A03" w:rsidP="00154A03">
      <w:pPr>
        <w:pStyle w:val="Code"/>
      </w:pPr>
    </w:p>
    <w:p w14:paraId="23A9D02C" w14:textId="77777777" w:rsidR="00154A03" w:rsidRPr="00EC76D5" w:rsidRDefault="00154A03" w:rsidP="00154A03">
      <w:pPr>
        <w:pStyle w:val="Code"/>
      </w:pPr>
      <w:r w:rsidRPr="00EC76D5">
        <w:t xml:space="preserve">          case Type.IntegerSize:</w:t>
      </w:r>
    </w:p>
    <w:p w14:paraId="44A3FBFB" w14:textId="77777777" w:rsidR="00154A03" w:rsidRPr="00EC76D5" w:rsidRDefault="00154A03" w:rsidP="00154A03">
      <w:pPr>
        <w:pStyle w:val="Code"/>
      </w:pPr>
      <w:r w:rsidRPr="00EC76D5">
        <w:t xml:space="preserve">            return intValue.subtract(new BigInteger("32768"));</w:t>
      </w:r>
    </w:p>
    <w:p w14:paraId="62069769" w14:textId="77777777" w:rsidR="00154A03" w:rsidRPr="00EC76D5" w:rsidRDefault="00154A03" w:rsidP="00154A03">
      <w:pPr>
        <w:pStyle w:val="Code"/>
      </w:pPr>
    </w:p>
    <w:p w14:paraId="31EB7F12" w14:textId="77777777" w:rsidR="00154A03" w:rsidRPr="00EC76D5" w:rsidRDefault="00154A03" w:rsidP="00154A03">
      <w:pPr>
        <w:pStyle w:val="Code"/>
      </w:pPr>
      <w:r w:rsidRPr="00EC76D5">
        <w:t xml:space="preserve">          case Type.LongSize:</w:t>
      </w:r>
    </w:p>
    <w:p w14:paraId="3276ACE8" w14:textId="77777777" w:rsidR="00154A03" w:rsidRPr="00EC76D5" w:rsidRDefault="00154A03" w:rsidP="00154A03">
      <w:pPr>
        <w:pStyle w:val="Code"/>
      </w:pPr>
      <w:r w:rsidRPr="00EC76D5">
        <w:t xml:space="preserve">            return (new BigInteger("2147483648")).add(intValue);</w:t>
      </w:r>
    </w:p>
    <w:p w14:paraId="0DD4122E" w14:textId="77777777" w:rsidR="00154A03" w:rsidRPr="00EC76D5" w:rsidRDefault="00154A03" w:rsidP="00154A03">
      <w:pPr>
        <w:pStyle w:val="Code"/>
      </w:pPr>
      <w:r w:rsidRPr="00EC76D5">
        <w:t xml:space="preserve">        }</w:t>
      </w:r>
    </w:p>
    <w:p w14:paraId="1BCA36A5" w14:textId="77777777" w:rsidR="00154A03" w:rsidRPr="00EC76D5" w:rsidRDefault="00154A03" w:rsidP="00154A03">
      <w:pPr>
        <w:pStyle w:val="Code"/>
      </w:pPr>
      <w:r w:rsidRPr="00EC76D5">
        <w:lastRenderedPageBreak/>
        <w:t xml:space="preserve">      }  </w:t>
      </w:r>
    </w:p>
    <w:p w14:paraId="379F19CE" w14:textId="77777777" w:rsidR="00154A03" w:rsidRPr="00EC76D5" w:rsidRDefault="00154A03" w:rsidP="00154A03">
      <w:pPr>
        <w:pStyle w:val="Code"/>
      </w:pPr>
      <w:r w:rsidRPr="00EC76D5">
        <w:t xml:space="preserve">    }</w:t>
      </w:r>
    </w:p>
    <w:p w14:paraId="6DADC0B6" w14:textId="77777777" w:rsidR="00154A03" w:rsidRPr="00EC76D5" w:rsidRDefault="00154A03" w:rsidP="00154A03">
      <w:pPr>
        <w:pStyle w:val="Code"/>
      </w:pPr>
    </w:p>
    <w:p w14:paraId="3DC6EDE5" w14:textId="77777777" w:rsidR="00154A03" w:rsidRPr="00EC76D5" w:rsidRDefault="00154A03" w:rsidP="00154A03">
      <w:pPr>
        <w:pStyle w:val="Code"/>
      </w:pPr>
      <w:r w:rsidRPr="00EC76D5">
        <w:t xml:space="preserve">    return ((BigInteger) m_value);</w:t>
      </w:r>
    </w:p>
    <w:p w14:paraId="13A133B3" w14:textId="77777777" w:rsidR="00154A03" w:rsidRPr="00EC76D5" w:rsidRDefault="00154A03" w:rsidP="00154A03">
      <w:pPr>
        <w:pStyle w:val="Code"/>
      </w:pPr>
      <w:r w:rsidRPr="00EC76D5">
        <w:t xml:space="preserve">  }</w:t>
      </w:r>
    </w:p>
    <w:p w14:paraId="2A4914C6" w14:textId="77777777" w:rsidR="00154A03" w:rsidRPr="00EC76D5" w:rsidRDefault="00154A03" w:rsidP="00154A03">
      <w:pPr>
        <w:pStyle w:val="Code"/>
      </w:pPr>
      <w:r w:rsidRPr="00EC76D5">
        <w:t xml:space="preserve">  </w:t>
      </w:r>
    </w:p>
    <w:p w14:paraId="50AEB2FD" w14:textId="77777777" w:rsidR="00154A03" w:rsidRPr="00EC76D5" w:rsidRDefault="00154A03" w:rsidP="00154A03">
      <w:pPr>
        <w:pStyle w:val="Code"/>
      </w:pPr>
      <w:r w:rsidRPr="00EC76D5">
        <w:t xml:space="preserve">  public boolean hasAddressSymbol() {</w:t>
      </w:r>
    </w:p>
    <w:p w14:paraId="5915838D" w14:textId="77777777" w:rsidR="00154A03" w:rsidRPr="00EC76D5" w:rsidRDefault="00154A03" w:rsidP="00154A03">
      <w:pPr>
        <w:pStyle w:val="Code"/>
      </w:pPr>
      <w:r w:rsidRPr="00EC76D5">
        <w:t xml:space="preserve">    return (m_addressSymbol != null);</w:t>
      </w:r>
    </w:p>
    <w:p w14:paraId="2964AACA" w14:textId="77777777" w:rsidR="00154A03" w:rsidRPr="00EC76D5" w:rsidRDefault="00154A03" w:rsidP="00154A03">
      <w:pPr>
        <w:pStyle w:val="Code"/>
      </w:pPr>
      <w:r w:rsidRPr="00EC76D5">
        <w:t xml:space="preserve">  }</w:t>
      </w:r>
    </w:p>
    <w:p w14:paraId="15F8D6CF" w14:textId="77777777" w:rsidR="00154A03" w:rsidRPr="00EC76D5" w:rsidRDefault="00154A03" w:rsidP="00154A03">
      <w:pPr>
        <w:pStyle w:val="Code"/>
      </w:pPr>
    </w:p>
    <w:p w14:paraId="06558B5C" w14:textId="77777777" w:rsidR="00154A03" w:rsidRPr="00EC76D5" w:rsidRDefault="00154A03" w:rsidP="00154A03">
      <w:pPr>
        <w:pStyle w:val="Code"/>
      </w:pPr>
      <w:r w:rsidRPr="00EC76D5">
        <w:t xml:space="preserve">  public Symbol getAddressSymbol() {</w:t>
      </w:r>
    </w:p>
    <w:p w14:paraId="1ACFF8D4" w14:textId="77777777" w:rsidR="00154A03" w:rsidRPr="00EC76D5" w:rsidRDefault="00154A03" w:rsidP="00154A03">
      <w:pPr>
        <w:pStyle w:val="Code"/>
      </w:pPr>
      <w:r w:rsidRPr="00EC76D5">
        <w:t xml:space="preserve">    return m_addressSymbol;</w:t>
      </w:r>
    </w:p>
    <w:p w14:paraId="37899D88" w14:textId="77777777" w:rsidR="00154A03" w:rsidRPr="00EC76D5" w:rsidRDefault="00154A03" w:rsidP="00154A03">
      <w:pPr>
        <w:pStyle w:val="Code"/>
      </w:pPr>
      <w:r w:rsidRPr="00EC76D5">
        <w:t xml:space="preserve">  }</w:t>
      </w:r>
    </w:p>
    <w:p w14:paraId="356D2CF2" w14:textId="77777777" w:rsidR="00154A03" w:rsidRPr="00EC76D5" w:rsidRDefault="00154A03" w:rsidP="00154A03">
      <w:pPr>
        <w:pStyle w:val="Code"/>
      </w:pPr>
      <w:r w:rsidRPr="00EC76D5">
        <w:t xml:space="preserve">  </w:t>
      </w:r>
    </w:p>
    <w:p w14:paraId="3861FEC8" w14:textId="77777777" w:rsidR="00154A03" w:rsidRPr="00EC76D5" w:rsidRDefault="00154A03" w:rsidP="00154A03">
      <w:pPr>
        <w:pStyle w:val="Code"/>
      </w:pPr>
      <w:r w:rsidRPr="00EC76D5">
        <w:t xml:space="preserve">  public void setAddressSymbol(Symbol addressSymbol) {</w:t>
      </w:r>
    </w:p>
    <w:p w14:paraId="22780158" w14:textId="77777777" w:rsidR="00154A03" w:rsidRPr="00EC76D5" w:rsidRDefault="00154A03" w:rsidP="00154A03">
      <w:pPr>
        <w:pStyle w:val="Code"/>
      </w:pPr>
      <w:r w:rsidRPr="00EC76D5">
        <w:t xml:space="preserve">    m_addressSymbol = addressSymbol;</w:t>
      </w:r>
    </w:p>
    <w:p w14:paraId="70D859C5" w14:textId="77777777" w:rsidR="00154A03" w:rsidRPr="00EC76D5" w:rsidRDefault="00154A03" w:rsidP="00154A03">
      <w:pPr>
        <w:pStyle w:val="Code"/>
      </w:pPr>
      <w:r w:rsidRPr="00EC76D5">
        <w:t xml:space="preserve">  }  </w:t>
      </w:r>
    </w:p>
    <w:p w14:paraId="36F8BB60" w14:textId="77777777" w:rsidR="00154A03" w:rsidRPr="00EC76D5" w:rsidRDefault="00154A03" w:rsidP="00154A03">
      <w:pPr>
        <w:pStyle w:val="Code"/>
      </w:pPr>
    </w:p>
    <w:p w14:paraId="7F391F6C" w14:textId="77777777" w:rsidR="00154A03" w:rsidRPr="00EC76D5" w:rsidRDefault="00154A03" w:rsidP="00154A03">
      <w:pPr>
        <w:pStyle w:val="Code"/>
      </w:pPr>
      <w:r w:rsidRPr="00EC76D5">
        <w:t xml:space="preserve">  public int getAddressOffset() {</w:t>
      </w:r>
    </w:p>
    <w:p w14:paraId="4D77725C" w14:textId="77777777" w:rsidR="00154A03" w:rsidRPr="00EC76D5" w:rsidRDefault="00154A03" w:rsidP="00154A03">
      <w:pPr>
        <w:pStyle w:val="Code"/>
      </w:pPr>
      <w:r w:rsidRPr="00EC76D5">
        <w:t xml:space="preserve">    return m_addressOffset;</w:t>
      </w:r>
    </w:p>
    <w:p w14:paraId="7A6B24A3" w14:textId="77777777" w:rsidR="00154A03" w:rsidRPr="00EC76D5" w:rsidRDefault="00154A03" w:rsidP="00154A03">
      <w:pPr>
        <w:pStyle w:val="Code"/>
      </w:pPr>
      <w:r w:rsidRPr="00EC76D5">
        <w:t xml:space="preserve">  }</w:t>
      </w:r>
    </w:p>
    <w:p w14:paraId="7B696CA9" w14:textId="77777777" w:rsidR="00154A03" w:rsidRPr="00EC76D5" w:rsidRDefault="00154A03" w:rsidP="00154A03">
      <w:pPr>
        <w:pStyle w:val="Code"/>
      </w:pPr>
      <w:r w:rsidRPr="00EC76D5">
        <w:t xml:space="preserve">  </w:t>
      </w:r>
    </w:p>
    <w:p w14:paraId="167A7B85" w14:textId="77777777" w:rsidR="00154A03" w:rsidRPr="00EC76D5" w:rsidRDefault="00154A03" w:rsidP="00154A03">
      <w:pPr>
        <w:pStyle w:val="Code"/>
      </w:pPr>
      <w:r w:rsidRPr="00EC76D5">
        <w:t xml:space="preserve">  public void setAddressOffset(int addressOffset) {</w:t>
      </w:r>
    </w:p>
    <w:p w14:paraId="73E154FC" w14:textId="77777777" w:rsidR="00154A03" w:rsidRPr="00EC76D5" w:rsidRDefault="00154A03" w:rsidP="00154A03">
      <w:pPr>
        <w:pStyle w:val="Code"/>
      </w:pPr>
      <w:r w:rsidRPr="00EC76D5">
        <w:t xml:space="preserve">    m_addressOffset = addressOffset;</w:t>
      </w:r>
    </w:p>
    <w:p w14:paraId="2686462D" w14:textId="77777777" w:rsidR="00154A03" w:rsidRPr="00EC76D5" w:rsidRDefault="00154A03" w:rsidP="00154A03">
      <w:pPr>
        <w:pStyle w:val="Code"/>
      </w:pPr>
      <w:r w:rsidRPr="00EC76D5">
        <w:t xml:space="preserve">  }</w:t>
      </w:r>
    </w:p>
    <w:p w14:paraId="083F054B" w14:textId="77777777" w:rsidR="00154A03" w:rsidRPr="00EC76D5" w:rsidRDefault="00154A03" w:rsidP="00154A03">
      <w:pPr>
        <w:pStyle w:val="Code"/>
      </w:pPr>
    </w:p>
    <w:p w14:paraId="74BAB2A9" w14:textId="77777777" w:rsidR="00154A03" w:rsidRPr="00EC76D5" w:rsidRDefault="00154A03" w:rsidP="00154A03">
      <w:pPr>
        <w:pStyle w:val="Code"/>
      </w:pPr>
      <w:r w:rsidRPr="00EC76D5">
        <w:t xml:space="preserve">  public Symbol getParentSymbol() {</w:t>
      </w:r>
    </w:p>
    <w:p w14:paraId="3964E1E0" w14:textId="77777777" w:rsidR="00154A03" w:rsidRPr="00EC76D5" w:rsidRDefault="00154A03" w:rsidP="00154A03">
      <w:pPr>
        <w:pStyle w:val="Code"/>
      </w:pPr>
      <w:r w:rsidRPr="00EC76D5">
        <w:t xml:space="preserve">    return m_parentSymbol;</w:t>
      </w:r>
    </w:p>
    <w:p w14:paraId="6E3A182D" w14:textId="77777777" w:rsidR="00154A03" w:rsidRPr="00EC76D5" w:rsidRDefault="00154A03" w:rsidP="00154A03">
      <w:pPr>
        <w:pStyle w:val="Code"/>
      </w:pPr>
      <w:r w:rsidRPr="00EC76D5">
        <w:t xml:space="preserve">  }</w:t>
      </w:r>
    </w:p>
    <w:p w14:paraId="45BE7354" w14:textId="77777777" w:rsidR="00154A03" w:rsidRPr="00EC76D5" w:rsidRDefault="00154A03" w:rsidP="00154A03">
      <w:pPr>
        <w:pStyle w:val="Code"/>
      </w:pPr>
    </w:p>
    <w:p w14:paraId="365B3675" w14:textId="77777777" w:rsidR="00154A03" w:rsidRPr="00EC76D5" w:rsidRDefault="00154A03" w:rsidP="00154A03">
      <w:pPr>
        <w:pStyle w:val="Code"/>
      </w:pPr>
      <w:r w:rsidRPr="00EC76D5">
        <w:t xml:space="preserve">  public void setParentSymbol(Symbol parentSymbol) {</w:t>
      </w:r>
    </w:p>
    <w:p w14:paraId="6444F148" w14:textId="77777777" w:rsidR="00154A03" w:rsidRPr="00EC76D5" w:rsidRDefault="00154A03" w:rsidP="00154A03">
      <w:pPr>
        <w:pStyle w:val="Code"/>
      </w:pPr>
      <w:r w:rsidRPr="00EC76D5">
        <w:t xml:space="preserve">    m_parentSymbol = parentSymbol;</w:t>
      </w:r>
    </w:p>
    <w:p w14:paraId="43E93BA3" w14:textId="77777777" w:rsidR="00154A03" w:rsidRPr="00EC76D5" w:rsidRDefault="00154A03" w:rsidP="00154A03">
      <w:pPr>
        <w:pStyle w:val="Code"/>
      </w:pPr>
      <w:r w:rsidRPr="00EC76D5">
        <w:t xml:space="preserve">  }  </w:t>
      </w:r>
    </w:p>
    <w:p w14:paraId="65A1A5F1" w14:textId="77777777" w:rsidR="00154A03" w:rsidRPr="00EC76D5" w:rsidRDefault="00154A03" w:rsidP="00154A03">
      <w:pPr>
        <w:pStyle w:val="Code"/>
      </w:pPr>
    </w:p>
    <w:p w14:paraId="05680491" w14:textId="77777777" w:rsidR="00154A03" w:rsidRPr="00EC76D5" w:rsidRDefault="00154A03" w:rsidP="00154A03">
      <w:pPr>
        <w:pStyle w:val="Code"/>
      </w:pPr>
      <w:r w:rsidRPr="00EC76D5">
        <w:t xml:space="preserve">  public Set&lt;Symbol&gt; getChildSymbolSet() {</w:t>
      </w:r>
    </w:p>
    <w:p w14:paraId="0283E561" w14:textId="77777777" w:rsidR="00154A03" w:rsidRPr="00EC76D5" w:rsidRDefault="00154A03" w:rsidP="00154A03">
      <w:pPr>
        <w:pStyle w:val="Code"/>
      </w:pPr>
      <w:r w:rsidRPr="00EC76D5">
        <w:t xml:space="preserve">    return m_childSymbolSet;</w:t>
      </w:r>
    </w:p>
    <w:p w14:paraId="19035E48" w14:textId="77777777" w:rsidR="00154A03" w:rsidRPr="00EC76D5" w:rsidRDefault="00154A03" w:rsidP="00154A03">
      <w:pPr>
        <w:pStyle w:val="Code"/>
      </w:pPr>
      <w:r w:rsidRPr="00EC76D5">
        <w:t xml:space="preserve">  }</w:t>
      </w:r>
    </w:p>
    <w:p w14:paraId="3144B1CC" w14:textId="77777777" w:rsidR="00154A03" w:rsidRPr="00EC76D5" w:rsidRDefault="00154A03" w:rsidP="00154A03">
      <w:pPr>
        <w:pStyle w:val="Code"/>
      </w:pPr>
    </w:p>
    <w:p w14:paraId="3365AE16" w14:textId="77777777" w:rsidR="00154A03" w:rsidRPr="00EC76D5" w:rsidRDefault="00154A03" w:rsidP="00154A03">
      <w:pPr>
        <w:pStyle w:val="Code"/>
      </w:pPr>
      <w:r w:rsidRPr="00EC76D5">
        <w:t xml:space="preserve">  public void addChildSymbol(Symbol childSymbol) {</w:t>
      </w:r>
    </w:p>
    <w:p w14:paraId="5ED446B3" w14:textId="77777777" w:rsidR="00154A03" w:rsidRPr="00EC76D5" w:rsidRDefault="00154A03" w:rsidP="00154A03">
      <w:pPr>
        <w:pStyle w:val="Code"/>
      </w:pPr>
      <w:r w:rsidRPr="00EC76D5">
        <w:t xml:space="preserve">    m_childSymbolSet.add(childSymbol);</w:t>
      </w:r>
    </w:p>
    <w:p w14:paraId="10A93086" w14:textId="77777777" w:rsidR="00154A03" w:rsidRPr="00EC76D5" w:rsidRDefault="00154A03" w:rsidP="00154A03">
      <w:pPr>
        <w:pStyle w:val="Code"/>
      </w:pPr>
      <w:r w:rsidRPr="00EC76D5">
        <w:t xml:space="preserve">  }</w:t>
      </w:r>
    </w:p>
    <w:p w14:paraId="45B742F2" w14:textId="77777777" w:rsidR="00154A03" w:rsidRPr="00EC76D5" w:rsidRDefault="00154A03" w:rsidP="00154A03">
      <w:pPr>
        <w:pStyle w:val="Code"/>
      </w:pPr>
    </w:p>
    <w:p w14:paraId="22901595" w14:textId="77777777" w:rsidR="00154A03" w:rsidRPr="00EC76D5" w:rsidRDefault="00154A03" w:rsidP="00154A03">
      <w:pPr>
        <w:pStyle w:val="Code"/>
      </w:pPr>
      <w:r w:rsidRPr="00EC76D5">
        <w:t xml:space="preserve">  public boolean isReferred() {</w:t>
      </w:r>
    </w:p>
    <w:p w14:paraId="0C98BC8A" w14:textId="77777777" w:rsidR="00154A03" w:rsidRPr="00EC76D5" w:rsidRDefault="00154A03" w:rsidP="00154A03">
      <w:pPr>
        <w:pStyle w:val="Code"/>
      </w:pPr>
      <w:r w:rsidRPr="00EC76D5">
        <w:t xml:space="preserve">    return m_referred;</w:t>
      </w:r>
    </w:p>
    <w:p w14:paraId="5A85B194" w14:textId="77777777" w:rsidR="00154A03" w:rsidRPr="00EC76D5" w:rsidRDefault="00154A03" w:rsidP="00154A03">
      <w:pPr>
        <w:pStyle w:val="Code"/>
      </w:pPr>
      <w:r w:rsidRPr="00EC76D5">
        <w:t xml:space="preserve">  }</w:t>
      </w:r>
    </w:p>
    <w:p w14:paraId="55FA647D" w14:textId="77777777" w:rsidR="00154A03" w:rsidRPr="00EC76D5" w:rsidRDefault="00154A03" w:rsidP="00154A03">
      <w:pPr>
        <w:pStyle w:val="Code"/>
      </w:pPr>
      <w:r w:rsidRPr="00EC76D5">
        <w:t xml:space="preserve">  </w:t>
      </w:r>
    </w:p>
    <w:p w14:paraId="01EDF491" w14:textId="77777777" w:rsidR="00154A03" w:rsidRPr="00EC76D5" w:rsidRDefault="00154A03" w:rsidP="00154A03">
      <w:pPr>
        <w:pStyle w:val="Code"/>
      </w:pPr>
      <w:r w:rsidRPr="00EC76D5">
        <w:t xml:space="preserve">  public void setReferred(boolean referred) {</w:t>
      </w:r>
    </w:p>
    <w:p w14:paraId="20CC1A65" w14:textId="77777777" w:rsidR="00154A03" w:rsidRPr="00EC76D5" w:rsidRDefault="00154A03" w:rsidP="00154A03">
      <w:pPr>
        <w:pStyle w:val="Code"/>
      </w:pPr>
      <w:r w:rsidRPr="00EC76D5">
        <w:t xml:space="preserve">    m_referred = referred;</w:t>
      </w:r>
    </w:p>
    <w:p w14:paraId="511D659E" w14:textId="77777777" w:rsidR="00154A03" w:rsidRPr="00EC76D5" w:rsidRDefault="00154A03" w:rsidP="00154A03">
      <w:pPr>
        <w:pStyle w:val="Code"/>
      </w:pPr>
      <w:r w:rsidRPr="00EC76D5">
        <w:t xml:space="preserve">  }</w:t>
      </w:r>
    </w:p>
    <w:p w14:paraId="6FD02F78" w14:textId="77777777" w:rsidR="00154A03" w:rsidRPr="00EC76D5" w:rsidRDefault="00154A03" w:rsidP="00154A03">
      <w:pPr>
        <w:pStyle w:val="Code"/>
      </w:pPr>
    </w:p>
    <w:p w14:paraId="20B9FCF7" w14:textId="77777777" w:rsidR="00154A03" w:rsidRPr="00EC76D5" w:rsidRDefault="00154A03" w:rsidP="00154A03">
      <w:pPr>
        <w:pStyle w:val="Code"/>
      </w:pPr>
      <w:r w:rsidRPr="00EC76D5">
        <w:t xml:space="preserve">  public List&lt;Byte&gt; getByteList() {</w:t>
      </w:r>
    </w:p>
    <w:p w14:paraId="1A2A58A3" w14:textId="77777777" w:rsidR="00154A03" w:rsidRPr="00EC76D5" w:rsidRDefault="00154A03" w:rsidP="00154A03">
      <w:pPr>
        <w:pStyle w:val="Code"/>
      </w:pPr>
      <w:r w:rsidRPr="00EC76D5">
        <w:t xml:space="preserve">    return m_byteList;</w:t>
      </w:r>
    </w:p>
    <w:p w14:paraId="659734F0" w14:textId="77777777" w:rsidR="00154A03" w:rsidRPr="00EC76D5" w:rsidRDefault="00154A03" w:rsidP="00154A03">
      <w:pPr>
        <w:pStyle w:val="Code"/>
      </w:pPr>
      <w:r w:rsidRPr="00EC76D5">
        <w:t xml:space="preserve">  }</w:t>
      </w:r>
    </w:p>
    <w:p w14:paraId="74D6BF37" w14:textId="77777777" w:rsidR="00154A03" w:rsidRPr="00EC76D5" w:rsidRDefault="00154A03" w:rsidP="00154A03">
      <w:pPr>
        <w:pStyle w:val="Code"/>
      </w:pPr>
      <w:r w:rsidRPr="00EC76D5">
        <w:t xml:space="preserve">  </w:t>
      </w:r>
    </w:p>
    <w:p w14:paraId="6D728DA0" w14:textId="77777777" w:rsidR="00154A03" w:rsidRPr="00EC76D5" w:rsidRDefault="00154A03" w:rsidP="00154A03">
      <w:pPr>
        <w:pStyle w:val="Code"/>
      </w:pPr>
      <w:r w:rsidRPr="00EC76D5">
        <w:t xml:space="preserve">  public void setByteList(List&lt;Byte&gt; byteList) {</w:t>
      </w:r>
    </w:p>
    <w:p w14:paraId="5EB01BA6" w14:textId="77777777" w:rsidR="00154A03" w:rsidRPr="00EC76D5" w:rsidRDefault="00154A03" w:rsidP="00154A03">
      <w:pPr>
        <w:pStyle w:val="Code"/>
      </w:pPr>
      <w:r w:rsidRPr="00EC76D5">
        <w:t xml:space="preserve">    m_byteList = byteList;</w:t>
      </w:r>
    </w:p>
    <w:p w14:paraId="25219822" w14:textId="77777777" w:rsidR="00154A03" w:rsidRPr="00EC76D5" w:rsidRDefault="00154A03" w:rsidP="00154A03">
      <w:pPr>
        <w:pStyle w:val="Code"/>
      </w:pPr>
      <w:r w:rsidRPr="00EC76D5">
        <w:t xml:space="preserve">  }</w:t>
      </w:r>
    </w:p>
    <w:p w14:paraId="14D60840" w14:textId="77777777" w:rsidR="00154A03" w:rsidRPr="00EC76D5" w:rsidRDefault="00154A03" w:rsidP="00154A03">
      <w:pPr>
        <w:pStyle w:val="Code"/>
      </w:pPr>
      <w:r w:rsidRPr="00EC76D5">
        <w:lastRenderedPageBreak/>
        <w:t xml:space="preserve">  </w:t>
      </w:r>
    </w:p>
    <w:p w14:paraId="7207460E" w14:textId="77777777" w:rsidR="00154A03" w:rsidRPr="00EC76D5" w:rsidRDefault="00154A03" w:rsidP="00154A03">
      <w:pPr>
        <w:pStyle w:val="Code"/>
      </w:pPr>
      <w:r w:rsidRPr="00EC76D5">
        <w:t xml:space="preserve">  public Map&lt;Integer,String&gt; getAccessMap() {</w:t>
      </w:r>
    </w:p>
    <w:p w14:paraId="1C1779E1" w14:textId="77777777" w:rsidR="00154A03" w:rsidRPr="00EC76D5" w:rsidRDefault="00154A03" w:rsidP="00154A03">
      <w:pPr>
        <w:pStyle w:val="Code"/>
      </w:pPr>
      <w:r w:rsidRPr="00EC76D5">
        <w:t xml:space="preserve">    return m_accessMap;</w:t>
      </w:r>
    </w:p>
    <w:p w14:paraId="4BAB6AB4" w14:textId="77777777" w:rsidR="00154A03" w:rsidRPr="00EC76D5" w:rsidRDefault="00154A03" w:rsidP="00154A03">
      <w:pPr>
        <w:pStyle w:val="Code"/>
      </w:pPr>
      <w:r w:rsidRPr="00EC76D5">
        <w:t xml:space="preserve">  }</w:t>
      </w:r>
    </w:p>
    <w:p w14:paraId="0A295D8D" w14:textId="77777777" w:rsidR="00154A03" w:rsidRPr="00EC76D5" w:rsidRDefault="00154A03" w:rsidP="00154A03">
      <w:pPr>
        <w:pStyle w:val="Code"/>
      </w:pPr>
      <w:r w:rsidRPr="00EC76D5">
        <w:t xml:space="preserve">  </w:t>
      </w:r>
    </w:p>
    <w:p w14:paraId="6FF69BBF" w14:textId="77777777" w:rsidR="00154A03" w:rsidRPr="00EC76D5" w:rsidRDefault="00154A03" w:rsidP="00154A03">
      <w:pPr>
        <w:pStyle w:val="Code"/>
      </w:pPr>
      <w:r w:rsidRPr="00EC76D5">
        <w:t xml:space="preserve">  public void setAccessMap(Map&lt;Integer,String&gt; accessMap) {</w:t>
      </w:r>
    </w:p>
    <w:p w14:paraId="62C1F10F" w14:textId="77777777" w:rsidR="00154A03" w:rsidRPr="00EC76D5" w:rsidRDefault="00154A03" w:rsidP="00154A03">
      <w:pPr>
        <w:pStyle w:val="Code"/>
      </w:pPr>
      <w:r w:rsidRPr="00EC76D5">
        <w:t xml:space="preserve">    m_accessMap = accessMap;</w:t>
      </w:r>
    </w:p>
    <w:p w14:paraId="4549C442" w14:textId="77777777" w:rsidR="00154A03" w:rsidRPr="00EC76D5" w:rsidRDefault="00154A03" w:rsidP="00154A03">
      <w:pPr>
        <w:pStyle w:val="Code"/>
      </w:pPr>
      <w:r w:rsidRPr="00EC76D5">
        <w:t xml:space="preserve">  }</w:t>
      </w:r>
    </w:p>
    <w:p w14:paraId="39FB02D3" w14:textId="77777777" w:rsidR="00154A03" w:rsidRPr="00EC76D5" w:rsidRDefault="00154A03" w:rsidP="00154A03">
      <w:pPr>
        <w:pStyle w:val="Code"/>
      </w:pPr>
      <w:r w:rsidRPr="00EC76D5">
        <w:t xml:space="preserve">  </w:t>
      </w:r>
    </w:p>
    <w:p w14:paraId="6DA8333D" w14:textId="77777777" w:rsidR="00154A03" w:rsidRPr="00EC76D5" w:rsidRDefault="00154A03" w:rsidP="00154A03">
      <w:pPr>
        <w:pStyle w:val="Code"/>
      </w:pPr>
      <w:r w:rsidRPr="00EC76D5">
        <w:t xml:space="preserve">  public Map&lt;Integer,String&gt; getCallMap() {</w:t>
      </w:r>
    </w:p>
    <w:p w14:paraId="68C29C26" w14:textId="77777777" w:rsidR="00154A03" w:rsidRPr="00EC76D5" w:rsidRDefault="00154A03" w:rsidP="00154A03">
      <w:pPr>
        <w:pStyle w:val="Code"/>
      </w:pPr>
      <w:r w:rsidRPr="00EC76D5">
        <w:t xml:space="preserve">    return m_callMap;</w:t>
      </w:r>
    </w:p>
    <w:p w14:paraId="0CED5AB7" w14:textId="77777777" w:rsidR="00154A03" w:rsidRPr="00EC76D5" w:rsidRDefault="00154A03" w:rsidP="00154A03">
      <w:pPr>
        <w:pStyle w:val="Code"/>
      </w:pPr>
      <w:r w:rsidRPr="00EC76D5">
        <w:t xml:space="preserve">  }  </w:t>
      </w:r>
    </w:p>
    <w:p w14:paraId="08BDCA18" w14:textId="77777777" w:rsidR="00154A03" w:rsidRPr="00EC76D5" w:rsidRDefault="00154A03" w:rsidP="00154A03">
      <w:pPr>
        <w:pStyle w:val="Code"/>
      </w:pPr>
      <w:r w:rsidRPr="00EC76D5">
        <w:t xml:space="preserve">  </w:t>
      </w:r>
    </w:p>
    <w:p w14:paraId="73FEA341" w14:textId="77777777" w:rsidR="00154A03" w:rsidRPr="00EC76D5" w:rsidRDefault="00154A03" w:rsidP="00154A03">
      <w:pPr>
        <w:pStyle w:val="Code"/>
      </w:pPr>
      <w:r w:rsidRPr="00EC76D5">
        <w:t xml:space="preserve">  public void setCallMap(Map&lt;Integer,String&gt; callMap) {</w:t>
      </w:r>
    </w:p>
    <w:p w14:paraId="0AC9D8B9" w14:textId="77777777" w:rsidR="00154A03" w:rsidRPr="00EC76D5" w:rsidRDefault="00154A03" w:rsidP="00154A03">
      <w:pPr>
        <w:pStyle w:val="Code"/>
      </w:pPr>
      <w:r w:rsidRPr="00EC76D5">
        <w:t xml:space="preserve">    m_callMap = callMap;</w:t>
      </w:r>
    </w:p>
    <w:p w14:paraId="7C8BD817" w14:textId="77777777" w:rsidR="00154A03" w:rsidRPr="00EC76D5" w:rsidRDefault="00154A03" w:rsidP="00154A03">
      <w:pPr>
        <w:pStyle w:val="Code"/>
      </w:pPr>
      <w:r w:rsidRPr="00EC76D5">
        <w:t xml:space="preserve">  }</w:t>
      </w:r>
    </w:p>
    <w:p w14:paraId="1BEDF4FA" w14:textId="77777777" w:rsidR="00154A03" w:rsidRPr="00EC76D5" w:rsidRDefault="00154A03" w:rsidP="00154A03">
      <w:pPr>
        <w:pStyle w:val="Code"/>
      </w:pPr>
      <w:r w:rsidRPr="00EC76D5">
        <w:t xml:space="preserve">  </w:t>
      </w:r>
    </w:p>
    <w:p w14:paraId="12DBCFCC" w14:textId="77777777" w:rsidR="00154A03" w:rsidRPr="00EC76D5" w:rsidRDefault="00154A03" w:rsidP="00154A03">
      <w:pPr>
        <w:pStyle w:val="Code"/>
      </w:pPr>
      <w:r w:rsidRPr="00EC76D5">
        <w:t xml:space="preserve">  public Set&lt;Integer&gt; getReturnSet() {</w:t>
      </w:r>
    </w:p>
    <w:p w14:paraId="15BF88B3" w14:textId="77777777" w:rsidR="00154A03" w:rsidRPr="00EC76D5" w:rsidRDefault="00154A03" w:rsidP="00154A03">
      <w:pPr>
        <w:pStyle w:val="Code"/>
      </w:pPr>
      <w:r w:rsidRPr="00EC76D5">
        <w:t xml:space="preserve">    return m_returnSet;</w:t>
      </w:r>
    </w:p>
    <w:p w14:paraId="6FEBE85B" w14:textId="77777777" w:rsidR="00154A03" w:rsidRPr="00EC76D5" w:rsidRDefault="00154A03" w:rsidP="00154A03">
      <w:pPr>
        <w:pStyle w:val="Code"/>
      </w:pPr>
      <w:r w:rsidRPr="00EC76D5">
        <w:t xml:space="preserve">  }</w:t>
      </w:r>
    </w:p>
    <w:p w14:paraId="483DE724" w14:textId="77777777" w:rsidR="00154A03" w:rsidRPr="00EC76D5" w:rsidRDefault="00154A03" w:rsidP="00154A03">
      <w:pPr>
        <w:pStyle w:val="Code"/>
      </w:pPr>
      <w:r w:rsidRPr="00EC76D5">
        <w:t xml:space="preserve">  </w:t>
      </w:r>
    </w:p>
    <w:p w14:paraId="09D92221" w14:textId="77777777" w:rsidR="00154A03" w:rsidRPr="00EC76D5" w:rsidRDefault="00154A03" w:rsidP="00154A03">
      <w:pPr>
        <w:pStyle w:val="Code"/>
      </w:pPr>
      <w:r w:rsidRPr="00EC76D5">
        <w:t xml:space="preserve">  public void setReturnSet(Set&lt;Integer&gt; returnSet) {</w:t>
      </w:r>
    </w:p>
    <w:p w14:paraId="69FEFB7E" w14:textId="77777777" w:rsidR="00154A03" w:rsidRPr="00EC76D5" w:rsidRDefault="00154A03" w:rsidP="00154A03">
      <w:pPr>
        <w:pStyle w:val="Code"/>
      </w:pPr>
      <w:r w:rsidRPr="00EC76D5">
        <w:t xml:space="preserve">    m_returnSet = returnSet;</w:t>
      </w:r>
    </w:p>
    <w:p w14:paraId="7602F0C1" w14:textId="77777777" w:rsidR="00154A03" w:rsidRPr="00EC76D5" w:rsidRDefault="00154A03" w:rsidP="00154A03">
      <w:pPr>
        <w:pStyle w:val="Code"/>
      </w:pPr>
      <w:r w:rsidRPr="00EC76D5">
        <w:t xml:space="preserve">  }</w:t>
      </w:r>
    </w:p>
    <w:p w14:paraId="69DB101A" w14:textId="77777777" w:rsidR="00154A03" w:rsidRPr="00EC76D5" w:rsidRDefault="00154A03" w:rsidP="00154A03">
      <w:pPr>
        <w:pStyle w:val="Code"/>
      </w:pPr>
    </w:p>
    <w:p w14:paraId="1405962E" w14:textId="77777777" w:rsidR="00154A03" w:rsidRPr="00EC76D5" w:rsidRDefault="00154A03" w:rsidP="00154A03">
      <w:pPr>
        <w:pStyle w:val="Code"/>
      </w:pPr>
      <w:r w:rsidRPr="00EC76D5">
        <w:t xml:space="preserve">  public Map&lt;Integer,Integer&gt; getByteToTextMap() {</w:t>
      </w:r>
    </w:p>
    <w:p w14:paraId="355F294B" w14:textId="77777777" w:rsidR="00154A03" w:rsidRPr="00EC76D5" w:rsidRDefault="00154A03" w:rsidP="00154A03">
      <w:pPr>
        <w:pStyle w:val="Code"/>
      </w:pPr>
      <w:r w:rsidRPr="00EC76D5">
        <w:t xml:space="preserve">    return m_byteToTextMap;</w:t>
      </w:r>
    </w:p>
    <w:p w14:paraId="1EC00022" w14:textId="77777777" w:rsidR="00154A03" w:rsidRPr="00EC76D5" w:rsidRDefault="00154A03" w:rsidP="00154A03">
      <w:pPr>
        <w:pStyle w:val="Code"/>
      </w:pPr>
      <w:r w:rsidRPr="00EC76D5">
        <w:t xml:space="preserve">  }</w:t>
      </w:r>
    </w:p>
    <w:p w14:paraId="46D1E2AE" w14:textId="77777777" w:rsidR="00154A03" w:rsidRPr="00EC76D5" w:rsidRDefault="00154A03" w:rsidP="00154A03">
      <w:pPr>
        <w:pStyle w:val="Code"/>
      </w:pPr>
      <w:r w:rsidRPr="00EC76D5">
        <w:t xml:space="preserve">  </w:t>
      </w:r>
    </w:p>
    <w:p w14:paraId="7CF20E3D" w14:textId="77777777" w:rsidR="00154A03" w:rsidRPr="00EC76D5" w:rsidRDefault="00154A03" w:rsidP="00154A03">
      <w:pPr>
        <w:pStyle w:val="Code"/>
      </w:pPr>
      <w:r w:rsidRPr="00EC76D5">
        <w:t xml:space="preserve">  public void setByteToTextMap(Map&lt;Integer,Integer&gt; byteToTextMap) {</w:t>
      </w:r>
    </w:p>
    <w:p w14:paraId="6D1942FA" w14:textId="77777777" w:rsidR="00154A03" w:rsidRPr="00EC76D5" w:rsidRDefault="00154A03" w:rsidP="00154A03">
      <w:pPr>
        <w:pStyle w:val="Code"/>
      </w:pPr>
      <w:r w:rsidRPr="00EC76D5">
        <w:t xml:space="preserve">    m_byteToTextMap = byteToTextMap;</w:t>
      </w:r>
    </w:p>
    <w:p w14:paraId="7D2B64BB" w14:textId="77777777" w:rsidR="00154A03" w:rsidRPr="00EC76D5" w:rsidRDefault="00154A03" w:rsidP="00154A03">
      <w:pPr>
        <w:pStyle w:val="Code"/>
      </w:pPr>
      <w:r w:rsidRPr="00EC76D5">
        <w:t xml:space="preserve">  }</w:t>
      </w:r>
    </w:p>
    <w:p w14:paraId="04C45A24" w14:textId="77777777" w:rsidR="00154A03" w:rsidRPr="00EC76D5" w:rsidRDefault="00154A03" w:rsidP="00154A03">
      <w:pPr>
        <w:pStyle w:val="Code"/>
      </w:pPr>
      <w:r w:rsidRPr="00EC76D5">
        <w:t xml:space="preserve">  </w:t>
      </w:r>
    </w:p>
    <w:p w14:paraId="7BC2C275" w14:textId="77777777" w:rsidR="00154A03" w:rsidRPr="00EC76D5" w:rsidRDefault="00154A03" w:rsidP="00154A03">
      <w:pPr>
        <w:pStyle w:val="Code"/>
      </w:pPr>
      <w:r w:rsidRPr="00EC76D5">
        <w:t xml:space="preserve">  public List&lt;String&gt; getTextList() {</w:t>
      </w:r>
    </w:p>
    <w:p w14:paraId="79AB0939" w14:textId="77777777" w:rsidR="00154A03" w:rsidRPr="00EC76D5" w:rsidRDefault="00154A03" w:rsidP="00154A03">
      <w:pPr>
        <w:pStyle w:val="Code"/>
      </w:pPr>
      <w:r w:rsidRPr="00EC76D5">
        <w:t xml:space="preserve">    return m_textList;</w:t>
      </w:r>
    </w:p>
    <w:p w14:paraId="318DC053" w14:textId="77777777" w:rsidR="00154A03" w:rsidRPr="00EC76D5" w:rsidRDefault="00154A03" w:rsidP="00154A03">
      <w:pPr>
        <w:pStyle w:val="Code"/>
      </w:pPr>
      <w:r w:rsidRPr="00EC76D5">
        <w:t xml:space="preserve">  }</w:t>
      </w:r>
    </w:p>
    <w:p w14:paraId="26180A4B" w14:textId="77777777" w:rsidR="00154A03" w:rsidRPr="00EC76D5" w:rsidRDefault="00154A03" w:rsidP="00154A03">
      <w:pPr>
        <w:pStyle w:val="Code"/>
      </w:pPr>
      <w:r w:rsidRPr="00EC76D5">
        <w:t xml:space="preserve">  </w:t>
      </w:r>
    </w:p>
    <w:p w14:paraId="034FA66F" w14:textId="77777777" w:rsidR="00154A03" w:rsidRPr="00EC76D5" w:rsidRDefault="00154A03" w:rsidP="00154A03">
      <w:pPr>
        <w:pStyle w:val="Code"/>
      </w:pPr>
      <w:r w:rsidRPr="00EC76D5">
        <w:t xml:space="preserve">  public void setTextList(List&lt;String&gt; textList) {</w:t>
      </w:r>
    </w:p>
    <w:p w14:paraId="21B092DE" w14:textId="77777777" w:rsidR="00154A03" w:rsidRPr="00EC76D5" w:rsidRDefault="00154A03" w:rsidP="00154A03">
      <w:pPr>
        <w:pStyle w:val="Code"/>
      </w:pPr>
      <w:r w:rsidRPr="00EC76D5">
        <w:t xml:space="preserve">    m_textList = textList;</w:t>
      </w:r>
    </w:p>
    <w:p w14:paraId="0DFF1E61" w14:textId="77777777" w:rsidR="00154A03" w:rsidRPr="00EC76D5" w:rsidRDefault="00154A03" w:rsidP="00154A03">
      <w:pPr>
        <w:pStyle w:val="Code"/>
      </w:pPr>
      <w:r w:rsidRPr="00EC76D5">
        <w:t xml:space="preserve">  }</w:t>
      </w:r>
    </w:p>
    <w:p w14:paraId="0F3D1D8C" w14:textId="77777777" w:rsidR="00154A03" w:rsidRPr="00EC76D5" w:rsidRDefault="00154A03" w:rsidP="00154A03">
      <w:pPr>
        <w:pStyle w:val="Code"/>
      </w:pPr>
    </w:p>
    <w:p w14:paraId="36A34114" w14:textId="77777777" w:rsidR="00154A03" w:rsidRPr="00EC76D5" w:rsidRDefault="00154A03" w:rsidP="00154A03">
      <w:pPr>
        <w:pStyle w:val="Code"/>
      </w:pPr>
      <w:r w:rsidRPr="00EC76D5">
        <w:t xml:space="preserve">  public boolean isLeftValue() {</w:t>
      </w:r>
    </w:p>
    <w:p w14:paraId="30045F1A" w14:textId="77777777" w:rsidR="00154A03" w:rsidRPr="00EC76D5" w:rsidRDefault="00154A03" w:rsidP="00154A03">
      <w:pPr>
        <w:pStyle w:val="Code"/>
      </w:pPr>
      <w:r w:rsidRPr="00EC76D5">
        <w:t xml:space="preserve">    switch (m_type.getSort()) {</w:t>
      </w:r>
    </w:p>
    <w:p w14:paraId="32C1432F" w14:textId="77777777" w:rsidR="00154A03" w:rsidRPr="00EC76D5" w:rsidRDefault="00154A03" w:rsidP="00154A03">
      <w:pPr>
        <w:pStyle w:val="Code"/>
      </w:pPr>
      <w:r w:rsidRPr="00EC76D5">
        <w:t xml:space="preserve">      case Array:</w:t>
      </w:r>
    </w:p>
    <w:p w14:paraId="3B3B3AA4" w14:textId="77777777" w:rsidR="00154A03" w:rsidRPr="00EC76D5" w:rsidRDefault="00154A03" w:rsidP="00154A03">
      <w:pPr>
        <w:pStyle w:val="Code"/>
      </w:pPr>
      <w:r w:rsidRPr="00EC76D5">
        <w:t xml:space="preserve">      case Function:</w:t>
      </w:r>
    </w:p>
    <w:p w14:paraId="6A4573E0" w14:textId="77777777" w:rsidR="00154A03" w:rsidRPr="00EC76D5" w:rsidRDefault="00154A03" w:rsidP="00154A03">
      <w:pPr>
        <w:pStyle w:val="Code"/>
      </w:pPr>
      <w:r w:rsidRPr="00EC76D5">
        <w:t xml:space="preserve">        return false;</w:t>
      </w:r>
    </w:p>
    <w:p w14:paraId="057B5177" w14:textId="77777777" w:rsidR="00154A03" w:rsidRPr="00EC76D5" w:rsidRDefault="00154A03" w:rsidP="00154A03">
      <w:pPr>
        <w:pStyle w:val="Code"/>
      </w:pPr>
    </w:p>
    <w:p w14:paraId="66F0E3B9" w14:textId="77777777" w:rsidR="00154A03" w:rsidRPr="00EC76D5" w:rsidRDefault="00154A03" w:rsidP="00154A03">
      <w:pPr>
        <w:pStyle w:val="Code"/>
      </w:pPr>
      <w:r w:rsidRPr="00EC76D5">
        <w:t xml:space="preserve">      default:</w:t>
      </w:r>
    </w:p>
    <w:p w14:paraId="425D1177" w14:textId="77777777" w:rsidR="00154A03" w:rsidRPr="00EC76D5" w:rsidRDefault="00154A03" w:rsidP="00154A03">
      <w:pPr>
        <w:pStyle w:val="Code"/>
      </w:pPr>
      <w:r w:rsidRPr="00EC76D5">
        <w:t xml:space="preserve">        return !m_type.isConstant();</w:t>
      </w:r>
    </w:p>
    <w:p w14:paraId="0773D33B" w14:textId="77777777" w:rsidR="00154A03" w:rsidRPr="00EC76D5" w:rsidRDefault="00154A03" w:rsidP="00154A03">
      <w:pPr>
        <w:pStyle w:val="Code"/>
      </w:pPr>
      <w:r w:rsidRPr="00EC76D5">
        <w:t xml:space="preserve">    }</w:t>
      </w:r>
    </w:p>
    <w:p w14:paraId="017B3F7A" w14:textId="77777777" w:rsidR="00154A03" w:rsidRPr="00EC76D5" w:rsidRDefault="00154A03" w:rsidP="00154A03">
      <w:pPr>
        <w:pStyle w:val="Code"/>
      </w:pPr>
      <w:r w:rsidRPr="00EC76D5">
        <w:t xml:space="preserve">  }</w:t>
      </w:r>
    </w:p>
    <w:p w14:paraId="703ED1E8" w14:textId="77777777" w:rsidR="00154A03" w:rsidRPr="00EC76D5" w:rsidRDefault="00154A03" w:rsidP="00154A03">
      <w:pPr>
        <w:pStyle w:val="Code"/>
      </w:pPr>
      <w:r w:rsidRPr="00EC76D5">
        <w:t xml:space="preserve">  </w:t>
      </w:r>
    </w:p>
    <w:p w14:paraId="3507A007" w14:textId="77777777" w:rsidR="00154A03" w:rsidRPr="00EC76D5" w:rsidRDefault="00154A03" w:rsidP="00154A03">
      <w:pPr>
        <w:pStyle w:val="Code"/>
      </w:pPr>
      <w:r w:rsidRPr="00EC76D5">
        <w:t xml:space="preserve">  public String toString() {</w:t>
      </w:r>
    </w:p>
    <w:p w14:paraId="0092FD65" w14:textId="77777777" w:rsidR="00154A03" w:rsidRPr="00EC76D5" w:rsidRDefault="00154A03" w:rsidP="00154A03">
      <w:pPr>
        <w:pStyle w:val="Code"/>
      </w:pPr>
      <w:r w:rsidRPr="00EC76D5">
        <w:t xml:space="preserve">    return m_storage.name() + " " + m_type.toString() + " "+m_name.toString();</w:t>
      </w:r>
    </w:p>
    <w:p w14:paraId="220FBECB" w14:textId="77777777" w:rsidR="00154A03" w:rsidRPr="00EC76D5" w:rsidRDefault="00154A03" w:rsidP="00154A03">
      <w:pPr>
        <w:pStyle w:val="Code"/>
      </w:pPr>
      <w:r w:rsidRPr="00EC76D5">
        <w:t xml:space="preserve">  }</w:t>
      </w:r>
    </w:p>
    <w:p w14:paraId="511746F1" w14:textId="77777777" w:rsidR="00154A03" w:rsidRPr="00EC76D5" w:rsidRDefault="00154A03" w:rsidP="00154A03">
      <w:pPr>
        <w:pStyle w:val="Code"/>
      </w:pPr>
    </w:p>
    <w:p w14:paraId="05095EB0" w14:textId="77777777" w:rsidR="00154A03" w:rsidRPr="00EC76D5" w:rsidRDefault="00154A03" w:rsidP="00154A03">
      <w:pPr>
        <w:pStyle w:val="Code"/>
      </w:pPr>
      <w:r w:rsidRPr="00EC76D5">
        <w:t xml:space="preserve">  public void save(DataOutputStream outStream) throws Exception {</w:t>
      </w:r>
    </w:p>
    <w:p w14:paraId="53823A89" w14:textId="77777777" w:rsidR="00154A03" w:rsidRPr="00EC76D5" w:rsidRDefault="00154A03" w:rsidP="00154A03">
      <w:pPr>
        <w:pStyle w:val="Code"/>
      </w:pPr>
      <w:r w:rsidRPr="00EC76D5">
        <w:lastRenderedPageBreak/>
        <w:t xml:space="preserve">    writeString(outStream, m_uniqueName);</w:t>
      </w:r>
    </w:p>
    <w:p w14:paraId="460C873D" w14:textId="63D2CCF9" w:rsidR="00154A03" w:rsidRPr="00EC76D5" w:rsidRDefault="003C202A" w:rsidP="00154A03">
      <w:pPr>
        <w:pStyle w:val="Code"/>
      </w:pPr>
      <w:r w:rsidRPr="00EC76D5">
        <w:t xml:space="preserve">    outStream.writeInt(m_entryPoint);</w:t>
      </w:r>
    </w:p>
    <w:p w14:paraId="290E5E5A" w14:textId="77777777" w:rsidR="003C202A" w:rsidRPr="00EC76D5" w:rsidRDefault="003C202A" w:rsidP="00154A03">
      <w:pPr>
        <w:pStyle w:val="Code"/>
      </w:pPr>
    </w:p>
    <w:p w14:paraId="69AD1775" w14:textId="77777777" w:rsidR="00154A03" w:rsidRPr="00EC76D5" w:rsidRDefault="00154A03" w:rsidP="00154A03">
      <w:pPr>
        <w:pStyle w:val="Code"/>
      </w:pPr>
      <w:r w:rsidRPr="00EC76D5">
        <w:t xml:space="preserve">    if (m_byteList != null) {</w:t>
      </w:r>
    </w:p>
    <w:p w14:paraId="3069DDB7" w14:textId="77777777" w:rsidR="00154A03" w:rsidRPr="00EC76D5" w:rsidRDefault="00154A03" w:rsidP="00154A03">
      <w:pPr>
        <w:pStyle w:val="Code"/>
      </w:pPr>
      <w:r w:rsidRPr="00EC76D5">
        <w:t xml:space="preserve">      outStream.writeInt(m_byteList.size());</w:t>
      </w:r>
    </w:p>
    <w:p w14:paraId="686B72C5" w14:textId="77777777" w:rsidR="00154A03" w:rsidRPr="00EC76D5" w:rsidRDefault="00154A03" w:rsidP="00154A03">
      <w:pPr>
        <w:pStyle w:val="Code"/>
      </w:pPr>
      <w:r w:rsidRPr="00EC76D5">
        <w:t xml:space="preserve">      for (byte b : m_byteList) {</w:t>
      </w:r>
    </w:p>
    <w:p w14:paraId="7D1EDFBB" w14:textId="77777777" w:rsidR="00154A03" w:rsidRPr="00EC76D5" w:rsidRDefault="00154A03" w:rsidP="00154A03">
      <w:pPr>
        <w:pStyle w:val="Code"/>
      </w:pPr>
      <w:r w:rsidRPr="00EC76D5">
        <w:t xml:space="preserve">        outStream.writeByte(b);</w:t>
      </w:r>
    </w:p>
    <w:p w14:paraId="247A05EA" w14:textId="77777777" w:rsidR="00154A03" w:rsidRPr="00EC76D5" w:rsidRDefault="00154A03" w:rsidP="00154A03">
      <w:pPr>
        <w:pStyle w:val="Code"/>
      </w:pPr>
      <w:r w:rsidRPr="00EC76D5">
        <w:t xml:space="preserve">      }</w:t>
      </w:r>
    </w:p>
    <w:p w14:paraId="7841BAF2" w14:textId="77777777" w:rsidR="00154A03" w:rsidRPr="00EC76D5" w:rsidRDefault="00154A03" w:rsidP="00154A03">
      <w:pPr>
        <w:pStyle w:val="Code"/>
      </w:pPr>
      <w:r w:rsidRPr="00EC76D5">
        <w:t xml:space="preserve">    }</w:t>
      </w:r>
    </w:p>
    <w:p w14:paraId="0CADC70F" w14:textId="77777777" w:rsidR="00154A03" w:rsidRPr="00EC76D5" w:rsidRDefault="00154A03" w:rsidP="00154A03">
      <w:pPr>
        <w:pStyle w:val="Code"/>
      </w:pPr>
      <w:r w:rsidRPr="00EC76D5">
        <w:t xml:space="preserve">    else {</w:t>
      </w:r>
    </w:p>
    <w:p w14:paraId="01BA48B8" w14:textId="77777777" w:rsidR="00154A03" w:rsidRPr="00EC76D5" w:rsidRDefault="00154A03" w:rsidP="00154A03">
      <w:pPr>
        <w:pStyle w:val="Code"/>
      </w:pPr>
      <w:r w:rsidRPr="00EC76D5">
        <w:t xml:space="preserve">      outStream.writeInt(0);</w:t>
      </w:r>
    </w:p>
    <w:p w14:paraId="62846C25" w14:textId="77777777" w:rsidR="00154A03" w:rsidRPr="00EC76D5" w:rsidRDefault="00154A03" w:rsidP="00154A03">
      <w:pPr>
        <w:pStyle w:val="Code"/>
      </w:pPr>
      <w:r w:rsidRPr="00EC76D5">
        <w:t xml:space="preserve">    }</w:t>
      </w:r>
    </w:p>
    <w:p w14:paraId="0D35B538" w14:textId="77777777" w:rsidR="00154A03" w:rsidRPr="00EC76D5" w:rsidRDefault="00154A03" w:rsidP="00154A03">
      <w:pPr>
        <w:pStyle w:val="Code"/>
      </w:pPr>
    </w:p>
    <w:p w14:paraId="6075CD6E" w14:textId="77777777" w:rsidR="00154A03" w:rsidRPr="00EC76D5" w:rsidRDefault="00154A03" w:rsidP="00154A03">
      <w:pPr>
        <w:pStyle w:val="Code"/>
      </w:pPr>
      <w:r w:rsidRPr="00EC76D5">
        <w:t xml:space="preserve">    if (m_accessMap != null) {</w:t>
      </w:r>
    </w:p>
    <w:p w14:paraId="2256D59F" w14:textId="77777777" w:rsidR="00154A03" w:rsidRPr="00EC76D5" w:rsidRDefault="00154A03" w:rsidP="00154A03">
      <w:pPr>
        <w:pStyle w:val="Code"/>
      </w:pPr>
      <w:r w:rsidRPr="00EC76D5">
        <w:t xml:space="preserve">      outStream.writeInt(m_accessMap.size());</w:t>
      </w:r>
    </w:p>
    <w:p w14:paraId="784DF45F" w14:textId="77777777" w:rsidR="00154A03" w:rsidRPr="00EC76D5" w:rsidRDefault="00154A03" w:rsidP="00154A03">
      <w:pPr>
        <w:pStyle w:val="Code"/>
      </w:pPr>
      <w:r w:rsidRPr="00EC76D5">
        <w:t xml:space="preserve">      for (Map.Entry&lt;Integer,String&gt; entry : m_accessMap.entrySet()) {</w:t>
      </w:r>
    </w:p>
    <w:p w14:paraId="61A4E8E1" w14:textId="77777777" w:rsidR="00154A03" w:rsidRPr="00EC76D5" w:rsidRDefault="00154A03" w:rsidP="00154A03">
      <w:pPr>
        <w:pStyle w:val="Code"/>
      </w:pPr>
      <w:r w:rsidRPr="00EC76D5">
        <w:t xml:space="preserve">        outStream.writeInt(entry.getKey());</w:t>
      </w:r>
    </w:p>
    <w:p w14:paraId="0E86F00F" w14:textId="77777777" w:rsidR="00154A03" w:rsidRPr="00EC76D5" w:rsidRDefault="00154A03" w:rsidP="00154A03">
      <w:pPr>
        <w:pStyle w:val="Code"/>
      </w:pPr>
      <w:r w:rsidRPr="00EC76D5">
        <w:t xml:space="preserve">        writeString(outStream, entry.getValue());</w:t>
      </w:r>
    </w:p>
    <w:p w14:paraId="69B42DA3" w14:textId="77777777" w:rsidR="00154A03" w:rsidRPr="00EC76D5" w:rsidRDefault="00154A03" w:rsidP="00154A03">
      <w:pPr>
        <w:pStyle w:val="Code"/>
      </w:pPr>
      <w:r w:rsidRPr="00EC76D5">
        <w:t xml:space="preserve">      }</w:t>
      </w:r>
    </w:p>
    <w:p w14:paraId="4047BD47" w14:textId="77777777" w:rsidR="00154A03" w:rsidRPr="00EC76D5" w:rsidRDefault="00154A03" w:rsidP="00154A03">
      <w:pPr>
        <w:pStyle w:val="Code"/>
      </w:pPr>
      <w:r w:rsidRPr="00EC76D5">
        <w:t xml:space="preserve">    }</w:t>
      </w:r>
    </w:p>
    <w:p w14:paraId="1B351853" w14:textId="77777777" w:rsidR="00154A03" w:rsidRPr="00EC76D5" w:rsidRDefault="00154A03" w:rsidP="00154A03">
      <w:pPr>
        <w:pStyle w:val="Code"/>
      </w:pPr>
      <w:r w:rsidRPr="00EC76D5">
        <w:t xml:space="preserve">    else {</w:t>
      </w:r>
    </w:p>
    <w:p w14:paraId="5EF2DF39" w14:textId="77777777" w:rsidR="00154A03" w:rsidRPr="00EC76D5" w:rsidRDefault="00154A03" w:rsidP="00154A03">
      <w:pPr>
        <w:pStyle w:val="Code"/>
      </w:pPr>
      <w:r w:rsidRPr="00EC76D5">
        <w:t xml:space="preserve">      outStream.writeInt(0);</w:t>
      </w:r>
    </w:p>
    <w:p w14:paraId="266A7AF4" w14:textId="77777777" w:rsidR="00154A03" w:rsidRPr="00EC76D5" w:rsidRDefault="00154A03" w:rsidP="00154A03">
      <w:pPr>
        <w:pStyle w:val="Code"/>
      </w:pPr>
      <w:r w:rsidRPr="00EC76D5">
        <w:t xml:space="preserve">    }</w:t>
      </w:r>
    </w:p>
    <w:p w14:paraId="5DFBB609" w14:textId="77777777" w:rsidR="00154A03" w:rsidRPr="00EC76D5" w:rsidRDefault="00154A03" w:rsidP="00154A03">
      <w:pPr>
        <w:pStyle w:val="Code"/>
      </w:pPr>
      <w:r w:rsidRPr="00EC76D5">
        <w:t xml:space="preserve">    </w:t>
      </w:r>
    </w:p>
    <w:p w14:paraId="1C83577B" w14:textId="77777777" w:rsidR="00154A03" w:rsidRPr="00EC76D5" w:rsidRDefault="00154A03" w:rsidP="00154A03">
      <w:pPr>
        <w:pStyle w:val="Code"/>
      </w:pPr>
      <w:r w:rsidRPr="00EC76D5">
        <w:t xml:space="preserve">    if (m_callMap != null) {</w:t>
      </w:r>
    </w:p>
    <w:p w14:paraId="75BFC5D9" w14:textId="77777777" w:rsidR="00154A03" w:rsidRPr="00EC76D5" w:rsidRDefault="00154A03" w:rsidP="00154A03">
      <w:pPr>
        <w:pStyle w:val="Code"/>
      </w:pPr>
      <w:r w:rsidRPr="00EC76D5">
        <w:t xml:space="preserve">      outStream.writeInt(m_callMap.size());</w:t>
      </w:r>
    </w:p>
    <w:p w14:paraId="59161090" w14:textId="77777777" w:rsidR="00154A03" w:rsidRPr="00EC76D5" w:rsidRDefault="00154A03" w:rsidP="00154A03">
      <w:pPr>
        <w:pStyle w:val="Code"/>
      </w:pPr>
      <w:r w:rsidRPr="00EC76D5">
        <w:t xml:space="preserve">      for (Map.Entry&lt;Integer,String&gt; entry : m_callMap.entrySet()) {</w:t>
      </w:r>
    </w:p>
    <w:p w14:paraId="3E865288" w14:textId="77777777" w:rsidR="00154A03" w:rsidRPr="00EC76D5" w:rsidRDefault="00154A03" w:rsidP="00154A03">
      <w:pPr>
        <w:pStyle w:val="Code"/>
      </w:pPr>
      <w:r w:rsidRPr="00EC76D5">
        <w:t xml:space="preserve">        outStream.writeInt(entry.getKey());</w:t>
      </w:r>
    </w:p>
    <w:p w14:paraId="42190CAA" w14:textId="77777777" w:rsidR="00154A03" w:rsidRPr="00EC76D5" w:rsidRDefault="00154A03" w:rsidP="00154A03">
      <w:pPr>
        <w:pStyle w:val="Code"/>
      </w:pPr>
      <w:r w:rsidRPr="00EC76D5">
        <w:t xml:space="preserve">        writeString(outStream, entry.getValue());</w:t>
      </w:r>
    </w:p>
    <w:p w14:paraId="5607A6C1" w14:textId="77777777" w:rsidR="00154A03" w:rsidRPr="00EC76D5" w:rsidRDefault="00154A03" w:rsidP="00154A03">
      <w:pPr>
        <w:pStyle w:val="Code"/>
      </w:pPr>
      <w:r w:rsidRPr="00EC76D5">
        <w:t xml:space="preserve">      }</w:t>
      </w:r>
    </w:p>
    <w:p w14:paraId="7E952183" w14:textId="77777777" w:rsidR="00154A03" w:rsidRPr="00EC76D5" w:rsidRDefault="00154A03" w:rsidP="00154A03">
      <w:pPr>
        <w:pStyle w:val="Code"/>
      </w:pPr>
      <w:r w:rsidRPr="00EC76D5">
        <w:t xml:space="preserve">    }</w:t>
      </w:r>
    </w:p>
    <w:p w14:paraId="3A3391E8" w14:textId="77777777" w:rsidR="00154A03" w:rsidRPr="00EC76D5" w:rsidRDefault="00154A03" w:rsidP="00154A03">
      <w:pPr>
        <w:pStyle w:val="Code"/>
      </w:pPr>
      <w:r w:rsidRPr="00EC76D5">
        <w:t xml:space="preserve">    else {</w:t>
      </w:r>
    </w:p>
    <w:p w14:paraId="677139BC" w14:textId="77777777" w:rsidR="00154A03" w:rsidRPr="00EC76D5" w:rsidRDefault="00154A03" w:rsidP="00154A03">
      <w:pPr>
        <w:pStyle w:val="Code"/>
      </w:pPr>
      <w:r w:rsidRPr="00EC76D5">
        <w:t xml:space="preserve">      outStream.writeInt(0);</w:t>
      </w:r>
    </w:p>
    <w:p w14:paraId="7DC0D3EF" w14:textId="77777777" w:rsidR="00154A03" w:rsidRPr="00EC76D5" w:rsidRDefault="00154A03" w:rsidP="00154A03">
      <w:pPr>
        <w:pStyle w:val="Code"/>
      </w:pPr>
      <w:r w:rsidRPr="00EC76D5">
        <w:t xml:space="preserve">    }</w:t>
      </w:r>
    </w:p>
    <w:p w14:paraId="698F7494" w14:textId="77777777" w:rsidR="00154A03" w:rsidRPr="00EC76D5" w:rsidRDefault="00154A03" w:rsidP="00154A03">
      <w:pPr>
        <w:pStyle w:val="Code"/>
      </w:pPr>
    </w:p>
    <w:p w14:paraId="3F783C3D" w14:textId="77777777" w:rsidR="00154A03" w:rsidRPr="00EC76D5" w:rsidRDefault="00154A03" w:rsidP="00154A03">
      <w:pPr>
        <w:pStyle w:val="Code"/>
      </w:pPr>
      <w:r w:rsidRPr="00EC76D5">
        <w:t xml:space="preserve">    if (m_returnSet != null) {</w:t>
      </w:r>
    </w:p>
    <w:p w14:paraId="02ABCE46" w14:textId="77777777" w:rsidR="00154A03" w:rsidRPr="00EC76D5" w:rsidRDefault="00154A03" w:rsidP="00154A03">
      <w:pPr>
        <w:pStyle w:val="Code"/>
      </w:pPr>
      <w:r w:rsidRPr="00EC76D5">
        <w:t xml:space="preserve">      outStream.writeInt(m_returnSet.size());</w:t>
      </w:r>
    </w:p>
    <w:p w14:paraId="14150C4E" w14:textId="77777777" w:rsidR="00154A03" w:rsidRPr="00EC76D5" w:rsidRDefault="00154A03" w:rsidP="00154A03">
      <w:pPr>
        <w:pStyle w:val="Code"/>
      </w:pPr>
      <w:r w:rsidRPr="00EC76D5">
        <w:t xml:space="preserve">      for (Integer address : m_returnSet) {</w:t>
      </w:r>
    </w:p>
    <w:p w14:paraId="0685BAA6" w14:textId="77777777" w:rsidR="00154A03" w:rsidRPr="00EC76D5" w:rsidRDefault="00154A03" w:rsidP="00154A03">
      <w:pPr>
        <w:pStyle w:val="Code"/>
      </w:pPr>
      <w:r w:rsidRPr="00EC76D5">
        <w:t xml:space="preserve">        outStream.writeInt(address);</w:t>
      </w:r>
    </w:p>
    <w:p w14:paraId="53562029" w14:textId="77777777" w:rsidR="00154A03" w:rsidRPr="00EC76D5" w:rsidRDefault="00154A03" w:rsidP="00154A03">
      <w:pPr>
        <w:pStyle w:val="Code"/>
      </w:pPr>
      <w:r w:rsidRPr="00EC76D5">
        <w:t xml:space="preserve">      }</w:t>
      </w:r>
    </w:p>
    <w:p w14:paraId="2A1CA507" w14:textId="77777777" w:rsidR="00154A03" w:rsidRPr="00EC76D5" w:rsidRDefault="00154A03" w:rsidP="00154A03">
      <w:pPr>
        <w:pStyle w:val="Code"/>
      </w:pPr>
      <w:r w:rsidRPr="00EC76D5">
        <w:t xml:space="preserve">    }</w:t>
      </w:r>
    </w:p>
    <w:p w14:paraId="27F3D91B" w14:textId="77777777" w:rsidR="00154A03" w:rsidRPr="00EC76D5" w:rsidRDefault="00154A03" w:rsidP="00154A03">
      <w:pPr>
        <w:pStyle w:val="Code"/>
      </w:pPr>
      <w:r w:rsidRPr="00EC76D5">
        <w:t xml:space="preserve">    else {</w:t>
      </w:r>
    </w:p>
    <w:p w14:paraId="50DCB94C" w14:textId="77777777" w:rsidR="00154A03" w:rsidRPr="00EC76D5" w:rsidRDefault="00154A03" w:rsidP="00154A03">
      <w:pPr>
        <w:pStyle w:val="Code"/>
      </w:pPr>
      <w:r w:rsidRPr="00EC76D5">
        <w:t xml:space="preserve">      outStream.writeInt(0);</w:t>
      </w:r>
    </w:p>
    <w:p w14:paraId="3EBD864E" w14:textId="77777777" w:rsidR="00154A03" w:rsidRPr="00EC76D5" w:rsidRDefault="00154A03" w:rsidP="00154A03">
      <w:pPr>
        <w:pStyle w:val="Code"/>
      </w:pPr>
      <w:r w:rsidRPr="00EC76D5">
        <w:t xml:space="preserve">    }</w:t>
      </w:r>
    </w:p>
    <w:p w14:paraId="07D6352E" w14:textId="77777777" w:rsidR="00154A03" w:rsidRPr="00EC76D5" w:rsidRDefault="00154A03" w:rsidP="00154A03">
      <w:pPr>
        <w:pStyle w:val="Code"/>
      </w:pPr>
      <w:r w:rsidRPr="00EC76D5">
        <w:t xml:space="preserve">    </w:t>
      </w:r>
    </w:p>
    <w:p w14:paraId="3FC2ED31" w14:textId="77777777" w:rsidR="00154A03" w:rsidRPr="00EC76D5" w:rsidRDefault="00154A03" w:rsidP="00154A03">
      <w:pPr>
        <w:pStyle w:val="Code"/>
      </w:pPr>
      <w:r w:rsidRPr="00EC76D5">
        <w:t xml:space="preserve">    if (m_byteToTextMap != null) {</w:t>
      </w:r>
    </w:p>
    <w:p w14:paraId="34125595" w14:textId="77777777" w:rsidR="00154A03" w:rsidRPr="00EC76D5" w:rsidRDefault="00154A03" w:rsidP="00154A03">
      <w:pPr>
        <w:pStyle w:val="Code"/>
      </w:pPr>
      <w:r w:rsidRPr="00EC76D5">
        <w:t xml:space="preserve">      outStream.writeInt(m_byteToTextMap.size());</w:t>
      </w:r>
    </w:p>
    <w:p w14:paraId="3E69F45E" w14:textId="77777777" w:rsidR="00154A03" w:rsidRPr="00EC76D5" w:rsidRDefault="00154A03" w:rsidP="00154A03">
      <w:pPr>
        <w:pStyle w:val="Code"/>
      </w:pPr>
      <w:r w:rsidRPr="00EC76D5">
        <w:t xml:space="preserve">      for (Map.Entry&lt;Integer,Integer&gt; entry : m_byteToTextMap.entrySet()) {</w:t>
      </w:r>
    </w:p>
    <w:p w14:paraId="01D09FAE" w14:textId="77777777" w:rsidR="00154A03" w:rsidRPr="00EC76D5" w:rsidRDefault="00154A03" w:rsidP="00154A03">
      <w:pPr>
        <w:pStyle w:val="Code"/>
      </w:pPr>
      <w:r w:rsidRPr="00EC76D5">
        <w:t xml:space="preserve">        outStream.writeInt(entry.getKey());</w:t>
      </w:r>
    </w:p>
    <w:p w14:paraId="3B8A8E68" w14:textId="77777777" w:rsidR="00154A03" w:rsidRPr="00EC76D5" w:rsidRDefault="00154A03" w:rsidP="00154A03">
      <w:pPr>
        <w:pStyle w:val="Code"/>
      </w:pPr>
      <w:r w:rsidRPr="00EC76D5">
        <w:t xml:space="preserve">        outStream.writeInt(entry.getValue());</w:t>
      </w:r>
    </w:p>
    <w:p w14:paraId="4D860E77" w14:textId="77777777" w:rsidR="00154A03" w:rsidRPr="00EC76D5" w:rsidRDefault="00154A03" w:rsidP="00154A03">
      <w:pPr>
        <w:pStyle w:val="Code"/>
      </w:pPr>
      <w:r w:rsidRPr="00EC76D5">
        <w:t xml:space="preserve">      }</w:t>
      </w:r>
    </w:p>
    <w:p w14:paraId="2AE5BE2D" w14:textId="77777777" w:rsidR="00154A03" w:rsidRPr="00EC76D5" w:rsidRDefault="00154A03" w:rsidP="00154A03">
      <w:pPr>
        <w:pStyle w:val="Code"/>
      </w:pPr>
      <w:r w:rsidRPr="00EC76D5">
        <w:t xml:space="preserve">    }</w:t>
      </w:r>
    </w:p>
    <w:p w14:paraId="4ABDA11C" w14:textId="77777777" w:rsidR="00154A03" w:rsidRPr="00EC76D5" w:rsidRDefault="00154A03" w:rsidP="00154A03">
      <w:pPr>
        <w:pStyle w:val="Code"/>
      </w:pPr>
      <w:r w:rsidRPr="00EC76D5">
        <w:t xml:space="preserve">    else {</w:t>
      </w:r>
    </w:p>
    <w:p w14:paraId="67DA8410" w14:textId="77777777" w:rsidR="00154A03" w:rsidRPr="00EC76D5" w:rsidRDefault="00154A03" w:rsidP="00154A03">
      <w:pPr>
        <w:pStyle w:val="Code"/>
      </w:pPr>
      <w:r w:rsidRPr="00EC76D5">
        <w:t xml:space="preserve">      outStream.writeInt(0);</w:t>
      </w:r>
    </w:p>
    <w:p w14:paraId="4509524C" w14:textId="77777777" w:rsidR="00154A03" w:rsidRPr="00EC76D5" w:rsidRDefault="00154A03" w:rsidP="00154A03">
      <w:pPr>
        <w:pStyle w:val="Code"/>
      </w:pPr>
      <w:r w:rsidRPr="00EC76D5">
        <w:t xml:space="preserve">    }</w:t>
      </w:r>
    </w:p>
    <w:p w14:paraId="11A70A73" w14:textId="77777777" w:rsidR="00154A03" w:rsidRPr="00EC76D5" w:rsidRDefault="00154A03" w:rsidP="00154A03">
      <w:pPr>
        <w:pStyle w:val="Code"/>
      </w:pPr>
    </w:p>
    <w:p w14:paraId="50489347" w14:textId="77777777" w:rsidR="00154A03" w:rsidRPr="00EC76D5" w:rsidRDefault="00154A03" w:rsidP="00154A03">
      <w:pPr>
        <w:pStyle w:val="Code"/>
      </w:pPr>
      <w:r w:rsidRPr="00EC76D5">
        <w:t xml:space="preserve">    if (m_textList != null) {    </w:t>
      </w:r>
    </w:p>
    <w:p w14:paraId="0B46D8CC" w14:textId="77777777" w:rsidR="00154A03" w:rsidRPr="00EC76D5" w:rsidRDefault="00154A03" w:rsidP="00154A03">
      <w:pPr>
        <w:pStyle w:val="Code"/>
      </w:pPr>
      <w:r w:rsidRPr="00EC76D5">
        <w:lastRenderedPageBreak/>
        <w:t xml:space="preserve">      outStream.writeInt(m_textList.size());</w:t>
      </w:r>
    </w:p>
    <w:p w14:paraId="37F7C0F5" w14:textId="77777777" w:rsidR="00154A03" w:rsidRPr="00EC76D5" w:rsidRDefault="00154A03" w:rsidP="00154A03">
      <w:pPr>
        <w:pStyle w:val="Code"/>
      </w:pPr>
      <w:r w:rsidRPr="00EC76D5">
        <w:t xml:space="preserve">      for (String text : m_textList) {</w:t>
      </w:r>
    </w:p>
    <w:p w14:paraId="36B24F58" w14:textId="77777777" w:rsidR="00154A03" w:rsidRPr="00EC76D5" w:rsidRDefault="00154A03" w:rsidP="00154A03">
      <w:pPr>
        <w:pStyle w:val="Code"/>
      </w:pPr>
      <w:r w:rsidRPr="00EC76D5">
        <w:t xml:space="preserve">        writeString(outStream, text);</w:t>
      </w:r>
    </w:p>
    <w:p w14:paraId="719AC2B9" w14:textId="77777777" w:rsidR="00154A03" w:rsidRPr="00EC76D5" w:rsidRDefault="00154A03" w:rsidP="00154A03">
      <w:pPr>
        <w:pStyle w:val="Code"/>
      </w:pPr>
      <w:r w:rsidRPr="00EC76D5">
        <w:t xml:space="preserve">      }</w:t>
      </w:r>
    </w:p>
    <w:p w14:paraId="592D38A7" w14:textId="77777777" w:rsidR="00154A03" w:rsidRPr="00EC76D5" w:rsidRDefault="00154A03" w:rsidP="00154A03">
      <w:pPr>
        <w:pStyle w:val="Code"/>
      </w:pPr>
      <w:r w:rsidRPr="00EC76D5">
        <w:t xml:space="preserve">    }</w:t>
      </w:r>
    </w:p>
    <w:p w14:paraId="36E34BD7" w14:textId="77777777" w:rsidR="00154A03" w:rsidRPr="00EC76D5" w:rsidRDefault="00154A03" w:rsidP="00154A03">
      <w:pPr>
        <w:pStyle w:val="Code"/>
      </w:pPr>
      <w:r w:rsidRPr="00EC76D5">
        <w:t xml:space="preserve">    else {</w:t>
      </w:r>
    </w:p>
    <w:p w14:paraId="48E14388" w14:textId="77777777" w:rsidR="00154A03" w:rsidRPr="00EC76D5" w:rsidRDefault="00154A03" w:rsidP="00154A03">
      <w:pPr>
        <w:pStyle w:val="Code"/>
      </w:pPr>
      <w:r w:rsidRPr="00EC76D5">
        <w:t xml:space="preserve">      outStream.writeInt(0);</w:t>
      </w:r>
    </w:p>
    <w:p w14:paraId="04E89CBD" w14:textId="77777777" w:rsidR="00154A03" w:rsidRPr="00EC76D5" w:rsidRDefault="00154A03" w:rsidP="00154A03">
      <w:pPr>
        <w:pStyle w:val="Code"/>
      </w:pPr>
      <w:r w:rsidRPr="00EC76D5">
        <w:t xml:space="preserve">    }</w:t>
      </w:r>
    </w:p>
    <w:p w14:paraId="6AD1BA73" w14:textId="77777777" w:rsidR="00154A03" w:rsidRPr="00EC76D5" w:rsidRDefault="00154A03" w:rsidP="00154A03">
      <w:pPr>
        <w:pStyle w:val="Code"/>
      </w:pPr>
      <w:r w:rsidRPr="00EC76D5">
        <w:t xml:space="preserve">  }</w:t>
      </w:r>
    </w:p>
    <w:p w14:paraId="0AEACC09" w14:textId="77777777" w:rsidR="00154A03" w:rsidRPr="00EC76D5" w:rsidRDefault="00154A03" w:rsidP="00154A03">
      <w:pPr>
        <w:pStyle w:val="Code"/>
      </w:pPr>
    </w:p>
    <w:p w14:paraId="6CA22B4A" w14:textId="77777777" w:rsidR="00154A03" w:rsidRPr="00EC76D5" w:rsidRDefault="00154A03" w:rsidP="00154A03">
      <w:pPr>
        <w:pStyle w:val="Code"/>
      </w:pPr>
      <w:r w:rsidRPr="00EC76D5">
        <w:t xml:space="preserve">  public static void writeString(DataOutputStream outStream, String text)</w:t>
      </w:r>
    </w:p>
    <w:p w14:paraId="2463B4AA" w14:textId="77777777" w:rsidR="00154A03" w:rsidRPr="00EC76D5" w:rsidRDefault="00154A03" w:rsidP="00154A03">
      <w:pPr>
        <w:pStyle w:val="Code"/>
      </w:pPr>
      <w:r w:rsidRPr="00EC76D5">
        <w:t xml:space="preserve">                     throws Exception {</w:t>
      </w:r>
    </w:p>
    <w:p w14:paraId="20169E20" w14:textId="77777777" w:rsidR="00154A03" w:rsidRPr="00EC76D5" w:rsidRDefault="00154A03" w:rsidP="00154A03">
      <w:pPr>
        <w:pStyle w:val="Code"/>
      </w:pPr>
      <w:r w:rsidRPr="00EC76D5">
        <w:t xml:space="preserve">    outStream.writeInt(text.length());</w:t>
      </w:r>
    </w:p>
    <w:p w14:paraId="1EBCE63A" w14:textId="77777777" w:rsidR="00154A03" w:rsidRPr="00EC76D5" w:rsidRDefault="00154A03" w:rsidP="00154A03">
      <w:pPr>
        <w:pStyle w:val="Code"/>
      </w:pPr>
      <w:r w:rsidRPr="00EC76D5">
        <w:t xml:space="preserve">    </w:t>
      </w:r>
    </w:p>
    <w:p w14:paraId="4FD9062D" w14:textId="77777777" w:rsidR="00154A03" w:rsidRPr="00EC76D5" w:rsidRDefault="00154A03" w:rsidP="00154A03">
      <w:pPr>
        <w:pStyle w:val="Code"/>
      </w:pPr>
      <w:r w:rsidRPr="00EC76D5">
        <w:t xml:space="preserve">    for (char ch : text.toCharArray()) {</w:t>
      </w:r>
    </w:p>
    <w:p w14:paraId="53CED4A6" w14:textId="77777777" w:rsidR="00154A03" w:rsidRPr="00EC76D5" w:rsidRDefault="00154A03" w:rsidP="00154A03">
      <w:pPr>
        <w:pStyle w:val="Code"/>
      </w:pPr>
      <w:r w:rsidRPr="00EC76D5">
        <w:t xml:space="preserve">      outStream.writeChar(ch);</w:t>
      </w:r>
    </w:p>
    <w:p w14:paraId="40C0B826" w14:textId="77777777" w:rsidR="00154A03" w:rsidRPr="00EC76D5" w:rsidRDefault="00154A03" w:rsidP="00154A03">
      <w:pPr>
        <w:pStyle w:val="Code"/>
      </w:pPr>
      <w:r w:rsidRPr="00EC76D5">
        <w:t xml:space="preserve">    }</w:t>
      </w:r>
    </w:p>
    <w:p w14:paraId="3C656D76" w14:textId="77777777" w:rsidR="00154A03" w:rsidRPr="00EC76D5" w:rsidRDefault="00154A03" w:rsidP="00154A03">
      <w:pPr>
        <w:pStyle w:val="Code"/>
      </w:pPr>
      <w:r w:rsidRPr="00EC76D5">
        <w:t xml:space="preserve">  }</w:t>
      </w:r>
    </w:p>
    <w:p w14:paraId="1A2511AD" w14:textId="77777777" w:rsidR="00154A03" w:rsidRPr="00EC76D5" w:rsidRDefault="00154A03" w:rsidP="00154A03">
      <w:pPr>
        <w:pStyle w:val="Code"/>
      </w:pPr>
    </w:p>
    <w:p w14:paraId="1B23CA1B" w14:textId="77777777" w:rsidR="00154A03" w:rsidRPr="00EC76D5" w:rsidRDefault="00154A03" w:rsidP="00154A03">
      <w:pPr>
        <w:pStyle w:val="Code"/>
      </w:pPr>
      <w:r w:rsidRPr="00EC76D5">
        <w:t xml:space="preserve">  public void load(DataInputStream inStream) throws Exception {</w:t>
      </w:r>
    </w:p>
    <w:p w14:paraId="470D2063" w14:textId="77777777" w:rsidR="00154A03" w:rsidRPr="00EC76D5" w:rsidRDefault="00154A03" w:rsidP="00154A03">
      <w:pPr>
        <w:pStyle w:val="Code"/>
      </w:pPr>
      <w:r w:rsidRPr="00EC76D5">
        <w:t xml:space="preserve">    m_uniqueName = readString(inStream);</w:t>
      </w:r>
    </w:p>
    <w:p w14:paraId="5DA040BE" w14:textId="7A720A53" w:rsidR="00154A03" w:rsidRPr="00EC76D5" w:rsidRDefault="00A87937" w:rsidP="00154A03">
      <w:pPr>
        <w:pStyle w:val="Code"/>
      </w:pPr>
      <w:r w:rsidRPr="00EC76D5">
        <w:t xml:space="preserve">    m_entryPoint = inStream.readInt();</w:t>
      </w:r>
    </w:p>
    <w:p w14:paraId="0402F98F" w14:textId="77777777" w:rsidR="00A87937" w:rsidRPr="00EC76D5" w:rsidRDefault="00A87937" w:rsidP="00154A03">
      <w:pPr>
        <w:pStyle w:val="Code"/>
      </w:pPr>
    </w:p>
    <w:p w14:paraId="67E09D80" w14:textId="77777777" w:rsidR="00154A03" w:rsidRPr="00EC76D5" w:rsidRDefault="00154A03" w:rsidP="00154A03">
      <w:pPr>
        <w:pStyle w:val="Code"/>
      </w:pPr>
      <w:r w:rsidRPr="00EC76D5">
        <w:t xml:space="preserve">    { m_byteList = new LinkedList&lt;&gt;();</w:t>
      </w:r>
    </w:p>
    <w:p w14:paraId="2F072798" w14:textId="77777777" w:rsidR="00154A03" w:rsidRPr="00EC76D5" w:rsidRDefault="00154A03" w:rsidP="00154A03">
      <w:pPr>
        <w:pStyle w:val="Code"/>
      </w:pPr>
      <w:r w:rsidRPr="00EC76D5">
        <w:t xml:space="preserve">      int byteListSize = inStream.readInt();</w:t>
      </w:r>
    </w:p>
    <w:p w14:paraId="4086C1DE" w14:textId="77777777" w:rsidR="00154A03" w:rsidRPr="00EC76D5" w:rsidRDefault="00154A03" w:rsidP="00154A03">
      <w:pPr>
        <w:pStyle w:val="Code"/>
      </w:pPr>
      <w:r w:rsidRPr="00EC76D5">
        <w:t xml:space="preserve">      for (int index = 0; index &lt; byteListSize; ++index) {</w:t>
      </w:r>
    </w:p>
    <w:p w14:paraId="0CC83EB6" w14:textId="77777777" w:rsidR="00154A03" w:rsidRPr="00EC76D5" w:rsidRDefault="00154A03" w:rsidP="00154A03">
      <w:pPr>
        <w:pStyle w:val="Code"/>
      </w:pPr>
      <w:r w:rsidRPr="00EC76D5">
        <w:t xml:space="preserve">        byte b = inStream.readByte();</w:t>
      </w:r>
    </w:p>
    <w:p w14:paraId="791A9685" w14:textId="77777777" w:rsidR="00154A03" w:rsidRPr="00EC76D5" w:rsidRDefault="00154A03" w:rsidP="00154A03">
      <w:pPr>
        <w:pStyle w:val="Code"/>
      </w:pPr>
      <w:r w:rsidRPr="00EC76D5">
        <w:t xml:space="preserve">        m_byteList.add(b);</w:t>
      </w:r>
    </w:p>
    <w:p w14:paraId="0C0D5452" w14:textId="77777777" w:rsidR="00154A03" w:rsidRPr="00EC76D5" w:rsidRDefault="00154A03" w:rsidP="00154A03">
      <w:pPr>
        <w:pStyle w:val="Code"/>
      </w:pPr>
      <w:r w:rsidRPr="00EC76D5">
        <w:t xml:space="preserve">      }</w:t>
      </w:r>
    </w:p>
    <w:p w14:paraId="766885C2" w14:textId="77777777" w:rsidR="00154A03" w:rsidRPr="00EC76D5" w:rsidRDefault="00154A03" w:rsidP="00154A03">
      <w:pPr>
        <w:pStyle w:val="Code"/>
      </w:pPr>
      <w:r w:rsidRPr="00EC76D5">
        <w:t xml:space="preserve">    }</w:t>
      </w:r>
    </w:p>
    <w:p w14:paraId="22E0579E" w14:textId="77777777" w:rsidR="00154A03" w:rsidRPr="00EC76D5" w:rsidRDefault="00154A03" w:rsidP="00154A03">
      <w:pPr>
        <w:pStyle w:val="Code"/>
      </w:pPr>
      <w:r w:rsidRPr="00EC76D5">
        <w:t xml:space="preserve">    </w:t>
      </w:r>
    </w:p>
    <w:p w14:paraId="138E10DB" w14:textId="77777777" w:rsidR="00154A03" w:rsidRPr="00EC76D5" w:rsidRDefault="00154A03" w:rsidP="00154A03">
      <w:pPr>
        <w:pStyle w:val="Code"/>
      </w:pPr>
      <w:r w:rsidRPr="00EC76D5">
        <w:t xml:space="preserve">    { m_accessMap = new ListMap&lt;&gt;();</w:t>
      </w:r>
    </w:p>
    <w:p w14:paraId="4C296DD6" w14:textId="77777777" w:rsidR="00154A03" w:rsidRPr="00EC76D5" w:rsidRDefault="00154A03" w:rsidP="00154A03">
      <w:pPr>
        <w:pStyle w:val="Code"/>
      </w:pPr>
      <w:r w:rsidRPr="00EC76D5">
        <w:t xml:space="preserve">      int accessMapSize = inStream.readInt();</w:t>
      </w:r>
    </w:p>
    <w:p w14:paraId="6C678122" w14:textId="77777777" w:rsidR="00154A03" w:rsidRPr="00EC76D5" w:rsidRDefault="00154A03" w:rsidP="00154A03">
      <w:pPr>
        <w:pStyle w:val="Code"/>
      </w:pPr>
      <w:r w:rsidRPr="00EC76D5">
        <w:t xml:space="preserve">      for (int index = 0; index &lt; accessMapSize; ++index) {</w:t>
      </w:r>
    </w:p>
    <w:p w14:paraId="59D1DFC0" w14:textId="77777777" w:rsidR="00154A03" w:rsidRPr="00EC76D5" w:rsidRDefault="00154A03" w:rsidP="00154A03">
      <w:pPr>
        <w:pStyle w:val="Code"/>
      </w:pPr>
      <w:r w:rsidRPr="00EC76D5">
        <w:t xml:space="preserve">        int address = inStream.readInt();</w:t>
      </w:r>
    </w:p>
    <w:p w14:paraId="63819FE4" w14:textId="77777777" w:rsidR="00154A03" w:rsidRPr="00EC76D5" w:rsidRDefault="00154A03" w:rsidP="00154A03">
      <w:pPr>
        <w:pStyle w:val="Code"/>
      </w:pPr>
      <w:r w:rsidRPr="00EC76D5">
        <w:t xml:space="preserve">        String name = readString(inStream);</w:t>
      </w:r>
    </w:p>
    <w:p w14:paraId="7EDFD12E" w14:textId="77777777" w:rsidR="00154A03" w:rsidRPr="00EC76D5" w:rsidRDefault="00154A03" w:rsidP="00154A03">
      <w:pPr>
        <w:pStyle w:val="Code"/>
      </w:pPr>
      <w:r w:rsidRPr="00EC76D5">
        <w:t xml:space="preserve">        m_accessMap.put(address, name);</w:t>
      </w:r>
    </w:p>
    <w:p w14:paraId="6B68CC5E" w14:textId="77777777" w:rsidR="00154A03" w:rsidRPr="00EC76D5" w:rsidRDefault="00154A03" w:rsidP="00154A03">
      <w:pPr>
        <w:pStyle w:val="Code"/>
      </w:pPr>
      <w:r w:rsidRPr="00EC76D5">
        <w:t xml:space="preserve">      }</w:t>
      </w:r>
    </w:p>
    <w:p w14:paraId="2E751953" w14:textId="77777777" w:rsidR="00154A03" w:rsidRPr="00EC76D5" w:rsidRDefault="00154A03" w:rsidP="00154A03">
      <w:pPr>
        <w:pStyle w:val="Code"/>
      </w:pPr>
      <w:r w:rsidRPr="00EC76D5">
        <w:t xml:space="preserve">    }</w:t>
      </w:r>
    </w:p>
    <w:p w14:paraId="5D5963A3" w14:textId="77777777" w:rsidR="00154A03" w:rsidRPr="00EC76D5" w:rsidRDefault="00154A03" w:rsidP="00154A03">
      <w:pPr>
        <w:pStyle w:val="Code"/>
      </w:pPr>
      <w:r w:rsidRPr="00EC76D5">
        <w:t xml:space="preserve">    </w:t>
      </w:r>
    </w:p>
    <w:p w14:paraId="49503FED" w14:textId="77777777" w:rsidR="00154A03" w:rsidRPr="00EC76D5" w:rsidRDefault="00154A03" w:rsidP="00154A03">
      <w:pPr>
        <w:pStyle w:val="Code"/>
      </w:pPr>
      <w:r w:rsidRPr="00EC76D5">
        <w:t xml:space="preserve">    { m_callMap = new ListMap&lt;&gt;();</w:t>
      </w:r>
    </w:p>
    <w:p w14:paraId="26B14D87" w14:textId="77777777" w:rsidR="00154A03" w:rsidRPr="00EC76D5" w:rsidRDefault="00154A03" w:rsidP="00154A03">
      <w:pPr>
        <w:pStyle w:val="Code"/>
      </w:pPr>
      <w:r w:rsidRPr="00EC76D5">
        <w:t xml:space="preserve">      int callMapSize = inStream.readInt();</w:t>
      </w:r>
    </w:p>
    <w:p w14:paraId="7AF7F321" w14:textId="77777777" w:rsidR="00154A03" w:rsidRPr="00EC76D5" w:rsidRDefault="00154A03" w:rsidP="00154A03">
      <w:pPr>
        <w:pStyle w:val="Code"/>
      </w:pPr>
      <w:r w:rsidRPr="00EC76D5">
        <w:t xml:space="preserve">      for (int index = 0; index &lt; callMapSize; ++index) {</w:t>
      </w:r>
    </w:p>
    <w:p w14:paraId="153736F2" w14:textId="77777777" w:rsidR="00154A03" w:rsidRPr="00EC76D5" w:rsidRDefault="00154A03" w:rsidP="00154A03">
      <w:pPr>
        <w:pStyle w:val="Code"/>
      </w:pPr>
      <w:r w:rsidRPr="00EC76D5">
        <w:t xml:space="preserve">        int address = inStream.readInt();</w:t>
      </w:r>
    </w:p>
    <w:p w14:paraId="0243A26E" w14:textId="77777777" w:rsidR="00154A03" w:rsidRPr="00EC76D5" w:rsidRDefault="00154A03" w:rsidP="00154A03">
      <w:pPr>
        <w:pStyle w:val="Code"/>
      </w:pPr>
      <w:r w:rsidRPr="00EC76D5">
        <w:t xml:space="preserve">        String name = readString(inStream);</w:t>
      </w:r>
    </w:p>
    <w:p w14:paraId="77BB187F" w14:textId="77777777" w:rsidR="00154A03" w:rsidRPr="00EC76D5" w:rsidRDefault="00154A03" w:rsidP="00154A03">
      <w:pPr>
        <w:pStyle w:val="Code"/>
      </w:pPr>
      <w:r w:rsidRPr="00EC76D5">
        <w:t xml:space="preserve">        m_callMap.put(address, name);</w:t>
      </w:r>
    </w:p>
    <w:p w14:paraId="5FA7A55E" w14:textId="77777777" w:rsidR="00154A03" w:rsidRPr="00EC76D5" w:rsidRDefault="00154A03" w:rsidP="00154A03">
      <w:pPr>
        <w:pStyle w:val="Code"/>
      </w:pPr>
      <w:r w:rsidRPr="00EC76D5">
        <w:t xml:space="preserve">      }</w:t>
      </w:r>
    </w:p>
    <w:p w14:paraId="3D7FE0D7" w14:textId="77777777" w:rsidR="00154A03" w:rsidRPr="00EC76D5" w:rsidRDefault="00154A03" w:rsidP="00154A03">
      <w:pPr>
        <w:pStyle w:val="Code"/>
      </w:pPr>
      <w:r w:rsidRPr="00EC76D5">
        <w:t xml:space="preserve">    }</w:t>
      </w:r>
    </w:p>
    <w:p w14:paraId="6DE15BD7" w14:textId="77777777" w:rsidR="00154A03" w:rsidRPr="00EC76D5" w:rsidRDefault="00154A03" w:rsidP="00154A03">
      <w:pPr>
        <w:pStyle w:val="Code"/>
      </w:pPr>
      <w:r w:rsidRPr="00EC76D5">
        <w:t xml:space="preserve">    </w:t>
      </w:r>
    </w:p>
    <w:p w14:paraId="798D28BC" w14:textId="77777777" w:rsidR="00154A03" w:rsidRPr="00EC76D5" w:rsidRDefault="00154A03" w:rsidP="00154A03">
      <w:pPr>
        <w:pStyle w:val="Code"/>
      </w:pPr>
      <w:r w:rsidRPr="00EC76D5">
        <w:t xml:space="preserve">    { m_returnSet = new ListSet&lt;&gt;();</w:t>
      </w:r>
    </w:p>
    <w:p w14:paraId="3760A836" w14:textId="77777777" w:rsidR="00154A03" w:rsidRPr="00EC76D5" w:rsidRDefault="00154A03" w:rsidP="00154A03">
      <w:pPr>
        <w:pStyle w:val="Code"/>
      </w:pPr>
      <w:r w:rsidRPr="00EC76D5">
        <w:t xml:space="preserve">      int returnSetSize = inStream.readInt();</w:t>
      </w:r>
    </w:p>
    <w:p w14:paraId="1221F976" w14:textId="77777777" w:rsidR="00154A03" w:rsidRPr="00EC76D5" w:rsidRDefault="00154A03" w:rsidP="00154A03">
      <w:pPr>
        <w:pStyle w:val="Code"/>
      </w:pPr>
      <w:r w:rsidRPr="00EC76D5">
        <w:t xml:space="preserve">      for (int index = 0; index &lt; returnSetSize; ++index) {</w:t>
      </w:r>
    </w:p>
    <w:p w14:paraId="3C6BCF2D" w14:textId="77777777" w:rsidR="00154A03" w:rsidRPr="00EC76D5" w:rsidRDefault="00154A03" w:rsidP="00154A03">
      <w:pPr>
        <w:pStyle w:val="Code"/>
      </w:pPr>
      <w:r w:rsidRPr="00EC76D5">
        <w:t xml:space="preserve">        int address = inStream.readInt();</w:t>
      </w:r>
    </w:p>
    <w:p w14:paraId="0EF7CABE" w14:textId="77777777" w:rsidR="00154A03" w:rsidRPr="00EC76D5" w:rsidRDefault="00154A03" w:rsidP="00154A03">
      <w:pPr>
        <w:pStyle w:val="Code"/>
      </w:pPr>
      <w:r w:rsidRPr="00EC76D5">
        <w:t xml:space="preserve">        m_returnSet.add(address);</w:t>
      </w:r>
    </w:p>
    <w:p w14:paraId="532982E2" w14:textId="77777777" w:rsidR="00154A03" w:rsidRPr="00EC76D5" w:rsidRDefault="00154A03" w:rsidP="00154A03">
      <w:pPr>
        <w:pStyle w:val="Code"/>
      </w:pPr>
      <w:r w:rsidRPr="00EC76D5">
        <w:t xml:space="preserve">      }</w:t>
      </w:r>
    </w:p>
    <w:p w14:paraId="7A8F0A37" w14:textId="77777777" w:rsidR="00154A03" w:rsidRPr="00EC76D5" w:rsidRDefault="00154A03" w:rsidP="00154A03">
      <w:pPr>
        <w:pStyle w:val="Code"/>
      </w:pPr>
      <w:r w:rsidRPr="00EC76D5">
        <w:t xml:space="preserve">    }</w:t>
      </w:r>
    </w:p>
    <w:p w14:paraId="5C87D252" w14:textId="77777777" w:rsidR="00154A03" w:rsidRPr="00EC76D5" w:rsidRDefault="00154A03" w:rsidP="00154A03">
      <w:pPr>
        <w:pStyle w:val="Code"/>
      </w:pPr>
      <w:r w:rsidRPr="00EC76D5">
        <w:t xml:space="preserve">    </w:t>
      </w:r>
    </w:p>
    <w:p w14:paraId="619C74D2" w14:textId="77777777" w:rsidR="00154A03" w:rsidRPr="00EC76D5" w:rsidRDefault="00154A03" w:rsidP="00154A03">
      <w:pPr>
        <w:pStyle w:val="Code"/>
      </w:pPr>
      <w:r w:rsidRPr="00EC76D5">
        <w:lastRenderedPageBreak/>
        <w:t xml:space="preserve">    { m_byteToTextMap = new ListMap&lt;&gt;();</w:t>
      </w:r>
    </w:p>
    <w:p w14:paraId="4A3A7EBF" w14:textId="77777777" w:rsidR="00154A03" w:rsidRPr="00EC76D5" w:rsidRDefault="00154A03" w:rsidP="00154A03">
      <w:pPr>
        <w:pStyle w:val="Code"/>
      </w:pPr>
      <w:r w:rsidRPr="00EC76D5">
        <w:t xml:space="preserve">      int byteToTextMapSize = inStream.readInt();</w:t>
      </w:r>
    </w:p>
    <w:p w14:paraId="411D32CA" w14:textId="77777777" w:rsidR="00154A03" w:rsidRPr="00EC76D5" w:rsidRDefault="00154A03" w:rsidP="00154A03">
      <w:pPr>
        <w:pStyle w:val="Code"/>
      </w:pPr>
      <w:r w:rsidRPr="00EC76D5">
        <w:t xml:space="preserve">      for (int index = 0; index &lt; byteToTextMapSize; ++index) {</w:t>
      </w:r>
    </w:p>
    <w:p w14:paraId="18323B37" w14:textId="77777777" w:rsidR="00154A03" w:rsidRPr="00EC76D5" w:rsidRDefault="00154A03" w:rsidP="00154A03">
      <w:pPr>
        <w:pStyle w:val="Code"/>
      </w:pPr>
      <w:r w:rsidRPr="00EC76D5">
        <w:t xml:space="preserve">        int address = inStream.readInt();</w:t>
      </w:r>
    </w:p>
    <w:p w14:paraId="5A165990" w14:textId="77777777" w:rsidR="00154A03" w:rsidRPr="00EC76D5" w:rsidRDefault="00154A03" w:rsidP="00154A03">
      <w:pPr>
        <w:pStyle w:val="Code"/>
      </w:pPr>
      <w:r w:rsidRPr="00EC76D5">
        <w:t xml:space="preserve">        int textLine = inStream.readInt();</w:t>
      </w:r>
    </w:p>
    <w:p w14:paraId="2676C613" w14:textId="77777777" w:rsidR="00154A03" w:rsidRPr="00EC76D5" w:rsidRDefault="00154A03" w:rsidP="00154A03">
      <w:pPr>
        <w:pStyle w:val="Code"/>
      </w:pPr>
      <w:r w:rsidRPr="00EC76D5">
        <w:t xml:space="preserve">        m_byteToTextMap.put(address, textLine);</w:t>
      </w:r>
    </w:p>
    <w:p w14:paraId="35999BCC" w14:textId="77777777" w:rsidR="00154A03" w:rsidRPr="00EC76D5" w:rsidRDefault="00154A03" w:rsidP="00154A03">
      <w:pPr>
        <w:pStyle w:val="Code"/>
      </w:pPr>
      <w:r w:rsidRPr="00EC76D5">
        <w:t xml:space="preserve">      }</w:t>
      </w:r>
    </w:p>
    <w:p w14:paraId="60FAB33B" w14:textId="77777777" w:rsidR="00154A03" w:rsidRPr="00EC76D5" w:rsidRDefault="00154A03" w:rsidP="00154A03">
      <w:pPr>
        <w:pStyle w:val="Code"/>
      </w:pPr>
      <w:r w:rsidRPr="00EC76D5">
        <w:t xml:space="preserve">    }</w:t>
      </w:r>
    </w:p>
    <w:p w14:paraId="0CBABB46" w14:textId="77777777" w:rsidR="00154A03" w:rsidRPr="00EC76D5" w:rsidRDefault="00154A03" w:rsidP="00154A03">
      <w:pPr>
        <w:pStyle w:val="Code"/>
      </w:pPr>
      <w:r w:rsidRPr="00EC76D5">
        <w:t xml:space="preserve">    </w:t>
      </w:r>
    </w:p>
    <w:p w14:paraId="72AF21ED" w14:textId="77777777" w:rsidR="00154A03" w:rsidRPr="00EC76D5" w:rsidRDefault="00154A03" w:rsidP="00154A03">
      <w:pPr>
        <w:pStyle w:val="Code"/>
      </w:pPr>
      <w:r w:rsidRPr="00EC76D5">
        <w:t xml:space="preserve">    { m_textList = new LinkedList&lt;&gt;();</w:t>
      </w:r>
    </w:p>
    <w:p w14:paraId="43B57576" w14:textId="77777777" w:rsidR="00154A03" w:rsidRPr="00EC76D5" w:rsidRDefault="00154A03" w:rsidP="00154A03">
      <w:pPr>
        <w:pStyle w:val="Code"/>
      </w:pPr>
      <w:r w:rsidRPr="00EC76D5">
        <w:t xml:space="preserve">      int textListSize = inStream.readInt();</w:t>
      </w:r>
    </w:p>
    <w:p w14:paraId="23680D28" w14:textId="77777777" w:rsidR="00154A03" w:rsidRPr="00EC76D5" w:rsidRDefault="00154A03" w:rsidP="00154A03">
      <w:pPr>
        <w:pStyle w:val="Code"/>
      </w:pPr>
      <w:r w:rsidRPr="00EC76D5">
        <w:t xml:space="preserve">      for (int index = 0; index &lt; textListSize; ++index) {</w:t>
      </w:r>
    </w:p>
    <w:p w14:paraId="69CD7079" w14:textId="77777777" w:rsidR="00154A03" w:rsidRPr="00EC76D5" w:rsidRDefault="00154A03" w:rsidP="00154A03">
      <w:pPr>
        <w:pStyle w:val="Code"/>
      </w:pPr>
      <w:r w:rsidRPr="00EC76D5">
        <w:t xml:space="preserve">        String text = readString(inStream);</w:t>
      </w:r>
    </w:p>
    <w:p w14:paraId="0960D3F6" w14:textId="77777777" w:rsidR="00154A03" w:rsidRPr="00EC76D5" w:rsidRDefault="00154A03" w:rsidP="00154A03">
      <w:pPr>
        <w:pStyle w:val="Code"/>
      </w:pPr>
      <w:r w:rsidRPr="00EC76D5">
        <w:t xml:space="preserve">        m_textList.add(text);</w:t>
      </w:r>
    </w:p>
    <w:p w14:paraId="62B03D76" w14:textId="77777777" w:rsidR="00154A03" w:rsidRPr="00EC76D5" w:rsidRDefault="00154A03" w:rsidP="00154A03">
      <w:pPr>
        <w:pStyle w:val="Code"/>
      </w:pPr>
      <w:r w:rsidRPr="00EC76D5">
        <w:t xml:space="preserve">      }</w:t>
      </w:r>
    </w:p>
    <w:p w14:paraId="1E32C172" w14:textId="77777777" w:rsidR="00154A03" w:rsidRPr="00EC76D5" w:rsidRDefault="00154A03" w:rsidP="00154A03">
      <w:pPr>
        <w:pStyle w:val="Code"/>
      </w:pPr>
      <w:r w:rsidRPr="00EC76D5">
        <w:t xml:space="preserve">    }</w:t>
      </w:r>
    </w:p>
    <w:p w14:paraId="1C33E345" w14:textId="77777777" w:rsidR="00154A03" w:rsidRPr="00EC76D5" w:rsidRDefault="00154A03" w:rsidP="00154A03">
      <w:pPr>
        <w:pStyle w:val="Code"/>
      </w:pPr>
      <w:r w:rsidRPr="00EC76D5">
        <w:t xml:space="preserve">  }</w:t>
      </w:r>
    </w:p>
    <w:p w14:paraId="0DA29208" w14:textId="77777777" w:rsidR="00154A03" w:rsidRPr="00EC76D5" w:rsidRDefault="00154A03" w:rsidP="00154A03">
      <w:pPr>
        <w:pStyle w:val="Code"/>
      </w:pPr>
    </w:p>
    <w:p w14:paraId="30C8E6B8" w14:textId="77777777" w:rsidR="00154A03" w:rsidRPr="00EC76D5" w:rsidRDefault="00154A03" w:rsidP="00154A03">
      <w:pPr>
        <w:pStyle w:val="Code"/>
      </w:pPr>
      <w:r w:rsidRPr="00EC76D5">
        <w:t xml:space="preserve">  public static String readString(DataInputStream inStream) throws Exception{</w:t>
      </w:r>
    </w:p>
    <w:p w14:paraId="2647E1F5" w14:textId="77777777" w:rsidR="00154A03" w:rsidRPr="00EC76D5" w:rsidRDefault="00154A03" w:rsidP="00154A03">
      <w:pPr>
        <w:pStyle w:val="Code"/>
      </w:pPr>
      <w:r w:rsidRPr="00EC76D5">
        <w:t xml:space="preserve">    StringBuilder buffer = new StringBuilder();</w:t>
      </w:r>
    </w:p>
    <w:p w14:paraId="2EB447ED" w14:textId="77777777" w:rsidR="00154A03" w:rsidRPr="00EC76D5" w:rsidRDefault="00154A03" w:rsidP="00154A03">
      <w:pPr>
        <w:pStyle w:val="Code"/>
      </w:pPr>
      <w:r w:rsidRPr="00EC76D5">
        <w:t xml:space="preserve">    int size = inStream.readInt();</w:t>
      </w:r>
    </w:p>
    <w:p w14:paraId="5538135B" w14:textId="77777777" w:rsidR="00154A03" w:rsidRPr="00EC76D5" w:rsidRDefault="00154A03" w:rsidP="00154A03">
      <w:pPr>
        <w:pStyle w:val="Code"/>
      </w:pPr>
    </w:p>
    <w:p w14:paraId="634B761A" w14:textId="77777777" w:rsidR="00154A03" w:rsidRPr="00EC76D5" w:rsidRDefault="00154A03" w:rsidP="00154A03">
      <w:pPr>
        <w:pStyle w:val="Code"/>
      </w:pPr>
      <w:r w:rsidRPr="00EC76D5">
        <w:t xml:space="preserve">    for (int index = 0; index &lt; size; ++index) {</w:t>
      </w:r>
    </w:p>
    <w:p w14:paraId="60FEC0CC" w14:textId="77777777" w:rsidR="00154A03" w:rsidRPr="00EC76D5" w:rsidRDefault="00154A03" w:rsidP="00154A03">
      <w:pPr>
        <w:pStyle w:val="Code"/>
      </w:pPr>
      <w:r w:rsidRPr="00EC76D5">
        <w:t xml:space="preserve">      buffer.append(inStream.readChar());</w:t>
      </w:r>
    </w:p>
    <w:p w14:paraId="28374DE5" w14:textId="77777777" w:rsidR="00154A03" w:rsidRPr="00EC76D5" w:rsidRDefault="00154A03" w:rsidP="00154A03">
      <w:pPr>
        <w:pStyle w:val="Code"/>
      </w:pPr>
      <w:r w:rsidRPr="00EC76D5">
        <w:t xml:space="preserve">    }</w:t>
      </w:r>
    </w:p>
    <w:p w14:paraId="6CB4005D" w14:textId="77777777" w:rsidR="00154A03" w:rsidRPr="00EC76D5" w:rsidRDefault="00154A03" w:rsidP="00154A03">
      <w:pPr>
        <w:pStyle w:val="Code"/>
      </w:pPr>
      <w:r w:rsidRPr="00EC76D5">
        <w:t xml:space="preserve">  </w:t>
      </w:r>
    </w:p>
    <w:p w14:paraId="507ED623" w14:textId="77777777" w:rsidR="00154A03" w:rsidRPr="00EC76D5" w:rsidRDefault="00154A03" w:rsidP="00154A03">
      <w:pPr>
        <w:pStyle w:val="Code"/>
      </w:pPr>
      <w:r w:rsidRPr="00EC76D5">
        <w:t xml:space="preserve">    return buffer.toString().replace(Main.FileMarker, Main.SeparatorId +</w:t>
      </w:r>
    </w:p>
    <w:p w14:paraId="2CE9DB5A" w14:textId="77777777" w:rsidR="00154A03" w:rsidRPr="00EC76D5" w:rsidRDefault="00154A03" w:rsidP="00154A03">
      <w:pPr>
        <w:pStyle w:val="Code"/>
      </w:pPr>
      <w:r w:rsidRPr="00EC76D5">
        <w:t xml:space="preserve">                                     Main.FileCount + Main.SeparatorId);</w:t>
      </w:r>
    </w:p>
    <w:p w14:paraId="2290CEFC" w14:textId="77777777" w:rsidR="00154A03" w:rsidRPr="00EC76D5" w:rsidRDefault="00154A03" w:rsidP="00154A03">
      <w:pPr>
        <w:pStyle w:val="Code"/>
      </w:pPr>
      <w:r w:rsidRPr="00EC76D5">
        <w:t xml:space="preserve">  }</w:t>
      </w:r>
    </w:p>
    <w:p w14:paraId="593480BE" w14:textId="2861515F" w:rsidR="00F24528" w:rsidRPr="00EC76D5" w:rsidRDefault="00154A03" w:rsidP="00154A03">
      <w:pPr>
        <w:pStyle w:val="Code"/>
      </w:pPr>
      <w:r w:rsidRPr="00EC76D5">
        <w:t>}</w:t>
      </w:r>
    </w:p>
    <w:p w14:paraId="00EE5F79" w14:textId="77777777" w:rsidR="00A91422" w:rsidRPr="00EC76D5" w:rsidRDefault="00A91422" w:rsidP="00096BD5">
      <w:pPr>
        <w:pStyle w:val="Code"/>
      </w:pPr>
    </w:p>
    <w:p w14:paraId="4C0590FA" w14:textId="182954B1" w:rsidR="007433AF" w:rsidRPr="00EC76D5" w:rsidRDefault="007433AF" w:rsidP="006A31DF">
      <w:pPr>
        <w:pStyle w:val="Rubrik2"/>
      </w:pPr>
      <w:bookmarkStart w:id="5614" w:name="_Toc481936405"/>
      <w:r w:rsidRPr="00EC76D5">
        <w:t>The Symbol</w:t>
      </w:r>
      <w:r w:rsidR="006D194A" w:rsidRPr="00EC76D5">
        <w:t xml:space="preserve"> </w:t>
      </w:r>
      <w:r w:rsidRPr="00EC76D5">
        <w:t>Table</w:t>
      </w:r>
      <w:r w:rsidR="007839D4" w:rsidRPr="00EC76D5">
        <w:t xml:space="preserve"> Class</w:t>
      </w:r>
      <w:bookmarkEnd w:id="5614"/>
    </w:p>
    <w:p w14:paraId="0C97B605" w14:textId="6AEAA17E" w:rsidR="00BC2BA9" w:rsidRPr="00EC76D5" w:rsidRDefault="0075760E" w:rsidP="002F3E6C">
      <w:r w:rsidRPr="00EC76D5">
        <w:t xml:space="preserve">The symbol table keeps track of the </w:t>
      </w:r>
      <w:r w:rsidR="00FC6876" w:rsidRPr="00EC76D5">
        <w:t xml:space="preserve">values, types, function, and </w:t>
      </w:r>
      <w:r w:rsidR="00220B8B" w:rsidRPr="00EC76D5">
        <w:t>variables of</w:t>
      </w:r>
      <w:r w:rsidRPr="00EC76D5">
        <w:t xml:space="preserve"> the code, variables defined by the programmer and well as temporary variables introduced by the compiler</w:t>
      </w:r>
      <w:r w:rsidR="00163535" w:rsidRPr="00EC76D5">
        <w:t>.</w:t>
      </w:r>
      <w:r w:rsidR="00B45FDC" w:rsidRPr="00EC76D5">
        <w:t xml:space="preserve"> </w:t>
      </w:r>
      <w:r w:rsidR="00BC2BA9" w:rsidRPr="00EC76D5">
        <w:t xml:space="preserve">The term symbol table is </w:t>
      </w:r>
      <w:r w:rsidR="0001328A" w:rsidRPr="00EC76D5">
        <w:t>misleading</w:t>
      </w:r>
      <w:r w:rsidR="00BC2BA9" w:rsidRPr="00EC76D5">
        <w:t xml:space="preserve"> </w:t>
      </w:r>
      <w:r w:rsidR="00495607" w:rsidRPr="00EC76D5">
        <w:t xml:space="preserve">since there </w:t>
      </w:r>
      <w:r w:rsidR="00451E8B" w:rsidRPr="00EC76D5">
        <w:t>actual</w:t>
      </w:r>
      <w:r w:rsidR="00BD51E7" w:rsidRPr="00EC76D5">
        <w:t>ly</w:t>
      </w:r>
      <w:r w:rsidR="00713655" w:rsidRPr="00EC76D5">
        <w:t xml:space="preserve"> is a stack of tables, where is table has</w:t>
      </w:r>
      <w:r w:rsidR="00EC749A" w:rsidRPr="00EC76D5">
        <w:t xml:space="preserve"> a reference to the </w:t>
      </w:r>
      <w:r w:rsidR="00BB2DE0" w:rsidRPr="00EC76D5">
        <w:t xml:space="preserve">parent </w:t>
      </w:r>
      <w:r w:rsidR="00EC749A" w:rsidRPr="00EC76D5">
        <w:t xml:space="preserve">table, the </w:t>
      </w:r>
      <w:r w:rsidR="00B45FDC" w:rsidRPr="00EC76D5">
        <w:t xml:space="preserve">parent reference </w:t>
      </w:r>
      <w:r w:rsidR="00EC749A" w:rsidRPr="00EC76D5">
        <w:t>table for the global</w:t>
      </w:r>
      <w:r w:rsidR="00BB2DE0" w:rsidRPr="00EC76D5">
        <w:t xml:space="preserve"> space </w:t>
      </w:r>
      <w:r w:rsidR="00B45FDC" w:rsidRPr="00EC76D5">
        <w:t>table is null.</w:t>
      </w:r>
      <w:r w:rsidR="00077E48" w:rsidRPr="00EC76D5">
        <w:t xml:space="preserve"> The current table </w:t>
      </w:r>
      <w:r w:rsidR="00F36876" w:rsidRPr="00EC76D5">
        <w:t xml:space="preserve">is stored in </w:t>
      </w:r>
      <w:r w:rsidR="00E10C82" w:rsidRPr="00EC76D5">
        <w:rPr>
          <w:rStyle w:val="CodeInText"/>
        </w:rPr>
        <w:t>Main.CurrentTable</w:t>
      </w:r>
      <w:r w:rsidR="00925B95" w:rsidRPr="00EC76D5">
        <w:t xml:space="preserve"> (see Chapter </w:t>
      </w:r>
      <w:r w:rsidR="00925B95" w:rsidRPr="00EC76D5">
        <w:fldChar w:fldCharType="begin"/>
      </w:r>
      <w:r w:rsidR="00925B95" w:rsidRPr="00EC76D5">
        <w:instrText xml:space="preserve"> REF _Ref418406175 \r \h </w:instrText>
      </w:r>
      <w:r w:rsidR="00925B95" w:rsidRPr="00EC76D5">
        <w:fldChar w:fldCharType="separate"/>
      </w:r>
      <w:r w:rsidR="00545E00" w:rsidRPr="00EC76D5">
        <w:t>20</w:t>
      </w:r>
      <w:r w:rsidR="00925B95" w:rsidRPr="00EC76D5">
        <w:fldChar w:fldCharType="end"/>
      </w:r>
      <w:r w:rsidR="00925B95" w:rsidRPr="00EC76D5">
        <w:t>).</w:t>
      </w:r>
      <w:r w:rsidR="003918DA" w:rsidRPr="00EC76D5">
        <w:t xml:space="preserve"> The symbol table has set of features:</w:t>
      </w:r>
    </w:p>
    <w:p w14:paraId="332E8BAC" w14:textId="77777777" w:rsidR="003918DA" w:rsidRPr="00EC76D5" w:rsidRDefault="0079190A" w:rsidP="00D02E97">
      <w:pPr>
        <w:pStyle w:val="Liststycke"/>
        <w:numPr>
          <w:ilvl w:val="0"/>
          <w:numId w:val="105"/>
        </w:numPr>
      </w:pPr>
      <w:r w:rsidRPr="00EC76D5">
        <w:rPr>
          <w:rStyle w:val="CodeInText"/>
        </w:rPr>
        <w:t xml:space="preserve">Table </w:t>
      </w:r>
      <w:r w:rsidR="00D02E97" w:rsidRPr="00EC76D5">
        <w:rPr>
          <w:rStyle w:val="CodeInText"/>
        </w:rPr>
        <w:t>Identity</w:t>
      </w:r>
      <w:r w:rsidR="00D02E97" w:rsidRPr="00EC76D5">
        <w:t>. Each table is given a</w:t>
      </w:r>
      <w:r w:rsidR="0083480F" w:rsidRPr="00EC76D5">
        <w:t xml:space="preserve"> unique</w:t>
      </w:r>
      <w:r w:rsidR="00D02E97" w:rsidRPr="00EC76D5">
        <w:t xml:space="preserve"> consecutive integer value.</w:t>
      </w:r>
    </w:p>
    <w:p w14:paraId="1BB1259F" w14:textId="77777777" w:rsidR="00805EFD" w:rsidRPr="00EC76D5" w:rsidRDefault="00805EFD" w:rsidP="00805EFD">
      <w:pPr>
        <w:pStyle w:val="Liststycke"/>
        <w:numPr>
          <w:ilvl w:val="0"/>
          <w:numId w:val="105"/>
        </w:numPr>
      </w:pPr>
      <w:r w:rsidRPr="00EC76D5">
        <w:rPr>
          <w:rStyle w:val="CodeInText"/>
        </w:rPr>
        <w:t>Scope</w:t>
      </w:r>
      <w:r w:rsidRPr="00EC76D5">
        <w:t xml:space="preserve">. A table can the </w:t>
      </w:r>
      <w:r w:rsidR="00CF7479" w:rsidRPr="00EC76D5">
        <w:t xml:space="preserve">scopes Global, </w:t>
      </w:r>
      <w:r w:rsidR="00156091" w:rsidRPr="00EC76D5">
        <w:t xml:space="preserve">Function, Block, </w:t>
      </w:r>
      <w:r w:rsidR="004917EF" w:rsidRPr="00EC76D5">
        <w:t>Struct, Union, or Enumeration.</w:t>
      </w:r>
    </w:p>
    <w:p w14:paraId="75FCF9F5" w14:textId="153269DC" w:rsidR="005C1319" w:rsidRPr="00EC76D5" w:rsidRDefault="005C1319" w:rsidP="00D02E97">
      <w:pPr>
        <w:pStyle w:val="Liststycke"/>
        <w:numPr>
          <w:ilvl w:val="0"/>
          <w:numId w:val="105"/>
        </w:numPr>
      </w:pPr>
      <w:r w:rsidRPr="00EC76D5">
        <w:rPr>
          <w:rStyle w:val="CodeInText"/>
        </w:rPr>
        <w:t>Parent Table</w:t>
      </w:r>
      <w:r w:rsidRPr="00EC76D5">
        <w:t>.</w:t>
      </w:r>
      <w:r w:rsidR="00760DDC" w:rsidRPr="00EC76D5">
        <w:t xml:space="preserve"> </w:t>
      </w:r>
      <w:r w:rsidR="00FE3C42" w:rsidRPr="00EC76D5">
        <w:t>Each table has apparent table wh</w:t>
      </w:r>
      <w:r w:rsidR="00CC4D71" w:rsidRPr="00EC76D5">
        <w:t xml:space="preserve">ich </w:t>
      </w:r>
      <w:r w:rsidR="00E10C82" w:rsidRPr="00EC76D5">
        <w:rPr>
          <w:rStyle w:val="CodeInText"/>
        </w:rPr>
        <w:t>Main.CurrentTable</w:t>
      </w:r>
      <w:r w:rsidR="00CC4D71" w:rsidRPr="00EC76D5">
        <w:t xml:space="preserve"> is set to when the table reaches its end-of-scope.</w:t>
      </w:r>
    </w:p>
    <w:p w14:paraId="050E2ADD" w14:textId="77777777" w:rsidR="00F04B07" w:rsidRPr="00EC76D5" w:rsidRDefault="00F04B07" w:rsidP="00F04B07">
      <w:pPr>
        <w:pStyle w:val="Liststycke"/>
        <w:numPr>
          <w:ilvl w:val="0"/>
          <w:numId w:val="105"/>
        </w:numPr>
      </w:pPr>
      <w:r w:rsidRPr="00EC76D5">
        <w:rPr>
          <w:rStyle w:val="CodeInText"/>
        </w:rPr>
        <w:t>Entry List.</w:t>
      </w:r>
      <w:r w:rsidR="00853D7A" w:rsidRPr="00EC76D5">
        <w:t xml:space="preserve"> </w:t>
      </w:r>
      <w:r w:rsidR="00783A35" w:rsidRPr="00EC76D5">
        <w:t>The entries of the symbol table is stored in the entry list. An entry can be a symbol or</w:t>
      </w:r>
      <w:r w:rsidR="00D249E7" w:rsidRPr="00EC76D5">
        <w:t xml:space="preserve"> a block, represented by another entry list.</w:t>
      </w:r>
    </w:p>
    <w:p w14:paraId="0B8F0155" w14:textId="77777777" w:rsidR="006843DB" w:rsidRPr="00EC76D5" w:rsidRDefault="006843DB" w:rsidP="00F04B07">
      <w:pPr>
        <w:pStyle w:val="Liststycke"/>
        <w:numPr>
          <w:ilvl w:val="0"/>
          <w:numId w:val="105"/>
        </w:numPr>
      </w:pPr>
      <w:r w:rsidRPr="00EC76D5">
        <w:rPr>
          <w:rStyle w:val="CodeInText"/>
        </w:rPr>
        <w:t>Tag List.</w:t>
      </w:r>
      <w:r w:rsidRPr="00EC76D5">
        <w:t xml:space="preserve"> Parallel to the entry list, there is also a tag list, holding tags of s</w:t>
      </w:r>
      <w:r w:rsidR="00D26398" w:rsidRPr="00EC76D5">
        <w:t>tructs or unions, but not enums</w:t>
      </w:r>
      <w:r w:rsidRPr="00EC76D5">
        <w:t>.</w:t>
      </w:r>
    </w:p>
    <w:p w14:paraId="0832D154" w14:textId="77777777" w:rsidR="00830158" w:rsidRPr="00EC76D5" w:rsidRDefault="00830158" w:rsidP="00D02E97">
      <w:pPr>
        <w:pStyle w:val="Liststycke"/>
        <w:numPr>
          <w:ilvl w:val="0"/>
          <w:numId w:val="105"/>
        </w:numPr>
      </w:pPr>
      <w:r w:rsidRPr="00EC76D5">
        <w:rPr>
          <w:rStyle w:val="CodeInText"/>
        </w:rPr>
        <w:t>Size</w:t>
      </w:r>
      <w:r w:rsidRPr="00EC76D5">
        <w:t xml:space="preserve">. The size of the symbol table is </w:t>
      </w:r>
      <w:r w:rsidR="008D4AD4" w:rsidRPr="00EC76D5">
        <w:t xml:space="preserve">the sum of the sizes of all its </w:t>
      </w:r>
      <w:r w:rsidR="00F04B07" w:rsidRPr="00EC76D5">
        <w:t>entries</w:t>
      </w:r>
      <w:r w:rsidR="008D4AD4" w:rsidRPr="00EC76D5">
        <w:t xml:space="preserve"> and is </w:t>
      </w:r>
      <w:r w:rsidRPr="00EC76D5">
        <w:t xml:space="preserve">of interest when </w:t>
      </w:r>
      <w:r w:rsidR="00160F1D" w:rsidRPr="00EC76D5">
        <w:t>dimensioning</w:t>
      </w:r>
      <w:r w:rsidRPr="00EC76D5">
        <w:t xml:space="preserve"> </w:t>
      </w:r>
      <w:r w:rsidR="00B60F10" w:rsidRPr="00EC76D5">
        <w:t>the size of a function’s activation record.</w:t>
      </w:r>
    </w:p>
    <w:p w14:paraId="209546E1" w14:textId="3C160B4A" w:rsidR="0003018C" w:rsidRPr="00EC76D5" w:rsidRDefault="002B1B40" w:rsidP="002B1B40">
      <w:pPr>
        <w:pStyle w:val="CodeHeader"/>
      </w:pPr>
      <w:r w:rsidRPr="00EC76D5">
        <w:t>SymbolTable.java</w:t>
      </w:r>
    </w:p>
    <w:p w14:paraId="3C5EAB38" w14:textId="77777777" w:rsidR="008331A2" w:rsidRPr="00EC76D5" w:rsidRDefault="008331A2" w:rsidP="008331A2">
      <w:pPr>
        <w:pStyle w:val="Code"/>
      </w:pPr>
      <w:r w:rsidRPr="00EC76D5">
        <w:t>package c_compiler;</w:t>
      </w:r>
    </w:p>
    <w:p w14:paraId="16DB46C8" w14:textId="77777777" w:rsidR="008331A2" w:rsidRPr="00EC76D5" w:rsidRDefault="008331A2" w:rsidP="008331A2">
      <w:pPr>
        <w:pStyle w:val="Code"/>
      </w:pPr>
      <w:r w:rsidRPr="00EC76D5">
        <w:t>import java.util.*;</w:t>
      </w:r>
    </w:p>
    <w:p w14:paraId="75372C69" w14:textId="77777777" w:rsidR="008331A2" w:rsidRPr="00EC76D5" w:rsidRDefault="008331A2" w:rsidP="008331A2">
      <w:pPr>
        <w:pStyle w:val="Code"/>
      </w:pPr>
    </w:p>
    <w:p w14:paraId="60AFBC77" w14:textId="77777777" w:rsidR="008331A2" w:rsidRPr="00EC76D5" w:rsidRDefault="008331A2" w:rsidP="008331A2">
      <w:pPr>
        <w:pStyle w:val="Code"/>
      </w:pPr>
      <w:r w:rsidRPr="00EC76D5">
        <w:t>public class SymbolTable {</w:t>
      </w:r>
    </w:p>
    <w:p w14:paraId="50DE190A" w14:textId="77777777" w:rsidR="008331A2" w:rsidRPr="00EC76D5" w:rsidRDefault="008331A2" w:rsidP="008331A2">
      <w:pPr>
        <w:pStyle w:val="Code"/>
      </w:pPr>
      <w:r w:rsidRPr="00EC76D5">
        <w:t xml:space="preserve">  public static final int ReturnAddressOffset = 0;</w:t>
      </w:r>
    </w:p>
    <w:p w14:paraId="73737F7A" w14:textId="2719A76F" w:rsidR="008331A2" w:rsidRPr="00EC76D5" w:rsidRDefault="008331A2" w:rsidP="008331A2">
      <w:pPr>
        <w:pStyle w:val="Code"/>
      </w:pPr>
      <w:r w:rsidRPr="00EC76D5">
        <w:t xml:space="preserve">  public static final int RegularFrameOffset = </w:t>
      </w:r>
      <w:r w:rsidR="00BA53A2">
        <w:t>TypeSize.PointerSize</w:t>
      </w:r>
      <w:r w:rsidRPr="00EC76D5">
        <w:t>;</w:t>
      </w:r>
    </w:p>
    <w:p w14:paraId="30EE6C46" w14:textId="0F951F78" w:rsidR="008331A2" w:rsidRPr="00EC76D5" w:rsidRDefault="008331A2" w:rsidP="008331A2">
      <w:pPr>
        <w:pStyle w:val="Code"/>
      </w:pPr>
      <w:r w:rsidRPr="00EC76D5">
        <w:t xml:space="preserve">  public static final int EllipseFrameOffset = 2 * </w:t>
      </w:r>
      <w:r w:rsidR="00BA53A2">
        <w:t>TypeSize.PointerSize</w:t>
      </w:r>
      <w:r w:rsidRPr="00EC76D5">
        <w:t>;</w:t>
      </w:r>
    </w:p>
    <w:p w14:paraId="45BC8422" w14:textId="36A54C45" w:rsidR="008331A2" w:rsidRPr="00EC76D5" w:rsidRDefault="008331A2" w:rsidP="008331A2">
      <w:pPr>
        <w:pStyle w:val="Code"/>
      </w:pPr>
      <w:r w:rsidRPr="00EC76D5">
        <w:t xml:space="preserve">  public static final int FunctionRegular</w:t>
      </w:r>
      <w:r w:rsidR="002F35C1">
        <w:t>Initializer</w:t>
      </w:r>
      <w:r w:rsidRPr="00EC76D5">
        <w:t xml:space="preserve">Size = 3 * </w:t>
      </w:r>
      <w:r w:rsidR="00BA53A2">
        <w:t>TypeSize.PointerSize</w:t>
      </w:r>
      <w:r w:rsidRPr="00EC76D5">
        <w:t>;</w:t>
      </w:r>
    </w:p>
    <w:p w14:paraId="6C25E9DC" w14:textId="20E07DFE" w:rsidR="008331A2" w:rsidRPr="00EC76D5" w:rsidRDefault="008331A2" w:rsidP="008331A2">
      <w:pPr>
        <w:pStyle w:val="Code"/>
      </w:pPr>
      <w:r w:rsidRPr="00EC76D5">
        <w:t xml:space="preserve">  public static final int UseResultOffset = 3 * </w:t>
      </w:r>
      <w:r w:rsidR="00BA53A2">
        <w:t>TypeSize.PointerSize</w:t>
      </w:r>
      <w:r w:rsidRPr="00EC76D5">
        <w:t>;</w:t>
      </w:r>
    </w:p>
    <w:p w14:paraId="05899124" w14:textId="09784842" w:rsidR="008331A2" w:rsidRPr="00EC76D5" w:rsidRDefault="008331A2" w:rsidP="008331A2">
      <w:pPr>
        <w:pStyle w:val="Code"/>
      </w:pPr>
      <w:r w:rsidRPr="00EC76D5">
        <w:t xml:space="preserve">  public static final int FunctionFloating</w:t>
      </w:r>
      <w:r w:rsidR="002F35C1">
        <w:t>Initializer</w:t>
      </w:r>
      <w:r w:rsidRPr="00EC76D5">
        <w:t>Size =</w:t>
      </w:r>
    </w:p>
    <w:p w14:paraId="0991BB11" w14:textId="57DAB39B" w:rsidR="008331A2" w:rsidRPr="00EC76D5" w:rsidRDefault="008331A2" w:rsidP="008331A2">
      <w:pPr>
        <w:pStyle w:val="Code"/>
      </w:pPr>
      <w:r w:rsidRPr="00EC76D5">
        <w:t xml:space="preserve">                            3 * </w:t>
      </w:r>
      <w:r w:rsidR="00BA53A2">
        <w:t>TypeSize.PointerSize</w:t>
      </w:r>
      <w:r w:rsidRPr="00EC76D5">
        <w:t xml:space="preserve"> + Type.CharSize;</w:t>
      </w:r>
    </w:p>
    <w:p w14:paraId="36C23C5D" w14:textId="77777777" w:rsidR="008331A2" w:rsidRPr="00EC76D5" w:rsidRDefault="008331A2" w:rsidP="008331A2">
      <w:pPr>
        <w:pStyle w:val="Code"/>
      </w:pPr>
      <w:r w:rsidRPr="00EC76D5">
        <w:t xml:space="preserve">  public static int TableId = 0;</w:t>
      </w:r>
    </w:p>
    <w:p w14:paraId="549296AC" w14:textId="77777777" w:rsidR="008331A2" w:rsidRPr="00EC76D5" w:rsidRDefault="008331A2" w:rsidP="008331A2">
      <w:pPr>
        <w:pStyle w:val="Code"/>
      </w:pPr>
      <w:r w:rsidRPr="00EC76D5">
        <w:t xml:space="preserve">  </w:t>
      </w:r>
    </w:p>
    <w:p w14:paraId="16AB2AFD" w14:textId="77777777" w:rsidR="008331A2" w:rsidRPr="00EC76D5" w:rsidRDefault="008331A2" w:rsidP="008331A2">
      <w:pPr>
        <w:pStyle w:val="Code"/>
      </w:pPr>
      <w:r w:rsidRPr="00EC76D5">
        <w:t xml:space="preserve">  private Scope m_scope;</w:t>
      </w:r>
    </w:p>
    <w:p w14:paraId="3F9CF1F8" w14:textId="77777777" w:rsidR="008331A2" w:rsidRPr="00EC76D5" w:rsidRDefault="008331A2" w:rsidP="008331A2">
      <w:pPr>
        <w:pStyle w:val="Code"/>
      </w:pPr>
      <w:r w:rsidRPr="00EC76D5">
        <w:t xml:space="preserve">  private int m_tableId;</w:t>
      </w:r>
    </w:p>
    <w:p w14:paraId="02FB8A91" w14:textId="77777777" w:rsidR="008331A2" w:rsidRPr="00EC76D5" w:rsidRDefault="008331A2" w:rsidP="008331A2">
      <w:pPr>
        <w:pStyle w:val="Code"/>
      </w:pPr>
      <w:r w:rsidRPr="00EC76D5">
        <w:t xml:space="preserve">  private SymbolTable m_parentTable;</w:t>
      </w:r>
    </w:p>
    <w:p w14:paraId="06FF9D7E" w14:textId="77777777" w:rsidR="008331A2" w:rsidRPr="00EC76D5" w:rsidRDefault="008331A2" w:rsidP="008331A2">
      <w:pPr>
        <w:pStyle w:val="Code"/>
      </w:pPr>
      <w:r w:rsidRPr="00EC76D5">
        <w:t xml:space="preserve">  private int m_offset, m_functionSize;</w:t>
      </w:r>
    </w:p>
    <w:p w14:paraId="1749A2D3" w14:textId="77777777" w:rsidR="008331A2" w:rsidRPr="00EC76D5" w:rsidRDefault="008331A2" w:rsidP="008331A2">
      <w:pPr>
        <w:pStyle w:val="Code"/>
      </w:pPr>
      <w:r w:rsidRPr="00EC76D5">
        <w:t xml:space="preserve">  </w:t>
      </w:r>
    </w:p>
    <w:p w14:paraId="7EF83E06" w14:textId="77777777" w:rsidR="008331A2" w:rsidRPr="00EC76D5" w:rsidRDefault="008331A2" w:rsidP="008331A2">
      <w:pPr>
        <w:pStyle w:val="Code"/>
      </w:pPr>
      <w:r w:rsidRPr="00EC76D5">
        <w:t xml:space="preserve">  private Map&lt;String,Object&gt; m_entryMap = new ListMap&lt;&gt;();</w:t>
      </w:r>
    </w:p>
    <w:p w14:paraId="147064C8" w14:textId="77777777" w:rsidR="008331A2" w:rsidRPr="00EC76D5" w:rsidRDefault="008331A2" w:rsidP="008331A2">
      <w:pPr>
        <w:pStyle w:val="Code"/>
      </w:pPr>
      <w:r w:rsidRPr="00EC76D5">
        <w:t xml:space="preserve">  private Map&lt;String,Type&gt; m_tagMap = new ListMap&lt;&gt;();</w:t>
      </w:r>
    </w:p>
    <w:p w14:paraId="36D6FA70" w14:textId="77777777" w:rsidR="008331A2" w:rsidRPr="00EC76D5" w:rsidRDefault="008331A2" w:rsidP="008331A2">
      <w:pPr>
        <w:pStyle w:val="Code"/>
      </w:pPr>
      <w:r w:rsidRPr="00EC76D5">
        <w:t xml:space="preserve">  </w:t>
      </w:r>
    </w:p>
    <w:p w14:paraId="705273D9" w14:textId="77777777" w:rsidR="008331A2" w:rsidRPr="00EC76D5" w:rsidRDefault="008331A2" w:rsidP="008331A2">
      <w:pPr>
        <w:pStyle w:val="Code"/>
      </w:pPr>
      <w:r w:rsidRPr="00EC76D5">
        <w:t xml:space="preserve">  public SymbolTable(SymbolTable parentTable, Scope scope) {</w:t>
      </w:r>
    </w:p>
    <w:p w14:paraId="263351E1" w14:textId="77777777" w:rsidR="008331A2" w:rsidRPr="00EC76D5" w:rsidRDefault="008331A2" w:rsidP="008331A2">
      <w:pPr>
        <w:pStyle w:val="Code"/>
      </w:pPr>
      <w:r w:rsidRPr="00EC76D5">
        <w:t xml:space="preserve">    m_tableId = TableId++;</w:t>
      </w:r>
    </w:p>
    <w:p w14:paraId="19D8FCEE" w14:textId="77777777" w:rsidR="008331A2" w:rsidRPr="00EC76D5" w:rsidRDefault="008331A2" w:rsidP="008331A2">
      <w:pPr>
        <w:pStyle w:val="Code"/>
      </w:pPr>
      <w:r w:rsidRPr="00EC76D5">
        <w:t xml:space="preserve">    m_parentTable = parentTable;</w:t>
      </w:r>
    </w:p>
    <w:p w14:paraId="346C0849" w14:textId="77777777" w:rsidR="008331A2" w:rsidRPr="00EC76D5" w:rsidRDefault="008331A2" w:rsidP="008331A2">
      <w:pPr>
        <w:pStyle w:val="Code"/>
      </w:pPr>
      <w:r w:rsidRPr="00EC76D5">
        <w:t xml:space="preserve">    </w:t>
      </w:r>
    </w:p>
    <w:p w14:paraId="2F86997C" w14:textId="77777777" w:rsidR="008331A2" w:rsidRPr="00EC76D5" w:rsidRDefault="008331A2" w:rsidP="008331A2">
      <w:pPr>
        <w:pStyle w:val="Code"/>
      </w:pPr>
      <w:r w:rsidRPr="00EC76D5">
        <w:t xml:space="preserve">    if (m_parentTable != null) {</w:t>
      </w:r>
    </w:p>
    <w:p w14:paraId="59BAF007" w14:textId="77777777" w:rsidR="008331A2" w:rsidRPr="00EC76D5" w:rsidRDefault="008331A2" w:rsidP="008331A2">
      <w:pPr>
        <w:pStyle w:val="Code"/>
      </w:pPr>
      <w:r w:rsidRPr="00EC76D5">
        <w:t xml:space="preserve">      m_parentTable.m_entryMap.put(Main.SeparatorId +"table" + m_tableId,this);</w:t>
      </w:r>
    </w:p>
    <w:p w14:paraId="73972F68" w14:textId="77777777" w:rsidR="008331A2" w:rsidRPr="00EC76D5" w:rsidRDefault="008331A2" w:rsidP="008331A2">
      <w:pPr>
        <w:pStyle w:val="Code"/>
      </w:pPr>
      <w:r w:rsidRPr="00EC76D5">
        <w:t xml:space="preserve">    }</w:t>
      </w:r>
    </w:p>
    <w:p w14:paraId="0A029415" w14:textId="77777777" w:rsidR="008331A2" w:rsidRPr="00EC76D5" w:rsidRDefault="008331A2" w:rsidP="008331A2">
      <w:pPr>
        <w:pStyle w:val="Code"/>
      </w:pPr>
    </w:p>
    <w:p w14:paraId="1FF7A14E" w14:textId="77777777" w:rsidR="008331A2" w:rsidRPr="00EC76D5" w:rsidRDefault="008331A2" w:rsidP="008331A2">
      <w:pPr>
        <w:pStyle w:val="Code"/>
      </w:pPr>
      <w:r w:rsidRPr="00EC76D5">
        <w:t xml:space="preserve">    switch (m_scope = scope) {</w:t>
      </w:r>
    </w:p>
    <w:p w14:paraId="79F3DF3C" w14:textId="77777777" w:rsidR="008331A2" w:rsidRPr="00EC76D5" w:rsidRDefault="008331A2" w:rsidP="008331A2">
      <w:pPr>
        <w:pStyle w:val="Code"/>
      </w:pPr>
      <w:r w:rsidRPr="00EC76D5">
        <w:t xml:space="preserve">      case Global:</w:t>
      </w:r>
    </w:p>
    <w:p w14:paraId="1BC7FFF4" w14:textId="77777777" w:rsidR="008331A2" w:rsidRPr="00EC76D5" w:rsidRDefault="008331A2" w:rsidP="008331A2">
      <w:pPr>
        <w:pStyle w:val="Code"/>
      </w:pPr>
      <w:r w:rsidRPr="00EC76D5">
        <w:t xml:space="preserve">      case Struct:</w:t>
      </w:r>
    </w:p>
    <w:p w14:paraId="62B2F08E" w14:textId="77777777" w:rsidR="008331A2" w:rsidRPr="00EC76D5" w:rsidRDefault="008331A2" w:rsidP="008331A2">
      <w:pPr>
        <w:pStyle w:val="Code"/>
      </w:pPr>
      <w:r w:rsidRPr="00EC76D5">
        <w:t xml:space="preserve">      case Union:</w:t>
      </w:r>
    </w:p>
    <w:p w14:paraId="05C36B47" w14:textId="77777777" w:rsidR="008331A2" w:rsidRPr="00EC76D5" w:rsidRDefault="008331A2" w:rsidP="008331A2">
      <w:pPr>
        <w:pStyle w:val="Code"/>
      </w:pPr>
      <w:r w:rsidRPr="00EC76D5">
        <w:t xml:space="preserve">        m_offset = 0;</w:t>
      </w:r>
    </w:p>
    <w:p w14:paraId="34F747A7" w14:textId="77777777" w:rsidR="008331A2" w:rsidRPr="00EC76D5" w:rsidRDefault="008331A2" w:rsidP="008331A2">
      <w:pPr>
        <w:pStyle w:val="Code"/>
      </w:pPr>
      <w:r w:rsidRPr="00EC76D5">
        <w:t xml:space="preserve">        break;</w:t>
      </w:r>
    </w:p>
    <w:p w14:paraId="0D84A8BD" w14:textId="77777777" w:rsidR="008331A2" w:rsidRPr="00EC76D5" w:rsidRDefault="008331A2" w:rsidP="008331A2">
      <w:pPr>
        <w:pStyle w:val="Code"/>
      </w:pPr>
      <w:r w:rsidRPr="00EC76D5">
        <w:t xml:space="preserve">  </w:t>
      </w:r>
    </w:p>
    <w:p w14:paraId="354A10AF" w14:textId="77777777" w:rsidR="008331A2" w:rsidRPr="00EC76D5" w:rsidRDefault="008331A2" w:rsidP="008331A2">
      <w:pPr>
        <w:pStyle w:val="Code"/>
      </w:pPr>
      <w:r w:rsidRPr="00EC76D5">
        <w:t xml:space="preserve">      case Function:</w:t>
      </w:r>
    </w:p>
    <w:p w14:paraId="756EE1FD" w14:textId="77777777" w:rsidR="008331A2" w:rsidRPr="00EC76D5" w:rsidRDefault="008331A2" w:rsidP="008331A2">
      <w:pPr>
        <w:pStyle w:val="Code"/>
      </w:pPr>
      <w:r w:rsidRPr="00EC76D5">
        <w:t xml:space="preserve">        m_offset = Main.FuncSymbol.getType().getReturnType().isFloating() ?</w:t>
      </w:r>
    </w:p>
    <w:p w14:paraId="39E08DA3" w14:textId="7894F1F8" w:rsidR="008331A2" w:rsidRPr="00EC76D5" w:rsidRDefault="008331A2" w:rsidP="008331A2">
      <w:pPr>
        <w:pStyle w:val="Code"/>
      </w:pPr>
      <w:r w:rsidRPr="00EC76D5">
        <w:t xml:space="preserve">                   FunctionFloating</w:t>
      </w:r>
      <w:r w:rsidR="002F35C1">
        <w:t>Initializer</w:t>
      </w:r>
      <w:r w:rsidRPr="00EC76D5">
        <w:t>Size : FunctionRegular</w:t>
      </w:r>
      <w:r w:rsidR="002F35C1">
        <w:t>Initializer</w:t>
      </w:r>
      <w:r w:rsidRPr="00EC76D5">
        <w:t>Size;</w:t>
      </w:r>
    </w:p>
    <w:p w14:paraId="76A68140" w14:textId="77777777" w:rsidR="008331A2" w:rsidRPr="00EC76D5" w:rsidRDefault="008331A2" w:rsidP="008331A2">
      <w:pPr>
        <w:pStyle w:val="Code"/>
      </w:pPr>
      <w:r w:rsidRPr="00EC76D5">
        <w:t xml:space="preserve">        break;</w:t>
      </w:r>
    </w:p>
    <w:p w14:paraId="6CB968B0" w14:textId="77777777" w:rsidR="008331A2" w:rsidRPr="00EC76D5" w:rsidRDefault="008331A2" w:rsidP="008331A2">
      <w:pPr>
        <w:pStyle w:val="Code"/>
      </w:pPr>
      <w:r w:rsidRPr="00EC76D5">
        <w:t xml:space="preserve">  </w:t>
      </w:r>
    </w:p>
    <w:p w14:paraId="1FF20C45" w14:textId="77777777" w:rsidR="008331A2" w:rsidRPr="00EC76D5" w:rsidRDefault="008331A2" w:rsidP="008331A2">
      <w:pPr>
        <w:pStyle w:val="Code"/>
      </w:pPr>
      <w:r w:rsidRPr="00EC76D5">
        <w:t xml:space="preserve">      case Block:</w:t>
      </w:r>
    </w:p>
    <w:p w14:paraId="23CD6EF0" w14:textId="77777777" w:rsidR="008331A2" w:rsidRPr="00EC76D5" w:rsidRDefault="008331A2" w:rsidP="008331A2">
      <w:pPr>
        <w:pStyle w:val="Code"/>
      </w:pPr>
      <w:r w:rsidRPr="00EC76D5">
        <w:t xml:space="preserve">        m_offset = m_parentTable.m_offset;</w:t>
      </w:r>
    </w:p>
    <w:p w14:paraId="1B25A5B0" w14:textId="77777777" w:rsidR="008331A2" w:rsidRPr="00EC76D5" w:rsidRDefault="008331A2" w:rsidP="008331A2">
      <w:pPr>
        <w:pStyle w:val="Code"/>
      </w:pPr>
      <w:r w:rsidRPr="00EC76D5">
        <w:t xml:space="preserve">        break;</w:t>
      </w:r>
    </w:p>
    <w:p w14:paraId="0E5202C5" w14:textId="77777777" w:rsidR="008331A2" w:rsidRPr="00EC76D5" w:rsidRDefault="008331A2" w:rsidP="008331A2">
      <w:pPr>
        <w:pStyle w:val="Code"/>
      </w:pPr>
      <w:r w:rsidRPr="00EC76D5">
        <w:t xml:space="preserve">    }</w:t>
      </w:r>
    </w:p>
    <w:p w14:paraId="7B40EB06" w14:textId="77777777" w:rsidR="008331A2" w:rsidRPr="00EC76D5" w:rsidRDefault="008331A2" w:rsidP="008331A2">
      <w:pPr>
        <w:pStyle w:val="Code"/>
      </w:pPr>
      <w:r w:rsidRPr="00EC76D5">
        <w:t xml:space="preserve">  }</w:t>
      </w:r>
    </w:p>
    <w:p w14:paraId="04852C82" w14:textId="77777777" w:rsidR="008331A2" w:rsidRPr="00EC76D5" w:rsidRDefault="008331A2" w:rsidP="008331A2">
      <w:pPr>
        <w:pStyle w:val="Code"/>
      </w:pPr>
    </w:p>
    <w:p w14:paraId="04093D4A" w14:textId="77777777" w:rsidR="008331A2" w:rsidRPr="00EC76D5" w:rsidRDefault="008331A2" w:rsidP="008331A2">
      <w:pPr>
        <w:pStyle w:val="Code"/>
      </w:pPr>
      <w:r w:rsidRPr="00EC76D5">
        <w:t xml:space="preserve">  // ------------------------------------------------------------------------</w:t>
      </w:r>
    </w:p>
    <w:p w14:paraId="7180ECFD" w14:textId="77777777" w:rsidR="008331A2" w:rsidRPr="00EC76D5" w:rsidRDefault="008331A2" w:rsidP="008331A2">
      <w:pPr>
        <w:pStyle w:val="Code"/>
      </w:pPr>
      <w:r w:rsidRPr="00EC76D5">
        <w:t xml:space="preserve">  </w:t>
      </w:r>
    </w:p>
    <w:p w14:paraId="7A108D15" w14:textId="77777777" w:rsidR="008331A2" w:rsidRPr="00EC76D5" w:rsidRDefault="008331A2" w:rsidP="008331A2">
      <w:pPr>
        <w:pStyle w:val="Code"/>
      </w:pPr>
      <w:r w:rsidRPr="00EC76D5">
        <w:t xml:space="preserve">  public int getTableId() {</w:t>
      </w:r>
    </w:p>
    <w:p w14:paraId="6801637A" w14:textId="77777777" w:rsidR="008331A2" w:rsidRPr="00EC76D5" w:rsidRDefault="008331A2" w:rsidP="008331A2">
      <w:pPr>
        <w:pStyle w:val="Code"/>
      </w:pPr>
      <w:r w:rsidRPr="00EC76D5">
        <w:t xml:space="preserve">    return m_tableId;</w:t>
      </w:r>
    </w:p>
    <w:p w14:paraId="18521B1C" w14:textId="77777777" w:rsidR="008331A2" w:rsidRPr="00EC76D5" w:rsidRDefault="008331A2" w:rsidP="008331A2">
      <w:pPr>
        <w:pStyle w:val="Code"/>
      </w:pPr>
      <w:r w:rsidRPr="00EC76D5">
        <w:t xml:space="preserve">  }</w:t>
      </w:r>
    </w:p>
    <w:p w14:paraId="20E6C835" w14:textId="77777777" w:rsidR="008331A2" w:rsidRPr="00EC76D5" w:rsidRDefault="008331A2" w:rsidP="008331A2">
      <w:pPr>
        <w:pStyle w:val="Code"/>
      </w:pPr>
      <w:r w:rsidRPr="00EC76D5">
        <w:t xml:space="preserve">  </w:t>
      </w:r>
    </w:p>
    <w:p w14:paraId="509B5439" w14:textId="77777777" w:rsidR="008331A2" w:rsidRPr="00EC76D5" w:rsidRDefault="008331A2" w:rsidP="008331A2">
      <w:pPr>
        <w:pStyle w:val="Code"/>
      </w:pPr>
      <w:r w:rsidRPr="00EC76D5">
        <w:t xml:space="preserve">  public Scope getScope() {</w:t>
      </w:r>
    </w:p>
    <w:p w14:paraId="71FAE6AC" w14:textId="77777777" w:rsidR="008331A2" w:rsidRPr="00EC76D5" w:rsidRDefault="008331A2" w:rsidP="008331A2">
      <w:pPr>
        <w:pStyle w:val="Code"/>
      </w:pPr>
      <w:r w:rsidRPr="00EC76D5">
        <w:t xml:space="preserve">    return m_scope;</w:t>
      </w:r>
    </w:p>
    <w:p w14:paraId="417037C4" w14:textId="77777777" w:rsidR="008331A2" w:rsidRPr="00EC76D5" w:rsidRDefault="008331A2" w:rsidP="008331A2">
      <w:pPr>
        <w:pStyle w:val="Code"/>
      </w:pPr>
      <w:r w:rsidRPr="00EC76D5">
        <w:t xml:space="preserve">  }</w:t>
      </w:r>
    </w:p>
    <w:p w14:paraId="0918279C" w14:textId="77777777" w:rsidR="008331A2" w:rsidRPr="00EC76D5" w:rsidRDefault="008331A2" w:rsidP="008331A2">
      <w:pPr>
        <w:pStyle w:val="Code"/>
      </w:pPr>
    </w:p>
    <w:p w14:paraId="7EB43122" w14:textId="77777777" w:rsidR="008331A2" w:rsidRPr="00EC76D5" w:rsidRDefault="008331A2" w:rsidP="008331A2">
      <w:pPr>
        <w:pStyle w:val="Code"/>
      </w:pPr>
      <w:r w:rsidRPr="00EC76D5">
        <w:t xml:space="preserve">  public SymbolTable getParentTable() {</w:t>
      </w:r>
    </w:p>
    <w:p w14:paraId="61CDDEA9" w14:textId="77777777" w:rsidR="008331A2" w:rsidRPr="00EC76D5" w:rsidRDefault="008331A2" w:rsidP="008331A2">
      <w:pPr>
        <w:pStyle w:val="Code"/>
      </w:pPr>
      <w:r w:rsidRPr="00EC76D5">
        <w:t xml:space="preserve">    return m_parentTable;</w:t>
      </w:r>
    </w:p>
    <w:p w14:paraId="31E3D63B" w14:textId="77777777" w:rsidR="008331A2" w:rsidRPr="00EC76D5" w:rsidRDefault="008331A2" w:rsidP="008331A2">
      <w:pPr>
        <w:pStyle w:val="Code"/>
      </w:pPr>
      <w:r w:rsidRPr="00EC76D5">
        <w:t xml:space="preserve">  }</w:t>
      </w:r>
    </w:p>
    <w:p w14:paraId="0C9E714D" w14:textId="77777777" w:rsidR="008331A2" w:rsidRPr="00EC76D5" w:rsidRDefault="008331A2" w:rsidP="008331A2">
      <w:pPr>
        <w:pStyle w:val="Code"/>
      </w:pPr>
    </w:p>
    <w:p w14:paraId="356D3E9C" w14:textId="77777777" w:rsidR="008331A2" w:rsidRPr="00EC76D5" w:rsidRDefault="008331A2" w:rsidP="008331A2">
      <w:pPr>
        <w:pStyle w:val="Code"/>
      </w:pPr>
      <w:r w:rsidRPr="00EC76D5">
        <w:t xml:space="preserve">  public Map&lt;String,Object&gt; getEntryMap() {</w:t>
      </w:r>
    </w:p>
    <w:p w14:paraId="3B07C3E2" w14:textId="77777777" w:rsidR="008331A2" w:rsidRPr="00EC76D5" w:rsidRDefault="008331A2" w:rsidP="008331A2">
      <w:pPr>
        <w:pStyle w:val="Code"/>
      </w:pPr>
      <w:r w:rsidRPr="00EC76D5">
        <w:t xml:space="preserve">    return m_entryMap;</w:t>
      </w:r>
    </w:p>
    <w:p w14:paraId="33F28D71" w14:textId="77777777" w:rsidR="008331A2" w:rsidRPr="00EC76D5" w:rsidRDefault="008331A2" w:rsidP="008331A2">
      <w:pPr>
        <w:pStyle w:val="Code"/>
      </w:pPr>
      <w:r w:rsidRPr="00EC76D5">
        <w:t xml:space="preserve">  }</w:t>
      </w:r>
    </w:p>
    <w:p w14:paraId="7B2907CE" w14:textId="77777777" w:rsidR="008331A2" w:rsidRPr="00EC76D5" w:rsidRDefault="008331A2" w:rsidP="008331A2">
      <w:pPr>
        <w:pStyle w:val="Code"/>
      </w:pPr>
    </w:p>
    <w:p w14:paraId="701D6F48" w14:textId="77777777" w:rsidR="008331A2" w:rsidRPr="00EC76D5" w:rsidRDefault="008331A2" w:rsidP="008331A2">
      <w:pPr>
        <w:pStyle w:val="Code"/>
      </w:pPr>
      <w:r w:rsidRPr="00EC76D5">
        <w:t xml:space="preserve">  public int getOffset() {</w:t>
      </w:r>
    </w:p>
    <w:p w14:paraId="34430A54" w14:textId="77777777" w:rsidR="008331A2" w:rsidRPr="00EC76D5" w:rsidRDefault="008331A2" w:rsidP="008331A2">
      <w:pPr>
        <w:pStyle w:val="Code"/>
      </w:pPr>
      <w:r w:rsidRPr="00EC76D5">
        <w:t xml:space="preserve">    return m_offset;</w:t>
      </w:r>
    </w:p>
    <w:p w14:paraId="0AF00505" w14:textId="77777777" w:rsidR="008331A2" w:rsidRPr="00EC76D5" w:rsidRDefault="008331A2" w:rsidP="008331A2">
      <w:pPr>
        <w:pStyle w:val="Code"/>
      </w:pPr>
      <w:r w:rsidRPr="00EC76D5">
        <w:t xml:space="preserve">  }</w:t>
      </w:r>
    </w:p>
    <w:p w14:paraId="34FD55C0" w14:textId="77777777" w:rsidR="008331A2" w:rsidRPr="00EC76D5" w:rsidRDefault="008331A2" w:rsidP="008331A2">
      <w:pPr>
        <w:pStyle w:val="Code"/>
      </w:pPr>
      <w:r w:rsidRPr="00EC76D5">
        <w:t xml:space="preserve">  </w:t>
      </w:r>
    </w:p>
    <w:p w14:paraId="75CF84C8" w14:textId="77777777" w:rsidR="008331A2" w:rsidRPr="00EC76D5" w:rsidRDefault="008331A2" w:rsidP="008331A2">
      <w:pPr>
        <w:pStyle w:val="Code"/>
      </w:pPr>
      <w:r w:rsidRPr="00EC76D5">
        <w:t xml:space="preserve">  public void setFunctionOffset() {</w:t>
      </w:r>
    </w:p>
    <w:p w14:paraId="3525EB49" w14:textId="77777777" w:rsidR="008331A2" w:rsidRPr="00EC76D5" w:rsidRDefault="008331A2" w:rsidP="008331A2">
      <w:pPr>
        <w:pStyle w:val="Code"/>
      </w:pPr>
      <w:r w:rsidRPr="00EC76D5">
        <w:t xml:space="preserve">    m_functionSize = calculateSize();</w:t>
      </w:r>
    </w:p>
    <w:p w14:paraId="0AC02877" w14:textId="77777777" w:rsidR="008331A2" w:rsidRPr="00EC76D5" w:rsidRDefault="008331A2" w:rsidP="008331A2">
      <w:pPr>
        <w:pStyle w:val="Code"/>
      </w:pPr>
      <w:r w:rsidRPr="00EC76D5">
        <w:t xml:space="preserve">    m_offset = m_functionSize;</w:t>
      </w:r>
    </w:p>
    <w:p w14:paraId="08DD01A6" w14:textId="77777777" w:rsidR="008331A2" w:rsidRPr="00EC76D5" w:rsidRDefault="008331A2" w:rsidP="008331A2">
      <w:pPr>
        <w:pStyle w:val="Code"/>
      </w:pPr>
      <w:r w:rsidRPr="00EC76D5">
        <w:t xml:space="preserve">  }</w:t>
      </w:r>
    </w:p>
    <w:p w14:paraId="2194FB6C" w14:textId="77777777" w:rsidR="008331A2" w:rsidRPr="00EC76D5" w:rsidRDefault="008331A2" w:rsidP="008331A2">
      <w:pPr>
        <w:pStyle w:val="Code"/>
      </w:pPr>
      <w:r w:rsidRPr="00EC76D5">
        <w:t xml:space="preserve">  </w:t>
      </w:r>
    </w:p>
    <w:p w14:paraId="6B7E27F6" w14:textId="77777777" w:rsidR="008331A2" w:rsidRPr="00EC76D5" w:rsidRDefault="008331A2" w:rsidP="008331A2">
      <w:pPr>
        <w:pStyle w:val="Code"/>
      </w:pPr>
      <w:r w:rsidRPr="00EC76D5">
        <w:t xml:space="preserve">  public int getFunctionSize() {</w:t>
      </w:r>
    </w:p>
    <w:p w14:paraId="61CFFE61" w14:textId="77777777" w:rsidR="008331A2" w:rsidRPr="00EC76D5" w:rsidRDefault="008331A2" w:rsidP="008331A2">
      <w:pPr>
        <w:pStyle w:val="Code"/>
      </w:pPr>
      <w:r w:rsidRPr="00EC76D5">
        <w:t xml:space="preserve">    return m_functionSize;</w:t>
      </w:r>
    </w:p>
    <w:p w14:paraId="035EAC61" w14:textId="77777777" w:rsidR="008331A2" w:rsidRPr="00EC76D5" w:rsidRDefault="008331A2" w:rsidP="008331A2">
      <w:pPr>
        <w:pStyle w:val="Code"/>
      </w:pPr>
      <w:r w:rsidRPr="00EC76D5">
        <w:t xml:space="preserve">  }</w:t>
      </w:r>
    </w:p>
    <w:p w14:paraId="6207B03F" w14:textId="77777777" w:rsidR="008331A2" w:rsidRPr="00EC76D5" w:rsidRDefault="008331A2" w:rsidP="008331A2">
      <w:pPr>
        <w:pStyle w:val="Code"/>
      </w:pPr>
      <w:r w:rsidRPr="00EC76D5">
        <w:t xml:space="preserve">  </w:t>
      </w:r>
    </w:p>
    <w:p w14:paraId="5C0144C4" w14:textId="77777777" w:rsidR="008331A2" w:rsidRPr="00EC76D5" w:rsidRDefault="008331A2" w:rsidP="008331A2">
      <w:pPr>
        <w:pStyle w:val="Code"/>
      </w:pPr>
      <w:r w:rsidRPr="00EC76D5">
        <w:t xml:space="preserve">  // ------------------------------------------------------------------------</w:t>
      </w:r>
    </w:p>
    <w:p w14:paraId="37B7F1EA" w14:textId="77777777" w:rsidR="008331A2" w:rsidRPr="00EC76D5" w:rsidRDefault="008331A2" w:rsidP="008331A2">
      <w:pPr>
        <w:pStyle w:val="Code"/>
      </w:pPr>
      <w:r w:rsidRPr="00EC76D5">
        <w:t xml:space="preserve">  </w:t>
      </w:r>
    </w:p>
    <w:p w14:paraId="26C86843" w14:textId="77777777" w:rsidR="008331A2" w:rsidRPr="00EC76D5" w:rsidRDefault="008331A2" w:rsidP="008331A2">
      <w:pPr>
        <w:pStyle w:val="Code"/>
      </w:pPr>
      <w:r w:rsidRPr="00EC76D5">
        <w:t xml:space="preserve">  public void addSymbol(Symbol newSymbol) {</w:t>
      </w:r>
    </w:p>
    <w:p w14:paraId="7154AC67" w14:textId="77777777" w:rsidR="008331A2" w:rsidRPr="00EC76D5" w:rsidRDefault="008331A2" w:rsidP="008331A2">
      <w:pPr>
        <w:pStyle w:val="Code"/>
      </w:pPr>
      <w:r w:rsidRPr="00EC76D5">
        <w:t xml:space="preserve">    String name = newSymbol.getName();</w:t>
      </w:r>
    </w:p>
    <w:p w14:paraId="5866D1FE" w14:textId="77777777" w:rsidR="008331A2" w:rsidRPr="00EC76D5" w:rsidRDefault="008331A2" w:rsidP="008331A2">
      <w:pPr>
        <w:pStyle w:val="Code"/>
      </w:pPr>
      <w:r w:rsidRPr="00EC76D5">
        <w:t xml:space="preserve">    </w:t>
      </w:r>
    </w:p>
    <w:p w14:paraId="7B92F0BC" w14:textId="77777777" w:rsidR="008331A2" w:rsidRPr="00EC76D5" w:rsidRDefault="008331A2" w:rsidP="008331A2">
      <w:pPr>
        <w:pStyle w:val="Code"/>
      </w:pPr>
      <w:r w:rsidRPr="00EC76D5">
        <w:t xml:space="preserve">    if (name != null) {</w:t>
      </w:r>
    </w:p>
    <w:p w14:paraId="4F2A58FA" w14:textId="77777777" w:rsidR="008331A2" w:rsidRPr="00EC76D5" w:rsidRDefault="008331A2" w:rsidP="008331A2">
      <w:pPr>
        <w:pStyle w:val="Code"/>
      </w:pPr>
      <w:r w:rsidRPr="00EC76D5">
        <w:t xml:space="preserve">      Symbol oldSymbol = (Symbol) m_entryMap.get(name);</w:t>
      </w:r>
    </w:p>
    <w:p w14:paraId="26A45241" w14:textId="77777777" w:rsidR="008331A2" w:rsidRPr="00EC76D5" w:rsidRDefault="008331A2" w:rsidP="008331A2">
      <w:pPr>
        <w:pStyle w:val="Code"/>
      </w:pPr>
    </w:p>
    <w:p w14:paraId="08F43C84" w14:textId="77777777" w:rsidR="008331A2" w:rsidRPr="00EC76D5" w:rsidRDefault="008331A2" w:rsidP="008331A2">
      <w:pPr>
        <w:pStyle w:val="Code"/>
      </w:pPr>
      <w:r w:rsidRPr="00EC76D5">
        <w:t xml:space="preserve">      if ((oldSymbol != null) &amp;&amp; !name.endsWith(Main.NumberId)) {</w:t>
      </w:r>
    </w:p>
    <w:p w14:paraId="1CC25093" w14:textId="77777777" w:rsidR="008331A2" w:rsidRPr="00EC76D5" w:rsidRDefault="008331A2" w:rsidP="008331A2">
      <w:pPr>
        <w:pStyle w:val="Code"/>
      </w:pPr>
      <w:r w:rsidRPr="00EC76D5">
        <w:t xml:space="preserve">        if (newSymbol.isTemporary()) {</w:t>
      </w:r>
    </w:p>
    <w:p w14:paraId="6599C8DA" w14:textId="77777777" w:rsidR="008331A2" w:rsidRPr="00EC76D5" w:rsidRDefault="008331A2" w:rsidP="008331A2">
      <w:pPr>
        <w:pStyle w:val="Code"/>
      </w:pPr>
      <w:r w:rsidRPr="00EC76D5">
        <w:t xml:space="preserve">          return;</w:t>
      </w:r>
    </w:p>
    <w:p w14:paraId="57BB4EE7" w14:textId="77777777" w:rsidR="008331A2" w:rsidRPr="00EC76D5" w:rsidRDefault="008331A2" w:rsidP="008331A2">
      <w:pPr>
        <w:pStyle w:val="Code"/>
      </w:pPr>
      <w:r w:rsidRPr="00EC76D5">
        <w:t xml:space="preserve">        }</w:t>
      </w:r>
    </w:p>
    <w:p w14:paraId="47CEC97C" w14:textId="77777777" w:rsidR="008331A2" w:rsidRPr="00EC76D5" w:rsidRDefault="008331A2" w:rsidP="008331A2">
      <w:pPr>
        <w:pStyle w:val="Code"/>
      </w:pPr>
      <w:r w:rsidRPr="00EC76D5">
        <w:t xml:space="preserve">        else if (newSymbol.isExtern()) {</w:t>
      </w:r>
    </w:p>
    <w:p w14:paraId="63148485" w14:textId="77777777" w:rsidR="008331A2" w:rsidRPr="00EC76D5" w:rsidRDefault="008331A2" w:rsidP="008331A2">
      <w:pPr>
        <w:pStyle w:val="Code"/>
      </w:pPr>
      <w:r w:rsidRPr="00EC76D5">
        <w:t xml:space="preserve">          Assert.error(oldSymbol.getType().equals(newSymbol.getType()),</w:t>
      </w:r>
    </w:p>
    <w:p w14:paraId="252CC06E" w14:textId="77777777" w:rsidR="008331A2" w:rsidRPr="00EC76D5" w:rsidRDefault="008331A2" w:rsidP="008331A2">
      <w:pPr>
        <w:pStyle w:val="Code"/>
      </w:pPr>
      <w:r w:rsidRPr="00EC76D5">
        <w:t xml:space="preserve">                       name, "different types in redeclaration");</w:t>
      </w:r>
    </w:p>
    <w:p w14:paraId="40DEF4D5" w14:textId="77777777" w:rsidR="008331A2" w:rsidRPr="00EC76D5" w:rsidRDefault="008331A2" w:rsidP="008331A2">
      <w:pPr>
        <w:pStyle w:val="Code"/>
      </w:pPr>
      <w:r w:rsidRPr="00EC76D5">
        <w:t xml:space="preserve">          return;</w:t>
      </w:r>
    </w:p>
    <w:p w14:paraId="4463640C" w14:textId="77777777" w:rsidR="008331A2" w:rsidRPr="00EC76D5" w:rsidRDefault="008331A2" w:rsidP="008331A2">
      <w:pPr>
        <w:pStyle w:val="Code"/>
      </w:pPr>
      <w:r w:rsidRPr="00EC76D5">
        <w:t xml:space="preserve">        }</w:t>
      </w:r>
    </w:p>
    <w:p w14:paraId="340203F1" w14:textId="77777777" w:rsidR="008331A2" w:rsidRPr="00EC76D5" w:rsidRDefault="008331A2" w:rsidP="008331A2">
      <w:pPr>
        <w:pStyle w:val="Code"/>
      </w:pPr>
      <w:r w:rsidRPr="00EC76D5">
        <w:t xml:space="preserve">        else if (oldSymbol.isExtern()) {</w:t>
      </w:r>
    </w:p>
    <w:p w14:paraId="4C5DF763" w14:textId="77777777" w:rsidR="008331A2" w:rsidRPr="00EC76D5" w:rsidRDefault="008331A2" w:rsidP="008331A2">
      <w:pPr>
        <w:pStyle w:val="Code"/>
      </w:pPr>
      <w:r w:rsidRPr="00EC76D5">
        <w:t xml:space="preserve">          Assert.error(oldSymbol.getType().equals(newSymbol.getType()),</w:t>
      </w:r>
    </w:p>
    <w:p w14:paraId="4BE86BB4" w14:textId="77777777" w:rsidR="008331A2" w:rsidRPr="00EC76D5" w:rsidRDefault="008331A2" w:rsidP="008331A2">
      <w:pPr>
        <w:pStyle w:val="Code"/>
      </w:pPr>
      <w:r w:rsidRPr="00EC76D5">
        <w:t xml:space="preserve">                       name, "different types in redeclaration");</w:t>
      </w:r>
    </w:p>
    <w:p w14:paraId="2E78B0F5" w14:textId="77777777" w:rsidR="008331A2" w:rsidRPr="00EC76D5" w:rsidRDefault="008331A2" w:rsidP="008331A2">
      <w:pPr>
        <w:pStyle w:val="Code"/>
      </w:pPr>
      <w:r w:rsidRPr="00EC76D5">
        <w:t xml:space="preserve">          m_entryMap.remove(name);</w:t>
      </w:r>
    </w:p>
    <w:p w14:paraId="6729754D" w14:textId="77777777" w:rsidR="008331A2" w:rsidRPr="00EC76D5" w:rsidRDefault="008331A2" w:rsidP="008331A2">
      <w:pPr>
        <w:pStyle w:val="Code"/>
      </w:pPr>
      <w:r w:rsidRPr="00EC76D5">
        <w:t xml:space="preserve">        }</w:t>
      </w:r>
    </w:p>
    <w:p w14:paraId="3C86040F" w14:textId="77777777" w:rsidR="008331A2" w:rsidRPr="00EC76D5" w:rsidRDefault="008331A2" w:rsidP="008331A2">
      <w:pPr>
        <w:pStyle w:val="Code"/>
      </w:pPr>
      <w:r w:rsidRPr="00EC76D5">
        <w:t xml:space="preserve">        else {</w:t>
      </w:r>
    </w:p>
    <w:p w14:paraId="7C567B4D" w14:textId="77777777" w:rsidR="008331A2" w:rsidRPr="00EC76D5" w:rsidRDefault="008331A2" w:rsidP="008331A2">
      <w:pPr>
        <w:pStyle w:val="Code"/>
      </w:pPr>
      <w:r w:rsidRPr="00EC76D5">
        <w:t xml:space="preserve">          Assert.error(name, "already defined");</w:t>
      </w:r>
    </w:p>
    <w:p w14:paraId="1CC54098" w14:textId="77777777" w:rsidR="008331A2" w:rsidRPr="00EC76D5" w:rsidRDefault="008331A2" w:rsidP="008331A2">
      <w:pPr>
        <w:pStyle w:val="Code"/>
      </w:pPr>
      <w:r w:rsidRPr="00EC76D5">
        <w:t xml:space="preserve">        }</w:t>
      </w:r>
    </w:p>
    <w:p w14:paraId="564BD85D" w14:textId="77777777" w:rsidR="008331A2" w:rsidRPr="00EC76D5" w:rsidRDefault="008331A2" w:rsidP="008331A2">
      <w:pPr>
        <w:pStyle w:val="Code"/>
      </w:pPr>
      <w:r w:rsidRPr="00EC76D5">
        <w:t xml:space="preserve">      }</w:t>
      </w:r>
    </w:p>
    <w:p w14:paraId="36B85D20" w14:textId="77777777" w:rsidR="008331A2" w:rsidRPr="00EC76D5" w:rsidRDefault="008331A2" w:rsidP="008331A2">
      <w:pPr>
        <w:pStyle w:val="Code"/>
      </w:pPr>
      <w:r w:rsidRPr="00EC76D5">
        <w:t xml:space="preserve">    }</w:t>
      </w:r>
    </w:p>
    <w:p w14:paraId="59D95955" w14:textId="77777777" w:rsidR="008331A2" w:rsidRPr="00EC76D5" w:rsidRDefault="008331A2" w:rsidP="008331A2">
      <w:pPr>
        <w:pStyle w:val="Code"/>
      </w:pPr>
      <w:r w:rsidRPr="00EC76D5">
        <w:t xml:space="preserve">    else {</w:t>
      </w:r>
    </w:p>
    <w:p w14:paraId="02450160" w14:textId="77777777" w:rsidR="008331A2" w:rsidRPr="00EC76D5" w:rsidRDefault="008331A2" w:rsidP="008331A2">
      <w:pPr>
        <w:pStyle w:val="Code"/>
      </w:pPr>
      <w:r w:rsidRPr="00EC76D5">
        <w:t xml:space="preserve">      newSymbol.setName(Main.SeparatorId + "parameter" + m_entryMap.size());</w:t>
      </w:r>
    </w:p>
    <w:p w14:paraId="2C527E24" w14:textId="77777777" w:rsidR="008331A2" w:rsidRPr="00EC76D5" w:rsidRDefault="008331A2" w:rsidP="008331A2">
      <w:pPr>
        <w:pStyle w:val="Code"/>
      </w:pPr>
      <w:r w:rsidRPr="00EC76D5">
        <w:t xml:space="preserve">    }</w:t>
      </w:r>
    </w:p>
    <w:p w14:paraId="73BE02BE" w14:textId="77777777" w:rsidR="008331A2" w:rsidRPr="00EC76D5" w:rsidRDefault="008331A2" w:rsidP="008331A2">
      <w:pPr>
        <w:pStyle w:val="Code"/>
      </w:pPr>
      <w:r w:rsidRPr="00EC76D5">
        <w:t xml:space="preserve">    </w:t>
      </w:r>
    </w:p>
    <w:p w14:paraId="5B7C37CC" w14:textId="77777777" w:rsidR="008331A2" w:rsidRPr="00EC76D5" w:rsidRDefault="008331A2" w:rsidP="008331A2">
      <w:pPr>
        <w:pStyle w:val="Code"/>
      </w:pPr>
      <w:r w:rsidRPr="00EC76D5">
        <w:t xml:space="preserve">    if (newSymbol.isAutoOrRegister() &amp;&amp; (m_scope != Scope.Union)) {</w:t>
      </w:r>
    </w:p>
    <w:p w14:paraId="477561DA" w14:textId="77777777" w:rsidR="008331A2" w:rsidRPr="00EC76D5" w:rsidRDefault="008331A2" w:rsidP="008331A2">
      <w:pPr>
        <w:pStyle w:val="Code"/>
      </w:pPr>
      <w:r w:rsidRPr="00EC76D5">
        <w:t xml:space="preserve">      newSymbol.setOffset(m_offset);</w:t>
      </w:r>
    </w:p>
    <w:p w14:paraId="7D37D2BD" w14:textId="77777777" w:rsidR="008331A2" w:rsidRPr="00EC76D5" w:rsidRDefault="008331A2" w:rsidP="008331A2">
      <w:pPr>
        <w:pStyle w:val="Code"/>
      </w:pPr>
      <w:r w:rsidRPr="00EC76D5">
        <w:t xml:space="preserve">      m_offset += newSymbol.getType().getSize();</w:t>
      </w:r>
    </w:p>
    <w:p w14:paraId="619CA81A" w14:textId="77777777" w:rsidR="008331A2" w:rsidRPr="00EC76D5" w:rsidRDefault="008331A2" w:rsidP="008331A2">
      <w:pPr>
        <w:pStyle w:val="Code"/>
      </w:pPr>
      <w:r w:rsidRPr="00EC76D5">
        <w:t xml:space="preserve">    }</w:t>
      </w:r>
    </w:p>
    <w:p w14:paraId="51E9C8A2" w14:textId="77777777" w:rsidR="008331A2" w:rsidRPr="00EC76D5" w:rsidRDefault="008331A2" w:rsidP="008331A2">
      <w:pPr>
        <w:pStyle w:val="Code"/>
      </w:pPr>
      <w:r w:rsidRPr="00EC76D5">
        <w:lastRenderedPageBreak/>
        <w:t xml:space="preserve">      </w:t>
      </w:r>
    </w:p>
    <w:p w14:paraId="10C2CADE" w14:textId="77777777" w:rsidR="008331A2" w:rsidRPr="00EC76D5" w:rsidRDefault="008331A2" w:rsidP="008331A2">
      <w:pPr>
        <w:pStyle w:val="Code"/>
      </w:pPr>
      <w:r w:rsidRPr="00EC76D5">
        <w:t xml:space="preserve">    m_entryMap.put(newSymbol.getName(), newSymbol);</w:t>
      </w:r>
    </w:p>
    <w:p w14:paraId="1BED5C3A" w14:textId="77777777" w:rsidR="008331A2" w:rsidRPr="00EC76D5" w:rsidRDefault="008331A2" w:rsidP="008331A2">
      <w:pPr>
        <w:pStyle w:val="Code"/>
      </w:pPr>
      <w:r w:rsidRPr="00EC76D5">
        <w:t xml:space="preserve">  }</w:t>
      </w:r>
    </w:p>
    <w:p w14:paraId="7BF7CBAC" w14:textId="77777777" w:rsidR="008331A2" w:rsidRPr="00EC76D5" w:rsidRDefault="008331A2" w:rsidP="008331A2">
      <w:pPr>
        <w:pStyle w:val="Code"/>
      </w:pPr>
    </w:p>
    <w:p w14:paraId="6C4D84EF" w14:textId="77777777" w:rsidR="008331A2" w:rsidRPr="00EC76D5" w:rsidRDefault="008331A2" w:rsidP="008331A2">
      <w:pPr>
        <w:pStyle w:val="Code"/>
      </w:pPr>
      <w:r w:rsidRPr="00EC76D5">
        <w:t xml:space="preserve">  public Symbol lookupSymbol(String name) {</w:t>
      </w:r>
    </w:p>
    <w:p w14:paraId="74F1C3FA" w14:textId="77777777" w:rsidR="008331A2" w:rsidRPr="00EC76D5" w:rsidRDefault="008331A2" w:rsidP="008331A2">
      <w:pPr>
        <w:pStyle w:val="Code"/>
      </w:pPr>
      <w:r w:rsidRPr="00EC76D5">
        <w:t xml:space="preserve">    Symbol symbol = (Symbol) m_entryMap.get(name);</w:t>
      </w:r>
    </w:p>
    <w:p w14:paraId="79F83119" w14:textId="77777777" w:rsidR="008331A2" w:rsidRPr="00EC76D5" w:rsidRDefault="008331A2" w:rsidP="008331A2">
      <w:pPr>
        <w:pStyle w:val="Code"/>
      </w:pPr>
      <w:r w:rsidRPr="00EC76D5">
        <w:t xml:space="preserve">    </w:t>
      </w:r>
    </w:p>
    <w:p w14:paraId="41807FD9" w14:textId="77777777" w:rsidR="008331A2" w:rsidRPr="00EC76D5" w:rsidRDefault="008331A2" w:rsidP="008331A2">
      <w:pPr>
        <w:pStyle w:val="Code"/>
      </w:pPr>
      <w:r w:rsidRPr="00EC76D5">
        <w:t xml:space="preserve">    if (symbol != null) {</w:t>
      </w:r>
    </w:p>
    <w:p w14:paraId="79B573BB" w14:textId="77777777" w:rsidR="008331A2" w:rsidRPr="00EC76D5" w:rsidRDefault="008331A2" w:rsidP="008331A2">
      <w:pPr>
        <w:pStyle w:val="Code"/>
      </w:pPr>
      <w:r w:rsidRPr="00EC76D5">
        <w:t xml:space="preserve">      return symbol;</w:t>
      </w:r>
    </w:p>
    <w:p w14:paraId="4125CD36" w14:textId="77777777" w:rsidR="008331A2" w:rsidRPr="00EC76D5" w:rsidRDefault="008331A2" w:rsidP="008331A2">
      <w:pPr>
        <w:pStyle w:val="Code"/>
      </w:pPr>
      <w:r w:rsidRPr="00EC76D5">
        <w:t xml:space="preserve">    }</w:t>
      </w:r>
    </w:p>
    <w:p w14:paraId="623E6941" w14:textId="77777777" w:rsidR="008331A2" w:rsidRPr="00EC76D5" w:rsidRDefault="008331A2" w:rsidP="008331A2">
      <w:pPr>
        <w:pStyle w:val="Code"/>
      </w:pPr>
      <w:r w:rsidRPr="00EC76D5">
        <w:t xml:space="preserve">    else if (m_parentTable != null) {</w:t>
      </w:r>
    </w:p>
    <w:p w14:paraId="0F58DE40" w14:textId="77777777" w:rsidR="008331A2" w:rsidRPr="00EC76D5" w:rsidRDefault="008331A2" w:rsidP="008331A2">
      <w:pPr>
        <w:pStyle w:val="Code"/>
      </w:pPr>
      <w:r w:rsidRPr="00EC76D5">
        <w:t xml:space="preserve">      return m_parentTable.lookupSymbol(name);</w:t>
      </w:r>
    </w:p>
    <w:p w14:paraId="5F52E57C" w14:textId="77777777" w:rsidR="008331A2" w:rsidRPr="00EC76D5" w:rsidRDefault="008331A2" w:rsidP="008331A2">
      <w:pPr>
        <w:pStyle w:val="Code"/>
      </w:pPr>
      <w:r w:rsidRPr="00EC76D5">
        <w:t xml:space="preserve">    }</w:t>
      </w:r>
    </w:p>
    <w:p w14:paraId="0A3AB4A5" w14:textId="77777777" w:rsidR="008331A2" w:rsidRPr="00EC76D5" w:rsidRDefault="008331A2" w:rsidP="008331A2">
      <w:pPr>
        <w:pStyle w:val="Code"/>
      </w:pPr>
    </w:p>
    <w:p w14:paraId="0930D551" w14:textId="77777777" w:rsidR="008331A2" w:rsidRPr="00EC76D5" w:rsidRDefault="008331A2" w:rsidP="008331A2">
      <w:pPr>
        <w:pStyle w:val="Code"/>
      </w:pPr>
      <w:r w:rsidRPr="00EC76D5">
        <w:t xml:space="preserve">    return null;</w:t>
      </w:r>
    </w:p>
    <w:p w14:paraId="317440D2" w14:textId="77777777" w:rsidR="008331A2" w:rsidRPr="00EC76D5" w:rsidRDefault="008331A2" w:rsidP="008331A2">
      <w:pPr>
        <w:pStyle w:val="Code"/>
      </w:pPr>
      <w:r w:rsidRPr="00EC76D5">
        <w:t xml:space="preserve">  }</w:t>
      </w:r>
    </w:p>
    <w:p w14:paraId="53E77B33" w14:textId="77777777" w:rsidR="008331A2" w:rsidRPr="00EC76D5" w:rsidRDefault="008331A2" w:rsidP="008331A2">
      <w:pPr>
        <w:pStyle w:val="Code"/>
      </w:pPr>
    </w:p>
    <w:p w14:paraId="726E353B" w14:textId="77777777" w:rsidR="008331A2" w:rsidRPr="00EC76D5" w:rsidRDefault="008331A2" w:rsidP="008331A2">
      <w:pPr>
        <w:pStyle w:val="Code"/>
      </w:pPr>
      <w:r w:rsidRPr="00EC76D5">
        <w:t xml:space="preserve">  public void addTag(String name, Type type) {</w:t>
      </w:r>
    </w:p>
    <w:p w14:paraId="08FD133F" w14:textId="77777777" w:rsidR="008331A2" w:rsidRPr="00EC76D5" w:rsidRDefault="008331A2" w:rsidP="008331A2">
      <w:pPr>
        <w:pStyle w:val="Code"/>
      </w:pPr>
      <w:r w:rsidRPr="00EC76D5">
        <w:t xml:space="preserve">    m_tagMap.put(name, type);</w:t>
      </w:r>
    </w:p>
    <w:p w14:paraId="6FD80045" w14:textId="77777777" w:rsidR="008331A2" w:rsidRPr="00EC76D5" w:rsidRDefault="008331A2" w:rsidP="008331A2">
      <w:pPr>
        <w:pStyle w:val="Code"/>
      </w:pPr>
      <w:r w:rsidRPr="00EC76D5">
        <w:t xml:space="preserve">  }</w:t>
      </w:r>
    </w:p>
    <w:p w14:paraId="4C8F5399" w14:textId="77777777" w:rsidR="008331A2" w:rsidRPr="00EC76D5" w:rsidRDefault="008331A2" w:rsidP="008331A2">
      <w:pPr>
        <w:pStyle w:val="Code"/>
      </w:pPr>
    </w:p>
    <w:p w14:paraId="3186EA3A" w14:textId="77777777" w:rsidR="008331A2" w:rsidRPr="00EC76D5" w:rsidRDefault="008331A2" w:rsidP="008331A2">
      <w:pPr>
        <w:pStyle w:val="Code"/>
      </w:pPr>
      <w:r w:rsidRPr="00EC76D5">
        <w:t xml:space="preserve">  public Type lookupTag(String name) {</w:t>
      </w:r>
    </w:p>
    <w:p w14:paraId="1FD47E27" w14:textId="77777777" w:rsidR="008331A2" w:rsidRPr="00EC76D5" w:rsidRDefault="008331A2" w:rsidP="008331A2">
      <w:pPr>
        <w:pStyle w:val="Code"/>
      </w:pPr>
      <w:r w:rsidRPr="00EC76D5">
        <w:t xml:space="preserve">    Type type = m_tagMap.get(name);</w:t>
      </w:r>
    </w:p>
    <w:p w14:paraId="35F851CB" w14:textId="77777777" w:rsidR="008331A2" w:rsidRPr="00EC76D5" w:rsidRDefault="008331A2" w:rsidP="008331A2">
      <w:pPr>
        <w:pStyle w:val="Code"/>
      </w:pPr>
      <w:r w:rsidRPr="00EC76D5">
        <w:t xml:space="preserve">    </w:t>
      </w:r>
    </w:p>
    <w:p w14:paraId="1266B85C" w14:textId="77777777" w:rsidR="008331A2" w:rsidRPr="00EC76D5" w:rsidRDefault="008331A2" w:rsidP="008331A2">
      <w:pPr>
        <w:pStyle w:val="Code"/>
      </w:pPr>
      <w:r w:rsidRPr="00EC76D5">
        <w:t xml:space="preserve">    if (type != null) {</w:t>
      </w:r>
    </w:p>
    <w:p w14:paraId="09BB4C36" w14:textId="77777777" w:rsidR="008331A2" w:rsidRPr="00EC76D5" w:rsidRDefault="008331A2" w:rsidP="008331A2">
      <w:pPr>
        <w:pStyle w:val="Code"/>
      </w:pPr>
      <w:r w:rsidRPr="00EC76D5">
        <w:t xml:space="preserve">      return type;</w:t>
      </w:r>
    </w:p>
    <w:p w14:paraId="71675C3A" w14:textId="77777777" w:rsidR="008331A2" w:rsidRPr="00EC76D5" w:rsidRDefault="008331A2" w:rsidP="008331A2">
      <w:pPr>
        <w:pStyle w:val="Code"/>
      </w:pPr>
      <w:r w:rsidRPr="00EC76D5">
        <w:t xml:space="preserve">    }</w:t>
      </w:r>
    </w:p>
    <w:p w14:paraId="254A0825" w14:textId="77777777" w:rsidR="008331A2" w:rsidRPr="00EC76D5" w:rsidRDefault="008331A2" w:rsidP="008331A2">
      <w:pPr>
        <w:pStyle w:val="Code"/>
      </w:pPr>
      <w:r w:rsidRPr="00EC76D5">
        <w:t xml:space="preserve">    else if (m_parentTable != null) {</w:t>
      </w:r>
    </w:p>
    <w:p w14:paraId="24273CA6" w14:textId="77777777" w:rsidR="008331A2" w:rsidRPr="00EC76D5" w:rsidRDefault="008331A2" w:rsidP="008331A2">
      <w:pPr>
        <w:pStyle w:val="Code"/>
      </w:pPr>
      <w:r w:rsidRPr="00EC76D5">
        <w:t xml:space="preserve">      return m_parentTable.lookupTag(name);</w:t>
      </w:r>
    </w:p>
    <w:p w14:paraId="104E718B" w14:textId="77777777" w:rsidR="008331A2" w:rsidRPr="00EC76D5" w:rsidRDefault="008331A2" w:rsidP="008331A2">
      <w:pPr>
        <w:pStyle w:val="Code"/>
      </w:pPr>
      <w:r w:rsidRPr="00EC76D5">
        <w:t xml:space="preserve">    }</w:t>
      </w:r>
    </w:p>
    <w:p w14:paraId="2C668EAE" w14:textId="77777777" w:rsidR="008331A2" w:rsidRPr="00EC76D5" w:rsidRDefault="008331A2" w:rsidP="008331A2">
      <w:pPr>
        <w:pStyle w:val="Code"/>
      </w:pPr>
    </w:p>
    <w:p w14:paraId="757C70FD" w14:textId="77777777" w:rsidR="008331A2" w:rsidRPr="00EC76D5" w:rsidRDefault="008331A2" w:rsidP="008331A2">
      <w:pPr>
        <w:pStyle w:val="Code"/>
      </w:pPr>
      <w:r w:rsidRPr="00EC76D5">
        <w:t xml:space="preserve">    return null;</w:t>
      </w:r>
    </w:p>
    <w:p w14:paraId="42079A90" w14:textId="77777777" w:rsidR="008331A2" w:rsidRPr="00EC76D5" w:rsidRDefault="008331A2" w:rsidP="008331A2">
      <w:pPr>
        <w:pStyle w:val="Code"/>
      </w:pPr>
      <w:r w:rsidRPr="00EC76D5">
        <w:t xml:space="preserve">  }</w:t>
      </w:r>
    </w:p>
    <w:p w14:paraId="38C15B82" w14:textId="77777777" w:rsidR="008331A2" w:rsidRPr="00EC76D5" w:rsidRDefault="008331A2" w:rsidP="008331A2">
      <w:pPr>
        <w:pStyle w:val="Code"/>
      </w:pPr>
      <w:r w:rsidRPr="00EC76D5">
        <w:t xml:space="preserve"> </w:t>
      </w:r>
    </w:p>
    <w:p w14:paraId="6CE051DB" w14:textId="77777777" w:rsidR="008331A2" w:rsidRPr="00EC76D5" w:rsidRDefault="008331A2" w:rsidP="008331A2">
      <w:pPr>
        <w:pStyle w:val="Code"/>
      </w:pPr>
      <w:r w:rsidRPr="00EC76D5">
        <w:t xml:space="preserve">  public void checkUnreferredSymbol() {</w:t>
      </w:r>
    </w:p>
    <w:p w14:paraId="74B13145" w14:textId="77777777" w:rsidR="008331A2" w:rsidRPr="00EC76D5" w:rsidRDefault="008331A2" w:rsidP="008331A2">
      <w:pPr>
        <w:pStyle w:val="Code"/>
      </w:pPr>
      <w:r w:rsidRPr="00EC76D5">
        <w:t xml:space="preserve">    for (int index = (m_entryMap.size() - 1); index &gt;= 0; --index) {</w:t>
      </w:r>
    </w:p>
    <w:p w14:paraId="4CBC27DD" w14:textId="77777777" w:rsidR="008331A2" w:rsidRPr="00EC76D5" w:rsidRDefault="008331A2" w:rsidP="008331A2">
      <w:pPr>
        <w:pStyle w:val="Code"/>
      </w:pPr>
      <w:r w:rsidRPr="00EC76D5">
        <w:t xml:space="preserve">      Object entry = m_entryMap.get(index);</w:t>
      </w:r>
    </w:p>
    <w:p w14:paraId="6952369A" w14:textId="77777777" w:rsidR="008331A2" w:rsidRPr="00EC76D5" w:rsidRDefault="008331A2" w:rsidP="008331A2">
      <w:pPr>
        <w:pStyle w:val="Code"/>
      </w:pPr>
    </w:p>
    <w:p w14:paraId="1205B2AD" w14:textId="77777777" w:rsidR="008331A2" w:rsidRPr="00EC76D5" w:rsidRDefault="008331A2" w:rsidP="008331A2">
      <w:pPr>
        <w:pStyle w:val="Code"/>
      </w:pPr>
      <w:r w:rsidRPr="00EC76D5">
        <w:t xml:space="preserve">      if (entry instanceof Symbol) {</w:t>
      </w:r>
    </w:p>
    <w:p w14:paraId="7FA44C91" w14:textId="77777777" w:rsidR="008331A2" w:rsidRPr="00EC76D5" w:rsidRDefault="008331A2" w:rsidP="008331A2">
      <w:pPr>
        <w:pStyle w:val="Code"/>
      </w:pPr>
      <w:r w:rsidRPr="00EC76D5">
        <w:t xml:space="preserve">        Symbol symbol = (Symbol) entry;</w:t>
      </w:r>
    </w:p>
    <w:p w14:paraId="5D1A5FF1" w14:textId="77777777" w:rsidR="008331A2" w:rsidRPr="00EC76D5" w:rsidRDefault="008331A2" w:rsidP="008331A2">
      <w:pPr>
        <w:pStyle w:val="Code"/>
      </w:pPr>
    </w:p>
    <w:p w14:paraId="57DF97C3" w14:textId="77777777" w:rsidR="008331A2" w:rsidRPr="00EC76D5" w:rsidRDefault="008331A2" w:rsidP="008331A2">
      <w:pPr>
        <w:pStyle w:val="Code"/>
      </w:pPr>
      <w:r w:rsidRPr="00EC76D5">
        <w:t xml:space="preserve">        if (symbol.isAutoOrRegister() &amp;&amp; !symbol.isParameter() &amp;&amp;</w:t>
      </w:r>
    </w:p>
    <w:p w14:paraId="37CDED4E" w14:textId="77777777" w:rsidR="008331A2" w:rsidRPr="00EC76D5" w:rsidRDefault="008331A2" w:rsidP="008331A2">
      <w:pPr>
        <w:pStyle w:val="Code"/>
      </w:pPr>
      <w:r w:rsidRPr="00EC76D5">
        <w:t xml:space="preserve">            !symbol.isReferred()) {</w:t>
      </w:r>
    </w:p>
    <w:p w14:paraId="72159E87" w14:textId="77777777" w:rsidR="008331A2" w:rsidRPr="00EC76D5" w:rsidRDefault="008331A2" w:rsidP="008331A2">
      <w:pPr>
        <w:pStyle w:val="Code"/>
      </w:pPr>
      <w:r w:rsidRPr="00EC76D5">
        <w:t xml:space="preserve">          decrementOffset(index + 1, symbol.getType().getSize());</w:t>
      </w:r>
    </w:p>
    <w:p w14:paraId="426F8F0A" w14:textId="77777777" w:rsidR="008331A2" w:rsidRPr="00EC76D5" w:rsidRDefault="008331A2" w:rsidP="008331A2">
      <w:pPr>
        <w:pStyle w:val="Code"/>
      </w:pPr>
      <w:r w:rsidRPr="00EC76D5">
        <w:t xml:space="preserve">          m_entryMap.remove(index);</w:t>
      </w:r>
    </w:p>
    <w:p w14:paraId="4CCF3EFC" w14:textId="77777777" w:rsidR="008331A2" w:rsidRPr="00EC76D5" w:rsidRDefault="008331A2" w:rsidP="008331A2">
      <w:pPr>
        <w:pStyle w:val="Code"/>
      </w:pPr>
      <w:r w:rsidRPr="00EC76D5">
        <w:t xml:space="preserve">          Assert.warning(symbol.isSolid() || symbol.isTemporary(),</w:t>
      </w:r>
    </w:p>
    <w:p w14:paraId="45B026E8" w14:textId="77777777" w:rsidR="008331A2" w:rsidRPr="00EC76D5" w:rsidRDefault="008331A2" w:rsidP="008331A2">
      <w:pPr>
        <w:pStyle w:val="Code"/>
      </w:pPr>
      <w:r w:rsidRPr="00EC76D5">
        <w:t xml:space="preserve">                         symbol, "unreferred variable");</w:t>
      </w:r>
    </w:p>
    <w:p w14:paraId="11D17890" w14:textId="77777777" w:rsidR="008331A2" w:rsidRPr="00EC76D5" w:rsidRDefault="008331A2" w:rsidP="008331A2">
      <w:pPr>
        <w:pStyle w:val="Code"/>
      </w:pPr>
      <w:r w:rsidRPr="00EC76D5">
        <w:t xml:space="preserve">        }</w:t>
      </w:r>
    </w:p>
    <w:p w14:paraId="2C0ADD78" w14:textId="77777777" w:rsidR="008331A2" w:rsidRPr="00EC76D5" w:rsidRDefault="008331A2" w:rsidP="008331A2">
      <w:pPr>
        <w:pStyle w:val="Code"/>
      </w:pPr>
      <w:r w:rsidRPr="00EC76D5">
        <w:t xml:space="preserve">      }</w:t>
      </w:r>
    </w:p>
    <w:p w14:paraId="37DEFE11" w14:textId="77777777" w:rsidR="008331A2" w:rsidRPr="00EC76D5" w:rsidRDefault="008331A2" w:rsidP="008331A2">
      <w:pPr>
        <w:pStyle w:val="Code"/>
      </w:pPr>
      <w:r w:rsidRPr="00EC76D5">
        <w:t xml:space="preserve">    }</w:t>
      </w:r>
    </w:p>
    <w:p w14:paraId="00C591DE" w14:textId="77777777" w:rsidR="008331A2" w:rsidRPr="00EC76D5" w:rsidRDefault="008331A2" w:rsidP="008331A2">
      <w:pPr>
        <w:pStyle w:val="Code"/>
      </w:pPr>
      <w:r w:rsidRPr="00EC76D5">
        <w:t xml:space="preserve">    </w:t>
      </w:r>
    </w:p>
    <w:p w14:paraId="3679B443" w14:textId="77777777" w:rsidR="008331A2" w:rsidRPr="00EC76D5" w:rsidRDefault="008331A2" w:rsidP="008331A2">
      <w:pPr>
        <w:pStyle w:val="Code"/>
      </w:pPr>
      <w:r w:rsidRPr="00EC76D5">
        <w:t xml:space="preserve">    m_functionSize = calculateSize();</w:t>
      </w:r>
    </w:p>
    <w:p w14:paraId="7605342C" w14:textId="77777777" w:rsidR="008331A2" w:rsidRPr="00EC76D5" w:rsidRDefault="008331A2" w:rsidP="008331A2">
      <w:pPr>
        <w:pStyle w:val="Code"/>
      </w:pPr>
      <w:r w:rsidRPr="00EC76D5">
        <w:t xml:space="preserve">  }</w:t>
      </w:r>
    </w:p>
    <w:p w14:paraId="40AF6C61" w14:textId="77777777" w:rsidR="008331A2" w:rsidRPr="00EC76D5" w:rsidRDefault="008331A2" w:rsidP="008331A2">
      <w:pPr>
        <w:pStyle w:val="Code"/>
      </w:pPr>
    </w:p>
    <w:p w14:paraId="24DD8A66" w14:textId="77777777" w:rsidR="008331A2" w:rsidRPr="00EC76D5" w:rsidRDefault="008331A2" w:rsidP="008331A2">
      <w:pPr>
        <w:pStyle w:val="Code"/>
      </w:pPr>
      <w:r w:rsidRPr="00EC76D5">
        <w:t xml:space="preserve">  private void decrementOffset(int startIndex, int size) {</w:t>
      </w:r>
    </w:p>
    <w:p w14:paraId="621337A1" w14:textId="77777777" w:rsidR="008331A2" w:rsidRPr="00EC76D5" w:rsidRDefault="008331A2" w:rsidP="008331A2">
      <w:pPr>
        <w:pStyle w:val="Code"/>
      </w:pPr>
      <w:r w:rsidRPr="00EC76D5">
        <w:t xml:space="preserve">    for (int index = startIndex; index &lt; m_entryMap.size(); ++index) {</w:t>
      </w:r>
    </w:p>
    <w:p w14:paraId="164A0DC2" w14:textId="77777777" w:rsidR="008331A2" w:rsidRPr="00EC76D5" w:rsidRDefault="008331A2" w:rsidP="008331A2">
      <w:pPr>
        <w:pStyle w:val="Code"/>
      </w:pPr>
      <w:r w:rsidRPr="00EC76D5">
        <w:t xml:space="preserve">      Object entry = m_entryMap.get(index);</w:t>
      </w:r>
    </w:p>
    <w:p w14:paraId="31FE7F07" w14:textId="77777777" w:rsidR="008331A2" w:rsidRPr="00EC76D5" w:rsidRDefault="008331A2" w:rsidP="008331A2">
      <w:pPr>
        <w:pStyle w:val="Code"/>
      </w:pPr>
      <w:r w:rsidRPr="00EC76D5">
        <w:lastRenderedPageBreak/>
        <w:t xml:space="preserve">      </w:t>
      </w:r>
    </w:p>
    <w:p w14:paraId="0B5C0830" w14:textId="77777777" w:rsidR="008331A2" w:rsidRPr="00EC76D5" w:rsidRDefault="008331A2" w:rsidP="008331A2">
      <w:pPr>
        <w:pStyle w:val="Code"/>
      </w:pPr>
      <w:r w:rsidRPr="00EC76D5">
        <w:t xml:space="preserve">      if (entry instanceof Symbol) {</w:t>
      </w:r>
    </w:p>
    <w:p w14:paraId="64B2C857" w14:textId="77777777" w:rsidR="008331A2" w:rsidRPr="00EC76D5" w:rsidRDefault="008331A2" w:rsidP="008331A2">
      <w:pPr>
        <w:pStyle w:val="Code"/>
      </w:pPr>
      <w:r w:rsidRPr="00EC76D5">
        <w:t xml:space="preserve">        Symbol symbol = (Symbol) entry;</w:t>
      </w:r>
    </w:p>
    <w:p w14:paraId="39BCA692" w14:textId="77777777" w:rsidR="008331A2" w:rsidRPr="00EC76D5" w:rsidRDefault="008331A2" w:rsidP="008331A2">
      <w:pPr>
        <w:pStyle w:val="Code"/>
      </w:pPr>
      <w:r w:rsidRPr="00EC76D5">
        <w:t xml:space="preserve">        symbol.setOffset(symbol.getOffset() - size);</w:t>
      </w:r>
    </w:p>
    <w:p w14:paraId="154EF746" w14:textId="77777777" w:rsidR="008331A2" w:rsidRPr="00EC76D5" w:rsidRDefault="008331A2" w:rsidP="008331A2">
      <w:pPr>
        <w:pStyle w:val="Code"/>
      </w:pPr>
      <w:r w:rsidRPr="00EC76D5">
        <w:t xml:space="preserve">      }</w:t>
      </w:r>
    </w:p>
    <w:p w14:paraId="1170EFCE" w14:textId="77777777" w:rsidR="008331A2" w:rsidRPr="00EC76D5" w:rsidRDefault="008331A2" w:rsidP="008331A2">
      <w:pPr>
        <w:pStyle w:val="Code"/>
      </w:pPr>
      <w:r w:rsidRPr="00EC76D5">
        <w:t xml:space="preserve">      else {</w:t>
      </w:r>
    </w:p>
    <w:p w14:paraId="34AC6E3B" w14:textId="77777777" w:rsidR="008331A2" w:rsidRPr="00EC76D5" w:rsidRDefault="008331A2" w:rsidP="008331A2">
      <w:pPr>
        <w:pStyle w:val="Code"/>
      </w:pPr>
      <w:r w:rsidRPr="00EC76D5">
        <w:t xml:space="preserve">        SymbolTable table = (SymbolTable) entry;</w:t>
      </w:r>
    </w:p>
    <w:p w14:paraId="560D9058" w14:textId="77777777" w:rsidR="008331A2" w:rsidRPr="00EC76D5" w:rsidRDefault="008331A2" w:rsidP="008331A2">
      <w:pPr>
        <w:pStyle w:val="Code"/>
      </w:pPr>
      <w:r w:rsidRPr="00EC76D5">
        <w:t xml:space="preserve">        table.decrementOffset(0, size);</w:t>
      </w:r>
    </w:p>
    <w:p w14:paraId="616761AC" w14:textId="77777777" w:rsidR="008331A2" w:rsidRPr="00EC76D5" w:rsidRDefault="008331A2" w:rsidP="008331A2">
      <w:pPr>
        <w:pStyle w:val="Code"/>
      </w:pPr>
      <w:r w:rsidRPr="00EC76D5">
        <w:t xml:space="preserve">      }</w:t>
      </w:r>
    </w:p>
    <w:p w14:paraId="561AFE4A" w14:textId="77777777" w:rsidR="008331A2" w:rsidRPr="00EC76D5" w:rsidRDefault="008331A2" w:rsidP="008331A2">
      <w:pPr>
        <w:pStyle w:val="Code"/>
      </w:pPr>
      <w:r w:rsidRPr="00EC76D5">
        <w:t xml:space="preserve">    }</w:t>
      </w:r>
    </w:p>
    <w:p w14:paraId="649A51EB" w14:textId="77777777" w:rsidR="008331A2" w:rsidRPr="00EC76D5" w:rsidRDefault="008331A2" w:rsidP="008331A2">
      <w:pPr>
        <w:pStyle w:val="Code"/>
      </w:pPr>
      <w:r w:rsidRPr="00EC76D5">
        <w:t xml:space="preserve">    </w:t>
      </w:r>
    </w:p>
    <w:p w14:paraId="0F4599F0" w14:textId="77777777" w:rsidR="008331A2" w:rsidRPr="00EC76D5" w:rsidRDefault="008331A2" w:rsidP="008331A2">
      <w:pPr>
        <w:pStyle w:val="Code"/>
      </w:pPr>
      <w:r w:rsidRPr="00EC76D5">
        <w:t xml:space="preserve">    m_offset -= size;</w:t>
      </w:r>
    </w:p>
    <w:p w14:paraId="7C2F3F6F" w14:textId="77777777" w:rsidR="008331A2" w:rsidRPr="00EC76D5" w:rsidRDefault="008331A2" w:rsidP="008331A2">
      <w:pPr>
        <w:pStyle w:val="Code"/>
      </w:pPr>
      <w:r w:rsidRPr="00EC76D5">
        <w:t xml:space="preserve">  }</w:t>
      </w:r>
    </w:p>
    <w:p w14:paraId="3BA18ED1" w14:textId="77777777" w:rsidR="008331A2" w:rsidRPr="00EC76D5" w:rsidRDefault="008331A2" w:rsidP="008331A2">
      <w:pPr>
        <w:pStyle w:val="Code"/>
      </w:pPr>
      <w:r w:rsidRPr="00EC76D5">
        <w:t xml:space="preserve"> </w:t>
      </w:r>
    </w:p>
    <w:p w14:paraId="3FF0CDC1" w14:textId="77777777" w:rsidR="008331A2" w:rsidRPr="00EC76D5" w:rsidRDefault="008331A2" w:rsidP="008331A2">
      <w:pPr>
        <w:pStyle w:val="Code"/>
      </w:pPr>
      <w:r w:rsidRPr="00EC76D5">
        <w:t xml:space="preserve">  private int calculateSize() {</w:t>
      </w:r>
    </w:p>
    <w:p w14:paraId="14123930" w14:textId="77777777" w:rsidR="008331A2" w:rsidRPr="00EC76D5" w:rsidRDefault="008331A2" w:rsidP="008331A2">
      <w:pPr>
        <w:pStyle w:val="Code"/>
      </w:pPr>
      <w:r w:rsidRPr="00EC76D5">
        <w:t xml:space="preserve">    int size = m_offset;</w:t>
      </w:r>
    </w:p>
    <w:p w14:paraId="1A289246" w14:textId="77777777" w:rsidR="008331A2" w:rsidRPr="00EC76D5" w:rsidRDefault="008331A2" w:rsidP="008331A2">
      <w:pPr>
        <w:pStyle w:val="Code"/>
      </w:pPr>
    </w:p>
    <w:p w14:paraId="218044E0" w14:textId="77777777" w:rsidR="008331A2" w:rsidRPr="00EC76D5" w:rsidRDefault="008331A2" w:rsidP="008331A2">
      <w:pPr>
        <w:pStyle w:val="Code"/>
      </w:pPr>
      <w:r w:rsidRPr="00EC76D5">
        <w:t xml:space="preserve">    for (Object entry : m_entryMap.values()) {</w:t>
      </w:r>
    </w:p>
    <w:p w14:paraId="50DEF6C1" w14:textId="77777777" w:rsidR="008331A2" w:rsidRPr="00EC76D5" w:rsidRDefault="008331A2" w:rsidP="008331A2">
      <w:pPr>
        <w:pStyle w:val="Code"/>
      </w:pPr>
      <w:r w:rsidRPr="00EC76D5">
        <w:t xml:space="preserve">      if (entry instanceof SymbolTable) {</w:t>
      </w:r>
    </w:p>
    <w:p w14:paraId="14AD187E" w14:textId="77777777" w:rsidR="008331A2" w:rsidRPr="00EC76D5" w:rsidRDefault="008331A2" w:rsidP="008331A2">
      <w:pPr>
        <w:pStyle w:val="Code"/>
      </w:pPr>
      <w:r w:rsidRPr="00EC76D5">
        <w:t xml:space="preserve">        SymbolTable table = (SymbolTable) entry;</w:t>
      </w:r>
    </w:p>
    <w:p w14:paraId="4F914D19" w14:textId="77777777" w:rsidR="008331A2" w:rsidRPr="00EC76D5" w:rsidRDefault="008331A2" w:rsidP="008331A2">
      <w:pPr>
        <w:pStyle w:val="Code"/>
      </w:pPr>
      <w:r w:rsidRPr="00EC76D5">
        <w:t xml:space="preserve">        size = Math.max(size, table.calculateSize());</w:t>
      </w:r>
    </w:p>
    <w:p w14:paraId="1447A22F" w14:textId="77777777" w:rsidR="008331A2" w:rsidRPr="00EC76D5" w:rsidRDefault="008331A2" w:rsidP="008331A2">
      <w:pPr>
        <w:pStyle w:val="Code"/>
      </w:pPr>
      <w:r w:rsidRPr="00EC76D5">
        <w:t xml:space="preserve">      }</w:t>
      </w:r>
    </w:p>
    <w:p w14:paraId="1B25A058" w14:textId="77777777" w:rsidR="008331A2" w:rsidRPr="00EC76D5" w:rsidRDefault="008331A2" w:rsidP="008331A2">
      <w:pPr>
        <w:pStyle w:val="Code"/>
      </w:pPr>
      <w:r w:rsidRPr="00EC76D5">
        <w:t xml:space="preserve">    }</w:t>
      </w:r>
    </w:p>
    <w:p w14:paraId="0D851D73" w14:textId="77777777" w:rsidR="008331A2" w:rsidRPr="00EC76D5" w:rsidRDefault="008331A2" w:rsidP="008331A2">
      <w:pPr>
        <w:pStyle w:val="Code"/>
      </w:pPr>
      <w:r w:rsidRPr="00EC76D5">
        <w:t xml:space="preserve">    </w:t>
      </w:r>
    </w:p>
    <w:p w14:paraId="46C77136" w14:textId="77777777" w:rsidR="008331A2" w:rsidRPr="00EC76D5" w:rsidRDefault="008331A2" w:rsidP="008331A2">
      <w:pPr>
        <w:pStyle w:val="Code"/>
      </w:pPr>
      <w:r w:rsidRPr="00EC76D5">
        <w:t xml:space="preserve">    return size;</w:t>
      </w:r>
    </w:p>
    <w:p w14:paraId="6C4EF370" w14:textId="77777777" w:rsidR="008331A2" w:rsidRPr="00EC76D5" w:rsidRDefault="008331A2" w:rsidP="008331A2">
      <w:pPr>
        <w:pStyle w:val="Code"/>
      </w:pPr>
      <w:r w:rsidRPr="00EC76D5">
        <w:t xml:space="preserve">  }</w:t>
      </w:r>
    </w:p>
    <w:p w14:paraId="2BDE1330" w14:textId="77777777" w:rsidR="008331A2" w:rsidRPr="00EC76D5" w:rsidRDefault="008331A2" w:rsidP="008331A2">
      <w:pPr>
        <w:pStyle w:val="Code"/>
      </w:pPr>
      <w:r w:rsidRPr="00EC76D5">
        <w:t xml:space="preserve">    </w:t>
      </w:r>
    </w:p>
    <w:p w14:paraId="0192E9E4" w14:textId="77777777" w:rsidR="008331A2" w:rsidRPr="00EC76D5" w:rsidRDefault="008331A2" w:rsidP="008331A2">
      <w:pPr>
        <w:pStyle w:val="Code"/>
      </w:pPr>
      <w:r w:rsidRPr="00EC76D5">
        <w:t xml:space="preserve">  public String toString() {</w:t>
      </w:r>
    </w:p>
    <w:p w14:paraId="7C236DF2" w14:textId="533F2D3B" w:rsidR="008331A2" w:rsidRPr="00EC76D5" w:rsidRDefault="008331A2" w:rsidP="008331A2">
      <w:pPr>
        <w:pStyle w:val="Code"/>
      </w:pPr>
      <w:r w:rsidRPr="00EC76D5">
        <w:t xml:space="preserve">    return "size " + m_functionSize +  ", (0," + </w:t>
      </w:r>
      <w:r w:rsidR="00BA53A2">
        <w:t>TypeSize.PointerSize</w:t>
      </w:r>
      <w:r w:rsidRPr="00EC76D5">
        <w:t xml:space="preserve"> +</w:t>
      </w:r>
    </w:p>
    <w:p w14:paraId="763DDDDD" w14:textId="12D1E4A6" w:rsidR="008331A2" w:rsidRPr="00EC76D5" w:rsidRDefault="008331A2" w:rsidP="008331A2">
      <w:pPr>
        <w:pStyle w:val="Code"/>
      </w:pPr>
      <w:r w:rsidRPr="00EC76D5">
        <w:t xml:space="preserve">           ",return address), (" + </w:t>
      </w:r>
      <w:r w:rsidR="00BA53A2">
        <w:t>TypeSize.PointerSize</w:t>
      </w:r>
      <w:r w:rsidRPr="00EC76D5">
        <w:t xml:space="preserve"> + "," + </w:t>
      </w:r>
      <w:r w:rsidR="00BA53A2">
        <w:t>TypeSize.PointerSize</w:t>
      </w:r>
      <w:r w:rsidRPr="00EC76D5">
        <w:t xml:space="preserve"> +</w:t>
      </w:r>
    </w:p>
    <w:p w14:paraId="3E7563E4" w14:textId="641F3130" w:rsidR="008331A2" w:rsidRPr="00EC76D5" w:rsidRDefault="008331A2" w:rsidP="008331A2">
      <w:pPr>
        <w:pStyle w:val="Code"/>
      </w:pPr>
      <w:r w:rsidRPr="00EC76D5">
        <w:t xml:space="preserve">           ",stack pointer), (" + (2 * </w:t>
      </w:r>
      <w:r w:rsidR="00BA53A2">
        <w:t>TypeSize.PointerSize</w:t>
      </w:r>
      <w:r w:rsidRPr="00EC76D5">
        <w:t>) + "," +</w:t>
      </w:r>
    </w:p>
    <w:p w14:paraId="3885FE5E" w14:textId="20D688FF" w:rsidR="008331A2" w:rsidRPr="00EC76D5" w:rsidRDefault="008331A2" w:rsidP="008331A2">
      <w:pPr>
        <w:pStyle w:val="Code"/>
      </w:pPr>
      <w:r w:rsidRPr="00EC76D5">
        <w:t xml:space="preserve">           </w:t>
      </w:r>
      <w:r w:rsidR="00BA53A2">
        <w:t>TypeSize.PointerSize</w:t>
      </w:r>
      <w:r w:rsidRPr="00EC76D5">
        <w:t xml:space="preserve"> + "," + (Main.FuncSymbol.getType().isEllipse() ?</w:t>
      </w:r>
    </w:p>
    <w:p w14:paraId="077C1C24" w14:textId="77777777" w:rsidR="008331A2" w:rsidRPr="00EC76D5" w:rsidRDefault="008331A2" w:rsidP="008331A2">
      <w:pPr>
        <w:pStyle w:val="Code"/>
      </w:pPr>
      <w:r w:rsidRPr="00EC76D5">
        <w:t xml:space="preserve">           "ellipse pointer)" : "not used)");</w:t>
      </w:r>
    </w:p>
    <w:p w14:paraId="3F504933" w14:textId="77777777" w:rsidR="008331A2" w:rsidRPr="00EC76D5" w:rsidRDefault="008331A2" w:rsidP="008331A2">
      <w:pPr>
        <w:pStyle w:val="Code"/>
      </w:pPr>
      <w:r w:rsidRPr="00EC76D5">
        <w:t xml:space="preserve">  }</w:t>
      </w:r>
    </w:p>
    <w:p w14:paraId="34BBF412" w14:textId="0615053E" w:rsidR="00AB3CEB" w:rsidRPr="00EC76D5" w:rsidRDefault="008331A2" w:rsidP="008331A2">
      <w:pPr>
        <w:pStyle w:val="Code"/>
      </w:pPr>
      <w:r w:rsidRPr="00EC76D5">
        <w:t>}</w:t>
      </w:r>
    </w:p>
    <w:p w14:paraId="6E50F8BC" w14:textId="5F3F3540" w:rsidR="00FF1CBF" w:rsidRPr="00EC76D5" w:rsidRDefault="00FF1CBF" w:rsidP="00683D8B">
      <w:pPr>
        <w:pStyle w:val="Code"/>
      </w:pPr>
    </w:p>
    <w:p w14:paraId="3363336B" w14:textId="772B0AC7" w:rsidR="00B339B1" w:rsidRPr="00EC76D5" w:rsidRDefault="00922EE3" w:rsidP="00FA2F13">
      <w:pPr>
        <w:pStyle w:val="Rubrik3"/>
      </w:pPr>
      <w:bookmarkStart w:id="5615" w:name="_Toc481936406"/>
      <w:r w:rsidRPr="00EC76D5">
        <w:t>Add</w:t>
      </w:r>
      <w:r w:rsidR="00B339B1" w:rsidRPr="00EC76D5">
        <w:t xml:space="preserve"> Symbols</w:t>
      </w:r>
      <w:bookmarkEnd w:id="5615"/>
    </w:p>
    <w:p w14:paraId="7FB851BB" w14:textId="77777777" w:rsidR="00185C09" w:rsidRPr="00EC76D5" w:rsidRDefault="00950A33" w:rsidP="00B339B1">
      <w:r w:rsidRPr="00EC76D5">
        <w:t xml:space="preserve">When adding a symbol </w:t>
      </w:r>
      <w:r w:rsidR="00185C09" w:rsidRPr="00EC76D5">
        <w:t>with a name we have to check a few things:</w:t>
      </w:r>
    </w:p>
    <w:p w14:paraId="5D24662C" w14:textId="403C843A" w:rsidR="00095E4F" w:rsidRPr="00EC76D5" w:rsidRDefault="00500BD5" w:rsidP="00095E4F">
      <w:pPr>
        <w:pStyle w:val="Liststycke"/>
        <w:numPr>
          <w:ilvl w:val="0"/>
          <w:numId w:val="106"/>
        </w:numPr>
      </w:pPr>
      <w:r w:rsidRPr="00EC76D5">
        <w:t xml:space="preserve">If the symbol is extern it cannot be </w:t>
      </w:r>
      <w:r w:rsidR="00266D64">
        <w:t>initialized</w:t>
      </w:r>
      <w:r w:rsidRPr="00EC76D5">
        <w:t xml:space="preserve"> (its value is not-null).</w:t>
      </w:r>
    </w:p>
    <w:p w14:paraId="58708DE9" w14:textId="77777777" w:rsidR="003C5A0D" w:rsidRPr="00EC76D5" w:rsidRDefault="00F903D0" w:rsidP="00FA2F13">
      <w:pPr>
        <w:pStyle w:val="Liststycke"/>
        <w:numPr>
          <w:ilvl w:val="0"/>
          <w:numId w:val="106"/>
        </w:numPr>
      </w:pPr>
      <w:r w:rsidRPr="00EC76D5">
        <w:t xml:space="preserve">We look up the entry list, and if we find another symbol with the same name, </w:t>
      </w:r>
      <w:r w:rsidR="00512AA5" w:rsidRPr="00EC76D5">
        <w:t xml:space="preserve">we check whether at least one of the </w:t>
      </w:r>
      <w:r w:rsidR="00A33B80" w:rsidRPr="00EC76D5">
        <w:t xml:space="preserve">symbols </w:t>
      </w:r>
      <w:r w:rsidR="00512AA5" w:rsidRPr="00EC76D5">
        <w:t>is extern. If it is, the s</w:t>
      </w:r>
      <w:r w:rsidR="007340F8" w:rsidRPr="00EC76D5">
        <w:t>ymbols shall have equals types.</w:t>
      </w:r>
      <w:r w:rsidR="00F43730" w:rsidRPr="00EC76D5">
        <w:t xml:space="preserve"> If the new symbols is extern, weare finished and we just return.</w:t>
      </w:r>
      <w:r w:rsidR="00A33B80" w:rsidRPr="00EC76D5">
        <w:t xml:space="preserve"> If the old symbol is extern, we remove it an</w:t>
      </w:r>
      <w:r w:rsidR="00B71B5B" w:rsidRPr="00EC76D5">
        <w:t>d</w:t>
      </w:r>
      <w:r w:rsidR="00A33B80" w:rsidRPr="00EC76D5">
        <w:t xml:space="preserve"> </w:t>
      </w:r>
      <w:r w:rsidR="00061261" w:rsidRPr="00EC76D5">
        <w:t>stored the new symbol in the entry list.</w:t>
      </w:r>
      <w:r w:rsidR="001A5A11" w:rsidRPr="00EC76D5">
        <w:t xml:space="preserve"> </w:t>
      </w:r>
      <w:r w:rsidR="003C5A0D" w:rsidRPr="00EC76D5">
        <w:t>If not at least one of the symbols is extern, an error message is reported.</w:t>
      </w:r>
    </w:p>
    <w:p w14:paraId="174F334E" w14:textId="77777777" w:rsidR="000A4A82" w:rsidRPr="00EC76D5" w:rsidRDefault="00A83073" w:rsidP="00B43E6D">
      <w:r w:rsidRPr="00EC76D5">
        <w:t>It is easie</w:t>
      </w:r>
      <w:r w:rsidR="00B43E6D" w:rsidRPr="00EC76D5">
        <w:t>r to ad</w:t>
      </w:r>
      <w:r w:rsidRPr="00EC76D5">
        <w:t xml:space="preserve">d </w:t>
      </w:r>
      <w:r w:rsidR="00CA3B89" w:rsidRPr="00EC76D5">
        <w:t>or erase a tag</w:t>
      </w:r>
      <w:r w:rsidR="003F4B56" w:rsidRPr="00EC76D5">
        <w:t>. I</w:t>
      </w:r>
      <w:r w:rsidR="00BA5FC5" w:rsidRPr="00EC76D5">
        <w:t xml:space="preserve">f it </w:t>
      </w:r>
      <w:r w:rsidR="00835FF3" w:rsidRPr="00EC76D5">
        <w:t xml:space="preserve">is </w:t>
      </w:r>
      <w:r w:rsidR="00BA5FC5" w:rsidRPr="00EC76D5">
        <w:t>already added an error message is reported.</w:t>
      </w:r>
      <w:r w:rsidR="00B65E4C" w:rsidRPr="00EC76D5">
        <w:t xml:space="preserve"> When </w:t>
      </w:r>
      <w:r w:rsidR="00741EED" w:rsidRPr="00EC76D5">
        <w:t>remov</w:t>
      </w:r>
      <w:r w:rsidR="00B65E4C" w:rsidRPr="00EC76D5">
        <w:t>ing the tag, the tag associated to the name is returned, or null is it not stored in the map.</w:t>
      </w:r>
    </w:p>
    <w:p w14:paraId="20A9BC3E" w14:textId="2186E7E9" w:rsidR="00B339B1" w:rsidRPr="00EC76D5" w:rsidRDefault="00B339B1" w:rsidP="00B339B1">
      <w:pPr>
        <w:pStyle w:val="Rubrik3"/>
      </w:pPr>
      <w:bookmarkStart w:id="5616" w:name="_Toc481936407"/>
      <w:r w:rsidRPr="00EC76D5">
        <w:lastRenderedPageBreak/>
        <w:t>Looking Up Symbols</w:t>
      </w:r>
      <w:bookmarkEnd w:id="5616"/>
    </w:p>
    <w:p w14:paraId="2AA74847" w14:textId="13A884E4" w:rsidR="00D175D7" w:rsidRPr="00EC76D5" w:rsidRDefault="00A02292" w:rsidP="00A02292">
      <w:r w:rsidRPr="00EC76D5">
        <w:t xml:space="preserve">The </w:t>
      </w:r>
      <w:r w:rsidRPr="00EC76D5">
        <w:rPr>
          <w:rStyle w:val="CodeInText"/>
        </w:rPr>
        <w:t>lookupList</w:t>
      </w:r>
      <w:r w:rsidRPr="00EC76D5">
        <w:t xml:space="preserve"> method searches the current table f</w:t>
      </w:r>
      <w:r w:rsidR="000C4BB4" w:rsidRPr="00EC76D5">
        <w:t xml:space="preserve">or a symbol with the given name, while </w:t>
      </w:r>
      <w:r w:rsidR="000C4BB4" w:rsidRPr="00EC76D5">
        <w:rPr>
          <w:rStyle w:val="CodeInText"/>
        </w:rPr>
        <w:t>lookupSymbol</w:t>
      </w:r>
      <w:r w:rsidR="000C4BB4" w:rsidRPr="00EC76D5">
        <w:t xml:space="preserve"> searches the table </w:t>
      </w:r>
      <w:r w:rsidR="001C3B71" w:rsidRPr="00EC76D5">
        <w:t>hierarchy</w:t>
      </w:r>
      <w:r w:rsidR="000C4BB4" w:rsidRPr="00EC76D5">
        <w:t xml:space="preserve"> recursively upwards </w:t>
      </w:r>
      <w:r w:rsidR="0005523D" w:rsidRPr="00EC76D5">
        <w:t xml:space="preserve">by calling </w:t>
      </w:r>
      <w:r w:rsidR="0005523D" w:rsidRPr="00EC76D5">
        <w:rPr>
          <w:rStyle w:val="CodeInText"/>
        </w:rPr>
        <w:t>lookupList</w:t>
      </w:r>
      <w:r w:rsidR="0005523D" w:rsidRPr="00EC76D5">
        <w:t xml:space="preserve"> </w:t>
      </w:r>
      <w:r w:rsidR="000C4BB4" w:rsidRPr="00EC76D5">
        <w:t xml:space="preserve">until it finds a symbol with the given name </w:t>
      </w:r>
      <w:r w:rsidR="00F7270E" w:rsidRPr="00EC76D5">
        <w:t xml:space="preserve">or the parent table is null, </w:t>
      </w:r>
      <w:r w:rsidR="003469E4" w:rsidRPr="00EC76D5">
        <w:t>which will happen when the table of the global space has been searched.</w:t>
      </w:r>
    </w:p>
    <w:p w14:paraId="4968F200" w14:textId="77777777" w:rsidR="00683D8B" w:rsidRPr="00EC76D5" w:rsidRDefault="00E224AC" w:rsidP="00657272">
      <w:r w:rsidRPr="00EC76D5">
        <w:t>A tag</w:t>
      </w:r>
      <w:r w:rsidR="001C4E02" w:rsidRPr="00EC76D5">
        <w:t xml:space="preserve"> is </w:t>
      </w:r>
      <w:r w:rsidR="00505E68" w:rsidRPr="00EC76D5">
        <w:t xml:space="preserve">recursively </w:t>
      </w:r>
      <w:r w:rsidR="001C4E02" w:rsidRPr="00EC76D5">
        <w:t>looked up in a similar manner</w:t>
      </w:r>
      <w:r w:rsidR="00DF6174" w:rsidRPr="00EC76D5">
        <w:t>.</w:t>
      </w:r>
    </w:p>
    <w:p w14:paraId="7377B64F" w14:textId="0BA79F50" w:rsidR="00922EE3" w:rsidRPr="00EC76D5" w:rsidRDefault="00922EE3" w:rsidP="00922EE3">
      <w:pPr>
        <w:pStyle w:val="Rubrik3"/>
        <w:numPr>
          <w:ilvl w:val="2"/>
          <w:numId w:val="19"/>
        </w:numPr>
      </w:pPr>
      <w:bookmarkStart w:id="5617" w:name="_Toc481936408"/>
      <w:r w:rsidRPr="00EC76D5">
        <w:t>Generate Offset</w:t>
      </w:r>
      <w:bookmarkEnd w:id="5617"/>
    </w:p>
    <w:p w14:paraId="5299DB20" w14:textId="77777777" w:rsidR="004606BF" w:rsidRPr="00EC76D5" w:rsidRDefault="004606BF" w:rsidP="004606BF">
      <w:r w:rsidRPr="00EC76D5">
        <w:t xml:space="preserve">Before the final </w:t>
      </w:r>
      <w:r w:rsidR="004E2D6F" w:rsidRPr="00EC76D5">
        <w:t xml:space="preserve">object code is generated, we need to set the offset each function and block entry. If the entry is an auto or register symbol, we set its offset if is used. If it is not used, we report a warning if </w:t>
      </w:r>
      <w:r w:rsidR="00BB4FCF" w:rsidRPr="00EC76D5">
        <w:t xml:space="preserve">it has name, is not volatile, parameter, </w:t>
      </w:r>
      <w:r w:rsidR="00E103D5" w:rsidRPr="00EC76D5">
        <w:t xml:space="preserve">or temporary, and </w:t>
      </w:r>
      <w:r w:rsidR="00D14BA1" w:rsidRPr="00EC76D5">
        <w:rPr>
          <w:rStyle w:val="CodeInText"/>
        </w:rPr>
        <w:t>Generate.Safe</w:t>
      </w:r>
      <w:r w:rsidR="00E103D5" w:rsidRPr="00EC76D5">
        <w:t xml:space="preserve"> is not true.</w:t>
      </w:r>
      <w:r w:rsidR="00E80D1E" w:rsidRPr="00EC76D5">
        <w:t xml:space="preserve"> The reason for </w:t>
      </w:r>
      <w:r w:rsidR="00D14BA1" w:rsidRPr="00EC76D5">
        <w:rPr>
          <w:rStyle w:val="CodeInText"/>
        </w:rPr>
        <w:t>Generate.Safe</w:t>
      </w:r>
      <w:r w:rsidR="00E80D1E" w:rsidRPr="00EC76D5">
        <w:t xml:space="preserve"> </w:t>
      </w:r>
      <w:r w:rsidR="00D5102A" w:rsidRPr="00EC76D5">
        <w:t xml:space="preserve">check </w:t>
      </w:r>
      <w:r w:rsidR="00E80D1E" w:rsidRPr="00EC76D5">
        <w:t xml:space="preserve">is that the offset may be generated twice, with </w:t>
      </w:r>
      <w:r w:rsidR="00D14BA1" w:rsidRPr="00EC76D5">
        <w:rPr>
          <w:rStyle w:val="CodeInText"/>
        </w:rPr>
        <w:t>Generate.Safe</w:t>
      </w:r>
      <w:r w:rsidR="00E80D1E" w:rsidRPr="00EC76D5">
        <w:rPr>
          <w:rStyle w:val="CodeInText"/>
        </w:rPr>
        <w:t xml:space="preserve"> </w:t>
      </w:r>
      <w:r w:rsidR="00E80D1E" w:rsidRPr="00EC76D5">
        <w:t>true and false, and we do not want the same warning to be reported twice.</w:t>
      </w:r>
    </w:p>
    <w:p w14:paraId="73784026" w14:textId="77777777" w:rsidR="00A27876" w:rsidRPr="00EC76D5" w:rsidRDefault="005B4F50" w:rsidP="005B4F50">
      <w:pPr>
        <w:pStyle w:val="CodeHeader"/>
      </w:pPr>
      <w:r w:rsidRPr="00EC76D5">
        <w:t>SymbolTable.java</w:t>
      </w:r>
    </w:p>
    <w:p w14:paraId="3DFC97CF" w14:textId="4BBA5DB4" w:rsidR="00922EE3" w:rsidRPr="00EC76D5" w:rsidRDefault="00922EE3" w:rsidP="00922EE3">
      <w:pPr>
        <w:pStyle w:val="Rubrik3"/>
        <w:numPr>
          <w:ilvl w:val="2"/>
          <w:numId w:val="20"/>
        </w:numPr>
      </w:pPr>
      <w:bookmarkStart w:id="5618" w:name="_Toc481936409"/>
      <w:r w:rsidRPr="00EC76D5">
        <w:t>Table Text</w:t>
      </w:r>
      <w:bookmarkEnd w:id="5618"/>
    </w:p>
    <w:p w14:paraId="0D306900" w14:textId="61894FFD" w:rsidR="0075760E" w:rsidRPr="00EC76D5" w:rsidRDefault="0077525E" w:rsidP="006F2B63">
      <w:r w:rsidRPr="00EC76D5">
        <w:t xml:space="preserve">Strictly speaking, </w:t>
      </w:r>
      <w:r w:rsidRPr="00EC76D5">
        <w:rPr>
          <w:rStyle w:val="CodeInText"/>
        </w:rPr>
        <w:t>generateSymbolTableText</w:t>
      </w:r>
      <w:r w:rsidRPr="00EC76D5">
        <w:t xml:space="preserve"> is not necessary.</w:t>
      </w:r>
    </w:p>
    <w:p w14:paraId="7FE748AA" w14:textId="2DE78C53" w:rsidR="0090237B" w:rsidRPr="00EC76D5" w:rsidRDefault="0090237B" w:rsidP="006A31DF">
      <w:pPr>
        <w:pStyle w:val="Rubrik1"/>
      </w:pPr>
      <w:bookmarkStart w:id="5619" w:name="_Toc481936410"/>
      <w:r w:rsidRPr="00EC76D5">
        <w:lastRenderedPageBreak/>
        <w:t>The Syntax Tree</w:t>
      </w:r>
      <w:bookmarkEnd w:id="5619"/>
    </w:p>
    <w:p w14:paraId="11EBE2F1" w14:textId="2F1259F0" w:rsidR="0090237B" w:rsidRPr="00EC76D5" w:rsidRDefault="00B63078" w:rsidP="00B63078">
      <w:pPr>
        <w:pStyle w:val="CodeListing"/>
      </w:pPr>
      <w:r w:rsidRPr="00EC76D5">
        <w:t>SyntaxTree.java</w:t>
      </w:r>
    </w:p>
    <w:p w14:paraId="2FF3CD18" w14:textId="77777777" w:rsidR="00B63078" w:rsidRPr="00EC76D5" w:rsidRDefault="00B63078" w:rsidP="00B63078">
      <w:pPr>
        <w:pStyle w:val="Code"/>
      </w:pPr>
      <w:r w:rsidRPr="00EC76D5">
        <w:t>package c_compiler;</w:t>
      </w:r>
    </w:p>
    <w:p w14:paraId="370FEA82" w14:textId="77777777" w:rsidR="00B63078" w:rsidRPr="00EC76D5" w:rsidRDefault="00B63078" w:rsidP="00B63078">
      <w:pPr>
        <w:pStyle w:val="Code"/>
      </w:pPr>
      <w:r w:rsidRPr="00EC76D5">
        <w:t>import java.util.*;</w:t>
      </w:r>
    </w:p>
    <w:p w14:paraId="78A4606E" w14:textId="77777777" w:rsidR="00B63078" w:rsidRPr="00EC76D5" w:rsidRDefault="00B63078" w:rsidP="00B63078">
      <w:pPr>
        <w:pStyle w:val="Code"/>
      </w:pPr>
    </w:p>
    <w:p w14:paraId="551448AE" w14:textId="77777777" w:rsidR="00B63078" w:rsidRPr="00EC76D5" w:rsidRDefault="00B63078" w:rsidP="00B63078">
      <w:pPr>
        <w:pStyle w:val="Code"/>
      </w:pPr>
      <w:r w:rsidRPr="00EC76D5">
        <w:t>public class SyntaxTree {</w:t>
      </w:r>
    </w:p>
    <w:p w14:paraId="06352AA2" w14:textId="77777777" w:rsidR="00B63078" w:rsidRPr="00EC76D5" w:rsidRDefault="00B63078" w:rsidP="00B63078">
      <w:pPr>
        <w:pStyle w:val="Code"/>
      </w:pPr>
      <w:r w:rsidRPr="00EC76D5">
        <w:t xml:space="preserve">  private MiddleOperator m_operator;</w:t>
      </w:r>
    </w:p>
    <w:p w14:paraId="40B14026" w14:textId="77777777" w:rsidR="00B63078" w:rsidRPr="00EC76D5" w:rsidRDefault="00B63078" w:rsidP="00B63078">
      <w:pPr>
        <w:pStyle w:val="Code"/>
      </w:pPr>
      <w:r w:rsidRPr="00EC76D5">
        <w:t xml:space="preserve">  private Type m_type;</w:t>
      </w:r>
    </w:p>
    <w:p w14:paraId="6AF6CD97" w14:textId="77777777" w:rsidR="00B63078" w:rsidRPr="00EC76D5" w:rsidRDefault="00B63078" w:rsidP="00B63078">
      <w:pPr>
        <w:pStyle w:val="Code"/>
      </w:pPr>
      <w:r w:rsidRPr="00EC76D5">
        <w:t xml:space="preserve">  private Symbol m_symbol;</w:t>
      </w:r>
    </w:p>
    <w:p w14:paraId="193A0741" w14:textId="77777777" w:rsidR="00B63078" w:rsidRPr="00EC76D5" w:rsidRDefault="00B63078" w:rsidP="00B63078">
      <w:pPr>
        <w:pStyle w:val="Code"/>
      </w:pPr>
      <w:r w:rsidRPr="00EC76D5">
        <w:t xml:space="preserve">  private SyntaxTree m_parent;</w:t>
      </w:r>
    </w:p>
    <w:p w14:paraId="62350395" w14:textId="77777777" w:rsidR="00B63078" w:rsidRPr="00EC76D5" w:rsidRDefault="00B63078" w:rsidP="00B63078">
      <w:pPr>
        <w:pStyle w:val="Code"/>
      </w:pPr>
      <w:r w:rsidRPr="00EC76D5">
        <w:t xml:space="preserve">  private List&lt;SyntaxTree&gt; m_childList = new LinkedList&lt;&gt;();</w:t>
      </w:r>
    </w:p>
    <w:p w14:paraId="26D74319" w14:textId="77777777" w:rsidR="00B63078" w:rsidRPr="00EC76D5" w:rsidRDefault="00B63078" w:rsidP="00B63078">
      <w:pPr>
        <w:pStyle w:val="Code"/>
      </w:pPr>
      <w:r w:rsidRPr="00EC76D5">
        <w:t xml:space="preserve">  private boolean m_rightValue;</w:t>
      </w:r>
    </w:p>
    <w:p w14:paraId="2B35D300" w14:textId="77777777" w:rsidR="00B63078" w:rsidRPr="00EC76D5" w:rsidRDefault="00B63078" w:rsidP="00B63078">
      <w:pPr>
        <w:pStyle w:val="Code"/>
      </w:pPr>
      <w:r w:rsidRPr="00EC76D5">
        <w:t xml:space="preserve">  private boolean m_sideEffect;</w:t>
      </w:r>
    </w:p>
    <w:p w14:paraId="4AEC7453" w14:textId="77777777" w:rsidR="00B63078" w:rsidRPr="00EC76D5" w:rsidRDefault="00B63078" w:rsidP="00B63078">
      <w:pPr>
        <w:pStyle w:val="Code"/>
      </w:pPr>
      <w:r w:rsidRPr="00EC76D5">
        <w:t xml:space="preserve">  private SyntaxTree m_returnTree;</w:t>
      </w:r>
    </w:p>
    <w:p w14:paraId="6C377F5F" w14:textId="77777777" w:rsidR="00B63078" w:rsidRPr="00EC76D5" w:rsidRDefault="00B63078" w:rsidP="00B63078">
      <w:pPr>
        <w:pStyle w:val="Code"/>
      </w:pPr>
      <w:r w:rsidRPr="00EC76D5">
        <w:t xml:space="preserve">  private Object m_info;</w:t>
      </w:r>
    </w:p>
    <w:p w14:paraId="281E5CF2" w14:textId="77777777" w:rsidR="00B63078" w:rsidRPr="00EC76D5" w:rsidRDefault="00B63078" w:rsidP="00B63078">
      <w:pPr>
        <w:pStyle w:val="Code"/>
      </w:pPr>
      <w:r w:rsidRPr="00EC76D5">
        <w:t xml:space="preserve">  </w:t>
      </w:r>
    </w:p>
    <w:p w14:paraId="2FE06617" w14:textId="77777777" w:rsidR="00B63078" w:rsidRPr="00EC76D5" w:rsidRDefault="00B63078" w:rsidP="00B63078">
      <w:pPr>
        <w:pStyle w:val="Code"/>
      </w:pPr>
      <w:r w:rsidRPr="00EC76D5">
        <w:t xml:space="preserve">  public SyntaxTree(MiddleOperator operator) {</w:t>
      </w:r>
    </w:p>
    <w:p w14:paraId="4EB94058" w14:textId="77777777" w:rsidR="00B63078" w:rsidRPr="00EC76D5" w:rsidRDefault="00B63078" w:rsidP="00B63078">
      <w:pPr>
        <w:pStyle w:val="Code"/>
      </w:pPr>
      <w:r w:rsidRPr="00EC76D5">
        <w:t xml:space="preserve">    m_operator = operator;</w:t>
      </w:r>
    </w:p>
    <w:p w14:paraId="33E64E74" w14:textId="77777777" w:rsidR="00B63078" w:rsidRPr="00EC76D5" w:rsidRDefault="00B63078" w:rsidP="00B63078">
      <w:pPr>
        <w:pStyle w:val="Code"/>
      </w:pPr>
      <w:r w:rsidRPr="00EC76D5">
        <w:t xml:space="preserve">  }</w:t>
      </w:r>
    </w:p>
    <w:p w14:paraId="255C93DB" w14:textId="77777777" w:rsidR="00B63078" w:rsidRPr="00EC76D5" w:rsidRDefault="00B63078" w:rsidP="00B63078">
      <w:pPr>
        <w:pStyle w:val="Code"/>
      </w:pPr>
    </w:p>
    <w:p w14:paraId="6BA0F89F" w14:textId="77777777" w:rsidR="00B63078" w:rsidRPr="00EC76D5" w:rsidRDefault="00B63078" w:rsidP="00B63078">
      <w:pPr>
        <w:pStyle w:val="Code"/>
      </w:pPr>
      <w:r w:rsidRPr="00EC76D5">
        <w:t xml:space="preserve">  public SyntaxTree(MiddleOperator operator, Type type) {</w:t>
      </w:r>
    </w:p>
    <w:p w14:paraId="196ED138" w14:textId="77777777" w:rsidR="00B63078" w:rsidRPr="00EC76D5" w:rsidRDefault="00B63078" w:rsidP="00B63078">
      <w:pPr>
        <w:pStyle w:val="Code"/>
      </w:pPr>
      <w:r w:rsidRPr="00EC76D5">
        <w:t xml:space="preserve">    m_operator = operator;</w:t>
      </w:r>
    </w:p>
    <w:p w14:paraId="4B5D02B9" w14:textId="77777777" w:rsidR="00B63078" w:rsidRPr="00EC76D5" w:rsidRDefault="00B63078" w:rsidP="00B63078">
      <w:pPr>
        <w:pStyle w:val="Code"/>
      </w:pPr>
      <w:r w:rsidRPr="00EC76D5">
        <w:t xml:space="preserve">    m_type = type;</w:t>
      </w:r>
    </w:p>
    <w:p w14:paraId="4A3E4195" w14:textId="77777777" w:rsidR="00B63078" w:rsidRPr="00EC76D5" w:rsidRDefault="00B63078" w:rsidP="00B63078">
      <w:pPr>
        <w:pStyle w:val="Code"/>
      </w:pPr>
      <w:r w:rsidRPr="00EC76D5">
        <w:t xml:space="preserve">  }</w:t>
      </w:r>
    </w:p>
    <w:p w14:paraId="5166CAD1" w14:textId="77777777" w:rsidR="00B63078" w:rsidRPr="00EC76D5" w:rsidRDefault="00B63078" w:rsidP="00B63078">
      <w:pPr>
        <w:pStyle w:val="Code"/>
      </w:pPr>
    </w:p>
    <w:p w14:paraId="6F7F9E06" w14:textId="77777777" w:rsidR="00B63078" w:rsidRPr="00EC76D5" w:rsidRDefault="00B63078" w:rsidP="00B63078">
      <w:pPr>
        <w:pStyle w:val="Code"/>
      </w:pPr>
      <w:r w:rsidRPr="00EC76D5">
        <w:t xml:space="preserve">  public SyntaxTree(MiddleOperator operator, Symbol symbol) {</w:t>
      </w:r>
    </w:p>
    <w:p w14:paraId="0DDE2DD1" w14:textId="77777777" w:rsidR="00B63078" w:rsidRPr="00EC76D5" w:rsidRDefault="00B63078" w:rsidP="00B63078">
      <w:pPr>
        <w:pStyle w:val="Code"/>
      </w:pPr>
      <w:r w:rsidRPr="00EC76D5">
        <w:t xml:space="preserve">    m_operator = operator;</w:t>
      </w:r>
    </w:p>
    <w:p w14:paraId="1F90521E" w14:textId="77777777" w:rsidR="00B63078" w:rsidRPr="00EC76D5" w:rsidRDefault="00B63078" w:rsidP="00B63078">
      <w:pPr>
        <w:pStyle w:val="Code"/>
      </w:pPr>
      <w:r w:rsidRPr="00EC76D5">
        <w:t xml:space="preserve">    m_type = symbol.getType();</w:t>
      </w:r>
    </w:p>
    <w:p w14:paraId="7EAAFC4C" w14:textId="77777777" w:rsidR="00B63078" w:rsidRPr="00EC76D5" w:rsidRDefault="00B63078" w:rsidP="00B63078">
      <w:pPr>
        <w:pStyle w:val="Code"/>
      </w:pPr>
      <w:r w:rsidRPr="00EC76D5">
        <w:t xml:space="preserve">    m_symbol = symbol;</w:t>
      </w:r>
    </w:p>
    <w:p w14:paraId="009DE0AE" w14:textId="77777777" w:rsidR="00B63078" w:rsidRPr="00EC76D5" w:rsidRDefault="00B63078" w:rsidP="00B63078">
      <w:pPr>
        <w:pStyle w:val="Code"/>
      </w:pPr>
      <w:r w:rsidRPr="00EC76D5">
        <w:t xml:space="preserve">  }</w:t>
      </w:r>
    </w:p>
    <w:p w14:paraId="43C12A6F" w14:textId="77777777" w:rsidR="00B63078" w:rsidRPr="00EC76D5" w:rsidRDefault="00B63078" w:rsidP="00B63078">
      <w:pPr>
        <w:pStyle w:val="Code"/>
      </w:pPr>
    </w:p>
    <w:p w14:paraId="6485B924" w14:textId="77777777" w:rsidR="00B63078" w:rsidRPr="00EC76D5" w:rsidRDefault="00B63078" w:rsidP="00B63078">
      <w:pPr>
        <w:pStyle w:val="Code"/>
      </w:pPr>
      <w:r w:rsidRPr="00EC76D5">
        <w:t xml:space="preserve">  public SyntaxTree(MiddleOperator operator, Type type, Symbol symbol) {</w:t>
      </w:r>
    </w:p>
    <w:p w14:paraId="791C970E" w14:textId="77777777" w:rsidR="00B63078" w:rsidRPr="00EC76D5" w:rsidRDefault="00B63078" w:rsidP="00B63078">
      <w:pPr>
        <w:pStyle w:val="Code"/>
      </w:pPr>
      <w:r w:rsidRPr="00EC76D5">
        <w:t xml:space="preserve">    m_operator = operator;</w:t>
      </w:r>
    </w:p>
    <w:p w14:paraId="58DBF363" w14:textId="77777777" w:rsidR="00B63078" w:rsidRPr="00EC76D5" w:rsidRDefault="00B63078" w:rsidP="00B63078">
      <w:pPr>
        <w:pStyle w:val="Code"/>
      </w:pPr>
      <w:r w:rsidRPr="00EC76D5">
        <w:t xml:space="preserve">    m_type = type;</w:t>
      </w:r>
    </w:p>
    <w:p w14:paraId="09150E2F" w14:textId="77777777" w:rsidR="00B63078" w:rsidRPr="00EC76D5" w:rsidRDefault="00B63078" w:rsidP="00B63078">
      <w:pPr>
        <w:pStyle w:val="Code"/>
      </w:pPr>
      <w:r w:rsidRPr="00EC76D5">
        <w:t xml:space="preserve">    m_symbol = symbol;</w:t>
      </w:r>
    </w:p>
    <w:p w14:paraId="07CDE629" w14:textId="77777777" w:rsidR="00B63078" w:rsidRPr="00EC76D5" w:rsidRDefault="00B63078" w:rsidP="00B63078">
      <w:pPr>
        <w:pStyle w:val="Code"/>
      </w:pPr>
      <w:r w:rsidRPr="00EC76D5">
        <w:t xml:space="preserve">  }</w:t>
      </w:r>
    </w:p>
    <w:p w14:paraId="01037882" w14:textId="77777777" w:rsidR="00B63078" w:rsidRPr="00EC76D5" w:rsidRDefault="00B63078" w:rsidP="00B63078">
      <w:pPr>
        <w:pStyle w:val="Code"/>
      </w:pPr>
    </w:p>
    <w:p w14:paraId="7D32BCE2" w14:textId="77777777" w:rsidR="00B63078" w:rsidRPr="00EC76D5" w:rsidRDefault="00B63078" w:rsidP="00B63078">
      <w:pPr>
        <w:pStyle w:val="Code"/>
      </w:pPr>
      <w:r w:rsidRPr="00EC76D5">
        <w:t xml:space="preserve">  public SyntaxTree(MiddleOperator operator, Object info) {</w:t>
      </w:r>
    </w:p>
    <w:p w14:paraId="1E852A02" w14:textId="77777777" w:rsidR="00B63078" w:rsidRPr="00EC76D5" w:rsidRDefault="00B63078" w:rsidP="00B63078">
      <w:pPr>
        <w:pStyle w:val="Code"/>
      </w:pPr>
      <w:r w:rsidRPr="00EC76D5">
        <w:t xml:space="preserve">    m_operator = operator;</w:t>
      </w:r>
    </w:p>
    <w:p w14:paraId="75A95023" w14:textId="77777777" w:rsidR="00B63078" w:rsidRPr="00EC76D5" w:rsidRDefault="00B63078" w:rsidP="00B63078">
      <w:pPr>
        <w:pStyle w:val="Code"/>
      </w:pPr>
      <w:r w:rsidRPr="00EC76D5">
        <w:t xml:space="preserve">    m_info = info;</w:t>
      </w:r>
    </w:p>
    <w:p w14:paraId="7B743E81" w14:textId="77777777" w:rsidR="00B63078" w:rsidRPr="00EC76D5" w:rsidRDefault="00B63078" w:rsidP="00B63078">
      <w:pPr>
        <w:pStyle w:val="Code"/>
      </w:pPr>
      <w:r w:rsidRPr="00EC76D5">
        <w:t xml:space="preserve">  }</w:t>
      </w:r>
    </w:p>
    <w:p w14:paraId="358EDB5E" w14:textId="77777777" w:rsidR="00B63078" w:rsidRPr="00EC76D5" w:rsidRDefault="00B63078" w:rsidP="00B63078">
      <w:pPr>
        <w:pStyle w:val="Code"/>
      </w:pPr>
    </w:p>
    <w:p w14:paraId="44826C68" w14:textId="77777777" w:rsidR="00B63078" w:rsidRPr="00EC76D5" w:rsidRDefault="00B63078" w:rsidP="00B63078">
      <w:pPr>
        <w:pStyle w:val="Code"/>
      </w:pPr>
      <w:r w:rsidRPr="00EC76D5">
        <w:t xml:space="preserve">  public SyntaxTree(MiddleOperator operator, Type type,</w:t>
      </w:r>
    </w:p>
    <w:p w14:paraId="5A85A1A7" w14:textId="77777777" w:rsidR="00B63078" w:rsidRPr="00EC76D5" w:rsidRDefault="00B63078" w:rsidP="00B63078">
      <w:pPr>
        <w:pStyle w:val="Code"/>
      </w:pPr>
      <w:r w:rsidRPr="00EC76D5">
        <w:t xml:space="preserve">                    Symbol symbol, Object info) {</w:t>
      </w:r>
    </w:p>
    <w:p w14:paraId="539775A2" w14:textId="77777777" w:rsidR="00B63078" w:rsidRPr="00EC76D5" w:rsidRDefault="00B63078" w:rsidP="00B63078">
      <w:pPr>
        <w:pStyle w:val="Code"/>
      </w:pPr>
      <w:r w:rsidRPr="00EC76D5">
        <w:t xml:space="preserve">    m_operator = operator;</w:t>
      </w:r>
    </w:p>
    <w:p w14:paraId="7488AC41" w14:textId="77777777" w:rsidR="00B63078" w:rsidRPr="00EC76D5" w:rsidRDefault="00B63078" w:rsidP="00B63078">
      <w:pPr>
        <w:pStyle w:val="Code"/>
      </w:pPr>
      <w:r w:rsidRPr="00EC76D5">
        <w:t xml:space="preserve">    m_type = type;</w:t>
      </w:r>
    </w:p>
    <w:p w14:paraId="3A4522BD" w14:textId="77777777" w:rsidR="00B63078" w:rsidRPr="00EC76D5" w:rsidRDefault="00B63078" w:rsidP="00B63078">
      <w:pPr>
        <w:pStyle w:val="Code"/>
      </w:pPr>
      <w:r w:rsidRPr="00EC76D5">
        <w:t xml:space="preserve">    m_symbol = symbol;</w:t>
      </w:r>
    </w:p>
    <w:p w14:paraId="09528082" w14:textId="77777777" w:rsidR="00B63078" w:rsidRPr="00EC76D5" w:rsidRDefault="00B63078" w:rsidP="00B63078">
      <w:pPr>
        <w:pStyle w:val="Code"/>
      </w:pPr>
      <w:r w:rsidRPr="00EC76D5">
        <w:t xml:space="preserve">    m_info = info;</w:t>
      </w:r>
    </w:p>
    <w:p w14:paraId="3D18B885" w14:textId="77777777" w:rsidR="00B63078" w:rsidRPr="00EC76D5" w:rsidRDefault="00B63078" w:rsidP="00B63078">
      <w:pPr>
        <w:pStyle w:val="Code"/>
      </w:pPr>
      <w:r w:rsidRPr="00EC76D5">
        <w:t xml:space="preserve">  }</w:t>
      </w:r>
    </w:p>
    <w:p w14:paraId="786B901E" w14:textId="77777777" w:rsidR="00B63078" w:rsidRPr="00EC76D5" w:rsidRDefault="00B63078" w:rsidP="00B63078">
      <w:pPr>
        <w:pStyle w:val="Code"/>
      </w:pPr>
    </w:p>
    <w:p w14:paraId="5184CBE1" w14:textId="77777777" w:rsidR="00B63078" w:rsidRPr="00EC76D5" w:rsidRDefault="00B63078" w:rsidP="00B63078">
      <w:pPr>
        <w:pStyle w:val="Code"/>
      </w:pPr>
      <w:r w:rsidRPr="00EC76D5">
        <w:t xml:space="preserve">  public MiddleOperator getOperator() {</w:t>
      </w:r>
    </w:p>
    <w:p w14:paraId="6E8E4FAD" w14:textId="77777777" w:rsidR="00B63078" w:rsidRPr="00EC76D5" w:rsidRDefault="00B63078" w:rsidP="00B63078">
      <w:pPr>
        <w:pStyle w:val="Code"/>
      </w:pPr>
      <w:r w:rsidRPr="00EC76D5">
        <w:t xml:space="preserve">    return m_operator;</w:t>
      </w:r>
    </w:p>
    <w:p w14:paraId="649390FD" w14:textId="77777777" w:rsidR="00B63078" w:rsidRPr="00EC76D5" w:rsidRDefault="00B63078" w:rsidP="00B63078">
      <w:pPr>
        <w:pStyle w:val="Code"/>
      </w:pPr>
      <w:r w:rsidRPr="00EC76D5">
        <w:t xml:space="preserve">  }</w:t>
      </w:r>
    </w:p>
    <w:p w14:paraId="0C2E1E8B" w14:textId="77777777" w:rsidR="00B63078" w:rsidRPr="00EC76D5" w:rsidRDefault="00B63078" w:rsidP="00B63078">
      <w:pPr>
        <w:pStyle w:val="Code"/>
      </w:pPr>
    </w:p>
    <w:p w14:paraId="60566BCC" w14:textId="77777777" w:rsidR="00B63078" w:rsidRPr="00EC76D5" w:rsidRDefault="00B63078" w:rsidP="00B63078">
      <w:pPr>
        <w:pStyle w:val="Code"/>
      </w:pPr>
      <w:r w:rsidRPr="00EC76D5">
        <w:lastRenderedPageBreak/>
        <w:t xml:space="preserve">  public void setOperator(MiddleOperator operator) {</w:t>
      </w:r>
    </w:p>
    <w:p w14:paraId="6E725EE0" w14:textId="77777777" w:rsidR="00B63078" w:rsidRPr="00EC76D5" w:rsidRDefault="00B63078" w:rsidP="00B63078">
      <w:pPr>
        <w:pStyle w:val="Code"/>
      </w:pPr>
      <w:r w:rsidRPr="00EC76D5">
        <w:t xml:space="preserve">    m_operator = operator;</w:t>
      </w:r>
    </w:p>
    <w:p w14:paraId="34AEBB8D" w14:textId="77777777" w:rsidR="00B63078" w:rsidRPr="00EC76D5" w:rsidRDefault="00B63078" w:rsidP="00B63078">
      <w:pPr>
        <w:pStyle w:val="Code"/>
      </w:pPr>
      <w:r w:rsidRPr="00EC76D5">
        <w:t xml:space="preserve">  }</w:t>
      </w:r>
    </w:p>
    <w:p w14:paraId="2E5DD396" w14:textId="77777777" w:rsidR="00B63078" w:rsidRPr="00EC76D5" w:rsidRDefault="00B63078" w:rsidP="00B63078">
      <w:pPr>
        <w:pStyle w:val="Code"/>
      </w:pPr>
    </w:p>
    <w:p w14:paraId="608AE048" w14:textId="77777777" w:rsidR="00B63078" w:rsidRPr="00EC76D5" w:rsidRDefault="00B63078" w:rsidP="00B63078">
      <w:pPr>
        <w:pStyle w:val="Code"/>
      </w:pPr>
      <w:r w:rsidRPr="00EC76D5">
        <w:t xml:space="preserve">  public Type getType() {</w:t>
      </w:r>
    </w:p>
    <w:p w14:paraId="4ACB0C3D" w14:textId="77777777" w:rsidR="00B63078" w:rsidRPr="00EC76D5" w:rsidRDefault="00B63078" w:rsidP="00B63078">
      <w:pPr>
        <w:pStyle w:val="Code"/>
      </w:pPr>
      <w:r w:rsidRPr="00EC76D5">
        <w:t xml:space="preserve">    return m_type;</w:t>
      </w:r>
    </w:p>
    <w:p w14:paraId="6AA15115" w14:textId="77777777" w:rsidR="00B63078" w:rsidRPr="00EC76D5" w:rsidRDefault="00B63078" w:rsidP="00B63078">
      <w:pPr>
        <w:pStyle w:val="Code"/>
      </w:pPr>
      <w:r w:rsidRPr="00EC76D5">
        <w:t xml:space="preserve">  }</w:t>
      </w:r>
    </w:p>
    <w:p w14:paraId="49B07310" w14:textId="77777777" w:rsidR="00B63078" w:rsidRPr="00EC76D5" w:rsidRDefault="00B63078" w:rsidP="00B63078">
      <w:pPr>
        <w:pStyle w:val="Code"/>
      </w:pPr>
      <w:r w:rsidRPr="00EC76D5">
        <w:t xml:space="preserve">    </w:t>
      </w:r>
    </w:p>
    <w:p w14:paraId="113AFDE3" w14:textId="77777777" w:rsidR="00B63078" w:rsidRPr="00EC76D5" w:rsidRDefault="00B63078" w:rsidP="00B63078">
      <w:pPr>
        <w:pStyle w:val="Code"/>
      </w:pPr>
      <w:r w:rsidRPr="00EC76D5">
        <w:t xml:space="preserve">  public boolean hasSideEffect() {</w:t>
      </w:r>
    </w:p>
    <w:p w14:paraId="1F2AB579" w14:textId="77777777" w:rsidR="00B63078" w:rsidRPr="00EC76D5" w:rsidRDefault="00B63078" w:rsidP="00B63078">
      <w:pPr>
        <w:pStyle w:val="Code"/>
      </w:pPr>
      <w:r w:rsidRPr="00EC76D5">
        <w:t xml:space="preserve">    return m_sideEffect;</w:t>
      </w:r>
    </w:p>
    <w:p w14:paraId="4480ABCA" w14:textId="77777777" w:rsidR="00B63078" w:rsidRPr="00EC76D5" w:rsidRDefault="00B63078" w:rsidP="00B63078">
      <w:pPr>
        <w:pStyle w:val="Code"/>
      </w:pPr>
      <w:r w:rsidRPr="00EC76D5">
        <w:t xml:space="preserve">  }</w:t>
      </w:r>
    </w:p>
    <w:p w14:paraId="174B2D24" w14:textId="77777777" w:rsidR="00B63078" w:rsidRPr="00EC76D5" w:rsidRDefault="00B63078" w:rsidP="00B63078">
      <w:pPr>
        <w:pStyle w:val="Code"/>
      </w:pPr>
      <w:r w:rsidRPr="00EC76D5">
        <w:t xml:space="preserve">  </w:t>
      </w:r>
    </w:p>
    <w:p w14:paraId="3A0F7FDE" w14:textId="77777777" w:rsidR="00B63078" w:rsidRPr="00EC76D5" w:rsidRDefault="00B63078" w:rsidP="00B63078">
      <w:pPr>
        <w:pStyle w:val="Code"/>
      </w:pPr>
      <w:r w:rsidRPr="00EC76D5">
        <w:t xml:space="preserve">  public Object getInfo() {</w:t>
      </w:r>
    </w:p>
    <w:p w14:paraId="7FA92D8E" w14:textId="77777777" w:rsidR="00B63078" w:rsidRPr="00EC76D5" w:rsidRDefault="00B63078" w:rsidP="00B63078">
      <w:pPr>
        <w:pStyle w:val="Code"/>
      </w:pPr>
      <w:r w:rsidRPr="00EC76D5">
        <w:t xml:space="preserve">    return m_info;</w:t>
      </w:r>
    </w:p>
    <w:p w14:paraId="18458C7C" w14:textId="77777777" w:rsidR="00B63078" w:rsidRPr="00EC76D5" w:rsidRDefault="00B63078" w:rsidP="00B63078">
      <w:pPr>
        <w:pStyle w:val="Code"/>
      </w:pPr>
      <w:r w:rsidRPr="00EC76D5">
        <w:t xml:space="preserve">  }</w:t>
      </w:r>
    </w:p>
    <w:p w14:paraId="3F2B3A1A" w14:textId="77777777" w:rsidR="00B63078" w:rsidRPr="00EC76D5" w:rsidRDefault="00B63078" w:rsidP="00B63078">
      <w:pPr>
        <w:pStyle w:val="Code"/>
      </w:pPr>
    </w:p>
    <w:p w14:paraId="7860D51A" w14:textId="77777777" w:rsidR="00B63078" w:rsidRPr="00EC76D5" w:rsidRDefault="00B63078" w:rsidP="00B63078">
      <w:pPr>
        <w:pStyle w:val="Code"/>
      </w:pPr>
      <w:r w:rsidRPr="00EC76D5">
        <w:t xml:space="preserve">  public void setInfo(int info) {</w:t>
      </w:r>
    </w:p>
    <w:p w14:paraId="35DC4899" w14:textId="77777777" w:rsidR="00B63078" w:rsidRPr="00EC76D5" w:rsidRDefault="00B63078" w:rsidP="00B63078">
      <w:pPr>
        <w:pStyle w:val="Code"/>
      </w:pPr>
      <w:r w:rsidRPr="00EC76D5">
        <w:t xml:space="preserve">    m_info = info;</w:t>
      </w:r>
    </w:p>
    <w:p w14:paraId="5ED9DCB0" w14:textId="77777777" w:rsidR="00B63078" w:rsidRPr="00EC76D5" w:rsidRDefault="00B63078" w:rsidP="00B63078">
      <w:pPr>
        <w:pStyle w:val="Code"/>
      </w:pPr>
      <w:r w:rsidRPr="00EC76D5">
        <w:t xml:space="preserve">  }</w:t>
      </w:r>
    </w:p>
    <w:p w14:paraId="66F4343C" w14:textId="77777777" w:rsidR="00B63078" w:rsidRPr="00EC76D5" w:rsidRDefault="00B63078" w:rsidP="00B63078">
      <w:pPr>
        <w:pStyle w:val="Code"/>
      </w:pPr>
    </w:p>
    <w:p w14:paraId="4184DC01" w14:textId="77777777" w:rsidR="00B63078" w:rsidRPr="00EC76D5" w:rsidRDefault="00B63078" w:rsidP="00B63078">
      <w:pPr>
        <w:pStyle w:val="Code"/>
      </w:pPr>
      <w:r w:rsidRPr="00EC76D5">
        <w:t xml:space="preserve">  public SyntaxTree getReturnTree() {</w:t>
      </w:r>
    </w:p>
    <w:p w14:paraId="20F8F605" w14:textId="77777777" w:rsidR="00B63078" w:rsidRPr="00EC76D5" w:rsidRDefault="00B63078" w:rsidP="00B63078">
      <w:pPr>
        <w:pStyle w:val="Code"/>
      </w:pPr>
      <w:r w:rsidRPr="00EC76D5">
        <w:t xml:space="preserve">    return m_returnTree;</w:t>
      </w:r>
    </w:p>
    <w:p w14:paraId="0A02E7A0" w14:textId="77777777" w:rsidR="00B63078" w:rsidRPr="00EC76D5" w:rsidRDefault="00B63078" w:rsidP="00B63078">
      <w:pPr>
        <w:pStyle w:val="Code"/>
      </w:pPr>
      <w:r w:rsidRPr="00EC76D5">
        <w:t xml:space="preserve">  }</w:t>
      </w:r>
    </w:p>
    <w:p w14:paraId="2C7C9561" w14:textId="77777777" w:rsidR="00B63078" w:rsidRPr="00EC76D5" w:rsidRDefault="00B63078" w:rsidP="00B63078">
      <w:pPr>
        <w:pStyle w:val="Code"/>
      </w:pPr>
    </w:p>
    <w:p w14:paraId="427B832E" w14:textId="77777777" w:rsidR="00B63078" w:rsidRPr="00EC76D5" w:rsidRDefault="00B63078" w:rsidP="00B63078">
      <w:pPr>
        <w:pStyle w:val="Code"/>
      </w:pPr>
      <w:r w:rsidRPr="00EC76D5">
        <w:t xml:space="preserve">  public void setReturnTree(SyntaxTree returnTree) {</w:t>
      </w:r>
    </w:p>
    <w:p w14:paraId="1764467E" w14:textId="77777777" w:rsidR="00B63078" w:rsidRPr="00EC76D5" w:rsidRDefault="00B63078" w:rsidP="00B63078">
      <w:pPr>
        <w:pStyle w:val="Code"/>
      </w:pPr>
      <w:r w:rsidRPr="00EC76D5">
        <w:t xml:space="preserve">    m_returnTree = returnTree;</w:t>
      </w:r>
    </w:p>
    <w:p w14:paraId="7CF10DE3" w14:textId="77777777" w:rsidR="00B63078" w:rsidRPr="00EC76D5" w:rsidRDefault="00B63078" w:rsidP="00B63078">
      <w:pPr>
        <w:pStyle w:val="Code"/>
      </w:pPr>
      <w:r w:rsidRPr="00EC76D5">
        <w:t xml:space="preserve">  }</w:t>
      </w:r>
    </w:p>
    <w:p w14:paraId="46AEAD8F" w14:textId="77777777" w:rsidR="00B63078" w:rsidRPr="00EC76D5" w:rsidRDefault="00B63078" w:rsidP="00B63078">
      <w:pPr>
        <w:pStyle w:val="Code"/>
      </w:pPr>
      <w:r w:rsidRPr="00EC76D5">
        <w:t xml:space="preserve">  </w:t>
      </w:r>
    </w:p>
    <w:p w14:paraId="36451699" w14:textId="77777777" w:rsidR="00B63078" w:rsidRPr="00EC76D5" w:rsidRDefault="00B63078" w:rsidP="00B63078">
      <w:pPr>
        <w:pStyle w:val="Code"/>
      </w:pPr>
      <w:r w:rsidRPr="00EC76D5">
        <w:t xml:space="preserve">  public Symbol getSymbol() {</w:t>
      </w:r>
    </w:p>
    <w:p w14:paraId="1380C8A5" w14:textId="77777777" w:rsidR="00B63078" w:rsidRPr="00EC76D5" w:rsidRDefault="00B63078" w:rsidP="00B63078">
      <w:pPr>
        <w:pStyle w:val="Code"/>
      </w:pPr>
      <w:r w:rsidRPr="00EC76D5">
        <w:t xml:space="preserve">    return m_symbol;</w:t>
      </w:r>
    </w:p>
    <w:p w14:paraId="4E9E2C58" w14:textId="77777777" w:rsidR="00B63078" w:rsidRPr="00EC76D5" w:rsidRDefault="00B63078" w:rsidP="00B63078">
      <w:pPr>
        <w:pStyle w:val="Code"/>
      </w:pPr>
      <w:r w:rsidRPr="00EC76D5">
        <w:t xml:space="preserve">  }</w:t>
      </w:r>
    </w:p>
    <w:p w14:paraId="251813F9" w14:textId="77777777" w:rsidR="00B63078" w:rsidRPr="00EC76D5" w:rsidRDefault="00B63078" w:rsidP="00B63078">
      <w:pPr>
        <w:pStyle w:val="Code"/>
      </w:pPr>
      <w:r w:rsidRPr="00EC76D5">
        <w:t xml:space="preserve">  </w:t>
      </w:r>
    </w:p>
    <w:p w14:paraId="27C2EF6E" w14:textId="77777777" w:rsidR="00B63078" w:rsidRPr="00EC76D5" w:rsidRDefault="00B63078" w:rsidP="00B63078">
      <w:pPr>
        <w:pStyle w:val="Code"/>
      </w:pPr>
      <w:r w:rsidRPr="00EC76D5">
        <w:t xml:space="preserve">  public boolean isRightValue() {</w:t>
      </w:r>
    </w:p>
    <w:p w14:paraId="7C681CBC" w14:textId="77777777" w:rsidR="00B63078" w:rsidRPr="00EC76D5" w:rsidRDefault="00B63078" w:rsidP="00B63078">
      <w:pPr>
        <w:pStyle w:val="Code"/>
      </w:pPr>
      <w:r w:rsidRPr="00EC76D5">
        <w:t xml:space="preserve">    return m_rightValue;</w:t>
      </w:r>
    </w:p>
    <w:p w14:paraId="412346F7" w14:textId="77777777" w:rsidR="00B63078" w:rsidRPr="00EC76D5" w:rsidRDefault="00B63078" w:rsidP="00B63078">
      <w:pPr>
        <w:pStyle w:val="Code"/>
      </w:pPr>
      <w:r w:rsidRPr="00EC76D5">
        <w:t xml:space="preserve">  }</w:t>
      </w:r>
    </w:p>
    <w:p w14:paraId="01665683" w14:textId="77777777" w:rsidR="00B63078" w:rsidRPr="00EC76D5" w:rsidRDefault="00B63078" w:rsidP="00B63078">
      <w:pPr>
        <w:pStyle w:val="Code"/>
      </w:pPr>
      <w:r w:rsidRPr="00EC76D5">
        <w:t xml:space="preserve">  </w:t>
      </w:r>
    </w:p>
    <w:p w14:paraId="4E119ED4" w14:textId="77777777" w:rsidR="00B63078" w:rsidRPr="00EC76D5" w:rsidRDefault="00B63078" w:rsidP="00B63078">
      <w:pPr>
        <w:pStyle w:val="Code"/>
      </w:pPr>
      <w:r w:rsidRPr="00EC76D5">
        <w:t xml:space="preserve">  public void setRightValue() {</w:t>
      </w:r>
    </w:p>
    <w:p w14:paraId="1507108C" w14:textId="77777777" w:rsidR="00B63078" w:rsidRPr="00EC76D5" w:rsidRDefault="00B63078" w:rsidP="00B63078">
      <w:pPr>
        <w:pStyle w:val="Code"/>
      </w:pPr>
      <w:r w:rsidRPr="00EC76D5">
        <w:t xml:space="preserve">    m_rightValue = true;</w:t>
      </w:r>
    </w:p>
    <w:p w14:paraId="4B128E85" w14:textId="77777777" w:rsidR="00B63078" w:rsidRPr="00EC76D5" w:rsidRDefault="00B63078" w:rsidP="00B63078">
      <w:pPr>
        <w:pStyle w:val="Code"/>
      </w:pPr>
      <w:r w:rsidRPr="00EC76D5">
        <w:t xml:space="preserve">  }</w:t>
      </w:r>
    </w:p>
    <w:p w14:paraId="21F25EFB" w14:textId="77777777" w:rsidR="00B63078" w:rsidRPr="00EC76D5" w:rsidRDefault="00B63078" w:rsidP="00B63078">
      <w:pPr>
        <w:pStyle w:val="Code"/>
      </w:pPr>
      <w:r w:rsidRPr="00EC76D5">
        <w:t xml:space="preserve">  </w:t>
      </w:r>
    </w:p>
    <w:p w14:paraId="6A3294C7" w14:textId="77777777" w:rsidR="00B63078" w:rsidRPr="00EC76D5" w:rsidRDefault="00B63078" w:rsidP="00B63078">
      <w:pPr>
        <w:pStyle w:val="Code"/>
      </w:pPr>
      <w:r w:rsidRPr="00EC76D5">
        <w:t xml:space="preserve">  public SyntaxTree getChild(int index) {</w:t>
      </w:r>
    </w:p>
    <w:p w14:paraId="31828F14" w14:textId="77777777" w:rsidR="00B63078" w:rsidRPr="00EC76D5" w:rsidRDefault="00B63078" w:rsidP="00B63078">
      <w:pPr>
        <w:pStyle w:val="Code"/>
      </w:pPr>
      <w:r w:rsidRPr="00EC76D5">
        <w:t xml:space="preserve">    return m_childList.get(index);</w:t>
      </w:r>
    </w:p>
    <w:p w14:paraId="78B7C49C" w14:textId="77777777" w:rsidR="00B63078" w:rsidRPr="00EC76D5" w:rsidRDefault="00B63078" w:rsidP="00B63078">
      <w:pPr>
        <w:pStyle w:val="Code"/>
      </w:pPr>
      <w:r w:rsidRPr="00EC76D5">
        <w:t xml:space="preserve">  }</w:t>
      </w:r>
    </w:p>
    <w:p w14:paraId="3CFE866A" w14:textId="77777777" w:rsidR="00B63078" w:rsidRPr="00EC76D5" w:rsidRDefault="00B63078" w:rsidP="00B63078">
      <w:pPr>
        <w:pStyle w:val="Code"/>
      </w:pPr>
      <w:r w:rsidRPr="00EC76D5">
        <w:t xml:space="preserve">  </w:t>
      </w:r>
    </w:p>
    <w:p w14:paraId="0B776029" w14:textId="77777777" w:rsidR="00B63078" w:rsidRPr="00EC76D5" w:rsidRDefault="00B63078" w:rsidP="00B63078">
      <w:pPr>
        <w:pStyle w:val="Code"/>
      </w:pPr>
      <w:r w:rsidRPr="00EC76D5">
        <w:t xml:space="preserve">  public void setChild(int index, SyntaxTree childTree) {</w:t>
      </w:r>
    </w:p>
    <w:p w14:paraId="7DB0BB97" w14:textId="77777777" w:rsidR="00B63078" w:rsidRPr="00EC76D5" w:rsidRDefault="00B63078" w:rsidP="00B63078">
      <w:pPr>
        <w:pStyle w:val="Code"/>
      </w:pPr>
      <w:r w:rsidRPr="00EC76D5">
        <w:t xml:space="preserve">    if (childTree != null) {</w:t>
      </w:r>
    </w:p>
    <w:p w14:paraId="001980A0" w14:textId="77777777" w:rsidR="00B63078" w:rsidRPr="00EC76D5" w:rsidRDefault="00B63078" w:rsidP="00B63078">
      <w:pPr>
        <w:pStyle w:val="Code"/>
      </w:pPr>
      <w:r w:rsidRPr="00EC76D5">
        <w:t xml:space="preserve">      childTree.m_parent = this;</w:t>
      </w:r>
    </w:p>
    <w:p w14:paraId="6D683BD6" w14:textId="77777777" w:rsidR="00B63078" w:rsidRPr="00EC76D5" w:rsidRDefault="00B63078" w:rsidP="00B63078">
      <w:pPr>
        <w:pStyle w:val="Code"/>
      </w:pPr>
      <w:r w:rsidRPr="00EC76D5">
        <w:t xml:space="preserve">    }</w:t>
      </w:r>
    </w:p>
    <w:p w14:paraId="52CC660C" w14:textId="77777777" w:rsidR="00B63078" w:rsidRPr="00EC76D5" w:rsidRDefault="00B63078" w:rsidP="00B63078">
      <w:pPr>
        <w:pStyle w:val="Code"/>
      </w:pPr>
      <w:r w:rsidRPr="00EC76D5">
        <w:t xml:space="preserve">    </w:t>
      </w:r>
    </w:p>
    <w:p w14:paraId="0673B1CE" w14:textId="77777777" w:rsidR="00B63078" w:rsidRPr="00EC76D5" w:rsidRDefault="00B63078" w:rsidP="00B63078">
      <w:pPr>
        <w:pStyle w:val="Code"/>
      </w:pPr>
      <w:r w:rsidRPr="00EC76D5">
        <w:t xml:space="preserve">    if (index &lt; m_childList.size()) {</w:t>
      </w:r>
    </w:p>
    <w:p w14:paraId="1F78DE57" w14:textId="77777777" w:rsidR="00B63078" w:rsidRPr="00EC76D5" w:rsidRDefault="00B63078" w:rsidP="00B63078">
      <w:pPr>
        <w:pStyle w:val="Code"/>
      </w:pPr>
      <w:r w:rsidRPr="00EC76D5">
        <w:t xml:space="preserve">      m_childList.set(index, childTree);      </w:t>
      </w:r>
    </w:p>
    <w:p w14:paraId="7AF6736A" w14:textId="77777777" w:rsidR="00B63078" w:rsidRPr="00EC76D5" w:rsidRDefault="00B63078" w:rsidP="00B63078">
      <w:pPr>
        <w:pStyle w:val="Code"/>
      </w:pPr>
      <w:r w:rsidRPr="00EC76D5">
        <w:t xml:space="preserve">    }</w:t>
      </w:r>
    </w:p>
    <w:p w14:paraId="5BB6921B" w14:textId="77777777" w:rsidR="00B63078" w:rsidRPr="00EC76D5" w:rsidRDefault="00B63078" w:rsidP="00B63078">
      <w:pPr>
        <w:pStyle w:val="Code"/>
      </w:pPr>
      <w:r w:rsidRPr="00EC76D5">
        <w:t xml:space="preserve">    else {</w:t>
      </w:r>
    </w:p>
    <w:p w14:paraId="06100588" w14:textId="77777777" w:rsidR="00B63078" w:rsidRPr="00EC76D5" w:rsidRDefault="00B63078" w:rsidP="00B63078">
      <w:pPr>
        <w:pStyle w:val="Code"/>
      </w:pPr>
      <w:r w:rsidRPr="00EC76D5">
        <w:t xml:space="preserve">      m_childList.add(childTree);      </w:t>
      </w:r>
    </w:p>
    <w:p w14:paraId="2FB0DF37" w14:textId="77777777" w:rsidR="00B63078" w:rsidRPr="00EC76D5" w:rsidRDefault="00B63078" w:rsidP="00B63078">
      <w:pPr>
        <w:pStyle w:val="Code"/>
      </w:pPr>
      <w:r w:rsidRPr="00EC76D5">
        <w:t xml:space="preserve">    }</w:t>
      </w:r>
    </w:p>
    <w:p w14:paraId="2F700C49" w14:textId="77777777" w:rsidR="00B63078" w:rsidRPr="00EC76D5" w:rsidRDefault="00B63078" w:rsidP="00B63078">
      <w:pPr>
        <w:pStyle w:val="Code"/>
      </w:pPr>
      <w:r w:rsidRPr="00EC76D5">
        <w:t xml:space="preserve">  }</w:t>
      </w:r>
    </w:p>
    <w:p w14:paraId="7894150C" w14:textId="77777777" w:rsidR="00B63078" w:rsidRPr="00EC76D5" w:rsidRDefault="00B63078" w:rsidP="00B63078">
      <w:pPr>
        <w:pStyle w:val="Code"/>
      </w:pPr>
      <w:r w:rsidRPr="00EC76D5">
        <w:t xml:space="preserve">  </w:t>
      </w:r>
    </w:p>
    <w:p w14:paraId="63F866F7" w14:textId="77777777" w:rsidR="00B63078" w:rsidRPr="00EC76D5" w:rsidRDefault="00B63078" w:rsidP="00B63078">
      <w:pPr>
        <w:pStyle w:val="Code"/>
      </w:pPr>
      <w:r w:rsidRPr="00EC76D5">
        <w:lastRenderedPageBreak/>
        <w:t xml:space="preserve">  public void addChild(SyntaxTree childTree) {</w:t>
      </w:r>
    </w:p>
    <w:p w14:paraId="4B930A71" w14:textId="77777777" w:rsidR="00B63078" w:rsidRPr="00EC76D5" w:rsidRDefault="00B63078" w:rsidP="00B63078">
      <w:pPr>
        <w:pStyle w:val="Code"/>
      </w:pPr>
      <w:r w:rsidRPr="00EC76D5">
        <w:t xml:space="preserve">    if (childTree != null) {</w:t>
      </w:r>
    </w:p>
    <w:p w14:paraId="63045C6D" w14:textId="77777777" w:rsidR="00B63078" w:rsidRPr="00EC76D5" w:rsidRDefault="00B63078" w:rsidP="00B63078">
      <w:pPr>
        <w:pStyle w:val="Code"/>
      </w:pPr>
      <w:r w:rsidRPr="00EC76D5">
        <w:t xml:space="preserve">      childTree.m_parent = this;</w:t>
      </w:r>
    </w:p>
    <w:p w14:paraId="395AB776" w14:textId="77777777" w:rsidR="00B63078" w:rsidRPr="00EC76D5" w:rsidRDefault="00B63078" w:rsidP="00B63078">
      <w:pPr>
        <w:pStyle w:val="Code"/>
      </w:pPr>
      <w:r w:rsidRPr="00EC76D5">
        <w:t xml:space="preserve">    }</w:t>
      </w:r>
    </w:p>
    <w:p w14:paraId="683CF8FD" w14:textId="77777777" w:rsidR="00B63078" w:rsidRPr="00EC76D5" w:rsidRDefault="00B63078" w:rsidP="00B63078">
      <w:pPr>
        <w:pStyle w:val="Code"/>
      </w:pPr>
      <w:r w:rsidRPr="00EC76D5">
        <w:t xml:space="preserve">    </w:t>
      </w:r>
    </w:p>
    <w:p w14:paraId="0628FAEC" w14:textId="77777777" w:rsidR="00B63078" w:rsidRPr="00EC76D5" w:rsidRDefault="00B63078" w:rsidP="00B63078">
      <w:pPr>
        <w:pStyle w:val="Code"/>
      </w:pPr>
      <w:r w:rsidRPr="00EC76D5">
        <w:t xml:space="preserve">    m_childList.add(childTree);</w:t>
      </w:r>
    </w:p>
    <w:p w14:paraId="6D2EF09F" w14:textId="77777777" w:rsidR="00B63078" w:rsidRPr="00EC76D5" w:rsidRDefault="00B63078" w:rsidP="00B63078">
      <w:pPr>
        <w:pStyle w:val="Code"/>
      </w:pPr>
      <w:r w:rsidRPr="00EC76D5">
        <w:t xml:space="preserve">  }</w:t>
      </w:r>
    </w:p>
    <w:p w14:paraId="3CD1E924" w14:textId="77777777" w:rsidR="00B63078" w:rsidRPr="00EC76D5" w:rsidRDefault="00B63078" w:rsidP="00B63078">
      <w:pPr>
        <w:pStyle w:val="Code"/>
      </w:pPr>
      <w:r w:rsidRPr="00EC76D5">
        <w:t xml:space="preserve">  </w:t>
      </w:r>
    </w:p>
    <w:p w14:paraId="5BE9DAC6" w14:textId="77777777" w:rsidR="00B63078" w:rsidRPr="00EC76D5" w:rsidRDefault="00B63078" w:rsidP="00B63078">
      <w:pPr>
        <w:pStyle w:val="Code"/>
      </w:pPr>
      <w:r w:rsidRPr="00EC76D5">
        <w:t xml:space="preserve">  public SyntaxTree getParent() {</w:t>
      </w:r>
    </w:p>
    <w:p w14:paraId="357ACFD2" w14:textId="77777777" w:rsidR="00B63078" w:rsidRPr="00EC76D5" w:rsidRDefault="00B63078" w:rsidP="00B63078">
      <w:pPr>
        <w:pStyle w:val="Code"/>
      </w:pPr>
      <w:r w:rsidRPr="00EC76D5">
        <w:t xml:space="preserve">    return m_parent;</w:t>
      </w:r>
    </w:p>
    <w:p w14:paraId="438388BA" w14:textId="77777777" w:rsidR="00B63078" w:rsidRPr="00EC76D5" w:rsidRDefault="00B63078" w:rsidP="00B63078">
      <w:pPr>
        <w:pStyle w:val="Code"/>
      </w:pPr>
      <w:r w:rsidRPr="00EC76D5">
        <w:t xml:space="preserve">  }</w:t>
      </w:r>
    </w:p>
    <w:p w14:paraId="28210E74" w14:textId="77777777" w:rsidR="00B63078" w:rsidRPr="00EC76D5" w:rsidRDefault="00B63078" w:rsidP="00B63078">
      <w:pPr>
        <w:pStyle w:val="Code"/>
      </w:pPr>
      <w:r w:rsidRPr="00EC76D5">
        <w:t xml:space="preserve">  </w:t>
      </w:r>
    </w:p>
    <w:p w14:paraId="17344B8A" w14:textId="77777777" w:rsidR="00B63078" w:rsidRPr="00EC76D5" w:rsidRDefault="00B63078" w:rsidP="00B63078">
      <w:pPr>
        <w:pStyle w:val="Code"/>
      </w:pPr>
      <w:r w:rsidRPr="00EC76D5">
        <w:t xml:space="preserve">  public List&lt;SyntaxTree&gt; getChildList() {</w:t>
      </w:r>
    </w:p>
    <w:p w14:paraId="4C42A6FA" w14:textId="77777777" w:rsidR="00B63078" w:rsidRPr="00EC76D5" w:rsidRDefault="00B63078" w:rsidP="00B63078">
      <w:pPr>
        <w:pStyle w:val="Code"/>
      </w:pPr>
      <w:r w:rsidRPr="00EC76D5">
        <w:t xml:space="preserve">    return m_childList;</w:t>
      </w:r>
    </w:p>
    <w:p w14:paraId="340CA75A" w14:textId="77777777" w:rsidR="00B63078" w:rsidRPr="00EC76D5" w:rsidRDefault="00B63078" w:rsidP="00B63078">
      <w:pPr>
        <w:pStyle w:val="Code"/>
      </w:pPr>
      <w:r w:rsidRPr="00EC76D5">
        <w:t xml:space="preserve">  }</w:t>
      </w:r>
    </w:p>
    <w:p w14:paraId="6E112520" w14:textId="647CFC10" w:rsidR="00B63078" w:rsidRPr="00EC76D5" w:rsidRDefault="00B63078" w:rsidP="00B63078">
      <w:pPr>
        <w:pStyle w:val="Code"/>
      </w:pPr>
      <w:r w:rsidRPr="00EC76D5">
        <w:t>}</w:t>
      </w:r>
    </w:p>
    <w:p w14:paraId="6B10F678" w14:textId="086D4026" w:rsidR="006E7AB8" w:rsidRPr="00EC76D5" w:rsidRDefault="006E7AB8" w:rsidP="006E7AB8">
      <w:pPr>
        <w:pStyle w:val="Rubrik1"/>
      </w:pPr>
      <w:bookmarkStart w:id="5620" w:name="_Toc481936411"/>
      <w:r w:rsidRPr="00EC76D5">
        <w:lastRenderedPageBreak/>
        <w:t>Syntax Tree Optimization</w:t>
      </w:r>
      <w:bookmarkEnd w:id="5620"/>
    </w:p>
    <w:p w14:paraId="1DECCA2F" w14:textId="14E8FDEA" w:rsidR="00BD1CA2" w:rsidRPr="00EC76D5" w:rsidRDefault="008C0E8C" w:rsidP="008C0E8C">
      <w:pPr>
        <w:pStyle w:val="CodeListing"/>
      </w:pPr>
      <w:r w:rsidRPr="00EC76D5">
        <w:t>SyntaxTreeOptimizer.java</w:t>
      </w:r>
    </w:p>
    <w:p w14:paraId="5280BA8E" w14:textId="77777777" w:rsidR="008C0E8C" w:rsidRPr="00EC76D5" w:rsidRDefault="008C0E8C" w:rsidP="008C0E8C">
      <w:pPr>
        <w:pStyle w:val="Code"/>
      </w:pPr>
      <w:r w:rsidRPr="00EC76D5">
        <w:t>package c_compiler;</w:t>
      </w:r>
    </w:p>
    <w:p w14:paraId="2F81BEF7" w14:textId="77777777" w:rsidR="008C0E8C" w:rsidRPr="00EC76D5" w:rsidRDefault="008C0E8C" w:rsidP="008C0E8C">
      <w:pPr>
        <w:pStyle w:val="Code"/>
      </w:pPr>
      <w:r w:rsidRPr="00EC76D5">
        <w:t>import java.math.*;</w:t>
      </w:r>
    </w:p>
    <w:p w14:paraId="1F87DA5B" w14:textId="77777777" w:rsidR="008C0E8C" w:rsidRPr="00EC76D5" w:rsidRDefault="008C0E8C" w:rsidP="008C0E8C">
      <w:pPr>
        <w:pStyle w:val="Code"/>
      </w:pPr>
      <w:r w:rsidRPr="00EC76D5">
        <w:t>import java.util.*;</w:t>
      </w:r>
    </w:p>
    <w:p w14:paraId="39D0999E" w14:textId="77777777" w:rsidR="008C0E8C" w:rsidRPr="00EC76D5" w:rsidRDefault="008C0E8C" w:rsidP="008C0E8C">
      <w:pPr>
        <w:pStyle w:val="Code"/>
      </w:pPr>
    </w:p>
    <w:p w14:paraId="12A223F5" w14:textId="77777777" w:rsidR="008C0E8C" w:rsidRPr="00EC76D5" w:rsidRDefault="008C0E8C" w:rsidP="008C0E8C">
      <w:pPr>
        <w:pStyle w:val="Code"/>
      </w:pPr>
      <w:r w:rsidRPr="00EC76D5">
        <w:t>public class SyntaxTreeOptimizer {</w:t>
      </w:r>
    </w:p>
    <w:p w14:paraId="714A3482" w14:textId="77777777" w:rsidR="008C0E8C" w:rsidRPr="00EC76D5" w:rsidRDefault="008C0E8C" w:rsidP="008C0E8C">
      <w:pPr>
        <w:pStyle w:val="Code"/>
      </w:pPr>
      <w:r w:rsidRPr="00EC76D5">
        <w:t xml:space="preserve">  public static SyntaxTree optimizeStatement(SyntaxTree stat) {</w:t>
      </w:r>
    </w:p>
    <w:p w14:paraId="46CD5C82" w14:textId="77777777" w:rsidR="008C0E8C" w:rsidRPr="00EC76D5" w:rsidRDefault="008C0E8C" w:rsidP="008C0E8C">
      <w:pPr>
        <w:pStyle w:val="Code"/>
      </w:pPr>
      <w:r w:rsidRPr="00EC76D5">
        <w:t xml:space="preserve">    if (stat == null) {</w:t>
      </w:r>
    </w:p>
    <w:p w14:paraId="4F62B5AD" w14:textId="77777777" w:rsidR="008C0E8C" w:rsidRPr="00EC76D5" w:rsidRDefault="008C0E8C" w:rsidP="008C0E8C">
      <w:pPr>
        <w:pStyle w:val="Code"/>
      </w:pPr>
      <w:r w:rsidRPr="00EC76D5">
        <w:t xml:space="preserve">      return null;</w:t>
      </w:r>
    </w:p>
    <w:p w14:paraId="18E08E82" w14:textId="77777777" w:rsidR="008C0E8C" w:rsidRPr="00EC76D5" w:rsidRDefault="008C0E8C" w:rsidP="008C0E8C">
      <w:pPr>
        <w:pStyle w:val="Code"/>
      </w:pPr>
      <w:r w:rsidRPr="00EC76D5">
        <w:t xml:space="preserve">    }</w:t>
      </w:r>
    </w:p>
    <w:p w14:paraId="79C7D0D6" w14:textId="77777777" w:rsidR="008C0E8C" w:rsidRPr="00EC76D5" w:rsidRDefault="008C0E8C" w:rsidP="008C0E8C">
      <w:pPr>
        <w:pStyle w:val="Code"/>
      </w:pPr>
    </w:p>
    <w:p w14:paraId="01A3AA1E" w14:textId="77777777" w:rsidR="008C0E8C" w:rsidRPr="00EC76D5" w:rsidRDefault="008C0E8C" w:rsidP="008C0E8C">
      <w:pPr>
        <w:pStyle w:val="Code"/>
      </w:pPr>
      <w:r w:rsidRPr="00EC76D5">
        <w:t xml:space="preserve">    switch (stat.getOperator()) {</w:t>
      </w:r>
    </w:p>
    <w:p w14:paraId="7EC1E47C" w14:textId="77777777" w:rsidR="008C0E8C" w:rsidRPr="00EC76D5" w:rsidRDefault="008C0E8C" w:rsidP="008C0E8C">
      <w:pPr>
        <w:pStyle w:val="Code"/>
      </w:pPr>
      <w:r w:rsidRPr="00EC76D5">
        <w:t xml:space="preserve">      case If:</w:t>
      </w:r>
    </w:p>
    <w:p w14:paraId="6F6773F6" w14:textId="77777777" w:rsidR="008C0E8C" w:rsidRPr="00EC76D5" w:rsidRDefault="008C0E8C" w:rsidP="008C0E8C">
      <w:pPr>
        <w:pStyle w:val="Code"/>
      </w:pPr>
      <w:r w:rsidRPr="00EC76D5">
        <w:t xml:space="preserve">        return optimizeIfStatement(stat);</w:t>
      </w:r>
    </w:p>
    <w:p w14:paraId="6ED8A6F7" w14:textId="77777777" w:rsidR="008C0E8C" w:rsidRPr="00EC76D5" w:rsidRDefault="008C0E8C" w:rsidP="008C0E8C">
      <w:pPr>
        <w:pStyle w:val="Code"/>
      </w:pPr>
    </w:p>
    <w:p w14:paraId="088A42A7" w14:textId="77777777" w:rsidR="008C0E8C" w:rsidRPr="00EC76D5" w:rsidRDefault="008C0E8C" w:rsidP="008C0E8C">
      <w:pPr>
        <w:pStyle w:val="Code"/>
      </w:pPr>
      <w:r w:rsidRPr="00EC76D5">
        <w:t xml:space="preserve">      case IfElse:</w:t>
      </w:r>
    </w:p>
    <w:p w14:paraId="3B2BA9F4" w14:textId="77777777" w:rsidR="008C0E8C" w:rsidRPr="00EC76D5" w:rsidRDefault="008C0E8C" w:rsidP="008C0E8C">
      <w:pPr>
        <w:pStyle w:val="Code"/>
      </w:pPr>
      <w:r w:rsidRPr="00EC76D5">
        <w:t xml:space="preserve">        return optimizeIfElseStatement(stat);</w:t>
      </w:r>
    </w:p>
    <w:p w14:paraId="1523D2B4" w14:textId="77777777" w:rsidR="008C0E8C" w:rsidRPr="00EC76D5" w:rsidRDefault="008C0E8C" w:rsidP="008C0E8C">
      <w:pPr>
        <w:pStyle w:val="Code"/>
      </w:pPr>
    </w:p>
    <w:p w14:paraId="1A570DCC" w14:textId="77777777" w:rsidR="008C0E8C" w:rsidRPr="00EC76D5" w:rsidRDefault="008C0E8C" w:rsidP="008C0E8C">
      <w:pPr>
        <w:pStyle w:val="Code"/>
      </w:pPr>
      <w:r w:rsidRPr="00EC76D5">
        <w:t xml:space="preserve">      case Switch:</w:t>
      </w:r>
    </w:p>
    <w:p w14:paraId="18B90CC0" w14:textId="77777777" w:rsidR="008C0E8C" w:rsidRPr="00EC76D5" w:rsidRDefault="008C0E8C" w:rsidP="008C0E8C">
      <w:pPr>
        <w:pStyle w:val="Code"/>
      </w:pPr>
      <w:r w:rsidRPr="00EC76D5">
        <w:t xml:space="preserve">        return optimizeSwitchStatement(stat);</w:t>
      </w:r>
    </w:p>
    <w:p w14:paraId="0E2AD9BA" w14:textId="77777777" w:rsidR="008C0E8C" w:rsidRPr="00EC76D5" w:rsidRDefault="008C0E8C" w:rsidP="008C0E8C">
      <w:pPr>
        <w:pStyle w:val="Code"/>
      </w:pPr>
      <w:r w:rsidRPr="00EC76D5">
        <w:t xml:space="preserve">        </w:t>
      </w:r>
    </w:p>
    <w:p w14:paraId="1CEF5BFC" w14:textId="77777777" w:rsidR="008C0E8C" w:rsidRPr="00EC76D5" w:rsidRDefault="008C0E8C" w:rsidP="008C0E8C">
      <w:pPr>
        <w:pStyle w:val="Code"/>
      </w:pPr>
      <w:r w:rsidRPr="00EC76D5">
        <w:t xml:space="preserve">      case Case:</w:t>
      </w:r>
    </w:p>
    <w:p w14:paraId="25A89ADB" w14:textId="77777777" w:rsidR="008C0E8C" w:rsidRPr="00EC76D5" w:rsidRDefault="008C0E8C" w:rsidP="008C0E8C">
      <w:pPr>
        <w:pStyle w:val="Code"/>
      </w:pPr>
      <w:r w:rsidRPr="00EC76D5">
        <w:t xml:space="preserve">        return stat;</w:t>
      </w:r>
    </w:p>
    <w:p w14:paraId="504981E6" w14:textId="77777777" w:rsidR="008C0E8C" w:rsidRPr="00EC76D5" w:rsidRDefault="008C0E8C" w:rsidP="008C0E8C">
      <w:pPr>
        <w:pStyle w:val="Code"/>
      </w:pPr>
      <w:r w:rsidRPr="00EC76D5">
        <w:t xml:space="preserve">        </w:t>
      </w:r>
    </w:p>
    <w:p w14:paraId="2F093331" w14:textId="77777777" w:rsidR="008C0E8C" w:rsidRPr="00EC76D5" w:rsidRDefault="008C0E8C" w:rsidP="008C0E8C">
      <w:pPr>
        <w:pStyle w:val="Code"/>
      </w:pPr>
      <w:r w:rsidRPr="00EC76D5">
        <w:t xml:space="preserve">      case Default:</w:t>
      </w:r>
    </w:p>
    <w:p w14:paraId="0EFDA217" w14:textId="77777777" w:rsidR="008C0E8C" w:rsidRPr="00EC76D5" w:rsidRDefault="008C0E8C" w:rsidP="008C0E8C">
      <w:pPr>
        <w:pStyle w:val="Code"/>
      </w:pPr>
      <w:r w:rsidRPr="00EC76D5">
        <w:t xml:space="preserve">        return optimizeDefaultStatement(stat);</w:t>
      </w:r>
    </w:p>
    <w:p w14:paraId="3340042E" w14:textId="77777777" w:rsidR="008C0E8C" w:rsidRPr="00EC76D5" w:rsidRDefault="008C0E8C" w:rsidP="008C0E8C">
      <w:pPr>
        <w:pStyle w:val="Code"/>
      </w:pPr>
      <w:r w:rsidRPr="00EC76D5">
        <w:t xml:space="preserve">        </w:t>
      </w:r>
    </w:p>
    <w:p w14:paraId="39ED188D" w14:textId="77777777" w:rsidR="008C0E8C" w:rsidRPr="00EC76D5" w:rsidRDefault="008C0E8C" w:rsidP="008C0E8C">
      <w:pPr>
        <w:pStyle w:val="Code"/>
      </w:pPr>
      <w:r w:rsidRPr="00EC76D5">
        <w:t xml:space="preserve">      case Break:</w:t>
      </w:r>
    </w:p>
    <w:p w14:paraId="57D3A9C5" w14:textId="77777777" w:rsidR="008C0E8C" w:rsidRPr="00EC76D5" w:rsidRDefault="008C0E8C" w:rsidP="008C0E8C">
      <w:pPr>
        <w:pStyle w:val="Code"/>
      </w:pPr>
      <w:r w:rsidRPr="00EC76D5">
        <w:t xml:space="preserve">      case Continue:</w:t>
      </w:r>
    </w:p>
    <w:p w14:paraId="6E24CE85" w14:textId="77777777" w:rsidR="008C0E8C" w:rsidRPr="00EC76D5" w:rsidRDefault="008C0E8C" w:rsidP="008C0E8C">
      <w:pPr>
        <w:pStyle w:val="Code"/>
      </w:pPr>
      <w:r w:rsidRPr="00EC76D5">
        <w:t xml:space="preserve">      case Goto:</w:t>
      </w:r>
    </w:p>
    <w:p w14:paraId="1513A9FF" w14:textId="77777777" w:rsidR="008C0E8C" w:rsidRPr="00EC76D5" w:rsidRDefault="008C0E8C" w:rsidP="008C0E8C">
      <w:pPr>
        <w:pStyle w:val="Code"/>
      </w:pPr>
      <w:r w:rsidRPr="00EC76D5">
        <w:t xml:space="preserve">      case ClearRegisters:</w:t>
      </w:r>
    </w:p>
    <w:p w14:paraId="2E6D61D9" w14:textId="77777777" w:rsidR="008C0E8C" w:rsidRPr="00EC76D5" w:rsidRDefault="008C0E8C" w:rsidP="008C0E8C">
      <w:pPr>
        <w:pStyle w:val="Code"/>
      </w:pPr>
      <w:r w:rsidRPr="00EC76D5">
        <w:t xml:space="preserve">      case JumpRegister:</w:t>
      </w:r>
    </w:p>
    <w:p w14:paraId="354F7CE0" w14:textId="77777777" w:rsidR="008C0E8C" w:rsidRPr="00EC76D5" w:rsidRDefault="008C0E8C" w:rsidP="008C0E8C">
      <w:pPr>
        <w:pStyle w:val="Code"/>
      </w:pPr>
      <w:r w:rsidRPr="00EC76D5">
        <w:t xml:space="preserve">        return stat;</w:t>
      </w:r>
    </w:p>
    <w:p w14:paraId="45767C4F" w14:textId="77777777" w:rsidR="008C0E8C" w:rsidRPr="00EC76D5" w:rsidRDefault="008C0E8C" w:rsidP="008C0E8C">
      <w:pPr>
        <w:pStyle w:val="Code"/>
      </w:pPr>
    </w:p>
    <w:p w14:paraId="6D8BC1DB" w14:textId="77777777" w:rsidR="008C0E8C" w:rsidRPr="00EC76D5" w:rsidRDefault="008C0E8C" w:rsidP="008C0E8C">
      <w:pPr>
        <w:pStyle w:val="Code"/>
      </w:pPr>
      <w:r w:rsidRPr="00EC76D5">
        <w:t xml:space="preserve">      case While:</w:t>
      </w:r>
    </w:p>
    <w:p w14:paraId="2598E2A0" w14:textId="77777777" w:rsidR="008C0E8C" w:rsidRPr="00EC76D5" w:rsidRDefault="008C0E8C" w:rsidP="008C0E8C">
      <w:pPr>
        <w:pStyle w:val="Code"/>
      </w:pPr>
      <w:r w:rsidRPr="00EC76D5">
        <w:t xml:space="preserve">        return optimizeWhileStatement(stat);</w:t>
      </w:r>
    </w:p>
    <w:p w14:paraId="753AD589" w14:textId="77777777" w:rsidR="008C0E8C" w:rsidRPr="00EC76D5" w:rsidRDefault="008C0E8C" w:rsidP="008C0E8C">
      <w:pPr>
        <w:pStyle w:val="Code"/>
      </w:pPr>
    </w:p>
    <w:p w14:paraId="6D1ED88F" w14:textId="77777777" w:rsidR="008C0E8C" w:rsidRPr="00EC76D5" w:rsidRDefault="008C0E8C" w:rsidP="008C0E8C">
      <w:pPr>
        <w:pStyle w:val="Code"/>
      </w:pPr>
      <w:r w:rsidRPr="00EC76D5">
        <w:t xml:space="preserve">      case Do:</w:t>
      </w:r>
    </w:p>
    <w:p w14:paraId="5366E673" w14:textId="77777777" w:rsidR="008C0E8C" w:rsidRPr="00EC76D5" w:rsidRDefault="008C0E8C" w:rsidP="008C0E8C">
      <w:pPr>
        <w:pStyle w:val="Code"/>
      </w:pPr>
      <w:r w:rsidRPr="00EC76D5">
        <w:t xml:space="preserve">        return optimizeDoStatement(stat);</w:t>
      </w:r>
    </w:p>
    <w:p w14:paraId="2DA3B766" w14:textId="77777777" w:rsidR="008C0E8C" w:rsidRPr="00EC76D5" w:rsidRDefault="008C0E8C" w:rsidP="008C0E8C">
      <w:pPr>
        <w:pStyle w:val="Code"/>
      </w:pPr>
    </w:p>
    <w:p w14:paraId="7CBF93ED" w14:textId="77777777" w:rsidR="008C0E8C" w:rsidRPr="00EC76D5" w:rsidRDefault="008C0E8C" w:rsidP="008C0E8C">
      <w:pPr>
        <w:pStyle w:val="Code"/>
      </w:pPr>
      <w:r w:rsidRPr="00EC76D5">
        <w:t xml:space="preserve">      case For:</w:t>
      </w:r>
    </w:p>
    <w:p w14:paraId="5C9ADD10" w14:textId="77777777" w:rsidR="008C0E8C" w:rsidRPr="00EC76D5" w:rsidRDefault="008C0E8C" w:rsidP="008C0E8C">
      <w:pPr>
        <w:pStyle w:val="Code"/>
      </w:pPr>
      <w:r w:rsidRPr="00EC76D5">
        <w:t xml:space="preserve">        return optimizeForStatement(stat);</w:t>
      </w:r>
    </w:p>
    <w:p w14:paraId="3C1F934B" w14:textId="77777777" w:rsidR="008C0E8C" w:rsidRPr="00EC76D5" w:rsidRDefault="008C0E8C" w:rsidP="008C0E8C">
      <w:pPr>
        <w:pStyle w:val="Code"/>
      </w:pPr>
    </w:p>
    <w:p w14:paraId="22626DFA" w14:textId="77777777" w:rsidR="008C0E8C" w:rsidRPr="00EC76D5" w:rsidRDefault="008C0E8C" w:rsidP="008C0E8C">
      <w:pPr>
        <w:pStyle w:val="Code"/>
      </w:pPr>
      <w:r w:rsidRPr="00EC76D5">
        <w:t xml:space="preserve">      case Return:</w:t>
      </w:r>
    </w:p>
    <w:p w14:paraId="3521DF78" w14:textId="77777777" w:rsidR="008C0E8C" w:rsidRPr="00EC76D5" w:rsidRDefault="008C0E8C" w:rsidP="008C0E8C">
      <w:pPr>
        <w:pStyle w:val="Code"/>
      </w:pPr>
      <w:r w:rsidRPr="00EC76D5">
        <w:t xml:space="preserve">        return optimizeReturnStatement(stat);</w:t>
      </w:r>
    </w:p>
    <w:p w14:paraId="6F86DBA7" w14:textId="77777777" w:rsidR="008C0E8C" w:rsidRPr="00EC76D5" w:rsidRDefault="008C0E8C" w:rsidP="008C0E8C">
      <w:pPr>
        <w:pStyle w:val="Code"/>
      </w:pPr>
    </w:p>
    <w:p w14:paraId="23A58670" w14:textId="77777777" w:rsidR="008C0E8C" w:rsidRPr="00EC76D5" w:rsidRDefault="008C0E8C" w:rsidP="008C0E8C">
      <w:pPr>
        <w:pStyle w:val="Code"/>
      </w:pPr>
      <w:r w:rsidRPr="00EC76D5">
        <w:t xml:space="preserve">      case Exit:</w:t>
      </w:r>
    </w:p>
    <w:p w14:paraId="20233867" w14:textId="77777777" w:rsidR="008C0E8C" w:rsidRPr="00EC76D5" w:rsidRDefault="008C0E8C" w:rsidP="008C0E8C">
      <w:pPr>
        <w:pStyle w:val="Code"/>
      </w:pPr>
      <w:r w:rsidRPr="00EC76D5">
        <w:t xml:space="preserve">        return optimizeExitStatement(stat);</w:t>
      </w:r>
    </w:p>
    <w:p w14:paraId="0237865D" w14:textId="77777777" w:rsidR="008C0E8C" w:rsidRPr="00EC76D5" w:rsidRDefault="008C0E8C" w:rsidP="008C0E8C">
      <w:pPr>
        <w:pStyle w:val="Code"/>
      </w:pPr>
    </w:p>
    <w:p w14:paraId="272A4114" w14:textId="77777777" w:rsidR="008C0E8C" w:rsidRPr="00EC76D5" w:rsidRDefault="008C0E8C" w:rsidP="008C0E8C">
      <w:pPr>
        <w:pStyle w:val="Code"/>
      </w:pPr>
      <w:r w:rsidRPr="00EC76D5">
        <w:t xml:space="preserve">      case Label:</w:t>
      </w:r>
    </w:p>
    <w:p w14:paraId="1B0F64F3" w14:textId="77777777" w:rsidR="008C0E8C" w:rsidRPr="00EC76D5" w:rsidRDefault="008C0E8C" w:rsidP="008C0E8C">
      <w:pPr>
        <w:pStyle w:val="Code"/>
      </w:pPr>
      <w:r w:rsidRPr="00EC76D5">
        <w:t xml:space="preserve">        return optimizeLabelStatement(stat);</w:t>
      </w:r>
    </w:p>
    <w:p w14:paraId="38A0901A" w14:textId="77777777" w:rsidR="008C0E8C" w:rsidRPr="00EC76D5" w:rsidRDefault="008C0E8C" w:rsidP="008C0E8C">
      <w:pPr>
        <w:pStyle w:val="Code"/>
      </w:pPr>
    </w:p>
    <w:p w14:paraId="02C4F66A" w14:textId="77777777" w:rsidR="008C0E8C" w:rsidRPr="00EC76D5" w:rsidRDefault="008C0E8C" w:rsidP="008C0E8C">
      <w:pPr>
        <w:pStyle w:val="Code"/>
      </w:pPr>
      <w:r w:rsidRPr="00EC76D5">
        <w:t xml:space="preserve">      case Expression:</w:t>
      </w:r>
    </w:p>
    <w:p w14:paraId="592DE020" w14:textId="77777777" w:rsidR="008C0E8C" w:rsidRPr="00EC76D5" w:rsidRDefault="008C0E8C" w:rsidP="008C0E8C">
      <w:pPr>
        <w:pStyle w:val="Code"/>
      </w:pPr>
      <w:r w:rsidRPr="00EC76D5">
        <w:lastRenderedPageBreak/>
        <w:t xml:space="preserve">        return optimizeExpressionStatement(stat);</w:t>
      </w:r>
    </w:p>
    <w:p w14:paraId="4FFC1E7E" w14:textId="77777777" w:rsidR="008C0E8C" w:rsidRPr="00EC76D5" w:rsidRDefault="008C0E8C" w:rsidP="008C0E8C">
      <w:pPr>
        <w:pStyle w:val="Code"/>
      </w:pPr>
      <w:r w:rsidRPr="00EC76D5">
        <w:t xml:space="preserve">        </w:t>
      </w:r>
    </w:p>
    <w:p w14:paraId="162AA3B7" w14:textId="77777777" w:rsidR="008C0E8C" w:rsidRPr="00EC76D5" w:rsidRDefault="008C0E8C" w:rsidP="008C0E8C">
      <w:pPr>
        <w:pStyle w:val="Code"/>
      </w:pPr>
      <w:r w:rsidRPr="00EC76D5">
        <w:t xml:space="preserve">      case LoadToRegister:</w:t>
      </w:r>
    </w:p>
    <w:p w14:paraId="7CD75215" w14:textId="77777777" w:rsidR="008C0E8C" w:rsidRPr="00EC76D5" w:rsidRDefault="008C0E8C" w:rsidP="008C0E8C">
      <w:pPr>
        <w:pStyle w:val="Code"/>
      </w:pPr>
      <w:r w:rsidRPr="00EC76D5">
        <w:t xml:space="preserve">        return optimizeLoadToRegisterStatement(stat);</w:t>
      </w:r>
    </w:p>
    <w:p w14:paraId="6B74EF14" w14:textId="77777777" w:rsidR="008C0E8C" w:rsidRPr="00EC76D5" w:rsidRDefault="008C0E8C" w:rsidP="008C0E8C">
      <w:pPr>
        <w:pStyle w:val="Code"/>
      </w:pPr>
    </w:p>
    <w:p w14:paraId="0004D16C" w14:textId="77777777" w:rsidR="008C0E8C" w:rsidRPr="00EC76D5" w:rsidRDefault="008C0E8C" w:rsidP="008C0E8C">
      <w:pPr>
        <w:pStyle w:val="Code"/>
      </w:pPr>
      <w:r w:rsidRPr="00EC76D5">
        <w:t xml:space="preserve">      case SaveFromRegister:</w:t>
      </w:r>
    </w:p>
    <w:p w14:paraId="53E2D926" w14:textId="77777777" w:rsidR="008C0E8C" w:rsidRPr="00EC76D5" w:rsidRDefault="008C0E8C" w:rsidP="008C0E8C">
      <w:pPr>
        <w:pStyle w:val="Code"/>
      </w:pPr>
      <w:r w:rsidRPr="00EC76D5">
        <w:t xml:space="preserve">        return optimizeSaveFromRegisterStatement(stat);</w:t>
      </w:r>
    </w:p>
    <w:p w14:paraId="40B17A7F" w14:textId="77777777" w:rsidR="008C0E8C" w:rsidRPr="00EC76D5" w:rsidRDefault="008C0E8C" w:rsidP="008C0E8C">
      <w:pPr>
        <w:pStyle w:val="Code"/>
      </w:pPr>
    </w:p>
    <w:p w14:paraId="73B52CDB" w14:textId="77777777" w:rsidR="008C0E8C" w:rsidRPr="00EC76D5" w:rsidRDefault="008C0E8C" w:rsidP="008C0E8C">
      <w:pPr>
        <w:pStyle w:val="Code"/>
      </w:pPr>
      <w:r w:rsidRPr="00EC76D5">
        <w:t xml:space="preserve">      case SaveFromFlagByte:</w:t>
      </w:r>
    </w:p>
    <w:p w14:paraId="0886BBC8" w14:textId="77777777" w:rsidR="008C0E8C" w:rsidRPr="00EC76D5" w:rsidRDefault="008C0E8C" w:rsidP="008C0E8C">
      <w:pPr>
        <w:pStyle w:val="Code"/>
      </w:pPr>
      <w:r w:rsidRPr="00EC76D5">
        <w:t xml:space="preserve">        return optimizeSaveFlagByteRegisterStatement(stat);</w:t>
      </w:r>
    </w:p>
    <w:p w14:paraId="33DEA2A0" w14:textId="77777777" w:rsidR="008C0E8C" w:rsidRPr="00EC76D5" w:rsidRDefault="008C0E8C" w:rsidP="008C0E8C">
      <w:pPr>
        <w:pStyle w:val="Code"/>
      </w:pPr>
    </w:p>
    <w:p w14:paraId="7F11AC16" w14:textId="77777777" w:rsidR="008C0E8C" w:rsidRPr="00EC76D5" w:rsidRDefault="008C0E8C" w:rsidP="008C0E8C">
      <w:pPr>
        <w:pStyle w:val="Code"/>
      </w:pPr>
      <w:r w:rsidRPr="00EC76D5">
        <w:t xml:space="preserve">      case Interrupt:</w:t>
      </w:r>
    </w:p>
    <w:p w14:paraId="6403D1A2" w14:textId="77777777" w:rsidR="008C0E8C" w:rsidRPr="00EC76D5" w:rsidRDefault="008C0E8C" w:rsidP="008C0E8C">
      <w:pPr>
        <w:pStyle w:val="Code"/>
      </w:pPr>
      <w:r w:rsidRPr="00EC76D5">
        <w:t xml:space="preserve">        return stat;</w:t>
      </w:r>
    </w:p>
    <w:p w14:paraId="018E279F" w14:textId="77777777" w:rsidR="008C0E8C" w:rsidRPr="00EC76D5" w:rsidRDefault="008C0E8C" w:rsidP="008C0E8C">
      <w:pPr>
        <w:pStyle w:val="Code"/>
      </w:pPr>
    </w:p>
    <w:p w14:paraId="4592A43A" w14:textId="77777777" w:rsidR="008C0E8C" w:rsidRPr="00EC76D5" w:rsidRDefault="008C0E8C" w:rsidP="008C0E8C">
      <w:pPr>
        <w:pStyle w:val="Code"/>
      </w:pPr>
      <w:r w:rsidRPr="00EC76D5">
        <w:t xml:space="preserve">      case Declaration:</w:t>
      </w:r>
    </w:p>
    <w:p w14:paraId="25B31805" w14:textId="77777777" w:rsidR="008C0E8C" w:rsidRPr="00EC76D5" w:rsidRDefault="008C0E8C" w:rsidP="008C0E8C">
      <w:pPr>
        <w:pStyle w:val="Code"/>
      </w:pPr>
      <w:r w:rsidRPr="00EC76D5">
        <w:t xml:space="preserve">        return stat;</w:t>
      </w:r>
    </w:p>
    <w:p w14:paraId="62AD39AD" w14:textId="77777777" w:rsidR="008C0E8C" w:rsidRPr="00EC76D5" w:rsidRDefault="008C0E8C" w:rsidP="008C0E8C">
      <w:pPr>
        <w:pStyle w:val="Code"/>
      </w:pPr>
      <w:r w:rsidRPr="00EC76D5">
        <w:t xml:space="preserve">        </w:t>
      </w:r>
    </w:p>
    <w:p w14:paraId="2A8A9517" w14:textId="77777777" w:rsidR="008C0E8C" w:rsidRPr="00EC76D5" w:rsidRDefault="008C0E8C" w:rsidP="008C0E8C">
      <w:pPr>
        <w:pStyle w:val="Code"/>
      </w:pPr>
      <w:r w:rsidRPr="00EC76D5">
        <w:t xml:space="preserve">      case Block:</w:t>
      </w:r>
    </w:p>
    <w:p w14:paraId="218654C5" w14:textId="77777777" w:rsidR="008C0E8C" w:rsidRPr="00EC76D5" w:rsidRDefault="008C0E8C" w:rsidP="008C0E8C">
      <w:pPr>
        <w:pStyle w:val="Code"/>
      </w:pPr>
      <w:r w:rsidRPr="00EC76D5">
        <w:t xml:space="preserve">        return optimizeBlockStatement(stat);</w:t>
      </w:r>
    </w:p>
    <w:p w14:paraId="396ED2FF" w14:textId="77777777" w:rsidR="008C0E8C" w:rsidRPr="00EC76D5" w:rsidRDefault="008C0E8C" w:rsidP="008C0E8C">
      <w:pPr>
        <w:pStyle w:val="Code"/>
      </w:pPr>
    </w:p>
    <w:p w14:paraId="6BA15AC6" w14:textId="77777777" w:rsidR="008C0E8C" w:rsidRPr="00EC76D5" w:rsidRDefault="008C0E8C" w:rsidP="008C0E8C">
      <w:pPr>
        <w:pStyle w:val="Code"/>
      </w:pPr>
      <w:r w:rsidRPr="00EC76D5">
        <w:t xml:space="preserve">      default:</w:t>
      </w:r>
    </w:p>
    <w:p w14:paraId="28244B7A" w14:textId="77777777" w:rsidR="008C0E8C" w:rsidRPr="00EC76D5" w:rsidRDefault="008C0E8C" w:rsidP="008C0E8C">
      <w:pPr>
        <w:pStyle w:val="Code"/>
      </w:pPr>
      <w:r w:rsidRPr="00EC76D5">
        <w:t xml:space="preserve">        Assert.error("optimize stat " + stat.getOperator().name());</w:t>
      </w:r>
    </w:p>
    <w:p w14:paraId="13705061" w14:textId="77777777" w:rsidR="008C0E8C" w:rsidRPr="00EC76D5" w:rsidRDefault="008C0E8C" w:rsidP="008C0E8C">
      <w:pPr>
        <w:pStyle w:val="Code"/>
      </w:pPr>
      <w:r w:rsidRPr="00EC76D5">
        <w:t xml:space="preserve">        return null;</w:t>
      </w:r>
    </w:p>
    <w:p w14:paraId="56C85089" w14:textId="77777777" w:rsidR="008C0E8C" w:rsidRPr="00EC76D5" w:rsidRDefault="008C0E8C" w:rsidP="008C0E8C">
      <w:pPr>
        <w:pStyle w:val="Code"/>
      </w:pPr>
      <w:r w:rsidRPr="00EC76D5">
        <w:t xml:space="preserve">    }</w:t>
      </w:r>
    </w:p>
    <w:p w14:paraId="5DC6738E" w14:textId="77777777" w:rsidR="008C0E8C" w:rsidRPr="00EC76D5" w:rsidRDefault="008C0E8C" w:rsidP="008C0E8C">
      <w:pPr>
        <w:pStyle w:val="Code"/>
      </w:pPr>
      <w:r w:rsidRPr="00EC76D5">
        <w:t xml:space="preserve">  }</w:t>
      </w:r>
    </w:p>
    <w:p w14:paraId="214BFBFC" w14:textId="77777777" w:rsidR="008C0E8C" w:rsidRPr="00EC76D5" w:rsidRDefault="008C0E8C" w:rsidP="008C0E8C">
      <w:pPr>
        <w:pStyle w:val="Code"/>
      </w:pPr>
    </w:p>
    <w:p w14:paraId="7B0EAD83" w14:textId="77777777" w:rsidR="008C0E8C" w:rsidRPr="00EC76D5" w:rsidRDefault="008C0E8C" w:rsidP="008C0E8C">
      <w:pPr>
        <w:pStyle w:val="Code"/>
      </w:pPr>
      <w:r w:rsidRPr="00EC76D5">
        <w:t xml:space="preserve">  public static SyntaxTree optimizeIfStatement(SyntaxTree ifStat) {</w:t>
      </w:r>
    </w:p>
    <w:p w14:paraId="7D2378EA" w14:textId="61CD7806" w:rsidR="008C0E8C" w:rsidRPr="00EC76D5" w:rsidRDefault="008C0E8C" w:rsidP="008C0E8C">
      <w:pPr>
        <w:pStyle w:val="Code"/>
      </w:pPr>
      <w:r w:rsidRPr="00EC76D5">
        <w:t xml:space="preserve">    SyntaxTree </w:t>
      </w:r>
      <w:r w:rsidR="0038687E">
        <w:t>expression</w:t>
      </w:r>
      <w:r w:rsidRPr="00EC76D5">
        <w:t xml:space="preserve"> = ifStat.getChild(0), subStat = ifStat.getChild(1);</w:t>
      </w:r>
    </w:p>
    <w:p w14:paraId="54E2B2CD" w14:textId="0065C7BD" w:rsidR="008C0E8C" w:rsidRPr="00EC76D5" w:rsidRDefault="008C0E8C" w:rsidP="008C0E8C">
      <w:pPr>
        <w:pStyle w:val="Code"/>
      </w:pPr>
      <w:r w:rsidRPr="00EC76D5">
        <w:t xml:space="preserve">    ifStat.setChild(0, optimizeExpression(</w:t>
      </w:r>
      <w:r w:rsidR="0038687E">
        <w:t>expression</w:t>
      </w:r>
      <w:r w:rsidRPr="00EC76D5">
        <w:t xml:space="preserve">)); </w:t>
      </w:r>
    </w:p>
    <w:p w14:paraId="17F23DD0" w14:textId="77777777" w:rsidR="008C0E8C" w:rsidRPr="00EC76D5" w:rsidRDefault="008C0E8C" w:rsidP="008C0E8C">
      <w:pPr>
        <w:pStyle w:val="Code"/>
      </w:pPr>
      <w:r w:rsidRPr="00EC76D5">
        <w:t xml:space="preserve">    ifStat.setChild(1, optimizeStatement(subStat));</w:t>
      </w:r>
    </w:p>
    <w:p w14:paraId="433A1826" w14:textId="77777777" w:rsidR="008C0E8C" w:rsidRPr="00EC76D5" w:rsidRDefault="008C0E8C" w:rsidP="008C0E8C">
      <w:pPr>
        <w:pStyle w:val="Code"/>
      </w:pPr>
      <w:r w:rsidRPr="00EC76D5">
        <w:t xml:space="preserve">    return ifStat;</w:t>
      </w:r>
    </w:p>
    <w:p w14:paraId="26BD3D80" w14:textId="77777777" w:rsidR="008C0E8C" w:rsidRPr="00EC76D5" w:rsidRDefault="008C0E8C" w:rsidP="008C0E8C">
      <w:pPr>
        <w:pStyle w:val="Code"/>
      </w:pPr>
      <w:r w:rsidRPr="00EC76D5">
        <w:t xml:space="preserve">  }</w:t>
      </w:r>
    </w:p>
    <w:p w14:paraId="44ED2D38" w14:textId="77777777" w:rsidR="008C0E8C" w:rsidRPr="00EC76D5" w:rsidRDefault="008C0E8C" w:rsidP="008C0E8C">
      <w:pPr>
        <w:pStyle w:val="Code"/>
      </w:pPr>
    </w:p>
    <w:p w14:paraId="59EC8F64" w14:textId="77777777" w:rsidR="008C0E8C" w:rsidRPr="00EC76D5" w:rsidRDefault="008C0E8C" w:rsidP="008C0E8C">
      <w:pPr>
        <w:pStyle w:val="Code"/>
      </w:pPr>
      <w:r w:rsidRPr="00EC76D5">
        <w:t xml:space="preserve">  public static SyntaxTree optimizeIfElseStatement(SyntaxTree stat) {</w:t>
      </w:r>
    </w:p>
    <w:p w14:paraId="6345C532" w14:textId="7C69A09E" w:rsidR="008C0E8C" w:rsidRPr="00EC76D5" w:rsidRDefault="008C0E8C" w:rsidP="008C0E8C">
      <w:pPr>
        <w:pStyle w:val="Code"/>
      </w:pPr>
      <w:r w:rsidRPr="00EC76D5">
        <w:t xml:space="preserve">    SyntaxTree </w:t>
      </w:r>
      <w:r w:rsidR="0038687E">
        <w:t>expression</w:t>
      </w:r>
      <w:r w:rsidRPr="00EC76D5">
        <w:t xml:space="preserve"> = stat.getChild(0),</w:t>
      </w:r>
    </w:p>
    <w:p w14:paraId="06AAEF27" w14:textId="77777777" w:rsidR="008C0E8C" w:rsidRPr="00EC76D5" w:rsidRDefault="008C0E8C" w:rsidP="008C0E8C">
      <w:pPr>
        <w:pStyle w:val="Code"/>
      </w:pPr>
      <w:r w:rsidRPr="00EC76D5">
        <w:t xml:space="preserve">               trueStat = stat.getChild(1),</w:t>
      </w:r>
    </w:p>
    <w:p w14:paraId="66A5526E" w14:textId="77777777" w:rsidR="008C0E8C" w:rsidRPr="00EC76D5" w:rsidRDefault="008C0E8C" w:rsidP="008C0E8C">
      <w:pPr>
        <w:pStyle w:val="Code"/>
      </w:pPr>
      <w:r w:rsidRPr="00EC76D5">
        <w:t xml:space="preserve">               falseStat = stat.getChild(2);</w:t>
      </w:r>
    </w:p>
    <w:p w14:paraId="6F5826B1" w14:textId="77777777" w:rsidR="008C0E8C" w:rsidRPr="00EC76D5" w:rsidRDefault="008C0E8C" w:rsidP="008C0E8C">
      <w:pPr>
        <w:pStyle w:val="Code"/>
      </w:pPr>
      <w:r w:rsidRPr="00EC76D5">
        <w:t xml:space="preserve">    </w:t>
      </w:r>
    </w:p>
    <w:p w14:paraId="23D14140" w14:textId="737B3B62" w:rsidR="008C0E8C" w:rsidRPr="00EC76D5" w:rsidRDefault="008C0E8C" w:rsidP="008C0E8C">
      <w:pPr>
        <w:pStyle w:val="Code"/>
      </w:pPr>
      <w:r w:rsidRPr="00EC76D5">
        <w:t xml:space="preserve">    stat.setChild(0, optimizeExpression(</w:t>
      </w:r>
      <w:r w:rsidR="0038687E">
        <w:t>expression</w:t>
      </w:r>
      <w:r w:rsidRPr="00EC76D5">
        <w:t>));</w:t>
      </w:r>
    </w:p>
    <w:p w14:paraId="2DC0EBEC" w14:textId="77777777" w:rsidR="008C0E8C" w:rsidRPr="00EC76D5" w:rsidRDefault="008C0E8C" w:rsidP="008C0E8C">
      <w:pPr>
        <w:pStyle w:val="Code"/>
      </w:pPr>
      <w:r w:rsidRPr="00EC76D5">
        <w:t xml:space="preserve">    stat.setChild(1, optimizeStatement(trueStat));</w:t>
      </w:r>
    </w:p>
    <w:p w14:paraId="5D279500" w14:textId="77777777" w:rsidR="008C0E8C" w:rsidRPr="00EC76D5" w:rsidRDefault="008C0E8C" w:rsidP="008C0E8C">
      <w:pPr>
        <w:pStyle w:val="Code"/>
      </w:pPr>
      <w:r w:rsidRPr="00EC76D5">
        <w:t xml:space="preserve">    stat.setChild(2, optimizeStatement(falseStat));</w:t>
      </w:r>
    </w:p>
    <w:p w14:paraId="528BF9CA" w14:textId="77777777" w:rsidR="008C0E8C" w:rsidRPr="00EC76D5" w:rsidRDefault="008C0E8C" w:rsidP="008C0E8C">
      <w:pPr>
        <w:pStyle w:val="Code"/>
      </w:pPr>
      <w:r w:rsidRPr="00EC76D5">
        <w:t xml:space="preserve">    return stat;</w:t>
      </w:r>
    </w:p>
    <w:p w14:paraId="5EFA9D96" w14:textId="77777777" w:rsidR="008C0E8C" w:rsidRPr="00EC76D5" w:rsidRDefault="008C0E8C" w:rsidP="008C0E8C">
      <w:pPr>
        <w:pStyle w:val="Code"/>
      </w:pPr>
      <w:r w:rsidRPr="00EC76D5">
        <w:t xml:space="preserve">  }</w:t>
      </w:r>
    </w:p>
    <w:p w14:paraId="4F7C7036" w14:textId="77777777" w:rsidR="008C0E8C" w:rsidRPr="00EC76D5" w:rsidRDefault="008C0E8C" w:rsidP="008C0E8C">
      <w:pPr>
        <w:pStyle w:val="Code"/>
      </w:pPr>
    </w:p>
    <w:p w14:paraId="73E9B6F5" w14:textId="77777777" w:rsidR="008C0E8C" w:rsidRPr="00EC76D5" w:rsidRDefault="008C0E8C" w:rsidP="008C0E8C">
      <w:pPr>
        <w:pStyle w:val="Code"/>
      </w:pPr>
      <w:r w:rsidRPr="00EC76D5">
        <w:t xml:space="preserve">  public static SyntaxTree optimizeSwitchStatement(SyntaxTree switchStat) {</w:t>
      </w:r>
    </w:p>
    <w:p w14:paraId="681CD20F" w14:textId="378544A0" w:rsidR="008C0E8C" w:rsidRPr="00EC76D5" w:rsidRDefault="008C0E8C" w:rsidP="008C0E8C">
      <w:pPr>
        <w:pStyle w:val="Code"/>
      </w:pPr>
      <w:r w:rsidRPr="00EC76D5">
        <w:t xml:space="preserve">    SyntaxTree </w:t>
      </w:r>
      <w:r w:rsidR="0038687E">
        <w:t>expression</w:t>
      </w:r>
      <w:r w:rsidRPr="00EC76D5">
        <w:t xml:space="preserve"> = switchStat.getChild(0), subStat = switchStat.getChild(1);</w:t>
      </w:r>
    </w:p>
    <w:p w14:paraId="34B3696F" w14:textId="2259A755" w:rsidR="008C0E8C" w:rsidRPr="00EC76D5" w:rsidRDefault="008C0E8C" w:rsidP="008C0E8C">
      <w:pPr>
        <w:pStyle w:val="Code"/>
      </w:pPr>
      <w:r w:rsidRPr="00EC76D5">
        <w:t xml:space="preserve">    switchStat.setChild(0, optimizeExpression(</w:t>
      </w:r>
      <w:r w:rsidR="0038687E">
        <w:t>expression</w:t>
      </w:r>
      <w:r w:rsidRPr="00EC76D5">
        <w:t>));</w:t>
      </w:r>
    </w:p>
    <w:p w14:paraId="61E094F3" w14:textId="77777777" w:rsidR="008C0E8C" w:rsidRPr="00EC76D5" w:rsidRDefault="008C0E8C" w:rsidP="008C0E8C">
      <w:pPr>
        <w:pStyle w:val="Code"/>
      </w:pPr>
      <w:r w:rsidRPr="00EC76D5">
        <w:t xml:space="preserve">    switchStat.setChild(1, optimizeStatement(subStat));</w:t>
      </w:r>
    </w:p>
    <w:p w14:paraId="7FBF0F02" w14:textId="77777777" w:rsidR="008C0E8C" w:rsidRPr="00EC76D5" w:rsidRDefault="008C0E8C" w:rsidP="008C0E8C">
      <w:pPr>
        <w:pStyle w:val="Code"/>
      </w:pPr>
      <w:r w:rsidRPr="00EC76D5">
        <w:t xml:space="preserve">    return switchStat;</w:t>
      </w:r>
    </w:p>
    <w:p w14:paraId="5FAFACAC" w14:textId="77777777" w:rsidR="008C0E8C" w:rsidRPr="00EC76D5" w:rsidRDefault="008C0E8C" w:rsidP="008C0E8C">
      <w:pPr>
        <w:pStyle w:val="Code"/>
      </w:pPr>
      <w:r w:rsidRPr="00EC76D5">
        <w:t xml:space="preserve">  }</w:t>
      </w:r>
    </w:p>
    <w:p w14:paraId="71802084" w14:textId="77777777" w:rsidR="008C0E8C" w:rsidRPr="00EC76D5" w:rsidRDefault="008C0E8C" w:rsidP="008C0E8C">
      <w:pPr>
        <w:pStyle w:val="Code"/>
      </w:pPr>
    </w:p>
    <w:p w14:paraId="5B6C6695" w14:textId="77777777" w:rsidR="008C0E8C" w:rsidRPr="00EC76D5" w:rsidRDefault="008C0E8C" w:rsidP="008C0E8C">
      <w:pPr>
        <w:pStyle w:val="Code"/>
      </w:pPr>
      <w:r w:rsidRPr="00EC76D5">
        <w:t xml:space="preserve">  public static SyntaxTree optimizeDefaultStatement(SyntaxTree defaultStat) {</w:t>
      </w:r>
    </w:p>
    <w:p w14:paraId="68A83B11" w14:textId="77777777" w:rsidR="008C0E8C" w:rsidRPr="00EC76D5" w:rsidRDefault="008C0E8C" w:rsidP="008C0E8C">
      <w:pPr>
        <w:pStyle w:val="Code"/>
      </w:pPr>
      <w:r w:rsidRPr="00EC76D5">
        <w:t xml:space="preserve">    SyntaxTree subStat = defaultStat.getChild(0);</w:t>
      </w:r>
    </w:p>
    <w:p w14:paraId="18EEEC52" w14:textId="77777777" w:rsidR="008C0E8C" w:rsidRPr="00EC76D5" w:rsidRDefault="008C0E8C" w:rsidP="008C0E8C">
      <w:pPr>
        <w:pStyle w:val="Code"/>
      </w:pPr>
      <w:r w:rsidRPr="00EC76D5">
        <w:t xml:space="preserve">    defaultStat.setChild(0, optimizeStatement(subStat));</w:t>
      </w:r>
    </w:p>
    <w:p w14:paraId="20ECC3E8" w14:textId="77777777" w:rsidR="008C0E8C" w:rsidRPr="00EC76D5" w:rsidRDefault="008C0E8C" w:rsidP="008C0E8C">
      <w:pPr>
        <w:pStyle w:val="Code"/>
      </w:pPr>
      <w:r w:rsidRPr="00EC76D5">
        <w:t xml:space="preserve">    return defaultStat;</w:t>
      </w:r>
    </w:p>
    <w:p w14:paraId="36246503" w14:textId="77777777" w:rsidR="008C0E8C" w:rsidRPr="00EC76D5" w:rsidRDefault="008C0E8C" w:rsidP="008C0E8C">
      <w:pPr>
        <w:pStyle w:val="Code"/>
      </w:pPr>
      <w:r w:rsidRPr="00EC76D5">
        <w:t xml:space="preserve">  }</w:t>
      </w:r>
    </w:p>
    <w:p w14:paraId="2D43F3BD" w14:textId="77777777" w:rsidR="008C0E8C" w:rsidRPr="00EC76D5" w:rsidRDefault="008C0E8C" w:rsidP="008C0E8C">
      <w:pPr>
        <w:pStyle w:val="Code"/>
      </w:pPr>
      <w:r w:rsidRPr="00EC76D5">
        <w:lastRenderedPageBreak/>
        <w:t xml:space="preserve">  </w:t>
      </w:r>
    </w:p>
    <w:p w14:paraId="22EA76B9" w14:textId="77777777" w:rsidR="008C0E8C" w:rsidRPr="00EC76D5" w:rsidRDefault="008C0E8C" w:rsidP="008C0E8C">
      <w:pPr>
        <w:pStyle w:val="Code"/>
      </w:pPr>
      <w:r w:rsidRPr="00EC76D5">
        <w:t xml:space="preserve">  public static SyntaxTree optimizeWhileStatement(SyntaxTree whileStat) {</w:t>
      </w:r>
    </w:p>
    <w:p w14:paraId="17D9619D" w14:textId="7D818E63" w:rsidR="008C0E8C" w:rsidRPr="00EC76D5" w:rsidRDefault="008C0E8C" w:rsidP="008C0E8C">
      <w:pPr>
        <w:pStyle w:val="Code"/>
      </w:pPr>
      <w:r w:rsidRPr="00EC76D5">
        <w:t xml:space="preserve">    SyntaxTree </w:t>
      </w:r>
      <w:r w:rsidR="0038687E">
        <w:t>expression</w:t>
      </w:r>
      <w:r w:rsidRPr="00EC76D5">
        <w:t xml:space="preserve"> = whileStat.getChild(0), subStat = whileStat.getChild(1);</w:t>
      </w:r>
    </w:p>
    <w:p w14:paraId="098285AD" w14:textId="3A068DFC" w:rsidR="008C0E8C" w:rsidRPr="00EC76D5" w:rsidRDefault="008C0E8C" w:rsidP="008C0E8C">
      <w:pPr>
        <w:pStyle w:val="Code"/>
      </w:pPr>
      <w:r w:rsidRPr="00EC76D5">
        <w:t xml:space="preserve">    whileStat.setChild(0, optimizeExpression(</w:t>
      </w:r>
      <w:r w:rsidR="0038687E">
        <w:t>expression</w:t>
      </w:r>
      <w:r w:rsidRPr="00EC76D5">
        <w:t>));</w:t>
      </w:r>
    </w:p>
    <w:p w14:paraId="6F4EF5D1" w14:textId="77777777" w:rsidR="008C0E8C" w:rsidRPr="00EC76D5" w:rsidRDefault="008C0E8C" w:rsidP="008C0E8C">
      <w:pPr>
        <w:pStyle w:val="Code"/>
      </w:pPr>
      <w:r w:rsidRPr="00EC76D5">
        <w:t xml:space="preserve">    whileStat.setChild(1, optimizeStatement(subStat));</w:t>
      </w:r>
    </w:p>
    <w:p w14:paraId="43394711" w14:textId="77777777" w:rsidR="008C0E8C" w:rsidRPr="00EC76D5" w:rsidRDefault="008C0E8C" w:rsidP="008C0E8C">
      <w:pPr>
        <w:pStyle w:val="Code"/>
      </w:pPr>
      <w:r w:rsidRPr="00EC76D5">
        <w:t xml:space="preserve">    return whileStat;</w:t>
      </w:r>
    </w:p>
    <w:p w14:paraId="07681FA3" w14:textId="77777777" w:rsidR="008C0E8C" w:rsidRPr="00EC76D5" w:rsidRDefault="008C0E8C" w:rsidP="008C0E8C">
      <w:pPr>
        <w:pStyle w:val="Code"/>
      </w:pPr>
      <w:r w:rsidRPr="00EC76D5">
        <w:t xml:space="preserve">  }</w:t>
      </w:r>
    </w:p>
    <w:p w14:paraId="40925621" w14:textId="77777777" w:rsidR="008C0E8C" w:rsidRPr="00EC76D5" w:rsidRDefault="008C0E8C" w:rsidP="008C0E8C">
      <w:pPr>
        <w:pStyle w:val="Code"/>
      </w:pPr>
    </w:p>
    <w:p w14:paraId="48FF0661" w14:textId="77777777" w:rsidR="008C0E8C" w:rsidRPr="00EC76D5" w:rsidRDefault="008C0E8C" w:rsidP="008C0E8C">
      <w:pPr>
        <w:pStyle w:val="Code"/>
      </w:pPr>
      <w:r w:rsidRPr="00EC76D5">
        <w:t xml:space="preserve">  public static SyntaxTree optimizeDoStatement(SyntaxTree doStat) {</w:t>
      </w:r>
    </w:p>
    <w:p w14:paraId="7AA4A1A2" w14:textId="172FEF78" w:rsidR="008C0E8C" w:rsidRPr="00EC76D5" w:rsidRDefault="008C0E8C" w:rsidP="008C0E8C">
      <w:pPr>
        <w:pStyle w:val="Code"/>
      </w:pPr>
      <w:r w:rsidRPr="00EC76D5">
        <w:t xml:space="preserve">    SyntaxTree </w:t>
      </w:r>
      <w:r w:rsidR="0038687E">
        <w:t>expression</w:t>
      </w:r>
      <w:r w:rsidRPr="00EC76D5">
        <w:t xml:space="preserve"> = doStat.getChild(0), subStat = doStat.getChild(1);    </w:t>
      </w:r>
    </w:p>
    <w:p w14:paraId="18D9C15C" w14:textId="6D24F41F" w:rsidR="008C0E8C" w:rsidRPr="00EC76D5" w:rsidRDefault="008C0E8C" w:rsidP="008C0E8C">
      <w:pPr>
        <w:pStyle w:val="Code"/>
      </w:pPr>
      <w:r w:rsidRPr="00EC76D5">
        <w:t xml:space="preserve">    doStat.setChild(0, optimizeExpression(</w:t>
      </w:r>
      <w:r w:rsidR="0038687E">
        <w:t>expression</w:t>
      </w:r>
      <w:r w:rsidRPr="00EC76D5">
        <w:t>));</w:t>
      </w:r>
    </w:p>
    <w:p w14:paraId="74DBA37C" w14:textId="77777777" w:rsidR="008C0E8C" w:rsidRPr="00EC76D5" w:rsidRDefault="008C0E8C" w:rsidP="008C0E8C">
      <w:pPr>
        <w:pStyle w:val="Code"/>
      </w:pPr>
      <w:r w:rsidRPr="00EC76D5">
        <w:t xml:space="preserve">    doStat.setChild(1, optimizeStatement(subStat));</w:t>
      </w:r>
    </w:p>
    <w:p w14:paraId="291BCDAD" w14:textId="77777777" w:rsidR="008C0E8C" w:rsidRPr="00EC76D5" w:rsidRDefault="008C0E8C" w:rsidP="008C0E8C">
      <w:pPr>
        <w:pStyle w:val="Code"/>
      </w:pPr>
      <w:r w:rsidRPr="00EC76D5">
        <w:t xml:space="preserve">    return doStat;</w:t>
      </w:r>
    </w:p>
    <w:p w14:paraId="2AAE229E" w14:textId="77777777" w:rsidR="008C0E8C" w:rsidRPr="00EC76D5" w:rsidRDefault="008C0E8C" w:rsidP="008C0E8C">
      <w:pPr>
        <w:pStyle w:val="Code"/>
      </w:pPr>
      <w:r w:rsidRPr="00EC76D5">
        <w:t xml:space="preserve">  }</w:t>
      </w:r>
    </w:p>
    <w:p w14:paraId="7572C6C9" w14:textId="77777777" w:rsidR="008C0E8C" w:rsidRPr="00EC76D5" w:rsidRDefault="008C0E8C" w:rsidP="008C0E8C">
      <w:pPr>
        <w:pStyle w:val="Code"/>
      </w:pPr>
      <w:r w:rsidRPr="00EC76D5">
        <w:t xml:space="preserve">  </w:t>
      </w:r>
    </w:p>
    <w:p w14:paraId="4F41007C" w14:textId="77777777" w:rsidR="008C0E8C" w:rsidRPr="00EC76D5" w:rsidRDefault="008C0E8C" w:rsidP="008C0E8C">
      <w:pPr>
        <w:pStyle w:val="Code"/>
      </w:pPr>
      <w:r w:rsidRPr="00EC76D5">
        <w:t xml:space="preserve">  public static SyntaxTree optimizeForStatement(SyntaxTree forStat) {</w:t>
      </w:r>
    </w:p>
    <w:p w14:paraId="0BBC6B71" w14:textId="3CDE3C98" w:rsidR="008C0E8C" w:rsidRPr="00EC76D5" w:rsidRDefault="008C0E8C" w:rsidP="008C0E8C">
      <w:pPr>
        <w:pStyle w:val="Code"/>
      </w:pPr>
      <w:r w:rsidRPr="00EC76D5">
        <w:t xml:space="preserve">    SyntaxTree </w:t>
      </w:r>
      <w:r w:rsidR="002F35C1">
        <w:t>initializer</w:t>
      </w:r>
      <w:r w:rsidR="0038687E">
        <w:t xml:space="preserve">Expression </w:t>
      </w:r>
      <w:r w:rsidRPr="00EC76D5">
        <w:t>= forStat.getChild(0), test</w:t>
      </w:r>
      <w:r w:rsidR="0038687E">
        <w:t xml:space="preserve">Expression </w:t>
      </w:r>
      <w:r w:rsidRPr="00EC76D5">
        <w:t>= forStat.getChild(1),</w:t>
      </w:r>
    </w:p>
    <w:p w14:paraId="56729216" w14:textId="7A585D00" w:rsidR="008C0E8C" w:rsidRPr="00EC76D5" w:rsidRDefault="008C0E8C" w:rsidP="008C0E8C">
      <w:pPr>
        <w:pStyle w:val="Code"/>
      </w:pPr>
      <w:r w:rsidRPr="00EC76D5">
        <w:t xml:space="preserve">               next</w:t>
      </w:r>
      <w:r w:rsidR="0038687E">
        <w:t xml:space="preserve">Expression </w:t>
      </w:r>
      <w:r w:rsidRPr="00EC76D5">
        <w:t>= forStat.getChild(2), subStat = forStat.getChild(3);</w:t>
      </w:r>
    </w:p>
    <w:p w14:paraId="045B2D23" w14:textId="77777777" w:rsidR="008C0E8C" w:rsidRPr="00EC76D5" w:rsidRDefault="008C0E8C" w:rsidP="008C0E8C">
      <w:pPr>
        <w:pStyle w:val="Code"/>
      </w:pPr>
      <w:r w:rsidRPr="00EC76D5">
        <w:t xml:space="preserve">               </w:t>
      </w:r>
    </w:p>
    <w:p w14:paraId="38DF54B5" w14:textId="5EF8096B" w:rsidR="008C0E8C" w:rsidRPr="00EC76D5" w:rsidRDefault="008C0E8C" w:rsidP="008C0E8C">
      <w:pPr>
        <w:pStyle w:val="Code"/>
      </w:pPr>
      <w:r w:rsidRPr="00EC76D5">
        <w:t xml:space="preserve">    forStat.setChild(0, clearExpression(optimizeExpression(</w:t>
      </w:r>
      <w:r w:rsidR="002F35C1">
        <w:t>initializer</w:t>
      </w:r>
      <w:r w:rsidR="0038687E">
        <w:t>Expression)</w:t>
      </w:r>
      <w:r w:rsidRPr="00EC76D5">
        <w:t>));</w:t>
      </w:r>
    </w:p>
    <w:p w14:paraId="6AC1780C" w14:textId="54DA3264" w:rsidR="008C0E8C" w:rsidRPr="00EC76D5" w:rsidRDefault="008C0E8C" w:rsidP="008C0E8C">
      <w:pPr>
        <w:pStyle w:val="Code"/>
      </w:pPr>
      <w:r w:rsidRPr="00EC76D5">
        <w:t xml:space="preserve">    forStat.setChild(1, optimizeExpression(test</w:t>
      </w:r>
      <w:r w:rsidR="0038687E">
        <w:t>Expression)</w:t>
      </w:r>
      <w:r w:rsidRPr="00EC76D5">
        <w:t>);</w:t>
      </w:r>
    </w:p>
    <w:p w14:paraId="1B274B77" w14:textId="18FE9101" w:rsidR="008C0E8C" w:rsidRPr="00EC76D5" w:rsidRDefault="008C0E8C" w:rsidP="008C0E8C">
      <w:pPr>
        <w:pStyle w:val="Code"/>
      </w:pPr>
      <w:r w:rsidRPr="00EC76D5">
        <w:t xml:space="preserve">    forStat.setChild(2, clearExpression(optimizeExpression(next</w:t>
      </w:r>
      <w:r w:rsidR="0038687E">
        <w:t>Expression)</w:t>
      </w:r>
      <w:r w:rsidRPr="00EC76D5">
        <w:t>));</w:t>
      </w:r>
    </w:p>
    <w:p w14:paraId="4D86C54F" w14:textId="77777777" w:rsidR="008C0E8C" w:rsidRPr="00EC76D5" w:rsidRDefault="008C0E8C" w:rsidP="008C0E8C">
      <w:pPr>
        <w:pStyle w:val="Code"/>
      </w:pPr>
      <w:r w:rsidRPr="00EC76D5">
        <w:t xml:space="preserve">    forStat.setChild(3, optimizeStatement(subStat));</w:t>
      </w:r>
    </w:p>
    <w:p w14:paraId="464C4090" w14:textId="77777777" w:rsidR="008C0E8C" w:rsidRPr="00EC76D5" w:rsidRDefault="008C0E8C" w:rsidP="008C0E8C">
      <w:pPr>
        <w:pStyle w:val="Code"/>
      </w:pPr>
      <w:r w:rsidRPr="00EC76D5">
        <w:t xml:space="preserve">    return forStat;</w:t>
      </w:r>
    </w:p>
    <w:p w14:paraId="7655BE7C" w14:textId="77777777" w:rsidR="008C0E8C" w:rsidRPr="00EC76D5" w:rsidRDefault="008C0E8C" w:rsidP="008C0E8C">
      <w:pPr>
        <w:pStyle w:val="Code"/>
      </w:pPr>
      <w:r w:rsidRPr="00EC76D5">
        <w:t xml:space="preserve">  }</w:t>
      </w:r>
    </w:p>
    <w:p w14:paraId="527983A5" w14:textId="77777777" w:rsidR="008C0E8C" w:rsidRPr="00EC76D5" w:rsidRDefault="008C0E8C" w:rsidP="008C0E8C">
      <w:pPr>
        <w:pStyle w:val="Code"/>
      </w:pPr>
      <w:r w:rsidRPr="00EC76D5">
        <w:t xml:space="preserve">  </w:t>
      </w:r>
    </w:p>
    <w:p w14:paraId="1ABC40A9" w14:textId="77777777" w:rsidR="008C0E8C" w:rsidRPr="00EC76D5" w:rsidRDefault="008C0E8C" w:rsidP="008C0E8C">
      <w:pPr>
        <w:pStyle w:val="Code"/>
      </w:pPr>
      <w:r w:rsidRPr="00EC76D5">
        <w:t xml:space="preserve">  public static SyntaxTree optimizeLabelStatement(SyntaxTree labelStat) {</w:t>
      </w:r>
    </w:p>
    <w:p w14:paraId="43096691" w14:textId="77777777" w:rsidR="008C0E8C" w:rsidRPr="00EC76D5" w:rsidRDefault="008C0E8C" w:rsidP="008C0E8C">
      <w:pPr>
        <w:pStyle w:val="Code"/>
      </w:pPr>
      <w:r w:rsidRPr="00EC76D5">
        <w:t xml:space="preserve">    SyntaxTree subStat = labelStat.getChild(0);</w:t>
      </w:r>
    </w:p>
    <w:p w14:paraId="5AB093FA" w14:textId="77777777" w:rsidR="008C0E8C" w:rsidRPr="00EC76D5" w:rsidRDefault="008C0E8C" w:rsidP="008C0E8C">
      <w:pPr>
        <w:pStyle w:val="Code"/>
      </w:pPr>
      <w:r w:rsidRPr="00EC76D5">
        <w:t xml:space="preserve">    labelStat.setChild(0, optimizeStatement(subStat));</w:t>
      </w:r>
    </w:p>
    <w:p w14:paraId="4329CCB7" w14:textId="77777777" w:rsidR="008C0E8C" w:rsidRPr="00EC76D5" w:rsidRDefault="008C0E8C" w:rsidP="008C0E8C">
      <w:pPr>
        <w:pStyle w:val="Code"/>
      </w:pPr>
      <w:r w:rsidRPr="00EC76D5">
        <w:t xml:space="preserve">    return labelStat;</w:t>
      </w:r>
    </w:p>
    <w:p w14:paraId="359F5BBA" w14:textId="77777777" w:rsidR="008C0E8C" w:rsidRPr="00EC76D5" w:rsidRDefault="008C0E8C" w:rsidP="008C0E8C">
      <w:pPr>
        <w:pStyle w:val="Code"/>
      </w:pPr>
      <w:r w:rsidRPr="00EC76D5">
        <w:t xml:space="preserve">  }</w:t>
      </w:r>
    </w:p>
    <w:p w14:paraId="3D8EC0D8" w14:textId="77777777" w:rsidR="008C0E8C" w:rsidRPr="00EC76D5" w:rsidRDefault="008C0E8C" w:rsidP="008C0E8C">
      <w:pPr>
        <w:pStyle w:val="Code"/>
      </w:pPr>
    </w:p>
    <w:p w14:paraId="2888E2E1" w14:textId="77777777" w:rsidR="008C0E8C" w:rsidRPr="00EC76D5" w:rsidRDefault="008C0E8C" w:rsidP="008C0E8C">
      <w:pPr>
        <w:pStyle w:val="Code"/>
      </w:pPr>
      <w:r w:rsidRPr="00EC76D5">
        <w:t xml:space="preserve">  public static SyntaxTree optimizeExpressionStatement(SyntaxTree exprStat) {</w:t>
      </w:r>
    </w:p>
    <w:p w14:paraId="2674A55C" w14:textId="12EE45D8" w:rsidR="008C0E8C" w:rsidRPr="00EC76D5" w:rsidRDefault="008C0E8C" w:rsidP="008C0E8C">
      <w:pPr>
        <w:pStyle w:val="Code"/>
      </w:pPr>
      <w:r w:rsidRPr="00EC76D5">
        <w:t xml:space="preserve">    SyntaxTree </w:t>
      </w:r>
      <w:r w:rsidR="0038687E">
        <w:t>expression</w:t>
      </w:r>
      <w:r w:rsidRPr="00EC76D5">
        <w:t xml:space="preserve"> =clearExpression(optimizeExpression(exprStat.getChild(0)));</w:t>
      </w:r>
    </w:p>
    <w:p w14:paraId="63F8892B" w14:textId="77777777" w:rsidR="008C0E8C" w:rsidRPr="00EC76D5" w:rsidRDefault="008C0E8C" w:rsidP="008C0E8C">
      <w:pPr>
        <w:pStyle w:val="Code"/>
      </w:pPr>
    </w:p>
    <w:p w14:paraId="50B33327" w14:textId="6FDE6442" w:rsidR="008C0E8C" w:rsidRPr="00EC76D5" w:rsidRDefault="008C0E8C" w:rsidP="008C0E8C">
      <w:pPr>
        <w:pStyle w:val="Code"/>
      </w:pPr>
      <w:r w:rsidRPr="00EC76D5">
        <w:t xml:space="preserve">    if (</w:t>
      </w:r>
      <w:r w:rsidR="0038687E">
        <w:t>expression</w:t>
      </w:r>
      <w:r w:rsidRPr="00EC76D5">
        <w:t xml:space="preserve"> != null) {</w:t>
      </w:r>
    </w:p>
    <w:p w14:paraId="05BE34AA" w14:textId="79AFEE40" w:rsidR="008C0E8C" w:rsidRPr="00EC76D5" w:rsidRDefault="008C0E8C" w:rsidP="008C0E8C">
      <w:pPr>
        <w:pStyle w:val="Code"/>
      </w:pPr>
      <w:r w:rsidRPr="00EC76D5">
        <w:t xml:space="preserve">      exprStat.setChild(0, </w:t>
      </w:r>
      <w:r w:rsidR="0038687E">
        <w:t>expression</w:t>
      </w:r>
      <w:r w:rsidRPr="00EC76D5">
        <w:t>);</w:t>
      </w:r>
    </w:p>
    <w:p w14:paraId="6CF71AE6" w14:textId="77777777" w:rsidR="008C0E8C" w:rsidRPr="00EC76D5" w:rsidRDefault="008C0E8C" w:rsidP="008C0E8C">
      <w:pPr>
        <w:pStyle w:val="Code"/>
      </w:pPr>
      <w:r w:rsidRPr="00EC76D5">
        <w:t xml:space="preserve">      return exprStat;</w:t>
      </w:r>
    </w:p>
    <w:p w14:paraId="5ECFCBC9" w14:textId="77777777" w:rsidR="008C0E8C" w:rsidRPr="00EC76D5" w:rsidRDefault="008C0E8C" w:rsidP="008C0E8C">
      <w:pPr>
        <w:pStyle w:val="Code"/>
      </w:pPr>
      <w:r w:rsidRPr="00EC76D5">
        <w:t xml:space="preserve">    }</w:t>
      </w:r>
    </w:p>
    <w:p w14:paraId="64C9BCF4" w14:textId="77777777" w:rsidR="008C0E8C" w:rsidRPr="00EC76D5" w:rsidRDefault="008C0E8C" w:rsidP="008C0E8C">
      <w:pPr>
        <w:pStyle w:val="Code"/>
      </w:pPr>
      <w:r w:rsidRPr="00EC76D5">
        <w:t xml:space="preserve">    else {</w:t>
      </w:r>
    </w:p>
    <w:p w14:paraId="2A62BBCD" w14:textId="77777777" w:rsidR="008C0E8C" w:rsidRPr="00EC76D5" w:rsidRDefault="008C0E8C" w:rsidP="008C0E8C">
      <w:pPr>
        <w:pStyle w:val="Code"/>
      </w:pPr>
      <w:r w:rsidRPr="00EC76D5">
        <w:t xml:space="preserve">      return null;</w:t>
      </w:r>
    </w:p>
    <w:p w14:paraId="28CB752D" w14:textId="77777777" w:rsidR="008C0E8C" w:rsidRPr="00EC76D5" w:rsidRDefault="008C0E8C" w:rsidP="008C0E8C">
      <w:pPr>
        <w:pStyle w:val="Code"/>
      </w:pPr>
      <w:r w:rsidRPr="00EC76D5">
        <w:t xml:space="preserve">    }</w:t>
      </w:r>
    </w:p>
    <w:p w14:paraId="205B00B0" w14:textId="77777777" w:rsidR="008C0E8C" w:rsidRPr="00EC76D5" w:rsidRDefault="008C0E8C" w:rsidP="008C0E8C">
      <w:pPr>
        <w:pStyle w:val="Code"/>
      </w:pPr>
      <w:r w:rsidRPr="00EC76D5">
        <w:t xml:space="preserve">  }</w:t>
      </w:r>
    </w:p>
    <w:p w14:paraId="5E362266" w14:textId="77777777" w:rsidR="008C0E8C" w:rsidRPr="00EC76D5" w:rsidRDefault="008C0E8C" w:rsidP="008C0E8C">
      <w:pPr>
        <w:pStyle w:val="Code"/>
      </w:pPr>
      <w:r w:rsidRPr="00EC76D5">
        <w:t xml:space="preserve">  </w:t>
      </w:r>
    </w:p>
    <w:p w14:paraId="5DD28150" w14:textId="77777777" w:rsidR="008C0E8C" w:rsidRPr="00EC76D5" w:rsidRDefault="008C0E8C" w:rsidP="008C0E8C">
      <w:pPr>
        <w:pStyle w:val="Code"/>
      </w:pPr>
      <w:r w:rsidRPr="00EC76D5">
        <w:t xml:space="preserve">  public static SyntaxTree optimizeReturnStatement(SyntaxTree returnStat) {</w:t>
      </w:r>
    </w:p>
    <w:p w14:paraId="6FB7C73B" w14:textId="4BE594DA" w:rsidR="008C0E8C" w:rsidRPr="00EC76D5" w:rsidRDefault="008C0E8C" w:rsidP="008C0E8C">
      <w:pPr>
        <w:pStyle w:val="Code"/>
      </w:pPr>
      <w:r w:rsidRPr="00EC76D5">
        <w:t xml:space="preserve">    SyntaxTree </w:t>
      </w:r>
      <w:r w:rsidR="0038687E">
        <w:t>expression</w:t>
      </w:r>
      <w:r w:rsidRPr="00EC76D5">
        <w:t xml:space="preserve"> = returnStat.getChild(0);</w:t>
      </w:r>
    </w:p>
    <w:p w14:paraId="78631538" w14:textId="77777777" w:rsidR="008C0E8C" w:rsidRPr="00EC76D5" w:rsidRDefault="008C0E8C" w:rsidP="008C0E8C">
      <w:pPr>
        <w:pStyle w:val="Code"/>
      </w:pPr>
      <w:r w:rsidRPr="00EC76D5">
        <w:t xml:space="preserve">    </w:t>
      </w:r>
    </w:p>
    <w:p w14:paraId="0C32100A" w14:textId="3D50B626" w:rsidR="008C0E8C" w:rsidRPr="00EC76D5" w:rsidRDefault="008C0E8C" w:rsidP="008C0E8C">
      <w:pPr>
        <w:pStyle w:val="Code"/>
      </w:pPr>
      <w:r w:rsidRPr="00EC76D5">
        <w:t xml:space="preserve">    if (</w:t>
      </w:r>
      <w:r w:rsidR="0038687E">
        <w:t>expression</w:t>
      </w:r>
      <w:r w:rsidRPr="00EC76D5">
        <w:t xml:space="preserve"> != null) {</w:t>
      </w:r>
    </w:p>
    <w:p w14:paraId="779E0B7F" w14:textId="6BCFA2D3" w:rsidR="008C0E8C" w:rsidRPr="00EC76D5" w:rsidRDefault="008C0E8C" w:rsidP="008C0E8C">
      <w:pPr>
        <w:pStyle w:val="Code"/>
      </w:pPr>
      <w:r w:rsidRPr="00EC76D5">
        <w:t xml:space="preserve">      </w:t>
      </w:r>
      <w:r w:rsidR="0038687E">
        <w:t>expression</w:t>
      </w:r>
      <w:r w:rsidRPr="00EC76D5">
        <w:t xml:space="preserve"> = optimizeExpression(</w:t>
      </w:r>
      <w:r w:rsidR="0038687E">
        <w:t>expression</w:t>
      </w:r>
      <w:r w:rsidRPr="00EC76D5">
        <w:t>);</w:t>
      </w:r>
    </w:p>
    <w:p w14:paraId="052C0C5D" w14:textId="678B85E8" w:rsidR="008C0E8C" w:rsidRPr="00EC76D5" w:rsidRDefault="008C0E8C" w:rsidP="008C0E8C">
      <w:pPr>
        <w:pStyle w:val="Code"/>
      </w:pPr>
      <w:r w:rsidRPr="00EC76D5">
        <w:t xml:space="preserve">      </w:t>
      </w:r>
      <w:r w:rsidR="0038687E">
        <w:t>expression</w:t>
      </w:r>
      <w:r w:rsidRPr="00EC76D5">
        <w:t>.setRightValue();</w:t>
      </w:r>
    </w:p>
    <w:p w14:paraId="05E2FDC4" w14:textId="1B2E6925" w:rsidR="008C0E8C" w:rsidRPr="00EC76D5" w:rsidRDefault="008C0E8C" w:rsidP="008C0E8C">
      <w:pPr>
        <w:pStyle w:val="Code"/>
      </w:pPr>
      <w:r w:rsidRPr="00EC76D5">
        <w:t xml:space="preserve">      returnStat.setChild(0, </w:t>
      </w:r>
      <w:r w:rsidR="0038687E">
        <w:t>expression</w:t>
      </w:r>
      <w:r w:rsidRPr="00EC76D5">
        <w:t>);</w:t>
      </w:r>
    </w:p>
    <w:p w14:paraId="702E0198" w14:textId="77777777" w:rsidR="008C0E8C" w:rsidRPr="00EC76D5" w:rsidRDefault="008C0E8C" w:rsidP="008C0E8C">
      <w:pPr>
        <w:pStyle w:val="Code"/>
      </w:pPr>
      <w:r w:rsidRPr="00EC76D5">
        <w:t xml:space="preserve">    }</w:t>
      </w:r>
    </w:p>
    <w:p w14:paraId="300029AB" w14:textId="77777777" w:rsidR="008C0E8C" w:rsidRPr="00EC76D5" w:rsidRDefault="008C0E8C" w:rsidP="008C0E8C">
      <w:pPr>
        <w:pStyle w:val="Code"/>
      </w:pPr>
      <w:r w:rsidRPr="00EC76D5">
        <w:lastRenderedPageBreak/>
        <w:t xml:space="preserve">    </w:t>
      </w:r>
    </w:p>
    <w:p w14:paraId="114B4BEE" w14:textId="77777777" w:rsidR="008C0E8C" w:rsidRPr="00EC76D5" w:rsidRDefault="008C0E8C" w:rsidP="008C0E8C">
      <w:pPr>
        <w:pStyle w:val="Code"/>
      </w:pPr>
      <w:r w:rsidRPr="00EC76D5">
        <w:t xml:space="preserve">    return returnStat;</w:t>
      </w:r>
    </w:p>
    <w:p w14:paraId="10ACB5E4" w14:textId="77777777" w:rsidR="008C0E8C" w:rsidRPr="00EC76D5" w:rsidRDefault="008C0E8C" w:rsidP="008C0E8C">
      <w:pPr>
        <w:pStyle w:val="Code"/>
      </w:pPr>
      <w:r w:rsidRPr="00EC76D5">
        <w:t xml:space="preserve">  }</w:t>
      </w:r>
    </w:p>
    <w:p w14:paraId="4CCAA9CB" w14:textId="77777777" w:rsidR="008C0E8C" w:rsidRPr="00EC76D5" w:rsidRDefault="008C0E8C" w:rsidP="008C0E8C">
      <w:pPr>
        <w:pStyle w:val="Code"/>
      </w:pPr>
    </w:p>
    <w:p w14:paraId="15E0B2E8" w14:textId="77777777" w:rsidR="008C0E8C" w:rsidRPr="00EC76D5" w:rsidRDefault="008C0E8C" w:rsidP="008C0E8C">
      <w:pPr>
        <w:pStyle w:val="Code"/>
      </w:pPr>
      <w:r w:rsidRPr="00EC76D5">
        <w:t xml:space="preserve">  public static SyntaxTree optimizeExitStatement(SyntaxTree returnStat) {</w:t>
      </w:r>
    </w:p>
    <w:p w14:paraId="683C1FCF" w14:textId="18F6F4AA" w:rsidR="008C0E8C" w:rsidRPr="00EC76D5" w:rsidRDefault="008C0E8C" w:rsidP="008C0E8C">
      <w:pPr>
        <w:pStyle w:val="Code"/>
      </w:pPr>
      <w:r w:rsidRPr="00EC76D5">
        <w:t xml:space="preserve">    SyntaxTree </w:t>
      </w:r>
      <w:r w:rsidR="0038687E">
        <w:t>expression</w:t>
      </w:r>
      <w:r w:rsidRPr="00EC76D5">
        <w:t xml:space="preserve"> = returnStat.getChild(0);</w:t>
      </w:r>
    </w:p>
    <w:p w14:paraId="659D2482" w14:textId="1DBF5909" w:rsidR="008C0E8C" w:rsidRPr="00EC76D5" w:rsidRDefault="008C0E8C" w:rsidP="008C0E8C">
      <w:pPr>
        <w:pStyle w:val="Code"/>
      </w:pPr>
      <w:r w:rsidRPr="00EC76D5">
        <w:t xml:space="preserve">    returnStat.setChild(0, optimizeExpression(</w:t>
      </w:r>
      <w:r w:rsidR="0038687E">
        <w:t>expression</w:t>
      </w:r>
      <w:r w:rsidRPr="00EC76D5">
        <w:t>));</w:t>
      </w:r>
    </w:p>
    <w:p w14:paraId="588E8709" w14:textId="77777777" w:rsidR="008C0E8C" w:rsidRPr="00EC76D5" w:rsidRDefault="008C0E8C" w:rsidP="008C0E8C">
      <w:pPr>
        <w:pStyle w:val="Code"/>
      </w:pPr>
      <w:r w:rsidRPr="00EC76D5">
        <w:t xml:space="preserve">    return returnStat;</w:t>
      </w:r>
    </w:p>
    <w:p w14:paraId="6EDF4F1D" w14:textId="77777777" w:rsidR="008C0E8C" w:rsidRPr="00EC76D5" w:rsidRDefault="008C0E8C" w:rsidP="008C0E8C">
      <w:pPr>
        <w:pStyle w:val="Code"/>
      </w:pPr>
      <w:r w:rsidRPr="00EC76D5">
        <w:t xml:space="preserve">  }</w:t>
      </w:r>
    </w:p>
    <w:p w14:paraId="07EB0C7E" w14:textId="77777777" w:rsidR="008C0E8C" w:rsidRPr="00EC76D5" w:rsidRDefault="008C0E8C" w:rsidP="008C0E8C">
      <w:pPr>
        <w:pStyle w:val="Code"/>
      </w:pPr>
    </w:p>
    <w:p w14:paraId="5F4AE21D" w14:textId="77777777" w:rsidR="008C0E8C" w:rsidRPr="00EC76D5" w:rsidRDefault="008C0E8C" w:rsidP="008C0E8C">
      <w:pPr>
        <w:pStyle w:val="Code"/>
      </w:pPr>
      <w:r w:rsidRPr="00EC76D5">
        <w:t xml:space="preserve">  public static SyntaxTree optimizeLoadToRegisterStatement(SyntaxTree loadStat){</w:t>
      </w:r>
    </w:p>
    <w:p w14:paraId="56D1500B" w14:textId="0F2E0955" w:rsidR="008C0E8C" w:rsidRPr="00EC76D5" w:rsidRDefault="008C0E8C" w:rsidP="008C0E8C">
      <w:pPr>
        <w:pStyle w:val="Code"/>
      </w:pPr>
      <w:r w:rsidRPr="00EC76D5">
        <w:t xml:space="preserve">    SyntaxTree </w:t>
      </w:r>
      <w:r w:rsidR="0038687E">
        <w:t>expression</w:t>
      </w:r>
      <w:r w:rsidRPr="00EC76D5">
        <w:t xml:space="preserve"> = loadStat.getChild(0);</w:t>
      </w:r>
    </w:p>
    <w:p w14:paraId="36F8AA36" w14:textId="5B8555EA" w:rsidR="008C0E8C" w:rsidRPr="00EC76D5" w:rsidRDefault="008C0E8C" w:rsidP="008C0E8C">
      <w:pPr>
        <w:pStyle w:val="Code"/>
      </w:pPr>
      <w:r w:rsidRPr="00EC76D5">
        <w:t xml:space="preserve">    loadStat.setChild(0, optimizeExpression(</w:t>
      </w:r>
      <w:r w:rsidR="0038687E">
        <w:t>expression</w:t>
      </w:r>
      <w:r w:rsidRPr="00EC76D5">
        <w:t>));</w:t>
      </w:r>
    </w:p>
    <w:p w14:paraId="7CA6A8E3" w14:textId="77777777" w:rsidR="008C0E8C" w:rsidRPr="00EC76D5" w:rsidRDefault="008C0E8C" w:rsidP="008C0E8C">
      <w:pPr>
        <w:pStyle w:val="Code"/>
      </w:pPr>
      <w:r w:rsidRPr="00EC76D5">
        <w:t xml:space="preserve">    return loadStat;</w:t>
      </w:r>
    </w:p>
    <w:p w14:paraId="20AA136A" w14:textId="77777777" w:rsidR="008C0E8C" w:rsidRPr="00EC76D5" w:rsidRDefault="008C0E8C" w:rsidP="008C0E8C">
      <w:pPr>
        <w:pStyle w:val="Code"/>
      </w:pPr>
      <w:r w:rsidRPr="00EC76D5">
        <w:t xml:space="preserve">  }</w:t>
      </w:r>
    </w:p>
    <w:p w14:paraId="37B7823B" w14:textId="77777777" w:rsidR="008C0E8C" w:rsidRPr="00EC76D5" w:rsidRDefault="008C0E8C" w:rsidP="008C0E8C">
      <w:pPr>
        <w:pStyle w:val="Code"/>
      </w:pPr>
    </w:p>
    <w:p w14:paraId="160BD82B" w14:textId="77777777" w:rsidR="008C0E8C" w:rsidRPr="00EC76D5" w:rsidRDefault="008C0E8C" w:rsidP="008C0E8C">
      <w:pPr>
        <w:pStyle w:val="Code"/>
      </w:pPr>
      <w:r w:rsidRPr="00EC76D5">
        <w:t xml:space="preserve">  public static SyntaxTree optimizeSaveFromRegisterStatement(SyntaxTree saveStat) {</w:t>
      </w:r>
    </w:p>
    <w:p w14:paraId="5F70AF14" w14:textId="51FDF042" w:rsidR="008C0E8C" w:rsidRPr="00EC76D5" w:rsidRDefault="008C0E8C" w:rsidP="008C0E8C">
      <w:pPr>
        <w:pStyle w:val="Code"/>
      </w:pPr>
      <w:r w:rsidRPr="00EC76D5">
        <w:t xml:space="preserve">    SyntaxTree </w:t>
      </w:r>
      <w:r w:rsidR="0038687E">
        <w:t>expression</w:t>
      </w:r>
      <w:r w:rsidRPr="00EC76D5">
        <w:t xml:space="preserve"> = saveStat.getChild(0);</w:t>
      </w:r>
    </w:p>
    <w:p w14:paraId="00F97AB8" w14:textId="3D58F93C" w:rsidR="008C0E8C" w:rsidRPr="00EC76D5" w:rsidRDefault="008C0E8C" w:rsidP="008C0E8C">
      <w:pPr>
        <w:pStyle w:val="Code"/>
      </w:pPr>
      <w:r w:rsidRPr="00EC76D5">
        <w:t xml:space="preserve">    saveStat.setChild(0, optimizeExpression(</w:t>
      </w:r>
      <w:r w:rsidR="0038687E">
        <w:t>expression</w:t>
      </w:r>
      <w:r w:rsidRPr="00EC76D5">
        <w:t>));</w:t>
      </w:r>
    </w:p>
    <w:p w14:paraId="7DE5A042" w14:textId="77777777" w:rsidR="008C0E8C" w:rsidRPr="00EC76D5" w:rsidRDefault="008C0E8C" w:rsidP="008C0E8C">
      <w:pPr>
        <w:pStyle w:val="Code"/>
      </w:pPr>
      <w:r w:rsidRPr="00EC76D5">
        <w:t xml:space="preserve">    return saveStat;</w:t>
      </w:r>
    </w:p>
    <w:p w14:paraId="6D4205C0" w14:textId="77777777" w:rsidR="008C0E8C" w:rsidRPr="00EC76D5" w:rsidRDefault="008C0E8C" w:rsidP="008C0E8C">
      <w:pPr>
        <w:pStyle w:val="Code"/>
      </w:pPr>
      <w:r w:rsidRPr="00EC76D5">
        <w:t xml:space="preserve">  }</w:t>
      </w:r>
    </w:p>
    <w:p w14:paraId="18E39335" w14:textId="77777777" w:rsidR="008C0E8C" w:rsidRPr="00EC76D5" w:rsidRDefault="008C0E8C" w:rsidP="008C0E8C">
      <w:pPr>
        <w:pStyle w:val="Code"/>
      </w:pPr>
    </w:p>
    <w:p w14:paraId="6D9326DA" w14:textId="77777777" w:rsidR="008C0E8C" w:rsidRPr="00EC76D5" w:rsidRDefault="008C0E8C" w:rsidP="008C0E8C">
      <w:pPr>
        <w:pStyle w:val="Code"/>
      </w:pPr>
      <w:r w:rsidRPr="00EC76D5">
        <w:t xml:space="preserve">  public static SyntaxTree optimizeSaveFlagByteRegisterStatement(SyntaxTree saveStat) {</w:t>
      </w:r>
    </w:p>
    <w:p w14:paraId="414667CA" w14:textId="52CE4DF4" w:rsidR="008C0E8C" w:rsidRPr="00EC76D5" w:rsidRDefault="008C0E8C" w:rsidP="008C0E8C">
      <w:pPr>
        <w:pStyle w:val="Code"/>
      </w:pPr>
      <w:r w:rsidRPr="00EC76D5">
        <w:t xml:space="preserve">    SyntaxTree </w:t>
      </w:r>
      <w:r w:rsidR="0038687E">
        <w:t>expression</w:t>
      </w:r>
      <w:r w:rsidRPr="00EC76D5">
        <w:t xml:space="preserve"> = saveStat.getChild(0);</w:t>
      </w:r>
    </w:p>
    <w:p w14:paraId="45088E1E" w14:textId="190C6710" w:rsidR="008C0E8C" w:rsidRPr="00EC76D5" w:rsidRDefault="008C0E8C" w:rsidP="008C0E8C">
      <w:pPr>
        <w:pStyle w:val="Code"/>
      </w:pPr>
      <w:r w:rsidRPr="00EC76D5">
        <w:t xml:space="preserve">    saveStat.setChild(0, optimizeExpression(</w:t>
      </w:r>
      <w:r w:rsidR="0038687E">
        <w:t>expression</w:t>
      </w:r>
      <w:r w:rsidRPr="00EC76D5">
        <w:t>));</w:t>
      </w:r>
    </w:p>
    <w:p w14:paraId="7440F7A7" w14:textId="77777777" w:rsidR="008C0E8C" w:rsidRPr="00EC76D5" w:rsidRDefault="008C0E8C" w:rsidP="008C0E8C">
      <w:pPr>
        <w:pStyle w:val="Code"/>
      </w:pPr>
      <w:r w:rsidRPr="00EC76D5">
        <w:t xml:space="preserve">    return saveStat;</w:t>
      </w:r>
    </w:p>
    <w:p w14:paraId="7B69AAF0" w14:textId="77777777" w:rsidR="008C0E8C" w:rsidRPr="00EC76D5" w:rsidRDefault="008C0E8C" w:rsidP="008C0E8C">
      <w:pPr>
        <w:pStyle w:val="Code"/>
      </w:pPr>
      <w:r w:rsidRPr="00EC76D5">
        <w:t xml:space="preserve">  }</w:t>
      </w:r>
    </w:p>
    <w:p w14:paraId="1FCFC156" w14:textId="77777777" w:rsidR="008C0E8C" w:rsidRPr="00EC76D5" w:rsidRDefault="008C0E8C" w:rsidP="008C0E8C">
      <w:pPr>
        <w:pStyle w:val="Code"/>
      </w:pPr>
      <w:r w:rsidRPr="00EC76D5">
        <w:t xml:space="preserve">  </w:t>
      </w:r>
    </w:p>
    <w:p w14:paraId="0038B55F" w14:textId="77777777" w:rsidR="008C0E8C" w:rsidRPr="00EC76D5" w:rsidRDefault="008C0E8C" w:rsidP="008C0E8C">
      <w:pPr>
        <w:pStyle w:val="Code"/>
      </w:pPr>
      <w:r w:rsidRPr="00EC76D5">
        <w:t xml:space="preserve">  public static SyntaxTree optimizeBlockStatement(SyntaxTree blockStat) {</w:t>
      </w:r>
    </w:p>
    <w:p w14:paraId="1A92A8AC" w14:textId="77777777" w:rsidR="008C0E8C" w:rsidRPr="00EC76D5" w:rsidRDefault="008C0E8C" w:rsidP="008C0E8C">
      <w:pPr>
        <w:pStyle w:val="Code"/>
      </w:pPr>
      <w:r w:rsidRPr="00EC76D5">
        <w:t xml:space="preserve">    List&lt;SyntaxTree&gt; childList = blockStat.getChildList();</w:t>
      </w:r>
    </w:p>
    <w:p w14:paraId="075D99F1" w14:textId="77777777" w:rsidR="008C0E8C" w:rsidRPr="00EC76D5" w:rsidRDefault="008C0E8C" w:rsidP="008C0E8C">
      <w:pPr>
        <w:pStyle w:val="Code"/>
      </w:pPr>
      <w:r w:rsidRPr="00EC76D5">
        <w:t xml:space="preserve">    </w:t>
      </w:r>
    </w:p>
    <w:p w14:paraId="2CE77106" w14:textId="77777777" w:rsidR="008C0E8C" w:rsidRPr="00EC76D5" w:rsidRDefault="008C0E8C" w:rsidP="008C0E8C">
      <w:pPr>
        <w:pStyle w:val="Code"/>
      </w:pPr>
      <w:r w:rsidRPr="00EC76D5">
        <w:t xml:space="preserve">    for (int index = 0; index &lt; childList.size(); ++index) {</w:t>
      </w:r>
    </w:p>
    <w:p w14:paraId="45E7C13C" w14:textId="77777777" w:rsidR="008C0E8C" w:rsidRPr="00EC76D5" w:rsidRDefault="008C0E8C" w:rsidP="008C0E8C">
      <w:pPr>
        <w:pStyle w:val="Code"/>
      </w:pPr>
      <w:r w:rsidRPr="00EC76D5">
        <w:t xml:space="preserve">      childList.set(index, optimizeStatement(childList.get(index)));</w:t>
      </w:r>
    </w:p>
    <w:p w14:paraId="66ED06D7" w14:textId="77777777" w:rsidR="008C0E8C" w:rsidRPr="00EC76D5" w:rsidRDefault="008C0E8C" w:rsidP="008C0E8C">
      <w:pPr>
        <w:pStyle w:val="Code"/>
      </w:pPr>
      <w:r w:rsidRPr="00EC76D5">
        <w:t xml:space="preserve">    }</w:t>
      </w:r>
    </w:p>
    <w:p w14:paraId="2E2C6376" w14:textId="77777777" w:rsidR="008C0E8C" w:rsidRPr="00EC76D5" w:rsidRDefault="008C0E8C" w:rsidP="008C0E8C">
      <w:pPr>
        <w:pStyle w:val="Code"/>
      </w:pPr>
      <w:r w:rsidRPr="00EC76D5">
        <w:t xml:space="preserve">    </w:t>
      </w:r>
    </w:p>
    <w:p w14:paraId="77F07B48" w14:textId="77777777" w:rsidR="008C0E8C" w:rsidRPr="00EC76D5" w:rsidRDefault="008C0E8C" w:rsidP="008C0E8C">
      <w:pPr>
        <w:pStyle w:val="Code"/>
      </w:pPr>
      <w:r w:rsidRPr="00EC76D5">
        <w:t xml:space="preserve">    return blockStat;</w:t>
      </w:r>
    </w:p>
    <w:p w14:paraId="5FB67C0E" w14:textId="77777777" w:rsidR="008C0E8C" w:rsidRPr="00EC76D5" w:rsidRDefault="008C0E8C" w:rsidP="008C0E8C">
      <w:pPr>
        <w:pStyle w:val="Code"/>
      </w:pPr>
      <w:r w:rsidRPr="00EC76D5">
        <w:t xml:space="preserve">  }</w:t>
      </w:r>
    </w:p>
    <w:p w14:paraId="76C20B83" w14:textId="77777777" w:rsidR="008C0E8C" w:rsidRPr="00EC76D5" w:rsidRDefault="008C0E8C" w:rsidP="008C0E8C">
      <w:pPr>
        <w:pStyle w:val="Code"/>
      </w:pPr>
      <w:r w:rsidRPr="00EC76D5">
        <w:t xml:space="preserve">  </w:t>
      </w:r>
    </w:p>
    <w:p w14:paraId="0D40860C" w14:textId="5BACBE8D" w:rsidR="008C0E8C" w:rsidRPr="00EC76D5" w:rsidRDefault="008C0E8C" w:rsidP="008C0E8C">
      <w:pPr>
        <w:pStyle w:val="Code"/>
      </w:pPr>
      <w:r w:rsidRPr="00EC76D5">
        <w:t xml:space="preserve">  public static SyntaxTree optimizeExpression(SyntaxTree </w:t>
      </w:r>
      <w:r w:rsidR="0038687E">
        <w:t>expression</w:t>
      </w:r>
      <w:r w:rsidRPr="00EC76D5">
        <w:t>) {</w:t>
      </w:r>
    </w:p>
    <w:p w14:paraId="7F632BBC" w14:textId="46F25016" w:rsidR="008C0E8C" w:rsidRPr="00EC76D5" w:rsidRDefault="008C0E8C" w:rsidP="008C0E8C">
      <w:pPr>
        <w:pStyle w:val="Code"/>
      </w:pPr>
      <w:r w:rsidRPr="00EC76D5">
        <w:t xml:space="preserve">    if (</w:t>
      </w:r>
      <w:r w:rsidR="0038687E">
        <w:t>expression</w:t>
      </w:r>
      <w:r w:rsidRPr="00EC76D5">
        <w:t xml:space="preserve"> == null) {</w:t>
      </w:r>
    </w:p>
    <w:p w14:paraId="1A91C00A" w14:textId="77777777" w:rsidR="008C0E8C" w:rsidRPr="00EC76D5" w:rsidRDefault="008C0E8C" w:rsidP="008C0E8C">
      <w:pPr>
        <w:pStyle w:val="Code"/>
      </w:pPr>
      <w:r w:rsidRPr="00EC76D5">
        <w:t xml:space="preserve">      return null;</w:t>
      </w:r>
    </w:p>
    <w:p w14:paraId="6480F31B" w14:textId="77777777" w:rsidR="008C0E8C" w:rsidRPr="00EC76D5" w:rsidRDefault="008C0E8C" w:rsidP="008C0E8C">
      <w:pPr>
        <w:pStyle w:val="Code"/>
      </w:pPr>
      <w:r w:rsidRPr="00EC76D5">
        <w:t xml:space="preserve">    }</w:t>
      </w:r>
    </w:p>
    <w:p w14:paraId="41FB4AD8" w14:textId="77777777" w:rsidR="008C0E8C" w:rsidRPr="00EC76D5" w:rsidRDefault="008C0E8C" w:rsidP="008C0E8C">
      <w:pPr>
        <w:pStyle w:val="Code"/>
      </w:pPr>
      <w:r w:rsidRPr="00EC76D5">
        <w:t xml:space="preserve">    </w:t>
      </w:r>
    </w:p>
    <w:p w14:paraId="607319DB" w14:textId="20C767CF" w:rsidR="008C0E8C" w:rsidRPr="00EC76D5" w:rsidRDefault="008C0E8C" w:rsidP="008C0E8C">
      <w:pPr>
        <w:pStyle w:val="Code"/>
      </w:pPr>
      <w:r w:rsidRPr="00EC76D5">
        <w:t xml:space="preserve">    switch (</w:t>
      </w:r>
      <w:r w:rsidR="0038687E">
        <w:t>expression</w:t>
      </w:r>
      <w:r w:rsidRPr="00EC76D5">
        <w:t>.getOperator()) {</w:t>
      </w:r>
    </w:p>
    <w:p w14:paraId="3AB3DB26" w14:textId="77777777" w:rsidR="008C0E8C" w:rsidRPr="00EC76D5" w:rsidRDefault="008C0E8C" w:rsidP="008C0E8C">
      <w:pPr>
        <w:pStyle w:val="Code"/>
      </w:pPr>
      <w:r w:rsidRPr="00EC76D5">
        <w:t xml:space="preserve">      case Comma:</w:t>
      </w:r>
    </w:p>
    <w:p w14:paraId="20EB0C8F" w14:textId="46E493A3" w:rsidR="008C0E8C" w:rsidRPr="00EC76D5" w:rsidRDefault="008C0E8C" w:rsidP="008C0E8C">
      <w:pPr>
        <w:pStyle w:val="Code"/>
      </w:pPr>
      <w:r w:rsidRPr="00EC76D5">
        <w:t xml:space="preserve">        return optimizeCommaExpression(</w:t>
      </w:r>
      <w:r w:rsidR="0038687E">
        <w:t>expression</w:t>
      </w:r>
      <w:r w:rsidRPr="00EC76D5">
        <w:t>);</w:t>
      </w:r>
    </w:p>
    <w:p w14:paraId="744D95EC" w14:textId="77777777" w:rsidR="008C0E8C" w:rsidRPr="00EC76D5" w:rsidRDefault="008C0E8C" w:rsidP="008C0E8C">
      <w:pPr>
        <w:pStyle w:val="Code"/>
      </w:pPr>
      <w:r w:rsidRPr="00EC76D5">
        <w:t xml:space="preserve">          </w:t>
      </w:r>
    </w:p>
    <w:p w14:paraId="5F7D85FA" w14:textId="77777777" w:rsidR="008C0E8C" w:rsidRPr="00EC76D5" w:rsidRDefault="008C0E8C" w:rsidP="008C0E8C">
      <w:pPr>
        <w:pStyle w:val="Code"/>
      </w:pPr>
      <w:r w:rsidRPr="00EC76D5">
        <w:t xml:space="preserve">      case Conditional:</w:t>
      </w:r>
    </w:p>
    <w:p w14:paraId="6D89C2C6" w14:textId="163C2B1B" w:rsidR="008C0E8C" w:rsidRPr="00EC76D5" w:rsidRDefault="008C0E8C" w:rsidP="008C0E8C">
      <w:pPr>
        <w:pStyle w:val="Code"/>
      </w:pPr>
      <w:r w:rsidRPr="00EC76D5">
        <w:t xml:space="preserve">        return optimizeConditionalExpression(</w:t>
      </w:r>
      <w:r w:rsidR="0038687E">
        <w:t>expression</w:t>
      </w:r>
      <w:r w:rsidRPr="00EC76D5">
        <w:t>);</w:t>
      </w:r>
    </w:p>
    <w:p w14:paraId="590228E7" w14:textId="77777777" w:rsidR="008C0E8C" w:rsidRPr="00EC76D5" w:rsidRDefault="008C0E8C" w:rsidP="008C0E8C">
      <w:pPr>
        <w:pStyle w:val="Code"/>
      </w:pPr>
    </w:p>
    <w:p w14:paraId="42E8133D" w14:textId="77777777" w:rsidR="008C0E8C" w:rsidRPr="00EC76D5" w:rsidRDefault="008C0E8C" w:rsidP="008C0E8C">
      <w:pPr>
        <w:pStyle w:val="Code"/>
      </w:pPr>
      <w:r w:rsidRPr="00EC76D5">
        <w:t xml:space="preserve">      case Index:</w:t>
      </w:r>
    </w:p>
    <w:p w14:paraId="5C36E586" w14:textId="65DC81A6" w:rsidR="008C0E8C" w:rsidRPr="00EC76D5" w:rsidRDefault="008C0E8C" w:rsidP="008C0E8C">
      <w:pPr>
        <w:pStyle w:val="Code"/>
      </w:pPr>
      <w:r w:rsidRPr="00EC76D5">
        <w:t xml:space="preserve">        return optimizeIndexExpression(</w:t>
      </w:r>
      <w:r w:rsidR="0038687E">
        <w:t>expression</w:t>
      </w:r>
      <w:r w:rsidRPr="00EC76D5">
        <w:t>);</w:t>
      </w:r>
    </w:p>
    <w:p w14:paraId="411021C4" w14:textId="77777777" w:rsidR="008C0E8C" w:rsidRPr="00EC76D5" w:rsidRDefault="008C0E8C" w:rsidP="008C0E8C">
      <w:pPr>
        <w:pStyle w:val="Code"/>
      </w:pPr>
    </w:p>
    <w:p w14:paraId="22EC3F1C" w14:textId="77777777" w:rsidR="008C0E8C" w:rsidRPr="00EC76D5" w:rsidRDefault="008C0E8C" w:rsidP="008C0E8C">
      <w:pPr>
        <w:pStyle w:val="Code"/>
      </w:pPr>
      <w:r w:rsidRPr="00EC76D5">
        <w:t xml:space="preserve">      case Dot:</w:t>
      </w:r>
    </w:p>
    <w:p w14:paraId="5C3DE605" w14:textId="1B5E7774" w:rsidR="008C0E8C" w:rsidRPr="00EC76D5" w:rsidRDefault="008C0E8C" w:rsidP="008C0E8C">
      <w:pPr>
        <w:pStyle w:val="Code"/>
      </w:pPr>
      <w:r w:rsidRPr="00EC76D5">
        <w:lastRenderedPageBreak/>
        <w:t xml:space="preserve">        return optimizeDotExpression(</w:t>
      </w:r>
      <w:r w:rsidR="0038687E">
        <w:t>expression</w:t>
      </w:r>
      <w:r w:rsidRPr="00EC76D5">
        <w:t>);</w:t>
      </w:r>
    </w:p>
    <w:p w14:paraId="4DAE2748" w14:textId="77777777" w:rsidR="008C0E8C" w:rsidRPr="00EC76D5" w:rsidRDefault="008C0E8C" w:rsidP="008C0E8C">
      <w:pPr>
        <w:pStyle w:val="Code"/>
      </w:pPr>
    </w:p>
    <w:p w14:paraId="2D25CA5A" w14:textId="77777777" w:rsidR="008C0E8C" w:rsidRPr="00EC76D5" w:rsidRDefault="008C0E8C" w:rsidP="008C0E8C">
      <w:pPr>
        <w:pStyle w:val="Code"/>
      </w:pPr>
      <w:r w:rsidRPr="00EC76D5">
        <w:t xml:space="preserve">      case Arrow:</w:t>
      </w:r>
    </w:p>
    <w:p w14:paraId="1DD0A654" w14:textId="71CEBCB4" w:rsidR="008C0E8C" w:rsidRPr="00EC76D5" w:rsidRDefault="008C0E8C" w:rsidP="008C0E8C">
      <w:pPr>
        <w:pStyle w:val="Code"/>
      </w:pPr>
      <w:r w:rsidRPr="00EC76D5">
        <w:t xml:space="preserve">        return optimizeArrowExpression(</w:t>
      </w:r>
      <w:r w:rsidR="0038687E">
        <w:t>expression</w:t>
      </w:r>
      <w:r w:rsidRPr="00EC76D5">
        <w:t>);</w:t>
      </w:r>
    </w:p>
    <w:p w14:paraId="6889B0DE" w14:textId="77777777" w:rsidR="008C0E8C" w:rsidRPr="00EC76D5" w:rsidRDefault="008C0E8C" w:rsidP="008C0E8C">
      <w:pPr>
        <w:pStyle w:val="Code"/>
      </w:pPr>
    </w:p>
    <w:p w14:paraId="05531203" w14:textId="77777777" w:rsidR="008C0E8C" w:rsidRPr="00EC76D5" w:rsidRDefault="008C0E8C" w:rsidP="008C0E8C">
      <w:pPr>
        <w:pStyle w:val="Code"/>
      </w:pPr>
      <w:r w:rsidRPr="00EC76D5">
        <w:t xml:space="preserve">      case Call:</w:t>
      </w:r>
    </w:p>
    <w:p w14:paraId="5EE6BD01" w14:textId="2635BB8E" w:rsidR="008C0E8C" w:rsidRPr="00EC76D5" w:rsidRDefault="008C0E8C" w:rsidP="008C0E8C">
      <w:pPr>
        <w:pStyle w:val="Code"/>
      </w:pPr>
      <w:r w:rsidRPr="00EC76D5">
        <w:t xml:space="preserve">        return optimizeFunctionCallExpression(</w:t>
      </w:r>
      <w:r w:rsidR="0038687E">
        <w:t>expression</w:t>
      </w:r>
      <w:r w:rsidRPr="00EC76D5">
        <w:t>);</w:t>
      </w:r>
    </w:p>
    <w:p w14:paraId="54EDA6E1" w14:textId="77777777" w:rsidR="008C0E8C" w:rsidRPr="00EC76D5" w:rsidRDefault="008C0E8C" w:rsidP="008C0E8C">
      <w:pPr>
        <w:pStyle w:val="Code"/>
      </w:pPr>
    </w:p>
    <w:p w14:paraId="3C27E592" w14:textId="77777777" w:rsidR="008C0E8C" w:rsidRPr="00EC76D5" w:rsidRDefault="008C0E8C" w:rsidP="008C0E8C">
      <w:pPr>
        <w:pStyle w:val="Code"/>
      </w:pPr>
      <w:r w:rsidRPr="00EC76D5">
        <w:t xml:space="preserve">      case Variable:</w:t>
      </w:r>
    </w:p>
    <w:p w14:paraId="619EF817" w14:textId="77777777" w:rsidR="008C0E8C" w:rsidRPr="00EC76D5" w:rsidRDefault="008C0E8C" w:rsidP="008C0E8C">
      <w:pPr>
        <w:pStyle w:val="Code"/>
      </w:pPr>
      <w:r w:rsidRPr="00EC76D5">
        <w:t xml:space="preserve">      case Value:</w:t>
      </w:r>
    </w:p>
    <w:p w14:paraId="2AA07355" w14:textId="366325E2" w:rsidR="008C0E8C" w:rsidRPr="00EC76D5" w:rsidRDefault="008C0E8C" w:rsidP="008C0E8C">
      <w:pPr>
        <w:pStyle w:val="Code"/>
      </w:pPr>
      <w:r w:rsidRPr="00EC76D5">
        <w:t xml:space="preserve">        return </w:t>
      </w:r>
      <w:r w:rsidR="0038687E">
        <w:t>expression</w:t>
      </w:r>
      <w:r w:rsidRPr="00EC76D5">
        <w:t>;</w:t>
      </w:r>
    </w:p>
    <w:p w14:paraId="687549B6" w14:textId="77777777" w:rsidR="008C0E8C" w:rsidRPr="00EC76D5" w:rsidRDefault="008C0E8C" w:rsidP="008C0E8C">
      <w:pPr>
        <w:pStyle w:val="Code"/>
      </w:pPr>
    </w:p>
    <w:p w14:paraId="7699B00B" w14:textId="77777777" w:rsidR="008C0E8C" w:rsidRPr="00EC76D5" w:rsidRDefault="008C0E8C" w:rsidP="008C0E8C">
      <w:pPr>
        <w:pStyle w:val="Code"/>
      </w:pPr>
      <w:r w:rsidRPr="00EC76D5">
        <w:t xml:space="preserve">      case AddressOffset:</w:t>
      </w:r>
    </w:p>
    <w:p w14:paraId="0103898A" w14:textId="6C3A2EAF" w:rsidR="008C0E8C" w:rsidRPr="00EC76D5" w:rsidRDefault="008C0E8C" w:rsidP="008C0E8C">
      <w:pPr>
        <w:pStyle w:val="Code"/>
      </w:pPr>
      <w:r w:rsidRPr="00EC76D5">
        <w:t xml:space="preserve">        return </w:t>
      </w:r>
      <w:r w:rsidR="0038687E">
        <w:t>expression</w:t>
      </w:r>
      <w:r w:rsidRPr="00EC76D5">
        <w:t>;</w:t>
      </w:r>
    </w:p>
    <w:p w14:paraId="7FC02A34" w14:textId="77777777" w:rsidR="008C0E8C" w:rsidRPr="00EC76D5" w:rsidRDefault="008C0E8C" w:rsidP="008C0E8C">
      <w:pPr>
        <w:pStyle w:val="Code"/>
      </w:pPr>
      <w:r w:rsidRPr="00EC76D5">
        <w:t xml:space="preserve">        </w:t>
      </w:r>
    </w:p>
    <w:p w14:paraId="0A1FFA24" w14:textId="77777777" w:rsidR="008C0E8C" w:rsidRPr="00EC76D5" w:rsidRDefault="008C0E8C" w:rsidP="008C0E8C">
      <w:pPr>
        <w:pStyle w:val="Code"/>
      </w:pPr>
      <w:r w:rsidRPr="00EC76D5">
        <w:t xml:space="preserve">      default:</w:t>
      </w:r>
    </w:p>
    <w:p w14:paraId="07CBEFA7" w14:textId="09EEFDC5" w:rsidR="008C0E8C" w:rsidRPr="00EC76D5" w:rsidRDefault="008C0E8C" w:rsidP="008C0E8C">
      <w:pPr>
        <w:pStyle w:val="Code"/>
      </w:pPr>
      <w:r w:rsidRPr="00EC76D5">
        <w:t xml:space="preserve">        if (MiddleCode.isAssign(</w:t>
      </w:r>
      <w:r w:rsidR="0038687E">
        <w:t>expression</w:t>
      </w:r>
      <w:r w:rsidRPr="00EC76D5">
        <w:t>.getOperator())) {</w:t>
      </w:r>
    </w:p>
    <w:p w14:paraId="35B59277" w14:textId="3CE181D6" w:rsidR="008C0E8C" w:rsidRPr="00EC76D5" w:rsidRDefault="008C0E8C" w:rsidP="008C0E8C">
      <w:pPr>
        <w:pStyle w:val="Code"/>
      </w:pPr>
      <w:r w:rsidRPr="00EC76D5">
        <w:t xml:space="preserve">          return optimizeAssignExpression(</w:t>
      </w:r>
      <w:r w:rsidR="0038687E">
        <w:t>expression</w:t>
      </w:r>
      <w:r w:rsidRPr="00EC76D5">
        <w:t xml:space="preserve">);          </w:t>
      </w:r>
    </w:p>
    <w:p w14:paraId="11C0ACEF" w14:textId="77777777" w:rsidR="008C0E8C" w:rsidRPr="00EC76D5" w:rsidRDefault="008C0E8C" w:rsidP="008C0E8C">
      <w:pPr>
        <w:pStyle w:val="Code"/>
      </w:pPr>
      <w:r w:rsidRPr="00EC76D5">
        <w:t xml:space="preserve">        }</w:t>
      </w:r>
    </w:p>
    <w:p w14:paraId="27B70E2A" w14:textId="2A465479" w:rsidR="008C0E8C" w:rsidRPr="00EC76D5" w:rsidRDefault="008C0E8C" w:rsidP="008C0E8C">
      <w:pPr>
        <w:pStyle w:val="Code"/>
      </w:pPr>
      <w:r w:rsidRPr="00EC76D5">
        <w:t xml:space="preserve">        else if (MiddleCode.isIncrement(</w:t>
      </w:r>
      <w:r w:rsidR="0038687E">
        <w:t>expression</w:t>
      </w:r>
      <w:r w:rsidRPr="00EC76D5">
        <w:t>.getOperator())) {</w:t>
      </w:r>
    </w:p>
    <w:p w14:paraId="34A723B8" w14:textId="52C8E1E2" w:rsidR="008C0E8C" w:rsidRPr="00EC76D5" w:rsidRDefault="008C0E8C" w:rsidP="008C0E8C">
      <w:pPr>
        <w:pStyle w:val="Code"/>
      </w:pPr>
      <w:r w:rsidRPr="00EC76D5">
        <w:t xml:space="preserve">          return optimizeIncrementExpression(</w:t>
      </w:r>
      <w:r w:rsidR="0038687E">
        <w:t>expression</w:t>
      </w:r>
      <w:r w:rsidRPr="00EC76D5">
        <w:t>);</w:t>
      </w:r>
    </w:p>
    <w:p w14:paraId="0B12281B" w14:textId="77777777" w:rsidR="008C0E8C" w:rsidRPr="00EC76D5" w:rsidRDefault="008C0E8C" w:rsidP="008C0E8C">
      <w:pPr>
        <w:pStyle w:val="Code"/>
      </w:pPr>
      <w:r w:rsidRPr="00EC76D5">
        <w:t xml:space="preserve">        }</w:t>
      </w:r>
    </w:p>
    <w:p w14:paraId="52995A9D" w14:textId="179EEDEC" w:rsidR="008C0E8C" w:rsidRPr="00EC76D5" w:rsidRDefault="008C0E8C" w:rsidP="008C0E8C">
      <w:pPr>
        <w:pStyle w:val="Code"/>
      </w:pPr>
      <w:r w:rsidRPr="00EC76D5">
        <w:t xml:space="preserve">        else if (MiddleCode.isUnary(</w:t>
      </w:r>
      <w:r w:rsidR="0038687E">
        <w:t>expression</w:t>
      </w:r>
      <w:r w:rsidRPr="00EC76D5">
        <w:t>.getOperator())) {</w:t>
      </w:r>
    </w:p>
    <w:p w14:paraId="60362BD3" w14:textId="5530847E" w:rsidR="008C0E8C" w:rsidRPr="00EC76D5" w:rsidRDefault="008C0E8C" w:rsidP="008C0E8C">
      <w:pPr>
        <w:pStyle w:val="Code"/>
      </w:pPr>
      <w:r w:rsidRPr="00EC76D5">
        <w:t xml:space="preserve">          return optimizeUnaryExpression(</w:t>
      </w:r>
      <w:r w:rsidR="0038687E">
        <w:t>expression</w:t>
      </w:r>
      <w:r w:rsidRPr="00EC76D5">
        <w:t>);</w:t>
      </w:r>
    </w:p>
    <w:p w14:paraId="193C21FC" w14:textId="77777777" w:rsidR="008C0E8C" w:rsidRPr="00EC76D5" w:rsidRDefault="008C0E8C" w:rsidP="008C0E8C">
      <w:pPr>
        <w:pStyle w:val="Code"/>
      </w:pPr>
      <w:r w:rsidRPr="00EC76D5">
        <w:t xml:space="preserve">        }</w:t>
      </w:r>
    </w:p>
    <w:p w14:paraId="32F07C57" w14:textId="5A9A3B7C" w:rsidR="008C0E8C" w:rsidRPr="00EC76D5" w:rsidRDefault="008C0E8C" w:rsidP="008C0E8C">
      <w:pPr>
        <w:pStyle w:val="Code"/>
      </w:pPr>
      <w:r w:rsidRPr="00EC76D5">
        <w:t xml:space="preserve">        else if (MiddleCode.isBinary(</w:t>
      </w:r>
      <w:r w:rsidR="0038687E">
        <w:t>expression</w:t>
      </w:r>
      <w:r w:rsidRPr="00EC76D5">
        <w:t>.getOperator())) {</w:t>
      </w:r>
    </w:p>
    <w:p w14:paraId="4EDEED7F" w14:textId="261F18EE" w:rsidR="008C0E8C" w:rsidRPr="00EC76D5" w:rsidRDefault="008C0E8C" w:rsidP="008C0E8C">
      <w:pPr>
        <w:pStyle w:val="Code"/>
      </w:pPr>
      <w:r w:rsidRPr="00EC76D5">
        <w:t xml:space="preserve">          return optimizeBinaryExpression(</w:t>
      </w:r>
      <w:r w:rsidR="0038687E">
        <w:t>expression</w:t>
      </w:r>
      <w:r w:rsidRPr="00EC76D5">
        <w:t>);</w:t>
      </w:r>
    </w:p>
    <w:p w14:paraId="5949FD72" w14:textId="77777777" w:rsidR="008C0E8C" w:rsidRPr="00EC76D5" w:rsidRDefault="008C0E8C" w:rsidP="008C0E8C">
      <w:pPr>
        <w:pStyle w:val="Code"/>
      </w:pPr>
      <w:r w:rsidRPr="00EC76D5">
        <w:t xml:space="preserve">        }</w:t>
      </w:r>
    </w:p>
    <w:p w14:paraId="068CF63A" w14:textId="77777777" w:rsidR="008C0E8C" w:rsidRPr="00EC76D5" w:rsidRDefault="008C0E8C" w:rsidP="008C0E8C">
      <w:pPr>
        <w:pStyle w:val="Code"/>
      </w:pPr>
      <w:r w:rsidRPr="00EC76D5">
        <w:t xml:space="preserve">        else {</w:t>
      </w:r>
    </w:p>
    <w:p w14:paraId="68CED38D" w14:textId="735A9FBD" w:rsidR="008C0E8C" w:rsidRPr="00EC76D5" w:rsidRDefault="008C0E8C" w:rsidP="008C0E8C">
      <w:pPr>
        <w:pStyle w:val="Code"/>
      </w:pPr>
      <w:r w:rsidRPr="00EC76D5">
        <w:t xml:space="preserve">          Assert.error("optimize </w:t>
      </w:r>
      <w:r w:rsidR="0038687E">
        <w:t>expression</w:t>
      </w:r>
      <w:r w:rsidRPr="00EC76D5">
        <w:t xml:space="preserve"> " + </w:t>
      </w:r>
      <w:r w:rsidR="0038687E">
        <w:t>expression</w:t>
      </w:r>
      <w:r w:rsidRPr="00EC76D5">
        <w:t>.getOperator().name());</w:t>
      </w:r>
    </w:p>
    <w:p w14:paraId="6196C92C" w14:textId="77777777" w:rsidR="008C0E8C" w:rsidRPr="00EC76D5" w:rsidRDefault="008C0E8C" w:rsidP="008C0E8C">
      <w:pPr>
        <w:pStyle w:val="Code"/>
      </w:pPr>
      <w:r w:rsidRPr="00EC76D5">
        <w:t xml:space="preserve">          return null;</w:t>
      </w:r>
    </w:p>
    <w:p w14:paraId="70B08DF9" w14:textId="77777777" w:rsidR="008C0E8C" w:rsidRPr="00EC76D5" w:rsidRDefault="008C0E8C" w:rsidP="008C0E8C">
      <w:pPr>
        <w:pStyle w:val="Code"/>
      </w:pPr>
      <w:r w:rsidRPr="00EC76D5">
        <w:t xml:space="preserve">        }</w:t>
      </w:r>
    </w:p>
    <w:p w14:paraId="4043865D" w14:textId="77777777" w:rsidR="008C0E8C" w:rsidRPr="00EC76D5" w:rsidRDefault="008C0E8C" w:rsidP="008C0E8C">
      <w:pPr>
        <w:pStyle w:val="Code"/>
      </w:pPr>
      <w:r w:rsidRPr="00EC76D5">
        <w:t xml:space="preserve">    }</w:t>
      </w:r>
    </w:p>
    <w:p w14:paraId="79866FD4" w14:textId="77777777" w:rsidR="008C0E8C" w:rsidRPr="00EC76D5" w:rsidRDefault="008C0E8C" w:rsidP="008C0E8C">
      <w:pPr>
        <w:pStyle w:val="Code"/>
      </w:pPr>
      <w:r w:rsidRPr="00EC76D5">
        <w:t xml:space="preserve">  }</w:t>
      </w:r>
    </w:p>
    <w:p w14:paraId="357D143F" w14:textId="77777777" w:rsidR="008C0E8C" w:rsidRPr="00EC76D5" w:rsidRDefault="008C0E8C" w:rsidP="008C0E8C">
      <w:pPr>
        <w:pStyle w:val="Code"/>
      </w:pPr>
    </w:p>
    <w:p w14:paraId="1A7E9506" w14:textId="19229EF3" w:rsidR="008C0E8C" w:rsidRPr="00EC76D5" w:rsidRDefault="008C0E8C" w:rsidP="008C0E8C">
      <w:pPr>
        <w:pStyle w:val="Code"/>
      </w:pPr>
      <w:r w:rsidRPr="00EC76D5">
        <w:t xml:space="preserve">  public static SyntaxTree optimizeCommaExpression(SyntaxTree comma</w:t>
      </w:r>
      <w:r w:rsidR="0038687E">
        <w:t>Expression)</w:t>
      </w:r>
      <w:r w:rsidRPr="00EC76D5">
        <w:t xml:space="preserve"> {</w:t>
      </w:r>
    </w:p>
    <w:p w14:paraId="0527BC62" w14:textId="08D5444D" w:rsidR="008C0E8C" w:rsidRPr="00EC76D5" w:rsidRDefault="008C0E8C" w:rsidP="008C0E8C">
      <w:pPr>
        <w:pStyle w:val="Code"/>
      </w:pPr>
      <w:r w:rsidRPr="00EC76D5">
        <w:t xml:space="preserve">    SyntaxTree left</w:t>
      </w:r>
      <w:r w:rsidR="0038687E">
        <w:t xml:space="preserve">Expression </w:t>
      </w:r>
      <w:r w:rsidRPr="00EC76D5">
        <w:t>=</w:t>
      </w:r>
    </w:p>
    <w:p w14:paraId="6072ADBA" w14:textId="58D1DDAD" w:rsidR="008C0E8C" w:rsidRPr="00EC76D5" w:rsidRDefault="008C0E8C" w:rsidP="008C0E8C">
      <w:pPr>
        <w:pStyle w:val="Code"/>
      </w:pPr>
      <w:r w:rsidRPr="00EC76D5">
        <w:t xml:space="preserve">                 clearExpression(optimizeExpression(comma</w:t>
      </w:r>
      <w:r w:rsidR="0038687E">
        <w:t>Expression.</w:t>
      </w:r>
      <w:r w:rsidRPr="00EC76D5">
        <w:t>getChild(0))),</w:t>
      </w:r>
    </w:p>
    <w:p w14:paraId="2A7FA644" w14:textId="4A56FBB0" w:rsidR="008C0E8C" w:rsidRPr="00EC76D5" w:rsidRDefault="008C0E8C" w:rsidP="008C0E8C">
      <w:pPr>
        <w:pStyle w:val="Code"/>
      </w:pPr>
      <w:r w:rsidRPr="00EC76D5">
        <w:t xml:space="preserve">               right</w:t>
      </w:r>
      <w:r w:rsidR="0038687E">
        <w:t xml:space="preserve">Expression </w:t>
      </w:r>
      <w:r w:rsidRPr="00EC76D5">
        <w:t>= optimizeExpression(comma</w:t>
      </w:r>
      <w:r w:rsidR="0038687E">
        <w:t>Expression.</w:t>
      </w:r>
      <w:r w:rsidRPr="00EC76D5">
        <w:t>getChild(1));</w:t>
      </w:r>
    </w:p>
    <w:p w14:paraId="7E1A558B" w14:textId="77777777" w:rsidR="008C0E8C" w:rsidRPr="00EC76D5" w:rsidRDefault="008C0E8C" w:rsidP="008C0E8C">
      <w:pPr>
        <w:pStyle w:val="Code"/>
      </w:pPr>
      <w:r w:rsidRPr="00EC76D5">
        <w:t xml:space="preserve">               </w:t>
      </w:r>
    </w:p>
    <w:p w14:paraId="5350A357" w14:textId="16AA1676" w:rsidR="008C0E8C" w:rsidRPr="00EC76D5" w:rsidRDefault="008C0E8C" w:rsidP="008C0E8C">
      <w:pPr>
        <w:pStyle w:val="Code"/>
      </w:pPr>
      <w:r w:rsidRPr="00EC76D5">
        <w:t xml:space="preserve">    if (left</w:t>
      </w:r>
      <w:r w:rsidR="0038687E">
        <w:t xml:space="preserve">Expression </w:t>
      </w:r>
      <w:r w:rsidRPr="00EC76D5">
        <w:t>!= null) {</w:t>
      </w:r>
    </w:p>
    <w:p w14:paraId="57972588" w14:textId="753FBC78" w:rsidR="008C0E8C" w:rsidRPr="00EC76D5" w:rsidRDefault="008C0E8C" w:rsidP="008C0E8C">
      <w:pPr>
        <w:pStyle w:val="Code"/>
      </w:pPr>
      <w:r w:rsidRPr="00EC76D5">
        <w:t xml:space="preserve">      comma</w:t>
      </w:r>
      <w:r w:rsidR="0038687E">
        <w:t>Expression.</w:t>
      </w:r>
      <w:r w:rsidRPr="00EC76D5">
        <w:t>setChild(0, left</w:t>
      </w:r>
      <w:r w:rsidR="0038687E">
        <w:t>Expression)</w:t>
      </w:r>
      <w:r w:rsidRPr="00EC76D5">
        <w:t>;</w:t>
      </w:r>
    </w:p>
    <w:p w14:paraId="5C87C5F2" w14:textId="6E547C90" w:rsidR="008C0E8C" w:rsidRPr="00EC76D5" w:rsidRDefault="008C0E8C" w:rsidP="008C0E8C">
      <w:pPr>
        <w:pStyle w:val="Code"/>
      </w:pPr>
      <w:r w:rsidRPr="00EC76D5">
        <w:t xml:space="preserve">      comma</w:t>
      </w:r>
      <w:r w:rsidR="0038687E">
        <w:t>Expression.</w:t>
      </w:r>
      <w:r w:rsidRPr="00EC76D5">
        <w:t>setChild(1, right</w:t>
      </w:r>
      <w:r w:rsidR="0038687E">
        <w:t>Expression)</w:t>
      </w:r>
      <w:r w:rsidRPr="00EC76D5">
        <w:t>;</w:t>
      </w:r>
    </w:p>
    <w:p w14:paraId="5FC1B233" w14:textId="3AE7E508" w:rsidR="008C0E8C" w:rsidRPr="00EC76D5" w:rsidRDefault="008C0E8C" w:rsidP="008C0E8C">
      <w:pPr>
        <w:pStyle w:val="Code"/>
      </w:pPr>
      <w:r w:rsidRPr="00EC76D5">
        <w:t xml:space="preserve">      return comma</w:t>
      </w:r>
      <w:r w:rsidR="0038687E">
        <w:t>Expression;</w:t>
      </w:r>
    </w:p>
    <w:p w14:paraId="24DE2DD7" w14:textId="77777777" w:rsidR="008C0E8C" w:rsidRPr="00EC76D5" w:rsidRDefault="008C0E8C" w:rsidP="008C0E8C">
      <w:pPr>
        <w:pStyle w:val="Code"/>
      </w:pPr>
      <w:r w:rsidRPr="00EC76D5">
        <w:t xml:space="preserve">    }</w:t>
      </w:r>
    </w:p>
    <w:p w14:paraId="7A914660" w14:textId="77777777" w:rsidR="008C0E8C" w:rsidRPr="00EC76D5" w:rsidRDefault="008C0E8C" w:rsidP="008C0E8C">
      <w:pPr>
        <w:pStyle w:val="Code"/>
      </w:pPr>
      <w:r w:rsidRPr="00EC76D5">
        <w:t xml:space="preserve">    else {</w:t>
      </w:r>
    </w:p>
    <w:p w14:paraId="3245D6B3" w14:textId="5457D83F" w:rsidR="008C0E8C" w:rsidRPr="00EC76D5" w:rsidRDefault="008C0E8C" w:rsidP="008C0E8C">
      <w:pPr>
        <w:pStyle w:val="Code"/>
      </w:pPr>
      <w:r w:rsidRPr="00EC76D5">
        <w:t xml:space="preserve">      return right</w:t>
      </w:r>
      <w:r w:rsidR="0038687E">
        <w:t>Expression;</w:t>
      </w:r>
    </w:p>
    <w:p w14:paraId="3C4A5463" w14:textId="77777777" w:rsidR="008C0E8C" w:rsidRPr="00EC76D5" w:rsidRDefault="008C0E8C" w:rsidP="008C0E8C">
      <w:pPr>
        <w:pStyle w:val="Code"/>
      </w:pPr>
      <w:r w:rsidRPr="00EC76D5">
        <w:t xml:space="preserve">    }</w:t>
      </w:r>
    </w:p>
    <w:p w14:paraId="0A943F1F" w14:textId="77777777" w:rsidR="008C0E8C" w:rsidRPr="00EC76D5" w:rsidRDefault="008C0E8C" w:rsidP="008C0E8C">
      <w:pPr>
        <w:pStyle w:val="Code"/>
      </w:pPr>
      <w:r w:rsidRPr="00EC76D5">
        <w:t xml:space="preserve">  }</w:t>
      </w:r>
    </w:p>
    <w:p w14:paraId="744643FA" w14:textId="77777777" w:rsidR="008C0E8C" w:rsidRPr="00EC76D5" w:rsidRDefault="008C0E8C" w:rsidP="008C0E8C">
      <w:pPr>
        <w:pStyle w:val="Code"/>
      </w:pPr>
      <w:r w:rsidRPr="00EC76D5">
        <w:t xml:space="preserve">  </w:t>
      </w:r>
    </w:p>
    <w:p w14:paraId="46AAC51B" w14:textId="19FD36FC" w:rsidR="008C0E8C" w:rsidRPr="00EC76D5" w:rsidRDefault="008C0E8C" w:rsidP="008C0E8C">
      <w:pPr>
        <w:pStyle w:val="Code"/>
      </w:pPr>
      <w:r w:rsidRPr="00EC76D5">
        <w:t xml:space="preserve">  public static SyntaxTree optimizeConditionalExpression(SyntaxTree cond</w:t>
      </w:r>
      <w:r w:rsidR="0038687E">
        <w:t>Expression)</w:t>
      </w:r>
      <w:r w:rsidRPr="00EC76D5">
        <w:t xml:space="preserve"> {</w:t>
      </w:r>
    </w:p>
    <w:p w14:paraId="20587D3E" w14:textId="121F4269" w:rsidR="008C0E8C" w:rsidRPr="00EC76D5" w:rsidRDefault="008C0E8C" w:rsidP="008C0E8C">
      <w:pPr>
        <w:pStyle w:val="Code"/>
      </w:pPr>
      <w:r w:rsidRPr="00EC76D5">
        <w:lastRenderedPageBreak/>
        <w:t xml:space="preserve">    SyntaxTree test</w:t>
      </w:r>
      <w:r w:rsidR="0038687E">
        <w:t xml:space="preserve">Expression </w:t>
      </w:r>
      <w:r w:rsidRPr="00EC76D5">
        <w:t>= optimizeExpression(cond</w:t>
      </w:r>
      <w:r w:rsidR="0038687E">
        <w:t>Expression.</w:t>
      </w:r>
      <w:r w:rsidRPr="00EC76D5">
        <w:t>getChild(0)),</w:t>
      </w:r>
    </w:p>
    <w:p w14:paraId="7DC98498" w14:textId="3BFAEA9F" w:rsidR="008C0E8C" w:rsidRPr="00EC76D5" w:rsidRDefault="008C0E8C" w:rsidP="008C0E8C">
      <w:pPr>
        <w:pStyle w:val="Code"/>
      </w:pPr>
      <w:r w:rsidRPr="00EC76D5">
        <w:t xml:space="preserve">               left</w:t>
      </w:r>
      <w:r w:rsidR="0038687E">
        <w:t xml:space="preserve">Expression </w:t>
      </w:r>
      <w:r w:rsidRPr="00EC76D5">
        <w:t>= optimizeExpression(cond</w:t>
      </w:r>
      <w:r w:rsidR="0038687E">
        <w:t>Expression.</w:t>
      </w:r>
      <w:r w:rsidRPr="00EC76D5">
        <w:t>getChild(1)),</w:t>
      </w:r>
    </w:p>
    <w:p w14:paraId="36F0A997" w14:textId="53649596" w:rsidR="008C0E8C" w:rsidRPr="00EC76D5" w:rsidRDefault="008C0E8C" w:rsidP="008C0E8C">
      <w:pPr>
        <w:pStyle w:val="Code"/>
      </w:pPr>
      <w:r w:rsidRPr="00EC76D5">
        <w:t xml:space="preserve">               right</w:t>
      </w:r>
      <w:r w:rsidR="0038687E">
        <w:t xml:space="preserve">Expression </w:t>
      </w:r>
      <w:r w:rsidRPr="00EC76D5">
        <w:t>= optimizeExpression(cond</w:t>
      </w:r>
      <w:r w:rsidR="0038687E">
        <w:t>Expression.</w:t>
      </w:r>
      <w:r w:rsidRPr="00EC76D5">
        <w:t>getChild(2));</w:t>
      </w:r>
    </w:p>
    <w:p w14:paraId="49A6CEC3" w14:textId="77777777" w:rsidR="008C0E8C" w:rsidRPr="00EC76D5" w:rsidRDefault="008C0E8C" w:rsidP="008C0E8C">
      <w:pPr>
        <w:pStyle w:val="Code"/>
      </w:pPr>
      <w:r w:rsidRPr="00EC76D5">
        <w:t xml:space="preserve">    </w:t>
      </w:r>
    </w:p>
    <w:p w14:paraId="1F56DE91" w14:textId="1CABCC31" w:rsidR="008C0E8C" w:rsidRPr="00EC76D5" w:rsidRDefault="008C0E8C" w:rsidP="008C0E8C">
      <w:pPr>
        <w:pStyle w:val="Code"/>
      </w:pPr>
      <w:r w:rsidRPr="00EC76D5">
        <w:t xml:space="preserve">    left</w:t>
      </w:r>
      <w:r w:rsidR="0038687E">
        <w:t>Expression.</w:t>
      </w:r>
      <w:r w:rsidRPr="00EC76D5">
        <w:t>setRightValue();</w:t>
      </w:r>
    </w:p>
    <w:p w14:paraId="62A51E57" w14:textId="78A01387" w:rsidR="008C0E8C" w:rsidRPr="00EC76D5" w:rsidRDefault="008C0E8C" w:rsidP="008C0E8C">
      <w:pPr>
        <w:pStyle w:val="Code"/>
      </w:pPr>
      <w:r w:rsidRPr="00EC76D5">
        <w:t xml:space="preserve">    right</w:t>
      </w:r>
      <w:r w:rsidR="0038687E">
        <w:t>Expression.</w:t>
      </w:r>
      <w:r w:rsidRPr="00EC76D5">
        <w:t>setRightValue();</w:t>
      </w:r>
    </w:p>
    <w:p w14:paraId="7389DC40" w14:textId="770ACC56" w:rsidR="008C0E8C" w:rsidRPr="00EC76D5" w:rsidRDefault="008C0E8C" w:rsidP="008C0E8C">
      <w:pPr>
        <w:pStyle w:val="Code"/>
      </w:pPr>
      <w:r w:rsidRPr="00EC76D5">
        <w:t xml:space="preserve">    Object value = (test</w:t>
      </w:r>
      <w:r w:rsidR="0038687E">
        <w:t>Expression.</w:t>
      </w:r>
      <w:r w:rsidRPr="00EC76D5">
        <w:t>getSymbol() != null) ?</w:t>
      </w:r>
    </w:p>
    <w:p w14:paraId="0AD36BA1" w14:textId="6D340244" w:rsidR="008C0E8C" w:rsidRPr="00EC76D5" w:rsidRDefault="008C0E8C" w:rsidP="008C0E8C">
      <w:pPr>
        <w:pStyle w:val="Code"/>
      </w:pPr>
      <w:r w:rsidRPr="00EC76D5">
        <w:t xml:space="preserve">                   test</w:t>
      </w:r>
      <w:r w:rsidR="0038687E">
        <w:t>Expression.</w:t>
      </w:r>
      <w:r w:rsidRPr="00EC76D5">
        <w:t>getSymbol().getValue() : null;</w:t>
      </w:r>
    </w:p>
    <w:p w14:paraId="6BD4B403" w14:textId="77777777" w:rsidR="008C0E8C" w:rsidRPr="00EC76D5" w:rsidRDefault="008C0E8C" w:rsidP="008C0E8C">
      <w:pPr>
        <w:pStyle w:val="Code"/>
      </w:pPr>
    </w:p>
    <w:p w14:paraId="5A0ABD97" w14:textId="77777777" w:rsidR="008C0E8C" w:rsidRPr="00EC76D5" w:rsidRDefault="008C0E8C" w:rsidP="008C0E8C">
      <w:pPr>
        <w:pStyle w:val="Code"/>
      </w:pPr>
      <w:r w:rsidRPr="00EC76D5">
        <w:t xml:space="preserve">    if (value != null) {</w:t>
      </w:r>
    </w:p>
    <w:p w14:paraId="69183646" w14:textId="343D242C" w:rsidR="008C0E8C" w:rsidRPr="00EC76D5" w:rsidRDefault="008C0E8C" w:rsidP="008C0E8C">
      <w:pPr>
        <w:pStyle w:val="Code"/>
      </w:pPr>
      <w:r w:rsidRPr="00EC76D5">
        <w:t xml:space="preserve">      Assert.error(value instanceof BigInteger, "cond </w:t>
      </w:r>
      <w:r w:rsidR="0038687E">
        <w:t>expression</w:t>
      </w:r>
      <w:r w:rsidRPr="00EC76D5">
        <w:t>");</w:t>
      </w:r>
    </w:p>
    <w:p w14:paraId="60E71543" w14:textId="1EDF6027" w:rsidR="008C0E8C" w:rsidRPr="00EC76D5" w:rsidRDefault="008C0E8C" w:rsidP="008C0E8C">
      <w:pPr>
        <w:pStyle w:val="Code"/>
      </w:pPr>
      <w:r w:rsidRPr="00EC76D5">
        <w:t xml:space="preserve">      return (!value.equals(BigInteger.ZERO) ? left</w:t>
      </w:r>
      <w:r w:rsidR="0038687E">
        <w:t xml:space="preserve">Expression </w:t>
      </w:r>
      <w:r w:rsidRPr="00EC76D5">
        <w:t>: right</w:t>
      </w:r>
      <w:r w:rsidR="0038687E">
        <w:t>Expression)</w:t>
      </w:r>
      <w:r w:rsidRPr="00EC76D5">
        <w:t>;</w:t>
      </w:r>
    </w:p>
    <w:p w14:paraId="1C279285" w14:textId="77777777" w:rsidR="008C0E8C" w:rsidRPr="00EC76D5" w:rsidRDefault="008C0E8C" w:rsidP="008C0E8C">
      <w:pPr>
        <w:pStyle w:val="Code"/>
      </w:pPr>
      <w:r w:rsidRPr="00EC76D5">
        <w:t xml:space="preserve">    }</w:t>
      </w:r>
    </w:p>
    <w:p w14:paraId="352CB05D" w14:textId="77777777" w:rsidR="008C0E8C" w:rsidRPr="00EC76D5" w:rsidRDefault="008C0E8C" w:rsidP="008C0E8C">
      <w:pPr>
        <w:pStyle w:val="Code"/>
      </w:pPr>
      <w:r w:rsidRPr="00EC76D5">
        <w:t xml:space="preserve">    else {</w:t>
      </w:r>
    </w:p>
    <w:p w14:paraId="0E76B488" w14:textId="7B7B2B71" w:rsidR="008C0E8C" w:rsidRPr="00EC76D5" w:rsidRDefault="008C0E8C" w:rsidP="008C0E8C">
      <w:pPr>
        <w:pStyle w:val="Code"/>
      </w:pPr>
      <w:r w:rsidRPr="00EC76D5">
        <w:t xml:space="preserve">      cond</w:t>
      </w:r>
      <w:r w:rsidR="0038687E">
        <w:t>Expression.</w:t>
      </w:r>
      <w:r w:rsidRPr="00EC76D5">
        <w:t>setChild(0, test</w:t>
      </w:r>
      <w:r w:rsidR="0038687E">
        <w:t>Expression)</w:t>
      </w:r>
      <w:r w:rsidRPr="00EC76D5">
        <w:t>;</w:t>
      </w:r>
    </w:p>
    <w:p w14:paraId="7AF88996" w14:textId="5E799EA2" w:rsidR="008C0E8C" w:rsidRPr="00EC76D5" w:rsidRDefault="008C0E8C" w:rsidP="008C0E8C">
      <w:pPr>
        <w:pStyle w:val="Code"/>
      </w:pPr>
      <w:r w:rsidRPr="00EC76D5">
        <w:t xml:space="preserve">      cond</w:t>
      </w:r>
      <w:r w:rsidR="0038687E">
        <w:t>Expression.</w:t>
      </w:r>
      <w:r w:rsidRPr="00EC76D5">
        <w:t>setChild(1, left</w:t>
      </w:r>
      <w:r w:rsidR="0038687E">
        <w:t>Expression)</w:t>
      </w:r>
      <w:r w:rsidRPr="00EC76D5">
        <w:t>;</w:t>
      </w:r>
    </w:p>
    <w:p w14:paraId="2BC34AEF" w14:textId="56E27F4E" w:rsidR="008C0E8C" w:rsidRPr="00EC76D5" w:rsidRDefault="008C0E8C" w:rsidP="008C0E8C">
      <w:pPr>
        <w:pStyle w:val="Code"/>
      </w:pPr>
      <w:r w:rsidRPr="00EC76D5">
        <w:t xml:space="preserve">      cond</w:t>
      </w:r>
      <w:r w:rsidR="0038687E">
        <w:t>Expression.</w:t>
      </w:r>
      <w:r w:rsidRPr="00EC76D5">
        <w:t>setChild(2, right</w:t>
      </w:r>
      <w:r w:rsidR="0038687E">
        <w:t>Expression)</w:t>
      </w:r>
      <w:r w:rsidRPr="00EC76D5">
        <w:t>;</w:t>
      </w:r>
    </w:p>
    <w:p w14:paraId="7E1E8E02" w14:textId="7F770B2A" w:rsidR="008C0E8C" w:rsidRPr="00EC76D5" w:rsidRDefault="008C0E8C" w:rsidP="008C0E8C">
      <w:pPr>
        <w:pStyle w:val="Code"/>
      </w:pPr>
      <w:r w:rsidRPr="00EC76D5">
        <w:t xml:space="preserve">      return cond</w:t>
      </w:r>
      <w:r w:rsidR="0038687E">
        <w:t>Expression;</w:t>
      </w:r>
    </w:p>
    <w:p w14:paraId="753AE519" w14:textId="77777777" w:rsidR="008C0E8C" w:rsidRPr="00EC76D5" w:rsidRDefault="008C0E8C" w:rsidP="008C0E8C">
      <w:pPr>
        <w:pStyle w:val="Code"/>
      </w:pPr>
      <w:r w:rsidRPr="00EC76D5">
        <w:t xml:space="preserve">    }  </w:t>
      </w:r>
    </w:p>
    <w:p w14:paraId="6F73F261" w14:textId="77777777" w:rsidR="008C0E8C" w:rsidRPr="00EC76D5" w:rsidRDefault="008C0E8C" w:rsidP="008C0E8C">
      <w:pPr>
        <w:pStyle w:val="Code"/>
      </w:pPr>
      <w:r w:rsidRPr="00EC76D5">
        <w:t xml:space="preserve">  }</w:t>
      </w:r>
    </w:p>
    <w:p w14:paraId="4E266EA5" w14:textId="77777777" w:rsidR="008C0E8C" w:rsidRPr="00EC76D5" w:rsidRDefault="008C0E8C" w:rsidP="008C0E8C">
      <w:pPr>
        <w:pStyle w:val="Code"/>
      </w:pPr>
      <w:r w:rsidRPr="00EC76D5">
        <w:t xml:space="preserve">    </w:t>
      </w:r>
    </w:p>
    <w:p w14:paraId="336F9013" w14:textId="4754B18E" w:rsidR="008C0E8C" w:rsidRPr="00EC76D5" w:rsidRDefault="008C0E8C" w:rsidP="008C0E8C">
      <w:pPr>
        <w:pStyle w:val="Code"/>
      </w:pPr>
      <w:r w:rsidRPr="00EC76D5">
        <w:t xml:space="preserve">  public static SyntaxTree optimizeIncrementExpression(SyntaxTree inc</w:t>
      </w:r>
      <w:r w:rsidR="0038687E">
        <w:t>Expression)</w:t>
      </w:r>
      <w:r w:rsidRPr="00EC76D5">
        <w:t xml:space="preserve"> {</w:t>
      </w:r>
    </w:p>
    <w:p w14:paraId="59F70477" w14:textId="04887C51" w:rsidR="008C0E8C" w:rsidRPr="00EC76D5" w:rsidRDefault="008C0E8C" w:rsidP="008C0E8C">
      <w:pPr>
        <w:pStyle w:val="Code"/>
      </w:pPr>
      <w:r w:rsidRPr="00EC76D5">
        <w:t xml:space="preserve">    SyntaxTree sub</w:t>
      </w:r>
      <w:r w:rsidR="0038687E">
        <w:t xml:space="preserve">Expression </w:t>
      </w:r>
      <w:r w:rsidRPr="00EC76D5">
        <w:t>= optimizeExpression(inc</w:t>
      </w:r>
      <w:r w:rsidR="0038687E">
        <w:t>Expression.</w:t>
      </w:r>
      <w:r w:rsidRPr="00EC76D5">
        <w:t>getChild(0));</w:t>
      </w:r>
    </w:p>
    <w:p w14:paraId="747321B8" w14:textId="7A1604EE" w:rsidR="008C0E8C" w:rsidRPr="00EC76D5" w:rsidRDefault="008C0E8C" w:rsidP="008C0E8C">
      <w:pPr>
        <w:pStyle w:val="Code"/>
      </w:pPr>
      <w:r w:rsidRPr="00EC76D5">
        <w:t xml:space="preserve">    sub</w:t>
      </w:r>
      <w:r w:rsidR="0038687E">
        <w:t>Expression.</w:t>
      </w:r>
      <w:r w:rsidRPr="00EC76D5">
        <w:t>setRightValue();</w:t>
      </w:r>
    </w:p>
    <w:p w14:paraId="7FE17D89" w14:textId="1F081819" w:rsidR="008C0E8C" w:rsidRPr="00EC76D5" w:rsidRDefault="008C0E8C" w:rsidP="008C0E8C">
      <w:pPr>
        <w:pStyle w:val="Code"/>
      </w:pPr>
      <w:r w:rsidRPr="00EC76D5">
        <w:t xml:space="preserve">    inc</w:t>
      </w:r>
      <w:r w:rsidR="0038687E">
        <w:t>Expression.</w:t>
      </w:r>
      <w:r w:rsidRPr="00EC76D5">
        <w:t>setChild(0, sub</w:t>
      </w:r>
      <w:r w:rsidR="0038687E">
        <w:t>Expression)</w:t>
      </w:r>
      <w:r w:rsidRPr="00EC76D5">
        <w:t>;</w:t>
      </w:r>
    </w:p>
    <w:p w14:paraId="0899EDFA" w14:textId="7CD90B97" w:rsidR="008C0E8C" w:rsidRPr="00EC76D5" w:rsidRDefault="008C0E8C" w:rsidP="008C0E8C">
      <w:pPr>
        <w:pStyle w:val="Code"/>
      </w:pPr>
      <w:r w:rsidRPr="00EC76D5">
        <w:t xml:space="preserve">    return inc</w:t>
      </w:r>
      <w:r w:rsidR="0038687E">
        <w:t>Expression;</w:t>
      </w:r>
    </w:p>
    <w:p w14:paraId="144B5761" w14:textId="77777777" w:rsidR="008C0E8C" w:rsidRPr="00EC76D5" w:rsidRDefault="008C0E8C" w:rsidP="008C0E8C">
      <w:pPr>
        <w:pStyle w:val="Code"/>
      </w:pPr>
      <w:r w:rsidRPr="00EC76D5">
        <w:t xml:space="preserve">  }</w:t>
      </w:r>
    </w:p>
    <w:p w14:paraId="2963E9A0" w14:textId="77777777" w:rsidR="008C0E8C" w:rsidRPr="00EC76D5" w:rsidRDefault="008C0E8C" w:rsidP="008C0E8C">
      <w:pPr>
        <w:pStyle w:val="Code"/>
      </w:pPr>
      <w:r w:rsidRPr="00EC76D5">
        <w:t xml:space="preserve">  </w:t>
      </w:r>
    </w:p>
    <w:p w14:paraId="79065A3E" w14:textId="241413D7" w:rsidR="008C0E8C" w:rsidRPr="00EC76D5" w:rsidRDefault="008C0E8C" w:rsidP="008C0E8C">
      <w:pPr>
        <w:pStyle w:val="Code"/>
      </w:pPr>
      <w:r w:rsidRPr="00EC76D5">
        <w:t xml:space="preserve">  public static SyntaxTree optimizeAssignExpression(SyntaxTree assign</w:t>
      </w:r>
      <w:r w:rsidR="0038687E">
        <w:t>Expression)</w:t>
      </w:r>
      <w:r w:rsidRPr="00EC76D5">
        <w:t xml:space="preserve"> {</w:t>
      </w:r>
    </w:p>
    <w:p w14:paraId="03C0E26E" w14:textId="18150DEE" w:rsidR="008C0E8C" w:rsidRPr="00EC76D5" w:rsidRDefault="008C0E8C" w:rsidP="008C0E8C">
      <w:pPr>
        <w:pStyle w:val="Code"/>
      </w:pPr>
      <w:r w:rsidRPr="00EC76D5">
        <w:t xml:space="preserve">    SyntaxTree left</w:t>
      </w:r>
      <w:r w:rsidR="0038687E">
        <w:t xml:space="preserve">Expression </w:t>
      </w:r>
      <w:r w:rsidRPr="00EC76D5">
        <w:t>= optimizeExpression(assign</w:t>
      </w:r>
      <w:r w:rsidR="0038687E">
        <w:t>Expression.</w:t>
      </w:r>
      <w:r w:rsidRPr="00EC76D5">
        <w:t>getChild(0)),</w:t>
      </w:r>
    </w:p>
    <w:p w14:paraId="19BB4AA3" w14:textId="4F57AADE" w:rsidR="008C0E8C" w:rsidRPr="00EC76D5" w:rsidRDefault="008C0E8C" w:rsidP="008C0E8C">
      <w:pPr>
        <w:pStyle w:val="Code"/>
      </w:pPr>
      <w:r w:rsidRPr="00EC76D5">
        <w:t xml:space="preserve">               right</w:t>
      </w:r>
      <w:r w:rsidR="0038687E">
        <w:t xml:space="preserve">Expression </w:t>
      </w:r>
      <w:r w:rsidRPr="00EC76D5">
        <w:t>= optimizeExpression(assign</w:t>
      </w:r>
      <w:r w:rsidR="0038687E">
        <w:t>Expression.</w:t>
      </w:r>
      <w:r w:rsidRPr="00EC76D5">
        <w:t>getChild(1));</w:t>
      </w:r>
    </w:p>
    <w:p w14:paraId="412B1D4A" w14:textId="77777777" w:rsidR="008C0E8C" w:rsidRPr="00EC76D5" w:rsidRDefault="008C0E8C" w:rsidP="008C0E8C">
      <w:pPr>
        <w:pStyle w:val="Code"/>
      </w:pPr>
      <w:r w:rsidRPr="00EC76D5">
        <w:t xml:space="preserve">    </w:t>
      </w:r>
    </w:p>
    <w:p w14:paraId="2E0F8410" w14:textId="2F8257E0" w:rsidR="008C0E8C" w:rsidRPr="00EC76D5" w:rsidRDefault="008C0E8C" w:rsidP="008C0E8C">
      <w:pPr>
        <w:pStyle w:val="Code"/>
      </w:pPr>
      <w:r w:rsidRPr="00EC76D5">
        <w:t xml:space="preserve">    if (MiddleCode.isCompoundAssign(assign</w:t>
      </w:r>
      <w:r w:rsidR="0038687E">
        <w:t>Expression.</w:t>
      </w:r>
      <w:r w:rsidRPr="00EC76D5">
        <w:t>getOperator())) {</w:t>
      </w:r>
    </w:p>
    <w:p w14:paraId="244A2E09" w14:textId="4BCD6709" w:rsidR="008C0E8C" w:rsidRPr="00EC76D5" w:rsidRDefault="008C0E8C" w:rsidP="008C0E8C">
      <w:pPr>
        <w:pStyle w:val="Code"/>
      </w:pPr>
      <w:r w:rsidRPr="00EC76D5">
        <w:t xml:space="preserve">      left</w:t>
      </w:r>
      <w:r w:rsidR="0038687E">
        <w:t>Expression.</w:t>
      </w:r>
      <w:r w:rsidRPr="00EC76D5">
        <w:t xml:space="preserve">setRightValue();      </w:t>
      </w:r>
    </w:p>
    <w:p w14:paraId="4CD4C90A" w14:textId="77777777" w:rsidR="008C0E8C" w:rsidRPr="00EC76D5" w:rsidRDefault="008C0E8C" w:rsidP="008C0E8C">
      <w:pPr>
        <w:pStyle w:val="Code"/>
      </w:pPr>
      <w:r w:rsidRPr="00EC76D5">
        <w:t xml:space="preserve">    }</w:t>
      </w:r>
    </w:p>
    <w:p w14:paraId="1A316033" w14:textId="77777777" w:rsidR="008C0E8C" w:rsidRPr="00EC76D5" w:rsidRDefault="008C0E8C" w:rsidP="008C0E8C">
      <w:pPr>
        <w:pStyle w:val="Code"/>
      </w:pPr>
    </w:p>
    <w:p w14:paraId="734436A7" w14:textId="0F3311CB" w:rsidR="008C0E8C" w:rsidRPr="00EC76D5" w:rsidRDefault="008C0E8C" w:rsidP="008C0E8C">
      <w:pPr>
        <w:pStyle w:val="Code"/>
      </w:pPr>
      <w:r w:rsidRPr="00EC76D5">
        <w:t xml:space="preserve">    if (right</w:t>
      </w:r>
      <w:r w:rsidR="0038687E">
        <w:t>Expression.</w:t>
      </w:r>
      <w:r w:rsidRPr="00EC76D5">
        <w:t>getType().isStructOrUnion() &amp;&amp;</w:t>
      </w:r>
    </w:p>
    <w:p w14:paraId="1AF1925E" w14:textId="320A77DD" w:rsidR="008C0E8C" w:rsidRPr="00EC76D5" w:rsidRDefault="008C0E8C" w:rsidP="008C0E8C">
      <w:pPr>
        <w:pStyle w:val="Code"/>
      </w:pPr>
      <w:r w:rsidRPr="00EC76D5">
        <w:t xml:space="preserve">        (right</w:t>
      </w:r>
      <w:r w:rsidR="0038687E">
        <w:t>Expression.</w:t>
      </w:r>
      <w:r w:rsidRPr="00EC76D5">
        <w:t>getOperator() == MiddleOperator.Call)) {</w:t>
      </w:r>
    </w:p>
    <w:p w14:paraId="4088D0A1" w14:textId="7DA6B02B" w:rsidR="008C0E8C" w:rsidRPr="00EC76D5" w:rsidRDefault="008C0E8C" w:rsidP="008C0E8C">
      <w:pPr>
        <w:pStyle w:val="Code"/>
      </w:pPr>
      <w:r w:rsidRPr="00EC76D5">
        <w:t xml:space="preserve">      right</w:t>
      </w:r>
      <w:r w:rsidR="0038687E">
        <w:t>Expression.</w:t>
      </w:r>
      <w:r w:rsidRPr="00EC76D5">
        <w:t>setReturnTree(left</w:t>
      </w:r>
      <w:r w:rsidR="0038687E">
        <w:t>Expression)</w:t>
      </w:r>
      <w:r w:rsidRPr="00EC76D5">
        <w:t>;</w:t>
      </w:r>
    </w:p>
    <w:p w14:paraId="5BB877F8" w14:textId="39B70DE3" w:rsidR="008C0E8C" w:rsidRPr="00EC76D5" w:rsidRDefault="008C0E8C" w:rsidP="008C0E8C">
      <w:pPr>
        <w:pStyle w:val="Code"/>
      </w:pPr>
      <w:r w:rsidRPr="00EC76D5">
        <w:t xml:space="preserve">      return right</w:t>
      </w:r>
      <w:r w:rsidR="0038687E">
        <w:t>Expression;</w:t>
      </w:r>
    </w:p>
    <w:p w14:paraId="4EDF49DF" w14:textId="77777777" w:rsidR="008C0E8C" w:rsidRPr="00EC76D5" w:rsidRDefault="008C0E8C" w:rsidP="008C0E8C">
      <w:pPr>
        <w:pStyle w:val="Code"/>
      </w:pPr>
      <w:r w:rsidRPr="00EC76D5">
        <w:t xml:space="preserve">    }</w:t>
      </w:r>
    </w:p>
    <w:p w14:paraId="6721D59D" w14:textId="77777777" w:rsidR="008C0E8C" w:rsidRPr="00EC76D5" w:rsidRDefault="008C0E8C" w:rsidP="008C0E8C">
      <w:pPr>
        <w:pStyle w:val="Code"/>
      </w:pPr>
      <w:r w:rsidRPr="00EC76D5">
        <w:t xml:space="preserve">    else {</w:t>
      </w:r>
    </w:p>
    <w:p w14:paraId="180CCD91" w14:textId="51596D66" w:rsidR="008C0E8C" w:rsidRPr="00EC76D5" w:rsidRDefault="008C0E8C" w:rsidP="008C0E8C">
      <w:pPr>
        <w:pStyle w:val="Code"/>
      </w:pPr>
      <w:r w:rsidRPr="00EC76D5">
        <w:t xml:space="preserve">      right</w:t>
      </w:r>
      <w:r w:rsidR="0038687E">
        <w:t>Expression.</w:t>
      </w:r>
      <w:r w:rsidRPr="00EC76D5">
        <w:t>setRightValue();</w:t>
      </w:r>
    </w:p>
    <w:p w14:paraId="3E36EBDF" w14:textId="5C9BE458" w:rsidR="008C0E8C" w:rsidRPr="00EC76D5" w:rsidRDefault="008C0E8C" w:rsidP="008C0E8C">
      <w:pPr>
        <w:pStyle w:val="Code"/>
      </w:pPr>
      <w:r w:rsidRPr="00EC76D5">
        <w:t xml:space="preserve">      assign</w:t>
      </w:r>
      <w:r w:rsidR="0038687E">
        <w:t>Expression.</w:t>
      </w:r>
      <w:r w:rsidRPr="00EC76D5">
        <w:t>setChild(0, left</w:t>
      </w:r>
      <w:r w:rsidR="0038687E">
        <w:t>Expression)</w:t>
      </w:r>
      <w:r w:rsidRPr="00EC76D5">
        <w:t>;</w:t>
      </w:r>
    </w:p>
    <w:p w14:paraId="5C03ACB1" w14:textId="3E7134AD" w:rsidR="008C0E8C" w:rsidRPr="00EC76D5" w:rsidRDefault="008C0E8C" w:rsidP="008C0E8C">
      <w:pPr>
        <w:pStyle w:val="Code"/>
      </w:pPr>
      <w:r w:rsidRPr="00EC76D5">
        <w:t xml:space="preserve">      assign</w:t>
      </w:r>
      <w:r w:rsidR="0038687E">
        <w:t>Expression.</w:t>
      </w:r>
      <w:r w:rsidRPr="00EC76D5">
        <w:t>setChild(1, right</w:t>
      </w:r>
      <w:r w:rsidR="0038687E">
        <w:t>Expression)</w:t>
      </w:r>
      <w:r w:rsidRPr="00EC76D5">
        <w:t>;</w:t>
      </w:r>
    </w:p>
    <w:p w14:paraId="1404E49C" w14:textId="1A22E8F7" w:rsidR="008C0E8C" w:rsidRPr="00EC76D5" w:rsidRDefault="008C0E8C" w:rsidP="008C0E8C">
      <w:pPr>
        <w:pStyle w:val="Code"/>
      </w:pPr>
      <w:r w:rsidRPr="00EC76D5">
        <w:t xml:space="preserve">      return assign</w:t>
      </w:r>
      <w:r w:rsidR="0038687E">
        <w:t>Expression;</w:t>
      </w:r>
    </w:p>
    <w:p w14:paraId="1AC2F424" w14:textId="77777777" w:rsidR="008C0E8C" w:rsidRPr="00EC76D5" w:rsidRDefault="008C0E8C" w:rsidP="008C0E8C">
      <w:pPr>
        <w:pStyle w:val="Code"/>
      </w:pPr>
      <w:r w:rsidRPr="00EC76D5">
        <w:t xml:space="preserve">    }</w:t>
      </w:r>
    </w:p>
    <w:p w14:paraId="441CB6C9" w14:textId="77777777" w:rsidR="008C0E8C" w:rsidRPr="00EC76D5" w:rsidRDefault="008C0E8C" w:rsidP="008C0E8C">
      <w:pPr>
        <w:pStyle w:val="Code"/>
      </w:pPr>
      <w:r w:rsidRPr="00EC76D5">
        <w:t xml:space="preserve">  }</w:t>
      </w:r>
    </w:p>
    <w:p w14:paraId="1C9D0F38" w14:textId="77777777" w:rsidR="008C0E8C" w:rsidRPr="00EC76D5" w:rsidRDefault="008C0E8C" w:rsidP="008C0E8C">
      <w:pPr>
        <w:pStyle w:val="Code"/>
      </w:pPr>
      <w:r w:rsidRPr="00EC76D5">
        <w:t xml:space="preserve">  </w:t>
      </w:r>
    </w:p>
    <w:p w14:paraId="505D94C9" w14:textId="57FF3CAB" w:rsidR="008C0E8C" w:rsidRPr="00EC76D5" w:rsidRDefault="008C0E8C" w:rsidP="008C0E8C">
      <w:pPr>
        <w:pStyle w:val="Code"/>
      </w:pPr>
      <w:r w:rsidRPr="00EC76D5">
        <w:lastRenderedPageBreak/>
        <w:t xml:space="preserve">  public static SyntaxTree optimizeUnaryExpression(SyntaxTree </w:t>
      </w:r>
      <w:r w:rsidR="0038687E">
        <w:t>expression</w:t>
      </w:r>
      <w:r w:rsidRPr="00EC76D5">
        <w:t>) {</w:t>
      </w:r>
    </w:p>
    <w:p w14:paraId="3121BAC3" w14:textId="7985F805" w:rsidR="008C0E8C" w:rsidRPr="00EC76D5" w:rsidRDefault="008C0E8C" w:rsidP="008C0E8C">
      <w:pPr>
        <w:pStyle w:val="Code"/>
      </w:pPr>
      <w:r w:rsidRPr="00EC76D5">
        <w:t xml:space="preserve">    SyntaxTree sub</w:t>
      </w:r>
      <w:r w:rsidR="0038687E">
        <w:t xml:space="preserve">Expression </w:t>
      </w:r>
      <w:r w:rsidRPr="00EC76D5">
        <w:t>= optimizeExpression(</w:t>
      </w:r>
      <w:r w:rsidR="0038687E">
        <w:t>expression</w:t>
      </w:r>
      <w:r w:rsidRPr="00EC76D5">
        <w:t>.getChild(0));</w:t>
      </w:r>
    </w:p>
    <w:p w14:paraId="76069936" w14:textId="77777777" w:rsidR="008C0E8C" w:rsidRPr="00EC76D5" w:rsidRDefault="008C0E8C" w:rsidP="008C0E8C">
      <w:pPr>
        <w:pStyle w:val="Code"/>
      </w:pPr>
    </w:p>
    <w:p w14:paraId="7630ACAB" w14:textId="77777777" w:rsidR="008C0E8C" w:rsidRPr="00EC76D5" w:rsidRDefault="008C0E8C" w:rsidP="008C0E8C">
      <w:pPr>
        <w:pStyle w:val="Code"/>
      </w:pPr>
      <w:r w:rsidRPr="00EC76D5">
        <w:t xml:space="preserve">    Object value = null;</w:t>
      </w:r>
    </w:p>
    <w:p w14:paraId="445D064B" w14:textId="4FF7360D" w:rsidR="008C0E8C" w:rsidRPr="00EC76D5" w:rsidRDefault="008C0E8C" w:rsidP="008C0E8C">
      <w:pPr>
        <w:pStyle w:val="Code"/>
      </w:pPr>
      <w:r w:rsidRPr="00EC76D5">
        <w:t xml:space="preserve">    if ((</w:t>
      </w:r>
      <w:r w:rsidR="0038687E">
        <w:t>expression</w:t>
      </w:r>
      <w:r w:rsidRPr="00EC76D5">
        <w:t>.getOperator() != MiddleOperator.Call) &amp;&amp;</w:t>
      </w:r>
    </w:p>
    <w:p w14:paraId="3FC753EC" w14:textId="3876FFD6" w:rsidR="008C0E8C" w:rsidRPr="00EC76D5" w:rsidRDefault="008C0E8C" w:rsidP="008C0E8C">
      <w:pPr>
        <w:pStyle w:val="Code"/>
      </w:pPr>
      <w:r w:rsidRPr="00EC76D5">
        <w:t xml:space="preserve">        (</w:t>
      </w:r>
      <w:r w:rsidR="0038687E">
        <w:t>expression</w:t>
      </w:r>
      <w:r w:rsidRPr="00EC76D5">
        <w:t>.getOperator() != MiddleOperator.Address)) {</w:t>
      </w:r>
    </w:p>
    <w:p w14:paraId="5CEB550E" w14:textId="1578C7DC" w:rsidR="008C0E8C" w:rsidRPr="00EC76D5" w:rsidRDefault="008C0E8C" w:rsidP="008C0E8C">
      <w:pPr>
        <w:pStyle w:val="Code"/>
      </w:pPr>
      <w:r w:rsidRPr="00EC76D5">
        <w:t xml:space="preserve">      sub</w:t>
      </w:r>
      <w:r w:rsidR="0038687E">
        <w:t>Expression.</w:t>
      </w:r>
      <w:r w:rsidRPr="00EC76D5">
        <w:t>setRightValue();</w:t>
      </w:r>
    </w:p>
    <w:p w14:paraId="4B2AEF80" w14:textId="77777777" w:rsidR="008C0E8C" w:rsidRPr="00EC76D5" w:rsidRDefault="008C0E8C" w:rsidP="008C0E8C">
      <w:pPr>
        <w:pStyle w:val="Code"/>
      </w:pPr>
      <w:r w:rsidRPr="00EC76D5">
        <w:t xml:space="preserve">      </w:t>
      </w:r>
    </w:p>
    <w:p w14:paraId="4932CD2D" w14:textId="459A4D46" w:rsidR="008C0E8C" w:rsidRPr="00EC76D5" w:rsidRDefault="008C0E8C" w:rsidP="008C0E8C">
      <w:pPr>
        <w:pStyle w:val="Code"/>
      </w:pPr>
      <w:r w:rsidRPr="00EC76D5">
        <w:t xml:space="preserve">      if (sub</w:t>
      </w:r>
      <w:r w:rsidR="0038687E">
        <w:t>Expression.</w:t>
      </w:r>
      <w:r w:rsidRPr="00EC76D5">
        <w:t>getSymbol() != null) {</w:t>
      </w:r>
    </w:p>
    <w:p w14:paraId="3CF622B8" w14:textId="6CDFFFB8" w:rsidR="008C0E8C" w:rsidRPr="00EC76D5" w:rsidRDefault="008C0E8C" w:rsidP="008C0E8C">
      <w:pPr>
        <w:pStyle w:val="Code"/>
      </w:pPr>
      <w:r w:rsidRPr="00EC76D5">
        <w:t xml:space="preserve">        Object subValue = (sub</w:t>
      </w:r>
      <w:r w:rsidR="0038687E">
        <w:t>Expression.</w:t>
      </w:r>
      <w:r w:rsidRPr="00EC76D5">
        <w:t>getSymbol() != null) ?</w:t>
      </w:r>
    </w:p>
    <w:p w14:paraId="499ED1D9" w14:textId="1989CA13" w:rsidR="008C0E8C" w:rsidRPr="00EC76D5" w:rsidRDefault="008C0E8C" w:rsidP="008C0E8C">
      <w:pPr>
        <w:pStyle w:val="Code"/>
      </w:pPr>
      <w:r w:rsidRPr="00EC76D5">
        <w:t xml:space="preserve">                          sub</w:t>
      </w:r>
      <w:r w:rsidR="0038687E">
        <w:t>Expression.</w:t>
      </w:r>
      <w:r w:rsidRPr="00EC76D5">
        <w:t>getSymbol().getValue() : null;</w:t>
      </w:r>
    </w:p>
    <w:p w14:paraId="6CE545F9" w14:textId="174C8D31" w:rsidR="008C0E8C" w:rsidRPr="00EC76D5" w:rsidRDefault="008C0E8C" w:rsidP="008C0E8C">
      <w:pPr>
        <w:pStyle w:val="Code"/>
      </w:pPr>
      <w:r w:rsidRPr="00EC76D5">
        <w:t xml:space="preserve">        value = ValueConversion.unaryCast(</w:t>
      </w:r>
      <w:r w:rsidR="0038687E">
        <w:t>expression</w:t>
      </w:r>
      <w:r w:rsidRPr="00EC76D5">
        <w:t>.getOperator(), subValue);</w:t>
      </w:r>
    </w:p>
    <w:p w14:paraId="32BA60FC" w14:textId="77777777" w:rsidR="008C0E8C" w:rsidRPr="00EC76D5" w:rsidRDefault="008C0E8C" w:rsidP="008C0E8C">
      <w:pPr>
        <w:pStyle w:val="Code"/>
      </w:pPr>
      <w:r w:rsidRPr="00EC76D5">
        <w:t xml:space="preserve">      }</w:t>
      </w:r>
    </w:p>
    <w:p w14:paraId="33278362" w14:textId="77777777" w:rsidR="008C0E8C" w:rsidRPr="00EC76D5" w:rsidRDefault="008C0E8C" w:rsidP="008C0E8C">
      <w:pPr>
        <w:pStyle w:val="Code"/>
      </w:pPr>
      <w:r w:rsidRPr="00EC76D5">
        <w:t xml:space="preserve">    }</w:t>
      </w:r>
    </w:p>
    <w:p w14:paraId="0DE8064B" w14:textId="77777777" w:rsidR="008C0E8C" w:rsidRPr="00EC76D5" w:rsidRDefault="008C0E8C" w:rsidP="008C0E8C">
      <w:pPr>
        <w:pStyle w:val="Code"/>
      </w:pPr>
    </w:p>
    <w:p w14:paraId="19462DDC" w14:textId="77777777" w:rsidR="008C0E8C" w:rsidRPr="00EC76D5" w:rsidRDefault="008C0E8C" w:rsidP="008C0E8C">
      <w:pPr>
        <w:pStyle w:val="Code"/>
      </w:pPr>
      <w:r w:rsidRPr="00EC76D5">
        <w:t xml:space="preserve">    if (value != null) {</w:t>
      </w:r>
    </w:p>
    <w:p w14:paraId="345A16C2" w14:textId="6C57D36C" w:rsidR="008C0E8C" w:rsidRPr="00EC76D5" w:rsidRDefault="008C0E8C" w:rsidP="008C0E8C">
      <w:pPr>
        <w:pStyle w:val="Code"/>
      </w:pPr>
      <w:r w:rsidRPr="00EC76D5">
        <w:t xml:space="preserve">      return SyntaxTreeGenerator.generateValueTree(</w:t>
      </w:r>
      <w:r w:rsidR="0038687E">
        <w:t>expression</w:t>
      </w:r>
      <w:r w:rsidRPr="00EC76D5">
        <w:t>.getType(), value);</w:t>
      </w:r>
    </w:p>
    <w:p w14:paraId="7F27CF0A" w14:textId="77777777" w:rsidR="008C0E8C" w:rsidRPr="00EC76D5" w:rsidRDefault="008C0E8C" w:rsidP="008C0E8C">
      <w:pPr>
        <w:pStyle w:val="Code"/>
      </w:pPr>
      <w:r w:rsidRPr="00EC76D5">
        <w:t xml:space="preserve">    }</w:t>
      </w:r>
    </w:p>
    <w:p w14:paraId="353EA62C" w14:textId="77777777" w:rsidR="008C0E8C" w:rsidRPr="00EC76D5" w:rsidRDefault="008C0E8C" w:rsidP="008C0E8C">
      <w:pPr>
        <w:pStyle w:val="Code"/>
      </w:pPr>
      <w:r w:rsidRPr="00EC76D5">
        <w:t xml:space="preserve">    else {</w:t>
      </w:r>
    </w:p>
    <w:p w14:paraId="3F79C36C" w14:textId="1A2EC952" w:rsidR="008C0E8C" w:rsidRPr="00EC76D5" w:rsidRDefault="008C0E8C" w:rsidP="008C0E8C">
      <w:pPr>
        <w:pStyle w:val="Code"/>
      </w:pPr>
      <w:r w:rsidRPr="00EC76D5">
        <w:t xml:space="preserve">      </w:t>
      </w:r>
      <w:r w:rsidR="0038687E">
        <w:t>expression</w:t>
      </w:r>
      <w:r w:rsidRPr="00EC76D5">
        <w:t>.setChild(0, sub</w:t>
      </w:r>
      <w:r w:rsidR="0038687E">
        <w:t>Expression)</w:t>
      </w:r>
      <w:r w:rsidRPr="00EC76D5">
        <w:t>;</w:t>
      </w:r>
    </w:p>
    <w:p w14:paraId="3D4ACD1E" w14:textId="3D4EF767" w:rsidR="008C0E8C" w:rsidRPr="00EC76D5" w:rsidRDefault="008C0E8C" w:rsidP="008C0E8C">
      <w:pPr>
        <w:pStyle w:val="Code"/>
      </w:pPr>
      <w:r w:rsidRPr="00EC76D5">
        <w:t xml:space="preserve">      return optimizeUnarySemantic(</w:t>
      </w:r>
      <w:r w:rsidR="0038687E">
        <w:t>expression</w:t>
      </w:r>
      <w:r w:rsidRPr="00EC76D5">
        <w:t>);</w:t>
      </w:r>
    </w:p>
    <w:p w14:paraId="79ABCB4A" w14:textId="77777777" w:rsidR="008C0E8C" w:rsidRPr="00EC76D5" w:rsidRDefault="008C0E8C" w:rsidP="008C0E8C">
      <w:pPr>
        <w:pStyle w:val="Code"/>
      </w:pPr>
      <w:r w:rsidRPr="00EC76D5">
        <w:t xml:space="preserve">    }</w:t>
      </w:r>
    </w:p>
    <w:p w14:paraId="4EA2DC74" w14:textId="77777777" w:rsidR="008C0E8C" w:rsidRPr="00EC76D5" w:rsidRDefault="008C0E8C" w:rsidP="008C0E8C">
      <w:pPr>
        <w:pStyle w:val="Code"/>
      </w:pPr>
      <w:r w:rsidRPr="00EC76D5">
        <w:t xml:space="preserve">  }</w:t>
      </w:r>
    </w:p>
    <w:p w14:paraId="58F030AC" w14:textId="77777777" w:rsidR="008C0E8C" w:rsidRPr="00EC76D5" w:rsidRDefault="008C0E8C" w:rsidP="008C0E8C">
      <w:pPr>
        <w:pStyle w:val="Code"/>
      </w:pPr>
    </w:p>
    <w:p w14:paraId="11880ADB" w14:textId="5C3A97FB" w:rsidR="008C0E8C" w:rsidRPr="00EC76D5" w:rsidRDefault="008C0E8C" w:rsidP="008C0E8C">
      <w:pPr>
        <w:pStyle w:val="Code"/>
      </w:pPr>
      <w:r w:rsidRPr="00EC76D5">
        <w:t xml:space="preserve">  public static SyntaxTree optimizeBinaryExpression(SyntaxTree </w:t>
      </w:r>
      <w:r w:rsidR="0038687E">
        <w:t>expression</w:t>
      </w:r>
      <w:r w:rsidRPr="00EC76D5">
        <w:t>) {</w:t>
      </w:r>
    </w:p>
    <w:p w14:paraId="2B153B44" w14:textId="4DB6AB4B" w:rsidR="008C0E8C" w:rsidRPr="00EC76D5" w:rsidRDefault="008C0E8C" w:rsidP="008C0E8C">
      <w:pPr>
        <w:pStyle w:val="Code"/>
      </w:pPr>
      <w:r w:rsidRPr="00EC76D5">
        <w:t xml:space="preserve">    SyntaxTree left</w:t>
      </w:r>
      <w:r w:rsidR="0038687E">
        <w:t xml:space="preserve">Expression </w:t>
      </w:r>
      <w:r w:rsidRPr="00EC76D5">
        <w:t>= optimizeExpression(</w:t>
      </w:r>
      <w:r w:rsidR="0038687E">
        <w:t>expression</w:t>
      </w:r>
      <w:r w:rsidRPr="00EC76D5">
        <w:t>.getChild(0)),</w:t>
      </w:r>
    </w:p>
    <w:p w14:paraId="688F7305" w14:textId="7AEBA6EA" w:rsidR="008C0E8C" w:rsidRPr="00EC76D5" w:rsidRDefault="008C0E8C" w:rsidP="008C0E8C">
      <w:pPr>
        <w:pStyle w:val="Code"/>
      </w:pPr>
      <w:r w:rsidRPr="00EC76D5">
        <w:t xml:space="preserve">               right</w:t>
      </w:r>
      <w:r w:rsidR="0038687E">
        <w:t xml:space="preserve">Expression </w:t>
      </w:r>
      <w:r w:rsidRPr="00EC76D5">
        <w:t>= optimizeExpression(</w:t>
      </w:r>
      <w:r w:rsidR="0038687E">
        <w:t>expression</w:t>
      </w:r>
      <w:r w:rsidRPr="00EC76D5">
        <w:t>.getChild(1));</w:t>
      </w:r>
    </w:p>
    <w:p w14:paraId="623C866B" w14:textId="404A3DD4" w:rsidR="008C0E8C" w:rsidRPr="00EC76D5" w:rsidRDefault="008C0E8C" w:rsidP="008C0E8C">
      <w:pPr>
        <w:pStyle w:val="Code"/>
      </w:pPr>
      <w:r w:rsidRPr="00EC76D5">
        <w:t xml:space="preserve">    left</w:t>
      </w:r>
      <w:r w:rsidR="0038687E">
        <w:t>Expression.</w:t>
      </w:r>
      <w:r w:rsidRPr="00EC76D5">
        <w:t>setRightValue();</w:t>
      </w:r>
    </w:p>
    <w:p w14:paraId="46FD9D86" w14:textId="639D6B96" w:rsidR="008C0E8C" w:rsidRPr="00EC76D5" w:rsidRDefault="008C0E8C" w:rsidP="008C0E8C">
      <w:pPr>
        <w:pStyle w:val="Code"/>
      </w:pPr>
      <w:r w:rsidRPr="00EC76D5">
        <w:t xml:space="preserve">    right</w:t>
      </w:r>
      <w:r w:rsidR="0038687E">
        <w:t>Expression.</w:t>
      </w:r>
      <w:r w:rsidRPr="00EC76D5">
        <w:t>setRightValue();</w:t>
      </w:r>
    </w:p>
    <w:p w14:paraId="0A90F1AE" w14:textId="77777777" w:rsidR="008C0E8C" w:rsidRPr="00EC76D5" w:rsidRDefault="008C0E8C" w:rsidP="008C0E8C">
      <w:pPr>
        <w:pStyle w:val="Code"/>
      </w:pPr>
    </w:p>
    <w:p w14:paraId="75944513" w14:textId="77777777" w:rsidR="008C0E8C" w:rsidRPr="00EC76D5" w:rsidRDefault="008C0E8C" w:rsidP="008C0E8C">
      <w:pPr>
        <w:pStyle w:val="Code"/>
      </w:pPr>
      <w:r w:rsidRPr="00EC76D5">
        <w:t xml:space="preserve">    Object value = null;    </w:t>
      </w:r>
    </w:p>
    <w:p w14:paraId="542AD1D4" w14:textId="7B26FCB8" w:rsidR="008C0E8C" w:rsidRPr="00EC76D5" w:rsidRDefault="008C0E8C" w:rsidP="008C0E8C">
      <w:pPr>
        <w:pStyle w:val="Code"/>
      </w:pPr>
      <w:r w:rsidRPr="00EC76D5">
        <w:t xml:space="preserve">    if ((left</w:t>
      </w:r>
      <w:r w:rsidR="0038687E">
        <w:t>Expression.</w:t>
      </w:r>
      <w:r w:rsidRPr="00EC76D5">
        <w:t>getOperator() != MiddleOperator.Call) &amp;&amp;</w:t>
      </w:r>
    </w:p>
    <w:p w14:paraId="09C08976" w14:textId="789CCB43" w:rsidR="008C0E8C" w:rsidRPr="00EC76D5" w:rsidRDefault="008C0E8C" w:rsidP="008C0E8C">
      <w:pPr>
        <w:pStyle w:val="Code"/>
      </w:pPr>
      <w:r w:rsidRPr="00EC76D5">
        <w:t xml:space="preserve">        (right</w:t>
      </w:r>
      <w:r w:rsidR="0038687E">
        <w:t>Expression.</w:t>
      </w:r>
      <w:r w:rsidRPr="00EC76D5">
        <w:t>getOperator() != MiddleOperator.Call)) {</w:t>
      </w:r>
    </w:p>
    <w:p w14:paraId="3A66265F" w14:textId="490D7EA0" w:rsidR="008C0E8C" w:rsidRPr="00EC76D5" w:rsidRDefault="008C0E8C" w:rsidP="008C0E8C">
      <w:pPr>
        <w:pStyle w:val="Code"/>
      </w:pPr>
      <w:r w:rsidRPr="00EC76D5">
        <w:t xml:space="preserve">      Object leftValue = (left</w:t>
      </w:r>
      <w:r w:rsidR="0038687E">
        <w:t>Expression.</w:t>
      </w:r>
      <w:r w:rsidRPr="00EC76D5">
        <w:t>getSymbol() != null) ?</w:t>
      </w:r>
    </w:p>
    <w:p w14:paraId="7BDACE52" w14:textId="400726FC" w:rsidR="008C0E8C" w:rsidRPr="00EC76D5" w:rsidRDefault="008C0E8C" w:rsidP="008C0E8C">
      <w:pPr>
        <w:pStyle w:val="Code"/>
      </w:pPr>
      <w:r w:rsidRPr="00EC76D5">
        <w:t xml:space="preserve">                         left</w:t>
      </w:r>
      <w:r w:rsidR="0038687E">
        <w:t>Expression.</w:t>
      </w:r>
      <w:r w:rsidRPr="00EC76D5">
        <w:t>getSymbol().getValue() : null,</w:t>
      </w:r>
    </w:p>
    <w:p w14:paraId="142A0864" w14:textId="64E7F89C" w:rsidR="008C0E8C" w:rsidRPr="00EC76D5" w:rsidRDefault="008C0E8C" w:rsidP="008C0E8C">
      <w:pPr>
        <w:pStyle w:val="Code"/>
      </w:pPr>
      <w:r w:rsidRPr="00EC76D5">
        <w:t xml:space="preserve">             rightValue = (right</w:t>
      </w:r>
      <w:r w:rsidR="0038687E">
        <w:t>Expression.</w:t>
      </w:r>
      <w:r w:rsidRPr="00EC76D5">
        <w:t>getSymbol() != null) ?</w:t>
      </w:r>
    </w:p>
    <w:p w14:paraId="2B90ADAF" w14:textId="616C0038" w:rsidR="008C0E8C" w:rsidRPr="00EC76D5" w:rsidRDefault="008C0E8C" w:rsidP="008C0E8C">
      <w:pPr>
        <w:pStyle w:val="Code"/>
      </w:pPr>
      <w:r w:rsidRPr="00EC76D5">
        <w:t xml:space="preserve">                          right</w:t>
      </w:r>
      <w:r w:rsidR="0038687E">
        <w:t>Expression.</w:t>
      </w:r>
      <w:r w:rsidRPr="00EC76D5">
        <w:t>getSymbol().getValue() : null;</w:t>
      </w:r>
    </w:p>
    <w:p w14:paraId="6863E5BE" w14:textId="70D31855" w:rsidR="008C0E8C" w:rsidRPr="00EC76D5" w:rsidRDefault="008C0E8C" w:rsidP="008C0E8C">
      <w:pPr>
        <w:pStyle w:val="Code"/>
      </w:pPr>
      <w:r w:rsidRPr="00EC76D5">
        <w:t xml:space="preserve">      value = ValueConversion.binaryCast(</w:t>
      </w:r>
      <w:r w:rsidR="0038687E">
        <w:t>expression</w:t>
      </w:r>
      <w:r w:rsidRPr="00EC76D5">
        <w:t>.getOperator(),</w:t>
      </w:r>
    </w:p>
    <w:p w14:paraId="5B719BB0" w14:textId="77777777" w:rsidR="008C0E8C" w:rsidRPr="00EC76D5" w:rsidRDefault="008C0E8C" w:rsidP="008C0E8C">
      <w:pPr>
        <w:pStyle w:val="Code"/>
      </w:pPr>
      <w:r w:rsidRPr="00EC76D5">
        <w:t xml:space="preserve">                                         leftValue, rightValue);</w:t>
      </w:r>
    </w:p>
    <w:p w14:paraId="306E9DD5" w14:textId="77777777" w:rsidR="008C0E8C" w:rsidRPr="00EC76D5" w:rsidRDefault="008C0E8C" w:rsidP="008C0E8C">
      <w:pPr>
        <w:pStyle w:val="Code"/>
      </w:pPr>
      <w:r w:rsidRPr="00EC76D5">
        <w:t xml:space="preserve">    }</w:t>
      </w:r>
    </w:p>
    <w:p w14:paraId="1EA9C7A0" w14:textId="77777777" w:rsidR="008C0E8C" w:rsidRPr="00EC76D5" w:rsidRDefault="008C0E8C" w:rsidP="008C0E8C">
      <w:pPr>
        <w:pStyle w:val="Code"/>
      </w:pPr>
      <w:r w:rsidRPr="00EC76D5">
        <w:t xml:space="preserve">    </w:t>
      </w:r>
    </w:p>
    <w:p w14:paraId="725C1765" w14:textId="77777777" w:rsidR="008C0E8C" w:rsidRPr="00EC76D5" w:rsidRDefault="008C0E8C" w:rsidP="008C0E8C">
      <w:pPr>
        <w:pStyle w:val="Code"/>
      </w:pPr>
      <w:r w:rsidRPr="00EC76D5">
        <w:t xml:space="preserve">    if (value != null) {</w:t>
      </w:r>
    </w:p>
    <w:p w14:paraId="2F403697" w14:textId="77777777" w:rsidR="0027179E" w:rsidRPr="00EC76D5" w:rsidRDefault="008C0E8C" w:rsidP="008C0E8C">
      <w:pPr>
        <w:pStyle w:val="Code"/>
      </w:pPr>
      <w:r w:rsidRPr="00EC76D5">
        <w:t xml:space="preserve">      Type maxType =</w:t>
      </w:r>
    </w:p>
    <w:p w14:paraId="51FA6877" w14:textId="499AE81F" w:rsidR="008C0E8C" w:rsidRPr="00EC76D5" w:rsidRDefault="0027179E" w:rsidP="008C0E8C">
      <w:pPr>
        <w:pStyle w:val="Code"/>
      </w:pPr>
      <w:r w:rsidRPr="00EC76D5">
        <w:t xml:space="preserve">       </w:t>
      </w:r>
      <w:r w:rsidR="008C0E8C" w:rsidRPr="00EC76D5">
        <w:t xml:space="preserve"> TypeCast.maxType(left</w:t>
      </w:r>
      <w:r w:rsidR="0038687E">
        <w:t>Expression.</w:t>
      </w:r>
      <w:r w:rsidR="008C0E8C" w:rsidRPr="00EC76D5">
        <w:t>getType(), right</w:t>
      </w:r>
      <w:r w:rsidR="0038687E">
        <w:t>Expression.</w:t>
      </w:r>
      <w:r w:rsidR="008C0E8C" w:rsidRPr="00EC76D5">
        <w:t>getType());</w:t>
      </w:r>
    </w:p>
    <w:p w14:paraId="0E8670EE" w14:textId="77777777" w:rsidR="008C0E8C" w:rsidRPr="00EC76D5" w:rsidRDefault="008C0E8C" w:rsidP="008C0E8C">
      <w:pPr>
        <w:pStyle w:val="Code"/>
      </w:pPr>
      <w:r w:rsidRPr="00EC76D5">
        <w:t xml:space="preserve">      Symbol valueSymbol = Symbol.createValueSymbol(maxType, value);</w:t>
      </w:r>
    </w:p>
    <w:p w14:paraId="56A709D1" w14:textId="77777777" w:rsidR="008C0E8C" w:rsidRPr="00EC76D5" w:rsidRDefault="008C0E8C" w:rsidP="008C0E8C">
      <w:pPr>
        <w:pStyle w:val="Code"/>
      </w:pPr>
      <w:r w:rsidRPr="00EC76D5">
        <w:t xml:space="preserve">      return (new SyntaxTree(MiddleOperator.Value, valueSymbol));</w:t>
      </w:r>
    </w:p>
    <w:p w14:paraId="613068F8" w14:textId="77777777" w:rsidR="008C0E8C" w:rsidRPr="00EC76D5" w:rsidRDefault="008C0E8C" w:rsidP="008C0E8C">
      <w:pPr>
        <w:pStyle w:val="Code"/>
      </w:pPr>
      <w:r w:rsidRPr="00EC76D5">
        <w:t xml:space="preserve">    }</w:t>
      </w:r>
    </w:p>
    <w:p w14:paraId="1937EE54" w14:textId="77777777" w:rsidR="008C0E8C" w:rsidRPr="00EC76D5" w:rsidRDefault="008C0E8C" w:rsidP="008C0E8C">
      <w:pPr>
        <w:pStyle w:val="Code"/>
      </w:pPr>
      <w:r w:rsidRPr="00EC76D5">
        <w:t xml:space="preserve">    else {</w:t>
      </w:r>
    </w:p>
    <w:p w14:paraId="11BEC623" w14:textId="1A2A2CC2" w:rsidR="008C0E8C" w:rsidRPr="00EC76D5" w:rsidRDefault="008C0E8C" w:rsidP="008C0E8C">
      <w:pPr>
        <w:pStyle w:val="Code"/>
      </w:pPr>
      <w:r w:rsidRPr="00EC76D5">
        <w:t xml:space="preserve">      </w:t>
      </w:r>
      <w:r w:rsidR="0038687E">
        <w:t>expression</w:t>
      </w:r>
      <w:r w:rsidRPr="00EC76D5">
        <w:t>.setChild(0, left</w:t>
      </w:r>
      <w:r w:rsidR="0038687E">
        <w:t>Expression)</w:t>
      </w:r>
      <w:r w:rsidRPr="00EC76D5">
        <w:t>;</w:t>
      </w:r>
    </w:p>
    <w:p w14:paraId="5EC3FA57" w14:textId="2F7670D4" w:rsidR="008C0E8C" w:rsidRPr="00EC76D5" w:rsidRDefault="008C0E8C" w:rsidP="008C0E8C">
      <w:pPr>
        <w:pStyle w:val="Code"/>
      </w:pPr>
      <w:r w:rsidRPr="00EC76D5">
        <w:t xml:space="preserve">      </w:t>
      </w:r>
      <w:r w:rsidR="0038687E">
        <w:t>expression</w:t>
      </w:r>
      <w:r w:rsidRPr="00EC76D5">
        <w:t>.setChild(1, right</w:t>
      </w:r>
      <w:r w:rsidR="0038687E">
        <w:t>Expression)</w:t>
      </w:r>
      <w:r w:rsidRPr="00EC76D5">
        <w:t>;</w:t>
      </w:r>
    </w:p>
    <w:p w14:paraId="1F67BC57" w14:textId="5E45BC13" w:rsidR="008C0E8C" w:rsidRPr="00EC76D5" w:rsidRDefault="008C0E8C" w:rsidP="008C0E8C">
      <w:pPr>
        <w:pStyle w:val="Code"/>
      </w:pPr>
      <w:r w:rsidRPr="00EC76D5">
        <w:t xml:space="preserve">      return </w:t>
      </w:r>
      <w:r w:rsidR="0038687E">
        <w:t>expression</w:t>
      </w:r>
      <w:r w:rsidRPr="00EC76D5">
        <w:t>;</w:t>
      </w:r>
    </w:p>
    <w:p w14:paraId="69B11C30" w14:textId="77777777" w:rsidR="008C0E8C" w:rsidRPr="00EC76D5" w:rsidRDefault="008C0E8C" w:rsidP="008C0E8C">
      <w:pPr>
        <w:pStyle w:val="Code"/>
      </w:pPr>
      <w:r w:rsidRPr="00EC76D5">
        <w:t xml:space="preserve">    }</w:t>
      </w:r>
    </w:p>
    <w:p w14:paraId="4A933B53" w14:textId="77777777" w:rsidR="008C0E8C" w:rsidRPr="00EC76D5" w:rsidRDefault="008C0E8C" w:rsidP="008C0E8C">
      <w:pPr>
        <w:pStyle w:val="Code"/>
      </w:pPr>
      <w:r w:rsidRPr="00EC76D5">
        <w:t xml:space="preserve">  }</w:t>
      </w:r>
    </w:p>
    <w:p w14:paraId="0D57A97C" w14:textId="77777777" w:rsidR="008C0E8C" w:rsidRPr="00EC76D5" w:rsidRDefault="008C0E8C" w:rsidP="008C0E8C">
      <w:pPr>
        <w:pStyle w:val="Code"/>
      </w:pPr>
    </w:p>
    <w:p w14:paraId="770DB4B6" w14:textId="77777777" w:rsidR="008C0E8C" w:rsidRPr="00EC76D5" w:rsidRDefault="008C0E8C" w:rsidP="008C0E8C">
      <w:pPr>
        <w:pStyle w:val="Code"/>
      </w:pPr>
      <w:r w:rsidRPr="00EC76D5">
        <w:t xml:space="preserve">  // x-&gt;y</w:t>
      </w:r>
    </w:p>
    <w:p w14:paraId="63DAB2EF" w14:textId="77777777" w:rsidR="008C0E8C" w:rsidRPr="00EC76D5" w:rsidRDefault="008C0E8C" w:rsidP="008C0E8C">
      <w:pPr>
        <w:pStyle w:val="Code"/>
      </w:pPr>
      <w:r w:rsidRPr="00EC76D5">
        <w:t xml:space="preserve">  // (*x).y</w:t>
      </w:r>
    </w:p>
    <w:p w14:paraId="580F6EBD" w14:textId="77777777" w:rsidR="008C0E8C" w:rsidRPr="00EC76D5" w:rsidRDefault="008C0E8C" w:rsidP="008C0E8C">
      <w:pPr>
        <w:pStyle w:val="Code"/>
      </w:pPr>
      <w:r w:rsidRPr="00EC76D5">
        <w:lastRenderedPageBreak/>
        <w:t xml:space="preserve">  </w:t>
      </w:r>
    </w:p>
    <w:p w14:paraId="6318226C" w14:textId="4C9CF322" w:rsidR="008C0E8C" w:rsidRPr="00EC76D5" w:rsidRDefault="008C0E8C" w:rsidP="008C0E8C">
      <w:pPr>
        <w:pStyle w:val="Code"/>
      </w:pPr>
      <w:r w:rsidRPr="00EC76D5">
        <w:t xml:space="preserve">  public static SyntaxTree optimize</w:t>
      </w:r>
      <w:r w:rsidR="00B02345">
        <w:t>Dereference</w:t>
      </w:r>
      <w:r w:rsidRPr="00EC76D5">
        <w:t xml:space="preserve">Expression(SyntaxTree </w:t>
      </w:r>
      <w:r w:rsidR="00B02345">
        <w:t>dereference</w:t>
      </w:r>
      <w:r w:rsidR="0038687E">
        <w:t>Expression)</w:t>
      </w:r>
      <w:r w:rsidRPr="00EC76D5">
        <w:t xml:space="preserve"> {</w:t>
      </w:r>
    </w:p>
    <w:p w14:paraId="2FED7A4D" w14:textId="6E8B79F2" w:rsidR="008C0E8C" w:rsidRPr="00EC76D5" w:rsidRDefault="008C0E8C" w:rsidP="008C0E8C">
      <w:pPr>
        <w:pStyle w:val="Code"/>
      </w:pPr>
      <w:r w:rsidRPr="00EC76D5">
        <w:t xml:space="preserve">    return </w:t>
      </w:r>
      <w:r w:rsidR="00B02345">
        <w:t>dereference</w:t>
      </w:r>
      <w:r w:rsidR="0038687E">
        <w:t>Expression;</w:t>
      </w:r>
    </w:p>
    <w:p w14:paraId="4479B97C" w14:textId="77777777" w:rsidR="008C0E8C" w:rsidRPr="00EC76D5" w:rsidRDefault="008C0E8C" w:rsidP="008C0E8C">
      <w:pPr>
        <w:pStyle w:val="Code"/>
      </w:pPr>
      <w:r w:rsidRPr="00EC76D5">
        <w:t xml:space="preserve">  }</w:t>
      </w:r>
    </w:p>
    <w:p w14:paraId="0CCD97E7" w14:textId="77777777" w:rsidR="008C0E8C" w:rsidRPr="00EC76D5" w:rsidRDefault="008C0E8C" w:rsidP="008C0E8C">
      <w:pPr>
        <w:pStyle w:val="Code"/>
      </w:pPr>
      <w:r w:rsidRPr="00EC76D5">
        <w:t xml:space="preserve">  </w:t>
      </w:r>
    </w:p>
    <w:p w14:paraId="464921D4" w14:textId="0315BE9C" w:rsidR="008C0E8C" w:rsidRPr="00EC76D5" w:rsidRDefault="008C0E8C" w:rsidP="008C0E8C">
      <w:pPr>
        <w:pStyle w:val="Code"/>
      </w:pPr>
      <w:r w:rsidRPr="00EC76D5">
        <w:t xml:space="preserve">  public static SyntaxTree optimizeArrowExpression(SyntaxTree arrow</w:t>
      </w:r>
      <w:r w:rsidR="0038687E">
        <w:t>Expression)</w:t>
      </w:r>
      <w:r w:rsidRPr="00EC76D5">
        <w:t xml:space="preserve"> {</w:t>
      </w:r>
    </w:p>
    <w:p w14:paraId="7EA3A298" w14:textId="4E5FD2B7" w:rsidR="008C0E8C" w:rsidRPr="00EC76D5" w:rsidRDefault="008C0E8C" w:rsidP="008C0E8C">
      <w:pPr>
        <w:pStyle w:val="Code"/>
      </w:pPr>
      <w:r w:rsidRPr="00EC76D5">
        <w:t xml:space="preserve">    return arrow</w:t>
      </w:r>
      <w:r w:rsidR="0038687E">
        <w:t>Expression;</w:t>
      </w:r>
    </w:p>
    <w:p w14:paraId="66A1A697" w14:textId="77777777" w:rsidR="008C0E8C" w:rsidRPr="00EC76D5" w:rsidRDefault="008C0E8C" w:rsidP="008C0E8C">
      <w:pPr>
        <w:pStyle w:val="Code"/>
      </w:pPr>
      <w:r w:rsidRPr="00EC76D5">
        <w:t xml:space="preserve">  }</w:t>
      </w:r>
    </w:p>
    <w:p w14:paraId="6280D4FB" w14:textId="77777777" w:rsidR="008C0E8C" w:rsidRPr="00EC76D5" w:rsidRDefault="008C0E8C" w:rsidP="008C0E8C">
      <w:pPr>
        <w:pStyle w:val="Code"/>
      </w:pPr>
      <w:r w:rsidRPr="00EC76D5">
        <w:t xml:space="preserve">  </w:t>
      </w:r>
    </w:p>
    <w:p w14:paraId="03779121" w14:textId="0D3618B7" w:rsidR="008C0E8C" w:rsidRPr="00EC76D5" w:rsidRDefault="008C0E8C" w:rsidP="008C0E8C">
      <w:pPr>
        <w:pStyle w:val="Code"/>
      </w:pPr>
      <w:r w:rsidRPr="00EC76D5">
        <w:t xml:space="preserve">  public static SyntaxTree optimizeDotExpression(SyntaxTree dot</w:t>
      </w:r>
      <w:r w:rsidR="0038687E">
        <w:t>Expression)</w:t>
      </w:r>
      <w:r w:rsidRPr="00EC76D5">
        <w:t xml:space="preserve"> {</w:t>
      </w:r>
    </w:p>
    <w:p w14:paraId="1D0760B4" w14:textId="66F75BE2" w:rsidR="008C0E8C" w:rsidRPr="00EC76D5" w:rsidRDefault="008C0E8C" w:rsidP="008C0E8C">
      <w:pPr>
        <w:pStyle w:val="Code"/>
      </w:pPr>
      <w:r w:rsidRPr="00EC76D5">
        <w:t xml:space="preserve">    return dot</w:t>
      </w:r>
      <w:r w:rsidR="0038687E">
        <w:t>Expression;</w:t>
      </w:r>
    </w:p>
    <w:p w14:paraId="3F159855" w14:textId="77777777" w:rsidR="008C0E8C" w:rsidRPr="00EC76D5" w:rsidRDefault="008C0E8C" w:rsidP="008C0E8C">
      <w:pPr>
        <w:pStyle w:val="Code"/>
      </w:pPr>
      <w:r w:rsidRPr="00EC76D5">
        <w:t xml:space="preserve">  }</w:t>
      </w:r>
    </w:p>
    <w:p w14:paraId="3A81BE89" w14:textId="77777777" w:rsidR="008C0E8C" w:rsidRPr="00EC76D5" w:rsidRDefault="008C0E8C" w:rsidP="008C0E8C">
      <w:pPr>
        <w:pStyle w:val="Code"/>
      </w:pPr>
      <w:r w:rsidRPr="00EC76D5">
        <w:t xml:space="preserve">    </w:t>
      </w:r>
    </w:p>
    <w:p w14:paraId="1E775674" w14:textId="26221192" w:rsidR="008C0E8C" w:rsidRPr="00EC76D5" w:rsidRDefault="008C0E8C" w:rsidP="008C0E8C">
      <w:pPr>
        <w:pStyle w:val="Code"/>
      </w:pPr>
      <w:r w:rsidRPr="00EC76D5">
        <w:t xml:space="preserve">  public static SyntaxTree optimizeIndexExpression(SyntaxTree index</w:t>
      </w:r>
      <w:r w:rsidR="0038687E">
        <w:t>Expression)</w:t>
      </w:r>
      <w:r w:rsidRPr="00EC76D5">
        <w:t xml:space="preserve"> {</w:t>
      </w:r>
    </w:p>
    <w:p w14:paraId="633C5AF5" w14:textId="49595373" w:rsidR="008C0E8C" w:rsidRPr="00EC76D5" w:rsidRDefault="008C0E8C" w:rsidP="008C0E8C">
      <w:pPr>
        <w:pStyle w:val="Code"/>
      </w:pPr>
      <w:r w:rsidRPr="00EC76D5">
        <w:t xml:space="preserve">    return index</w:t>
      </w:r>
      <w:r w:rsidR="0038687E">
        <w:t>Expression;</w:t>
      </w:r>
    </w:p>
    <w:p w14:paraId="1D7A5966" w14:textId="77777777" w:rsidR="008C0E8C" w:rsidRPr="00EC76D5" w:rsidRDefault="008C0E8C" w:rsidP="008C0E8C">
      <w:pPr>
        <w:pStyle w:val="Code"/>
      </w:pPr>
      <w:r w:rsidRPr="00EC76D5">
        <w:t xml:space="preserve">  }</w:t>
      </w:r>
    </w:p>
    <w:p w14:paraId="79C46336" w14:textId="77777777" w:rsidR="008C0E8C" w:rsidRPr="00EC76D5" w:rsidRDefault="008C0E8C" w:rsidP="008C0E8C">
      <w:pPr>
        <w:pStyle w:val="Code"/>
      </w:pPr>
      <w:r w:rsidRPr="00EC76D5">
        <w:t xml:space="preserve">  </w:t>
      </w:r>
    </w:p>
    <w:p w14:paraId="26027FC4" w14:textId="77777777" w:rsidR="0027179E" w:rsidRPr="00EC76D5" w:rsidRDefault="008C0E8C" w:rsidP="008C0E8C">
      <w:pPr>
        <w:pStyle w:val="Code"/>
      </w:pPr>
      <w:r w:rsidRPr="00EC76D5">
        <w:t xml:space="preserve">  public static SyntaxTree optimizeFunctionCallExpression</w:t>
      </w:r>
    </w:p>
    <w:p w14:paraId="7E1F018E" w14:textId="646F7783" w:rsidR="008C0E8C" w:rsidRPr="00EC76D5" w:rsidRDefault="0027179E" w:rsidP="008C0E8C">
      <w:pPr>
        <w:pStyle w:val="Code"/>
      </w:pPr>
      <w:r w:rsidRPr="00EC76D5">
        <w:t xml:space="preserve">                           </w:t>
      </w:r>
      <w:r w:rsidR="008C0E8C" w:rsidRPr="00EC76D5">
        <w:t>(SyntaxTree call</w:t>
      </w:r>
      <w:r w:rsidR="0038687E">
        <w:t>Expression)</w:t>
      </w:r>
      <w:r w:rsidR="008C0E8C" w:rsidRPr="00EC76D5">
        <w:t>{</w:t>
      </w:r>
    </w:p>
    <w:p w14:paraId="068B9701" w14:textId="4A8132DB" w:rsidR="008C0E8C" w:rsidRPr="00EC76D5" w:rsidRDefault="008C0E8C" w:rsidP="008C0E8C">
      <w:pPr>
        <w:pStyle w:val="Code"/>
      </w:pPr>
      <w:r w:rsidRPr="00EC76D5">
        <w:t xml:space="preserve">    int listSize = call</w:t>
      </w:r>
      <w:r w:rsidR="0038687E">
        <w:t>Expression.</w:t>
      </w:r>
      <w:r w:rsidRPr="00EC76D5">
        <w:t>getChildList().size();</w:t>
      </w:r>
    </w:p>
    <w:p w14:paraId="342CC2ED" w14:textId="77777777" w:rsidR="008C0E8C" w:rsidRPr="00EC76D5" w:rsidRDefault="008C0E8C" w:rsidP="008C0E8C">
      <w:pPr>
        <w:pStyle w:val="Code"/>
      </w:pPr>
      <w:r w:rsidRPr="00EC76D5">
        <w:t xml:space="preserve">    </w:t>
      </w:r>
    </w:p>
    <w:p w14:paraId="343ED577" w14:textId="77777777" w:rsidR="008C0E8C" w:rsidRPr="00EC76D5" w:rsidRDefault="008C0E8C" w:rsidP="008C0E8C">
      <w:pPr>
        <w:pStyle w:val="Code"/>
      </w:pPr>
      <w:r w:rsidRPr="00EC76D5">
        <w:t xml:space="preserve">    for (int index = 0; index &lt; listSize; ++index) {</w:t>
      </w:r>
    </w:p>
    <w:p w14:paraId="69900820" w14:textId="733B6708" w:rsidR="008C0E8C" w:rsidRPr="00EC76D5" w:rsidRDefault="008C0E8C" w:rsidP="008C0E8C">
      <w:pPr>
        <w:pStyle w:val="Code"/>
      </w:pPr>
      <w:r w:rsidRPr="00EC76D5">
        <w:t xml:space="preserve">      SyntaxTree param</w:t>
      </w:r>
      <w:r w:rsidR="0038687E">
        <w:t xml:space="preserve">Expression </w:t>
      </w:r>
      <w:r w:rsidRPr="00EC76D5">
        <w:t>= optimizeExpression(call</w:t>
      </w:r>
      <w:r w:rsidR="0038687E">
        <w:t>Expression.</w:t>
      </w:r>
      <w:r w:rsidRPr="00EC76D5">
        <w:t>getChild(index));</w:t>
      </w:r>
    </w:p>
    <w:p w14:paraId="5594A1EB" w14:textId="3755371C" w:rsidR="008C0E8C" w:rsidRPr="00EC76D5" w:rsidRDefault="008C0E8C" w:rsidP="008C0E8C">
      <w:pPr>
        <w:pStyle w:val="Code"/>
      </w:pPr>
      <w:r w:rsidRPr="00EC76D5">
        <w:t xml:space="preserve">      param</w:t>
      </w:r>
      <w:r w:rsidR="0038687E">
        <w:t>Expression.</w:t>
      </w:r>
      <w:r w:rsidRPr="00EC76D5">
        <w:t>setRightValue();</w:t>
      </w:r>
    </w:p>
    <w:p w14:paraId="42149C99" w14:textId="3ACD0621" w:rsidR="008C0E8C" w:rsidRPr="00EC76D5" w:rsidRDefault="008C0E8C" w:rsidP="008C0E8C">
      <w:pPr>
        <w:pStyle w:val="Code"/>
      </w:pPr>
      <w:r w:rsidRPr="00EC76D5">
        <w:t xml:space="preserve">      call</w:t>
      </w:r>
      <w:r w:rsidR="0038687E">
        <w:t>Expression.</w:t>
      </w:r>
      <w:r w:rsidRPr="00EC76D5">
        <w:t>setChild(index, param</w:t>
      </w:r>
      <w:r w:rsidR="0038687E">
        <w:t>Expression)</w:t>
      </w:r>
      <w:r w:rsidRPr="00EC76D5">
        <w:t>;</w:t>
      </w:r>
    </w:p>
    <w:p w14:paraId="2BC86676" w14:textId="77777777" w:rsidR="008C0E8C" w:rsidRPr="00EC76D5" w:rsidRDefault="008C0E8C" w:rsidP="008C0E8C">
      <w:pPr>
        <w:pStyle w:val="Code"/>
      </w:pPr>
      <w:r w:rsidRPr="00EC76D5">
        <w:t xml:space="preserve">    }</w:t>
      </w:r>
    </w:p>
    <w:p w14:paraId="420F7E48" w14:textId="77777777" w:rsidR="008C0E8C" w:rsidRPr="00EC76D5" w:rsidRDefault="008C0E8C" w:rsidP="008C0E8C">
      <w:pPr>
        <w:pStyle w:val="Code"/>
      </w:pPr>
      <w:r w:rsidRPr="00EC76D5">
        <w:t xml:space="preserve">    </w:t>
      </w:r>
    </w:p>
    <w:p w14:paraId="676C5995" w14:textId="644597CD" w:rsidR="008C0E8C" w:rsidRPr="00EC76D5" w:rsidRDefault="008C0E8C" w:rsidP="008C0E8C">
      <w:pPr>
        <w:pStyle w:val="Code"/>
      </w:pPr>
      <w:r w:rsidRPr="00EC76D5">
        <w:t xml:space="preserve">    return call</w:t>
      </w:r>
      <w:r w:rsidR="0038687E">
        <w:t>Expression;</w:t>
      </w:r>
    </w:p>
    <w:p w14:paraId="42B5A9A2" w14:textId="77777777" w:rsidR="008C0E8C" w:rsidRPr="00EC76D5" w:rsidRDefault="008C0E8C" w:rsidP="008C0E8C">
      <w:pPr>
        <w:pStyle w:val="Code"/>
      </w:pPr>
      <w:r w:rsidRPr="00EC76D5">
        <w:t xml:space="preserve">  }</w:t>
      </w:r>
    </w:p>
    <w:p w14:paraId="4E397308" w14:textId="77777777" w:rsidR="008C0E8C" w:rsidRPr="00EC76D5" w:rsidRDefault="008C0E8C" w:rsidP="008C0E8C">
      <w:pPr>
        <w:pStyle w:val="Code"/>
      </w:pPr>
    </w:p>
    <w:p w14:paraId="0CFEE92E" w14:textId="77777777" w:rsidR="008C0E8C" w:rsidRPr="00EC76D5" w:rsidRDefault="008C0E8C" w:rsidP="008C0E8C">
      <w:pPr>
        <w:pStyle w:val="Code"/>
      </w:pPr>
      <w:r w:rsidRPr="00EC76D5">
        <w:t xml:space="preserve">  // -x; =&gt; null</w:t>
      </w:r>
    </w:p>
    <w:p w14:paraId="2A443313" w14:textId="77777777" w:rsidR="008C0E8C" w:rsidRPr="00EC76D5" w:rsidRDefault="008C0E8C" w:rsidP="008C0E8C">
      <w:pPr>
        <w:pStyle w:val="Code"/>
      </w:pPr>
      <w:r w:rsidRPr="00EC76D5">
        <w:t xml:space="preserve">  // -f(x); =&gt; f(x);</w:t>
      </w:r>
    </w:p>
    <w:p w14:paraId="15681D92" w14:textId="77777777" w:rsidR="008C0E8C" w:rsidRPr="00EC76D5" w:rsidRDefault="008C0E8C" w:rsidP="008C0E8C">
      <w:pPr>
        <w:pStyle w:val="Code"/>
      </w:pPr>
      <w:r w:rsidRPr="00EC76D5">
        <w:t xml:space="preserve">  </w:t>
      </w:r>
    </w:p>
    <w:p w14:paraId="56433052" w14:textId="77777777" w:rsidR="008C0E8C" w:rsidRPr="00EC76D5" w:rsidRDefault="008C0E8C" w:rsidP="008C0E8C">
      <w:pPr>
        <w:pStyle w:val="Code"/>
      </w:pPr>
      <w:r w:rsidRPr="00EC76D5">
        <w:t xml:space="preserve">  // f(x) + g(y); =&gt; f(x); g(x);</w:t>
      </w:r>
    </w:p>
    <w:p w14:paraId="6AA1A229" w14:textId="77777777" w:rsidR="008C0E8C" w:rsidRPr="00EC76D5" w:rsidRDefault="008C0E8C" w:rsidP="008C0E8C">
      <w:pPr>
        <w:pStyle w:val="Code"/>
      </w:pPr>
      <w:r w:rsidRPr="00EC76D5">
        <w:t xml:space="preserve">  // f(x) + y; =&gt; f(x);</w:t>
      </w:r>
    </w:p>
    <w:p w14:paraId="55D70012" w14:textId="77777777" w:rsidR="008C0E8C" w:rsidRPr="00EC76D5" w:rsidRDefault="008C0E8C" w:rsidP="008C0E8C">
      <w:pPr>
        <w:pStyle w:val="Code"/>
      </w:pPr>
      <w:r w:rsidRPr="00EC76D5">
        <w:t xml:space="preserve">  // x + g(y); =&gt; g(y);</w:t>
      </w:r>
    </w:p>
    <w:p w14:paraId="342A9213" w14:textId="77777777" w:rsidR="008C0E8C" w:rsidRPr="00EC76D5" w:rsidRDefault="008C0E8C" w:rsidP="008C0E8C">
      <w:pPr>
        <w:pStyle w:val="Code"/>
      </w:pPr>
      <w:r w:rsidRPr="00EC76D5">
        <w:t xml:space="preserve">  // x + y; =&gt; null</w:t>
      </w:r>
    </w:p>
    <w:p w14:paraId="6032AD14" w14:textId="77777777" w:rsidR="008C0E8C" w:rsidRPr="00EC76D5" w:rsidRDefault="008C0E8C" w:rsidP="008C0E8C">
      <w:pPr>
        <w:pStyle w:val="Code"/>
      </w:pPr>
      <w:r w:rsidRPr="00EC76D5">
        <w:t xml:space="preserve">  </w:t>
      </w:r>
    </w:p>
    <w:p w14:paraId="1326D1BA" w14:textId="77777777" w:rsidR="008C0E8C" w:rsidRPr="00EC76D5" w:rsidRDefault="008C0E8C" w:rsidP="008C0E8C">
      <w:pPr>
        <w:pStyle w:val="Code"/>
      </w:pPr>
      <w:r w:rsidRPr="00EC76D5">
        <w:t xml:space="preserve">  // x ? y : z; =&gt; null</w:t>
      </w:r>
    </w:p>
    <w:p w14:paraId="534890E7" w14:textId="77777777" w:rsidR="008C0E8C" w:rsidRPr="00EC76D5" w:rsidRDefault="008C0E8C" w:rsidP="008C0E8C">
      <w:pPr>
        <w:pStyle w:val="Code"/>
      </w:pPr>
    </w:p>
    <w:p w14:paraId="21EBE0EF" w14:textId="0ADAF96C" w:rsidR="008C0E8C" w:rsidRPr="00EC76D5" w:rsidRDefault="008C0E8C" w:rsidP="008C0E8C">
      <w:pPr>
        <w:pStyle w:val="Code"/>
      </w:pPr>
      <w:r w:rsidRPr="00EC76D5">
        <w:t xml:space="preserve">  public static SyntaxTree clearExpression(SyntaxTree </w:t>
      </w:r>
      <w:r w:rsidR="0038687E">
        <w:t>expression</w:t>
      </w:r>
      <w:r w:rsidRPr="00EC76D5">
        <w:t>) {</w:t>
      </w:r>
    </w:p>
    <w:p w14:paraId="712103B1" w14:textId="32F509CF" w:rsidR="008C0E8C" w:rsidRPr="00EC76D5" w:rsidRDefault="008C0E8C" w:rsidP="008C0E8C">
      <w:pPr>
        <w:pStyle w:val="Code"/>
      </w:pPr>
      <w:r w:rsidRPr="00EC76D5">
        <w:t xml:space="preserve">    if (</w:t>
      </w:r>
      <w:r w:rsidR="0038687E">
        <w:t>expression</w:t>
      </w:r>
      <w:r w:rsidRPr="00EC76D5">
        <w:t xml:space="preserve"> == null) {</w:t>
      </w:r>
    </w:p>
    <w:p w14:paraId="1A979976" w14:textId="77777777" w:rsidR="008C0E8C" w:rsidRPr="00EC76D5" w:rsidRDefault="008C0E8C" w:rsidP="008C0E8C">
      <w:pPr>
        <w:pStyle w:val="Code"/>
      </w:pPr>
      <w:r w:rsidRPr="00EC76D5">
        <w:t xml:space="preserve">      return null;</w:t>
      </w:r>
    </w:p>
    <w:p w14:paraId="44E6F698" w14:textId="77777777" w:rsidR="008C0E8C" w:rsidRPr="00EC76D5" w:rsidRDefault="008C0E8C" w:rsidP="008C0E8C">
      <w:pPr>
        <w:pStyle w:val="Code"/>
      </w:pPr>
      <w:r w:rsidRPr="00EC76D5">
        <w:t xml:space="preserve">    }</w:t>
      </w:r>
    </w:p>
    <w:p w14:paraId="6B8EFDEE" w14:textId="1EC25E11" w:rsidR="008C0E8C" w:rsidRPr="00EC76D5" w:rsidRDefault="008C0E8C" w:rsidP="008C0E8C">
      <w:pPr>
        <w:pStyle w:val="Code"/>
      </w:pPr>
      <w:r w:rsidRPr="00EC76D5">
        <w:t xml:space="preserve">    else if (MiddleCode.isAssign(</w:t>
      </w:r>
      <w:r w:rsidR="0038687E">
        <w:t>expression</w:t>
      </w:r>
      <w:r w:rsidRPr="00EC76D5">
        <w:t>.getOperator()) ||</w:t>
      </w:r>
    </w:p>
    <w:p w14:paraId="67B0960F" w14:textId="7AE90AE3" w:rsidR="008C0E8C" w:rsidRPr="00EC76D5" w:rsidRDefault="008C0E8C" w:rsidP="008C0E8C">
      <w:pPr>
        <w:pStyle w:val="Code"/>
      </w:pPr>
      <w:r w:rsidRPr="00EC76D5">
        <w:t xml:space="preserve">             MiddleCode.isIncrement(</w:t>
      </w:r>
      <w:r w:rsidR="0038687E">
        <w:t>expression</w:t>
      </w:r>
      <w:r w:rsidRPr="00EC76D5">
        <w:t>.getOperator()) ||</w:t>
      </w:r>
    </w:p>
    <w:p w14:paraId="7C79AE5D" w14:textId="7AC5ED80" w:rsidR="008C0E8C" w:rsidRPr="00EC76D5" w:rsidRDefault="008C0E8C" w:rsidP="008C0E8C">
      <w:pPr>
        <w:pStyle w:val="Code"/>
      </w:pPr>
      <w:r w:rsidRPr="00EC76D5">
        <w:t xml:space="preserve">             (</w:t>
      </w:r>
      <w:r w:rsidR="0038687E">
        <w:t>expression</w:t>
      </w:r>
      <w:r w:rsidRPr="00EC76D5">
        <w:t>.getOperator() == MiddleOperator.Call) ||</w:t>
      </w:r>
    </w:p>
    <w:p w14:paraId="63231BB8" w14:textId="74CC8FE2" w:rsidR="008C0E8C" w:rsidRPr="00EC76D5" w:rsidRDefault="008C0E8C" w:rsidP="008C0E8C">
      <w:pPr>
        <w:pStyle w:val="Code"/>
      </w:pPr>
      <w:r w:rsidRPr="00EC76D5">
        <w:t xml:space="preserve">             (</w:t>
      </w:r>
      <w:r w:rsidR="0038687E">
        <w:t>expression</w:t>
      </w:r>
      <w:r w:rsidRPr="00EC76D5">
        <w:t>.getOperator() == MiddleOperator.</w:t>
      </w:r>
      <w:r w:rsidR="00B02345">
        <w:t>Dereference</w:t>
      </w:r>
      <w:r w:rsidRPr="00EC76D5">
        <w:t>) ||</w:t>
      </w:r>
    </w:p>
    <w:p w14:paraId="54EB5E73" w14:textId="60C6C965" w:rsidR="008C0E8C" w:rsidRPr="00EC76D5" w:rsidRDefault="008C0E8C" w:rsidP="008C0E8C">
      <w:pPr>
        <w:pStyle w:val="Code"/>
      </w:pPr>
      <w:r w:rsidRPr="00EC76D5">
        <w:t xml:space="preserve">             (</w:t>
      </w:r>
      <w:r w:rsidR="0038687E">
        <w:t>expression</w:t>
      </w:r>
      <w:r w:rsidRPr="00EC76D5">
        <w:t>.getOperator() == MiddleOperator.Arrow) ||</w:t>
      </w:r>
    </w:p>
    <w:p w14:paraId="64933E3D" w14:textId="548249AB" w:rsidR="008C0E8C" w:rsidRPr="00EC76D5" w:rsidRDefault="008C0E8C" w:rsidP="008C0E8C">
      <w:pPr>
        <w:pStyle w:val="Code"/>
      </w:pPr>
      <w:r w:rsidRPr="00EC76D5">
        <w:t xml:space="preserve">             (</w:t>
      </w:r>
      <w:r w:rsidR="0038687E">
        <w:t>expression</w:t>
      </w:r>
      <w:r w:rsidRPr="00EC76D5">
        <w:t>.getOperator() == MiddleOperator.Index) ||</w:t>
      </w:r>
    </w:p>
    <w:p w14:paraId="7FC7898A" w14:textId="2FCD8F7B" w:rsidR="008C0E8C" w:rsidRPr="00EC76D5" w:rsidRDefault="008C0E8C" w:rsidP="008C0E8C">
      <w:pPr>
        <w:pStyle w:val="Code"/>
      </w:pPr>
      <w:r w:rsidRPr="00EC76D5">
        <w:t xml:space="preserve">             (</w:t>
      </w:r>
      <w:r w:rsidR="0038687E">
        <w:t>expression</w:t>
      </w:r>
      <w:r w:rsidRPr="00EC76D5">
        <w:t>.getOperator() == MiddleOperator.GetReturnValue) ||</w:t>
      </w:r>
    </w:p>
    <w:p w14:paraId="24F47C1B" w14:textId="1285DF20" w:rsidR="008C0E8C" w:rsidRPr="00EC76D5" w:rsidRDefault="008C0E8C" w:rsidP="008C0E8C">
      <w:pPr>
        <w:pStyle w:val="Code"/>
      </w:pPr>
      <w:r w:rsidRPr="00EC76D5">
        <w:t xml:space="preserve">             (</w:t>
      </w:r>
      <w:r w:rsidR="0038687E">
        <w:t>expression</w:t>
      </w:r>
      <w:r w:rsidRPr="00EC76D5">
        <w:t>.getOperator() == MiddleOperator.SetReturnValue)) {</w:t>
      </w:r>
    </w:p>
    <w:p w14:paraId="5249CCC8" w14:textId="4EF8C398" w:rsidR="008C0E8C" w:rsidRPr="00EC76D5" w:rsidRDefault="008C0E8C" w:rsidP="008C0E8C">
      <w:pPr>
        <w:pStyle w:val="Code"/>
      </w:pPr>
      <w:r w:rsidRPr="00EC76D5">
        <w:t xml:space="preserve">      return </w:t>
      </w:r>
      <w:r w:rsidR="0038687E">
        <w:t>expression</w:t>
      </w:r>
      <w:r w:rsidRPr="00EC76D5">
        <w:t>;</w:t>
      </w:r>
    </w:p>
    <w:p w14:paraId="7441FE9A" w14:textId="77777777" w:rsidR="008C0E8C" w:rsidRPr="00EC76D5" w:rsidRDefault="008C0E8C" w:rsidP="008C0E8C">
      <w:pPr>
        <w:pStyle w:val="Code"/>
      </w:pPr>
      <w:r w:rsidRPr="00EC76D5">
        <w:lastRenderedPageBreak/>
        <w:t xml:space="preserve">    }</w:t>
      </w:r>
    </w:p>
    <w:p w14:paraId="22D15401" w14:textId="68315D7B" w:rsidR="008C0E8C" w:rsidRPr="00EC76D5" w:rsidRDefault="008C0E8C" w:rsidP="008C0E8C">
      <w:pPr>
        <w:pStyle w:val="Code"/>
      </w:pPr>
      <w:r w:rsidRPr="00EC76D5">
        <w:t xml:space="preserve">    else if (MiddleCode.isUnary(</w:t>
      </w:r>
      <w:r w:rsidR="0038687E">
        <w:t>expression</w:t>
      </w:r>
      <w:r w:rsidRPr="00EC76D5">
        <w:t>.getOperator())) {</w:t>
      </w:r>
    </w:p>
    <w:p w14:paraId="53908028" w14:textId="3F707E24" w:rsidR="008C0E8C" w:rsidRPr="00EC76D5" w:rsidRDefault="008C0E8C" w:rsidP="008C0E8C">
      <w:pPr>
        <w:pStyle w:val="Code"/>
      </w:pPr>
      <w:r w:rsidRPr="00EC76D5">
        <w:t xml:space="preserve">      SyntaxTree sub</w:t>
      </w:r>
      <w:r w:rsidR="0038687E">
        <w:t xml:space="preserve">Expression </w:t>
      </w:r>
      <w:r w:rsidRPr="00EC76D5">
        <w:t>= clearExpression(</w:t>
      </w:r>
      <w:r w:rsidR="0038687E">
        <w:t>expression</w:t>
      </w:r>
      <w:r w:rsidRPr="00EC76D5">
        <w:t>.getChild(0));</w:t>
      </w:r>
    </w:p>
    <w:p w14:paraId="6991578B" w14:textId="163B968E" w:rsidR="008C0E8C" w:rsidRPr="00EC76D5" w:rsidRDefault="008C0E8C" w:rsidP="008C0E8C">
      <w:pPr>
        <w:pStyle w:val="Code"/>
      </w:pPr>
      <w:r w:rsidRPr="00EC76D5">
        <w:t xml:space="preserve">      return hasSideEffect(sub</w:t>
      </w:r>
      <w:r w:rsidR="0038687E">
        <w:t>Expression)</w:t>
      </w:r>
      <w:r w:rsidRPr="00EC76D5">
        <w:t xml:space="preserve"> ? sub</w:t>
      </w:r>
      <w:r w:rsidR="0038687E">
        <w:t xml:space="preserve">Expression </w:t>
      </w:r>
      <w:r w:rsidRPr="00EC76D5">
        <w:t>: null;</w:t>
      </w:r>
    </w:p>
    <w:p w14:paraId="07D8679C" w14:textId="77777777" w:rsidR="008C0E8C" w:rsidRPr="00EC76D5" w:rsidRDefault="008C0E8C" w:rsidP="008C0E8C">
      <w:pPr>
        <w:pStyle w:val="Code"/>
      </w:pPr>
      <w:r w:rsidRPr="00EC76D5">
        <w:t xml:space="preserve">    }</w:t>
      </w:r>
    </w:p>
    <w:p w14:paraId="140B85AB" w14:textId="067FA47A" w:rsidR="008C0E8C" w:rsidRPr="00EC76D5" w:rsidRDefault="008C0E8C" w:rsidP="008C0E8C">
      <w:pPr>
        <w:pStyle w:val="Code"/>
      </w:pPr>
      <w:r w:rsidRPr="00EC76D5">
        <w:t xml:space="preserve">    else if (MiddleCode.isBinary(</w:t>
      </w:r>
      <w:r w:rsidR="0038687E">
        <w:t>expression</w:t>
      </w:r>
      <w:r w:rsidRPr="00EC76D5">
        <w:t>.getOperator()) &amp;&amp;</w:t>
      </w:r>
    </w:p>
    <w:p w14:paraId="1913BB3A" w14:textId="3E8D72B7" w:rsidR="008C0E8C" w:rsidRPr="00EC76D5" w:rsidRDefault="008C0E8C" w:rsidP="008C0E8C">
      <w:pPr>
        <w:pStyle w:val="Code"/>
      </w:pPr>
      <w:r w:rsidRPr="00EC76D5">
        <w:t xml:space="preserve">             !MiddleCode.isAssign(</w:t>
      </w:r>
      <w:r w:rsidR="0038687E">
        <w:t>expression</w:t>
      </w:r>
      <w:r w:rsidRPr="00EC76D5">
        <w:t>.getOperator())) {</w:t>
      </w:r>
    </w:p>
    <w:p w14:paraId="25026C33" w14:textId="0C70BECA" w:rsidR="008C0E8C" w:rsidRPr="00EC76D5" w:rsidRDefault="008C0E8C" w:rsidP="008C0E8C">
      <w:pPr>
        <w:pStyle w:val="Code"/>
      </w:pPr>
      <w:r w:rsidRPr="00EC76D5">
        <w:t xml:space="preserve">      SyntaxTree left</w:t>
      </w:r>
      <w:r w:rsidR="0038687E">
        <w:t xml:space="preserve">Expression </w:t>
      </w:r>
      <w:r w:rsidRPr="00EC76D5">
        <w:t>= clearExpression(</w:t>
      </w:r>
      <w:r w:rsidR="0038687E">
        <w:t>expression</w:t>
      </w:r>
      <w:r w:rsidRPr="00EC76D5">
        <w:t>.getChild(0)),</w:t>
      </w:r>
    </w:p>
    <w:p w14:paraId="68FDA8FB" w14:textId="200B7113" w:rsidR="008C0E8C" w:rsidRPr="00EC76D5" w:rsidRDefault="008C0E8C" w:rsidP="008C0E8C">
      <w:pPr>
        <w:pStyle w:val="Code"/>
      </w:pPr>
      <w:r w:rsidRPr="00EC76D5">
        <w:t xml:space="preserve">                 right</w:t>
      </w:r>
      <w:r w:rsidR="0038687E">
        <w:t xml:space="preserve">Expression </w:t>
      </w:r>
      <w:r w:rsidRPr="00EC76D5">
        <w:t>= clearExpression(</w:t>
      </w:r>
      <w:r w:rsidR="0038687E">
        <w:t>expression</w:t>
      </w:r>
      <w:r w:rsidRPr="00EC76D5">
        <w:t>.getChild(1));</w:t>
      </w:r>
    </w:p>
    <w:p w14:paraId="664897D2" w14:textId="5E416BB5" w:rsidR="008C0E8C" w:rsidRPr="00EC76D5" w:rsidRDefault="008C0E8C" w:rsidP="008C0E8C">
      <w:pPr>
        <w:pStyle w:val="Code"/>
      </w:pPr>
      <w:r w:rsidRPr="00EC76D5">
        <w:t xml:space="preserve">      boolean leftSideEffect = hasSideEffect(left</w:t>
      </w:r>
      <w:r w:rsidR="0038687E">
        <w:t>Expression)</w:t>
      </w:r>
      <w:r w:rsidRPr="00EC76D5">
        <w:t>,</w:t>
      </w:r>
    </w:p>
    <w:p w14:paraId="09F5500C" w14:textId="0BF4FA22" w:rsidR="008C0E8C" w:rsidRPr="00EC76D5" w:rsidRDefault="008C0E8C" w:rsidP="008C0E8C">
      <w:pPr>
        <w:pStyle w:val="Code"/>
      </w:pPr>
      <w:r w:rsidRPr="00EC76D5">
        <w:t xml:space="preserve">              rightSideEffect = hasSideEffect(right</w:t>
      </w:r>
      <w:r w:rsidR="0038687E">
        <w:t>Expression)</w:t>
      </w:r>
      <w:r w:rsidRPr="00EC76D5">
        <w:t>;</w:t>
      </w:r>
    </w:p>
    <w:p w14:paraId="230CA065" w14:textId="77777777" w:rsidR="008C0E8C" w:rsidRPr="00EC76D5" w:rsidRDefault="008C0E8C" w:rsidP="008C0E8C">
      <w:pPr>
        <w:pStyle w:val="Code"/>
      </w:pPr>
    </w:p>
    <w:p w14:paraId="367219D5" w14:textId="77777777" w:rsidR="008C0E8C" w:rsidRPr="00EC76D5" w:rsidRDefault="008C0E8C" w:rsidP="008C0E8C">
      <w:pPr>
        <w:pStyle w:val="Code"/>
      </w:pPr>
      <w:r w:rsidRPr="00EC76D5">
        <w:t xml:space="preserve">      if (leftSideEffect &amp;&amp; rightSideEffect) {</w:t>
      </w:r>
    </w:p>
    <w:p w14:paraId="5255E3BC" w14:textId="77777777" w:rsidR="008C0E8C" w:rsidRPr="00EC76D5" w:rsidRDefault="008C0E8C" w:rsidP="008C0E8C">
      <w:pPr>
        <w:pStyle w:val="Code"/>
      </w:pPr>
      <w:r w:rsidRPr="00EC76D5">
        <w:t xml:space="preserve">        return SyntaxTreeGenerator.generateBinaryTree</w:t>
      </w:r>
    </w:p>
    <w:p w14:paraId="440E7797" w14:textId="5B285A41" w:rsidR="008C0E8C" w:rsidRPr="00EC76D5" w:rsidRDefault="008C0E8C" w:rsidP="008C0E8C">
      <w:pPr>
        <w:pStyle w:val="Code"/>
      </w:pPr>
      <w:r w:rsidRPr="00EC76D5">
        <w:t xml:space="preserve">                (MiddleOperator.Sequence, Type.VoidType, leftExpr, right</w:t>
      </w:r>
      <w:r w:rsidR="0038687E">
        <w:t>Expression)</w:t>
      </w:r>
      <w:r w:rsidRPr="00EC76D5">
        <w:t>;</w:t>
      </w:r>
    </w:p>
    <w:p w14:paraId="7A0EC2F4" w14:textId="77777777" w:rsidR="008C0E8C" w:rsidRPr="00EC76D5" w:rsidRDefault="008C0E8C" w:rsidP="008C0E8C">
      <w:pPr>
        <w:pStyle w:val="Code"/>
      </w:pPr>
      <w:r w:rsidRPr="00EC76D5">
        <w:t xml:space="preserve">      }</w:t>
      </w:r>
    </w:p>
    <w:p w14:paraId="235A0873" w14:textId="77777777" w:rsidR="008C0E8C" w:rsidRPr="00EC76D5" w:rsidRDefault="008C0E8C" w:rsidP="008C0E8C">
      <w:pPr>
        <w:pStyle w:val="Code"/>
      </w:pPr>
      <w:r w:rsidRPr="00EC76D5">
        <w:t xml:space="preserve">      else if (leftSideEffect) {</w:t>
      </w:r>
    </w:p>
    <w:p w14:paraId="5002D65A" w14:textId="359D9FE7" w:rsidR="008C0E8C" w:rsidRPr="00EC76D5" w:rsidRDefault="008C0E8C" w:rsidP="008C0E8C">
      <w:pPr>
        <w:pStyle w:val="Code"/>
      </w:pPr>
      <w:r w:rsidRPr="00EC76D5">
        <w:t xml:space="preserve">        return left</w:t>
      </w:r>
      <w:r w:rsidR="0038687E">
        <w:t>Expression;</w:t>
      </w:r>
    </w:p>
    <w:p w14:paraId="17E62BD7" w14:textId="77777777" w:rsidR="008C0E8C" w:rsidRPr="00EC76D5" w:rsidRDefault="008C0E8C" w:rsidP="008C0E8C">
      <w:pPr>
        <w:pStyle w:val="Code"/>
      </w:pPr>
      <w:r w:rsidRPr="00EC76D5">
        <w:t xml:space="preserve">      }</w:t>
      </w:r>
    </w:p>
    <w:p w14:paraId="742C9538" w14:textId="77777777" w:rsidR="008C0E8C" w:rsidRPr="00EC76D5" w:rsidRDefault="008C0E8C" w:rsidP="008C0E8C">
      <w:pPr>
        <w:pStyle w:val="Code"/>
      </w:pPr>
      <w:r w:rsidRPr="00EC76D5">
        <w:t xml:space="preserve">      else if (rightSideEffect) {</w:t>
      </w:r>
    </w:p>
    <w:p w14:paraId="6D65756F" w14:textId="1D9908C6" w:rsidR="008C0E8C" w:rsidRPr="00EC76D5" w:rsidRDefault="008C0E8C" w:rsidP="008C0E8C">
      <w:pPr>
        <w:pStyle w:val="Code"/>
      </w:pPr>
      <w:r w:rsidRPr="00EC76D5">
        <w:t xml:space="preserve">        return right</w:t>
      </w:r>
      <w:r w:rsidR="0038687E">
        <w:t>Expression;</w:t>
      </w:r>
    </w:p>
    <w:p w14:paraId="68571956" w14:textId="77777777" w:rsidR="008C0E8C" w:rsidRPr="00EC76D5" w:rsidRDefault="008C0E8C" w:rsidP="008C0E8C">
      <w:pPr>
        <w:pStyle w:val="Code"/>
      </w:pPr>
      <w:r w:rsidRPr="00EC76D5">
        <w:t xml:space="preserve">      }</w:t>
      </w:r>
    </w:p>
    <w:p w14:paraId="7073D560" w14:textId="77777777" w:rsidR="008C0E8C" w:rsidRPr="00EC76D5" w:rsidRDefault="008C0E8C" w:rsidP="008C0E8C">
      <w:pPr>
        <w:pStyle w:val="Code"/>
      </w:pPr>
      <w:r w:rsidRPr="00EC76D5">
        <w:t xml:space="preserve">      else {</w:t>
      </w:r>
    </w:p>
    <w:p w14:paraId="26CDBB9D" w14:textId="77777777" w:rsidR="008C0E8C" w:rsidRPr="00EC76D5" w:rsidRDefault="008C0E8C" w:rsidP="008C0E8C">
      <w:pPr>
        <w:pStyle w:val="Code"/>
      </w:pPr>
      <w:r w:rsidRPr="00EC76D5">
        <w:t xml:space="preserve">        return null;</w:t>
      </w:r>
    </w:p>
    <w:p w14:paraId="3DA333B4" w14:textId="77777777" w:rsidR="008C0E8C" w:rsidRPr="00EC76D5" w:rsidRDefault="008C0E8C" w:rsidP="008C0E8C">
      <w:pPr>
        <w:pStyle w:val="Code"/>
      </w:pPr>
      <w:r w:rsidRPr="00EC76D5">
        <w:t xml:space="preserve">      }</w:t>
      </w:r>
    </w:p>
    <w:p w14:paraId="390346AD" w14:textId="77777777" w:rsidR="008C0E8C" w:rsidRPr="00EC76D5" w:rsidRDefault="008C0E8C" w:rsidP="008C0E8C">
      <w:pPr>
        <w:pStyle w:val="Code"/>
      </w:pPr>
      <w:r w:rsidRPr="00EC76D5">
        <w:t xml:space="preserve">    }</w:t>
      </w:r>
    </w:p>
    <w:p w14:paraId="4DBB1CDC" w14:textId="2C9B05C0" w:rsidR="008C0E8C" w:rsidRPr="00EC76D5" w:rsidRDefault="008C0E8C" w:rsidP="008C0E8C">
      <w:pPr>
        <w:pStyle w:val="Code"/>
      </w:pPr>
      <w:r w:rsidRPr="00EC76D5">
        <w:t xml:space="preserve">    else if (</w:t>
      </w:r>
      <w:r w:rsidR="0038687E">
        <w:t>expression</w:t>
      </w:r>
      <w:r w:rsidRPr="00EC76D5">
        <w:t>.getOperator() == MiddleOperator.Conditional) {</w:t>
      </w:r>
    </w:p>
    <w:p w14:paraId="1E4EFEBD" w14:textId="5A162498" w:rsidR="008C0E8C" w:rsidRPr="00EC76D5" w:rsidRDefault="008C0E8C" w:rsidP="008C0E8C">
      <w:pPr>
        <w:pStyle w:val="Code"/>
      </w:pPr>
      <w:r w:rsidRPr="00EC76D5">
        <w:t xml:space="preserve">      SyntaxTree test</w:t>
      </w:r>
      <w:r w:rsidR="0038687E">
        <w:t xml:space="preserve">Expression </w:t>
      </w:r>
      <w:r w:rsidRPr="00EC76D5">
        <w:t>= clearExpression(</w:t>
      </w:r>
      <w:r w:rsidR="0038687E">
        <w:t>expression</w:t>
      </w:r>
      <w:r w:rsidRPr="00EC76D5">
        <w:t>.getChild(0)),</w:t>
      </w:r>
    </w:p>
    <w:p w14:paraId="578F51D4" w14:textId="34ED634E" w:rsidR="008C0E8C" w:rsidRPr="00EC76D5" w:rsidRDefault="008C0E8C" w:rsidP="008C0E8C">
      <w:pPr>
        <w:pStyle w:val="Code"/>
      </w:pPr>
      <w:r w:rsidRPr="00EC76D5">
        <w:t xml:space="preserve">                 true</w:t>
      </w:r>
      <w:r w:rsidR="0038687E">
        <w:t xml:space="preserve">Expression </w:t>
      </w:r>
      <w:r w:rsidRPr="00EC76D5">
        <w:t>= clearExpression(</w:t>
      </w:r>
      <w:r w:rsidR="0038687E">
        <w:t>expression</w:t>
      </w:r>
      <w:r w:rsidRPr="00EC76D5">
        <w:t>.getChild(1)),</w:t>
      </w:r>
    </w:p>
    <w:p w14:paraId="3043228F" w14:textId="4588E64B" w:rsidR="008C0E8C" w:rsidRPr="00EC76D5" w:rsidRDefault="008C0E8C" w:rsidP="008C0E8C">
      <w:pPr>
        <w:pStyle w:val="Code"/>
      </w:pPr>
      <w:r w:rsidRPr="00EC76D5">
        <w:t xml:space="preserve">                 false</w:t>
      </w:r>
      <w:r w:rsidR="0038687E">
        <w:t xml:space="preserve">Expression </w:t>
      </w:r>
      <w:r w:rsidRPr="00EC76D5">
        <w:t>= clearExpression(</w:t>
      </w:r>
      <w:r w:rsidR="0038687E">
        <w:t>expression</w:t>
      </w:r>
      <w:r w:rsidRPr="00EC76D5">
        <w:t>.getChild(2));</w:t>
      </w:r>
    </w:p>
    <w:p w14:paraId="1A919B0C" w14:textId="77777777" w:rsidR="008C0E8C" w:rsidRPr="00EC76D5" w:rsidRDefault="008C0E8C" w:rsidP="008C0E8C">
      <w:pPr>
        <w:pStyle w:val="Code"/>
      </w:pPr>
    </w:p>
    <w:p w14:paraId="5EF5DFB1" w14:textId="529B1942" w:rsidR="008C0E8C" w:rsidRPr="00EC76D5" w:rsidRDefault="008C0E8C" w:rsidP="008C0E8C">
      <w:pPr>
        <w:pStyle w:val="Code"/>
      </w:pPr>
      <w:r w:rsidRPr="00EC76D5">
        <w:t xml:space="preserve">      boolean testSideEffect = hasSideEffect(test</w:t>
      </w:r>
      <w:r w:rsidR="0038687E">
        <w:t>Expression)</w:t>
      </w:r>
      <w:r w:rsidRPr="00EC76D5">
        <w:t>,</w:t>
      </w:r>
    </w:p>
    <w:p w14:paraId="19937C52" w14:textId="5570BC57" w:rsidR="008C0E8C" w:rsidRPr="00EC76D5" w:rsidRDefault="008C0E8C" w:rsidP="008C0E8C">
      <w:pPr>
        <w:pStyle w:val="Code"/>
      </w:pPr>
      <w:r w:rsidRPr="00EC76D5">
        <w:t xml:space="preserve">              trueSideEffect = hasSideEffect(true</w:t>
      </w:r>
      <w:r w:rsidR="0038687E">
        <w:t>Expression)</w:t>
      </w:r>
      <w:r w:rsidRPr="00EC76D5">
        <w:t>,</w:t>
      </w:r>
    </w:p>
    <w:p w14:paraId="4A15024C" w14:textId="60DFEA91" w:rsidR="008C0E8C" w:rsidRPr="00EC76D5" w:rsidRDefault="008C0E8C" w:rsidP="008C0E8C">
      <w:pPr>
        <w:pStyle w:val="Code"/>
      </w:pPr>
      <w:r w:rsidRPr="00EC76D5">
        <w:t xml:space="preserve">              falseSideEffect = hasSideEffect(false</w:t>
      </w:r>
      <w:r w:rsidR="0038687E">
        <w:t>Expression)</w:t>
      </w:r>
      <w:r w:rsidRPr="00EC76D5">
        <w:t>;</w:t>
      </w:r>
    </w:p>
    <w:p w14:paraId="2305F368" w14:textId="77777777" w:rsidR="008C0E8C" w:rsidRPr="00EC76D5" w:rsidRDefault="008C0E8C" w:rsidP="008C0E8C">
      <w:pPr>
        <w:pStyle w:val="Code"/>
      </w:pPr>
    </w:p>
    <w:p w14:paraId="36578F6F" w14:textId="77777777" w:rsidR="008C0E8C" w:rsidRPr="00EC76D5" w:rsidRDefault="008C0E8C" w:rsidP="008C0E8C">
      <w:pPr>
        <w:pStyle w:val="Code"/>
      </w:pPr>
      <w:r w:rsidRPr="00EC76D5">
        <w:t xml:space="preserve">      // f(x) ? 1 : 2;      f(x) ? _ : _</w:t>
      </w:r>
    </w:p>
    <w:p w14:paraId="58266712" w14:textId="77777777" w:rsidR="008C0E8C" w:rsidRPr="00EC76D5" w:rsidRDefault="008C0E8C" w:rsidP="008C0E8C">
      <w:pPr>
        <w:pStyle w:val="Code"/>
      </w:pPr>
      <w:r w:rsidRPr="00EC76D5">
        <w:t xml:space="preserve">      // f(x) ? 1 : h(x)    f(x) ? _ : h(x)</w:t>
      </w:r>
    </w:p>
    <w:p w14:paraId="544CFDE5" w14:textId="77777777" w:rsidR="008C0E8C" w:rsidRPr="00EC76D5" w:rsidRDefault="008C0E8C" w:rsidP="008C0E8C">
      <w:pPr>
        <w:pStyle w:val="Code"/>
      </w:pPr>
      <w:r w:rsidRPr="00EC76D5">
        <w:t xml:space="preserve">      // f(x) ? g(x) : 2    f(x) ? g(x) : _</w:t>
      </w:r>
    </w:p>
    <w:p w14:paraId="28B52AA9" w14:textId="77777777" w:rsidR="008C0E8C" w:rsidRPr="00EC76D5" w:rsidRDefault="008C0E8C" w:rsidP="008C0E8C">
      <w:pPr>
        <w:pStyle w:val="Code"/>
      </w:pPr>
      <w:r w:rsidRPr="00EC76D5">
        <w:t xml:space="preserve">      // f(x) ? g(x) : h(x) f(x) ? g(x) : h(x)</w:t>
      </w:r>
    </w:p>
    <w:p w14:paraId="49326185" w14:textId="77777777" w:rsidR="008C0E8C" w:rsidRPr="00EC76D5" w:rsidRDefault="008C0E8C" w:rsidP="008C0E8C">
      <w:pPr>
        <w:pStyle w:val="Code"/>
      </w:pPr>
    </w:p>
    <w:p w14:paraId="2CD41A23" w14:textId="77777777" w:rsidR="008C0E8C" w:rsidRPr="00EC76D5" w:rsidRDefault="008C0E8C" w:rsidP="008C0E8C">
      <w:pPr>
        <w:pStyle w:val="Code"/>
      </w:pPr>
      <w:r w:rsidRPr="00EC76D5">
        <w:t xml:space="preserve">      // x ? 1 : 2;         _</w:t>
      </w:r>
    </w:p>
    <w:p w14:paraId="5FFB7CFD" w14:textId="77777777" w:rsidR="008C0E8C" w:rsidRPr="00EC76D5" w:rsidRDefault="008C0E8C" w:rsidP="008C0E8C">
      <w:pPr>
        <w:pStyle w:val="Code"/>
      </w:pPr>
      <w:r w:rsidRPr="00EC76D5">
        <w:t xml:space="preserve">      // x ? 1 : h(x)       x ? _ : h(x)</w:t>
      </w:r>
    </w:p>
    <w:p w14:paraId="4DF6F2AA" w14:textId="77777777" w:rsidR="008C0E8C" w:rsidRPr="00EC76D5" w:rsidRDefault="008C0E8C" w:rsidP="008C0E8C">
      <w:pPr>
        <w:pStyle w:val="Code"/>
      </w:pPr>
      <w:r w:rsidRPr="00EC76D5">
        <w:t xml:space="preserve">      // x ? g(x) : 2       x ? g(x) : _</w:t>
      </w:r>
    </w:p>
    <w:p w14:paraId="15C84E29" w14:textId="77777777" w:rsidR="008C0E8C" w:rsidRPr="00EC76D5" w:rsidRDefault="008C0E8C" w:rsidP="008C0E8C">
      <w:pPr>
        <w:pStyle w:val="Code"/>
      </w:pPr>
      <w:r w:rsidRPr="00EC76D5">
        <w:t xml:space="preserve">      // x ? g(x) : h(x)    x ? g(x) : h(x)</w:t>
      </w:r>
    </w:p>
    <w:p w14:paraId="406B2BAC" w14:textId="77777777" w:rsidR="008C0E8C" w:rsidRPr="00EC76D5" w:rsidRDefault="008C0E8C" w:rsidP="008C0E8C">
      <w:pPr>
        <w:pStyle w:val="Code"/>
      </w:pPr>
      <w:r w:rsidRPr="00EC76D5">
        <w:t xml:space="preserve">      </w:t>
      </w:r>
    </w:p>
    <w:p w14:paraId="6A7748D6" w14:textId="77777777" w:rsidR="008C0E8C" w:rsidRPr="00EC76D5" w:rsidRDefault="008C0E8C" w:rsidP="008C0E8C">
      <w:pPr>
        <w:pStyle w:val="Code"/>
      </w:pPr>
      <w:r w:rsidRPr="00EC76D5">
        <w:t xml:space="preserve">      if (testSideEffect || trueSideEffect || falseSideEffect) {</w:t>
      </w:r>
    </w:p>
    <w:p w14:paraId="7D323465" w14:textId="77777777" w:rsidR="008C0E8C" w:rsidRPr="00EC76D5" w:rsidRDefault="008C0E8C" w:rsidP="008C0E8C">
      <w:pPr>
        <w:pStyle w:val="Code"/>
      </w:pPr>
      <w:r w:rsidRPr="00EC76D5">
        <w:t xml:space="preserve">        SyntaxTree resultTree =</w:t>
      </w:r>
    </w:p>
    <w:p w14:paraId="0A111429" w14:textId="4CD53406" w:rsidR="008C0E8C" w:rsidRPr="00EC76D5" w:rsidRDefault="008C0E8C" w:rsidP="008C0E8C">
      <w:pPr>
        <w:pStyle w:val="Code"/>
      </w:pPr>
      <w:r w:rsidRPr="00EC76D5">
        <w:t xml:space="preserve">          new SyntaxTree(MiddleOperator.Conditional, </w:t>
      </w:r>
      <w:r w:rsidR="0038687E">
        <w:t>expression</w:t>
      </w:r>
      <w:r w:rsidRPr="00EC76D5">
        <w:t>.getType());</w:t>
      </w:r>
    </w:p>
    <w:p w14:paraId="4C3F19F9" w14:textId="0EC8D129" w:rsidR="008C0E8C" w:rsidRPr="00EC76D5" w:rsidRDefault="008C0E8C" w:rsidP="008C0E8C">
      <w:pPr>
        <w:pStyle w:val="Code"/>
      </w:pPr>
      <w:r w:rsidRPr="00EC76D5">
        <w:t xml:space="preserve">        resultTree.setChild(0, test</w:t>
      </w:r>
      <w:r w:rsidR="0038687E">
        <w:t>Expression)</w:t>
      </w:r>
      <w:r w:rsidRPr="00EC76D5">
        <w:t>;</w:t>
      </w:r>
    </w:p>
    <w:p w14:paraId="2BD43E53" w14:textId="0E53627A" w:rsidR="008C0E8C" w:rsidRPr="00EC76D5" w:rsidRDefault="008C0E8C" w:rsidP="008C0E8C">
      <w:pPr>
        <w:pStyle w:val="Code"/>
      </w:pPr>
      <w:r w:rsidRPr="00EC76D5">
        <w:t xml:space="preserve">        resultTree.setChild(1, trueSideEffect ? true</w:t>
      </w:r>
      <w:r w:rsidR="0038687E">
        <w:t xml:space="preserve">Expression </w:t>
      </w:r>
      <w:r w:rsidRPr="00EC76D5">
        <w:t>: null);</w:t>
      </w:r>
    </w:p>
    <w:p w14:paraId="0867B9F7" w14:textId="7B2D2887" w:rsidR="008C0E8C" w:rsidRPr="00EC76D5" w:rsidRDefault="008C0E8C" w:rsidP="008C0E8C">
      <w:pPr>
        <w:pStyle w:val="Code"/>
      </w:pPr>
      <w:r w:rsidRPr="00EC76D5">
        <w:t xml:space="preserve">        resultTree.setChild(2, falseSideEffect ? false</w:t>
      </w:r>
      <w:r w:rsidR="0038687E">
        <w:t xml:space="preserve">Expression </w:t>
      </w:r>
      <w:r w:rsidRPr="00EC76D5">
        <w:t>: null);</w:t>
      </w:r>
    </w:p>
    <w:p w14:paraId="0E55FAF8" w14:textId="77777777" w:rsidR="008C0E8C" w:rsidRPr="00EC76D5" w:rsidRDefault="008C0E8C" w:rsidP="008C0E8C">
      <w:pPr>
        <w:pStyle w:val="Code"/>
      </w:pPr>
      <w:r w:rsidRPr="00EC76D5">
        <w:t xml:space="preserve">        return resultTree;</w:t>
      </w:r>
    </w:p>
    <w:p w14:paraId="1389C574" w14:textId="77777777" w:rsidR="008C0E8C" w:rsidRPr="00EC76D5" w:rsidRDefault="008C0E8C" w:rsidP="008C0E8C">
      <w:pPr>
        <w:pStyle w:val="Code"/>
      </w:pPr>
      <w:r w:rsidRPr="00EC76D5">
        <w:t xml:space="preserve">      }</w:t>
      </w:r>
    </w:p>
    <w:p w14:paraId="27689FF3" w14:textId="77777777" w:rsidR="008C0E8C" w:rsidRPr="00EC76D5" w:rsidRDefault="008C0E8C" w:rsidP="008C0E8C">
      <w:pPr>
        <w:pStyle w:val="Code"/>
      </w:pPr>
      <w:r w:rsidRPr="00EC76D5">
        <w:t xml:space="preserve">      else {</w:t>
      </w:r>
    </w:p>
    <w:p w14:paraId="73CCF894" w14:textId="77777777" w:rsidR="008C0E8C" w:rsidRPr="00EC76D5" w:rsidRDefault="008C0E8C" w:rsidP="008C0E8C">
      <w:pPr>
        <w:pStyle w:val="Code"/>
      </w:pPr>
      <w:r w:rsidRPr="00EC76D5">
        <w:t xml:space="preserve">        return null;</w:t>
      </w:r>
    </w:p>
    <w:p w14:paraId="196934AA" w14:textId="77777777" w:rsidR="008C0E8C" w:rsidRPr="00EC76D5" w:rsidRDefault="008C0E8C" w:rsidP="008C0E8C">
      <w:pPr>
        <w:pStyle w:val="Code"/>
      </w:pPr>
      <w:r w:rsidRPr="00EC76D5">
        <w:t xml:space="preserve">      }</w:t>
      </w:r>
    </w:p>
    <w:p w14:paraId="74160AA3" w14:textId="77777777" w:rsidR="008C0E8C" w:rsidRPr="00EC76D5" w:rsidRDefault="008C0E8C" w:rsidP="008C0E8C">
      <w:pPr>
        <w:pStyle w:val="Code"/>
      </w:pPr>
      <w:r w:rsidRPr="00EC76D5">
        <w:lastRenderedPageBreak/>
        <w:t xml:space="preserve">    }</w:t>
      </w:r>
    </w:p>
    <w:p w14:paraId="0CA307DA" w14:textId="77777777" w:rsidR="008C0E8C" w:rsidRPr="00EC76D5" w:rsidRDefault="008C0E8C" w:rsidP="008C0E8C">
      <w:pPr>
        <w:pStyle w:val="Code"/>
      </w:pPr>
      <w:r w:rsidRPr="00EC76D5">
        <w:t xml:space="preserve">    else {</w:t>
      </w:r>
    </w:p>
    <w:p w14:paraId="6570FAC1" w14:textId="7F872ECC" w:rsidR="008C0E8C" w:rsidRPr="00EC76D5" w:rsidRDefault="008C0E8C" w:rsidP="008C0E8C">
      <w:pPr>
        <w:pStyle w:val="Code"/>
      </w:pPr>
      <w:r w:rsidRPr="00EC76D5">
        <w:t xml:space="preserve">      return </w:t>
      </w:r>
      <w:r w:rsidR="0038687E">
        <w:t>expression</w:t>
      </w:r>
      <w:r w:rsidRPr="00EC76D5">
        <w:t>;</w:t>
      </w:r>
    </w:p>
    <w:p w14:paraId="3A509FAC" w14:textId="77777777" w:rsidR="008C0E8C" w:rsidRPr="00EC76D5" w:rsidRDefault="008C0E8C" w:rsidP="008C0E8C">
      <w:pPr>
        <w:pStyle w:val="Code"/>
      </w:pPr>
      <w:r w:rsidRPr="00EC76D5">
        <w:t xml:space="preserve">    }</w:t>
      </w:r>
    </w:p>
    <w:p w14:paraId="420A4FFE" w14:textId="77777777" w:rsidR="008C0E8C" w:rsidRPr="00EC76D5" w:rsidRDefault="008C0E8C" w:rsidP="008C0E8C">
      <w:pPr>
        <w:pStyle w:val="Code"/>
      </w:pPr>
    </w:p>
    <w:p w14:paraId="20AB9A31" w14:textId="77777777" w:rsidR="008C0E8C" w:rsidRPr="00EC76D5" w:rsidRDefault="008C0E8C" w:rsidP="008C0E8C">
      <w:pPr>
        <w:pStyle w:val="Code"/>
      </w:pPr>
      <w:r w:rsidRPr="00EC76D5">
        <w:t xml:space="preserve">      // x ? f(yx) : g(z);</w:t>
      </w:r>
    </w:p>
    <w:p w14:paraId="7247183F" w14:textId="77777777" w:rsidR="008C0E8C" w:rsidRPr="00EC76D5" w:rsidRDefault="008C0E8C" w:rsidP="008C0E8C">
      <w:pPr>
        <w:pStyle w:val="Code"/>
      </w:pPr>
      <w:r w:rsidRPr="00EC76D5">
        <w:t xml:space="preserve">      // x ? f(y) : z;    =&gt; x ? f(y) : null</w:t>
      </w:r>
    </w:p>
    <w:p w14:paraId="2C7A2FE9" w14:textId="77777777" w:rsidR="008C0E8C" w:rsidRPr="00EC76D5" w:rsidRDefault="008C0E8C" w:rsidP="008C0E8C">
      <w:pPr>
        <w:pStyle w:val="Code"/>
      </w:pPr>
      <w:r w:rsidRPr="00EC76D5">
        <w:t xml:space="preserve">      // x ? y : g(z);    =&gt; x ? null : g(z)</w:t>
      </w:r>
    </w:p>
    <w:p w14:paraId="668CBD68" w14:textId="77777777" w:rsidR="008C0E8C" w:rsidRPr="00EC76D5" w:rsidRDefault="008C0E8C" w:rsidP="008C0E8C">
      <w:pPr>
        <w:pStyle w:val="Code"/>
      </w:pPr>
      <w:r w:rsidRPr="00EC76D5">
        <w:t xml:space="preserve">      // f(x) ? y : z;    =&gt; f(x)</w:t>
      </w:r>
    </w:p>
    <w:p w14:paraId="404B2EB9" w14:textId="77777777" w:rsidR="008C0E8C" w:rsidRPr="00EC76D5" w:rsidRDefault="008C0E8C" w:rsidP="008C0E8C">
      <w:pPr>
        <w:pStyle w:val="Code"/>
      </w:pPr>
      <w:r w:rsidRPr="00EC76D5">
        <w:t xml:space="preserve">      // x ? y : z;       =&gt; null</w:t>
      </w:r>
    </w:p>
    <w:p w14:paraId="1F4C5749" w14:textId="77777777" w:rsidR="008C0E8C" w:rsidRPr="00EC76D5" w:rsidRDefault="008C0E8C" w:rsidP="008C0E8C">
      <w:pPr>
        <w:pStyle w:val="Code"/>
      </w:pPr>
    </w:p>
    <w:p w14:paraId="4EBD4A75" w14:textId="77777777" w:rsidR="008C0E8C" w:rsidRPr="00EC76D5" w:rsidRDefault="008C0E8C" w:rsidP="008C0E8C">
      <w:pPr>
        <w:pStyle w:val="Code"/>
      </w:pPr>
      <w:r w:rsidRPr="00EC76D5">
        <w:t xml:space="preserve">      // (a + b) ? (c + d) : (e + f);</w:t>
      </w:r>
    </w:p>
    <w:p w14:paraId="4EDE5A85" w14:textId="77777777" w:rsidR="008C0E8C" w:rsidRPr="00EC76D5" w:rsidRDefault="008C0E8C" w:rsidP="008C0E8C">
      <w:pPr>
        <w:pStyle w:val="Code"/>
      </w:pPr>
      <w:r w:rsidRPr="00EC76D5">
        <w:t xml:space="preserve">      // f(x) ? (c + d) : (e + f);</w:t>
      </w:r>
    </w:p>
    <w:p w14:paraId="43438F5C" w14:textId="77777777" w:rsidR="008C0E8C" w:rsidRPr="00EC76D5" w:rsidRDefault="008C0E8C" w:rsidP="008C0E8C">
      <w:pPr>
        <w:pStyle w:val="Code"/>
      </w:pPr>
      <w:r w:rsidRPr="00EC76D5">
        <w:t xml:space="preserve">  }</w:t>
      </w:r>
    </w:p>
    <w:p w14:paraId="11DF9D9B" w14:textId="77777777" w:rsidR="008C0E8C" w:rsidRPr="00EC76D5" w:rsidRDefault="008C0E8C" w:rsidP="008C0E8C">
      <w:pPr>
        <w:pStyle w:val="Code"/>
      </w:pPr>
      <w:r w:rsidRPr="00EC76D5">
        <w:t xml:space="preserve">  </w:t>
      </w:r>
    </w:p>
    <w:p w14:paraId="4AAE0D56" w14:textId="3019C92D" w:rsidR="008C0E8C" w:rsidRPr="00EC76D5" w:rsidRDefault="008C0E8C" w:rsidP="008C0E8C">
      <w:pPr>
        <w:pStyle w:val="Code"/>
      </w:pPr>
      <w:r w:rsidRPr="00EC76D5">
        <w:t xml:space="preserve">  public static boolean hasSideEffect(SyntaxTree </w:t>
      </w:r>
      <w:r w:rsidR="0038687E">
        <w:t>expression</w:t>
      </w:r>
      <w:r w:rsidRPr="00EC76D5">
        <w:t>) {</w:t>
      </w:r>
    </w:p>
    <w:p w14:paraId="124287C4" w14:textId="1B1620A6" w:rsidR="008C0E8C" w:rsidRPr="00EC76D5" w:rsidRDefault="008C0E8C" w:rsidP="008C0E8C">
      <w:pPr>
        <w:pStyle w:val="Code"/>
      </w:pPr>
      <w:r w:rsidRPr="00EC76D5">
        <w:t xml:space="preserve">    if (</w:t>
      </w:r>
      <w:r w:rsidR="0038687E">
        <w:t>expression</w:t>
      </w:r>
      <w:r w:rsidRPr="00EC76D5">
        <w:t xml:space="preserve"> == null) {</w:t>
      </w:r>
    </w:p>
    <w:p w14:paraId="1D5F36C8" w14:textId="77777777" w:rsidR="008C0E8C" w:rsidRPr="00EC76D5" w:rsidRDefault="008C0E8C" w:rsidP="008C0E8C">
      <w:pPr>
        <w:pStyle w:val="Code"/>
      </w:pPr>
      <w:r w:rsidRPr="00EC76D5">
        <w:t xml:space="preserve">      return false;</w:t>
      </w:r>
    </w:p>
    <w:p w14:paraId="68C5628E" w14:textId="77777777" w:rsidR="008C0E8C" w:rsidRPr="00EC76D5" w:rsidRDefault="008C0E8C" w:rsidP="008C0E8C">
      <w:pPr>
        <w:pStyle w:val="Code"/>
      </w:pPr>
      <w:r w:rsidRPr="00EC76D5">
        <w:t xml:space="preserve">    }</w:t>
      </w:r>
    </w:p>
    <w:p w14:paraId="7762E1DC" w14:textId="77777777" w:rsidR="008C0E8C" w:rsidRPr="00EC76D5" w:rsidRDefault="008C0E8C" w:rsidP="008C0E8C">
      <w:pPr>
        <w:pStyle w:val="Code"/>
      </w:pPr>
      <w:r w:rsidRPr="00EC76D5">
        <w:t xml:space="preserve">    </w:t>
      </w:r>
    </w:p>
    <w:p w14:paraId="277FB3ED" w14:textId="08CFCCBC" w:rsidR="008C0E8C" w:rsidRPr="00EC76D5" w:rsidRDefault="008C0E8C" w:rsidP="008C0E8C">
      <w:pPr>
        <w:pStyle w:val="Code"/>
      </w:pPr>
      <w:r w:rsidRPr="00EC76D5">
        <w:t xml:space="preserve">    switch (</w:t>
      </w:r>
      <w:r w:rsidR="0038687E">
        <w:t>expression</w:t>
      </w:r>
      <w:r w:rsidRPr="00EC76D5">
        <w:t>.getOperator()) {</w:t>
      </w:r>
    </w:p>
    <w:p w14:paraId="69266070" w14:textId="77777777" w:rsidR="008C0E8C" w:rsidRPr="00EC76D5" w:rsidRDefault="008C0E8C" w:rsidP="008C0E8C">
      <w:pPr>
        <w:pStyle w:val="Code"/>
      </w:pPr>
      <w:r w:rsidRPr="00EC76D5">
        <w:t xml:space="preserve">      case Call:</w:t>
      </w:r>
    </w:p>
    <w:p w14:paraId="004EA4A0" w14:textId="77777777" w:rsidR="008C0E8C" w:rsidRPr="00EC76D5" w:rsidRDefault="008C0E8C" w:rsidP="008C0E8C">
      <w:pPr>
        <w:pStyle w:val="Code"/>
      </w:pPr>
      <w:r w:rsidRPr="00EC76D5">
        <w:t xml:space="preserve">      case PrefixIncrement:</w:t>
      </w:r>
    </w:p>
    <w:p w14:paraId="640E2BDF" w14:textId="77777777" w:rsidR="008C0E8C" w:rsidRPr="00EC76D5" w:rsidRDefault="008C0E8C" w:rsidP="008C0E8C">
      <w:pPr>
        <w:pStyle w:val="Code"/>
      </w:pPr>
      <w:r w:rsidRPr="00EC76D5">
        <w:t xml:space="preserve">      case PrefixDecrement:</w:t>
      </w:r>
    </w:p>
    <w:p w14:paraId="0EB5E820" w14:textId="77777777" w:rsidR="008C0E8C" w:rsidRPr="00EC76D5" w:rsidRDefault="008C0E8C" w:rsidP="008C0E8C">
      <w:pPr>
        <w:pStyle w:val="Code"/>
      </w:pPr>
      <w:r w:rsidRPr="00EC76D5">
        <w:t xml:space="preserve">      case PostfixIncrement:</w:t>
      </w:r>
    </w:p>
    <w:p w14:paraId="7396DAE1" w14:textId="77777777" w:rsidR="008C0E8C" w:rsidRPr="00EC76D5" w:rsidRDefault="008C0E8C" w:rsidP="008C0E8C">
      <w:pPr>
        <w:pStyle w:val="Code"/>
      </w:pPr>
      <w:r w:rsidRPr="00EC76D5">
        <w:t xml:space="preserve">      case PostfixDecrement:</w:t>
      </w:r>
    </w:p>
    <w:p w14:paraId="7D57DFF9" w14:textId="77777777" w:rsidR="008C0E8C" w:rsidRPr="00EC76D5" w:rsidRDefault="008C0E8C" w:rsidP="008C0E8C">
      <w:pPr>
        <w:pStyle w:val="Code"/>
      </w:pPr>
      <w:r w:rsidRPr="00EC76D5">
        <w:t xml:space="preserve">      case Sequence:</w:t>
      </w:r>
    </w:p>
    <w:p w14:paraId="2F384593" w14:textId="77777777" w:rsidR="008C0E8C" w:rsidRPr="00EC76D5" w:rsidRDefault="008C0E8C" w:rsidP="008C0E8C">
      <w:pPr>
        <w:pStyle w:val="Code"/>
      </w:pPr>
      <w:r w:rsidRPr="00EC76D5">
        <w:t xml:space="preserve">        return true;</w:t>
      </w:r>
    </w:p>
    <w:p w14:paraId="1CD1E475" w14:textId="77777777" w:rsidR="008C0E8C" w:rsidRPr="00EC76D5" w:rsidRDefault="008C0E8C" w:rsidP="008C0E8C">
      <w:pPr>
        <w:pStyle w:val="Code"/>
      </w:pPr>
      <w:r w:rsidRPr="00EC76D5">
        <w:t xml:space="preserve">        </w:t>
      </w:r>
    </w:p>
    <w:p w14:paraId="3B361DFE" w14:textId="77777777" w:rsidR="008C0E8C" w:rsidRPr="00EC76D5" w:rsidRDefault="008C0E8C" w:rsidP="008C0E8C">
      <w:pPr>
        <w:pStyle w:val="Code"/>
      </w:pPr>
      <w:r w:rsidRPr="00EC76D5">
        <w:t xml:space="preserve">      default:</w:t>
      </w:r>
    </w:p>
    <w:p w14:paraId="262969AC" w14:textId="108227E4" w:rsidR="008C0E8C" w:rsidRPr="00EC76D5" w:rsidRDefault="008C0E8C" w:rsidP="008C0E8C">
      <w:pPr>
        <w:pStyle w:val="Code"/>
      </w:pPr>
      <w:r w:rsidRPr="00EC76D5">
        <w:t xml:space="preserve">        if (MiddleCode.isAssign(</w:t>
      </w:r>
      <w:r w:rsidR="0038687E">
        <w:t>expression</w:t>
      </w:r>
      <w:r w:rsidRPr="00EC76D5">
        <w:t>.getOperator())) {</w:t>
      </w:r>
    </w:p>
    <w:p w14:paraId="1DC7C181" w14:textId="77777777" w:rsidR="008C0E8C" w:rsidRPr="00EC76D5" w:rsidRDefault="008C0E8C" w:rsidP="008C0E8C">
      <w:pPr>
        <w:pStyle w:val="Code"/>
      </w:pPr>
      <w:r w:rsidRPr="00EC76D5">
        <w:t xml:space="preserve">          return true;</w:t>
      </w:r>
    </w:p>
    <w:p w14:paraId="1357396C" w14:textId="77777777" w:rsidR="008C0E8C" w:rsidRPr="00EC76D5" w:rsidRDefault="008C0E8C" w:rsidP="008C0E8C">
      <w:pPr>
        <w:pStyle w:val="Code"/>
      </w:pPr>
      <w:r w:rsidRPr="00EC76D5">
        <w:t xml:space="preserve">        }</w:t>
      </w:r>
    </w:p>
    <w:p w14:paraId="1442A99F" w14:textId="19D1BBB0" w:rsidR="008C0E8C" w:rsidRPr="00EC76D5" w:rsidRDefault="008C0E8C" w:rsidP="008C0E8C">
      <w:pPr>
        <w:pStyle w:val="Code"/>
      </w:pPr>
      <w:r w:rsidRPr="00EC76D5">
        <w:t xml:space="preserve">        else if (MiddleCode.isUnary(</w:t>
      </w:r>
      <w:r w:rsidR="0038687E">
        <w:t>expression</w:t>
      </w:r>
      <w:r w:rsidRPr="00EC76D5">
        <w:t>.getOperator())) {</w:t>
      </w:r>
    </w:p>
    <w:p w14:paraId="5C71F3E1" w14:textId="66E12DEB" w:rsidR="008C0E8C" w:rsidRPr="00EC76D5" w:rsidRDefault="008C0E8C" w:rsidP="008C0E8C">
      <w:pPr>
        <w:pStyle w:val="Code"/>
      </w:pPr>
      <w:r w:rsidRPr="00EC76D5">
        <w:t xml:space="preserve">          return hasSideEffect(</w:t>
      </w:r>
      <w:r w:rsidR="0038687E">
        <w:t>expression</w:t>
      </w:r>
      <w:r w:rsidRPr="00EC76D5">
        <w:t>.getChild(0));</w:t>
      </w:r>
    </w:p>
    <w:p w14:paraId="1AA5E4A5" w14:textId="77777777" w:rsidR="008C0E8C" w:rsidRPr="00EC76D5" w:rsidRDefault="008C0E8C" w:rsidP="008C0E8C">
      <w:pPr>
        <w:pStyle w:val="Code"/>
      </w:pPr>
      <w:r w:rsidRPr="00EC76D5">
        <w:t xml:space="preserve">        }    </w:t>
      </w:r>
    </w:p>
    <w:p w14:paraId="6941429D" w14:textId="3A88B814" w:rsidR="008C0E8C" w:rsidRPr="00EC76D5" w:rsidRDefault="008C0E8C" w:rsidP="008C0E8C">
      <w:pPr>
        <w:pStyle w:val="Code"/>
      </w:pPr>
      <w:r w:rsidRPr="00EC76D5">
        <w:t xml:space="preserve">        else if (MiddleCode.isUnary(</w:t>
      </w:r>
      <w:r w:rsidR="0038687E">
        <w:t>expression</w:t>
      </w:r>
      <w:r w:rsidRPr="00EC76D5">
        <w:t>.getOperator())) {</w:t>
      </w:r>
    </w:p>
    <w:p w14:paraId="07A5757A" w14:textId="740E8EF3" w:rsidR="008C0E8C" w:rsidRPr="00EC76D5" w:rsidRDefault="008C0E8C" w:rsidP="008C0E8C">
      <w:pPr>
        <w:pStyle w:val="Code"/>
      </w:pPr>
      <w:r w:rsidRPr="00EC76D5">
        <w:t xml:space="preserve">          return hasSideEffect(</w:t>
      </w:r>
      <w:r w:rsidR="0038687E">
        <w:t>expression</w:t>
      </w:r>
      <w:r w:rsidRPr="00EC76D5">
        <w:t>.getChild(0)) ||</w:t>
      </w:r>
    </w:p>
    <w:p w14:paraId="71988722" w14:textId="1DF07006" w:rsidR="008C0E8C" w:rsidRPr="00EC76D5" w:rsidRDefault="008C0E8C" w:rsidP="008C0E8C">
      <w:pPr>
        <w:pStyle w:val="Code"/>
      </w:pPr>
      <w:r w:rsidRPr="00EC76D5">
        <w:t xml:space="preserve">                               hasSideEffect(</w:t>
      </w:r>
      <w:r w:rsidR="0038687E">
        <w:t>expression</w:t>
      </w:r>
      <w:r w:rsidRPr="00EC76D5">
        <w:t>.getChild(1));</w:t>
      </w:r>
    </w:p>
    <w:p w14:paraId="03851DF0" w14:textId="77777777" w:rsidR="008C0E8C" w:rsidRPr="00EC76D5" w:rsidRDefault="008C0E8C" w:rsidP="008C0E8C">
      <w:pPr>
        <w:pStyle w:val="Code"/>
      </w:pPr>
      <w:r w:rsidRPr="00EC76D5">
        <w:t xml:space="preserve">        }</w:t>
      </w:r>
    </w:p>
    <w:p w14:paraId="24DA39F6" w14:textId="77777777" w:rsidR="008C0E8C" w:rsidRPr="00EC76D5" w:rsidRDefault="008C0E8C" w:rsidP="008C0E8C">
      <w:pPr>
        <w:pStyle w:val="Code"/>
      </w:pPr>
      <w:r w:rsidRPr="00EC76D5">
        <w:t xml:space="preserve">    }</w:t>
      </w:r>
    </w:p>
    <w:p w14:paraId="62EE4791" w14:textId="77777777" w:rsidR="008C0E8C" w:rsidRPr="00EC76D5" w:rsidRDefault="008C0E8C" w:rsidP="008C0E8C">
      <w:pPr>
        <w:pStyle w:val="Code"/>
      </w:pPr>
      <w:r w:rsidRPr="00EC76D5">
        <w:t xml:space="preserve">    </w:t>
      </w:r>
    </w:p>
    <w:p w14:paraId="6A3C5E2A" w14:textId="77777777" w:rsidR="008C0E8C" w:rsidRPr="00EC76D5" w:rsidRDefault="008C0E8C" w:rsidP="008C0E8C">
      <w:pPr>
        <w:pStyle w:val="Code"/>
      </w:pPr>
      <w:r w:rsidRPr="00EC76D5">
        <w:t xml:space="preserve">    return false;</w:t>
      </w:r>
    </w:p>
    <w:p w14:paraId="28F55EF4" w14:textId="77777777" w:rsidR="008C0E8C" w:rsidRPr="00EC76D5" w:rsidRDefault="008C0E8C" w:rsidP="008C0E8C">
      <w:pPr>
        <w:pStyle w:val="Code"/>
      </w:pPr>
      <w:r w:rsidRPr="00EC76D5">
        <w:t xml:space="preserve">  }</w:t>
      </w:r>
    </w:p>
    <w:p w14:paraId="30389BA2" w14:textId="4A8D0A99" w:rsidR="00D36BAF" w:rsidRPr="00EC76D5" w:rsidRDefault="00D36BAF" w:rsidP="00D36BAF">
      <w:r w:rsidRPr="00EC76D5">
        <w:t xml:space="preserve">In the table below, </w:t>
      </w:r>
      <w:r w:rsidR="00816A07" w:rsidRPr="00EC76D5">
        <w:rPr>
          <w:rStyle w:val="CodeInText0"/>
        </w:rPr>
        <w:t>s</w:t>
      </w:r>
      <w:r w:rsidR="00816A07" w:rsidRPr="00EC76D5">
        <w:t xml:space="preserve"> denotes an expression without side-effects</w:t>
      </w:r>
      <w:r w:rsidR="00833261" w:rsidRPr="00EC76D5">
        <w:t xml:space="preserve"> and </w:t>
      </w:r>
      <w:r w:rsidR="00833261" w:rsidRPr="00EC76D5">
        <w:rPr>
          <w:rStyle w:val="CodeInText0"/>
        </w:rPr>
        <w:t>e</w:t>
      </w:r>
      <w:r w:rsidR="00833261" w:rsidRPr="00EC76D5">
        <w:t xml:space="preserve"> denotes a general expression, with or without side-effects. A side-effect is an </w:t>
      </w:r>
      <w:r w:rsidR="00816A07" w:rsidRPr="00EC76D5">
        <w:t>assignmen</w:t>
      </w:r>
      <w:r w:rsidR="00833261" w:rsidRPr="00EC76D5">
        <w:t>t</w:t>
      </w:r>
      <w:r w:rsidR="00816A07" w:rsidRPr="00EC76D5">
        <w:t>, increm</w:t>
      </w:r>
      <w:r w:rsidR="00833261" w:rsidRPr="00EC76D5">
        <w:t>ent/decrement, or function call</w:t>
      </w:r>
      <w:r w:rsidR="00816A07" w:rsidRPr="00EC76D5">
        <w:t xml:space="preserve">. </w:t>
      </w:r>
    </w:p>
    <w:tbl>
      <w:tblPr>
        <w:tblStyle w:val="Tabellrutnt"/>
        <w:tblW w:w="0" w:type="auto"/>
        <w:tblLook w:val="04A0" w:firstRow="1" w:lastRow="0" w:firstColumn="1" w:lastColumn="0" w:noHBand="0" w:noVBand="1"/>
      </w:tblPr>
      <w:tblGrid>
        <w:gridCol w:w="3116"/>
        <w:gridCol w:w="3117"/>
        <w:gridCol w:w="3117"/>
      </w:tblGrid>
      <w:tr w:rsidR="005A6543" w:rsidRPr="00EC76D5" w14:paraId="62E4EEB7" w14:textId="77777777" w:rsidTr="005A6543">
        <w:tc>
          <w:tcPr>
            <w:tcW w:w="3116" w:type="dxa"/>
          </w:tcPr>
          <w:p w14:paraId="631C9D21" w14:textId="5ED34F2E" w:rsidR="005A6543" w:rsidRPr="00EC76D5" w:rsidRDefault="00696DFA" w:rsidP="00D846D1">
            <w:pPr>
              <w:rPr>
                <w:b/>
              </w:rPr>
            </w:pPr>
            <w:r w:rsidRPr="00EC76D5">
              <w:rPr>
                <w:b/>
              </w:rPr>
              <w:t>Operator</w:t>
            </w:r>
          </w:p>
        </w:tc>
        <w:tc>
          <w:tcPr>
            <w:tcW w:w="3117" w:type="dxa"/>
          </w:tcPr>
          <w:p w14:paraId="5BC4F366" w14:textId="0731AD3F" w:rsidR="005A6543" w:rsidRPr="00EC76D5" w:rsidRDefault="005A6543" w:rsidP="00D846D1">
            <w:pPr>
              <w:rPr>
                <w:b/>
              </w:rPr>
            </w:pPr>
            <w:r w:rsidRPr="00EC76D5">
              <w:rPr>
                <w:b/>
              </w:rPr>
              <w:t>Original Expression</w:t>
            </w:r>
          </w:p>
        </w:tc>
        <w:tc>
          <w:tcPr>
            <w:tcW w:w="3117" w:type="dxa"/>
          </w:tcPr>
          <w:p w14:paraId="2DBA65ED" w14:textId="1E90EAE4" w:rsidR="005A6543" w:rsidRPr="00EC76D5" w:rsidRDefault="005A6543" w:rsidP="00D846D1">
            <w:pPr>
              <w:rPr>
                <w:b/>
              </w:rPr>
            </w:pPr>
            <w:r w:rsidRPr="00EC76D5">
              <w:rPr>
                <w:b/>
              </w:rPr>
              <w:t>Optimized Expression</w:t>
            </w:r>
          </w:p>
        </w:tc>
      </w:tr>
      <w:tr w:rsidR="005A6543" w:rsidRPr="00EC76D5" w14:paraId="3A2E4FF8" w14:textId="77777777" w:rsidTr="005A6543">
        <w:tc>
          <w:tcPr>
            <w:tcW w:w="3116" w:type="dxa"/>
          </w:tcPr>
          <w:p w14:paraId="03A6D679" w14:textId="7CD4963A" w:rsidR="005A6543" w:rsidRPr="00EC76D5" w:rsidRDefault="00696DFA" w:rsidP="00D846D1">
            <w:r w:rsidRPr="00EC76D5">
              <w:t>Addition</w:t>
            </w:r>
          </w:p>
        </w:tc>
        <w:tc>
          <w:tcPr>
            <w:tcW w:w="3117" w:type="dxa"/>
          </w:tcPr>
          <w:p w14:paraId="03B14962" w14:textId="77777777" w:rsidR="005A6543" w:rsidRPr="00EC76D5" w:rsidRDefault="005A6543" w:rsidP="00D846D1">
            <w:r w:rsidRPr="00EC76D5">
              <w:t>0 + e</w:t>
            </w:r>
          </w:p>
          <w:p w14:paraId="2ABCCB9E" w14:textId="77777777" w:rsidR="005A6543" w:rsidRPr="00EC76D5" w:rsidRDefault="005A6543" w:rsidP="00D846D1">
            <w:r w:rsidRPr="00EC76D5">
              <w:t>e + 0</w:t>
            </w:r>
          </w:p>
          <w:p w14:paraId="327E9A54" w14:textId="400296BA" w:rsidR="00130368" w:rsidRPr="00EC76D5" w:rsidRDefault="005666B4" w:rsidP="00D846D1">
            <w:r w:rsidRPr="00EC76D5">
              <w:t>s + s</w:t>
            </w:r>
          </w:p>
        </w:tc>
        <w:tc>
          <w:tcPr>
            <w:tcW w:w="3117" w:type="dxa"/>
          </w:tcPr>
          <w:p w14:paraId="44E5CE0D" w14:textId="77777777" w:rsidR="005A6543" w:rsidRPr="00EC76D5" w:rsidRDefault="005A6543" w:rsidP="00D846D1">
            <w:r w:rsidRPr="00EC76D5">
              <w:t>e</w:t>
            </w:r>
          </w:p>
          <w:p w14:paraId="7AE2554F" w14:textId="77777777" w:rsidR="007F15AC" w:rsidRPr="00EC76D5" w:rsidRDefault="007F15AC" w:rsidP="00D846D1">
            <w:r w:rsidRPr="00EC76D5">
              <w:t>e</w:t>
            </w:r>
          </w:p>
          <w:p w14:paraId="3DF34F19" w14:textId="6E477E2E" w:rsidR="00130368" w:rsidRPr="00EC76D5" w:rsidRDefault="00130368" w:rsidP="00D846D1">
            <w:r w:rsidRPr="00EC76D5">
              <w:t>2</w:t>
            </w:r>
            <w:r w:rsidR="00F51B66" w:rsidRPr="00EC76D5">
              <w:t xml:space="preserve"> * </w:t>
            </w:r>
            <w:r w:rsidR="006C150E" w:rsidRPr="00EC76D5">
              <w:t>s</w:t>
            </w:r>
          </w:p>
        </w:tc>
      </w:tr>
      <w:tr w:rsidR="005A6543" w:rsidRPr="00EC76D5" w14:paraId="3A19AC4C" w14:textId="77777777" w:rsidTr="005A6543">
        <w:tc>
          <w:tcPr>
            <w:tcW w:w="3116" w:type="dxa"/>
          </w:tcPr>
          <w:p w14:paraId="1DBEA76D" w14:textId="0D288814" w:rsidR="005A6543" w:rsidRPr="00EC76D5" w:rsidRDefault="00696DFA" w:rsidP="00D846D1">
            <w:r w:rsidRPr="00EC76D5">
              <w:lastRenderedPageBreak/>
              <w:t>Subtraction</w:t>
            </w:r>
          </w:p>
        </w:tc>
        <w:tc>
          <w:tcPr>
            <w:tcW w:w="3117" w:type="dxa"/>
          </w:tcPr>
          <w:p w14:paraId="4437E03E" w14:textId="77777777" w:rsidR="00130368" w:rsidRPr="00EC76D5" w:rsidRDefault="00130368" w:rsidP="00D846D1">
            <w:r w:rsidRPr="00EC76D5">
              <w:t>0 - e</w:t>
            </w:r>
          </w:p>
          <w:p w14:paraId="38285C8D" w14:textId="77777777" w:rsidR="00130368" w:rsidRPr="00EC76D5" w:rsidRDefault="00130368" w:rsidP="00D846D1">
            <w:r w:rsidRPr="00EC76D5">
              <w:t>e - 0</w:t>
            </w:r>
          </w:p>
          <w:p w14:paraId="3629BB44" w14:textId="5A11233D" w:rsidR="00130368" w:rsidRPr="00EC76D5" w:rsidRDefault="00833261" w:rsidP="00130368">
            <w:r w:rsidRPr="00EC76D5">
              <w:t>s - s</w:t>
            </w:r>
          </w:p>
        </w:tc>
        <w:tc>
          <w:tcPr>
            <w:tcW w:w="3117" w:type="dxa"/>
          </w:tcPr>
          <w:p w14:paraId="43B47A0A" w14:textId="026FC287" w:rsidR="005A6543" w:rsidRPr="00EC76D5" w:rsidRDefault="00130368" w:rsidP="00D846D1">
            <w:r w:rsidRPr="00EC76D5">
              <w:t>-e</w:t>
            </w:r>
          </w:p>
          <w:p w14:paraId="14865C15" w14:textId="41193B74" w:rsidR="00F51B66" w:rsidRPr="00EC76D5" w:rsidRDefault="00F51B66" w:rsidP="00D846D1">
            <w:r w:rsidRPr="00EC76D5">
              <w:t>e</w:t>
            </w:r>
          </w:p>
          <w:p w14:paraId="7A020228" w14:textId="65DEFC20" w:rsidR="00130368" w:rsidRPr="00EC76D5" w:rsidRDefault="00F51B66" w:rsidP="00F51B66">
            <w:r w:rsidRPr="00EC76D5">
              <w:t>0</w:t>
            </w:r>
          </w:p>
        </w:tc>
      </w:tr>
      <w:tr w:rsidR="005A6543" w:rsidRPr="00EC76D5" w14:paraId="35286D35" w14:textId="77777777" w:rsidTr="005A6543">
        <w:tc>
          <w:tcPr>
            <w:tcW w:w="3116" w:type="dxa"/>
          </w:tcPr>
          <w:p w14:paraId="05F3AB84" w14:textId="6316534E" w:rsidR="005A6543" w:rsidRPr="00EC76D5" w:rsidRDefault="00696DFA" w:rsidP="00D846D1">
            <w:r w:rsidRPr="00EC76D5">
              <w:t>Multiplication</w:t>
            </w:r>
          </w:p>
        </w:tc>
        <w:tc>
          <w:tcPr>
            <w:tcW w:w="3117" w:type="dxa"/>
          </w:tcPr>
          <w:p w14:paraId="5069EDFE" w14:textId="77777777" w:rsidR="007F15AC" w:rsidRPr="00EC76D5" w:rsidRDefault="00F51B66" w:rsidP="00D846D1">
            <w:r w:rsidRPr="00EC76D5">
              <w:t>1 * e</w:t>
            </w:r>
          </w:p>
          <w:p w14:paraId="19CDC445" w14:textId="77777777" w:rsidR="00F51B66" w:rsidRPr="00EC76D5" w:rsidRDefault="00F51B66" w:rsidP="00D846D1">
            <w:r w:rsidRPr="00EC76D5">
              <w:t>e * 1</w:t>
            </w:r>
          </w:p>
          <w:p w14:paraId="431871C3" w14:textId="62B60241" w:rsidR="00F51B66" w:rsidRPr="00EC76D5" w:rsidRDefault="00833261" w:rsidP="00D846D1">
            <w:r w:rsidRPr="00EC76D5">
              <w:t>0 * s</w:t>
            </w:r>
          </w:p>
          <w:p w14:paraId="70079A80" w14:textId="2FC1CB67" w:rsidR="00F51B66" w:rsidRPr="00EC76D5" w:rsidRDefault="00833261" w:rsidP="00F51B66">
            <w:r w:rsidRPr="00EC76D5">
              <w:t>s</w:t>
            </w:r>
            <w:r w:rsidR="00F51B66" w:rsidRPr="00EC76D5">
              <w:t xml:space="preserve"> * 0</w:t>
            </w:r>
          </w:p>
        </w:tc>
        <w:tc>
          <w:tcPr>
            <w:tcW w:w="3117" w:type="dxa"/>
          </w:tcPr>
          <w:p w14:paraId="6462CF09" w14:textId="77777777" w:rsidR="007F15AC" w:rsidRPr="00EC76D5" w:rsidRDefault="00F51B66" w:rsidP="00D846D1">
            <w:r w:rsidRPr="00EC76D5">
              <w:t>e</w:t>
            </w:r>
          </w:p>
          <w:p w14:paraId="1715CEEA" w14:textId="77777777" w:rsidR="00F51B66" w:rsidRPr="00EC76D5" w:rsidRDefault="00F51B66" w:rsidP="00D846D1">
            <w:r w:rsidRPr="00EC76D5">
              <w:t>e</w:t>
            </w:r>
          </w:p>
          <w:p w14:paraId="0E378C52" w14:textId="77777777" w:rsidR="00F51B66" w:rsidRPr="00EC76D5" w:rsidRDefault="00585F92" w:rsidP="00D846D1">
            <w:r w:rsidRPr="00EC76D5">
              <w:t>0</w:t>
            </w:r>
          </w:p>
          <w:p w14:paraId="6EBF1F80" w14:textId="040ED06D" w:rsidR="00585F92" w:rsidRPr="00EC76D5" w:rsidRDefault="00585F92" w:rsidP="00D846D1">
            <w:r w:rsidRPr="00EC76D5">
              <w:t>0</w:t>
            </w:r>
          </w:p>
        </w:tc>
      </w:tr>
      <w:tr w:rsidR="005A6543" w:rsidRPr="00EC76D5" w14:paraId="32382488" w14:textId="77777777" w:rsidTr="005A6543">
        <w:tc>
          <w:tcPr>
            <w:tcW w:w="3116" w:type="dxa"/>
          </w:tcPr>
          <w:p w14:paraId="6AF25FE5" w14:textId="4C5904CB" w:rsidR="005A6543" w:rsidRPr="00EC76D5" w:rsidRDefault="00696DFA" w:rsidP="00D846D1">
            <w:r w:rsidRPr="00EC76D5">
              <w:t>Division</w:t>
            </w:r>
          </w:p>
        </w:tc>
        <w:tc>
          <w:tcPr>
            <w:tcW w:w="3117" w:type="dxa"/>
          </w:tcPr>
          <w:p w14:paraId="69EF2966" w14:textId="77777777" w:rsidR="005A6543" w:rsidRPr="00EC76D5" w:rsidRDefault="00696DFA" w:rsidP="00D846D1">
            <w:r w:rsidRPr="00EC76D5">
              <w:t>e / 1</w:t>
            </w:r>
          </w:p>
          <w:p w14:paraId="1DA828B2" w14:textId="076DF88B" w:rsidR="00696DFA" w:rsidRPr="00EC76D5" w:rsidRDefault="006C150E" w:rsidP="00D846D1">
            <w:r w:rsidRPr="00EC76D5">
              <w:t>0 / s</w:t>
            </w:r>
          </w:p>
          <w:p w14:paraId="6F55C5A1" w14:textId="623FE427" w:rsidR="00696DFA" w:rsidRPr="00EC76D5" w:rsidRDefault="006C150E" w:rsidP="00D846D1">
            <w:r w:rsidRPr="00EC76D5">
              <w:t>s / s</w:t>
            </w:r>
          </w:p>
        </w:tc>
        <w:tc>
          <w:tcPr>
            <w:tcW w:w="3117" w:type="dxa"/>
          </w:tcPr>
          <w:p w14:paraId="64C88AEE" w14:textId="77777777" w:rsidR="005A6543" w:rsidRPr="00EC76D5" w:rsidRDefault="00696DFA" w:rsidP="00D846D1">
            <w:r w:rsidRPr="00EC76D5">
              <w:t>e</w:t>
            </w:r>
          </w:p>
          <w:p w14:paraId="1CB3DDA5" w14:textId="77777777" w:rsidR="00696DFA" w:rsidRPr="00EC76D5" w:rsidRDefault="00696DFA" w:rsidP="00D846D1">
            <w:r w:rsidRPr="00EC76D5">
              <w:t>0</w:t>
            </w:r>
          </w:p>
          <w:p w14:paraId="488BB1FD" w14:textId="3B4AB465" w:rsidR="00696DFA" w:rsidRPr="00EC76D5" w:rsidRDefault="00696DFA" w:rsidP="00D846D1">
            <w:r w:rsidRPr="00EC76D5">
              <w:t>1</w:t>
            </w:r>
          </w:p>
        </w:tc>
      </w:tr>
      <w:tr w:rsidR="005A6543" w:rsidRPr="00EC76D5" w14:paraId="7CB554DC" w14:textId="77777777" w:rsidTr="005A6543">
        <w:tc>
          <w:tcPr>
            <w:tcW w:w="3116" w:type="dxa"/>
          </w:tcPr>
          <w:p w14:paraId="2EDE4548" w14:textId="38BC849A" w:rsidR="005A6543" w:rsidRPr="00EC76D5" w:rsidRDefault="00696DFA" w:rsidP="00D846D1">
            <w:r w:rsidRPr="00EC76D5">
              <w:t>Modulo</w:t>
            </w:r>
          </w:p>
        </w:tc>
        <w:tc>
          <w:tcPr>
            <w:tcW w:w="3117" w:type="dxa"/>
          </w:tcPr>
          <w:p w14:paraId="2B2A09E8" w14:textId="2698E02C" w:rsidR="005A6543" w:rsidRPr="00EC76D5" w:rsidRDefault="006C150E" w:rsidP="00D846D1">
            <w:r w:rsidRPr="00EC76D5">
              <w:t>s</w:t>
            </w:r>
            <w:r w:rsidR="001911B7" w:rsidRPr="00EC76D5">
              <w:t xml:space="preserve"> % 1</w:t>
            </w:r>
          </w:p>
          <w:p w14:paraId="2014A6C3" w14:textId="64EC3C86" w:rsidR="00491927" w:rsidRPr="00EC76D5" w:rsidRDefault="006C150E" w:rsidP="00D846D1">
            <w:r w:rsidRPr="00EC76D5">
              <w:t>1 % s</w:t>
            </w:r>
          </w:p>
        </w:tc>
        <w:tc>
          <w:tcPr>
            <w:tcW w:w="3117" w:type="dxa"/>
          </w:tcPr>
          <w:p w14:paraId="498F6829" w14:textId="77777777" w:rsidR="005A6543" w:rsidRPr="00EC76D5" w:rsidRDefault="00491927" w:rsidP="00D846D1">
            <w:r w:rsidRPr="00EC76D5">
              <w:t>0</w:t>
            </w:r>
          </w:p>
          <w:p w14:paraId="534E44E1" w14:textId="1D9BBD12" w:rsidR="00491927" w:rsidRPr="00EC76D5" w:rsidRDefault="00491927" w:rsidP="00D846D1">
            <w:r w:rsidRPr="00EC76D5">
              <w:t>0</w:t>
            </w:r>
          </w:p>
        </w:tc>
      </w:tr>
      <w:tr w:rsidR="005A6543" w:rsidRPr="00EC76D5" w14:paraId="60891B95" w14:textId="77777777" w:rsidTr="005A6543">
        <w:tc>
          <w:tcPr>
            <w:tcW w:w="3116" w:type="dxa"/>
          </w:tcPr>
          <w:p w14:paraId="1BA718DE" w14:textId="77777777" w:rsidR="005A6543" w:rsidRPr="00EC76D5" w:rsidRDefault="00491927" w:rsidP="00D846D1">
            <w:r w:rsidRPr="00EC76D5">
              <w:t>Left Shift</w:t>
            </w:r>
          </w:p>
          <w:p w14:paraId="5385760E" w14:textId="66E1FC75" w:rsidR="00491927" w:rsidRPr="00EC76D5" w:rsidRDefault="00491927" w:rsidP="00D846D1">
            <w:r w:rsidRPr="00EC76D5">
              <w:t>Right Shift</w:t>
            </w:r>
          </w:p>
        </w:tc>
        <w:tc>
          <w:tcPr>
            <w:tcW w:w="3117" w:type="dxa"/>
          </w:tcPr>
          <w:p w14:paraId="7285B438" w14:textId="77777777" w:rsidR="005A6543" w:rsidRPr="00EC76D5" w:rsidRDefault="00491927" w:rsidP="00D846D1">
            <w:r w:rsidRPr="00EC76D5">
              <w:t>e &lt;&lt; 0</w:t>
            </w:r>
          </w:p>
          <w:p w14:paraId="420ED3EC" w14:textId="234ADC1D" w:rsidR="00491927" w:rsidRPr="00EC76D5" w:rsidRDefault="00491927" w:rsidP="00D846D1">
            <w:r w:rsidRPr="00EC76D5">
              <w:t>e &gt;&gt; 0</w:t>
            </w:r>
          </w:p>
        </w:tc>
        <w:tc>
          <w:tcPr>
            <w:tcW w:w="3117" w:type="dxa"/>
          </w:tcPr>
          <w:p w14:paraId="1B3E42F5" w14:textId="77777777" w:rsidR="005A6543" w:rsidRPr="00EC76D5" w:rsidRDefault="00491927" w:rsidP="00D846D1">
            <w:r w:rsidRPr="00EC76D5">
              <w:t>e</w:t>
            </w:r>
          </w:p>
          <w:p w14:paraId="4DE4E099" w14:textId="3E9B635B" w:rsidR="00491927" w:rsidRPr="00EC76D5" w:rsidRDefault="00491927" w:rsidP="00D846D1">
            <w:r w:rsidRPr="00EC76D5">
              <w:t>e</w:t>
            </w:r>
          </w:p>
        </w:tc>
      </w:tr>
      <w:tr w:rsidR="005A6543" w:rsidRPr="00EC76D5" w14:paraId="4B650591" w14:textId="77777777" w:rsidTr="005A6543">
        <w:tc>
          <w:tcPr>
            <w:tcW w:w="3116" w:type="dxa"/>
          </w:tcPr>
          <w:p w14:paraId="06F40058" w14:textId="4FE5DD14" w:rsidR="005A6543" w:rsidRPr="00EC76D5" w:rsidRDefault="00491927" w:rsidP="00D846D1">
            <w:r w:rsidRPr="00EC76D5">
              <w:t>Bitwise I</w:t>
            </w:r>
            <w:r w:rsidR="00D97335" w:rsidRPr="00EC76D5">
              <w:t xml:space="preserve">nclusive </w:t>
            </w:r>
            <w:r w:rsidRPr="00EC76D5">
              <w:t>Or</w:t>
            </w:r>
          </w:p>
        </w:tc>
        <w:tc>
          <w:tcPr>
            <w:tcW w:w="3117" w:type="dxa"/>
          </w:tcPr>
          <w:p w14:paraId="2486D7B2" w14:textId="77777777" w:rsidR="005A6543" w:rsidRPr="00EC76D5" w:rsidRDefault="00D97335" w:rsidP="00D846D1">
            <w:r w:rsidRPr="00EC76D5">
              <w:t>0 | e</w:t>
            </w:r>
          </w:p>
          <w:p w14:paraId="59BDE1F2" w14:textId="47FCCE89" w:rsidR="00D97335" w:rsidRPr="00EC76D5" w:rsidRDefault="00D97335" w:rsidP="00D846D1">
            <w:r w:rsidRPr="00EC76D5">
              <w:t>e | 0</w:t>
            </w:r>
          </w:p>
        </w:tc>
        <w:tc>
          <w:tcPr>
            <w:tcW w:w="3117" w:type="dxa"/>
          </w:tcPr>
          <w:p w14:paraId="054E01BB" w14:textId="77777777" w:rsidR="005A6543" w:rsidRPr="00EC76D5" w:rsidRDefault="00D97335" w:rsidP="00D846D1">
            <w:r w:rsidRPr="00EC76D5">
              <w:t>e</w:t>
            </w:r>
          </w:p>
          <w:p w14:paraId="6491E0AC" w14:textId="1CA50B9F" w:rsidR="00D97335" w:rsidRPr="00EC76D5" w:rsidRDefault="00D97335" w:rsidP="00D846D1">
            <w:r w:rsidRPr="00EC76D5">
              <w:t>e</w:t>
            </w:r>
          </w:p>
        </w:tc>
      </w:tr>
      <w:tr w:rsidR="00D97335" w:rsidRPr="00EC76D5" w14:paraId="69E4A48B" w14:textId="77777777" w:rsidTr="005A6543">
        <w:tc>
          <w:tcPr>
            <w:tcW w:w="3116" w:type="dxa"/>
          </w:tcPr>
          <w:p w14:paraId="0E46CB5E" w14:textId="1D100208" w:rsidR="00D97335" w:rsidRPr="00EC76D5" w:rsidRDefault="00D97335" w:rsidP="00D97335">
            <w:r w:rsidRPr="00EC76D5">
              <w:t>Bitwise Exclusive Or</w:t>
            </w:r>
          </w:p>
        </w:tc>
        <w:tc>
          <w:tcPr>
            <w:tcW w:w="3117" w:type="dxa"/>
          </w:tcPr>
          <w:p w14:paraId="04C0A3B8" w14:textId="16572A4A" w:rsidR="00D97335" w:rsidRPr="00EC76D5" w:rsidRDefault="00D97335" w:rsidP="00D97335">
            <w:r w:rsidRPr="00EC76D5">
              <w:t>0 ^ e</w:t>
            </w:r>
          </w:p>
          <w:p w14:paraId="4CF485DA" w14:textId="44C087F5" w:rsidR="00D97335" w:rsidRPr="00EC76D5" w:rsidRDefault="00D97335" w:rsidP="00D97335">
            <w:r w:rsidRPr="00EC76D5">
              <w:t>e ^ 0</w:t>
            </w:r>
          </w:p>
        </w:tc>
        <w:tc>
          <w:tcPr>
            <w:tcW w:w="3117" w:type="dxa"/>
          </w:tcPr>
          <w:p w14:paraId="041A1FF0" w14:textId="77777777" w:rsidR="00D97335" w:rsidRPr="00EC76D5" w:rsidRDefault="00D97335" w:rsidP="00D97335">
            <w:r w:rsidRPr="00EC76D5">
              <w:t>e</w:t>
            </w:r>
          </w:p>
          <w:p w14:paraId="5BBFD895" w14:textId="7947F680" w:rsidR="00D97335" w:rsidRPr="00EC76D5" w:rsidRDefault="00D97335" w:rsidP="00D97335">
            <w:r w:rsidRPr="00EC76D5">
              <w:t>e</w:t>
            </w:r>
          </w:p>
        </w:tc>
      </w:tr>
      <w:tr w:rsidR="006C0DAE" w:rsidRPr="00EC76D5" w14:paraId="24676F22" w14:textId="77777777" w:rsidTr="005A6543">
        <w:tc>
          <w:tcPr>
            <w:tcW w:w="3116" w:type="dxa"/>
          </w:tcPr>
          <w:p w14:paraId="185C5FF6" w14:textId="03CE7131" w:rsidR="006C0DAE" w:rsidRPr="00EC76D5" w:rsidRDefault="006C0DAE" w:rsidP="006C0DAE">
            <w:r w:rsidRPr="00EC76D5">
              <w:t>Bitwise And</w:t>
            </w:r>
          </w:p>
        </w:tc>
        <w:tc>
          <w:tcPr>
            <w:tcW w:w="3117" w:type="dxa"/>
          </w:tcPr>
          <w:p w14:paraId="5C212E23" w14:textId="67E6CD45" w:rsidR="006C0DAE" w:rsidRPr="00EC76D5" w:rsidRDefault="006C0DAE" w:rsidP="006C0DAE">
            <w:r w:rsidRPr="00EC76D5">
              <w:t>0 &amp;</w:t>
            </w:r>
            <w:r w:rsidR="006C150E" w:rsidRPr="00EC76D5">
              <w:t xml:space="preserve"> s</w:t>
            </w:r>
          </w:p>
          <w:p w14:paraId="2ADA2E38" w14:textId="52CA1E3E" w:rsidR="006C0DAE" w:rsidRPr="00EC76D5" w:rsidRDefault="006C150E" w:rsidP="006C0DAE">
            <w:r w:rsidRPr="00EC76D5">
              <w:t>s</w:t>
            </w:r>
            <w:r w:rsidR="006C0DAE" w:rsidRPr="00EC76D5">
              <w:t xml:space="preserve"> </w:t>
            </w:r>
            <w:r w:rsidR="00BF365C" w:rsidRPr="00EC76D5">
              <w:t>&amp;</w:t>
            </w:r>
            <w:r w:rsidR="006C0DAE" w:rsidRPr="00EC76D5">
              <w:t xml:space="preserve"> 0</w:t>
            </w:r>
          </w:p>
        </w:tc>
        <w:tc>
          <w:tcPr>
            <w:tcW w:w="3117" w:type="dxa"/>
          </w:tcPr>
          <w:p w14:paraId="4A57E5DD" w14:textId="77777777" w:rsidR="006C0DAE" w:rsidRPr="00EC76D5" w:rsidRDefault="006C0DAE" w:rsidP="006C0DAE">
            <w:r w:rsidRPr="00EC76D5">
              <w:t>0</w:t>
            </w:r>
          </w:p>
          <w:p w14:paraId="0F2BF51F" w14:textId="291A2FCB" w:rsidR="006C0DAE" w:rsidRPr="00EC76D5" w:rsidRDefault="006C0DAE" w:rsidP="006C0DAE">
            <w:r w:rsidRPr="00EC76D5">
              <w:t>0</w:t>
            </w:r>
          </w:p>
        </w:tc>
      </w:tr>
      <w:tr w:rsidR="00BF365C" w:rsidRPr="00EC76D5" w14:paraId="743B85BE" w14:textId="77777777" w:rsidTr="005A6543">
        <w:tc>
          <w:tcPr>
            <w:tcW w:w="3116" w:type="dxa"/>
          </w:tcPr>
          <w:p w14:paraId="3D7F23A3" w14:textId="6A0340A6" w:rsidR="00BF365C" w:rsidRPr="00EC76D5" w:rsidRDefault="00BF365C" w:rsidP="006C0DAE">
            <w:r w:rsidRPr="00EC76D5">
              <w:t>Logical And</w:t>
            </w:r>
          </w:p>
        </w:tc>
        <w:tc>
          <w:tcPr>
            <w:tcW w:w="3117" w:type="dxa"/>
          </w:tcPr>
          <w:p w14:paraId="7F72028D" w14:textId="77777777" w:rsidR="00BF365C" w:rsidRPr="00EC76D5" w:rsidRDefault="00BF365C" w:rsidP="006C0DAE">
            <w:r w:rsidRPr="00EC76D5">
              <w:t>true &amp;&amp; e</w:t>
            </w:r>
          </w:p>
          <w:p w14:paraId="542923EF" w14:textId="77777777" w:rsidR="00BF365C" w:rsidRPr="00EC76D5" w:rsidRDefault="00BF365C" w:rsidP="006C0DAE">
            <w:r w:rsidRPr="00EC76D5">
              <w:t>e &amp;&amp; true</w:t>
            </w:r>
          </w:p>
          <w:p w14:paraId="194264E9" w14:textId="28A32106" w:rsidR="00BF365C" w:rsidRPr="00EC76D5" w:rsidRDefault="006C150E" w:rsidP="006C0DAE">
            <w:r w:rsidRPr="00EC76D5">
              <w:t>false &amp;&amp; s</w:t>
            </w:r>
          </w:p>
          <w:p w14:paraId="51870240" w14:textId="6C8BC230" w:rsidR="000803E9" w:rsidRPr="00EC76D5" w:rsidRDefault="006C150E" w:rsidP="006C0DAE">
            <w:r w:rsidRPr="00EC76D5">
              <w:t>s</w:t>
            </w:r>
            <w:r w:rsidR="000803E9" w:rsidRPr="00EC76D5">
              <w:t xml:space="preserve"> &amp;&amp; false</w:t>
            </w:r>
          </w:p>
        </w:tc>
        <w:tc>
          <w:tcPr>
            <w:tcW w:w="3117" w:type="dxa"/>
          </w:tcPr>
          <w:p w14:paraId="1A400B3D" w14:textId="77777777" w:rsidR="00BF365C" w:rsidRPr="00EC76D5" w:rsidRDefault="00BF365C" w:rsidP="006C0DAE">
            <w:r w:rsidRPr="00EC76D5">
              <w:t>e</w:t>
            </w:r>
          </w:p>
          <w:p w14:paraId="3AD6AA2C" w14:textId="77777777" w:rsidR="00BF365C" w:rsidRPr="00EC76D5" w:rsidRDefault="00BF365C" w:rsidP="006C0DAE">
            <w:r w:rsidRPr="00EC76D5">
              <w:t>e</w:t>
            </w:r>
          </w:p>
          <w:p w14:paraId="5585B638" w14:textId="77777777" w:rsidR="000803E9" w:rsidRPr="00EC76D5" w:rsidRDefault="000803E9" w:rsidP="006C0DAE">
            <w:r w:rsidRPr="00EC76D5">
              <w:t>false</w:t>
            </w:r>
          </w:p>
          <w:p w14:paraId="436E2984" w14:textId="0ED3ECF9" w:rsidR="000803E9" w:rsidRPr="00EC76D5" w:rsidRDefault="000803E9" w:rsidP="006C0DAE">
            <w:r w:rsidRPr="00EC76D5">
              <w:t>false</w:t>
            </w:r>
          </w:p>
        </w:tc>
      </w:tr>
      <w:tr w:rsidR="00642CB3" w:rsidRPr="00EC76D5" w14:paraId="6EA32E16" w14:textId="77777777" w:rsidTr="005A6543">
        <w:tc>
          <w:tcPr>
            <w:tcW w:w="3116" w:type="dxa"/>
          </w:tcPr>
          <w:p w14:paraId="674BC500" w14:textId="1C8BC408" w:rsidR="00642CB3" w:rsidRPr="00EC76D5" w:rsidRDefault="00642CB3" w:rsidP="00642CB3">
            <w:r w:rsidRPr="00EC76D5">
              <w:t>Logical Or</w:t>
            </w:r>
          </w:p>
        </w:tc>
        <w:tc>
          <w:tcPr>
            <w:tcW w:w="3117" w:type="dxa"/>
          </w:tcPr>
          <w:p w14:paraId="21C22580" w14:textId="5E4D090B" w:rsidR="00642CB3" w:rsidRPr="00EC76D5" w:rsidRDefault="00642CB3" w:rsidP="00642CB3">
            <w:r w:rsidRPr="00EC76D5">
              <w:t>true ||</w:t>
            </w:r>
            <w:r w:rsidR="006C150E" w:rsidRPr="00EC76D5">
              <w:t xml:space="preserve"> s</w:t>
            </w:r>
          </w:p>
          <w:p w14:paraId="30255753" w14:textId="3B31EBF6" w:rsidR="00642CB3" w:rsidRPr="00EC76D5" w:rsidRDefault="006C150E" w:rsidP="00642CB3">
            <w:r w:rsidRPr="00EC76D5">
              <w:t>s</w:t>
            </w:r>
            <w:r w:rsidR="00642CB3" w:rsidRPr="00EC76D5">
              <w:t xml:space="preserve"> || true</w:t>
            </w:r>
          </w:p>
          <w:p w14:paraId="2393CAFE" w14:textId="78710063" w:rsidR="00642CB3" w:rsidRPr="00EC76D5" w:rsidRDefault="00642CB3" w:rsidP="00642CB3">
            <w:r w:rsidRPr="00EC76D5">
              <w:t>false || e</w:t>
            </w:r>
          </w:p>
          <w:p w14:paraId="60D18549" w14:textId="5B2B2030" w:rsidR="00642CB3" w:rsidRPr="00EC76D5" w:rsidRDefault="00642CB3" w:rsidP="00642CB3">
            <w:r w:rsidRPr="00EC76D5">
              <w:t>e || false</w:t>
            </w:r>
          </w:p>
        </w:tc>
        <w:tc>
          <w:tcPr>
            <w:tcW w:w="3117" w:type="dxa"/>
          </w:tcPr>
          <w:p w14:paraId="4B13563E" w14:textId="0D3F8C5F" w:rsidR="00642CB3" w:rsidRPr="00EC76D5" w:rsidRDefault="0081068F" w:rsidP="00642CB3">
            <w:r w:rsidRPr="00EC76D5">
              <w:t>true</w:t>
            </w:r>
          </w:p>
          <w:p w14:paraId="3FE06E5A" w14:textId="6BA56B6B" w:rsidR="00642CB3" w:rsidRPr="00EC76D5" w:rsidRDefault="0081068F" w:rsidP="00642CB3">
            <w:r w:rsidRPr="00EC76D5">
              <w:t>true</w:t>
            </w:r>
          </w:p>
          <w:p w14:paraId="1FF646C4" w14:textId="7753141B" w:rsidR="00642CB3" w:rsidRPr="00EC76D5" w:rsidRDefault="0081068F" w:rsidP="00642CB3">
            <w:r w:rsidRPr="00EC76D5">
              <w:t>e</w:t>
            </w:r>
          </w:p>
          <w:p w14:paraId="60F33E20" w14:textId="413D950C" w:rsidR="00642CB3" w:rsidRPr="00EC76D5" w:rsidRDefault="0081068F" w:rsidP="00642CB3">
            <w:r w:rsidRPr="00EC76D5">
              <w:t>e</w:t>
            </w:r>
          </w:p>
        </w:tc>
      </w:tr>
      <w:tr w:rsidR="0081068F" w:rsidRPr="00EC76D5" w14:paraId="57CFF9CF" w14:textId="77777777" w:rsidTr="005A6543">
        <w:tc>
          <w:tcPr>
            <w:tcW w:w="3116" w:type="dxa"/>
          </w:tcPr>
          <w:p w14:paraId="37244C79" w14:textId="34605F4D" w:rsidR="0081068F" w:rsidRPr="00EC76D5" w:rsidRDefault="008D0B46" w:rsidP="00642CB3">
            <w:r w:rsidRPr="00EC76D5">
              <w:t>Equality</w:t>
            </w:r>
          </w:p>
        </w:tc>
        <w:tc>
          <w:tcPr>
            <w:tcW w:w="3117" w:type="dxa"/>
          </w:tcPr>
          <w:p w14:paraId="363765E0" w14:textId="77777777" w:rsidR="0081068F" w:rsidRPr="00EC76D5" w:rsidRDefault="008D0B46" w:rsidP="00642CB3">
            <w:r w:rsidRPr="00EC76D5">
              <w:t>s == s</w:t>
            </w:r>
          </w:p>
          <w:p w14:paraId="0696927B" w14:textId="32E4264F" w:rsidR="008D0B46" w:rsidRPr="00EC76D5" w:rsidRDefault="008D0B46" w:rsidP="00642CB3">
            <w:r w:rsidRPr="00EC76D5">
              <w:t>s != s</w:t>
            </w:r>
          </w:p>
        </w:tc>
        <w:tc>
          <w:tcPr>
            <w:tcW w:w="3117" w:type="dxa"/>
          </w:tcPr>
          <w:p w14:paraId="5D0FFE4D" w14:textId="77777777" w:rsidR="0081068F" w:rsidRPr="00EC76D5" w:rsidRDefault="008D0B46" w:rsidP="00642CB3">
            <w:r w:rsidRPr="00EC76D5">
              <w:t>true</w:t>
            </w:r>
          </w:p>
          <w:p w14:paraId="597E27F6" w14:textId="0326947C" w:rsidR="008D0B46" w:rsidRPr="00EC76D5" w:rsidRDefault="008D0B46" w:rsidP="00642CB3">
            <w:r w:rsidRPr="00EC76D5">
              <w:t>false</w:t>
            </w:r>
          </w:p>
        </w:tc>
      </w:tr>
      <w:tr w:rsidR="008D0B46" w:rsidRPr="00EC76D5" w14:paraId="230B9773" w14:textId="77777777" w:rsidTr="005A6543">
        <w:tc>
          <w:tcPr>
            <w:tcW w:w="3116" w:type="dxa"/>
          </w:tcPr>
          <w:p w14:paraId="0F7942DB" w14:textId="6FC55167" w:rsidR="008D0B46" w:rsidRPr="00EC76D5" w:rsidRDefault="008D0B46" w:rsidP="00642CB3">
            <w:r w:rsidRPr="00EC76D5">
              <w:lastRenderedPageBreak/>
              <w:t>Relational</w:t>
            </w:r>
          </w:p>
        </w:tc>
        <w:tc>
          <w:tcPr>
            <w:tcW w:w="3117" w:type="dxa"/>
          </w:tcPr>
          <w:p w14:paraId="4F6F9559" w14:textId="77777777" w:rsidR="008D0B46" w:rsidRPr="00EC76D5" w:rsidRDefault="00775C71" w:rsidP="00642CB3">
            <w:r w:rsidRPr="00EC76D5">
              <w:t>s &lt; s</w:t>
            </w:r>
          </w:p>
          <w:p w14:paraId="1B246E86" w14:textId="77777777" w:rsidR="00775C71" w:rsidRPr="00EC76D5" w:rsidRDefault="00775C71" w:rsidP="00642CB3">
            <w:r w:rsidRPr="00EC76D5">
              <w:t>s &lt;= s</w:t>
            </w:r>
          </w:p>
          <w:p w14:paraId="2332C790" w14:textId="77777777" w:rsidR="00775C71" w:rsidRPr="00EC76D5" w:rsidRDefault="00775C71" w:rsidP="00642CB3">
            <w:r w:rsidRPr="00EC76D5">
              <w:t>s &gt; s</w:t>
            </w:r>
          </w:p>
          <w:p w14:paraId="3A068FD2" w14:textId="0A339B27" w:rsidR="00775C71" w:rsidRPr="00EC76D5" w:rsidRDefault="00775C71" w:rsidP="00642CB3">
            <w:r w:rsidRPr="00EC76D5">
              <w:t>s &gt;= s</w:t>
            </w:r>
          </w:p>
        </w:tc>
        <w:tc>
          <w:tcPr>
            <w:tcW w:w="3117" w:type="dxa"/>
          </w:tcPr>
          <w:p w14:paraId="4EE949AB" w14:textId="77777777" w:rsidR="008D0B46" w:rsidRPr="00EC76D5" w:rsidRDefault="00775C71" w:rsidP="00642CB3">
            <w:r w:rsidRPr="00EC76D5">
              <w:t>false</w:t>
            </w:r>
          </w:p>
          <w:p w14:paraId="0389BE38" w14:textId="77777777" w:rsidR="00775C71" w:rsidRPr="00EC76D5" w:rsidRDefault="00775C71" w:rsidP="00642CB3">
            <w:r w:rsidRPr="00EC76D5">
              <w:t>true</w:t>
            </w:r>
          </w:p>
          <w:p w14:paraId="79062DDD" w14:textId="77777777" w:rsidR="00775C71" w:rsidRPr="00EC76D5" w:rsidRDefault="00775C71" w:rsidP="00642CB3">
            <w:r w:rsidRPr="00EC76D5">
              <w:t>false</w:t>
            </w:r>
          </w:p>
          <w:p w14:paraId="28C830F9" w14:textId="37C9D6D1" w:rsidR="00775C71" w:rsidRPr="00EC76D5" w:rsidRDefault="00775C71" w:rsidP="00642CB3">
            <w:r w:rsidRPr="00EC76D5">
              <w:t>true</w:t>
            </w:r>
          </w:p>
        </w:tc>
      </w:tr>
    </w:tbl>
    <w:p w14:paraId="7FEE52DD" w14:textId="77777777" w:rsidR="004C3672" w:rsidRPr="00EC76D5" w:rsidRDefault="004C3672" w:rsidP="00D358DA">
      <w:pPr>
        <w:pStyle w:val="Code"/>
      </w:pPr>
    </w:p>
    <w:p w14:paraId="1096EBF1" w14:textId="0C4F5526" w:rsidR="00D358DA" w:rsidRPr="00EC76D5" w:rsidRDefault="00D358DA" w:rsidP="00D358DA">
      <w:pPr>
        <w:pStyle w:val="Code"/>
      </w:pPr>
      <w:r w:rsidRPr="00EC76D5">
        <w:t xml:space="preserve">  public static SyntaxTree optimizeUnarySemantic(SyntaxTree </w:t>
      </w:r>
      <w:r w:rsidR="0038687E">
        <w:t>expression</w:t>
      </w:r>
      <w:r w:rsidRPr="00EC76D5">
        <w:t>) {</w:t>
      </w:r>
    </w:p>
    <w:p w14:paraId="08E64995" w14:textId="54A0B4E0" w:rsidR="00D358DA" w:rsidRPr="00EC76D5" w:rsidRDefault="00D358DA" w:rsidP="00D358DA">
      <w:pPr>
        <w:pStyle w:val="Code"/>
      </w:pPr>
      <w:r w:rsidRPr="00EC76D5">
        <w:t xml:space="preserve">    if (</w:t>
      </w:r>
      <w:r w:rsidR="0038687E">
        <w:t>expression</w:t>
      </w:r>
      <w:r w:rsidRPr="00EC76D5">
        <w:t xml:space="preserve"> == null) {</w:t>
      </w:r>
    </w:p>
    <w:p w14:paraId="05A18D9F" w14:textId="77777777" w:rsidR="00D358DA" w:rsidRPr="00EC76D5" w:rsidRDefault="00D358DA" w:rsidP="00D358DA">
      <w:pPr>
        <w:pStyle w:val="Code"/>
      </w:pPr>
      <w:r w:rsidRPr="00EC76D5">
        <w:t xml:space="preserve">      return null;</w:t>
      </w:r>
    </w:p>
    <w:p w14:paraId="21C2B63D" w14:textId="77777777" w:rsidR="00D358DA" w:rsidRPr="00EC76D5" w:rsidRDefault="00D358DA" w:rsidP="00D358DA">
      <w:pPr>
        <w:pStyle w:val="Code"/>
      </w:pPr>
      <w:r w:rsidRPr="00EC76D5">
        <w:t xml:space="preserve">    }</w:t>
      </w:r>
    </w:p>
    <w:p w14:paraId="45D5F719" w14:textId="77777777" w:rsidR="00D358DA" w:rsidRPr="00EC76D5" w:rsidRDefault="00D358DA" w:rsidP="00D358DA">
      <w:pPr>
        <w:pStyle w:val="Code"/>
      </w:pPr>
    </w:p>
    <w:p w14:paraId="3C754D5E" w14:textId="45439BDB" w:rsidR="00D358DA" w:rsidRPr="00EC76D5" w:rsidRDefault="00D358DA" w:rsidP="00D358DA">
      <w:pPr>
        <w:pStyle w:val="Code"/>
      </w:pPr>
      <w:r w:rsidRPr="00EC76D5">
        <w:t xml:space="preserve">    SyntaxTree sub</w:t>
      </w:r>
      <w:r w:rsidR="0038687E">
        <w:t xml:space="preserve">Expression </w:t>
      </w:r>
      <w:r w:rsidRPr="00EC76D5">
        <w:t xml:space="preserve">= </w:t>
      </w:r>
      <w:r w:rsidR="0038687E">
        <w:t>expression</w:t>
      </w:r>
      <w:r w:rsidRPr="00EC76D5">
        <w:t>.getChildList().get(0);</w:t>
      </w:r>
    </w:p>
    <w:p w14:paraId="7B25D1AE" w14:textId="263B96DB" w:rsidR="00D358DA" w:rsidRPr="00EC76D5" w:rsidRDefault="00D358DA" w:rsidP="00D358DA">
      <w:pPr>
        <w:pStyle w:val="Code"/>
      </w:pPr>
      <w:r w:rsidRPr="00EC76D5">
        <w:t xml:space="preserve">    return (</w:t>
      </w:r>
      <w:r w:rsidR="0038687E">
        <w:t>expression</w:t>
      </w:r>
      <w:r w:rsidRPr="00EC76D5">
        <w:t>.getOperator() == MiddleOperator.UnaryAdd) ? sub</w:t>
      </w:r>
      <w:r w:rsidR="0038687E">
        <w:t xml:space="preserve">Expression </w:t>
      </w:r>
      <w:r w:rsidRPr="00EC76D5">
        <w:t xml:space="preserve">: </w:t>
      </w:r>
      <w:r w:rsidR="0038687E">
        <w:t>expression</w:t>
      </w:r>
      <w:r w:rsidRPr="00EC76D5">
        <w:t>;</w:t>
      </w:r>
    </w:p>
    <w:p w14:paraId="74EA0BCD" w14:textId="77777777" w:rsidR="00D358DA" w:rsidRPr="00EC76D5" w:rsidRDefault="00D358DA" w:rsidP="00D358DA">
      <w:pPr>
        <w:pStyle w:val="Code"/>
      </w:pPr>
      <w:r w:rsidRPr="00EC76D5">
        <w:t xml:space="preserve">  }</w:t>
      </w:r>
    </w:p>
    <w:p w14:paraId="64051CB2" w14:textId="3A812E30" w:rsidR="00452A7A" w:rsidRPr="00EC76D5" w:rsidRDefault="00452A7A" w:rsidP="00452A7A">
      <w:r w:rsidRPr="00EC76D5">
        <w:rPr>
          <w:rStyle w:val="CodeInText0"/>
        </w:rPr>
        <w:t>TrueSymbol</w:t>
      </w:r>
      <w:r w:rsidRPr="00EC76D5">
        <w:t xml:space="preserve"> and </w:t>
      </w:r>
      <w:r w:rsidRPr="00EC76D5">
        <w:rPr>
          <w:rStyle w:val="CodeInText0"/>
        </w:rPr>
        <w:t>ZeroSymbol</w:t>
      </w:r>
      <w:r w:rsidRPr="00EC76D5">
        <w:t xml:space="preserve"> are used on several occasions in </w:t>
      </w:r>
      <w:r w:rsidRPr="00EC76D5">
        <w:rPr>
          <w:rStyle w:val="CodeInText0"/>
        </w:rPr>
        <w:t>optimizeBinarySemantic</w:t>
      </w:r>
      <w:r w:rsidRPr="00EC76D5">
        <w:t xml:space="preserve"> below. </w:t>
      </w:r>
      <w:r w:rsidR="003E0C7F" w:rsidRPr="00EC76D5">
        <w:t>Therefore, they ar</w:t>
      </w:r>
      <w:r w:rsidR="00EE74FF" w:rsidRPr="00EC76D5">
        <w:t>e</w:t>
      </w:r>
      <w:r w:rsidR="003E0C7F" w:rsidRPr="00EC76D5">
        <w:t xml:space="preserve"> defined as static fields.</w:t>
      </w:r>
    </w:p>
    <w:p w14:paraId="332AD587" w14:textId="77777777" w:rsidR="00452A7A" w:rsidRPr="00EC76D5" w:rsidRDefault="00452A7A" w:rsidP="00452A7A">
      <w:pPr>
        <w:pStyle w:val="Code"/>
      </w:pPr>
      <w:r w:rsidRPr="00EC76D5">
        <w:t xml:space="preserve">  private static final Symbol TrueSymbol =</w:t>
      </w:r>
    </w:p>
    <w:p w14:paraId="0D4E761C" w14:textId="77777777" w:rsidR="00452A7A" w:rsidRPr="00EC76D5" w:rsidRDefault="00452A7A" w:rsidP="00452A7A">
      <w:pPr>
        <w:pStyle w:val="Code"/>
      </w:pPr>
      <w:r w:rsidRPr="00EC76D5">
        <w:t xml:space="preserve">    Symbol.createValueSymbol(Type.LogicalType, Boolean.TRUE);</w:t>
      </w:r>
    </w:p>
    <w:p w14:paraId="1615D063" w14:textId="77777777" w:rsidR="00452A7A" w:rsidRPr="00EC76D5" w:rsidRDefault="00452A7A" w:rsidP="00452A7A">
      <w:pPr>
        <w:pStyle w:val="Code"/>
      </w:pPr>
      <w:r w:rsidRPr="00EC76D5">
        <w:t xml:space="preserve">  private static final Symbol FalseSymbol =</w:t>
      </w:r>
    </w:p>
    <w:p w14:paraId="5DE832FD" w14:textId="77777777" w:rsidR="00452A7A" w:rsidRPr="00EC76D5" w:rsidRDefault="00452A7A" w:rsidP="00452A7A">
      <w:pPr>
        <w:pStyle w:val="Code"/>
      </w:pPr>
      <w:r w:rsidRPr="00EC76D5">
        <w:t xml:space="preserve">    Symbol.createValueSymbol(Type.LogicalType, Boolean.FALSE);</w:t>
      </w:r>
    </w:p>
    <w:p w14:paraId="05172578" w14:textId="77777777" w:rsidR="00452A7A" w:rsidRPr="00EC76D5" w:rsidRDefault="00452A7A" w:rsidP="00D358DA">
      <w:pPr>
        <w:pStyle w:val="Code"/>
      </w:pPr>
    </w:p>
    <w:p w14:paraId="3EC4E16D" w14:textId="2DA4CADA" w:rsidR="00D358DA" w:rsidRPr="00EC76D5" w:rsidRDefault="00D358DA" w:rsidP="00D358DA">
      <w:pPr>
        <w:pStyle w:val="Code"/>
      </w:pPr>
      <w:r w:rsidRPr="00EC76D5">
        <w:t xml:space="preserve">  public static SyntaxTree optimizeBinarySemantic(SyntaxTree </w:t>
      </w:r>
      <w:r w:rsidR="0038687E">
        <w:t>expression</w:t>
      </w:r>
      <w:r w:rsidRPr="00EC76D5">
        <w:t>) {</w:t>
      </w:r>
    </w:p>
    <w:p w14:paraId="2208F641" w14:textId="6D67C927" w:rsidR="00D358DA" w:rsidRPr="00EC76D5" w:rsidRDefault="00D358DA" w:rsidP="00D358DA">
      <w:pPr>
        <w:pStyle w:val="Code"/>
      </w:pPr>
      <w:r w:rsidRPr="00EC76D5">
        <w:t xml:space="preserve">    if (</w:t>
      </w:r>
      <w:r w:rsidR="0038687E">
        <w:t>expression</w:t>
      </w:r>
      <w:r w:rsidRPr="00EC76D5">
        <w:t xml:space="preserve"> == null) {</w:t>
      </w:r>
    </w:p>
    <w:p w14:paraId="4CDBE56B" w14:textId="77777777" w:rsidR="00D358DA" w:rsidRPr="00EC76D5" w:rsidRDefault="00D358DA" w:rsidP="00D358DA">
      <w:pPr>
        <w:pStyle w:val="Code"/>
      </w:pPr>
      <w:r w:rsidRPr="00EC76D5">
        <w:t xml:space="preserve">      return null;</w:t>
      </w:r>
    </w:p>
    <w:p w14:paraId="2AFD107D" w14:textId="77777777" w:rsidR="00D358DA" w:rsidRPr="00EC76D5" w:rsidRDefault="00D358DA" w:rsidP="00D358DA">
      <w:pPr>
        <w:pStyle w:val="Code"/>
      </w:pPr>
      <w:r w:rsidRPr="00EC76D5">
        <w:t xml:space="preserve">    }</w:t>
      </w:r>
    </w:p>
    <w:p w14:paraId="496E645A" w14:textId="77777777" w:rsidR="00D358DA" w:rsidRPr="00EC76D5" w:rsidRDefault="00D358DA" w:rsidP="00D358DA">
      <w:pPr>
        <w:pStyle w:val="Code"/>
      </w:pPr>
    </w:p>
    <w:p w14:paraId="2B0C9B7A" w14:textId="372DB68E" w:rsidR="00D358DA" w:rsidRPr="00EC76D5" w:rsidRDefault="00D358DA" w:rsidP="00D358DA">
      <w:pPr>
        <w:pStyle w:val="Code"/>
      </w:pPr>
      <w:r w:rsidRPr="00EC76D5">
        <w:t xml:space="preserve">    SyntaxTree left</w:t>
      </w:r>
      <w:r w:rsidR="0038687E">
        <w:t xml:space="preserve">Expression </w:t>
      </w:r>
      <w:r w:rsidRPr="00EC76D5">
        <w:t xml:space="preserve">= </w:t>
      </w:r>
      <w:r w:rsidR="0038687E">
        <w:t>expression</w:t>
      </w:r>
      <w:r w:rsidRPr="00EC76D5">
        <w:t>.getChildList().get(0),</w:t>
      </w:r>
    </w:p>
    <w:p w14:paraId="1DB55570" w14:textId="649F5F46" w:rsidR="00D358DA" w:rsidRPr="00EC76D5" w:rsidRDefault="00D358DA" w:rsidP="00D358DA">
      <w:pPr>
        <w:pStyle w:val="Code"/>
      </w:pPr>
      <w:r w:rsidRPr="00EC76D5">
        <w:t xml:space="preserve">               right</w:t>
      </w:r>
      <w:r w:rsidR="0038687E">
        <w:t xml:space="preserve">Expression </w:t>
      </w:r>
      <w:r w:rsidRPr="00EC76D5">
        <w:t xml:space="preserve">= </w:t>
      </w:r>
      <w:r w:rsidR="0038687E">
        <w:t>expression</w:t>
      </w:r>
      <w:r w:rsidRPr="00EC76D5">
        <w:t>.getChildList().get(1);</w:t>
      </w:r>
    </w:p>
    <w:p w14:paraId="509B736B" w14:textId="77777777" w:rsidR="00D358DA" w:rsidRPr="00EC76D5" w:rsidRDefault="00D358DA" w:rsidP="00D358DA">
      <w:pPr>
        <w:pStyle w:val="Code"/>
      </w:pPr>
      <w:r w:rsidRPr="00EC76D5">
        <w:t>// 0 + e =&gt; e</w:t>
      </w:r>
    </w:p>
    <w:p w14:paraId="76A79F84" w14:textId="77777777" w:rsidR="00D358DA" w:rsidRPr="00EC76D5" w:rsidRDefault="00D358DA" w:rsidP="00D358DA">
      <w:pPr>
        <w:pStyle w:val="Code"/>
      </w:pPr>
      <w:r w:rsidRPr="00EC76D5">
        <w:t>// e + 0 =&gt; e</w:t>
      </w:r>
    </w:p>
    <w:p w14:paraId="179F8E61" w14:textId="77777777" w:rsidR="00D358DA" w:rsidRPr="00EC76D5" w:rsidRDefault="00D358DA" w:rsidP="00D358DA">
      <w:pPr>
        <w:pStyle w:val="Code"/>
      </w:pPr>
      <w:r w:rsidRPr="00EC76D5">
        <w:t>// e + e =&gt; 2 * e</w:t>
      </w:r>
    </w:p>
    <w:p w14:paraId="5F25E9CA" w14:textId="79B121D5" w:rsidR="00D358DA" w:rsidRPr="00EC76D5" w:rsidRDefault="00D358DA" w:rsidP="00D358DA">
      <w:pPr>
        <w:pStyle w:val="Code"/>
      </w:pPr>
      <w:r w:rsidRPr="00EC76D5">
        <w:t xml:space="preserve">    switch (</w:t>
      </w:r>
      <w:r w:rsidR="0038687E">
        <w:t>expression</w:t>
      </w:r>
      <w:r w:rsidRPr="00EC76D5">
        <w:t>.getOperator()) {</w:t>
      </w:r>
    </w:p>
    <w:p w14:paraId="4C86E052" w14:textId="77777777" w:rsidR="00D358DA" w:rsidRPr="00EC76D5" w:rsidRDefault="00D358DA" w:rsidP="00D358DA">
      <w:pPr>
        <w:pStyle w:val="Code"/>
      </w:pPr>
      <w:r w:rsidRPr="00EC76D5">
        <w:t xml:space="preserve">      case BinaryAdd:</w:t>
      </w:r>
    </w:p>
    <w:p w14:paraId="6D587FE1" w14:textId="0D88F652" w:rsidR="00D358DA" w:rsidRPr="00EC76D5" w:rsidRDefault="00D358DA" w:rsidP="00D358DA">
      <w:pPr>
        <w:pStyle w:val="Code"/>
      </w:pPr>
      <w:r w:rsidRPr="00EC76D5">
        <w:t xml:space="preserve">        if (isZero(left</w:t>
      </w:r>
      <w:r w:rsidR="0038687E">
        <w:t>Expression)</w:t>
      </w:r>
      <w:r w:rsidRPr="00EC76D5">
        <w:t>) {</w:t>
      </w:r>
    </w:p>
    <w:p w14:paraId="772ECFA0" w14:textId="765093EE" w:rsidR="00D358DA" w:rsidRPr="00EC76D5" w:rsidRDefault="00D358DA" w:rsidP="00D358DA">
      <w:pPr>
        <w:pStyle w:val="Code"/>
      </w:pPr>
      <w:r w:rsidRPr="00EC76D5">
        <w:t xml:space="preserve">          return right</w:t>
      </w:r>
      <w:r w:rsidR="0038687E">
        <w:t>Expression;</w:t>
      </w:r>
      <w:r w:rsidRPr="00EC76D5">
        <w:t xml:space="preserve">            </w:t>
      </w:r>
    </w:p>
    <w:p w14:paraId="59E014C0" w14:textId="77777777" w:rsidR="00D358DA" w:rsidRPr="00EC76D5" w:rsidRDefault="00D358DA" w:rsidP="00D358DA">
      <w:pPr>
        <w:pStyle w:val="Code"/>
      </w:pPr>
      <w:r w:rsidRPr="00EC76D5">
        <w:t xml:space="preserve">        }</w:t>
      </w:r>
    </w:p>
    <w:p w14:paraId="0488EBAF" w14:textId="711F4E87" w:rsidR="00D358DA" w:rsidRPr="00EC76D5" w:rsidRDefault="00D358DA" w:rsidP="00D358DA">
      <w:pPr>
        <w:pStyle w:val="Code"/>
      </w:pPr>
      <w:r w:rsidRPr="00EC76D5">
        <w:t xml:space="preserve">        else if (isZero(right</w:t>
      </w:r>
      <w:r w:rsidR="0038687E">
        <w:t>Expression)</w:t>
      </w:r>
      <w:r w:rsidRPr="00EC76D5">
        <w:t>) {</w:t>
      </w:r>
    </w:p>
    <w:p w14:paraId="13C65B90" w14:textId="41C3D08F" w:rsidR="00D358DA" w:rsidRPr="00EC76D5" w:rsidRDefault="00D358DA" w:rsidP="00D358DA">
      <w:pPr>
        <w:pStyle w:val="Code"/>
      </w:pPr>
      <w:r w:rsidRPr="00EC76D5">
        <w:t xml:space="preserve">          return left</w:t>
      </w:r>
      <w:r w:rsidR="0038687E">
        <w:t>Expression;</w:t>
      </w:r>
    </w:p>
    <w:p w14:paraId="3BB365A0" w14:textId="77777777" w:rsidR="00D358DA" w:rsidRPr="00EC76D5" w:rsidRDefault="00D358DA" w:rsidP="00D358DA">
      <w:pPr>
        <w:pStyle w:val="Code"/>
      </w:pPr>
      <w:r w:rsidRPr="00EC76D5">
        <w:t xml:space="preserve">        }</w:t>
      </w:r>
    </w:p>
    <w:p w14:paraId="6C4E7B72" w14:textId="02ED0878"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19E2B9D4" w14:textId="142E403E" w:rsidR="00D358DA" w:rsidRPr="00EC76D5" w:rsidRDefault="00D358DA" w:rsidP="00D358DA">
      <w:pPr>
        <w:pStyle w:val="Code"/>
      </w:pPr>
      <w:r w:rsidRPr="00EC76D5">
        <w:t xml:space="preserve">          </w:t>
      </w:r>
      <w:r w:rsidR="0038687E">
        <w:t>expression</w:t>
      </w:r>
      <w:r w:rsidRPr="00EC76D5">
        <w:t>.setOperator(MiddleOperator.Multiply);</w:t>
      </w:r>
    </w:p>
    <w:p w14:paraId="29FFC5C5" w14:textId="75BE1B9B" w:rsidR="00D358DA" w:rsidRPr="00EC76D5" w:rsidRDefault="00D358DA" w:rsidP="00D358DA">
      <w:pPr>
        <w:pStyle w:val="Code"/>
      </w:pPr>
      <w:r w:rsidRPr="00EC76D5">
        <w:t xml:space="preserve">          SyntaxTree twoTree = generateTwoTree(</w:t>
      </w:r>
      <w:r w:rsidR="0038687E">
        <w:t>expression</w:t>
      </w:r>
      <w:r w:rsidRPr="00EC76D5">
        <w:t>.getType());</w:t>
      </w:r>
    </w:p>
    <w:p w14:paraId="5452E28B" w14:textId="473D6DC0" w:rsidR="00D358DA" w:rsidRPr="00EC76D5" w:rsidRDefault="00D358DA" w:rsidP="00D358DA">
      <w:pPr>
        <w:pStyle w:val="Code"/>
      </w:pPr>
      <w:r w:rsidRPr="00EC76D5">
        <w:t xml:space="preserve">          </w:t>
      </w:r>
      <w:r w:rsidR="0038687E">
        <w:t>expression</w:t>
      </w:r>
      <w:r w:rsidRPr="00EC76D5">
        <w:t>.getChildList().set(0, twoTree);</w:t>
      </w:r>
    </w:p>
    <w:p w14:paraId="0AC9CF62" w14:textId="77777777" w:rsidR="00D358DA" w:rsidRPr="00EC76D5" w:rsidRDefault="00D358DA" w:rsidP="00D358DA">
      <w:pPr>
        <w:pStyle w:val="Code"/>
      </w:pPr>
      <w:r w:rsidRPr="00EC76D5">
        <w:t xml:space="preserve">        }</w:t>
      </w:r>
    </w:p>
    <w:p w14:paraId="7B2590C1" w14:textId="77777777" w:rsidR="00D358DA" w:rsidRPr="00EC76D5" w:rsidRDefault="00D358DA" w:rsidP="00D358DA">
      <w:pPr>
        <w:pStyle w:val="Code"/>
      </w:pPr>
      <w:r w:rsidRPr="00EC76D5">
        <w:t xml:space="preserve">        break;</w:t>
      </w:r>
    </w:p>
    <w:p w14:paraId="6B2F381E" w14:textId="77777777" w:rsidR="00D358DA" w:rsidRPr="00EC76D5" w:rsidRDefault="00D358DA" w:rsidP="00D358DA">
      <w:pPr>
        <w:pStyle w:val="Code"/>
      </w:pPr>
      <w:r w:rsidRPr="00EC76D5">
        <w:t>// 0 - e =&gt; -e</w:t>
      </w:r>
    </w:p>
    <w:p w14:paraId="0D88C86B" w14:textId="77777777" w:rsidR="00D358DA" w:rsidRPr="00EC76D5" w:rsidRDefault="00D358DA" w:rsidP="00D358DA">
      <w:pPr>
        <w:pStyle w:val="Code"/>
      </w:pPr>
      <w:r w:rsidRPr="00EC76D5">
        <w:t>// e - 0 =&gt; e</w:t>
      </w:r>
    </w:p>
    <w:p w14:paraId="537D6B8A" w14:textId="77777777" w:rsidR="00D358DA" w:rsidRPr="00EC76D5" w:rsidRDefault="00D358DA" w:rsidP="00D358DA">
      <w:pPr>
        <w:pStyle w:val="Code"/>
      </w:pPr>
      <w:r w:rsidRPr="00EC76D5">
        <w:t>// e - e =&gt; 0</w:t>
      </w:r>
    </w:p>
    <w:p w14:paraId="0D936F98" w14:textId="77777777" w:rsidR="00D358DA" w:rsidRPr="00EC76D5" w:rsidRDefault="00D358DA" w:rsidP="00D358DA">
      <w:pPr>
        <w:pStyle w:val="Code"/>
      </w:pPr>
      <w:r w:rsidRPr="00EC76D5">
        <w:t xml:space="preserve">      case BinarySubtract:</w:t>
      </w:r>
    </w:p>
    <w:p w14:paraId="6C2CC141" w14:textId="45048CCB" w:rsidR="00D358DA" w:rsidRPr="00EC76D5" w:rsidRDefault="00D358DA" w:rsidP="00D358DA">
      <w:pPr>
        <w:pStyle w:val="Code"/>
      </w:pPr>
      <w:r w:rsidRPr="00EC76D5">
        <w:t xml:space="preserve">        if (isZero(left</w:t>
      </w:r>
      <w:r w:rsidR="0038687E">
        <w:t>Expression)</w:t>
      </w:r>
      <w:r w:rsidRPr="00EC76D5">
        <w:t>) {</w:t>
      </w:r>
    </w:p>
    <w:p w14:paraId="0BFECCCF" w14:textId="77777777" w:rsidR="00D358DA" w:rsidRPr="00EC76D5" w:rsidRDefault="00D358DA" w:rsidP="00D358DA">
      <w:pPr>
        <w:pStyle w:val="Code"/>
      </w:pPr>
      <w:r w:rsidRPr="00EC76D5">
        <w:t xml:space="preserve">          return (SyntaxTreeGenerator.generateUnaryTree</w:t>
      </w:r>
    </w:p>
    <w:p w14:paraId="4903CDC8" w14:textId="42FFE57C" w:rsidR="00D358DA" w:rsidRPr="00EC76D5" w:rsidRDefault="00D358DA" w:rsidP="00D358DA">
      <w:pPr>
        <w:pStyle w:val="Code"/>
      </w:pPr>
      <w:r w:rsidRPr="00EC76D5">
        <w:lastRenderedPageBreak/>
        <w:t xml:space="preserve">                   (MiddleOperator.UnarySubtract, </w:t>
      </w:r>
      <w:r w:rsidR="0038687E">
        <w:t>expression</w:t>
      </w:r>
      <w:r w:rsidRPr="00EC76D5">
        <w:t>.getType(), right</w:t>
      </w:r>
      <w:r w:rsidR="0038687E">
        <w:t>Expression)</w:t>
      </w:r>
      <w:r w:rsidRPr="00EC76D5">
        <w:t>);</w:t>
      </w:r>
    </w:p>
    <w:p w14:paraId="31FA4E6B" w14:textId="77777777" w:rsidR="00D358DA" w:rsidRPr="00EC76D5" w:rsidRDefault="00D358DA" w:rsidP="00D358DA">
      <w:pPr>
        <w:pStyle w:val="Code"/>
      </w:pPr>
      <w:r w:rsidRPr="00EC76D5">
        <w:t xml:space="preserve">        }</w:t>
      </w:r>
    </w:p>
    <w:p w14:paraId="6A9F33C3" w14:textId="5BC9C5BE" w:rsidR="00D358DA" w:rsidRPr="00EC76D5" w:rsidRDefault="00D358DA" w:rsidP="00D358DA">
      <w:pPr>
        <w:pStyle w:val="Code"/>
      </w:pPr>
      <w:r w:rsidRPr="00EC76D5">
        <w:t xml:space="preserve">        else if (isZero(right</w:t>
      </w:r>
      <w:r w:rsidR="0038687E">
        <w:t>Expression)</w:t>
      </w:r>
      <w:r w:rsidRPr="00EC76D5">
        <w:t>) {</w:t>
      </w:r>
    </w:p>
    <w:p w14:paraId="7891B852" w14:textId="71548818" w:rsidR="00D358DA" w:rsidRPr="00EC76D5" w:rsidRDefault="00D358DA" w:rsidP="00D358DA">
      <w:pPr>
        <w:pStyle w:val="Code"/>
      </w:pPr>
      <w:r w:rsidRPr="00EC76D5">
        <w:t xml:space="preserve">          return left</w:t>
      </w:r>
      <w:r w:rsidR="0038687E">
        <w:t>Expression;</w:t>
      </w:r>
    </w:p>
    <w:p w14:paraId="095924FE" w14:textId="77777777" w:rsidR="00D358DA" w:rsidRPr="00EC76D5" w:rsidRDefault="00D358DA" w:rsidP="00D358DA">
      <w:pPr>
        <w:pStyle w:val="Code"/>
      </w:pPr>
      <w:r w:rsidRPr="00EC76D5">
        <w:t xml:space="preserve">        }</w:t>
      </w:r>
    </w:p>
    <w:p w14:paraId="3BECD9D9" w14:textId="1D816F3C"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086E2ECE" w14:textId="00C18676" w:rsidR="00D358DA" w:rsidRPr="00EC76D5" w:rsidRDefault="00D358DA" w:rsidP="00D358DA">
      <w:pPr>
        <w:pStyle w:val="Code"/>
      </w:pPr>
      <w:r w:rsidRPr="00EC76D5">
        <w:t xml:space="preserve">          return generateZeroTree(</w:t>
      </w:r>
      <w:r w:rsidR="0038687E">
        <w:t>expression</w:t>
      </w:r>
      <w:r w:rsidRPr="00EC76D5">
        <w:t>.getType());</w:t>
      </w:r>
    </w:p>
    <w:p w14:paraId="06064791" w14:textId="77777777" w:rsidR="00D358DA" w:rsidRPr="00EC76D5" w:rsidRDefault="00D358DA" w:rsidP="00D358DA">
      <w:pPr>
        <w:pStyle w:val="Code"/>
      </w:pPr>
      <w:r w:rsidRPr="00EC76D5">
        <w:t xml:space="preserve">        }</w:t>
      </w:r>
    </w:p>
    <w:p w14:paraId="39F43807" w14:textId="77777777" w:rsidR="00D358DA" w:rsidRPr="00EC76D5" w:rsidRDefault="00D358DA" w:rsidP="00D358DA">
      <w:pPr>
        <w:pStyle w:val="Code"/>
      </w:pPr>
      <w:r w:rsidRPr="00EC76D5">
        <w:t xml:space="preserve">        break;</w:t>
      </w:r>
    </w:p>
    <w:p w14:paraId="691640C7" w14:textId="77777777" w:rsidR="00D358DA" w:rsidRPr="00EC76D5" w:rsidRDefault="00D358DA" w:rsidP="00D358DA">
      <w:pPr>
        <w:pStyle w:val="Code"/>
      </w:pPr>
      <w:r w:rsidRPr="00EC76D5">
        <w:t>// 1 * e =&gt; e</w:t>
      </w:r>
    </w:p>
    <w:p w14:paraId="15C00323" w14:textId="77777777" w:rsidR="00D358DA" w:rsidRPr="00EC76D5" w:rsidRDefault="00D358DA" w:rsidP="00D358DA">
      <w:pPr>
        <w:pStyle w:val="Code"/>
      </w:pPr>
      <w:r w:rsidRPr="00EC76D5">
        <w:t>// e * 1 =&gt; e</w:t>
      </w:r>
    </w:p>
    <w:p w14:paraId="02451E53" w14:textId="77777777" w:rsidR="00D358DA" w:rsidRPr="00EC76D5" w:rsidRDefault="00D358DA" w:rsidP="00D358DA">
      <w:pPr>
        <w:pStyle w:val="Code"/>
      </w:pPr>
      <w:r w:rsidRPr="00EC76D5">
        <w:t>// 0 * e =&gt; 0</w:t>
      </w:r>
    </w:p>
    <w:p w14:paraId="30A90A01" w14:textId="77777777" w:rsidR="00D358DA" w:rsidRPr="00EC76D5" w:rsidRDefault="00D358DA" w:rsidP="00D358DA">
      <w:pPr>
        <w:pStyle w:val="Code"/>
      </w:pPr>
      <w:r w:rsidRPr="00EC76D5">
        <w:t>// e * 0 =&gt; 0</w:t>
      </w:r>
    </w:p>
    <w:p w14:paraId="5FF19684" w14:textId="77777777" w:rsidR="00D358DA" w:rsidRPr="00EC76D5" w:rsidRDefault="00D358DA" w:rsidP="00D358DA">
      <w:pPr>
        <w:pStyle w:val="Code"/>
      </w:pPr>
      <w:r w:rsidRPr="00EC76D5">
        <w:t xml:space="preserve">      case Multiply:</w:t>
      </w:r>
    </w:p>
    <w:p w14:paraId="522821BD" w14:textId="39C849F1" w:rsidR="00D358DA" w:rsidRPr="00EC76D5" w:rsidRDefault="00D358DA" w:rsidP="00D358DA">
      <w:pPr>
        <w:pStyle w:val="Code"/>
      </w:pPr>
      <w:r w:rsidRPr="00EC76D5">
        <w:t xml:space="preserve">        if (isOne(left</w:t>
      </w:r>
      <w:r w:rsidR="0038687E">
        <w:t>Expression)</w:t>
      </w:r>
      <w:r w:rsidRPr="00EC76D5">
        <w:t>) {</w:t>
      </w:r>
    </w:p>
    <w:p w14:paraId="68A33D0E" w14:textId="40ED624F" w:rsidR="00D358DA" w:rsidRPr="00EC76D5" w:rsidRDefault="00D358DA" w:rsidP="00D358DA">
      <w:pPr>
        <w:pStyle w:val="Code"/>
      </w:pPr>
      <w:r w:rsidRPr="00EC76D5">
        <w:t xml:space="preserve">          return right</w:t>
      </w:r>
      <w:r w:rsidR="0038687E">
        <w:t>Expression;</w:t>
      </w:r>
    </w:p>
    <w:p w14:paraId="596A236B" w14:textId="77777777" w:rsidR="00D358DA" w:rsidRPr="00EC76D5" w:rsidRDefault="00D358DA" w:rsidP="00D358DA">
      <w:pPr>
        <w:pStyle w:val="Code"/>
      </w:pPr>
      <w:r w:rsidRPr="00EC76D5">
        <w:t xml:space="preserve">        }</w:t>
      </w:r>
    </w:p>
    <w:p w14:paraId="57DD97D6" w14:textId="70E17A96" w:rsidR="00D358DA" w:rsidRPr="00EC76D5" w:rsidRDefault="00D358DA" w:rsidP="00D358DA">
      <w:pPr>
        <w:pStyle w:val="Code"/>
      </w:pPr>
      <w:r w:rsidRPr="00EC76D5">
        <w:t xml:space="preserve">        else if (isOne(right</w:t>
      </w:r>
      <w:r w:rsidR="0038687E">
        <w:t>Expression)</w:t>
      </w:r>
      <w:r w:rsidRPr="00EC76D5">
        <w:t>) {</w:t>
      </w:r>
    </w:p>
    <w:p w14:paraId="6B16D005" w14:textId="768B0696" w:rsidR="00D358DA" w:rsidRPr="00EC76D5" w:rsidRDefault="00D358DA" w:rsidP="00D358DA">
      <w:pPr>
        <w:pStyle w:val="Code"/>
      </w:pPr>
      <w:r w:rsidRPr="00EC76D5">
        <w:t xml:space="preserve">          return left</w:t>
      </w:r>
      <w:r w:rsidR="0038687E">
        <w:t>Expression;</w:t>
      </w:r>
    </w:p>
    <w:p w14:paraId="65374381" w14:textId="77777777" w:rsidR="00D358DA" w:rsidRPr="00EC76D5" w:rsidRDefault="00D358DA" w:rsidP="00D358DA">
      <w:pPr>
        <w:pStyle w:val="Code"/>
      </w:pPr>
      <w:r w:rsidRPr="00EC76D5">
        <w:t xml:space="preserve">        }</w:t>
      </w:r>
    </w:p>
    <w:p w14:paraId="14259717" w14:textId="5997D688" w:rsidR="00D358DA" w:rsidRPr="00EC76D5" w:rsidRDefault="00D358DA" w:rsidP="00D358DA">
      <w:pPr>
        <w:pStyle w:val="Code"/>
      </w:pPr>
      <w:r w:rsidRPr="00EC76D5">
        <w:t xml:space="preserve">        else if ((isZero(left</w:t>
      </w:r>
      <w:r w:rsidR="0038687E">
        <w:t>Expression)</w:t>
      </w:r>
      <w:r w:rsidRPr="00EC76D5">
        <w:t xml:space="preserve"> &amp;&amp; !right</w:t>
      </w:r>
      <w:r w:rsidR="0038687E">
        <w:t>Expression.</w:t>
      </w:r>
      <w:r w:rsidRPr="00EC76D5">
        <w:t>hasSideEffect()) ||</w:t>
      </w:r>
    </w:p>
    <w:p w14:paraId="0121FE10" w14:textId="7FD21B0C" w:rsidR="00D358DA" w:rsidRPr="00EC76D5" w:rsidRDefault="00D358DA" w:rsidP="00D358DA">
      <w:pPr>
        <w:pStyle w:val="Code"/>
      </w:pPr>
      <w:r w:rsidRPr="00EC76D5">
        <w:t xml:space="preserve">                 (!left</w:t>
      </w:r>
      <w:r w:rsidR="0038687E">
        <w:t>Expression.</w:t>
      </w:r>
      <w:r w:rsidRPr="00EC76D5">
        <w:t>hasSideEffect() &amp;&amp; isZero(right</w:t>
      </w:r>
      <w:r w:rsidR="0038687E">
        <w:t>Expression)</w:t>
      </w:r>
      <w:r w:rsidRPr="00EC76D5">
        <w:t>)) {</w:t>
      </w:r>
    </w:p>
    <w:p w14:paraId="101C61D7" w14:textId="69E04E05" w:rsidR="00D358DA" w:rsidRPr="00EC76D5" w:rsidRDefault="00D358DA" w:rsidP="00D358DA">
      <w:pPr>
        <w:pStyle w:val="Code"/>
      </w:pPr>
      <w:r w:rsidRPr="00EC76D5">
        <w:t xml:space="preserve">          return generateZeroTree(</w:t>
      </w:r>
      <w:r w:rsidR="0038687E">
        <w:t>expression</w:t>
      </w:r>
      <w:r w:rsidRPr="00EC76D5">
        <w:t>.getType());</w:t>
      </w:r>
    </w:p>
    <w:p w14:paraId="2BE22729" w14:textId="77777777" w:rsidR="00D358DA" w:rsidRPr="00EC76D5" w:rsidRDefault="00D358DA" w:rsidP="00D358DA">
      <w:pPr>
        <w:pStyle w:val="Code"/>
      </w:pPr>
      <w:r w:rsidRPr="00EC76D5">
        <w:t xml:space="preserve">        }</w:t>
      </w:r>
    </w:p>
    <w:p w14:paraId="1E051BC3" w14:textId="77777777" w:rsidR="00D358DA" w:rsidRPr="00EC76D5" w:rsidRDefault="00D358DA" w:rsidP="00D358DA">
      <w:pPr>
        <w:pStyle w:val="Code"/>
      </w:pPr>
      <w:r w:rsidRPr="00EC76D5">
        <w:t xml:space="preserve">        break;</w:t>
      </w:r>
    </w:p>
    <w:p w14:paraId="4506CB17" w14:textId="77777777" w:rsidR="00D358DA" w:rsidRPr="00EC76D5" w:rsidRDefault="00D358DA" w:rsidP="00D358DA">
      <w:pPr>
        <w:pStyle w:val="Code"/>
      </w:pPr>
      <w:r w:rsidRPr="00EC76D5">
        <w:t>// e / 1 =&gt; e</w:t>
      </w:r>
    </w:p>
    <w:p w14:paraId="30A9F8E0" w14:textId="77777777" w:rsidR="00D358DA" w:rsidRPr="00EC76D5" w:rsidRDefault="00D358DA" w:rsidP="00D358DA">
      <w:pPr>
        <w:pStyle w:val="Code"/>
      </w:pPr>
      <w:r w:rsidRPr="00EC76D5">
        <w:t>// 0 / e =&gt; 0</w:t>
      </w:r>
    </w:p>
    <w:p w14:paraId="03BD7E7F" w14:textId="77777777" w:rsidR="00D358DA" w:rsidRPr="00EC76D5" w:rsidRDefault="00D358DA" w:rsidP="00D358DA">
      <w:pPr>
        <w:pStyle w:val="Code"/>
      </w:pPr>
      <w:r w:rsidRPr="00EC76D5">
        <w:t>// e / e =&gt; 1</w:t>
      </w:r>
    </w:p>
    <w:p w14:paraId="17AA8ECD" w14:textId="77777777" w:rsidR="00D358DA" w:rsidRPr="00EC76D5" w:rsidRDefault="00D358DA" w:rsidP="00D358DA">
      <w:pPr>
        <w:pStyle w:val="Code"/>
      </w:pPr>
      <w:r w:rsidRPr="00EC76D5">
        <w:t xml:space="preserve">      case Divide:</w:t>
      </w:r>
    </w:p>
    <w:p w14:paraId="05351EF3" w14:textId="400CDC82" w:rsidR="00D358DA" w:rsidRPr="00EC76D5" w:rsidRDefault="00D358DA" w:rsidP="00D358DA">
      <w:pPr>
        <w:pStyle w:val="Code"/>
      </w:pPr>
      <w:r w:rsidRPr="00EC76D5">
        <w:t xml:space="preserve">        if (isZero(right</w:t>
      </w:r>
      <w:r w:rsidR="0038687E">
        <w:t>Expression)</w:t>
      </w:r>
      <w:r w:rsidRPr="00EC76D5">
        <w:t>) {</w:t>
      </w:r>
    </w:p>
    <w:p w14:paraId="61F106E6" w14:textId="6B88C8BD" w:rsidR="00D358DA" w:rsidRPr="00EC76D5" w:rsidRDefault="00D358DA" w:rsidP="00D358DA">
      <w:pPr>
        <w:pStyle w:val="Code"/>
      </w:pPr>
      <w:r w:rsidRPr="00EC76D5">
        <w:t xml:space="preserve">          return left</w:t>
      </w:r>
      <w:r w:rsidR="0038687E">
        <w:t>Expression;</w:t>
      </w:r>
    </w:p>
    <w:p w14:paraId="76A28F5A" w14:textId="77777777" w:rsidR="00D358DA" w:rsidRPr="00EC76D5" w:rsidRDefault="00D358DA" w:rsidP="00D358DA">
      <w:pPr>
        <w:pStyle w:val="Code"/>
      </w:pPr>
      <w:r w:rsidRPr="00EC76D5">
        <w:t xml:space="preserve">        }</w:t>
      </w:r>
    </w:p>
    <w:p w14:paraId="55625BD1" w14:textId="2BEBBDA3" w:rsidR="00D358DA" w:rsidRPr="00EC76D5" w:rsidRDefault="00D358DA" w:rsidP="00D358DA">
      <w:pPr>
        <w:pStyle w:val="Code"/>
      </w:pPr>
      <w:r w:rsidRPr="00EC76D5">
        <w:t xml:space="preserve">        else if (isZero(left</w:t>
      </w:r>
      <w:r w:rsidR="0038687E">
        <w:t>Expression)</w:t>
      </w:r>
      <w:r w:rsidRPr="00EC76D5">
        <w:t xml:space="preserve"> &amp;&amp; !right</w:t>
      </w:r>
      <w:r w:rsidR="0038687E">
        <w:t>Expression.</w:t>
      </w:r>
      <w:r w:rsidRPr="00EC76D5">
        <w:t>hasSideEffect()) {</w:t>
      </w:r>
    </w:p>
    <w:p w14:paraId="39693EF6" w14:textId="621C4F2E" w:rsidR="00D358DA" w:rsidRPr="00EC76D5" w:rsidRDefault="00D358DA" w:rsidP="00D358DA">
      <w:pPr>
        <w:pStyle w:val="Code"/>
      </w:pPr>
      <w:r w:rsidRPr="00EC76D5">
        <w:t xml:space="preserve">          return generateZeroTree(</w:t>
      </w:r>
      <w:r w:rsidR="0038687E">
        <w:t>expression</w:t>
      </w:r>
      <w:r w:rsidRPr="00EC76D5">
        <w:t>.getType());</w:t>
      </w:r>
    </w:p>
    <w:p w14:paraId="15A13BA3" w14:textId="77777777" w:rsidR="00D358DA" w:rsidRPr="00EC76D5" w:rsidRDefault="00D358DA" w:rsidP="00D358DA">
      <w:pPr>
        <w:pStyle w:val="Code"/>
      </w:pPr>
      <w:r w:rsidRPr="00EC76D5">
        <w:t xml:space="preserve">        }</w:t>
      </w:r>
    </w:p>
    <w:p w14:paraId="65798EA4" w14:textId="091A8264"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03620CCA" w14:textId="42E053ED" w:rsidR="00D358DA" w:rsidRPr="00EC76D5" w:rsidRDefault="00D358DA" w:rsidP="00D358DA">
      <w:pPr>
        <w:pStyle w:val="Code"/>
      </w:pPr>
      <w:r w:rsidRPr="00EC76D5">
        <w:t xml:space="preserve">          return generateOneTree(</w:t>
      </w:r>
      <w:r w:rsidR="0038687E">
        <w:t>expression</w:t>
      </w:r>
      <w:r w:rsidRPr="00EC76D5">
        <w:t>.getType());</w:t>
      </w:r>
    </w:p>
    <w:p w14:paraId="63914160" w14:textId="77777777" w:rsidR="00D358DA" w:rsidRPr="00EC76D5" w:rsidRDefault="00D358DA" w:rsidP="00D358DA">
      <w:pPr>
        <w:pStyle w:val="Code"/>
      </w:pPr>
      <w:r w:rsidRPr="00EC76D5">
        <w:t xml:space="preserve">        }</w:t>
      </w:r>
    </w:p>
    <w:p w14:paraId="5685EF38" w14:textId="77777777" w:rsidR="00D358DA" w:rsidRPr="00EC76D5" w:rsidRDefault="00D358DA" w:rsidP="00D358DA">
      <w:pPr>
        <w:pStyle w:val="Code"/>
      </w:pPr>
      <w:r w:rsidRPr="00EC76D5">
        <w:t xml:space="preserve">        break;</w:t>
      </w:r>
    </w:p>
    <w:p w14:paraId="6B370E09" w14:textId="77777777" w:rsidR="00D358DA" w:rsidRPr="00EC76D5" w:rsidRDefault="00D358DA" w:rsidP="00D358DA">
      <w:pPr>
        <w:pStyle w:val="Code"/>
      </w:pPr>
      <w:r w:rsidRPr="00EC76D5">
        <w:t>// e % 1 =&gt; 0</w:t>
      </w:r>
    </w:p>
    <w:p w14:paraId="3A224F2E" w14:textId="77777777" w:rsidR="00D358DA" w:rsidRPr="00EC76D5" w:rsidRDefault="00D358DA" w:rsidP="00D358DA">
      <w:pPr>
        <w:pStyle w:val="Code"/>
      </w:pPr>
      <w:r w:rsidRPr="00EC76D5">
        <w:t>// 1 % e =&gt; 0</w:t>
      </w:r>
    </w:p>
    <w:p w14:paraId="51445E5E" w14:textId="77777777" w:rsidR="00D358DA" w:rsidRPr="00EC76D5" w:rsidRDefault="00D358DA" w:rsidP="00D358DA">
      <w:pPr>
        <w:pStyle w:val="Code"/>
      </w:pPr>
      <w:r w:rsidRPr="00EC76D5">
        <w:t>// e % e =&gt; 0</w:t>
      </w:r>
    </w:p>
    <w:p w14:paraId="46E52100" w14:textId="77777777" w:rsidR="00D358DA" w:rsidRPr="00EC76D5" w:rsidRDefault="00D358DA" w:rsidP="00D358DA">
      <w:pPr>
        <w:pStyle w:val="Code"/>
      </w:pPr>
      <w:r w:rsidRPr="00EC76D5">
        <w:t xml:space="preserve">      case Modulo:</w:t>
      </w:r>
    </w:p>
    <w:p w14:paraId="5F2FE992" w14:textId="47DE5FE9" w:rsidR="00D358DA" w:rsidRPr="00EC76D5" w:rsidRDefault="00D358DA" w:rsidP="00D358DA">
      <w:pPr>
        <w:pStyle w:val="Code"/>
      </w:pPr>
      <w:r w:rsidRPr="00EC76D5">
        <w:t xml:space="preserve">        if ((!left</w:t>
      </w:r>
      <w:r w:rsidR="0038687E">
        <w:t>Expression.</w:t>
      </w:r>
      <w:r w:rsidRPr="00EC76D5">
        <w:t>hasSideEffect() &amp;&amp; isOne(right</w:t>
      </w:r>
      <w:r w:rsidR="0038687E">
        <w:t>Expression)</w:t>
      </w:r>
      <w:r w:rsidRPr="00EC76D5">
        <w:t>) ||</w:t>
      </w:r>
    </w:p>
    <w:p w14:paraId="4C206772" w14:textId="0D950E7D" w:rsidR="00D358DA" w:rsidRPr="00EC76D5" w:rsidRDefault="00D358DA" w:rsidP="00D358DA">
      <w:pPr>
        <w:pStyle w:val="Code"/>
      </w:pPr>
      <w:r w:rsidRPr="00EC76D5">
        <w:t xml:space="preserve">                 (isOne(left</w:t>
      </w:r>
      <w:r w:rsidR="0038687E">
        <w:t>Expression)</w:t>
      </w:r>
      <w:r w:rsidRPr="00EC76D5">
        <w:t xml:space="preserve"> &amp;&amp; !right</w:t>
      </w:r>
      <w:r w:rsidR="0038687E">
        <w:t>Expression.</w:t>
      </w:r>
      <w:r w:rsidRPr="00EC76D5">
        <w:t>hasSideEffect())) {</w:t>
      </w:r>
    </w:p>
    <w:p w14:paraId="122D5F5A" w14:textId="32EAE009" w:rsidR="00D358DA" w:rsidRPr="00EC76D5" w:rsidRDefault="00D358DA" w:rsidP="00D358DA">
      <w:pPr>
        <w:pStyle w:val="Code"/>
      </w:pPr>
      <w:r w:rsidRPr="00EC76D5">
        <w:t xml:space="preserve">          return generateZeroTree(</w:t>
      </w:r>
      <w:r w:rsidR="0038687E">
        <w:t>expression</w:t>
      </w:r>
      <w:r w:rsidRPr="00EC76D5">
        <w:t>.getType());</w:t>
      </w:r>
    </w:p>
    <w:p w14:paraId="71AFB87D" w14:textId="77777777" w:rsidR="00D358DA" w:rsidRPr="00EC76D5" w:rsidRDefault="00D358DA" w:rsidP="00D358DA">
      <w:pPr>
        <w:pStyle w:val="Code"/>
      </w:pPr>
      <w:r w:rsidRPr="00EC76D5">
        <w:t xml:space="preserve">        }</w:t>
      </w:r>
    </w:p>
    <w:p w14:paraId="7D458778" w14:textId="49095617"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6F6B14BB" w14:textId="0DC61D23" w:rsidR="00D358DA" w:rsidRPr="00EC76D5" w:rsidRDefault="00D358DA" w:rsidP="00D358DA">
      <w:pPr>
        <w:pStyle w:val="Code"/>
      </w:pPr>
      <w:r w:rsidRPr="00EC76D5">
        <w:t xml:space="preserve">          return generateZeroTree(</w:t>
      </w:r>
      <w:r w:rsidR="0038687E">
        <w:t>expression</w:t>
      </w:r>
      <w:r w:rsidRPr="00EC76D5">
        <w:t>.getType());</w:t>
      </w:r>
    </w:p>
    <w:p w14:paraId="7A0739CC" w14:textId="77777777" w:rsidR="00D358DA" w:rsidRPr="00EC76D5" w:rsidRDefault="00D358DA" w:rsidP="00D358DA">
      <w:pPr>
        <w:pStyle w:val="Code"/>
      </w:pPr>
      <w:r w:rsidRPr="00EC76D5">
        <w:t xml:space="preserve">        }</w:t>
      </w:r>
    </w:p>
    <w:p w14:paraId="02414EA9" w14:textId="77777777" w:rsidR="00D358DA" w:rsidRPr="00EC76D5" w:rsidRDefault="00D358DA" w:rsidP="00D358DA">
      <w:pPr>
        <w:pStyle w:val="Code"/>
      </w:pPr>
      <w:r w:rsidRPr="00EC76D5">
        <w:lastRenderedPageBreak/>
        <w:t xml:space="preserve">        break;</w:t>
      </w:r>
    </w:p>
    <w:p w14:paraId="1E734D23" w14:textId="77777777" w:rsidR="00D358DA" w:rsidRPr="00EC76D5" w:rsidRDefault="00D358DA" w:rsidP="00D358DA">
      <w:pPr>
        <w:pStyle w:val="Code"/>
      </w:pPr>
      <w:r w:rsidRPr="00EC76D5">
        <w:t>// e &lt;&lt; 0 =&gt; e, e &gt;&gt; 0 =&gt; e</w:t>
      </w:r>
    </w:p>
    <w:p w14:paraId="486303D8" w14:textId="77777777" w:rsidR="00D358DA" w:rsidRPr="00EC76D5" w:rsidRDefault="00D358DA" w:rsidP="00D358DA">
      <w:pPr>
        <w:pStyle w:val="Code"/>
      </w:pPr>
      <w:r w:rsidRPr="00EC76D5">
        <w:t xml:space="preserve">      case LeftShift: </w:t>
      </w:r>
    </w:p>
    <w:p w14:paraId="199754EE" w14:textId="77777777" w:rsidR="00D358DA" w:rsidRPr="00EC76D5" w:rsidRDefault="00D358DA" w:rsidP="00D358DA">
      <w:pPr>
        <w:pStyle w:val="Code"/>
      </w:pPr>
      <w:r w:rsidRPr="00EC76D5">
        <w:t xml:space="preserve">      case RightShift:</w:t>
      </w:r>
    </w:p>
    <w:p w14:paraId="5DA1F1AC" w14:textId="440BBB76" w:rsidR="00D358DA" w:rsidRPr="00EC76D5" w:rsidRDefault="00D358DA" w:rsidP="00D358DA">
      <w:pPr>
        <w:pStyle w:val="Code"/>
      </w:pPr>
      <w:r w:rsidRPr="00EC76D5">
        <w:t xml:space="preserve">        if (isZero(right</w:t>
      </w:r>
      <w:r w:rsidR="0038687E">
        <w:t>Expression)</w:t>
      </w:r>
      <w:r w:rsidRPr="00EC76D5">
        <w:t>) {</w:t>
      </w:r>
    </w:p>
    <w:p w14:paraId="28C12AB4" w14:textId="38425D52" w:rsidR="00D358DA" w:rsidRPr="00EC76D5" w:rsidRDefault="00D358DA" w:rsidP="00D358DA">
      <w:pPr>
        <w:pStyle w:val="Code"/>
      </w:pPr>
      <w:r w:rsidRPr="00EC76D5">
        <w:t xml:space="preserve">          return left</w:t>
      </w:r>
      <w:r w:rsidR="0038687E">
        <w:t>Expression;</w:t>
      </w:r>
    </w:p>
    <w:p w14:paraId="158FFF5A" w14:textId="77777777" w:rsidR="00D358DA" w:rsidRPr="00EC76D5" w:rsidRDefault="00D358DA" w:rsidP="00D358DA">
      <w:pPr>
        <w:pStyle w:val="Code"/>
      </w:pPr>
      <w:r w:rsidRPr="00EC76D5">
        <w:t xml:space="preserve">        }</w:t>
      </w:r>
    </w:p>
    <w:p w14:paraId="5043EFDE" w14:textId="77777777" w:rsidR="00D358DA" w:rsidRPr="00EC76D5" w:rsidRDefault="00D358DA" w:rsidP="00D358DA">
      <w:pPr>
        <w:pStyle w:val="Code"/>
      </w:pPr>
      <w:r w:rsidRPr="00EC76D5">
        <w:t xml:space="preserve">        break;</w:t>
      </w:r>
    </w:p>
    <w:p w14:paraId="5955FF20" w14:textId="77777777" w:rsidR="00D358DA" w:rsidRPr="00EC76D5" w:rsidRDefault="00D358DA" w:rsidP="00D358DA">
      <w:pPr>
        <w:pStyle w:val="Code"/>
      </w:pPr>
      <w:r w:rsidRPr="00EC76D5">
        <w:t>// 0 | e =&gt; e</w:t>
      </w:r>
    </w:p>
    <w:p w14:paraId="5329428B" w14:textId="77777777" w:rsidR="00D358DA" w:rsidRPr="00EC76D5" w:rsidRDefault="00D358DA" w:rsidP="00D358DA">
      <w:pPr>
        <w:pStyle w:val="Code"/>
      </w:pPr>
      <w:r w:rsidRPr="00EC76D5">
        <w:t>// e | 0 =&gt; e</w:t>
      </w:r>
    </w:p>
    <w:p w14:paraId="70EAB91E" w14:textId="583668FE" w:rsidR="00D358DA" w:rsidRPr="00EC76D5" w:rsidRDefault="00D358DA" w:rsidP="00D358DA">
      <w:pPr>
        <w:pStyle w:val="Code"/>
      </w:pPr>
      <w:r w:rsidRPr="00EC76D5">
        <w:t xml:space="preserve">      case Bitwise</w:t>
      </w:r>
      <w:r w:rsidR="00414C74">
        <w:t>Or</w:t>
      </w:r>
      <w:r w:rsidRPr="00EC76D5">
        <w:t>:</w:t>
      </w:r>
    </w:p>
    <w:p w14:paraId="77CC9FF1" w14:textId="1B0731A8" w:rsidR="00D358DA" w:rsidRPr="00EC76D5" w:rsidRDefault="00D358DA" w:rsidP="00D358DA">
      <w:pPr>
        <w:pStyle w:val="Code"/>
      </w:pPr>
      <w:r w:rsidRPr="00EC76D5">
        <w:t xml:space="preserve">        if (isZero(left</w:t>
      </w:r>
      <w:r w:rsidR="0038687E">
        <w:t>Expression)</w:t>
      </w:r>
      <w:r w:rsidRPr="00EC76D5">
        <w:t>) {</w:t>
      </w:r>
    </w:p>
    <w:p w14:paraId="0020DE0F" w14:textId="3831DCB8" w:rsidR="00D358DA" w:rsidRPr="00EC76D5" w:rsidRDefault="00D358DA" w:rsidP="00D358DA">
      <w:pPr>
        <w:pStyle w:val="Code"/>
      </w:pPr>
      <w:r w:rsidRPr="00EC76D5">
        <w:t xml:space="preserve">          return right</w:t>
      </w:r>
      <w:r w:rsidR="0038687E">
        <w:t>Expression;</w:t>
      </w:r>
    </w:p>
    <w:p w14:paraId="07F3A285" w14:textId="77777777" w:rsidR="00D358DA" w:rsidRPr="00EC76D5" w:rsidRDefault="00D358DA" w:rsidP="00D358DA">
      <w:pPr>
        <w:pStyle w:val="Code"/>
      </w:pPr>
      <w:r w:rsidRPr="00EC76D5">
        <w:t xml:space="preserve">        }</w:t>
      </w:r>
    </w:p>
    <w:p w14:paraId="28AE7D38" w14:textId="3247D41C" w:rsidR="00D358DA" w:rsidRPr="00EC76D5" w:rsidRDefault="00D358DA" w:rsidP="00D358DA">
      <w:pPr>
        <w:pStyle w:val="Code"/>
      </w:pPr>
      <w:r w:rsidRPr="00EC76D5">
        <w:t xml:space="preserve">        else if (isZero(right</w:t>
      </w:r>
      <w:r w:rsidR="0038687E">
        <w:t>Expression)</w:t>
      </w:r>
      <w:r w:rsidRPr="00EC76D5">
        <w:t>) {</w:t>
      </w:r>
    </w:p>
    <w:p w14:paraId="49069856" w14:textId="097BD9C1" w:rsidR="00D358DA" w:rsidRPr="00EC76D5" w:rsidRDefault="00D358DA" w:rsidP="00D358DA">
      <w:pPr>
        <w:pStyle w:val="Code"/>
      </w:pPr>
      <w:r w:rsidRPr="00EC76D5">
        <w:t xml:space="preserve">          return left</w:t>
      </w:r>
      <w:r w:rsidR="0038687E">
        <w:t>Expression;</w:t>
      </w:r>
    </w:p>
    <w:p w14:paraId="1D0F0561" w14:textId="77777777" w:rsidR="00D358DA" w:rsidRPr="00EC76D5" w:rsidRDefault="00D358DA" w:rsidP="00D358DA">
      <w:pPr>
        <w:pStyle w:val="Code"/>
      </w:pPr>
      <w:r w:rsidRPr="00EC76D5">
        <w:t xml:space="preserve">        }</w:t>
      </w:r>
    </w:p>
    <w:p w14:paraId="644E2C35" w14:textId="77777777" w:rsidR="00D358DA" w:rsidRPr="00EC76D5" w:rsidRDefault="00D358DA" w:rsidP="00D358DA">
      <w:pPr>
        <w:pStyle w:val="Code"/>
      </w:pPr>
      <w:r w:rsidRPr="00EC76D5">
        <w:t xml:space="preserve">        break;</w:t>
      </w:r>
    </w:p>
    <w:p w14:paraId="2602E285" w14:textId="77777777" w:rsidR="00D358DA" w:rsidRPr="00EC76D5" w:rsidRDefault="00D358DA" w:rsidP="00D358DA">
      <w:pPr>
        <w:pStyle w:val="Code"/>
      </w:pPr>
      <w:r w:rsidRPr="00EC76D5">
        <w:t>// 0 ^ e =&gt; e</w:t>
      </w:r>
    </w:p>
    <w:p w14:paraId="57B8C60E" w14:textId="77777777" w:rsidR="00D358DA" w:rsidRPr="00EC76D5" w:rsidRDefault="00D358DA" w:rsidP="00D358DA">
      <w:pPr>
        <w:pStyle w:val="Code"/>
      </w:pPr>
      <w:r w:rsidRPr="00EC76D5">
        <w:t>// e ^ 0 =&gt; e</w:t>
      </w:r>
    </w:p>
    <w:p w14:paraId="6692FAB3" w14:textId="77777777" w:rsidR="00D358DA" w:rsidRPr="00EC76D5" w:rsidRDefault="00D358DA" w:rsidP="00D358DA">
      <w:pPr>
        <w:pStyle w:val="Code"/>
      </w:pPr>
      <w:r w:rsidRPr="00EC76D5">
        <w:t xml:space="preserve">      case BitwiseXOr:</w:t>
      </w:r>
    </w:p>
    <w:p w14:paraId="2FA88948" w14:textId="23D3AD14" w:rsidR="00D358DA" w:rsidRPr="00EC76D5" w:rsidRDefault="00D358DA" w:rsidP="00D358DA">
      <w:pPr>
        <w:pStyle w:val="Code"/>
      </w:pPr>
      <w:r w:rsidRPr="00EC76D5">
        <w:t xml:space="preserve">        if (isZero(left</w:t>
      </w:r>
      <w:r w:rsidR="0038687E">
        <w:t>Expression)</w:t>
      </w:r>
      <w:r w:rsidRPr="00EC76D5">
        <w:t>) {</w:t>
      </w:r>
    </w:p>
    <w:p w14:paraId="6FA76A57" w14:textId="6D772BBC" w:rsidR="00D358DA" w:rsidRPr="00EC76D5" w:rsidRDefault="00D358DA" w:rsidP="00D358DA">
      <w:pPr>
        <w:pStyle w:val="Code"/>
      </w:pPr>
      <w:r w:rsidRPr="00EC76D5">
        <w:t xml:space="preserve">          return right</w:t>
      </w:r>
      <w:r w:rsidR="0038687E">
        <w:t>Expression;</w:t>
      </w:r>
    </w:p>
    <w:p w14:paraId="04A78DFC" w14:textId="77777777" w:rsidR="00D358DA" w:rsidRPr="00EC76D5" w:rsidRDefault="00D358DA" w:rsidP="00D358DA">
      <w:pPr>
        <w:pStyle w:val="Code"/>
      </w:pPr>
      <w:r w:rsidRPr="00EC76D5">
        <w:t xml:space="preserve">        }</w:t>
      </w:r>
    </w:p>
    <w:p w14:paraId="2AFEB21F" w14:textId="4042FD8A" w:rsidR="00D358DA" w:rsidRPr="00EC76D5" w:rsidRDefault="00D358DA" w:rsidP="00D358DA">
      <w:pPr>
        <w:pStyle w:val="Code"/>
      </w:pPr>
      <w:r w:rsidRPr="00EC76D5">
        <w:t xml:space="preserve">        else if (isZero(right</w:t>
      </w:r>
      <w:r w:rsidR="0038687E">
        <w:t>Expression)</w:t>
      </w:r>
      <w:r w:rsidRPr="00EC76D5">
        <w:t>) {</w:t>
      </w:r>
    </w:p>
    <w:p w14:paraId="0804243C" w14:textId="15ADD91D" w:rsidR="00D358DA" w:rsidRPr="00EC76D5" w:rsidRDefault="00D358DA" w:rsidP="00D358DA">
      <w:pPr>
        <w:pStyle w:val="Code"/>
      </w:pPr>
      <w:r w:rsidRPr="00EC76D5">
        <w:t xml:space="preserve">          return left</w:t>
      </w:r>
      <w:r w:rsidR="0038687E">
        <w:t>Expression;</w:t>
      </w:r>
    </w:p>
    <w:p w14:paraId="21EEC487" w14:textId="77777777" w:rsidR="00D358DA" w:rsidRPr="00EC76D5" w:rsidRDefault="00D358DA" w:rsidP="00D358DA">
      <w:pPr>
        <w:pStyle w:val="Code"/>
      </w:pPr>
      <w:r w:rsidRPr="00EC76D5">
        <w:t xml:space="preserve">        }</w:t>
      </w:r>
    </w:p>
    <w:p w14:paraId="5FF62165" w14:textId="77777777" w:rsidR="00D358DA" w:rsidRPr="00EC76D5" w:rsidRDefault="00D358DA" w:rsidP="00D358DA">
      <w:pPr>
        <w:pStyle w:val="Code"/>
      </w:pPr>
      <w:r w:rsidRPr="00EC76D5">
        <w:t xml:space="preserve">        break;</w:t>
      </w:r>
    </w:p>
    <w:p w14:paraId="006BFBEF" w14:textId="77777777" w:rsidR="00D358DA" w:rsidRPr="00EC76D5" w:rsidRDefault="00D358DA" w:rsidP="00D358DA">
      <w:pPr>
        <w:pStyle w:val="Code"/>
      </w:pPr>
      <w:r w:rsidRPr="00EC76D5">
        <w:t>// 0 &amp; e =&gt; 0</w:t>
      </w:r>
    </w:p>
    <w:p w14:paraId="49ACA3F0" w14:textId="77777777" w:rsidR="00D358DA" w:rsidRPr="00EC76D5" w:rsidRDefault="00D358DA" w:rsidP="00D358DA">
      <w:pPr>
        <w:pStyle w:val="Code"/>
      </w:pPr>
      <w:r w:rsidRPr="00EC76D5">
        <w:t>// e &amp; 0 =&gt; e</w:t>
      </w:r>
    </w:p>
    <w:p w14:paraId="7F1A1D27" w14:textId="77777777" w:rsidR="00D358DA" w:rsidRPr="00EC76D5" w:rsidRDefault="00D358DA" w:rsidP="00D358DA">
      <w:pPr>
        <w:pStyle w:val="Code"/>
      </w:pPr>
      <w:r w:rsidRPr="00EC76D5">
        <w:t xml:space="preserve">      case BitwiseAnd:</w:t>
      </w:r>
    </w:p>
    <w:p w14:paraId="27DD6D36" w14:textId="1C2AD960" w:rsidR="00D358DA" w:rsidRPr="00EC76D5" w:rsidRDefault="00D358DA" w:rsidP="00D358DA">
      <w:pPr>
        <w:pStyle w:val="Code"/>
      </w:pPr>
      <w:r w:rsidRPr="00EC76D5">
        <w:t xml:space="preserve">        if (isZero(left</w:t>
      </w:r>
      <w:r w:rsidR="0038687E">
        <w:t>Expression)</w:t>
      </w:r>
      <w:r w:rsidRPr="00EC76D5">
        <w:t xml:space="preserve"> &amp;&amp; !right</w:t>
      </w:r>
      <w:r w:rsidR="0038687E">
        <w:t>Expression.</w:t>
      </w:r>
      <w:r w:rsidRPr="00EC76D5">
        <w:t>hasSideEffect()) {</w:t>
      </w:r>
    </w:p>
    <w:p w14:paraId="74B376D2" w14:textId="417DF670" w:rsidR="00D358DA" w:rsidRPr="00EC76D5" w:rsidRDefault="00D358DA" w:rsidP="00D358DA">
      <w:pPr>
        <w:pStyle w:val="Code"/>
      </w:pPr>
      <w:r w:rsidRPr="00EC76D5">
        <w:t xml:space="preserve">          return right</w:t>
      </w:r>
      <w:r w:rsidR="0038687E">
        <w:t>Expression;</w:t>
      </w:r>
    </w:p>
    <w:p w14:paraId="23E25E10" w14:textId="77777777" w:rsidR="00D358DA" w:rsidRPr="00EC76D5" w:rsidRDefault="00D358DA" w:rsidP="00D358DA">
      <w:pPr>
        <w:pStyle w:val="Code"/>
      </w:pPr>
      <w:r w:rsidRPr="00EC76D5">
        <w:t xml:space="preserve">        }</w:t>
      </w:r>
    </w:p>
    <w:p w14:paraId="3E3F4462" w14:textId="20146D1C" w:rsidR="00D358DA" w:rsidRPr="00EC76D5" w:rsidRDefault="00D358DA" w:rsidP="00D358DA">
      <w:pPr>
        <w:pStyle w:val="Code"/>
      </w:pPr>
      <w:r w:rsidRPr="00EC76D5">
        <w:t xml:space="preserve">        else if (!left</w:t>
      </w:r>
      <w:r w:rsidR="0038687E">
        <w:t>Expression.</w:t>
      </w:r>
      <w:r w:rsidRPr="00EC76D5">
        <w:t>hasSideEffect() &amp;&amp; isZero(right</w:t>
      </w:r>
      <w:r w:rsidR="0038687E">
        <w:t>Expression)</w:t>
      </w:r>
      <w:r w:rsidRPr="00EC76D5">
        <w:t>) {</w:t>
      </w:r>
    </w:p>
    <w:p w14:paraId="1C2F42C3" w14:textId="4F77EC96" w:rsidR="00D358DA" w:rsidRPr="00EC76D5" w:rsidRDefault="00D358DA" w:rsidP="00D358DA">
      <w:pPr>
        <w:pStyle w:val="Code"/>
      </w:pPr>
      <w:r w:rsidRPr="00EC76D5">
        <w:t xml:space="preserve">          return left</w:t>
      </w:r>
      <w:r w:rsidR="0038687E">
        <w:t>Expression;</w:t>
      </w:r>
    </w:p>
    <w:p w14:paraId="5C21008A" w14:textId="77777777" w:rsidR="00D358DA" w:rsidRPr="00EC76D5" w:rsidRDefault="00D358DA" w:rsidP="00D358DA">
      <w:pPr>
        <w:pStyle w:val="Code"/>
      </w:pPr>
      <w:r w:rsidRPr="00EC76D5">
        <w:t xml:space="preserve">        }</w:t>
      </w:r>
    </w:p>
    <w:p w14:paraId="791E95D5" w14:textId="77777777" w:rsidR="00D358DA" w:rsidRPr="00EC76D5" w:rsidRDefault="00D358DA" w:rsidP="00D358DA">
      <w:pPr>
        <w:pStyle w:val="Code"/>
      </w:pPr>
      <w:r w:rsidRPr="00EC76D5">
        <w:t xml:space="preserve">        break;</w:t>
      </w:r>
    </w:p>
    <w:p w14:paraId="2566F535" w14:textId="77777777" w:rsidR="00D358DA" w:rsidRPr="00EC76D5" w:rsidRDefault="00D358DA" w:rsidP="00D358DA">
      <w:pPr>
        <w:pStyle w:val="Code"/>
      </w:pPr>
      <w:r w:rsidRPr="00EC76D5">
        <w:t>// true &amp;&amp; e =&gt; e</w:t>
      </w:r>
    </w:p>
    <w:p w14:paraId="79D9AA39" w14:textId="77777777" w:rsidR="00D358DA" w:rsidRPr="00EC76D5" w:rsidRDefault="00D358DA" w:rsidP="00D358DA">
      <w:pPr>
        <w:pStyle w:val="Code"/>
      </w:pPr>
      <w:r w:rsidRPr="00EC76D5">
        <w:t>// e &amp;&amp; true =&gt; e</w:t>
      </w:r>
    </w:p>
    <w:p w14:paraId="2E6440D9" w14:textId="77777777" w:rsidR="00D358DA" w:rsidRPr="00EC76D5" w:rsidRDefault="00D358DA" w:rsidP="00D358DA">
      <w:pPr>
        <w:pStyle w:val="Code"/>
      </w:pPr>
      <w:r w:rsidRPr="00EC76D5">
        <w:t>// e &amp;&amp; false =&gt; false</w:t>
      </w:r>
    </w:p>
    <w:p w14:paraId="57188D49" w14:textId="77777777" w:rsidR="00D358DA" w:rsidRPr="00EC76D5" w:rsidRDefault="00D358DA" w:rsidP="00D358DA">
      <w:pPr>
        <w:pStyle w:val="Code"/>
      </w:pPr>
      <w:r w:rsidRPr="00EC76D5">
        <w:t>// false &amp;&amp; e =&gt; false</w:t>
      </w:r>
    </w:p>
    <w:p w14:paraId="63F11C28" w14:textId="77777777" w:rsidR="00D358DA" w:rsidRPr="00EC76D5" w:rsidRDefault="00D358DA" w:rsidP="00D358DA">
      <w:pPr>
        <w:pStyle w:val="Code"/>
      </w:pPr>
      <w:r w:rsidRPr="00EC76D5">
        <w:t>// e &amp;&amp; e =&gt; e</w:t>
      </w:r>
    </w:p>
    <w:p w14:paraId="33D2274A" w14:textId="77777777" w:rsidR="00D358DA" w:rsidRPr="00EC76D5" w:rsidRDefault="00D358DA" w:rsidP="00D358DA">
      <w:pPr>
        <w:pStyle w:val="Code"/>
      </w:pPr>
      <w:r w:rsidRPr="00EC76D5">
        <w:t xml:space="preserve">      case LogicalAnd:</w:t>
      </w:r>
    </w:p>
    <w:p w14:paraId="203A05EC" w14:textId="0E3BC4C4" w:rsidR="00D358DA" w:rsidRPr="00EC76D5" w:rsidRDefault="00D358DA" w:rsidP="00D358DA">
      <w:pPr>
        <w:pStyle w:val="Code"/>
      </w:pPr>
      <w:r w:rsidRPr="00EC76D5">
        <w:t xml:space="preserve">        if (isTrue(left</w:t>
      </w:r>
      <w:r w:rsidR="0038687E">
        <w:t>Expression)</w:t>
      </w:r>
      <w:r w:rsidRPr="00EC76D5">
        <w:t>) {</w:t>
      </w:r>
    </w:p>
    <w:p w14:paraId="6D01DF83" w14:textId="371C0671" w:rsidR="00D358DA" w:rsidRPr="00EC76D5" w:rsidRDefault="00D358DA" w:rsidP="00D358DA">
      <w:pPr>
        <w:pStyle w:val="Code"/>
      </w:pPr>
      <w:r w:rsidRPr="00EC76D5">
        <w:t xml:space="preserve">          return right</w:t>
      </w:r>
      <w:r w:rsidR="0038687E">
        <w:t>Expression;</w:t>
      </w:r>
    </w:p>
    <w:p w14:paraId="7BE887F1" w14:textId="77777777" w:rsidR="00D358DA" w:rsidRPr="00EC76D5" w:rsidRDefault="00D358DA" w:rsidP="00D358DA">
      <w:pPr>
        <w:pStyle w:val="Code"/>
      </w:pPr>
      <w:r w:rsidRPr="00EC76D5">
        <w:t xml:space="preserve">        }</w:t>
      </w:r>
    </w:p>
    <w:p w14:paraId="22B4235C" w14:textId="43517523" w:rsidR="00D358DA" w:rsidRPr="00EC76D5" w:rsidRDefault="00D358DA" w:rsidP="00D358DA">
      <w:pPr>
        <w:pStyle w:val="Code"/>
      </w:pPr>
      <w:r w:rsidRPr="00EC76D5">
        <w:t xml:space="preserve">        else if (isTrue(right</w:t>
      </w:r>
      <w:r w:rsidR="0038687E">
        <w:t>Expression)</w:t>
      </w:r>
      <w:r w:rsidRPr="00EC76D5">
        <w:t>) {</w:t>
      </w:r>
    </w:p>
    <w:p w14:paraId="73BD4F2B" w14:textId="4D7BD8E4" w:rsidR="00D358DA" w:rsidRPr="00EC76D5" w:rsidRDefault="00D358DA" w:rsidP="00D358DA">
      <w:pPr>
        <w:pStyle w:val="Code"/>
      </w:pPr>
      <w:r w:rsidRPr="00EC76D5">
        <w:t xml:space="preserve">          return left</w:t>
      </w:r>
      <w:r w:rsidR="0038687E">
        <w:t>Expression;</w:t>
      </w:r>
    </w:p>
    <w:p w14:paraId="40932127" w14:textId="77777777" w:rsidR="00D358DA" w:rsidRPr="00EC76D5" w:rsidRDefault="00D358DA" w:rsidP="00D358DA">
      <w:pPr>
        <w:pStyle w:val="Code"/>
      </w:pPr>
      <w:r w:rsidRPr="00EC76D5">
        <w:t xml:space="preserve">        }</w:t>
      </w:r>
    </w:p>
    <w:p w14:paraId="676BAACF" w14:textId="6B389BA2" w:rsidR="00D358DA" w:rsidRPr="00EC76D5" w:rsidRDefault="00D358DA" w:rsidP="00D358DA">
      <w:pPr>
        <w:pStyle w:val="Code"/>
      </w:pPr>
      <w:r w:rsidRPr="00EC76D5">
        <w:t xml:space="preserve">        else if ((!left</w:t>
      </w:r>
      <w:r w:rsidR="0038687E">
        <w:t>Expression.</w:t>
      </w:r>
      <w:r w:rsidRPr="00EC76D5">
        <w:t>hasSideEffect() &amp;&amp; isFalse(right</w:t>
      </w:r>
      <w:r w:rsidR="0038687E">
        <w:t>Expression)</w:t>
      </w:r>
      <w:r w:rsidRPr="00EC76D5">
        <w:t>) ||</w:t>
      </w:r>
    </w:p>
    <w:p w14:paraId="2884B8A4" w14:textId="1C4148A6" w:rsidR="00D358DA" w:rsidRPr="00EC76D5" w:rsidRDefault="00D358DA" w:rsidP="00D358DA">
      <w:pPr>
        <w:pStyle w:val="Code"/>
      </w:pPr>
      <w:r w:rsidRPr="00EC76D5">
        <w:t xml:space="preserve">                 (isFalse(left</w:t>
      </w:r>
      <w:r w:rsidR="0038687E">
        <w:t>Expression)</w:t>
      </w:r>
      <w:r w:rsidRPr="00EC76D5">
        <w:t xml:space="preserve"> &amp;&amp; !right</w:t>
      </w:r>
      <w:r w:rsidR="0038687E">
        <w:t>Expression.</w:t>
      </w:r>
      <w:r w:rsidRPr="00EC76D5">
        <w:t>hasSideEffect())) {</w:t>
      </w:r>
    </w:p>
    <w:p w14:paraId="06AC4592" w14:textId="77777777" w:rsidR="00D358DA" w:rsidRPr="00EC76D5" w:rsidRDefault="00D358DA" w:rsidP="00D358DA">
      <w:pPr>
        <w:pStyle w:val="Code"/>
      </w:pPr>
      <w:r w:rsidRPr="00EC76D5">
        <w:t xml:space="preserve">          return (new SyntaxTree(MiddleOperator.Value, FalseSymbol));</w:t>
      </w:r>
    </w:p>
    <w:p w14:paraId="19F5AB49" w14:textId="77777777" w:rsidR="00D358DA" w:rsidRPr="00EC76D5" w:rsidRDefault="00D358DA" w:rsidP="00D358DA">
      <w:pPr>
        <w:pStyle w:val="Code"/>
      </w:pPr>
      <w:r w:rsidRPr="00EC76D5">
        <w:t xml:space="preserve">        }</w:t>
      </w:r>
    </w:p>
    <w:p w14:paraId="00B8E0AC" w14:textId="287C51C2" w:rsidR="00D358DA" w:rsidRPr="00EC76D5" w:rsidRDefault="00D358DA" w:rsidP="00D358DA">
      <w:pPr>
        <w:pStyle w:val="Code"/>
      </w:pPr>
      <w:r w:rsidRPr="00EC76D5">
        <w:lastRenderedPageBreak/>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4F8FCF18" w14:textId="63DD8E67" w:rsidR="00D358DA" w:rsidRPr="00EC76D5" w:rsidRDefault="00D358DA" w:rsidP="00D358DA">
      <w:pPr>
        <w:pStyle w:val="Code"/>
      </w:pPr>
      <w:r w:rsidRPr="00EC76D5">
        <w:t xml:space="preserve">          return left</w:t>
      </w:r>
      <w:r w:rsidR="0038687E">
        <w:t>Expression;</w:t>
      </w:r>
    </w:p>
    <w:p w14:paraId="5B08B6CB" w14:textId="77777777" w:rsidR="00D358DA" w:rsidRPr="00EC76D5" w:rsidRDefault="00D358DA" w:rsidP="00D358DA">
      <w:pPr>
        <w:pStyle w:val="Code"/>
      </w:pPr>
      <w:r w:rsidRPr="00EC76D5">
        <w:t xml:space="preserve">        }</w:t>
      </w:r>
    </w:p>
    <w:p w14:paraId="78595E56" w14:textId="77777777" w:rsidR="00D358DA" w:rsidRPr="00EC76D5" w:rsidRDefault="00D358DA" w:rsidP="00D358DA">
      <w:pPr>
        <w:pStyle w:val="Code"/>
      </w:pPr>
      <w:r w:rsidRPr="00EC76D5">
        <w:t xml:space="preserve">        break;</w:t>
      </w:r>
    </w:p>
    <w:p w14:paraId="17850C38" w14:textId="77777777" w:rsidR="00D358DA" w:rsidRPr="00EC76D5" w:rsidRDefault="00D358DA" w:rsidP="00D358DA">
      <w:pPr>
        <w:pStyle w:val="Code"/>
      </w:pPr>
      <w:r w:rsidRPr="00EC76D5">
        <w:t>// false || e =&gt; e</w:t>
      </w:r>
    </w:p>
    <w:p w14:paraId="6632874D" w14:textId="77777777" w:rsidR="00D358DA" w:rsidRPr="00EC76D5" w:rsidRDefault="00D358DA" w:rsidP="00D358DA">
      <w:pPr>
        <w:pStyle w:val="Code"/>
      </w:pPr>
      <w:r w:rsidRPr="00EC76D5">
        <w:t>// e || false =&gt; e</w:t>
      </w:r>
    </w:p>
    <w:p w14:paraId="3B7D6F56" w14:textId="77777777" w:rsidR="00D358DA" w:rsidRPr="00EC76D5" w:rsidRDefault="00D358DA" w:rsidP="00D358DA">
      <w:pPr>
        <w:pStyle w:val="Code"/>
      </w:pPr>
      <w:r w:rsidRPr="00EC76D5">
        <w:t>// e || true =&gt; true</w:t>
      </w:r>
    </w:p>
    <w:p w14:paraId="56251254" w14:textId="77777777" w:rsidR="00D358DA" w:rsidRPr="00EC76D5" w:rsidRDefault="00D358DA" w:rsidP="00D358DA">
      <w:pPr>
        <w:pStyle w:val="Code"/>
      </w:pPr>
      <w:r w:rsidRPr="00EC76D5">
        <w:t>// true || e =&gt; true</w:t>
      </w:r>
    </w:p>
    <w:p w14:paraId="673D036B" w14:textId="77777777" w:rsidR="00D358DA" w:rsidRPr="00EC76D5" w:rsidRDefault="00D358DA" w:rsidP="00D358DA">
      <w:pPr>
        <w:pStyle w:val="Code"/>
      </w:pPr>
      <w:r w:rsidRPr="00EC76D5">
        <w:t>// e || e =&gt; e</w:t>
      </w:r>
    </w:p>
    <w:p w14:paraId="2AB91715" w14:textId="77777777" w:rsidR="00D358DA" w:rsidRPr="00EC76D5" w:rsidRDefault="00D358DA" w:rsidP="00D358DA">
      <w:pPr>
        <w:pStyle w:val="Code"/>
      </w:pPr>
      <w:r w:rsidRPr="00EC76D5">
        <w:t xml:space="preserve">      case LogicalOr:</w:t>
      </w:r>
    </w:p>
    <w:p w14:paraId="19B75A19" w14:textId="2DB1048E" w:rsidR="00D358DA" w:rsidRPr="00EC76D5" w:rsidRDefault="00D358DA" w:rsidP="00D358DA">
      <w:pPr>
        <w:pStyle w:val="Code"/>
      </w:pPr>
      <w:r w:rsidRPr="00EC76D5">
        <w:t xml:space="preserve">        if (isFalse(left</w:t>
      </w:r>
      <w:r w:rsidR="0038687E">
        <w:t>Expression)</w:t>
      </w:r>
      <w:r w:rsidRPr="00EC76D5">
        <w:t>) {</w:t>
      </w:r>
    </w:p>
    <w:p w14:paraId="2A081FEA" w14:textId="152B8B12" w:rsidR="00D358DA" w:rsidRPr="00EC76D5" w:rsidRDefault="00D358DA" w:rsidP="00D358DA">
      <w:pPr>
        <w:pStyle w:val="Code"/>
      </w:pPr>
      <w:r w:rsidRPr="00EC76D5">
        <w:t xml:space="preserve">          return right</w:t>
      </w:r>
      <w:r w:rsidR="0038687E">
        <w:t>Expression;</w:t>
      </w:r>
    </w:p>
    <w:p w14:paraId="14BD1BA4" w14:textId="77777777" w:rsidR="00D358DA" w:rsidRPr="00EC76D5" w:rsidRDefault="00D358DA" w:rsidP="00D358DA">
      <w:pPr>
        <w:pStyle w:val="Code"/>
      </w:pPr>
      <w:r w:rsidRPr="00EC76D5">
        <w:t xml:space="preserve">        }</w:t>
      </w:r>
    </w:p>
    <w:p w14:paraId="35DA2EEE" w14:textId="10B8A689" w:rsidR="00D358DA" w:rsidRPr="00EC76D5" w:rsidRDefault="00D358DA" w:rsidP="00D358DA">
      <w:pPr>
        <w:pStyle w:val="Code"/>
      </w:pPr>
      <w:r w:rsidRPr="00EC76D5">
        <w:t xml:space="preserve">        else if (isFalse(right</w:t>
      </w:r>
      <w:r w:rsidR="0038687E">
        <w:t>Expression)</w:t>
      </w:r>
      <w:r w:rsidRPr="00EC76D5">
        <w:t>) {</w:t>
      </w:r>
    </w:p>
    <w:p w14:paraId="0E473DD3" w14:textId="36AC0D2E" w:rsidR="00D358DA" w:rsidRPr="00EC76D5" w:rsidRDefault="00D358DA" w:rsidP="00D358DA">
      <w:pPr>
        <w:pStyle w:val="Code"/>
      </w:pPr>
      <w:r w:rsidRPr="00EC76D5">
        <w:t xml:space="preserve">          return left</w:t>
      </w:r>
      <w:r w:rsidR="0038687E">
        <w:t>Expression;</w:t>
      </w:r>
    </w:p>
    <w:p w14:paraId="5E1B8791" w14:textId="77777777" w:rsidR="00D358DA" w:rsidRPr="00EC76D5" w:rsidRDefault="00D358DA" w:rsidP="00D358DA">
      <w:pPr>
        <w:pStyle w:val="Code"/>
      </w:pPr>
      <w:r w:rsidRPr="00EC76D5">
        <w:t xml:space="preserve">        }</w:t>
      </w:r>
    </w:p>
    <w:p w14:paraId="612C9D31" w14:textId="332AFF48" w:rsidR="00D358DA" w:rsidRPr="00EC76D5" w:rsidRDefault="00D358DA" w:rsidP="00D358DA">
      <w:pPr>
        <w:pStyle w:val="Code"/>
      </w:pPr>
      <w:r w:rsidRPr="00EC76D5">
        <w:t xml:space="preserve">        else if ((!left</w:t>
      </w:r>
      <w:r w:rsidR="0038687E">
        <w:t>Expression.</w:t>
      </w:r>
      <w:r w:rsidRPr="00EC76D5">
        <w:t>hasSideEffect() &amp;&amp; isFalse(right</w:t>
      </w:r>
      <w:r w:rsidR="0038687E">
        <w:t>Expression)</w:t>
      </w:r>
      <w:r w:rsidRPr="00EC76D5">
        <w:t>) ||</w:t>
      </w:r>
    </w:p>
    <w:p w14:paraId="079740A3" w14:textId="21A72ECF" w:rsidR="00D358DA" w:rsidRPr="00EC76D5" w:rsidRDefault="00D358DA" w:rsidP="00D358DA">
      <w:pPr>
        <w:pStyle w:val="Code"/>
      </w:pPr>
      <w:r w:rsidRPr="00EC76D5">
        <w:t xml:space="preserve">                 (isFalse(left</w:t>
      </w:r>
      <w:r w:rsidR="0038687E">
        <w:t>Expression)</w:t>
      </w:r>
      <w:r w:rsidRPr="00EC76D5">
        <w:t xml:space="preserve"> &amp;&amp; !right</w:t>
      </w:r>
      <w:r w:rsidR="0038687E">
        <w:t>Expression.</w:t>
      </w:r>
      <w:r w:rsidRPr="00EC76D5">
        <w:t>hasSideEffect())) {</w:t>
      </w:r>
    </w:p>
    <w:p w14:paraId="50976CE7" w14:textId="77777777" w:rsidR="00D358DA" w:rsidRPr="00EC76D5" w:rsidRDefault="00D358DA" w:rsidP="00D358DA">
      <w:pPr>
        <w:pStyle w:val="Code"/>
      </w:pPr>
      <w:r w:rsidRPr="00EC76D5">
        <w:t xml:space="preserve">          return (new SyntaxTree(MiddleOperator.Value, TrueSymbol));</w:t>
      </w:r>
    </w:p>
    <w:p w14:paraId="5C39C2E4" w14:textId="77777777" w:rsidR="00D358DA" w:rsidRPr="00EC76D5" w:rsidRDefault="00D358DA" w:rsidP="00D358DA">
      <w:pPr>
        <w:pStyle w:val="Code"/>
      </w:pPr>
      <w:r w:rsidRPr="00EC76D5">
        <w:t xml:space="preserve">        }</w:t>
      </w:r>
    </w:p>
    <w:p w14:paraId="2EF69107" w14:textId="26ED0258"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4426781C" w14:textId="05288E49" w:rsidR="00D358DA" w:rsidRPr="00EC76D5" w:rsidRDefault="00D358DA" w:rsidP="00D358DA">
      <w:pPr>
        <w:pStyle w:val="Code"/>
      </w:pPr>
      <w:r w:rsidRPr="00EC76D5">
        <w:t xml:space="preserve">          return left</w:t>
      </w:r>
      <w:r w:rsidR="0038687E">
        <w:t>Expression;</w:t>
      </w:r>
    </w:p>
    <w:p w14:paraId="12DA975A" w14:textId="77777777" w:rsidR="00D358DA" w:rsidRPr="00EC76D5" w:rsidRDefault="00D358DA" w:rsidP="00D358DA">
      <w:pPr>
        <w:pStyle w:val="Code"/>
      </w:pPr>
      <w:r w:rsidRPr="00EC76D5">
        <w:t xml:space="preserve">        }</w:t>
      </w:r>
    </w:p>
    <w:p w14:paraId="66ED0E9E" w14:textId="77777777" w:rsidR="00D358DA" w:rsidRPr="00EC76D5" w:rsidRDefault="00D358DA" w:rsidP="00D358DA">
      <w:pPr>
        <w:pStyle w:val="Code"/>
      </w:pPr>
      <w:r w:rsidRPr="00EC76D5">
        <w:t xml:space="preserve">        break;</w:t>
      </w:r>
    </w:p>
    <w:p w14:paraId="2F56A2B5" w14:textId="77777777" w:rsidR="00D358DA" w:rsidRPr="00EC76D5" w:rsidRDefault="00D358DA" w:rsidP="00D358DA">
      <w:pPr>
        <w:pStyle w:val="Code"/>
      </w:pPr>
      <w:r w:rsidRPr="00EC76D5">
        <w:t>// e == e =&gt; true</w:t>
      </w:r>
    </w:p>
    <w:p w14:paraId="29ACD565" w14:textId="77777777" w:rsidR="00D358DA" w:rsidRPr="00EC76D5" w:rsidRDefault="00D358DA" w:rsidP="00D358DA">
      <w:pPr>
        <w:pStyle w:val="Code"/>
      </w:pPr>
      <w:r w:rsidRPr="00EC76D5">
        <w:t>// e != e =&gt; false</w:t>
      </w:r>
    </w:p>
    <w:p w14:paraId="66833CC9" w14:textId="77777777" w:rsidR="00D358DA" w:rsidRPr="00EC76D5" w:rsidRDefault="00D358DA" w:rsidP="00D358DA">
      <w:pPr>
        <w:pStyle w:val="Code"/>
      </w:pPr>
      <w:r w:rsidRPr="00EC76D5">
        <w:t xml:space="preserve">      case Equal:</w:t>
      </w:r>
    </w:p>
    <w:p w14:paraId="53BFD498" w14:textId="558E1BA7"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014BA270" w14:textId="77777777" w:rsidR="00D358DA" w:rsidRPr="00EC76D5" w:rsidRDefault="00D358DA" w:rsidP="00D358DA">
      <w:pPr>
        <w:pStyle w:val="Code"/>
      </w:pPr>
      <w:r w:rsidRPr="00EC76D5">
        <w:t xml:space="preserve">          return (new SyntaxTree(MiddleOperator.Value, TrueSymbol));</w:t>
      </w:r>
    </w:p>
    <w:p w14:paraId="4DA366A6" w14:textId="77777777" w:rsidR="00D358DA" w:rsidRPr="00EC76D5" w:rsidRDefault="00D358DA" w:rsidP="00D358DA">
      <w:pPr>
        <w:pStyle w:val="Code"/>
      </w:pPr>
      <w:r w:rsidRPr="00EC76D5">
        <w:t xml:space="preserve">        }</w:t>
      </w:r>
    </w:p>
    <w:p w14:paraId="10A5BE7B" w14:textId="77777777" w:rsidR="00D358DA" w:rsidRPr="00EC76D5" w:rsidRDefault="00D358DA" w:rsidP="00D358DA">
      <w:pPr>
        <w:pStyle w:val="Code"/>
      </w:pPr>
      <w:r w:rsidRPr="00EC76D5">
        <w:t xml:space="preserve">        break;</w:t>
      </w:r>
    </w:p>
    <w:p w14:paraId="41894143" w14:textId="77777777" w:rsidR="00D358DA" w:rsidRPr="00EC76D5" w:rsidRDefault="00D358DA" w:rsidP="00D358DA">
      <w:pPr>
        <w:pStyle w:val="Code"/>
      </w:pPr>
    </w:p>
    <w:p w14:paraId="4999733E" w14:textId="77777777" w:rsidR="00D358DA" w:rsidRPr="00EC76D5" w:rsidRDefault="00D358DA" w:rsidP="00D358DA">
      <w:pPr>
        <w:pStyle w:val="Code"/>
      </w:pPr>
      <w:r w:rsidRPr="00EC76D5">
        <w:t xml:space="preserve">      case NotEqual:</w:t>
      </w:r>
    </w:p>
    <w:p w14:paraId="1EE6EB71" w14:textId="52BBDEDD"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1BE30055" w14:textId="77777777" w:rsidR="00D358DA" w:rsidRPr="00EC76D5" w:rsidRDefault="00D358DA" w:rsidP="00D358DA">
      <w:pPr>
        <w:pStyle w:val="Code"/>
      </w:pPr>
      <w:r w:rsidRPr="00EC76D5">
        <w:t xml:space="preserve">          return (new SyntaxTree(MiddleOperator.Value, FalseSymbol));</w:t>
      </w:r>
    </w:p>
    <w:p w14:paraId="6E906BC8" w14:textId="77777777" w:rsidR="00D358DA" w:rsidRPr="00EC76D5" w:rsidRDefault="00D358DA" w:rsidP="00D358DA">
      <w:pPr>
        <w:pStyle w:val="Code"/>
      </w:pPr>
      <w:r w:rsidRPr="00EC76D5">
        <w:t xml:space="preserve">        }</w:t>
      </w:r>
    </w:p>
    <w:p w14:paraId="3583CC9F" w14:textId="77777777" w:rsidR="00D358DA" w:rsidRPr="00EC76D5" w:rsidRDefault="00D358DA" w:rsidP="00D358DA">
      <w:pPr>
        <w:pStyle w:val="Code"/>
      </w:pPr>
      <w:r w:rsidRPr="00EC76D5">
        <w:t xml:space="preserve">        break;</w:t>
      </w:r>
    </w:p>
    <w:p w14:paraId="1C4DB812" w14:textId="77777777" w:rsidR="00D358DA" w:rsidRPr="00EC76D5" w:rsidRDefault="00D358DA" w:rsidP="00D358DA">
      <w:pPr>
        <w:pStyle w:val="Code"/>
      </w:pPr>
      <w:r w:rsidRPr="00EC76D5">
        <w:t>// e &lt;= e =&gt; false</w:t>
      </w:r>
    </w:p>
    <w:p w14:paraId="6C9B48E1" w14:textId="77777777" w:rsidR="00D358DA" w:rsidRPr="00EC76D5" w:rsidRDefault="00D358DA" w:rsidP="00D358DA">
      <w:pPr>
        <w:pStyle w:val="Code"/>
      </w:pPr>
      <w:r w:rsidRPr="00EC76D5">
        <w:t>// e &lt;= e =&gt; true</w:t>
      </w:r>
    </w:p>
    <w:p w14:paraId="1C47BE60" w14:textId="77777777" w:rsidR="00D358DA" w:rsidRPr="00EC76D5" w:rsidRDefault="00D358DA" w:rsidP="00D358DA">
      <w:pPr>
        <w:pStyle w:val="Code"/>
      </w:pPr>
      <w:r w:rsidRPr="00EC76D5">
        <w:t>// e &gt; e =&gt; false</w:t>
      </w:r>
    </w:p>
    <w:p w14:paraId="075F2C3D" w14:textId="77777777" w:rsidR="00D358DA" w:rsidRPr="00EC76D5" w:rsidRDefault="00D358DA" w:rsidP="00D358DA">
      <w:pPr>
        <w:pStyle w:val="Code"/>
      </w:pPr>
      <w:r w:rsidRPr="00EC76D5">
        <w:t>// e &gt;= e =&gt; true</w:t>
      </w:r>
    </w:p>
    <w:p w14:paraId="6930DEF3" w14:textId="77777777" w:rsidR="00D358DA" w:rsidRPr="00EC76D5" w:rsidRDefault="00D358DA" w:rsidP="00D358DA">
      <w:pPr>
        <w:pStyle w:val="Code"/>
      </w:pPr>
      <w:r w:rsidRPr="00EC76D5">
        <w:t xml:space="preserve">      case LessThan:</w:t>
      </w:r>
    </w:p>
    <w:p w14:paraId="12E5F25D" w14:textId="18B9BAC4"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1A8F8459" w14:textId="77777777" w:rsidR="00D358DA" w:rsidRPr="00EC76D5" w:rsidRDefault="00D358DA" w:rsidP="00D358DA">
      <w:pPr>
        <w:pStyle w:val="Code"/>
      </w:pPr>
      <w:r w:rsidRPr="00EC76D5">
        <w:t xml:space="preserve">          return (new SyntaxTree(MiddleOperator.Value, FalseSymbol));</w:t>
      </w:r>
    </w:p>
    <w:p w14:paraId="0ED50468" w14:textId="77777777" w:rsidR="00D358DA" w:rsidRPr="00EC76D5" w:rsidRDefault="00D358DA" w:rsidP="00D358DA">
      <w:pPr>
        <w:pStyle w:val="Code"/>
      </w:pPr>
      <w:r w:rsidRPr="00EC76D5">
        <w:t xml:space="preserve">        }</w:t>
      </w:r>
    </w:p>
    <w:p w14:paraId="1D16B47E" w14:textId="77777777" w:rsidR="00D358DA" w:rsidRPr="00EC76D5" w:rsidRDefault="00D358DA" w:rsidP="00D358DA">
      <w:pPr>
        <w:pStyle w:val="Code"/>
      </w:pPr>
      <w:r w:rsidRPr="00EC76D5">
        <w:t xml:space="preserve">        break;</w:t>
      </w:r>
    </w:p>
    <w:p w14:paraId="0B170DC8" w14:textId="77777777" w:rsidR="00D358DA" w:rsidRPr="00EC76D5" w:rsidRDefault="00D358DA" w:rsidP="00D358DA">
      <w:pPr>
        <w:pStyle w:val="Code"/>
      </w:pPr>
    </w:p>
    <w:p w14:paraId="0E787A7D" w14:textId="77777777" w:rsidR="00D358DA" w:rsidRPr="00EC76D5" w:rsidRDefault="00D358DA" w:rsidP="00D358DA">
      <w:pPr>
        <w:pStyle w:val="Code"/>
      </w:pPr>
      <w:r w:rsidRPr="00EC76D5">
        <w:t xml:space="preserve">      case LessThanEqual:</w:t>
      </w:r>
    </w:p>
    <w:p w14:paraId="3EFFD62A" w14:textId="05AAFF9D"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77C7F168" w14:textId="77777777" w:rsidR="00D358DA" w:rsidRPr="00EC76D5" w:rsidRDefault="00D358DA" w:rsidP="00D358DA">
      <w:pPr>
        <w:pStyle w:val="Code"/>
      </w:pPr>
      <w:r w:rsidRPr="00EC76D5">
        <w:lastRenderedPageBreak/>
        <w:t xml:space="preserve">          return (new SyntaxTree(MiddleOperator.Value, TrueSymbol));</w:t>
      </w:r>
    </w:p>
    <w:p w14:paraId="4C850F0D" w14:textId="77777777" w:rsidR="00D358DA" w:rsidRPr="00EC76D5" w:rsidRDefault="00D358DA" w:rsidP="00D358DA">
      <w:pPr>
        <w:pStyle w:val="Code"/>
      </w:pPr>
      <w:r w:rsidRPr="00EC76D5">
        <w:t xml:space="preserve">        }</w:t>
      </w:r>
    </w:p>
    <w:p w14:paraId="279F51B2" w14:textId="77777777" w:rsidR="00D358DA" w:rsidRPr="00EC76D5" w:rsidRDefault="00D358DA" w:rsidP="00D358DA">
      <w:pPr>
        <w:pStyle w:val="Code"/>
      </w:pPr>
      <w:r w:rsidRPr="00EC76D5">
        <w:t xml:space="preserve">        break;</w:t>
      </w:r>
    </w:p>
    <w:p w14:paraId="260DE9B0" w14:textId="77777777" w:rsidR="00D358DA" w:rsidRPr="00EC76D5" w:rsidRDefault="00D358DA" w:rsidP="00D358DA">
      <w:pPr>
        <w:pStyle w:val="Code"/>
      </w:pPr>
    </w:p>
    <w:p w14:paraId="7ECADE79" w14:textId="77777777" w:rsidR="00D358DA" w:rsidRPr="00EC76D5" w:rsidRDefault="00D358DA" w:rsidP="00D358DA">
      <w:pPr>
        <w:pStyle w:val="Code"/>
      </w:pPr>
      <w:r w:rsidRPr="00EC76D5">
        <w:t xml:space="preserve">      case GreaterThan:</w:t>
      </w:r>
    </w:p>
    <w:p w14:paraId="47C5CA7B" w14:textId="47F81874"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09F5BAB6" w14:textId="77777777" w:rsidR="00D358DA" w:rsidRPr="00EC76D5" w:rsidRDefault="00D358DA" w:rsidP="00D358DA">
      <w:pPr>
        <w:pStyle w:val="Code"/>
      </w:pPr>
      <w:r w:rsidRPr="00EC76D5">
        <w:t xml:space="preserve">          return (new SyntaxTree(MiddleOperator.Value, FalseSymbol));</w:t>
      </w:r>
    </w:p>
    <w:p w14:paraId="33088C6B" w14:textId="77777777" w:rsidR="00D358DA" w:rsidRPr="00EC76D5" w:rsidRDefault="00D358DA" w:rsidP="00D358DA">
      <w:pPr>
        <w:pStyle w:val="Code"/>
      </w:pPr>
      <w:r w:rsidRPr="00EC76D5">
        <w:t xml:space="preserve">        }</w:t>
      </w:r>
    </w:p>
    <w:p w14:paraId="69FFB677" w14:textId="77777777" w:rsidR="00D358DA" w:rsidRPr="00EC76D5" w:rsidRDefault="00D358DA" w:rsidP="00D358DA">
      <w:pPr>
        <w:pStyle w:val="Code"/>
      </w:pPr>
      <w:r w:rsidRPr="00EC76D5">
        <w:t xml:space="preserve">        break;</w:t>
      </w:r>
    </w:p>
    <w:p w14:paraId="1207EC05" w14:textId="77777777" w:rsidR="00D358DA" w:rsidRPr="00EC76D5" w:rsidRDefault="00D358DA" w:rsidP="00D358DA">
      <w:pPr>
        <w:pStyle w:val="Code"/>
      </w:pPr>
    </w:p>
    <w:p w14:paraId="54F627CC" w14:textId="77777777" w:rsidR="00D358DA" w:rsidRPr="00EC76D5" w:rsidRDefault="00D358DA" w:rsidP="00D358DA">
      <w:pPr>
        <w:pStyle w:val="Code"/>
      </w:pPr>
      <w:r w:rsidRPr="00EC76D5">
        <w:t xml:space="preserve">      case GreaterThanEqual:</w:t>
      </w:r>
    </w:p>
    <w:p w14:paraId="0261AEDB" w14:textId="07C89AF6"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787DB0B1" w14:textId="77777777" w:rsidR="00D358DA" w:rsidRPr="00EC76D5" w:rsidRDefault="00D358DA" w:rsidP="00D358DA">
      <w:pPr>
        <w:pStyle w:val="Code"/>
      </w:pPr>
      <w:r w:rsidRPr="00EC76D5">
        <w:t xml:space="preserve">          return (new SyntaxTree(MiddleOperator.Value, TrueSymbol));</w:t>
      </w:r>
    </w:p>
    <w:p w14:paraId="08F06BCB" w14:textId="77777777" w:rsidR="00D358DA" w:rsidRPr="00EC76D5" w:rsidRDefault="00D358DA" w:rsidP="00D358DA">
      <w:pPr>
        <w:pStyle w:val="Code"/>
      </w:pPr>
      <w:r w:rsidRPr="00EC76D5">
        <w:t xml:space="preserve">        }</w:t>
      </w:r>
    </w:p>
    <w:p w14:paraId="0A640E1C" w14:textId="77777777" w:rsidR="00D358DA" w:rsidRPr="00EC76D5" w:rsidRDefault="00D358DA" w:rsidP="00D358DA">
      <w:pPr>
        <w:pStyle w:val="Code"/>
      </w:pPr>
      <w:r w:rsidRPr="00EC76D5">
        <w:t xml:space="preserve">        break;</w:t>
      </w:r>
    </w:p>
    <w:p w14:paraId="3B7E06F6" w14:textId="77777777" w:rsidR="00D358DA" w:rsidRPr="00EC76D5" w:rsidRDefault="00D358DA" w:rsidP="00D358DA">
      <w:pPr>
        <w:pStyle w:val="Code"/>
      </w:pPr>
      <w:r w:rsidRPr="00EC76D5">
        <w:t xml:space="preserve">    }</w:t>
      </w:r>
    </w:p>
    <w:p w14:paraId="6CDDED72" w14:textId="77777777" w:rsidR="00D358DA" w:rsidRPr="00EC76D5" w:rsidRDefault="00D358DA" w:rsidP="00D358DA">
      <w:pPr>
        <w:pStyle w:val="Code"/>
      </w:pPr>
      <w:r w:rsidRPr="00EC76D5">
        <w:t xml:space="preserve">    </w:t>
      </w:r>
    </w:p>
    <w:p w14:paraId="18EB25B4" w14:textId="54F030A4" w:rsidR="00D358DA" w:rsidRPr="00EC76D5" w:rsidRDefault="00D358DA" w:rsidP="00D358DA">
      <w:pPr>
        <w:pStyle w:val="Code"/>
      </w:pPr>
      <w:r w:rsidRPr="00EC76D5">
        <w:t xml:space="preserve">    return </w:t>
      </w:r>
      <w:r w:rsidR="0038687E">
        <w:t>expression</w:t>
      </w:r>
      <w:r w:rsidRPr="00EC76D5">
        <w:t>;</w:t>
      </w:r>
    </w:p>
    <w:p w14:paraId="10122477" w14:textId="77777777" w:rsidR="00D358DA" w:rsidRPr="00EC76D5" w:rsidRDefault="00D358DA" w:rsidP="00D358DA">
      <w:pPr>
        <w:pStyle w:val="Code"/>
      </w:pPr>
      <w:r w:rsidRPr="00EC76D5">
        <w:t xml:space="preserve">  }</w:t>
      </w:r>
    </w:p>
    <w:p w14:paraId="31574064" w14:textId="4D148B2C" w:rsidR="00D358DA" w:rsidRPr="00EC76D5" w:rsidRDefault="00885962" w:rsidP="00885962">
      <w:r w:rsidRPr="00EC76D5">
        <w:t>A symbol</w:t>
      </w:r>
      <w:r w:rsidR="00680178" w:rsidRPr="00EC76D5">
        <w:t xml:space="preserve"> is</w:t>
      </w:r>
      <w:r w:rsidRPr="00EC76D5">
        <w:t xml:space="preserve"> zero is it </w:t>
      </w:r>
      <w:r w:rsidR="00680178" w:rsidRPr="00EC76D5">
        <w:t xml:space="preserve">has a value that </w:t>
      </w:r>
      <w:r w:rsidR="00FB554B" w:rsidRPr="00EC76D5">
        <w:t xml:space="preserve">equals the </w:t>
      </w:r>
      <w:r w:rsidR="00FB554B" w:rsidRPr="00EC76D5">
        <w:rPr>
          <w:rStyle w:val="CodeInText0"/>
        </w:rPr>
        <w:t>BigInteger</w:t>
      </w:r>
      <w:r w:rsidR="00FB554B" w:rsidRPr="00EC76D5">
        <w:t xml:space="preserve"> zero value or the </w:t>
      </w:r>
      <w:r w:rsidR="00FB554B" w:rsidRPr="00EC76D5">
        <w:rPr>
          <w:rStyle w:val="CodeInText0"/>
        </w:rPr>
        <w:t>BigDecimal</w:t>
      </w:r>
      <w:r w:rsidR="00FB554B" w:rsidRPr="00EC76D5">
        <w:t xml:space="preserve"> zero value.</w:t>
      </w:r>
      <w:r w:rsidR="00A532F0" w:rsidRPr="00EC76D5">
        <w:t xml:space="preserve"> In the same way, a symbol is one if it equals the </w:t>
      </w:r>
      <w:r w:rsidR="00A532F0" w:rsidRPr="00EC76D5">
        <w:rPr>
          <w:rStyle w:val="CodeInText0"/>
        </w:rPr>
        <w:t>BigInteger</w:t>
      </w:r>
      <w:r w:rsidR="00A532F0" w:rsidRPr="00EC76D5">
        <w:t xml:space="preserve"> one value or the </w:t>
      </w:r>
      <w:r w:rsidR="00A532F0" w:rsidRPr="00EC76D5">
        <w:rPr>
          <w:rStyle w:val="CodeInText0"/>
        </w:rPr>
        <w:t>BigDecimal</w:t>
      </w:r>
      <w:r w:rsidR="00A532F0" w:rsidRPr="00EC76D5">
        <w:t xml:space="preserve"> one value.</w:t>
      </w:r>
      <w:r w:rsidR="00206F97" w:rsidRPr="00EC76D5">
        <w:t xml:space="preserve"> A symbol is false</w:t>
      </w:r>
      <w:r w:rsidR="00CB0566" w:rsidRPr="00EC76D5">
        <w:t xml:space="preserve"> if it is</w:t>
      </w:r>
      <w:r w:rsidR="00F63440" w:rsidRPr="00EC76D5">
        <w:t xml:space="preserve"> integer or decimal</w:t>
      </w:r>
      <w:r w:rsidR="00CB0566" w:rsidRPr="00EC76D5">
        <w:t xml:space="preserve"> zero or </w:t>
      </w:r>
      <w:r w:rsidR="007B6EDC" w:rsidRPr="00EC76D5">
        <w:t xml:space="preserve">Boolean </w:t>
      </w:r>
      <w:r w:rsidR="00CB0566" w:rsidRPr="00EC76D5">
        <w:t>false.</w:t>
      </w:r>
    </w:p>
    <w:p w14:paraId="7B4DFDBD" w14:textId="59596A02" w:rsidR="00D358DA" w:rsidRPr="00EC76D5" w:rsidRDefault="00D358DA" w:rsidP="00D358DA">
      <w:pPr>
        <w:pStyle w:val="Code"/>
      </w:pPr>
      <w:r w:rsidRPr="00EC76D5">
        <w:t xml:space="preserve">  private static boolean isZero(SyntaxTree </w:t>
      </w:r>
      <w:r w:rsidR="0038687E">
        <w:t>expression</w:t>
      </w:r>
      <w:r w:rsidRPr="00EC76D5">
        <w:t>) {</w:t>
      </w:r>
    </w:p>
    <w:p w14:paraId="4FD9010A" w14:textId="439273BE" w:rsidR="00396CBD" w:rsidRPr="00EC76D5" w:rsidRDefault="00D358DA" w:rsidP="00D358DA">
      <w:pPr>
        <w:pStyle w:val="Code"/>
      </w:pPr>
      <w:r w:rsidRPr="00EC76D5">
        <w:t xml:space="preserve">    return (</w:t>
      </w:r>
      <w:r w:rsidR="0038687E">
        <w:t>expression</w:t>
      </w:r>
      <w:r w:rsidRPr="00EC76D5">
        <w:t>.getSymbol() !=</w:t>
      </w:r>
      <w:r w:rsidR="00B82535" w:rsidRPr="00EC76D5">
        <w:t xml:space="preserve"> </w:t>
      </w:r>
      <w:r w:rsidRPr="00EC76D5">
        <w:t>null) &amp;&amp;</w:t>
      </w:r>
      <w:r w:rsidR="00396CBD" w:rsidRPr="00EC76D5">
        <w:t xml:space="preserve"> </w:t>
      </w:r>
      <w:r w:rsidR="0038687E">
        <w:t>expression</w:t>
      </w:r>
      <w:r w:rsidRPr="00EC76D5">
        <w:t>.getSymbol().</w:t>
      </w:r>
      <w:r w:rsidR="00396CBD" w:rsidRPr="00EC76D5">
        <w:t>has</w:t>
      </w:r>
      <w:r w:rsidRPr="00EC76D5">
        <w:t>Value()</w:t>
      </w:r>
      <w:r w:rsidR="00396CBD" w:rsidRPr="00EC76D5">
        <w:t xml:space="preserve"> &amp;&amp;</w:t>
      </w:r>
    </w:p>
    <w:p w14:paraId="56482069" w14:textId="13C49608" w:rsidR="00D358DA" w:rsidRPr="00EC76D5" w:rsidRDefault="00222C38" w:rsidP="00D358DA">
      <w:pPr>
        <w:pStyle w:val="Code"/>
      </w:pPr>
      <w:r w:rsidRPr="00EC76D5">
        <w:t xml:space="preserve">           ((</w:t>
      </w:r>
      <w:r w:rsidR="0038687E">
        <w:t>expression</w:t>
      </w:r>
      <w:r w:rsidR="00D358DA" w:rsidRPr="00EC76D5">
        <w:t>.getSymbol().getValue().equals(BigInteger.ZERO)) ||</w:t>
      </w:r>
    </w:p>
    <w:p w14:paraId="15354535" w14:textId="125B0A28" w:rsidR="00D358DA" w:rsidRPr="00EC76D5" w:rsidRDefault="00D358DA" w:rsidP="00D358DA">
      <w:pPr>
        <w:pStyle w:val="Code"/>
      </w:pPr>
      <w:r w:rsidRPr="00EC76D5">
        <w:t xml:space="preserve">           </w:t>
      </w:r>
      <w:r w:rsidR="00222C38" w:rsidRPr="00EC76D5">
        <w:t xml:space="preserve"> </w:t>
      </w:r>
      <w:r w:rsidRPr="00EC76D5">
        <w:t>(</w:t>
      </w:r>
      <w:r w:rsidR="0038687E">
        <w:t>expression</w:t>
      </w:r>
      <w:r w:rsidRPr="00EC76D5">
        <w:t>.getSymbol().getVa</w:t>
      </w:r>
      <w:r w:rsidR="00222C38" w:rsidRPr="00EC76D5">
        <w:t>lue().equals(BigDecimal.ZERO))</w:t>
      </w:r>
      <w:r w:rsidR="00B15DD6" w:rsidRPr="00EC76D5">
        <w:t>)</w:t>
      </w:r>
      <w:r w:rsidR="00222C38" w:rsidRPr="00EC76D5">
        <w:t>;</w:t>
      </w:r>
    </w:p>
    <w:p w14:paraId="37ACC04C" w14:textId="77777777" w:rsidR="00D358DA" w:rsidRPr="00EC76D5" w:rsidRDefault="00D358DA" w:rsidP="00D358DA">
      <w:pPr>
        <w:pStyle w:val="Code"/>
      </w:pPr>
      <w:r w:rsidRPr="00EC76D5">
        <w:t xml:space="preserve">  }</w:t>
      </w:r>
    </w:p>
    <w:p w14:paraId="7959E65E" w14:textId="77777777" w:rsidR="00D358DA" w:rsidRPr="00EC76D5" w:rsidRDefault="00D358DA" w:rsidP="00D358DA">
      <w:pPr>
        <w:pStyle w:val="Code"/>
      </w:pPr>
      <w:r w:rsidRPr="00EC76D5">
        <w:t xml:space="preserve">  </w:t>
      </w:r>
    </w:p>
    <w:p w14:paraId="08E79E49" w14:textId="4BB0B2F4" w:rsidR="00D358DA" w:rsidRPr="00EC76D5" w:rsidRDefault="00D358DA" w:rsidP="00D358DA">
      <w:pPr>
        <w:pStyle w:val="Code"/>
      </w:pPr>
      <w:r w:rsidRPr="00EC76D5">
        <w:t xml:space="preserve">  private static boolean isOne(SyntaxTree </w:t>
      </w:r>
      <w:r w:rsidR="0038687E">
        <w:t>expression</w:t>
      </w:r>
      <w:r w:rsidRPr="00EC76D5">
        <w:t>) {</w:t>
      </w:r>
    </w:p>
    <w:p w14:paraId="12FFC736" w14:textId="69A2BEE8" w:rsidR="000E7AA6" w:rsidRPr="00EC76D5" w:rsidRDefault="000E7AA6" w:rsidP="000E7AA6">
      <w:pPr>
        <w:pStyle w:val="Code"/>
      </w:pPr>
      <w:r w:rsidRPr="00EC76D5">
        <w:t xml:space="preserve">    return (</w:t>
      </w:r>
      <w:r w:rsidR="0038687E">
        <w:t>expression</w:t>
      </w:r>
      <w:r w:rsidRPr="00EC76D5">
        <w:t xml:space="preserve">.getSymbol() != null) &amp;&amp; </w:t>
      </w:r>
      <w:r w:rsidR="0038687E">
        <w:t>expression</w:t>
      </w:r>
      <w:r w:rsidRPr="00EC76D5">
        <w:t>.getSymbol().hasValue() &amp;&amp;</w:t>
      </w:r>
    </w:p>
    <w:p w14:paraId="798A10FF" w14:textId="6688A34D" w:rsidR="000E7AA6" w:rsidRPr="00EC76D5" w:rsidRDefault="000E7AA6" w:rsidP="000E7AA6">
      <w:pPr>
        <w:pStyle w:val="Code"/>
      </w:pPr>
      <w:r w:rsidRPr="00EC76D5">
        <w:t xml:space="preserve">           ((</w:t>
      </w:r>
      <w:r w:rsidR="0038687E">
        <w:t>expression</w:t>
      </w:r>
      <w:r w:rsidRPr="00EC76D5">
        <w:t>.getSymbol().getValue().equals(BigInteger.ONE)) ||</w:t>
      </w:r>
    </w:p>
    <w:p w14:paraId="40BAF12F" w14:textId="1416242C" w:rsidR="000E7AA6" w:rsidRPr="00EC76D5" w:rsidRDefault="000E7AA6" w:rsidP="000E7AA6">
      <w:pPr>
        <w:pStyle w:val="Code"/>
      </w:pPr>
      <w:r w:rsidRPr="00EC76D5">
        <w:t xml:space="preserve">            (</w:t>
      </w:r>
      <w:r w:rsidR="0038687E">
        <w:t>expression</w:t>
      </w:r>
      <w:r w:rsidRPr="00EC76D5">
        <w:t>.getSymbol().getValue().equals(BigDecimal.ONE))</w:t>
      </w:r>
      <w:r w:rsidR="00B15DD6" w:rsidRPr="00EC76D5">
        <w:t>)</w:t>
      </w:r>
      <w:r w:rsidRPr="00EC76D5">
        <w:t>;</w:t>
      </w:r>
    </w:p>
    <w:p w14:paraId="79F8EE55" w14:textId="77777777" w:rsidR="00D358DA" w:rsidRPr="00EC76D5" w:rsidRDefault="00D358DA" w:rsidP="00D358DA">
      <w:pPr>
        <w:pStyle w:val="Code"/>
      </w:pPr>
      <w:r w:rsidRPr="00EC76D5">
        <w:t xml:space="preserve">  }</w:t>
      </w:r>
    </w:p>
    <w:p w14:paraId="42251D1E" w14:textId="77777777" w:rsidR="00C53403" w:rsidRPr="00EC76D5" w:rsidRDefault="00C53403" w:rsidP="00C53403">
      <w:pPr>
        <w:pStyle w:val="Code"/>
      </w:pPr>
    </w:p>
    <w:p w14:paraId="32404FBC" w14:textId="4978152F" w:rsidR="00C53403" w:rsidRPr="00EC76D5" w:rsidRDefault="00C53403" w:rsidP="00C53403">
      <w:pPr>
        <w:pStyle w:val="Code"/>
      </w:pPr>
      <w:r w:rsidRPr="00EC76D5">
        <w:t xml:space="preserve">  private static boolean isFalse(SyntaxTree </w:t>
      </w:r>
      <w:r w:rsidR="0038687E">
        <w:t>expression</w:t>
      </w:r>
      <w:r w:rsidRPr="00EC76D5">
        <w:t>) {</w:t>
      </w:r>
    </w:p>
    <w:p w14:paraId="3C8A65CF" w14:textId="6597FFDC" w:rsidR="00E461B4" w:rsidRPr="00EC76D5" w:rsidRDefault="00E461B4" w:rsidP="00E461B4">
      <w:pPr>
        <w:pStyle w:val="Code"/>
      </w:pPr>
      <w:r w:rsidRPr="00EC76D5">
        <w:t xml:space="preserve">    return (</w:t>
      </w:r>
      <w:r w:rsidR="0038687E">
        <w:t>expression</w:t>
      </w:r>
      <w:r w:rsidRPr="00EC76D5">
        <w:t xml:space="preserve">.getSymbol() != null) &amp;&amp; </w:t>
      </w:r>
      <w:r w:rsidR="0038687E">
        <w:t>expression</w:t>
      </w:r>
      <w:r w:rsidRPr="00EC76D5">
        <w:t>.getSymbol().hasValue() &amp;&amp;</w:t>
      </w:r>
    </w:p>
    <w:p w14:paraId="24707BE2" w14:textId="07EA466D" w:rsidR="00E461B4" w:rsidRPr="00EC76D5" w:rsidRDefault="00E461B4" w:rsidP="00E461B4">
      <w:pPr>
        <w:pStyle w:val="Code"/>
      </w:pPr>
      <w:r w:rsidRPr="00EC76D5">
        <w:t xml:space="preserve">           ((</w:t>
      </w:r>
      <w:r w:rsidR="0038687E">
        <w:t>expression</w:t>
      </w:r>
      <w:r w:rsidRPr="00EC76D5">
        <w:t>.getSymbol().getValue().equals(BigInteger.ZERO)) ||</w:t>
      </w:r>
    </w:p>
    <w:p w14:paraId="4E68698F" w14:textId="28C4FA45" w:rsidR="00847FA9" w:rsidRPr="00EC76D5" w:rsidRDefault="00847FA9" w:rsidP="00847FA9">
      <w:pPr>
        <w:pStyle w:val="Code"/>
      </w:pPr>
      <w:r w:rsidRPr="00EC76D5">
        <w:t xml:space="preserve">            (</w:t>
      </w:r>
      <w:r w:rsidR="0038687E">
        <w:t>expression</w:t>
      </w:r>
      <w:r w:rsidRPr="00EC76D5">
        <w:t>.getSymbol().getValue().equals(BigDecimal.ZERO)) ||</w:t>
      </w:r>
    </w:p>
    <w:p w14:paraId="16A65F3B" w14:textId="54394687" w:rsidR="00847FA9" w:rsidRPr="00EC76D5" w:rsidRDefault="00847FA9" w:rsidP="00847FA9">
      <w:pPr>
        <w:pStyle w:val="Code"/>
      </w:pPr>
      <w:r w:rsidRPr="00EC76D5">
        <w:t xml:space="preserve">            (</w:t>
      </w:r>
      <w:r w:rsidR="0038687E">
        <w:t>expression</w:t>
      </w:r>
      <w:r w:rsidRPr="00EC76D5">
        <w:t>.getSymbol().getValue().equals(Boolean.FALSE))</w:t>
      </w:r>
      <w:r w:rsidR="00B15DD6" w:rsidRPr="00EC76D5">
        <w:t>)</w:t>
      </w:r>
      <w:r w:rsidRPr="00EC76D5">
        <w:t>;</w:t>
      </w:r>
    </w:p>
    <w:p w14:paraId="642DB68F" w14:textId="77777777" w:rsidR="00C53403" w:rsidRPr="00EC76D5" w:rsidRDefault="00C53403" w:rsidP="00C53403">
      <w:pPr>
        <w:pStyle w:val="Code"/>
      </w:pPr>
      <w:r w:rsidRPr="00EC76D5">
        <w:t xml:space="preserve">  }</w:t>
      </w:r>
    </w:p>
    <w:p w14:paraId="5DDC3879" w14:textId="1C2B615D" w:rsidR="00D358DA" w:rsidRPr="00EC76D5" w:rsidRDefault="00A532F0" w:rsidP="00A532F0">
      <w:r w:rsidRPr="00EC76D5">
        <w:t xml:space="preserve">The </w:t>
      </w:r>
      <w:r w:rsidRPr="00EC76D5">
        <w:rPr>
          <w:rStyle w:val="CodeInText0"/>
        </w:rPr>
        <w:t>isTrue</w:t>
      </w:r>
      <w:r w:rsidRPr="00EC76D5">
        <w:t xml:space="preserve"> method</w:t>
      </w:r>
      <w:r w:rsidR="00D37C9C" w:rsidRPr="00EC76D5">
        <w:t xml:space="preserve"> is</w:t>
      </w:r>
      <w:r w:rsidRPr="00EC76D5">
        <w:t xml:space="preserve"> a little bit more complicated.</w:t>
      </w:r>
      <w:r w:rsidR="00066DED" w:rsidRPr="00EC76D5">
        <w:t xml:space="preserve">  Since a symbol is true if it </w:t>
      </w:r>
      <w:r w:rsidR="00066DED" w:rsidRPr="00EC76D5">
        <w:rPr>
          <w:rStyle w:val="CodeInText0"/>
        </w:rPr>
        <w:t>not</w:t>
      </w:r>
      <w:r w:rsidR="006E540B" w:rsidRPr="00EC76D5">
        <w:t xml:space="preserve"> zero, </w:t>
      </w:r>
      <w:r w:rsidR="00893B08" w:rsidRPr="00EC76D5">
        <w:t xml:space="preserve">in the integer and decimal cases </w:t>
      </w:r>
      <w:r w:rsidR="006E540B" w:rsidRPr="00EC76D5">
        <w:t xml:space="preserve">we </w:t>
      </w:r>
      <w:r w:rsidR="00FE78F0" w:rsidRPr="00EC76D5">
        <w:t>must</w:t>
      </w:r>
      <w:r w:rsidR="006E540B" w:rsidRPr="00EC76D5">
        <w:t xml:space="preserve"> check the symbol’s type and </w:t>
      </w:r>
      <w:r w:rsidR="00B81993" w:rsidRPr="00EC76D5">
        <w:t>whether its value does not equal zero. In the Boolean case</w:t>
      </w:r>
      <w:r w:rsidR="002D6168" w:rsidRPr="00EC76D5">
        <w:t>,</w:t>
      </w:r>
      <w:r w:rsidR="00B81993" w:rsidRPr="00EC76D5">
        <w:t xml:space="preserve"> it is enough to compare the value with </w:t>
      </w:r>
      <w:r w:rsidR="00893B08" w:rsidRPr="00EC76D5">
        <w:t>true.</w:t>
      </w:r>
    </w:p>
    <w:p w14:paraId="4AA7C243" w14:textId="77777777" w:rsidR="004F14B4" w:rsidRPr="00EC76D5" w:rsidRDefault="004F14B4" w:rsidP="00D358DA">
      <w:pPr>
        <w:pStyle w:val="Code"/>
      </w:pPr>
    </w:p>
    <w:p w14:paraId="1180B61B" w14:textId="77777777" w:rsidR="004F14B4" w:rsidRPr="00EC76D5" w:rsidRDefault="004F14B4" w:rsidP="00D358DA">
      <w:pPr>
        <w:pStyle w:val="Code"/>
      </w:pPr>
    </w:p>
    <w:p w14:paraId="646F7510" w14:textId="04A85491" w:rsidR="00D358DA" w:rsidRPr="00EC76D5" w:rsidRDefault="00D358DA" w:rsidP="00D358DA">
      <w:pPr>
        <w:pStyle w:val="Code"/>
      </w:pPr>
      <w:r w:rsidRPr="00EC76D5">
        <w:t xml:space="preserve">  private static boolean isTrue(SyntaxTree </w:t>
      </w:r>
      <w:r w:rsidR="0038687E">
        <w:t>expression</w:t>
      </w:r>
      <w:r w:rsidRPr="00EC76D5">
        <w:t>) {</w:t>
      </w:r>
    </w:p>
    <w:p w14:paraId="22EAD15D" w14:textId="5BE8F4E3" w:rsidR="00D358DA" w:rsidRPr="00EC76D5" w:rsidRDefault="00D358DA" w:rsidP="00D358DA">
      <w:pPr>
        <w:pStyle w:val="Code"/>
      </w:pPr>
      <w:r w:rsidRPr="00EC76D5">
        <w:t xml:space="preserve">    return (</w:t>
      </w:r>
      <w:r w:rsidR="0038687E">
        <w:t>expression</w:t>
      </w:r>
      <w:r w:rsidRPr="00EC76D5">
        <w:t>.getSymbol() !=</w:t>
      </w:r>
      <w:r w:rsidR="003F0AB1" w:rsidRPr="00EC76D5">
        <w:t xml:space="preserve"> </w:t>
      </w:r>
      <w:r w:rsidRPr="00EC76D5">
        <w:t xml:space="preserve">null) &amp;&amp; </w:t>
      </w:r>
      <w:r w:rsidR="0038687E">
        <w:t>expression</w:t>
      </w:r>
      <w:r w:rsidRPr="00EC76D5">
        <w:t>.getSymbol().</w:t>
      </w:r>
      <w:r w:rsidR="003F0AB1" w:rsidRPr="00EC76D5">
        <w:t>has</w:t>
      </w:r>
      <w:r w:rsidRPr="00EC76D5">
        <w:t>Value()</w:t>
      </w:r>
      <w:r w:rsidR="003F0AB1" w:rsidRPr="00EC76D5">
        <w:t xml:space="preserve"> </w:t>
      </w:r>
      <w:r w:rsidRPr="00EC76D5">
        <w:t>&amp;&amp;</w:t>
      </w:r>
    </w:p>
    <w:p w14:paraId="68645414" w14:textId="23386F56" w:rsidR="00D358DA" w:rsidRPr="00EC76D5" w:rsidRDefault="00D358DA" w:rsidP="00D358DA">
      <w:pPr>
        <w:pStyle w:val="Code"/>
      </w:pPr>
      <w:r w:rsidRPr="00EC76D5">
        <w:lastRenderedPageBreak/>
        <w:t xml:space="preserve">           </w:t>
      </w:r>
      <w:r w:rsidR="004F14B4" w:rsidRPr="00EC76D5">
        <w:t>(</w:t>
      </w:r>
      <w:r w:rsidRPr="00EC76D5">
        <w:t>((</w:t>
      </w:r>
      <w:r w:rsidR="0038687E">
        <w:t>expression</w:t>
      </w:r>
      <w:r w:rsidRPr="00EC76D5">
        <w:t>.getSymbol().getValue() instanceof BigInteger) &amp;&amp;</w:t>
      </w:r>
    </w:p>
    <w:p w14:paraId="6BFA6352" w14:textId="64A06AFE" w:rsidR="00D358DA" w:rsidRPr="00EC76D5" w:rsidRDefault="00D358DA" w:rsidP="00D358DA">
      <w:pPr>
        <w:pStyle w:val="Code"/>
      </w:pPr>
      <w:r w:rsidRPr="00EC76D5">
        <w:t xml:space="preserve">            !</w:t>
      </w:r>
      <w:r w:rsidR="0038687E">
        <w:t>expression</w:t>
      </w:r>
      <w:r w:rsidRPr="00EC76D5">
        <w:t>.getSymbol().getValue().equals(BigInteger.ZERO)) ||</w:t>
      </w:r>
    </w:p>
    <w:p w14:paraId="7FC13BBE" w14:textId="152A7C0D" w:rsidR="00D358DA" w:rsidRPr="00EC76D5" w:rsidRDefault="00D358DA" w:rsidP="00D358DA">
      <w:pPr>
        <w:pStyle w:val="Code"/>
      </w:pPr>
      <w:r w:rsidRPr="00EC76D5">
        <w:t xml:space="preserve">           </w:t>
      </w:r>
      <w:r w:rsidR="004F14B4" w:rsidRPr="00EC76D5">
        <w:t xml:space="preserve"> </w:t>
      </w:r>
      <w:r w:rsidRPr="00EC76D5">
        <w:t>((</w:t>
      </w:r>
      <w:r w:rsidR="0038687E">
        <w:t>expression</w:t>
      </w:r>
      <w:r w:rsidRPr="00EC76D5">
        <w:t>.getSymbol().getValue() instanceof BigDecimal) &amp;&amp;</w:t>
      </w:r>
    </w:p>
    <w:p w14:paraId="331DEB13" w14:textId="1BC42245" w:rsidR="00D358DA" w:rsidRPr="00EC76D5" w:rsidRDefault="00D358DA" w:rsidP="00D358DA">
      <w:pPr>
        <w:pStyle w:val="Code"/>
      </w:pPr>
      <w:r w:rsidRPr="00EC76D5">
        <w:t xml:space="preserve">            !</w:t>
      </w:r>
      <w:r w:rsidR="0038687E">
        <w:t>expression</w:t>
      </w:r>
      <w:r w:rsidRPr="00EC76D5">
        <w:t>.getSymbol().getVa</w:t>
      </w:r>
      <w:r w:rsidR="004A77A7" w:rsidRPr="00EC76D5">
        <w:t>lue().equals(BigDecimal.ZERO)) ||</w:t>
      </w:r>
    </w:p>
    <w:p w14:paraId="030C86AE" w14:textId="5A258B5A" w:rsidR="004A77A7" w:rsidRPr="00EC76D5" w:rsidRDefault="004F14B4" w:rsidP="004A77A7">
      <w:pPr>
        <w:pStyle w:val="Code"/>
      </w:pPr>
      <w:r w:rsidRPr="00EC76D5">
        <w:t xml:space="preserve">            </w:t>
      </w:r>
      <w:r w:rsidR="0038687E">
        <w:t>expression</w:t>
      </w:r>
      <w:r w:rsidR="004A77A7" w:rsidRPr="00EC76D5">
        <w:t>.getSymbol().getValue().equals(Boolean.TRUE));</w:t>
      </w:r>
    </w:p>
    <w:p w14:paraId="1DD005E8" w14:textId="77777777" w:rsidR="00D358DA" w:rsidRPr="00EC76D5" w:rsidRDefault="00D358DA" w:rsidP="00D358DA">
      <w:pPr>
        <w:pStyle w:val="Code"/>
      </w:pPr>
      <w:r w:rsidRPr="00EC76D5">
        <w:t xml:space="preserve">  }</w:t>
      </w:r>
    </w:p>
    <w:p w14:paraId="179C43D1" w14:textId="77777777" w:rsidR="00F94CA2" w:rsidRPr="00EC76D5" w:rsidRDefault="00F94CA2" w:rsidP="00D358DA">
      <w:pPr>
        <w:pStyle w:val="Code"/>
      </w:pPr>
    </w:p>
    <w:p w14:paraId="1BB595BF" w14:textId="6FAB2EFA" w:rsidR="00D358DA" w:rsidRPr="00EC76D5" w:rsidRDefault="00D358DA" w:rsidP="00D358DA">
      <w:pPr>
        <w:pStyle w:val="Code"/>
      </w:pPr>
      <w:r w:rsidRPr="00EC76D5">
        <w:t xml:space="preserve">  private static SyntaxTree generateZeroTree(Type type) {</w:t>
      </w:r>
    </w:p>
    <w:p w14:paraId="153620BD" w14:textId="17E76441" w:rsidR="00B16238" w:rsidRPr="00EC76D5" w:rsidRDefault="00B16238" w:rsidP="00D358DA">
      <w:pPr>
        <w:pStyle w:val="Code"/>
      </w:pPr>
      <w:r w:rsidRPr="00EC76D5">
        <w:t xml:space="preserve">    Object zeroValue = </w:t>
      </w:r>
      <w:r w:rsidR="0099517D" w:rsidRPr="00EC76D5">
        <w:t>type.isIntegral() ? BigInteger.ZERO : BigDecimal.ZERO;</w:t>
      </w:r>
    </w:p>
    <w:p w14:paraId="1A28B1D8" w14:textId="38D882C2" w:rsidR="00D358DA" w:rsidRPr="00EC76D5" w:rsidRDefault="00D358DA" w:rsidP="00D358DA">
      <w:pPr>
        <w:pStyle w:val="Code"/>
      </w:pPr>
      <w:r w:rsidRPr="00EC76D5">
        <w:t xml:space="preserve">    Symbol zeroSymbol = Symbol.createValueSymbol(type, </w:t>
      </w:r>
      <w:r w:rsidR="00F40066" w:rsidRPr="00EC76D5">
        <w:t>zeroValue</w:t>
      </w:r>
      <w:r w:rsidRPr="00EC76D5">
        <w:t>);</w:t>
      </w:r>
    </w:p>
    <w:p w14:paraId="263B6504" w14:textId="3E48EB2C" w:rsidR="00D358DA" w:rsidRPr="00EC76D5" w:rsidRDefault="00D358DA" w:rsidP="00D358DA">
      <w:pPr>
        <w:pStyle w:val="Code"/>
      </w:pPr>
      <w:r w:rsidRPr="00EC76D5">
        <w:t xml:space="preserve">    return (new SyntaxTree(MiddleOperator.Value, zeroSymbol));</w:t>
      </w:r>
    </w:p>
    <w:p w14:paraId="420EBA64" w14:textId="77777777" w:rsidR="00D358DA" w:rsidRPr="00EC76D5" w:rsidRDefault="00D358DA" w:rsidP="00D358DA">
      <w:pPr>
        <w:pStyle w:val="Code"/>
      </w:pPr>
      <w:r w:rsidRPr="00EC76D5">
        <w:t xml:space="preserve">  }</w:t>
      </w:r>
    </w:p>
    <w:p w14:paraId="4A115C07" w14:textId="77777777" w:rsidR="00D358DA" w:rsidRPr="00EC76D5" w:rsidRDefault="00D358DA" w:rsidP="00D358DA">
      <w:pPr>
        <w:pStyle w:val="Code"/>
      </w:pPr>
      <w:r w:rsidRPr="00EC76D5">
        <w:t xml:space="preserve">  </w:t>
      </w:r>
    </w:p>
    <w:p w14:paraId="1704603F" w14:textId="77777777" w:rsidR="00D358DA" w:rsidRPr="00EC76D5" w:rsidRDefault="00D358DA" w:rsidP="00D358DA">
      <w:pPr>
        <w:pStyle w:val="Code"/>
      </w:pPr>
      <w:r w:rsidRPr="00EC76D5">
        <w:t xml:space="preserve">  private static SyntaxTree generateOneTree(Type type) {</w:t>
      </w:r>
    </w:p>
    <w:p w14:paraId="413740B2" w14:textId="535FFAB4" w:rsidR="00F40066" w:rsidRPr="00EC76D5" w:rsidRDefault="00F40066" w:rsidP="00F40066">
      <w:pPr>
        <w:pStyle w:val="Code"/>
      </w:pPr>
      <w:r w:rsidRPr="00EC76D5">
        <w:t xml:space="preserve">    Object oneValue = type.isIntegral() ? BigInteger.ONE : BigDecimal.ONE;</w:t>
      </w:r>
    </w:p>
    <w:p w14:paraId="7FB9B2F1" w14:textId="151D317B" w:rsidR="00F40066" w:rsidRPr="00EC76D5" w:rsidRDefault="00F40066" w:rsidP="00F40066">
      <w:pPr>
        <w:pStyle w:val="Code"/>
      </w:pPr>
      <w:r w:rsidRPr="00EC76D5">
        <w:t xml:space="preserve">    Symbol oneSymbol = Symbol.createValueSymbol(type, oneValue);</w:t>
      </w:r>
    </w:p>
    <w:p w14:paraId="1212D64B" w14:textId="445E8B61" w:rsidR="00F40066" w:rsidRPr="00EC76D5" w:rsidRDefault="00F40066" w:rsidP="00F40066">
      <w:pPr>
        <w:pStyle w:val="Code"/>
      </w:pPr>
      <w:r w:rsidRPr="00EC76D5">
        <w:t xml:space="preserve">    return (new SyntaxTree(MiddleOperator.Value, oneSymbol));</w:t>
      </w:r>
    </w:p>
    <w:p w14:paraId="0BB1827B" w14:textId="77777777" w:rsidR="00D358DA" w:rsidRPr="00EC76D5" w:rsidRDefault="00D358DA" w:rsidP="00D358DA">
      <w:pPr>
        <w:pStyle w:val="Code"/>
      </w:pPr>
      <w:r w:rsidRPr="00EC76D5">
        <w:t xml:space="preserve">  }</w:t>
      </w:r>
    </w:p>
    <w:p w14:paraId="33E76D2B" w14:textId="77777777" w:rsidR="00D358DA" w:rsidRPr="00EC76D5" w:rsidRDefault="00D358DA" w:rsidP="00D358DA">
      <w:pPr>
        <w:pStyle w:val="Code"/>
      </w:pPr>
      <w:r w:rsidRPr="00EC76D5">
        <w:t xml:space="preserve">  </w:t>
      </w:r>
    </w:p>
    <w:p w14:paraId="5053E535" w14:textId="77777777" w:rsidR="00D358DA" w:rsidRPr="00EC76D5" w:rsidRDefault="00D358DA" w:rsidP="00D358DA">
      <w:pPr>
        <w:pStyle w:val="Code"/>
      </w:pPr>
      <w:r w:rsidRPr="00EC76D5">
        <w:t xml:space="preserve">  private static SyntaxTree generateTwoTree(Type type) {</w:t>
      </w:r>
    </w:p>
    <w:p w14:paraId="66723B1E" w14:textId="28958A88" w:rsidR="00D95758" w:rsidRPr="00EC76D5" w:rsidRDefault="00D95758" w:rsidP="00D95758">
      <w:pPr>
        <w:pStyle w:val="Code"/>
      </w:pPr>
      <w:r w:rsidRPr="00EC76D5">
        <w:t xml:space="preserve">    Object twoValue = type.isIntegral() ? (new BigInteger("2"))</w:t>
      </w:r>
    </w:p>
    <w:p w14:paraId="0F3FAA5A" w14:textId="7D03E2FC" w:rsidR="00D95758" w:rsidRPr="00EC76D5" w:rsidRDefault="00D95758" w:rsidP="00D95758">
      <w:pPr>
        <w:pStyle w:val="Code"/>
      </w:pPr>
      <w:r w:rsidRPr="00EC76D5">
        <w:t xml:space="preserve">                                        : (new BigDecimal(2.0));</w:t>
      </w:r>
    </w:p>
    <w:p w14:paraId="3B83D468" w14:textId="2D1CCEB3" w:rsidR="00D95758" w:rsidRPr="00EC76D5" w:rsidRDefault="00D95758" w:rsidP="00D95758">
      <w:pPr>
        <w:pStyle w:val="Code"/>
      </w:pPr>
      <w:r w:rsidRPr="00EC76D5">
        <w:t xml:space="preserve">    Symbol twoSymbol = Symbol.createValueSymbol(type, twoValue);</w:t>
      </w:r>
    </w:p>
    <w:p w14:paraId="4B7869A8" w14:textId="3A161B63" w:rsidR="00D95758" w:rsidRPr="00EC76D5" w:rsidRDefault="00D95758" w:rsidP="00D95758">
      <w:pPr>
        <w:pStyle w:val="Code"/>
      </w:pPr>
      <w:r w:rsidRPr="00EC76D5">
        <w:t xml:space="preserve">    return (new SyntaxTree(MiddleOperator.Value, twoSymbol));</w:t>
      </w:r>
    </w:p>
    <w:p w14:paraId="0CE2EF0D" w14:textId="77777777" w:rsidR="00D358DA" w:rsidRPr="00EC76D5" w:rsidRDefault="00D358DA" w:rsidP="00D358DA">
      <w:pPr>
        <w:pStyle w:val="Code"/>
      </w:pPr>
      <w:r w:rsidRPr="00EC76D5">
        <w:t xml:space="preserve">  }</w:t>
      </w:r>
    </w:p>
    <w:p w14:paraId="2981D356" w14:textId="78F97B4B" w:rsidR="00B63078" w:rsidRPr="00EC76D5" w:rsidRDefault="00D358DA" w:rsidP="00D358DA">
      <w:pPr>
        <w:pStyle w:val="Code"/>
      </w:pPr>
      <w:r w:rsidRPr="00EC76D5">
        <w:t>}</w:t>
      </w:r>
    </w:p>
    <w:p w14:paraId="1538D0D6" w14:textId="1682EDD1" w:rsidR="004743B6" w:rsidRPr="00EC76D5" w:rsidRDefault="004743B6" w:rsidP="006A31DF">
      <w:pPr>
        <w:pStyle w:val="Rubrik1"/>
      </w:pPr>
      <w:bookmarkStart w:id="5621" w:name="_Toc481936412"/>
      <w:r w:rsidRPr="00EC76D5">
        <w:lastRenderedPageBreak/>
        <w:t>The Middle Code</w:t>
      </w:r>
      <w:bookmarkEnd w:id="5621"/>
    </w:p>
    <w:p w14:paraId="3FB05F2F" w14:textId="77777777" w:rsidR="003D42E8" w:rsidRPr="00EC76D5" w:rsidRDefault="003D42E8" w:rsidP="003D42E8">
      <w:r w:rsidRPr="00EC76D5">
        <w:t xml:space="preserve">The middle of the compiler in this book is </w:t>
      </w:r>
      <w:r w:rsidRPr="00EC76D5">
        <w:rPr>
          <w:rStyle w:val="CodeInText"/>
        </w:rPr>
        <w:t>three-address code</w:t>
      </w:r>
      <w:r w:rsidRPr="00EC76D5">
        <w:t xml:space="preserve">. As the name implies, each instruction is made up by one operator and three addresses of the Object class, which can be register, </w:t>
      </w:r>
      <w:r w:rsidR="00690CEA" w:rsidRPr="00EC76D5">
        <w:t>symbols or jump addresses.</w:t>
      </w:r>
    </w:p>
    <w:p w14:paraId="6C4065D0" w14:textId="77AA97F3" w:rsidR="00690CEA" w:rsidRPr="00EC76D5" w:rsidRDefault="00690CEA" w:rsidP="003D42E8">
      <w:r w:rsidRPr="00EC76D5">
        <w:t xml:space="preserve">There is also the fields </w:t>
      </w:r>
      <w:r w:rsidRPr="00EC76D5">
        <w:rPr>
          <w:rStyle w:val="CodeInText"/>
        </w:rPr>
        <w:t>m_visited</w:t>
      </w:r>
      <w:r w:rsidRPr="00EC76D5">
        <w:t xml:space="preserve">  and </w:t>
      </w:r>
      <w:r w:rsidRPr="00EC76D5">
        <w:rPr>
          <w:rStyle w:val="CodeInText"/>
        </w:rPr>
        <w:t>m_leader</w:t>
      </w:r>
      <w:r w:rsidRPr="00EC76D5">
        <w:t xml:space="preserve">, which is used by </w:t>
      </w:r>
      <w:r w:rsidRPr="00EC76D5">
        <w:rPr>
          <w:rStyle w:val="CodeInText"/>
        </w:rPr>
        <w:t>MiddleCodeOptimizer</w:t>
      </w:r>
      <w:r w:rsidRPr="00EC76D5">
        <w:t xml:space="preserve"> to search for non-reachable </w:t>
      </w:r>
      <w:r w:rsidR="00014A5F" w:rsidRPr="00EC76D5">
        <w:t>instruction</w:t>
      </w:r>
      <w:r w:rsidRPr="00EC76D5">
        <w:t xml:space="preserve"> an</w:t>
      </w:r>
      <w:r w:rsidR="006D757B" w:rsidRPr="00EC76D5">
        <w:t>d</w:t>
      </w:r>
      <w:r w:rsidRPr="00EC76D5">
        <w:t xml:space="preserve"> when creating base block</w:t>
      </w:r>
      <w:r w:rsidR="001F2F3E" w:rsidRPr="00EC76D5">
        <w:t xml:space="preserve"> (base blocks are described in Section </w:t>
      </w:r>
      <w:r w:rsidR="002D1ED9" w:rsidRPr="00EC76D5">
        <w:fldChar w:fldCharType="begin"/>
      </w:r>
      <w:r w:rsidR="002D1ED9" w:rsidRPr="00EC76D5">
        <w:instrText xml:space="preserve"> REF _Ref418278230 \r \h </w:instrText>
      </w:r>
      <w:r w:rsidR="002D1ED9" w:rsidRPr="00EC76D5">
        <w:fldChar w:fldCharType="separate"/>
      </w:r>
      <w:r w:rsidR="00545E00" w:rsidRPr="00EC76D5">
        <w:t>14.2.1</w:t>
      </w:r>
      <w:r w:rsidR="002D1ED9" w:rsidRPr="00EC76D5">
        <w:fldChar w:fldCharType="end"/>
      </w:r>
      <w:r w:rsidR="001F2F3E" w:rsidRPr="00EC76D5">
        <w:t>)</w:t>
      </w:r>
      <w:r w:rsidRPr="00EC76D5">
        <w:t>.</w:t>
      </w:r>
      <w:r w:rsidR="00014A5F" w:rsidRPr="00EC76D5">
        <w:t xml:space="preserve"> The </w:t>
      </w:r>
      <w:r w:rsidR="00014A5F" w:rsidRPr="00EC76D5">
        <w:rPr>
          <w:rStyle w:val="CodeInText"/>
        </w:rPr>
        <w:t>m_liveSet</w:t>
      </w:r>
      <w:r w:rsidR="00014A5F" w:rsidRPr="00EC76D5">
        <w:t xml:space="preserve"> is generated by</w:t>
      </w:r>
      <w:r w:rsidR="00A03C89" w:rsidRPr="00EC76D5">
        <w:t xml:space="preserve"> </w:t>
      </w:r>
      <w:r w:rsidR="00014A5F" w:rsidRPr="00EC76D5">
        <w:t>MiddleCode</w:t>
      </w:r>
      <w:r w:rsidR="00A03C89" w:rsidRPr="00EC76D5">
        <w:softHyphen/>
      </w:r>
      <w:r w:rsidR="00014A5F" w:rsidRPr="00EC76D5">
        <w:t>Optimizer and used by ObjectCodeGenerator to select suitable object code instructi</w:t>
      </w:r>
      <w:r w:rsidR="00A03C89" w:rsidRPr="00EC76D5">
        <w:t xml:space="preserve">ons, it holds the live symbols of the base block; that is, the symbols that will </w:t>
      </w:r>
      <w:r w:rsidR="004929EE" w:rsidRPr="00EC76D5">
        <w:t xml:space="preserve">be </w:t>
      </w:r>
      <w:r w:rsidR="00A03C89" w:rsidRPr="00EC76D5">
        <w:t>accessed later in the base block.</w:t>
      </w:r>
    </w:p>
    <w:p w14:paraId="7D8ED14C" w14:textId="00E18B5C" w:rsidR="004743B6" w:rsidRPr="00EC76D5" w:rsidRDefault="004743B6" w:rsidP="004743B6">
      <w:pPr>
        <w:pStyle w:val="CodeHeader"/>
      </w:pPr>
      <w:r w:rsidRPr="00EC76D5">
        <w:t>MiddleCode.java</w:t>
      </w:r>
    </w:p>
    <w:p w14:paraId="7F31ED6F" w14:textId="77777777" w:rsidR="00686808" w:rsidRPr="00EC76D5" w:rsidRDefault="00686808" w:rsidP="00686808">
      <w:pPr>
        <w:pStyle w:val="Code"/>
      </w:pPr>
      <w:r w:rsidRPr="00EC76D5">
        <w:t>package c_compiler;</w:t>
      </w:r>
    </w:p>
    <w:p w14:paraId="396EC3D8" w14:textId="77777777" w:rsidR="00686808" w:rsidRPr="00EC76D5" w:rsidRDefault="00686808" w:rsidP="00686808">
      <w:pPr>
        <w:pStyle w:val="Code"/>
      </w:pPr>
      <w:r w:rsidRPr="00EC76D5">
        <w:t>import java.util.*;</w:t>
      </w:r>
    </w:p>
    <w:p w14:paraId="695C0D82" w14:textId="77777777" w:rsidR="00686808" w:rsidRPr="00EC76D5" w:rsidRDefault="00686808" w:rsidP="00686808">
      <w:pPr>
        <w:pStyle w:val="Code"/>
      </w:pPr>
    </w:p>
    <w:p w14:paraId="0B7F1E7A" w14:textId="77777777" w:rsidR="00686808" w:rsidRPr="00EC76D5" w:rsidRDefault="00686808" w:rsidP="00686808">
      <w:pPr>
        <w:pStyle w:val="Code"/>
      </w:pPr>
      <w:r w:rsidRPr="00EC76D5">
        <w:t>public class MiddleCode {</w:t>
      </w:r>
    </w:p>
    <w:p w14:paraId="26C0F787" w14:textId="77777777" w:rsidR="00686808" w:rsidRPr="00EC76D5" w:rsidRDefault="00686808" w:rsidP="00686808">
      <w:pPr>
        <w:pStyle w:val="Code"/>
      </w:pPr>
      <w:r w:rsidRPr="00EC76D5">
        <w:t xml:space="preserve">  private MiddleOperator m_middleOperator;</w:t>
      </w:r>
    </w:p>
    <w:p w14:paraId="53E4BB47" w14:textId="77777777" w:rsidR="00686808" w:rsidRPr="00EC76D5" w:rsidRDefault="00686808" w:rsidP="00686808">
      <w:pPr>
        <w:pStyle w:val="Code"/>
      </w:pPr>
      <w:r w:rsidRPr="00EC76D5">
        <w:t xml:space="preserve">  private Object m_operand1, m_operand2, m_operand3;</w:t>
      </w:r>
    </w:p>
    <w:p w14:paraId="08F16657" w14:textId="77777777" w:rsidR="00686808" w:rsidRPr="00EC76D5" w:rsidRDefault="00686808" w:rsidP="00686808">
      <w:pPr>
        <w:pStyle w:val="Code"/>
      </w:pPr>
      <w:r w:rsidRPr="00EC76D5">
        <w:t xml:space="preserve">  private boolean[] m_loadArray = new boolean[Track.RegisterArraySize];</w:t>
      </w:r>
    </w:p>
    <w:p w14:paraId="2FEFDF63" w14:textId="77777777" w:rsidR="00686808" w:rsidRPr="00EC76D5" w:rsidRDefault="00686808" w:rsidP="00686808">
      <w:pPr>
        <w:pStyle w:val="Code"/>
      </w:pPr>
      <w:r w:rsidRPr="00EC76D5">
        <w:t xml:space="preserve">  private int[] m_addressOffsetArray = new int[Track.RegisterArraySize];</w:t>
      </w:r>
    </w:p>
    <w:p w14:paraId="2059B341" w14:textId="77777777" w:rsidR="00686808" w:rsidRPr="00EC76D5" w:rsidRDefault="00686808" w:rsidP="00686808">
      <w:pPr>
        <w:pStyle w:val="Code"/>
      </w:pPr>
      <w:r w:rsidRPr="00EC76D5">
        <w:t xml:space="preserve">  private boolean m_save, m_temporarySave;</w:t>
      </w:r>
    </w:p>
    <w:p w14:paraId="2C3E99BC" w14:textId="77777777" w:rsidR="00686808" w:rsidRPr="00EC76D5" w:rsidRDefault="00686808" w:rsidP="00686808">
      <w:pPr>
        <w:pStyle w:val="Code"/>
      </w:pPr>
      <w:r w:rsidRPr="00EC76D5">
        <w:t xml:space="preserve">  private Register[] m_registerArray = new Register[Track.RegisterArraySize];</w:t>
      </w:r>
    </w:p>
    <w:p w14:paraId="789C81F5" w14:textId="77777777" w:rsidR="00686808" w:rsidRPr="00EC76D5" w:rsidRDefault="00686808" w:rsidP="00686808">
      <w:pPr>
        <w:pStyle w:val="Code"/>
      </w:pPr>
      <w:r w:rsidRPr="00EC76D5">
        <w:t xml:space="preserve">  private boolean m_visited, m_leader, m_pop, m_rightValue;</w:t>
      </w:r>
    </w:p>
    <w:p w14:paraId="27328AD8" w14:textId="77777777" w:rsidR="00686808" w:rsidRPr="00EC76D5" w:rsidRDefault="00686808" w:rsidP="00686808">
      <w:pPr>
        <w:pStyle w:val="Code"/>
      </w:pPr>
      <w:r w:rsidRPr="00EC76D5">
        <w:t xml:space="preserve">  private Map&lt;Symbol,Integer&gt; m_liveMap;</w:t>
      </w:r>
    </w:p>
    <w:p w14:paraId="5905373D" w14:textId="77777777" w:rsidR="00686808" w:rsidRPr="00EC76D5" w:rsidRDefault="00686808" w:rsidP="00686808">
      <w:pPr>
        <w:pStyle w:val="Code"/>
      </w:pPr>
      <w:r w:rsidRPr="00EC76D5">
        <w:t xml:space="preserve">  private SymbolTable m_symbolTable;</w:t>
      </w:r>
    </w:p>
    <w:p w14:paraId="382516E5" w14:textId="77777777" w:rsidR="00686808" w:rsidRPr="00EC76D5" w:rsidRDefault="00686808" w:rsidP="00686808">
      <w:pPr>
        <w:pStyle w:val="Code"/>
      </w:pPr>
      <w:r w:rsidRPr="00EC76D5">
        <w:t xml:space="preserve">  private Pair&lt;Symbol,Register&gt; m_axPair, m_clPair;</w:t>
      </w:r>
    </w:p>
    <w:p w14:paraId="01EC3313" w14:textId="77777777" w:rsidR="00686808" w:rsidRPr="00EC76D5" w:rsidRDefault="00686808" w:rsidP="00686808">
      <w:pPr>
        <w:pStyle w:val="Code"/>
      </w:pPr>
    </w:p>
    <w:p w14:paraId="5D70183F" w14:textId="77777777" w:rsidR="00686808" w:rsidRPr="00EC76D5" w:rsidRDefault="00686808" w:rsidP="00686808">
      <w:pPr>
        <w:pStyle w:val="Code"/>
      </w:pPr>
      <w:r w:rsidRPr="00EC76D5">
        <w:t xml:space="preserve">  private Set&lt;Symbol&gt; m_defSymbolSet = new ListSet&lt;&gt;(),</w:t>
      </w:r>
    </w:p>
    <w:p w14:paraId="305F1982" w14:textId="77777777" w:rsidR="00686808" w:rsidRPr="00EC76D5" w:rsidRDefault="00686808" w:rsidP="00686808">
      <w:pPr>
        <w:pStyle w:val="Code"/>
      </w:pPr>
      <w:r w:rsidRPr="00EC76D5">
        <w:t xml:space="preserve">                      m_useSymbolSet = new ListSet&lt;&gt;();</w:t>
      </w:r>
    </w:p>
    <w:p w14:paraId="4B625AEE" w14:textId="77777777" w:rsidR="00686808" w:rsidRPr="00EC76D5" w:rsidRDefault="00686808" w:rsidP="00686808">
      <w:pPr>
        <w:pStyle w:val="Code"/>
      </w:pPr>
      <w:r w:rsidRPr="00EC76D5">
        <w:t xml:space="preserve">  private Set&lt;List&lt;Integer&gt;&gt; m_inPathSet = new ListSet&lt;&gt;(),</w:t>
      </w:r>
    </w:p>
    <w:p w14:paraId="174739F9" w14:textId="77777777" w:rsidR="00686808" w:rsidRPr="00EC76D5" w:rsidRDefault="00686808" w:rsidP="00686808">
      <w:pPr>
        <w:pStyle w:val="Code"/>
      </w:pPr>
      <w:r w:rsidRPr="00EC76D5">
        <w:t xml:space="preserve">                             m_outPathSet = new ListSet&lt;&gt;();</w:t>
      </w:r>
    </w:p>
    <w:p w14:paraId="2287D34F" w14:textId="77777777" w:rsidR="00686808" w:rsidRPr="00EC76D5" w:rsidRDefault="00686808" w:rsidP="00686808">
      <w:pPr>
        <w:pStyle w:val="Code"/>
      </w:pPr>
      <w:r w:rsidRPr="00EC76D5">
        <w:t xml:space="preserve">  </w:t>
      </w:r>
    </w:p>
    <w:p w14:paraId="4FC24CF9" w14:textId="77777777" w:rsidR="00686808" w:rsidRPr="00EC76D5" w:rsidRDefault="00686808" w:rsidP="00686808">
      <w:pPr>
        <w:pStyle w:val="Code"/>
      </w:pPr>
      <w:r w:rsidRPr="00EC76D5">
        <w:t xml:space="preserve">  public MiddleCode(MiddleOperator middleOp, Object operand1,</w:t>
      </w:r>
    </w:p>
    <w:p w14:paraId="6C0FCD0A" w14:textId="77777777" w:rsidR="00686808" w:rsidRPr="00EC76D5" w:rsidRDefault="00686808" w:rsidP="00686808">
      <w:pPr>
        <w:pStyle w:val="Code"/>
      </w:pPr>
      <w:r w:rsidRPr="00EC76D5">
        <w:t xml:space="preserve">                    Object operand2, Object operand3) {</w:t>
      </w:r>
    </w:p>
    <w:p w14:paraId="3539D7A5" w14:textId="77777777" w:rsidR="00686808" w:rsidRPr="00EC76D5" w:rsidRDefault="00686808" w:rsidP="00686808">
      <w:pPr>
        <w:pStyle w:val="Code"/>
      </w:pPr>
      <w:r w:rsidRPr="00EC76D5">
        <w:t xml:space="preserve">    m_middleOperator = middleOp;</w:t>
      </w:r>
    </w:p>
    <w:p w14:paraId="071294B6" w14:textId="77777777" w:rsidR="00686808" w:rsidRPr="00EC76D5" w:rsidRDefault="00686808" w:rsidP="00686808">
      <w:pPr>
        <w:pStyle w:val="Code"/>
      </w:pPr>
      <w:r w:rsidRPr="00EC76D5">
        <w:t xml:space="preserve">    m_operand1 = operand1;</w:t>
      </w:r>
    </w:p>
    <w:p w14:paraId="6EDFAD55" w14:textId="77777777" w:rsidR="00686808" w:rsidRPr="00EC76D5" w:rsidRDefault="00686808" w:rsidP="00686808">
      <w:pPr>
        <w:pStyle w:val="Code"/>
      </w:pPr>
      <w:r w:rsidRPr="00EC76D5">
        <w:t xml:space="preserve">    m_operand2 = operand2;</w:t>
      </w:r>
    </w:p>
    <w:p w14:paraId="16097DF5" w14:textId="77777777" w:rsidR="00686808" w:rsidRPr="00EC76D5" w:rsidRDefault="00686808" w:rsidP="00686808">
      <w:pPr>
        <w:pStyle w:val="Code"/>
      </w:pPr>
      <w:r w:rsidRPr="00EC76D5">
        <w:t xml:space="preserve">    m_operand3 = operand3;</w:t>
      </w:r>
    </w:p>
    <w:p w14:paraId="0531DF06" w14:textId="77777777" w:rsidR="00686808" w:rsidRPr="00EC76D5" w:rsidRDefault="00686808" w:rsidP="00686808">
      <w:pPr>
        <w:pStyle w:val="Code"/>
      </w:pPr>
      <w:r w:rsidRPr="00EC76D5">
        <w:t xml:space="preserve">    m_symbolTable = Main.CurrentTable;</w:t>
      </w:r>
    </w:p>
    <w:p w14:paraId="65459370" w14:textId="77777777" w:rsidR="00686808" w:rsidRPr="00EC76D5" w:rsidRDefault="00686808" w:rsidP="00686808">
      <w:pPr>
        <w:pStyle w:val="Code"/>
      </w:pPr>
      <w:r w:rsidRPr="00EC76D5">
        <w:t xml:space="preserve">  }</w:t>
      </w:r>
    </w:p>
    <w:p w14:paraId="39361A9C" w14:textId="77777777" w:rsidR="00686808" w:rsidRPr="00EC76D5" w:rsidRDefault="00686808" w:rsidP="00686808">
      <w:pPr>
        <w:pStyle w:val="Code"/>
      </w:pPr>
      <w:r w:rsidRPr="00EC76D5">
        <w:t xml:space="preserve">  </w:t>
      </w:r>
    </w:p>
    <w:p w14:paraId="6BA7B43A" w14:textId="77777777" w:rsidR="00686808" w:rsidRPr="00EC76D5" w:rsidRDefault="00686808" w:rsidP="00686808">
      <w:pPr>
        <w:pStyle w:val="Code"/>
      </w:pPr>
      <w:r w:rsidRPr="00EC76D5">
        <w:t xml:space="preserve">  public Pair&lt;Symbol,Register&gt; axPair() {</w:t>
      </w:r>
    </w:p>
    <w:p w14:paraId="1BBA01F2" w14:textId="77777777" w:rsidR="00686808" w:rsidRPr="00EC76D5" w:rsidRDefault="00686808" w:rsidP="00686808">
      <w:pPr>
        <w:pStyle w:val="Code"/>
      </w:pPr>
      <w:r w:rsidRPr="00EC76D5">
        <w:t xml:space="preserve">    return m_axPair;</w:t>
      </w:r>
    </w:p>
    <w:p w14:paraId="49E9518B" w14:textId="77777777" w:rsidR="00686808" w:rsidRPr="00EC76D5" w:rsidRDefault="00686808" w:rsidP="00686808">
      <w:pPr>
        <w:pStyle w:val="Code"/>
      </w:pPr>
      <w:r w:rsidRPr="00EC76D5">
        <w:t xml:space="preserve">  }</w:t>
      </w:r>
    </w:p>
    <w:p w14:paraId="16EA16EB" w14:textId="77777777" w:rsidR="00686808" w:rsidRPr="00EC76D5" w:rsidRDefault="00686808" w:rsidP="00686808">
      <w:pPr>
        <w:pStyle w:val="Code"/>
      </w:pPr>
      <w:r w:rsidRPr="00EC76D5">
        <w:t xml:space="preserve">  </w:t>
      </w:r>
    </w:p>
    <w:p w14:paraId="2D7DEB8C" w14:textId="77777777" w:rsidR="00686808" w:rsidRPr="00EC76D5" w:rsidRDefault="00686808" w:rsidP="00686808">
      <w:pPr>
        <w:pStyle w:val="Code"/>
      </w:pPr>
      <w:r w:rsidRPr="00EC76D5">
        <w:t xml:space="preserve">  public void axSetPair(Pair&lt;Symbol,Register&gt; pair) {</w:t>
      </w:r>
    </w:p>
    <w:p w14:paraId="52C219D9" w14:textId="77777777" w:rsidR="00686808" w:rsidRPr="00EC76D5" w:rsidRDefault="00686808" w:rsidP="00686808">
      <w:pPr>
        <w:pStyle w:val="Code"/>
      </w:pPr>
      <w:r w:rsidRPr="00EC76D5">
        <w:t xml:space="preserve">    m_axPair = pair;</w:t>
      </w:r>
    </w:p>
    <w:p w14:paraId="7B667850" w14:textId="77777777" w:rsidR="00686808" w:rsidRPr="00EC76D5" w:rsidRDefault="00686808" w:rsidP="00686808">
      <w:pPr>
        <w:pStyle w:val="Code"/>
      </w:pPr>
      <w:r w:rsidRPr="00EC76D5">
        <w:t xml:space="preserve">  }</w:t>
      </w:r>
    </w:p>
    <w:p w14:paraId="25229724" w14:textId="77777777" w:rsidR="00686808" w:rsidRPr="00EC76D5" w:rsidRDefault="00686808" w:rsidP="00686808">
      <w:pPr>
        <w:pStyle w:val="Code"/>
      </w:pPr>
    </w:p>
    <w:p w14:paraId="3B0D0024" w14:textId="77777777" w:rsidR="00686808" w:rsidRPr="00EC76D5" w:rsidRDefault="00686808" w:rsidP="00686808">
      <w:pPr>
        <w:pStyle w:val="Code"/>
      </w:pPr>
      <w:r w:rsidRPr="00EC76D5">
        <w:t xml:space="preserve">  public Pair&lt;Symbol,Register&gt; clPair() {</w:t>
      </w:r>
    </w:p>
    <w:p w14:paraId="7CCB4A87" w14:textId="77777777" w:rsidR="00686808" w:rsidRPr="00EC76D5" w:rsidRDefault="00686808" w:rsidP="00686808">
      <w:pPr>
        <w:pStyle w:val="Code"/>
      </w:pPr>
      <w:r w:rsidRPr="00EC76D5">
        <w:t xml:space="preserve">    return m_clPair;</w:t>
      </w:r>
    </w:p>
    <w:p w14:paraId="1DF71B00" w14:textId="77777777" w:rsidR="00686808" w:rsidRPr="00EC76D5" w:rsidRDefault="00686808" w:rsidP="00686808">
      <w:pPr>
        <w:pStyle w:val="Code"/>
      </w:pPr>
      <w:r w:rsidRPr="00EC76D5">
        <w:t xml:space="preserve">  }</w:t>
      </w:r>
    </w:p>
    <w:p w14:paraId="2BD38F84" w14:textId="77777777" w:rsidR="00686808" w:rsidRPr="00EC76D5" w:rsidRDefault="00686808" w:rsidP="00686808">
      <w:pPr>
        <w:pStyle w:val="Code"/>
      </w:pPr>
      <w:r w:rsidRPr="00EC76D5">
        <w:t xml:space="preserve">  </w:t>
      </w:r>
    </w:p>
    <w:p w14:paraId="6E357D7D" w14:textId="77777777" w:rsidR="00686808" w:rsidRPr="00EC76D5" w:rsidRDefault="00686808" w:rsidP="00686808">
      <w:pPr>
        <w:pStyle w:val="Code"/>
      </w:pPr>
      <w:r w:rsidRPr="00EC76D5">
        <w:t xml:space="preserve">  public void clSetPair(Pair&lt;Symbol,Register&gt; pair) {</w:t>
      </w:r>
    </w:p>
    <w:p w14:paraId="151C09A4" w14:textId="77777777" w:rsidR="00686808" w:rsidRPr="00EC76D5" w:rsidRDefault="00686808" w:rsidP="00686808">
      <w:pPr>
        <w:pStyle w:val="Code"/>
      </w:pPr>
      <w:r w:rsidRPr="00EC76D5">
        <w:lastRenderedPageBreak/>
        <w:t xml:space="preserve">    m_clPair = pair;</w:t>
      </w:r>
    </w:p>
    <w:p w14:paraId="6FAA9B56" w14:textId="77777777" w:rsidR="00686808" w:rsidRPr="00EC76D5" w:rsidRDefault="00686808" w:rsidP="00686808">
      <w:pPr>
        <w:pStyle w:val="Code"/>
      </w:pPr>
      <w:r w:rsidRPr="00EC76D5">
        <w:t xml:space="preserve">  }</w:t>
      </w:r>
    </w:p>
    <w:p w14:paraId="7F162C5F" w14:textId="77777777" w:rsidR="00686808" w:rsidRPr="00EC76D5" w:rsidRDefault="00686808" w:rsidP="00686808">
      <w:pPr>
        <w:pStyle w:val="Code"/>
      </w:pPr>
    </w:p>
    <w:p w14:paraId="10B13BB7" w14:textId="77777777" w:rsidR="00686808" w:rsidRPr="00EC76D5" w:rsidRDefault="00686808" w:rsidP="00686808">
      <w:pPr>
        <w:pStyle w:val="Code"/>
      </w:pPr>
      <w:r w:rsidRPr="00EC76D5">
        <w:t xml:space="preserve">  public boolean isRightValue() {</w:t>
      </w:r>
    </w:p>
    <w:p w14:paraId="7A4C910D" w14:textId="77777777" w:rsidR="00686808" w:rsidRPr="00EC76D5" w:rsidRDefault="00686808" w:rsidP="00686808">
      <w:pPr>
        <w:pStyle w:val="Code"/>
      </w:pPr>
      <w:r w:rsidRPr="00EC76D5">
        <w:t xml:space="preserve">    return m_rightValue;</w:t>
      </w:r>
    </w:p>
    <w:p w14:paraId="66659B0D" w14:textId="77777777" w:rsidR="00686808" w:rsidRPr="00EC76D5" w:rsidRDefault="00686808" w:rsidP="00686808">
      <w:pPr>
        <w:pStyle w:val="Code"/>
      </w:pPr>
      <w:r w:rsidRPr="00EC76D5">
        <w:t xml:space="preserve">  }</w:t>
      </w:r>
    </w:p>
    <w:p w14:paraId="62FA4153" w14:textId="77777777" w:rsidR="00686808" w:rsidRPr="00EC76D5" w:rsidRDefault="00686808" w:rsidP="00686808">
      <w:pPr>
        <w:pStyle w:val="Code"/>
      </w:pPr>
      <w:r w:rsidRPr="00EC76D5">
        <w:t xml:space="preserve">  </w:t>
      </w:r>
    </w:p>
    <w:p w14:paraId="35A8F3CE" w14:textId="77777777" w:rsidR="00686808" w:rsidRPr="00EC76D5" w:rsidRDefault="00686808" w:rsidP="00686808">
      <w:pPr>
        <w:pStyle w:val="Code"/>
      </w:pPr>
      <w:r w:rsidRPr="00EC76D5">
        <w:t xml:space="preserve">  public void setRightValue(boolean rightValue) {</w:t>
      </w:r>
    </w:p>
    <w:p w14:paraId="2D9DF9D5" w14:textId="77777777" w:rsidR="00686808" w:rsidRPr="00EC76D5" w:rsidRDefault="00686808" w:rsidP="00686808">
      <w:pPr>
        <w:pStyle w:val="Code"/>
      </w:pPr>
      <w:r w:rsidRPr="00EC76D5">
        <w:t xml:space="preserve">    m_rightValue = rightValue;</w:t>
      </w:r>
    </w:p>
    <w:p w14:paraId="20862B9C" w14:textId="77777777" w:rsidR="00686808" w:rsidRPr="00EC76D5" w:rsidRDefault="00686808" w:rsidP="00686808">
      <w:pPr>
        <w:pStyle w:val="Code"/>
      </w:pPr>
      <w:r w:rsidRPr="00EC76D5">
        <w:t xml:space="preserve">  }</w:t>
      </w:r>
    </w:p>
    <w:p w14:paraId="5643C13C" w14:textId="77777777" w:rsidR="00686808" w:rsidRPr="00EC76D5" w:rsidRDefault="00686808" w:rsidP="00686808">
      <w:pPr>
        <w:pStyle w:val="Code"/>
      </w:pPr>
      <w:r w:rsidRPr="00EC76D5">
        <w:t xml:space="preserve">  </w:t>
      </w:r>
    </w:p>
    <w:p w14:paraId="0058F22B" w14:textId="77777777" w:rsidR="00686808" w:rsidRPr="00EC76D5" w:rsidRDefault="00686808" w:rsidP="00686808">
      <w:pPr>
        <w:pStyle w:val="Code"/>
      </w:pPr>
      <w:r w:rsidRPr="00EC76D5">
        <w:t xml:space="preserve">  public int getAddressOffset(int position) {</w:t>
      </w:r>
    </w:p>
    <w:p w14:paraId="6F4F0727" w14:textId="77777777" w:rsidR="00686808" w:rsidRPr="00EC76D5" w:rsidRDefault="00686808" w:rsidP="00686808">
      <w:pPr>
        <w:pStyle w:val="Code"/>
      </w:pPr>
      <w:r w:rsidRPr="00EC76D5">
        <w:t xml:space="preserve">    return m_addressOffsetArray[position];</w:t>
      </w:r>
    </w:p>
    <w:p w14:paraId="45D25177" w14:textId="77777777" w:rsidR="00686808" w:rsidRPr="00EC76D5" w:rsidRDefault="00686808" w:rsidP="00686808">
      <w:pPr>
        <w:pStyle w:val="Code"/>
      </w:pPr>
      <w:r w:rsidRPr="00EC76D5">
        <w:t xml:space="preserve">  }</w:t>
      </w:r>
    </w:p>
    <w:p w14:paraId="308C127B" w14:textId="77777777" w:rsidR="00686808" w:rsidRPr="00EC76D5" w:rsidRDefault="00686808" w:rsidP="00686808">
      <w:pPr>
        <w:pStyle w:val="Code"/>
      </w:pPr>
      <w:r w:rsidRPr="00EC76D5">
        <w:t xml:space="preserve">  </w:t>
      </w:r>
    </w:p>
    <w:p w14:paraId="08ADC0C5" w14:textId="77777777" w:rsidR="00686808" w:rsidRPr="00EC76D5" w:rsidRDefault="00686808" w:rsidP="00686808">
      <w:pPr>
        <w:pStyle w:val="Code"/>
      </w:pPr>
      <w:r w:rsidRPr="00EC76D5">
        <w:t xml:space="preserve">  public void setAddressOffset(int position, int offset) {</w:t>
      </w:r>
    </w:p>
    <w:p w14:paraId="0CC8EF01" w14:textId="77777777" w:rsidR="00686808" w:rsidRPr="00EC76D5" w:rsidRDefault="00686808" w:rsidP="00686808">
      <w:pPr>
        <w:pStyle w:val="Code"/>
      </w:pPr>
      <w:r w:rsidRPr="00EC76D5">
        <w:t xml:space="preserve">    m_addressOffsetArray[position] = offset;</w:t>
      </w:r>
    </w:p>
    <w:p w14:paraId="1385BE00" w14:textId="77777777" w:rsidR="00686808" w:rsidRPr="00EC76D5" w:rsidRDefault="00686808" w:rsidP="00686808">
      <w:pPr>
        <w:pStyle w:val="Code"/>
      </w:pPr>
      <w:r w:rsidRPr="00EC76D5">
        <w:t xml:space="preserve">  }</w:t>
      </w:r>
    </w:p>
    <w:p w14:paraId="0CD6C82A" w14:textId="77777777" w:rsidR="00686808" w:rsidRPr="00EC76D5" w:rsidRDefault="00686808" w:rsidP="00686808">
      <w:pPr>
        <w:pStyle w:val="Code"/>
      </w:pPr>
    </w:p>
    <w:p w14:paraId="26C9B5A5" w14:textId="77777777" w:rsidR="00686808" w:rsidRPr="00EC76D5" w:rsidRDefault="00686808" w:rsidP="00686808">
      <w:pPr>
        <w:pStyle w:val="Code"/>
      </w:pPr>
      <w:r w:rsidRPr="00EC76D5">
        <w:t xml:space="preserve">  public Set&lt;List&lt;Integer&gt;&gt; getInPathSet() {</w:t>
      </w:r>
    </w:p>
    <w:p w14:paraId="234A523C" w14:textId="77777777" w:rsidR="00686808" w:rsidRPr="00EC76D5" w:rsidRDefault="00686808" w:rsidP="00686808">
      <w:pPr>
        <w:pStyle w:val="Code"/>
      </w:pPr>
      <w:r w:rsidRPr="00EC76D5">
        <w:t xml:space="preserve">    return m_inPathSet;</w:t>
      </w:r>
    </w:p>
    <w:p w14:paraId="754192B9" w14:textId="77777777" w:rsidR="00686808" w:rsidRPr="00EC76D5" w:rsidRDefault="00686808" w:rsidP="00686808">
      <w:pPr>
        <w:pStyle w:val="Code"/>
      </w:pPr>
      <w:r w:rsidRPr="00EC76D5">
        <w:t xml:space="preserve">  }</w:t>
      </w:r>
    </w:p>
    <w:p w14:paraId="6FA6B59F" w14:textId="77777777" w:rsidR="00686808" w:rsidRPr="00EC76D5" w:rsidRDefault="00686808" w:rsidP="00686808">
      <w:pPr>
        <w:pStyle w:val="Code"/>
      </w:pPr>
    </w:p>
    <w:p w14:paraId="69927CAF" w14:textId="77777777" w:rsidR="00686808" w:rsidRPr="00EC76D5" w:rsidRDefault="00686808" w:rsidP="00686808">
      <w:pPr>
        <w:pStyle w:val="Code"/>
      </w:pPr>
      <w:r w:rsidRPr="00EC76D5">
        <w:t xml:space="preserve">  public Set&lt;List&lt;Integer&gt;&gt; getOutPathSet() {</w:t>
      </w:r>
    </w:p>
    <w:p w14:paraId="33C64361" w14:textId="77777777" w:rsidR="00686808" w:rsidRPr="00EC76D5" w:rsidRDefault="00686808" w:rsidP="00686808">
      <w:pPr>
        <w:pStyle w:val="Code"/>
      </w:pPr>
      <w:r w:rsidRPr="00EC76D5">
        <w:t xml:space="preserve">    return m_outPathSet;</w:t>
      </w:r>
    </w:p>
    <w:p w14:paraId="5813B91A" w14:textId="77777777" w:rsidR="00686808" w:rsidRPr="00EC76D5" w:rsidRDefault="00686808" w:rsidP="00686808">
      <w:pPr>
        <w:pStyle w:val="Code"/>
      </w:pPr>
      <w:r w:rsidRPr="00EC76D5">
        <w:t xml:space="preserve">  }</w:t>
      </w:r>
    </w:p>
    <w:p w14:paraId="07B1049F" w14:textId="77777777" w:rsidR="00686808" w:rsidRPr="00EC76D5" w:rsidRDefault="00686808" w:rsidP="00686808">
      <w:pPr>
        <w:pStyle w:val="Code"/>
      </w:pPr>
    </w:p>
    <w:p w14:paraId="2D0B0A00" w14:textId="77777777" w:rsidR="00686808" w:rsidRPr="00EC76D5" w:rsidRDefault="00686808" w:rsidP="00686808">
      <w:pPr>
        <w:pStyle w:val="Code"/>
      </w:pPr>
      <w:r w:rsidRPr="00EC76D5">
        <w:t xml:space="preserve">  public Set&lt;Symbol&gt; getDefSymbolSet() {</w:t>
      </w:r>
    </w:p>
    <w:p w14:paraId="1B8B6B5B" w14:textId="77777777" w:rsidR="00686808" w:rsidRPr="00EC76D5" w:rsidRDefault="00686808" w:rsidP="00686808">
      <w:pPr>
        <w:pStyle w:val="Code"/>
      </w:pPr>
      <w:r w:rsidRPr="00EC76D5">
        <w:t xml:space="preserve">    return m_defSymbolSet;</w:t>
      </w:r>
    </w:p>
    <w:p w14:paraId="4EA2553A" w14:textId="77777777" w:rsidR="00686808" w:rsidRPr="00EC76D5" w:rsidRDefault="00686808" w:rsidP="00686808">
      <w:pPr>
        <w:pStyle w:val="Code"/>
      </w:pPr>
      <w:r w:rsidRPr="00EC76D5">
        <w:t xml:space="preserve">  }</w:t>
      </w:r>
    </w:p>
    <w:p w14:paraId="44AC83BD" w14:textId="77777777" w:rsidR="00686808" w:rsidRPr="00EC76D5" w:rsidRDefault="00686808" w:rsidP="00686808">
      <w:pPr>
        <w:pStyle w:val="Code"/>
      </w:pPr>
    </w:p>
    <w:p w14:paraId="2946B231" w14:textId="77777777" w:rsidR="00686808" w:rsidRPr="00EC76D5" w:rsidRDefault="00686808" w:rsidP="00686808">
      <w:pPr>
        <w:pStyle w:val="Code"/>
      </w:pPr>
      <w:r w:rsidRPr="00EC76D5">
        <w:t xml:space="preserve">  public Set&lt;Symbol&gt; getUseSymbolSet() {</w:t>
      </w:r>
    </w:p>
    <w:p w14:paraId="182ED50D" w14:textId="77777777" w:rsidR="00686808" w:rsidRPr="00EC76D5" w:rsidRDefault="00686808" w:rsidP="00686808">
      <w:pPr>
        <w:pStyle w:val="Code"/>
      </w:pPr>
      <w:r w:rsidRPr="00EC76D5">
        <w:t xml:space="preserve">    return m_useSymbolSet;</w:t>
      </w:r>
    </w:p>
    <w:p w14:paraId="57AFFFA1" w14:textId="77777777" w:rsidR="00686808" w:rsidRPr="00EC76D5" w:rsidRDefault="00686808" w:rsidP="00686808">
      <w:pPr>
        <w:pStyle w:val="Code"/>
      </w:pPr>
      <w:r w:rsidRPr="00EC76D5">
        <w:t xml:space="preserve">  }</w:t>
      </w:r>
    </w:p>
    <w:p w14:paraId="15EEAE44" w14:textId="77777777" w:rsidR="00686808" w:rsidRPr="00EC76D5" w:rsidRDefault="00686808" w:rsidP="00686808">
      <w:pPr>
        <w:pStyle w:val="Code"/>
      </w:pPr>
    </w:p>
    <w:p w14:paraId="00A013F7" w14:textId="77777777" w:rsidR="00686808" w:rsidRPr="00EC76D5" w:rsidRDefault="00686808" w:rsidP="00686808">
      <w:pPr>
        <w:pStyle w:val="Code"/>
      </w:pPr>
      <w:r w:rsidRPr="00EC76D5">
        <w:t xml:space="preserve">  public MiddleOperator getOperator() {</w:t>
      </w:r>
    </w:p>
    <w:p w14:paraId="182A931F" w14:textId="77777777" w:rsidR="00686808" w:rsidRPr="00EC76D5" w:rsidRDefault="00686808" w:rsidP="00686808">
      <w:pPr>
        <w:pStyle w:val="Code"/>
      </w:pPr>
      <w:r w:rsidRPr="00EC76D5">
        <w:t xml:space="preserve">    return m_middleOperator;</w:t>
      </w:r>
    </w:p>
    <w:p w14:paraId="345ABC11" w14:textId="77777777" w:rsidR="00686808" w:rsidRPr="00EC76D5" w:rsidRDefault="00686808" w:rsidP="00686808">
      <w:pPr>
        <w:pStyle w:val="Code"/>
      </w:pPr>
      <w:r w:rsidRPr="00EC76D5">
        <w:t xml:space="preserve">  }</w:t>
      </w:r>
    </w:p>
    <w:p w14:paraId="17EDB92C" w14:textId="77777777" w:rsidR="00686808" w:rsidRPr="00EC76D5" w:rsidRDefault="00686808" w:rsidP="00686808">
      <w:pPr>
        <w:pStyle w:val="Code"/>
      </w:pPr>
    </w:p>
    <w:p w14:paraId="15E598C7" w14:textId="77777777" w:rsidR="00686808" w:rsidRPr="00EC76D5" w:rsidRDefault="00686808" w:rsidP="00686808">
      <w:pPr>
        <w:pStyle w:val="Code"/>
      </w:pPr>
      <w:r w:rsidRPr="00EC76D5">
        <w:t xml:space="preserve">  public void setOperator(MiddleOperator operator) {</w:t>
      </w:r>
    </w:p>
    <w:p w14:paraId="2422C693" w14:textId="77777777" w:rsidR="00686808" w:rsidRPr="00EC76D5" w:rsidRDefault="00686808" w:rsidP="00686808">
      <w:pPr>
        <w:pStyle w:val="Code"/>
      </w:pPr>
      <w:r w:rsidRPr="00EC76D5">
        <w:t xml:space="preserve">    m_middleOperator = operator;</w:t>
      </w:r>
    </w:p>
    <w:p w14:paraId="6528C10A" w14:textId="77777777" w:rsidR="00686808" w:rsidRPr="00EC76D5" w:rsidRDefault="00686808" w:rsidP="00686808">
      <w:pPr>
        <w:pStyle w:val="Code"/>
      </w:pPr>
      <w:r w:rsidRPr="00EC76D5">
        <w:t xml:space="preserve">  }</w:t>
      </w:r>
    </w:p>
    <w:p w14:paraId="678297B3" w14:textId="77777777" w:rsidR="00686808" w:rsidRPr="00EC76D5" w:rsidRDefault="00686808" w:rsidP="00686808">
      <w:pPr>
        <w:pStyle w:val="Code"/>
      </w:pPr>
    </w:p>
    <w:p w14:paraId="1802A850" w14:textId="77777777" w:rsidR="00686808" w:rsidRPr="00EC76D5" w:rsidRDefault="00686808" w:rsidP="00686808">
      <w:pPr>
        <w:pStyle w:val="Code"/>
      </w:pPr>
      <w:r w:rsidRPr="00EC76D5">
        <w:t xml:space="preserve">  public boolean isSave() {</w:t>
      </w:r>
    </w:p>
    <w:p w14:paraId="38FFC953" w14:textId="77777777" w:rsidR="00686808" w:rsidRPr="00EC76D5" w:rsidRDefault="00686808" w:rsidP="00686808">
      <w:pPr>
        <w:pStyle w:val="Code"/>
      </w:pPr>
      <w:r w:rsidRPr="00EC76D5">
        <w:t xml:space="preserve">    return m_save;</w:t>
      </w:r>
    </w:p>
    <w:p w14:paraId="47DB3AD6" w14:textId="77777777" w:rsidR="00686808" w:rsidRPr="00EC76D5" w:rsidRDefault="00686808" w:rsidP="00686808">
      <w:pPr>
        <w:pStyle w:val="Code"/>
      </w:pPr>
      <w:r w:rsidRPr="00EC76D5">
        <w:t xml:space="preserve">  }</w:t>
      </w:r>
    </w:p>
    <w:p w14:paraId="406CFABC" w14:textId="77777777" w:rsidR="00686808" w:rsidRPr="00EC76D5" w:rsidRDefault="00686808" w:rsidP="00686808">
      <w:pPr>
        <w:pStyle w:val="Code"/>
      </w:pPr>
    </w:p>
    <w:p w14:paraId="2FDBD3B7" w14:textId="77777777" w:rsidR="00686808" w:rsidRPr="00EC76D5" w:rsidRDefault="00686808" w:rsidP="00686808">
      <w:pPr>
        <w:pStyle w:val="Code"/>
      </w:pPr>
      <w:r w:rsidRPr="00EC76D5">
        <w:t xml:space="preserve">  public void setSave() {</w:t>
      </w:r>
    </w:p>
    <w:p w14:paraId="1F55F005" w14:textId="77777777" w:rsidR="00686808" w:rsidRPr="00EC76D5" w:rsidRDefault="00686808" w:rsidP="00686808">
      <w:pPr>
        <w:pStyle w:val="Code"/>
      </w:pPr>
      <w:r w:rsidRPr="00EC76D5">
        <w:t xml:space="preserve">    m_save = true;</w:t>
      </w:r>
    </w:p>
    <w:p w14:paraId="3EE5AFCE" w14:textId="77777777" w:rsidR="00686808" w:rsidRPr="00EC76D5" w:rsidRDefault="00686808" w:rsidP="00686808">
      <w:pPr>
        <w:pStyle w:val="Code"/>
      </w:pPr>
      <w:r w:rsidRPr="00EC76D5">
        <w:t xml:space="preserve">  }</w:t>
      </w:r>
    </w:p>
    <w:p w14:paraId="0C965053" w14:textId="77777777" w:rsidR="00686808" w:rsidRPr="00EC76D5" w:rsidRDefault="00686808" w:rsidP="00686808">
      <w:pPr>
        <w:pStyle w:val="Code"/>
      </w:pPr>
    </w:p>
    <w:p w14:paraId="7D94357F" w14:textId="77777777" w:rsidR="00686808" w:rsidRPr="00EC76D5" w:rsidRDefault="00686808" w:rsidP="00686808">
      <w:pPr>
        <w:pStyle w:val="Code"/>
      </w:pPr>
      <w:r w:rsidRPr="00EC76D5">
        <w:t xml:space="preserve">  public boolean isTemporarySave() {</w:t>
      </w:r>
    </w:p>
    <w:p w14:paraId="39D555ED" w14:textId="77777777" w:rsidR="00686808" w:rsidRPr="00EC76D5" w:rsidRDefault="00686808" w:rsidP="00686808">
      <w:pPr>
        <w:pStyle w:val="Code"/>
      </w:pPr>
      <w:r w:rsidRPr="00EC76D5">
        <w:t xml:space="preserve">    return m_temporarySave;</w:t>
      </w:r>
    </w:p>
    <w:p w14:paraId="484E4AA0" w14:textId="77777777" w:rsidR="00686808" w:rsidRPr="00EC76D5" w:rsidRDefault="00686808" w:rsidP="00686808">
      <w:pPr>
        <w:pStyle w:val="Code"/>
      </w:pPr>
      <w:r w:rsidRPr="00EC76D5">
        <w:t xml:space="preserve">  }</w:t>
      </w:r>
    </w:p>
    <w:p w14:paraId="7E91BAAE" w14:textId="77777777" w:rsidR="00686808" w:rsidRPr="00EC76D5" w:rsidRDefault="00686808" w:rsidP="00686808">
      <w:pPr>
        <w:pStyle w:val="Code"/>
      </w:pPr>
    </w:p>
    <w:p w14:paraId="37B3AE41" w14:textId="77777777" w:rsidR="00686808" w:rsidRPr="00EC76D5" w:rsidRDefault="00686808" w:rsidP="00686808">
      <w:pPr>
        <w:pStyle w:val="Code"/>
      </w:pPr>
      <w:r w:rsidRPr="00EC76D5">
        <w:t xml:space="preserve">  public void setTemporarySave() {</w:t>
      </w:r>
    </w:p>
    <w:p w14:paraId="0330D600" w14:textId="77777777" w:rsidR="00686808" w:rsidRPr="00EC76D5" w:rsidRDefault="00686808" w:rsidP="00686808">
      <w:pPr>
        <w:pStyle w:val="Code"/>
      </w:pPr>
      <w:r w:rsidRPr="00EC76D5">
        <w:t xml:space="preserve">     m_temporarySave = true;</w:t>
      </w:r>
    </w:p>
    <w:p w14:paraId="038E5E13" w14:textId="77777777" w:rsidR="00686808" w:rsidRPr="00EC76D5" w:rsidRDefault="00686808" w:rsidP="00686808">
      <w:pPr>
        <w:pStyle w:val="Code"/>
      </w:pPr>
      <w:r w:rsidRPr="00EC76D5">
        <w:lastRenderedPageBreak/>
        <w:t xml:space="preserve">  }</w:t>
      </w:r>
    </w:p>
    <w:p w14:paraId="07BBA87E" w14:textId="77777777" w:rsidR="00686808" w:rsidRPr="00EC76D5" w:rsidRDefault="00686808" w:rsidP="00686808">
      <w:pPr>
        <w:pStyle w:val="Code"/>
      </w:pPr>
      <w:r w:rsidRPr="00EC76D5">
        <w:t xml:space="preserve">  </w:t>
      </w:r>
    </w:p>
    <w:p w14:paraId="453BACFA" w14:textId="77777777" w:rsidR="00686808" w:rsidRPr="00EC76D5" w:rsidRDefault="00686808" w:rsidP="00686808">
      <w:pPr>
        <w:pStyle w:val="Code"/>
      </w:pPr>
    </w:p>
    <w:p w14:paraId="1D67BAC8" w14:textId="77777777" w:rsidR="00686808" w:rsidRPr="00EC76D5" w:rsidRDefault="00686808" w:rsidP="00686808">
      <w:pPr>
        <w:pStyle w:val="Code"/>
      </w:pPr>
      <w:r w:rsidRPr="00EC76D5">
        <w:t xml:space="preserve">  public boolean isLoad(int position) {</w:t>
      </w:r>
    </w:p>
    <w:p w14:paraId="2F7553F0" w14:textId="77777777" w:rsidR="00686808" w:rsidRPr="00EC76D5" w:rsidRDefault="00686808" w:rsidP="00686808">
      <w:pPr>
        <w:pStyle w:val="Code"/>
      </w:pPr>
      <w:r w:rsidRPr="00EC76D5">
        <w:t xml:space="preserve">    return m_loadArray[position];</w:t>
      </w:r>
    </w:p>
    <w:p w14:paraId="4321EA64" w14:textId="77777777" w:rsidR="00686808" w:rsidRPr="00EC76D5" w:rsidRDefault="00686808" w:rsidP="00686808">
      <w:pPr>
        <w:pStyle w:val="Code"/>
      </w:pPr>
      <w:r w:rsidRPr="00EC76D5">
        <w:t xml:space="preserve">  }</w:t>
      </w:r>
    </w:p>
    <w:p w14:paraId="0729CDC2" w14:textId="77777777" w:rsidR="00686808" w:rsidRPr="00EC76D5" w:rsidRDefault="00686808" w:rsidP="00686808">
      <w:pPr>
        <w:pStyle w:val="Code"/>
      </w:pPr>
    </w:p>
    <w:p w14:paraId="69C72D44" w14:textId="77777777" w:rsidR="00686808" w:rsidRPr="00EC76D5" w:rsidRDefault="00686808" w:rsidP="00686808">
      <w:pPr>
        <w:pStyle w:val="Code"/>
      </w:pPr>
      <w:r w:rsidRPr="00EC76D5">
        <w:t xml:space="preserve">  public void setLoad(int position) {</w:t>
      </w:r>
    </w:p>
    <w:p w14:paraId="192086D6" w14:textId="77777777" w:rsidR="00686808" w:rsidRPr="00EC76D5" w:rsidRDefault="00686808" w:rsidP="00686808">
      <w:pPr>
        <w:pStyle w:val="Code"/>
      </w:pPr>
      <w:r w:rsidRPr="00EC76D5">
        <w:t xml:space="preserve">    m_loadArray[position] = true;</w:t>
      </w:r>
    </w:p>
    <w:p w14:paraId="0FE18042" w14:textId="77777777" w:rsidR="00686808" w:rsidRPr="00EC76D5" w:rsidRDefault="00686808" w:rsidP="00686808">
      <w:pPr>
        <w:pStyle w:val="Code"/>
      </w:pPr>
      <w:r w:rsidRPr="00EC76D5">
        <w:t xml:space="preserve">  }</w:t>
      </w:r>
    </w:p>
    <w:p w14:paraId="59022683" w14:textId="77777777" w:rsidR="00686808" w:rsidRPr="00EC76D5" w:rsidRDefault="00686808" w:rsidP="00686808">
      <w:pPr>
        <w:pStyle w:val="Code"/>
      </w:pPr>
      <w:r w:rsidRPr="00EC76D5">
        <w:t xml:space="preserve">    </w:t>
      </w:r>
    </w:p>
    <w:p w14:paraId="428C54D1" w14:textId="77777777" w:rsidR="00686808" w:rsidRPr="00EC76D5" w:rsidRDefault="00686808" w:rsidP="00686808">
      <w:pPr>
        <w:pStyle w:val="Code"/>
      </w:pPr>
      <w:r w:rsidRPr="00EC76D5">
        <w:t xml:space="preserve">  public Register getRegister(int position) {</w:t>
      </w:r>
    </w:p>
    <w:p w14:paraId="1C9EBEFA" w14:textId="77777777" w:rsidR="00686808" w:rsidRPr="00EC76D5" w:rsidRDefault="00686808" w:rsidP="00686808">
      <w:pPr>
        <w:pStyle w:val="Code"/>
      </w:pPr>
      <w:r w:rsidRPr="00EC76D5">
        <w:t xml:space="preserve">    return m_registerArray[position];</w:t>
      </w:r>
    </w:p>
    <w:p w14:paraId="111149A0" w14:textId="77777777" w:rsidR="00686808" w:rsidRPr="00EC76D5" w:rsidRDefault="00686808" w:rsidP="00686808">
      <w:pPr>
        <w:pStyle w:val="Code"/>
      </w:pPr>
      <w:r w:rsidRPr="00EC76D5">
        <w:t xml:space="preserve">  }</w:t>
      </w:r>
    </w:p>
    <w:p w14:paraId="5F423991" w14:textId="77777777" w:rsidR="00686808" w:rsidRPr="00EC76D5" w:rsidRDefault="00686808" w:rsidP="00686808">
      <w:pPr>
        <w:pStyle w:val="Code"/>
      </w:pPr>
    </w:p>
    <w:p w14:paraId="0AA76398" w14:textId="77777777" w:rsidR="00686808" w:rsidRPr="00EC76D5" w:rsidRDefault="00686808" w:rsidP="00686808">
      <w:pPr>
        <w:pStyle w:val="Code"/>
      </w:pPr>
      <w:r w:rsidRPr="00EC76D5">
        <w:t xml:space="preserve">  public void setRegister(int position, Register register) {</w:t>
      </w:r>
    </w:p>
    <w:p w14:paraId="52A4719E" w14:textId="77777777" w:rsidR="00686808" w:rsidRPr="00EC76D5" w:rsidRDefault="00686808" w:rsidP="00686808">
      <w:pPr>
        <w:pStyle w:val="Code"/>
      </w:pPr>
      <w:r w:rsidRPr="00EC76D5">
        <w:t xml:space="preserve">    m_registerArray[position] = register;</w:t>
      </w:r>
    </w:p>
    <w:p w14:paraId="09A7AB78" w14:textId="77777777" w:rsidR="00686808" w:rsidRPr="00EC76D5" w:rsidRDefault="00686808" w:rsidP="00686808">
      <w:pPr>
        <w:pStyle w:val="Code"/>
      </w:pPr>
      <w:r w:rsidRPr="00EC76D5">
        <w:t xml:space="preserve">  }</w:t>
      </w:r>
    </w:p>
    <w:p w14:paraId="0069D1BF" w14:textId="77777777" w:rsidR="00686808" w:rsidRPr="00EC76D5" w:rsidRDefault="00686808" w:rsidP="00686808">
      <w:pPr>
        <w:pStyle w:val="Code"/>
      </w:pPr>
    </w:p>
    <w:p w14:paraId="76A033DF" w14:textId="77777777" w:rsidR="00686808" w:rsidRPr="00EC76D5" w:rsidRDefault="00686808" w:rsidP="00686808">
      <w:pPr>
        <w:pStyle w:val="Code"/>
      </w:pPr>
      <w:r w:rsidRPr="00EC76D5">
        <w:t xml:space="preserve">  public Object getOperand(int index) {</w:t>
      </w:r>
    </w:p>
    <w:p w14:paraId="7AF2E7A6" w14:textId="77777777" w:rsidR="00686808" w:rsidRPr="00EC76D5" w:rsidRDefault="00686808" w:rsidP="00686808">
      <w:pPr>
        <w:pStyle w:val="Code"/>
      </w:pPr>
      <w:r w:rsidRPr="00EC76D5">
        <w:t xml:space="preserve">    switch (index) {</w:t>
      </w:r>
    </w:p>
    <w:p w14:paraId="53ADBA46" w14:textId="77777777" w:rsidR="00686808" w:rsidRPr="00EC76D5" w:rsidRDefault="00686808" w:rsidP="00686808">
      <w:pPr>
        <w:pStyle w:val="Code"/>
      </w:pPr>
      <w:r w:rsidRPr="00EC76D5">
        <w:t xml:space="preserve">      case 1:</w:t>
      </w:r>
    </w:p>
    <w:p w14:paraId="4ACFE9B8" w14:textId="77777777" w:rsidR="00686808" w:rsidRPr="00EC76D5" w:rsidRDefault="00686808" w:rsidP="00686808">
      <w:pPr>
        <w:pStyle w:val="Code"/>
      </w:pPr>
      <w:r w:rsidRPr="00EC76D5">
        <w:t xml:space="preserve">        return m_operand1;</w:t>
      </w:r>
    </w:p>
    <w:p w14:paraId="25460CF7" w14:textId="77777777" w:rsidR="00686808" w:rsidRPr="00EC76D5" w:rsidRDefault="00686808" w:rsidP="00686808">
      <w:pPr>
        <w:pStyle w:val="Code"/>
      </w:pPr>
      <w:r w:rsidRPr="00EC76D5">
        <w:t xml:space="preserve">        </w:t>
      </w:r>
    </w:p>
    <w:p w14:paraId="0B6C2066" w14:textId="77777777" w:rsidR="00686808" w:rsidRPr="00EC76D5" w:rsidRDefault="00686808" w:rsidP="00686808">
      <w:pPr>
        <w:pStyle w:val="Code"/>
      </w:pPr>
      <w:r w:rsidRPr="00EC76D5">
        <w:t xml:space="preserve">      case 2:</w:t>
      </w:r>
    </w:p>
    <w:p w14:paraId="4E23932A" w14:textId="77777777" w:rsidR="00686808" w:rsidRPr="00EC76D5" w:rsidRDefault="00686808" w:rsidP="00686808">
      <w:pPr>
        <w:pStyle w:val="Code"/>
      </w:pPr>
      <w:r w:rsidRPr="00EC76D5">
        <w:t xml:space="preserve">        return m_operand2;</w:t>
      </w:r>
    </w:p>
    <w:p w14:paraId="45D18F3E" w14:textId="77777777" w:rsidR="00686808" w:rsidRPr="00EC76D5" w:rsidRDefault="00686808" w:rsidP="00686808">
      <w:pPr>
        <w:pStyle w:val="Code"/>
      </w:pPr>
      <w:r w:rsidRPr="00EC76D5">
        <w:t xml:space="preserve">        </w:t>
      </w:r>
    </w:p>
    <w:p w14:paraId="13712753" w14:textId="77777777" w:rsidR="00686808" w:rsidRPr="00EC76D5" w:rsidRDefault="00686808" w:rsidP="00686808">
      <w:pPr>
        <w:pStyle w:val="Code"/>
      </w:pPr>
      <w:r w:rsidRPr="00EC76D5">
        <w:t xml:space="preserve">      case 3:</w:t>
      </w:r>
    </w:p>
    <w:p w14:paraId="76FE60E8" w14:textId="77777777" w:rsidR="00686808" w:rsidRPr="00EC76D5" w:rsidRDefault="00686808" w:rsidP="00686808">
      <w:pPr>
        <w:pStyle w:val="Code"/>
      </w:pPr>
      <w:r w:rsidRPr="00EC76D5">
        <w:t xml:space="preserve">        return m_operand3;</w:t>
      </w:r>
    </w:p>
    <w:p w14:paraId="17D8A89B" w14:textId="77777777" w:rsidR="00686808" w:rsidRPr="00EC76D5" w:rsidRDefault="00686808" w:rsidP="00686808">
      <w:pPr>
        <w:pStyle w:val="Code"/>
      </w:pPr>
      <w:r w:rsidRPr="00EC76D5">
        <w:t xml:space="preserve">    }</w:t>
      </w:r>
    </w:p>
    <w:p w14:paraId="6DC913C1" w14:textId="77777777" w:rsidR="00686808" w:rsidRPr="00EC76D5" w:rsidRDefault="00686808" w:rsidP="00686808">
      <w:pPr>
        <w:pStyle w:val="Code"/>
      </w:pPr>
      <w:r w:rsidRPr="00EC76D5">
        <w:t xml:space="preserve">    </w:t>
      </w:r>
    </w:p>
    <w:p w14:paraId="5607BDF6" w14:textId="77777777" w:rsidR="00686808" w:rsidRPr="00EC76D5" w:rsidRDefault="00686808" w:rsidP="00686808">
      <w:pPr>
        <w:pStyle w:val="Code"/>
      </w:pPr>
      <w:r w:rsidRPr="00EC76D5">
        <w:t xml:space="preserve">    return null;</w:t>
      </w:r>
    </w:p>
    <w:p w14:paraId="020F611C" w14:textId="77777777" w:rsidR="00686808" w:rsidRPr="00EC76D5" w:rsidRDefault="00686808" w:rsidP="00686808">
      <w:pPr>
        <w:pStyle w:val="Code"/>
      </w:pPr>
      <w:r w:rsidRPr="00EC76D5">
        <w:t xml:space="preserve">  }</w:t>
      </w:r>
    </w:p>
    <w:p w14:paraId="230D2160" w14:textId="77777777" w:rsidR="00686808" w:rsidRPr="00EC76D5" w:rsidRDefault="00686808" w:rsidP="00686808">
      <w:pPr>
        <w:pStyle w:val="Code"/>
      </w:pPr>
      <w:r w:rsidRPr="00EC76D5">
        <w:t xml:space="preserve">      </w:t>
      </w:r>
    </w:p>
    <w:p w14:paraId="49C62E2D" w14:textId="77777777" w:rsidR="00686808" w:rsidRPr="00EC76D5" w:rsidRDefault="00686808" w:rsidP="00686808">
      <w:pPr>
        <w:pStyle w:val="Code"/>
      </w:pPr>
      <w:r w:rsidRPr="00EC76D5">
        <w:t xml:space="preserve">  public void setOperand(int index, Object operand) {</w:t>
      </w:r>
    </w:p>
    <w:p w14:paraId="52E65E12" w14:textId="77777777" w:rsidR="00686808" w:rsidRPr="00EC76D5" w:rsidRDefault="00686808" w:rsidP="00686808">
      <w:pPr>
        <w:pStyle w:val="Code"/>
      </w:pPr>
      <w:r w:rsidRPr="00EC76D5">
        <w:t xml:space="preserve">    switch (index) {</w:t>
      </w:r>
    </w:p>
    <w:p w14:paraId="6AB3BDB1" w14:textId="77777777" w:rsidR="00686808" w:rsidRPr="00EC76D5" w:rsidRDefault="00686808" w:rsidP="00686808">
      <w:pPr>
        <w:pStyle w:val="Code"/>
      </w:pPr>
      <w:r w:rsidRPr="00EC76D5">
        <w:t xml:space="preserve">      case 1:</w:t>
      </w:r>
    </w:p>
    <w:p w14:paraId="0C811163" w14:textId="77777777" w:rsidR="00686808" w:rsidRPr="00EC76D5" w:rsidRDefault="00686808" w:rsidP="00686808">
      <w:pPr>
        <w:pStyle w:val="Code"/>
      </w:pPr>
      <w:r w:rsidRPr="00EC76D5">
        <w:t xml:space="preserve">        m_operand1 = operand;</w:t>
      </w:r>
    </w:p>
    <w:p w14:paraId="4E84AD86" w14:textId="77777777" w:rsidR="00686808" w:rsidRPr="00EC76D5" w:rsidRDefault="00686808" w:rsidP="00686808">
      <w:pPr>
        <w:pStyle w:val="Code"/>
      </w:pPr>
      <w:r w:rsidRPr="00EC76D5">
        <w:t xml:space="preserve">        </w:t>
      </w:r>
    </w:p>
    <w:p w14:paraId="5301CE1D" w14:textId="77777777" w:rsidR="00686808" w:rsidRPr="00EC76D5" w:rsidRDefault="00686808" w:rsidP="00686808">
      <w:pPr>
        <w:pStyle w:val="Code"/>
      </w:pPr>
      <w:r w:rsidRPr="00EC76D5">
        <w:t xml:space="preserve">      case 2:</w:t>
      </w:r>
    </w:p>
    <w:p w14:paraId="074CFF9D" w14:textId="77777777" w:rsidR="00686808" w:rsidRPr="00EC76D5" w:rsidRDefault="00686808" w:rsidP="00686808">
      <w:pPr>
        <w:pStyle w:val="Code"/>
      </w:pPr>
      <w:r w:rsidRPr="00EC76D5">
        <w:t xml:space="preserve">        m_operand2 = operand;</w:t>
      </w:r>
    </w:p>
    <w:p w14:paraId="2FF6CBAE" w14:textId="77777777" w:rsidR="00686808" w:rsidRPr="00EC76D5" w:rsidRDefault="00686808" w:rsidP="00686808">
      <w:pPr>
        <w:pStyle w:val="Code"/>
      </w:pPr>
      <w:r w:rsidRPr="00EC76D5">
        <w:t xml:space="preserve">        </w:t>
      </w:r>
    </w:p>
    <w:p w14:paraId="29F09B0B" w14:textId="77777777" w:rsidR="00686808" w:rsidRPr="00EC76D5" w:rsidRDefault="00686808" w:rsidP="00686808">
      <w:pPr>
        <w:pStyle w:val="Code"/>
      </w:pPr>
      <w:r w:rsidRPr="00EC76D5">
        <w:t xml:space="preserve">      case 3:</w:t>
      </w:r>
    </w:p>
    <w:p w14:paraId="0E78BDC1" w14:textId="77777777" w:rsidR="00686808" w:rsidRPr="00EC76D5" w:rsidRDefault="00686808" w:rsidP="00686808">
      <w:pPr>
        <w:pStyle w:val="Code"/>
      </w:pPr>
      <w:r w:rsidRPr="00EC76D5">
        <w:t xml:space="preserve">        m_operand3 = operand;</w:t>
      </w:r>
    </w:p>
    <w:p w14:paraId="491456E6" w14:textId="77777777" w:rsidR="00686808" w:rsidRPr="00EC76D5" w:rsidRDefault="00686808" w:rsidP="00686808">
      <w:pPr>
        <w:pStyle w:val="Code"/>
      </w:pPr>
      <w:r w:rsidRPr="00EC76D5">
        <w:t xml:space="preserve">    }</w:t>
      </w:r>
    </w:p>
    <w:p w14:paraId="2C56A1D4" w14:textId="77777777" w:rsidR="00686808" w:rsidRPr="00EC76D5" w:rsidRDefault="00686808" w:rsidP="00686808">
      <w:pPr>
        <w:pStyle w:val="Code"/>
      </w:pPr>
      <w:r w:rsidRPr="00EC76D5">
        <w:t xml:space="preserve">  }</w:t>
      </w:r>
    </w:p>
    <w:p w14:paraId="128B078D" w14:textId="77777777" w:rsidR="00686808" w:rsidRPr="00EC76D5" w:rsidRDefault="00686808" w:rsidP="00686808">
      <w:pPr>
        <w:pStyle w:val="Code"/>
      </w:pPr>
    </w:p>
    <w:p w14:paraId="7AAD7546" w14:textId="77777777" w:rsidR="00686808" w:rsidRPr="00EC76D5" w:rsidRDefault="00686808" w:rsidP="00686808">
      <w:pPr>
        <w:pStyle w:val="Code"/>
      </w:pPr>
      <w:r w:rsidRPr="00EC76D5">
        <w:t xml:space="preserve">  public boolean isLive(Symbol symbol) {</w:t>
      </w:r>
    </w:p>
    <w:p w14:paraId="6B790273" w14:textId="77777777" w:rsidR="00686808" w:rsidRPr="00EC76D5" w:rsidRDefault="00686808" w:rsidP="00686808">
      <w:pPr>
        <w:pStyle w:val="Code"/>
      </w:pPr>
      <w:r w:rsidRPr="00EC76D5">
        <w:t xml:space="preserve">    if (Main.LiveSet &amp;&amp; (m_liveMap != null) &amp;&amp; m_liveMap.containsKey(symbol)){</w:t>
      </w:r>
    </w:p>
    <w:p w14:paraId="1C5FF815" w14:textId="77777777" w:rsidR="00686808" w:rsidRPr="00EC76D5" w:rsidRDefault="00686808" w:rsidP="00686808">
      <w:pPr>
        <w:pStyle w:val="Code"/>
      </w:pPr>
      <w:r w:rsidRPr="00EC76D5">
        <w:t xml:space="preserve">      return (m_liveMap.get(symbol) &gt;= Main.LiveCount);</w:t>
      </w:r>
    </w:p>
    <w:p w14:paraId="28BCEC50" w14:textId="77777777" w:rsidR="00686808" w:rsidRPr="00EC76D5" w:rsidRDefault="00686808" w:rsidP="00686808">
      <w:pPr>
        <w:pStyle w:val="Code"/>
      </w:pPr>
      <w:r w:rsidRPr="00EC76D5">
        <w:t xml:space="preserve">    }</w:t>
      </w:r>
    </w:p>
    <w:p w14:paraId="72C272C1" w14:textId="77777777" w:rsidR="00686808" w:rsidRPr="00EC76D5" w:rsidRDefault="00686808" w:rsidP="00686808">
      <w:pPr>
        <w:pStyle w:val="Code"/>
      </w:pPr>
      <w:r w:rsidRPr="00EC76D5">
        <w:t xml:space="preserve">    </w:t>
      </w:r>
    </w:p>
    <w:p w14:paraId="28B95113" w14:textId="77777777" w:rsidR="00686808" w:rsidRPr="00EC76D5" w:rsidRDefault="00686808" w:rsidP="00686808">
      <w:pPr>
        <w:pStyle w:val="Code"/>
      </w:pPr>
      <w:r w:rsidRPr="00EC76D5">
        <w:t xml:space="preserve">    return false;</w:t>
      </w:r>
    </w:p>
    <w:p w14:paraId="6867FC39" w14:textId="77777777" w:rsidR="00686808" w:rsidRPr="00EC76D5" w:rsidRDefault="00686808" w:rsidP="00686808">
      <w:pPr>
        <w:pStyle w:val="Code"/>
      </w:pPr>
      <w:r w:rsidRPr="00EC76D5">
        <w:t xml:space="preserve">  }</w:t>
      </w:r>
    </w:p>
    <w:p w14:paraId="78440AFE" w14:textId="77777777" w:rsidR="00686808" w:rsidRPr="00EC76D5" w:rsidRDefault="00686808" w:rsidP="00686808">
      <w:pPr>
        <w:pStyle w:val="Code"/>
      </w:pPr>
      <w:r w:rsidRPr="00EC76D5">
        <w:t xml:space="preserve">  </w:t>
      </w:r>
    </w:p>
    <w:p w14:paraId="6566AEE1" w14:textId="77777777" w:rsidR="00686808" w:rsidRPr="00EC76D5" w:rsidRDefault="00686808" w:rsidP="00686808">
      <w:pPr>
        <w:pStyle w:val="Code"/>
      </w:pPr>
      <w:r w:rsidRPr="00EC76D5">
        <w:t xml:space="preserve">  public int getCount(Symbol symbol) {</w:t>
      </w:r>
    </w:p>
    <w:p w14:paraId="2F4FCA47" w14:textId="77777777" w:rsidR="00686808" w:rsidRPr="00EC76D5" w:rsidRDefault="00686808" w:rsidP="00686808">
      <w:pPr>
        <w:pStyle w:val="Code"/>
      </w:pPr>
      <w:r w:rsidRPr="00EC76D5">
        <w:t xml:space="preserve">    if (Main.LiveSet &amp;&amp; (m_liveMap != null) &amp;&amp; m_liveMap.containsKey(symbol)){</w:t>
      </w:r>
    </w:p>
    <w:p w14:paraId="230FC5C9" w14:textId="77777777" w:rsidR="00686808" w:rsidRPr="00EC76D5" w:rsidRDefault="00686808" w:rsidP="00686808">
      <w:pPr>
        <w:pStyle w:val="Code"/>
      </w:pPr>
      <w:r w:rsidRPr="00EC76D5">
        <w:lastRenderedPageBreak/>
        <w:t xml:space="preserve">      return m_liveMap.get(symbol);</w:t>
      </w:r>
    </w:p>
    <w:p w14:paraId="2F236824" w14:textId="77777777" w:rsidR="00686808" w:rsidRPr="00EC76D5" w:rsidRDefault="00686808" w:rsidP="00686808">
      <w:pPr>
        <w:pStyle w:val="Code"/>
      </w:pPr>
      <w:r w:rsidRPr="00EC76D5">
        <w:t xml:space="preserve">    }</w:t>
      </w:r>
    </w:p>
    <w:p w14:paraId="7C5F08C9" w14:textId="77777777" w:rsidR="00686808" w:rsidRPr="00EC76D5" w:rsidRDefault="00686808" w:rsidP="00686808">
      <w:pPr>
        <w:pStyle w:val="Code"/>
      </w:pPr>
      <w:r w:rsidRPr="00EC76D5">
        <w:t xml:space="preserve">    </w:t>
      </w:r>
    </w:p>
    <w:p w14:paraId="64E113CF" w14:textId="77777777" w:rsidR="00686808" w:rsidRPr="00EC76D5" w:rsidRDefault="00686808" w:rsidP="00686808">
      <w:pPr>
        <w:pStyle w:val="Code"/>
      </w:pPr>
      <w:r w:rsidRPr="00EC76D5">
        <w:t xml:space="preserve">    return 0;</w:t>
      </w:r>
    </w:p>
    <w:p w14:paraId="29C1D1BB" w14:textId="77777777" w:rsidR="00686808" w:rsidRPr="00EC76D5" w:rsidRDefault="00686808" w:rsidP="00686808">
      <w:pPr>
        <w:pStyle w:val="Code"/>
      </w:pPr>
      <w:r w:rsidRPr="00EC76D5">
        <w:t xml:space="preserve">  }</w:t>
      </w:r>
    </w:p>
    <w:p w14:paraId="0B97AB22" w14:textId="77777777" w:rsidR="00686808" w:rsidRPr="00EC76D5" w:rsidRDefault="00686808" w:rsidP="00686808">
      <w:pPr>
        <w:pStyle w:val="Code"/>
      </w:pPr>
      <w:r w:rsidRPr="00EC76D5">
        <w:t xml:space="preserve">  </w:t>
      </w:r>
    </w:p>
    <w:p w14:paraId="548CF3AB" w14:textId="77777777" w:rsidR="00686808" w:rsidRPr="00EC76D5" w:rsidRDefault="00686808" w:rsidP="00686808">
      <w:pPr>
        <w:pStyle w:val="Code"/>
      </w:pPr>
      <w:r w:rsidRPr="00EC76D5">
        <w:t xml:space="preserve">  public void setLiveMap(Map&lt;Symbol,Integer&gt; liveMap) {</w:t>
      </w:r>
    </w:p>
    <w:p w14:paraId="3E6CC96D" w14:textId="77777777" w:rsidR="00686808" w:rsidRPr="00EC76D5" w:rsidRDefault="00686808" w:rsidP="00686808">
      <w:pPr>
        <w:pStyle w:val="Code"/>
      </w:pPr>
      <w:r w:rsidRPr="00EC76D5">
        <w:t xml:space="preserve">    m_liveMap = liveMap;</w:t>
      </w:r>
    </w:p>
    <w:p w14:paraId="6E78406C" w14:textId="77777777" w:rsidR="00686808" w:rsidRPr="00EC76D5" w:rsidRDefault="00686808" w:rsidP="00686808">
      <w:pPr>
        <w:pStyle w:val="Code"/>
      </w:pPr>
      <w:r w:rsidRPr="00EC76D5">
        <w:t xml:space="preserve">  }</w:t>
      </w:r>
    </w:p>
    <w:p w14:paraId="164C69AC" w14:textId="77777777" w:rsidR="00686808" w:rsidRPr="00EC76D5" w:rsidRDefault="00686808" w:rsidP="00686808">
      <w:pPr>
        <w:pStyle w:val="Code"/>
      </w:pPr>
      <w:r w:rsidRPr="00EC76D5">
        <w:t xml:space="preserve">  </w:t>
      </w:r>
    </w:p>
    <w:p w14:paraId="0C7E9779" w14:textId="77777777" w:rsidR="00686808" w:rsidRPr="00EC76D5" w:rsidRDefault="00686808" w:rsidP="00686808">
      <w:pPr>
        <w:pStyle w:val="Code"/>
      </w:pPr>
      <w:r w:rsidRPr="00EC76D5">
        <w:t xml:space="preserve">  public void clear() {</w:t>
      </w:r>
    </w:p>
    <w:p w14:paraId="6F85A1F8" w14:textId="77777777" w:rsidR="00686808" w:rsidRPr="00EC76D5" w:rsidRDefault="00686808" w:rsidP="00686808">
      <w:pPr>
        <w:pStyle w:val="Code"/>
      </w:pPr>
      <w:r w:rsidRPr="00EC76D5">
        <w:t xml:space="preserve">    m_middleOperator = MiddleOperator.Empty;</w:t>
      </w:r>
    </w:p>
    <w:p w14:paraId="74A39CF4" w14:textId="77777777" w:rsidR="00686808" w:rsidRPr="00EC76D5" w:rsidRDefault="00686808" w:rsidP="00686808">
      <w:pPr>
        <w:pStyle w:val="Code"/>
      </w:pPr>
      <w:r w:rsidRPr="00EC76D5">
        <w:t xml:space="preserve">    m_operand1 = null;</w:t>
      </w:r>
    </w:p>
    <w:p w14:paraId="43C93234" w14:textId="77777777" w:rsidR="00686808" w:rsidRPr="00EC76D5" w:rsidRDefault="00686808" w:rsidP="00686808">
      <w:pPr>
        <w:pStyle w:val="Code"/>
      </w:pPr>
      <w:r w:rsidRPr="00EC76D5">
        <w:t xml:space="preserve">    m_operand2 = null;</w:t>
      </w:r>
    </w:p>
    <w:p w14:paraId="1897CE95" w14:textId="77777777" w:rsidR="00686808" w:rsidRPr="00EC76D5" w:rsidRDefault="00686808" w:rsidP="00686808">
      <w:pPr>
        <w:pStyle w:val="Code"/>
      </w:pPr>
      <w:r w:rsidRPr="00EC76D5">
        <w:t xml:space="preserve">    m_operand3 = null;</w:t>
      </w:r>
    </w:p>
    <w:p w14:paraId="12DCEDDE" w14:textId="77777777" w:rsidR="00686808" w:rsidRPr="00EC76D5" w:rsidRDefault="00686808" w:rsidP="00686808">
      <w:pPr>
        <w:pStyle w:val="Code"/>
      </w:pPr>
      <w:r w:rsidRPr="00EC76D5">
        <w:t xml:space="preserve">  }</w:t>
      </w:r>
    </w:p>
    <w:p w14:paraId="409E18EB" w14:textId="77777777" w:rsidR="00686808" w:rsidRPr="00EC76D5" w:rsidRDefault="00686808" w:rsidP="00686808">
      <w:pPr>
        <w:pStyle w:val="Code"/>
      </w:pPr>
    </w:p>
    <w:p w14:paraId="0C2EBCDA" w14:textId="77777777" w:rsidR="00686808" w:rsidRPr="00EC76D5" w:rsidRDefault="00686808" w:rsidP="00686808">
      <w:pPr>
        <w:pStyle w:val="Code"/>
      </w:pPr>
      <w:r w:rsidRPr="00EC76D5">
        <w:t xml:space="preserve">  public boolean isLeader() {</w:t>
      </w:r>
    </w:p>
    <w:p w14:paraId="780FA3A0" w14:textId="77777777" w:rsidR="00686808" w:rsidRPr="00EC76D5" w:rsidRDefault="00686808" w:rsidP="00686808">
      <w:pPr>
        <w:pStyle w:val="Code"/>
      </w:pPr>
      <w:r w:rsidRPr="00EC76D5">
        <w:t xml:space="preserve">    return m_leader;</w:t>
      </w:r>
    </w:p>
    <w:p w14:paraId="0B052651" w14:textId="77777777" w:rsidR="00686808" w:rsidRPr="00EC76D5" w:rsidRDefault="00686808" w:rsidP="00686808">
      <w:pPr>
        <w:pStyle w:val="Code"/>
      </w:pPr>
      <w:r w:rsidRPr="00EC76D5">
        <w:t xml:space="preserve">  }</w:t>
      </w:r>
    </w:p>
    <w:p w14:paraId="5F9BA832" w14:textId="77777777" w:rsidR="00686808" w:rsidRPr="00EC76D5" w:rsidRDefault="00686808" w:rsidP="00686808">
      <w:pPr>
        <w:pStyle w:val="Code"/>
      </w:pPr>
      <w:r w:rsidRPr="00EC76D5">
        <w:t xml:space="preserve">  </w:t>
      </w:r>
    </w:p>
    <w:p w14:paraId="71907DE6" w14:textId="77777777" w:rsidR="00686808" w:rsidRPr="00EC76D5" w:rsidRDefault="00686808" w:rsidP="00686808">
      <w:pPr>
        <w:pStyle w:val="Code"/>
      </w:pPr>
      <w:r w:rsidRPr="00EC76D5">
        <w:t xml:space="preserve">  public void setLeader() {</w:t>
      </w:r>
    </w:p>
    <w:p w14:paraId="4F3AC46F" w14:textId="77777777" w:rsidR="00686808" w:rsidRPr="00EC76D5" w:rsidRDefault="00686808" w:rsidP="00686808">
      <w:pPr>
        <w:pStyle w:val="Code"/>
      </w:pPr>
      <w:r w:rsidRPr="00EC76D5">
        <w:t xml:space="preserve">    m_leader = true;</w:t>
      </w:r>
    </w:p>
    <w:p w14:paraId="1C8EB51C" w14:textId="77777777" w:rsidR="00686808" w:rsidRPr="00EC76D5" w:rsidRDefault="00686808" w:rsidP="00686808">
      <w:pPr>
        <w:pStyle w:val="Code"/>
      </w:pPr>
      <w:r w:rsidRPr="00EC76D5">
        <w:t xml:space="preserve">  }</w:t>
      </w:r>
    </w:p>
    <w:p w14:paraId="29C6C465" w14:textId="77777777" w:rsidR="00686808" w:rsidRPr="00EC76D5" w:rsidRDefault="00686808" w:rsidP="00686808">
      <w:pPr>
        <w:pStyle w:val="Code"/>
      </w:pPr>
    </w:p>
    <w:p w14:paraId="49692CA2" w14:textId="77777777" w:rsidR="00686808" w:rsidRPr="00EC76D5" w:rsidRDefault="00686808" w:rsidP="00686808">
      <w:pPr>
        <w:pStyle w:val="Code"/>
      </w:pPr>
      <w:r w:rsidRPr="00EC76D5">
        <w:t xml:space="preserve">  public boolean isVisited() {</w:t>
      </w:r>
    </w:p>
    <w:p w14:paraId="62E229CD" w14:textId="77777777" w:rsidR="00686808" w:rsidRPr="00EC76D5" w:rsidRDefault="00686808" w:rsidP="00686808">
      <w:pPr>
        <w:pStyle w:val="Code"/>
      </w:pPr>
      <w:r w:rsidRPr="00EC76D5">
        <w:t xml:space="preserve">    return m_visited;</w:t>
      </w:r>
    </w:p>
    <w:p w14:paraId="196A8D58" w14:textId="77777777" w:rsidR="00686808" w:rsidRPr="00EC76D5" w:rsidRDefault="00686808" w:rsidP="00686808">
      <w:pPr>
        <w:pStyle w:val="Code"/>
      </w:pPr>
      <w:r w:rsidRPr="00EC76D5">
        <w:t xml:space="preserve">  }</w:t>
      </w:r>
    </w:p>
    <w:p w14:paraId="27BD23B7" w14:textId="77777777" w:rsidR="00686808" w:rsidRPr="00EC76D5" w:rsidRDefault="00686808" w:rsidP="00686808">
      <w:pPr>
        <w:pStyle w:val="Code"/>
      </w:pPr>
      <w:r w:rsidRPr="00EC76D5">
        <w:t xml:space="preserve">  </w:t>
      </w:r>
    </w:p>
    <w:p w14:paraId="1E0FE68B" w14:textId="77777777" w:rsidR="00686808" w:rsidRPr="00EC76D5" w:rsidRDefault="00686808" w:rsidP="00686808">
      <w:pPr>
        <w:pStyle w:val="Code"/>
      </w:pPr>
      <w:r w:rsidRPr="00EC76D5">
        <w:t xml:space="preserve">  public void setVisited() {</w:t>
      </w:r>
    </w:p>
    <w:p w14:paraId="630C2BC6" w14:textId="77777777" w:rsidR="00686808" w:rsidRPr="00EC76D5" w:rsidRDefault="00686808" w:rsidP="00686808">
      <w:pPr>
        <w:pStyle w:val="Code"/>
      </w:pPr>
      <w:r w:rsidRPr="00EC76D5">
        <w:t xml:space="preserve">    m_visited = true;</w:t>
      </w:r>
    </w:p>
    <w:p w14:paraId="64F83D7E" w14:textId="77777777" w:rsidR="00686808" w:rsidRPr="00EC76D5" w:rsidRDefault="00686808" w:rsidP="00686808">
      <w:pPr>
        <w:pStyle w:val="Code"/>
      </w:pPr>
      <w:r w:rsidRPr="00EC76D5">
        <w:t xml:space="preserve">  }</w:t>
      </w:r>
    </w:p>
    <w:p w14:paraId="225C0090" w14:textId="77777777" w:rsidR="00686808" w:rsidRPr="00EC76D5" w:rsidRDefault="00686808" w:rsidP="00686808">
      <w:pPr>
        <w:pStyle w:val="Code"/>
      </w:pPr>
    </w:p>
    <w:p w14:paraId="3E8E5C78" w14:textId="77777777" w:rsidR="00686808" w:rsidRPr="00EC76D5" w:rsidRDefault="00686808" w:rsidP="00686808">
      <w:pPr>
        <w:pStyle w:val="Code"/>
      </w:pPr>
      <w:r w:rsidRPr="00EC76D5">
        <w:t xml:space="preserve">  public boolean isPop() {</w:t>
      </w:r>
    </w:p>
    <w:p w14:paraId="767E3E5C" w14:textId="77777777" w:rsidR="00686808" w:rsidRPr="00EC76D5" w:rsidRDefault="00686808" w:rsidP="00686808">
      <w:pPr>
        <w:pStyle w:val="Code"/>
      </w:pPr>
      <w:r w:rsidRPr="00EC76D5">
        <w:t xml:space="preserve">    return m_pop;</w:t>
      </w:r>
    </w:p>
    <w:p w14:paraId="642B364C" w14:textId="77777777" w:rsidR="00686808" w:rsidRPr="00EC76D5" w:rsidRDefault="00686808" w:rsidP="00686808">
      <w:pPr>
        <w:pStyle w:val="Code"/>
      </w:pPr>
      <w:r w:rsidRPr="00EC76D5">
        <w:t xml:space="preserve">  }</w:t>
      </w:r>
    </w:p>
    <w:p w14:paraId="68CEEA95" w14:textId="77777777" w:rsidR="00686808" w:rsidRPr="00EC76D5" w:rsidRDefault="00686808" w:rsidP="00686808">
      <w:pPr>
        <w:pStyle w:val="Code"/>
      </w:pPr>
      <w:r w:rsidRPr="00EC76D5">
        <w:t xml:space="preserve">  </w:t>
      </w:r>
    </w:p>
    <w:p w14:paraId="650A4253" w14:textId="77777777" w:rsidR="00686808" w:rsidRPr="00EC76D5" w:rsidRDefault="00686808" w:rsidP="00686808">
      <w:pPr>
        <w:pStyle w:val="Code"/>
      </w:pPr>
      <w:r w:rsidRPr="00EC76D5">
        <w:t xml:space="preserve">  public void setPop(boolean pop) {</w:t>
      </w:r>
    </w:p>
    <w:p w14:paraId="559F4F14" w14:textId="77777777" w:rsidR="00686808" w:rsidRPr="00EC76D5" w:rsidRDefault="00686808" w:rsidP="00686808">
      <w:pPr>
        <w:pStyle w:val="Code"/>
      </w:pPr>
      <w:r w:rsidRPr="00EC76D5">
        <w:t xml:space="preserve">    m_pop = pop;</w:t>
      </w:r>
    </w:p>
    <w:p w14:paraId="5BA9A5CE" w14:textId="77777777" w:rsidR="00686808" w:rsidRPr="00EC76D5" w:rsidRDefault="00686808" w:rsidP="00686808">
      <w:pPr>
        <w:pStyle w:val="Code"/>
      </w:pPr>
      <w:r w:rsidRPr="00EC76D5">
        <w:t xml:space="preserve">  }</w:t>
      </w:r>
    </w:p>
    <w:p w14:paraId="164AAD20" w14:textId="77777777" w:rsidR="00686808" w:rsidRPr="00EC76D5" w:rsidRDefault="00686808" w:rsidP="00686808">
      <w:pPr>
        <w:pStyle w:val="Code"/>
      </w:pPr>
      <w:r w:rsidRPr="00EC76D5">
        <w:t xml:space="preserve">  </w:t>
      </w:r>
    </w:p>
    <w:p w14:paraId="49E05D92" w14:textId="77777777" w:rsidR="00686808" w:rsidRPr="00EC76D5" w:rsidRDefault="00686808" w:rsidP="00686808">
      <w:pPr>
        <w:pStyle w:val="Code"/>
      </w:pPr>
      <w:r w:rsidRPr="00EC76D5">
        <w:t xml:space="preserve">  public boolean isGoto() {</w:t>
      </w:r>
    </w:p>
    <w:p w14:paraId="3F7285AD" w14:textId="77777777" w:rsidR="00686808" w:rsidRPr="00EC76D5" w:rsidRDefault="00686808" w:rsidP="00686808">
      <w:pPr>
        <w:pStyle w:val="Code"/>
      </w:pPr>
      <w:r w:rsidRPr="00EC76D5">
        <w:t xml:space="preserve">    return (m_middleOperator == MiddleOperator.Goto);</w:t>
      </w:r>
    </w:p>
    <w:p w14:paraId="277F1D4F" w14:textId="77777777" w:rsidR="00686808" w:rsidRPr="00EC76D5" w:rsidRDefault="00686808" w:rsidP="00686808">
      <w:pPr>
        <w:pStyle w:val="Code"/>
      </w:pPr>
      <w:r w:rsidRPr="00EC76D5">
        <w:t xml:space="preserve">  }</w:t>
      </w:r>
    </w:p>
    <w:p w14:paraId="529422E9" w14:textId="77777777" w:rsidR="00686808" w:rsidRPr="00EC76D5" w:rsidRDefault="00686808" w:rsidP="00686808">
      <w:pPr>
        <w:pStyle w:val="Code"/>
      </w:pPr>
    </w:p>
    <w:p w14:paraId="180C1BDD" w14:textId="77777777" w:rsidR="00686808" w:rsidRPr="00EC76D5" w:rsidRDefault="00686808" w:rsidP="00686808">
      <w:pPr>
        <w:pStyle w:val="Code"/>
      </w:pPr>
      <w:r w:rsidRPr="00EC76D5">
        <w:t xml:space="preserve">  public boolean isMemory() {</w:t>
      </w:r>
    </w:p>
    <w:p w14:paraId="2395B13F" w14:textId="77777777" w:rsidR="00686808" w:rsidRPr="00EC76D5" w:rsidRDefault="00686808" w:rsidP="00686808">
      <w:pPr>
        <w:pStyle w:val="Code"/>
      </w:pPr>
      <w:r w:rsidRPr="00EC76D5">
        <w:t xml:space="preserve">    switch (m_middleOperator) {</w:t>
      </w:r>
    </w:p>
    <w:p w14:paraId="40BD8E0F" w14:textId="58798F28" w:rsidR="00686808" w:rsidRPr="00EC76D5" w:rsidRDefault="00686808" w:rsidP="00686808">
      <w:pPr>
        <w:pStyle w:val="Code"/>
      </w:pPr>
      <w:r w:rsidRPr="00EC76D5">
        <w:t xml:space="preserve">      case </w:t>
      </w:r>
      <w:r w:rsidR="00B02345">
        <w:t>Dereference</w:t>
      </w:r>
      <w:r w:rsidRPr="00EC76D5">
        <w:t>:</w:t>
      </w:r>
    </w:p>
    <w:p w14:paraId="42FFBCED" w14:textId="77777777" w:rsidR="00686808" w:rsidRPr="00EC76D5" w:rsidRDefault="00686808" w:rsidP="00686808">
      <w:pPr>
        <w:pStyle w:val="Code"/>
      </w:pPr>
      <w:r w:rsidRPr="00EC76D5">
        <w:t xml:space="preserve">      case Arrow:</w:t>
      </w:r>
    </w:p>
    <w:p w14:paraId="67FFA404" w14:textId="77777777" w:rsidR="00686808" w:rsidRPr="00EC76D5" w:rsidRDefault="00686808" w:rsidP="00686808">
      <w:pPr>
        <w:pStyle w:val="Code"/>
      </w:pPr>
      <w:r w:rsidRPr="00EC76D5">
        <w:t xml:space="preserve">      case Index:</w:t>
      </w:r>
    </w:p>
    <w:p w14:paraId="55441813" w14:textId="77777777" w:rsidR="00686808" w:rsidRPr="00EC76D5" w:rsidRDefault="00686808" w:rsidP="00686808">
      <w:pPr>
        <w:pStyle w:val="Code"/>
      </w:pPr>
      <w:r w:rsidRPr="00EC76D5">
        <w:t xml:space="preserve">        return true;</w:t>
      </w:r>
    </w:p>
    <w:p w14:paraId="305C7CF3" w14:textId="77777777" w:rsidR="00686808" w:rsidRPr="00EC76D5" w:rsidRDefault="00686808" w:rsidP="00686808">
      <w:pPr>
        <w:pStyle w:val="Code"/>
      </w:pPr>
      <w:r w:rsidRPr="00EC76D5">
        <w:t xml:space="preserve">        </w:t>
      </w:r>
    </w:p>
    <w:p w14:paraId="67324D44" w14:textId="77777777" w:rsidR="00686808" w:rsidRPr="00EC76D5" w:rsidRDefault="00686808" w:rsidP="00686808">
      <w:pPr>
        <w:pStyle w:val="Code"/>
      </w:pPr>
      <w:r w:rsidRPr="00EC76D5">
        <w:t xml:space="preserve">      default:</w:t>
      </w:r>
    </w:p>
    <w:p w14:paraId="0FCB257D" w14:textId="77777777" w:rsidR="00686808" w:rsidRPr="00EC76D5" w:rsidRDefault="00686808" w:rsidP="00686808">
      <w:pPr>
        <w:pStyle w:val="Code"/>
      </w:pPr>
      <w:r w:rsidRPr="00EC76D5">
        <w:t xml:space="preserve">        return false;</w:t>
      </w:r>
    </w:p>
    <w:p w14:paraId="7F69E294" w14:textId="77777777" w:rsidR="00686808" w:rsidRPr="00EC76D5" w:rsidRDefault="00686808" w:rsidP="00686808">
      <w:pPr>
        <w:pStyle w:val="Code"/>
      </w:pPr>
      <w:r w:rsidRPr="00EC76D5">
        <w:t xml:space="preserve">    }</w:t>
      </w:r>
    </w:p>
    <w:p w14:paraId="1C26547C" w14:textId="77777777" w:rsidR="00686808" w:rsidRPr="00EC76D5" w:rsidRDefault="00686808" w:rsidP="00686808">
      <w:pPr>
        <w:pStyle w:val="Code"/>
      </w:pPr>
      <w:r w:rsidRPr="00EC76D5">
        <w:t xml:space="preserve">  }</w:t>
      </w:r>
    </w:p>
    <w:p w14:paraId="0583D152" w14:textId="77777777" w:rsidR="00686808" w:rsidRPr="00EC76D5" w:rsidRDefault="00686808" w:rsidP="00686808">
      <w:pPr>
        <w:pStyle w:val="Code"/>
      </w:pPr>
    </w:p>
    <w:p w14:paraId="2D01FA13" w14:textId="77777777" w:rsidR="00686808" w:rsidRPr="00EC76D5" w:rsidRDefault="00686808" w:rsidP="00686808">
      <w:pPr>
        <w:pStyle w:val="Code"/>
      </w:pPr>
      <w:r w:rsidRPr="00EC76D5">
        <w:lastRenderedPageBreak/>
        <w:t xml:space="preserve">  public boolean isRelation() {</w:t>
      </w:r>
    </w:p>
    <w:p w14:paraId="3FE38916" w14:textId="77777777" w:rsidR="00686808" w:rsidRPr="00EC76D5" w:rsidRDefault="00686808" w:rsidP="00686808">
      <w:pPr>
        <w:pStyle w:val="Code"/>
      </w:pPr>
      <w:r w:rsidRPr="00EC76D5">
        <w:t xml:space="preserve">    switch (m_middleOperator) {</w:t>
      </w:r>
    </w:p>
    <w:p w14:paraId="170EF732" w14:textId="77777777" w:rsidR="00686808" w:rsidRPr="00EC76D5" w:rsidRDefault="00686808" w:rsidP="00686808">
      <w:pPr>
        <w:pStyle w:val="Code"/>
      </w:pPr>
      <w:r w:rsidRPr="00EC76D5">
        <w:t xml:space="preserve">      case Equal:</w:t>
      </w:r>
    </w:p>
    <w:p w14:paraId="342E09B7" w14:textId="77777777" w:rsidR="00686808" w:rsidRPr="00EC76D5" w:rsidRDefault="00686808" w:rsidP="00686808">
      <w:pPr>
        <w:pStyle w:val="Code"/>
      </w:pPr>
      <w:r w:rsidRPr="00EC76D5">
        <w:t xml:space="preserve">      case NotEqual:</w:t>
      </w:r>
    </w:p>
    <w:p w14:paraId="65376F12" w14:textId="77777777" w:rsidR="00686808" w:rsidRPr="00EC76D5" w:rsidRDefault="00686808" w:rsidP="00686808">
      <w:pPr>
        <w:pStyle w:val="Code"/>
      </w:pPr>
      <w:r w:rsidRPr="00EC76D5">
        <w:t xml:space="preserve">      case LessThan:</w:t>
      </w:r>
    </w:p>
    <w:p w14:paraId="1AACEB38" w14:textId="77777777" w:rsidR="00686808" w:rsidRPr="00EC76D5" w:rsidRDefault="00686808" w:rsidP="00686808">
      <w:pPr>
        <w:pStyle w:val="Code"/>
      </w:pPr>
      <w:r w:rsidRPr="00EC76D5">
        <w:t xml:space="preserve">      case LessThanEqual:</w:t>
      </w:r>
    </w:p>
    <w:p w14:paraId="76C88979" w14:textId="77777777" w:rsidR="00686808" w:rsidRPr="00EC76D5" w:rsidRDefault="00686808" w:rsidP="00686808">
      <w:pPr>
        <w:pStyle w:val="Code"/>
      </w:pPr>
      <w:r w:rsidRPr="00EC76D5">
        <w:t xml:space="preserve">      case GreaterThan:</w:t>
      </w:r>
    </w:p>
    <w:p w14:paraId="064EE7C3" w14:textId="77777777" w:rsidR="00686808" w:rsidRPr="00EC76D5" w:rsidRDefault="00686808" w:rsidP="00686808">
      <w:pPr>
        <w:pStyle w:val="Code"/>
      </w:pPr>
      <w:r w:rsidRPr="00EC76D5">
        <w:t xml:space="preserve">      case GreaterThanEqual:</w:t>
      </w:r>
    </w:p>
    <w:p w14:paraId="1C1DE09C" w14:textId="77777777" w:rsidR="00686808" w:rsidRPr="00EC76D5" w:rsidRDefault="00686808" w:rsidP="00686808">
      <w:pPr>
        <w:pStyle w:val="Code"/>
      </w:pPr>
      <w:r w:rsidRPr="00EC76D5">
        <w:t xml:space="preserve">        return true;</w:t>
      </w:r>
    </w:p>
    <w:p w14:paraId="413E8010" w14:textId="77777777" w:rsidR="00686808" w:rsidRPr="00EC76D5" w:rsidRDefault="00686808" w:rsidP="00686808">
      <w:pPr>
        <w:pStyle w:val="Code"/>
      </w:pPr>
      <w:r w:rsidRPr="00EC76D5">
        <w:t xml:space="preserve">        </w:t>
      </w:r>
    </w:p>
    <w:p w14:paraId="15C3B2EB" w14:textId="77777777" w:rsidR="00686808" w:rsidRPr="00EC76D5" w:rsidRDefault="00686808" w:rsidP="00686808">
      <w:pPr>
        <w:pStyle w:val="Code"/>
      </w:pPr>
      <w:r w:rsidRPr="00EC76D5">
        <w:t xml:space="preserve">      default:</w:t>
      </w:r>
    </w:p>
    <w:p w14:paraId="0FB39154" w14:textId="77777777" w:rsidR="00686808" w:rsidRPr="00EC76D5" w:rsidRDefault="00686808" w:rsidP="00686808">
      <w:pPr>
        <w:pStyle w:val="Code"/>
      </w:pPr>
      <w:r w:rsidRPr="00EC76D5">
        <w:t xml:space="preserve">        return false;</w:t>
      </w:r>
    </w:p>
    <w:p w14:paraId="76DB0094" w14:textId="77777777" w:rsidR="00686808" w:rsidRPr="00EC76D5" w:rsidRDefault="00686808" w:rsidP="00686808">
      <w:pPr>
        <w:pStyle w:val="Code"/>
      </w:pPr>
      <w:r w:rsidRPr="00EC76D5">
        <w:t xml:space="preserve">    }</w:t>
      </w:r>
    </w:p>
    <w:p w14:paraId="4AB22F64" w14:textId="77777777" w:rsidR="00686808" w:rsidRPr="00EC76D5" w:rsidRDefault="00686808" w:rsidP="00686808">
      <w:pPr>
        <w:pStyle w:val="Code"/>
      </w:pPr>
      <w:r w:rsidRPr="00EC76D5">
        <w:t xml:space="preserve">  }</w:t>
      </w:r>
    </w:p>
    <w:p w14:paraId="30D0F276" w14:textId="77777777" w:rsidR="00686808" w:rsidRPr="00EC76D5" w:rsidRDefault="00686808" w:rsidP="00686808">
      <w:pPr>
        <w:pStyle w:val="Code"/>
      </w:pPr>
    </w:p>
    <w:p w14:paraId="5AF25841" w14:textId="77777777" w:rsidR="00686808" w:rsidRPr="00EC76D5" w:rsidRDefault="00686808" w:rsidP="00686808">
      <w:pPr>
        <w:pStyle w:val="Code"/>
      </w:pPr>
      <w:r w:rsidRPr="00EC76D5">
        <w:t xml:space="preserve">  public boolean isUnary() {</w:t>
      </w:r>
    </w:p>
    <w:p w14:paraId="1E30A915" w14:textId="77777777" w:rsidR="00686808" w:rsidRPr="00EC76D5" w:rsidRDefault="00686808" w:rsidP="00686808">
      <w:pPr>
        <w:pStyle w:val="Code"/>
      </w:pPr>
      <w:r w:rsidRPr="00EC76D5">
        <w:t xml:space="preserve">    return isUnary(m_middleOperator);</w:t>
      </w:r>
    </w:p>
    <w:p w14:paraId="4BD33A95" w14:textId="77777777" w:rsidR="00686808" w:rsidRPr="00EC76D5" w:rsidRDefault="00686808" w:rsidP="00686808">
      <w:pPr>
        <w:pStyle w:val="Code"/>
      </w:pPr>
      <w:r w:rsidRPr="00EC76D5">
        <w:t xml:space="preserve">  }</w:t>
      </w:r>
    </w:p>
    <w:p w14:paraId="017B4990" w14:textId="77777777" w:rsidR="00686808" w:rsidRPr="00EC76D5" w:rsidRDefault="00686808" w:rsidP="00686808">
      <w:pPr>
        <w:pStyle w:val="Code"/>
      </w:pPr>
      <w:r w:rsidRPr="00EC76D5">
        <w:t xml:space="preserve">  </w:t>
      </w:r>
    </w:p>
    <w:p w14:paraId="71C1CE36" w14:textId="77777777" w:rsidR="00686808" w:rsidRPr="00EC76D5" w:rsidRDefault="00686808" w:rsidP="00686808">
      <w:pPr>
        <w:pStyle w:val="Code"/>
      </w:pPr>
      <w:r w:rsidRPr="00EC76D5">
        <w:t xml:space="preserve">  public static boolean isIncrement(MiddleOperator operator) {</w:t>
      </w:r>
    </w:p>
    <w:p w14:paraId="3310D09A" w14:textId="77777777" w:rsidR="00686808" w:rsidRPr="00EC76D5" w:rsidRDefault="00686808" w:rsidP="00686808">
      <w:pPr>
        <w:pStyle w:val="Code"/>
      </w:pPr>
      <w:r w:rsidRPr="00EC76D5">
        <w:t xml:space="preserve">    switch (operator) {</w:t>
      </w:r>
    </w:p>
    <w:p w14:paraId="271F6104" w14:textId="77777777" w:rsidR="00686808" w:rsidRPr="00EC76D5" w:rsidRDefault="00686808" w:rsidP="00686808">
      <w:pPr>
        <w:pStyle w:val="Code"/>
      </w:pPr>
      <w:r w:rsidRPr="00EC76D5">
        <w:t xml:space="preserve">      case PrefixIncrement:</w:t>
      </w:r>
    </w:p>
    <w:p w14:paraId="79D98B59" w14:textId="77777777" w:rsidR="00686808" w:rsidRPr="00EC76D5" w:rsidRDefault="00686808" w:rsidP="00686808">
      <w:pPr>
        <w:pStyle w:val="Code"/>
      </w:pPr>
      <w:r w:rsidRPr="00EC76D5">
        <w:t xml:space="preserve">      case PrefixDecrement:</w:t>
      </w:r>
    </w:p>
    <w:p w14:paraId="29C3DEAD" w14:textId="77777777" w:rsidR="00686808" w:rsidRPr="00EC76D5" w:rsidRDefault="00686808" w:rsidP="00686808">
      <w:pPr>
        <w:pStyle w:val="Code"/>
      </w:pPr>
      <w:r w:rsidRPr="00EC76D5">
        <w:t xml:space="preserve">      case PostfixIncrement:</w:t>
      </w:r>
    </w:p>
    <w:p w14:paraId="5A426ABD" w14:textId="77777777" w:rsidR="00686808" w:rsidRPr="00EC76D5" w:rsidRDefault="00686808" w:rsidP="00686808">
      <w:pPr>
        <w:pStyle w:val="Code"/>
      </w:pPr>
      <w:r w:rsidRPr="00EC76D5">
        <w:t xml:space="preserve">      case PostfixDecrement:        </w:t>
      </w:r>
    </w:p>
    <w:p w14:paraId="4105B0F9" w14:textId="77777777" w:rsidR="00686808" w:rsidRPr="00EC76D5" w:rsidRDefault="00686808" w:rsidP="00686808">
      <w:pPr>
        <w:pStyle w:val="Code"/>
      </w:pPr>
      <w:r w:rsidRPr="00EC76D5">
        <w:t xml:space="preserve">        return true;</w:t>
      </w:r>
    </w:p>
    <w:p w14:paraId="126311E8" w14:textId="77777777" w:rsidR="00686808" w:rsidRPr="00EC76D5" w:rsidRDefault="00686808" w:rsidP="00686808">
      <w:pPr>
        <w:pStyle w:val="Code"/>
      </w:pPr>
      <w:r w:rsidRPr="00EC76D5">
        <w:t xml:space="preserve">        </w:t>
      </w:r>
    </w:p>
    <w:p w14:paraId="7DB2B5C3" w14:textId="77777777" w:rsidR="00686808" w:rsidRPr="00EC76D5" w:rsidRDefault="00686808" w:rsidP="00686808">
      <w:pPr>
        <w:pStyle w:val="Code"/>
      </w:pPr>
      <w:r w:rsidRPr="00EC76D5">
        <w:t xml:space="preserve">      default:</w:t>
      </w:r>
    </w:p>
    <w:p w14:paraId="4BF3FACB" w14:textId="77777777" w:rsidR="00686808" w:rsidRPr="00EC76D5" w:rsidRDefault="00686808" w:rsidP="00686808">
      <w:pPr>
        <w:pStyle w:val="Code"/>
      </w:pPr>
      <w:r w:rsidRPr="00EC76D5">
        <w:t xml:space="preserve">        return false;</w:t>
      </w:r>
    </w:p>
    <w:p w14:paraId="69E90873" w14:textId="77777777" w:rsidR="00686808" w:rsidRPr="00EC76D5" w:rsidRDefault="00686808" w:rsidP="00686808">
      <w:pPr>
        <w:pStyle w:val="Code"/>
      </w:pPr>
      <w:r w:rsidRPr="00EC76D5">
        <w:t xml:space="preserve">    }</w:t>
      </w:r>
    </w:p>
    <w:p w14:paraId="2BF6014A" w14:textId="77777777" w:rsidR="00686808" w:rsidRPr="00EC76D5" w:rsidRDefault="00686808" w:rsidP="00686808">
      <w:pPr>
        <w:pStyle w:val="Code"/>
      </w:pPr>
      <w:r w:rsidRPr="00EC76D5">
        <w:t xml:space="preserve">  }</w:t>
      </w:r>
    </w:p>
    <w:p w14:paraId="179C41BC" w14:textId="77777777" w:rsidR="00686808" w:rsidRPr="00EC76D5" w:rsidRDefault="00686808" w:rsidP="00686808">
      <w:pPr>
        <w:pStyle w:val="Code"/>
      </w:pPr>
    </w:p>
    <w:p w14:paraId="60929892" w14:textId="77777777" w:rsidR="00686808" w:rsidRPr="00EC76D5" w:rsidRDefault="00686808" w:rsidP="00686808">
      <w:pPr>
        <w:pStyle w:val="Code"/>
      </w:pPr>
      <w:r w:rsidRPr="00EC76D5">
        <w:t xml:space="preserve">  public boolean isAssign() {</w:t>
      </w:r>
    </w:p>
    <w:p w14:paraId="72F3F99E" w14:textId="77777777" w:rsidR="00686808" w:rsidRPr="00EC76D5" w:rsidRDefault="00686808" w:rsidP="00686808">
      <w:pPr>
        <w:pStyle w:val="Code"/>
      </w:pPr>
      <w:r w:rsidRPr="00EC76D5">
        <w:t xml:space="preserve">    return isAssign(m_middleOperator);</w:t>
      </w:r>
    </w:p>
    <w:p w14:paraId="14BC27C6" w14:textId="77777777" w:rsidR="00686808" w:rsidRPr="00EC76D5" w:rsidRDefault="00686808" w:rsidP="00686808">
      <w:pPr>
        <w:pStyle w:val="Code"/>
      </w:pPr>
      <w:r w:rsidRPr="00EC76D5">
        <w:t xml:space="preserve">  }</w:t>
      </w:r>
    </w:p>
    <w:p w14:paraId="114E96B2" w14:textId="77777777" w:rsidR="00686808" w:rsidRPr="00EC76D5" w:rsidRDefault="00686808" w:rsidP="00686808">
      <w:pPr>
        <w:pStyle w:val="Code"/>
      </w:pPr>
      <w:r w:rsidRPr="00EC76D5">
        <w:t xml:space="preserve">  </w:t>
      </w:r>
    </w:p>
    <w:p w14:paraId="0EF7F43F" w14:textId="77777777" w:rsidR="00686808" w:rsidRPr="00EC76D5" w:rsidRDefault="00686808" w:rsidP="00686808">
      <w:pPr>
        <w:pStyle w:val="Code"/>
      </w:pPr>
      <w:r w:rsidRPr="00EC76D5">
        <w:t xml:space="preserve">  public static boolean isAssign(MiddleOperator operator) {</w:t>
      </w:r>
    </w:p>
    <w:p w14:paraId="5961D699" w14:textId="77777777" w:rsidR="00686808" w:rsidRPr="00EC76D5" w:rsidRDefault="00686808" w:rsidP="00686808">
      <w:pPr>
        <w:pStyle w:val="Code"/>
      </w:pPr>
      <w:r w:rsidRPr="00EC76D5">
        <w:t xml:space="preserve">    switch (operator) {</w:t>
      </w:r>
    </w:p>
    <w:p w14:paraId="197290E3" w14:textId="77777777" w:rsidR="00686808" w:rsidRPr="00EC76D5" w:rsidRDefault="00686808" w:rsidP="00686808">
      <w:pPr>
        <w:pStyle w:val="Code"/>
      </w:pPr>
      <w:r w:rsidRPr="00EC76D5">
        <w:t xml:space="preserve">      case Assign:</w:t>
      </w:r>
    </w:p>
    <w:p w14:paraId="5B2D1E1E" w14:textId="77777777" w:rsidR="00686808" w:rsidRPr="00EC76D5" w:rsidRDefault="00686808" w:rsidP="00686808">
      <w:pPr>
        <w:pStyle w:val="Code"/>
      </w:pPr>
      <w:r w:rsidRPr="00EC76D5">
        <w:t xml:space="preserve">      case BinaryAddAssign:</w:t>
      </w:r>
    </w:p>
    <w:p w14:paraId="6CE953F1" w14:textId="77777777" w:rsidR="00686808" w:rsidRPr="00EC76D5" w:rsidRDefault="00686808" w:rsidP="00686808">
      <w:pPr>
        <w:pStyle w:val="Code"/>
      </w:pPr>
      <w:r w:rsidRPr="00EC76D5">
        <w:t xml:space="preserve">      case BinarySubtractAssign:</w:t>
      </w:r>
    </w:p>
    <w:p w14:paraId="4E4625BB" w14:textId="77777777" w:rsidR="00686808" w:rsidRPr="00EC76D5" w:rsidRDefault="00686808" w:rsidP="00686808">
      <w:pPr>
        <w:pStyle w:val="Code"/>
      </w:pPr>
      <w:r w:rsidRPr="00EC76D5">
        <w:t xml:space="preserve">      case MultiplyAssign:</w:t>
      </w:r>
    </w:p>
    <w:p w14:paraId="74226766" w14:textId="77777777" w:rsidR="00686808" w:rsidRPr="00EC76D5" w:rsidRDefault="00686808" w:rsidP="00686808">
      <w:pPr>
        <w:pStyle w:val="Code"/>
      </w:pPr>
      <w:r w:rsidRPr="00EC76D5">
        <w:t xml:space="preserve">      case DivideAssign:</w:t>
      </w:r>
    </w:p>
    <w:p w14:paraId="66E5A68B" w14:textId="77777777" w:rsidR="00686808" w:rsidRPr="00EC76D5" w:rsidRDefault="00686808" w:rsidP="00686808">
      <w:pPr>
        <w:pStyle w:val="Code"/>
      </w:pPr>
      <w:r w:rsidRPr="00EC76D5">
        <w:t xml:space="preserve">      case ModuloAssign:</w:t>
      </w:r>
    </w:p>
    <w:p w14:paraId="13331151" w14:textId="12DCBC6A" w:rsidR="00686808" w:rsidRPr="00EC76D5" w:rsidRDefault="00686808" w:rsidP="00686808">
      <w:pPr>
        <w:pStyle w:val="Code"/>
      </w:pPr>
      <w:r w:rsidRPr="00EC76D5">
        <w:t xml:space="preserve">      case Bitwise</w:t>
      </w:r>
      <w:r w:rsidR="00414C74">
        <w:t>Or</w:t>
      </w:r>
      <w:r w:rsidRPr="00EC76D5">
        <w:t>Assign:</w:t>
      </w:r>
    </w:p>
    <w:p w14:paraId="292C1CB4" w14:textId="77777777" w:rsidR="00686808" w:rsidRPr="00EC76D5" w:rsidRDefault="00686808" w:rsidP="00686808">
      <w:pPr>
        <w:pStyle w:val="Code"/>
      </w:pPr>
      <w:r w:rsidRPr="00EC76D5">
        <w:t xml:space="preserve">      case BitwiseXOrAssign:</w:t>
      </w:r>
    </w:p>
    <w:p w14:paraId="1C55FBC9" w14:textId="77777777" w:rsidR="00686808" w:rsidRPr="00EC76D5" w:rsidRDefault="00686808" w:rsidP="00686808">
      <w:pPr>
        <w:pStyle w:val="Code"/>
      </w:pPr>
      <w:r w:rsidRPr="00EC76D5">
        <w:t xml:space="preserve">      case BitwiseAndAssign:</w:t>
      </w:r>
    </w:p>
    <w:p w14:paraId="29A9120E" w14:textId="77777777" w:rsidR="00686808" w:rsidRPr="00EC76D5" w:rsidRDefault="00686808" w:rsidP="00686808">
      <w:pPr>
        <w:pStyle w:val="Code"/>
      </w:pPr>
      <w:r w:rsidRPr="00EC76D5">
        <w:t xml:space="preserve">      case LeftShiftAssign:</w:t>
      </w:r>
    </w:p>
    <w:p w14:paraId="56267A3A" w14:textId="77777777" w:rsidR="00686808" w:rsidRPr="00EC76D5" w:rsidRDefault="00686808" w:rsidP="00686808">
      <w:pPr>
        <w:pStyle w:val="Code"/>
      </w:pPr>
      <w:r w:rsidRPr="00EC76D5">
        <w:t xml:space="preserve">      case RightShiftAssign:</w:t>
      </w:r>
    </w:p>
    <w:p w14:paraId="1D2BE66D" w14:textId="77777777" w:rsidR="00686808" w:rsidRPr="00EC76D5" w:rsidRDefault="00686808" w:rsidP="00686808">
      <w:pPr>
        <w:pStyle w:val="Code"/>
      </w:pPr>
      <w:r w:rsidRPr="00EC76D5">
        <w:t xml:space="preserve">        return true;</w:t>
      </w:r>
    </w:p>
    <w:p w14:paraId="3833B7E5" w14:textId="77777777" w:rsidR="00686808" w:rsidRPr="00EC76D5" w:rsidRDefault="00686808" w:rsidP="00686808">
      <w:pPr>
        <w:pStyle w:val="Code"/>
      </w:pPr>
      <w:r w:rsidRPr="00EC76D5">
        <w:t xml:space="preserve">        </w:t>
      </w:r>
    </w:p>
    <w:p w14:paraId="33228CEE" w14:textId="77777777" w:rsidR="00686808" w:rsidRPr="00EC76D5" w:rsidRDefault="00686808" w:rsidP="00686808">
      <w:pPr>
        <w:pStyle w:val="Code"/>
      </w:pPr>
      <w:r w:rsidRPr="00EC76D5">
        <w:t xml:space="preserve">      default:</w:t>
      </w:r>
    </w:p>
    <w:p w14:paraId="4F855DE7" w14:textId="77777777" w:rsidR="00686808" w:rsidRPr="00EC76D5" w:rsidRDefault="00686808" w:rsidP="00686808">
      <w:pPr>
        <w:pStyle w:val="Code"/>
      </w:pPr>
      <w:r w:rsidRPr="00EC76D5">
        <w:t xml:space="preserve">        return false;</w:t>
      </w:r>
    </w:p>
    <w:p w14:paraId="4A703FC8" w14:textId="77777777" w:rsidR="00686808" w:rsidRPr="00EC76D5" w:rsidRDefault="00686808" w:rsidP="00686808">
      <w:pPr>
        <w:pStyle w:val="Code"/>
      </w:pPr>
      <w:r w:rsidRPr="00EC76D5">
        <w:t xml:space="preserve">    }</w:t>
      </w:r>
    </w:p>
    <w:p w14:paraId="4F4BC5D4" w14:textId="77777777" w:rsidR="00686808" w:rsidRPr="00EC76D5" w:rsidRDefault="00686808" w:rsidP="00686808">
      <w:pPr>
        <w:pStyle w:val="Code"/>
      </w:pPr>
      <w:r w:rsidRPr="00EC76D5">
        <w:t xml:space="preserve">  }</w:t>
      </w:r>
    </w:p>
    <w:p w14:paraId="28F13E9E" w14:textId="77777777" w:rsidR="00686808" w:rsidRPr="00EC76D5" w:rsidRDefault="00686808" w:rsidP="00686808">
      <w:pPr>
        <w:pStyle w:val="Code"/>
      </w:pPr>
    </w:p>
    <w:p w14:paraId="49FBFCC1" w14:textId="77777777" w:rsidR="00686808" w:rsidRPr="00EC76D5" w:rsidRDefault="00686808" w:rsidP="00686808">
      <w:pPr>
        <w:pStyle w:val="Code"/>
      </w:pPr>
      <w:r w:rsidRPr="00EC76D5">
        <w:t xml:space="preserve">  public boolean isCompoundAssign() {</w:t>
      </w:r>
    </w:p>
    <w:p w14:paraId="631C4B48" w14:textId="77777777" w:rsidR="00686808" w:rsidRPr="00EC76D5" w:rsidRDefault="00686808" w:rsidP="00686808">
      <w:pPr>
        <w:pStyle w:val="Code"/>
      </w:pPr>
      <w:r w:rsidRPr="00EC76D5">
        <w:lastRenderedPageBreak/>
        <w:t xml:space="preserve">    return isAssign() &amp;&amp; (m_middleOperator != MiddleOperator.Assign);</w:t>
      </w:r>
    </w:p>
    <w:p w14:paraId="4F80FAD2" w14:textId="77777777" w:rsidR="00686808" w:rsidRPr="00EC76D5" w:rsidRDefault="00686808" w:rsidP="00686808">
      <w:pPr>
        <w:pStyle w:val="Code"/>
      </w:pPr>
      <w:r w:rsidRPr="00EC76D5">
        <w:t xml:space="preserve">  }</w:t>
      </w:r>
    </w:p>
    <w:p w14:paraId="2223392F" w14:textId="77777777" w:rsidR="00686808" w:rsidRPr="00EC76D5" w:rsidRDefault="00686808" w:rsidP="00686808">
      <w:pPr>
        <w:pStyle w:val="Code"/>
      </w:pPr>
    </w:p>
    <w:p w14:paraId="3C559352" w14:textId="77777777" w:rsidR="00686808" w:rsidRPr="00EC76D5" w:rsidRDefault="00686808" w:rsidP="00686808">
      <w:pPr>
        <w:pStyle w:val="Code"/>
      </w:pPr>
      <w:r w:rsidRPr="00EC76D5">
        <w:t xml:space="preserve">  public static boolean isCompoundAssign(MiddleOperator operator) {</w:t>
      </w:r>
    </w:p>
    <w:p w14:paraId="3A018310" w14:textId="77777777" w:rsidR="00686808" w:rsidRPr="00EC76D5" w:rsidRDefault="00686808" w:rsidP="00686808">
      <w:pPr>
        <w:pStyle w:val="Code"/>
      </w:pPr>
      <w:r w:rsidRPr="00EC76D5">
        <w:t xml:space="preserve">    return isAssign(operator) &amp;&amp; (operator != MiddleOperator.Assign);</w:t>
      </w:r>
    </w:p>
    <w:p w14:paraId="670DC138" w14:textId="77777777" w:rsidR="00686808" w:rsidRPr="00EC76D5" w:rsidRDefault="00686808" w:rsidP="00686808">
      <w:pPr>
        <w:pStyle w:val="Code"/>
      </w:pPr>
      <w:r w:rsidRPr="00EC76D5">
        <w:t xml:space="preserve">  }</w:t>
      </w:r>
    </w:p>
    <w:p w14:paraId="15BA7B54" w14:textId="77777777" w:rsidR="00686808" w:rsidRPr="00EC76D5" w:rsidRDefault="00686808" w:rsidP="00686808">
      <w:pPr>
        <w:pStyle w:val="Code"/>
      </w:pPr>
    </w:p>
    <w:p w14:paraId="2E1A1444" w14:textId="77777777" w:rsidR="00686808" w:rsidRPr="00EC76D5" w:rsidRDefault="00686808" w:rsidP="00686808">
      <w:pPr>
        <w:pStyle w:val="Code"/>
      </w:pPr>
      <w:r w:rsidRPr="00EC76D5">
        <w:t xml:space="preserve">  public boolean isStrictlyUnary() {</w:t>
      </w:r>
    </w:p>
    <w:p w14:paraId="39884ADF" w14:textId="77777777" w:rsidR="00686808" w:rsidRPr="00EC76D5" w:rsidRDefault="00686808" w:rsidP="00686808">
      <w:pPr>
        <w:pStyle w:val="Code"/>
      </w:pPr>
      <w:r w:rsidRPr="00EC76D5">
        <w:t xml:space="preserve">    return isStrictlyUnary(m_middleOperator);</w:t>
      </w:r>
    </w:p>
    <w:p w14:paraId="3CAD2281" w14:textId="77777777" w:rsidR="00686808" w:rsidRPr="00EC76D5" w:rsidRDefault="00686808" w:rsidP="00686808">
      <w:pPr>
        <w:pStyle w:val="Code"/>
      </w:pPr>
      <w:r w:rsidRPr="00EC76D5">
        <w:t xml:space="preserve">  }</w:t>
      </w:r>
    </w:p>
    <w:p w14:paraId="5911925E" w14:textId="77777777" w:rsidR="00686808" w:rsidRPr="00EC76D5" w:rsidRDefault="00686808" w:rsidP="00686808">
      <w:pPr>
        <w:pStyle w:val="Code"/>
      </w:pPr>
      <w:r w:rsidRPr="00EC76D5">
        <w:t xml:space="preserve">  </w:t>
      </w:r>
    </w:p>
    <w:p w14:paraId="12290262" w14:textId="77777777" w:rsidR="00686808" w:rsidRPr="00EC76D5" w:rsidRDefault="00686808" w:rsidP="00686808">
      <w:pPr>
        <w:pStyle w:val="Code"/>
      </w:pPr>
      <w:r w:rsidRPr="00EC76D5">
        <w:t xml:space="preserve">  public static boolean isStrictlyUnary(MiddleOperator operator) {</w:t>
      </w:r>
    </w:p>
    <w:p w14:paraId="4A4D2219" w14:textId="77777777" w:rsidR="00686808" w:rsidRPr="00EC76D5" w:rsidRDefault="00686808" w:rsidP="00686808">
      <w:pPr>
        <w:pStyle w:val="Code"/>
      </w:pPr>
      <w:r w:rsidRPr="00EC76D5">
        <w:t xml:space="preserve">    switch (operator) {</w:t>
      </w:r>
    </w:p>
    <w:p w14:paraId="0C21F147" w14:textId="77777777" w:rsidR="00686808" w:rsidRPr="00EC76D5" w:rsidRDefault="00686808" w:rsidP="00686808">
      <w:pPr>
        <w:pStyle w:val="Code"/>
      </w:pPr>
      <w:r w:rsidRPr="00EC76D5">
        <w:t xml:space="preserve">      case UnaryAdd:</w:t>
      </w:r>
    </w:p>
    <w:p w14:paraId="0D31DC41" w14:textId="77777777" w:rsidR="00686808" w:rsidRPr="00EC76D5" w:rsidRDefault="00686808" w:rsidP="00686808">
      <w:pPr>
        <w:pStyle w:val="Code"/>
      </w:pPr>
      <w:r w:rsidRPr="00EC76D5">
        <w:t xml:space="preserve">      case UnarySubtract:</w:t>
      </w:r>
    </w:p>
    <w:p w14:paraId="4CDB6A93" w14:textId="77777777" w:rsidR="00686808" w:rsidRPr="00EC76D5" w:rsidRDefault="00686808" w:rsidP="00686808">
      <w:pPr>
        <w:pStyle w:val="Code"/>
      </w:pPr>
      <w:r w:rsidRPr="00EC76D5">
        <w:t xml:space="preserve">      case BitwiseNot:</w:t>
      </w:r>
    </w:p>
    <w:p w14:paraId="189475C0" w14:textId="77777777" w:rsidR="00686808" w:rsidRPr="00EC76D5" w:rsidRDefault="00686808" w:rsidP="00686808">
      <w:pPr>
        <w:pStyle w:val="Code"/>
      </w:pPr>
      <w:r w:rsidRPr="00EC76D5">
        <w:t xml:space="preserve">        return true;</w:t>
      </w:r>
    </w:p>
    <w:p w14:paraId="12761341" w14:textId="77777777" w:rsidR="00686808" w:rsidRPr="00EC76D5" w:rsidRDefault="00686808" w:rsidP="00686808">
      <w:pPr>
        <w:pStyle w:val="Code"/>
      </w:pPr>
      <w:r w:rsidRPr="00EC76D5">
        <w:t xml:space="preserve">        </w:t>
      </w:r>
    </w:p>
    <w:p w14:paraId="56CD698C" w14:textId="77777777" w:rsidR="00686808" w:rsidRPr="00EC76D5" w:rsidRDefault="00686808" w:rsidP="00686808">
      <w:pPr>
        <w:pStyle w:val="Code"/>
      </w:pPr>
      <w:r w:rsidRPr="00EC76D5">
        <w:t xml:space="preserve">      default:</w:t>
      </w:r>
    </w:p>
    <w:p w14:paraId="2156FDE6" w14:textId="77777777" w:rsidR="00686808" w:rsidRPr="00EC76D5" w:rsidRDefault="00686808" w:rsidP="00686808">
      <w:pPr>
        <w:pStyle w:val="Code"/>
      </w:pPr>
      <w:r w:rsidRPr="00EC76D5">
        <w:t xml:space="preserve">        return false;</w:t>
      </w:r>
    </w:p>
    <w:p w14:paraId="21571276" w14:textId="77777777" w:rsidR="00686808" w:rsidRPr="00EC76D5" w:rsidRDefault="00686808" w:rsidP="00686808">
      <w:pPr>
        <w:pStyle w:val="Code"/>
      </w:pPr>
      <w:r w:rsidRPr="00EC76D5">
        <w:t xml:space="preserve">    }</w:t>
      </w:r>
    </w:p>
    <w:p w14:paraId="246BEB4C" w14:textId="77777777" w:rsidR="00686808" w:rsidRPr="00EC76D5" w:rsidRDefault="00686808" w:rsidP="00686808">
      <w:pPr>
        <w:pStyle w:val="Code"/>
      </w:pPr>
      <w:r w:rsidRPr="00EC76D5">
        <w:t xml:space="preserve">  }</w:t>
      </w:r>
    </w:p>
    <w:p w14:paraId="5B2E7F73" w14:textId="77777777" w:rsidR="00686808" w:rsidRPr="00EC76D5" w:rsidRDefault="00686808" w:rsidP="00686808">
      <w:pPr>
        <w:pStyle w:val="Code"/>
      </w:pPr>
    </w:p>
    <w:p w14:paraId="21DC4B80" w14:textId="77777777" w:rsidR="00686808" w:rsidRPr="00EC76D5" w:rsidRDefault="00686808" w:rsidP="00686808">
      <w:pPr>
        <w:pStyle w:val="Code"/>
      </w:pPr>
      <w:r w:rsidRPr="00EC76D5">
        <w:t xml:space="preserve">  public static boolean isUnary(MiddleOperator operator) {</w:t>
      </w:r>
    </w:p>
    <w:p w14:paraId="1B49367C" w14:textId="77777777" w:rsidR="00686808" w:rsidRPr="00EC76D5" w:rsidRDefault="00686808" w:rsidP="00686808">
      <w:pPr>
        <w:pStyle w:val="Code"/>
      </w:pPr>
      <w:r w:rsidRPr="00EC76D5">
        <w:t xml:space="preserve">    switch (operator) {</w:t>
      </w:r>
    </w:p>
    <w:p w14:paraId="62BBE360" w14:textId="77777777" w:rsidR="00686808" w:rsidRPr="00EC76D5" w:rsidRDefault="00686808" w:rsidP="00686808">
      <w:pPr>
        <w:pStyle w:val="Code"/>
      </w:pPr>
      <w:r w:rsidRPr="00EC76D5">
        <w:t xml:space="preserve">      case Assign:</w:t>
      </w:r>
    </w:p>
    <w:p w14:paraId="5D0EB9C8" w14:textId="77777777" w:rsidR="00686808" w:rsidRPr="00EC76D5" w:rsidRDefault="00686808" w:rsidP="00686808">
      <w:pPr>
        <w:pStyle w:val="Code"/>
      </w:pPr>
      <w:r w:rsidRPr="00EC76D5">
        <w:t xml:space="preserve">      case BinaryAddAssign:</w:t>
      </w:r>
    </w:p>
    <w:p w14:paraId="18FA1AAE" w14:textId="77777777" w:rsidR="00686808" w:rsidRPr="00EC76D5" w:rsidRDefault="00686808" w:rsidP="00686808">
      <w:pPr>
        <w:pStyle w:val="Code"/>
      </w:pPr>
      <w:r w:rsidRPr="00EC76D5">
        <w:t xml:space="preserve">      case BinarySubtractAssign:</w:t>
      </w:r>
    </w:p>
    <w:p w14:paraId="4DDE43B3" w14:textId="77777777" w:rsidR="00686808" w:rsidRPr="00EC76D5" w:rsidRDefault="00686808" w:rsidP="00686808">
      <w:pPr>
        <w:pStyle w:val="Code"/>
      </w:pPr>
      <w:r w:rsidRPr="00EC76D5">
        <w:t xml:space="preserve">      case MultiplyAssign:</w:t>
      </w:r>
    </w:p>
    <w:p w14:paraId="62D81699" w14:textId="77777777" w:rsidR="00686808" w:rsidRPr="00EC76D5" w:rsidRDefault="00686808" w:rsidP="00686808">
      <w:pPr>
        <w:pStyle w:val="Code"/>
      </w:pPr>
      <w:r w:rsidRPr="00EC76D5">
        <w:t xml:space="preserve">      case DivideAssign:</w:t>
      </w:r>
    </w:p>
    <w:p w14:paraId="16E7CCFE" w14:textId="77777777" w:rsidR="00686808" w:rsidRPr="00EC76D5" w:rsidRDefault="00686808" w:rsidP="00686808">
      <w:pPr>
        <w:pStyle w:val="Code"/>
      </w:pPr>
      <w:r w:rsidRPr="00EC76D5">
        <w:t xml:space="preserve">      case ModuloAssign:</w:t>
      </w:r>
    </w:p>
    <w:p w14:paraId="55AFE4D8" w14:textId="3E16037A" w:rsidR="00686808" w:rsidRPr="00EC76D5" w:rsidRDefault="00686808" w:rsidP="00686808">
      <w:pPr>
        <w:pStyle w:val="Code"/>
      </w:pPr>
      <w:r w:rsidRPr="00EC76D5">
        <w:t xml:space="preserve">      case Bitwise</w:t>
      </w:r>
      <w:r w:rsidR="00414C74">
        <w:t>Or</w:t>
      </w:r>
      <w:r w:rsidRPr="00EC76D5">
        <w:t>Assign:</w:t>
      </w:r>
    </w:p>
    <w:p w14:paraId="57EB11A0" w14:textId="77777777" w:rsidR="00686808" w:rsidRPr="00EC76D5" w:rsidRDefault="00686808" w:rsidP="00686808">
      <w:pPr>
        <w:pStyle w:val="Code"/>
      </w:pPr>
      <w:r w:rsidRPr="00EC76D5">
        <w:t xml:space="preserve">      case BitwiseXOrAssign:</w:t>
      </w:r>
    </w:p>
    <w:p w14:paraId="70101B30" w14:textId="77777777" w:rsidR="00686808" w:rsidRPr="00EC76D5" w:rsidRDefault="00686808" w:rsidP="00686808">
      <w:pPr>
        <w:pStyle w:val="Code"/>
      </w:pPr>
      <w:r w:rsidRPr="00EC76D5">
        <w:t xml:space="preserve">      case BitwiseAndAssign:</w:t>
      </w:r>
    </w:p>
    <w:p w14:paraId="34EFE824" w14:textId="77777777" w:rsidR="00686808" w:rsidRPr="00EC76D5" w:rsidRDefault="00686808" w:rsidP="00686808">
      <w:pPr>
        <w:pStyle w:val="Code"/>
      </w:pPr>
      <w:r w:rsidRPr="00EC76D5">
        <w:t xml:space="preserve">      case LeftShiftAssign:</w:t>
      </w:r>
    </w:p>
    <w:p w14:paraId="72A96F89" w14:textId="77777777" w:rsidR="00686808" w:rsidRPr="00EC76D5" w:rsidRDefault="00686808" w:rsidP="00686808">
      <w:pPr>
        <w:pStyle w:val="Code"/>
      </w:pPr>
      <w:r w:rsidRPr="00EC76D5">
        <w:t xml:space="preserve">      case RightShiftAssign:</w:t>
      </w:r>
    </w:p>
    <w:p w14:paraId="6928DF64" w14:textId="77777777" w:rsidR="00686808" w:rsidRPr="00EC76D5" w:rsidRDefault="00686808" w:rsidP="00686808">
      <w:pPr>
        <w:pStyle w:val="Code"/>
      </w:pPr>
      <w:r w:rsidRPr="00EC76D5">
        <w:t xml:space="preserve">      case PushFloat:</w:t>
      </w:r>
    </w:p>
    <w:p w14:paraId="600EECA6" w14:textId="77777777" w:rsidR="00686808" w:rsidRPr="00EC76D5" w:rsidRDefault="00686808" w:rsidP="00686808">
      <w:pPr>
        <w:pStyle w:val="Code"/>
      </w:pPr>
      <w:r w:rsidRPr="00EC76D5">
        <w:t xml:space="preserve">      case TopFloat:</w:t>
      </w:r>
    </w:p>
    <w:p w14:paraId="379976AB" w14:textId="77777777" w:rsidR="00686808" w:rsidRPr="00EC76D5" w:rsidRDefault="00686808" w:rsidP="00686808">
      <w:pPr>
        <w:pStyle w:val="Code"/>
      </w:pPr>
      <w:r w:rsidRPr="00EC76D5">
        <w:t xml:space="preserve">      case PopFloat:</w:t>
      </w:r>
    </w:p>
    <w:p w14:paraId="156A5A36" w14:textId="77777777" w:rsidR="00686808" w:rsidRPr="00EC76D5" w:rsidRDefault="00686808" w:rsidP="00686808">
      <w:pPr>
        <w:pStyle w:val="Code"/>
      </w:pPr>
      <w:r w:rsidRPr="00EC76D5">
        <w:t xml:space="preserve">      case UnaryAdd:</w:t>
      </w:r>
    </w:p>
    <w:p w14:paraId="2C138629" w14:textId="77777777" w:rsidR="00686808" w:rsidRPr="00EC76D5" w:rsidRDefault="00686808" w:rsidP="00686808">
      <w:pPr>
        <w:pStyle w:val="Code"/>
      </w:pPr>
      <w:r w:rsidRPr="00EC76D5">
        <w:t xml:space="preserve">      case UnarySubtract:</w:t>
      </w:r>
    </w:p>
    <w:p w14:paraId="040EA3BF" w14:textId="77777777" w:rsidR="00686808" w:rsidRPr="00EC76D5" w:rsidRDefault="00686808" w:rsidP="00686808">
      <w:pPr>
        <w:pStyle w:val="Code"/>
      </w:pPr>
      <w:r w:rsidRPr="00EC76D5">
        <w:t xml:space="preserve">      case BitwiseNot:</w:t>
      </w:r>
    </w:p>
    <w:p w14:paraId="40AC897D" w14:textId="77777777" w:rsidR="00686808" w:rsidRPr="00EC76D5" w:rsidRDefault="00686808" w:rsidP="00686808">
      <w:pPr>
        <w:pStyle w:val="Code"/>
      </w:pPr>
      <w:r w:rsidRPr="00EC76D5">
        <w:t xml:space="preserve">      case LogicalNot:</w:t>
      </w:r>
    </w:p>
    <w:p w14:paraId="3623559B" w14:textId="22F0F9BB" w:rsidR="00686808" w:rsidRPr="00EC76D5" w:rsidRDefault="00686808" w:rsidP="00686808">
      <w:pPr>
        <w:pStyle w:val="Code"/>
      </w:pPr>
      <w:r w:rsidRPr="00EC76D5">
        <w:t xml:space="preserve">      case </w:t>
      </w:r>
      <w:r w:rsidR="00B02345">
        <w:t>Dereference</w:t>
      </w:r>
      <w:r w:rsidRPr="00EC76D5">
        <w:t>:</w:t>
      </w:r>
    </w:p>
    <w:p w14:paraId="0497E2F2" w14:textId="77777777" w:rsidR="00686808" w:rsidRPr="00EC76D5" w:rsidRDefault="00686808" w:rsidP="00686808">
      <w:pPr>
        <w:pStyle w:val="Code"/>
      </w:pPr>
      <w:r w:rsidRPr="00EC76D5">
        <w:t xml:space="preserve">      case Address:</w:t>
      </w:r>
    </w:p>
    <w:p w14:paraId="51EA03E7" w14:textId="77777777" w:rsidR="00686808" w:rsidRPr="00EC76D5" w:rsidRDefault="00686808" w:rsidP="00686808">
      <w:pPr>
        <w:pStyle w:val="Code"/>
      </w:pPr>
      <w:r w:rsidRPr="00EC76D5">
        <w:t xml:space="preserve">      case IntegralToIntegral:</w:t>
      </w:r>
    </w:p>
    <w:p w14:paraId="19A49248" w14:textId="77777777" w:rsidR="00686808" w:rsidRPr="00EC76D5" w:rsidRDefault="00686808" w:rsidP="00686808">
      <w:pPr>
        <w:pStyle w:val="Code"/>
      </w:pPr>
      <w:r w:rsidRPr="00EC76D5">
        <w:t xml:space="preserve">      case IntegralToFloating:</w:t>
      </w:r>
    </w:p>
    <w:p w14:paraId="598C9412" w14:textId="77777777" w:rsidR="00686808" w:rsidRPr="00EC76D5" w:rsidRDefault="00686808" w:rsidP="00686808">
      <w:pPr>
        <w:pStyle w:val="Code"/>
      </w:pPr>
      <w:r w:rsidRPr="00EC76D5">
        <w:t xml:space="preserve">      case FloatingToFloating:</w:t>
      </w:r>
    </w:p>
    <w:p w14:paraId="01194E0F" w14:textId="77777777" w:rsidR="00686808" w:rsidRPr="00EC76D5" w:rsidRDefault="00686808" w:rsidP="00686808">
      <w:pPr>
        <w:pStyle w:val="Code"/>
      </w:pPr>
      <w:r w:rsidRPr="00EC76D5">
        <w:t xml:space="preserve">      case FloatingToIntegral:</w:t>
      </w:r>
    </w:p>
    <w:p w14:paraId="42D44EEB" w14:textId="77777777" w:rsidR="00686808" w:rsidRPr="00EC76D5" w:rsidRDefault="00686808" w:rsidP="00686808">
      <w:pPr>
        <w:pStyle w:val="Code"/>
      </w:pPr>
      <w:r w:rsidRPr="00EC76D5">
        <w:t xml:space="preserve">      case ArithmeticToLogical:</w:t>
      </w:r>
    </w:p>
    <w:p w14:paraId="65E4736C" w14:textId="77777777" w:rsidR="00686808" w:rsidRPr="00EC76D5" w:rsidRDefault="00686808" w:rsidP="00686808">
      <w:pPr>
        <w:pStyle w:val="Code"/>
      </w:pPr>
      <w:r w:rsidRPr="00EC76D5">
        <w:t xml:space="preserve">      case LogicalToIntegral:</w:t>
      </w:r>
    </w:p>
    <w:p w14:paraId="082CEAAD" w14:textId="77777777" w:rsidR="00686808" w:rsidRPr="00EC76D5" w:rsidRDefault="00686808" w:rsidP="00686808">
      <w:pPr>
        <w:pStyle w:val="Code"/>
      </w:pPr>
      <w:r w:rsidRPr="00EC76D5">
        <w:t xml:space="preserve">      case FunctionToPointer:</w:t>
      </w:r>
    </w:p>
    <w:p w14:paraId="3E33ACAA" w14:textId="77777777" w:rsidR="00686808" w:rsidRPr="00EC76D5" w:rsidRDefault="00686808" w:rsidP="00686808">
      <w:pPr>
        <w:pStyle w:val="Code"/>
      </w:pPr>
      <w:r w:rsidRPr="00EC76D5">
        <w:t xml:space="preserve">      case ArrayToPointer:</w:t>
      </w:r>
    </w:p>
    <w:p w14:paraId="5F73C9FA" w14:textId="77777777" w:rsidR="00686808" w:rsidRPr="00EC76D5" w:rsidRDefault="00686808" w:rsidP="00686808">
      <w:pPr>
        <w:pStyle w:val="Code"/>
      </w:pPr>
      <w:r w:rsidRPr="00EC76D5">
        <w:t xml:space="preserve">      case StringToPointer:</w:t>
      </w:r>
    </w:p>
    <w:p w14:paraId="78185BF3" w14:textId="77777777" w:rsidR="00686808" w:rsidRPr="00EC76D5" w:rsidRDefault="00686808" w:rsidP="00686808">
      <w:pPr>
        <w:pStyle w:val="Code"/>
      </w:pPr>
      <w:r w:rsidRPr="00EC76D5">
        <w:t xml:space="preserve">      case Parameter:</w:t>
      </w:r>
    </w:p>
    <w:p w14:paraId="598C7B34" w14:textId="77777777" w:rsidR="00686808" w:rsidRPr="00EC76D5" w:rsidRDefault="00686808" w:rsidP="00686808">
      <w:pPr>
        <w:pStyle w:val="Code"/>
      </w:pPr>
      <w:r w:rsidRPr="00EC76D5">
        <w:t xml:space="preserve">      case EqualZero:        </w:t>
      </w:r>
    </w:p>
    <w:p w14:paraId="7D5F5287" w14:textId="77777777" w:rsidR="00686808" w:rsidRPr="00EC76D5" w:rsidRDefault="00686808" w:rsidP="00686808">
      <w:pPr>
        <w:pStyle w:val="Code"/>
      </w:pPr>
      <w:r w:rsidRPr="00EC76D5">
        <w:t xml:space="preserve">      case PrefixIncrement:</w:t>
      </w:r>
    </w:p>
    <w:p w14:paraId="4CEE00AD" w14:textId="77777777" w:rsidR="00686808" w:rsidRPr="00EC76D5" w:rsidRDefault="00686808" w:rsidP="00686808">
      <w:pPr>
        <w:pStyle w:val="Code"/>
      </w:pPr>
      <w:r w:rsidRPr="00EC76D5">
        <w:lastRenderedPageBreak/>
        <w:t xml:space="preserve">      case PrefixDecrement:</w:t>
      </w:r>
    </w:p>
    <w:p w14:paraId="619CBB98" w14:textId="77777777" w:rsidR="00686808" w:rsidRPr="00EC76D5" w:rsidRDefault="00686808" w:rsidP="00686808">
      <w:pPr>
        <w:pStyle w:val="Code"/>
      </w:pPr>
      <w:r w:rsidRPr="00EC76D5">
        <w:t xml:space="preserve">      case PostfixIncrement:</w:t>
      </w:r>
    </w:p>
    <w:p w14:paraId="54D5B2C0" w14:textId="77777777" w:rsidR="00686808" w:rsidRPr="00EC76D5" w:rsidRDefault="00686808" w:rsidP="00686808">
      <w:pPr>
        <w:pStyle w:val="Code"/>
      </w:pPr>
      <w:r w:rsidRPr="00EC76D5">
        <w:t xml:space="preserve">      case PostfixDecrement:        </w:t>
      </w:r>
    </w:p>
    <w:p w14:paraId="2537453F" w14:textId="77777777" w:rsidR="00686808" w:rsidRPr="00EC76D5" w:rsidRDefault="00686808" w:rsidP="00686808">
      <w:pPr>
        <w:pStyle w:val="Code"/>
      </w:pPr>
      <w:r w:rsidRPr="00EC76D5">
        <w:t xml:space="preserve">        return true;</w:t>
      </w:r>
    </w:p>
    <w:p w14:paraId="54683F07" w14:textId="77777777" w:rsidR="00686808" w:rsidRPr="00EC76D5" w:rsidRDefault="00686808" w:rsidP="00686808">
      <w:pPr>
        <w:pStyle w:val="Code"/>
      </w:pPr>
      <w:r w:rsidRPr="00EC76D5">
        <w:t xml:space="preserve">        </w:t>
      </w:r>
    </w:p>
    <w:p w14:paraId="3E46D1C6" w14:textId="77777777" w:rsidR="00686808" w:rsidRPr="00EC76D5" w:rsidRDefault="00686808" w:rsidP="00686808">
      <w:pPr>
        <w:pStyle w:val="Code"/>
      </w:pPr>
      <w:r w:rsidRPr="00EC76D5">
        <w:t xml:space="preserve">      default:</w:t>
      </w:r>
    </w:p>
    <w:p w14:paraId="3DEA77CA" w14:textId="77777777" w:rsidR="00686808" w:rsidRPr="00EC76D5" w:rsidRDefault="00686808" w:rsidP="00686808">
      <w:pPr>
        <w:pStyle w:val="Code"/>
      </w:pPr>
      <w:r w:rsidRPr="00EC76D5">
        <w:t xml:space="preserve">        return false;</w:t>
      </w:r>
    </w:p>
    <w:p w14:paraId="67025892" w14:textId="77777777" w:rsidR="00686808" w:rsidRPr="00EC76D5" w:rsidRDefault="00686808" w:rsidP="00686808">
      <w:pPr>
        <w:pStyle w:val="Code"/>
      </w:pPr>
      <w:r w:rsidRPr="00EC76D5">
        <w:t xml:space="preserve">    }</w:t>
      </w:r>
    </w:p>
    <w:p w14:paraId="600CD139" w14:textId="77777777" w:rsidR="00686808" w:rsidRPr="00EC76D5" w:rsidRDefault="00686808" w:rsidP="00686808">
      <w:pPr>
        <w:pStyle w:val="Code"/>
      </w:pPr>
      <w:r w:rsidRPr="00EC76D5">
        <w:t xml:space="preserve">  }</w:t>
      </w:r>
    </w:p>
    <w:p w14:paraId="66C35F08" w14:textId="77777777" w:rsidR="00686808" w:rsidRPr="00EC76D5" w:rsidRDefault="00686808" w:rsidP="00686808">
      <w:pPr>
        <w:pStyle w:val="Code"/>
      </w:pPr>
    </w:p>
    <w:p w14:paraId="7021A240" w14:textId="77777777" w:rsidR="00686808" w:rsidRPr="00EC76D5" w:rsidRDefault="00686808" w:rsidP="00686808">
      <w:pPr>
        <w:pStyle w:val="Code"/>
      </w:pPr>
      <w:r w:rsidRPr="00EC76D5">
        <w:t xml:space="preserve">  public boolean isPostfix() {</w:t>
      </w:r>
    </w:p>
    <w:p w14:paraId="555A641D" w14:textId="77777777" w:rsidR="00686808" w:rsidRPr="00EC76D5" w:rsidRDefault="00686808" w:rsidP="00686808">
      <w:pPr>
        <w:pStyle w:val="Code"/>
      </w:pPr>
      <w:r w:rsidRPr="00EC76D5">
        <w:t xml:space="preserve">    return isPostfix(m_middleOperator);</w:t>
      </w:r>
    </w:p>
    <w:p w14:paraId="07BF97E9" w14:textId="77777777" w:rsidR="00686808" w:rsidRPr="00EC76D5" w:rsidRDefault="00686808" w:rsidP="00686808">
      <w:pPr>
        <w:pStyle w:val="Code"/>
      </w:pPr>
      <w:r w:rsidRPr="00EC76D5">
        <w:t xml:space="preserve">  }</w:t>
      </w:r>
    </w:p>
    <w:p w14:paraId="5C338448" w14:textId="77777777" w:rsidR="00686808" w:rsidRPr="00EC76D5" w:rsidRDefault="00686808" w:rsidP="00686808">
      <w:pPr>
        <w:pStyle w:val="Code"/>
      </w:pPr>
      <w:r w:rsidRPr="00EC76D5">
        <w:t xml:space="preserve">  </w:t>
      </w:r>
    </w:p>
    <w:p w14:paraId="3F66B8AA" w14:textId="77777777" w:rsidR="00686808" w:rsidRPr="00EC76D5" w:rsidRDefault="00686808" w:rsidP="00686808">
      <w:pPr>
        <w:pStyle w:val="Code"/>
      </w:pPr>
      <w:r w:rsidRPr="00EC76D5">
        <w:t xml:space="preserve">  public static boolean isPostfix(MiddleOperator operator) {</w:t>
      </w:r>
    </w:p>
    <w:p w14:paraId="62C72AEC" w14:textId="77777777" w:rsidR="00686808" w:rsidRPr="00EC76D5" w:rsidRDefault="00686808" w:rsidP="00686808">
      <w:pPr>
        <w:pStyle w:val="Code"/>
      </w:pPr>
      <w:r w:rsidRPr="00EC76D5">
        <w:t xml:space="preserve">    switch (operator) {</w:t>
      </w:r>
    </w:p>
    <w:p w14:paraId="0DC67F6C" w14:textId="77777777" w:rsidR="00686808" w:rsidRPr="00EC76D5" w:rsidRDefault="00686808" w:rsidP="00686808">
      <w:pPr>
        <w:pStyle w:val="Code"/>
      </w:pPr>
      <w:r w:rsidRPr="00EC76D5">
        <w:t xml:space="preserve">      case PostfixIncrement:</w:t>
      </w:r>
    </w:p>
    <w:p w14:paraId="131303FD" w14:textId="77777777" w:rsidR="00686808" w:rsidRPr="00EC76D5" w:rsidRDefault="00686808" w:rsidP="00686808">
      <w:pPr>
        <w:pStyle w:val="Code"/>
      </w:pPr>
      <w:r w:rsidRPr="00EC76D5">
        <w:t xml:space="preserve">      case PostfixDecrement:</w:t>
      </w:r>
    </w:p>
    <w:p w14:paraId="5B8CCBC3" w14:textId="77777777" w:rsidR="00686808" w:rsidRPr="00EC76D5" w:rsidRDefault="00686808" w:rsidP="00686808">
      <w:pPr>
        <w:pStyle w:val="Code"/>
      </w:pPr>
      <w:r w:rsidRPr="00EC76D5">
        <w:t xml:space="preserve">      case EqualZero:</w:t>
      </w:r>
    </w:p>
    <w:p w14:paraId="4371E34A" w14:textId="77777777" w:rsidR="00686808" w:rsidRPr="00EC76D5" w:rsidRDefault="00686808" w:rsidP="00686808">
      <w:pPr>
        <w:pStyle w:val="Code"/>
      </w:pPr>
      <w:r w:rsidRPr="00EC76D5">
        <w:t xml:space="preserve">        return true;</w:t>
      </w:r>
    </w:p>
    <w:p w14:paraId="0329537F" w14:textId="77777777" w:rsidR="00686808" w:rsidRPr="00EC76D5" w:rsidRDefault="00686808" w:rsidP="00686808">
      <w:pPr>
        <w:pStyle w:val="Code"/>
      </w:pPr>
      <w:r w:rsidRPr="00EC76D5">
        <w:t xml:space="preserve">        </w:t>
      </w:r>
    </w:p>
    <w:p w14:paraId="6374D8CC" w14:textId="77777777" w:rsidR="00686808" w:rsidRPr="00EC76D5" w:rsidRDefault="00686808" w:rsidP="00686808">
      <w:pPr>
        <w:pStyle w:val="Code"/>
      </w:pPr>
      <w:r w:rsidRPr="00EC76D5">
        <w:t xml:space="preserve">      default:</w:t>
      </w:r>
    </w:p>
    <w:p w14:paraId="14ADE3A7" w14:textId="77777777" w:rsidR="00686808" w:rsidRPr="00EC76D5" w:rsidRDefault="00686808" w:rsidP="00686808">
      <w:pPr>
        <w:pStyle w:val="Code"/>
      </w:pPr>
      <w:r w:rsidRPr="00EC76D5">
        <w:t xml:space="preserve">        return false;</w:t>
      </w:r>
    </w:p>
    <w:p w14:paraId="6E034A78" w14:textId="77777777" w:rsidR="00686808" w:rsidRPr="00EC76D5" w:rsidRDefault="00686808" w:rsidP="00686808">
      <w:pPr>
        <w:pStyle w:val="Code"/>
      </w:pPr>
      <w:r w:rsidRPr="00EC76D5">
        <w:t xml:space="preserve">    }</w:t>
      </w:r>
    </w:p>
    <w:p w14:paraId="0F4CBE68" w14:textId="77777777" w:rsidR="00686808" w:rsidRPr="00EC76D5" w:rsidRDefault="00686808" w:rsidP="00686808">
      <w:pPr>
        <w:pStyle w:val="Code"/>
      </w:pPr>
      <w:r w:rsidRPr="00EC76D5">
        <w:t xml:space="preserve">  }</w:t>
      </w:r>
    </w:p>
    <w:p w14:paraId="0E3142F9" w14:textId="77777777" w:rsidR="00686808" w:rsidRPr="00EC76D5" w:rsidRDefault="00686808" w:rsidP="00686808">
      <w:pPr>
        <w:pStyle w:val="Code"/>
      </w:pPr>
    </w:p>
    <w:p w14:paraId="12E2FDDC" w14:textId="77777777" w:rsidR="00686808" w:rsidRPr="00EC76D5" w:rsidRDefault="00686808" w:rsidP="00686808">
      <w:pPr>
        <w:pStyle w:val="Code"/>
      </w:pPr>
      <w:r w:rsidRPr="00EC76D5">
        <w:t xml:space="preserve">  public boolean isShift() {</w:t>
      </w:r>
    </w:p>
    <w:p w14:paraId="2931ABA1" w14:textId="77777777" w:rsidR="00686808" w:rsidRPr="00EC76D5" w:rsidRDefault="00686808" w:rsidP="00686808">
      <w:pPr>
        <w:pStyle w:val="Code"/>
      </w:pPr>
      <w:r w:rsidRPr="00EC76D5">
        <w:t xml:space="preserve">    return isShift(m_middleOperator);</w:t>
      </w:r>
    </w:p>
    <w:p w14:paraId="7191F6A2" w14:textId="77777777" w:rsidR="00686808" w:rsidRPr="00EC76D5" w:rsidRDefault="00686808" w:rsidP="00686808">
      <w:pPr>
        <w:pStyle w:val="Code"/>
      </w:pPr>
      <w:r w:rsidRPr="00EC76D5">
        <w:t xml:space="preserve">  }</w:t>
      </w:r>
    </w:p>
    <w:p w14:paraId="07AF9912" w14:textId="77777777" w:rsidR="00686808" w:rsidRPr="00EC76D5" w:rsidRDefault="00686808" w:rsidP="00686808">
      <w:pPr>
        <w:pStyle w:val="Code"/>
      </w:pPr>
      <w:r w:rsidRPr="00EC76D5">
        <w:t xml:space="preserve">  </w:t>
      </w:r>
    </w:p>
    <w:p w14:paraId="768FF086" w14:textId="77777777" w:rsidR="00686808" w:rsidRPr="00EC76D5" w:rsidRDefault="00686808" w:rsidP="00686808">
      <w:pPr>
        <w:pStyle w:val="Code"/>
      </w:pPr>
      <w:r w:rsidRPr="00EC76D5">
        <w:t xml:space="preserve">  public static boolean isShift(MiddleOperator operator) {</w:t>
      </w:r>
    </w:p>
    <w:p w14:paraId="0B0B2C3C" w14:textId="77777777" w:rsidR="00686808" w:rsidRPr="00EC76D5" w:rsidRDefault="00686808" w:rsidP="00686808">
      <w:pPr>
        <w:pStyle w:val="Code"/>
      </w:pPr>
      <w:r w:rsidRPr="00EC76D5">
        <w:t xml:space="preserve">    switch (operator) {</w:t>
      </w:r>
    </w:p>
    <w:p w14:paraId="46ACAE79" w14:textId="77777777" w:rsidR="00686808" w:rsidRPr="00EC76D5" w:rsidRDefault="00686808" w:rsidP="00686808">
      <w:pPr>
        <w:pStyle w:val="Code"/>
      </w:pPr>
      <w:r w:rsidRPr="00EC76D5">
        <w:t xml:space="preserve">      case LeftShift:</w:t>
      </w:r>
    </w:p>
    <w:p w14:paraId="69AE2608" w14:textId="77777777" w:rsidR="00686808" w:rsidRPr="00EC76D5" w:rsidRDefault="00686808" w:rsidP="00686808">
      <w:pPr>
        <w:pStyle w:val="Code"/>
      </w:pPr>
      <w:r w:rsidRPr="00EC76D5">
        <w:t xml:space="preserve">      case RightShift:</w:t>
      </w:r>
    </w:p>
    <w:p w14:paraId="58F5E516" w14:textId="77777777" w:rsidR="00686808" w:rsidRPr="00EC76D5" w:rsidRDefault="00686808" w:rsidP="00686808">
      <w:pPr>
        <w:pStyle w:val="Code"/>
      </w:pPr>
      <w:r w:rsidRPr="00EC76D5">
        <w:t xml:space="preserve">        return true;</w:t>
      </w:r>
    </w:p>
    <w:p w14:paraId="6C625136" w14:textId="77777777" w:rsidR="00686808" w:rsidRPr="00EC76D5" w:rsidRDefault="00686808" w:rsidP="00686808">
      <w:pPr>
        <w:pStyle w:val="Code"/>
      </w:pPr>
      <w:r w:rsidRPr="00EC76D5">
        <w:t xml:space="preserve">        </w:t>
      </w:r>
    </w:p>
    <w:p w14:paraId="12D264C1" w14:textId="77777777" w:rsidR="00686808" w:rsidRPr="00EC76D5" w:rsidRDefault="00686808" w:rsidP="00686808">
      <w:pPr>
        <w:pStyle w:val="Code"/>
      </w:pPr>
      <w:r w:rsidRPr="00EC76D5">
        <w:t xml:space="preserve">      default:</w:t>
      </w:r>
    </w:p>
    <w:p w14:paraId="2C6FF564" w14:textId="77777777" w:rsidR="00686808" w:rsidRPr="00EC76D5" w:rsidRDefault="00686808" w:rsidP="00686808">
      <w:pPr>
        <w:pStyle w:val="Code"/>
      </w:pPr>
      <w:r w:rsidRPr="00EC76D5">
        <w:t xml:space="preserve">        return false;</w:t>
      </w:r>
    </w:p>
    <w:p w14:paraId="5E25B66C" w14:textId="77777777" w:rsidR="00686808" w:rsidRPr="00EC76D5" w:rsidRDefault="00686808" w:rsidP="00686808">
      <w:pPr>
        <w:pStyle w:val="Code"/>
      </w:pPr>
      <w:r w:rsidRPr="00EC76D5">
        <w:t xml:space="preserve">    }</w:t>
      </w:r>
    </w:p>
    <w:p w14:paraId="67D436CE" w14:textId="77777777" w:rsidR="00686808" w:rsidRPr="00EC76D5" w:rsidRDefault="00686808" w:rsidP="00686808">
      <w:pPr>
        <w:pStyle w:val="Code"/>
      </w:pPr>
      <w:r w:rsidRPr="00EC76D5">
        <w:t xml:space="preserve">  }</w:t>
      </w:r>
    </w:p>
    <w:p w14:paraId="53477A6A" w14:textId="77777777" w:rsidR="00686808" w:rsidRPr="00EC76D5" w:rsidRDefault="00686808" w:rsidP="00686808">
      <w:pPr>
        <w:pStyle w:val="Code"/>
      </w:pPr>
    </w:p>
    <w:p w14:paraId="78301ED4" w14:textId="77777777" w:rsidR="00686808" w:rsidRPr="00EC76D5" w:rsidRDefault="00686808" w:rsidP="00686808">
      <w:pPr>
        <w:pStyle w:val="Code"/>
      </w:pPr>
      <w:r w:rsidRPr="00EC76D5">
        <w:t xml:space="preserve">  public static boolean isCommutative(MiddleOperator operator) {</w:t>
      </w:r>
    </w:p>
    <w:p w14:paraId="691BA18D" w14:textId="77777777" w:rsidR="00686808" w:rsidRPr="00EC76D5" w:rsidRDefault="00686808" w:rsidP="00686808">
      <w:pPr>
        <w:pStyle w:val="Code"/>
      </w:pPr>
      <w:r w:rsidRPr="00EC76D5">
        <w:t xml:space="preserve">    switch (operator) {</w:t>
      </w:r>
    </w:p>
    <w:p w14:paraId="641185D9" w14:textId="77777777" w:rsidR="00686808" w:rsidRPr="00EC76D5" w:rsidRDefault="00686808" w:rsidP="00686808">
      <w:pPr>
        <w:pStyle w:val="Code"/>
      </w:pPr>
      <w:r w:rsidRPr="00EC76D5">
        <w:t xml:space="preserve">      case BinaryAdd:</w:t>
      </w:r>
    </w:p>
    <w:p w14:paraId="0F48B7B1" w14:textId="77777777" w:rsidR="00686808" w:rsidRPr="00EC76D5" w:rsidRDefault="00686808" w:rsidP="00686808">
      <w:pPr>
        <w:pStyle w:val="Code"/>
      </w:pPr>
      <w:r w:rsidRPr="00EC76D5">
        <w:t xml:space="preserve">      case Multiply:</w:t>
      </w:r>
    </w:p>
    <w:p w14:paraId="73BBBD51" w14:textId="4F723CA3" w:rsidR="00686808" w:rsidRPr="00EC76D5" w:rsidRDefault="00686808" w:rsidP="00686808">
      <w:pPr>
        <w:pStyle w:val="Code"/>
      </w:pPr>
      <w:r w:rsidRPr="00EC76D5">
        <w:t xml:space="preserve">      case Bitwise</w:t>
      </w:r>
      <w:r w:rsidR="00414C74">
        <w:t>Or</w:t>
      </w:r>
      <w:r w:rsidRPr="00EC76D5">
        <w:t>:</w:t>
      </w:r>
    </w:p>
    <w:p w14:paraId="045AB93A" w14:textId="77777777" w:rsidR="00686808" w:rsidRPr="00EC76D5" w:rsidRDefault="00686808" w:rsidP="00686808">
      <w:pPr>
        <w:pStyle w:val="Code"/>
      </w:pPr>
      <w:r w:rsidRPr="00EC76D5">
        <w:t xml:space="preserve">      case BitwiseXOr:</w:t>
      </w:r>
    </w:p>
    <w:p w14:paraId="27808FA8" w14:textId="77777777" w:rsidR="00686808" w:rsidRPr="00EC76D5" w:rsidRDefault="00686808" w:rsidP="00686808">
      <w:pPr>
        <w:pStyle w:val="Code"/>
      </w:pPr>
      <w:r w:rsidRPr="00EC76D5">
        <w:t xml:space="preserve">      case BitwiseAnd:</w:t>
      </w:r>
    </w:p>
    <w:p w14:paraId="0A13F29B" w14:textId="77777777" w:rsidR="00686808" w:rsidRPr="00EC76D5" w:rsidRDefault="00686808" w:rsidP="00686808">
      <w:pPr>
        <w:pStyle w:val="Code"/>
      </w:pPr>
      <w:r w:rsidRPr="00EC76D5">
        <w:t xml:space="preserve">        return true;</w:t>
      </w:r>
    </w:p>
    <w:p w14:paraId="3A4EDE3B" w14:textId="77777777" w:rsidR="00686808" w:rsidRPr="00EC76D5" w:rsidRDefault="00686808" w:rsidP="00686808">
      <w:pPr>
        <w:pStyle w:val="Code"/>
      </w:pPr>
      <w:r w:rsidRPr="00EC76D5">
        <w:t xml:space="preserve">        </w:t>
      </w:r>
    </w:p>
    <w:p w14:paraId="7EB04091" w14:textId="77777777" w:rsidR="00686808" w:rsidRPr="00EC76D5" w:rsidRDefault="00686808" w:rsidP="00686808">
      <w:pPr>
        <w:pStyle w:val="Code"/>
      </w:pPr>
      <w:r w:rsidRPr="00EC76D5">
        <w:t xml:space="preserve">      default:</w:t>
      </w:r>
    </w:p>
    <w:p w14:paraId="4AA9F149" w14:textId="77777777" w:rsidR="00686808" w:rsidRPr="00EC76D5" w:rsidRDefault="00686808" w:rsidP="00686808">
      <w:pPr>
        <w:pStyle w:val="Code"/>
      </w:pPr>
      <w:r w:rsidRPr="00EC76D5">
        <w:t xml:space="preserve">        return false;</w:t>
      </w:r>
    </w:p>
    <w:p w14:paraId="749A6C09" w14:textId="77777777" w:rsidR="00686808" w:rsidRPr="00EC76D5" w:rsidRDefault="00686808" w:rsidP="00686808">
      <w:pPr>
        <w:pStyle w:val="Code"/>
      </w:pPr>
      <w:r w:rsidRPr="00EC76D5">
        <w:t xml:space="preserve">    }</w:t>
      </w:r>
    </w:p>
    <w:p w14:paraId="632F9266" w14:textId="77777777" w:rsidR="00686808" w:rsidRPr="00EC76D5" w:rsidRDefault="00686808" w:rsidP="00686808">
      <w:pPr>
        <w:pStyle w:val="Code"/>
      </w:pPr>
      <w:r w:rsidRPr="00EC76D5">
        <w:t xml:space="preserve">  }</w:t>
      </w:r>
    </w:p>
    <w:p w14:paraId="33103A15" w14:textId="77777777" w:rsidR="00686808" w:rsidRPr="00EC76D5" w:rsidRDefault="00686808" w:rsidP="00686808">
      <w:pPr>
        <w:pStyle w:val="Code"/>
      </w:pPr>
      <w:r w:rsidRPr="00EC76D5">
        <w:t xml:space="preserve">  </w:t>
      </w:r>
    </w:p>
    <w:p w14:paraId="1091081B" w14:textId="77777777" w:rsidR="00686808" w:rsidRPr="00EC76D5" w:rsidRDefault="00686808" w:rsidP="00686808">
      <w:pPr>
        <w:pStyle w:val="Code"/>
      </w:pPr>
      <w:r w:rsidRPr="00EC76D5">
        <w:t xml:space="preserve">  public boolean isStrictlyBinary() {</w:t>
      </w:r>
    </w:p>
    <w:p w14:paraId="26F0AA6F" w14:textId="77777777" w:rsidR="00686808" w:rsidRPr="00EC76D5" w:rsidRDefault="00686808" w:rsidP="00686808">
      <w:pPr>
        <w:pStyle w:val="Code"/>
      </w:pPr>
      <w:r w:rsidRPr="00EC76D5">
        <w:t xml:space="preserve">    return isStrictlyBinary(m_middleOperator);</w:t>
      </w:r>
    </w:p>
    <w:p w14:paraId="79C727C2" w14:textId="77777777" w:rsidR="00686808" w:rsidRPr="00EC76D5" w:rsidRDefault="00686808" w:rsidP="00686808">
      <w:pPr>
        <w:pStyle w:val="Code"/>
      </w:pPr>
      <w:r w:rsidRPr="00EC76D5">
        <w:lastRenderedPageBreak/>
        <w:t xml:space="preserve">  }</w:t>
      </w:r>
    </w:p>
    <w:p w14:paraId="684D2999" w14:textId="77777777" w:rsidR="00686808" w:rsidRPr="00EC76D5" w:rsidRDefault="00686808" w:rsidP="00686808">
      <w:pPr>
        <w:pStyle w:val="Code"/>
      </w:pPr>
      <w:r w:rsidRPr="00EC76D5">
        <w:t xml:space="preserve">  </w:t>
      </w:r>
    </w:p>
    <w:p w14:paraId="7341B09D" w14:textId="77777777" w:rsidR="00686808" w:rsidRPr="00EC76D5" w:rsidRDefault="00686808" w:rsidP="00686808">
      <w:pPr>
        <w:pStyle w:val="Code"/>
      </w:pPr>
      <w:r w:rsidRPr="00EC76D5">
        <w:t xml:space="preserve">  public static boolean isStrictlyBinary(MiddleOperator operator) {</w:t>
      </w:r>
    </w:p>
    <w:p w14:paraId="3A2175AA" w14:textId="77777777" w:rsidR="00686808" w:rsidRPr="00EC76D5" w:rsidRDefault="00686808" w:rsidP="00686808">
      <w:pPr>
        <w:pStyle w:val="Code"/>
      </w:pPr>
      <w:r w:rsidRPr="00EC76D5">
        <w:t xml:space="preserve">    switch (operator) {</w:t>
      </w:r>
    </w:p>
    <w:p w14:paraId="30ABD3B3" w14:textId="77777777" w:rsidR="00686808" w:rsidRPr="00EC76D5" w:rsidRDefault="00686808" w:rsidP="00686808">
      <w:pPr>
        <w:pStyle w:val="Code"/>
      </w:pPr>
      <w:r w:rsidRPr="00EC76D5">
        <w:t xml:space="preserve">      case BinaryAdd:</w:t>
      </w:r>
    </w:p>
    <w:p w14:paraId="4AE544CE" w14:textId="77777777" w:rsidR="00686808" w:rsidRPr="00EC76D5" w:rsidRDefault="00686808" w:rsidP="00686808">
      <w:pPr>
        <w:pStyle w:val="Code"/>
      </w:pPr>
      <w:r w:rsidRPr="00EC76D5">
        <w:t xml:space="preserve">      case BinarySubtract:</w:t>
      </w:r>
    </w:p>
    <w:p w14:paraId="588D7750" w14:textId="77777777" w:rsidR="00686808" w:rsidRPr="00EC76D5" w:rsidRDefault="00686808" w:rsidP="00686808">
      <w:pPr>
        <w:pStyle w:val="Code"/>
      </w:pPr>
      <w:r w:rsidRPr="00EC76D5">
        <w:t xml:space="preserve">      case Multiply:</w:t>
      </w:r>
    </w:p>
    <w:p w14:paraId="46272828" w14:textId="77777777" w:rsidR="00686808" w:rsidRPr="00EC76D5" w:rsidRDefault="00686808" w:rsidP="00686808">
      <w:pPr>
        <w:pStyle w:val="Code"/>
      </w:pPr>
      <w:r w:rsidRPr="00EC76D5">
        <w:t xml:space="preserve">      case Divide:</w:t>
      </w:r>
    </w:p>
    <w:p w14:paraId="673C562E" w14:textId="77777777" w:rsidR="00686808" w:rsidRPr="00EC76D5" w:rsidRDefault="00686808" w:rsidP="00686808">
      <w:pPr>
        <w:pStyle w:val="Code"/>
      </w:pPr>
      <w:r w:rsidRPr="00EC76D5">
        <w:t xml:space="preserve">      case Modulo:</w:t>
      </w:r>
    </w:p>
    <w:p w14:paraId="10C2FFC6" w14:textId="7C1DC660" w:rsidR="00686808" w:rsidRPr="00EC76D5" w:rsidRDefault="00686808" w:rsidP="00686808">
      <w:pPr>
        <w:pStyle w:val="Code"/>
      </w:pPr>
      <w:r w:rsidRPr="00EC76D5">
        <w:t xml:space="preserve">      case Bitwise</w:t>
      </w:r>
      <w:r w:rsidR="00414C74">
        <w:t>Or</w:t>
      </w:r>
      <w:r w:rsidRPr="00EC76D5">
        <w:t>:</w:t>
      </w:r>
    </w:p>
    <w:p w14:paraId="23DB1956" w14:textId="77777777" w:rsidR="00686808" w:rsidRPr="00EC76D5" w:rsidRDefault="00686808" w:rsidP="00686808">
      <w:pPr>
        <w:pStyle w:val="Code"/>
      </w:pPr>
      <w:r w:rsidRPr="00EC76D5">
        <w:t xml:space="preserve">      case BitwiseXOr:</w:t>
      </w:r>
    </w:p>
    <w:p w14:paraId="2767B9E2" w14:textId="77777777" w:rsidR="00686808" w:rsidRPr="00EC76D5" w:rsidRDefault="00686808" w:rsidP="00686808">
      <w:pPr>
        <w:pStyle w:val="Code"/>
      </w:pPr>
      <w:r w:rsidRPr="00EC76D5">
        <w:t xml:space="preserve">      case BitwiseAnd:</w:t>
      </w:r>
    </w:p>
    <w:p w14:paraId="5152CB13" w14:textId="77777777" w:rsidR="00686808" w:rsidRPr="00EC76D5" w:rsidRDefault="00686808" w:rsidP="00686808">
      <w:pPr>
        <w:pStyle w:val="Code"/>
      </w:pPr>
      <w:r w:rsidRPr="00EC76D5">
        <w:t xml:space="preserve">      case LeftShift:</w:t>
      </w:r>
    </w:p>
    <w:p w14:paraId="704565AD" w14:textId="77777777" w:rsidR="00686808" w:rsidRPr="00EC76D5" w:rsidRDefault="00686808" w:rsidP="00686808">
      <w:pPr>
        <w:pStyle w:val="Code"/>
      </w:pPr>
      <w:r w:rsidRPr="00EC76D5">
        <w:t xml:space="preserve">      case RightShift:</w:t>
      </w:r>
    </w:p>
    <w:p w14:paraId="315A8C85" w14:textId="77777777" w:rsidR="00686808" w:rsidRPr="00EC76D5" w:rsidRDefault="00686808" w:rsidP="00686808">
      <w:pPr>
        <w:pStyle w:val="Code"/>
      </w:pPr>
      <w:r w:rsidRPr="00EC76D5">
        <w:t xml:space="preserve">        return true;</w:t>
      </w:r>
    </w:p>
    <w:p w14:paraId="79CD88BA" w14:textId="77777777" w:rsidR="00686808" w:rsidRPr="00EC76D5" w:rsidRDefault="00686808" w:rsidP="00686808">
      <w:pPr>
        <w:pStyle w:val="Code"/>
      </w:pPr>
      <w:r w:rsidRPr="00EC76D5">
        <w:t xml:space="preserve">        </w:t>
      </w:r>
    </w:p>
    <w:p w14:paraId="5D035389" w14:textId="77777777" w:rsidR="00686808" w:rsidRPr="00EC76D5" w:rsidRDefault="00686808" w:rsidP="00686808">
      <w:pPr>
        <w:pStyle w:val="Code"/>
      </w:pPr>
      <w:r w:rsidRPr="00EC76D5">
        <w:t xml:space="preserve">      default:</w:t>
      </w:r>
    </w:p>
    <w:p w14:paraId="63A8944C" w14:textId="77777777" w:rsidR="00686808" w:rsidRPr="00EC76D5" w:rsidRDefault="00686808" w:rsidP="00686808">
      <w:pPr>
        <w:pStyle w:val="Code"/>
      </w:pPr>
      <w:r w:rsidRPr="00EC76D5">
        <w:t xml:space="preserve">        return false;</w:t>
      </w:r>
    </w:p>
    <w:p w14:paraId="554E062B" w14:textId="77777777" w:rsidR="00686808" w:rsidRPr="00EC76D5" w:rsidRDefault="00686808" w:rsidP="00686808">
      <w:pPr>
        <w:pStyle w:val="Code"/>
      </w:pPr>
      <w:r w:rsidRPr="00EC76D5">
        <w:t xml:space="preserve">    }</w:t>
      </w:r>
    </w:p>
    <w:p w14:paraId="2D4F824E" w14:textId="77777777" w:rsidR="00686808" w:rsidRPr="00EC76D5" w:rsidRDefault="00686808" w:rsidP="00686808">
      <w:pPr>
        <w:pStyle w:val="Code"/>
      </w:pPr>
      <w:r w:rsidRPr="00EC76D5">
        <w:t xml:space="preserve">  }</w:t>
      </w:r>
    </w:p>
    <w:p w14:paraId="5E46A647" w14:textId="77777777" w:rsidR="00686808" w:rsidRPr="00EC76D5" w:rsidRDefault="00686808" w:rsidP="00686808">
      <w:pPr>
        <w:pStyle w:val="Code"/>
      </w:pPr>
    </w:p>
    <w:p w14:paraId="5765D79F" w14:textId="77777777" w:rsidR="00686808" w:rsidRPr="00EC76D5" w:rsidRDefault="00686808" w:rsidP="00686808">
      <w:pPr>
        <w:pStyle w:val="Code"/>
      </w:pPr>
      <w:r w:rsidRPr="00EC76D5">
        <w:t xml:space="preserve">  public boolean isBinary() {</w:t>
      </w:r>
    </w:p>
    <w:p w14:paraId="790DC2D4" w14:textId="77777777" w:rsidR="00686808" w:rsidRPr="00EC76D5" w:rsidRDefault="00686808" w:rsidP="00686808">
      <w:pPr>
        <w:pStyle w:val="Code"/>
      </w:pPr>
      <w:r w:rsidRPr="00EC76D5">
        <w:t xml:space="preserve">    return isBinary(m_middleOperator);</w:t>
      </w:r>
    </w:p>
    <w:p w14:paraId="1FF83794" w14:textId="77777777" w:rsidR="00686808" w:rsidRPr="00EC76D5" w:rsidRDefault="00686808" w:rsidP="00686808">
      <w:pPr>
        <w:pStyle w:val="Code"/>
      </w:pPr>
      <w:r w:rsidRPr="00EC76D5">
        <w:t xml:space="preserve">  }</w:t>
      </w:r>
    </w:p>
    <w:p w14:paraId="1078E649" w14:textId="77777777" w:rsidR="00686808" w:rsidRPr="00EC76D5" w:rsidRDefault="00686808" w:rsidP="00686808">
      <w:pPr>
        <w:pStyle w:val="Code"/>
      </w:pPr>
      <w:r w:rsidRPr="00EC76D5">
        <w:t xml:space="preserve">  </w:t>
      </w:r>
    </w:p>
    <w:p w14:paraId="092736DF" w14:textId="77777777" w:rsidR="00686808" w:rsidRPr="00EC76D5" w:rsidRDefault="00686808" w:rsidP="00686808">
      <w:pPr>
        <w:pStyle w:val="Code"/>
      </w:pPr>
      <w:r w:rsidRPr="00EC76D5">
        <w:t xml:space="preserve">  public static boolean isBinary(MiddleOperator operator) {</w:t>
      </w:r>
    </w:p>
    <w:p w14:paraId="4070ACE7" w14:textId="77777777" w:rsidR="00686808" w:rsidRPr="00EC76D5" w:rsidRDefault="00686808" w:rsidP="00686808">
      <w:pPr>
        <w:pStyle w:val="Code"/>
      </w:pPr>
      <w:r w:rsidRPr="00EC76D5">
        <w:t xml:space="preserve">    switch (operator) {</w:t>
      </w:r>
    </w:p>
    <w:p w14:paraId="3DA5F3FB" w14:textId="77777777" w:rsidR="00686808" w:rsidRPr="00EC76D5" w:rsidRDefault="00686808" w:rsidP="00686808">
      <w:pPr>
        <w:pStyle w:val="Code"/>
      </w:pPr>
      <w:r w:rsidRPr="00EC76D5">
        <w:t xml:space="preserve">      case BinaryAdd:</w:t>
      </w:r>
    </w:p>
    <w:p w14:paraId="228DCAC3" w14:textId="77777777" w:rsidR="00686808" w:rsidRPr="00EC76D5" w:rsidRDefault="00686808" w:rsidP="00686808">
      <w:pPr>
        <w:pStyle w:val="Code"/>
      </w:pPr>
      <w:r w:rsidRPr="00EC76D5">
        <w:t xml:space="preserve">      case BinarySubtract:</w:t>
      </w:r>
    </w:p>
    <w:p w14:paraId="34A867DE" w14:textId="77777777" w:rsidR="00686808" w:rsidRPr="00EC76D5" w:rsidRDefault="00686808" w:rsidP="00686808">
      <w:pPr>
        <w:pStyle w:val="Code"/>
      </w:pPr>
      <w:r w:rsidRPr="00EC76D5">
        <w:t xml:space="preserve">      case Multiply:</w:t>
      </w:r>
    </w:p>
    <w:p w14:paraId="3BA57F00" w14:textId="77777777" w:rsidR="00686808" w:rsidRPr="00EC76D5" w:rsidRDefault="00686808" w:rsidP="00686808">
      <w:pPr>
        <w:pStyle w:val="Code"/>
      </w:pPr>
      <w:r w:rsidRPr="00EC76D5">
        <w:t xml:space="preserve">      case Divide:</w:t>
      </w:r>
    </w:p>
    <w:p w14:paraId="5705E430" w14:textId="77777777" w:rsidR="00686808" w:rsidRPr="00EC76D5" w:rsidRDefault="00686808" w:rsidP="00686808">
      <w:pPr>
        <w:pStyle w:val="Code"/>
      </w:pPr>
      <w:r w:rsidRPr="00EC76D5">
        <w:t xml:space="preserve">      case Modulo:</w:t>
      </w:r>
    </w:p>
    <w:p w14:paraId="180FE054" w14:textId="77777777" w:rsidR="00686808" w:rsidRPr="00EC76D5" w:rsidRDefault="00686808" w:rsidP="00686808">
      <w:pPr>
        <w:pStyle w:val="Code"/>
      </w:pPr>
      <w:r w:rsidRPr="00EC76D5">
        <w:t xml:space="preserve">      case LogicalOr:</w:t>
      </w:r>
    </w:p>
    <w:p w14:paraId="341DB6A8" w14:textId="77777777" w:rsidR="00686808" w:rsidRPr="00EC76D5" w:rsidRDefault="00686808" w:rsidP="00686808">
      <w:pPr>
        <w:pStyle w:val="Code"/>
      </w:pPr>
      <w:r w:rsidRPr="00EC76D5">
        <w:t xml:space="preserve">      case LogicalAnd:</w:t>
      </w:r>
    </w:p>
    <w:p w14:paraId="72F51116" w14:textId="2A9CDC89" w:rsidR="00686808" w:rsidRPr="00EC76D5" w:rsidRDefault="00686808" w:rsidP="00686808">
      <w:pPr>
        <w:pStyle w:val="Code"/>
      </w:pPr>
      <w:r w:rsidRPr="00EC76D5">
        <w:t xml:space="preserve">      case Bitwise</w:t>
      </w:r>
      <w:r w:rsidR="00414C74">
        <w:t>Or</w:t>
      </w:r>
      <w:r w:rsidRPr="00EC76D5">
        <w:t>:</w:t>
      </w:r>
    </w:p>
    <w:p w14:paraId="3E9D72D3" w14:textId="77777777" w:rsidR="00686808" w:rsidRPr="00EC76D5" w:rsidRDefault="00686808" w:rsidP="00686808">
      <w:pPr>
        <w:pStyle w:val="Code"/>
      </w:pPr>
      <w:r w:rsidRPr="00EC76D5">
        <w:t xml:space="preserve">      case BitwiseXOr:</w:t>
      </w:r>
    </w:p>
    <w:p w14:paraId="394AEFFB" w14:textId="77777777" w:rsidR="00686808" w:rsidRPr="00EC76D5" w:rsidRDefault="00686808" w:rsidP="00686808">
      <w:pPr>
        <w:pStyle w:val="Code"/>
      </w:pPr>
      <w:r w:rsidRPr="00EC76D5">
        <w:t xml:space="preserve">      case BitwiseAnd:</w:t>
      </w:r>
    </w:p>
    <w:p w14:paraId="0AE5362C" w14:textId="77777777" w:rsidR="00686808" w:rsidRPr="00EC76D5" w:rsidRDefault="00686808" w:rsidP="00686808">
      <w:pPr>
        <w:pStyle w:val="Code"/>
      </w:pPr>
      <w:r w:rsidRPr="00EC76D5">
        <w:t xml:space="preserve">      case LeftShift:</w:t>
      </w:r>
    </w:p>
    <w:p w14:paraId="165BDC20" w14:textId="77777777" w:rsidR="00686808" w:rsidRPr="00EC76D5" w:rsidRDefault="00686808" w:rsidP="00686808">
      <w:pPr>
        <w:pStyle w:val="Code"/>
      </w:pPr>
      <w:r w:rsidRPr="00EC76D5">
        <w:t xml:space="preserve">      case RightShift:</w:t>
      </w:r>
    </w:p>
    <w:p w14:paraId="5D187C8F" w14:textId="77777777" w:rsidR="00686808" w:rsidRPr="00EC76D5" w:rsidRDefault="00686808" w:rsidP="00686808">
      <w:pPr>
        <w:pStyle w:val="Code"/>
      </w:pPr>
      <w:r w:rsidRPr="00EC76D5">
        <w:t xml:space="preserve">      case Equal:</w:t>
      </w:r>
    </w:p>
    <w:p w14:paraId="0F6F57FD" w14:textId="77777777" w:rsidR="00686808" w:rsidRPr="00EC76D5" w:rsidRDefault="00686808" w:rsidP="00686808">
      <w:pPr>
        <w:pStyle w:val="Code"/>
      </w:pPr>
      <w:r w:rsidRPr="00EC76D5">
        <w:t xml:space="preserve">      case NotEqual:</w:t>
      </w:r>
    </w:p>
    <w:p w14:paraId="3D8F36D0" w14:textId="77777777" w:rsidR="00686808" w:rsidRPr="00EC76D5" w:rsidRDefault="00686808" w:rsidP="00686808">
      <w:pPr>
        <w:pStyle w:val="Code"/>
      </w:pPr>
      <w:r w:rsidRPr="00EC76D5">
        <w:t xml:space="preserve">      case LessThan:</w:t>
      </w:r>
    </w:p>
    <w:p w14:paraId="3A36A25A" w14:textId="77777777" w:rsidR="00686808" w:rsidRPr="00EC76D5" w:rsidRDefault="00686808" w:rsidP="00686808">
      <w:pPr>
        <w:pStyle w:val="Code"/>
      </w:pPr>
      <w:r w:rsidRPr="00EC76D5">
        <w:t xml:space="preserve">      case LessThanEqual:</w:t>
      </w:r>
    </w:p>
    <w:p w14:paraId="5CFF39E6" w14:textId="77777777" w:rsidR="00686808" w:rsidRPr="00EC76D5" w:rsidRDefault="00686808" w:rsidP="00686808">
      <w:pPr>
        <w:pStyle w:val="Code"/>
      </w:pPr>
      <w:r w:rsidRPr="00EC76D5">
        <w:t xml:space="preserve">      case GreaterThan:</w:t>
      </w:r>
    </w:p>
    <w:p w14:paraId="465D1947" w14:textId="77777777" w:rsidR="00686808" w:rsidRPr="00EC76D5" w:rsidRDefault="00686808" w:rsidP="00686808">
      <w:pPr>
        <w:pStyle w:val="Code"/>
      </w:pPr>
      <w:r w:rsidRPr="00EC76D5">
        <w:t xml:space="preserve">      case GreaterThanEqual:</w:t>
      </w:r>
    </w:p>
    <w:p w14:paraId="7C9F81C5" w14:textId="77777777" w:rsidR="00686808" w:rsidRPr="00EC76D5" w:rsidRDefault="00686808" w:rsidP="00686808">
      <w:pPr>
        <w:pStyle w:val="Code"/>
      </w:pPr>
      <w:r w:rsidRPr="00EC76D5">
        <w:t xml:space="preserve">      case Index:</w:t>
      </w:r>
    </w:p>
    <w:p w14:paraId="0E425FA0" w14:textId="77777777" w:rsidR="00686808" w:rsidRPr="00EC76D5" w:rsidRDefault="00686808" w:rsidP="00686808">
      <w:pPr>
        <w:pStyle w:val="Code"/>
      </w:pPr>
      <w:r w:rsidRPr="00EC76D5">
        <w:t xml:space="preserve">      case Dot:</w:t>
      </w:r>
    </w:p>
    <w:p w14:paraId="235B36BF" w14:textId="77777777" w:rsidR="00686808" w:rsidRPr="00EC76D5" w:rsidRDefault="00686808" w:rsidP="00686808">
      <w:pPr>
        <w:pStyle w:val="Code"/>
      </w:pPr>
      <w:r w:rsidRPr="00EC76D5">
        <w:t xml:space="preserve">      case Arrow:</w:t>
      </w:r>
    </w:p>
    <w:p w14:paraId="7D500B02" w14:textId="77777777" w:rsidR="00686808" w:rsidRPr="00EC76D5" w:rsidRDefault="00686808" w:rsidP="00686808">
      <w:pPr>
        <w:pStyle w:val="Code"/>
      </w:pPr>
      <w:r w:rsidRPr="00EC76D5">
        <w:t xml:space="preserve">      case Comma:</w:t>
      </w:r>
    </w:p>
    <w:p w14:paraId="02C352D4" w14:textId="77777777" w:rsidR="00686808" w:rsidRPr="00EC76D5" w:rsidRDefault="00686808" w:rsidP="00686808">
      <w:pPr>
        <w:pStyle w:val="Code"/>
      </w:pPr>
      <w:r w:rsidRPr="00EC76D5">
        <w:t xml:space="preserve">      case Sequence:</w:t>
      </w:r>
    </w:p>
    <w:p w14:paraId="1A4D2F50" w14:textId="77777777" w:rsidR="00686808" w:rsidRPr="00EC76D5" w:rsidRDefault="00686808" w:rsidP="00686808">
      <w:pPr>
        <w:pStyle w:val="Code"/>
      </w:pPr>
      <w:r w:rsidRPr="00EC76D5">
        <w:t xml:space="preserve">        return true;</w:t>
      </w:r>
    </w:p>
    <w:p w14:paraId="1E1CCE8F" w14:textId="77777777" w:rsidR="00686808" w:rsidRPr="00EC76D5" w:rsidRDefault="00686808" w:rsidP="00686808">
      <w:pPr>
        <w:pStyle w:val="Code"/>
      </w:pPr>
      <w:r w:rsidRPr="00EC76D5">
        <w:t xml:space="preserve">        </w:t>
      </w:r>
    </w:p>
    <w:p w14:paraId="522CFACC" w14:textId="77777777" w:rsidR="00686808" w:rsidRPr="00EC76D5" w:rsidRDefault="00686808" w:rsidP="00686808">
      <w:pPr>
        <w:pStyle w:val="Code"/>
      </w:pPr>
      <w:r w:rsidRPr="00EC76D5">
        <w:t xml:space="preserve">      default:</w:t>
      </w:r>
    </w:p>
    <w:p w14:paraId="229E3C74" w14:textId="77777777" w:rsidR="00686808" w:rsidRPr="00EC76D5" w:rsidRDefault="00686808" w:rsidP="00686808">
      <w:pPr>
        <w:pStyle w:val="Code"/>
      </w:pPr>
      <w:r w:rsidRPr="00EC76D5">
        <w:t xml:space="preserve">        return false;</w:t>
      </w:r>
    </w:p>
    <w:p w14:paraId="2B81E78A" w14:textId="77777777" w:rsidR="00686808" w:rsidRPr="00EC76D5" w:rsidRDefault="00686808" w:rsidP="00686808">
      <w:pPr>
        <w:pStyle w:val="Code"/>
      </w:pPr>
      <w:r w:rsidRPr="00EC76D5">
        <w:t xml:space="preserve">    }</w:t>
      </w:r>
    </w:p>
    <w:p w14:paraId="319C51DB" w14:textId="77777777" w:rsidR="00686808" w:rsidRPr="00EC76D5" w:rsidRDefault="00686808" w:rsidP="00686808">
      <w:pPr>
        <w:pStyle w:val="Code"/>
      </w:pPr>
      <w:r w:rsidRPr="00EC76D5">
        <w:t xml:space="preserve">  }</w:t>
      </w:r>
    </w:p>
    <w:p w14:paraId="54FD054A" w14:textId="77777777" w:rsidR="00686808" w:rsidRPr="00EC76D5" w:rsidRDefault="00686808" w:rsidP="00686808">
      <w:pPr>
        <w:pStyle w:val="Code"/>
      </w:pPr>
    </w:p>
    <w:p w14:paraId="09C0D3B5" w14:textId="77777777" w:rsidR="00686808" w:rsidRPr="00EC76D5" w:rsidRDefault="00686808" w:rsidP="00686808">
      <w:pPr>
        <w:pStyle w:val="Code"/>
      </w:pPr>
      <w:r w:rsidRPr="00EC76D5">
        <w:lastRenderedPageBreak/>
        <w:t xml:space="preserve">  public boolean isRelationOrGoto() {</w:t>
      </w:r>
    </w:p>
    <w:p w14:paraId="458688D7" w14:textId="77777777" w:rsidR="00686808" w:rsidRPr="00EC76D5" w:rsidRDefault="00686808" w:rsidP="00686808">
      <w:pPr>
        <w:pStyle w:val="Code"/>
      </w:pPr>
      <w:r w:rsidRPr="00EC76D5">
        <w:t xml:space="preserve">    return isGoto() || isRelation();</w:t>
      </w:r>
    </w:p>
    <w:p w14:paraId="67AC0A35" w14:textId="553C81E3" w:rsidR="00686808" w:rsidRPr="00EC76D5" w:rsidRDefault="00686808" w:rsidP="00686808">
      <w:pPr>
        <w:pStyle w:val="Code"/>
      </w:pPr>
      <w:r w:rsidRPr="00EC76D5">
        <w:t xml:space="preserve">  }</w:t>
      </w:r>
    </w:p>
    <w:p w14:paraId="09ABD871" w14:textId="1C7F03A5" w:rsidR="00FA2EEF" w:rsidRPr="00EC76D5" w:rsidRDefault="00FA2EEF" w:rsidP="00FA2EEF">
      <w:r w:rsidRPr="00EC76D5">
        <w:rPr>
          <w:rStyle w:val="CodeInText"/>
        </w:rPr>
        <w:t>InverseMap</w:t>
      </w:r>
      <w:r w:rsidRPr="00EC76D5">
        <w:t xml:space="preserve"> holds the inverses of the equality and relation operators and is used when optimizing conditional jump instructions in </w:t>
      </w:r>
      <w:r w:rsidRPr="00EC76D5">
        <w:rPr>
          <w:rStyle w:val="CodeInText"/>
        </w:rPr>
        <w:t>MiddleCodeOptimizer</w:t>
      </w:r>
      <w:r w:rsidRPr="00EC76D5">
        <w:t>.</w:t>
      </w:r>
    </w:p>
    <w:p w14:paraId="54B7BFE8" w14:textId="77777777" w:rsidR="008B4C1A" w:rsidRPr="00EC76D5" w:rsidRDefault="008B4C1A" w:rsidP="008B4C1A">
      <w:pPr>
        <w:pStyle w:val="Code"/>
      </w:pPr>
      <w:r w:rsidRPr="00EC76D5">
        <w:t xml:space="preserve">  public static final Map&lt;MiddleOperator,MiddleOperator&gt; InverseMap =</w:t>
      </w:r>
    </w:p>
    <w:p w14:paraId="2849FB0E" w14:textId="77777777" w:rsidR="008B4C1A" w:rsidRPr="00EC76D5" w:rsidRDefault="008B4C1A" w:rsidP="008B4C1A">
      <w:pPr>
        <w:pStyle w:val="Code"/>
      </w:pPr>
      <w:r w:rsidRPr="00EC76D5">
        <w:t xml:space="preserve">                                                         new ListMap&lt;&gt;();</w:t>
      </w:r>
    </w:p>
    <w:p w14:paraId="3930FE69" w14:textId="77777777" w:rsidR="008B4C1A" w:rsidRPr="00EC76D5" w:rsidRDefault="008B4C1A" w:rsidP="008B4C1A">
      <w:pPr>
        <w:pStyle w:val="Code"/>
      </w:pPr>
    </w:p>
    <w:p w14:paraId="279CD012" w14:textId="77777777" w:rsidR="008B4C1A" w:rsidRPr="00EC76D5" w:rsidRDefault="008B4C1A" w:rsidP="008B4C1A">
      <w:pPr>
        <w:pStyle w:val="Code"/>
      </w:pPr>
      <w:r w:rsidRPr="00EC76D5">
        <w:t xml:space="preserve">  static {</w:t>
      </w:r>
    </w:p>
    <w:p w14:paraId="45E718C8" w14:textId="77777777" w:rsidR="008B4C1A" w:rsidRPr="00EC76D5" w:rsidRDefault="008B4C1A" w:rsidP="008B4C1A">
      <w:pPr>
        <w:pStyle w:val="Code"/>
      </w:pPr>
      <w:r w:rsidRPr="00EC76D5">
        <w:t xml:space="preserve">    InverseMap.put(MiddleOperator.Equal, MiddleOperator.NotEqual);</w:t>
      </w:r>
    </w:p>
    <w:p w14:paraId="4DAE8D1E" w14:textId="77777777" w:rsidR="008B4C1A" w:rsidRPr="00EC76D5" w:rsidRDefault="008B4C1A" w:rsidP="008B4C1A">
      <w:pPr>
        <w:pStyle w:val="Code"/>
      </w:pPr>
      <w:r w:rsidRPr="00EC76D5">
        <w:t xml:space="preserve">    InverseMap.put(MiddleOperator.NotEqual, MiddleOperator.Equal);</w:t>
      </w:r>
    </w:p>
    <w:p w14:paraId="3C689748" w14:textId="77777777" w:rsidR="008B4C1A" w:rsidRPr="00EC76D5" w:rsidRDefault="008B4C1A" w:rsidP="008B4C1A">
      <w:pPr>
        <w:pStyle w:val="Code"/>
      </w:pPr>
      <w:r w:rsidRPr="00EC76D5">
        <w:t xml:space="preserve">    InverseMap.put(MiddleOperator.LessThan, MiddleOperator.GreaterThanEqual);</w:t>
      </w:r>
    </w:p>
    <w:p w14:paraId="138087C4" w14:textId="77777777" w:rsidR="008B4C1A" w:rsidRPr="00EC76D5" w:rsidRDefault="008B4C1A" w:rsidP="008B4C1A">
      <w:pPr>
        <w:pStyle w:val="Code"/>
      </w:pPr>
      <w:r w:rsidRPr="00EC76D5">
        <w:t xml:space="preserve">    InverseMap.put(MiddleOperator.LessThanEqual, MiddleOperator.GreaterThan);</w:t>
      </w:r>
    </w:p>
    <w:p w14:paraId="44E51F2D" w14:textId="77777777" w:rsidR="008B4C1A" w:rsidRPr="00EC76D5" w:rsidRDefault="008B4C1A" w:rsidP="008B4C1A">
      <w:pPr>
        <w:pStyle w:val="Code"/>
      </w:pPr>
      <w:r w:rsidRPr="00EC76D5">
        <w:t xml:space="preserve">    InverseMap.put(MiddleOperator.GreaterThan, MiddleOperator.LessThanEqual);</w:t>
      </w:r>
    </w:p>
    <w:p w14:paraId="24E9EB4C" w14:textId="77777777" w:rsidR="008B4C1A" w:rsidRPr="00EC76D5" w:rsidRDefault="008B4C1A" w:rsidP="008B4C1A">
      <w:pPr>
        <w:pStyle w:val="Code"/>
      </w:pPr>
      <w:r w:rsidRPr="00EC76D5">
        <w:t xml:space="preserve">    InverseMap.put(MiddleOperator.GreaterThanEqual, MiddleOperator.LessThan);</w:t>
      </w:r>
    </w:p>
    <w:p w14:paraId="4FBB8F22" w14:textId="3CF4964E" w:rsidR="008B4C1A" w:rsidRPr="00EC76D5" w:rsidRDefault="008B4C1A" w:rsidP="008B4C1A">
      <w:pPr>
        <w:pStyle w:val="Code"/>
      </w:pPr>
      <w:r w:rsidRPr="00EC76D5">
        <w:t xml:space="preserve">  }</w:t>
      </w:r>
    </w:p>
    <w:p w14:paraId="2AFC83C2" w14:textId="77777777" w:rsidR="00FA2EEF" w:rsidRPr="00EC76D5" w:rsidRDefault="00FA2EEF" w:rsidP="00FA2EEF">
      <w:r w:rsidRPr="00EC76D5">
        <w:t xml:space="preserve">The </w:t>
      </w:r>
      <w:r w:rsidRPr="00EC76D5">
        <w:rPr>
          <w:rStyle w:val="CodeInText"/>
        </w:rPr>
        <w:t>toString</w:t>
      </w:r>
      <w:r w:rsidRPr="00EC76D5">
        <w:t xml:space="preserve"> method is not strictly necessary; nevertheless, it called when generating the assembler code and added as comments.</w:t>
      </w:r>
    </w:p>
    <w:p w14:paraId="20FAB42A" w14:textId="77777777" w:rsidR="008B4C1A" w:rsidRPr="00EC76D5" w:rsidRDefault="008B4C1A" w:rsidP="008B4C1A">
      <w:pPr>
        <w:pStyle w:val="Code"/>
      </w:pPr>
    </w:p>
    <w:p w14:paraId="4CDE7ADC" w14:textId="77777777" w:rsidR="008B4C1A" w:rsidRPr="00EC76D5" w:rsidRDefault="008B4C1A" w:rsidP="008B4C1A">
      <w:pPr>
        <w:pStyle w:val="Code"/>
      </w:pPr>
      <w:r w:rsidRPr="00EC76D5">
        <w:t xml:space="preserve">  public String toString() {</w:t>
      </w:r>
    </w:p>
    <w:p w14:paraId="0E1C2E54" w14:textId="77777777" w:rsidR="008B4C1A" w:rsidRPr="00EC76D5" w:rsidRDefault="008B4C1A" w:rsidP="008B4C1A">
      <w:pPr>
        <w:pStyle w:val="Code"/>
      </w:pPr>
      <w:r w:rsidRPr="00EC76D5">
        <w:t xml:space="preserve">    StringBuilder buffer = new StringBuilder();</w:t>
      </w:r>
    </w:p>
    <w:p w14:paraId="6A2A0F46" w14:textId="77777777" w:rsidR="008B4C1A" w:rsidRPr="00EC76D5" w:rsidRDefault="008B4C1A" w:rsidP="008B4C1A">
      <w:pPr>
        <w:pStyle w:val="Code"/>
      </w:pPr>
      <w:r w:rsidRPr="00EC76D5">
        <w:t xml:space="preserve">    </w:t>
      </w:r>
    </w:p>
    <w:p w14:paraId="6A98EA8F" w14:textId="77777777" w:rsidR="008B4C1A" w:rsidRPr="00EC76D5" w:rsidRDefault="008B4C1A" w:rsidP="008B4C1A">
      <w:pPr>
        <w:pStyle w:val="Code"/>
      </w:pPr>
      <w:r w:rsidRPr="00EC76D5">
        <w:t xml:space="preserve">    Object operand1 = m_operand1,</w:t>
      </w:r>
    </w:p>
    <w:p w14:paraId="076B7301" w14:textId="77777777" w:rsidR="008B4C1A" w:rsidRPr="00EC76D5" w:rsidRDefault="008B4C1A" w:rsidP="008B4C1A">
      <w:pPr>
        <w:pStyle w:val="Code"/>
      </w:pPr>
      <w:r w:rsidRPr="00EC76D5">
        <w:t xml:space="preserve">           operand2 = m_operand2,</w:t>
      </w:r>
    </w:p>
    <w:p w14:paraId="402794ED" w14:textId="77777777" w:rsidR="008B4C1A" w:rsidRPr="00EC76D5" w:rsidRDefault="008B4C1A" w:rsidP="008B4C1A">
      <w:pPr>
        <w:pStyle w:val="Code"/>
      </w:pPr>
      <w:r w:rsidRPr="00EC76D5">
        <w:t xml:space="preserve">           operand3 = m_operand3;</w:t>
      </w:r>
    </w:p>
    <w:p w14:paraId="49891E57" w14:textId="77777777" w:rsidR="008B4C1A" w:rsidRPr="00EC76D5" w:rsidRDefault="008B4C1A" w:rsidP="008B4C1A">
      <w:pPr>
        <w:pStyle w:val="Code"/>
      </w:pPr>
      <w:r w:rsidRPr="00EC76D5">
        <w:t xml:space="preserve">           </w:t>
      </w:r>
    </w:p>
    <w:p w14:paraId="2C5DCC12" w14:textId="77777777" w:rsidR="008B4C1A" w:rsidRPr="00EC76D5" w:rsidRDefault="008B4C1A" w:rsidP="008B4C1A">
      <w:pPr>
        <w:pStyle w:val="Code"/>
      </w:pPr>
      <w:r w:rsidRPr="00EC76D5">
        <w:t xml:space="preserve">    Symbol symbol1 = (operand1 instanceof Symbol) ? ((Symbol) operand1) : null,</w:t>
      </w:r>
    </w:p>
    <w:p w14:paraId="256A8790" w14:textId="77777777" w:rsidR="008B4C1A" w:rsidRPr="00EC76D5" w:rsidRDefault="008B4C1A" w:rsidP="008B4C1A">
      <w:pPr>
        <w:pStyle w:val="Code"/>
      </w:pPr>
      <w:r w:rsidRPr="00EC76D5">
        <w:t xml:space="preserve">           symbol2 = (operand2 instanceof Symbol) ? ((Symbol) operand2) : null,</w:t>
      </w:r>
    </w:p>
    <w:p w14:paraId="02DF5B8F" w14:textId="77777777" w:rsidR="008B4C1A" w:rsidRPr="00EC76D5" w:rsidRDefault="008B4C1A" w:rsidP="008B4C1A">
      <w:pPr>
        <w:pStyle w:val="Code"/>
      </w:pPr>
      <w:r w:rsidRPr="00EC76D5">
        <w:t xml:space="preserve">           symbol3 = (operand3 instanceof Symbol) ? ((Symbol) operand3) : null;         </w:t>
      </w:r>
    </w:p>
    <w:p w14:paraId="4DC831EC" w14:textId="77777777" w:rsidR="008B4C1A" w:rsidRPr="00EC76D5" w:rsidRDefault="008B4C1A" w:rsidP="008B4C1A">
      <w:pPr>
        <w:pStyle w:val="Code"/>
      </w:pPr>
      <w:r w:rsidRPr="00EC76D5">
        <w:t xml:space="preserve">    </w:t>
      </w:r>
    </w:p>
    <w:p w14:paraId="143014B0" w14:textId="77777777" w:rsidR="008B4C1A" w:rsidRPr="00EC76D5" w:rsidRDefault="008B4C1A" w:rsidP="008B4C1A">
      <w:pPr>
        <w:pStyle w:val="Code"/>
      </w:pPr>
      <w:r w:rsidRPr="00EC76D5">
        <w:t xml:space="preserve">    switch (m_middleOperator) {</w:t>
      </w:r>
    </w:p>
    <w:p w14:paraId="13966846" w14:textId="77777777" w:rsidR="008B4C1A" w:rsidRPr="00EC76D5" w:rsidRDefault="008B4C1A" w:rsidP="008B4C1A">
      <w:pPr>
        <w:pStyle w:val="Code"/>
      </w:pPr>
      <w:r w:rsidRPr="00EC76D5">
        <w:t xml:space="preserve">      case Call:</w:t>
      </w:r>
    </w:p>
    <w:p w14:paraId="0C2B1216" w14:textId="77777777" w:rsidR="008B4C1A" w:rsidRPr="00EC76D5" w:rsidRDefault="008B4C1A" w:rsidP="008B4C1A">
      <w:pPr>
        <w:pStyle w:val="Code"/>
      </w:pPr>
      <w:r w:rsidRPr="00EC76D5">
        <w:t xml:space="preserve">        buffer.append("Call " + symbol1.getName() + ", extra info " + operand2);</w:t>
      </w:r>
    </w:p>
    <w:p w14:paraId="6B61827F" w14:textId="77777777" w:rsidR="008B4C1A" w:rsidRPr="00EC76D5" w:rsidRDefault="008B4C1A" w:rsidP="008B4C1A">
      <w:pPr>
        <w:pStyle w:val="Code"/>
      </w:pPr>
      <w:r w:rsidRPr="00EC76D5">
        <w:t xml:space="preserve">        break;</w:t>
      </w:r>
    </w:p>
    <w:p w14:paraId="16D83E4C" w14:textId="77777777" w:rsidR="008B4C1A" w:rsidRPr="00EC76D5" w:rsidRDefault="008B4C1A" w:rsidP="008B4C1A">
      <w:pPr>
        <w:pStyle w:val="Code"/>
      </w:pPr>
    </w:p>
    <w:p w14:paraId="00DA9C57" w14:textId="77777777" w:rsidR="008B4C1A" w:rsidRPr="00EC76D5" w:rsidRDefault="008B4C1A" w:rsidP="008B4C1A">
      <w:pPr>
        <w:pStyle w:val="Code"/>
      </w:pPr>
      <w:r w:rsidRPr="00EC76D5">
        <w:t xml:space="preserve">      case Parameter:</w:t>
      </w:r>
    </w:p>
    <w:p w14:paraId="5DAC67F5" w14:textId="77777777" w:rsidR="008B4C1A" w:rsidRPr="00EC76D5" w:rsidRDefault="008B4C1A" w:rsidP="008B4C1A">
      <w:pPr>
        <w:pStyle w:val="Code"/>
      </w:pPr>
      <w:r w:rsidRPr="00EC76D5">
        <w:t xml:space="preserve">        buffer.append("Parameter offset " + operand1 +</w:t>
      </w:r>
    </w:p>
    <w:p w14:paraId="3A1CFE3E" w14:textId="77777777" w:rsidR="008B4C1A" w:rsidRPr="00EC76D5" w:rsidRDefault="008B4C1A" w:rsidP="008B4C1A">
      <w:pPr>
        <w:pStyle w:val="Code"/>
      </w:pPr>
      <w:r w:rsidRPr="00EC76D5">
        <w:t xml:space="preserve">                      " to " + symbol2.getName());</w:t>
      </w:r>
    </w:p>
    <w:p w14:paraId="05526678" w14:textId="77777777" w:rsidR="008B4C1A" w:rsidRPr="00EC76D5" w:rsidRDefault="008B4C1A" w:rsidP="008B4C1A">
      <w:pPr>
        <w:pStyle w:val="Code"/>
      </w:pPr>
      <w:r w:rsidRPr="00EC76D5">
        <w:t xml:space="preserve">        break;</w:t>
      </w:r>
    </w:p>
    <w:p w14:paraId="4531CA2F" w14:textId="77777777" w:rsidR="008B4C1A" w:rsidRPr="00EC76D5" w:rsidRDefault="008B4C1A" w:rsidP="008B4C1A">
      <w:pPr>
        <w:pStyle w:val="Code"/>
      </w:pPr>
    </w:p>
    <w:p w14:paraId="22263695" w14:textId="77777777" w:rsidR="008B4C1A" w:rsidRPr="00EC76D5" w:rsidRDefault="008B4C1A" w:rsidP="008B4C1A">
      <w:pPr>
        <w:pStyle w:val="Code"/>
      </w:pPr>
      <w:r w:rsidRPr="00EC76D5">
        <w:t xml:space="preserve">      case IntegralToIntegral:</w:t>
      </w:r>
    </w:p>
    <w:p w14:paraId="2F08ACE0" w14:textId="77777777" w:rsidR="008B4C1A" w:rsidRPr="00EC76D5" w:rsidRDefault="008B4C1A" w:rsidP="008B4C1A">
      <w:pPr>
        <w:pStyle w:val="Code"/>
      </w:pPr>
      <w:r w:rsidRPr="00EC76D5">
        <w:t xml:space="preserve">        buffer.append("IntegralToIntegral " + symbol2.getName() + " = " +</w:t>
      </w:r>
    </w:p>
    <w:p w14:paraId="7ADCD06F" w14:textId="77777777" w:rsidR="008B4C1A" w:rsidRPr="00EC76D5" w:rsidRDefault="008B4C1A" w:rsidP="008B4C1A">
      <w:pPr>
        <w:pStyle w:val="Code"/>
      </w:pPr>
      <w:r w:rsidRPr="00EC76D5">
        <w:t xml:space="preserve">               symbol3.getName() + " (" + symbol3.getType().getSort().name() +</w:t>
      </w:r>
    </w:p>
    <w:p w14:paraId="043521F9" w14:textId="77777777" w:rsidR="008B4C1A" w:rsidRPr="00EC76D5" w:rsidRDefault="008B4C1A" w:rsidP="008B4C1A">
      <w:pPr>
        <w:pStyle w:val="Code"/>
      </w:pPr>
      <w:r w:rsidRPr="00EC76D5">
        <w:t xml:space="preserve">               " -&gt; " + symbol2.getType().getSort().name() + ")");</w:t>
      </w:r>
    </w:p>
    <w:p w14:paraId="0564F373" w14:textId="77777777" w:rsidR="008B4C1A" w:rsidRPr="00EC76D5" w:rsidRDefault="008B4C1A" w:rsidP="008B4C1A">
      <w:pPr>
        <w:pStyle w:val="Code"/>
      </w:pPr>
      <w:r w:rsidRPr="00EC76D5">
        <w:t xml:space="preserve">        break;</w:t>
      </w:r>
    </w:p>
    <w:p w14:paraId="0CDC39C7" w14:textId="77777777" w:rsidR="008B4C1A" w:rsidRPr="00EC76D5" w:rsidRDefault="008B4C1A" w:rsidP="008B4C1A">
      <w:pPr>
        <w:pStyle w:val="Code"/>
      </w:pPr>
    </w:p>
    <w:p w14:paraId="77A14734" w14:textId="77777777" w:rsidR="008B4C1A" w:rsidRPr="00EC76D5" w:rsidRDefault="008B4C1A" w:rsidP="008B4C1A">
      <w:pPr>
        <w:pStyle w:val="Code"/>
      </w:pPr>
      <w:r w:rsidRPr="00EC76D5">
        <w:t xml:space="preserve">      case FloatingToFloating:</w:t>
      </w:r>
    </w:p>
    <w:p w14:paraId="013593C6" w14:textId="77777777" w:rsidR="008B4C1A" w:rsidRPr="00EC76D5" w:rsidRDefault="008B4C1A" w:rsidP="008B4C1A">
      <w:pPr>
        <w:pStyle w:val="Code"/>
      </w:pPr>
      <w:r w:rsidRPr="00EC76D5">
        <w:t xml:space="preserve">        buffer.append("FloatingToFloating " + symbol2.getName() + " = " +</w:t>
      </w:r>
    </w:p>
    <w:p w14:paraId="7F72CC65" w14:textId="77777777" w:rsidR="008B4C1A" w:rsidRPr="00EC76D5" w:rsidRDefault="008B4C1A" w:rsidP="008B4C1A">
      <w:pPr>
        <w:pStyle w:val="Code"/>
      </w:pPr>
      <w:r w:rsidRPr="00EC76D5">
        <w:t xml:space="preserve">               symbol3.getName() + " (" + symbol3.getType().getSort().name() +</w:t>
      </w:r>
    </w:p>
    <w:p w14:paraId="72184B1B" w14:textId="77777777" w:rsidR="008B4C1A" w:rsidRPr="00EC76D5" w:rsidRDefault="008B4C1A" w:rsidP="008B4C1A">
      <w:pPr>
        <w:pStyle w:val="Code"/>
      </w:pPr>
      <w:r w:rsidRPr="00EC76D5">
        <w:t xml:space="preserve">               " -&gt; " + symbol2.getType().getSort().name() + ")");</w:t>
      </w:r>
    </w:p>
    <w:p w14:paraId="29063F53" w14:textId="77777777" w:rsidR="008B4C1A" w:rsidRPr="00EC76D5" w:rsidRDefault="008B4C1A" w:rsidP="008B4C1A">
      <w:pPr>
        <w:pStyle w:val="Code"/>
      </w:pPr>
      <w:r w:rsidRPr="00EC76D5">
        <w:t xml:space="preserve">        break;</w:t>
      </w:r>
    </w:p>
    <w:p w14:paraId="6FB81802" w14:textId="77777777" w:rsidR="008B4C1A" w:rsidRPr="00EC76D5" w:rsidRDefault="008B4C1A" w:rsidP="008B4C1A">
      <w:pPr>
        <w:pStyle w:val="Code"/>
      </w:pPr>
    </w:p>
    <w:p w14:paraId="047E0229" w14:textId="77777777" w:rsidR="008B4C1A" w:rsidRPr="00EC76D5" w:rsidRDefault="008B4C1A" w:rsidP="008B4C1A">
      <w:pPr>
        <w:pStyle w:val="Code"/>
      </w:pPr>
      <w:r w:rsidRPr="00EC76D5">
        <w:t xml:space="preserve">      case Equal:</w:t>
      </w:r>
    </w:p>
    <w:p w14:paraId="71259511" w14:textId="77777777" w:rsidR="008B4C1A" w:rsidRPr="00EC76D5" w:rsidRDefault="008B4C1A" w:rsidP="008B4C1A">
      <w:pPr>
        <w:pStyle w:val="Code"/>
      </w:pPr>
      <w:r w:rsidRPr="00EC76D5">
        <w:t xml:space="preserve">      case NotEqual:</w:t>
      </w:r>
    </w:p>
    <w:p w14:paraId="49D49387" w14:textId="77777777" w:rsidR="008B4C1A" w:rsidRPr="00EC76D5" w:rsidRDefault="008B4C1A" w:rsidP="008B4C1A">
      <w:pPr>
        <w:pStyle w:val="Code"/>
      </w:pPr>
      <w:r w:rsidRPr="00EC76D5">
        <w:lastRenderedPageBreak/>
        <w:t xml:space="preserve">      case LessThan:</w:t>
      </w:r>
    </w:p>
    <w:p w14:paraId="7B2C80AD" w14:textId="77777777" w:rsidR="008B4C1A" w:rsidRPr="00EC76D5" w:rsidRDefault="008B4C1A" w:rsidP="008B4C1A">
      <w:pPr>
        <w:pStyle w:val="Code"/>
      </w:pPr>
      <w:r w:rsidRPr="00EC76D5">
        <w:t xml:space="preserve">      case LessThanEqual:</w:t>
      </w:r>
    </w:p>
    <w:p w14:paraId="7551567E" w14:textId="77777777" w:rsidR="008B4C1A" w:rsidRPr="00EC76D5" w:rsidRDefault="008B4C1A" w:rsidP="008B4C1A">
      <w:pPr>
        <w:pStyle w:val="Code"/>
      </w:pPr>
      <w:r w:rsidRPr="00EC76D5">
        <w:t xml:space="preserve">      case GreaterThan:</w:t>
      </w:r>
    </w:p>
    <w:p w14:paraId="4C702479" w14:textId="77777777" w:rsidR="008B4C1A" w:rsidRPr="00EC76D5" w:rsidRDefault="008B4C1A" w:rsidP="008B4C1A">
      <w:pPr>
        <w:pStyle w:val="Code"/>
      </w:pPr>
      <w:r w:rsidRPr="00EC76D5">
        <w:t xml:space="preserve">      case GreaterThanEqual:</w:t>
      </w:r>
    </w:p>
    <w:p w14:paraId="053403D0" w14:textId="77777777" w:rsidR="008B4C1A" w:rsidRPr="00EC76D5" w:rsidRDefault="008B4C1A" w:rsidP="008B4C1A">
      <w:pPr>
        <w:pStyle w:val="Code"/>
      </w:pPr>
      <w:r w:rsidRPr="00EC76D5">
        <w:t xml:space="preserve">        if (operand1 != null) {</w:t>
      </w:r>
    </w:p>
    <w:p w14:paraId="3782EB79" w14:textId="77777777" w:rsidR="008B4C1A" w:rsidRPr="00EC76D5" w:rsidRDefault="008B4C1A" w:rsidP="008B4C1A">
      <w:pPr>
        <w:pStyle w:val="Code"/>
      </w:pPr>
      <w:r w:rsidRPr="00EC76D5">
        <w:t xml:space="preserve">          buffer.append(m_middleOperator.name() + " " + operand1.toString() +</w:t>
      </w:r>
    </w:p>
    <w:p w14:paraId="3490618A" w14:textId="77777777" w:rsidR="008B4C1A" w:rsidRPr="00EC76D5" w:rsidRDefault="008B4C1A" w:rsidP="008B4C1A">
      <w:pPr>
        <w:pStyle w:val="Code"/>
      </w:pPr>
      <w:r w:rsidRPr="00EC76D5">
        <w:t xml:space="preserve">                        " " + symbol2.getName() + " " + symbol3.getName());</w:t>
      </w:r>
    </w:p>
    <w:p w14:paraId="21FACA25" w14:textId="77777777" w:rsidR="008B4C1A" w:rsidRPr="00EC76D5" w:rsidRDefault="008B4C1A" w:rsidP="008B4C1A">
      <w:pPr>
        <w:pStyle w:val="Code"/>
      </w:pPr>
      <w:r w:rsidRPr="00EC76D5">
        <w:t xml:space="preserve">        }</w:t>
      </w:r>
    </w:p>
    <w:p w14:paraId="2D29AD35" w14:textId="77777777" w:rsidR="008B4C1A" w:rsidRPr="00EC76D5" w:rsidRDefault="008B4C1A" w:rsidP="008B4C1A">
      <w:pPr>
        <w:pStyle w:val="Code"/>
      </w:pPr>
      <w:r w:rsidRPr="00EC76D5">
        <w:t xml:space="preserve">        else {</w:t>
      </w:r>
    </w:p>
    <w:p w14:paraId="32E693D6" w14:textId="77777777" w:rsidR="008B4C1A" w:rsidRPr="00EC76D5" w:rsidRDefault="008B4C1A" w:rsidP="008B4C1A">
      <w:pPr>
        <w:pStyle w:val="Code"/>
      </w:pPr>
      <w:r w:rsidRPr="00EC76D5">
        <w:t xml:space="preserve">          buffer.append(m_middleOperator.name() + " &lt;XXX&gt; " +</w:t>
      </w:r>
    </w:p>
    <w:p w14:paraId="52C23A74" w14:textId="77777777" w:rsidR="008B4C1A" w:rsidRPr="00EC76D5" w:rsidRDefault="008B4C1A" w:rsidP="008B4C1A">
      <w:pPr>
        <w:pStyle w:val="Code"/>
      </w:pPr>
      <w:r w:rsidRPr="00EC76D5">
        <w:t xml:space="preserve">                        symbol2.getName() + " " + symbol3.getName());</w:t>
      </w:r>
    </w:p>
    <w:p w14:paraId="00495973" w14:textId="77777777" w:rsidR="008B4C1A" w:rsidRPr="00EC76D5" w:rsidRDefault="008B4C1A" w:rsidP="008B4C1A">
      <w:pPr>
        <w:pStyle w:val="Code"/>
      </w:pPr>
      <w:r w:rsidRPr="00EC76D5">
        <w:t xml:space="preserve">        }</w:t>
      </w:r>
    </w:p>
    <w:p w14:paraId="18F93412" w14:textId="77777777" w:rsidR="008B4C1A" w:rsidRPr="00EC76D5" w:rsidRDefault="008B4C1A" w:rsidP="008B4C1A">
      <w:pPr>
        <w:pStyle w:val="Code"/>
      </w:pPr>
      <w:r w:rsidRPr="00EC76D5">
        <w:t xml:space="preserve">        break;</w:t>
      </w:r>
    </w:p>
    <w:p w14:paraId="2B4F5F39" w14:textId="77777777" w:rsidR="008B4C1A" w:rsidRPr="00EC76D5" w:rsidRDefault="008B4C1A" w:rsidP="008B4C1A">
      <w:pPr>
        <w:pStyle w:val="Code"/>
      </w:pPr>
    </w:p>
    <w:p w14:paraId="1F04D6E5" w14:textId="77777777" w:rsidR="008B4C1A" w:rsidRPr="00EC76D5" w:rsidRDefault="008B4C1A" w:rsidP="008B4C1A">
      <w:pPr>
        <w:pStyle w:val="Code"/>
      </w:pPr>
      <w:r w:rsidRPr="00EC76D5">
        <w:t xml:space="preserve">      case Goto:</w:t>
      </w:r>
    </w:p>
    <w:p w14:paraId="17B4DC4C" w14:textId="77777777" w:rsidR="008B4C1A" w:rsidRPr="00EC76D5" w:rsidRDefault="008B4C1A" w:rsidP="008B4C1A">
      <w:pPr>
        <w:pStyle w:val="Code"/>
      </w:pPr>
      <w:r w:rsidRPr="00EC76D5">
        <w:t xml:space="preserve">        if (operand1 != null) {</w:t>
      </w:r>
    </w:p>
    <w:p w14:paraId="1073FF91" w14:textId="77777777" w:rsidR="008B4C1A" w:rsidRPr="00EC76D5" w:rsidRDefault="008B4C1A" w:rsidP="008B4C1A">
      <w:pPr>
        <w:pStyle w:val="Code"/>
      </w:pPr>
      <w:r w:rsidRPr="00EC76D5">
        <w:t xml:space="preserve">          buffer.append("Goto " + operand1.toString());</w:t>
      </w:r>
    </w:p>
    <w:p w14:paraId="4D201ABE" w14:textId="77777777" w:rsidR="008B4C1A" w:rsidRPr="00EC76D5" w:rsidRDefault="008B4C1A" w:rsidP="008B4C1A">
      <w:pPr>
        <w:pStyle w:val="Code"/>
      </w:pPr>
      <w:r w:rsidRPr="00EC76D5">
        <w:t xml:space="preserve">        }</w:t>
      </w:r>
    </w:p>
    <w:p w14:paraId="63AEC649" w14:textId="77777777" w:rsidR="008B4C1A" w:rsidRPr="00EC76D5" w:rsidRDefault="008B4C1A" w:rsidP="008B4C1A">
      <w:pPr>
        <w:pStyle w:val="Code"/>
      </w:pPr>
      <w:r w:rsidRPr="00EC76D5">
        <w:t xml:space="preserve">        else {</w:t>
      </w:r>
    </w:p>
    <w:p w14:paraId="42F9C180" w14:textId="77777777" w:rsidR="008B4C1A" w:rsidRPr="00EC76D5" w:rsidRDefault="008B4C1A" w:rsidP="008B4C1A">
      <w:pPr>
        <w:pStyle w:val="Code"/>
      </w:pPr>
      <w:r w:rsidRPr="00EC76D5">
        <w:t xml:space="preserve">          buffer.append("Goto &lt;XXX&gt;");</w:t>
      </w:r>
    </w:p>
    <w:p w14:paraId="02812352" w14:textId="77777777" w:rsidR="008B4C1A" w:rsidRPr="00EC76D5" w:rsidRDefault="008B4C1A" w:rsidP="008B4C1A">
      <w:pPr>
        <w:pStyle w:val="Code"/>
      </w:pPr>
      <w:r w:rsidRPr="00EC76D5">
        <w:t xml:space="preserve">        }</w:t>
      </w:r>
    </w:p>
    <w:p w14:paraId="2F34AFC5" w14:textId="77777777" w:rsidR="008B4C1A" w:rsidRPr="00EC76D5" w:rsidRDefault="008B4C1A" w:rsidP="008B4C1A">
      <w:pPr>
        <w:pStyle w:val="Code"/>
      </w:pPr>
      <w:r w:rsidRPr="00EC76D5">
        <w:t xml:space="preserve">        break;</w:t>
      </w:r>
    </w:p>
    <w:p w14:paraId="1347EE24" w14:textId="77777777" w:rsidR="008B4C1A" w:rsidRPr="00EC76D5" w:rsidRDefault="008B4C1A" w:rsidP="008B4C1A">
      <w:pPr>
        <w:pStyle w:val="Code"/>
      </w:pPr>
    </w:p>
    <w:p w14:paraId="49878FD4" w14:textId="77777777" w:rsidR="008B4C1A" w:rsidRPr="00EC76D5" w:rsidRDefault="008B4C1A" w:rsidP="008B4C1A">
      <w:pPr>
        <w:pStyle w:val="Code"/>
      </w:pPr>
      <w:r w:rsidRPr="00EC76D5">
        <w:t xml:space="preserve">      case Empty:</w:t>
      </w:r>
    </w:p>
    <w:p w14:paraId="70A58D0E" w14:textId="77777777" w:rsidR="008B4C1A" w:rsidRPr="00EC76D5" w:rsidRDefault="008B4C1A" w:rsidP="008B4C1A">
      <w:pPr>
        <w:pStyle w:val="Code"/>
      </w:pPr>
      <w:r w:rsidRPr="00EC76D5">
        <w:t xml:space="preserve">        buffer.append("Empty");</w:t>
      </w:r>
    </w:p>
    <w:p w14:paraId="1A215883" w14:textId="77777777" w:rsidR="008B4C1A" w:rsidRPr="00EC76D5" w:rsidRDefault="008B4C1A" w:rsidP="008B4C1A">
      <w:pPr>
        <w:pStyle w:val="Code"/>
      </w:pPr>
      <w:r w:rsidRPr="00EC76D5">
        <w:t xml:space="preserve">        break;</w:t>
      </w:r>
    </w:p>
    <w:p w14:paraId="0C4D47F9" w14:textId="77777777" w:rsidR="008B4C1A" w:rsidRPr="00EC76D5" w:rsidRDefault="008B4C1A" w:rsidP="008B4C1A">
      <w:pPr>
        <w:pStyle w:val="Code"/>
      </w:pPr>
    </w:p>
    <w:p w14:paraId="0BCEDFA5" w14:textId="77777777" w:rsidR="008B4C1A" w:rsidRPr="00EC76D5" w:rsidRDefault="008B4C1A" w:rsidP="008B4C1A">
      <w:pPr>
        <w:pStyle w:val="Code"/>
      </w:pPr>
      <w:r w:rsidRPr="00EC76D5">
        <w:t xml:space="preserve">      case Assign: {</w:t>
      </w:r>
    </w:p>
    <w:p w14:paraId="1A667BA9" w14:textId="77777777" w:rsidR="008B4C1A" w:rsidRPr="00EC76D5" w:rsidRDefault="008B4C1A" w:rsidP="008B4C1A">
      <w:pPr>
        <w:pStyle w:val="Code"/>
      </w:pPr>
      <w:r w:rsidRPr="00EC76D5">
        <w:t xml:space="preserve">          String type = symbol2.getType().isFloating() ? "Float" : "Integer",</w:t>
      </w:r>
    </w:p>
    <w:p w14:paraId="68A2B724" w14:textId="77777777" w:rsidR="008B4C1A" w:rsidRPr="00EC76D5" w:rsidRDefault="008B4C1A" w:rsidP="008B4C1A">
      <w:pPr>
        <w:pStyle w:val="Code"/>
      </w:pPr>
      <w:r w:rsidRPr="00EC76D5">
        <w:t xml:space="preserve">                 text1 = (symbol2 != null) ? (" " + symbol2.getName()) : "",</w:t>
      </w:r>
    </w:p>
    <w:p w14:paraId="4558DB7C" w14:textId="77777777" w:rsidR="008B4C1A" w:rsidRPr="00EC76D5" w:rsidRDefault="008B4C1A" w:rsidP="008B4C1A">
      <w:pPr>
        <w:pStyle w:val="Code"/>
      </w:pPr>
      <w:r w:rsidRPr="00EC76D5">
        <w:t xml:space="preserve">                 text2 = (symbol3 != null) ? (" " + symbol3.getName()) : "";</w:t>
      </w:r>
    </w:p>
    <w:p w14:paraId="7CE9041A" w14:textId="77777777" w:rsidR="008B4C1A" w:rsidRPr="00EC76D5" w:rsidRDefault="008B4C1A" w:rsidP="008B4C1A">
      <w:pPr>
        <w:pStyle w:val="Code"/>
      </w:pPr>
      <w:r w:rsidRPr="00EC76D5">
        <w:t xml:space="preserve">          buffer.append("Assign " + type + text1 + text2);</w:t>
      </w:r>
    </w:p>
    <w:p w14:paraId="124F5468" w14:textId="77777777" w:rsidR="008B4C1A" w:rsidRPr="00EC76D5" w:rsidRDefault="008B4C1A" w:rsidP="008B4C1A">
      <w:pPr>
        <w:pStyle w:val="Code"/>
      </w:pPr>
      <w:r w:rsidRPr="00EC76D5">
        <w:t xml:space="preserve">        }</w:t>
      </w:r>
    </w:p>
    <w:p w14:paraId="0865D01C" w14:textId="77777777" w:rsidR="008B4C1A" w:rsidRPr="00EC76D5" w:rsidRDefault="008B4C1A" w:rsidP="008B4C1A">
      <w:pPr>
        <w:pStyle w:val="Code"/>
      </w:pPr>
      <w:r w:rsidRPr="00EC76D5">
        <w:t xml:space="preserve">        break;</w:t>
      </w:r>
    </w:p>
    <w:p w14:paraId="44ED69BC" w14:textId="77777777" w:rsidR="008B4C1A" w:rsidRPr="00EC76D5" w:rsidRDefault="008B4C1A" w:rsidP="008B4C1A">
      <w:pPr>
        <w:pStyle w:val="Code"/>
      </w:pPr>
      <w:r w:rsidRPr="00EC76D5">
        <w:t xml:space="preserve">          </w:t>
      </w:r>
    </w:p>
    <w:p w14:paraId="62FE278A" w14:textId="77777777" w:rsidR="008B4C1A" w:rsidRPr="00EC76D5" w:rsidRDefault="008B4C1A" w:rsidP="008B4C1A">
      <w:pPr>
        <w:pStyle w:val="Code"/>
      </w:pPr>
      <w:r w:rsidRPr="00EC76D5">
        <w:t xml:space="preserve">      default: {</w:t>
      </w:r>
    </w:p>
    <w:p w14:paraId="4B3FB598" w14:textId="77777777" w:rsidR="008B4C1A" w:rsidRPr="00EC76D5" w:rsidRDefault="008B4C1A" w:rsidP="008B4C1A">
      <w:pPr>
        <w:pStyle w:val="Code"/>
      </w:pPr>
      <w:r w:rsidRPr="00EC76D5">
        <w:t xml:space="preserve">          String text1 = (symbol1 != null) ? (" " + symbol1.getName()) : "",</w:t>
      </w:r>
    </w:p>
    <w:p w14:paraId="6626679A" w14:textId="77777777" w:rsidR="008B4C1A" w:rsidRPr="00EC76D5" w:rsidRDefault="008B4C1A" w:rsidP="008B4C1A">
      <w:pPr>
        <w:pStyle w:val="Code"/>
      </w:pPr>
      <w:r w:rsidRPr="00EC76D5">
        <w:t xml:space="preserve">                 text2 = (symbol2 != null) ? (" " + symbol2.getName()) : "",</w:t>
      </w:r>
    </w:p>
    <w:p w14:paraId="6A61618C" w14:textId="77777777" w:rsidR="008B4C1A" w:rsidRPr="00EC76D5" w:rsidRDefault="008B4C1A" w:rsidP="008B4C1A">
      <w:pPr>
        <w:pStyle w:val="Code"/>
      </w:pPr>
      <w:r w:rsidRPr="00EC76D5">
        <w:t xml:space="preserve">                 text3 = (symbol3 != null) ? (" " + symbol3.getName()) : "";</w:t>
      </w:r>
    </w:p>
    <w:p w14:paraId="34E83990" w14:textId="77777777" w:rsidR="008B4C1A" w:rsidRPr="00EC76D5" w:rsidRDefault="008B4C1A" w:rsidP="008B4C1A">
      <w:pPr>
        <w:pStyle w:val="Code"/>
      </w:pPr>
      <w:r w:rsidRPr="00EC76D5">
        <w:t xml:space="preserve">          buffer.append(m_middleOperator.name() + text1 + text2 + text3);</w:t>
      </w:r>
    </w:p>
    <w:p w14:paraId="4BF50CE6" w14:textId="77777777" w:rsidR="008B4C1A" w:rsidRPr="00EC76D5" w:rsidRDefault="008B4C1A" w:rsidP="008B4C1A">
      <w:pPr>
        <w:pStyle w:val="Code"/>
      </w:pPr>
      <w:r w:rsidRPr="00EC76D5">
        <w:t xml:space="preserve">        }</w:t>
      </w:r>
    </w:p>
    <w:p w14:paraId="12FCA741" w14:textId="77777777" w:rsidR="008B4C1A" w:rsidRPr="00EC76D5" w:rsidRDefault="008B4C1A" w:rsidP="008B4C1A">
      <w:pPr>
        <w:pStyle w:val="Code"/>
      </w:pPr>
      <w:r w:rsidRPr="00EC76D5">
        <w:t xml:space="preserve">        break;</w:t>
      </w:r>
    </w:p>
    <w:p w14:paraId="01A917F9" w14:textId="77777777" w:rsidR="008B4C1A" w:rsidRPr="00EC76D5" w:rsidRDefault="008B4C1A" w:rsidP="008B4C1A">
      <w:pPr>
        <w:pStyle w:val="Code"/>
      </w:pPr>
      <w:r w:rsidRPr="00EC76D5">
        <w:t xml:space="preserve">    }</w:t>
      </w:r>
    </w:p>
    <w:p w14:paraId="4F095724" w14:textId="77777777" w:rsidR="008B4C1A" w:rsidRPr="00EC76D5" w:rsidRDefault="008B4C1A" w:rsidP="008B4C1A">
      <w:pPr>
        <w:pStyle w:val="Code"/>
      </w:pPr>
    </w:p>
    <w:p w14:paraId="3460D5F3" w14:textId="77777777" w:rsidR="008B4C1A" w:rsidRPr="00EC76D5" w:rsidRDefault="008B4C1A" w:rsidP="008B4C1A">
      <w:pPr>
        <w:pStyle w:val="Code"/>
      </w:pPr>
      <w:r w:rsidRPr="00EC76D5">
        <w:t xml:space="preserve">    Register clearRegister = m_registerArray[Track.Clear],</w:t>
      </w:r>
    </w:p>
    <w:p w14:paraId="01FC905E" w14:textId="77777777" w:rsidR="008B4C1A" w:rsidRPr="00EC76D5" w:rsidRDefault="008B4C1A" w:rsidP="008B4C1A">
      <w:pPr>
        <w:pStyle w:val="Code"/>
      </w:pPr>
      <w:r w:rsidRPr="00EC76D5">
        <w:t xml:space="preserve">             leftRegister = m_registerArray[Track.Left],</w:t>
      </w:r>
    </w:p>
    <w:p w14:paraId="513B0565" w14:textId="77777777" w:rsidR="008B4C1A" w:rsidRPr="00EC76D5" w:rsidRDefault="008B4C1A" w:rsidP="008B4C1A">
      <w:pPr>
        <w:pStyle w:val="Code"/>
      </w:pPr>
      <w:r w:rsidRPr="00EC76D5">
        <w:t xml:space="preserve">             rightRegister = m_registerArray[Track.Right],</w:t>
      </w:r>
    </w:p>
    <w:p w14:paraId="604AC3B7" w14:textId="77777777" w:rsidR="008B4C1A" w:rsidRPr="00EC76D5" w:rsidRDefault="008B4C1A" w:rsidP="008B4C1A">
      <w:pPr>
        <w:pStyle w:val="Code"/>
      </w:pPr>
      <w:r w:rsidRPr="00EC76D5">
        <w:t xml:space="preserve">             leftAddressRegister = m_registerArray[Track.LeftAddress],</w:t>
      </w:r>
    </w:p>
    <w:p w14:paraId="2F433406" w14:textId="77777777" w:rsidR="008B4C1A" w:rsidRPr="00EC76D5" w:rsidRDefault="008B4C1A" w:rsidP="008B4C1A">
      <w:pPr>
        <w:pStyle w:val="Code"/>
      </w:pPr>
      <w:r w:rsidRPr="00EC76D5">
        <w:t xml:space="preserve">             rightAddressRegister = m_registerArray[Track.RightAddress];</w:t>
      </w:r>
    </w:p>
    <w:p w14:paraId="402F9D47" w14:textId="77777777" w:rsidR="008B4C1A" w:rsidRPr="00EC76D5" w:rsidRDefault="008B4C1A" w:rsidP="008B4C1A">
      <w:pPr>
        <w:pStyle w:val="Code"/>
      </w:pPr>
      <w:r w:rsidRPr="00EC76D5">
        <w:t xml:space="preserve">    </w:t>
      </w:r>
    </w:p>
    <w:p w14:paraId="7DB17120" w14:textId="77777777" w:rsidR="008B4C1A" w:rsidRPr="00EC76D5" w:rsidRDefault="008B4C1A" w:rsidP="008B4C1A">
      <w:pPr>
        <w:pStyle w:val="Code"/>
      </w:pPr>
      <w:r w:rsidRPr="00EC76D5">
        <w:t xml:space="preserve">    buffer.append((clearRegister!=null) ? (" (clear "+clearRegister+")") : "");</w:t>
      </w:r>
    </w:p>
    <w:p w14:paraId="1B4DCBA4" w14:textId="77777777" w:rsidR="008B4C1A" w:rsidRPr="00EC76D5" w:rsidRDefault="008B4C1A" w:rsidP="008B4C1A">
      <w:pPr>
        <w:pStyle w:val="Code"/>
      </w:pPr>
      <w:r w:rsidRPr="00EC76D5">
        <w:t xml:space="preserve">    buffer.append((leftRegister != null) ? (" (left "+leftRegister+")") : "");</w:t>
      </w:r>
    </w:p>
    <w:p w14:paraId="128A2587" w14:textId="77777777" w:rsidR="008B4C1A" w:rsidRPr="00EC76D5" w:rsidRDefault="008B4C1A" w:rsidP="008B4C1A">
      <w:pPr>
        <w:pStyle w:val="Code"/>
      </w:pPr>
      <w:r w:rsidRPr="00EC76D5">
        <w:t xml:space="preserve">    buffer.append((rightRegister != null)?(" (right "+rightRegister+")") : "");</w:t>
      </w:r>
    </w:p>
    <w:p w14:paraId="58CE6271" w14:textId="77777777" w:rsidR="008B4C1A" w:rsidRPr="00EC76D5" w:rsidRDefault="008B4C1A" w:rsidP="008B4C1A">
      <w:pPr>
        <w:pStyle w:val="Code"/>
      </w:pPr>
      <w:r w:rsidRPr="00EC76D5">
        <w:t xml:space="preserve">    buffer.append((leftAddressRegister != null) ?</w:t>
      </w:r>
    </w:p>
    <w:p w14:paraId="00A35DF3" w14:textId="77777777" w:rsidR="008B4C1A" w:rsidRPr="00EC76D5" w:rsidRDefault="008B4C1A" w:rsidP="008B4C1A">
      <w:pPr>
        <w:pStyle w:val="Code"/>
      </w:pPr>
      <w:r w:rsidRPr="00EC76D5">
        <w:t xml:space="preserve">                  (" (left address " + leftAddressRegister + ")") : "");</w:t>
      </w:r>
    </w:p>
    <w:p w14:paraId="1657DF0A" w14:textId="77777777" w:rsidR="008B4C1A" w:rsidRPr="00EC76D5" w:rsidRDefault="008B4C1A" w:rsidP="008B4C1A">
      <w:pPr>
        <w:pStyle w:val="Code"/>
      </w:pPr>
      <w:r w:rsidRPr="00EC76D5">
        <w:t xml:space="preserve">    buffer.append((rightAddressRegister != null) ?</w:t>
      </w:r>
    </w:p>
    <w:p w14:paraId="4414391B" w14:textId="77777777" w:rsidR="008B4C1A" w:rsidRPr="00EC76D5" w:rsidRDefault="008B4C1A" w:rsidP="008B4C1A">
      <w:pPr>
        <w:pStyle w:val="Code"/>
      </w:pPr>
      <w:r w:rsidRPr="00EC76D5">
        <w:t xml:space="preserve">                  (" (right address " + rightAddressRegister + ")") : "");</w:t>
      </w:r>
    </w:p>
    <w:p w14:paraId="56DFA82C" w14:textId="77777777" w:rsidR="008B4C1A" w:rsidRPr="00EC76D5" w:rsidRDefault="008B4C1A" w:rsidP="008B4C1A">
      <w:pPr>
        <w:pStyle w:val="Code"/>
      </w:pPr>
      <w:r w:rsidRPr="00EC76D5">
        <w:lastRenderedPageBreak/>
        <w:t xml:space="preserve">    </w:t>
      </w:r>
    </w:p>
    <w:p w14:paraId="5D437C98" w14:textId="77777777" w:rsidR="008B4C1A" w:rsidRPr="00EC76D5" w:rsidRDefault="008B4C1A" w:rsidP="008B4C1A">
      <w:pPr>
        <w:pStyle w:val="Code"/>
      </w:pPr>
      <w:r w:rsidRPr="00EC76D5">
        <w:t xml:space="preserve">    buffer.append(" (defSymbolSet " + m_defSymbolSet.toString() + ")");</w:t>
      </w:r>
    </w:p>
    <w:p w14:paraId="010FC08B" w14:textId="77777777" w:rsidR="008B4C1A" w:rsidRPr="00EC76D5" w:rsidRDefault="008B4C1A" w:rsidP="008B4C1A">
      <w:pPr>
        <w:pStyle w:val="Code"/>
      </w:pPr>
      <w:r w:rsidRPr="00EC76D5">
        <w:t xml:space="preserve">    buffer.append(" (useSymbolSet " + m_useSymbolSet.toString() + ")");</w:t>
      </w:r>
    </w:p>
    <w:p w14:paraId="545A487F" w14:textId="77777777" w:rsidR="008B4C1A" w:rsidRPr="00EC76D5" w:rsidRDefault="008B4C1A" w:rsidP="008B4C1A">
      <w:pPr>
        <w:pStyle w:val="Code"/>
      </w:pPr>
      <w:r w:rsidRPr="00EC76D5">
        <w:t xml:space="preserve">    buffer.append(" (inPathSet " + m_inPathSet.toString() + ")");</w:t>
      </w:r>
    </w:p>
    <w:p w14:paraId="269C0C3A" w14:textId="77777777" w:rsidR="008B4C1A" w:rsidRPr="00EC76D5" w:rsidRDefault="008B4C1A" w:rsidP="008B4C1A">
      <w:pPr>
        <w:pStyle w:val="Code"/>
      </w:pPr>
      <w:r w:rsidRPr="00EC76D5">
        <w:t xml:space="preserve">    buffer.append(" (outPathSet " + m_outPathSet.toString() + ")");</w:t>
      </w:r>
    </w:p>
    <w:p w14:paraId="4B8DD513" w14:textId="77777777" w:rsidR="008B4C1A" w:rsidRPr="00EC76D5" w:rsidRDefault="008B4C1A" w:rsidP="008B4C1A">
      <w:pPr>
        <w:pStyle w:val="Code"/>
      </w:pPr>
      <w:r w:rsidRPr="00EC76D5">
        <w:t xml:space="preserve">    return buffer.toString();</w:t>
      </w:r>
    </w:p>
    <w:p w14:paraId="1B342919" w14:textId="77777777" w:rsidR="008B4C1A" w:rsidRPr="00EC76D5" w:rsidRDefault="008B4C1A" w:rsidP="008B4C1A">
      <w:pPr>
        <w:pStyle w:val="Code"/>
      </w:pPr>
      <w:r w:rsidRPr="00EC76D5">
        <w:t xml:space="preserve">  }</w:t>
      </w:r>
    </w:p>
    <w:p w14:paraId="7D67D8BD" w14:textId="3B196CD7" w:rsidR="004743B6" w:rsidRPr="00EC76D5" w:rsidRDefault="008B4C1A" w:rsidP="008B4C1A">
      <w:pPr>
        <w:pStyle w:val="Code"/>
      </w:pPr>
      <w:r w:rsidRPr="00EC76D5">
        <w:t>}</w:t>
      </w:r>
    </w:p>
    <w:p w14:paraId="5285712C" w14:textId="7F6B81DC" w:rsidR="000648C8" w:rsidRPr="00EC76D5" w:rsidRDefault="000648C8" w:rsidP="003141FA">
      <w:pPr>
        <w:pStyle w:val="Rubrik1"/>
      </w:pPr>
      <w:bookmarkStart w:id="5622" w:name="_Toc481936413"/>
      <w:r w:rsidRPr="00EC76D5">
        <w:lastRenderedPageBreak/>
        <w:t>Middle Code Generation</w:t>
      </w:r>
      <w:bookmarkEnd w:id="5622"/>
    </w:p>
    <w:p w14:paraId="27198B23" w14:textId="4A73878D" w:rsidR="006D7FD6" w:rsidRPr="00EC76D5" w:rsidRDefault="006D7FD6" w:rsidP="006D7FD6">
      <w:pPr>
        <w:pStyle w:val="CodeListing"/>
      </w:pPr>
      <w:r w:rsidRPr="00EC76D5">
        <w:t>MiddleCodeGenerator.java</w:t>
      </w:r>
    </w:p>
    <w:p w14:paraId="5EB99161" w14:textId="77777777" w:rsidR="00160114" w:rsidRPr="00EC76D5" w:rsidRDefault="00160114" w:rsidP="00160114">
      <w:pPr>
        <w:pStyle w:val="Code"/>
      </w:pPr>
      <w:r w:rsidRPr="00EC76D5">
        <w:t>package c_compiler;</w:t>
      </w:r>
    </w:p>
    <w:p w14:paraId="100B18FF" w14:textId="77777777" w:rsidR="00160114" w:rsidRPr="00EC76D5" w:rsidRDefault="00160114" w:rsidP="00160114">
      <w:pPr>
        <w:pStyle w:val="Code"/>
      </w:pPr>
      <w:r w:rsidRPr="00EC76D5">
        <w:t>import java.math.*;</w:t>
      </w:r>
    </w:p>
    <w:p w14:paraId="14CAB18D" w14:textId="77777777" w:rsidR="00160114" w:rsidRPr="00EC76D5" w:rsidRDefault="00160114" w:rsidP="00160114">
      <w:pPr>
        <w:pStyle w:val="Code"/>
      </w:pPr>
      <w:r w:rsidRPr="00EC76D5">
        <w:t>import java.util.*;</w:t>
      </w:r>
    </w:p>
    <w:p w14:paraId="3F0A2991" w14:textId="77777777" w:rsidR="00160114" w:rsidRPr="00EC76D5" w:rsidRDefault="00160114" w:rsidP="00160114">
      <w:pPr>
        <w:pStyle w:val="Code"/>
      </w:pPr>
    </w:p>
    <w:p w14:paraId="03E97420" w14:textId="77777777" w:rsidR="00160114" w:rsidRPr="00EC76D5" w:rsidRDefault="00160114" w:rsidP="00160114">
      <w:pPr>
        <w:pStyle w:val="Code"/>
      </w:pPr>
      <w:r w:rsidRPr="00EC76D5">
        <w:t>public class MiddleCodeGenerator {</w:t>
      </w:r>
    </w:p>
    <w:p w14:paraId="2E1897F0" w14:textId="77777777" w:rsidR="00160114" w:rsidRPr="00EC76D5" w:rsidRDefault="00160114" w:rsidP="00160114">
      <w:pPr>
        <w:pStyle w:val="Code"/>
      </w:pPr>
      <w:r w:rsidRPr="00EC76D5">
        <w:t xml:space="preserve">  private List&lt;MiddleCode&gt; m_middleCodeList;</w:t>
      </w:r>
    </w:p>
    <w:p w14:paraId="0089A164" w14:textId="77777777" w:rsidR="00160114" w:rsidRPr="00EC76D5" w:rsidRDefault="00160114" w:rsidP="00160114">
      <w:pPr>
        <w:pStyle w:val="Code"/>
      </w:pPr>
    </w:p>
    <w:p w14:paraId="3B012C94" w14:textId="77777777" w:rsidR="00160114" w:rsidRPr="00EC76D5" w:rsidRDefault="00160114" w:rsidP="00160114">
      <w:pPr>
        <w:pStyle w:val="Code"/>
      </w:pPr>
      <w:r w:rsidRPr="00EC76D5">
        <w:t xml:space="preserve">  public MiddleCodeGenerator(List&lt;MiddleCode&gt; middleCodeList) {</w:t>
      </w:r>
    </w:p>
    <w:p w14:paraId="37180CE6" w14:textId="77777777" w:rsidR="00160114" w:rsidRPr="00EC76D5" w:rsidRDefault="00160114" w:rsidP="00160114">
      <w:pPr>
        <w:pStyle w:val="Code"/>
      </w:pPr>
      <w:r w:rsidRPr="00EC76D5">
        <w:t xml:space="preserve">    m_middleCodeList = middleCodeList;</w:t>
      </w:r>
    </w:p>
    <w:p w14:paraId="30B39E69" w14:textId="77777777" w:rsidR="00160114" w:rsidRPr="00EC76D5" w:rsidRDefault="00160114" w:rsidP="00160114">
      <w:pPr>
        <w:pStyle w:val="Code"/>
      </w:pPr>
      <w:r w:rsidRPr="00EC76D5">
        <w:t xml:space="preserve">  }</w:t>
      </w:r>
    </w:p>
    <w:p w14:paraId="75D0E73A" w14:textId="77777777" w:rsidR="00160114" w:rsidRPr="00EC76D5" w:rsidRDefault="00160114" w:rsidP="00160114">
      <w:pPr>
        <w:pStyle w:val="Code"/>
      </w:pPr>
      <w:r w:rsidRPr="00EC76D5">
        <w:t xml:space="preserve">  </w:t>
      </w:r>
    </w:p>
    <w:p w14:paraId="6A43880A" w14:textId="77777777" w:rsidR="00160114" w:rsidRPr="00EC76D5" w:rsidRDefault="00160114" w:rsidP="00160114">
      <w:pPr>
        <w:pStyle w:val="Code"/>
      </w:pPr>
      <w:r w:rsidRPr="00EC76D5">
        <w:t xml:space="preserve">  public void addMiddleCode(MiddleCode middleCode) {</w:t>
      </w:r>
    </w:p>
    <w:p w14:paraId="3BC6DE18" w14:textId="77777777" w:rsidR="00160114" w:rsidRPr="00EC76D5" w:rsidRDefault="00160114" w:rsidP="00160114">
      <w:pPr>
        <w:pStyle w:val="Code"/>
      </w:pPr>
      <w:r w:rsidRPr="00EC76D5">
        <w:t xml:space="preserve">    m_middleCodeList.add(middleCode);</w:t>
      </w:r>
    </w:p>
    <w:p w14:paraId="57431F3A" w14:textId="77777777" w:rsidR="00160114" w:rsidRPr="00EC76D5" w:rsidRDefault="00160114" w:rsidP="00160114">
      <w:pPr>
        <w:pStyle w:val="Code"/>
      </w:pPr>
      <w:r w:rsidRPr="00EC76D5">
        <w:t xml:space="preserve">  }</w:t>
      </w:r>
    </w:p>
    <w:p w14:paraId="4511CC1C" w14:textId="77777777" w:rsidR="00160114" w:rsidRPr="00EC76D5" w:rsidRDefault="00160114" w:rsidP="00160114">
      <w:pPr>
        <w:pStyle w:val="Code"/>
      </w:pPr>
    </w:p>
    <w:p w14:paraId="56D0386B" w14:textId="77777777" w:rsidR="00160114" w:rsidRPr="00EC76D5" w:rsidRDefault="00160114" w:rsidP="00160114">
      <w:pPr>
        <w:pStyle w:val="Code"/>
      </w:pPr>
      <w:r w:rsidRPr="00EC76D5">
        <w:t xml:space="preserve">  public MiddleCode addMiddleCode(MiddleOperator op) {</w:t>
      </w:r>
    </w:p>
    <w:p w14:paraId="0D115071" w14:textId="77777777" w:rsidR="00160114" w:rsidRPr="00EC76D5" w:rsidRDefault="00160114" w:rsidP="00160114">
      <w:pPr>
        <w:pStyle w:val="Code"/>
      </w:pPr>
      <w:r w:rsidRPr="00EC76D5">
        <w:t xml:space="preserve">    MiddleCode middleCode = new MiddleCode(op, null, null, null);</w:t>
      </w:r>
    </w:p>
    <w:p w14:paraId="6C47C448" w14:textId="77777777" w:rsidR="00160114" w:rsidRPr="00EC76D5" w:rsidRDefault="00160114" w:rsidP="00160114">
      <w:pPr>
        <w:pStyle w:val="Code"/>
      </w:pPr>
      <w:r w:rsidRPr="00EC76D5">
        <w:t xml:space="preserve">    m_middleCodeList.add(middleCode);</w:t>
      </w:r>
    </w:p>
    <w:p w14:paraId="1841F811" w14:textId="77777777" w:rsidR="00160114" w:rsidRPr="00EC76D5" w:rsidRDefault="00160114" w:rsidP="00160114">
      <w:pPr>
        <w:pStyle w:val="Code"/>
      </w:pPr>
      <w:r w:rsidRPr="00EC76D5">
        <w:t xml:space="preserve">    return middleCode;</w:t>
      </w:r>
    </w:p>
    <w:p w14:paraId="35D66C08" w14:textId="77777777" w:rsidR="00160114" w:rsidRPr="00EC76D5" w:rsidRDefault="00160114" w:rsidP="00160114">
      <w:pPr>
        <w:pStyle w:val="Code"/>
      </w:pPr>
      <w:r w:rsidRPr="00EC76D5">
        <w:t xml:space="preserve">  }</w:t>
      </w:r>
    </w:p>
    <w:p w14:paraId="7DFB5029" w14:textId="77777777" w:rsidR="00160114" w:rsidRPr="00EC76D5" w:rsidRDefault="00160114" w:rsidP="00160114">
      <w:pPr>
        <w:pStyle w:val="Code"/>
      </w:pPr>
    </w:p>
    <w:p w14:paraId="2D3F2C42" w14:textId="77777777" w:rsidR="00160114" w:rsidRPr="00EC76D5" w:rsidRDefault="00160114" w:rsidP="00160114">
      <w:pPr>
        <w:pStyle w:val="Code"/>
      </w:pPr>
      <w:r w:rsidRPr="00EC76D5">
        <w:t xml:space="preserve">  public MiddleCode addMiddleCode(MiddleOperator op, Object operand1) {</w:t>
      </w:r>
    </w:p>
    <w:p w14:paraId="6B91A116" w14:textId="77777777" w:rsidR="00160114" w:rsidRPr="00EC76D5" w:rsidRDefault="00160114" w:rsidP="00160114">
      <w:pPr>
        <w:pStyle w:val="Code"/>
      </w:pPr>
      <w:r w:rsidRPr="00EC76D5">
        <w:t xml:space="preserve">    MiddleCode middleCode = new MiddleCode(op, operand1, null, null);</w:t>
      </w:r>
    </w:p>
    <w:p w14:paraId="4CDDC346" w14:textId="77777777" w:rsidR="00160114" w:rsidRPr="00EC76D5" w:rsidRDefault="00160114" w:rsidP="00160114">
      <w:pPr>
        <w:pStyle w:val="Code"/>
      </w:pPr>
      <w:r w:rsidRPr="00EC76D5">
        <w:t xml:space="preserve">    m_middleCodeList.add(middleCode);</w:t>
      </w:r>
    </w:p>
    <w:p w14:paraId="72993F0D" w14:textId="77777777" w:rsidR="00160114" w:rsidRPr="00EC76D5" w:rsidRDefault="00160114" w:rsidP="00160114">
      <w:pPr>
        <w:pStyle w:val="Code"/>
      </w:pPr>
      <w:r w:rsidRPr="00EC76D5">
        <w:t xml:space="preserve">    return middleCode;</w:t>
      </w:r>
    </w:p>
    <w:p w14:paraId="7C14C1C4" w14:textId="77777777" w:rsidR="00160114" w:rsidRPr="00EC76D5" w:rsidRDefault="00160114" w:rsidP="00160114">
      <w:pPr>
        <w:pStyle w:val="Code"/>
      </w:pPr>
      <w:r w:rsidRPr="00EC76D5">
        <w:t xml:space="preserve">  }</w:t>
      </w:r>
    </w:p>
    <w:p w14:paraId="435A79B5" w14:textId="77777777" w:rsidR="00160114" w:rsidRPr="00EC76D5" w:rsidRDefault="00160114" w:rsidP="00160114">
      <w:pPr>
        <w:pStyle w:val="Code"/>
      </w:pPr>
    </w:p>
    <w:p w14:paraId="00FBF830" w14:textId="77777777" w:rsidR="00160114" w:rsidRPr="00EC76D5" w:rsidRDefault="00160114" w:rsidP="00160114">
      <w:pPr>
        <w:pStyle w:val="Code"/>
      </w:pPr>
      <w:r w:rsidRPr="00EC76D5">
        <w:t xml:space="preserve">  public MiddleCode addMiddleCode(MiddleOperator op, Object operand1,</w:t>
      </w:r>
    </w:p>
    <w:p w14:paraId="5D6CFE56" w14:textId="77777777" w:rsidR="00160114" w:rsidRPr="00EC76D5" w:rsidRDefault="00160114" w:rsidP="00160114">
      <w:pPr>
        <w:pStyle w:val="Code"/>
      </w:pPr>
      <w:r w:rsidRPr="00EC76D5">
        <w:t xml:space="preserve">                                  Object operand2) {</w:t>
      </w:r>
    </w:p>
    <w:p w14:paraId="39660C39" w14:textId="77777777" w:rsidR="00160114" w:rsidRPr="00EC76D5" w:rsidRDefault="00160114" w:rsidP="00160114">
      <w:pPr>
        <w:pStyle w:val="Code"/>
      </w:pPr>
      <w:r w:rsidRPr="00EC76D5">
        <w:t xml:space="preserve">    MiddleCode middleCode = new MiddleCode(op, operand1, operand2, null);</w:t>
      </w:r>
    </w:p>
    <w:p w14:paraId="1AEFC9FD" w14:textId="77777777" w:rsidR="00160114" w:rsidRPr="00EC76D5" w:rsidRDefault="00160114" w:rsidP="00160114">
      <w:pPr>
        <w:pStyle w:val="Code"/>
      </w:pPr>
      <w:r w:rsidRPr="00EC76D5">
        <w:t xml:space="preserve">    m_middleCodeList.add(middleCode);</w:t>
      </w:r>
    </w:p>
    <w:p w14:paraId="7C24BC3C" w14:textId="77777777" w:rsidR="00160114" w:rsidRPr="00EC76D5" w:rsidRDefault="00160114" w:rsidP="00160114">
      <w:pPr>
        <w:pStyle w:val="Code"/>
      </w:pPr>
      <w:r w:rsidRPr="00EC76D5">
        <w:t xml:space="preserve">    return middleCode;</w:t>
      </w:r>
    </w:p>
    <w:p w14:paraId="28563505" w14:textId="77777777" w:rsidR="00160114" w:rsidRPr="00EC76D5" w:rsidRDefault="00160114" w:rsidP="00160114">
      <w:pPr>
        <w:pStyle w:val="Code"/>
      </w:pPr>
      <w:r w:rsidRPr="00EC76D5">
        <w:t xml:space="preserve">  }</w:t>
      </w:r>
    </w:p>
    <w:p w14:paraId="0E3CD7F6" w14:textId="77777777" w:rsidR="00160114" w:rsidRPr="00EC76D5" w:rsidRDefault="00160114" w:rsidP="00160114">
      <w:pPr>
        <w:pStyle w:val="Code"/>
      </w:pPr>
    </w:p>
    <w:p w14:paraId="4F35B55C" w14:textId="77777777" w:rsidR="00160114" w:rsidRPr="00EC76D5" w:rsidRDefault="00160114" w:rsidP="00160114">
      <w:pPr>
        <w:pStyle w:val="Code"/>
      </w:pPr>
      <w:r w:rsidRPr="00EC76D5">
        <w:t xml:space="preserve">  public MiddleCode addMiddleCode(MiddleOperator op, Object operand1,</w:t>
      </w:r>
    </w:p>
    <w:p w14:paraId="5A7B5EB7" w14:textId="77777777" w:rsidR="00160114" w:rsidRPr="00EC76D5" w:rsidRDefault="00160114" w:rsidP="00160114">
      <w:pPr>
        <w:pStyle w:val="Code"/>
      </w:pPr>
      <w:r w:rsidRPr="00EC76D5">
        <w:t xml:space="preserve">                                  Object operand2, Object operand3) {</w:t>
      </w:r>
    </w:p>
    <w:p w14:paraId="49ED7995" w14:textId="77777777" w:rsidR="00160114" w:rsidRPr="00EC76D5" w:rsidRDefault="00160114" w:rsidP="00160114">
      <w:pPr>
        <w:pStyle w:val="Code"/>
      </w:pPr>
      <w:r w:rsidRPr="00EC76D5">
        <w:t xml:space="preserve">    MiddleCode middleCode = new MiddleCode(op, operand1, operand2, operand3);</w:t>
      </w:r>
    </w:p>
    <w:p w14:paraId="365E2092" w14:textId="77777777" w:rsidR="00160114" w:rsidRPr="00EC76D5" w:rsidRDefault="00160114" w:rsidP="00160114">
      <w:pPr>
        <w:pStyle w:val="Code"/>
      </w:pPr>
      <w:r w:rsidRPr="00EC76D5">
        <w:t xml:space="preserve">    m_middleCodeList.add(middleCode);</w:t>
      </w:r>
    </w:p>
    <w:p w14:paraId="541459E7" w14:textId="77777777" w:rsidR="00160114" w:rsidRPr="00EC76D5" w:rsidRDefault="00160114" w:rsidP="00160114">
      <w:pPr>
        <w:pStyle w:val="Code"/>
      </w:pPr>
      <w:r w:rsidRPr="00EC76D5">
        <w:t xml:space="preserve">    return middleCode;</w:t>
      </w:r>
    </w:p>
    <w:p w14:paraId="2BC9DD18" w14:textId="77777777" w:rsidR="00160114" w:rsidRPr="00EC76D5" w:rsidRDefault="00160114" w:rsidP="00160114">
      <w:pPr>
        <w:pStyle w:val="Code"/>
      </w:pPr>
      <w:r w:rsidRPr="00EC76D5">
        <w:t xml:space="preserve">  }</w:t>
      </w:r>
    </w:p>
    <w:p w14:paraId="7A33A3F4" w14:textId="77777777" w:rsidR="00160114" w:rsidRPr="00EC76D5" w:rsidRDefault="00160114" w:rsidP="00160114">
      <w:pPr>
        <w:pStyle w:val="Code"/>
      </w:pPr>
    </w:p>
    <w:p w14:paraId="2A25B75C" w14:textId="77777777" w:rsidR="00160114" w:rsidRPr="00EC76D5" w:rsidRDefault="00160114" w:rsidP="00160114">
      <w:pPr>
        <w:pStyle w:val="Code"/>
      </w:pPr>
      <w:r w:rsidRPr="00EC76D5">
        <w:t xml:space="preserve">  public static void appendMiddleCodeList(List&lt;MiddleCode&gt; leftList,</w:t>
      </w:r>
    </w:p>
    <w:p w14:paraId="03F817AC" w14:textId="77777777" w:rsidR="00160114" w:rsidRPr="00EC76D5" w:rsidRDefault="00160114" w:rsidP="00160114">
      <w:pPr>
        <w:pStyle w:val="Code"/>
      </w:pPr>
      <w:r w:rsidRPr="00EC76D5">
        <w:t xml:space="preserve">                                          List&lt;MiddleCode&gt; rightList) {</w:t>
      </w:r>
    </w:p>
    <w:p w14:paraId="5FB0CD64" w14:textId="77777777" w:rsidR="00160114" w:rsidRPr="00EC76D5" w:rsidRDefault="00160114" w:rsidP="00160114">
      <w:pPr>
        <w:pStyle w:val="Code"/>
      </w:pPr>
      <w:r w:rsidRPr="00EC76D5">
        <w:t xml:space="preserve">    int leftSize = leftList.size();</w:t>
      </w:r>
    </w:p>
    <w:p w14:paraId="1CC4601A" w14:textId="77777777" w:rsidR="00160114" w:rsidRPr="00EC76D5" w:rsidRDefault="00160114" w:rsidP="00160114">
      <w:pPr>
        <w:pStyle w:val="Code"/>
      </w:pPr>
    </w:p>
    <w:p w14:paraId="34A79911" w14:textId="77777777" w:rsidR="00160114" w:rsidRPr="00EC76D5" w:rsidRDefault="00160114" w:rsidP="00160114">
      <w:pPr>
        <w:pStyle w:val="Code"/>
      </w:pPr>
      <w:r w:rsidRPr="00EC76D5">
        <w:t xml:space="preserve">    for (MiddleCode middleCode : rightList) {</w:t>
      </w:r>
    </w:p>
    <w:p w14:paraId="1CA7EFEE" w14:textId="77777777" w:rsidR="00160114" w:rsidRPr="00EC76D5" w:rsidRDefault="00160114" w:rsidP="00160114">
      <w:pPr>
        <w:pStyle w:val="Code"/>
      </w:pPr>
      <w:r w:rsidRPr="00EC76D5">
        <w:t xml:space="preserve">      if (middleCode.isRelation() || middleCode.isGoto()) {</w:t>
      </w:r>
    </w:p>
    <w:p w14:paraId="71AC2D43" w14:textId="77777777" w:rsidR="00160114" w:rsidRPr="00EC76D5" w:rsidRDefault="00160114" w:rsidP="00160114">
      <w:pPr>
        <w:pStyle w:val="Code"/>
      </w:pPr>
      <w:r w:rsidRPr="00EC76D5">
        <w:t xml:space="preserve">        middleCode.setOperand(1, ((int) middleCode.getOperand(1)) + leftSize);</w:t>
      </w:r>
    </w:p>
    <w:p w14:paraId="75515F32" w14:textId="77777777" w:rsidR="00160114" w:rsidRPr="00EC76D5" w:rsidRDefault="00160114" w:rsidP="00160114">
      <w:pPr>
        <w:pStyle w:val="Code"/>
      </w:pPr>
      <w:r w:rsidRPr="00EC76D5">
        <w:t xml:space="preserve">      }</w:t>
      </w:r>
    </w:p>
    <w:p w14:paraId="4DBDE4BE" w14:textId="77777777" w:rsidR="00160114" w:rsidRPr="00EC76D5" w:rsidRDefault="00160114" w:rsidP="00160114">
      <w:pPr>
        <w:pStyle w:val="Code"/>
      </w:pPr>
      <w:r w:rsidRPr="00EC76D5">
        <w:t xml:space="preserve">    }</w:t>
      </w:r>
    </w:p>
    <w:p w14:paraId="08FD364D" w14:textId="77777777" w:rsidR="00160114" w:rsidRPr="00EC76D5" w:rsidRDefault="00160114" w:rsidP="00160114">
      <w:pPr>
        <w:pStyle w:val="Code"/>
      </w:pPr>
    </w:p>
    <w:p w14:paraId="7518E350" w14:textId="77777777" w:rsidR="00160114" w:rsidRPr="00EC76D5" w:rsidRDefault="00160114" w:rsidP="00160114">
      <w:pPr>
        <w:pStyle w:val="Code"/>
      </w:pPr>
      <w:r w:rsidRPr="00EC76D5">
        <w:t xml:space="preserve">    leftList.addAll(rightList);</w:t>
      </w:r>
    </w:p>
    <w:p w14:paraId="56D56EDE" w14:textId="77777777" w:rsidR="00160114" w:rsidRPr="00EC76D5" w:rsidRDefault="00160114" w:rsidP="00160114">
      <w:pPr>
        <w:pStyle w:val="Code"/>
      </w:pPr>
      <w:r w:rsidRPr="00EC76D5">
        <w:lastRenderedPageBreak/>
        <w:t xml:space="preserve">  }</w:t>
      </w:r>
    </w:p>
    <w:p w14:paraId="550B2FC3" w14:textId="77777777" w:rsidR="00160114" w:rsidRPr="00EC76D5" w:rsidRDefault="00160114" w:rsidP="00160114">
      <w:pPr>
        <w:pStyle w:val="Code"/>
      </w:pPr>
    </w:p>
    <w:p w14:paraId="29342202" w14:textId="77777777" w:rsidR="00160114" w:rsidRPr="00EC76D5" w:rsidRDefault="00160114" w:rsidP="00160114">
      <w:pPr>
        <w:pStyle w:val="Code"/>
      </w:pPr>
      <w:r w:rsidRPr="00EC76D5">
        <w:t xml:space="preserve">  public void backpatch(Integer source) {</w:t>
      </w:r>
    </w:p>
    <w:p w14:paraId="50097C38" w14:textId="77777777" w:rsidR="00160114" w:rsidRPr="00EC76D5" w:rsidRDefault="00160114" w:rsidP="00160114">
      <w:pPr>
        <w:pStyle w:val="Code"/>
      </w:pPr>
      <w:r w:rsidRPr="00EC76D5">
        <w:t xml:space="preserve">    backpatch(source, m_middleCodeList.size());</w:t>
      </w:r>
    </w:p>
    <w:p w14:paraId="16EF53DA" w14:textId="77777777" w:rsidR="00160114" w:rsidRPr="00EC76D5" w:rsidRDefault="00160114" w:rsidP="00160114">
      <w:pPr>
        <w:pStyle w:val="Code"/>
      </w:pPr>
      <w:r w:rsidRPr="00EC76D5">
        <w:t xml:space="preserve">  }</w:t>
      </w:r>
    </w:p>
    <w:p w14:paraId="76708E0F" w14:textId="77777777" w:rsidR="00160114" w:rsidRPr="00EC76D5" w:rsidRDefault="00160114" w:rsidP="00160114">
      <w:pPr>
        <w:pStyle w:val="Code"/>
      </w:pPr>
      <w:r w:rsidRPr="00EC76D5">
        <w:t xml:space="preserve">    </w:t>
      </w:r>
    </w:p>
    <w:p w14:paraId="5706DAAC" w14:textId="77777777" w:rsidR="00160114" w:rsidRPr="00EC76D5" w:rsidRDefault="00160114" w:rsidP="00160114">
      <w:pPr>
        <w:pStyle w:val="Code"/>
      </w:pPr>
      <w:r w:rsidRPr="00EC76D5">
        <w:t xml:space="preserve">  public void backpatch(Set&lt;Integer&gt; sourceSet) {</w:t>
      </w:r>
    </w:p>
    <w:p w14:paraId="3CFFD0D3" w14:textId="77777777" w:rsidR="00160114" w:rsidRPr="00EC76D5" w:rsidRDefault="00160114" w:rsidP="00160114">
      <w:pPr>
        <w:pStyle w:val="Code"/>
      </w:pPr>
      <w:r w:rsidRPr="00EC76D5">
        <w:t xml:space="preserve">    backpatch(sourceSet, m_middleCodeList.size());</w:t>
      </w:r>
    </w:p>
    <w:p w14:paraId="3CFB0E69" w14:textId="77777777" w:rsidR="00160114" w:rsidRPr="00EC76D5" w:rsidRDefault="00160114" w:rsidP="00160114">
      <w:pPr>
        <w:pStyle w:val="Code"/>
      </w:pPr>
      <w:r w:rsidRPr="00EC76D5">
        <w:t xml:space="preserve">  }</w:t>
      </w:r>
    </w:p>
    <w:p w14:paraId="0664B13B" w14:textId="77777777" w:rsidR="00160114" w:rsidRPr="00EC76D5" w:rsidRDefault="00160114" w:rsidP="00160114">
      <w:pPr>
        <w:pStyle w:val="Code"/>
      </w:pPr>
      <w:r w:rsidRPr="00EC76D5">
        <w:t xml:space="preserve">    </w:t>
      </w:r>
    </w:p>
    <w:p w14:paraId="5FEFEB2A" w14:textId="77777777" w:rsidR="00160114" w:rsidRPr="00EC76D5" w:rsidRDefault="00160114" w:rsidP="00160114">
      <w:pPr>
        <w:pStyle w:val="Code"/>
      </w:pPr>
      <w:r w:rsidRPr="00EC76D5">
        <w:t xml:space="preserve">  public void backpatch(Integer source, int target) {</w:t>
      </w:r>
    </w:p>
    <w:p w14:paraId="121D9615" w14:textId="77777777" w:rsidR="00160114" w:rsidRPr="00EC76D5" w:rsidRDefault="00160114" w:rsidP="00160114">
      <w:pPr>
        <w:pStyle w:val="Code"/>
      </w:pPr>
      <w:r w:rsidRPr="00EC76D5">
        <w:t xml:space="preserve">    MiddleCode middleCode = m_middleCodeList.get(source);</w:t>
      </w:r>
    </w:p>
    <w:p w14:paraId="141365B8" w14:textId="77777777" w:rsidR="00160114" w:rsidRPr="00EC76D5" w:rsidRDefault="00160114" w:rsidP="00160114">
      <w:pPr>
        <w:pStyle w:val="Code"/>
      </w:pPr>
      <w:r w:rsidRPr="00EC76D5">
        <w:t xml:space="preserve">    middleCode.setOperand(1, target);</w:t>
      </w:r>
    </w:p>
    <w:p w14:paraId="4731FF43" w14:textId="77777777" w:rsidR="00160114" w:rsidRPr="00EC76D5" w:rsidRDefault="00160114" w:rsidP="00160114">
      <w:pPr>
        <w:pStyle w:val="Code"/>
      </w:pPr>
      <w:r w:rsidRPr="00EC76D5">
        <w:t xml:space="preserve">  }</w:t>
      </w:r>
    </w:p>
    <w:p w14:paraId="641A88C0" w14:textId="77777777" w:rsidR="00160114" w:rsidRPr="00EC76D5" w:rsidRDefault="00160114" w:rsidP="00160114">
      <w:pPr>
        <w:pStyle w:val="Code"/>
      </w:pPr>
      <w:r w:rsidRPr="00EC76D5">
        <w:t xml:space="preserve">    </w:t>
      </w:r>
    </w:p>
    <w:p w14:paraId="68FD1EAA" w14:textId="77777777" w:rsidR="00160114" w:rsidRPr="00EC76D5" w:rsidRDefault="00160114" w:rsidP="00160114">
      <w:pPr>
        <w:pStyle w:val="Code"/>
      </w:pPr>
      <w:r w:rsidRPr="00EC76D5">
        <w:t xml:space="preserve">  public void backpatch(Set&lt;Integer&gt; sourceSet, int target) {</w:t>
      </w:r>
    </w:p>
    <w:p w14:paraId="518E55B2" w14:textId="77777777" w:rsidR="00160114" w:rsidRPr="00EC76D5" w:rsidRDefault="00160114" w:rsidP="00160114">
      <w:pPr>
        <w:pStyle w:val="Code"/>
      </w:pPr>
      <w:r w:rsidRPr="00EC76D5">
        <w:t xml:space="preserve">    if (sourceSet != null) {</w:t>
      </w:r>
    </w:p>
    <w:p w14:paraId="5C7A63C1" w14:textId="77777777" w:rsidR="00160114" w:rsidRPr="00EC76D5" w:rsidRDefault="00160114" w:rsidP="00160114">
      <w:pPr>
        <w:pStyle w:val="Code"/>
      </w:pPr>
      <w:r w:rsidRPr="00EC76D5">
        <w:t xml:space="preserve">      for (int source : sourceSet) {</w:t>
      </w:r>
    </w:p>
    <w:p w14:paraId="5E51D800" w14:textId="77777777" w:rsidR="00160114" w:rsidRPr="00EC76D5" w:rsidRDefault="00160114" w:rsidP="00160114">
      <w:pPr>
        <w:pStyle w:val="Code"/>
      </w:pPr>
      <w:r w:rsidRPr="00EC76D5">
        <w:t xml:space="preserve">        backpatch(source, target);</w:t>
      </w:r>
    </w:p>
    <w:p w14:paraId="04D85FA1" w14:textId="77777777" w:rsidR="00160114" w:rsidRPr="00EC76D5" w:rsidRDefault="00160114" w:rsidP="00160114">
      <w:pPr>
        <w:pStyle w:val="Code"/>
      </w:pPr>
      <w:r w:rsidRPr="00EC76D5">
        <w:t xml:space="preserve">      }</w:t>
      </w:r>
    </w:p>
    <w:p w14:paraId="7BD95EFA" w14:textId="77777777" w:rsidR="00160114" w:rsidRPr="00EC76D5" w:rsidRDefault="00160114" w:rsidP="00160114">
      <w:pPr>
        <w:pStyle w:val="Code"/>
      </w:pPr>
      <w:r w:rsidRPr="00EC76D5">
        <w:t xml:space="preserve">    }</w:t>
      </w:r>
    </w:p>
    <w:p w14:paraId="5D1DA590" w14:textId="77777777" w:rsidR="00160114" w:rsidRPr="00EC76D5" w:rsidRDefault="00160114" w:rsidP="00160114">
      <w:pPr>
        <w:pStyle w:val="Code"/>
      </w:pPr>
      <w:r w:rsidRPr="00EC76D5">
        <w:t xml:space="preserve">  }  </w:t>
      </w:r>
    </w:p>
    <w:p w14:paraId="5565722F" w14:textId="77777777" w:rsidR="00160114" w:rsidRPr="00EC76D5" w:rsidRDefault="00160114" w:rsidP="00160114">
      <w:pPr>
        <w:pStyle w:val="Code"/>
      </w:pPr>
      <w:r w:rsidRPr="00EC76D5">
        <w:t xml:space="preserve">  </w:t>
      </w:r>
    </w:p>
    <w:p w14:paraId="2FDA4BFE" w14:textId="77777777" w:rsidR="00160114" w:rsidRPr="00EC76D5" w:rsidRDefault="00160114" w:rsidP="00160114">
      <w:pPr>
        <w:pStyle w:val="Code"/>
      </w:pPr>
      <w:r w:rsidRPr="00EC76D5">
        <w:t xml:space="preserve">  public Stack&lt;Map&lt;BigInteger,Integer&gt;&gt; m_caseMapStack = new Stack&lt;&gt;();</w:t>
      </w:r>
    </w:p>
    <w:p w14:paraId="64A21DB9" w14:textId="77777777" w:rsidR="00160114" w:rsidRPr="00EC76D5" w:rsidRDefault="00160114" w:rsidP="00160114">
      <w:pPr>
        <w:pStyle w:val="Code"/>
      </w:pPr>
      <w:r w:rsidRPr="00EC76D5">
        <w:t xml:space="preserve">  public Stack&lt;Integer&gt; m_defaultStack = new Stack&lt;&gt;();</w:t>
      </w:r>
    </w:p>
    <w:p w14:paraId="3A5B22DD" w14:textId="77777777" w:rsidR="00160114" w:rsidRPr="00EC76D5" w:rsidRDefault="00160114" w:rsidP="00160114">
      <w:pPr>
        <w:pStyle w:val="Code"/>
      </w:pPr>
      <w:r w:rsidRPr="00EC76D5">
        <w:t xml:space="preserve">  public Stack&lt;Set&lt;Integer&gt;&gt; m_breakSetStack = new Stack&lt;&gt;();</w:t>
      </w:r>
    </w:p>
    <w:p w14:paraId="55555E43" w14:textId="77777777" w:rsidR="00160114" w:rsidRPr="00EC76D5" w:rsidRDefault="00160114" w:rsidP="00160114">
      <w:pPr>
        <w:pStyle w:val="Code"/>
      </w:pPr>
      <w:r w:rsidRPr="00EC76D5">
        <w:t xml:space="preserve">  public Stack&lt;Symbol&gt; m_switchStack = new Stack&lt;&gt;();</w:t>
      </w:r>
    </w:p>
    <w:p w14:paraId="470E1259" w14:textId="77777777" w:rsidR="00160114" w:rsidRPr="00EC76D5" w:rsidRDefault="00160114" w:rsidP="00160114">
      <w:pPr>
        <w:pStyle w:val="Code"/>
      </w:pPr>
      <w:r w:rsidRPr="00EC76D5">
        <w:t xml:space="preserve">  public Stack&lt;Set&lt;Integer&gt;&gt; m_continueSetStack = new Stack&lt;&gt;();</w:t>
      </w:r>
    </w:p>
    <w:p w14:paraId="01E2AA4A" w14:textId="77777777" w:rsidR="00160114" w:rsidRPr="00EC76D5" w:rsidRDefault="00160114" w:rsidP="00160114">
      <w:pPr>
        <w:pStyle w:val="Code"/>
      </w:pPr>
      <w:r w:rsidRPr="00EC76D5">
        <w:t xml:space="preserve">  public Map&lt;String,Integer&gt; m_labelMap = new ListMap&lt;&gt;();</w:t>
      </w:r>
    </w:p>
    <w:p w14:paraId="6FAB9712" w14:textId="33D5BB86" w:rsidR="00160114" w:rsidRPr="00EC76D5" w:rsidRDefault="00160114" w:rsidP="00160114">
      <w:pPr>
        <w:pStyle w:val="Code"/>
      </w:pPr>
      <w:r w:rsidRPr="00EC76D5">
        <w:t xml:space="preserve">  public Map&lt;String,Set&lt;Integer&gt;&gt; m_</w:t>
      </w:r>
      <w:r w:rsidR="00116B2B">
        <w:t>m_gotoSetMap</w:t>
      </w:r>
      <w:r w:rsidRPr="00EC76D5">
        <w:t xml:space="preserve"> = new ListMap&lt;&gt;();</w:t>
      </w:r>
    </w:p>
    <w:p w14:paraId="24CF849B" w14:textId="77777777" w:rsidR="00160114" w:rsidRPr="00EC76D5" w:rsidRDefault="00160114" w:rsidP="00160114">
      <w:pPr>
        <w:pStyle w:val="Code"/>
      </w:pPr>
      <w:r w:rsidRPr="00EC76D5">
        <w:t xml:space="preserve">  </w:t>
      </w:r>
    </w:p>
    <w:p w14:paraId="481EEA7A" w14:textId="77777777" w:rsidR="00160114" w:rsidRPr="00EC76D5" w:rsidRDefault="00160114" w:rsidP="00160114">
      <w:pPr>
        <w:pStyle w:val="Code"/>
      </w:pPr>
      <w:r w:rsidRPr="00EC76D5">
        <w:t xml:space="preserve">  public void generateStatement(SyntaxTree tree) {</w:t>
      </w:r>
    </w:p>
    <w:p w14:paraId="65161EB0" w14:textId="77777777" w:rsidR="00160114" w:rsidRPr="00EC76D5" w:rsidRDefault="00160114" w:rsidP="00160114">
      <w:pPr>
        <w:pStyle w:val="Code"/>
      </w:pPr>
      <w:r w:rsidRPr="00EC76D5">
        <w:t xml:space="preserve">    if (tree == null) {</w:t>
      </w:r>
    </w:p>
    <w:p w14:paraId="1CA43402" w14:textId="77777777" w:rsidR="00160114" w:rsidRPr="00EC76D5" w:rsidRDefault="00160114" w:rsidP="00160114">
      <w:pPr>
        <w:pStyle w:val="Code"/>
      </w:pPr>
      <w:r w:rsidRPr="00EC76D5">
        <w:t xml:space="preserve">      return;</w:t>
      </w:r>
    </w:p>
    <w:p w14:paraId="626C040C" w14:textId="77777777" w:rsidR="00160114" w:rsidRPr="00EC76D5" w:rsidRDefault="00160114" w:rsidP="00160114">
      <w:pPr>
        <w:pStyle w:val="Code"/>
      </w:pPr>
      <w:r w:rsidRPr="00EC76D5">
        <w:t xml:space="preserve">    }</w:t>
      </w:r>
    </w:p>
    <w:p w14:paraId="64E41999" w14:textId="77777777" w:rsidR="00160114" w:rsidRPr="00EC76D5" w:rsidRDefault="00160114" w:rsidP="00160114">
      <w:pPr>
        <w:pStyle w:val="Code"/>
      </w:pPr>
      <w:r w:rsidRPr="00EC76D5">
        <w:t xml:space="preserve">    </w:t>
      </w:r>
    </w:p>
    <w:p w14:paraId="1DB6E93C" w14:textId="77777777" w:rsidR="00160114" w:rsidRPr="00EC76D5" w:rsidRDefault="00160114" w:rsidP="00160114">
      <w:pPr>
        <w:pStyle w:val="Code"/>
      </w:pPr>
      <w:r w:rsidRPr="00EC76D5">
        <w:t xml:space="preserve">    switch (tree.getOperator()) {</w:t>
      </w:r>
    </w:p>
    <w:p w14:paraId="0D1E76CC" w14:textId="77777777" w:rsidR="00160114" w:rsidRPr="00EC76D5" w:rsidRDefault="00160114" w:rsidP="00160114">
      <w:pPr>
        <w:pStyle w:val="Code"/>
      </w:pPr>
      <w:r w:rsidRPr="00EC76D5">
        <w:t xml:space="preserve">      case Block:</w:t>
      </w:r>
    </w:p>
    <w:p w14:paraId="64C014F9" w14:textId="77777777" w:rsidR="00160114" w:rsidRPr="00EC76D5" w:rsidRDefault="00160114" w:rsidP="00160114">
      <w:pPr>
        <w:pStyle w:val="Code"/>
      </w:pPr>
      <w:r w:rsidRPr="00EC76D5">
        <w:t xml:space="preserve">        for (SyntaxTree stat : tree.getChildList()) {</w:t>
      </w:r>
    </w:p>
    <w:p w14:paraId="37F17C62" w14:textId="77777777" w:rsidR="00160114" w:rsidRPr="00EC76D5" w:rsidRDefault="00160114" w:rsidP="00160114">
      <w:pPr>
        <w:pStyle w:val="Code"/>
      </w:pPr>
      <w:r w:rsidRPr="00EC76D5">
        <w:t xml:space="preserve">          generateStatement(SyntaxTreeOptimizer.optimizeStatement(stat));</w:t>
      </w:r>
    </w:p>
    <w:p w14:paraId="463D92F8" w14:textId="77777777" w:rsidR="00160114" w:rsidRPr="00EC76D5" w:rsidRDefault="00160114" w:rsidP="00160114">
      <w:pPr>
        <w:pStyle w:val="Code"/>
      </w:pPr>
      <w:r w:rsidRPr="00EC76D5">
        <w:t xml:space="preserve">        }</w:t>
      </w:r>
    </w:p>
    <w:p w14:paraId="433C05FE" w14:textId="77777777" w:rsidR="00160114" w:rsidRPr="00EC76D5" w:rsidRDefault="00160114" w:rsidP="00160114">
      <w:pPr>
        <w:pStyle w:val="Code"/>
      </w:pPr>
      <w:r w:rsidRPr="00EC76D5">
        <w:t xml:space="preserve">        break;</w:t>
      </w:r>
    </w:p>
    <w:p w14:paraId="70BEA934" w14:textId="77777777" w:rsidR="00160114" w:rsidRPr="00EC76D5" w:rsidRDefault="00160114" w:rsidP="00160114">
      <w:pPr>
        <w:pStyle w:val="Code"/>
      </w:pPr>
    </w:p>
    <w:p w14:paraId="5D6E181D" w14:textId="77777777" w:rsidR="00160114" w:rsidRPr="00EC76D5" w:rsidRDefault="00160114" w:rsidP="00160114">
      <w:pPr>
        <w:pStyle w:val="Code"/>
      </w:pPr>
      <w:r w:rsidRPr="00EC76D5">
        <w:t xml:space="preserve">      case If:</w:t>
      </w:r>
    </w:p>
    <w:p w14:paraId="63A003D9" w14:textId="77777777" w:rsidR="00160114" w:rsidRPr="00EC76D5" w:rsidRDefault="00160114" w:rsidP="00160114">
      <w:pPr>
        <w:pStyle w:val="Code"/>
      </w:pPr>
      <w:r w:rsidRPr="00EC76D5">
        <w:t xml:space="preserve">        generateIfStatement(SyntaxTreeOptimizer.optimizeStatement(tree));</w:t>
      </w:r>
    </w:p>
    <w:p w14:paraId="0CC08A94" w14:textId="77777777" w:rsidR="00160114" w:rsidRPr="00EC76D5" w:rsidRDefault="00160114" w:rsidP="00160114">
      <w:pPr>
        <w:pStyle w:val="Code"/>
      </w:pPr>
      <w:r w:rsidRPr="00EC76D5">
        <w:t xml:space="preserve">        break;</w:t>
      </w:r>
    </w:p>
    <w:p w14:paraId="51911513" w14:textId="77777777" w:rsidR="00160114" w:rsidRPr="00EC76D5" w:rsidRDefault="00160114" w:rsidP="00160114">
      <w:pPr>
        <w:pStyle w:val="Code"/>
      </w:pPr>
    </w:p>
    <w:p w14:paraId="45E2546A" w14:textId="77777777" w:rsidR="00160114" w:rsidRPr="00EC76D5" w:rsidRDefault="00160114" w:rsidP="00160114">
      <w:pPr>
        <w:pStyle w:val="Code"/>
      </w:pPr>
      <w:r w:rsidRPr="00EC76D5">
        <w:t xml:space="preserve">      case IfElse:</w:t>
      </w:r>
    </w:p>
    <w:p w14:paraId="16CD5089" w14:textId="77777777" w:rsidR="00160114" w:rsidRPr="00EC76D5" w:rsidRDefault="00160114" w:rsidP="00160114">
      <w:pPr>
        <w:pStyle w:val="Code"/>
      </w:pPr>
      <w:r w:rsidRPr="00EC76D5">
        <w:t xml:space="preserve">        generateIfElseStatement(SyntaxTreeOptimizer.optimizeStatement(tree));</w:t>
      </w:r>
    </w:p>
    <w:p w14:paraId="5D974C11" w14:textId="77777777" w:rsidR="00160114" w:rsidRPr="00EC76D5" w:rsidRDefault="00160114" w:rsidP="00160114">
      <w:pPr>
        <w:pStyle w:val="Code"/>
      </w:pPr>
      <w:r w:rsidRPr="00EC76D5">
        <w:t xml:space="preserve">        break;</w:t>
      </w:r>
    </w:p>
    <w:p w14:paraId="104E2024" w14:textId="77777777" w:rsidR="00160114" w:rsidRPr="00EC76D5" w:rsidRDefault="00160114" w:rsidP="00160114">
      <w:pPr>
        <w:pStyle w:val="Code"/>
      </w:pPr>
    </w:p>
    <w:p w14:paraId="2033B123" w14:textId="77777777" w:rsidR="00160114" w:rsidRPr="00EC76D5" w:rsidRDefault="00160114" w:rsidP="00160114">
      <w:pPr>
        <w:pStyle w:val="Code"/>
      </w:pPr>
      <w:r w:rsidRPr="00EC76D5">
        <w:t xml:space="preserve">      case Switch:</w:t>
      </w:r>
    </w:p>
    <w:p w14:paraId="7A1F5E0F" w14:textId="77777777" w:rsidR="00160114" w:rsidRPr="00EC76D5" w:rsidRDefault="00160114" w:rsidP="00160114">
      <w:pPr>
        <w:pStyle w:val="Code"/>
      </w:pPr>
      <w:r w:rsidRPr="00EC76D5">
        <w:t xml:space="preserve">        generateSwitchStatement(SyntaxTreeOptimizer.optimizeStatement(tree));</w:t>
      </w:r>
    </w:p>
    <w:p w14:paraId="20685731" w14:textId="77777777" w:rsidR="00160114" w:rsidRPr="00EC76D5" w:rsidRDefault="00160114" w:rsidP="00160114">
      <w:pPr>
        <w:pStyle w:val="Code"/>
      </w:pPr>
      <w:r w:rsidRPr="00EC76D5">
        <w:t xml:space="preserve">        break;</w:t>
      </w:r>
    </w:p>
    <w:p w14:paraId="5DE5C273" w14:textId="77777777" w:rsidR="00160114" w:rsidRPr="00EC76D5" w:rsidRDefault="00160114" w:rsidP="00160114">
      <w:pPr>
        <w:pStyle w:val="Code"/>
      </w:pPr>
    </w:p>
    <w:p w14:paraId="526192D6" w14:textId="77777777" w:rsidR="00160114" w:rsidRPr="00EC76D5" w:rsidRDefault="00160114" w:rsidP="00160114">
      <w:pPr>
        <w:pStyle w:val="Code"/>
      </w:pPr>
      <w:r w:rsidRPr="00EC76D5">
        <w:t xml:space="preserve">      case Case:</w:t>
      </w:r>
    </w:p>
    <w:p w14:paraId="044B0C83" w14:textId="77777777" w:rsidR="00160114" w:rsidRPr="00EC76D5" w:rsidRDefault="00160114" w:rsidP="00160114">
      <w:pPr>
        <w:pStyle w:val="Code"/>
      </w:pPr>
      <w:r w:rsidRPr="00EC76D5">
        <w:t xml:space="preserve">        generateCaseStatement(SyntaxTreeOptimizer.optimizeStatement(tree));</w:t>
      </w:r>
    </w:p>
    <w:p w14:paraId="4E2BBF3A" w14:textId="77777777" w:rsidR="00160114" w:rsidRPr="00EC76D5" w:rsidRDefault="00160114" w:rsidP="00160114">
      <w:pPr>
        <w:pStyle w:val="Code"/>
      </w:pPr>
      <w:r w:rsidRPr="00EC76D5">
        <w:lastRenderedPageBreak/>
        <w:t xml:space="preserve">        break;</w:t>
      </w:r>
    </w:p>
    <w:p w14:paraId="7F53F267" w14:textId="77777777" w:rsidR="00160114" w:rsidRPr="00EC76D5" w:rsidRDefault="00160114" w:rsidP="00160114">
      <w:pPr>
        <w:pStyle w:val="Code"/>
      </w:pPr>
    </w:p>
    <w:p w14:paraId="52874D8E" w14:textId="77777777" w:rsidR="00160114" w:rsidRPr="00EC76D5" w:rsidRDefault="00160114" w:rsidP="00160114">
      <w:pPr>
        <w:pStyle w:val="Code"/>
      </w:pPr>
      <w:r w:rsidRPr="00EC76D5">
        <w:t xml:space="preserve">      case Default:</w:t>
      </w:r>
    </w:p>
    <w:p w14:paraId="2BB72F68" w14:textId="77777777" w:rsidR="00160114" w:rsidRPr="00EC76D5" w:rsidRDefault="00160114" w:rsidP="00160114">
      <w:pPr>
        <w:pStyle w:val="Code"/>
      </w:pPr>
      <w:r w:rsidRPr="00EC76D5">
        <w:t xml:space="preserve">        generateDefaultStatement(SyntaxTreeOptimizer.optimizeStatement(tree));</w:t>
      </w:r>
    </w:p>
    <w:p w14:paraId="2DA2750F" w14:textId="77777777" w:rsidR="00160114" w:rsidRPr="00EC76D5" w:rsidRDefault="00160114" w:rsidP="00160114">
      <w:pPr>
        <w:pStyle w:val="Code"/>
      </w:pPr>
      <w:r w:rsidRPr="00EC76D5">
        <w:t xml:space="preserve">        break;</w:t>
      </w:r>
    </w:p>
    <w:p w14:paraId="4C7196D7" w14:textId="77777777" w:rsidR="00160114" w:rsidRPr="00EC76D5" w:rsidRDefault="00160114" w:rsidP="00160114">
      <w:pPr>
        <w:pStyle w:val="Code"/>
      </w:pPr>
    </w:p>
    <w:p w14:paraId="3CB4A081" w14:textId="77777777" w:rsidR="00160114" w:rsidRPr="00EC76D5" w:rsidRDefault="00160114" w:rsidP="00160114">
      <w:pPr>
        <w:pStyle w:val="Code"/>
      </w:pPr>
      <w:r w:rsidRPr="00EC76D5">
        <w:t xml:space="preserve">      case Break:</w:t>
      </w:r>
    </w:p>
    <w:p w14:paraId="787E4C00" w14:textId="77777777" w:rsidR="00160114" w:rsidRPr="00EC76D5" w:rsidRDefault="00160114" w:rsidP="00160114">
      <w:pPr>
        <w:pStyle w:val="Code"/>
      </w:pPr>
      <w:r w:rsidRPr="00EC76D5">
        <w:t xml:space="preserve">        generateBreakStatement(SyntaxTreeOptimizer.optimizeStatement(tree));</w:t>
      </w:r>
    </w:p>
    <w:p w14:paraId="2036A5B8" w14:textId="77777777" w:rsidR="00160114" w:rsidRPr="00EC76D5" w:rsidRDefault="00160114" w:rsidP="00160114">
      <w:pPr>
        <w:pStyle w:val="Code"/>
      </w:pPr>
      <w:r w:rsidRPr="00EC76D5">
        <w:t xml:space="preserve">        break;</w:t>
      </w:r>
    </w:p>
    <w:p w14:paraId="6B805849" w14:textId="77777777" w:rsidR="00160114" w:rsidRPr="00EC76D5" w:rsidRDefault="00160114" w:rsidP="00160114">
      <w:pPr>
        <w:pStyle w:val="Code"/>
      </w:pPr>
    </w:p>
    <w:p w14:paraId="35C7DD8F" w14:textId="77777777" w:rsidR="00160114" w:rsidRPr="00EC76D5" w:rsidRDefault="00160114" w:rsidP="00160114">
      <w:pPr>
        <w:pStyle w:val="Code"/>
      </w:pPr>
      <w:r w:rsidRPr="00EC76D5">
        <w:t xml:space="preserve">      case Continue:</w:t>
      </w:r>
    </w:p>
    <w:p w14:paraId="4F8B864C" w14:textId="77777777" w:rsidR="00160114" w:rsidRPr="00EC76D5" w:rsidRDefault="00160114" w:rsidP="00160114">
      <w:pPr>
        <w:pStyle w:val="Code"/>
      </w:pPr>
      <w:r w:rsidRPr="00EC76D5">
        <w:t xml:space="preserve">        generateContinueStatement(SyntaxTreeOptimizer.optimizeStatement(tree));</w:t>
      </w:r>
    </w:p>
    <w:p w14:paraId="36ABF929" w14:textId="77777777" w:rsidR="00160114" w:rsidRPr="00EC76D5" w:rsidRDefault="00160114" w:rsidP="00160114">
      <w:pPr>
        <w:pStyle w:val="Code"/>
      </w:pPr>
      <w:r w:rsidRPr="00EC76D5">
        <w:t xml:space="preserve">        break;</w:t>
      </w:r>
    </w:p>
    <w:p w14:paraId="7E8274C7" w14:textId="77777777" w:rsidR="00160114" w:rsidRPr="00EC76D5" w:rsidRDefault="00160114" w:rsidP="00160114">
      <w:pPr>
        <w:pStyle w:val="Code"/>
      </w:pPr>
    </w:p>
    <w:p w14:paraId="6DC70328" w14:textId="77777777" w:rsidR="00160114" w:rsidRPr="00EC76D5" w:rsidRDefault="00160114" w:rsidP="00160114">
      <w:pPr>
        <w:pStyle w:val="Code"/>
      </w:pPr>
      <w:r w:rsidRPr="00EC76D5">
        <w:t xml:space="preserve">      case While:</w:t>
      </w:r>
    </w:p>
    <w:p w14:paraId="06D101F5" w14:textId="77777777" w:rsidR="00160114" w:rsidRPr="00EC76D5" w:rsidRDefault="00160114" w:rsidP="00160114">
      <w:pPr>
        <w:pStyle w:val="Code"/>
      </w:pPr>
      <w:r w:rsidRPr="00EC76D5">
        <w:t xml:space="preserve">        generateWhileStatement(SyntaxTreeOptimizer.optimizeStatement(tree));</w:t>
      </w:r>
    </w:p>
    <w:p w14:paraId="1B44C130" w14:textId="77777777" w:rsidR="00160114" w:rsidRPr="00EC76D5" w:rsidRDefault="00160114" w:rsidP="00160114">
      <w:pPr>
        <w:pStyle w:val="Code"/>
      </w:pPr>
      <w:r w:rsidRPr="00EC76D5">
        <w:t xml:space="preserve">        break;</w:t>
      </w:r>
    </w:p>
    <w:p w14:paraId="37B41638" w14:textId="77777777" w:rsidR="00160114" w:rsidRPr="00EC76D5" w:rsidRDefault="00160114" w:rsidP="00160114">
      <w:pPr>
        <w:pStyle w:val="Code"/>
      </w:pPr>
    </w:p>
    <w:p w14:paraId="12C53CA3" w14:textId="77777777" w:rsidR="00160114" w:rsidRPr="00EC76D5" w:rsidRDefault="00160114" w:rsidP="00160114">
      <w:pPr>
        <w:pStyle w:val="Code"/>
      </w:pPr>
      <w:r w:rsidRPr="00EC76D5">
        <w:t xml:space="preserve">      case Do:</w:t>
      </w:r>
    </w:p>
    <w:p w14:paraId="33B3E7F9" w14:textId="77777777" w:rsidR="00160114" w:rsidRPr="00EC76D5" w:rsidRDefault="00160114" w:rsidP="00160114">
      <w:pPr>
        <w:pStyle w:val="Code"/>
      </w:pPr>
      <w:r w:rsidRPr="00EC76D5">
        <w:t xml:space="preserve">        generateDoStatement(SyntaxTreeOptimizer.optimizeStatement(tree));</w:t>
      </w:r>
    </w:p>
    <w:p w14:paraId="17D6FC1F" w14:textId="77777777" w:rsidR="00160114" w:rsidRPr="00EC76D5" w:rsidRDefault="00160114" w:rsidP="00160114">
      <w:pPr>
        <w:pStyle w:val="Code"/>
      </w:pPr>
      <w:r w:rsidRPr="00EC76D5">
        <w:t xml:space="preserve">        break;</w:t>
      </w:r>
    </w:p>
    <w:p w14:paraId="2D9301BC" w14:textId="77777777" w:rsidR="00160114" w:rsidRPr="00EC76D5" w:rsidRDefault="00160114" w:rsidP="00160114">
      <w:pPr>
        <w:pStyle w:val="Code"/>
      </w:pPr>
    </w:p>
    <w:p w14:paraId="7BB66648" w14:textId="77777777" w:rsidR="00160114" w:rsidRPr="00EC76D5" w:rsidRDefault="00160114" w:rsidP="00160114">
      <w:pPr>
        <w:pStyle w:val="Code"/>
      </w:pPr>
      <w:r w:rsidRPr="00EC76D5">
        <w:t xml:space="preserve">      case For:</w:t>
      </w:r>
    </w:p>
    <w:p w14:paraId="1F7EC1F5" w14:textId="77777777" w:rsidR="00160114" w:rsidRPr="00EC76D5" w:rsidRDefault="00160114" w:rsidP="00160114">
      <w:pPr>
        <w:pStyle w:val="Code"/>
      </w:pPr>
      <w:r w:rsidRPr="00EC76D5">
        <w:t xml:space="preserve">        generateForStatement(SyntaxTreeOptimizer.optimizeStatement(tree));</w:t>
      </w:r>
    </w:p>
    <w:p w14:paraId="5CE399C3" w14:textId="77777777" w:rsidR="00160114" w:rsidRPr="00EC76D5" w:rsidRDefault="00160114" w:rsidP="00160114">
      <w:pPr>
        <w:pStyle w:val="Code"/>
      </w:pPr>
      <w:r w:rsidRPr="00EC76D5">
        <w:t xml:space="preserve">        break;</w:t>
      </w:r>
    </w:p>
    <w:p w14:paraId="228EABCD" w14:textId="77777777" w:rsidR="00160114" w:rsidRPr="00EC76D5" w:rsidRDefault="00160114" w:rsidP="00160114">
      <w:pPr>
        <w:pStyle w:val="Code"/>
      </w:pPr>
    </w:p>
    <w:p w14:paraId="5661A8C5" w14:textId="77777777" w:rsidR="00160114" w:rsidRPr="00EC76D5" w:rsidRDefault="00160114" w:rsidP="00160114">
      <w:pPr>
        <w:pStyle w:val="Code"/>
      </w:pPr>
      <w:r w:rsidRPr="00EC76D5">
        <w:t xml:space="preserve">      case Label:</w:t>
      </w:r>
    </w:p>
    <w:p w14:paraId="7B946A79" w14:textId="77777777" w:rsidR="00160114" w:rsidRPr="00EC76D5" w:rsidRDefault="00160114" w:rsidP="00160114">
      <w:pPr>
        <w:pStyle w:val="Code"/>
      </w:pPr>
      <w:r w:rsidRPr="00EC76D5">
        <w:t xml:space="preserve">        generateLabelStatement(SyntaxTreeOptimizer.optimizeStatement(tree));</w:t>
      </w:r>
    </w:p>
    <w:p w14:paraId="07C5AD28" w14:textId="77777777" w:rsidR="00160114" w:rsidRPr="00EC76D5" w:rsidRDefault="00160114" w:rsidP="00160114">
      <w:pPr>
        <w:pStyle w:val="Code"/>
      </w:pPr>
      <w:r w:rsidRPr="00EC76D5">
        <w:t xml:space="preserve">        break;</w:t>
      </w:r>
    </w:p>
    <w:p w14:paraId="45907B1F" w14:textId="77777777" w:rsidR="00160114" w:rsidRPr="00EC76D5" w:rsidRDefault="00160114" w:rsidP="00160114">
      <w:pPr>
        <w:pStyle w:val="Code"/>
      </w:pPr>
    </w:p>
    <w:p w14:paraId="52D038D1" w14:textId="77777777" w:rsidR="00160114" w:rsidRPr="00EC76D5" w:rsidRDefault="00160114" w:rsidP="00160114">
      <w:pPr>
        <w:pStyle w:val="Code"/>
      </w:pPr>
      <w:r w:rsidRPr="00EC76D5">
        <w:t xml:space="preserve">      case Goto:</w:t>
      </w:r>
    </w:p>
    <w:p w14:paraId="19207AA0" w14:textId="77777777" w:rsidR="00160114" w:rsidRPr="00EC76D5" w:rsidRDefault="00160114" w:rsidP="00160114">
      <w:pPr>
        <w:pStyle w:val="Code"/>
      </w:pPr>
      <w:r w:rsidRPr="00EC76D5">
        <w:t xml:space="preserve">        generateGotoStatement(SyntaxTreeOptimizer.optimizeStatement(tree));</w:t>
      </w:r>
    </w:p>
    <w:p w14:paraId="0E0D17A8" w14:textId="77777777" w:rsidR="00160114" w:rsidRPr="00EC76D5" w:rsidRDefault="00160114" w:rsidP="00160114">
      <w:pPr>
        <w:pStyle w:val="Code"/>
      </w:pPr>
      <w:r w:rsidRPr="00EC76D5">
        <w:t xml:space="preserve">        break;</w:t>
      </w:r>
    </w:p>
    <w:p w14:paraId="27513F1B" w14:textId="77777777" w:rsidR="00160114" w:rsidRPr="00EC76D5" w:rsidRDefault="00160114" w:rsidP="00160114">
      <w:pPr>
        <w:pStyle w:val="Code"/>
      </w:pPr>
    </w:p>
    <w:p w14:paraId="72EEB5B0" w14:textId="77777777" w:rsidR="00160114" w:rsidRPr="00EC76D5" w:rsidRDefault="00160114" w:rsidP="00160114">
      <w:pPr>
        <w:pStyle w:val="Code"/>
      </w:pPr>
      <w:r w:rsidRPr="00EC76D5">
        <w:t xml:space="preserve">      case Return:</w:t>
      </w:r>
    </w:p>
    <w:p w14:paraId="4ABD1AB2" w14:textId="77777777" w:rsidR="00160114" w:rsidRPr="00EC76D5" w:rsidRDefault="00160114" w:rsidP="00160114">
      <w:pPr>
        <w:pStyle w:val="Code"/>
      </w:pPr>
      <w:r w:rsidRPr="00EC76D5">
        <w:t xml:space="preserve">        generateReturnStatement(SyntaxTreeOptimizer.optimizeStatement(tree));</w:t>
      </w:r>
    </w:p>
    <w:p w14:paraId="53B5FEF2" w14:textId="77777777" w:rsidR="00160114" w:rsidRPr="00EC76D5" w:rsidRDefault="00160114" w:rsidP="00160114">
      <w:pPr>
        <w:pStyle w:val="Code"/>
      </w:pPr>
      <w:r w:rsidRPr="00EC76D5">
        <w:t xml:space="preserve">        break;</w:t>
      </w:r>
    </w:p>
    <w:p w14:paraId="0802736B" w14:textId="77777777" w:rsidR="00160114" w:rsidRPr="00EC76D5" w:rsidRDefault="00160114" w:rsidP="00160114">
      <w:pPr>
        <w:pStyle w:val="Code"/>
      </w:pPr>
    </w:p>
    <w:p w14:paraId="611279C1" w14:textId="77777777" w:rsidR="00160114" w:rsidRPr="00EC76D5" w:rsidRDefault="00160114" w:rsidP="00160114">
      <w:pPr>
        <w:pStyle w:val="Code"/>
      </w:pPr>
      <w:r w:rsidRPr="00EC76D5">
        <w:t xml:space="preserve">      case Exit:</w:t>
      </w:r>
    </w:p>
    <w:p w14:paraId="1CD5CF8F" w14:textId="77777777" w:rsidR="00160114" w:rsidRPr="00EC76D5" w:rsidRDefault="00160114" w:rsidP="00160114">
      <w:pPr>
        <w:pStyle w:val="Code"/>
      </w:pPr>
      <w:r w:rsidRPr="00EC76D5">
        <w:t xml:space="preserve">        generateExitStatement(SyntaxTreeOptimizer.optimizeStatement(tree));</w:t>
      </w:r>
    </w:p>
    <w:p w14:paraId="518870BF" w14:textId="77777777" w:rsidR="00160114" w:rsidRPr="00EC76D5" w:rsidRDefault="00160114" w:rsidP="00160114">
      <w:pPr>
        <w:pStyle w:val="Code"/>
      </w:pPr>
      <w:r w:rsidRPr="00EC76D5">
        <w:t xml:space="preserve">        break;</w:t>
      </w:r>
    </w:p>
    <w:p w14:paraId="7A5A3A62" w14:textId="77777777" w:rsidR="00160114" w:rsidRPr="00EC76D5" w:rsidRDefault="00160114" w:rsidP="00160114">
      <w:pPr>
        <w:pStyle w:val="Code"/>
      </w:pPr>
    </w:p>
    <w:p w14:paraId="727EAA20" w14:textId="77777777" w:rsidR="00160114" w:rsidRPr="00EC76D5" w:rsidRDefault="00160114" w:rsidP="00160114">
      <w:pPr>
        <w:pStyle w:val="Code"/>
      </w:pPr>
      <w:r w:rsidRPr="00EC76D5">
        <w:t xml:space="preserve">      case LoadToRegister:</w:t>
      </w:r>
    </w:p>
    <w:p w14:paraId="00517674" w14:textId="77777777" w:rsidR="00160114" w:rsidRPr="00EC76D5" w:rsidRDefault="00160114" w:rsidP="00160114">
      <w:pPr>
        <w:pStyle w:val="Code"/>
      </w:pPr>
      <w:r w:rsidRPr="00EC76D5">
        <w:t xml:space="preserve">        generateLoadToRegisterStatement</w:t>
      </w:r>
    </w:p>
    <w:p w14:paraId="5039F81D" w14:textId="77777777" w:rsidR="00160114" w:rsidRPr="00EC76D5" w:rsidRDefault="00160114" w:rsidP="00160114">
      <w:pPr>
        <w:pStyle w:val="Code"/>
      </w:pPr>
      <w:r w:rsidRPr="00EC76D5">
        <w:t xml:space="preserve">                              (SyntaxTreeOptimizer.optimizeStatement(tree));</w:t>
      </w:r>
    </w:p>
    <w:p w14:paraId="5AF03E50" w14:textId="77777777" w:rsidR="00160114" w:rsidRPr="00EC76D5" w:rsidRDefault="00160114" w:rsidP="00160114">
      <w:pPr>
        <w:pStyle w:val="Code"/>
      </w:pPr>
      <w:r w:rsidRPr="00EC76D5">
        <w:t xml:space="preserve">        break;</w:t>
      </w:r>
    </w:p>
    <w:p w14:paraId="4D9359C1" w14:textId="77777777" w:rsidR="00160114" w:rsidRPr="00EC76D5" w:rsidRDefault="00160114" w:rsidP="00160114">
      <w:pPr>
        <w:pStyle w:val="Code"/>
      </w:pPr>
    </w:p>
    <w:p w14:paraId="28E72106" w14:textId="77777777" w:rsidR="00160114" w:rsidRPr="00EC76D5" w:rsidRDefault="00160114" w:rsidP="00160114">
      <w:pPr>
        <w:pStyle w:val="Code"/>
      </w:pPr>
      <w:r w:rsidRPr="00EC76D5">
        <w:t xml:space="preserve">      case SaveFromRegister:</w:t>
      </w:r>
    </w:p>
    <w:p w14:paraId="45EAA9D6" w14:textId="77777777" w:rsidR="00160114" w:rsidRPr="00EC76D5" w:rsidRDefault="00160114" w:rsidP="00160114">
      <w:pPr>
        <w:pStyle w:val="Code"/>
      </w:pPr>
      <w:r w:rsidRPr="00EC76D5">
        <w:t xml:space="preserve">        generateSaveFromRegisterStatement</w:t>
      </w:r>
    </w:p>
    <w:p w14:paraId="56825B98" w14:textId="77777777" w:rsidR="00160114" w:rsidRPr="00EC76D5" w:rsidRDefault="00160114" w:rsidP="00160114">
      <w:pPr>
        <w:pStyle w:val="Code"/>
      </w:pPr>
      <w:r w:rsidRPr="00EC76D5">
        <w:t xml:space="preserve">                                (SyntaxTreeOptimizer.optimizeStatement(tree));</w:t>
      </w:r>
    </w:p>
    <w:p w14:paraId="6200C2CA" w14:textId="77777777" w:rsidR="00160114" w:rsidRPr="00EC76D5" w:rsidRDefault="00160114" w:rsidP="00160114">
      <w:pPr>
        <w:pStyle w:val="Code"/>
      </w:pPr>
      <w:r w:rsidRPr="00EC76D5">
        <w:t xml:space="preserve">        break;</w:t>
      </w:r>
    </w:p>
    <w:p w14:paraId="523DA0CA" w14:textId="77777777" w:rsidR="00160114" w:rsidRPr="00EC76D5" w:rsidRDefault="00160114" w:rsidP="00160114">
      <w:pPr>
        <w:pStyle w:val="Code"/>
      </w:pPr>
    </w:p>
    <w:p w14:paraId="214E4452" w14:textId="77777777" w:rsidR="00160114" w:rsidRPr="00EC76D5" w:rsidRDefault="00160114" w:rsidP="00160114">
      <w:pPr>
        <w:pStyle w:val="Code"/>
      </w:pPr>
      <w:r w:rsidRPr="00EC76D5">
        <w:t xml:space="preserve">      case ClearRegisters:</w:t>
      </w:r>
    </w:p>
    <w:p w14:paraId="529FB695" w14:textId="77777777" w:rsidR="00160114" w:rsidRPr="00EC76D5" w:rsidRDefault="00160114" w:rsidP="00160114">
      <w:pPr>
        <w:pStyle w:val="Code"/>
      </w:pPr>
      <w:r w:rsidRPr="00EC76D5">
        <w:t xml:space="preserve">        generateClearRegistersStatement</w:t>
      </w:r>
    </w:p>
    <w:p w14:paraId="542C6631" w14:textId="77777777" w:rsidR="00160114" w:rsidRPr="00EC76D5" w:rsidRDefault="00160114" w:rsidP="00160114">
      <w:pPr>
        <w:pStyle w:val="Code"/>
      </w:pPr>
      <w:r w:rsidRPr="00EC76D5">
        <w:lastRenderedPageBreak/>
        <w:t xml:space="preserve">                              (SyntaxTreeOptimizer.optimizeStatement(tree));</w:t>
      </w:r>
    </w:p>
    <w:p w14:paraId="46594D80" w14:textId="77777777" w:rsidR="00160114" w:rsidRPr="00EC76D5" w:rsidRDefault="00160114" w:rsidP="00160114">
      <w:pPr>
        <w:pStyle w:val="Code"/>
      </w:pPr>
      <w:r w:rsidRPr="00EC76D5">
        <w:t xml:space="preserve">        break;</w:t>
      </w:r>
    </w:p>
    <w:p w14:paraId="6AFF1053" w14:textId="77777777" w:rsidR="00160114" w:rsidRPr="00EC76D5" w:rsidRDefault="00160114" w:rsidP="00160114">
      <w:pPr>
        <w:pStyle w:val="Code"/>
      </w:pPr>
    </w:p>
    <w:p w14:paraId="56221E69" w14:textId="77777777" w:rsidR="00160114" w:rsidRPr="00EC76D5" w:rsidRDefault="00160114" w:rsidP="00160114">
      <w:pPr>
        <w:pStyle w:val="Code"/>
      </w:pPr>
      <w:r w:rsidRPr="00EC76D5">
        <w:t xml:space="preserve">      case SaveFromFlagByte:</w:t>
      </w:r>
    </w:p>
    <w:p w14:paraId="75F58F76" w14:textId="77777777" w:rsidR="00160114" w:rsidRPr="00EC76D5" w:rsidRDefault="00160114" w:rsidP="00160114">
      <w:pPr>
        <w:pStyle w:val="Code"/>
      </w:pPr>
      <w:r w:rsidRPr="00EC76D5">
        <w:t xml:space="preserve">        generateSaveFlagByteRegisterStatement</w:t>
      </w:r>
    </w:p>
    <w:p w14:paraId="688DA298" w14:textId="77777777" w:rsidR="00160114" w:rsidRPr="00EC76D5" w:rsidRDefault="00160114" w:rsidP="00160114">
      <w:pPr>
        <w:pStyle w:val="Code"/>
      </w:pPr>
      <w:r w:rsidRPr="00EC76D5">
        <w:t xml:space="preserve">                            (SyntaxTreeOptimizer.optimizeStatement(tree));</w:t>
      </w:r>
    </w:p>
    <w:p w14:paraId="1CA37D75" w14:textId="77777777" w:rsidR="00160114" w:rsidRPr="00EC76D5" w:rsidRDefault="00160114" w:rsidP="00160114">
      <w:pPr>
        <w:pStyle w:val="Code"/>
      </w:pPr>
      <w:r w:rsidRPr="00EC76D5">
        <w:t xml:space="preserve">        break;</w:t>
      </w:r>
    </w:p>
    <w:p w14:paraId="4710BBFC" w14:textId="77777777" w:rsidR="00160114" w:rsidRPr="00EC76D5" w:rsidRDefault="00160114" w:rsidP="00160114">
      <w:pPr>
        <w:pStyle w:val="Code"/>
      </w:pPr>
    </w:p>
    <w:p w14:paraId="68087B26" w14:textId="77777777" w:rsidR="00160114" w:rsidRPr="00EC76D5" w:rsidRDefault="00160114" w:rsidP="00160114">
      <w:pPr>
        <w:pStyle w:val="Code"/>
      </w:pPr>
      <w:r w:rsidRPr="00EC76D5">
        <w:t xml:space="preserve">      case JumpRegister:</w:t>
      </w:r>
    </w:p>
    <w:p w14:paraId="28696162" w14:textId="77777777" w:rsidR="00160114" w:rsidRPr="00EC76D5" w:rsidRDefault="00160114" w:rsidP="00160114">
      <w:pPr>
        <w:pStyle w:val="Code"/>
      </w:pPr>
      <w:r w:rsidRPr="00EC76D5">
        <w:t xml:space="preserve">        generateJumpRegisterStatement</w:t>
      </w:r>
    </w:p>
    <w:p w14:paraId="6DC9BAC0" w14:textId="77777777" w:rsidR="00160114" w:rsidRPr="00EC76D5" w:rsidRDefault="00160114" w:rsidP="00160114">
      <w:pPr>
        <w:pStyle w:val="Code"/>
      </w:pPr>
      <w:r w:rsidRPr="00EC76D5">
        <w:t xml:space="preserve">                            (SyntaxTreeOptimizer.optimizeStatement(tree));</w:t>
      </w:r>
    </w:p>
    <w:p w14:paraId="6F0E42E5" w14:textId="77777777" w:rsidR="00160114" w:rsidRPr="00EC76D5" w:rsidRDefault="00160114" w:rsidP="00160114">
      <w:pPr>
        <w:pStyle w:val="Code"/>
      </w:pPr>
      <w:r w:rsidRPr="00EC76D5">
        <w:t xml:space="preserve">        break;</w:t>
      </w:r>
    </w:p>
    <w:p w14:paraId="112941CE" w14:textId="77777777" w:rsidR="00160114" w:rsidRPr="00EC76D5" w:rsidRDefault="00160114" w:rsidP="00160114">
      <w:pPr>
        <w:pStyle w:val="Code"/>
      </w:pPr>
    </w:p>
    <w:p w14:paraId="76CE43FD" w14:textId="77777777" w:rsidR="00160114" w:rsidRPr="00EC76D5" w:rsidRDefault="00160114" w:rsidP="00160114">
      <w:pPr>
        <w:pStyle w:val="Code"/>
      </w:pPr>
      <w:r w:rsidRPr="00EC76D5">
        <w:t xml:space="preserve">      case Interrupt:</w:t>
      </w:r>
    </w:p>
    <w:p w14:paraId="62133E0A" w14:textId="77777777" w:rsidR="00160114" w:rsidRPr="00EC76D5" w:rsidRDefault="00160114" w:rsidP="00160114">
      <w:pPr>
        <w:pStyle w:val="Code"/>
      </w:pPr>
      <w:r w:rsidRPr="00EC76D5">
        <w:t xml:space="preserve">        generateInterruptStatement</w:t>
      </w:r>
    </w:p>
    <w:p w14:paraId="173FECA9" w14:textId="77777777" w:rsidR="00160114" w:rsidRPr="00EC76D5" w:rsidRDefault="00160114" w:rsidP="00160114">
      <w:pPr>
        <w:pStyle w:val="Code"/>
      </w:pPr>
      <w:r w:rsidRPr="00EC76D5">
        <w:t xml:space="preserve">                         (SyntaxTreeOptimizer.optimizeStatement(tree));</w:t>
      </w:r>
    </w:p>
    <w:p w14:paraId="0A66DFDF" w14:textId="77777777" w:rsidR="00160114" w:rsidRPr="00EC76D5" w:rsidRDefault="00160114" w:rsidP="00160114">
      <w:pPr>
        <w:pStyle w:val="Code"/>
      </w:pPr>
      <w:r w:rsidRPr="00EC76D5">
        <w:t xml:space="preserve">        break;</w:t>
      </w:r>
    </w:p>
    <w:p w14:paraId="27A724A3" w14:textId="77777777" w:rsidR="00160114" w:rsidRPr="00EC76D5" w:rsidRDefault="00160114" w:rsidP="00160114">
      <w:pPr>
        <w:pStyle w:val="Code"/>
      </w:pPr>
    </w:p>
    <w:p w14:paraId="523544A6" w14:textId="77777777" w:rsidR="00160114" w:rsidRPr="00EC76D5" w:rsidRDefault="00160114" w:rsidP="00160114">
      <w:pPr>
        <w:pStyle w:val="Code"/>
      </w:pPr>
      <w:r w:rsidRPr="00EC76D5">
        <w:t xml:space="preserve">      case Declaration:</w:t>
      </w:r>
    </w:p>
    <w:p w14:paraId="6097806D" w14:textId="77777777" w:rsidR="00160114" w:rsidRPr="00EC76D5" w:rsidRDefault="00160114" w:rsidP="00160114">
      <w:pPr>
        <w:pStyle w:val="Code"/>
      </w:pPr>
      <w:r w:rsidRPr="00EC76D5">
        <w:t xml:space="preserve">        generateDeclarationStatement</w:t>
      </w:r>
    </w:p>
    <w:p w14:paraId="2F26B38F" w14:textId="77777777" w:rsidR="00160114" w:rsidRPr="00EC76D5" w:rsidRDefault="00160114" w:rsidP="00160114">
      <w:pPr>
        <w:pStyle w:val="Code"/>
      </w:pPr>
      <w:r w:rsidRPr="00EC76D5">
        <w:t xml:space="preserve">                           (SyntaxTreeOptimizer.optimizeStatement(tree));</w:t>
      </w:r>
    </w:p>
    <w:p w14:paraId="7AC3463E" w14:textId="77777777" w:rsidR="00160114" w:rsidRPr="00EC76D5" w:rsidRDefault="00160114" w:rsidP="00160114">
      <w:pPr>
        <w:pStyle w:val="Code"/>
      </w:pPr>
      <w:r w:rsidRPr="00EC76D5">
        <w:t xml:space="preserve">        break;</w:t>
      </w:r>
    </w:p>
    <w:p w14:paraId="306ABBCD" w14:textId="77777777" w:rsidR="00160114" w:rsidRPr="00EC76D5" w:rsidRDefault="00160114" w:rsidP="00160114">
      <w:pPr>
        <w:pStyle w:val="Code"/>
      </w:pPr>
    </w:p>
    <w:p w14:paraId="09B363F2" w14:textId="77777777" w:rsidR="00160114" w:rsidRPr="00EC76D5" w:rsidRDefault="00160114" w:rsidP="00160114">
      <w:pPr>
        <w:pStyle w:val="Code"/>
      </w:pPr>
      <w:r w:rsidRPr="00EC76D5">
        <w:t xml:space="preserve">      case Expression: {</w:t>
      </w:r>
    </w:p>
    <w:p w14:paraId="420DDE6E" w14:textId="112533B8" w:rsidR="00160114" w:rsidRPr="00EC76D5" w:rsidRDefault="00160114" w:rsidP="00160114">
      <w:pPr>
        <w:pStyle w:val="Code"/>
      </w:pPr>
      <w:r w:rsidRPr="00EC76D5">
        <w:t xml:space="preserve">          SyntaxTree </w:t>
      </w:r>
      <w:r w:rsidR="0038687E">
        <w:t>expression</w:t>
      </w:r>
      <w:r w:rsidRPr="00EC76D5">
        <w:t xml:space="preserve"> = tree.getChild(0);</w:t>
      </w:r>
    </w:p>
    <w:p w14:paraId="291AFF8C" w14:textId="77777777" w:rsidR="00160114" w:rsidRPr="00EC76D5" w:rsidRDefault="00160114" w:rsidP="00160114">
      <w:pPr>
        <w:pStyle w:val="Code"/>
      </w:pPr>
    </w:p>
    <w:p w14:paraId="0BCA72AF" w14:textId="6F50798F" w:rsidR="00160114" w:rsidRPr="00EC76D5" w:rsidRDefault="00160114" w:rsidP="00160114">
      <w:pPr>
        <w:pStyle w:val="Code"/>
      </w:pPr>
      <w:r w:rsidRPr="00EC76D5">
        <w:t xml:space="preserve">          if (</w:t>
      </w:r>
      <w:r w:rsidR="0038687E">
        <w:t>expression</w:t>
      </w:r>
      <w:r w:rsidRPr="00EC76D5">
        <w:t xml:space="preserve"> != null) {</w:t>
      </w:r>
    </w:p>
    <w:p w14:paraId="709E485D" w14:textId="27617874" w:rsidR="00160114" w:rsidRPr="00EC76D5" w:rsidRDefault="00160114" w:rsidP="00160114">
      <w:pPr>
        <w:pStyle w:val="Code"/>
      </w:pPr>
      <w:r w:rsidRPr="00EC76D5">
        <w:t xml:space="preserve">            generateExpression(</w:t>
      </w:r>
      <w:r w:rsidR="0038687E">
        <w:t>expression</w:t>
      </w:r>
      <w:r w:rsidRPr="00EC76D5">
        <w:t>);</w:t>
      </w:r>
    </w:p>
    <w:p w14:paraId="034AF8BF" w14:textId="77777777" w:rsidR="00160114" w:rsidRPr="00EC76D5" w:rsidRDefault="00160114" w:rsidP="00160114">
      <w:pPr>
        <w:pStyle w:val="Code"/>
      </w:pPr>
      <w:r w:rsidRPr="00EC76D5">
        <w:t xml:space="preserve">          }</w:t>
      </w:r>
    </w:p>
    <w:p w14:paraId="6E356CA9" w14:textId="77777777" w:rsidR="00160114" w:rsidRPr="00EC76D5" w:rsidRDefault="00160114" w:rsidP="00160114">
      <w:pPr>
        <w:pStyle w:val="Code"/>
      </w:pPr>
      <w:r w:rsidRPr="00EC76D5">
        <w:t xml:space="preserve">        }</w:t>
      </w:r>
    </w:p>
    <w:p w14:paraId="12966EDC" w14:textId="77777777" w:rsidR="00160114" w:rsidRPr="00EC76D5" w:rsidRDefault="00160114" w:rsidP="00160114">
      <w:pPr>
        <w:pStyle w:val="Code"/>
      </w:pPr>
      <w:r w:rsidRPr="00EC76D5">
        <w:t xml:space="preserve">        break;</w:t>
      </w:r>
    </w:p>
    <w:p w14:paraId="3027A1D9" w14:textId="77777777" w:rsidR="00160114" w:rsidRPr="00EC76D5" w:rsidRDefault="00160114" w:rsidP="00160114">
      <w:pPr>
        <w:pStyle w:val="Code"/>
      </w:pPr>
    </w:p>
    <w:p w14:paraId="7B78D6F3" w14:textId="77777777" w:rsidR="00160114" w:rsidRPr="00EC76D5" w:rsidRDefault="00160114" w:rsidP="00160114">
      <w:pPr>
        <w:pStyle w:val="Code"/>
      </w:pPr>
      <w:r w:rsidRPr="00EC76D5">
        <w:t xml:space="preserve">      default:</w:t>
      </w:r>
    </w:p>
    <w:p w14:paraId="65DB0F4D" w14:textId="77777777" w:rsidR="00160114" w:rsidRPr="00EC76D5" w:rsidRDefault="00160114" w:rsidP="00160114">
      <w:pPr>
        <w:pStyle w:val="Code"/>
      </w:pPr>
      <w:r w:rsidRPr="00EC76D5">
        <w:t xml:space="preserve">        Assert.error("generate statement code " + tree.getOperator().name());</w:t>
      </w:r>
    </w:p>
    <w:p w14:paraId="1FE6F3E3" w14:textId="77777777" w:rsidR="00160114" w:rsidRPr="00EC76D5" w:rsidRDefault="00160114" w:rsidP="00160114">
      <w:pPr>
        <w:pStyle w:val="Code"/>
      </w:pPr>
      <w:r w:rsidRPr="00EC76D5">
        <w:t xml:space="preserve">        break;</w:t>
      </w:r>
    </w:p>
    <w:p w14:paraId="7A27090D" w14:textId="77777777" w:rsidR="00160114" w:rsidRPr="00EC76D5" w:rsidRDefault="00160114" w:rsidP="00160114">
      <w:pPr>
        <w:pStyle w:val="Code"/>
      </w:pPr>
      <w:r w:rsidRPr="00EC76D5">
        <w:t xml:space="preserve">    }</w:t>
      </w:r>
    </w:p>
    <w:p w14:paraId="469343C3" w14:textId="77777777" w:rsidR="00160114" w:rsidRPr="00EC76D5" w:rsidRDefault="00160114" w:rsidP="00160114">
      <w:pPr>
        <w:pStyle w:val="Code"/>
      </w:pPr>
      <w:r w:rsidRPr="00EC76D5">
        <w:t xml:space="preserve">  }</w:t>
      </w:r>
    </w:p>
    <w:p w14:paraId="1A9B7C6A" w14:textId="77777777" w:rsidR="00160114" w:rsidRPr="00EC76D5" w:rsidRDefault="00160114" w:rsidP="00160114">
      <w:pPr>
        <w:pStyle w:val="Code"/>
      </w:pPr>
      <w:r w:rsidRPr="00EC76D5">
        <w:t xml:space="preserve">  </w:t>
      </w:r>
    </w:p>
    <w:p w14:paraId="5A00A98D" w14:textId="77777777" w:rsidR="00160114" w:rsidRPr="00EC76D5" w:rsidRDefault="00160114" w:rsidP="00160114">
      <w:pPr>
        <w:pStyle w:val="Code"/>
      </w:pPr>
      <w:r w:rsidRPr="00EC76D5">
        <w:t xml:space="preserve">  public void generateIfStatement(SyntaxTree tree) {</w:t>
      </w:r>
    </w:p>
    <w:p w14:paraId="66756528" w14:textId="5976E838" w:rsidR="00160114" w:rsidRPr="00EC76D5" w:rsidRDefault="00160114" w:rsidP="00160114">
      <w:pPr>
        <w:pStyle w:val="Code"/>
      </w:pPr>
      <w:r w:rsidRPr="00EC76D5">
        <w:t xml:space="preserve">    SyntaxTree </w:t>
      </w:r>
      <w:r w:rsidR="0038687E">
        <w:t>expression</w:t>
      </w:r>
      <w:r w:rsidRPr="00EC76D5">
        <w:t xml:space="preserve"> = tree.getChild(0), stat = tree.getChild(1);</w:t>
      </w:r>
    </w:p>
    <w:p w14:paraId="40B68EB1" w14:textId="3A07FAB6" w:rsidR="00160114" w:rsidRPr="00EC76D5" w:rsidRDefault="00160114" w:rsidP="00160114">
      <w:pPr>
        <w:pStyle w:val="Code"/>
      </w:pPr>
      <w:r w:rsidRPr="00EC76D5">
        <w:t xml:space="preserve">    Symbol symbol = generateExpression(</w:t>
      </w:r>
      <w:r w:rsidR="0038687E">
        <w:t>expression</w:t>
      </w:r>
      <w:r w:rsidRPr="00EC76D5">
        <w:t>);</w:t>
      </w:r>
    </w:p>
    <w:p w14:paraId="368CEA01" w14:textId="77777777" w:rsidR="00160114" w:rsidRPr="00EC76D5" w:rsidRDefault="00160114" w:rsidP="00160114">
      <w:pPr>
        <w:pStyle w:val="Code"/>
      </w:pPr>
      <w:r w:rsidRPr="00EC76D5">
        <w:t xml:space="preserve">    backpatch(symbol.getType().getTrueSet());</w:t>
      </w:r>
    </w:p>
    <w:p w14:paraId="56F9E9B3" w14:textId="77777777" w:rsidR="00160114" w:rsidRPr="00EC76D5" w:rsidRDefault="00160114" w:rsidP="00160114">
      <w:pPr>
        <w:pStyle w:val="Code"/>
      </w:pPr>
      <w:r w:rsidRPr="00EC76D5">
        <w:t xml:space="preserve">    generateStatement(stat);    </w:t>
      </w:r>
    </w:p>
    <w:p w14:paraId="4C8760DA" w14:textId="77777777" w:rsidR="00160114" w:rsidRPr="00EC76D5" w:rsidRDefault="00160114" w:rsidP="00160114">
      <w:pPr>
        <w:pStyle w:val="Code"/>
      </w:pPr>
      <w:r w:rsidRPr="00EC76D5">
        <w:t xml:space="preserve">    backpatch(symbol.getType().getFalseSet());</w:t>
      </w:r>
    </w:p>
    <w:p w14:paraId="009B6976" w14:textId="77777777" w:rsidR="00160114" w:rsidRPr="00EC76D5" w:rsidRDefault="00160114" w:rsidP="00160114">
      <w:pPr>
        <w:pStyle w:val="Code"/>
      </w:pPr>
      <w:r w:rsidRPr="00EC76D5">
        <w:t xml:space="preserve">  }</w:t>
      </w:r>
    </w:p>
    <w:p w14:paraId="6529744F" w14:textId="77777777" w:rsidR="00160114" w:rsidRPr="00EC76D5" w:rsidRDefault="00160114" w:rsidP="00160114">
      <w:pPr>
        <w:pStyle w:val="Code"/>
      </w:pPr>
      <w:r w:rsidRPr="00EC76D5">
        <w:t xml:space="preserve">  </w:t>
      </w:r>
    </w:p>
    <w:p w14:paraId="025FED7F" w14:textId="77777777" w:rsidR="00160114" w:rsidRPr="00EC76D5" w:rsidRDefault="00160114" w:rsidP="00160114">
      <w:pPr>
        <w:pStyle w:val="Code"/>
      </w:pPr>
      <w:r w:rsidRPr="00EC76D5">
        <w:t xml:space="preserve">  public void generateIfElseStatement(SyntaxTree tree) {</w:t>
      </w:r>
    </w:p>
    <w:p w14:paraId="3526C434" w14:textId="654B6BA9" w:rsidR="00160114" w:rsidRPr="00EC76D5" w:rsidRDefault="00160114" w:rsidP="00160114">
      <w:pPr>
        <w:pStyle w:val="Code"/>
      </w:pPr>
      <w:r w:rsidRPr="00EC76D5">
        <w:t xml:space="preserve">    SyntaxTree </w:t>
      </w:r>
      <w:r w:rsidR="0038687E">
        <w:t>expression</w:t>
      </w:r>
      <w:r w:rsidRPr="00EC76D5">
        <w:t xml:space="preserve"> = tree.getChild(0),</w:t>
      </w:r>
    </w:p>
    <w:p w14:paraId="2B41D909" w14:textId="77777777" w:rsidR="00160114" w:rsidRPr="00EC76D5" w:rsidRDefault="00160114" w:rsidP="00160114">
      <w:pPr>
        <w:pStyle w:val="Code"/>
      </w:pPr>
      <w:r w:rsidRPr="00EC76D5">
        <w:t xml:space="preserve">               trueStat = tree.getChild(1),</w:t>
      </w:r>
    </w:p>
    <w:p w14:paraId="182FE618" w14:textId="77777777" w:rsidR="00160114" w:rsidRPr="00EC76D5" w:rsidRDefault="00160114" w:rsidP="00160114">
      <w:pPr>
        <w:pStyle w:val="Code"/>
      </w:pPr>
      <w:r w:rsidRPr="00EC76D5">
        <w:t xml:space="preserve">               falseStat = tree.getChild(2);</w:t>
      </w:r>
    </w:p>
    <w:p w14:paraId="009AE690" w14:textId="77777777" w:rsidR="00160114" w:rsidRPr="00EC76D5" w:rsidRDefault="00160114" w:rsidP="00160114">
      <w:pPr>
        <w:pStyle w:val="Code"/>
      </w:pPr>
    </w:p>
    <w:p w14:paraId="518BCC7F" w14:textId="2F481AEB" w:rsidR="00160114" w:rsidRPr="00EC76D5" w:rsidRDefault="00160114" w:rsidP="00160114">
      <w:pPr>
        <w:pStyle w:val="Code"/>
      </w:pPr>
      <w:r w:rsidRPr="00EC76D5">
        <w:t xml:space="preserve">    Symbol symbol = generateExpression(</w:t>
      </w:r>
      <w:r w:rsidR="0038687E">
        <w:t>expression</w:t>
      </w:r>
      <w:r w:rsidRPr="00EC76D5">
        <w:t xml:space="preserve">);    </w:t>
      </w:r>
    </w:p>
    <w:p w14:paraId="7B310817" w14:textId="77777777" w:rsidR="00160114" w:rsidRPr="00EC76D5" w:rsidRDefault="00160114" w:rsidP="00160114">
      <w:pPr>
        <w:pStyle w:val="Code"/>
      </w:pPr>
      <w:r w:rsidRPr="00EC76D5">
        <w:t xml:space="preserve">    backpatch(symbol.getType().getTrueSet());</w:t>
      </w:r>
    </w:p>
    <w:p w14:paraId="23104B80" w14:textId="77777777" w:rsidR="00160114" w:rsidRPr="00EC76D5" w:rsidRDefault="00160114" w:rsidP="00160114">
      <w:pPr>
        <w:pStyle w:val="Code"/>
      </w:pPr>
      <w:r w:rsidRPr="00EC76D5">
        <w:t xml:space="preserve">    generateStatement(trueStat);</w:t>
      </w:r>
    </w:p>
    <w:p w14:paraId="432D2BC4" w14:textId="77777777" w:rsidR="00160114" w:rsidRPr="00EC76D5" w:rsidRDefault="00160114" w:rsidP="00160114">
      <w:pPr>
        <w:pStyle w:val="Code"/>
      </w:pPr>
      <w:r w:rsidRPr="00EC76D5">
        <w:t xml:space="preserve">    </w:t>
      </w:r>
    </w:p>
    <w:p w14:paraId="36F4D5DF" w14:textId="77777777" w:rsidR="00160114" w:rsidRPr="00EC76D5" w:rsidRDefault="00160114" w:rsidP="00160114">
      <w:pPr>
        <w:pStyle w:val="Code"/>
      </w:pPr>
      <w:r w:rsidRPr="00EC76D5">
        <w:t xml:space="preserve">    int gotoLine = m_middleCodeList.size();    </w:t>
      </w:r>
    </w:p>
    <w:p w14:paraId="69BD936B" w14:textId="77777777" w:rsidR="00160114" w:rsidRPr="00EC76D5" w:rsidRDefault="00160114" w:rsidP="00160114">
      <w:pPr>
        <w:pStyle w:val="Code"/>
      </w:pPr>
      <w:r w:rsidRPr="00EC76D5">
        <w:t xml:space="preserve">    addMiddleCode(MiddleOperator.Goto);</w:t>
      </w:r>
    </w:p>
    <w:p w14:paraId="28CD4DAF" w14:textId="77777777" w:rsidR="00160114" w:rsidRPr="00EC76D5" w:rsidRDefault="00160114" w:rsidP="00160114">
      <w:pPr>
        <w:pStyle w:val="Code"/>
      </w:pPr>
    </w:p>
    <w:p w14:paraId="6729F5EF" w14:textId="77777777" w:rsidR="00160114" w:rsidRPr="00EC76D5" w:rsidRDefault="00160114" w:rsidP="00160114">
      <w:pPr>
        <w:pStyle w:val="Code"/>
      </w:pPr>
      <w:r w:rsidRPr="00EC76D5">
        <w:t xml:space="preserve">    backpatch(symbol.getType().getFalseSet());</w:t>
      </w:r>
    </w:p>
    <w:p w14:paraId="4FCCB6FA" w14:textId="77777777" w:rsidR="00160114" w:rsidRPr="00EC76D5" w:rsidRDefault="00160114" w:rsidP="00160114">
      <w:pPr>
        <w:pStyle w:val="Code"/>
      </w:pPr>
      <w:r w:rsidRPr="00EC76D5">
        <w:t xml:space="preserve">    generateStatement(falseStat);</w:t>
      </w:r>
    </w:p>
    <w:p w14:paraId="7B9476E6" w14:textId="77777777" w:rsidR="00160114" w:rsidRPr="00EC76D5" w:rsidRDefault="00160114" w:rsidP="00160114">
      <w:pPr>
        <w:pStyle w:val="Code"/>
      </w:pPr>
      <w:r w:rsidRPr="00EC76D5">
        <w:t xml:space="preserve">    </w:t>
      </w:r>
    </w:p>
    <w:p w14:paraId="09A24CD8" w14:textId="77777777" w:rsidR="00160114" w:rsidRPr="00EC76D5" w:rsidRDefault="00160114" w:rsidP="00160114">
      <w:pPr>
        <w:pStyle w:val="Code"/>
      </w:pPr>
      <w:r w:rsidRPr="00EC76D5">
        <w:t xml:space="preserve">    m_middleCodeList.get(gotoLine).setOperand(1, m_middleCodeList.size());</w:t>
      </w:r>
    </w:p>
    <w:p w14:paraId="326AB48A" w14:textId="77777777" w:rsidR="00160114" w:rsidRPr="00EC76D5" w:rsidRDefault="00160114" w:rsidP="00160114">
      <w:pPr>
        <w:pStyle w:val="Code"/>
      </w:pPr>
      <w:r w:rsidRPr="00EC76D5">
        <w:t xml:space="preserve">  }</w:t>
      </w:r>
    </w:p>
    <w:p w14:paraId="429CE335" w14:textId="77777777" w:rsidR="00160114" w:rsidRPr="00EC76D5" w:rsidRDefault="00160114" w:rsidP="00160114">
      <w:pPr>
        <w:pStyle w:val="Code"/>
      </w:pPr>
    </w:p>
    <w:p w14:paraId="17C53043" w14:textId="77777777" w:rsidR="00160114" w:rsidRPr="00EC76D5" w:rsidRDefault="00160114" w:rsidP="00160114">
      <w:pPr>
        <w:pStyle w:val="Code"/>
      </w:pPr>
      <w:r w:rsidRPr="00EC76D5">
        <w:t xml:space="preserve">  public void generateSwitchStatement(SyntaxTree tree) {</w:t>
      </w:r>
    </w:p>
    <w:p w14:paraId="02D9432D" w14:textId="397967A3" w:rsidR="00160114" w:rsidRPr="00EC76D5" w:rsidRDefault="00160114" w:rsidP="00160114">
      <w:pPr>
        <w:pStyle w:val="Code"/>
      </w:pPr>
      <w:r w:rsidRPr="00EC76D5">
        <w:t xml:space="preserve">    SyntaxTree switch</w:t>
      </w:r>
      <w:r w:rsidR="0038687E">
        <w:t xml:space="preserve">Expression </w:t>
      </w:r>
      <w:r w:rsidRPr="00EC76D5">
        <w:t>= tree.getChild(0);</w:t>
      </w:r>
    </w:p>
    <w:p w14:paraId="63F2B7BD" w14:textId="71B641AD" w:rsidR="00160114" w:rsidRPr="00EC76D5" w:rsidRDefault="00160114" w:rsidP="00160114">
      <w:pPr>
        <w:pStyle w:val="Code"/>
      </w:pPr>
      <w:r w:rsidRPr="00EC76D5">
        <w:t xml:space="preserve">    Symbol switchSymbol = generateExpression(switch</w:t>
      </w:r>
      <w:r w:rsidR="0038687E">
        <w:t>Expression)</w:t>
      </w:r>
      <w:r w:rsidRPr="00EC76D5">
        <w:t>;</w:t>
      </w:r>
    </w:p>
    <w:p w14:paraId="717FB5CF" w14:textId="77777777" w:rsidR="00160114" w:rsidRPr="00EC76D5" w:rsidRDefault="00160114" w:rsidP="00160114">
      <w:pPr>
        <w:pStyle w:val="Code"/>
      </w:pPr>
      <w:r w:rsidRPr="00EC76D5">
        <w:t xml:space="preserve">    </w:t>
      </w:r>
    </w:p>
    <w:p w14:paraId="4B6EC979" w14:textId="77777777" w:rsidR="00160114" w:rsidRPr="00EC76D5" w:rsidRDefault="00160114" w:rsidP="00160114">
      <w:pPr>
        <w:pStyle w:val="Code"/>
      </w:pPr>
      <w:r w:rsidRPr="00EC76D5">
        <w:t xml:space="preserve">    Pair&lt;Set&lt;BigInteger&gt;,Boolean&gt; pair = (Pair) tree.getInfo();</w:t>
      </w:r>
    </w:p>
    <w:p w14:paraId="743409C9" w14:textId="77777777" w:rsidR="00160114" w:rsidRPr="00EC76D5" w:rsidRDefault="00160114" w:rsidP="00160114">
      <w:pPr>
        <w:pStyle w:val="Code"/>
      </w:pPr>
      <w:r w:rsidRPr="00EC76D5">
        <w:t xml:space="preserve">    Set&lt;BigInteger&gt; caseValueSet = pair.getFirst();</w:t>
      </w:r>
    </w:p>
    <w:p w14:paraId="0B685444" w14:textId="77777777" w:rsidR="00160114" w:rsidRPr="00EC76D5" w:rsidRDefault="00160114" w:rsidP="00160114">
      <w:pPr>
        <w:pStyle w:val="Code"/>
      </w:pPr>
      <w:r w:rsidRPr="00EC76D5">
        <w:t xml:space="preserve">    boolean isDefault = pair.getSecond();</w:t>
      </w:r>
    </w:p>
    <w:p w14:paraId="3C756C13" w14:textId="77777777" w:rsidR="00160114" w:rsidRPr="00EC76D5" w:rsidRDefault="00160114" w:rsidP="00160114">
      <w:pPr>
        <w:pStyle w:val="Code"/>
      </w:pPr>
      <w:r w:rsidRPr="00EC76D5">
        <w:t xml:space="preserve">    </w:t>
      </w:r>
    </w:p>
    <w:p w14:paraId="7FBFF7A7" w14:textId="77777777" w:rsidR="00160114" w:rsidRPr="00EC76D5" w:rsidRDefault="00160114" w:rsidP="00160114">
      <w:pPr>
        <w:pStyle w:val="Code"/>
      </w:pPr>
      <w:r w:rsidRPr="00EC76D5">
        <w:t xml:space="preserve">    Map&lt;BigInteger,Integer&gt; caseMap = new ListMap&lt;&gt;();</w:t>
      </w:r>
    </w:p>
    <w:p w14:paraId="028CD14F" w14:textId="77777777" w:rsidR="00160114" w:rsidRPr="00EC76D5" w:rsidRDefault="00160114" w:rsidP="00160114">
      <w:pPr>
        <w:pStyle w:val="Code"/>
      </w:pPr>
      <w:r w:rsidRPr="00EC76D5">
        <w:t xml:space="preserve">    m_caseMapStack.push(caseMap);            </w:t>
      </w:r>
    </w:p>
    <w:p w14:paraId="6F467F1D" w14:textId="77777777" w:rsidR="00160114" w:rsidRPr="00EC76D5" w:rsidRDefault="00160114" w:rsidP="00160114">
      <w:pPr>
        <w:pStyle w:val="Code"/>
      </w:pPr>
      <w:r w:rsidRPr="00EC76D5">
        <w:t xml:space="preserve">    </w:t>
      </w:r>
    </w:p>
    <w:p w14:paraId="7E877D4F" w14:textId="77777777" w:rsidR="00160114" w:rsidRPr="00EC76D5" w:rsidRDefault="00160114" w:rsidP="00160114">
      <w:pPr>
        <w:pStyle w:val="Code"/>
      </w:pPr>
      <w:r w:rsidRPr="00EC76D5">
        <w:t xml:space="preserve">    for (BigInteger caseValue : caseValueSet) {</w:t>
      </w:r>
    </w:p>
    <w:p w14:paraId="2EDF47B2" w14:textId="77777777" w:rsidR="00160114" w:rsidRPr="00EC76D5" w:rsidRDefault="00160114" w:rsidP="00160114">
      <w:pPr>
        <w:pStyle w:val="Code"/>
      </w:pPr>
      <w:r w:rsidRPr="00EC76D5">
        <w:t xml:space="preserve">      Symbol caseSymbol =</w:t>
      </w:r>
    </w:p>
    <w:p w14:paraId="46CE4537" w14:textId="77777777" w:rsidR="00160114" w:rsidRPr="00EC76D5" w:rsidRDefault="00160114" w:rsidP="00160114">
      <w:pPr>
        <w:pStyle w:val="Code"/>
      </w:pPr>
      <w:r w:rsidRPr="00EC76D5">
        <w:t xml:space="preserve">        Symbol.createValueSymbol(switchSymbol.getType(), caseValue);</w:t>
      </w:r>
    </w:p>
    <w:p w14:paraId="724228BE" w14:textId="77777777" w:rsidR="00160114" w:rsidRPr="00EC76D5" w:rsidRDefault="00160114" w:rsidP="00160114">
      <w:pPr>
        <w:pStyle w:val="Code"/>
      </w:pPr>
      <w:r w:rsidRPr="00EC76D5">
        <w:t xml:space="preserve">      caseMap.put(caseValue, m_middleCodeList.size());</w:t>
      </w:r>
    </w:p>
    <w:p w14:paraId="6F21F216" w14:textId="77777777" w:rsidR="00160114" w:rsidRPr="00EC76D5" w:rsidRDefault="00160114" w:rsidP="00160114">
      <w:pPr>
        <w:pStyle w:val="Code"/>
      </w:pPr>
      <w:r w:rsidRPr="00EC76D5">
        <w:t xml:space="preserve">      addMiddleCode(MiddleOperator.Equal, null, switchSymbol, caseSymbol);</w:t>
      </w:r>
    </w:p>
    <w:p w14:paraId="045139F2" w14:textId="77777777" w:rsidR="00160114" w:rsidRPr="00EC76D5" w:rsidRDefault="00160114" w:rsidP="00160114">
      <w:pPr>
        <w:pStyle w:val="Code"/>
      </w:pPr>
      <w:r w:rsidRPr="00EC76D5">
        <w:t xml:space="preserve">    }</w:t>
      </w:r>
    </w:p>
    <w:p w14:paraId="3B28A772" w14:textId="77777777" w:rsidR="00160114" w:rsidRPr="00EC76D5" w:rsidRDefault="00160114" w:rsidP="00160114">
      <w:pPr>
        <w:pStyle w:val="Code"/>
      </w:pPr>
      <w:r w:rsidRPr="00EC76D5">
        <w:t xml:space="preserve">    </w:t>
      </w:r>
    </w:p>
    <w:p w14:paraId="21AC928A" w14:textId="77777777" w:rsidR="00160114" w:rsidRPr="00EC76D5" w:rsidRDefault="00160114" w:rsidP="00160114">
      <w:pPr>
        <w:pStyle w:val="Code"/>
      </w:pPr>
      <w:r w:rsidRPr="00EC76D5">
        <w:t xml:space="preserve">    Set&lt;Integer&gt; breakStack = new ListSet&lt;&gt;();</w:t>
      </w:r>
    </w:p>
    <w:p w14:paraId="747E6E9A" w14:textId="77777777" w:rsidR="00160114" w:rsidRPr="00EC76D5" w:rsidRDefault="00160114" w:rsidP="00160114">
      <w:pPr>
        <w:pStyle w:val="Code"/>
      </w:pPr>
      <w:r w:rsidRPr="00EC76D5">
        <w:t xml:space="preserve">    m_breakSetStack.push(breakStack);</w:t>
      </w:r>
    </w:p>
    <w:p w14:paraId="31660C2C" w14:textId="77777777" w:rsidR="00160114" w:rsidRPr="00EC76D5" w:rsidRDefault="00160114" w:rsidP="00160114">
      <w:pPr>
        <w:pStyle w:val="Code"/>
      </w:pPr>
    </w:p>
    <w:p w14:paraId="32EDC223" w14:textId="77777777" w:rsidR="00160114" w:rsidRPr="00EC76D5" w:rsidRDefault="00160114" w:rsidP="00160114">
      <w:pPr>
        <w:pStyle w:val="Code"/>
      </w:pPr>
      <w:r w:rsidRPr="00EC76D5">
        <w:t xml:space="preserve">    if (isDefault) {</w:t>
      </w:r>
    </w:p>
    <w:p w14:paraId="663D7D7F" w14:textId="77777777" w:rsidR="00160114" w:rsidRPr="00EC76D5" w:rsidRDefault="00160114" w:rsidP="00160114">
      <w:pPr>
        <w:pStyle w:val="Code"/>
      </w:pPr>
      <w:r w:rsidRPr="00EC76D5">
        <w:t xml:space="preserve">      m_defaultStack.push(m_middleCodeList.size());</w:t>
      </w:r>
    </w:p>
    <w:p w14:paraId="60046799" w14:textId="77777777" w:rsidR="00160114" w:rsidRPr="00EC76D5" w:rsidRDefault="00160114" w:rsidP="00160114">
      <w:pPr>
        <w:pStyle w:val="Code"/>
      </w:pPr>
      <w:r w:rsidRPr="00EC76D5">
        <w:t xml:space="preserve">      addMiddleCode(MiddleOperator.Goto);</w:t>
      </w:r>
    </w:p>
    <w:p w14:paraId="24073917" w14:textId="77777777" w:rsidR="00160114" w:rsidRPr="00EC76D5" w:rsidRDefault="00160114" w:rsidP="00160114">
      <w:pPr>
        <w:pStyle w:val="Code"/>
      </w:pPr>
      <w:r w:rsidRPr="00EC76D5">
        <w:t xml:space="preserve">    }</w:t>
      </w:r>
    </w:p>
    <w:p w14:paraId="4425FF65" w14:textId="77777777" w:rsidR="00160114" w:rsidRPr="00EC76D5" w:rsidRDefault="00160114" w:rsidP="00160114">
      <w:pPr>
        <w:pStyle w:val="Code"/>
      </w:pPr>
      <w:r w:rsidRPr="00EC76D5">
        <w:t xml:space="preserve">    else {</w:t>
      </w:r>
    </w:p>
    <w:p w14:paraId="00C3AFF2" w14:textId="77777777" w:rsidR="00160114" w:rsidRPr="00EC76D5" w:rsidRDefault="00160114" w:rsidP="00160114">
      <w:pPr>
        <w:pStyle w:val="Code"/>
      </w:pPr>
      <w:r w:rsidRPr="00EC76D5">
        <w:t xml:space="preserve">      m_defaultStack.push(0);</w:t>
      </w:r>
    </w:p>
    <w:p w14:paraId="6E4179C1" w14:textId="77777777" w:rsidR="00160114" w:rsidRPr="00EC76D5" w:rsidRDefault="00160114" w:rsidP="00160114">
      <w:pPr>
        <w:pStyle w:val="Code"/>
      </w:pPr>
      <w:r w:rsidRPr="00EC76D5">
        <w:t xml:space="preserve">      breakStack.add(m_middleCodeList.size());</w:t>
      </w:r>
    </w:p>
    <w:p w14:paraId="60E8CCB6" w14:textId="77777777" w:rsidR="00160114" w:rsidRPr="00EC76D5" w:rsidRDefault="00160114" w:rsidP="00160114">
      <w:pPr>
        <w:pStyle w:val="Code"/>
      </w:pPr>
      <w:r w:rsidRPr="00EC76D5">
        <w:t xml:space="preserve">      addMiddleCode(MiddleOperator.Goto);</w:t>
      </w:r>
    </w:p>
    <w:p w14:paraId="5E024133" w14:textId="77777777" w:rsidR="00160114" w:rsidRPr="00EC76D5" w:rsidRDefault="00160114" w:rsidP="00160114">
      <w:pPr>
        <w:pStyle w:val="Code"/>
      </w:pPr>
      <w:r w:rsidRPr="00EC76D5">
        <w:t xml:space="preserve">    }</w:t>
      </w:r>
    </w:p>
    <w:p w14:paraId="178C2EA0" w14:textId="77777777" w:rsidR="00160114" w:rsidRPr="00EC76D5" w:rsidRDefault="00160114" w:rsidP="00160114">
      <w:pPr>
        <w:pStyle w:val="Code"/>
      </w:pPr>
    </w:p>
    <w:p w14:paraId="77E57595" w14:textId="77777777" w:rsidR="00160114" w:rsidRPr="00EC76D5" w:rsidRDefault="00160114" w:rsidP="00160114">
      <w:pPr>
        <w:pStyle w:val="Code"/>
      </w:pPr>
      <w:r w:rsidRPr="00EC76D5">
        <w:t xml:space="preserve">    SyntaxTree stat = tree.getChild(1);</w:t>
      </w:r>
    </w:p>
    <w:p w14:paraId="38DCBD94" w14:textId="77777777" w:rsidR="00160114" w:rsidRPr="00EC76D5" w:rsidRDefault="00160114" w:rsidP="00160114">
      <w:pPr>
        <w:pStyle w:val="Code"/>
      </w:pPr>
      <w:r w:rsidRPr="00EC76D5">
        <w:t xml:space="preserve">    generateStatement(stat);</w:t>
      </w:r>
    </w:p>
    <w:p w14:paraId="0761B8B3" w14:textId="77777777" w:rsidR="00160114" w:rsidRPr="00EC76D5" w:rsidRDefault="00160114" w:rsidP="00160114">
      <w:pPr>
        <w:pStyle w:val="Code"/>
      </w:pPr>
      <w:r w:rsidRPr="00EC76D5">
        <w:t xml:space="preserve">    m_caseMapStack.pop();</w:t>
      </w:r>
    </w:p>
    <w:p w14:paraId="4AF76E03" w14:textId="77777777" w:rsidR="00160114" w:rsidRPr="00EC76D5" w:rsidRDefault="00160114" w:rsidP="00160114">
      <w:pPr>
        <w:pStyle w:val="Code"/>
      </w:pPr>
      <w:r w:rsidRPr="00EC76D5">
        <w:t xml:space="preserve">    m_defaultStack.pop();</w:t>
      </w:r>
    </w:p>
    <w:p w14:paraId="114451C5" w14:textId="77777777" w:rsidR="00160114" w:rsidRPr="00EC76D5" w:rsidRDefault="00160114" w:rsidP="00160114">
      <w:pPr>
        <w:pStyle w:val="Code"/>
      </w:pPr>
      <w:r w:rsidRPr="00EC76D5">
        <w:t xml:space="preserve">    backpatch(m_breakSetStack.pop());</w:t>
      </w:r>
    </w:p>
    <w:p w14:paraId="05019C88" w14:textId="77777777" w:rsidR="00160114" w:rsidRPr="00EC76D5" w:rsidRDefault="00160114" w:rsidP="00160114">
      <w:pPr>
        <w:pStyle w:val="Code"/>
      </w:pPr>
      <w:r w:rsidRPr="00EC76D5">
        <w:t xml:space="preserve">  }</w:t>
      </w:r>
    </w:p>
    <w:p w14:paraId="29DEB618" w14:textId="77777777" w:rsidR="00160114" w:rsidRPr="00EC76D5" w:rsidRDefault="00160114" w:rsidP="00160114">
      <w:pPr>
        <w:pStyle w:val="Code"/>
      </w:pPr>
    </w:p>
    <w:p w14:paraId="5FFC8265" w14:textId="77777777" w:rsidR="00160114" w:rsidRPr="00EC76D5" w:rsidRDefault="00160114" w:rsidP="00160114">
      <w:pPr>
        <w:pStyle w:val="Code"/>
      </w:pPr>
      <w:r w:rsidRPr="00EC76D5">
        <w:t xml:space="preserve">  public void generateCaseStatement(SyntaxTree tree) {</w:t>
      </w:r>
    </w:p>
    <w:p w14:paraId="75234810" w14:textId="77777777" w:rsidR="00160114" w:rsidRPr="00EC76D5" w:rsidRDefault="00160114" w:rsidP="00160114">
      <w:pPr>
        <w:pStyle w:val="Code"/>
      </w:pPr>
      <w:r w:rsidRPr="00EC76D5">
        <w:t xml:space="preserve">    BigInteger caseValue = (BigInteger) tree.getSymbol().getValue();</w:t>
      </w:r>
    </w:p>
    <w:p w14:paraId="659072D0" w14:textId="77777777" w:rsidR="00160114" w:rsidRPr="00EC76D5" w:rsidRDefault="00160114" w:rsidP="00160114">
      <w:pPr>
        <w:pStyle w:val="Code"/>
      </w:pPr>
      <w:r w:rsidRPr="00EC76D5">
        <w:t xml:space="preserve">    int address = m_caseMapStack.peek().get(caseValue);</w:t>
      </w:r>
    </w:p>
    <w:p w14:paraId="71919011" w14:textId="77777777" w:rsidR="00160114" w:rsidRPr="00EC76D5" w:rsidRDefault="00160114" w:rsidP="00160114">
      <w:pPr>
        <w:pStyle w:val="Code"/>
      </w:pPr>
      <w:r w:rsidRPr="00EC76D5">
        <w:t xml:space="preserve">    backpatch(address);</w:t>
      </w:r>
    </w:p>
    <w:p w14:paraId="7850DBB3" w14:textId="77777777" w:rsidR="00160114" w:rsidRPr="00EC76D5" w:rsidRDefault="00160114" w:rsidP="00160114">
      <w:pPr>
        <w:pStyle w:val="Code"/>
      </w:pPr>
      <w:r w:rsidRPr="00EC76D5">
        <w:t xml:space="preserve">    SyntaxTree stat = tree.getChild(0);</w:t>
      </w:r>
    </w:p>
    <w:p w14:paraId="51096839" w14:textId="77777777" w:rsidR="00160114" w:rsidRPr="00EC76D5" w:rsidRDefault="00160114" w:rsidP="00160114">
      <w:pPr>
        <w:pStyle w:val="Code"/>
      </w:pPr>
      <w:r w:rsidRPr="00EC76D5">
        <w:t xml:space="preserve">    generateStatement(stat);</w:t>
      </w:r>
    </w:p>
    <w:p w14:paraId="70F038D5" w14:textId="77777777" w:rsidR="00160114" w:rsidRPr="00EC76D5" w:rsidRDefault="00160114" w:rsidP="00160114">
      <w:pPr>
        <w:pStyle w:val="Code"/>
      </w:pPr>
      <w:r w:rsidRPr="00EC76D5">
        <w:t xml:space="preserve">  }</w:t>
      </w:r>
    </w:p>
    <w:p w14:paraId="4AC13352" w14:textId="77777777" w:rsidR="00160114" w:rsidRPr="00EC76D5" w:rsidRDefault="00160114" w:rsidP="00160114">
      <w:pPr>
        <w:pStyle w:val="Code"/>
      </w:pPr>
      <w:r w:rsidRPr="00EC76D5">
        <w:t xml:space="preserve">  </w:t>
      </w:r>
    </w:p>
    <w:p w14:paraId="70DAB903" w14:textId="77777777" w:rsidR="00160114" w:rsidRPr="00EC76D5" w:rsidRDefault="00160114" w:rsidP="00160114">
      <w:pPr>
        <w:pStyle w:val="Code"/>
      </w:pPr>
      <w:r w:rsidRPr="00EC76D5">
        <w:t xml:space="preserve">  public void generateDefaultStatement(SyntaxTree tree) {</w:t>
      </w:r>
    </w:p>
    <w:p w14:paraId="11F89B55" w14:textId="77777777" w:rsidR="00160114" w:rsidRPr="00EC76D5" w:rsidRDefault="00160114" w:rsidP="00160114">
      <w:pPr>
        <w:pStyle w:val="Code"/>
      </w:pPr>
      <w:r w:rsidRPr="00EC76D5">
        <w:t xml:space="preserve">    int address = m_defaultStack.peek();</w:t>
      </w:r>
    </w:p>
    <w:p w14:paraId="096BCD72" w14:textId="77777777" w:rsidR="00160114" w:rsidRPr="00EC76D5" w:rsidRDefault="00160114" w:rsidP="00160114">
      <w:pPr>
        <w:pStyle w:val="Code"/>
      </w:pPr>
      <w:r w:rsidRPr="00EC76D5">
        <w:t xml:space="preserve">    backpatch(address);</w:t>
      </w:r>
    </w:p>
    <w:p w14:paraId="07B53F6C" w14:textId="77777777" w:rsidR="00160114" w:rsidRPr="00EC76D5" w:rsidRDefault="00160114" w:rsidP="00160114">
      <w:pPr>
        <w:pStyle w:val="Code"/>
      </w:pPr>
      <w:r w:rsidRPr="00EC76D5">
        <w:t xml:space="preserve">    SyntaxTree stat = tree.getChild(0);</w:t>
      </w:r>
    </w:p>
    <w:p w14:paraId="4F4EBDC4" w14:textId="77777777" w:rsidR="00160114" w:rsidRPr="00EC76D5" w:rsidRDefault="00160114" w:rsidP="00160114">
      <w:pPr>
        <w:pStyle w:val="Code"/>
      </w:pPr>
      <w:r w:rsidRPr="00EC76D5">
        <w:lastRenderedPageBreak/>
        <w:t xml:space="preserve">    generateStatement(stat);</w:t>
      </w:r>
    </w:p>
    <w:p w14:paraId="1AD2F680" w14:textId="77777777" w:rsidR="00160114" w:rsidRPr="00EC76D5" w:rsidRDefault="00160114" w:rsidP="00160114">
      <w:pPr>
        <w:pStyle w:val="Code"/>
      </w:pPr>
      <w:r w:rsidRPr="00EC76D5">
        <w:t xml:space="preserve">  }</w:t>
      </w:r>
    </w:p>
    <w:p w14:paraId="2A474E5D" w14:textId="77777777" w:rsidR="00160114" w:rsidRPr="00EC76D5" w:rsidRDefault="00160114" w:rsidP="00160114">
      <w:pPr>
        <w:pStyle w:val="Code"/>
      </w:pPr>
    </w:p>
    <w:p w14:paraId="0C9612AA" w14:textId="77777777" w:rsidR="00160114" w:rsidRPr="00EC76D5" w:rsidRDefault="00160114" w:rsidP="00160114">
      <w:pPr>
        <w:pStyle w:val="Code"/>
      </w:pPr>
      <w:r w:rsidRPr="00EC76D5">
        <w:t xml:space="preserve">  public void generateBreakStatement(SyntaxTree tree) {</w:t>
      </w:r>
    </w:p>
    <w:p w14:paraId="7456C52B" w14:textId="77777777" w:rsidR="00160114" w:rsidRPr="00EC76D5" w:rsidRDefault="00160114" w:rsidP="00160114">
      <w:pPr>
        <w:pStyle w:val="Code"/>
      </w:pPr>
      <w:r w:rsidRPr="00EC76D5">
        <w:t xml:space="preserve">    m_breakSetStack.peek().add(m_middleCodeList.size());</w:t>
      </w:r>
    </w:p>
    <w:p w14:paraId="3FD6F26A" w14:textId="77777777" w:rsidR="00160114" w:rsidRPr="00EC76D5" w:rsidRDefault="00160114" w:rsidP="00160114">
      <w:pPr>
        <w:pStyle w:val="Code"/>
      </w:pPr>
      <w:r w:rsidRPr="00EC76D5">
        <w:t xml:space="preserve">    addMiddleCode(MiddleOperator.Goto);</w:t>
      </w:r>
    </w:p>
    <w:p w14:paraId="341EA6A6" w14:textId="77777777" w:rsidR="00160114" w:rsidRPr="00EC76D5" w:rsidRDefault="00160114" w:rsidP="00160114">
      <w:pPr>
        <w:pStyle w:val="Code"/>
      </w:pPr>
      <w:r w:rsidRPr="00EC76D5">
        <w:t xml:space="preserve">  }</w:t>
      </w:r>
    </w:p>
    <w:p w14:paraId="16EBF57D" w14:textId="77777777" w:rsidR="00160114" w:rsidRPr="00EC76D5" w:rsidRDefault="00160114" w:rsidP="00160114">
      <w:pPr>
        <w:pStyle w:val="Code"/>
      </w:pPr>
      <w:r w:rsidRPr="00EC76D5">
        <w:t xml:space="preserve">  </w:t>
      </w:r>
    </w:p>
    <w:p w14:paraId="75358550" w14:textId="77777777" w:rsidR="00160114" w:rsidRPr="00EC76D5" w:rsidRDefault="00160114" w:rsidP="00160114">
      <w:pPr>
        <w:pStyle w:val="Code"/>
      </w:pPr>
      <w:r w:rsidRPr="00EC76D5">
        <w:t xml:space="preserve">  public void generateContinueStatement(SyntaxTree tree) {</w:t>
      </w:r>
    </w:p>
    <w:p w14:paraId="21484427" w14:textId="77777777" w:rsidR="00160114" w:rsidRPr="00EC76D5" w:rsidRDefault="00160114" w:rsidP="00160114">
      <w:pPr>
        <w:pStyle w:val="Code"/>
      </w:pPr>
      <w:r w:rsidRPr="00EC76D5">
        <w:t xml:space="preserve">    m_continueSetStack.peek().add(m_middleCodeList.size());</w:t>
      </w:r>
    </w:p>
    <w:p w14:paraId="6C6B49D5" w14:textId="77777777" w:rsidR="00160114" w:rsidRPr="00EC76D5" w:rsidRDefault="00160114" w:rsidP="00160114">
      <w:pPr>
        <w:pStyle w:val="Code"/>
      </w:pPr>
      <w:r w:rsidRPr="00EC76D5">
        <w:t xml:space="preserve">    addMiddleCode(MiddleOperator.Goto);</w:t>
      </w:r>
    </w:p>
    <w:p w14:paraId="6AFC5D06" w14:textId="77777777" w:rsidR="00160114" w:rsidRPr="00EC76D5" w:rsidRDefault="00160114" w:rsidP="00160114">
      <w:pPr>
        <w:pStyle w:val="Code"/>
      </w:pPr>
      <w:r w:rsidRPr="00EC76D5">
        <w:t xml:space="preserve">  }</w:t>
      </w:r>
    </w:p>
    <w:p w14:paraId="6E8997B4" w14:textId="77777777" w:rsidR="00160114" w:rsidRPr="00EC76D5" w:rsidRDefault="00160114" w:rsidP="00160114">
      <w:pPr>
        <w:pStyle w:val="Code"/>
      </w:pPr>
      <w:r w:rsidRPr="00EC76D5">
        <w:t xml:space="preserve">  </w:t>
      </w:r>
    </w:p>
    <w:p w14:paraId="2F8DBD37" w14:textId="77777777" w:rsidR="00160114" w:rsidRPr="00EC76D5" w:rsidRDefault="00160114" w:rsidP="00160114">
      <w:pPr>
        <w:pStyle w:val="Code"/>
      </w:pPr>
      <w:r w:rsidRPr="00EC76D5">
        <w:t xml:space="preserve">  public void generateWhileStatement(SyntaxTree tree) {</w:t>
      </w:r>
    </w:p>
    <w:p w14:paraId="6BA0C550" w14:textId="77777777" w:rsidR="00160114" w:rsidRPr="00EC76D5" w:rsidRDefault="00160114" w:rsidP="00160114">
      <w:pPr>
        <w:pStyle w:val="Code"/>
      </w:pPr>
      <w:r w:rsidRPr="00EC76D5">
        <w:t xml:space="preserve">    m_breakSetStack.push(new ListSet&lt;Integer&gt;());</w:t>
      </w:r>
    </w:p>
    <w:p w14:paraId="11BE8234" w14:textId="77777777" w:rsidR="00160114" w:rsidRPr="00EC76D5" w:rsidRDefault="00160114" w:rsidP="00160114">
      <w:pPr>
        <w:pStyle w:val="Code"/>
      </w:pPr>
      <w:r w:rsidRPr="00EC76D5">
        <w:t xml:space="preserve">    m_continueSetStack.push(new ListSet&lt;Integer&gt;());</w:t>
      </w:r>
    </w:p>
    <w:p w14:paraId="5495CD58" w14:textId="77777777" w:rsidR="00160114" w:rsidRPr="00EC76D5" w:rsidRDefault="00160114" w:rsidP="00160114">
      <w:pPr>
        <w:pStyle w:val="Code"/>
      </w:pPr>
      <w:r w:rsidRPr="00EC76D5">
        <w:t xml:space="preserve">    </w:t>
      </w:r>
    </w:p>
    <w:p w14:paraId="11F39B9D" w14:textId="5A7E72BA" w:rsidR="00160114" w:rsidRPr="00EC76D5" w:rsidRDefault="00160114" w:rsidP="00160114">
      <w:pPr>
        <w:pStyle w:val="Code"/>
      </w:pPr>
      <w:r w:rsidRPr="00EC76D5">
        <w:t xml:space="preserve">    SyntaxTree </w:t>
      </w:r>
      <w:r w:rsidR="0038687E">
        <w:t>expression</w:t>
      </w:r>
      <w:r w:rsidRPr="00EC76D5">
        <w:t xml:space="preserve"> = tree.getChild(0), stat = tree.getChild(1);</w:t>
      </w:r>
    </w:p>
    <w:p w14:paraId="49A58610" w14:textId="77777777" w:rsidR="00160114" w:rsidRPr="00EC76D5" w:rsidRDefault="00160114" w:rsidP="00160114">
      <w:pPr>
        <w:pStyle w:val="Code"/>
      </w:pPr>
      <w:r w:rsidRPr="00EC76D5">
        <w:t xml:space="preserve">    int whileLine = m_middleCodeList.size();</w:t>
      </w:r>
    </w:p>
    <w:p w14:paraId="6E14FE35" w14:textId="7922CC93" w:rsidR="00160114" w:rsidRPr="00EC76D5" w:rsidRDefault="00160114" w:rsidP="00160114">
      <w:pPr>
        <w:pStyle w:val="Code"/>
      </w:pPr>
      <w:r w:rsidRPr="00EC76D5">
        <w:t xml:space="preserve">    Symbol symbol = generateExpression(</w:t>
      </w:r>
      <w:r w:rsidR="0038687E">
        <w:t>expression</w:t>
      </w:r>
      <w:r w:rsidRPr="00EC76D5">
        <w:t>);</w:t>
      </w:r>
    </w:p>
    <w:p w14:paraId="366934C2" w14:textId="77777777" w:rsidR="00160114" w:rsidRPr="00EC76D5" w:rsidRDefault="00160114" w:rsidP="00160114">
      <w:pPr>
        <w:pStyle w:val="Code"/>
      </w:pPr>
      <w:r w:rsidRPr="00EC76D5">
        <w:t xml:space="preserve">    backpatch(symbol.getType().getTrueSet());</w:t>
      </w:r>
    </w:p>
    <w:p w14:paraId="7D19D9E7" w14:textId="77777777" w:rsidR="00160114" w:rsidRPr="00EC76D5" w:rsidRDefault="00160114" w:rsidP="00160114">
      <w:pPr>
        <w:pStyle w:val="Code"/>
      </w:pPr>
      <w:r w:rsidRPr="00EC76D5">
        <w:t xml:space="preserve">    generateStatement(stat);</w:t>
      </w:r>
    </w:p>
    <w:p w14:paraId="63C9748B" w14:textId="77777777" w:rsidR="00160114" w:rsidRPr="00EC76D5" w:rsidRDefault="00160114" w:rsidP="00160114">
      <w:pPr>
        <w:pStyle w:val="Code"/>
      </w:pPr>
      <w:r w:rsidRPr="00EC76D5">
        <w:t xml:space="preserve">    addMiddleCode(MiddleOperator.Goto, whileLine);</w:t>
      </w:r>
    </w:p>
    <w:p w14:paraId="4288DBA0" w14:textId="77777777" w:rsidR="00160114" w:rsidRPr="00EC76D5" w:rsidRDefault="00160114" w:rsidP="00160114">
      <w:pPr>
        <w:pStyle w:val="Code"/>
      </w:pPr>
      <w:r w:rsidRPr="00EC76D5">
        <w:t xml:space="preserve">    backpatch(symbol.getType().getFalseSet());</w:t>
      </w:r>
    </w:p>
    <w:p w14:paraId="175E6EE1" w14:textId="77777777" w:rsidR="00160114" w:rsidRPr="00EC76D5" w:rsidRDefault="00160114" w:rsidP="00160114">
      <w:pPr>
        <w:pStyle w:val="Code"/>
      </w:pPr>
    </w:p>
    <w:p w14:paraId="1CD07AD8" w14:textId="77777777" w:rsidR="00160114" w:rsidRPr="00EC76D5" w:rsidRDefault="00160114" w:rsidP="00160114">
      <w:pPr>
        <w:pStyle w:val="Code"/>
      </w:pPr>
      <w:r w:rsidRPr="00EC76D5">
        <w:t xml:space="preserve">    backpatch(m_continueSetStack.pop(), whileLine);</w:t>
      </w:r>
    </w:p>
    <w:p w14:paraId="0505606D" w14:textId="77777777" w:rsidR="00160114" w:rsidRPr="00EC76D5" w:rsidRDefault="00160114" w:rsidP="00160114">
      <w:pPr>
        <w:pStyle w:val="Code"/>
      </w:pPr>
      <w:r w:rsidRPr="00EC76D5">
        <w:t xml:space="preserve">    backpatch(m_breakSetStack.pop());</w:t>
      </w:r>
    </w:p>
    <w:p w14:paraId="3A50F2AA" w14:textId="77777777" w:rsidR="00160114" w:rsidRPr="00EC76D5" w:rsidRDefault="00160114" w:rsidP="00160114">
      <w:pPr>
        <w:pStyle w:val="Code"/>
      </w:pPr>
      <w:r w:rsidRPr="00EC76D5">
        <w:t xml:space="preserve">  }</w:t>
      </w:r>
    </w:p>
    <w:p w14:paraId="4E7A3F05" w14:textId="77777777" w:rsidR="00160114" w:rsidRPr="00EC76D5" w:rsidRDefault="00160114" w:rsidP="00160114">
      <w:pPr>
        <w:pStyle w:val="Code"/>
      </w:pPr>
      <w:r w:rsidRPr="00EC76D5">
        <w:t xml:space="preserve">  </w:t>
      </w:r>
    </w:p>
    <w:p w14:paraId="42D085CC" w14:textId="77777777" w:rsidR="00160114" w:rsidRPr="00EC76D5" w:rsidRDefault="00160114" w:rsidP="00160114">
      <w:pPr>
        <w:pStyle w:val="Code"/>
      </w:pPr>
      <w:r w:rsidRPr="00EC76D5">
        <w:t xml:space="preserve">  public void generateDoStatement(SyntaxTree tree) {</w:t>
      </w:r>
    </w:p>
    <w:p w14:paraId="54A9BAED" w14:textId="77777777" w:rsidR="00160114" w:rsidRPr="00EC76D5" w:rsidRDefault="00160114" w:rsidP="00160114">
      <w:pPr>
        <w:pStyle w:val="Code"/>
      </w:pPr>
      <w:r w:rsidRPr="00EC76D5">
        <w:t xml:space="preserve">    m_breakSetStack.push(new ListSet&lt;Integer&gt;());</w:t>
      </w:r>
    </w:p>
    <w:p w14:paraId="0E74EB72" w14:textId="77777777" w:rsidR="00160114" w:rsidRPr="00EC76D5" w:rsidRDefault="00160114" w:rsidP="00160114">
      <w:pPr>
        <w:pStyle w:val="Code"/>
      </w:pPr>
      <w:r w:rsidRPr="00EC76D5">
        <w:t xml:space="preserve">    m_continueSetStack.push(new ListSet&lt;Integer&gt;());</w:t>
      </w:r>
    </w:p>
    <w:p w14:paraId="3679239F" w14:textId="77777777" w:rsidR="00160114" w:rsidRPr="00EC76D5" w:rsidRDefault="00160114" w:rsidP="00160114">
      <w:pPr>
        <w:pStyle w:val="Code"/>
      </w:pPr>
      <w:r w:rsidRPr="00EC76D5">
        <w:t xml:space="preserve">    </w:t>
      </w:r>
    </w:p>
    <w:p w14:paraId="60584EDF" w14:textId="27942890" w:rsidR="00160114" w:rsidRPr="00EC76D5" w:rsidRDefault="00160114" w:rsidP="00160114">
      <w:pPr>
        <w:pStyle w:val="Code"/>
      </w:pPr>
      <w:r w:rsidRPr="00EC76D5">
        <w:t xml:space="preserve">    SyntaxTree </w:t>
      </w:r>
      <w:r w:rsidR="0038687E">
        <w:t>expression</w:t>
      </w:r>
      <w:r w:rsidRPr="00EC76D5">
        <w:t xml:space="preserve"> = tree.getChild(0), stat = tree.getChild(1);</w:t>
      </w:r>
    </w:p>
    <w:p w14:paraId="36D69F1F" w14:textId="77777777" w:rsidR="00160114" w:rsidRPr="00EC76D5" w:rsidRDefault="00160114" w:rsidP="00160114">
      <w:pPr>
        <w:pStyle w:val="Code"/>
      </w:pPr>
      <w:r w:rsidRPr="00EC76D5">
        <w:t xml:space="preserve">    int doLine = m_middleCodeList.size();</w:t>
      </w:r>
    </w:p>
    <w:p w14:paraId="62A3477E" w14:textId="77777777" w:rsidR="00160114" w:rsidRPr="00EC76D5" w:rsidRDefault="00160114" w:rsidP="00160114">
      <w:pPr>
        <w:pStyle w:val="Code"/>
      </w:pPr>
      <w:r w:rsidRPr="00EC76D5">
        <w:t xml:space="preserve">    generateStatement(stat);</w:t>
      </w:r>
    </w:p>
    <w:p w14:paraId="2CFAA7CF" w14:textId="5BDE94B7" w:rsidR="00160114" w:rsidRPr="00EC76D5" w:rsidRDefault="00160114" w:rsidP="00160114">
      <w:pPr>
        <w:pStyle w:val="Code"/>
      </w:pPr>
      <w:r w:rsidRPr="00EC76D5">
        <w:t xml:space="preserve">    Symbol symbol = generateExpression(</w:t>
      </w:r>
      <w:r w:rsidR="0038687E">
        <w:t>expression</w:t>
      </w:r>
      <w:r w:rsidRPr="00EC76D5">
        <w:t>);</w:t>
      </w:r>
    </w:p>
    <w:p w14:paraId="27046D6B" w14:textId="77777777" w:rsidR="00160114" w:rsidRPr="00EC76D5" w:rsidRDefault="00160114" w:rsidP="00160114">
      <w:pPr>
        <w:pStyle w:val="Code"/>
      </w:pPr>
      <w:r w:rsidRPr="00EC76D5">
        <w:t xml:space="preserve">    backpatch(symbol.getType().getTrueSet(), doLine);</w:t>
      </w:r>
    </w:p>
    <w:p w14:paraId="6FE664B4" w14:textId="77777777" w:rsidR="00160114" w:rsidRPr="00EC76D5" w:rsidRDefault="00160114" w:rsidP="00160114">
      <w:pPr>
        <w:pStyle w:val="Code"/>
      </w:pPr>
      <w:r w:rsidRPr="00EC76D5">
        <w:t xml:space="preserve">    backpatch(symbol.getType().getFalseSet());</w:t>
      </w:r>
    </w:p>
    <w:p w14:paraId="74B24E7D" w14:textId="77777777" w:rsidR="00160114" w:rsidRPr="00EC76D5" w:rsidRDefault="00160114" w:rsidP="00160114">
      <w:pPr>
        <w:pStyle w:val="Code"/>
      </w:pPr>
    </w:p>
    <w:p w14:paraId="777A1069" w14:textId="77777777" w:rsidR="00160114" w:rsidRPr="00EC76D5" w:rsidRDefault="00160114" w:rsidP="00160114">
      <w:pPr>
        <w:pStyle w:val="Code"/>
      </w:pPr>
      <w:r w:rsidRPr="00EC76D5">
        <w:t xml:space="preserve">    backpatch(m_continueSetStack.pop(), doLine);</w:t>
      </w:r>
    </w:p>
    <w:p w14:paraId="20D487DA" w14:textId="77777777" w:rsidR="00160114" w:rsidRPr="00EC76D5" w:rsidRDefault="00160114" w:rsidP="00160114">
      <w:pPr>
        <w:pStyle w:val="Code"/>
      </w:pPr>
      <w:r w:rsidRPr="00EC76D5">
        <w:t xml:space="preserve">    backpatch(m_breakSetStack.pop());</w:t>
      </w:r>
    </w:p>
    <w:p w14:paraId="146C8BD7" w14:textId="77777777" w:rsidR="00160114" w:rsidRPr="00EC76D5" w:rsidRDefault="00160114" w:rsidP="00160114">
      <w:pPr>
        <w:pStyle w:val="Code"/>
      </w:pPr>
      <w:r w:rsidRPr="00EC76D5">
        <w:t xml:space="preserve">  }</w:t>
      </w:r>
    </w:p>
    <w:p w14:paraId="233D8230" w14:textId="77777777" w:rsidR="00160114" w:rsidRPr="00EC76D5" w:rsidRDefault="00160114" w:rsidP="00160114">
      <w:pPr>
        <w:pStyle w:val="Code"/>
      </w:pPr>
      <w:r w:rsidRPr="00EC76D5">
        <w:t xml:space="preserve">  </w:t>
      </w:r>
    </w:p>
    <w:p w14:paraId="09B81F11" w14:textId="77777777" w:rsidR="00160114" w:rsidRPr="00EC76D5" w:rsidRDefault="00160114" w:rsidP="00160114">
      <w:pPr>
        <w:pStyle w:val="Code"/>
      </w:pPr>
      <w:r w:rsidRPr="00EC76D5">
        <w:t xml:space="preserve">  public void generateForStatement(SyntaxTree tree) {</w:t>
      </w:r>
    </w:p>
    <w:p w14:paraId="778C886B" w14:textId="77777777" w:rsidR="00160114" w:rsidRPr="00EC76D5" w:rsidRDefault="00160114" w:rsidP="00160114">
      <w:pPr>
        <w:pStyle w:val="Code"/>
      </w:pPr>
      <w:r w:rsidRPr="00EC76D5">
        <w:t xml:space="preserve">    m_breakSetStack.push(new ListSet&lt;Integer&gt;());</w:t>
      </w:r>
    </w:p>
    <w:p w14:paraId="655A6861" w14:textId="77777777" w:rsidR="00160114" w:rsidRPr="00EC76D5" w:rsidRDefault="00160114" w:rsidP="00160114">
      <w:pPr>
        <w:pStyle w:val="Code"/>
      </w:pPr>
      <w:r w:rsidRPr="00EC76D5">
        <w:t xml:space="preserve">    m_continueSetStack.push(new ListSet&lt;Integer&gt;());</w:t>
      </w:r>
    </w:p>
    <w:p w14:paraId="586346A6" w14:textId="77777777" w:rsidR="00160114" w:rsidRPr="00EC76D5" w:rsidRDefault="00160114" w:rsidP="00160114">
      <w:pPr>
        <w:pStyle w:val="Code"/>
      </w:pPr>
      <w:r w:rsidRPr="00EC76D5">
        <w:t xml:space="preserve">    </w:t>
      </w:r>
    </w:p>
    <w:p w14:paraId="739A4058" w14:textId="247F43D3" w:rsidR="00160114" w:rsidRPr="00EC76D5" w:rsidRDefault="00160114" w:rsidP="00160114">
      <w:pPr>
        <w:pStyle w:val="Code"/>
      </w:pPr>
      <w:r w:rsidRPr="00EC76D5">
        <w:t xml:space="preserve">    SyntaxTree </w:t>
      </w:r>
      <w:r w:rsidR="002F35C1">
        <w:t>initializer</w:t>
      </w:r>
      <w:r w:rsidR="0038687E">
        <w:t xml:space="preserve">Expression </w:t>
      </w:r>
      <w:r w:rsidRPr="00EC76D5">
        <w:t>= tree.getChild(0),</w:t>
      </w:r>
    </w:p>
    <w:p w14:paraId="7FA35B56" w14:textId="3B1E707E" w:rsidR="00160114" w:rsidRPr="00EC76D5" w:rsidRDefault="00160114" w:rsidP="00160114">
      <w:pPr>
        <w:pStyle w:val="Code"/>
      </w:pPr>
      <w:r w:rsidRPr="00EC76D5">
        <w:t xml:space="preserve">               test</w:t>
      </w:r>
      <w:r w:rsidR="0038687E">
        <w:t xml:space="preserve">Expression </w:t>
      </w:r>
      <w:r w:rsidRPr="00EC76D5">
        <w:t>= tree.getChild(1),</w:t>
      </w:r>
    </w:p>
    <w:p w14:paraId="38F3FDAF" w14:textId="1B82600F" w:rsidR="00160114" w:rsidRPr="00EC76D5" w:rsidRDefault="00160114" w:rsidP="00160114">
      <w:pPr>
        <w:pStyle w:val="Code"/>
      </w:pPr>
      <w:r w:rsidRPr="00EC76D5">
        <w:t xml:space="preserve">               next</w:t>
      </w:r>
      <w:r w:rsidR="0038687E">
        <w:t xml:space="preserve">Expression </w:t>
      </w:r>
      <w:r w:rsidRPr="00EC76D5">
        <w:t>= tree.getChild(2),</w:t>
      </w:r>
    </w:p>
    <w:p w14:paraId="0357FDC4" w14:textId="77777777" w:rsidR="00160114" w:rsidRPr="00EC76D5" w:rsidRDefault="00160114" w:rsidP="00160114">
      <w:pPr>
        <w:pStyle w:val="Code"/>
      </w:pPr>
      <w:r w:rsidRPr="00EC76D5">
        <w:t xml:space="preserve">               stat = tree.getChild(3);</w:t>
      </w:r>
    </w:p>
    <w:p w14:paraId="61AEFDDA" w14:textId="77777777" w:rsidR="00160114" w:rsidRPr="00EC76D5" w:rsidRDefault="00160114" w:rsidP="00160114">
      <w:pPr>
        <w:pStyle w:val="Code"/>
      </w:pPr>
      <w:r w:rsidRPr="00EC76D5">
        <w:t xml:space="preserve">               </w:t>
      </w:r>
    </w:p>
    <w:p w14:paraId="114D7023" w14:textId="2C9F7047" w:rsidR="00160114" w:rsidRPr="00EC76D5" w:rsidRDefault="00160114" w:rsidP="00160114">
      <w:pPr>
        <w:pStyle w:val="Code"/>
      </w:pPr>
      <w:r w:rsidRPr="00EC76D5">
        <w:t xml:space="preserve">    if (</w:t>
      </w:r>
      <w:r w:rsidR="002F35C1">
        <w:t>initializer</w:t>
      </w:r>
      <w:r w:rsidR="0038687E">
        <w:t xml:space="preserve">Expression </w:t>
      </w:r>
      <w:r w:rsidRPr="00EC76D5">
        <w:t>!= null) {</w:t>
      </w:r>
    </w:p>
    <w:p w14:paraId="62D39D52" w14:textId="5929B7C3" w:rsidR="00160114" w:rsidRPr="00EC76D5" w:rsidRDefault="00160114" w:rsidP="00160114">
      <w:pPr>
        <w:pStyle w:val="Code"/>
      </w:pPr>
      <w:r w:rsidRPr="00EC76D5">
        <w:t xml:space="preserve">      Symbol </w:t>
      </w:r>
      <w:r w:rsidR="002F35C1">
        <w:t>initializer</w:t>
      </w:r>
      <w:r w:rsidRPr="00EC76D5">
        <w:t>Symbol = generateExpression(</w:t>
      </w:r>
      <w:r w:rsidR="002F35C1">
        <w:t>initializer</w:t>
      </w:r>
      <w:r w:rsidR="0038687E">
        <w:t>Expression)</w:t>
      </w:r>
      <w:r w:rsidRPr="00EC76D5">
        <w:t>;</w:t>
      </w:r>
    </w:p>
    <w:p w14:paraId="6B472BE0" w14:textId="11AEBE97" w:rsidR="00160114" w:rsidRPr="00EC76D5" w:rsidRDefault="00160114" w:rsidP="00160114">
      <w:pPr>
        <w:pStyle w:val="Code"/>
      </w:pPr>
      <w:r w:rsidRPr="00EC76D5">
        <w:t xml:space="preserve">      backpatch(</w:t>
      </w:r>
      <w:r w:rsidR="002F35C1">
        <w:t>initializer</w:t>
      </w:r>
      <w:r w:rsidRPr="00EC76D5">
        <w:t>Symbol.getType().getTrueSet());</w:t>
      </w:r>
    </w:p>
    <w:p w14:paraId="246B2F75" w14:textId="5BD4C111" w:rsidR="00160114" w:rsidRPr="00EC76D5" w:rsidRDefault="00160114" w:rsidP="00160114">
      <w:pPr>
        <w:pStyle w:val="Code"/>
      </w:pPr>
      <w:r w:rsidRPr="00EC76D5">
        <w:t xml:space="preserve">      backpatch(</w:t>
      </w:r>
      <w:r w:rsidR="002F35C1">
        <w:t>initializer</w:t>
      </w:r>
      <w:r w:rsidRPr="00EC76D5">
        <w:t>Symbol.getType().getFalseSet());</w:t>
      </w:r>
    </w:p>
    <w:p w14:paraId="3F085161" w14:textId="77777777" w:rsidR="00160114" w:rsidRPr="00EC76D5" w:rsidRDefault="00160114" w:rsidP="00160114">
      <w:pPr>
        <w:pStyle w:val="Code"/>
      </w:pPr>
      <w:r w:rsidRPr="00EC76D5">
        <w:lastRenderedPageBreak/>
        <w:t xml:space="preserve">    }</w:t>
      </w:r>
    </w:p>
    <w:p w14:paraId="3D26C0B8" w14:textId="77777777" w:rsidR="00160114" w:rsidRPr="00EC76D5" w:rsidRDefault="00160114" w:rsidP="00160114">
      <w:pPr>
        <w:pStyle w:val="Code"/>
      </w:pPr>
    </w:p>
    <w:p w14:paraId="12BC1B74" w14:textId="77777777" w:rsidR="00160114" w:rsidRPr="00EC76D5" w:rsidRDefault="00160114" w:rsidP="00160114">
      <w:pPr>
        <w:pStyle w:val="Code"/>
      </w:pPr>
      <w:r w:rsidRPr="00EC76D5">
        <w:t xml:space="preserve">    int testLine = m_middleCodeList.size();</w:t>
      </w:r>
    </w:p>
    <w:p w14:paraId="5575E4FD" w14:textId="77777777" w:rsidR="00160114" w:rsidRPr="00EC76D5" w:rsidRDefault="00160114" w:rsidP="00160114">
      <w:pPr>
        <w:pStyle w:val="Code"/>
      </w:pPr>
      <w:r w:rsidRPr="00EC76D5">
        <w:t xml:space="preserve">    Symbol testSymbol = null;</w:t>
      </w:r>
    </w:p>
    <w:p w14:paraId="26DEB26D" w14:textId="77777777" w:rsidR="00160114" w:rsidRPr="00EC76D5" w:rsidRDefault="00160114" w:rsidP="00160114">
      <w:pPr>
        <w:pStyle w:val="Code"/>
      </w:pPr>
      <w:r w:rsidRPr="00EC76D5">
        <w:t xml:space="preserve">    </w:t>
      </w:r>
    </w:p>
    <w:p w14:paraId="486FC462" w14:textId="1D91568C" w:rsidR="00160114" w:rsidRPr="00EC76D5" w:rsidRDefault="00160114" w:rsidP="00160114">
      <w:pPr>
        <w:pStyle w:val="Code"/>
      </w:pPr>
      <w:r w:rsidRPr="00EC76D5">
        <w:t xml:space="preserve">    if (test</w:t>
      </w:r>
      <w:r w:rsidR="0038687E">
        <w:t xml:space="preserve">Expression </w:t>
      </w:r>
      <w:r w:rsidRPr="00EC76D5">
        <w:t>!= null) {</w:t>
      </w:r>
    </w:p>
    <w:p w14:paraId="02CDB3B4" w14:textId="72BA6FC2" w:rsidR="00160114" w:rsidRPr="00EC76D5" w:rsidRDefault="00160114" w:rsidP="00160114">
      <w:pPr>
        <w:pStyle w:val="Code"/>
      </w:pPr>
      <w:r w:rsidRPr="00EC76D5">
        <w:t xml:space="preserve">      testSymbol = generateExpression(test</w:t>
      </w:r>
      <w:r w:rsidR="0038687E">
        <w:t>Expression)</w:t>
      </w:r>
      <w:r w:rsidRPr="00EC76D5">
        <w:t>;</w:t>
      </w:r>
    </w:p>
    <w:p w14:paraId="2873BA89" w14:textId="77777777" w:rsidR="00160114" w:rsidRPr="00EC76D5" w:rsidRDefault="00160114" w:rsidP="00160114">
      <w:pPr>
        <w:pStyle w:val="Code"/>
      </w:pPr>
      <w:r w:rsidRPr="00EC76D5">
        <w:t xml:space="preserve">      backpatch(testSymbol.getType().getTrueSet());</w:t>
      </w:r>
    </w:p>
    <w:p w14:paraId="7AC7F1CF" w14:textId="77777777" w:rsidR="00160114" w:rsidRPr="00EC76D5" w:rsidRDefault="00160114" w:rsidP="00160114">
      <w:pPr>
        <w:pStyle w:val="Code"/>
      </w:pPr>
      <w:r w:rsidRPr="00EC76D5">
        <w:t xml:space="preserve">    }</w:t>
      </w:r>
    </w:p>
    <w:p w14:paraId="63949373" w14:textId="77777777" w:rsidR="00160114" w:rsidRPr="00EC76D5" w:rsidRDefault="00160114" w:rsidP="00160114">
      <w:pPr>
        <w:pStyle w:val="Code"/>
      </w:pPr>
      <w:r w:rsidRPr="00EC76D5">
        <w:t xml:space="preserve">    </w:t>
      </w:r>
    </w:p>
    <w:p w14:paraId="55E9895A" w14:textId="77777777" w:rsidR="00160114" w:rsidRPr="00EC76D5" w:rsidRDefault="00160114" w:rsidP="00160114">
      <w:pPr>
        <w:pStyle w:val="Code"/>
      </w:pPr>
      <w:r w:rsidRPr="00EC76D5">
        <w:t xml:space="preserve">    generateStatement(stat);</w:t>
      </w:r>
    </w:p>
    <w:p w14:paraId="7B473515" w14:textId="77777777" w:rsidR="00160114" w:rsidRPr="00EC76D5" w:rsidRDefault="00160114" w:rsidP="00160114">
      <w:pPr>
        <w:pStyle w:val="Code"/>
      </w:pPr>
    </w:p>
    <w:p w14:paraId="75CC5C57" w14:textId="2379B447" w:rsidR="00160114" w:rsidRPr="00EC76D5" w:rsidRDefault="00160114" w:rsidP="00160114">
      <w:pPr>
        <w:pStyle w:val="Code"/>
      </w:pPr>
      <w:r w:rsidRPr="00EC76D5">
        <w:t xml:space="preserve">    if (next</w:t>
      </w:r>
      <w:r w:rsidR="0038687E">
        <w:t xml:space="preserve">Expression </w:t>
      </w:r>
      <w:r w:rsidRPr="00EC76D5">
        <w:t>!= null) {</w:t>
      </w:r>
    </w:p>
    <w:p w14:paraId="3BFF5D3B" w14:textId="4294C8C4" w:rsidR="00160114" w:rsidRPr="00EC76D5" w:rsidRDefault="00160114" w:rsidP="00160114">
      <w:pPr>
        <w:pStyle w:val="Code"/>
      </w:pPr>
      <w:r w:rsidRPr="00EC76D5">
        <w:t xml:space="preserve">      Symbol nextSymbol = generateExpression(next</w:t>
      </w:r>
      <w:r w:rsidR="0038687E">
        <w:t>Expression)</w:t>
      </w:r>
      <w:r w:rsidRPr="00EC76D5">
        <w:t>;</w:t>
      </w:r>
    </w:p>
    <w:p w14:paraId="4EA8825D" w14:textId="77777777" w:rsidR="00160114" w:rsidRPr="00EC76D5" w:rsidRDefault="00160114" w:rsidP="00160114">
      <w:pPr>
        <w:pStyle w:val="Code"/>
      </w:pPr>
      <w:r w:rsidRPr="00EC76D5">
        <w:t xml:space="preserve">      backpatch(nextSymbol.getType().getTrueSet(), testLine);</w:t>
      </w:r>
    </w:p>
    <w:p w14:paraId="319E1323" w14:textId="77777777" w:rsidR="00160114" w:rsidRPr="00EC76D5" w:rsidRDefault="00160114" w:rsidP="00160114">
      <w:pPr>
        <w:pStyle w:val="Code"/>
      </w:pPr>
      <w:r w:rsidRPr="00EC76D5">
        <w:t xml:space="preserve">      backpatch(nextSymbol.getType().getFalseSet(), testLine);</w:t>
      </w:r>
    </w:p>
    <w:p w14:paraId="1850E807" w14:textId="77777777" w:rsidR="00160114" w:rsidRPr="00EC76D5" w:rsidRDefault="00160114" w:rsidP="00160114">
      <w:pPr>
        <w:pStyle w:val="Code"/>
      </w:pPr>
      <w:r w:rsidRPr="00EC76D5">
        <w:t xml:space="preserve">    }</w:t>
      </w:r>
    </w:p>
    <w:p w14:paraId="72E224DD" w14:textId="77777777" w:rsidR="00160114" w:rsidRPr="00EC76D5" w:rsidRDefault="00160114" w:rsidP="00160114">
      <w:pPr>
        <w:pStyle w:val="Code"/>
      </w:pPr>
    </w:p>
    <w:p w14:paraId="68AD27B2" w14:textId="77777777" w:rsidR="00160114" w:rsidRPr="00EC76D5" w:rsidRDefault="00160114" w:rsidP="00160114">
      <w:pPr>
        <w:pStyle w:val="Code"/>
      </w:pPr>
      <w:r w:rsidRPr="00EC76D5">
        <w:t xml:space="preserve">    addMiddleCode(MiddleOperator.Goto, testLine);</w:t>
      </w:r>
    </w:p>
    <w:p w14:paraId="55D8C9C7" w14:textId="77777777" w:rsidR="00160114" w:rsidRPr="00EC76D5" w:rsidRDefault="00160114" w:rsidP="00160114">
      <w:pPr>
        <w:pStyle w:val="Code"/>
      </w:pPr>
    </w:p>
    <w:p w14:paraId="78C1C9A1" w14:textId="77777777" w:rsidR="00160114" w:rsidRPr="00EC76D5" w:rsidRDefault="00160114" w:rsidP="00160114">
      <w:pPr>
        <w:pStyle w:val="Code"/>
      </w:pPr>
      <w:r w:rsidRPr="00EC76D5">
        <w:t xml:space="preserve">    if (testSymbol != null) {</w:t>
      </w:r>
    </w:p>
    <w:p w14:paraId="3D612CBC" w14:textId="77777777" w:rsidR="00160114" w:rsidRPr="00EC76D5" w:rsidRDefault="00160114" w:rsidP="00160114">
      <w:pPr>
        <w:pStyle w:val="Code"/>
      </w:pPr>
      <w:r w:rsidRPr="00EC76D5">
        <w:t xml:space="preserve">      backpatch(testSymbol.getType().getFalseSet());</w:t>
      </w:r>
    </w:p>
    <w:p w14:paraId="53FDFCE4" w14:textId="77777777" w:rsidR="00160114" w:rsidRPr="00EC76D5" w:rsidRDefault="00160114" w:rsidP="00160114">
      <w:pPr>
        <w:pStyle w:val="Code"/>
      </w:pPr>
      <w:r w:rsidRPr="00EC76D5">
        <w:t xml:space="preserve">    }</w:t>
      </w:r>
    </w:p>
    <w:p w14:paraId="51DB9370" w14:textId="77777777" w:rsidR="00160114" w:rsidRPr="00EC76D5" w:rsidRDefault="00160114" w:rsidP="00160114">
      <w:pPr>
        <w:pStyle w:val="Code"/>
      </w:pPr>
      <w:r w:rsidRPr="00EC76D5">
        <w:t xml:space="preserve">    </w:t>
      </w:r>
    </w:p>
    <w:p w14:paraId="6FB41D01" w14:textId="77777777" w:rsidR="00160114" w:rsidRPr="00EC76D5" w:rsidRDefault="00160114" w:rsidP="00160114">
      <w:pPr>
        <w:pStyle w:val="Code"/>
      </w:pPr>
      <w:r w:rsidRPr="00EC76D5">
        <w:t xml:space="preserve">    backpatch(m_continueSetStack.pop(), testLine);</w:t>
      </w:r>
    </w:p>
    <w:p w14:paraId="6BC9B016" w14:textId="77777777" w:rsidR="00160114" w:rsidRPr="00EC76D5" w:rsidRDefault="00160114" w:rsidP="00160114">
      <w:pPr>
        <w:pStyle w:val="Code"/>
      </w:pPr>
      <w:r w:rsidRPr="00EC76D5">
        <w:t xml:space="preserve">    backpatch(m_breakSetStack.pop());</w:t>
      </w:r>
    </w:p>
    <w:p w14:paraId="33753E98" w14:textId="77777777" w:rsidR="00160114" w:rsidRPr="00EC76D5" w:rsidRDefault="00160114" w:rsidP="00160114">
      <w:pPr>
        <w:pStyle w:val="Code"/>
      </w:pPr>
      <w:r w:rsidRPr="00EC76D5">
        <w:t xml:space="preserve">  }</w:t>
      </w:r>
    </w:p>
    <w:p w14:paraId="33EF17C6" w14:textId="77777777" w:rsidR="00160114" w:rsidRPr="00EC76D5" w:rsidRDefault="00160114" w:rsidP="00160114">
      <w:pPr>
        <w:pStyle w:val="Code"/>
      </w:pPr>
      <w:r w:rsidRPr="00EC76D5">
        <w:t xml:space="preserve">  </w:t>
      </w:r>
    </w:p>
    <w:p w14:paraId="766FD680" w14:textId="77777777" w:rsidR="00160114" w:rsidRPr="00EC76D5" w:rsidRDefault="00160114" w:rsidP="00160114">
      <w:pPr>
        <w:pStyle w:val="Code"/>
      </w:pPr>
      <w:r w:rsidRPr="00EC76D5">
        <w:t xml:space="preserve">  public void generateLabelStatement(SyntaxTree tree) {</w:t>
      </w:r>
    </w:p>
    <w:p w14:paraId="3B84E8F5" w14:textId="77777777" w:rsidR="00160114" w:rsidRPr="00EC76D5" w:rsidRDefault="00160114" w:rsidP="00160114">
      <w:pPr>
        <w:pStyle w:val="Code"/>
      </w:pPr>
      <w:r w:rsidRPr="00EC76D5">
        <w:t xml:space="preserve">    m_labelMap.put((String) tree.getSymbol().getValue(),</w:t>
      </w:r>
    </w:p>
    <w:p w14:paraId="74E9CD9A" w14:textId="77777777" w:rsidR="00160114" w:rsidRPr="00EC76D5" w:rsidRDefault="00160114" w:rsidP="00160114">
      <w:pPr>
        <w:pStyle w:val="Code"/>
      </w:pPr>
      <w:r w:rsidRPr="00EC76D5">
        <w:t xml:space="preserve">                   m_middleCodeList.size());</w:t>
      </w:r>
    </w:p>
    <w:p w14:paraId="48817B8A" w14:textId="77777777" w:rsidR="00160114" w:rsidRPr="00EC76D5" w:rsidRDefault="00160114" w:rsidP="00160114">
      <w:pPr>
        <w:pStyle w:val="Code"/>
      </w:pPr>
      <w:r w:rsidRPr="00EC76D5">
        <w:t xml:space="preserve">  }</w:t>
      </w:r>
    </w:p>
    <w:p w14:paraId="2A6D3ADF" w14:textId="77777777" w:rsidR="00160114" w:rsidRPr="00EC76D5" w:rsidRDefault="00160114" w:rsidP="00160114">
      <w:pPr>
        <w:pStyle w:val="Code"/>
      </w:pPr>
    </w:p>
    <w:p w14:paraId="3B783968" w14:textId="77777777" w:rsidR="00160114" w:rsidRPr="00EC76D5" w:rsidRDefault="00160114" w:rsidP="00160114">
      <w:pPr>
        <w:pStyle w:val="Code"/>
      </w:pPr>
      <w:r w:rsidRPr="00EC76D5">
        <w:t xml:space="preserve">  public void generateGotoStatement(SyntaxTree tree) {</w:t>
      </w:r>
    </w:p>
    <w:p w14:paraId="0E3F0DB2" w14:textId="77777777" w:rsidR="00160114" w:rsidRPr="00EC76D5" w:rsidRDefault="00160114" w:rsidP="00160114">
      <w:pPr>
        <w:pStyle w:val="Code"/>
      </w:pPr>
      <w:r w:rsidRPr="00EC76D5">
        <w:t xml:space="preserve">    String label = (String) tree.getSymbol().getValue();</w:t>
      </w:r>
    </w:p>
    <w:p w14:paraId="23FD2102" w14:textId="77777777" w:rsidR="00160114" w:rsidRPr="00EC76D5" w:rsidRDefault="00160114" w:rsidP="00160114">
      <w:pPr>
        <w:pStyle w:val="Code"/>
      </w:pPr>
      <w:r w:rsidRPr="00EC76D5">
        <w:t xml:space="preserve">    </w:t>
      </w:r>
    </w:p>
    <w:p w14:paraId="40E81E2C" w14:textId="598CA88B" w:rsidR="00160114" w:rsidRPr="00EC76D5" w:rsidRDefault="00160114" w:rsidP="00160114">
      <w:pPr>
        <w:pStyle w:val="Code"/>
      </w:pPr>
      <w:r w:rsidRPr="00EC76D5">
        <w:t xml:space="preserve">    if (!m_</w:t>
      </w:r>
      <w:r w:rsidR="00116B2B">
        <w:t>m_gotoSetMap</w:t>
      </w:r>
      <w:r w:rsidRPr="00EC76D5">
        <w:t>.containsKey(label)) {</w:t>
      </w:r>
    </w:p>
    <w:p w14:paraId="23DA4CA9" w14:textId="76C705B8" w:rsidR="00160114" w:rsidRPr="00EC76D5" w:rsidRDefault="00160114" w:rsidP="00160114">
      <w:pPr>
        <w:pStyle w:val="Code"/>
      </w:pPr>
      <w:r w:rsidRPr="00EC76D5">
        <w:t xml:space="preserve">      m_</w:t>
      </w:r>
      <w:r w:rsidR="00116B2B">
        <w:t>m_gotoSetMap</w:t>
      </w:r>
      <w:r w:rsidRPr="00EC76D5">
        <w:t>.put(label, new ListSet&lt;Integer&gt;());</w:t>
      </w:r>
    </w:p>
    <w:p w14:paraId="08BBBE99" w14:textId="77777777" w:rsidR="00160114" w:rsidRPr="00EC76D5" w:rsidRDefault="00160114" w:rsidP="00160114">
      <w:pPr>
        <w:pStyle w:val="Code"/>
      </w:pPr>
      <w:r w:rsidRPr="00EC76D5">
        <w:t xml:space="preserve">    }</w:t>
      </w:r>
    </w:p>
    <w:p w14:paraId="258BA6D6" w14:textId="77777777" w:rsidR="00160114" w:rsidRPr="00EC76D5" w:rsidRDefault="00160114" w:rsidP="00160114">
      <w:pPr>
        <w:pStyle w:val="Code"/>
      </w:pPr>
      <w:r w:rsidRPr="00EC76D5">
        <w:t xml:space="preserve">    </w:t>
      </w:r>
    </w:p>
    <w:p w14:paraId="798C1C81" w14:textId="6ABFF009" w:rsidR="00160114" w:rsidRPr="00EC76D5" w:rsidRDefault="00160114" w:rsidP="00160114">
      <w:pPr>
        <w:pStyle w:val="Code"/>
      </w:pPr>
      <w:r w:rsidRPr="00EC76D5">
        <w:t xml:space="preserve">    m_</w:t>
      </w:r>
      <w:r w:rsidR="00116B2B">
        <w:t>m_gotoSetMap</w:t>
      </w:r>
      <w:r w:rsidRPr="00EC76D5">
        <w:t>.get(label).add(m_middleCodeList.size());</w:t>
      </w:r>
    </w:p>
    <w:p w14:paraId="0F2E8CFC" w14:textId="77777777" w:rsidR="00160114" w:rsidRPr="00EC76D5" w:rsidRDefault="00160114" w:rsidP="00160114">
      <w:pPr>
        <w:pStyle w:val="Code"/>
      </w:pPr>
      <w:r w:rsidRPr="00EC76D5">
        <w:t xml:space="preserve">    addMiddleCode(MiddleOperator.Goto);</w:t>
      </w:r>
    </w:p>
    <w:p w14:paraId="07E34670" w14:textId="77777777" w:rsidR="00160114" w:rsidRPr="00EC76D5" w:rsidRDefault="00160114" w:rsidP="00160114">
      <w:pPr>
        <w:pStyle w:val="Code"/>
      </w:pPr>
      <w:r w:rsidRPr="00EC76D5">
        <w:t xml:space="preserve">  }</w:t>
      </w:r>
    </w:p>
    <w:p w14:paraId="3511F494" w14:textId="77777777" w:rsidR="00160114" w:rsidRPr="00EC76D5" w:rsidRDefault="00160114" w:rsidP="00160114">
      <w:pPr>
        <w:pStyle w:val="Code"/>
      </w:pPr>
    </w:p>
    <w:p w14:paraId="0CE0ACF5" w14:textId="77777777" w:rsidR="00160114" w:rsidRPr="00EC76D5" w:rsidRDefault="00160114" w:rsidP="00160114">
      <w:pPr>
        <w:pStyle w:val="Code"/>
      </w:pPr>
      <w:r w:rsidRPr="00EC76D5">
        <w:t xml:space="preserve">  public void generateGotoSet() {</w:t>
      </w:r>
    </w:p>
    <w:p w14:paraId="2257E8A8" w14:textId="77777777" w:rsidR="00160114" w:rsidRPr="00EC76D5" w:rsidRDefault="00160114" w:rsidP="00160114">
      <w:pPr>
        <w:pStyle w:val="Code"/>
      </w:pPr>
      <w:r w:rsidRPr="00EC76D5">
        <w:t xml:space="preserve">    for (Map.Entry&lt;Integer,String&gt; entry : Main.GotoMap.entrySet()) {</w:t>
      </w:r>
    </w:p>
    <w:p w14:paraId="21852A9B" w14:textId="77777777" w:rsidR="00160114" w:rsidRPr="00EC76D5" w:rsidRDefault="00160114" w:rsidP="00160114">
      <w:pPr>
        <w:pStyle w:val="Code"/>
      </w:pPr>
      <w:r w:rsidRPr="00EC76D5">
        <w:t xml:space="preserve">      int gotoLine = entry.getKey();</w:t>
      </w:r>
    </w:p>
    <w:p w14:paraId="0CC05148" w14:textId="77777777" w:rsidR="00160114" w:rsidRPr="00EC76D5" w:rsidRDefault="00160114" w:rsidP="00160114">
      <w:pPr>
        <w:pStyle w:val="Code"/>
      </w:pPr>
      <w:r w:rsidRPr="00EC76D5">
        <w:t xml:space="preserve">      String label = entry.getValue();</w:t>
      </w:r>
    </w:p>
    <w:p w14:paraId="48FAE9E2" w14:textId="77777777" w:rsidR="00160114" w:rsidRPr="00EC76D5" w:rsidRDefault="00160114" w:rsidP="00160114">
      <w:pPr>
        <w:pStyle w:val="Code"/>
      </w:pPr>
      <w:r w:rsidRPr="00EC76D5">
        <w:t xml:space="preserve">      int labelLine = Main.LabelMap.get(label);</w:t>
      </w:r>
    </w:p>
    <w:p w14:paraId="5CEB5BD1" w14:textId="77777777" w:rsidR="00160114" w:rsidRPr="00EC76D5" w:rsidRDefault="00160114" w:rsidP="00160114">
      <w:pPr>
        <w:pStyle w:val="Code"/>
      </w:pPr>
      <w:r w:rsidRPr="00EC76D5">
        <w:t xml:space="preserve">      backpatch(gotoLine, labelLine);</w:t>
      </w:r>
    </w:p>
    <w:p w14:paraId="4C2E3D29" w14:textId="77777777" w:rsidR="00160114" w:rsidRPr="00EC76D5" w:rsidRDefault="00160114" w:rsidP="00160114">
      <w:pPr>
        <w:pStyle w:val="Code"/>
      </w:pPr>
      <w:r w:rsidRPr="00EC76D5">
        <w:t xml:space="preserve">    }</w:t>
      </w:r>
    </w:p>
    <w:p w14:paraId="24ED3EBD" w14:textId="77777777" w:rsidR="00160114" w:rsidRPr="00EC76D5" w:rsidRDefault="00160114" w:rsidP="00160114">
      <w:pPr>
        <w:pStyle w:val="Code"/>
      </w:pPr>
      <w:r w:rsidRPr="00EC76D5">
        <w:t xml:space="preserve">    </w:t>
      </w:r>
    </w:p>
    <w:p w14:paraId="3C8CA144" w14:textId="77777777" w:rsidR="00160114" w:rsidRPr="00EC76D5" w:rsidRDefault="00160114" w:rsidP="00160114">
      <w:pPr>
        <w:pStyle w:val="Code"/>
      </w:pPr>
      <w:r w:rsidRPr="00EC76D5">
        <w:t xml:space="preserve">    Main.LabelMap.clear();</w:t>
      </w:r>
    </w:p>
    <w:p w14:paraId="7A1387EA" w14:textId="77777777" w:rsidR="00160114" w:rsidRPr="00EC76D5" w:rsidRDefault="00160114" w:rsidP="00160114">
      <w:pPr>
        <w:pStyle w:val="Code"/>
      </w:pPr>
      <w:r w:rsidRPr="00EC76D5">
        <w:t xml:space="preserve">    Main.GotoMap.clear();</w:t>
      </w:r>
    </w:p>
    <w:p w14:paraId="5A521085" w14:textId="77777777" w:rsidR="00160114" w:rsidRPr="00EC76D5" w:rsidRDefault="00160114" w:rsidP="00160114">
      <w:pPr>
        <w:pStyle w:val="Code"/>
      </w:pPr>
      <w:r w:rsidRPr="00EC76D5">
        <w:t xml:space="preserve">  }</w:t>
      </w:r>
    </w:p>
    <w:p w14:paraId="1950A98B" w14:textId="77777777" w:rsidR="00160114" w:rsidRPr="00EC76D5" w:rsidRDefault="00160114" w:rsidP="00160114">
      <w:pPr>
        <w:pStyle w:val="Code"/>
      </w:pPr>
      <w:r w:rsidRPr="00EC76D5">
        <w:t xml:space="preserve">  </w:t>
      </w:r>
    </w:p>
    <w:p w14:paraId="4684EA33" w14:textId="77777777" w:rsidR="00160114" w:rsidRPr="00EC76D5" w:rsidRDefault="00160114" w:rsidP="00160114">
      <w:pPr>
        <w:pStyle w:val="Code"/>
      </w:pPr>
      <w:r w:rsidRPr="00EC76D5">
        <w:t xml:space="preserve">  public void backpatchGoto() {</w:t>
      </w:r>
    </w:p>
    <w:p w14:paraId="741982E9" w14:textId="2246FCF9" w:rsidR="00160114" w:rsidRPr="00EC76D5" w:rsidRDefault="00160114" w:rsidP="00160114">
      <w:pPr>
        <w:pStyle w:val="Code"/>
      </w:pPr>
      <w:r w:rsidRPr="00EC76D5">
        <w:lastRenderedPageBreak/>
        <w:t xml:space="preserve">    for (Map.Entry&lt;String,Set&lt;Integer&gt;&gt; entry : m_</w:t>
      </w:r>
      <w:r w:rsidR="00116B2B">
        <w:t>m_gotoSetMap</w:t>
      </w:r>
      <w:r w:rsidRPr="00EC76D5">
        <w:t xml:space="preserve">.entrySet()) {      </w:t>
      </w:r>
    </w:p>
    <w:p w14:paraId="11C0236D" w14:textId="77777777" w:rsidR="00160114" w:rsidRPr="00EC76D5" w:rsidRDefault="00160114" w:rsidP="00160114">
      <w:pPr>
        <w:pStyle w:val="Code"/>
      </w:pPr>
      <w:r w:rsidRPr="00EC76D5">
        <w:t xml:space="preserve">      String label = entry.getKey();</w:t>
      </w:r>
    </w:p>
    <w:p w14:paraId="131BCCF7" w14:textId="77777777" w:rsidR="00160114" w:rsidRPr="00EC76D5" w:rsidRDefault="00160114" w:rsidP="00160114">
      <w:pPr>
        <w:pStyle w:val="Code"/>
      </w:pPr>
      <w:r w:rsidRPr="00EC76D5">
        <w:t xml:space="preserve">      Set&lt;Integer&gt; gotoSet = entry.getValue();</w:t>
      </w:r>
    </w:p>
    <w:p w14:paraId="2C92D455" w14:textId="77777777" w:rsidR="00160114" w:rsidRPr="00EC76D5" w:rsidRDefault="00160114" w:rsidP="00160114">
      <w:pPr>
        <w:pStyle w:val="Code"/>
      </w:pPr>
      <w:r w:rsidRPr="00EC76D5">
        <w:t xml:space="preserve">      int labelLine = m_labelMap.get(label);</w:t>
      </w:r>
    </w:p>
    <w:p w14:paraId="17E887FD" w14:textId="77777777" w:rsidR="00160114" w:rsidRPr="00EC76D5" w:rsidRDefault="00160114" w:rsidP="00160114">
      <w:pPr>
        <w:pStyle w:val="Code"/>
      </w:pPr>
      <w:r w:rsidRPr="00EC76D5">
        <w:t xml:space="preserve">      backpatch(gotoSet, labelLine);</w:t>
      </w:r>
    </w:p>
    <w:p w14:paraId="4EB5B6D9" w14:textId="77777777" w:rsidR="00160114" w:rsidRPr="00EC76D5" w:rsidRDefault="00160114" w:rsidP="00160114">
      <w:pPr>
        <w:pStyle w:val="Code"/>
      </w:pPr>
      <w:r w:rsidRPr="00EC76D5">
        <w:t xml:space="preserve">    }</w:t>
      </w:r>
    </w:p>
    <w:p w14:paraId="2C3476AE" w14:textId="77777777" w:rsidR="00160114" w:rsidRPr="00EC76D5" w:rsidRDefault="00160114" w:rsidP="00160114">
      <w:pPr>
        <w:pStyle w:val="Code"/>
      </w:pPr>
      <w:r w:rsidRPr="00EC76D5">
        <w:t xml:space="preserve">  }  </w:t>
      </w:r>
    </w:p>
    <w:p w14:paraId="73B9AE80" w14:textId="77777777" w:rsidR="00160114" w:rsidRPr="00EC76D5" w:rsidRDefault="00160114" w:rsidP="00160114">
      <w:pPr>
        <w:pStyle w:val="Code"/>
      </w:pPr>
    </w:p>
    <w:p w14:paraId="356854AB" w14:textId="77777777" w:rsidR="00160114" w:rsidRPr="00EC76D5" w:rsidRDefault="00160114" w:rsidP="00160114">
      <w:pPr>
        <w:pStyle w:val="Code"/>
      </w:pPr>
      <w:r w:rsidRPr="00EC76D5">
        <w:t xml:space="preserve">  public void generateReturnStatement(SyntaxTree tree) {</w:t>
      </w:r>
    </w:p>
    <w:p w14:paraId="7E84FACF" w14:textId="55ABABDF" w:rsidR="00160114" w:rsidRPr="00EC76D5" w:rsidRDefault="00160114" w:rsidP="00160114">
      <w:pPr>
        <w:pStyle w:val="Code"/>
      </w:pPr>
      <w:r w:rsidRPr="00EC76D5">
        <w:t xml:space="preserve">    SyntaxTree </w:t>
      </w:r>
      <w:r w:rsidR="0038687E">
        <w:t>expression</w:t>
      </w:r>
      <w:r w:rsidRPr="00EC76D5">
        <w:t xml:space="preserve"> = tree.getChild(0);</w:t>
      </w:r>
    </w:p>
    <w:p w14:paraId="4E96DD78" w14:textId="77777777" w:rsidR="00160114" w:rsidRPr="00EC76D5" w:rsidRDefault="00160114" w:rsidP="00160114">
      <w:pPr>
        <w:pStyle w:val="Code"/>
      </w:pPr>
      <w:r w:rsidRPr="00EC76D5">
        <w:t xml:space="preserve">    </w:t>
      </w:r>
    </w:p>
    <w:p w14:paraId="0CBB319E" w14:textId="714A1AC6" w:rsidR="00160114" w:rsidRPr="00EC76D5" w:rsidRDefault="00160114" w:rsidP="00160114">
      <w:pPr>
        <w:pStyle w:val="Code"/>
      </w:pPr>
      <w:r w:rsidRPr="00EC76D5">
        <w:t xml:space="preserve">    if (</w:t>
      </w:r>
      <w:r w:rsidR="0038687E">
        <w:t>expression</w:t>
      </w:r>
      <w:r w:rsidRPr="00EC76D5">
        <w:t xml:space="preserve"> != null) {</w:t>
      </w:r>
    </w:p>
    <w:p w14:paraId="046B38E5" w14:textId="5E554645" w:rsidR="00160114" w:rsidRPr="00EC76D5" w:rsidRDefault="00160114" w:rsidP="00160114">
      <w:pPr>
        <w:pStyle w:val="Code"/>
      </w:pPr>
      <w:r w:rsidRPr="00EC76D5">
        <w:t xml:space="preserve">      if (</w:t>
      </w:r>
      <w:r w:rsidR="0038687E">
        <w:t>expression</w:t>
      </w:r>
      <w:r w:rsidRPr="00EC76D5">
        <w:t>.getType().isFloating()) {</w:t>
      </w:r>
    </w:p>
    <w:p w14:paraId="2072490A" w14:textId="77777777" w:rsidR="00160114" w:rsidRPr="00EC76D5" w:rsidRDefault="00160114" w:rsidP="00160114">
      <w:pPr>
        <w:pStyle w:val="Code"/>
      </w:pPr>
      <w:r w:rsidRPr="00EC76D5">
        <w:t xml:space="preserve">        Symbol checkSymbol = Symbol.createSolidSymbol(Type.SignedCharType);</w:t>
      </w:r>
    </w:p>
    <w:p w14:paraId="5B68BFAD" w14:textId="77777777" w:rsidR="00160114" w:rsidRPr="00EC76D5" w:rsidRDefault="00160114" w:rsidP="00160114">
      <w:pPr>
        <w:pStyle w:val="Code"/>
      </w:pPr>
      <w:r w:rsidRPr="00EC76D5">
        <w:t xml:space="preserve">        checkSymbol.setOffset(SymbolTable.UseResultOffset);</w:t>
      </w:r>
    </w:p>
    <w:p w14:paraId="5C8E2EC8" w14:textId="77777777" w:rsidR="00160114" w:rsidRPr="00EC76D5" w:rsidRDefault="00160114" w:rsidP="00160114">
      <w:pPr>
        <w:pStyle w:val="Code"/>
      </w:pPr>
      <w:r w:rsidRPr="00EC76D5">
        <w:t xml:space="preserve">        Symbol zeroSymbol =</w:t>
      </w:r>
    </w:p>
    <w:p w14:paraId="55A58DD0" w14:textId="77777777" w:rsidR="00160114" w:rsidRPr="00EC76D5" w:rsidRDefault="00160114" w:rsidP="00160114">
      <w:pPr>
        <w:pStyle w:val="Code"/>
      </w:pPr>
      <w:r w:rsidRPr="00EC76D5">
        <w:t xml:space="preserve">          Symbol.createValueSymbol(Type.SignedCharType, BigInteger.ZERO);</w:t>
      </w:r>
    </w:p>
    <w:p w14:paraId="4B3E58A0" w14:textId="77777777" w:rsidR="00160114" w:rsidRPr="00EC76D5" w:rsidRDefault="00160114" w:rsidP="00160114">
      <w:pPr>
        <w:pStyle w:val="Code"/>
      </w:pPr>
      <w:r w:rsidRPr="00EC76D5">
        <w:t xml:space="preserve">        </w:t>
      </w:r>
    </w:p>
    <w:p w14:paraId="31DAD9D4" w14:textId="77777777" w:rsidR="00160114" w:rsidRPr="00EC76D5" w:rsidRDefault="00160114" w:rsidP="00160114">
      <w:pPr>
        <w:pStyle w:val="Code"/>
      </w:pPr>
      <w:r w:rsidRPr="00EC76D5">
        <w:t xml:space="preserve">        int checkIndex = m_middleCodeList.size();</w:t>
      </w:r>
    </w:p>
    <w:p w14:paraId="33E35C7A" w14:textId="77777777" w:rsidR="00160114" w:rsidRPr="00EC76D5" w:rsidRDefault="00160114" w:rsidP="00160114">
      <w:pPr>
        <w:pStyle w:val="Code"/>
      </w:pPr>
      <w:r w:rsidRPr="00EC76D5">
        <w:t xml:space="preserve">        addMiddleCode(MiddleOperator.Equal, null, checkSymbol, zeroSymbol);</w:t>
      </w:r>
    </w:p>
    <w:p w14:paraId="345F9295" w14:textId="23669B91" w:rsidR="00160114" w:rsidRPr="00EC76D5" w:rsidRDefault="00160114" w:rsidP="00160114">
      <w:pPr>
        <w:pStyle w:val="Code"/>
      </w:pPr>
      <w:r w:rsidRPr="00EC76D5">
        <w:t xml:space="preserve">        Symbol symbol = generateExpression(</w:t>
      </w:r>
      <w:r w:rsidR="0038687E">
        <w:t>expression</w:t>
      </w:r>
      <w:r w:rsidRPr="00EC76D5">
        <w:t>);</w:t>
      </w:r>
    </w:p>
    <w:p w14:paraId="518724EF" w14:textId="77777777" w:rsidR="00160114" w:rsidRPr="00EC76D5" w:rsidRDefault="00160114" w:rsidP="00160114">
      <w:pPr>
        <w:pStyle w:val="Code"/>
      </w:pPr>
      <w:r w:rsidRPr="00EC76D5">
        <w:t xml:space="preserve">        addMiddleCode(MiddleOperator.SetReturnValue, null, symbol);</w:t>
      </w:r>
    </w:p>
    <w:p w14:paraId="48A0D79D" w14:textId="77777777" w:rsidR="00160114" w:rsidRPr="00EC76D5" w:rsidRDefault="00160114" w:rsidP="00160114">
      <w:pPr>
        <w:pStyle w:val="Code"/>
      </w:pPr>
    </w:p>
    <w:p w14:paraId="5D7C865D" w14:textId="77777777" w:rsidR="00160114" w:rsidRPr="00EC76D5" w:rsidRDefault="00160114" w:rsidP="00160114">
      <w:pPr>
        <w:pStyle w:val="Code"/>
      </w:pPr>
      <w:r w:rsidRPr="00EC76D5">
        <w:t xml:space="preserve">        int gotoIndex = m_middleCodeList.size();</w:t>
      </w:r>
    </w:p>
    <w:p w14:paraId="0D3B7FF2" w14:textId="77777777" w:rsidR="00160114" w:rsidRPr="00EC76D5" w:rsidRDefault="00160114" w:rsidP="00160114">
      <w:pPr>
        <w:pStyle w:val="Code"/>
      </w:pPr>
      <w:r w:rsidRPr="00EC76D5">
        <w:t xml:space="preserve">        addMiddleCode(MiddleOperator.Goto);</w:t>
      </w:r>
    </w:p>
    <w:p w14:paraId="3EA81871" w14:textId="77777777" w:rsidR="00160114" w:rsidRPr="00EC76D5" w:rsidRDefault="00160114" w:rsidP="00160114">
      <w:pPr>
        <w:pStyle w:val="Code"/>
      </w:pPr>
      <w:r w:rsidRPr="00EC76D5">
        <w:t xml:space="preserve">        m_middleCodeList.get(checkIndex).setOperand(1, gotoIndex + 1);</w:t>
      </w:r>
    </w:p>
    <w:p w14:paraId="51BE835D" w14:textId="77777777" w:rsidR="00160114" w:rsidRPr="00EC76D5" w:rsidRDefault="00160114" w:rsidP="00160114">
      <w:pPr>
        <w:pStyle w:val="Code"/>
      </w:pPr>
    </w:p>
    <w:p w14:paraId="14C2583C" w14:textId="47BB86BD" w:rsidR="00160114" w:rsidRPr="00EC76D5" w:rsidRDefault="00160114" w:rsidP="00160114">
      <w:pPr>
        <w:pStyle w:val="Code"/>
      </w:pPr>
      <w:r w:rsidRPr="00EC76D5">
        <w:t xml:space="preserve">        generateExpression(SyntaxTreeOptimizer.clearExpression(</w:t>
      </w:r>
      <w:r w:rsidR="0038687E">
        <w:t>expression</w:t>
      </w:r>
      <w:r w:rsidRPr="00EC76D5">
        <w:t>));</w:t>
      </w:r>
    </w:p>
    <w:p w14:paraId="7EBFBA47" w14:textId="77777777" w:rsidR="00160114" w:rsidRPr="00EC76D5" w:rsidRDefault="00160114" w:rsidP="00160114">
      <w:pPr>
        <w:pStyle w:val="Code"/>
      </w:pPr>
      <w:r w:rsidRPr="00EC76D5">
        <w:t xml:space="preserve">        m_middleCodeList.get(gotoIndex).setOperand(1, m_middleCodeList.size());</w:t>
      </w:r>
    </w:p>
    <w:p w14:paraId="1C5A36BF" w14:textId="77777777" w:rsidR="00160114" w:rsidRPr="00EC76D5" w:rsidRDefault="00160114" w:rsidP="00160114">
      <w:pPr>
        <w:pStyle w:val="Code"/>
      </w:pPr>
      <w:r w:rsidRPr="00EC76D5">
        <w:t xml:space="preserve">      }</w:t>
      </w:r>
    </w:p>
    <w:p w14:paraId="4BF30817" w14:textId="77777777" w:rsidR="00160114" w:rsidRPr="00EC76D5" w:rsidRDefault="00160114" w:rsidP="00160114">
      <w:pPr>
        <w:pStyle w:val="Code"/>
      </w:pPr>
      <w:r w:rsidRPr="00EC76D5">
        <w:t xml:space="preserve">      else {</w:t>
      </w:r>
    </w:p>
    <w:p w14:paraId="458A37DE" w14:textId="55D53A81" w:rsidR="00160114" w:rsidRPr="00EC76D5" w:rsidRDefault="00160114" w:rsidP="00160114">
      <w:pPr>
        <w:pStyle w:val="Code"/>
      </w:pPr>
      <w:r w:rsidRPr="00EC76D5">
        <w:t xml:space="preserve">        Symbol symbol = generateExpression(</w:t>
      </w:r>
      <w:r w:rsidR="0038687E">
        <w:t>expression</w:t>
      </w:r>
      <w:r w:rsidRPr="00EC76D5">
        <w:t>);</w:t>
      </w:r>
    </w:p>
    <w:p w14:paraId="628E0D7F" w14:textId="77777777" w:rsidR="00160114" w:rsidRPr="00EC76D5" w:rsidRDefault="00160114" w:rsidP="00160114">
      <w:pPr>
        <w:pStyle w:val="Code"/>
      </w:pPr>
      <w:r w:rsidRPr="00EC76D5">
        <w:t xml:space="preserve">        addMiddleCode(MiddleOperator.SetReturnValue, null, symbol);</w:t>
      </w:r>
    </w:p>
    <w:p w14:paraId="7EA8B6C5" w14:textId="77777777" w:rsidR="00160114" w:rsidRPr="00EC76D5" w:rsidRDefault="00160114" w:rsidP="00160114">
      <w:pPr>
        <w:pStyle w:val="Code"/>
      </w:pPr>
      <w:r w:rsidRPr="00EC76D5">
        <w:t xml:space="preserve">      }</w:t>
      </w:r>
    </w:p>
    <w:p w14:paraId="2978AA84" w14:textId="77777777" w:rsidR="00160114" w:rsidRPr="00EC76D5" w:rsidRDefault="00160114" w:rsidP="00160114">
      <w:pPr>
        <w:pStyle w:val="Code"/>
      </w:pPr>
      <w:r w:rsidRPr="00EC76D5">
        <w:t xml:space="preserve">    }</w:t>
      </w:r>
    </w:p>
    <w:p w14:paraId="153242AD" w14:textId="77777777" w:rsidR="00160114" w:rsidRPr="00EC76D5" w:rsidRDefault="00160114" w:rsidP="00160114">
      <w:pPr>
        <w:pStyle w:val="Code"/>
      </w:pPr>
      <w:r w:rsidRPr="00EC76D5">
        <w:t xml:space="preserve">    </w:t>
      </w:r>
    </w:p>
    <w:p w14:paraId="4434AD94" w14:textId="77777777" w:rsidR="00160114" w:rsidRPr="00EC76D5" w:rsidRDefault="00160114" w:rsidP="00160114">
      <w:pPr>
        <w:pStyle w:val="Code"/>
      </w:pPr>
      <w:r w:rsidRPr="00EC76D5">
        <w:t xml:space="preserve">    addMiddleCode(MiddleOperator.Return);</w:t>
      </w:r>
    </w:p>
    <w:p w14:paraId="33F3F297" w14:textId="77777777" w:rsidR="00160114" w:rsidRPr="00EC76D5" w:rsidRDefault="00160114" w:rsidP="00160114">
      <w:pPr>
        <w:pStyle w:val="Code"/>
      </w:pPr>
      <w:r w:rsidRPr="00EC76D5">
        <w:t xml:space="preserve">  }</w:t>
      </w:r>
    </w:p>
    <w:p w14:paraId="30AE4CF2" w14:textId="77777777" w:rsidR="00160114" w:rsidRPr="00EC76D5" w:rsidRDefault="00160114" w:rsidP="00160114">
      <w:pPr>
        <w:pStyle w:val="Code"/>
      </w:pPr>
    </w:p>
    <w:p w14:paraId="29CA9B55" w14:textId="77777777" w:rsidR="00160114" w:rsidRPr="00EC76D5" w:rsidRDefault="00160114" w:rsidP="00160114">
      <w:pPr>
        <w:pStyle w:val="Code"/>
      </w:pPr>
      <w:r w:rsidRPr="00EC76D5">
        <w:t xml:space="preserve">  public void generateExitStatement(SyntaxTree tree) {</w:t>
      </w:r>
    </w:p>
    <w:p w14:paraId="5CB5E74A" w14:textId="54CEE397" w:rsidR="00160114" w:rsidRPr="00EC76D5" w:rsidRDefault="00160114" w:rsidP="00160114">
      <w:pPr>
        <w:pStyle w:val="Code"/>
      </w:pPr>
      <w:r w:rsidRPr="00EC76D5">
        <w:t xml:space="preserve">    SyntaxTree </w:t>
      </w:r>
      <w:r w:rsidR="0038687E">
        <w:t>expression</w:t>
      </w:r>
      <w:r w:rsidRPr="00EC76D5">
        <w:t xml:space="preserve"> = tree.getChild(0);</w:t>
      </w:r>
    </w:p>
    <w:p w14:paraId="4976F2CD" w14:textId="192E0DF6" w:rsidR="00160114" w:rsidRPr="00EC76D5" w:rsidRDefault="00160114" w:rsidP="00160114">
      <w:pPr>
        <w:pStyle w:val="Code"/>
      </w:pPr>
      <w:r w:rsidRPr="00EC76D5">
        <w:t xml:space="preserve">    Symbol symbol = (</w:t>
      </w:r>
      <w:r w:rsidR="0038687E">
        <w:t>expression</w:t>
      </w:r>
      <w:r w:rsidRPr="00EC76D5">
        <w:t xml:space="preserve"> != null) ? generateExpression(</w:t>
      </w:r>
      <w:r w:rsidR="0038687E">
        <w:t>expression</w:t>
      </w:r>
      <w:r w:rsidRPr="00EC76D5">
        <w:t>) : null;</w:t>
      </w:r>
    </w:p>
    <w:p w14:paraId="734D720B" w14:textId="77777777" w:rsidR="00160114" w:rsidRPr="00EC76D5" w:rsidRDefault="00160114" w:rsidP="00160114">
      <w:pPr>
        <w:pStyle w:val="Code"/>
      </w:pPr>
      <w:r w:rsidRPr="00EC76D5">
        <w:t xml:space="preserve">    addMiddleCode(MiddleOperator.Exit, symbol);</w:t>
      </w:r>
    </w:p>
    <w:p w14:paraId="7D1D0C73" w14:textId="77777777" w:rsidR="00160114" w:rsidRPr="00EC76D5" w:rsidRDefault="00160114" w:rsidP="00160114">
      <w:pPr>
        <w:pStyle w:val="Code"/>
      </w:pPr>
      <w:r w:rsidRPr="00EC76D5">
        <w:t xml:space="preserve">  }</w:t>
      </w:r>
    </w:p>
    <w:p w14:paraId="5E738CBD" w14:textId="77777777" w:rsidR="00160114" w:rsidRPr="00EC76D5" w:rsidRDefault="00160114" w:rsidP="00160114">
      <w:pPr>
        <w:pStyle w:val="Code"/>
      </w:pPr>
    </w:p>
    <w:p w14:paraId="11EB1D55" w14:textId="77777777" w:rsidR="00160114" w:rsidRPr="00EC76D5" w:rsidRDefault="00160114" w:rsidP="00160114">
      <w:pPr>
        <w:pStyle w:val="Code"/>
      </w:pPr>
      <w:r w:rsidRPr="00EC76D5">
        <w:t xml:space="preserve">  public void generateLoadToRegisterStatement(SyntaxTree tree) {</w:t>
      </w:r>
    </w:p>
    <w:p w14:paraId="03D10439" w14:textId="77777777" w:rsidR="00160114" w:rsidRPr="00EC76D5" w:rsidRDefault="00160114" w:rsidP="00160114">
      <w:pPr>
        <w:pStyle w:val="Code"/>
      </w:pPr>
      <w:r w:rsidRPr="00EC76D5">
        <w:t xml:space="preserve">    Register register = (Register) tree.getInfo();</w:t>
      </w:r>
    </w:p>
    <w:p w14:paraId="049BB6FB" w14:textId="519CFAA1" w:rsidR="00160114" w:rsidRPr="00EC76D5" w:rsidRDefault="00160114" w:rsidP="00160114">
      <w:pPr>
        <w:pStyle w:val="Code"/>
      </w:pPr>
      <w:r w:rsidRPr="00EC76D5">
        <w:t xml:space="preserve">    SyntaxTree </w:t>
      </w:r>
      <w:r w:rsidR="0038687E">
        <w:t>expression</w:t>
      </w:r>
      <w:r w:rsidRPr="00EC76D5">
        <w:t xml:space="preserve"> = tree.getChild(0);</w:t>
      </w:r>
    </w:p>
    <w:p w14:paraId="64C77E78" w14:textId="7345A662" w:rsidR="00160114" w:rsidRPr="00EC76D5" w:rsidRDefault="00160114" w:rsidP="00160114">
      <w:pPr>
        <w:pStyle w:val="Code"/>
      </w:pPr>
      <w:r w:rsidRPr="00EC76D5">
        <w:t xml:space="preserve">    Symbol symbol = generateExpression(</w:t>
      </w:r>
      <w:r w:rsidR="0038687E">
        <w:t>expression</w:t>
      </w:r>
      <w:r w:rsidRPr="00EC76D5">
        <w:t>);</w:t>
      </w:r>
    </w:p>
    <w:p w14:paraId="544B9FC7" w14:textId="77777777" w:rsidR="00160114" w:rsidRPr="00EC76D5" w:rsidRDefault="00160114" w:rsidP="00160114">
      <w:pPr>
        <w:pStyle w:val="Code"/>
      </w:pPr>
      <w:r w:rsidRPr="00EC76D5">
        <w:t xml:space="preserve">    addMiddleCode(MiddleOperator.LoadToRegister, register, symbol);</w:t>
      </w:r>
    </w:p>
    <w:p w14:paraId="743D7B7E" w14:textId="77777777" w:rsidR="00160114" w:rsidRPr="00EC76D5" w:rsidRDefault="00160114" w:rsidP="00160114">
      <w:pPr>
        <w:pStyle w:val="Code"/>
      </w:pPr>
      <w:r w:rsidRPr="00EC76D5">
        <w:t xml:space="preserve">  }</w:t>
      </w:r>
    </w:p>
    <w:p w14:paraId="75B787AF" w14:textId="77777777" w:rsidR="00160114" w:rsidRPr="00EC76D5" w:rsidRDefault="00160114" w:rsidP="00160114">
      <w:pPr>
        <w:pStyle w:val="Code"/>
      </w:pPr>
    </w:p>
    <w:p w14:paraId="1CDD289B" w14:textId="77777777" w:rsidR="00160114" w:rsidRPr="00EC76D5" w:rsidRDefault="00160114" w:rsidP="00160114">
      <w:pPr>
        <w:pStyle w:val="Code"/>
      </w:pPr>
      <w:r w:rsidRPr="00EC76D5">
        <w:t xml:space="preserve">  public void generateSaveFromRegisterStatement(SyntaxTree tree) {</w:t>
      </w:r>
    </w:p>
    <w:p w14:paraId="6B6B88AA" w14:textId="77777777" w:rsidR="00160114" w:rsidRPr="00EC76D5" w:rsidRDefault="00160114" w:rsidP="00160114">
      <w:pPr>
        <w:pStyle w:val="Code"/>
      </w:pPr>
      <w:r w:rsidRPr="00EC76D5">
        <w:t xml:space="preserve">    Register register = (Register) tree.getInfo();</w:t>
      </w:r>
    </w:p>
    <w:p w14:paraId="1766D11B" w14:textId="566085CB" w:rsidR="00160114" w:rsidRPr="00EC76D5" w:rsidRDefault="00160114" w:rsidP="00160114">
      <w:pPr>
        <w:pStyle w:val="Code"/>
      </w:pPr>
      <w:r w:rsidRPr="00EC76D5">
        <w:t xml:space="preserve">    SyntaxTree </w:t>
      </w:r>
      <w:r w:rsidR="0038687E">
        <w:t>expression</w:t>
      </w:r>
      <w:r w:rsidRPr="00EC76D5">
        <w:t xml:space="preserve"> = tree.getChild(0);</w:t>
      </w:r>
    </w:p>
    <w:p w14:paraId="5E70A949" w14:textId="362F5D5D" w:rsidR="00160114" w:rsidRPr="00EC76D5" w:rsidRDefault="00160114" w:rsidP="00160114">
      <w:pPr>
        <w:pStyle w:val="Code"/>
      </w:pPr>
      <w:r w:rsidRPr="00EC76D5">
        <w:lastRenderedPageBreak/>
        <w:t xml:space="preserve">    Symbol symbol = generateExpression(</w:t>
      </w:r>
      <w:r w:rsidR="0038687E">
        <w:t>expression</w:t>
      </w:r>
      <w:r w:rsidRPr="00EC76D5">
        <w:t>);</w:t>
      </w:r>
    </w:p>
    <w:p w14:paraId="231B435E" w14:textId="77777777" w:rsidR="00160114" w:rsidRPr="00EC76D5" w:rsidRDefault="00160114" w:rsidP="00160114">
      <w:pPr>
        <w:pStyle w:val="Code"/>
      </w:pPr>
      <w:r w:rsidRPr="00EC76D5">
        <w:t xml:space="preserve">    addMiddleCode(MiddleOperator.SaveFromRegister, symbol, register);</w:t>
      </w:r>
    </w:p>
    <w:p w14:paraId="67F42B90" w14:textId="77777777" w:rsidR="00160114" w:rsidRPr="00EC76D5" w:rsidRDefault="00160114" w:rsidP="00160114">
      <w:pPr>
        <w:pStyle w:val="Code"/>
      </w:pPr>
      <w:r w:rsidRPr="00EC76D5">
        <w:t xml:space="preserve">  }</w:t>
      </w:r>
    </w:p>
    <w:p w14:paraId="1D3818EB" w14:textId="77777777" w:rsidR="00160114" w:rsidRPr="00EC76D5" w:rsidRDefault="00160114" w:rsidP="00160114">
      <w:pPr>
        <w:pStyle w:val="Code"/>
      </w:pPr>
      <w:r w:rsidRPr="00EC76D5">
        <w:t xml:space="preserve">  </w:t>
      </w:r>
    </w:p>
    <w:p w14:paraId="0C20AE8A" w14:textId="77777777" w:rsidR="00160114" w:rsidRPr="00EC76D5" w:rsidRDefault="00160114" w:rsidP="00160114">
      <w:pPr>
        <w:pStyle w:val="Code"/>
      </w:pPr>
      <w:r w:rsidRPr="00EC76D5">
        <w:t xml:space="preserve">  public void generateClearRegistersStatement(SyntaxTree tree) {</w:t>
      </w:r>
    </w:p>
    <w:p w14:paraId="5CD49C54" w14:textId="77777777" w:rsidR="00160114" w:rsidRPr="00EC76D5" w:rsidRDefault="00160114" w:rsidP="00160114">
      <w:pPr>
        <w:pStyle w:val="Code"/>
      </w:pPr>
      <w:r w:rsidRPr="00EC76D5">
        <w:t xml:space="preserve">    addMiddleCode(MiddleOperator.ClearRegisters, null, null, null);</w:t>
      </w:r>
    </w:p>
    <w:p w14:paraId="637E2532" w14:textId="77777777" w:rsidR="00160114" w:rsidRPr="00EC76D5" w:rsidRDefault="00160114" w:rsidP="00160114">
      <w:pPr>
        <w:pStyle w:val="Code"/>
      </w:pPr>
      <w:r w:rsidRPr="00EC76D5">
        <w:t xml:space="preserve">  }</w:t>
      </w:r>
    </w:p>
    <w:p w14:paraId="7965D178" w14:textId="77777777" w:rsidR="00160114" w:rsidRPr="00EC76D5" w:rsidRDefault="00160114" w:rsidP="00160114">
      <w:pPr>
        <w:pStyle w:val="Code"/>
      </w:pPr>
      <w:r w:rsidRPr="00EC76D5">
        <w:t xml:space="preserve">  </w:t>
      </w:r>
    </w:p>
    <w:p w14:paraId="5221CE6C" w14:textId="77777777" w:rsidR="00160114" w:rsidRPr="00EC76D5" w:rsidRDefault="00160114" w:rsidP="00160114">
      <w:pPr>
        <w:pStyle w:val="Code"/>
      </w:pPr>
      <w:r w:rsidRPr="00EC76D5">
        <w:t xml:space="preserve">  public void generateSaveFlagByteRegisterStatement(SyntaxTree tree) {</w:t>
      </w:r>
    </w:p>
    <w:p w14:paraId="75F8D960" w14:textId="4FD7609A" w:rsidR="00160114" w:rsidRPr="00EC76D5" w:rsidRDefault="00160114" w:rsidP="00160114">
      <w:pPr>
        <w:pStyle w:val="Code"/>
      </w:pPr>
      <w:r w:rsidRPr="00EC76D5">
        <w:t xml:space="preserve">    SyntaxTree </w:t>
      </w:r>
      <w:r w:rsidR="0038687E">
        <w:t>expression</w:t>
      </w:r>
      <w:r w:rsidRPr="00EC76D5">
        <w:t xml:space="preserve"> = tree.getChild(0);</w:t>
      </w:r>
    </w:p>
    <w:p w14:paraId="66B83767" w14:textId="2182659D" w:rsidR="00160114" w:rsidRPr="00EC76D5" w:rsidRDefault="00160114" w:rsidP="00160114">
      <w:pPr>
        <w:pStyle w:val="Code"/>
      </w:pPr>
      <w:r w:rsidRPr="00EC76D5">
        <w:t xml:space="preserve">    Symbol symbol = generateExpression(</w:t>
      </w:r>
      <w:r w:rsidR="0038687E">
        <w:t>expression</w:t>
      </w:r>
      <w:r w:rsidRPr="00EC76D5">
        <w:t>);</w:t>
      </w:r>
    </w:p>
    <w:p w14:paraId="44324A40" w14:textId="77777777" w:rsidR="00160114" w:rsidRPr="00EC76D5" w:rsidRDefault="00160114" w:rsidP="00160114">
      <w:pPr>
        <w:pStyle w:val="Code"/>
      </w:pPr>
      <w:r w:rsidRPr="00EC76D5">
        <w:t xml:space="preserve">    addMiddleCode(MiddleOperator.SaveFromFlagByte, symbol);</w:t>
      </w:r>
    </w:p>
    <w:p w14:paraId="58575F4D" w14:textId="77777777" w:rsidR="00160114" w:rsidRPr="00EC76D5" w:rsidRDefault="00160114" w:rsidP="00160114">
      <w:pPr>
        <w:pStyle w:val="Code"/>
      </w:pPr>
      <w:r w:rsidRPr="00EC76D5">
        <w:t xml:space="preserve">  }</w:t>
      </w:r>
    </w:p>
    <w:p w14:paraId="2AEFF5F3" w14:textId="77777777" w:rsidR="00160114" w:rsidRPr="00EC76D5" w:rsidRDefault="00160114" w:rsidP="00160114">
      <w:pPr>
        <w:pStyle w:val="Code"/>
      </w:pPr>
      <w:r w:rsidRPr="00EC76D5">
        <w:t xml:space="preserve">  </w:t>
      </w:r>
    </w:p>
    <w:p w14:paraId="044D1239" w14:textId="77777777" w:rsidR="00417B45" w:rsidRPr="00EC76D5" w:rsidRDefault="00417B45" w:rsidP="00417B45">
      <w:pPr>
        <w:pStyle w:val="Code"/>
      </w:pPr>
      <w:r w:rsidRPr="00EC76D5">
        <w:t xml:space="preserve">  public void generateJumpRegisterStatement(SyntaxTree tree) {</w:t>
      </w:r>
    </w:p>
    <w:p w14:paraId="1BC0CF9A" w14:textId="77777777" w:rsidR="00417B45" w:rsidRPr="00EC76D5" w:rsidRDefault="00417B45" w:rsidP="00417B45">
      <w:pPr>
        <w:pStyle w:val="Code"/>
      </w:pPr>
      <w:r w:rsidRPr="00EC76D5">
        <w:t xml:space="preserve">    addMiddleCode(MiddleOperator.JumpRegister, (Register) tree.getInfo());</w:t>
      </w:r>
    </w:p>
    <w:p w14:paraId="1D0BEE69" w14:textId="5F485FF3" w:rsidR="00160114" w:rsidRPr="00EC76D5" w:rsidRDefault="00417B45" w:rsidP="00417B45">
      <w:pPr>
        <w:pStyle w:val="Code"/>
      </w:pPr>
      <w:r w:rsidRPr="00EC76D5">
        <w:t xml:space="preserve">  }</w:t>
      </w:r>
    </w:p>
    <w:p w14:paraId="7695E097" w14:textId="77777777" w:rsidR="00417B45" w:rsidRPr="00EC76D5" w:rsidRDefault="00417B45" w:rsidP="00417B45">
      <w:pPr>
        <w:pStyle w:val="Code"/>
      </w:pPr>
    </w:p>
    <w:p w14:paraId="6DC6058A" w14:textId="77777777" w:rsidR="00160114" w:rsidRPr="00EC76D5" w:rsidRDefault="00160114" w:rsidP="00160114">
      <w:pPr>
        <w:pStyle w:val="Code"/>
      </w:pPr>
      <w:r w:rsidRPr="00EC76D5">
        <w:t xml:space="preserve">  public void generateInterruptStatement(SyntaxTree tree) {</w:t>
      </w:r>
    </w:p>
    <w:p w14:paraId="60CF5F57" w14:textId="77777777" w:rsidR="00160114" w:rsidRPr="00EC76D5" w:rsidRDefault="00160114" w:rsidP="00160114">
      <w:pPr>
        <w:pStyle w:val="Code"/>
      </w:pPr>
      <w:r w:rsidRPr="00EC76D5">
        <w:t xml:space="preserve">    addMiddleCode(MiddleOperator.Interrupt, tree.getSymbol().getValue());</w:t>
      </w:r>
    </w:p>
    <w:p w14:paraId="0E896F24" w14:textId="77777777" w:rsidR="00160114" w:rsidRPr="00EC76D5" w:rsidRDefault="00160114" w:rsidP="00160114">
      <w:pPr>
        <w:pStyle w:val="Code"/>
      </w:pPr>
      <w:r w:rsidRPr="00EC76D5">
        <w:t xml:space="preserve">  }</w:t>
      </w:r>
    </w:p>
    <w:p w14:paraId="49796615" w14:textId="77777777" w:rsidR="00160114" w:rsidRPr="00EC76D5" w:rsidRDefault="00160114" w:rsidP="00160114">
      <w:pPr>
        <w:pStyle w:val="Code"/>
      </w:pPr>
    </w:p>
    <w:p w14:paraId="514E21B3" w14:textId="77777777" w:rsidR="00160114" w:rsidRPr="00EC76D5" w:rsidRDefault="00160114" w:rsidP="00160114">
      <w:pPr>
        <w:pStyle w:val="Code"/>
      </w:pPr>
      <w:r w:rsidRPr="00EC76D5">
        <w:t xml:space="preserve">  public void generateDeclarationStatement(SyntaxTree tree) {</w:t>
      </w:r>
    </w:p>
    <w:p w14:paraId="3D6FA359" w14:textId="77777777" w:rsidR="00160114" w:rsidRPr="00EC76D5" w:rsidRDefault="00160114" w:rsidP="00160114">
      <w:pPr>
        <w:pStyle w:val="Code"/>
      </w:pPr>
      <w:r w:rsidRPr="00EC76D5">
        <w:t xml:space="preserve">    appendMiddleCodeList(m_middleCodeList, (List&lt;MiddleCode&gt;) tree.getInfo());</w:t>
      </w:r>
    </w:p>
    <w:p w14:paraId="7EDA6691" w14:textId="77777777" w:rsidR="00160114" w:rsidRPr="00EC76D5" w:rsidRDefault="00160114" w:rsidP="00160114">
      <w:pPr>
        <w:pStyle w:val="Code"/>
      </w:pPr>
      <w:r w:rsidRPr="00EC76D5">
        <w:t xml:space="preserve">  }</w:t>
      </w:r>
    </w:p>
    <w:p w14:paraId="1B9DD5B2" w14:textId="77777777" w:rsidR="00160114" w:rsidRPr="00EC76D5" w:rsidRDefault="00160114" w:rsidP="00160114">
      <w:pPr>
        <w:pStyle w:val="Code"/>
      </w:pPr>
    </w:p>
    <w:p w14:paraId="111BBB73" w14:textId="77777777" w:rsidR="00160114" w:rsidRPr="00EC76D5" w:rsidRDefault="00160114" w:rsidP="00160114">
      <w:pPr>
        <w:pStyle w:val="Code"/>
      </w:pPr>
      <w:r w:rsidRPr="00EC76D5">
        <w:t xml:space="preserve">  public Symbol generateExpression(SyntaxTree tree) {</w:t>
      </w:r>
    </w:p>
    <w:p w14:paraId="6FF2DD93" w14:textId="77777777" w:rsidR="00160114" w:rsidRPr="00EC76D5" w:rsidRDefault="00160114" w:rsidP="00160114">
      <w:pPr>
        <w:pStyle w:val="Code"/>
      </w:pPr>
      <w:r w:rsidRPr="00EC76D5">
        <w:t xml:space="preserve">    tree = SyntaxTreeOptimizer.optimizeExpression(tree);</w:t>
      </w:r>
    </w:p>
    <w:p w14:paraId="532B5673" w14:textId="77777777" w:rsidR="00160114" w:rsidRPr="00EC76D5" w:rsidRDefault="00160114" w:rsidP="00160114">
      <w:pPr>
        <w:pStyle w:val="Code"/>
      </w:pPr>
    </w:p>
    <w:p w14:paraId="40A051F8" w14:textId="77777777" w:rsidR="00160114" w:rsidRPr="00EC76D5" w:rsidRDefault="00160114" w:rsidP="00160114">
      <w:pPr>
        <w:pStyle w:val="Code"/>
      </w:pPr>
      <w:r w:rsidRPr="00EC76D5">
        <w:t xml:space="preserve">    if (tree == null) {</w:t>
      </w:r>
    </w:p>
    <w:p w14:paraId="617568EA" w14:textId="77777777" w:rsidR="00160114" w:rsidRPr="00EC76D5" w:rsidRDefault="00160114" w:rsidP="00160114">
      <w:pPr>
        <w:pStyle w:val="Code"/>
      </w:pPr>
      <w:r w:rsidRPr="00EC76D5">
        <w:t xml:space="preserve">      return null;</w:t>
      </w:r>
    </w:p>
    <w:p w14:paraId="7046C055" w14:textId="77777777" w:rsidR="00160114" w:rsidRPr="00EC76D5" w:rsidRDefault="00160114" w:rsidP="00160114">
      <w:pPr>
        <w:pStyle w:val="Code"/>
      </w:pPr>
      <w:r w:rsidRPr="00EC76D5">
        <w:t xml:space="preserve">    }</w:t>
      </w:r>
    </w:p>
    <w:p w14:paraId="654D6939" w14:textId="77777777" w:rsidR="00160114" w:rsidRPr="00EC76D5" w:rsidRDefault="00160114" w:rsidP="00160114">
      <w:pPr>
        <w:pStyle w:val="Code"/>
      </w:pPr>
      <w:r w:rsidRPr="00EC76D5">
        <w:t xml:space="preserve">    </w:t>
      </w:r>
    </w:p>
    <w:p w14:paraId="65CAA2B8" w14:textId="77777777" w:rsidR="00160114" w:rsidRPr="00EC76D5" w:rsidRDefault="00160114" w:rsidP="00160114">
      <w:pPr>
        <w:pStyle w:val="Code"/>
      </w:pPr>
      <w:r w:rsidRPr="00EC76D5">
        <w:t xml:space="preserve">    switch (tree.getOperator()) {</w:t>
      </w:r>
    </w:p>
    <w:p w14:paraId="29D16614" w14:textId="77777777" w:rsidR="00160114" w:rsidRPr="00EC76D5" w:rsidRDefault="00160114" w:rsidP="00160114">
      <w:pPr>
        <w:pStyle w:val="Code"/>
      </w:pPr>
      <w:r w:rsidRPr="00EC76D5">
        <w:t xml:space="preserve">      case Comma:</w:t>
      </w:r>
    </w:p>
    <w:p w14:paraId="6145E30F" w14:textId="77777777" w:rsidR="00160114" w:rsidRPr="00EC76D5" w:rsidRDefault="00160114" w:rsidP="00160114">
      <w:pPr>
        <w:pStyle w:val="Code"/>
      </w:pPr>
      <w:r w:rsidRPr="00EC76D5">
        <w:t xml:space="preserve">        return generateCommaExpression(tree);</w:t>
      </w:r>
    </w:p>
    <w:p w14:paraId="51248F77" w14:textId="77777777" w:rsidR="00160114" w:rsidRPr="00EC76D5" w:rsidRDefault="00160114" w:rsidP="00160114">
      <w:pPr>
        <w:pStyle w:val="Code"/>
      </w:pPr>
    </w:p>
    <w:p w14:paraId="02A099FB" w14:textId="77777777" w:rsidR="00160114" w:rsidRPr="00EC76D5" w:rsidRDefault="00160114" w:rsidP="00160114">
      <w:pPr>
        <w:pStyle w:val="Code"/>
      </w:pPr>
      <w:r w:rsidRPr="00EC76D5">
        <w:t xml:space="preserve">      case Sequence:</w:t>
      </w:r>
    </w:p>
    <w:p w14:paraId="663FEC2D" w14:textId="77777777" w:rsidR="00160114" w:rsidRPr="00EC76D5" w:rsidRDefault="00160114" w:rsidP="00160114">
      <w:pPr>
        <w:pStyle w:val="Code"/>
      </w:pPr>
      <w:r w:rsidRPr="00EC76D5">
        <w:t xml:space="preserve">        return generateSequencialExpression(tree);</w:t>
      </w:r>
    </w:p>
    <w:p w14:paraId="3D546AD1" w14:textId="77777777" w:rsidR="00160114" w:rsidRPr="00EC76D5" w:rsidRDefault="00160114" w:rsidP="00160114">
      <w:pPr>
        <w:pStyle w:val="Code"/>
      </w:pPr>
    </w:p>
    <w:p w14:paraId="6A92B70E" w14:textId="77777777" w:rsidR="00160114" w:rsidRPr="00EC76D5" w:rsidRDefault="00160114" w:rsidP="00160114">
      <w:pPr>
        <w:pStyle w:val="Code"/>
      </w:pPr>
      <w:r w:rsidRPr="00EC76D5">
        <w:t xml:space="preserve">      case Conditional:</w:t>
      </w:r>
    </w:p>
    <w:p w14:paraId="198579D7" w14:textId="77777777" w:rsidR="00160114" w:rsidRPr="00EC76D5" w:rsidRDefault="00160114" w:rsidP="00160114">
      <w:pPr>
        <w:pStyle w:val="Code"/>
      </w:pPr>
      <w:r w:rsidRPr="00EC76D5">
        <w:t xml:space="preserve">        return generateConditionalExpression(tree);</w:t>
      </w:r>
    </w:p>
    <w:p w14:paraId="309FFA35" w14:textId="77777777" w:rsidR="00160114" w:rsidRPr="00EC76D5" w:rsidRDefault="00160114" w:rsidP="00160114">
      <w:pPr>
        <w:pStyle w:val="Code"/>
      </w:pPr>
    </w:p>
    <w:p w14:paraId="044E9993" w14:textId="77777777" w:rsidR="00160114" w:rsidRPr="00EC76D5" w:rsidRDefault="00160114" w:rsidP="00160114">
      <w:pPr>
        <w:pStyle w:val="Code"/>
      </w:pPr>
      <w:r w:rsidRPr="00EC76D5">
        <w:t xml:space="preserve">      case LogicalAnd:</w:t>
      </w:r>
    </w:p>
    <w:p w14:paraId="56665978" w14:textId="77777777" w:rsidR="00160114" w:rsidRPr="00EC76D5" w:rsidRDefault="00160114" w:rsidP="00160114">
      <w:pPr>
        <w:pStyle w:val="Code"/>
      </w:pPr>
      <w:r w:rsidRPr="00EC76D5">
        <w:t xml:space="preserve">        return generateLogicalAndExpression(tree);</w:t>
      </w:r>
    </w:p>
    <w:p w14:paraId="2F832BDC" w14:textId="77777777" w:rsidR="00160114" w:rsidRPr="00EC76D5" w:rsidRDefault="00160114" w:rsidP="00160114">
      <w:pPr>
        <w:pStyle w:val="Code"/>
      </w:pPr>
    </w:p>
    <w:p w14:paraId="5636538A" w14:textId="77777777" w:rsidR="00160114" w:rsidRPr="00EC76D5" w:rsidRDefault="00160114" w:rsidP="00160114">
      <w:pPr>
        <w:pStyle w:val="Code"/>
      </w:pPr>
      <w:r w:rsidRPr="00EC76D5">
        <w:t xml:space="preserve">      case LogicalOr:</w:t>
      </w:r>
    </w:p>
    <w:p w14:paraId="7D2FACF2" w14:textId="77777777" w:rsidR="00160114" w:rsidRPr="00EC76D5" w:rsidRDefault="00160114" w:rsidP="00160114">
      <w:pPr>
        <w:pStyle w:val="Code"/>
      </w:pPr>
      <w:r w:rsidRPr="00EC76D5">
        <w:t xml:space="preserve">        return generateLogicalOrExpression(tree);</w:t>
      </w:r>
    </w:p>
    <w:p w14:paraId="290ABB9F" w14:textId="77777777" w:rsidR="00160114" w:rsidRPr="00EC76D5" w:rsidRDefault="00160114" w:rsidP="00160114">
      <w:pPr>
        <w:pStyle w:val="Code"/>
      </w:pPr>
    </w:p>
    <w:p w14:paraId="1BCC9868" w14:textId="77777777" w:rsidR="00160114" w:rsidRPr="00EC76D5" w:rsidRDefault="00160114" w:rsidP="00160114">
      <w:pPr>
        <w:pStyle w:val="Code"/>
      </w:pPr>
      <w:r w:rsidRPr="00EC76D5">
        <w:t xml:space="preserve">      case LogicalNot:</w:t>
      </w:r>
    </w:p>
    <w:p w14:paraId="12FF98DD" w14:textId="77777777" w:rsidR="00160114" w:rsidRPr="00EC76D5" w:rsidRDefault="00160114" w:rsidP="00160114">
      <w:pPr>
        <w:pStyle w:val="Code"/>
      </w:pPr>
      <w:r w:rsidRPr="00EC76D5">
        <w:t xml:space="preserve">        return generateLogicalNotExpression(tree);</w:t>
      </w:r>
    </w:p>
    <w:p w14:paraId="729809E8" w14:textId="77777777" w:rsidR="00160114" w:rsidRPr="00EC76D5" w:rsidRDefault="00160114" w:rsidP="00160114">
      <w:pPr>
        <w:pStyle w:val="Code"/>
      </w:pPr>
    </w:p>
    <w:p w14:paraId="4DC10F41" w14:textId="77777777" w:rsidR="00160114" w:rsidRPr="00EC76D5" w:rsidRDefault="00160114" w:rsidP="00160114">
      <w:pPr>
        <w:pStyle w:val="Code"/>
      </w:pPr>
      <w:r w:rsidRPr="00EC76D5">
        <w:t xml:space="preserve">      case UnaryAdd:</w:t>
      </w:r>
    </w:p>
    <w:p w14:paraId="027301C4" w14:textId="77777777" w:rsidR="00160114" w:rsidRPr="00EC76D5" w:rsidRDefault="00160114" w:rsidP="00160114">
      <w:pPr>
        <w:pStyle w:val="Code"/>
      </w:pPr>
      <w:r w:rsidRPr="00EC76D5">
        <w:t xml:space="preserve">      case UnarySubtract:</w:t>
      </w:r>
    </w:p>
    <w:p w14:paraId="111764D1" w14:textId="77777777" w:rsidR="00160114" w:rsidRPr="00EC76D5" w:rsidRDefault="00160114" w:rsidP="00160114">
      <w:pPr>
        <w:pStyle w:val="Code"/>
      </w:pPr>
      <w:r w:rsidRPr="00EC76D5">
        <w:t xml:space="preserve">      case BitwiseNot:</w:t>
      </w:r>
    </w:p>
    <w:p w14:paraId="49836AA3" w14:textId="77777777" w:rsidR="00160114" w:rsidRPr="00EC76D5" w:rsidRDefault="00160114" w:rsidP="00160114">
      <w:pPr>
        <w:pStyle w:val="Code"/>
      </w:pPr>
      <w:r w:rsidRPr="00EC76D5">
        <w:t xml:space="preserve">      case Address:</w:t>
      </w:r>
    </w:p>
    <w:p w14:paraId="519ECF59" w14:textId="77777777" w:rsidR="00160114" w:rsidRPr="00EC76D5" w:rsidRDefault="00160114" w:rsidP="00160114">
      <w:pPr>
        <w:pStyle w:val="Code"/>
      </w:pPr>
      <w:r w:rsidRPr="00EC76D5">
        <w:t xml:space="preserve">        return generateUnaryExpression(tree);</w:t>
      </w:r>
    </w:p>
    <w:p w14:paraId="548564E5" w14:textId="77777777" w:rsidR="00160114" w:rsidRPr="00EC76D5" w:rsidRDefault="00160114" w:rsidP="00160114">
      <w:pPr>
        <w:pStyle w:val="Code"/>
      </w:pPr>
    </w:p>
    <w:p w14:paraId="1C7C7DAF" w14:textId="77777777" w:rsidR="00160114" w:rsidRPr="00EC76D5" w:rsidRDefault="00160114" w:rsidP="00160114">
      <w:pPr>
        <w:pStyle w:val="Code"/>
      </w:pPr>
      <w:r w:rsidRPr="00EC76D5">
        <w:t xml:space="preserve">      case IntegralToIntegral:</w:t>
      </w:r>
    </w:p>
    <w:p w14:paraId="6EEE69E7" w14:textId="77777777" w:rsidR="00160114" w:rsidRPr="00EC76D5" w:rsidRDefault="00160114" w:rsidP="00160114">
      <w:pPr>
        <w:pStyle w:val="Code"/>
      </w:pPr>
      <w:r w:rsidRPr="00EC76D5">
        <w:t xml:space="preserve">        return generateIntegralToIntegralExpression(tree);</w:t>
      </w:r>
    </w:p>
    <w:p w14:paraId="4B61C01F" w14:textId="77777777" w:rsidR="00160114" w:rsidRPr="00EC76D5" w:rsidRDefault="00160114" w:rsidP="00160114">
      <w:pPr>
        <w:pStyle w:val="Code"/>
      </w:pPr>
    </w:p>
    <w:p w14:paraId="00145330" w14:textId="77777777" w:rsidR="00160114" w:rsidRPr="00EC76D5" w:rsidRDefault="00160114" w:rsidP="00160114">
      <w:pPr>
        <w:pStyle w:val="Code"/>
      </w:pPr>
      <w:r w:rsidRPr="00EC76D5">
        <w:t xml:space="preserve">      case FloatingToFloating:</w:t>
      </w:r>
    </w:p>
    <w:p w14:paraId="26C7F776" w14:textId="77777777" w:rsidR="00160114" w:rsidRPr="00EC76D5" w:rsidRDefault="00160114" w:rsidP="00160114">
      <w:pPr>
        <w:pStyle w:val="Code"/>
      </w:pPr>
      <w:r w:rsidRPr="00EC76D5">
        <w:t xml:space="preserve">        return generateFloatingToFloatingExpression(tree);</w:t>
      </w:r>
    </w:p>
    <w:p w14:paraId="606D24FC" w14:textId="77777777" w:rsidR="00160114" w:rsidRPr="00EC76D5" w:rsidRDefault="00160114" w:rsidP="00160114">
      <w:pPr>
        <w:pStyle w:val="Code"/>
      </w:pPr>
    </w:p>
    <w:p w14:paraId="5630CB16" w14:textId="77777777" w:rsidR="00160114" w:rsidRPr="00EC76D5" w:rsidRDefault="00160114" w:rsidP="00160114">
      <w:pPr>
        <w:pStyle w:val="Code"/>
      </w:pPr>
      <w:r w:rsidRPr="00EC76D5">
        <w:t xml:space="preserve">      case IntegralToFloating:</w:t>
      </w:r>
    </w:p>
    <w:p w14:paraId="28EBE848" w14:textId="77777777" w:rsidR="00160114" w:rsidRPr="00EC76D5" w:rsidRDefault="00160114" w:rsidP="00160114">
      <w:pPr>
        <w:pStyle w:val="Code"/>
      </w:pPr>
      <w:r w:rsidRPr="00EC76D5">
        <w:t xml:space="preserve">        return generateIntegralToFloatingExpression(tree);</w:t>
      </w:r>
    </w:p>
    <w:p w14:paraId="7D3ACB19" w14:textId="77777777" w:rsidR="00160114" w:rsidRPr="00EC76D5" w:rsidRDefault="00160114" w:rsidP="00160114">
      <w:pPr>
        <w:pStyle w:val="Code"/>
      </w:pPr>
    </w:p>
    <w:p w14:paraId="538E8015" w14:textId="77777777" w:rsidR="00160114" w:rsidRPr="00EC76D5" w:rsidRDefault="00160114" w:rsidP="00160114">
      <w:pPr>
        <w:pStyle w:val="Code"/>
      </w:pPr>
      <w:r w:rsidRPr="00EC76D5">
        <w:t xml:space="preserve">      case FloatingToIntegral:</w:t>
      </w:r>
    </w:p>
    <w:p w14:paraId="1CD4852A" w14:textId="77777777" w:rsidR="00160114" w:rsidRPr="00EC76D5" w:rsidRDefault="00160114" w:rsidP="00160114">
      <w:pPr>
        <w:pStyle w:val="Code"/>
      </w:pPr>
      <w:r w:rsidRPr="00EC76D5">
        <w:t xml:space="preserve">        return generateFloatingToIntegralExpression(tree);</w:t>
      </w:r>
    </w:p>
    <w:p w14:paraId="20056670" w14:textId="77777777" w:rsidR="00160114" w:rsidRPr="00EC76D5" w:rsidRDefault="00160114" w:rsidP="00160114">
      <w:pPr>
        <w:pStyle w:val="Code"/>
      </w:pPr>
    </w:p>
    <w:p w14:paraId="0A37A9C9" w14:textId="77777777" w:rsidR="00160114" w:rsidRPr="00EC76D5" w:rsidRDefault="00160114" w:rsidP="00160114">
      <w:pPr>
        <w:pStyle w:val="Code"/>
      </w:pPr>
      <w:r w:rsidRPr="00EC76D5">
        <w:t xml:space="preserve">      case LogicalToIntegral:</w:t>
      </w:r>
    </w:p>
    <w:p w14:paraId="1479485B" w14:textId="77777777" w:rsidR="00160114" w:rsidRPr="00EC76D5" w:rsidRDefault="00160114" w:rsidP="00160114">
      <w:pPr>
        <w:pStyle w:val="Code"/>
      </w:pPr>
      <w:r w:rsidRPr="00EC76D5">
        <w:t xml:space="preserve">        return generateLogicalToIntegralExpression(tree);</w:t>
      </w:r>
    </w:p>
    <w:p w14:paraId="0BD997B7" w14:textId="77777777" w:rsidR="00160114" w:rsidRPr="00EC76D5" w:rsidRDefault="00160114" w:rsidP="00160114">
      <w:pPr>
        <w:pStyle w:val="Code"/>
      </w:pPr>
    </w:p>
    <w:p w14:paraId="359DF3FD" w14:textId="77777777" w:rsidR="00160114" w:rsidRPr="00EC76D5" w:rsidRDefault="00160114" w:rsidP="00160114">
      <w:pPr>
        <w:pStyle w:val="Code"/>
      </w:pPr>
      <w:r w:rsidRPr="00EC76D5">
        <w:t xml:space="preserve">      case ArithmeticToLogical:</w:t>
      </w:r>
    </w:p>
    <w:p w14:paraId="07A606B5" w14:textId="77777777" w:rsidR="00160114" w:rsidRPr="00EC76D5" w:rsidRDefault="00160114" w:rsidP="00160114">
      <w:pPr>
        <w:pStyle w:val="Code"/>
      </w:pPr>
      <w:r w:rsidRPr="00EC76D5">
        <w:t xml:space="preserve">        return generateArithmeticToLogicalExpression(tree);</w:t>
      </w:r>
    </w:p>
    <w:p w14:paraId="075C0069" w14:textId="77777777" w:rsidR="00160114" w:rsidRPr="00EC76D5" w:rsidRDefault="00160114" w:rsidP="00160114">
      <w:pPr>
        <w:pStyle w:val="Code"/>
      </w:pPr>
    </w:p>
    <w:p w14:paraId="6F886787" w14:textId="77777777" w:rsidR="00160114" w:rsidRPr="00EC76D5" w:rsidRDefault="00160114" w:rsidP="00160114">
      <w:pPr>
        <w:pStyle w:val="Code"/>
      </w:pPr>
      <w:r w:rsidRPr="00EC76D5">
        <w:t xml:space="preserve">      case FunctionToPointer:</w:t>
      </w:r>
    </w:p>
    <w:p w14:paraId="5EF88666" w14:textId="77777777" w:rsidR="00160114" w:rsidRPr="00EC76D5" w:rsidRDefault="00160114" w:rsidP="00160114">
      <w:pPr>
        <w:pStyle w:val="Code"/>
      </w:pPr>
      <w:r w:rsidRPr="00EC76D5">
        <w:t xml:space="preserve">        return generateFunctionToPointerExpression(tree);</w:t>
      </w:r>
    </w:p>
    <w:p w14:paraId="7F48E7AB" w14:textId="77777777" w:rsidR="00160114" w:rsidRPr="00EC76D5" w:rsidRDefault="00160114" w:rsidP="00160114">
      <w:pPr>
        <w:pStyle w:val="Code"/>
      </w:pPr>
    </w:p>
    <w:p w14:paraId="2AEC8B8D" w14:textId="77777777" w:rsidR="00160114" w:rsidRPr="00EC76D5" w:rsidRDefault="00160114" w:rsidP="00160114">
      <w:pPr>
        <w:pStyle w:val="Code"/>
      </w:pPr>
      <w:r w:rsidRPr="00EC76D5">
        <w:t xml:space="preserve">      case ArrayToPointer:</w:t>
      </w:r>
    </w:p>
    <w:p w14:paraId="4FB26096" w14:textId="77777777" w:rsidR="00160114" w:rsidRPr="00EC76D5" w:rsidRDefault="00160114" w:rsidP="00160114">
      <w:pPr>
        <w:pStyle w:val="Code"/>
      </w:pPr>
      <w:r w:rsidRPr="00EC76D5">
        <w:t xml:space="preserve">        return generateArrayToPointerExpression(tree);</w:t>
      </w:r>
    </w:p>
    <w:p w14:paraId="09303575" w14:textId="77777777" w:rsidR="00160114" w:rsidRPr="00EC76D5" w:rsidRDefault="00160114" w:rsidP="00160114">
      <w:pPr>
        <w:pStyle w:val="Code"/>
      </w:pPr>
    </w:p>
    <w:p w14:paraId="197F909D" w14:textId="77777777" w:rsidR="00160114" w:rsidRPr="00EC76D5" w:rsidRDefault="00160114" w:rsidP="00160114">
      <w:pPr>
        <w:pStyle w:val="Code"/>
      </w:pPr>
      <w:r w:rsidRPr="00EC76D5">
        <w:t xml:space="preserve">      case StringToPointer:</w:t>
      </w:r>
    </w:p>
    <w:p w14:paraId="4DDB98F9" w14:textId="77777777" w:rsidR="00160114" w:rsidRPr="00EC76D5" w:rsidRDefault="00160114" w:rsidP="00160114">
      <w:pPr>
        <w:pStyle w:val="Code"/>
      </w:pPr>
      <w:r w:rsidRPr="00EC76D5">
        <w:t xml:space="preserve">        return generateStringToPointerExpression(tree);</w:t>
      </w:r>
    </w:p>
    <w:p w14:paraId="7C885C4C" w14:textId="77777777" w:rsidR="00160114" w:rsidRPr="00EC76D5" w:rsidRDefault="00160114" w:rsidP="00160114">
      <w:pPr>
        <w:pStyle w:val="Code"/>
      </w:pPr>
    </w:p>
    <w:p w14:paraId="1649D9A1" w14:textId="77777777" w:rsidR="00160114" w:rsidRPr="00EC76D5" w:rsidRDefault="00160114" w:rsidP="00160114">
      <w:pPr>
        <w:pStyle w:val="Code"/>
      </w:pPr>
      <w:r w:rsidRPr="00EC76D5">
        <w:t xml:space="preserve">      case BinaryAdd:</w:t>
      </w:r>
    </w:p>
    <w:p w14:paraId="2A2EBF72" w14:textId="77777777" w:rsidR="00160114" w:rsidRPr="00EC76D5" w:rsidRDefault="00160114" w:rsidP="00160114">
      <w:pPr>
        <w:pStyle w:val="Code"/>
      </w:pPr>
      <w:r w:rsidRPr="00EC76D5">
        <w:t xml:space="preserve">      case BinarySubtract:</w:t>
      </w:r>
    </w:p>
    <w:p w14:paraId="5E73369A" w14:textId="77777777" w:rsidR="00160114" w:rsidRPr="00EC76D5" w:rsidRDefault="00160114" w:rsidP="00160114">
      <w:pPr>
        <w:pStyle w:val="Code"/>
      </w:pPr>
      <w:r w:rsidRPr="00EC76D5">
        <w:t xml:space="preserve">      case Multiply:</w:t>
      </w:r>
    </w:p>
    <w:p w14:paraId="0502A903" w14:textId="77777777" w:rsidR="00160114" w:rsidRPr="00EC76D5" w:rsidRDefault="00160114" w:rsidP="00160114">
      <w:pPr>
        <w:pStyle w:val="Code"/>
      </w:pPr>
      <w:r w:rsidRPr="00EC76D5">
        <w:t xml:space="preserve">      case Divide:</w:t>
      </w:r>
    </w:p>
    <w:p w14:paraId="521A7D41" w14:textId="77777777" w:rsidR="00160114" w:rsidRPr="00EC76D5" w:rsidRDefault="00160114" w:rsidP="00160114">
      <w:pPr>
        <w:pStyle w:val="Code"/>
      </w:pPr>
      <w:r w:rsidRPr="00EC76D5">
        <w:t xml:space="preserve">      case Modulo:</w:t>
      </w:r>
    </w:p>
    <w:p w14:paraId="5D44040C" w14:textId="77777777" w:rsidR="00160114" w:rsidRPr="00EC76D5" w:rsidRDefault="00160114" w:rsidP="00160114">
      <w:pPr>
        <w:pStyle w:val="Code"/>
      </w:pPr>
      <w:r w:rsidRPr="00EC76D5">
        <w:t xml:space="preserve">      case BitwiseAnd:</w:t>
      </w:r>
    </w:p>
    <w:p w14:paraId="155C2D9C" w14:textId="4F7EEB07" w:rsidR="00160114" w:rsidRPr="00EC76D5" w:rsidRDefault="00160114" w:rsidP="00160114">
      <w:pPr>
        <w:pStyle w:val="Code"/>
      </w:pPr>
      <w:r w:rsidRPr="00EC76D5">
        <w:t xml:space="preserve">      case Bitwise</w:t>
      </w:r>
      <w:r w:rsidR="00414C74">
        <w:t>Or</w:t>
      </w:r>
      <w:r w:rsidRPr="00EC76D5">
        <w:t>:</w:t>
      </w:r>
    </w:p>
    <w:p w14:paraId="0C4E66B5" w14:textId="77777777" w:rsidR="00160114" w:rsidRPr="00EC76D5" w:rsidRDefault="00160114" w:rsidP="00160114">
      <w:pPr>
        <w:pStyle w:val="Code"/>
      </w:pPr>
      <w:r w:rsidRPr="00EC76D5">
        <w:t xml:space="preserve">      case BitwiseXOr:</w:t>
      </w:r>
    </w:p>
    <w:p w14:paraId="36C6E799" w14:textId="77777777" w:rsidR="00160114" w:rsidRPr="00EC76D5" w:rsidRDefault="00160114" w:rsidP="00160114">
      <w:pPr>
        <w:pStyle w:val="Code"/>
      </w:pPr>
      <w:r w:rsidRPr="00EC76D5">
        <w:t xml:space="preserve">      case LeftShift:</w:t>
      </w:r>
    </w:p>
    <w:p w14:paraId="07AFBB1E" w14:textId="77777777" w:rsidR="00160114" w:rsidRPr="00EC76D5" w:rsidRDefault="00160114" w:rsidP="00160114">
      <w:pPr>
        <w:pStyle w:val="Code"/>
      </w:pPr>
      <w:r w:rsidRPr="00EC76D5">
        <w:t xml:space="preserve">      case RightShift:</w:t>
      </w:r>
    </w:p>
    <w:p w14:paraId="7BAA1BE7" w14:textId="77777777" w:rsidR="00160114" w:rsidRPr="00EC76D5" w:rsidRDefault="00160114" w:rsidP="00160114">
      <w:pPr>
        <w:pStyle w:val="Code"/>
      </w:pPr>
      <w:r w:rsidRPr="00EC76D5">
        <w:t xml:space="preserve">        return generateArithmeticExpression(tree);</w:t>
      </w:r>
    </w:p>
    <w:p w14:paraId="47FD5AFD" w14:textId="77777777" w:rsidR="00160114" w:rsidRPr="00EC76D5" w:rsidRDefault="00160114" w:rsidP="00160114">
      <w:pPr>
        <w:pStyle w:val="Code"/>
      </w:pPr>
    </w:p>
    <w:p w14:paraId="5D986F4E" w14:textId="77777777" w:rsidR="00160114" w:rsidRPr="00EC76D5" w:rsidRDefault="00160114" w:rsidP="00160114">
      <w:pPr>
        <w:pStyle w:val="Code"/>
      </w:pPr>
      <w:r w:rsidRPr="00EC76D5">
        <w:t xml:space="preserve">      case Equal:</w:t>
      </w:r>
    </w:p>
    <w:p w14:paraId="3BF2E38B" w14:textId="77777777" w:rsidR="00160114" w:rsidRPr="00EC76D5" w:rsidRDefault="00160114" w:rsidP="00160114">
      <w:pPr>
        <w:pStyle w:val="Code"/>
      </w:pPr>
      <w:r w:rsidRPr="00EC76D5">
        <w:t xml:space="preserve">      case NotEqual:</w:t>
      </w:r>
    </w:p>
    <w:p w14:paraId="70102E06" w14:textId="77777777" w:rsidR="00160114" w:rsidRPr="00EC76D5" w:rsidRDefault="00160114" w:rsidP="00160114">
      <w:pPr>
        <w:pStyle w:val="Code"/>
      </w:pPr>
      <w:r w:rsidRPr="00EC76D5">
        <w:t xml:space="preserve">      case LessThan:</w:t>
      </w:r>
    </w:p>
    <w:p w14:paraId="37C296EA" w14:textId="77777777" w:rsidR="00160114" w:rsidRPr="00EC76D5" w:rsidRDefault="00160114" w:rsidP="00160114">
      <w:pPr>
        <w:pStyle w:val="Code"/>
      </w:pPr>
      <w:r w:rsidRPr="00EC76D5">
        <w:t xml:space="preserve">      case LessThanEqual:</w:t>
      </w:r>
    </w:p>
    <w:p w14:paraId="3F2456DD" w14:textId="77777777" w:rsidR="00160114" w:rsidRPr="00EC76D5" w:rsidRDefault="00160114" w:rsidP="00160114">
      <w:pPr>
        <w:pStyle w:val="Code"/>
      </w:pPr>
      <w:r w:rsidRPr="00EC76D5">
        <w:t xml:space="preserve">      case GreaterThan:</w:t>
      </w:r>
    </w:p>
    <w:p w14:paraId="70253D8A" w14:textId="77777777" w:rsidR="00160114" w:rsidRPr="00EC76D5" w:rsidRDefault="00160114" w:rsidP="00160114">
      <w:pPr>
        <w:pStyle w:val="Code"/>
      </w:pPr>
      <w:r w:rsidRPr="00EC76D5">
        <w:t xml:space="preserve">      case GreaterThanEqual:</w:t>
      </w:r>
    </w:p>
    <w:p w14:paraId="5FB6CE7E" w14:textId="77777777" w:rsidR="00160114" w:rsidRPr="00EC76D5" w:rsidRDefault="00160114" w:rsidP="00160114">
      <w:pPr>
        <w:pStyle w:val="Code"/>
      </w:pPr>
      <w:r w:rsidRPr="00EC76D5">
        <w:t xml:space="preserve">        return generateRelationalExpression(tree);</w:t>
      </w:r>
    </w:p>
    <w:p w14:paraId="031C9F41" w14:textId="77777777" w:rsidR="00160114" w:rsidRPr="00EC76D5" w:rsidRDefault="00160114" w:rsidP="00160114">
      <w:pPr>
        <w:pStyle w:val="Code"/>
      </w:pPr>
    </w:p>
    <w:p w14:paraId="7C162E2B" w14:textId="24BF08CA" w:rsidR="00160114" w:rsidRPr="00EC76D5" w:rsidRDefault="00160114" w:rsidP="00160114">
      <w:pPr>
        <w:pStyle w:val="Code"/>
      </w:pPr>
      <w:r w:rsidRPr="00EC76D5">
        <w:t xml:space="preserve">      case </w:t>
      </w:r>
      <w:r w:rsidR="00B02345">
        <w:t>Dereference</w:t>
      </w:r>
      <w:r w:rsidRPr="00EC76D5">
        <w:t>:</w:t>
      </w:r>
    </w:p>
    <w:p w14:paraId="79F6123E" w14:textId="3895A608" w:rsidR="00160114" w:rsidRPr="00EC76D5" w:rsidRDefault="00160114" w:rsidP="00160114">
      <w:pPr>
        <w:pStyle w:val="Code"/>
      </w:pPr>
      <w:r w:rsidRPr="00EC76D5">
        <w:t xml:space="preserve">        return generate</w:t>
      </w:r>
      <w:r w:rsidR="00B02345">
        <w:t>Dereference</w:t>
      </w:r>
      <w:r w:rsidRPr="00EC76D5">
        <w:t>Expression(tree);</w:t>
      </w:r>
    </w:p>
    <w:p w14:paraId="7026D792" w14:textId="77777777" w:rsidR="00160114" w:rsidRPr="00EC76D5" w:rsidRDefault="00160114" w:rsidP="00160114">
      <w:pPr>
        <w:pStyle w:val="Code"/>
      </w:pPr>
    </w:p>
    <w:p w14:paraId="1D28F068" w14:textId="77777777" w:rsidR="00160114" w:rsidRPr="00EC76D5" w:rsidRDefault="00160114" w:rsidP="00160114">
      <w:pPr>
        <w:pStyle w:val="Code"/>
      </w:pPr>
      <w:r w:rsidRPr="00EC76D5">
        <w:t xml:space="preserve">      case Index:</w:t>
      </w:r>
    </w:p>
    <w:p w14:paraId="469B7CB4" w14:textId="77777777" w:rsidR="00160114" w:rsidRPr="00EC76D5" w:rsidRDefault="00160114" w:rsidP="00160114">
      <w:pPr>
        <w:pStyle w:val="Code"/>
      </w:pPr>
      <w:r w:rsidRPr="00EC76D5">
        <w:t xml:space="preserve">        return generateIndexExpression(tree);</w:t>
      </w:r>
    </w:p>
    <w:p w14:paraId="560BE4B3" w14:textId="77777777" w:rsidR="00160114" w:rsidRPr="00EC76D5" w:rsidRDefault="00160114" w:rsidP="00160114">
      <w:pPr>
        <w:pStyle w:val="Code"/>
      </w:pPr>
    </w:p>
    <w:p w14:paraId="215182AB" w14:textId="77777777" w:rsidR="00160114" w:rsidRPr="00EC76D5" w:rsidRDefault="00160114" w:rsidP="00160114">
      <w:pPr>
        <w:pStyle w:val="Code"/>
      </w:pPr>
      <w:r w:rsidRPr="00EC76D5">
        <w:t xml:space="preserve">      case Dot:</w:t>
      </w:r>
    </w:p>
    <w:p w14:paraId="4F0E9337" w14:textId="77777777" w:rsidR="00160114" w:rsidRPr="00EC76D5" w:rsidRDefault="00160114" w:rsidP="00160114">
      <w:pPr>
        <w:pStyle w:val="Code"/>
      </w:pPr>
      <w:r w:rsidRPr="00EC76D5">
        <w:t xml:space="preserve">        return generateDotExpression(tree);</w:t>
      </w:r>
    </w:p>
    <w:p w14:paraId="7D328E8D" w14:textId="77777777" w:rsidR="00160114" w:rsidRPr="00EC76D5" w:rsidRDefault="00160114" w:rsidP="00160114">
      <w:pPr>
        <w:pStyle w:val="Code"/>
      </w:pPr>
    </w:p>
    <w:p w14:paraId="1793B4CE" w14:textId="77777777" w:rsidR="00160114" w:rsidRPr="00EC76D5" w:rsidRDefault="00160114" w:rsidP="00160114">
      <w:pPr>
        <w:pStyle w:val="Code"/>
      </w:pPr>
      <w:r w:rsidRPr="00EC76D5">
        <w:lastRenderedPageBreak/>
        <w:t xml:space="preserve">      case Arrow:</w:t>
      </w:r>
    </w:p>
    <w:p w14:paraId="188C06CC" w14:textId="77777777" w:rsidR="00160114" w:rsidRPr="00EC76D5" w:rsidRDefault="00160114" w:rsidP="00160114">
      <w:pPr>
        <w:pStyle w:val="Code"/>
      </w:pPr>
      <w:r w:rsidRPr="00EC76D5">
        <w:t xml:space="preserve">        return generateArrowExpression(tree);</w:t>
      </w:r>
    </w:p>
    <w:p w14:paraId="4EED9048" w14:textId="77777777" w:rsidR="00160114" w:rsidRPr="00EC76D5" w:rsidRDefault="00160114" w:rsidP="00160114">
      <w:pPr>
        <w:pStyle w:val="Code"/>
      </w:pPr>
    </w:p>
    <w:p w14:paraId="0AC501A3" w14:textId="77777777" w:rsidR="00160114" w:rsidRPr="00EC76D5" w:rsidRDefault="00160114" w:rsidP="00160114">
      <w:pPr>
        <w:pStyle w:val="Code"/>
      </w:pPr>
      <w:r w:rsidRPr="00EC76D5">
        <w:t xml:space="preserve">      case Assign:</w:t>
      </w:r>
    </w:p>
    <w:p w14:paraId="42DC77C5" w14:textId="77777777" w:rsidR="00160114" w:rsidRPr="00EC76D5" w:rsidRDefault="00160114" w:rsidP="00160114">
      <w:pPr>
        <w:pStyle w:val="Code"/>
      </w:pPr>
      <w:r w:rsidRPr="00EC76D5">
        <w:t xml:space="preserve">        return generateSimpleAssignExpression(tree);</w:t>
      </w:r>
    </w:p>
    <w:p w14:paraId="1EEBAB31" w14:textId="77777777" w:rsidR="00160114" w:rsidRPr="00EC76D5" w:rsidRDefault="00160114" w:rsidP="00160114">
      <w:pPr>
        <w:pStyle w:val="Code"/>
      </w:pPr>
    </w:p>
    <w:p w14:paraId="52133C7C" w14:textId="77777777" w:rsidR="00160114" w:rsidRPr="00EC76D5" w:rsidRDefault="00160114" w:rsidP="00160114">
      <w:pPr>
        <w:pStyle w:val="Code"/>
      </w:pPr>
      <w:r w:rsidRPr="00EC76D5">
        <w:t xml:space="preserve">      case BinaryAddAssign:</w:t>
      </w:r>
    </w:p>
    <w:p w14:paraId="4704380A" w14:textId="77777777" w:rsidR="00160114" w:rsidRPr="00EC76D5" w:rsidRDefault="00160114" w:rsidP="00160114">
      <w:pPr>
        <w:pStyle w:val="Code"/>
      </w:pPr>
      <w:r w:rsidRPr="00EC76D5">
        <w:t xml:space="preserve">      case BinarySubtractAssign:</w:t>
      </w:r>
    </w:p>
    <w:p w14:paraId="07E6AD0E" w14:textId="77777777" w:rsidR="00160114" w:rsidRPr="00EC76D5" w:rsidRDefault="00160114" w:rsidP="00160114">
      <w:pPr>
        <w:pStyle w:val="Code"/>
      </w:pPr>
      <w:r w:rsidRPr="00EC76D5">
        <w:t xml:space="preserve">      case MultiplyAssign:</w:t>
      </w:r>
    </w:p>
    <w:p w14:paraId="3789A843" w14:textId="77777777" w:rsidR="00160114" w:rsidRPr="00EC76D5" w:rsidRDefault="00160114" w:rsidP="00160114">
      <w:pPr>
        <w:pStyle w:val="Code"/>
      </w:pPr>
      <w:r w:rsidRPr="00EC76D5">
        <w:t xml:space="preserve">      case DivideAssign:</w:t>
      </w:r>
    </w:p>
    <w:p w14:paraId="3708D254" w14:textId="77777777" w:rsidR="00160114" w:rsidRPr="00EC76D5" w:rsidRDefault="00160114" w:rsidP="00160114">
      <w:pPr>
        <w:pStyle w:val="Code"/>
      </w:pPr>
      <w:r w:rsidRPr="00EC76D5">
        <w:t xml:space="preserve">      case ModuloAssign:</w:t>
      </w:r>
    </w:p>
    <w:p w14:paraId="6879BF00" w14:textId="77777777" w:rsidR="00160114" w:rsidRPr="00EC76D5" w:rsidRDefault="00160114" w:rsidP="00160114">
      <w:pPr>
        <w:pStyle w:val="Code"/>
      </w:pPr>
      <w:r w:rsidRPr="00EC76D5">
        <w:t xml:space="preserve">      case BitwiseAndAssign:</w:t>
      </w:r>
    </w:p>
    <w:p w14:paraId="21A13EB7" w14:textId="7434DDF7" w:rsidR="00160114" w:rsidRPr="00EC76D5" w:rsidRDefault="00160114" w:rsidP="00160114">
      <w:pPr>
        <w:pStyle w:val="Code"/>
      </w:pPr>
      <w:r w:rsidRPr="00EC76D5">
        <w:t xml:space="preserve">      case Bitwise</w:t>
      </w:r>
      <w:r w:rsidR="00414C74">
        <w:t>Or</w:t>
      </w:r>
      <w:r w:rsidRPr="00EC76D5">
        <w:t>Assign:</w:t>
      </w:r>
    </w:p>
    <w:p w14:paraId="41EFB28B" w14:textId="77777777" w:rsidR="00160114" w:rsidRPr="00EC76D5" w:rsidRDefault="00160114" w:rsidP="00160114">
      <w:pPr>
        <w:pStyle w:val="Code"/>
      </w:pPr>
      <w:r w:rsidRPr="00EC76D5">
        <w:t xml:space="preserve">      case BitwiseXOrAssign:</w:t>
      </w:r>
    </w:p>
    <w:p w14:paraId="23A163F3" w14:textId="77777777" w:rsidR="00160114" w:rsidRPr="00EC76D5" w:rsidRDefault="00160114" w:rsidP="00160114">
      <w:pPr>
        <w:pStyle w:val="Code"/>
      </w:pPr>
      <w:r w:rsidRPr="00EC76D5">
        <w:t xml:space="preserve">      case LeftShiftAssign:</w:t>
      </w:r>
    </w:p>
    <w:p w14:paraId="018438DF" w14:textId="77777777" w:rsidR="00160114" w:rsidRPr="00EC76D5" w:rsidRDefault="00160114" w:rsidP="00160114">
      <w:pPr>
        <w:pStyle w:val="Code"/>
      </w:pPr>
      <w:r w:rsidRPr="00EC76D5">
        <w:t xml:space="preserve">      case RightShiftAssign:</w:t>
      </w:r>
    </w:p>
    <w:p w14:paraId="48868373" w14:textId="77777777" w:rsidR="00160114" w:rsidRPr="00EC76D5" w:rsidRDefault="00160114" w:rsidP="00160114">
      <w:pPr>
        <w:pStyle w:val="Code"/>
      </w:pPr>
      <w:r w:rsidRPr="00EC76D5">
        <w:t xml:space="preserve">        return generateCompoundAssignExpression(tree);</w:t>
      </w:r>
    </w:p>
    <w:p w14:paraId="6B6DB4B5" w14:textId="77777777" w:rsidR="00160114" w:rsidRPr="00EC76D5" w:rsidRDefault="00160114" w:rsidP="00160114">
      <w:pPr>
        <w:pStyle w:val="Code"/>
      </w:pPr>
    </w:p>
    <w:p w14:paraId="6ABA7891" w14:textId="77777777" w:rsidR="00160114" w:rsidRPr="00EC76D5" w:rsidRDefault="00160114" w:rsidP="00160114">
      <w:pPr>
        <w:pStyle w:val="Code"/>
      </w:pPr>
      <w:r w:rsidRPr="00EC76D5">
        <w:t xml:space="preserve">      case PrefixIncrement:</w:t>
      </w:r>
    </w:p>
    <w:p w14:paraId="0EB03369" w14:textId="77777777" w:rsidR="00160114" w:rsidRPr="00EC76D5" w:rsidRDefault="00160114" w:rsidP="00160114">
      <w:pPr>
        <w:pStyle w:val="Code"/>
      </w:pPr>
      <w:r w:rsidRPr="00EC76D5">
        <w:t xml:space="preserve">      case PrefixDecrement:</w:t>
      </w:r>
    </w:p>
    <w:p w14:paraId="18B109BB" w14:textId="77777777" w:rsidR="00160114" w:rsidRPr="00EC76D5" w:rsidRDefault="00160114" w:rsidP="00160114">
      <w:pPr>
        <w:pStyle w:val="Code"/>
      </w:pPr>
      <w:r w:rsidRPr="00EC76D5">
        <w:t xml:space="preserve">        return generatePrefixIncrementExpression(tree);</w:t>
      </w:r>
    </w:p>
    <w:p w14:paraId="5ACF0274" w14:textId="77777777" w:rsidR="00160114" w:rsidRPr="00EC76D5" w:rsidRDefault="00160114" w:rsidP="00160114">
      <w:pPr>
        <w:pStyle w:val="Code"/>
      </w:pPr>
    </w:p>
    <w:p w14:paraId="529E0CD5" w14:textId="77777777" w:rsidR="00160114" w:rsidRPr="00EC76D5" w:rsidRDefault="00160114" w:rsidP="00160114">
      <w:pPr>
        <w:pStyle w:val="Code"/>
      </w:pPr>
      <w:r w:rsidRPr="00EC76D5">
        <w:t xml:space="preserve">      case PostfixIncrement:</w:t>
      </w:r>
    </w:p>
    <w:p w14:paraId="145F286A" w14:textId="77777777" w:rsidR="00160114" w:rsidRPr="00EC76D5" w:rsidRDefault="00160114" w:rsidP="00160114">
      <w:pPr>
        <w:pStyle w:val="Code"/>
      </w:pPr>
      <w:r w:rsidRPr="00EC76D5">
        <w:t xml:space="preserve">      case PostfixDecrement:</w:t>
      </w:r>
    </w:p>
    <w:p w14:paraId="219E269A" w14:textId="77777777" w:rsidR="00160114" w:rsidRPr="00EC76D5" w:rsidRDefault="00160114" w:rsidP="00160114">
      <w:pPr>
        <w:pStyle w:val="Code"/>
      </w:pPr>
      <w:r w:rsidRPr="00EC76D5">
        <w:t xml:space="preserve">        return generatePostfixIncrementExpression(tree);</w:t>
      </w:r>
    </w:p>
    <w:p w14:paraId="4B3BAF59" w14:textId="77777777" w:rsidR="00160114" w:rsidRPr="00EC76D5" w:rsidRDefault="00160114" w:rsidP="00160114">
      <w:pPr>
        <w:pStyle w:val="Code"/>
      </w:pPr>
    </w:p>
    <w:p w14:paraId="4BC2B529" w14:textId="77777777" w:rsidR="00160114" w:rsidRPr="00EC76D5" w:rsidRDefault="00160114" w:rsidP="00160114">
      <w:pPr>
        <w:pStyle w:val="Code"/>
      </w:pPr>
      <w:r w:rsidRPr="00EC76D5">
        <w:t xml:space="preserve">      case Call:</w:t>
      </w:r>
    </w:p>
    <w:p w14:paraId="07ACB8D8" w14:textId="77777777" w:rsidR="00160114" w:rsidRPr="00EC76D5" w:rsidRDefault="00160114" w:rsidP="00160114">
      <w:pPr>
        <w:pStyle w:val="Code"/>
      </w:pPr>
      <w:r w:rsidRPr="00EC76D5">
        <w:t xml:space="preserve">        return generateFunctionCallExpression(tree);</w:t>
      </w:r>
    </w:p>
    <w:p w14:paraId="083BECDF" w14:textId="77777777" w:rsidR="00160114" w:rsidRPr="00EC76D5" w:rsidRDefault="00160114" w:rsidP="00160114">
      <w:pPr>
        <w:pStyle w:val="Code"/>
      </w:pPr>
    </w:p>
    <w:p w14:paraId="7DFAD58A" w14:textId="77777777" w:rsidR="00160114" w:rsidRPr="00EC76D5" w:rsidRDefault="00160114" w:rsidP="00160114">
      <w:pPr>
        <w:pStyle w:val="Code"/>
      </w:pPr>
      <w:r w:rsidRPr="00EC76D5">
        <w:t xml:space="preserve">      case Variable:</w:t>
      </w:r>
    </w:p>
    <w:p w14:paraId="1ADF079F" w14:textId="77777777" w:rsidR="00160114" w:rsidRPr="00EC76D5" w:rsidRDefault="00160114" w:rsidP="00160114">
      <w:pPr>
        <w:pStyle w:val="Code"/>
      </w:pPr>
      <w:r w:rsidRPr="00EC76D5">
        <w:t xml:space="preserve">        return generateVariableExpression(tree);</w:t>
      </w:r>
    </w:p>
    <w:p w14:paraId="7934153B" w14:textId="77777777" w:rsidR="00160114" w:rsidRPr="00EC76D5" w:rsidRDefault="00160114" w:rsidP="00160114">
      <w:pPr>
        <w:pStyle w:val="Code"/>
      </w:pPr>
    </w:p>
    <w:p w14:paraId="5E1F7AA8" w14:textId="77777777" w:rsidR="00160114" w:rsidRPr="00EC76D5" w:rsidRDefault="00160114" w:rsidP="00160114">
      <w:pPr>
        <w:pStyle w:val="Code"/>
      </w:pPr>
      <w:r w:rsidRPr="00EC76D5">
        <w:t xml:space="preserve">      case Value:</w:t>
      </w:r>
    </w:p>
    <w:p w14:paraId="78B1738B" w14:textId="77777777" w:rsidR="00160114" w:rsidRPr="00EC76D5" w:rsidRDefault="00160114" w:rsidP="00160114">
      <w:pPr>
        <w:pStyle w:val="Code"/>
      </w:pPr>
      <w:r w:rsidRPr="00EC76D5">
        <w:t xml:space="preserve">        return generateValueExpression(tree);</w:t>
      </w:r>
    </w:p>
    <w:p w14:paraId="4AAA86A5" w14:textId="77777777" w:rsidR="00160114" w:rsidRPr="00EC76D5" w:rsidRDefault="00160114" w:rsidP="00160114">
      <w:pPr>
        <w:pStyle w:val="Code"/>
      </w:pPr>
    </w:p>
    <w:p w14:paraId="0AFC3831" w14:textId="77777777" w:rsidR="00160114" w:rsidRPr="00EC76D5" w:rsidRDefault="00160114" w:rsidP="00160114">
      <w:pPr>
        <w:pStyle w:val="Code"/>
      </w:pPr>
      <w:r w:rsidRPr="00EC76D5">
        <w:t xml:space="preserve">      default:</w:t>
      </w:r>
    </w:p>
    <w:p w14:paraId="090477E3" w14:textId="77777777" w:rsidR="00160114" w:rsidRPr="00EC76D5" w:rsidRDefault="00160114" w:rsidP="00160114">
      <w:pPr>
        <w:pStyle w:val="Code"/>
      </w:pPr>
      <w:r w:rsidRPr="00EC76D5">
        <w:t xml:space="preserve">        Assert.error("generate expression code " + tree.getOperator().name());</w:t>
      </w:r>
    </w:p>
    <w:p w14:paraId="0B77E8E7" w14:textId="77777777" w:rsidR="00160114" w:rsidRPr="00EC76D5" w:rsidRDefault="00160114" w:rsidP="00160114">
      <w:pPr>
        <w:pStyle w:val="Code"/>
      </w:pPr>
      <w:r w:rsidRPr="00EC76D5">
        <w:t xml:space="preserve">        return null;</w:t>
      </w:r>
    </w:p>
    <w:p w14:paraId="122EAA8E" w14:textId="77777777" w:rsidR="00160114" w:rsidRPr="00EC76D5" w:rsidRDefault="00160114" w:rsidP="00160114">
      <w:pPr>
        <w:pStyle w:val="Code"/>
      </w:pPr>
      <w:r w:rsidRPr="00EC76D5">
        <w:t xml:space="preserve">    }</w:t>
      </w:r>
    </w:p>
    <w:p w14:paraId="2351CBC0" w14:textId="77777777" w:rsidR="00160114" w:rsidRPr="00EC76D5" w:rsidRDefault="00160114" w:rsidP="00160114">
      <w:pPr>
        <w:pStyle w:val="Code"/>
      </w:pPr>
      <w:r w:rsidRPr="00EC76D5">
        <w:t xml:space="preserve">  }</w:t>
      </w:r>
    </w:p>
    <w:p w14:paraId="14024724" w14:textId="77777777" w:rsidR="00160114" w:rsidRPr="00EC76D5" w:rsidRDefault="00160114" w:rsidP="00160114">
      <w:pPr>
        <w:pStyle w:val="Code"/>
      </w:pPr>
      <w:r w:rsidRPr="00EC76D5">
        <w:t xml:space="preserve">  </w:t>
      </w:r>
    </w:p>
    <w:p w14:paraId="366FE102" w14:textId="77777777" w:rsidR="00160114" w:rsidRPr="00EC76D5" w:rsidRDefault="00160114" w:rsidP="00160114">
      <w:pPr>
        <w:pStyle w:val="Code"/>
      </w:pPr>
      <w:r w:rsidRPr="00EC76D5">
        <w:t xml:space="preserve">  public Symbol generateCommaExpression(SyntaxTree tree) {</w:t>
      </w:r>
    </w:p>
    <w:p w14:paraId="7D17D4A7" w14:textId="77777777" w:rsidR="00160114" w:rsidRPr="00EC76D5" w:rsidRDefault="00160114" w:rsidP="00160114">
      <w:pPr>
        <w:pStyle w:val="Code"/>
      </w:pPr>
      <w:r w:rsidRPr="00EC76D5">
        <w:t xml:space="preserve">    generateExpression(tree.getChild(0));</w:t>
      </w:r>
    </w:p>
    <w:p w14:paraId="1645FD16" w14:textId="77777777" w:rsidR="00160114" w:rsidRPr="00EC76D5" w:rsidRDefault="00160114" w:rsidP="00160114">
      <w:pPr>
        <w:pStyle w:val="Code"/>
      </w:pPr>
      <w:r w:rsidRPr="00EC76D5">
        <w:t xml:space="preserve">    return generateExpression(tree.getChild(1));</w:t>
      </w:r>
    </w:p>
    <w:p w14:paraId="160AF68F" w14:textId="77777777" w:rsidR="00160114" w:rsidRPr="00EC76D5" w:rsidRDefault="00160114" w:rsidP="00160114">
      <w:pPr>
        <w:pStyle w:val="Code"/>
      </w:pPr>
      <w:r w:rsidRPr="00EC76D5">
        <w:t xml:space="preserve">  }</w:t>
      </w:r>
    </w:p>
    <w:p w14:paraId="3DA17CF4" w14:textId="77777777" w:rsidR="00160114" w:rsidRPr="00EC76D5" w:rsidRDefault="00160114" w:rsidP="00160114">
      <w:pPr>
        <w:pStyle w:val="Code"/>
      </w:pPr>
      <w:r w:rsidRPr="00EC76D5">
        <w:t xml:space="preserve">  </w:t>
      </w:r>
    </w:p>
    <w:p w14:paraId="77436E89" w14:textId="77777777" w:rsidR="00160114" w:rsidRPr="00EC76D5" w:rsidRDefault="00160114" w:rsidP="00160114">
      <w:pPr>
        <w:pStyle w:val="Code"/>
      </w:pPr>
      <w:r w:rsidRPr="00EC76D5">
        <w:t xml:space="preserve">  public Symbol generateSequencialExpression(SyntaxTree tree) {</w:t>
      </w:r>
    </w:p>
    <w:p w14:paraId="70F46C10" w14:textId="77777777" w:rsidR="00160114" w:rsidRPr="00EC76D5" w:rsidRDefault="00160114" w:rsidP="00160114">
      <w:pPr>
        <w:pStyle w:val="Code"/>
      </w:pPr>
      <w:r w:rsidRPr="00EC76D5">
        <w:t xml:space="preserve">    generateExpression(tree.getChild(0));</w:t>
      </w:r>
    </w:p>
    <w:p w14:paraId="6BE28A09" w14:textId="77777777" w:rsidR="00160114" w:rsidRPr="00EC76D5" w:rsidRDefault="00160114" w:rsidP="00160114">
      <w:pPr>
        <w:pStyle w:val="Code"/>
      </w:pPr>
      <w:r w:rsidRPr="00EC76D5">
        <w:t xml:space="preserve">    generateExpression(tree.getChild(1));</w:t>
      </w:r>
    </w:p>
    <w:p w14:paraId="6CD66E95" w14:textId="77777777" w:rsidR="00160114" w:rsidRPr="00EC76D5" w:rsidRDefault="00160114" w:rsidP="00160114">
      <w:pPr>
        <w:pStyle w:val="Code"/>
      </w:pPr>
      <w:r w:rsidRPr="00EC76D5">
        <w:t xml:space="preserve">    return null;</w:t>
      </w:r>
    </w:p>
    <w:p w14:paraId="795D38F2" w14:textId="77777777" w:rsidR="00160114" w:rsidRPr="00EC76D5" w:rsidRDefault="00160114" w:rsidP="00160114">
      <w:pPr>
        <w:pStyle w:val="Code"/>
      </w:pPr>
      <w:r w:rsidRPr="00EC76D5">
        <w:t xml:space="preserve">  }</w:t>
      </w:r>
    </w:p>
    <w:p w14:paraId="085E8EA2" w14:textId="77777777" w:rsidR="00160114" w:rsidRPr="00EC76D5" w:rsidRDefault="00160114" w:rsidP="00160114">
      <w:pPr>
        <w:pStyle w:val="Code"/>
      </w:pPr>
    </w:p>
    <w:p w14:paraId="2E9293ED" w14:textId="77777777" w:rsidR="00160114" w:rsidRPr="00EC76D5" w:rsidRDefault="00160114" w:rsidP="00160114">
      <w:pPr>
        <w:pStyle w:val="Code"/>
      </w:pPr>
      <w:r w:rsidRPr="00EC76D5">
        <w:t xml:space="preserve">  public Symbol generateIntegralToIntegralExpression(SyntaxTree tree) {</w:t>
      </w:r>
    </w:p>
    <w:p w14:paraId="4841B1FB" w14:textId="77777777" w:rsidR="00160114" w:rsidRPr="00EC76D5" w:rsidRDefault="00160114" w:rsidP="00160114">
      <w:pPr>
        <w:pStyle w:val="Code"/>
      </w:pPr>
      <w:r w:rsidRPr="00EC76D5">
        <w:t xml:space="preserve">    Symbol symbol = generateExpression(tree.getChild(0));</w:t>
      </w:r>
    </w:p>
    <w:p w14:paraId="1B55BD95" w14:textId="77777777" w:rsidR="00160114" w:rsidRPr="00EC76D5" w:rsidRDefault="00160114" w:rsidP="00160114">
      <w:pPr>
        <w:pStyle w:val="Code"/>
      </w:pPr>
      <w:r w:rsidRPr="00EC76D5">
        <w:t xml:space="preserve">    Symbol resultSymbol = Symbol.createTemporarySymbol(tree.getType());</w:t>
      </w:r>
    </w:p>
    <w:p w14:paraId="4356B6F9" w14:textId="77777777" w:rsidR="00160114" w:rsidRPr="00EC76D5" w:rsidRDefault="00160114" w:rsidP="00160114">
      <w:pPr>
        <w:pStyle w:val="Code"/>
      </w:pPr>
      <w:r w:rsidRPr="00EC76D5">
        <w:t xml:space="preserve">    addMiddleCode(MiddleOperator.IntegralToIntegral,</w:t>
      </w:r>
    </w:p>
    <w:p w14:paraId="70B650FC" w14:textId="77777777" w:rsidR="00160114" w:rsidRPr="00EC76D5" w:rsidRDefault="00160114" w:rsidP="00160114">
      <w:pPr>
        <w:pStyle w:val="Code"/>
      </w:pPr>
      <w:r w:rsidRPr="00EC76D5">
        <w:t xml:space="preserve">                  null, resultSymbol, symbol);</w:t>
      </w:r>
    </w:p>
    <w:p w14:paraId="1D4DCE48" w14:textId="77777777" w:rsidR="00160114" w:rsidRPr="00EC76D5" w:rsidRDefault="00160114" w:rsidP="00160114">
      <w:pPr>
        <w:pStyle w:val="Code"/>
      </w:pPr>
      <w:r w:rsidRPr="00EC76D5">
        <w:lastRenderedPageBreak/>
        <w:t xml:space="preserve">    return resultSymbol;</w:t>
      </w:r>
    </w:p>
    <w:p w14:paraId="4CEF6803" w14:textId="77777777" w:rsidR="00160114" w:rsidRPr="00EC76D5" w:rsidRDefault="00160114" w:rsidP="00160114">
      <w:pPr>
        <w:pStyle w:val="Code"/>
      </w:pPr>
      <w:r w:rsidRPr="00EC76D5">
        <w:t xml:space="preserve">  }</w:t>
      </w:r>
    </w:p>
    <w:p w14:paraId="17761C59" w14:textId="77777777" w:rsidR="00160114" w:rsidRPr="00EC76D5" w:rsidRDefault="00160114" w:rsidP="00160114">
      <w:pPr>
        <w:pStyle w:val="Code"/>
      </w:pPr>
    </w:p>
    <w:p w14:paraId="292A5355" w14:textId="77777777" w:rsidR="00160114" w:rsidRPr="00EC76D5" w:rsidRDefault="00160114" w:rsidP="00160114">
      <w:pPr>
        <w:pStyle w:val="Code"/>
      </w:pPr>
      <w:r w:rsidRPr="00EC76D5">
        <w:t xml:space="preserve">  public Symbol generateFloatingToFloatingExpression(SyntaxTree tree) {</w:t>
      </w:r>
    </w:p>
    <w:p w14:paraId="57CBA4EA" w14:textId="77777777" w:rsidR="00160114" w:rsidRPr="00EC76D5" w:rsidRDefault="00160114" w:rsidP="00160114">
      <w:pPr>
        <w:pStyle w:val="Code"/>
      </w:pPr>
      <w:r w:rsidRPr="00EC76D5">
        <w:t xml:space="preserve">    return generateExpression(tree.getChild(0));</w:t>
      </w:r>
    </w:p>
    <w:p w14:paraId="3A829853" w14:textId="77777777" w:rsidR="00160114" w:rsidRPr="00EC76D5" w:rsidRDefault="00160114" w:rsidP="00160114">
      <w:pPr>
        <w:pStyle w:val="Code"/>
      </w:pPr>
      <w:r w:rsidRPr="00EC76D5">
        <w:t xml:space="preserve">  }</w:t>
      </w:r>
    </w:p>
    <w:p w14:paraId="3F1A7089" w14:textId="77777777" w:rsidR="00160114" w:rsidRPr="00EC76D5" w:rsidRDefault="00160114" w:rsidP="00160114">
      <w:pPr>
        <w:pStyle w:val="Code"/>
      </w:pPr>
    </w:p>
    <w:p w14:paraId="745BFD13" w14:textId="77777777" w:rsidR="00160114" w:rsidRPr="00EC76D5" w:rsidRDefault="00160114" w:rsidP="00160114">
      <w:pPr>
        <w:pStyle w:val="Code"/>
      </w:pPr>
      <w:r w:rsidRPr="00EC76D5">
        <w:t xml:space="preserve">  public Symbol generateIntegralToFloatingExpression(SyntaxTree tree) {</w:t>
      </w:r>
    </w:p>
    <w:p w14:paraId="0808C2C8" w14:textId="77777777" w:rsidR="00160114" w:rsidRPr="00EC76D5" w:rsidRDefault="00160114" w:rsidP="00160114">
      <w:pPr>
        <w:pStyle w:val="Code"/>
      </w:pPr>
      <w:r w:rsidRPr="00EC76D5">
        <w:t xml:space="preserve">    Symbol symbol = generateExpression(tree.getChild(0));</w:t>
      </w:r>
    </w:p>
    <w:p w14:paraId="53253651" w14:textId="77777777" w:rsidR="00160114" w:rsidRPr="00EC76D5" w:rsidRDefault="00160114" w:rsidP="00160114">
      <w:pPr>
        <w:pStyle w:val="Code"/>
      </w:pPr>
      <w:r w:rsidRPr="00EC76D5">
        <w:t xml:space="preserve">    </w:t>
      </w:r>
    </w:p>
    <w:p w14:paraId="55A19C17" w14:textId="77777777" w:rsidR="00160114" w:rsidRPr="00EC76D5" w:rsidRDefault="00160114" w:rsidP="00160114">
      <w:pPr>
        <w:pStyle w:val="Code"/>
      </w:pPr>
      <w:r w:rsidRPr="00EC76D5">
        <w:t xml:space="preserve">    if (symbol.isTemporary() &amp;&amp; (symbol.getOffset() == 0)) {</w:t>
      </w:r>
    </w:p>
    <w:p w14:paraId="33EDEFF4" w14:textId="77777777" w:rsidR="00160114" w:rsidRPr="00EC76D5" w:rsidRDefault="00160114" w:rsidP="00160114">
      <w:pPr>
        <w:pStyle w:val="Code"/>
      </w:pPr>
      <w:r w:rsidRPr="00EC76D5">
        <w:t xml:space="preserve">      //symbol.addToSymbolTable();</w:t>
      </w:r>
    </w:p>
    <w:p w14:paraId="4A1B3610" w14:textId="77777777" w:rsidR="00160114" w:rsidRPr="00EC76D5" w:rsidRDefault="00160114" w:rsidP="00160114">
      <w:pPr>
        <w:pStyle w:val="Code"/>
      </w:pPr>
      <w:r w:rsidRPr="00EC76D5">
        <w:t xml:space="preserve">      Main.CurrentTable.addSymbol(symbol);</w:t>
      </w:r>
    </w:p>
    <w:p w14:paraId="10F5D629" w14:textId="77777777" w:rsidR="00160114" w:rsidRPr="00EC76D5" w:rsidRDefault="00160114" w:rsidP="00160114">
      <w:pPr>
        <w:pStyle w:val="Code"/>
      </w:pPr>
      <w:r w:rsidRPr="00EC76D5">
        <w:t xml:space="preserve">    }</w:t>
      </w:r>
    </w:p>
    <w:p w14:paraId="4225AE46" w14:textId="77777777" w:rsidR="00160114" w:rsidRPr="00EC76D5" w:rsidRDefault="00160114" w:rsidP="00160114">
      <w:pPr>
        <w:pStyle w:val="Code"/>
      </w:pPr>
    </w:p>
    <w:p w14:paraId="3A9B82EE" w14:textId="77777777" w:rsidR="00160114" w:rsidRPr="00EC76D5" w:rsidRDefault="00160114" w:rsidP="00160114">
      <w:pPr>
        <w:pStyle w:val="Code"/>
      </w:pPr>
      <w:r w:rsidRPr="00EC76D5">
        <w:t xml:space="preserve">    addMiddleCode(MiddleOperator.PushFloat, symbol);</w:t>
      </w:r>
    </w:p>
    <w:p w14:paraId="7AFAB395" w14:textId="77777777" w:rsidR="00160114" w:rsidRPr="00EC76D5" w:rsidRDefault="00160114" w:rsidP="00160114">
      <w:pPr>
        <w:pStyle w:val="Code"/>
      </w:pPr>
      <w:r w:rsidRPr="00EC76D5">
        <w:t xml:space="preserve">    return Symbol.createTemporarySymbol(tree.getType());</w:t>
      </w:r>
    </w:p>
    <w:p w14:paraId="7EC85422" w14:textId="77777777" w:rsidR="00160114" w:rsidRPr="00EC76D5" w:rsidRDefault="00160114" w:rsidP="00160114">
      <w:pPr>
        <w:pStyle w:val="Code"/>
      </w:pPr>
      <w:r w:rsidRPr="00EC76D5">
        <w:t xml:space="preserve">  }</w:t>
      </w:r>
    </w:p>
    <w:p w14:paraId="6650AA0A" w14:textId="77777777" w:rsidR="00160114" w:rsidRPr="00EC76D5" w:rsidRDefault="00160114" w:rsidP="00160114">
      <w:pPr>
        <w:pStyle w:val="Code"/>
      </w:pPr>
    </w:p>
    <w:p w14:paraId="3F982E0E" w14:textId="77777777" w:rsidR="00160114" w:rsidRPr="00EC76D5" w:rsidRDefault="00160114" w:rsidP="00160114">
      <w:pPr>
        <w:pStyle w:val="Code"/>
      </w:pPr>
      <w:r w:rsidRPr="00EC76D5">
        <w:t xml:space="preserve">  public Symbol generateFloatingToIntegralExpression(SyntaxTree tree) {</w:t>
      </w:r>
    </w:p>
    <w:p w14:paraId="4C2BA28E" w14:textId="77777777" w:rsidR="00160114" w:rsidRPr="00EC76D5" w:rsidRDefault="00160114" w:rsidP="00160114">
      <w:pPr>
        <w:pStyle w:val="Code"/>
      </w:pPr>
      <w:r w:rsidRPr="00EC76D5">
        <w:t xml:space="preserve">    generateExpression(tree.getChild(0));</w:t>
      </w:r>
    </w:p>
    <w:p w14:paraId="410808C3" w14:textId="77777777" w:rsidR="00160114" w:rsidRPr="00EC76D5" w:rsidRDefault="00160114" w:rsidP="00160114">
      <w:pPr>
        <w:pStyle w:val="Code"/>
      </w:pPr>
      <w:r w:rsidRPr="00EC76D5">
        <w:t xml:space="preserve">    Symbol resultSymbol = Symbol.createTemporarySymbol(tree.getType());</w:t>
      </w:r>
    </w:p>
    <w:p w14:paraId="6C44FF3F" w14:textId="77777777" w:rsidR="00160114" w:rsidRPr="00EC76D5" w:rsidRDefault="00160114" w:rsidP="00160114">
      <w:pPr>
        <w:pStyle w:val="Code"/>
      </w:pPr>
      <w:r w:rsidRPr="00EC76D5">
        <w:t xml:space="preserve">    //resultSymbol.addToSymbolTable();</w:t>
      </w:r>
    </w:p>
    <w:p w14:paraId="2E010EFF" w14:textId="77777777" w:rsidR="00160114" w:rsidRPr="00EC76D5" w:rsidRDefault="00160114" w:rsidP="00160114">
      <w:pPr>
        <w:pStyle w:val="Code"/>
      </w:pPr>
      <w:r w:rsidRPr="00EC76D5">
        <w:t xml:space="preserve">    Main.CurrentTable.addSymbol(resultSymbol);</w:t>
      </w:r>
    </w:p>
    <w:p w14:paraId="79A910E5" w14:textId="77777777" w:rsidR="00160114" w:rsidRPr="00EC76D5" w:rsidRDefault="00160114" w:rsidP="00160114">
      <w:pPr>
        <w:pStyle w:val="Code"/>
      </w:pPr>
      <w:r w:rsidRPr="00EC76D5">
        <w:t xml:space="preserve">    boolean pop = !useResult(tree);</w:t>
      </w:r>
    </w:p>
    <w:p w14:paraId="65FA0D3C" w14:textId="77777777" w:rsidR="00160114" w:rsidRPr="00EC76D5" w:rsidRDefault="00160114" w:rsidP="00160114">
      <w:pPr>
        <w:pStyle w:val="Code"/>
      </w:pPr>
      <w:r w:rsidRPr="00EC76D5">
        <w:t xml:space="preserve">    addMiddleCode(MiddleOperator.FloatingToIntegral, pop, resultSymbol, null);</w:t>
      </w:r>
    </w:p>
    <w:p w14:paraId="44DAB44D" w14:textId="77777777" w:rsidR="00160114" w:rsidRPr="00EC76D5" w:rsidRDefault="00160114" w:rsidP="00160114">
      <w:pPr>
        <w:pStyle w:val="Code"/>
      </w:pPr>
      <w:r w:rsidRPr="00EC76D5">
        <w:t xml:space="preserve">    return resultSymbol;</w:t>
      </w:r>
    </w:p>
    <w:p w14:paraId="1543D155" w14:textId="77777777" w:rsidR="00160114" w:rsidRPr="00EC76D5" w:rsidRDefault="00160114" w:rsidP="00160114">
      <w:pPr>
        <w:pStyle w:val="Code"/>
      </w:pPr>
      <w:r w:rsidRPr="00EC76D5">
        <w:t xml:space="preserve">  }</w:t>
      </w:r>
    </w:p>
    <w:p w14:paraId="65C257CF" w14:textId="77777777" w:rsidR="00160114" w:rsidRPr="00EC76D5" w:rsidRDefault="00160114" w:rsidP="00160114">
      <w:pPr>
        <w:pStyle w:val="Code"/>
      </w:pPr>
    </w:p>
    <w:p w14:paraId="6BAF874C" w14:textId="77777777" w:rsidR="00160114" w:rsidRPr="00EC76D5" w:rsidRDefault="00160114" w:rsidP="00160114">
      <w:pPr>
        <w:pStyle w:val="Code"/>
      </w:pPr>
      <w:r w:rsidRPr="00EC76D5">
        <w:t xml:space="preserve">  private static Symbol ZeroIntegerSymbol =</w:t>
      </w:r>
    </w:p>
    <w:p w14:paraId="47E66C6A" w14:textId="77777777" w:rsidR="00160114" w:rsidRPr="00EC76D5" w:rsidRDefault="00160114" w:rsidP="00160114">
      <w:pPr>
        <w:pStyle w:val="Code"/>
      </w:pPr>
      <w:r w:rsidRPr="00EC76D5">
        <w:t xml:space="preserve">             Symbol.createValueSymbol(Type.SignedIntegerType, BigInteger.ZERO);</w:t>
      </w:r>
    </w:p>
    <w:p w14:paraId="6DD9F772" w14:textId="77777777" w:rsidR="00160114" w:rsidRPr="00EC76D5" w:rsidRDefault="00160114" w:rsidP="00160114">
      <w:pPr>
        <w:pStyle w:val="Code"/>
      </w:pPr>
      <w:r w:rsidRPr="00EC76D5">
        <w:t xml:space="preserve">  private static Symbol ZeroDoubleSymbol =</w:t>
      </w:r>
    </w:p>
    <w:p w14:paraId="5DF6C18E" w14:textId="77777777" w:rsidR="00160114" w:rsidRPr="00EC76D5" w:rsidRDefault="00160114" w:rsidP="00160114">
      <w:pPr>
        <w:pStyle w:val="Code"/>
      </w:pPr>
      <w:r w:rsidRPr="00EC76D5">
        <w:t xml:space="preserve">             Symbol.createValueSymbol(Type.DoubleType, BigDecimal.ZERO);</w:t>
      </w:r>
    </w:p>
    <w:p w14:paraId="5E6C4937" w14:textId="77777777" w:rsidR="00160114" w:rsidRPr="00EC76D5" w:rsidRDefault="00160114" w:rsidP="00160114">
      <w:pPr>
        <w:pStyle w:val="Code"/>
      </w:pPr>
      <w:r w:rsidRPr="00EC76D5">
        <w:t xml:space="preserve">  private static Symbol OneIntegerSymbol =</w:t>
      </w:r>
    </w:p>
    <w:p w14:paraId="7B419AA5" w14:textId="77777777" w:rsidR="00160114" w:rsidRPr="00EC76D5" w:rsidRDefault="00160114" w:rsidP="00160114">
      <w:pPr>
        <w:pStyle w:val="Code"/>
      </w:pPr>
      <w:r w:rsidRPr="00EC76D5">
        <w:t xml:space="preserve">             Symbol.createValueSymbol(Type.SignedIntegerType, BigInteger.ONE);</w:t>
      </w:r>
    </w:p>
    <w:p w14:paraId="1ED699B7" w14:textId="77777777" w:rsidR="00160114" w:rsidRPr="00EC76D5" w:rsidRDefault="00160114" w:rsidP="00160114">
      <w:pPr>
        <w:pStyle w:val="Code"/>
      </w:pPr>
    </w:p>
    <w:p w14:paraId="29D3B901" w14:textId="77777777" w:rsidR="00160114" w:rsidRPr="00EC76D5" w:rsidRDefault="00160114" w:rsidP="00160114">
      <w:pPr>
        <w:pStyle w:val="Code"/>
      </w:pPr>
      <w:r w:rsidRPr="00EC76D5">
        <w:t xml:space="preserve">  public Symbol generateLogicalToIntegralExpression(SyntaxTree tree) {</w:t>
      </w:r>
    </w:p>
    <w:p w14:paraId="3A6D25B1" w14:textId="77777777" w:rsidR="00160114" w:rsidRPr="00EC76D5" w:rsidRDefault="00160114" w:rsidP="00160114">
      <w:pPr>
        <w:pStyle w:val="Code"/>
      </w:pPr>
      <w:r w:rsidRPr="00EC76D5">
        <w:t xml:space="preserve">    Symbol symbol = generateExpression(tree.getChild(0));</w:t>
      </w:r>
    </w:p>
    <w:p w14:paraId="084BD856" w14:textId="77777777" w:rsidR="00160114" w:rsidRPr="00EC76D5" w:rsidRDefault="00160114" w:rsidP="00160114">
      <w:pPr>
        <w:pStyle w:val="Code"/>
      </w:pPr>
      <w:r w:rsidRPr="00EC76D5">
        <w:t xml:space="preserve">    Symbol resultSymbol = Symbol.createSolidSymbol(tree.getType());</w:t>
      </w:r>
    </w:p>
    <w:p w14:paraId="60B71755" w14:textId="77777777" w:rsidR="00160114" w:rsidRPr="00EC76D5" w:rsidRDefault="00160114" w:rsidP="00160114">
      <w:pPr>
        <w:pStyle w:val="Code"/>
      </w:pPr>
      <w:r w:rsidRPr="00EC76D5">
        <w:t xml:space="preserve">    //resultSymbol.addToSymbolTable();</w:t>
      </w:r>
    </w:p>
    <w:p w14:paraId="6B070BA4" w14:textId="77777777" w:rsidR="00160114" w:rsidRPr="00EC76D5" w:rsidRDefault="00160114" w:rsidP="00160114">
      <w:pPr>
        <w:pStyle w:val="Code"/>
      </w:pPr>
      <w:r w:rsidRPr="00EC76D5">
        <w:t xml:space="preserve">    Main.CurrentTable.addSymbol(resultSymbol);</w:t>
      </w:r>
    </w:p>
    <w:p w14:paraId="085684C6" w14:textId="77777777" w:rsidR="00160114" w:rsidRPr="00EC76D5" w:rsidRDefault="00160114" w:rsidP="00160114">
      <w:pPr>
        <w:pStyle w:val="Code"/>
      </w:pPr>
    </w:p>
    <w:p w14:paraId="7A304C82" w14:textId="77777777" w:rsidR="00160114" w:rsidRPr="00EC76D5" w:rsidRDefault="00160114" w:rsidP="00160114">
      <w:pPr>
        <w:pStyle w:val="Code"/>
      </w:pPr>
      <w:r w:rsidRPr="00EC76D5">
        <w:t xml:space="preserve">    backpatch(symbol.getType().getTrueSet());</w:t>
      </w:r>
    </w:p>
    <w:p w14:paraId="29F41A5A" w14:textId="77777777" w:rsidR="00160114" w:rsidRPr="00EC76D5" w:rsidRDefault="00160114" w:rsidP="00160114">
      <w:pPr>
        <w:pStyle w:val="Code"/>
      </w:pPr>
      <w:r w:rsidRPr="00EC76D5">
        <w:t xml:space="preserve">    addMiddleCode(MiddleOperator.Assign, null, resultSymbol, OneIntegerSymbol);</w:t>
      </w:r>
    </w:p>
    <w:p w14:paraId="14A3C3BE" w14:textId="77777777" w:rsidR="00160114" w:rsidRPr="00EC76D5" w:rsidRDefault="00160114" w:rsidP="00160114">
      <w:pPr>
        <w:pStyle w:val="Code"/>
      </w:pPr>
      <w:r w:rsidRPr="00EC76D5">
        <w:t xml:space="preserve">    addMiddleCode(MiddleOperator.Goto, m_middleCodeList.size() + 2, null,null);</w:t>
      </w:r>
    </w:p>
    <w:p w14:paraId="699909B7" w14:textId="77777777" w:rsidR="00160114" w:rsidRPr="00EC76D5" w:rsidRDefault="00160114" w:rsidP="00160114">
      <w:pPr>
        <w:pStyle w:val="Code"/>
      </w:pPr>
      <w:r w:rsidRPr="00EC76D5">
        <w:t xml:space="preserve">    backpatch(symbol.getType().getFalseSet());</w:t>
      </w:r>
    </w:p>
    <w:p w14:paraId="2F16AC70" w14:textId="77777777" w:rsidR="00160114" w:rsidRPr="00EC76D5" w:rsidRDefault="00160114" w:rsidP="00160114">
      <w:pPr>
        <w:pStyle w:val="Code"/>
      </w:pPr>
      <w:r w:rsidRPr="00EC76D5">
        <w:t xml:space="preserve">    addMiddleCode(MiddleOperator.Assign, null, resultSymbol,ZeroIntegerSymbol);</w:t>
      </w:r>
    </w:p>
    <w:p w14:paraId="13E2214D" w14:textId="77777777" w:rsidR="00160114" w:rsidRPr="00EC76D5" w:rsidRDefault="00160114" w:rsidP="00160114">
      <w:pPr>
        <w:pStyle w:val="Code"/>
      </w:pPr>
      <w:r w:rsidRPr="00EC76D5">
        <w:t xml:space="preserve">    </w:t>
      </w:r>
    </w:p>
    <w:p w14:paraId="65244DEE" w14:textId="77777777" w:rsidR="00160114" w:rsidRPr="00EC76D5" w:rsidRDefault="00160114" w:rsidP="00160114">
      <w:pPr>
        <w:pStyle w:val="Code"/>
      </w:pPr>
      <w:r w:rsidRPr="00EC76D5">
        <w:t xml:space="preserve">    return resultSymbol;</w:t>
      </w:r>
    </w:p>
    <w:p w14:paraId="3CCE7DD3" w14:textId="77777777" w:rsidR="00160114" w:rsidRPr="00EC76D5" w:rsidRDefault="00160114" w:rsidP="00160114">
      <w:pPr>
        <w:pStyle w:val="Code"/>
      </w:pPr>
      <w:r w:rsidRPr="00EC76D5">
        <w:t xml:space="preserve">  }</w:t>
      </w:r>
    </w:p>
    <w:p w14:paraId="58BDE3BD" w14:textId="77777777" w:rsidR="00160114" w:rsidRPr="00EC76D5" w:rsidRDefault="00160114" w:rsidP="00160114">
      <w:pPr>
        <w:pStyle w:val="Code"/>
      </w:pPr>
    </w:p>
    <w:p w14:paraId="07D6AC92" w14:textId="77777777" w:rsidR="00160114" w:rsidRPr="00EC76D5" w:rsidRDefault="00160114" w:rsidP="00160114">
      <w:pPr>
        <w:pStyle w:val="Code"/>
      </w:pPr>
      <w:r w:rsidRPr="00EC76D5">
        <w:t xml:space="preserve">  public Symbol generateArithmeticToLogicalExpression(SyntaxTree tree) {</w:t>
      </w:r>
    </w:p>
    <w:p w14:paraId="51A70786" w14:textId="77777777" w:rsidR="00160114" w:rsidRPr="00EC76D5" w:rsidRDefault="00160114" w:rsidP="00160114">
      <w:pPr>
        <w:pStyle w:val="Code"/>
      </w:pPr>
      <w:r w:rsidRPr="00EC76D5">
        <w:t xml:space="preserve">    Symbol symbol = generateExpression(tree.getChild(0));</w:t>
      </w:r>
    </w:p>
    <w:p w14:paraId="0FD87926" w14:textId="77777777" w:rsidR="00160114" w:rsidRPr="00EC76D5" w:rsidRDefault="00160114" w:rsidP="00160114">
      <w:pPr>
        <w:pStyle w:val="Code"/>
      </w:pPr>
      <w:r w:rsidRPr="00EC76D5">
        <w:lastRenderedPageBreak/>
        <w:t xml:space="preserve">    Set&lt;Integer&gt; trueSet = new ListSet(m_middleCodeList.size());</w:t>
      </w:r>
    </w:p>
    <w:p w14:paraId="7EAC55A2" w14:textId="77777777" w:rsidR="00160114" w:rsidRPr="00EC76D5" w:rsidRDefault="00160114" w:rsidP="00160114">
      <w:pPr>
        <w:pStyle w:val="Code"/>
      </w:pPr>
      <w:r w:rsidRPr="00EC76D5">
        <w:t xml:space="preserve">    </w:t>
      </w:r>
    </w:p>
    <w:p w14:paraId="345E15D9" w14:textId="77777777" w:rsidR="00160114" w:rsidRPr="00EC76D5" w:rsidRDefault="00160114" w:rsidP="00160114">
      <w:pPr>
        <w:pStyle w:val="Code"/>
      </w:pPr>
      <w:r w:rsidRPr="00EC76D5">
        <w:t xml:space="preserve">    Symbol zeroSymbol = symbol.getType().isIntegralOrPointer() ?</w:t>
      </w:r>
    </w:p>
    <w:p w14:paraId="1878F230" w14:textId="77777777" w:rsidR="00160114" w:rsidRPr="00EC76D5" w:rsidRDefault="00160114" w:rsidP="00160114">
      <w:pPr>
        <w:pStyle w:val="Code"/>
      </w:pPr>
      <w:r w:rsidRPr="00EC76D5">
        <w:t xml:space="preserve">                        ZeroIntegerSymbol : ZeroDoubleSymbol;</w:t>
      </w:r>
    </w:p>
    <w:p w14:paraId="72EFD26F" w14:textId="77777777" w:rsidR="00160114" w:rsidRPr="00EC76D5" w:rsidRDefault="00160114" w:rsidP="00160114">
      <w:pPr>
        <w:pStyle w:val="Code"/>
      </w:pPr>
      <w:r w:rsidRPr="00EC76D5">
        <w:t xml:space="preserve">    addMiddleCode(MiddleOperator.NotEqual, null, symbol, zeroSymbol);</w:t>
      </w:r>
    </w:p>
    <w:p w14:paraId="7568D299" w14:textId="77777777" w:rsidR="00160114" w:rsidRPr="00EC76D5" w:rsidRDefault="00160114" w:rsidP="00160114">
      <w:pPr>
        <w:pStyle w:val="Code"/>
      </w:pPr>
    </w:p>
    <w:p w14:paraId="51643589" w14:textId="77777777" w:rsidR="00160114" w:rsidRPr="00EC76D5" w:rsidRDefault="00160114" w:rsidP="00160114">
      <w:pPr>
        <w:pStyle w:val="Code"/>
      </w:pPr>
      <w:r w:rsidRPr="00EC76D5">
        <w:t xml:space="preserve">    Set&lt;Integer&gt; falseSet = new ListSet(m_middleCodeList.size());</w:t>
      </w:r>
    </w:p>
    <w:p w14:paraId="0C66AFA6" w14:textId="77777777" w:rsidR="00160114" w:rsidRPr="00EC76D5" w:rsidRDefault="00160114" w:rsidP="00160114">
      <w:pPr>
        <w:pStyle w:val="Code"/>
      </w:pPr>
      <w:r w:rsidRPr="00EC76D5">
        <w:t xml:space="preserve">    addMiddleCode(MiddleOperator.Goto);</w:t>
      </w:r>
    </w:p>
    <w:p w14:paraId="5A6D35D7" w14:textId="77777777" w:rsidR="00160114" w:rsidRPr="00EC76D5" w:rsidRDefault="00160114" w:rsidP="00160114">
      <w:pPr>
        <w:pStyle w:val="Code"/>
      </w:pPr>
    </w:p>
    <w:p w14:paraId="2AB75E56" w14:textId="77777777" w:rsidR="00160114" w:rsidRPr="00EC76D5" w:rsidRDefault="00160114" w:rsidP="00160114">
      <w:pPr>
        <w:pStyle w:val="Code"/>
      </w:pPr>
      <w:r w:rsidRPr="00EC76D5">
        <w:t xml:space="preserve">    return Symbol.createLogicalSymbol(trueSet, falseSet);</w:t>
      </w:r>
    </w:p>
    <w:p w14:paraId="57AACBED" w14:textId="77777777" w:rsidR="00160114" w:rsidRPr="00EC76D5" w:rsidRDefault="00160114" w:rsidP="00160114">
      <w:pPr>
        <w:pStyle w:val="Code"/>
      </w:pPr>
      <w:r w:rsidRPr="00EC76D5">
        <w:t xml:space="preserve">  }</w:t>
      </w:r>
    </w:p>
    <w:p w14:paraId="4E5E3643" w14:textId="77777777" w:rsidR="00160114" w:rsidRPr="00EC76D5" w:rsidRDefault="00160114" w:rsidP="00160114">
      <w:pPr>
        <w:pStyle w:val="Code"/>
      </w:pPr>
    </w:p>
    <w:p w14:paraId="0F548927" w14:textId="77777777" w:rsidR="00160114" w:rsidRPr="00EC76D5" w:rsidRDefault="00160114" w:rsidP="00160114">
      <w:pPr>
        <w:pStyle w:val="Code"/>
      </w:pPr>
      <w:r w:rsidRPr="00EC76D5">
        <w:t xml:space="preserve">  public Symbol generateFunctionToPointerExpression(SyntaxTree tree) {</w:t>
      </w:r>
    </w:p>
    <w:p w14:paraId="391E445B" w14:textId="77777777" w:rsidR="00160114" w:rsidRPr="00EC76D5" w:rsidRDefault="00160114" w:rsidP="00160114">
      <w:pPr>
        <w:pStyle w:val="Code"/>
      </w:pPr>
      <w:r w:rsidRPr="00EC76D5">
        <w:t xml:space="preserve">    Symbol symbol = generateExpression(tree.getChild(0));</w:t>
      </w:r>
    </w:p>
    <w:p w14:paraId="593130D2" w14:textId="77777777" w:rsidR="00160114" w:rsidRPr="00EC76D5" w:rsidRDefault="00160114" w:rsidP="00160114">
      <w:pPr>
        <w:pStyle w:val="Code"/>
      </w:pPr>
      <w:r w:rsidRPr="00EC76D5">
        <w:t xml:space="preserve">    return symbol;</w:t>
      </w:r>
    </w:p>
    <w:p w14:paraId="4F2AD95B" w14:textId="77777777" w:rsidR="00160114" w:rsidRPr="00EC76D5" w:rsidRDefault="00160114" w:rsidP="00160114">
      <w:pPr>
        <w:pStyle w:val="Code"/>
      </w:pPr>
      <w:r w:rsidRPr="00EC76D5">
        <w:t xml:space="preserve">  }</w:t>
      </w:r>
    </w:p>
    <w:p w14:paraId="39E15592" w14:textId="77777777" w:rsidR="00160114" w:rsidRPr="00EC76D5" w:rsidRDefault="00160114" w:rsidP="00160114">
      <w:pPr>
        <w:pStyle w:val="Code"/>
      </w:pPr>
    </w:p>
    <w:p w14:paraId="149C8FE4" w14:textId="77777777" w:rsidR="00160114" w:rsidRPr="00EC76D5" w:rsidRDefault="00160114" w:rsidP="00160114">
      <w:pPr>
        <w:pStyle w:val="Code"/>
      </w:pPr>
      <w:r w:rsidRPr="00EC76D5">
        <w:t xml:space="preserve">  public Symbol generateArrayToPointerExpression(SyntaxTree tree) {</w:t>
      </w:r>
    </w:p>
    <w:p w14:paraId="5548ED1A" w14:textId="77777777" w:rsidR="00160114" w:rsidRPr="00EC76D5" w:rsidRDefault="00160114" w:rsidP="00160114">
      <w:pPr>
        <w:pStyle w:val="Code"/>
      </w:pPr>
      <w:r w:rsidRPr="00EC76D5">
        <w:t xml:space="preserve">    Symbol symbol = generateExpression(tree.getChild(0));</w:t>
      </w:r>
    </w:p>
    <w:p w14:paraId="69BCDF07" w14:textId="77777777" w:rsidR="00160114" w:rsidRPr="00EC76D5" w:rsidRDefault="00160114" w:rsidP="00160114">
      <w:pPr>
        <w:pStyle w:val="Code"/>
      </w:pPr>
      <w:r w:rsidRPr="00EC76D5">
        <w:t xml:space="preserve">    return symbol;</w:t>
      </w:r>
    </w:p>
    <w:p w14:paraId="0DC4EE8E" w14:textId="77777777" w:rsidR="00160114" w:rsidRPr="00EC76D5" w:rsidRDefault="00160114" w:rsidP="00160114">
      <w:pPr>
        <w:pStyle w:val="Code"/>
      </w:pPr>
      <w:r w:rsidRPr="00EC76D5">
        <w:t xml:space="preserve">  }</w:t>
      </w:r>
    </w:p>
    <w:p w14:paraId="57007D59" w14:textId="77777777" w:rsidR="00160114" w:rsidRPr="00EC76D5" w:rsidRDefault="00160114" w:rsidP="00160114">
      <w:pPr>
        <w:pStyle w:val="Code"/>
      </w:pPr>
      <w:r w:rsidRPr="00EC76D5">
        <w:t xml:space="preserve">  </w:t>
      </w:r>
    </w:p>
    <w:p w14:paraId="48D5AF46" w14:textId="77777777" w:rsidR="00160114" w:rsidRPr="00EC76D5" w:rsidRDefault="00160114" w:rsidP="00160114">
      <w:pPr>
        <w:pStyle w:val="Code"/>
      </w:pPr>
      <w:r w:rsidRPr="00EC76D5">
        <w:t xml:space="preserve">  public Symbol generateStringToPointerExpression(SyntaxTree tree) {</w:t>
      </w:r>
    </w:p>
    <w:p w14:paraId="48B1F881" w14:textId="77777777" w:rsidR="00160114" w:rsidRPr="00EC76D5" w:rsidRDefault="00160114" w:rsidP="00160114">
      <w:pPr>
        <w:pStyle w:val="Code"/>
      </w:pPr>
      <w:r w:rsidRPr="00EC76D5">
        <w:t xml:space="preserve">    Symbol symbol = generateExpression(tree.getChild(0));</w:t>
      </w:r>
    </w:p>
    <w:p w14:paraId="6E97522A" w14:textId="77777777" w:rsidR="00160114" w:rsidRPr="00EC76D5" w:rsidRDefault="00160114" w:rsidP="00160114">
      <w:pPr>
        <w:pStyle w:val="Code"/>
      </w:pPr>
      <w:r w:rsidRPr="00EC76D5">
        <w:t xml:space="preserve">    return symbol;</w:t>
      </w:r>
    </w:p>
    <w:p w14:paraId="3E380547" w14:textId="77777777" w:rsidR="00160114" w:rsidRPr="00EC76D5" w:rsidRDefault="00160114" w:rsidP="00160114">
      <w:pPr>
        <w:pStyle w:val="Code"/>
      </w:pPr>
      <w:r w:rsidRPr="00EC76D5">
        <w:t xml:space="preserve">  }</w:t>
      </w:r>
    </w:p>
    <w:p w14:paraId="062F3D8D" w14:textId="77777777" w:rsidR="00160114" w:rsidRPr="00EC76D5" w:rsidRDefault="00160114" w:rsidP="00160114">
      <w:pPr>
        <w:pStyle w:val="Code"/>
      </w:pPr>
    </w:p>
    <w:p w14:paraId="5D590C02" w14:textId="77777777" w:rsidR="00160114" w:rsidRPr="00EC76D5" w:rsidRDefault="00160114" w:rsidP="00160114">
      <w:pPr>
        <w:pStyle w:val="Code"/>
      </w:pPr>
      <w:r w:rsidRPr="00EC76D5">
        <w:t xml:space="preserve">  public Symbol generateConditionalExpression(SyntaxTree tree) {</w:t>
      </w:r>
    </w:p>
    <w:p w14:paraId="3C2E9500" w14:textId="77777777" w:rsidR="00160114" w:rsidRPr="00EC76D5" w:rsidRDefault="00160114" w:rsidP="00160114">
      <w:pPr>
        <w:pStyle w:val="Code"/>
      </w:pPr>
      <w:r w:rsidRPr="00EC76D5">
        <w:t xml:space="preserve">    Symbol testSymbol = generateExpression(tree.getChild(0));</w:t>
      </w:r>
    </w:p>
    <w:p w14:paraId="6216E688" w14:textId="77777777" w:rsidR="00160114" w:rsidRPr="00EC76D5" w:rsidRDefault="00160114" w:rsidP="00160114">
      <w:pPr>
        <w:pStyle w:val="Code"/>
      </w:pPr>
      <w:r w:rsidRPr="00EC76D5">
        <w:t xml:space="preserve">    backpatch(testSymbol.getType().getTrueSet());</w:t>
      </w:r>
    </w:p>
    <w:p w14:paraId="2396DED4" w14:textId="77777777" w:rsidR="00160114" w:rsidRPr="00EC76D5" w:rsidRDefault="00160114" w:rsidP="00160114">
      <w:pPr>
        <w:pStyle w:val="Code"/>
      </w:pPr>
    </w:p>
    <w:p w14:paraId="6DEF224F" w14:textId="77777777" w:rsidR="00160114" w:rsidRPr="00EC76D5" w:rsidRDefault="00160114" w:rsidP="00160114">
      <w:pPr>
        <w:pStyle w:val="Code"/>
      </w:pPr>
      <w:r w:rsidRPr="00EC76D5">
        <w:t xml:space="preserve">    boolean pop = !useResult(tree);</w:t>
      </w:r>
    </w:p>
    <w:p w14:paraId="0A0432DA" w14:textId="77777777" w:rsidR="00160114" w:rsidRPr="00EC76D5" w:rsidRDefault="00160114" w:rsidP="00160114">
      <w:pPr>
        <w:pStyle w:val="Code"/>
      </w:pPr>
      <w:r w:rsidRPr="00EC76D5">
        <w:t xml:space="preserve">    Symbol trueSymbol = generateExpression(tree.getChild(1));</w:t>
      </w:r>
    </w:p>
    <w:p w14:paraId="5E1F9C4D" w14:textId="77777777" w:rsidR="00160114" w:rsidRPr="00EC76D5" w:rsidRDefault="00160114" w:rsidP="00160114">
      <w:pPr>
        <w:pStyle w:val="Code"/>
      </w:pPr>
      <w:r w:rsidRPr="00EC76D5">
        <w:t xml:space="preserve">    Symbol resultSymbol = Symbol.createSolidSymbol(tree.getType());</w:t>
      </w:r>
    </w:p>
    <w:p w14:paraId="7DBC1E45" w14:textId="77777777" w:rsidR="00160114" w:rsidRPr="00EC76D5" w:rsidRDefault="00160114" w:rsidP="00160114">
      <w:pPr>
        <w:pStyle w:val="Code"/>
      </w:pPr>
      <w:r w:rsidRPr="00EC76D5">
        <w:t xml:space="preserve">    //resultSymbol.addToSymbolTable();</w:t>
      </w:r>
    </w:p>
    <w:p w14:paraId="34E23747" w14:textId="77777777" w:rsidR="00160114" w:rsidRPr="00EC76D5" w:rsidRDefault="00160114" w:rsidP="00160114">
      <w:pPr>
        <w:pStyle w:val="Code"/>
      </w:pPr>
      <w:r w:rsidRPr="00EC76D5">
        <w:t xml:space="preserve">    Main.CurrentTable.addSymbol(resultSymbol);</w:t>
      </w:r>
    </w:p>
    <w:p w14:paraId="656F5C28" w14:textId="77777777" w:rsidR="00160114" w:rsidRPr="00EC76D5" w:rsidRDefault="00160114" w:rsidP="00160114">
      <w:pPr>
        <w:pStyle w:val="Code"/>
      </w:pPr>
      <w:r w:rsidRPr="00EC76D5">
        <w:t xml:space="preserve">    </w:t>
      </w:r>
    </w:p>
    <w:p w14:paraId="7C2F61AA" w14:textId="77777777" w:rsidR="00160114" w:rsidRPr="00EC76D5" w:rsidRDefault="00160114" w:rsidP="00160114">
      <w:pPr>
        <w:pStyle w:val="Code"/>
      </w:pPr>
      <w:r w:rsidRPr="00EC76D5">
        <w:t xml:space="preserve">    if (!resultSymbol.getType().isFloating()) {</w:t>
      </w:r>
    </w:p>
    <w:p w14:paraId="40C2AF9E" w14:textId="77777777" w:rsidR="00160114" w:rsidRPr="00EC76D5" w:rsidRDefault="00160114" w:rsidP="00160114">
      <w:pPr>
        <w:pStyle w:val="Code"/>
      </w:pPr>
      <w:r w:rsidRPr="00EC76D5">
        <w:t xml:space="preserve">      addMiddleCode(MiddleOperator.Assign, pop, resultSymbol, trueSymbol);</w:t>
      </w:r>
    </w:p>
    <w:p w14:paraId="07D819CB" w14:textId="77777777" w:rsidR="00160114" w:rsidRPr="00EC76D5" w:rsidRDefault="00160114" w:rsidP="00160114">
      <w:pPr>
        <w:pStyle w:val="Code"/>
      </w:pPr>
      <w:r w:rsidRPr="00EC76D5">
        <w:t xml:space="preserve">    }</w:t>
      </w:r>
    </w:p>
    <w:p w14:paraId="0862289D" w14:textId="77777777" w:rsidR="00160114" w:rsidRPr="00EC76D5" w:rsidRDefault="00160114" w:rsidP="00160114">
      <w:pPr>
        <w:pStyle w:val="Code"/>
      </w:pPr>
      <w:r w:rsidRPr="00EC76D5">
        <w:t xml:space="preserve">    </w:t>
      </w:r>
    </w:p>
    <w:p w14:paraId="38BCB46D" w14:textId="77777777" w:rsidR="00160114" w:rsidRPr="00EC76D5" w:rsidRDefault="00160114" w:rsidP="00160114">
      <w:pPr>
        <w:pStyle w:val="Code"/>
      </w:pPr>
      <w:r w:rsidRPr="00EC76D5">
        <w:t xml:space="preserve">    int gotoLineNo = m_middleCodeList.size();</w:t>
      </w:r>
    </w:p>
    <w:p w14:paraId="3A628593" w14:textId="77777777" w:rsidR="00160114" w:rsidRPr="00EC76D5" w:rsidRDefault="00160114" w:rsidP="00160114">
      <w:pPr>
        <w:pStyle w:val="Code"/>
      </w:pPr>
      <w:r w:rsidRPr="00EC76D5">
        <w:t xml:space="preserve">    addMiddleCode(MiddleOperator.Goto);</w:t>
      </w:r>
    </w:p>
    <w:p w14:paraId="70AB3948" w14:textId="77777777" w:rsidR="00160114" w:rsidRPr="00EC76D5" w:rsidRDefault="00160114" w:rsidP="00160114">
      <w:pPr>
        <w:pStyle w:val="Code"/>
      </w:pPr>
      <w:r w:rsidRPr="00EC76D5">
        <w:t xml:space="preserve">    </w:t>
      </w:r>
    </w:p>
    <w:p w14:paraId="73C17A09" w14:textId="77777777" w:rsidR="00160114" w:rsidRPr="00EC76D5" w:rsidRDefault="00160114" w:rsidP="00160114">
      <w:pPr>
        <w:pStyle w:val="Code"/>
      </w:pPr>
      <w:r w:rsidRPr="00EC76D5">
        <w:t xml:space="preserve">    backpatch(testSymbol.getType().getFalseSet());</w:t>
      </w:r>
    </w:p>
    <w:p w14:paraId="6073A746" w14:textId="77777777" w:rsidR="00160114" w:rsidRPr="00EC76D5" w:rsidRDefault="00160114" w:rsidP="00160114">
      <w:pPr>
        <w:pStyle w:val="Code"/>
      </w:pPr>
      <w:r w:rsidRPr="00EC76D5">
        <w:t xml:space="preserve">    Symbol falseSymbol = generateExpression(tree.getChild(2));</w:t>
      </w:r>
    </w:p>
    <w:p w14:paraId="4FE519F2" w14:textId="77777777" w:rsidR="00160114" w:rsidRPr="00EC76D5" w:rsidRDefault="00160114" w:rsidP="00160114">
      <w:pPr>
        <w:pStyle w:val="Code"/>
      </w:pPr>
    </w:p>
    <w:p w14:paraId="232139E0" w14:textId="77777777" w:rsidR="00160114" w:rsidRPr="00EC76D5" w:rsidRDefault="00160114" w:rsidP="00160114">
      <w:pPr>
        <w:pStyle w:val="Code"/>
      </w:pPr>
      <w:r w:rsidRPr="00EC76D5">
        <w:t xml:space="preserve">    if (!resultSymbol.getType().isFloating()) {</w:t>
      </w:r>
    </w:p>
    <w:p w14:paraId="4CB5FB80" w14:textId="77777777" w:rsidR="00160114" w:rsidRPr="00EC76D5" w:rsidRDefault="00160114" w:rsidP="00160114">
      <w:pPr>
        <w:pStyle w:val="Code"/>
      </w:pPr>
      <w:r w:rsidRPr="00EC76D5">
        <w:t xml:space="preserve">      addMiddleCode(MiddleOperator.Assign, pop, resultSymbol, falseSymbol);</w:t>
      </w:r>
    </w:p>
    <w:p w14:paraId="7C7E2F05" w14:textId="77777777" w:rsidR="00160114" w:rsidRPr="00EC76D5" w:rsidRDefault="00160114" w:rsidP="00160114">
      <w:pPr>
        <w:pStyle w:val="Code"/>
      </w:pPr>
      <w:r w:rsidRPr="00EC76D5">
        <w:t xml:space="preserve">    }</w:t>
      </w:r>
    </w:p>
    <w:p w14:paraId="0FDEC4A3" w14:textId="77777777" w:rsidR="00160114" w:rsidRPr="00EC76D5" w:rsidRDefault="00160114" w:rsidP="00160114">
      <w:pPr>
        <w:pStyle w:val="Code"/>
      </w:pPr>
    </w:p>
    <w:p w14:paraId="702A5164" w14:textId="77777777" w:rsidR="00160114" w:rsidRPr="00EC76D5" w:rsidRDefault="00160114" w:rsidP="00160114">
      <w:pPr>
        <w:pStyle w:val="Code"/>
      </w:pPr>
      <w:r w:rsidRPr="00EC76D5">
        <w:t xml:space="preserve">    backpatch(gotoLineNo);</w:t>
      </w:r>
    </w:p>
    <w:p w14:paraId="228161AA" w14:textId="77777777" w:rsidR="00160114" w:rsidRPr="00EC76D5" w:rsidRDefault="00160114" w:rsidP="00160114">
      <w:pPr>
        <w:pStyle w:val="Code"/>
      </w:pPr>
      <w:r w:rsidRPr="00EC76D5">
        <w:t xml:space="preserve">    return resultSymbol;</w:t>
      </w:r>
    </w:p>
    <w:p w14:paraId="588C85CE" w14:textId="77777777" w:rsidR="00160114" w:rsidRPr="00EC76D5" w:rsidRDefault="00160114" w:rsidP="00160114">
      <w:pPr>
        <w:pStyle w:val="Code"/>
      </w:pPr>
      <w:r w:rsidRPr="00EC76D5">
        <w:t xml:space="preserve">  }</w:t>
      </w:r>
    </w:p>
    <w:p w14:paraId="21F621E1" w14:textId="77777777" w:rsidR="00160114" w:rsidRPr="00EC76D5" w:rsidRDefault="00160114" w:rsidP="00160114">
      <w:pPr>
        <w:pStyle w:val="Code"/>
      </w:pPr>
      <w:r w:rsidRPr="00EC76D5">
        <w:t xml:space="preserve">  </w:t>
      </w:r>
    </w:p>
    <w:p w14:paraId="7A7E79BE" w14:textId="77777777" w:rsidR="00160114" w:rsidRPr="00EC76D5" w:rsidRDefault="00160114" w:rsidP="00160114">
      <w:pPr>
        <w:pStyle w:val="Code"/>
      </w:pPr>
      <w:r w:rsidRPr="00EC76D5">
        <w:t xml:space="preserve">  public Symbol generateLogicalAndExpression(SyntaxTree tree) {</w:t>
      </w:r>
    </w:p>
    <w:p w14:paraId="61117963" w14:textId="77777777" w:rsidR="00160114" w:rsidRPr="00EC76D5" w:rsidRDefault="00160114" w:rsidP="00160114">
      <w:pPr>
        <w:pStyle w:val="Code"/>
      </w:pPr>
      <w:r w:rsidRPr="00EC76D5">
        <w:t xml:space="preserve">    Symbol leftSymbol = generateExpression(tree.getChild(0));</w:t>
      </w:r>
    </w:p>
    <w:p w14:paraId="766AC578" w14:textId="77777777" w:rsidR="00160114" w:rsidRPr="00EC76D5" w:rsidRDefault="00160114" w:rsidP="00160114">
      <w:pPr>
        <w:pStyle w:val="Code"/>
      </w:pPr>
      <w:r w:rsidRPr="00EC76D5">
        <w:lastRenderedPageBreak/>
        <w:t xml:space="preserve">    backpatch(leftSymbol.getType().getTrueSet());</w:t>
      </w:r>
    </w:p>
    <w:p w14:paraId="79268C1E" w14:textId="77777777" w:rsidR="00160114" w:rsidRPr="00EC76D5" w:rsidRDefault="00160114" w:rsidP="00160114">
      <w:pPr>
        <w:pStyle w:val="Code"/>
      </w:pPr>
      <w:r w:rsidRPr="00EC76D5">
        <w:t xml:space="preserve">    </w:t>
      </w:r>
    </w:p>
    <w:p w14:paraId="56DA6118" w14:textId="77777777" w:rsidR="00160114" w:rsidRPr="00EC76D5" w:rsidRDefault="00160114" w:rsidP="00160114">
      <w:pPr>
        <w:pStyle w:val="Code"/>
      </w:pPr>
      <w:r w:rsidRPr="00EC76D5">
        <w:t xml:space="preserve">    Symbol rightSymbol = generateExpression(tree.getChild(1));</w:t>
      </w:r>
    </w:p>
    <w:p w14:paraId="12CBBBD9" w14:textId="77777777" w:rsidR="00160114" w:rsidRPr="00EC76D5" w:rsidRDefault="00160114" w:rsidP="00160114">
      <w:pPr>
        <w:pStyle w:val="Code"/>
      </w:pPr>
      <w:r w:rsidRPr="00EC76D5">
        <w:t xml:space="preserve">    Set&lt;Integer&gt; falseSet = leftSymbol.getType().getFalseSet();    </w:t>
      </w:r>
    </w:p>
    <w:p w14:paraId="2CF23D6A" w14:textId="77777777" w:rsidR="00160114" w:rsidRPr="00EC76D5" w:rsidRDefault="00160114" w:rsidP="00160114">
      <w:pPr>
        <w:pStyle w:val="Code"/>
      </w:pPr>
      <w:r w:rsidRPr="00EC76D5">
        <w:t xml:space="preserve">    falseSet.addAll(rightSymbol.getType().getFalseSet());</w:t>
      </w:r>
    </w:p>
    <w:p w14:paraId="642ACD38" w14:textId="77777777" w:rsidR="00160114" w:rsidRPr="00EC76D5" w:rsidRDefault="00160114" w:rsidP="00160114">
      <w:pPr>
        <w:pStyle w:val="Code"/>
      </w:pPr>
      <w:r w:rsidRPr="00EC76D5">
        <w:t xml:space="preserve">    </w:t>
      </w:r>
    </w:p>
    <w:p w14:paraId="590FC2A5" w14:textId="77777777" w:rsidR="00160114" w:rsidRPr="00EC76D5" w:rsidRDefault="00160114" w:rsidP="00160114">
      <w:pPr>
        <w:pStyle w:val="Code"/>
      </w:pPr>
      <w:r w:rsidRPr="00EC76D5">
        <w:t xml:space="preserve">    return Symbol.createLogicalSymbol(rightSymbol.getType().getTrueSet(),</w:t>
      </w:r>
    </w:p>
    <w:p w14:paraId="4CAB23F5" w14:textId="77777777" w:rsidR="00160114" w:rsidRPr="00EC76D5" w:rsidRDefault="00160114" w:rsidP="00160114">
      <w:pPr>
        <w:pStyle w:val="Code"/>
      </w:pPr>
      <w:r w:rsidRPr="00EC76D5">
        <w:t xml:space="preserve">                                      falseSet);</w:t>
      </w:r>
    </w:p>
    <w:p w14:paraId="5C8F5D0C" w14:textId="77777777" w:rsidR="00160114" w:rsidRPr="00EC76D5" w:rsidRDefault="00160114" w:rsidP="00160114">
      <w:pPr>
        <w:pStyle w:val="Code"/>
      </w:pPr>
      <w:r w:rsidRPr="00EC76D5">
        <w:t xml:space="preserve">  }</w:t>
      </w:r>
    </w:p>
    <w:p w14:paraId="02F1768C" w14:textId="77777777" w:rsidR="00160114" w:rsidRPr="00EC76D5" w:rsidRDefault="00160114" w:rsidP="00160114">
      <w:pPr>
        <w:pStyle w:val="Code"/>
      </w:pPr>
      <w:r w:rsidRPr="00EC76D5">
        <w:t xml:space="preserve">  </w:t>
      </w:r>
    </w:p>
    <w:p w14:paraId="045D7C87" w14:textId="77777777" w:rsidR="00160114" w:rsidRPr="00EC76D5" w:rsidRDefault="00160114" w:rsidP="00160114">
      <w:pPr>
        <w:pStyle w:val="Code"/>
      </w:pPr>
      <w:r w:rsidRPr="00EC76D5">
        <w:t xml:space="preserve">  public Symbol generateLogicalOrExpression(SyntaxTree tree) {</w:t>
      </w:r>
    </w:p>
    <w:p w14:paraId="117F0C35" w14:textId="77777777" w:rsidR="00160114" w:rsidRPr="00EC76D5" w:rsidRDefault="00160114" w:rsidP="00160114">
      <w:pPr>
        <w:pStyle w:val="Code"/>
      </w:pPr>
      <w:r w:rsidRPr="00EC76D5">
        <w:t xml:space="preserve">    Symbol leftSymbol = generateExpression(tree.getChild(0));</w:t>
      </w:r>
    </w:p>
    <w:p w14:paraId="52040A76" w14:textId="77777777" w:rsidR="00160114" w:rsidRPr="00EC76D5" w:rsidRDefault="00160114" w:rsidP="00160114">
      <w:pPr>
        <w:pStyle w:val="Code"/>
      </w:pPr>
      <w:r w:rsidRPr="00EC76D5">
        <w:t xml:space="preserve">    backpatch(leftSymbol.getType().getFalseSet());</w:t>
      </w:r>
    </w:p>
    <w:p w14:paraId="00122AD3" w14:textId="77777777" w:rsidR="00160114" w:rsidRPr="00EC76D5" w:rsidRDefault="00160114" w:rsidP="00160114">
      <w:pPr>
        <w:pStyle w:val="Code"/>
      </w:pPr>
      <w:r w:rsidRPr="00EC76D5">
        <w:t xml:space="preserve">    Symbol rightSymbol = generateExpression(tree.getChild(1));</w:t>
      </w:r>
    </w:p>
    <w:p w14:paraId="54018345" w14:textId="77777777" w:rsidR="00160114" w:rsidRPr="00EC76D5" w:rsidRDefault="00160114" w:rsidP="00160114">
      <w:pPr>
        <w:pStyle w:val="Code"/>
      </w:pPr>
      <w:r w:rsidRPr="00EC76D5">
        <w:t xml:space="preserve">    </w:t>
      </w:r>
    </w:p>
    <w:p w14:paraId="5915C4C2" w14:textId="77777777" w:rsidR="00160114" w:rsidRPr="00EC76D5" w:rsidRDefault="00160114" w:rsidP="00160114">
      <w:pPr>
        <w:pStyle w:val="Code"/>
      </w:pPr>
      <w:r w:rsidRPr="00EC76D5">
        <w:t xml:space="preserve">    Set&lt;Integer&gt; trueSet = leftSymbol.getType().getTrueSet();</w:t>
      </w:r>
    </w:p>
    <w:p w14:paraId="332A3406" w14:textId="77777777" w:rsidR="00160114" w:rsidRPr="00EC76D5" w:rsidRDefault="00160114" w:rsidP="00160114">
      <w:pPr>
        <w:pStyle w:val="Code"/>
      </w:pPr>
      <w:r w:rsidRPr="00EC76D5">
        <w:t xml:space="preserve">    trueSet.addAll(rightSymbol.getType().getTrueSet());</w:t>
      </w:r>
    </w:p>
    <w:p w14:paraId="751A9315" w14:textId="77777777" w:rsidR="00160114" w:rsidRPr="00EC76D5" w:rsidRDefault="00160114" w:rsidP="00160114">
      <w:pPr>
        <w:pStyle w:val="Code"/>
      </w:pPr>
      <w:r w:rsidRPr="00EC76D5">
        <w:t xml:space="preserve">    return Symbol.createLogicalSymbol(trueSet,</w:t>
      </w:r>
    </w:p>
    <w:p w14:paraId="178982B8" w14:textId="77777777" w:rsidR="00160114" w:rsidRPr="00EC76D5" w:rsidRDefault="00160114" w:rsidP="00160114">
      <w:pPr>
        <w:pStyle w:val="Code"/>
      </w:pPr>
      <w:r w:rsidRPr="00EC76D5">
        <w:t xml:space="preserve">                                      rightSymbol.getType().getFalseSet());</w:t>
      </w:r>
    </w:p>
    <w:p w14:paraId="11688A83" w14:textId="77777777" w:rsidR="00160114" w:rsidRPr="00EC76D5" w:rsidRDefault="00160114" w:rsidP="00160114">
      <w:pPr>
        <w:pStyle w:val="Code"/>
      </w:pPr>
      <w:r w:rsidRPr="00EC76D5">
        <w:t xml:space="preserve">  }</w:t>
      </w:r>
    </w:p>
    <w:p w14:paraId="729689DF" w14:textId="77777777" w:rsidR="00160114" w:rsidRPr="00EC76D5" w:rsidRDefault="00160114" w:rsidP="00160114">
      <w:pPr>
        <w:pStyle w:val="Code"/>
      </w:pPr>
    </w:p>
    <w:p w14:paraId="14341864" w14:textId="77777777" w:rsidR="00160114" w:rsidRPr="00EC76D5" w:rsidRDefault="00160114" w:rsidP="00160114">
      <w:pPr>
        <w:pStyle w:val="Code"/>
      </w:pPr>
      <w:r w:rsidRPr="00EC76D5">
        <w:t xml:space="preserve">  public Symbol generateLogicalNotExpression(SyntaxTree tree) {</w:t>
      </w:r>
    </w:p>
    <w:p w14:paraId="2D9868DB" w14:textId="77777777" w:rsidR="00160114" w:rsidRPr="00EC76D5" w:rsidRDefault="00160114" w:rsidP="00160114">
      <w:pPr>
        <w:pStyle w:val="Code"/>
      </w:pPr>
      <w:r w:rsidRPr="00EC76D5">
        <w:t xml:space="preserve">    Symbol symbol = generateExpression(tree.getChild(0));</w:t>
      </w:r>
    </w:p>
    <w:p w14:paraId="4AFB59B2" w14:textId="77777777" w:rsidR="00160114" w:rsidRPr="00EC76D5" w:rsidRDefault="00160114" w:rsidP="00160114">
      <w:pPr>
        <w:pStyle w:val="Code"/>
      </w:pPr>
      <w:r w:rsidRPr="00EC76D5">
        <w:t xml:space="preserve">    return Symbol.createLogicalSymbol(symbol.getType().getFalseSet(),</w:t>
      </w:r>
    </w:p>
    <w:p w14:paraId="27ACEE16" w14:textId="77777777" w:rsidR="00160114" w:rsidRPr="00EC76D5" w:rsidRDefault="00160114" w:rsidP="00160114">
      <w:pPr>
        <w:pStyle w:val="Code"/>
      </w:pPr>
      <w:r w:rsidRPr="00EC76D5">
        <w:t xml:space="preserve">                                      symbol.getType().getTrueSet());</w:t>
      </w:r>
    </w:p>
    <w:p w14:paraId="30369577" w14:textId="77777777" w:rsidR="00160114" w:rsidRPr="00EC76D5" w:rsidRDefault="00160114" w:rsidP="00160114">
      <w:pPr>
        <w:pStyle w:val="Code"/>
      </w:pPr>
      <w:r w:rsidRPr="00EC76D5">
        <w:t xml:space="preserve">  }</w:t>
      </w:r>
    </w:p>
    <w:p w14:paraId="3910B70B" w14:textId="77777777" w:rsidR="00160114" w:rsidRPr="00EC76D5" w:rsidRDefault="00160114" w:rsidP="00160114">
      <w:pPr>
        <w:pStyle w:val="Code"/>
      </w:pPr>
    </w:p>
    <w:p w14:paraId="514AFF68" w14:textId="77777777" w:rsidR="00160114" w:rsidRPr="00EC76D5" w:rsidRDefault="00160114" w:rsidP="00160114">
      <w:pPr>
        <w:pStyle w:val="Code"/>
      </w:pPr>
      <w:r w:rsidRPr="00EC76D5">
        <w:t xml:space="preserve">  public Symbol generateRelationalExpression(SyntaxTree tree) {</w:t>
      </w:r>
    </w:p>
    <w:p w14:paraId="45350D86" w14:textId="77777777" w:rsidR="00160114" w:rsidRPr="00EC76D5" w:rsidRDefault="00160114" w:rsidP="00160114">
      <w:pPr>
        <w:pStyle w:val="Code"/>
      </w:pPr>
      <w:r w:rsidRPr="00EC76D5">
        <w:t xml:space="preserve">    Symbol leftSymbol = generateExpression(tree.getChild(0));</w:t>
      </w:r>
    </w:p>
    <w:p w14:paraId="1F54B83B" w14:textId="77777777" w:rsidR="00160114" w:rsidRPr="00EC76D5" w:rsidRDefault="00160114" w:rsidP="00160114">
      <w:pPr>
        <w:pStyle w:val="Code"/>
      </w:pPr>
      <w:r w:rsidRPr="00EC76D5">
        <w:t xml:space="preserve">    Symbol rightSymbol = generateExpression(tree.getChild(1));</w:t>
      </w:r>
    </w:p>
    <w:p w14:paraId="102C6E27" w14:textId="77777777" w:rsidR="00160114" w:rsidRPr="00EC76D5" w:rsidRDefault="00160114" w:rsidP="00160114">
      <w:pPr>
        <w:pStyle w:val="Code"/>
      </w:pPr>
      <w:r w:rsidRPr="00EC76D5">
        <w:t xml:space="preserve">    </w:t>
      </w:r>
    </w:p>
    <w:p w14:paraId="138A82EC" w14:textId="77777777" w:rsidR="00160114" w:rsidRPr="00EC76D5" w:rsidRDefault="00160114" w:rsidP="00160114">
      <w:pPr>
        <w:pStyle w:val="Code"/>
      </w:pPr>
      <w:r w:rsidRPr="00EC76D5">
        <w:t xml:space="preserve">    Set&lt;Integer&gt; trueSet = new ListSet(m_middleCodeList.size());</w:t>
      </w:r>
    </w:p>
    <w:p w14:paraId="43CD466A" w14:textId="77777777" w:rsidR="00160114" w:rsidRPr="00EC76D5" w:rsidRDefault="00160114" w:rsidP="00160114">
      <w:pPr>
        <w:pStyle w:val="Code"/>
      </w:pPr>
      <w:r w:rsidRPr="00EC76D5">
        <w:t xml:space="preserve">    addMiddleCode(tree.getOperator(), null, leftSymbol, rightSymbol);</w:t>
      </w:r>
    </w:p>
    <w:p w14:paraId="35133091" w14:textId="77777777" w:rsidR="00160114" w:rsidRPr="00EC76D5" w:rsidRDefault="00160114" w:rsidP="00160114">
      <w:pPr>
        <w:pStyle w:val="Code"/>
      </w:pPr>
    </w:p>
    <w:p w14:paraId="3C3AFF45" w14:textId="77777777" w:rsidR="00160114" w:rsidRPr="00EC76D5" w:rsidRDefault="00160114" w:rsidP="00160114">
      <w:pPr>
        <w:pStyle w:val="Code"/>
      </w:pPr>
      <w:r w:rsidRPr="00EC76D5">
        <w:t xml:space="preserve">    Set&lt;Integer&gt; falseSet = new ListSet(m_middleCodeList.size());</w:t>
      </w:r>
    </w:p>
    <w:p w14:paraId="3E5FD6AE" w14:textId="77777777" w:rsidR="00160114" w:rsidRPr="00EC76D5" w:rsidRDefault="00160114" w:rsidP="00160114">
      <w:pPr>
        <w:pStyle w:val="Code"/>
      </w:pPr>
      <w:r w:rsidRPr="00EC76D5">
        <w:t xml:space="preserve">    addMiddleCode(MiddleOperator.Goto);</w:t>
      </w:r>
    </w:p>
    <w:p w14:paraId="7DBB982A" w14:textId="77777777" w:rsidR="00160114" w:rsidRPr="00EC76D5" w:rsidRDefault="00160114" w:rsidP="00160114">
      <w:pPr>
        <w:pStyle w:val="Code"/>
      </w:pPr>
    </w:p>
    <w:p w14:paraId="20C983FD" w14:textId="77777777" w:rsidR="00160114" w:rsidRPr="00EC76D5" w:rsidRDefault="00160114" w:rsidP="00160114">
      <w:pPr>
        <w:pStyle w:val="Code"/>
      </w:pPr>
      <w:r w:rsidRPr="00EC76D5">
        <w:t xml:space="preserve">    return Symbol.createLogicalSymbol(trueSet, falseSet);</w:t>
      </w:r>
    </w:p>
    <w:p w14:paraId="6DD936C8" w14:textId="77777777" w:rsidR="00160114" w:rsidRPr="00EC76D5" w:rsidRDefault="00160114" w:rsidP="00160114">
      <w:pPr>
        <w:pStyle w:val="Code"/>
      </w:pPr>
      <w:r w:rsidRPr="00EC76D5">
        <w:t xml:space="preserve">  }</w:t>
      </w:r>
    </w:p>
    <w:p w14:paraId="41178780" w14:textId="77777777" w:rsidR="00160114" w:rsidRPr="00EC76D5" w:rsidRDefault="00160114" w:rsidP="00160114">
      <w:pPr>
        <w:pStyle w:val="Code"/>
      </w:pPr>
      <w:r w:rsidRPr="00EC76D5">
        <w:t xml:space="preserve">  </w:t>
      </w:r>
    </w:p>
    <w:p w14:paraId="3EB60241" w14:textId="77777777" w:rsidR="00160114" w:rsidRPr="00EC76D5" w:rsidRDefault="00160114" w:rsidP="00160114">
      <w:pPr>
        <w:pStyle w:val="Code"/>
      </w:pPr>
      <w:r w:rsidRPr="00EC76D5">
        <w:t xml:space="preserve">  public Symbol generateArithmeticExpression(SyntaxTree tree) {</w:t>
      </w:r>
    </w:p>
    <w:p w14:paraId="67815FC3" w14:textId="77777777" w:rsidR="00160114" w:rsidRPr="00EC76D5" w:rsidRDefault="00160114" w:rsidP="00160114">
      <w:pPr>
        <w:pStyle w:val="Code"/>
      </w:pPr>
      <w:r w:rsidRPr="00EC76D5">
        <w:t xml:space="preserve">    Symbol leftSymbol = generateExpression(tree.getChild(0)),</w:t>
      </w:r>
    </w:p>
    <w:p w14:paraId="6943A81C" w14:textId="77777777" w:rsidR="00160114" w:rsidRPr="00EC76D5" w:rsidRDefault="00160114" w:rsidP="00160114">
      <w:pPr>
        <w:pStyle w:val="Code"/>
      </w:pPr>
      <w:r w:rsidRPr="00EC76D5">
        <w:t xml:space="preserve">           rightSymbol = generateExpression(tree.getChild(1));</w:t>
      </w:r>
    </w:p>
    <w:p w14:paraId="63952611" w14:textId="77777777" w:rsidR="00160114" w:rsidRPr="00EC76D5" w:rsidRDefault="00160114" w:rsidP="00160114">
      <w:pPr>
        <w:pStyle w:val="Code"/>
      </w:pPr>
      <w:r w:rsidRPr="00EC76D5">
        <w:t xml:space="preserve">    Type leftType = leftSymbol.getType(), rightType = rightSymbol.getType();</w:t>
      </w:r>
    </w:p>
    <w:p w14:paraId="6BE24997" w14:textId="77777777" w:rsidR="00160114" w:rsidRPr="00EC76D5" w:rsidRDefault="00160114" w:rsidP="00160114">
      <w:pPr>
        <w:pStyle w:val="Code"/>
      </w:pPr>
      <w:r w:rsidRPr="00EC76D5">
        <w:t xml:space="preserve">    </w:t>
      </w:r>
    </w:p>
    <w:p w14:paraId="632E29E1" w14:textId="77777777" w:rsidR="00160114" w:rsidRPr="00EC76D5" w:rsidRDefault="00160114" w:rsidP="00160114">
      <w:pPr>
        <w:pStyle w:val="Code"/>
      </w:pPr>
      <w:r w:rsidRPr="00EC76D5">
        <w:t xml:space="preserve">    if (leftType.isPointerOrArray() &amp;&amp; rightType.isPointerOrArray() &amp;&amp;</w:t>
      </w:r>
    </w:p>
    <w:p w14:paraId="7D0978AC" w14:textId="77777777" w:rsidR="00160114" w:rsidRPr="00EC76D5" w:rsidRDefault="00160114" w:rsidP="00160114">
      <w:pPr>
        <w:pStyle w:val="Code"/>
      </w:pPr>
      <w:r w:rsidRPr="00EC76D5">
        <w:t xml:space="preserve">        (leftType.getPointerOrArrayType().getSize() &gt; 1)) {</w:t>
      </w:r>
    </w:p>
    <w:p w14:paraId="6F6759D0" w14:textId="77777777" w:rsidR="00160114" w:rsidRPr="00EC76D5" w:rsidRDefault="00160114" w:rsidP="00160114">
      <w:pPr>
        <w:pStyle w:val="Code"/>
      </w:pPr>
      <w:r w:rsidRPr="00EC76D5">
        <w:t xml:space="preserve">      Type pointerType = Type.createPointerType(leftType.getPointerOrArrayType());</w:t>
      </w:r>
    </w:p>
    <w:p w14:paraId="6AED802A" w14:textId="77777777" w:rsidR="00160114" w:rsidRPr="00EC76D5" w:rsidRDefault="00160114" w:rsidP="00160114">
      <w:pPr>
        <w:pStyle w:val="Code"/>
      </w:pPr>
      <w:r w:rsidRPr="00EC76D5">
        <w:t xml:space="preserve">      Symbol tempSymbol = Symbol.createTemporarySymbol(pointerType);</w:t>
      </w:r>
    </w:p>
    <w:p w14:paraId="345AB1FC" w14:textId="77777777" w:rsidR="00160114" w:rsidRPr="00EC76D5" w:rsidRDefault="00160114" w:rsidP="00160114">
      <w:pPr>
        <w:pStyle w:val="Code"/>
      </w:pPr>
      <w:r w:rsidRPr="00EC76D5">
        <w:t xml:space="preserve">      addMiddleCode(tree.getOperator(), tempSymbol, leftSymbol, rightSymbol);</w:t>
      </w:r>
    </w:p>
    <w:p w14:paraId="166AEB96" w14:textId="77777777" w:rsidR="00160114" w:rsidRPr="00EC76D5" w:rsidRDefault="00160114" w:rsidP="00160114">
      <w:pPr>
        <w:pStyle w:val="Code"/>
      </w:pPr>
      <w:r w:rsidRPr="00EC76D5">
        <w:t xml:space="preserve">      int typeSize = leftType.getPointerOrArrayType().getSize();</w:t>
      </w:r>
    </w:p>
    <w:p w14:paraId="1EDCA792" w14:textId="77777777" w:rsidR="00160114" w:rsidRPr="00EC76D5" w:rsidRDefault="00160114" w:rsidP="00160114">
      <w:pPr>
        <w:pStyle w:val="Code"/>
      </w:pPr>
      <w:r w:rsidRPr="00EC76D5">
        <w:t xml:space="preserve">      Symbol sizeSymbol = Symbol.createValueSymbol(Type.SignedIntegerType,</w:t>
      </w:r>
    </w:p>
    <w:p w14:paraId="121549DC" w14:textId="77777777" w:rsidR="00160114" w:rsidRPr="00EC76D5" w:rsidRDefault="00160114" w:rsidP="00160114">
      <w:pPr>
        <w:pStyle w:val="Code"/>
      </w:pPr>
      <w:r w:rsidRPr="00EC76D5">
        <w:t xml:space="preserve">                                            BigInteger.valueOf(typeSize));</w:t>
      </w:r>
    </w:p>
    <w:p w14:paraId="55BF2AC7" w14:textId="77777777" w:rsidR="00160114" w:rsidRPr="00EC76D5" w:rsidRDefault="00160114" w:rsidP="00160114">
      <w:pPr>
        <w:pStyle w:val="Code"/>
      </w:pPr>
      <w:r w:rsidRPr="00EC76D5">
        <w:t xml:space="preserve">      Symbol resultSymbol = Symbol.createTemporarySymbol(pointerType);</w:t>
      </w:r>
    </w:p>
    <w:p w14:paraId="21D8F46E" w14:textId="77777777" w:rsidR="00160114" w:rsidRPr="00EC76D5" w:rsidRDefault="00160114" w:rsidP="00160114">
      <w:pPr>
        <w:pStyle w:val="Code"/>
      </w:pPr>
      <w:r w:rsidRPr="00EC76D5">
        <w:t xml:space="preserve">      addMiddleCode(MiddleOperator.Divide, resultSymbol,</w:t>
      </w:r>
    </w:p>
    <w:p w14:paraId="1B25D52A" w14:textId="77777777" w:rsidR="00160114" w:rsidRPr="00EC76D5" w:rsidRDefault="00160114" w:rsidP="00160114">
      <w:pPr>
        <w:pStyle w:val="Code"/>
      </w:pPr>
      <w:r w:rsidRPr="00EC76D5">
        <w:t xml:space="preserve">                    tempSymbol, sizeSymbol);</w:t>
      </w:r>
    </w:p>
    <w:p w14:paraId="156F5E63" w14:textId="77777777" w:rsidR="00160114" w:rsidRPr="00EC76D5" w:rsidRDefault="00160114" w:rsidP="00160114">
      <w:pPr>
        <w:pStyle w:val="Code"/>
      </w:pPr>
      <w:r w:rsidRPr="00EC76D5">
        <w:lastRenderedPageBreak/>
        <w:t xml:space="preserve">      return resultSymbol;</w:t>
      </w:r>
    </w:p>
    <w:p w14:paraId="6C84C34B" w14:textId="77777777" w:rsidR="00160114" w:rsidRPr="00EC76D5" w:rsidRDefault="00160114" w:rsidP="00160114">
      <w:pPr>
        <w:pStyle w:val="Code"/>
      </w:pPr>
      <w:r w:rsidRPr="00EC76D5">
        <w:t xml:space="preserve">    }</w:t>
      </w:r>
    </w:p>
    <w:p w14:paraId="3C451174" w14:textId="77777777" w:rsidR="00160114" w:rsidRPr="00EC76D5" w:rsidRDefault="00160114" w:rsidP="00160114">
      <w:pPr>
        <w:pStyle w:val="Code"/>
      </w:pPr>
      <w:r w:rsidRPr="00EC76D5">
        <w:t xml:space="preserve">    else if (leftType.isPointerOrArray() &amp;&amp; rightType.isIntegral() &amp;&amp;</w:t>
      </w:r>
    </w:p>
    <w:p w14:paraId="40BB56B3" w14:textId="77777777" w:rsidR="00160114" w:rsidRPr="00EC76D5" w:rsidRDefault="00160114" w:rsidP="00160114">
      <w:pPr>
        <w:pStyle w:val="Code"/>
      </w:pPr>
      <w:r w:rsidRPr="00EC76D5">
        <w:t xml:space="preserve">             (leftType.getPointerOrArrayType().getSize() &gt; 1)) {</w:t>
      </w:r>
    </w:p>
    <w:p w14:paraId="6DF9D669" w14:textId="77777777" w:rsidR="00160114" w:rsidRPr="00EC76D5" w:rsidRDefault="00160114" w:rsidP="00160114">
      <w:pPr>
        <w:pStyle w:val="Code"/>
      </w:pPr>
      <w:r w:rsidRPr="00EC76D5">
        <w:t xml:space="preserve">      Type pointerType =</w:t>
      </w:r>
    </w:p>
    <w:p w14:paraId="24A35BA1" w14:textId="77777777" w:rsidR="00160114" w:rsidRPr="00EC76D5" w:rsidRDefault="00160114" w:rsidP="00160114">
      <w:pPr>
        <w:pStyle w:val="Code"/>
      </w:pPr>
      <w:r w:rsidRPr="00EC76D5">
        <w:t xml:space="preserve">        Type.createPointerType(leftType.getPointerOrArrayType());</w:t>
      </w:r>
    </w:p>
    <w:p w14:paraId="29FEEF1B" w14:textId="77777777" w:rsidR="00160114" w:rsidRPr="00EC76D5" w:rsidRDefault="00160114" w:rsidP="00160114">
      <w:pPr>
        <w:pStyle w:val="Code"/>
      </w:pPr>
      <w:r w:rsidRPr="00EC76D5">
        <w:t xml:space="preserve">      Symbol tempSymbol = Symbol.createTemporarySymbol(pointerType);</w:t>
      </w:r>
    </w:p>
    <w:p w14:paraId="34279A74" w14:textId="77777777" w:rsidR="00160114" w:rsidRPr="00EC76D5" w:rsidRDefault="00160114" w:rsidP="00160114">
      <w:pPr>
        <w:pStyle w:val="Code"/>
      </w:pPr>
      <w:r w:rsidRPr="00EC76D5">
        <w:t xml:space="preserve">      int typeSize = leftType.getPointerOrArrayType().getSize();</w:t>
      </w:r>
    </w:p>
    <w:p w14:paraId="6E5D1E18" w14:textId="77777777" w:rsidR="00160114" w:rsidRPr="00EC76D5" w:rsidRDefault="00160114" w:rsidP="00160114">
      <w:pPr>
        <w:pStyle w:val="Code"/>
      </w:pPr>
      <w:r w:rsidRPr="00EC76D5">
        <w:t xml:space="preserve">      Symbol sizeSymbol = Symbol.createValueSymbol(Type.SignedIntegerType,</w:t>
      </w:r>
    </w:p>
    <w:p w14:paraId="05586347" w14:textId="77777777" w:rsidR="00160114" w:rsidRPr="00EC76D5" w:rsidRDefault="00160114" w:rsidP="00160114">
      <w:pPr>
        <w:pStyle w:val="Code"/>
      </w:pPr>
      <w:r w:rsidRPr="00EC76D5">
        <w:t xml:space="preserve">                                            BigInteger.valueOf(typeSize));</w:t>
      </w:r>
    </w:p>
    <w:p w14:paraId="2AE54547" w14:textId="77777777" w:rsidR="00160114" w:rsidRPr="00EC76D5" w:rsidRDefault="00160114" w:rsidP="00160114">
      <w:pPr>
        <w:pStyle w:val="Code"/>
      </w:pPr>
      <w:r w:rsidRPr="00EC76D5">
        <w:t xml:space="preserve">      addMiddleCode(MiddleOperator.Multiply, tempSymbol,</w:t>
      </w:r>
    </w:p>
    <w:p w14:paraId="389F8E42" w14:textId="77777777" w:rsidR="00160114" w:rsidRPr="00EC76D5" w:rsidRDefault="00160114" w:rsidP="00160114">
      <w:pPr>
        <w:pStyle w:val="Code"/>
      </w:pPr>
      <w:r w:rsidRPr="00EC76D5">
        <w:t xml:space="preserve">                    rightSymbol, sizeSymbol);</w:t>
      </w:r>
    </w:p>
    <w:p w14:paraId="5C214F2B" w14:textId="77777777" w:rsidR="00160114" w:rsidRPr="00EC76D5" w:rsidRDefault="00160114" w:rsidP="00160114">
      <w:pPr>
        <w:pStyle w:val="Code"/>
      </w:pPr>
      <w:r w:rsidRPr="00EC76D5">
        <w:t xml:space="preserve">      Symbol resultSymbol = Symbol.createTemporarySymbol(pointerType);</w:t>
      </w:r>
    </w:p>
    <w:p w14:paraId="04E7129F" w14:textId="77777777" w:rsidR="00160114" w:rsidRPr="00EC76D5" w:rsidRDefault="00160114" w:rsidP="00160114">
      <w:pPr>
        <w:pStyle w:val="Code"/>
      </w:pPr>
      <w:r w:rsidRPr="00EC76D5">
        <w:t xml:space="preserve">      addMiddleCode(tree.getOperator(), resultSymbol, leftSymbol, tempSymbol);</w:t>
      </w:r>
    </w:p>
    <w:p w14:paraId="2FC203C0" w14:textId="77777777" w:rsidR="00160114" w:rsidRPr="00EC76D5" w:rsidRDefault="00160114" w:rsidP="00160114">
      <w:pPr>
        <w:pStyle w:val="Code"/>
      </w:pPr>
      <w:r w:rsidRPr="00EC76D5">
        <w:t xml:space="preserve">      return resultSymbol;</w:t>
      </w:r>
    </w:p>
    <w:p w14:paraId="4116BA1C" w14:textId="77777777" w:rsidR="00160114" w:rsidRPr="00EC76D5" w:rsidRDefault="00160114" w:rsidP="00160114">
      <w:pPr>
        <w:pStyle w:val="Code"/>
      </w:pPr>
      <w:r w:rsidRPr="00EC76D5">
        <w:t xml:space="preserve">    }</w:t>
      </w:r>
    </w:p>
    <w:p w14:paraId="1FEEAA74" w14:textId="77777777" w:rsidR="00160114" w:rsidRPr="00EC76D5" w:rsidRDefault="00160114" w:rsidP="00160114">
      <w:pPr>
        <w:pStyle w:val="Code"/>
      </w:pPr>
      <w:r w:rsidRPr="00EC76D5">
        <w:t xml:space="preserve">    else if (leftType.isIntegral() &amp;&amp; rightType.isPointerOrArray() &amp;&amp;</w:t>
      </w:r>
    </w:p>
    <w:p w14:paraId="220DD54C" w14:textId="77777777" w:rsidR="00160114" w:rsidRPr="00EC76D5" w:rsidRDefault="00160114" w:rsidP="00160114">
      <w:pPr>
        <w:pStyle w:val="Code"/>
      </w:pPr>
      <w:r w:rsidRPr="00EC76D5">
        <w:t xml:space="preserve">             (rightType.getPointerOrArrayType().getSize() &gt; 1)) {</w:t>
      </w:r>
    </w:p>
    <w:p w14:paraId="07BC7E15" w14:textId="77777777" w:rsidR="00160114" w:rsidRPr="00EC76D5" w:rsidRDefault="00160114" w:rsidP="00160114">
      <w:pPr>
        <w:pStyle w:val="Code"/>
      </w:pPr>
      <w:r w:rsidRPr="00EC76D5">
        <w:t xml:space="preserve">      Type pointerType =</w:t>
      </w:r>
    </w:p>
    <w:p w14:paraId="653DAB51" w14:textId="77777777" w:rsidR="00160114" w:rsidRPr="00EC76D5" w:rsidRDefault="00160114" w:rsidP="00160114">
      <w:pPr>
        <w:pStyle w:val="Code"/>
      </w:pPr>
      <w:r w:rsidRPr="00EC76D5">
        <w:t xml:space="preserve">        Type.createPointerType(leftType.getPointerOrArrayType());</w:t>
      </w:r>
    </w:p>
    <w:p w14:paraId="09E22B67" w14:textId="77777777" w:rsidR="00160114" w:rsidRPr="00EC76D5" w:rsidRDefault="00160114" w:rsidP="00160114">
      <w:pPr>
        <w:pStyle w:val="Code"/>
      </w:pPr>
      <w:r w:rsidRPr="00EC76D5">
        <w:t xml:space="preserve">      Symbol tempSymbol = Symbol.createTemporarySymbol(pointerType);</w:t>
      </w:r>
    </w:p>
    <w:p w14:paraId="44A7D440" w14:textId="77777777" w:rsidR="00160114" w:rsidRPr="00EC76D5" w:rsidRDefault="00160114" w:rsidP="00160114">
      <w:pPr>
        <w:pStyle w:val="Code"/>
      </w:pPr>
      <w:r w:rsidRPr="00EC76D5">
        <w:t xml:space="preserve">      int typeSize = rightType.getPointerType().getSize();</w:t>
      </w:r>
    </w:p>
    <w:p w14:paraId="7586802D" w14:textId="77777777" w:rsidR="00160114" w:rsidRPr="00EC76D5" w:rsidRDefault="00160114" w:rsidP="00160114">
      <w:pPr>
        <w:pStyle w:val="Code"/>
      </w:pPr>
      <w:r w:rsidRPr="00EC76D5">
        <w:t xml:space="preserve">      Symbol sizeSymbol = Symbol.createValueSymbol(Type.SignedIntegerType,</w:t>
      </w:r>
    </w:p>
    <w:p w14:paraId="43F031E3" w14:textId="77777777" w:rsidR="00160114" w:rsidRPr="00EC76D5" w:rsidRDefault="00160114" w:rsidP="00160114">
      <w:pPr>
        <w:pStyle w:val="Code"/>
      </w:pPr>
      <w:r w:rsidRPr="00EC76D5">
        <w:t xml:space="preserve">                                            BigInteger.valueOf(typeSize));</w:t>
      </w:r>
    </w:p>
    <w:p w14:paraId="70B6AEE6" w14:textId="77777777" w:rsidR="00160114" w:rsidRPr="00EC76D5" w:rsidRDefault="00160114" w:rsidP="00160114">
      <w:pPr>
        <w:pStyle w:val="Code"/>
      </w:pPr>
      <w:r w:rsidRPr="00EC76D5">
        <w:t xml:space="preserve">      addMiddleCode(MiddleOperator.Multiply, tempSymbol,</w:t>
      </w:r>
    </w:p>
    <w:p w14:paraId="2B609ACD" w14:textId="77777777" w:rsidR="00160114" w:rsidRPr="00EC76D5" w:rsidRDefault="00160114" w:rsidP="00160114">
      <w:pPr>
        <w:pStyle w:val="Code"/>
      </w:pPr>
      <w:r w:rsidRPr="00EC76D5">
        <w:t xml:space="preserve">                    leftSymbol, sizeSymbol);</w:t>
      </w:r>
    </w:p>
    <w:p w14:paraId="341F7E05" w14:textId="77777777" w:rsidR="00160114" w:rsidRPr="00EC76D5" w:rsidRDefault="00160114" w:rsidP="00160114">
      <w:pPr>
        <w:pStyle w:val="Code"/>
      </w:pPr>
      <w:r w:rsidRPr="00EC76D5">
        <w:t xml:space="preserve">      Symbol resultSymbol = Symbol.createTemporarySymbol(pointerType);</w:t>
      </w:r>
    </w:p>
    <w:p w14:paraId="37324D99" w14:textId="77777777" w:rsidR="00160114" w:rsidRPr="00EC76D5" w:rsidRDefault="00160114" w:rsidP="00160114">
      <w:pPr>
        <w:pStyle w:val="Code"/>
      </w:pPr>
      <w:r w:rsidRPr="00EC76D5">
        <w:t xml:space="preserve">      addMiddleCode(tree.getOperator(), resultSymbol, tempSymbol, rightSymbol);</w:t>
      </w:r>
    </w:p>
    <w:p w14:paraId="1FD7C0DF" w14:textId="77777777" w:rsidR="00160114" w:rsidRPr="00EC76D5" w:rsidRDefault="00160114" w:rsidP="00160114">
      <w:pPr>
        <w:pStyle w:val="Code"/>
      </w:pPr>
      <w:r w:rsidRPr="00EC76D5">
        <w:t xml:space="preserve">      return resultSymbol;</w:t>
      </w:r>
    </w:p>
    <w:p w14:paraId="330F0022" w14:textId="77777777" w:rsidR="00160114" w:rsidRPr="00EC76D5" w:rsidRDefault="00160114" w:rsidP="00160114">
      <w:pPr>
        <w:pStyle w:val="Code"/>
      </w:pPr>
      <w:r w:rsidRPr="00EC76D5">
        <w:t xml:space="preserve">    }</w:t>
      </w:r>
    </w:p>
    <w:p w14:paraId="6184D903" w14:textId="77777777" w:rsidR="00160114" w:rsidRPr="00EC76D5" w:rsidRDefault="00160114" w:rsidP="00160114">
      <w:pPr>
        <w:pStyle w:val="Code"/>
      </w:pPr>
      <w:r w:rsidRPr="00EC76D5">
        <w:t xml:space="preserve">    else {</w:t>
      </w:r>
    </w:p>
    <w:p w14:paraId="40863EED" w14:textId="77777777" w:rsidR="00160114" w:rsidRPr="00EC76D5" w:rsidRDefault="00160114" w:rsidP="00160114">
      <w:pPr>
        <w:pStyle w:val="Code"/>
      </w:pPr>
      <w:r w:rsidRPr="00EC76D5">
        <w:t xml:space="preserve">      Symbol resultSymbol = Symbol.createTemporarySymbol(tree.getType());</w:t>
      </w:r>
    </w:p>
    <w:p w14:paraId="7928E715" w14:textId="77777777" w:rsidR="00160114" w:rsidRPr="00EC76D5" w:rsidRDefault="00160114" w:rsidP="00160114">
      <w:pPr>
        <w:pStyle w:val="Code"/>
      </w:pPr>
      <w:r w:rsidRPr="00EC76D5">
        <w:t xml:space="preserve">      addMiddleCode(tree.getOperator(), resultSymbol, leftSymbol, rightSymbol);</w:t>
      </w:r>
    </w:p>
    <w:p w14:paraId="3135FA6E" w14:textId="77777777" w:rsidR="00160114" w:rsidRPr="00EC76D5" w:rsidRDefault="00160114" w:rsidP="00160114">
      <w:pPr>
        <w:pStyle w:val="Code"/>
      </w:pPr>
      <w:r w:rsidRPr="00EC76D5">
        <w:t xml:space="preserve">      return resultSymbol;</w:t>
      </w:r>
    </w:p>
    <w:p w14:paraId="7ED513B7" w14:textId="77777777" w:rsidR="00160114" w:rsidRPr="00EC76D5" w:rsidRDefault="00160114" w:rsidP="00160114">
      <w:pPr>
        <w:pStyle w:val="Code"/>
      </w:pPr>
      <w:r w:rsidRPr="00EC76D5">
        <w:t xml:space="preserve">    }    </w:t>
      </w:r>
    </w:p>
    <w:p w14:paraId="4F6257CE" w14:textId="77777777" w:rsidR="00160114" w:rsidRPr="00EC76D5" w:rsidRDefault="00160114" w:rsidP="00160114">
      <w:pPr>
        <w:pStyle w:val="Code"/>
      </w:pPr>
      <w:r w:rsidRPr="00EC76D5">
        <w:t xml:space="preserve">  }</w:t>
      </w:r>
    </w:p>
    <w:p w14:paraId="0ACF4B49" w14:textId="77777777" w:rsidR="00160114" w:rsidRPr="00EC76D5" w:rsidRDefault="00160114" w:rsidP="00160114">
      <w:pPr>
        <w:pStyle w:val="Code"/>
      </w:pPr>
    </w:p>
    <w:p w14:paraId="4D87F401" w14:textId="77777777" w:rsidR="00160114" w:rsidRPr="00EC76D5" w:rsidRDefault="00160114" w:rsidP="00160114">
      <w:pPr>
        <w:pStyle w:val="Code"/>
      </w:pPr>
      <w:r w:rsidRPr="00EC76D5">
        <w:t xml:space="preserve">  // ------------------------------------------------------------------------</w:t>
      </w:r>
    </w:p>
    <w:p w14:paraId="73A8A4F3" w14:textId="77777777" w:rsidR="00160114" w:rsidRPr="00EC76D5" w:rsidRDefault="00160114" w:rsidP="00160114">
      <w:pPr>
        <w:pStyle w:val="Code"/>
      </w:pPr>
      <w:r w:rsidRPr="00EC76D5">
        <w:t xml:space="preserve">  </w:t>
      </w:r>
    </w:p>
    <w:p w14:paraId="27CCEF45" w14:textId="77777777" w:rsidR="00160114" w:rsidRPr="00EC76D5" w:rsidRDefault="00160114" w:rsidP="00160114">
      <w:pPr>
        <w:pStyle w:val="Code"/>
      </w:pPr>
      <w:r w:rsidRPr="00EC76D5">
        <w:t xml:space="preserve">  public Symbol generateUnaryExpression(SyntaxTree tree){</w:t>
      </w:r>
    </w:p>
    <w:p w14:paraId="7C04009B" w14:textId="77777777" w:rsidR="00160114" w:rsidRPr="00EC76D5" w:rsidRDefault="00160114" w:rsidP="00160114">
      <w:pPr>
        <w:pStyle w:val="Code"/>
      </w:pPr>
      <w:r w:rsidRPr="00EC76D5">
        <w:t xml:space="preserve">    Symbol unarySymbol = generateExpression(tree.getChild(0));</w:t>
      </w:r>
    </w:p>
    <w:p w14:paraId="409832A5" w14:textId="77777777" w:rsidR="00160114" w:rsidRPr="00EC76D5" w:rsidRDefault="00160114" w:rsidP="00160114">
      <w:pPr>
        <w:pStyle w:val="Code"/>
      </w:pPr>
      <w:r w:rsidRPr="00EC76D5">
        <w:t xml:space="preserve">    Assert.error(unarySymbol.getStorage() != Storage.Register,</w:t>
      </w:r>
    </w:p>
    <w:p w14:paraId="29DBB2FE" w14:textId="77777777" w:rsidR="00160114" w:rsidRPr="00EC76D5" w:rsidRDefault="00160114" w:rsidP="00160114">
      <w:pPr>
        <w:pStyle w:val="Code"/>
      </w:pPr>
      <w:r w:rsidRPr="00EC76D5">
        <w:t xml:space="preserve">                 unarySymbol, "address of register storage not allowed");</w:t>
      </w:r>
    </w:p>
    <w:p w14:paraId="6C6E85F3" w14:textId="77777777" w:rsidR="00160114" w:rsidRPr="00EC76D5" w:rsidRDefault="00160114" w:rsidP="00160114">
      <w:pPr>
        <w:pStyle w:val="Code"/>
      </w:pPr>
      <w:r w:rsidRPr="00EC76D5">
        <w:t xml:space="preserve">    Symbol resultSymbol = Symbol.createTemporarySymbol(tree.getType());</w:t>
      </w:r>
    </w:p>
    <w:p w14:paraId="6715A6A6" w14:textId="77777777" w:rsidR="00160114" w:rsidRPr="00EC76D5" w:rsidRDefault="00160114" w:rsidP="00160114">
      <w:pPr>
        <w:pStyle w:val="Code"/>
      </w:pPr>
      <w:r w:rsidRPr="00EC76D5">
        <w:t xml:space="preserve">    addMiddleCode(tree.getOperator(), resultSymbol, unarySymbol);</w:t>
      </w:r>
    </w:p>
    <w:p w14:paraId="44A71362" w14:textId="77777777" w:rsidR="00160114" w:rsidRPr="00EC76D5" w:rsidRDefault="00160114" w:rsidP="00160114">
      <w:pPr>
        <w:pStyle w:val="Code"/>
      </w:pPr>
      <w:r w:rsidRPr="00EC76D5">
        <w:t xml:space="preserve">    return resultSymbol;</w:t>
      </w:r>
    </w:p>
    <w:p w14:paraId="589F71B7" w14:textId="77777777" w:rsidR="00160114" w:rsidRPr="00EC76D5" w:rsidRDefault="00160114" w:rsidP="00160114">
      <w:pPr>
        <w:pStyle w:val="Code"/>
      </w:pPr>
      <w:r w:rsidRPr="00EC76D5">
        <w:t xml:space="preserve">  }</w:t>
      </w:r>
    </w:p>
    <w:p w14:paraId="77DA4E85" w14:textId="77777777" w:rsidR="00160114" w:rsidRPr="00EC76D5" w:rsidRDefault="00160114" w:rsidP="00160114">
      <w:pPr>
        <w:pStyle w:val="Code"/>
      </w:pPr>
    </w:p>
    <w:p w14:paraId="0D034ABE" w14:textId="77777777" w:rsidR="00160114" w:rsidRPr="00EC76D5" w:rsidRDefault="00160114" w:rsidP="00160114">
      <w:pPr>
        <w:pStyle w:val="Code"/>
      </w:pPr>
      <w:r w:rsidRPr="00EC76D5">
        <w:t xml:space="preserve">  // x-&gt;y</w:t>
      </w:r>
    </w:p>
    <w:p w14:paraId="52570967" w14:textId="77777777" w:rsidR="00160114" w:rsidRPr="00EC76D5" w:rsidRDefault="00160114" w:rsidP="00160114">
      <w:pPr>
        <w:pStyle w:val="Code"/>
      </w:pPr>
      <w:r w:rsidRPr="00EC76D5">
        <w:t xml:space="preserve">  // (*x).y</w:t>
      </w:r>
    </w:p>
    <w:p w14:paraId="70109EF7" w14:textId="77777777" w:rsidR="00160114" w:rsidRPr="00EC76D5" w:rsidRDefault="00160114" w:rsidP="00160114">
      <w:pPr>
        <w:pStyle w:val="Code"/>
      </w:pPr>
      <w:r w:rsidRPr="00EC76D5">
        <w:t xml:space="preserve">  </w:t>
      </w:r>
    </w:p>
    <w:p w14:paraId="48AF4ECF" w14:textId="44EBA7A8" w:rsidR="00160114" w:rsidRPr="00EC76D5" w:rsidRDefault="00160114" w:rsidP="00160114">
      <w:pPr>
        <w:pStyle w:val="Code"/>
      </w:pPr>
      <w:r w:rsidRPr="00EC76D5">
        <w:t xml:space="preserve">  public Symbol generate</w:t>
      </w:r>
      <w:r w:rsidR="00B02345">
        <w:t>Dereference</w:t>
      </w:r>
      <w:r w:rsidRPr="00EC76D5">
        <w:t>Expression(SyntaxTree tree) {</w:t>
      </w:r>
    </w:p>
    <w:p w14:paraId="086F3664" w14:textId="527698A7" w:rsidR="00160114" w:rsidRPr="00EC76D5" w:rsidRDefault="00160114" w:rsidP="00160114">
      <w:pPr>
        <w:pStyle w:val="Code"/>
      </w:pPr>
      <w:r w:rsidRPr="00EC76D5">
        <w:t xml:space="preserve">    Symbol </w:t>
      </w:r>
      <w:r w:rsidR="00B02345">
        <w:t>dereference</w:t>
      </w:r>
      <w:r w:rsidRPr="00EC76D5">
        <w:t>Symbol = generateExpression(tree.getChild(0));</w:t>
      </w:r>
    </w:p>
    <w:p w14:paraId="2D864FFA" w14:textId="4EE4E8F7" w:rsidR="00160114" w:rsidRPr="00EC76D5" w:rsidRDefault="00160114" w:rsidP="00160114">
      <w:pPr>
        <w:pStyle w:val="Code"/>
      </w:pPr>
      <w:r w:rsidRPr="00EC76D5">
        <w:t xml:space="preserve">    Type baseType = </w:t>
      </w:r>
      <w:r w:rsidR="00B02345">
        <w:t>dereference</w:t>
      </w:r>
      <w:r w:rsidRPr="00EC76D5">
        <w:t>Symbol.getType().getPointerOrArrayType();</w:t>
      </w:r>
    </w:p>
    <w:p w14:paraId="14B705C3" w14:textId="77777777" w:rsidR="00160114" w:rsidRPr="00EC76D5" w:rsidRDefault="00160114" w:rsidP="00160114">
      <w:pPr>
        <w:pStyle w:val="Code"/>
      </w:pPr>
      <w:r w:rsidRPr="00EC76D5">
        <w:t xml:space="preserve">    Symbol resultSymbol = Symbol.createTemporarySymbol(baseType);</w:t>
      </w:r>
    </w:p>
    <w:p w14:paraId="4C64B872" w14:textId="6AD3F1EF" w:rsidR="00160114" w:rsidRPr="00EC76D5" w:rsidRDefault="00160114" w:rsidP="00160114">
      <w:pPr>
        <w:pStyle w:val="Code"/>
      </w:pPr>
      <w:r w:rsidRPr="00EC76D5">
        <w:lastRenderedPageBreak/>
        <w:t xml:space="preserve">    resultSymbol.setAddressSymbol(</w:t>
      </w:r>
      <w:r w:rsidR="00B02345">
        <w:t>dereference</w:t>
      </w:r>
      <w:r w:rsidRPr="00EC76D5">
        <w:t>Symbol);</w:t>
      </w:r>
    </w:p>
    <w:p w14:paraId="4F04C681" w14:textId="77777777" w:rsidR="00160114" w:rsidRPr="00EC76D5" w:rsidRDefault="00160114" w:rsidP="00160114">
      <w:pPr>
        <w:pStyle w:val="Code"/>
      </w:pPr>
      <w:r w:rsidRPr="00EC76D5">
        <w:t xml:space="preserve">    resultSymbol.setAddressOffset(0);</w:t>
      </w:r>
    </w:p>
    <w:p w14:paraId="05401B95" w14:textId="62059138" w:rsidR="00160114" w:rsidRPr="00EC76D5" w:rsidRDefault="00160114" w:rsidP="00160114">
      <w:pPr>
        <w:pStyle w:val="Code"/>
      </w:pPr>
      <w:r w:rsidRPr="00EC76D5">
        <w:t xml:space="preserve">    MiddleCode </w:t>
      </w:r>
      <w:r w:rsidR="00B02345">
        <w:t>dereference</w:t>
      </w:r>
      <w:r w:rsidRPr="00EC76D5">
        <w:t xml:space="preserve">Code = </w:t>
      </w:r>
    </w:p>
    <w:p w14:paraId="076ED902" w14:textId="5FA99F59" w:rsidR="00160114" w:rsidRPr="00EC76D5" w:rsidRDefault="00160114" w:rsidP="00160114">
      <w:pPr>
        <w:pStyle w:val="Code"/>
      </w:pPr>
      <w:r w:rsidRPr="00EC76D5">
        <w:t xml:space="preserve">      addMiddleCode(MiddleOperator.</w:t>
      </w:r>
      <w:r w:rsidR="00B02345">
        <w:t>Dereference</w:t>
      </w:r>
      <w:r w:rsidRPr="00EC76D5">
        <w:t xml:space="preserve">, 0, resultSymbol, </w:t>
      </w:r>
      <w:r w:rsidR="00B02345">
        <w:t>dereference</w:t>
      </w:r>
      <w:r w:rsidRPr="00EC76D5">
        <w:t>Symbol);</w:t>
      </w:r>
    </w:p>
    <w:p w14:paraId="4287C5D8" w14:textId="5301DA36" w:rsidR="00160114" w:rsidRPr="00EC76D5" w:rsidRDefault="00160114" w:rsidP="00160114">
      <w:pPr>
        <w:pStyle w:val="Code"/>
      </w:pPr>
      <w:r w:rsidRPr="00EC76D5">
        <w:t xml:space="preserve">    </w:t>
      </w:r>
      <w:r w:rsidR="00B02345">
        <w:t>dereference</w:t>
      </w:r>
      <w:r w:rsidRPr="00EC76D5">
        <w:t>Code.setRightValue(tree.isRightValue());</w:t>
      </w:r>
    </w:p>
    <w:p w14:paraId="6DBDB812" w14:textId="77777777" w:rsidR="00160114" w:rsidRPr="00EC76D5" w:rsidRDefault="00160114" w:rsidP="00160114">
      <w:pPr>
        <w:pStyle w:val="Code"/>
      </w:pPr>
      <w:r w:rsidRPr="00EC76D5">
        <w:t xml:space="preserve">    return resultSymbol;</w:t>
      </w:r>
    </w:p>
    <w:p w14:paraId="224B8B1E" w14:textId="77777777" w:rsidR="00160114" w:rsidRPr="00EC76D5" w:rsidRDefault="00160114" w:rsidP="00160114">
      <w:pPr>
        <w:pStyle w:val="Code"/>
      </w:pPr>
      <w:r w:rsidRPr="00EC76D5">
        <w:t xml:space="preserve">  }</w:t>
      </w:r>
    </w:p>
    <w:p w14:paraId="4724CC0C" w14:textId="77777777" w:rsidR="00160114" w:rsidRPr="00EC76D5" w:rsidRDefault="00160114" w:rsidP="00160114">
      <w:pPr>
        <w:pStyle w:val="Code"/>
      </w:pPr>
      <w:r w:rsidRPr="00EC76D5">
        <w:t xml:space="preserve">  </w:t>
      </w:r>
    </w:p>
    <w:p w14:paraId="69B4D381" w14:textId="77777777" w:rsidR="00160114" w:rsidRPr="00EC76D5" w:rsidRDefault="00160114" w:rsidP="00160114">
      <w:pPr>
        <w:pStyle w:val="Code"/>
      </w:pPr>
      <w:r w:rsidRPr="00EC76D5">
        <w:t xml:space="preserve">  public Symbol generateArrowExpression(SyntaxTree tree) {</w:t>
      </w:r>
    </w:p>
    <w:p w14:paraId="5922F253" w14:textId="77777777" w:rsidR="00160114" w:rsidRPr="00EC76D5" w:rsidRDefault="00160114" w:rsidP="00160114">
      <w:pPr>
        <w:pStyle w:val="Code"/>
      </w:pPr>
      <w:r w:rsidRPr="00EC76D5">
        <w:t xml:space="preserve">    Symbol pointerSymbol = generateExpression(tree.getChild(0));</w:t>
      </w:r>
    </w:p>
    <w:p w14:paraId="2CB73AA9" w14:textId="77777777" w:rsidR="00160114" w:rsidRPr="00EC76D5" w:rsidRDefault="00160114" w:rsidP="00160114">
      <w:pPr>
        <w:pStyle w:val="Code"/>
      </w:pPr>
      <w:r w:rsidRPr="00EC76D5">
        <w:t xml:space="preserve">    Symbol memberSymbol = generateExpression(tree.getChild(1));</w:t>
      </w:r>
    </w:p>
    <w:p w14:paraId="0C523D70" w14:textId="77777777" w:rsidR="00160114" w:rsidRPr="00EC76D5" w:rsidRDefault="00160114" w:rsidP="00160114">
      <w:pPr>
        <w:pStyle w:val="Code"/>
      </w:pPr>
      <w:r w:rsidRPr="00EC76D5">
        <w:t xml:space="preserve">    Symbol resultSymbol = Symbol.createTemporarySymbol(tree.getType());</w:t>
      </w:r>
    </w:p>
    <w:p w14:paraId="4A0BB592" w14:textId="77777777" w:rsidR="00160114" w:rsidRPr="00EC76D5" w:rsidRDefault="00160114" w:rsidP="00160114">
      <w:pPr>
        <w:pStyle w:val="Code"/>
      </w:pPr>
      <w:r w:rsidRPr="00EC76D5">
        <w:t xml:space="preserve">    resultSymbol.setAddressSymbol(pointerSymbol);</w:t>
      </w:r>
    </w:p>
    <w:p w14:paraId="3E41919C" w14:textId="77777777" w:rsidR="00160114" w:rsidRPr="00EC76D5" w:rsidRDefault="00160114" w:rsidP="00160114">
      <w:pPr>
        <w:pStyle w:val="Code"/>
      </w:pPr>
      <w:r w:rsidRPr="00EC76D5">
        <w:t xml:space="preserve">    int memberOffset = memberSymbol.getOffset();</w:t>
      </w:r>
    </w:p>
    <w:p w14:paraId="747BD2E7" w14:textId="77777777" w:rsidR="00160114" w:rsidRPr="00EC76D5" w:rsidRDefault="00160114" w:rsidP="00160114">
      <w:pPr>
        <w:pStyle w:val="Code"/>
      </w:pPr>
      <w:r w:rsidRPr="00EC76D5">
        <w:t xml:space="preserve">    resultSymbol.setAddressOffset(memberOffset);</w:t>
      </w:r>
    </w:p>
    <w:p w14:paraId="4D56E1D3" w14:textId="77777777" w:rsidR="00160114" w:rsidRPr="00EC76D5" w:rsidRDefault="00160114" w:rsidP="00160114">
      <w:pPr>
        <w:pStyle w:val="Code"/>
      </w:pPr>
      <w:r w:rsidRPr="00EC76D5">
        <w:t xml:space="preserve">    resultSymbol.setAddressSymbol(pointerSymbol);</w:t>
      </w:r>
    </w:p>
    <w:p w14:paraId="192249E0" w14:textId="77777777" w:rsidR="00160114" w:rsidRPr="00EC76D5" w:rsidRDefault="00160114" w:rsidP="00160114">
      <w:pPr>
        <w:pStyle w:val="Code"/>
      </w:pPr>
      <w:r w:rsidRPr="00EC76D5">
        <w:t xml:space="preserve">    MiddleCode arrowCode =</w:t>
      </w:r>
    </w:p>
    <w:p w14:paraId="5378D145" w14:textId="77777777" w:rsidR="00160114" w:rsidRPr="00EC76D5" w:rsidRDefault="00160114" w:rsidP="00160114">
      <w:pPr>
        <w:pStyle w:val="Code"/>
      </w:pPr>
      <w:r w:rsidRPr="00EC76D5">
        <w:t xml:space="preserve">      addMiddleCode(MiddleOperator.Arrow, memberOffset, resultSymbol, pointerSymbol);</w:t>
      </w:r>
    </w:p>
    <w:p w14:paraId="5D011510" w14:textId="77777777" w:rsidR="00160114" w:rsidRPr="00EC76D5" w:rsidRDefault="00160114" w:rsidP="00160114">
      <w:pPr>
        <w:pStyle w:val="Code"/>
      </w:pPr>
      <w:r w:rsidRPr="00EC76D5">
        <w:t xml:space="preserve">    arrowCode.setRightValue(tree.isRightValue());</w:t>
      </w:r>
    </w:p>
    <w:p w14:paraId="0D91EE38" w14:textId="77777777" w:rsidR="00160114" w:rsidRPr="00EC76D5" w:rsidRDefault="00160114" w:rsidP="00160114">
      <w:pPr>
        <w:pStyle w:val="Code"/>
      </w:pPr>
      <w:r w:rsidRPr="00EC76D5">
        <w:t xml:space="preserve">    return resultSymbol;</w:t>
      </w:r>
    </w:p>
    <w:p w14:paraId="326C80EF" w14:textId="77777777" w:rsidR="00160114" w:rsidRPr="00EC76D5" w:rsidRDefault="00160114" w:rsidP="00160114">
      <w:pPr>
        <w:pStyle w:val="Code"/>
      </w:pPr>
      <w:r w:rsidRPr="00EC76D5">
        <w:t xml:space="preserve">  }</w:t>
      </w:r>
    </w:p>
    <w:p w14:paraId="079B1935" w14:textId="77777777" w:rsidR="00160114" w:rsidRPr="00EC76D5" w:rsidRDefault="00160114" w:rsidP="00160114">
      <w:pPr>
        <w:pStyle w:val="Code"/>
      </w:pPr>
      <w:r w:rsidRPr="00EC76D5">
        <w:t xml:space="preserve">  </w:t>
      </w:r>
    </w:p>
    <w:p w14:paraId="37647259" w14:textId="77777777" w:rsidR="00333814" w:rsidRPr="00EC76D5" w:rsidRDefault="00333814" w:rsidP="00333814">
      <w:pPr>
        <w:pStyle w:val="Code"/>
      </w:pPr>
      <w:r w:rsidRPr="00EC76D5">
        <w:t xml:space="preserve">  public Symbol generatePrefixIncrementExpression(SyntaxTree tree) {</w:t>
      </w:r>
    </w:p>
    <w:p w14:paraId="2383A2B7" w14:textId="77777777" w:rsidR="00333814" w:rsidRPr="00EC76D5" w:rsidRDefault="00333814" w:rsidP="00333814">
      <w:pPr>
        <w:pStyle w:val="Code"/>
      </w:pPr>
      <w:r w:rsidRPr="00EC76D5">
        <w:t xml:space="preserve">    Symbol incSymbol = generateExpression(tree.getChild(0));</w:t>
      </w:r>
    </w:p>
    <w:p w14:paraId="0C060CEB" w14:textId="77777777" w:rsidR="00333814" w:rsidRPr="00EC76D5" w:rsidRDefault="00333814" w:rsidP="00333814">
      <w:pPr>
        <w:pStyle w:val="Code"/>
      </w:pPr>
      <w:r w:rsidRPr="00EC76D5">
        <w:t xml:space="preserve">    boolean use = useResult(tree);</w:t>
      </w:r>
    </w:p>
    <w:p w14:paraId="5F2A3CF4" w14:textId="77777777" w:rsidR="00333814" w:rsidRPr="00EC76D5" w:rsidRDefault="00333814" w:rsidP="00333814">
      <w:pPr>
        <w:pStyle w:val="Code"/>
      </w:pPr>
      <w:r w:rsidRPr="00EC76D5">
        <w:t xml:space="preserve">    addMiddleCode(tree.getOperator(), !use, null, incSymbol);</w:t>
      </w:r>
    </w:p>
    <w:p w14:paraId="050DF212" w14:textId="77777777" w:rsidR="006449CD" w:rsidRPr="00EC76D5" w:rsidRDefault="006449CD" w:rsidP="006449CD">
      <w:pPr>
        <w:pStyle w:val="Code"/>
      </w:pPr>
      <w:r w:rsidRPr="00EC76D5">
        <w:t xml:space="preserve">    BigInteger bitFieldMask = incSymbol.getType().getBitfieldMask();          </w:t>
      </w:r>
    </w:p>
    <w:p w14:paraId="030C4CA6" w14:textId="77777777" w:rsidR="006449CD" w:rsidRPr="00EC76D5" w:rsidRDefault="006449CD" w:rsidP="006449CD">
      <w:pPr>
        <w:pStyle w:val="Code"/>
      </w:pPr>
    </w:p>
    <w:p w14:paraId="14D7F378" w14:textId="77777777" w:rsidR="00E729F2" w:rsidRPr="00EC76D5" w:rsidRDefault="00E729F2" w:rsidP="00E729F2">
      <w:pPr>
        <w:pStyle w:val="Code"/>
      </w:pPr>
      <w:r w:rsidRPr="00EC76D5">
        <w:t xml:space="preserve">    if (bitFieldMask != null) {</w:t>
      </w:r>
    </w:p>
    <w:p w14:paraId="3BA3EDE7" w14:textId="77777777" w:rsidR="00E729F2" w:rsidRPr="00EC76D5" w:rsidRDefault="00E729F2" w:rsidP="00E729F2">
      <w:pPr>
        <w:pStyle w:val="Code"/>
      </w:pPr>
      <w:r w:rsidRPr="00EC76D5">
        <w:t xml:space="preserve">      Symbol maskSymbol =</w:t>
      </w:r>
    </w:p>
    <w:p w14:paraId="1AEA904F" w14:textId="77777777" w:rsidR="00E729F2" w:rsidRPr="00EC76D5" w:rsidRDefault="00E729F2" w:rsidP="00E729F2">
      <w:pPr>
        <w:pStyle w:val="Code"/>
      </w:pPr>
      <w:r w:rsidRPr="00EC76D5">
        <w:t xml:space="preserve">             Symbol.createValueSymbol(incSymbol.getType(), bitFieldMask);</w:t>
      </w:r>
    </w:p>
    <w:p w14:paraId="33AEF4ED" w14:textId="77777777" w:rsidR="00E729F2" w:rsidRPr="00EC76D5" w:rsidRDefault="00E729F2" w:rsidP="00E729F2">
      <w:pPr>
        <w:pStyle w:val="Code"/>
      </w:pPr>
      <w:r w:rsidRPr="00EC76D5">
        <w:t xml:space="preserve">      addMiddleCode(MiddleOperator.BitwiseAnd, incSymbol,</w:t>
      </w:r>
    </w:p>
    <w:p w14:paraId="59F6F3D9" w14:textId="77777777" w:rsidR="00E729F2" w:rsidRPr="00EC76D5" w:rsidRDefault="00E729F2" w:rsidP="00E729F2">
      <w:pPr>
        <w:pStyle w:val="Code"/>
      </w:pPr>
      <w:r w:rsidRPr="00EC76D5">
        <w:t xml:space="preserve">                   incSymbol, maskSymbol);</w:t>
      </w:r>
    </w:p>
    <w:p w14:paraId="71F5BE2B" w14:textId="77777777" w:rsidR="00E729F2" w:rsidRPr="00EC76D5" w:rsidRDefault="00E729F2" w:rsidP="00E729F2">
      <w:pPr>
        <w:pStyle w:val="Code"/>
      </w:pPr>
      <w:r w:rsidRPr="00EC76D5">
        <w:t xml:space="preserve">    }</w:t>
      </w:r>
    </w:p>
    <w:p w14:paraId="53891FE8" w14:textId="77777777" w:rsidR="00333814" w:rsidRPr="00EC76D5" w:rsidRDefault="00333814" w:rsidP="00333814">
      <w:pPr>
        <w:pStyle w:val="Code"/>
      </w:pPr>
      <w:r w:rsidRPr="00EC76D5">
        <w:t xml:space="preserve">    </w:t>
      </w:r>
    </w:p>
    <w:p w14:paraId="4E99D7AE" w14:textId="77777777" w:rsidR="00333814" w:rsidRPr="00EC76D5" w:rsidRDefault="00333814" w:rsidP="00333814">
      <w:pPr>
        <w:pStyle w:val="Code"/>
      </w:pPr>
      <w:r w:rsidRPr="00EC76D5">
        <w:t xml:space="preserve">    return incSymbol;</w:t>
      </w:r>
    </w:p>
    <w:p w14:paraId="7EF4043A" w14:textId="77777777" w:rsidR="00333814" w:rsidRPr="00EC76D5" w:rsidRDefault="00333814" w:rsidP="00333814">
      <w:pPr>
        <w:pStyle w:val="Code"/>
      </w:pPr>
      <w:r w:rsidRPr="00EC76D5">
        <w:t xml:space="preserve">  }</w:t>
      </w:r>
    </w:p>
    <w:p w14:paraId="725312FD" w14:textId="77777777" w:rsidR="00333814" w:rsidRPr="00EC76D5" w:rsidRDefault="00333814" w:rsidP="00333814">
      <w:pPr>
        <w:pStyle w:val="Code"/>
      </w:pPr>
      <w:r w:rsidRPr="00EC76D5">
        <w:t xml:space="preserve">  </w:t>
      </w:r>
    </w:p>
    <w:p w14:paraId="780C5FBB" w14:textId="77777777" w:rsidR="00333814" w:rsidRPr="00EC76D5" w:rsidRDefault="00333814" w:rsidP="00333814">
      <w:pPr>
        <w:pStyle w:val="Code"/>
      </w:pPr>
      <w:r w:rsidRPr="00EC76D5">
        <w:t xml:space="preserve">  public Symbol generatePostfixIncrementExpression(SyntaxTree tree) {</w:t>
      </w:r>
    </w:p>
    <w:p w14:paraId="0DC17176" w14:textId="77777777" w:rsidR="00333814" w:rsidRPr="00EC76D5" w:rsidRDefault="00333814" w:rsidP="00333814">
      <w:pPr>
        <w:pStyle w:val="Code"/>
      </w:pPr>
      <w:r w:rsidRPr="00EC76D5">
        <w:t xml:space="preserve">    Symbol incSymbol = generateExpression(tree.getChild(0)),</w:t>
      </w:r>
    </w:p>
    <w:p w14:paraId="512A7E54" w14:textId="77777777" w:rsidR="00333814" w:rsidRPr="00EC76D5" w:rsidRDefault="00333814" w:rsidP="00333814">
      <w:pPr>
        <w:pStyle w:val="Code"/>
      </w:pPr>
      <w:r w:rsidRPr="00EC76D5">
        <w:t xml:space="preserve">           resultSymbol;    </w:t>
      </w:r>
    </w:p>
    <w:p w14:paraId="663D3AC6" w14:textId="77777777" w:rsidR="00333814" w:rsidRPr="00EC76D5" w:rsidRDefault="00333814" w:rsidP="00333814">
      <w:pPr>
        <w:pStyle w:val="Code"/>
      </w:pPr>
      <w:r w:rsidRPr="00EC76D5">
        <w:t xml:space="preserve">    </w:t>
      </w:r>
    </w:p>
    <w:p w14:paraId="5604AB19" w14:textId="77777777" w:rsidR="00333814" w:rsidRPr="00EC76D5" w:rsidRDefault="00333814" w:rsidP="00333814">
      <w:pPr>
        <w:pStyle w:val="Code"/>
      </w:pPr>
      <w:r w:rsidRPr="00EC76D5">
        <w:t xml:space="preserve">    if (useResult(tree)) {</w:t>
      </w:r>
    </w:p>
    <w:p w14:paraId="0C24D0E0" w14:textId="77777777" w:rsidR="00333814" w:rsidRPr="00EC76D5" w:rsidRDefault="00333814" w:rsidP="00333814">
      <w:pPr>
        <w:pStyle w:val="Code"/>
      </w:pPr>
      <w:r w:rsidRPr="00EC76D5">
        <w:t xml:space="preserve">      if (incSymbol.getType().isFloating()) {</w:t>
      </w:r>
    </w:p>
    <w:p w14:paraId="7B6DDF56" w14:textId="77777777" w:rsidR="00333814" w:rsidRPr="00EC76D5" w:rsidRDefault="00333814" w:rsidP="00333814">
      <w:pPr>
        <w:pStyle w:val="Code"/>
      </w:pPr>
      <w:r w:rsidRPr="00EC76D5">
        <w:t xml:space="preserve">        resultSymbol = Symbol.createSolidSymbol(incSymbol.getType());</w:t>
      </w:r>
    </w:p>
    <w:p w14:paraId="411DEEC3" w14:textId="77777777" w:rsidR="00333814" w:rsidRPr="00EC76D5" w:rsidRDefault="00333814" w:rsidP="00333814">
      <w:pPr>
        <w:pStyle w:val="Code"/>
      </w:pPr>
      <w:r w:rsidRPr="00EC76D5">
        <w:t xml:space="preserve">        //resultSymbol.addToSymbolTable();</w:t>
      </w:r>
    </w:p>
    <w:p w14:paraId="345D86E2" w14:textId="77777777" w:rsidR="00333814" w:rsidRPr="00EC76D5" w:rsidRDefault="00333814" w:rsidP="00333814">
      <w:pPr>
        <w:pStyle w:val="Code"/>
      </w:pPr>
      <w:r w:rsidRPr="00EC76D5">
        <w:t xml:space="preserve">        Main.CurrentTable.addSymbol(resultSymbol);</w:t>
      </w:r>
    </w:p>
    <w:p w14:paraId="030C4FFE" w14:textId="77777777" w:rsidR="00333814" w:rsidRPr="00EC76D5" w:rsidRDefault="00333814" w:rsidP="00333814">
      <w:pPr>
        <w:pStyle w:val="Code"/>
      </w:pPr>
      <w:r w:rsidRPr="00EC76D5">
        <w:t xml:space="preserve">        addMiddleCode(tree.getOperator(), false, resultSymbol, incSymbol);</w:t>
      </w:r>
    </w:p>
    <w:p w14:paraId="0A65661E" w14:textId="77777777" w:rsidR="00333814" w:rsidRPr="00EC76D5" w:rsidRDefault="00333814" w:rsidP="00333814">
      <w:pPr>
        <w:pStyle w:val="Code"/>
      </w:pPr>
      <w:r w:rsidRPr="00EC76D5">
        <w:t xml:space="preserve">      }</w:t>
      </w:r>
    </w:p>
    <w:p w14:paraId="6F0B5222" w14:textId="77777777" w:rsidR="00333814" w:rsidRPr="00EC76D5" w:rsidRDefault="00333814" w:rsidP="00333814">
      <w:pPr>
        <w:pStyle w:val="Code"/>
      </w:pPr>
      <w:r w:rsidRPr="00EC76D5">
        <w:t xml:space="preserve">      else {</w:t>
      </w:r>
    </w:p>
    <w:p w14:paraId="205ACCE4" w14:textId="77777777" w:rsidR="00333814" w:rsidRPr="00EC76D5" w:rsidRDefault="00333814" w:rsidP="00333814">
      <w:pPr>
        <w:pStyle w:val="Code"/>
      </w:pPr>
      <w:r w:rsidRPr="00EC76D5">
        <w:t xml:space="preserve">        resultSymbol = Symbol.createTemporarySymbol(incSymbol.getType());</w:t>
      </w:r>
    </w:p>
    <w:p w14:paraId="56731CC5" w14:textId="77777777" w:rsidR="00333814" w:rsidRPr="00EC76D5" w:rsidRDefault="00333814" w:rsidP="00333814">
      <w:pPr>
        <w:pStyle w:val="Code"/>
      </w:pPr>
      <w:r w:rsidRPr="00EC76D5">
        <w:t xml:space="preserve">        addMiddleCode(tree.getOperator(), false, resultSymbol, incSymbol);</w:t>
      </w:r>
    </w:p>
    <w:p w14:paraId="19239885" w14:textId="77777777" w:rsidR="00333814" w:rsidRPr="00EC76D5" w:rsidRDefault="00333814" w:rsidP="00333814">
      <w:pPr>
        <w:pStyle w:val="Code"/>
      </w:pPr>
      <w:r w:rsidRPr="00EC76D5">
        <w:t xml:space="preserve">      }</w:t>
      </w:r>
    </w:p>
    <w:p w14:paraId="059EEFD3" w14:textId="77777777" w:rsidR="00333814" w:rsidRPr="00EC76D5" w:rsidRDefault="00333814" w:rsidP="00333814">
      <w:pPr>
        <w:pStyle w:val="Code"/>
      </w:pPr>
      <w:r w:rsidRPr="00EC76D5">
        <w:t xml:space="preserve">    }</w:t>
      </w:r>
    </w:p>
    <w:p w14:paraId="3D632C66" w14:textId="77777777" w:rsidR="00333814" w:rsidRPr="00EC76D5" w:rsidRDefault="00333814" w:rsidP="00333814">
      <w:pPr>
        <w:pStyle w:val="Code"/>
      </w:pPr>
      <w:r w:rsidRPr="00EC76D5">
        <w:t xml:space="preserve">    else {</w:t>
      </w:r>
    </w:p>
    <w:p w14:paraId="20AB081E" w14:textId="77777777" w:rsidR="00333814" w:rsidRPr="00EC76D5" w:rsidRDefault="00333814" w:rsidP="00333814">
      <w:pPr>
        <w:pStyle w:val="Code"/>
      </w:pPr>
      <w:r w:rsidRPr="00EC76D5">
        <w:lastRenderedPageBreak/>
        <w:t xml:space="preserve">      resultSymbol = null;</w:t>
      </w:r>
    </w:p>
    <w:p w14:paraId="5C63302D" w14:textId="77777777" w:rsidR="00333814" w:rsidRPr="00EC76D5" w:rsidRDefault="00333814" w:rsidP="00333814">
      <w:pPr>
        <w:pStyle w:val="Code"/>
      </w:pPr>
      <w:r w:rsidRPr="00EC76D5">
        <w:t xml:space="preserve">      MiddleOperator operator = MiddleOperator.valueOf</w:t>
      </w:r>
    </w:p>
    <w:p w14:paraId="643C20E9" w14:textId="77777777" w:rsidR="00333814" w:rsidRPr="00EC76D5" w:rsidRDefault="00333814" w:rsidP="00333814">
      <w:pPr>
        <w:pStyle w:val="Code"/>
      </w:pPr>
      <w:r w:rsidRPr="00EC76D5">
        <w:t xml:space="preserve">                     (tree.getOperator().name().replace("Postfix", "Prefix"));</w:t>
      </w:r>
    </w:p>
    <w:p w14:paraId="71C7806E" w14:textId="77777777" w:rsidR="00333814" w:rsidRPr="00EC76D5" w:rsidRDefault="00333814" w:rsidP="00333814">
      <w:pPr>
        <w:pStyle w:val="Code"/>
      </w:pPr>
      <w:r w:rsidRPr="00EC76D5">
        <w:t xml:space="preserve">      addMiddleCode(operator, true, incSymbol, incSymbol);</w:t>
      </w:r>
    </w:p>
    <w:p w14:paraId="0D96EA7C" w14:textId="77777777" w:rsidR="00333814" w:rsidRPr="00EC76D5" w:rsidRDefault="00333814" w:rsidP="00333814">
      <w:pPr>
        <w:pStyle w:val="Code"/>
      </w:pPr>
      <w:r w:rsidRPr="00EC76D5">
        <w:t xml:space="preserve">    }</w:t>
      </w:r>
    </w:p>
    <w:p w14:paraId="71AE4786" w14:textId="77777777" w:rsidR="00333814" w:rsidRPr="00EC76D5" w:rsidRDefault="00333814" w:rsidP="00333814">
      <w:pPr>
        <w:pStyle w:val="Code"/>
      </w:pPr>
    </w:p>
    <w:p w14:paraId="45FACD86" w14:textId="77777777" w:rsidR="00333814" w:rsidRPr="00EC76D5" w:rsidRDefault="00333814" w:rsidP="00333814">
      <w:pPr>
        <w:pStyle w:val="Code"/>
      </w:pPr>
      <w:r w:rsidRPr="00EC76D5">
        <w:t xml:space="preserve">    BigInteger bitFieldMask = incSymbol.getType().getBitfieldMask();          </w:t>
      </w:r>
    </w:p>
    <w:p w14:paraId="41AB729C" w14:textId="77777777" w:rsidR="00333814" w:rsidRPr="00EC76D5" w:rsidRDefault="00333814" w:rsidP="00333814">
      <w:pPr>
        <w:pStyle w:val="Code"/>
      </w:pPr>
    </w:p>
    <w:p w14:paraId="695897D9" w14:textId="77777777" w:rsidR="00333814" w:rsidRPr="00EC76D5" w:rsidRDefault="00333814" w:rsidP="00333814">
      <w:pPr>
        <w:pStyle w:val="Code"/>
      </w:pPr>
      <w:r w:rsidRPr="00EC76D5">
        <w:t xml:space="preserve">    if (bitFieldMask != null) {</w:t>
      </w:r>
    </w:p>
    <w:p w14:paraId="7756C259" w14:textId="77777777" w:rsidR="00B83710" w:rsidRPr="00EC76D5" w:rsidRDefault="00333814" w:rsidP="00333814">
      <w:pPr>
        <w:pStyle w:val="Code"/>
      </w:pPr>
      <w:r w:rsidRPr="00EC76D5">
        <w:t xml:space="preserve">      Symbol maskSymbol =</w:t>
      </w:r>
    </w:p>
    <w:p w14:paraId="06C63D1F" w14:textId="3874398E" w:rsidR="00333814" w:rsidRPr="00EC76D5" w:rsidRDefault="00B83710" w:rsidP="00333814">
      <w:pPr>
        <w:pStyle w:val="Code"/>
      </w:pPr>
      <w:r w:rsidRPr="00EC76D5">
        <w:t xml:space="preserve">            </w:t>
      </w:r>
      <w:r w:rsidR="00333814" w:rsidRPr="00EC76D5">
        <w:t xml:space="preserve"> Symbol.createValueSymbol(incSymbol.getType(), bitFieldMask);</w:t>
      </w:r>
    </w:p>
    <w:p w14:paraId="2E8E32FB" w14:textId="77777777" w:rsidR="00B83710" w:rsidRPr="00EC76D5" w:rsidRDefault="00333814" w:rsidP="00333814">
      <w:pPr>
        <w:pStyle w:val="Code"/>
      </w:pPr>
      <w:r w:rsidRPr="00EC76D5">
        <w:t xml:space="preserve">      addMiddleCode(MiddleOperator.BitwiseAnd, incSymbol,</w:t>
      </w:r>
    </w:p>
    <w:p w14:paraId="7E238734" w14:textId="59592605" w:rsidR="00333814" w:rsidRPr="00EC76D5" w:rsidRDefault="00B83710" w:rsidP="00333814">
      <w:pPr>
        <w:pStyle w:val="Code"/>
      </w:pPr>
      <w:r w:rsidRPr="00EC76D5">
        <w:t xml:space="preserve">                  </w:t>
      </w:r>
      <w:r w:rsidR="00333814" w:rsidRPr="00EC76D5">
        <w:t xml:space="preserve"> incSymbol, maskSymbol);</w:t>
      </w:r>
    </w:p>
    <w:p w14:paraId="3406D7E4" w14:textId="77777777" w:rsidR="00333814" w:rsidRPr="00EC76D5" w:rsidRDefault="00333814" w:rsidP="00333814">
      <w:pPr>
        <w:pStyle w:val="Code"/>
      </w:pPr>
      <w:r w:rsidRPr="00EC76D5">
        <w:t xml:space="preserve">    }</w:t>
      </w:r>
    </w:p>
    <w:p w14:paraId="0595255E" w14:textId="77777777" w:rsidR="00333814" w:rsidRPr="00EC76D5" w:rsidRDefault="00333814" w:rsidP="00333814">
      <w:pPr>
        <w:pStyle w:val="Code"/>
      </w:pPr>
    </w:p>
    <w:p w14:paraId="45C72AF7" w14:textId="77777777" w:rsidR="00333814" w:rsidRPr="00EC76D5" w:rsidRDefault="00333814" w:rsidP="00333814">
      <w:pPr>
        <w:pStyle w:val="Code"/>
      </w:pPr>
      <w:r w:rsidRPr="00EC76D5">
        <w:t xml:space="preserve">    return resultSymbol;</w:t>
      </w:r>
    </w:p>
    <w:p w14:paraId="162F8F7A" w14:textId="0B6D415B" w:rsidR="00160114" w:rsidRPr="00EC76D5" w:rsidRDefault="00333814" w:rsidP="00333814">
      <w:pPr>
        <w:pStyle w:val="Code"/>
      </w:pPr>
      <w:r w:rsidRPr="00EC76D5">
        <w:t xml:space="preserve">  }</w:t>
      </w:r>
    </w:p>
    <w:p w14:paraId="7970E658" w14:textId="77777777" w:rsidR="00333814" w:rsidRPr="00EC76D5" w:rsidRDefault="00333814" w:rsidP="00333814">
      <w:pPr>
        <w:pStyle w:val="Code"/>
      </w:pPr>
    </w:p>
    <w:p w14:paraId="399FFD08" w14:textId="77777777" w:rsidR="00160114" w:rsidRPr="00EC76D5" w:rsidRDefault="00160114" w:rsidP="00160114">
      <w:pPr>
        <w:pStyle w:val="Code"/>
      </w:pPr>
      <w:r w:rsidRPr="00EC76D5">
        <w:t xml:space="preserve">  // push pop =&gt; nothing</w:t>
      </w:r>
    </w:p>
    <w:p w14:paraId="49BB0136" w14:textId="77777777" w:rsidR="00160114" w:rsidRPr="00EC76D5" w:rsidRDefault="00160114" w:rsidP="00160114">
      <w:pPr>
        <w:pStyle w:val="Code"/>
      </w:pPr>
      <w:r w:rsidRPr="00EC76D5">
        <w:t xml:space="preserve">  // pop push =&gt; top</w:t>
      </w:r>
    </w:p>
    <w:p w14:paraId="262A3E46" w14:textId="77777777" w:rsidR="00160114" w:rsidRPr="00EC76D5" w:rsidRDefault="00160114" w:rsidP="00160114">
      <w:pPr>
        <w:pStyle w:val="Code"/>
      </w:pPr>
    </w:p>
    <w:p w14:paraId="2B718E33" w14:textId="77777777" w:rsidR="006449CD" w:rsidRPr="00EC76D5" w:rsidRDefault="006449CD" w:rsidP="006449CD">
      <w:pPr>
        <w:pStyle w:val="Code"/>
      </w:pPr>
      <w:r w:rsidRPr="00EC76D5">
        <w:t xml:space="preserve">  public Symbol generateSimpleAssignExpression(SyntaxTree tree) {</w:t>
      </w:r>
    </w:p>
    <w:p w14:paraId="3E6906E1" w14:textId="77777777" w:rsidR="006449CD" w:rsidRPr="00EC76D5" w:rsidRDefault="006449CD" w:rsidP="006449CD">
      <w:pPr>
        <w:pStyle w:val="Code"/>
      </w:pPr>
      <w:r w:rsidRPr="00EC76D5">
        <w:t xml:space="preserve">    boolean pop = !useResult(tree);</w:t>
      </w:r>
    </w:p>
    <w:p w14:paraId="5E39C319" w14:textId="6E6BE401" w:rsidR="006449CD" w:rsidRPr="00EC76D5" w:rsidRDefault="006449CD" w:rsidP="006449CD">
      <w:pPr>
        <w:pStyle w:val="Code"/>
      </w:pPr>
      <w:r w:rsidRPr="00EC76D5">
        <w:t xml:space="preserve">    SyntaxTree left</w:t>
      </w:r>
      <w:r w:rsidR="0038687E">
        <w:t xml:space="preserve">Expression </w:t>
      </w:r>
      <w:r w:rsidRPr="00EC76D5">
        <w:t>= tree.getChild(0),</w:t>
      </w:r>
    </w:p>
    <w:p w14:paraId="68FE7C5B" w14:textId="58B41D21" w:rsidR="006449CD" w:rsidRPr="00EC76D5" w:rsidRDefault="006449CD" w:rsidP="006449CD">
      <w:pPr>
        <w:pStyle w:val="Code"/>
      </w:pPr>
      <w:r w:rsidRPr="00EC76D5">
        <w:t xml:space="preserve">               right</w:t>
      </w:r>
      <w:r w:rsidR="0038687E">
        <w:t xml:space="preserve">Expression </w:t>
      </w:r>
      <w:r w:rsidRPr="00EC76D5">
        <w:t>= tree.getChild(1);</w:t>
      </w:r>
    </w:p>
    <w:p w14:paraId="05F5ACF1" w14:textId="15906672" w:rsidR="006449CD" w:rsidRPr="00EC76D5" w:rsidRDefault="006449CD" w:rsidP="006449CD">
      <w:pPr>
        <w:pStyle w:val="Code"/>
      </w:pPr>
      <w:r w:rsidRPr="00EC76D5">
        <w:t xml:space="preserve">    Symbol leftSymbol = generateExpression(left</w:t>
      </w:r>
      <w:r w:rsidR="0038687E">
        <w:t>Expression)</w:t>
      </w:r>
      <w:r w:rsidRPr="00EC76D5">
        <w:t>;</w:t>
      </w:r>
    </w:p>
    <w:p w14:paraId="3CF85305" w14:textId="77777777" w:rsidR="006449CD" w:rsidRPr="00EC76D5" w:rsidRDefault="006449CD" w:rsidP="006449CD">
      <w:pPr>
        <w:pStyle w:val="Code"/>
      </w:pPr>
    </w:p>
    <w:p w14:paraId="1D95CCDF" w14:textId="38B47554" w:rsidR="006449CD" w:rsidRPr="00EC76D5" w:rsidRDefault="006449CD" w:rsidP="006449CD">
      <w:pPr>
        <w:pStyle w:val="Code"/>
      </w:pPr>
      <w:r w:rsidRPr="00EC76D5">
        <w:t xml:space="preserve">   if (right</w:t>
      </w:r>
      <w:r w:rsidR="0038687E">
        <w:t>Expression.</w:t>
      </w:r>
      <w:r w:rsidRPr="00EC76D5">
        <w:t>getOperator() == MiddleOperator.FloatingToIntegral) {</w:t>
      </w:r>
    </w:p>
    <w:p w14:paraId="16E149A0" w14:textId="4131EDF6" w:rsidR="006449CD" w:rsidRPr="00EC76D5" w:rsidRDefault="006449CD" w:rsidP="006449CD">
      <w:pPr>
        <w:pStyle w:val="Code"/>
      </w:pPr>
      <w:r w:rsidRPr="00EC76D5">
        <w:t xml:space="preserve">      SyntaxTree floating</w:t>
      </w:r>
      <w:r w:rsidR="0038687E">
        <w:t xml:space="preserve">Expression </w:t>
      </w:r>
      <w:r w:rsidRPr="00EC76D5">
        <w:t>= right</w:t>
      </w:r>
      <w:r w:rsidR="0038687E">
        <w:t>Expression.</w:t>
      </w:r>
      <w:r w:rsidRPr="00EC76D5">
        <w:t>getChild(0);</w:t>
      </w:r>
    </w:p>
    <w:p w14:paraId="5BD244F5" w14:textId="055BAF20" w:rsidR="006449CD" w:rsidRPr="00EC76D5" w:rsidRDefault="006449CD" w:rsidP="006449CD">
      <w:pPr>
        <w:pStyle w:val="Code"/>
      </w:pPr>
      <w:r w:rsidRPr="00EC76D5">
        <w:t xml:space="preserve">      generateExpression(floating</w:t>
      </w:r>
      <w:r w:rsidR="0038687E">
        <w:t>Expression)</w:t>
      </w:r>
      <w:r w:rsidRPr="00EC76D5">
        <w:t>;</w:t>
      </w:r>
    </w:p>
    <w:p w14:paraId="2CAC4FEF" w14:textId="77777777" w:rsidR="006449CD" w:rsidRPr="00EC76D5" w:rsidRDefault="006449CD" w:rsidP="006449CD">
      <w:pPr>
        <w:pStyle w:val="Code"/>
      </w:pPr>
      <w:r w:rsidRPr="00EC76D5">
        <w:t xml:space="preserve">      addMiddleCode(MiddleOperator.FloatingToIntegral, pop, leftSymbol, null);</w:t>
      </w:r>
    </w:p>
    <w:p w14:paraId="69835100" w14:textId="77777777" w:rsidR="006449CD" w:rsidRPr="00EC76D5" w:rsidRDefault="006449CD" w:rsidP="006449CD">
      <w:pPr>
        <w:pStyle w:val="Code"/>
      </w:pPr>
      <w:r w:rsidRPr="00EC76D5">
        <w:t xml:space="preserve">    }</w:t>
      </w:r>
    </w:p>
    <w:p w14:paraId="6DC74A49" w14:textId="77777777" w:rsidR="006449CD" w:rsidRPr="00EC76D5" w:rsidRDefault="006449CD" w:rsidP="006449CD">
      <w:pPr>
        <w:pStyle w:val="Code"/>
      </w:pPr>
      <w:r w:rsidRPr="00EC76D5">
        <w:t xml:space="preserve">    else {</w:t>
      </w:r>
    </w:p>
    <w:p w14:paraId="1179B1D5" w14:textId="7CC91FE5" w:rsidR="006449CD" w:rsidRPr="00EC76D5" w:rsidRDefault="006449CD" w:rsidP="006449CD">
      <w:pPr>
        <w:pStyle w:val="Code"/>
      </w:pPr>
      <w:r w:rsidRPr="00EC76D5">
        <w:t xml:space="preserve">      Symbol rightSymbol = generateExpression(right</w:t>
      </w:r>
      <w:r w:rsidR="0038687E">
        <w:t>Expression)</w:t>
      </w:r>
      <w:r w:rsidRPr="00EC76D5">
        <w:t>;</w:t>
      </w:r>
    </w:p>
    <w:p w14:paraId="04A7EDA8" w14:textId="77777777" w:rsidR="006449CD" w:rsidRPr="00EC76D5" w:rsidRDefault="006449CD" w:rsidP="006449CD">
      <w:pPr>
        <w:pStyle w:val="Code"/>
      </w:pPr>
      <w:r w:rsidRPr="00EC76D5">
        <w:t xml:space="preserve">      addMiddleCode(MiddleOperator.Assign, pop, leftSymbol, rightSymbol);</w:t>
      </w:r>
    </w:p>
    <w:p w14:paraId="3954FF21" w14:textId="77777777" w:rsidR="006449CD" w:rsidRPr="00EC76D5" w:rsidRDefault="006449CD" w:rsidP="006449CD">
      <w:pPr>
        <w:pStyle w:val="Code"/>
      </w:pPr>
      <w:r w:rsidRPr="00EC76D5">
        <w:t xml:space="preserve">      </w:t>
      </w:r>
    </w:p>
    <w:p w14:paraId="0CCC5834" w14:textId="77777777" w:rsidR="006449CD" w:rsidRPr="00EC76D5" w:rsidRDefault="006449CD" w:rsidP="006449CD">
      <w:pPr>
        <w:pStyle w:val="Code"/>
      </w:pPr>
      <w:r w:rsidRPr="00EC76D5">
        <w:t xml:space="preserve">      BigInteger bitFieldMask = leftSymbol.getType().getBitfieldMask();          </w:t>
      </w:r>
    </w:p>
    <w:p w14:paraId="166073BF" w14:textId="77777777" w:rsidR="006449CD" w:rsidRPr="00EC76D5" w:rsidRDefault="006449CD" w:rsidP="006449CD">
      <w:pPr>
        <w:pStyle w:val="Code"/>
      </w:pPr>
      <w:r w:rsidRPr="00EC76D5">
        <w:t xml:space="preserve">      if (bitFieldMask != null) {</w:t>
      </w:r>
    </w:p>
    <w:p w14:paraId="6C528CBB" w14:textId="77777777" w:rsidR="00564E28" w:rsidRPr="00EC76D5" w:rsidRDefault="006449CD" w:rsidP="006449CD">
      <w:pPr>
        <w:pStyle w:val="Code"/>
      </w:pPr>
      <w:r w:rsidRPr="00EC76D5">
        <w:t xml:space="preserve">        Symbol maskSymbol =</w:t>
      </w:r>
    </w:p>
    <w:p w14:paraId="0D452A5A" w14:textId="494FB7E8" w:rsidR="006449CD" w:rsidRPr="00EC76D5" w:rsidRDefault="00564E28" w:rsidP="006449CD">
      <w:pPr>
        <w:pStyle w:val="Code"/>
      </w:pPr>
      <w:r w:rsidRPr="00EC76D5">
        <w:t xml:space="preserve">              </w:t>
      </w:r>
      <w:r w:rsidR="006449CD" w:rsidRPr="00EC76D5">
        <w:t xml:space="preserve"> Symbol.createValueSymbol(leftSymbol.getType(), bitFieldMask);</w:t>
      </w:r>
    </w:p>
    <w:p w14:paraId="7EF3D265" w14:textId="77777777" w:rsidR="00564E28" w:rsidRPr="00EC76D5" w:rsidRDefault="006449CD" w:rsidP="006449CD">
      <w:pPr>
        <w:pStyle w:val="Code"/>
      </w:pPr>
      <w:r w:rsidRPr="00EC76D5">
        <w:t xml:space="preserve">        addMiddleCode(MiddleOperator.BitwiseAnd, leftSymbol,</w:t>
      </w:r>
    </w:p>
    <w:p w14:paraId="31766882" w14:textId="152789D0" w:rsidR="006449CD" w:rsidRPr="00EC76D5" w:rsidRDefault="00564E28" w:rsidP="006449CD">
      <w:pPr>
        <w:pStyle w:val="Code"/>
      </w:pPr>
      <w:r w:rsidRPr="00EC76D5">
        <w:t xml:space="preserve">                     </w:t>
      </w:r>
      <w:r w:rsidR="006449CD" w:rsidRPr="00EC76D5">
        <w:t xml:space="preserve"> leftSymbol, maskSymbol);</w:t>
      </w:r>
    </w:p>
    <w:p w14:paraId="26940457" w14:textId="77777777" w:rsidR="006449CD" w:rsidRPr="00EC76D5" w:rsidRDefault="006449CD" w:rsidP="006449CD">
      <w:pPr>
        <w:pStyle w:val="Code"/>
      </w:pPr>
      <w:r w:rsidRPr="00EC76D5">
        <w:t xml:space="preserve">      }</w:t>
      </w:r>
    </w:p>
    <w:p w14:paraId="17775187" w14:textId="77777777" w:rsidR="006449CD" w:rsidRPr="00EC76D5" w:rsidRDefault="006449CD" w:rsidP="006449CD">
      <w:pPr>
        <w:pStyle w:val="Code"/>
      </w:pPr>
      <w:r w:rsidRPr="00EC76D5">
        <w:t xml:space="preserve">    }</w:t>
      </w:r>
    </w:p>
    <w:p w14:paraId="577F6C4D" w14:textId="77777777" w:rsidR="006449CD" w:rsidRPr="00EC76D5" w:rsidRDefault="006449CD" w:rsidP="006449CD">
      <w:pPr>
        <w:pStyle w:val="Code"/>
      </w:pPr>
    </w:p>
    <w:p w14:paraId="4E6AB205" w14:textId="77777777" w:rsidR="006449CD" w:rsidRPr="00EC76D5" w:rsidRDefault="006449CD" w:rsidP="006449CD">
      <w:pPr>
        <w:pStyle w:val="Code"/>
      </w:pPr>
      <w:r w:rsidRPr="00EC76D5">
        <w:t xml:space="preserve">    return leftSymbol;</w:t>
      </w:r>
    </w:p>
    <w:p w14:paraId="04A11FF8" w14:textId="188F1A9F" w:rsidR="00E37C59" w:rsidRPr="00EC76D5" w:rsidRDefault="006449CD" w:rsidP="006449CD">
      <w:pPr>
        <w:pStyle w:val="Code"/>
      </w:pPr>
      <w:r w:rsidRPr="00EC76D5">
        <w:t xml:space="preserve">  }</w:t>
      </w:r>
    </w:p>
    <w:p w14:paraId="44FCFBEF" w14:textId="77777777" w:rsidR="006449CD" w:rsidRPr="00EC76D5" w:rsidRDefault="006449CD" w:rsidP="006449CD">
      <w:pPr>
        <w:pStyle w:val="Code"/>
      </w:pPr>
    </w:p>
    <w:p w14:paraId="515F38C6" w14:textId="77777777" w:rsidR="00186744" w:rsidRPr="00EC76D5" w:rsidRDefault="00160114" w:rsidP="00160114">
      <w:pPr>
        <w:pStyle w:val="Code"/>
      </w:pPr>
      <w:r w:rsidRPr="00EC76D5">
        <w:t xml:space="preserve">  private final Map&lt;MiddleOperator,MiddleOperator&gt; m_compoundMap =</w:t>
      </w:r>
    </w:p>
    <w:p w14:paraId="739D9FBC" w14:textId="6BD44066" w:rsidR="00160114" w:rsidRPr="00EC76D5" w:rsidRDefault="00186744" w:rsidP="00160114">
      <w:pPr>
        <w:pStyle w:val="Code"/>
      </w:pPr>
      <w:r w:rsidRPr="00EC76D5">
        <w:t xml:space="preserve">   </w:t>
      </w:r>
      <w:r w:rsidR="00160114" w:rsidRPr="00EC76D5">
        <w:t xml:space="preserve"> new ListMap&lt;&gt;();</w:t>
      </w:r>
    </w:p>
    <w:p w14:paraId="0105E457" w14:textId="77777777" w:rsidR="00160114" w:rsidRPr="00EC76D5" w:rsidRDefault="00160114" w:rsidP="00160114">
      <w:pPr>
        <w:pStyle w:val="Code"/>
      </w:pPr>
      <w:r w:rsidRPr="00EC76D5">
        <w:t xml:space="preserve">  </w:t>
      </w:r>
    </w:p>
    <w:p w14:paraId="2F444F18" w14:textId="237CD0F6" w:rsidR="00C851C3" w:rsidRPr="00EC76D5" w:rsidRDefault="00160114" w:rsidP="008B5C17">
      <w:pPr>
        <w:pStyle w:val="Code"/>
      </w:pPr>
      <w:r w:rsidRPr="00EC76D5">
        <w:t xml:space="preserve">  { m_compoundMap.put(MiddleOperator.BinaryAddAssign,</w:t>
      </w:r>
    </w:p>
    <w:p w14:paraId="06D93669" w14:textId="147E87E5" w:rsidR="00160114" w:rsidRPr="00EC76D5" w:rsidRDefault="00C851C3" w:rsidP="00160114">
      <w:pPr>
        <w:pStyle w:val="Code"/>
      </w:pPr>
      <w:r w:rsidRPr="00EC76D5">
        <w:t xml:space="preserve">                      </w:t>
      </w:r>
      <w:r w:rsidR="00160114" w:rsidRPr="00EC76D5">
        <w:t>MiddleOperator.BinaryAdd);</w:t>
      </w:r>
    </w:p>
    <w:p w14:paraId="1DBB110C" w14:textId="77777777" w:rsidR="00C851C3" w:rsidRPr="00EC76D5" w:rsidRDefault="00160114" w:rsidP="00160114">
      <w:pPr>
        <w:pStyle w:val="Code"/>
      </w:pPr>
      <w:r w:rsidRPr="00EC76D5">
        <w:t xml:space="preserve">    m_compoundMap.put(MiddleOperator.BinarySubtractAssign,</w:t>
      </w:r>
    </w:p>
    <w:p w14:paraId="56091A22" w14:textId="1347D392" w:rsidR="00160114" w:rsidRPr="00EC76D5" w:rsidRDefault="00C851C3" w:rsidP="00160114">
      <w:pPr>
        <w:pStyle w:val="Code"/>
      </w:pPr>
      <w:r w:rsidRPr="00EC76D5">
        <w:t xml:space="preserve">                      </w:t>
      </w:r>
      <w:r w:rsidR="00160114" w:rsidRPr="00EC76D5">
        <w:t>MiddleOperator.BinarySubtract);</w:t>
      </w:r>
    </w:p>
    <w:p w14:paraId="363C68D6" w14:textId="77777777" w:rsidR="00160114" w:rsidRPr="00EC76D5" w:rsidRDefault="00160114" w:rsidP="00160114">
      <w:pPr>
        <w:pStyle w:val="Code"/>
      </w:pPr>
      <w:r w:rsidRPr="00EC76D5">
        <w:t xml:space="preserve">    m_compoundMap.put(MiddleOperator.MultiplyAssign, MiddleOperator.Multiply);</w:t>
      </w:r>
    </w:p>
    <w:p w14:paraId="468EB574" w14:textId="77777777" w:rsidR="00160114" w:rsidRPr="00EC76D5" w:rsidRDefault="00160114" w:rsidP="00160114">
      <w:pPr>
        <w:pStyle w:val="Code"/>
      </w:pPr>
      <w:r w:rsidRPr="00EC76D5">
        <w:t xml:space="preserve">    m_compoundMap.put(MiddleOperator.DivideAssign, MiddleOperator.Divide);</w:t>
      </w:r>
    </w:p>
    <w:p w14:paraId="6BD40991" w14:textId="77777777" w:rsidR="00160114" w:rsidRPr="00EC76D5" w:rsidRDefault="00160114" w:rsidP="00160114">
      <w:pPr>
        <w:pStyle w:val="Code"/>
      </w:pPr>
      <w:r w:rsidRPr="00EC76D5">
        <w:lastRenderedPageBreak/>
        <w:t xml:space="preserve">    m_compoundMap.put(MiddleOperator.ModuloAssign, MiddleOperator.Modulo);</w:t>
      </w:r>
    </w:p>
    <w:p w14:paraId="068DFFB6" w14:textId="77777777" w:rsidR="00105916" w:rsidRPr="00EC76D5" w:rsidRDefault="00160114" w:rsidP="00160114">
      <w:pPr>
        <w:pStyle w:val="Code"/>
      </w:pPr>
      <w:r w:rsidRPr="00EC76D5">
        <w:t xml:space="preserve">    m_compoundMap.put(MiddleOperator.BitwiseAndAssign,</w:t>
      </w:r>
    </w:p>
    <w:p w14:paraId="407FE521" w14:textId="4A6E137E" w:rsidR="00160114" w:rsidRPr="00EC76D5" w:rsidRDefault="00105916" w:rsidP="00160114">
      <w:pPr>
        <w:pStyle w:val="Code"/>
      </w:pPr>
      <w:r w:rsidRPr="00EC76D5">
        <w:t xml:space="preserve">                     </w:t>
      </w:r>
      <w:r w:rsidR="00160114" w:rsidRPr="00EC76D5">
        <w:t xml:space="preserve"> MiddleOperator.BitwiseAnd);</w:t>
      </w:r>
    </w:p>
    <w:p w14:paraId="0E14C4DF" w14:textId="112D5680" w:rsidR="00105916" w:rsidRPr="00EC76D5" w:rsidRDefault="00160114" w:rsidP="00160114">
      <w:pPr>
        <w:pStyle w:val="Code"/>
      </w:pPr>
      <w:r w:rsidRPr="00EC76D5">
        <w:t xml:space="preserve">    m_compoundMap.put(MiddleOperator.Bitwise</w:t>
      </w:r>
      <w:r w:rsidR="00414C74">
        <w:t>Or</w:t>
      </w:r>
      <w:r w:rsidRPr="00EC76D5">
        <w:t>Assign,</w:t>
      </w:r>
    </w:p>
    <w:p w14:paraId="0585FABC" w14:textId="539F04D3" w:rsidR="00160114" w:rsidRPr="00EC76D5" w:rsidRDefault="00105916" w:rsidP="00160114">
      <w:pPr>
        <w:pStyle w:val="Code"/>
      </w:pPr>
      <w:r w:rsidRPr="00EC76D5">
        <w:t xml:space="preserve">                     </w:t>
      </w:r>
      <w:r w:rsidR="00160114" w:rsidRPr="00EC76D5">
        <w:t xml:space="preserve"> MiddleOperator.Bitwise</w:t>
      </w:r>
      <w:r w:rsidR="00414C74">
        <w:t>Or</w:t>
      </w:r>
      <w:r w:rsidR="00160114" w:rsidRPr="00EC76D5">
        <w:t>);</w:t>
      </w:r>
    </w:p>
    <w:p w14:paraId="389583D6" w14:textId="77777777" w:rsidR="00105916" w:rsidRPr="00EC76D5" w:rsidRDefault="00160114" w:rsidP="00160114">
      <w:pPr>
        <w:pStyle w:val="Code"/>
      </w:pPr>
      <w:r w:rsidRPr="00EC76D5">
        <w:t xml:space="preserve">    m_compoundMap.put(MiddleOperator.BitwiseXOrAssign,</w:t>
      </w:r>
    </w:p>
    <w:p w14:paraId="7FF0A64E" w14:textId="0797C553" w:rsidR="00160114" w:rsidRPr="00EC76D5" w:rsidRDefault="00105916" w:rsidP="00160114">
      <w:pPr>
        <w:pStyle w:val="Code"/>
      </w:pPr>
      <w:r w:rsidRPr="00EC76D5">
        <w:t xml:space="preserve">                     </w:t>
      </w:r>
      <w:r w:rsidR="00160114" w:rsidRPr="00EC76D5">
        <w:t xml:space="preserve"> MiddleOperator.BitwiseXOr);</w:t>
      </w:r>
    </w:p>
    <w:p w14:paraId="2E6C1B22" w14:textId="77777777" w:rsidR="00105916" w:rsidRPr="00EC76D5" w:rsidRDefault="00160114" w:rsidP="00160114">
      <w:pPr>
        <w:pStyle w:val="Code"/>
      </w:pPr>
      <w:r w:rsidRPr="00EC76D5">
        <w:t xml:space="preserve">    m_compoundMap.put(MiddleOperator.LeftShiftAssign,</w:t>
      </w:r>
    </w:p>
    <w:p w14:paraId="4E28FE63" w14:textId="61748A55" w:rsidR="00160114" w:rsidRPr="00EC76D5" w:rsidRDefault="00105916" w:rsidP="00160114">
      <w:pPr>
        <w:pStyle w:val="Code"/>
      </w:pPr>
      <w:r w:rsidRPr="00EC76D5">
        <w:t xml:space="preserve">                     </w:t>
      </w:r>
      <w:r w:rsidR="00160114" w:rsidRPr="00EC76D5">
        <w:t xml:space="preserve"> MiddleOperator.LeftShift);</w:t>
      </w:r>
    </w:p>
    <w:p w14:paraId="447ED7FD" w14:textId="77777777" w:rsidR="00105916" w:rsidRPr="00EC76D5" w:rsidRDefault="00160114" w:rsidP="00160114">
      <w:pPr>
        <w:pStyle w:val="Code"/>
      </w:pPr>
      <w:r w:rsidRPr="00EC76D5">
        <w:t xml:space="preserve">    m_compoundMap.put(MiddleOperator.RightShiftAssign,</w:t>
      </w:r>
    </w:p>
    <w:p w14:paraId="15B40624" w14:textId="01BF1A51" w:rsidR="00160114" w:rsidRPr="00EC76D5" w:rsidRDefault="00105916" w:rsidP="00160114">
      <w:pPr>
        <w:pStyle w:val="Code"/>
      </w:pPr>
      <w:r w:rsidRPr="00EC76D5">
        <w:t xml:space="preserve">                     </w:t>
      </w:r>
      <w:r w:rsidR="00160114" w:rsidRPr="00EC76D5">
        <w:t xml:space="preserve"> MiddleOperator.RightShift);</w:t>
      </w:r>
    </w:p>
    <w:p w14:paraId="365C5551" w14:textId="77777777" w:rsidR="00160114" w:rsidRPr="00EC76D5" w:rsidRDefault="00160114" w:rsidP="00160114">
      <w:pPr>
        <w:pStyle w:val="Code"/>
      </w:pPr>
      <w:r w:rsidRPr="00EC76D5">
        <w:t xml:space="preserve">  }</w:t>
      </w:r>
    </w:p>
    <w:p w14:paraId="0F41CDC9" w14:textId="77777777" w:rsidR="00160114" w:rsidRPr="00EC76D5" w:rsidRDefault="00160114" w:rsidP="00160114">
      <w:pPr>
        <w:pStyle w:val="Code"/>
      </w:pPr>
      <w:r w:rsidRPr="00EC76D5">
        <w:t xml:space="preserve">  </w:t>
      </w:r>
    </w:p>
    <w:p w14:paraId="387D1464" w14:textId="77777777" w:rsidR="003D793A" w:rsidRPr="00EC76D5" w:rsidRDefault="003D793A" w:rsidP="003D793A">
      <w:pPr>
        <w:pStyle w:val="Code"/>
      </w:pPr>
      <w:r w:rsidRPr="00EC76D5">
        <w:t xml:space="preserve">  public Symbol generateCompoundAssignExpression(SyntaxTree tree) {</w:t>
      </w:r>
    </w:p>
    <w:p w14:paraId="31840484" w14:textId="77777777" w:rsidR="003D793A" w:rsidRPr="00EC76D5" w:rsidRDefault="003D793A" w:rsidP="003D793A">
      <w:pPr>
        <w:pStyle w:val="Code"/>
      </w:pPr>
      <w:r w:rsidRPr="00EC76D5">
        <w:t xml:space="preserve">    Symbol leftSymbol = generateExpression(tree.getChild(0));</w:t>
      </w:r>
    </w:p>
    <w:p w14:paraId="30AE11AC" w14:textId="77777777" w:rsidR="003D793A" w:rsidRPr="00EC76D5" w:rsidRDefault="003D793A" w:rsidP="003D793A">
      <w:pPr>
        <w:pStyle w:val="Code"/>
      </w:pPr>
      <w:r w:rsidRPr="00EC76D5">
        <w:t xml:space="preserve">    Symbol rightSymbol = generateExpression(tree.getChild(1));</w:t>
      </w:r>
    </w:p>
    <w:p w14:paraId="20E8C588" w14:textId="77777777" w:rsidR="003D793A" w:rsidRPr="00EC76D5" w:rsidRDefault="003D793A" w:rsidP="003D793A">
      <w:pPr>
        <w:pStyle w:val="Code"/>
      </w:pPr>
      <w:r w:rsidRPr="00EC76D5">
        <w:t xml:space="preserve">    Symbol tempSymbol = Symbol.createTemporarySymbol(tree.getType());</w:t>
      </w:r>
    </w:p>
    <w:p w14:paraId="1CEEC847" w14:textId="77777777" w:rsidR="003D793A" w:rsidRPr="00EC76D5" w:rsidRDefault="003D793A" w:rsidP="003D793A">
      <w:pPr>
        <w:pStyle w:val="Code"/>
      </w:pPr>
      <w:r w:rsidRPr="00EC76D5">
        <w:t xml:space="preserve">    </w:t>
      </w:r>
    </w:p>
    <w:p w14:paraId="0F86056B" w14:textId="77777777" w:rsidR="003D793A" w:rsidRPr="00EC76D5" w:rsidRDefault="003D793A" w:rsidP="003D793A">
      <w:pPr>
        <w:pStyle w:val="Code"/>
      </w:pPr>
      <w:r w:rsidRPr="00EC76D5">
        <w:t xml:space="preserve">    String operatorName = tree.getOperator().name().replace("Assign", "");</w:t>
      </w:r>
    </w:p>
    <w:p w14:paraId="238A8123" w14:textId="77777777" w:rsidR="003D793A" w:rsidRPr="00EC76D5" w:rsidRDefault="003D793A" w:rsidP="003D793A">
      <w:pPr>
        <w:pStyle w:val="Code"/>
      </w:pPr>
      <w:r w:rsidRPr="00EC76D5">
        <w:t xml:space="preserve">    MiddleOperator operator = MiddleOperator.valueOf(operatorName);</w:t>
      </w:r>
    </w:p>
    <w:p w14:paraId="1388D616" w14:textId="77777777" w:rsidR="003D793A" w:rsidRPr="00EC76D5" w:rsidRDefault="003D793A" w:rsidP="003D793A">
      <w:pPr>
        <w:pStyle w:val="Code"/>
      </w:pPr>
      <w:r w:rsidRPr="00EC76D5">
        <w:t xml:space="preserve">    addMiddleCode(operator, tempSymbol, leftSymbol, rightSymbol);</w:t>
      </w:r>
    </w:p>
    <w:p w14:paraId="0389D094" w14:textId="77777777" w:rsidR="003D793A" w:rsidRPr="00EC76D5" w:rsidRDefault="003D793A" w:rsidP="003D793A">
      <w:pPr>
        <w:pStyle w:val="Code"/>
      </w:pPr>
    </w:p>
    <w:p w14:paraId="59137549" w14:textId="77777777" w:rsidR="003D793A" w:rsidRPr="00EC76D5" w:rsidRDefault="003D793A" w:rsidP="003D793A">
      <w:pPr>
        <w:pStyle w:val="Code"/>
      </w:pPr>
      <w:r w:rsidRPr="00EC76D5">
        <w:t xml:space="preserve">    boolean pop = !useResult(tree);</w:t>
      </w:r>
    </w:p>
    <w:p w14:paraId="5A876236" w14:textId="77777777" w:rsidR="003D793A" w:rsidRPr="00EC76D5" w:rsidRDefault="003D793A" w:rsidP="003D793A">
      <w:pPr>
        <w:pStyle w:val="Code"/>
      </w:pPr>
      <w:r w:rsidRPr="00EC76D5">
        <w:t xml:space="preserve">    addMiddleCode(MiddleOperator.Assign, pop, leftSymbol, tempSymbol);</w:t>
      </w:r>
    </w:p>
    <w:p w14:paraId="16CF92A7" w14:textId="77777777" w:rsidR="003D793A" w:rsidRPr="00EC76D5" w:rsidRDefault="003D793A" w:rsidP="003D793A">
      <w:pPr>
        <w:pStyle w:val="Code"/>
      </w:pPr>
      <w:r w:rsidRPr="00EC76D5">
        <w:t xml:space="preserve">    </w:t>
      </w:r>
    </w:p>
    <w:p w14:paraId="3439CCC3" w14:textId="77777777" w:rsidR="003D793A" w:rsidRPr="00EC76D5" w:rsidRDefault="003D793A" w:rsidP="003D793A">
      <w:pPr>
        <w:pStyle w:val="Code"/>
      </w:pPr>
      <w:r w:rsidRPr="00EC76D5">
        <w:t xml:space="preserve">    BigInteger bitFieldMask = leftSymbol.getType().getBitfieldMask();          </w:t>
      </w:r>
    </w:p>
    <w:p w14:paraId="2871223E" w14:textId="77777777" w:rsidR="003D793A" w:rsidRPr="00EC76D5" w:rsidRDefault="003D793A" w:rsidP="003D793A">
      <w:pPr>
        <w:pStyle w:val="Code"/>
      </w:pPr>
      <w:r w:rsidRPr="00EC76D5">
        <w:t xml:space="preserve">    if (bitFieldMask != null) {</w:t>
      </w:r>
    </w:p>
    <w:p w14:paraId="173B705B" w14:textId="77777777" w:rsidR="003D793A" w:rsidRPr="00EC76D5" w:rsidRDefault="003D793A" w:rsidP="003D793A">
      <w:pPr>
        <w:pStyle w:val="Code"/>
      </w:pPr>
      <w:r w:rsidRPr="00EC76D5">
        <w:t xml:space="preserve">      Symbol maskSymbol =</w:t>
      </w:r>
    </w:p>
    <w:p w14:paraId="5E51FFA4" w14:textId="77777777" w:rsidR="003D793A" w:rsidRPr="00EC76D5" w:rsidRDefault="003D793A" w:rsidP="003D793A">
      <w:pPr>
        <w:pStyle w:val="Code"/>
      </w:pPr>
      <w:r w:rsidRPr="00EC76D5">
        <w:t xml:space="preserve">             Symbol.createValueSymbol(leftSymbol.getType(), bitFieldMask);</w:t>
      </w:r>
    </w:p>
    <w:p w14:paraId="0AC91358" w14:textId="77777777" w:rsidR="003D793A" w:rsidRPr="00EC76D5" w:rsidRDefault="003D793A" w:rsidP="003D793A">
      <w:pPr>
        <w:pStyle w:val="Code"/>
      </w:pPr>
      <w:r w:rsidRPr="00EC76D5">
        <w:t xml:space="preserve">      addMiddleCode(MiddleOperator.BitwiseAnd, leftSymbol,</w:t>
      </w:r>
    </w:p>
    <w:p w14:paraId="5EF7C57F" w14:textId="77777777" w:rsidR="003D793A" w:rsidRPr="00EC76D5" w:rsidRDefault="003D793A" w:rsidP="003D793A">
      <w:pPr>
        <w:pStyle w:val="Code"/>
      </w:pPr>
      <w:r w:rsidRPr="00EC76D5">
        <w:t xml:space="preserve">                    leftSymbol, maskSymbol);</w:t>
      </w:r>
    </w:p>
    <w:p w14:paraId="6260919F" w14:textId="77777777" w:rsidR="003D793A" w:rsidRPr="00EC76D5" w:rsidRDefault="003D793A" w:rsidP="003D793A">
      <w:pPr>
        <w:pStyle w:val="Code"/>
      </w:pPr>
      <w:r w:rsidRPr="00EC76D5">
        <w:t xml:space="preserve">    }</w:t>
      </w:r>
    </w:p>
    <w:p w14:paraId="2DBF5D99" w14:textId="77777777" w:rsidR="003D793A" w:rsidRPr="00EC76D5" w:rsidRDefault="003D793A" w:rsidP="003D793A">
      <w:pPr>
        <w:pStyle w:val="Code"/>
      </w:pPr>
    </w:p>
    <w:p w14:paraId="21769272" w14:textId="77777777" w:rsidR="003D793A" w:rsidRPr="00EC76D5" w:rsidRDefault="003D793A" w:rsidP="003D793A">
      <w:pPr>
        <w:pStyle w:val="Code"/>
      </w:pPr>
      <w:r w:rsidRPr="00EC76D5">
        <w:t xml:space="preserve">    return leftSymbol;</w:t>
      </w:r>
    </w:p>
    <w:p w14:paraId="1062E330" w14:textId="77777777" w:rsidR="003D793A" w:rsidRPr="00EC76D5" w:rsidRDefault="003D793A" w:rsidP="003D793A">
      <w:pPr>
        <w:pStyle w:val="Code"/>
      </w:pPr>
      <w:r w:rsidRPr="00EC76D5">
        <w:t xml:space="preserve">  }</w:t>
      </w:r>
    </w:p>
    <w:p w14:paraId="22600777" w14:textId="77777777" w:rsidR="003D793A" w:rsidRPr="00EC76D5" w:rsidRDefault="003D793A" w:rsidP="003D793A">
      <w:pPr>
        <w:pStyle w:val="Code"/>
      </w:pPr>
    </w:p>
    <w:p w14:paraId="1FC51472" w14:textId="3CB261D5" w:rsidR="00160114" w:rsidRPr="00EC76D5" w:rsidRDefault="00160114" w:rsidP="003D793A">
      <w:pPr>
        <w:pStyle w:val="Code"/>
      </w:pPr>
      <w:r w:rsidRPr="00EC76D5">
        <w:t xml:space="preserve">  public Symbol generateDotExpression(SyntaxTree tree) {</w:t>
      </w:r>
    </w:p>
    <w:p w14:paraId="66AE2697" w14:textId="77777777" w:rsidR="00160114" w:rsidRPr="00EC76D5" w:rsidRDefault="00160114" w:rsidP="00160114">
      <w:pPr>
        <w:pStyle w:val="Code"/>
      </w:pPr>
      <w:r w:rsidRPr="00EC76D5">
        <w:t xml:space="preserve">    Symbol parentSymbol = generateExpression(tree.getChild(0));</w:t>
      </w:r>
    </w:p>
    <w:p w14:paraId="420B4C24" w14:textId="77777777" w:rsidR="00160114" w:rsidRPr="00EC76D5" w:rsidRDefault="00160114" w:rsidP="00160114">
      <w:pPr>
        <w:pStyle w:val="Code"/>
      </w:pPr>
      <w:r w:rsidRPr="00EC76D5">
        <w:t xml:space="preserve">    Symbol memberSymbol = generateExpression(tree.getChild(1)),</w:t>
      </w:r>
    </w:p>
    <w:p w14:paraId="4674E063" w14:textId="77777777" w:rsidR="00160114" w:rsidRPr="00EC76D5" w:rsidRDefault="00160114" w:rsidP="00160114">
      <w:pPr>
        <w:pStyle w:val="Code"/>
      </w:pPr>
      <w:r w:rsidRPr="00EC76D5">
        <w:t xml:space="preserve">           resultSymbol;</w:t>
      </w:r>
    </w:p>
    <w:p w14:paraId="0CD1119B" w14:textId="77777777" w:rsidR="00160114" w:rsidRPr="00EC76D5" w:rsidRDefault="00160114" w:rsidP="00160114">
      <w:pPr>
        <w:pStyle w:val="Code"/>
      </w:pPr>
    </w:p>
    <w:p w14:paraId="4B9D2067" w14:textId="77777777" w:rsidR="00160114" w:rsidRPr="00EC76D5" w:rsidRDefault="00160114" w:rsidP="00160114">
      <w:pPr>
        <w:pStyle w:val="Code"/>
      </w:pPr>
      <w:r w:rsidRPr="00EC76D5">
        <w:t xml:space="preserve">    if (parentSymbol.hasAddressSymbol()) {</w:t>
      </w:r>
    </w:p>
    <w:p w14:paraId="65F0F8FD" w14:textId="77777777" w:rsidR="00160114" w:rsidRPr="00EC76D5" w:rsidRDefault="00160114" w:rsidP="00160114">
      <w:pPr>
        <w:pStyle w:val="Code"/>
      </w:pPr>
      <w:r w:rsidRPr="00EC76D5">
        <w:t xml:space="preserve">      resultSymbol = Symbol.createMemorySymbol(parentSymbol, tree.getType(),</w:t>
      </w:r>
    </w:p>
    <w:p w14:paraId="688CFF7D" w14:textId="77777777" w:rsidR="00160114" w:rsidRPr="00EC76D5" w:rsidRDefault="00160114" w:rsidP="00160114">
      <w:pPr>
        <w:pStyle w:val="Code"/>
      </w:pPr>
      <w:r w:rsidRPr="00EC76D5">
        <w:t xml:space="preserve">                                               memberSymbol);</w:t>
      </w:r>
    </w:p>
    <w:p w14:paraId="043248BD" w14:textId="77777777" w:rsidR="00160114" w:rsidRPr="00EC76D5" w:rsidRDefault="00160114" w:rsidP="00160114">
      <w:pPr>
        <w:pStyle w:val="Code"/>
      </w:pPr>
      <w:r w:rsidRPr="00EC76D5">
        <w:t xml:space="preserve">    }</w:t>
      </w:r>
    </w:p>
    <w:p w14:paraId="181D2479" w14:textId="77777777" w:rsidR="00160114" w:rsidRPr="00EC76D5" w:rsidRDefault="00160114" w:rsidP="00160114">
      <w:pPr>
        <w:pStyle w:val="Code"/>
      </w:pPr>
      <w:r w:rsidRPr="00EC76D5">
        <w:t xml:space="preserve">    else {</w:t>
      </w:r>
    </w:p>
    <w:p w14:paraId="310CF712" w14:textId="77777777" w:rsidR="00160114" w:rsidRPr="00EC76D5" w:rsidRDefault="00160114" w:rsidP="00160114">
      <w:pPr>
        <w:pStyle w:val="Code"/>
      </w:pPr>
      <w:r w:rsidRPr="00EC76D5">
        <w:t xml:space="preserve">      resultSymbol = Symbol.createTemporarySymbol(tree.getType());</w:t>
      </w:r>
    </w:p>
    <w:p w14:paraId="596F4175" w14:textId="77777777" w:rsidR="00160114" w:rsidRPr="00EC76D5" w:rsidRDefault="00160114" w:rsidP="00160114">
      <w:pPr>
        <w:pStyle w:val="Code"/>
      </w:pPr>
      <w:r w:rsidRPr="00EC76D5">
        <w:t xml:space="preserve">      resultSymbol.setOffset(parentSymbol.getOffset() +</w:t>
      </w:r>
    </w:p>
    <w:p w14:paraId="1C2F1021" w14:textId="77777777" w:rsidR="00160114" w:rsidRPr="00EC76D5" w:rsidRDefault="00160114" w:rsidP="00160114">
      <w:pPr>
        <w:pStyle w:val="Code"/>
      </w:pPr>
      <w:r w:rsidRPr="00EC76D5">
        <w:t xml:space="preserve">                             memberSymbol.getOffset());</w:t>
      </w:r>
    </w:p>
    <w:p w14:paraId="548A87AC" w14:textId="77777777" w:rsidR="00160114" w:rsidRPr="00EC76D5" w:rsidRDefault="00160114" w:rsidP="00160114">
      <w:pPr>
        <w:pStyle w:val="Code"/>
      </w:pPr>
      <w:r w:rsidRPr="00EC76D5">
        <w:t xml:space="preserve">      //resultSymbol.setAddressSymbol(parentSymbol.getAddressSymbol());</w:t>
      </w:r>
    </w:p>
    <w:p w14:paraId="6183A879" w14:textId="77777777" w:rsidR="00160114" w:rsidRPr="00EC76D5" w:rsidRDefault="00160114" w:rsidP="00160114">
      <w:pPr>
        <w:pStyle w:val="Code"/>
      </w:pPr>
      <w:r w:rsidRPr="00EC76D5">
        <w:t xml:space="preserve">      //resultSymbol.setAddressOffset(parentSymbol.getAddressOffset() + memberSymbol.getOffset());</w:t>
      </w:r>
    </w:p>
    <w:p w14:paraId="12E325BE" w14:textId="77777777" w:rsidR="00160114" w:rsidRPr="00EC76D5" w:rsidRDefault="00160114" w:rsidP="00160114">
      <w:pPr>
        <w:pStyle w:val="Code"/>
      </w:pPr>
      <w:r w:rsidRPr="00EC76D5">
        <w:t xml:space="preserve">    }</w:t>
      </w:r>
    </w:p>
    <w:p w14:paraId="2F2BA033" w14:textId="77777777" w:rsidR="00160114" w:rsidRPr="00EC76D5" w:rsidRDefault="00160114" w:rsidP="00160114">
      <w:pPr>
        <w:pStyle w:val="Code"/>
      </w:pPr>
    </w:p>
    <w:p w14:paraId="37AD8484" w14:textId="77777777" w:rsidR="00160114" w:rsidRPr="00EC76D5" w:rsidRDefault="00160114" w:rsidP="00160114">
      <w:pPr>
        <w:pStyle w:val="Code"/>
      </w:pPr>
      <w:r w:rsidRPr="00EC76D5">
        <w:t xml:space="preserve">    resultSymbol.setParentSymbol(parentSymbol);</w:t>
      </w:r>
    </w:p>
    <w:p w14:paraId="16C19A71" w14:textId="77777777" w:rsidR="00160114" w:rsidRPr="00EC76D5" w:rsidRDefault="00160114" w:rsidP="00160114">
      <w:pPr>
        <w:pStyle w:val="Code"/>
      </w:pPr>
      <w:r w:rsidRPr="00EC76D5">
        <w:t xml:space="preserve">    parentSymbol.addChildSymbol(resultSymbol);</w:t>
      </w:r>
    </w:p>
    <w:p w14:paraId="1C4E9667" w14:textId="77777777" w:rsidR="00160114" w:rsidRPr="00EC76D5" w:rsidRDefault="00160114" w:rsidP="00160114">
      <w:pPr>
        <w:pStyle w:val="Code"/>
      </w:pPr>
      <w:r w:rsidRPr="00EC76D5">
        <w:t xml:space="preserve">    </w:t>
      </w:r>
    </w:p>
    <w:p w14:paraId="0DECAD7C" w14:textId="77777777" w:rsidR="00160114" w:rsidRPr="00EC76D5" w:rsidRDefault="00160114" w:rsidP="00160114">
      <w:pPr>
        <w:pStyle w:val="Code"/>
      </w:pPr>
      <w:r w:rsidRPr="00EC76D5">
        <w:lastRenderedPageBreak/>
        <w:t xml:space="preserve">    if (tree.isRightValue() &amp;&amp; resultSymbol.getType().isFloating()) {</w:t>
      </w:r>
    </w:p>
    <w:p w14:paraId="4BC82D23" w14:textId="77777777" w:rsidR="00160114" w:rsidRPr="00EC76D5" w:rsidRDefault="00160114" w:rsidP="00160114">
      <w:pPr>
        <w:pStyle w:val="Code"/>
      </w:pPr>
      <w:r w:rsidRPr="00EC76D5">
        <w:t xml:space="preserve">      if (resultSymbol.isTemporary() &amp;&amp; (resultSymbol.getOffset() == 0)) {</w:t>
      </w:r>
    </w:p>
    <w:p w14:paraId="59786F4E" w14:textId="77777777" w:rsidR="00160114" w:rsidRPr="00EC76D5" w:rsidRDefault="00160114" w:rsidP="00160114">
      <w:pPr>
        <w:pStyle w:val="Code"/>
      </w:pPr>
      <w:r w:rsidRPr="00EC76D5">
        <w:t xml:space="preserve">        //symbol.addToSymbolTable();</w:t>
      </w:r>
    </w:p>
    <w:p w14:paraId="7C52EA22" w14:textId="77777777" w:rsidR="00160114" w:rsidRPr="00EC76D5" w:rsidRDefault="00160114" w:rsidP="00160114">
      <w:pPr>
        <w:pStyle w:val="Code"/>
      </w:pPr>
      <w:r w:rsidRPr="00EC76D5">
        <w:t xml:space="preserve">        Main.CurrentTable.addSymbol(resultSymbol);</w:t>
      </w:r>
    </w:p>
    <w:p w14:paraId="13ED22A6" w14:textId="77777777" w:rsidR="00160114" w:rsidRPr="00EC76D5" w:rsidRDefault="00160114" w:rsidP="00160114">
      <w:pPr>
        <w:pStyle w:val="Code"/>
      </w:pPr>
      <w:r w:rsidRPr="00EC76D5">
        <w:t xml:space="preserve">      }</w:t>
      </w:r>
    </w:p>
    <w:p w14:paraId="0B56FD5E" w14:textId="77777777" w:rsidR="00160114" w:rsidRPr="00EC76D5" w:rsidRDefault="00160114" w:rsidP="00160114">
      <w:pPr>
        <w:pStyle w:val="Code"/>
      </w:pPr>
    </w:p>
    <w:p w14:paraId="2342C86E" w14:textId="77777777" w:rsidR="00160114" w:rsidRPr="00EC76D5" w:rsidRDefault="00160114" w:rsidP="00160114">
      <w:pPr>
        <w:pStyle w:val="Code"/>
      </w:pPr>
      <w:r w:rsidRPr="00EC76D5">
        <w:t xml:space="preserve">      addMiddleCode(MiddleOperator.PushFloat, resultSymbol);</w:t>
      </w:r>
    </w:p>
    <w:p w14:paraId="540FF02A" w14:textId="77777777" w:rsidR="00160114" w:rsidRPr="00EC76D5" w:rsidRDefault="00160114" w:rsidP="00160114">
      <w:pPr>
        <w:pStyle w:val="Code"/>
      </w:pPr>
      <w:r w:rsidRPr="00EC76D5">
        <w:t xml:space="preserve">    }</w:t>
      </w:r>
    </w:p>
    <w:p w14:paraId="027D4AB0" w14:textId="77777777" w:rsidR="00160114" w:rsidRPr="00EC76D5" w:rsidRDefault="00160114" w:rsidP="00160114">
      <w:pPr>
        <w:pStyle w:val="Code"/>
      </w:pPr>
      <w:r w:rsidRPr="00EC76D5">
        <w:t xml:space="preserve">      </w:t>
      </w:r>
    </w:p>
    <w:p w14:paraId="1BA6E3BC" w14:textId="77777777" w:rsidR="00160114" w:rsidRPr="00EC76D5" w:rsidRDefault="00160114" w:rsidP="00160114">
      <w:pPr>
        <w:pStyle w:val="Code"/>
      </w:pPr>
      <w:r w:rsidRPr="00EC76D5">
        <w:t xml:space="preserve">    return resultSymbol;</w:t>
      </w:r>
    </w:p>
    <w:p w14:paraId="6C7B53B3" w14:textId="77777777" w:rsidR="00160114" w:rsidRPr="00EC76D5" w:rsidRDefault="00160114" w:rsidP="00160114">
      <w:pPr>
        <w:pStyle w:val="Code"/>
      </w:pPr>
      <w:r w:rsidRPr="00EC76D5">
        <w:t xml:space="preserve">  }</w:t>
      </w:r>
    </w:p>
    <w:p w14:paraId="5246F7E8" w14:textId="77777777" w:rsidR="00160114" w:rsidRPr="00EC76D5" w:rsidRDefault="00160114" w:rsidP="00160114">
      <w:pPr>
        <w:pStyle w:val="Code"/>
      </w:pPr>
      <w:r w:rsidRPr="00EC76D5">
        <w:t xml:space="preserve">    </w:t>
      </w:r>
    </w:p>
    <w:p w14:paraId="07A15F1E" w14:textId="77777777" w:rsidR="00160114" w:rsidRPr="00EC76D5" w:rsidRDefault="00160114" w:rsidP="00160114">
      <w:pPr>
        <w:pStyle w:val="Code"/>
      </w:pPr>
      <w:r w:rsidRPr="00EC76D5">
        <w:t xml:space="preserve">  public Symbol generateIndexExpression(SyntaxTree tree) {</w:t>
      </w:r>
    </w:p>
    <w:p w14:paraId="54CAC196" w14:textId="77777777" w:rsidR="00160114" w:rsidRPr="00EC76D5" w:rsidRDefault="00160114" w:rsidP="00160114">
      <w:pPr>
        <w:pStyle w:val="Code"/>
      </w:pPr>
      <w:r w:rsidRPr="00EC76D5">
        <w:t xml:space="preserve">    Symbol pointerSymbol = generateExpression(tree.getChild(0));</w:t>
      </w:r>
    </w:p>
    <w:p w14:paraId="01718079" w14:textId="77777777" w:rsidR="00160114" w:rsidRPr="00EC76D5" w:rsidRDefault="00160114" w:rsidP="00160114">
      <w:pPr>
        <w:pStyle w:val="Code"/>
      </w:pPr>
      <w:r w:rsidRPr="00EC76D5">
        <w:t xml:space="preserve">    SyntaxTree indexTree = tree.getChild(1);</w:t>
      </w:r>
    </w:p>
    <w:p w14:paraId="7A5A416C" w14:textId="77777777" w:rsidR="00160114" w:rsidRPr="00EC76D5" w:rsidRDefault="00160114" w:rsidP="00160114">
      <w:pPr>
        <w:pStyle w:val="Code"/>
      </w:pPr>
      <w:r w:rsidRPr="00EC76D5">
        <w:t xml:space="preserve">    </w:t>
      </w:r>
    </w:p>
    <w:p w14:paraId="738CD786" w14:textId="77777777" w:rsidR="00160114" w:rsidRPr="00EC76D5" w:rsidRDefault="00160114" w:rsidP="00160114">
      <w:pPr>
        <w:pStyle w:val="Code"/>
      </w:pPr>
      <w:r w:rsidRPr="00EC76D5">
        <w:t xml:space="preserve">    Symbol indexSymbol = generateExpression(indexTree);</w:t>
      </w:r>
    </w:p>
    <w:p w14:paraId="7D352ED4" w14:textId="77777777" w:rsidR="00160114" w:rsidRPr="00EC76D5" w:rsidRDefault="00160114" w:rsidP="00160114">
      <w:pPr>
        <w:pStyle w:val="Code"/>
      </w:pPr>
      <w:r w:rsidRPr="00EC76D5">
        <w:t xml:space="preserve">    int indexSize = pointerSymbol.getType().getPointerOrArrayType().getSize();</w:t>
      </w:r>
    </w:p>
    <w:p w14:paraId="7C5284A8" w14:textId="77777777" w:rsidR="00160114" w:rsidRPr="00EC76D5" w:rsidRDefault="00160114" w:rsidP="00160114">
      <w:pPr>
        <w:pStyle w:val="Code"/>
      </w:pPr>
      <w:r w:rsidRPr="00EC76D5">
        <w:t xml:space="preserve">    Symbol resultSymbol;</w:t>
      </w:r>
    </w:p>
    <w:p w14:paraId="04B814CD" w14:textId="77777777" w:rsidR="00160114" w:rsidRPr="00EC76D5" w:rsidRDefault="00160114" w:rsidP="00160114">
      <w:pPr>
        <w:pStyle w:val="Code"/>
      </w:pPr>
      <w:r w:rsidRPr="00EC76D5">
        <w:t xml:space="preserve">    </w:t>
      </w:r>
    </w:p>
    <w:p w14:paraId="2502A204" w14:textId="77777777" w:rsidR="00160114" w:rsidRPr="00EC76D5" w:rsidRDefault="00160114" w:rsidP="00160114">
      <w:pPr>
        <w:pStyle w:val="Code"/>
      </w:pPr>
      <w:r w:rsidRPr="00EC76D5">
        <w:t xml:space="preserve">    if (indexTree.getOperator() == MiddleOperator.Value) {</w:t>
      </w:r>
    </w:p>
    <w:p w14:paraId="710E2700" w14:textId="77777777" w:rsidR="00160114" w:rsidRPr="00EC76D5" w:rsidRDefault="00160114" w:rsidP="00160114">
      <w:pPr>
        <w:pStyle w:val="Code"/>
      </w:pPr>
      <w:r w:rsidRPr="00EC76D5">
        <w:t xml:space="preserve">      resultSymbol = Symbol.createTemporarySymbol(tree.getType());</w:t>
      </w:r>
    </w:p>
    <w:p w14:paraId="46FB2A01" w14:textId="77777777" w:rsidR="00160114" w:rsidRPr="00EC76D5" w:rsidRDefault="00160114" w:rsidP="00160114">
      <w:pPr>
        <w:pStyle w:val="Code"/>
      </w:pPr>
      <w:r w:rsidRPr="00EC76D5">
        <w:t xml:space="preserve">      resultSymbol.setAddressSymbol(pointerSymbol);</w:t>
      </w:r>
    </w:p>
    <w:p w14:paraId="2C873DB5" w14:textId="77777777" w:rsidR="00160114" w:rsidRPr="00EC76D5" w:rsidRDefault="00160114" w:rsidP="00160114">
      <w:pPr>
        <w:pStyle w:val="Code"/>
      </w:pPr>
      <w:r w:rsidRPr="00EC76D5">
        <w:t xml:space="preserve">      resultSymbol.setParentSymbol(pointerSymbol);</w:t>
      </w:r>
    </w:p>
    <w:p w14:paraId="5B571E52" w14:textId="77777777" w:rsidR="00160114" w:rsidRPr="00EC76D5" w:rsidRDefault="00160114" w:rsidP="00160114">
      <w:pPr>
        <w:pStyle w:val="Code"/>
      </w:pPr>
      <w:r w:rsidRPr="00EC76D5">
        <w:t xml:space="preserve">      pointerSymbol.addChildSymbol(resultSymbol);</w:t>
      </w:r>
    </w:p>
    <w:p w14:paraId="38331A43" w14:textId="77777777" w:rsidR="00160114" w:rsidRPr="00EC76D5" w:rsidRDefault="00160114" w:rsidP="00160114">
      <w:pPr>
        <w:pStyle w:val="Code"/>
      </w:pPr>
      <w:r w:rsidRPr="00EC76D5">
        <w:t xml:space="preserve">      int indexValue =</w:t>
      </w:r>
    </w:p>
    <w:p w14:paraId="1B835A74" w14:textId="77777777" w:rsidR="00160114" w:rsidRPr="00EC76D5" w:rsidRDefault="00160114" w:rsidP="00160114">
      <w:pPr>
        <w:pStyle w:val="Code"/>
      </w:pPr>
      <w:r w:rsidRPr="00EC76D5">
        <w:t xml:space="preserve">        ((BigInteger) indexTree.getSymbol().getValue()).intValue();</w:t>
      </w:r>
    </w:p>
    <w:p w14:paraId="1931CD04" w14:textId="77777777" w:rsidR="00160114" w:rsidRPr="00EC76D5" w:rsidRDefault="00160114" w:rsidP="00160114">
      <w:pPr>
        <w:pStyle w:val="Code"/>
      </w:pPr>
      <w:r w:rsidRPr="00EC76D5">
        <w:t xml:space="preserve">      int memberOffset = indexValue * indexSize;</w:t>
      </w:r>
    </w:p>
    <w:p w14:paraId="2692C0C3" w14:textId="77777777" w:rsidR="00160114" w:rsidRPr="00EC76D5" w:rsidRDefault="00160114" w:rsidP="00160114">
      <w:pPr>
        <w:pStyle w:val="Code"/>
      </w:pPr>
      <w:r w:rsidRPr="00EC76D5">
        <w:t xml:space="preserve">      resultSymbol.setAddressOffset(memberOffset);</w:t>
      </w:r>
    </w:p>
    <w:p w14:paraId="66F9B60E" w14:textId="77777777" w:rsidR="00160114" w:rsidRPr="00EC76D5" w:rsidRDefault="00160114" w:rsidP="00160114">
      <w:pPr>
        <w:pStyle w:val="Code"/>
      </w:pPr>
      <w:r w:rsidRPr="00EC76D5">
        <w:t xml:space="preserve">      MiddleCode indexCode =</w:t>
      </w:r>
    </w:p>
    <w:p w14:paraId="14CA204A" w14:textId="77777777" w:rsidR="00160114" w:rsidRPr="00EC76D5" w:rsidRDefault="00160114" w:rsidP="00160114">
      <w:pPr>
        <w:pStyle w:val="Code"/>
      </w:pPr>
      <w:r w:rsidRPr="00EC76D5">
        <w:t xml:space="preserve">        addMiddleCode(MiddleOperator.Index, memberOffset, resultSymbol, pointerSymbol);</w:t>
      </w:r>
    </w:p>
    <w:p w14:paraId="29456B42" w14:textId="77777777" w:rsidR="00160114" w:rsidRPr="00EC76D5" w:rsidRDefault="00160114" w:rsidP="00160114">
      <w:pPr>
        <w:pStyle w:val="Code"/>
      </w:pPr>
      <w:r w:rsidRPr="00EC76D5">
        <w:t xml:space="preserve">      indexCode.setRightValue(tree.isRightValue());</w:t>
      </w:r>
    </w:p>
    <w:p w14:paraId="67309B8A" w14:textId="77777777" w:rsidR="00160114" w:rsidRPr="00EC76D5" w:rsidRDefault="00160114" w:rsidP="00160114">
      <w:pPr>
        <w:pStyle w:val="Code"/>
      </w:pPr>
      <w:r w:rsidRPr="00EC76D5">
        <w:t xml:space="preserve">    }</w:t>
      </w:r>
    </w:p>
    <w:p w14:paraId="4ECBF1CC" w14:textId="77777777" w:rsidR="00160114" w:rsidRPr="00EC76D5" w:rsidRDefault="00160114" w:rsidP="00160114">
      <w:pPr>
        <w:pStyle w:val="Code"/>
      </w:pPr>
      <w:r w:rsidRPr="00EC76D5">
        <w:t xml:space="preserve">    else if (indexSize == 1) {</w:t>
      </w:r>
    </w:p>
    <w:p w14:paraId="0107F1D6" w14:textId="77777777" w:rsidR="00160114" w:rsidRPr="00EC76D5" w:rsidRDefault="00160114" w:rsidP="00160114">
      <w:pPr>
        <w:pStyle w:val="Code"/>
      </w:pPr>
      <w:r w:rsidRPr="00EC76D5">
        <w:t xml:space="preserve">      Symbol addSymbol = Symbol.createTemporarySymbol(indexSymbol.getType());</w:t>
      </w:r>
    </w:p>
    <w:p w14:paraId="28D5403D" w14:textId="77777777" w:rsidR="00160114" w:rsidRPr="00EC76D5" w:rsidRDefault="00160114" w:rsidP="00160114">
      <w:pPr>
        <w:pStyle w:val="Code"/>
      </w:pPr>
      <w:r w:rsidRPr="00EC76D5">
        <w:t xml:space="preserve">      addMiddleCode(MiddleOperator.BinaryAdd, addSymbol,</w:t>
      </w:r>
    </w:p>
    <w:p w14:paraId="180E1F0F" w14:textId="77777777" w:rsidR="00160114" w:rsidRPr="00EC76D5" w:rsidRDefault="00160114" w:rsidP="00160114">
      <w:pPr>
        <w:pStyle w:val="Code"/>
      </w:pPr>
      <w:r w:rsidRPr="00EC76D5">
        <w:t xml:space="preserve">                    pointerSymbol, indexSymbol);</w:t>
      </w:r>
    </w:p>
    <w:p w14:paraId="70CA3895" w14:textId="77777777" w:rsidR="00160114" w:rsidRPr="00EC76D5" w:rsidRDefault="00160114" w:rsidP="00160114">
      <w:pPr>
        <w:pStyle w:val="Code"/>
      </w:pPr>
      <w:r w:rsidRPr="00EC76D5">
        <w:t xml:space="preserve">      resultSymbol = Symbol.createTemporarySymbol(pointerSymbol.getType().getPointerOrArrayType());</w:t>
      </w:r>
    </w:p>
    <w:p w14:paraId="18E9A22E" w14:textId="77777777" w:rsidR="00160114" w:rsidRPr="00EC76D5" w:rsidRDefault="00160114" w:rsidP="00160114">
      <w:pPr>
        <w:pStyle w:val="Code"/>
      </w:pPr>
      <w:r w:rsidRPr="00EC76D5">
        <w:t xml:space="preserve">      resultSymbol.setParentSymbol(pointerSymbol);</w:t>
      </w:r>
    </w:p>
    <w:p w14:paraId="55FF8C1C" w14:textId="77777777" w:rsidR="00160114" w:rsidRPr="00EC76D5" w:rsidRDefault="00160114" w:rsidP="00160114">
      <w:pPr>
        <w:pStyle w:val="Code"/>
      </w:pPr>
      <w:r w:rsidRPr="00EC76D5">
        <w:t xml:space="preserve">      pointerSymbol.addChildSymbol(resultSymbol);</w:t>
      </w:r>
    </w:p>
    <w:p w14:paraId="47AF005D" w14:textId="77777777" w:rsidR="00160114" w:rsidRPr="00EC76D5" w:rsidRDefault="00160114" w:rsidP="00160114">
      <w:pPr>
        <w:pStyle w:val="Code"/>
      </w:pPr>
      <w:r w:rsidRPr="00EC76D5">
        <w:t xml:space="preserve">      resultSymbol.setAddressSymbol(addSymbol);</w:t>
      </w:r>
    </w:p>
    <w:p w14:paraId="1FADC2BC" w14:textId="77777777" w:rsidR="00160114" w:rsidRPr="00EC76D5" w:rsidRDefault="00160114" w:rsidP="00160114">
      <w:pPr>
        <w:pStyle w:val="Code"/>
      </w:pPr>
      <w:r w:rsidRPr="00EC76D5">
        <w:t xml:space="preserve">      resultSymbol.setAddressOffset(0);</w:t>
      </w:r>
    </w:p>
    <w:p w14:paraId="68145CB1" w14:textId="77777777" w:rsidR="00160114" w:rsidRPr="00EC76D5" w:rsidRDefault="00160114" w:rsidP="00160114">
      <w:pPr>
        <w:pStyle w:val="Code"/>
      </w:pPr>
      <w:r w:rsidRPr="00EC76D5">
        <w:t xml:space="preserve">      </w:t>
      </w:r>
    </w:p>
    <w:p w14:paraId="7034ED8E" w14:textId="77777777" w:rsidR="00160114" w:rsidRPr="00EC76D5" w:rsidRDefault="00160114" w:rsidP="00160114">
      <w:pPr>
        <w:pStyle w:val="Code"/>
      </w:pPr>
      <w:r w:rsidRPr="00EC76D5">
        <w:t xml:space="preserve">      MiddleCode indexCode =</w:t>
      </w:r>
    </w:p>
    <w:p w14:paraId="398A5912" w14:textId="77777777" w:rsidR="00160114" w:rsidRPr="00EC76D5" w:rsidRDefault="00160114" w:rsidP="00160114">
      <w:pPr>
        <w:pStyle w:val="Code"/>
      </w:pPr>
      <w:r w:rsidRPr="00EC76D5">
        <w:t xml:space="preserve">        addMiddleCode(MiddleOperator.Index, 0, resultSymbol, addSymbol);</w:t>
      </w:r>
    </w:p>
    <w:p w14:paraId="0B87E461" w14:textId="77777777" w:rsidR="00160114" w:rsidRPr="00EC76D5" w:rsidRDefault="00160114" w:rsidP="00160114">
      <w:pPr>
        <w:pStyle w:val="Code"/>
      </w:pPr>
      <w:r w:rsidRPr="00EC76D5">
        <w:t xml:space="preserve">      indexCode.setRightValue(tree.isRightValue());</w:t>
      </w:r>
    </w:p>
    <w:p w14:paraId="775112BC" w14:textId="77777777" w:rsidR="00160114" w:rsidRPr="00EC76D5" w:rsidRDefault="00160114" w:rsidP="00160114">
      <w:pPr>
        <w:pStyle w:val="Code"/>
      </w:pPr>
      <w:r w:rsidRPr="00EC76D5">
        <w:t xml:space="preserve">    }</w:t>
      </w:r>
    </w:p>
    <w:p w14:paraId="7C48AAA8" w14:textId="77777777" w:rsidR="00160114" w:rsidRPr="00EC76D5" w:rsidRDefault="00160114" w:rsidP="00160114">
      <w:pPr>
        <w:pStyle w:val="Code"/>
      </w:pPr>
      <w:r w:rsidRPr="00EC76D5">
        <w:t xml:space="preserve">    else {</w:t>
      </w:r>
    </w:p>
    <w:p w14:paraId="0AC7F2AF" w14:textId="77777777" w:rsidR="00160114" w:rsidRPr="00EC76D5" w:rsidRDefault="00160114" w:rsidP="00160114">
      <w:pPr>
        <w:pStyle w:val="Code"/>
      </w:pPr>
      <w:r w:rsidRPr="00EC76D5">
        <w:t xml:space="preserve">      Symbol sizeSymbol = Symbol.createValueSymbol(indexSymbol.getType(), BigInteger.valueOf(indexSize));</w:t>
      </w:r>
    </w:p>
    <w:p w14:paraId="33B5DC99" w14:textId="77777777" w:rsidR="00160114" w:rsidRPr="00EC76D5" w:rsidRDefault="00160114" w:rsidP="00160114">
      <w:pPr>
        <w:pStyle w:val="Code"/>
      </w:pPr>
      <w:r w:rsidRPr="00EC76D5">
        <w:t xml:space="preserve">      Symbol mulSymbol = Symbol.createTemporarySymbol(indexSymbol.getType());</w:t>
      </w:r>
    </w:p>
    <w:p w14:paraId="62DC95D3" w14:textId="77777777" w:rsidR="00160114" w:rsidRPr="00EC76D5" w:rsidRDefault="00160114" w:rsidP="00160114">
      <w:pPr>
        <w:pStyle w:val="Code"/>
      </w:pPr>
      <w:r w:rsidRPr="00EC76D5">
        <w:t xml:space="preserve">      addMiddleCode(MiddleOperator.Multiply, mulSymbol, indexSymbol, sizeSymbol);</w:t>
      </w:r>
    </w:p>
    <w:p w14:paraId="436C9AFD" w14:textId="77777777" w:rsidR="00160114" w:rsidRPr="00EC76D5" w:rsidRDefault="00160114" w:rsidP="00160114">
      <w:pPr>
        <w:pStyle w:val="Code"/>
      </w:pPr>
      <w:r w:rsidRPr="00EC76D5">
        <w:t xml:space="preserve">      Symbol addSymbol = Symbol.createTemporarySymbol(indexSymbol.getType());</w:t>
      </w:r>
    </w:p>
    <w:p w14:paraId="3882C5DC" w14:textId="77777777" w:rsidR="00160114" w:rsidRPr="00EC76D5" w:rsidRDefault="00160114" w:rsidP="00160114">
      <w:pPr>
        <w:pStyle w:val="Code"/>
      </w:pPr>
      <w:r w:rsidRPr="00EC76D5">
        <w:lastRenderedPageBreak/>
        <w:t xml:space="preserve">      addMiddleCode(MiddleOperator.BinaryAdd, addSymbol, pointerSymbol, mulSymbol);</w:t>
      </w:r>
    </w:p>
    <w:p w14:paraId="0BED5C9F" w14:textId="77777777" w:rsidR="00160114" w:rsidRPr="00EC76D5" w:rsidRDefault="00160114" w:rsidP="00160114">
      <w:pPr>
        <w:pStyle w:val="Code"/>
      </w:pPr>
      <w:r w:rsidRPr="00EC76D5">
        <w:t xml:space="preserve">      resultSymbol = Symbol.createTemporarySymbol(pointerSymbol.getType().getPointerOrArrayType());</w:t>
      </w:r>
    </w:p>
    <w:p w14:paraId="2C06EF1E" w14:textId="77777777" w:rsidR="00160114" w:rsidRPr="00EC76D5" w:rsidRDefault="00160114" w:rsidP="00160114">
      <w:pPr>
        <w:pStyle w:val="Code"/>
      </w:pPr>
      <w:r w:rsidRPr="00EC76D5">
        <w:t xml:space="preserve">      resultSymbol.setParentSymbol(pointerSymbol);</w:t>
      </w:r>
    </w:p>
    <w:p w14:paraId="211023F2" w14:textId="77777777" w:rsidR="00160114" w:rsidRPr="00EC76D5" w:rsidRDefault="00160114" w:rsidP="00160114">
      <w:pPr>
        <w:pStyle w:val="Code"/>
      </w:pPr>
      <w:r w:rsidRPr="00EC76D5">
        <w:t xml:space="preserve">      pointerSymbol.addChildSymbol(resultSymbol);</w:t>
      </w:r>
    </w:p>
    <w:p w14:paraId="033FD0C9" w14:textId="77777777" w:rsidR="00160114" w:rsidRPr="00EC76D5" w:rsidRDefault="00160114" w:rsidP="00160114">
      <w:pPr>
        <w:pStyle w:val="Code"/>
      </w:pPr>
      <w:r w:rsidRPr="00EC76D5">
        <w:t xml:space="preserve">      resultSymbol.setAddressSymbol(addSymbol);</w:t>
      </w:r>
    </w:p>
    <w:p w14:paraId="423968A4" w14:textId="77777777" w:rsidR="00160114" w:rsidRPr="00EC76D5" w:rsidRDefault="00160114" w:rsidP="00160114">
      <w:pPr>
        <w:pStyle w:val="Code"/>
      </w:pPr>
      <w:r w:rsidRPr="00EC76D5">
        <w:t xml:space="preserve">      resultSymbol.setAddressOffset(0);</w:t>
      </w:r>
    </w:p>
    <w:p w14:paraId="2F702935" w14:textId="77777777" w:rsidR="00160114" w:rsidRPr="00EC76D5" w:rsidRDefault="00160114" w:rsidP="00160114">
      <w:pPr>
        <w:pStyle w:val="Code"/>
      </w:pPr>
      <w:r w:rsidRPr="00EC76D5">
        <w:t xml:space="preserve">      MiddleCode indexCode =</w:t>
      </w:r>
    </w:p>
    <w:p w14:paraId="7CE9A79F" w14:textId="77777777" w:rsidR="00160114" w:rsidRPr="00EC76D5" w:rsidRDefault="00160114" w:rsidP="00160114">
      <w:pPr>
        <w:pStyle w:val="Code"/>
      </w:pPr>
      <w:r w:rsidRPr="00EC76D5">
        <w:t xml:space="preserve">        addMiddleCode(MiddleOperator.Index, 0, resultSymbol, addSymbol);</w:t>
      </w:r>
    </w:p>
    <w:p w14:paraId="2AD08902" w14:textId="77777777" w:rsidR="00160114" w:rsidRPr="00EC76D5" w:rsidRDefault="00160114" w:rsidP="00160114">
      <w:pPr>
        <w:pStyle w:val="Code"/>
      </w:pPr>
      <w:r w:rsidRPr="00EC76D5">
        <w:t xml:space="preserve">      indexCode.setRightValue(tree.isRightValue());</w:t>
      </w:r>
    </w:p>
    <w:p w14:paraId="1D24CA26" w14:textId="77777777" w:rsidR="00160114" w:rsidRPr="00EC76D5" w:rsidRDefault="00160114" w:rsidP="00160114">
      <w:pPr>
        <w:pStyle w:val="Code"/>
      </w:pPr>
      <w:r w:rsidRPr="00EC76D5">
        <w:t xml:space="preserve">    }</w:t>
      </w:r>
    </w:p>
    <w:p w14:paraId="276BE507" w14:textId="77777777" w:rsidR="00160114" w:rsidRPr="00EC76D5" w:rsidRDefault="00160114" w:rsidP="00160114">
      <w:pPr>
        <w:pStyle w:val="Code"/>
      </w:pPr>
    </w:p>
    <w:p w14:paraId="713E137C" w14:textId="77777777" w:rsidR="00160114" w:rsidRPr="00EC76D5" w:rsidRDefault="00160114" w:rsidP="00160114">
      <w:pPr>
        <w:pStyle w:val="Code"/>
      </w:pPr>
      <w:r w:rsidRPr="00EC76D5">
        <w:t xml:space="preserve">    return resultSymbol;</w:t>
      </w:r>
    </w:p>
    <w:p w14:paraId="757E62FF" w14:textId="77777777" w:rsidR="00160114" w:rsidRPr="00EC76D5" w:rsidRDefault="00160114" w:rsidP="00160114">
      <w:pPr>
        <w:pStyle w:val="Code"/>
      </w:pPr>
      <w:r w:rsidRPr="00EC76D5">
        <w:t xml:space="preserve">  }</w:t>
      </w:r>
    </w:p>
    <w:p w14:paraId="0CA8C0A8" w14:textId="77777777" w:rsidR="00160114" w:rsidRPr="00EC76D5" w:rsidRDefault="00160114" w:rsidP="00160114">
      <w:pPr>
        <w:pStyle w:val="Code"/>
      </w:pPr>
    </w:p>
    <w:p w14:paraId="40F3B5C9" w14:textId="77777777" w:rsidR="00160114" w:rsidRPr="00EC76D5" w:rsidRDefault="00160114" w:rsidP="00160114">
      <w:pPr>
        <w:pStyle w:val="Code"/>
      </w:pPr>
      <w:r w:rsidRPr="00EC76D5">
        <w:t xml:space="preserve">  boolean useResult(SyntaxTree tree) {</w:t>
      </w:r>
    </w:p>
    <w:p w14:paraId="6091C82B" w14:textId="77777777" w:rsidR="00160114" w:rsidRPr="00EC76D5" w:rsidRDefault="00160114" w:rsidP="00160114">
      <w:pPr>
        <w:pStyle w:val="Code"/>
      </w:pPr>
      <w:r w:rsidRPr="00EC76D5">
        <w:t xml:space="preserve">    SyntaxTree parentTree = tree.getParent();</w:t>
      </w:r>
    </w:p>
    <w:p w14:paraId="53B905E4" w14:textId="77777777" w:rsidR="00160114" w:rsidRPr="00EC76D5" w:rsidRDefault="00160114" w:rsidP="00160114">
      <w:pPr>
        <w:pStyle w:val="Code"/>
      </w:pPr>
      <w:r w:rsidRPr="00EC76D5">
        <w:t xml:space="preserve">    </w:t>
      </w:r>
    </w:p>
    <w:p w14:paraId="7C23E7B9" w14:textId="77777777" w:rsidR="00160114" w:rsidRPr="00EC76D5" w:rsidRDefault="00160114" w:rsidP="00160114">
      <w:pPr>
        <w:pStyle w:val="Code"/>
      </w:pPr>
      <w:r w:rsidRPr="00EC76D5">
        <w:t xml:space="preserve">    if (parentTree == null) {</w:t>
      </w:r>
    </w:p>
    <w:p w14:paraId="087D93A1" w14:textId="77777777" w:rsidR="00160114" w:rsidRPr="00EC76D5" w:rsidRDefault="00160114" w:rsidP="00160114">
      <w:pPr>
        <w:pStyle w:val="Code"/>
      </w:pPr>
      <w:r w:rsidRPr="00EC76D5">
        <w:t xml:space="preserve">      return false;</w:t>
      </w:r>
    </w:p>
    <w:p w14:paraId="54953EDC" w14:textId="77777777" w:rsidR="00160114" w:rsidRPr="00EC76D5" w:rsidRDefault="00160114" w:rsidP="00160114">
      <w:pPr>
        <w:pStyle w:val="Code"/>
      </w:pPr>
      <w:r w:rsidRPr="00EC76D5">
        <w:t xml:space="preserve">    }</w:t>
      </w:r>
    </w:p>
    <w:p w14:paraId="7C9960AD" w14:textId="77777777" w:rsidR="00160114" w:rsidRPr="00EC76D5" w:rsidRDefault="00160114" w:rsidP="00160114">
      <w:pPr>
        <w:pStyle w:val="Code"/>
      </w:pPr>
      <w:r w:rsidRPr="00EC76D5">
        <w:t xml:space="preserve">    else {</w:t>
      </w:r>
    </w:p>
    <w:p w14:paraId="231EB620" w14:textId="77777777" w:rsidR="00160114" w:rsidRPr="00EC76D5" w:rsidRDefault="00160114" w:rsidP="00160114">
      <w:pPr>
        <w:pStyle w:val="Code"/>
      </w:pPr>
      <w:r w:rsidRPr="00EC76D5">
        <w:t xml:space="preserve">      switch (parentTree.getOperator()) {</w:t>
      </w:r>
    </w:p>
    <w:p w14:paraId="6C3DA50A" w14:textId="77777777" w:rsidR="00160114" w:rsidRPr="00EC76D5" w:rsidRDefault="00160114" w:rsidP="00160114">
      <w:pPr>
        <w:pStyle w:val="Code"/>
      </w:pPr>
      <w:r w:rsidRPr="00EC76D5">
        <w:t xml:space="preserve">        case For:</w:t>
      </w:r>
    </w:p>
    <w:p w14:paraId="13F17269" w14:textId="77777777" w:rsidR="00160114" w:rsidRPr="00EC76D5" w:rsidRDefault="00160114" w:rsidP="00160114">
      <w:pPr>
        <w:pStyle w:val="Code"/>
      </w:pPr>
      <w:r w:rsidRPr="00EC76D5">
        <w:t xml:space="preserve">          return (tree == parentTree.getChild(0)) ||</w:t>
      </w:r>
    </w:p>
    <w:p w14:paraId="30BEF0B3" w14:textId="77777777" w:rsidR="00160114" w:rsidRPr="00EC76D5" w:rsidRDefault="00160114" w:rsidP="00160114">
      <w:pPr>
        <w:pStyle w:val="Code"/>
      </w:pPr>
      <w:r w:rsidRPr="00EC76D5">
        <w:t xml:space="preserve">                 (tree == parentTree.getChild(2));</w:t>
      </w:r>
    </w:p>
    <w:p w14:paraId="2824D29A" w14:textId="77777777" w:rsidR="00160114" w:rsidRPr="00EC76D5" w:rsidRDefault="00160114" w:rsidP="00160114">
      <w:pPr>
        <w:pStyle w:val="Code"/>
      </w:pPr>
    </w:p>
    <w:p w14:paraId="27B0340A" w14:textId="77777777" w:rsidR="00160114" w:rsidRPr="00EC76D5" w:rsidRDefault="00160114" w:rsidP="00160114">
      <w:pPr>
        <w:pStyle w:val="Code"/>
      </w:pPr>
      <w:r w:rsidRPr="00EC76D5">
        <w:t xml:space="preserve">        case Expression:</w:t>
      </w:r>
    </w:p>
    <w:p w14:paraId="2DC93229" w14:textId="77777777" w:rsidR="00160114" w:rsidRPr="00EC76D5" w:rsidRDefault="00160114" w:rsidP="00160114">
      <w:pPr>
        <w:pStyle w:val="Code"/>
      </w:pPr>
      <w:r w:rsidRPr="00EC76D5">
        <w:t xml:space="preserve">        case Sequence:</w:t>
      </w:r>
    </w:p>
    <w:p w14:paraId="1A961029" w14:textId="77777777" w:rsidR="00160114" w:rsidRPr="00EC76D5" w:rsidRDefault="00160114" w:rsidP="00160114">
      <w:pPr>
        <w:pStyle w:val="Code"/>
      </w:pPr>
      <w:r w:rsidRPr="00EC76D5">
        <w:t xml:space="preserve">          return false;</w:t>
      </w:r>
    </w:p>
    <w:p w14:paraId="09F6B064" w14:textId="77777777" w:rsidR="00160114" w:rsidRPr="00EC76D5" w:rsidRDefault="00160114" w:rsidP="00160114">
      <w:pPr>
        <w:pStyle w:val="Code"/>
      </w:pPr>
    </w:p>
    <w:p w14:paraId="57D9A858" w14:textId="77777777" w:rsidR="00160114" w:rsidRPr="00EC76D5" w:rsidRDefault="00160114" w:rsidP="00160114">
      <w:pPr>
        <w:pStyle w:val="Code"/>
      </w:pPr>
      <w:r w:rsidRPr="00EC76D5">
        <w:t xml:space="preserve">        default:</w:t>
      </w:r>
    </w:p>
    <w:p w14:paraId="541C24C4" w14:textId="77777777" w:rsidR="00160114" w:rsidRPr="00EC76D5" w:rsidRDefault="00160114" w:rsidP="00160114">
      <w:pPr>
        <w:pStyle w:val="Code"/>
      </w:pPr>
      <w:r w:rsidRPr="00EC76D5">
        <w:t xml:space="preserve">          return true;</w:t>
      </w:r>
    </w:p>
    <w:p w14:paraId="56BB4327" w14:textId="77777777" w:rsidR="00160114" w:rsidRPr="00EC76D5" w:rsidRDefault="00160114" w:rsidP="00160114">
      <w:pPr>
        <w:pStyle w:val="Code"/>
      </w:pPr>
      <w:r w:rsidRPr="00EC76D5">
        <w:t xml:space="preserve">      }</w:t>
      </w:r>
    </w:p>
    <w:p w14:paraId="690C01BD" w14:textId="77777777" w:rsidR="00160114" w:rsidRPr="00EC76D5" w:rsidRDefault="00160114" w:rsidP="00160114">
      <w:pPr>
        <w:pStyle w:val="Code"/>
      </w:pPr>
      <w:r w:rsidRPr="00EC76D5">
        <w:t xml:space="preserve">    }</w:t>
      </w:r>
    </w:p>
    <w:p w14:paraId="0CAB8FF2" w14:textId="77777777" w:rsidR="00160114" w:rsidRPr="00EC76D5" w:rsidRDefault="00160114" w:rsidP="00160114">
      <w:pPr>
        <w:pStyle w:val="Code"/>
      </w:pPr>
      <w:r w:rsidRPr="00EC76D5">
        <w:t xml:space="preserve">  }</w:t>
      </w:r>
    </w:p>
    <w:p w14:paraId="2CBDFA0D" w14:textId="77777777" w:rsidR="00160114" w:rsidRPr="00EC76D5" w:rsidRDefault="00160114" w:rsidP="00160114">
      <w:pPr>
        <w:pStyle w:val="Code"/>
      </w:pPr>
    </w:p>
    <w:p w14:paraId="0F2E94F9" w14:textId="77777777" w:rsidR="00160114" w:rsidRPr="00EC76D5" w:rsidRDefault="00160114" w:rsidP="00160114">
      <w:pPr>
        <w:pStyle w:val="Code"/>
      </w:pPr>
      <w:r w:rsidRPr="00EC76D5">
        <w:t xml:space="preserve">  public Symbol generateFunctionCallExpression(SyntaxTree tree) {</w:t>
      </w:r>
    </w:p>
    <w:p w14:paraId="0915DC8B" w14:textId="77777777" w:rsidR="00160114" w:rsidRPr="00EC76D5" w:rsidRDefault="00160114" w:rsidP="00160114">
      <w:pPr>
        <w:pStyle w:val="Code"/>
      </w:pPr>
      <w:r w:rsidRPr="00EC76D5">
        <w:t xml:space="preserve">    Symbol calleeSymbol = generateExpression(tree.getChild(0));</w:t>
      </w:r>
    </w:p>
    <w:p w14:paraId="26BA69EF" w14:textId="77777777" w:rsidR="00160114" w:rsidRPr="00EC76D5" w:rsidRDefault="00160114" w:rsidP="00160114">
      <w:pPr>
        <w:pStyle w:val="Code"/>
      </w:pPr>
      <w:r w:rsidRPr="00EC76D5">
        <w:t xml:space="preserve">    Type returnType = calleeSymbol.getType().isFunction() ?</w:t>
      </w:r>
    </w:p>
    <w:p w14:paraId="587EBA75" w14:textId="77777777" w:rsidR="00160114" w:rsidRPr="00EC76D5" w:rsidRDefault="00160114" w:rsidP="00160114">
      <w:pPr>
        <w:pStyle w:val="Code"/>
      </w:pPr>
      <w:r w:rsidRPr="00EC76D5">
        <w:t xml:space="preserve">                      calleeSymbol.getType().getReturnType() :</w:t>
      </w:r>
    </w:p>
    <w:p w14:paraId="10C40308" w14:textId="77777777" w:rsidR="00160114" w:rsidRPr="00EC76D5" w:rsidRDefault="00160114" w:rsidP="00160114">
      <w:pPr>
        <w:pStyle w:val="Code"/>
      </w:pPr>
      <w:r w:rsidRPr="00EC76D5">
        <w:t xml:space="preserve">                      calleeSymbol.getType().getPointerType().getReturnType();</w:t>
      </w:r>
    </w:p>
    <w:p w14:paraId="4AB50C4B" w14:textId="77777777" w:rsidR="00160114" w:rsidRPr="00EC76D5" w:rsidRDefault="00160114" w:rsidP="00160114">
      <w:pPr>
        <w:pStyle w:val="Code"/>
      </w:pPr>
      <w:r w:rsidRPr="00EC76D5">
        <w:t xml:space="preserve">    int prevTotalOffset = Main.TotalParamOffset;    </w:t>
      </w:r>
    </w:p>
    <w:p w14:paraId="1EA5708A" w14:textId="66BEE630" w:rsidR="00160114" w:rsidRPr="00EC76D5" w:rsidRDefault="00160114" w:rsidP="00160114">
      <w:pPr>
        <w:pStyle w:val="Code"/>
      </w:pPr>
      <w:r w:rsidRPr="00EC76D5">
        <w:t xml:space="preserve">    int </w:t>
      </w:r>
      <w:r w:rsidR="002F35C1">
        <w:t>initializer</w:t>
      </w:r>
      <w:r w:rsidRPr="00EC76D5">
        <w:t>Size = returnType.isFloating()?SymbolTable.FunctionFloating</w:t>
      </w:r>
      <w:r w:rsidR="002F35C1">
        <w:t>Initializer</w:t>
      </w:r>
      <w:r w:rsidRPr="00EC76D5">
        <w:t>Size</w:t>
      </w:r>
    </w:p>
    <w:p w14:paraId="4BDB2910" w14:textId="491E206D" w:rsidR="00160114" w:rsidRPr="00EC76D5" w:rsidRDefault="00160114" w:rsidP="00160114">
      <w:pPr>
        <w:pStyle w:val="Code"/>
      </w:pPr>
      <w:r w:rsidRPr="00EC76D5">
        <w:t xml:space="preserve">                                          :SymbolTable.FunctionRegular</w:t>
      </w:r>
      <w:r w:rsidR="002F35C1">
        <w:t>Initializer</w:t>
      </w:r>
      <w:r w:rsidRPr="00EC76D5">
        <w:t>Size;</w:t>
      </w:r>
    </w:p>
    <w:p w14:paraId="31C316DE" w14:textId="2535967A" w:rsidR="00160114" w:rsidRPr="00EC76D5" w:rsidRDefault="00160114" w:rsidP="00160114">
      <w:pPr>
        <w:pStyle w:val="Code"/>
      </w:pPr>
      <w:r w:rsidRPr="00EC76D5">
        <w:t xml:space="preserve">    Main.TotalParamOffset += </w:t>
      </w:r>
      <w:r w:rsidR="002F35C1">
        <w:t>initializer</w:t>
      </w:r>
      <w:r w:rsidRPr="00EC76D5">
        <w:t>Size;</w:t>
      </w:r>
    </w:p>
    <w:p w14:paraId="24510423" w14:textId="77777777" w:rsidR="00160114" w:rsidRPr="00EC76D5" w:rsidRDefault="00160114" w:rsidP="00160114">
      <w:pPr>
        <w:pStyle w:val="Code"/>
      </w:pPr>
    </w:p>
    <w:p w14:paraId="5318831D" w14:textId="77777777" w:rsidR="00160114" w:rsidRPr="00EC76D5" w:rsidRDefault="00160114" w:rsidP="00160114">
      <w:pPr>
        <w:pStyle w:val="Code"/>
      </w:pPr>
      <w:r w:rsidRPr="00EC76D5">
        <w:t xml:space="preserve">    for (int index = 1; index &lt; tree.getChildList().size(); ++index) {</w:t>
      </w:r>
    </w:p>
    <w:p w14:paraId="6E6AC58D" w14:textId="77777777" w:rsidR="00160114" w:rsidRPr="00EC76D5" w:rsidRDefault="00160114" w:rsidP="00160114">
      <w:pPr>
        <w:pStyle w:val="Code"/>
      </w:pPr>
      <w:r w:rsidRPr="00EC76D5">
        <w:t xml:space="preserve">      Symbol paramSymbol = generateExpression(tree.getChild(index));</w:t>
      </w:r>
    </w:p>
    <w:p w14:paraId="1129A025" w14:textId="77777777" w:rsidR="00160114" w:rsidRPr="00EC76D5" w:rsidRDefault="00160114" w:rsidP="00160114">
      <w:pPr>
        <w:pStyle w:val="Code"/>
      </w:pPr>
      <w:r w:rsidRPr="00EC76D5">
        <w:t xml:space="preserve">      addMiddleCode(MiddleOperator.Parameter, Main.TotalParamOffset,</w:t>
      </w:r>
    </w:p>
    <w:p w14:paraId="04F170E7" w14:textId="77777777" w:rsidR="00160114" w:rsidRPr="00EC76D5" w:rsidRDefault="00160114" w:rsidP="00160114">
      <w:pPr>
        <w:pStyle w:val="Code"/>
      </w:pPr>
      <w:r w:rsidRPr="00EC76D5">
        <w:t xml:space="preserve">                    paramSymbol, null);</w:t>
      </w:r>
    </w:p>
    <w:p w14:paraId="3D851001" w14:textId="77777777" w:rsidR="00160114" w:rsidRPr="00EC76D5" w:rsidRDefault="00160114" w:rsidP="00160114">
      <w:pPr>
        <w:pStyle w:val="Code"/>
      </w:pPr>
      <w:r w:rsidRPr="00EC76D5">
        <w:t xml:space="preserve">      int paramSize = paramSymbol.getType().isFunctionArrayOrString() ?</w:t>
      </w:r>
    </w:p>
    <w:p w14:paraId="34C3D825" w14:textId="3224462B" w:rsidR="00160114" w:rsidRPr="00EC76D5" w:rsidRDefault="00160114" w:rsidP="00160114">
      <w:pPr>
        <w:pStyle w:val="Code"/>
      </w:pPr>
      <w:r w:rsidRPr="00EC76D5">
        <w:lastRenderedPageBreak/>
        <w:t xml:space="preserve">                      </w:t>
      </w:r>
      <w:r w:rsidR="00BA53A2">
        <w:t>TypeSize.PointerSize</w:t>
      </w:r>
      <w:r w:rsidRPr="00EC76D5">
        <w:t xml:space="preserve"> : paramSymbol.getType().getSize();</w:t>
      </w:r>
    </w:p>
    <w:p w14:paraId="5847DEDA" w14:textId="77777777" w:rsidR="00160114" w:rsidRPr="00EC76D5" w:rsidRDefault="00160114" w:rsidP="00160114">
      <w:pPr>
        <w:pStyle w:val="Code"/>
      </w:pPr>
      <w:r w:rsidRPr="00EC76D5">
        <w:t xml:space="preserve">      Main.TotalParamOffset += paramSize;</w:t>
      </w:r>
    </w:p>
    <w:p w14:paraId="583D421C" w14:textId="77777777" w:rsidR="00160114" w:rsidRPr="00EC76D5" w:rsidRDefault="00160114" w:rsidP="00160114">
      <w:pPr>
        <w:pStyle w:val="Code"/>
      </w:pPr>
      <w:r w:rsidRPr="00EC76D5">
        <w:t xml:space="preserve">    }</w:t>
      </w:r>
    </w:p>
    <w:p w14:paraId="411E221C" w14:textId="77777777" w:rsidR="00160114" w:rsidRPr="00EC76D5" w:rsidRDefault="00160114" w:rsidP="00160114">
      <w:pPr>
        <w:pStyle w:val="Code"/>
      </w:pPr>
      <w:r w:rsidRPr="00EC76D5">
        <w:t xml:space="preserve">    </w:t>
      </w:r>
    </w:p>
    <w:p w14:paraId="3C0F6244" w14:textId="77777777" w:rsidR="00160114" w:rsidRPr="00EC76D5" w:rsidRDefault="00160114" w:rsidP="00160114">
      <w:pPr>
        <w:pStyle w:val="Code"/>
      </w:pPr>
      <w:r w:rsidRPr="00EC76D5">
        <w:t xml:space="preserve">    Main.TotalParamOffset = prevTotalOffset;</w:t>
      </w:r>
    </w:p>
    <w:p w14:paraId="3539993B" w14:textId="77777777" w:rsidR="00160114" w:rsidRPr="00EC76D5" w:rsidRDefault="00160114" w:rsidP="00160114">
      <w:pPr>
        <w:pStyle w:val="Code"/>
      </w:pPr>
      <w:r w:rsidRPr="00EC76D5">
        <w:t xml:space="preserve">    int extra = (Integer) tree.getInfo();</w:t>
      </w:r>
    </w:p>
    <w:p w14:paraId="7DB82DB1" w14:textId="77777777" w:rsidR="00160114" w:rsidRPr="00EC76D5" w:rsidRDefault="00160114" w:rsidP="00160114">
      <w:pPr>
        <w:pStyle w:val="Code"/>
      </w:pPr>
      <w:r w:rsidRPr="00EC76D5">
        <w:t xml:space="preserve">    Pair&lt;Integer,Boolean&gt; pair = new Pair&lt;&gt;(extra, useResult(tree));    </w:t>
      </w:r>
    </w:p>
    <w:p w14:paraId="1DBDE786" w14:textId="77777777" w:rsidR="00160114" w:rsidRPr="00EC76D5" w:rsidRDefault="00160114" w:rsidP="00160114">
      <w:pPr>
        <w:pStyle w:val="Code"/>
      </w:pPr>
      <w:r w:rsidRPr="00EC76D5">
        <w:t xml:space="preserve">    addMiddleCode(MiddleOperator.Call, calleeSymbol,</w:t>
      </w:r>
    </w:p>
    <w:p w14:paraId="1967BBDA" w14:textId="77777777" w:rsidR="00160114" w:rsidRPr="00EC76D5" w:rsidRDefault="00160114" w:rsidP="00160114">
      <w:pPr>
        <w:pStyle w:val="Code"/>
      </w:pPr>
      <w:r w:rsidRPr="00EC76D5">
        <w:t xml:space="preserve">                  pair, Main.TotalParamOffset);</w:t>
      </w:r>
    </w:p>
    <w:p w14:paraId="3B9E4834" w14:textId="77777777" w:rsidR="00160114" w:rsidRPr="00EC76D5" w:rsidRDefault="00160114" w:rsidP="00160114">
      <w:pPr>
        <w:pStyle w:val="Code"/>
      </w:pPr>
      <w:r w:rsidRPr="00EC76D5">
        <w:t xml:space="preserve">    </w:t>
      </w:r>
    </w:p>
    <w:p w14:paraId="4244BA99" w14:textId="77777777" w:rsidR="00160114" w:rsidRPr="00EC76D5" w:rsidRDefault="00160114" w:rsidP="00160114">
      <w:pPr>
        <w:pStyle w:val="Code"/>
      </w:pPr>
      <w:r w:rsidRPr="00EC76D5">
        <w:t xml:space="preserve">    if (!returnType.isVoid()) {</w:t>
      </w:r>
    </w:p>
    <w:p w14:paraId="61B752E7" w14:textId="77777777" w:rsidR="00160114" w:rsidRPr="00EC76D5" w:rsidRDefault="00160114" w:rsidP="00160114">
      <w:pPr>
        <w:pStyle w:val="Code"/>
      </w:pPr>
      <w:r w:rsidRPr="00EC76D5">
        <w:t xml:space="preserve">      if (useResult(tree)) {</w:t>
      </w:r>
    </w:p>
    <w:p w14:paraId="50F44128" w14:textId="77777777" w:rsidR="00160114" w:rsidRPr="00EC76D5" w:rsidRDefault="00160114" w:rsidP="00160114">
      <w:pPr>
        <w:pStyle w:val="Code"/>
      </w:pPr>
      <w:r w:rsidRPr="00EC76D5">
        <w:t xml:space="preserve">        SyntaxTree returnTree = tree.getReturnTree();</w:t>
      </w:r>
    </w:p>
    <w:p w14:paraId="4574822F" w14:textId="77777777" w:rsidR="00160114" w:rsidRPr="00EC76D5" w:rsidRDefault="00160114" w:rsidP="00160114">
      <w:pPr>
        <w:pStyle w:val="Code"/>
      </w:pPr>
      <w:r w:rsidRPr="00EC76D5">
        <w:t xml:space="preserve">        </w:t>
      </w:r>
    </w:p>
    <w:p w14:paraId="21B31912" w14:textId="77777777" w:rsidR="00160114" w:rsidRPr="00EC76D5" w:rsidRDefault="00160114" w:rsidP="00160114">
      <w:pPr>
        <w:pStyle w:val="Code"/>
      </w:pPr>
      <w:r w:rsidRPr="00EC76D5">
        <w:t xml:space="preserve">        if (returnTree != null) {</w:t>
      </w:r>
    </w:p>
    <w:p w14:paraId="6ED592C4" w14:textId="77777777" w:rsidR="00160114" w:rsidRPr="00EC76D5" w:rsidRDefault="00160114" w:rsidP="00160114">
      <w:pPr>
        <w:pStyle w:val="Code"/>
      </w:pPr>
      <w:r w:rsidRPr="00EC76D5">
        <w:t xml:space="preserve">          Symbol returnSymbol = generateExpression(returnTree);</w:t>
      </w:r>
    </w:p>
    <w:p w14:paraId="126C5122" w14:textId="77777777" w:rsidR="00160114" w:rsidRPr="00EC76D5" w:rsidRDefault="00160114" w:rsidP="00160114">
      <w:pPr>
        <w:pStyle w:val="Code"/>
      </w:pPr>
      <w:r w:rsidRPr="00EC76D5">
        <w:t xml:space="preserve">          addMiddleCode(MiddleOperator.GetReturnValue,</w:t>
      </w:r>
    </w:p>
    <w:p w14:paraId="6071366E" w14:textId="77777777" w:rsidR="00160114" w:rsidRPr="00EC76D5" w:rsidRDefault="00160114" w:rsidP="00160114">
      <w:pPr>
        <w:pStyle w:val="Code"/>
      </w:pPr>
      <w:r w:rsidRPr="00EC76D5">
        <w:t xml:space="preserve">                        returnSymbol, null, null);</w:t>
      </w:r>
    </w:p>
    <w:p w14:paraId="7241F2D3" w14:textId="77777777" w:rsidR="00160114" w:rsidRPr="00EC76D5" w:rsidRDefault="00160114" w:rsidP="00160114">
      <w:pPr>
        <w:pStyle w:val="Code"/>
      </w:pPr>
      <w:r w:rsidRPr="00EC76D5">
        <w:t xml:space="preserve">          return returnSymbol;</w:t>
      </w:r>
    </w:p>
    <w:p w14:paraId="670D72D3" w14:textId="77777777" w:rsidR="00160114" w:rsidRPr="00EC76D5" w:rsidRDefault="00160114" w:rsidP="00160114">
      <w:pPr>
        <w:pStyle w:val="Code"/>
      </w:pPr>
      <w:r w:rsidRPr="00EC76D5">
        <w:t xml:space="preserve">        }</w:t>
      </w:r>
    </w:p>
    <w:p w14:paraId="09FAF155" w14:textId="77777777" w:rsidR="00160114" w:rsidRPr="00EC76D5" w:rsidRDefault="00160114" w:rsidP="00160114">
      <w:pPr>
        <w:pStyle w:val="Code"/>
      </w:pPr>
      <w:r w:rsidRPr="00EC76D5">
        <w:t xml:space="preserve">        else {</w:t>
      </w:r>
    </w:p>
    <w:p w14:paraId="7B08F3D6" w14:textId="77777777" w:rsidR="00160114" w:rsidRPr="00EC76D5" w:rsidRDefault="00160114" w:rsidP="00160114">
      <w:pPr>
        <w:pStyle w:val="Code"/>
      </w:pPr>
      <w:r w:rsidRPr="00EC76D5">
        <w:t xml:space="preserve">          Symbol returnSymbol = Symbol.createTemporarySymbol(tree.getType());</w:t>
      </w:r>
    </w:p>
    <w:p w14:paraId="217F4E28" w14:textId="77777777" w:rsidR="00160114" w:rsidRPr="00EC76D5" w:rsidRDefault="00160114" w:rsidP="00160114">
      <w:pPr>
        <w:pStyle w:val="Code"/>
      </w:pPr>
    </w:p>
    <w:p w14:paraId="2BE62049" w14:textId="77777777" w:rsidR="00160114" w:rsidRPr="00EC76D5" w:rsidRDefault="00160114" w:rsidP="00160114">
      <w:pPr>
        <w:pStyle w:val="Code"/>
      </w:pPr>
      <w:r w:rsidRPr="00EC76D5">
        <w:t xml:space="preserve">          if (tree.getType().isStructOrUnion()) {</w:t>
      </w:r>
    </w:p>
    <w:p w14:paraId="36715C7F" w14:textId="77777777" w:rsidR="00160114" w:rsidRPr="00EC76D5" w:rsidRDefault="00160114" w:rsidP="00160114">
      <w:pPr>
        <w:pStyle w:val="Code"/>
      </w:pPr>
      <w:r w:rsidRPr="00EC76D5">
        <w:t xml:space="preserve">            Main.CurrentTable.addSymbol(returnSymbol);</w:t>
      </w:r>
    </w:p>
    <w:p w14:paraId="35F65505" w14:textId="77777777" w:rsidR="00160114" w:rsidRPr="00EC76D5" w:rsidRDefault="00160114" w:rsidP="00160114">
      <w:pPr>
        <w:pStyle w:val="Code"/>
      </w:pPr>
      <w:r w:rsidRPr="00EC76D5">
        <w:t xml:space="preserve">          }</w:t>
      </w:r>
    </w:p>
    <w:p w14:paraId="46287556" w14:textId="77777777" w:rsidR="00160114" w:rsidRPr="00EC76D5" w:rsidRDefault="00160114" w:rsidP="00160114">
      <w:pPr>
        <w:pStyle w:val="Code"/>
      </w:pPr>
    </w:p>
    <w:p w14:paraId="192A39E3" w14:textId="77777777" w:rsidR="00160114" w:rsidRPr="00EC76D5" w:rsidRDefault="00160114" w:rsidP="00160114">
      <w:pPr>
        <w:pStyle w:val="Code"/>
      </w:pPr>
      <w:r w:rsidRPr="00EC76D5">
        <w:t xml:space="preserve">          addMiddleCode(MiddleOperator.GetReturnValue,</w:t>
      </w:r>
    </w:p>
    <w:p w14:paraId="03FB848C" w14:textId="77777777" w:rsidR="00160114" w:rsidRPr="00EC76D5" w:rsidRDefault="00160114" w:rsidP="00160114">
      <w:pPr>
        <w:pStyle w:val="Code"/>
      </w:pPr>
      <w:r w:rsidRPr="00EC76D5">
        <w:t xml:space="preserve">                        returnSymbol, null, null);</w:t>
      </w:r>
    </w:p>
    <w:p w14:paraId="6318A27C" w14:textId="77777777" w:rsidR="00160114" w:rsidRPr="00EC76D5" w:rsidRDefault="00160114" w:rsidP="00160114">
      <w:pPr>
        <w:pStyle w:val="Code"/>
      </w:pPr>
      <w:r w:rsidRPr="00EC76D5">
        <w:t xml:space="preserve">          return returnSymbol;</w:t>
      </w:r>
    </w:p>
    <w:p w14:paraId="431E4EA8" w14:textId="77777777" w:rsidR="00160114" w:rsidRPr="00EC76D5" w:rsidRDefault="00160114" w:rsidP="00160114">
      <w:pPr>
        <w:pStyle w:val="Code"/>
      </w:pPr>
      <w:r w:rsidRPr="00EC76D5">
        <w:t xml:space="preserve">        }</w:t>
      </w:r>
    </w:p>
    <w:p w14:paraId="7CBC542D" w14:textId="77777777" w:rsidR="00160114" w:rsidRPr="00EC76D5" w:rsidRDefault="00160114" w:rsidP="00160114">
      <w:pPr>
        <w:pStyle w:val="Code"/>
      </w:pPr>
      <w:r w:rsidRPr="00EC76D5">
        <w:t xml:space="preserve">      }</w:t>
      </w:r>
    </w:p>
    <w:p w14:paraId="5FF637AF" w14:textId="77777777" w:rsidR="00160114" w:rsidRPr="00EC76D5" w:rsidRDefault="00160114" w:rsidP="00160114">
      <w:pPr>
        <w:pStyle w:val="Code"/>
      </w:pPr>
      <w:r w:rsidRPr="00EC76D5">
        <w:t xml:space="preserve">    }</w:t>
      </w:r>
    </w:p>
    <w:p w14:paraId="03C31FCD" w14:textId="77777777" w:rsidR="00160114" w:rsidRPr="00EC76D5" w:rsidRDefault="00160114" w:rsidP="00160114">
      <w:pPr>
        <w:pStyle w:val="Code"/>
      </w:pPr>
    </w:p>
    <w:p w14:paraId="6FA7AC2C" w14:textId="77777777" w:rsidR="00160114" w:rsidRPr="00EC76D5" w:rsidRDefault="00160114" w:rsidP="00160114">
      <w:pPr>
        <w:pStyle w:val="Code"/>
      </w:pPr>
      <w:r w:rsidRPr="00EC76D5">
        <w:t xml:space="preserve">    return null;</w:t>
      </w:r>
    </w:p>
    <w:p w14:paraId="0E8516BD" w14:textId="77777777" w:rsidR="00160114" w:rsidRPr="00EC76D5" w:rsidRDefault="00160114" w:rsidP="00160114">
      <w:pPr>
        <w:pStyle w:val="Code"/>
      </w:pPr>
      <w:r w:rsidRPr="00EC76D5">
        <w:t xml:space="preserve">  }</w:t>
      </w:r>
    </w:p>
    <w:p w14:paraId="22C602CA" w14:textId="77777777" w:rsidR="00160114" w:rsidRPr="00EC76D5" w:rsidRDefault="00160114" w:rsidP="00160114">
      <w:pPr>
        <w:pStyle w:val="Code"/>
      </w:pPr>
      <w:r w:rsidRPr="00EC76D5">
        <w:t xml:space="preserve">  </w:t>
      </w:r>
    </w:p>
    <w:p w14:paraId="2165C6B7" w14:textId="77777777" w:rsidR="00160114" w:rsidRPr="00EC76D5" w:rsidRDefault="00160114" w:rsidP="00160114">
      <w:pPr>
        <w:pStyle w:val="Code"/>
      </w:pPr>
      <w:r w:rsidRPr="00EC76D5">
        <w:t xml:space="preserve">  public Symbol generateVariableExpression(SyntaxTree tree) {</w:t>
      </w:r>
    </w:p>
    <w:p w14:paraId="58853152" w14:textId="77777777" w:rsidR="00160114" w:rsidRPr="00EC76D5" w:rsidRDefault="00160114" w:rsidP="00160114">
      <w:pPr>
        <w:pStyle w:val="Code"/>
      </w:pPr>
      <w:r w:rsidRPr="00EC76D5">
        <w:t xml:space="preserve">    Symbol variableSymbol = tree.getSymbol();</w:t>
      </w:r>
    </w:p>
    <w:p w14:paraId="08C204A3" w14:textId="77777777" w:rsidR="00160114" w:rsidRPr="00EC76D5" w:rsidRDefault="00160114" w:rsidP="00160114">
      <w:pPr>
        <w:pStyle w:val="Code"/>
      </w:pPr>
      <w:r w:rsidRPr="00EC76D5">
        <w:t xml:space="preserve">    </w:t>
      </w:r>
    </w:p>
    <w:p w14:paraId="16389FA2" w14:textId="77777777" w:rsidR="00160114" w:rsidRPr="00EC76D5" w:rsidRDefault="00160114" w:rsidP="00160114">
      <w:pPr>
        <w:pStyle w:val="Code"/>
      </w:pPr>
      <w:r w:rsidRPr="00EC76D5">
        <w:t xml:space="preserve">    if (tree.isRightValue() &amp;&amp; variableSymbol.getType().isFloating()) {</w:t>
      </w:r>
    </w:p>
    <w:p w14:paraId="1550C918" w14:textId="77777777" w:rsidR="00160114" w:rsidRPr="00EC76D5" w:rsidRDefault="00160114" w:rsidP="00160114">
      <w:pPr>
        <w:pStyle w:val="Code"/>
      </w:pPr>
      <w:r w:rsidRPr="00EC76D5">
        <w:t xml:space="preserve">      if (variableSymbol.isTemporary() &amp;&amp; (variableSymbol.getOffset() == 0)) {</w:t>
      </w:r>
    </w:p>
    <w:p w14:paraId="573F5CE2" w14:textId="77777777" w:rsidR="00160114" w:rsidRPr="00EC76D5" w:rsidRDefault="00160114" w:rsidP="00160114">
      <w:pPr>
        <w:pStyle w:val="Code"/>
      </w:pPr>
      <w:r w:rsidRPr="00EC76D5">
        <w:t xml:space="preserve">        //symbol.addToSymbolTable();</w:t>
      </w:r>
    </w:p>
    <w:p w14:paraId="34DB28A9" w14:textId="77777777" w:rsidR="00160114" w:rsidRPr="00EC76D5" w:rsidRDefault="00160114" w:rsidP="00160114">
      <w:pPr>
        <w:pStyle w:val="Code"/>
      </w:pPr>
      <w:r w:rsidRPr="00EC76D5">
        <w:t xml:space="preserve">        Main.CurrentTable.addSymbol(variableSymbol);</w:t>
      </w:r>
    </w:p>
    <w:p w14:paraId="56B3BE13" w14:textId="77777777" w:rsidR="00160114" w:rsidRPr="00EC76D5" w:rsidRDefault="00160114" w:rsidP="00160114">
      <w:pPr>
        <w:pStyle w:val="Code"/>
      </w:pPr>
      <w:r w:rsidRPr="00EC76D5">
        <w:t xml:space="preserve">      }</w:t>
      </w:r>
    </w:p>
    <w:p w14:paraId="488FC135" w14:textId="77777777" w:rsidR="00160114" w:rsidRPr="00EC76D5" w:rsidRDefault="00160114" w:rsidP="00160114">
      <w:pPr>
        <w:pStyle w:val="Code"/>
      </w:pPr>
    </w:p>
    <w:p w14:paraId="4DF3F415" w14:textId="77777777" w:rsidR="00160114" w:rsidRPr="00EC76D5" w:rsidRDefault="00160114" w:rsidP="00160114">
      <w:pPr>
        <w:pStyle w:val="Code"/>
      </w:pPr>
      <w:r w:rsidRPr="00EC76D5">
        <w:t xml:space="preserve">      addMiddleCode(MiddleOperator.PushFloat, variableSymbol);</w:t>
      </w:r>
    </w:p>
    <w:p w14:paraId="22E79DB3" w14:textId="77777777" w:rsidR="00160114" w:rsidRPr="00EC76D5" w:rsidRDefault="00160114" w:rsidP="00160114">
      <w:pPr>
        <w:pStyle w:val="Code"/>
      </w:pPr>
      <w:r w:rsidRPr="00EC76D5">
        <w:t xml:space="preserve">    }</w:t>
      </w:r>
    </w:p>
    <w:p w14:paraId="2A99AE3A" w14:textId="77777777" w:rsidR="00160114" w:rsidRPr="00EC76D5" w:rsidRDefault="00160114" w:rsidP="00160114">
      <w:pPr>
        <w:pStyle w:val="Code"/>
      </w:pPr>
    </w:p>
    <w:p w14:paraId="64BDA482" w14:textId="77777777" w:rsidR="00160114" w:rsidRPr="00EC76D5" w:rsidRDefault="00160114" w:rsidP="00160114">
      <w:pPr>
        <w:pStyle w:val="Code"/>
      </w:pPr>
      <w:r w:rsidRPr="00EC76D5">
        <w:t xml:space="preserve">    return variableSymbol;</w:t>
      </w:r>
    </w:p>
    <w:p w14:paraId="5A5D0D54" w14:textId="77777777" w:rsidR="00160114" w:rsidRPr="00EC76D5" w:rsidRDefault="00160114" w:rsidP="00160114">
      <w:pPr>
        <w:pStyle w:val="Code"/>
      </w:pPr>
      <w:r w:rsidRPr="00EC76D5">
        <w:t xml:space="preserve">  }</w:t>
      </w:r>
    </w:p>
    <w:p w14:paraId="3ED54441" w14:textId="77777777" w:rsidR="00160114" w:rsidRPr="00EC76D5" w:rsidRDefault="00160114" w:rsidP="00160114">
      <w:pPr>
        <w:pStyle w:val="Code"/>
      </w:pPr>
    </w:p>
    <w:p w14:paraId="16A84B4E" w14:textId="77777777" w:rsidR="00160114" w:rsidRPr="00EC76D5" w:rsidRDefault="00160114" w:rsidP="00160114">
      <w:pPr>
        <w:pStyle w:val="Code"/>
      </w:pPr>
      <w:r w:rsidRPr="00EC76D5">
        <w:t xml:space="preserve">  public Symbol generateValueExpression(SyntaxTree tree) {</w:t>
      </w:r>
    </w:p>
    <w:p w14:paraId="515DB312" w14:textId="77777777" w:rsidR="00160114" w:rsidRPr="00EC76D5" w:rsidRDefault="00160114" w:rsidP="00160114">
      <w:pPr>
        <w:pStyle w:val="Code"/>
      </w:pPr>
      <w:r w:rsidRPr="00EC76D5">
        <w:t xml:space="preserve">    if (tree.getType().isFloating()) {</w:t>
      </w:r>
    </w:p>
    <w:p w14:paraId="12AB9B2C" w14:textId="77777777" w:rsidR="00160114" w:rsidRPr="00EC76D5" w:rsidRDefault="00160114" w:rsidP="00160114">
      <w:pPr>
        <w:pStyle w:val="Code"/>
      </w:pPr>
      <w:r w:rsidRPr="00EC76D5">
        <w:t xml:space="preserve">      Assert.error(tree.getSymbol().isStaticOrExtern());</w:t>
      </w:r>
    </w:p>
    <w:p w14:paraId="5C6CB475" w14:textId="77777777" w:rsidR="00160114" w:rsidRPr="00EC76D5" w:rsidRDefault="00160114" w:rsidP="00160114">
      <w:pPr>
        <w:pStyle w:val="Code"/>
      </w:pPr>
      <w:r w:rsidRPr="00EC76D5">
        <w:t xml:space="preserve">      //tree.getSymbol().addToSymbolTable();</w:t>
      </w:r>
    </w:p>
    <w:p w14:paraId="5153E5AA" w14:textId="77777777" w:rsidR="00160114" w:rsidRPr="00EC76D5" w:rsidRDefault="00160114" w:rsidP="00160114">
      <w:pPr>
        <w:pStyle w:val="Code"/>
      </w:pPr>
      <w:r w:rsidRPr="00EC76D5">
        <w:t xml:space="preserve">      Main.CurrentTable.addSymbol(tree.getSymbol());</w:t>
      </w:r>
    </w:p>
    <w:p w14:paraId="1A9E7996" w14:textId="77777777" w:rsidR="00160114" w:rsidRPr="00EC76D5" w:rsidRDefault="00160114" w:rsidP="00160114">
      <w:pPr>
        <w:pStyle w:val="Code"/>
      </w:pPr>
      <w:r w:rsidRPr="00EC76D5">
        <w:lastRenderedPageBreak/>
        <w:t xml:space="preserve">      addMiddleCode(MiddleOperator.PushFloat, tree.getSymbol());</w:t>
      </w:r>
    </w:p>
    <w:p w14:paraId="4CAB2644" w14:textId="77777777" w:rsidR="00160114" w:rsidRPr="00EC76D5" w:rsidRDefault="00160114" w:rsidP="00160114">
      <w:pPr>
        <w:pStyle w:val="Code"/>
      </w:pPr>
      <w:r w:rsidRPr="00EC76D5">
        <w:t xml:space="preserve">    }</w:t>
      </w:r>
    </w:p>
    <w:p w14:paraId="5CE7D013" w14:textId="77777777" w:rsidR="00160114" w:rsidRPr="00EC76D5" w:rsidRDefault="00160114" w:rsidP="00160114">
      <w:pPr>
        <w:pStyle w:val="Code"/>
      </w:pPr>
      <w:r w:rsidRPr="00EC76D5">
        <w:t xml:space="preserve">    </w:t>
      </w:r>
    </w:p>
    <w:p w14:paraId="44264CC8" w14:textId="77777777" w:rsidR="00160114" w:rsidRPr="00EC76D5" w:rsidRDefault="00160114" w:rsidP="00160114">
      <w:pPr>
        <w:pStyle w:val="Code"/>
      </w:pPr>
      <w:r w:rsidRPr="00EC76D5">
        <w:t xml:space="preserve">    return tree.getSymbol();</w:t>
      </w:r>
    </w:p>
    <w:p w14:paraId="0C5C735E" w14:textId="77777777" w:rsidR="00160114" w:rsidRPr="00EC76D5" w:rsidRDefault="00160114" w:rsidP="00160114">
      <w:pPr>
        <w:pStyle w:val="Code"/>
      </w:pPr>
      <w:r w:rsidRPr="00EC76D5">
        <w:t xml:space="preserve">  }</w:t>
      </w:r>
    </w:p>
    <w:p w14:paraId="4D241798" w14:textId="51C2A767" w:rsidR="006D7FD6" w:rsidRPr="00EC76D5" w:rsidRDefault="00160114" w:rsidP="00160114">
      <w:pPr>
        <w:pStyle w:val="Code"/>
      </w:pPr>
      <w:r w:rsidRPr="00EC76D5">
        <w:t>}</w:t>
      </w:r>
    </w:p>
    <w:p w14:paraId="454F5751" w14:textId="55D38510" w:rsidR="003141FA" w:rsidRPr="00EC76D5" w:rsidRDefault="002F35C1" w:rsidP="003141FA">
      <w:pPr>
        <w:pStyle w:val="Rubrik1"/>
      </w:pPr>
      <w:r>
        <w:lastRenderedPageBreak/>
        <w:t>Initializer</w:t>
      </w:r>
    </w:p>
    <w:p w14:paraId="0FD5883C" w14:textId="3AAAC285" w:rsidR="003141FA" w:rsidRPr="00EC76D5" w:rsidRDefault="003141FA" w:rsidP="003141FA">
      <w:r w:rsidRPr="00EC76D5">
        <w:t xml:space="preserve">In C, it is possible to </w:t>
      </w:r>
      <w:r w:rsidR="002F35C1">
        <w:t>initializer</w:t>
      </w:r>
      <w:r w:rsidRPr="00EC76D5">
        <w:t xml:space="preserve">ialize simple and compound variables. Therefore, we need </w:t>
      </w:r>
      <w:ins w:id="5623" w:author="Stefan Bjornander" w:date="2015-04-25T17:28:00Z">
        <w:r w:rsidRPr="00EC76D5">
          <w:t xml:space="preserve">to check that </w:t>
        </w:r>
      </w:ins>
      <w:del w:id="5624" w:author="Stefan Bjornander" w:date="2015-04-25T17:28:00Z">
        <w:r w:rsidRPr="00EC76D5" w:rsidDel="00A35C17">
          <w:delText>a way to make sure</w:delText>
        </w:r>
      </w:del>
      <w:ins w:id="5625" w:author="Stefan Bjornander" w:date="2015-04-25T17:27:00Z">
        <w:r w:rsidRPr="00EC76D5">
          <w:t xml:space="preserve">the </w:t>
        </w:r>
      </w:ins>
      <w:r w:rsidR="00266D64">
        <w:t>initialized</w:t>
      </w:r>
      <w:r w:rsidRPr="00EC76D5">
        <w:t xml:space="preserve"> </w:t>
      </w:r>
      <w:ins w:id="5626" w:author="Stefan Bjornander" w:date="2015-04-25T17:28:00Z">
        <w:r w:rsidRPr="00EC76D5">
          <w:t>value has the correct type</w:t>
        </w:r>
      </w:ins>
      <w:r w:rsidRPr="00EC76D5">
        <w:t xml:space="preserve">. Basically, there are two kinds of </w:t>
      </w:r>
      <w:r w:rsidR="00F4217C">
        <w:t>initialization</w:t>
      </w:r>
      <w:r w:rsidRPr="00EC76D5">
        <w:t xml:space="preserve">: static and stack. Static </w:t>
      </w:r>
      <w:r w:rsidR="00F4217C">
        <w:t>initialization</w:t>
      </w:r>
      <w:r w:rsidRPr="00EC76D5">
        <w:t xml:space="preserve"> results in a block of bytes, and stack </w:t>
      </w:r>
      <w:r w:rsidR="00F4217C">
        <w:t>initialization</w:t>
      </w:r>
      <w:r w:rsidRPr="00EC76D5">
        <w:t xml:space="preserve"> results in a sequence of assignment middle code instructions.</w:t>
      </w:r>
    </w:p>
    <w:p w14:paraId="0DD8160E" w14:textId="1D5874FB" w:rsidR="003141FA" w:rsidRPr="00EC76D5" w:rsidRDefault="003141FA">
      <w:pPr>
        <w:pStyle w:val="Rubrik3"/>
        <w:rPr>
          <w:ins w:id="5627" w:author="Stefan Bjornander" w:date="2015-04-25T17:29:00Z"/>
        </w:rPr>
        <w:pPrChange w:id="5628" w:author="Stefan Bjornander" w:date="2015-04-25T17:29:00Z">
          <w:pPr>
            <w:pStyle w:val="Code"/>
          </w:pPr>
        </w:pPrChange>
      </w:pPr>
      <w:bookmarkStart w:id="5629" w:name="_Toc481936415"/>
      <w:ins w:id="5630" w:author="Stefan Bjornander" w:date="2015-04-25T17:28:00Z">
        <w:r w:rsidRPr="00EC76D5">
          <w:t xml:space="preserve">Static </w:t>
        </w:r>
      </w:ins>
      <w:r w:rsidR="00C37108">
        <w:t>Initialization</w:t>
      </w:r>
      <w:bookmarkEnd w:id="5629"/>
    </w:p>
    <w:p w14:paraId="35D2C9AA" w14:textId="31769B89" w:rsidR="003141FA" w:rsidRPr="00EC76D5" w:rsidRDefault="003141FA">
      <w:pPr>
        <w:pPrChange w:id="5631" w:author="Stefan Bjornander" w:date="2015-04-25T17:29:00Z">
          <w:pPr>
            <w:pStyle w:val="Rubrik3"/>
          </w:pPr>
        </w:pPrChange>
      </w:pPr>
      <w:ins w:id="5632" w:author="Stefan Bjornander" w:date="2015-04-25T17:29:00Z">
        <w:r w:rsidRPr="00EC76D5">
          <w:t xml:space="preserve">Static </w:t>
        </w:r>
      </w:ins>
      <w:r w:rsidR="00F4217C">
        <w:t>initialization</w:t>
      </w:r>
      <w:ins w:id="5633" w:author="Stefan Bjornander" w:date="2015-04-25T17:29:00Z">
        <w:r w:rsidRPr="00EC76D5">
          <w:t xml:space="preserve"> occurs when a static variable </w:t>
        </w:r>
      </w:ins>
      <w:r w:rsidRPr="00EC76D5">
        <w:t>becomes</w:t>
      </w:r>
      <w:ins w:id="5634" w:author="Stefan Bjornander" w:date="2015-04-25T17:29:00Z">
        <w:r w:rsidRPr="00EC76D5">
          <w:t xml:space="preserve"> </w:t>
        </w:r>
      </w:ins>
      <w:r w:rsidR="00266D64">
        <w:t>initialized</w:t>
      </w:r>
      <w:ins w:id="5635" w:author="Stefan Bjornander" w:date="2015-04-25T17:29:00Z">
        <w:r w:rsidRPr="00EC76D5">
          <w:t>.</w:t>
        </w:r>
      </w:ins>
      <w:ins w:id="5636" w:author="Stefan Bjornander" w:date="2015-04-25T17:32:00Z">
        <w:r w:rsidRPr="00EC76D5">
          <w:t xml:space="preserve"> The </w:t>
        </w:r>
      </w:ins>
      <w:r w:rsidR="00F4217C">
        <w:t>initialization</w:t>
      </w:r>
      <w:ins w:id="5637" w:author="Stefan Bjornander" w:date="2015-04-25T17:32:00Z">
        <w:r w:rsidRPr="00EC76D5">
          <w:t xml:space="preserve"> value has to be constant and known at compile time. No code is generated, instead a m</w:t>
        </w:r>
      </w:ins>
      <w:r w:rsidRPr="00EC76D5">
        <w:t>e</w:t>
      </w:r>
      <w:ins w:id="5638" w:author="Stefan Bjornander" w:date="2015-04-25T17:32:00Z">
        <w:r w:rsidRPr="00EC76D5">
          <w:t>mory block holding the value is created.</w:t>
        </w:r>
      </w:ins>
      <w:r w:rsidRPr="00EC76D5">
        <w:t xml:space="preserve"> There are several cases to consider:</w:t>
      </w:r>
    </w:p>
    <w:tbl>
      <w:tblPr>
        <w:tblStyle w:val="Tabellrutnt"/>
        <w:tblW w:w="0" w:type="auto"/>
        <w:tblLook w:val="04A0" w:firstRow="1" w:lastRow="0" w:firstColumn="1" w:lastColumn="0" w:noHBand="0" w:noVBand="1"/>
      </w:tblPr>
      <w:tblGrid>
        <w:gridCol w:w="3116"/>
        <w:gridCol w:w="3117"/>
        <w:gridCol w:w="3117"/>
      </w:tblGrid>
      <w:tr w:rsidR="003141FA" w:rsidRPr="00EC76D5" w14:paraId="2B6465C8" w14:textId="77777777" w:rsidTr="00EA0615">
        <w:tc>
          <w:tcPr>
            <w:tcW w:w="3116" w:type="dxa"/>
          </w:tcPr>
          <w:p w14:paraId="728F4989" w14:textId="77777777" w:rsidR="003141FA" w:rsidRPr="00EC76D5" w:rsidRDefault="003141FA" w:rsidP="00EA0615">
            <w:pPr>
              <w:rPr>
                <w:b/>
              </w:rPr>
            </w:pPr>
            <w:r w:rsidRPr="00EC76D5">
              <w:rPr>
                <w:b/>
              </w:rPr>
              <w:t>Variable</w:t>
            </w:r>
          </w:p>
        </w:tc>
        <w:tc>
          <w:tcPr>
            <w:tcW w:w="3117" w:type="dxa"/>
          </w:tcPr>
          <w:p w14:paraId="7E04F13F" w14:textId="7BB5782C" w:rsidR="003141FA" w:rsidRPr="00EC76D5" w:rsidRDefault="002F35C1" w:rsidP="00EA0615">
            <w:pPr>
              <w:rPr>
                <w:b/>
              </w:rPr>
            </w:pPr>
            <w:r>
              <w:rPr>
                <w:b/>
              </w:rPr>
              <w:t>Initializer</w:t>
            </w:r>
          </w:p>
        </w:tc>
        <w:tc>
          <w:tcPr>
            <w:tcW w:w="3117" w:type="dxa"/>
          </w:tcPr>
          <w:p w14:paraId="1EA7EE0F" w14:textId="77777777" w:rsidR="003141FA" w:rsidRPr="00EC76D5" w:rsidRDefault="003141FA" w:rsidP="00EA0615">
            <w:pPr>
              <w:rPr>
                <w:b/>
              </w:rPr>
            </w:pPr>
            <w:r w:rsidRPr="00EC76D5">
              <w:rPr>
                <w:b/>
              </w:rPr>
              <w:t>Example</w:t>
            </w:r>
          </w:p>
        </w:tc>
      </w:tr>
      <w:tr w:rsidR="003141FA" w:rsidRPr="00EC76D5" w14:paraId="63AE2A58" w14:textId="77777777" w:rsidTr="00EA0615">
        <w:tc>
          <w:tcPr>
            <w:tcW w:w="3116" w:type="dxa"/>
          </w:tcPr>
          <w:p w14:paraId="45A16333" w14:textId="77777777" w:rsidR="003141FA" w:rsidRPr="00EC76D5" w:rsidRDefault="003141FA" w:rsidP="00EA0615">
            <w:r w:rsidRPr="00EC76D5">
              <w:t>Pointer</w:t>
            </w:r>
          </w:p>
        </w:tc>
        <w:tc>
          <w:tcPr>
            <w:tcW w:w="3117" w:type="dxa"/>
          </w:tcPr>
          <w:p w14:paraId="5B67888C" w14:textId="77777777" w:rsidR="003141FA" w:rsidRPr="00EC76D5" w:rsidRDefault="003141FA" w:rsidP="00EA0615">
            <w:r w:rsidRPr="00EC76D5">
              <w:t>Address</w:t>
            </w:r>
          </w:p>
        </w:tc>
        <w:tc>
          <w:tcPr>
            <w:tcW w:w="3117" w:type="dxa"/>
          </w:tcPr>
          <w:p w14:paraId="2DEE47B7" w14:textId="77777777" w:rsidR="003141FA" w:rsidRPr="00EC76D5" w:rsidRDefault="003141FA" w:rsidP="00EA0615">
            <w:pPr>
              <w:pStyle w:val="Code"/>
            </w:pPr>
            <w:r w:rsidRPr="00EC76D5">
              <w:t>static int array[3];</w:t>
            </w:r>
          </w:p>
          <w:p w14:paraId="2941FDB1" w14:textId="77777777" w:rsidR="003141FA" w:rsidRPr="00EC76D5" w:rsidRDefault="003141FA" w:rsidP="00EA0615">
            <w:pPr>
              <w:pStyle w:val="Code"/>
            </w:pPr>
            <w:r w:rsidRPr="00EC76D5">
              <w:t>static int* p = &amp;a[2];</w:t>
            </w:r>
          </w:p>
        </w:tc>
      </w:tr>
      <w:tr w:rsidR="003141FA" w:rsidRPr="00EC76D5" w14:paraId="1351BC6F" w14:textId="77777777" w:rsidTr="00EA0615">
        <w:tc>
          <w:tcPr>
            <w:tcW w:w="3116" w:type="dxa"/>
          </w:tcPr>
          <w:p w14:paraId="2B9B50E8" w14:textId="77777777" w:rsidR="003141FA" w:rsidRPr="00EC76D5" w:rsidRDefault="003141FA" w:rsidP="00EA0615">
            <w:r w:rsidRPr="00EC76D5">
              <w:t>Pointer to signed or unsigned char</w:t>
            </w:r>
          </w:p>
        </w:tc>
        <w:tc>
          <w:tcPr>
            <w:tcW w:w="3117" w:type="dxa"/>
          </w:tcPr>
          <w:p w14:paraId="007B8D15" w14:textId="77777777" w:rsidR="003141FA" w:rsidRPr="00EC76D5" w:rsidRDefault="003141FA" w:rsidP="00EA0615">
            <w:r w:rsidRPr="00EC76D5">
              <w:t>String</w:t>
            </w:r>
          </w:p>
        </w:tc>
        <w:tc>
          <w:tcPr>
            <w:tcW w:w="3117" w:type="dxa"/>
          </w:tcPr>
          <w:p w14:paraId="1EE005F8" w14:textId="77777777" w:rsidR="003141FA" w:rsidRPr="00EC76D5" w:rsidRDefault="003141FA" w:rsidP="00EA0615">
            <w:pPr>
              <w:pStyle w:val="Code"/>
            </w:pPr>
            <w:r w:rsidRPr="00EC76D5">
              <w:t>static char *p = “Hello”;</w:t>
            </w:r>
          </w:p>
        </w:tc>
      </w:tr>
      <w:tr w:rsidR="003141FA" w:rsidRPr="00EC76D5" w14:paraId="12FCDC5A" w14:textId="77777777" w:rsidTr="00EA0615">
        <w:tc>
          <w:tcPr>
            <w:tcW w:w="3116" w:type="dxa"/>
          </w:tcPr>
          <w:p w14:paraId="41B6BC4A" w14:textId="77777777" w:rsidR="003141FA" w:rsidRPr="00EC76D5" w:rsidRDefault="003141FA" w:rsidP="00EA0615">
            <w:r w:rsidRPr="00EC76D5">
              <w:t>Pointer</w:t>
            </w:r>
          </w:p>
        </w:tc>
        <w:tc>
          <w:tcPr>
            <w:tcW w:w="3117" w:type="dxa"/>
          </w:tcPr>
          <w:p w14:paraId="1A62296E" w14:textId="77777777" w:rsidR="003141FA" w:rsidRPr="00EC76D5" w:rsidRDefault="003141FA" w:rsidP="00EA0615">
            <w:r w:rsidRPr="00EC76D5">
              <w:t>List</w:t>
            </w:r>
          </w:p>
        </w:tc>
        <w:tc>
          <w:tcPr>
            <w:tcW w:w="3117" w:type="dxa"/>
          </w:tcPr>
          <w:p w14:paraId="42DC2825" w14:textId="77777777" w:rsidR="003141FA" w:rsidRPr="00EC76D5" w:rsidRDefault="003141FA" w:rsidP="00EA0615">
            <w:pPr>
              <w:pStyle w:val="Code"/>
            </w:pPr>
            <w:r w:rsidRPr="00EC76D5">
              <w:t>int *p = {1,2,3};</w:t>
            </w:r>
          </w:p>
        </w:tc>
      </w:tr>
      <w:tr w:rsidR="003141FA" w:rsidRPr="00EC76D5" w14:paraId="174BDD17" w14:textId="77777777" w:rsidTr="00EA0615">
        <w:tc>
          <w:tcPr>
            <w:tcW w:w="3116" w:type="dxa"/>
          </w:tcPr>
          <w:p w14:paraId="099E120F" w14:textId="77777777" w:rsidR="003141FA" w:rsidRPr="00EC76D5" w:rsidRDefault="003141FA" w:rsidP="00EA0615">
            <w:r w:rsidRPr="00EC76D5">
              <w:t>Array</w:t>
            </w:r>
          </w:p>
        </w:tc>
        <w:tc>
          <w:tcPr>
            <w:tcW w:w="3117" w:type="dxa"/>
          </w:tcPr>
          <w:p w14:paraId="1027871E" w14:textId="77777777" w:rsidR="003141FA" w:rsidRPr="00EC76D5" w:rsidRDefault="003141FA" w:rsidP="00EA0615">
            <w:r w:rsidRPr="00EC76D5">
              <w:t>String</w:t>
            </w:r>
          </w:p>
        </w:tc>
        <w:tc>
          <w:tcPr>
            <w:tcW w:w="3117" w:type="dxa"/>
          </w:tcPr>
          <w:p w14:paraId="5777502E" w14:textId="77777777" w:rsidR="003141FA" w:rsidRPr="00EC76D5" w:rsidRDefault="003141FA" w:rsidP="00EA0615">
            <w:pPr>
              <w:pStyle w:val="Code"/>
            </w:pPr>
            <w:r w:rsidRPr="00EC76D5">
              <w:t>char s[] = “World”;</w:t>
            </w:r>
          </w:p>
        </w:tc>
      </w:tr>
      <w:tr w:rsidR="003141FA" w:rsidRPr="00EC76D5" w14:paraId="7B55E065" w14:textId="77777777" w:rsidTr="00EA0615">
        <w:tc>
          <w:tcPr>
            <w:tcW w:w="3116" w:type="dxa"/>
          </w:tcPr>
          <w:p w14:paraId="546D6FCE" w14:textId="77777777" w:rsidR="003141FA" w:rsidRPr="00EC76D5" w:rsidRDefault="003141FA" w:rsidP="00EA0615">
            <w:r w:rsidRPr="00EC76D5">
              <w:t>Array</w:t>
            </w:r>
          </w:p>
        </w:tc>
        <w:tc>
          <w:tcPr>
            <w:tcW w:w="3117" w:type="dxa"/>
          </w:tcPr>
          <w:p w14:paraId="05671160" w14:textId="77777777" w:rsidR="003141FA" w:rsidRPr="00EC76D5" w:rsidRDefault="003141FA" w:rsidP="00EA0615">
            <w:r w:rsidRPr="00EC76D5">
              <w:t>List</w:t>
            </w:r>
          </w:p>
        </w:tc>
        <w:tc>
          <w:tcPr>
            <w:tcW w:w="3117" w:type="dxa"/>
          </w:tcPr>
          <w:p w14:paraId="5E1233B0" w14:textId="77777777" w:rsidR="003141FA" w:rsidRPr="00EC76D5" w:rsidRDefault="003141FA" w:rsidP="00EA0615">
            <w:pPr>
              <w:pStyle w:val="Code"/>
            </w:pPr>
            <w:r w:rsidRPr="00EC76D5">
              <w:t>Char st[] = {‘a’, ’b’, ‘c’};</w:t>
            </w:r>
          </w:p>
        </w:tc>
      </w:tr>
      <w:tr w:rsidR="003141FA" w:rsidRPr="00EC76D5" w14:paraId="6369C807" w14:textId="77777777" w:rsidTr="00EA0615">
        <w:tc>
          <w:tcPr>
            <w:tcW w:w="3116" w:type="dxa"/>
          </w:tcPr>
          <w:p w14:paraId="288E6D64" w14:textId="77777777" w:rsidR="003141FA" w:rsidRPr="00EC76D5" w:rsidRDefault="003141FA" w:rsidP="00EA0615">
            <w:r w:rsidRPr="00EC76D5">
              <w:t>Struct</w:t>
            </w:r>
          </w:p>
        </w:tc>
        <w:tc>
          <w:tcPr>
            <w:tcW w:w="3117" w:type="dxa"/>
          </w:tcPr>
          <w:p w14:paraId="7B0761FA" w14:textId="77777777" w:rsidR="003141FA" w:rsidRPr="00EC76D5" w:rsidRDefault="003141FA" w:rsidP="00EA0615">
            <w:r w:rsidRPr="00EC76D5">
              <w:t>List</w:t>
            </w:r>
          </w:p>
        </w:tc>
        <w:tc>
          <w:tcPr>
            <w:tcW w:w="3117" w:type="dxa"/>
          </w:tcPr>
          <w:p w14:paraId="6546AD0D" w14:textId="77777777" w:rsidR="003141FA" w:rsidRPr="00EC76D5" w:rsidRDefault="003141FA" w:rsidP="00EA0615"/>
        </w:tc>
      </w:tr>
      <w:tr w:rsidR="003141FA" w:rsidRPr="00EC76D5" w14:paraId="2E3746DF" w14:textId="77777777" w:rsidTr="00EA0615">
        <w:tc>
          <w:tcPr>
            <w:tcW w:w="3116" w:type="dxa"/>
          </w:tcPr>
          <w:p w14:paraId="6C2B9B7E" w14:textId="77777777" w:rsidR="003141FA" w:rsidRPr="00EC76D5" w:rsidRDefault="003141FA" w:rsidP="00EA0615">
            <w:r w:rsidRPr="00EC76D5">
              <w:t>Union</w:t>
            </w:r>
          </w:p>
        </w:tc>
        <w:tc>
          <w:tcPr>
            <w:tcW w:w="3117" w:type="dxa"/>
          </w:tcPr>
          <w:p w14:paraId="5FF920A4" w14:textId="77777777" w:rsidR="003141FA" w:rsidRPr="00EC76D5" w:rsidRDefault="003141FA" w:rsidP="00EA0615">
            <w:r w:rsidRPr="00EC76D5">
              <w:t>List</w:t>
            </w:r>
          </w:p>
        </w:tc>
        <w:tc>
          <w:tcPr>
            <w:tcW w:w="3117" w:type="dxa"/>
          </w:tcPr>
          <w:p w14:paraId="736614C2" w14:textId="77777777" w:rsidR="003141FA" w:rsidRPr="00EC76D5" w:rsidRDefault="003141FA" w:rsidP="00EA0615"/>
        </w:tc>
      </w:tr>
      <w:tr w:rsidR="003141FA" w:rsidRPr="00EC76D5" w14:paraId="259091E5" w14:textId="77777777" w:rsidTr="00EA0615">
        <w:tc>
          <w:tcPr>
            <w:tcW w:w="3116" w:type="dxa"/>
          </w:tcPr>
          <w:p w14:paraId="19A69E2C" w14:textId="77777777" w:rsidR="003141FA" w:rsidRPr="00EC76D5" w:rsidRDefault="003141FA" w:rsidP="00EA0615">
            <w:r w:rsidRPr="00EC76D5">
              <w:t>Integral or Pointer</w:t>
            </w:r>
          </w:p>
        </w:tc>
        <w:tc>
          <w:tcPr>
            <w:tcW w:w="3117" w:type="dxa"/>
          </w:tcPr>
          <w:p w14:paraId="280ECA90" w14:textId="77777777" w:rsidR="003141FA" w:rsidRPr="00EC76D5" w:rsidRDefault="003141FA" w:rsidP="00EA0615"/>
        </w:tc>
        <w:tc>
          <w:tcPr>
            <w:tcW w:w="3117" w:type="dxa"/>
          </w:tcPr>
          <w:p w14:paraId="5A7DC237" w14:textId="77777777" w:rsidR="003141FA" w:rsidRPr="00EC76D5" w:rsidRDefault="003141FA" w:rsidP="00EA0615"/>
        </w:tc>
      </w:tr>
      <w:tr w:rsidR="003141FA" w:rsidRPr="00EC76D5" w14:paraId="4FE7B083" w14:textId="77777777" w:rsidTr="00EA0615">
        <w:tc>
          <w:tcPr>
            <w:tcW w:w="3116" w:type="dxa"/>
          </w:tcPr>
          <w:p w14:paraId="3639D6D5" w14:textId="77777777" w:rsidR="003141FA" w:rsidRPr="00EC76D5" w:rsidRDefault="003141FA" w:rsidP="00EA0615">
            <w:r w:rsidRPr="00EC76D5">
              <w:t>Floating</w:t>
            </w:r>
          </w:p>
        </w:tc>
        <w:tc>
          <w:tcPr>
            <w:tcW w:w="3117" w:type="dxa"/>
          </w:tcPr>
          <w:p w14:paraId="63F37EA5" w14:textId="77777777" w:rsidR="003141FA" w:rsidRPr="00EC76D5" w:rsidRDefault="003141FA" w:rsidP="00EA0615"/>
        </w:tc>
        <w:tc>
          <w:tcPr>
            <w:tcW w:w="3117" w:type="dxa"/>
          </w:tcPr>
          <w:p w14:paraId="0F4E74E8" w14:textId="77777777" w:rsidR="003141FA" w:rsidRPr="00EC76D5" w:rsidRDefault="003141FA" w:rsidP="00EA0615"/>
        </w:tc>
      </w:tr>
    </w:tbl>
    <w:p w14:paraId="066B6F54" w14:textId="7A4EB05B" w:rsidR="003141FA" w:rsidRPr="00EC76D5" w:rsidRDefault="003141FA" w:rsidP="003141FA">
      <w:pPr>
        <w:pStyle w:val="CodeHeader"/>
      </w:pPr>
      <w:r w:rsidRPr="00EC76D5">
        <w:t>Generate</w:t>
      </w:r>
      <w:r w:rsidR="002F35C1">
        <w:t>Initializer</w:t>
      </w:r>
      <w:r w:rsidRPr="00EC76D5">
        <w:t>.java</w:t>
      </w:r>
    </w:p>
    <w:p w14:paraId="629AA5E8" w14:textId="36635FC6" w:rsidR="003141FA" w:rsidRPr="00EC76D5" w:rsidRDefault="003141FA" w:rsidP="003141FA">
      <w:r w:rsidRPr="00EC76D5">
        <w:t xml:space="preserve">If the variable is a pointer and the </w:t>
      </w:r>
      <w:r w:rsidR="002F35C1">
        <w:t>initializer</w:t>
      </w:r>
      <w:r w:rsidRPr="00EC76D5">
        <w:t xml:space="preserve"> is an address we add its offset to the block and store the name of the address in the access map, the address value will later be looked up and added by the linker.</w:t>
      </w:r>
    </w:p>
    <w:p w14:paraId="61DB9E8E" w14:textId="7F2A903E" w:rsidR="003141FA" w:rsidRPr="00EC76D5" w:rsidRDefault="003141FA" w:rsidP="003141FA">
      <w:r w:rsidRPr="00EC76D5">
        <w:t xml:space="preserve">If the variable type is a pointer (signed or unsigned) char and the </w:t>
      </w:r>
      <w:r w:rsidR="002F35C1">
        <w:t>initializer</w:t>
      </w:r>
      <w:r w:rsidRPr="00EC76D5">
        <w:t>ializat</w:t>
      </w:r>
      <w:r w:rsidR="00414C74">
        <w:t>or</w:t>
      </w:r>
      <w:r w:rsidRPr="00EC76D5">
        <w:t xml:space="preserve"> is a string, the address is stored in the access map and a zero address is stored in the block, it will later be properly looked up  and set by the linker.</w:t>
      </w:r>
    </w:p>
    <w:p w14:paraId="415E8F4B" w14:textId="54F0E2A4" w:rsidR="003141FA" w:rsidRPr="00EC76D5" w:rsidRDefault="003141FA" w:rsidP="003141FA">
      <w:pPr>
        <w:pStyle w:val="CodeHeader"/>
      </w:pPr>
      <w:r w:rsidRPr="00EC76D5">
        <w:t>Generate</w:t>
      </w:r>
      <w:r w:rsidR="002F35C1">
        <w:t>Initializer</w:t>
      </w:r>
      <w:r w:rsidRPr="00EC76D5">
        <w:t>.java</w:t>
      </w:r>
    </w:p>
    <w:p w14:paraId="7E93D16F" w14:textId="77777777" w:rsidR="00197B3C" w:rsidRPr="00EC76D5" w:rsidRDefault="00197B3C" w:rsidP="00197B3C">
      <w:pPr>
        <w:pStyle w:val="Code"/>
      </w:pPr>
      <w:r w:rsidRPr="00EC76D5">
        <w:t>package c_compiler;</w:t>
      </w:r>
    </w:p>
    <w:p w14:paraId="07D69586" w14:textId="77777777" w:rsidR="00197B3C" w:rsidRPr="00EC76D5" w:rsidRDefault="00197B3C" w:rsidP="00197B3C">
      <w:pPr>
        <w:pStyle w:val="Code"/>
      </w:pPr>
      <w:r w:rsidRPr="00EC76D5">
        <w:t>import java.nio.*;</w:t>
      </w:r>
    </w:p>
    <w:p w14:paraId="4E32F571" w14:textId="77777777" w:rsidR="00197B3C" w:rsidRPr="00EC76D5" w:rsidRDefault="00197B3C" w:rsidP="00197B3C">
      <w:pPr>
        <w:pStyle w:val="Code"/>
      </w:pPr>
      <w:r w:rsidRPr="00EC76D5">
        <w:t>import java.math.*;</w:t>
      </w:r>
    </w:p>
    <w:p w14:paraId="13FEDFFF" w14:textId="77777777" w:rsidR="00197B3C" w:rsidRPr="00EC76D5" w:rsidRDefault="00197B3C" w:rsidP="00197B3C">
      <w:pPr>
        <w:pStyle w:val="Code"/>
      </w:pPr>
      <w:r w:rsidRPr="00EC76D5">
        <w:t>import java.util.*;</w:t>
      </w:r>
    </w:p>
    <w:p w14:paraId="33E3FB5A" w14:textId="77777777" w:rsidR="00197B3C" w:rsidRPr="00EC76D5" w:rsidRDefault="00197B3C" w:rsidP="00197B3C">
      <w:pPr>
        <w:pStyle w:val="Code"/>
      </w:pPr>
    </w:p>
    <w:p w14:paraId="4C2E6AA2" w14:textId="2E0F6C53" w:rsidR="00197B3C" w:rsidRPr="00EC76D5" w:rsidRDefault="00197B3C" w:rsidP="00197B3C">
      <w:pPr>
        <w:pStyle w:val="Code"/>
      </w:pPr>
      <w:r w:rsidRPr="00EC76D5">
        <w:t>public class Generate</w:t>
      </w:r>
      <w:r w:rsidR="002F35C1">
        <w:t>Initializer</w:t>
      </w:r>
      <w:r w:rsidRPr="00EC76D5">
        <w:t>Static {</w:t>
      </w:r>
    </w:p>
    <w:p w14:paraId="2BBDB8DF" w14:textId="76829D1B" w:rsidR="00197B3C" w:rsidRPr="00EC76D5" w:rsidRDefault="00197B3C" w:rsidP="00197B3C">
      <w:pPr>
        <w:pStyle w:val="Code"/>
      </w:pPr>
      <w:r w:rsidRPr="00EC76D5">
        <w:t xml:space="preserve">  public static Object generateValueExpression(Object </w:t>
      </w:r>
      <w:r w:rsidR="002F35C1">
        <w:t>initializer</w:t>
      </w:r>
      <w:r w:rsidRPr="00EC76D5">
        <w:t>) {</w:t>
      </w:r>
    </w:p>
    <w:p w14:paraId="286A0BB2" w14:textId="15910502" w:rsidR="00197B3C" w:rsidRPr="00EC76D5" w:rsidRDefault="00197B3C" w:rsidP="00197B3C">
      <w:pPr>
        <w:pStyle w:val="Code"/>
      </w:pPr>
      <w:r w:rsidRPr="00EC76D5">
        <w:lastRenderedPageBreak/>
        <w:t xml:space="preserve">    if (</w:t>
      </w:r>
      <w:r w:rsidR="002F35C1">
        <w:t>initializer</w:t>
      </w:r>
      <w:r w:rsidRPr="00EC76D5">
        <w:t xml:space="preserve"> instanceof SyntaxTree) {</w:t>
      </w:r>
    </w:p>
    <w:p w14:paraId="074F667D" w14:textId="1ACE01DD" w:rsidR="00197B3C" w:rsidRPr="00EC76D5" w:rsidRDefault="00197B3C" w:rsidP="00197B3C">
      <w:pPr>
        <w:pStyle w:val="Code"/>
      </w:pPr>
      <w:r w:rsidRPr="00EC76D5">
        <w:t xml:space="preserve">      return SyntaxTreeOptimizer.optimizeExpression((SyntaxTree) </w:t>
      </w:r>
      <w:r w:rsidR="002F35C1">
        <w:t>initializer</w:t>
      </w:r>
      <w:r w:rsidRPr="00EC76D5">
        <w:t>);</w:t>
      </w:r>
    </w:p>
    <w:p w14:paraId="0C1B6D14" w14:textId="77777777" w:rsidR="00197B3C" w:rsidRPr="00EC76D5" w:rsidRDefault="00197B3C" w:rsidP="00197B3C">
      <w:pPr>
        <w:pStyle w:val="Code"/>
      </w:pPr>
      <w:r w:rsidRPr="00EC76D5">
        <w:t xml:space="preserve">    }</w:t>
      </w:r>
    </w:p>
    <w:p w14:paraId="13345D6D" w14:textId="77777777" w:rsidR="00197B3C" w:rsidRPr="00EC76D5" w:rsidRDefault="00197B3C" w:rsidP="00197B3C">
      <w:pPr>
        <w:pStyle w:val="Code"/>
      </w:pPr>
      <w:r w:rsidRPr="00EC76D5">
        <w:t xml:space="preserve">    else {</w:t>
      </w:r>
    </w:p>
    <w:p w14:paraId="5AF0EB2C" w14:textId="2961FFBD" w:rsidR="00197B3C" w:rsidRPr="00EC76D5" w:rsidRDefault="00197B3C" w:rsidP="00197B3C">
      <w:pPr>
        <w:pStyle w:val="Code"/>
      </w:pPr>
      <w:r w:rsidRPr="00EC76D5">
        <w:t xml:space="preserve">      List list = (List) </w:t>
      </w:r>
      <w:r w:rsidR="002F35C1">
        <w:t>initializer</w:t>
      </w:r>
      <w:r w:rsidRPr="00EC76D5">
        <w:t>;</w:t>
      </w:r>
    </w:p>
    <w:p w14:paraId="677AE93F" w14:textId="77777777" w:rsidR="00197B3C" w:rsidRPr="00EC76D5" w:rsidRDefault="00197B3C" w:rsidP="00197B3C">
      <w:pPr>
        <w:pStyle w:val="Code"/>
      </w:pPr>
      <w:r w:rsidRPr="00EC76D5">
        <w:t xml:space="preserve">      </w:t>
      </w:r>
    </w:p>
    <w:p w14:paraId="71531629" w14:textId="77777777" w:rsidR="00197B3C" w:rsidRPr="00EC76D5" w:rsidRDefault="00197B3C" w:rsidP="00197B3C">
      <w:pPr>
        <w:pStyle w:val="Code"/>
      </w:pPr>
      <w:r w:rsidRPr="00EC76D5">
        <w:t xml:space="preserve">      for (int index = 0; index &lt; list.size(); ++index) {</w:t>
      </w:r>
    </w:p>
    <w:p w14:paraId="1B8621E7" w14:textId="77777777" w:rsidR="00197B3C" w:rsidRPr="00EC76D5" w:rsidRDefault="00197B3C" w:rsidP="00197B3C">
      <w:pPr>
        <w:pStyle w:val="Code"/>
      </w:pPr>
      <w:r w:rsidRPr="00EC76D5">
        <w:t xml:space="preserve">        list.set(index, generateValueExpression(list.get(index)));</w:t>
      </w:r>
    </w:p>
    <w:p w14:paraId="03CF49E7" w14:textId="77777777" w:rsidR="00197B3C" w:rsidRPr="00EC76D5" w:rsidRDefault="00197B3C" w:rsidP="00197B3C">
      <w:pPr>
        <w:pStyle w:val="Code"/>
      </w:pPr>
      <w:r w:rsidRPr="00EC76D5">
        <w:t xml:space="preserve">      }</w:t>
      </w:r>
    </w:p>
    <w:p w14:paraId="4252D21F" w14:textId="77777777" w:rsidR="00197B3C" w:rsidRPr="00EC76D5" w:rsidRDefault="00197B3C" w:rsidP="00197B3C">
      <w:pPr>
        <w:pStyle w:val="Code"/>
      </w:pPr>
      <w:r w:rsidRPr="00EC76D5">
        <w:t xml:space="preserve">      </w:t>
      </w:r>
    </w:p>
    <w:p w14:paraId="7E53D9BB" w14:textId="77777777" w:rsidR="00197B3C" w:rsidRPr="00EC76D5" w:rsidRDefault="00197B3C" w:rsidP="00197B3C">
      <w:pPr>
        <w:pStyle w:val="Code"/>
      </w:pPr>
      <w:r w:rsidRPr="00EC76D5">
        <w:t xml:space="preserve">      return list;</w:t>
      </w:r>
    </w:p>
    <w:p w14:paraId="71D4DF67" w14:textId="77777777" w:rsidR="00197B3C" w:rsidRPr="00EC76D5" w:rsidRDefault="00197B3C" w:rsidP="00197B3C">
      <w:pPr>
        <w:pStyle w:val="Code"/>
      </w:pPr>
      <w:r w:rsidRPr="00EC76D5">
        <w:t xml:space="preserve">    }</w:t>
      </w:r>
    </w:p>
    <w:p w14:paraId="0E8B7805" w14:textId="77777777" w:rsidR="00197B3C" w:rsidRPr="00EC76D5" w:rsidRDefault="00197B3C" w:rsidP="00197B3C">
      <w:pPr>
        <w:pStyle w:val="Code"/>
      </w:pPr>
      <w:r w:rsidRPr="00EC76D5">
        <w:t xml:space="preserve">  }</w:t>
      </w:r>
    </w:p>
    <w:p w14:paraId="17880633" w14:textId="77777777" w:rsidR="00197B3C" w:rsidRPr="00EC76D5" w:rsidRDefault="00197B3C" w:rsidP="00197B3C">
      <w:pPr>
        <w:pStyle w:val="Code"/>
      </w:pPr>
    </w:p>
    <w:p w14:paraId="586296B6" w14:textId="2A0B5EA1" w:rsidR="00197B3C" w:rsidRPr="00EC76D5" w:rsidRDefault="00197B3C" w:rsidP="00197B3C">
      <w:pPr>
        <w:pStyle w:val="Code"/>
      </w:pPr>
      <w:r w:rsidRPr="00EC76D5">
        <w:t xml:space="preserve">  public static Object generateAddressExpression(Object </w:t>
      </w:r>
      <w:r w:rsidR="002F35C1">
        <w:t>initializer</w:t>
      </w:r>
      <w:r w:rsidRPr="00EC76D5">
        <w:t>) {</w:t>
      </w:r>
    </w:p>
    <w:p w14:paraId="593CA932" w14:textId="78B004F8" w:rsidR="00197B3C" w:rsidRPr="00EC76D5" w:rsidRDefault="00197B3C" w:rsidP="00197B3C">
      <w:pPr>
        <w:pStyle w:val="Code"/>
      </w:pPr>
      <w:r w:rsidRPr="00EC76D5">
        <w:t xml:space="preserve">    if (</w:t>
      </w:r>
      <w:r w:rsidR="002F35C1">
        <w:t>initializer</w:t>
      </w:r>
      <w:r w:rsidRPr="00EC76D5">
        <w:t xml:space="preserve"> instanceof SyntaxTree) {</w:t>
      </w:r>
    </w:p>
    <w:p w14:paraId="0733BE48" w14:textId="1CB23E05" w:rsidR="00197B3C" w:rsidRPr="00EC76D5" w:rsidRDefault="00197B3C" w:rsidP="00197B3C">
      <w:pPr>
        <w:pStyle w:val="Code"/>
      </w:pPr>
      <w:r w:rsidRPr="00EC76D5">
        <w:t xml:space="preserve">      SyntaxTree tree = (SyntaxTree) </w:t>
      </w:r>
      <w:r w:rsidR="002F35C1">
        <w:t>initializer</w:t>
      </w:r>
      <w:r w:rsidRPr="00EC76D5">
        <w:t>;</w:t>
      </w:r>
    </w:p>
    <w:p w14:paraId="67177ED6" w14:textId="77777777" w:rsidR="00197B3C" w:rsidRPr="00EC76D5" w:rsidRDefault="00197B3C" w:rsidP="00197B3C">
      <w:pPr>
        <w:pStyle w:val="Code"/>
      </w:pPr>
      <w:r w:rsidRPr="00EC76D5">
        <w:t xml:space="preserve">      </w:t>
      </w:r>
    </w:p>
    <w:p w14:paraId="0B69B7CE" w14:textId="77777777" w:rsidR="00197B3C" w:rsidRPr="00EC76D5" w:rsidRDefault="00197B3C" w:rsidP="00197B3C">
      <w:pPr>
        <w:pStyle w:val="Code"/>
      </w:pPr>
      <w:r w:rsidRPr="00EC76D5">
        <w:t xml:space="preserve">      switch (tree.getOperator()) {</w:t>
      </w:r>
    </w:p>
    <w:p w14:paraId="71BD0810" w14:textId="77777777" w:rsidR="00197B3C" w:rsidRPr="00EC76D5" w:rsidRDefault="00197B3C" w:rsidP="00197B3C">
      <w:pPr>
        <w:pStyle w:val="Code"/>
      </w:pPr>
      <w:r w:rsidRPr="00EC76D5">
        <w:t xml:space="preserve">        case Address: {</w:t>
      </w:r>
    </w:p>
    <w:p w14:paraId="7BEB50C9" w14:textId="77777777" w:rsidR="00197B3C" w:rsidRPr="00EC76D5" w:rsidRDefault="00197B3C" w:rsidP="00197B3C">
      <w:pPr>
        <w:pStyle w:val="Code"/>
      </w:pPr>
      <w:r w:rsidRPr="00EC76D5">
        <w:t xml:space="preserve">            SyntaxTree childTree = tree.getChildList().get(0);</w:t>
      </w:r>
    </w:p>
    <w:p w14:paraId="0D871C58" w14:textId="77777777" w:rsidR="00197B3C" w:rsidRPr="00EC76D5" w:rsidRDefault="00197B3C" w:rsidP="00197B3C">
      <w:pPr>
        <w:pStyle w:val="Code"/>
      </w:pPr>
      <w:r w:rsidRPr="00EC76D5">
        <w:t xml:space="preserve">            </w:t>
      </w:r>
    </w:p>
    <w:p w14:paraId="1357100C" w14:textId="77777777" w:rsidR="00197B3C" w:rsidRPr="00EC76D5" w:rsidRDefault="00197B3C" w:rsidP="00197B3C">
      <w:pPr>
        <w:pStyle w:val="Code"/>
      </w:pPr>
      <w:r w:rsidRPr="00EC76D5">
        <w:t xml:space="preserve">            switch (childTree.getOperator()) {</w:t>
      </w:r>
    </w:p>
    <w:p w14:paraId="0E0F590E" w14:textId="77777777" w:rsidR="00197B3C" w:rsidRPr="00EC76D5" w:rsidRDefault="00197B3C" w:rsidP="00197B3C">
      <w:pPr>
        <w:pStyle w:val="Code"/>
      </w:pPr>
      <w:r w:rsidRPr="00EC76D5">
        <w:t xml:space="preserve">              case Variable:</w:t>
      </w:r>
    </w:p>
    <w:p w14:paraId="7DD82681" w14:textId="77777777" w:rsidR="00197B3C" w:rsidRPr="00EC76D5" w:rsidRDefault="00197B3C" w:rsidP="00197B3C">
      <w:pPr>
        <w:pStyle w:val="Code"/>
      </w:pPr>
      <w:r w:rsidRPr="00EC76D5">
        <w:t xml:space="preserve">                return (new SyntaxTree(MiddleOperator.AddressOffset,</w:t>
      </w:r>
    </w:p>
    <w:p w14:paraId="684A1A72" w14:textId="77777777" w:rsidR="00197B3C" w:rsidRPr="00EC76D5" w:rsidRDefault="00197B3C" w:rsidP="00197B3C">
      <w:pPr>
        <w:pStyle w:val="Code"/>
      </w:pPr>
      <w:r w:rsidRPr="00EC76D5">
        <w:t xml:space="preserve">                                  tree.getType(), childTree.getSymbol(), 0));</w:t>
      </w:r>
    </w:p>
    <w:p w14:paraId="7DE583B7" w14:textId="77777777" w:rsidR="00197B3C" w:rsidRPr="00EC76D5" w:rsidRDefault="00197B3C" w:rsidP="00197B3C">
      <w:pPr>
        <w:pStyle w:val="Code"/>
      </w:pPr>
      <w:r w:rsidRPr="00EC76D5">
        <w:t xml:space="preserve">                </w:t>
      </w:r>
    </w:p>
    <w:p w14:paraId="68FB10CB" w14:textId="77777777" w:rsidR="00197B3C" w:rsidRPr="00EC76D5" w:rsidRDefault="00197B3C" w:rsidP="00197B3C">
      <w:pPr>
        <w:pStyle w:val="Code"/>
      </w:pPr>
      <w:r w:rsidRPr="00EC76D5">
        <w:t xml:space="preserve">              case Index: {</w:t>
      </w:r>
    </w:p>
    <w:p w14:paraId="02C02BC5" w14:textId="77777777" w:rsidR="00197B3C" w:rsidRPr="00EC76D5" w:rsidRDefault="00197B3C" w:rsidP="00197B3C">
      <w:pPr>
        <w:pStyle w:val="Code"/>
      </w:pPr>
      <w:r w:rsidRPr="00EC76D5">
        <w:t xml:space="preserve">                  SyntaxTree arrayTree = childTree.getChildList().get(0),</w:t>
      </w:r>
    </w:p>
    <w:p w14:paraId="215BC6E3" w14:textId="77777777" w:rsidR="00197B3C" w:rsidRPr="00EC76D5" w:rsidRDefault="00197B3C" w:rsidP="00197B3C">
      <w:pPr>
        <w:pStyle w:val="Code"/>
      </w:pPr>
      <w:r w:rsidRPr="00EC76D5">
        <w:t xml:space="preserve">                             indexTree = childTree.getChildList().get(1);</w:t>
      </w:r>
    </w:p>
    <w:p w14:paraId="58E9AD49" w14:textId="77777777" w:rsidR="00197B3C" w:rsidRPr="00EC76D5" w:rsidRDefault="00197B3C" w:rsidP="00197B3C">
      <w:pPr>
        <w:pStyle w:val="Code"/>
      </w:pPr>
      <w:r w:rsidRPr="00EC76D5">
        <w:t xml:space="preserve">                </w:t>
      </w:r>
    </w:p>
    <w:p w14:paraId="17A9AA8E" w14:textId="77777777" w:rsidR="00197B3C" w:rsidRPr="00EC76D5" w:rsidRDefault="00197B3C" w:rsidP="00197B3C">
      <w:pPr>
        <w:pStyle w:val="Code"/>
      </w:pPr>
      <w:r w:rsidRPr="00EC76D5">
        <w:t xml:space="preserve">                  if ((arrayTree.getOperator() == MiddleOperator.Variable) &amp;&amp;</w:t>
      </w:r>
    </w:p>
    <w:p w14:paraId="6300C5AD" w14:textId="77777777" w:rsidR="00197B3C" w:rsidRPr="00EC76D5" w:rsidRDefault="00197B3C" w:rsidP="00197B3C">
      <w:pPr>
        <w:pStyle w:val="Code"/>
      </w:pPr>
      <w:r w:rsidRPr="00EC76D5">
        <w:t xml:space="preserve">                      (indexTree.getOperator() == MiddleOperator.Value)) {</w:t>
      </w:r>
    </w:p>
    <w:p w14:paraId="2FAC719D" w14:textId="77777777" w:rsidR="00197B3C" w:rsidRPr="00EC76D5" w:rsidRDefault="00197B3C" w:rsidP="00197B3C">
      <w:pPr>
        <w:pStyle w:val="Code"/>
      </w:pPr>
      <w:r w:rsidRPr="00EC76D5">
        <w:t xml:space="preserve">                    int index = ((BigInteger)</w:t>
      </w:r>
    </w:p>
    <w:p w14:paraId="058F5FDE" w14:textId="77777777" w:rsidR="00197B3C" w:rsidRPr="00EC76D5" w:rsidRDefault="00197B3C" w:rsidP="00197B3C">
      <w:pPr>
        <w:pStyle w:val="Code"/>
      </w:pPr>
      <w:r w:rsidRPr="00EC76D5">
        <w:t xml:space="preserve">                                 indexTree.getSymbol().getValue()).intValue(),</w:t>
      </w:r>
    </w:p>
    <w:p w14:paraId="685D743B" w14:textId="77777777" w:rsidR="00197B3C" w:rsidRPr="00EC76D5" w:rsidRDefault="00197B3C" w:rsidP="00197B3C">
      <w:pPr>
        <w:pStyle w:val="Code"/>
      </w:pPr>
      <w:r w:rsidRPr="00EC76D5">
        <w:t xml:space="preserve">                        indexSize =</w:t>
      </w:r>
    </w:p>
    <w:p w14:paraId="6440D831" w14:textId="77777777" w:rsidR="00197B3C" w:rsidRPr="00EC76D5" w:rsidRDefault="00197B3C" w:rsidP="00197B3C">
      <w:pPr>
        <w:pStyle w:val="Code"/>
      </w:pPr>
      <w:r w:rsidRPr="00EC76D5">
        <w:t xml:space="preserve">                          arrayTree.getType().getPointerOrArrayType().getSize();</w:t>
      </w:r>
    </w:p>
    <w:p w14:paraId="26B2CB0F" w14:textId="77777777" w:rsidR="00197B3C" w:rsidRPr="00EC76D5" w:rsidRDefault="00197B3C" w:rsidP="00197B3C">
      <w:pPr>
        <w:pStyle w:val="Code"/>
      </w:pPr>
      <w:r w:rsidRPr="00EC76D5">
        <w:t xml:space="preserve">                    int offset = index * indexSize;</w:t>
      </w:r>
    </w:p>
    <w:p w14:paraId="3424D092" w14:textId="77777777" w:rsidR="00197B3C" w:rsidRPr="00EC76D5" w:rsidRDefault="00197B3C" w:rsidP="00197B3C">
      <w:pPr>
        <w:pStyle w:val="Code"/>
      </w:pPr>
      <w:r w:rsidRPr="00EC76D5">
        <w:t xml:space="preserve">                    return (new SyntaxTree(MiddleOperator.AddressOffset,</w:t>
      </w:r>
    </w:p>
    <w:p w14:paraId="03624DE1" w14:textId="77777777" w:rsidR="00197B3C" w:rsidRPr="00EC76D5" w:rsidRDefault="00197B3C" w:rsidP="00197B3C">
      <w:pPr>
        <w:pStyle w:val="Code"/>
      </w:pPr>
      <w:r w:rsidRPr="00EC76D5">
        <w:t xml:space="preserve">                                tree.getType(), arrayTree.getSymbol(), offset));</w:t>
      </w:r>
    </w:p>
    <w:p w14:paraId="6D52663C" w14:textId="77777777" w:rsidR="00197B3C" w:rsidRPr="00EC76D5" w:rsidRDefault="00197B3C" w:rsidP="00197B3C">
      <w:pPr>
        <w:pStyle w:val="Code"/>
      </w:pPr>
      <w:r w:rsidRPr="00EC76D5">
        <w:t xml:space="preserve">                  }</w:t>
      </w:r>
    </w:p>
    <w:p w14:paraId="0D29002A" w14:textId="77777777" w:rsidR="00197B3C" w:rsidRPr="00EC76D5" w:rsidRDefault="00197B3C" w:rsidP="00197B3C">
      <w:pPr>
        <w:pStyle w:val="Code"/>
      </w:pPr>
      <w:r w:rsidRPr="00EC76D5">
        <w:t xml:space="preserve">                }</w:t>
      </w:r>
    </w:p>
    <w:p w14:paraId="78F8022D" w14:textId="77777777" w:rsidR="00197B3C" w:rsidRPr="00EC76D5" w:rsidRDefault="00197B3C" w:rsidP="00197B3C">
      <w:pPr>
        <w:pStyle w:val="Code"/>
      </w:pPr>
      <w:r w:rsidRPr="00EC76D5">
        <w:t xml:space="preserve">                break;</w:t>
      </w:r>
    </w:p>
    <w:p w14:paraId="5D787E05" w14:textId="77777777" w:rsidR="00197B3C" w:rsidRPr="00EC76D5" w:rsidRDefault="00197B3C" w:rsidP="00197B3C">
      <w:pPr>
        <w:pStyle w:val="Code"/>
      </w:pPr>
      <w:r w:rsidRPr="00EC76D5">
        <w:t xml:space="preserve">            }</w:t>
      </w:r>
    </w:p>
    <w:p w14:paraId="72876173" w14:textId="77777777" w:rsidR="00197B3C" w:rsidRPr="00EC76D5" w:rsidRDefault="00197B3C" w:rsidP="00197B3C">
      <w:pPr>
        <w:pStyle w:val="Code"/>
      </w:pPr>
      <w:r w:rsidRPr="00EC76D5">
        <w:t xml:space="preserve">          }</w:t>
      </w:r>
    </w:p>
    <w:p w14:paraId="4EB27E99" w14:textId="77777777" w:rsidR="00197B3C" w:rsidRPr="00EC76D5" w:rsidRDefault="00197B3C" w:rsidP="00197B3C">
      <w:pPr>
        <w:pStyle w:val="Code"/>
      </w:pPr>
      <w:r w:rsidRPr="00EC76D5">
        <w:t xml:space="preserve">          break;</w:t>
      </w:r>
    </w:p>
    <w:p w14:paraId="30AF9D4F" w14:textId="77777777" w:rsidR="00197B3C" w:rsidRPr="00EC76D5" w:rsidRDefault="00197B3C" w:rsidP="00197B3C">
      <w:pPr>
        <w:pStyle w:val="Code"/>
      </w:pPr>
      <w:r w:rsidRPr="00EC76D5">
        <w:t xml:space="preserve">      </w:t>
      </w:r>
    </w:p>
    <w:p w14:paraId="5C329E7D" w14:textId="77777777" w:rsidR="00197B3C" w:rsidRPr="00EC76D5" w:rsidRDefault="00197B3C" w:rsidP="00197B3C">
      <w:pPr>
        <w:pStyle w:val="Code"/>
      </w:pPr>
      <w:r w:rsidRPr="00EC76D5">
        <w:t xml:space="preserve">        case BinaryAdd: {</w:t>
      </w:r>
    </w:p>
    <w:p w14:paraId="1CF7037E" w14:textId="77777777" w:rsidR="00197B3C" w:rsidRPr="00EC76D5" w:rsidRDefault="00197B3C" w:rsidP="00197B3C">
      <w:pPr>
        <w:pStyle w:val="Code"/>
      </w:pPr>
      <w:r w:rsidRPr="00EC76D5">
        <w:t xml:space="preserve">            SyntaxTree leftTree = tree.getChildList().get(0),</w:t>
      </w:r>
    </w:p>
    <w:p w14:paraId="4B4DC9B2" w14:textId="77777777" w:rsidR="00197B3C" w:rsidRPr="00EC76D5" w:rsidRDefault="00197B3C" w:rsidP="00197B3C">
      <w:pPr>
        <w:pStyle w:val="Code"/>
      </w:pPr>
      <w:r w:rsidRPr="00EC76D5">
        <w:t xml:space="preserve">                       rightTree = tree.getChildList().get(1);</w:t>
      </w:r>
    </w:p>
    <w:p w14:paraId="023F921A" w14:textId="77777777" w:rsidR="00197B3C" w:rsidRPr="00EC76D5" w:rsidRDefault="00197B3C" w:rsidP="00197B3C">
      <w:pPr>
        <w:pStyle w:val="Code"/>
      </w:pPr>
      <w:r w:rsidRPr="00EC76D5">
        <w:t xml:space="preserve">            </w:t>
      </w:r>
    </w:p>
    <w:p w14:paraId="5BD49A27" w14:textId="77777777" w:rsidR="00197B3C" w:rsidRPr="00EC76D5" w:rsidRDefault="00197B3C" w:rsidP="00197B3C">
      <w:pPr>
        <w:pStyle w:val="Code"/>
      </w:pPr>
      <w:r w:rsidRPr="00EC76D5">
        <w:t xml:space="preserve">            if (leftTree.getType().isPointerOrArray() &amp;&amp;</w:t>
      </w:r>
    </w:p>
    <w:p w14:paraId="062AB88B" w14:textId="77777777" w:rsidR="00197B3C" w:rsidRPr="00EC76D5" w:rsidRDefault="00197B3C" w:rsidP="00197B3C">
      <w:pPr>
        <w:pStyle w:val="Code"/>
      </w:pPr>
      <w:r w:rsidRPr="00EC76D5">
        <w:t xml:space="preserve">                (leftTree.getOperator() == MiddleOperator.Variable) &amp;&amp;</w:t>
      </w:r>
    </w:p>
    <w:p w14:paraId="2FF665F8" w14:textId="77777777" w:rsidR="00197B3C" w:rsidRPr="00EC76D5" w:rsidRDefault="00197B3C" w:rsidP="00197B3C">
      <w:pPr>
        <w:pStyle w:val="Code"/>
      </w:pPr>
      <w:r w:rsidRPr="00EC76D5">
        <w:t xml:space="preserve">                (rightTree.getOperator() == MiddleOperator.Value)) {</w:t>
      </w:r>
    </w:p>
    <w:p w14:paraId="1AB29AC9" w14:textId="77777777" w:rsidR="00197B3C" w:rsidRPr="00EC76D5" w:rsidRDefault="00197B3C" w:rsidP="00197B3C">
      <w:pPr>
        <w:pStyle w:val="Code"/>
      </w:pPr>
      <w:r w:rsidRPr="00EC76D5">
        <w:lastRenderedPageBreak/>
        <w:t xml:space="preserve">              int arraySize =</w:t>
      </w:r>
    </w:p>
    <w:p w14:paraId="50E8D3A1" w14:textId="77777777" w:rsidR="00197B3C" w:rsidRPr="00EC76D5" w:rsidRDefault="00197B3C" w:rsidP="00197B3C">
      <w:pPr>
        <w:pStyle w:val="Code"/>
      </w:pPr>
      <w:r w:rsidRPr="00EC76D5">
        <w:t xml:space="preserve">                    leftTree.getType().getPointerOrArrayType().getSize();</w:t>
      </w:r>
    </w:p>
    <w:p w14:paraId="0F0BB3B0" w14:textId="77777777" w:rsidR="00197B3C" w:rsidRPr="00EC76D5" w:rsidRDefault="00197B3C" w:rsidP="00197B3C">
      <w:pPr>
        <w:pStyle w:val="Code"/>
      </w:pPr>
      <w:r w:rsidRPr="00EC76D5">
        <w:t xml:space="preserve">              int offset =</w:t>
      </w:r>
    </w:p>
    <w:p w14:paraId="4EF92581" w14:textId="77777777" w:rsidR="00197B3C" w:rsidRPr="00EC76D5" w:rsidRDefault="00197B3C" w:rsidP="00197B3C">
      <w:pPr>
        <w:pStyle w:val="Code"/>
      </w:pPr>
      <w:r w:rsidRPr="00EC76D5">
        <w:t xml:space="preserve">                    ((Integer) rightTree.getSymbol().getValue()) * arraySize;</w:t>
      </w:r>
    </w:p>
    <w:p w14:paraId="4720930A" w14:textId="77777777" w:rsidR="00197B3C" w:rsidRPr="00EC76D5" w:rsidRDefault="00197B3C" w:rsidP="00197B3C">
      <w:pPr>
        <w:pStyle w:val="Code"/>
      </w:pPr>
      <w:r w:rsidRPr="00EC76D5">
        <w:t xml:space="preserve">              MiddleOperator operator = leftTree.getType().isPointer() ?</w:t>
      </w:r>
    </w:p>
    <w:p w14:paraId="47B5C3EB" w14:textId="77777777" w:rsidR="00197B3C" w:rsidRPr="00EC76D5" w:rsidRDefault="00197B3C" w:rsidP="00197B3C">
      <w:pPr>
        <w:pStyle w:val="Code"/>
      </w:pPr>
      <w:r w:rsidRPr="00EC76D5">
        <w:t xml:space="preserve">                     MiddleOperator.ValueOffset : MiddleOperator.AddressOffset;</w:t>
      </w:r>
    </w:p>
    <w:p w14:paraId="2329EDAF" w14:textId="77777777" w:rsidR="00197B3C" w:rsidRPr="00EC76D5" w:rsidRDefault="00197B3C" w:rsidP="00197B3C">
      <w:pPr>
        <w:pStyle w:val="Code"/>
      </w:pPr>
      <w:r w:rsidRPr="00EC76D5">
        <w:t xml:space="preserve">              return (new SyntaxTree(operator, tree.getType(),</w:t>
      </w:r>
    </w:p>
    <w:p w14:paraId="1A9007DA" w14:textId="77777777" w:rsidR="00197B3C" w:rsidRPr="00EC76D5" w:rsidRDefault="00197B3C" w:rsidP="00197B3C">
      <w:pPr>
        <w:pStyle w:val="Code"/>
      </w:pPr>
      <w:r w:rsidRPr="00EC76D5">
        <w:t xml:space="preserve">                                     leftTree.getSymbol(), offset));</w:t>
      </w:r>
    </w:p>
    <w:p w14:paraId="2289EF4B" w14:textId="77777777" w:rsidR="00197B3C" w:rsidRPr="00EC76D5" w:rsidRDefault="00197B3C" w:rsidP="00197B3C">
      <w:pPr>
        <w:pStyle w:val="Code"/>
      </w:pPr>
      <w:r w:rsidRPr="00EC76D5">
        <w:t xml:space="preserve">            }</w:t>
      </w:r>
    </w:p>
    <w:p w14:paraId="20ADD376" w14:textId="77777777" w:rsidR="00197B3C" w:rsidRPr="00EC76D5" w:rsidRDefault="00197B3C" w:rsidP="00197B3C">
      <w:pPr>
        <w:pStyle w:val="Code"/>
      </w:pPr>
      <w:r w:rsidRPr="00EC76D5">
        <w:t xml:space="preserve">            else if ((leftTree.getOperator() == MiddleOperator.Value) &amp;&amp;</w:t>
      </w:r>
    </w:p>
    <w:p w14:paraId="479606B8" w14:textId="77777777" w:rsidR="00197B3C" w:rsidRPr="00EC76D5" w:rsidRDefault="00197B3C" w:rsidP="00197B3C">
      <w:pPr>
        <w:pStyle w:val="Code"/>
      </w:pPr>
      <w:r w:rsidRPr="00EC76D5">
        <w:t xml:space="preserve">                     rightTree.getType().isPointerOrArray() &amp;&amp;</w:t>
      </w:r>
    </w:p>
    <w:p w14:paraId="618CAB2A" w14:textId="77777777" w:rsidR="00197B3C" w:rsidRPr="00EC76D5" w:rsidRDefault="00197B3C" w:rsidP="00197B3C">
      <w:pPr>
        <w:pStyle w:val="Code"/>
      </w:pPr>
      <w:r w:rsidRPr="00EC76D5">
        <w:t xml:space="preserve">                     (rightTree.getOperator() == MiddleOperator.Variable)) {</w:t>
      </w:r>
    </w:p>
    <w:p w14:paraId="6C8F60CB" w14:textId="77777777" w:rsidR="00197B3C" w:rsidRPr="00EC76D5" w:rsidRDefault="00197B3C" w:rsidP="00197B3C">
      <w:pPr>
        <w:pStyle w:val="Code"/>
      </w:pPr>
      <w:r w:rsidRPr="00EC76D5">
        <w:t xml:space="preserve">              int arraySize =</w:t>
      </w:r>
    </w:p>
    <w:p w14:paraId="53813339" w14:textId="77777777" w:rsidR="00197B3C" w:rsidRPr="00EC76D5" w:rsidRDefault="00197B3C" w:rsidP="00197B3C">
      <w:pPr>
        <w:pStyle w:val="Code"/>
      </w:pPr>
      <w:r w:rsidRPr="00EC76D5">
        <w:t xml:space="preserve">                    rightTree.getType().getPointerOrArrayType().getSize();</w:t>
      </w:r>
    </w:p>
    <w:p w14:paraId="1E96E5B4" w14:textId="77777777" w:rsidR="00197B3C" w:rsidRPr="00EC76D5" w:rsidRDefault="00197B3C" w:rsidP="00197B3C">
      <w:pPr>
        <w:pStyle w:val="Code"/>
      </w:pPr>
      <w:r w:rsidRPr="00EC76D5">
        <w:t xml:space="preserve">              int offset = ((Integer)</w:t>
      </w:r>
    </w:p>
    <w:p w14:paraId="1DF6F59F" w14:textId="77777777" w:rsidR="00197B3C" w:rsidRPr="00EC76D5" w:rsidRDefault="00197B3C" w:rsidP="00197B3C">
      <w:pPr>
        <w:pStyle w:val="Code"/>
      </w:pPr>
      <w:r w:rsidRPr="00EC76D5">
        <w:t xml:space="preserve">                            leftTree.getSymbol().getValue()) * arraySize;</w:t>
      </w:r>
    </w:p>
    <w:p w14:paraId="26399653" w14:textId="77777777" w:rsidR="00197B3C" w:rsidRPr="00EC76D5" w:rsidRDefault="00197B3C" w:rsidP="00197B3C">
      <w:pPr>
        <w:pStyle w:val="Code"/>
      </w:pPr>
      <w:r w:rsidRPr="00EC76D5">
        <w:t xml:space="preserve">              MiddleOperator operator = rightTree.getType().isPointer() ?</w:t>
      </w:r>
    </w:p>
    <w:p w14:paraId="0A48C586" w14:textId="77777777" w:rsidR="00197B3C" w:rsidRPr="00EC76D5" w:rsidRDefault="00197B3C" w:rsidP="00197B3C">
      <w:pPr>
        <w:pStyle w:val="Code"/>
      </w:pPr>
      <w:r w:rsidRPr="00EC76D5">
        <w:t xml:space="preserve">                    MiddleOperator.ValueOffset : MiddleOperator.AddressOffset;</w:t>
      </w:r>
    </w:p>
    <w:p w14:paraId="24CE5137" w14:textId="77777777" w:rsidR="00197B3C" w:rsidRPr="00EC76D5" w:rsidRDefault="00197B3C" w:rsidP="00197B3C">
      <w:pPr>
        <w:pStyle w:val="Code"/>
      </w:pPr>
      <w:r w:rsidRPr="00EC76D5">
        <w:t xml:space="preserve">              return (new SyntaxTree(operator, tree.getType(),</w:t>
      </w:r>
    </w:p>
    <w:p w14:paraId="1A0E72EA" w14:textId="77777777" w:rsidR="00197B3C" w:rsidRPr="00EC76D5" w:rsidRDefault="00197B3C" w:rsidP="00197B3C">
      <w:pPr>
        <w:pStyle w:val="Code"/>
      </w:pPr>
      <w:r w:rsidRPr="00EC76D5">
        <w:t xml:space="preserve">                                     rightTree.getSymbol(), offset));</w:t>
      </w:r>
    </w:p>
    <w:p w14:paraId="375B3CDF" w14:textId="77777777" w:rsidR="00197B3C" w:rsidRPr="00EC76D5" w:rsidRDefault="00197B3C" w:rsidP="00197B3C">
      <w:pPr>
        <w:pStyle w:val="Code"/>
      </w:pPr>
      <w:r w:rsidRPr="00EC76D5">
        <w:t xml:space="preserve">            }</w:t>
      </w:r>
    </w:p>
    <w:p w14:paraId="423B03E3" w14:textId="77777777" w:rsidR="00197B3C" w:rsidRPr="00EC76D5" w:rsidRDefault="00197B3C" w:rsidP="00197B3C">
      <w:pPr>
        <w:pStyle w:val="Code"/>
      </w:pPr>
      <w:r w:rsidRPr="00EC76D5">
        <w:t xml:space="preserve">          }</w:t>
      </w:r>
    </w:p>
    <w:p w14:paraId="6D11033D" w14:textId="77777777" w:rsidR="00197B3C" w:rsidRPr="00EC76D5" w:rsidRDefault="00197B3C" w:rsidP="00197B3C">
      <w:pPr>
        <w:pStyle w:val="Code"/>
      </w:pPr>
      <w:r w:rsidRPr="00EC76D5">
        <w:t xml:space="preserve">          break;</w:t>
      </w:r>
    </w:p>
    <w:p w14:paraId="40B62AF4" w14:textId="77777777" w:rsidR="00197B3C" w:rsidRPr="00EC76D5" w:rsidRDefault="00197B3C" w:rsidP="00197B3C">
      <w:pPr>
        <w:pStyle w:val="Code"/>
      </w:pPr>
      <w:r w:rsidRPr="00EC76D5">
        <w:t xml:space="preserve">          </w:t>
      </w:r>
    </w:p>
    <w:p w14:paraId="279AACC8" w14:textId="77777777" w:rsidR="00197B3C" w:rsidRPr="00EC76D5" w:rsidRDefault="00197B3C" w:rsidP="00197B3C">
      <w:pPr>
        <w:pStyle w:val="Code"/>
      </w:pPr>
      <w:r w:rsidRPr="00EC76D5">
        <w:t xml:space="preserve">        case BinarySubtract: {</w:t>
      </w:r>
    </w:p>
    <w:p w14:paraId="73E33BD6" w14:textId="77777777" w:rsidR="00197B3C" w:rsidRPr="00EC76D5" w:rsidRDefault="00197B3C" w:rsidP="00197B3C">
      <w:pPr>
        <w:pStyle w:val="Code"/>
      </w:pPr>
      <w:r w:rsidRPr="00EC76D5">
        <w:t xml:space="preserve">            SyntaxTree leftTree = tree.getChildList().get(0),</w:t>
      </w:r>
    </w:p>
    <w:p w14:paraId="6F7B7002" w14:textId="77777777" w:rsidR="00197B3C" w:rsidRPr="00EC76D5" w:rsidRDefault="00197B3C" w:rsidP="00197B3C">
      <w:pPr>
        <w:pStyle w:val="Code"/>
      </w:pPr>
      <w:r w:rsidRPr="00EC76D5">
        <w:t xml:space="preserve">                       rightTree = tree.getChildList().get(1);</w:t>
      </w:r>
    </w:p>
    <w:p w14:paraId="6D84F2E3" w14:textId="77777777" w:rsidR="00197B3C" w:rsidRPr="00EC76D5" w:rsidRDefault="00197B3C" w:rsidP="00197B3C">
      <w:pPr>
        <w:pStyle w:val="Code"/>
      </w:pPr>
      <w:r w:rsidRPr="00EC76D5">
        <w:t xml:space="preserve">            </w:t>
      </w:r>
    </w:p>
    <w:p w14:paraId="2066D98A" w14:textId="77777777" w:rsidR="00197B3C" w:rsidRPr="00EC76D5" w:rsidRDefault="00197B3C" w:rsidP="00197B3C">
      <w:pPr>
        <w:pStyle w:val="Code"/>
      </w:pPr>
      <w:r w:rsidRPr="00EC76D5">
        <w:t xml:space="preserve">            if (leftTree.getType().isPointerOrArray() &amp;&amp;</w:t>
      </w:r>
    </w:p>
    <w:p w14:paraId="24B44C57" w14:textId="77777777" w:rsidR="00197B3C" w:rsidRPr="00EC76D5" w:rsidRDefault="00197B3C" w:rsidP="00197B3C">
      <w:pPr>
        <w:pStyle w:val="Code"/>
      </w:pPr>
      <w:r w:rsidRPr="00EC76D5">
        <w:t xml:space="preserve">                (leftTree.getOperator() == MiddleOperator.Variable) &amp;&amp;</w:t>
      </w:r>
    </w:p>
    <w:p w14:paraId="33E16AD7" w14:textId="77777777" w:rsidR="00197B3C" w:rsidRPr="00EC76D5" w:rsidRDefault="00197B3C" w:rsidP="00197B3C">
      <w:pPr>
        <w:pStyle w:val="Code"/>
      </w:pPr>
      <w:r w:rsidRPr="00EC76D5">
        <w:t xml:space="preserve">                (rightTree.getOperator() == MiddleOperator.Value)) {</w:t>
      </w:r>
    </w:p>
    <w:p w14:paraId="69CC8DA6" w14:textId="77777777" w:rsidR="00197B3C" w:rsidRPr="00EC76D5" w:rsidRDefault="00197B3C" w:rsidP="00197B3C">
      <w:pPr>
        <w:pStyle w:val="Code"/>
      </w:pPr>
      <w:r w:rsidRPr="00EC76D5">
        <w:t xml:space="preserve">              int arraySize = leftTree.getType().getPointerOrArrayType().getSize();</w:t>
      </w:r>
    </w:p>
    <w:p w14:paraId="67630772" w14:textId="77777777" w:rsidR="00197B3C" w:rsidRPr="00EC76D5" w:rsidRDefault="00197B3C" w:rsidP="00197B3C">
      <w:pPr>
        <w:pStyle w:val="Code"/>
      </w:pPr>
      <w:r w:rsidRPr="00EC76D5">
        <w:t xml:space="preserve">              int offset = ((Integer) rightTree.getSymbol().getValue()) * arraySize;</w:t>
      </w:r>
    </w:p>
    <w:p w14:paraId="5D21A111" w14:textId="77777777" w:rsidR="00197B3C" w:rsidRPr="00EC76D5" w:rsidRDefault="00197B3C" w:rsidP="00197B3C">
      <w:pPr>
        <w:pStyle w:val="Code"/>
      </w:pPr>
      <w:r w:rsidRPr="00EC76D5">
        <w:t xml:space="preserve">              MiddleOperator operator = leftTree.getType().isPointer() ?</w:t>
      </w:r>
    </w:p>
    <w:p w14:paraId="6E2CDE4B" w14:textId="77777777" w:rsidR="00197B3C" w:rsidRPr="00EC76D5" w:rsidRDefault="00197B3C" w:rsidP="00197B3C">
      <w:pPr>
        <w:pStyle w:val="Code"/>
      </w:pPr>
      <w:r w:rsidRPr="00EC76D5">
        <w:t xml:space="preserve">                    MiddleOperator.ValueOffset : MiddleOperator.AddressOffset;</w:t>
      </w:r>
    </w:p>
    <w:p w14:paraId="4A58CA46" w14:textId="77777777" w:rsidR="00197B3C" w:rsidRPr="00EC76D5" w:rsidRDefault="00197B3C" w:rsidP="00197B3C">
      <w:pPr>
        <w:pStyle w:val="Code"/>
      </w:pPr>
      <w:r w:rsidRPr="00EC76D5">
        <w:t xml:space="preserve">              return (new SyntaxTree(operator, tree.getType(),</w:t>
      </w:r>
    </w:p>
    <w:p w14:paraId="4B54AFFA" w14:textId="77777777" w:rsidR="00197B3C" w:rsidRPr="00EC76D5" w:rsidRDefault="00197B3C" w:rsidP="00197B3C">
      <w:pPr>
        <w:pStyle w:val="Code"/>
      </w:pPr>
      <w:r w:rsidRPr="00EC76D5">
        <w:t xml:space="preserve">                                     leftTree.getSymbol(), -offset));</w:t>
      </w:r>
    </w:p>
    <w:p w14:paraId="0AEFEDC7" w14:textId="77777777" w:rsidR="00197B3C" w:rsidRPr="00EC76D5" w:rsidRDefault="00197B3C" w:rsidP="00197B3C">
      <w:pPr>
        <w:pStyle w:val="Code"/>
      </w:pPr>
      <w:r w:rsidRPr="00EC76D5">
        <w:t xml:space="preserve">            }</w:t>
      </w:r>
    </w:p>
    <w:p w14:paraId="3181AA9C" w14:textId="77777777" w:rsidR="00197B3C" w:rsidRPr="00EC76D5" w:rsidRDefault="00197B3C" w:rsidP="00197B3C">
      <w:pPr>
        <w:pStyle w:val="Code"/>
      </w:pPr>
      <w:r w:rsidRPr="00EC76D5">
        <w:t xml:space="preserve">          }</w:t>
      </w:r>
    </w:p>
    <w:p w14:paraId="567AE8CE" w14:textId="77777777" w:rsidR="00197B3C" w:rsidRPr="00EC76D5" w:rsidRDefault="00197B3C" w:rsidP="00197B3C">
      <w:pPr>
        <w:pStyle w:val="Code"/>
      </w:pPr>
      <w:r w:rsidRPr="00EC76D5">
        <w:t xml:space="preserve">          break;</w:t>
      </w:r>
    </w:p>
    <w:p w14:paraId="44420146" w14:textId="77777777" w:rsidR="00197B3C" w:rsidRPr="00EC76D5" w:rsidRDefault="00197B3C" w:rsidP="00197B3C">
      <w:pPr>
        <w:pStyle w:val="Code"/>
      </w:pPr>
      <w:r w:rsidRPr="00EC76D5">
        <w:t xml:space="preserve">      }</w:t>
      </w:r>
    </w:p>
    <w:p w14:paraId="3337BD7C" w14:textId="77777777" w:rsidR="00197B3C" w:rsidRPr="00EC76D5" w:rsidRDefault="00197B3C" w:rsidP="00197B3C">
      <w:pPr>
        <w:pStyle w:val="Code"/>
      </w:pPr>
      <w:r w:rsidRPr="00EC76D5">
        <w:t xml:space="preserve">        </w:t>
      </w:r>
    </w:p>
    <w:p w14:paraId="7C6D1CD4" w14:textId="77777777" w:rsidR="00197B3C" w:rsidRPr="00EC76D5" w:rsidRDefault="00197B3C" w:rsidP="00197B3C">
      <w:pPr>
        <w:pStyle w:val="Code"/>
      </w:pPr>
      <w:r w:rsidRPr="00EC76D5">
        <w:t xml:space="preserve">      return tree;</w:t>
      </w:r>
    </w:p>
    <w:p w14:paraId="00F7E89B" w14:textId="77777777" w:rsidR="00197B3C" w:rsidRPr="00EC76D5" w:rsidRDefault="00197B3C" w:rsidP="00197B3C">
      <w:pPr>
        <w:pStyle w:val="Code"/>
      </w:pPr>
      <w:r w:rsidRPr="00EC76D5">
        <w:t xml:space="preserve">    }</w:t>
      </w:r>
    </w:p>
    <w:p w14:paraId="41A331E3" w14:textId="77777777" w:rsidR="00197B3C" w:rsidRPr="00EC76D5" w:rsidRDefault="00197B3C" w:rsidP="00197B3C">
      <w:pPr>
        <w:pStyle w:val="Code"/>
      </w:pPr>
      <w:r w:rsidRPr="00EC76D5">
        <w:t xml:space="preserve">    else {</w:t>
      </w:r>
    </w:p>
    <w:p w14:paraId="2CBDB86B" w14:textId="4F8926A2" w:rsidR="00197B3C" w:rsidRPr="00EC76D5" w:rsidRDefault="00197B3C" w:rsidP="00197B3C">
      <w:pPr>
        <w:pStyle w:val="Code"/>
      </w:pPr>
      <w:r w:rsidRPr="00EC76D5">
        <w:t xml:space="preserve">      List list = (List) </w:t>
      </w:r>
      <w:r w:rsidR="002F35C1">
        <w:t>initializer</w:t>
      </w:r>
      <w:r w:rsidRPr="00EC76D5">
        <w:t>;</w:t>
      </w:r>
    </w:p>
    <w:p w14:paraId="0558B5D8" w14:textId="77777777" w:rsidR="00197B3C" w:rsidRPr="00EC76D5" w:rsidRDefault="00197B3C" w:rsidP="00197B3C">
      <w:pPr>
        <w:pStyle w:val="Code"/>
      </w:pPr>
      <w:r w:rsidRPr="00EC76D5">
        <w:t xml:space="preserve">      </w:t>
      </w:r>
    </w:p>
    <w:p w14:paraId="3744D232" w14:textId="77777777" w:rsidR="00197B3C" w:rsidRPr="00EC76D5" w:rsidRDefault="00197B3C" w:rsidP="00197B3C">
      <w:pPr>
        <w:pStyle w:val="Code"/>
      </w:pPr>
      <w:r w:rsidRPr="00EC76D5">
        <w:t xml:space="preserve">      for (int index = 0; index &lt; list.size(); ++index) {</w:t>
      </w:r>
    </w:p>
    <w:p w14:paraId="6640A0E1" w14:textId="77777777" w:rsidR="00197B3C" w:rsidRPr="00EC76D5" w:rsidRDefault="00197B3C" w:rsidP="00197B3C">
      <w:pPr>
        <w:pStyle w:val="Code"/>
      </w:pPr>
      <w:r w:rsidRPr="00EC76D5">
        <w:t xml:space="preserve">        list.set(index, generateAddressExpression(list.get(index)));</w:t>
      </w:r>
    </w:p>
    <w:p w14:paraId="5868B3F9" w14:textId="77777777" w:rsidR="00197B3C" w:rsidRPr="00EC76D5" w:rsidRDefault="00197B3C" w:rsidP="00197B3C">
      <w:pPr>
        <w:pStyle w:val="Code"/>
      </w:pPr>
      <w:r w:rsidRPr="00EC76D5">
        <w:t xml:space="preserve">      }</w:t>
      </w:r>
    </w:p>
    <w:p w14:paraId="43CD484D" w14:textId="77777777" w:rsidR="00197B3C" w:rsidRPr="00EC76D5" w:rsidRDefault="00197B3C" w:rsidP="00197B3C">
      <w:pPr>
        <w:pStyle w:val="Code"/>
      </w:pPr>
      <w:r w:rsidRPr="00EC76D5">
        <w:t xml:space="preserve">      </w:t>
      </w:r>
    </w:p>
    <w:p w14:paraId="355B7A94" w14:textId="77777777" w:rsidR="00197B3C" w:rsidRPr="00EC76D5" w:rsidRDefault="00197B3C" w:rsidP="00197B3C">
      <w:pPr>
        <w:pStyle w:val="Code"/>
      </w:pPr>
      <w:r w:rsidRPr="00EC76D5">
        <w:t xml:space="preserve">      return list;</w:t>
      </w:r>
    </w:p>
    <w:p w14:paraId="117A59FC" w14:textId="77777777" w:rsidR="00197B3C" w:rsidRPr="00EC76D5" w:rsidRDefault="00197B3C" w:rsidP="00197B3C">
      <w:pPr>
        <w:pStyle w:val="Code"/>
      </w:pPr>
      <w:r w:rsidRPr="00EC76D5">
        <w:t xml:space="preserve">    }</w:t>
      </w:r>
    </w:p>
    <w:p w14:paraId="1DDAC056" w14:textId="77777777" w:rsidR="00197B3C" w:rsidRPr="00EC76D5" w:rsidRDefault="00197B3C" w:rsidP="00197B3C">
      <w:pPr>
        <w:pStyle w:val="Code"/>
      </w:pPr>
      <w:r w:rsidRPr="00EC76D5">
        <w:t xml:space="preserve">  }</w:t>
      </w:r>
    </w:p>
    <w:p w14:paraId="6C116806" w14:textId="77777777" w:rsidR="00197B3C" w:rsidRPr="00EC76D5" w:rsidRDefault="00197B3C" w:rsidP="00197B3C">
      <w:pPr>
        <w:pStyle w:val="Code"/>
      </w:pPr>
      <w:r w:rsidRPr="00EC76D5">
        <w:lastRenderedPageBreak/>
        <w:t xml:space="preserve">  </w:t>
      </w:r>
    </w:p>
    <w:p w14:paraId="72D0A4A3" w14:textId="77777777" w:rsidR="00197B3C" w:rsidRPr="00EC76D5" w:rsidRDefault="00197B3C" w:rsidP="00197B3C">
      <w:pPr>
        <w:pStyle w:val="Code"/>
      </w:pPr>
      <w:r w:rsidRPr="00EC76D5">
        <w:t xml:space="preserve">  public static void generateByteTextList(Type type, Object value,</w:t>
      </w:r>
    </w:p>
    <w:p w14:paraId="49490829" w14:textId="77777777" w:rsidR="00197B3C" w:rsidRPr="00EC76D5" w:rsidRDefault="00197B3C" w:rsidP="00197B3C">
      <w:pPr>
        <w:pStyle w:val="Code"/>
      </w:pPr>
      <w:r w:rsidRPr="00EC76D5">
        <w:t xml:space="preserve">                             List&lt;Byte&gt; byteList,Map&lt;Integer,String&gt; accessMap,</w:t>
      </w:r>
    </w:p>
    <w:p w14:paraId="11CAEBFB" w14:textId="77777777" w:rsidR="00197B3C" w:rsidRPr="00EC76D5" w:rsidRDefault="00197B3C" w:rsidP="00197B3C">
      <w:pPr>
        <w:pStyle w:val="Code"/>
      </w:pPr>
      <w:r w:rsidRPr="00EC76D5">
        <w:t xml:space="preserve">                             List&lt;String&gt; textList) {</w:t>
      </w:r>
    </w:p>
    <w:p w14:paraId="30CBC2EB" w14:textId="77777777" w:rsidR="00197B3C" w:rsidRPr="00EC76D5" w:rsidRDefault="00197B3C" w:rsidP="00197B3C">
      <w:pPr>
        <w:pStyle w:val="Code"/>
      </w:pPr>
      <w:r w:rsidRPr="00EC76D5">
        <w:t xml:space="preserve">    if (value instanceof String) {</w:t>
      </w:r>
    </w:p>
    <w:p w14:paraId="140176D5" w14:textId="77777777" w:rsidR="00197B3C" w:rsidRPr="00EC76D5" w:rsidRDefault="00197B3C" w:rsidP="00197B3C">
      <w:pPr>
        <w:pStyle w:val="Code"/>
      </w:pPr>
      <w:r w:rsidRPr="00EC76D5">
        <w:t xml:space="preserve">      String text = (String) value;</w:t>
      </w:r>
    </w:p>
    <w:p w14:paraId="17388B78" w14:textId="77777777" w:rsidR="00197B3C" w:rsidRPr="00EC76D5" w:rsidRDefault="00197B3C" w:rsidP="00197B3C">
      <w:pPr>
        <w:pStyle w:val="Code"/>
      </w:pPr>
      <w:r w:rsidRPr="00EC76D5">
        <w:t xml:space="preserve">      StringBuilder buffer = new StringBuilder();</w:t>
      </w:r>
    </w:p>
    <w:p w14:paraId="6F4B3602" w14:textId="77777777" w:rsidR="00197B3C" w:rsidRPr="00EC76D5" w:rsidRDefault="00197B3C" w:rsidP="00197B3C">
      <w:pPr>
        <w:pStyle w:val="Code"/>
      </w:pPr>
    </w:p>
    <w:p w14:paraId="3363EC81" w14:textId="77777777" w:rsidR="00197B3C" w:rsidRPr="00EC76D5" w:rsidRDefault="00197B3C" w:rsidP="00197B3C">
      <w:pPr>
        <w:pStyle w:val="Code"/>
      </w:pPr>
      <w:r w:rsidRPr="00EC76D5">
        <w:t xml:space="preserve">      boolean isText = false;</w:t>
      </w:r>
    </w:p>
    <w:p w14:paraId="1B74DB6B" w14:textId="77777777" w:rsidR="00197B3C" w:rsidRPr="00EC76D5" w:rsidRDefault="00197B3C" w:rsidP="00197B3C">
      <w:pPr>
        <w:pStyle w:val="Code"/>
      </w:pPr>
      <w:r w:rsidRPr="00EC76D5">
        <w:t xml:space="preserve">      for (int index = 0; index &lt; text.length(); ++index) {</w:t>
      </w:r>
    </w:p>
    <w:p w14:paraId="6D126771" w14:textId="77777777" w:rsidR="00197B3C" w:rsidRPr="00EC76D5" w:rsidRDefault="00197B3C" w:rsidP="00197B3C">
      <w:pPr>
        <w:pStyle w:val="Code"/>
      </w:pPr>
      <w:r w:rsidRPr="00EC76D5">
        <w:t xml:space="preserve">        char c = text.charAt(index);</w:t>
      </w:r>
    </w:p>
    <w:p w14:paraId="76175681" w14:textId="77777777" w:rsidR="00197B3C" w:rsidRPr="00EC76D5" w:rsidRDefault="00197B3C" w:rsidP="00197B3C">
      <w:pPr>
        <w:pStyle w:val="Code"/>
      </w:pPr>
      <w:r w:rsidRPr="00EC76D5">
        <w:t xml:space="preserve">        int asciiValue = (int) c;</w:t>
      </w:r>
    </w:p>
    <w:p w14:paraId="785E87D3" w14:textId="77777777" w:rsidR="00197B3C" w:rsidRPr="00EC76D5" w:rsidRDefault="00197B3C" w:rsidP="00197B3C">
      <w:pPr>
        <w:pStyle w:val="Code"/>
      </w:pPr>
      <w:r w:rsidRPr="00EC76D5">
        <w:t xml:space="preserve">        byteList.add((byte) asciiValue);</w:t>
      </w:r>
    </w:p>
    <w:p w14:paraId="5D8D9852" w14:textId="77777777" w:rsidR="00197B3C" w:rsidRPr="00EC76D5" w:rsidRDefault="00197B3C" w:rsidP="00197B3C">
      <w:pPr>
        <w:pStyle w:val="Code"/>
      </w:pPr>
    </w:p>
    <w:p w14:paraId="1C196692" w14:textId="77777777" w:rsidR="00197B3C" w:rsidRPr="00EC76D5" w:rsidRDefault="00197B3C" w:rsidP="00197B3C">
      <w:pPr>
        <w:pStyle w:val="Code"/>
      </w:pPr>
      <w:r w:rsidRPr="00EC76D5">
        <w:t xml:space="preserve">        if ((c != '\"') &amp;&amp; (c != '\'') &amp;&amp;</w:t>
      </w:r>
    </w:p>
    <w:p w14:paraId="1580AE48" w14:textId="77777777" w:rsidR="00197B3C" w:rsidRPr="00EC76D5" w:rsidRDefault="00197B3C" w:rsidP="00197B3C">
      <w:pPr>
        <w:pStyle w:val="Code"/>
      </w:pPr>
      <w:r w:rsidRPr="00EC76D5">
        <w:t xml:space="preserve">            (asciiValue &gt;= 32) &amp;&amp; (asciiValue &lt;= 126)) {</w:t>
      </w:r>
    </w:p>
    <w:p w14:paraId="04AABF53" w14:textId="77777777" w:rsidR="00197B3C" w:rsidRPr="00EC76D5" w:rsidRDefault="00197B3C" w:rsidP="00197B3C">
      <w:pPr>
        <w:pStyle w:val="Code"/>
      </w:pPr>
      <w:r w:rsidRPr="00EC76D5">
        <w:t xml:space="preserve">          buffer.append((!isText ? ((((index == 0) ? "" : ", ")) + "\"") : "")+</w:t>
      </w:r>
    </w:p>
    <w:p w14:paraId="257A8B5A" w14:textId="77777777" w:rsidR="00197B3C" w:rsidRPr="00EC76D5" w:rsidRDefault="00197B3C" w:rsidP="00197B3C">
      <w:pPr>
        <w:pStyle w:val="Code"/>
      </w:pPr>
      <w:r w:rsidRPr="00EC76D5">
        <w:t xml:space="preserve">                         ((char) asciiValue));</w:t>
      </w:r>
    </w:p>
    <w:p w14:paraId="6940B803" w14:textId="77777777" w:rsidR="00197B3C" w:rsidRPr="00EC76D5" w:rsidRDefault="00197B3C" w:rsidP="00197B3C">
      <w:pPr>
        <w:pStyle w:val="Code"/>
      </w:pPr>
      <w:r w:rsidRPr="00EC76D5">
        <w:t xml:space="preserve">          isText = true;</w:t>
      </w:r>
    </w:p>
    <w:p w14:paraId="72E02D65" w14:textId="77777777" w:rsidR="00197B3C" w:rsidRPr="00EC76D5" w:rsidRDefault="00197B3C" w:rsidP="00197B3C">
      <w:pPr>
        <w:pStyle w:val="Code"/>
      </w:pPr>
      <w:r w:rsidRPr="00EC76D5">
        <w:t xml:space="preserve">        }</w:t>
      </w:r>
    </w:p>
    <w:p w14:paraId="1D3A6185" w14:textId="77777777" w:rsidR="00197B3C" w:rsidRPr="00EC76D5" w:rsidRDefault="00197B3C" w:rsidP="00197B3C">
      <w:pPr>
        <w:pStyle w:val="Code"/>
      </w:pPr>
      <w:r w:rsidRPr="00EC76D5">
        <w:t xml:space="preserve">        else {</w:t>
      </w:r>
    </w:p>
    <w:p w14:paraId="63BBFF76" w14:textId="77777777" w:rsidR="00197B3C" w:rsidRPr="00EC76D5" w:rsidRDefault="00197B3C" w:rsidP="00197B3C">
      <w:pPr>
        <w:pStyle w:val="Code"/>
      </w:pPr>
      <w:r w:rsidRPr="00EC76D5">
        <w:t xml:space="preserve">          buffer.append((isText ? "\"" : "") + ((index == 0) ? "" : ", ") +</w:t>
      </w:r>
    </w:p>
    <w:p w14:paraId="3E442B08" w14:textId="77777777" w:rsidR="00197B3C" w:rsidRPr="00EC76D5" w:rsidRDefault="00197B3C" w:rsidP="00197B3C">
      <w:pPr>
        <w:pStyle w:val="Code"/>
      </w:pPr>
      <w:r w:rsidRPr="00EC76D5">
        <w:t xml:space="preserve">                         asciiValue);</w:t>
      </w:r>
    </w:p>
    <w:p w14:paraId="5833B197" w14:textId="77777777" w:rsidR="00197B3C" w:rsidRPr="00EC76D5" w:rsidRDefault="00197B3C" w:rsidP="00197B3C">
      <w:pPr>
        <w:pStyle w:val="Code"/>
      </w:pPr>
      <w:r w:rsidRPr="00EC76D5">
        <w:t xml:space="preserve">          isText = false;</w:t>
      </w:r>
    </w:p>
    <w:p w14:paraId="5230C5F8" w14:textId="77777777" w:rsidR="00197B3C" w:rsidRPr="00EC76D5" w:rsidRDefault="00197B3C" w:rsidP="00197B3C">
      <w:pPr>
        <w:pStyle w:val="Code"/>
      </w:pPr>
      <w:r w:rsidRPr="00EC76D5">
        <w:t xml:space="preserve">        }</w:t>
      </w:r>
    </w:p>
    <w:p w14:paraId="3427AC50" w14:textId="77777777" w:rsidR="00197B3C" w:rsidRPr="00EC76D5" w:rsidRDefault="00197B3C" w:rsidP="00197B3C">
      <w:pPr>
        <w:pStyle w:val="Code"/>
      </w:pPr>
      <w:r w:rsidRPr="00EC76D5">
        <w:t xml:space="preserve">      }</w:t>
      </w:r>
    </w:p>
    <w:p w14:paraId="710A3E25" w14:textId="77777777" w:rsidR="00197B3C" w:rsidRPr="00EC76D5" w:rsidRDefault="00197B3C" w:rsidP="00197B3C">
      <w:pPr>
        <w:pStyle w:val="Code"/>
      </w:pPr>
    </w:p>
    <w:p w14:paraId="30FEFD6A" w14:textId="77777777" w:rsidR="00197B3C" w:rsidRPr="00EC76D5" w:rsidRDefault="00197B3C" w:rsidP="00197B3C">
      <w:pPr>
        <w:pStyle w:val="Code"/>
      </w:pPr>
      <w:r w:rsidRPr="00EC76D5">
        <w:t xml:space="preserve">      byteList.add((byte) 0);</w:t>
      </w:r>
    </w:p>
    <w:p w14:paraId="414C9B9B" w14:textId="77777777" w:rsidR="00197B3C" w:rsidRPr="00EC76D5" w:rsidRDefault="00197B3C" w:rsidP="00197B3C">
      <w:pPr>
        <w:pStyle w:val="Code"/>
      </w:pPr>
      <w:r w:rsidRPr="00EC76D5">
        <w:t xml:space="preserve">      buffer.append((isText ? "\"" : "") + (!text.isEmpty() ? ", 0" : "0"));</w:t>
      </w:r>
    </w:p>
    <w:p w14:paraId="32FA69D1" w14:textId="77777777" w:rsidR="00197B3C" w:rsidRPr="00EC76D5" w:rsidRDefault="00197B3C" w:rsidP="00197B3C">
      <w:pPr>
        <w:pStyle w:val="Code"/>
      </w:pPr>
      <w:r w:rsidRPr="00EC76D5">
        <w:t xml:space="preserve">      textList.add("\tdb " + buffer.toString() + "\t; " + (text.length() + 1));</w:t>
      </w:r>
    </w:p>
    <w:p w14:paraId="4BBA4EF7" w14:textId="77777777" w:rsidR="00197B3C" w:rsidRPr="00EC76D5" w:rsidRDefault="00197B3C" w:rsidP="00197B3C">
      <w:pPr>
        <w:pStyle w:val="Code"/>
      </w:pPr>
      <w:r w:rsidRPr="00EC76D5">
        <w:t xml:space="preserve">    }</w:t>
      </w:r>
    </w:p>
    <w:p w14:paraId="457443FB" w14:textId="77777777" w:rsidR="00197B3C" w:rsidRPr="00EC76D5" w:rsidRDefault="00197B3C" w:rsidP="00197B3C">
      <w:pPr>
        <w:pStyle w:val="Code"/>
      </w:pPr>
      <w:r w:rsidRPr="00EC76D5">
        <w:t xml:space="preserve">    else {</w:t>
      </w:r>
    </w:p>
    <w:p w14:paraId="1860BD64" w14:textId="77777777" w:rsidR="00197B3C" w:rsidRPr="00EC76D5" w:rsidRDefault="00197B3C" w:rsidP="00197B3C">
      <w:pPr>
        <w:pStyle w:val="Code"/>
      </w:pPr>
      <w:r w:rsidRPr="00EC76D5">
        <w:t xml:space="preserve">      switch (type.getSort()) {</w:t>
      </w:r>
    </w:p>
    <w:p w14:paraId="524E6A90" w14:textId="77777777" w:rsidR="00197B3C" w:rsidRPr="00EC76D5" w:rsidRDefault="00197B3C" w:rsidP="00197B3C">
      <w:pPr>
        <w:pStyle w:val="Code"/>
      </w:pPr>
      <w:r w:rsidRPr="00EC76D5">
        <w:t xml:space="preserve">        case Signed_Short_Int:</w:t>
      </w:r>
    </w:p>
    <w:p w14:paraId="255AE9DC" w14:textId="77777777" w:rsidR="00197B3C" w:rsidRPr="00EC76D5" w:rsidRDefault="00197B3C" w:rsidP="00197B3C">
      <w:pPr>
        <w:pStyle w:val="Code"/>
      </w:pPr>
      <w:r w:rsidRPr="00EC76D5">
        <w:t xml:space="preserve">        case Unsigned_Short_Int: {</w:t>
      </w:r>
    </w:p>
    <w:p w14:paraId="2BCA64B4" w14:textId="77777777" w:rsidR="00197B3C" w:rsidRPr="00EC76D5" w:rsidRDefault="00197B3C" w:rsidP="00197B3C">
      <w:pPr>
        <w:pStyle w:val="Code"/>
      </w:pPr>
      <w:r w:rsidRPr="00EC76D5">
        <w:t xml:space="preserve">            byte byteValue = ((BigInteger) value).byteValue();</w:t>
      </w:r>
    </w:p>
    <w:p w14:paraId="0E8627AF" w14:textId="77777777" w:rsidR="00197B3C" w:rsidRPr="00EC76D5" w:rsidRDefault="00197B3C" w:rsidP="00197B3C">
      <w:pPr>
        <w:pStyle w:val="Code"/>
      </w:pPr>
      <w:r w:rsidRPr="00EC76D5">
        <w:t xml:space="preserve">            byteList.add(byteValue);</w:t>
      </w:r>
    </w:p>
    <w:p w14:paraId="4BAD1354" w14:textId="77777777" w:rsidR="00197B3C" w:rsidRPr="00EC76D5" w:rsidRDefault="00197B3C" w:rsidP="00197B3C">
      <w:pPr>
        <w:pStyle w:val="Code"/>
      </w:pPr>
      <w:r w:rsidRPr="00EC76D5">
        <w:t xml:space="preserve">            textList.add("\tdb " + byteValue + "\t; " + type.getSize());</w:t>
      </w:r>
    </w:p>
    <w:p w14:paraId="49CB648B" w14:textId="77777777" w:rsidR="00197B3C" w:rsidRPr="00EC76D5" w:rsidRDefault="00197B3C" w:rsidP="00197B3C">
      <w:pPr>
        <w:pStyle w:val="Code"/>
      </w:pPr>
      <w:r w:rsidRPr="00EC76D5">
        <w:t xml:space="preserve">          }</w:t>
      </w:r>
    </w:p>
    <w:p w14:paraId="1ADCF8F9" w14:textId="77777777" w:rsidR="00197B3C" w:rsidRPr="00EC76D5" w:rsidRDefault="00197B3C" w:rsidP="00197B3C">
      <w:pPr>
        <w:pStyle w:val="Code"/>
      </w:pPr>
      <w:r w:rsidRPr="00EC76D5">
        <w:t xml:space="preserve">          break;</w:t>
      </w:r>
    </w:p>
    <w:p w14:paraId="2A481F15" w14:textId="77777777" w:rsidR="00197B3C" w:rsidRPr="00EC76D5" w:rsidRDefault="00197B3C" w:rsidP="00197B3C">
      <w:pPr>
        <w:pStyle w:val="Code"/>
      </w:pPr>
    </w:p>
    <w:p w14:paraId="2BDD2C11" w14:textId="77777777" w:rsidR="00197B3C" w:rsidRPr="00EC76D5" w:rsidRDefault="00197B3C" w:rsidP="00197B3C">
      <w:pPr>
        <w:pStyle w:val="Code"/>
      </w:pPr>
      <w:r w:rsidRPr="00EC76D5">
        <w:t xml:space="preserve">        case Signed_Char:</w:t>
      </w:r>
    </w:p>
    <w:p w14:paraId="5EF04DEF" w14:textId="77777777" w:rsidR="00197B3C" w:rsidRPr="00EC76D5" w:rsidRDefault="00197B3C" w:rsidP="00197B3C">
      <w:pPr>
        <w:pStyle w:val="Code"/>
      </w:pPr>
      <w:r w:rsidRPr="00EC76D5">
        <w:t xml:space="preserve">        case Unsigned_Char: {</w:t>
      </w:r>
    </w:p>
    <w:p w14:paraId="43EAA7C9" w14:textId="77777777" w:rsidR="00197B3C" w:rsidRPr="00EC76D5" w:rsidRDefault="00197B3C" w:rsidP="00197B3C">
      <w:pPr>
        <w:pStyle w:val="Code"/>
      </w:pPr>
      <w:r w:rsidRPr="00EC76D5">
        <w:t xml:space="preserve">            int asciiValue = (int) ((BigInteger) value).byteValue();</w:t>
      </w:r>
    </w:p>
    <w:p w14:paraId="1C339B52" w14:textId="77777777" w:rsidR="00197B3C" w:rsidRPr="00EC76D5" w:rsidRDefault="00197B3C" w:rsidP="00197B3C">
      <w:pPr>
        <w:pStyle w:val="Code"/>
      </w:pPr>
      <w:r w:rsidRPr="00EC76D5">
        <w:t xml:space="preserve">            byteList.add((byte) asciiValue);</w:t>
      </w:r>
    </w:p>
    <w:p w14:paraId="02DA4F57" w14:textId="77777777" w:rsidR="00197B3C" w:rsidRPr="00EC76D5" w:rsidRDefault="00197B3C" w:rsidP="00197B3C">
      <w:pPr>
        <w:pStyle w:val="Code"/>
      </w:pPr>
      <w:r w:rsidRPr="00EC76D5">
        <w:t xml:space="preserve">            </w:t>
      </w:r>
    </w:p>
    <w:p w14:paraId="0C227913" w14:textId="77777777" w:rsidR="00197B3C" w:rsidRPr="00EC76D5" w:rsidRDefault="00197B3C" w:rsidP="00197B3C">
      <w:pPr>
        <w:pStyle w:val="Code"/>
      </w:pPr>
      <w:r w:rsidRPr="00EC76D5">
        <w:t xml:space="preserve">            if ((asciiValue &gt;= 32) &amp;&amp; (asciiValue &lt;= 126)) {</w:t>
      </w:r>
    </w:p>
    <w:p w14:paraId="218B97C9" w14:textId="77777777" w:rsidR="00197B3C" w:rsidRPr="00EC76D5" w:rsidRDefault="00197B3C" w:rsidP="00197B3C">
      <w:pPr>
        <w:pStyle w:val="Code"/>
      </w:pPr>
      <w:r w:rsidRPr="00EC76D5">
        <w:t xml:space="preserve">              textList.add("\tdb '" + ((char) asciiValue) +</w:t>
      </w:r>
    </w:p>
    <w:p w14:paraId="034AC83D" w14:textId="77777777" w:rsidR="00197B3C" w:rsidRPr="00EC76D5" w:rsidRDefault="00197B3C" w:rsidP="00197B3C">
      <w:pPr>
        <w:pStyle w:val="Code"/>
      </w:pPr>
      <w:r w:rsidRPr="00EC76D5">
        <w:t xml:space="preserve">                           "'\t; " + type.getSize());</w:t>
      </w:r>
    </w:p>
    <w:p w14:paraId="66F088AA" w14:textId="77777777" w:rsidR="00197B3C" w:rsidRPr="00EC76D5" w:rsidRDefault="00197B3C" w:rsidP="00197B3C">
      <w:pPr>
        <w:pStyle w:val="Code"/>
      </w:pPr>
      <w:r w:rsidRPr="00EC76D5">
        <w:t xml:space="preserve">            }</w:t>
      </w:r>
    </w:p>
    <w:p w14:paraId="34B7C24E" w14:textId="77777777" w:rsidR="00197B3C" w:rsidRPr="00EC76D5" w:rsidRDefault="00197B3C" w:rsidP="00197B3C">
      <w:pPr>
        <w:pStyle w:val="Code"/>
      </w:pPr>
      <w:r w:rsidRPr="00EC76D5">
        <w:t xml:space="preserve">            else {</w:t>
      </w:r>
    </w:p>
    <w:p w14:paraId="08A609A6" w14:textId="77777777" w:rsidR="00197B3C" w:rsidRPr="00EC76D5" w:rsidRDefault="00197B3C" w:rsidP="00197B3C">
      <w:pPr>
        <w:pStyle w:val="Code"/>
      </w:pPr>
      <w:r w:rsidRPr="00EC76D5">
        <w:t xml:space="preserve">              textList.add("\tdb " + asciiValue + "\t; " + type.getSize());</w:t>
      </w:r>
    </w:p>
    <w:p w14:paraId="64CCDA94" w14:textId="77777777" w:rsidR="00197B3C" w:rsidRPr="00EC76D5" w:rsidRDefault="00197B3C" w:rsidP="00197B3C">
      <w:pPr>
        <w:pStyle w:val="Code"/>
      </w:pPr>
      <w:r w:rsidRPr="00EC76D5">
        <w:t xml:space="preserve">            }</w:t>
      </w:r>
    </w:p>
    <w:p w14:paraId="21EA3F3A" w14:textId="77777777" w:rsidR="00197B3C" w:rsidRPr="00EC76D5" w:rsidRDefault="00197B3C" w:rsidP="00197B3C">
      <w:pPr>
        <w:pStyle w:val="Code"/>
      </w:pPr>
      <w:r w:rsidRPr="00EC76D5">
        <w:t xml:space="preserve">          }</w:t>
      </w:r>
    </w:p>
    <w:p w14:paraId="32885748" w14:textId="77777777" w:rsidR="00197B3C" w:rsidRPr="00EC76D5" w:rsidRDefault="00197B3C" w:rsidP="00197B3C">
      <w:pPr>
        <w:pStyle w:val="Code"/>
      </w:pPr>
      <w:r w:rsidRPr="00EC76D5">
        <w:t xml:space="preserve">          break;</w:t>
      </w:r>
    </w:p>
    <w:p w14:paraId="33893C60" w14:textId="77777777" w:rsidR="00197B3C" w:rsidRPr="00EC76D5" w:rsidRDefault="00197B3C" w:rsidP="00197B3C">
      <w:pPr>
        <w:pStyle w:val="Code"/>
      </w:pPr>
    </w:p>
    <w:p w14:paraId="32DDF2D6" w14:textId="77777777" w:rsidR="00197B3C" w:rsidRPr="00EC76D5" w:rsidRDefault="00197B3C" w:rsidP="00197B3C">
      <w:pPr>
        <w:pStyle w:val="Code"/>
      </w:pPr>
      <w:r w:rsidRPr="00EC76D5">
        <w:lastRenderedPageBreak/>
        <w:t xml:space="preserve">        case Signed_Int:</w:t>
      </w:r>
    </w:p>
    <w:p w14:paraId="07B9CBEB" w14:textId="77777777" w:rsidR="00197B3C" w:rsidRPr="00EC76D5" w:rsidRDefault="00197B3C" w:rsidP="00197B3C">
      <w:pPr>
        <w:pStyle w:val="Code"/>
      </w:pPr>
      <w:r w:rsidRPr="00EC76D5">
        <w:t xml:space="preserve">        case Unsigned_Int:</w:t>
      </w:r>
    </w:p>
    <w:p w14:paraId="7DD0B77B" w14:textId="77777777" w:rsidR="00197B3C" w:rsidRPr="00EC76D5" w:rsidRDefault="00197B3C" w:rsidP="00197B3C">
      <w:pPr>
        <w:pStyle w:val="Code"/>
      </w:pPr>
      <w:r w:rsidRPr="00EC76D5">
        <w:t xml:space="preserve">        case Pointer: {</w:t>
      </w:r>
    </w:p>
    <w:p w14:paraId="4B1BE3F7" w14:textId="77777777" w:rsidR="00197B3C" w:rsidRPr="00EC76D5" w:rsidRDefault="00197B3C" w:rsidP="00197B3C">
      <w:pPr>
        <w:pStyle w:val="Code"/>
      </w:pPr>
      <w:r w:rsidRPr="00EC76D5">
        <w:t xml:space="preserve">            Assert.error(value instanceof BigInteger, "value");</w:t>
      </w:r>
    </w:p>
    <w:p w14:paraId="0805655B" w14:textId="77777777" w:rsidR="00197B3C" w:rsidRPr="00EC76D5" w:rsidRDefault="00197B3C" w:rsidP="00197B3C">
      <w:pPr>
        <w:pStyle w:val="Code"/>
      </w:pPr>
      <w:r w:rsidRPr="00EC76D5">
        <w:t xml:space="preserve">            int intValue = ((BigInteger) value).intValue();</w:t>
      </w:r>
    </w:p>
    <w:p w14:paraId="520E19BE" w14:textId="77777777" w:rsidR="00197B3C" w:rsidRPr="00EC76D5" w:rsidRDefault="00197B3C" w:rsidP="00197B3C">
      <w:pPr>
        <w:pStyle w:val="Code"/>
      </w:pPr>
      <w:r w:rsidRPr="00EC76D5">
        <w:t xml:space="preserve">            byteList.add((byte) ((short) intValue));</w:t>
      </w:r>
    </w:p>
    <w:p w14:paraId="01FE6505" w14:textId="77777777" w:rsidR="00197B3C" w:rsidRPr="00EC76D5" w:rsidRDefault="00197B3C" w:rsidP="00197B3C">
      <w:pPr>
        <w:pStyle w:val="Code"/>
      </w:pPr>
      <w:r w:rsidRPr="00EC76D5">
        <w:t xml:space="preserve">            byteList.add((byte) (((short) intValue) &gt;&gt; 8));</w:t>
      </w:r>
    </w:p>
    <w:p w14:paraId="17761FE0" w14:textId="77777777" w:rsidR="00197B3C" w:rsidRPr="00EC76D5" w:rsidRDefault="00197B3C" w:rsidP="00197B3C">
      <w:pPr>
        <w:pStyle w:val="Code"/>
      </w:pPr>
      <w:r w:rsidRPr="00EC76D5">
        <w:t xml:space="preserve">            textList.add("\tdw " + intValue + "\t; " + type.getSize());</w:t>
      </w:r>
    </w:p>
    <w:p w14:paraId="29B18A8D" w14:textId="77777777" w:rsidR="00197B3C" w:rsidRPr="00EC76D5" w:rsidRDefault="00197B3C" w:rsidP="00197B3C">
      <w:pPr>
        <w:pStyle w:val="Code"/>
      </w:pPr>
      <w:r w:rsidRPr="00EC76D5">
        <w:t xml:space="preserve">          }</w:t>
      </w:r>
    </w:p>
    <w:p w14:paraId="1B1D1A38" w14:textId="77777777" w:rsidR="00197B3C" w:rsidRPr="00EC76D5" w:rsidRDefault="00197B3C" w:rsidP="00197B3C">
      <w:pPr>
        <w:pStyle w:val="Code"/>
      </w:pPr>
      <w:r w:rsidRPr="00EC76D5">
        <w:t xml:space="preserve">          break;</w:t>
      </w:r>
    </w:p>
    <w:p w14:paraId="46838566" w14:textId="77777777" w:rsidR="00197B3C" w:rsidRPr="00EC76D5" w:rsidRDefault="00197B3C" w:rsidP="00197B3C">
      <w:pPr>
        <w:pStyle w:val="Code"/>
      </w:pPr>
    </w:p>
    <w:p w14:paraId="3EA17697" w14:textId="77777777" w:rsidR="00197B3C" w:rsidRPr="00EC76D5" w:rsidRDefault="00197B3C" w:rsidP="00197B3C">
      <w:pPr>
        <w:pStyle w:val="Code"/>
      </w:pPr>
      <w:r w:rsidRPr="00EC76D5">
        <w:t xml:space="preserve">        case Signed_Long_Int:</w:t>
      </w:r>
    </w:p>
    <w:p w14:paraId="534F6535" w14:textId="77777777" w:rsidR="00197B3C" w:rsidRPr="00EC76D5" w:rsidRDefault="00197B3C" w:rsidP="00197B3C">
      <w:pPr>
        <w:pStyle w:val="Code"/>
      </w:pPr>
      <w:r w:rsidRPr="00EC76D5">
        <w:t xml:space="preserve">        case Unsigned_Long_Int: {</w:t>
      </w:r>
    </w:p>
    <w:p w14:paraId="27EA80BE" w14:textId="77777777" w:rsidR="00197B3C" w:rsidRPr="00EC76D5" w:rsidRDefault="00197B3C" w:rsidP="00197B3C">
      <w:pPr>
        <w:pStyle w:val="Code"/>
      </w:pPr>
      <w:r w:rsidRPr="00EC76D5">
        <w:t xml:space="preserve">            int intValue = ((BigInteger) value).intValue();</w:t>
      </w:r>
    </w:p>
    <w:p w14:paraId="6A59AE5F" w14:textId="77777777" w:rsidR="00197B3C" w:rsidRPr="00EC76D5" w:rsidRDefault="00197B3C" w:rsidP="00197B3C">
      <w:pPr>
        <w:pStyle w:val="Code"/>
      </w:pPr>
      <w:r w:rsidRPr="00EC76D5">
        <w:t xml:space="preserve">            byteList.add((byte) intValue);</w:t>
      </w:r>
    </w:p>
    <w:p w14:paraId="0D8358F1" w14:textId="77777777" w:rsidR="00197B3C" w:rsidRPr="00EC76D5" w:rsidRDefault="00197B3C" w:rsidP="00197B3C">
      <w:pPr>
        <w:pStyle w:val="Code"/>
      </w:pPr>
      <w:r w:rsidRPr="00EC76D5">
        <w:t xml:space="preserve">            byteList.add((byte) (intValue &gt;&gt; 8));</w:t>
      </w:r>
    </w:p>
    <w:p w14:paraId="02F7D4A5" w14:textId="77777777" w:rsidR="00197B3C" w:rsidRPr="00EC76D5" w:rsidRDefault="00197B3C" w:rsidP="00197B3C">
      <w:pPr>
        <w:pStyle w:val="Code"/>
      </w:pPr>
      <w:r w:rsidRPr="00EC76D5">
        <w:t xml:space="preserve">            byteList.add((byte) (intValue &gt;&gt; 16));</w:t>
      </w:r>
    </w:p>
    <w:p w14:paraId="78A56F2B" w14:textId="77777777" w:rsidR="00197B3C" w:rsidRPr="00EC76D5" w:rsidRDefault="00197B3C" w:rsidP="00197B3C">
      <w:pPr>
        <w:pStyle w:val="Code"/>
      </w:pPr>
      <w:r w:rsidRPr="00EC76D5">
        <w:t xml:space="preserve">            byteList.add((byte) (intValue &gt;&gt; 24));</w:t>
      </w:r>
    </w:p>
    <w:p w14:paraId="7DA6AB6C" w14:textId="77777777" w:rsidR="00197B3C" w:rsidRPr="00EC76D5" w:rsidRDefault="00197B3C" w:rsidP="00197B3C">
      <w:pPr>
        <w:pStyle w:val="Code"/>
      </w:pPr>
      <w:r w:rsidRPr="00EC76D5">
        <w:t xml:space="preserve">            textList.add("\tdd " + intValue + "\t; " + type.getSize());</w:t>
      </w:r>
    </w:p>
    <w:p w14:paraId="7E0B473D" w14:textId="77777777" w:rsidR="00197B3C" w:rsidRPr="00EC76D5" w:rsidRDefault="00197B3C" w:rsidP="00197B3C">
      <w:pPr>
        <w:pStyle w:val="Code"/>
      </w:pPr>
      <w:r w:rsidRPr="00EC76D5">
        <w:t xml:space="preserve">          }</w:t>
      </w:r>
    </w:p>
    <w:p w14:paraId="11B8FCDA" w14:textId="77777777" w:rsidR="00197B3C" w:rsidRPr="00EC76D5" w:rsidRDefault="00197B3C" w:rsidP="00197B3C">
      <w:pPr>
        <w:pStyle w:val="Code"/>
      </w:pPr>
      <w:r w:rsidRPr="00EC76D5">
        <w:t xml:space="preserve">          break;</w:t>
      </w:r>
    </w:p>
    <w:p w14:paraId="00C8FD42" w14:textId="77777777" w:rsidR="00197B3C" w:rsidRPr="00EC76D5" w:rsidRDefault="00197B3C" w:rsidP="00197B3C">
      <w:pPr>
        <w:pStyle w:val="Code"/>
      </w:pPr>
    </w:p>
    <w:p w14:paraId="39A87A16" w14:textId="77777777" w:rsidR="00197B3C" w:rsidRPr="00EC76D5" w:rsidRDefault="00197B3C" w:rsidP="00197B3C">
      <w:pPr>
        <w:pStyle w:val="Code"/>
      </w:pPr>
      <w:r w:rsidRPr="00EC76D5">
        <w:t xml:space="preserve">        case Float: {</w:t>
      </w:r>
    </w:p>
    <w:p w14:paraId="0F605ECF" w14:textId="77777777" w:rsidR="00197B3C" w:rsidRPr="00EC76D5" w:rsidRDefault="00197B3C" w:rsidP="00197B3C">
      <w:pPr>
        <w:pStyle w:val="Code"/>
      </w:pPr>
      <w:r w:rsidRPr="00EC76D5">
        <w:t xml:space="preserve">            ByteBuffer byteBuffer = ByteBuffer.allocate(type.getSize());</w:t>
      </w:r>
    </w:p>
    <w:p w14:paraId="7F21EEB5" w14:textId="77777777" w:rsidR="00197B3C" w:rsidRPr="00EC76D5" w:rsidRDefault="00197B3C" w:rsidP="00197B3C">
      <w:pPr>
        <w:pStyle w:val="Code"/>
      </w:pPr>
      <w:r w:rsidRPr="00EC76D5">
        <w:t xml:space="preserve">            float floatValue = ((BigDecimal) value).floatValue();</w:t>
      </w:r>
    </w:p>
    <w:p w14:paraId="53CF88D8" w14:textId="77777777" w:rsidR="00197B3C" w:rsidRPr="00EC76D5" w:rsidRDefault="00197B3C" w:rsidP="00197B3C">
      <w:pPr>
        <w:pStyle w:val="Code"/>
      </w:pPr>
      <w:r w:rsidRPr="00EC76D5">
        <w:t xml:space="preserve">            byteBuffer.putFloat(floatValue); // 4 bytes</w:t>
      </w:r>
    </w:p>
    <w:p w14:paraId="5BC1A04E" w14:textId="77777777" w:rsidR="00197B3C" w:rsidRPr="00EC76D5" w:rsidRDefault="00197B3C" w:rsidP="00197B3C">
      <w:pPr>
        <w:pStyle w:val="Code"/>
      </w:pPr>
    </w:p>
    <w:p w14:paraId="2E2FC85F" w14:textId="77777777" w:rsidR="00197B3C" w:rsidRPr="00EC76D5" w:rsidRDefault="00197B3C" w:rsidP="00197B3C">
      <w:pPr>
        <w:pStyle w:val="Code"/>
      </w:pPr>
      <w:r w:rsidRPr="00EC76D5">
        <w:t xml:space="preserve">            byte[] byteArray = byteBuffer.array();</w:t>
      </w:r>
    </w:p>
    <w:p w14:paraId="7A26BDE6" w14:textId="77777777" w:rsidR="00197B3C" w:rsidRPr="00EC76D5" w:rsidRDefault="00197B3C" w:rsidP="00197B3C">
      <w:pPr>
        <w:pStyle w:val="Code"/>
      </w:pPr>
      <w:r w:rsidRPr="00EC76D5">
        <w:t xml:space="preserve">            for (int index = (byteArray.length - 1); index &gt;= 0; --index) {</w:t>
      </w:r>
    </w:p>
    <w:p w14:paraId="3B501525" w14:textId="77777777" w:rsidR="00197B3C" w:rsidRPr="00EC76D5" w:rsidRDefault="00197B3C" w:rsidP="00197B3C">
      <w:pPr>
        <w:pStyle w:val="Code"/>
      </w:pPr>
      <w:r w:rsidRPr="00EC76D5">
        <w:t xml:space="preserve">              byteList.add(byteArray[index]);</w:t>
      </w:r>
    </w:p>
    <w:p w14:paraId="0A47F833" w14:textId="77777777" w:rsidR="00197B3C" w:rsidRPr="00EC76D5" w:rsidRDefault="00197B3C" w:rsidP="00197B3C">
      <w:pPr>
        <w:pStyle w:val="Code"/>
      </w:pPr>
      <w:r w:rsidRPr="00EC76D5">
        <w:t xml:space="preserve">            }</w:t>
      </w:r>
    </w:p>
    <w:p w14:paraId="06096225" w14:textId="77777777" w:rsidR="00197B3C" w:rsidRPr="00EC76D5" w:rsidRDefault="00197B3C" w:rsidP="00197B3C">
      <w:pPr>
        <w:pStyle w:val="Code"/>
      </w:pPr>
    </w:p>
    <w:p w14:paraId="3106DFF6" w14:textId="77777777" w:rsidR="00197B3C" w:rsidRPr="00EC76D5" w:rsidRDefault="00197B3C" w:rsidP="00197B3C">
      <w:pPr>
        <w:pStyle w:val="Code"/>
      </w:pPr>
      <w:r w:rsidRPr="00EC76D5">
        <w:t xml:space="preserve">            String text = ((BigDecimal) value).toPlainString();</w:t>
      </w:r>
    </w:p>
    <w:p w14:paraId="6FCAB4E2" w14:textId="77777777" w:rsidR="00197B3C" w:rsidRPr="00EC76D5" w:rsidRDefault="00197B3C" w:rsidP="00197B3C">
      <w:pPr>
        <w:pStyle w:val="Code"/>
      </w:pPr>
      <w:r w:rsidRPr="00EC76D5">
        <w:t xml:space="preserve">            String suffix = text.contains(".") ? "" : ".0";</w:t>
      </w:r>
    </w:p>
    <w:p w14:paraId="4E8A3E1B" w14:textId="77777777" w:rsidR="00197B3C" w:rsidRPr="00EC76D5" w:rsidRDefault="00197B3C" w:rsidP="00197B3C">
      <w:pPr>
        <w:pStyle w:val="Code"/>
      </w:pPr>
      <w:r w:rsidRPr="00EC76D5">
        <w:t xml:space="preserve">            textList.add("\tdd " + text + suffix + "\t; " + type.getSize());</w:t>
      </w:r>
    </w:p>
    <w:p w14:paraId="287D8354" w14:textId="77777777" w:rsidR="00197B3C" w:rsidRPr="00EC76D5" w:rsidRDefault="00197B3C" w:rsidP="00197B3C">
      <w:pPr>
        <w:pStyle w:val="Code"/>
      </w:pPr>
      <w:r w:rsidRPr="00EC76D5">
        <w:t xml:space="preserve">          }</w:t>
      </w:r>
    </w:p>
    <w:p w14:paraId="7223E81B" w14:textId="77777777" w:rsidR="00197B3C" w:rsidRPr="00EC76D5" w:rsidRDefault="00197B3C" w:rsidP="00197B3C">
      <w:pPr>
        <w:pStyle w:val="Code"/>
      </w:pPr>
      <w:r w:rsidRPr="00EC76D5">
        <w:t xml:space="preserve">          break;</w:t>
      </w:r>
    </w:p>
    <w:p w14:paraId="668C55A8" w14:textId="77777777" w:rsidR="00197B3C" w:rsidRPr="00EC76D5" w:rsidRDefault="00197B3C" w:rsidP="00197B3C">
      <w:pPr>
        <w:pStyle w:val="Code"/>
      </w:pPr>
    </w:p>
    <w:p w14:paraId="30BF05FE" w14:textId="77777777" w:rsidR="00197B3C" w:rsidRPr="00EC76D5" w:rsidRDefault="00197B3C" w:rsidP="00197B3C">
      <w:pPr>
        <w:pStyle w:val="Code"/>
      </w:pPr>
      <w:r w:rsidRPr="00EC76D5">
        <w:t xml:space="preserve">        case Double:</w:t>
      </w:r>
    </w:p>
    <w:p w14:paraId="2B55B3B2" w14:textId="77777777" w:rsidR="00197B3C" w:rsidRPr="00EC76D5" w:rsidRDefault="00197B3C" w:rsidP="00197B3C">
      <w:pPr>
        <w:pStyle w:val="Code"/>
      </w:pPr>
      <w:r w:rsidRPr="00EC76D5">
        <w:t xml:space="preserve">        case Long_Double: {</w:t>
      </w:r>
    </w:p>
    <w:p w14:paraId="11DB8603" w14:textId="77777777" w:rsidR="00197B3C" w:rsidRPr="00EC76D5" w:rsidRDefault="00197B3C" w:rsidP="00197B3C">
      <w:pPr>
        <w:pStyle w:val="Code"/>
      </w:pPr>
      <w:r w:rsidRPr="00EC76D5">
        <w:t xml:space="preserve">            ByteBuffer byteBuffer = ByteBuffer.allocate(type.getSize());</w:t>
      </w:r>
    </w:p>
    <w:p w14:paraId="2DB0EC78" w14:textId="77777777" w:rsidR="00197B3C" w:rsidRPr="00EC76D5" w:rsidRDefault="00197B3C" w:rsidP="00197B3C">
      <w:pPr>
        <w:pStyle w:val="Code"/>
      </w:pPr>
      <w:r w:rsidRPr="00EC76D5">
        <w:t xml:space="preserve">            double doubleValue = ((BigDecimal) value).doubleValue();</w:t>
      </w:r>
    </w:p>
    <w:p w14:paraId="776C8717" w14:textId="77777777" w:rsidR="00197B3C" w:rsidRPr="00EC76D5" w:rsidRDefault="00197B3C" w:rsidP="00197B3C">
      <w:pPr>
        <w:pStyle w:val="Code"/>
      </w:pPr>
      <w:r w:rsidRPr="00EC76D5">
        <w:t xml:space="preserve">            byteBuffer.putDouble(doubleValue); // 8 bytes</w:t>
      </w:r>
    </w:p>
    <w:p w14:paraId="198772D8" w14:textId="77777777" w:rsidR="00197B3C" w:rsidRPr="00EC76D5" w:rsidRDefault="00197B3C" w:rsidP="00197B3C">
      <w:pPr>
        <w:pStyle w:val="Code"/>
      </w:pPr>
    </w:p>
    <w:p w14:paraId="7C4D9B1C" w14:textId="77777777" w:rsidR="00197B3C" w:rsidRPr="00EC76D5" w:rsidRDefault="00197B3C" w:rsidP="00197B3C">
      <w:pPr>
        <w:pStyle w:val="Code"/>
      </w:pPr>
      <w:r w:rsidRPr="00EC76D5">
        <w:t xml:space="preserve">            byte[] byteArray = byteBuffer.array();</w:t>
      </w:r>
    </w:p>
    <w:p w14:paraId="48448EC9" w14:textId="77777777" w:rsidR="00197B3C" w:rsidRPr="00EC76D5" w:rsidRDefault="00197B3C" w:rsidP="00197B3C">
      <w:pPr>
        <w:pStyle w:val="Code"/>
      </w:pPr>
      <w:r w:rsidRPr="00EC76D5">
        <w:t xml:space="preserve">            for (int index = (byteArray.length - 1); index &gt;= 0; --index) {</w:t>
      </w:r>
    </w:p>
    <w:p w14:paraId="09269A8D" w14:textId="77777777" w:rsidR="00197B3C" w:rsidRPr="00EC76D5" w:rsidRDefault="00197B3C" w:rsidP="00197B3C">
      <w:pPr>
        <w:pStyle w:val="Code"/>
      </w:pPr>
      <w:r w:rsidRPr="00EC76D5">
        <w:t xml:space="preserve">              byteList.add(byteArray[index]);</w:t>
      </w:r>
    </w:p>
    <w:p w14:paraId="2903CB6C" w14:textId="77777777" w:rsidR="00197B3C" w:rsidRPr="00EC76D5" w:rsidRDefault="00197B3C" w:rsidP="00197B3C">
      <w:pPr>
        <w:pStyle w:val="Code"/>
      </w:pPr>
      <w:r w:rsidRPr="00EC76D5">
        <w:t xml:space="preserve">            }</w:t>
      </w:r>
    </w:p>
    <w:p w14:paraId="119FAA8E" w14:textId="77777777" w:rsidR="00197B3C" w:rsidRPr="00EC76D5" w:rsidRDefault="00197B3C" w:rsidP="00197B3C">
      <w:pPr>
        <w:pStyle w:val="Code"/>
      </w:pPr>
    </w:p>
    <w:p w14:paraId="355EC588" w14:textId="77777777" w:rsidR="00197B3C" w:rsidRPr="00EC76D5" w:rsidRDefault="00197B3C" w:rsidP="00197B3C">
      <w:pPr>
        <w:pStyle w:val="Code"/>
      </w:pPr>
      <w:r w:rsidRPr="00EC76D5">
        <w:t xml:space="preserve">            String text = ((BigDecimal) value).toPlainString();</w:t>
      </w:r>
    </w:p>
    <w:p w14:paraId="0FCCB1E0" w14:textId="77777777" w:rsidR="00197B3C" w:rsidRPr="00EC76D5" w:rsidRDefault="00197B3C" w:rsidP="00197B3C">
      <w:pPr>
        <w:pStyle w:val="Code"/>
      </w:pPr>
      <w:r w:rsidRPr="00EC76D5">
        <w:t xml:space="preserve">            String suffix = text.contains(".") ? "" : ".0";</w:t>
      </w:r>
    </w:p>
    <w:p w14:paraId="3AD08C15" w14:textId="77777777" w:rsidR="00197B3C" w:rsidRPr="00EC76D5" w:rsidRDefault="00197B3C" w:rsidP="00197B3C">
      <w:pPr>
        <w:pStyle w:val="Code"/>
      </w:pPr>
      <w:r w:rsidRPr="00EC76D5">
        <w:t xml:space="preserve">            textList.add("\tdq " + text + suffix+ "\t; " + type.getSize());</w:t>
      </w:r>
    </w:p>
    <w:p w14:paraId="6D9AD3D3" w14:textId="77777777" w:rsidR="00197B3C" w:rsidRPr="00EC76D5" w:rsidRDefault="00197B3C" w:rsidP="00197B3C">
      <w:pPr>
        <w:pStyle w:val="Code"/>
      </w:pPr>
      <w:r w:rsidRPr="00EC76D5">
        <w:t xml:space="preserve">          }</w:t>
      </w:r>
    </w:p>
    <w:p w14:paraId="67BD2974" w14:textId="77777777" w:rsidR="00197B3C" w:rsidRPr="00EC76D5" w:rsidRDefault="00197B3C" w:rsidP="00197B3C">
      <w:pPr>
        <w:pStyle w:val="Code"/>
      </w:pPr>
      <w:r w:rsidRPr="00EC76D5">
        <w:t xml:space="preserve">          break;        </w:t>
      </w:r>
    </w:p>
    <w:p w14:paraId="5EEC453E" w14:textId="77777777" w:rsidR="00197B3C" w:rsidRPr="00EC76D5" w:rsidRDefault="00197B3C" w:rsidP="00197B3C">
      <w:pPr>
        <w:pStyle w:val="Code"/>
      </w:pPr>
      <w:r w:rsidRPr="00EC76D5">
        <w:t xml:space="preserve">      }</w:t>
      </w:r>
    </w:p>
    <w:p w14:paraId="29295043" w14:textId="77777777" w:rsidR="00197B3C" w:rsidRPr="00EC76D5" w:rsidRDefault="00197B3C" w:rsidP="00197B3C">
      <w:pPr>
        <w:pStyle w:val="Code"/>
      </w:pPr>
      <w:r w:rsidRPr="00EC76D5">
        <w:t xml:space="preserve">    }</w:t>
      </w:r>
    </w:p>
    <w:p w14:paraId="30F8F408" w14:textId="77777777" w:rsidR="00197B3C" w:rsidRPr="00EC76D5" w:rsidRDefault="00197B3C" w:rsidP="00197B3C">
      <w:pPr>
        <w:pStyle w:val="Code"/>
      </w:pPr>
      <w:r w:rsidRPr="00EC76D5">
        <w:t xml:space="preserve">  }</w:t>
      </w:r>
    </w:p>
    <w:p w14:paraId="59B69AA4" w14:textId="77777777" w:rsidR="00197B3C" w:rsidRPr="00EC76D5" w:rsidRDefault="00197B3C" w:rsidP="00197B3C">
      <w:pPr>
        <w:pStyle w:val="Code"/>
      </w:pPr>
    </w:p>
    <w:p w14:paraId="4D576736" w14:textId="77777777" w:rsidR="00197B3C" w:rsidRPr="00EC76D5" w:rsidRDefault="00197B3C" w:rsidP="00197B3C">
      <w:pPr>
        <w:pStyle w:val="Code"/>
      </w:pPr>
      <w:r w:rsidRPr="00EC76D5">
        <w:t xml:space="preserve">  public static void generateZeroByteTextList(int size, List&lt;Byte&gt; byteList,</w:t>
      </w:r>
    </w:p>
    <w:p w14:paraId="2D1F5018" w14:textId="77777777" w:rsidR="00197B3C" w:rsidRPr="00EC76D5" w:rsidRDefault="00197B3C" w:rsidP="00197B3C">
      <w:pPr>
        <w:pStyle w:val="Code"/>
      </w:pPr>
      <w:r w:rsidRPr="00EC76D5">
        <w:t xml:space="preserve">                                              List&lt;String&gt; textList) {</w:t>
      </w:r>
    </w:p>
    <w:p w14:paraId="25507B84" w14:textId="77777777" w:rsidR="00197B3C" w:rsidRPr="00EC76D5" w:rsidRDefault="00197B3C" w:rsidP="00197B3C">
      <w:pPr>
        <w:pStyle w:val="Code"/>
      </w:pPr>
      <w:r w:rsidRPr="00EC76D5">
        <w:t xml:space="preserve">    if (size &gt; 0) {</w:t>
      </w:r>
    </w:p>
    <w:p w14:paraId="1B9F45C8" w14:textId="77777777" w:rsidR="00197B3C" w:rsidRPr="00EC76D5" w:rsidRDefault="00197B3C" w:rsidP="00197B3C">
      <w:pPr>
        <w:pStyle w:val="Code"/>
      </w:pPr>
      <w:r w:rsidRPr="00EC76D5">
        <w:t xml:space="preserve">      StringBuilder buffer = new StringBuilder();</w:t>
      </w:r>
    </w:p>
    <w:p w14:paraId="4844C06E" w14:textId="77777777" w:rsidR="00197B3C" w:rsidRPr="00EC76D5" w:rsidRDefault="00197B3C" w:rsidP="00197B3C">
      <w:pPr>
        <w:pStyle w:val="Code"/>
      </w:pPr>
    </w:p>
    <w:p w14:paraId="10970D56" w14:textId="77777777" w:rsidR="00197B3C" w:rsidRPr="00EC76D5" w:rsidRDefault="00197B3C" w:rsidP="00197B3C">
      <w:pPr>
        <w:pStyle w:val="Code"/>
      </w:pPr>
      <w:r w:rsidRPr="00EC76D5">
        <w:t xml:space="preserve">      for (int index = 0; index &lt; size; ++index) {</w:t>
      </w:r>
    </w:p>
    <w:p w14:paraId="0DE759C3" w14:textId="77777777" w:rsidR="00197B3C" w:rsidRPr="00EC76D5" w:rsidRDefault="00197B3C" w:rsidP="00197B3C">
      <w:pPr>
        <w:pStyle w:val="Code"/>
      </w:pPr>
      <w:r w:rsidRPr="00EC76D5">
        <w:t xml:space="preserve">        byteList.add((byte) 0);</w:t>
      </w:r>
    </w:p>
    <w:p w14:paraId="7F6B462F" w14:textId="77777777" w:rsidR="00197B3C" w:rsidRPr="00EC76D5" w:rsidRDefault="00197B3C" w:rsidP="00197B3C">
      <w:pPr>
        <w:pStyle w:val="Code"/>
      </w:pPr>
      <w:r w:rsidRPr="00EC76D5">
        <w:t xml:space="preserve">        buffer.append((index == 0) ? "0" : ", 0");</w:t>
      </w:r>
    </w:p>
    <w:p w14:paraId="517069B1" w14:textId="77777777" w:rsidR="00197B3C" w:rsidRPr="00EC76D5" w:rsidRDefault="00197B3C" w:rsidP="00197B3C">
      <w:pPr>
        <w:pStyle w:val="Code"/>
      </w:pPr>
      <w:r w:rsidRPr="00EC76D5">
        <w:t xml:space="preserve">      }</w:t>
      </w:r>
    </w:p>
    <w:p w14:paraId="60938570" w14:textId="77777777" w:rsidR="00197B3C" w:rsidRPr="00EC76D5" w:rsidRDefault="00197B3C" w:rsidP="00197B3C">
      <w:pPr>
        <w:pStyle w:val="Code"/>
      </w:pPr>
    </w:p>
    <w:p w14:paraId="1673073C" w14:textId="77777777" w:rsidR="00197B3C" w:rsidRPr="00EC76D5" w:rsidRDefault="00197B3C" w:rsidP="00197B3C">
      <w:pPr>
        <w:pStyle w:val="Code"/>
      </w:pPr>
      <w:r w:rsidRPr="00EC76D5">
        <w:t xml:space="preserve">      textList.add("\tdb " + buffer.toString() + "\t; " + size);</w:t>
      </w:r>
    </w:p>
    <w:p w14:paraId="55E951B3" w14:textId="77777777" w:rsidR="00197B3C" w:rsidRPr="00EC76D5" w:rsidRDefault="00197B3C" w:rsidP="00197B3C">
      <w:pPr>
        <w:pStyle w:val="Code"/>
      </w:pPr>
      <w:r w:rsidRPr="00EC76D5">
        <w:t xml:space="preserve">    }</w:t>
      </w:r>
    </w:p>
    <w:p w14:paraId="72F0361D" w14:textId="77777777" w:rsidR="00197B3C" w:rsidRPr="00EC76D5" w:rsidRDefault="00197B3C" w:rsidP="00197B3C">
      <w:pPr>
        <w:pStyle w:val="Code"/>
      </w:pPr>
      <w:r w:rsidRPr="00EC76D5">
        <w:t xml:space="preserve">  }</w:t>
      </w:r>
    </w:p>
    <w:p w14:paraId="0458DA92" w14:textId="77777777" w:rsidR="00197B3C" w:rsidRPr="00EC76D5" w:rsidRDefault="00197B3C" w:rsidP="00197B3C">
      <w:pPr>
        <w:pStyle w:val="Code"/>
      </w:pPr>
    </w:p>
    <w:p w14:paraId="5FC5B308" w14:textId="77777777" w:rsidR="00197B3C" w:rsidRPr="00EC76D5" w:rsidRDefault="00197B3C" w:rsidP="00197B3C">
      <w:pPr>
        <w:pStyle w:val="Code"/>
      </w:pPr>
      <w:r w:rsidRPr="00EC76D5">
        <w:t xml:space="preserve">  public static String generateValueName(Type type, Object value) {</w:t>
      </w:r>
    </w:p>
    <w:p w14:paraId="3E722940" w14:textId="77777777" w:rsidR="00197B3C" w:rsidRPr="00EC76D5" w:rsidRDefault="00197B3C" w:rsidP="00197B3C">
      <w:pPr>
        <w:pStyle w:val="Code"/>
      </w:pPr>
      <w:r w:rsidRPr="00EC76D5">
        <w:t xml:space="preserve">    if (value instanceof String) {</w:t>
      </w:r>
    </w:p>
    <w:p w14:paraId="3CA552F1" w14:textId="77777777" w:rsidR="00197B3C" w:rsidRPr="00EC76D5" w:rsidRDefault="00197B3C" w:rsidP="00197B3C">
      <w:pPr>
        <w:pStyle w:val="Code"/>
      </w:pPr>
      <w:r w:rsidRPr="00EC76D5">
        <w:t xml:space="preserve">      String text = (String) value;</w:t>
      </w:r>
    </w:p>
    <w:p w14:paraId="2D6BC776" w14:textId="77777777" w:rsidR="00197B3C" w:rsidRPr="00EC76D5" w:rsidRDefault="00197B3C" w:rsidP="00197B3C">
      <w:pPr>
        <w:pStyle w:val="Code"/>
      </w:pPr>
      <w:r w:rsidRPr="00EC76D5">
        <w:t xml:space="preserve">      StringBuilder buffer = new StringBuilder();</w:t>
      </w:r>
    </w:p>
    <w:p w14:paraId="1ACFC087" w14:textId="77777777" w:rsidR="00197B3C" w:rsidRPr="00EC76D5" w:rsidRDefault="00197B3C" w:rsidP="00197B3C">
      <w:pPr>
        <w:pStyle w:val="Code"/>
      </w:pPr>
    </w:p>
    <w:p w14:paraId="2F19B989" w14:textId="77777777" w:rsidR="00197B3C" w:rsidRPr="00EC76D5" w:rsidRDefault="00197B3C" w:rsidP="00197B3C">
      <w:pPr>
        <w:pStyle w:val="Code"/>
      </w:pPr>
      <w:r w:rsidRPr="00EC76D5">
        <w:t xml:space="preserve">      for (int index = 0; index &lt; text.length(); ++index) {</w:t>
      </w:r>
    </w:p>
    <w:p w14:paraId="08EF82FB" w14:textId="77777777" w:rsidR="00197B3C" w:rsidRPr="00EC76D5" w:rsidRDefault="00197B3C" w:rsidP="00197B3C">
      <w:pPr>
        <w:pStyle w:val="Code"/>
      </w:pPr>
      <w:r w:rsidRPr="00EC76D5">
        <w:t xml:space="preserve">        if (Character.isLetterOrDigit(text.charAt(index)) ||</w:t>
      </w:r>
    </w:p>
    <w:p w14:paraId="6780923A" w14:textId="77777777" w:rsidR="00197B3C" w:rsidRPr="00EC76D5" w:rsidRDefault="00197B3C" w:rsidP="00197B3C">
      <w:pPr>
        <w:pStyle w:val="Code"/>
      </w:pPr>
      <w:r w:rsidRPr="00EC76D5">
        <w:t xml:space="preserve">            (text.charAt(index) == '_')) {</w:t>
      </w:r>
    </w:p>
    <w:p w14:paraId="4A769A01" w14:textId="77777777" w:rsidR="00197B3C" w:rsidRPr="00EC76D5" w:rsidRDefault="00197B3C" w:rsidP="00197B3C">
      <w:pPr>
        <w:pStyle w:val="Code"/>
      </w:pPr>
      <w:r w:rsidRPr="00EC76D5">
        <w:t xml:space="preserve">          buffer.append(text.charAt(index));</w:t>
      </w:r>
    </w:p>
    <w:p w14:paraId="42FEF786" w14:textId="77777777" w:rsidR="00197B3C" w:rsidRPr="00EC76D5" w:rsidRDefault="00197B3C" w:rsidP="00197B3C">
      <w:pPr>
        <w:pStyle w:val="Code"/>
      </w:pPr>
      <w:r w:rsidRPr="00EC76D5">
        <w:t xml:space="preserve">        }</w:t>
      </w:r>
    </w:p>
    <w:p w14:paraId="4A6A9D61" w14:textId="77777777" w:rsidR="00197B3C" w:rsidRPr="00EC76D5" w:rsidRDefault="00197B3C" w:rsidP="00197B3C">
      <w:pPr>
        <w:pStyle w:val="Code"/>
      </w:pPr>
      <w:r w:rsidRPr="00EC76D5">
        <w:t xml:space="preserve">        else if (text.charAt(index) != '\0') {</w:t>
      </w:r>
    </w:p>
    <w:p w14:paraId="772479F0" w14:textId="77777777" w:rsidR="00197B3C" w:rsidRPr="00EC76D5" w:rsidRDefault="00197B3C" w:rsidP="00197B3C">
      <w:pPr>
        <w:pStyle w:val="Code"/>
      </w:pPr>
      <w:r w:rsidRPr="00EC76D5">
        <w:t xml:space="preserve">          int asciiValue = (int) text.charAt(index);</w:t>
      </w:r>
    </w:p>
    <w:p w14:paraId="4D66D503" w14:textId="77777777" w:rsidR="00197B3C" w:rsidRPr="00EC76D5" w:rsidRDefault="00197B3C" w:rsidP="00197B3C">
      <w:pPr>
        <w:pStyle w:val="Code"/>
      </w:pPr>
      <w:r w:rsidRPr="00EC76D5">
        <w:t xml:space="preserve">          char hex1 = "0123456789ABCDEF".charAt(asciiValue / 16),</w:t>
      </w:r>
    </w:p>
    <w:p w14:paraId="7D06B26C" w14:textId="77777777" w:rsidR="00197B3C" w:rsidRPr="00EC76D5" w:rsidRDefault="00197B3C" w:rsidP="00197B3C">
      <w:pPr>
        <w:pStyle w:val="Code"/>
      </w:pPr>
      <w:r w:rsidRPr="00EC76D5">
        <w:t xml:space="preserve">               hex2 = "0123456789ABCDEF".charAt(asciiValue % 16);</w:t>
      </w:r>
    </w:p>
    <w:p w14:paraId="04F7CD61" w14:textId="77777777" w:rsidR="00197B3C" w:rsidRPr="00EC76D5" w:rsidRDefault="00197B3C" w:rsidP="00197B3C">
      <w:pPr>
        <w:pStyle w:val="Code"/>
      </w:pPr>
      <w:r w:rsidRPr="00EC76D5">
        <w:t xml:space="preserve">          buffer.append(String.valueOf(hex1) + String.valueOf(hex2));</w:t>
      </w:r>
    </w:p>
    <w:p w14:paraId="318EA455" w14:textId="77777777" w:rsidR="00197B3C" w:rsidRPr="00EC76D5" w:rsidRDefault="00197B3C" w:rsidP="00197B3C">
      <w:pPr>
        <w:pStyle w:val="Code"/>
      </w:pPr>
      <w:r w:rsidRPr="00EC76D5">
        <w:t xml:space="preserve">        }</w:t>
      </w:r>
    </w:p>
    <w:p w14:paraId="48431D28" w14:textId="77777777" w:rsidR="00197B3C" w:rsidRPr="00EC76D5" w:rsidRDefault="00197B3C" w:rsidP="00197B3C">
      <w:pPr>
        <w:pStyle w:val="Code"/>
      </w:pPr>
      <w:r w:rsidRPr="00EC76D5">
        <w:t xml:space="preserve">      }</w:t>
      </w:r>
    </w:p>
    <w:p w14:paraId="51C25DEC" w14:textId="77777777" w:rsidR="00197B3C" w:rsidRPr="00EC76D5" w:rsidRDefault="00197B3C" w:rsidP="00197B3C">
      <w:pPr>
        <w:pStyle w:val="Code"/>
      </w:pPr>
      <w:r w:rsidRPr="00EC76D5">
        <w:t xml:space="preserve">      </w:t>
      </w:r>
    </w:p>
    <w:p w14:paraId="289A1122" w14:textId="77777777" w:rsidR="00197B3C" w:rsidRPr="00EC76D5" w:rsidRDefault="00197B3C" w:rsidP="00197B3C">
      <w:pPr>
        <w:pStyle w:val="Code"/>
      </w:pPr>
      <w:r w:rsidRPr="00EC76D5">
        <w:t xml:space="preserve">      return Sort.String.name() + "_" + buffer.toString() + Main.NumberId;</w:t>
      </w:r>
    </w:p>
    <w:p w14:paraId="39901C7E" w14:textId="77777777" w:rsidR="00197B3C" w:rsidRPr="00EC76D5" w:rsidRDefault="00197B3C" w:rsidP="00197B3C">
      <w:pPr>
        <w:pStyle w:val="Code"/>
      </w:pPr>
      <w:r w:rsidRPr="00EC76D5">
        <w:t xml:space="preserve">    }</w:t>
      </w:r>
    </w:p>
    <w:p w14:paraId="68A1F120" w14:textId="77777777" w:rsidR="00197B3C" w:rsidRPr="00EC76D5" w:rsidRDefault="00197B3C" w:rsidP="00197B3C">
      <w:pPr>
        <w:pStyle w:val="Code"/>
      </w:pPr>
      <w:r w:rsidRPr="00EC76D5">
        <w:t xml:space="preserve">    else {</w:t>
      </w:r>
    </w:p>
    <w:p w14:paraId="27AC5349" w14:textId="77777777" w:rsidR="00197B3C" w:rsidRPr="00EC76D5" w:rsidRDefault="00197B3C" w:rsidP="00197B3C">
      <w:pPr>
        <w:pStyle w:val="Code"/>
      </w:pPr>
      <w:r w:rsidRPr="00EC76D5">
        <w:t xml:space="preserve">      String text = value.toString().replace("-", "minus");</w:t>
      </w:r>
    </w:p>
    <w:p w14:paraId="1903D843" w14:textId="77777777" w:rsidR="00197B3C" w:rsidRPr="00EC76D5" w:rsidRDefault="00197B3C" w:rsidP="00197B3C">
      <w:pPr>
        <w:pStyle w:val="Code"/>
      </w:pPr>
    </w:p>
    <w:p w14:paraId="438C336B" w14:textId="77777777" w:rsidR="00197B3C" w:rsidRPr="00EC76D5" w:rsidRDefault="00197B3C" w:rsidP="00197B3C">
      <w:pPr>
        <w:pStyle w:val="Code"/>
      </w:pPr>
      <w:r w:rsidRPr="00EC76D5">
        <w:t xml:space="preserve">      switch (type.getSize()) {</w:t>
      </w:r>
    </w:p>
    <w:p w14:paraId="749D68BC" w14:textId="77777777" w:rsidR="00197B3C" w:rsidRPr="00EC76D5" w:rsidRDefault="00197B3C" w:rsidP="00197B3C">
      <w:pPr>
        <w:pStyle w:val="Code"/>
      </w:pPr>
      <w:r w:rsidRPr="00EC76D5">
        <w:t xml:space="preserve">        case 1:</w:t>
      </w:r>
    </w:p>
    <w:p w14:paraId="55C7DE78" w14:textId="77777777" w:rsidR="00197B3C" w:rsidRPr="00EC76D5" w:rsidRDefault="00197B3C" w:rsidP="00197B3C">
      <w:pPr>
        <w:pStyle w:val="Code"/>
      </w:pPr>
      <w:r w:rsidRPr="00EC76D5">
        <w:t xml:space="preserve">          return "Byte_" + text + Main.NumberId;</w:t>
      </w:r>
    </w:p>
    <w:p w14:paraId="6FAE8A44" w14:textId="77777777" w:rsidR="00197B3C" w:rsidRPr="00EC76D5" w:rsidRDefault="00197B3C" w:rsidP="00197B3C">
      <w:pPr>
        <w:pStyle w:val="Code"/>
      </w:pPr>
      <w:r w:rsidRPr="00EC76D5">
        <w:t xml:space="preserve">          </w:t>
      </w:r>
    </w:p>
    <w:p w14:paraId="15FB4964" w14:textId="77777777" w:rsidR="00197B3C" w:rsidRPr="00EC76D5" w:rsidRDefault="00197B3C" w:rsidP="00197B3C">
      <w:pPr>
        <w:pStyle w:val="Code"/>
      </w:pPr>
      <w:r w:rsidRPr="00EC76D5">
        <w:t xml:space="preserve">        case 2:</w:t>
      </w:r>
    </w:p>
    <w:p w14:paraId="643B5060" w14:textId="77777777" w:rsidR="00197B3C" w:rsidRPr="00EC76D5" w:rsidRDefault="00197B3C" w:rsidP="00197B3C">
      <w:pPr>
        <w:pStyle w:val="Code"/>
      </w:pPr>
      <w:r w:rsidRPr="00EC76D5">
        <w:t xml:space="preserve">          return "Word_" + text + Main.NumberId;</w:t>
      </w:r>
    </w:p>
    <w:p w14:paraId="528764EA" w14:textId="77777777" w:rsidR="00197B3C" w:rsidRPr="00EC76D5" w:rsidRDefault="00197B3C" w:rsidP="00197B3C">
      <w:pPr>
        <w:pStyle w:val="Code"/>
      </w:pPr>
      <w:r w:rsidRPr="00EC76D5">
        <w:t xml:space="preserve">          </w:t>
      </w:r>
    </w:p>
    <w:p w14:paraId="2F375062" w14:textId="77777777" w:rsidR="00197B3C" w:rsidRPr="00EC76D5" w:rsidRDefault="00197B3C" w:rsidP="00197B3C">
      <w:pPr>
        <w:pStyle w:val="Code"/>
      </w:pPr>
      <w:r w:rsidRPr="00EC76D5">
        <w:t xml:space="preserve">        case 4:</w:t>
      </w:r>
    </w:p>
    <w:p w14:paraId="78137E3D" w14:textId="77777777" w:rsidR="00197B3C" w:rsidRPr="00EC76D5" w:rsidRDefault="00197B3C" w:rsidP="00197B3C">
      <w:pPr>
        <w:pStyle w:val="Code"/>
      </w:pPr>
      <w:r w:rsidRPr="00EC76D5">
        <w:t xml:space="preserve">          return "DWord_" + text + Main.NumberId;</w:t>
      </w:r>
    </w:p>
    <w:p w14:paraId="1EDEE4AC" w14:textId="77777777" w:rsidR="00197B3C" w:rsidRPr="00EC76D5" w:rsidRDefault="00197B3C" w:rsidP="00197B3C">
      <w:pPr>
        <w:pStyle w:val="Code"/>
      </w:pPr>
      <w:r w:rsidRPr="00EC76D5">
        <w:t xml:space="preserve">          </w:t>
      </w:r>
    </w:p>
    <w:p w14:paraId="67F74D5C" w14:textId="77777777" w:rsidR="00197B3C" w:rsidRPr="00EC76D5" w:rsidRDefault="00197B3C" w:rsidP="00197B3C">
      <w:pPr>
        <w:pStyle w:val="Code"/>
      </w:pPr>
      <w:r w:rsidRPr="00EC76D5">
        <w:t xml:space="preserve">        case 8:</w:t>
      </w:r>
    </w:p>
    <w:p w14:paraId="155FA914" w14:textId="77777777" w:rsidR="00197B3C" w:rsidRPr="00EC76D5" w:rsidRDefault="00197B3C" w:rsidP="00197B3C">
      <w:pPr>
        <w:pStyle w:val="Code"/>
      </w:pPr>
      <w:r w:rsidRPr="00EC76D5">
        <w:t xml:space="preserve">          return "QWord_" + text + Main.NumberId;</w:t>
      </w:r>
    </w:p>
    <w:p w14:paraId="11E611E6" w14:textId="77777777" w:rsidR="00197B3C" w:rsidRPr="00EC76D5" w:rsidRDefault="00197B3C" w:rsidP="00197B3C">
      <w:pPr>
        <w:pStyle w:val="Code"/>
      </w:pPr>
      <w:r w:rsidRPr="00EC76D5">
        <w:t xml:space="preserve">          </w:t>
      </w:r>
    </w:p>
    <w:p w14:paraId="42496FC8" w14:textId="77777777" w:rsidR="00197B3C" w:rsidRPr="00EC76D5" w:rsidRDefault="00197B3C" w:rsidP="00197B3C">
      <w:pPr>
        <w:pStyle w:val="Code"/>
      </w:pPr>
      <w:r w:rsidRPr="00EC76D5">
        <w:t xml:space="preserve">        default:</w:t>
      </w:r>
    </w:p>
    <w:p w14:paraId="16523396" w14:textId="77777777" w:rsidR="00197B3C" w:rsidRPr="00EC76D5" w:rsidRDefault="00197B3C" w:rsidP="00197B3C">
      <w:pPr>
        <w:pStyle w:val="Code"/>
      </w:pPr>
      <w:r w:rsidRPr="00EC76D5">
        <w:t xml:space="preserve">          Assert.error("");</w:t>
      </w:r>
    </w:p>
    <w:p w14:paraId="6A91B27E" w14:textId="77777777" w:rsidR="00197B3C" w:rsidRPr="00EC76D5" w:rsidRDefault="00197B3C" w:rsidP="00197B3C">
      <w:pPr>
        <w:pStyle w:val="Code"/>
      </w:pPr>
      <w:r w:rsidRPr="00EC76D5">
        <w:t xml:space="preserve">          return null;</w:t>
      </w:r>
    </w:p>
    <w:p w14:paraId="72798408" w14:textId="77777777" w:rsidR="00197B3C" w:rsidRPr="00EC76D5" w:rsidRDefault="00197B3C" w:rsidP="00197B3C">
      <w:pPr>
        <w:pStyle w:val="Code"/>
      </w:pPr>
      <w:r w:rsidRPr="00EC76D5">
        <w:t xml:space="preserve">      }</w:t>
      </w:r>
    </w:p>
    <w:p w14:paraId="3ACB1534" w14:textId="77777777" w:rsidR="00197B3C" w:rsidRPr="00EC76D5" w:rsidRDefault="00197B3C" w:rsidP="00197B3C">
      <w:pPr>
        <w:pStyle w:val="Code"/>
      </w:pPr>
      <w:r w:rsidRPr="00EC76D5">
        <w:t xml:space="preserve">    }</w:t>
      </w:r>
    </w:p>
    <w:p w14:paraId="1BF92DC1" w14:textId="77777777" w:rsidR="00197B3C" w:rsidRPr="00EC76D5" w:rsidRDefault="00197B3C" w:rsidP="00197B3C">
      <w:pPr>
        <w:pStyle w:val="Code"/>
      </w:pPr>
      <w:r w:rsidRPr="00EC76D5">
        <w:t xml:space="preserve">  }</w:t>
      </w:r>
    </w:p>
    <w:p w14:paraId="415D11FD" w14:textId="77777777" w:rsidR="00197B3C" w:rsidRPr="00EC76D5" w:rsidRDefault="00197B3C" w:rsidP="00197B3C">
      <w:pPr>
        <w:pStyle w:val="Code"/>
      </w:pPr>
      <w:r w:rsidRPr="00EC76D5">
        <w:lastRenderedPageBreak/>
        <w:t xml:space="preserve">  </w:t>
      </w:r>
    </w:p>
    <w:p w14:paraId="2A87FEB0" w14:textId="77777777" w:rsidR="00197B3C" w:rsidRPr="00EC76D5" w:rsidRDefault="00197B3C" w:rsidP="00197B3C">
      <w:pPr>
        <w:pStyle w:val="Code"/>
      </w:pPr>
      <w:r w:rsidRPr="00EC76D5">
        <w:t xml:space="preserve">  private static String addOffset(int offset) {</w:t>
      </w:r>
    </w:p>
    <w:p w14:paraId="3E426F5E" w14:textId="77777777" w:rsidR="00197B3C" w:rsidRPr="00EC76D5" w:rsidRDefault="00197B3C" w:rsidP="00197B3C">
      <w:pPr>
        <w:pStyle w:val="Code"/>
      </w:pPr>
      <w:r w:rsidRPr="00EC76D5">
        <w:t xml:space="preserve">    if (offset &gt; 0) {</w:t>
      </w:r>
    </w:p>
    <w:p w14:paraId="15B7434A" w14:textId="77777777" w:rsidR="00197B3C" w:rsidRPr="00EC76D5" w:rsidRDefault="00197B3C" w:rsidP="00197B3C">
      <w:pPr>
        <w:pStyle w:val="Code"/>
      </w:pPr>
      <w:r w:rsidRPr="00EC76D5">
        <w:t xml:space="preserve">      return " + " + offset;</w:t>
      </w:r>
    </w:p>
    <w:p w14:paraId="329D3511" w14:textId="77777777" w:rsidR="00197B3C" w:rsidRPr="00EC76D5" w:rsidRDefault="00197B3C" w:rsidP="00197B3C">
      <w:pPr>
        <w:pStyle w:val="Code"/>
      </w:pPr>
      <w:r w:rsidRPr="00EC76D5">
        <w:t xml:space="preserve">    }</w:t>
      </w:r>
    </w:p>
    <w:p w14:paraId="54099615" w14:textId="77777777" w:rsidR="00197B3C" w:rsidRPr="00EC76D5" w:rsidRDefault="00197B3C" w:rsidP="00197B3C">
      <w:pPr>
        <w:pStyle w:val="Code"/>
      </w:pPr>
      <w:r w:rsidRPr="00EC76D5">
        <w:t xml:space="preserve">    else if (offset &lt; 0) {</w:t>
      </w:r>
    </w:p>
    <w:p w14:paraId="0ECF735B" w14:textId="77777777" w:rsidR="00197B3C" w:rsidRPr="00EC76D5" w:rsidRDefault="00197B3C" w:rsidP="00197B3C">
      <w:pPr>
        <w:pStyle w:val="Code"/>
      </w:pPr>
      <w:r w:rsidRPr="00EC76D5">
        <w:t xml:space="preserve">      return " - " + (-offset);</w:t>
      </w:r>
    </w:p>
    <w:p w14:paraId="478927B9" w14:textId="77777777" w:rsidR="00197B3C" w:rsidRPr="00EC76D5" w:rsidRDefault="00197B3C" w:rsidP="00197B3C">
      <w:pPr>
        <w:pStyle w:val="Code"/>
      </w:pPr>
      <w:r w:rsidRPr="00EC76D5">
        <w:t xml:space="preserve">    }</w:t>
      </w:r>
    </w:p>
    <w:p w14:paraId="73C5D0DA" w14:textId="77777777" w:rsidR="00197B3C" w:rsidRPr="00EC76D5" w:rsidRDefault="00197B3C" w:rsidP="00197B3C">
      <w:pPr>
        <w:pStyle w:val="Code"/>
      </w:pPr>
      <w:r w:rsidRPr="00EC76D5">
        <w:t xml:space="preserve">    else {</w:t>
      </w:r>
    </w:p>
    <w:p w14:paraId="06EA2393" w14:textId="77777777" w:rsidR="00197B3C" w:rsidRPr="00EC76D5" w:rsidRDefault="00197B3C" w:rsidP="00197B3C">
      <w:pPr>
        <w:pStyle w:val="Code"/>
      </w:pPr>
      <w:r w:rsidRPr="00EC76D5">
        <w:t xml:space="preserve">      return "";</w:t>
      </w:r>
    </w:p>
    <w:p w14:paraId="5F6372ED" w14:textId="77777777" w:rsidR="00197B3C" w:rsidRPr="00EC76D5" w:rsidRDefault="00197B3C" w:rsidP="00197B3C">
      <w:pPr>
        <w:pStyle w:val="Code"/>
      </w:pPr>
      <w:r w:rsidRPr="00EC76D5">
        <w:t xml:space="preserve">    }</w:t>
      </w:r>
    </w:p>
    <w:p w14:paraId="053CD49A" w14:textId="77777777" w:rsidR="00197B3C" w:rsidRPr="00EC76D5" w:rsidRDefault="00197B3C" w:rsidP="00197B3C">
      <w:pPr>
        <w:pStyle w:val="Code"/>
      </w:pPr>
      <w:r w:rsidRPr="00EC76D5">
        <w:t xml:space="preserve">  }</w:t>
      </w:r>
    </w:p>
    <w:p w14:paraId="09B4DE02" w14:textId="77777777" w:rsidR="00197B3C" w:rsidRPr="00EC76D5" w:rsidRDefault="00197B3C" w:rsidP="00197B3C">
      <w:pPr>
        <w:pStyle w:val="Code"/>
      </w:pPr>
    </w:p>
    <w:p w14:paraId="7AB59FD5" w14:textId="77777777" w:rsidR="00197B3C" w:rsidRPr="00EC76D5" w:rsidRDefault="00197B3C" w:rsidP="00197B3C">
      <w:pPr>
        <w:pStyle w:val="Code"/>
      </w:pPr>
      <w:r w:rsidRPr="00EC76D5">
        <w:t xml:space="preserve">  private static String replaceOffset(String text, int oldOffset,</w:t>
      </w:r>
    </w:p>
    <w:p w14:paraId="24C1958F" w14:textId="77777777" w:rsidR="00197B3C" w:rsidRPr="00EC76D5" w:rsidRDefault="00197B3C" w:rsidP="00197B3C">
      <w:pPr>
        <w:pStyle w:val="Code"/>
      </w:pPr>
      <w:r w:rsidRPr="00EC76D5">
        <w:t xml:space="preserve">                                      int newOffset) {</w:t>
      </w:r>
    </w:p>
    <w:p w14:paraId="31934712" w14:textId="77777777" w:rsidR="00197B3C" w:rsidRPr="00EC76D5" w:rsidRDefault="00197B3C" w:rsidP="00197B3C">
      <w:pPr>
        <w:pStyle w:val="Code"/>
      </w:pPr>
      <w:r w:rsidRPr="00EC76D5">
        <w:t xml:space="preserve">    String oldText = (oldOffset == 0) ? "" : ((oldOffset &gt; 0) ?</w:t>
      </w:r>
    </w:p>
    <w:p w14:paraId="7A1A5940" w14:textId="77777777" w:rsidR="00197B3C" w:rsidRPr="00EC76D5" w:rsidRDefault="00197B3C" w:rsidP="00197B3C">
      <w:pPr>
        <w:pStyle w:val="Code"/>
      </w:pPr>
      <w:r w:rsidRPr="00EC76D5">
        <w:t xml:space="preserve">                     (" + " + oldOffset) : (" - " + (-oldOffset)));</w:t>
      </w:r>
    </w:p>
    <w:p w14:paraId="5FDED2AD" w14:textId="77777777" w:rsidR="00197B3C" w:rsidRPr="00EC76D5" w:rsidRDefault="00197B3C" w:rsidP="00197B3C">
      <w:pPr>
        <w:pStyle w:val="Code"/>
      </w:pPr>
      <w:r w:rsidRPr="00EC76D5">
        <w:t xml:space="preserve">    String newText = (newOffset == 0) ? "" : ((newOffset &gt; 0) ?</w:t>
      </w:r>
    </w:p>
    <w:p w14:paraId="02451C61" w14:textId="77777777" w:rsidR="00197B3C" w:rsidRPr="00EC76D5" w:rsidRDefault="00197B3C" w:rsidP="00197B3C">
      <w:pPr>
        <w:pStyle w:val="Code"/>
      </w:pPr>
      <w:r w:rsidRPr="00EC76D5">
        <w:t xml:space="preserve">                     (" + " + newOffset) : (" - " + (-newOffset)));</w:t>
      </w:r>
    </w:p>
    <w:p w14:paraId="305E6D70" w14:textId="77777777" w:rsidR="00197B3C" w:rsidRPr="00EC76D5" w:rsidRDefault="00197B3C" w:rsidP="00197B3C">
      <w:pPr>
        <w:pStyle w:val="Code"/>
      </w:pPr>
      <w:r w:rsidRPr="00EC76D5">
        <w:t xml:space="preserve">    return text.replace(oldText, newText);</w:t>
      </w:r>
    </w:p>
    <w:p w14:paraId="31991E02" w14:textId="77777777" w:rsidR="00197B3C" w:rsidRPr="00EC76D5" w:rsidRDefault="00197B3C" w:rsidP="00197B3C">
      <w:pPr>
        <w:pStyle w:val="Code"/>
      </w:pPr>
      <w:r w:rsidRPr="00EC76D5">
        <w:t xml:space="preserve">  }</w:t>
      </w:r>
    </w:p>
    <w:p w14:paraId="5A2105AC" w14:textId="77777777" w:rsidR="00197B3C" w:rsidRPr="00EC76D5" w:rsidRDefault="00197B3C" w:rsidP="00197B3C">
      <w:pPr>
        <w:pStyle w:val="Code"/>
      </w:pPr>
    </w:p>
    <w:p w14:paraId="3FE3743F" w14:textId="021C7254" w:rsidR="00197B3C" w:rsidRPr="00EC76D5" w:rsidRDefault="00197B3C" w:rsidP="00197B3C">
      <w:pPr>
        <w:pStyle w:val="Code"/>
      </w:pPr>
      <w:r w:rsidRPr="00EC76D5">
        <w:t xml:space="preserve">  public static Object staticConvert(Type toType, Object from</w:t>
      </w:r>
      <w:r w:rsidR="002F35C1">
        <w:t>Initializer</w:t>
      </w:r>
      <w:r w:rsidRPr="00EC76D5">
        <w:t>) {</w:t>
      </w:r>
    </w:p>
    <w:p w14:paraId="13EF69C9" w14:textId="77777777" w:rsidR="00197B3C" w:rsidRPr="00EC76D5" w:rsidRDefault="00197B3C" w:rsidP="00197B3C">
      <w:pPr>
        <w:pStyle w:val="Code"/>
      </w:pPr>
      <w:r w:rsidRPr="00EC76D5">
        <w:t xml:space="preserve">    if (toType.isStructOrUnion()) {</w:t>
      </w:r>
    </w:p>
    <w:p w14:paraId="2754F664" w14:textId="77777777" w:rsidR="009D4116" w:rsidRPr="00EC76D5" w:rsidRDefault="00197B3C" w:rsidP="00197B3C">
      <w:pPr>
        <w:pStyle w:val="Code"/>
      </w:pPr>
      <w:r w:rsidRPr="00EC76D5">
        <w:t xml:space="preserve">      Assert.error(toType.isComplete(), toType,</w:t>
      </w:r>
    </w:p>
    <w:p w14:paraId="62B9EFC7" w14:textId="42DA6BE3" w:rsidR="00197B3C" w:rsidRPr="00EC76D5" w:rsidRDefault="009D4116" w:rsidP="00197B3C">
      <w:pPr>
        <w:pStyle w:val="Code"/>
      </w:pPr>
      <w:r w:rsidRPr="00EC76D5">
        <w:t xml:space="preserve">                  </w:t>
      </w:r>
      <w:r w:rsidR="00197B3C" w:rsidRPr="00EC76D5">
        <w:t xml:space="preserve"> "assigment of incomplete type");</w:t>
      </w:r>
    </w:p>
    <w:p w14:paraId="12308222" w14:textId="77777777" w:rsidR="00197B3C" w:rsidRPr="00EC76D5" w:rsidRDefault="00197B3C" w:rsidP="00197B3C">
      <w:pPr>
        <w:pStyle w:val="Code"/>
      </w:pPr>
      <w:r w:rsidRPr="00EC76D5">
        <w:t xml:space="preserve">    }</w:t>
      </w:r>
    </w:p>
    <w:p w14:paraId="69FD07D9" w14:textId="77777777" w:rsidR="00197B3C" w:rsidRPr="00EC76D5" w:rsidRDefault="00197B3C" w:rsidP="00197B3C">
      <w:pPr>
        <w:pStyle w:val="Code"/>
      </w:pPr>
      <w:r w:rsidRPr="00EC76D5">
        <w:t xml:space="preserve">    </w:t>
      </w:r>
    </w:p>
    <w:p w14:paraId="2B230432" w14:textId="6A4AADDC" w:rsidR="00197B3C" w:rsidRPr="00EC76D5" w:rsidRDefault="00197B3C" w:rsidP="00197B3C">
      <w:pPr>
        <w:pStyle w:val="Code"/>
      </w:pPr>
      <w:r w:rsidRPr="00EC76D5">
        <w:t xml:space="preserve">    if (from</w:t>
      </w:r>
      <w:r w:rsidR="002F35C1">
        <w:t>Initializer</w:t>
      </w:r>
      <w:r w:rsidRPr="00EC76D5">
        <w:t xml:space="preserve"> instanceof SyntaxTree) {</w:t>
      </w:r>
    </w:p>
    <w:p w14:paraId="7964CF5F" w14:textId="7509C026" w:rsidR="00197B3C" w:rsidRPr="00EC76D5" w:rsidRDefault="00197B3C" w:rsidP="00197B3C">
      <w:pPr>
        <w:pStyle w:val="Code"/>
      </w:pPr>
      <w:r w:rsidRPr="00EC76D5">
        <w:t xml:space="preserve">      SyntaxTree fromTree = (SyntaxTree) from</w:t>
      </w:r>
      <w:r w:rsidR="002F35C1">
        <w:t>Initializer</w:t>
      </w:r>
      <w:r w:rsidRPr="00EC76D5">
        <w:t>;</w:t>
      </w:r>
    </w:p>
    <w:p w14:paraId="2B746E38" w14:textId="77777777" w:rsidR="00197B3C" w:rsidRPr="00EC76D5" w:rsidRDefault="00197B3C" w:rsidP="00197B3C">
      <w:pPr>
        <w:pStyle w:val="Code"/>
      </w:pPr>
      <w:r w:rsidRPr="00EC76D5">
        <w:t xml:space="preserve">      Type fromType = fromTree.getType();</w:t>
      </w:r>
    </w:p>
    <w:p w14:paraId="2CB513D1" w14:textId="77777777" w:rsidR="00197B3C" w:rsidRPr="00EC76D5" w:rsidRDefault="00197B3C" w:rsidP="00197B3C">
      <w:pPr>
        <w:pStyle w:val="Code"/>
      </w:pPr>
    </w:p>
    <w:p w14:paraId="39C5F89E" w14:textId="77777777" w:rsidR="00197B3C" w:rsidRPr="00EC76D5" w:rsidRDefault="00197B3C" w:rsidP="00197B3C">
      <w:pPr>
        <w:pStyle w:val="Code"/>
      </w:pPr>
      <w:r w:rsidRPr="00EC76D5">
        <w:t xml:space="preserve">      if (fromType.isString()) {</w:t>
      </w:r>
    </w:p>
    <w:p w14:paraId="7ADF8802" w14:textId="77777777" w:rsidR="00197B3C" w:rsidRPr="00EC76D5" w:rsidRDefault="00197B3C" w:rsidP="00197B3C">
      <w:pPr>
        <w:pStyle w:val="Code"/>
      </w:pPr>
      <w:r w:rsidRPr="00EC76D5">
        <w:t xml:space="preserve">        Assert.error(toType.isPointerOrArray() &amp;&amp;</w:t>
      </w:r>
    </w:p>
    <w:p w14:paraId="6C71A0EC" w14:textId="77777777" w:rsidR="00197B3C" w:rsidRPr="00EC76D5" w:rsidRDefault="00197B3C" w:rsidP="00197B3C">
      <w:pPr>
        <w:pStyle w:val="Code"/>
      </w:pPr>
      <w:r w:rsidRPr="00EC76D5">
        <w:t xml:space="preserve">                     toType.getPointerOrArrayType().isChar(),</w:t>
      </w:r>
    </w:p>
    <w:p w14:paraId="5E3762A9" w14:textId="098AFDAE" w:rsidR="00197B3C" w:rsidRPr="00EC76D5" w:rsidRDefault="00197B3C" w:rsidP="00197B3C">
      <w:pPr>
        <w:pStyle w:val="Code"/>
      </w:pPr>
      <w:r w:rsidRPr="00EC76D5">
        <w:t xml:space="preserve">                     toType, "cannot be </w:t>
      </w:r>
      <w:r w:rsidR="002F35C1">
        <w:t>initializer</w:t>
      </w:r>
      <w:r w:rsidRPr="00EC76D5">
        <w:t>alized by a string");</w:t>
      </w:r>
    </w:p>
    <w:p w14:paraId="0DD0E103" w14:textId="77777777" w:rsidR="00197B3C" w:rsidRPr="00EC76D5" w:rsidRDefault="00197B3C" w:rsidP="00197B3C">
      <w:pPr>
        <w:pStyle w:val="Code"/>
      </w:pPr>
    </w:p>
    <w:p w14:paraId="2154EDFC" w14:textId="77777777" w:rsidR="00197B3C" w:rsidRPr="00EC76D5" w:rsidRDefault="00197B3C" w:rsidP="00197B3C">
      <w:pPr>
        <w:pStyle w:val="Code"/>
      </w:pPr>
      <w:r w:rsidRPr="00EC76D5">
        <w:t xml:space="preserve">        </w:t>
      </w:r>
    </w:p>
    <w:p w14:paraId="523A915F" w14:textId="77777777" w:rsidR="00197B3C" w:rsidRPr="00EC76D5" w:rsidRDefault="00197B3C" w:rsidP="00197B3C">
      <w:pPr>
        <w:pStyle w:val="Code"/>
      </w:pPr>
      <w:r w:rsidRPr="00EC76D5">
        <w:t xml:space="preserve">        if (toType.isArray()) {</w:t>
      </w:r>
    </w:p>
    <w:p w14:paraId="2BE7C586" w14:textId="77777777" w:rsidR="00197B3C" w:rsidRPr="00EC76D5" w:rsidRDefault="00197B3C" w:rsidP="00197B3C">
      <w:pPr>
        <w:pStyle w:val="Code"/>
      </w:pPr>
      <w:r w:rsidRPr="00EC76D5">
        <w:t xml:space="preserve">          String text = (String) fromTree.getSymbol().getValue();</w:t>
      </w:r>
    </w:p>
    <w:p w14:paraId="7591819D" w14:textId="77777777" w:rsidR="00197B3C" w:rsidRPr="00EC76D5" w:rsidRDefault="00197B3C" w:rsidP="00197B3C">
      <w:pPr>
        <w:pStyle w:val="Code"/>
      </w:pPr>
    </w:p>
    <w:p w14:paraId="6A265F5D" w14:textId="77777777" w:rsidR="00197B3C" w:rsidRPr="00EC76D5" w:rsidRDefault="00197B3C" w:rsidP="00197B3C">
      <w:pPr>
        <w:pStyle w:val="Code"/>
      </w:pPr>
      <w:r w:rsidRPr="00EC76D5">
        <w:t xml:space="preserve">          if (toType.getArraySize() == 0) {</w:t>
      </w:r>
    </w:p>
    <w:p w14:paraId="5D257263" w14:textId="77777777" w:rsidR="00197B3C" w:rsidRPr="00EC76D5" w:rsidRDefault="00197B3C" w:rsidP="00197B3C">
      <w:pPr>
        <w:pStyle w:val="Code"/>
      </w:pPr>
      <w:r w:rsidRPr="00EC76D5">
        <w:t xml:space="preserve">            toType.setArraySize(text.length() + 1);</w:t>
      </w:r>
    </w:p>
    <w:p w14:paraId="00A2269F" w14:textId="77777777" w:rsidR="00197B3C" w:rsidRPr="00EC76D5" w:rsidRDefault="00197B3C" w:rsidP="00197B3C">
      <w:pPr>
        <w:pStyle w:val="Code"/>
      </w:pPr>
      <w:r w:rsidRPr="00EC76D5">
        <w:t xml:space="preserve">          }</w:t>
      </w:r>
    </w:p>
    <w:p w14:paraId="67B04F64" w14:textId="77777777" w:rsidR="00197B3C" w:rsidRPr="00EC76D5" w:rsidRDefault="00197B3C" w:rsidP="00197B3C">
      <w:pPr>
        <w:pStyle w:val="Code"/>
      </w:pPr>
    </w:p>
    <w:p w14:paraId="71E2A0EB" w14:textId="77777777" w:rsidR="00197B3C" w:rsidRPr="00EC76D5" w:rsidRDefault="00197B3C" w:rsidP="00197B3C">
      <w:pPr>
        <w:pStyle w:val="Code"/>
      </w:pPr>
      <w:r w:rsidRPr="00EC76D5">
        <w:t xml:space="preserve">          Assert.error((text.length() + 1) &lt;= toType.getArraySize(),</w:t>
      </w:r>
    </w:p>
    <w:p w14:paraId="1E444AC3" w14:textId="3B4F8191" w:rsidR="00197B3C" w:rsidRPr="00EC76D5" w:rsidRDefault="00197B3C" w:rsidP="00197B3C">
      <w:pPr>
        <w:pStyle w:val="Code"/>
      </w:pPr>
      <w:r w:rsidRPr="00EC76D5">
        <w:t xml:space="preserve">                       toType, "to many </w:t>
      </w:r>
      <w:r w:rsidR="002F35C1">
        <w:t>initializer</w:t>
      </w:r>
      <w:r w:rsidRPr="00EC76D5">
        <w:t>s");</w:t>
      </w:r>
    </w:p>
    <w:p w14:paraId="3CF4EA30" w14:textId="77777777" w:rsidR="00197B3C" w:rsidRPr="00EC76D5" w:rsidRDefault="00197B3C" w:rsidP="00197B3C">
      <w:pPr>
        <w:pStyle w:val="Code"/>
      </w:pPr>
      <w:r w:rsidRPr="00EC76D5">
        <w:t xml:space="preserve">          Assert.warning((text.length() + 1) == toType.getArraySize(),</w:t>
      </w:r>
    </w:p>
    <w:p w14:paraId="1AC91AFE" w14:textId="1ADEABCD" w:rsidR="00197B3C" w:rsidRPr="00EC76D5" w:rsidRDefault="00197B3C" w:rsidP="00197B3C">
      <w:pPr>
        <w:pStyle w:val="Code"/>
      </w:pPr>
      <w:r w:rsidRPr="00EC76D5">
        <w:t xml:space="preserve">                         toType, "to few </w:t>
      </w:r>
      <w:r w:rsidR="002F35C1">
        <w:t>initializer</w:t>
      </w:r>
      <w:r w:rsidRPr="00EC76D5">
        <w:t>s");</w:t>
      </w:r>
    </w:p>
    <w:p w14:paraId="301D36CD" w14:textId="77777777" w:rsidR="00197B3C" w:rsidRPr="00EC76D5" w:rsidRDefault="00197B3C" w:rsidP="00197B3C">
      <w:pPr>
        <w:pStyle w:val="Code"/>
      </w:pPr>
      <w:r w:rsidRPr="00EC76D5">
        <w:t xml:space="preserve">        }</w:t>
      </w:r>
    </w:p>
    <w:p w14:paraId="6BCC169C" w14:textId="77777777" w:rsidR="00197B3C" w:rsidRPr="00EC76D5" w:rsidRDefault="00197B3C" w:rsidP="00197B3C">
      <w:pPr>
        <w:pStyle w:val="Code"/>
      </w:pPr>
      <w:r w:rsidRPr="00EC76D5">
        <w:t xml:space="preserve">      }</w:t>
      </w:r>
    </w:p>
    <w:p w14:paraId="0F8C4B19" w14:textId="77777777" w:rsidR="00197B3C" w:rsidRPr="00EC76D5" w:rsidRDefault="00197B3C" w:rsidP="00197B3C">
      <w:pPr>
        <w:pStyle w:val="Code"/>
      </w:pPr>
      <w:r w:rsidRPr="00EC76D5">
        <w:t xml:space="preserve">      else if (fromType.isPointer() &amp;&amp; toType.isPointer()) {</w:t>
      </w:r>
    </w:p>
    <w:p w14:paraId="1429AB44" w14:textId="77777777" w:rsidR="00197B3C" w:rsidRPr="00EC76D5" w:rsidRDefault="00197B3C" w:rsidP="00197B3C">
      <w:pPr>
        <w:pStyle w:val="Code"/>
      </w:pPr>
      <w:r w:rsidRPr="00EC76D5">
        <w:t xml:space="preserve">        Assert.error(fromType.getPointerType().isVoid() ||</w:t>
      </w:r>
    </w:p>
    <w:p w14:paraId="1D9C177D" w14:textId="77777777" w:rsidR="00197B3C" w:rsidRPr="00EC76D5" w:rsidRDefault="00197B3C" w:rsidP="00197B3C">
      <w:pPr>
        <w:pStyle w:val="Code"/>
      </w:pPr>
      <w:r w:rsidRPr="00EC76D5">
        <w:t xml:space="preserve">                     toType.getPointerType().isVoid() ||</w:t>
      </w:r>
    </w:p>
    <w:p w14:paraId="083DCA57" w14:textId="77777777" w:rsidR="00197B3C" w:rsidRPr="00EC76D5" w:rsidRDefault="00197B3C" w:rsidP="00197B3C">
      <w:pPr>
        <w:pStyle w:val="Code"/>
      </w:pPr>
      <w:r w:rsidRPr="00EC76D5">
        <w:t xml:space="preserve">                     fromType.getPointerType().equals(toType.getPointerType()),</w:t>
      </w:r>
    </w:p>
    <w:p w14:paraId="45881A5C" w14:textId="77777777" w:rsidR="00197B3C" w:rsidRPr="00EC76D5" w:rsidRDefault="00197B3C" w:rsidP="00197B3C">
      <w:pPr>
        <w:pStyle w:val="Code"/>
      </w:pPr>
      <w:r w:rsidRPr="00EC76D5">
        <w:t xml:space="preserve">                     fromType, "cannot be converted to " + toType);</w:t>
      </w:r>
    </w:p>
    <w:p w14:paraId="11682274" w14:textId="77777777" w:rsidR="00197B3C" w:rsidRPr="00EC76D5" w:rsidRDefault="00197B3C" w:rsidP="00197B3C">
      <w:pPr>
        <w:pStyle w:val="Code"/>
      </w:pPr>
      <w:r w:rsidRPr="00EC76D5">
        <w:lastRenderedPageBreak/>
        <w:t xml:space="preserve">      }</w:t>
      </w:r>
    </w:p>
    <w:p w14:paraId="62FE6640" w14:textId="77777777" w:rsidR="00197B3C" w:rsidRPr="00EC76D5" w:rsidRDefault="00197B3C" w:rsidP="00197B3C">
      <w:pPr>
        <w:pStyle w:val="Code"/>
      </w:pPr>
      <w:r w:rsidRPr="00EC76D5">
        <w:t xml:space="preserve">      else if (fromType.isArray() &amp;&amp; toType.isPointer()) {</w:t>
      </w:r>
    </w:p>
    <w:p w14:paraId="54A5823C" w14:textId="77777777" w:rsidR="00197B3C" w:rsidRPr="00EC76D5" w:rsidRDefault="00197B3C" w:rsidP="00197B3C">
      <w:pPr>
        <w:pStyle w:val="Code"/>
      </w:pPr>
      <w:r w:rsidRPr="00EC76D5">
        <w:t xml:space="preserve">        Assert.error(fromType.getArrayType().isVoid() ||</w:t>
      </w:r>
    </w:p>
    <w:p w14:paraId="6C822198" w14:textId="77777777" w:rsidR="00197B3C" w:rsidRPr="00EC76D5" w:rsidRDefault="00197B3C" w:rsidP="00197B3C">
      <w:pPr>
        <w:pStyle w:val="Code"/>
      </w:pPr>
      <w:r w:rsidRPr="00EC76D5">
        <w:t xml:space="preserve">                     toType.getPointerType().isVoid() ||</w:t>
      </w:r>
    </w:p>
    <w:p w14:paraId="574FB057" w14:textId="77777777" w:rsidR="00197B3C" w:rsidRPr="00EC76D5" w:rsidRDefault="00197B3C" w:rsidP="00197B3C">
      <w:pPr>
        <w:pStyle w:val="Code"/>
      </w:pPr>
      <w:r w:rsidRPr="00EC76D5">
        <w:t xml:space="preserve">                     fromType.getArrayType().equals(toType.getPointerType()),</w:t>
      </w:r>
    </w:p>
    <w:p w14:paraId="272CD7A4" w14:textId="77777777" w:rsidR="00197B3C" w:rsidRPr="00EC76D5" w:rsidRDefault="00197B3C" w:rsidP="00197B3C">
      <w:pPr>
        <w:pStyle w:val="Code"/>
      </w:pPr>
      <w:r w:rsidRPr="00EC76D5">
        <w:t xml:space="preserve">                     fromType, "cannot be converted to " + toType);</w:t>
      </w:r>
    </w:p>
    <w:p w14:paraId="7E5986D7" w14:textId="77777777" w:rsidR="00197B3C" w:rsidRPr="00EC76D5" w:rsidRDefault="00197B3C" w:rsidP="00197B3C">
      <w:pPr>
        <w:pStyle w:val="Code"/>
      </w:pPr>
      <w:r w:rsidRPr="00EC76D5">
        <w:t xml:space="preserve">      }</w:t>
      </w:r>
    </w:p>
    <w:p w14:paraId="4B96E542" w14:textId="77777777" w:rsidR="00197B3C" w:rsidRPr="00EC76D5" w:rsidRDefault="00197B3C" w:rsidP="00197B3C">
      <w:pPr>
        <w:pStyle w:val="Code"/>
      </w:pPr>
      <w:r w:rsidRPr="00EC76D5">
        <w:t xml:space="preserve">      else if (fromType.isPointer() &amp;&amp; toType.isArray()) {</w:t>
      </w:r>
    </w:p>
    <w:p w14:paraId="76E5F841" w14:textId="72ACCB35" w:rsidR="00197B3C" w:rsidRPr="00EC76D5" w:rsidRDefault="00197B3C" w:rsidP="00197B3C">
      <w:pPr>
        <w:pStyle w:val="Code"/>
      </w:pPr>
      <w:r w:rsidRPr="00EC76D5">
        <w:t xml:space="preserve">        Assert.error(toType, "an array cannot be </w:t>
      </w:r>
      <w:r w:rsidR="00266D64">
        <w:t>initialized</w:t>
      </w:r>
      <w:r w:rsidRPr="00EC76D5">
        <w:t xml:space="preserve"> by a pointer");</w:t>
      </w:r>
    </w:p>
    <w:p w14:paraId="6F71C94D" w14:textId="77777777" w:rsidR="00197B3C" w:rsidRPr="00EC76D5" w:rsidRDefault="00197B3C" w:rsidP="00197B3C">
      <w:pPr>
        <w:pStyle w:val="Code"/>
      </w:pPr>
      <w:r w:rsidRPr="00EC76D5">
        <w:t xml:space="preserve">      }</w:t>
      </w:r>
    </w:p>
    <w:p w14:paraId="7B447A31" w14:textId="77777777" w:rsidR="00197B3C" w:rsidRPr="00EC76D5" w:rsidRDefault="00197B3C" w:rsidP="00197B3C">
      <w:pPr>
        <w:pStyle w:val="Code"/>
      </w:pPr>
      <w:r w:rsidRPr="00EC76D5">
        <w:t xml:space="preserve">      else if (fromType.isArray() &amp;&amp; toType.isArray()) {</w:t>
      </w:r>
    </w:p>
    <w:p w14:paraId="0D10A74F" w14:textId="77777777" w:rsidR="00197B3C" w:rsidRPr="00EC76D5" w:rsidRDefault="00197B3C" w:rsidP="00197B3C">
      <w:pPr>
        <w:pStyle w:val="Code"/>
      </w:pPr>
      <w:r w:rsidRPr="00EC76D5">
        <w:t xml:space="preserve">        Assert.error(fromType.getArrayType().equals(toType.getArrayType()),</w:t>
      </w:r>
    </w:p>
    <w:p w14:paraId="52EF3EC4" w14:textId="77777777" w:rsidR="00197B3C" w:rsidRPr="00EC76D5" w:rsidRDefault="00197B3C" w:rsidP="00197B3C">
      <w:pPr>
        <w:pStyle w:val="Code"/>
      </w:pPr>
      <w:r w:rsidRPr="00EC76D5">
        <w:t xml:space="preserve">                     fromType, "cannot be converted to " + toType);</w:t>
      </w:r>
    </w:p>
    <w:p w14:paraId="3F47C077" w14:textId="77777777" w:rsidR="00197B3C" w:rsidRPr="00EC76D5" w:rsidRDefault="00197B3C" w:rsidP="00197B3C">
      <w:pPr>
        <w:pStyle w:val="Code"/>
      </w:pPr>
    </w:p>
    <w:p w14:paraId="3EAF7836" w14:textId="77777777" w:rsidR="00197B3C" w:rsidRPr="00EC76D5" w:rsidRDefault="00197B3C" w:rsidP="00197B3C">
      <w:pPr>
        <w:pStyle w:val="Code"/>
      </w:pPr>
      <w:r w:rsidRPr="00EC76D5">
        <w:t xml:space="preserve">        if (toType.getArraySize() == 0) {</w:t>
      </w:r>
    </w:p>
    <w:p w14:paraId="6CA3876E" w14:textId="77777777" w:rsidR="00197B3C" w:rsidRPr="00EC76D5" w:rsidRDefault="00197B3C" w:rsidP="00197B3C">
      <w:pPr>
        <w:pStyle w:val="Code"/>
      </w:pPr>
      <w:r w:rsidRPr="00EC76D5">
        <w:t xml:space="preserve">          toType.setArraySize(fromType.getArraySize());</w:t>
      </w:r>
    </w:p>
    <w:p w14:paraId="588F82AB" w14:textId="77777777" w:rsidR="00197B3C" w:rsidRPr="00EC76D5" w:rsidRDefault="00197B3C" w:rsidP="00197B3C">
      <w:pPr>
        <w:pStyle w:val="Code"/>
      </w:pPr>
      <w:r w:rsidRPr="00EC76D5">
        <w:t xml:space="preserve">        }</w:t>
      </w:r>
    </w:p>
    <w:p w14:paraId="1494AFC4" w14:textId="77777777" w:rsidR="00197B3C" w:rsidRPr="00EC76D5" w:rsidRDefault="00197B3C" w:rsidP="00197B3C">
      <w:pPr>
        <w:pStyle w:val="Code"/>
      </w:pPr>
    </w:p>
    <w:p w14:paraId="2727BD48" w14:textId="77777777" w:rsidR="00197B3C" w:rsidRPr="00EC76D5" w:rsidRDefault="00197B3C" w:rsidP="00197B3C">
      <w:pPr>
        <w:pStyle w:val="Code"/>
      </w:pPr>
      <w:r w:rsidRPr="00EC76D5">
        <w:t xml:space="preserve">        Assert.error(toType.getArraySize() == toType.getArraySize(),</w:t>
      </w:r>
    </w:p>
    <w:p w14:paraId="3A954D25" w14:textId="77777777" w:rsidR="00197B3C" w:rsidRPr="00EC76D5" w:rsidRDefault="00197B3C" w:rsidP="00197B3C">
      <w:pPr>
        <w:pStyle w:val="Code"/>
      </w:pPr>
      <w:r w:rsidRPr="00EC76D5">
        <w:t xml:space="preserve">                     fromType, "different array sizes");</w:t>
      </w:r>
    </w:p>
    <w:p w14:paraId="0CBD640E" w14:textId="77777777" w:rsidR="00197B3C" w:rsidRPr="00EC76D5" w:rsidRDefault="00197B3C" w:rsidP="00197B3C">
      <w:pPr>
        <w:pStyle w:val="Code"/>
      </w:pPr>
      <w:r w:rsidRPr="00EC76D5">
        <w:t xml:space="preserve">      }</w:t>
      </w:r>
    </w:p>
    <w:p w14:paraId="58B417DE" w14:textId="77777777" w:rsidR="00197B3C" w:rsidRPr="00EC76D5" w:rsidRDefault="00197B3C" w:rsidP="00197B3C">
      <w:pPr>
        <w:pStyle w:val="Code"/>
      </w:pPr>
      <w:r w:rsidRPr="00EC76D5">
        <w:t xml:space="preserve">      else if (fromType.isFunction() &amp;&amp; toType.isPointer() &amp;&amp;</w:t>
      </w:r>
    </w:p>
    <w:p w14:paraId="100494FD" w14:textId="77777777" w:rsidR="00197B3C" w:rsidRPr="00EC76D5" w:rsidRDefault="00197B3C" w:rsidP="00197B3C">
      <w:pPr>
        <w:pStyle w:val="Code"/>
      </w:pPr>
      <w:r w:rsidRPr="00EC76D5">
        <w:t xml:space="preserve">               toType.getPointerType().equals(fromType)) {</w:t>
      </w:r>
    </w:p>
    <w:p w14:paraId="1AD4729F" w14:textId="77777777" w:rsidR="00197B3C" w:rsidRPr="00EC76D5" w:rsidRDefault="00197B3C" w:rsidP="00197B3C">
      <w:pPr>
        <w:pStyle w:val="Code"/>
      </w:pPr>
      <w:r w:rsidRPr="00EC76D5">
        <w:t xml:space="preserve">        // Empty.</w:t>
      </w:r>
    </w:p>
    <w:p w14:paraId="633E06E4" w14:textId="77777777" w:rsidR="00197B3C" w:rsidRPr="00EC76D5" w:rsidRDefault="00197B3C" w:rsidP="00197B3C">
      <w:pPr>
        <w:pStyle w:val="Code"/>
      </w:pPr>
      <w:r w:rsidRPr="00EC76D5">
        <w:t xml:space="preserve">      }</w:t>
      </w:r>
    </w:p>
    <w:p w14:paraId="5D9B3D75" w14:textId="77777777" w:rsidR="00197B3C" w:rsidRPr="00EC76D5" w:rsidRDefault="00197B3C" w:rsidP="00197B3C">
      <w:pPr>
        <w:pStyle w:val="Code"/>
      </w:pPr>
      <w:r w:rsidRPr="00EC76D5">
        <w:t xml:space="preserve">      else if ((fromType.isLogical() || fromType.isArithmeticOrPointer()) &amp;&amp;</w:t>
      </w:r>
    </w:p>
    <w:p w14:paraId="2791892C" w14:textId="77777777" w:rsidR="00197B3C" w:rsidRPr="00EC76D5" w:rsidRDefault="00197B3C" w:rsidP="00197B3C">
      <w:pPr>
        <w:pStyle w:val="Code"/>
      </w:pPr>
      <w:r w:rsidRPr="00EC76D5">
        <w:t xml:space="preserve">               (toType.isArithmeticOrPointer())) {</w:t>
      </w:r>
    </w:p>
    <w:p w14:paraId="15482465" w14:textId="77777777" w:rsidR="00197B3C" w:rsidRPr="00EC76D5" w:rsidRDefault="00197B3C" w:rsidP="00197B3C">
      <w:pPr>
        <w:pStyle w:val="Code"/>
      </w:pPr>
      <w:r w:rsidRPr="00EC76D5">
        <w:t xml:space="preserve">        Object fromValue = fromTree.getSymbol().getValue();</w:t>
      </w:r>
    </w:p>
    <w:p w14:paraId="0BA8EE24" w14:textId="77777777" w:rsidR="00197B3C" w:rsidRPr="00EC76D5" w:rsidRDefault="00197B3C" w:rsidP="00197B3C">
      <w:pPr>
        <w:pStyle w:val="Code"/>
      </w:pPr>
      <w:r w:rsidRPr="00EC76D5">
        <w:t xml:space="preserve">        Object toValue = staticCast(fromValue, toType);</w:t>
      </w:r>
    </w:p>
    <w:p w14:paraId="6AC49E70" w14:textId="77777777" w:rsidR="00197B3C" w:rsidRPr="00EC76D5" w:rsidRDefault="00197B3C" w:rsidP="00197B3C">
      <w:pPr>
        <w:pStyle w:val="Code"/>
      </w:pPr>
      <w:r w:rsidRPr="00EC76D5">
        <w:t xml:space="preserve">        Symbol toSymbol = Symbol.createValueSymbol(toType, toValue);</w:t>
      </w:r>
    </w:p>
    <w:p w14:paraId="13FF13D8" w14:textId="0F7D5EF6" w:rsidR="00197B3C" w:rsidRPr="00EC76D5" w:rsidRDefault="00197B3C" w:rsidP="00197B3C">
      <w:pPr>
        <w:pStyle w:val="Code"/>
      </w:pPr>
      <w:r w:rsidRPr="00EC76D5">
        <w:t xml:space="preserve">        from</w:t>
      </w:r>
      <w:r w:rsidR="002F35C1">
        <w:t>Initializer</w:t>
      </w:r>
      <w:r w:rsidRPr="00EC76D5">
        <w:t xml:space="preserve"> = SyntaxTreeGenerator.generateValueTree(toSymbol);</w:t>
      </w:r>
    </w:p>
    <w:p w14:paraId="3BA90130" w14:textId="77777777" w:rsidR="00197B3C" w:rsidRPr="00EC76D5" w:rsidRDefault="00197B3C" w:rsidP="00197B3C">
      <w:pPr>
        <w:pStyle w:val="Code"/>
      </w:pPr>
      <w:r w:rsidRPr="00EC76D5">
        <w:t xml:space="preserve">      }</w:t>
      </w:r>
    </w:p>
    <w:p w14:paraId="5D9F5F5C" w14:textId="77777777" w:rsidR="00197B3C" w:rsidRPr="00EC76D5" w:rsidRDefault="00197B3C" w:rsidP="00197B3C">
      <w:pPr>
        <w:pStyle w:val="Code"/>
      </w:pPr>
      <w:r w:rsidRPr="00EC76D5">
        <w:t xml:space="preserve">      else {</w:t>
      </w:r>
    </w:p>
    <w:p w14:paraId="461A2CDB" w14:textId="77777777" w:rsidR="00197B3C" w:rsidRPr="00EC76D5" w:rsidRDefault="00197B3C" w:rsidP="00197B3C">
      <w:pPr>
        <w:pStyle w:val="Code"/>
      </w:pPr>
      <w:r w:rsidRPr="00EC76D5">
        <w:t xml:space="preserve">        Assert.error(fromType.equals(toType), "invalid type");</w:t>
      </w:r>
    </w:p>
    <w:p w14:paraId="75379EA1" w14:textId="77777777" w:rsidR="00197B3C" w:rsidRPr="00EC76D5" w:rsidRDefault="00197B3C" w:rsidP="00197B3C">
      <w:pPr>
        <w:pStyle w:val="Code"/>
      </w:pPr>
      <w:r w:rsidRPr="00EC76D5">
        <w:t xml:space="preserve">      }</w:t>
      </w:r>
    </w:p>
    <w:p w14:paraId="71CD74DB" w14:textId="77777777" w:rsidR="00197B3C" w:rsidRPr="00EC76D5" w:rsidRDefault="00197B3C" w:rsidP="00197B3C">
      <w:pPr>
        <w:pStyle w:val="Code"/>
      </w:pPr>
      <w:r w:rsidRPr="00EC76D5">
        <w:t xml:space="preserve">    }</w:t>
      </w:r>
    </w:p>
    <w:p w14:paraId="7208E4D3" w14:textId="77777777" w:rsidR="00197B3C" w:rsidRPr="00EC76D5" w:rsidRDefault="00197B3C" w:rsidP="00197B3C">
      <w:pPr>
        <w:pStyle w:val="Code"/>
      </w:pPr>
      <w:r w:rsidRPr="00EC76D5">
        <w:t xml:space="preserve">    else {</w:t>
      </w:r>
    </w:p>
    <w:p w14:paraId="5A3F68D0" w14:textId="323AE471" w:rsidR="00197B3C" w:rsidRPr="00EC76D5" w:rsidRDefault="00197B3C" w:rsidP="00197B3C">
      <w:pPr>
        <w:pStyle w:val="Code"/>
      </w:pPr>
      <w:r w:rsidRPr="00EC76D5">
        <w:t xml:space="preserve">      List&lt;Object&gt; fromList = (List) from</w:t>
      </w:r>
      <w:r w:rsidR="002F35C1">
        <w:t>Initializer</w:t>
      </w:r>
      <w:r w:rsidRPr="00EC76D5">
        <w:t>;</w:t>
      </w:r>
    </w:p>
    <w:p w14:paraId="4DA4DEA2" w14:textId="77777777" w:rsidR="00197B3C" w:rsidRPr="00EC76D5" w:rsidRDefault="00197B3C" w:rsidP="00197B3C">
      <w:pPr>
        <w:pStyle w:val="Code"/>
      </w:pPr>
      <w:r w:rsidRPr="00EC76D5">
        <w:t xml:space="preserve">      </w:t>
      </w:r>
    </w:p>
    <w:p w14:paraId="48FDDC58" w14:textId="77777777" w:rsidR="00197B3C" w:rsidRPr="00EC76D5" w:rsidRDefault="00197B3C" w:rsidP="00197B3C">
      <w:pPr>
        <w:pStyle w:val="Code"/>
      </w:pPr>
      <w:r w:rsidRPr="00EC76D5">
        <w:t xml:space="preserve">      switch (toType.getSort()) {</w:t>
      </w:r>
    </w:p>
    <w:p w14:paraId="4DFB0099" w14:textId="77777777" w:rsidR="00197B3C" w:rsidRPr="00EC76D5" w:rsidRDefault="00197B3C" w:rsidP="00197B3C">
      <w:pPr>
        <w:pStyle w:val="Code"/>
      </w:pPr>
      <w:r w:rsidRPr="00EC76D5">
        <w:t xml:space="preserve">        case Pointer: {</w:t>
      </w:r>
    </w:p>
    <w:p w14:paraId="3152C540" w14:textId="77777777" w:rsidR="00197B3C" w:rsidRPr="00EC76D5" w:rsidRDefault="00197B3C" w:rsidP="00197B3C">
      <w:pPr>
        <w:pStyle w:val="Code"/>
      </w:pPr>
      <w:r w:rsidRPr="00EC76D5">
        <w:t xml:space="preserve">            Type subType = toType.getPointerType();</w:t>
      </w:r>
    </w:p>
    <w:p w14:paraId="4F65EFA8" w14:textId="77777777" w:rsidR="00197B3C" w:rsidRPr="00EC76D5" w:rsidRDefault="00197B3C" w:rsidP="00197B3C">
      <w:pPr>
        <w:pStyle w:val="Code"/>
      </w:pPr>
      <w:r w:rsidRPr="00EC76D5">
        <w:t xml:space="preserve">            for (int index = 0; index &lt; fromList.size(); ++index) {</w:t>
      </w:r>
    </w:p>
    <w:p w14:paraId="14A7DDD8" w14:textId="77777777" w:rsidR="00197B3C" w:rsidRPr="00EC76D5" w:rsidRDefault="00197B3C" w:rsidP="00197B3C">
      <w:pPr>
        <w:pStyle w:val="Code"/>
      </w:pPr>
      <w:r w:rsidRPr="00EC76D5">
        <w:t xml:space="preserve">              fromList.set(index, staticConvert(subType, fromList.get(index)));</w:t>
      </w:r>
    </w:p>
    <w:p w14:paraId="06F66AD5" w14:textId="77777777" w:rsidR="00197B3C" w:rsidRPr="00EC76D5" w:rsidRDefault="00197B3C" w:rsidP="00197B3C">
      <w:pPr>
        <w:pStyle w:val="Code"/>
      </w:pPr>
      <w:r w:rsidRPr="00EC76D5">
        <w:t xml:space="preserve">            }</w:t>
      </w:r>
    </w:p>
    <w:p w14:paraId="366D2C2B" w14:textId="77777777" w:rsidR="00197B3C" w:rsidRPr="00EC76D5" w:rsidRDefault="00197B3C" w:rsidP="00197B3C">
      <w:pPr>
        <w:pStyle w:val="Code"/>
      </w:pPr>
      <w:r w:rsidRPr="00EC76D5">
        <w:t xml:space="preserve">          }</w:t>
      </w:r>
    </w:p>
    <w:p w14:paraId="15444FB5" w14:textId="77777777" w:rsidR="00197B3C" w:rsidRPr="00EC76D5" w:rsidRDefault="00197B3C" w:rsidP="00197B3C">
      <w:pPr>
        <w:pStyle w:val="Code"/>
      </w:pPr>
      <w:r w:rsidRPr="00EC76D5">
        <w:t xml:space="preserve">          break;</w:t>
      </w:r>
    </w:p>
    <w:p w14:paraId="78B27D4F" w14:textId="77777777" w:rsidR="00197B3C" w:rsidRPr="00EC76D5" w:rsidRDefault="00197B3C" w:rsidP="00197B3C">
      <w:pPr>
        <w:pStyle w:val="Code"/>
      </w:pPr>
      <w:r w:rsidRPr="00EC76D5">
        <w:t xml:space="preserve">            </w:t>
      </w:r>
    </w:p>
    <w:p w14:paraId="727E467E" w14:textId="77777777" w:rsidR="00197B3C" w:rsidRPr="00EC76D5" w:rsidRDefault="00197B3C" w:rsidP="00197B3C">
      <w:pPr>
        <w:pStyle w:val="Code"/>
      </w:pPr>
      <w:r w:rsidRPr="00EC76D5">
        <w:t xml:space="preserve">        case Array: {</w:t>
      </w:r>
    </w:p>
    <w:p w14:paraId="71634748" w14:textId="77777777" w:rsidR="00197B3C" w:rsidRPr="00EC76D5" w:rsidRDefault="00197B3C" w:rsidP="00197B3C">
      <w:pPr>
        <w:pStyle w:val="Code"/>
      </w:pPr>
      <w:r w:rsidRPr="00EC76D5">
        <w:t xml:space="preserve">            if (toType.getArraySize() == 0) {</w:t>
      </w:r>
    </w:p>
    <w:p w14:paraId="08B28A93" w14:textId="77777777" w:rsidR="00197B3C" w:rsidRPr="00EC76D5" w:rsidRDefault="00197B3C" w:rsidP="00197B3C">
      <w:pPr>
        <w:pStyle w:val="Code"/>
      </w:pPr>
      <w:r w:rsidRPr="00EC76D5">
        <w:t xml:space="preserve">              toType.setArraySize(fromList.size());</w:t>
      </w:r>
    </w:p>
    <w:p w14:paraId="447ACECB" w14:textId="77777777" w:rsidR="00197B3C" w:rsidRPr="00EC76D5" w:rsidRDefault="00197B3C" w:rsidP="00197B3C">
      <w:pPr>
        <w:pStyle w:val="Code"/>
      </w:pPr>
      <w:r w:rsidRPr="00EC76D5">
        <w:t xml:space="preserve">            }</w:t>
      </w:r>
    </w:p>
    <w:p w14:paraId="365C0DB9" w14:textId="77777777" w:rsidR="00197B3C" w:rsidRPr="00EC76D5" w:rsidRDefault="00197B3C" w:rsidP="00197B3C">
      <w:pPr>
        <w:pStyle w:val="Code"/>
      </w:pPr>
    </w:p>
    <w:p w14:paraId="04875318" w14:textId="77777777" w:rsidR="00197B3C" w:rsidRPr="00EC76D5" w:rsidRDefault="00197B3C" w:rsidP="00197B3C">
      <w:pPr>
        <w:pStyle w:val="Code"/>
      </w:pPr>
      <w:r w:rsidRPr="00EC76D5">
        <w:t xml:space="preserve">            Assert.error(fromList.size() &lt;= toType.getArraySize(),</w:t>
      </w:r>
    </w:p>
    <w:p w14:paraId="568B6DE0" w14:textId="7F95CACE" w:rsidR="00197B3C" w:rsidRPr="00EC76D5" w:rsidRDefault="00197B3C" w:rsidP="00197B3C">
      <w:pPr>
        <w:pStyle w:val="Code"/>
      </w:pPr>
      <w:r w:rsidRPr="00EC76D5">
        <w:t xml:space="preserve">                         toType, "to many </w:t>
      </w:r>
      <w:r w:rsidR="002F35C1">
        <w:t>initializer</w:t>
      </w:r>
      <w:r w:rsidRPr="00EC76D5">
        <w:t>s");</w:t>
      </w:r>
    </w:p>
    <w:p w14:paraId="3E030005" w14:textId="77777777" w:rsidR="00197B3C" w:rsidRPr="00EC76D5" w:rsidRDefault="00197B3C" w:rsidP="00197B3C">
      <w:pPr>
        <w:pStyle w:val="Code"/>
      </w:pPr>
      <w:r w:rsidRPr="00EC76D5">
        <w:t xml:space="preserve">            Assert.warning(fromList.size() == toType.getArraySize(),</w:t>
      </w:r>
    </w:p>
    <w:p w14:paraId="14248AE6" w14:textId="765FE82B" w:rsidR="00197B3C" w:rsidRPr="00EC76D5" w:rsidRDefault="00197B3C" w:rsidP="00197B3C">
      <w:pPr>
        <w:pStyle w:val="Code"/>
      </w:pPr>
      <w:r w:rsidRPr="00EC76D5">
        <w:lastRenderedPageBreak/>
        <w:t xml:space="preserve">                           toType, "to few </w:t>
      </w:r>
      <w:r w:rsidR="002F35C1">
        <w:t>initializer</w:t>
      </w:r>
      <w:r w:rsidRPr="00EC76D5">
        <w:t>s");</w:t>
      </w:r>
    </w:p>
    <w:p w14:paraId="58F14D2E" w14:textId="77777777" w:rsidR="00197B3C" w:rsidRPr="00EC76D5" w:rsidRDefault="00197B3C" w:rsidP="00197B3C">
      <w:pPr>
        <w:pStyle w:val="Code"/>
      </w:pPr>
    </w:p>
    <w:p w14:paraId="3C2ABD52" w14:textId="77777777" w:rsidR="00197B3C" w:rsidRPr="00EC76D5" w:rsidRDefault="00197B3C" w:rsidP="00197B3C">
      <w:pPr>
        <w:pStyle w:val="Code"/>
      </w:pPr>
      <w:r w:rsidRPr="00EC76D5">
        <w:t xml:space="preserve">            Type subType = toType.getArrayType();            </w:t>
      </w:r>
    </w:p>
    <w:p w14:paraId="4EADC3F0" w14:textId="77777777" w:rsidR="00197B3C" w:rsidRPr="00EC76D5" w:rsidRDefault="00197B3C" w:rsidP="00197B3C">
      <w:pPr>
        <w:pStyle w:val="Code"/>
      </w:pPr>
      <w:r w:rsidRPr="00EC76D5">
        <w:t xml:space="preserve">            for (int index = 0; index &lt; fromList.size(); ++index) {</w:t>
      </w:r>
    </w:p>
    <w:p w14:paraId="7B429D29" w14:textId="77777777" w:rsidR="00197B3C" w:rsidRPr="00EC76D5" w:rsidRDefault="00197B3C" w:rsidP="00197B3C">
      <w:pPr>
        <w:pStyle w:val="Code"/>
      </w:pPr>
      <w:r w:rsidRPr="00EC76D5">
        <w:t xml:space="preserve">              fromList.set(index, staticConvert(subType, fromList.get(index)));</w:t>
      </w:r>
    </w:p>
    <w:p w14:paraId="459418F8" w14:textId="77777777" w:rsidR="00197B3C" w:rsidRPr="00EC76D5" w:rsidRDefault="00197B3C" w:rsidP="00197B3C">
      <w:pPr>
        <w:pStyle w:val="Code"/>
      </w:pPr>
      <w:r w:rsidRPr="00EC76D5">
        <w:t xml:space="preserve">            }</w:t>
      </w:r>
    </w:p>
    <w:p w14:paraId="5D8EAB4C" w14:textId="77777777" w:rsidR="00197B3C" w:rsidRPr="00EC76D5" w:rsidRDefault="00197B3C" w:rsidP="00197B3C">
      <w:pPr>
        <w:pStyle w:val="Code"/>
      </w:pPr>
      <w:r w:rsidRPr="00EC76D5">
        <w:t xml:space="preserve">          }</w:t>
      </w:r>
    </w:p>
    <w:p w14:paraId="454E6E35" w14:textId="77777777" w:rsidR="00197B3C" w:rsidRPr="00EC76D5" w:rsidRDefault="00197B3C" w:rsidP="00197B3C">
      <w:pPr>
        <w:pStyle w:val="Code"/>
      </w:pPr>
      <w:r w:rsidRPr="00EC76D5">
        <w:t xml:space="preserve">          break;</w:t>
      </w:r>
    </w:p>
    <w:p w14:paraId="6CE6BACC" w14:textId="77777777" w:rsidR="00197B3C" w:rsidRPr="00EC76D5" w:rsidRDefault="00197B3C" w:rsidP="00197B3C">
      <w:pPr>
        <w:pStyle w:val="Code"/>
      </w:pPr>
    </w:p>
    <w:p w14:paraId="6A991240" w14:textId="77777777" w:rsidR="00197B3C" w:rsidRPr="00EC76D5" w:rsidRDefault="00197B3C" w:rsidP="00197B3C">
      <w:pPr>
        <w:pStyle w:val="Code"/>
      </w:pPr>
      <w:r w:rsidRPr="00EC76D5">
        <w:t xml:space="preserve">        case Struct: {</w:t>
      </w:r>
    </w:p>
    <w:p w14:paraId="0D5E220E" w14:textId="77777777" w:rsidR="00197B3C" w:rsidRPr="00EC76D5" w:rsidRDefault="00197B3C" w:rsidP="00197B3C">
      <w:pPr>
        <w:pStyle w:val="Code"/>
      </w:pPr>
      <w:r w:rsidRPr="00EC76D5">
        <w:t xml:space="preserve">            Map&lt;String,Symbol&gt; memberMap = toType.getMemberMap();</w:t>
      </w:r>
    </w:p>
    <w:p w14:paraId="6F4D2FC6" w14:textId="77777777" w:rsidR="00197B3C" w:rsidRPr="00EC76D5" w:rsidRDefault="00197B3C" w:rsidP="00197B3C">
      <w:pPr>
        <w:pStyle w:val="Code"/>
      </w:pPr>
      <w:r w:rsidRPr="00EC76D5">
        <w:t xml:space="preserve">            </w:t>
      </w:r>
    </w:p>
    <w:p w14:paraId="7F2EC413" w14:textId="77777777" w:rsidR="00197B3C" w:rsidRPr="00EC76D5" w:rsidRDefault="00197B3C" w:rsidP="00197B3C">
      <w:pPr>
        <w:pStyle w:val="Code"/>
      </w:pPr>
      <w:r w:rsidRPr="00EC76D5">
        <w:t xml:space="preserve">            Assert.error(fromList.size() &lt;= memberMap.size(),</w:t>
      </w:r>
    </w:p>
    <w:p w14:paraId="40250490" w14:textId="2BABC492" w:rsidR="00197B3C" w:rsidRPr="00EC76D5" w:rsidRDefault="00197B3C" w:rsidP="00197B3C">
      <w:pPr>
        <w:pStyle w:val="Code"/>
      </w:pPr>
      <w:r w:rsidRPr="00EC76D5">
        <w:t xml:space="preserve">                         toType, "to many </w:t>
      </w:r>
      <w:r w:rsidR="002F35C1">
        <w:t>initializer</w:t>
      </w:r>
      <w:r w:rsidRPr="00EC76D5">
        <w:t>s");</w:t>
      </w:r>
    </w:p>
    <w:p w14:paraId="672CE54C" w14:textId="77777777" w:rsidR="00197B3C" w:rsidRPr="00EC76D5" w:rsidRDefault="00197B3C" w:rsidP="00197B3C">
      <w:pPr>
        <w:pStyle w:val="Code"/>
      </w:pPr>
      <w:r w:rsidRPr="00EC76D5">
        <w:t xml:space="preserve">            Assert.warning(fromList.size() == memberMap.size(),</w:t>
      </w:r>
    </w:p>
    <w:p w14:paraId="40657E69" w14:textId="71ABB9EB" w:rsidR="00197B3C" w:rsidRPr="00EC76D5" w:rsidRDefault="00197B3C" w:rsidP="00197B3C">
      <w:pPr>
        <w:pStyle w:val="Code"/>
      </w:pPr>
      <w:r w:rsidRPr="00EC76D5">
        <w:t xml:space="preserve">                           toType, "to few </w:t>
      </w:r>
      <w:r w:rsidR="002F35C1">
        <w:t>initializer</w:t>
      </w:r>
      <w:r w:rsidRPr="00EC76D5">
        <w:t>s");</w:t>
      </w:r>
    </w:p>
    <w:p w14:paraId="10AF47E8" w14:textId="77777777" w:rsidR="00197B3C" w:rsidRPr="00EC76D5" w:rsidRDefault="00197B3C" w:rsidP="00197B3C">
      <w:pPr>
        <w:pStyle w:val="Code"/>
      </w:pPr>
      <w:r w:rsidRPr="00EC76D5">
        <w:t xml:space="preserve">            </w:t>
      </w:r>
    </w:p>
    <w:p w14:paraId="2F6646E1" w14:textId="77777777" w:rsidR="00197B3C" w:rsidRPr="00EC76D5" w:rsidRDefault="00197B3C" w:rsidP="00197B3C">
      <w:pPr>
        <w:pStyle w:val="Code"/>
      </w:pPr>
      <w:r w:rsidRPr="00EC76D5">
        <w:t xml:space="preserve">            int index = 0;</w:t>
      </w:r>
    </w:p>
    <w:p w14:paraId="01B9F70A" w14:textId="77777777" w:rsidR="00197B3C" w:rsidRPr="00EC76D5" w:rsidRDefault="00197B3C" w:rsidP="00197B3C">
      <w:pPr>
        <w:pStyle w:val="Code"/>
      </w:pPr>
      <w:r w:rsidRPr="00EC76D5">
        <w:t xml:space="preserve">            for (Symbol memberSymbol : memberMap.values()) {</w:t>
      </w:r>
    </w:p>
    <w:p w14:paraId="5646F12E" w14:textId="77777777" w:rsidR="00197B3C" w:rsidRPr="00EC76D5" w:rsidRDefault="00197B3C" w:rsidP="00197B3C">
      <w:pPr>
        <w:pStyle w:val="Code"/>
      </w:pPr>
      <w:r w:rsidRPr="00EC76D5">
        <w:t xml:space="preserve">              if (index &lt; fromList.size()) {</w:t>
      </w:r>
    </w:p>
    <w:p w14:paraId="7A9F548A" w14:textId="77777777" w:rsidR="00197B3C" w:rsidRPr="00EC76D5" w:rsidRDefault="00197B3C" w:rsidP="00197B3C">
      <w:pPr>
        <w:pStyle w:val="Code"/>
      </w:pPr>
      <w:r w:rsidRPr="00EC76D5">
        <w:t xml:space="preserve">                fromList.set(index, staticConvert(memberSymbol.getType(),</w:t>
      </w:r>
    </w:p>
    <w:p w14:paraId="4D7B3961" w14:textId="77777777" w:rsidR="00197B3C" w:rsidRPr="00EC76D5" w:rsidRDefault="00197B3C" w:rsidP="00197B3C">
      <w:pPr>
        <w:pStyle w:val="Code"/>
      </w:pPr>
      <w:r w:rsidRPr="00EC76D5">
        <w:t xml:space="preserve">                                                  fromList.get(index++)));</w:t>
      </w:r>
    </w:p>
    <w:p w14:paraId="0B5512D6" w14:textId="77777777" w:rsidR="00197B3C" w:rsidRPr="00EC76D5" w:rsidRDefault="00197B3C" w:rsidP="00197B3C">
      <w:pPr>
        <w:pStyle w:val="Code"/>
      </w:pPr>
      <w:r w:rsidRPr="00EC76D5">
        <w:t xml:space="preserve">              }</w:t>
      </w:r>
    </w:p>
    <w:p w14:paraId="59C051FD" w14:textId="77777777" w:rsidR="00197B3C" w:rsidRPr="00EC76D5" w:rsidRDefault="00197B3C" w:rsidP="00197B3C">
      <w:pPr>
        <w:pStyle w:val="Code"/>
      </w:pPr>
      <w:r w:rsidRPr="00EC76D5">
        <w:t xml:space="preserve">            }</w:t>
      </w:r>
    </w:p>
    <w:p w14:paraId="4216443B" w14:textId="77777777" w:rsidR="00197B3C" w:rsidRPr="00EC76D5" w:rsidRDefault="00197B3C" w:rsidP="00197B3C">
      <w:pPr>
        <w:pStyle w:val="Code"/>
      </w:pPr>
      <w:r w:rsidRPr="00EC76D5">
        <w:t xml:space="preserve">          }</w:t>
      </w:r>
    </w:p>
    <w:p w14:paraId="6B4465CB" w14:textId="77777777" w:rsidR="00197B3C" w:rsidRPr="00EC76D5" w:rsidRDefault="00197B3C" w:rsidP="00197B3C">
      <w:pPr>
        <w:pStyle w:val="Code"/>
      </w:pPr>
      <w:r w:rsidRPr="00EC76D5">
        <w:t xml:space="preserve">          break;</w:t>
      </w:r>
    </w:p>
    <w:p w14:paraId="3A021F32" w14:textId="77777777" w:rsidR="00197B3C" w:rsidRPr="00EC76D5" w:rsidRDefault="00197B3C" w:rsidP="00197B3C">
      <w:pPr>
        <w:pStyle w:val="Code"/>
      </w:pPr>
    </w:p>
    <w:p w14:paraId="7E73A424" w14:textId="77777777" w:rsidR="00197B3C" w:rsidRPr="00EC76D5" w:rsidRDefault="00197B3C" w:rsidP="00197B3C">
      <w:pPr>
        <w:pStyle w:val="Code"/>
      </w:pPr>
      <w:r w:rsidRPr="00EC76D5">
        <w:t xml:space="preserve">        case Union: {</w:t>
      </w:r>
    </w:p>
    <w:p w14:paraId="356CF742" w14:textId="77777777" w:rsidR="00197B3C" w:rsidRPr="00EC76D5" w:rsidRDefault="00197B3C" w:rsidP="00197B3C">
      <w:pPr>
        <w:pStyle w:val="Code"/>
      </w:pPr>
      <w:r w:rsidRPr="00EC76D5">
        <w:t xml:space="preserve">            Assert.error(fromList.size() == 1, toType,</w:t>
      </w:r>
    </w:p>
    <w:p w14:paraId="30567452" w14:textId="7A19164D" w:rsidR="00197B3C" w:rsidRPr="00EC76D5" w:rsidRDefault="00197B3C" w:rsidP="00197B3C">
      <w:pPr>
        <w:pStyle w:val="Code"/>
      </w:pPr>
      <w:r w:rsidRPr="00EC76D5">
        <w:t xml:space="preserve">                         "a union can pnly be </w:t>
      </w:r>
      <w:r w:rsidR="002F35C1">
        <w:t>initializer</w:t>
      </w:r>
      <w:r w:rsidRPr="00EC76D5">
        <w:t>alized by one value");</w:t>
      </w:r>
    </w:p>
    <w:p w14:paraId="7FB9435B" w14:textId="77777777" w:rsidR="00197B3C" w:rsidRPr="00EC76D5" w:rsidRDefault="00197B3C" w:rsidP="00197B3C">
      <w:pPr>
        <w:pStyle w:val="Code"/>
      </w:pPr>
      <w:r w:rsidRPr="00EC76D5">
        <w:t xml:space="preserve">            Map&lt;String,Symbol&gt; memberMap = toType.getMemberMap();</w:t>
      </w:r>
    </w:p>
    <w:p w14:paraId="0159E489" w14:textId="77777777" w:rsidR="00197B3C" w:rsidRPr="00EC76D5" w:rsidRDefault="00197B3C" w:rsidP="00197B3C">
      <w:pPr>
        <w:pStyle w:val="Code"/>
      </w:pPr>
      <w:r w:rsidRPr="00EC76D5">
        <w:t xml:space="preserve">            Type firstType = memberMap.values().iterator().next().getType();</w:t>
      </w:r>
    </w:p>
    <w:p w14:paraId="70A11397" w14:textId="77777777" w:rsidR="00197B3C" w:rsidRPr="00EC76D5" w:rsidRDefault="00197B3C" w:rsidP="00197B3C">
      <w:pPr>
        <w:pStyle w:val="Code"/>
      </w:pPr>
      <w:r w:rsidRPr="00EC76D5">
        <w:t xml:space="preserve">            fromList.set(0, staticConvert(firstType, fromList.get(0)));</w:t>
      </w:r>
    </w:p>
    <w:p w14:paraId="6E796E0E" w14:textId="77777777" w:rsidR="00197B3C" w:rsidRPr="00EC76D5" w:rsidRDefault="00197B3C" w:rsidP="00197B3C">
      <w:pPr>
        <w:pStyle w:val="Code"/>
      </w:pPr>
      <w:r w:rsidRPr="00EC76D5">
        <w:t xml:space="preserve">          }</w:t>
      </w:r>
    </w:p>
    <w:p w14:paraId="43801189" w14:textId="77777777" w:rsidR="00197B3C" w:rsidRPr="00EC76D5" w:rsidRDefault="00197B3C" w:rsidP="00197B3C">
      <w:pPr>
        <w:pStyle w:val="Code"/>
      </w:pPr>
      <w:r w:rsidRPr="00EC76D5">
        <w:t xml:space="preserve">          break;</w:t>
      </w:r>
    </w:p>
    <w:p w14:paraId="232D97C0" w14:textId="77777777" w:rsidR="00197B3C" w:rsidRPr="00EC76D5" w:rsidRDefault="00197B3C" w:rsidP="00197B3C">
      <w:pPr>
        <w:pStyle w:val="Code"/>
      </w:pPr>
    </w:p>
    <w:p w14:paraId="27237891" w14:textId="77777777" w:rsidR="00197B3C" w:rsidRPr="00EC76D5" w:rsidRDefault="00197B3C" w:rsidP="00197B3C">
      <w:pPr>
        <w:pStyle w:val="Code"/>
      </w:pPr>
      <w:r w:rsidRPr="00EC76D5">
        <w:t xml:space="preserve">        default:</w:t>
      </w:r>
    </w:p>
    <w:p w14:paraId="16D52806" w14:textId="1DA88EA6" w:rsidR="00197B3C" w:rsidRPr="00EC76D5" w:rsidRDefault="00197B3C" w:rsidP="00197B3C">
      <w:pPr>
        <w:pStyle w:val="Code"/>
      </w:pPr>
      <w:r w:rsidRPr="00EC76D5">
        <w:t xml:space="preserve">          Assert.error(toType, "cannot be </w:t>
      </w:r>
      <w:r w:rsidR="00266D64">
        <w:t>initialized</w:t>
      </w:r>
      <w:r w:rsidRPr="00EC76D5">
        <w:t xml:space="preserve"> by a list");</w:t>
      </w:r>
    </w:p>
    <w:p w14:paraId="0A6D1D63" w14:textId="77777777" w:rsidR="00197B3C" w:rsidRPr="00EC76D5" w:rsidRDefault="00197B3C" w:rsidP="00197B3C">
      <w:pPr>
        <w:pStyle w:val="Code"/>
      </w:pPr>
      <w:r w:rsidRPr="00EC76D5">
        <w:t xml:space="preserve">          break;</w:t>
      </w:r>
    </w:p>
    <w:p w14:paraId="170D2314" w14:textId="77777777" w:rsidR="00197B3C" w:rsidRPr="00EC76D5" w:rsidRDefault="00197B3C" w:rsidP="00197B3C">
      <w:pPr>
        <w:pStyle w:val="Code"/>
      </w:pPr>
      <w:r w:rsidRPr="00EC76D5">
        <w:t xml:space="preserve">      }</w:t>
      </w:r>
    </w:p>
    <w:p w14:paraId="6E076E03" w14:textId="77777777" w:rsidR="00197B3C" w:rsidRPr="00EC76D5" w:rsidRDefault="00197B3C" w:rsidP="00197B3C">
      <w:pPr>
        <w:pStyle w:val="Code"/>
      </w:pPr>
      <w:r w:rsidRPr="00EC76D5">
        <w:t xml:space="preserve">    }</w:t>
      </w:r>
    </w:p>
    <w:p w14:paraId="2E144853" w14:textId="77777777" w:rsidR="00197B3C" w:rsidRPr="00EC76D5" w:rsidRDefault="00197B3C" w:rsidP="00197B3C">
      <w:pPr>
        <w:pStyle w:val="Code"/>
      </w:pPr>
      <w:r w:rsidRPr="00EC76D5">
        <w:t xml:space="preserve">    </w:t>
      </w:r>
    </w:p>
    <w:p w14:paraId="5B276CE5" w14:textId="66DD0D06" w:rsidR="00197B3C" w:rsidRPr="00EC76D5" w:rsidRDefault="00197B3C" w:rsidP="00197B3C">
      <w:pPr>
        <w:pStyle w:val="Code"/>
      </w:pPr>
      <w:r w:rsidRPr="00EC76D5">
        <w:t xml:space="preserve">    return from</w:t>
      </w:r>
      <w:r w:rsidR="002F35C1">
        <w:t>Initializer</w:t>
      </w:r>
      <w:r w:rsidRPr="00EC76D5">
        <w:t>;</w:t>
      </w:r>
    </w:p>
    <w:p w14:paraId="128977BE" w14:textId="77777777" w:rsidR="00197B3C" w:rsidRPr="00EC76D5" w:rsidRDefault="00197B3C" w:rsidP="00197B3C">
      <w:pPr>
        <w:pStyle w:val="Code"/>
      </w:pPr>
      <w:r w:rsidRPr="00EC76D5">
        <w:t xml:space="preserve">  }</w:t>
      </w:r>
    </w:p>
    <w:p w14:paraId="3EC372BD" w14:textId="77777777" w:rsidR="00197B3C" w:rsidRPr="00EC76D5" w:rsidRDefault="00197B3C" w:rsidP="00197B3C">
      <w:pPr>
        <w:pStyle w:val="Code"/>
      </w:pPr>
      <w:r w:rsidRPr="00EC76D5">
        <w:t xml:space="preserve">  </w:t>
      </w:r>
    </w:p>
    <w:p w14:paraId="6B1597C5" w14:textId="77777777" w:rsidR="00197B3C" w:rsidRPr="00EC76D5" w:rsidRDefault="00197B3C" w:rsidP="00197B3C">
      <w:pPr>
        <w:pStyle w:val="Code"/>
      </w:pPr>
      <w:r w:rsidRPr="00EC76D5">
        <w:t xml:space="preserve">  public static Object staticCast(Object fromValue, Type toType) {</w:t>
      </w:r>
    </w:p>
    <w:p w14:paraId="366C5BF9" w14:textId="77777777" w:rsidR="00197B3C" w:rsidRPr="00EC76D5" w:rsidRDefault="00197B3C" w:rsidP="00197B3C">
      <w:pPr>
        <w:pStyle w:val="Code"/>
      </w:pPr>
      <w:r w:rsidRPr="00EC76D5">
        <w:t xml:space="preserve">    if ((fromValue instanceof Boolean) &amp;&amp; toType.isIntegralOrPointer()) {</w:t>
      </w:r>
    </w:p>
    <w:p w14:paraId="76113F96" w14:textId="77777777" w:rsidR="00197B3C" w:rsidRPr="00EC76D5" w:rsidRDefault="00197B3C" w:rsidP="00197B3C">
      <w:pPr>
        <w:pStyle w:val="Code"/>
      </w:pPr>
      <w:r w:rsidRPr="00EC76D5">
        <w:t xml:space="preserve">      return (((Boolean) fromValue) ? BigInteger.ONE : BigInteger.ZERO);</w:t>
      </w:r>
    </w:p>
    <w:p w14:paraId="0EC15F6C" w14:textId="77777777" w:rsidR="00197B3C" w:rsidRPr="00EC76D5" w:rsidRDefault="00197B3C" w:rsidP="00197B3C">
      <w:pPr>
        <w:pStyle w:val="Code"/>
      </w:pPr>
      <w:r w:rsidRPr="00EC76D5">
        <w:t xml:space="preserve">    }</w:t>
      </w:r>
    </w:p>
    <w:p w14:paraId="2B766483" w14:textId="77777777" w:rsidR="00197B3C" w:rsidRPr="00EC76D5" w:rsidRDefault="00197B3C" w:rsidP="00197B3C">
      <w:pPr>
        <w:pStyle w:val="Code"/>
      </w:pPr>
      <w:r w:rsidRPr="00EC76D5">
        <w:t xml:space="preserve">    else if ((fromValue instanceof Boolean) &amp;&amp; toType.isFloating()) {</w:t>
      </w:r>
    </w:p>
    <w:p w14:paraId="77FACADB" w14:textId="77777777" w:rsidR="00197B3C" w:rsidRPr="00EC76D5" w:rsidRDefault="00197B3C" w:rsidP="00197B3C">
      <w:pPr>
        <w:pStyle w:val="Code"/>
      </w:pPr>
      <w:r w:rsidRPr="00EC76D5">
        <w:t xml:space="preserve">      return (((Boolean) fromValue) ? BigDecimal.ONE : BigDecimal.ZERO);</w:t>
      </w:r>
    </w:p>
    <w:p w14:paraId="6B452885" w14:textId="77777777" w:rsidR="00197B3C" w:rsidRPr="00EC76D5" w:rsidRDefault="00197B3C" w:rsidP="00197B3C">
      <w:pPr>
        <w:pStyle w:val="Code"/>
      </w:pPr>
      <w:r w:rsidRPr="00EC76D5">
        <w:t xml:space="preserve">    }</w:t>
      </w:r>
    </w:p>
    <w:p w14:paraId="573064FC" w14:textId="77777777" w:rsidR="00197B3C" w:rsidRPr="00EC76D5" w:rsidRDefault="00197B3C" w:rsidP="00197B3C">
      <w:pPr>
        <w:pStyle w:val="Code"/>
      </w:pPr>
      <w:r w:rsidRPr="00EC76D5">
        <w:t xml:space="preserve">    if ((fromValue instanceof BigInteger) &amp;&amp; toType.isFloating()) {</w:t>
      </w:r>
    </w:p>
    <w:p w14:paraId="769EFC53" w14:textId="77777777" w:rsidR="00197B3C" w:rsidRPr="00EC76D5" w:rsidRDefault="00197B3C" w:rsidP="00197B3C">
      <w:pPr>
        <w:pStyle w:val="Code"/>
      </w:pPr>
      <w:r w:rsidRPr="00EC76D5">
        <w:t xml:space="preserve">      return (new BigDecimal((BigInteger) fromValue));</w:t>
      </w:r>
    </w:p>
    <w:p w14:paraId="4C42E1C1" w14:textId="77777777" w:rsidR="00197B3C" w:rsidRPr="00EC76D5" w:rsidRDefault="00197B3C" w:rsidP="00197B3C">
      <w:pPr>
        <w:pStyle w:val="Code"/>
      </w:pPr>
      <w:r w:rsidRPr="00EC76D5">
        <w:t xml:space="preserve">    }</w:t>
      </w:r>
    </w:p>
    <w:p w14:paraId="3CDB8EA4" w14:textId="77777777" w:rsidR="00197B3C" w:rsidRPr="00EC76D5" w:rsidRDefault="00197B3C" w:rsidP="00197B3C">
      <w:pPr>
        <w:pStyle w:val="Code"/>
      </w:pPr>
      <w:r w:rsidRPr="00EC76D5">
        <w:lastRenderedPageBreak/>
        <w:t xml:space="preserve">    else if ((fromValue instanceof BigDecimal) &amp;&amp; toType.isIntegralOrPointer()) {</w:t>
      </w:r>
    </w:p>
    <w:p w14:paraId="4DFC0823" w14:textId="77777777" w:rsidR="00197B3C" w:rsidRPr="00EC76D5" w:rsidRDefault="00197B3C" w:rsidP="00197B3C">
      <w:pPr>
        <w:pStyle w:val="Code"/>
      </w:pPr>
      <w:r w:rsidRPr="00EC76D5">
        <w:t xml:space="preserve">      Assert.warning(fromValue, "implicit conversion from " + fromValue +</w:t>
      </w:r>
    </w:p>
    <w:p w14:paraId="58D10965" w14:textId="77777777" w:rsidR="00197B3C" w:rsidRPr="00EC76D5" w:rsidRDefault="00197B3C" w:rsidP="00197B3C">
      <w:pPr>
        <w:pStyle w:val="Code"/>
      </w:pPr>
      <w:r w:rsidRPr="00EC76D5">
        <w:t xml:space="preserve">                                " to " + toType);</w:t>
      </w:r>
    </w:p>
    <w:p w14:paraId="666249FF" w14:textId="77777777" w:rsidR="00197B3C" w:rsidRPr="00EC76D5" w:rsidRDefault="00197B3C" w:rsidP="00197B3C">
      <w:pPr>
        <w:pStyle w:val="Code"/>
      </w:pPr>
      <w:r w:rsidRPr="00EC76D5">
        <w:t xml:space="preserve">      return ((BigDecimal) fromValue).toBigInteger();</w:t>
      </w:r>
    </w:p>
    <w:p w14:paraId="63BDA176" w14:textId="77777777" w:rsidR="00197B3C" w:rsidRPr="00EC76D5" w:rsidRDefault="00197B3C" w:rsidP="00197B3C">
      <w:pPr>
        <w:pStyle w:val="Code"/>
      </w:pPr>
      <w:r w:rsidRPr="00EC76D5">
        <w:t xml:space="preserve">    }</w:t>
      </w:r>
    </w:p>
    <w:p w14:paraId="7CE8264C" w14:textId="77777777" w:rsidR="00197B3C" w:rsidRPr="00EC76D5" w:rsidRDefault="00197B3C" w:rsidP="00197B3C">
      <w:pPr>
        <w:pStyle w:val="Code"/>
      </w:pPr>
      <w:r w:rsidRPr="00EC76D5">
        <w:t xml:space="preserve">    else {</w:t>
      </w:r>
    </w:p>
    <w:p w14:paraId="71122A2B" w14:textId="77777777" w:rsidR="00197B3C" w:rsidRPr="00EC76D5" w:rsidRDefault="00197B3C" w:rsidP="00197B3C">
      <w:pPr>
        <w:pStyle w:val="Code"/>
      </w:pPr>
      <w:r w:rsidRPr="00EC76D5">
        <w:t xml:space="preserve">      return fromValue;</w:t>
      </w:r>
    </w:p>
    <w:p w14:paraId="60E89780" w14:textId="77777777" w:rsidR="00197B3C" w:rsidRPr="00EC76D5" w:rsidRDefault="00197B3C" w:rsidP="00197B3C">
      <w:pPr>
        <w:pStyle w:val="Code"/>
      </w:pPr>
      <w:r w:rsidRPr="00EC76D5">
        <w:t xml:space="preserve">    }</w:t>
      </w:r>
    </w:p>
    <w:p w14:paraId="5608E849" w14:textId="77777777" w:rsidR="00197B3C" w:rsidRPr="00EC76D5" w:rsidRDefault="00197B3C" w:rsidP="00197B3C">
      <w:pPr>
        <w:pStyle w:val="Code"/>
      </w:pPr>
      <w:r w:rsidRPr="00EC76D5">
        <w:t xml:space="preserve">  }</w:t>
      </w:r>
    </w:p>
    <w:p w14:paraId="2EC409BE" w14:textId="77777777" w:rsidR="00197B3C" w:rsidRPr="00EC76D5" w:rsidRDefault="00197B3C" w:rsidP="00197B3C">
      <w:pPr>
        <w:pStyle w:val="Code"/>
      </w:pPr>
    </w:p>
    <w:p w14:paraId="31B693F8" w14:textId="11175797" w:rsidR="00197B3C" w:rsidRPr="00EC76D5" w:rsidRDefault="00197B3C" w:rsidP="00197B3C">
      <w:pPr>
        <w:pStyle w:val="Code"/>
      </w:pPr>
      <w:r w:rsidRPr="00EC76D5">
        <w:t xml:space="preserve">  public static void generateStatic(Type type, Object </w:t>
      </w:r>
      <w:r w:rsidR="002F35C1">
        <w:t>initializer</w:t>
      </w:r>
      <w:r w:rsidRPr="00EC76D5">
        <w:t>, List&lt;Byte&gt; byteList,</w:t>
      </w:r>
    </w:p>
    <w:p w14:paraId="445751AF" w14:textId="77777777" w:rsidR="00197B3C" w:rsidRPr="00EC76D5" w:rsidRDefault="00197B3C" w:rsidP="00197B3C">
      <w:pPr>
        <w:pStyle w:val="Code"/>
      </w:pPr>
      <w:r w:rsidRPr="00EC76D5">
        <w:t xml:space="preserve">                       Map&lt;Integer,String&gt; accessMap, List&lt;String&gt; textList) {</w:t>
      </w:r>
    </w:p>
    <w:p w14:paraId="64E57014" w14:textId="77777777" w:rsidR="00197B3C" w:rsidRPr="00EC76D5" w:rsidRDefault="00197B3C" w:rsidP="00197B3C">
      <w:pPr>
        <w:pStyle w:val="Code"/>
      </w:pPr>
      <w:r w:rsidRPr="00EC76D5">
        <w:t xml:space="preserve">    if (type.isPointer()) {</w:t>
      </w:r>
    </w:p>
    <w:p w14:paraId="5109905F" w14:textId="457C7B79" w:rsidR="00197B3C" w:rsidRPr="00EC76D5" w:rsidRDefault="00197B3C" w:rsidP="00197B3C">
      <w:pPr>
        <w:pStyle w:val="Code"/>
      </w:pPr>
      <w:r w:rsidRPr="00EC76D5">
        <w:t xml:space="preserve">      if (</w:t>
      </w:r>
      <w:r w:rsidR="002F35C1">
        <w:t>initializer</w:t>
      </w:r>
      <w:r w:rsidRPr="00EC76D5">
        <w:t xml:space="preserve"> instanceof SyntaxTree) {</w:t>
      </w:r>
    </w:p>
    <w:p w14:paraId="76F475EF" w14:textId="77777777" w:rsidR="00197B3C" w:rsidRPr="00EC76D5" w:rsidRDefault="00197B3C" w:rsidP="00197B3C">
      <w:pPr>
        <w:pStyle w:val="Code"/>
      </w:pPr>
      <w:r w:rsidRPr="00EC76D5">
        <w:t xml:space="preserve">        SyntaxTree tree =</w:t>
      </w:r>
    </w:p>
    <w:p w14:paraId="1B5D4178" w14:textId="48E109CA" w:rsidR="00197B3C" w:rsidRPr="00EC76D5" w:rsidRDefault="00197B3C" w:rsidP="00197B3C">
      <w:pPr>
        <w:pStyle w:val="Code"/>
      </w:pPr>
      <w:r w:rsidRPr="00EC76D5">
        <w:t xml:space="preserve">          SyntaxTreeOptimizer.optimizeExpression((SyntaxTree) </w:t>
      </w:r>
      <w:r w:rsidR="002F35C1">
        <w:t>initializer</w:t>
      </w:r>
      <w:r w:rsidRPr="00EC76D5">
        <w:t>);</w:t>
      </w:r>
    </w:p>
    <w:p w14:paraId="63A564F2" w14:textId="77777777" w:rsidR="00197B3C" w:rsidRPr="00EC76D5" w:rsidRDefault="00197B3C" w:rsidP="00197B3C">
      <w:pPr>
        <w:pStyle w:val="Code"/>
      </w:pPr>
    </w:p>
    <w:p w14:paraId="5B1E7546" w14:textId="77777777" w:rsidR="00197B3C" w:rsidRPr="00EC76D5" w:rsidRDefault="00197B3C" w:rsidP="00197B3C">
      <w:pPr>
        <w:pStyle w:val="Code"/>
      </w:pPr>
      <w:r w:rsidRPr="00EC76D5">
        <w:t xml:space="preserve">        switch (tree.getOperator()) {</w:t>
      </w:r>
    </w:p>
    <w:p w14:paraId="3A85E4B5" w14:textId="77777777" w:rsidR="00197B3C" w:rsidRPr="00EC76D5" w:rsidRDefault="00197B3C" w:rsidP="00197B3C">
      <w:pPr>
        <w:pStyle w:val="Code"/>
      </w:pPr>
      <w:r w:rsidRPr="00EC76D5">
        <w:t xml:space="preserve">          case Value:</w:t>
      </w:r>
    </w:p>
    <w:p w14:paraId="3DA3CB45" w14:textId="77777777" w:rsidR="00197B3C" w:rsidRPr="00EC76D5" w:rsidRDefault="00197B3C" w:rsidP="00197B3C">
      <w:pPr>
        <w:pStyle w:val="Code"/>
      </w:pPr>
      <w:r w:rsidRPr="00EC76D5">
        <w:t xml:space="preserve">            if (tree.getType().isString()) {</w:t>
      </w:r>
    </w:p>
    <w:p w14:paraId="4FB9F5E6" w14:textId="77777777" w:rsidR="00197B3C" w:rsidRPr="00EC76D5" w:rsidRDefault="00197B3C" w:rsidP="00197B3C">
      <w:pPr>
        <w:pStyle w:val="Code"/>
      </w:pPr>
      <w:r w:rsidRPr="00EC76D5">
        <w:t xml:space="preserve">              String uniqueName =</w:t>
      </w:r>
    </w:p>
    <w:p w14:paraId="2C1B5E9C" w14:textId="77777777" w:rsidR="00197B3C" w:rsidRPr="00EC76D5" w:rsidRDefault="00197B3C" w:rsidP="00197B3C">
      <w:pPr>
        <w:pStyle w:val="Code"/>
      </w:pPr>
      <w:r w:rsidRPr="00EC76D5">
        <w:t xml:space="preserve">                generateValueName(tree.getType(), tree.getSymbol().getValue());</w:t>
      </w:r>
    </w:p>
    <w:p w14:paraId="31094949" w14:textId="77777777" w:rsidR="00197B3C" w:rsidRPr="00EC76D5" w:rsidRDefault="00197B3C" w:rsidP="00197B3C">
      <w:pPr>
        <w:pStyle w:val="Code"/>
      </w:pPr>
      <w:r w:rsidRPr="00EC76D5">
        <w:t xml:space="preserve">              accessMap.put(byteList.size(), uniqueName);</w:t>
      </w:r>
    </w:p>
    <w:p w14:paraId="4C4D3B5A" w14:textId="77777777" w:rsidR="00197B3C" w:rsidRPr="00EC76D5" w:rsidRDefault="00197B3C" w:rsidP="00197B3C">
      <w:pPr>
        <w:pStyle w:val="Code"/>
      </w:pPr>
      <w:r w:rsidRPr="00EC76D5">
        <w:t xml:space="preserve">              byteList.add((byte) 0);</w:t>
      </w:r>
    </w:p>
    <w:p w14:paraId="49EAD0A0" w14:textId="77777777" w:rsidR="00197B3C" w:rsidRPr="00EC76D5" w:rsidRDefault="00197B3C" w:rsidP="00197B3C">
      <w:pPr>
        <w:pStyle w:val="Code"/>
      </w:pPr>
      <w:r w:rsidRPr="00EC76D5">
        <w:t xml:space="preserve">              byteList.add((byte) 0);</w:t>
      </w:r>
    </w:p>
    <w:p w14:paraId="5052574D" w14:textId="2CF6065A" w:rsidR="00197B3C" w:rsidRPr="00EC76D5" w:rsidRDefault="00197B3C" w:rsidP="00197B3C">
      <w:pPr>
        <w:pStyle w:val="Code"/>
      </w:pPr>
      <w:r w:rsidRPr="00EC76D5">
        <w:t xml:space="preserve">              textList.add("\tdw " + uniqueName + "\t; " + </w:t>
      </w:r>
      <w:r w:rsidR="00BA53A2">
        <w:t>TypeSize.PointerSize</w:t>
      </w:r>
      <w:r w:rsidRPr="00EC76D5">
        <w:t>);</w:t>
      </w:r>
    </w:p>
    <w:p w14:paraId="01EC0243" w14:textId="77777777" w:rsidR="00197B3C" w:rsidRPr="00EC76D5" w:rsidRDefault="00197B3C" w:rsidP="00197B3C">
      <w:pPr>
        <w:pStyle w:val="Code"/>
      </w:pPr>
      <w:r w:rsidRPr="00EC76D5">
        <w:t xml:space="preserve">            }</w:t>
      </w:r>
    </w:p>
    <w:p w14:paraId="561F7D49" w14:textId="77777777" w:rsidR="00197B3C" w:rsidRPr="00EC76D5" w:rsidRDefault="00197B3C" w:rsidP="00197B3C">
      <w:pPr>
        <w:pStyle w:val="Code"/>
      </w:pPr>
      <w:r w:rsidRPr="00EC76D5">
        <w:t xml:space="preserve">            else {</w:t>
      </w:r>
    </w:p>
    <w:p w14:paraId="1116352A" w14:textId="77777777" w:rsidR="00197B3C" w:rsidRPr="00EC76D5" w:rsidRDefault="00197B3C" w:rsidP="00197B3C">
      <w:pPr>
        <w:pStyle w:val="Code"/>
      </w:pPr>
      <w:r w:rsidRPr="00EC76D5">
        <w:t xml:space="preserve">              Object value = tree.getSymbol().getValue();</w:t>
      </w:r>
    </w:p>
    <w:p w14:paraId="1C0235FF" w14:textId="77777777" w:rsidR="00197B3C" w:rsidRPr="00EC76D5" w:rsidRDefault="00197B3C" w:rsidP="00197B3C">
      <w:pPr>
        <w:pStyle w:val="Code"/>
      </w:pPr>
      <w:r w:rsidRPr="00EC76D5">
        <w:t xml:space="preserve">              generateByteTextList(type, value, byteList, accessMap, textList);</w:t>
      </w:r>
    </w:p>
    <w:p w14:paraId="1BDE31C9" w14:textId="77777777" w:rsidR="00197B3C" w:rsidRPr="00EC76D5" w:rsidRDefault="00197B3C" w:rsidP="00197B3C">
      <w:pPr>
        <w:pStyle w:val="Code"/>
      </w:pPr>
      <w:r w:rsidRPr="00EC76D5">
        <w:t xml:space="preserve">            }</w:t>
      </w:r>
    </w:p>
    <w:p w14:paraId="36289DB3" w14:textId="77777777" w:rsidR="00197B3C" w:rsidRPr="00EC76D5" w:rsidRDefault="00197B3C" w:rsidP="00197B3C">
      <w:pPr>
        <w:pStyle w:val="Code"/>
      </w:pPr>
      <w:r w:rsidRPr="00EC76D5">
        <w:t xml:space="preserve">            break;</w:t>
      </w:r>
    </w:p>
    <w:p w14:paraId="4F369FE9" w14:textId="77777777" w:rsidR="00197B3C" w:rsidRPr="00EC76D5" w:rsidRDefault="00197B3C" w:rsidP="00197B3C">
      <w:pPr>
        <w:pStyle w:val="Code"/>
      </w:pPr>
    </w:p>
    <w:p w14:paraId="7DA19D36" w14:textId="77777777" w:rsidR="00197B3C" w:rsidRPr="00EC76D5" w:rsidRDefault="00197B3C" w:rsidP="00197B3C">
      <w:pPr>
        <w:pStyle w:val="Code"/>
      </w:pPr>
      <w:r w:rsidRPr="00EC76D5">
        <w:t xml:space="preserve">          case Variable:</w:t>
      </w:r>
    </w:p>
    <w:p w14:paraId="3C190C37" w14:textId="77777777" w:rsidR="00197B3C" w:rsidRPr="00EC76D5" w:rsidRDefault="00197B3C" w:rsidP="00197B3C">
      <w:pPr>
        <w:pStyle w:val="Code"/>
      </w:pPr>
      <w:r w:rsidRPr="00EC76D5">
        <w:t xml:space="preserve">            if (tree.getType().isFunctionOrArray()) {</w:t>
      </w:r>
    </w:p>
    <w:p w14:paraId="27F66D87" w14:textId="77777777" w:rsidR="00197B3C" w:rsidRPr="00EC76D5" w:rsidRDefault="00197B3C" w:rsidP="00197B3C">
      <w:pPr>
        <w:pStyle w:val="Code"/>
      </w:pPr>
      <w:r w:rsidRPr="00EC76D5">
        <w:t xml:space="preserve">              accessMap.put(byteList.size(), tree.getSymbol().getUniqueName());</w:t>
      </w:r>
    </w:p>
    <w:p w14:paraId="33D49BD3" w14:textId="77777777" w:rsidR="00197B3C" w:rsidRPr="00EC76D5" w:rsidRDefault="00197B3C" w:rsidP="00197B3C">
      <w:pPr>
        <w:pStyle w:val="Code"/>
      </w:pPr>
      <w:r w:rsidRPr="00EC76D5">
        <w:t xml:space="preserve">              byteList.add((byte) 0);</w:t>
      </w:r>
    </w:p>
    <w:p w14:paraId="7E6AC7F0" w14:textId="77777777" w:rsidR="00197B3C" w:rsidRPr="00EC76D5" w:rsidRDefault="00197B3C" w:rsidP="00197B3C">
      <w:pPr>
        <w:pStyle w:val="Code"/>
      </w:pPr>
      <w:r w:rsidRPr="00EC76D5">
        <w:t xml:space="preserve">              byteList.add((byte) 0);</w:t>
      </w:r>
    </w:p>
    <w:p w14:paraId="61853DAB" w14:textId="77777777" w:rsidR="00197B3C" w:rsidRPr="00EC76D5" w:rsidRDefault="00197B3C" w:rsidP="00197B3C">
      <w:pPr>
        <w:pStyle w:val="Code"/>
      </w:pPr>
      <w:r w:rsidRPr="00EC76D5">
        <w:t xml:space="preserve">              textList.add("\tdw " + tree.getSymbol().getUniqueName() +</w:t>
      </w:r>
    </w:p>
    <w:p w14:paraId="4F9BB026" w14:textId="45CA508C" w:rsidR="00197B3C" w:rsidRPr="00EC76D5" w:rsidRDefault="00197B3C" w:rsidP="00197B3C">
      <w:pPr>
        <w:pStyle w:val="Code"/>
      </w:pPr>
      <w:r w:rsidRPr="00EC76D5">
        <w:t xml:space="preserve">                           "\t; " + </w:t>
      </w:r>
      <w:r w:rsidR="00BA53A2">
        <w:t>TypeSize.PointerSize</w:t>
      </w:r>
      <w:r w:rsidRPr="00EC76D5">
        <w:t>);</w:t>
      </w:r>
    </w:p>
    <w:p w14:paraId="22C17248" w14:textId="77777777" w:rsidR="00197B3C" w:rsidRPr="00EC76D5" w:rsidRDefault="00197B3C" w:rsidP="00197B3C">
      <w:pPr>
        <w:pStyle w:val="Code"/>
      </w:pPr>
      <w:r w:rsidRPr="00EC76D5">
        <w:t xml:space="preserve">            }</w:t>
      </w:r>
    </w:p>
    <w:p w14:paraId="7249EAC7" w14:textId="77777777" w:rsidR="00197B3C" w:rsidRPr="00EC76D5" w:rsidRDefault="00197B3C" w:rsidP="00197B3C">
      <w:pPr>
        <w:pStyle w:val="Code"/>
      </w:pPr>
      <w:r w:rsidRPr="00EC76D5">
        <w:t xml:space="preserve">            else {</w:t>
      </w:r>
    </w:p>
    <w:p w14:paraId="18C0BE18" w14:textId="77777777" w:rsidR="00197B3C" w:rsidRPr="00EC76D5" w:rsidRDefault="00197B3C" w:rsidP="00197B3C">
      <w:pPr>
        <w:pStyle w:val="Code"/>
      </w:pPr>
      <w:r w:rsidRPr="00EC76D5">
        <w:t xml:space="preserve">              Assert.error(tree.getSymbol().isStatic(), tree.getSymbol().getName(),</w:t>
      </w:r>
    </w:p>
    <w:p w14:paraId="3549647A" w14:textId="75833B4C" w:rsidR="00197B3C" w:rsidRPr="00EC76D5" w:rsidRDefault="00197B3C" w:rsidP="00197B3C">
      <w:pPr>
        <w:pStyle w:val="Code"/>
      </w:pPr>
      <w:r w:rsidRPr="00EC76D5">
        <w:t xml:space="preserve">                           "a static variable can only be </w:t>
      </w:r>
      <w:r w:rsidR="002F35C1">
        <w:t>initializer</w:t>
      </w:r>
      <w:r w:rsidRPr="00EC76D5">
        <w:t>alized by a static value");</w:t>
      </w:r>
    </w:p>
    <w:p w14:paraId="5BA07A47" w14:textId="77777777" w:rsidR="00197B3C" w:rsidRPr="00EC76D5" w:rsidRDefault="00197B3C" w:rsidP="00197B3C">
      <w:pPr>
        <w:pStyle w:val="Code"/>
      </w:pPr>
      <w:r w:rsidRPr="00EC76D5">
        <w:t xml:space="preserve">              </w:t>
      </w:r>
    </w:p>
    <w:p w14:paraId="367FED74" w14:textId="77777777" w:rsidR="00197B3C" w:rsidRPr="00EC76D5" w:rsidRDefault="00197B3C" w:rsidP="00197B3C">
      <w:pPr>
        <w:pStyle w:val="Code"/>
      </w:pPr>
      <w:r w:rsidRPr="00EC76D5">
        <w:t xml:space="preserve">              for (Map.Entry&lt;Integer,String&gt; entry : tree.getSymbol().getAccessMap().entrySet()) {</w:t>
      </w:r>
    </w:p>
    <w:p w14:paraId="64C5580D" w14:textId="77777777" w:rsidR="00197B3C" w:rsidRPr="00EC76D5" w:rsidRDefault="00197B3C" w:rsidP="00197B3C">
      <w:pPr>
        <w:pStyle w:val="Code"/>
      </w:pPr>
      <w:r w:rsidRPr="00EC76D5">
        <w:t xml:space="preserve">                accessMap.put(byteList.size() + entry.getKey(), entry.getValue());</w:t>
      </w:r>
    </w:p>
    <w:p w14:paraId="01CFCD8F" w14:textId="77777777" w:rsidR="00197B3C" w:rsidRPr="00EC76D5" w:rsidRDefault="00197B3C" w:rsidP="00197B3C">
      <w:pPr>
        <w:pStyle w:val="Code"/>
      </w:pPr>
      <w:r w:rsidRPr="00EC76D5">
        <w:lastRenderedPageBreak/>
        <w:t xml:space="preserve">              }</w:t>
      </w:r>
    </w:p>
    <w:p w14:paraId="1C0D8A78" w14:textId="77777777" w:rsidR="00197B3C" w:rsidRPr="00EC76D5" w:rsidRDefault="00197B3C" w:rsidP="00197B3C">
      <w:pPr>
        <w:pStyle w:val="Code"/>
      </w:pPr>
    </w:p>
    <w:p w14:paraId="4E85D4D1" w14:textId="77777777" w:rsidR="00197B3C" w:rsidRPr="00EC76D5" w:rsidRDefault="00197B3C" w:rsidP="00197B3C">
      <w:pPr>
        <w:pStyle w:val="Code"/>
      </w:pPr>
      <w:r w:rsidRPr="00EC76D5">
        <w:t xml:space="preserve">              byteList.addAll(tree.getSymbol().getByteList());</w:t>
      </w:r>
    </w:p>
    <w:p w14:paraId="7F4241BE" w14:textId="77777777" w:rsidR="00197B3C" w:rsidRPr="00EC76D5" w:rsidRDefault="00197B3C" w:rsidP="00197B3C">
      <w:pPr>
        <w:pStyle w:val="Code"/>
      </w:pPr>
      <w:r w:rsidRPr="00EC76D5">
        <w:t xml:space="preserve">              textList.addAll(remove_labels(tree.getSymbol().getTextList()));</w:t>
      </w:r>
    </w:p>
    <w:p w14:paraId="2BE124D7" w14:textId="77777777" w:rsidR="00197B3C" w:rsidRPr="00EC76D5" w:rsidRDefault="00197B3C" w:rsidP="00197B3C">
      <w:pPr>
        <w:pStyle w:val="Code"/>
      </w:pPr>
      <w:r w:rsidRPr="00EC76D5">
        <w:t xml:space="preserve">            }</w:t>
      </w:r>
    </w:p>
    <w:p w14:paraId="774F07AC" w14:textId="77777777" w:rsidR="00197B3C" w:rsidRPr="00EC76D5" w:rsidRDefault="00197B3C" w:rsidP="00197B3C">
      <w:pPr>
        <w:pStyle w:val="Code"/>
      </w:pPr>
      <w:r w:rsidRPr="00EC76D5">
        <w:t xml:space="preserve">            break;</w:t>
      </w:r>
    </w:p>
    <w:p w14:paraId="2DE63AD6" w14:textId="77777777" w:rsidR="00197B3C" w:rsidRPr="00EC76D5" w:rsidRDefault="00197B3C" w:rsidP="00197B3C">
      <w:pPr>
        <w:pStyle w:val="Code"/>
      </w:pPr>
    </w:p>
    <w:p w14:paraId="746BE633" w14:textId="77777777" w:rsidR="00197B3C" w:rsidRPr="00EC76D5" w:rsidRDefault="00197B3C" w:rsidP="00197B3C">
      <w:pPr>
        <w:pStyle w:val="Code"/>
      </w:pPr>
      <w:r w:rsidRPr="00EC76D5">
        <w:t xml:space="preserve">          case AddressOffset: { // array</w:t>
      </w:r>
    </w:p>
    <w:p w14:paraId="6A6B3726" w14:textId="77777777" w:rsidR="00197B3C" w:rsidRPr="00EC76D5" w:rsidRDefault="00197B3C" w:rsidP="00197B3C">
      <w:pPr>
        <w:pStyle w:val="Code"/>
      </w:pPr>
      <w:r w:rsidRPr="00EC76D5">
        <w:t xml:space="preserve">              accessMap.put(byteList.size(), tree.getSymbol().getUniqueName());</w:t>
      </w:r>
    </w:p>
    <w:p w14:paraId="2E2F9A20" w14:textId="77777777" w:rsidR="00197B3C" w:rsidRPr="00EC76D5" w:rsidRDefault="00197B3C" w:rsidP="00197B3C">
      <w:pPr>
        <w:pStyle w:val="Code"/>
      </w:pPr>
      <w:r w:rsidRPr="00EC76D5">
        <w:t xml:space="preserve">              int offset = (Integer) tree.getInfo();</w:t>
      </w:r>
    </w:p>
    <w:p w14:paraId="733897FC" w14:textId="77777777" w:rsidR="00197B3C" w:rsidRPr="00EC76D5" w:rsidRDefault="00197B3C" w:rsidP="00197B3C">
      <w:pPr>
        <w:pStyle w:val="Code"/>
      </w:pPr>
      <w:r w:rsidRPr="00EC76D5">
        <w:t xml:space="preserve">              byteList.add((byte) offset);</w:t>
      </w:r>
    </w:p>
    <w:p w14:paraId="5D2BA0FF" w14:textId="77777777" w:rsidR="00197B3C" w:rsidRPr="00EC76D5" w:rsidRDefault="00197B3C" w:rsidP="00197B3C">
      <w:pPr>
        <w:pStyle w:val="Code"/>
      </w:pPr>
      <w:r w:rsidRPr="00EC76D5">
        <w:t xml:space="preserve">              byteList.add((byte) (offset &lt;&lt; 8));</w:t>
      </w:r>
    </w:p>
    <w:p w14:paraId="6DCC399D" w14:textId="77777777" w:rsidR="00197B3C" w:rsidRPr="00EC76D5" w:rsidRDefault="00197B3C" w:rsidP="00197B3C">
      <w:pPr>
        <w:pStyle w:val="Code"/>
      </w:pPr>
      <w:r w:rsidRPr="00EC76D5">
        <w:t xml:space="preserve">              textList.add("\tdw " + tree.getSymbol().getUniqueName() +</w:t>
      </w:r>
    </w:p>
    <w:p w14:paraId="4ECB3A37" w14:textId="525A1526" w:rsidR="00197B3C" w:rsidRPr="00EC76D5" w:rsidRDefault="00197B3C" w:rsidP="00197B3C">
      <w:pPr>
        <w:pStyle w:val="Code"/>
      </w:pPr>
      <w:r w:rsidRPr="00EC76D5">
        <w:t xml:space="preserve">                           addOffset(offset) + "\t; " + </w:t>
      </w:r>
      <w:r w:rsidR="00BA53A2">
        <w:t>TypeSize.PointerSize</w:t>
      </w:r>
      <w:r w:rsidRPr="00EC76D5">
        <w:t>);</w:t>
      </w:r>
    </w:p>
    <w:p w14:paraId="65852552" w14:textId="77777777" w:rsidR="00197B3C" w:rsidRPr="00EC76D5" w:rsidRDefault="00197B3C" w:rsidP="00197B3C">
      <w:pPr>
        <w:pStyle w:val="Code"/>
      </w:pPr>
      <w:r w:rsidRPr="00EC76D5">
        <w:t xml:space="preserve">            }</w:t>
      </w:r>
    </w:p>
    <w:p w14:paraId="3FF5B6B9" w14:textId="77777777" w:rsidR="00197B3C" w:rsidRPr="00EC76D5" w:rsidRDefault="00197B3C" w:rsidP="00197B3C">
      <w:pPr>
        <w:pStyle w:val="Code"/>
      </w:pPr>
      <w:r w:rsidRPr="00EC76D5">
        <w:t xml:space="preserve">            break;</w:t>
      </w:r>
    </w:p>
    <w:p w14:paraId="506F9B51" w14:textId="77777777" w:rsidR="00197B3C" w:rsidRPr="00EC76D5" w:rsidRDefault="00197B3C" w:rsidP="00197B3C">
      <w:pPr>
        <w:pStyle w:val="Code"/>
      </w:pPr>
    </w:p>
    <w:p w14:paraId="64A65089" w14:textId="77777777" w:rsidR="00197B3C" w:rsidRPr="00EC76D5" w:rsidRDefault="00197B3C" w:rsidP="00197B3C">
      <w:pPr>
        <w:pStyle w:val="Code"/>
      </w:pPr>
      <w:r w:rsidRPr="00EC76D5">
        <w:t xml:space="preserve">          case ValueOffset: { // pointer</w:t>
      </w:r>
    </w:p>
    <w:p w14:paraId="5B6C7701" w14:textId="77777777" w:rsidR="00197B3C" w:rsidRPr="00EC76D5" w:rsidRDefault="00197B3C" w:rsidP="00197B3C">
      <w:pPr>
        <w:pStyle w:val="Code"/>
      </w:pPr>
      <w:r w:rsidRPr="00EC76D5">
        <w:t xml:space="preserve">              for (Map.Entry&lt;Integer,String&gt; entry : tree.getSymbol().getAccessMap().entrySet()) {</w:t>
      </w:r>
    </w:p>
    <w:p w14:paraId="6B1E3608" w14:textId="77777777" w:rsidR="00197B3C" w:rsidRPr="00EC76D5" w:rsidRDefault="00197B3C" w:rsidP="00197B3C">
      <w:pPr>
        <w:pStyle w:val="Code"/>
      </w:pPr>
      <w:r w:rsidRPr="00EC76D5">
        <w:t xml:space="preserve">                accessMap.put(byteList.size() + entry.getKey(), entry.getValue());</w:t>
      </w:r>
    </w:p>
    <w:p w14:paraId="010BB47D" w14:textId="77777777" w:rsidR="00197B3C" w:rsidRPr="00EC76D5" w:rsidRDefault="00197B3C" w:rsidP="00197B3C">
      <w:pPr>
        <w:pStyle w:val="Code"/>
      </w:pPr>
      <w:r w:rsidRPr="00EC76D5">
        <w:t xml:space="preserve">              }</w:t>
      </w:r>
    </w:p>
    <w:p w14:paraId="3917E252" w14:textId="77777777" w:rsidR="00197B3C" w:rsidRPr="00EC76D5" w:rsidRDefault="00197B3C" w:rsidP="00197B3C">
      <w:pPr>
        <w:pStyle w:val="Code"/>
      </w:pPr>
    </w:p>
    <w:p w14:paraId="6452457F" w14:textId="77777777" w:rsidR="00197B3C" w:rsidRPr="00EC76D5" w:rsidRDefault="00197B3C" w:rsidP="00197B3C">
      <w:pPr>
        <w:pStyle w:val="Code"/>
      </w:pPr>
      <w:r w:rsidRPr="00EC76D5">
        <w:t xml:space="preserve">              List&lt;Byte&gt; oldByteList = tree.getSymbol().getByteList();</w:t>
      </w:r>
    </w:p>
    <w:p w14:paraId="4340F90C" w14:textId="77777777" w:rsidR="00197B3C" w:rsidRPr="00EC76D5" w:rsidRDefault="00197B3C" w:rsidP="00197B3C">
      <w:pPr>
        <w:pStyle w:val="Code"/>
      </w:pPr>
      <w:r w:rsidRPr="00EC76D5">
        <w:t xml:space="preserve">              int oldOffset = oldByteList.get(0) + (oldByteList.get(1) &gt;&gt; 8);</w:t>
      </w:r>
    </w:p>
    <w:p w14:paraId="2E9F0805" w14:textId="77777777" w:rsidR="00197B3C" w:rsidRPr="00EC76D5" w:rsidRDefault="00197B3C" w:rsidP="00197B3C">
      <w:pPr>
        <w:pStyle w:val="Code"/>
      </w:pPr>
      <w:r w:rsidRPr="00EC76D5">
        <w:t xml:space="preserve">              int newOffset = (Integer) tree.getSymbol().getValue();</w:t>
      </w:r>
    </w:p>
    <w:p w14:paraId="2603664F" w14:textId="77777777" w:rsidR="00197B3C" w:rsidRPr="00EC76D5" w:rsidRDefault="00197B3C" w:rsidP="00197B3C">
      <w:pPr>
        <w:pStyle w:val="Code"/>
      </w:pPr>
      <w:r w:rsidRPr="00EC76D5">
        <w:t xml:space="preserve">              int newValue = oldOffset + newOffset;</w:t>
      </w:r>
    </w:p>
    <w:p w14:paraId="6B78AAE8" w14:textId="77777777" w:rsidR="00197B3C" w:rsidRPr="00EC76D5" w:rsidRDefault="00197B3C" w:rsidP="00197B3C">
      <w:pPr>
        <w:pStyle w:val="Code"/>
      </w:pPr>
      <w:r w:rsidRPr="00EC76D5">
        <w:t xml:space="preserve">              byteList.add((byte) (newValue &lt;&lt; 8));</w:t>
      </w:r>
    </w:p>
    <w:p w14:paraId="0F4167B1" w14:textId="77777777" w:rsidR="00197B3C" w:rsidRPr="00EC76D5" w:rsidRDefault="00197B3C" w:rsidP="00197B3C">
      <w:pPr>
        <w:pStyle w:val="Code"/>
      </w:pPr>
      <w:r w:rsidRPr="00EC76D5">
        <w:t xml:space="preserve">              byteList.add((byte) newValue);</w:t>
      </w:r>
    </w:p>
    <w:p w14:paraId="5B33A9DF" w14:textId="77777777" w:rsidR="00197B3C" w:rsidRPr="00EC76D5" w:rsidRDefault="00197B3C" w:rsidP="00197B3C">
      <w:pPr>
        <w:pStyle w:val="Code"/>
      </w:pPr>
      <w:r w:rsidRPr="00EC76D5">
        <w:t xml:space="preserve">              textList.add(replaceOffset(tree.getSymbol().getTextList().get(0),</w:t>
      </w:r>
    </w:p>
    <w:p w14:paraId="6808AF2B" w14:textId="77777777" w:rsidR="00197B3C" w:rsidRPr="00EC76D5" w:rsidRDefault="00197B3C" w:rsidP="00197B3C">
      <w:pPr>
        <w:pStyle w:val="Code"/>
      </w:pPr>
      <w:r w:rsidRPr="00EC76D5">
        <w:t xml:space="preserve">                                         oldOffset, newValue));</w:t>
      </w:r>
    </w:p>
    <w:p w14:paraId="3034F8B0" w14:textId="77777777" w:rsidR="00197B3C" w:rsidRPr="00EC76D5" w:rsidRDefault="00197B3C" w:rsidP="00197B3C">
      <w:pPr>
        <w:pStyle w:val="Code"/>
      </w:pPr>
      <w:r w:rsidRPr="00EC76D5">
        <w:t xml:space="preserve">            }</w:t>
      </w:r>
    </w:p>
    <w:p w14:paraId="7B353946" w14:textId="77777777" w:rsidR="00197B3C" w:rsidRPr="00EC76D5" w:rsidRDefault="00197B3C" w:rsidP="00197B3C">
      <w:pPr>
        <w:pStyle w:val="Code"/>
      </w:pPr>
      <w:r w:rsidRPr="00EC76D5">
        <w:t xml:space="preserve">            break;</w:t>
      </w:r>
    </w:p>
    <w:p w14:paraId="43E31B41" w14:textId="77777777" w:rsidR="00197B3C" w:rsidRPr="00EC76D5" w:rsidRDefault="00197B3C" w:rsidP="00197B3C">
      <w:pPr>
        <w:pStyle w:val="Code"/>
      </w:pPr>
    </w:p>
    <w:p w14:paraId="7A996AF2" w14:textId="77777777" w:rsidR="00197B3C" w:rsidRPr="00EC76D5" w:rsidRDefault="00197B3C" w:rsidP="00197B3C">
      <w:pPr>
        <w:pStyle w:val="Code"/>
      </w:pPr>
      <w:r w:rsidRPr="00EC76D5">
        <w:t xml:space="preserve">          default:</w:t>
      </w:r>
    </w:p>
    <w:p w14:paraId="6AA8BA0D" w14:textId="77777777" w:rsidR="00197B3C" w:rsidRPr="00EC76D5" w:rsidRDefault="00197B3C" w:rsidP="00197B3C">
      <w:pPr>
        <w:pStyle w:val="Code"/>
      </w:pPr>
      <w:r w:rsidRPr="00EC76D5">
        <w:t xml:space="preserve">            Assert.error("X");</w:t>
      </w:r>
    </w:p>
    <w:p w14:paraId="65F6738A" w14:textId="77777777" w:rsidR="00197B3C" w:rsidRPr="00EC76D5" w:rsidRDefault="00197B3C" w:rsidP="00197B3C">
      <w:pPr>
        <w:pStyle w:val="Code"/>
      </w:pPr>
      <w:r w:rsidRPr="00EC76D5">
        <w:t xml:space="preserve">            break;</w:t>
      </w:r>
    </w:p>
    <w:p w14:paraId="3ABB67C6" w14:textId="77777777" w:rsidR="00197B3C" w:rsidRPr="00EC76D5" w:rsidRDefault="00197B3C" w:rsidP="00197B3C">
      <w:pPr>
        <w:pStyle w:val="Code"/>
      </w:pPr>
      <w:r w:rsidRPr="00EC76D5">
        <w:t xml:space="preserve">        }</w:t>
      </w:r>
    </w:p>
    <w:p w14:paraId="4288ED52" w14:textId="77777777" w:rsidR="00197B3C" w:rsidRPr="00EC76D5" w:rsidRDefault="00197B3C" w:rsidP="00197B3C">
      <w:pPr>
        <w:pStyle w:val="Code"/>
      </w:pPr>
      <w:r w:rsidRPr="00EC76D5">
        <w:t xml:space="preserve">      }</w:t>
      </w:r>
    </w:p>
    <w:p w14:paraId="1A054D31" w14:textId="77777777" w:rsidR="00197B3C" w:rsidRPr="00EC76D5" w:rsidRDefault="00197B3C" w:rsidP="00197B3C">
      <w:pPr>
        <w:pStyle w:val="Code"/>
      </w:pPr>
      <w:r w:rsidRPr="00EC76D5">
        <w:t xml:space="preserve">      else {</w:t>
      </w:r>
    </w:p>
    <w:p w14:paraId="586F0194" w14:textId="77777777" w:rsidR="00197B3C" w:rsidRPr="00EC76D5" w:rsidRDefault="00197B3C" w:rsidP="00197B3C">
      <w:pPr>
        <w:pStyle w:val="Code"/>
      </w:pPr>
      <w:r w:rsidRPr="00EC76D5">
        <w:t xml:space="preserve">        List&lt;Byte&gt; ptrByteList = new LinkedList&lt;&gt;();</w:t>
      </w:r>
    </w:p>
    <w:p w14:paraId="359C6E1F" w14:textId="77777777" w:rsidR="00197B3C" w:rsidRPr="00EC76D5" w:rsidRDefault="00197B3C" w:rsidP="00197B3C">
      <w:pPr>
        <w:pStyle w:val="Code"/>
      </w:pPr>
      <w:r w:rsidRPr="00EC76D5">
        <w:t xml:space="preserve">        Map&lt;Integer,String&gt; ptrAccessMap = new ListMap&lt;&gt;();</w:t>
      </w:r>
    </w:p>
    <w:p w14:paraId="4D396F8E" w14:textId="77777777" w:rsidR="00197B3C" w:rsidRPr="00EC76D5" w:rsidRDefault="00197B3C" w:rsidP="00197B3C">
      <w:pPr>
        <w:pStyle w:val="Code"/>
      </w:pPr>
      <w:r w:rsidRPr="00EC76D5">
        <w:t xml:space="preserve">        List&lt;String&gt; ptrTextList = new LinkedList&lt;&gt;();</w:t>
      </w:r>
    </w:p>
    <w:p w14:paraId="2F7981B0" w14:textId="77777777" w:rsidR="00197B3C" w:rsidRPr="00EC76D5" w:rsidRDefault="00197B3C" w:rsidP="00197B3C">
      <w:pPr>
        <w:pStyle w:val="Code"/>
      </w:pPr>
      <w:r w:rsidRPr="00EC76D5">
        <w:t xml:space="preserve">        Type arrayType = Type.createArrayType(0, type.getPointerType());</w:t>
      </w:r>
    </w:p>
    <w:p w14:paraId="63711461" w14:textId="3A55A9B6" w:rsidR="00197B3C" w:rsidRPr="00EC76D5" w:rsidRDefault="00197B3C" w:rsidP="00197B3C">
      <w:pPr>
        <w:pStyle w:val="Code"/>
      </w:pPr>
      <w:r w:rsidRPr="00EC76D5">
        <w:t xml:space="preserve">        generateStatic(arrayType, </w:t>
      </w:r>
      <w:r w:rsidR="002F35C1">
        <w:t>initializer</w:t>
      </w:r>
      <w:r w:rsidRPr="00EC76D5">
        <w:t xml:space="preserve">, ptrByteList, ptrAccessMap, ptrTextList);      </w:t>
      </w:r>
    </w:p>
    <w:p w14:paraId="0427A61B" w14:textId="77777777" w:rsidR="00197B3C" w:rsidRPr="00EC76D5" w:rsidRDefault="00197B3C" w:rsidP="00197B3C">
      <w:pPr>
        <w:pStyle w:val="Code"/>
      </w:pPr>
    </w:p>
    <w:p w14:paraId="001C1D9F" w14:textId="270174F5" w:rsidR="00197B3C" w:rsidRPr="00EC76D5" w:rsidRDefault="00197B3C" w:rsidP="00197B3C">
      <w:pPr>
        <w:pStyle w:val="Code"/>
      </w:pPr>
      <w:r w:rsidRPr="00EC76D5">
        <w:t xml:space="preserve">        String uniqueName = Main.SeparatorId + "List</w:t>
      </w:r>
      <w:r w:rsidR="002F35C1">
        <w:t>Initializer</w:t>
      </w:r>
      <w:r w:rsidRPr="00EC76D5">
        <w:t>" +</w:t>
      </w:r>
    </w:p>
    <w:p w14:paraId="51A91EFF" w14:textId="15737E5C" w:rsidR="00197B3C" w:rsidRPr="00EC76D5" w:rsidRDefault="00197B3C" w:rsidP="00197B3C">
      <w:pPr>
        <w:pStyle w:val="Code"/>
      </w:pPr>
      <w:r w:rsidRPr="00EC76D5">
        <w:t xml:space="preserve">                            (Main.List</w:t>
      </w:r>
      <w:r w:rsidR="002F35C1">
        <w:t>Initializer</w:t>
      </w:r>
      <w:r w:rsidRPr="00EC76D5">
        <w:t>Count++) + Main.FileMarker;</w:t>
      </w:r>
    </w:p>
    <w:p w14:paraId="60170C5B" w14:textId="77777777" w:rsidR="00197B3C" w:rsidRPr="00EC76D5" w:rsidRDefault="00197B3C" w:rsidP="00197B3C">
      <w:pPr>
        <w:pStyle w:val="Code"/>
      </w:pPr>
      <w:r w:rsidRPr="00EC76D5">
        <w:t xml:space="preserve">        accessMap.put(byteList.size(), uniqueName);</w:t>
      </w:r>
    </w:p>
    <w:p w14:paraId="6F41E09D" w14:textId="77777777" w:rsidR="00197B3C" w:rsidRPr="00EC76D5" w:rsidRDefault="00197B3C" w:rsidP="00197B3C">
      <w:pPr>
        <w:pStyle w:val="Code"/>
      </w:pPr>
      <w:r w:rsidRPr="00EC76D5">
        <w:t xml:space="preserve">        byteList.add((byte) 0);</w:t>
      </w:r>
    </w:p>
    <w:p w14:paraId="4D52D3E8" w14:textId="77777777" w:rsidR="00197B3C" w:rsidRPr="00EC76D5" w:rsidRDefault="00197B3C" w:rsidP="00197B3C">
      <w:pPr>
        <w:pStyle w:val="Code"/>
      </w:pPr>
      <w:r w:rsidRPr="00EC76D5">
        <w:t xml:space="preserve">        byteList.add((byte) 0);</w:t>
      </w:r>
    </w:p>
    <w:p w14:paraId="7D984245" w14:textId="0A575E3C" w:rsidR="00197B3C" w:rsidRPr="00EC76D5" w:rsidRDefault="00197B3C" w:rsidP="00197B3C">
      <w:pPr>
        <w:pStyle w:val="Code"/>
      </w:pPr>
      <w:r w:rsidRPr="00EC76D5">
        <w:t xml:space="preserve">        textList.add("\tdw " + uniqueName+ "\t; " + </w:t>
      </w:r>
      <w:r w:rsidR="00BA53A2">
        <w:t>TypeSize.PointerSize</w:t>
      </w:r>
      <w:r w:rsidRPr="00EC76D5">
        <w:t>);</w:t>
      </w:r>
    </w:p>
    <w:p w14:paraId="55334CD9" w14:textId="77777777" w:rsidR="00197B3C" w:rsidRPr="00EC76D5" w:rsidRDefault="00197B3C" w:rsidP="00197B3C">
      <w:pPr>
        <w:pStyle w:val="Code"/>
      </w:pPr>
      <w:r w:rsidRPr="00EC76D5">
        <w:t xml:space="preserve">        </w:t>
      </w:r>
    </w:p>
    <w:p w14:paraId="2C17FD5F" w14:textId="77777777" w:rsidR="00197B3C" w:rsidRPr="00EC76D5" w:rsidRDefault="00197B3C" w:rsidP="00197B3C">
      <w:pPr>
        <w:pStyle w:val="Code"/>
      </w:pPr>
      <w:r w:rsidRPr="00EC76D5">
        <w:lastRenderedPageBreak/>
        <w:t xml:space="preserve">        Symbol symbol = Symbol.createStaticSymbol(uniqueName, ptrByteList,</w:t>
      </w:r>
    </w:p>
    <w:p w14:paraId="2F5FE580" w14:textId="77777777" w:rsidR="00197B3C" w:rsidRPr="00EC76D5" w:rsidRDefault="00197B3C" w:rsidP="00197B3C">
      <w:pPr>
        <w:pStyle w:val="Code"/>
      </w:pPr>
      <w:r w:rsidRPr="00EC76D5">
        <w:t xml:space="preserve">                                                  ptrAccessMap, ptrTextList);</w:t>
      </w:r>
    </w:p>
    <w:p w14:paraId="0CF43DFD" w14:textId="77777777" w:rsidR="00197B3C" w:rsidRPr="00EC76D5" w:rsidRDefault="00197B3C" w:rsidP="00197B3C">
      <w:pPr>
        <w:pStyle w:val="Code"/>
      </w:pPr>
      <w:r w:rsidRPr="00EC76D5">
        <w:t xml:space="preserve">        Main.GlobalSet.add(symbol);</w:t>
      </w:r>
    </w:p>
    <w:p w14:paraId="10FAC843" w14:textId="77777777" w:rsidR="00197B3C" w:rsidRPr="00EC76D5" w:rsidRDefault="00197B3C" w:rsidP="00197B3C">
      <w:pPr>
        <w:pStyle w:val="Code"/>
      </w:pPr>
      <w:r w:rsidRPr="00EC76D5">
        <w:t xml:space="preserve">      }</w:t>
      </w:r>
    </w:p>
    <w:p w14:paraId="7FE17266" w14:textId="77777777" w:rsidR="00197B3C" w:rsidRPr="00EC76D5" w:rsidRDefault="00197B3C" w:rsidP="00197B3C">
      <w:pPr>
        <w:pStyle w:val="Code"/>
      </w:pPr>
      <w:r w:rsidRPr="00EC76D5">
        <w:t xml:space="preserve">    }    </w:t>
      </w:r>
    </w:p>
    <w:p w14:paraId="06EEBEE0" w14:textId="0DECED9F" w:rsidR="00197B3C" w:rsidRPr="00EC76D5" w:rsidRDefault="00197B3C" w:rsidP="00197B3C">
      <w:pPr>
        <w:pStyle w:val="Code"/>
      </w:pPr>
      <w:r w:rsidRPr="00EC76D5">
        <w:t xml:space="preserve">    else if (</w:t>
      </w:r>
      <w:r w:rsidR="002F35C1">
        <w:t>initializer</w:t>
      </w:r>
      <w:r w:rsidRPr="00EC76D5">
        <w:t xml:space="preserve"> instanceof SyntaxTree) {</w:t>
      </w:r>
    </w:p>
    <w:p w14:paraId="101D48C2" w14:textId="77777777" w:rsidR="00197B3C" w:rsidRPr="00EC76D5" w:rsidRDefault="00197B3C" w:rsidP="00197B3C">
      <w:pPr>
        <w:pStyle w:val="Code"/>
      </w:pPr>
      <w:r w:rsidRPr="00EC76D5">
        <w:t xml:space="preserve">      SyntaxTree tree =</w:t>
      </w:r>
    </w:p>
    <w:p w14:paraId="4E7CE27D" w14:textId="10BD31D3" w:rsidR="00197B3C" w:rsidRPr="00EC76D5" w:rsidRDefault="00197B3C" w:rsidP="00197B3C">
      <w:pPr>
        <w:pStyle w:val="Code"/>
      </w:pPr>
      <w:r w:rsidRPr="00EC76D5">
        <w:t xml:space="preserve">        SyntaxTreeOptimizer.optimizeExpression((SyntaxTree) </w:t>
      </w:r>
      <w:r w:rsidR="002F35C1">
        <w:t>initializer</w:t>
      </w:r>
      <w:r w:rsidRPr="00EC76D5">
        <w:t>);</w:t>
      </w:r>
    </w:p>
    <w:p w14:paraId="2809AF1A" w14:textId="77777777" w:rsidR="00197B3C" w:rsidRPr="00EC76D5" w:rsidRDefault="00197B3C" w:rsidP="00197B3C">
      <w:pPr>
        <w:pStyle w:val="Code"/>
      </w:pPr>
    </w:p>
    <w:p w14:paraId="168F3C2F" w14:textId="77777777" w:rsidR="00197B3C" w:rsidRPr="00EC76D5" w:rsidRDefault="00197B3C" w:rsidP="00197B3C">
      <w:pPr>
        <w:pStyle w:val="Code"/>
      </w:pPr>
      <w:r w:rsidRPr="00EC76D5">
        <w:t xml:space="preserve">      if ((tree.getOperator() == MiddleOperator.Value) &amp;&amp;</w:t>
      </w:r>
    </w:p>
    <w:p w14:paraId="10049259" w14:textId="77777777" w:rsidR="00197B3C" w:rsidRPr="00EC76D5" w:rsidRDefault="00197B3C" w:rsidP="00197B3C">
      <w:pPr>
        <w:pStyle w:val="Code"/>
      </w:pPr>
      <w:r w:rsidRPr="00EC76D5">
        <w:t xml:space="preserve">          tree.getType().isString()) {</w:t>
      </w:r>
    </w:p>
    <w:p w14:paraId="1A6F0772" w14:textId="77777777" w:rsidR="00197B3C" w:rsidRPr="00EC76D5" w:rsidRDefault="00197B3C" w:rsidP="00197B3C">
      <w:pPr>
        <w:pStyle w:val="Code"/>
      </w:pPr>
      <w:r w:rsidRPr="00EC76D5">
        <w:t xml:space="preserve">        int arraySize = type.getArraySize();</w:t>
      </w:r>
    </w:p>
    <w:p w14:paraId="307D7336" w14:textId="77777777" w:rsidR="00197B3C" w:rsidRPr="00EC76D5" w:rsidRDefault="00197B3C" w:rsidP="00197B3C">
      <w:pPr>
        <w:pStyle w:val="Code"/>
      </w:pPr>
      <w:r w:rsidRPr="00EC76D5">
        <w:t xml:space="preserve">        String text = (String) tree.getSymbol().getValue();</w:t>
      </w:r>
    </w:p>
    <w:p w14:paraId="57B9AD71" w14:textId="77777777" w:rsidR="00197B3C" w:rsidRPr="00EC76D5" w:rsidRDefault="00197B3C" w:rsidP="00197B3C">
      <w:pPr>
        <w:pStyle w:val="Code"/>
      </w:pPr>
      <w:r w:rsidRPr="00EC76D5">
        <w:t xml:space="preserve">        int stringSize = text.length() + 1;</w:t>
      </w:r>
    </w:p>
    <w:p w14:paraId="093FA531" w14:textId="77777777" w:rsidR="00197B3C" w:rsidRPr="00EC76D5" w:rsidRDefault="00197B3C" w:rsidP="00197B3C">
      <w:pPr>
        <w:pStyle w:val="Code"/>
      </w:pPr>
      <w:r w:rsidRPr="00EC76D5">
        <w:t xml:space="preserve">        </w:t>
      </w:r>
    </w:p>
    <w:p w14:paraId="69B0F3CF" w14:textId="77777777" w:rsidR="00197B3C" w:rsidRPr="00EC76D5" w:rsidRDefault="00197B3C" w:rsidP="00197B3C">
      <w:pPr>
        <w:pStyle w:val="Code"/>
      </w:pPr>
      <w:r w:rsidRPr="00EC76D5">
        <w:t xml:space="preserve">        generateByteTextList(tree.getType(), text, byteList,</w:t>
      </w:r>
    </w:p>
    <w:p w14:paraId="44863014" w14:textId="77777777" w:rsidR="00197B3C" w:rsidRPr="00EC76D5" w:rsidRDefault="00197B3C" w:rsidP="00197B3C">
      <w:pPr>
        <w:pStyle w:val="Code"/>
      </w:pPr>
      <w:r w:rsidRPr="00EC76D5">
        <w:t xml:space="preserve">                             accessMap, textList);</w:t>
      </w:r>
    </w:p>
    <w:p w14:paraId="6AEF4DF9" w14:textId="77777777" w:rsidR="00197B3C" w:rsidRPr="00EC76D5" w:rsidRDefault="00197B3C" w:rsidP="00197B3C">
      <w:pPr>
        <w:pStyle w:val="Code"/>
      </w:pPr>
      <w:r w:rsidRPr="00EC76D5">
        <w:t xml:space="preserve">        generateZeroByteTextList((stringSize - arraySize) * Type.CharSize,</w:t>
      </w:r>
    </w:p>
    <w:p w14:paraId="798F3A12" w14:textId="77777777" w:rsidR="00197B3C" w:rsidRPr="00EC76D5" w:rsidRDefault="00197B3C" w:rsidP="00197B3C">
      <w:pPr>
        <w:pStyle w:val="Code"/>
      </w:pPr>
      <w:r w:rsidRPr="00EC76D5">
        <w:t xml:space="preserve">                                 byteList, textList);</w:t>
      </w:r>
    </w:p>
    <w:p w14:paraId="06B3C50B" w14:textId="77777777" w:rsidR="00197B3C" w:rsidRPr="00EC76D5" w:rsidRDefault="00197B3C" w:rsidP="00197B3C">
      <w:pPr>
        <w:pStyle w:val="Code"/>
      </w:pPr>
      <w:r w:rsidRPr="00EC76D5">
        <w:t xml:space="preserve">      }</w:t>
      </w:r>
    </w:p>
    <w:p w14:paraId="399AFE41" w14:textId="77777777" w:rsidR="00197B3C" w:rsidRPr="00EC76D5" w:rsidRDefault="00197B3C" w:rsidP="00197B3C">
      <w:pPr>
        <w:pStyle w:val="Code"/>
      </w:pPr>
      <w:r w:rsidRPr="00EC76D5">
        <w:t xml:space="preserve">      else {</w:t>
      </w:r>
    </w:p>
    <w:p w14:paraId="0A18D37E" w14:textId="77777777" w:rsidR="00197B3C" w:rsidRPr="00EC76D5" w:rsidRDefault="00197B3C" w:rsidP="00197B3C">
      <w:pPr>
        <w:pStyle w:val="Code"/>
      </w:pPr>
      <w:r w:rsidRPr="00EC76D5">
        <w:t xml:space="preserve">        for (Map.Entry&lt;Integer,String&gt; entry : tree.getSymbol().getAccessMap().entrySet()) {</w:t>
      </w:r>
    </w:p>
    <w:p w14:paraId="75762E03" w14:textId="77777777" w:rsidR="00197B3C" w:rsidRPr="00EC76D5" w:rsidRDefault="00197B3C" w:rsidP="00197B3C">
      <w:pPr>
        <w:pStyle w:val="Code"/>
      </w:pPr>
      <w:r w:rsidRPr="00EC76D5">
        <w:t xml:space="preserve">          accessMap.put(byteList.size() + entry.getKey(), entry.getValue());</w:t>
      </w:r>
    </w:p>
    <w:p w14:paraId="51D00D7E" w14:textId="77777777" w:rsidR="00197B3C" w:rsidRPr="00EC76D5" w:rsidRDefault="00197B3C" w:rsidP="00197B3C">
      <w:pPr>
        <w:pStyle w:val="Code"/>
      </w:pPr>
      <w:r w:rsidRPr="00EC76D5">
        <w:t xml:space="preserve">        }</w:t>
      </w:r>
    </w:p>
    <w:p w14:paraId="35A283E6" w14:textId="77777777" w:rsidR="00197B3C" w:rsidRPr="00EC76D5" w:rsidRDefault="00197B3C" w:rsidP="00197B3C">
      <w:pPr>
        <w:pStyle w:val="Code"/>
      </w:pPr>
    </w:p>
    <w:p w14:paraId="36AAE253" w14:textId="77777777" w:rsidR="00197B3C" w:rsidRPr="00EC76D5" w:rsidRDefault="00197B3C" w:rsidP="00197B3C">
      <w:pPr>
        <w:pStyle w:val="Code"/>
      </w:pPr>
      <w:r w:rsidRPr="00EC76D5">
        <w:t xml:space="preserve">        byteList.addAll(tree.getSymbol().getByteList());</w:t>
      </w:r>
    </w:p>
    <w:p w14:paraId="54B966D6" w14:textId="77777777" w:rsidR="00197B3C" w:rsidRPr="00EC76D5" w:rsidRDefault="00197B3C" w:rsidP="00197B3C">
      <w:pPr>
        <w:pStyle w:val="Code"/>
      </w:pPr>
      <w:r w:rsidRPr="00EC76D5">
        <w:t xml:space="preserve">        textList.addAll(remove_labels(tree.getSymbol().getTextList()));</w:t>
      </w:r>
    </w:p>
    <w:p w14:paraId="67AB1407" w14:textId="77777777" w:rsidR="00197B3C" w:rsidRPr="00EC76D5" w:rsidRDefault="00197B3C" w:rsidP="00197B3C">
      <w:pPr>
        <w:pStyle w:val="Code"/>
      </w:pPr>
      <w:r w:rsidRPr="00EC76D5">
        <w:t xml:space="preserve">      }</w:t>
      </w:r>
    </w:p>
    <w:p w14:paraId="292C4D27" w14:textId="77777777" w:rsidR="00197B3C" w:rsidRPr="00EC76D5" w:rsidRDefault="00197B3C" w:rsidP="00197B3C">
      <w:pPr>
        <w:pStyle w:val="Code"/>
      </w:pPr>
      <w:r w:rsidRPr="00EC76D5">
        <w:t xml:space="preserve">    }</w:t>
      </w:r>
    </w:p>
    <w:p w14:paraId="23988745" w14:textId="77777777" w:rsidR="00197B3C" w:rsidRPr="00EC76D5" w:rsidRDefault="00197B3C" w:rsidP="00197B3C">
      <w:pPr>
        <w:pStyle w:val="Code"/>
      </w:pPr>
      <w:r w:rsidRPr="00EC76D5">
        <w:t xml:space="preserve">    else {</w:t>
      </w:r>
    </w:p>
    <w:p w14:paraId="2D8A1B17" w14:textId="72D8BB13" w:rsidR="00197B3C" w:rsidRPr="00EC76D5" w:rsidRDefault="00197B3C" w:rsidP="00197B3C">
      <w:pPr>
        <w:pStyle w:val="Code"/>
      </w:pPr>
      <w:r w:rsidRPr="00EC76D5">
        <w:t xml:space="preserve">      List list = (List) </w:t>
      </w:r>
      <w:r w:rsidR="002F35C1">
        <w:t>initializer</w:t>
      </w:r>
      <w:r w:rsidRPr="00EC76D5">
        <w:t>;</w:t>
      </w:r>
    </w:p>
    <w:p w14:paraId="263DFD9A" w14:textId="77777777" w:rsidR="00197B3C" w:rsidRPr="00EC76D5" w:rsidRDefault="00197B3C" w:rsidP="00197B3C">
      <w:pPr>
        <w:pStyle w:val="Code"/>
      </w:pPr>
      <w:r w:rsidRPr="00EC76D5">
        <w:t xml:space="preserve">      </w:t>
      </w:r>
    </w:p>
    <w:p w14:paraId="3336B1EC" w14:textId="77777777" w:rsidR="00197B3C" w:rsidRPr="00EC76D5" w:rsidRDefault="00197B3C" w:rsidP="00197B3C">
      <w:pPr>
        <w:pStyle w:val="Code"/>
      </w:pPr>
      <w:r w:rsidRPr="00EC76D5">
        <w:t xml:space="preserve">      switch (type.getSort()) {</w:t>
      </w:r>
    </w:p>
    <w:p w14:paraId="54546E52" w14:textId="77777777" w:rsidR="00197B3C" w:rsidRPr="00EC76D5" w:rsidRDefault="00197B3C" w:rsidP="00197B3C">
      <w:pPr>
        <w:pStyle w:val="Code"/>
      </w:pPr>
      <w:r w:rsidRPr="00EC76D5">
        <w:t xml:space="preserve">        case Array: {</w:t>
      </w:r>
    </w:p>
    <w:p w14:paraId="4619137C" w14:textId="77777777" w:rsidR="00197B3C" w:rsidRPr="00EC76D5" w:rsidRDefault="00197B3C" w:rsidP="00197B3C">
      <w:pPr>
        <w:pStyle w:val="Code"/>
      </w:pPr>
      <w:r w:rsidRPr="00EC76D5">
        <w:t xml:space="preserve">            Type subType = type.getArrayType();</w:t>
      </w:r>
    </w:p>
    <w:p w14:paraId="4B0D51C4" w14:textId="77777777" w:rsidR="00197B3C" w:rsidRPr="00EC76D5" w:rsidRDefault="00197B3C" w:rsidP="00197B3C">
      <w:pPr>
        <w:pStyle w:val="Code"/>
      </w:pPr>
      <w:r w:rsidRPr="00EC76D5">
        <w:t xml:space="preserve">            </w:t>
      </w:r>
    </w:p>
    <w:p w14:paraId="59069E40" w14:textId="77777777" w:rsidR="00197B3C" w:rsidRPr="00EC76D5" w:rsidRDefault="00197B3C" w:rsidP="00197B3C">
      <w:pPr>
        <w:pStyle w:val="Code"/>
      </w:pPr>
      <w:r w:rsidRPr="00EC76D5">
        <w:t xml:space="preserve">            for (int index = 0; index &lt; list.size(); ++index) {</w:t>
      </w:r>
    </w:p>
    <w:p w14:paraId="6DF1D31E" w14:textId="77777777" w:rsidR="00197B3C" w:rsidRPr="00EC76D5" w:rsidRDefault="00197B3C" w:rsidP="00197B3C">
      <w:pPr>
        <w:pStyle w:val="Code"/>
      </w:pPr>
      <w:r w:rsidRPr="00EC76D5">
        <w:t xml:space="preserve">              generateStatic(subType, list.get(index), byteList, accessMap, textList);</w:t>
      </w:r>
    </w:p>
    <w:p w14:paraId="713D05E1" w14:textId="77777777" w:rsidR="00197B3C" w:rsidRPr="00EC76D5" w:rsidRDefault="00197B3C" w:rsidP="00197B3C">
      <w:pPr>
        <w:pStyle w:val="Code"/>
      </w:pPr>
      <w:r w:rsidRPr="00EC76D5">
        <w:t xml:space="preserve">            }</w:t>
      </w:r>
    </w:p>
    <w:p w14:paraId="4D177CCD" w14:textId="77777777" w:rsidR="00197B3C" w:rsidRPr="00EC76D5" w:rsidRDefault="00197B3C" w:rsidP="00197B3C">
      <w:pPr>
        <w:pStyle w:val="Code"/>
      </w:pPr>
    </w:p>
    <w:p w14:paraId="191BAC40" w14:textId="77777777" w:rsidR="00197B3C" w:rsidRPr="00EC76D5" w:rsidRDefault="00197B3C" w:rsidP="00197B3C">
      <w:pPr>
        <w:pStyle w:val="Code"/>
      </w:pPr>
      <w:r w:rsidRPr="00EC76D5">
        <w:t xml:space="preserve">            int arraySize = type.getArraySize();</w:t>
      </w:r>
    </w:p>
    <w:p w14:paraId="55ABDCAE" w14:textId="77777777" w:rsidR="00197B3C" w:rsidRPr="00EC76D5" w:rsidRDefault="00197B3C" w:rsidP="00197B3C">
      <w:pPr>
        <w:pStyle w:val="Code"/>
      </w:pPr>
      <w:r w:rsidRPr="00EC76D5">
        <w:t xml:space="preserve">            generateZeroByteTextList((arraySize - list.size()) * subType.getSize(),</w:t>
      </w:r>
    </w:p>
    <w:p w14:paraId="3D3DD95A" w14:textId="77777777" w:rsidR="00197B3C" w:rsidRPr="00EC76D5" w:rsidRDefault="00197B3C" w:rsidP="00197B3C">
      <w:pPr>
        <w:pStyle w:val="Code"/>
      </w:pPr>
      <w:r w:rsidRPr="00EC76D5">
        <w:t xml:space="preserve">                                     byteList, textList);</w:t>
      </w:r>
    </w:p>
    <w:p w14:paraId="08C818E2" w14:textId="77777777" w:rsidR="00197B3C" w:rsidRPr="00EC76D5" w:rsidRDefault="00197B3C" w:rsidP="00197B3C">
      <w:pPr>
        <w:pStyle w:val="Code"/>
      </w:pPr>
      <w:r w:rsidRPr="00EC76D5">
        <w:t xml:space="preserve">          }</w:t>
      </w:r>
    </w:p>
    <w:p w14:paraId="7F6F38A4" w14:textId="77777777" w:rsidR="00197B3C" w:rsidRPr="00EC76D5" w:rsidRDefault="00197B3C" w:rsidP="00197B3C">
      <w:pPr>
        <w:pStyle w:val="Code"/>
      </w:pPr>
      <w:r w:rsidRPr="00EC76D5">
        <w:t xml:space="preserve">          break;</w:t>
      </w:r>
    </w:p>
    <w:p w14:paraId="68DCE1AA" w14:textId="77777777" w:rsidR="00197B3C" w:rsidRPr="00EC76D5" w:rsidRDefault="00197B3C" w:rsidP="00197B3C">
      <w:pPr>
        <w:pStyle w:val="Code"/>
      </w:pPr>
    </w:p>
    <w:p w14:paraId="7CCA1AC9" w14:textId="77777777" w:rsidR="00197B3C" w:rsidRPr="00EC76D5" w:rsidRDefault="00197B3C" w:rsidP="00197B3C">
      <w:pPr>
        <w:pStyle w:val="Code"/>
      </w:pPr>
      <w:r w:rsidRPr="00EC76D5">
        <w:t xml:space="preserve">        case Struct: {</w:t>
      </w:r>
    </w:p>
    <w:p w14:paraId="70727DAA" w14:textId="77777777" w:rsidR="00197B3C" w:rsidRPr="00EC76D5" w:rsidRDefault="00197B3C" w:rsidP="00197B3C">
      <w:pPr>
        <w:pStyle w:val="Code"/>
      </w:pPr>
      <w:r w:rsidRPr="00EC76D5">
        <w:t xml:space="preserve">            int index = 0, size = 0;</w:t>
      </w:r>
    </w:p>
    <w:p w14:paraId="734BCB48" w14:textId="77777777" w:rsidR="00197B3C" w:rsidRPr="00EC76D5" w:rsidRDefault="00197B3C" w:rsidP="00197B3C">
      <w:pPr>
        <w:pStyle w:val="Code"/>
      </w:pPr>
      <w:r w:rsidRPr="00EC76D5">
        <w:t xml:space="preserve">            for (Symbol memberSymbol : type.getMemberMap().values()) {</w:t>
      </w:r>
    </w:p>
    <w:p w14:paraId="3DC271FB" w14:textId="77777777" w:rsidR="00197B3C" w:rsidRPr="00EC76D5" w:rsidRDefault="00197B3C" w:rsidP="00197B3C">
      <w:pPr>
        <w:pStyle w:val="Code"/>
      </w:pPr>
      <w:r w:rsidRPr="00EC76D5">
        <w:t xml:space="preserve">              if (index &lt; list.size()) {</w:t>
      </w:r>
    </w:p>
    <w:p w14:paraId="679B8884" w14:textId="77777777" w:rsidR="00197B3C" w:rsidRPr="00EC76D5" w:rsidRDefault="00197B3C" w:rsidP="00197B3C">
      <w:pPr>
        <w:pStyle w:val="Code"/>
      </w:pPr>
      <w:r w:rsidRPr="00EC76D5">
        <w:t xml:space="preserve">                Type memberType = memberSymbol.getType();</w:t>
      </w:r>
    </w:p>
    <w:p w14:paraId="54D12417" w14:textId="77777777" w:rsidR="00197B3C" w:rsidRPr="00EC76D5" w:rsidRDefault="00197B3C" w:rsidP="00197B3C">
      <w:pPr>
        <w:pStyle w:val="Code"/>
      </w:pPr>
      <w:r w:rsidRPr="00EC76D5">
        <w:t xml:space="preserve">                generateStatic(memberType, list.get(index++),</w:t>
      </w:r>
    </w:p>
    <w:p w14:paraId="76627506" w14:textId="77777777" w:rsidR="00197B3C" w:rsidRPr="00EC76D5" w:rsidRDefault="00197B3C" w:rsidP="00197B3C">
      <w:pPr>
        <w:pStyle w:val="Code"/>
      </w:pPr>
      <w:r w:rsidRPr="00EC76D5">
        <w:t xml:space="preserve">                               byteList, accessMap, textList);</w:t>
      </w:r>
    </w:p>
    <w:p w14:paraId="3A304BE2" w14:textId="77777777" w:rsidR="00197B3C" w:rsidRPr="00EC76D5" w:rsidRDefault="00197B3C" w:rsidP="00197B3C">
      <w:pPr>
        <w:pStyle w:val="Code"/>
      </w:pPr>
      <w:r w:rsidRPr="00EC76D5">
        <w:t xml:space="preserve">                size += memberType.getSize();</w:t>
      </w:r>
    </w:p>
    <w:p w14:paraId="69DBFBBC" w14:textId="77777777" w:rsidR="00197B3C" w:rsidRPr="00EC76D5" w:rsidRDefault="00197B3C" w:rsidP="00197B3C">
      <w:pPr>
        <w:pStyle w:val="Code"/>
      </w:pPr>
      <w:r w:rsidRPr="00EC76D5">
        <w:lastRenderedPageBreak/>
        <w:t xml:space="preserve">              }</w:t>
      </w:r>
    </w:p>
    <w:p w14:paraId="375544F2" w14:textId="77777777" w:rsidR="00197B3C" w:rsidRPr="00EC76D5" w:rsidRDefault="00197B3C" w:rsidP="00197B3C">
      <w:pPr>
        <w:pStyle w:val="Code"/>
      </w:pPr>
      <w:r w:rsidRPr="00EC76D5">
        <w:t xml:space="preserve">            }</w:t>
      </w:r>
    </w:p>
    <w:p w14:paraId="5D42D619" w14:textId="77777777" w:rsidR="00197B3C" w:rsidRPr="00EC76D5" w:rsidRDefault="00197B3C" w:rsidP="00197B3C">
      <w:pPr>
        <w:pStyle w:val="Code"/>
      </w:pPr>
      <w:r w:rsidRPr="00EC76D5">
        <w:t xml:space="preserve">            </w:t>
      </w:r>
    </w:p>
    <w:p w14:paraId="681C6348" w14:textId="77777777" w:rsidR="00197B3C" w:rsidRPr="00EC76D5" w:rsidRDefault="00197B3C" w:rsidP="00197B3C">
      <w:pPr>
        <w:pStyle w:val="Code"/>
      </w:pPr>
      <w:r w:rsidRPr="00EC76D5">
        <w:t xml:space="preserve">            generateZeroByteTextList(type.getSize() - size, byteList,textList);</w:t>
      </w:r>
    </w:p>
    <w:p w14:paraId="2419B812" w14:textId="77777777" w:rsidR="00197B3C" w:rsidRPr="00EC76D5" w:rsidRDefault="00197B3C" w:rsidP="00197B3C">
      <w:pPr>
        <w:pStyle w:val="Code"/>
      </w:pPr>
      <w:r w:rsidRPr="00EC76D5">
        <w:t xml:space="preserve">          }</w:t>
      </w:r>
    </w:p>
    <w:p w14:paraId="09B74822" w14:textId="77777777" w:rsidR="00197B3C" w:rsidRPr="00EC76D5" w:rsidRDefault="00197B3C" w:rsidP="00197B3C">
      <w:pPr>
        <w:pStyle w:val="Code"/>
      </w:pPr>
      <w:r w:rsidRPr="00EC76D5">
        <w:t xml:space="preserve">          break;</w:t>
      </w:r>
    </w:p>
    <w:p w14:paraId="5756FFAA" w14:textId="77777777" w:rsidR="00197B3C" w:rsidRPr="00EC76D5" w:rsidRDefault="00197B3C" w:rsidP="00197B3C">
      <w:pPr>
        <w:pStyle w:val="Code"/>
      </w:pPr>
    </w:p>
    <w:p w14:paraId="3F9B0941" w14:textId="77777777" w:rsidR="00197B3C" w:rsidRPr="00EC76D5" w:rsidRDefault="00197B3C" w:rsidP="00197B3C">
      <w:pPr>
        <w:pStyle w:val="Code"/>
      </w:pPr>
      <w:r w:rsidRPr="00EC76D5">
        <w:t xml:space="preserve">        case Union: {</w:t>
      </w:r>
    </w:p>
    <w:p w14:paraId="39BEDD0D" w14:textId="77777777" w:rsidR="00197B3C" w:rsidRPr="00EC76D5" w:rsidRDefault="00197B3C" w:rsidP="00197B3C">
      <w:pPr>
        <w:pStyle w:val="Code"/>
      </w:pPr>
      <w:r w:rsidRPr="00EC76D5">
        <w:t xml:space="preserve">            Symbol firstSymbol =type.getMemberMap().values().iterator().next();</w:t>
      </w:r>
    </w:p>
    <w:p w14:paraId="6A331EC7" w14:textId="77777777" w:rsidR="00197B3C" w:rsidRPr="00EC76D5" w:rsidRDefault="00197B3C" w:rsidP="00197B3C">
      <w:pPr>
        <w:pStyle w:val="Code"/>
      </w:pPr>
      <w:r w:rsidRPr="00EC76D5">
        <w:t xml:space="preserve">            Assert.error(type.getSize() &gt;= firstSymbol.getType().getSize(),</w:t>
      </w:r>
    </w:p>
    <w:p w14:paraId="46309714" w14:textId="77777777" w:rsidR="00197B3C" w:rsidRPr="00EC76D5" w:rsidRDefault="00197B3C" w:rsidP="00197B3C">
      <w:pPr>
        <w:pStyle w:val="Code"/>
      </w:pPr>
      <w:r w:rsidRPr="00EC76D5">
        <w:t xml:space="preserve">                         firstSymbol, "to large value");</w:t>
      </w:r>
    </w:p>
    <w:p w14:paraId="5120AB7D" w14:textId="77777777" w:rsidR="00197B3C" w:rsidRPr="00EC76D5" w:rsidRDefault="00197B3C" w:rsidP="00197B3C">
      <w:pPr>
        <w:pStyle w:val="Code"/>
      </w:pPr>
      <w:r w:rsidRPr="00EC76D5">
        <w:t xml:space="preserve">            generateStatic(firstSymbol.getType(), list.get(0), byteList,</w:t>
      </w:r>
    </w:p>
    <w:p w14:paraId="6D5FB05A" w14:textId="77777777" w:rsidR="00197B3C" w:rsidRPr="00EC76D5" w:rsidRDefault="00197B3C" w:rsidP="00197B3C">
      <w:pPr>
        <w:pStyle w:val="Code"/>
      </w:pPr>
      <w:r w:rsidRPr="00EC76D5">
        <w:t xml:space="preserve">                           accessMap, textList);</w:t>
      </w:r>
    </w:p>
    <w:p w14:paraId="0AFD53A6" w14:textId="77777777" w:rsidR="00197B3C" w:rsidRPr="00EC76D5" w:rsidRDefault="00197B3C" w:rsidP="00197B3C">
      <w:pPr>
        <w:pStyle w:val="Code"/>
      </w:pPr>
      <w:r w:rsidRPr="00EC76D5">
        <w:t xml:space="preserve">            generateZeroByteTextList</w:t>
      </w:r>
    </w:p>
    <w:p w14:paraId="337ED0F6" w14:textId="77777777" w:rsidR="00197B3C" w:rsidRPr="00EC76D5" w:rsidRDefault="00197B3C" w:rsidP="00197B3C">
      <w:pPr>
        <w:pStyle w:val="Code"/>
      </w:pPr>
      <w:r w:rsidRPr="00EC76D5">
        <w:t xml:space="preserve">                            (type.getSize() - firstSymbol.getType().getSize(),</w:t>
      </w:r>
    </w:p>
    <w:p w14:paraId="2323360D" w14:textId="77777777" w:rsidR="00197B3C" w:rsidRPr="00EC76D5" w:rsidRDefault="00197B3C" w:rsidP="00197B3C">
      <w:pPr>
        <w:pStyle w:val="Code"/>
      </w:pPr>
      <w:r w:rsidRPr="00EC76D5">
        <w:t xml:space="preserve">                             byteList, textList);</w:t>
      </w:r>
    </w:p>
    <w:p w14:paraId="18DD4B8B" w14:textId="77777777" w:rsidR="00197B3C" w:rsidRPr="00EC76D5" w:rsidRDefault="00197B3C" w:rsidP="00197B3C">
      <w:pPr>
        <w:pStyle w:val="Code"/>
      </w:pPr>
      <w:r w:rsidRPr="00EC76D5">
        <w:t xml:space="preserve">          }</w:t>
      </w:r>
    </w:p>
    <w:p w14:paraId="7CA7DD86" w14:textId="77777777" w:rsidR="00197B3C" w:rsidRPr="00EC76D5" w:rsidRDefault="00197B3C" w:rsidP="00197B3C">
      <w:pPr>
        <w:pStyle w:val="Code"/>
      </w:pPr>
      <w:r w:rsidRPr="00EC76D5">
        <w:t xml:space="preserve">          break;</w:t>
      </w:r>
    </w:p>
    <w:p w14:paraId="4EEA4934" w14:textId="77777777" w:rsidR="00197B3C" w:rsidRPr="00EC76D5" w:rsidRDefault="00197B3C" w:rsidP="00197B3C">
      <w:pPr>
        <w:pStyle w:val="Code"/>
      </w:pPr>
      <w:r w:rsidRPr="00EC76D5">
        <w:t xml:space="preserve">          </w:t>
      </w:r>
    </w:p>
    <w:p w14:paraId="0D071C8C" w14:textId="77777777" w:rsidR="00197B3C" w:rsidRPr="00EC76D5" w:rsidRDefault="00197B3C" w:rsidP="00197B3C">
      <w:pPr>
        <w:pStyle w:val="Code"/>
      </w:pPr>
      <w:r w:rsidRPr="00EC76D5">
        <w:t xml:space="preserve">        default:</w:t>
      </w:r>
    </w:p>
    <w:p w14:paraId="64DED35D" w14:textId="77777777" w:rsidR="00197B3C" w:rsidRPr="00EC76D5" w:rsidRDefault="00197B3C" w:rsidP="00197B3C">
      <w:pPr>
        <w:pStyle w:val="Code"/>
      </w:pPr>
      <w:r w:rsidRPr="00EC76D5">
        <w:t xml:space="preserve">          Assert.error("Y");</w:t>
      </w:r>
    </w:p>
    <w:p w14:paraId="535F92F1" w14:textId="77777777" w:rsidR="00197B3C" w:rsidRPr="00EC76D5" w:rsidRDefault="00197B3C" w:rsidP="00197B3C">
      <w:pPr>
        <w:pStyle w:val="Code"/>
      </w:pPr>
      <w:r w:rsidRPr="00EC76D5">
        <w:t xml:space="preserve">          break;</w:t>
      </w:r>
    </w:p>
    <w:p w14:paraId="14950092" w14:textId="77777777" w:rsidR="00197B3C" w:rsidRPr="00EC76D5" w:rsidRDefault="00197B3C" w:rsidP="00197B3C">
      <w:pPr>
        <w:pStyle w:val="Code"/>
      </w:pPr>
      <w:r w:rsidRPr="00EC76D5">
        <w:t xml:space="preserve">      }</w:t>
      </w:r>
    </w:p>
    <w:p w14:paraId="33438C6C" w14:textId="77777777" w:rsidR="00197B3C" w:rsidRPr="00EC76D5" w:rsidRDefault="00197B3C" w:rsidP="00197B3C">
      <w:pPr>
        <w:pStyle w:val="Code"/>
      </w:pPr>
      <w:r w:rsidRPr="00EC76D5">
        <w:t xml:space="preserve">    }</w:t>
      </w:r>
    </w:p>
    <w:p w14:paraId="416EEB98" w14:textId="77777777" w:rsidR="00197B3C" w:rsidRPr="00EC76D5" w:rsidRDefault="00197B3C" w:rsidP="00197B3C">
      <w:pPr>
        <w:pStyle w:val="Code"/>
      </w:pPr>
      <w:r w:rsidRPr="00EC76D5">
        <w:t xml:space="preserve">  }</w:t>
      </w:r>
    </w:p>
    <w:p w14:paraId="5750F052" w14:textId="77777777" w:rsidR="00197B3C" w:rsidRPr="00EC76D5" w:rsidRDefault="00197B3C" w:rsidP="00197B3C">
      <w:pPr>
        <w:pStyle w:val="Code"/>
      </w:pPr>
      <w:r w:rsidRPr="00EC76D5">
        <w:t xml:space="preserve">  </w:t>
      </w:r>
    </w:p>
    <w:p w14:paraId="57206C47" w14:textId="77777777" w:rsidR="00197B3C" w:rsidRPr="00EC76D5" w:rsidRDefault="00197B3C" w:rsidP="00197B3C">
      <w:pPr>
        <w:pStyle w:val="Code"/>
      </w:pPr>
      <w:r w:rsidRPr="00EC76D5">
        <w:t xml:space="preserve">  private static List&lt;String&gt; remove_labels(List&lt;String&gt; textList) {</w:t>
      </w:r>
    </w:p>
    <w:p w14:paraId="11E6CE9D" w14:textId="77777777" w:rsidR="00197B3C" w:rsidRPr="00EC76D5" w:rsidRDefault="00197B3C" w:rsidP="00197B3C">
      <w:pPr>
        <w:pStyle w:val="Code"/>
      </w:pPr>
      <w:r w:rsidRPr="00EC76D5">
        <w:t xml:space="preserve">    List&lt;String&gt; resultList = new LinkedList&lt;&gt;();</w:t>
      </w:r>
    </w:p>
    <w:p w14:paraId="5E912950" w14:textId="77777777" w:rsidR="00197B3C" w:rsidRPr="00EC76D5" w:rsidRDefault="00197B3C" w:rsidP="00197B3C">
      <w:pPr>
        <w:pStyle w:val="Code"/>
      </w:pPr>
      <w:r w:rsidRPr="00EC76D5">
        <w:t xml:space="preserve">    </w:t>
      </w:r>
    </w:p>
    <w:p w14:paraId="01EAB875" w14:textId="77777777" w:rsidR="00197B3C" w:rsidRPr="00EC76D5" w:rsidRDefault="00197B3C" w:rsidP="00197B3C">
      <w:pPr>
        <w:pStyle w:val="Code"/>
      </w:pPr>
      <w:r w:rsidRPr="00EC76D5">
        <w:t xml:space="preserve">    for (String text : textList) {</w:t>
      </w:r>
    </w:p>
    <w:p w14:paraId="24B3248A" w14:textId="77777777" w:rsidR="00197B3C" w:rsidRPr="00EC76D5" w:rsidRDefault="00197B3C" w:rsidP="00197B3C">
      <w:pPr>
        <w:pStyle w:val="Code"/>
      </w:pPr>
      <w:r w:rsidRPr="00EC76D5">
        <w:t xml:space="preserve">      if (!text.endsWith(":")) {</w:t>
      </w:r>
    </w:p>
    <w:p w14:paraId="078D9948" w14:textId="77777777" w:rsidR="00197B3C" w:rsidRPr="00EC76D5" w:rsidRDefault="00197B3C" w:rsidP="00197B3C">
      <w:pPr>
        <w:pStyle w:val="Code"/>
      </w:pPr>
      <w:r w:rsidRPr="00EC76D5">
        <w:t xml:space="preserve">        resultList.add(text);</w:t>
      </w:r>
    </w:p>
    <w:p w14:paraId="5E3E0CC9" w14:textId="77777777" w:rsidR="00197B3C" w:rsidRPr="00EC76D5" w:rsidRDefault="00197B3C" w:rsidP="00197B3C">
      <w:pPr>
        <w:pStyle w:val="Code"/>
      </w:pPr>
      <w:r w:rsidRPr="00EC76D5">
        <w:t xml:space="preserve">      }</w:t>
      </w:r>
    </w:p>
    <w:p w14:paraId="0D7D6C9D" w14:textId="77777777" w:rsidR="00197B3C" w:rsidRPr="00EC76D5" w:rsidRDefault="00197B3C" w:rsidP="00197B3C">
      <w:pPr>
        <w:pStyle w:val="Code"/>
      </w:pPr>
      <w:r w:rsidRPr="00EC76D5">
        <w:t xml:space="preserve">    }</w:t>
      </w:r>
    </w:p>
    <w:p w14:paraId="1FBC849A" w14:textId="77777777" w:rsidR="00197B3C" w:rsidRPr="00EC76D5" w:rsidRDefault="00197B3C" w:rsidP="00197B3C">
      <w:pPr>
        <w:pStyle w:val="Code"/>
      </w:pPr>
      <w:r w:rsidRPr="00EC76D5">
        <w:t xml:space="preserve">    </w:t>
      </w:r>
    </w:p>
    <w:p w14:paraId="1E37B8F3" w14:textId="77777777" w:rsidR="00197B3C" w:rsidRPr="00EC76D5" w:rsidRDefault="00197B3C" w:rsidP="00197B3C">
      <w:pPr>
        <w:pStyle w:val="Code"/>
      </w:pPr>
      <w:r w:rsidRPr="00EC76D5">
        <w:t xml:space="preserve">    return resultList;</w:t>
      </w:r>
    </w:p>
    <w:p w14:paraId="5ABF142C" w14:textId="77777777" w:rsidR="00197B3C" w:rsidRPr="00EC76D5" w:rsidRDefault="00197B3C" w:rsidP="00197B3C">
      <w:pPr>
        <w:pStyle w:val="Code"/>
      </w:pPr>
      <w:r w:rsidRPr="00EC76D5">
        <w:t xml:space="preserve">  }</w:t>
      </w:r>
    </w:p>
    <w:p w14:paraId="6C886070" w14:textId="6F75CA47" w:rsidR="00197B3C" w:rsidRPr="00EC76D5" w:rsidRDefault="00197B3C" w:rsidP="00197B3C">
      <w:pPr>
        <w:pStyle w:val="Code"/>
      </w:pPr>
      <w:r w:rsidRPr="00EC76D5">
        <w:t>}</w:t>
      </w:r>
    </w:p>
    <w:p w14:paraId="14D3803F" w14:textId="2EB3B96B" w:rsidR="003141FA" w:rsidRPr="00EC76D5" w:rsidRDefault="003141FA" w:rsidP="003141FA">
      <w:pPr>
        <w:pStyle w:val="Code"/>
      </w:pPr>
    </w:p>
    <w:p w14:paraId="10EBA903" w14:textId="345473BE" w:rsidR="003141FA" w:rsidRPr="00EC76D5" w:rsidRDefault="003141FA">
      <w:pPr>
        <w:pStyle w:val="Rubrik3"/>
        <w:rPr>
          <w:ins w:id="5639" w:author="Stefan Bjornander" w:date="2015-04-25T17:33:00Z"/>
        </w:rPr>
        <w:pPrChange w:id="5640" w:author="Stefan Bjornander" w:date="2015-04-25T17:33:00Z">
          <w:pPr>
            <w:pStyle w:val="Code"/>
          </w:pPr>
        </w:pPrChange>
      </w:pPr>
      <w:bookmarkStart w:id="5641" w:name="_Toc481936416"/>
      <w:ins w:id="5642" w:author="Stefan Bjornander" w:date="2015-04-25T17:33:00Z">
        <w:r w:rsidRPr="00EC76D5">
          <w:t xml:space="preserve">Stack </w:t>
        </w:r>
      </w:ins>
      <w:r w:rsidR="00C37108">
        <w:t>Initialization</w:t>
      </w:r>
      <w:bookmarkEnd w:id="5641"/>
    </w:p>
    <w:p w14:paraId="3BBF8D70" w14:textId="3C8AD8E2" w:rsidR="003141FA" w:rsidRPr="00EC76D5" w:rsidRDefault="003141FA">
      <w:pPr>
        <w:pPrChange w:id="5643" w:author="Stefan Bjornander" w:date="2015-04-25T17:33:00Z">
          <w:pPr>
            <w:pStyle w:val="Code"/>
          </w:pPr>
        </w:pPrChange>
      </w:pPr>
      <w:ins w:id="5644" w:author="Stefan Bjornander" w:date="2015-04-25T17:33:00Z">
        <w:r w:rsidRPr="00EC76D5">
          <w:t xml:space="preserve">Stack </w:t>
        </w:r>
      </w:ins>
      <w:r w:rsidR="00F4217C">
        <w:t>initialization</w:t>
      </w:r>
      <w:del w:id="5645" w:author="Stefan Bjornander" w:date="2015-04-25T17:33:00Z">
        <w:r w:rsidRPr="00EC76D5" w:rsidDel="004F1667">
          <w:delText xml:space="preserve">  </w:delText>
        </w:r>
      </w:del>
      <w:ins w:id="5646" w:author="Stefan Bjornander" w:date="2015-04-25T17:33:00Z">
        <w:r w:rsidRPr="00EC76D5">
          <w:t xml:space="preserve"> occurs when an auto or register </w:t>
        </w:r>
      </w:ins>
      <w:ins w:id="5647" w:author="Stefan Bjornander" w:date="2015-04-25T17:34:00Z">
        <w:r w:rsidRPr="00EC76D5">
          <w:t xml:space="preserve">variable becomes </w:t>
        </w:r>
      </w:ins>
      <w:r w:rsidR="00266D64">
        <w:t>initialized</w:t>
      </w:r>
      <w:ins w:id="5648" w:author="Stefan Bjornander" w:date="2015-04-25T17:34:00Z">
        <w:r w:rsidRPr="00EC76D5">
          <w:t xml:space="preserve">. Since the </w:t>
        </w:r>
      </w:ins>
      <w:r w:rsidR="00F4217C">
        <w:t>initialization</w:t>
      </w:r>
      <w:ins w:id="5649" w:author="Stefan Bjornander" w:date="2015-04-25T17:34:00Z">
        <w:r w:rsidRPr="00EC76D5">
          <w:t xml:space="preserve"> value can be non-</w:t>
        </w:r>
      </w:ins>
      <w:ins w:id="5650" w:author="Stefan Bjornander" w:date="2015-04-25T17:46:00Z">
        <w:r w:rsidRPr="00EC76D5">
          <w:t>constant</w:t>
        </w:r>
      </w:ins>
      <w:ins w:id="5651" w:author="Stefan Bjornander" w:date="2015-04-25T17:34:00Z">
        <w:r w:rsidRPr="00EC76D5">
          <w:t xml:space="preserve">, no memory block is created. Instead, </w:t>
        </w:r>
      </w:ins>
      <w:ins w:id="5652" w:author="Stefan Bjornander" w:date="2015-04-25T17:46:00Z">
        <w:r w:rsidRPr="00EC76D5">
          <w:t>a se</w:t>
        </w:r>
      </w:ins>
      <w:r w:rsidRPr="00EC76D5">
        <w:t>quence</w:t>
      </w:r>
      <w:ins w:id="5653" w:author="Stefan Bjornander" w:date="2015-04-25T17:46:00Z">
        <w:r w:rsidRPr="00EC76D5">
          <w:t xml:space="preserve"> of assign</w:t>
        </w:r>
      </w:ins>
      <w:r w:rsidRPr="00EC76D5">
        <w:t>ment</w:t>
      </w:r>
      <w:ins w:id="5654" w:author="Stefan Bjornander" w:date="2015-04-25T17:46:00Z">
        <w:r w:rsidRPr="00EC76D5">
          <w:t xml:space="preserve"> instruction</w:t>
        </w:r>
      </w:ins>
      <w:ins w:id="5655" w:author="Stefan Bjornander" w:date="2015-04-25T18:25:00Z">
        <w:r w:rsidRPr="00EC76D5">
          <w:t>s</w:t>
        </w:r>
      </w:ins>
      <w:ins w:id="5656" w:author="Stefan Bjornander" w:date="2015-04-25T17:46:00Z">
        <w:r w:rsidRPr="00EC76D5">
          <w:t xml:space="preserve"> is added</w:t>
        </w:r>
      </w:ins>
      <w:r w:rsidRPr="00EC76D5">
        <w:t xml:space="preserve"> to the </w:t>
      </w:r>
      <w:ins w:id="5657" w:author="Stefan Bjornander" w:date="2015-04-25T17:46:00Z">
        <w:r w:rsidRPr="00EC76D5">
          <w:t>mid</w:t>
        </w:r>
      </w:ins>
      <w:ins w:id="5658" w:author="Stefan Bjornander" w:date="2015-04-25T18:25:00Z">
        <w:r w:rsidRPr="00EC76D5">
          <w:t>dle</w:t>
        </w:r>
      </w:ins>
      <w:ins w:id="5659" w:author="Stefan Bjornander" w:date="2015-04-25T17:46:00Z">
        <w:r w:rsidRPr="00EC76D5">
          <w:t xml:space="preserve"> code.</w:t>
        </w:r>
      </w:ins>
    </w:p>
    <w:p w14:paraId="08DDF7A8" w14:textId="554C903A" w:rsidR="009E04D0" w:rsidRPr="00EC76D5" w:rsidRDefault="009E04D0" w:rsidP="009E04D0">
      <w:pPr>
        <w:pStyle w:val="CodeListing"/>
      </w:pPr>
      <w:r w:rsidRPr="00EC76D5">
        <w:t>Generate</w:t>
      </w:r>
      <w:r w:rsidR="002F35C1">
        <w:t>Initializer</w:t>
      </w:r>
      <w:r w:rsidRPr="00EC76D5">
        <w:t>Auto.java</w:t>
      </w:r>
    </w:p>
    <w:p w14:paraId="32994A15" w14:textId="77777777" w:rsidR="009E04D0" w:rsidRPr="00EC76D5" w:rsidRDefault="009E04D0" w:rsidP="009E04D0">
      <w:pPr>
        <w:pStyle w:val="Code"/>
      </w:pPr>
      <w:r w:rsidRPr="00EC76D5">
        <w:t>package c_compiler;</w:t>
      </w:r>
    </w:p>
    <w:p w14:paraId="3DBBCA9E" w14:textId="77777777" w:rsidR="009E04D0" w:rsidRPr="00EC76D5" w:rsidRDefault="009E04D0" w:rsidP="009E04D0">
      <w:pPr>
        <w:pStyle w:val="Code"/>
      </w:pPr>
      <w:r w:rsidRPr="00EC76D5">
        <w:t>import java.math.*;</w:t>
      </w:r>
    </w:p>
    <w:p w14:paraId="6858D1B5" w14:textId="77777777" w:rsidR="009E04D0" w:rsidRPr="00EC76D5" w:rsidRDefault="009E04D0" w:rsidP="009E04D0">
      <w:pPr>
        <w:pStyle w:val="Code"/>
      </w:pPr>
      <w:r w:rsidRPr="00EC76D5">
        <w:t>import java.util.*;</w:t>
      </w:r>
    </w:p>
    <w:p w14:paraId="32720371" w14:textId="77777777" w:rsidR="009E04D0" w:rsidRPr="00EC76D5" w:rsidRDefault="009E04D0" w:rsidP="009E04D0">
      <w:pPr>
        <w:pStyle w:val="Code"/>
      </w:pPr>
    </w:p>
    <w:p w14:paraId="5AFAD519" w14:textId="1821DDD2" w:rsidR="009E04D0" w:rsidRPr="00EC76D5" w:rsidRDefault="009E04D0" w:rsidP="009E04D0">
      <w:pPr>
        <w:pStyle w:val="Code"/>
      </w:pPr>
      <w:r w:rsidRPr="00EC76D5">
        <w:t>public class Generate</w:t>
      </w:r>
      <w:r w:rsidR="002F35C1">
        <w:t>Initializer</w:t>
      </w:r>
      <w:r w:rsidRPr="00EC76D5">
        <w:t>Auto {</w:t>
      </w:r>
    </w:p>
    <w:p w14:paraId="63CE121F" w14:textId="77777777" w:rsidR="009E04D0" w:rsidRPr="00EC76D5" w:rsidRDefault="009E04D0" w:rsidP="009E04D0">
      <w:pPr>
        <w:pStyle w:val="Code"/>
      </w:pPr>
      <w:r w:rsidRPr="00EC76D5">
        <w:t xml:space="preserve">  private static List&lt;Object&gt; fixList(int size, Type subType,</w:t>
      </w:r>
    </w:p>
    <w:p w14:paraId="739A1AA2" w14:textId="77777777" w:rsidR="009E04D0" w:rsidRPr="00EC76D5" w:rsidRDefault="009E04D0" w:rsidP="009E04D0">
      <w:pPr>
        <w:pStyle w:val="Code"/>
      </w:pPr>
      <w:r w:rsidRPr="00EC76D5">
        <w:t xml:space="preserve">                                      List&lt;Object&gt; list) {</w:t>
      </w:r>
    </w:p>
    <w:p w14:paraId="79FC9DDA" w14:textId="324B5460" w:rsidR="009E04D0" w:rsidRPr="00EC76D5" w:rsidRDefault="009E04D0" w:rsidP="009E04D0">
      <w:pPr>
        <w:pStyle w:val="Code"/>
      </w:pPr>
      <w:r w:rsidRPr="00EC76D5">
        <w:t xml:space="preserve">    Assert.error(subType.isArray(), "to many </w:t>
      </w:r>
      <w:r w:rsidR="002F35C1">
        <w:t>initializer</w:t>
      </w:r>
      <w:r w:rsidRPr="00EC76D5">
        <w:t>");</w:t>
      </w:r>
    </w:p>
    <w:p w14:paraId="6B40AEB3" w14:textId="77777777" w:rsidR="009E04D0" w:rsidRPr="00EC76D5" w:rsidRDefault="009E04D0" w:rsidP="009E04D0">
      <w:pPr>
        <w:pStyle w:val="Code"/>
      </w:pPr>
      <w:r w:rsidRPr="00EC76D5">
        <w:lastRenderedPageBreak/>
        <w:t xml:space="preserve">    int subSize = subType.getArraySize();</w:t>
      </w:r>
    </w:p>
    <w:p w14:paraId="2B7B08A2" w14:textId="77777777" w:rsidR="009E04D0" w:rsidRPr="00EC76D5" w:rsidRDefault="009E04D0" w:rsidP="009E04D0">
      <w:pPr>
        <w:pStyle w:val="Code"/>
      </w:pPr>
      <w:r w:rsidRPr="00EC76D5">
        <w:t xml:space="preserve">    </w:t>
      </w:r>
    </w:p>
    <w:p w14:paraId="2A06EF37" w14:textId="77777777" w:rsidR="009E04D0" w:rsidRPr="00EC76D5" w:rsidRDefault="009E04D0" w:rsidP="009E04D0">
      <w:pPr>
        <w:pStyle w:val="Code"/>
      </w:pPr>
      <w:r w:rsidRPr="00EC76D5">
        <w:t xml:space="preserve">    if ((size * subSize) &lt; list.size()) {</w:t>
      </w:r>
    </w:p>
    <w:p w14:paraId="6713EBF1" w14:textId="77777777" w:rsidR="009E04D0" w:rsidRPr="00EC76D5" w:rsidRDefault="009E04D0" w:rsidP="009E04D0">
      <w:pPr>
        <w:pStyle w:val="Code"/>
      </w:pPr>
      <w:r w:rsidRPr="00EC76D5">
        <w:t xml:space="preserve">      list = fixList(size * subSize, subType.getArrayType(), list);</w:t>
      </w:r>
    </w:p>
    <w:p w14:paraId="024F6A06" w14:textId="77777777" w:rsidR="009E04D0" w:rsidRPr="00EC76D5" w:rsidRDefault="009E04D0" w:rsidP="009E04D0">
      <w:pPr>
        <w:pStyle w:val="Code"/>
      </w:pPr>
      <w:r w:rsidRPr="00EC76D5">
        <w:t xml:space="preserve">    }</w:t>
      </w:r>
    </w:p>
    <w:p w14:paraId="3BA32A1E" w14:textId="77777777" w:rsidR="009E04D0" w:rsidRPr="00EC76D5" w:rsidRDefault="009E04D0" w:rsidP="009E04D0">
      <w:pPr>
        <w:pStyle w:val="Code"/>
      </w:pPr>
    </w:p>
    <w:p w14:paraId="7D9394BE" w14:textId="77777777" w:rsidR="009E04D0" w:rsidRPr="00EC76D5" w:rsidRDefault="009E04D0" w:rsidP="009E04D0">
      <w:pPr>
        <w:pStyle w:val="Code"/>
      </w:pPr>
      <w:r w:rsidRPr="00EC76D5">
        <w:t xml:space="preserve">    List&lt;Object&gt; newList = new LinkedList&lt;&gt;();</w:t>
      </w:r>
    </w:p>
    <w:p w14:paraId="21BE37AF" w14:textId="77777777" w:rsidR="009E04D0" w:rsidRPr="00EC76D5" w:rsidRDefault="009E04D0" w:rsidP="009E04D0">
      <w:pPr>
        <w:pStyle w:val="Code"/>
      </w:pPr>
      <w:r w:rsidRPr="00EC76D5">
        <w:t xml:space="preserve">    List&lt;Object&gt; subList = new LinkedList&lt;&gt;();</w:t>
      </w:r>
    </w:p>
    <w:p w14:paraId="196AF564" w14:textId="77777777" w:rsidR="009E04D0" w:rsidRPr="00EC76D5" w:rsidRDefault="009E04D0" w:rsidP="009E04D0">
      <w:pPr>
        <w:pStyle w:val="Code"/>
      </w:pPr>
      <w:r w:rsidRPr="00EC76D5">
        <w:t xml:space="preserve">    </w:t>
      </w:r>
    </w:p>
    <w:p w14:paraId="3754B560" w14:textId="77777777" w:rsidR="009E04D0" w:rsidRPr="00EC76D5" w:rsidRDefault="009E04D0" w:rsidP="009E04D0">
      <w:pPr>
        <w:pStyle w:val="Code"/>
      </w:pPr>
      <w:r w:rsidRPr="00EC76D5">
        <w:t xml:space="preserve">    for (int index = 0; index &lt; list.size();) {</w:t>
      </w:r>
    </w:p>
    <w:p w14:paraId="47BEF89E" w14:textId="77777777" w:rsidR="009E04D0" w:rsidRPr="00EC76D5" w:rsidRDefault="009E04D0" w:rsidP="009E04D0">
      <w:pPr>
        <w:pStyle w:val="Code"/>
      </w:pPr>
      <w:r w:rsidRPr="00EC76D5">
        <w:t xml:space="preserve">      subList.add(list.get(index++));</w:t>
      </w:r>
    </w:p>
    <w:p w14:paraId="0454AFF3" w14:textId="77777777" w:rsidR="009E04D0" w:rsidRPr="00EC76D5" w:rsidRDefault="009E04D0" w:rsidP="009E04D0">
      <w:pPr>
        <w:pStyle w:val="Code"/>
      </w:pPr>
      <w:r w:rsidRPr="00EC76D5">
        <w:t xml:space="preserve">      </w:t>
      </w:r>
    </w:p>
    <w:p w14:paraId="3FEEBBFE" w14:textId="77777777" w:rsidR="009E04D0" w:rsidRPr="00EC76D5" w:rsidRDefault="009E04D0" w:rsidP="009E04D0">
      <w:pPr>
        <w:pStyle w:val="Code"/>
      </w:pPr>
      <w:r w:rsidRPr="00EC76D5">
        <w:t xml:space="preserve">      if ((index % subSize) == 0) {</w:t>
      </w:r>
    </w:p>
    <w:p w14:paraId="44AEDA63" w14:textId="77777777" w:rsidR="009E04D0" w:rsidRPr="00EC76D5" w:rsidRDefault="009E04D0" w:rsidP="009E04D0">
      <w:pPr>
        <w:pStyle w:val="Code"/>
      </w:pPr>
      <w:r w:rsidRPr="00EC76D5">
        <w:t xml:space="preserve">        newList.add(subList);</w:t>
      </w:r>
    </w:p>
    <w:p w14:paraId="02FCDD03" w14:textId="77777777" w:rsidR="009E04D0" w:rsidRPr="00EC76D5" w:rsidRDefault="009E04D0" w:rsidP="009E04D0">
      <w:pPr>
        <w:pStyle w:val="Code"/>
      </w:pPr>
      <w:r w:rsidRPr="00EC76D5">
        <w:t xml:space="preserve">        subList = new LinkedList&lt;&gt;();</w:t>
      </w:r>
    </w:p>
    <w:p w14:paraId="39B775C9" w14:textId="77777777" w:rsidR="009E04D0" w:rsidRPr="00EC76D5" w:rsidRDefault="009E04D0" w:rsidP="009E04D0">
      <w:pPr>
        <w:pStyle w:val="Code"/>
      </w:pPr>
      <w:r w:rsidRPr="00EC76D5">
        <w:t xml:space="preserve">      }</w:t>
      </w:r>
    </w:p>
    <w:p w14:paraId="4E2E749E" w14:textId="77777777" w:rsidR="009E04D0" w:rsidRPr="00EC76D5" w:rsidRDefault="009E04D0" w:rsidP="009E04D0">
      <w:pPr>
        <w:pStyle w:val="Code"/>
      </w:pPr>
      <w:r w:rsidRPr="00EC76D5">
        <w:t xml:space="preserve">    }</w:t>
      </w:r>
    </w:p>
    <w:p w14:paraId="673C9EA6" w14:textId="77777777" w:rsidR="009E04D0" w:rsidRPr="00EC76D5" w:rsidRDefault="009E04D0" w:rsidP="009E04D0">
      <w:pPr>
        <w:pStyle w:val="Code"/>
      </w:pPr>
      <w:r w:rsidRPr="00EC76D5">
        <w:t xml:space="preserve">    </w:t>
      </w:r>
    </w:p>
    <w:p w14:paraId="1B9F2A90" w14:textId="77777777" w:rsidR="009E04D0" w:rsidRPr="00EC76D5" w:rsidRDefault="009E04D0" w:rsidP="009E04D0">
      <w:pPr>
        <w:pStyle w:val="Code"/>
      </w:pPr>
      <w:r w:rsidRPr="00EC76D5">
        <w:t xml:space="preserve">    if (!subList.isEmpty()) {</w:t>
      </w:r>
    </w:p>
    <w:p w14:paraId="44308B23" w14:textId="77777777" w:rsidR="009E04D0" w:rsidRPr="00EC76D5" w:rsidRDefault="009E04D0" w:rsidP="009E04D0">
      <w:pPr>
        <w:pStyle w:val="Code"/>
      </w:pPr>
      <w:r w:rsidRPr="00EC76D5">
        <w:t xml:space="preserve">      newList.add(subList);</w:t>
      </w:r>
    </w:p>
    <w:p w14:paraId="155699BB" w14:textId="77777777" w:rsidR="009E04D0" w:rsidRPr="00EC76D5" w:rsidRDefault="009E04D0" w:rsidP="009E04D0">
      <w:pPr>
        <w:pStyle w:val="Code"/>
      </w:pPr>
      <w:r w:rsidRPr="00EC76D5">
        <w:t xml:space="preserve">    }</w:t>
      </w:r>
    </w:p>
    <w:p w14:paraId="36545082" w14:textId="77777777" w:rsidR="009E04D0" w:rsidRPr="00EC76D5" w:rsidRDefault="009E04D0" w:rsidP="009E04D0">
      <w:pPr>
        <w:pStyle w:val="Code"/>
      </w:pPr>
      <w:r w:rsidRPr="00EC76D5">
        <w:t xml:space="preserve">    </w:t>
      </w:r>
    </w:p>
    <w:p w14:paraId="5BA16032" w14:textId="77777777" w:rsidR="009E04D0" w:rsidRPr="00EC76D5" w:rsidRDefault="009E04D0" w:rsidP="009E04D0">
      <w:pPr>
        <w:pStyle w:val="Code"/>
      </w:pPr>
      <w:r w:rsidRPr="00EC76D5">
        <w:t xml:space="preserve">    return newList;</w:t>
      </w:r>
    </w:p>
    <w:p w14:paraId="58F43741" w14:textId="77777777" w:rsidR="009E04D0" w:rsidRPr="00EC76D5" w:rsidRDefault="009E04D0" w:rsidP="009E04D0">
      <w:pPr>
        <w:pStyle w:val="Code"/>
      </w:pPr>
      <w:r w:rsidRPr="00EC76D5">
        <w:t xml:space="preserve">  }</w:t>
      </w:r>
    </w:p>
    <w:p w14:paraId="2BF89154" w14:textId="77777777" w:rsidR="009E04D0" w:rsidRPr="00EC76D5" w:rsidRDefault="009E04D0" w:rsidP="009E04D0">
      <w:pPr>
        <w:pStyle w:val="Code"/>
      </w:pPr>
      <w:r w:rsidRPr="00EC76D5">
        <w:t xml:space="preserve">  </w:t>
      </w:r>
    </w:p>
    <w:p w14:paraId="79EC1FC0" w14:textId="07DA491A" w:rsidR="009E04D0" w:rsidRPr="00EC76D5" w:rsidRDefault="009E04D0" w:rsidP="009E04D0">
      <w:pPr>
        <w:pStyle w:val="Code"/>
      </w:pPr>
      <w:r w:rsidRPr="00EC76D5">
        <w:t xml:space="preserve">  public static Object match(Type type, Object </w:t>
      </w:r>
      <w:r w:rsidR="002F35C1">
        <w:t>initializer</w:t>
      </w:r>
      <w:r w:rsidRPr="00EC76D5">
        <w:t>) {</w:t>
      </w:r>
    </w:p>
    <w:p w14:paraId="728AF997" w14:textId="322EFFF7" w:rsidR="009E04D0" w:rsidRPr="00EC76D5" w:rsidRDefault="009E04D0" w:rsidP="009E04D0">
      <w:pPr>
        <w:pStyle w:val="Code"/>
      </w:pPr>
      <w:r w:rsidRPr="00EC76D5">
        <w:t xml:space="preserve">    if (</w:t>
      </w:r>
      <w:r w:rsidR="002F35C1">
        <w:t>initializer</w:t>
      </w:r>
      <w:r w:rsidRPr="00EC76D5">
        <w:t xml:space="preserve"> instanceof SyntaxTree) {</w:t>
      </w:r>
    </w:p>
    <w:p w14:paraId="589604F9" w14:textId="3B686788" w:rsidR="009E04D0" w:rsidRPr="00EC76D5" w:rsidRDefault="009E04D0" w:rsidP="009E04D0">
      <w:pPr>
        <w:pStyle w:val="Code"/>
      </w:pPr>
      <w:r w:rsidRPr="00EC76D5">
        <w:t xml:space="preserve">      SyntaxTree tree = (SyntaxTree) </w:t>
      </w:r>
      <w:r w:rsidR="002F35C1">
        <w:t>initializer</w:t>
      </w:r>
      <w:r w:rsidRPr="00EC76D5">
        <w:t>;</w:t>
      </w:r>
    </w:p>
    <w:p w14:paraId="0E49ACB0" w14:textId="77777777" w:rsidR="009E04D0" w:rsidRPr="00EC76D5" w:rsidRDefault="009E04D0" w:rsidP="009E04D0">
      <w:pPr>
        <w:pStyle w:val="Code"/>
      </w:pPr>
    </w:p>
    <w:p w14:paraId="3B728274" w14:textId="77777777" w:rsidR="009E04D0" w:rsidRPr="00EC76D5" w:rsidRDefault="009E04D0" w:rsidP="009E04D0">
      <w:pPr>
        <w:pStyle w:val="Code"/>
      </w:pPr>
      <w:r w:rsidRPr="00EC76D5">
        <w:t xml:space="preserve">      if (type.isArray() &amp;&amp; type.getArrayType().isChar() &amp;&amp;</w:t>
      </w:r>
    </w:p>
    <w:p w14:paraId="33035D8E" w14:textId="77777777" w:rsidR="009E04D0" w:rsidRPr="00EC76D5" w:rsidRDefault="009E04D0" w:rsidP="009E04D0">
      <w:pPr>
        <w:pStyle w:val="Code"/>
      </w:pPr>
      <w:r w:rsidRPr="00EC76D5">
        <w:t xml:space="preserve">          (tree.getOperator() == MiddleOperator.Value) &amp;&amp;</w:t>
      </w:r>
    </w:p>
    <w:p w14:paraId="2328DA05" w14:textId="77777777" w:rsidR="009E04D0" w:rsidRPr="00EC76D5" w:rsidRDefault="009E04D0" w:rsidP="009E04D0">
      <w:pPr>
        <w:pStyle w:val="Code"/>
      </w:pPr>
      <w:r w:rsidRPr="00EC76D5">
        <w:t xml:space="preserve">           (tree.getType().getSort() == Sort.String)) {</w:t>
      </w:r>
    </w:p>
    <w:p w14:paraId="7140A597" w14:textId="77777777" w:rsidR="009E04D0" w:rsidRPr="00EC76D5" w:rsidRDefault="009E04D0" w:rsidP="009E04D0">
      <w:pPr>
        <w:pStyle w:val="Code"/>
      </w:pPr>
      <w:r w:rsidRPr="00EC76D5">
        <w:t xml:space="preserve">        List&lt;SyntaxTree&gt; list = new LinkedList&lt;&gt;();</w:t>
      </w:r>
    </w:p>
    <w:p w14:paraId="581D7F66" w14:textId="77777777" w:rsidR="009E04D0" w:rsidRPr="00EC76D5" w:rsidRDefault="009E04D0" w:rsidP="009E04D0">
      <w:pPr>
        <w:pStyle w:val="Code"/>
      </w:pPr>
      <w:r w:rsidRPr="00EC76D5">
        <w:t xml:space="preserve">        </w:t>
      </w:r>
    </w:p>
    <w:p w14:paraId="7EAD5B78" w14:textId="77777777" w:rsidR="009E04D0" w:rsidRPr="00EC76D5" w:rsidRDefault="009E04D0" w:rsidP="009E04D0">
      <w:pPr>
        <w:pStyle w:val="Code"/>
      </w:pPr>
      <w:r w:rsidRPr="00EC76D5">
        <w:t xml:space="preserve">        String text = (String) tree.getSymbol().getValue();</w:t>
      </w:r>
    </w:p>
    <w:p w14:paraId="5B9B0E9E" w14:textId="77777777" w:rsidR="009E04D0" w:rsidRPr="00EC76D5" w:rsidRDefault="009E04D0" w:rsidP="009E04D0">
      <w:pPr>
        <w:pStyle w:val="Code"/>
      </w:pPr>
      <w:r w:rsidRPr="00EC76D5">
        <w:t xml:space="preserve">        for (Character c : text.toCharArray()) {</w:t>
      </w:r>
    </w:p>
    <w:p w14:paraId="668C9F55" w14:textId="77777777" w:rsidR="009E04D0" w:rsidRPr="00EC76D5" w:rsidRDefault="009E04D0" w:rsidP="009E04D0">
      <w:pPr>
        <w:pStyle w:val="Code"/>
      </w:pPr>
      <w:r w:rsidRPr="00EC76D5">
        <w:t xml:space="preserve">          Symbol charSymbol =</w:t>
      </w:r>
    </w:p>
    <w:p w14:paraId="3BC97B36" w14:textId="77777777" w:rsidR="009E04D0" w:rsidRPr="00EC76D5" w:rsidRDefault="009E04D0" w:rsidP="009E04D0">
      <w:pPr>
        <w:pStyle w:val="Code"/>
      </w:pPr>
      <w:r w:rsidRPr="00EC76D5">
        <w:t xml:space="preserve">            Symbol.createValueSymbol(Type.SignedCharType, BigInteger.valueOf(c));</w:t>
      </w:r>
    </w:p>
    <w:p w14:paraId="3B889FB5" w14:textId="77777777" w:rsidR="009E04D0" w:rsidRPr="00EC76D5" w:rsidRDefault="009E04D0" w:rsidP="009E04D0">
      <w:pPr>
        <w:pStyle w:val="Code"/>
      </w:pPr>
      <w:r w:rsidRPr="00EC76D5">
        <w:t xml:space="preserve">          list.add(new SyntaxTree(MiddleOperator.Value, charSymbol));</w:t>
      </w:r>
    </w:p>
    <w:p w14:paraId="0363BB79" w14:textId="77777777" w:rsidR="009E04D0" w:rsidRPr="00EC76D5" w:rsidRDefault="009E04D0" w:rsidP="009E04D0">
      <w:pPr>
        <w:pStyle w:val="Code"/>
      </w:pPr>
      <w:r w:rsidRPr="00EC76D5">
        <w:t xml:space="preserve">        }</w:t>
      </w:r>
    </w:p>
    <w:p w14:paraId="241BC6D5" w14:textId="77777777" w:rsidR="009E04D0" w:rsidRPr="00EC76D5" w:rsidRDefault="009E04D0" w:rsidP="009E04D0">
      <w:pPr>
        <w:pStyle w:val="Code"/>
      </w:pPr>
      <w:r w:rsidRPr="00EC76D5">
        <w:t xml:space="preserve">        </w:t>
      </w:r>
    </w:p>
    <w:p w14:paraId="58A7A3DB" w14:textId="77777777" w:rsidR="009E04D0" w:rsidRPr="00EC76D5" w:rsidRDefault="009E04D0" w:rsidP="009E04D0">
      <w:pPr>
        <w:pStyle w:val="Code"/>
      </w:pPr>
      <w:r w:rsidRPr="00EC76D5">
        <w:t xml:space="preserve">        Symbol charSymbol =</w:t>
      </w:r>
    </w:p>
    <w:p w14:paraId="3245F787" w14:textId="77777777" w:rsidR="009E04D0" w:rsidRPr="00EC76D5" w:rsidRDefault="009E04D0" w:rsidP="009E04D0">
      <w:pPr>
        <w:pStyle w:val="Code"/>
      </w:pPr>
      <w:r w:rsidRPr="00EC76D5">
        <w:t xml:space="preserve">          Symbol.createValueSymbol(Type.SignedCharType, BigInteger.valueOf('\0'));</w:t>
      </w:r>
    </w:p>
    <w:p w14:paraId="4135D042" w14:textId="77777777" w:rsidR="009E04D0" w:rsidRPr="00EC76D5" w:rsidRDefault="009E04D0" w:rsidP="009E04D0">
      <w:pPr>
        <w:pStyle w:val="Code"/>
      </w:pPr>
      <w:r w:rsidRPr="00EC76D5">
        <w:t xml:space="preserve">        list.add(new SyntaxTree(MiddleOperator.Value, charSymbol));</w:t>
      </w:r>
    </w:p>
    <w:p w14:paraId="48834220" w14:textId="77777777" w:rsidR="009E04D0" w:rsidRPr="00EC76D5" w:rsidRDefault="009E04D0" w:rsidP="009E04D0">
      <w:pPr>
        <w:pStyle w:val="Code"/>
      </w:pPr>
      <w:r w:rsidRPr="00EC76D5">
        <w:t xml:space="preserve">        return list;</w:t>
      </w:r>
    </w:p>
    <w:p w14:paraId="6E8CB0C5" w14:textId="77777777" w:rsidR="009E04D0" w:rsidRPr="00EC76D5" w:rsidRDefault="009E04D0" w:rsidP="009E04D0">
      <w:pPr>
        <w:pStyle w:val="Code"/>
      </w:pPr>
      <w:r w:rsidRPr="00EC76D5">
        <w:t xml:space="preserve">      }</w:t>
      </w:r>
    </w:p>
    <w:p w14:paraId="26666C08" w14:textId="77777777" w:rsidR="009E04D0" w:rsidRPr="00EC76D5" w:rsidRDefault="009E04D0" w:rsidP="009E04D0">
      <w:pPr>
        <w:pStyle w:val="Code"/>
      </w:pPr>
      <w:r w:rsidRPr="00EC76D5">
        <w:t xml:space="preserve">      else {</w:t>
      </w:r>
    </w:p>
    <w:p w14:paraId="424B2920" w14:textId="77777777" w:rsidR="009E04D0" w:rsidRPr="00EC76D5" w:rsidRDefault="009E04D0" w:rsidP="009E04D0">
      <w:pPr>
        <w:pStyle w:val="Code"/>
      </w:pPr>
      <w:r w:rsidRPr="00EC76D5">
        <w:t xml:space="preserve">        tree = SyntaxTreeGenerator.checkLogicalExpression(tree);</w:t>
      </w:r>
    </w:p>
    <w:p w14:paraId="58758FA2" w14:textId="77777777" w:rsidR="009E04D0" w:rsidRPr="00EC76D5" w:rsidRDefault="009E04D0" w:rsidP="009E04D0">
      <w:pPr>
        <w:pStyle w:val="Code"/>
      </w:pPr>
      <w:r w:rsidRPr="00EC76D5">
        <w:t xml:space="preserve">        return TypeCast.implicitCast(tree, type);</w:t>
      </w:r>
    </w:p>
    <w:p w14:paraId="31141FFB" w14:textId="77777777" w:rsidR="009E04D0" w:rsidRPr="00EC76D5" w:rsidRDefault="009E04D0" w:rsidP="009E04D0">
      <w:pPr>
        <w:pStyle w:val="Code"/>
      </w:pPr>
      <w:r w:rsidRPr="00EC76D5">
        <w:t xml:space="preserve">      }</w:t>
      </w:r>
    </w:p>
    <w:p w14:paraId="6C1BA9C3" w14:textId="77777777" w:rsidR="009E04D0" w:rsidRPr="00EC76D5" w:rsidRDefault="009E04D0" w:rsidP="009E04D0">
      <w:pPr>
        <w:pStyle w:val="Code"/>
      </w:pPr>
      <w:r w:rsidRPr="00EC76D5">
        <w:t xml:space="preserve">    }</w:t>
      </w:r>
    </w:p>
    <w:p w14:paraId="7C4C85E9" w14:textId="77777777" w:rsidR="009E04D0" w:rsidRPr="00EC76D5" w:rsidRDefault="009E04D0" w:rsidP="009E04D0">
      <w:pPr>
        <w:pStyle w:val="Code"/>
      </w:pPr>
      <w:r w:rsidRPr="00EC76D5">
        <w:t xml:space="preserve">    else {</w:t>
      </w:r>
    </w:p>
    <w:p w14:paraId="1EBA4763" w14:textId="788F5DCE" w:rsidR="009E04D0" w:rsidRPr="00EC76D5" w:rsidRDefault="009E04D0" w:rsidP="009E04D0">
      <w:pPr>
        <w:pStyle w:val="Code"/>
      </w:pPr>
      <w:r w:rsidRPr="00EC76D5">
        <w:t xml:space="preserve">      List list = (List) </w:t>
      </w:r>
      <w:r w:rsidR="002F35C1">
        <w:t>initializer</w:t>
      </w:r>
      <w:r w:rsidRPr="00EC76D5">
        <w:t>;</w:t>
      </w:r>
    </w:p>
    <w:p w14:paraId="6B5171A9" w14:textId="77777777" w:rsidR="009E04D0" w:rsidRPr="00EC76D5" w:rsidRDefault="009E04D0" w:rsidP="009E04D0">
      <w:pPr>
        <w:pStyle w:val="Code"/>
      </w:pPr>
      <w:r w:rsidRPr="00EC76D5">
        <w:t xml:space="preserve">      </w:t>
      </w:r>
    </w:p>
    <w:p w14:paraId="2E825249" w14:textId="77777777" w:rsidR="009E04D0" w:rsidRPr="00EC76D5" w:rsidRDefault="009E04D0" w:rsidP="009E04D0">
      <w:pPr>
        <w:pStyle w:val="Code"/>
      </w:pPr>
      <w:r w:rsidRPr="00EC76D5">
        <w:t xml:space="preserve">      switch (type.getSort()) {</w:t>
      </w:r>
    </w:p>
    <w:p w14:paraId="589B97F4" w14:textId="77777777" w:rsidR="009E04D0" w:rsidRPr="00EC76D5" w:rsidRDefault="009E04D0" w:rsidP="009E04D0">
      <w:pPr>
        <w:pStyle w:val="Code"/>
      </w:pPr>
      <w:r w:rsidRPr="00EC76D5">
        <w:lastRenderedPageBreak/>
        <w:t xml:space="preserve">        case Pointer: {</w:t>
      </w:r>
    </w:p>
    <w:p w14:paraId="642158E2" w14:textId="77777777" w:rsidR="009E04D0" w:rsidRPr="00EC76D5" w:rsidRDefault="009E04D0" w:rsidP="009E04D0">
      <w:pPr>
        <w:pStyle w:val="Code"/>
      </w:pPr>
      <w:r w:rsidRPr="00EC76D5">
        <w:t xml:space="preserve">            Type subType = type.getPointerType();</w:t>
      </w:r>
    </w:p>
    <w:p w14:paraId="6E5BCFDC" w14:textId="77777777" w:rsidR="009E04D0" w:rsidRPr="00EC76D5" w:rsidRDefault="009E04D0" w:rsidP="009E04D0">
      <w:pPr>
        <w:pStyle w:val="Code"/>
      </w:pPr>
    </w:p>
    <w:p w14:paraId="53420B21" w14:textId="77777777" w:rsidR="009E04D0" w:rsidRPr="00EC76D5" w:rsidRDefault="009E04D0" w:rsidP="009E04D0">
      <w:pPr>
        <w:pStyle w:val="Code"/>
      </w:pPr>
      <w:r w:rsidRPr="00EC76D5">
        <w:t xml:space="preserve">            for (int index = 0; index &lt; list.size(); ++index) {</w:t>
      </w:r>
    </w:p>
    <w:p w14:paraId="27B1D385" w14:textId="77777777" w:rsidR="009E04D0" w:rsidRPr="00EC76D5" w:rsidRDefault="009E04D0" w:rsidP="009E04D0">
      <w:pPr>
        <w:pStyle w:val="Code"/>
      </w:pPr>
      <w:r w:rsidRPr="00EC76D5">
        <w:t xml:space="preserve">              list.set(index, match(subType, list.get(index)));</w:t>
      </w:r>
    </w:p>
    <w:p w14:paraId="6C0C69AF" w14:textId="77777777" w:rsidR="009E04D0" w:rsidRPr="00EC76D5" w:rsidRDefault="009E04D0" w:rsidP="009E04D0">
      <w:pPr>
        <w:pStyle w:val="Code"/>
      </w:pPr>
      <w:r w:rsidRPr="00EC76D5">
        <w:t xml:space="preserve">            }</w:t>
      </w:r>
    </w:p>
    <w:p w14:paraId="333F4CA5" w14:textId="77777777" w:rsidR="009E04D0" w:rsidRPr="00EC76D5" w:rsidRDefault="009E04D0" w:rsidP="009E04D0">
      <w:pPr>
        <w:pStyle w:val="Code"/>
      </w:pPr>
    </w:p>
    <w:p w14:paraId="1E6C2957" w14:textId="77777777" w:rsidR="009E04D0" w:rsidRPr="00EC76D5" w:rsidRDefault="009E04D0" w:rsidP="009E04D0">
      <w:pPr>
        <w:pStyle w:val="Code"/>
      </w:pPr>
      <w:r w:rsidRPr="00EC76D5">
        <w:t xml:space="preserve">            return list;</w:t>
      </w:r>
    </w:p>
    <w:p w14:paraId="367AA873" w14:textId="77777777" w:rsidR="009E04D0" w:rsidRPr="00EC76D5" w:rsidRDefault="009E04D0" w:rsidP="009E04D0">
      <w:pPr>
        <w:pStyle w:val="Code"/>
      </w:pPr>
      <w:r w:rsidRPr="00EC76D5">
        <w:t xml:space="preserve">          }</w:t>
      </w:r>
    </w:p>
    <w:p w14:paraId="1A9D2650" w14:textId="77777777" w:rsidR="009E04D0" w:rsidRPr="00EC76D5" w:rsidRDefault="009E04D0" w:rsidP="009E04D0">
      <w:pPr>
        <w:pStyle w:val="Code"/>
      </w:pPr>
    </w:p>
    <w:p w14:paraId="19D37912" w14:textId="77777777" w:rsidR="009E04D0" w:rsidRPr="00EC76D5" w:rsidRDefault="009E04D0" w:rsidP="009E04D0">
      <w:pPr>
        <w:pStyle w:val="Code"/>
      </w:pPr>
      <w:r w:rsidRPr="00EC76D5">
        <w:t xml:space="preserve">        case Array: {</w:t>
      </w:r>
    </w:p>
    <w:p w14:paraId="60D86F3E" w14:textId="77777777" w:rsidR="009E04D0" w:rsidRPr="00EC76D5" w:rsidRDefault="009E04D0" w:rsidP="009E04D0">
      <w:pPr>
        <w:pStyle w:val="Code"/>
      </w:pPr>
      <w:r w:rsidRPr="00EC76D5">
        <w:t xml:space="preserve">            if (type.getArraySize() == 0) {</w:t>
      </w:r>
    </w:p>
    <w:p w14:paraId="6A309734" w14:textId="77777777" w:rsidR="009E04D0" w:rsidRPr="00EC76D5" w:rsidRDefault="009E04D0" w:rsidP="009E04D0">
      <w:pPr>
        <w:pStyle w:val="Code"/>
      </w:pPr>
      <w:r w:rsidRPr="00EC76D5">
        <w:t xml:space="preserve">              type.setArraySize(list.size());</w:t>
      </w:r>
    </w:p>
    <w:p w14:paraId="6525A57E" w14:textId="77777777" w:rsidR="009E04D0" w:rsidRPr="00EC76D5" w:rsidRDefault="009E04D0" w:rsidP="009E04D0">
      <w:pPr>
        <w:pStyle w:val="Code"/>
      </w:pPr>
      <w:r w:rsidRPr="00EC76D5">
        <w:t xml:space="preserve">            }</w:t>
      </w:r>
    </w:p>
    <w:p w14:paraId="704AB96C" w14:textId="77777777" w:rsidR="009E04D0" w:rsidRPr="00EC76D5" w:rsidRDefault="009E04D0" w:rsidP="009E04D0">
      <w:pPr>
        <w:pStyle w:val="Code"/>
      </w:pPr>
      <w:r w:rsidRPr="00EC76D5">
        <w:t xml:space="preserve">            else {</w:t>
      </w:r>
    </w:p>
    <w:p w14:paraId="7DB85E97" w14:textId="77777777" w:rsidR="009E04D0" w:rsidRPr="00EC76D5" w:rsidRDefault="009E04D0" w:rsidP="009E04D0">
      <w:pPr>
        <w:pStyle w:val="Code"/>
      </w:pPr>
      <w:r w:rsidRPr="00EC76D5">
        <w:t xml:space="preserve">              Assert.warning(type.getArraySize() &lt;= list.size(),</w:t>
      </w:r>
    </w:p>
    <w:p w14:paraId="2511B886" w14:textId="42637D94" w:rsidR="009E04D0" w:rsidRPr="00EC76D5" w:rsidRDefault="009E04D0" w:rsidP="009E04D0">
      <w:pPr>
        <w:pStyle w:val="Code"/>
      </w:pPr>
      <w:r w:rsidRPr="00EC76D5">
        <w:t xml:space="preserve">                             type, "too few </w:t>
      </w:r>
      <w:r w:rsidR="002F35C1">
        <w:t>initializer</w:t>
      </w:r>
      <w:r w:rsidRPr="00EC76D5">
        <w:t>s");</w:t>
      </w:r>
    </w:p>
    <w:p w14:paraId="33E0B549" w14:textId="77777777" w:rsidR="009E04D0" w:rsidRPr="00EC76D5" w:rsidRDefault="009E04D0" w:rsidP="009E04D0">
      <w:pPr>
        <w:pStyle w:val="Code"/>
      </w:pPr>
    </w:p>
    <w:p w14:paraId="4E978BBC" w14:textId="77777777" w:rsidR="009E04D0" w:rsidRPr="00EC76D5" w:rsidRDefault="009E04D0" w:rsidP="009E04D0">
      <w:pPr>
        <w:pStyle w:val="Code"/>
      </w:pPr>
      <w:r w:rsidRPr="00EC76D5">
        <w:t xml:space="preserve">              if (type.getArraySize() &lt; list.size()) {</w:t>
      </w:r>
    </w:p>
    <w:p w14:paraId="26D87973" w14:textId="77777777" w:rsidR="009E04D0" w:rsidRPr="00EC76D5" w:rsidRDefault="009E04D0" w:rsidP="009E04D0">
      <w:pPr>
        <w:pStyle w:val="Code"/>
      </w:pPr>
      <w:r w:rsidRPr="00EC76D5">
        <w:t xml:space="preserve">                list = fixList(type.getArraySize(), type.getArrayType(), list); </w:t>
      </w:r>
    </w:p>
    <w:p w14:paraId="59B7F58F" w14:textId="77777777" w:rsidR="009E04D0" w:rsidRPr="00EC76D5" w:rsidRDefault="009E04D0" w:rsidP="009E04D0">
      <w:pPr>
        <w:pStyle w:val="Code"/>
      </w:pPr>
      <w:r w:rsidRPr="00EC76D5">
        <w:t xml:space="preserve">              }</w:t>
      </w:r>
    </w:p>
    <w:p w14:paraId="0154656A" w14:textId="77777777" w:rsidR="009E04D0" w:rsidRPr="00EC76D5" w:rsidRDefault="009E04D0" w:rsidP="009E04D0">
      <w:pPr>
        <w:pStyle w:val="Code"/>
      </w:pPr>
      <w:r w:rsidRPr="00EC76D5">
        <w:t xml:space="preserve">            }</w:t>
      </w:r>
    </w:p>
    <w:p w14:paraId="1DC34DA8" w14:textId="77777777" w:rsidR="009E04D0" w:rsidRPr="00EC76D5" w:rsidRDefault="009E04D0" w:rsidP="009E04D0">
      <w:pPr>
        <w:pStyle w:val="Code"/>
      </w:pPr>
    </w:p>
    <w:p w14:paraId="6886D7B5" w14:textId="77777777" w:rsidR="009E04D0" w:rsidRPr="00EC76D5" w:rsidRDefault="009E04D0" w:rsidP="009E04D0">
      <w:pPr>
        <w:pStyle w:val="Code"/>
      </w:pPr>
      <w:r w:rsidRPr="00EC76D5">
        <w:t xml:space="preserve">            Type subType = type.getArrayType();</w:t>
      </w:r>
    </w:p>
    <w:p w14:paraId="180E3082" w14:textId="77777777" w:rsidR="009E04D0" w:rsidRPr="00EC76D5" w:rsidRDefault="009E04D0" w:rsidP="009E04D0">
      <w:pPr>
        <w:pStyle w:val="Code"/>
      </w:pPr>
    </w:p>
    <w:p w14:paraId="73679CAD" w14:textId="77777777" w:rsidR="009E04D0" w:rsidRPr="00EC76D5" w:rsidRDefault="009E04D0" w:rsidP="009E04D0">
      <w:pPr>
        <w:pStyle w:val="Code"/>
      </w:pPr>
      <w:r w:rsidRPr="00EC76D5">
        <w:t xml:space="preserve">            for (int index = 0; index &lt; list.size(); ++index) {</w:t>
      </w:r>
    </w:p>
    <w:p w14:paraId="68F2948D" w14:textId="77777777" w:rsidR="009E04D0" w:rsidRPr="00EC76D5" w:rsidRDefault="009E04D0" w:rsidP="009E04D0">
      <w:pPr>
        <w:pStyle w:val="Code"/>
      </w:pPr>
      <w:r w:rsidRPr="00EC76D5">
        <w:t xml:space="preserve">              list.set(index, match(subType, list.get(index)));</w:t>
      </w:r>
    </w:p>
    <w:p w14:paraId="3D39E13B" w14:textId="77777777" w:rsidR="009E04D0" w:rsidRPr="00EC76D5" w:rsidRDefault="009E04D0" w:rsidP="009E04D0">
      <w:pPr>
        <w:pStyle w:val="Code"/>
      </w:pPr>
      <w:r w:rsidRPr="00EC76D5">
        <w:t xml:space="preserve">            }</w:t>
      </w:r>
    </w:p>
    <w:p w14:paraId="70825F82" w14:textId="77777777" w:rsidR="009E04D0" w:rsidRPr="00EC76D5" w:rsidRDefault="009E04D0" w:rsidP="009E04D0">
      <w:pPr>
        <w:pStyle w:val="Code"/>
      </w:pPr>
      <w:r w:rsidRPr="00EC76D5">
        <w:t xml:space="preserve">            </w:t>
      </w:r>
    </w:p>
    <w:p w14:paraId="5496FE94" w14:textId="77777777" w:rsidR="009E04D0" w:rsidRPr="00EC76D5" w:rsidRDefault="009E04D0" w:rsidP="009E04D0">
      <w:pPr>
        <w:pStyle w:val="Code"/>
      </w:pPr>
      <w:r w:rsidRPr="00EC76D5">
        <w:t xml:space="preserve">            return list;</w:t>
      </w:r>
    </w:p>
    <w:p w14:paraId="3FB15373" w14:textId="77777777" w:rsidR="009E04D0" w:rsidRPr="00EC76D5" w:rsidRDefault="009E04D0" w:rsidP="009E04D0">
      <w:pPr>
        <w:pStyle w:val="Code"/>
      </w:pPr>
      <w:r w:rsidRPr="00EC76D5">
        <w:t xml:space="preserve">          }</w:t>
      </w:r>
    </w:p>
    <w:p w14:paraId="10DB3AE5" w14:textId="77777777" w:rsidR="009E04D0" w:rsidRPr="00EC76D5" w:rsidRDefault="009E04D0" w:rsidP="009E04D0">
      <w:pPr>
        <w:pStyle w:val="Code"/>
      </w:pPr>
    </w:p>
    <w:p w14:paraId="456F2E0B" w14:textId="77777777" w:rsidR="009E04D0" w:rsidRPr="00EC76D5" w:rsidRDefault="009E04D0" w:rsidP="009E04D0">
      <w:pPr>
        <w:pStyle w:val="Code"/>
      </w:pPr>
      <w:r w:rsidRPr="00EC76D5">
        <w:t xml:space="preserve">        case Struct: {</w:t>
      </w:r>
    </w:p>
    <w:p w14:paraId="55464771" w14:textId="77777777" w:rsidR="009E04D0" w:rsidRPr="00EC76D5" w:rsidRDefault="009E04D0" w:rsidP="009E04D0">
      <w:pPr>
        <w:pStyle w:val="Code"/>
      </w:pPr>
      <w:r w:rsidRPr="00EC76D5">
        <w:t xml:space="preserve">            Assert.error(list.size() &lt;= type.getMemberMap().size(),</w:t>
      </w:r>
    </w:p>
    <w:p w14:paraId="042FA607" w14:textId="00D4D5E8" w:rsidR="009E04D0" w:rsidRPr="00EC76D5" w:rsidRDefault="009E04D0" w:rsidP="009E04D0">
      <w:pPr>
        <w:pStyle w:val="Code"/>
      </w:pPr>
      <w:r w:rsidRPr="00EC76D5">
        <w:t xml:space="preserve">                         type, "too many </w:t>
      </w:r>
      <w:r w:rsidR="002F35C1">
        <w:t>initializer</w:t>
      </w:r>
      <w:r w:rsidRPr="00EC76D5">
        <w:t>s");</w:t>
      </w:r>
    </w:p>
    <w:p w14:paraId="33010434" w14:textId="77777777" w:rsidR="009E04D0" w:rsidRPr="00EC76D5" w:rsidRDefault="009E04D0" w:rsidP="009E04D0">
      <w:pPr>
        <w:pStyle w:val="Code"/>
      </w:pPr>
      <w:r w:rsidRPr="00EC76D5">
        <w:t xml:space="preserve">            Assert.warning(list.size() == type.getMemberMap().size(),</w:t>
      </w:r>
    </w:p>
    <w:p w14:paraId="490B186E" w14:textId="3A182008" w:rsidR="009E04D0" w:rsidRPr="00EC76D5" w:rsidRDefault="009E04D0" w:rsidP="009E04D0">
      <w:pPr>
        <w:pStyle w:val="Code"/>
      </w:pPr>
      <w:r w:rsidRPr="00EC76D5">
        <w:t xml:space="preserve">                           type, "too few </w:t>
      </w:r>
      <w:r w:rsidR="002F35C1">
        <w:t>initializer</w:t>
      </w:r>
      <w:r w:rsidRPr="00EC76D5">
        <w:t>s");</w:t>
      </w:r>
    </w:p>
    <w:p w14:paraId="49B5101F" w14:textId="77777777" w:rsidR="009E04D0" w:rsidRPr="00EC76D5" w:rsidRDefault="009E04D0" w:rsidP="009E04D0">
      <w:pPr>
        <w:pStyle w:val="Code"/>
      </w:pPr>
    </w:p>
    <w:p w14:paraId="42385F23" w14:textId="77777777" w:rsidR="009E04D0" w:rsidRPr="00EC76D5" w:rsidRDefault="009E04D0" w:rsidP="009E04D0">
      <w:pPr>
        <w:pStyle w:val="Code"/>
      </w:pPr>
      <w:r w:rsidRPr="00EC76D5">
        <w:t xml:space="preserve">            int index = 0;</w:t>
      </w:r>
    </w:p>
    <w:p w14:paraId="07A68E72" w14:textId="77777777" w:rsidR="009E04D0" w:rsidRPr="00EC76D5" w:rsidRDefault="009E04D0" w:rsidP="009E04D0">
      <w:pPr>
        <w:pStyle w:val="Code"/>
      </w:pPr>
      <w:r w:rsidRPr="00EC76D5">
        <w:t xml:space="preserve">            for (Symbol memberSymbol : type.getMemberMap().values()) {</w:t>
      </w:r>
    </w:p>
    <w:p w14:paraId="1BB35EE4" w14:textId="77777777" w:rsidR="009E04D0" w:rsidRPr="00EC76D5" w:rsidRDefault="009E04D0" w:rsidP="009E04D0">
      <w:pPr>
        <w:pStyle w:val="Code"/>
      </w:pPr>
      <w:r w:rsidRPr="00EC76D5">
        <w:t xml:space="preserve">              if (index &lt; list.size()) {</w:t>
      </w:r>
    </w:p>
    <w:p w14:paraId="4B4C2280" w14:textId="77777777" w:rsidR="009E04D0" w:rsidRPr="00EC76D5" w:rsidRDefault="009E04D0" w:rsidP="009E04D0">
      <w:pPr>
        <w:pStyle w:val="Code"/>
      </w:pPr>
      <w:r w:rsidRPr="00EC76D5">
        <w:t xml:space="preserve">                list.set(index,</w:t>
      </w:r>
    </w:p>
    <w:p w14:paraId="42D461E4" w14:textId="77777777" w:rsidR="009E04D0" w:rsidRPr="00EC76D5" w:rsidRDefault="009E04D0" w:rsidP="009E04D0">
      <w:pPr>
        <w:pStyle w:val="Code"/>
      </w:pPr>
      <w:r w:rsidRPr="00EC76D5">
        <w:t xml:space="preserve">                         match(memberSymbol.getType(), list.get(index++)));</w:t>
      </w:r>
    </w:p>
    <w:p w14:paraId="68BC360D" w14:textId="77777777" w:rsidR="009E04D0" w:rsidRPr="00EC76D5" w:rsidRDefault="009E04D0" w:rsidP="009E04D0">
      <w:pPr>
        <w:pStyle w:val="Code"/>
      </w:pPr>
      <w:r w:rsidRPr="00EC76D5">
        <w:t xml:space="preserve">              }</w:t>
      </w:r>
    </w:p>
    <w:p w14:paraId="177282D7" w14:textId="77777777" w:rsidR="009E04D0" w:rsidRPr="00EC76D5" w:rsidRDefault="009E04D0" w:rsidP="009E04D0">
      <w:pPr>
        <w:pStyle w:val="Code"/>
      </w:pPr>
      <w:r w:rsidRPr="00EC76D5">
        <w:t xml:space="preserve">            }</w:t>
      </w:r>
    </w:p>
    <w:p w14:paraId="1F123E16" w14:textId="77777777" w:rsidR="009E04D0" w:rsidRPr="00EC76D5" w:rsidRDefault="009E04D0" w:rsidP="009E04D0">
      <w:pPr>
        <w:pStyle w:val="Code"/>
      </w:pPr>
      <w:r w:rsidRPr="00EC76D5">
        <w:t xml:space="preserve">            </w:t>
      </w:r>
    </w:p>
    <w:p w14:paraId="19E48C84" w14:textId="77777777" w:rsidR="009E04D0" w:rsidRPr="00EC76D5" w:rsidRDefault="009E04D0" w:rsidP="009E04D0">
      <w:pPr>
        <w:pStyle w:val="Code"/>
      </w:pPr>
      <w:r w:rsidRPr="00EC76D5">
        <w:t xml:space="preserve">            return list;</w:t>
      </w:r>
    </w:p>
    <w:p w14:paraId="6FEF521B" w14:textId="77777777" w:rsidR="009E04D0" w:rsidRPr="00EC76D5" w:rsidRDefault="009E04D0" w:rsidP="009E04D0">
      <w:pPr>
        <w:pStyle w:val="Code"/>
      </w:pPr>
      <w:r w:rsidRPr="00EC76D5">
        <w:t xml:space="preserve">          }</w:t>
      </w:r>
    </w:p>
    <w:p w14:paraId="4B2DD1D1" w14:textId="77777777" w:rsidR="009E04D0" w:rsidRPr="00EC76D5" w:rsidRDefault="009E04D0" w:rsidP="009E04D0">
      <w:pPr>
        <w:pStyle w:val="Code"/>
      </w:pPr>
    </w:p>
    <w:p w14:paraId="37D70A14" w14:textId="77777777" w:rsidR="009E04D0" w:rsidRPr="00EC76D5" w:rsidRDefault="009E04D0" w:rsidP="009E04D0">
      <w:pPr>
        <w:pStyle w:val="Code"/>
      </w:pPr>
      <w:r w:rsidRPr="00EC76D5">
        <w:t xml:space="preserve">        case Union:</w:t>
      </w:r>
    </w:p>
    <w:p w14:paraId="4FAA8239" w14:textId="1B7331E0" w:rsidR="009E04D0" w:rsidRPr="00EC76D5" w:rsidRDefault="009E04D0" w:rsidP="009E04D0">
      <w:pPr>
        <w:pStyle w:val="Code"/>
      </w:pPr>
      <w:r w:rsidRPr="00EC76D5">
        <w:t xml:space="preserve">          Assert.error(list.size() == 1, type, "cannot be </w:t>
      </w:r>
      <w:r w:rsidR="00266D64">
        <w:t>initialized</w:t>
      </w:r>
      <w:r w:rsidRPr="00EC76D5">
        <w:t xml:space="preserve"> with a" +</w:t>
      </w:r>
    </w:p>
    <w:p w14:paraId="5B52A031" w14:textId="77777777" w:rsidR="009E04D0" w:rsidRPr="00EC76D5" w:rsidRDefault="009E04D0" w:rsidP="009E04D0">
      <w:pPr>
        <w:pStyle w:val="Code"/>
      </w:pPr>
      <w:r w:rsidRPr="00EC76D5">
        <w:t xml:space="preserve">                       " list of more than one member");</w:t>
      </w:r>
    </w:p>
    <w:p w14:paraId="0BD86FB1" w14:textId="77777777" w:rsidR="009E04D0" w:rsidRPr="00EC76D5" w:rsidRDefault="009E04D0" w:rsidP="009E04D0">
      <w:pPr>
        <w:pStyle w:val="Code"/>
      </w:pPr>
      <w:r w:rsidRPr="00EC76D5">
        <w:t xml:space="preserve">          Symbol firstMember = type.getMemberMap().values().iterator().next();</w:t>
      </w:r>
    </w:p>
    <w:p w14:paraId="09417E65" w14:textId="77777777" w:rsidR="009E04D0" w:rsidRPr="00EC76D5" w:rsidRDefault="009E04D0" w:rsidP="009E04D0">
      <w:pPr>
        <w:pStyle w:val="Code"/>
      </w:pPr>
      <w:r w:rsidRPr="00EC76D5">
        <w:t xml:space="preserve">          list.set(0, match(firstMember.getType(), list.get(0)));</w:t>
      </w:r>
    </w:p>
    <w:p w14:paraId="309A98CC" w14:textId="77777777" w:rsidR="009E04D0" w:rsidRPr="00EC76D5" w:rsidRDefault="009E04D0" w:rsidP="009E04D0">
      <w:pPr>
        <w:pStyle w:val="Code"/>
      </w:pPr>
      <w:r w:rsidRPr="00EC76D5">
        <w:t xml:space="preserve">          return list;</w:t>
      </w:r>
    </w:p>
    <w:p w14:paraId="35E4951D" w14:textId="77777777" w:rsidR="009E04D0" w:rsidRPr="00EC76D5" w:rsidRDefault="009E04D0" w:rsidP="009E04D0">
      <w:pPr>
        <w:pStyle w:val="Code"/>
      </w:pPr>
    </w:p>
    <w:p w14:paraId="1D394C8F" w14:textId="77777777" w:rsidR="009E04D0" w:rsidRPr="00EC76D5" w:rsidRDefault="009E04D0" w:rsidP="009E04D0">
      <w:pPr>
        <w:pStyle w:val="Code"/>
      </w:pPr>
      <w:r w:rsidRPr="00EC76D5">
        <w:t xml:space="preserve">        default:</w:t>
      </w:r>
    </w:p>
    <w:p w14:paraId="3A3AC751" w14:textId="009E8AC7" w:rsidR="009E04D0" w:rsidRPr="00EC76D5" w:rsidRDefault="009E04D0" w:rsidP="009E04D0">
      <w:pPr>
        <w:pStyle w:val="Code"/>
      </w:pPr>
      <w:r w:rsidRPr="00EC76D5">
        <w:t xml:space="preserve">          Assert.error(type, "cannot be </w:t>
      </w:r>
      <w:r w:rsidR="00266D64">
        <w:t>initialized</w:t>
      </w:r>
      <w:r w:rsidRPr="00EC76D5">
        <w:t xml:space="preserve"> with a list");</w:t>
      </w:r>
    </w:p>
    <w:p w14:paraId="7BFD3F32" w14:textId="77777777" w:rsidR="009E04D0" w:rsidRPr="00EC76D5" w:rsidRDefault="009E04D0" w:rsidP="009E04D0">
      <w:pPr>
        <w:pStyle w:val="Code"/>
      </w:pPr>
      <w:r w:rsidRPr="00EC76D5">
        <w:t xml:space="preserve">          return null;</w:t>
      </w:r>
    </w:p>
    <w:p w14:paraId="3D6E5A06" w14:textId="77777777" w:rsidR="009E04D0" w:rsidRPr="00EC76D5" w:rsidRDefault="009E04D0" w:rsidP="009E04D0">
      <w:pPr>
        <w:pStyle w:val="Code"/>
      </w:pPr>
      <w:r w:rsidRPr="00EC76D5">
        <w:t xml:space="preserve">      }</w:t>
      </w:r>
    </w:p>
    <w:p w14:paraId="4D807192" w14:textId="77777777" w:rsidR="009E04D0" w:rsidRPr="00EC76D5" w:rsidRDefault="009E04D0" w:rsidP="009E04D0">
      <w:pPr>
        <w:pStyle w:val="Code"/>
      </w:pPr>
      <w:r w:rsidRPr="00EC76D5">
        <w:t xml:space="preserve">    }</w:t>
      </w:r>
    </w:p>
    <w:p w14:paraId="5391BC43" w14:textId="77777777" w:rsidR="009E04D0" w:rsidRPr="00EC76D5" w:rsidRDefault="009E04D0" w:rsidP="009E04D0">
      <w:pPr>
        <w:pStyle w:val="Code"/>
      </w:pPr>
      <w:r w:rsidRPr="00EC76D5">
        <w:t xml:space="preserve">  }</w:t>
      </w:r>
    </w:p>
    <w:p w14:paraId="18F04875" w14:textId="77777777" w:rsidR="009E04D0" w:rsidRPr="00EC76D5" w:rsidRDefault="009E04D0" w:rsidP="009E04D0">
      <w:pPr>
        <w:pStyle w:val="Code"/>
      </w:pPr>
      <w:r w:rsidRPr="00EC76D5">
        <w:t xml:space="preserve">  </w:t>
      </w:r>
    </w:p>
    <w:p w14:paraId="55187C7B" w14:textId="03503F79" w:rsidR="009E04D0" w:rsidRPr="00EC76D5" w:rsidRDefault="009E04D0" w:rsidP="009E04D0">
      <w:pPr>
        <w:pStyle w:val="Code"/>
      </w:pPr>
      <w:r w:rsidRPr="00EC76D5">
        <w:t xml:space="preserve">  public static Object generateAutoValueList(Object </w:t>
      </w:r>
      <w:r w:rsidR="002F35C1">
        <w:t>initializer</w:t>
      </w:r>
      <w:r w:rsidRPr="00EC76D5">
        <w:t>) {</w:t>
      </w:r>
    </w:p>
    <w:p w14:paraId="276C5B91" w14:textId="648A0AF0" w:rsidR="009E04D0" w:rsidRPr="00EC76D5" w:rsidRDefault="009E04D0" w:rsidP="009E04D0">
      <w:pPr>
        <w:pStyle w:val="Code"/>
      </w:pPr>
      <w:r w:rsidRPr="00EC76D5">
        <w:t xml:space="preserve">    if (</w:t>
      </w:r>
      <w:r w:rsidR="002F35C1">
        <w:t>initializer</w:t>
      </w:r>
      <w:r w:rsidRPr="00EC76D5">
        <w:t xml:space="preserve"> instanceof SyntaxTree) {</w:t>
      </w:r>
    </w:p>
    <w:p w14:paraId="03019E33" w14:textId="0DDDDF53" w:rsidR="009E04D0" w:rsidRPr="00EC76D5" w:rsidRDefault="009E04D0" w:rsidP="009E04D0">
      <w:pPr>
        <w:pStyle w:val="Code"/>
      </w:pPr>
      <w:r w:rsidRPr="00EC76D5">
        <w:t xml:space="preserve">      return SyntaxTreeOptimizer.optimizeExpression((SyntaxTree) </w:t>
      </w:r>
      <w:r w:rsidR="002F35C1">
        <w:t>initializer</w:t>
      </w:r>
      <w:r w:rsidRPr="00EC76D5">
        <w:t>);</w:t>
      </w:r>
    </w:p>
    <w:p w14:paraId="701EB9CE" w14:textId="77777777" w:rsidR="009E04D0" w:rsidRPr="00EC76D5" w:rsidRDefault="009E04D0" w:rsidP="009E04D0">
      <w:pPr>
        <w:pStyle w:val="Code"/>
      </w:pPr>
      <w:r w:rsidRPr="00EC76D5">
        <w:t xml:space="preserve">    }</w:t>
      </w:r>
    </w:p>
    <w:p w14:paraId="65CB0547" w14:textId="77777777" w:rsidR="009E04D0" w:rsidRPr="00EC76D5" w:rsidRDefault="009E04D0" w:rsidP="009E04D0">
      <w:pPr>
        <w:pStyle w:val="Code"/>
      </w:pPr>
      <w:r w:rsidRPr="00EC76D5">
        <w:t xml:space="preserve">    else {</w:t>
      </w:r>
    </w:p>
    <w:p w14:paraId="389665DC" w14:textId="4343BE26" w:rsidR="009E04D0" w:rsidRPr="00EC76D5" w:rsidRDefault="009E04D0" w:rsidP="009E04D0">
      <w:pPr>
        <w:pStyle w:val="Code"/>
      </w:pPr>
      <w:r w:rsidRPr="00EC76D5">
        <w:t xml:space="preserve">      List list = (List) </w:t>
      </w:r>
      <w:r w:rsidR="002F35C1">
        <w:t>initializer</w:t>
      </w:r>
      <w:r w:rsidRPr="00EC76D5">
        <w:t>;</w:t>
      </w:r>
    </w:p>
    <w:p w14:paraId="7CCE866E" w14:textId="77777777" w:rsidR="009E04D0" w:rsidRPr="00EC76D5" w:rsidRDefault="009E04D0" w:rsidP="009E04D0">
      <w:pPr>
        <w:pStyle w:val="Code"/>
      </w:pPr>
      <w:r w:rsidRPr="00EC76D5">
        <w:t xml:space="preserve">      for (int index = 0; index &lt; list.size(); ++index) {</w:t>
      </w:r>
    </w:p>
    <w:p w14:paraId="1A081E2D" w14:textId="77777777" w:rsidR="009E04D0" w:rsidRPr="00EC76D5" w:rsidRDefault="009E04D0" w:rsidP="009E04D0">
      <w:pPr>
        <w:pStyle w:val="Code"/>
      </w:pPr>
      <w:r w:rsidRPr="00EC76D5">
        <w:t xml:space="preserve">        list.set(index, generateAutoValueList(list.get(index)));</w:t>
      </w:r>
    </w:p>
    <w:p w14:paraId="447A73B2" w14:textId="77777777" w:rsidR="009E04D0" w:rsidRPr="00EC76D5" w:rsidRDefault="009E04D0" w:rsidP="009E04D0">
      <w:pPr>
        <w:pStyle w:val="Code"/>
      </w:pPr>
      <w:r w:rsidRPr="00EC76D5">
        <w:t xml:space="preserve">      }</w:t>
      </w:r>
    </w:p>
    <w:p w14:paraId="28B55B37" w14:textId="77777777" w:rsidR="009E04D0" w:rsidRPr="00EC76D5" w:rsidRDefault="009E04D0" w:rsidP="009E04D0">
      <w:pPr>
        <w:pStyle w:val="Code"/>
      </w:pPr>
      <w:r w:rsidRPr="00EC76D5">
        <w:t xml:space="preserve">      </w:t>
      </w:r>
    </w:p>
    <w:p w14:paraId="507927DE" w14:textId="77777777" w:rsidR="009E04D0" w:rsidRPr="00EC76D5" w:rsidRDefault="009E04D0" w:rsidP="009E04D0">
      <w:pPr>
        <w:pStyle w:val="Code"/>
      </w:pPr>
      <w:r w:rsidRPr="00EC76D5">
        <w:t xml:space="preserve">      return list;</w:t>
      </w:r>
    </w:p>
    <w:p w14:paraId="52FB5626" w14:textId="77777777" w:rsidR="009E04D0" w:rsidRPr="00EC76D5" w:rsidRDefault="009E04D0" w:rsidP="009E04D0">
      <w:pPr>
        <w:pStyle w:val="Code"/>
      </w:pPr>
      <w:r w:rsidRPr="00EC76D5">
        <w:t xml:space="preserve">    }</w:t>
      </w:r>
    </w:p>
    <w:p w14:paraId="0F24DC3B" w14:textId="77777777" w:rsidR="009E04D0" w:rsidRPr="00EC76D5" w:rsidRDefault="009E04D0" w:rsidP="009E04D0">
      <w:pPr>
        <w:pStyle w:val="Code"/>
      </w:pPr>
      <w:r w:rsidRPr="00EC76D5">
        <w:t xml:space="preserve">  }</w:t>
      </w:r>
    </w:p>
    <w:p w14:paraId="1421708B" w14:textId="77777777" w:rsidR="009E04D0" w:rsidRPr="00EC76D5" w:rsidRDefault="009E04D0" w:rsidP="009E04D0">
      <w:pPr>
        <w:pStyle w:val="Code"/>
      </w:pPr>
      <w:r w:rsidRPr="00EC76D5">
        <w:t xml:space="preserve">  </w:t>
      </w:r>
    </w:p>
    <w:p w14:paraId="61E7454F" w14:textId="77777777" w:rsidR="009E04D0" w:rsidRPr="00EC76D5" w:rsidRDefault="009E04D0" w:rsidP="009E04D0">
      <w:pPr>
        <w:pStyle w:val="Code"/>
      </w:pPr>
      <w:r w:rsidRPr="00EC76D5">
        <w:t xml:space="preserve">  public static void generateAuto(Symbol symbol, List&lt;MiddleCode&gt; middleCodeList,</w:t>
      </w:r>
    </w:p>
    <w:p w14:paraId="005AC61D" w14:textId="45762A12" w:rsidR="009E04D0" w:rsidRPr="00EC76D5" w:rsidRDefault="009E04D0" w:rsidP="009E04D0">
      <w:pPr>
        <w:pStyle w:val="Code"/>
      </w:pPr>
      <w:r w:rsidRPr="00EC76D5">
        <w:t xml:space="preserve">                             Type type, Object </w:t>
      </w:r>
      <w:r w:rsidR="002F35C1">
        <w:t>initializer</w:t>
      </w:r>
      <w:r w:rsidRPr="00EC76D5">
        <w:t>, String name, int offset) {</w:t>
      </w:r>
    </w:p>
    <w:p w14:paraId="356EF4EB" w14:textId="5E23B073" w:rsidR="009E04D0" w:rsidRPr="00EC76D5" w:rsidRDefault="009E04D0" w:rsidP="009E04D0">
      <w:pPr>
        <w:pStyle w:val="Code"/>
      </w:pPr>
      <w:r w:rsidRPr="00EC76D5">
        <w:t xml:space="preserve">    if (</w:t>
      </w:r>
      <w:r w:rsidR="002F35C1">
        <w:t>initializer</w:t>
      </w:r>
      <w:r w:rsidRPr="00EC76D5">
        <w:t xml:space="preserve"> instanceof SyntaxTree) {</w:t>
      </w:r>
    </w:p>
    <w:p w14:paraId="7CB69F8E" w14:textId="77777777" w:rsidR="009E04D0" w:rsidRPr="00EC76D5" w:rsidRDefault="009E04D0" w:rsidP="009E04D0">
      <w:pPr>
        <w:pStyle w:val="Code"/>
      </w:pPr>
      <w:r w:rsidRPr="00EC76D5">
        <w:t xml:space="preserve">      MiddleCodeGenerator generateCode =</w:t>
      </w:r>
    </w:p>
    <w:p w14:paraId="0513FE0E" w14:textId="77777777" w:rsidR="009E04D0" w:rsidRPr="00EC76D5" w:rsidRDefault="009E04D0" w:rsidP="009E04D0">
      <w:pPr>
        <w:pStyle w:val="Code"/>
      </w:pPr>
      <w:r w:rsidRPr="00EC76D5">
        <w:t xml:space="preserve">        new MiddleCodeGenerator(middleCodeList);</w:t>
      </w:r>
    </w:p>
    <w:p w14:paraId="6B060F1D" w14:textId="7F4AAE63" w:rsidR="009E04D0" w:rsidRPr="00EC76D5" w:rsidRDefault="009E04D0" w:rsidP="009E04D0">
      <w:pPr>
        <w:pStyle w:val="Code"/>
      </w:pPr>
      <w:r w:rsidRPr="00EC76D5">
        <w:t xml:space="preserve">      SyntaxTree tree = (SyntaxTree) </w:t>
      </w:r>
      <w:r w:rsidR="002F35C1">
        <w:t>initializer</w:t>
      </w:r>
      <w:r w:rsidRPr="00EC76D5">
        <w:t>;</w:t>
      </w:r>
    </w:p>
    <w:p w14:paraId="627EB5EE" w14:textId="79B3DA78" w:rsidR="009E04D0" w:rsidRPr="00EC76D5" w:rsidRDefault="009E04D0" w:rsidP="009E04D0">
      <w:pPr>
        <w:pStyle w:val="Code"/>
      </w:pPr>
      <w:r w:rsidRPr="00EC76D5">
        <w:t xml:space="preserve">      Symbol </w:t>
      </w:r>
      <w:r w:rsidR="002F35C1">
        <w:t>initializer</w:t>
      </w:r>
      <w:r w:rsidRPr="00EC76D5">
        <w:t>Symbol = generateCode.generateExpression(tree);</w:t>
      </w:r>
    </w:p>
    <w:p w14:paraId="321668F8" w14:textId="77777777" w:rsidR="009E04D0" w:rsidRPr="00EC76D5" w:rsidRDefault="009E04D0" w:rsidP="009E04D0">
      <w:pPr>
        <w:pStyle w:val="Code"/>
      </w:pPr>
      <w:r w:rsidRPr="00EC76D5">
        <w:t xml:space="preserve">      </w:t>
      </w:r>
    </w:p>
    <w:p w14:paraId="20C5AF16" w14:textId="77777777" w:rsidR="009E04D0" w:rsidRPr="00EC76D5" w:rsidRDefault="009E04D0" w:rsidP="009E04D0">
      <w:pPr>
        <w:pStyle w:val="Code"/>
      </w:pPr>
      <w:r w:rsidRPr="00EC76D5">
        <w:t xml:space="preserve">      if (symbol == null) {</w:t>
      </w:r>
    </w:p>
    <w:p w14:paraId="5ADAB349" w14:textId="77777777" w:rsidR="009E04D0" w:rsidRPr="00EC76D5" w:rsidRDefault="009E04D0" w:rsidP="009E04D0">
      <w:pPr>
        <w:pStyle w:val="Code"/>
      </w:pPr>
      <w:r w:rsidRPr="00EC76D5">
        <w:t xml:space="preserve">        symbol = Symbol.createTemporarySymbol(type);</w:t>
      </w:r>
    </w:p>
    <w:p w14:paraId="131CDEA0" w14:textId="77777777" w:rsidR="009E04D0" w:rsidRPr="00EC76D5" w:rsidRDefault="009E04D0" w:rsidP="009E04D0">
      <w:pPr>
        <w:pStyle w:val="Code"/>
      </w:pPr>
      <w:r w:rsidRPr="00EC76D5">
        <w:t xml:space="preserve">        symbol.m_name = name;</w:t>
      </w:r>
    </w:p>
    <w:p w14:paraId="55955134" w14:textId="77777777" w:rsidR="009E04D0" w:rsidRPr="00EC76D5" w:rsidRDefault="009E04D0" w:rsidP="009E04D0">
      <w:pPr>
        <w:pStyle w:val="Code"/>
      </w:pPr>
      <w:r w:rsidRPr="00EC76D5">
        <w:t xml:space="preserve">        symbol.setOffset(offset);</w:t>
      </w:r>
    </w:p>
    <w:p w14:paraId="5C5910C1" w14:textId="77777777" w:rsidR="009E04D0" w:rsidRPr="00EC76D5" w:rsidRDefault="009E04D0" w:rsidP="009E04D0">
      <w:pPr>
        <w:pStyle w:val="Code"/>
      </w:pPr>
      <w:r w:rsidRPr="00EC76D5">
        <w:t xml:space="preserve">      }</w:t>
      </w:r>
    </w:p>
    <w:p w14:paraId="5FE4A649" w14:textId="77777777" w:rsidR="009E04D0" w:rsidRPr="00EC76D5" w:rsidRDefault="009E04D0" w:rsidP="009E04D0">
      <w:pPr>
        <w:pStyle w:val="Code"/>
      </w:pPr>
    </w:p>
    <w:p w14:paraId="61CC271E" w14:textId="77777777" w:rsidR="009E04D0" w:rsidRPr="00EC76D5" w:rsidRDefault="009E04D0" w:rsidP="009E04D0">
      <w:pPr>
        <w:pStyle w:val="Code"/>
      </w:pPr>
      <w:r w:rsidRPr="00EC76D5">
        <w:t xml:space="preserve">      generateCode.addMiddleCode(MiddleOperator.Assign,</w:t>
      </w:r>
    </w:p>
    <w:p w14:paraId="7005999D" w14:textId="09B749CB" w:rsidR="009E04D0" w:rsidRPr="00EC76D5" w:rsidRDefault="009E04D0" w:rsidP="009E04D0">
      <w:pPr>
        <w:pStyle w:val="Code"/>
      </w:pPr>
      <w:r w:rsidRPr="00EC76D5">
        <w:t xml:space="preserve">                                 true, symbol, </w:t>
      </w:r>
      <w:r w:rsidR="002F35C1">
        <w:t>initializer</w:t>
      </w:r>
      <w:r w:rsidRPr="00EC76D5">
        <w:t>Symbol);</w:t>
      </w:r>
    </w:p>
    <w:p w14:paraId="21E31592" w14:textId="77777777" w:rsidR="009E04D0" w:rsidRPr="00EC76D5" w:rsidRDefault="009E04D0" w:rsidP="009E04D0">
      <w:pPr>
        <w:pStyle w:val="Code"/>
      </w:pPr>
      <w:r w:rsidRPr="00EC76D5">
        <w:t xml:space="preserve">    }</w:t>
      </w:r>
    </w:p>
    <w:p w14:paraId="1FBF4D7F" w14:textId="77777777" w:rsidR="009E04D0" w:rsidRPr="00EC76D5" w:rsidRDefault="009E04D0" w:rsidP="009E04D0">
      <w:pPr>
        <w:pStyle w:val="Code"/>
      </w:pPr>
      <w:r w:rsidRPr="00EC76D5">
        <w:t xml:space="preserve">    else {</w:t>
      </w:r>
    </w:p>
    <w:p w14:paraId="090CB13F" w14:textId="48A59633" w:rsidR="009E04D0" w:rsidRPr="00EC76D5" w:rsidRDefault="009E04D0" w:rsidP="009E04D0">
      <w:pPr>
        <w:pStyle w:val="Code"/>
      </w:pPr>
      <w:r w:rsidRPr="00EC76D5">
        <w:t xml:space="preserve">      List list = (List) </w:t>
      </w:r>
      <w:r w:rsidR="002F35C1">
        <w:t>initializer</w:t>
      </w:r>
      <w:r w:rsidRPr="00EC76D5">
        <w:t>;</w:t>
      </w:r>
    </w:p>
    <w:p w14:paraId="46F86287" w14:textId="77777777" w:rsidR="009E04D0" w:rsidRPr="00EC76D5" w:rsidRDefault="009E04D0" w:rsidP="009E04D0">
      <w:pPr>
        <w:pStyle w:val="Code"/>
      </w:pPr>
    </w:p>
    <w:p w14:paraId="41E8A810" w14:textId="77777777" w:rsidR="009E04D0" w:rsidRPr="00EC76D5" w:rsidRDefault="009E04D0" w:rsidP="009E04D0">
      <w:pPr>
        <w:pStyle w:val="Code"/>
      </w:pPr>
      <w:r w:rsidRPr="00EC76D5">
        <w:t xml:space="preserve">      switch (type.getSort()) {</w:t>
      </w:r>
    </w:p>
    <w:p w14:paraId="1584518C" w14:textId="77777777" w:rsidR="009E04D0" w:rsidRPr="00EC76D5" w:rsidRDefault="009E04D0" w:rsidP="009E04D0">
      <w:pPr>
        <w:pStyle w:val="Code"/>
      </w:pPr>
      <w:r w:rsidRPr="00EC76D5">
        <w:t xml:space="preserve">        case Pointer: {</w:t>
      </w:r>
    </w:p>
    <w:p w14:paraId="10391246" w14:textId="77777777" w:rsidR="009E04D0" w:rsidRPr="00EC76D5" w:rsidRDefault="009E04D0" w:rsidP="009E04D0">
      <w:pPr>
        <w:pStyle w:val="Code"/>
      </w:pPr>
      <w:r w:rsidRPr="00EC76D5">
        <w:t xml:space="preserve">            Type subType = type.getPointerType();</w:t>
      </w:r>
    </w:p>
    <w:p w14:paraId="787EB38F" w14:textId="77777777" w:rsidR="009E04D0" w:rsidRPr="00EC76D5" w:rsidRDefault="009E04D0" w:rsidP="009E04D0">
      <w:pPr>
        <w:pStyle w:val="Code"/>
      </w:pPr>
      <w:r w:rsidRPr="00EC76D5">
        <w:t xml:space="preserve">            Type arrayType = Type.createArrayType(list.size(), subType);</w:t>
      </w:r>
    </w:p>
    <w:p w14:paraId="2FBB74A1" w14:textId="77777777" w:rsidR="009E04D0" w:rsidRPr="00EC76D5" w:rsidRDefault="009E04D0" w:rsidP="009E04D0">
      <w:pPr>
        <w:pStyle w:val="Code"/>
      </w:pPr>
      <w:r w:rsidRPr="00EC76D5">
        <w:t xml:space="preserve">            List&lt;Byte&gt; subByteList = new LinkedList&lt;&gt;();</w:t>
      </w:r>
    </w:p>
    <w:p w14:paraId="45760BBF" w14:textId="77777777" w:rsidR="009E04D0" w:rsidRPr="00EC76D5" w:rsidRDefault="009E04D0" w:rsidP="009E04D0">
      <w:pPr>
        <w:pStyle w:val="Code"/>
      </w:pPr>
      <w:r w:rsidRPr="00EC76D5">
        <w:t xml:space="preserve">            Map&lt;Integer,String&gt; subAccessMap = new ListMap&lt;&gt;();</w:t>
      </w:r>
    </w:p>
    <w:p w14:paraId="5CAD6E42" w14:textId="77777777" w:rsidR="009E04D0" w:rsidRPr="00EC76D5" w:rsidRDefault="009E04D0" w:rsidP="009E04D0">
      <w:pPr>
        <w:pStyle w:val="Code"/>
      </w:pPr>
      <w:r w:rsidRPr="00EC76D5">
        <w:t xml:space="preserve">            List&lt;String&gt; subTextList = new LinkedList&lt;&gt;();</w:t>
      </w:r>
    </w:p>
    <w:p w14:paraId="046BCBF2" w14:textId="6267E60F" w:rsidR="009E04D0" w:rsidRPr="00EC76D5" w:rsidRDefault="009E04D0" w:rsidP="009E04D0">
      <w:pPr>
        <w:pStyle w:val="Code"/>
      </w:pPr>
      <w:r w:rsidRPr="00EC76D5">
        <w:t xml:space="preserve">            Generate</w:t>
      </w:r>
      <w:r w:rsidR="002F35C1">
        <w:t>Initializer</w:t>
      </w:r>
      <w:r w:rsidRPr="00EC76D5">
        <w:t>Static.generateStatic</w:t>
      </w:r>
    </w:p>
    <w:p w14:paraId="367BC0F5" w14:textId="2EFBDF97" w:rsidR="009E04D0" w:rsidRPr="00EC76D5" w:rsidRDefault="009E04D0" w:rsidP="009E04D0">
      <w:pPr>
        <w:pStyle w:val="Code"/>
      </w:pPr>
      <w:r w:rsidRPr="00EC76D5">
        <w:t xml:space="preserve">              (arrayType, </w:t>
      </w:r>
      <w:r w:rsidR="002F35C1">
        <w:t>initializer</w:t>
      </w:r>
      <w:r w:rsidRPr="00EC76D5">
        <w:t>, subByteList, subAccessMap, subTextList);</w:t>
      </w:r>
    </w:p>
    <w:p w14:paraId="44A639C4" w14:textId="77777777" w:rsidR="009E04D0" w:rsidRPr="00EC76D5" w:rsidRDefault="009E04D0" w:rsidP="009E04D0">
      <w:pPr>
        <w:pStyle w:val="Code"/>
      </w:pPr>
    </w:p>
    <w:p w14:paraId="3802E7F9" w14:textId="6A17F22A" w:rsidR="009E04D0" w:rsidRPr="00EC76D5" w:rsidRDefault="009E04D0" w:rsidP="009E04D0">
      <w:pPr>
        <w:pStyle w:val="Code"/>
      </w:pPr>
      <w:r w:rsidRPr="00EC76D5">
        <w:t xml:space="preserve">            String uniqueName = Main.SeparatorId + "List</w:t>
      </w:r>
      <w:r w:rsidR="002F35C1">
        <w:t>Initializer</w:t>
      </w:r>
      <w:r w:rsidRPr="00EC76D5">
        <w:t>" +</w:t>
      </w:r>
    </w:p>
    <w:p w14:paraId="628A1824" w14:textId="5172BE52" w:rsidR="009E04D0" w:rsidRPr="00EC76D5" w:rsidRDefault="009E04D0" w:rsidP="009E04D0">
      <w:pPr>
        <w:pStyle w:val="Code"/>
      </w:pPr>
      <w:r w:rsidRPr="00EC76D5">
        <w:lastRenderedPageBreak/>
        <w:t xml:space="preserve">                                (Main.List</w:t>
      </w:r>
      <w:r w:rsidR="002F35C1">
        <w:t>Initializer</w:t>
      </w:r>
      <w:r w:rsidRPr="00EC76D5">
        <w:t>Count++) + Main.FileMarker;</w:t>
      </w:r>
    </w:p>
    <w:p w14:paraId="66CD115D" w14:textId="723016FB" w:rsidR="009E04D0" w:rsidRPr="00EC76D5" w:rsidRDefault="009E04D0" w:rsidP="009E04D0">
      <w:pPr>
        <w:pStyle w:val="Code"/>
      </w:pPr>
      <w:r w:rsidRPr="00EC76D5">
        <w:t xml:space="preserve">            Symbol </w:t>
      </w:r>
      <w:r w:rsidR="002F35C1">
        <w:t>initializer</w:t>
      </w:r>
      <w:r w:rsidRPr="00EC76D5">
        <w:t>Symbol =</w:t>
      </w:r>
    </w:p>
    <w:p w14:paraId="64201964" w14:textId="1C93379B" w:rsidR="009E04D0" w:rsidRPr="00EC76D5" w:rsidRDefault="009E04D0" w:rsidP="009E04D0">
      <w:pPr>
        <w:pStyle w:val="Code"/>
      </w:pPr>
      <w:r w:rsidRPr="00EC76D5">
        <w:t xml:space="preserve">              Symbol.create</w:t>
      </w:r>
      <w:r w:rsidR="002F35C1">
        <w:t>Initializer</w:t>
      </w:r>
      <w:r w:rsidRPr="00EC76D5">
        <w:t>Symbol(uniqueName, false, Storage.Static,</w:t>
      </w:r>
    </w:p>
    <w:p w14:paraId="3E7AEDCA" w14:textId="77777777" w:rsidR="009E04D0" w:rsidRPr="00EC76D5" w:rsidRDefault="009E04D0" w:rsidP="009E04D0">
      <w:pPr>
        <w:pStyle w:val="Code"/>
      </w:pPr>
      <w:r w:rsidRPr="00EC76D5">
        <w:t xml:space="preserve">                           arrayType, subByteList, subAccessMap, subTextList);</w:t>
      </w:r>
    </w:p>
    <w:p w14:paraId="0D013DC5" w14:textId="77777777" w:rsidR="009E04D0" w:rsidRPr="00EC76D5" w:rsidRDefault="009E04D0" w:rsidP="009E04D0">
      <w:pPr>
        <w:pStyle w:val="Code"/>
      </w:pPr>
      <w:r w:rsidRPr="00EC76D5">
        <w:t xml:space="preserve">            Symbol tempSymbol = Symbol.createTemporarySymbol(type);</w:t>
      </w:r>
    </w:p>
    <w:p w14:paraId="03AB6AD0" w14:textId="77777777" w:rsidR="009E04D0" w:rsidRPr="00EC76D5" w:rsidRDefault="009E04D0" w:rsidP="009E04D0">
      <w:pPr>
        <w:pStyle w:val="Code"/>
      </w:pPr>
      <w:r w:rsidRPr="00EC76D5">
        <w:t xml:space="preserve">            tempSymbol.m_name = name;</w:t>
      </w:r>
    </w:p>
    <w:p w14:paraId="622D6289" w14:textId="77777777" w:rsidR="009E04D0" w:rsidRPr="00EC76D5" w:rsidRDefault="009E04D0" w:rsidP="009E04D0">
      <w:pPr>
        <w:pStyle w:val="Code"/>
      </w:pPr>
      <w:r w:rsidRPr="00EC76D5">
        <w:t xml:space="preserve">            tempSymbol.setOffset(offset);</w:t>
      </w:r>
    </w:p>
    <w:p w14:paraId="022A0BB9" w14:textId="77777777" w:rsidR="009E04D0" w:rsidRPr="00EC76D5" w:rsidRDefault="009E04D0" w:rsidP="009E04D0">
      <w:pPr>
        <w:pStyle w:val="Code"/>
      </w:pPr>
      <w:r w:rsidRPr="00EC76D5">
        <w:t xml:space="preserve">            (new MiddleCodeGenerator(middleCodeList)).addMiddleCode</w:t>
      </w:r>
    </w:p>
    <w:p w14:paraId="2210658A" w14:textId="11B7D78C" w:rsidR="009E04D0" w:rsidRPr="00EC76D5" w:rsidRDefault="009E04D0" w:rsidP="009E04D0">
      <w:pPr>
        <w:pStyle w:val="Code"/>
      </w:pPr>
      <w:r w:rsidRPr="00EC76D5">
        <w:t xml:space="preserve">                       (MiddleOperator.Assign, null, tempSymbol, </w:t>
      </w:r>
      <w:r w:rsidR="002F35C1">
        <w:t>initializer</w:t>
      </w:r>
      <w:r w:rsidRPr="00EC76D5">
        <w:t>Symbol);</w:t>
      </w:r>
    </w:p>
    <w:p w14:paraId="6A1434DA" w14:textId="77777777" w:rsidR="009E04D0" w:rsidRPr="00EC76D5" w:rsidRDefault="009E04D0" w:rsidP="009E04D0">
      <w:pPr>
        <w:pStyle w:val="Code"/>
      </w:pPr>
      <w:r w:rsidRPr="00EC76D5">
        <w:t xml:space="preserve">          }</w:t>
      </w:r>
    </w:p>
    <w:p w14:paraId="243C783F" w14:textId="77777777" w:rsidR="009E04D0" w:rsidRPr="00EC76D5" w:rsidRDefault="009E04D0" w:rsidP="009E04D0">
      <w:pPr>
        <w:pStyle w:val="Code"/>
      </w:pPr>
      <w:r w:rsidRPr="00EC76D5">
        <w:t xml:space="preserve">          break;</w:t>
      </w:r>
    </w:p>
    <w:p w14:paraId="3EDDD5B0" w14:textId="77777777" w:rsidR="009E04D0" w:rsidRPr="00EC76D5" w:rsidRDefault="009E04D0" w:rsidP="009E04D0">
      <w:pPr>
        <w:pStyle w:val="Code"/>
      </w:pPr>
    </w:p>
    <w:p w14:paraId="5F5BA1BE" w14:textId="77777777" w:rsidR="009E04D0" w:rsidRPr="00EC76D5" w:rsidRDefault="009E04D0" w:rsidP="009E04D0">
      <w:pPr>
        <w:pStyle w:val="Code"/>
      </w:pPr>
      <w:r w:rsidRPr="00EC76D5">
        <w:t xml:space="preserve">        case Array: {</w:t>
      </w:r>
    </w:p>
    <w:p w14:paraId="5958E9F0" w14:textId="77777777" w:rsidR="009E04D0" w:rsidRPr="00EC76D5" w:rsidRDefault="009E04D0" w:rsidP="009E04D0">
      <w:pPr>
        <w:pStyle w:val="Code"/>
      </w:pPr>
      <w:r w:rsidRPr="00EC76D5">
        <w:t xml:space="preserve">            Type subType = type.getArrayType();</w:t>
      </w:r>
    </w:p>
    <w:p w14:paraId="431375F4" w14:textId="77777777" w:rsidR="009E04D0" w:rsidRPr="00EC76D5" w:rsidRDefault="009E04D0" w:rsidP="009E04D0">
      <w:pPr>
        <w:pStyle w:val="Code"/>
      </w:pPr>
    </w:p>
    <w:p w14:paraId="5CA0DC58" w14:textId="77777777" w:rsidR="009E04D0" w:rsidRPr="00EC76D5" w:rsidRDefault="009E04D0" w:rsidP="009E04D0">
      <w:pPr>
        <w:pStyle w:val="Code"/>
      </w:pPr>
      <w:r w:rsidRPr="00EC76D5">
        <w:t xml:space="preserve">            if (type.getArraySize() == 0) {</w:t>
      </w:r>
    </w:p>
    <w:p w14:paraId="2231F97B" w14:textId="77777777" w:rsidR="009E04D0" w:rsidRPr="00EC76D5" w:rsidRDefault="009E04D0" w:rsidP="009E04D0">
      <w:pPr>
        <w:pStyle w:val="Code"/>
      </w:pPr>
      <w:r w:rsidRPr="00EC76D5">
        <w:t xml:space="preserve">              type.setArraySize(list.size());</w:t>
      </w:r>
    </w:p>
    <w:p w14:paraId="723CB188" w14:textId="77777777" w:rsidR="009E04D0" w:rsidRPr="00EC76D5" w:rsidRDefault="009E04D0" w:rsidP="009E04D0">
      <w:pPr>
        <w:pStyle w:val="Code"/>
      </w:pPr>
      <w:r w:rsidRPr="00EC76D5">
        <w:t xml:space="preserve">            }</w:t>
      </w:r>
    </w:p>
    <w:p w14:paraId="1D73A40C" w14:textId="77777777" w:rsidR="009E04D0" w:rsidRPr="00EC76D5" w:rsidRDefault="009E04D0" w:rsidP="009E04D0">
      <w:pPr>
        <w:pStyle w:val="Code"/>
      </w:pPr>
      <w:r w:rsidRPr="00EC76D5">
        <w:t xml:space="preserve">            </w:t>
      </w:r>
    </w:p>
    <w:p w14:paraId="78691ABA" w14:textId="77777777" w:rsidR="009E04D0" w:rsidRPr="00EC76D5" w:rsidRDefault="009E04D0" w:rsidP="009E04D0">
      <w:pPr>
        <w:pStyle w:val="Code"/>
      </w:pPr>
      <w:r w:rsidRPr="00EC76D5">
        <w:t xml:space="preserve">            for (int index = 0; index &lt; list.size(); ++index) {</w:t>
      </w:r>
    </w:p>
    <w:p w14:paraId="73333E83" w14:textId="77777777" w:rsidR="009E04D0" w:rsidRPr="00EC76D5" w:rsidRDefault="009E04D0" w:rsidP="009E04D0">
      <w:pPr>
        <w:pStyle w:val="Code"/>
      </w:pPr>
      <w:r w:rsidRPr="00EC76D5">
        <w:t xml:space="preserve">              generateAuto(null, middleCodeList, subType, list.get(index),</w:t>
      </w:r>
    </w:p>
    <w:p w14:paraId="0FF22BFE" w14:textId="77777777" w:rsidR="009E04D0" w:rsidRPr="00EC76D5" w:rsidRDefault="009E04D0" w:rsidP="009E04D0">
      <w:pPr>
        <w:pStyle w:val="Code"/>
      </w:pPr>
      <w:r w:rsidRPr="00EC76D5">
        <w:t xml:space="preserve">                           name + "[" + index + "]", offset);</w:t>
      </w:r>
    </w:p>
    <w:p w14:paraId="588E6140" w14:textId="77777777" w:rsidR="009E04D0" w:rsidRPr="00EC76D5" w:rsidRDefault="009E04D0" w:rsidP="009E04D0">
      <w:pPr>
        <w:pStyle w:val="Code"/>
      </w:pPr>
      <w:r w:rsidRPr="00EC76D5">
        <w:t xml:space="preserve">              offset += subType.getSize();</w:t>
      </w:r>
    </w:p>
    <w:p w14:paraId="6935B402" w14:textId="77777777" w:rsidR="009E04D0" w:rsidRPr="00EC76D5" w:rsidRDefault="009E04D0" w:rsidP="009E04D0">
      <w:pPr>
        <w:pStyle w:val="Code"/>
      </w:pPr>
      <w:r w:rsidRPr="00EC76D5">
        <w:t xml:space="preserve">            }</w:t>
      </w:r>
    </w:p>
    <w:p w14:paraId="4C478FCF" w14:textId="77777777" w:rsidR="009E04D0" w:rsidRPr="00EC76D5" w:rsidRDefault="009E04D0" w:rsidP="009E04D0">
      <w:pPr>
        <w:pStyle w:val="Code"/>
      </w:pPr>
      <w:r w:rsidRPr="00EC76D5">
        <w:t xml:space="preserve">          }</w:t>
      </w:r>
    </w:p>
    <w:p w14:paraId="7064E54B" w14:textId="77777777" w:rsidR="009E04D0" w:rsidRPr="00EC76D5" w:rsidRDefault="009E04D0" w:rsidP="009E04D0">
      <w:pPr>
        <w:pStyle w:val="Code"/>
      </w:pPr>
      <w:r w:rsidRPr="00EC76D5">
        <w:t xml:space="preserve">          break;</w:t>
      </w:r>
    </w:p>
    <w:p w14:paraId="69BD5A11" w14:textId="77777777" w:rsidR="009E04D0" w:rsidRPr="00EC76D5" w:rsidRDefault="009E04D0" w:rsidP="009E04D0">
      <w:pPr>
        <w:pStyle w:val="Code"/>
      </w:pPr>
    </w:p>
    <w:p w14:paraId="203526B4" w14:textId="77777777" w:rsidR="009E04D0" w:rsidRPr="00EC76D5" w:rsidRDefault="009E04D0" w:rsidP="009E04D0">
      <w:pPr>
        <w:pStyle w:val="Code"/>
      </w:pPr>
      <w:r w:rsidRPr="00EC76D5">
        <w:t xml:space="preserve">        case Struct: {</w:t>
      </w:r>
    </w:p>
    <w:p w14:paraId="321A89C7" w14:textId="77777777" w:rsidR="009E04D0" w:rsidRPr="00EC76D5" w:rsidRDefault="009E04D0" w:rsidP="009E04D0">
      <w:pPr>
        <w:pStyle w:val="Code"/>
      </w:pPr>
      <w:r w:rsidRPr="00EC76D5">
        <w:t xml:space="preserve">            int index = 0;</w:t>
      </w:r>
    </w:p>
    <w:p w14:paraId="3F246E96" w14:textId="77777777" w:rsidR="009E04D0" w:rsidRPr="00EC76D5" w:rsidRDefault="009E04D0" w:rsidP="009E04D0">
      <w:pPr>
        <w:pStyle w:val="Code"/>
      </w:pPr>
      <w:r w:rsidRPr="00EC76D5">
        <w:t xml:space="preserve">            for (Symbol memberSymbol : type.getMemberMap().values()) {</w:t>
      </w:r>
    </w:p>
    <w:p w14:paraId="73B33B6B" w14:textId="77777777" w:rsidR="009E04D0" w:rsidRPr="00EC76D5" w:rsidRDefault="009E04D0" w:rsidP="009E04D0">
      <w:pPr>
        <w:pStyle w:val="Code"/>
      </w:pPr>
      <w:r w:rsidRPr="00EC76D5">
        <w:t xml:space="preserve">              Type memberType = memberSymbol.getType();</w:t>
      </w:r>
    </w:p>
    <w:p w14:paraId="3DFB6A49" w14:textId="77777777" w:rsidR="009E04D0" w:rsidRPr="00EC76D5" w:rsidRDefault="009E04D0" w:rsidP="009E04D0">
      <w:pPr>
        <w:pStyle w:val="Code"/>
      </w:pPr>
      <w:r w:rsidRPr="00EC76D5">
        <w:t xml:space="preserve">              String memberName = memberSymbol.getName();</w:t>
      </w:r>
    </w:p>
    <w:p w14:paraId="71295A71" w14:textId="77777777" w:rsidR="009E04D0" w:rsidRPr="00EC76D5" w:rsidRDefault="009E04D0" w:rsidP="009E04D0">
      <w:pPr>
        <w:pStyle w:val="Code"/>
      </w:pPr>
      <w:r w:rsidRPr="00EC76D5">
        <w:t xml:space="preserve">              generateAuto(null, middleCodeList, memberType, list.get(index++),</w:t>
      </w:r>
    </w:p>
    <w:p w14:paraId="5A7F9EC7" w14:textId="77777777" w:rsidR="009E04D0" w:rsidRPr="00EC76D5" w:rsidRDefault="009E04D0" w:rsidP="009E04D0">
      <w:pPr>
        <w:pStyle w:val="Code"/>
      </w:pPr>
      <w:r w:rsidRPr="00EC76D5">
        <w:t xml:space="preserve">                           name + "." + memberName, offset);</w:t>
      </w:r>
    </w:p>
    <w:p w14:paraId="6CFB30B3" w14:textId="77777777" w:rsidR="009E04D0" w:rsidRPr="00EC76D5" w:rsidRDefault="009E04D0" w:rsidP="009E04D0">
      <w:pPr>
        <w:pStyle w:val="Code"/>
      </w:pPr>
      <w:r w:rsidRPr="00EC76D5">
        <w:t xml:space="preserve">              offset += memberType.getSize();</w:t>
      </w:r>
    </w:p>
    <w:p w14:paraId="7B883F41" w14:textId="77777777" w:rsidR="009E04D0" w:rsidRPr="00EC76D5" w:rsidRDefault="009E04D0" w:rsidP="009E04D0">
      <w:pPr>
        <w:pStyle w:val="Code"/>
      </w:pPr>
      <w:r w:rsidRPr="00EC76D5">
        <w:t xml:space="preserve">            }</w:t>
      </w:r>
    </w:p>
    <w:p w14:paraId="34EFA71C" w14:textId="77777777" w:rsidR="009E04D0" w:rsidRPr="00EC76D5" w:rsidRDefault="009E04D0" w:rsidP="009E04D0">
      <w:pPr>
        <w:pStyle w:val="Code"/>
      </w:pPr>
      <w:r w:rsidRPr="00EC76D5">
        <w:t xml:space="preserve">          }</w:t>
      </w:r>
    </w:p>
    <w:p w14:paraId="68EAB8CF" w14:textId="77777777" w:rsidR="009E04D0" w:rsidRPr="00EC76D5" w:rsidRDefault="009E04D0" w:rsidP="009E04D0">
      <w:pPr>
        <w:pStyle w:val="Code"/>
      </w:pPr>
      <w:r w:rsidRPr="00EC76D5">
        <w:t xml:space="preserve">          break;</w:t>
      </w:r>
    </w:p>
    <w:p w14:paraId="0FC0BCA9" w14:textId="77777777" w:rsidR="009E04D0" w:rsidRPr="00EC76D5" w:rsidRDefault="009E04D0" w:rsidP="009E04D0">
      <w:pPr>
        <w:pStyle w:val="Code"/>
      </w:pPr>
    </w:p>
    <w:p w14:paraId="7012629A" w14:textId="77777777" w:rsidR="009E04D0" w:rsidRPr="00EC76D5" w:rsidRDefault="009E04D0" w:rsidP="009E04D0">
      <w:pPr>
        <w:pStyle w:val="Code"/>
      </w:pPr>
      <w:r w:rsidRPr="00EC76D5">
        <w:t xml:space="preserve">        case Union: {</w:t>
      </w:r>
    </w:p>
    <w:p w14:paraId="0C5DAB87" w14:textId="77777777" w:rsidR="009E04D0" w:rsidRPr="00EC76D5" w:rsidRDefault="009E04D0" w:rsidP="009E04D0">
      <w:pPr>
        <w:pStyle w:val="Code"/>
      </w:pPr>
      <w:r w:rsidRPr="00EC76D5">
        <w:t xml:space="preserve">            Symbol firstSymbol =type.getMemberMap().values().iterator().next();</w:t>
      </w:r>
    </w:p>
    <w:p w14:paraId="008A1E02" w14:textId="77777777" w:rsidR="009E04D0" w:rsidRPr="00EC76D5" w:rsidRDefault="009E04D0" w:rsidP="009E04D0">
      <w:pPr>
        <w:pStyle w:val="Code"/>
      </w:pPr>
      <w:r w:rsidRPr="00EC76D5">
        <w:t xml:space="preserve">            Type firstType = firstSymbol.getType();</w:t>
      </w:r>
    </w:p>
    <w:p w14:paraId="4DADDC89" w14:textId="77777777" w:rsidR="009E04D0" w:rsidRPr="00EC76D5" w:rsidRDefault="009E04D0" w:rsidP="009E04D0">
      <w:pPr>
        <w:pStyle w:val="Code"/>
      </w:pPr>
      <w:r w:rsidRPr="00EC76D5">
        <w:t xml:space="preserve">            String firstName = firstSymbol.getName();</w:t>
      </w:r>
    </w:p>
    <w:p w14:paraId="21F25B40" w14:textId="77777777" w:rsidR="009E04D0" w:rsidRPr="00EC76D5" w:rsidRDefault="009E04D0" w:rsidP="009E04D0">
      <w:pPr>
        <w:pStyle w:val="Code"/>
      </w:pPr>
      <w:r w:rsidRPr="00EC76D5">
        <w:t xml:space="preserve">            generateAuto(null, middleCodeList, firstType, list.get(0),</w:t>
      </w:r>
    </w:p>
    <w:p w14:paraId="69A35F45" w14:textId="77777777" w:rsidR="009E04D0" w:rsidRPr="00EC76D5" w:rsidRDefault="009E04D0" w:rsidP="009E04D0">
      <w:pPr>
        <w:pStyle w:val="Code"/>
      </w:pPr>
      <w:r w:rsidRPr="00EC76D5">
        <w:t xml:space="preserve">                         name + "." + firstName, offset);</w:t>
      </w:r>
    </w:p>
    <w:p w14:paraId="3B8ABCAC" w14:textId="77777777" w:rsidR="009E04D0" w:rsidRPr="00EC76D5" w:rsidRDefault="009E04D0" w:rsidP="009E04D0">
      <w:pPr>
        <w:pStyle w:val="Code"/>
      </w:pPr>
      <w:r w:rsidRPr="00EC76D5">
        <w:t xml:space="preserve">          }</w:t>
      </w:r>
    </w:p>
    <w:p w14:paraId="5474EDD2" w14:textId="77777777" w:rsidR="009E04D0" w:rsidRPr="00EC76D5" w:rsidRDefault="009E04D0" w:rsidP="009E04D0">
      <w:pPr>
        <w:pStyle w:val="Code"/>
      </w:pPr>
      <w:r w:rsidRPr="00EC76D5">
        <w:t xml:space="preserve">          break;</w:t>
      </w:r>
    </w:p>
    <w:p w14:paraId="24D47B3D" w14:textId="77777777" w:rsidR="009E04D0" w:rsidRPr="00EC76D5" w:rsidRDefault="009E04D0" w:rsidP="009E04D0">
      <w:pPr>
        <w:pStyle w:val="Code"/>
      </w:pPr>
      <w:r w:rsidRPr="00EC76D5">
        <w:t xml:space="preserve">      }</w:t>
      </w:r>
    </w:p>
    <w:p w14:paraId="0688A6DC" w14:textId="77777777" w:rsidR="009E04D0" w:rsidRPr="00EC76D5" w:rsidRDefault="009E04D0" w:rsidP="009E04D0">
      <w:pPr>
        <w:pStyle w:val="Code"/>
      </w:pPr>
      <w:r w:rsidRPr="00EC76D5">
        <w:t xml:space="preserve">    }</w:t>
      </w:r>
    </w:p>
    <w:p w14:paraId="4375F547" w14:textId="77777777" w:rsidR="009E04D0" w:rsidRPr="00EC76D5" w:rsidRDefault="009E04D0" w:rsidP="009E04D0">
      <w:pPr>
        <w:pStyle w:val="Code"/>
      </w:pPr>
      <w:r w:rsidRPr="00EC76D5">
        <w:t xml:space="preserve">  }</w:t>
      </w:r>
    </w:p>
    <w:p w14:paraId="023307E0" w14:textId="1F4F76D7" w:rsidR="009E04D0" w:rsidRPr="00EC76D5" w:rsidRDefault="009E04D0" w:rsidP="009E04D0">
      <w:pPr>
        <w:pStyle w:val="Code"/>
      </w:pPr>
      <w:r w:rsidRPr="00EC76D5">
        <w:t>}</w:t>
      </w:r>
    </w:p>
    <w:p w14:paraId="3D1C8AC0" w14:textId="5E3F3CB9" w:rsidR="002A4B3E" w:rsidRDefault="00B73D32" w:rsidP="003F62B8">
      <w:pPr>
        <w:pStyle w:val="Rubrik1"/>
      </w:pPr>
      <w:bookmarkStart w:id="5660" w:name="_Ref417813097"/>
      <w:bookmarkStart w:id="5661" w:name="_Toc481936417"/>
      <w:r>
        <w:lastRenderedPageBreak/>
        <w:t xml:space="preserve">Declaration </w:t>
      </w:r>
      <w:r w:rsidR="002A4B3E">
        <w:t>Specifier</w:t>
      </w:r>
      <w:r>
        <w:t>s</w:t>
      </w:r>
      <w:r w:rsidR="003F62B8">
        <w:t xml:space="preserve"> and Declarators</w:t>
      </w:r>
    </w:p>
    <w:p w14:paraId="3D7EEB91" w14:textId="31EE8ADE" w:rsidR="00F255BB" w:rsidRDefault="00F255BB" w:rsidP="00F255BB">
      <w:pPr>
        <w:rPr>
          <w:color w:val="auto"/>
        </w:rPr>
      </w:pPr>
      <w:r w:rsidRPr="00B805AB">
        <w:t xml:space="preserve">The </w:t>
      </w:r>
      <w:r w:rsidRPr="00B805AB">
        <w:rPr>
          <w:rStyle w:val="KeyWord0"/>
        </w:rPr>
        <w:t>Mask</w:t>
      </w:r>
      <w:r w:rsidRPr="00B805AB">
        <w:t xml:space="preserve"> class is used to distinguish between the different type </w:t>
      </w:r>
      <w:r w:rsidR="00DC5DF9" w:rsidRPr="00B805AB">
        <w:t>specifiers</w:t>
      </w:r>
      <w:r w:rsidR="00DC5DF9">
        <w:t xml:space="preserve"> and</w:t>
      </w:r>
      <w:r w:rsidRPr="00B805AB">
        <w:t xml:space="preserve"> </w:t>
      </w:r>
      <w:r w:rsidR="00B805AB">
        <w:t xml:space="preserve">is </w:t>
      </w:r>
      <w:r w:rsidRPr="00B805AB">
        <w:t xml:space="preserve">used by the </w:t>
      </w:r>
      <w:r w:rsidRPr="00B805AB">
        <w:rPr>
          <w:rStyle w:val="KeyWord0"/>
        </w:rPr>
        <w:t>Specifier</w:t>
      </w:r>
      <w:r w:rsidRPr="00B805AB">
        <w:t xml:space="preserve"> class </w:t>
      </w:r>
      <w:r>
        <w:t>below.</w:t>
      </w:r>
    </w:p>
    <w:p w14:paraId="2A23C6A9" w14:textId="7F2E4ADC" w:rsidR="002A4B3E" w:rsidRDefault="002A4B3E" w:rsidP="002A4B3E">
      <w:pPr>
        <w:pStyle w:val="CodeHeader"/>
      </w:pPr>
      <w:r>
        <w:t>Mask.cs</w:t>
      </w:r>
    </w:p>
    <w:p w14:paraId="36A6D982" w14:textId="77777777" w:rsidR="00626D3B" w:rsidRPr="00626D3B" w:rsidRDefault="00626D3B" w:rsidP="00626D3B">
      <w:pPr>
        <w:pStyle w:val="Code"/>
        <w:rPr>
          <w:highlight w:val="white"/>
        </w:rPr>
      </w:pPr>
      <w:r w:rsidRPr="00626D3B">
        <w:rPr>
          <w:highlight w:val="white"/>
        </w:rPr>
        <w:t>namespace CCompiler {</w:t>
      </w:r>
    </w:p>
    <w:p w14:paraId="39F32605" w14:textId="77777777" w:rsidR="00626D3B" w:rsidRPr="00626D3B" w:rsidRDefault="00626D3B" w:rsidP="00626D3B">
      <w:pPr>
        <w:pStyle w:val="Code"/>
        <w:rPr>
          <w:highlight w:val="white"/>
        </w:rPr>
      </w:pPr>
      <w:r w:rsidRPr="00626D3B">
        <w:rPr>
          <w:highlight w:val="white"/>
        </w:rPr>
        <w:t xml:space="preserve">  public enum Mask {StorageMask = 0x0000FFF,</w:t>
      </w:r>
    </w:p>
    <w:p w14:paraId="400666D5" w14:textId="77777777" w:rsidR="00626D3B" w:rsidRPr="00626D3B" w:rsidRDefault="00626D3B" w:rsidP="00626D3B">
      <w:pPr>
        <w:pStyle w:val="Code"/>
        <w:rPr>
          <w:highlight w:val="white"/>
        </w:rPr>
      </w:pPr>
      <w:r w:rsidRPr="00626D3B">
        <w:rPr>
          <w:highlight w:val="white"/>
        </w:rPr>
        <w:t xml:space="preserve">                    Auto        = 0x0000010,</w:t>
      </w:r>
    </w:p>
    <w:p w14:paraId="50A3CB20" w14:textId="77777777" w:rsidR="00626D3B" w:rsidRPr="00626D3B" w:rsidRDefault="00626D3B" w:rsidP="00626D3B">
      <w:pPr>
        <w:pStyle w:val="Code"/>
        <w:rPr>
          <w:highlight w:val="white"/>
        </w:rPr>
      </w:pPr>
      <w:r w:rsidRPr="00626D3B">
        <w:rPr>
          <w:highlight w:val="white"/>
        </w:rPr>
        <w:t xml:space="preserve">                    Register    = 0x0000020,</w:t>
      </w:r>
    </w:p>
    <w:p w14:paraId="36B46AFC" w14:textId="77777777" w:rsidR="00626D3B" w:rsidRPr="00626D3B" w:rsidRDefault="00626D3B" w:rsidP="00626D3B">
      <w:pPr>
        <w:pStyle w:val="Code"/>
        <w:rPr>
          <w:highlight w:val="white"/>
        </w:rPr>
      </w:pPr>
      <w:r w:rsidRPr="00626D3B">
        <w:rPr>
          <w:highlight w:val="white"/>
        </w:rPr>
        <w:t xml:space="preserve">                    Static      = 0x0000040,</w:t>
      </w:r>
    </w:p>
    <w:p w14:paraId="42790FA7" w14:textId="77777777" w:rsidR="00626D3B" w:rsidRPr="00626D3B" w:rsidRDefault="00626D3B" w:rsidP="00626D3B">
      <w:pPr>
        <w:pStyle w:val="Code"/>
        <w:rPr>
          <w:highlight w:val="white"/>
        </w:rPr>
      </w:pPr>
      <w:r w:rsidRPr="00626D3B">
        <w:rPr>
          <w:highlight w:val="white"/>
        </w:rPr>
        <w:t xml:space="preserve">                    Extern      = 0x0000080,</w:t>
      </w:r>
    </w:p>
    <w:p w14:paraId="395A45CC" w14:textId="77777777" w:rsidR="00626D3B" w:rsidRPr="00626D3B" w:rsidRDefault="00626D3B" w:rsidP="00626D3B">
      <w:pPr>
        <w:pStyle w:val="Code"/>
        <w:rPr>
          <w:highlight w:val="white"/>
        </w:rPr>
      </w:pPr>
      <w:r w:rsidRPr="00626D3B">
        <w:rPr>
          <w:highlight w:val="white"/>
        </w:rPr>
        <w:t xml:space="preserve">                    Typedef     = 0x0000100,</w:t>
      </w:r>
    </w:p>
    <w:p w14:paraId="57346B90" w14:textId="77777777" w:rsidR="00626D3B" w:rsidRPr="00626D3B" w:rsidRDefault="00626D3B" w:rsidP="00626D3B">
      <w:pPr>
        <w:pStyle w:val="Code"/>
        <w:rPr>
          <w:highlight w:val="white"/>
        </w:rPr>
      </w:pPr>
    </w:p>
    <w:p w14:paraId="110F65F5" w14:textId="77777777" w:rsidR="00626D3B" w:rsidRPr="00626D3B" w:rsidRDefault="00626D3B" w:rsidP="00626D3B">
      <w:pPr>
        <w:pStyle w:val="Code"/>
        <w:rPr>
          <w:highlight w:val="white"/>
        </w:rPr>
      </w:pPr>
      <w:r w:rsidRPr="00626D3B">
        <w:rPr>
          <w:highlight w:val="white"/>
        </w:rPr>
        <w:t xml:space="preserve">                    QualifierMask = 0x000F000,</w:t>
      </w:r>
    </w:p>
    <w:p w14:paraId="16C71809" w14:textId="77777777" w:rsidR="00626D3B" w:rsidRPr="00626D3B" w:rsidRDefault="00626D3B" w:rsidP="00626D3B">
      <w:pPr>
        <w:pStyle w:val="Code"/>
        <w:rPr>
          <w:highlight w:val="white"/>
        </w:rPr>
      </w:pPr>
      <w:r w:rsidRPr="00626D3B">
        <w:rPr>
          <w:highlight w:val="white"/>
        </w:rPr>
        <w:t xml:space="preserve">                    Constant      = 0x0001000,</w:t>
      </w:r>
    </w:p>
    <w:p w14:paraId="6EF1D54D" w14:textId="77777777" w:rsidR="00626D3B" w:rsidRPr="00626D3B" w:rsidRDefault="00626D3B" w:rsidP="00626D3B">
      <w:pPr>
        <w:pStyle w:val="Code"/>
        <w:rPr>
          <w:highlight w:val="white"/>
        </w:rPr>
      </w:pPr>
      <w:r w:rsidRPr="00626D3B">
        <w:rPr>
          <w:highlight w:val="white"/>
        </w:rPr>
        <w:t xml:space="preserve">                    Volatile      = 0x0002000,</w:t>
      </w:r>
    </w:p>
    <w:p w14:paraId="4E90E87A" w14:textId="77777777" w:rsidR="00626D3B" w:rsidRPr="00626D3B" w:rsidRDefault="00626D3B" w:rsidP="00626D3B">
      <w:pPr>
        <w:pStyle w:val="Code"/>
        <w:rPr>
          <w:highlight w:val="white"/>
        </w:rPr>
      </w:pPr>
    </w:p>
    <w:p w14:paraId="283373C0" w14:textId="77777777" w:rsidR="00626D3B" w:rsidRPr="00626D3B" w:rsidRDefault="00626D3B" w:rsidP="00626D3B">
      <w:pPr>
        <w:pStyle w:val="Code"/>
        <w:rPr>
          <w:highlight w:val="white"/>
        </w:rPr>
      </w:pPr>
      <w:r w:rsidRPr="00626D3B">
        <w:rPr>
          <w:highlight w:val="white"/>
        </w:rPr>
        <w:t xml:space="preserve">                    SortMask  = 0xFFF0000,</w:t>
      </w:r>
    </w:p>
    <w:p w14:paraId="58EC6803" w14:textId="77777777" w:rsidR="00626D3B" w:rsidRPr="00626D3B" w:rsidRDefault="00626D3B" w:rsidP="00626D3B">
      <w:pPr>
        <w:pStyle w:val="Code"/>
        <w:rPr>
          <w:highlight w:val="white"/>
        </w:rPr>
      </w:pPr>
      <w:r w:rsidRPr="00626D3B">
        <w:rPr>
          <w:highlight w:val="white"/>
        </w:rPr>
        <w:t xml:space="preserve">                    Signed    = 0x0010000,</w:t>
      </w:r>
    </w:p>
    <w:p w14:paraId="005F1E13" w14:textId="77777777" w:rsidR="00626D3B" w:rsidRPr="00626D3B" w:rsidRDefault="00626D3B" w:rsidP="00626D3B">
      <w:pPr>
        <w:pStyle w:val="Code"/>
        <w:rPr>
          <w:highlight w:val="white"/>
        </w:rPr>
      </w:pPr>
      <w:r w:rsidRPr="00626D3B">
        <w:rPr>
          <w:highlight w:val="white"/>
        </w:rPr>
        <w:t xml:space="preserve">                    Unsigned  = 0x0020000,</w:t>
      </w:r>
    </w:p>
    <w:p w14:paraId="5C11705B" w14:textId="77777777" w:rsidR="00626D3B" w:rsidRPr="00626D3B" w:rsidRDefault="00626D3B" w:rsidP="00626D3B">
      <w:pPr>
        <w:pStyle w:val="Code"/>
        <w:rPr>
          <w:highlight w:val="white"/>
        </w:rPr>
      </w:pPr>
      <w:r w:rsidRPr="00626D3B">
        <w:rPr>
          <w:highlight w:val="white"/>
        </w:rPr>
        <w:t xml:space="preserve">                    Char      = 0x0040000,</w:t>
      </w:r>
    </w:p>
    <w:p w14:paraId="24102868" w14:textId="77777777" w:rsidR="00626D3B" w:rsidRPr="00626D3B" w:rsidRDefault="00626D3B" w:rsidP="00626D3B">
      <w:pPr>
        <w:pStyle w:val="Code"/>
        <w:rPr>
          <w:highlight w:val="white"/>
        </w:rPr>
      </w:pPr>
      <w:r w:rsidRPr="00626D3B">
        <w:rPr>
          <w:highlight w:val="white"/>
        </w:rPr>
        <w:t xml:space="preserve">                    Short     = 0x0100000,</w:t>
      </w:r>
    </w:p>
    <w:p w14:paraId="1AEADB60" w14:textId="77777777" w:rsidR="00626D3B" w:rsidRPr="00626D3B" w:rsidRDefault="00626D3B" w:rsidP="00626D3B">
      <w:pPr>
        <w:pStyle w:val="Code"/>
        <w:rPr>
          <w:highlight w:val="white"/>
        </w:rPr>
      </w:pPr>
      <w:r w:rsidRPr="00626D3B">
        <w:rPr>
          <w:highlight w:val="white"/>
        </w:rPr>
        <w:t xml:space="preserve">                    Int       = 0x0200000,</w:t>
      </w:r>
    </w:p>
    <w:p w14:paraId="3EEEB131" w14:textId="77777777" w:rsidR="00626D3B" w:rsidRPr="00626D3B" w:rsidRDefault="00626D3B" w:rsidP="00626D3B">
      <w:pPr>
        <w:pStyle w:val="Code"/>
        <w:rPr>
          <w:highlight w:val="white"/>
        </w:rPr>
      </w:pPr>
      <w:r w:rsidRPr="00626D3B">
        <w:rPr>
          <w:highlight w:val="white"/>
        </w:rPr>
        <w:t xml:space="preserve">                    Long      = 0x0400000,</w:t>
      </w:r>
    </w:p>
    <w:p w14:paraId="66106AEF" w14:textId="77777777" w:rsidR="00626D3B" w:rsidRPr="00626D3B" w:rsidRDefault="00626D3B" w:rsidP="00626D3B">
      <w:pPr>
        <w:pStyle w:val="Code"/>
        <w:rPr>
          <w:highlight w:val="white"/>
        </w:rPr>
      </w:pPr>
      <w:r w:rsidRPr="00626D3B">
        <w:rPr>
          <w:highlight w:val="white"/>
        </w:rPr>
        <w:t xml:space="preserve">                    Float     = 0x0800000,</w:t>
      </w:r>
    </w:p>
    <w:p w14:paraId="1EE32D44" w14:textId="77777777" w:rsidR="00626D3B" w:rsidRPr="00626D3B" w:rsidRDefault="00626D3B" w:rsidP="00626D3B">
      <w:pPr>
        <w:pStyle w:val="Code"/>
        <w:rPr>
          <w:highlight w:val="white"/>
        </w:rPr>
      </w:pPr>
      <w:r w:rsidRPr="00626D3B">
        <w:rPr>
          <w:highlight w:val="white"/>
        </w:rPr>
        <w:t xml:space="preserve">                    Double    = 0x1000000,</w:t>
      </w:r>
    </w:p>
    <w:p w14:paraId="0C4C4666" w14:textId="77777777" w:rsidR="00626D3B" w:rsidRPr="00626D3B" w:rsidRDefault="00626D3B" w:rsidP="00626D3B">
      <w:pPr>
        <w:pStyle w:val="Code"/>
        <w:rPr>
          <w:highlight w:val="white"/>
        </w:rPr>
      </w:pPr>
      <w:r w:rsidRPr="00626D3B">
        <w:rPr>
          <w:highlight w:val="white"/>
        </w:rPr>
        <w:t xml:space="preserve">                    Void      = 0x2000000,</w:t>
      </w:r>
    </w:p>
    <w:p w14:paraId="65356F79" w14:textId="77777777" w:rsidR="00626D3B" w:rsidRPr="00626D3B" w:rsidRDefault="00626D3B" w:rsidP="00626D3B">
      <w:pPr>
        <w:pStyle w:val="Code"/>
        <w:rPr>
          <w:highlight w:val="white"/>
        </w:rPr>
      </w:pPr>
    </w:p>
    <w:p w14:paraId="4E026C8B" w14:textId="77777777" w:rsidR="00626D3B" w:rsidRPr="00626D3B" w:rsidRDefault="00626D3B" w:rsidP="00626D3B">
      <w:pPr>
        <w:pStyle w:val="Code"/>
        <w:rPr>
          <w:highlight w:val="white"/>
        </w:rPr>
      </w:pPr>
      <w:r w:rsidRPr="00626D3B">
        <w:rPr>
          <w:highlight w:val="white"/>
        </w:rPr>
        <w:t xml:space="preserve">                    SignedChar = Signed | Char,</w:t>
      </w:r>
    </w:p>
    <w:p w14:paraId="4E0AE670" w14:textId="77777777" w:rsidR="00626D3B" w:rsidRPr="00626D3B" w:rsidRDefault="00626D3B" w:rsidP="00626D3B">
      <w:pPr>
        <w:pStyle w:val="Code"/>
        <w:rPr>
          <w:highlight w:val="white"/>
        </w:rPr>
      </w:pPr>
      <w:r w:rsidRPr="00626D3B">
        <w:rPr>
          <w:highlight w:val="white"/>
        </w:rPr>
        <w:t xml:space="preserve">                    UnsignedChar = Unsigned |  Char,</w:t>
      </w:r>
    </w:p>
    <w:p w14:paraId="13373DA4" w14:textId="77777777" w:rsidR="00626D3B" w:rsidRPr="00626D3B" w:rsidRDefault="00626D3B" w:rsidP="00626D3B">
      <w:pPr>
        <w:pStyle w:val="Code"/>
        <w:rPr>
          <w:highlight w:val="white"/>
        </w:rPr>
      </w:pPr>
      <w:r w:rsidRPr="00626D3B">
        <w:rPr>
          <w:highlight w:val="white"/>
        </w:rPr>
        <w:t xml:space="preserve">                    ShortInt = Short |  Int,</w:t>
      </w:r>
    </w:p>
    <w:p w14:paraId="49448615" w14:textId="77777777" w:rsidR="00626D3B" w:rsidRPr="00626D3B" w:rsidRDefault="00626D3B" w:rsidP="00626D3B">
      <w:pPr>
        <w:pStyle w:val="Code"/>
        <w:rPr>
          <w:highlight w:val="white"/>
        </w:rPr>
      </w:pPr>
      <w:r w:rsidRPr="00626D3B">
        <w:rPr>
          <w:highlight w:val="white"/>
        </w:rPr>
        <w:t xml:space="preserve">                    SignedShort = Signed |  Short,</w:t>
      </w:r>
    </w:p>
    <w:p w14:paraId="64D8B4BC" w14:textId="77777777" w:rsidR="00626D3B" w:rsidRPr="00626D3B" w:rsidRDefault="00626D3B" w:rsidP="00626D3B">
      <w:pPr>
        <w:pStyle w:val="Code"/>
        <w:rPr>
          <w:highlight w:val="white"/>
        </w:rPr>
      </w:pPr>
      <w:r w:rsidRPr="00626D3B">
        <w:rPr>
          <w:highlight w:val="white"/>
        </w:rPr>
        <w:t xml:space="preserve">                    SignedShortInt = Signed |  Short |  Int,</w:t>
      </w:r>
    </w:p>
    <w:p w14:paraId="689A79B8" w14:textId="77777777" w:rsidR="00626D3B" w:rsidRPr="00626D3B" w:rsidRDefault="00626D3B" w:rsidP="00626D3B">
      <w:pPr>
        <w:pStyle w:val="Code"/>
        <w:rPr>
          <w:highlight w:val="white"/>
        </w:rPr>
      </w:pPr>
      <w:r w:rsidRPr="00626D3B">
        <w:rPr>
          <w:highlight w:val="white"/>
        </w:rPr>
        <w:t xml:space="preserve">                    UnsignedShort = Unsigned |  Short,</w:t>
      </w:r>
    </w:p>
    <w:p w14:paraId="093C777E" w14:textId="77777777" w:rsidR="00626D3B" w:rsidRPr="00626D3B" w:rsidRDefault="00626D3B" w:rsidP="00626D3B">
      <w:pPr>
        <w:pStyle w:val="Code"/>
        <w:rPr>
          <w:highlight w:val="white"/>
        </w:rPr>
      </w:pPr>
      <w:r w:rsidRPr="00626D3B">
        <w:rPr>
          <w:highlight w:val="white"/>
        </w:rPr>
        <w:t xml:space="preserve">                    UnsignedShortInt = Unsigned |  Short |  Int,</w:t>
      </w:r>
    </w:p>
    <w:p w14:paraId="6FC0C29C" w14:textId="77777777" w:rsidR="00626D3B" w:rsidRPr="00626D3B" w:rsidRDefault="00626D3B" w:rsidP="00626D3B">
      <w:pPr>
        <w:pStyle w:val="Code"/>
        <w:rPr>
          <w:highlight w:val="white"/>
        </w:rPr>
      </w:pPr>
      <w:r w:rsidRPr="00626D3B">
        <w:rPr>
          <w:highlight w:val="white"/>
        </w:rPr>
        <w:t xml:space="preserve">                    SignedInt = Signed |  Int,</w:t>
      </w:r>
    </w:p>
    <w:p w14:paraId="50F6D075" w14:textId="77777777" w:rsidR="00626D3B" w:rsidRPr="00626D3B" w:rsidRDefault="00626D3B" w:rsidP="00626D3B">
      <w:pPr>
        <w:pStyle w:val="Code"/>
        <w:rPr>
          <w:highlight w:val="white"/>
        </w:rPr>
      </w:pPr>
      <w:r w:rsidRPr="00626D3B">
        <w:rPr>
          <w:highlight w:val="white"/>
        </w:rPr>
        <w:t xml:space="preserve">                    UnsignedInt = Unsigned |  Int,</w:t>
      </w:r>
    </w:p>
    <w:p w14:paraId="27A80706" w14:textId="77777777" w:rsidR="00626D3B" w:rsidRPr="00626D3B" w:rsidRDefault="00626D3B" w:rsidP="00626D3B">
      <w:pPr>
        <w:pStyle w:val="Code"/>
        <w:rPr>
          <w:highlight w:val="white"/>
        </w:rPr>
      </w:pPr>
      <w:r w:rsidRPr="00626D3B">
        <w:rPr>
          <w:highlight w:val="white"/>
        </w:rPr>
        <w:t xml:space="preserve">                    LongInt = Long |  Int,</w:t>
      </w:r>
    </w:p>
    <w:p w14:paraId="742247F2" w14:textId="77777777" w:rsidR="00626D3B" w:rsidRPr="00626D3B" w:rsidRDefault="00626D3B" w:rsidP="00626D3B">
      <w:pPr>
        <w:pStyle w:val="Code"/>
        <w:rPr>
          <w:highlight w:val="white"/>
        </w:rPr>
      </w:pPr>
      <w:r w:rsidRPr="00626D3B">
        <w:rPr>
          <w:highlight w:val="white"/>
        </w:rPr>
        <w:t xml:space="preserve">                    SignedLong = Signed |  Long,</w:t>
      </w:r>
    </w:p>
    <w:p w14:paraId="622EF5CA" w14:textId="77777777" w:rsidR="00626D3B" w:rsidRPr="00626D3B" w:rsidRDefault="00626D3B" w:rsidP="00626D3B">
      <w:pPr>
        <w:pStyle w:val="Code"/>
        <w:rPr>
          <w:highlight w:val="white"/>
        </w:rPr>
      </w:pPr>
      <w:r w:rsidRPr="00626D3B">
        <w:rPr>
          <w:highlight w:val="white"/>
        </w:rPr>
        <w:t xml:space="preserve">                    SignedLongInt = Signed |  Long |  Int,</w:t>
      </w:r>
    </w:p>
    <w:p w14:paraId="3E982F5C" w14:textId="77777777" w:rsidR="00626D3B" w:rsidRPr="00626D3B" w:rsidRDefault="00626D3B" w:rsidP="00626D3B">
      <w:pPr>
        <w:pStyle w:val="Code"/>
        <w:rPr>
          <w:highlight w:val="white"/>
        </w:rPr>
      </w:pPr>
      <w:r w:rsidRPr="00626D3B">
        <w:rPr>
          <w:highlight w:val="white"/>
        </w:rPr>
        <w:t xml:space="preserve">                    UnsignedLong = Unsigned |  Long,</w:t>
      </w:r>
    </w:p>
    <w:p w14:paraId="6F5DA241" w14:textId="77777777" w:rsidR="00626D3B" w:rsidRPr="00626D3B" w:rsidRDefault="00626D3B" w:rsidP="00626D3B">
      <w:pPr>
        <w:pStyle w:val="Code"/>
        <w:rPr>
          <w:highlight w:val="white"/>
        </w:rPr>
      </w:pPr>
      <w:r w:rsidRPr="00626D3B">
        <w:rPr>
          <w:highlight w:val="white"/>
        </w:rPr>
        <w:t xml:space="preserve">                    UnsignedLongInt = Unsigned |  Long |  Int,</w:t>
      </w:r>
    </w:p>
    <w:p w14:paraId="76267C8A" w14:textId="77777777" w:rsidR="00626D3B" w:rsidRPr="00626D3B" w:rsidRDefault="00626D3B" w:rsidP="00626D3B">
      <w:pPr>
        <w:pStyle w:val="Code"/>
        <w:rPr>
          <w:highlight w:val="white"/>
        </w:rPr>
      </w:pPr>
      <w:r w:rsidRPr="00626D3B">
        <w:rPr>
          <w:highlight w:val="white"/>
        </w:rPr>
        <w:t xml:space="preserve">                    LongDouble = Long |  Double};</w:t>
      </w:r>
    </w:p>
    <w:p w14:paraId="2DFAE3B7" w14:textId="7FFD77FA" w:rsidR="002A4B3E" w:rsidRDefault="00626D3B" w:rsidP="00626D3B">
      <w:pPr>
        <w:pStyle w:val="Code"/>
      </w:pPr>
      <w:r w:rsidRPr="00626D3B">
        <w:rPr>
          <w:highlight w:val="white"/>
        </w:rPr>
        <w:t>}</w:t>
      </w:r>
    </w:p>
    <w:p w14:paraId="39F0BFE3" w14:textId="2C281A6C" w:rsidR="00095E9A" w:rsidRPr="00095E9A" w:rsidRDefault="00095E9A" w:rsidP="00095E9A">
      <w:pPr>
        <w:rPr>
          <w:color w:val="auto"/>
        </w:rPr>
      </w:pPr>
      <w:r>
        <w:t xml:space="preserve">The </w:t>
      </w:r>
      <w:r w:rsidRPr="00095E9A">
        <w:rPr>
          <w:rStyle w:val="KeyWord0"/>
        </w:rPr>
        <w:t>Specifier</w:t>
      </w:r>
      <w:r>
        <w:t xml:space="preserve"> class is used to generate the type specified by a list of specifiers. </w:t>
      </w:r>
      <w:r w:rsidR="001B4C35">
        <w:t xml:space="preserve">The declaration specifiers are made up by keywords or struct, union, or enumeration declarations. </w:t>
      </w:r>
      <w:r w:rsidR="00095027">
        <w:t>First</w:t>
      </w:r>
      <w:r>
        <w:t xml:space="preserve">, we need the </w:t>
      </w:r>
      <w:r w:rsidRPr="00095E9A">
        <w:t>maskToStorageMap</w:t>
      </w:r>
      <w:r>
        <w:t xml:space="preserve"> and </w:t>
      </w:r>
      <w:r w:rsidRPr="00095E9A">
        <w:t>maskToSortMap</w:t>
      </w:r>
      <w:r>
        <w:t xml:space="preserve"> to map between specifiers and storage and sorts. </w:t>
      </w:r>
    </w:p>
    <w:p w14:paraId="70280331" w14:textId="617D4F23" w:rsidR="00626D3B" w:rsidRDefault="006B225B" w:rsidP="006B225B">
      <w:pPr>
        <w:pStyle w:val="CodeHeader"/>
      </w:pPr>
      <w:r>
        <w:t>Specifier.cs</w:t>
      </w:r>
    </w:p>
    <w:p w14:paraId="44814443" w14:textId="77777777" w:rsidR="00EC65DE" w:rsidRPr="00EC65DE" w:rsidRDefault="00EC65DE" w:rsidP="00EC65DE">
      <w:pPr>
        <w:pStyle w:val="Code"/>
        <w:rPr>
          <w:highlight w:val="white"/>
        </w:rPr>
      </w:pPr>
      <w:r w:rsidRPr="00EC65DE">
        <w:rPr>
          <w:highlight w:val="white"/>
        </w:rPr>
        <w:t>using System;</w:t>
      </w:r>
    </w:p>
    <w:p w14:paraId="2E249230" w14:textId="77777777" w:rsidR="00EC65DE" w:rsidRPr="00EC65DE" w:rsidRDefault="00EC65DE" w:rsidP="00EC65DE">
      <w:pPr>
        <w:pStyle w:val="Code"/>
        <w:rPr>
          <w:highlight w:val="white"/>
        </w:rPr>
      </w:pPr>
      <w:r w:rsidRPr="00EC65DE">
        <w:rPr>
          <w:highlight w:val="white"/>
        </w:rPr>
        <w:t>using System.Text;</w:t>
      </w:r>
    </w:p>
    <w:p w14:paraId="4C08F8BA" w14:textId="77777777" w:rsidR="00EC65DE" w:rsidRPr="00EC65DE" w:rsidRDefault="00EC65DE" w:rsidP="00EC65DE">
      <w:pPr>
        <w:pStyle w:val="Code"/>
        <w:rPr>
          <w:highlight w:val="white"/>
        </w:rPr>
      </w:pPr>
      <w:r w:rsidRPr="00EC65DE">
        <w:rPr>
          <w:highlight w:val="white"/>
        </w:rPr>
        <w:t>using System.Collections.Generic;</w:t>
      </w:r>
    </w:p>
    <w:p w14:paraId="0F3AE7BE" w14:textId="77777777" w:rsidR="00EC65DE" w:rsidRPr="00EC65DE" w:rsidRDefault="00EC65DE" w:rsidP="00EC65DE">
      <w:pPr>
        <w:pStyle w:val="Code"/>
        <w:rPr>
          <w:highlight w:val="white"/>
        </w:rPr>
      </w:pPr>
    </w:p>
    <w:p w14:paraId="61D91447" w14:textId="40692CCB" w:rsidR="00EC65DE" w:rsidRDefault="00EC65DE" w:rsidP="00EC65DE">
      <w:pPr>
        <w:pStyle w:val="Code"/>
        <w:rPr>
          <w:highlight w:val="white"/>
        </w:rPr>
      </w:pPr>
      <w:r w:rsidRPr="00EC65DE">
        <w:rPr>
          <w:highlight w:val="white"/>
        </w:rPr>
        <w:t>namespace CCompiler {</w:t>
      </w:r>
    </w:p>
    <w:p w14:paraId="1DE82EB5" w14:textId="35768A4A" w:rsidR="00D414D0" w:rsidRPr="00EC65DE" w:rsidRDefault="00D414D0" w:rsidP="00D414D0">
      <w:pPr>
        <w:rPr>
          <w:highlight w:val="white"/>
        </w:rPr>
      </w:pPr>
      <w:r>
        <w:rPr>
          <w:highlight w:val="white"/>
        </w:rPr>
        <w:lastRenderedPageBreak/>
        <w:t xml:space="preserve">The </w:t>
      </w:r>
      <w:r w:rsidR="002F395A">
        <w:rPr>
          <w:highlight w:val="white"/>
        </w:rPr>
        <w:t xml:space="preserve">specifier decides the storage and type of the symbol, it also decide whether the symbol has external linkage. </w:t>
      </w:r>
    </w:p>
    <w:p w14:paraId="5FEBC0BB" w14:textId="77777777" w:rsidR="00EC65DE" w:rsidRPr="00EC65DE" w:rsidRDefault="00EC65DE" w:rsidP="00EC65DE">
      <w:pPr>
        <w:pStyle w:val="Code"/>
        <w:rPr>
          <w:highlight w:val="white"/>
        </w:rPr>
      </w:pPr>
      <w:r w:rsidRPr="00EC65DE">
        <w:rPr>
          <w:highlight w:val="white"/>
        </w:rPr>
        <w:t xml:space="preserve">  public class Specifier {</w:t>
      </w:r>
    </w:p>
    <w:p w14:paraId="724DB713" w14:textId="77777777" w:rsidR="00EC65DE" w:rsidRPr="00EC65DE" w:rsidRDefault="00EC65DE" w:rsidP="00EC65DE">
      <w:pPr>
        <w:pStyle w:val="Code"/>
        <w:rPr>
          <w:highlight w:val="white"/>
        </w:rPr>
      </w:pPr>
      <w:r w:rsidRPr="00EC65DE">
        <w:rPr>
          <w:highlight w:val="white"/>
        </w:rPr>
        <w:t xml:space="preserve">    private bool m_externalLinkage;</w:t>
      </w:r>
    </w:p>
    <w:p w14:paraId="2A753862" w14:textId="77777777" w:rsidR="00EC65DE" w:rsidRPr="00EC65DE" w:rsidRDefault="00EC65DE" w:rsidP="00EC65DE">
      <w:pPr>
        <w:pStyle w:val="Code"/>
        <w:rPr>
          <w:highlight w:val="white"/>
        </w:rPr>
      </w:pPr>
      <w:r w:rsidRPr="00EC65DE">
        <w:rPr>
          <w:highlight w:val="white"/>
        </w:rPr>
        <w:t xml:space="preserve">    private Storage? m_storage;</w:t>
      </w:r>
    </w:p>
    <w:p w14:paraId="6E00D167" w14:textId="77777777" w:rsidR="00EC65DE" w:rsidRPr="00EC65DE" w:rsidRDefault="00EC65DE" w:rsidP="00EC65DE">
      <w:pPr>
        <w:pStyle w:val="Code"/>
        <w:rPr>
          <w:highlight w:val="white"/>
        </w:rPr>
      </w:pPr>
      <w:r w:rsidRPr="00EC65DE">
        <w:rPr>
          <w:highlight w:val="white"/>
        </w:rPr>
        <w:t xml:space="preserve">    private Type m_type;</w:t>
      </w:r>
    </w:p>
    <w:p w14:paraId="5A8BBB34" w14:textId="21A12B7C" w:rsidR="002F395A" w:rsidRPr="00EC65DE" w:rsidRDefault="002F395A" w:rsidP="002F395A">
      <w:pPr>
        <w:rPr>
          <w:highlight w:val="white"/>
        </w:rPr>
      </w:pPr>
      <w:r>
        <w:rPr>
          <w:highlight w:val="white"/>
        </w:rPr>
        <w:t>The mask</w:t>
      </w:r>
      <w:r w:rsidR="00455B6C">
        <w:rPr>
          <w:highlight w:val="white"/>
        </w:rPr>
        <w:t>-</w:t>
      </w:r>
      <w:r>
        <w:rPr>
          <w:highlight w:val="white"/>
        </w:rPr>
        <w:t>to</w:t>
      </w:r>
      <w:r w:rsidR="00455B6C">
        <w:rPr>
          <w:highlight w:val="white"/>
        </w:rPr>
        <w:t>-</w:t>
      </w:r>
      <w:r>
        <w:rPr>
          <w:highlight w:val="white"/>
        </w:rPr>
        <w:t xml:space="preserve">sort map maps the </w:t>
      </w:r>
      <w:r w:rsidR="00455B6C">
        <w:rPr>
          <w:highlight w:val="white"/>
        </w:rPr>
        <w:t xml:space="preserve">masks of the </w:t>
      </w:r>
      <w:r w:rsidR="00455B6C" w:rsidRPr="008D70F3">
        <w:rPr>
          <w:rStyle w:val="KeyWord0"/>
          <w:highlight w:val="white"/>
        </w:rPr>
        <w:t>Mask</w:t>
      </w:r>
      <w:r w:rsidR="00455B6C">
        <w:rPr>
          <w:highlight w:val="white"/>
        </w:rPr>
        <w:t xml:space="preserve"> </w:t>
      </w:r>
      <w:r w:rsidR="008D70F3">
        <w:rPr>
          <w:highlight w:val="white"/>
        </w:rPr>
        <w:t>enumeration</w:t>
      </w:r>
      <w:r w:rsidR="00455B6C">
        <w:rPr>
          <w:highlight w:val="white"/>
        </w:rPr>
        <w:t xml:space="preserve"> to </w:t>
      </w:r>
      <w:r w:rsidR="00814514">
        <w:rPr>
          <w:highlight w:val="white"/>
        </w:rPr>
        <w:t xml:space="preserve">the </w:t>
      </w:r>
      <w:r w:rsidR="00455B6C">
        <w:rPr>
          <w:highlight w:val="white"/>
        </w:rPr>
        <w:t xml:space="preserve">types of the </w:t>
      </w:r>
      <w:r w:rsidR="00455B6C" w:rsidRPr="008D70F3">
        <w:rPr>
          <w:rStyle w:val="KeyWord0"/>
          <w:highlight w:val="white"/>
        </w:rPr>
        <w:t>Sort</w:t>
      </w:r>
      <w:r w:rsidR="00455B6C">
        <w:rPr>
          <w:highlight w:val="white"/>
        </w:rPr>
        <w:t xml:space="preserve"> </w:t>
      </w:r>
      <w:r w:rsidR="008D70F3">
        <w:rPr>
          <w:highlight w:val="white"/>
        </w:rPr>
        <w:t>enumeration</w:t>
      </w:r>
      <w:r w:rsidR="00455B6C">
        <w:rPr>
          <w:highlight w:val="white"/>
        </w:rPr>
        <w:t>.</w:t>
      </w:r>
      <w:r w:rsidR="00C74683">
        <w:rPr>
          <w:highlight w:val="white"/>
        </w:rPr>
        <w:t xml:space="preserve"> However, the masks are represented by unsigned integer </w:t>
      </w:r>
      <w:r w:rsidR="007A4A29">
        <w:rPr>
          <w:highlight w:val="white"/>
        </w:rPr>
        <w:t>values since</w:t>
      </w:r>
      <w:r w:rsidR="00C74683">
        <w:rPr>
          <w:highlight w:val="white"/>
        </w:rPr>
        <w:t xml:space="preserve"> we use </w:t>
      </w:r>
      <w:r w:rsidR="006771AA">
        <w:rPr>
          <w:highlight w:val="white"/>
        </w:rPr>
        <w:t>u</w:t>
      </w:r>
      <w:r w:rsidR="00280BC0">
        <w:rPr>
          <w:highlight w:val="white"/>
        </w:rPr>
        <w:t>n</w:t>
      </w:r>
      <w:r w:rsidR="006771AA">
        <w:rPr>
          <w:highlight w:val="white"/>
        </w:rPr>
        <w:t xml:space="preserve">signed integer values to mask the keywords of the </w:t>
      </w:r>
      <w:r w:rsidR="00280BC0">
        <w:rPr>
          <w:highlight w:val="white"/>
        </w:rPr>
        <w:t xml:space="preserve">declaration specifiers in the </w:t>
      </w:r>
      <w:r w:rsidR="00280BC0" w:rsidRPr="00280BC0">
        <w:rPr>
          <w:rStyle w:val="KeyWord0"/>
          <w:highlight w:val="white"/>
        </w:rPr>
        <w:t>SpecifierList</w:t>
      </w:r>
      <w:r w:rsidR="00280BC0">
        <w:rPr>
          <w:highlight w:val="white"/>
        </w:rPr>
        <w:t xml:space="preserve"> method below.</w:t>
      </w:r>
    </w:p>
    <w:p w14:paraId="306E5966" w14:textId="684944DC" w:rsidR="00EC65DE" w:rsidRPr="00EC65DE" w:rsidRDefault="00EC65DE" w:rsidP="00EC65DE">
      <w:pPr>
        <w:pStyle w:val="Code"/>
        <w:rPr>
          <w:highlight w:val="white"/>
        </w:rPr>
      </w:pPr>
      <w:r w:rsidRPr="00EC65DE">
        <w:rPr>
          <w:highlight w:val="white"/>
        </w:rPr>
        <w:t xml:space="preserve">    private static IDictionary&lt;</w:t>
      </w:r>
      <w:r w:rsidR="00C74683">
        <w:rPr>
          <w:highlight w:val="white"/>
        </w:rPr>
        <w:t>u</w:t>
      </w:r>
      <w:r w:rsidRPr="00EC65DE">
        <w:rPr>
          <w:highlight w:val="white"/>
        </w:rPr>
        <w:t>int,Sort&gt; m_maskToSortMap =</w:t>
      </w:r>
    </w:p>
    <w:p w14:paraId="146876FF" w14:textId="5DE3A741" w:rsidR="00EC65DE" w:rsidRPr="00EC65DE" w:rsidRDefault="00EC65DE" w:rsidP="00EC65DE">
      <w:pPr>
        <w:pStyle w:val="Code"/>
        <w:rPr>
          <w:highlight w:val="white"/>
        </w:rPr>
      </w:pPr>
      <w:r w:rsidRPr="00EC65DE">
        <w:rPr>
          <w:highlight w:val="white"/>
        </w:rPr>
        <w:t xml:space="preserve">      new Dictionary&lt;</w:t>
      </w:r>
      <w:r w:rsidR="00C74683">
        <w:rPr>
          <w:highlight w:val="white"/>
        </w:rPr>
        <w:t>u</w:t>
      </w:r>
      <w:r w:rsidRPr="00EC65DE">
        <w:rPr>
          <w:highlight w:val="white"/>
        </w:rPr>
        <w:t>int,Sort&gt;();</w:t>
      </w:r>
    </w:p>
    <w:p w14:paraId="4B0C98D8" w14:textId="77777777" w:rsidR="002F395A" w:rsidRDefault="002F395A" w:rsidP="00EC65DE">
      <w:pPr>
        <w:pStyle w:val="Code"/>
        <w:rPr>
          <w:highlight w:val="white"/>
        </w:rPr>
      </w:pPr>
    </w:p>
    <w:p w14:paraId="3DECC9FD" w14:textId="3D99A99C" w:rsidR="00EC65DE" w:rsidRPr="00EC65DE" w:rsidRDefault="00EC65DE" w:rsidP="00EC65DE">
      <w:pPr>
        <w:pStyle w:val="Code"/>
        <w:rPr>
          <w:highlight w:val="white"/>
        </w:rPr>
      </w:pPr>
      <w:r w:rsidRPr="00EC65DE">
        <w:rPr>
          <w:highlight w:val="white"/>
        </w:rPr>
        <w:t xml:space="preserve">    static Specifier() {</w:t>
      </w:r>
    </w:p>
    <w:p w14:paraId="400DB8A4" w14:textId="197EBEEA"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Mask.Void, Sort.Void);</w:t>
      </w:r>
    </w:p>
    <w:p w14:paraId="69713B3A" w14:textId="6FE6F457"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Mask.Char, Sort.Signed_Char);</w:t>
      </w:r>
    </w:p>
    <w:p w14:paraId="37F9FD22" w14:textId="3876F24B"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Mask.SignedChar, Sort.Signed_Char);</w:t>
      </w:r>
    </w:p>
    <w:p w14:paraId="0C70CBC2" w14:textId="393D26B1"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Mask.UnsignedChar, Sort.Unsigned_Char);</w:t>
      </w:r>
    </w:p>
    <w:p w14:paraId="5E45931D" w14:textId="40914E2C"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Mask.Short, Sort.Signed_Short_Int);</w:t>
      </w:r>
    </w:p>
    <w:p w14:paraId="2E299DDF" w14:textId="7FABAFF1"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Mask.ShortInt, Sort.Signed_Short_Int);</w:t>
      </w:r>
    </w:p>
    <w:p w14:paraId="0D9A41CA" w14:textId="52A28CA4"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Mask.SignedShort, Sort.Signed_Short_Int);</w:t>
      </w:r>
    </w:p>
    <w:p w14:paraId="71DAAAB0" w14:textId="5B5E30DF"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Mask.SignedShortInt, Sort.Signed_Short_Int);</w:t>
      </w:r>
    </w:p>
    <w:p w14:paraId="6CD306A4" w14:textId="71AB4784"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Mask.UnsignedShort, Sort.Unsigned_Short_Int);</w:t>
      </w:r>
    </w:p>
    <w:p w14:paraId="76B2A036" w14:textId="7F2F7BAC"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Mask.UnsignedShortInt,</w:t>
      </w:r>
    </w:p>
    <w:p w14:paraId="3DB92157" w14:textId="77777777" w:rsidR="00EC65DE" w:rsidRPr="00EC65DE" w:rsidRDefault="00EC65DE" w:rsidP="00EC65DE">
      <w:pPr>
        <w:pStyle w:val="Code"/>
        <w:rPr>
          <w:highlight w:val="white"/>
        </w:rPr>
      </w:pPr>
      <w:r w:rsidRPr="00EC65DE">
        <w:rPr>
          <w:highlight w:val="white"/>
        </w:rPr>
        <w:t xml:space="preserve">                          Sort.Unsigned_Short_Int);</w:t>
      </w:r>
    </w:p>
    <w:p w14:paraId="0240EBD6" w14:textId="67B21E60"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Mask.Int, Sort.Signed_Int);</w:t>
      </w:r>
    </w:p>
    <w:p w14:paraId="0FA4336F" w14:textId="50588596"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 Sort.Signed_Int);</w:t>
      </w:r>
    </w:p>
    <w:p w14:paraId="2955CFC4" w14:textId="60046074"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Mask.SignedInt, Sort.Signed_Int);</w:t>
      </w:r>
    </w:p>
    <w:p w14:paraId="5C1063A6" w14:textId="34838CB6"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 Sort.Unsigned_Int);</w:t>
      </w:r>
    </w:p>
    <w:p w14:paraId="7BCBC226" w14:textId="3BFAEC8E"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Mask.UnsignedInt, Sort.Unsigned_Int);</w:t>
      </w:r>
    </w:p>
    <w:p w14:paraId="52E42CC1" w14:textId="723880D2"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Mask.Long, Sort.Signed_Long_Int);</w:t>
      </w:r>
    </w:p>
    <w:p w14:paraId="1695D92F" w14:textId="77729CD9"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Mask.LongInt, Sort.Signed_Long_Int);</w:t>
      </w:r>
    </w:p>
    <w:p w14:paraId="0DB9973A" w14:textId="03FFD4BB"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Mask.SignedLong, Sort.Signed_Long_Int);</w:t>
      </w:r>
    </w:p>
    <w:p w14:paraId="23EB338F" w14:textId="33D92CA6"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Mask.SignedLongInt, Sort.Signed_Long_Int);</w:t>
      </w:r>
    </w:p>
    <w:p w14:paraId="1125C43A" w14:textId="6CDCF7AE"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Mask.UnsignedLong, Sort.Unsigned_Long_Int);</w:t>
      </w:r>
    </w:p>
    <w:p w14:paraId="4E16D807" w14:textId="77777777" w:rsidR="00F0617D"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Mask.UnsignedLongInt,</w:t>
      </w:r>
    </w:p>
    <w:p w14:paraId="70E59F49" w14:textId="2EC2613C" w:rsidR="00EC65DE" w:rsidRPr="00EC65DE" w:rsidRDefault="00F0617D" w:rsidP="00EC65DE">
      <w:pPr>
        <w:pStyle w:val="Code"/>
        <w:rPr>
          <w:highlight w:val="white"/>
        </w:rPr>
      </w:pPr>
      <w:r>
        <w:rPr>
          <w:highlight w:val="white"/>
        </w:rPr>
        <w:t xml:space="preserve">                         </w:t>
      </w:r>
      <w:r w:rsidR="00EC65DE" w:rsidRPr="00EC65DE">
        <w:rPr>
          <w:highlight w:val="white"/>
        </w:rPr>
        <w:t xml:space="preserve"> Sort.Unsigned_Long_Int);</w:t>
      </w:r>
    </w:p>
    <w:p w14:paraId="341CB8E5" w14:textId="6933D84C"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Mask.Float, Sort.Float);</w:t>
      </w:r>
    </w:p>
    <w:p w14:paraId="4CEDE8F4" w14:textId="1790A723"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Mask.Double, Sort.Double);</w:t>
      </w:r>
    </w:p>
    <w:p w14:paraId="5E0EC895" w14:textId="014BDC7E"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Mask.LongDouble, Sort.Long_Double);</w:t>
      </w:r>
    </w:p>
    <w:p w14:paraId="7831E434" w14:textId="77777777" w:rsidR="00EC65DE" w:rsidRPr="00EC65DE" w:rsidRDefault="00EC65DE" w:rsidP="00EC65DE">
      <w:pPr>
        <w:pStyle w:val="Code"/>
        <w:rPr>
          <w:highlight w:val="white"/>
        </w:rPr>
      </w:pPr>
      <w:r w:rsidRPr="00EC65DE">
        <w:rPr>
          <w:highlight w:val="white"/>
        </w:rPr>
        <w:t xml:space="preserve">    }</w:t>
      </w:r>
    </w:p>
    <w:p w14:paraId="039AE310" w14:textId="7EE71896" w:rsidR="006B225B" w:rsidRPr="00A97B02" w:rsidRDefault="00280BC0" w:rsidP="00A97B02">
      <w:pPr>
        <w:rPr>
          <w:color w:val="auto"/>
        </w:rPr>
      </w:pPr>
      <w:r>
        <w:t>A specifier is made up by the external linkage, storage, and type.</w:t>
      </w:r>
    </w:p>
    <w:p w14:paraId="436070E1" w14:textId="77777777" w:rsidR="00EC65DE" w:rsidRPr="00EC65DE" w:rsidRDefault="00EC65DE" w:rsidP="00EC65DE">
      <w:pPr>
        <w:pStyle w:val="Code"/>
        <w:rPr>
          <w:highlight w:val="white"/>
        </w:rPr>
      </w:pPr>
      <w:r w:rsidRPr="00EC65DE">
        <w:rPr>
          <w:highlight w:val="white"/>
        </w:rPr>
        <w:t xml:space="preserve">    public Specifier(bool externalLinkage, Storage? storage, Type type) {</w:t>
      </w:r>
    </w:p>
    <w:p w14:paraId="65D736B6" w14:textId="77777777" w:rsidR="00EC65DE" w:rsidRPr="00EC65DE" w:rsidRDefault="00EC65DE" w:rsidP="00EC65DE">
      <w:pPr>
        <w:pStyle w:val="Code"/>
        <w:rPr>
          <w:highlight w:val="white"/>
        </w:rPr>
      </w:pPr>
      <w:r w:rsidRPr="00EC65DE">
        <w:rPr>
          <w:highlight w:val="white"/>
        </w:rPr>
        <w:t xml:space="preserve">      m_externalLinkage = externalLinkage;</w:t>
      </w:r>
    </w:p>
    <w:p w14:paraId="0C5ACF31" w14:textId="77777777" w:rsidR="00EC65DE" w:rsidRPr="00EC65DE" w:rsidRDefault="00EC65DE" w:rsidP="00EC65DE">
      <w:pPr>
        <w:pStyle w:val="Code"/>
        <w:rPr>
          <w:highlight w:val="white"/>
        </w:rPr>
      </w:pPr>
      <w:r w:rsidRPr="00EC65DE">
        <w:rPr>
          <w:highlight w:val="white"/>
        </w:rPr>
        <w:t xml:space="preserve">      m_storage = storage;</w:t>
      </w:r>
    </w:p>
    <w:p w14:paraId="12CB53EF" w14:textId="77777777" w:rsidR="00EC65DE" w:rsidRPr="00EC65DE" w:rsidRDefault="00EC65DE" w:rsidP="00EC65DE">
      <w:pPr>
        <w:pStyle w:val="Code"/>
        <w:rPr>
          <w:highlight w:val="white"/>
        </w:rPr>
      </w:pPr>
      <w:r w:rsidRPr="00EC65DE">
        <w:rPr>
          <w:highlight w:val="white"/>
        </w:rPr>
        <w:t xml:space="preserve">      m_type = type;</w:t>
      </w:r>
    </w:p>
    <w:p w14:paraId="1D5FB618" w14:textId="77777777" w:rsidR="00EC65DE" w:rsidRPr="00EC65DE" w:rsidRDefault="00EC65DE" w:rsidP="00EC65DE">
      <w:pPr>
        <w:pStyle w:val="Code"/>
        <w:rPr>
          <w:highlight w:val="white"/>
        </w:rPr>
      </w:pPr>
      <w:r w:rsidRPr="00EC65DE">
        <w:rPr>
          <w:highlight w:val="white"/>
        </w:rPr>
        <w:t xml:space="preserve">    }</w:t>
      </w:r>
    </w:p>
    <w:p w14:paraId="7BD96805" w14:textId="77777777" w:rsidR="00EC65DE" w:rsidRPr="00EC65DE" w:rsidRDefault="00EC65DE" w:rsidP="00EC65DE">
      <w:pPr>
        <w:pStyle w:val="Code"/>
        <w:rPr>
          <w:highlight w:val="white"/>
        </w:rPr>
      </w:pPr>
    </w:p>
    <w:p w14:paraId="5E787596" w14:textId="77777777" w:rsidR="00EC65DE" w:rsidRPr="00EC65DE" w:rsidRDefault="00EC65DE" w:rsidP="00EC65DE">
      <w:pPr>
        <w:pStyle w:val="Code"/>
        <w:rPr>
          <w:highlight w:val="white"/>
        </w:rPr>
      </w:pPr>
      <w:r w:rsidRPr="00EC65DE">
        <w:rPr>
          <w:highlight w:val="white"/>
        </w:rPr>
        <w:t xml:space="preserve">    public bool ExternalLinkage {</w:t>
      </w:r>
    </w:p>
    <w:p w14:paraId="4E43D960" w14:textId="77777777" w:rsidR="00EC65DE" w:rsidRPr="00EC65DE" w:rsidRDefault="00EC65DE" w:rsidP="00EC65DE">
      <w:pPr>
        <w:pStyle w:val="Code"/>
        <w:rPr>
          <w:highlight w:val="white"/>
        </w:rPr>
      </w:pPr>
      <w:r w:rsidRPr="00EC65DE">
        <w:rPr>
          <w:highlight w:val="white"/>
        </w:rPr>
        <w:t xml:space="preserve">      get { return m_externalLinkage; }</w:t>
      </w:r>
    </w:p>
    <w:p w14:paraId="1BF72892" w14:textId="77777777" w:rsidR="00EC65DE" w:rsidRPr="00EC65DE" w:rsidRDefault="00EC65DE" w:rsidP="00EC65DE">
      <w:pPr>
        <w:pStyle w:val="Code"/>
        <w:rPr>
          <w:highlight w:val="white"/>
        </w:rPr>
      </w:pPr>
      <w:r w:rsidRPr="00EC65DE">
        <w:rPr>
          <w:highlight w:val="white"/>
        </w:rPr>
        <w:t xml:space="preserve">    }</w:t>
      </w:r>
    </w:p>
    <w:p w14:paraId="73DC23B5" w14:textId="77777777" w:rsidR="00EC65DE" w:rsidRPr="00EC65DE" w:rsidRDefault="00EC65DE" w:rsidP="00EC65DE">
      <w:pPr>
        <w:pStyle w:val="Code"/>
        <w:rPr>
          <w:highlight w:val="white"/>
        </w:rPr>
      </w:pPr>
      <w:r w:rsidRPr="00EC65DE">
        <w:rPr>
          <w:highlight w:val="white"/>
        </w:rPr>
        <w:t xml:space="preserve"> </w:t>
      </w:r>
    </w:p>
    <w:p w14:paraId="5F52B935" w14:textId="77777777" w:rsidR="00EC65DE" w:rsidRPr="00EC65DE" w:rsidRDefault="00EC65DE" w:rsidP="00EC65DE">
      <w:pPr>
        <w:pStyle w:val="Code"/>
        <w:rPr>
          <w:highlight w:val="white"/>
        </w:rPr>
      </w:pPr>
      <w:r w:rsidRPr="00EC65DE">
        <w:rPr>
          <w:highlight w:val="white"/>
        </w:rPr>
        <w:t xml:space="preserve">    public CCompiler.Storage? StorageX {</w:t>
      </w:r>
    </w:p>
    <w:p w14:paraId="03981A2C" w14:textId="77777777" w:rsidR="00EC65DE" w:rsidRPr="00EC65DE" w:rsidRDefault="00EC65DE" w:rsidP="00EC65DE">
      <w:pPr>
        <w:pStyle w:val="Code"/>
        <w:rPr>
          <w:highlight w:val="white"/>
        </w:rPr>
      </w:pPr>
      <w:r w:rsidRPr="00EC65DE">
        <w:rPr>
          <w:highlight w:val="white"/>
        </w:rPr>
        <w:t xml:space="preserve">      get { return m_storage; }</w:t>
      </w:r>
    </w:p>
    <w:p w14:paraId="7D30BD62" w14:textId="77777777" w:rsidR="00EC65DE" w:rsidRPr="00EC65DE" w:rsidRDefault="00EC65DE" w:rsidP="00EC65DE">
      <w:pPr>
        <w:pStyle w:val="Code"/>
        <w:rPr>
          <w:highlight w:val="white"/>
        </w:rPr>
      </w:pPr>
      <w:r w:rsidRPr="00EC65DE">
        <w:rPr>
          <w:highlight w:val="white"/>
        </w:rPr>
        <w:lastRenderedPageBreak/>
        <w:t xml:space="preserve">    }</w:t>
      </w:r>
    </w:p>
    <w:p w14:paraId="51DE49AB" w14:textId="77777777" w:rsidR="00EC65DE" w:rsidRPr="00EC65DE" w:rsidRDefault="00EC65DE" w:rsidP="00EC65DE">
      <w:pPr>
        <w:pStyle w:val="Code"/>
        <w:rPr>
          <w:highlight w:val="white"/>
        </w:rPr>
      </w:pPr>
      <w:r w:rsidRPr="00EC65DE">
        <w:rPr>
          <w:highlight w:val="white"/>
        </w:rPr>
        <w:t xml:space="preserve"> </w:t>
      </w:r>
    </w:p>
    <w:p w14:paraId="57BD02B5" w14:textId="77777777" w:rsidR="00EC65DE" w:rsidRPr="00EC65DE" w:rsidRDefault="00EC65DE" w:rsidP="00EC65DE">
      <w:pPr>
        <w:pStyle w:val="Code"/>
        <w:rPr>
          <w:highlight w:val="white"/>
        </w:rPr>
      </w:pPr>
      <w:r w:rsidRPr="00EC65DE">
        <w:rPr>
          <w:highlight w:val="white"/>
        </w:rPr>
        <w:t xml:space="preserve">    public Type Type {</w:t>
      </w:r>
    </w:p>
    <w:p w14:paraId="091DAE94" w14:textId="77777777" w:rsidR="00EC65DE" w:rsidRPr="00EC65DE" w:rsidRDefault="00EC65DE" w:rsidP="00EC65DE">
      <w:pPr>
        <w:pStyle w:val="Code"/>
        <w:rPr>
          <w:highlight w:val="white"/>
        </w:rPr>
      </w:pPr>
      <w:r w:rsidRPr="00EC65DE">
        <w:rPr>
          <w:highlight w:val="white"/>
        </w:rPr>
        <w:t xml:space="preserve">      get { return m_type; }</w:t>
      </w:r>
    </w:p>
    <w:p w14:paraId="52BF088E" w14:textId="77777777" w:rsidR="00EC65DE" w:rsidRPr="00EC65DE" w:rsidRDefault="00EC65DE" w:rsidP="00EC65DE">
      <w:pPr>
        <w:pStyle w:val="Code"/>
        <w:rPr>
          <w:highlight w:val="white"/>
        </w:rPr>
      </w:pPr>
      <w:r w:rsidRPr="00EC65DE">
        <w:rPr>
          <w:highlight w:val="white"/>
        </w:rPr>
        <w:t xml:space="preserve">    }</w:t>
      </w:r>
    </w:p>
    <w:p w14:paraId="05B8108C" w14:textId="3AA87921" w:rsidR="00EC65DE" w:rsidRPr="00EC65DE" w:rsidRDefault="00E31760" w:rsidP="00E31760">
      <w:pPr>
        <w:rPr>
          <w:highlight w:val="white"/>
        </w:rPr>
      </w:pPr>
      <w:r>
        <w:rPr>
          <w:highlight w:val="white"/>
        </w:rPr>
        <w:t>The</w:t>
      </w:r>
      <w:r w:rsidR="00370A66">
        <w:rPr>
          <w:highlight w:val="white"/>
        </w:rPr>
        <w:t xml:space="preserve"> static</w:t>
      </w:r>
      <w:r>
        <w:rPr>
          <w:highlight w:val="white"/>
        </w:rPr>
        <w:t xml:space="preserve"> </w:t>
      </w:r>
      <w:r w:rsidRPr="00752DFC">
        <w:rPr>
          <w:rStyle w:val="KeyWord0"/>
          <w:highlight w:val="white"/>
        </w:rPr>
        <w:t>SpecifierList</w:t>
      </w:r>
      <w:r>
        <w:rPr>
          <w:highlight w:val="white"/>
        </w:rPr>
        <w:t xml:space="preserve"> method</w:t>
      </w:r>
      <w:r w:rsidR="00A06B47">
        <w:rPr>
          <w:highlight w:val="white"/>
        </w:rPr>
        <w:t xml:space="preserve"> </w:t>
      </w:r>
      <w:r w:rsidR="00370A66">
        <w:rPr>
          <w:highlight w:val="white"/>
        </w:rPr>
        <w:t>takes a list of declaration specifiers and returns a Specifier object, holding the storage, type, and external linkage of the symbol.</w:t>
      </w:r>
    </w:p>
    <w:p w14:paraId="015F7FFD" w14:textId="77777777" w:rsidR="00EC65DE" w:rsidRPr="00EC65DE" w:rsidRDefault="00EC65DE" w:rsidP="00EC65DE">
      <w:pPr>
        <w:pStyle w:val="Code"/>
        <w:rPr>
          <w:highlight w:val="white"/>
        </w:rPr>
      </w:pPr>
      <w:r w:rsidRPr="00EC65DE">
        <w:rPr>
          <w:highlight w:val="white"/>
        </w:rPr>
        <w:t xml:space="preserve">    public static Specifier SpecifierList(List&lt;object&gt; specifierList) {</w:t>
      </w:r>
    </w:p>
    <w:p w14:paraId="47BDB812" w14:textId="77777777" w:rsidR="00EC65DE" w:rsidRPr="00EC65DE" w:rsidRDefault="00EC65DE" w:rsidP="00EC65DE">
      <w:pPr>
        <w:pStyle w:val="Code"/>
        <w:rPr>
          <w:highlight w:val="white"/>
        </w:rPr>
      </w:pPr>
      <w:r w:rsidRPr="00EC65DE">
        <w:rPr>
          <w:highlight w:val="white"/>
        </w:rPr>
        <w:t xml:space="preserve">      int totalMaskValue = 0;</w:t>
      </w:r>
    </w:p>
    <w:p w14:paraId="544B55FE" w14:textId="77777777" w:rsidR="00EC65DE" w:rsidRPr="00EC65DE" w:rsidRDefault="00EC65DE" w:rsidP="00EC65DE">
      <w:pPr>
        <w:pStyle w:val="Code"/>
        <w:rPr>
          <w:highlight w:val="white"/>
        </w:rPr>
      </w:pPr>
      <w:r w:rsidRPr="00EC65DE">
        <w:rPr>
          <w:highlight w:val="white"/>
        </w:rPr>
        <w:t xml:space="preserve">      Type compoundType = null;</w:t>
      </w:r>
    </w:p>
    <w:p w14:paraId="692ED334" w14:textId="65D21B70" w:rsidR="00EC65DE" w:rsidRPr="00EC65DE" w:rsidRDefault="006542AE" w:rsidP="006542AE">
      <w:pPr>
        <w:rPr>
          <w:highlight w:val="white"/>
        </w:rPr>
      </w:pPr>
      <w:r>
        <w:rPr>
          <w:highlight w:val="white"/>
        </w:rPr>
        <w:t xml:space="preserve">We iterate throught the </w:t>
      </w:r>
      <w:r w:rsidR="00EF5D33">
        <w:rPr>
          <w:highlight w:val="white"/>
        </w:rPr>
        <w:t xml:space="preserve">declaration specifier </w:t>
      </w:r>
      <w:r w:rsidR="007C46DD">
        <w:rPr>
          <w:highlight w:val="white"/>
        </w:rPr>
        <w:t>list and</w:t>
      </w:r>
      <w:r w:rsidR="00EF5D33">
        <w:rPr>
          <w:highlight w:val="white"/>
        </w:rPr>
        <w:t xml:space="preserve"> gather the keywords of the </w:t>
      </w:r>
      <w:r w:rsidR="00EF5D33" w:rsidRPr="00E22AD3">
        <w:rPr>
          <w:rStyle w:val="KeyWord0"/>
          <w:highlight w:val="white"/>
        </w:rPr>
        <w:t>Mask</w:t>
      </w:r>
      <w:r w:rsidR="00EF5D33">
        <w:rPr>
          <w:highlight w:val="white"/>
        </w:rPr>
        <w:t xml:space="preserve"> enumeration</w:t>
      </w:r>
      <w:r w:rsidR="00E22AD3">
        <w:rPr>
          <w:highlight w:val="white"/>
        </w:rPr>
        <w:t>. If a keyword occurs twice, we report an error.</w:t>
      </w:r>
    </w:p>
    <w:p w14:paraId="44695B3D" w14:textId="77777777" w:rsidR="00EC65DE" w:rsidRPr="00EC65DE" w:rsidRDefault="00EC65DE" w:rsidP="00EC65DE">
      <w:pPr>
        <w:pStyle w:val="Code"/>
        <w:rPr>
          <w:highlight w:val="white"/>
        </w:rPr>
      </w:pPr>
      <w:r w:rsidRPr="00EC65DE">
        <w:rPr>
          <w:highlight w:val="white"/>
        </w:rPr>
        <w:t xml:space="preserve">      foreach (object obj in specifierList) {</w:t>
      </w:r>
    </w:p>
    <w:p w14:paraId="18DE1BD6" w14:textId="77777777" w:rsidR="00EC65DE" w:rsidRPr="00EC65DE" w:rsidRDefault="00EC65DE" w:rsidP="00EC65DE">
      <w:pPr>
        <w:pStyle w:val="Code"/>
        <w:rPr>
          <w:highlight w:val="white"/>
        </w:rPr>
      </w:pPr>
      <w:r w:rsidRPr="00EC65DE">
        <w:rPr>
          <w:highlight w:val="white"/>
        </w:rPr>
        <w:t xml:space="preserve">        if (obj is Mask) {</w:t>
      </w:r>
    </w:p>
    <w:p w14:paraId="1BDEB111" w14:textId="77777777" w:rsidR="00EC65DE" w:rsidRPr="00EC65DE" w:rsidRDefault="00EC65DE" w:rsidP="00EC65DE">
      <w:pPr>
        <w:pStyle w:val="Code"/>
        <w:rPr>
          <w:highlight w:val="white"/>
        </w:rPr>
      </w:pPr>
      <w:r w:rsidRPr="00EC65DE">
        <w:rPr>
          <w:highlight w:val="white"/>
        </w:rPr>
        <w:t xml:space="preserve">          int maskValue = (int) obj;</w:t>
      </w:r>
    </w:p>
    <w:p w14:paraId="493BA83A" w14:textId="77777777" w:rsidR="00EC65DE" w:rsidRPr="00EC65DE" w:rsidRDefault="00EC65DE" w:rsidP="00EC65DE">
      <w:pPr>
        <w:pStyle w:val="Code"/>
        <w:rPr>
          <w:highlight w:val="white"/>
        </w:rPr>
      </w:pPr>
    </w:p>
    <w:p w14:paraId="10B184C0" w14:textId="77777777" w:rsidR="00EC65DE" w:rsidRPr="00EC65DE" w:rsidRDefault="00EC65DE" w:rsidP="00EC65DE">
      <w:pPr>
        <w:pStyle w:val="Code"/>
        <w:rPr>
          <w:highlight w:val="white"/>
        </w:rPr>
      </w:pPr>
      <w:r w:rsidRPr="00EC65DE">
        <w:rPr>
          <w:highlight w:val="white"/>
        </w:rPr>
        <w:t xml:space="preserve">          if ((maskValue &amp; totalMaskValue) != 0) {</w:t>
      </w:r>
    </w:p>
    <w:p w14:paraId="053E7EC3" w14:textId="77777777" w:rsidR="00EC65DE" w:rsidRPr="00EC65DE" w:rsidRDefault="00EC65DE" w:rsidP="00EC65DE">
      <w:pPr>
        <w:pStyle w:val="Code"/>
        <w:rPr>
          <w:highlight w:val="white"/>
        </w:rPr>
      </w:pPr>
      <w:r w:rsidRPr="00EC65DE">
        <w:rPr>
          <w:highlight w:val="white"/>
        </w:rPr>
        <w:t xml:space="preserve">            Assert.Error(MaskToString(maskValue),</w:t>
      </w:r>
    </w:p>
    <w:p w14:paraId="4991BD7B" w14:textId="77777777" w:rsidR="00EC65DE" w:rsidRPr="00EC65DE" w:rsidRDefault="00EC65DE" w:rsidP="00EC65DE">
      <w:pPr>
        <w:pStyle w:val="Code"/>
        <w:rPr>
          <w:highlight w:val="white"/>
        </w:rPr>
      </w:pPr>
      <w:r w:rsidRPr="00EC65DE">
        <w:rPr>
          <w:highlight w:val="white"/>
        </w:rPr>
        <w:t xml:space="preserve">                         Message.Keyword_defined_twice);</w:t>
      </w:r>
    </w:p>
    <w:p w14:paraId="771EEBD3" w14:textId="77777777" w:rsidR="00EC65DE" w:rsidRPr="00EC65DE" w:rsidRDefault="00EC65DE" w:rsidP="00EC65DE">
      <w:pPr>
        <w:pStyle w:val="Code"/>
        <w:rPr>
          <w:highlight w:val="white"/>
        </w:rPr>
      </w:pPr>
      <w:r w:rsidRPr="00EC65DE">
        <w:rPr>
          <w:highlight w:val="white"/>
        </w:rPr>
        <w:t xml:space="preserve">          }</w:t>
      </w:r>
    </w:p>
    <w:p w14:paraId="7849FD2D" w14:textId="77777777" w:rsidR="00EC65DE" w:rsidRPr="00EC65DE" w:rsidRDefault="00EC65DE" w:rsidP="00EC65DE">
      <w:pPr>
        <w:pStyle w:val="Code"/>
        <w:rPr>
          <w:highlight w:val="white"/>
        </w:rPr>
      </w:pPr>
    </w:p>
    <w:p w14:paraId="4982AD8B" w14:textId="77777777" w:rsidR="00EC65DE" w:rsidRPr="00EC65DE" w:rsidRDefault="00EC65DE" w:rsidP="00EC65DE">
      <w:pPr>
        <w:pStyle w:val="Code"/>
        <w:rPr>
          <w:highlight w:val="white"/>
        </w:rPr>
      </w:pPr>
      <w:r w:rsidRPr="00EC65DE">
        <w:rPr>
          <w:highlight w:val="white"/>
        </w:rPr>
        <w:t xml:space="preserve">          totalMaskValue |= maskValue;</w:t>
      </w:r>
    </w:p>
    <w:p w14:paraId="354893A0" w14:textId="48737367" w:rsidR="00EC65DE" w:rsidRDefault="00EC65DE" w:rsidP="00EC65DE">
      <w:pPr>
        <w:pStyle w:val="Code"/>
        <w:rPr>
          <w:highlight w:val="white"/>
        </w:rPr>
      </w:pPr>
      <w:r w:rsidRPr="00EC65DE">
        <w:rPr>
          <w:highlight w:val="white"/>
        </w:rPr>
        <w:t xml:space="preserve">        }</w:t>
      </w:r>
    </w:p>
    <w:p w14:paraId="101F0D7D" w14:textId="057BCF76" w:rsidR="007C46DD" w:rsidRPr="00EC65DE" w:rsidRDefault="007C46DD" w:rsidP="009D6D7F">
      <w:pPr>
        <w:rPr>
          <w:highlight w:val="white"/>
        </w:rPr>
      </w:pPr>
      <w:r>
        <w:rPr>
          <w:highlight w:val="white"/>
        </w:rPr>
        <w:t xml:space="preserve">If the element of the list is not a </w:t>
      </w:r>
      <w:r w:rsidRPr="00830CE9">
        <w:rPr>
          <w:rStyle w:val="KeyWord0"/>
          <w:highlight w:val="white"/>
        </w:rPr>
        <w:t>Mask</w:t>
      </w:r>
      <w:r>
        <w:rPr>
          <w:highlight w:val="white"/>
        </w:rPr>
        <w:t xml:space="preserve"> enumeration, it mu</w:t>
      </w:r>
      <w:r w:rsidR="00830CE9">
        <w:rPr>
          <w:highlight w:val="white"/>
        </w:rPr>
        <w:t>st</w:t>
      </w:r>
      <w:r>
        <w:rPr>
          <w:highlight w:val="white"/>
        </w:rPr>
        <w:t xml:space="preserve"> be a type. If </w:t>
      </w:r>
      <w:r w:rsidR="009D6D7F">
        <w:rPr>
          <w:highlight w:val="white"/>
        </w:rPr>
        <w:t>more than one type accours in the list, we report an error.</w:t>
      </w:r>
    </w:p>
    <w:p w14:paraId="3C542AB5" w14:textId="77777777" w:rsidR="00EC65DE" w:rsidRPr="00EC65DE" w:rsidRDefault="00EC65DE" w:rsidP="00EC65DE">
      <w:pPr>
        <w:pStyle w:val="Code"/>
        <w:rPr>
          <w:highlight w:val="white"/>
        </w:rPr>
      </w:pPr>
      <w:r w:rsidRPr="00EC65DE">
        <w:rPr>
          <w:highlight w:val="white"/>
        </w:rPr>
        <w:t xml:space="preserve">        else {</w:t>
      </w:r>
    </w:p>
    <w:p w14:paraId="03F72378" w14:textId="77777777" w:rsidR="00EC65DE" w:rsidRPr="00EC65DE" w:rsidRDefault="00EC65DE" w:rsidP="00EC65DE">
      <w:pPr>
        <w:pStyle w:val="Code"/>
        <w:rPr>
          <w:highlight w:val="white"/>
        </w:rPr>
      </w:pPr>
      <w:r w:rsidRPr="00EC65DE">
        <w:rPr>
          <w:highlight w:val="white"/>
        </w:rPr>
        <w:t xml:space="preserve">          if (compoundType != null) {</w:t>
      </w:r>
    </w:p>
    <w:p w14:paraId="3B187189" w14:textId="77777777" w:rsidR="00EC65DE" w:rsidRPr="00EC65DE" w:rsidRDefault="00EC65DE" w:rsidP="00EC65DE">
      <w:pPr>
        <w:pStyle w:val="Code"/>
        <w:rPr>
          <w:highlight w:val="white"/>
        </w:rPr>
      </w:pPr>
      <w:r w:rsidRPr="00EC65DE">
        <w:rPr>
          <w:highlight w:val="white"/>
        </w:rPr>
        <w:t xml:space="preserve">            Assert.Error(MaskToString(totalMaskValue),</w:t>
      </w:r>
    </w:p>
    <w:p w14:paraId="33C85E6D" w14:textId="77777777" w:rsidR="00EC65DE" w:rsidRPr="00EC65DE" w:rsidRDefault="00EC65DE" w:rsidP="00EC65DE">
      <w:pPr>
        <w:pStyle w:val="Code"/>
        <w:rPr>
          <w:highlight w:val="white"/>
        </w:rPr>
      </w:pPr>
      <w:r w:rsidRPr="00EC65DE">
        <w:rPr>
          <w:highlight w:val="white"/>
        </w:rPr>
        <w:t xml:space="preserve">                         Message.Invalid_specifier_sequence);</w:t>
      </w:r>
    </w:p>
    <w:p w14:paraId="28DB4448" w14:textId="77777777" w:rsidR="00EC65DE" w:rsidRPr="00EC65DE" w:rsidRDefault="00EC65DE" w:rsidP="00EC65DE">
      <w:pPr>
        <w:pStyle w:val="Code"/>
        <w:rPr>
          <w:highlight w:val="white"/>
        </w:rPr>
      </w:pPr>
      <w:r w:rsidRPr="00EC65DE">
        <w:rPr>
          <w:highlight w:val="white"/>
        </w:rPr>
        <w:t xml:space="preserve">          }</w:t>
      </w:r>
    </w:p>
    <w:p w14:paraId="7ED738F9" w14:textId="77777777" w:rsidR="00EC65DE" w:rsidRPr="00EC65DE" w:rsidRDefault="00EC65DE" w:rsidP="00EC65DE">
      <w:pPr>
        <w:pStyle w:val="Code"/>
        <w:rPr>
          <w:highlight w:val="white"/>
        </w:rPr>
      </w:pPr>
    </w:p>
    <w:p w14:paraId="21B198DA" w14:textId="77777777" w:rsidR="00EC65DE" w:rsidRPr="00EC65DE" w:rsidRDefault="00EC65DE" w:rsidP="00EC65DE">
      <w:pPr>
        <w:pStyle w:val="Code"/>
        <w:rPr>
          <w:highlight w:val="white"/>
        </w:rPr>
      </w:pPr>
      <w:r w:rsidRPr="00EC65DE">
        <w:rPr>
          <w:highlight w:val="white"/>
        </w:rPr>
        <w:t xml:space="preserve">          compoundType = (Type) obj;</w:t>
      </w:r>
    </w:p>
    <w:p w14:paraId="3541A85B" w14:textId="77777777" w:rsidR="00EC65DE" w:rsidRPr="00EC65DE" w:rsidRDefault="00EC65DE" w:rsidP="00EC65DE">
      <w:pPr>
        <w:pStyle w:val="Code"/>
        <w:rPr>
          <w:highlight w:val="white"/>
        </w:rPr>
      </w:pPr>
      <w:r w:rsidRPr="00EC65DE">
        <w:rPr>
          <w:highlight w:val="white"/>
        </w:rPr>
        <w:t xml:space="preserve">        }</w:t>
      </w:r>
    </w:p>
    <w:p w14:paraId="32E477A3" w14:textId="77777777" w:rsidR="00EC65DE" w:rsidRPr="00EC65DE" w:rsidRDefault="00EC65DE" w:rsidP="00EC65DE">
      <w:pPr>
        <w:pStyle w:val="Code"/>
        <w:rPr>
          <w:highlight w:val="white"/>
        </w:rPr>
      </w:pPr>
      <w:r w:rsidRPr="00EC65DE">
        <w:rPr>
          <w:highlight w:val="white"/>
        </w:rPr>
        <w:t xml:space="preserve">      }</w:t>
      </w:r>
    </w:p>
    <w:p w14:paraId="7313419A" w14:textId="00BE6B1E" w:rsidR="00FE286F" w:rsidRDefault="000B76E5" w:rsidP="00C550E9">
      <w:r>
        <w:t>When we have the final mask, we begin by extracting the storage.</w:t>
      </w:r>
      <w:r w:rsidR="00FE286F">
        <w:t xml:space="preserve"> The storage is </w:t>
      </w:r>
      <w:r w:rsidR="002F35C1">
        <w:t>initializer</w:t>
      </w:r>
      <w:r w:rsidR="00FE286F">
        <w:t xml:space="preserve">ially set to null, and </w:t>
      </w:r>
      <w:r w:rsidR="009974EA">
        <w:t>we mask out the storage part of the total mask. I</w:t>
      </w:r>
      <w:r w:rsidR="00FE286F">
        <w:t xml:space="preserve">t is possible that there was no storage in the specifier list. </w:t>
      </w:r>
      <w:r w:rsidR="003A7671">
        <w:t>However, if the</w:t>
      </w:r>
      <w:r w:rsidR="009974EA">
        <w:t xml:space="preserve">re is a storage it must match </w:t>
      </w:r>
      <w:r w:rsidR="004F1F6D">
        <w:t>one of the storage masks. If it does not match, more than one storage specifiers was present in the declaration specifier list, and we report an error.</w:t>
      </w:r>
    </w:p>
    <w:p w14:paraId="62EB03DF" w14:textId="77777777" w:rsidR="00EC65DE" w:rsidRPr="00EC65DE" w:rsidRDefault="00EC65DE" w:rsidP="00EC65DE">
      <w:pPr>
        <w:pStyle w:val="Code"/>
        <w:rPr>
          <w:highlight w:val="white"/>
        </w:rPr>
      </w:pPr>
      <w:r w:rsidRPr="00EC65DE">
        <w:rPr>
          <w:highlight w:val="white"/>
        </w:rPr>
        <w:t xml:space="preserve">      Storage? storage = null;</w:t>
      </w:r>
    </w:p>
    <w:p w14:paraId="6D008090" w14:textId="77777777" w:rsidR="00EC65DE" w:rsidRPr="00EC65DE" w:rsidRDefault="00EC65DE" w:rsidP="00EC65DE">
      <w:pPr>
        <w:pStyle w:val="Code"/>
        <w:rPr>
          <w:highlight w:val="white"/>
        </w:rPr>
      </w:pPr>
      <w:r w:rsidRPr="00EC65DE">
        <w:rPr>
          <w:highlight w:val="white"/>
        </w:rPr>
        <w:t xml:space="preserve">      { int totalStorageValue = totalMaskValue &amp; ((int) Mask.StorageMask);</w:t>
      </w:r>
    </w:p>
    <w:p w14:paraId="47510C7F" w14:textId="77777777" w:rsidR="00EC65DE" w:rsidRPr="00EC65DE" w:rsidRDefault="00EC65DE" w:rsidP="00EC65DE">
      <w:pPr>
        <w:pStyle w:val="Code"/>
        <w:rPr>
          <w:highlight w:val="white"/>
        </w:rPr>
      </w:pPr>
    </w:p>
    <w:p w14:paraId="0B594B77" w14:textId="77777777" w:rsidR="00EC65DE" w:rsidRPr="00EC65DE" w:rsidRDefault="00EC65DE" w:rsidP="00EC65DE">
      <w:pPr>
        <w:pStyle w:val="Code"/>
        <w:rPr>
          <w:highlight w:val="white"/>
        </w:rPr>
      </w:pPr>
      <w:r w:rsidRPr="00EC65DE">
        <w:rPr>
          <w:highlight w:val="white"/>
        </w:rPr>
        <w:t xml:space="preserve">        if (totalStorageValue != 0) {</w:t>
      </w:r>
    </w:p>
    <w:p w14:paraId="7BB0DA36" w14:textId="77777777" w:rsidR="00EC65DE" w:rsidRPr="00EC65DE" w:rsidRDefault="00EC65DE" w:rsidP="00EC65DE">
      <w:pPr>
        <w:pStyle w:val="Code"/>
        <w:rPr>
          <w:highlight w:val="white"/>
        </w:rPr>
      </w:pPr>
      <w:r w:rsidRPr="00EC65DE">
        <w:rPr>
          <w:highlight w:val="white"/>
        </w:rPr>
        <w:t xml:space="preserve">          if (!Enum.IsDefined(typeof(Mask), totalStorageValue)) {</w:t>
      </w:r>
    </w:p>
    <w:p w14:paraId="4AB03C7B" w14:textId="77777777" w:rsidR="00EC65DE" w:rsidRPr="00EC65DE" w:rsidRDefault="00EC65DE" w:rsidP="00EC65DE">
      <w:pPr>
        <w:pStyle w:val="Code"/>
        <w:rPr>
          <w:highlight w:val="white"/>
        </w:rPr>
      </w:pPr>
      <w:r w:rsidRPr="00EC65DE">
        <w:rPr>
          <w:highlight w:val="white"/>
        </w:rPr>
        <w:t xml:space="preserve">            Assert.Error(MaskToString(totalStorageValue),</w:t>
      </w:r>
    </w:p>
    <w:p w14:paraId="660D260E" w14:textId="77777777" w:rsidR="00EC65DE" w:rsidRPr="00EC65DE" w:rsidRDefault="00EC65DE" w:rsidP="00EC65DE">
      <w:pPr>
        <w:pStyle w:val="Code"/>
        <w:rPr>
          <w:highlight w:val="white"/>
        </w:rPr>
      </w:pPr>
      <w:r w:rsidRPr="00EC65DE">
        <w:rPr>
          <w:highlight w:val="white"/>
        </w:rPr>
        <w:t xml:space="preserve">                         Message.Invalid_specifier_sequence);</w:t>
      </w:r>
    </w:p>
    <w:p w14:paraId="2179CC17" w14:textId="77777777" w:rsidR="00EC65DE" w:rsidRPr="00EC65DE" w:rsidRDefault="00EC65DE" w:rsidP="00EC65DE">
      <w:pPr>
        <w:pStyle w:val="Code"/>
        <w:rPr>
          <w:highlight w:val="white"/>
        </w:rPr>
      </w:pPr>
      <w:r w:rsidRPr="00EC65DE">
        <w:rPr>
          <w:highlight w:val="white"/>
        </w:rPr>
        <w:t xml:space="preserve">          }</w:t>
      </w:r>
    </w:p>
    <w:p w14:paraId="58976280" w14:textId="77777777" w:rsidR="00EC65DE" w:rsidRPr="00EC65DE" w:rsidRDefault="00EC65DE" w:rsidP="00EC65DE">
      <w:pPr>
        <w:pStyle w:val="Code"/>
        <w:rPr>
          <w:highlight w:val="white"/>
        </w:rPr>
      </w:pPr>
    </w:p>
    <w:p w14:paraId="42AAA1AA" w14:textId="77777777" w:rsidR="00EC65DE" w:rsidRPr="00EC65DE" w:rsidRDefault="00EC65DE" w:rsidP="00EC65DE">
      <w:pPr>
        <w:pStyle w:val="Code"/>
        <w:rPr>
          <w:highlight w:val="white"/>
        </w:rPr>
      </w:pPr>
      <w:r w:rsidRPr="00EC65DE">
        <w:rPr>
          <w:highlight w:val="white"/>
        </w:rPr>
        <w:t xml:space="preserve">          storage = (Storage) totalStorageValue;</w:t>
      </w:r>
    </w:p>
    <w:p w14:paraId="2708D671" w14:textId="77777777" w:rsidR="00EC65DE" w:rsidRPr="00EC65DE" w:rsidRDefault="00EC65DE" w:rsidP="00EC65DE">
      <w:pPr>
        <w:pStyle w:val="Code"/>
        <w:rPr>
          <w:highlight w:val="white"/>
        </w:rPr>
      </w:pPr>
      <w:r w:rsidRPr="00EC65DE">
        <w:rPr>
          <w:highlight w:val="white"/>
        </w:rPr>
        <w:t xml:space="preserve">        }</w:t>
      </w:r>
    </w:p>
    <w:p w14:paraId="1917852B" w14:textId="70FB433B" w:rsidR="00EC65DE" w:rsidRDefault="00EC65DE" w:rsidP="00EC65DE">
      <w:pPr>
        <w:pStyle w:val="Code"/>
        <w:rPr>
          <w:highlight w:val="white"/>
        </w:rPr>
      </w:pPr>
      <w:r w:rsidRPr="00EC65DE">
        <w:rPr>
          <w:highlight w:val="white"/>
        </w:rPr>
        <w:t xml:space="preserve">      }</w:t>
      </w:r>
    </w:p>
    <w:p w14:paraId="73A46988" w14:textId="46DB0594" w:rsidR="007937C0" w:rsidRDefault="007937C0" w:rsidP="007937C0">
      <w:pPr>
        <w:rPr>
          <w:highlight w:val="white"/>
        </w:rPr>
      </w:pPr>
      <w:r>
        <w:rPr>
          <w:highlight w:val="white"/>
        </w:rPr>
        <w:lastRenderedPageBreak/>
        <w:t>The next step is to determine the</w:t>
      </w:r>
      <w:r w:rsidR="00DE1632">
        <w:rPr>
          <w:highlight w:val="white"/>
        </w:rPr>
        <w:t xml:space="preserve"> </w:t>
      </w:r>
      <w:r w:rsidR="00643D40">
        <w:rPr>
          <w:highlight w:val="white"/>
        </w:rPr>
        <w:t>external linkage. The symbol has externa linkage if the scope of the current symbol table is global</w:t>
      </w:r>
      <w:r w:rsidR="00F26A06">
        <w:rPr>
          <w:highlight w:val="white"/>
        </w:rPr>
        <w:t xml:space="preserve"> (</w:t>
      </w:r>
      <w:r w:rsidR="00643D40">
        <w:rPr>
          <w:highlight w:val="white"/>
        </w:rPr>
        <w:t>the symbol is defined in global space</w:t>
      </w:r>
      <w:r w:rsidR="00F26A06">
        <w:rPr>
          <w:highlight w:val="white"/>
        </w:rPr>
        <w:t>)</w:t>
      </w:r>
      <w:r w:rsidR="00643D40">
        <w:rPr>
          <w:highlight w:val="white"/>
        </w:rPr>
        <w:t xml:space="preserve"> </w:t>
      </w:r>
      <w:r w:rsidR="00F26A06">
        <w:rPr>
          <w:highlight w:val="white"/>
        </w:rPr>
        <w:t xml:space="preserve">and if the symbol is not a function parameter.  The </w:t>
      </w:r>
      <w:r w:rsidR="00F26A06" w:rsidRPr="00F26A06">
        <w:rPr>
          <w:rStyle w:val="KeyWord0"/>
          <w:highlight w:val="white"/>
        </w:rPr>
        <w:t>CallDepth</w:t>
      </w:r>
      <w:r w:rsidR="00F26A06">
        <w:rPr>
          <w:highlight w:val="white"/>
        </w:rPr>
        <w:t xml:space="preserve"> is increased for each </w:t>
      </w:r>
      <w:r w:rsidR="006D370E">
        <w:rPr>
          <w:highlight w:val="white"/>
        </w:rPr>
        <w:t xml:space="preserve">function parameter </w:t>
      </w:r>
      <w:r w:rsidR="00C37108">
        <w:rPr>
          <w:highlight w:val="white"/>
        </w:rPr>
        <w:t>definition</w:t>
      </w:r>
      <w:r w:rsidR="006D370E">
        <w:rPr>
          <w:highlight w:val="white"/>
        </w:rPr>
        <w:t xml:space="preserve">, so it is zero if there is no function </w:t>
      </w:r>
      <w:r w:rsidR="00C37108">
        <w:rPr>
          <w:highlight w:val="white"/>
        </w:rPr>
        <w:t>definition</w:t>
      </w:r>
      <w:r w:rsidR="006D370E">
        <w:rPr>
          <w:highlight w:val="white"/>
        </w:rPr>
        <w:t>. Moreover, the storage shall be null (is has not been stated in the declaration specifier list) or extern. If the symbol is static</w:t>
      </w:r>
      <w:r w:rsidR="006B6A45">
        <w:rPr>
          <w:highlight w:val="white"/>
        </w:rPr>
        <w:t xml:space="preserve"> </w:t>
      </w:r>
      <w:r w:rsidR="003A1CDE">
        <w:rPr>
          <w:highlight w:val="white"/>
        </w:rPr>
        <w:t xml:space="preserve">in global scope </w:t>
      </w:r>
      <w:r w:rsidR="006B6A45">
        <w:rPr>
          <w:highlight w:val="white"/>
        </w:rPr>
        <w:t>it has not external linkage.</w:t>
      </w:r>
    </w:p>
    <w:p w14:paraId="19490B05" w14:textId="1A7E2028" w:rsidR="009708E3" w:rsidRDefault="00EC65DE" w:rsidP="00EC65DE">
      <w:pPr>
        <w:pStyle w:val="Code"/>
        <w:rPr>
          <w:highlight w:val="white"/>
        </w:rPr>
      </w:pPr>
      <w:r w:rsidRPr="00EC65DE">
        <w:rPr>
          <w:highlight w:val="white"/>
        </w:rPr>
        <w:t xml:space="preserve">      bool externalLinkage = (SymbolTable.CurrentTable.Scope == Scope.Global)</w:t>
      </w:r>
    </w:p>
    <w:p w14:paraId="1870A4A4" w14:textId="687D6E0B" w:rsidR="00EC65DE" w:rsidRPr="00EC65DE" w:rsidRDefault="009708E3" w:rsidP="009708E3">
      <w:pPr>
        <w:pStyle w:val="Code"/>
        <w:rPr>
          <w:highlight w:val="white"/>
        </w:rPr>
      </w:pPr>
      <w:r>
        <w:rPr>
          <w:highlight w:val="white"/>
        </w:rPr>
        <w:t xml:space="preserve">                            </w:t>
      </w:r>
      <w:r w:rsidR="00EC65DE" w:rsidRPr="00EC65DE">
        <w:rPr>
          <w:highlight w:val="white"/>
        </w:rPr>
        <w:t xml:space="preserve"> &amp;&amp;</w:t>
      </w:r>
      <w:r>
        <w:rPr>
          <w:highlight w:val="white"/>
        </w:rPr>
        <w:t xml:space="preserve"> </w:t>
      </w:r>
      <w:r w:rsidR="00EC65DE" w:rsidRPr="00EC65DE">
        <w:rPr>
          <w:highlight w:val="white"/>
        </w:rPr>
        <w:t>(CCompiler_Main.Parser.CallDepth == 0) &amp;&amp;</w:t>
      </w:r>
    </w:p>
    <w:p w14:paraId="5099FAC5" w14:textId="77777777" w:rsidR="009708E3" w:rsidRDefault="00EC65DE" w:rsidP="00EC65DE">
      <w:pPr>
        <w:pStyle w:val="Code"/>
        <w:rPr>
          <w:highlight w:val="white"/>
        </w:rPr>
      </w:pPr>
      <w:r w:rsidRPr="00EC65DE">
        <w:rPr>
          <w:highlight w:val="white"/>
        </w:rPr>
        <w:t xml:space="preserve">                             ((storage == null) ||</w:t>
      </w:r>
    </w:p>
    <w:p w14:paraId="3468E3E5" w14:textId="57EAA229" w:rsidR="00EC65DE" w:rsidRPr="00EC65DE" w:rsidRDefault="009708E3" w:rsidP="00EC65DE">
      <w:pPr>
        <w:pStyle w:val="Code"/>
        <w:rPr>
          <w:highlight w:val="white"/>
        </w:rPr>
      </w:pPr>
      <w:r>
        <w:rPr>
          <w:highlight w:val="white"/>
        </w:rPr>
        <w:t xml:space="preserve">                             </w:t>
      </w:r>
      <w:r w:rsidR="00EC65DE" w:rsidRPr="00EC65DE">
        <w:rPr>
          <w:highlight w:val="white"/>
        </w:rPr>
        <w:t xml:space="preserve"> (storage == CCompiler.Storage.Extern));</w:t>
      </w:r>
    </w:p>
    <w:p w14:paraId="36FBAA80" w14:textId="5C207478" w:rsidR="00EC65DE" w:rsidRPr="00EC65DE" w:rsidRDefault="00AE56AC" w:rsidP="00380AB0">
      <w:pPr>
        <w:rPr>
          <w:highlight w:val="white"/>
        </w:rPr>
      </w:pPr>
      <w:r>
        <w:rPr>
          <w:highlight w:val="white"/>
        </w:rPr>
        <w:t xml:space="preserve">When the storage and external linkage has been taken care of, we perform a series of </w:t>
      </w:r>
      <w:r w:rsidR="00FD63AD">
        <w:rPr>
          <w:highlight w:val="white"/>
        </w:rPr>
        <w:t xml:space="preserve">error checks. If the symbol is a function parameter </w:t>
      </w:r>
      <w:r w:rsidR="00430FD1">
        <w:rPr>
          <w:highlight w:val="white"/>
        </w:rPr>
        <w:t xml:space="preserve">(the </w:t>
      </w:r>
      <w:r w:rsidR="00430FD1" w:rsidRPr="00430FD1">
        <w:rPr>
          <w:rStyle w:val="KeyWord0"/>
          <w:highlight w:val="white"/>
        </w:rPr>
        <w:t>CallDepth</w:t>
      </w:r>
      <w:r w:rsidR="00430FD1">
        <w:rPr>
          <w:highlight w:val="white"/>
        </w:rPr>
        <w:t xml:space="preserve"> variable is more than zero) the storage must be null, auto or register.</w:t>
      </w:r>
    </w:p>
    <w:p w14:paraId="6FC8AFF6" w14:textId="77777777" w:rsidR="00EC65DE" w:rsidRPr="00EC65DE" w:rsidRDefault="00EC65DE" w:rsidP="00EC65DE">
      <w:pPr>
        <w:pStyle w:val="Code"/>
        <w:rPr>
          <w:highlight w:val="white"/>
        </w:rPr>
      </w:pPr>
      <w:r w:rsidRPr="00EC65DE">
        <w:rPr>
          <w:highlight w:val="white"/>
        </w:rPr>
        <w:t xml:space="preserve">      if (CCompiler_Main.Parser.CallDepth &gt; 0) {</w:t>
      </w:r>
    </w:p>
    <w:p w14:paraId="5D5B3D43" w14:textId="77777777" w:rsidR="005D43B5" w:rsidRDefault="00EC65DE" w:rsidP="00EC65DE">
      <w:pPr>
        <w:pStyle w:val="Code"/>
        <w:rPr>
          <w:highlight w:val="white"/>
        </w:rPr>
      </w:pPr>
      <w:r w:rsidRPr="00EC65DE">
        <w:rPr>
          <w:highlight w:val="white"/>
        </w:rPr>
        <w:t xml:space="preserve">        Assert.Error((storage == null) || (storage == Storage.Auto) || </w:t>
      </w:r>
    </w:p>
    <w:p w14:paraId="40FE73BD" w14:textId="77777777" w:rsidR="002709A0" w:rsidRDefault="005D43B5" w:rsidP="00EC65DE">
      <w:pPr>
        <w:pStyle w:val="Code"/>
        <w:rPr>
          <w:highlight w:val="white"/>
        </w:rPr>
      </w:pPr>
      <w:r>
        <w:rPr>
          <w:highlight w:val="white"/>
        </w:rPr>
        <w:t xml:space="preserve">                     </w:t>
      </w:r>
      <w:r w:rsidR="00EC65DE" w:rsidRPr="00EC65DE">
        <w:rPr>
          <w:highlight w:val="white"/>
        </w:rPr>
        <w:t>(storage == Storage.Register), storage,</w:t>
      </w:r>
      <w:r w:rsidR="003F62B8">
        <w:rPr>
          <w:highlight w:val="white"/>
        </w:rPr>
        <w:t xml:space="preserve"> </w:t>
      </w:r>
      <w:r w:rsidR="00EC65DE" w:rsidRPr="00EC65DE">
        <w:rPr>
          <w:highlight w:val="white"/>
        </w:rPr>
        <w:t>Message.</w:t>
      </w:r>
    </w:p>
    <w:p w14:paraId="60F50CD1" w14:textId="5AE83843" w:rsidR="00EC65DE" w:rsidRPr="00EC65DE" w:rsidRDefault="002709A0" w:rsidP="00EC65DE">
      <w:pPr>
        <w:pStyle w:val="Code"/>
        <w:rPr>
          <w:highlight w:val="white"/>
        </w:rPr>
      </w:pPr>
      <w:r>
        <w:rPr>
          <w:highlight w:val="white"/>
        </w:rPr>
        <w:t xml:space="preserve">          </w:t>
      </w:r>
      <w:r w:rsidR="00EC65DE" w:rsidRPr="00EC65DE">
        <w:rPr>
          <w:highlight w:val="white"/>
        </w:rPr>
        <w:t>Only_auto_or_register_storage_allowed_in_parameter_declaration);</w:t>
      </w:r>
    </w:p>
    <w:p w14:paraId="33F99FAB" w14:textId="64210C76" w:rsidR="00EC65DE" w:rsidRDefault="00EC65DE" w:rsidP="00EC65DE">
      <w:pPr>
        <w:pStyle w:val="Code"/>
        <w:rPr>
          <w:highlight w:val="white"/>
        </w:rPr>
      </w:pPr>
      <w:r w:rsidRPr="00EC65DE">
        <w:rPr>
          <w:highlight w:val="white"/>
        </w:rPr>
        <w:t xml:space="preserve">      }</w:t>
      </w:r>
    </w:p>
    <w:p w14:paraId="62E80825" w14:textId="0F6661CE" w:rsidR="00430FD1" w:rsidRPr="00EC65DE" w:rsidRDefault="00430FD1" w:rsidP="00DF5615">
      <w:pPr>
        <w:rPr>
          <w:highlight w:val="white"/>
        </w:rPr>
      </w:pPr>
      <w:r>
        <w:rPr>
          <w:highlight w:val="white"/>
        </w:rPr>
        <w:t xml:space="preserve">If the scope of the current symbol table is struct or union, the </w:t>
      </w:r>
      <w:r w:rsidR="00DF5615">
        <w:rPr>
          <w:highlight w:val="white"/>
        </w:rPr>
        <w:t>storage must also be null, auto, or register.</w:t>
      </w:r>
    </w:p>
    <w:p w14:paraId="0A6F3E16" w14:textId="77777777" w:rsidR="00EC65DE" w:rsidRPr="00EC65DE" w:rsidRDefault="00EC65DE" w:rsidP="00EC65DE">
      <w:pPr>
        <w:pStyle w:val="Code"/>
        <w:rPr>
          <w:highlight w:val="white"/>
        </w:rPr>
      </w:pPr>
      <w:r w:rsidRPr="00EC65DE">
        <w:rPr>
          <w:highlight w:val="white"/>
        </w:rPr>
        <w:t xml:space="preserve">      else if ((SymbolTable.CurrentTable.Scope == Scope.Struct) ||</w:t>
      </w:r>
    </w:p>
    <w:p w14:paraId="68AD9919" w14:textId="77777777" w:rsidR="00EC65DE" w:rsidRPr="00EC65DE" w:rsidRDefault="00EC65DE" w:rsidP="00EC65DE">
      <w:pPr>
        <w:pStyle w:val="Code"/>
        <w:rPr>
          <w:highlight w:val="white"/>
        </w:rPr>
      </w:pPr>
      <w:r w:rsidRPr="00EC65DE">
        <w:rPr>
          <w:highlight w:val="white"/>
        </w:rPr>
        <w:t xml:space="preserve">               (SymbolTable.CurrentTable.Scope == Scope.Union)) {</w:t>
      </w:r>
    </w:p>
    <w:p w14:paraId="772E79D3" w14:textId="77777777" w:rsidR="002C6080" w:rsidRDefault="00EC65DE" w:rsidP="00EC65DE">
      <w:pPr>
        <w:pStyle w:val="Code"/>
        <w:rPr>
          <w:highlight w:val="white"/>
        </w:rPr>
      </w:pPr>
      <w:r w:rsidRPr="00EC65DE">
        <w:rPr>
          <w:highlight w:val="white"/>
        </w:rPr>
        <w:t xml:space="preserve">          Assert.Error((storage == null) || (storage == Storage.Auto) ||</w:t>
      </w:r>
    </w:p>
    <w:p w14:paraId="062BE95E" w14:textId="2D384059" w:rsidR="00024F2D" w:rsidRDefault="002C6080" w:rsidP="00EC65DE">
      <w:pPr>
        <w:pStyle w:val="Code"/>
        <w:rPr>
          <w:highlight w:val="white"/>
        </w:rPr>
      </w:pPr>
      <w:r>
        <w:rPr>
          <w:highlight w:val="white"/>
        </w:rPr>
        <w:t xml:space="preserve">                      </w:t>
      </w:r>
      <w:r w:rsidR="00EC65DE" w:rsidRPr="00EC65DE">
        <w:rPr>
          <w:highlight w:val="white"/>
        </w:rPr>
        <w:t xml:space="preserve"> (storage == Storage.Register), storage,</w:t>
      </w:r>
      <w:r w:rsidR="00034A97">
        <w:rPr>
          <w:highlight w:val="white"/>
        </w:rPr>
        <w:t xml:space="preserve"> </w:t>
      </w:r>
      <w:r w:rsidR="00EC65DE" w:rsidRPr="00EC65DE">
        <w:rPr>
          <w:highlight w:val="white"/>
        </w:rPr>
        <w:t>Message.</w:t>
      </w:r>
    </w:p>
    <w:p w14:paraId="6A344F72" w14:textId="543E87B6" w:rsidR="00EC65DE" w:rsidRPr="00EC65DE" w:rsidRDefault="00024F2D" w:rsidP="00EC65DE">
      <w:pPr>
        <w:pStyle w:val="Code"/>
        <w:rPr>
          <w:highlight w:val="white"/>
        </w:rPr>
      </w:pPr>
      <w:r>
        <w:rPr>
          <w:highlight w:val="white"/>
        </w:rPr>
        <w:t xml:space="preserve">            </w:t>
      </w:r>
      <w:r w:rsidR="00EC65DE" w:rsidRPr="00EC65DE">
        <w:rPr>
          <w:highlight w:val="white"/>
        </w:rPr>
        <w:t xml:space="preserve">Only_auto_or_register_storage_allowed_for_struct_or_union_scope);  </w:t>
      </w:r>
    </w:p>
    <w:p w14:paraId="73D8AC11" w14:textId="77777777" w:rsidR="00EC65DE" w:rsidRPr="00EC65DE" w:rsidRDefault="00EC65DE" w:rsidP="00EC65DE">
      <w:pPr>
        <w:pStyle w:val="Code"/>
        <w:rPr>
          <w:highlight w:val="white"/>
        </w:rPr>
      </w:pPr>
      <w:r w:rsidRPr="00EC65DE">
        <w:rPr>
          <w:highlight w:val="white"/>
        </w:rPr>
        <w:t xml:space="preserve">      }</w:t>
      </w:r>
    </w:p>
    <w:p w14:paraId="2992EA82" w14:textId="19F3669B" w:rsidR="0047241D" w:rsidRPr="00EC65DE" w:rsidRDefault="0047241D" w:rsidP="0047241D">
      <w:pPr>
        <w:rPr>
          <w:highlight w:val="white"/>
        </w:rPr>
      </w:pPr>
      <w:r>
        <w:rPr>
          <w:highlight w:val="white"/>
        </w:rPr>
        <w:t xml:space="preserve">If the scope of the current symbol table is global, the storage must also be null, </w:t>
      </w:r>
      <w:r w:rsidR="0086362A">
        <w:rPr>
          <w:highlight w:val="white"/>
        </w:rPr>
        <w:t>extern, static, or typedef.</w:t>
      </w:r>
    </w:p>
    <w:p w14:paraId="5A4DF858" w14:textId="77777777" w:rsidR="00EC65DE" w:rsidRPr="00EC65DE" w:rsidRDefault="00EC65DE" w:rsidP="00EC65DE">
      <w:pPr>
        <w:pStyle w:val="Code"/>
        <w:rPr>
          <w:highlight w:val="white"/>
        </w:rPr>
      </w:pPr>
      <w:r w:rsidRPr="00EC65DE">
        <w:rPr>
          <w:highlight w:val="white"/>
        </w:rPr>
        <w:t xml:space="preserve">      else if (SymbolTable.CurrentTable.Scope == Scope.Global) {</w:t>
      </w:r>
    </w:p>
    <w:p w14:paraId="7C3D1EA8" w14:textId="77777777" w:rsidR="00EC65DE" w:rsidRPr="00EC65DE" w:rsidRDefault="00EC65DE" w:rsidP="00EC65DE">
      <w:pPr>
        <w:pStyle w:val="Code"/>
        <w:rPr>
          <w:highlight w:val="white"/>
        </w:rPr>
      </w:pPr>
      <w:r w:rsidRPr="00EC65DE">
        <w:rPr>
          <w:highlight w:val="white"/>
        </w:rPr>
        <w:t xml:space="preserve">          Assert.Error((storage == null) || (storage == Storage.Extern) ||</w:t>
      </w:r>
    </w:p>
    <w:p w14:paraId="6CEC0000" w14:textId="77777777" w:rsidR="002709A0" w:rsidRDefault="00EC65DE" w:rsidP="00EC65DE">
      <w:pPr>
        <w:pStyle w:val="Code"/>
        <w:rPr>
          <w:highlight w:val="white"/>
        </w:rPr>
      </w:pPr>
      <w:r w:rsidRPr="00EC65DE">
        <w:rPr>
          <w:highlight w:val="white"/>
        </w:rPr>
        <w:t xml:space="preserve">                       (storage == Storage.Static) ||</w:t>
      </w:r>
    </w:p>
    <w:p w14:paraId="30AD8BFF" w14:textId="45570606" w:rsidR="00EC65DE" w:rsidRDefault="002709A0" w:rsidP="00EC65DE">
      <w:pPr>
        <w:pStyle w:val="Code"/>
        <w:rPr>
          <w:highlight w:val="white"/>
        </w:rPr>
      </w:pPr>
      <w:r>
        <w:rPr>
          <w:highlight w:val="white"/>
        </w:rPr>
        <w:t xml:space="preserve">                     </w:t>
      </w:r>
      <w:r w:rsidR="00EC65DE" w:rsidRPr="00EC65DE">
        <w:rPr>
          <w:highlight w:val="white"/>
        </w:rPr>
        <w:t xml:space="preserve"> (storage == Storage.Typedef), storage, Message.</w:t>
      </w:r>
    </w:p>
    <w:p w14:paraId="0CE07421" w14:textId="34C85BBE" w:rsidR="00EC65DE" w:rsidRPr="00EC65DE" w:rsidRDefault="002709A0" w:rsidP="00EC65DE">
      <w:pPr>
        <w:pStyle w:val="Code"/>
        <w:rPr>
          <w:highlight w:val="white"/>
        </w:rPr>
      </w:pPr>
      <w:r>
        <w:rPr>
          <w:highlight w:val="white"/>
        </w:rPr>
        <w:t xml:space="preserve">        </w:t>
      </w:r>
      <w:r w:rsidR="00EC65DE" w:rsidRPr="00EC65DE">
        <w:rPr>
          <w:highlight w:val="white"/>
        </w:rPr>
        <w:t>Only_extern____static____or_typedef_storage_allowed_in_global_scope);</w:t>
      </w:r>
    </w:p>
    <w:p w14:paraId="724F30F5" w14:textId="62097005" w:rsidR="00EC65DE" w:rsidRPr="00EC65DE" w:rsidRDefault="00EC65DE" w:rsidP="00EC65DE">
      <w:pPr>
        <w:pStyle w:val="Code"/>
        <w:rPr>
          <w:highlight w:val="white"/>
        </w:rPr>
      </w:pPr>
      <w:r w:rsidRPr="00EC65DE">
        <w:rPr>
          <w:highlight w:val="white"/>
        </w:rPr>
        <w:t xml:space="preserve">      }</w:t>
      </w:r>
    </w:p>
    <w:p w14:paraId="51C335DF" w14:textId="0FA808D8" w:rsidR="006B225B" w:rsidRPr="00853E5D" w:rsidRDefault="00853E5D" w:rsidP="00853E5D">
      <w:pPr>
        <w:rPr>
          <w:color w:val="auto"/>
        </w:rPr>
      </w:pPr>
      <w:r>
        <w:t>If there is a compound type and if it is an enumeration, we need to add its members as signed integers to the symbol table.</w:t>
      </w:r>
    </w:p>
    <w:p w14:paraId="2963B169" w14:textId="77777777" w:rsidR="009A5544" w:rsidRPr="009A5544" w:rsidRDefault="009A5544" w:rsidP="009A5544">
      <w:pPr>
        <w:pStyle w:val="Code"/>
        <w:rPr>
          <w:highlight w:val="white"/>
        </w:rPr>
      </w:pPr>
      <w:r w:rsidRPr="009A5544">
        <w:rPr>
          <w:highlight w:val="white"/>
        </w:rPr>
        <w:t xml:space="preserve">      if ((compoundType != null) &amp;&amp; (compoundType.EnumerationItemSet != null)){</w:t>
      </w:r>
    </w:p>
    <w:p w14:paraId="7099D292" w14:textId="77777777" w:rsidR="009A5544" w:rsidRPr="009A5544" w:rsidRDefault="009A5544" w:rsidP="009A5544">
      <w:pPr>
        <w:pStyle w:val="Code"/>
        <w:rPr>
          <w:highlight w:val="white"/>
        </w:rPr>
      </w:pPr>
      <w:r w:rsidRPr="009A5544">
        <w:rPr>
          <w:highlight w:val="white"/>
        </w:rPr>
        <w:t xml:space="preserve">        if (storage != null) {</w:t>
      </w:r>
    </w:p>
    <w:p w14:paraId="58302B8A" w14:textId="77777777" w:rsidR="009A5544" w:rsidRPr="009A5544" w:rsidRDefault="009A5544" w:rsidP="009A5544">
      <w:pPr>
        <w:pStyle w:val="Code"/>
        <w:rPr>
          <w:highlight w:val="white"/>
        </w:rPr>
      </w:pPr>
      <w:r w:rsidRPr="009A5544">
        <w:rPr>
          <w:highlight w:val="white"/>
        </w:rPr>
        <w:t xml:space="preserve">          foreach (Pair&lt;Symbol,bool&gt; pair in compoundType.EnumerationItemSet){</w:t>
      </w:r>
    </w:p>
    <w:p w14:paraId="4B033AC1" w14:textId="77777777" w:rsidR="009A5544" w:rsidRPr="009A5544" w:rsidRDefault="009A5544" w:rsidP="009A5544">
      <w:pPr>
        <w:pStyle w:val="Code"/>
        <w:rPr>
          <w:highlight w:val="white"/>
        </w:rPr>
      </w:pPr>
      <w:r w:rsidRPr="009A5544">
        <w:rPr>
          <w:highlight w:val="white"/>
        </w:rPr>
        <w:t xml:space="preserve">            Symbol enumSymbol = pair.First;          </w:t>
      </w:r>
    </w:p>
    <w:p w14:paraId="55F1CDFC" w14:textId="77777777" w:rsidR="009A5544" w:rsidRPr="009A5544" w:rsidRDefault="009A5544" w:rsidP="009A5544">
      <w:pPr>
        <w:pStyle w:val="Code"/>
        <w:rPr>
          <w:highlight w:val="white"/>
        </w:rPr>
      </w:pPr>
      <w:r w:rsidRPr="009A5544">
        <w:rPr>
          <w:highlight w:val="white"/>
        </w:rPr>
        <w:t xml:space="preserve">          </w:t>
      </w:r>
    </w:p>
    <w:p w14:paraId="38782E83" w14:textId="77777777" w:rsidR="009A5544" w:rsidRPr="009A5544" w:rsidRDefault="009A5544" w:rsidP="009A5544">
      <w:pPr>
        <w:pStyle w:val="Code"/>
        <w:rPr>
          <w:highlight w:val="white"/>
        </w:rPr>
      </w:pPr>
      <w:r w:rsidRPr="009A5544">
        <w:rPr>
          <w:highlight w:val="white"/>
        </w:rPr>
        <w:t xml:space="preserve">            switch (enumSymbol.Storage = storage.Value) {</w:t>
      </w:r>
    </w:p>
    <w:p w14:paraId="759D3BFE" w14:textId="77777777" w:rsidR="009A5544" w:rsidRPr="009A5544" w:rsidRDefault="009A5544" w:rsidP="009A5544">
      <w:pPr>
        <w:pStyle w:val="Code"/>
        <w:rPr>
          <w:highlight w:val="white"/>
        </w:rPr>
      </w:pPr>
      <w:r w:rsidRPr="009A5544">
        <w:rPr>
          <w:highlight w:val="white"/>
        </w:rPr>
        <w:t xml:space="preserve">              case CCompiler.Storage.Static:</w:t>
      </w:r>
    </w:p>
    <w:p w14:paraId="2C136866" w14:textId="77777777" w:rsidR="009A5544" w:rsidRPr="009A5544" w:rsidRDefault="009A5544" w:rsidP="009A5544">
      <w:pPr>
        <w:pStyle w:val="Code"/>
        <w:rPr>
          <w:highlight w:val="white"/>
        </w:rPr>
      </w:pPr>
      <w:r w:rsidRPr="009A5544">
        <w:rPr>
          <w:highlight w:val="white"/>
        </w:rPr>
        <w:t xml:space="preserve">                SymbolTable.StaticSet.Add(ConstantExpression.</w:t>
      </w:r>
    </w:p>
    <w:p w14:paraId="7F98E4E5" w14:textId="77777777" w:rsidR="009A5544" w:rsidRPr="009A5544" w:rsidRDefault="009A5544" w:rsidP="009A5544">
      <w:pPr>
        <w:pStyle w:val="Code"/>
        <w:rPr>
          <w:highlight w:val="white"/>
        </w:rPr>
      </w:pPr>
      <w:r w:rsidRPr="009A5544">
        <w:rPr>
          <w:highlight w:val="white"/>
        </w:rPr>
        <w:t xml:space="preserve">                                          Value(enumSymbol));</w:t>
      </w:r>
    </w:p>
    <w:p w14:paraId="27922F36" w14:textId="77777777" w:rsidR="009A5544" w:rsidRPr="009A5544" w:rsidRDefault="009A5544" w:rsidP="009A5544">
      <w:pPr>
        <w:pStyle w:val="Code"/>
        <w:rPr>
          <w:highlight w:val="white"/>
        </w:rPr>
      </w:pPr>
      <w:r w:rsidRPr="009A5544">
        <w:rPr>
          <w:highlight w:val="white"/>
        </w:rPr>
        <w:t xml:space="preserve">                break;</w:t>
      </w:r>
    </w:p>
    <w:p w14:paraId="2E29F493" w14:textId="77777777" w:rsidR="009A5544" w:rsidRPr="009A5544" w:rsidRDefault="009A5544" w:rsidP="009A5544">
      <w:pPr>
        <w:pStyle w:val="Code"/>
        <w:rPr>
          <w:highlight w:val="white"/>
        </w:rPr>
      </w:pPr>
    </w:p>
    <w:p w14:paraId="1A986998" w14:textId="77777777" w:rsidR="009A5544" w:rsidRPr="009A5544" w:rsidRDefault="009A5544" w:rsidP="009A5544">
      <w:pPr>
        <w:pStyle w:val="Code"/>
        <w:rPr>
          <w:highlight w:val="white"/>
        </w:rPr>
      </w:pPr>
      <w:r w:rsidRPr="009A5544">
        <w:rPr>
          <w:highlight w:val="white"/>
        </w:rPr>
        <w:t xml:space="preserve">              case CCompiler.Storage.Extern: {</w:t>
      </w:r>
    </w:p>
    <w:p w14:paraId="6417BCEA" w14:textId="790F4537" w:rsidR="009A5544" w:rsidRPr="009A5544" w:rsidRDefault="009A5544" w:rsidP="009A5544">
      <w:pPr>
        <w:pStyle w:val="Code"/>
        <w:rPr>
          <w:highlight w:val="white"/>
        </w:rPr>
      </w:pPr>
      <w:r w:rsidRPr="009A5544">
        <w:rPr>
          <w:highlight w:val="white"/>
        </w:rPr>
        <w:t xml:space="preserve">                  bool enum</w:t>
      </w:r>
      <w:r w:rsidR="002F35C1">
        <w:rPr>
          <w:highlight w:val="white"/>
        </w:rPr>
        <w:t>Initializer</w:t>
      </w:r>
      <w:r w:rsidRPr="009A5544">
        <w:rPr>
          <w:highlight w:val="white"/>
        </w:rPr>
        <w:t xml:space="preserve"> = pair.Second;</w:t>
      </w:r>
    </w:p>
    <w:p w14:paraId="7DB74EE5" w14:textId="6846804D" w:rsidR="009A5544" w:rsidRPr="009A5544" w:rsidRDefault="009A5544" w:rsidP="009A5544">
      <w:pPr>
        <w:pStyle w:val="Code"/>
        <w:rPr>
          <w:highlight w:val="white"/>
        </w:rPr>
      </w:pPr>
      <w:r w:rsidRPr="009A5544">
        <w:rPr>
          <w:highlight w:val="white"/>
        </w:rPr>
        <w:t xml:space="preserve">                  Assert.Error(!enum</w:t>
      </w:r>
      <w:r w:rsidR="002F35C1">
        <w:rPr>
          <w:highlight w:val="white"/>
        </w:rPr>
        <w:t>Initializer</w:t>
      </w:r>
      <w:r w:rsidRPr="009A5544">
        <w:rPr>
          <w:highlight w:val="white"/>
        </w:rPr>
        <w:t>,</w:t>
      </w:r>
    </w:p>
    <w:p w14:paraId="7C5AAAFD" w14:textId="77777777" w:rsidR="009A5544" w:rsidRPr="009A5544" w:rsidRDefault="009A5544" w:rsidP="009A5544">
      <w:pPr>
        <w:pStyle w:val="Code"/>
        <w:rPr>
          <w:highlight w:val="white"/>
        </w:rPr>
      </w:pPr>
      <w:r w:rsidRPr="009A5544">
        <w:rPr>
          <w:highlight w:val="white"/>
        </w:rPr>
        <w:t xml:space="preserve">                               enumSymbol + " = " + enumSymbol.Value,</w:t>
      </w:r>
    </w:p>
    <w:p w14:paraId="3D5E993B" w14:textId="4638B371" w:rsidR="009A5544" w:rsidRPr="009A5544" w:rsidRDefault="009A5544" w:rsidP="009A5544">
      <w:pPr>
        <w:pStyle w:val="Code"/>
        <w:rPr>
          <w:highlight w:val="white"/>
        </w:rPr>
      </w:pPr>
      <w:r w:rsidRPr="009A5544">
        <w:rPr>
          <w:highlight w:val="white"/>
        </w:rPr>
        <w:t xml:space="preserve">                    Message.Extern_enumeration_item_cannot_be_</w:t>
      </w:r>
      <w:r w:rsidR="00266D64">
        <w:rPr>
          <w:highlight w:val="white"/>
        </w:rPr>
        <w:t>initialized</w:t>
      </w:r>
      <w:r w:rsidRPr="009A5544">
        <w:rPr>
          <w:highlight w:val="white"/>
        </w:rPr>
        <w:t>);</w:t>
      </w:r>
    </w:p>
    <w:p w14:paraId="712946DF" w14:textId="77777777" w:rsidR="009A5544" w:rsidRPr="009A5544" w:rsidRDefault="009A5544" w:rsidP="009A5544">
      <w:pPr>
        <w:pStyle w:val="Code"/>
        <w:rPr>
          <w:highlight w:val="white"/>
        </w:rPr>
      </w:pPr>
      <w:r w:rsidRPr="009A5544">
        <w:rPr>
          <w:highlight w:val="white"/>
        </w:rPr>
        <w:lastRenderedPageBreak/>
        <w:t xml:space="preserve">                }</w:t>
      </w:r>
    </w:p>
    <w:p w14:paraId="5790BC11" w14:textId="77777777" w:rsidR="009A5544" w:rsidRPr="009A5544" w:rsidRDefault="009A5544" w:rsidP="009A5544">
      <w:pPr>
        <w:pStyle w:val="Code"/>
        <w:rPr>
          <w:highlight w:val="white"/>
        </w:rPr>
      </w:pPr>
      <w:r w:rsidRPr="009A5544">
        <w:rPr>
          <w:highlight w:val="white"/>
        </w:rPr>
        <w:t xml:space="preserve">                break;</w:t>
      </w:r>
    </w:p>
    <w:p w14:paraId="668BB71C" w14:textId="77777777" w:rsidR="009A5544" w:rsidRPr="009A5544" w:rsidRDefault="009A5544" w:rsidP="009A5544">
      <w:pPr>
        <w:pStyle w:val="Code"/>
        <w:rPr>
          <w:highlight w:val="white"/>
        </w:rPr>
      </w:pPr>
    </w:p>
    <w:p w14:paraId="18FC8C55" w14:textId="77777777" w:rsidR="009A5544" w:rsidRPr="009A5544" w:rsidRDefault="009A5544" w:rsidP="009A5544">
      <w:pPr>
        <w:pStyle w:val="Code"/>
        <w:rPr>
          <w:highlight w:val="white"/>
        </w:rPr>
      </w:pPr>
      <w:r w:rsidRPr="009A5544">
        <w:rPr>
          <w:highlight w:val="white"/>
        </w:rPr>
        <w:t xml:space="preserve">              case CCompiler.Storage.Auto:</w:t>
      </w:r>
    </w:p>
    <w:p w14:paraId="2BA06695" w14:textId="77777777" w:rsidR="009A5544" w:rsidRPr="009A5544" w:rsidRDefault="009A5544" w:rsidP="009A5544">
      <w:pPr>
        <w:pStyle w:val="Code"/>
        <w:rPr>
          <w:highlight w:val="white"/>
        </w:rPr>
      </w:pPr>
      <w:r w:rsidRPr="009A5544">
        <w:rPr>
          <w:highlight w:val="white"/>
        </w:rPr>
        <w:t xml:space="preserve">              case CCompiler.Storage.Register:</w:t>
      </w:r>
    </w:p>
    <w:p w14:paraId="438C2377" w14:textId="77777777" w:rsidR="009A5544" w:rsidRPr="009A5544" w:rsidRDefault="009A5544" w:rsidP="009A5544">
      <w:pPr>
        <w:pStyle w:val="Code"/>
        <w:rPr>
          <w:highlight w:val="white"/>
        </w:rPr>
      </w:pPr>
      <w:r w:rsidRPr="009A5544">
        <w:rPr>
          <w:highlight w:val="white"/>
        </w:rPr>
        <w:t xml:space="preserve">                SymbolTable.CurrentTable.SetOffset(enumSymbol);</w:t>
      </w:r>
    </w:p>
    <w:p w14:paraId="7239750D" w14:textId="77777777" w:rsidR="009A5544" w:rsidRPr="009A5544" w:rsidRDefault="009A5544" w:rsidP="009A5544">
      <w:pPr>
        <w:pStyle w:val="Code"/>
        <w:rPr>
          <w:highlight w:val="white"/>
        </w:rPr>
      </w:pPr>
      <w:r w:rsidRPr="009A5544">
        <w:rPr>
          <w:highlight w:val="white"/>
        </w:rPr>
        <w:t xml:space="preserve">                break;</w:t>
      </w:r>
    </w:p>
    <w:p w14:paraId="214C7859" w14:textId="77777777" w:rsidR="009A5544" w:rsidRPr="009A5544" w:rsidRDefault="009A5544" w:rsidP="009A5544">
      <w:pPr>
        <w:pStyle w:val="Code"/>
        <w:rPr>
          <w:highlight w:val="white"/>
        </w:rPr>
      </w:pPr>
      <w:r w:rsidRPr="009A5544">
        <w:rPr>
          <w:highlight w:val="white"/>
        </w:rPr>
        <w:t xml:space="preserve">            }</w:t>
      </w:r>
    </w:p>
    <w:p w14:paraId="0DB1B54B" w14:textId="77777777" w:rsidR="009A5544" w:rsidRPr="009A5544" w:rsidRDefault="009A5544" w:rsidP="009A5544">
      <w:pPr>
        <w:pStyle w:val="Code"/>
        <w:rPr>
          <w:highlight w:val="white"/>
        </w:rPr>
      </w:pPr>
      <w:r w:rsidRPr="009A5544">
        <w:rPr>
          <w:highlight w:val="white"/>
        </w:rPr>
        <w:t xml:space="preserve">          }</w:t>
      </w:r>
    </w:p>
    <w:p w14:paraId="7584B23E" w14:textId="77777777" w:rsidR="009A5544" w:rsidRPr="009A5544" w:rsidRDefault="009A5544" w:rsidP="009A5544">
      <w:pPr>
        <w:pStyle w:val="Code"/>
        <w:rPr>
          <w:highlight w:val="white"/>
        </w:rPr>
      </w:pPr>
      <w:r w:rsidRPr="009A5544">
        <w:rPr>
          <w:highlight w:val="white"/>
        </w:rPr>
        <w:t xml:space="preserve">        }</w:t>
      </w:r>
    </w:p>
    <w:p w14:paraId="7EB6F6F8" w14:textId="77777777" w:rsidR="009A5544" w:rsidRPr="009A5544" w:rsidRDefault="009A5544" w:rsidP="009A5544">
      <w:pPr>
        <w:pStyle w:val="Code"/>
        <w:rPr>
          <w:highlight w:val="white"/>
        </w:rPr>
      </w:pPr>
      <w:r w:rsidRPr="009A5544">
        <w:rPr>
          <w:highlight w:val="white"/>
        </w:rPr>
        <w:t xml:space="preserve">        else {</w:t>
      </w:r>
    </w:p>
    <w:p w14:paraId="4C2D9170" w14:textId="77777777" w:rsidR="009A5544" w:rsidRPr="009A5544" w:rsidRDefault="009A5544" w:rsidP="009A5544">
      <w:pPr>
        <w:pStyle w:val="Code"/>
        <w:rPr>
          <w:highlight w:val="white"/>
        </w:rPr>
      </w:pPr>
      <w:r w:rsidRPr="009A5544">
        <w:rPr>
          <w:highlight w:val="white"/>
        </w:rPr>
        <w:t xml:space="preserve">          foreach (Pair&lt;Symbol,bool&gt; pair in compoundType.EnumerationItemSet) {</w:t>
      </w:r>
    </w:p>
    <w:p w14:paraId="0B314D95" w14:textId="77777777" w:rsidR="009A5544" w:rsidRPr="009A5544" w:rsidRDefault="009A5544" w:rsidP="009A5544">
      <w:pPr>
        <w:pStyle w:val="Code"/>
        <w:rPr>
          <w:highlight w:val="white"/>
        </w:rPr>
      </w:pPr>
      <w:r w:rsidRPr="009A5544">
        <w:rPr>
          <w:highlight w:val="white"/>
        </w:rPr>
        <w:t xml:space="preserve">            Symbol enumSymbol = pair.First;          </w:t>
      </w:r>
    </w:p>
    <w:p w14:paraId="7D7A0313" w14:textId="77777777" w:rsidR="009A5544" w:rsidRPr="009A5544" w:rsidRDefault="009A5544" w:rsidP="009A5544">
      <w:pPr>
        <w:pStyle w:val="Code"/>
        <w:rPr>
          <w:highlight w:val="white"/>
        </w:rPr>
      </w:pPr>
      <w:r w:rsidRPr="009A5544">
        <w:rPr>
          <w:highlight w:val="white"/>
        </w:rPr>
        <w:t xml:space="preserve">          </w:t>
      </w:r>
    </w:p>
    <w:p w14:paraId="4CD4E7B6" w14:textId="77777777" w:rsidR="009A5544" w:rsidRPr="009A5544" w:rsidRDefault="009A5544" w:rsidP="009A5544">
      <w:pPr>
        <w:pStyle w:val="Code"/>
        <w:rPr>
          <w:highlight w:val="white"/>
        </w:rPr>
      </w:pPr>
      <w:r w:rsidRPr="009A5544">
        <w:rPr>
          <w:highlight w:val="white"/>
        </w:rPr>
        <w:t xml:space="preserve">            switch (SymbolTable.CurrentTable.Scope) {</w:t>
      </w:r>
    </w:p>
    <w:p w14:paraId="1ECA1C0B" w14:textId="77777777" w:rsidR="009A5544" w:rsidRPr="009A5544" w:rsidRDefault="009A5544" w:rsidP="009A5544">
      <w:pPr>
        <w:pStyle w:val="Code"/>
        <w:rPr>
          <w:highlight w:val="white"/>
        </w:rPr>
      </w:pPr>
      <w:r w:rsidRPr="009A5544">
        <w:rPr>
          <w:highlight w:val="white"/>
        </w:rPr>
        <w:t xml:space="preserve">              case Scope.Global:</w:t>
      </w:r>
    </w:p>
    <w:p w14:paraId="4AA28D30" w14:textId="77777777" w:rsidR="009A5544" w:rsidRPr="009A5544" w:rsidRDefault="009A5544" w:rsidP="009A5544">
      <w:pPr>
        <w:pStyle w:val="Code"/>
        <w:rPr>
          <w:highlight w:val="white"/>
        </w:rPr>
      </w:pPr>
      <w:r w:rsidRPr="009A5544">
        <w:rPr>
          <w:highlight w:val="white"/>
        </w:rPr>
        <w:t xml:space="preserve">                enumSymbol.Storage = CCompiler.Storage.Static;</w:t>
      </w:r>
    </w:p>
    <w:p w14:paraId="590F574F" w14:textId="77777777" w:rsidR="009A5544" w:rsidRPr="009A5544" w:rsidRDefault="009A5544" w:rsidP="009A5544">
      <w:pPr>
        <w:pStyle w:val="Code"/>
        <w:rPr>
          <w:highlight w:val="white"/>
        </w:rPr>
      </w:pPr>
      <w:r w:rsidRPr="009A5544">
        <w:rPr>
          <w:highlight w:val="white"/>
        </w:rPr>
        <w:t xml:space="preserve">                SymbolTable.StaticSet.Add(ConstantExpression.</w:t>
      </w:r>
    </w:p>
    <w:p w14:paraId="3C95489E" w14:textId="77777777" w:rsidR="009A5544" w:rsidRPr="009A5544" w:rsidRDefault="009A5544" w:rsidP="009A5544">
      <w:pPr>
        <w:pStyle w:val="Code"/>
        <w:rPr>
          <w:highlight w:val="white"/>
        </w:rPr>
      </w:pPr>
      <w:r w:rsidRPr="009A5544">
        <w:rPr>
          <w:highlight w:val="white"/>
        </w:rPr>
        <w:t xml:space="preserve">                                          Value(enumSymbol));</w:t>
      </w:r>
    </w:p>
    <w:p w14:paraId="460FA3D9" w14:textId="77777777" w:rsidR="009A5544" w:rsidRPr="009A5544" w:rsidRDefault="009A5544" w:rsidP="009A5544">
      <w:pPr>
        <w:pStyle w:val="Code"/>
        <w:rPr>
          <w:highlight w:val="white"/>
        </w:rPr>
      </w:pPr>
      <w:r w:rsidRPr="009A5544">
        <w:rPr>
          <w:highlight w:val="white"/>
        </w:rPr>
        <w:t xml:space="preserve">                break;</w:t>
      </w:r>
    </w:p>
    <w:p w14:paraId="610D9C7D" w14:textId="77777777" w:rsidR="009A5544" w:rsidRPr="009A5544" w:rsidRDefault="009A5544" w:rsidP="009A5544">
      <w:pPr>
        <w:pStyle w:val="Code"/>
        <w:rPr>
          <w:highlight w:val="white"/>
        </w:rPr>
      </w:pPr>
    </w:p>
    <w:p w14:paraId="62394D63" w14:textId="77777777" w:rsidR="009A5544" w:rsidRPr="009A5544" w:rsidRDefault="009A5544" w:rsidP="009A5544">
      <w:pPr>
        <w:pStyle w:val="Code"/>
        <w:rPr>
          <w:highlight w:val="white"/>
        </w:rPr>
      </w:pPr>
      <w:r w:rsidRPr="009A5544">
        <w:rPr>
          <w:highlight w:val="white"/>
        </w:rPr>
        <w:t xml:space="preserve">              default:</w:t>
      </w:r>
    </w:p>
    <w:p w14:paraId="4B5AB0F8" w14:textId="77777777" w:rsidR="009A5544" w:rsidRPr="009A5544" w:rsidRDefault="009A5544" w:rsidP="009A5544">
      <w:pPr>
        <w:pStyle w:val="Code"/>
        <w:rPr>
          <w:highlight w:val="white"/>
        </w:rPr>
      </w:pPr>
      <w:r w:rsidRPr="009A5544">
        <w:rPr>
          <w:highlight w:val="white"/>
        </w:rPr>
        <w:t xml:space="preserve">                enumSymbol.Storage = CCompiler.Storage.Auto;</w:t>
      </w:r>
    </w:p>
    <w:p w14:paraId="71440A69" w14:textId="77777777" w:rsidR="009A5544" w:rsidRPr="009A5544" w:rsidRDefault="009A5544" w:rsidP="009A5544">
      <w:pPr>
        <w:pStyle w:val="Code"/>
        <w:rPr>
          <w:highlight w:val="white"/>
        </w:rPr>
      </w:pPr>
      <w:r w:rsidRPr="009A5544">
        <w:rPr>
          <w:highlight w:val="white"/>
        </w:rPr>
        <w:t xml:space="preserve">                SymbolTable.CurrentTable.SetOffset(enumSymbol);</w:t>
      </w:r>
    </w:p>
    <w:p w14:paraId="5A5042B2" w14:textId="77777777" w:rsidR="009A5544" w:rsidRPr="009A5544" w:rsidRDefault="009A5544" w:rsidP="009A5544">
      <w:pPr>
        <w:pStyle w:val="Code"/>
        <w:rPr>
          <w:highlight w:val="white"/>
        </w:rPr>
      </w:pPr>
      <w:r w:rsidRPr="009A5544">
        <w:rPr>
          <w:highlight w:val="white"/>
        </w:rPr>
        <w:t xml:space="preserve">                break;</w:t>
      </w:r>
    </w:p>
    <w:p w14:paraId="541B9DE0" w14:textId="77777777" w:rsidR="009A5544" w:rsidRPr="009A5544" w:rsidRDefault="009A5544" w:rsidP="009A5544">
      <w:pPr>
        <w:pStyle w:val="Code"/>
        <w:rPr>
          <w:highlight w:val="white"/>
        </w:rPr>
      </w:pPr>
      <w:r w:rsidRPr="009A5544">
        <w:rPr>
          <w:highlight w:val="white"/>
        </w:rPr>
        <w:t xml:space="preserve">            }</w:t>
      </w:r>
    </w:p>
    <w:p w14:paraId="428473D7" w14:textId="77777777" w:rsidR="009A5544" w:rsidRPr="009A5544" w:rsidRDefault="009A5544" w:rsidP="009A5544">
      <w:pPr>
        <w:pStyle w:val="Code"/>
        <w:rPr>
          <w:highlight w:val="white"/>
        </w:rPr>
      </w:pPr>
      <w:r w:rsidRPr="009A5544">
        <w:rPr>
          <w:highlight w:val="white"/>
        </w:rPr>
        <w:t xml:space="preserve">          }</w:t>
      </w:r>
    </w:p>
    <w:p w14:paraId="6E5CD44C" w14:textId="77777777" w:rsidR="009A5544" w:rsidRPr="009A5544" w:rsidRDefault="009A5544" w:rsidP="009A5544">
      <w:pPr>
        <w:pStyle w:val="Code"/>
        <w:rPr>
          <w:highlight w:val="white"/>
        </w:rPr>
      </w:pPr>
      <w:r w:rsidRPr="009A5544">
        <w:rPr>
          <w:highlight w:val="white"/>
        </w:rPr>
        <w:t xml:space="preserve">        }</w:t>
      </w:r>
    </w:p>
    <w:p w14:paraId="7A49559A" w14:textId="77777777" w:rsidR="009A5544" w:rsidRPr="009A5544" w:rsidRDefault="009A5544" w:rsidP="009A5544">
      <w:pPr>
        <w:pStyle w:val="Code"/>
        <w:rPr>
          <w:highlight w:val="white"/>
        </w:rPr>
      </w:pPr>
      <w:r w:rsidRPr="009A5544">
        <w:rPr>
          <w:highlight w:val="white"/>
        </w:rPr>
        <w:t xml:space="preserve">      }</w:t>
      </w:r>
    </w:p>
    <w:p w14:paraId="0C0D346B" w14:textId="3A07BB21" w:rsidR="007B1917" w:rsidRDefault="00201822" w:rsidP="00201822">
      <w:r>
        <w:t xml:space="preserve">We check </w:t>
      </w:r>
      <w:r w:rsidR="007B1917">
        <w:t>if the total mask holds the masks representing the constant or volatile keywords.</w:t>
      </w:r>
    </w:p>
    <w:p w14:paraId="6868B874" w14:textId="77777777" w:rsidR="009A5544" w:rsidRPr="009A5544" w:rsidRDefault="009A5544" w:rsidP="009A5544">
      <w:pPr>
        <w:pStyle w:val="Code"/>
        <w:rPr>
          <w:highlight w:val="white"/>
        </w:rPr>
      </w:pPr>
      <w:r w:rsidRPr="009A5544">
        <w:rPr>
          <w:highlight w:val="white"/>
        </w:rPr>
        <w:t xml:space="preserve">      { bool isConstant = (totalMaskValue &amp; ((int) Mask.Constant)) != 0;</w:t>
      </w:r>
    </w:p>
    <w:p w14:paraId="147920CC" w14:textId="77777777" w:rsidR="009A5544" w:rsidRPr="009A5544" w:rsidRDefault="009A5544" w:rsidP="009A5544">
      <w:pPr>
        <w:pStyle w:val="Code"/>
        <w:rPr>
          <w:highlight w:val="white"/>
        </w:rPr>
      </w:pPr>
      <w:r w:rsidRPr="009A5544">
        <w:rPr>
          <w:highlight w:val="white"/>
        </w:rPr>
        <w:t xml:space="preserve">        bool isVolatile = (totalMaskValue &amp; ((int) Mask.Volatile)) != 0;</w:t>
      </w:r>
    </w:p>
    <w:p w14:paraId="2809FCCE" w14:textId="3F18DA9F" w:rsidR="009A5544" w:rsidRDefault="000F6B2E" w:rsidP="000F6B2E">
      <w:pPr>
        <w:rPr>
          <w:highlight w:val="white"/>
        </w:rPr>
      </w:pPr>
      <w:r>
        <w:rPr>
          <w:highlight w:val="white"/>
        </w:rPr>
        <w:t>If the type is constant or volatile we face a rather complicated situation.</w:t>
      </w:r>
      <w:r w:rsidR="00243884">
        <w:rPr>
          <w:highlight w:val="white"/>
        </w:rPr>
        <w:t xml:space="preserve"> XXX</w:t>
      </w:r>
    </w:p>
    <w:p w14:paraId="44F34740" w14:textId="161468ED" w:rsidR="009A5544" w:rsidRPr="009A5544" w:rsidRDefault="009A5544" w:rsidP="009A5544">
      <w:pPr>
        <w:pStyle w:val="Code"/>
        <w:rPr>
          <w:highlight w:val="white"/>
        </w:rPr>
      </w:pPr>
      <w:r w:rsidRPr="009A5544">
        <w:rPr>
          <w:highlight w:val="white"/>
        </w:rPr>
        <w:t xml:space="preserve">        if ((isConstant || isVolatile) &amp;&amp; (compoundType != null) &amp;&amp;</w:t>
      </w:r>
    </w:p>
    <w:p w14:paraId="44014A2D" w14:textId="77777777" w:rsidR="009A5544" w:rsidRPr="009A5544" w:rsidRDefault="009A5544" w:rsidP="009A5544">
      <w:pPr>
        <w:pStyle w:val="Code"/>
        <w:rPr>
          <w:highlight w:val="white"/>
        </w:rPr>
      </w:pPr>
      <w:r w:rsidRPr="009A5544">
        <w:rPr>
          <w:highlight w:val="white"/>
        </w:rPr>
        <w:t xml:space="preserve">             compoundType.IsStructOrUnion() /*&amp;&amp; compoundType.HasTag()*/) {</w:t>
      </w:r>
    </w:p>
    <w:p w14:paraId="008777B8" w14:textId="77777777" w:rsidR="009A5544" w:rsidRPr="009A5544" w:rsidRDefault="009A5544" w:rsidP="009A5544">
      <w:pPr>
        <w:pStyle w:val="Code"/>
        <w:rPr>
          <w:highlight w:val="white"/>
        </w:rPr>
      </w:pPr>
      <w:r w:rsidRPr="009A5544">
        <w:rPr>
          <w:highlight w:val="white"/>
        </w:rPr>
        <w:t xml:space="preserve">          compoundType = new Type(compoundType.Sort, compoundType.MemberMap);</w:t>
      </w:r>
    </w:p>
    <w:p w14:paraId="68087960" w14:textId="77777777" w:rsidR="009A5544" w:rsidRPr="009A5544" w:rsidRDefault="009A5544" w:rsidP="009A5544">
      <w:pPr>
        <w:pStyle w:val="Code"/>
        <w:rPr>
          <w:highlight w:val="white"/>
        </w:rPr>
      </w:pPr>
      <w:r w:rsidRPr="009A5544">
        <w:rPr>
          <w:highlight w:val="white"/>
        </w:rPr>
        <w:t xml:space="preserve">        }</w:t>
      </w:r>
    </w:p>
    <w:p w14:paraId="73E2689D" w14:textId="4516B602" w:rsidR="001508B3" w:rsidRDefault="006A39B5" w:rsidP="006A39B5">
      <w:r>
        <w:t>Finally, we extract the sort mask and test whether it represent a valid type.</w:t>
      </w:r>
      <w:r w:rsidR="006A2188">
        <w:t xml:space="preserve"> If the declaration specifier list does not </w:t>
      </w:r>
      <w:r w:rsidR="00AA5370">
        <w:t>repre</w:t>
      </w:r>
      <w:r w:rsidR="000E73BD">
        <w:t>senting</w:t>
      </w:r>
      <w:r w:rsidR="006A2188">
        <w:t xml:space="preserve"> a valid combination, we report an error. For instance, </w:t>
      </w:r>
      <w:r w:rsidR="006A2188" w:rsidRPr="00AA5370">
        <w:rPr>
          <w:rStyle w:val="KeyWord0"/>
        </w:rPr>
        <w:t>signed</w:t>
      </w:r>
      <w:r w:rsidR="006A2188">
        <w:t xml:space="preserve"> </w:t>
      </w:r>
      <w:r w:rsidR="006A2188" w:rsidRPr="00AA5370">
        <w:rPr>
          <w:rStyle w:val="KeyWord0"/>
        </w:rPr>
        <w:t>short</w:t>
      </w:r>
      <w:r w:rsidR="006A2188">
        <w:t xml:space="preserve"> </w:t>
      </w:r>
      <w:r w:rsidR="006A2188" w:rsidRPr="00AA5370">
        <w:rPr>
          <w:rStyle w:val="KeyWord0"/>
        </w:rPr>
        <w:t>double</w:t>
      </w:r>
      <w:r w:rsidR="006A2188">
        <w:t xml:space="preserve"> is an </w:t>
      </w:r>
      <w:r w:rsidR="00D97D44">
        <w:t>invalid combination of declaration specifier</w:t>
      </w:r>
      <w:r w:rsidR="00AA5370">
        <w:t>s.</w:t>
      </w:r>
      <w:r w:rsidR="006A2188">
        <w:t xml:space="preserve"> </w:t>
      </w:r>
    </w:p>
    <w:p w14:paraId="29C64E63" w14:textId="77777777" w:rsidR="00DA382D" w:rsidRPr="00DA382D" w:rsidRDefault="00DA382D" w:rsidP="00DA382D">
      <w:pPr>
        <w:pStyle w:val="Code"/>
        <w:rPr>
          <w:highlight w:val="white"/>
        </w:rPr>
      </w:pPr>
      <w:r w:rsidRPr="00DA382D">
        <w:rPr>
          <w:highlight w:val="white"/>
        </w:rPr>
        <w:t xml:space="preserve">        Sort? sort = null;</w:t>
      </w:r>
    </w:p>
    <w:p w14:paraId="37B9FA6A" w14:textId="77777777" w:rsidR="00DA382D" w:rsidRPr="00DA382D" w:rsidRDefault="00DA382D" w:rsidP="00DA382D">
      <w:pPr>
        <w:pStyle w:val="Code"/>
        <w:rPr>
          <w:highlight w:val="white"/>
        </w:rPr>
      </w:pPr>
      <w:r w:rsidRPr="00DA382D">
        <w:rPr>
          <w:highlight w:val="white"/>
        </w:rPr>
        <w:t xml:space="preserve">        int sortMaskValue = totalMaskValue &amp; ((int) Mask.SortMask);</w:t>
      </w:r>
    </w:p>
    <w:p w14:paraId="74C8952A" w14:textId="77777777" w:rsidR="00DA382D" w:rsidRPr="00DA382D" w:rsidRDefault="00DA382D" w:rsidP="00DA382D">
      <w:pPr>
        <w:pStyle w:val="Code"/>
        <w:rPr>
          <w:highlight w:val="white"/>
        </w:rPr>
      </w:pPr>
    </w:p>
    <w:p w14:paraId="4E0F523C" w14:textId="77777777" w:rsidR="00DA382D" w:rsidRPr="00DA382D" w:rsidRDefault="00DA382D" w:rsidP="00DA382D">
      <w:pPr>
        <w:pStyle w:val="Code"/>
        <w:rPr>
          <w:highlight w:val="white"/>
        </w:rPr>
      </w:pPr>
      <w:r w:rsidRPr="00DA382D">
        <w:rPr>
          <w:highlight w:val="white"/>
        </w:rPr>
        <w:t xml:space="preserve">        if (sortMaskValue != 0) {</w:t>
      </w:r>
    </w:p>
    <w:p w14:paraId="3CD2A9E1" w14:textId="77777777" w:rsidR="00DA382D" w:rsidRPr="00DA382D" w:rsidRDefault="00DA382D" w:rsidP="00DA382D">
      <w:pPr>
        <w:pStyle w:val="Code"/>
        <w:rPr>
          <w:highlight w:val="white"/>
        </w:rPr>
      </w:pPr>
      <w:r w:rsidRPr="00DA382D">
        <w:rPr>
          <w:highlight w:val="white"/>
        </w:rPr>
        <w:t xml:space="preserve">          if (!m_maskToSortMap.ContainsKey(sortMaskValue)) {</w:t>
      </w:r>
    </w:p>
    <w:p w14:paraId="78CBEDA8" w14:textId="77777777" w:rsidR="00DA382D" w:rsidRPr="00DA382D" w:rsidRDefault="00DA382D" w:rsidP="00DA382D">
      <w:pPr>
        <w:pStyle w:val="Code"/>
        <w:rPr>
          <w:highlight w:val="white"/>
        </w:rPr>
      </w:pPr>
      <w:r w:rsidRPr="00DA382D">
        <w:rPr>
          <w:highlight w:val="white"/>
        </w:rPr>
        <w:t xml:space="preserve">            Assert.Error(MaskToString(sortMaskValue),</w:t>
      </w:r>
    </w:p>
    <w:p w14:paraId="42694CD4" w14:textId="77777777" w:rsidR="00DA382D" w:rsidRPr="00DA382D" w:rsidRDefault="00DA382D" w:rsidP="00DA382D">
      <w:pPr>
        <w:pStyle w:val="Code"/>
        <w:rPr>
          <w:highlight w:val="white"/>
        </w:rPr>
      </w:pPr>
      <w:r w:rsidRPr="00DA382D">
        <w:rPr>
          <w:highlight w:val="white"/>
        </w:rPr>
        <w:t xml:space="preserve">                         Message.Invalid_specifier_sequence);</w:t>
      </w:r>
    </w:p>
    <w:p w14:paraId="5CB53229" w14:textId="77777777" w:rsidR="00DA382D" w:rsidRPr="00DA382D" w:rsidRDefault="00DA382D" w:rsidP="00DA382D">
      <w:pPr>
        <w:pStyle w:val="Code"/>
        <w:rPr>
          <w:highlight w:val="white"/>
        </w:rPr>
      </w:pPr>
      <w:r w:rsidRPr="00DA382D">
        <w:rPr>
          <w:highlight w:val="white"/>
        </w:rPr>
        <w:t xml:space="preserve">          }</w:t>
      </w:r>
    </w:p>
    <w:p w14:paraId="2E52443C" w14:textId="77777777" w:rsidR="00DA382D" w:rsidRPr="00DA382D" w:rsidRDefault="00DA382D" w:rsidP="00DA382D">
      <w:pPr>
        <w:pStyle w:val="Code"/>
        <w:rPr>
          <w:highlight w:val="white"/>
        </w:rPr>
      </w:pPr>
    </w:p>
    <w:p w14:paraId="25107682" w14:textId="77777777" w:rsidR="00DA382D" w:rsidRPr="00DA382D" w:rsidRDefault="00DA382D" w:rsidP="00DA382D">
      <w:pPr>
        <w:pStyle w:val="Code"/>
        <w:rPr>
          <w:highlight w:val="white"/>
        </w:rPr>
      </w:pPr>
      <w:r w:rsidRPr="00DA382D">
        <w:rPr>
          <w:highlight w:val="white"/>
        </w:rPr>
        <w:t xml:space="preserve">          sort = m_maskToSortMap[sortMaskValue];</w:t>
      </w:r>
    </w:p>
    <w:p w14:paraId="039F225C" w14:textId="77777777" w:rsidR="00DA382D" w:rsidRPr="00DA382D" w:rsidRDefault="00DA382D" w:rsidP="00DA382D">
      <w:pPr>
        <w:pStyle w:val="Code"/>
        <w:rPr>
          <w:highlight w:val="white"/>
        </w:rPr>
      </w:pPr>
      <w:r w:rsidRPr="00DA382D">
        <w:rPr>
          <w:highlight w:val="white"/>
        </w:rPr>
        <w:t xml:space="preserve">        }</w:t>
      </w:r>
    </w:p>
    <w:p w14:paraId="209178E8" w14:textId="77777777" w:rsidR="00AD3A4E" w:rsidRDefault="00AD3A4E" w:rsidP="00AD3A4E">
      <w:r>
        <w:lastRenderedPageBreak/>
        <w:t>When defining the final type, there are four cases. If the compound type is not null and the sort is null, the result type is the compound type, with the possible addition of constant or volatile qualifiers.</w:t>
      </w:r>
    </w:p>
    <w:p w14:paraId="15DFF49B" w14:textId="77777777" w:rsidR="00DA382D" w:rsidRPr="00DA382D" w:rsidRDefault="00DA382D" w:rsidP="00DA382D">
      <w:pPr>
        <w:pStyle w:val="Code"/>
        <w:rPr>
          <w:highlight w:val="white"/>
        </w:rPr>
      </w:pPr>
      <w:r w:rsidRPr="00DA382D">
        <w:rPr>
          <w:highlight w:val="white"/>
        </w:rPr>
        <w:t xml:space="preserve">        Type type = null;</w:t>
      </w:r>
    </w:p>
    <w:p w14:paraId="4BB7A5B7" w14:textId="77777777" w:rsidR="00DA382D" w:rsidRPr="00DA382D" w:rsidRDefault="00DA382D" w:rsidP="00DA382D">
      <w:pPr>
        <w:pStyle w:val="Code"/>
        <w:rPr>
          <w:highlight w:val="white"/>
        </w:rPr>
      </w:pPr>
      <w:r w:rsidRPr="00DA382D">
        <w:rPr>
          <w:highlight w:val="white"/>
        </w:rPr>
        <w:t xml:space="preserve">        if ((compoundType != null) &amp;&amp; (sort == null)) {</w:t>
      </w:r>
    </w:p>
    <w:p w14:paraId="5F5D3B4A" w14:textId="77777777" w:rsidR="00DA382D" w:rsidRPr="00DA382D" w:rsidRDefault="00DA382D" w:rsidP="00DA382D">
      <w:pPr>
        <w:pStyle w:val="Code"/>
        <w:rPr>
          <w:highlight w:val="white"/>
        </w:rPr>
      </w:pPr>
      <w:r w:rsidRPr="00DA382D">
        <w:rPr>
          <w:highlight w:val="white"/>
        </w:rPr>
        <w:t xml:space="preserve">          compoundType.IsConstant = (compoundType.IsConstant || isConstant);</w:t>
      </w:r>
    </w:p>
    <w:p w14:paraId="16B86F9C" w14:textId="77777777" w:rsidR="00DA382D" w:rsidRPr="00DA382D" w:rsidRDefault="00DA382D" w:rsidP="00DA382D">
      <w:pPr>
        <w:pStyle w:val="Code"/>
        <w:rPr>
          <w:highlight w:val="white"/>
        </w:rPr>
      </w:pPr>
      <w:r w:rsidRPr="00DA382D">
        <w:rPr>
          <w:highlight w:val="white"/>
        </w:rPr>
        <w:t xml:space="preserve">          compoundType.Volatile = (compoundType.Volatile || isVolatile);</w:t>
      </w:r>
    </w:p>
    <w:p w14:paraId="3C9E7276" w14:textId="77777777" w:rsidR="00DA382D" w:rsidRPr="00DA382D" w:rsidRDefault="00DA382D" w:rsidP="00DA382D">
      <w:pPr>
        <w:pStyle w:val="Code"/>
        <w:rPr>
          <w:highlight w:val="white"/>
        </w:rPr>
      </w:pPr>
      <w:r w:rsidRPr="00DA382D">
        <w:rPr>
          <w:highlight w:val="white"/>
        </w:rPr>
        <w:t xml:space="preserve">          type = compoundType;</w:t>
      </w:r>
    </w:p>
    <w:p w14:paraId="2599FAF3" w14:textId="77777777" w:rsidR="00DA382D" w:rsidRPr="00DA382D" w:rsidRDefault="00DA382D" w:rsidP="00DA382D">
      <w:pPr>
        <w:pStyle w:val="Code"/>
        <w:rPr>
          <w:highlight w:val="white"/>
        </w:rPr>
      </w:pPr>
      <w:r w:rsidRPr="00DA382D">
        <w:rPr>
          <w:highlight w:val="white"/>
        </w:rPr>
        <w:t xml:space="preserve">        }</w:t>
      </w:r>
    </w:p>
    <w:p w14:paraId="26D38D86" w14:textId="2772668B" w:rsidR="00AD3A4E" w:rsidRDefault="00AD3A4E" w:rsidP="00AD3A4E">
      <w:r>
        <w:t>If the compound type is null and the sort is not null, the result type is based on the sort.</w:t>
      </w:r>
    </w:p>
    <w:p w14:paraId="1F3D0D34" w14:textId="77777777" w:rsidR="00DA382D" w:rsidRPr="00DA382D" w:rsidRDefault="00DA382D" w:rsidP="00DA382D">
      <w:pPr>
        <w:pStyle w:val="Code"/>
        <w:rPr>
          <w:highlight w:val="white"/>
        </w:rPr>
      </w:pPr>
      <w:r w:rsidRPr="00DA382D">
        <w:rPr>
          <w:highlight w:val="white"/>
        </w:rPr>
        <w:t xml:space="preserve">        else if ((compoundType == null) &amp;&amp; (sort != null)) {</w:t>
      </w:r>
    </w:p>
    <w:p w14:paraId="04303DF7" w14:textId="77777777" w:rsidR="00DA382D" w:rsidRPr="00DA382D" w:rsidRDefault="00DA382D" w:rsidP="00DA382D">
      <w:pPr>
        <w:pStyle w:val="Code"/>
        <w:rPr>
          <w:highlight w:val="white"/>
        </w:rPr>
      </w:pPr>
      <w:r w:rsidRPr="00DA382D">
        <w:rPr>
          <w:highlight w:val="white"/>
        </w:rPr>
        <w:t xml:space="preserve">          type = new Type(sort.Value);</w:t>
      </w:r>
    </w:p>
    <w:p w14:paraId="49C5D770" w14:textId="77777777" w:rsidR="00DA382D" w:rsidRPr="00DA382D" w:rsidRDefault="00DA382D" w:rsidP="00DA382D">
      <w:pPr>
        <w:pStyle w:val="Code"/>
        <w:rPr>
          <w:highlight w:val="white"/>
        </w:rPr>
      </w:pPr>
      <w:r w:rsidRPr="00DA382D">
        <w:rPr>
          <w:highlight w:val="white"/>
        </w:rPr>
        <w:t xml:space="preserve">          type.IsConstant = isConstant;</w:t>
      </w:r>
    </w:p>
    <w:p w14:paraId="45E6D20F" w14:textId="77777777" w:rsidR="00DA382D" w:rsidRPr="00DA382D" w:rsidRDefault="00DA382D" w:rsidP="00DA382D">
      <w:pPr>
        <w:pStyle w:val="Code"/>
        <w:rPr>
          <w:highlight w:val="white"/>
        </w:rPr>
      </w:pPr>
      <w:r w:rsidRPr="00DA382D">
        <w:rPr>
          <w:highlight w:val="white"/>
        </w:rPr>
        <w:t xml:space="preserve">          type.Volatile = isVolatile;</w:t>
      </w:r>
    </w:p>
    <w:p w14:paraId="43155248" w14:textId="77777777" w:rsidR="00DA382D" w:rsidRPr="00DA382D" w:rsidRDefault="00DA382D" w:rsidP="00DA382D">
      <w:pPr>
        <w:pStyle w:val="Code"/>
        <w:rPr>
          <w:highlight w:val="white"/>
        </w:rPr>
      </w:pPr>
      <w:r w:rsidRPr="00DA382D">
        <w:rPr>
          <w:highlight w:val="white"/>
        </w:rPr>
        <w:t xml:space="preserve">        }</w:t>
      </w:r>
    </w:p>
    <w:p w14:paraId="1438B1A8" w14:textId="3BD429DB" w:rsidR="001A71FC" w:rsidRDefault="00961AA1" w:rsidP="001A71FC">
      <w:r>
        <w:t>If t</w:t>
      </w:r>
      <w:r w:rsidR="001A71FC">
        <w:t xml:space="preserve">he compound type and sort are both null, </w:t>
      </w:r>
      <w:r w:rsidR="009245C0">
        <w:t xml:space="preserve">there is no type. This is valid in function </w:t>
      </w:r>
      <w:r w:rsidR="00C37108">
        <w:t>definition</w:t>
      </w:r>
      <w:r w:rsidR="009245C0">
        <w:t xml:space="preserve">s, in which case the </w:t>
      </w:r>
      <w:r w:rsidR="001A71FC">
        <w:t>type shall be a signed integer.</w:t>
      </w:r>
    </w:p>
    <w:p w14:paraId="24025CEA" w14:textId="77777777" w:rsidR="00DA382D" w:rsidRPr="00DA382D" w:rsidRDefault="00DA382D" w:rsidP="00DA382D">
      <w:pPr>
        <w:pStyle w:val="Code"/>
        <w:rPr>
          <w:highlight w:val="white"/>
        </w:rPr>
      </w:pPr>
      <w:r w:rsidRPr="00DA382D">
        <w:rPr>
          <w:highlight w:val="white"/>
        </w:rPr>
        <w:t xml:space="preserve">        else if ((compoundType == null) &amp;&amp; (sort == null)) {</w:t>
      </w:r>
    </w:p>
    <w:p w14:paraId="09B33ECC" w14:textId="77777777" w:rsidR="00DA382D" w:rsidRPr="00DA382D" w:rsidRDefault="00DA382D" w:rsidP="00DA382D">
      <w:pPr>
        <w:pStyle w:val="Code"/>
        <w:rPr>
          <w:highlight w:val="white"/>
        </w:rPr>
      </w:pPr>
      <w:r w:rsidRPr="00DA382D">
        <w:rPr>
          <w:highlight w:val="white"/>
        </w:rPr>
        <w:t xml:space="preserve">          type = new Type(Sort.Signed_Int);</w:t>
      </w:r>
    </w:p>
    <w:p w14:paraId="3C7CDE05" w14:textId="77777777" w:rsidR="00DA382D" w:rsidRPr="00DA382D" w:rsidRDefault="00DA382D" w:rsidP="00DA382D">
      <w:pPr>
        <w:pStyle w:val="Code"/>
        <w:rPr>
          <w:highlight w:val="white"/>
        </w:rPr>
      </w:pPr>
      <w:r w:rsidRPr="00DA382D">
        <w:rPr>
          <w:highlight w:val="white"/>
        </w:rPr>
        <w:t xml:space="preserve">          type.IsConstant = isConstant;</w:t>
      </w:r>
    </w:p>
    <w:p w14:paraId="1D5E2B5A" w14:textId="77777777" w:rsidR="00DA382D" w:rsidRPr="00DA382D" w:rsidRDefault="00DA382D" w:rsidP="00DA382D">
      <w:pPr>
        <w:pStyle w:val="Code"/>
        <w:rPr>
          <w:highlight w:val="white"/>
        </w:rPr>
      </w:pPr>
      <w:r w:rsidRPr="00DA382D">
        <w:rPr>
          <w:highlight w:val="white"/>
        </w:rPr>
        <w:t xml:space="preserve">          type.Volatile = isVolatile;</w:t>
      </w:r>
    </w:p>
    <w:p w14:paraId="40B1E4C0" w14:textId="77777777" w:rsidR="00DA382D" w:rsidRPr="00DA382D" w:rsidRDefault="00DA382D" w:rsidP="00DA382D">
      <w:pPr>
        <w:pStyle w:val="Code"/>
        <w:rPr>
          <w:highlight w:val="white"/>
        </w:rPr>
      </w:pPr>
      <w:r w:rsidRPr="00DA382D">
        <w:rPr>
          <w:highlight w:val="white"/>
        </w:rPr>
        <w:t xml:space="preserve">        }</w:t>
      </w:r>
    </w:p>
    <w:p w14:paraId="4841B89B" w14:textId="1B0496AD" w:rsidR="001A71FC" w:rsidRDefault="001A71FC" w:rsidP="001A71FC">
      <w:r>
        <w:t>If both the compound type and the sort are not null, the type specification is invalid.</w:t>
      </w:r>
      <w:r w:rsidR="00E858B0">
        <w:t xml:space="preserve"> For instance, </w:t>
      </w:r>
      <w:r w:rsidR="00E858B0" w:rsidRPr="000E73BD">
        <w:rPr>
          <w:rStyle w:val="KeyWord0"/>
        </w:rPr>
        <w:t>unsigned</w:t>
      </w:r>
      <w:r w:rsidR="00411C65">
        <w:t xml:space="preserve"> </w:t>
      </w:r>
      <w:r w:rsidR="00411C65" w:rsidRPr="008F3387">
        <w:rPr>
          <w:rStyle w:val="KeyWord0"/>
        </w:rPr>
        <w:t>short</w:t>
      </w:r>
      <w:r w:rsidR="00411C65">
        <w:t xml:space="preserve"> </w:t>
      </w:r>
      <w:r w:rsidR="00411C65" w:rsidRPr="008F3387">
        <w:rPr>
          <w:rStyle w:val="KeyWord0"/>
        </w:rPr>
        <w:t>struct</w:t>
      </w:r>
      <w:r w:rsidR="00411C65">
        <w:t xml:space="preserve"> </w:t>
      </w:r>
      <w:r w:rsidR="00411C65" w:rsidRPr="008F3387">
        <w:rPr>
          <w:rStyle w:val="KeyWord0"/>
        </w:rPr>
        <w:t>{int</w:t>
      </w:r>
      <w:r w:rsidR="00411C65">
        <w:t xml:space="preserve"> </w:t>
      </w:r>
      <w:r w:rsidR="00411C65" w:rsidRPr="008F3387">
        <w:rPr>
          <w:rStyle w:val="KeyWord0"/>
        </w:rPr>
        <w:t>i;}</w:t>
      </w:r>
      <w:r w:rsidR="00411C65">
        <w:t xml:space="preserve"> is an invalid combination.</w:t>
      </w:r>
    </w:p>
    <w:p w14:paraId="03A1776A" w14:textId="77777777" w:rsidR="00DA382D" w:rsidRPr="00DA382D" w:rsidRDefault="00DA382D" w:rsidP="00DA382D">
      <w:pPr>
        <w:pStyle w:val="Code"/>
        <w:rPr>
          <w:highlight w:val="white"/>
        </w:rPr>
      </w:pPr>
      <w:r w:rsidRPr="00DA382D">
        <w:rPr>
          <w:highlight w:val="white"/>
        </w:rPr>
        <w:t xml:space="preserve">        else {</w:t>
      </w:r>
    </w:p>
    <w:p w14:paraId="646ED2EE" w14:textId="77777777" w:rsidR="00DA382D" w:rsidRPr="00DA382D" w:rsidRDefault="00DA382D" w:rsidP="00DA382D">
      <w:pPr>
        <w:pStyle w:val="Code"/>
        <w:rPr>
          <w:highlight w:val="white"/>
        </w:rPr>
      </w:pPr>
      <w:r w:rsidRPr="00DA382D">
        <w:rPr>
          <w:highlight w:val="white"/>
        </w:rPr>
        <w:t xml:space="preserve">          Assert.Error(MaskToString((int) sortMaskValue), Message.</w:t>
      </w:r>
    </w:p>
    <w:p w14:paraId="0A9EE1DC" w14:textId="77777777" w:rsidR="00DA382D" w:rsidRPr="00DA382D" w:rsidRDefault="00DA382D" w:rsidP="00DA382D">
      <w:pPr>
        <w:pStyle w:val="Code"/>
        <w:rPr>
          <w:highlight w:val="white"/>
        </w:rPr>
      </w:pPr>
      <w:r w:rsidRPr="00DA382D">
        <w:rPr>
          <w:highlight w:val="white"/>
        </w:rPr>
        <w:t xml:space="preserve">                             Invalid_specifier_sequence_together_with_type);</w:t>
      </w:r>
    </w:p>
    <w:p w14:paraId="0C4B6FE5" w14:textId="77777777" w:rsidR="00DA382D" w:rsidRPr="00DA382D" w:rsidRDefault="00DA382D" w:rsidP="00DA382D">
      <w:pPr>
        <w:pStyle w:val="Code"/>
        <w:rPr>
          <w:highlight w:val="white"/>
        </w:rPr>
      </w:pPr>
      <w:r w:rsidRPr="00DA382D">
        <w:rPr>
          <w:highlight w:val="white"/>
        </w:rPr>
        <w:t xml:space="preserve">        }</w:t>
      </w:r>
    </w:p>
    <w:p w14:paraId="451055CB" w14:textId="73F59780" w:rsidR="00DA382D" w:rsidRPr="00DA382D" w:rsidRDefault="00DD6D39" w:rsidP="00DD6D39">
      <w:pPr>
        <w:rPr>
          <w:highlight w:val="white"/>
        </w:rPr>
      </w:pPr>
      <w:r>
        <w:rPr>
          <w:highlight w:val="white"/>
        </w:rPr>
        <w:t xml:space="preserve">Finally, the </w:t>
      </w:r>
      <w:r w:rsidR="0032175C">
        <w:rPr>
          <w:highlight w:val="white"/>
        </w:rPr>
        <w:t>specifier</w:t>
      </w:r>
      <w:r>
        <w:rPr>
          <w:highlight w:val="white"/>
        </w:rPr>
        <w:t xml:space="preserve"> with the external linkage, storage, and type is retur</w:t>
      </w:r>
      <w:r w:rsidR="00606C49">
        <w:rPr>
          <w:highlight w:val="white"/>
        </w:rPr>
        <w:t>n</w:t>
      </w:r>
      <w:r>
        <w:rPr>
          <w:highlight w:val="white"/>
        </w:rPr>
        <w:t>ed.</w:t>
      </w:r>
    </w:p>
    <w:p w14:paraId="1EB83007" w14:textId="77777777" w:rsidR="00DA382D" w:rsidRPr="00DA382D" w:rsidRDefault="00DA382D" w:rsidP="00DA382D">
      <w:pPr>
        <w:pStyle w:val="Code"/>
        <w:rPr>
          <w:highlight w:val="white"/>
        </w:rPr>
      </w:pPr>
      <w:r w:rsidRPr="00DA382D">
        <w:rPr>
          <w:highlight w:val="white"/>
        </w:rPr>
        <w:t xml:space="preserve">        return (new Specifier(externalLinkage, storage, type));</w:t>
      </w:r>
    </w:p>
    <w:p w14:paraId="1B1749DF" w14:textId="77777777" w:rsidR="00DA382D" w:rsidRPr="00DA382D" w:rsidRDefault="00DA382D" w:rsidP="00DA382D">
      <w:pPr>
        <w:pStyle w:val="Code"/>
        <w:rPr>
          <w:highlight w:val="white"/>
        </w:rPr>
      </w:pPr>
      <w:r w:rsidRPr="00DA382D">
        <w:rPr>
          <w:highlight w:val="white"/>
        </w:rPr>
        <w:t xml:space="preserve">      }</w:t>
      </w:r>
    </w:p>
    <w:p w14:paraId="6779B4DE" w14:textId="77777777" w:rsidR="00DA382D" w:rsidRPr="00DA382D" w:rsidRDefault="00DA382D" w:rsidP="00DA382D">
      <w:pPr>
        <w:pStyle w:val="Code"/>
        <w:rPr>
          <w:highlight w:val="white"/>
        </w:rPr>
      </w:pPr>
      <w:r w:rsidRPr="00DA382D">
        <w:rPr>
          <w:highlight w:val="white"/>
        </w:rPr>
        <w:t xml:space="preserve">    }</w:t>
      </w:r>
    </w:p>
    <w:p w14:paraId="7391C021" w14:textId="3569C020" w:rsidR="006B225B" w:rsidRPr="006A39B5" w:rsidRDefault="006A39B5" w:rsidP="006A39B5">
      <w:pPr>
        <w:rPr>
          <w:color w:val="auto"/>
        </w:rPr>
      </w:pPr>
      <w:r>
        <w:t>The</w:t>
      </w:r>
      <w:r w:rsidRPr="00491CEF">
        <w:t xml:space="preserve"> </w:t>
      </w:r>
      <w:r w:rsidR="00491CEF" w:rsidRPr="00491CEF">
        <w:rPr>
          <w:rStyle w:val="KeyWord0"/>
        </w:rPr>
        <w:t>QualifierList</w:t>
      </w:r>
      <w:r w:rsidR="00491CEF">
        <w:t xml:space="preserve"> </w:t>
      </w:r>
      <w:r w:rsidRPr="00491CEF">
        <w:t>method is called when a pointer is declared. It</w:t>
      </w:r>
      <w:r w:rsidR="00491CEF">
        <w:t xml:space="preserve"> </w:t>
      </w:r>
      <w:r w:rsidRPr="00491CEF">
        <w:t>exam</w:t>
      </w:r>
      <w:r w:rsidR="00491CEF">
        <w:t>s</w:t>
      </w:r>
      <w:r w:rsidRPr="00491CEF">
        <w:t xml:space="preserve"> whether the pointer </w:t>
      </w:r>
      <w:r>
        <w:t>is constant or volatile.</w:t>
      </w:r>
    </w:p>
    <w:p w14:paraId="68C16F87" w14:textId="77777777" w:rsidR="00816992" w:rsidRPr="00816992" w:rsidRDefault="00816992" w:rsidP="00816992">
      <w:pPr>
        <w:pStyle w:val="Code"/>
        <w:rPr>
          <w:highlight w:val="white"/>
        </w:rPr>
      </w:pPr>
      <w:r w:rsidRPr="00816992">
        <w:rPr>
          <w:highlight w:val="white"/>
        </w:rPr>
        <w:t xml:space="preserve">    public static Type QualifierList(List&lt;Mask&gt; qualifierList) {</w:t>
      </w:r>
    </w:p>
    <w:p w14:paraId="5FE07EF5" w14:textId="77777777" w:rsidR="00816992" w:rsidRPr="00816992" w:rsidRDefault="00816992" w:rsidP="00816992">
      <w:pPr>
        <w:pStyle w:val="Code"/>
        <w:rPr>
          <w:highlight w:val="white"/>
        </w:rPr>
      </w:pPr>
      <w:r w:rsidRPr="00816992">
        <w:rPr>
          <w:highlight w:val="white"/>
        </w:rPr>
        <w:t xml:space="preserve">      int totalMaskValue = 0;</w:t>
      </w:r>
    </w:p>
    <w:p w14:paraId="427372F1" w14:textId="77777777" w:rsidR="00816992" w:rsidRPr="00816992" w:rsidRDefault="00816992" w:rsidP="00816992">
      <w:pPr>
        <w:pStyle w:val="Code"/>
        <w:rPr>
          <w:highlight w:val="white"/>
        </w:rPr>
      </w:pPr>
      <w:r w:rsidRPr="00816992">
        <w:rPr>
          <w:highlight w:val="white"/>
        </w:rPr>
        <w:t xml:space="preserve">    </w:t>
      </w:r>
    </w:p>
    <w:p w14:paraId="620D5DA4" w14:textId="77777777" w:rsidR="00816992" w:rsidRPr="00816992" w:rsidRDefault="00816992" w:rsidP="00816992">
      <w:pPr>
        <w:pStyle w:val="Code"/>
        <w:rPr>
          <w:highlight w:val="white"/>
        </w:rPr>
      </w:pPr>
      <w:r w:rsidRPr="00816992">
        <w:rPr>
          <w:highlight w:val="white"/>
        </w:rPr>
        <w:t xml:space="preserve">      foreach (Mask mask in qualifierList) {</w:t>
      </w:r>
    </w:p>
    <w:p w14:paraId="35CE5178" w14:textId="77777777" w:rsidR="00816992" w:rsidRPr="00816992" w:rsidRDefault="00816992" w:rsidP="00816992">
      <w:pPr>
        <w:pStyle w:val="Code"/>
        <w:rPr>
          <w:highlight w:val="white"/>
        </w:rPr>
      </w:pPr>
      <w:r w:rsidRPr="00816992">
        <w:rPr>
          <w:highlight w:val="white"/>
        </w:rPr>
        <w:t xml:space="preserve">        int maskValue = (int) mask;</w:t>
      </w:r>
    </w:p>
    <w:p w14:paraId="471829DB" w14:textId="77777777" w:rsidR="00816992" w:rsidRPr="00816992" w:rsidRDefault="00816992" w:rsidP="00816992">
      <w:pPr>
        <w:pStyle w:val="Code"/>
        <w:rPr>
          <w:highlight w:val="white"/>
        </w:rPr>
      </w:pPr>
    </w:p>
    <w:p w14:paraId="050A986B" w14:textId="77777777" w:rsidR="00816992" w:rsidRPr="00816992" w:rsidRDefault="00816992" w:rsidP="00816992">
      <w:pPr>
        <w:pStyle w:val="Code"/>
        <w:rPr>
          <w:highlight w:val="white"/>
        </w:rPr>
      </w:pPr>
      <w:r w:rsidRPr="00816992">
        <w:rPr>
          <w:highlight w:val="white"/>
        </w:rPr>
        <w:t xml:space="preserve">        if ((maskValue &amp; totalMaskValue) != 0) {</w:t>
      </w:r>
    </w:p>
    <w:p w14:paraId="0285FCE5" w14:textId="77777777" w:rsidR="00816992" w:rsidRPr="00816992" w:rsidRDefault="00816992" w:rsidP="00816992">
      <w:pPr>
        <w:pStyle w:val="Code"/>
        <w:rPr>
          <w:highlight w:val="white"/>
        </w:rPr>
      </w:pPr>
      <w:r w:rsidRPr="00816992">
        <w:rPr>
          <w:highlight w:val="white"/>
        </w:rPr>
        <w:t xml:space="preserve">          Assert.Error(MaskToString(maskValue),</w:t>
      </w:r>
    </w:p>
    <w:p w14:paraId="69437D42" w14:textId="77777777" w:rsidR="00816992" w:rsidRPr="00816992" w:rsidRDefault="00816992" w:rsidP="00816992">
      <w:pPr>
        <w:pStyle w:val="Code"/>
        <w:rPr>
          <w:highlight w:val="white"/>
        </w:rPr>
      </w:pPr>
      <w:r w:rsidRPr="00816992">
        <w:rPr>
          <w:highlight w:val="white"/>
        </w:rPr>
        <w:t xml:space="preserve">                       Message.Keyword_defined_twice);</w:t>
      </w:r>
    </w:p>
    <w:p w14:paraId="5D29434A" w14:textId="77777777" w:rsidR="00816992" w:rsidRPr="00816992" w:rsidRDefault="00816992" w:rsidP="00816992">
      <w:pPr>
        <w:pStyle w:val="Code"/>
        <w:rPr>
          <w:highlight w:val="white"/>
        </w:rPr>
      </w:pPr>
      <w:r w:rsidRPr="00816992">
        <w:rPr>
          <w:highlight w:val="white"/>
        </w:rPr>
        <w:t xml:space="preserve">        }</w:t>
      </w:r>
    </w:p>
    <w:p w14:paraId="13075776" w14:textId="77777777" w:rsidR="00816992" w:rsidRPr="00816992" w:rsidRDefault="00816992" w:rsidP="00816992">
      <w:pPr>
        <w:pStyle w:val="Code"/>
        <w:rPr>
          <w:highlight w:val="white"/>
        </w:rPr>
      </w:pPr>
    </w:p>
    <w:p w14:paraId="1BB2FAB9" w14:textId="77777777" w:rsidR="00816992" w:rsidRPr="00816992" w:rsidRDefault="00816992" w:rsidP="00816992">
      <w:pPr>
        <w:pStyle w:val="Code"/>
        <w:rPr>
          <w:highlight w:val="white"/>
        </w:rPr>
      </w:pPr>
      <w:r w:rsidRPr="00816992">
        <w:rPr>
          <w:highlight w:val="white"/>
        </w:rPr>
        <w:t xml:space="preserve">        totalMaskValue |= maskValue;</w:t>
      </w:r>
    </w:p>
    <w:p w14:paraId="3C494F2B" w14:textId="77777777" w:rsidR="00816992" w:rsidRPr="00816992" w:rsidRDefault="00816992" w:rsidP="00816992">
      <w:pPr>
        <w:pStyle w:val="Code"/>
        <w:rPr>
          <w:highlight w:val="white"/>
        </w:rPr>
      </w:pPr>
      <w:r w:rsidRPr="00816992">
        <w:rPr>
          <w:highlight w:val="white"/>
        </w:rPr>
        <w:t xml:space="preserve">      }</w:t>
      </w:r>
    </w:p>
    <w:p w14:paraId="636EF4CB" w14:textId="77777777" w:rsidR="00816992" w:rsidRPr="00816992" w:rsidRDefault="00816992" w:rsidP="00816992">
      <w:pPr>
        <w:pStyle w:val="Code"/>
        <w:rPr>
          <w:highlight w:val="white"/>
        </w:rPr>
      </w:pPr>
    </w:p>
    <w:p w14:paraId="32B1F739" w14:textId="77777777" w:rsidR="00816992" w:rsidRPr="00816992" w:rsidRDefault="00816992" w:rsidP="00816992">
      <w:pPr>
        <w:pStyle w:val="Code"/>
        <w:rPr>
          <w:highlight w:val="white"/>
        </w:rPr>
      </w:pPr>
      <w:r w:rsidRPr="00816992">
        <w:rPr>
          <w:highlight w:val="white"/>
        </w:rPr>
        <w:t xml:space="preserve">      Type type = Type.VoidPointerType;</w:t>
      </w:r>
    </w:p>
    <w:p w14:paraId="706619A0" w14:textId="77777777" w:rsidR="00816992" w:rsidRPr="00816992" w:rsidRDefault="00816992" w:rsidP="00816992">
      <w:pPr>
        <w:pStyle w:val="Code"/>
        <w:rPr>
          <w:highlight w:val="white"/>
        </w:rPr>
      </w:pPr>
      <w:r w:rsidRPr="00816992">
        <w:rPr>
          <w:highlight w:val="white"/>
        </w:rPr>
        <w:t xml:space="preserve">      type.IsConstant = (totalMaskValue &amp; ((int) Mask.Constant)) != 0;</w:t>
      </w:r>
    </w:p>
    <w:p w14:paraId="17F1F9C0" w14:textId="77777777" w:rsidR="00816992" w:rsidRPr="00816992" w:rsidRDefault="00816992" w:rsidP="00816992">
      <w:pPr>
        <w:pStyle w:val="Code"/>
        <w:rPr>
          <w:highlight w:val="white"/>
        </w:rPr>
      </w:pPr>
      <w:r w:rsidRPr="00816992">
        <w:rPr>
          <w:highlight w:val="white"/>
        </w:rPr>
        <w:lastRenderedPageBreak/>
        <w:t xml:space="preserve">      type.IsVolatile = (totalMaskValue &amp; ((int) Mask.Volatile)) != 0;</w:t>
      </w:r>
    </w:p>
    <w:p w14:paraId="39070082" w14:textId="77777777" w:rsidR="00816992" w:rsidRPr="00816992" w:rsidRDefault="00816992" w:rsidP="00816992">
      <w:pPr>
        <w:pStyle w:val="Code"/>
        <w:rPr>
          <w:highlight w:val="white"/>
        </w:rPr>
      </w:pPr>
      <w:r w:rsidRPr="00816992">
        <w:rPr>
          <w:highlight w:val="white"/>
        </w:rPr>
        <w:t xml:space="preserve">      return type;</w:t>
      </w:r>
    </w:p>
    <w:p w14:paraId="7E134F43" w14:textId="77777777" w:rsidR="00C870F7" w:rsidRDefault="00816992" w:rsidP="00C870F7">
      <w:pPr>
        <w:pStyle w:val="Code"/>
        <w:rPr>
          <w:highlight w:val="white"/>
        </w:rPr>
      </w:pPr>
      <w:r w:rsidRPr="00816992">
        <w:rPr>
          <w:highlight w:val="white"/>
        </w:rPr>
        <w:t xml:space="preserve">    }</w:t>
      </w:r>
    </w:p>
    <w:p w14:paraId="348957BC" w14:textId="235A96F2" w:rsidR="00816992" w:rsidRPr="00816992" w:rsidRDefault="00C870F7" w:rsidP="00C870F7">
      <w:pPr>
        <w:rPr>
          <w:highlight w:val="white"/>
        </w:rPr>
      </w:pPr>
      <w:r>
        <w:rPr>
          <w:highlight w:val="white"/>
        </w:rPr>
        <w:t>T</w:t>
      </w:r>
      <w:r w:rsidR="00491CEF">
        <w:rPr>
          <w:highlight w:val="white"/>
        </w:rPr>
        <w:t xml:space="preserve">he </w:t>
      </w:r>
      <w:r w:rsidR="00491CEF" w:rsidRPr="00C870F7">
        <w:rPr>
          <w:rStyle w:val="KeyWord0"/>
          <w:highlight w:val="white"/>
        </w:rPr>
        <w:t>MaskToString</w:t>
      </w:r>
      <w:r w:rsidR="00491CEF">
        <w:rPr>
          <w:highlight w:val="white"/>
        </w:rPr>
        <w:t xml:space="preserve"> method is called when reporting an error</w:t>
      </w:r>
      <w:r w:rsidR="005E55F2">
        <w:rPr>
          <w:highlight w:val="white"/>
        </w:rPr>
        <w:t>. I</w:t>
      </w:r>
      <w:r w:rsidR="00491CEF">
        <w:rPr>
          <w:highlight w:val="white"/>
        </w:rPr>
        <w:t xml:space="preserve">t returns a string </w:t>
      </w:r>
      <w:r w:rsidR="009E1A81">
        <w:rPr>
          <w:highlight w:val="white"/>
        </w:rPr>
        <w:t xml:space="preserve">holding </w:t>
      </w:r>
      <w:r w:rsidR="005E55F2">
        <w:rPr>
          <w:highlight w:val="white"/>
        </w:rPr>
        <w:t>the declaration specifiers as text.</w:t>
      </w:r>
    </w:p>
    <w:p w14:paraId="13F7A436" w14:textId="77777777" w:rsidR="00816992" w:rsidRPr="00816992" w:rsidRDefault="00816992" w:rsidP="00816992">
      <w:pPr>
        <w:pStyle w:val="Code"/>
        <w:rPr>
          <w:highlight w:val="white"/>
        </w:rPr>
      </w:pPr>
      <w:r w:rsidRPr="00816992">
        <w:rPr>
          <w:highlight w:val="white"/>
        </w:rPr>
        <w:t xml:space="preserve">    private static string MaskToString(int totalMaskValue) {</w:t>
      </w:r>
    </w:p>
    <w:p w14:paraId="1E636816" w14:textId="77777777" w:rsidR="00816992" w:rsidRPr="00816992" w:rsidRDefault="00816992" w:rsidP="00816992">
      <w:pPr>
        <w:pStyle w:val="Code"/>
        <w:rPr>
          <w:highlight w:val="white"/>
        </w:rPr>
      </w:pPr>
      <w:r w:rsidRPr="00816992">
        <w:rPr>
          <w:highlight w:val="white"/>
        </w:rPr>
        <w:t xml:space="preserve">      StringBuilder maskBuffer = new StringBuilder();</w:t>
      </w:r>
    </w:p>
    <w:p w14:paraId="669CDDDF" w14:textId="14EC6F88" w:rsidR="00816992" w:rsidRPr="00816992" w:rsidRDefault="00763422" w:rsidP="00763422">
      <w:pPr>
        <w:rPr>
          <w:highlight w:val="white"/>
        </w:rPr>
      </w:pPr>
      <w:r>
        <w:rPr>
          <w:highlight w:val="white"/>
        </w:rPr>
        <w:t>We iterate throught the bits of the</w:t>
      </w:r>
      <w:r w:rsidR="00B47878">
        <w:rPr>
          <w:highlight w:val="white"/>
        </w:rPr>
        <w:t xml:space="preserve"> mask and add the text of the Mask enumeration matching each true bit (bit with value one).</w:t>
      </w:r>
    </w:p>
    <w:p w14:paraId="2AF89199" w14:textId="77777777" w:rsidR="00816992" w:rsidRPr="00816992" w:rsidRDefault="00816992" w:rsidP="00816992">
      <w:pPr>
        <w:pStyle w:val="Code"/>
        <w:rPr>
          <w:highlight w:val="white"/>
        </w:rPr>
      </w:pPr>
      <w:r w:rsidRPr="00816992">
        <w:rPr>
          <w:highlight w:val="white"/>
        </w:rPr>
        <w:t xml:space="preserve">      for (int maskValue = 1; maskValue != 0; maskValue &lt;&lt;= 1) {</w:t>
      </w:r>
    </w:p>
    <w:p w14:paraId="1CF66F67" w14:textId="77777777" w:rsidR="00816992" w:rsidRPr="00816992" w:rsidRDefault="00816992" w:rsidP="00816992">
      <w:pPr>
        <w:pStyle w:val="Code"/>
        <w:rPr>
          <w:highlight w:val="white"/>
        </w:rPr>
      </w:pPr>
      <w:r w:rsidRPr="00816992">
        <w:rPr>
          <w:highlight w:val="white"/>
        </w:rPr>
        <w:t xml:space="preserve">        if ((maskValue &amp; totalMaskValue) != 0) {</w:t>
      </w:r>
    </w:p>
    <w:p w14:paraId="351C8D92" w14:textId="77777777" w:rsidR="00816992" w:rsidRPr="00816992" w:rsidRDefault="00816992" w:rsidP="00816992">
      <w:pPr>
        <w:pStyle w:val="Code"/>
        <w:rPr>
          <w:highlight w:val="white"/>
        </w:rPr>
      </w:pPr>
      <w:r w:rsidRPr="00816992">
        <w:rPr>
          <w:highlight w:val="white"/>
        </w:rPr>
        <w:t xml:space="preserve">          string maskName = Enum.GetName(typeof(Mask), maskValue).ToLower();</w:t>
      </w:r>
    </w:p>
    <w:p w14:paraId="236FFB00" w14:textId="77777777" w:rsidR="00816992" w:rsidRPr="00816992" w:rsidRDefault="00816992" w:rsidP="00816992">
      <w:pPr>
        <w:pStyle w:val="Code"/>
        <w:rPr>
          <w:highlight w:val="white"/>
        </w:rPr>
      </w:pPr>
      <w:r w:rsidRPr="00816992">
        <w:rPr>
          <w:highlight w:val="white"/>
        </w:rPr>
        <w:t xml:space="preserve">          maskBuffer.Append(((maskBuffer.Length &gt; 0) ? " " : "") + maskName);</w:t>
      </w:r>
    </w:p>
    <w:p w14:paraId="19FCE420" w14:textId="77777777" w:rsidR="00816992" w:rsidRPr="00816992" w:rsidRDefault="00816992" w:rsidP="00816992">
      <w:pPr>
        <w:pStyle w:val="Code"/>
        <w:rPr>
          <w:highlight w:val="white"/>
        </w:rPr>
      </w:pPr>
      <w:r w:rsidRPr="00816992">
        <w:rPr>
          <w:highlight w:val="white"/>
        </w:rPr>
        <w:t xml:space="preserve">        }</w:t>
      </w:r>
    </w:p>
    <w:p w14:paraId="15C87126" w14:textId="77777777" w:rsidR="00816992" w:rsidRPr="00816992" w:rsidRDefault="00816992" w:rsidP="00816992">
      <w:pPr>
        <w:pStyle w:val="Code"/>
        <w:rPr>
          <w:highlight w:val="white"/>
        </w:rPr>
      </w:pPr>
      <w:r w:rsidRPr="00816992">
        <w:rPr>
          <w:highlight w:val="white"/>
        </w:rPr>
        <w:t xml:space="preserve">      }</w:t>
      </w:r>
    </w:p>
    <w:p w14:paraId="45A98A42" w14:textId="77777777" w:rsidR="00816992" w:rsidRPr="00816992" w:rsidRDefault="00816992" w:rsidP="00816992">
      <w:pPr>
        <w:pStyle w:val="Code"/>
        <w:rPr>
          <w:highlight w:val="white"/>
        </w:rPr>
      </w:pPr>
    </w:p>
    <w:p w14:paraId="1429DC72" w14:textId="77777777" w:rsidR="00816992" w:rsidRPr="00816992" w:rsidRDefault="00816992" w:rsidP="00816992">
      <w:pPr>
        <w:pStyle w:val="Code"/>
        <w:rPr>
          <w:highlight w:val="white"/>
        </w:rPr>
      </w:pPr>
      <w:r w:rsidRPr="00816992">
        <w:rPr>
          <w:highlight w:val="white"/>
        </w:rPr>
        <w:t xml:space="preserve">      return maskBuffer.ToString();</w:t>
      </w:r>
    </w:p>
    <w:p w14:paraId="24FACC6B" w14:textId="77777777" w:rsidR="00816992" w:rsidRPr="00816992" w:rsidRDefault="00816992" w:rsidP="00816992">
      <w:pPr>
        <w:pStyle w:val="Code"/>
        <w:rPr>
          <w:highlight w:val="white"/>
        </w:rPr>
      </w:pPr>
      <w:r w:rsidRPr="00816992">
        <w:rPr>
          <w:highlight w:val="white"/>
        </w:rPr>
        <w:t xml:space="preserve">    }</w:t>
      </w:r>
    </w:p>
    <w:p w14:paraId="4480F7E4" w14:textId="77777777" w:rsidR="00816992" w:rsidRPr="00816992" w:rsidRDefault="00816992" w:rsidP="00816992">
      <w:pPr>
        <w:pStyle w:val="Code"/>
        <w:rPr>
          <w:highlight w:val="white"/>
        </w:rPr>
      </w:pPr>
      <w:r w:rsidRPr="00816992">
        <w:rPr>
          <w:highlight w:val="white"/>
        </w:rPr>
        <w:t xml:space="preserve">  }</w:t>
      </w:r>
    </w:p>
    <w:p w14:paraId="1D2FA303" w14:textId="77777777" w:rsidR="00816992" w:rsidRPr="00816992" w:rsidRDefault="00816992" w:rsidP="00816992">
      <w:pPr>
        <w:pStyle w:val="Code"/>
        <w:rPr>
          <w:rFonts w:ascii="Times New Roman" w:hAnsi="Times New Roman" w:cstheme="majorBidi"/>
          <w:color w:val="000000" w:themeColor="text1"/>
          <w:sz w:val="40"/>
          <w:szCs w:val="26"/>
        </w:rPr>
      </w:pPr>
      <w:r>
        <w:rPr>
          <w:highlight w:val="white"/>
          <w:lang w:val="sv-SE"/>
        </w:rPr>
        <w:t>}</w:t>
      </w:r>
    </w:p>
    <w:p w14:paraId="3B549B34" w14:textId="716F4A25" w:rsidR="007126A2" w:rsidRDefault="00566B7F" w:rsidP="00816992">
      <w:pPr>
        <w:pStyle w:val="Rubrik2"/>
      </w:pPr>
      <w:r>
        <w:t>Declarators</w:t>
      </w:r>
    </w:p>
    <w:p w14:paraId="557C5883" w14:textId="1BF31EDA" w:rsidR="00C830CD" w:rsidRDefault="00793045" w:rsidP="00C830CD">
      <w:r>
        <w:t>A declarator follows the declaration specifiers.</w:t>
      </w:r>
      <w:r w:rsidR="00A45A79">
        <w:t xml:space="preserve"> A declarator can be </w:t>
      </w:r>
      <w:r w:rsidR="00266D64">
        <w:t>initialized</w:t>
      </w:r>
      <w:r w:rsidR="00A45A79">
        <w:t xml:space="preserve"> with a value or marked with its size in bits.</w:t>
      </w:r>
      <w:r>
        <w:t xml:space="preserve"> </w:t>
      </w:r>
      <w:r w:rsidR="00D76CC6">
        <w:t>The bold part of the following code are examples of declarators.</w:t>
      </w:r>
      <w:r w:rsidR="000D7B68">
        <w:t xml:space="preserve"> </w:t>
      </w:r>
      <w:r w:rsidR="000C363D">
        <w:t>Only members of a struct can be marked with bits</w:t>
      </w:r>
      <w:r w:rsidR="002743DF">
        <w:t>. S</w:t>
      </w:r>
      <w:r w:rsidR="000C363D">
        <w:t xml:space="preserve">truct or union member as well as function parameters cannot be </w:t>
      </w:r>
      <w:r w:rsidR="00266D64">
        <w:t>initialized</w:t>
      </w:r>
      <w:r w:rsidR="000C363D">
        <w:t>.</w:t>
      </w:r>
    </w:p>
    <w:p w14:paraId="353371A7" w14:textId="27A94CB7" w:rsidR="00A853BF" w:rsidRDefault="00A853BF" w:rsidP="00A853BF">
      <w:pPr>
        <w:pStyle w:val="Code"/>
      </w:pPr>
      <w:r>
        <w:t xml:space="preserve">int </w:t>
      </w:r>
      <w:r w:rsidR="004D3890" w:rsidRPr="007C3E24">
        <w:rPr>
          <w:rStyle w:val="KeyWord0"/>
        </w:rPr>
        <w:t>i</w:t>
      </w:r>
      <w:r w:rsidR="004D3890">
        <w:t xml:space="preserve">, </w:t>
      </w:r>
      <w:r w:rsidR="004D3890" w:rsidRPr="007C3E24">
        <w:rPr>
          <w:rStyle w:val="KeyWord0"/>
        </w:rPr>
        <w:t>j</w:t>
      </w:r>
      <w:r w:rsidR="008D7E9D" w:rsidRPr="003D667B">
        <w:t xml:space="preserve"> </w:t>
      </w:r>
      <w:r w:rsidR="008D7E9D">
        <w:rPr>
          <w:rStyle w:val="KeyWord0"/>
        </w:rPr>
        <w:t>=</w:t>
      </w:r>
      <w:r w:rsidR="008D7E9D" w:rsidRPr="003D667B">
        <w:t xml:space="preserve"> </w:t>
      </w:r>
      <w:r w:rsidR="008D7E9D">
        <w:rPr>
          <w:rStyle w:val="KeyWord0"/>
        </w:rPr>
        <w:t>2</w:t>
      </w:r>
      <w:r>
        <w:t>;</w:t>
      </w:r>
    </w:p>
    <w:p w14:paraId="41F8A89D" w14:textId="2CF475EA" w:rsidR="00A853BF" w:rsidRDefault="00A853BF" w:rsidP="00A853BF">
      <w:pPr>
        <w:pStyle w:val="Code"/>
      </w:pPr>
      <w:r>
        <w:t xml:space="preserve">double </w:t>
      </w:r>
      <w:r w:rsidRPr="007C3E24">
        <w:rPr>
          <w:rStyle w:val="KeyWord0"/>
        </w:rPr>
        <w:t>x</w:t>
      </w:r>
      <w:r>
        <w:t xml:space="preserve"> </w:t>
      </w:r>
      <w:r w:rsidRPr="007C3E24">
        <w:rPr>
          <w:rStyle w:val="KeyWord0"/>
        </w:rPr>
        <w:t>=</w:t>
      </w:r>
      <w:r>
        <w:t xml:space="preserve"> </w:t>
      </w:r>
      <w:r w:rsidRPr="007C3E24">
        <w:rPr>
          <w:rStyle w:val="KeyWord0"/>
        </w:rPr>
        <w:t>3.14</w:t>
      </w:r>
      <w:r>
        <w:t>;</w:t>
      </w:r>
    </w:p>
    <w:p w14:paraId="395C52EF" w14:textId="33169CD5" w:rsidR="00A853BF" w:rsidRDefault="00A853BF" w:rsidP="00A853BF">
      <w:pPr>
        <w:pStyle w:val="Code"/>
      </w:pPr>
      <w:r>
        <w:t xml:space="preserve">int </w:t>
      </w:r>
      <w:r w:rsidRPr="007C3E24">
        <w:rPr>
          <w:rStyle w:val="KeyWord0"/>
        </w:rPr>
        <w:t>f(a,</w:t>
      </w:r>
      <w:r>
        <w:t xml:space="preserve"> </w:t>
      </w:r>
      <w:r w:rsidRPr="007C3E24">
        <w:rPr>
          <w:rStyle w:val="KeyWord0"/>
        </w:rPr>
        <w:t>b,</w:t>
      </w:r>
      <w:r>
        <w:t xml:space="preserve"> </w:t>
      </w:r>
      <w:r w:rsidRPr="007C3E24">
        <w:rPr>
          <w:rStyle w:val="KeyWord0"/>
        </w:rPr>
        <w:t>c)</w:t>
      </w:r>
      <w:r>
        <w:t>;</w:t>
      </w:r>
    </w:p>
    <w:p w14:paraId="058B64EF" w14:textId="368E0800" w:rsidR="00A853BF" w:rsidRDefault="00A853BF" w:rsidP="00A853BF">
      <w:pPr>
        <w:pStyle w:val="Code"/>
      </w:pPr>
      <w:r>
        <w:t xml:space="preserve">char </w:t>
      </w:r>
      <w:r w:rsidRPr="007C3E24">
        <w:rPr>
          <w:rStyle w:val="KeyWord0"/>
        </w:rPr>
        <w:t>s[]</w:t>
      </w:r>
      <w:r>
        <w:t xml:space="preserve"> </w:t>
      </w:r>
      <w:r w:rsidRPr="007C3E24">
        <w:rPr>
          <w:rStyle w:val="KeyWord0"/>
        </w:rPr>
        <w:t>=</w:t>
      </w:r>
      <w:r>
        <w:t xml:space="preserve"> </w:t>
      </w:r>
      <w:r w:rsidR="007C3E24">
        <w:rPr>
          <w:rStyle w:val="KeyWord0"/>
        </w:rPr>
        <w:t>"</w:t>
      </w:r>
      <w:r w:rsidRPr="007C3E24">
        <w:rPr>
          <w:rStyle w:val="KeyWord0"/>
        </w:rPr>
        <w:t>Hello</w:t>
      </w:r>
      <w:r w:rsidR="007C3E24">
        <w:rPr>
          <w:rStyle w:val="KeyWord0"/>
        </w:rPr>
        <w:t>"</w:t>
      </w:r>
      <w:r>
        <w:t>;</w:t>
      </w:r>
    </w:p>
    <w:p w14:paraId="42DA3A4C" w14:textId="3B82AB3E" w:rsidR="00A853BF" w:rsidRDefault="00A853BF" w:rsidP="00A853BF">
      <w:pPr>
        <w:pStyle w:val="Code"/>
      </w:pPr>
      <w:r>
        <w:t xml:space="preserve">int </w:t>
      </w:r>
      <w:r w:rsidRPr="00836507">
        <w:rPr>
          <w:rStyle w:val="KeyWord0"/>
        </w:rPr>
        <w:t>*p</w:t>
      </w:r>
      <w:r>
        <w:t xml:space="preserve">, </w:t>
      </w:r>
      <w:r w:rsidRPr="00836507">
        <w:rPr>
          <w:rStyle w:val="KeyWord0"/>
        </w:rPr>
        <w:t>*q</w:t>
      </w:r>
      <w:r>
        <w:t xml:space="preserve"> </w:t>
      </w:r>
      <w:r w:rsidRPr="00836507">
        <w:rPr>
          <w:rStyle w:val="KeyWord0"/>
        </w:rPr>
        <w:t>=</w:t>
      </w:r>
      <w:r>
        <w:t xml:space="preserve"> </w:t>
      </w:r>
      <w:r w:rsidRPr="00836507">
        <w:rPr>
          <w:rStyle w:val="KeyWord0"/>
        </w:rPr>
        <w:t>&amp;i</w:t>
      </w:r>
      <w:r>
        <w:t>;</w:t>
      </w:r>
    </w:p>
    <w:p w14:paraId="1EF03714" w14:textId="4AE2C9E1" w:rsidR="00A853BF" w:rsidRDefault="009641C9" w:rsidP="00A853BF">
      <w:pPr>
        <w:pStyle w:val="Code"/>
      </w:pPr>
      <w:r>
        <w:t xml:space="preserve">long int </w:t>
      </w:r>
      <w:r w:rsidRPr="00836507">
        <w:rPr>
          <w:rStyle w:val="KeyWord0"/>
        </w:rPr>
        <w:t>value:</w:t>
      </w:r>
      <w:r w:rsidR="004D3890" w:rsidRPr="00836507">
        <w:rPr>
          <w:rStyle w:val="KeyWord0"/>
        </w:rPr>
        <w:t>7</w:t>
      </w:r>
      <w:r w:rsidR="004D3890">
        <w:t>;</w:t>
      </w:r>
    </w:p>
    <w:p w14:paraId="63BABC64" w14:textId="5682AA64" w:rsidR="00005BD5" w:rsidRDefault="00005BD5" w:rsidP="00005BD5">
      <w:r>
        <w:t>A declarator can be a simple variable, an array, or a function with old-style or new-style parameter list.</w:t>
      </w:r>
    </w:p>
    <w:p w14:paraId="4513A874" w14:textId="5412790D" w:rsidR="007126A2" w:rsidRDefault="007126A2" w:rsidP="00566B7F">
      <w:pPr>
        <w:pStyle w:val="CodeHeader"/>
      </w:pPr>
      <w:r>
        <w:t>Declarator.cs</w:t>
      </w:r>
    </w:p>
    <w:p w14:paraId="408209B8" w14:textId="77777777" w:rsidR="00566B7F" w:rsidRPr="00566B7F" w:rsidRDefault="00566B7F" w:rsidP="00566B7F">
      <w:pPr>
        <w:pStyle w:val="Code"/>
        <w:rPr>
          <w:highlight w:val="white"/>
        </w:rPr>
      </w:pPr>
      <w:r w:rsidRPr="00566B7F">
        <w:rPr>
          <w:highlight w:val="white"/>
        </w:rPr>
        <w:t>namespace CCompiler {</w:t>
      </w:r>
    </w:p>
    <w:p w14:paraId="57BBB979" w14:textId="77777777" w:rsidR="00566B7F" w:rsidRPr="00566B7F" w:rsidRDefault="00566B7F" w:rsidP="00566B7F">
      <w:pPr>
        <w:pStyle w:val="Code"/>
        <w:rPr>
          <w:highlight w:val="white"/>
        </w:rPr>
      </w:pPr>
      <w:r w:rsidRPr="00566B7F">
        <w:rPr>
          <w:highlight w:val="white"/>
        </w:rPr>
        <w:t xml:space="preserve">  public class Declarator {</w:t>
      </w:r>
    </w:p>
    <w:p w14:paraId="57C74ACC" w14:textId="77777777" w:rsidR="00566B7F" w:rsidRPr="00566B7F" w:rsidRDefault="00566B7F" w:rsidP="00566B7F">
      <w:pPr>
        <w:pStyle w:val="Code"/>
        <w:rPr>
          <w:highlight w:val="white"/>
        </w:rPr>
      </w:pPr>
      <w:r w:rsidRPr="00566B7F">
        <w:rPr>
          <w:highlight w:val="white"/>
        </w:rPr>
        <w:t xml:space="preserve">    private string m_name;</w:t>
      </w:r>
    </w:p>
    <w:p w14:paraId="138D46E8" w14:textId="77777777" w:rsidR="00566B7F" w:rsidRPr="00566B7F" w:rsidRDefault="00566B7F" w:rsidP="00566B7F">
      <w:pPr>
        <w:pStyle w:val="Code"/>
        <w:rPr>
          <w:highlight w:val="white"/>
        </w:rPr>
      </w:pPr>
      <w:r w:rsidRPr="00566B7F">
        <w:rPr>
          <w:highlight w:val="white"/>
        </w:rPr>
        <w:t xml:space="preserve">    private Type m_firstType, m_lastType;</w:t>
      </w:r>
    </w:p>
    <w:p w14:paraId="2DE6011B" w14:textId="77777777" w:rsidR="00566B7F" w:rsidRPr="00566B7F" w:rsidRDefault="00566B7F" w:rsidP="00566B7F">
      <w:pPr>
        <w:pStyle w:val="Code"/>
        <w:rPr>
          <w:highlight w:val="white"/>
        </w:rPr>
      </w:pPr>
    </w:p>
    <w:p w14:paraId="6BC545F1" w14:textId="77777777" w:rsidR="00566B7F" w:rsidRPr="00566B7F" w:rsidRDefault="00566B7F" w:rsidP="00566B7F">
      <w:pPr>
        <w:pStyle w:val="Code"/>
        <w:rPr>
          <w:highlight w:val="white"/>
        </w:rPr>
      </w:pPr>
      <w:r w:rsidRPr="00566B7F">
        <w:rPr>
          <w:highlight w:val="white"/>
        </w:rPr>
        <w:t xml:space="preserve">    public Declarator(string name) {</w:t>
      </w:r>
    </w:p>
    <w:p w14:paraId="0A19264A" w14:textId="0BD7F0B2" w:rsidR="00566B7F" w:rsidRPr="00566B7F" w:rsidRDefault="00566B7F" w:rsidP="00566B7F">
      <w:pPr>
        <w:pStyle w:val="Code"/>
        <w:rPr>
          <w:highlight w:val="white"/>
        </w:rPr>
      </w:pPr>
      <w:r w:rsidRPr="00566B7F">
        <w:rPr>
          <w:highlight w:val="white"/>
        </w:rPr>
        <w:t xml:space="preserve">      </w:t>
      </w:r>
      <w:r w:rsidR="005D04D1">
        <w:rPr>
          <w:highlight w:val="white"/>
        </w:rPr>
        <w:t>m_n</w:t>
      </w:r>
      <w:r w:rsidRPr="00566B7F">
        <w:rPr>
          <w:highlight w:val="white"/>
        </w:rPr>
        <w:t>ame = name;</w:t>
      </w:r>
    </w:p>
    <w:p w14:paraId="01DEA28E" w14:textId="77777777" w:rsidR="00566B7F" w:rsidRPr="00566B7F" w:rsidRDefault="00566B7F" w:rsidP="00566B7F">
      <w:pPr>
        <w:pStyle w:val="Code"/>
        <w:rPr>
          <w:highlight w:val="white"/>
        </w:rPr>
      </w:pPr>
      <w:r w:rsidRPr="00566B7F">
        <w:rPr>
          <w:highlight w:val="white"/>
        </w:rPr>
        <w:t xml:space="preserve">    }</w:t>
      </w:r>
    </w:p>
    <w:p w14:paraId="550EC181" w14:textId="77777777" w:rsidR="00566B7F" w:rsidRPr="00566B7F" w:rsidRDefault="00566B7F" w:rsidP="00566B7F">
      <w:pPr>
        <w:pStyle w:val="Code"/>
        <w:rPr>
          <w:highlight w:val="white"/>
        </w:rPr>
      </w:pPr>
      <w:r w:rsidRPr="00566B7F">
        <w:rPr>
          <w:highlight w:val="white"/>
        </w:rPr>
        <w:t xml:space="preserve">  </w:t>
      </w:r>
    </w:p>
    <w:p w14:paraId="32225A3E" w14:textId="77777777" w:rsidR="00566B7F" w:rsidRPr="00566B7F" w:rsidRDefault="00566B7F" w:rsidP="00566B7F">
      <w:pPr>
        <w:pStyle w:val="Code"/>
        <w:rPr>
          <w:highlight w:val="white"/>
        </w:rPr>
      </w:pPr>
      <w:r w:rsidRPr="00566B7F">
        <w:rPr>
          <w:highlight w:val="white"/>
        </w:rPr>
        <w:t xml:space="preserve">    public string Name {</w:t>
      </w:r>
    </w:p>
    <w:p w14:paraId="6AECC7F9" w14:textId="77777777" w:rsidR="00566B7F" w:rsidRPr="00566B7F" w:rsidRDefault="00566B7F" w:rsidP="00566B7F">
      <w:pPr>
        <w:pStyle w:val="Code"/>
        <w:rPr>
          <w:highlight w:val="white"/>
        </w:rPr>
      </w:pPr>
      <w:r w:rsidRPr="00566B7F">
        <w:rPr>
          <w:highlight w:val="white"/>
        </w:rPr>
        <w:t xml:space="preserve">      get { return m_name; }</w:t>
      </w:r>
    </w:p>
    <w:p w14:paraId="18C0984A" w14:textId="77777777" w:rsidR="00566B7F" w:rsidRPr="00566B7F" w:rsidRDefault="00566B7F" w:rsidP="00566B7F">
      <w:pPr>
        <w:pStyle w:val="Code"/>
        <w:rPr>
          <w:highlight w:val="white"/>
        </w:rPr>
      </w:pPr>
      <w:r w:rsidRPr="00566B7F">
        <w:rPr>
          <w:highlight w:val="white"/>
        </w:rPr>
        <w:t xml:space="preserve">      set { m_name = value; }</w:t>
      </w:r>
    </w:p>
    <w:p w14:paraId="2F9F1A0A" w14:textId="77777777" w:rsidR="00566B7F" w:rsidRPr="00566B7F" w:rsidRDefault="00566B7F" w:rsidP="00566B7F">
      <w:pPr>
        <w:pStyle w:val="Code"/>
        <w:rPr>
          <w:highlight w:val="white"/>
        </w:rPr>
      </w:pPr>
      <w:r w:rsidRPr="00566B7F">
        <w:rPr>
          <w:highlight w:val="white"/>
        </w:rPr>
        <w:t xml:space="preserve">    }</w:t>
      </w:r>
    </w:p>
    <w:p w14:paraId="05B6AC3B" w14:textId="77777777" w:rsidR="00566B7F" w:rsidRPr="00566B7F" w:rsidRDefault="00566B7F" w:rsidP="00566B7F">
      <w:pPr>
        <w:pStyle w:val="Code"/>
        <w:rPr>
          <w:highlight w:val="white"/>
        </w:rPr>
      </w:pPr>
    </w:p>
    <w:p w14:paraId="4BFA088F" w14:textId="77777777" w:rsidR="00566B7F" w:rsidRPr="00566B7F" w:rsidRDefault="00566B7F" w:rsidP="00566B7F">
      <w:pPr>
        <w:pStyle w:val="Code"/>
        <w:rPr>
          <w:highlight w:val="white"/>
        </w:rPr>
      </w:pPr>
      <w:r w:rsidRPr="00566B7F">
        <w:rPr>
          <w:highlight w:val="white"/>
        </w:rPr>
        <w:t xml:space="preserve">    public Type Type {</w:t>
      </w:r>
    </w:p>
    <w:p w14:paraId="52272778" w14:textId="77777777" w:rsidR="00566B7F" w:rsidRPr="00566B7F" w:rsidRDefault="00566B7F" w:rsidP="00566B7F">
      <w:pPr>
        <w:pStyle w:val="Code"/>
        <w:rPr>
          <w:highlight w:val="white"/>
        </w:rPr>
      </w:pPr>
      <w:r w:rsidRPr="00566B7F">
        <w:rPr>
          <w:highlight w:val="white"/>
        </w:rPr>
        <w:t xml:space="preserve">      get { return m_firstType; }</w:t>
      </w:r>
    </w:p>
    <w:p w14:paraId="43221869" w14:textId="77777777" w:rsidR="00566B7F" w:rsidRPr="00566B7F" w:rsidRDefault="00566B7F" w:rsidP="00566B7F">
      <w:pPr>
        <w:pStyle w:val="Code"/>
        <w:rPr>
          <w:highlight w:val="white"/>
        </w:rPr>
      </w:pPr>
      <w:r w:rsidRPr="00566B7F">
        <w:rPr>
          <w:highlight w:val="white"/>
        </w:rPr>
        <w:t xml:space="preserve">    }</w:t>
      </w:r>
    </w:p>
    <w:p w14:paraId="3C2AAD70" w14:textId="1E9FEE60" w:rsidR="00566B7F" w:rsidRPr="00566B7F" w:rsidRDefault="008175BD" w:rsidP="008175BD">
      <w:pPr>
        <w:rPr>
          <w:highlight w:val="white"/>
        </w:rPr>
      </w:pPr>
      <w:r>
        <w:rPr>
          <w:highlight w:val="white"/>
        </w:rPr>
        <w:lastRenderedPageBreak/>
        <w:t>If we add a type to the declarator where there is no previous type, we set both the first and last type to that type.</w:t>
      </w:r>
    </w:p>
    <w:p w14:paraId="4C4C8425" w14:textId="78AE4828" w:rsidR="00566B7F" w:rsidRPr="00566B7F" w:rsidRDefault="00566B7F" w:rsidP="00566B7F">
      <w:pPr>
        <w:pStyle w:val="Code"/>
        <w:rPr>
          <w:highlight w:val="white"/>
        </w:rPr>
      </w:pPr>
      <w:r w:rsidRPr="00566B7F">
        <w:rPr>
          <w:highlight w:val="white"/>
        </w:rPr>
        <w:t xml:space="preserve">    public void Add(</w:t>
      </w:r>
      <w:r w:rsidR="00F7018E">
        <w:rPr>
          <w:highlight w:val="white"/>
        </w:rPr>
        <w:t>Type</w:t>
      </w:r>
      <w:r w:rsidRPr="00566B7F">
        <w:rPr>
          <w:highlight w:val="white"/>
        </w:rPr>
        <w:t xml:space="preserve"> </w:t>
      </w:r>
      <w:r w:rsidR="00F7018E">
        <w:rPr>
          <w:highlight w:val="white"/>
        </w:rPr>
        <w:t>newType</w:t>
      </w:r>
      <w:r w:rsidRPr="00566B7F">
        <w:rPr>
          <w:highlight w:val="white"/>
        </w:rPr>
        <w:t>) {</w:t>
      </w:r>
    </w:p>
    <w:p w14:paraId="2E764CD8" w14:textId="77777777" w:rsidR="00566B7F" w:rsidRPr="00566B7F" w:rsidRDefault="00566B7F" w:rsidP="00566B7F">
      <w:pPr>
        <w:pStyle w:val="Code"/>
        <w:rPr>
          <w:highlight w:val="white"/>
        </w:rPr>
      </w:pPr>
      <w:r w:rsidRPr="00566B7F">
        <w:rPr>
          <w:highlight w:val="white"/>
        </w:rPr>
        <w:t xml:space="preserve">      if (m_firstType == null) {</w:t>
      </w:r>
    </w:p>
    <w:p w14:paraId="0B6EC64D" w14:textId="26140FF9" w:rsidR="00566B7F" w:rsidRPr="00566B7F" w:rsidRDefault="00566B7F" w:rsidP="00566B7F">
      <w:pPr>
        <w:pStyle w:val="Code"/>
        <w:rPr>
          <w:highlight w:val="white"/>
        </w:rPr>
      </w:pPr>
      <w:r w:rsidRPr="00566B7F">
        <w:rPr>
          <w:highlight w:val="white"/>
        </w:rPr>
        <w:t xml:space="preserve">        m_firstType = m_lastType = </w:t>
      </w:r>
      <w:r w:rsidR="00F7018E">
        <w:rPr>
          <w:highlight w:val="white"/>
        </w:rPr>
        <w:t>newType</w:t>
      </w:r>
      <w:r w:rsidRPr="00566B7F">
        <w:rPr>
          <w:highlight w:val="white"/>
        </w:rPr>
        <w:t>;</w:t>
      </w:r>
    </w:p>
    <w:p w14:paraId="33BA248E" w14:textId="77777777" w:rsidR="00566B7F" w:rsidRPr="00566B7F" w:rsidRDefault="00566B7F" w:rsidP="00566B7F">
      <w:pPr>
        <w:pStyle w:val="Code"/>
        <w:rPr>
          <w:highlight w:val="white"/>
        </w:rPr>
      </w:pPr>
      <w:r w:rsidRPr="00566B7F">
        <w:rPr>
          <w:highlight w:val="white"/>
        </w:rPr>
        <w:t xml:space="preserve">      }</w:t>
      </w:r>
    </w:p>
    <w:p w14:paraId="0719385A" w14:textId="77777777" w:rsidR="00566B7F" w:rsidRPr="00566B7F" w:rsidRDefault="00566B7F" w:rsidP="00566B7F">
      <w:pPr>
        <w:pStyle w:val="Code"/>
        <w:rPr>
          <w:highlight w:val="white"/>
        </w:rPr>
      </w:pPr>
      <w:r w:rsidRPr="00566B7F">
        <w:rPr>
          <w:highlight w:val="white"/>
        </w:rPr>
        <w:t xml:space="preserve">      else {</w:t>
      </w:r>
    </w:p>
    <w:p w14:paraId="6D938339" w14:textId="4592C813" w:rsidR="00566B7F" w:rsidRDefault="00566B7F" w:rsidP="00566B7F">
      <w:pPr>
        <w:pStyle w:val="Code"/>
        <w:rPr>
          <w:highlight w:val="white"/>
        </w:rPr>
      </w:pPr>
      <w:r w:rsidRPr="00566B7F">
        <w:rPr>
          <w:highlight w:val="white"/>
        </w:rPr>
        <w:t xml:space="preserve">        switch (m_lastType.Sort) {</w:t>
      </w:r>
    </w:p>
    <w:p w14:paraId="2B125486" w14:textId="66D0A57A" w:rsidR="00AA39D4" w:rsidRPr="00566B7F" w:rsidRDefault="00AA39D4" w:rsidP="00AA39D4">
      <w:pPr>
        <w:rPr>
          <w:highlight w:val="white"/>
        </w:rPr>
      </w:pPr>
      <w:r>
        <w:rPr>
          <w:highlight w:val="white"/>
        </w:rPr>
        <w:t>If the last</w:t>
      </w:r>
      <w:r w:rsidR="00F7018E">
        <w:rPr>
          <w:highlight w:val="white"/>
        </w:rPr>
        <w:t xml:space="preserve"> type</w:t>
      </w:r>
      <w:r>
        <w:rPr>
          <w:highlight w:val="white"/>
        </w:rPr>
        <w:t xml:space="preserve"> of the declarator is a pointer, we set it to point at the new </w:t>
      </w:r>
      <w:r w:rsidR="00F7018E">
        <w:rPr>
          <w:highlight w:val="white"/>
        </w:rPr>
        <w:t>type</w:t>
      </w:r>
      <w:r>
        <w:rPr>
          <w:highlight w:val="white"/>
        </w:rPr>
        <w:t>.</w:t>
      </w:r>
    </w:p>
    <w:p w14:paraId="4F1E1A31" w14:textId="77777777" w:rsidR="00566B7F" w:rsidRPr="00566B7F" w:rsidRDefault="00566B7F" w:rsidP="00566B7F">
      <w:pPr>
        <w:pStyle w:val="Code"/>
        <w:rPr>
          <w:highlight w:val="white"/>
        </w:rPr>
      </w:pPr>
      <w:r w:rsidRPr="00566B7F">
        <w:rPr>
          <w:highlight w:val="white"/>
        </w:rPr>
        <w:t xml:space="preserve">          case Sort.Pointer:</w:t>
      </w:r>
    </w:p>
    <w:p w14:paraId="50DFA6A3" w14:textId="31B28869" w:rsidR="00566B7F" w:rsidRPr="00566B7F" w:rsidRDefault="00566B7F" w:rsidP="00566B7F">
      <w:pPr>
        <w:pStyle w:val="Code"/>
        <w:rPr>
          <w:highlight w:val="white"/>
        </w:rPr>
      </w:pPr>
      <w:r w:rsidRPr="00566B7F">
        <w:rPr>
          <w:highlight w:val="white"/>
        </w:rPr>
        <w:t xml:space="preserve">            m_lastType.PointerType = </w:t>
      </w:r>
      <w:r w:rsidR="00F7018E">
        <w:rPr>
          <w:highlight w:val="white"/>
        </w:rPr>
        <w:t>newType</w:t>
      </w:r>
      <w:r w:rsidRPr="00566B7F">
        <w:rPr>
          <w:highlight w:val="white"/>
        </w:rPr>
        <w:t>;</w:t>
      </w:r>
    </w:p>
    <w:p w14:paraId="2F089714" w14:textId="7BE4A9B2"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7798A843" w14:textId="77777777" w:rsidR="00566B7F" w:rsidRPr="00566B7F" w:rsidRDefault="00566B7F" w:rsidP="00566B7F">
      <w:pPr>
        <w:pStyle w:val="Code"/>
        <w:rPr>
          <w:highlight w:val="white"/>
        </w:rPr>
      </w:pPr>
      <w:r w:rsidRPr="00566B7F">
        <w:rPr>
          <w:highlight w:val="white"/>
        </w:rPr>
        <w:t xml:space="preserve">            break;</w:t>
      </w:r>
    </w:p>
    <w:p w14:paraId="367C15EA" w14:textId="319FD93C" w:rsidR="00566B7F" w:rsidRPr="00566B7F" w:rsidRDefault="00AA39D4" w:rsidP="00AA39D4">
      <w:pPr>
        <w:rPr>
          <w:highlight w:val="white"/>
        </w:rPr>
      </w:pPr>
      <w:r>
        <w:rPr>
          <w:highlight w:val="white"/>
        </w:rPr>
        <w:t xml:space="preserve">If the last </w:t>
      </w:r>
      <w:r w:rsidR="00F7018E">
        <w:rPr>
          <w:highlight w:val="white"/>
        </w:rPr>
        <w:t>type</w:t>
      </w:r>
      <w:r>
        <w:rPr>
          <w:highlight w:val="white"/>
        </w:rPr>
        <w:t xml:space="preserve"> of the declarator is a</w:t>
      </w:r>
      <w:r w:rsidR="002D5806">
        <w:rPr>
          <w:highlight w:val="white"/>
        </w:rPr>
        <w:t>n</w:t>
      </w:r>
      <w:r>
        <w:rPr>
          <w:highlight w:val="white"/>
        </w:rPr>
        <w:t xml:space="preserve"> </w:t>
      </w:r>
      <w:r w:rsidR="004E1F7A">
        <w:rPr>
          <w:highlight w:val="white"/>
        </w:rPr>
        <w:t>array</w:t>
      </w:r>
      <w:r>
        <w:rPr>
          <w:highlight w:val="white"/>
        </w:rPr>
        <w:t xml:space="preserve">, we set </w:t>
      </w:r>
      <w:r w:rsidR="00184C4A">
        <w:rPr>
          <w:highlight w:val="white"/>
        </w:rPr>
        <w:t xml:space="preserve">the </w:t>
      </w:r>
      <w:r w:rsidR="004E1F7A">
        <w:rPr>
          <w:highlight w:val="white"/>
        </w:rPr>
        <w:t xml:space="preserve">type of the </w:t>
      </w:r>
      <w:r w:rsidR="00184C4A">
        <w:rPr>
          <w:highlight w:val="white"/>
        </w:rPr>
        <w:t xml:space="preserve">array to be the new </w:t>
      </w:r>
      <w:r w:rsidR="00F7018E">
        <w:rPr>
          <w:highlight w:val="white"/>
        </w:rPr>
        <w:t>type</w:t>
      </w:r>
      <w:r w:rsidR="00184C4A">
        <w:rPr>
          <w:highlight w:val="white"/>
        </w:rPr>
        <w:t xml:space="preserve">. </w:t>
      </w:r>
      <w:r w:rsidR="00FD3D82">
        <w:rPr>
          <w:highlight w:val="white"/>
        </w:rPr>
        <w:t xml:space="preserve">However, </w:t>
      </w:r>
      <w:r w:rsidR="00184C4A">
        <w:rPr>
          <w:highlight w:val="white"/>
        </w:rPr>
        <w:t xml:space="preserve">the array must be complete; that is, it </w:t>
      </w:r>
      <w:r w:rsidR="00B869BC">
        <w:rPr>
          <w:highlight w:val="white"/>
        </w:rPr>
        <w:t>must have a stated size.</w:t>
      </w:r>
      <w:r w:rsidR="002D5806">
        <w:rPr>
          <w:highlight w:val="white"/>
        </w:rPr>
        <w:t xml:space="preserve"> </w:t>
      </w:r>
      <w:r w:rsidR="00FD3D82">
        <w:rPr>
          <w:highlight w:val="white"/>
        </w:rPr>
        <w:t>Moreover, t</w:t>
      </w:r>
      <w:r w:rsidR="002D5806">
        <w:rPr>
          <w:highlight w:val="white"/>
        </w:rPr>
        <w:t>he new type cannot be a function, since arrays of functions are not allowed.</w:t>
      </w:r>
    </w:p>
    <w:p w14:paraId="51618A59" w14:textId="77777777" w:rsidR="00566B7F" w:rsidRPr="00566B7F" w:rsidRDefault="00566B7F" w:rsidP="00566B7F">
      <w:pPr>
        <w:pStyle w:val="Code"/>
        <w:rPr>
          <w:highlight w:val="white"/>
        </w:rPr>
      </w:pPr>
      <w:r w:rsidRPr="00566B7F">
        <w:rPr>
          <w:highlight w:val="white"/>
        </w:rPr>
        <w:t xml:space="preserve">          case Sort.Array:</w:t>
      </w:r>
    </w:p>
    <w:p w14:paraId="1F492B0E" w14:textId="3CF2DDEE"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.IsComplete(),</w:t>
      </w:r>
    </w:p>
    <w:p w14:paraId="26055818" w14:textId="4B575A05" w:rsidR="00566B7F" w:rsidRPr="00566B7F" w:rsidRDefault="00566B7F" w:rsidP="00566B7F">
      <w:pPr>
        <w:pStyle w:val="Code"/>
        <w:rPr>
          <w:highlight w:val="white"/>
        </w:rPr>
      </w:pPr>
      <w:r>
        <w:rPr>
          <w:highlight w:val="white"/>
        </w:rPr>
        <w:t xml:space="preserve">                         </w:t>
      </w:r>
      <w:r w:rsidRPr="00566B7F">
        <w:rPr>
          <w:highlight w:val="white"/>
        </w:rPr>
        <w:t>Message.Array_of_incomplete_</w:t>
      </w:r>
      <w:r w:rsidR="00611B03">
        <w:rPr>
          <w:highlight w:val="white"/>
        </w:rPr>
        <w:t>t</w:t>
      </w:r>
      <w:r w:rsidR="00F7018E">
        <w:rPr>
          <w:highlight w:val="white"/>
        </w:rPr>
        <w:t>ype</w:t>
      </w:r>
      <w:r w:rsidRPr="00566B7F">
        <w:rPr>
          <w:highlight w:val="white"/>
        </w:rPr>
        <w:t>_not_allowed);</w:t>
      </w:r>
    </w:p>
    <w:p w14:paraId="17CE3D9F" w14:textId="6F0E34AF"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.IsFunction(),</w:t>
      </w:r>
    </w:p>
    <w:p w14:paraId="36114971" w14:textId="4104A16F" w:rsidR="00566B7F" w:rsidRPr="00566B7F" w:rsidRDefault="00566B7F" w:rsidP="00566B7F">
      <w:pPr>
        <w:pStyle w:val="Code"/>
        <w:rPr>
          <w:highlight w:val="white"/>
        </w:rPr>
      </w:pPr>
      <w:r>
        <w:rPr>
          <w:highlight w:val="white"/>
        </w:rPr>
        <w:t xml:space="preserve">                         </w:t>
      </w:r>
      <w:r w:rsidRPr="00566B7F">
        <w:rPr>
          <w:highlight w:val="white"/>
        </w:rPr>
        <w:t>Message.Array_of_function_not_allowed);</w:t>
      </w:r>
    </w:p>
    <w:p w14:paraId="503B3AC8" w14:textId="4140BCF2" w:rsidR="00566B7F" w:rsidRPr="00566B7F" w:rsidRDefault="00566B7F" w:rsidP="00566B7F">
      <w:pPr>
        <w:pStyle w:val="Code"/>
        <w:rPr>
          <w:highlight w:val="white"/>
        </w:rPr>
      </w:pPr>
      <w:r w:rsidRPr="00566B7F">
        <w:rPr>
          <w:highlight w:val="white"/>
        </w:rPr>
        <w:t xml:space="preserve">            m_lastType.ArrayType = </w:t>
      </w:r>
      <w:r w:rsidR="00F7018E">
        <w:rPr>
          <w:highlight w:val="white"/>
        </w:rPr>
        <w:t>newType</w:t>
      </w:r>
      <w:r w:rsidRPr="00566B7F">
        <w:rPr>
          <w:highlight w:val="white"/>
        </w:rPr>
        <w:t>;</w:t>
      </w:r>
    </w:p>
    <w:p w14:paraId="0B4AF67B" w14:textId="10060D44"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3EAF7C33" w14:textId="77777777" w:rsidR="00566B7F" w:rsidRPr="00566B7F" w:rsidRDefault="00566B7F" w:rsidP="00566B7F">
      <w:pPr>
        <w:pStyle w:val="Code"/>
        <w:rPr>
          <w:highlight w:val="white"/>
        </w:rPr>
      </w:pPr>
      <w:r w:rsidRPr="00566B7F">
        <w:rPr>
          <w:highlight w:val="white"/>
        </w:rPr>
        <w:t xml:space="preserve">            break;</w:t>
      </w:r>
    </w:p>
    <w:p w14:paraId="6D3C8D96" w14:textId="5230C6D0" w:rsidR="00566B7F" w:rsidRPr="00566B7F" w:rsidRDefault="002D5806" w:rsidP="002D5806">
      <w:pPr>
        <w:rPr>
          <w:highlight w:val="white"/>
        </w:rPr>
      </w:pPr>
      <w:r>
        <w:rPr>
          <w:highlight w:val="white"/>
        </w:rPr>
        <w:t xml:space="preserve">If the last type of the declarator </w:t>
      </w:r>
      <w:r w:rsidR="00C72F1F">
        <w:rPr>
          <w:highlight w:val="white"/>
        </w:rPr>
        <w:t>is a function, set the return type of the function to be the new type.</w:t>
      </w:r>
      <w:r w:rsidR="00FD3D82">
        <w:rPr>
          <w:highlight w:val="white"/>
        </w:rPr>
        <w:t xml:space="preserve"> However, the new type cannot be an array</w:t>
      </w:r>
      <w:r w:rsidR="002972A6">
        <w:rPr>
          <w:highlight w:val="white"/>
        </w:rPr>
        <w:t xml:space="preserve"> or a function</w:t>
      </w:r>
      <w:r w:rsidR="00FD3D82">
        <w:rPr>
          <w:highlight w:val="white"/>
        </w:rPr>
        <w:t xml:space="preserve">, since </w:t>
      </w:r>
      <w:r w:rsidR="00D11059">
        <w:rPr>
          <w:highlight w:val="white"/>
        </w:rPr>
        <w:t>function</w:t>
      </w:r>
      <w:r w:rsidR="002972A6">
        <w:rPr>
          <w:highlight w:val="white"/>
        </w:rPr>
        <w:t>s are</w:t>
      </w:r>
      <w:r w:rsidR="00D11059">
        <w:rPr>
          <w:highlight w:val="white"/>
        </w:rPr>
        <w:t xml:space="preserve"> not allowed to return an array</w:t>
      </w:r>
      <w:r w:rsidR="002972A6">
        <w:rPr>
          <w:highlight w:val="white"/>
        </w:rPr>
        <w:t>s or functions.</w:t>
      </w:r>
    </w:p>
    <w:p w14:paraId="4710A442" w14:textId="77777777" w:rsidR="00566B7F" w:rsidRPr="00566B7F" w:rsidRDefault="00566B7F" w:rsidP="00566B7F">
      <w:pPr>
        <w:pStyle w:val="Code"/>
        <w:rPr>
          <w:highlight w:val="white"/>
        </w:rPr>
      </w:pPr>
      <w:r w:rsidRPr="00566B7F">
        <w:rPr>
          <w:highlight w:val="white"/>
        </w:rPr>
        <w:t xml:space="preserve">          case Sort.Function:</w:t>
      </w:r>
    </w:p>
    <w:p w14:paraId="60279BE9" w14:textId="15CF93D2"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.IsArray(),</w:t>
      </w:r>
    </w:p>
    <w:p w14:paraId="647A600D" w14:textId="0C46F617" w:rsidR="00566B7F" w:rsidRPr="00566B7F" w:rsidRDefault="00566B7F" w:rsidP="00566B7F">
      <w:pPr>
        <w:pStyle w:val="Code"/>
        <w:rPr>
          <w:highlight w:val="white"/>
        </w:rPr>
      </w:pPr>
      <w:r>
        <w:rPr>
          <w:highlight w:val="white"/>
        </w:rPr>
        <w:t xml:space="preserve">                         </w:t>
      </w:r>
      <w:r w:rsidRPr="00566B7F">
        <w:rPr>
          <w:highlight w:val="white"/>
        </w:rPr>
        <w:t>Message.Function_cannot_return_array);</w:t>
      </w:r>
    </w:p>
    <w:p w14:paraId="16053DC7" w14:textId="14DFBD77" w:rsidR="00E0239C"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.IsFunction(),</w:t>
      </w:r>
    </w:p>
    <w:p w14:paraId="45C3B807" w14:textId="25AF1150" w:rsidR="00566B7F" w:rsidRPr="00566B7F" w:rsidRDefault="00E0239C" w:rsidP="00566B7F">
      <w:pPr>
        <w:pStyle w:val="Code"/>
        <w:rPr>
          <w:highlight w:val="white"/>
        </w:rPr>
      </w:pPr>
      <w:r>
        <w:rPr>
          <w:highlight w:val="white"/>
        </w:rPr>
        <w:t xml:space="preserve">                         </w:t>
      </w:r>
      <w:r w:rsidR="00566B7F" w:rsidRPr="00566B7F">
        <w:rPr>
          <w:highlight w:val="white"/>
        </w:rPr>
        <w:t>Message.Function_cannot_return_function);</w:t>
      </w:r>
    </w:p>
    <w:p w14:paraId="0077AE34" w14:textId="136CF560" w:rsidR="00566B7F" w:rsidRPr="00566B7F" w:rsidRDefault="00566B7F" w:rsidP="00566B7F">
      <w:pPr>
        <w:pStyle w:val="Code"/>
        <w:rPr>
          <w:highlight w:val="white"/>
        </w:rPr>
      </w:pPr>
      <w:r w:rsidRPr="00566B7F">
        <w:rPr>
          <w:highlight w:val="white"/>
        </w:rPr>
        <w:t xml:space="preserve">            m_lastType.ReturnType = </w:t>
      </w:r>
      <w:r w:rsidR="00F7018E">
        <w:rPr>
          <w:highlight w:val="white"/>
        </w:rPr>
        <w:t>newType</w:t>
      </w:r>
      <w:r w:rsidRPr="00566B7F">
        <w:rPr>
          <w:highlight w:val="white"/>
        </w:rPr>
        <w:t>;</w:t>
      </w:r>
    </w:p>
    <w:p w14:paraId="0A62A336" w14:textId="78548A53"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051C0971" w14:textId="77777777" w:rsidR="00566B7F" w:rsidRPr="00566B7F" w:rsidRDefault="00566B7F" w:rsidP="00566B7F">
      <w:pPr>
        <w:pStyle w:val="Code"/>
        <w:rPr>
          <w:highlight w:val="white"/>
        </w:rPr>
      </w:pPr>
      <w:r w:rsidRPr="00566B7F">
        <w:rPr>
          <w:highlight w:val="white"/>
        </w:rPr>
        <w:t xml:space="preserve">            break;</w:t>
      </w:r>
    </w:p>
    <w:p w14:paraId="1FA2E338" w14:textId="77777777" w:rsidR="00566B7F" w:rsidRPr="00566B7F" w:rsidRDefault="00566B7F" w:rsidP="00566B7F">
      <w:pPr>
        <w:pStyle w:val="Code"/>
        <w:rPr>
          <w:highlight w:val="white"/>
        </w:rPr>
      </w:pPr>
      <w:r w:rsidRPr="00566B7F">
        <w:rPr>
          <w:highlight w:val="white"/>
        </w:rPr>
        <w:t xml:space="preserve">        }</w:t>
      </w:r>
    </w:p>
    <w:p w14:paraId="46F3AF27" w14:textId="77777777" w:rsidR="00566B7F" w:rsidRPr="00566B7F" w:rsidRDefault="00566B7F" w:rsidP="00566B7F">
      <w:pPr>
        <w:pStyle w:val="Code"/>
        <w:rPr>
          <w:highlight w:val="white"/>
        </w:rPr>
      </w:pPr>
      <w:r w:rsidRPr="00566B7F">
        <w:rPr>
          <w:highlight w:val="white"/>
        </w:rPr>
        <w:t xml:space="preserve">      }</w:t>
      </w:r>
    </w:p>
    <w:p w14:paraId="0D933829" w14:textId="77777777" w:rsidR="00566B7F" w:rsidRPr="00566B7F" w:rsidRDefault="00566B7F" w:rsidP="00566B7F">
      <w:pPr>
        <w:pStyle w:val="Code"/>
        <w:rPr>
          <w:highlight w:val="white"/>
        </w:rPr>
      </w:pPr>
      <w:r w:rsidRPr="00566B7F">
        <w:rPr>
          <w:highlight w:val="white"/>
        </w:rPr>
        <w:t xml:space="preserve">    }</w:t>
      </w:r>
    </w:p>
    <w:p w14:paraId="63DE358A" w14:textId="77777777" w:rsidR="00566B7F" w:rsidRPr="00566B7F" w:rsidRDefault="00566B7F" w:rsidP="00566B7F">
      <w:pPr>
        <w:pStyle w:val="Code"/>
        <w:rPr>
          <w:highlight w:val="white"/>
        </w:rPr>
      </w:pPr>
      <w:r w:rsidRPr="00566B7F">
        <w:rPr>
          <w:highlight w:val="white"/>
        </w:rPr>
        <w:t xml:space="preserve">  }</w:t>
      </w:r>
    </w:p>
    <w:p w14:paraId="1AE550A0" w14:textId="77777777" w:rsidR="00067453" w:rsidRDefault="00566B7F" w:rsidP="00067453">
      <w:pPr>
        <w:pStyle w:val="Code"/>
      </w:pPr>
      <w:r w:rsidRPr="00566B7F">
        <w:rPr>
          <w:highlight w:val="white"/>
        </w:rPr>
        <w:t>}</w:t>
      </w:r>
    </w:p>
    <w:p w14:paraId="370E962A" w14:textId="220E5526" w:rsidR="007126A2" w:rsidRDefault="00E0239C" w:rsidP="00067453">
      <w:pPr>
        <w:pStyle w:val="Rubrik1"/>
      </w:pPr>
      <w:r>
        <w:lastRenderedPageBreak/>
        <w:t>The Symbol Table</w:t>
      </w:r>
    </w:p>
    <w:p w14:paraId="51C47049" w14:textId="191AC029" w:rsidR="00840BA8" w:rsidRDefault="00FE32B4" w:rsidP="00CE158A">
      <w:r>
        <w:t>T</w:t>
      </w:r>
      <w:r w:rsidR="00CE158A">
        <w:t xml:space="preserve">he symbol table </w:t>
      </w:r>
      <w:r w:rsidR="0084607F">
        <w:t>h</w:t>
      </w:r>
      <w:r w:rsidR="00CE158A">
        <w:t>old</w:t>
      </w:r>
      <w:r w:rsidR="0084607F">
        <w:t>s</w:t>
      </w:r>
      <w:r w:rsidR="00CE158A">
        <w:t xml:space="preserve"> symbols</w:t>
      </w:r>
      <w:r w:rsidR="0084607F">
        <w:t xml:space="preserve"> as well as st</w:t>
      </w:r>
      <w:r w:rsidR="00CE158A">
        <w:t>ruct and union tags</w:t>
      </w:r>
      <w:r w:rsidR="0084607F">
        <w:t xml:space="preserve">, </w:t>
      </w:r>
      <w:r w:rsidR="00CE158A">
        <w:t>but not enumeration tags. Moreover, there is one symbol table for the global space, for each function, for each block in a function</w:t>
      </w:r>
      <w:r w:rsidR="00A36E3F">
        <w:t>, and for each struct or union</w:t>
      </w:r>
      <w:r w:rsidR="00CE158A">
        <w:t xml:space="preserve">. In this way, the symbol tables form a hierarchy where each table </w:t>
      </w:r>
      <w:r w:rsidR="00840BA8">
        <w:t>holds</w:t>
      </w:r>
      <w:r w:rsidR="00CE158A">
        <w:t xml:space="preserve"> its parent table</w:t>
      </w:r>
      <w:r w:rsidR="00FD6094">
        <w:t>.</w:t>
      </w:r>
    </w:p>
    <w:p w14:paraId="5A08517A" w14:textId="3B5EFE31" w:rsidR="009E55B1" w:rsidRDefault="009E55B1" w:rsidP="009E55B1">
      <w:pPr>
        <w:pStyle w:val="CodeHeader"/>
      </w:pPr>
      <w:r>
        <w:t>Scope.cs</w:t>
      </w:r>
    </w:p>
    <w:p w14:paraId="01C121A6" w14:textId="77777777" w:rsidR="009E55B1" w:rsidRPr="009E55B1" w:rsidRDefault="009E55B1" w:rsidP="009E55B1">
      <w:pPr>
        <w:pStyle w:val="Code"/>
        <w:rPr>
          <w:highlight w:val="white"/>
        </w:rPr>
      </w:pPr>
      <w:r w:rsidRPr="009E55B1">
        <w:rPr>
          <w:highlight w:val="white"/>
        </w:rPr>
        <w:t>namespace CCompiler {</w:t>
      </w:r>
    </w:p>
    <w:p w14:paraId="6934963F" w14:textId="77777777" w:rsidR="009E55B1" w:rsidRPr="009E55B1" w:rsidRDefault="009E55B1" w:rsidP="009E55B1">
      <w:pPr>
        <w:pStyle w:val="Code"/>
        <w:rPr>
          <w:highlight w:val="white"/>
        </w:rPr>
      </w:pPr>
      <w:r w:rsidRPr="009E55B1">
        <w:rPr>
          <w:highlight w:val="white"/>
        </w:rPr>
        <w:t xml:space="preserve">  public enum Scope { Struct = (int) Sort.Struct,</w:t>
      </w:r>
    </w:p>
    <w:p w14:paraId="2174F0E4" w14:textId="77777777" w:rsidR="009E55B1" w:rsidRPr="009E55B1" w:rsidRDefault="009E55B1" w:rsidP="009E55B1">
      <w:pPr>
        <w:pStyle w:val="Code"/>
        <w:rPr>
          <w:highlight w:val="white"/>
        </w:rPr>
      </w:pPr>
      <w:r w:rsidRPr="009E55B1">
        <w:rPr>
          <w:highlight w:val="white"/>
        </w:rPr>
        <w:t xml:space="preserve">                      Union = (int) Sort.Union,</w:t>
      </w:r>
    </w:p>
    <w:p w14:paraId="1E4A2AEE" w14:textId="77777777" w:rsidR="009E55B1" w:rsidRPr="009E55B1" w:rsidRDefault="009E55B1" w:rsidP="009E55B1">
      <w:pPr>
        <w:pStyle w:val="Code"/>
        <w:rPr>
          <w:highlight w:val="white"/>
        </w:rPr>
      </w:pPr>
      <w:r w:rsidRPr="009E55B1">
        <w:rPr>
          <w:highlight w:val="white"/>
        </w:rPr>
        <w:t xml:space="preserve">                      Function, Global, Block};</w:t>
      </w:r>
    </w:p>
    <w:p w14:paraId="1E5DA69C" w14:textId="77777777" w:rsidR="009E55B1" w:rsidRPr="009E55B1" w:rsidRDefault="009E55B1" w:rsidP="009E55B1">
      <w:pPr>
        <w:pStyle w:val="Code"/>
        <w:rPr>
          <w:highlight w:val="white"/>
        </w:rPr>
      </w:pPr>
      <w:r w:rsidRPr="009E55B1">
        <w:rPr>
          <w:highlight w:val="white"/>
        </w:rPr>
        <w:t>}</w:t>
      </w:r>
    </w:p>
    <w:p w14:paraId="70A04421" w14:textId="788732CF" w:rsidR="000C7243" w:rsidRDefault="000C7243" w:rsidP="000C7243">
      <w:pPr>
        <w:pStyle w:val="CodeHeader"/>
      </w:pPr>
      <w:r>
        <w:t>SymbolTable.cs</w:t>
      </w:r>
    </w:p>
    <w:p w14:paraId="08A7C72F" w14:textId="77777777" w:rsidR="008F5511" w:rsidRPr="008F5511" w:rsidRDefault="008F5511" w:rsidP="00323ED4">
      <w:pPr>
        <w:pStyle w:val="Code"/>
        <w:rPr>
          <w:highlight w:val="white"/>
        </w:rPr>
      </w:pPr>
      <w:r w:rsidRPr="008F5511">
        <w:rPr>
          <w:highlight w:val="white"/>
        </w:rPr>
        <w:t>using System;</w:t>
      </w:r>
    </w:p>
    <w:p w14:paraId="2790FD1D" w14:textId="77777777" w:rsidR="008F5511" w:rsidRPr="008F5511" w:rsidRDefault="008F5511" w:rsidP="00323ED4">
      <w:pPr>
        <w:pStyle w:val="Code"/>
        <w:rPr>
          <w:highlight w:val="white"/>
        </w:rPr>
      </w:pPr>
      <w:r w:rsidRPr="008F5511">
        <w:rPr>
          <w:highlight w:val="white"/>
        </w:rPr>
        <w:t>using System.Collections.Generic;</w:t>
      </w:r>
    </w:p>
    <w:p w14:paraId="004B0D5E" w14:textId="77777777" w:rsidR="008F5511" w:rsidRPr="008F5511" w:rsidRDefault="008F5511" w:rsidP="00323ED4">
      <w:pPr>
        <w:pStyle w:val="Code"/>
        <w:rPr>
          <w:highlight w:val="white"/>
        </w:rPr>
      </w:pPr>
    </w:p>
    <w:p w14:paraId="5A4C7BBB" w14:textId="77777777" w:rsidR="008F5511" w:rsidRPr="008F5511" w:rsidRDefault="008F5511" w:rsidP="00323ED4">
      <w:pPr>
        <w:pStyle w:val="Code"/>
        <w:rPr>
          <w:highlight w:val="white"/>
        </w:rPr>
      </w:pPr>
      <w:r w:rsidRPr="008F5511">
        <w:rPr>
          <w:highlight w:val="white"/>
        </w:rPr>
        <w:t>namespace CCompiler {</w:t>
      </w:r>
    </w:p>
    <w:p w14:paraId="433391B2" w14:textId="360E753C" w:rsidR="008F5511" w:rsidRDefault="008F5511" w:rsidP="00323ED4">
      <w:pPr>
        <w:pStyle w:val="Code"/>
        <w:rPr>
          <w:highlight w:val="white"/>
        </w:rPr>
      </w:pPr>
      <w:r w:rsidRPr="008F5511">
        <w:rPr>
          <w:highlight w:val="white"/>
        </w:rPr>
        <w:t xml:space="preserve">  public class SymbolTable {</w:t>
      </w:r>
    </w:p>
    <w:p w14:paraId="63B44F7E" w14:textId="487ADA74" w:rsidR="00AF3F0D" w:rsidRPr="008F5511" w:rsidRDefault="00AF3F0D" w:rsidP="00323ED4">
      <w:pPr>
        <w:rPr>
          <w:highlight w:val="white"/>
        </w:rPr>
      </w:pPr>
      <w:r>
        <w:rPr>
          <w:highlight w:val="white"/>
        </w:rPr>
        <w:t>For each function call, a</w:t>
      </w:r>
      <w:r w:rsidR="00F30767">
        <w:rPr>
          <w:highlight w:val="white"/>
        </w:rPr>
        <w:t>n</w:t>
      </w:r>
      <w:r>
        <w:rPr>
          <w:highlight w:val="white"/>
        </w:rPr>
        <w:t xml:space="preserve"> activation record is allocated at the call stack.</w:t>
      </w:r>
      <w:r w:rsidR="00F30767">
        <w:rPr>
          <w:highlight w:val="white"/>
        </w:rPr>
        <w:t xml:space="preserve"> The first three entries are the return address (the address of the instruction following the function call), the regular </w:t>
      </w:r>
      <w:r w:rsidR="003127F4">
        <w:rPr>
          <w:highlight w:val="white"/>
        </w:rPr>
        <w:t xml:space="preserve">frame pointer (the address of the current activation record), and the ellipse frame pointer (the regular frame pointer plus the size of the extra parameters </w:t>
      </w:r>
      <w:r w:rsidR="00801D1C">
        <w:rPr>
          <w:highlight w:val="white"/>
        </w:rPr>
        <w:t>in a call of an elliptic function).</w:t>
      </w:r>
      <w:r w:rsidR="00450D55">
        <w:rPr>
          <w:highlight w:val="white"/>
        </w:rPr>
        <w:t xml:space="preserve"> The function header size is the sum of the size of those three entries.</w:t>
      </w:r>
    </w:p>
    <w:p w14:paraId="2C693CF2" w14:textId="77777777" w:rsidR="008F5511" w:rsidRPr="008F5511" w:rsidRDefault="008F5511" w:rsidP="00323ED4">
      <w:pPr>
        <w:pStyle w:val="Code"/>
        <w:rPr>
          <w:highlight w:val="white"/>
        </w:rPr>
      </w:pPr>
      <w:r w:rsidRPr="008F5511">
        <w:rPr>
          <w:highlight w:val="white"/>
        </w:rPr>
        <w:t xml:space="preserve">    public static int ReturnAddressOffset;</w:t>
      </w:r>
    </w:p>
    <w:p w14:paraId="5C53DD3D" w14:textId="77777777" w:rsidR="008F5511" w:rsidRPr="008F5511" w:rsidRDefault="008F5511" w:rsidP="00323ED4">
      <w:pPr>
        <w:pStyle w:val="Code"/>
        <w:rPr>
          <w:highlight w:val="white"/>
        </w:rPr>
      </w:pPr>
      <w:r w:rsidRPr="008F5511">
        <w:rPr>
          <w:highlight w:val="white"/>
        </w:rPr>
        <w:t xml:space="preserve">    public static int RegularFrameOffset;</w:t>
      </w:r>
    </w:p>
    <w:p w14:paraId="185B5863" w14:textId="77777777" w:rsidR="008F5511" w:rsidRPr="008F5511" w:rsidRDefault="008F5511" w:rsidP="00323ED4">
      <w:pPr>
        <w:pStyle w:val="Code"/>
        <w:rPr>
          <w:highlight w:val="white"/>
        </w:rPr>
      </w:pPr>
      <w:r w:rsidRPr="008F5511">
        <w:rPr>
          <w:highlight w:val="white"/>
        </w:rPr>
        <w:t xml:space="preserve">    public static int EllipseFrameOffset;</w:t>
      </w:r>
    </w:p>
    <w:p w14:paraId="035A7EAC" w14:textId="77777777" w:rsidR="008F5511" w:rsidRPr="008F5511" w:rsidRDefault="008F5511" w:rsidP="00323ED4">
      <w:pPr>
        <w:pStyle w:val="Code"/>
        <w:rPr>
          <w:highlight w:val="white"/>
        </w:rPr>
      </w:pPr>
      <w:r w:rsidRPr="008F5511">
        <w:rPr>
          <w:highlight w:val="white"/>
        </w:rPr>
        <w:t xml:space="preserve">    public static int FunctionHeaderSize;</w:t>
      </w:r>
    </w:p>
    <w:p w14:paraId="18083DDD" w14:textId="509DBD67" w:rsidR="00FD6094" w:rsidRDefault="00FD6094" w:rsidP="00323ED4">
      <w:r>
        <w:t xml:space="preserve">Each table holds a reference to its parent table, except the table of global space, which table parent </w:t>
      </w:r>
      <w:r w:rsidR="000A557F">
        <w:t xml:space="preserve">reference </w:t>
      </w:r>
      <w:r>
        <w:t>is null.</w:t>
      </w:r>
    </w:p>
    <w:p w14:paraId="2FAA3957" w14:textId="33152C8D" w:rsidR="00FD6094" w:rsidRPr="008F5511" w:rsidRDefault="00FD6094" w:rsidP="00323ED4">
      <w:pPr>
        <w:pStyle w:val="Code"/>
        <w:rPr>
          <w:highlight w:val="white"/>
        </w:rPr>
      </w:pPr>
      <w:r w:rsidRPr="008F5511">
        <w:rPr>
          <w:highlight w:val="white"/>
        </w:rPr>
        <w:t xml:space="preserve">   private SymbolTable m_parentTable;</w:t>
      </w:r>
    </w:p>
    <w:p w14:paraId="41BA4282" w14:textId="1E906995" w:rsidR="008F5511" w:rsidRPr="008F5511" w:rsidRDefault="00FD6094" w:rsidP="00323ED4">
      <w:pPr>
        <w:rPr>
          <w:highlight w:val="white"/>
        </w:rPr>
      </w:pPr>
      <w:r>
        <w:rPr>
          <w:highlight w:val="white"/>
        </w:rPr>
        <w:t>The scope of a table is global, function, block, struct, or union.</w:t>
      </w:r>
    </w:p>
    <w:p w14:paraId="21964DA5" w14:textId="75176253" w:rsidR="008F5511" w:rsidRDefault="008F5511" w:rsidP="00323ED4">
      <w:pPr>
        <w:pStyle w:val="Code"/>
        <w:rPr>
          <w:highlight w:val="white"/>
        </w:rPr>
      </w:pPr>
      <w:r w:rsidRPr="008F5511">
        <w:rPr>
          <w:highlight w:val="white"/>
        </w:rPr>
        <w:t xml:space="preserve">    private Scope m_scope;</w:t>
      </w:r>
    </w:p>
    <w:p w14:paraId="10C6455C" w14:textId="3A43F5F2" w:rsidR="000768A3" w:rsidRPr="008F5511" w:rsidRDefault="00DC336D" w:rsidP="00323ED4">
      <w:pPr>
        <w:rPr>
          <w:highlight w:val="white"/>
        </w:rPr>
      </w:pPr>
      <w:r>
        <w:rPr>
          <w:highlight w:val="white"/>
        </w:rPr>
        <w:t xml:space="preserve">The activation record is organized in that way that after the three first entries at holding the return address, regular frame pointer, and </w:t>
      </w:r>
      <w:r w:rsidR="00F606AA">
        <w:rPr>
          <w:highlight w:val="white"/>
        </w:rPr>
        <w:t>ellipse frame pointer comes the function parameters, the ex</w:t>
      </w:r>
      <w:r w:rsidR="00A12A5B">
        <w:rPr>
          <w:highlight w:val="white"/>
        </w:rPr>
        <w:t xml:space="preserve">tra parameters in case of an elliptic case, </w:t>
      </w:r>
      <w:r w:rsidR="00522C4B">
        <w:rPr>
          <w:highlight w:val="white"/>
        </w:rPr>
        <w:t xml:space="preserve">and </w:t>
      </w:r>
      <w:r w:rsidR="00A12A5B">
        <w:rPr>
          <w:highlight w:val="white"/>
        </w:rPr>
        <w:t xml:space="preserve">variables of auto or register storage, </w:t>
      </w:r>
      <w:r w:rsidR="00522C4B">
        <w:rPr>
          <w:highlight w:val="white"/>
        </w:rPr>
        <w:t xml:space="preserve">as well as </w:t>
      </w:r>
      <w:r w:rsidR="00A12A5B">
        <w:rPr>
          <w:highlight w:val="white"/>
        </w:rPr>
        <w:t xml:space="preserve">temporary </w:t>
      </w:r>
      <w:r w:rsidR="00522C4B">
        <w:rPr>
          <w:highlight w:val="white"/>
        </w:rPr>
        <w:t>variables. Each one of those symbols holds an offset on the activation record.</w:t>
      </w:r>
    </w:p>
    <w:p w14:paraId="50AD524C" w14:textId="008F1773" w:rsidR="008F5511" w:rsidRPr="008F5511" w:rsidRDefault="008F5511" w:rsidP="00323ED4">
      <w:pPr>
        <w:pStyle w:val="Code"/>
        <w:rPr>
          <w:highlight w:val="white"/>
        </w:rPr>
      </w:pPr>
      <w:r w:rsidRPr="008F5511">
        <w:rPr>
          <w:highlight w:val="white"/>
        </w:rPr>
        <w:t xml:space="preserve">    private int </w:t>
      </w:r>
      <w:r w:rsidR="00323ED4">
        <w:rPr>
          <w:highlight w:val="white"/>
        </w:rPr>
        <w:t>m_currentOffset</w:t>
      </w:r>
      <w:r w:rsidRPr="008F5511">
        <w:rPr>
          <w:highlight w:val="white"/>
        </w:rPr>
        <w:t>;</w:t>
      </w:r>
    </w:p>
    <w:p w14:paraId="243B1B15" w14:textId="50B2E151" w:rsidR="008F5511" w:rsidRPr="008F5511" w:rsidRDefault="00522C4B" w:rsidP="00323ED4">
      <w:pPr>
        <w:rPr>
          <w:highlight w:val="white"/>
        </w:rPr>
      </w:pPr>
      <w:r>
        <w:rPr>
          <w:highlight w:val="white"/>
        </w:rPr>
        <w:t xml:space="preserve">All parameters and variables of a function or a block, as well as the members of a struct or a union, </w:t>
      </w:r>
      <w:r w:rsidR="00FD4035">
        <w:rPr>
          <w:highlight w:val="white"/>
        </w:rPr>
        <w:t xml:space="preserve">are stored in the entry map. Note that it is an object of the </w:t>
      </w:r>
      <w:r w:rsidR="00FD4035" w:rsidRPr="00FD4035">
        <w:rPr>
          <w:rStyle w:val="KeyWord0"/>
          <w:highlight w:val="white"/>
        </w:rPr>
        <w:t>ListMap</w:t>
      </w:r>
      <w:r w:rsidR="00FD4035">
        <w:rPr>
          <w:highlight w:val="white"/>
        </w:rPr>
        <w:t xml:space="preserve"> rather than </w:t>
      </w:r>
      <w:r w:rsidR="00FD4035" w:rsidRPr="00FD4035">
        <w:rPr>
          <w:rStyle w:val="KeyWord0"/>
          <w:highlight w:val="white"/>
        </w:rPr>
        <w:t>Dictionary</w:t>
      </w:r>
      <w:r w:rsidR="00FD4035">
        <w:rPr>
          <w:highlight w:val="white"/>
        </w:rPr>
        <w:t xml:space="preserve">, because we need to keep track of the of the struct or union members in case of initialization. </w:t>
      </w:r>
    </w:p>
    <w:p w14:paraId="0A8AB692" w14:textId="41B47A7D" w:rsidR="008F5511" w:rsidRDefault="008F5511" w:rsidP="00323ED4">
      <w:pPr>
        <w:pStyle w:val="Code"/>
        <w:rPr>
          <w:highlight w:val="white"/>
        </w:rPr>
      </w:pPr>
      <w:r w:rsidRPr="008F5511">
        <w:rPr>
          <w:highlight w:val="white"/>
        </w:rPr>
        <w:t xml:space="preserve">    private IDictionary&lt;string,Symbol&gt;m_entryMap=new ListMap&lt;string,Symbol&gt;();</w:t>
      </w:r>
    </w:p>
    <w:p w14:paraId="43CBF616" w14:textId="28456E5A" w:rsidR="00FD4035" w:rsidRPr="008F5511" w:rsidRDefault="00FD4035" w:rsidP="00323ED4">
      <w:pPr>
        <w:rPr>
          <w:highlight w:val="white"/>
        </w:rPr>
      </w:pPr>
      <w:r>
        <w:rPr>
          <w:highlight w:val="white"/>
        </w:rPr>
        <w:t>The tag map holds the types of the structs or unions that are marked with a tag.</w:t>
      </w:r>
    </w:p>
    <w:p w14:paraId="068AAC86" w14:textId="77777777" w:rsidR="008F5511" w:rsidRPr="008F5511" w:rsidRDefault="008F5511" w:rsidP="00323ED4">
      <w:pPr>
        <w:pStyle w:val="Code"/>
        <w:rPr>
          <w:highlight w:val="white"/>
        </w:rPr>
      </w:pPr>
      <w:r w:rsidRPr="008F5511">
        <w:rPr>
          <w:highlight w:val="white"/>
        </w:rPr>
        <w:t xml:space="preserve">    private IDictionary&lt;string,Type&gt; m_tagMap = new Dictionary&lt;string,Type&gt;();</w:t>
      </w:r>
    </w:p>
    <w:p w14:paraId="11094DF9" w14:textId="5EC139B9" w:rsidR="008F5511" w:rsidRPr="008F5511" w:rsidRDefault="00FD4035" w:rsidP="00323ED4">
      <w:pPr>
        <w:rPr>
          <w:highlight w:val="white"/>
        </w:rPr>
      </w:pPr>
      <w:r>
        <w:rPr>
          <w:highlight w:val="white"/>
        </w:rPr>
        <w:lastRenderedPageBreak/>
        <w:t xml:space="preserve">The current table </w:t>
      </w:r>
      <w:r w:rsidR="003E6819">
        <w:rPr>
          <w:highlight w:val="white"/>
        </w:rPr>
        <w:t xml:space="preserve">and current function </w:t>
      </w:r>
      <w:r>
        <w:rPr>
          <w:highlight w:val="white"/>
        </w:rPr>
        <w:t>hold reference</w:t>
      </w:r>
      <w:r w:rsidR="003E6819">
        <w:rPr>
          <w:highlight w:val="white"/>
        </w:rPr>
        <w:t>s</w:t>
      </w:r>
      <w:r>
        <w:rPr>
          <w:highlight w:val="white"/>
        </w:rPr>
        <w:t xml:space="preserve"> to the table </w:t>
      </w:r>
      <w:r w:rsidR="00872364">
        <w:rPr>
          <w:highlight w:val="white"/>
        </w:rPr>
        <w:t xml:space="preserve">in </w:t>
      </w:r>
      <w:r w:rsidR="003E6819">
        <w:rPr>
          <w:highlight w:val="white"/>
        </w:rPr>
        <w:t xml:space="preserve">currently processed by the parser. We need the current </w:t>
      </w:r>
      <w:r w:rsidR="00323ED4">
        <w:rPr>
          <w:highlight w:val="white"/>
        </w:rPr>
        <w:t xml:space="preserve">table when adding or looking up symbols, and the current </w:t>
      </w:r>
      <w:r w:rsidR="003E6819">
        <w:rPr>
          <w:highlight w:val="white"/>
        </w:rPr>
        <w:t>function when calling a function or returning a function value. In global scope, the current function is null.</w:t>
      </w:r>
    </w:p>
    <w:p w14:paraId="2D011343" w14:textId="2BD54EF8" w:rsidR="008F5511" w:rsidRDefault="008F5511" w:rsidP="00323ED4">
      <w:pPr>
        <w:pStyle w:val="Code"/>
        <w:rPr>
          <w:highlight w:val="white"/>
        </w:rPr>
      </w:pPr>
      <w:r w:rsidRPr="008F5511">
        <w:rPr>
          <w:highlight w:val="white"/>
        </w:rPr>
        <w:t xml:space="preserve">    public static SymbolTable CurrentTable = null;</w:t>
      </w:r>
    </w:p>
    <w:p w14:paraId="6140EEE1" w14:textId="77777777" w:rsidR="00872364" w:rsidRPr="008F5511" w:rsidRDefault="00872364" w:rsidP="00323ED4">
      <w:pPr>
        <w:pStyle w:val="Code"/>
        <w:rPr>
          <w:highlight w:val="white"/>
        </w:rPr>
      </w:pPr>
      <w:r w:rsidRPr="008F5511">
        <w:rPr>
          <w:highlight w:val="white"/>
        </w:rPr>
        <w:t xml:space="preserve">    public static Symbol CurrentFunction = null;</w:t>
      </w:r>
    </w:p>
    <w:p w14:paraId="3143416F" w14:textId="6C157024" w:rsidR="00872364" w:rsidRPr="008F5511" w:rsidRDefault="00872364" w:rsidP="00323ED4">
      <w:pPr>
        <w:rPr>
          <w:highlight w:val="white"/>
        </w:rPr>
      </w:pPr>
      <w:r>
        <w:rPr>
          <w:highlight w:val="white"/>
        </w:rPr>
        <w:t>The static set holds all static symbols. Note that symbol of static, extern, or typedef storage are not given an offset, since they ar not stored at the activation record.</w:t>
      </w:r>
    </w:p>
    <w:p w14:paraId="1D4CC7F6" w14:textId="77777777" w:rsidR="008F5511" w:rsidRPr="008F5511" w:rsidRDefault="008F5511" w:rsidP="00323ED4">
      <w:pPr>
        <w:pStyle w:val="Code"/>
        <w:rPr>
          <w:highlight w:val="white"/>
        </w:rPr>
      </w:pPr>
      <w:r w:rsidRPr="008F5511">
        <w:rPr>
          <w:highlight w:val="white"/>
        </w:rPr>
        <w:t xml:space="preserve">    public static ISet&lt;StaticSymbol&gt; StaticSet = new HashSet&lt;StaticSymbol&gt;();</w:t>
      </w:r>
    </w:p>
    <w:p w14:paraId="009F40B2" w14:textId="15114D36" w:rsidR="008F5511" w:rsidRPr="008F5511" w:rsidRDefault="00323ED4" w:rsidP="00323ED4">
      <w:pPr>
        <w:rPr>
          <w:highlight w:val="white"/>
        </w:rPr>
      </w:pPr>
      <w:r>
        <w:rPr>
          <w:highlight w:val="white"/>
        </w:rPr>
        <w:t xml:space="preserve">The static area of the </w:t>
      </w:r>
      <w:r w:rsidRPr="00323ED4">
        <w:rPr>
          <w:rStyle w:val="KeyWord0"/>
          <w:highlight w:val="white"/>
        </w:rPr>
        <w:t>SymbolTable</w:t>
      </w:r>
      <w:r>
        <w:rPr>
          <w:highlight w:val="white"/>
        </w:rPr>
        <w:t xml:space="preserve"> class initializes the offsets of the return address, regular frame pointer, and ellipse frame pointer. As the compiler in this book can be set to generate code for different target machines, the offset can also be given different values as the pointer size may vary.</w:t>
      </w:r>
    </w:p>
    <w:p w14:paraId="7881AAC7" w14:textId="77777777" w:rsidR="008F5511" w:rsidRPr="008F5511" w:rsidRDefault="008F5511" w:rsidP="00323ED4">
      <w:pPr>
        <w:pStyle w:val="Code"/>
        <w:rPr>
          <w:highlight w:val="white"/>
        </w:rPr>
      </w:pPr>
      <w:r w:rsidRPr="008F5511">
        <w:rPr>
          <w:highlight w:val="white"/>
        </w:rPr>
        <w:t xml:space="preserve">    static SymbolTable() {</w:t>
      </w:r>
    </w:p>
    <w:p w14:paraId="21818464" w14:textId="77777777" w:rsidR="008F5511" w:rsidRPr="008F5511" w:rsidRDefault="008F5511" w:rsidP="00323ED4">
      <w:pPr>
        <w:pStyle w:val="Code"/>
        <w:rPr>
          <w:highlight w:val="white"/>
        </w:rPr>
      </w:pPr>
      <w:r w:rsidRPr="008F5511">
        <w:rPr>
          <w:highlight w:val="white"/>
        </w:rPr>
        <w:t xml:space="preserve">      ReturnAddressOffset = 0;</w:t>
      </w:r>
    </w:p>
    <w:p w14:paraId="00C0A528" w14:textId="690443B5" w:rsidR="008F5511" w:rsidRPr="008F5511" w:rsidRDefault="008F5511" w:rsidP="00323ED4">
      <w:pPr>
        <w:pStyle w:val="Code"/>
        <w:rPr>
          <w:highlight w:val="white"/>
        </w:rPr>
      </w:pPr>
      <w:r w:rsidRPr="008F5511">
        <w:rPr>
          <w:highlight w:val="white"/>
        </w:rPr>
        <w:t xml:space="preserve">      RegularFrameOffset = </w:t>
      </w:r>
      <w:r w:rsidR="00BA53A2">
        <w:rPr>
          <w:highlight w:val="white"/>
        </w:rPr>
        <w:t>TypeSize.PointerSize</w:t>
      </w:r>
      <w:r w:rsidRPr="008F5511">
        <w:rPr>
          <w:highlight w:val="white"/>
        </w:rPr>
        <w:t>;</w:t>
      </w:r>
    </w:p>
    <w:p w14:paraId="798CA52D" w14:textId="7FEA17D1" w:rsidR="008F5511" w:rsidRPr="008F5511" w:rsidRDefault="008F5511" w:rsidP="00323ED4">
      <w:pPr>
        <w:pStyle w:val="Code"/>
        <w:rPr>
          <w:highlight w:val="white"/>
        </w:rPr>
      </w:pPr>
      <w:r w:rsidRPr="008F5511">
        <w:rPr>
          <w:highlight w:val="white"/>
        </w:rPr>
        <w:t xml:space="preserve">      EllipseFrameOffset = 2 * </w:t>
      </w:r>
      <w:r w:rsidR="00BA53A2">
        <w:rPr>
          <w:highlight w:val="white"/>
        </w:rPr>
        <w:t>TypeSize.PointerSize</w:t>
      </w:r>
      <w:r w:rsidRPr="008F5511">
        <w:rPr>
          <w:highlight w:val="white"/>
        </w:rPr>
        <w:t>;</w:t>
      </w:r>
    </w:p>
    <w:p w14:paraId="23A9B1A7" w14:textId="7804E968" w:rsidR="008F5511" w:rsidRPr="008F5511" w:rsidRDefault="008F5511" w:rsidP="00323ED4">
      <w:pPr>
        <w:pStyle w:val="Code"/>
        <w:rPr>
          <w:highlight w:val="white"/>
        </w:rPr>
      </w:pPr>
      <w:r w:rsidRPr="008F5511">
        <w:rPr>
          <w:highlight w:val="white"/>
        </w:rPr>
        <w:t xml:space="preserve">      FunctionHeaderSize = 3 * </w:t>
      </w:r>
      <w:r w:rsidR="00BA53A2">
        <w:rPr>
          <w:highlight w:val="white"/>
        </w:rPr>
        <w:t>TypeSize.PointerSize</w:t>
      </w:r>
      <w:r w:rsidRPr="008F5511">
        <w:rPr>
          <w:highlight w:val="white"/>
        </w:rPr>
        <w:t>;</w:t>
      </w:r>
    </w:p>
    <w:p w14:paraId="40110DE3" w14:textId="77777777" w:rsidR="008F5511" w:rsidRPr="008F5511" w:rsidRDefault="008F5511" w:rsidP="00323ED4">
      <w:pPr>
        <w:pStyle w:val="Code"/>
        <w:rPr>
          <w:highlight w:val="white"/>
        </w:rPr>
      </w:pPr>
      <w:r w:rsidRPr="008F5511">
        <w:rPr>
          <w:highlight w:val="white"/>
        </w:rPr>
        <w:t xml:space="preserve">    }</w:t>
      </w:r>
    </w:p>
    <w:p w14:paraId="694E9C79" w14:textId="711ABD2D" w:rsidR="008F5511" w:rsidRPr="008F5511" w:rsidRDefault="00323ED4" w:rsidP="00323ED4">
      <w:pPr>
        <w:rPr>
          <w:highlight w:val="white"/>
        </w:rPr>
      </w:pPr>
      <w:r>
        <w:rPr>
          <w:highlight w:val="white"/>
        </w:rPr>
        <w:t xml:space="preserve">The constructor of the </w:t>
      </w:r>
      <w:r w:rsidRPr="00323ED4">
        <w:rPr>
          <w:rStyle w:val="KeyWord0"/>
          <w:highlight w:val="white"/>
        </w:rPr>
        <w:t>SymbolTable</w:t>
      </w:r>
      <w:r>
        <w:rPr>
          <w:highlight w:val="white"/>
        </w:rPr>
        <w:t xml:space="preserve"> class takes the parent table and the scope of the table. The parent table is null in global scope. </w:t>
      </w:r>
    </w:p>
    <w:p w14:paraId="07D5B417" w14:textId="77777777" w:rsidR="008F5511" w:rsidRPr="008F5511" w:rsidRDefault="008F5511" w:rsidP="00323ED4">
      <w:pPr>
        <w:pStyle w:val="Code"/>
        <w:rPr>
          <w:highlight w:val="white"/>
        </w:rPr>
      </w:pPr>
      <w:r w:rsidRPr="008F5511">
        <w:rPr>
          <w:highlight w:val="white"/>
        </w:rPr>
        <w:t xml:space="preserve">    public SymbolTable(SymbolTable parentTable, Scope scope) {</w:t>
      </w:r>
    </w:p>
    <w:p w14:paraId="2C6A7993" w14:textId="77777777" w:rsidR="008F5511" w:rsidRPr="008F5511" w:rsidRDefault="008F5511" w:rsidP="00323ED4">
      <w:pPr>
        <w:pStyle w:val="Code"/>
        <w:rPr>
          <w:highlight w:val="white"/>
        </w:rPr>
      </w:pPr>
      <w:r w:rsidRPr="008F5511">
        <w:rPr>
          <w:highlight w:val="white"/>
        </w:rPr>
        <w:t xml:space="preserve">      m_parentTable = parentTable;</w:t>
      </w:r>
    </w:p>
    <w:p w14:paraId="0BC6BE1E" w14:textId="5DCB984E" w:rsidR="008F5511" w:rsidRPr="008F5511" w:rsidRDefault="00323ED4" w:rsidP="00323ED4">
      <w:pPr>
        <w:rPr>
          <w:highlight w:val="white"/>
        </w:rPr>
      </w:pPr>
      <w:r>
        <w:rPr>
          <w:highlight w:val="white"/>
        </w:rPr>
        <w:t>In case of global scope, we create an object of the static set. There is only one table of global scope and one static set of each source code file.</w:t>
      </w:r>
      <w:r w:rsidR="008F5511" w:rsidRPr="008F5511">
        <w:rPr>
          <w:highlight w:val="white"/>
        </w:rPr>
        <w:t xml:space="preserve"> </w:t>
      </w:r>
      <w:r>
        <w:rPr>
          <w:highlight w:val="white"/>
        </w:rPr>
        <w:t>In this case we do not need to set the offset field since there are no variables of auto or register storage in global scope.</w:t>
      </w:r>
    </w:p>
    <w:p w14:paraId="627843D6" w14:textId="77777777" w:rsidR="008F5511" w:rsidRPr="008F5511" w:rsidRDefault="008F5511" w:rsidP="00323ED4">
      <w:pPr>
        <w:pStyle w:val="Code"/>
        <w:rPr>
          <w:highlight w:val="white"/>
        </w:rPr>
      </w:pPr>
      <w:r w:rsidRPr="008F5511">
        <w:rPr>
          <w:highlight w:val="white"/>
        </w:rPr>
        <w:t xml:space="preserve">      switch (m_scope = scope) {</w:t>
      </w:r>
    </w:p>
    <w:p w14:paraId="3ACF58C3" w14:textId="77777777" w:rsidR="008F5511" w:rsidRPr="008F5511" w:rsidRDefault="008F5511" w:rsidP="00323ED4">
      <w:pPr>
        <w:pStyle w:val="Code"/>
        <w:rPr>
          <w:highlight w:val="white"/>
        </w:rPr>
      </w:pPr>
      <w:r w:rsidRPr="008F5511">
        <w:rPr>
          <w:highlight w:val="white"/>
        </w:rPr>
        <w:t xml:space="preserve">        case Scope.Global:</w:t>
      </w:r>
    </w:p>
    <w:p w14:paraId="3F8CF985" w14:textId="77777777" w:rsidR="008F5511" w:rsidRPr="008F5511" w:rsidRDefault="008F5511" w:rsidP="00323ED4">
      <w:pPr>
        <w:pStyle w:val="Code"/>
        <w:rPr>
          <w:highlight w:val="white"/>
        </w:rPr>
      </w:pPr>
      <w:r w:rsidRPr="008F5511">
        <w:rPr>
          <w:highlight w:val="white"/>
        </w:rPr>
        <w:t xml:space="preserve">          SymbolTable.StaticSet = new HashSet&lt;StaticSymbol&gt;();</w:t>
      </w:r>
    </w:p>
    <w:p w14:paraId="1E4D4480" w14:textId="77777777" w:rsidR="008F5511" w:rsidRPr="008F5511" w:rsidRDefault="008F5511" w:rsidP="00323ED4">
      <w:pPr>
        <w:pStyle w:val="Code"/>
        <w:rPr>
          <w:highlight w:val="white"/>
        </w:rPr>
      </w:pPr>
      <w:r w:rsidRPr="008F5511">
        <w:rPr>
          <w:highlight w:val="white"/>
        </w:rPr>
        <w:t xml:space="preserve">          break;</w:t>
      </w:r>
    </w:p>
    <w:p w14:paraId="1549AC88" w14:textId="31B067E2" w:rsidR="008F5511" w:rsidRPr="008F5511" w:rsidRDefault="00323ED4" w:rsidP="00323ED4">
      <w:pPr>
        <w:rPr>
          <w:highlight w:val="white"/>
        </w:rPr>
      </w:pPr>
      <w:r>
        <w:rPr>
          <w:highlight w:val="white"/>
        </w:rPr>
        <w:t>In case of struct of union scope, the current offset is initialized to zero.</w:t>
      </w:r>
    </w:p>
    <w:p w14:paraId="466CA291" w14:textId="77777777" w:rsidR="008F5511" w:rsidRPr="008F5511" w:rsidRDefault="008F5511" w:rsidP="00323ED4">
      <w:pPr>
        <w:pStyle w:val="Code"/>
        <w:rPr>
          <w:highlight w:val="white"/>
        </w:rPr>
      </w:pPr>
      <w:r w:rsidRPr="008F5511">
        <w:rPr>
          <w:highlight w:val="white"/>
        </w:rPr>
        <w:t xml:space="preserve">        case Scope.Struct:</w:t>
      </w:r>
    </w:p>
    <w:p w14:paraId="50A56140" w14:textId="77777777" w:rsidR="008F5511" w:rsidRPr="008F5511" w:rsidRDefault="008F5511" w:rsidP="00323ED4">
      <w:pPr>
        <w:pStyle w:val="Code"/>
        <w:rPr>
          <w:highlight w:val="white"/>
        </w:rPr>
      </w:pPr>
      <w:r w:rsidRPr="008F5511">
        <w:rPr>
          <w:highlight w:val="white"/>
        </w:rPr>
        <w:t xml:space="preserve">        case Scope.Union:</w:t>
      </w:r>
    </w:p>
    <w:p w14:paraId="7390C683" w14:textId="21C7A82E"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0;</w:t>
      </w:r>
    </w:p>
    <w:p w14:paraId="141C8FDF" w14:textId="77777777" w:rsidR="008F5511" w:rsidRPr="008F5511" w:rsidRDefault="008F5511" w:rsidP="00323ED4">
      <w:pPr>
        <w:pStyle w:val="Code"/>
        <w:rPr>
          <w:highlight w:val="white"/>
        </w:rPr>
      </w:pPr>
      <w:r w:rsidRPr="008F5511">
        <w:rPr>
          <w:highlight w:val="white"/>
        </w:rPr>
        <w:t xml:space="preserve">          break;</w:t>
      </w:r>
    </w:p>
    <w:p w14:paraId="032A05DD" w14:textId="252E11EA" w:rsidR="00323ED4" w:rsidRPr="008F5511" w:rsidRDefault="00323ED4" w:rsidP="00323ED4">
      <w:pPr>
        <w:rPr>
          <w:highlight w:val="white"/>
        </w:rPr>
      </w:pPr>
      <w:r>
        <w:rPr>
          <w:highlight w:val="white"/>
        </w:rPr>
        <w:t>In case of function scope, the current offset is initialized to the size of the header size. The return address, regular frame pointer, and ellipse frame pointer holds the first entries, and the parameters are given the following offsets</w:t>
      </w:r>
    </w:p>
    <w:p w14:paraId="6425BC26" w14:textId="77777777" w:rsidR="008F5511" w:rsidRPr="008F5511" w:rsidRDefault="008F5511" w:rsidP="00323ED4">
      <w:pPr>
        <w:pStyle w:val="Code"/>
        <w:rPr>
          <w:highlight w:val="white"/>
        </w:rPr>
      </w:pPr>
      <w:r w:rsidRPr="008F5511">
        <w:rPr>
          <w:highlight w:val="white"/>
        </w:rPr>
        <w:t xml:space="preserve">        case Scope.Function:</w:t>
      </w:r>
    </w:p>
    <w:p w14:paraId="16AFF2C5" w14:textId="20493F21"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FunctionHeaderSize;</w:t>
      </w:r>
    </w:p>
    <w:p w14:paraId="770137CB" w14:textId="77777777" w:rsidR="008F5511" w:rsidRPr="008F5511" w:rsidRDefault="008F5511" w:rsidP="00323ED4">
      <w:pPr>
        <w:pStyle w:val="Code"/>
        <w:rPr>
          <w:highlight w:val="white"/>
        </w:rPr>
      </w:pPr>
      <w:r w:rsidRPr="008F5511">
        <w:rPr>
          <w:highlight w:val="white"/>
        </w:rPr>
        <w:t xml:space="preserve">          break;</w:t>
      </w:r>
    </w:p>
    <w:p w14:paraId="04C66AD9" w14:textId="7F3DDA26" w:rsidR="008F5511" w:rsidRPr="008F5511" w:rsidRDefault="006C2E62" w:rsidP="006C2E62">
      <w:pPr>
        <w:rPr>
          <w:highlight w:val="white"/>
        </w:rPr>
      </w:pPr>
      <w:r>
        <w:rPr>
          <w:highlight w:val="white"/>
        </w:rPr>
        <w:t xml:space="preserve">In case of block scope, </w:t>
      </w:r>
      <w:r w:rsidR="00B72F5A">
        <w:rPr>
          <w:highlight w:val="white"/>
        </w:rPr>
        <w:t xml:space="preserve">the current offset is initialized to the current offset of its parent table. When the parsing leaves a block the parent table </w:t>
      </w:r>
      <w:r w:rsidR="009246C6">
        <w:rPr>
          <w:highlight w:val="white"/>
        </w:rPr>
        <w:t xml:space="preserve">again </w:t>
      </w:r>
      <w:r w:rsidR="00B72F5A">
        <w:rPr>
          <w:highlight w:val="white"/>
        </w:rPr>
        <w:t>becomes the current table</w:t>
      </w:r>
      <w:r w:rsidR="00DC70AB">
        <w:rPr>
          <w:highlight w:val="white"/>
        </w:rPr>
        <w:t xml:space="preserve">, and a following block is </w:t>
      </w:r>
      <w:r w:rsidR="00213147">
        <w:rPr>
          <w:highlight w:val="white"/>
        </w:rPr>
        <w:t xml:space="preserve">again </w:t>
      </w:r>
      <w:r w:rsidR="00DC70AB">
        <w:rPr>
          <w:highlight w:val="white"/>
        </w:rPr>
        <w:t xml:space="preserve">initialized </w:t>
      </w:r>
      <w:r w:rsidR="00213147">
        <w:rPr>
          <w:highlight w:val="white"/>
        </w:rPr>
        <w:t>to the current offset of the parent table</w:t>
      </w:r>
      <w:r w:rsidR="00B72F5A">
        <w:rPr>
          <w:highlight w:val="white"/>
        </w:rPr>
        <w:t xml:space="preserve">. </w:t>
      </w:r>
      <w:r w:rsidR="009246C6">
        <w:rPr>
          <w:highlight w:val="white"/>
        </w:rPr>
        <w:t xml:space="preserve">In this way. </w:t>
      </w:r>
      <w:r w:rsidR="00DC70AB">
        <w:rPr>
          <w:highlight w:val="white"/>
        </w:rPr>
        <w:t>Different block can share the same memory space on the activation record.</w:t>
      </w:r>
    </w:p>
    <w:p w14:paraId="4AFDC34C" w14:textId="77777777" w:rsidR="008F5511" w:rsidRPr="008F5511" w:rsidRDefault="008F5511" w:rsidP="00323ED4">
      <w:pPr>
        <w:pStyle w:val="Code"/>
        <w:rPr>
          <w:highlight w:val="white"/>
        </w:rPr>
      </w:pPr>
      <w:r w:rsidRPr="008F5511">
        <w:rPr>
          <w:highlight w:val="white"/>
        </w:rPr>
        <w:t xml:space="preserve">        case Scope.Block:</w:t>
      </w:r>
    </w:p>
    <w:p w14:paraId="043A2ADB" w14:textId="7199E27D" w:rsidR="008F5511" w:rsidRPr="008F5511" w:rsidRDefault="008F5511" w:rsidP="00323ED4">
      <w:pPr>
        <w:pStyle w:val="Code"/>
        <w:rPr>
          <w:highlight w:val="white"/>
        </w:rPr>
      </w:pPr>
      <w:r w:rsidRPr="008F5511">
        <w:rPr>
          <w:highlight w:val="white"/>
        </w:rPr>
        <w:lastRenderedPageBreak/>
        <w:t xml:space="preserve">          </w:t>
      </w:r>
      <w:r w:rsidR="00323ED4">
        <w:rPr>
          <w:highlight w:val="white"/>
        </w:rPr>
        <w:t>m_currentOffset</w:t>
      </w:r>
      <w:r w:rsidRPr="008F5511">
        <w:rPr>
          <w:highlight w:val="white"/>
        </w:rPr>
        <w:t xml:space="preserve"> = m_parentTable.</w:t>
      </w:r>
      <w:r w:rsidR="00323ED4">
        <w:rPr>
          <w:highlight w:val="white"/>
        </w:rPr>
        <w:t>m_currentOffset</w:t>
      </w:r>
      <w:r w:rsidRPr="008F5511">
        <w:rPr>
          <w:highlight w:val="white"/>
        </w:rPr>
        <w:t>;</w:t>
      </w:r>
    </w:p>
    <w:p w14:paraId="468ACAC8" w14:textId="77777777" w:rsidR="008F5511" w:rsidRPr="008F5511" w:rsidRDefault="008F5511" w:rsidP="00323ED4">
      <w:pPr>
        <w:pStyle w:val="Code"/>
        <w:rPr>
          <w:highlight w:val="white"/>
        </w:rPr>
      </w:pPr>
      <w:r w:rsidRPr="008F5511">
        <w:rPr>
          <w:highlight w:val="white"/>
        </w:rPr>
        <w:t xml:space="preserve">          break;</w:t>
      </w:r>
    </w:p>
    <w:p w14:paraId="55922F79" w14:textId="77777777" w:rsidR="008F5511" w:rsidRPr="008F5511" w:rsidRDefault="008F5511" w:rsidP="00323ED4">
      <w:pPr>
        <w:pStyle w:val="Code"/>
        <w:rPr>
          <w:highlight w:val="white"/>
        </w:rPr>
      </w:pPr>
      <w:r w:rsidRPr="008F5511">
        <w:rPr>
          <w:highlight w:val="white"/>
        </w:rPr>
        <w:t xml:space="preserve">      }</w:t>
      </w:r>
    </w:p>
    <w:p w14:paraId="64342679" w14:textId="77777777" w:rsidR="008F5511" w:rsidRPr="008F5511" w:rsidRDefault="008F5511" w:rsidP="00323ED4">
      <w:pPr>
        <w:pStyle w:val="Code"/>
        <w:rPr>
          <w:highlight w:val="white"/>
        </w:rPr>
      </w:pPr>
      <w:r w:rsidRPr="008F5511">
        <w:rPr>
          <w:highlight w:val="white"/>
        </w:rPr>
        <w:t xml:space="preserve">    }</w:t>
      </w:r>
    </w:p>
    <w:p w14:paraId="3FB4D0EA" w14:textId="39A4BDAB" w:rsidR="008F5511" w:rsidRPr="008F5511" w:rsidRDefault="000D1282" w:rsidP="000D1282">
      <w:pPr>
        <w:rPr>
          <w:highlight w:val="white"/>
        </w:rPr>
      </w:pPr>
      <w:r>
        <w:rPr>
          <w:highlight w:val="white"/>
        </w:rPr>
        <w:t>The Scope, ParentTable, EntryMap, and CurrentOffset properties returns the scope, parent table, entry map, and current offset of the symbol table.</w:t>
      </w:r>
    </w:p>
    <w:p w14:paraId="16BF7C80" w14:textId="77777777" w:rsidR="008F5511" w:rsidRPr="002D471A" w:rsidRDefault="008F5511" w:rsidP="00323ED4">
      <w:pPr>
        <w:pStyle w:val="Code"/>
        <w:rPr>
          <w:highlight w:val="white"/>
        </w:rPr>
      </w:pPr>
      <w:r w:rsidRPr="002D471A">
        <w:rPr>
          <w:highlight w:val="white"/>
        </w:rPr>
        <w:t xml:space="preserve">    public Scope Scope {</w:t>
      </w:r>
    </w:p>
    <w:p w14:paraId="4B17E5A9" w14:textId="77777777" w:rsidR="008F5511" w:rsidRPr="002D471A" w:rsidRDefault="008F5511" w:rsidP="00323ED4">
      <w:pPr>
        <w:pStyle w:val="Code"/>
        <w:rPr>
          <w:highlight w:val="white"/>
        </w:rPr>
      </w:pPr>
      <w:r w:rsidRPr="002D471A">
        <w:rPr>
          <w:highlight w:val="white"/>
        </w:rPr>
        <w:t xml:space="preserve">      get { return m_scope; }</w:t>
      </w:r>
    </w:p>
    <w:p w14:paraId="6ED24FD8" w14:textId="77777777" w:rsidR="008F5511" w:rsidRPr="002D471A" w:rsidRDefault="008F5511" w:rsidP="00323ED4">
      <w:pPr>
        <w:pStyle w:val="Code"/>
        <w:rPr>
          <w:highlight w:val="white"/>
        </w:rPr>
      </w:pPr>
      <w:r w:rsidRPr="002D471A">
        <w:rPr>
          <w:highlight w:val="white"/>
        </w:rPr>
        <w:t xml:space="preserve">    }</w:t>
      </w:r>
    </w:p>
    <w:p w14:paraId="154E0E4D" w14:textId="77777777" w:rsidR="008F5511" w:rsidRPr="002D471A" w:rsidRDefault="008F5511" w:rsidP="00323ED4">
      <w:pPr>
        <w:pStyle w:val="Code"/>
        <w:rPr>
          <w:highlight w:val="white"/>
        </w:rPr>
      </w:pPr>
    </w:p>
    <w:p w14:paraId="6E876B20" w14:textId="77777777" w:rsidR="008F5511" w:rsidRPr="002D471A" w:rsidRDefault="008F5511" w:rsidP="00323ED4">
      <w:pPr>
        <w:pStyle w:val="Code"/>
        <w:rPr>
          <w:highlight w:val="white"/>
        </w:rPr>
      </w:pPr>
      <w:r w:rsidRPr="002D471A">
        <w:rPr>
          <w:highlight w:val="white"/>
        </w:rPr>
        <w:t xml:space="preserve">    public SymbolTable ParentTable {</w:t>
      </w:r>
    </w:p>
    <w:p w14:paraId="5A76EF58" w14:textId="38B0C980" w:rsidR="008F5511" w:rsidRPr="002D471A" w:rsidRDefault="008F5511" w:rsidP="00323ED4">
      <w:pPr>
        <w:pStyle w:val="Code"/>
        <w:rPr>
          <w:highlight w:val="white"/>
        </w:rPr>
      </w:pPr>
      <w:r w:rsidRPr="002D471A">
        <w:rPr>
          <w:highlight w:val="white"/>
        </w:rPr>
        <w:t xml:space="preserve">      get {</w:t>
      </w:r>
      <w:r w:rsidR="00146475">
        <w:rPr>
          <w:highlight w:val="white"/>
        </w:rPr>
        <w:t xml:space="preserve"> </w:t>
      </w:r>
      <w:r w:rsidRPr="002D471A">
        <w:rPr>
          <w:highlight w:val="white"/>
        </w:rPr>
        <w:t>return m_parentTable; }</w:t>
      </w:r>
    </w:p>
    <w:p w14:paraId="1FC8E607" w14:textId="77777777" w:rsidR="008F5511" w:rsidRPr="002D471A" w:rsidRDefault="008F5511" w:rsidP="00323ED4">
      <w:pPr>
        <w:pStyle w:val="Code"/>
        <w:rPr>
          <w:highlight w:val="white"/>
        </w:rPr>
      </w:pPr>
      <w:r w:rsidRPr="002D471A">
        <w:rPr>
          <w:highlight w:val="white"/>
        </w:rPr>
        <w:t xml:space="preserve">    }</w:t>
      </w:r>
    </w:p>
    <w:p w14:paraId="792D52F6" w14:textId="77777777" w:rsidR="008F5511" w:rsidRPr="002D471A" w:rsidRDefault="008F5511" w:rsidP="00323ED4">
      <w:pPr>
        <w:pStyle w:val="Code"/>
        <w:rPr>
          <w:highlight w:val="white"/>
        </w:rPr>
      </w:pPr>
    </w:p>
    <w:p w14:paraId="5AD49EF4" w14:textId="77777777" w:rsidR="008F5511" w:rsidRPr="002D471A" w:rsidRDefault="008F5511" w:rsidP="00323ED4">
      <w:pPr>
        <w:pStyle w:val="Code"/>
        <w:rPr>
          <w:highlight w:val="white"/>
        </w:rPr>
      </w:pPr>
      <w:r w:rsidRPr="002D471A">
        <w:rPr>
          <w:highlight w:val="white"/>
        </w:rPr>
        <w:t xml:space="preserve">    public IDictionary&lt;string,Symbol&gt; EntryMap {</w:t>
      </w:r>
    </w:p>
    <w:p w14:paraId="29E2CC96" w14:textId="77777777" w:rsidR="008F5511" w:rsidRPr="002D471A" w:rsidRDefault="008F5511" w:rsidP="00323ED4">
      <w:pPr>
        <w:pStyle w:val="Code"/>
        <w:rPr>
          <w:highlight w:val="white"/>
        </w:rPr>
      </w:pPr>
      <w:r w:rsidRPr="002D471A">
        <w:rPr>
          <w:highlight w:val="white"/>
        </w:rPr>
        <w:t xml:space="preserve">      get { return m_entryMap; }</w:t>
      </w:r>
    </w:p>
    <w:p w14:paraId="7CCF5714" w14:textId="77777777" w:rsidR="008F5511" w:rsidRPr="002D471A" w:rsidRDefault="008F5511" w:rsidP="00323ED4">
      <w:pPr>
        <w:pStyle w:val="Code"/>
        <w:rPr>
          <w:highlight w:val="white"/>
        </w:rPr>
      </w:pPr>
      <w:r w:rsidRPr="002D471A">
        <w:rPr>
          <w:highlight w:val="white"/>
        </w:rPr>
        <w:t xml:space="preserve">    }</w:t>
      </w:r>
    </w:p>
    <w:p w14:paraId="394C8A22" w14:textId="77777777" w:rsidR="008F5511" w:rsidRPr="008F5511" w:rsidRDefault="008F5511" w:rsidP="00323ED4">
      <w:pPr>
        <w:pStyle w:val="Code"/>
        <w:rPr>
          <w:highlight w:val="white"/>
        </w:rPr>
      </w:pPr>
    </w:p>
    <w:p w14:paraId="485C1B89" w14:textId="77777777" w:rsidR="008F5511" w:rsidRPr="008F5511" w:rsidRDefault="008F5511" w:rsidP="00323ED4">
      <w:pPr>
        <w:pStyle w:val="Code"/>
        <w:rPr>
          <w:highlight w:val="white"/>
        </w:rPr>
      </w:pPr>
      <w:r w:rsidRPr="008F5511">
        <w:rPr>
          <w:highlight w:val="white"/>
        </w:rPr>
        <w:t xml:space="preserve">    public int CurrentOffset {</w:t>
      </w:r>
    </w:p>
    <w:p w14:paraId="109920CD" w14:textId="133A067A" w:rsidR="008F5511" w:rsidRPr="008F5511" w:rsidRDefault="008F5511" w:rsidP="00323ED4">
      <w:pPr>
        <w:pStyle w:val="Code"/>
        <w:rPr>
          <w:highlight w:val="white"/>
        </w:rPr>
      </w:pPr>
      <w:r w:rsidRPr="008F5511">
        <w:rPr>
          <w:highlight w:val="white"/>
        </w:rPr>
        <w:t xml:space="preserve">      get { return </w:t>
      </w:r>
      <w:r w:rsidR="00323ED4">
        <w:rPr>
          <w:highlight w:val="white"/>
        </w:rPr>
        <w:t>m_currentOffset</w:t>
      </w:r>
      <w:r w:rsidRPr="008F5511">
        <w:rPr>
          <w:highlight w:val="white"/>
        </w:rPr>
        <w:t>; }</w:t>
      </w:r>
    </w:p>
    <w:p w14:paraId="5D8C1DA1" w14:textId="77777777" w:rsidR="008F5511" w:rsidRPr="008F5511" w:rsidRDefault="008F5511" w:rsidP="00323ED4">
      <w:pPr>
        <w:pStyle w:val="Code"/>
        <w:rPr>
          <w:highlight w:val="white"/>
        </w:rPr>
      </w:pPr>
      <w:r w:rsidRPr="008F5511">
        <w:rPr>
          <w:highlight w:val="white"/>
        </w:rPr>
        <w:t xml:space="preserve">    }</w:t>
      </w:r>
    </w:p>
    <w:p w14:paraId="63599C6D" w14:textId="4174BEA4" w:rsidR="008F5511" w:rsidRPr="008F5511" w:rsidRDefault="00BA450C" w:rsidP="00BA450C">
      <w:pPr>
        <w:rPr>
          <w:highlight w:val="white"/>
        </w:rPr>
      </w:pPr>
      <w:r>
        <w:rPr>
          <w:highlight w:val="white"/>
        </w:rPr>
        <w:t xml:space="preserve">The </w:t>
      </w:r>
      <w:r w:rsidRPr="00D03F27">
        <w:rPr>
          <w:rStyle w:val="KeyWord0"/>
          <w:highlight w:val="white"/>
        </w:rPr>
        <w:t>AddSymbol</w:t>
      </w:r>
      <w:r>
        <w:rPr>
          <w:highlight w:val="white"/>
        </w:rPr>
        <w:t xml:space="preserve"> method adds a symbol to the symbol table.</w:t>
      </w:r>
      <w:r w:rsidR="00F26A09">
        <w:rPr>
          <w:highlight w:val="white"/>
        </w:rPr>
        <w:t xml:space="preserve"> However, the process is a bit complicated since there is possible to add two symbol</w:t>
      </w:r>
      <w:r w:rsidR="00646941">
        <w:rPr>
          <w:highlight w:val="white"/>
        </w:rPr>
        <w:t>s</w:t>
      </w:r>
      <w:r w:rsidR="00F26A09">
        <w:rPr>
          <w:highlight w:val="white"/>
        </w:rPr>
        <w:t xml:space="preserve"> with the same name, </w:t>
      </w:r>
      <w:r w:rsidR="007E4B0B">
        <w:rPr>
          <w:highlight w:val="white"/>
        </w:rPr>
        <w:t>given that at least one them holds extern storage.</w:t>
      </w:r>
    </w:p>
    <w:p w14:paraId="7FD2F3DC" w14:textId="77777777" w:rsidR="008F5511" w:rsidRPr="008F5511" w:rsidRDefault="008F5511" w:rsidP="00323ED4">
      <w:pPr>
        <w:pStyle w:val="Code"/>
        <w:rPr>
          <w:highlight w:val="white"/>
        </w:rPr>
      </w:pPr>
      <w:r w:rsidRPr="008F5511">
        <w:rPr>
          <w:highlight w:val="white"/>
        </w:rPr>
        <w:t xml:space="preserve">    public void AddSymbol(Symbol newSymbol) {</w:t>
      </w:r>
    </w:p>
    <w:p w14:paraId="5AE23F33" w14:textId="77777777" w:rsidR="008F5511" w:rsidRPr="008F5511" w:rsidRDefault="008F5511" w:rsidP="00323ED4">
      <w:pPr>
        <w:pStyle w:val="Code"/>
        <w:rPr>
          <w:highlight w:val="white"/>
        </w:rPr>
      </w:pPr>
      <w:r w:rsidRPr="008F5511">
        <w:rPr>
          <w:highlight w:val="white"/>
        </w:rPr>
        <w:t xml:space="preserve">      string name = newSymbol.Name;</w:t>
      </w:r>
    </w:p>
    <w:p w14:paraId="349F602B" w14:textId="1625169F" w:rsidR="008F5511" w:rsidRPr="008F5511" w:rsidRDefault="002920EC" w:rsidP="002920EC">
      <w:pPr>
        <w:rPr>
          <w:highlight w:val="white"/>
        </w:rPr>
      </w:pPr>
      <w:r>
        <w:rPr>
          <w:highlight w:val="white"/>
        </w:rPr>
        <w:t>The name of the symbol may be null in case of unnamed function parameter.</w:t>
      </w:r>
    </w:p>
    <w:p w14:paraId="613926E3" w14:textId="77777777" w:rsidR="008F5511" w:rsidRPr="008F5511" w:rsidRDefault="008F5511" w:rsidP="00323ED4">
      <w:pPr>
        <w:pStyle w:val="Code"/>
        <w:rPr>
          <w:highlight w:val="white"/>
        </w:rPr>
      </w:pPr>
      <w:r w:rsidRPr="008F5511">
        <w:rPr>
          <w:highlight w:val="white"/>
        </w:rPr>
        <w:t xml:space="preserve">      if (name != null) {</w:t>
      </w:r>
    </w:p>
    <w:p w14:paraId="6895C76D" w14:textId="77777777" w:rsidR="008F5511" w:rsidRPr="008F5511" w:rsidRDefault="008F5511" w:rsidP="00323ED4">
      <w:pPr>
        <w:pStyle w:val="Code"/>
        <w:rPr>
          <w:highlight w:val="white"/>
        </w:rPr>
      </w:pPr>
      <w:r w:rsidRPr="008F5511">
        <w:rPr>
          <w:highlight w:val="white"/>
        </w:rPr>
        <w:t xml:space="preserve">        Symbol oldSymbol;</w:t>
      </w:r>
    </w:p>
    <w:p w14:paraId="55108F31" w14:textId="3A2C4E38" w:rsidR="008F5511" w:rsidRPr="008F5511" w:rsidRDefault="0087789B" w:rsidP="0087789B">
      <w:pPr>
        <w:rPr>
          <w:highlight w:val="white"/>
        </w:rPr>
      </w:pPr>
      <w:r>
        <w:rPr>
          <w:highlight w:val="white"/>
        </w:rPr>
        <w:t>If there is a sembol in the table with the same name, at least one of the4 old and new symbols must hold extern storage.</w:t>
      </w:r>
      <w:r w:rsidR="00CA550E">
        <w:rPr>
          <w:highlight w:val="white"/>
        </w:rPr>
        <w:t xml:space="preserve"> Moreover, they must </w:t>
      </w:r>
      <w:r w:rsidR="000A4E53">
        <w:rPr>
          <w:highlight w:val="white"/>
        </w:rPr>
        <w:t xml:space="preserve">also </w:t>
      </w:r>
      <w:r w:rsidR="00CA550E">
        <w:rPr>
          <w:highlight w:val="white"/>
        </w:rPr>
        <w:t>have the same type.</w:t>
      </w:r>
    </w:p>
    <w:p w14:paraId="77522888" w14:textId="77777777" w:rsidR="008F5511" w:rsidRPr="008F5511" w:rsidRDefault="008F5511" w:rsidP="00323ED4">
      <w:pPr>
        <w:pStyle w:val="Code"/>
        <w:rPr>
          <w:highlight w:val="white"/>
        </w:rPr>
      </w:pPr>
      <w:r w:rsidRPr="008F5511">
        <w:rPr>
          <w:highlight w:val="white"/>
        </w:rPr>
        <w:t xml:space="preserve">        if (m_entryMap.TryGetValue(name, out oldSymbol)) {</w:t>
      </w:r>
    </w:p>
    <w:p w14:paraId="25E9F287" w14:textId="77777777" w:rsidR="008F5511" w:rsidRPr="008F5511" w:rsidRDefault="008F5511" w:rsidP="00323ED4">
      <w:pPr>
        <w:pStyle w:val="Code"/>
        <w:rPr>
          <w:highlight w:val="white"/>
        </w:rPr>
      </w:pPr>
      <w:r w:rsidRPr="008F5511">
        <w:rPr>
          <w:highlight w:val="white"/>
        </w:rPr>
        <w:t xml:space="preserve">          Assert.Error(oldSymbol.IsExtern() || newSymbol.IsExtern(),</w:t>
      </w:r>
    </w:p>
    <w:p w14:paraId="1B09E81B" w14:textId="0F328F7D" w:rsidR="008F5511" w:rsidRDefault="008F5511" w:rsidP="00323ED4">
      <w:pPr>
        <w:pStyle w:val="Code"/>
        <w:rPr>
          <w:highlight w:val="white"/>
        </w:rPr>
      </w:pPr>
      <w:r w:rsidRPr="008F5511">
        <w:rPr>
          <w:highlight w:val="white"/>
        </w:rPr>
        <w:t xml:space="preserve">                        name, Message.Name_already_defined);</w:t>
      </w:r>
    </w:p>
    <w:p w14:paraId="661A1D16" w14:textId="77777777" w:rsidR="008F5511" w:rsidRPr="008F5511" w:rsidRDefault="008F5511" w:rsidP="00323ED4">
      <w:pPr>
        <w:pStyle w:val="Code"/>
        <w:rPr>
          <w:highlight w:val="white"/>
        </w:rPr>
      </w:pPr>
      <w:r w:rsidRPr="008F5511">
        <w:rPr>
          <w:highlight w:val="white"/>
        </w:rPr>
        <w:t xml:space="preserve">          Assert.Error(oldSymbol.Type.Equals(newSymbol.Type),</w:t>
      </w:r>
    </w:p>
    <w:p w14:paraId="12DAC790" w14:textId="77777777" w:rsidR="008F5511" w:rsidRPr="008F5511" w:rsidRDefault="008F5511" w:rsidP="00323ED4">
      <w:pPr>
        <w:pStyle w:val="Code"/>
        <w:rPr>
          <w:highlight w:val="white"/>
        </w:rPr>
      </w:pPr>
      <w:r w:rsidRPr="008F5511">
        <w:rPr>
          <w:highlight w:val="white"/>
        </w:rPr>
        <w:t xml:space="preserve">                        name, Message.Different_types_in_redeclaration);</w:t>
      </w:r>
    </w:p>
    <w:p w14:paraId="6E26885F" w14:textId="77777777" w:rsidR="008F5511" w:rsidRPr="008F5511" w:rsidRDefault="008F5511" w:rsidP="00323ED4">
      <w:pPr>
        <w:pStyle w:val="Code"/>
        <w:rPr>
          <w:highlight w:val="white"/>
        </w:rPr>
      </w:pPr>
      <w:r w:rsidRPr="008F5511">
        <w:rPr>
          <w:highlight w:val="white"/>
        </w:rPr>
        <w:t xml:space="preserve">        }</w:t>
      </w:r>
    </w:p>
    <w:p w14:paraId="574A9308" w14:textId="77777777" w:rsidR="008F5511" w:rsidRPr="008F5511" w:rsidRDefault="008F5511" w:rsidP="00323ED4">
      <w:pPr>
        <w:pStyle w:val="Code"/>
        <w:rPr>
          <w:highlight w:val="white"/>
        </w:rPr>
      </w:pPr>
    </w:p>
    <w:p w14:paraId="62F770BF" w14:textId="77777777" w:rsidR="008F5511" w:rsidRPr="008F5511" w:rsidRDefault="008F5511" w:rsidP="00323ED4">
      <w:pPr>
        <w:pStyle w:val="Code"/>
        <w:rPr>
          <w:highlight w:val="white"/>
        </w:rPr>
      </w:pPr>
      <w:r w:rsidRPr="008F5511">
        <w:rPr>
          <w:highlight w:val="white"/>
        </w:rPr>
        <w:t xml:space="preserve">        m_entryMap[name] = newSymbol;</w:t>
      </w:r>
    </w:p>
    <w:p w14:paraId="49AD3D3B" w14:textId="77777777" w:rsidR="008F5511" w:rsidRPr="008F5511" w:rsidRDefault="008F5511" w:rsidP="00323ED4">
      <w:pPr>
        <w:pStyle w:val="Code"/>
        <w:rPr>
          <w:highlight w:val="white"/>
        </w:rPr>
      </w:pPr>
      <w:r w:rsidRPr="008F5511">
        <w:rPr>
          <w:highlight w:val="white"/>
        </w:rPr>
        <w:t xml:space="preserve">      }</w:t>
      </w:r>
    </w:p>
    <w:p w14:paraId="1612E537" w14:textId="10F13964" w:rsidR="008F5511" w:rsidRPr="008F5511" w:rsidRDefault="00364207" w:rsidP="00364207">
      <w:pPr>
        <w:rPr>
          <w:highlight w:val="white"/>
        </w:rPr>
      </w:pPr>
      <w:r>
        <w:rPr>
          <w:highlight w:val="white"/>
        </w:rPr>
        <w:t>If the variable is auto or register, it shall be given an offset in the activation record</w:t>
      </w:r>
      <w:r w:rsidR="00FA05A8">
        <w:rPr>
          <w:highlight w:val="white"/>
        </w:rPr>
        <w:t>. Unless in union scope, in which each member always have offset zero.</w:t>
      </w:r>
    </w:p>
    <w:p w14:paraId="6DF02E38" w14:textId="77777777" w:rsidR="008F5511" w:rsidRPr="008F5511" w:rsidRDefault="008F5511" w:rsidP="00323ED4">
      <w:pPr>
        <w:pStyle w:val="Code"/>
        <w:rPr>
          <w:highlight w:val="white"/>
        </w:rPr>
      </w:pPr>
      <w:r w:rsidRPr="008F5511">
        <w:rPr>
          <w:highlight w:val="white"/>
        </w:rPr>
        <w:t xml:space="preserve">      if (newSymbol.IsAutoOrRegister()) {</w:t>
      </w:r>
    </w:p>
    <w:p w14:paraId="3229FFDF" w14:textId="77777777" w:rsidR="008F5511" w:rsidRPr="008F5511" w:rsidRDefault="008F5511" w:rsidP="00323ED4">
      <w:pPr>
        <w:pStyle w:val="Code"/>
        <w:rPr>
          <w:highlight w:val="white"/>
        </w:rPr>
      </w:pPr>
      <w:r w:rsidRPr="008F5511">
        <w:rPr>
          <w:highlight w:val="white"/>
        </w:rPr>
        <w:t xml:space="preserve">        if (m_scope == Scope.Union) {</w:t>
      </w:r>
    </w:p>
    <w:p w14:paraId="1049ECA6" w14:textId="77777777" w:rsidR="008F5511" w:rsidRPr="008F5511" w:rsidRDefault="008F5511" w:rsidP="00323ED4">
      <w:pPr>
        <w:pStyle w:val="Code"/>
        <w:rPr>
          <w:highlight w:val="white"/>
        </w:rPr>
      </w:pPr>
      <w:r w:rsidRPr="008F5511">
        <w:rPr>
          <w:highlight w:val="white"/>
        </w:rPr>
        <w:t xml:space="preserve">          newSymbol.Offset = 0;</w:t>
      </w:r>
    </w:p>
    <w:p w14:paraId="7F085F96" w14:textId="5DD55262" w:rsidR="008F5511" w:rsidRDefault="008F5511" w:rsidP="00323ED4">
      <w:pPr>
        <w:pStyle w:val="Code"/>
        <w:rPr>
          <w:highlight w:val="white"/>
        </w:rPr>
      </w:pPr>
      <w:r w:rsidRPr="008F5511">
        <w:rPr>
          <w:highlight w:val="white"/>
        </w:rPr>
        <w:t xml:space="preserve">        }</w:t>
      </w:r>
    </w:p>
    <w:p w14:paraId="5BC6522A" w14:textId="62014D1C" w:rsidR="004E2028" w:rsidRPr="008F5511" w:rsidRDefault="004E2028" w:rsidP="004E2028">
      <w:pPr>
        <w:rPr>
          <w:highlight w:val="white"/>
        </w:rPr>
      </w:pPr>
      <w:r>
        <w:rPr>
          <w:highlight w:val="white"/>
        </w:rPr>
        <w:t>If the new symbol is an enumeration constant item, is shall not be given an offset.</w:t>
      </w:r>
      <w:r w:rsidR="002B403B">
        <w:rPr>
          <w:highlight w:val="white"/>
        </w:rPr>
        <w:t xml:space="preserve"> This is because we do not know at this point </w:t>
      </w:r>
      <w:r w:rsidR="009A0F8C">
        <w:rPr>
          <w:highlight w:val="white"/>
        </w:rPr>
        <w:t xml:space="preserve">if the items really holds auto or register scope. </w:t>
      </w:r>
      <w:r w:rsidR="00E50109">
        <w:rPr>
          <w:highlight w:val="white"/>
        </w:rPr>
        <w:t xml:space="preserve">An item isa given auto storage from </w:t>
      </w:r>
      <w:r w:rsidR="00E50109">
        <w:rPr>
          <w:highlight w:val="white"/>
        </w:rPr>
        <w:lastRenderedPageBreak/>
        <w:t xml:space="preserve">the beginning, but that may change when the </w:t>
      </w:r>
      <w:r w:rsidR="00F34093">
        <w:rPr>
          <w:highlight w:val="white"/>
        </w:rPr>
        <w:t>whole enumeration is given its storage, which is done after the item is stored in the symbol table.</w:t>
      </w:r>
    </w:p>
    <w:p w14:paraId="7F480209" w14:textId="77777777" w:rsidR="008F5511" w:rsidRPr="008F5511" w:rsidRDefault="008F5511" w:rsidP="00323ED4">
      <w:pPr>
        <w:pStyle w:val="Code"/>
        <w:rPr>
          <w:highlight w:val="white"/>
        </w:rPr>
      </w:pPr>
      <w:r w:rsidRPr="008F5511">
        <w:rPr>
          <w:highlight w:val="white"/>
        </w:rPr>
        <w:t xml:space="preserve">        else if (!newSymbol.Type.EnumeratorItem) {</w:t>
      </w:r>
    </w:p>
    <w:p w14:paraId="08831FEA" w14:textId="7A09CD7E" w:rsidR="008F5511" w:rsidRPr="008F5511" w:rsidRDefault="008F5511" w:rsidP="00323ED4">
      <w:pPr>
        <w:pStyle w:val="Code"/>
        <w:rPr>
          <w:highlight w:val="white"/>
        </w:rPr>
      </w:pPr>
      <w:r w:rsidRPr="008F5511">
        <w:rPr>
          <w:highlight w:val="white"/>
        </w:rPr>
        <w:t xml:space="preserve">          newSymbol.Offset = </w:t>
      </w:r>
      <w:r w:rsidR="00323ED4">
        <w:rPr>
          <w:highlight w:val="white"/>
        </w:rPr>
        <w:t>m_currentOffset</w:t>
      </w:r>
      <w:r w:rsidRPr="008F5511">
        <w:rPr>
          <w:highlight w:val="white"/>
        </w:rPr>
        <w:t>;</w:t>
      </w:r>
    </w:p>
    <w:p w14:paraId="296C053D" w14:textId="2E52875F"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newSymbol.Type.Size();</w:t>
      </w:r>
    </w:p>
    <w:p w14:paraId="3011B59A" w14:textId="77777777" w:rsidR="008F5511" w:rsidRPr="008F5511" w:rsidRDefault="008F5511" w:rsidP="00323ED4">
      <w:pPr>
        <w:pStyle w:val="Code"/>
        <w:rPr>
          <w:highlight w:val="white"/>
        </w:rPr>
      </w:pPr>
      <w:r w:rsidRPr="008F5511">
        <w:rPr>
          <w:highlight w:val="white"/>
        </w:rPr>
        <w:t xml:space="preserve">        }</w:t>
      </w:r>
    </w:p>
    <w:p w14:paraId="32709084" w14:textId="77777777" w:rsidR="008F5511" w:rsidRPr="008F5511" w:rsidRDefault="008F5511" w:rsidP="00323ED4">
      <w:pPr>
        <w:pStyle w:val="Code"/>
        <w:rPr>
          <w:highlight w:val="white"/>
        </w:rPr>
      </w:pPr>
      <w:r w:rsidRPr="008F5511">
        <w:rPr>
          <w:highlight w:val="white"/>
        </w:rPr>
        <w:t xml:space="preserve">      }</w:t>
      </w:r>
    </w:p>
    <w:p w14:paraId="2364DAF1" w14:textId="77777777" w:rsidR="008F5511" w:rsidRPr="008F5511" w:rsidRDefault="008F5511" w:rsidP="00323ED4">
      <w:pPr>
        <w:pStyle w:val="Code"/>
        <w:rPr>
          <w:highlight w:val="white"/>
        </w:rPr>
      </w:pPr>
      <w:r w:rsidRPr="008F5511">
        <w:rPr>
          <w:highlight w:val="white"/>
        </w:rPr>
        <w:t xml:space="preserve">    }</w:t>
      </w:r>
    </w:p>
    <w:p w14:paraId="6F3011DC" w14:textId="275A8B7C" w:rsidR="008F5511" w:rsidRPr="008F5511" w:rsidRDefault="00E44E65" w:rsidP="00E44E65">
      <w:pPr>
        <w:rPr>
          <w:highlight w:val="white"/>
        </w:rPr>
      </w:pPr>
      <w:r>
        <w:rPr>
          <w:highlight w:val="white"/>
        </w:rPr>
        <w:t xml:space="preserve">The </w:t>
      </w:r>
      <w:r w:rsidRPr="003A46C4">
        <w:rPr>
          <w:rStyle w:val="KeyWord0"/>
          <w:highlight w:val="white"/>
        </w:rPr>
        <w:t>SetOffset</w:t>
      </w:r>
      <w:r>
        <w:rPr>
          <w:highlight w:val="white"/>
        </w:rPr>
        <w:t xml:space="preserve"> method is called just when an enumeration constant item has fianelly been given auto or register storage.</w:t>
      </w:r>
    </w:p>
    <w:p w14:paraId="222A1B9C" w14:textId="77777777" w:rsidR="008F5511" w:rsidRPr="008F5511" w:rsidRDefault="008F5511" w:rsidP="00323ED4">
      <w:pPr>
        <w:pStyle w:val="Code"/>
        <w:rPr>
          <w:highlight w:val="white"/>
        </w:rPr>
      </w:pPr>
      <w:r w:rsidRPr="008F5511">
        <w:rPr>
          <w:highlight w:val="white"/>
        </w:rPr>
        <w:t xml:space="preserve">    public void SetOffset(Symbol symbol) {</w:t>
      </w:r>
    </w:p>
    <w:p w14:paraId="4471FEB9" w14:textId="7A709C1F" w:rsidR="008F5511" w:rsidRPr="008F5511" w:rsidRDefault="008F5511" w:rsidP="00323ED4">
      <w:pPr>
        <w:pStyle w:val="Code"/>
        <w:rPr>
          <w:highlight w:val="white"/>
        </w:rPr>
      </w:pPr>
      <w:r w:rsidRPr="008F5511">
        <w:rPr>
          <w:highlight w:val="white"/>
        </w:rPr>
        <w:t xml:space="preserve">      symbol.Offset = </w:t>
      </w:r>
      <w:r w:rsidR="00323ED4">
        <w:rPr>
          <w:highlight w:val="white"/>
        </w:rPr>
        <w:t>m_currentOffset</w:t>
      </w:r>
      <w:r w:rsidRPr="008F5511">
        <w:rPr>
          <w:highlight w:val="white"/>
        </w:rPr>
        <w:t>;</w:t>
      </w:r>
    </w:p>
    <w:p w14:paraId="6445CAE2" w14:textId="35A815EA"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symbol.Type.Size();</w:t>
      </w:r>
    </w:p>
    <w:p w14:paraId="64852B79" w14:textId="77777777" w:rsidR="008F5511" w:rsidRPr="008F5511" w:rsidRDefault="008F5511" w:rsidP="00323ED4">
      <w:pPr>
        <w:pStyle w:val="Code"/>
        <w:rPr>
          <w:highlight w:val="white"/>
        </w:rPr>
      </w:pPr>
      <w:r w:rsidRPr="008F5511">
        <w:rPr>
          <w:highlight w:val="white"/>
        </w:rPr>
        <w:t xml:space="preserve">    }</w:t>
      </w:r>
    </w:p>
    <w:p w14:paraId="63E1A5F5" w14:textId="4A2EEB6B" w:rsidR="008F5511" w:rsidRPr="008F5511" w:rsidRDefault="007C17B1" w:rsidP="007C17B1">
      <w:pPr>
        <w:rPr>
          <w:highlight w:val="white"/>
        </w:rPr>
      </w:pPr>
      <w:r>
        <w:rPr>
          <w:highlight w:val="white"/>
        </w:rPr>
        <w:t xml:space="preserve">The </w:t>
      </w:r>
      <w:r w:rsidRPr="00A66A7D">
        <w:rPr>
          <w:rStyle w:val="KeyWord0"/>
          <w:highlight w:val="white"/>
        </w:rPr>
        <w:t>LookupSymbol</w:t>
      </w:r>
      <w:r>
        <w:rPr>
          <w:highlight w:val="white"/>
        </w:rPr>
        <w:t xml:space="preserve"> looks up the symbeol with the given in the current symbol table, or any of its parent tables, </w:t>
      </w:r>
      <w:r w:rsidR="000B01AA">
        <w:rPr>
          <w:highlight w:val="white"/>
        </w:rPr>
        <w:t>recursively</w:t>
      </w:r>
      <w:r>
        <w:rPr>
          <w:highlight w:val="white"/>
        </w:rPr>
        <w:t>.</w:t>
      </w:r>
      <w:r w:rsidR="00A66A7D">
        <w:rPr>
          <w:highlight w:val="white"/>
        </w:rPr>
        <w:t xml:space="preserve"> </w:t>
      </w:r>
      <w:r w:rsidR="00BD7A51">
        <w:rPr>
          <w:highlight w:val="white"/>
        </w:rPr>
        <w:t xml:space="preserve">If the tag is not found, null is returned. </w:t>
      </w:r>
      <w:r w:rsidR="00A66A7D">
        <w:rPr>
          <w:highlight w:val="white"/>
        </w:rPr>
        <w:t xml:space="preserve">Note that this method looks in the parent tables while </w:t>
      </w:r>
      <w:r w:rsidR="00A66A7D" w:rsidRPr="00A66A7D">
        <w:rPr>
          <w:rStyle w:val="KeyWord0"/>
          <w:highlight w:val="white"/>
        </w:rPr>
        <w:t>AddSymbol</w:t>
      </w:r>
      <w:r w:rsidR="00A66A7D">
        <w:rPr>
          <w:highlight w:val="white"/>
        </w:rPr>
        <w:t xml:space="preserve"> only checks for symbols with the same name in the current table.</w:t>
      </w:r>
      <w:r>
        <w:rPr>
          <w:highlight w:val="white"/>
        </w:rPr>
        <w:t xml:space="preserve"> </w:t>
      </w:r>
    </w:p>
    <w:p w14:paraId="62A8A283" w14:textId="77777777" w:rsidR="008F5511" w:rsidRPr="008F5511" w:rsidRDefault="008F5511" w:rsidP="00323ED4">
      <w:pPr>
        <w:pStyle w:val="Code"/>
        <w:rPr>
          <w:highlight w:val="white"/>
        </w:rPr>
      </w:pPr>
      <w:r w:rsidRPr="008F5511">
        <w:rPr>
          <w:highlight w:val="white"/>
        </w:rPr>
        <w:t xml:space="preserve">    public Symbol LookupSymbol(string name) {</w:t>
      </w:r>
    </w:p>
    <w:p w14:paraId="7A6F54C0" w14:textId="77777777" w:rsidR="008F5511" w:rsidRPr="008F5511" w:rsidRDefault="008F5511" w:rsidP="00323ED4">
      <w:pPr>
        <w:pStyle w:val="Code"/>
        <w:rPr>
          <w:highlight w:val="white"/>
        </w:rPr>
      </w:pPr>
      <w:r w:rsidRPr="008F5511">
        <w:rPr>
          <w:highlight w:val="white"/>
        </w:rPr>
        <w:t xml:space="preserve">      Symbol symbol;</w:t>
      </w:r>
    </w:p>
    <w:p w14:paraId="1C134FCD" w14:textId="77777777" w:rsidR="008F5511" w:rsidRPr="008F5511" w:rsidRDefault="008F5511" w:rsidP="00323ED4">
      <w:pPr>
        <w:pStyle w:val="Code"/>
        <w:rPr>
          <w:highlight w:val="white"/>
        </w:rPr>
      </w:pPr>
    </w:p>
    <w:p w14:paraId="2BE91D4D" w14:textId="77777777" w:rsidR="008F5511" w:rsidRPr="008F5511" w:rsidRDefault="008F5511" w:rsidP="00323ED4">
      <w:pPr>
        <w:pStyle w:val="Code"/>
        <w:rPr>
          <w:highlight w:val="white"/>
        </w:rPr>
      </w:pPr>
      <w:r w:rsidRPr="008F5511">
        <w:rPr>
          <w:highlight w:val="white"/>
        </w:rPr>
        <w:t xml:space="preserve">      if (m_entryMap.TryGetValue(name, out symbol)) {</w:t>
      </w:r>
    </w:p>
    <w:p w14:paraId="47F72712" w14:textId="77777777" w:rsidR="008F5511" w:rsidRPr="008F5511" w:rsidRDefault="008F5511" w:rsidP="00323ED4">
      <w:pPr>
        <w:pStyle w:val="Code"/>
        <w:rPr>
          <w:highlight w:val="white"/>
        </w:rPr>
      </w:pPr>
      <w:r w:rsidRPr="008F5511">
        <w:rPr>
          <w:highlight w:val="white"/>
        </w:rPr>
        <w:t xml:space="preserve">        return symbol;</w:t>
      </w:r>
    </w:p>
    <w:p w14:paraId="6FA2C9E2" w14:textId="77777777" w:rsidR="008F5511" w:rsidRPr="008F5511" w:rsidRDefault="008F5511" w:rsidP="00323ED4">
      <w:pPr>
        <w:pStyle w:val="Code"/>
        <w:rPr>
          <w:highlight w:val="white"/>
        </w:rPr>
      </w:pPr>
      <w:r w:rsidRPr="008F5511">
        <w:rPr>
          <w:highlight w:val="white"/>
        </w:rPr>
        <w:t xml:space="preserve">      }</w:t>
      </w:r>
    </w:p>
    <w:p w14:paraId="5327D5F7" w14:textId="77777777" w:rsidR="008F5511" w:rsidRPr="008F5511" w:rsidRDefault="008F5511" w:rsidP="00323ED4">
      <w:pPr>
        <w:pStyle w:val="Code"/>
        <w:rPr>
          <w:highlight w:val="white"/>
        </w:rPr>
      </w:pPr>
      <w:r w:rsidRPr="008F5511">
        <w:rPr>
          <w:highlight w:val="white"/>
        </w:rPr>
        <w:t xml:space="preserve">      else if (m_parentTable != null) {</w:t>
      </w:r>
    </w:p>
    <w:p w14:paraId="3A48501A" w14:textId="77777777" w:rsidR="008F5511" w:rsidRPr="008F5511" w:rsidRDefault="008F5511" w:rsidP="00323ED4">
      <w:pPr>
        <w:pStyle w:val="Code"/>
        <w:rPr>
          <w:highlight w:val="white"/>
        </w:rPr>
      </w:pPr>
      <w:r w:rsidRPr="008F5511">
        <w:rPr>
          <w:highlight w:val="white"/>
        </w:rPr>
        <w:t xml:space="preserve">        return m_parentTable.LookupSymbol(name);</w:t>
      </w:r>
    </w:p>
    <w:p w14:paraId="0335DA74" w14:textId="77777777" w:rsidR="008F5511" w:rsidRPr="008F5511" w:rsidRDefault="008F5511" w:rsidP="00323ED4">
      <w:pPr>
        <w:pStyle w:val="Code"/>
        <w:rPr>
          <w:highlight w:val="white"/>
        </w:rPr>
      </w:pPr>
      <w:r w:rsidRPr="008F5511">
        <w:rPr>
          <w:highlight w:val="white"/>
        </w:rPr>
        <w:t xml:space="preserve">      }</w:t>
      </w:r>
    </w:p>
    <w:p w14:paraId="440A41EC" w14:textId="77777777" w:rsidR="008F5511" w:rsidRPr="008F5511" w:rsidRDefault="008F5511" w:rsidP="00323ED4">
      <w:pPr>
        <w:pStyle w:val="Code"/>
        <w:rPr>
          <w:highlight w:val="white"/>
        </w:rPr>
      </w:pPr>
    </w:p>
    <w:p w14:paraId="588FD3E6" w14:textId="77777777" w:rsidR="008F5511" w:rsidRPr="008F5511" w:rsidRDefault="008F5511" w:rsidP="00323ED4">
      <w:pPr>
        <w:pStyle w:val="Code"/>
        <w:rPr>
          <w:highlight w:val="white"/>
        </w:rPr>
      </w:pPr>
      <w:r w:rsidRPr="008F5511">
        <w:rPr>
          <w:highlight w:val="white"/>
        </w:rPr>
        <w:t xml:space="preserve">      return null;</w:t>
      </w:r>
    </w:p>
    <w:p w14:paraId="20C1153E" w14:textId="77777777" w:rsidR="008F5511" w:rsidRPr="008F5511" w:rsidRDefault="008F5511" w:rsidP="00323ED4">
      <w:pPr>
        <w:pStyle w:val="Code"/>
        <w:rPr>
          <w:highlight w:val="white"/>
        </w:rPr>
      </w:pPr>
      <w:r w:rsidRPr="008F5511">
        <w:rPr>
          <w:highlight w:val="white"/>
        </w:rPr>
        <w:t xml:space="preserve">    }</w:t>
      </w:r>
    </w:p>
    <w:p w14:paraId="2A58BA93" w14:textId="713BEBF7" w:rsidR="008F5511" w:rsidRPr="008F5511" w:rsidRDefault="000B01AA" w:rsidP="000B01AA">
      <w:pPr>
        <w:rPr>
          <w:highlight w:val="white"/>
        </w:rPr>
      </w:pPr>
      <w:r>
        <w:rPr>
          <w:highlight w:val="white"/>
        </w:rPr>
        <w:t xml:space="preserve">The </w:t>
      </w:r>
      <w:r w:rsidRPr="00FB0ECE">
        <w:rPr>
          <w:rStyle w:val="KeyWord0"/>
          <w:highlight w:val="white"/>
        </w:rPr>
        <w:t>AddTag</w:t>
      </w:r>
      <w:r>
        <w:rPr>
          <w:highlight w:val="white"/>
        </w:rPr>
        <w:t xml:space="preserve"> method adds a struct</w:t>
      </w:r>
      <w:r w:rsidR="00805899">
        <w:rPr>
          <w:highlight w:val="white"/>
        </w:rPr>
        <w:t xml:space="preserve">, </w:t>
      </w:r>
      <w:r>
        <w:rPr>
          <w:highlight w:val="white"/>
        </w:rPr>
        <w:t>union</w:t>
      </w:r>
      <w:r w:rsidR="00805899">
        <w:rPr>
          <w:highlight w:val="white"/>
        </w:rPr>
        <w:t>, or enumerator tag</w:t>
      </w:r>
      <w:r>
        <w:rPr>
          <w:highlight w:val="white"/>
        </w:rPr>
        <w:t xml:space="preserve"> to the current symbol table.</w:t>
      </w:r>
      <w:r w:rsidR="00DA68CB">
        <w:rPr>
          <w:highlight w:val="white"/>
        </w:rPr>
        <w:t xml:space="preserve"> It is possible to add a new </w:t>
      </w:r>
      <w:r w:rsidR="00261862">
        <w:rPr>
          <w:highlight w:val="white"/>
        </w:rPr>
        <w:t xml:space="preserve">struct or union </w:t>
      </w:r>
      <w:r w:rsidR="00DA68CB">
        <w:rPr>
          <w:highlight w:val="white"/>
        </w:rPr>
        <w:t xml:space="preserve">tag </w:t>
      </w:r>
      <w:r w:rsidR="007B608B">
        <w:rPr>
          <w:highlight w:val="white"/>
        </w:rPr>
        <w:t xml:space="preserve">(but not an enumeration tag) </w:t>
      </w:r>
      <w:r w:rsidR="00DA68CB">
        <w:rPr>
          <w:highlight w:val="white"/>
        </w:rPr>
        <w:t>with an already occupied name. However, in that case, the old and the new tag must have the same sort (they must both be struct or they must both be union)</w:t>
      </w:r>
      <w:r w:rsidR="004F651F">
        <w:rPr>
          <w:highlight w:val="white"/>
        </w:rPr>
        <w:t xml:space="preserve"> and the member map of at least one of them must be null.</w:t>
      </w:r>
    </w:p>
    <w:p w14:paraId="28FA6515" w14:textId="77777777" w:rsidR="008F5511" w:rsidRPr="008F5511" w:rsidRDefault="008F5511" w:rsidP="00323ED4">
      <w:pPr>
        <w:pStyle w:val="Code"/>
        <w:rPr>
          <w:highlight w:val="white"/>
        </w:rPr>
      </w:pPr>
      <w:r w:rsidRPr="008F5511">
        <w:rPr>
          <w:highlight w:val="white"/>
        </w:rPr>
        <w:t xml:space="preserve">    public void AddTag(string name, Type newType) {</w:t>
      </w:r>
    </w:p>
    <w:p w14:paraId="29049BA4" w14:textId="77777777" w:rsidR="008F5511" w:rsidRPr="008F5511" w:rsidRDefault="008F5511" w:rsidP="00323ED4">
      <w:pPr>
        <w:pStyle w:val="Code"/>
        <w:rPr>
          <w:highlight w:val="white"/>
        </w:rPr>
      </w:pPr>
      <w:r w:rsidRPr="008F5511">
        <w:rPr>
          <w:highlight w:val="white"/>
        </w:rPr>
        <w:t xml:space="preserve">      if (m_tagMap.ContainsKey(name)) {</w:t>
      </w:r>
    </w:p>
    <w:p w14:paraId="30D3A138" w14:textId="77777777" w:rsidR="008F5511" w:rsidRPr="008F5511" w:rsidRDefault="008F5511" w:rsidP="00323ED4">
      <w:pPr>
        <w:pStyle w:val="Code"/>
        <w:rPr>
          <w:highlight w:val="white"/>
        </w:rPr>
      </w:pPr>
      <w:r w:rsidRPr="008F5511">
        <w:rPr>
          <w:highlight w:val="white"/>
        </w:rPr>
        <w:t xml:space="preserve">        Type oldType = m_tagMap[name];</w:t>
      </w:r>
    </w:p>
    <w:p w14:paraId="41DCB57D" w14:textId="77777777" w:rsidR="008F5511" w:rsidRPr="008F5511" w:rsidRDefault="008F5511" w:rsidP="00323ED4">
      <w:pPr>
        <w:pStyle w:val="Code"/>
        <w:rPr>
          <w:highlight w:val="white"/>
        </w:rPr>
      </w:pPr>
      <w:r w:rsidRPr="008F5511">
        <w:rPr>
          <w:highlight w:val="white"/>
        </w:rPr>
        <w:t xml:space="preserve">        Assert.Error(!oldType.IsEnumerator() &amp;&amp;</w:t>
      </w:r>
    </w:p>
    <w:p w14:paraId="4B2B5593" w14:textId="77777777" w:rsidR="008F5511" w:rsidRPr="008F5511" w:rsidRDefault="008F5511" w:rsidP="00323ED4">
      <w:pPr>
        <w:pStyle w:val="Code"/>
        <w:rPr>
          <w:highlight w:val="white"/>
        </w:rPr>
      </w:pPr>
      <w:r w:rsidRPr="008F5511">
        <w:rPr>
          <w:highlight w:val="white"/>
        </w:rPr>
        <w:t xml:space="preserve">                     (oldType.Sort == newType.Sort), name,</w:t>
      </w:r>
    </w:p>
    <w:p w14:paraId="587EC816" w14:textId="77777777" w:rsidR="008F5511" w:rsidRPr="008F5511" w:rsidRDefault="008F5511" w:rsidP="00323ED4">
      <w:pPr>
        <w:pStyle w:val="Code"/>
        <w:rPr>
          <w:highlight w:val="white"/>
        </w:rPr>
      </w:pPr>
      <w:r w:rsidRPr="008F5511">
        <w:rPr>
          <w:highlight w:val="white"/>
        </w:rPr>
        <w:t xml:space="preserve">                     Message.Name_already_defined);</w:t>
      </w:r>
    </w:p>
    <w:p w14:paraId="12CECC1C" w14:textId="23BF1034" w:rsidR="008F5511" w:rsidRPr="008F5511" w:rsidRDefault="004F651F" w:rsidP="00CF5537">
      <w:pPr>
        <w:rPr>
          <w:highlight w:val="white"/>
        </w:rPr>
      </w:pPr>
      <w:r>
        <w:rPr>
          <w:highlight w:val="white"/>
        </w:rPr>
        <w:t xml:space="preserve">If the member map of the old tag is null, we assign it the member map of then </w:t>
      </w:r>
    </w:p>
    <w:p w14:paraId="22791907" w14:textId="77777777" w:rsidR="008F5511" w:rsidRPr="008F5511" w:rsidRDefault="008F5511" w:rsidP="00323ED4">
      <w:pPr>
        <w:pStyle w:val="Code"/>
        <w:rPr>
          <w:highlight w:val="white"/>
        </w:rPr>
      </w:pPr>
      <w:r w:rsidRPr="008F5511">
        <w:rPr>
          <w:highlight w:val="white"/>
        </w:rPr>
        <w:t xml:space="preserve">        if (oldType.MemberMap == null) {</w:t>
      </w:r>
    </w:p>
    <w:p w14:paraId="1AC1E6A1" w14:textId="77777777" w:rsidR="008F5511" w:rsidRPr="008F5511" w:rsidRDefault="008F5511" w:rsidP="00323ED4">
      <w:pPr>
        <w:pStyle w:val="Code"/>
        <w:rPr>
          <w:highlight w:val="white"/>
        </w:rPr>
      </w:pPr>
      <w:r w:rsidRPr="008F5511">
        <w:rPr>
          <w:highlight w:val="white"/>
        </w:rPr>
        <w:t xml:space="preserve">          oldType.MemberMap = newType.MemberMap;</w:t>
      </w:r>
    </w:p>
    <w:p w14:paraId="1BB97419" w14:textId="73DD6212" w:rsidR="008F5511" w:rsidRDefault="008F5511" w:rsidP="00323ED4">
      <w:pPr>
        <w:pStyle w:val="Code"/>
        <w:rPr>
          <w:highlight w:val="white"/>
        </w:rPr>
      </w:pPr>
      <w:r w:rsidRPr="008F5511">
        <w:rPr>
          <w:highlight w:val="white"/>
        </w:rPr>
        <w:t xml:space="preserve">        }</w:t>
      </w:r>
    </w:p>
    <w:p w14:paraId="0F083BD0" w14:textId="50B8D46F" w:rsidR="00CF5537" w:rsidRPr="008F5511" w:rsidRDefault="00CF5537" w:rsidP="00CF5537">
      <w:pPr>
        <w:rPr>
          <w:highlight w:val="white"/>
        </w:rPr>
      </w:pPr>
      <w:r>
        <w:rPr>
          <w:highlight w:val="white"/>
        </w:rPr>
        <w:t>If the neither the old nor the new member is null, we report an error since it is not allowed top have two structs or unions with the same name tags with non-null member maps.</w:t>
      </w:r>
    </w:p>
    <w:p w14:paraId="34A7B31B" w14:textId="77777777" w:rsidR="008F5511" w:rsidRPr="008F5511" w:rsidRDefault="008F5511" w:rsidP="00323ED4">
      <w:pPr>
        <w:pStyle w:val="Code"/>
        <w:rPr>
          <w:highlight w:val="white"/>
        </w:rPr>
      </w:pPr>
      <w:r w:rsidRPr="008F5511">
        <w:rPr>
          <w:highlight w:val="white"/>
        </w:rPr>
        <w:t xml:space="preserve">        else {</w:t>
      </w:r>
    </w:p>
    <w:p w14:paraId="208EEC5A" w14:textId="77777777" w:rsidR="008F5511" w:rsidRPr="008F5511" w:rsidRDefault="008F5511" w:rsidP="00323ED4">
      <w:pPr>
        <w:pStyle w:val="Code"/>
        <w:rPr>
          <w:highlight w:val="white"/>
        </w:rPr>
      </w:pPr>
      <w:r w:rsidRPr="008F5511">
        <w:rPr>
          <w:highlight w:val="white"/>
        </w:rPr>
        <w:t xml:space="preserve">          Assert.Error(newType.MemberMap == null, name,</w:t>
      </w:r>
    </w:p>
    <w:p w14:paraId="260DEE7F" w14:textId="77777777" w:rsidR="008F5511" w:rsidRPr="008F5511" w:rsidRDefault="008F5511" w:rsidP="00323ED4">
      <w:pPr>
        <w:pStyle w:val="Code"/>
        <w:rPr>
          <w:highlight w:val="white"/>
        </w:rPr>
      </w:pPr>
      <w:r w:rsidRPr="008F5511">
        <w:rPr>
          <w:highlight w:val="white"/>
        </w:rPr>
        <w:t xml:space="preserve">                       Message.Name_already_defined);</w:t>
      </w:r>
    </w:p>
    <w:p w14:paraId="7F8341A5" w14:textId="77777777" w:rsidR="008F5511" w:rsidRPr="008F5511" w:rsidRDefault="008F5511" w:rsidP="00323ED4">
      <w:pPr>
        <w:pStyle w:val="Code"/>
        <w:rPr>
          <w:highlight w:val="white"/>
        </w:rPr>
      </w:pPr>
      <w:r w:rsidRPr="008F5511">
        <w:rPr>
          <w:highlight w:val="white"/>
        </w:rPr>
        <w:lastRenderedPageBreak/>
        <w:t xml:space="preserve">        }</w:t>
      </w:r>
    </w:p>
    <w:p w14:paraId="697A4A07" w14:textId="5DBA7CB7" w:rsidR="008F5511" w:rsidRDefault="008F5511" w:rsidP="00323ED4">
      <w:pPr>
        <w:pStyle w:val="Code"/>
        <w:rPr>
          <w:highlight w:val="white"/>
        </w:rPr>
      </w:pPr>
      <w:r w:rsidRPr="008F5511">
        <w:rPr>
          <w:highlight w:val="white"/>
        </w:rPr>
        <w:t xml:space="preserve">      }</w:t>
      </w:r>
    </w:p>
    <w:p w14:paraId="564F62E1" w14:textId="6B0CFFFC" w:rsidR="00CF5537" w:rsidRPr="008F5511" w:rsidRDefault="00CF5537" w:rsidP="001A174C">
      <w:pPr>
        <w:rPr>
          <w:highlight w:val="white"/>
        </w:rPr>
      </w:pPr>
      <w:r>
        <w:rPr>
          <w:highlight w:val="white"/>
        </w:rPr>
        <w:t>If there is no</w:t>
      </w:r>
      <w:r w:rsidR="001A174C">
        <w:rPr>
          <w:highlight w:val="white"/>
        </w:rPr>
        <w:t xml:space="preserve"> struct or union tag previous added to the tag map, we simpl</w:t>
      </w:r>
      <w:r w:rsidR="006842B2">
        <w:rPr>
          <w:highlight w:val="white"/>
        </w:rPr>
        <w:t>y</w:t>
      </w:r>
      <w:r w:rsidR="001A174C">
        <w:rPr>
          <w:highlight w:val="white"/>
        </w:rPr>
        <w:t xml:space="preserve"> add the new tag to the map.</w:t>
      </w:r>
    </w:p>
    <w:p w14:paraId="1376EEC0" w14:textId="77777777" w:rsidR="008F5511" w:rsidRPr="008F5511" w:rsidRDefault="008F5511" w:rsidP="00323ED4">
      <w:pPr>
        <w:pStyle w:val="Code"/>
        <w:rPr>
          <w:highlight w:val="white"/>
        </w:rPr>
      </w:pPr>
      <w:r w:rsidRPr="008F5511">
        <w:rPr>
          <w:highlight w:val="white"/>
        </w:rPr>
        <w:t xml:space="preserve">      else {</w:t>
      </w:r>
    </w:p>
    <w:p w14:paraId="54B1E70F" w14:textId="77777777" w:rsidR="008F5511" w:rsidRPr="008F5511" w:rsidRDefault="008F5511" w:rsidP="00323ED4">
      <w:pPr>
        <w:pStyle w:val="Code"/>
        <w:rPr>
          <w:highlight w:val="white"/>
        </w:rPr>
      </w:pPr>
      <w:r w:rsidRPr="008F5511">
        <w:rPr>
          <w:highlight w:val="white"/>
        </w:rPr>
        <w:t xml:space="preserve">        m_tagMap.Add(name, newType);</w:t>
      </w:r>
    </w:p>
    <w:p w14:paraId="47FA03D7" w14:textId="77777777" w:rsidR="008F5511" w:rsidRPr="008F5511" w:rsidRDefault="008F5511" w:rsidP="00323ED4">
      <w:pPr>
        <w:pStyle w:val="Code"/>
        <w:rPr>
          <w:highlight w:val="white"/>
        </w:rPr>
      </w:pPr>
      <w:r w:rsidRPr="008F5511">
        <w:rPr>
          <w:highlight w:val="white"/>
        </w:rPr>
        <w:t xml:space="preserve">      }</w:t>
      </w:r>
    </w:p>
    <w:p w14:paraId="5D721D54" w14:textId="77777777" w:rsidR="008F5511" w:rsidRPr="008F5511" w:rsidRDefault="008F5511" w:rsidP="00323ED4">
      <w:pPr>
        <w:pStyle w:val="Code"/>
        <w:rPr>
          <w:highlight w:val="white"/>
        </w:rPr>
      </w:pPr>
      <w:r w:rsidRPr="008F5511">
        <w:rPr>
          <w:highlight w:val="white"/>
        </w:rPr>
        <w:t xml:space="preserve">    }</w:t>
      </w:r>
    </w:p>
    <w:p w14:paraId="7DDC11A1" w14:textId="42814927" w:rsidR="008F5511" w:rsidRPr="008F5511" w:rsidRDefault="00CA25D8" w:rsidP="00CA25D8">
      <w:pPr>
        <w:rPr>
          <w:highlight w:val="white"/>
        </w:rPr>
      </w:pPr>
      <w:r>
        <w:rPr>
          <w:highlight w:val="white"/>
        </w:rPr>
        <w:t xml:space="preserve">The </w:t>
      </w:r>
      <w:r w:rsidRPr="006842B2">
        <w:rPr>
          <w:rStyle w:val="KeyWord0"/>
          <w:highlight w:val="white"/>
        </w:rPr>
        <w:t>LookUp</w:t>
      </w:r>
      <w:r>
        <w:rPr>
          <w:highlight w:val="white"/>
        </w:rPr>
        <w:t xml:space="preserve"> method</w:t>
      </w:r>
      <w:r w:rsidR="006842B2">
        <w:rPr>
          <w:highlight w:val="white"/>
        </w:rPr>
        <w:t xml:space="preserve"> looks up a tag in the current table or its parent tables.</w:t>
      </w:r>
      <w:r w:rsidR="00D141B7">
        <w:rPr>
          <w:highlight w:val="white"/>
        </w:rPr>
        <w:t xml:space="preserve"> If the tag is not found, null is returned.</w:t>
      </w:r>
    </w:p>
    <w:p w14:paraId="7E9D3FD3" w14:textId="77777777" w:rsidR="008F5511" w:rsidRPr="008F5511" w:rsidRDefault="008F5511" w:rsidP="00323ED4">
      <w:pPr>
        <w:pStyle w:val="Code"/>
        <w:rPr>
          <w:highlight w:val="white"/>
        </w:rPr>
      </w:pPr>
      <w:r w:rsidRPr="008F5511">
        <w:rPr>
          <w:highlight w:val="white"/>
        </w:rPr>
        <w:t xml:space="preserve">    public Type LookupTag(string name, Sort sort) {</w:t>
      </w:r>
    </w:p>
    <w:p w14:paraId="71A6890C" w14:textId="77777777" w:rsidR="008F5511" w:rsidRPr="008F5511" w:rsidRDefault="008F5511" w:rsidP="00323ED4">
      <w:pPr>
        <w:pStyle w:val="Code"/>
        <w:rPr>
          <w:highlight w:val="white"/>
        </w:rPr>
      </w:pPr>
      <w:r w:rsidRPr="008F5511">
        <w:rPr>
          <w:highlight w:val="white"/>
        </w:rPr>
        <w:t xml:space="preserve">      Type type;</w:t>
      </w:r>
    </w:p>
    <w:p w14:paraId="1CE473E4" w14:textId="77777777" w:rsidR="008F5511" w:rsidRPr="008F5511" w:rsidRDefault="008F5511" w:rsidP="00323ED4">
      <w:pPr>
        <w:pStyle w:val="Code"/>
        <w:rPr>
          <w:highlight w:val="white"/>
        </w:rPr>
      </w:pPr>
    </w:p>
    <w:p w14:paraId="033EC647" w14:textId="77777777" w:rsidR="008F5511" w:rsidRPr="008F5511" w:rsidRDefault="008F5511" w:rsidP="00323ED4">
      <w:pPr>
        <w:pStyle w:val="Code"/>
        <w:rPr>
          <w:highlight w:val="white"/>
        </w:rPr>
      </w:pPr>
      <w:r w:rsidRPr="008F5511">
        <w:rPr>
          <w:highlight w:val="white"/>
        </w:rPr>
        <w:t xml:space="preserve">      if (m_tagMap.TryGetValue(name, out type) &amp;&amp; (type.Sort == sort)) {</w:t>
      </w:r>
    </w:p>
    <w:p w14:paraId="1A493A1B" w14:textId="77777777" w:rsidR="008F5511" w:rsidRPr="008F5511" w:rsidRDefault="008F5511" w:rsidP="00323ED4">
      <w:pPr>
        <w:pStyle w:val="Code"/>
        <w:rPr>
          <w:highlight w:val="white"/>
        </w:rPr>
      </w:pPr>
      <w:r w:rsidRPr="008F5511">
        <w:rPr>
          <w:highlight w:val="white"/>
        </w:rPr>
        <w:t xml:space="preserve">        return type;</w:t>
      </w:r>
    </w:p>
    <w:p w14:paraId="0646ED04" w14:textId="77777777" w:rsidR="008F5511" w:rsidRPr="008F5511" w:rsidRDefault="008F5511" w:rsidP="00323ED4">
      <w:pPr>
        <w:pStyle w:val="Code"/>
        <w:rPr>
          <w:highlight w:val="white"/>
        </w:rPr>
      </w:pPr>
      <w:r w:rsidRPr="008F5511">
        <w:rPr>
          <w:highlight w:val="white"/>
        </w:rPr>
        <w:t xml:space="preserve">      }</w:t>
      </w:r>
    </w:p>
    <w:p w14:paraId="69FF5657" w14:textId="77777777" w:rsidR="008F5511" w:rsidRPr="008F5511" w:rsidRDefault="008F5511" w:rsidP="00323ED4">
      <w:pPr>
        <w:pStyle w:val="Code"/>
        <w:rPr>
          <w:highlight w:val="white"/>
        </w:rPr>
      </w:pPr>
      <w:r w:rsidRPr="008F5511">
        <w:rPr>
          <w:highlight w:val="white"/>
        </w:rPr>
        <w:t xml:space="preserve">      else if (m_parentTable != null) {</w:t>
      </w:r>
    </w:p>
    <w:p w14:paraId="03A04809" w14:textId="77777777" w:rsidR="008F5511" w:rsidRPr="008F5511" w:rsidRDefault="008F5511" w:rsidP="00323ED4">
      <w:pPr>
        <w:pStyle w:val="Code"/>
        <w:rPr>
          <w:highlight w:val="white"/>
        </w:rPr>
      </w:pPr>
      <w:r w:rsidRPr="008F5511">
        <w:rPr>
          <w:highlight w:val="white"/>
        </w:rPr>
        <w:t xml:space="preserve">        return m_parentTable.LookupTag(name, sort);</w:t>
      </w:r>
    </w:p>
    <w:p w14:paraId="36F8417C" w14:textId="77777777" w:rsidR="008F5511" w:rsidRPr="008F5511" w:rsidRDefault="008F5511" w:rsidP="00323ED4">
      <w:pPr>
        <w:pStyle w:val="Code"/>
        <w:rPr>
          <w:highlight w:val="white"/>
        </w:rPr>
      </w:pPr>
      <w:r w:rsidRPr="008F5511">
        <w:rPr>
          <w:highlight w:val="white"/>
        </w:rPr>
        <w:t xml:space="preserve">      }</w:t>
      </w:r>
    </w:p>
    <w:p w14:paraId="6CF4FF12" w14:textId="77777777" w:rsidR="008F5511" w:rsidRPr="008F5511" w:rsidRDefault="008F5511" w:rsidP="00323ED4">
      <w:pPr>
        <w:pStyle w:val="Code"/>
        <w:rPr>
          <w:highlight w:val="white"/>
        </w:rPr>
      </w:pPr>
    </w:p>
    <w:p w14:paraId="0DEA4B41" w14:textId="77777777" w:rsidR="008F5511" w:rsidRPr="008F5511" w:rsidRDefault="008F5511" w:rsidP="00323ED4">
      <w:pPr>
        <w:pStyle w:val="Code"/>
        <w:rPr>
          <w:highlight w:val="white"/>
        </w:rPr>
      </w:pPr>
      <w:r w:rsidRPr="008F5511">
        <w:rPr>
          <w:highlight w:val="white"/>
        </w:rPr>
        <w:t xml:space="preserve">      return null;</w:t>
      </w:r>
    </w:p>
    <w:p w14:paraId="7055BDE0" w14:textId="77777777" w:rsidR="008F5511" w:rsidRPr="008F5511" w:rsidRDefault="008F5511" w:rsidP="00323ED4">
      <w:pPr>
        <w:pStyle w:val="Code"/>
        <w:rPr>
          <w:highlight w:val="white"/>
        </w:rPr>
      </w:pPr>
      <w:r w:rsidRPr="008F5511">
        <w:rPr>
          <w:highlight w:val="white"/>
        </w:rPr>
        <w:t xml:space="preserve">    }</w:t>
      </w:r>
    </w:p>
    <w:p w14:paraId="24621C3C" w14:textId="77777777" w:rsidR="008F5511" w:rsidRPr="008F5511" w:rsidRDefault="008F5511" w:rsidP="00323ED4">
      <w:pPr>
        <w:pStyle w:val="Code"/>
        <w:rPr>
          <w:highlight w:val="white"/>
        </w:rPr>
      </w:pPr>
      <w:r w:rsidRPr="008F5511">
        <w:rPr>
          <w:highlight w:val="white"/>
        </w:rPr>
        <w:t xml:space="preserve">  }</w:t>
      </w:r>
    </w:p>
    <w:p w14:paraId="75B5329F" w14:textId="642BF93B" w:rsidR="000C7243" w:rsidRDefault="008F5511" w:rsidP="00323ED4">
      <w:pPr>
        <w:pStyle w:val="Code"/>
      </w:pPr>
      <w:r w:rsidRPr="008F5511">
        <w:rPr>
          <w:highlight w:val="white"/>
        </w:rPr>
        <w:t>}</w:t>
      </w:r>
    </w:p>
    <w:p w14:paraId="060536E9" w14:textId="2678BD46" w:rsidR="00386E50" w:rsidRDefault="00386E50" w:rsidP="00386E50">
      <w:pPr>
        <w:pStyle w:val="Rubrik2"/>
      </w:pPr>
      <w:r>
        <w:t>The Symbol</w:t>
      </w:r>
    </w:p>
    <w:p w14:paraId="127CE67F" w14:textId="2769BA65" w:rsidR="00AE29E2" w:rsidRPr="00AE29E2" w:rsidRDefault="00B175A2" w:rsidP="00B175A2">
      <w:r>
        <w:rPr>
          <w:highlight w:val="white"/>
        </w:rPr>
        <w:t>A symbol has extern, static, typedef, auto, or register storage.</w:t>
      </w:r>
      <w:r w:rsidR="00852E12">
        <w:rPr>
          <w:highlight w:val="white"/>
        </w:rPr>
        <w:t xml:space="preserve"> If the storage</w:t>
      </w:r>
      <w:r w:rsidR="00A4228D">
        <w:rPr>
          <w:highlight w:val="white"/>
        </w:rPr>
        <w:t xml:space="preserve"> is not specifically</w:t>
      </w:r>
      <w:r w:rsidR="00852E12">
        <w:rPr>
          <w:highlight w:val="white"/>
        </w:rPr>
        <w:t xml:space="preserve"> stated, a symbol becomes static in global scope and auto in a function.</w:t>
      </w:r>
      <w:r w:rsidR="00AE29E2">
        <w:t xml:space="preserve"> </w:t>
      </w:r>
      <w:ins w:id="5662" w:author="Stefan Bjornander" w:date="2015-04-25T18:27:00Z">
        <w:r w:rsidR="00AE29E2">
          <w:t>If the storage specifier is omitted</w:t>
        </w:r>
      </w:ins>
      <w:r w:rsidR="00AE29E2">
        <w:t>,</w:t>
      </w:r>
      <w:ins w:id="5663" w:author="Stefan Bjornander" w:date="2015-04-25T18:27:00Z">
        <w:r w:rsidR="00AE29E2">
          <w:t xml:space="preserve"> </w:t>
        </w:r>
      </w:ins>
      <w:r w:rsidR="0077469C">
        <w:t xml:space="preserve">a function becomes extern while </w:t>
      </w:r>
      <w:ins w:id="5664" w:author="Stefan Bjornander" w:date="2015-04-25T18:27:00Z">
        <w:r w:rsidR="00AE29E2">
          <w:t xml:space="preserve">a global variable </w:t>
        </w:r>
      </w:ins>
      <w:r w:rsidR="00AE29E2">
        <w:t>becomes</w:t>
      </w:r>
      <w:ins w:id="5665" w:author="Stefan Bjornander" w:date="2015-04-25T18:27:00Z">
        <w:r w:rsidR="00AE29E2">
          <w:t xml:space="preserve"> static </w:t>
        </w:r>
      </w:ins>
      <w:r w:rsidR="00B50B44">
        <w:t xml:space="preserve">and </w:t>
      </w:r>
      <w:r w:rsidR="00AE29E2">
        <w:t>a</w:t>
      </w:r>
      <w:ins w:id="5666" w:author="Stefan Bjornander" w:date="2015-04-25T18:27:00Z">
        <w:r w:rsidR="00AE29E2">
          <w:t xml:space="preserve"> local variable </w:t>
        </w:r>
      </w:ins>
      <w:r w:rsidR="00AE29E2">
        <w:t>becomes</w:t>
      </w:r>
      <w:ins w:id="5667" w:author="Stefan Bjornander" w:date="2015-04-25T18:28:00Z">
        <w:r w:rsidR="00AE29E2">
          <w:t xml:space="preserve"> auto.</w:t>
        </w:r>
      </w:ins>
      <w:r w:rsidR="00AE29E2">
        <w:t xml:space="preserve"> In this book, t</w:t>
      </w:r>
      <w:ins w:id="5668" w:author="Stefan Bjornander" w:date="2015-04-25T16:11:00Z">
        <w:r w:rsidR="00AE29E2">
          <w:t xml:space="preserve">he </w:t>
        </w:r>
      </w:ins>
      <w:r w:rsidR="00AE29E2">
        <w:t>only difference between an auto or register symbol is that the address operator cannot be applied to a register symbol.</w:t>
      </w:r>
    </w:p>
    <w:p w14:paraId="1C23288D" w14:textId="570C4CCB" w:rsidR="00B175A2" w:rsidRDefault="00B175A2" w:rsidP="00B175A2">
      <w:pPr>
        <w:pStyle w:val="CodeHeader"/>
        <w:rPr>
          <w:highlight w:val="white"/>
        </w:rPr>
      </w:pPr>
      <w:r>
        <w:rPr>
          <w:highlight w:val="white"/>
        </w:rPr>
        <w:t>Storage.cs</w:t>
      </w:r>
    </w:p>
    <w:p w14:paraId="14975808" w14:textId="77777777" w:rsidR="00FA74AE" w:rsidRPr="00FA74AE" w:rsidRDefault="00FA74AE" w:rsidP="00FA74AE">
      <w:pPr>
        <w:pStyle w:val="Code"/>
        <w:rPr>
          <w:highlight w:val="white"/>
        </w:rPr>
      </w:pPr>
      <w:r w:rsidRPr="00FA74AE">
        <w:rPr>
          <w:highlight w:val="white"/>
        </w:rPr>
        <w:t>namespace CCompiler {</w:t>
      </w:r>
    </w:p>
    <w:p w14:paraId="0D18DE89" w14:textId="77777777" w:rsidR="00FA74AE" w:rsidRPr="00FA74AE" w:rsidRDefault="00FA74AE" w:rsidP="00FA74AE">
      <w:pPr>
        <w:pStyle w:val="Code"/>
        <w:rPr>
          <w:highlight w:val="white"/>
        </w:rPr>
      </w:pPr>
      <w:r w:rsidRPr="00FA74AE">
        <w:rPr>
          <w:highlight w:val="white"/>
        </w:rPr>
        <w:t xml:space="preserve">  public enum Storage {Auto     = (int) Mask.Auto,</w:t>
      </w:r>
    </w:p>
    <w:p w14:paraId="0E1DE705" w14:textId="77777777" w:rsidR="00FA74AE" w:rsidRPr="00FA74AE" w:rsidRDefault="00FA74AE" w:rsidP="00FA74AE">
      <w:pPr>
        <w:pStyle w:val="Code"/>
        <w:rPr>
          <w:highlight w:val="white"/>
        </w:rPr>
      </w:pPr>
      <w:r w:rsidRPr="00FA74AE">
        <w:rPr>
          <w:highlight w:val="white"/>
        </w:rPr>
        <w:t xml:space="preserve">                       Register = (int) Mask.Register,</w:t>
      </w:r>
    </w:p>
    <w:p w14:paraId="2C34559A" w14:textId="77777777" w:rsidR="00FA74AE" w:rsidRPr="00FA74AE" w:rsidRDefault="00FA74AE" w:rsidP="00FA74AE">
      <w:pPr>
        <w:pStyle w:val="Code"/>
        <w:rPr>
          <w:highlight w:val="white"/>
        </w:rPr>
      </w:pPr>
      <w:r w:rsidRPr="00FA74AE">
        <w:rPr>
          <w:highlight w:val="white"/>
        </w:rPr>
        <w:t xml:space="preserve">                       Static   = (int) Mask.Static,</w:t>
      </w:r>
    </w:p>
    <w:p w14:paraId="6EC4C3EB" w14:textId="77777777" w:rsidR="00FA74AE" w:rsidRPr="00FA74AE" w:rsidRDefault="00FA74AE" w:rsidP="00FA74AE">
      <w:pPr>
        <w:pStyle w:val="Code"/>
        <w:rPr>
          <w:highlight w:val="white"/>
        </w:rPr>
      </w:pPr>
      <w:r w:rsidRPr="00FA74AE">
        <w:rPr>
          <w:highlight w:val="white"/>
        </w:rPr>
        <w:t xml:space="preserve">                       Extern   = (int) Mask.Extern,</w:t>
      </w:r>
    </w:p>
    <w:p w14:paraId="0D9CF972" w14:textId="77777777" w:rsidR="00FA74AE" w:rsidRPr="00FA74AE" w:rsidRDefault="00FA74AE" w:rsidP="00FA74AE">
      <w:pPr>
        <w:pStyle w:val="Code"/>
        <w:rPr>
          <w:highlight w:val="white"/>
        </w:rPr>
      </w:pPr>
      <w:r w:rsidRPr="00FA74AE">
        <w:rPr>
          <w:highlight w:val="white"/>
        </w:rPr>
        <w:t xml:space="preserve">                       Typedef  = (int) Mask.Typedef};</w:t>
      </w:r>
    </w:p>
    <w:p w14:paraId="0DEAF884" w14:textId="5A1A539E" w:rsidR="00B175A2" w:rsidRPr="00FA74AE" w:rsidRDefault="00FA74AE" w:rsidP="00FA74AE">
      <w:pPr>
        <w:pStyle w:val="Code"/>
        <w:rPr>
          <w:highlight w:val="white"/>
        </w:rPr>
      </w:pPr>
      <w:r w:rsidRPr="00FA74AE">
        <w:rPr>
          <w:highlight w:val="white"/>
        </w:rPr>
        <w:t>}</w:t>
      </w:r>
    </w:p>
    <w:p w14:paraId="4B99FC27" w14:textId="34860AA6" w:rsidR="00386E50" w:rsidRDefault="00386E50" w:rsidP="00A06AF9">
      <w:r w:rsidRPr="00A06AF9">
        <w:t xml:space="preserve">The </w:t>
      </w:r>
      <w:r w:rsidRPr="00A06AF9">
        <w:rPr>
          <w:rStyle w:val="KeyWord0"/>
        </w:rPr>
        <w:t>Symbol</w:t>
      </w:r>
      <w:r w:rsidRPr="00A06AF9">
        <w:t xml:space="preserve"> class describes a variable, a value, a function, or a type specified with typedef.</w:t>
      </w:r>
    </w:p>
    <w:p w14:paraId="6D6B3F34" w14:textId="77777777" w:rsidR="00386E50" w:rsidRDefault="00386E50" w:rsidP="00386E50">
      <w:pPr>
        <w:pStyle w:val="Liststycke"/>
        <w:numPr>
          <w:ilvl w:val="0"/>
          <w:numId w:val="130"/>
        </w:numPr>
        <w:spacing w:line="256" w:lineRule="auto"/>
        <w:rPr>
          <w:rStyle w:val="CodeInText"/>
          <w:i w:val="0"/>
        </w:rPr>
      </w:pPr>
      <w:r>
        <w:rPr>
          <w:rStyle w:val="CodeInText"/>
        </w:rPr>
        <w:t>Name. A symbol actually has two names: the regular name it has been defined with and a unique name, which is the same for symbols with external linkage and prefixed with the number of its block is has been defined in for symbols without external linkage.</w:t>
      </w:r>
    </w:p>
    <w:p w14:paraId="1DB454D9" w14:textId="77777777" w:rsidR="00386E50" w:rsidRDefault="00386E50" w:rsidP="00386E50">
      <w:pPr>
        <w:pStyle w:val="Liststycke"/>
        <w:numPr>
          <w:ilvl w:val="0"/>
          <w:numId w:val="130"/>
        </w:numPr>
        <w:spacing w:line="256" w:lineRule="auto"/>
      </w:pPr>
      <w:r>
        <w:rPr>
          <w:rStyle w:val="CodeInText"/>
        </w:rPr>
        <w:t>Storage</w:t>
      </w:r>
      <w:r>
        <w:t xml:space="preserve">. A symbol may be auto, register, static, extern or typedef. </w:t>
      </w:r>
      <w:ins w:id="5669" w:author="Stefan Bjornander" w:date="2015-04-25T18:27:00Z">
        <w:r>
          <w:t xml:space="preserve">If the storage specifier is omitted a global variable is regarded as static and a local variable is </w:t>
        </w:r>
      </w:ins>
      <w:ins w:id="5670" w:author="Stefan Bjornander" w:date="2015-04-25T18:28:00Z">
        <w:r>
          <w:t>regarded as auto.</w:t>
        </w:r>
      </w:ins>
      <w:r>
        <w:t xml:space="preserve"> In this book, t</w:t>
      </w:r>
      <w:ins w:id="5671" w:author="Stefan Bjornander" w:date="2015-04-25T16:11:00Z">
        <w:r>
          <w:t xml:space="preserve">he </w:t>
        </w:r>
      </w:ins>
      <w:r>
        <w:t>only difference between an auto or register symbol is that the address operator cannot be applied to a register symbol.</w:t>
      </w:r>
    </w:p>
    <w:p w14:paraId="2A27C4A0" w14:textId="77777777" w:rsidR="00386E50" w:rsidRDefault="00386E50" w:rsidP="00386E50">
      <w:pPr>
        <w:pStyle w:val="Liststycke"/>
        <w:numPr>
          <w:ilvl w:val="0"/>
          <w:numId w:val="130"/>
        </w:numPr>
        <w:spacing w:line="256" w:lineRule="auto"/>
      </w:pPr>
      <w:r>
        <w:rPr>
          <w:rStyle w:val="CodeInText"/>
        </w:rPr>
        <w:t>Type</w:t>
      </w:r>
      <w:r>
        <w:t xml:space="preserve">. Each symbol has a type as described in Section </w:t>
      </w:r>
      <w:r>
        <w:fldChar w:fldCharType="begin"/>
      </w:r>
      <w:r>
        <w:instrText xml:space="preserve"> REF _Ref479084909 \r \h </w:instrText>
      </w:r>
      <w:r>
        <w:fldChar w:fldCharType="separate"/>
      </w:r>
      <w:r>
        <w:t>7.1</w:t>
      </w:r>
      <w:r>
        <w:fldChar w:fldCharType="end"/>
      </w:r>
      <w:r>
        <w:t>.</w:t>
      </w:r>
    </w:p>
    <w:p w14:paraId="52AF0604" w14:textId="77777777" w:rsidR="00386E50" w:rsidRDefault="00386E50" w:rsidP="00386E50">
      <w:pPr>
        <w:pStyle w:val="Liststycke"/>
        <w:numPr>
          <w:ilvl w:val="0"/>
          <w:numId w:val="130"/>
        </w:numPr>
        <w:spacing w:line="256" w:lineRule="auto"/>
      </w:pPr>
      <w:r>
        <w:rPr>
          <w:rStyle w:val="CodeInText"/>
        </w:rPr>
        <w:t>Value</w:t>
      </w:r>
      <w:r>
        <w:t xml:space="preserve">. A symbol may have a value of integral, </w:t>
      </w:r>
    </w:p>
    <w:p w14:paraId="1F86A3C4" w14:textId="77777777" w:rsidR="00386E50" w:rsidRDefault="00386E50" w:rsidP="00386E50">
      <w:pPr>
        <w:pStyle w:val="Liststycke"/>
        <w:numPr>
          <w:ilvl w:val="0"/>
          <w:numId w:val="130"/>
        </w:numPr>
        <w:spacing w:line="256" w:lineRule="auto"/>
      </w:pPr>
      <w:r>
        <w:rPr>
          <w:rStyle w:val="CodeInText"/>
        </w:rPr>
        <w:lastRenderedPageBreak/>
        <w:t>External</w:t>
      </w:r>
      <w:r>
        <w:t>. A symbol may have external linkage; that is, it is visible from other source code files.</w:t>
      </w:r>
    </w:p>
    <w:p w14:paraId="037850C3" w14:textId="77777777" w:rsidR="00386E50" w:rsidRDefault="00386E50" w:rsidP="00386E50">
      <w:pPr>
        <w:pStyle w:val="Liststycke"/>
        <w:numPr>
          <w:ilvl w:val="0"/>
          <w:numId w:val="130"/>
        </w:numPr>
        <w:spacing w:line="256" w:lineRule="auto"/>
      </w:pPr>
      <w:r>
        <w:rPr>
          <w:rStyle w:val="CodeInText"/>
        </w:rPr>
        <w:t>Address Symbol</w:t>
      </w:r>
      <w:r>
        <w:t>. In case of the address, arrow, or index operator the address symbol is the dereferred symbol. In case of the arrow operator or constant index we also store the offset of the address symbol.</w:t>
      </w:r>
    </w:p>
    <w:p w14:paraId="39BEED1B" w14:textId="77777777" w:rsidR="00386E50" w:rsidRDefault="00386E50" w:rsidP="00386E50">
      <w:pPr>
        <w:pStyle w:val="Liststycke"/>
        <w:numPr>
          <w:ilvl w:val="0"/>
          <w:numId w:val="130"/>
        </w:numPr>
        <w:spacing w:line="256" w:lineRule="auto"/>
      </w:pPr>
      <w:r>
        <w:rPr>
          <w:rStyle w:val="CodeInText"/>
        </w:rPr>
        <w:t>Address Offset</w:t>
      </w:r>
      <w:r>
        <w:t>.</w:t>
      </w:r>
    </w:p>
    <w:p w14:paraId="6C9B06D8" w14:textId="77777777" w:rsidR="00386E50" w:rsidRDefault="00386E50" w:rsidP="00386E50">
      <w:pPr>
        <w:pStyle w:val="Liststycke"/>
        <w:numPr>
          <w:ilvl w:val="0"/>
          <w:numId w:val="130"/>
        </w:numPr>
        <w:spacing w:line="256" w:lineRule="auto"/>
      </w:pPr>
      <w:r>
        <w:rPr>
          <w:rStyle w:val="CodeInText0"/>
        </w:rPr>
        <w:t>Offset</w:t>
      </w:r>
      <w:r>
        <w:t>. Each auto or register symbol has an offset on the activation record. Each struct member has also an offset relative the beginning of the struct (the first member has offset zero), all union members have offset zero.</w:t>
      </w:r>
    </w:p>
    <w:p w14:paraId="12628BDA" w14:textId="77777777" w:rsidR="00386E50" w:rsidRDefault="00386E50" w:rsidP="00386E50">
      <w:pPr>
        <w:pStyle w:val="Liststycke"/>
        <w:numPr>
          <w:ilvl w:val="0"/>
          <w:numId w:val="130"/>
        </w:numPr>
        <w:spacing w:line="256" w:lineRule="auto"/>
      </w:pPr>
      <w:r>
        <w:t>When the final object code is generated, we mark each auto or register symbol as used. In the end, all non-used symbols are being removed.</w:t>
      </w:r>
    </w:p>
    <w:p w14:paraId="699BD594" w14:textId="5FF33D01" w:rsidR="00386E50" w:rsidRDefault="00386E50" w:rsidP="00386E50">
      <w:r>
        <w:t xml:space="preserve">The name is somewhat misleading since we also store functions and types, defined by </w:t>
      </w:r>
      <w:r>
        <w:rPr>
          <w:rStyle w:val="CodeInText"/>
          <w:rPrChange w:id="5672" w:author="Stefan Bjornander" w:date="2015-04-25T10:11:00Z">
            <w:rPr>
              <w:rStyle w:val="CodeInText"/>
              <w:i w:val="0"/>
            </w:rPr>
          </w:rPrChange>
        </w:rPr>
        <w:t>typedef</w:t>
      </w:r>
      <w:r>
        <w:t>, in the table.</w:t>
      </w:r>
      <w:ins w:id="5673" w:author="Stefan Bjornander" w:date="2015-04-25T10:11:00Z">
        <w:r>
          <w:t xml:space="preserve"> In some compiler technique </w:t>
        </w:r>
      </w:ins>
      <w:r w:rsidR="00440B10">
        <w:t>textbooks,</w:t>
      </w:r>
      <w:ins w:id="5674" w:author="Stefan Bjornander" w:date="2015-04-25T10:11:00Z">
        <w:r>
          <w:t xml:space="preserve"> the table is called</w:t>
        </w:r>
      </w:ins>
      <w:ins w:id="5675" w:author="Stefan Bjornander" w:date="2015-04-25T10:14:00Z">
        <w:r>
          <w:t xml:space="preserve"> the </w:t>
        </w:r>
        <w:r>
          <w:rPr>
            <w:rStyle w:val="CodeInText"/>
            <w:rPrChange w:id="5676" w:author="Stefan Bjornander" w:date="2015-04-25T10:14:00Z">
              <w:rPr>
                <w:rStyle w:val="CodeInText"/>
                <w:i w:val="0"/>
              </w:rPr>
            </w:rPrChange>
          </w:rPr>
          <w:t>symbol table</w:t>
        </w:r>
        <w:r>
          <w:t>. However, I think that term is too wide for our purposes.</w:t>
        </w:r>
      </w:ins>
    </w:p>
    <w:p w14:paraId="306729BC" w14:textId="77777777" w:rsidR="009F7A62" w:rsidRDefault="009F7A62" w:rsidP="009F7A62">
      <w:pPr>
        <w:pStyle w:val="CodeHeader"/>
      </w:pPr>
      <w:r>
        <w:t>Symbol.cs</w:t>
      </w:r>
    </w:p>
    <w:p w14:paraId="00F3D9DE" w14:textId="77777777" w:rsidR="009F7A62" w:rsidRPr="00013F62" w:rsidRDefault="009F7A62" w:rsidP="00013F62">
      <w:pPr>
        <w:pStyle w:val="Code"/>
        <w:rPr>
          <w:highlight w:val="white"/>
        </w:rPr>
      </w:pPr>
      <w:r w:rsidRPr="00013F62">
        <w:rPr>
          <w:highlight w:val="white"/>
        </w:rPr>
        <w:t>using System;</w:t>
      </w:r>
    </w:p>
    <w:p w14:paraId="25F9B812" w14:textId="77777777" w:rsidR="009F7A62" w:rsidRPr="00013F62" w:rsidRDefault="009F7A62" w:rsidP="00013F62">
      <w:pPr>
        <w:pStyle w:val="Code"/>
        <w:rPr>
          <w:highlight w:val="white"/>
        </w:rPr>
      </w:pPr>
      <w:r w:rsidRPr="00013F62">
        <w:rPr>
          <w:highlight w:val="white"/>
        </w:rPr>
        <w:t>using System.IO;</w:t>
      </w:r>
    </w:p>
    <w:p w14:paraId="78175AA3" w14:textId="77777777" w:rsidR="009F7A62" w:rsidRPr="00013F62" w:rsidRDefault="009F7A62" w:rsidP="00013F62">
      <w:pPr>
        <w:pStyle w:val="Code"/>
        <w:rPr>
          <w:highlight w:val="white"/>
        </w:rPr>
      </w:pPr>
      <w:r w:rsidRPr="00013F62">
        <w:rPr>
          <w:highlight w:val="white"/>
        </w:rPr>
        <w:t>using System.Text;</w:t>
      </w:r>
    </w:p>
    <w:p w14:paraId="32FD0B3A" w14:textId="77777777" w:rsidR="009F7A62" w:rsidRPr="00013F62" w:rsidRDefault="009F7A62" w:rsidP="00013F62">
      <w:pPr>
        <w:pStyle w:val="Code"/>
        <w:rPr>
          <w:highlight w:val="white"/>
        </w:rPr>
      </w:pPr>
      <w:r w:rsidRPr="00013F62">
        <w:rPr>
          <w:highlight w:val="white"/>
        </w:rPr>
        <w:t>using System.Numerics;</w:t>
      </w:r>
    </w:p>
    <w:p w14:paraId="30A4706F" w14:textId="77777777" w:rsidR="009F7A62" w:rsidRPr="00013F62" w:rsidRDefault="009F7A62" w:rsidP="00013F62">
      <w:pPr>
        <w:pStyle w:val="Code"/>
        <w:rPr>
          <w:highlight w:val="white"/>
        </w:rPr>
      </w:pPr>
      <w:r w:rsidRPr="00013F62">
        <w:rPr>
          <w:highlight w:val="white"/>
        </w:rPr>
        <w:t>using System.Globalization;</w:t>
      </w:r>
    </w:p>
    <w:p w14:paraId="2F7A2D4A" w14:textId="77777777" w:rsidR="009F7A62" w:rsidRPr="00013F62" w:rsidRDefault="009F7A62" w:rsidP="00013F62">
      <w:pPr>
        <w:pStyle w:val="Code"/>
        <w:rPr>
          <w:highlight w:val="white"/>
        </w:rPr>
      </w:pPr>
      <w:r w:rsidRPr="00013F62">
        <w:rPr>
          <w:highlight w:val="white"/>
        </w:rPr>
        <w:t>using System.Collections.Generic;</w:t>
      </w:r>
    </w:p>
    <w:p w14:paraId="7D2836FD" w14:textId="77777777" w:rsidR="009F7A62" w:rsidRPr="00013F62" w:rsidRDefault="009F7A62" w:rsidP="00013F62">
      <w:pPr>
        <w:pStyle w:val="Code"/>
        <w:rPr>
          <w:highlight w:val="white"/>
        </w:rPr>
      </w:pPr>
    </w:p>
    <w:p w14:paraId="0AD27037" w14:textId="77777777" w:rsidR="009F7A62" w:rsidRPr="00013F62" w:rsidRDefault="009F7A62" w:rsidP="00013F62">
      <w:pPr>
        <w:pStyle w:val="Code"/>
        <w:rPr>
          <w:highlight w:val="white"/>
        </w:rPr>
      </w:pPr>
      <w:r w:rsidRPr="00013F62">
        <w:rPr>
          <w:highlight w:val="white"/>
        </w:rPr>
        <w:t>namespace CCompiler {</w:t>
      </w:r>
    </w:p>
    <w:p w14:paraId="46279B76" w14:textId="77777777" w:rsidR="009F7A62" w:rsidRPr="00013F62" w:rsidRDefault="009F7A62" w:rsidP="00013F62">
      <w:pPr>
        <w:pStyle w:val="Code"/>
        <w:rPr>
          <w:highlight w:val="white"/>
        </w:rPr>
      </w:pPr>
      <w:r w:rsidRPr="00013F62">
        <w:rPr>
          <w:highlight w:val="white"/>
        </w:rPr>
        <w:t xml:space="preserve">  public class Symbol {</w:t>
      </w:r>
    </w:p>
    <w:p w14:paraId="7883E185" w14:textId="77777777" w:rsidR="009F7A62" w:rsidRPr="00013F62" w:rsidRDefault="009F7A62" w:rsidP="00013F62">
      <w:pPr>
        <w:pStyle w:val="Code"/>
        <w:rPr>
          <w:highlight w:val="white"/>
        </w:rPr>
      </w:pPr>
      <w:r w:rsidRPr="00013F62">
        <w:rPr>
          <w:highlight w:val="white"/>
        </w:rPr>
        <w:t xml:space="preserve">    public const string NumberId = "#";</w:t>
      </w:r>
    </w:p>
    <w:p w14:paraId="766F9B7B" w14:textId="77777777" w:rsidR="009F7A62" w:rsidRPr="00013F62" w:rsidRDefault="009F7A62" w:rsidP="00013F62">
      <w:pPr>
        <w:pStyle w:val="Code"/>
        <w:rPr>
          <w:highlight w:val="white"/>
        </w:rPr>
      </w:pPr>
      <w:r w:rsidRPr="00013F62">
        <w:rPr>
          <w:highlight w:val="white"/>
        </w:rPr>
        <w:t xml:space="preserve">    public const string TemporaryId = "£";</w:t>
      </w:r>
    </w:p>
    <w:p w14:paraId="32ACBABD" w14:textId="77777777" w:rsidR="009F7A62" w:rsidRPr="00013F62" w:rsidRDefault="009F7A62" w:rsidP="00013F62">
      <w:pPr>
        <w:pStyle w:val="Code"/>
        <w:rPr>
          <w:highlight w:val="white"/>
        </w:rPr>
      </w:pPr>
      <w:r w:rsidRPr="00013F62">
        <w:rPr>
          <w:highlight w:val="white"/>
        </w:rPr>
        <w:t xml:space="preserve">    public const string SeparatorId = "$";</w:t>
      </w:r>
    </w:p>
    <w:p w14:paraId="2784C4A5" w14:textId="77777777" w:rsidR="009F7A62" w:rsidRPr="00013F62" w:rsidRDefault="009F7A62" w:rsidP="00013F62">
      <w:pPr>
        <w:pStyle w:val="Code"/>
        <w:rPr>
          <w:highlight w:val="white"/>
        </w:rPr>
      </w:pPr>
      <w:r w:rsidRPr="00013F62">
        <w:rPr>
          <w:highlight w:val="white"/>
        </w:rPr>
        <w:t xml:space="preserve">    public const string SeparatorDot = ".";</w:t>
      </w:r>
    </w:p>
    <w:p w14:paraId="2B78BB92" w14:textId="77777777" w:rsidR="009F7A62" w:rsidRPr="00013F62" w:rsidRDefault="009F7A62" w:rsidP="00013F62">
      <w:pPr>
        <w:pStyle w:val="Code"/>
        <w:rPr>
          <w:highlight w:val="white"/>
        </w:rPr>
      </w:pPr>
      <w:r w:rsidRPr="00013F62">
        <w:rPr>
          <w:highlight w:val="white"/>
        </w:rPr>
        <w:t xml:space="preserve">    public const string FileMarker = "@";</w:t>
      </w:r>
    </w:p>
    <w:p w14:paraId="6D69287C" w14:textId="7B987936" w:rsidR="004D4A36" w:rsidRDefault="00CB5205" w:rsidP="00CB5205">
      <w:pPr>
        <w:rPr>
          <w:rStyle w:val="CodeInText"/>
          <w:i w:val="0"/>
          <w:iCs/>
        </w:rPr>
      </w:pPr>
      <w:r w:rsidRPr="00CB5205">
        <w:rPr>
          <w:rStyle w:val="CodeInText"/>
          <w:i w:val="0"/>
          <w:iCs/>
        </w:rPr>
        <w:t xml:space="preserve">A symbol </w:t>
      </w:r>
      <w:r>
        <w:rPr>
          <w:rStyle w:val="CodeInText"/>
          <w:i w:val="0"/>
          <w:iCs/>
        </w:rPr>
        <w:t xml:space="preserve">has </w:t>
      </w:r>
      <w:r w:rsidRPr="00CB5205">
        <w:rPr>
          <w:rStyle w:val="CodeInText"/>
          <w:i w:val="0"/>
          <w:iCs/>
        </w:rPr>
        <w:t>actually two names: the regular name it has been defined</w:t>
      </w:r>
      <w:r>
        <w:rPr>
          <w:rStyle w:val="CodeInText"/>
          <w:i w:val="0"/>
          <w:iCs/>
        </w:rPr>
        <w:t xml:space="preserve"> </w:t>
      </w:r>
      <w:r w:rsidR="001208D6">
        <w:rPr>
          <w:rStyle w:val="CodeInText"/>
          <w:i w:val="0"/>
          <w:iCs/>
        </w:rPr>
        <w:t xml:space="preserve">with </w:t>
      </w:r>
      <w:r>
        <w:rPr>
          <w:rStyle w:val="CodeInText"/>
          <w:i w:val="0"/>
          <w:iCs/>
        </w:rPr>
        <w:t>and is looked up</w:t>
      </w:r>
      <w:r w:rsidR="004110C0">
        <w:rPr>
          <w:rStyle w:val="CodeInText"/>
          <w:i w:val="0"/>
          <w:iCs/>
        </w:rPr>
        <w:t xml:space="preserve"> by</w:t>
      </w:r>
      <w:r w:rsidR="001208D6">
        <w:rPr>
          <w:rStyle w:val="CodeInText"/>
          <w:i w:val="0"/>
          <w:iCs/>
        </w:rPr>
        <w:t xml:space="preserve"> the symbol table</w:t>
      </w:r>
      <w:r>
        <w:rPr>
          <w:rStyle w:val="CodeInText"/>
          <w:i w:val="0"/>
          <w:iCs/>
        </w:rPr>
        <w:t xml:space="preserve">, </w:t>
      </w:r>
      <w:r w:rsidRPr="00CB5205">
        <w:rPr>
          <w:rStyle w:val="CodeInText"/>
          <w:i w:val="0"/>
          <w:iCs/>
        </w:rPr>
        <w:t>and a unique name</w:t>
      </w:r>
      <w:r>
        <w:rPr>
          <w:rStyle w:val="CodeInText"/>
          <w:i w:val="0"/>
          <w:iCs/>
        </w:rPr>
        <w:t>. The names are the same</w:t>
      </w:r>
      <w:r w:rsidRPr="00CB5205">
        <w:rPr>
          <w:rStyle w:val="CodeInText"/>
          <w:i w:val="0"/>
          <w:iCs/>
        </w:rPr>
        <w:t xml:space="preserve"> </w:t>
      </w:r>
      <w:r w:rsidR="004D4A36">
        <w:rPr>
          <w:rStyle w:val="CodeInText"/>
          <w:i w:val="0"/>
          <w:iCs/>
        </w:rPr>
        <w:t xml:space="preserve">for </w:t>
      </w:r>
      <w:r w:rsidRPr="00CB5205">
        <w:rPr>
          <w:rStyle w:val="CodeInText"/>
          <w:i w:val="0"/>
          <w:iCs/>
        </w:rPr>
        <w:t>symbols with external linkage</w:t>
      </w:r>
      <w:r>
        <w:rPr>
          <w:rStyle w:val="CodeInText"/>
          <w:i w:val="0"/>
          <w:iCs/>
        </w:rPr>
        <w:t>. For symbols without external linkage, the unique name is really unique. The id</w:t>
      </w:r>
      <w:r w:rsidR="004D4A36">
        <w:rPr>
          <w:rStyle w:val="CodeInText"/>
          <w:i w:val="0"/>
          <w:iCs/>
        </w:rPr>
        <w:t>ea is th</w:t>
      </w:r>
      <w:r w:rsidR="00526E71">
        <w:rPr>
          <w:rStyle w:val="CodeInText"/>
          <w:i w:val="0"/>
          <w:iCs/>
        </w:rPr>
        <w:t>at the</w:t>
      </w:r>
      <w:r w:rsidR="004D4A36">
        <w:rPr>
          <w:rStyle w:val="CodeInText"/>
          <w:i w:val="0"/>
          <w:iCs/>
        </w:rPr>
        <w:t xml:space="preserve"> no two names </w:t>
      </w:r>
      <w:r w:rsidR="006F6174">
        <w:rPr>
          <w:rStyle w:val="CodeInText"/>
          <w:i w:val="0"/>
          <w:iCs/>
        </w:rPr>
        <w:t xml:space="preserve">without external linkage </w:t>
      </w:r>
      <w:r w:rsidR="004D4A36">
        <w:rPr>
          <w:rStyle w:val="CodeInText"/>
          <w:i w:val="0"/>
          <w:iCs/>
        </w:rPr>
        <w:t>in any shall have the same name.</w:t>
      </w:r>
      <w:r w:rsidR="006F6174">
        <w:rPr>
          <w:rStyle w:val="CodeInText"/>
          <w:i w:val="0"/>
          <w:iCs/>
        </w:rPr>
        <w:t xml:space="preserve"> For instance, two static symbols in two different functions, or two global symbols in two different files.</w:t>
      </w:r>
    </w:p>
    <w:p w14:paraId="066AFB58" w14:textId="09F1382F" w:rsidR="00032EF4" w:rsidRPr="00013F62" w:rsidRDefault="00032EF4" w:rsidP="00032EF4">
      <w:pPr>
        <w:pStyle w:val="Code"/>
        <w:rPr>
          <w:highlight w:val="white"/>
        </w:rPr>
      </w:pPr>
      <w:r>
        <w:rPr>
          <w:highlight w:val="white"/>
        </w:rPr>
        <w:t xml:space="preserve">    private bool</w:t>
      </w:r>
      <w:r w:rsidRPr="00013F62">
        <w:rPr>
          <w:highlight w:val="white"/>
        </w:rPr>
        <w:t xml:space="preserve"> m_externalLinkage;</w:t>
      </w:r>
    </w:p>
    <w:p w14:paraId="4662F478" w14:textId="67DE4E97" w:rsidR="00152602" w:rsidRDefault="00152602" w:rsidP="00152602">
      <w:pPr>
        <w:pStyle w:val="Code"/>
        <w:rPr>
          <w:highlight w:val="white"/>
        </w:rPr>
      </w:pPr>
      <w:r w:rsidRPr="00013F62">
        <w:rPr>
          <w:highlight w:val="white"/>
        </w:rPr>
        <w:t xml:space="preserve">    private string m_name, m_uniqueName;</w:t>
      </w:r>
    </w:p>
    <w:p w14:paraId="05D7883F" w14:textId="7697D795" w:rsidR="004D4A36" w:rsidRPr="00013F62" w:rsidRDefault="004D4A36" w:rsidP="004D4A36">
      <w:pPr>
        <w:rPr>
          <w:highlight w:val="white"/>
        </w:rPr>
      </w:pPr>
      <w:r>
        <w:rPr>
          <w:highlight w:val="white"/>
        </w:rPr>
        <w:t xml:space="preserve">A symbol may </w:t>
      </w:r>
      <w:r w:rsidR="00032EF4">
        <w:rPr>
          <w:highlight w:val="white"/>
        </w:rPr>
        <w:t xml:space="preserve">be </w:t>
      </w:r>
      <w:r w:rsidR="00526E71">
        <w:rPr>
          <w:highlight w:val="white"/>
        </w:rPr>
        <w:t xml:space="preserve">a </w:t>
      </w:r>
      <w:r w:rsidR="00032EF4">
        <w:rPr>
          <w:highlight w:val="white"/>
        </w:rPr>
        <w:t xml:space="preserve">parameter in a function </w:t>
      </w:r>
      <w:r w:rsidR="00C37108">
        <w:rPr>
          <w:highlight w:val="white"/>
        </w:rPr>
        <w:t>definition</w:t>
      </w:r>
      <w:r w:rsidR="00032EF4">
        <w:rPr>
          <w:highlight w:val="white"/>
        </w:rPr>
        <w:t xml:space="preserve"> or</w:t>
      </w:r>
      <w:r>
        <w:rPr>
          <w:highlight w:val="white"/>
        </w:rPr>
        <w:t xml:space="preserve"> a temporary variable</w:t>
      </w:r>
      <w:r w:rsidR="00696107">
        <w:rPr>
          <w:highlight w:val="white"/>
        </w:rPr>
        <w:t xml:space="preserve">, </w:t>
      </w:r>
      <w:r>
        <w:rPr>
          <w:highlight w:val="white"/>
        </w:rPr>
        <w:t xml:space="preserve">added </w:t>
      </w:r>
      <w:r w:rsidR="00966ABE">
        <w:rPr>
          <w:highlight w:val="white"/>
        </w:rPr>
        <w:t xml:space="preserve">to the symbol table </w:t>
      </w:r>
      <w:r>
        <w:rPr>
          <w:highlight w:val="white"/>
        </w:rPr>
        <w:t xml:space="preserve">by the </w:t>
      </w:r>
      <w:r w:rsidR="00966ABE">
        <w:rPr>
          <w:highlight w:val="white"/>
        </w:rPr>
        <w:t>middle code generator.</w:t>
      </w:r>
    </w:p>
    <w:p w14:paraId="2F7A53E7" w14:textId="39013C89" w:rsidR="000C3B21" w:rsidRDefault="000C3B21" w:rsidP="000C3B21">
      <w:pPr>
        <w:pStyle w:val="Code"/>
        <w:rPr>
          <w:highlight w:val="white"/>
        </w:rPr>
      </w:pPr>
      <w:r w:rsidRPr="00013F62">
        <w:rPr>
          <w:highlight w:val="white"/>
        </w:rPr>
        <w:t xml:space="preserve">    private bool m_temporary</w:t>
      </w:r>
      <w:r w:rsidR="00696107">
        <w:rPr>
          <w:highlight w:val="white"/>
        </w:rPr>
        <w:t xml:space="preserve">, </w:t>
      </w:r>
      <w:r w:rsidRPr="00013F62">
        <w:rPr>
          <w:highlight w:val="white"/>
        </w:rPr>
        <w:t>m_parameter</w:t>
      </w:r>
      <w:r>
        <w:rPr>
          <w:highlight w:val="white"/>
        </w:rPr>
        <w:t>;</w:t>
      </w:r>
    </w:p>
    <w:p w14:paraId="7F7C34F3" w14:textId="4351E00E" w:rsidR="009A0771" w:rsidRDefault="009A0771" w:rsidP="009A0771">
      <w:pPr>
        <w:rPr>
          <w:highlight w:val="white"/>
        </w:rPr>
      </w:pPr>
      <w:r>
        <w:rPr>
          <w:highlight w:val="white"/>
        </w:rPr>
        <w:t xml:space="preserve">A symbol has </w:t>
      </w:r>
      <w:r w:rsidR="00A212DC">
        <w:rPr>
          <w:highlight w:val="white"/>
        </w:rPr>
        <w:t xml:space="preserve">a </w:t>
      </w:r>
      <w:r>
        <w:rPr>
          <w:highlight w:val="white"/>
        </w:rPr>
        <w:t>storage</w:t>
      </w:r>
      <w:r w:rsidR="00A212DC">
        <w:rPr>
          <w:highlight w:val="white"/>
        </w:rPr>
        <w:t xml:space="preserve"> and a type</w:t>
      </w:r>
      <w:r w:rsidR="00C43715">
        <w:rPr>
          <w:highlight w:val="white"/>
        </w:rPr>
        <w:t>, i</w:t>
      </w:r>
      <w:r w:rsidR="00A212DC">
        <w:rPr>
          <w:highlight w:val="white"/>
        </w:rPr>
        <w:t>t may also have a value.</w:t>
      </w:r>
    </w:p>
    <w:p w14:paraId="1AE7BFD6" w14:textId="77777777" w:rsidR="009F7A62" w:rsidRPr="00013F62" w:rsidRDefault="009F7A62" w:rsidP="00013F62">
      <w:pPr>
        <w:pStyle w:val="Code"/>
        <w:rPr>
          <w:highlight w:val="white"/>
        </w:rPr>
      </w:pPr>
      <w:r w:rsidRPr="00013F62">
        <w:rPr>
          <w:highlight w:val="white"/>
        </w:rPr>
        <w:t xml:space="preserve">    private Storage m_storage;</w:t>
      </w:r>
    </w:p>
    <w:p w14:paraId="47B72F69" w14:textId="77777777" w:rsidR="009F7A62" w:rsidRPr="00013F62" w:rsidRDefault="009F7A62" w:rsidP="00013F62">
      <w:pPr>
        <w:pStyle w:val="Code"/>
        <w:rPr>
          <w:highlight w:val="white"/>
        </w:rPr>
      </w:pPr>
      <w:r w:rsidRPr="00013F62">
        <w:rPr>
          <w:highlight w:val="white"/>
        </w:rPr>
        <w:t xml:space="preserve">    private Type m_type;</w:t>
      </w:r>
    </w:p>
    <w:p w14:paraId="59A2B199" w14:textId="431FB0BC" w:rsidR="009F7A62" w:rsidRDefault="009F7A62" w:rsidP="00013F62">
      <w:pPr>
        <w:pStyle w:val="Code"/>
        <w:rPr>
          <w:highlight w:val="white"/>
        </w:rPr>
      </w:pPr>
      <w:r w:rsidRPr="00013F62">
        <w:rPr>
          <w:highlight w:val="white"/>
        </w:rPr>
        <w:t xml:space="preserve">    private object m_value;</w:t>
      </w:r>
    </w:p>
    <w:p w14:paraId="31CBF9E2" w14:textId="2E5EBCD3" w:rsidR="00A212DC" w:rsidRPr="00013F62" w:rsidRDefault="001045B2" w:rsidP="00A212DC">
      <w:pPr>
        <w:rPr>
          <w:highlight w:val="white"/>
        </w:rPr>
      </w:pPr>
      <w:r>
        <w:rPr>
          <w:highlight w:val="white"/>
        </w:rPr>
        <w:t>S</w:t>
      </w:r>
      <w:r w:rsidR="00A212DC">
        <w:rPr>
          <w:highlight w:val="white"/>
        </w:rPr>
        <w:t>ymbols with auto and register storage are given an offset</w:t>
      </w:r>
      <w:r w:rsidR="005F2592">
        <w:rPr>
          <w:highlight w:val="white"/>
        </w:rPr>
        <w:t xml:space="preserve"> on the current </w:t>
      </w:r>
      <w:r w:rsidR="00F66C4F">
        <w:rPr>
          <w:highlight w:val="white"/>
        </w:rPr>
        <w:t>activation</w:t>
      </w:r>
      <w:r w:rsidR="005F2592">
        <w:rPr>
          <w:highlight w:val="white"/>
        </w:rPr>
        <w:t xml:space="preserve"> record.</w:t>
      </w:r>
    </w:p>
    <w:p w14:paraId="51842E58" w14:textId="13FC43FD" w:rsidR="009F7A62" w:rsidRDefault="009F7A62" w:rsidP="00013F62">
      <w:pPr>
        <w:pStyle w:val="Code"/>
        <w:rPr>
          <w:highlight w:val="white"/>
        </w:rPr>
      </w:pPr>
      <w:r w:rsidRPr="00013F62">
        <w:rPr>
          <w:highlight w:val="white"/>
        </w:rPr>
        <w:t xml:space="preserve">    private int m_offset;</w:t>
      </w:r>
    </w:p>
    <w:p w14:paraId="4FC8EEFE" w14:textId="06AF984B" w:rsidR="00A212DC" w:rsidRPr="00013F62" w:rsidRDefault="00130E8E" w:rsidP="00130E8E">
      <w:pPr>
        <w:rPr>
          <w:highlight w:val="white"/>
        </w:rPr>
      </w:pPr>
      <w:r>
        <w:rPr>
          <w:highlight w:val="white"/>
        </w:rPr>
        <w:t>When dereferencing a symbol with the derefernce, arrow, and index (with a constant index value) expression</w:t>
      </w:r>
      <w:r w:rsidR="00D162D0">
        <w:rPr>
          <w:highlight w:val="white"/>
        </w:rPr>
        <w:t>, t</w:t>
      </w:r>
      <w:r>
        <w:rPr>
          <w:highlight w:val="white"/>
        </w:rPr>
        <w:t xml:space="preserve">he </w:t>
      </w:r>
      <w:r w:rsidR="00D162D0">
        <w:rPr>
          <w:highlight w:val="white"/>
        </w:rPr>
        <w:t xml:space="preserve">dereferenced </w:t>
      </w:r>
      <w:r>
        <w:rPr>
          <w:highlight w:val="white"/>
        </w:rPr>
        <w:t xml:space="preserve">symbol is stored </w:t>
      </w:r>
      <w:r w:rsidR="00D162D0">
        <w:rPr>
          <w:highlight w:val="white"/>
        </w:rPr>
        <w:t xml:space="preserve">in the address symbol, with its offset. The offset is zero in </w:t>
      </w:r>
      <w:r w:rsidR="00D162D0">
        <w:rPr>
          <w:highlight w:val="white"/>
        </w:rPr>
        <w:lastRenderedPageBreak/>
        <w:t>the dereference case, the offset of the field in the arrow case, and the index value times the size of the array type in the index case.</w:t>
      </w:r>
      <w:r w:rsidR="00A1408B">
        <w:rPr>
          <w:highlight w:val="white"/>
        </w:rPr>
        <w:t xml:space="preserve"> In case of the index operator with a non-constant index value, the value of the address offset is calculated in run-time.</w:t>
      </w:r>
    </w:p>
    <w:p w14:paraId="56F2D829" w14:textId="77777777" w:rsidR="009F7A62" w:rsidRPr="00013F62" w:rsidRDefault="009F7A62" w:rsidP="00013F62">
      <w:pPr>
        <w:pStyle w:val="Code"/>
        <w:rPr>
          <w:highlight w:val="white"/>
        </w:rPr>
      </w:pPr>
      <w:r w:rsidRPr="00013F62">
        <w:rPr>
          <w:highlight w:val="white"/>
        </w:rPr>
        <w:t xml:space="preserve">    private Symbol m_addressSymbol;</w:t>
      </w:r>
    </w:p>
    <w:p w14:paraId="3D5B6FD7" w14:textId="77777777" w:rsidR="009F7A62" w:rsidRPr="00013F62" w:rsidRDefault="009F7A62" w:rsidP="00013F62">
      <w:pPr>
        <w:pStyle w:val="Code"/>
        <w:rPr>
          <w:highlight w:val="white"/>
        </w:rPr>
      </w:pPr>
      <w:r w:rsidRPr="00013F62">
        <w:rPr>
          <w:highlight w:val="white"/>
        </w:rPr>
        <w:t xml:space="preserve">    private int m_addressOffset;</w:t>
      </w:r>
    </w:p>
    <w:p w14:paraId="1818BD7B" w14:textId="0A278FB1" w:rsidR="00A212DC" w:rsidRDefault="00A212DC" w:rsidP="00A212DC">
      <w:pPr>
        <w:rPr>
          <w:highlight w:val="white"/>
        </w:rPr>
      </w:pPr>
      <w:r>
        <w:rPr>
          <w:highlight w:val="white"/>
        </w:rPr>
        <w:t>A symbol can be assignable and addressable.</w:t>
      </w:r>
      <w:r w:rsidR="0009447A">
        <w:rPr>
          <w:highlight w:val="white"/>
        </w:rPr>
        <w:t xml:space="preserve"> It is assignable if it is not constant, and none of its members are (recursively) constant in case of struct or union and is not an array of a function. It is addressable if it does not have register storage and is not a bitfield in a struct.</w:t>
      </w:r>
    </w:p>
    <w:p w14:paraId="77DE67DD" w14:textId="2AC03432" w:rsidR="009F7A62" w:rsidRDefault="009F7A62" w:rsidP="00013F62">
      <w:pPr>
        <w:pStyle w:val="Code"/>
        <w:rPr>
          <w:highlight w:val="white"/>
        </w:rPr>
      </w:pPr>
      <w:r w:rsidRPr="00013F62">
        <w:rPr>
          <w:highlight w:val="white"/>
        </w:rPr>
        <w:t xml:space="preserve">    private bool m_assignable, m_addressable;</w:t>
      </w:r>
    </w:p>
    <w:p w14:paraId="2A9F332A" w14:textId="4555A2B3" w:rsidR="0009447A" w:rsidRPr="00013F62" w:rsidRDefault="0009447A" w:rsidP="0009447A">
      <w:pPr>
        <w:rPr>
          <w:highlight w:val="white"/>
        </w:rPr>
      </w:pPr>
      <w:r>
        <w:rPr>
          <w:highlight w:val="white"/>
        </w:rPr>
        <w:t>A symbol may hold logical type, in which case the true set and false set is stored in the symbol.</w:t>
      </w:r>
    </w:p>
    <w:p w14:paraId="2A43848B" w14:textId="77777777" w:rsidR="009F7A62" w:rsidRPr="00013F62" w:rsidRDefault="009F7A62" w:rsidP="00013F62">
      <w:pPr>
        <w:pStyle w:val="Code"/>
        <w:rPr>
          <w:highlight w:val="white"/>
        </w:rPr>
      </w:pPr>
      <w:r w:rsidRPr="00013F62">
        <w:rPr>
          <w:highlight w:val="white"/>
        </w:rPr>
        <w:t xml:space="preserve">    private ISet&lt;MiddleCode&gt; m_trueSet, m_falseSet;</w:t>
      </w:r>
    </w:p>
    <w:p w14:paraId="7B409AB0" w14:textId="32E590E5" w:rsidR="009F7A62" w:rsidRDefault="009B7E0D" w:rsidP="000B07CE">
      <w:pPr>
        <w:rPr>
          <w:highlight w:val="white"/>
        </w:rPr>
      </w:pPr>
      <w:r>
        <w:rPr>
          <w:highlight w:val="white"/>
        </w:rPr>
        <w:t>Finally, we have static counters for unique names and temporary names.</w:t>
      </w:r>
    </w:p>
    <w:p w14:paraId="164D919C" w14:textId="77777777" w:rsidR="00192E63" w:rsidRPr="00192E63" w:rsidRDefault="00192E63" w:rsidP="00192E63">
      <w:pPr>
        <w:pStyle w:val="Code"/>
        <w:rPr>
          <w:highlight w:val="white"/>
        </w:rPr>
      </w:pPr>
      <w:r w:rsidRPr="00192E63">
        <w:rPr>
          <w:highlight w:val="white"/>
        </w:rPr>
        <w:t xml:space="preserve">    private static int UniqueNameCount = 0, TemporaryNameCount = 0;</w:t>
      </w:r>
    </w:p>
    <w:p w14:paraId="5670B13A" w14:textId="5F1F7105" w:rsidR="009B7E0D" w:rsidRPr="00192E63" w:rsidRDefault="004D6570" w:rsidP="004D6570">
      <w:pPr>
        <w:rPr>
          <w:highlight w:val="white"/>
        </w:rPr>
      </w:pPr>
      <w:r>
        <w:rPr>
          <w:highlight w:val="white"/>
        </w:rPr>
        <w:t>The first constructor is used for defined symbols, variables, constants</w:t>
      </w:r>
      <w:r w:rsidR="004E2E31">
        <w:rPr>
          <w:highlight w:val="white"/>
        </w:rPr>
        <w:t>,</w:t>
      </w:r>
      <w:r>
        <w:rPr>
          <w:highlight w:val="white"/>
        </w:rPr>
        <w:t xml:space="preserve"> and functions.</w:t>
      </w:r>
      <w:r w:rsidR="00EA1707">
        <w:rPr>
          <w:highlight w:val="white"/>
        </w:rPr>
        <w:t xml:space="preserve"> In case of </w:t>
      </w:r>
      <w:r w:rsidR="005805EB">
        <w:rPr>
          <w:highlight w:val="white"/>
        </w:rPr>
        <w:t>enumeration</w:t>
      </w:r>
      <w:r w:rsidR="00EA1707">
        <w:rPr>
          <w:highlight w:val="white"/>
        </w:rPr>
        <w:t xml:space="preserve"> constants</w:t>
      </w:r>
      <w:r w:rsidR="00873AEA">
        <w:rPr>
          <w:highlight w:val="white"/>
        </w:rPr>
        <w:t>,</w:t>
      </w:r>
      <w:r w:rsidR="00EA1707">
        <w:rPr>
          <w:highlight w:val="white"/>
        </w:rPr>
        <w:t xml:space="preserve"> they also hold a value.</w:t>
      </w:r>
    </w:p>
    <w:p w14:paraId="3165280F" w14:textId="77777777" w:rsidR="009F7A62" w:rsidRPr="00192E63" w:rsidRDefault="009F7A62" w:rsidP="00192E63">
      <w:pPr>
        <w:pStyle w:val="Code"/>
        <w:rPr>
          <w:highlight w:val="white"/>
        </w:rPr>
      </w:pPr>
      <w:r w:rsidRPr="00192E63">
        <w:rPr>
          <w:highlight w:val="white"/>
        </w:rPr>
        <w:t xml:space="preserve">    public Symbol(string name, bool externalLinkage, Storage storage,</w:t>
      </w:r>
    </w:p>
    <w:p w14:paraId="10BE8318" w14:textId="77777777" w:rsidR="009F7A62" w:rsidRPr="00013F62" w:rsidRDefault="009F7A62" w:rsidP="00013F62">
      <w:pPr>
        <w:pStyle w:val="Code"/>
        <w:rPr>
          <w:highlight w:val="white"/>
        </w:rPr>
      </w:pPr>
      <w:r w:rsidRPr="00013F62">
        <w:rPr>
          <w:highlight w:val="white"/>
        </w:rPr>
        <w:t xml:space="preserve">                  Type type, bool parameter = false, object value = null) {</w:t>
      </w:r>
    </w:p>
    <w:p w14:paraId="77B7F9AB" w14:textId="77777777" w:rsidR="009F7A62" w:rsidRPr="00013F62" w:rsidRDefault="009F7A62" w:rsidP="00013F62">
      <w:pPr>
        <w:pStyle w:val="Code"/>
        <w:rPr>
          <w:highlight w:val="white"/>
        </w:rPr>
      </w:pPr>
      <w:r w:rsidRPr="00013F62">
        <w:rPr>
          <w:highlight w:val="white"/>
        </w:rPr>
        <w:t xml:space="preserve">      m_name = name;</w:t>
      </w:r>
    </w:p>
    <w:p w14:paraId="67F22009" w14:textId="77777777" w:rsidR="009F7A62" w:rsidRPr="00013F62" w:rsidRDefault="009F7A62" w:rsidP="00013F62">
      <w:pPr>
        <w:pStyle w:val="Code"/>
        <w:rPr>
          <w:highlight w:val="white"/>
        </w:rPr>
      </w:pPr>
      <w:r w:rsidRPr="00013F62">
        <w:rPr>
          <w:highlight w:val="white"/>
        </w:rPr>
        <w:t xml:space="preserve">      m_externalLinkage = externalLinkage;</w:t>
      </w:r>
    </w:p>
    <w:p w14:paraId="4EC3F07B" w14:textId="77777777" w:rsidR="009F7A62" w:rsidRPr="00013F62" w:rsidRDefault="009F7A62" w:rsidP="00013F62">
      <w:pPr>
        <w:pStyle w:val="Code"/>
        <w:rPr>
          <w:highlight w:val="white"/>
        </w:rPr>
      </w:pPr>
      <w:r w:rsidRPr="00013F62">
        <w:rPr>
          <w:highlight w:val="white"/>
        </w:rPr>
        <w:t xml:space="preserve">      m_storage = storage;</w:t>
      </w:r>
    </w:p>
    <w:p w14:paraId="4DED7826" w14:textId="687157CB" w:rsidR="009F7A62" w:rsidRPr="00013F62" w:rsidRDefault="0032587A" w:rsidP="0032587A">
      <w:pPr>
        <w:rPr>
          <w:highlight w:val="white"/>
        </w:rPr>
      </w:pPr>
      <w:r>
        <w:rPr>
          <w:highlight w:val="white"/>
        </w:rPr>
        <w:t xml:space="preserve">If the symbol has external linkage its unique name </w:t>
      </w:r>
      <w:r w:rsidR="00B61A49">
        <w:rPr>
          <w:highlight w:val="white"/>
        </w:rPr>
        <w:t>is</w:t>
      </w:r>
      <w:r>
        <w:rPr>
          <w:highlight w:val="white"/>
        </w:rPr>
        <w:t xml:space="preserve"> its regular name.</w:t>
      </w:r>
    </w:p>
    <w:p w14:paraId="2A271F00" w14:textId="77777777" w:rsidR="009F7A62" w:rsidRPr="00013F62" w:rsidRDefault="009F7A62" w:rsidP="00013F62">
      <w:pPr>
        <w:pStyle w:val="Code"/>
        <w:rPr>
          <w:highlight w:val="white"/>
        </w:rPr>
      </w:pPr>
      <w:r w:rsidRPr="00013F62">
        <w:rPr>
          <w:highlight w:val="white"/>
        </w:rPr>
        <w:t xml:space="preserve">      if (m_externalLinkage) {</w:t>
      </w:r>
    </w:p>
    <w:p w14:paraId="39DD0AA2" w14:textId="755F38CF" w:rsidR="009F7A62" w:rsidRPr="00013F62" w:rsidRDefault="009F7A62" w:rsidP="00013F62">
      <w:pPr>
        <w:pStyle w:val="Code"/>
        <w:rPr>
          <w:highlight w:val="white"/>
        </w:rPr>
      </w:pPr>
      <w:r w:rsidRPr="00013F62">
        <w:rPr>
          <w:highlight w:val="white"/>
        </w:rPr>
        <w:t xml:space="preserve">        m_uniqueName = </w:t>
      </w:r>
      <w:r w:rsidR="00387220">
        <w:rPr>
          <w:highlight w:val="white"/>
        </w:rPr>
        <w:t>m_</w:t>
      </w:r>
      <w:r w:rsidRPr="00013F62">
        <w:rPr>
          <w:highlight w:val="white"/>
        </w:rPr>
        <w:t>name</w:t>
      </w:r>
      <w:r w:rsidR="00451421">
        <w:rPr>
          <w:highlight w:val="white"/>
        </w:rPr>
        <w:t>;</w:t>
      </w:r>
    </w:p>
    <w:p w14:paraId="6FEDB533" w14:textId="157CDAAC" w:rsidR="009F7A62" w:rsidRDefault="009F7A62" w:rsidP="00013F62">
      <w:pPr>
        <w:pStyle w:val="Code"/>
        <w:rPr>
          <w:highlight w:val="white"/>
        </w:rPr>
      </w:pPr>
      <w:r w:rsidRPr="00013F62">
        <w:rPr>
          <w:highlight w:val="white"/>
        </w:rPr>
        <w:t xml:space="preserve">      }</w:t>
      </w:r>
    </w:p>
    <w:p w14:paraId="71DDB865" w14:textId="5E805C7E" w:rsidR="00B61A49" w:rsidRPr="00013F62" w:rsidRDefault="00B61A49" w:rsidP="0080558F">
      <w:pPr>
        <w:rPr>
          <w:highlight w:val="white"/>
        </w:rPr>
      </w:pPr>
      <w:r>
        <w:rPr>
          <w:highlight w:val="white"/>
        </w:rPr>
        <w:t xml:space="preserve">If the </w:t>
      </w:r>
      <w:r w:rsidR="0080558F">
        <w:rPr>
          <w:highlight w:val="white"/>
        </w:rPr>
        <w:t>symbol</w:t>
      </w:r>
      <w:r>
        <w:rPr>
          <w:highlight w:val="white"/>
        </w:rPr>
        <w:t xml:space="preserve"> </w:t>
      </w:r>
      <w:r w:rsidR="00D86CCA">
        <w:rPr>
          <w:highlight w:val="white"/>
        </w:rPr>
        <w:t xml:space="preserve">does </w:t>
      </w:r>
      <w:r>
        <w:rPr>
          <w:highlight w:val="white"/>
        </w:rPr>
        <w:t xml:space="preserve">not have external linkage, its unique name </w:t>
      </w:r>
      <w:r w:rsidR="00BD5EED">
        <w:rPr>
          <w:highlight w:val="white"/>
        </w:rPr>
        <w:t>is a file marker, a unique number, and the regular name.</w:t>
      </w:r>
      <w:r w:rsidR="00D86CCA">
        <w:rPr>
          <w:highlight w:val="white"/>
        </w:rPr>
        <w:t xml:space="preserve"> The file marker will by the linker be replaced by a number unique for the object file. In this way, every symbol of the same file will have a unique number and each file will also have a unique number.</w:t>
      </w:r>
    </w:p>
    <w:p w14:paraId="0D4D6941" w14:textId="77777777" w:rsidR="009F7A62" w:rsidRPr="00013F62" w:rsidRDefault="009F7A62" w:rsidP="00013F62">
      <w:pPr>
        <w:pStyle w:val="Code"/>
        <w:rPr>
          <w:highlight w:val="white"/>
        </w:rPr>
      </w:pPr>
      <w:r w:rsidRPr="00013F62">
        <w:rPr>
          <w:highlight w:val="white"/>
        </w:rPr>
        <w:t xml:space="preserve">      else {</w:t>
      </w:r>
    </w:p>
    <w:p w14:paraId="5847D5CE" w14:textId="573FE738" w:rsidR="00013F62" w:rsidRDefault="009F7A62" w:rsidP="00013F62">
      <w:pPr>
        <w:pStyle w:val="Code"/>
        <w:rPr>
          <w:highlight w:val="white"/>
        </w:rPr>
      </w:pPr>
      <w:r w:rsidRPr="00013F62">
        <w:rPr>
          <w:highlight w:val="white"/>
        </w:rPr>
        <w:t xml:space="preserve">        m_uniqueName = Symbol.FileMarker + (UniqueNameCount++) +</w:t>
      </w:r>
      <w:r w:rsidR="00D86CCA">
        <w:rPr>
          <w:highlight w:val="white"/>
        </w:rPr>
        <w:t>s</w:t>
      </w:r>
    </w:p>
    <w:p w14:paraId="6DCBA2AD" w14:textId="489BCC3C" w:rsidR="009F7A62" w:rsidRPr="00013F62" w:rsidRDefault="00013F62" w:rsidP="00013F62">
      <w:pPr>
        <w:pStyle w:val="Code"/>
        <w:rPr>
          <w:highlight w:val="white"/>
        </w:rPr>
      </w:pPr>
      <w:r>
        <w:rPr>
          <w:highlight w:val="white"/>
        </w:rPr>
        <w:t xml:space="preserve">                       </w:t>
      </w:r>
      <w:r w:rsidR="009F7A62" w:rsidRPr="00013F62">
        <w:rPr>
          <w:highlight w:val="white"/>
        </w:rPr>
        <w:t>Symbol.SeparatorId + m_name;</w:t>
      </w:r>
    </w:p>
    <w:p w14:paraId="382CAC4D" w14:textId="77777777" w:rsidR="009F7A62" w:rsidRPr="00013F62" w:rsidRDefault="009F7A62" w:rsidP="00013F62">
      <w:pPr>
        <w:pStyle w:val="Code"/>
        <w:rPr>
          <w:highlight w:val="white"/>
        </w:rPr>
      </w:pPr>
      <w:r w:rsidRPr="00013F62">
        <w:rPr>
          <w:highlight w:val="white"/>
        </w:rPr>
        <w:t xml:space="preserve">      }</w:t>
      </w:r>
    </w:p>
    <w:p w14:paraId="24DADDB7" w14:textId="77777777" w:rsidR="009F7A62" w:rsidRPr="00013F62" w:rsidRDefault="009F7A62" w:rsidP="00013F62">
      <w:pPr>
        <w:pStyle w:val="Code"/>
        <w:rPr>
          <w:highlight w:val="white"/>
        </w:rPr>
      </w:pPr>
    </w:p>
    <w:p w14:paraId="7B7883DA" w14:textId="77777777" w:rsidR="009F7A62" w:rsidRPr="00013F62" w:rsidRDefault="009F7A62" w:rsidP="00013F62">
      <w:pPr>
        <w:pStyle w:val="Code"/>
        <w:rPr>
          <w:highlight w:val="white"/>
        </w:rPr>
      </w:pPr>
      <w:r w:rsidRPr="00013F62">
        <w:rPr>
          <w:highlight w:val="white"/>
        </w:rPr>
        <w:t xml:space="preserve">      m_type = type;</w:t>
      </w:r>
    </w:p>
    <w:p w14:paraId="5967423F" w14:textId="77777777" w:rsidR="009F7A62" w:rsidRPr="00013F62" w:rsidRDefault="009F7A62" w:rsidP="00013F62">
      <w:pPr>
        <w:pStyle w:val="Code"/>
        <w:rPr>
          <w:highlight w:val="white"/>
        </w:rPr>
      </w:pPr>
      <w:r w:rsidRPr="00013F62">
        <w:rPr>
          <w:highlight w:val="white"/>
        </w:rPr>
        <w:t xml:space="preserve">      m_parameter = parameter;</w:t>
      </w:r>
    </w:p>
    <w:p w14:paraId="6965550F" w14:textId="4EE13171" w:rsidR="009F7A62" w:rsidRDefault="009F7A62" w:rsidP="00013F62">
      <w:pPr>
        <w:pStyle w:val="Code"/>
        <w:rPr>
          <w:highlight w:val="white"/>
        </w:rPr>
      </w:pPr>
      <w:r w:rsidRPr="00013F62">
        <w:rPr>
          <w:highlight w:val="white"/>
        </w:rPr>
        <w:t xml:space="preserve">      m_temporary = false;</w:t>
      </w:r>
    </w:p>
    <w:p w14:paraId="3032960A" w14:textId="31187E81" w:rsidR="00146A14" w:rsidRPr="00013F62" w:rsidRDefault="00146A14" w:rsidP="00146A14">
      <w:pPr>
        <w:rPr>
          <w:highlight w:val="white"/>
        </w:rPr>
      </w:pPr>
      <w:r>
        <w:rPr>
          <w:highlight w:val="white"/>
        </w:rPr>
        <w:t>The symbol is assignable if it</w:t>
      </w:r>
      <w:r w:rsidR="00A96FC3">
        <w:rPr>
          <w:highlight w:val="white"/>
        </w:rPr>
        <w:t>s type</w:t>
      </w:r>
      <w:r>
        <w:rPr>
          <w:highlight w:val="white"/>
        </w:rPr>
        <w:t xml:space="preserve"> </w:t>
      </w:r>
      <w:r w:rsidR="00A96FC3">
        <w:rPr>
          <w:highlight w:val="white"/>
        </w:rPr>
        <w:t xml:space="preserve">not recursively constant and is not an array or function. A type is recursively constant if it is constant </w:t>
      </w:r>
      <w:r w:rsidR="006435EF">
        <w:rPr>
          <w:highlight w:val="white"/>
        </w:rPr>
        <w:t>or</w:t>
      </w:r>
      <w:r w:rsidR="00A96FC3">
        <w:rPr>
          <w:highlight w:val="white"/>
        </w:rPr>
        <w:t>, in case of a struct or union, any of its members is constant.</w:t>
      </w:r>
    </w:p>
    <w:p w14:paraId="2AD10114" w14:textId="398FCC26" w:rsidR="009F7A62" w:rsidRPr="00013F62" w:rsidRDefault="009F7A62" w:rsidP="00013F62">
      <w:pPr>
        <w:pStyle w:val="Code"/>
        <w:rPr>
          <w:highlight w:val="white"/>
        </w:rPr>
      </w:pPr>
      <w:r w:rsidRPr="00013F62">
        <w:rPr>
          <w:highlight w:val="white"/>
        </w:rPr>
        <w:t xml:space="preserve">      m_assignable =</w:t>
      </w:r>
      <w:r w:rsidR="00A96FC3">
        <w:rPr>
          <w:highlight w:val="white"/>
        </w:rPr>
        <w:t xml:space="preserve"> !</w:t>
      </w:r>
      <w:r w:rsidRPr="00013F62">
        <w:rPr>
          <w:highlight w:val="white"/>
        </w:rPr>
        <w:t>m_type.IsConstantRecursive() &amp;&amp;</w:t>
      </w:r>
    </w:p>
    <w:p w14:paraId="2F232F83" w14:textId="311BEE2D" w:rsidR="009F7A62" w:rsidRDefault="009F7A62" w:rsidP="00013F62">
      <w:pPr>
        <w:pStyle w:val="Code"/>
        <w:rPr>
          <w:highlight w:val="white"/>
        </w:rPr>
      </w:pPr>
      <w:r w:rsidRPr="00013F62">
        <w:rPr>
          <w:highlight w:val="white"/>
        </w:rPr>
        <w:t xml:space="preserve">                     !m_type.IsArrayOrFunction();</w:t>
      </w:r>
    </w:p>
    <w:p w14:paraId="178CF87F" w14:textId="7AE45E03" w:rsidR="00A96FC3" w:rsidRPr="00013F62" w:rsidRDefault="00A96FC3" w:rsidP="00A96FC3">
      <w:pPr>
        <w:rPr>
          <w:highlight w:val="white"/>
        </w:rPr>
      </w:pPr>
      <w:r>
        <w:rPr>
          <w:highlight w:val="white"/>
        </w:rPr>
        <w:t xml:space="preserve">A symbol is </w:t>
      </w:r>
      <w:r w:rsidR="004436A6">
        <w:rPr>
          <w:highlight w:val="white"/>
        </w:rPr>
        <w:t>addressable</w:t>
      </w:r>
      <w:r>
        <w:rPr>
          <w:highlight w:val="white"/>
        </w:rPr>
        <w:t xml:space="preserve"> if it does not have register storage and is not a bitfield in a struct or union.</w:t>
      </w:r>
    </w:p>
    <w:p w14:paraId="73E286DC" w14:textId="77777777" w:rsidR="009F7A62" w:rsidRPr="00013F62" w:rsidRDefault="009F7A62" w:rsidP="00013F62">
      <w:pPr>
        <w:pStyle w:val="Code"/>
        <w:rPr>
          <w:highlight w:val="white"/>
        </w:rPr>
      </w:pPr>
      <w:r w:rsidRPr="00013F62">
        <w:rPr>
          <w:highlight w:val="white"/>
        </w:rPr>
        <w:t xml:space="preserve">      m_addressable = !IsRegister() &amp;&amp; !m_type.IsBitfield();</w:t>
      </w:r>
    </w:p>
    <w:p w14:paraId="545C90B2" w14:textId="77777777" w:rsidR="009F7A62" w:rsidRPr="00013F62" w:rsidRDefault="009F7A62" w:rsidP="00013F62">
      <w:pPr>
        <w:pStyle w:val="Code"/>
        <w:rPr>
          <w:highlight w:val="white"/>
        </w:rPr>
      </w:pPr>
    </w:p>
    <w:p w14:paraId="7E27D05B" w14:textId="77777777" w:rsidR="009F7A62" w:rsidRPr="00013F62" w:rsidRDefault="009F7A62" w:rsidP="00013F62">
      <w:pPr>
        <w:pStyle w:val="Code"/>
        <w:rPr>
          <w:highlight w:val="white"/>
        </w:rPr>
      </w:pPr>
      <w:r w:rsidRPr="00013F62">
        <w:rPr>
          <w:highlight w:val="white"/>
        </w:rPr>
        <w:t xml:space="preserve">      m_value = value;</w:t>
      </w:r>
    </w:p>
    <w:p w14:paraId="58712F24" w14:textId="77777777" w:rsidR="009F7A62" w:rsidRPr="00013F62" w:rsidRDefault="009F7A62" w:rsidP="00013F62">
      <w:pPr>
        <w:pStyle w:val="Code"/>
        <w:rPr>
          <w:highlight w:val="white"/>
        </w:rPr>
      </w:pPr>
      <w:r w:rsidRPr="00013F62">
        <w:rPr>
          <w:highlight w:val="white"/>
        </w:rPr>
        <w:t xml:space="preserve">      CheckValue(m_type, m_value);</w:t>
      </w:r>
    </w:p>
    <w:p w14:paraId="092A4A21" w14:textId="77777777" w:rsidR="009F7A62" w:rsidRPr="00013F62" w:rsidRDefault="009F7A62" w:rsidP="00013F62">
      <w:pPr>
        <w:pStyle w:val="Code"/>
        <w:rPr>
          <w:highlight w:val="white"/>
        </w:rPr>
      </w:pPr>
      <w:r w:rsidRPr="00013F62">
        <w:rPr>
          <w:highlight w:val="white"/>
        </w:rPr>
        <w:lastRenderedPageBreak/>
        <w:t xml:space="preserve">    }</w:t>
      </w:r>
    </w:p>
    <w:p w14:paraId="40D5CE48" w14:textId="1F160B29" w:rsidR="004A6AD6" w:rsidRPr="004A6AD6" w:rsidRDefault="006435EF" w:rsidP="004A6AD6">
      <w:pPr>
        <w:rPr>
          <w:highlight w:val="white"/>
        </w:rPr>
      </w:pPr>
      <w:r>
        <w:rPr>
          <w:highlight w:val="white"/>
        </w:rPr>
        <w:t xml:space="preserve">If the value of the symbol is a </w:t>
      </w:r>
      <w:r w:rsidRPr="00877DC4">
        <w:rPr>
          <w:rStyle w:val="KeyWord0"/>
          <w:highlight w:val="white"/>
        </w:rPr>
        <w:t>BigInteger</w:t>
      </w:r>
      <w:r>
        <w:rPr>
          <w:highlight w:val="white"/>
        </w:rPr>
        <w:t xml:space="preserve"> value, we check that it does not exceed its limits</w:t>
      </w:r>
      <w:r w:rsidR="00DE574B">
        <w:rPr>
          <w:highlight w:val="white"/>
        </w:rPr>
        <w:t>, which is defined for each integral type.</w:t>
      </w:r>
    </w:p>
    <w:p w14:paraId="65576DB5" w14:textId="77777777" w:rsidR="004A6AD6" w:rsidRPr="004A6AD6" w:rsidRDefault="004A6AD6" w:rsidP="004A6AD6">
      <w:pPr>
        <w:pStyle w:val="Code"/>
        <w:rPr>
          <w:highlight w:val="white"/>
        </w:rPr>
      </w:pPr>
      <w:r w:rsidRPr="004A6AD6">
        <w:rPr>
          <w:highlight w:val="white"/>
        </w:rPr>
        <w:t xml:space="preserve">    private static void CheckValue(Type type, object value) {</w:t>
      </w:r>
    </w:p>
    <w:p w14:paraId="66189284" w14:textId="77777777" w:rsidR="004A6AD6" w:rsidRPr="004A6AD6" w:rsidRDefault="004A6AD6" w:rsidP="004A6AD6">
      <w:pPr>
        <w:pStyle w:val="Code"/>
        <w:rPr>
          <w:highlight w:val="white"/>
        </w:rPr>
      </w:pPr>
      <w:r w:rsidRPr="004A6AD6">
        <w:rPr>
          <w:highlight w:val="white"/>
        </w:rPr>
        <w:t xml:space="preserve">      if (value is BigInteger) {</w:t>
      </w:r>
    </w:p>
    <w:p w14:paraId="57B9C305" w14:textId="77777777" w:rsidR="004A6AD6" w:rsidRPr="004A6AD6" w:rsidRDefault="004A6AD6" w:rsidP="004A6AD6">
      <w:pPr>
        <w:pStyle w:val="Code"/>
        <w:rPr>
          <w:highlight w:val="white"/>
        </w:rPr>
      </w:pPr>
      <w:r w:rsidRPr="004A6AD6">
        <w:rPr>
          <w:highlight w:val="white"/>
        </w:rPr>
        <w:t xml:space="preserve">        BigInteger bigValue = (BigInteger) value;</w:t>
      </w:r>
    </w:p>
    <w:p w14:paraId="0C7B7455" w14:textId="77777777" w:rsidR="004A6AD6" w:rsidRPr="004A6AD6" w:rsidRDefault="004A6AD6" w:rsidP="004A6AD6">
      <w:pPr>
        <w:pStyle w:val="Code"/>
        <w:rPr>
          <w:highlight w:val="white"/>
        </w:rPr>
      </w:pPr>
      <w:r w:rsidRPr="004A6AD6">
        <w:rPr>
          <w:highlight w:val="white"/>
        </w:rPr>
        <w:t xml:space="preserve">        Assert.Error((bigValue &gt;= TypeSize.GetMinValue(type.Sort)) &amp;&amp;</w:t>
      </w:r>
    </w:p>
    <w:p w14:paraId="772A885D" w14:textId="77777777" w:rsidR="004A6AD6" w:rsidRPr="004A6AD6" w:rsidRDefault="004A6AD6" w:rsidP="004A6AD6">
      <w:pPr>
        <w:pStyle w:val="Code"/>
        <w:rPr>
          <w:highlight w:val="white"/>
        </w:rPr>
      </w:pPr>
      <w:r w:rsidRPr="004A6AD6">
        <w:rPr>
          <w:highlight w:val="white"/>
        </w:rPr>
        <w:t xml:space="preserve">                     (bigValue &lt;= TypeSize.GetMaxValue(type.Sort)),</w:t>
      </w:r>
    </w:p>
    <w:p w14:paraId="35BE4D6C" w14:textId="77777777" w:rsidR="004A6AD6" w:rsidRPr="004A6AD6" w:rsidRDefault="004A6AD6" w:rsidP="004A6AD6">
      <w:pPr>
        <w:pStyle w:val="Code"/>
        <w:rPr>
          <w:highlight w:val="white"/>
        </w:rPr>
      </w:pPr>
      <w:r w:rsidRPr="004A6AD6">
        <w:rPr>
          <w:highlight w:val="white"/>
        </w:rPr>
        <w:t xml:space="preserve">                     type + ": " + value, Message.Value_overflow);</w:t>
      </w:r>
    </w:p>
    <w:p w14:paraId="60AD08F7" w14:textId="77777777" w:rsidR="004A6AD6" w:rsidRPr="004A6AD6" w:rsidRDefault="004A6AD6" w:rsidP="004A6AD6">
      <w:pPr>
        <w:pStyle w:val="Code"/>
        <w:rPr>
          <w:highlight w:val="white"/>
        </w:rPr>
      </w:pPr>
      <w:r w:rsidRPr="004A6AD6">
        <w:rPr>
          <w:highlight w:val="white"/>
        </w:rPr>
        <w:t xml:space="preserve">      }</w:t>
      </w:r>
    </w:p>
    <w:p w14:paraId="693DD8AD" w14:textId="77777777" w:rsidR="004A6AD6" w:rsidRPr="004A6AD6" w:rsidRDefault="004A6AD6" w:rsidP="004A6AD6">
      <w:pPr>
        <w:pStyle w:val="Code"/>
        <w:rPr>
          <w:highlight w:val="white"/>
        </w:rPr>
      </w:pPr>
      <w:r w:rsidRPr="004A6AD6">
        <w:rPr>
          <w:highlight w:val="white"/>
        </w:rPr>
        <w:t xml:space="preserve">    }</w:t>
      </w:r>
    </w:p>
    <w:p w14:paraId="7E6CCCBB" w14:textId="4C38ED3D" w:rsidR="009F7A62" w:rsidRPr="00013F62" w:rsidRDefault="00877DC4" w:rsidP="00877DC4">
      <w:pPr>
        <w:rPr>
          <w:highlight w:val="white"/>
        </w:rPr>
      </w:pPr>
      <w:r>
        <w:rPr>
          <w:highlight w:val="white"/>
        </w:rPr>
        <w:t>In case of a dereference, arrow, dot, or index expression, the resulting symbol may be assignable</w:t>
      </w:r>
      <w:r w:rsidR="00681DE4">
        <w:rPr>
          <w:highlight w:val="white"/>
        </w:rPr>
        <w:t xml:space="preserve"> and addressable.</w:t>
      </w:r>
    </w:p>
    <w:p w14:paraId="2EF72223" w14:textId="77777777" w:rsidR="009F7A62" w:rsidRPr="00013F62" w:rsidRDefault="009F7A62" w:rsidP="00013F62">
      <w:pPr>
        <w:pStyle w:val="Code"/>
        <w:rPr>
          <w:highlight w:val="white"/>
        </w:rPr>
      </w:pPr>
      <w:r w:rsidRPr="00013F62">
        <w:rPr>
          <w:highlight w:val="white"/>
        </w:rPr>
        <w:t xml:space="preserve">    public Symbol(Type type, bool assignable, bool addressable = false) {</w:t>
      </w:r>
    </w:p>
    <w:p w14:paraId="59E56A76" w14:textId="219892A3" w:rsidR="009F7A62" w:rsidRPr="00192E63" w:rsidRDefault="009F7A62" w:rsidP="00192E63">
      <w:pPr>
        <w:pStyle w:val="Code"/>
        <w:rPr>
          <w:highlight w:val="white"/>
        </w:rPr>
      </w:pPr>
      <w:r w:rsidRPr="00192E63">
        <w:rPr>
          <w:highlight w:val="white"/>
        </w:rPr>
        <w:t xml:space="preserve">      m_name = Symbol.TemporaryId + "field" + (</w:t>
      </w:r>
      <w:r w:rsidR="00192E63" w:rsidRPr="00192E63">
        <w:rPr>
          <w:highlight w:val="white"/>
        </w:rPr>
        <w:t>TemporaryNameCount</w:t>
      </w:r>
      <w:r w:rsidRPr="00192E63">
        <w:rPr>
          <w:highlight w:val="white"/>
        </w:rPr>
        <w:t>++);</w:t>
      </w:r>
    </w:p>
    <w:p w14:paraId="51321139" w14:textId="77777777" w:rsidR="009F7A62" w:rsidRPr="00013F62" w:rsidRDefault="009F7A62" w:rsidP="00013F62">
      <w:pPr>
        <w:pStyle w:val="Code"/>
        <w:rPr>
          <w:highlight w:val="white"/>
        </w:rPr>
      </w:pPr>
      <w:r w:rsidRPr="00013F62">
        <w:rPr>
          <w:highlight w:val="white"/>
        </w:rPr>
        <w:t xml:space="preserve">      m_externalLinkage = false;</w:t>
      </w:r>
    </w:p>
    <w:p w14:paraId="08CBA82E" w14:textId="77777777" w:rsidR="009F7A62" w:rsidRPr="00013F62" w:rsidRDefault="009F7A62" w:rsidP="00013F62">
      <w:pPr>
        <w:pStyle w:val="Code"/>
        <w:rPr>
          <w:highlight w:val="white"/>
        </w:rPr>
      </w:pPr>
      <w:r w:rsidRPr="00013F62">
        <w:rPr>
          <w:highlight w:val="white"/>
        </w:rPr>
        <w:t xml:space="preserve">      m_storage = Storage.Auto;</w:t>
      </w:r>
    </w:p>
    <w:p w14:paraId="07FF927B" w14:textId="77777777" w:rsidR="009F7A62" w:rsidRPr="00013F62" w:rsidRDefault="009F7A62" w:rsidP="00013F62">
      <w:pPr>
        <w:pStyle w:val="Code"/>
        <w:rPr>
          <w:highlight w:val="white"/>
        </w:rPr>
      </w:pPr>
      <w:r w:rsidRPr="00013F62">
        <w:rPr>
          <w:highlight w:val="white"/>
        </w:rPr>
        <w:t xml:space="preserve">      m_type = type;</w:t>
      </w:r>
    </w:p>
    <w:p w14:paraId="72A31AC6" w14:textId="77777777" w:rsidR="009F7A62" w:rsidRPr="00013F62" w:rsidRDefault="009F7A62" w:rsidP="00013F62">
      <w:pPr>
        <w:pStyle w:val="Code"/>
        <w:rPr>
          <w:highlight w:val="white"/>
        </w:rPr>
      </w:pPr>
      <w:r w:rsidRPr="00013F62">
        <w:rPr>
          <w:highlight w:val="white"/>
        </w:rPr>
        <w:t xml:space="preserve">      m_temporary = false;</w:t>
      </w:r>
    </w:p>
    <w:p w14:paraId="76471091" w14:textId="77777777" w:rsidR="009F7A62" w:rsidRPr="00013F62" w:rsidRDefault="009F7A62" w:rsidP="00013F62">
      <w:pPr>
        <w:pStyle w:val="Code"/>
        <w:rPr>
          <w:highlight w:val="white"/>
        </w:rPr>
      </w:pPr>
      <w:r w:rsidRPr="00013F62">
        <w:rPr>
          <w:highlight w:val="white"/>
        </w:rPr>
        <w:t xml:space="preserve">      m_parameter = false;</w:t>
      </w:r>
    </w:p>
    <w:p w14:paraId="1F538795" w14:textId="77777777" w:rsidR="009F7A62" w:rsidRPr="00013F62" w:rsidRDefault="009F7A62" w:rsidP="00013F62">
      <w:pPr>
        <w:pStyle w:val="Code"/>
        <w:rPr>
          <w:highlight w:val="white"/>
        </w:rPr>
      </w:pPr>
      <w:r w:rsidRPr="00013F62">
        <w:rPr>
          <w:highlight w:val="white"/>
        </w:rPr>
        <w:t xml:space="preserve">      m_assignable = assignable;</w:t>
      </w:r>
    </w:p>
    <w:p w14:paraId="6285312C" w14:textId="77777777" w:rsidR="009F7A62" w:rsidRPr="00013F62" w:rsidRDefault="009F7A62" w:rsidP="00013F62">
      <w:pPr>
        <w:pStyle w:val="Code"/>
        <w:rPr>
          <w:highlight w:val="white"/>
        </w:rPr>
      </w:pPr>
      <w:r w:rsidRPr="00013F62">
        <w:rPr>
          <w:highlight w:val="white"/>
        </w:rPr>
        <w:t xml:space="preserve">      m_addressable = addressable;</w:t>
      </w:r>
    </w:p>
    <w:p w14:paraId="2ABC6138" w14:textId="77777777" w:rsidR="009F7A62" w:rsidRPr="00013F62" w:rsidRDefault="009F7A62" w:rsidP="00013F62">
      <w:pPr>
        <w:pStyle w:val="Code"/>
        <w:rPr>
          <w:highlight w:val="white"/>
        </w:rPr>
      </w:pPr>
      <w:r w:rsidRPr="00013F62">
        <w:rPr>
          <w:highlight w:val="white"/>
        </w:rPr>
        <w:t xml:space="preserve">    }</w:t>
      </w:r>
    </w:p>
    <w:p w14:paraId="17EA5AF7" w14:textId="221753D2" w:rsidR="009F7A62" w:rsidRPr="00013F62" w:rsidRDefault="000F4BC8" w:rsidP="000F4BC8">
      <w:pPr>
        <w:rPr>
          <w:highlight w:val="white"/>
        </w:rPr>
      </w:pPr>
      <w:r>
        <w:rPr>
          <w:highlight w:val="white"/>
        </w:rPr>
        <w:t>In many expressions, the resulting value is a temporary symbol.</w:t>
      </w:r>
    </w:p>
    <w:p w14:paraId="14B0835C" w14:textId="77777777" w:rsidR="009F7A62" w:rsidRPr="00013F62" w:rsidRDefault="009F7A62" w:rsidP="00013F62">
      <w:pPr>
        <w:pStyle w:val="Code"/>
        <w:rPr>
          <w:highlight w:val="white"/>
        </w:rPr>
      </w:pPr>
      <w:r w:rsidRPr="00013F62">
        <w:rPr>
          <w:highlight w:val="white"/>
        </w:rPr>
        <w:t xml:space="preserve">    public Symbol(Type type) {</w:t>
      </w:r>
    </w:p>
    <w:p w14:paraId="52AC1ACA" w14:textId="77777777" w:rsidR="009F7A62" w:rsidRPr="00013F62" w:rsidRDefault="009F7A62" w:rsidP="00013F62">
      <w:pPr>
        <w:pStyle w:val="Code"/>
        <w:rPr>
          <w:highlight w:val="white"/>
        </w:rPr>
      </w:pPr>
      <w:r w:rsidRPr="00013F62">
        <w:rPr>
          <w:highlight w:val="white"/>
        </w:rPr>
        <w:t xml:space="preserve">      m_name = Symbol.TemporaryId + "temporary" + (TemporaryNameCount++);</w:t>
      </w:r>
    </w:p>
    <w:p w14:paraId="2F8CA454" w14:textId="77777777" w:rsidR="009F7A62" w:rsidRPr="00013F62" w:rsidRDefault="009F7A62" w:rsidP="00013F62">
      <w:pPr>
        <w:pStyle w:val="Code"/>
        <w:rPr>
          <w:highlight w:val="white"/>
        </w:rPr>
      </w:pPr>
      <w:r w:rsidRPr="00013F62">
        <w:rPr>
          <w:highlight w:val="white"/>
        </w:rPr>
        <w:t xml:space="preserve">      m_externalLinkage = false;</w:t>
      </w:r>
    </w:p>
    <w:p w14:paraId="41890867" w14:textId="77777777" w:rsidR="009F7A62" w:rsidRPr="00013F62" w:rsidRDefault="009F7A62" w:rsidP="00013F62">
      <w:pPr>
        <w:pStyle w:val="Code"/>
        <w:rPr>
          <w:highlight w:val="white"/>
        </w:rPr>
      </w:pPr>
      <w:r w:rsidRPr="00013F62">
        <w:rPr>
          <w:highlight w:val="white"/>
        </w:rPr>
        <w:t xml:space="preserve">      m_storage = Storage.Auto;</w:t>
      </w:r>
    </w:p>
    <w:p w14:paraId="411421BF" w14:textId="77777777" w:rsidR="009F7A62" w:rsidRPr="00013F62" w:rsidRDefault="009F7A62" w:rsidP="00013F62">
      <w:pPr>
        <w:pStyle w:val="Code"/>
        <w:rPr>
          <w:highlight w:val="white"/>
        </w:rPr>
      </w:pPr>
      <w:r w:rsidRPr="00013F62">
        <w:rPr>
          <w:highlight w:val="white"/>
        </w:rPr>
        <w:t xml:space="preserve">      m_type = type;</w:t>
      </w:r>
    </w:p>
    <w:p w14:paraId="3C5F7D6B" w14:textId="77777777" w:rsidR="009F7A62" w:rsidRPr="00013F62" w:rsidRDefault="009F7A62" w:rsidP="00013F62">
      <w:pPr>
        <w:pStyle w:val="Code"/>
        <w:rPr>
          <w:highlight w:val="white"/>
        </w:rPr>
      </w:pPr>
      <w:r w:rsidRPr="00013F62">
        <w:rPr>
          <w:highlight w:val="white"/>
        </w:rPr>
        <w:t xml:space="preserve">      m_temporary = true;</w:t>
      </w:r>
    </w:p>
    <w:p w14:paraId="365B5454" w14:textId="77777777" w:rsidR="009F7A62" w:rsidRPr="00013F62" w:rsidRDefault="009F7A62" w:rsidP="00013F62">
      <w:pPr>
        <w:pStyle w:val="Code"/>
        <w:rPr>
          <w:highlight w:val="white"/>
        </w:rPr>
      </w:pPr>
      <w:r w:rsidRPr="00013F62">
        <w:rPr>
          <w:highlight w:val="white"/>
        </w:rPr>
        <w:t xml:space="preserve">      m_parameter = false;</w:t>
      </w:r>
    </w:p>
    <w:p w14:paraId="68BEE7EA" w14:textId="77777777" w:rsidR="009F7A62" w:rsidRPr="00013F62" w:rsidRDefault="009F7A62" w:rsidP="00013F62">
      <w:pPr>
        <w:pStyle w:val="Code"/>
        <w:rPr>
          <w:highlight w:val="white"/>
        </w:rPr>
      </w:pPr>
      <w:r w:rsidRPr="00013F62">
        <w:rPr>
          <w:highlight w:val="white"/>
        </w:rPr>
        <w:t xml:space="preserve">      m_assignable = false;</w:t>
      </w:r>
    </w:p>
    <w:p w14:paraId="7ED3EE32" w14:textId="77777777" w:rsidR="009F7A62" w:rsidRPr="00013F62" w:rsidRDefault="009F7A62" w:rsidP="00013F62">
      <w:pPr>
        <w:pStyle w:val="Code"/>
        <w:rPr>
          <w:highlight w:val="white"/>
        </w:rPr>
      </w:pPr>
      <w:r w:rsidRPr="00013F62">
        <w:rPr>
          <w:highlight w:val="white"/>
        </w:rPr>
        <w:t xml:space="preserve">      m_addressable = false;</w:t>
      </w:r>
    </w:p>
    <w:p w14:paraId="2365ED7A" w14:textId="77777777" w:rsidR="009F7A62" w:rsidRPr="00013F62" w:rsidRDefault="009F7A62" w:rsidP="00013F62">
      <w:pPr>
        <w:pStyle w:val="Code"/>
        <w:rPr>
          <w:highlight w:val="white"/>
        </w:rPr>
      </w:pPr>
      <w:r w:rsidRPr="00013F62">
        <w:rPr>
          <w:highlight w:val="white"/>
        </w:rPr>
        <w:t xml:space="preserve">    }</w:t>
      </w:r>
    </w:p>
    <w:p w14:paraId="185417CC" w14:textId="23CAA88C" w:rsidR="009F7A62" w:rsidRPr="00013F62" w:rsidRDefault="000F4BC8" w:rsidP="000F4BC8">
      <w:pPr>
        <w:rPr>
          <w:highlight w:val="white"/>
        </w:rPr>
      </w:pPr>
      <w:r>
        <w:rPr>
          <w:highlight w:val="white"/>
        </w:rPr>
        <w:t>The resulting symbol of a logical expression.</w:t>
      </w:r>
    </w:p>
    <w:p w14:paraId="6D21A29B" w14:textId="77777777" w:rsidR="009F7A62" w:rsidRPr="00013F62" w:rsidRDefault="009F7A62" w:rsidP="00013F62">
      <w:pPr>
        <w:pStyle w:val="Code"/>
        <w:rPr>
          <w:highlight w:val="white"/>
        </w:rPr>
      </w:pPr>
      <w:r w:rsidRPr="00013F62">
        <w:rPr>
          <w:highlight w:val="white"/>
        </w:rPr>
        <w:t xml:space="preserve">    public Symbol(ISet&lt;MiddleCode&gt; trueSet, ISet&lt;MiddleCode&gt; falseSet) {</w:t>
      </w:r>
    </w:p>
    <w:p w14:paraId="3E6808AC" w14:textId="77777777" w:rsidR="009F7A62" w:rsidRPr="00013F62" w:rsidRDefault="009F7A62" w:rsidP="00013F62">
      <w:pPr>
        <w:pStyle w:val="Code"/>
        <w:rPr>
          <w:highlight w:val="white"/>
        </w:rPr>
      </w:pPr>
      <w:r w:rsidRPr="00013F62">
        <w:rPr>
          <w:highlight w:val="white"/>
        </w:rPr>
        <w:t xml:space="preserve">      m_name = Symbol.TemporaryId + "logical" + (TemporaryNameCount++);</w:t>
      </w:r>
    </w:p>
    <w:p w14:paraId="38218BC5" w14:textId="77777777" w:rsidR="009F7A62" w:rsidRPr="00013F62" w:rsidRDefault="009F7A62" w:rsidP="00013F62">
      <w:pPr>
        <w:pStyle w:val="Code"/>
        <w:rPr>
          <w:highlight w:val="white"/>
        </w:rPr>
      </w:pPr>
      <w:r w:rsidRPr="00013F62">
        <w:rPr>
          <w:highlight w:val="white"/>
        </w:rPr>
        <w:t xml:space="preserve">      m_storage = Storage.Auto;</w:t>
      </w:r>
    </w:p>
    <w:p w14:paraId="79FBE3DF" w14:textId="77777777" w:rsidR="009F7A62" w:rsidRPr="00013F62" w:rsidRDefault="009F7A62" w:rsidP="00013F62">
      <w:pPr>
        <w:pStyle w:val="Code"/>
        <w:rPr>
          <w:highlight w:val="white"/>
        </w:rPr>
      </w:pPr>
      <w:r w:rsidRPr="00013F62">
        <w:rPr>
          <w:highlight w:val="white"/>
        </w:rPr>
        <w:t xml:space="preserve">      m_type = new Type(Sort.Logical);</w:t>
      </w:r>
    </w:p>
    <w:p w14:paraId="4F61E403" w14:textId="77777777" w:rsidR="009F7A62" w:rsidRPr="00013F62" w:rsidRDefault="009F7A62" w:rsidP="00013F62">
      <w:pPr>
        <w:pStyle w:val="Code"/>
        <w:rPr>
          <w:highlight w:val="white"/>
        </w:rPr>
      </w:pPr>
      <w:r w:rsidRPr="00013F62">
        <w:rPr>
          <w:highlight w:val="white"/>
        </w:rPr>
        <w:t xml:space="preserve">      m_trueSet = (trueSet != null) ? trueSet : (new HashSet&lt;MiddleCode&gt;());</w:t>
      </w:r>
    </w:p>
    <w:p w14:paraId="7975269F" w14:textId="77777777" w:rsidR="009F7A62" w:rsidRPr="00013F62" w:rsidRDefault="009F7A62" w:rsidP="00013F62">
      <w:pPr>
        <w:pStyle w:val="Code"/>
        <w:rPr>
          <w:highlight w:val="white"/>
        </w:rPr>
      </w:pPr>
      <w:r w:rsidRPr="00013F62">
        <w:rPr>
          <w:highlight w:val="white"/>
        </w:rPr>
        <w:t xml:space="preserve">      m_falseSet = (falseSet != null) ? falseSet : (new HashSet&lt;MiddleCode&gt;());</w:t>
      </w:r>
    </w:p>
    <w:p w14:paraId="1E57924E" w14:textId="77777777" w:rsidR="009F7A62" w:rsidRPr="00013F62" w:rsidRDefault="009F7A62" w:rsidP="00013F62">
      <w:pPr>
        <w:pStyle w:val="Code"/>
        <w:rPr>
          <w:highlight w:val="white"/>
        </w:rPr>
      </w:pPr>
      <w:r w:rsidRPr="00013F62">
        <w:rPr>
          <w:highlight w:val="white"/>
        </w:rPr>
        <w:t xml:space="preserve">      m_temporary = false;</w:t>
      </w:r>
    </w:p>
    <w:p w14:paraId="20948D95" w14:textId="77777777" w:rsidR="009F7A62" w:rsidRPr="00013F62" w:rsidRDefault="009F7A62" w:rsidP="00013F62">
      <w:pPr>
        <w:pStyle w:val="Code"/>
        <w:rPr>
          <w:highlight w:val="white"/>
        </w:rPr>
      </w:pPr>
      <w:r w:rsidRPr="00013F62">
        <w:rPr>
          <w:highlight w:val="white"/>
        </w:rPr>
        <w:t xml:space="preserve">      m_parameter = false;</w:t>
      </w:r>
    </w:p>
    <w:p w14:paraId="7E085F66" w14:textId="77777777" w:rsidR="009F7A62" w:rsidRPr="00013F62" w:rsidRDefault="009F7A62" w:rsidP="00013F62">
      <w:pPr>
        <w:pStyle w:val="Code"/>
        <w:rPr>
          <w:highlight w:val="white"/>
        </w:rPr>
      </w:pPr>
      <w:r w:rsidRPr="00013F62">
        <w:rPr>
          <w:highlight w:val="white"/>
        </w:rPr>
        <w:t xml:space="preserve">      m_assignable = false;</w:t>
      </w:r>
    </w:p>
    <w:p w14:paraId="2240B6D4" w14:textId="77777777" w:rsidR="009F7A62" w:rsidRPr="00013F62" w:rsidRDefault="009F7A62" w:rsidP="00013F62">
      <w:pPr>
        <w:pStyle w:val="Code"/>
        <w:rPr>
          <w:highlight w:val="white"/>
        </w:rPr>
      </w:pPr>
      <w:r w:rsidRPr="00013F62">
        <w:rPr>
          <w:highlight w:val="white"/>
        </w:rPr>
        <w:t xml:space="preserve">      m_addressable = false;</w:t>
      </w:r>
    </w:p>
    <w:p w14:paraId="27B2B6B6" w14:textId="77777777" w:rsidR="009F7A62" w:rsidRPr="00013F62" w:rsidRDefault="009F7A62" w:rsidP="00013F62">
      <w:pPr>
        <w:pStyle w:val="Code"/>
        <w:rPr>
          <w:highlight w:val="white"/>
        </w:rPr>
      </w:pPr>
      <w:r w:rsidRPr="00013F62">
        <w:rPr>
          <w:highlight w:val="white"/>
        </w:rPr>
        <w:t xml:space="preserve">    }</w:t>
      </w:r>
    </w:p>
    <w:p w14:paraId="0E1839D7" w14:textId="76618702" w:rsidR="009F7A62" w:rsidRPr="00013F62" w:rsidRDefault="00A127E1" w:rsidP="00A127E1">
      <w:pPr>
        <w:rPr>
          <w:highlight w:val="white"/>
        </w:rPr>
      </w:pPr>
      <w:r>
        <w:rPr>
          <w:highlight w:val="white"/>
        </w:rPr>
        <w:t xml:space="preserve">We need to store a constant value as the denominator in an integral multiplication and division, and when pushing an integral or floating value to the floating value stack. </w:t>
      </w:r>
    </w:p>
    <w:p w14:paraId="526F98CA" w14:textId="55E092FD" w:rsidR="009F7A62" w:rsidRPr="00013F62" w:rsidRDefault="009F7A62" w:rsidP="00013F62">
      <w:pPr>
        <w:pStyle w:val="Code"/>
        <w:rPr>
          <w:highlight w:val="white"/>
        </w:rPr>
      </w:pPr>
      <w:r w:rsidRPr="00013F62">
        <w:rPr>
          <w:highlight w:val="white"/>
        </w:rPr>
        <w:t xml:space="preserve">    public Symbol(Type type, object value) {</w:t>
      </w:r>
    </w:p>
    <w:p w14:paraId="1E455341" w14:textId="5F8BBA4B" w:rsidR="009F7A62" w:rsidRPr="00013F62" w:rsidRDefault="009F7A62" w:rsidP="00013F62">
      <w:pPr>
        <w:pStyle w:val="Code"/>
        <w:rPr>
          <w:highlight w:val="white"/>
        </w:rPr>
      </w:pPr>
      <w:r w:rsidRPr="00013F62">
        <w:rPr>
          <w:highlight w:val="white"/>
        </w:rPr>
        <w:t xml:space="preserve">      Assert.</w:t>
      </w:r>
      <w:r w:rsidR="00D324D8">
        <w:rPr>
          <w:highlight w:val="white"/>
        </w:rPr>
        <w:t>ErrorXXX</w:t>
      </w:r>
      <w:r w:rsidRPr="00013F62">
        <w:rPr>
          <w:highlight w:val="white"/>
        </w:rPr>
        <w:t>(!(value is bool));</w:t>
      </w:r>
    </w:p>
    <w:p w14:paraId="64979E3B" w14:textId="77777777" w:rsidR="009F7A62" w:rsidRPr="00013F62" w:rsidRDefault="009F7A62" w:rsidP="00013F62">
      <w:pPr>
        <w:pStyle w:val="Code"/>
        <w:rPr>
          <w:highlight w:val="white"/>
        </w:rPr>
      </w:pPr>
      <w:r w:rsidRPr="00013F62">
        <w:rPr>
          <w:highlight w:val="white"/>
        </w:rPr>
        <w:lastRenderedPageBreak/>
        <w:t xml:space="preserve">      m_uniqueName = ValueName(type, value);</w:t>
      </w:r>
    </w:p>
    <w:p w14:paraId="279E316D" w14:textId="77777777" w:rsidR="009F7A62" w:rsidRPr="00013F62" w:rsidRDefault="009F7A62" w:rsidP="00013F62">
      <w:pPr>
        <w:pStyle w:val="Code"/>
        <w:rPr>
          <w:highlight w:val="white"/>
        </w:rPr>
      </w:pPr>
      <w:r w:rsidRPr="00013F62">
        <w:rPr>
          <w:highlight w:val="white"/>
        </w:rPr>
        <w:t xml:space="preserve">      m_storage = Storage.Static;</w:t>
      </w:r>
    </w:p>
    <w:p w14:paraId="7ADADCF7" w14:textId="77777777" w:rsidR="009F7A62" w:rsidRPr="00013F62" w:rsidRDefault="009F7A62" w:rsidP="00013F62">
      <w:pPr>
        <w:pStyle w:val="Code"/>
        <w:rPr>
          <w:highlight w:val="white"/>
        </w:rPr>
      </w:pPr>
      <w:r w:rsidRPr="00013F62">
        <w:rPr>
          <w:highlight w:val="white"/>
        </w:rPr>
        <w:t xml:space="preserve">      m_type = type;</w:t>
      </w:r>
    </w:p>
    <w:p w14:paraId="395BDCAD" w14:textId="77777777" w:rsidR="009F7A62" w:rsidRPr="00013F62" w:rsidRDefault="009F7A62" w:rsidP="00013F62">
      <w:pPr>
        <w:pStyle w:val="Code"/>
        <w:rPr>
          <w:highlight w:val="white"/>
        </w:rPr>
      </w:pPr>
      <w:r w:rsidRPr="00013F62">
        <w:rPr>
          <w:highlight w:val="white"/>
        </w:rPr>
        <w:t xml:space="preserve">      m_value = value;</w:t>
      </w:r>
    </w:p>
    <w:p w14:paraId="142DB6E3" w14:textId="77777777" w:rsidR="009F7A62" w:rsidRPr="00013F62" w:rsidRDefault="009F7A62" w:rsidP="00013F62">
      <w:pPr>
        <w:pStyle w:val="Code"/>
        <w:rPr>
          <w:highlight w:val="white"/>
        </w:rPr>
      </w:pPr>
      <w:r w:rsidRPr="00013F62">
        <w:rPr>
          <w:highlight w:val="white"/>
        </w:rPr>
        <w:t xml:space="preserve">      m_temporary = false;</w:t>
      </w:r>
    </w:p>
    <w:p w14:paraId="38CDD45E" w14:textId="77777777" w:rsidR="009F7A62" w:rsidRPr="00013F62" w:rsidRDefault="009F7A62" w:rsidP="00013F62">
      <w:pPr>
        <w:pStyle w:val="Code"/>
        <w:rPr>
          <w:highlight w:val="white"/>
        </w:rPr>
      </w:pPr>
      <w:r w:rsidRPr="00013F62">
        <w:rPr>
          <w:highlight w:val="white"/>
        </w:rPr>
        <w:t xml:space="preserve">      m_parameter = false;</w:t>
      </w:r>
    </w:p>
    <w:p w14:paraId="4B58F2F0" w14:textId="77777777" w:rsidR="009F7A62" w:rsidRPr="00013F62" w:rsidRDefault="009F7A62" w:rsidP="00013F62">
      <w:pPr>
        <w:pStyle w:val="Code"/>
        <w:rPr>
          <w:highlight w:val="white"/>
        </w:rPr>
      </w:pPr>
      <w:r w:rsidRPr="00013F62">
        <w:rPr>
          <w:highlight w:val="white"/>
        </w:rPr>
        <w:t xml:space="preserve">      m_assignable = false;</w:t>
      </w:r>
    </w:p>
    <w:p w14:paraId="2E6CC465" w14:textId="77777777" w:rsidR="009F7A62" w:rsidRPr="00013F62" w:rsidRDefault="009F7A62" w:rsidP="00013F62">
      <w:pPr>
        <w:pStyle w:val="Code"/>
        <w:rPr>
          <w:highlight w:val="white"/>
        </w:rPr>
      </w:pPr>
      <w:r w:rsidRPr="00013F62">
        <w:rPr>
          <w:highlight w:val="white"/>
        </w:rPr>
        <w:t xml:space="preserve">      m_addressable = false;</w:t>
      </w:r>
    </w:p>
    <w:p w14:paraId="1DB71D0D" w14:textId="77777777" w:rsidR="009F7A62" w:rsidRPr="00013F62" w:rsidRDefault="009F7A62" w:rsidP="00013F62">
      <w:pPr>
        <w:pStyle w:val="Code"/>
        <w:rPr>
          <w:highlight w:val="white"/>
        </w:rPr>
      </w:pPr>
      <w:r w:rsidRPr="00013F62">
        <w:rPr>
          <w:highlight w:val="white"/>
        </w:rPr>
        <w:t xml:space="preserve">      CheckValue(m_type, m_value);</w:t>
      </w:r>
    </w:p>
    <w:p w14:paraId="14E244B5" w14:textId="77777777" w:rsidR="009F7A62" w:rsidRPr="00013F62" w:rsidRDefault="009F7A62" w:rsidP="00013F62">
      <w:pPr>
        <w:pStyle w:val="Code"/>
        <w:rPr>
          <w:highlight w:val="white"/>
        </w:rPr>
      </w:pPr>
      <w:r w:rsidRPr="00013F62">
        <w:rPr>
          <w:highlight w:val="white"/>
        </w:rPr>
        <w:t xml:space="preserve">    }</w:t>
      </w:r>
    </w:p>
    <w:p w14:paraId="47728415" w14:textId="672A242E" w:rsidR="009F7A62" w:rsidRPr="00013F62" w:rsidRDefault="003A4F94" w:rsidP="003A4F94">
      <w:pPr>
        <w:rPr>
          <w:highlight w:val="white"/>
        </w:rPr>
      </w:pPr>
      <w:r>
        <w:rPr>
          <w:highlight w:val="white"/>
        </w:rPr>
        <w:t xml:space="preserve">The value is given a name the </w:t>
      </w:r>
      <w:r w:rsidR="004572CC">
        <w:rPr>
          <w:highlight w:val="white"/>
        </w:rPr>
        <w:t>reflects</w:t>
      </w:r>
      <w:r>
        <w:rPr>
          <w:highlight w:val="white"/>
        </w:rPr>
        <w:t xml:space="preserve"> its type and its actual value.</w:t>
      </w:r>
    </w:p>
    <w:p w14:paraId="0F41F98A" w14:textId="77777777" w:rsidR="009F7A62" w:rsidRPr="00013F62" w:rsidRDefault="009F7A62" w:rsidP="00013F62">
      <w:pPr>
        <w:pStyle w:val="Code"/>
        <w:rPr>
          <w:highlight w:val="white"/>
        </w:rPr>
      </w:pPr>
      <w:r w:rsidRPr="00013F62">
        <w:rPr>
          <w:highlight w:val="white"/>
        </w:rPr>
        <w:t xml:space="preserve">    public static string ValueName(CCompiler.Type type, object value) {</w:t>
      </w:r>
    </w:p>
    <w:p w14:paraId="710EE9CA" w14:textId="7CAD8344" w:rsidR="009F7A62" w:rsidRPr="00013F62" w:rsidRDefault="009F7A62" w:rsidP="00013F62">
      <w:pPr>
        <w:pStyle w:val="Code"/>
        <w:rPr>
          <w:highlight w:val="white"/>
        </w:rPr>
      </w:pPr>
      <w:r w:rsidRPr="00013F62">
        <w:rPr>
          <w:highlight w:val="white"/>
        </w:rPr>
        <w:t xml:space="preserve">      Assert.</w:t>
      </w:r>
      <w:r w:rsidR="00D324D8">
        <w:rPr>
          <w:highlight w:val="white"/>
        </w:rPr>
        <w:t>ErrorXXX</w:t>
      </w:r>
      <w:r w:rsidRPr="00013F62">
        <w:rPr>
          <w:highlight w:val="white"/>
        </w:rPr>
        <w:t>(value != null);</w:t>
      </w:r>
    </w:p>
    <w:p w14:paraId="642BCF3C" w14:textId="77777777" w:rsidR="009F7A62" w:rsidRPr="00013F62" w:rsidRDefault="009F7A62" w:rsidP="00013F62">
      <w:pPr>
        <w:pStyle w:val="Code"/>
        <w:rPr>
          <w:highlight w:val="white"/>
        </w:rPr>
      </w:pPr>
    </w:p>
    <w:p w14:paraId="7FBA1D84" w14:textId="77777777" w:rsidR="009F7A62" w:rsidRPr="00013F62" w:rsidRDefault="009F7A62" w:rsidP="00013F62">
      <w:pPr>
        <w:pStyle w:val="Code"/>
        <w:rPr>
          <w:highlight w:val="white"/>
        </w:rPr>
      </w:pPr>
      <w:r w:rsidRPr="00013F62">
        <w:rPr>
          <w:highlight w:val="white"/>
        </w:rPr>
        <w:t xml:space="preserve">      if (value is string) {</w:t>
      </w:r>
    </w:p>
    <w:p w14:paraId="220B404C" w14:textId="77777777" w:rsidR="009F7A62" w:rsidRPr="00013F62" w:rsidRDefault="009F7A62" w:rsidP="00013F62">
      <w:pPr>
        <w:pStyle w:val="Code"/>
        <w:rPr>
          <w:highlight w:val="white"/>
        </w:rPr>
      </w:pPr>
      <w:r w:rsidRPr="00013F62">
        <w:rPr>
          <w:highlight w:val="white"/>
        </w:rPr>
        <w:t xml:space="preserve">        string text = (string) value;</w:t>
      </w:r>
    </w:p>
    <w:p w14:paraId="24AE7A74" w14:textId="77777777" w:rsidR="009F7A62" w:rsidRPr="00013F62" w:rsidRDefault="009F7A62" w:rsidP="00013F62">
      <w:pPr>
        <w:pStyle w:val="Code"/>
        <w:rPr>
          <w:highlight w:val="white"/>
        </w:rPr>
      </w:pPr>
      <w:r w:rsidRPr="00013F62">
        <w:rPr>
          <w:highlight w:val="white"/>
        </w:rPr>
        <w:t xml:space="preserve">        StringBuilder buffer = new StringBuilder();</w:t>
      </w:r>
    </w:p>
    <w:p w14:paraId="549C7B9F" w14:textId="77777777" w:rsidR="009F7A62" w:rsidRPr="00013F62" w:rsidRDefault="009F7A62" w:rsidP="00013F62">
      <w:pPr>
        <w:pStyle w:val="Code"/>
        <w:rPr>
          <w:highlight w:val="white"/>
        </w:rPr>
      </w:pPr>
    </w:p>
    <w:p w14:paraId="123F678B" w14:textId="77777777" w:rsidR="009F7A62" w:rsidRPr="00013F62" w:rsidRDefault="009F7A62" w:rsidP="00013F62">
      <w:pPr>
        <w:pStyle w:val="Code"/>
        <w:rPr>
          <w:highlight w:val="white"/>
        </w:rPr>
      </w:pPr>
      <w:r w:rsidRPr="00013F62">
        <w:rPr>
          <w:highlight w:val="white"/>
        </w:rPr>
        <w:t xml:space="preserve">        for (int index = 0; index &lt; text.Length; ++index) {</w:t>
      </w:r>
    </w:p>
    <w:p w14:paraId="2573FEBD" w14:textId="77777777" w:rsidR="009F7A62" w:rsidRPr="00013F62" w:rsidRDefault="009F7A62" w:rsidP="00013F62">
      <w:pPr>
        <w:pStyle w:val="Code"/>
        <w:rPr>
          <w:highlight w:val="white"/>
        </w:rPr>
      </w:pPr>
      <w:r w:rsidRPr="00013F62">
        <w:rPr>
          <w:highlight w:val="white"/>
        </w:rPr>
        <w:t xml:space="preserve">          if (char.IsLetterOrDigit(text[index]) ||</w:t>
      </w:r>
    </w:p>
    <w:p w14:paraId="6E0057D2" w14:textId="77777777" w:rsidR="009F7A62" w:rsidRPr="00013F62" w:rsidRDefault="009F7A62" w:rsidP="00013F62">
      <w:pPr>
        <w:pStyle w:val="Code"/>
        <w:rPr>
          <w:highlight w:val="white"/>
        </w:rPr>
      </w:pPr>
      <w:r w:rsidRPr="00013F62">
        <w:rPr>
          <w:highlight w:val="white"/>
        </w:rPr>
        <w:t xml:space="preserve">              (text[index] == '_')) {</w:t>
      </w:r>
    </w:p>
    <w:p w14:paraId="1E361837" w14:textId="77777777" w:rsidR="009F7A62" w:rsidRPr="00013F62" w:rsidRDefault="009F7A62" w:rsidP="00013F62">
      <w:pPr>
        <w:pStyle w:val="Code"/>
        <w:rPr>
          <w:highlight w:val="white"/>
        </w:rPr>
      </w:pPr>
      <w:r w:rsidRPr="00013F62">
        <w:rPr>
          <w:highlight w:val="white"/>
        </w:rPr>
        <w:t xml:space="preserve">            buffer.Append(text[index]);</w:t>
      </w:r>
    </w:p>
    <w:p w14:paraId="1C4BB273" w14:textId="77777777" w:rsidR="009F7A62" w:rsidRPr="00013F62" w:rsidRDefault="009F7A62" w:rsidP="00013F62">
      <w:pPr>
        <w:pStyle w:val="Code"/>
        <w:rPr>
          <w:highlight w:val="white"/>
        </w:rPr>
      </w:pPr>
      <w:r w:rsidRPr="00013F62">
        <w:rPr>
          <w:highlight w:val="white"/>
        </w:rPr>
        <w:t xml:space="preserve">          }</w:t>
      </w:r>
    </w:p>
    <w:p w14:paraId="1F09AFA9" w14:textId="77777777" w:rsidR="009F7A62" w:rsidRPr="00013F62" w:rsidRDefault="009F7A62" w:rsidP="00013F62">
      <w:pPr>
        <w:pStyle w:val="Code"/>
        <w:rPr>
          <w:highlight w:val="white"/>
        </w:rPr>
      </w:pPr>
      <w:r w:rsidRPr="00013F62">
        <w:rPr>
          <w:highlight w:val="white"/>
        </w:rPr>
        <w:t xml:space="preserve">          else if (text[index] != '\0') {</w:t>
      </w:r>
    </w:p>
    <w:p w14:paraId="51A49D9E" w14:textId="77777777" w:rsidR="009F7A62" w:rsidRPr="00013F62" w:rsidRDefault="009F7A62" w:rsidP="00013F62">
      <w:pPr>
        <w:pStyle w:val="Code"/>
        <w:rPr>
          <w:highlight w:val="white"/>
        </w:rPr>
      </w:pPr>
      <w:r w:rsidRPr="00013F62">
        <w:rPr>
          <w:highlight w:val="white"/>
        </w:rPr>
        <w:t xml:space="preserve">            int asciiValue = (int) text[index];</w:t>
      </w:r>
    </w:p>
    <w:p w14:paraId="333F8B38" w14:textId="77777777" w:rsidR="009F7A62" w:rsidRPr="00013F62" w:rsidRDefault="009F7A62" w:rsidP="00013F62">
      <w:pPr>
        <w:pStyle w:val="Code"/>
        <w:rPr>
          <w:highlight w:val="white"/>
        </w:rPr>
      </w:pPr>
      <w:r w:rsidRPr="00013F62">
        <w:rPr>
          <w:highlight w:val="white"/>
        </w:rPr>
        <w:t xml:space="preserve">            char hex1 = "0123456789ABCDEF"[asciiValue / 16],</w:t>
      </w:r>
    </w:p>
    <w:p w14:paraId="27CCAE80" w14:textId="77777777" w:rsidR="009F7A62" w:rsidRPr="00013F62" w:rsidRDefault="009F7A62" w:rsidP="00013F62">
      <w:pPr>
        <w:pStyle w:val="Code"/>
        <w:rPr>
          <w:highlight w:val="white"/>
        </w:rPr>
      </w:pPr>
      <w:r w:rsidRPr="00013F62">
        <w:rPr>
          <w:highlight w:val="white"/>
        </w:rPr>
        <w:t xml:space="preserve">                 hex2 = "0123456789ABCDEF"[asciiValue % 16];</w:t>
      </w:r>
    </w:p>
    <w:p w14:paraId="724F1F17" w14:textId="77777777" w:rsidR="009F7A62" w:rsidRPr="009F7A62" w:rsidRDefault="009F7A62" w:rsidP="009F7A62">
      <w:pPr>
        <w:pStyle w:val="Code"/>
        <w:rPr>
          <w:highlight w:val="white"/>
        </w:rPr>
      </w:pPr>
      <w:r w:rsidRPr="009F7A62">
        <w:rPr>
          <w:highlight w:val="white"/>
        </w:rPr>
        <w:t xml:space="preserve">            buffer.Append(hex1.ToString() + hex2.ToString());</w:t>
      </w:r>
    </w:p>
    <w:p w14:paraId="6068B734" w14:textId="77777777" w:rsidR="009F7A62" w:rsidRPr="009F7A62" w:rsidRDefault="009F7A62" w:rsidP="009F7A62">
      <w:pPr>
        <w:pStyle w:val="Code"/>
        <w:rPr>
          <w:highlight w:val="white"/>
        </w:rPr>
      </w:pPr>
      <w:r w:rsidRPr="009F7A62">
        <w:rPr>
          <w:highlight w:val="white"/>
        </w:rPr>
        <w:t xml:space="preserve">          }</w:t>
      </w:r>
    </w:p>
    <w:p w14:paraId="2C493DDA" w14:textId="77777777" w:rsidR="009F7A62" w:rsidRPr="009F7A62" w:rsidRDefault="009F7A62" w:rsidP="009F7A62">
      <w:pPr>
        <w:pStyle w:val="Code"/>
        <w:rPr>
          <w:highlight w:val="white"/>
        </w:rPr>
      </w:pPr>
      <w:r w:rsidRPr="009F7A62">
        <w:rPr>
          <w:highlight w:val="white"/>
        </w:rPr>
        <w:t xml:space="preserve">        }</w:t>
      </w:r>
    </w:p>
    <w:p w14:paraId="10D6A69F" w14:textId="77777777" w:rsidR="009F7A62" w:rsidRPr="009F7A62" w:rsidRDefault="009F7A62" w:rsidP="009F7A62">
      <w:pPr>
        <w:pStyle w:val="Code"/>
        <w:rPr>
          <w:highlight w:val="white"/>
        </w:rPr>
      </w:pPr>
    </w:p>
    <w:p w14:paraId="15C2CDBF" w14:textId="77777777" w:rsidR="009F7A62" w:rsidRPr="009F7A62" w:rsidRDefault="009F7A62" w:rsidP="009F7A62">
      <w:pPr>
        <w:pStyle w:val="Code"/>
        <w:rPr>
          <w:highlight w:val="white"/>
        </w:rPr>
      </w:pPr>
      <w:r w:rsidRPr="009F7A62">
        <w:rPr>
          <w:highlight w:val="white"/>
        </w:rPr>
        <w:t xml:space="preserve">        return "string_" + buffer.ToString() + Symbol.NumberId;</w:t>
      </w:r>
    </w:p>
    <w:p w14:paraId="6D5BE3C3" w14:textId="77777777" w:rsidR="009F7A62" w:rsidRPr="009F7A62" w:rsidRDefault="009F7A62" w:rsidP="009F7A62">
      <w:pPr>
        <w:pStyle w:val="Code"/>
        <w:rPr>
          <w:highlight w:val="white"/>
        </w:rPr>
      </w:pPr>
      <w:r w:rsidRPr="009F7A62">
        <w:rPr>
          <w:highlight w:val="white"/>
        </w:rPr>
        <w:t xml:space="preserve">      }</w:t>
      </w:r>
    </w:p>
    <w:p w14:paraId="793DA5B3" w14:textId="77777777" w:rsidR="009F7A62" w:rsidRPr="009F7A62" w:rsidRDefault="009F7A62" w:rsidP="009F7A62">
      <w:pPr>
        <w:pStyle w:val="Code"/>
        <w:rPr>
          <w:highlight w:val="white"/>
        </w:rPr>
      </w:pPr>
      <w:r w:rsidRPr="009F7A62">
        <w:rPr>
          <w:highlight w:val="white"/>
        </w:rPr>
        <w:t xml:space="preserve">      else if (value is StaticAddress) {</w:t>
      </w:r>
    </w:p>
    <w:p w14:paraId="4D0AB997" w14:textId="77777777" w:rsidR="009F7A62" w:rsidRPr="009F7A62" w:rsidRDefault="009F7A62" w:rsidP="009F7A62">
      <w:pPr>
        <w:pStyle w:val="Code"/>
        <w:rPr>
          <w:highlight w:val="white"/>
        </w:rPr>
      </w:pPr>
      <w:r w:rsidRPr="009F7A62">
        <w:rPr>
          <w:highlight w:val="white"/>
        </w:rPr>
        <w:t xml:space="preserve">        StaticAddress staticAddress = (StaticAddress) value;</w:t>
      </w:r>
    </w:p>
    <w:p w14:paraId="7C4E037D" w14:textId="77777777" w:rsidR="00013F62" w:rsidRDefault="009F7A62" w:rsidP="009F7A62">
      <w:pPr>
        <w:pStyle w:val="Code"/>
        <w:rPr>
          <w:highlight w:val="white"/>
        </w:rPr>
      </w:pPr>
      <w:r w:rsidRPr="009F7A62">
        <w:rPr>
          <w:highlight w:val="white"/>
        </w:rPr>
        <w:t xml:space="preserve">        return "staticaddress" + Symbol.SeparatorId + staticAddress.UniqueName</w:t>
      </w:r>
    </w:p>
    <w:p w14:paraId="2A215199" w14:textId="742C9989" w:rsidR="009F7A62" w:rsidRPr="009F7A62" w:rsidRDefault="00013F62" w:rsidP="009F7A62">
      <w:pPr>
        <w:pStyle w:val="Code"/>
        <w:rPr>
          <w:highlight w:val="white"/>
        </w:rPr>
      </w:pPr>
      <w:r>
        <w:rPr>
          <w:highlight w:val="white"/>
        </w:rPr>
        <w:t xml:space="preserve">              </w:t>
      </w:r>
      <w:r w:rsidR="009F7A62" w:rsidRPr="009F7A62">
        <w:rPr>
          <w:highlight w:val="white"/>
        </w:rPr>
        <w:t xml:space="preserve"> +</w:t>
      </w:r>
      <w:r>
        <w:rPr>
          <w:highlight w:val="white"/>
        </w:rPr>
        <w:t xml:space="preserve"> </w:t>
      </w:r>
      <w:r w:rsidR="009F7A62" w:rsidRPr="009F7A62">
        <w:rPr>
          <w:highlight w:val="white"/>
        </w:rPr>
        <w:t>Symbol.SeparatorId + staticAddress.Offset + Symbol.NumberId;</w:t>
      </w:r>
    </w:p>
    <w:p w14:paraId="5B4415D9" w14:textId="77777777" w:rsidR="009F7A62" w:rsidRPr="009F7A62" w:rsidRDefault="009F7A62" w:rsidP="009F7A62">
      <w:pPr>
        <w:pStyle w:val="Code"/>
        <w:rPr>
          <w:highlight w:val="white"/>
        </w:rPr>
      </w:pPr>
      <w:r w:rsidRPr="009F7A62">
        <w:rPr>
          <w:highlight w:val="white"/>
        </w:rPr>
        <w:t xml:space="preserve">      }</w:t>
      </w:r>
    </w:p>
    <w:p w14:paraId="5E0719AB" w14:textId="77777777" w:rsidR="009F7A62" w:rsidRPr="009F7A62" w:rsidRDefault="009F7A62" w:rsidP="009F7A62">
      <w:pPr>
        <w:pStyle w:val="Code"/>
        <w:rPr>
          <w:highlight w:val="white"/>
        </w:rPr>
      </w:pPr>
      <w:r w:rsidRPr="009F7A62">
        <w:rPr>
          <w:highlight w:val="white"/>
        </w:rPr>
        <w:t xml:space="preserve">      else if (type.IsArray()) {</w:t>
      </w:r>
    </w:p>
    <w:p w14:paraId="65EA08B0" w14:textId="77777777" w:rsidR="004D13ED" w:rsidRDefault="004D13ED" w:rsidP="004D13ED">
      <w:pPr>
        <w:pStyle w:val="Code"/>
        <w:rPr>
          <w:highlight w:val="white"/>
        </w:rPr>
      </w:pPr>
      <w:r>
        <w:rPr>
          <w:highlight w:val="white"/>
        </w:rPr>
        <w:t xml:space="preserve">        </w:t>
      </w:r>
      <w:r w:rsidRPr="004D13ED">
        <w:rPr>
          <w:highlight w:val="white"/>
        </w:rPr>
        <w:t>return "Array_" + value.ToString() + Symbol.NumberId;</w:t>
      </w:r>
    </w:p>
    <w:p w14:paraId="6ADACEFB" w14:textId="3271DDE3" w:rsidR="009F7A62" w:rsidRPr="004D13ED" w:rsidRDefault="004D13ED" w:rsidP="004D13ED">
      <w:pPr>
        <w:pStyle w:val="Code"/>
        <w:rPr>
          <w:highlight w:val="white"/>
        </w:rPr>
      </w:pPr>
      <w:r>
        <w:rPr>
          <w:highlight w:val="white"/>
        </w:rPr>
        <w:t xml:space="preserve">      </w:t>
      </w:r>
      <w:r w:rsidR="009F7A62" w:rsidRPr="004D13ED">
        <w:rPr>
          <w:highlight w:val="white"/>
        </w:rPr>
        <w:t>}</w:t>
      </w:r>
    </w:p>
    <w:p w14:paraId="67435051" w14:textId="77777777" w:rsidR="009F7A62" w:rsidRPr="009F7A62" w:rsidRDefault="009F7A62" w:rsidP="009F7A62">
      <w:pPr>
        <w:pStyle w:val="Code"/>
        <w:rPr>
          <w:highlight w:val="white"/>
        </w:rPr>
      </w:pPr>
      <w:r w:rsidRPr="009F7A62">
        <w:rPr>
          <w:highlight w:val="white"/>
        </w:rPr>
        <w:t xml:space="preserve">      else if (type.IsFloating()) {</w:t>
      </w:r>
    </w:p>
    <w:p w14:paraId="3A1E7CE5" w14:textId="77777777" w:rsidR="00013F62" w:rsidRDefault="009F7A62" w:rsidP="009F7A62">
      <w:pPr>
        <w:pStyle w:val="Code"/>
        <w:rPr>
          <w:highlight w:val="white"/>
        </w:rPr>
      </w:pPr>
      <w:r w:rsidRPr="009F7A62">
        <w:rPr>
          <w:highlight w:val="white"/>
        </w:rPr>
        <w:t xml:space="preserve">        return "float" + type.Size().ToString() + Symbol.SeparatorId +</w:t>
      </w:r>
    </w:p>
    <w:p w14:paraId="1C6D2B3D" w14:textId="7F1D2119" w:rsidR="009F7A62" w:rsidRPr="009F7A62" w:rsidRDefault="00013F62" w:rsidP="009F7A62">
      <w:pPr>
        <w:pStyle w:val="Code"/>
        <w:rPr>
          <w:highlight w:val="white"/>
        </w:rPr>
      </w:pPr>
      <w:r>
        <w:rPr>
          <w:highlight w:val="white"/>
        </w:rPr>
        <w:t xml:space="preserve">              </w:t>
      </w:r>
      <w:r w:rsidR="009F7A62" w:rsidRPr="009F7A62">
        <w:rPr>
          <w:highlight w:val="white"/>
        </w:rPr>
        <w:t xml:space="preserve"> value.ToString().Replace("-", "minus") + Symbol.NumberId;</w:t>
      </w:r>
    </w:p>
    <w:p w14:paraId="232087A6" w14:textId="77777777" w:rsidR="009F7A62" w:rsidRPr="009F7A62" w:rsidRDefault="009F7A62" w:rsidP="009F7A62">
      <w:pPr>
        <w:pStyle w:val="Code"/>
        <w:rPr>
          <w:highlight w:val="white"/>
        </w:rPr>
      </w:pPr>
      <w:r w:rsidRPr="009F7A62">
        <w:rPr>
          <w:highlight w:val="white"/>
        </w:rPr>
        <w:t xml:space="preserve">      }</w:t>
      </w:r>
    </w:p>
    <w:p w14:paraId="32009F88" w14:textId="77777777" w:rsidR="009F7A62" w:rsidRPr="009F7A62" w:rsidRDefault="009F7A62" w:rsidP="009F7A62">
      <w:pPr>
        <w:pStyle w:val="Code"/>
        <w:rPr>
          <w:highlight w:val="white"/>
        </w:rPr>
      </w:pPr>
      <w:r w:rsidRPr="009F7A62">
        <w:rPr>
          <w:highlight w:val="white"/>
        </w:rPr>
        <w:t xml:space="preserve">      else if (type.IsLogical()) {</w:t>
      </w:r>
    </w:p>
    <w:p w14:paraId="5844EAFA" w14:textId="77777777" w:rsidR="00013F62" w:rsidRDefault="009F7A62" w:rsidP="009F7A62">
      <w:pPr>
        <w:pStyle w:val="Code"/>
        <w:rPr>
          <w:highlight w:val="white"/>
        </w:rPr>
      </w:pPr>
      <w:r w:rsidRPr="009F7A62">
        <w:rPr>
          <w:highlight w:val="white"/>
        </w:rPr>
        <w:t xml:space="preserve">        return "int" + type.Size().ToString() + Symbol.SeparatorId +</w:t>
      </w:r>
    </w:p>
    <w:p w14:paraId="5CF4EF09" w14:textId="5B6490F5" w:rsidR="009F7A62" w:rsidRPr="009F7A62" w:rsidRDefault="00013F62" w:rsidP="009F7A62">
      <w:pPr>
        <w:pStyle w:val="Code"/>
        <w:rPr>
          <w:highlight w:val="white"/>
        </w:rPr>
      </w:pPr>
      <w:r>
        <w:rPr>
          <w:highlight w:val="white"/>
        </w:rPr>
        <w:t xml:space="preserve">              </w:t>
      </w:r>
      <w:r w:rsidR="009F7A62" w:rsidRPr="009F7A62">
        <w:rPr>
          <w:highlight w:val="white"/>
        </w:rPr>
        <w:t xml:space="preserve"> value.ToString().Replace("-", "minus") + Symbol.NumberId;</w:t>
      </w:r>
    </w:p>
    <w:p w14:paraId="3B8302D0" w14:textId="77777777" w:rsidR="009F7A62" w:rsidRPr="009F7A62" w:rsidRDefault="009F7A62" w:rsidP="009F7A62">
      <w:pPr>
        <w:pStyle w:val="Code"/>
        <w:rPr>
          <w:highlight w:val="white"/>
        </w:rPr>
      </w:pPr>
      <w:r w:rsidRPr="009F7A62">
        <w:rPr>
          <w:highlight w:val="white"/>
        </w:rPr>
        <w:t xml:space="preserve">      }</w:t>
      </w:r>
    </w:p>
    <w:p w14:paraId="2C0FB789" w14:textId="77777777" w:rsidR="009F7A62" w:rsidRPr="009F7A62" w:rsidRDefault="009F7A62" w:rsidP="009F7A62">
      <w:pPr>
        <w:pStyle w:val="Code"/>
        <w:rPr>
          <w:highlight w:val="white"/>
        </w:rPr>
      </w:pPr>
      <w:r w:rsidRPr="009F7A62">
        <w:rPr>
          <w:highlight w:val="white"/>
        </w:rPr>
        <w:t xml:space="preserve">      else {</w:t>
      </w:r>
    </w:p>
    <w:p w14:paraId="54B73AA3" w14:textId="77777777" w:rsidR="00013F62" w:rsidRDefault="009F7A62" w:rsidP="009F7A62">
      <w:pPr>
        <w:pStyle w:val="Code"/>
        <w:rPr>
          <w:highlight w:val="white"/>
        </w:rPr>
      </w:pPr>
      <w:r w:rsidRPr="009F7A62">
        <w:rPr>
          <w:highlight w:val="white"/>
        </w:rPr>
        <w:t xml:space="preserve">        return "int" + type.Size().ToString() + Symbol.SeparatorId +</w:t>
      </w:r>
    </w:p>
    <w:p w14:paraId="7200D1AB" w14:textId="5F5419A1" w:rsidR="009F7A62" w:rsidRPr="009F7A62" w:rsidRDefault="00013F62" w:rsidP="009F7A62">
      <w:pPr>
        <w:pStyle w:val="Code"/>
        <w:rPr>
          <w:highlight w:val="white"/>
        </w:rPr>
      </w:pPr>
      <w:r>
        <w:rPr>
          <w:highlight w:val="white"/>
        </w:rPr>
        <w:t xml:space="preserve">               </w:t>
      </w:r>
      <w:r w:rsidR="009F7A62" w:rsidRPr="009F7A62">
        <w:rPr>
          <w:highlight w:val="white"/>
        </w:rPr>
        <w:t>value.ToString().Replace("-", "minus") + Symbol.NumberId;</w:t>
      </w:r>
    </w:p>
    <w:p w14:paraId="2478713A" w14:textId="77777777" w:rsidR="009F7A62" w:rsidRPr="009F7A62" w:rsidRDefault="009F7A62" w:rsidP="009F7A62">
      <w:pPr>
        <w:pStyle w:val="Code"/>
        <w:rPr>
          <w:highlight w:val="white"/>
        </w:rPr>
      </w:pPr>
      <w:r w:rsidRPr="009F7A62">
        <w:rPr>
          <w:highlight w:val="white"/>
        </w:rPr>
        <w:t xml:space="preserve">      }</w:t>
      </w:r>
    </w:p>
    <w:p w14:paraId="3B9C8B52" w14:textId="77777777" w:rsidR="009F7A62" w:rsidRPr="009F7A62" w:rsidRDefault="009F7A62" w:rsidP="009F7A62">
      <w:pPr>
        <w:pStyle w:val="Code"/>
        <w:rPr>
          <w:highlight w:val="white"/>
        </w:rPr>
      </w:pPr>
      <w:r w:rsidRPr="009F7A62">
        <w:rPr>
          <w:highlight w:val="white"/>
        </w:rPr>
        <w:t xml:space="preserve">    }</w:t>
      </w:r>
    </w:p>
    <w:p w14:paraId="7F99AD0A" w14:textId="77777777" w:rsidR="009F7A62" w:rsidRPr="009F7A62" w:rsidRDefault="009F7A62" w:rsidP="009F7A62">
      <w:pPr>
        <w:pStyle w:val="Code"/>
        <w:rPr>
          <w:highlight w:val="white"/>
        </w:rPr>
      </w:pPr>
    </w:p>
    <w:p w14:paraId="45905A2F" w14:textId="77777777" w:rsidR="009F7A62" w:rsidRPr="009F7A62" w:rsidRDefault="009F7A62" w:rsidP="009F7A62">
      <w:pPr>
        <w:pStyle w:val="Code"/>
        <w:rPr>
          <w:highlight w:val="white"/>
        </w:rPr>
      </w:pPr>
      <w:r w:rsidRPr="009F7A62">
        <w:rPr>
          <w:highlight w:val="white"/>
        </w:rPr>
        <w:lastRenderedPageBreak/>
        <w:t xml:space="preserve">    public string Name {</w:t>
      </w:r>
    </w:p>
    <w:p w14:paraId="4DE09929" w14:textId="77777777" w:rsidR="009F7A62" w:rsidRPr="009F7A62" w:rsidRDefault="009F7A62" w:rsidP="009F7A62">
      <w:pPr>
        <w:pStyle w:val="Code"/>
        <w:rPr>
          <w:highlight w:val="white"/>
        </w:rPr>
      </w:pPr>
      <w:r w:rsidRPr="009F7A62">
        <w:rPr>
          <w:highlight w:val="white"/>
        </w:rPr>
        <w:t xml:space="preserve">      get { return m_name; }</w:t>
      </w:r>
    </w:p>
    <w:p w14:paraId="3C609CCD" w14:textId="77777777" w:rsidR="009F7A62" w:rsidRPr="009F7A62" w:rsidRDefault="009F7A62" w:rsidP="009F7A62">
      <w:pPr>
        <w:pStyle w:val="Code"/>
        <w:rPr>
          <w:highlight w:val="white"/>
        </w:rPr>
      </w:pPr>
      <w:r w:rsidRPr="009F7A62">
        <w:rPr>
          <w:highlight w:val="white"/>
        </w:rPr>
        <w:t xml:space="preserve">      set { m_name = value; }</w:t>
      </w:r>
    </w:p>
    <w:p w14:paraId="616C3552" w14:textId="77777777" w:rsidR="009F7A62" w:rsidRPr="009F7A62" w:rsidRDefault="009F7A62" w:rsidP="009F7A62">
      <w:pPr>
        <w:pStyle w:val="Code"/>
        <w:rPr>
          <w:highlight w:val="white"/>
        </w:rPr>
      </w:pPr>
      <w:r w:rsidRPr="009F7A62">
        <w:rPr>
          <w:highlight w:val="white"/>
        </w:rPr>
        <w:t xml:space="preserve">    }</w:t>
      </w:r>
    </w:p>
    <w:p w14:paraId="0F466442" w14:textId="77777777" w:rsidR="009F7A62" w:rsidRPr="009F7A62" w:rsidRDefault="009F7A62" w:rsidP="009F7A62">
      <w:pPr>
        <w:pStyle w:val="Code"/>
        <w:rPr>
          <w:highlight w:val="white"/>
        </w:rPr>
      </w:pPr>
    </w:p>
    <w:p w14:paraId="1A80E6CF" w14:textId="77777777" w:rsidR="009F7A62" w:rsidRPr="009F7A62" w:rsidRDefault="009F7A62" w:rsidP="009F7A62">
      <w:pPr>
        <w:pStyle w:val="Code"/>
        <w:rPr>
          <w:highlight w:val="white"/>
        </w:rPr>
      </w:pPr>
      <w:r w:rsidRPr="009F7A62">
        <w:rPr>
          <w:highlight w:val="white"/>
        </w:rPr>
        <w:t xml:space="preserve">    public string UniqueName {</w:t>
      </w:r>
    </w:p>
    <w:p w14:paraId="5E235AD4" w14:textId="77777777" w:rsidR="009F7A62" w:rsidRPr="009F7A62" w:rsidRDefault="009F7A62" w:rsidP="009F7A62">
      <w:pPr>
        <w:pStyle w:val="Code"/>
        <w:rPr>
          <w:highlight w:val="white"/>
        </w:rPr>
      </w:pPr>
      <w:r w:rsidRPr="009F7A62">
        <w:rPr>
          <w:highlight w:val="white"/>
        </w:rPr>
        <w:t xml:space="preserve">      get { return m_uniqueName; }</w:t>
      </w:r>
    </w:p>
    <w:p w14:paraId="0D6069BC" w14:textId="77777777" w:rsidR="009F7A62" w:rsidRPr="009F7A62" w:rsidRDefault="009F7A62" w:rsidP="009F7A62">
      <w:pPr>
        <w:pStyle w:val="Code"/>
        <w:rPr>
          <w:highlight w:val="white"/>
        </w:rPr>
      </w:pPr>
      <w:r w:rsidRPr="009F7A62">
        <w:rPr>
          <w:highlight w:val="white"/>
        </w:rPr>
        <w:t xml:space="preserve">      set { m_uniqueName = value; }</w:t>
      </w:r>
    </w:p>
    <w:p w14:paraId="46C5084B" w14:textId="77777777" w:rsidR="009F7A62" w:rsidRPr="009F7A62" w:rsidRDefault="009F7A62" w:rsidP="009F7A62">
      <w:pPr>
        <w:pStyle w:val="Code"/>
        <w:rPr>
          <w:highlight w:val="white"/>
        </w:rPr>
      </w:pPr>
      <w:r w:rsidRPr="009F7A62">
        <w:rPr>
          <w:highlight w:val="white"/>
        </w:rPr>
        <w:t xml:space="preserve">    }</w:t>
      </w:r>
    </w:p>
    <w:p w14:paraId="0FDC0B87" w14:textId="77777777" w:rsidR="009F7A62" w:rsidRPr="009F7A62" w:rsidRDefault="009F7A62" w:rsidP="009F7A62">
      <w:pPr>
        <w:pStyle w:val="Code"/>
        <w:rPr>
          <w:highlight w:val="white"/>
        </w:rPr>
      </w:pPr>
    </w:p>
    <w:p w14:paraId="07B2EB33" w14:textId="77777777" w:rsidR="009F7A62" w:rsidRPr="009F7A62" w:rsidRDefault="009F7A62" w:rsidP="009F7A62">
      <w:pPr>
        <w:pStyle w:val="Code"/>
        <w:rPr>
          <w:highlight w:val="white"/>
        </w:rPr>
      </w:pPr>
      <w:r w:rsidRPr="009F7A62">
        <w:rPr>
          <w:highlight w:val="white"/>
        </w:rPr>
        <w:t xml:space="preserve">    public bool ExternalLinkage {</w:t>
      </w:r>
    </w:p>
    <w:p w14:paraId="75F5BCFF" w14:textId="77777777" w:rsidR="009F7A62" w:rsidRPr="009F7A62" w:rsidRDefault="009F7A62" w:rsidP="009F7A62">
      <w:pPr>
        <w:pStyle w:val="Code"/>
        <w:rPr>
          <w:highlight w:val="white"/>
        </w:rPr>
      </w:pPr>
      <w:r w:rsidRPr="009F7A62">
        <w:rPr>
          <w:highlight w:val="white"/>
        </w:rPr>
        <w:t xml:space="preserve">      get { return m_externalLinkage; }</w:t>
      </w:r>
    </w:p>
    <w:p w14:paraId="6F6068B0" w14:textId="77777777" w:rsidR="009F7A62" w:rsidRPr="009F7A62" w:rsidRDefault="009F7A62" w:rsidP="009F7A62">
      <w:pPr>
        <w:pStyle w:val="Code"/>
        <w:rPr>
          <w:highlight w:val="white"/>
        </w:rPr>
      </w:pPr>
      <w:r w:rsidRPr="009F7A62">
        <w:rPr>
          <w:highlight w:val="white"/>
        </w:rPr>
        <w:t xml:space="preserve">    }</w:t>
      </w:r>
    </w:p>
    <w:p w14:paraId="609D110F" w14:textId="77777777" w:rsidR="009F7A62" w:rsidRPr="009F7A62" w:rsidRDefault="009F7A62" w:rsidP="009F7A62">
      <w:pPr>
        <w:pStyle w:val="Code"/>
        <w:rPr>
          <w:highlight w:val="white"/>
        </w:rPr>
      </w:pPr>
    </w:p>
    <w:p w14:paraId="04A466A9" w14:textId="77777777" w:rsidR="009F7A62" w:rsidRPr="009F7A62" w:rsidRDefault="009F7A62" w:rsidP="009F7A62">
      <w:pPr>
        <w:pStyle w:val="Code"/>
        <w:rPr>
          <w:highlight w:val="white"/>
        </w:rPr>
      </w:pPr>
      <w:r w:rsidRPr="009F7A62">
        <w:rPr>
          <w:highlight w:val="white"/>
        </w:rPr>
        <w:t xml:space="preserve">    public Storage Storage {</w:t>
      </w:r>
    </w:p>
    <w:p w14:paraId="32031EB0" w14:textId="77777777" w:rsidR="009F7A62" w:rsidRPr="009F7A62" w:rsidRDefault="009F7A62" w:rsidP="009F7A62">
      <w:pPr>
        <w:pStyle w:val="Code"/>
        <w:rPr>
          <w:highlight w:val="white"/>
        </w:rPr>
      </w:pPr>
      <w:r w:rsidRPr="009F7A62">
        <w:rPr>
          <w:highlight w:val="white"/>
        </w:rPr>
        <w:t xml:space="preserve">      get { return m_storage; }</w:t>
      </w:r>
    </w:p>
    <w:p w14:paraId="3CBD0FBE" w14:textId="77777777" w:rsidR="009F7A62" w:rsidRPr="009F7A62" w:rsidRDefault="009F7A62" w:rsidP="009F7A62">
      <w:pPr>
        <w:pStyle w:val="Code"/>
        <w:rPr>
          <w:highlight w:val="white"/>
        </w:rPr>
      </w:pPr>
      <w:r w:rsidRPr="009F7A62">
        <w:rPr>
          <w:highlight w:val="white"/>
        </w:rPr>
        <w:t xml:space="preserve">      set { m_storage = value; }</w:t>
      </w:r>
    </w:p>
    <w:p w14:paraId="3C11C2A4" w14:textId="77777777" w:rsidR="009F7A62" w:rsidRPr="009F7A62" w:rsidRDefault="009F7A62" w:rsidP="009F7A62">
      <w:pPr>
        <w:pStyle w:val="Code"/>
        <w:rPr>
          <w:highlight w:val="white"/>
        </w:rPr>
      </w:pPr>
      <w:r w:rsidRPr="009F7A62">
        <w:rPr>
          <w:highlight w:val="white"/>
        </w:rPr>
        <w:t xml:space="preserve">    }</w:t>
      </w:r>
    </w:p>
    <w:p w14:paraId="1064E685" w14:textId="77777777" w:rsidR="009F7A62" w:rsidRPr="009F7A62" w:rsidRDefault="009F7A62" w:rsidP="009F7A62">
      <w:pPr>
        <w:pStyle w:val="Code"/>
        <w:rPr>
          <w:highlight w:val="white"/>
        </w:rPr>
      </w:pPr>
    </w:p>
    <w:p w14:paraId="09EC4719" w14:textId="77777777" w:rsidR="009F7A62" w:rsidRPr="009F7A62" w:rsidRDefault="009F7A62" w:rsidP="009F7A62">
      <w:pPr>
        <w:pStyle w:val="Code"/>
        <w:rPr>
          <w:highlight w:val="white"/>
        </w:rPr>
      </w:pPr>
      <w:r w:rsidRPr="009F7A62">
        <w:rPr>
          <w:highlight w:val="white"/>
        </w:rPr>
        <w:t xml:space="preserve">    public Type Type {</w:t>
      </w:r>
    </w:p>
    <w:p w14:paraId="48704833" w14:textId="77777777" w:rsidR="009F7A62" w:rsidRPr="009F7A62" w:rsidRDefault="009F7A62" w:rsidP="009F7A62">
      <w:pPr>
        <w:pStyle w:val="Code"/>
        <w:rPr>
          <w:highlight w:val="white"/>
        </w:rPr>
      </w:pPr>
      <w:r w:rsidRPr="009F7A62">
        <w:rPr>
          <w:highlight w:val="white"/>
        </w:rPr>
        <w:t xml:space="preserve">      get { return m_type; }</w:t>
      </w:r>
    </w:p>
    <w:p w14:paraId="168E9642" w14:textId="77777777" w:rsidR="009F7A62" w:rsidRPr="009F7A62" w:rsidRDefault="009F7A62" w:rsidP="009F7A62">
      <w:pPr>
        <w:pStyle w:val="Code"/>
        <w:rPr>
          <w:highlight w:val="white"/>
        </w:rPr>
      </w:pPr>
      <w:r w:rsidRPr="009F7A62">
        <w:rPr>
          <w:highlight w:val="white"/>
        </w:rPr>
        <w:t xml:space="preserve">      set { m_type = value; }</w:t>
      </w:r>
    </w:p>
    <w:p w14:paraId="7727319F" w14:textId="77777777" w:rsidR="009F7A62" w:rsidRPr="009F7A62" w:rsidRDefault="009F7A62" w:rsidP="009F7A62">
      <w:pPr>
        <w:pStyle w:val="Code"/>
        <w:rPr>
          <w:highlight w:val="white"/>
        </w:rPr>
      </w:pPr>
      <w:r w:rsidRPr="009F7A62">
        <w:rPr>
          <w:highlight w:val="white"/>
        </w:rPr>
        <w:t xml:space="preserve">    }</w:t>
      </w:r>
    </w:p>
    <w:p w14:paraId="35A7A430" w14:textId="77777777" w:rsidR="009F7A62" w:rsidRPr="009F7A62" w:rsidRDefault="009F7A62" w:rsidP="009F7A62">
      <w:pPr>
        <w:pStyle w:val="Code"/>
        <w:rPr>
          <w:highlight w:val="white"/>
        </w:rPr>
      </w:pPr>
    </w:p>
    <w:p w14:paraId="7B528FFD" w14:textId="77777777" w:rsidR="009F7A62" w:rsidRPr="009F7A62" w:rsidRDefault="009F7A62" w:rsidP="009F7A62">
      <w:pPr>
        <w:pStyle w:val="Code"/>
        <w:rPr>
          <w:highlight w:val="white"/>
        </w:rPr>
      </w:pPr>
      <w:r w:rsidRPr="009F7A62">
        <w:rPr>
          <w:highlight w:val="white"/>
        </w:rPr>
        <w:t xml:space="preserve">    public int Offset {</w:t>
      </w:r>
    </w:p>
    <w:p w14:paraId="296AD2D9" w14:textId="77777777" w:rsidR="009F7A62" w:rsidRPr="009F7A62" w:rsidRDefault="009F7A62" w:rsidP="009F7A62">
      <w:pPr>
        <w:pStyle w:val="Code"/>
        <w:rPr>
          <w:highlight w:val="white"/>
        </w:rPr>
      </w:pPr>
      <w:r w:rsidRPr="009F7A62">
        <w:rPr>
          <w:highlight w:val="white"/>
        </w:rPr>
        <w:t xml:space="preserve">      get { return m_offset; }</w:t>
      </w:r>
    </w:p>
    <w:p w14:paraId="0227A514" w14:textId="77777777" w:rsidR="009F7A62" w:rsidRPr="009F7A62" w:rsidRDefault="009F7A62" w:rsidP="009F7A62">
      <w:pPr>
        <w:pStyle w:val="Code"/>
        <w:rPr>
          <w:highlight w:val="white"/>
        </w:rPr>
      </w:pPr>
      <w:r w:rsidRPr="009F7A62">
        <w:rPr>
          <w:highlight w:val="white"/>
        </w:rPr>
        <w:t xml:space="preserve">      set { m_offset = value; }</w:t>
      </w:r>
    </w:p>
    <w:p w14:paraId="45F4A65D" w14:textId="77777777" w:rsidR="009F7A62" w:rsidRPr="009F7A62" w:rsidRDefault="009F7A62" w:rsidP="009F7A62">
      <w:pPr>
        <w:pStyle w:val="Code"/>
        <w:rPr>
          <w:highlight w:val="white"/>
        </w:rPr>
      </w:pPr>
      <w:r w:rsidRPr="009F7A62">
        <w:rPr>
          <w:highlight w:val="white"/>
        </w:rPr>
        <w:t xml:space="preserve">    }</w:t>
      </w:r>
    </w:p>
    <w:p w14:paraId="559F1D2C" w14:textId="77777777" w:rsidR="009F7A62" w:rsidRPr="009F7A62" w:rsidRDefault="009F7A62" w:rsidP="009F7A62">
      <w:pPr>
        <w:pStyle w:val="Code"/>
        <w:rPr>
          <w:highlight w:val="white"/>
        </w:rPr>
      </w:pPr>
    </w:p>
    <w:p w14:paraId="542EF43B" w14:textId="77777777" w:rsidR="009F7A62" w:rsidRPr="009F7A62" w:rsidRDefault="009F7A62" w:rsidP="009F7A62">
      <w:pPr>
        <w:pStyle w:val="Code"/>
        <w:rPr>
          <w:highlight w:val="white"/>
        </w:rPr>
      </w:pPr>
      <w:r w:rsidRPr="009F7A62">
        <w:rPr>
          <w:highlight w:val="white"/>
        </w:rPr>
        <w:t xml:space="preserve">    public bool IsExtern() {</w:t>
      </w:r>
    </w:p>
    <w:p w14:paraId="285C4DB5" w14:textId="77777777" w:rsidR="009F7A62" w:rsidRPr="009F7A62" w:rsidRDefault="009F7A62" w:rsidP="009F7A62">
      <w:pPr>
        <w:pStyle w:val="Code"/>
        <w:rPr>
          <w:highlight w:val="white"/>
        </w:rPr>
      </w:pPr>
      <w:r w:rsidRPr="009F7A62">
        <w:rPr>
          <w:highlight w:val="white"/>
        </w:rPr>
        <w:t xml:space="preserve">      return (m_storage == Storage.Extern);</w:t>
      </w:r>
    </w:p>
    <w:p w14:paraId="781DDD29" w14:textId="77777777" w:rsidR="009F7A62" w:rsidRPr="009F7A62" w:rsidRDefault="009F7A62" w:rsidP="009F7A62">
      <w:pPr>
        <w:pStyle w:val="Code"/>
        <w:rPr>
          <w:highlight w:val="white"/>
        </w:rPr>
      </w:pPr>
      <w:r w:rsidRPr="009F7A62">
        <w:rPr>
          <w:highlight w:val="white"/>
        </w:rPr>
        <w:t xml:space="preserve">    }</w:t>
      </w:r>
    </w:p>
    <w:p w14:paraId="2CBA67E1" w14:textId="77777777" w:rsidR="009F7A62" w:rsidRPr="009F7A62" w:rsidRDefault="009F7A62" w:rsidP="009F7A62">
      <w:pPr>
        <w:pStyle w:val="Code"/>
        <w:rPr>
          <w:highlight w:val="white"/>
        </w:rPr>
      </w:pPr>
      <w:r w:rsidRPr="009F7A62">
        <w:rPr>
          <w:highlight w:val="white"/>
        </w:rPr>
        <w:t xml:space="preserve">  </w:t>
      </w:r>
    </w:p>
    <w:p w14:paraId="062FF17E" w14:textId="77777777" w:rsidR="009F7A62" w:rsidRPr="009F7A62" w:rsidRDefault="009F7A62" w:rsidP="009F7A62">
      <w:pPr>
        <w:pStyle w:val="Code"/>
        <w:rPr>
          <w:highlight w:val="white"/>
        </w:rPr>
      </w:pPr>
      <w:r w:rsidRPr="009F7A62">
        <w:rPr>
          <w:highlight w:val="white"/>
        </w:rPr>
        <w:t xml:space="preserve">    public bool IsStatic() {</w:t>
      </w:r>
    </w:p>
    <w:p w14:paraId="78501E93" w14:textId="77777777" w:rsidR="009F7A62" w:rsidRPr="009F7A62" w:rsidRDefault="009F7A62" w:rsidP="009F7A62">
      <w:pPr>
        <w:pStyle w:val="Code"/>
        <w:rPr>
          <w:highlight w:val="white"/>
        </w:rPr>
      </w:pPr>
      <w:r w:rsidRPr="009F7A62">
        <w:rPr>
          <w:highlight w:val="white"/>
        </w:rPr>
        <w:t xml:space="preserve">      return (m_storage == Storage.Static);</w:t>
      </w:r>
    </w:p>
    <w:p w14:paraId="34B1E943" w14:textId="77777777" w:rsidR="009F7A62" w:rsidRPr="009F7A62" w:rsidRDefault="009F7A62" w:rsidP="009F7A62">
      <w:pPr>
        <w:pStyle w:val="Code"/>
        <w:rPr>
          <w:highlight w:val="white"/>
        </w:rPr>
      </w:pPr>
      <w:r w:rsidRPr="009F7A62">
        <w:rPr>
          <w:highlight w:val="white"/>
        </w:rPr>
        <w:t xml:space="preserve">    }</w:t>
      </w:r>
    </w:p>
    <w:p w14:paraId="284E6C8F" w14:textId="77777777" w:rsidR="009F7A62" w:rsidRPr="009F7A62" w:rsidRDefault="009F7A62" w:rsidP="009F7A62">
      <w:pPr>
        <w:pStyle w:val="Code"/>
        <w:rPr>
          <w:highlight w:val="white"/>
        </w:rPr>
      </w:pPr>
      <w:r w:rsidRPr="009F7A62">
        <w:rPr>
          <w:highlight w:val="white"/>
        </w:rPr>
        <w:t xml:space="preserve">  </w:t>
      </w:r>
    </w:p>
    <w:p w14:paraId="63A76CC9" w14:textId="77777777" w:rsidR="009F7A62" w:rsidRPr="009F7A62" w:rsidRDefault="009F7A62" w:rsidP="009F7A62">
      <w:pPr>
        <w:pStyle w:val="Code"/>
        <w:rPr>
          <w:highlight w:val="white"/>
        </w:rPr>
      </w:pPr>
      <w:r w:rsidRPr="009F7A62">
        <w:rPr>
          <w:highlight w:val="white"/>
        </w:rPr>
        <w:t xml:space="preserve">    public bool IsExternOrStatic() {</w:t>
      </w:r>
    </w:p>
    <w:p w14:paraId="290535C2" w14:textId="77777777" w:rsidR="009F7A62" w:rsidRPr="009F7A62" w:rsidRDefault="009F7A62" w:rsidP="009F7A62">
      <w:pPr>
        <w:pStyle w:val="Code"/>
        <w:rPr>
          <w:highlight w:val="white"/>
        </w:rPr>
      </w:pPr>
      <w:r w:rsidRPr="009F7A62">
        <w:rPr>
          <w:highlight w:val="white"/>
        </w:rPr>
        <w:t xml:space="preserve">      return IsExtern() || IsStatic();</w:t>
      </w:r>
    </w:p>
    <w:p w14:paraId="47EC2C0B" w14:textId="77777777" w:rsidR="009F7A62" w:rsidRPr="009F7A62" w:rsidRDefault="009F7A62" w:rsidP="009F7A62">
      <w:pPr>
        <w:pStyle w:val="Code"/>
        <w:rPr>
          <w:highlight w:val="white"/>
        </w:rPr>
      </w:pPr>
      <w:r w:rsidRPr="009F7A62">
        <w:rPr>
          <w:highlight w:val="white"/>
        </w:rPr>
        <w:t xml:space="preserve">    }</w:t>
      </w:r>
    </w:p>
    <w:p w14:paraId="4A62704C" w14:textId="77777777" w:rsidR="009F7A62" w:rsidRPr="009F7A62" w:rsidRDefault="009F7A62" w:rsidP="009F7A62">
      <w:pPr>
        <w:pStyle w:val="Code"/>
        <w:rPr>
          <w:highlight w:val="white"/>
        </w:rPr>
      </w:pPr>
      <w:r w:rsidRPr="009F7A62">
        <w:rPr>
          <w:highlight w:val="white"/>
        </w:rPr>
        <w:t xml:space="preserve">  </w:t>
      </w:r>
    </w:p>
    <w:p w14:paraId="3D7AE655" w14:textId="77777777" w:rsidR="009F7A62" w:rsidRPr="009F7A62" w:rsidRDefault="009F7A62" w:rsidP="009F7A62">
      <w:pPr>
        <w:pStyle w:val="Code"/>
        <w:rPr>
          <w:highlight w:val="white"/>
        </w:rPr>
      </w:pPr>
      <w:r w:rsidRPr="009F7A62">
        <w:rPr>
          <w:highlight w:val="white"/>
        </w:rPr>
        <w:t xml:space="preserve">    public bool IsTypedef() {</w:t>
      </w:r>
    </w:p>
    <w:p w14:paraId="2EE312BD" w14:textId="77777777" w:rsidR="009F7A62" w:rsidRPr="009F7A62" w:rsidRDefault="009F7A62" w:rsidP="009F7A62">
      <w:pPr>
        <w:pStyle w:val="Code"/>
        <w:rPr>
          <w:highlight w:val="white"/>
        </w:rPr>
      </w:pPr>
      <w:r w:rsidRPr="009F7A62">
        <w:rPr>
          <w:highlight w:val="white"/>
        </w:rPr>
        <w:t xml:space="preserve">      return (m_storage == Storage.Typedef);</w:t>
      </w:r>
    </w:p>
    <w:p w14:paraId="5852978D" w14:textId="77777777" w:rsidR="009F7A62" w:rsidRPr="009F7A62" w:rsidRDefault="009F7A62" w:rsidP="009F7A62">
      <w:pPr>
        <w:pStyle w:val="Code"/>
        <w:rPr>
          <w:highlight w:val="white"/>
        </w:rPr>
      </w:pPr>
      <w:r w:rsidRPr="009F7A62">
        <w:rPr>
          <w:highlight w:val="white"/>
        </w:rPr>
        <w:t xml:space="preserve">    }</w:t>
      </w:r>
    </w:p>
    <w:p w14:paraId="738CF395" w14:textId="77777777" w:rsidR="009F7A62" w:rsidRPr="009F7A62" w:rsidRDefault="009F7A62" w:rsidP="009F7A62">
      <w:pPr>
        <w:pStyle w:val="Code"/>
        <w:rPr>
          <w:highlight w:val="white"/>
        </w:rPr>
      </w:pPr>
      <w:r w:rsidRPr="009F7A62">
        <w:rPr>
          <w:highlight w:val="white"/>
        </w:rPr>
        <w:t xml:space="preserve">  </w:t>
      </w:r>
    </w:p>
    <w:p w14:paraId="01698289" w14:textId="77777777" w:rsidR="009F7A62" w:rsidRPr="009F7A62" w:rsidRDefault="009F7A62" w:rsidP="009F7A62">
      <w:pPr>
        <w:pStyle w:val="Code"/>
        <w:rPr>
          <w:highlight w:val="white"/>
        </w:rPr>
      </w:pPr>
      <w:r w:rsidRPr="009F7A62">
        <w:rPr>
          <w:highlight w:val="white"/>
        </w:rPr>
        <w:t xml:space="preserve">    public bool IsAuto() {</w:t>
      </w:r>
    </w:p>
    <w:p w14:paraId="47C1685C" w14:textId="77777777" w:rsidR="009F7A62" w:rsidRPr="009F7A62" w:rsidRDefault="009F7A62" w:rsidP="009F7A62">
      <w:pPr>
        <w:pStyle w:val="Code"/>
        <w:rPr>
          <w:highlight w:val="white"/>
        </w:rPr>
      </w:pPr>
      <w:r w:rsidRPr="009F7A62">
        <w:rPr>
          <w:highlight w:val="white"/>
        </w:rPr>
        <w:t xml:space="preserve">      return (m_storage == Storage.Auto);</w:t>
      </w:r>
    </w:p>
    <w:p w14:paraId="61CD59CD" w14:textId="77777777" w:rsidR="009F7A62" w:rsidRPr="009F7A62" w:rsidRDefault="009F7A62" w:rsidP="009F7A62">
      <w:pPr>
        <w:pStyle w:val="Code"/>
        <w:rPr>
          <w:highlight w:val="white"/>
        </w:rPr>
      </w:pPr>
      <w:r w:rsidRPr="009F7A62">
        <w:rPr>
          <w:highlight w:val="white"/>
        </w:rPr>
        <w:t xml:space="preserve">    }</w:t>
      </w:r>
    </w:p>
    <w:p w14:paraId="1DFB049C" w14:textId="77777777" w:rsidR="009F7A62" w:rsidRPr="009F7A62" w:rsidRDefault="009F7A62" w:rsidP="009F7A62">
      <w:pPr>
        <w:pStyle w:val="Code"/>
        <w:rPr>
          <w:highlight w:val="white"/>
        </w:rPr>
      </w:pPr>
    </w:p>
    <w:p w14:paraId="41ECA72B" w14:textId="77777777" w:rsidR="009F7A62" w:rsidRPr="009F7A62" w:rsidRDefault="009F7A62" w:rsidP="009F7A62">
      <w:pPr>
        <w:pStyle w:val="Code"/>
        <w:rPr>
          <w:highlight w:val="white"/>
        </w:rPr>
      </w:pPr>
      <w:r w:rsidRPr="009F7A62">
        <w:rPr>
          <w:highlight w:val="white"/>
        </w:rPr>
        <w:t xml:space="preserve">    public bool IsRegister() {</w:t>
      </w:r>
    </w:p>
    <w:p w14:paraId="2ED5F5F0" w14:textId="77777777" w:rsidR="009F7A62" w:rsidRPr="009F7A62" w:rsidRDefault="009F7A62" w:rsidP="009F7A62">
      <w:pPr>
        <w:pStyle w:val="Code"/>
        <w:rPr>
          <w:highlight w:val="white"/>
        </w:rPr>
      </w:pPr>
      <w:r w:rsidRPr="009F7A62">
        <w:rPr>
          <w:highlight w:val="white"/>
        </w:rPr>
        <w:t xml:space="preserve">      return (m_storage == Storage.Register);</w:t>
      </w:r>
    </w:p>
    <w:p w14:paraId="6148BF71" w14:textId="77777777" w:rsidR="009F7A62" w:rsidRPr="009F7A62" w:rsidRDefault="009F7A62" w:rsidP="009F7A62">
      <w:pPr>
        <w:pStyle w:val="Code"/>
        <w:rPr>
          <w:highlight w:val="white"/>
        </w:rPr>
      </w:pPr>
      <w:r w:rsidRPr="009F7A62">
        <w:rPr>
          <w:highlight w:val="white"/>
        </w:rPr>
        <w:t xml:space="preserve">    }</w:t>
      </w:r>
    </w:p>
    <w:p w14:paraId="3EE5484A" w14:textId="77777777" w:rsidR="009F7A62" w:rsidRPr="009F7A62" w:rsidRDefault="009F7A62" w:rsidP="009F7A62">
      <w:pPr>
        <w:pStyle w:val="Code"/>
        <w:rPr>
          <w:highlight w:val="white"/>
        </w:rPr>
      </w:pPr>
    </w:p>
    <w:p w14:paraId="7D130A7B" w14:textId="77777777" w:rsidR="009F7A62" w:rsidRPr="009F7A62" w:rsidRDefault="009F7A62" w:rsidP="009F7A62">
      <w:pPr>
        <w:pStyle w:val="Code"/>
        <w:rPr>
          <w:highlight w:val="white"/>
        </w:rPr>
      </w:pPr>
      <w:r w:rsidRPr="009F7A62">
        <w:rPr>
          <w:highlight w:val="white"/>
        </w:rPr>
        <w:t xml:space="preserve">    public bool IsAutoOrRegister() {</w:t>
      </w:r>
    </w:p>
    <w:p w14:paraId="5E861B73" w14:textId="77777777" w:rsidR="009F7A62" w:rsidRPr="009F7A62" w:rsidRDefault="009F7A62" w:rsidP="009F7A62">
      <w:pPr>
        <w:pStyle w:val="Code"/>
        <w:rPr>
          <w:highlight w:val="white"/>
        </w:rPr>
      </w:pPr>
      <w:r w:rsidRPr="009F7A62">
        <w:rPr>
          <w:highlight w:val="white"/>
        </w:rPr>
        <w:t xml:space="preserve">      return IsAuto() || IsRegister();</w:t>
      </w:r>
    </w:p>
    <w:p w14:paraId="59D7F3E7" w14:textId="77777777" w:rsidR="009F7A62" w:rsidRPr="009F7A62" w:rsidRDefault="009F7A62" w:rsidP="009F7A62">
      <w:pPr>
        <w:pStyle w:val="Code"/>
        <w:rPr>
          <w:highlight w:val="white"/>
        </w:rPr>
      </w:pPr>
      <w:r w:rsidRPr="009F7A62">
        <w:rPr>
          <w:highlight w:val="white"/>
        </w:rPr>
        <w:t xml:space="preserve">    }</w:t>
      </w:r>
    </w:p>
    <w:p w14:paraId="4CB4B8B0" w14:textId="77777777" w:rsidR="009F7A62" w:rsidRPr="009F7A62" w:rsidRDefault="009F7A62" w:rsidP="009F7A62">
      <w:pPr>
        <w:pStyle w:val="Code"/>
        <w:rPr>
          <w:highlight w:val="white"/>
        </w:rPr>
      </w:pPr>
    </w:p>
    <w:p w14:paraId="4C1E14A0" w14:textId="77777777" w:rsidR="009F7A62" w:rsidRPr="009F7A62" w:rsidRDefault="009F7A62" w:rsidP="009F7A62">
      <w:pPr>
        <w:pStyle w:val="Code"/>
        <w:rPr>
          <w:highlight w:val="white"/>
        </w:rPr>
      </w:pPr>
      <w:r w:rsidRPr="009F7A62">
        <w:rPr>
          <w:highlight w:val="white"/>
        </w:rPr>
        <w:lastRenderedPageBreak/>
        <w:t xml:space="preserve">    public ISet&lt;MiddleCode&gt; TrueSet {</w:t>
      </w:r>
    </w:p>
    <w:p w14:paraId="390A0C0D" w14:textId="77777777" w:rsidR="009F7A62" w:rsidRPr="009F7A62" w:rsidRDefault="009F7A62" w:rsidP="009F7A62">
      <w:pPr>
        <w:pStyle w:val="Code"/>
        <w:rPr>
          <w:highlight w:val="white"/>
        </w:rPr>
      </w:pPr>
      <w:r w:rsidRPr="009F7A62">
        <w:rPr>
          <w:highlight w:val="white"/>
        </w:rPr>
        <w:t xml:space="preserve">      get { return m_trueSet; }</w:t>
      </w:r>
    </w:p>
    <w:p w14:paraId="517D24F7" w14:textId="77777777" w:rsidR="009F7A62" w:rsidRPr="009F7A62" w:rsidRDefault="009F7A62" w:rsidP="009F7A62">
      <w:pPr>
        <w:pStyle w:val="Code"/>
        <w:rPr>
          <w:highlight w:val="white"/>
        </w:rPr>
      </w:pPr>
      <w:r w:rsidRPr="009F7A62">
        <w:rPr>
          <w:highlight w:val="white"/>
        </w:rPr>
        <w:t xml:space="preserve">    }</w:t>
      </w:r>
    </w:p>
    <w:p w14:paraId="48FFF431" w14:textId="77777777" w:rsidR="009F7A62" w:rsidRPr="009F7A62" w:rsidRDefault="009F7A62" w:rsidP="009F7A62">
      <w:pPr>
        <w:pStyle w:val="Code"/>
        <w:rPr>
          <w:highlight w:val="white"/>
        </w:rPr>
      </w:pPr>
    </w:p>
    <w:p w14:paraId="1E47DB30" w14:textId="77777777" w:rsidR="009F7A62" w:rsidRPr="009F7A62" w:rsidRDefault="009F7A62" w:rsidP="009F7A62">
      <w:pPr>
        <w:pStyle w:val="Code"/>
        <w:rPr>
          <w:highlight w:val="white"/>
        </w:rPr>
      </w:pPr>
      <w:r w:rsidRPr="009F7A62">
        <w:rPr>
          <w:highlight w:val="white"/>
        </w:rPr>
        <w:t xml:space="preserve">    public ISet&lt;MiddleCode&gt; FalseSet {</w:t>
      </w:r>
    </w:p>
    <w:p w14:paraId="45B07CAE" w14:textId="77777777" w:rsidR="009F7A62" w:rsidRPr="009F7A62" w:rsidRDefault="009F7A62" w:rsidP="009F7A62">
      <w:pPr>
        <w:pStyle w:val="Code"/>
        <w:rPr>
          <w:highlight w:val="white"/>
        </w:rPr>
      </w:pPr>
      <w:r w:rsidRPr="009F7A62">
        <w:rPr>
          <w:highlight w:val="white"/>
        </w:rPr>
        <w:t xml:space="preserve">      get { return m_falseSet; }</w:t>
      </w:r>
    </w:p>
    <w:p w14:paraId="1EABFA8D" w14:textId="77777777" w:rsidR="009F7A62" w:rsidRPr="009F7A62" w:rsidRDefault="009F7A62" w:rsidP="009F7A62">
      <w:pPr>
        <w:pStyle w:val="Code"/>
        <w:rPr>
          <w:highlight w:val="white"/>
        </w:rPr>
      </w:pPr>
      <w:r w:rsidRPr="009F7A62">
        <w:rPr>
          <w:highlight w:val="white"/>
        </w:rPr>
        <w:t xml:space="preserve">    }</w:t>
      </w:r>
    </w:p>
    <w:p w14:paraId="46B7B6CF" w14:textId="77777777" w:rsidR="009F7A62" w:rsidRPr="009F7A62" w:rsidRDefault="009F7A62" w:rsidP="009F7A62">
      <w:pPr>
        <w:pStyle w:val="Code"/>
        <w:rPr>
          <w:highlight w:val="white"/>
        </w:rPr>
      </w:pPr>
    </w:p>
    <w:p w14:paraId="10ECF6E6" w14:textId="77777777" w:rsidR="009F7A62" w:rsidRPr="009F7A62" w:rsidRDefault="009F7A62" w:rsidP="009F7A62">
      <w:pPr>
        <w:pStyle w:val="Code"/>
        <w:rPr>
          <w:highlight w:val="white"/>
        </w:rPr>
      </w:pPr>
      <w:r w:rsidRPr="009F7A62">
        <w:rPr>
          <w:highlight w:val="white"/>
        </w:rPr>
        <w:t xml:space="preserve">    public bool IsParameter() {</w:t>
      </w:r>
    </w:p>
    <w:p w14:paraId="6DC884E8" w14:textId="77777777" w:rsidR="009F7A62" w:rsidRPr="009F7A62" w:rsidRDefault="009F7A62" w:rsidP="009F7A62">
      <w:pPr>
        <w:pStyle w:val="Code"/>
        <w:rPr>
          <w:highlight w:val="white"/>
        </w:rPr>
      </w:pPr>
      <w:r w:rsidRPr="009F7A62">
        <w:rPr>
          <w:highlight w:val="white"/>
        </w:rPr>
        <w:t xml:space="preserve">      return m_parameter;</w:t>
      </w:r>
    </w:p>
    <w:p w14:paraId="409FB0B1" w14:textId="77777777" w:rsidR="009F7A62" w:rsidRPr="009F7A62" w:rsidRDefault="009F7A62" w:rsidP="009F7A62">
      <w:pPr>
        <w:pStyle w:val="Code"/>
        <w:rPr>
          <w:highlight w:val="white"/>
        </w:rPr>
      </w:pPr>
      <w:r w:rsidRPr="009F7A62">
        <w:rPr>
          <w:highlight w:val="white"/>
        </w:rPr>
        <w:t xml:space="preserve">    }</w:t>
      </w:r>
    </w:p>
    <w:p w14:paraId="494A4C3E" w14:textId="77777777" w:rsidR="009F7A62" w:rsidRPr="009F7A62" w:rsidRDefault="009F7A62" w:rsidP="009F7A62">
      <w:pPr>
        <w:pStyle w:val="Code"/>
        <w:rPr>
          <w:highlight w:val="white"/>
        </w:rPr>
      </w:pPr>
      <w:r w:rsidRPr="009F7A62">
        <w:rPr>
          <w:highlight w:val="white"/>
        </w:rPr>
        <w:t xml:space="preserve">          </w:t>
      </w:r>
    </w:p>
    <w:p w14:paraId="425BCD7A" w14:textId="77777777" w:rsidR="009F7A62" w:rsidRPr="009F7A62" w:rsidRDefault="009F7A62" w:rsidP="009F7A62">
      <w:pPr>
        <w:pStyle w:val="Code"/>
        <w:rPr>
          <w:highlight w:val="white"/>
        </w:rPr>
      </w:pPr>
      <w:r w:rsidRPr="009F7A62">
        <w:rPr>
          <w:highlight w:val="white"/>
        </w:rPr>
        <w:t xml:space="preserve">    public bool IsTemporary() {</w:t>
      </w:r>
    </w:p>
    <w:p w14:paraId="56E68AD3" w14:textId="77777777" w:rsidR="009F7A62" w:rsidRPr="009F7A62" w:rsidRDefault="009F7A62" w:rsidP="009F7A62">
      <w:pPr>
        <w:pStyle w:val="Code"/>
        <w:rPr>
          <w:highlight w:val="white"/>
        </w:rPr>
      </w:pPr>
      <w:r w:rsidRPr="009F7A62">
        <w:rPr>
          <w:highlight w:val="white"/>
        </w:rPr>
        <w:t xml:space="preserve">      return m_temporary;</w:t>
      </w:r>
    </w:p>
    <w:p w14:paraId="6568A1C2" w14:textId="77777777" w:rsidR="009F7A62" w:rsidRPr="009F7A62" w:rsidRDefault="009F7A62" w:rsidP="009F7A62">
      <w:pPr>
        <w:pStyle w:val="Code"/>
        <w:rPr>
          <w:highlight w:val="white"/>
        </w:rPr>
      </w:pPr>
      <w:r w:rsidRPr="009F7A62">
        <w:rPr>
          <w:highlight w:val="white"/>
        </w:rPr>
        <w:t xml:space="preserve">    }</w:t>
      </w:r>
    </w:p>
    <w:p w14:paraId="7A1278E6" w14:textId="77777777" w:rsidR="009F7A62" w:rsidRPr="009F7A62" w:rsidRDefault="009F7A62" w:rsidP="009F7A62">
      <w:pPr>
        <w:pStyle w:val="Code"/>
        <w:rPr>
          <w:highlight w:val="white"/>
        </w:rPr>
      </w:pPr>
    </w:p>
    <w:p w14:paraId="31B4FF33" w14:textId="77777777" w:rsidR="009F7A62" w:rsidRPr="009F7A62" w:rsidRDefault="009F7A62" w:rsidP="009F7A62">
      <w:pPr>
        <w:pStyle w:val="Code"/>
        <w:rPr>
          <w:highlight w:val="white"/>
        </w:rPr>
      </w:pPr>
      <w:r w:rsidRPr="009F7A62">
        <w:rPr>
          <w:highlight w:val="white"/>
        </w:rPr>
        <w:t xml:space="preserve">    public object Value {</w:t>
      </w:r>
    </w:p>
    <w:p w14:paraId="07AF13E2" w14:textId="77777777" w:rsidR="009F7A62" w:rsidRPr="009F7A62" w:rsidRDefault="009F7A62" w:rsidP="009F7A62">
      <w:pPr>
        <w:pStyle w:val="Code"/>
        <w:rPr>
          <w:highlight w:val="white"/>
        </w:rPr>
      </w:pPr>
      <w:r w:rsidRPr="009F7A62">
        <w:rPr>
          <w:highlight w:val="white"/>
        </w:rPr>
        <w:t xml:space="preserve">      get { return m_value; }</w:t>
      </w:r>
    </w:p>
    <w:p w14:paraId="629A7C19" w14:textId="77777777" w:rsidR="009F7A62" w:rsidRPr="009F7A62" w:rsidRDefault="009F7A62" w:rsidP="009F7A62">
      <w:pPr>
        <w:pStyle w:val="Code"/>
        <w:rPr>
          <w:highlight w:val="white"/>
        </w:rPr>
      </w:pPr>
      <w:r w:rsidRPr="009F7A62">
        <w:rPr>
          <w:highlight w:val="white"/>
        </w:rPr>
        <w:t xml:space="preserve">      set { m_value = value; }</w:t>
      </w:r>
    </w:p>
    <w:p w14:paraId="5B97B15C" w14:textId="77777777" w:rsidR="009F7A62" w:rsidRPr="009F7A62" w:rsidRDefault="009F7A62" w:rsidP="009F7A62">
      <w:pPr>
        <w:pStyle w:val="Code"/>
        <w:rPr>
          <w:highlight w:val="white"/>
        </w:rPr>
      </w:pPr>
      <w:r w:rsidRPr="009F7A62">
        <w:rPr>
          <w:highlight w:val="white"/>
        </w:rPr>
        <w:t xml:space="preserve">    }</w:t>
      </w:r>
    </w:p>
    <w:p w14:paraId="657BEDF0" w14:textId="77777777" w:rsidR="009F7A62" w:rsidRPr="009F7A62" w:rsidRDefault="009F7A62" w:rsidP="009F7A62">
      <w:pPr>
        <w:pStyle w:val="Code"/>
        <w:rPr>
          <w:highlight w:val="white"/>
        </w:rPr>
      </w:pPr>
      <w:r w:rsidRPr="009F7A62">
        <w:rPr>
          <w:highlight w:val="white"/>
        </w:rPr>
        <w:t xml:space="preserve">  </w:t>
      </w:r>
    </w:p>
    <w:p w14:paraId="5E63F005" w14:textId="77777777" w:rsidR="009F7A62" w:rsidRPr="009F7A62" w:rsidRDefault="009F7A62" w:rsidP="009F7A62">
      <w:pPr>
        <w:pStyle w:val="Code"/>
        <w:rPr>
          <w:highlight w:val="white"/>
        </w:rPr>
      </w:pPr>
      <w:r w:rsidRPr="009F7A62">
        <w:rPr>
          <w:highlight w:val="white"/>
        </w:rPr>
        <w:t xml:space="preserve">    public Symbol AddressSymbol {</w:t>
      </w:r>
    </w:p>
    <w:p w14:paraId="3AFBD5DF" w14:textId="77777777" w:rsidR="009F7A62" w:rsidRPr="009F7A62" w:rsidRDefault="009F7A62" w:rsidP="009F7A62">
      <w:pPr>
        <w:pStyle w:val="Code"/>
        <w:rPr>
          <w:highlight w:val="white"/>
        </w:rPr>
      </w:pPr>
      <w:r w:rsidRPr="009F7A62">
        <w:rPr>
          <w:highlight w:val="white"/>
        </w:rPr>
        <w:t xml:space="preserve">      get { return m_addressSymbol; }</w:t>
      </w:r>
    </w:p>
    <w:p w14:paraId="6A488E9F" w14:textId="77777777" w:rsidR="009F7A62" w:rsidRPr="009F7A62" w:rsidRDefault="009F7A62" w:rsidP="009F7A62">
      <w:pPr>
        <w:pStyle w:val="Code"/>
        <w:rPr>
          <w:highlight w:val="white"/>
        </w:rPr>
      </w:pPr>
      <w:r w:rsidRPr="009F7A62">
        <w:rPr>
          <w:highlight w:val="white"/>
        </w:rPr>
        <w:t xml:space="preserve">      set { m_addressSymbol = value; }</w:t>
      </w:r>
    </w:p>
    <w:p w14:paraId="7C9455F4" w14:textId="77777777" w:rsidR="009F7A62" w:rsidRPr="009F7A62" w:rsidRDefault="009F7A62" w:rsidP="009F7A62">
      <w:pPr>
        <w:pStyle w:val="Code"/>
        <w:rPr>
          <w:highlight w:val="white"/>
        </w:rPr>
      </w:pPr>
      <w:r w:rsidRPr="009F7A62">
        <w:rPr>
          <w:highlight w:val="white"/>
        </w:rPr>
        <w:t xml:space="preserve">    }  </w:t>
      </w:r>
    </w:p>
    <w:p w14:paraId="61B27CEE" w14:textId="77777777" w:rsidR="009F7A62" w:rsidRPr="009F7A62" w:rsidRDefault="009F7A62" w:rsidP="009F7A62">
      <w:pPr>
        <w:pStyle w:val="Code"/>
        <w:rPr>
          <w:highlight w:val="white"/>
        </w:rPr>
      </w:pPr>
    </w:p>
    <w:p w14:paraId="176FAA14" w14:textId="77777777" w:rsidR="009F7A62" w:rsidRPr="009F7A62" w:rsidRDefault="009F7A62" w:rsidP="009F7A62">
      <w:pPr>
        <w:pStyle w:val="Code"/>
        <w:rPr>
          <w:highlight w:val="white"/>
        </w:rPr>
      </w:pPr>
      <w:r w:rsidRPr="009F7A62">
        <w:rPr>
          <w:highlight w:val="white"/>
        </w:rPr>
        <w:t xml:space="preserve">    public int AddressOffset {</w:t>
      </w:r>
    </w:p>
    <w:p w14:paraId="31DC7F28" w14:textId="77777777" w:rsidR="009F7A62" w:rsidRPr="009F7A62" w:rsidRDefault="009F7A62" w:rsidP="009F7A62">
      <w:pPr>
        <w:pStyle w:val="Code"/>
        <w:rPr>
          <w:highlight w:val="white"/>
        </w:rPr>
      </w:pPr>
      <w:r w:rsidRPr="009F7A62">
        <w:rPr>
          <w:highlight w:val="white"/>
        </w:rPr>
        <w:t xml:space="preserve">      get { return m_addressOffset; }</w:t>
      </w:r>
    </w:p>
    <w:p w14:paraId="7306FCB7" w14:textId="77777777" w:rsidR="009F7A62" w:rsidRPr="009F7A62" w:rsidRDefault="009F7A62" w:rsidP="009F7A62">
      <w:pPr>
        <w:pStyle w:val="Code"/>
        <w:rPr>
          <w:highlight w:val="white"/>
        </w:rPr>
      </w:pPr>
      <w:r w:rsidRPr="009F7A62">
        <w:rPr>
          <w:highlight w:val="white"/>
        </w:rPr>
        <w:t xml:space="preserve">      set { m_addressOffset = value; }</w:t>
      </w:r>
    </w:p>
    <w:p w14:paraId="6E19FADA" w14:textId="77777777" w:rsidR="009F7A62" w:rsidRPr="009F7A62" w:rsidRDefault="009F7A62" w:rsidP="009F7A62">
      <w:pPr>
        <w:pStyle w:val="Code"/>
        <w:rPr>
          <w:highlight w:val="white"/>
        </w:rPr>
      </w:pPr>
      <w:r w:rsidRPr="009F7A62">
        <w:rPr>
          <w:highlight w:val="white"/>
        </w:rPr>
        <w:t xml:space="preserve">    }</w:t>
      </w:r>
    </w:p>
    <w:p w14:paraId="75B97F7E" w14:textId="77777777" w:rsidR="009F7A62" w:rsidRPr="009F7A62" w:rsidRDefault="009F7A62" w:rsidP="009F7A62">
      <w:pPr>
        <w:pStyle w:val="Code"/>
        <w:rPr>
          <w:highlight w:val="white"/>
        </w:rPr>
      </w:pPr>
    </w:p>
    <w:p w14:paraId="685D002E" w14:textId="77777777" w:rsidR="009F7A62" w:rsidRPr="009F7A62" w:rsidRDefault="009F7A62" w:rsidP="009F7A62">
      <w:pPr>
        <w:pStyle w:val="Code"/>
        <w:rPr>
          <w:highlight w:val="white"/>
        </w:rPr>
      </w:pPr>
      <w:r w:rsidRPr="009F7A62">
        <w:rPr>
          <w:highlight w:val="white"/>
        </w:rPr>
        <w:t xml:space="preserve">    public bool Assignable {</w:t>
      </w:r>
    </w:p>
    <w:p w14:paraId="52DCC4D8" w14:textId="77777777" w:rsidR="009F7A62" w:rsidRPr="009F7A62" w:rsidRDefault="009F7A62" w:rsidP="009F7A62">
      <w:pPr>
        <w:pStyle w:val="Code"/>
        <w:rPr>
          <w:highlight w:val="white"/>
        </w:rPr>
      </w:pPr>
      <w:r w:rsidRPr="009F7A62">
        <w:rPr>
          <w:highlight w:val="white"/>
        </w:rPr>
        <w:t xml:space="preserve">      get { return m_assignable; }</w:t>
      </w:r>
    </w:p>
    <w:p w14:paraId="7A786E07" w14:textId="77777777" w:rsidR="009F7A62" w:rsidRPr="009F7A62" w:rsidRDefault="009F7A62" w:rsidP="009F7A62">
      <w:pPr>
        <w:pStyle w:val="Code"/>
        <w:rPr>
          <w:highlight w:val="white"/>
        </w:rPr>
      </w:pPr>
      <w:r w:rsidRPr="009F7A62">
        <w:rPr>
          <w:highlight w:val="white"/>
        </w:rPr>
        <w:t xml:space="preserve">      set { m_assignable = value; }</w:t>
      </w:r>
    </w:p>
    <w:p w14:paraId="79220165" w14:textId="77777777" w:rsidR="009F7A62" w:rsidRPr="009F7A62" w:rsidRDefault="009F7A62" w:rsidP="009F7A62">
      <w:pPr>
        <w:pStyle w:val="Code"/>
        <w:rPr>
          <w:highlight w:val="white"/>
        </w:rPr>
      </w:pPr>
      <w:r w:rsidRPr="009F7A62">
        <w:rPr>
          <w:highlight w:val="white"/>
        </w:rPr>
        <w:t xml:space="preserve">    }</w:t>
      </w:r>
    </w:p>
    <w:p w14:paraId="289C6D77" w14:textId="77777777" w:rsidR="009F7A62" w:rsidRPr="009F7A62" w:rsidRDefault="009F7A62" w:rsidP="009F7A62">
      <w:pPr>
        <w:pStyle w:val="Code"/>
        <w:rPr>
          <w:highlight w:val="white"/>
        </w:rPr>
      </w:pPr>
    </w:p>
    <w:p w14:paraId="142025C1" w14:textId="77777777" w:rsidR="009F7A62" w:rsidRPr="009F7A62" w:rsidRDefault="009F7A62" w:rsidP="009F7A62">
      <w:pPr>
        <w:pStyle w:val="Code"/>
        <w:rPr>
          <w:highlight w:val="white"/>
        </w:rPr>
      </w:pPr>
      <w:r w:rsidRPr="009F7A62">
        <w:rPr>
          <w:highlight w:val="white"/>
        </w:rPr>
        <w:t xml:space="preserve">    public bool Addressable {</w:t>
      </w:r>
    </w:p>
    <w:p w14:paraId="30552772" w14:textId="77777777" w:rsidR="009F7A62" w:rsidRPr="009F7A62" w:rsidRDefault="009F7A62" w:rsidP="009F7A62">
      <w:pPr>
        <w:pStyle w:val="Code"/>
        <w:rPr>
          <w:highlight w:val="white"/>
        </w:rPr>
      </w:pPr>
      <w:r w:rsidRPr="009F7A62">
        <w:rPr>
          <w:highlight w:val="white"/>
        </w:rPr>
        <w:t xml:space="preserve">      get { return m_addressable; }</w:t>
      </w:r>
    </w:p>
    <w:p w14:paraId="4DD6FB15" w14:textId="77777777" w:rsidR="009F7A62" w:rsidRPr="009F7A62" w:rsidRDefault="009F7A62" w:rsidP="009F7A62">
      <w:pPr>
        <w:pStyle w:val="Code"/>
        <w:rPr>
          <w:highlight w:val="white"/>
        </w:rPr>
      </w:pPr>
      <w:r w:rsidRPr="009F7A62">
        <w:rPr>
          <w:highlight w:val="white"/>
        </w:rPr>
        <w:t xml:space="preserve">      set { m_addressable = value; }</w:t>
      </w:r>
    </w:p>
    <w:p w14:paraId="4B6B3716" w14:textId="77777777" w:rsidR="009F7A62" w:rsidRPr="009F7A62" w:rsidRDefault="009F7A62" w:rsidP="009F7A62">
      <w:pPr>
        <w:pStyle w:val="Code"/>
        <w:rPr>
          <w:highlight w:val="white"/>
        </w:rPr>
      </w:pPr>
      <w:r w:rsidRPr="009F7A62">
        <w:rPr>
          <w:highlight w:val="white"/>
        </w:rPr>
        <w:t xml:space="preserve">    }</w:t>
      </w:r>
    </w:p>
    <w:p w14:paraId="6B2D1464" w14:textId="77777777" w:rsidR="009F7A62" w:rsidRPr="009F7A62" w:rsidRDefault="009F7A62" w:rsidP="009F7A62">
      <w:pPr>
        <w:pStyle w:val="Code"/>
        <w:rPr>
          <w:highlight w:val="white"/>
        </w:rPr>
      </w:pPr>
    </w:p>
    <w:p w14:paraId="3B743285" w14:textId="77777777" w:rsidR="009F7A62" w:rsidRPr="009F7A62" w:rsidRDefault="009F7A62" w:rsidP="009F7A62">
      <w:pPr>
        <w:pStyle w:val="Code"/>
        <w:rPr>
          <w:highlight w:val="white"/>
        </w:rPr>
      </w:pPr>
      <w:r w:rsidRPr="009F7A62">
        <w:rPr>
          <w:highlight w:val="white"/>
        </w:rPr>
        <w:t xml:space="preserve">    public override string ToString() {</w:t>
      </w:r>
    </w:p>
    <w:p w14:paraId="73C2EB42" w14:textId="77777777" w:rsidR="009F7A62" w:rsidRPr="009F7A62" w:rsidRDefault="009F7A62" w:rsidP="009F7A62">
      <w:pPr>
        <w:pStyle w:val="Code"/>
        <w:rPr>
          <w:highlight w:val="white"/>
        </w:rPr>
      </w:pPr>
      <w:r w:rsidRPr="009F7A62">
        <w:rPr>
          <w:highlight w:val="white"/>
        </w:rPr>
        <w:t xml:space="preserve">      if (m_name != null) {</w:t>
      </w:r>
    </w:p>
    <w:p w14:paraId="17C8461B" w14:textId="77777777" w:rsidR="009F7A62" w:rsidRPr="009F7A62" w:rsidRDefault="009F7A62" w:rsidP="009F7A62">
      <w:pPr>
        <w:pStyle w:val="Code"/>
        <w:rPr>
          <w:highlight w:val="white"/>
        </w:rPr>
      </w:pPr>
      <w:r w:rsidRPr="009F7A62">
        <w:rPr>
          <w:highlight w:val="white"/>
        </w:rPr>
        <w:t xml:space="preserve">        if (m_addressSymbol != null) {</w:t>
      </w:r>
    </w:p>
    <w:p w14:paraId="251CF5E7" w14:textId="77777777" w:rsidR="00013F62" w:rsidRDefault="009F7A62" w:rsidP="009F7A62">
      <w:pPr>
        <w:pStyle w:val="Code"/>
        <w:rPr>
          <w:highlight w:val="white"/>
        </w:rPr>
      </w:pPr>
      <w:r w:rsidRPr="009F7A62">
        <w:rPr>
          <w:highlight w:val="white"/>
        </w:rPr>
        <w:t xml:space="preserve">          return ((m_name != null) ? m_name : "") + " -&gt; " +</w:t>
      </w:r>
    </w:p>
    <w:p w14:paraId="7936287C" w14:textId="6527CD20" w:rsidR="009F7A62" w:rsidRPr="009F7A62" w:rsidRDefault="00013F62" w:rsidP="009F7A62">
      <w:pPr>
        <w:pStyle w:val="Code"/>
        <w:rPr>
          <w:highlight w:val="white"/>
        </w:rPr>
      </w:pPr>
      <w:r>
        <w:rPr>
          <w:highlight w:val="white"/>
        </w:rPr>
        <w:t xml:space="preserve">                </w:t>
      </w:r>
      <w:r w:rsidR="009F7A62" w:rsidRPr="009F7A62">
        <w:rPr>
          <w:highlight w:val="white"/>
        </w:rPr>
        <w:t xml:space="preserve"> m_addressSymbol.ToString();</w:t>
      </w:r>
    </w:p>
    <w:p w14:paraId="2DBC2378" w14:textId="77777777" w:rsidR="009F7A62" w:rsidRPr="009F7A62" w:rsidRDefault="009F7A62" w:rsidP="009F7A62">
      <w:pPr>
        <w:pStyle w:val="Code"/>
        <w:rPr>
          <w:highlight w:val="white"/>
        </w:rPr>
      </w:pPr>
      <w:r w:rsidRPr="009F7A62">
        <w:rPr>
          <w:highlight w:val="white"/>
        </w:rPr>
        <w:t xml:space="preserve">        }</w:t>
      </w:r>
    </w:p>
    <w:p w14:paraId="25A98757" w14:textId="77777777" w:rsidR="009F7A62" w:rsidRPr="009F7A62" w:rsidRDefault="009F7A62" w:rsidP="009F7A62">
      <w:pPr>
        <w:pStyle w:val="Code"/>
        <w:rPr>
          <w:highlight w:val="white"/>
        </w:rPr>
      </w:pPr>
      <w:r w:rsidRPr="009F7A62">
        <w:rPr>
          <w:highlight w:val="white"/>
        </w:rPr>
        <w:t xml:space="preserve">        else {</w:t>
      </w:r>
    </w:p>
    <w:p w14:paraId="73B9D8CA" w14:textId="77777777" w:rsidR="009F7A62" w:rsidRPr="009F7A62" w:rsidRDefault="009F7A62" w:rsidP="009F7A62">
      <w:pPr>
        <w:pStyle w:val="Code"/>
        <w:rPr>
          <w:highlight w:val="white"/>
        </w:rPr>
      </w:pPr>
      <w:r w:rsidRPr="009F7A62">
        <w:rPr>
          <w:highlight w:val="white"/>
        </w:rPr>
        <w:t xml:space="preserve">          return ((m_name != null) ? m_name : "");</w:t>
      </w:r>
    </w:p>
    <w:p w14:paraId="3BBEA276" w14:textId="77777777" w:rsidR="009F7A62" w:rsidRPr="009F7A62" w:rsidRDefault="009F7A62" w:rsidP="009F7A62">
      <w:pPr>
        <w:pStyle w:val="Code"/>
        <w:rPr>
          <w:highlight w:val="white"/>
        </w:rPr>
      </w:pPr>
      <w:r w:rsidRPr="009F7A62">
        <w:rPr>
          <w:highlight w:val="white"/>
        </w:rPr>
        <w:t xml:space="preserve">        }</w:t>
      </w:r>
    </w:p>
    <w:p w14:paraId="1B6B640F" w14:textId="77777777" w:rsidR="009F7A62" w:rsidRPr="009F7A62" w:rsidRDefault="009F7A62" w:rsidP="009F7A62">
      <w:pPr>
        <w:pStyle w:val="Code"/>
        <w:rPr>
          <w:highlight w:val="white"/>
        </w:rPr>
      </w:pPr>
      <w:r w:rsidRPr="009F7A62">
        <w:rPr>
          <w:highlight w:val="white"/>
        </w:rPr>
        <w:t xml:space="preserve">      }</w:t>
      </w:r>
    </w:p>
    <w:p w14:paraId="01EA491A" w14:textId="77777777" w:rsidR="009F7A62" w:rsidRPr="009F7A62" w:rsidRDefault="009F7A62" w:rsidP="009F7A62">
      <w:pPr>
        <w:pStyle w:val="Code"/>
        <w:rPr>
          <w:highlight w:val="white"/>
        </w:rPr>
      </w:pPr>
      <w:r w:rsidRPr="009F7A62">
        <w:rPr>
          <w:highlight w:val="white"/>
        </w:rPr>
        <w:t xml:space="preserve">      else {</w:t>
      </w:r>
    </w:p>
    <w:p w14:paraId="14032006" w14:textId="77777777" w:rsidR="009F7A62" w:rsidRPr="009F7A62" w:rsidRDefault="009F7A62" w:rsidP="009F7A62">
      <w:pPr>
        <w:pStyle w:val="Code"/>
        <w:rPr>
          <w:highlight w:val="white"/>
        </w:rPr>
      </w:pPr>
      <w:r w:rsidRPr="009F7A62">
        <w:rPr>
          <w:highlight w:val="white"/>
        </w:rPr>
        <w:t xml:space="preserve">        if (m_addressSymbol != null) {</w:t>
      </w:r>
    </w:p>
    <w:p w14:paraId="520E7C59" w14:textId="77777777" w:rsidR="00013F62" w:rsidRDefault="009F7A62" w:rsidP="009F7A62">
      <w:pPr>
        <w:pStyle w:val="Code"/>
        <w:rPr>
          <w:highlight w:val="white"/>
        </w:rPr>
      </w:pPr>
      <w:r w:rsidRPr="009F7A62">
        <w:rPr>
          <w:highlight w:val="white"/>
        </w:rPr>
        <w:t xml:space="preserve">          return ((m_uniqueName != null) ? m_uniqueName : "") + " -&gt; " +</w:t>
      </w:r>
    </w:p>
    <w:p w14:paraId="56F034C9" w14:textId="411D3439" w:rsidR="009F7A62" w:rsidRPr="009F7A62" w:rsidRDefault="00013F62" w:rsidP="009F7A62">
      <w:pPr>
        <w:pStyle w:val="Code"/>
        <w:rPr>
          <w:highlight w:val="white"/>
        </w:rPr>
      </w:pPr>
      <w:r>
        <w:rPr>
          <w:highlight w:val="white"/>
        </w:rPr>
        <w:t xml:space="preserve">                </w:t>
      </w:r>
      <w:r w:rsidR="009F7A62" w:rsidRPr="009F7A62">
        <w:rPr>
          <w:highlight w:val="white"/>
        </w:rPr>
        <w:t xml:space="preserve"> m_addressSymbol.ToString();</w:t>
      </w:r>
    </w:p>
    <w:p w14:paraId="5825F31C" w14:textId="77777777" w:rsidR="009F7A62" w:rsidRPr="009F7A62" w:rsidRDefault="009F7A62" w:rsidP="009F7A62">
      <w:pPr>
        <w:pStyle w:val="Code"/>
        <w:rPr>
          <w:highlight w:val="white"/>
        </w:rPr>
      </w:pPr>
      <w:r w:rsidRPr="009F7A62">
        <w:rPr>
          <w:highlight w:val="white"/>
        </w:rPr>
        <w:t xml:space="preserve">        }</w:t>
      </w:r>
    </w:p>
    <w:p w14:paraId="42EC6F2F" w14:textId="77777777" w:rsidR="009F7A62" w:rsidRPr="009F7A62" w:rsidRDefault="009F7A62" w:rsidP="009F7A62">
      <w:pPr>
        <w:pStyle w:val="Code"/>
        <w:rPr>
          <w:highlight w:val="white"/>
        </w:rPr>
      </w:pPr>
      <w:r w:rsidRPr="009F7A62">
        <w:rPr>
          <w:highlight w:val="white"/>
        </w:rPr>
        <w:t xml:space="preserve">        else {</w:t>
      </w:r>
    </w:p>
    <w:p w14:paraId="03723B24" w14:textId="77777777" w:rsidR="009F7A62" w:rsidRPr="009F7A62" w:rsidRDefault="009F7A62" w:rsidP="009F7A62">
      <w:pPr>
        <w:pStyle w:val="Code"/>
        <w:rPr>
          <w:highlight w:val="white"/>
        </w:rPr>
      </w:pPr>
      <w:r w:rsidRPr="009F7A62">
        <w:rPr>
          <w:highlight w:val="white"/>
        </w:rPr>
        <w:lastRenderedPageBreak/>
        <w:t xml:space="preserve">          return ((m_uniqueName != null) ? m_uniqueName : "");</w:t>
      </w:r>
    </w:p>
    <w:p w14:paraId="5053781E" w14:textId="77777777" w:rsidR="009F7A62" w:rsidRPr="009F7A62" w:rsidRDefault="009F7A62" w:rsidP="009F7A62">
      <w:pPr>
        <w:pStyle w:val="Code"/>
        <w:rPr>
          <w:highlight w:val="white"/>
        </w:rPr>
      </w:pPr>
      <w:r w:rsidRPr="009F7A62">
        <w:rPr>
          <w:highlight w:val="white"/>
        </w:rPr>
        <w:t xml:space="preserve">        }</w:t>
      </w:r>
    </w:p>
    <w:p w14:paraId="2D33FEE6" w14:textId="77777777" w:rsidR="009F7A62" w:rsidRPr="009F7A62" w:rsidRDefault="009F7A62" w:rsidP="009F7A62">
      <w:pPr>
        <w:pStyle w:val="Code"/>
        <w:rPr>
          <w:highlight w:val="white"/>
        </w:rPr>
      </w:pPr>
      <w:r w:rsidRPr="009F7A62">
        <w:rPr>
          <w:highlight w:val="white"/>
        </w:rPr>
        <w:t xml:space="preserve">      }</w:t>
      </w:r>
    </w:p>
    <w:p w14:paraId="3EC69BE4" w14:textId="77777777" w:rsidR="009F7A62" w:rsidRPr="009F7A62" w:rsidRDefault="009F7A62" w:rsidP="009F7A62">
      <w:pPr>
        <w:pStyle w:val="Code"/>
        <w:rPr>
          <w:highlight w:val="white"/>
        </w:rPr>
      </w:pPr>
      <w:r w:rsidRPr="009F7A62">
        <w:rPr>
          <w:highlight w:val="white"/>
        </w:rPr>
        <w:t xml:space="preserve">    }</w:t>
      </w:r>
    </w:p>
    <w:p w14:paraId="6457479A" w14:textId="77777777" w:rsidR="009F7A62" w:rsidRPr="009F7A62" w:rsidRDefault="009F7A62" w:rsidP="009F7A62">
      <w:pPr>
        <w:pStyle w:val="Code"/>
        <w:rPr>
          <w:highlight w:val="white"/>
        </w:rPr>
      </w:pPr>
    </w:p>
    <w:p w14:paraId="0362CD9E" w14:textId="5E991511" w:rsidR="009F7A62" w:rsidRPr="009F7A62" w:rsidRDefault="009F7A62" w:rsidP="009F7A62">
      <w:pPr>
        <w:pStyle w:val="Code"/>
        <w:rPr>
          <w:highlight w:val="white"/>
        </w:rPr>
      </w:pPr>
      <w:r w:rsidRPr="009F7A62">
        <w:rPr>
          <w:highlight w:val="white"/>
        </w:rPr>
        <w:t xml:space="preserve">    </w:t>
      </w:r>
      <w:r w:rsidR="009F0FA6">
        <w:rPr>
          <w:highlight w:val="white"/>
        </w:rPr>
        <w:t>public</w:t>
      </w:r>
      <w:r w:rsidRPr="009F7A62">
        <w:rPr>
          <w:highlight w:val="white"/>
        </w:rPr>
        <w:t xml:space="preserve"> static string SimpleName(string name) {</w:t>
      </w:r>
    </w:p>
    <w:p w14:paraId="0076E4BE" w14:textId="77777777" w:rsidR="009F7A62" w:rsidRPr="009F7A62" w:rsidRDefault="009F7A62" w:rsidP="009F7A62">
      <w:pPr>
        <w:pStyle w:val="Code"/>
        <w:rPr>
          <w:highlight w:val="white"/>
        </w:rPr>
      </w:pPr>
      <w:r w:rsidRPr="009F7A62">
        <w:rPr>
          <w:highlight w:val="white"/>
        </w:rPr>
        <w:t xml:space="preserve">      int index = name.LastIndexOf(Symbol.SeparatorId);</w:t>
      </w:r>
    </w:p>
    <w:p w14:paraId="6C32054B" w14:textId="77777777" w:rsidR="009F7A62" w:rsidRPr="009F7A62" w:rsidRDefault="009F7A62" w:rsidP="009F7A62">
      <w:pPr>
        <w:pStyle w:val="Code"/>
        <w:rPr>
          <w:highlight w:val="white"/>
        </w:rPr>
      </w:pPr>
      <w:r w:rsidRPr="009F7A62">
        <w:rPr>
          <w:highlight w:val="white"/>
        </w:rPr>
        <w:t xml:space="preserve">      return (index != -1) ? name.Substring(index + 1).Replace("#", "") : name;</w:t>
      </w:r>
    </w:p>
    <w:p w14:paraId="5601F7E5" w14:textId="77777777" w:rsidR="009F7A62" w:rsidRPr="009F7A62" w:rsidRDefault="009F7A62" w:rsidP="009F7A62">
      <w:pPr>
        <w:pStyle w:val="Code"/>
        <w:rPr>
          <w:highlight w:val="white"/>
        </w:rPr>
      </w:pPr>
      <w:r w:rsidRPr="009F7A62">
        <w:rPr>
          <w:highlight w:val="white"/>
        </w:rPr>
        <w:t xml:space="preserve">    }</w:t>
      </w:r>
    </w:p>
    <w:p w14:paraId="248FF5EB" w14:textId="77777777" w:rsidR="009F7A62" w:rsidRPr="009F7A62" w:rsidRDefault="009F7A62" w:rsidP="009F7A62">
      <w:pPr>
        <w:pStyle w:val="Code"/>
        <w:rPr>
          <w:highlight w:val="white"/>
        </w:rPr>
      </w:pPr>
      <w:r w:rsidRPr="009F7A62">
        <w:rPr>
          <w:highlight w:val="white"/>
        </w:rPr>
        <w:t xml:space="preserve">  }</w:t>
      </w:r>
    </w:p>
    <w:p w14:paraId="41D9F729" w14:textId="77777777" w:rsidR="009F7A62" w:rsidRPr="009F7A62" w:rsidRDefault="009F7A62" w:rsidP="009F7A62">
      <w:pPr>
        <w:pStyle w:val="Code"/>
        <w:rPr>
          <w:highlight w:val="white"/>
        </w:rPr>
      </w:pPr>
      <w:r w:rsidRPr="009F7A62">
        <w:rPr>
          <w:highlight w:val="white"/>
        </w:rPr>
        <w:t>}</w:t>
      </w:r>
    </w:p>
    <w:p w14:paraId="0791C437" w14:textId="679336B8" w:rsidR="00DF053B" w:rsidRDefault="00DF053B" w:rsidP="006A31DF">
      <w:pPr>
        <w:pStyle w:val="Rubrik1"/>
      </w:pPr>
      <w:r>
        <w:lastRenderedPageBreak/>
        <w:t>The Type System</w:t>
      </w:r>
    </w:p>
    <w:p w14:paraId="69928868" w14:textId="77777777" w:rsidR="00D84FDE" w:rsidRDefault="00D84FDE" w:rsidP="00D84FDE">
      <w:pPr>
        <w:rPr>
          <w:color w:val="auto"/>
        </w:rPr>
      </w:pPr>
      <w:r>
        <w:t xml:space="preserve">C has a rather large set of types. The simple types are made up of the integral types signed and unsigned </w:t>
      </w:r>
      <w:r>
        <w:rPr>
          <w:rStyle w:val="CodeInText"/>
        </w:rPr>
        <w:t>char</w:t>
      </w:r>
      <w:r>
        <w:t xml:space="preserve">, </w:t>
      </w:r>
      <w:r>
        <w:rPr>
          <w:rStyle w:val="CodeInText"/>
        </w:rPr>
        <w:t>short</w:t>
      </w:r>
      <w:r>
        <w:t xml:space="preserve">, </w:t>
      </w:r>
      <w:r>
        <w:rPr>
          <w:rStyle w:val="CodeInText"/>
        </w:rPr>
        <w:t>int</w:t>
      </w:r>
      <w:r>
        <w:t xml:space="preserve">, and </w:t>
      </w:r>
      <w:r>
        <w:rPr>
          <w:rStyle w:val="CodeInText"/>
        </w:rPr>
        <w:t>long</w:t>
      </w:r>
      <w:r>
        <w:t xml:space="preserve"> as well as the floating types </w:t>
      </w:r>
      <w:r>
        <w:rPr>
          <w:rStyle w:val="CodeInText"/>
        </w:rPr>
        <w:t>float,</w:t>
      </w:r>
      <w:r>
        <w:t xml:space="preserve"> </w:t>
      </w:r>
      <w:r>
        <w:rPr>
          <w:rStyle w:val="CodeInText"/>
        </w:rPr>
        <w:t>double</w:t>
      </w:r>
      <w:r>
        <w:t xml:space="preserve">, and </w:t>
      </w:r>
      <w:r>
        <w:rPr>
          <w:rStyle w:val="CodeInText"/>
        </w:rPr>
        <w:t>long</w:t>
      </w:r>
      <w:r>
        <w:t xml:space="preserve"> </w:t>
      </w:r>
      <w:r>
        <w:rPr>
          <w:rStyle w:val="CodeInText"/>
        </w:rPr>
        <w:t>double</w:t>
      </w:r>
      <w:r>
        <w:t>. The compound type are pointers, arrays, structs, unions, and functions. Values of enumeration types (</w:t>
      </w:r>
      <w:r>
        <w:rPr>
          <w:rStyle w:val="CodeInText"/>
        </w:rPr>
        <w:t>enum</w:t>
      </w:r>
      <w:r>
        <w:t xml:space="preserve">) are stored as signed integer. Moreover, a type can also be </w:t>
      </w:r>
      <w:r>
        <w:rPr>
          <w:rStyle w:val="CodeInText0"/>
        </w:rPr>
        <w:t>constant</w:t>
      </w:r>
      <w:r>
        <w:t xml:space="preserve"> or </w:t>
      </w:r>
      <w:r>
        <w:rPr>
          <w:rStyle w:val="CodeInText0"/>
        </w:rPr>
        <w:t>volatile</w:t>
      </w:r>
      <w:r>
        <w:t>.</w:t>
      </w:r>
    </w:p>
    <w:p w14:paraId="1D2B75E3" w14:textId="77777777" w:rsidR="00D84FDE" w:rsidRDefault="00D84FDE">
      <w:pPr>
        <w:rPr>
          <w:color w:val="auto"/>
        </w:rPr>
        <w:pPrChange w:id="5677" w:author="Stefan Bjornander" w:date="2015-04-25T10:17:00Z">
          <w:pPr>
            <w:pStyle w:val="Rubrik2"/>
          </w:pPr>
        </w:pPrChange>
      </w:pPr>
      <w:ins w:id="5678" w:author="Stefan Bjornander" w:date="2015-04-25T10:17:00Z">
        <w:r>
          <w:t xml:space="preserve">The </w:t>
        </w:r>
        <w:r>
          <w:rPr>
            <w:rStyle w:val="CodeInText"/>
          </w:rPr>
          <w:t>Type</w:t>
        </w:r>
        <w:r>
          <w:t xml:space="preserve"> class hold information about a type. The </w:t>
        </w:r>
      </w:ins>
      <w:ins w:id="5679" w:author="Stefan Bjornander" w:date="2015-04-25T10:18:00Z">
        <w:r>
          <w:t xml:space="preserve">default </w:t>
        </w:r>
      </w:ins>
      <w:ins w:id="5680" w:author="Stefan Bjornander" w:date="2015-04-25T10:17:00Z">
        <w:r>
          <w:t xml:space="preserve">constructor </w:t>
        </w:r>
      </w:ins>
      <w:ins w:id="5681" w:author="Stefan Bjornander" w:date="2015-04-25T10:18:00Z">
        <w:r>
          <w:t xml:space="preserve">is </w:t>
        </w:r>
      </w:ins>
      <w:ins w:id="5682" w:author="Stefan Bjornander" w:date="2015-04-25T10:17:00Z">
        <w:r>
          <w:t>private</w:t>
        </w:r>
      </w:ins>
      <w:ins w:id="5683" w:author="Stefan Bjornander" w:date="2015-04-25T10:18:00Z">
        <w:r>
          <w:t>, which makes it impossible to</w:t>
        </w:r>
      </w:ins>
      <w:ins w:id="5684" w:author="Stefan Bjornander" w:date="2015-04-25T10:21:00Z">
        <w:r>
          <w:t xml:space="preserve"> explicitly</w:t>
        </w:r>
      </w:ins>
      <w:ins w:id="5685" w:author="Stefan Bjornander" w:date="2015-04-25T10:18:00Z">
        <w:r>
          <w:t xml:space="preserve"> </w:t>
        </w:r>
      </w:ins>
      <w:ins w:id="5686" w:author="Stefan Bjornander" w:date="2015-04-25T10:21:00Z">
        <w:r>
          <w:t xml:space="preserve">create type objects. </w:t>
        </w:r>
      </w:ins>
      <w:ins w:id="5687" w:author="Stefan Bjornander" w:date="2015-04-25T10:25:00Z">
        <w:r>
          <w:t>Instead</w:t>
        </w:r>
      </w:ins>
      <w:ins w:id="5688" w:author="Stefan Bjornander" w:date="2015-04-25T10:21:00Z">
        <w:r>
          <w:t xml:space="preserve">, </w:t>
        </w:r>
      </w:ins>
      <w:ins w:id="5689" w:author="Stefan Bjornander" w:date="2015-04-25T10:25:00Z">
        <w:r>
          <w:t xml:space="preserve">there is a series of static </w:t>
        </w:r>
      </w:ins>
      <w:r>
        <w:rPr>
          <w:rStyle w:val="CodeInText0"/>
        </w:rPr>
        <w:t>create</w:t>
      </w:r>
      <w:r>
        <w:t>-</w:t>
      </w:r>
      <w:ins w:id="5690" w:author="Stefan Bjornander" w:date="2015-04-25T10:25:00Z">
        <w:r>
          <w:t xml:space="preserve">methods that create and return a </w:t>
        </w:r>
      </w:ins>
      <w:r>
        <w:t>T</w:t>
      </w:r>
      <w:ins w:id="5691" w:author="Stefan Bjornander" w:date="2015-04-25T10:25:00Z">
        <w:r>
          <w:t>ype object.</w:t>
        </w:r>
      </w:ins>
    </w:p>
    <w:p w14:paraId="15A725F6" w14:textId="6030291F" w:rsidR="00EF3C56" w:rsidRDefault="00EF3C56" w:rsidP="00EF3C56">
      <w:r>
        <w:t>The type system of C is rather large. There is the integer types and floating types, structs and union, pointers, array, and function as well as void.</w:t>
      </w:r>
    </w:p>
    <w:p w14:paraId="32A67CAE" w14:textId="660E623F" w:rsidR="0090331B" w:rsidRPr="00EF3C56" w:rsidRDefault="0090331B" w:rsidP="00EF3C56">
      <w:r>
        <w:t>There is no logical type in C</w:t>
      </w:r>
      <w:r w:rsidR="00025BEA">
        <w:t>, but we use it to store temporary values. Mo</w:t>
      </w:r>
      <w:r w:rsidR="00134DD7">
        <w:t>r</w:t>
      </w:r>
      <w:r w:rsidR="00025BEA">
        <w:t xml:space="preserve">eover, there is not string type in C, but </w:t>
      </w:r>
    </w:p>
    <w:p w14:paraId="142D086C" w14:textId="18BDC79A" w:rsidR="004242EC" w:rsidRDefault="004242EC" w:rsidP="008C43F9">
      <w:pPr>
        <w:pStyle w:val="CodeHeader"/>
      </w:pPr>
      <w:r>
        <w:t>Sort.cs</w:t>
      </w:r>
    </w:p>
    <w:p w14:paraId="3371F873" w14:textId="77777777" w:rsidR="004242EC" w:rsidRPr="004242EC" w:rsidRDefault="004242EC" w:rsidP="004242EC">
      <w:pPr>
        <w:pStyle w:val="Code"/>
        <w:rPr>
          <w:highlight w:val="white"/>
        </w:rPr>
      </w:pPr>
      <w:r w:rsidRPr="004242EC">
        <w:rPr>
          <w:highlight w:val="white"/>
        </w:rPr>
        <w:t>namespace CCompiler {</w:t>
      </w:r>
    </w:p>
    <w:p w14:paraId="36551A36" w14:textId="77777777" w:rsidR="004242EC" w:rsidRPr="004242EC" w:rsidRDefault="004242EC" w:rsidP="004242EC">
      <w:pPr>
        <w:pStyle w:val="Code"/>
        <w:rPr>
          <w:highlight w:val="white"/>
        </w:rPr>
      </w:pPr>
      <w:r w:rsidRPr="004242EC">
        <w:rPr>
          <w:highlight w:val="white"/>
        </w:rPr>
        <w:t xml:space="preserve">  public enum Sort {Void, Boolean, Signed_Char, Unsigned_Char,</w:t>
      </w:r>
    </w:p>
    <w:p w14:paraId="79DB5990" w14:textId="77777777" w:rsidR="004242EC" w:rsidRPr="004242EC" w:rsidRDefault="004242EC" w:rsidP="004242EC">
      <w:pPr>
        <w:pStyle w:val="Code"/>
        <w:rPr>
          <w:highlight w:val="white"/>
        </w:rPr>
      </w:pPr>
      <w:r w:rsidRPr="004242EC">
        <w:rPr>
          <w:highlight w:val="white"/>
        </w:rPr>
        <w:t xml:space="preserve">                    Signed_Short_Int, Unsigned_Short_Int, Signed_Int,</w:t>
      </w:r>
    </w:p>
    <w:p w14:paraId="6F07E23F" w14:textId="77777777" w:rsidR="004242EC" w:rsidRPr="004242EC" w:rsidRDefault="004242EC" w:rsidP="004242EC">
      <w:pPr>
        <w:pStyle w:val="Code"/>
        <w:rPr>
          <w:highlight w:val="white"/>
        </w:rPr>
      </w:pPr>
      <w:r w:rsidRPr="004242EC">
        <w:rPr>
          <w:highlight w:val="white"/>
        </w:rPr>
        <w:t xml:space="preserve">                    Unsigned_Int, Signed_Long_Int, Unsigned_Long_Int,</w:t>
      </w:r>
    </w:p>
    <w:p w14:paraId="1C7F6B52" w14:textId="77777777" w:rsidR="004242EC" w:rsidRPr="004242EC" w:rsidRDefault="004242EC" w:rsidP="004242EC">
      <w:pPr>
        <w:pStyle w:val="Code"/>
        <w:rPr>
          <w:highlight w:val="white"/>
        </w:rPr>
      </w:pPr>
      <w:r w:rsidRPr="004242EC">
        <w:rPr>
          <w:highlight w:val="white"/>
        </w:rPr>
        <w:t xml:space="preserve">                    Float, Double, Long_Double, String,</w:t>
      </w:r>
    </w:p>
    <w:p w14:paraId="5F44F9EF" w14:textId="77777777" w:rsidR="004242EC" w:rsidRPr="004242EC" w:rsidRDefault="004242EC" w:rsidP="004242EC">
      <w:pPr>
        <w:pStyle w:val="Code"/>
        <w:rPr>
          <w:highlight w:val="white"/>
        </w:rPr>
      </w:pPr>
      <w:r w:rsidRPr="004242EC">
        <w:rPr>
          <w:highlight w:val="white"/>
        </w:rPr>
        <w:t xml:space="preserve">                    Pointer, Array, Struct, Union, // Enumeration,</w:t>
      </w:r>
    </w:p>
    <w:p w14:paraId="74353B29" w14:textId="77777777" w:rsidR="004242EC" w:rsidRPr="004242EC" w:rsidRDefault="004242EC" w:rsidP="004242EC">
      <w:pPr>
        <w:pStyle w:val="Code"/>
        <w:rPr>
          <w:highlight w:val="white"/>
        </w:rPr>
      </w:pPr>
      <w:r w:rsidRPr="004242EC">
        <w:rPr>
          <w:highlight w:val="white"/>
        </w:rPr>
        <w:t xml:space="preserve">                    Function, Logical};</w:t>
      </w:r>
    </w:p>
    <w:p w14:paraId="733D5840" w14:textId="77777777" w:rsidR="004242EC" w:rsidRPr="004242EC" w:rsidRDefault="004242EC" w:rsidP="004242EC">
      <w:pPr>
        <w:pStyle w:val="Code"/>
      </w:pPr>
      <w:r w:rsidRPr="004242EC">
        <w:rPr>
          <w:highlight w:val="white"/>
        </w:rPr>
        <w:t>}</w:t>
      </w:r>
    </w:p>
    <w:p w14:paraId="5EBDC23E" w14:textId="088BB8CD" w:rsidR="00DF053B" w:rsidRDefault="008C43F9" w:rsidP="004242EC">
      <w:pPr>
        <w:pStyle w:val="CodeHeader"/>
      </w:pPr>
      <w:r>
        <w:t>Type.cs</w:t>
      </w:r>
    </w:p>
    <w:p w14:paraId="31261FF7" w14:textId="77777777" w:rsidR="006E1FB9" w:rsidRPr="006E1FB9" w:rsidRDefault="006E1FB9" w:rsidP="006E1FB9">
      <w:pPr>
        <w:pStyle w:val="Code"/>
        <w:rPr>
          <w:highlight w:val="white"/>
        </w:rPr>
      </w:pPr>
      <w:r w:rsidRPr="006E1FB9">
        <w:rPr>
          <w:highlight w:val="white"/>
        </w:rPr>
        <w:t>using System;</w:t>
      </w:r>
    </w:p>
    <w:p w14:paraId="1EA5201F" w14:textId="77777777" w:rsidR="006E1FB9" w:rsidRPr="006E1FB9" w:rsidRDefault="006E1FB9" w:rsidP="006E1FB9">
      <w:pPr>
        <w:pStyle w:val="Code"/>
        <w:rPr>
          <w:highlight w:val="white"/>
        </w:rPr>
      </w:pPr>
      <w:r w:rsidRPr="006E1FB9">
        <w:rPr>
          <w:highlight w:val="white"/>
        </w:rPr>
        <w:t>using System.Linq;</w:t>
      </w:r>
    </w:p>
    <w:p w14:paraId="3FCE137D" w14:textId="77777777" w:rsidR="006E1FB9" w:rsidRPr="006E1FB9" w:rsidRDefault="006E1FB9" w:rsidP="006E1FB9">
      <w:pPr>
        <w:pStyle w:val="Code"/>
        <w:rPr>
          <w:highlight w:val="white"/>
        </w:rPr>
      </w:pPr>
      <w:r w:rsidRPr="006E1FB9">
        <w:rPr>
          <w:highlight w:val="white"/>
        </w:rPr>
        <w:t>using System.Numerics;</w:t>
      </w:r>
    </w:p>
    <w:p w14:paraId="0D650D3D" w14:textId="77777777" w:rsidR="006E1FB9" w:rsidRPr="006E1FB9" w:rsidRDefault="006E1FB9" w:rsidP="006E1FB9">
      <w:pPr>
        <w:pStyle w:val="Code"/>
        <w:rPr>
          <w:highlight w:val="white"/>
        </w:rPr>
      </w:pPr>
      <w:r w:rsidRPr="006E1FB9">
        <w:rPr>
          <w:highlight w:val="white"/>
        </w:rPr>
        <w:t>using System.Collections.Generic;</w:t>
      </w:r>
    </w:p>
    <w:p w14:paraId="78B997AD" w14:textId="77777777" w:rsidR="006E1FB9" w:rsidRPr="006E1FB9" w:rsidRDefault="006E1FB9" w:rsidP="006E1FB9">
      <w:pPr>
        <w:pStyle w:val="Code"/>
        <w:rPr>
          <w:highlight w:val="white"/>
        </w:rPr>
      </w:pPr>
    </w:p>
    <w:p w14:paraId="02FCC2BC" w14:textId="77777777" w:rsidR="006E1FB9" w:rsidRPr="006E1FB9" w:rsidRDefault="006E1FB9" w:rsidP="006E1FB9">
      <w:pPr>
        <w:pStyle w:val="Code"/>
        <w:rPr>
          <w:highlight w:val="white"/>
        </w:rPr>
      </w:pPr>
      <w:r w:rsidRPr="006E1FB9">
        <w:rPr>
          <w:highlight w:val="white"/>
        </w:rPr>
        <w:t>namespace CCompiler {</w:t>
      </w:r>
    </w:p>
    <w:p w14:paraId="35C75594" w14:textId="77777777" w:rsidR="006E1FB9" w:rsidRPr="006E1FB9" w:rsidRDefault="006E1FB9" w:rsidP="006E1FB9">
      <w:pPr>
        <w:pStyle w:val="Code"/>
        <w:rPr>
          <w:highlight w:val="white"/>
        </w:rPr>
      </w:pPr>
      <w:r w:rsidRPr="006E1FB9">
        <w:rPr>
          <w:highlight w:val="white"/>
        </w:rPr>
        <w:t xml:space="preserve">  public class Type {</w:t>
      </w:r>
    </w:p>
    <w:p w14:paraId="7B8638D1" w14:textId="77777777" w:rsidR="006E1FB9" w:rsidRPr="006E1FB9" w:rsidRDefault="006E1FB9" w:rsidP="006E1FB9">
      <w:pPr>
        <w:pStyle w:val="Code"/>
        <w:rPr>
          <w:highlight w:val="white"/>
        </w:rPr>
      </w:pPr>
      <w:r w:rsidRPr="006E1FB9">
        <w:rPr>
          <w:highlight w:val="white"/>
        </w:rPr>
        <w:t xml:space="preserve">    private Sort m_sort;</w:t>
      </w:r>
    </w:p>
    <w:p w14:paraId="673EA33C" w14:textId="61D56462" w:rsidR="006E1FB9" w:rsidRPr="006E1FB9" w:rsidRDefault="00900025" w:rsidP="00304A22">
      <w:pPr>
        <w:rPr>
          <w:highlight w:val="white"/>
        </w:rPr>
      </w:pPr>
      <w:r>
        <w:rPr>
          <w:highlight w:val="white"/>
        </w:rPr>
        <w:t>Each type holds a sort, it may be a</w:t>
      </w:r>
      <w:r w:rsidR="00E91094">
        <w:rPr>
          <w:highlight w:val="white"/>
        </w:rPr>
        <w:t>n integral sort (</w:t>
      </w:r>
      <w:r>
        <w:rPr>
          <w:highlight w:val="white"/>
        </w:rPr>
        <w:t>signed or unsigne</w:t>
      </w:r>
      <w:r w:rsidR="00E91094">
        <w:rPr>
          <w:highlight w:val="white"/>
        </w:rPr>
        <w:t>d</w:t>
      </w:r>
      <w:r>
        <w:rPr>
          <w:highlight w:val="white"/>
        </w:rPr>
        <w:t xml:space="preserve"> character, short integer, integer, or long integer</w:t>
      </w:r>
      <w:r w:rsidR="00E91094">
        <w:rPr>
          <w:highlight w:val="white"/>
        </w:rPr>
        <w:t>) a floating sort (</w:t>
      </w:r>
      <w:r>
        <w:rPr>
          <w:highlight w:val="white"/>
        </w:rPr>
        <w:t>float, double, or long double</w:t>
      </w:r>
      <w:r w:rsidR="00E91094">
        <w:rPr>
          <w:highlight w:val="white"/>
        </w:rPr>
        <w:t>)</w:t>
      </w:r>
      <w:r>
        <w:rPr>
          <w:highlight w:val="white"/>
        </w:rPr>
        <w:t>, a struct or union, a pointer or array, a function, or void.</w:t>
      </w:r>
    </w:p>
    <w:p w14:paraId="690911A1" w14:textId="77777777" w:rsidR="006E1FB9" w:rsidRPr="006E1FB9" w:rsidRDefault="006E1FB9" w:rsidP="006E1FB9">
      <w:pPr>
        <w:pStyle w:val="Code"/>
        <w:rPr>
          <w:highlight w:val="white"/>
        </w:rPr>
      </w:pPr>
      <w:r w:rsidRPr="006E1FB9">
        <w:rPr>
          <w:highlight w:val="white"/>
        </w:rPr>
        <w:t xml:space="preserve">    public Sort Sort {</w:t>
      </w:r>
    </w:p>
    <w:p w14:paraId="1BF64FB7" w14:textId="77777777" w:rsidR="006E1FB9" w:rsidRPr="006E1FB9" w:rsidRDefault="006E1FB9" w:rsidP="006E1FB9">
      <w:pPr>
        <w:pStyle w:val="Code"/>
        <w:rPr>
          <w:highlight w:val="white"/>
        </w:rPr>
      </w:pPr>
      <w:r w:rsidRPr="006E1FB9">
        <w:rPr>
          <w:highlight w:val="white"/>
        </w:rPr>
        <w:t xml:space="preserve">      get { return m_sort; }</w:t>
      </w:r>
    </w:p>
    <w:p w14:paraId="535CED7B" w14:textId="77777777" w:rsidR="006E1FB9" w:rsidRPr="006E1FB9" w:rsidRDefault="006E1FB9" w:rsidP="006E1FB9">
      <w:pPr>
        <w:pStyle w:val="Code"/>
        <w:rPr>
          <w:highlight w:val="white"/>
        </w:rPr>
      </w:pPr>
      <w:r w:rsidRPr="006E1FB9">
        <w:rPr>
          <w:highlight w:val="white"/>
        </w:rPr>
        <w:t xml:space="preserve">    }</w:t>
      </w:r>
    </w:p>
    <w:p w14:paraId="5B06166F" w14:textId="747FA1C2" w:rsidR="009248F5" w:rsidRDefault="009248F5">
      <w:pPr>
        <w:ind w:left="720" w:hanging="720"/>
        <w:rPr>
          <w:ins w:id="5692" w:author="Stefan Bjornander" w:date="2015-04-25T10:33:00Z"/>
          <w:color w:val="auto"/>
        </w:rPr>
        <w:pPrChange w:id="5693" w:author="Stefan Bjornander" w:date="2015-04-25T10:34:00Z">
          <w:pPr>
            <w:pStyle w:val="Rubrik3"/>
          </w:pPr>
        </w:pPrChange>
      </w:pPr>
      <w:r>
        <w:t xml:space="preserve">The following </w:t>
      </w:r>
      <w:r w:rsidR="001335B8">
        <w:t>constructor takes an integral or arithmetic type, or void.</w:t>
      </w:r>
    </w:p>
    <w:p w14:paraId="7C9E7D87" w14:textId="77777777" w:rsidR="006E1FB9" w:rsidRPr="006E1FB9" w:rsidRDefault="006E1FB9" w:rsidP="006E1FB9">
      <w:pPr>
        <w:pStyle w:val="Code"/>
        <w:rPr>
          <w:highlight w:val="white"/>
        </w:rPr>
      </w:pPr>
      <w:r w:rsidRPr="006E1FB9">
        <w:rPr>
          <w:highlight w:val="white"/>
        </w:rPr>
        <w:t xml:space="preserve">    public Type(Sort sort) { // arithmetic or logical</w:t>
      </w:r>
    </w:p>
    <w:p w14:paraId="6742AA2A" w14:textId="77777777" w:rsidR="006E1FB9" w:rsidRPr="006E1FB9" w:rsidRDefault="006E1FB9" w:rsidP="006E1FB9">
      <w:pPr>
        <w:pStyle w:val="Code"/>
        <w:rPr>
          <w:highlight w:val="white"/>
        </w:rPr>
      </w:pPr>
      <w:r w:rsidRPr="006E1FB9">
        <w:rPr>
          <w:highlight w:val="white"/>
        </w:rPr>
        <w:t xml:space="preserve">      m_sort = sort;</w:t>
      </w:r>
    </w:p>
    <w:p w14:paraId="0386EC7F" w14:textId="77777777" w:rsidR="006E1FB9" w:rsidRPr="006E1FB9" w:rsidRDefault="006E1FB9" w:rsidP="006E1FB9">
      <w:pPr>
        <w:pStyle w:val="Code"/>
        <w:rPr>
          <w:highlight w:val="white"/>
        </w:rPr>
      </w:pPr>
      <w:r w:rsidRPr="006E1FB9">
        <w:rPr>
          <w:highlight w:val="white"/>
        </w:rPr>
        <w:t xml:space="preserve">    }</w:t>
      </w:r>
    </w:p>
    <w:p w14:paraId="6A2B7271" w14:textId="77777777" w:rsidR="006E1FB9" w:rsidRPr="006E1FB9" w:rsidRDefault="006E1FB9" w:rsidP="006E1FB9">
      <w:pPr>
        <w:pStyle w:val="Code"/>
        <w:rPr>
          <w:highlight w:val="white"/>
        </w:rPr>
      </w:pPr>
      <w:r w:rsidRPr="006E1FB9">
        <w:rPr>
          <w:highlight w:val="white"/>
        </w:rPr>
        <w:t xml:space="preserve">  </w:t>
      </w:r>
    </w:p>
    <w:p w14:paraId="6CCB805F" w14:textId="77777777" w:rsidR="00EB6850" w:rsidRDefault="00EB6850">
      <w:pPr>
        <w:rPr>
          <w:color w:val="auto"/>
        </w:rPr>
        <w:pPrChange w:id="5694" w:author="Stefan Bjornander" w:date="2015-04-25T10:40:00Z">
          <w:pPr>
            <w:pStyle w:val="Rubrik3"/>
          </w:pPr>
        </w:pPrChange>
      </w:pPr>
      <w:ins w:id="5695" w:author="Stefan Bjornander" w:date="2015-04-25T10:41:00Z">
        <w:r>
          <w:t>Contrary</w:t>
        </w:r>
      </w:ins>
      <w:ins w:id="5696" w:author="Stefan Bjornander" w:date="2015-04-25T10:40:00Z">
        <w:r>
          <w:t xml:space="preserve"> to some other languages, there is no logical type in C. </w:t>
        </w:r>
      </w:ins>
      <w:ins w:id="5697" w:author="Stefan Bjornander" w:date="2015-04-25T10:41:00Z">
        <w:r>
          <w:t xml:space="preserve">However, as C applies </w:t>
        </w:r>
        <w:r>
          <w:rPr>
            <w:rStyle w:val="CodeInText"/>
          </w:rPr>
          <w:t>lazy evaluation</w:t>
        </w:r>
        <w:r>
          <w:t>, we need a logical type.</w:t>
        </w:r>
      </w:ins>
      <w:r>
        <w:t xml:space="preserve"> Lazy evaluation </w:t>
      </w:r>
      <w:ins w:id="5698" w:author="Stefan Bjornander" w:date="2015-04-25T10:41:00Z">
        <w:r>
          <w:t>means that an expression shall be not be evaluated more than necessary to determine its value</w:t>
        </w:r>
      </w:ins>
      <w:r>
        <w:t xml:space="preserve">. More specifically, if the left operand of the logical </w:t>
      </w:r>
      <w:r>
        <w:rPr>
          <w:rStyle w:val="CodeInText0"/>
        </w:rPr>
        <w:t>or</w:t>
      </w:r>
      <w:r>
        <w:t xml:space="preserve">-operator is </w:t>
      </w:r>
      <w:r>
        <w:lastRenderedPageBreak/>
        <w:t xml:space="preserve">true the right operand shall not be evaluated. In the same way, if the left operand of the logical </w:t>
      </w:r>
      <w:r>
        <w:rPr>
          <w:rStyle w:val="CodeInText0"/>
        </w:rPr>
        <w:t>and</w:t>
      </w:r>
      <w:r>
        <w:t xml:space="preserve">-operator is false the right operand shall not be evaluated. The same goes for the conditional operator, depending on whether the first expression is true or false, only the second or the third expression is evaluated. </w:t>
      </w:r>
      <w:ins w:id="5699" w:author="Stefan Bjornander" w:date="2015-04-25T10:42:00Z">
        <w:r>
          <w:t>The</w:t>
        </w:r>
      </w:ins>
      <w:r>
        <w:t xml:space="preserve"> logical</w:t>
      </w:r>
      <w:ins w:id="5700" w:author="Stefan Bjornander" w:date="2015-04-25T10:42:00Z">
        <w:r>
          <w:t xml:space="preserve"> type holds the </w:t>
        </w:r>
      </w:ins>
      <w:ins w:id="5701" w:author="Stefan Bjornander" w:date="2015-04-25T10:43:00Z">
        <w:r>
          <w:t xml:space="preserve">two </w:t>
        </w:r>
      </w:ins>
      <w:ins w:id="5702" w:author="Stefan Bjornander" w:date="2015-04-25T10:42:00Z">
        <w:r>
          <w:t xml:space="preserve">sets </w:t>
        </w:r>
        <w:r>
          <w:rPr>
            <w:rStyle w:val="CodeInText"/>
            <w:color w:val="auto"/>
            <w:rPrChange w:id="5703" w:author="Stefan Bjornander" w:date="2015-04-25T10:42:00Z">
              <w:rPr>
                <w:rStyle w:val="CodeInText"/>
                <w:i w:val="0"/>
              </w:rPr>
            </w:rPrChange>
          </w:rPr>
          <w:t>m_trueSet</w:t>
        </w:r>
        <w:r>
          <w:t xml:space="preserve"> and </w:t>
        </w:r>
        <w:r>
          <w:rPr>
            <w:rStyle w:val="CodeInText"/>
            <w:color w:val="auto"/>
            <w:rPrChange w:id="5704" w:author="Stefan Bjornander" w:date="2015-04-25T10:42:00Z">
              <w:rPr>
                <w:rStyle w:val="CodeInText"/>
                <w:i w:val="0"/>
              </w:rPr>
            </w:rPrChange>
          </w:rPr>
          <w:t>m_falseSet</w:t>
        </w:r>
        <w:r>
          <w:t xml:space="preserve">, which hold </w:t>
        </w:r>
      </w:ins>
      <w:ins w:id="5705" w:author="Stefan Bjornander" w:date="2015-04-25T10:43:00Z">
        <w:r>
          <w:t>middle code address</w:t>
        </w:r>
      </w:ins>
      <w:ins w:id="5706" w:author="Stefan Bjornander" w:date="2015-04-25T10:44:00Z">
        <w:r>
          <w:t>es</w:t>
        </w:r>
      </w:ins>
      <w:ins w:id="5707" w:author="Stefan Bjornander" w:date="2015-04-25T10:43:00Z">
        <w:r>
          <w:t xml:space="preserve"> to jumps </w:t>
        </w:r>
      </w:ins>
      <w:r>
        <w:t>instructions that</w:t>
      </w:r>
      <w:ins w:id="5708" w:author="Stefan Bjornander" w:date="2015-04-25T10:44:00Z">
        <w:r>
          <w:t xml:space="preserve"> will later be filled with the address</w:t>
        </w:r>
      </w:ins>
      <w:r>
        <w:t>es</w:t>
      </w:r>
      <w:ins w:id="5709" w:author="Stefan Bjornander" w:date="2015-04-25T10:44:00Z">
        <w:r>
          <w:t xml:space="preserve"> to jump </w:t>
        </w:r>
      </w:ins>
      <w:r>
        <w:t xml:space="preserve">to </w:t>
      </w:r>
      <w:ins w:id="5710" w:author="Stefan Bjornander" w:date="2015-04-25T10:44:00Z">
        <w:r>
          <w:t>if the expression is true or false.</w:t>
        </w:r>
      </w:ins>
    </w:p>
    <w:p w14:paraId="1FD23CA2" w14:textId="7B4EF01A" w:rsidR="006E1FB9" w:rsidRPr="006E1FB9" w:rsidRDefault="006E1FB9" w:rsidP="006E1FB9">
      <w:pPr>
        <w:pStyle w:val="Code"/>
        <w:rPr>
          <w:highlight w:val="white"/>
        </w:rPr>
      </w:pPr>
      <w:r w:rsidRPr="006E1FB9">
        <w:rPr>
          <w:highlight w:val="white"/>
        </w:rPr>
        <w:t xml:space="preserve">    // -----------------------------------------------------------------------</w:t>
      </w:r>
    </w:p>
    <w:p w14:paraId="5F6CD5B0" w14:textId="625B66F6" w:rsidR="006E1FB9" w:rsidRDefault="009F6C5C" w:rsidP="009F6C5C">
      <w:pPr>
        <w:rPr>
          <w:highlight w:val="white"/>
        </w:rPr>
      </w:pPr>
      <w:r>
        <w:rPr>
          <w:highlight w:val="white"/>
        </w:rPr>
        <w:t>In case of a bitfield member in a struct</w:t>
      </w:r>
      <w:r w:rsidR="001C4878">
        <w:rPr>
          <w:highlight w:val="white"/>
        </w:rPr>
        <w:t>, we store its bitfield mask.</w:t>
      </w:r>
      <w:r w:rsidR="006E1FB9" w:rsidRPr="006E1FB9">
        <w:rPr>
          <w:highlight w:val="white"/>
        </w:rPr>
        <w:t xml:space="preserve"> </w:t>
      </w:r>
      <w:r w:rsidR="00AB6BB6">
        <w:rPr>
          <w:highlight w:val="white"/>
        </w:rPr>
        <w:t xml:space="preserve">The mask is </w:t>
      </w:r>
      <w:r w:rsidR="00830355">
        <w:rPr>
          <w:highlight w:val="white"/>
        </w:rPr>
        <w:t>technically</w:t>
      </w:r>
      <w:r w:rsidR="00B402D5">
        <w:rPr>
          <w:highlight w:val="white"/>
        </w:rPr>
        <w:t xml:space="preserve"> two</w:t>
      </w:r>
      <w:r w:rsidR="00830355">
        <w:rPr>
          <w:highlight w:val="white"/>
        </w:rPr>
        <w:t xml:space="preserve"> to the power of the bits minus </w:t>
      </w:r>
      <w:r w:rsidR="00B402D5">
        <w:rPr>
          <w:highlight w:val="white"/>
        </w:rPr>
        <w:t>one</w:t>
      </w:r>
      <w:r w:rsidR="00830355">
        <w:rPr>
          <w:highlight w:val="white"/>
        </w:rPr>
        <w:t xml:space="preserve"> or, informally, the bits number of ones, counting from the least significant bit.</w:t>
      </w:r>
    </w:p>
    <w:p w14:paraId="7BB2347F" w14:textId="77777777" w:rsidR="00B402D5" w:rsidRDefault="00B402D5">
      <w:pPr>
        <w:rPr>
          <w:color w:val="auto"/>
        </w:rPr>
        <w:pPrChange w:id="5711" w:author="Stefan Bjornander" w:date="2015-04-25T10:39:00Z">
          <w:pPr>
            <w:pStyle w:val="Rubrik3"/>
            <w:tabs>
              <w:tab w:val="num" w:pos="360"/>
            </w:tabs>
          </w:pPr>
        </w:pPrChange>
      </w:pPr>
      <w:ins w:id="5712" w:author="Stefan Bjornander" w:date="2015-04-25T10:39:00Z">
        <w:r>
          <w:t>The bi</w:t>
        </w:r>
      </w:ins>
      <w:r>
        <w:t>t</w:t>
      </w:r>
      <w:ins w:id="5713" w:author="Stefan Bjornander" w:date="2015-04-25T10:39:00Z">
        <w:r>
          <w:t xml:space="preserve">field type is basically an integral type, with the addition of the bitfield mask that is used </w:t>
        </w:r>
      </w:ins>
      <w:ins w:id="5714" w:author="Stefan Bjornander" w:date="2015-04-25T10:40:00Z">
        <w:r>
          <w:t>when a bitfield variable is assigned a value to set the unused bits to zero.</w:t>
        </w:r>
      </w:ins>
      <w:ins w:id="5715" w:author="Stefan Bjornander" w:date="2015-04-25T10:39:00Z">
        <w:r>
          <w:t xml:space="preserve"> </w:t>
        </w:r>
      </w:ins>
    </w:p>
    <w:p w14:paraId="6D4E9BAC" w14:textId="77777777" w:rsidR="006E1FB9" w:rsidRPr="006E1FB9" w:rsidRDefault="006E1FB9" w:rsidP="006E1FB9">
      <w:pPr>
        <w:pStyle w:val="Code"/>
        <w:rPr>
          <w:highlight w:val="white"/>
        </w:rPr>
      </w:pPr>
      <w:r w:rsidRPr="006E1FB9">
        <w:rPr>
          <w:highlight w:val="white"/>
        </w:rPr>
        <w:t xml:space="preserve">    private BigInteger? m_bitfieldMask = null;</w:t>
      </w:r>
    </w:p>
    <w:p w14:paraId="7BB71469" w14:textId="77777777" w:rsidR="006E1FB9" w:rsidRPr="006E1FB9" w:rsidRDefault="006E1FB9" w:rsidP="006E1FB9">
      <w:pPr>
        <w:pStyle w:val="Code"/>
        <w:rPr>
          <w:highlight w:val="white"/>
        </w:rPr>
      </w:pPr>
    </w:p>
    <w:p w14:paraId="49206F16" w14:textId="77777777" w:rsidR="001335B8" w:rsidRPr="006E1FB9" w:rsidRDefault="001335B8" w:rsidP="001335B8">
      <w:pPr>
        <w:pStyle w:val="Code"/>
        <w:rPr>
          <w:highlight w:val="white"/>
        </w:rPr>
      </w:pPr>
      <w:r w:rsidRPr="006E1FB9">
        <w:rPr>
          <w:highlight w:val="white"/>
        </w:rPr>
        <w:t xml:space="preserve">    public void SetBitfieldMask(int bits) {</w:t>
      </w:r>
    </w:p>
    <w:p w14:paraId="7C527BFA" w14:textId="744D4AA8" w:rsidR="001335B8" w:rsidRPr="006E1FB9" w:rsidRDefault="001335B8" w:rsidP="001335B8">
      <w:pPr>
        <w:pStyle w:val="Code"/>
        <w:rPr>
          <w:highlight w:val="white"/>
        </w:rPr>
      </w:pPr>
      <w:r w:rsidRPr="006E1FB9">
        <w:rPr>
          <w:highlight w:val="white"/>
        </w:rPr>
        <w:t xml:space="preserve">      m_bitfieldMask = ((BigInteger) Math.Pow(2, bits) - (</w:t>
      </w:r>
      <w:r w:rsidR="007E7541">
        <w:rPr>
          <w:highlight w:val="white"/>
        </w:rPr>
        <w:t>BigInteger.One</w:t>
      </w:r>
      <w:r w:rsidRPr="006E1FB9">
        <w:rPr>
          <w:highlight w:val="white"/>
        </w:rPr>
        <w:t>));</w:t>
      </w:r>
    </w:p>
    <w:p w14:paraId="036B0FA0" w14:textId="77777777" w:rsidR="001335B8" w:rsidRPr="006E1FB9" w:rsidRDefault="001335B8" w:rsidP="001335B8">
      <w:pPr>
        <w:pStyle w:val="Code"/>
        <w:rPr>
          <w:highlight w:val="white"/>
        </w:rPr>
      </w:pPr>
      <w:r w:rsidRPr="006E1FB9">
        <w:rPr>
          <w:highlight w:val="white"/>
        </w:rPr>
        <w:t xml:space="preserve">    }</w:t>
      </w:r>
    </w:p>
    <w:p w14:paraId="3D430C85" w14:textId="77777777" w:rsidR="001335B8" w:rsidRPr="006E1FB9" w:rsidRDefault="001335B8" w:rsidP="001335B8">
      <w:pPr>
        <w:pStyle w:val="Code"/>
        <w:rPr>
          <w:highlight w:val="white"/>
        </w:rPr>
      </w:pPr>
    </w:p>
    <w:p w14:paraId="3996F4F5" w14:textId="77777777" w:rsidR="006E1FB9" w:rsidRPr="006E1FB9" w:rsidRDefault="006E1FB9" w:rsidP="006E1FB9">
      <w:pPr>
        <w:pStyle w:val="Code"/>
        <w:rPr>
          <w:highlight w:val="white"/>
        </w:rPr>
      </w:pPr>
      <w:r w:rsidRPr="006E1FB9">
        <w:rPr>
          <w:highlight w:val="white"/>
        </w:rPr>
        <w:t xml:space="preserve">    public bool IsBitfield() {</w:t>
      </w:r>
    </w:p>
    <w:p w14:paraId="6F403BBC" w14:textId="77777777" w:rsidR="006E1FB9" w:rsidRPr="006E1FB9" w:rsidRDefault="006E1FB9" w:rsidP="006E1FB9">
      <w:pPr>
        <w:pStyle w:val="Code"/>
        <w:rPr>
          <w:highlight w:val="white"/>
        </w:rPr>
      </w:pPr>
      <w:r w:rsidRPr="006E1FB9">
        <w:rPr>
          <w:highlight w:val="white"/>
        </w:rPr>
        <w:t xml:space="preserve">      return (m_bitfieldMask != null);</w:t>
      </w:r>
    </w:p>
    <w:p w14:paraId="0E40883F" w14:textId="77777777" w:rsidR="006E1FB9" w:rsidRPr="006E1FB9" w:rsidRDefault="006E1FB9" w:rsidP="006E1FB9">
      <w:pPr>
        <w:pStyle w:val="Code"/>
        <w:rPr>
          <w:highlight w:val="white"/>
        </w:rPr>
      </w:pPr>
      <w:r w:rsidRPr="006E1FB9">
        <w:rPr>
          <w:highlight w:val="white"/>
        </w:rPr>
        <w:t xml:space="preserve">    }</w:t>
      </w:r>
    </w:p>
    <w:p w14:paraId="5CB7908F" w14:textId="77777777" w:rsidR="006E1FB9" w:rsidRPr="006E1FB9" w:rsidRDefault="006E1FB9" w:rsidP="006E1FB9">
      <w:pPr>
        <w:pStyle w:val="Code"/>
        <w:rPr>
          <w:highlight w:val="white"/>
        </w:rPr>
      </w:pPr>
    </w:p>
    <w:p w14:paraId="09319638" w14:textId="77777777" w:rsidR="006E1FB9" w:rsidRPr="006E1FB9" w:rsidRDefault="006E1FB9" w:rsidP="006E1FB9">
      <w:pPr>
        <w:pStyle w:val="Code"/>
        <w:rPr>
          <w:highlight w:val="white"/>
        </w:rPr>
      </w:pPr>
      <w:r w:rsidRPr="006E1FB9">
        <w:rPr>
          <w:highlight w:val="white"/>
        </w:rPr>
        <w:t xml:space="preserve">    public BigInteger? BitfieldMask() {</w:t>
      </w:r>
    </w:p>
    <w:p w14:paraId="4E5C94C5" w14:textId="77777777" w:rsidR="006E1FB9" w:rsidRPr="006E1FB9" w:rsidRDefault="006E1FB9" w:rsidP="006E1FB9">
      <w:pPr>
        <w:pStyle w:val="Code"/>
        <w:rPr>
          <w:highlight w:val="white"/>
        </w:rPr>
      </w:pPr>
      <w:r w:rsidRPr="006E1FB9">
        <w:rPr>
          <w:highlight w:val="white"/>
        </w:rPr>
        <w:t xml:space="preserve">      return m_bitfieldMask;</w:t>
      </w:r>
    </w:p>
    <w:p w14:paraId="50C42CC5" w14:textId="77777777" w:rsidR="006E1FB9" w:rsidRPr="006E1FB9" w:rsidRDefault="006E1FB9" w:rsidP="006E1FB9">
      <w:pPr>
        <w:pStyle w:val="Code"/>
        <w:rPr>
          <w:highlight w:val="white"/>
        </w:rPr>
      </w:pPr>
      <w:r w:rsidRPr="006E1FB9">
        <w:rPr>
          <w:highlight w:val="white"/>
        </w:rPr>
        <w:t xml:space="preserve">    }</w:t>
      </w:r>
    </w:p>
    <w:p w14:paraId="10F66E4A" w14:textId="77777777" w:rsidR="006E1FB9" w:rsidRPr="006E1FB9" w:rsidRDefault="006E1FB9" w:rsidP="006E1FB9">
      <w:pPr>
        <w:pStyle w:val="Code"/>
        <w:rPr>
          <w:highlight w:val="white"/>
        </w:rPr>
      </w:pPr>
    </w:p>
    <w:p w14:paraId="49E8D0B5" w14:textId="04E29158" w:rsidR="006E1FB9" w:rsidRDefault="006E1FB9" w:rsidP="006E1FB9">
      <w:pPr>
        <w:pStyle w:val="Code"/>
        <w:rPr>
          <w:highlight w:val="white"/>
        </w:rPr>
      </w:pPr>
      <w:r w:rsidRPr="006E1FB9">
        <w:rPr>
          <w:highlight w:val="white"/>
        </w:rPr>
        <w:t xml:space="preserve">    // -----------------------------------------------------------------------</w:t>
      </w:r>
    </w:p>
    <w:p w14:paraId="0139CDB7" w14:textId="77777777" w:rsidR="00C45AA7" w:rsidRDefault="00C45AA7">
      <w:pPr>
        <w:rPr>
          <w:color w:val="auto"/>
        </w:rPr>
        <w:pPrChange w:id="5716" w:author="Stefan Bjornander" w:date="2015-04-25T10:59:00Z">
          <w:pPr>
            <w:pStyle w:val="Rubrik3"/>
          </w:pPr>
        </w:pPrChange>
      </w:pPr>
      <w:ins w:id="5717" w:author="Stefan Bjornander" w:date="2015-04-25T11:02:00Z">
        <w:r>
          <w:t xml:space="preserve">The type pointed at is null when the type is created, it will later be set by the </w:t>
        </w:r>
      </w:ins>
      <w:r>
        <w:t>declarator</w:t>
      </w:r>
      <w:ins w:id="5718" w:author="Stefan Bjornander" w:date="2015-04-25T11:02:00Z">
        <w:r>
          <w:t xml:space="preserve"> type.</w:t>
        </w:r>
      </w:ins>
      <w:ins w:id="5719" w:author="Stefan Bjornander" w:date="2015-04-25T10:59:00Z">
        <w:r>
          <w:t xml:space="preserve"> </w:t>
        </w:r>
      </w:ins>
    </w:p>
    <w:p w14:paraId="02C33183" w14:textId="79CA3A89" w:rsidR="00A41837" w:rsidRPr="006E1FB9" w:rsidRDefault="00A41837" w:rsidP="00477362">
      <w:pPr>
        <w:rPr>
          <w:highlight w:val="white"/>
        </w:rPr>
      </w:pPr>
      <w:r>
        <w:rPr>
          <w:highlight w:val="white"/>
        </w:rPr>
        <w:t xml:space="preserve">In case of a pointer type the </w:t>
      </w:r>
      <w:r w:rsidR="00477362">
        <w:rPr>
          <w:highlight w:val="white"/>
        </w:rPr>
        <w:t>type its point at is given in the constructor.</w:t>
      </w:r>
      <w:r w:rsidR="00474C04">
        <w:rPr>
          <w:highlight w:val="white"/>
        </w:rPr>
        <w:t xml:space="preserve"> The sort is </w:t>
      </w:r>
      <w:r w:rsidR="00474C04" w:rsidRPr="00953F11">
        <w:rPr>
          <w:rStyle w:val="KeyWord0"/>
          <w:highlight w:val="white"/>
        </w:rPr>
        <w:t>Sort</w:t>
      </w:r>
      <w:r w:rsidR="00474C04">
        <w:rPr>
          <w:highlight w:val="white"/>
        </w:rPr>
        <w:t>.</w:t>
      </w:r>
      <w:r w:rsidR="00474C04" w:rsidRPr="00953F11">
        <w:rPr>
          <w:rStyle w:val="KeyWord0"/>
          <w:highlight w:val="white"/>
        </w:rPr>
        <w:t>Pointer</w:t>
      </w:r>
      <w:r w:rsidR="00474C04">
        <w:rPr>
          <w:highlight w:val="white"/>
        </w:rPr>
        <w:t>.</w:t>
      </w:r>
    </w:p>
    <w:p w14:paraId="03CEBD4E" w14:textId="6B691B5D" w:rsidR="006E1FB9" w:rsidRPr="006E1FB9" w:rsidRDefault="006E1FB9" w:rsidP="006E1FB9">
      <w:pPr>
        <w:pStyle w:val="Code"/>
        <w:rPr>
          <w:highlight w:val="white"/>
        </w:rPr>
      </w:pPr>
      <w:r w:rsidRPr="006E1FB9">
        <w:rPr>
          <w:highlight w:val="white"/>
        </w:rPr>
        <w:t xml:space="preserve">    private Type m_pointerType;</w:t>
      </w:r>
    </w:p>
    <w:p w14:paraId="2D4109AB" w14:textId="77777777" w:rsidR="006E1FB9" w:rsidRPr="006E1FB9" w:rsidRDefault="006E1FB9" w:rsidP="006E1FB9">
      <w:pPr>
        <w:pStyle w:val="Code"/>
        <w:rPr>
          <w:highlight w:val="white"/>
        </w:rPr>
      </w:pPr>
    </w:p>
    <w:p w14:paraId="331C9EAB" w14:textId="77777777" w:rsidR="006E1FB9" w:rsidRPr="006E1FB9" w:rsidRDefault="006E1FB9" w:rsidP="006E1FB9">
      <w:pPr>
        <w:pStyle w:val="Code"/>
        <w:rPr>
          <w:highlight w:val="white"/>
        </w:rPr>
      </w:pPr>
      <w:r w:rsidRPr="006E1FB9">
        <w:rPr>
          <w:highlight w:val="white"/>
        </w:rPr>
        <w:t xml:space="preserve">    public Type(Type pointerType) {</w:t>
      </w:r>
    </w:p>
    <w:p w14:paraId="6BFFCCC7" w14:textId="77777777" w:rsidR="006E1FB9" w:rsidRPr="006E1FB9" w:rsidRDefault="006E1FB9" w:rsidP="006E1FB9">
      <w:pPr>
        <w:pStyle w:val="Code"/>
        <w:rPr>
          <w:highlight w:val="white"/>
        </w:rPr>
      </w:pPr>
      <w:r w:rsidRPr="006E1FB9">
        <w:rPr>
          <w:highlight w:val="white"/>
        </w:rPr>
        <w:t xml:space="preserve">      m_sort = Sort.Pointer;</w:t>
      </w:r>
    </w:p>
    <w:p w14:paraId="4F5FD325" w14:textId="77777777" w:rsidR="006E1FB9" w:rsidRPr="006E1FB9" w:rsidRDefault="006E1FB9" w:rsidP="006E1FB9">
      <w:pPr>
        <w:pStyle w:val="Code"/>
        <w:rPr>
          <w:highlight w:val="white"/>
        </w:rPr>
      </w:pPr>
      <w:r w:rsidRPr="006E1FB9">
        <w:rPr>
          <w:highlight w:val="white"/>
        </w:rPr>
        <w:t xml:space="preserve">      m_pointerType = pointerType;</w:t>
      </w:r>
    </w:p>
    <w:p w14:paraId="2A341F2A" w14:textId="77777777" w:rsidR="006E1FB9" w:rsidRPr="006E1FB9" w:rsidRDefault="006E1FB9" w:rsidP="006E1FB9">
      <w:pPr>
        <w:pStyle w:val="Code"/>
        <w:rPr>
          <w:highlight w:val="white"/>
        </w:rPr>
      </w:pPr>
      <w:r w:rsidRPr="006E1FB9">
        <w:rPr>
          <w:highlight w:val="white"/>
        </w:rPr>
        <w:t xml:space="preserve">    }</w:t>
      </w:r>
    </w:p>
    <w:p w14:paraId="2C9C573D" w14:textId="77777777" w:rsidR="006E1FB9" w:rsidRPr="006E1FB9" w:rsidRDefault="006E1FB9" w:rsidP="006E1FB9">
      <w:pPr>
        <w:pStyle w:val="Code"/>
        <w:rPr>
          <w:highlight w:val="white"/>
        </w:rPr>
      </w:pPr>
    </w:p>
    <w:p w14:paraId="04CB95DB" w14:textId="77777777" w:rsidR="006E1FB9" w:rsidRPr="006E1FB9" w:rsidRDefault="006E1FB9" w:rsidP="006E1FB9">
      <w:pPr>
        <w:pStyle w:val="Code"/>
        <w:rPr>
          <w:highlight w:val="white"/>
        </w:rPr>
      </w:pPr>
      <w:r w:rsidRPr="006E1FB9">
        <w:rPr>
          <w:highlight w:val="white"/>
        </w:rPr>
        <w:t xml:space="preserve">    public Type PointerType {</w:t>
      </w:r>
    </w:p>
    <w:p w14:paraId="1140AC1B" w14:textId="77777777" w:rsidR="006E1FB9" w:rsidRPr="006E1FB9" w:rsidRDefault="006E1FB9" w:rsidP="006E1FB9">
      <w:pPr>
        <w:pStyle w:val="Code"/>
        <w:rPr>
          <w:highlight w:val="white"/>
        </w:rPr>
      </w:pPr>
      <w:r w:rsidRPr="006E1FB9">
        <w:rPr>
          <w:highlight w:val="white"/>
        </w:rPr>
        <w:t xml:space="preserve">      get { return m_pointerType; }</w:t>
      </w:r>
    </w:p>
    <w:p w14:paraId="79174E76" w14:textId="77777777" w:rsidR="006E1FB9" w:rsidRPr="006E1FB9" w:rsidRDefault="006E1FB9" w:rsidP="006E1FB9">
      <w:pPr>
        <w:pStyle w:val="Code"/>
        <w:rPr>
          <w:highlight w:val="white"/>
        </w:rPr>
      </w:pPr>
      <w:r w:rsidRPr="006E1FB9">
        <w:rPr>
          <w:highlight w:val="white"/>
        </w:rPr>
        <w:t xml:space="preserve">      set { m_pointerType = value; }</w:t>
      </w:r>
    </w:p>
    <w:p w14:paraId="0E2A1016" w14:textId="77777777" w:rsidR="006E1FB9" w:rsidRPr="006E1FB9" w:rsidRDefault="006E1FB9" w:rsidP="006E1FB9">
      <w:pPr>
        <w:pStyle w:val="Code"/>
        <w:rPr>
          <w:highlight w:val="white"/>
        </w:rPr>
      </w:pPr>
      <w:r w:rsidRPr="006E1FB9">
        <w:rPr>
          <w:highlight w:val="white"/>
        </w:rPr>
        <w:t xml:space="preserve">    }</w:t>
      </w:r>
    </w:p>
    <w:p w14:paraId="7EB7E259" w14:textId="77777777" w:rsidR="006E1FB9" w:rsidRPr="006E1FB9" w:rsidRDefault="006E1FB9" w:rsidP="006E1FB9">
      <w:pPr>
        <w:pStyle w:val="Code"/>
        <w:rPr>
          <w:highlight w:val="white"/>
        </w:rPr>
      </w:pPr>
    </w:p>
    <w:p w14:paraId="6F735FAC" w14:textId="00875C84" w:rsidR="006E1FB9" w:rsidRPr="006E1FB9" w:rsidRDefault="006E1FB9" w:rsidP="006E1FB9">
      <w:pPr>
        <w:pStyle w:val="Code"/>
        <w:rPr>
          <w:highlight w:val="white"/>
        </w:rPr>
      </w:pPr>
      <w:r w:rsidRPr="006E1FB9">
        <w:rPr>
          <w:highlight w:val="white"/>
        </w:rPr>
        <w:t xml:space="preserve">    // -----------------------------------------------------------------------</w:t>
      </w:r>
    </w:p>
    <w:p w14:paraId="382A46B1" w14:textId="5BDDA176" w:rsidR="006E1FB9" w:rsidRDefault="00F73509" w:rsidP="00F73509">
      <w:pPr>
        <w:rPr>
          <w:highlight w:val="white"/>
        </w:rPr>
      </w:pPr>
      <w:r>
        <w:rPr>
          <w:highlight w:val="white"/>
        </w:rPr>
        <w:t>In case of an array</w:t>
      </w:r>
      <w:r w:rsidR="00106A9C">
        <w:rPr>
          <w:highlight w:val="white"/>
        </w:rPr>
        <w:t>, the constructor takes its size and the array type.</w:t>
      </w:r>
    </w:p>
    <w:p w14:paraId="38BE3263" w14:textId="77777777" w:rsidR="007071E3" w:rsidRDefault="007071E3">
      <w:pPr>
        <w:rPr>
          <w:color w:val="auto"/>
        </w:rPr>
        <w:pPrChange w:id="5720" w:author="Stefan Bjornander" w:date="2015-04-25T11:00:00Z">
          <w:pPr>
            <w:pStyle w:val="Rubrik3"/>
          </w:pPr>
        </w:pPrChange>
      </w:pPr>
      <w:ins w:id="5721" w:author="Stefan Bjornander" w:date="2015-04-25T11:00:00Z">
        <w:r>
          <w:t>The array size can be zero, when the type is created. In that case it will later be set by the length of its ini</w:t>
        </w:r>
      </w:ins>
      <w:ins w:id="5722" w:author="Stefan Bjornander" w:date="2015-04-25T11:01:00Z">
        <w:r>
          <w:t xml:space="preserve">tialization </w:t>
        </w:r>
      </w:ins>
      <w:ins w:id="5723" w:author="Stefan Bjornander" w:date="2015-04-25T11:00:00Z">
        <w:r>
          <w:t>list</w:t>
        </w:r>
      </w:ins>
      <w:r>
        <w:t xml:space="preserve"> or become uncomplete.</w:t>
      </w:r>
    </w:p>
    <w:p w14:paraId="56C1AC4E" w14:textId="77777777" w:rsidR="006E1FB9" w:rsidRPr="006E1FB9" w:rsidRDefault="006E1FB9" w:rsidP="006E1FB9">
      <w:pPr>
        <w:pStyle w:val="Code"/>
        <w:rPr>
          <w:highlight w:val="white"/>
        </w:rPr>
      </w:pPr>
      <w:r w:rsidRPr="006E1FB9">
        <w:rPr>
          <w:highlight w:val="white"/>
        </w:rPr>
        <w:t xml:space="preserve">    private int m_arraySize;</w:t>
      </w:r>
    </w:p>
    <w:p w14:paraId="5EFC0DD1" w14:textId="77777777" w:rsidR="006E1FB9" w:rsidRPr="006E1FB9" w:rsidRDefault="006E1FB9" w:rsidP="006E1FB9">
      <w:pPr>
        <w:pStyle w:val="Code"/>
        <w:rPr>
          <w:highlight w:val="white"/>
        </w:rPr>
      </w:pPr>
      <w:r w:rsidRPr="006E1FB9">
        <w:rPr>
          <w:highlight w:val="white"/>
        </w:rPr>
        <w:t xml:space="preserve">    private Type m_arrayType;</w:t>
      </w:r>
    </w:p>
    <w:p w14:paraId="06AAF0D5" w14:textId="77777777" w:rsidR="006E1FB9" w:rsidRPr="006E1FB9" w:rsidRDefault="006E1FB9" w:rsidP="006E1FB9">
      <w:pPr>
        <w:pStyle w:val="Code"/>
        <w:rPr>
          <w:highlight w:val="white"/>
        </w:rPr>
      </w:pPr>
    </w:p>
    <w:p w14:paraId="66E5D00D" w14:textId="77777777" w:rsidR="006E1FB9" w:rsidRPr="006E1FB9" w:rsidRDefault="006E1FB9" w:rsidP="006E1FB9">
      <w:pPr>
        <w:pStyle w:val="Code"/>
        <w:rPr>
          <w:highlight w:val="white"/>
        </w:rPr>
      </w:pPr>
      <w:r w:rsidRPr="006E1FB9">
        <w:rPr>
          <w:highlight w:val="white"/>
        </w:rPr>
        <w:lastRenderedPageBreak/>
        <w:t xml:space="preserve">    public Type(int arraySize, Type arrayType) {</w:t>
      </w:r>
    </w:p>
    <w:p w14:paraId="196B772A" w14:textId="77777777" w:rsidR="006E1FB9" w:rsidRPr="006E1FB9" w:rsidRDefault="006E1FB9" w:rsidP="006E1FB9">
      <w:pPr>
        <w:pStyle w:val="Code"/>
        <w:rPr>
          <w:highlight w:val="white"/>
        </w:rPr>
      </w:pPr>
      <w:r w:rsidRPr="006E1FB9">
        <w:rPr>
          <w:highlight w:val="white"/>
        </w:rPr>
        <w:t xml:space="preserve">      m_sort = Sort.Array;</w:t>
      </w:r>
    </w:p>
    <w:p w14:paraId="4AC74413" w14:textId="77777777" w:rsidR="006E1FB9" w:rsidRPr="006E1FB9" w:rsidRDefault="006E1FB9" w:rsidP="006E1FB9">
      <w:pPr>
        <w:pStyle w:val="Code"/>
        <w:rPr>
          <w:highlight w:val="white"/>
        </w:rPr>
      </w:pPr>
      <w:r w:rsidRPr="006E1FB9">
        <w:rPr>
          <w:highlight w:val="white"/>
        </w:rPr>
        <w:t xml:space="preserve">      m_arraySize = arraySize;</w:t>
      </w:r>
    </w:p>
    <w:p w14:paraId="598B611F" w14:textId="77777777" w:rsidR="006E1FB9" w:rsidRPr="006E1FB9" w:rsidRDefault="006E1FB9" w:rsidP="006E1FB9">
      <w:pPr>
        <w:pStyle w:val="Code"/>
        <w:rPr>
          <w:highlight w:val="white"/>
        </w:rPr>
      </w:pPr>
      <w:r w:rsidRPr="006E1FB9">
        <w:rPr>
          <w:highlight w:val="white"/>
        </w:rPr>
        <w:t xml:space="preserve">      m_arrayType = arrayType;</w:t>
      </w:r>
    </w:p>
    <w:p w14:paraId="5319C265" w14:textId="77777777" w:rsidR="006E1FB9" w:rsidRPr="006E1FB9" w:rsidRDefault="006E1FB9" w:rsidP="006E1FB9">
      <w:pPr>
        <w:pStyle w:val="Code"/>
        <w:rPr>
          <w:highlight w:val="white"/>
        </w:rPr>
      </w:pPr>
      <w:r w:rsidRPr="006E1FB9">
        <w:rPr>
          <w:highlight w:val="white"/>
        </w:rPr>
        <w:t xml:space="preserve">    }</w:t>
      </w:r>
    </w:p>
    <w:p w14:paraId="1E437842" w14:textId="77777777" w:rsidR="006E1FB9" w:rsidRPr="006E1FB9" w:rsidRDefault="006E1FB9" w:rsidP="006E1FB9">
      <w:pPr>
        <w:pStyle w:val="Code"/>
        <w:rPr>
          <w:highlight w:val="white"/>
        </w:rPr>
      </w:pPr>
    </w:p>
    <w:p w14:paraId="743D6CB7" w14:textId="77777777" w:rsidR="006E1FB9" w:rsidRPr="006E1FB9" w:rsidRDefault="006E1FB9" w:rsidP="006E1FB9">
      <w:pPr>
        <w:pStyle w:val="Code"/>
        <w:rPr>
          <w:highlight w:val="white"/>
        </w:rPr>
      </w:pPr>
      <w:r w:rsidRPr="006E1FB9">
        <w:rPr>
          <w:highlight w:val="white"/>
        </w:rPr>
        <w:t xml:space="preserve">    public int ArraySize {</w:t>
      </w:r>
    </w:p>
    <w:p w14:paraId="73809041" w14:textId="77777777" w:rsidR="006E1FB9" w:rsidRPr="006E1FB9" w:rsidRDefault="006E1FB9" w:rsidP="006E1FB9">
      <w:pPr>
        <w:pStyle w:val="Code"/>
        <w:rPr>
          <w:highlight w:val="white"/>
        </w:rPr>
      </w:pPr>
      <w:r w:rsidRPr="006E1FB9">
        <w:rPr>
          <w:highlight w:val="white"/>
        </w:rPr>
        <w:t xml:space="preserve">      get { return m_arraySize; }</w:t>
      </w:r>
    </w:p>
    <w:p w14:paraId="262AFD7C" w14:textId="77777777" w:rsidR="006E1FB9" w:rsidRPr="006E1FB9" w:rsidRDefault="006E1FB9" w:rsidP="006E1FB9">
      <w:pPr>
        <w:pStyle w:val="Code"/>
        <w:rPr>
          <w:highlight w:val="white"/>
        </w:rPr>
      </w:pPr>
      <w:r w:rsidRPr="006E1FB9">
        <w:rPr>
          <w:highlight w:val="white"/>
        </w:rPr>
        <w:t xml:space="preserve">      set { m_arraySize = value; }</w:t>
      </w:r>
    </w:p>
    <w:p w14:paraId="5A4B38DD" w14:textId="77777777" w:rsidR="006E1FB9" w:rsidRPr="006E1FB9" w:rsidRDefault="006E1FB9" w:rsidP="006E1FB9">
      <w:pPr>
        <w:pStyle w:val="Code"/>
        <w:rPr>
          <w:highlight w:val="white"/>
        </w:rPr>
      </w:pPr>
      <w:r w:rsidRPr="006E1FB9">
        <w:rPr>
          <w:highlight w:val="white"/>
        </w:rPr>
        <w:t xml:space="preserve">    }</w:t>
      </w:r>
    </w:p>
    <w:p w14:paraId="12D166AE" w14:textId="77777777" w:rsidR="006E1FB9" w:rsidRPr="006E1FB9" w:rsidRDefault="006E1FB9" w:rsidP="006E1FB9">
      <w:pPr>
        <w:pStyle w:val="Code"/>
        <w:rPr>
          <w:highlight w:val="white"/>
        </w:rPr>
      </w:pPr>
    </w:p>
    <w:p w14:paraId="065CE660" w14:textId="77777777" w:rsidR="006E1FB9" w:rsidRPr="006E1FB9" w:rsidRDefault="006E1FB9" w:rsidP="006E1FB9">
      <w:pPr>
        <w:pStyle w:val="Code"/>
        <w:rPr>
          <w:highlight w:val="white"/>
        </w:rPr>
      </w:pPr>
      <w:r w:rsidRPr="006E1FB9">
        <w:rPr>
          <w:highlight w:val="white"/>
        </w:rPr>
        <w:t xml:space="preserve">    public Type ArrayType {</w:t>
      </w:r>
    </w:p>
    <w:p w14:paraId="34FE9717" w14:textId="77777777" w:rsidR="006E1FB9" w:rsidRPr="006E1FB9" w:rsidRDefault="006E1FB9" w:rsidP="006E1FB9">
      <w:pPr>
        <w:pStyle w:val="Code"/>
        <w:rPr>
          <w:highlight w:val="white"/>
        </w:rPr>
      </w:pPr>
      <w:r w:rsidRPr="006E1FB9">
        <w:rPr>
          <w:highlight w:val="white"/>
        </w:rPr>
        <w:t xml:space="preserve">      get { return m_arrayType; }</w:t>
      </w:r>
    </w:p>
    <w:p w14:paraId="25F71942" w14:textId="77777777" w:rsidR="006E1FB9" w:rsidRPr="006E1FB9" w:rsidRDefault="006E1FB9" w:rsidP="006E1FB9">
      <w:pPr>
        <w:pStyle w:val="Code"/>
        <w:rPr>
          <w:highlight w:val="white"/>
        </w:rPr>
      </w:pPr>
      <w:r w:rsidRPr="006E1FB9">
        <w:rPr>
          <w:highlight w:val="white"/>
        </w:rPr>
        <w:t xml:space="preserve">      set { m_arrayType = value; }</w:t>
      </w:r>
    </w:p>
    <w:p w14:paraId="1390D2E5" w14:textId="77777777" w:rsidR="006E1FB9" w:rsidRPr="006E1FB9" w:rsidRDefault="006E1FB9" w:rsidP="006E1FB9">
      <w:pPr>
        <w:pStyle w:val="Code"/>
        <w:rPr>
          <w:highlight w:val="white"/>
        </w:rPr>
      </w:pPr>
      <w:r w:rsidRPr="006E1FB9">
        <w:rPr>
          <w:highlight w:val="white"/>
        </w:rPr>
        <w:t xml:space="preserve">    }</w:t>
      </w:r>
    </w:p>
    <w:p w14:paraId="35F74D78" w14:textId="24510550" w:rsidR="006E1FB9" w:rsidRPr="006E1FB9" w:rsidRDefault="00106A9C" w:rsidP="00106A9C">
      <w:pPr>
        <w:rPr>
          <w:highlight w:val="white"/>
        </w:rPr>
      </w:pPr>
      <w:r>
        <w:rPr>
          <w:highlight w:val="white"/>
        </w:rPr>
        <w:t xml:space="preserve">The </w:t>
      </w:r>
      <w:r w:rsidRPr="004C391B">
        <w:rPr>
          <w:rStyle w:val="KeyWord0"/>
          <w:highlight w:val="white"/>
        </w:rPr>
        <w:t>PointerOrArrayType</w:t>
      </w:r>
      <w:r>
        <w:rPr>
          <w:highlight w:val="white"/>
        </w:rPr>
        <w:t xml:space="preserve"> method returns </w:t>
      </w:r>
      <w:r w:rsidR="00DD7A1C">
        <w:rPr>
          <w:highlight w:val="white"/>
        </w:rPr>
        <w:t>the pointer or array type, which case it may be.</w:t>
      </w:r>
    </w:p>
    <w:p w14:paraId="6B63C9DC" w14:textId="77777777" w:rsidR="006E1FB9" w:rsidRPr="006E1FB9" w:rsidRDefault="006E1FB9" w:rsidP="006E1FB9">
      <w:pPr>
        <w:pStyle w:val="Code"/>
        <w:rPr>
          <w:highlight w:val="white"/>
        </w:rPr>
      </w:pPr>
      <w:r w:rsidRPr="006E1FB9">
        <w:rPr>
          <w:highlight w:val="white"/>
        </w:rPr>
        <w:t xml:space="preserve">    public Type PointerOrArrayType {</w:t>
      </w:r>
    </w:p>
    <w:p w14:paraId="6E43F1E2" w14:textId="77777777" w:rsidR="006E1FB9" w:rsidRPr="006E1FB9" w:rsidRDefault="006E1FB9" w:rsidP="006E1FB9">
      <w:pPr>
        <w:pStyle w:val="Code"/>
        <w:rPr>
          <w:highlight w:val="white"/>
        </w:rPr>
      </w:pPr>
      <w:r w:rsidRPr="006E1FB9">
        <w:rPr>
          <w:highlight w:val="white"/>
        </w:rPr>
        <w:t xml:space="preserve">      get {</w:t>
      </w:r>
    </w:p>
    <w:p w14:paraId="3FA359C5" w14:textId="77777777" w:rsidR="006E1FB9" w:rsidRPr="006E1FB9" w:rsidRDefault="006E1FB9" w:rsidP="006E1FB9">
      <w:pPr>
        <w:pStyle w:val="Code"/>
        <w:rPr>
          <w:highlight w:val="white"/>
        </w:rPr>
      </w:pPr>
      <w:r w:rsidRPr="006E1FB9">
        <w:rPr>
          <w:highlight w:val="white"/>
        </w:rPr>
        <w:t xml:space="preserve">        return (m_sort == Sort.Pointer) ? m_pointerType : m_arrayType;</w:t>
      </w:r>
    </w:p>
    <w:p w14:paraId="78B7BF58" w14:textId="77777777" w:rsidR="006E1FB9" w:rsidRPr="006E1FB9" w:rsidRDefault="006E1FB9" w:rsidP="006E1FB9">
      <w:pPr>
        <w:pStyle w:val="Code"/>
        <w:rPr>
          <w:highlight w:val="white"/>
        </w:rPr>
      </w:pPr>
      <w:r w:rsidRPr="006E1FB9">
        <w:rPr>
          <w:highlight w:val="white"/>
        </w:rPr>
        <w:t xml:space="preserve">      }</w:t>
      </w:r>
    </w:p>
    <w:p w14:paraId="3C347892" w14:textId="77777777" w:rsidR="006E1FB9" w:rsidRPr="006E1FB9" w:rsidRDefault="006E1FB9" w:rsidP="006E1FB9">
      <w:pPr>
        <w:pStyle w:val="Code"/>
        <w:rPr>
          <w:highlight w:val="white"/>
        </w:rPr>
      </w:pPr>
      <w:r w:rsidRPr="006E1FB9">
        <w:rPr>
          <w:highlight w:val="white"/>
        </w:rPr>
        <w:t xml:space="preserve">    }</w:t>
      </w:r>
    </w:p>
    <w:p w14:paraId="44025E91" w14:textId="77777777" w:rsidR="006E1FB9" w:rsidRPr="006E1FB9" w:rsidRDefault="006E1FB9" w:rsidP="006E1FB9">
      <w:pPr>
        <w:pStyle w:val="Code"/>
        <w:rPr>
          <w:highlight w:val="white"/>
        </w:rPr>
      </w:pPr>
    </w:p>
    <w:p w14:paraId="29F2BF3D" w14:textId="5340C383" w:rsidR="006E1FB9" w:rsidRPr="006E1FB9" w:rsidRDefault="006E1FB9" w:rsidP="006E1FB9">
      <w:pPr>
        <w:pStyle w:val="Code"/>
        <w:rPr>
          <w:highlight w:val="white"/>
        </w:rPr>
      </w:pPr>
      <w:r w:rsidRPr="006E1FB9">
        <w:rPr>
          <w:highlight w:val="white"/>
        </w:rPr>
        <w:t xml:space="preserve">    // -----------------------------------------------------------------------</w:t>
      </w:r>
    </w:p>
    <w:p w14:paraId="46093228" w14:textId="77777777" w:rsidR="009C1D3E" w:rsidRDefault="009C1D3E">
      <w:pPr>
        <w:rPr>
          <w:color w:val="auto"/>
        </w:rPr>
        <w:pPrChange w:id="5724" w:author="Stefan Bjornander" w:date="2015-04-25T11:04:00Z">
          <w:pPr>
            <w:pStyle w:val="Rubrik3"/>
          </w:pPr>
        </w:pPrChange>
      </w:pPr>
      <w:ins w:id="5725" w:author="Stefan Bjornander" w:date="2015-04-25T11:04:00Z">
        <w:r>
          <w:t xml:space="preserve">C support both old-style and new-style function declarations. The old-style declaration </w:t>
        </w:r>
      </w:ins>
      <w:r>
        <w:t>takes a parameter list of identifiers, that is matched to a set of declarations, while the new-style declaration takes a parameter list of declarations.</w:t>
      </w:r>
    </w:p>
    <w:p w14:paraId="609F437A" w14:textId="098D9041" w:rsidR="006E1FB9" w:rsidRPr="006E1FB9" w:rsidRDefault="00243B8E" w:rsidP="00243B8E">
      <w:pPr>
        <w:rPr>
          <w:highlight w:val="white"/>
        </w:rPr>
      </w:pPr>
      <w:r>
        <w:rPr>
          <w:highlight w:val="white"/>
        </w:rPr>
        <w:t>The function constructor is a bit more complicated</w:t>
      </w:r>
      <w:r w:rsidR="00697C52">
        <w:rPr>
          <w:highlight w:val="white"/>
        </w:rPr>
        <w:t xml:space="preserve"> because we </w:t>
      </w:r>
      <w:r w:rsidR="002E2B33">
        <w:rPr>
          <w:highlight w:val="white"/>
        </w:rPr>
        <w:t xml:space="preserve">must </w:t>
      </w:r>
      <w:r w:rsidR="00697C52">
        <w:rPr>
          <w:highlight w:val="white"/>
        </w:rPr>
        <w:t xml:space="preserve">take into consideration the fact that </w:t>
      </w:r>
      <w:r w:rsidR="002E2B33">
        <w:rPr>
          <w:highlight w:val="white"/>
        </w:rPr>
        <w:t>there are both the old-style and new-style function definition.</w:t>
      </w:r>
      <w:r w:rsidR="002E2493">
        <w:rPr>
          <w:highlight w:val="white"/>
        </w:rPr>
        <w:t xml:space="preserve"> However, both styles have in common that the function has a return type.</w:t>
      </w:r>
    </w:p>
    <w:p w14:paraId="58EC81A0" w14:textId="77777777" w:rsidR="006E1FB9" w:rsidRPr="006E1FB9" w:rsidRDefault="006E1FB9" w:rsidP="006E1FB9">
      <w:pPr>
        <w:pStyle w:val="Code"/>
        <w:rPr>
          <w:highlight w:val="white"/>
        </w:rPr>
      </w:pPr>
      <w:r w:rsidRPr="006E1FB9">
        <w:rPr>
          <w:highlight w:val="white"/>
        </w:rPr>
        <w:t xml:space="preserve">    public enum FunctionStyle {Old, New};</w:t>
      </w:r>
    </w:p>
    <w:p w14:paraId="0435BCF5" w14:textId="77777777" w:rsidR="006E1FB9" w:rsidRPr="006E1FB9" w:rsidRDefault="006E1FB9" w:rsidP="006E1FB9">
      <w:pPr>
        <w:pStyle w:val="Code"/>
        <w:rPr>
          <w:highlight w:val="white"/>
        </w:rPr>
      </w:pPr>
      <w:r w:rsidRPr="006E1FB9">
        <w:rPr>
          <w:highlight w:val="white"/>
        </w:rPr>
        <w:t xml:space="preserve">    private FunctionStyle m_functionStyle;</w:t>
      </w:r>
    </w:p>
    <w:p w14:paraId="0EEE0851" w14:textId="3ACDB845" w:rsidR="006E1FB9" w:rsidRDefault="006E1FB9" w:rsidP="006E1FB9">
      <w:pPr>
        <w:pStyle w:val="Code"/>
        <w:rPr>
          <w:highlight w:val="white"/>
        </w:rPr>
      </w:pPr>
      <w:r w:rsidRPr="006E1FB9">
        <w:rPr>
          <w:highlight w:val="white"/>
        </w:rPr>
        <w:t xml:space="preserve">    private Type m_returnType;</w:t>
      </w:r>
    </w:p>
    <w:p w14:paraId="01230A68" w14:textId="6E4E8DC1" w:rsidR="002E2493" w:rsidRPr="006E1FB9" w:rsidRDefault="00BC1BD7" w:rsidP="007B5818">
      <w:pPr>
        <w:rPr>
          <w:highlight w:val="white"/>
        </w:rPr>
      </w:pPr>
      <w:r>
        <w:rPr>
          <w:highlight w:val="white"/>
        </w:rPr>
        <w:t>The old-style function has name list, while the new style function has a parameter</w:t>
      </w:r>
      <w:r w:rsidR="007B5818">
        <w:rPr>
          <w:highlight w:val="white"/>
        </w:rPr>
        <w:t xml:space="preserve"> list, mad</w:t>
      </w:r>
      <w:r w:rsidR="00C65118">
        <w:rPr>
          <w:highlight w:val="white"/>
        </w:rPr>
        <w:t>e</w:t>
      </w:r>
      <w:r w:rsidR="007B5818">
        <w:rPr>
          <w:highlight w:val="white"/>
        </w:rPr>
        <w:t xml:space="preserve"> up by name-symbol pairs.</w:t>
      </w:r>
    </w:p>
    <w:p w14:paraId="5CC1C8DE" w14:textId="77777777" w:rsidR="006E1FB9" w:rsidRPr="006E1FB9" w:rsidRDefault="006E1FB9" w:rsidP="006E1FB9">
      <w:pPr>
        <w:pStyle w:val="Code"/>
        <w:rPr>
          <w:highlight w:val="white"/>
        </w:rPr>
      </w:pPr>
      <w:r w:rsidRPr="006E1FB9">
        <w:rPr>
          <w:highlight w:val="white"/>
        </w:rPr>
        <w:t xml:space="preserve">    private List&lt;string&gt; m_nameList;</w:t>
      </w:r>
    </w:p>
    <w:p w14:paraId="1143C465" w14:textId="69F003DC" w:rsidR="006E1FB9" w:rsidRDefault="006E1FB9" w:rsidP="006E1FB9">
      <w:pPr>
        <w:pStyle w:val="Code"/>
        <w:rPr>
          <w:highlight w:val="white"/>
        </w:rPr>
      </w:pPr>
      <w:r w:rsidRPr="006E1FB9">
        <w:rPr>
          <w:highlight w:val="white"/>
        </w:rPr>
        <w:t xml:space="preserve">    private List&lt;Pair&lt;string,Symbol&gt;&gt; m_parameterList;</w:t>
      </w:r>
    </w:p>
    <w:p w14:paraId="37D10D67" w14:textId="5060CB65" w:rsidR="00B34C0A" w:rsidRPr="006E1FB9" w:rsidRDefault="00B34C0A" w:rsidP="00B34C0A">
      <w:pPr>
        <w:rPr>
          <w:highlight w:val="white"/>
        </w:rPr>
      </w:pPr>
      <w:r>
        <w:rPr>
          <w:highlight w:val="white"/>
        </w:rPr>
        <w:t xml:space="preserve">The parameter list is </w:t>
      </w:r>
      <w:r w:rsidR="005870FD">
        <w:rPr>
          <w:highlight w:val="white"/>
        </w:rPr>
        <w:t xml:space="preserve">transformed into </w:t>
      </w:r>
      <w:r>
        <w:rPr>
          <w:highlight w:val="white"/>
        </w:rPr>
        <w:t>a type list. Holding the types of each parameter.</w:t>
      </w:r>
    </w:p>
    <w:p w14:paraId="6FD1FEB3" w14:textId="6FB2B961" w:rsidR="006E1FB9" w:rsidRDefault="006E1FB9" w:rsidP="006E1FB9">
      <w:pPr>
        <w:pStyle w:val="Code"/>
        <w:rPr>
          <w:highlight w:val="white"/>
        </w:rPr>
      </w:pPr>
      <w:r w:rsidRPr="006E1FB9">
        <w:rPr>
          <w:highlight w:val="white"/>
        </w:rPr>
        <w:t xml:space="preserve">    private List&lt;Type&gt; m_typeList;</w:t>
      </w:r>
    </w:p>
    <w:p w14:paraId="367EB0CE" w14:textId="0FE49BA4" w:rsidR="00BE37EE" w:rsidRPr="006E1FB9" w:rsidRDefault="00BE37EE" w:rsidP="00BE37EE">
      <w:pPr>
        <w:rPr>
          <w:highlight w:val="white"/>
        </w:rPr>
      </w:pPr>
      <w:r>
        <w:rPr>
          <w:highlight w:val="white"/>
        </w:rPr>
        <w:t>Som function</w:t>
      </w:r>
      <w:r w:rsidR="00A76E2C">
        <w:rPr>
          <w:highlight w:val="white"/>
        </w:rPr>
        <w:t>s</w:t>
      </w:r>
      <w:r>
        <w:rPr>
          <w:highlight w:val="white"/>
        </w:rPr>
        <w:t xml:space="preserve">, like </w:t>
      </w:r>
      <w:r w:rsidRPr="00BE37EE">
        <w:rPr>
          <w:rStyle w:val="KeyWord0"/>
          <w:highlight w:val="white"/>
        </w:rPr>
        <w:t>printf</w:t>
      </w:r>
      <w:r>
        <w:rPr>
          <w:highlight w:val="white"/>
        </w:rPr>
        <w:t xml:space="preserve"> and </w:t>
      </w:r>
      <w:r w:rsidRPr="00BE37EE">
        <w:rPr>
          <w:rStyle w:val="KeyWord0"/>
          <w:highlight w:val="white"/>
        </w:rPr>
        <w:t>scanf</w:t>
      </w:r>
      <w:r>
        <w:rPr>
          <w:highlight w:val="white"/>
        </w:rPr>
        <w:t xml:space="preserve">, </w:t>
      </w:r>
      <w:r w:rsidR="00CF035C">
        <w:rPr>
          <w:highlight w:val="white"/>
        </w:rPr>
        <w:t>are elliptic, which means that they can take a various number of parameters.</w:t>
      </w:r>
    </w:p>
    <w:p w14:paraId="66251914" w14:textId="77777777" w:rsidR="006E1FB9" w:rsidRPr="006E1FB9" w:rsidRDefault="006E1FB9" w:rsidP="006E1FB9">
      <w:pPr>
        <w:pStyle w:val="Code"/>
        <w:rPr>
          <w:highlight w:val="white"/>
        </w:rPr>
      </w:pPr>
      <w:r w:rsidRPr="006E1FB9">
        <w:rPr>
          <w:highlight w:val="white"/>
        </w:rPr>
        <w:t xml:space="preserve">    private bool m_ellipse;</w:t>
      </w:r>
    </w:p>
    <w:p w14:paraId="383FFE71" w14:textId="19D7AE55" w:rsidR="006E1FB9" w:rsidRPr="006E1FB9" w:rsidRDefault="00CF035C" w:rsidP="00CF035C">
      <w:pPr>
        <w:rPr>
          <w:highlight w:val="white"/>
        </w:rPr>
      </w:pPr>
      <w:r>
        <w:rPr>
          <w:highlight w:val="white"/>
        </w:rPr>
        <w:t xml:space="preserve">The following constructor takes an old-style function. </w:t>
      </w:r>
      <w:r w:rsidR="00CC0142">
        <w:rPr>
          <w:highlight w:val="white"/>
        </w:rPr>
        <w:t>The name in the list must be unique.</w:t>
      </w:r>
    </w:p>
    <w:p w14:paraId="0A10F74A" w14:textId="77777777" w:rsidR="006E1FB9" w:rsidRPr="006E1FB9" w:rsidRDefault="006E1FB9" w:rsidP="006E1FB9">
      <w:pPr>
        <w:pStyle w:val="Code"/>
        <w:rPr>
          <w:highlight w:val="white"/>
        </w:rPr>
      </w:pPr>
      <w:r w:rsidRPr="006E1FB9">
        <w:rPr>
          <w:highlight w:val="white"/>
        </w:rPr>
        <w:t xml:space="preserve">    public Type(Type returnType, List&lt;string&gt; nameList) {</w:t>
      </w:r>
    </w:p>
    <w:p w14:paraId="47EB9B3D" w14:textId="77777777" w:rsidR="006E1FB9" w:rsidRPr="006E1FB9" w:rsidRDefault="006E1FB9" w:rsidP="006E1FB9">
      <w:pPr>
        <w:pStyle w:val="Code"/>
        <w:rPr>
          <w:highlight w:val="white"/>
        </w:rPr>
      </w:pPr>
      <w:r w:rsidRPr="006E1FB9">
        <w:rPr>
          <w:highlight w:val="white"/>
        </w:rPr>
        <w:t xml:space="preserve">      m_sort = Sort.Function;</w:t>
      </w:r>
    </w:p>
    <w:p w14:paraId="34AF4655" w14:textId="77777777" w:rsidR="006E1FB9" w:rsidRPr="006E1FB9" w:rsidRDefault="006E1FB9" w:rsidP="006E1FB9">
      <w:pPr>
        <w:pStyle w:val="Code"/>
        <w:rPr>
          <w:highlight w:val="white"/>
        </w:rPr>
      </w:pPr>
      <w:r w:rsidRPr="006E1FB9">
        <w:rPr>
          <w:highlight w:val="white"/>
        </w:rPr>
        <w:t xml:space="preserve">      m_functionStyle = FunctionStyle.Old;</w:t>
      </w:r>
    </w:p>
    <w:p w14:paraId="4329F62F" w14:textId="77777777" w:rsidR="006E1FB9" w:rsidRPr="006E1FB9" w:rsidRDefault="006E1FB9" w:rsidP="006E1FB9">
      <w:pPr>
        <w:pStyle w:val="Code"/>
        <w:rPr>
          <w:highlight w:val="white"/>
        </w:rPr>
      </w:pPr>
      <w:r w:rsidRPr="006E1FB9">
        <w:rPr>
          <w:highlight w:val="white"/>
        </w:rPr>
        <w:t xml:space="preserve">      m_returnType = returnType;</w:t>
      </w:r>
    </w:p>
    <w:p w14:paraId="3BD6319B" w14:textId="77777777" w:rsidR="006E1FB9" w:rsidRPr="006E1FB9" w:rsidRDefault="006E1FB9" w:rsidP="006E1FB9">
      <w:pPr>
        <w:pStyle w:val="Code"/>
        <w:rPr>
          <w:highlight w:val="white"/>
        </w:rPr>
      </w:pPr>
      <w:r w:rsidRPr="006E1FB9">
        <w:rPr>
          <w:highlight w:val="white"/>
        </w:rPr>
        <w:t xml:space="preserve">      m_nameList = nameList;</w:t>
      </w:r>
    </w:p>
    <w:p w14:paraId="2339DA8E" w14:textId="77777777" w:rsidR="006E1FB9" w:rsidRPr="006E1FB9" w:rsidRDefault="006E1FB9" w:rsidP="006E1FB9">
      <w:pPr>
        <w:pStyle w:val="Code"/>
        <w:rPr>
          <w:highlight w:val="white"/>
        </w:rPr>
      </w:pPr>
      <w:r w:rsidRPr="006E1FB9">
        <w:rPr>
          <w:highlight w:val="white"/>
        </w:rPr>
        <w:lastRenderedPageBreak/>
        <w:t xml:space="preserve">      m_parameterList = null;</w:t>
      </w:r>
    </w:p>
    <w:p w14:paraId="7D824BDB" w14:textId="77777777" w:rsidR="006E1FB9" w:rsidRPr="006E1FB9" w:rsidRDefault="006E1FB9" w:rsidP="006E1FB9">
      <w:pPr>
        <w:pStyle w:val="Code"/>
        <w:rPr>
          <w:highlight w:val="white"/>
        </w:rPr>
      </w:pPr>
      <w:r w:rsidRPr="006E1FB9">
        <w:rPr>
          <w:highlight w:val="white"/>
        </w:rPr>
        <w:t xml:space="preserve">      m_ellipse = false;</w:t>
      </w:r>
    </w:p>
    <w:p w14:paraId="0AA4FB56" w14:textId="48E2DC9F" w:rsidR="006E1FB9" w:rsidRPr="006E1FB9" w:rsidRDefault="00CC0142" w:rsidP="00CC0142">
      <w:pPr>
        <w:rPr>
          <w:highlight w:val="white"/>
        </w:rPr>
      </w:pPr>
      <w:r>
        <w:rPr>
          <w:highlight w:val="white"/>
        </w:rPr>
        <w:t xml:space="preserve">We add the names of the list to a set, and check that they holds the same size. If the do not, there is at least two names with the sam name, which is not allowed. </w:t>
      </w:r>
      <w:r w:rsidR="000B5BAC">
        <w:rPr>
          <w:highlight w:val="white"/>
        </w:rPr>
        <w:t>If the same name is added to set twice, only the first is stored in the set, and the set will have fewer names than the list.</w:t>
      </w:r>
    </w:p>
    <w:p w14:paraId="764ABF92" w14:textId="77777777" w:rsidR="006E1FB9" w:rsidRPr="006E1FB9" w:rsidRDefault="006E1FB9" w:rsidP="006E1FB9">
      <w:pPr>
        <w:pStyle w:val="Code"/>
        <w:rPr>
          <w:highlight w:val="white"/>
        </w:rPr>
      </w:pPr>
      <w:r w:rsidRPr="006E1FB9">
        <w:rPr>
          <w:highlight w:val="white"/>
        </w:rPr>
        <w:t xml:space="preserve">      Assert.Error(nameList.Count == new HashSet&lt;string&gt;(nameList).Count,</w:t>
      </w:r>
    </w:p>
    <w:p w14:paraId="2CA4401F" w14:textId="77777777" w:rsidR="006E1FB9" w:rsidRPr="006E1FB9" w:rsidRDefault="006E1FB9" w:rsidP="006E1FB9">
      <w:pPr>
        <w:pStyle w:val="Code"/>
        <w:rPr>
          <w:highlight w:val="white"/>
        </w:rPr>
      </w:pPr>
      <w:r w:rsidRPr="006E1FB9">
        <w:rPr>
          <w:highlight w:val="white"/>
        </w:rPr>
        <w:t xml:space="preserve">                   null, Message.Duplicate_name_in_parameter_list);</w:t>
      </w:r>
    </w:p>
    <w:p w14:paraId="343CB74F" w14:textId="77777777" w:rsidR="006E1FB9" w:rsidRPr="006E1FB9" w:rsidRDefault="006E1FB9" w:rsidP="006E1FB9">
      <w:pPr>
        <w:pStyle w:val="Code"/>
        <w:rPr>
          <w:highlight w:val="white"/>
        </w:rPr>
      </w:pPr>
      <w:r w:rsidRPr="006E1FB9">
        <w:rPr>
          <w:highlight w:val="white"/>
        </w:rPr>
        <w:t xml:space="preserve">    }</w:t>
      </w:r>
    </w:p>
    <w:p w14:paraId="18512792" w14:textId="6547B92F" w:rsidR="006E1FB9" w:rsidRPr="006E1FB9" w:rsidRDefault="000B5BAC" w:rsidP="000B5BAC">
      <w:pPr>
        <w:rPr>
          <w:highlight w:val="white"/>
        </w:rPr>
      </w:pPr>
      <w:r>
        <w:rPr>
          <w:highlight w:val="white"/>
        </w:rPr>
        <w:t>The following construct takes a new-style function, with return type, parameter list, and ellipse status.</w:t>
      </w:r>
    </w:p>
    <w:p w14:paraId="749F578E" w14:textId="25E9335E" w:rsidR="00747851" w:rsidRDefault="006E1FB9" w:rsidP="006E1FB9">
      <w:pPr>
        <w:pStyle w:val="Code"/>
        <w:rPr>
          <w:highlight w:val="white"/>
        </w:rPr>
      </w:pPr>
      <w:r w:rsidRPr="006E1FB9">
        <w:rPr>
          <w:highlight w:val="white"/>
        </w:rPr>
        <w:t xml:space="preserve">    public Type(Type returnType, List&lt;Pair&lt;string,Symbol&gt;&gt; parameterList,</w:t>
      </w:r>
    </w:p>
    <w:p w14:paraId="7C67C5A8" w14:textId="3BAB0518" w:rsidR="006E1FB9" w:rsidRPr="006E1FB9" w:rsidRDefault="00747851" w:rsidP="006E1FB9">
      <w:pPr>
        <w:pStyle w:val="Code"/>
        <w:rPr>
          <w:highlight w:val="white"/>
        </w:rPr>
      </w:pPr>
      <w:r>
        <w:rPr>
          <w:highlight w:val="white"/>
        </w:rPr>
        <w:t xml:space="preserve">             </w:t>
      </w:r>
      <w:r w:rsidR="006E1FB9" w:rsidRPr="006E1FB9">
        <w:rPr>
          <w:highlight w:val="white"/>
        </w:rPr>
        <w:t xml:space="preserve"> </w:t>
      </w:r>
      <w:r>
        <w:rPr>
          <w:highlight w:val="white"/>
        </w:rPr>
        <w:t xml:space="preserve">  </w:t>
      </w:r>
      <w:r w:rsidR="006E1FB9" w:rsidRPr="006E1FB9">
        <w:rPr>
          <w:highlight w:val="white"/>
        </w:rPr>
        <w:t>bool ellipse) {</w:t>
      </w:r>
    </w:p>
    <w:p w14:paraId="3416B205" w14:textId="77777777" w:rsidR="006E1FB9" w:rsidRPr="006E1FB9" w:rsidRDefault="006E1FB9" w:rsidP="006E1FB9">
      <w:pPr>
        <w:pStyle w:val="Code"/>
        <w:rPr>
          <w:highlight w:val="white"/>
        </w:rPr>
      </w:pPr>
      <w:r w:rsidRPr="006E1FB9">
        <w:rPr>
          <w:highlight w:val="white"/>
        </w:rPr>
        <w:t xml:space="preserve">      m_sort = Sort.Function;</w:t>
      </w:r>
    </w:p>
    <w:p w14:paraId="65B84A8C" w14:textId="77777777" w:rsidR="006E1FB9" w:rsidRPr="006E1FB9" w:rsidRDefault="006E1FB9" w:rsidP="006E1FB9">
      <w:pPr>
        <w:pStyle w:val="Code"/>
        <w:rPr>
          <w:highlight w:val="white"/>
        </w:rPr>
      </w:pPr>
      <w:r w:rsidRPr="006E1FB9">
        <w:rPr>
          <w:highlight w:val="white"/>
        </w:rPr>
        <w:t xml:space="preserve">      m_functionStyle = FunctionStyle.New;</w:t>
      </w:r>
    </w:p>
    <w:p w14:paraId="6A10C9CE" w14:textId="77777777" w:rsidR="006E1FB9" w:rsidRPr="006E1FB9" w:rsidRDefault="006E1FB9" w:rsidP="006E1FB9">
      <w:pPr>
        <w:pStyle w:val="Code"/>
        <w:rPr>
          <w:highlight w:val="white"/>
        </w:rPr>
      </w:pPr>
      <w:r w:rsidRPr="006E1FB9">
        <w:rPr>
          <w:highlight w:val="white"/>
        </w:rPr>
        <w:t xml:space="preserve">      m_returnType = returnType;</w:t>
      </w:r>
    </w:p>
    <w:p w14:paraId="211AC1B9" w14:textId="77777777" w:rsidR="006E1FB9" w:rsidRPr="006E1FB9" w:rsidRDefault="006E1FB9" w:rsidP="006E1FB9">
      <w:pPr>
        <w:pStyle w:val="Code"/>
        <w:rPr>
          <w:highlight w:val="white"/>
        </w:rPr>
      </w:pPr>
      <w:r w:rsidRPr="006E1FB9">
        <w:rPr>
          <w:highlight w:val="white"/>
        </w:rPr>
        <w:t xml:space="preserve">      m_nameList = null;</w:t>
      </w:r>
    </w:p>
    <w:p w14:paraId="1A86A08A" w14:textId="77777777" w:rsidR="006E1FB9" w:rsidRPr="006E1FB9" w:rsidRDefault="006E1FB9" w:rsidP="006E1FB9">
      <w:pPr>
        <w:pStyle w:val="Code"/>
        <w:rPr>
          <w:highlight w:val="white"/>
        </w:rPr>
      </w:pPr>
      <w:r w:rsidRPr="006E1FB9">
        <w:rPr>
          <w:highlight w:val="white"/>
        </w:rPr>
        <w:t xml:space="preserve">      m_parameterList = parameterList;</w:t>
      </w:r>
    </w:p>
    <w:p w14:paraId="39C988CD" w14:textId="77777777" w:rsidR="006E1FB9" w:rsidRPr="006E1FB9" w:rsidRDefault="006E1FB9" w:rsidP="006E1FB9">
      <w:pPr>
        <w:pStyle w:val="Code"/>
        <w:rPr>
          <w:highlight w:val="white"/>
        </w:rPr>
      </w:pPr>
      <w:r w:rsidRPr="006E1FB9">
        <w:rPr>
          <w:highlight w:val="white"/>
        </w:rPr>
        <w:t xml:space="preserve">      m_ellipse = ellipse;</w:t>
      </w:r>
    </w:p>
    <w:p w14:paraId="039202EF" w14:textId="77777777" w:rsidR="006E1FB9" w:rsidRPr="006E1FB9" w:rsidRDefault="006E1FB9" w:rsidP="006E1FB9">
      <w:pPr>
        <w:pStyle w:val="Code"/>
        <w:rPr>
          <w:highlight w:val="white"/>
        </w:rPr>
      </w:pPr>
      <w:r w:rsidRPr="006E1FB9">
        <w:rPr>
          <w:highlight w:val="white"/>
        </w:rPr>
        <w:t xml:space="preserve">      m_typeList = null;</w:t>
      </w:r>
    </w:p>
    <w:p w14:paraId="138731DD" w14:textId="77777777" w:rsidR="006E1FB9" w:rsidRPr="006E1FB9" w:rsidRDefault="006E1FB9" w:rsidP="006E1FB9">
      <w:pPr>
        <w:pStyle w:val="Code"/>
        <w:rPr>
          <w:highlight w:val="white"/>
        </w:rPr>
      </w:pPr>
      <w:r w:rsidRPr="006E1FB9">
        <w:rPr>
          <w:highlight w:val="white"/>
        </w:rPr>
        <w:t xml:space="preserve">    </w:t>
      </w:r>
    </w:p>
    <w:p w14:paraId="4490B71D" w14:textId="77777777" w:rsidR="006E1FB9" w:rsidRPr="006E1FB9" w:rsidRDefault="006E1FB9" w:rsidP="006E1FB9">
      <w:pPr>
        <w:pStyle w:val="Code"/>
        <w:rPr>
          <w:highlight w:val="white"/>
        </w:rPr>
      </w:pPr>
      <w:r w:rsidRPr="006E1FB9">
        <w:rPr>
          <w:highlight w:val="white"/>
        </w:rPr>
        <w:t xml:space="preserve">      if (parameterList != null) {</w:t>
      </w:r>
    </w:p>
    <w:p w14:paraId="7ECDA67A" w14:textId="77777777" w:rsidR="006E1FB9" w:rsidRPr="006E1FB9" w:rsidRDefault="006E1FB9" w:rsidP="006E1FB9">
      <w:pPr>
        <w:pStyle w:val="Code"/>
        <w:rPr>
          <w:highlight w:val="white"/>
        </w:rPr>
      </w:pPr>
      <w:r w:rsidRPr="006E1FB9">
        <w:rPr>
          <w:highlight w:val="white"/>
        </w:rPr>
        <w:t xml:space="preserve">        m_typeList = new List&lt;Type&gt;();</w:t>
      </w:r>
    </w:p>
    <w:p w14:paraId="32789972" w14:textId="77777777" w:rsidR="006E1FB9" w:rsidRPr="006E1FB9" w:rsidRDefault="006E1FB9" w:rsidP="006E1FB9">
      <w:pPr>
        <w:pStyle w:val="Code"/>
        <w:rPr>
          <w:highlight w:val="white"/>
        </w:rPr>
      </w:pPr>
    </w:p>
    <w:p w14:paraId="57A37F75" w14:textId="77777777" w:rsidR="006E1FB9" w:rsidRPr="006E1FB9" w:rsidRDefault="006E1FB9" w:rsidP="006E1FB9">
      <w:pPr>
        <w:pStyle w:val="Code"/>
        <w:rPr>
          <w:highlight w:val="white"/>
        </w:rPr>
      </w:pPr>
      <w:r w:rsidRPr="006E1FB9">
        <w:rPr>
          <w:highlight w:val="white"/>
        </w:rPr>
        <w:t xml:space="preserve">        foreach (Pair&lt;string,Symbol&gt; pair in parameterList) {</w:t>
      </w:r>
    </w:p>
    <w:p w14:paraId="365D8B90" w14:textId="77777777" w:rsidR="006E1FB9" w:rsidRPr="006E1FB9" w:rsidRDefault="006E1FB9" w:rsidP="006E1FB9">
      <w:pPr>
        <w:pStyle w:val="Code"/>
        <w:rPr>
          <w:highlight w:val="white"/>
        </w:rPr>
      </w:pPr>
      <w:r w:rsidRPr="006E1FB9">
        <w:rPr>
          <w:highlight w:val="white"/>
        </w:rPr>
        <w:t xml:space="preserve">          m_typeList.Add(pair.Second.Type);</w:t>
      </w:r>
    </w:p>
    <w:p w14:paraId="3DBFE7E8" w14:textId="77777777" w:rsidR="006E1FB9" w:rsidRPr="006E1FB9" w:rsidRDefault="006E1FB9" w:rsidP="006E1FB9">
      <w:pPr>
        <w:pStyle w:val="Code"/>
        <w:rPr>
          <w:highlight w:val="white"/>
        </w:rPr>
      </w:pPr>
      <w:r w:rsidRPr="006E1FB9">
        <w:rPr>
          <w:highlight w:val="white"/>
        </w:rPr>
        <w:t xml:space="preserve">        }</w:t>
      </w:r>
    </w:p>
    <w:p w14:paraId="06308BE5" w14:textId="77777777" w:rsidR="006E1FB9" w:rsidRPr="006E1FB9" w:rsidRDefault="006E1FB9" w:rsidP="006E1FB9">
      <w:pPr>
        <w:pStyle w:val="Code"/>
        <w:rPr>
          <w:highlight w:val="white"/>
        </w:rPr>
      </w:pPr>
      <w:r w:rsidRPr="006E1FB9">
        <w:rPr>
          <w:highlight w:val="white"/>
        </w:rPr>
        <w:t xml:space="preserve">      }</w:t>
      </w:r>
    </w:p>
    <w:p w14:paraId="0F739727" w14:textId="77777777" w:rsidR="006E1FB9" w:rsidRPr="006E1FB9" w:rsidRDefault="006E1FB9" w:rsidP="006E1FB9">
      <w:pPr>
        <w:pStyle w:val="Code"/>
        <w:rPr>
          <w:highlight w:val="white"/>
        </w:rPr>
      </w:pPr>
      <w:r w:rsidRPr="006E1FB9">
        <w:rPr>
          <w:highlight w:val="white"/>
        </w:rPr>
        <w:t xml:space="preserve">    }</w:t>
      </w:r>
    </w:p>
    <w:p w14:paraId="607A672B" w14:textId="77777777" w:rsidR="006E1FB9" w:rsidRPr="006E1FB9" w:rsidRDefault="006E1FB9" w:rsidP="006E1FB9">
      <w:pPr>
        <w:pStyle w:val="Code"/>
        <w:rPr>
          <w:highlight w:val="white"/>
        </w:rPr>
      </w:pPr>
    </w:p>
    <w:p w14:paraId="52D4B8B5" w14:textId="77777777" w:rsidR="006E1FB9" w:rsidRPr="006E1FB9" w:rsidRDefault="006E1FB9" w:rsidP="006E1FB9">
      <w:pPr>
        <w:pStyle w:val="Code"/>
        <w:rPr>
          <w:highlight w:val="white"/>
        </w:rPr>
      </w:pPr>
      <w:r w:rsidRPr="006E1FB9">
        <w:rPr>
          <w:highlight w:val="white"/>
        </w:rPr>
        <w:t xml:space="preserve">    public FunctionStyle Style {</w:t>
      </w:r>
    </w:p>
    <w:p w14:paraId="45BEDAA9" w14:textId="77777777" w:rsidR="006E1FB9" w:rsidRPr="006E1FB9" w:rsidRDefault="006E1FB9" w:rsidP="006E1FB9">
      <w:pPr>
        <w:pStyle w:val="Code"/>
        <w:rPr>
          <w:highlight w:val="white"/>
        </w:rPr>
      </w:pPr>
      <w:r w:rsidRPr="006E1FB9">
        <w:rPr>
          <w:highlight w:val="white"/>
        </w:rPr>
        <w:t xml:space="preserve">      get { return m_functionStyle; }</w:t>
      </w:r>
    </w:p>
    <w:p w14:paraId="45D7563E" w14:textId="77777777" w:rsidR="006E1FB9" w:rsidRPr="006E1FB9" w:rsidRDefault="006E1FB9" w:rsidP="006E1FB9">
      <w:pPr>
        <w:pStyle w:val="Code"/>
        <w:rPr>
          <w:highlight w:val="white"/>
        </w:rPr>
      </w:pPr>
      <w:r w:rsidRPr="006E1FB9">
        <w:rPr>
          <w:highlight w:val="white"/>
        </w:rPr>
        <w:t xml:space="preserve">    }</w:t>
      </w:r>
    </w:p>
    <w:p w14:paraId="711461FC" w14:textId="77777777" w:rsidR="006E1FB9" w:rsidRPr="006E1FB9" w:rsidRDefault="006E1FB9" w:rsidP="006E1FB9">
      <w:pPr>
        <w:pStyle w:val="Code"/>
        <w:rPr>
          <w:highlight w:val="white"/>
        </w:rPr>
      </w:pPr>
    </w:p>
    <w:p w14:paraId="35FFFC1B" w14:textId="77777777" w:rsidR="006E1FB9" w:rsidRPr="006E1FB9" w:rsidRDefault="006E1FB9" w:rsidP="006E1FB9">
      <w:pPr>
        <w:pStyle w:val="Code"/>
        <w:rPr>
          <w:highlight w:val="white"/>
        </w:rPr>
      </w:pPr>
      <w:r w:rsidRPr="006E1FB9">
        <w:rPr>
          <w:highlight w:val="white"/>
        </w:rPr>
        <w:t xml:space="preserve">    public List&lt;string&gt; NameList {</w:t>
      </w:r>
    </w:p>
    <w:p w14:paraId="38775F84" w14:textId="77777777" w:rsidR="006E1FB9" w:rsidRPr="006E1FB9" w:rsidRDefault="006E1FB9" w:rsidP="006E1FB9">
      <w:pPr>
        <w:pStyle w:val="Code"/>
        <w:rPr>
          <w:highlight w:val="white"/>
        </w:rPr>
      </w:pPr>
      <w:r w:rsidRPr="006E1FB9">
        <w:rPr>
          <w:highlight w:val="white"/>
        </w:rPr>
        <w:t xml:space="preserve">      get { return m_nameList; }</w:t>
      </w:r>
    </w:p>
    <w:p w14:paraId="56981E46" w14:textId="77777777" w:rsidR="006E1FB9" w:rsidRPr="006E1FB9" w:rsidRDefault="006E1FB9" w:rsidP="006E1FB9">
      <w:pPr>
        <w:pStyle w:val="Code"/>
        <w:rPr>
          <w:highlight w:val="white"/>
        </w:rPr>
      </w:pPr>
      <w:r w:rsidRPr="006E1FB9">
        <w:rPr>
          <w:highlight w:val="white"/>
        </w:rPr>
        <w:t xml:space="preserve">    }</w:t>
      </w:r>
    </w:p>
    <w:p w14:paraId="24CE3CAC" w14:textId="77777777" w:rsidR="006E1FB9" w:rsidRPr="006E1FB9" w:rsidRDefault="006E1FB9" w:rsidP="006E1FB9">
      <w:pPr>
        <w:pStyle w:val="Code"/>
        <w:rPr>
          <w:highlight w:val="white"/>
        </w:rPr>
      </w:pPr>
    </w:p>
    <w:p w14:paraId="16FA52C7" w14:textId="77777777" w:rsidR="006E1FB9" w:rsidRPr="006E1FB9" w:rsidRDefault="006E1FB9" w:rsidP="006E1FB9">
      <w:pPr>
        <w:pStyle w:val="Code"/>
        <w:rPr>
          <w:highlight w:val="white"/>
        </w:rPr>
      </w:pPr>
      <w:r w:rsidRPr="006E1FB9">
        <w:rPr>
          <w:highlight w:val="white"/>
        </w:rPr>
        <w:t xml:space="preserve">    public List&lt;Pair&lt;string,Symbol&gt;&gt; ParameterList {</w:t>
      </w:r>
    </w:p>
    <w:p w14:paraId="1C4649ED" w14:textId="77777777" w:rsidR="006E1FB9" w:rsidRPr="006E1FB9" w:rsidRDefault="006E1FB9" w:rsidP="006E1FB9">
      <w:pPr>
        <w:pStyle w:val="Code"/>
        <w:rPr>
          <w:highlight w:val="white"/>
        </w:rPr>
      </w:pPr>
      <w:r w:rsidRPr="006E1FB9">
        <w:rPr>
          <w:highlight w:val="white"/>
        </w:rPr>
        <w:t xml:space="preserve">      get { return m_parameterList; }</w:t>
      </w:r>
    </w:p>
    <w:p w14:paraId="4F8ED453" w14:textId="77777777" w:rsidR="006E1FB9" w:rsidRPr="006E1FB9" w:rsidRDefault="006E1FB9" w:rsidP="006E1FB9">
      <w:pPr>
        <w:pStyle w:val="Code"/>
        <w:rPr>
          <w:highlight w:val="white"/>
        </w:rPr>
      </w:pPr>
      <w:r w:rsidRPr="006E1FB9">
        <w:rPr>
          <w:highlight w:val="white"/>
        </w:rPr>
        <w:t xml:space="preserve">    }</w:t>
      </w:r>
    </w:p>
    <w:p w14:paraId="35745C14" w14:textId="77777777" w:rsidR="006E1FB9" w:rsidRPr="006E1FB9" w:rsidRDefault="006E1FB9" w:rsidP="006E1FB9">
      <w:pPr>
        <w:pStyle w:val="Code"/>
        <w:rPr>
          <w:highlight w:val="white"/>
        </w:rPr>
      </w:pPr>
    </w:p>
    <w:p w14:paraId="4BFD42A2" w14:textId="77777777" w:rsidR="006E1FB9" w:rsidRPr="006E1FB9" w:rsidRDefault="006E1FB9" w:rsidP="006E1FB9">
      <w:pPr>
        <w:pStyle w:val="Code"/>
        <w:rPr>
          <w:highlight w:val="white"/>
        </w:rPr>
      </w:pPr>
      <w:r w:rsidRPr="006E1FB9">
        <w:rPr>
          <w:highlight w:val="white"/>
        </w:rPr>
        <w:t xml:space="preserve">    public List&lt;Type&gt; TypeList {</w:t>
      </w:r>
    </w:p>
    <w:p w14:paraId="4DF212BF" w14:textId="77777777" w:rsidR="006E1FB9" w:rsidRPr="006E1FB9" w:rsidRDefault="006E1FB9" w:rsidP="006E1FB9">
      <w:pPr>
        <w:pStyle w:val="Code"/>
        <w:rPr>
          <w:highlight w:val="white"/>
        </w:rPr>
      </w:pPr>
      <w:r w:rsidRPr="006E1FB9">
        <w:rPr>
          <w:highlight w:val="white"/>
        </w:rPr>
        <w:t xml:space="preserve">      get { return m_typeList; }</w:t>
      </w:r>
    </w:p>
    <w:p w14:paraId="5AC617AE" w14:textId="77777777" w:rsidR="006E1FB9" w:rsidRPr="006E1FB9" w:rsidRDefault="006E1FB9" w:rsidP="006E1FB9">
      <w:pPr>
        <w:pStyle w:val="Code"/>
        <w:rPr>
          <w:highlight w:val="white"/>
        </w:rPr>
      </w:pPr>
      <w:r w:rsidRPr="006E1FB9">
        <w:rPr>
          <w:highlight w:val="white"/>
        </w:rPr>
        <w:t xml:space="preserve">    }</w:t>
      </w:r>
    </w:p>
    <w:p w14:paraId="7C87566F" w14:textId="77777777" w:rsidR="006E1FB9" w:rsidRPr="006E1FB9" w:rsidRDefault="006E1FB9" w:rsidP="006E1FB9">
      <w:pPr>
        <w:pStyle w:val="Code"/>
        <w:rPr>
          <w:highlight w:val="white"/>
        </w:rPr>
      </w:pPr>
    </w:p>
    <w:p w14:paraId="6F0BD390" w14:textId="77777777" w:rsidR="006E1FB9" w:rsidRPr="006E1FB9" w:rsidRDefault="006E1FB9" w:rsidP="006E1FB9">
      <w:pPr>
        <w:pStyle w:val="Code"/>
        <w:rPr>
          <w:highlight w:val="white"/>
        </w:rPr>
      </w:pPr>
      <w:r w:rsidRPr="006E1FB9">
        <w:rPr>
          <w:highlight w:val="white"/>
        </w:rPr>
        <w:t xml:space="preserve">    public Type ReturnType {</w:t>
      </w:r>
    </w:p>
    <w:p w14:paraId="33C0233D" w14:textId="77777777" w:rsidR="006E1FB9" w:rsidRPr="006E1FB9" w:rsidRDefault="006E1FB9" w:rsidP="006E1FB9">
      <w:pPr>
        <w:pStyle w:val="Code"/>
        <w:rPr>
          <w:highlight w:val="white"/>
        </w:rPr>
      </w:pPr>
      <w:r w:rsidRPr="006E1FB9">
        <w:rPr>
          <w:highlight w:val="white"/>
        </w:rPr>
        <w:t xml:space="preserve">      get { return m_returnType; }</w:t>
      </w:r>
    </w:p>
    <w:p w14:paraId="6D14B299" w14:textId="77777777" w:rsidR="006E1FB9" w:rsidRPr="006E1FB9" w:rsidRDefault="006E1FB9" w:rsidP="006E1FB9">
      <w:pPr>
        <w:pStyle w:val="Code"/>
        <w:rPr>
          <w:highlight w:val="white"/>
        </w:rPr>
      </w:pPr>
      <w:r w:rsidRPr="006E1FB9">
        <w:rPr>
          <w:highlight w:val="white"/>
        </w:rPr>
        <w:t xml:space="preserve">      set { m_returnType = value; }</w:t>
      </w:r>
    </w:p>
    <w:p w14:paraId="4E1496CF" w14:textId="77777777" w:rsidR="006E1FB9" w:rsidRPr="006E1FB9" w:rsidRDefault="006E1FB9" w:rsidP="006E1FB9">
      <w:pPr>
        <w:pStyle w:val="Code"/>
        <w:rPr>
          <w:highlight w:val="white"/>
        </w:rPr>
      </w:pPr>
      <w:r w:rsidRPr="006E1FB9">
        <w:rPr>
          <w:highlight w:val="white"/>
        </w:rPr>
        <w:t xml:space="preserve">    }</w:t>
      </w:r>
    </w:p>
    <w:p w14:paraId="06EA6D87" w14:textId="77777777" w:rsidR="006E1FB9" w:rsidRPr="006E1FB9" w:rsidRDefault="006E1FB9" w:rsidP="006E1FB9">
      <w:pPr>
        <w:pStyle w:val="Code"/>
        <w:rPr>
          <w:highlight w:val="white"/>
        </w:rPr>
      </w:pPr>
    </w:p>
    <w:p w14:paraId="6A787DDA" w14:textId="77777777" w:rsidR="006E1FB9" w:rsidRPr="006E1FB9" w:rsidRDefault="006E1FB9" w:rsidP="006E1FB9">
      <w:pPr>
        <w:pStyle w:val="Code"/>
        <w:rPr>
          <w:highlight w:val="white"/>
        </w:rPr>
      </w:pPr>
      <w:r w:rsidRPr="006E1FB9">
        <w:rPr>
          <w:highlight w:val="white"/>
        </w:rPr>
        <w:t xml:space="preserve">    public bool IsEllipse() {</w:t>
      </w:r>
    </w:p>
    <w:p w14:paraId="2B80FBAC" w14:textId="77777777" w:rsidR="006E1FB9" w:rsidRPr="006E1FB9" w:rsidRDefault="006E1FB9" w:rsidP="006E1FB9">
      <w:pPr>
        <w:pStyle w:val="Code"/>
        <w:rPr>
          <w:highlight w:val="white"/>
        </w:rPr>
      </w:pPr>
      <w:r w:rsidRPr="006E1FB9">
        <w:rPr>
          <w:highlight w:val="white"/>
        </w:rPr>
        <w:t xml:space="preserve">      return m_ellipse;</w:t>
      </w:r>
    </w:p>
    <w:p w14:paraId="0E43C968" w14:textId="77777777" w:rsidR="006E1FB9" w:rsidRPr="006E1FB9" w:rsidRDefault="006E1FB9" w:rsidP="006E1FB9">
      <w:pPr>
        <w:pStyle w:val="Code"/>
        <w:rPr>
          <w:highlight w:val="white"/>
        </w:rPr>
      </w:pPr>
      <w:r w:rsidRPr="006E1FB9">
        <w:rPr>
          <w:highlight w:val="white"/>
        </w:rPr>
        <w:t xml:space="preserve">    }</w:t>
      </w:r>
    </w:p>
    <w:p w14:paraId="59925F0A" w14:textId="77777777" w:rsidR="006E1FB9" w:rsidRPr="006E1FB9" w:rsidRDefault="006E1FB9" w:rsidP="006E1FB9">
      <w:pPr>
        <w:pStyle w:val="Code"/>
        <w:rPr>
          <w:highlight w:val="white"/>
        </w:rPr>
      </w:pPr>
    </w:p>
    <w:p w14:paraId="2D76DA34" w14:textId="77777777" w:rsidR="00117AB0" w:rsidRDefault="006E1FB9" w:rsidP="006E1FB9">
      <w:pPr>
        <w:pStyle w:val="Code"/>
        <w:rPr>
          <w:highlight w:val="white"/>
        </w:rPr>
      </w:pPr>
      <w:r w:rsidRPr="006E1FB9">
        <w:rPr>
          <w:highlight w:val="white"/>
        </w:rPr>
        <w:t xml:space="preserve">    // -----------------------------------------------------------------------</w:t>
      </w:r>
    </w:p>
    <w:p w14:paraId="19A27157" w14:textId="77777777" w:rsidR="00117AB0" w:rsidRDefault="00117AB0" w:rsidP="006E1FB9">
      <w:pPr>
        <w:pStyle w:val="Code"/>
        <w:rPr>
          <w:highlight w:val="white"/>
        </w:rPr>
      </w:pPr>
    </w:p>
    <w:p w14:paraId="288BBCA7" w14:textId="77777777" w:rsidR="00117AB0" w:rsidRDefault="00117AB0" w:rsidP="00117AB0">
      <w:pPr>
        <w:rPr>
          <w:color w:val="auto"/>
        </w:rPr>
      </w:pPr>
      <w:r>
        <w:t xml:space="preserve">A struct and union takes a list of symbols and an indication whether the struct or union is </w:t>
      </w:r>
      <w:r>
        <w:rPr>
          <w:rStyle w:val="CodeInText0"/>
        </w:rPr>
        <w:t>tagged</w:t>
      </w:r>
      <w:r>
        <w:t>. A struct or union is tagged it is given a name:</w:t>
      </w:r>
    </w:p>
    <w:tbl>
      <w:tblPr>
        <w:tblStyle w:val="Tabellrutnt"/>
        <w:tblW w:w="0" w:type="auto"/>
        <w:tblLook w:val="04A0" w:firstRow="1" w:lastRow="0" w:firstColumn="1" w:lastColumn="0" w:noHBand="0" w:noVBand="1"/>
      </w:tblPr>
      <w:tblGrid>
        <w:gridCol w:w="4675"/>
        <w:gridCol w:w="4675"/>
      </w:tblGrid>
      <w:tr w:rsidR="00117AB0" w14:paraId="1A933E51" w14:textId="77777777" w:rsidTr="00117AB0">
        <w:tc>
          <w:tcPr>
            <w:tcW w:w="4675" w:type="dxa"/>
            <w:tcBorders>
              <w:top w:val="nil"/>
              <w:left w:val="nil"/>
              <w:bottom w:val="nil"/>
              <w:right w:val="nil"/>
            </w:tcBorders>
            <w:hideMark/>
          </w:tcPr>
          <w:p w14:paraId="13D12B3C" w14:textId="77777777" w:rsidR="00117AB0" w:rsidRDefault="00117AB0">
            <w:pPr>
              <w:pStyle w:val="Code"/>
            </w:pPr>
            <w:r>
              <w:t>struct {</w:t>
            </w:r>
          </w:p>
          <w:p w14:paraId="5A746B18" w14:textId="77777777" w:rsidR="00117AB0" w:rsidRDefault="00117AB0">
            <w:pPr>
              <w:pStyle w:val="Code"/>
            </w:pPr>
            <w:r>
              <w:t xml:space="preserve">  int a, b;</w:t>
            </w:r>
          </w:p>
          <w:p w14:paraId="3F3D70CE" w14:textId="77777777" w:rsidR="00117AB0" w:rsidRDefault="00117AB0">
            <w:pPr>
              <w:pStyle w:val="Code"/>
            </w:pPr>
            <w:r>
              <w:t>};</w:t>
            </w:r>
          </w:p>
        </w:tc>
        <w:tc>
          <w:tcPr>
            <w:tcW w:w="4675" w:type="dxa"/>
            <w:tcBorders>
              <w:top w:val="nil"/>
              <w:left w:val="nil"/>
              <w:bottom w:val="nil"/>
              <w:right w:val="nil"/>
            </w:tcBorders>
            <w:hideMark/>
          </w:tcPr>
          <w:p w14:paraId="331D56B1" w14:textId="77777777" w:rsidR="00117AB0" w:rsidRDefault="00117AB0">
            <w:pPr>
              <w:pStyle w:val="Code"/>
            </w:pPr>
            <w:r>
              <w:t>struct s {</w:t>
            </w:r>
          </w:p>
          <w:p w14:paraId="0793A590" w14:textId="77777777" w:rsidR="00117AB0" w:rsidRDefault="00117AB0">
            <w:pPr>
              <w:pStyle w:val="Code"/>
            </w:pPr>
            <w:r>
              <w:t xml:space="preserve">  int a, b;</w:t>
            </w:r>
          </w:p>
          <w:p w14:paraId="46432FF2" w14:textId="77777777" w:rsidR="00117AB0" w:rsidRDefault="00117AB0">
            <w:pPr>
              <w:pStyle w:val="Code"/>
            </w:pPr>
            <w:r>
              <w:t>};</w:t>
            </w:r>
          </w:p>
        </w:tc>
      </w:tr>
      <w:tr w:rsidR="00117AB0" w14:paraId="692BAC11" w14:textId="77777777" w:rsidTr="00117AB0">
        <w:tc>
          <w:tcPr>
            <w:tcW w:w="4675" w:type="dxa"/>
            <w:tcBorders>
              <w:top w:val="nil"/>
              <w:left w:val="nil"/>
              <w:bottom w:val="nil"/>
              <w:right w:val="nil"/>
            </w:tcBorders>
            <w:hideMark/>
          </w:tcPr>
          <w:p w14:paraId="1DCA7661" w14:textId="77777777" w:rsidR="00117AB0" w:rsidRDefault="00117AB0">
            <w:r>
              <w:t>(a) An untagged struct</w:t>
            </w:r>
          </w:p>
        </w:tc>
        <w:tc>
          <w:tcPr>
            <w:tcW w:w="4675" w:type="dxa"/>
            <w:tcBorders>
              <w:top w:val="nil"/>
              <w:left w:val="nil"/>
              <w:bottom w:val="nil"/>
              <w:right w:val="nil"/>
            </w:tcBorders>
            <w:hideMark/>
          </w:tcPr>
          <w:p w14:paraId="7B2C2F9E" w14:textId="77777777" w:rsidR="00117AB0" w:rsidRDefault="00117AB0">
            <w:r>
              <w:t>(b) A struct tagged with the name “s”</w:t>
            </w:r>
          </w:p>
        </w:tc>
      </w:tr>
    </w:tbl>
    <w:p w14:paraId="168785C5" w14:textId="77777777" w:rsidR="00BA6415" w:rsidRDefault="00BA6415" w:rsidP="00BA6415">
      <w:pPr>
        <w:rPr>
          <w:color w:val="auto"/>
        </w:rPr>
      </w:pPr>
      <w:r>
        <w:t xml:space="preserve">The only reason for including the </w:t>
      </w:r>
      <w:r>
        <w:rPr>
          <w:rStyle w:val="CodeInText0"/>
        </w:rPr>
        <w:t>m_hasTag</w:t>
      </w:r>
      <w:r>
        <w:t xml:space="preserve"> field is that an untagged struct or union with no defined variables shall raise a warning, since it is a meaningless declaration:</w:t>
      </w:r>
    </w:p>
    <w:p w14:paraId="68239474" w14:textId="77777777" w:rsidR="00BA6415" w:rsidRDefault="00BA6415" w:rsidP="00BA6415">
      <w:pPr>
        <w:pStyle w:val="Code"/>
      </w:pPr>
    </w:p>
    <w:p w14:paraId="380327B1" w14:textId="77777777" w:rsidR="00BA6415" w:rsidRDefault="00BA6415" w:rsidP="00BA6415">
      <w:pPr>
        <w:pStyle w:val="Code"/>
      </w:pPr>
    </w:p>
    <w:p w14:paraId="6C168D4F" w14:textId="77777777" w:rsidR="00BA6415" w:rsidRDefault="00BA6415" w:rsidP="00BA6415">
      <w:pPr>
        <w:pStyle w:val="Code"/>
      </w:pPr>
      <w:r>
        <w:t>struct s {int i;}; // Meaningful, s can later be used to define variables.</w:t>
      </w:r>
    </w:p>
    <w:p w14:paraId="38381200" w14:textId="77777777" w:rsidR="00BA6415" w:rsidRDefault="00BA6415" w:rsidP="00BA6415">
      <w:pPr>
        <w:pStyle w:val="Code"/>
      </w:pPr>
      <w:r>
        <w:t>struct {int i;} t; // Meaningful, t is a defined variable.</w:t>
      </w:r>
    </w:p>
    <w:p w14:paraId="5A175F0B" w14:textId="494BCA8E" w:rsidR="00BA6415" w:rsidRDefault="00BA6415" w:rsidP="00BA6415">
      <w:pPr>
        <w:pStyle w:val="Code"/>
      </w:pPr>
      <w:r>
        <w:t>struct {int i;};   // Meaningless, but allowed.</w:t>
      </w:r>
    </w:p>
    <w:p w14:paraId="58556034" w14:textId="439DD934" w:rsidR="006E1FB9" w:rsidRPr="006E1FB9" w:rsidRDefault="006E1FB9" w:rsidP="006E1FB9">
      <w:pPr>
        <w:pStyle w:val="Code"/>
        <w:rPr>
          <w:highlight w:val="white"/>
        </w:rPr>
      </w:pPr>
      <w:r w:rsidRPr="006E1FB9">
        <w:rPr>
          <w:highlight w:val="white"/>
        </w:rPr>
        <w:t xml:space="preserve">  </w:t>
      </w:r>
    </w:p>
    <w:p w14:paraId="5E58804F" w14:textId="77777777" w:rsidR="006E1FB9" w:rsidRPr="006E1FB9" w:rsidRDefault="006E1FB9" w:rsidP="006E1FB9">
      <w:pPr>
        <w:pStyle w:val="Code"/>
        <w:rPr>
          <w:highlight w:val="white"/>
        </w:rPr>
      </w:pPr>
      <w:r w:rsidRPr="006E1FB9">
        <w:rPr>
          <w:highlight w:val="white"/>
        </w:rPr>
        <w:t xml:space="preserve">    private IDictionary&lt;string,Symbol&gt; m_memberMap;</w:t>
      </w:r>
    </w:p>
    <w:p w14:paraId="043F333D" w14:textId="77777777" w:rsidR="006E1FB9" w:rsidRPr="006E1FB9" w:rsidRDefault="006E1FB9" w:rsidP="006E1FB9">
      <w:pPr>
        <w:pStyle w:val="Code"/>
        <w:rPr>
          <w:highlight w:val="white"/>
        </w:rPr>
      </w:pPr>
      <w:r w:rsidRPr="006E1FB9">
        <w:rPr>
          <w:highlight w:val="white"/>
        </w:rPr>
        <w:t xml:space="preserve">    </w:t>
      </w:r>
    </w:p>
    <w:p w14:paraId="079D6B27" w14:textId="77777777" w:rsidR="006E1FB9" w:rsidRPr="006E1FB9" w:rsidRDefault="006E1FB9" w:rsidP="006E1FB9">
      <w:pPr>
        <w:pStyle w:val="Code"/>
        <w:rPr>
          <w:highlight w:val="white"/>
        </w:rPr>
      </w:pPr>
      <w:r w:rsidRPr="006E1FB9">
        <w:rPr>
          <w:highlight w:val="white"/>
        </w:rPr>
        <w:t xml:space="preserve">    public Type(Sort sort, IDictionary&lt;string,Symbol&gt; symbolMap) {</w:t>
      </w:r>
    </w:p>
    <w:p w14:paraId="3D246F4A" w14:textId="77777777" w:rsidR="006E1FB9" w:rsidRPr="006E1FB9" w:rsidRDefault="006E1FB9" w:rsidP="006E1FB9">
      <w:pPr>
        <w:pStyle w:val="Code"/>
        <w:rPr>
          <w:highlight w:val="white"/>
        </w:rPr>
      </w:pPr>
      <w:r w:rsidRPr="006E1FB9">
        <w:rPr>
          <w:highlight w:val="white"/>
        </w:rPr>
        <w:t xml:space="preserve">      m_sort = sort;</w:t>
      </w:r>
    </w:p>
    <w:p w14:paraId="39CE4599" w14:textId="77777777" w:rsidR="006E1FB9" w:rsidRPr="006E1FB9" w:rsidRDefault="006E1FB9" w:rsidP="006E1FB9">
      <w:pPr>
        <w:pStyle w:val="Code"/>
        <w:rPr>
          <w:highlight w:val="white"/>
        </w:rPr>
      </w:pPr>
      <w:r w:rsidRPr="006E1FB9">
        <w:rPr>
          <w:highlight w:val="white"/>
        </w:rPr>
        <w:t xml:space="preserve">      m_memberMap = symbolMap;</w:t>
      </w:r>
    </w:p>
    <w:p w14:paraId="3950BEA5" w14:textId="77777777" w:rsidR="006E1FB9" w:rsidRPr="006E1FB9" w:rsidRDefault="006E1FB9" w:rsidP="006E1FB9">
      <w:pPr>
        <w:pStyle w:val="Code"/>
        <w:rPr>
          <w:highlight w:val="white"/>
        </w:rPr>
      </w:pPr>
      <w:r w:rsidRPr="006E1FB9">
        <w:rPr>
          <w:highlight w:val="white"/>
        </w:rPr>
        <w:t xml:space="preserve">    }</w:t>
      </w:r>
    </w:p>
    <w:p w14:paraId="69AEA564" w14:textId="77777777" w:rsidR="006E1FB9" w:rsidRPr="006E1FB9" w:rsidRDefault="006E1FB9" w:rsidP="006E1FB9">
      <w:pPr>
        <w:pStyle w:val="Code"/>
        <w:rPr>
          <w:highlight w:val="white"/>
        </w:rPr>
      </w:pPr>
    </w:p>
    <w:p w14:paraId="6C0BEB48" w14:textId="77777777" w:rsidR="006E1FB9" w:rsidRPr="006E1FB9" w:rsidRDefault="006E1FB9" w:rsidP="006E1FB9">
      <w:pPr>
        <w:pStyle w:val="Code"/>
        <w:rPr>
          <w:highlight w:val="white"/>
        </w:rPr>
      </w:pPr>
      <w:r w:rsidRPr="006E1FB9">
        <w:rPr>
          <w:highlight w:val="white"/>
        </w:rPr>
        <w:t xml:space="preserve">    public IDictionary&lt;string,Symbol&gt; MemberMap {</w:t>
      </w:r>
    </w:p>
    <w:p w14:paraId="204E0FF6" w14:textId="77777777" w:rsidR="006E1FB9" w:rsidRPr="006E1FB9" w:rsidRDefault="006E1FB9" w:rsidP="006E1FB9">
      <w:pPr>
        <w:pStyle w:val="Code"/>
        <w:rPr>
          <w:highlight w:val="white"/>
        </w:rPr>
      </w:pPr>
      <w:r w:rsidRPr="006E1FB9">
        <w:rPr>
          <w:highlight w:val="white"/>
        </w:rPr>
        <w:t xml:space="preserve">      get { return m_memberMap; }</w:t>
      </w:r>
    </w:p>
    <w:p w14:paraId="6DC70BEF" w14:textId="77777777" w:rsidR="006E1FB9" w:rsidRPr="006E1FB9" w:rsidRDefault="006E1FB9" w:rsidP="006E1FB9">
      <w:pPr>
        <w:pStyle w:val="Code"/>
        <w:rPr>
          <w:highlight w:val="white"/>
        </w:rPr>
      </w:pPr>
      <w:r w:rsidRPr="006E1FB9">
        <w:rPr>
          <w:highlight w:val="white"/>
        </w:rPr>
        <w:t xml:space="preserve">      set { m_memberMap = value; }</w:t>
      </w:r>
    </w:p>
    <w:p w14:paraId="0821B92D" w14:textId="77777777" w:rsidR="006E1FB9" w:rsidRPr="006E1FB9" w:rsidRDefault="006E1FB9" w:rsidP="006E1FB9">
      <w:pPr>
        <w:pStyle w:val="Code"/>
        <w:rPr>
          <w:highlight w:val="white"/>
        </w:rPr>
      </w:pPr>
      <w:r w:rsidRPr="006E1FB9">
        <w:rPr>
          <w:highlight w:val="white"/>
        </w:rPr>
        <w:t xml:space="preserve">    }</w:t>
      </w:r>
    </w:p>
    <w:p w14:paraId="10C9B5D0" w14:textId="77777777" w:rsidR="006E1FB9" w:rsidRPr="006E1FB9" w:rsidRDefault="006E1FB9" w:rsidP="006E1FB9">
      <w:pPr>
        <w:pStyle w:val="Code"/>
        <w:rPr>
          <w:highlight w:val="white"/>
        </w:rPr>
      </w:pPr>
    </w:p>
    <w:p w14:paraId="2550A476" w14:textId="16D5820F" w:rsidR="006E1FB9" w:rsidRPr="006E1FB9" w:rsidRDefault="006E1FB9" w:rsidP="006E1FB9">
      <w:pPr>
        <w:pStyle w:val="Code"/>
        <w:rPr>
          <w:highlight w:val="white"/>
        </w:rPr>
      </w:pPr>
      <w:r w:rsidRPr="006E1FB9">
        <w:rPr>
          <w:highlight w:val="white"/>
        </w:rPr>
        <w:t xml:space="preserve">    // -----------------------------------------------------------------------</w:t>
      </w:r>
    </w:p>
    <w:p w14:paraId="069F7392" w14:textId="77777777" w:rsidR="00D36967" w:rsidRDefault="00D36967">
      <w:pPr>
        <w:rPr>
          <w:color w:val="auto"/>
        </w:rPr>
        <w:pPrChange w:id="5726" w:author="Stefan Bjornander" w:date="2015-04-25T10:38:00Z">
          <w:pPr>
            <w:pStyle w:val="Rubrik3"/>
          </w:pPr>
        </w:pPrChange>
      </w:pPr>
      <w:ins w:id="5727" w:author="Stefan Bjornander" w:date="2015-04-25T10:38:00Z">
        <w:r>
          <w:t>The enumeration type (</w:t>
        </w:r>
        <w:r>
          <w:rPr>
            <w:rStyle w:val="CodeInText"/>
            <w:color w:val="auto"/>
            <w:rPrChange w:id="5728" w:author="Stefan Bjornander" w:date="2015-04-25T10:38:00Z">
              <w:rPr>
                <w:rStyle w:val="CodeInText"/>
                <w:i w:val="0"/>
              </w:rPr>
            </w:rPrChange>
          </w:rPr>
          <w:t>enum</w:t>
        </w:r>
        <w:r>
          <w:t xml:space="preserve">) is stored as an assigned integer. However, the </w:t>
        </w:r>
        <w:r>
          <w:rPr>
            <w:rStyle w:val="CodeInText"/>
          </w:rPr>
          <w:t>Specifi</w:t>
        </w:r>
      </w:ins>
      <w:r>
        <w:rPr>
          <w:rStyle w:val="CodeInText"/>
        </w:rPr>
        <w:t>er</w:t>
      </w:r>
      <w:ins w:id="5729" w:author="Stefan Bjornander" w:date="2015-04-25T10:38:00Z">
        <w:r>
          <w:t xml:space="preserve"> class of Section </w:t>
        </w:r>
      </w:ins>
      <w:r>
        <w:fldChar w:fldCharType="begin"/>
      </w:r>
      <w:r>
        <w:instrText xml:space="preserve"> REF _Ref418259975 \r \h </w:instrText>
      </w:r>
      <w:r>
        <w:fldChar w:fldCharType="separate"/>
      </w:r>
      <w:r>
        <w:t>6.1.2</w:t>
      </w:r>
      <w:r>
        <w:fldChar w:fldCharType="end"/>
      </w:r>
      <w:r>
        <w:t xml:space="preserve"> </w:t>
      </w:r>
      <w:ins w:id="5730" w:author="Stefan Bjornander" w:date="2015-04-25T10:38:00Z">
        <w:r>
          <w:t xml:space="preserve">needs to know if the type is enum </w:t>
        </w:r>
      </w:ins>
      <w:r>
        <w:t>to</w:t>
      </w:r>
      <w:ins w:id="5731" w:author="Stefan Bjornander" w:date="2015-04-25T10:38:00Z">
        <w:r>
          <w:t xml:space="preserve"> initialize its value. </w:t>
        </w:r>
      </w:ins>
      <w:r>
        <w:t>Therefore,</w:t>
      </w:r>
      <w:ins w:id="5732" w:author="Stefan Bjornander" w:date="2015-04-25T10:38:00Z">
        <w:r>
          <w:t xml:space="preserve"> we add the </w:t>
        </w:r>
        <w:r>
          <w:rPr>
            <w:rStyle w:val="CodeInText"/>
            <w:color w:val="auto"/>
            <w:rPrChange w:id="5733" w:author="Stefan Bjornander" w:date="2015-04-25T10:39:00Z">
              <w:rPr>
                <w:rStyle w:val="CodeInText"/>
                <w:i w:val="0"/>
              </w:rPr>
            </w:rPrChange>
          </w:rPr>
          <w:t>m_enum</w:t>
        </w:r>
        <w:r>
          <w:t xml:space="preserve"> field and the </w:t>
        </w:r>
      </w:ins>
      <w:r>
        <w:rPr>
          <w:rStyle w:val="CodeInText"/>
        </w:rPr>
        <w:t>isEnumeration</w:t>
      </w:r>
      <w:ins w:id="5734" w:author="Stefan Bjornander" w:date="2015-04-25T10:38:00Z">
        <w:r>
          <w:t xml:space="preserve"> method.</w:t>
        </w:r>
      </w:ins>
    </w:p>
    <w:p w14:paraId="21C209AD" w14:textId="77777777" w:rsidR="006E1FB9" w:rsidRPr="006E1FB9" w:rsidRDefault="006E1FB9" w:rsidP="006E1FB9">
      <w:pPr>
        <w:pStyle w:val="Code"/>
        <w:rPr>
          <w:highlight w:val="white"/>
        </w:rPr>
      </w:pPr>
      <w:r w:rsidRPr="006E1FB9">
        <w:rPr>
          <w:highlight w:val="white"/>
        </w:rPr>
        <w:t xml:space="preserve">  </w:t>
      </w:r>
    </w:p>
    <w:p w14:paraId="2BF9FE47" w14:textId="77777777" w:rsidR="006E1FB9" w:rsidRPr="006E1FB9" w:rsidRDefault="006E1FB9" w:rsidP="006E1FB9">
      <w:pPr>
        <w:pStyle w:val="Code"/>
        <w:rPr>
          <w:highlight w:val="white"/>
        </w:rPr>
      </w:pPr>
      <w:r w:rsidRPr="006E1FB9">
        <w:rPr>
          <w:highlight w:val="white"/>
        </w:rPr>
        <w:t xml:space="preserve">    private ISet&lt;Pair&lt;Symbol,bool&gt;&gt; m_enumeratorItemSet;</w:t>
      </w:r>
    </w:p>
    <w:p w14:paraId="309CA7C3" w14:textId="77777777" w:rsidR="006E1FB9" w:rsidRPr="006E1FB9" w:rsidRDefault="006E1FB9" w:rsidP="006E1FB9">
      <w:pPr>
        <w:pStyle w:val="Code"/>
        <w:rPr>
          <w:highlight w:val="white"/>
        </w:rPr>
      </w:pPr>
      <w:r w:rsidRPr="006E1FB9">
        <w:rPr>
          <w:highlight w:val="white"/>
        </w:rPr>
        <w:t xml:space="preserve">    private bool m_enumeratorItem;</w:t>
      </w:r>
    </w:p>
    <w:p w14:paraId="04DC9FA3" w14:textId="77777777" w:rsidR="006E1FB9" w:rsidRPr="006E1FB9" w:rsidRDefault="006E1FB9" w:rsidP="006E1FB9">
      <w:pPr>
        <w:pStyle w:val="Code"/>
        <w:rPr>
          <w:highlight w:val="white"/>
        </w:rPr>
      </w:pPr>
    </w:p>
    <w:p w14:paraId="1EE4E1BF" w14:textId="77777777" w:rsidR="006E1FB9" w:rsidRPr="006E1FB9" w:rsidRDefault="006E1FB9" w:rsidP="006E1FB9">
      <w:pPr>
        <w:pStyle w:val="Code"/>
        <w:rPr>
          <w:highlight w:val="white"/>
        </w:rPr>
      </w:pPr>
      <w:r w:rsidRPr="006E1FB9">
        <w:rPr>
          <w:highlight w:val="white"/>
        </w:rPr>
        <w:t xml:space="preserve">    public Type(Sort sort, bool enumeratorItem) {</w:t>
      </w:r>
    </w:p>
    <w:p w14:paraId="4DB51256" w14:textId="77777777" w:rsidR="006E1FB9" w:rsidRPr="006E1FB9" w:rsidRDefault="006E1FB9" w:rsidP="006E1FB9">
      <w:pPr>
        <w:pStyle w:val="Code"/>
        <w:rPr>
          <w:highlight w:val="white"/>
        </w:rPr>
      </w:pPr>
      <w:r w:rsidRPr="006E1FB9">
        <w:rPr>
          <w:highlight w:val="white"/>
        </w:rPr>
        <w:t xml:space="preserve">      m_sort = sort;</w:t>
      </w:r>
    </w:p>
    <w:p w14:paraId="368D3EB1" w14:textId="77777777" w:rsidR="006E1FB9" w:rsidRPr="006E1FB9" w:rsidRDefault="006E1FB9" w:rsidP="006E1FB9">
      <w:pPr>
        <w:pStyle w:val="Code"/>
        <w:rPr>
          <w:highlight w:val="white"/>
        </w:rPr>
      </w:pPr>
      <w:r w:rsidRPr="006E1FB9">
        <w:rPr>
          <w:highlight w:val="white"/>
        </w:rPr>
        <w:t xml:space="preserve">      m_enumeratorItem = enumeratorItem;</w:t>
      </w:r>
    </w:p>
    <w:p w14:paraId="63AAD0C9" w14:textId="77777777" w:rsidR="006E1FB9" w:rsidRPr="006E1FB9" w:rsidRDefault="006E1FB9" w:rsidP="006E1FB9">
      <w:pPr>
        <w:pStyle w:val="Code"/>
        <w:rPr>
          <w:highlight w:val="white"/>
        </w:rPr>
      </w:pPr>
      <w:r w:rsidRPr="006E1FB9">
        <w:rPr>
          <w:highlight w:val="white"/>
        </w:rPr>
        <w:t xml:space="preserve">    }</w:t>
      </w:r>
    </w:p>
    <w:p w14:paraId="2B18899C" w14:textId="77777777" w:rsidR="006E1FB9" w:rsidRPr="006E1FB9" w:rsidRDefault="006E1FB9" w:rsidP="006E1FB9">
      <w:pPr>
        <w:pStyle w:val="Code"/>
        <w:rPr>
          <w:highlight w:val="white"/>
        </w:rPr>
      </w:pPr>
    </w:p>
    <w:p w14:paraId="6763F04C" w14:textId="77777777" w:rsidR="006E1FB9" w:rsidRPr="006E1FB9" w:rsidRDefault="006E1FB9" w:rsidP="006E1FB9">
      <w:pPr>
        <w:pStyle w:val="Code"/>
        <w:rPr>
          <w:highlight w:val="white"/>
        </w:rPr>
      </w:pPr>
      <w:r w:rsidRPr="006E1FB9">
        <w:rPr>
          <w:highlight w:val="white"/>
        </w:rPr>
        <w:t xml:space="preserve">    public bool EnumeratorItem {</w:t>
      </w:r>
    </w:p>
    <w:p w14:paraId="00069085" w14:textId="77777777" w:rsidR="006E1FB9" w:rsidRPr="006E1FB9" w:rsidRDefault="006E1FB9" w:rsidP="006E1FB9">
      <w:pPr>
        <w:pStyle w:val="Code"/>
        <w:rPr>
          <w:highlight w:val="white"/>
        </w:rPr>
      </w:pPr>
      <w:r w:rsidRPr="006E1FB9">
        <w:rPr>
          <w:highlight w:val="white"/>
        </w:rPr>
        <w:t xml:space="preserve">      get { return m_enumeratorItem; }</w:t>
      </w:r>
    </w:p>
    <w:p w14:paraId="16E2E9ED" w14:textId="77777777" w:rsidR="006E1FB9" w:rsidRPr="006E1FB9" w:rsidRDefault="006E1FB9" w:rsidP="006E1FB9">
      <w:pPr>
        <w:pStyle w:val="Code"/>
        <w:rPr>
          <w:highlight w:val="white"/>
        </w:rPr>
      </w:pPr>
      <w:r w:rsidRPr="006E1FB9">
        <w:rPr>
          <w:highlight w:val="white"/>
        </w:rPr>
        <w:t xml:space="preserve">    }</w:t>
      </w:r>
    </w:p>
    <w:p w14:paraId="1A34F800" w14:textId="77777777" w:rsidR="006E1FB9" w:rsidRPr="006E1FB9" w:rsidRDefault="006E1FB9" w:rsidP="006E1FB9">
      <w:pPr>
        <w:pStyle w:val="Code"/>
        <w:rPr>
          <w:highlight w:val="white"/>
        </w:rPr>
      </w:pPr>
    </w:p>
    <w:p w14:paraId="7D1AE365" w14:textId="77777777" w:rsidR="006E1FB9" w:rsidRPr="006E1FB9" w:rsidRDefault="006E1FB9" w:rsidP="006E1FB9">
      <w:pPr>
        <w:pStyle w:val="Code"/>
        <w:rPr>
          <w:highlight w:val="white"/>
        </w:rPr>
      </w:pPr>
      <w:r w:rsidRPr="006E1FB9">
        <w:rPr>
          <w:highlight w:val="white"/>
        </w:rPr>
        <w:t xml:space="preserve">    public Type(Sort sort, ISet&lt;Pair&lt;Symbol,bool&gt;&gt; enumSet) {</w:t>
      </w:r>
    </w:p>
    <w:p w14:paraId="0B9287B5" w14:textId="77777777" w:rsidR="006E1FB9" w:rsidRPr="006E1FB9" w:rsidRDefault="006E1FB9" w:rsidP="006E1FB9">
      <w:pPr>
        <w:pStyle w:val="Code"/>
        <w:rPr>
          <w:highlight w:val="white"/>
        </w:rPr>
      </w:pPr>
      <w:r w:rsidRPr="006E1FB9">
        <w:rPr>
          <w:highlight w:val="white"/>
        </w:rPr>
        <w:t xml:space="preserve">      m_sort = sort;</w:t>
      </w:r>
    </w:p>
    <w:p w14:paraId="0F6CEF51" w14:textId="77777777" w:rsidR="006E1FB9" w:rsidRPr="006E1FB9" w:rsidRDefault="006E1FB9" w:rsidP="006E1FB9">
      <w:pPr>
        <w:pStyle w:val="Code"/>
        <w:rPr>
          <w:highlight w:val="white"/>
        </w:rPr>
      </w:pPr>
      <w:r w:rsidRPr="006E1FB9">
        <w:rPr>
          <w:highlight w:val="white"/>
        </w:rPr>
        <w:t xml:space="preserve">      m_enumeratorItemSet = enumSet;</w:t>
      </w:r>
    </w:p>
    <w:p w14:paraId="6125B19E" w14:textId="77777777" w:rsidR="006E1FB9" w:rsidRPr="006E1FB9" w:rsidRDefault="006E1FB9" w:rsidP="006E1FB9">
      <w:pPr>
        <w:pStyle w:val="Code"/>
        <w:rPr>
          <w:highlight w:val="white"/>
        </w:rPr>
      </w:pPr>
      <w:r w:rsidRPr="006E1FB9">
        <w:rPr>
          <w:highlight w:val="white"/>
        </w:rPr>
        <w:t xml:space="preserve">    }</w:t>
      </w:r>
    </w:p>
    <w:p w14:paraId="7E1BE744" w14:textId="77777777" w:rsidR="006E1FB9" w:rsidRPr="006E1FB9" w:rsidRDefault="006E1FB9" w:rsidP="006E1FB9">
      <w:pPr>
        <w:pStyle w:val="Code"/>
        <w:rPr>
          <w:highlight w:val="white"/>
        </w:rPr>
      </w:pPr>
    </w:p>
    <w:p w14:paraId="0F8418FD" w14:textId="77777777" w:rsidR="006E1FB9" w:rsidRPr="006E1FB9" w:rsidRDefault="006E1FB9" w:rsidP="006E1FB9">
      <w:pPr>
        <w:pStyle w:val="Code"/>
        <w:rPr>
          <w:highlight w:val="white"/>
        </w:rPr>
      </w:pPr>
      <w:r w:rsidRPr="006E1FB9">
        <w:rPr>
          <w:highlight w:val="white"/>
        </w:rPr>
        <w:t xml:space="preserve">    public ISet&lt;Pair&lt;Symbol,bool&gt;&gt; EnumerationItemSet {</w:t>
      </w:r>
    </w:p>
    <w:p w14:paraId="59BF49FF" w14:textId="77777777" w:rsidR="006E1FB9" w:rsidRPr="006E1FB9" w:rsidRDefault="006E1FB9" w:rsidP="006E1FB9">
      <w:pPr>
        <w:pStyle w:val="Code"/>
        <w:rPr>
          <w:highlight w:val="white"/>
        </w:rPr>
      </w:pPr>
      <w:r w:rsidRPr="006E1FB9">
        <w:rPr>
          <w:highlight w:val="white"/>
        </w:rPr>
        <w:lastRenderedPageBreak/>
        <w:t xml:space="preserve">      get { return m_enumeratorItemSet; }</w:t>
      </w:r>
    </w:p>
    <w:p w14:paraId="1A869C4C" w14:textId="77777777" w:rsidR="006E1FB9" w:rsidRPr="006E1FB9" w:rsidRDefault="006E1FB9" w:rsidP="006E1FB9">
      <w:pPr>
        <w:pStyle w:val="Code"/>
        <w:rPr>
          <w:highlight w:val="white"/>
        </w:rPr>
      </w:pPr>
      <w:r w:rsidRPr="006E1FB9">
        <w:rPr>
          <w:highlight w:val="white"/>
        </w:rPr>
        <w:t xml:space="preserve">    }</w:t>
      </w:r>
    </w:p>
    <w:p w14:paraId="3926CF39" w14:textId="77777777" w:rsidR="006E1FB9" w:rsidRPr="006E1FB9" w:rsidRDefault="006E1FB9" w:rsidP="006E1FB9">
      <w:pPr>
        <w:pStyle w:val="Code"/>
        <w:rPr>
          <w:highlight w:val="white"/>
        </w:rPr>
      </w:pPr>
    </w:p>
    <w:p w14:paraId="20E89FB7" w14:textId="1BF40420" w:rsidR="006E1FB9" w:rsidRPr="006E1FB9" w:rsidRDefault="006E1FB9" w:rsidP="006E1FB9">
      <w:pPr>
        <w:pStyle w:val="Code"/>
        <w:rPr>
          <w:highlight w:val="white"/>
        </w:rPr>
      </w:pPr>
      <w:r w:rsidRPr="006E1FB9">
        <w:rPr>
          <w:highlight w:val="white"/>
        </w:rPr>
        <w:t xml:space="preserve">    // -----------------------------------------------------------------------</w:t>
      </w:r>
    </w:p>
    <w:p w14:paraId="1743F970" w14:textId="77777777" w:rsidR="006E1FB9" w:rsidRPr="006E1FB9" w:rsidRDefault="006E1FB9" w:rsidP="006E1FB9">
      <w:pPr>
        <w:pStyle w:val="Code"/>
        <w:rPr>
          <w:highlight w:val="white"/>
        </w:rPr>
      </w:pPr>
    </w:p>
    <w:p w14:paraId="3CFFD1B4" w14:textId="77777777" w:rsidR="006E1FB9" w:rsidRPr="006E1FB9" w:rsidRDefault="006E1FB9" w:rsidP="006E1FB9">
      <w:pPr>
        <w:pStyle w:val="Code"/>
        <w:rPr>
          <w:highlight w:val="white"/>
        </w:rPr>
      </w:pPr>
      <w:r w:rsidRPr="006E1FB9">
        <w:rPr>
          <w:highlight w:val="white"/>
        </w:rPr>
        <w:t xml:space="preserve">    public static bool IsSigned(Sort sort) {</w:t>
      </w:r>
    </w:p>
    <w:p w14:paraId="3D1CB0F2" w14:textId="77777777" w:rsidR="006E1FB9" w:rsidRPr="006E1FB9" w:rsidRDefault="006E1FB9" w:rsidP="006E1FB9">
      <w:pPr>
        <w:pStyle w:val="Code"/>
        <w:rPr>
          <w:highlight w:val="white"/>
        </w:rPr>
      </w:pPr>
      <w:r w:rsidRPr="006E1FB9">
        <w:rPr>
          <w:highlight w:val="white"/>
        </w:rPr>
        <w:t xml:space="preserve">      return (sort == Sort.Signed_Char) || (sort == Sort.Signed_Short_Int) ||</w:t>
      </w:r>
    </w:p>
    <w:p w14:paraId="10BD037E" w14:textId="77777777" w:rsidR="006E1FB9" w:rsidRPr="006E1FB9" w:rsidRDefault="006E1FB9" w:rsidP="006E1FB9">
      <w:pPr>
        <w:pStyle w:val="Code"/>
        <w:rPr>
          <w:highlight w:val="white"/>
        </w:rPr>
      </w:pPr>
      <w:r w:rsidRPr="006E1FB9">
        <w:rPr>
          <w:highlight w:val="white"/>
        </w:rPr>
        <w:t xml:space="preserve">             (sort == Sort.Signed_Int) || (sort == Sort.Signed_Long_Int);</w:t>
      </w:r>
    </w:p>
    <w:p w14:paraId="3E3BA881" w14:textId="77777777" w:rsidR="006E1FB9" w:rsidRPr="006E1FB9" w:rsidRDefault="006E1FB9" w:rsidP="006E1FB9">
      <w:pPr>
        <w:pStyle w:val="Code"/>
        <w:rPr>
          <w:highlight w:val="white"/>
        </w:rPr>
      </w:pPr>
      <w:r w:rsidRPr="006E1FB9">
        <w:rPr>
          <w:highlight w:val="white"/>
        </w:rPr>
        <w:t xml:space="preserve">    }</w:t>
      </w:r>
    </w:p>
    <w:p w14:paraId="11BC2B64" w14:textId="77777777" w:rsidR="006E1FB9" w:rsidRPr="006E1FB9" w:rsidRDefault="006E1FB9" w:rsidP="006E1FB9">
      <w:pPr>
        <w:pStyle w:val="Code"/>
        <w:rPr>
          <w:highlight w:val="white"/>
        </w:rPr>
      </w:pPr>
      <w:r w:rsidRPr="006E1FB9">
        <w:rPr>
          <w:highlight w:val="white"/>
        </w:rPr>
        <w:t xml:space="preserve">        </w:t>
      </w:r>
    </w:p>
    <w:p w14:paraId="7AD95C96" w14:textId="0B6A5056" w:rsidR="006E1FB9" w:rsidRPr="006E1FB9" w:rsidRDefault="006E1FB9" w:rsidP="006E1FB9">
      <w:pPr>
        <w:pStyle w:val="Code"/>
        <w:rPr>
          <w:highlight w:val="white"/>
        </w:rPr>
      </w:pPr>
      <w:r w:rsidRPr="006E1FB9">
        <w:rPr>
          <w:highlight w:val="white"/>
        </w:rPr>
        <w:t xml:space="preserve">    public int </w:t>
      </w:r>
      <w:r w:rsidR="0095287E">
        <w:rPr>
          <w:highlight w:val="white"/>
        </w:rPr>
        <w:t>SizeArray</w:t>
      </w:r>
      <w:r w:rsidRPr="006E1FB9">
        <w:rPr>
          <w:highlight w:val="white"/>
        </w:rPr>
        <w:t>() {</w:t>
      </w:r>
    </w:p>
    <w:p w14:paraId="7FC1EEB5" w14:textId="77777777" w:rsidR="006E1FB9" w:rsidRPr="006E1FB9" w:rsidRDefault="006E1FB9" w:rsidP="006E1FB9">
      <w:pPr>
        <w:pStyle w:val="Code"/>
        <w:rPr>
          <w:highlight w:val="white"/>
        </w:rPr>
      </w:pPr>
      <w:r w:rsidRPr="006E1FB9">
        <w:rPr>
          <w:highlight w:val="white"/>
        </w:rPr>
        <w:t xml:space="preserve">      switch (m_sort) {</w:t>
      </w:r>
    </w:p>
    <w:p w14:paraId="4DEF9EA6" w14:textId="77777777" w:rsidR="006E1FB9" w:rsidRPr="006E1FB9" w:rsidRDefault="006E1FB9" w:rsidP="006E1FB9">
      <w:pPr>
        <w:pStyle w:val="Code"/>
        <w:rPr>
          <w:highlight w:val="white"/>
        </w:rPr>
      </w:pPr>
      <w:r w:rsidRPr="006E1FB9">
        <w:rPr>
          <w:highlight w:val="white"/>
        </w:rPr>
        <w:t xml:space="preserve">        case Sort.Array:</w:t>
      </w:r>
    </w:p>
    <w:p w14:paraId="7CA61ABF" w14:textId="63D51B43" w:rsidR="006E1FB9" w:rsidRPr="006E1FB9" w:rsidRDefault="006E1FB9" w:rsidP="006E1FB9">
      <w:pPr>
        <w:pStyle w:val="Code"/>
        <w:rPr>
          <w:highlight w:val="white"/>
        </w:rPr>
      </w:pPr>
      <w:r w:rsidRPr="006E1FB9">
        <w:rPr>
          <w:highlight w:val="white"/>
        </w:rPr>
        <w:t xml:space="preserve">          return </w:t>
      </w:r>
      <w:r w:rsidR="00BA53A2">
        <w:rPr>
          <w:highlight w:val="white"/>
        </w:rPr>
        <w:t>TypeSize.PointerSize</w:t>
      </w:r>
      <w:r w:rsidRPr="006E1FB9">
        <w:rPr>
          <w:highlight w:val="white"/>
        </w:rPr>
        <w:t>;</w:t>
      </w:r>
    </w:p>
    <w:p w14:paraId="0B5D066E" w14:textId="77777777" w:rsidR="006E1FB9" w:rsidRPr="006E1FB9" w:rsidRDefault="006E1FB9" w:rsidP="006E1FB9">
      <w:pPr>
        <w:pStyle w:val="Code"/>
        <w:rPr>
          <w:highlight w:val="white"/>
        </w:rPr>
      </w:pPr>
    </w:p>
    <w:p w14:paraId="0ACC52F3" w14:textId="77777777" w:rsidR="006E1FB9" w:rsidRPr="006E1FB9" w:rsidRDefault="006E1FB9" w:rsidP="006E1FB9">
      <w:pPr>
        <w:pStyle w:val="Code"/>
        <w:rPr>
          <w:highlight w:val="white"/>
        </w:rPr>
      </w:pPr>
      <w:r w:rsidRPr="006E1FB9">
        <w:rPr>
          <w:highlight w:val="white"/>
        </w:rPr>
        <w:t xml:space="preserve">        default:</w:t>
      </w:r>
    </w:p>
    <w:p w14:paraId="5B96F577" w14:textId="77777777" w:rsidR="006E1FB9" w:rsidRPr="006E1FB9" w:rsidRDefault="006E1FB9" w:rsidP="006E1FB9">
      <w:pPr>
        <w:pStyle w:val="Code"/>
        <w:rPr>
          <w:highlight w:val="white"/>
        </w:rPr>
      </w:pPr>
      <w:r w:rsidRPr="006E1FB9">
        <w:rPr>
          <w:highlight w:val="white"/>
        </w:rPr>
        <w:t xml:space="preserve">          return Size();</w:t>
      </w:r>
    </w:p>
    <w:p w14:paraId="4953B11E" w14:textId="77777777" w:rsidR="006E1FB9" w:rsidRPr="006E1FB9" w:rsidRDefault="006E1FB9" w:rsidP="006E1FB9">
      <w:pPr>
        <w:pStyle w:val="Code"/>
        <w:rPr>
          <w:highlight w:val="white"/>
        </w:rPr>
      </w:pPr>
      <w:r w:rsidRPr="006E1FB9">
        <w:rPr>
          <w:highlight w:val="white"/>
        </w:rPr>
        <w:t xml:space="preserve">      }</w:t>
      </w:r>
    </w:p>
    <w:p w14:paraId="2ABEB267" w14:textId="77777777" w:rsidR="006E1FB9" w:rsidRPr="006E1FB9" w:rsidRDefault="006E1FB9" w:rsidP="006E1FB9">
      <w:pPr>
        <w:pStyle w:val="Code"/>
        <w:rPr>
          <w:highlight w:val="white"/>
        </w:rPr>
      </w:pPr>
      <w:r w:rsidRPr="006E1FB9">
        <w:rPr>
          <w:highlight w:val="white"/>
        </w:rPr>
        <w:t xml:space="preserve">    }</w:t>
      </w:r>
    </w:p>
    <w:p w14:paraId="70CEDF79" w14:textId="77777777" w:rsidR="006E1FB9" w:rsidRPr="006E1FB9" w:rsidRDefault="006E1FB9" w:rsidP="006E1FB9">
      <w:pPr>
        <w:pStyle w:val="Code"/>
        <w:rPr>
          <w:highlight w:val="white"/>
        </w:rPr>
      </w:pPr>
    </w:p>
    <w:p w14:paraId="4B601ECA" w14:textId="77777777" w:rsidR="006E1FB9" w:rsidRPr="006E1FB9" w:rsidRDefault="006E1FB9" w:rsidP="006E1FB9">
      <w:pPr>
        <w:pStyle w:val="Code"/>
        <w:rPr>
          <w:highlight w:val="white"/>
        </w:rPr>
      </w:pPr>
      <w:r w:rsidRPr="006E1FB9">
        <w:rPr>
          <w:highlight w:val="white"/>
        </w:rPr>
        <w:t xml:space="preserve">    public int Size() {</w:t>
      </w:r>
    </w:p>
    <w:p w14:paraId="418A12B6" w14:textId="77777777" w:rsidR="006E1FB9" w:rsidRPr="006E1FB9" w:rsidRDefault="006E1FB9" w:rsidP="006E1FB9">
      <w:pPr>
        <w:pStyle w:val="Code"/>
        <w:rPr>
          <w:highlight w:val="white"/>
        </w:rPr>
      </w:pPr>
      <w:r w:rsidRPr="006E1FB9">
        <w:rPr>
          <w:highlight w:val="white"/>
        </w:rPr>
        <w:t xml:space="preserve">      switch (m_sort) {</w:t>
      </w:r>
    </w:p>
    <w:p w14:paraId="68FC9619" w14:textId="77777777" w:rsidR="006E1FB9" w:rsidRPr="006E1FB9" w:rsidRDefault="006E1FB9" w:rsidP="006E1FB9">
      <w:pPr>
        <w:pStyle w:val="Code"/>
        <w:rPr>
          <w:highlight w:val="white"/>
        </w:rPr>
      </w:pPr>
      <w:r w:rsidRPr="006E1FB9">
        <w:rPr>
          <w:highlight w:val="white"/>
        </w:rPr>
        <w:t xml:space="preserve">        case Sort.Array:</w:t>
      </w:r>
    </w:p>
    <w:p w14:paraId="3D172FF3" w14:textId="77777777" w:rsidR="006E1FB9" w:rsidRPr="006E1FB9" w:rsidRDefault="006E1FB9" w:rsidP="006E1FB9">
      <w:pPr>
        <w:pStyle w:val="Code"/>
        <w:rPr>
          <w:highlight w:val="white"/>
        </w:rPr>
      </w:pPr>
      <w:r w:rsidRPr="006E1FB9">
        <w:rPr>
          <w:highlight w:val="white"/>
        </w:rPr>
        <w:t xml:space="preserve">          return m_arraySize * m_arrayType.Size();</w:t>
      </w:r>
    </w:p>
    <w:p w14:paraId="3D974236" w14:textId="77777777" w:rsidR="006E1FB9" w:rsidRPr="006E1FB9" w:rsidRDefault="006E1FB9" w:rsidP="006E1FB9">
      <w:pPr>
        <w:pStyle w:val="Code"/>
        <w:rPr>
          <w:highlight w:val="white"/>
        </w:rPr>
      </w:pPr>
    </w:p>
    <w:p w14:paraId="6ED3EFA6" w14:textId="77777777" w:rsidR="006E1FB9" w:rsidRPr="006E1FB9" w:rsidRDefault="006E1FB9" w:rsidP="006E1FB9">
      <w:pPr>
        <w:pStyle w:val="Code"/>
        <w:rPr>
          <w:highlight w:val="white"/>
        </w:rPr>
      </w:pPr>
      <w:r w:rsidRPr="006E1FB9">
        <w:rPr>
          <w:highlight w:val="white"/>
        </w:rPr>
        <w:t xml:space="preserve">        case Sort.Struct: {</w:t>
      </w:r>
    </w:p>
    <w:p w14:paraId="539DB1EF" w14:textId="77777777" w:rsidR="006E1FB9" w:rsidRPr="006E1FB9" w:rsidRDefault="006E1FB9" w:rsidP="006E1FB9">
      <w:pPr>
        <w:pStyle w:val="Code"/>
        <w:rPr>
          <w:highlight w:val="white"/>
        </w:rPr>
      </w:pPr>
      <w:r w:rsidRPr="006E1FB9">
        <w:rPr>
          <w:highlight w:val="white"/>
        </w:rPr>
        <w:t xml:space="preserve">            int size = 0;</w:t>
      </w:r>
    </w:p>
    <w:p w14:paraId="63BFF6C3" w14:textId="77777777" w:rsidR="006E1FB9" w:rsidRPr="006E1FB9" w:rsidRDefault="006E1FB9" w:rsidP="006E1FB9">
      <w:pPr>
        <w:pStyle w:val="Code"/>
        <w:rPr>
          <w:highlight w:val="white"/>
        </w:rPr>
      </w:pPr>
    </w:p>
    <w:p w14:paraId="566A87FB"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4FEF8CA9" w14:textId="77777777" w:rsidR="006E1FB9" w:rsidRPr="006E1FB9" w:rsidRDefault="006E1FB9" w:rsidP="006E1FB9">
      <w:pPr>
        <w:pStyle w:val="Code"/>
        <w:rPr>
          <w:highlight w:val="white"/>
        </w:rPr>
      </w:pPr>
      <w:r w:rsidRPr="006E1FB9">
        <w:rPr>
          <w:highlight w:val="white"/>
        </w:rPr>
        <w:t xml:space="preserve">              size += symbol.Type.Size();</w:t>
      </w:r>
    </w:p>
    <w:p w14:paraId="33F41F7D" w14:textId="77777777" w:rsidR="006E1FB9" w:rsidRPr="006E1FB9" w:rsidRDefault="006E1FB9" w:rsidP="006E1FB9">
      <w:pPr>
        <w:pStyle w:val="Code"/>
        <w:rPr>
          <w:highlight w:val="white"/>
        </w:rPr>
      </w:pPr>
      <w:r w:rsidRPr="006E1FB9">
        <w:rPr>
          <w:highlight w:val="white"/>
        </w:rPr>
        <w:t xml:space="preserve">            }</w:t>
      </w:r>
    </w:p>
    <w:p w14:paraId="3768CE0F" w14:textId="77777777" w:rsidR="006E1FB9" w:rsidRPr="006E1FB9" w:rsidRDefault="006E1FB9" w:rsidP="006E1FB9">
      <w:pPr>
        <w:pStyle w:val="Code"/>
        <w:rPr>
          <w:highlight w:val="white"/>
        </w:rPr>
      </w:pPr>
      <w:r w:rsidRPr="006E1FB9">
        <w:rPr>
          <w:highlight w:val="white"/>
        </w:rPr>
        <w:t xml:space="preserve">        </w:t>
      </w:r>
    </w:p>
    <w:p w14:paraId="4AB5F283" w14:textId="77777777" w:rsidR="006E1FB9" w:rsidRPr="006E1FB9" w:rsidRDefault="006E1FB9" w:rsidP="006E1FB9">
      <w:pPr>
        <w:pStyle w:val="Code"/>
        <w:rPr>
          <w:highlight w:val="white"/>
        </w:rPr>
      </w:pPr>
      <w:r w:rsidRPr="006E1FB9">
        <w:rPr>
          <w:highlight w:val="white"/>
        </w:rPr>
        <w:t xml:space="preserve">            return size;</w:t>
      </w:r>
    </w:p>
    <w:p w14:paraId="412555FE" w14:textId="77777777" w:rsidR="006E1FB9" w:rsidRPr="006E1FB9" w:rsidRDefault="006E1FB9" w:rsidP="006E1FB9">
      <w:pPr>
        <w:pStyle w:val="Code"/>
        <w:rPr>
          <w:highlight w:val="white"/>
        </w:rPr>
      </w:pPr>
      <w:r w:rsidRPr="006E1FB9">
        <w:rPr>
          <w:highlight w:val="white"/>
        </w:rPr>
        <w:t xml:space="preserve">          }</w:t>
      </w:r>
    </w:p>
    <w:p w14:paraId="5060D946" w14:textId="77777777" w:rsidR="006E1FB9" w:rsidRPr="006E1FB9" w:rsidRDefault="006E1FB9" w:rsidP="006E1FB9">
      <w:pPr>
        <w:pStyle w:val="Code"/>
        <w:rPr>
          <w:highlight w:val="white"/>
        </w:rPr>
      </w:pPr>
    </w:p>
    <w:p w14:paraId="2E7C30C4" w14:textId="77777777" w:rsidR="006E1FB9" w:rsidRPr="006E1FB9" w:rsidRDefault="006E1FB9" w:rsidP="006E1FB9">
      <w:pPr>
        <w:pStyle w:val="Code"/>
        <w:rPr>
          <w:highlight w:val="white"/>
        </w:rPr>
      </w:pPr>
      <w:r w:rsidRPr="006E1FB9">
        <w:rPr>
          <w:highlight w:val="white"/>
        </w:rPr>
        <w:t xml:space="preserve">        case Sort.Union: {</w:t>
      </w:r>
    </w:p>
    <w:p w14:paraId="6D679CFA" w14:textId="77777777" w:rsidR="006E1FB9" w:rsidRPr="006E1FB9" w:rsidRDefault="006E1FB9" w:rsidP="006E1FB9">
      <w:pPr>
        <w:pStyle w:val="Code"/>
        <w:rPr>
          <w:highlight w:val="white"/>
        </w:rPr>
      </w:pPr>
      <w:r w:rsidRPr="006E1FB9">
        <w:rPr>
          <w:highlight w:val="white"/>
        </w:rPr>
        <w:t xml:space="preserve">            int size = 0;</w:t>
      </w:r>
    </w:p>
    <w:p w14:paraId="3AFE117D" w14:textId="77777777" w:rsidR="006E1FB9" w:rsidRPr="006E1FB9" w:rsidRDefault="006E1FB9" w:rsidP="006E1FB9">
      <w:pPr>
        <w:pStyle w:val="Code"/>
        <w:rPr>
          <w:highlight w:val="white"/>
        </w:rPr>
      </w:pPr>
    </w:p>
    <w:p w14:paraId="3FF1CD30"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3A59900A" w14:textId="77777777" w:rsidR="006E1FB9" w:rsidRPr="006E1FB9" w:rsidRDefault="006E1FB9" w:rsidP="006E1FB9">
      <w:pPr>
        <w:pStyle w:val="Code"/>
        <w:rPr>
          <w:highlight w:val="white"/>
        </w:rPr>
      </w:pPr>
      <w:r w:rsidRPr="006E1FB9">
        <w:rPr>
          <w:highlight w:val="white"/>
        </w:rPr>
        <w:t xml:space="preserve">              size = Math.Max(size, symbol.Type.Size());</w:t>
      </w:r>
    </w:p>
    <w:p w14:paraId="18F7B52A" w14:textId="77777777" w:rsidR="006E1FB9" w:rsidRPr="006E1FB9" w:rsidRDefault="006E1FB9" w:rsidP="006E1FB9">
      <w:pPr>
        <w:pStyle w:val="Code"/>
        <w:rPr>
          <w:highlight w:val="white"/>
        </w:rPr>
      </w:pPr>
      <w:r w:rsidRPr="006E1FB9">
        <w:rPr>
          <w:highlight w:val="white"/>
        </w:rPr>
        <w:t xml:space="preserve">            }</w:t>
      </w:r>
    </w:p>
    <w:p w14:paraId="71EDC474" w14:textId="77777777" w:rsidR="006E1FB9" w:rsidRPr="006E1FB9" w:rsidRDefault="006E1FB9" w:rsidP="006E1FB9">
      <w:pPr>
        <w:pStyle w:val="Code"/>
        <w:rPr>
          <w:highlight w:val="white"/>
        </w:rPr>
      </w:pPr>
    </w:p>
    <w:p w14:paraId="499678D2" w14:textId="77777777" w:rsidR="006E1FB9" w:rsidRPr="006E1FB9" w:rsidRDefault="006E1FB9" w:rsidP="006E1FB9">
      <w:pPr>
        <w:pStyle w:val="Code"/>
        <w:rPr>
          <w:highlight w:val="white"/>
        </w:rPr>
      </w:pPr>
      <w:r w:rsidRPr="006E1FB9">
        <w:rPr>
          <w:highlight w:val="white"/>
        </w:rPr>
        <w:t xml:space="preserve">            return size;</w:t>
      </w:r>
    </w:p>
    <w:p w14:paraId="2CA5F2AC" w14:textId="77777777" w:rsidR="006E1FB9" w:rsidRPr="006E1FB9" w:rsidRDefault="006E1FB9" w:rsidP="006E1FB9">
      <w:pPr>
        <w:pStyle w:val="Code"/>
        <w:rPr>
          <w:highlight w:val="white"/>
        </w:rPr>
      </w:pPr>
      <w:r w:rsidRPr="006E1FB9">
        <w:rPr>
          <w:highlight w:val="white"/>
        </w:rPr>
        <w:t xml:space="preserve">          }</w:t>
      </w:r>
    </w:p>
    <w:p w14:paraId="755B76EA" w14:textId="77777777" w:rsidR="006E1FB9" w:rsidRPr="006E1FB9" w:rsidRDefault="006E1FB9" w:rsidP="006E1FB9">
      <w:pPr>
        <w:pStyle w:val="Code"/>
        <w:rPr>
          <w:highlight w:val="white"/>
        </w:rPr>
      </w:pPr>
    </w:p>
    <w:p w14:paraId="50EDE552" w14:textId="77777777" w:rsidR="006E1FB9" w:rsidRPr="006E1FB9" w:rsidRDefault="006E1FB9" w:rsidP="006E1FB9">
      <w:pPr>
        <w:pStyle w:val="Code"/>
        <w:rPr>
          <w:highlight w:val="white"/>
        </w:rPr>
      </w:pPr>
      <w:r w:rsidRPr="006E1FB9">
        <w:rPr>
          <w:highlight w:val="white"/>
        </w:rPr>
        <w:t xml:space="preserve">        case Sort.Logical:</w:t>
      </w:r>
    </w:p>
    <w:p w14:paraId="51834D6F" w14:textId="4BBBFBCC" w:rsidR="006E1FB9" w:rsidRPr="006E1FB9" w:rsidRDefault="006E1FB9" w:rsidP="006E1FB9">
      <w:pPr>
        <w:pStyle w:val="Code"/>
        <w:rPr>
          <w:highlight w:val="white"/>
        </w:rPr>
      </w:pPr>
      <w:r w:rsidRPr="006E1FB9">
        <w:rPr>
          <w:highlight w:val="white"/>
        </w:rPr>
        <w:t xml:space="preserve">            return </w:t>
      </w:r>
      <w:r w:rsidR="00BB52D5">
        <w:rPr>
          <w:highlight w:val="white"/>
        </w:rPr>
        <w:t>TypeSize.SignedIntegerSize</w:t>
      </w:r>
      <w:r w:rsidRPr="006E1FB9">
        <w:rPr>
          <w:highlight w:val="white"/>
        </w:rPr>
        <w:t>;</w:t>
      </w:r>
    </w:p>
    <w:p w14:paraId="353E8294" w14:textId="77777777" w:rsidR="006E1FB9" w:rsidRPr="006E1FB9" w:rsidRDefault="006E1FB9" w:rsidP="006E1FB9">
      <w:pPr>
        <w:pStyle w:val="Code"/>
        <w:rPr>
          <w:highlight w:val="white"/>
        </w:rPr>
      </w:pPr>
    </w:p>
    <w:p w14:paraId="3A2426C8" w14:textId="77777777" w:rsidR="006E1FB9" w:rsidRPr="006E1FB9" w:rsidRDefault="006E1FB9" w:rsidP="006E1FB9">
      <w:pPr>
        <w:pStyle w:val="Code"/>
        <w:rPr>
          <w:highlight w:val="white"/>
        </w:rPr>
      </w:pPr>
      <w:r w:rsidRPr="006E1FB9">
        <w:rPr>
          <w:highlight w:val="white"/>
        </w:rPr>
        <w:t xml:space="preserve">        default:</w:t>
      </w:r>
    </w:p>
    <w:p w14:paraId="547B0D70" w14:textId="77777777" w:rsidR="00BD00CD" w:rsidRPr="00BD00CD" w:rsidRDefault="00BD00CD" w:rsidP="00BD00CD">
      <w:pPr>
        <w:pStyle w:val="Code"/>
        <w:rPr>
          <w:highlight w:val="white"/>
        </w:rPr>
      </w:pPr>
      <w:r w:rsidRPr="00BD00CD">
        <w:rPr>
          <w:highlight w:val="white"/>
        </w:rPr>
        <w:t xml:space="preserve">          return TypeSize.Size(m_sort);</w:t>
      </w:r>
    </w:p>
    <w:p w14:paraId="03E869B8" w14:textId="77777777" w:rsidR="006E1FB9" w:rsidRPr="006E1FB9" w:rsidRDefault="006E1FB9" w:rsidP="006E1FB9">
      <w:pPr>
        <w:pStyle w:val="Code"/>
        <w:rPr>
          <w:highlight w:val="white"/>
        </w:rPr>
      </w:pPr>
      <w:r w:rsidRPr="006E1FB9">
        <w:rPr>
          <w:highlight w:val="white"/>
        </w:rPr>
        <w:t xml:space="preserve">      }</w:t>
      </w:r>
    </w:p>
    <w:p w14:paraId="062C730A" w14:textId="77777777" w:rsidR="006E1FB9" w:rsidRPr="006E1FB9" w:rsidRDefault="006E1FB9" w:rsidP="006E1FB9">
      <w:pPr>
        <w:pStyle w:val="Code"/>
        <w:rPr>
          <w:highlight w:val="white"/>
        </w:rPr>
      </w:pPr>
      <w:r w:rsidRPr="006E1FB9">
        <w:rPr>
          <w:highlight w:val="white"/>
        </w:rPr>
        <w:t xml:space="preserve">    }</w:t>
      </w:r>
    </w:p>
    <w:p w14:paraId="72460D23" w14:textId="77777777" w:rsidR="006E1FB9" w:rsidRPr="006E1FB9" w:rsidRDefault="006E1FB9" w:rsidP="006E1FB9">
      <w:pPr>
        <w:pStyle w:val="Code"/>
        <w:rPr>
          <w:highlight w:val="white"/>
        </w:rPr>
      </w:pPr>
    </w:p>
    <w:p w14:paraId="0472F500" w14:textId="77777777" w:rsidR="006E1FB9" w:rsidRPr="006E1FB9" w:rsidRDefault="006E1FB9" w:rsidP="006E1FB9">
      <w:pPr>
        <w:pStyle w:val="Code"/>
        <w:rPr>
          <w:highlight w:val="white"/>
        </w:rPr>
      </w:pPr>
      <w:r w:rsidRPr="006E1FB9">
        <w:rPr>
          <w:highlight w:val="white"/>
        </w:rPr>
        <w:t xml:space="preserve">    public int ConvertedSize() {</w:t>
      </w:r>
    </w:p>
    <w:p w14:paraId="492DA916" w14:textId="77777777" w:rsidR="006E1FB9" w:rsidRPr="006E1FB9" w:rsidRDefault="006E1FB9" w:rsidP="006E1FB9">
      <w:pPr>
        <w:pStyle w:val="Code"/>
        <w:rPr>
          <w:highlight w:val="white"/>
        </w:rPr>
      </w:pPr>
      <w:r w:rsidRPr="006E1FB9">
        <w:rPr>
          <w:highlight w:val="white"/>
        </w:rPr>
        <w:t xml:space="preserve">      switch (m_sort) {</w:t>
      </w:r>
    </w:p>
    <w:p w14:paraId="77BC91A6" w14:textId="77777777" w:rsidR="006E1FB9" w:rsidRPr="006E1FB9" w:rsidRDefault="006E1FB9" w:rsidP="006E1FB9">
      <w:pPr>
        <w:pStyle w:val="Code"/>
        <w:rPr>
          <w:highlight w:val="white"/>
        </w:rPr>
      </w:pPr>
      <w:r w:rsidRPr="006E1FB9">
        <w:rPr>
          <w:highlight w:val="white"/>
        </w:rPr>
        <w:t xml:space="preserve">        case Sort.Array:</w:t>
      </w:r>
    </w:p>
    <w:p w14:paraId="182C7349" w14:textId="77777777" w:rsidR="006E1FB9" w:rsidRPr="006E1FB9" w:rsidRDefault="006E1FB9" w:rsidP="006E1FB9">
      <w:pPr>
        <w:pStyle w:val="Code"/>
        <w:rPr>
          <w:highlight w:val="white"/>
        </w:rPr>
      </w:pPr>
      <w:r w:rsidRPr="006E1FB9">
        <w:rPr>
          <w:highlight w:val="white"/>
        </w:rPr>
        <w:t xml:space="preserve">        case Sort.Function:</w:t>
      </w:r>
    </w:p>
    <w:p w14:paraId="7C4F733C" w14:textId="7E4BD7E6" w:rsidR="006E1FB9" w:rsidRPr="006E1FB9" w:rsidRDefault="006E1FB9" w:rsidP="006E1FB9">
      <w:pPr>
        <w:pStyle w:val="Code"/>
        <w:rPr>
          <w:highlight w:val="white"/>
        </w:rPr>
      </w:pPr>
      <w:r w:rsidRPr="006E1FB9">
        <w:rPr>
          <w:highlight w:val="white"/>
        </w:rPr>
        <w:lastRenderedPageBreak/>
        <w:t xml:space="preserve">          return </w:t>
      </w:r>
      <w:r w:rsidR="00B936F6">
        <w:rPr>
          <w:highlight w:val="white"/>
        </w:rPr>
        <w:t>TypeSize.</w:t>
      </w:r>
      <w:r w:rsidRPr="006E1FB9">
        <w:rPr>
          <w:highlight w:val="white"/>
        </w:rPr>
        <w:t>PointerSize;</w:t>
      </w:r>
    </w:p>
    <w:p w14:paraId="0F04BC16" w14:textId="77777777" w:rsidR="006E1FB9" w:rsidRPr="006E1FB9" w:rsidRDefault="006E1FB9" w:rsidP="006E1FB9">
      <w:pPr>
        <w:pStyle w:val="Code"/>
        <w:rPr>
          <w:highlight w:val="white"/>
        </w:rPr>
      </w:pPr>
    </w:p>
    <w:p w14:paraId="43B05210" w14:textId="77777777" w:rsidR="006E1FB9" w:rsidRPr="006E1FB9" w:rsidRDefault="006E1FB9" w:rsidP="006E1FB9">
      <w:pPr>
        <w:pStyle w:val="Code"/>
        <w:rPr>
          <w:highlight w:val="white"/>
        </w:rPr>
      </w:pPr>
      <w:r w:rsidRPr="006E1FB9">
        <w:rPr>
          <w:highlight w:val="white"/>
        </w:rPr>
        <w:t xml:space="preserve">        default:</w:t>
      </w:r>
    </w:p>
    <w:p w14:paraId="5E4900E2" w14:textId="77777777" w:rsidR="006E1FB9" w:rsidRPr="006E1FB9" w:rsidRDefault="006E1FB9" w:rsidP="006E1FB9">
      <w:pPr>
        <w:pStyle w:val="Code"/>
        <w:rPr>
          <w:highlight w:val="white"/>
        </w:rPr>
      </w:pPr>
      <w:r w:rsidRPr="006E1FB9">
        <w:rPr>
          <w:highlight w:val="white"/>
        </w:rPr>
        <w:t xml:space="preserve">          return Size();</w:t>
      </w:r>
    </w:p>
    <w:p w14:paraId="31B3CC79" w14:textId="77777777" w:rsidR="006E1FB9" w:rsidRPr="006E1FB9" w:rsidRDefault="006E1FB9" w:rsidP="006E1FB9">
      <w:pPr>
        <w:pStyle w:val="Code"/>
        <w:rPr>
          <w:highlight w:val="white"/>
        </w:rPr>
      </w:pPr>
      <w:r w:rsidRPr="006E1FB9">
        <w:rPr>
          <w:highlight w:val="white"/>
        </w:rPr>
        <w:t xml:space="preserve">      }</w:t>
      </w:r>
    </w:p>
    <w:p w14:paraId="59B806C9" w14:textId="77777777" w:rsidR="006E1FB9" w:rsidRPr="006E1FB9" w:rsidRDefault="006E1FB9" w:rsidP="006E1FB9">
      <w:pPr>
        <w:pStyle w:val="Code"/>
        <w:rPr>
          <w:highlight w:val="white"/>
        </w:rPr>
      </w:pPr>
      <w:r w:rsidRPr="006E1FB9">
        <w:rPr>
          <w:highlight w:val="white"/>
        </w:rPr>
        <w:t xml:space="preserve">    }</w:t>
      </w:r>
    </w:p>
    <w:p w14:paraId="004BF223" w14:textId="30A3A3EF" w:rsidR="004409FB" w:rsidRDefault="004409FB">
      <w:pPr>
        <w:rPr>
          <w:ins w:id="5735" w:author="Stefan Bjornander" w:date="2015-04-25T11:39:00Z"/>
          <w:color w:val="auto"/>
        </w:rPr>
        <w:pPrChange w:id="5736" w:author="Stefan Bjornander" w:date="2015-04-25T11:19:00Z">
          <w:pPr>
            <w:pStyle w:val="Code"/>
          </w:pPr>
        </w:pPrChange>
      </w:pPr>
      <w:ins w:id="5737" w:author="Stefan Bjornander" w:date="2015-04-25T11:37:00Z">
        <w:r>
          <w:t xml:space="preserve">It is possible to define an array without </w:t>
        </w:r>
      </w:ins>
      <w:ins w:id="5738" w:author="Stefan Bjornander" w:date="2015-04-25T11:38:00Z">
        <w:r>
          <w:rPr>
            <w:noProof/>
          </w:rPr>
          <w:t xml:space="preserve">stating its size, </w:t>
        </w:r>
      </w:ins>
      <w:ins w:id="5739" w:author="Stefan Bjornander" w:date="2015-04-25T14:31:00Z">
        <w:r>
          <w:rPr>
            <w:noProof/>
          </w:rPr>
          <w:t>in which case the array is given the size zero. I</w:t>
        </w:r>
      </w:ins>
      <w:ins w:id="5740" w:author="Stefan Bjornander" w:date="2015-04-25T11:38:00Z">
        <w:r>
          <w:rPr>
            <w:noProof/>
          </w:rPr>
          <w:t>n that case</w:t>
        </w:r>
      </w:ins>
      <w:ins w:id="5741" w:author="Stefan Bjornander" w:date="2015-04-25T14:31:00Z">
        <w:r>
          <w:rPr>
            <w:noProof/>
          </w:rPr>
          <w:t>,</w:t>
        </w:r>
      </w:ins>
      <w:ins w:id="5742" w:author="Stefan Bjornander" w:date="2015-04-25T11:38:00Z">
        <w:r>
          <w:rPr>
            <w:noProof/>
          </w:rPr>
          <w:t xml:space="preserve"> </w:t>
        </w:r>
      </w:ins>
      <w:ins w:id="5743" w:author="Stefan Bjornander" w:date="2015-04-25T14:31:00Z">
        <w:r>
          <w:rPr>
            <w:noProof/>
          </w:rPr>
          <w:t>the</w:t>
        </w:r>
      </w:ins>
      <w:ins w:id="5744" w:author="Stefan Bjornander" w:date="2015-04-25T11:38:00Z">
        <w:r>
          <w:rPr>
            <w:noProof/>
          </w:rPr>
          <w:t xml:space="preserve"> </w:t>
        </w:r>
      </w:ins>
      <w:ins w:id="5745" w:author="Stefan Bjornander" w:date="2015-04-25T14:31:00Z">
        <w:r>
          <w:rPr>
            <w:noProof/>
          </w:rPr>
          <w:t xml:space="preserve">array </w:t>
        </w:r>
      </w:ins>
      <w:ins w:id="5746" w:author="Stefan Bjornander" w:date="2015-04-25T11:38:00Z">
        <w:r>
          <w:rPr>
            <w:noProof/>
          </w:rPr>
          <w:t xml:space="preserve">size must be determined by the size of its initialization list. </w:t>
        </w:r>
      </w:ins>
      <w:ins w:id="5747" w:author="Stefan Bjornander" w:date="2015-04-25T11:39:00Z">
        <w:r>
          <w:rPr>
            <w:noProof/>
          </w:rPr>
          <w:t xml:space="preserve">However, if the </w:t>
        </w:r>
      </w:ins>
      <w:ins w:id="5748" w:author="Stefan Bjornander" w:date="2015-04-25T11:40:00Z">
        <w:r>
          <w:rPr>
            <w:noProof/>
          </w:rPr>
          <w:t xml:space="preserve">array </w:t>
        </w:r>
      </w:ins>
      <w:ins w:id="5749" w:author="Stefan Bjornander" w:date="2015-04-25T11:39:00Z">
        <w:r>
          <w:rPr>
            <w:noProof/>
          </w:rPr>
          <w:t xml:space="preserve">definition </w:t>
        </w:r>
      </w:ins>
      <w:ins w:id="5750" w:author="Stefan Bjornander" w:date="2015-04-25T11:40:00Z">
        <w:r>
          <w:rPr>
            <w:noProof/>
          </w:rPr>
          <w:t>lacks</w:t>
        </w:r>
      </w:ins>
      <w:ins w:id="5751" w:author="Stefan Bjornander" w:date="2015-04-25T11:39:00Z">
        <w:r>
          <w:rPr>
            <w:noProof/>
          </w:rPr>
          <w:t xml:space="preserve"> an initialization list</w:t>
        </w:r>
      </w:ins>
      <w:ins w:id="5752" w:author="Stefan Bjornander" w:date="2015-04-25T11:40:00Z">
        <w:r>
          <w:rPr>
            <w:noProof/>
          </w:rPr>
          <w:t xml:space="preserve">, the array </w:t>
        </w:r>
      </w:ins>
      <w:ins w:id="5753" w:author="Stefan Bjornander" w:date="2015-04-25T14:31:00Z">
        <w:r>
          <w:rPr>
            <w:noProof/>
          </w:rPr>
          <w:t xml:space="preserve">keeps the size zero and is considered </w:t>
        </w:r>
      </w:ins>
      <w:ins w:id="5754" w:author="Stefan Bjornander" w:date="2015-04-25T11:40:00Z">
        <w:r>
          <w:rPr>
            <w:noProof/>
          </w:rPr>
          <w:t>incomplete</w:t>
        </w:r>
      </w:ins>
      <w:ins w:id="5755" w:author="Stefan Bjornander" w:date="2015-04-25T11:39:00Z">
        <w:r>
          <w:rPr>
            <w:noProof/>
          </w:rPr>
          <w:t>.</w:t>
        </w:r>
      </w:ins>
      <w:ins w:id="5756" w:author="Stefan Bjornander" w:date="2015-04-25T14:30:00Z">
        <w:r>
          <w:rPr>
            <w:noProof/>
          </w:rPr>
          <w:t xml:space="preserve"> In the same</w:t>
        </w:r>
      </w:ins>
      <w:ins w:id="5757" w:author="Stefan Bjornander" w:date="2015-04-25T14:33:00Z">
        <w:r>
          <w:rPr>
            <w:noProof/>
          </w:rPr>
          <w:t xml:space="preserve"> way</w:t>
        </w:r>
      </w:ins>
      <w:ins w:id="5758" w:author="Stefan Bjornander" w:date="2015-04-25T14:30:00Z">
        <w:r>
          <w:rPr>
            <w:noProof/>
          </w:rPr>
          <w:t xml:space="preserve">, it is possible to define only the </w:t>
        </w:r>
      </w:ins>
      <w:ins w:id="5759" w:author="Stefan Bjornander" w:date="2015-04-25T14:32:00Z">
        <w:r>
          <w:rPr>
            <w:noProof/>
          </w:rPr>
          <w:t>n</w:t>
        </w:r>
      </w:ins>
      <w:ins w:id="5760" w:author="Stefan Bjornander" w:date="2015-04-25T14:33:00Z">
        <w:r>
          <w:rPr>
            <w:noProof/>
          </w:rPr>
          <w:t>ame tag</w:t>
        </w:r>
      </w:ins>
      <w:ins w:id="5761" w:author="Stefan Bjornander" w:date="2015-04-25T14:30:00Z">
        <w:r>
          <w:rPr>
            <w:noProof/>
          </w:rPr>
          <w:t xml:space="preserve"> of a struct</w:t>
        </w:r>
      </w:ins>
      <w:ins w:id="5762" w:author="Stefan Bjornander" w:date="2015-04-25T14:33:00Z">
        <w:r>
          <w:rPr>
            <w:noProof/>
          </w:rPr>
          <w:t xml:space="preserve"> or union</w:t>
        </w:r>
      </w:ins>
      <w:ins w:id="5763" w:author="Stefan Bjornander" w:date="2015-04-25T14:30:00Z">
        <w:r>
          <w:rPr>
            <w:noProof/>
          </w:rPr>
          <w:t xml:space="preserve">, with its </w:t>
        </w:r>
      </w:ins>
      <w:ins w:id="5764" w:author="Stefan Bjornander" w:date="2015-04-25T14:33:00Z">
        <w:r>
          <w:rPr>
            <w:noProof/>
          </w:rPr>
          <w:t xml:space="preserve">member </w:t>
        </w:r>
      </w:ins>
      <w:r>
        <w:rPr>
          <w:noProof/>
        </w:rPr>
        <w:t>map</w:t>
      </w:r>
      <w:ins w:id="5765" w:author="Stefan Bjornander" w:date="2015-04-25T14:33:00Z">
        <w:r>
          <w:rPr>
            <w:noProof/>
          </w:rPr>
          <w:t xml:space="preserve"> </w:t>
        </w:r>
      </w:ins>
      <w:ins w:id="5766" w:author="Stefan Bjornander" w:date="2015-04-25T14:30:00Z">
        <w:r>
          <w:rPr>
            <w:noProof/>
          </w:rPr>
          <w:t xml:space="preserve">to be defined later. </w:t>
        </w:r>
      </w:ins>
      <w:ins w:id="5767" w:author="Stefan Bjornander" w:date="2015-04-25T14:32:00Z">
        <w:r>
          <w:rPr>
            <w:noProof/>
          </w:rPr>
          <w:t xml:space="preserve">In that case, the member </w:t>
        </w:r>
      </w:ins>
      <w:r>
        <w:rPr>
          <w:noProof/>
        </w:rPr>
        <w:t>map</w:t>
      </w:r>
      <w:ins w:id="5768" w:author="Stefan Bjornander" w:date="2015-04-25T14:32:00Z">
        <w:r>
          <w:rPr>
            <w:noProof/>
          </w:rPr>
          <w:t xml:space="preserve"> is given the value null, which is keep if the </w:t>
        </w:r>
      </w:ins>
      <w:ins w:id="5769" w:author="Stefan Bjornander" w:date="2015-04-25T14:33:00Z">
        <w:r>
          <w:rPr>
            <w:noProof/>
          </w:rPr>
          <w:t xml:space="preserve">member </w:t>
        </w:r>
      </w:ins>
      <w:r>
        <w:rPr>
          <w:noProof/>
        </w:rPr>
        <w:t>map</w:t>
      </w:r>
      <w:ins w:id="5770" w:author="Stefan Bjornander" w:date="2015-04-25T14:33:00Z">
        <w:r>
          <w:rPr>
            <w:noProof/>
          </w:rPr>
          <w:t xml:space="preserve"> is n</w:t>
        </w:r>
      </w:ins>
      <w:r>
        <w:rPr>
          <w:noProof/>
        </w:rPr>
        <w:t>ot</w:t>
      </w:r>
      <w:ins w:id="5771" w:author="Stefan Bjornander" w:date="2015-04-25T14:33:00Z">
        <w:r>
          <w:rPr>
            <w:noProof/>
          </w:rPr>
          <w:t xml:space="preserve"> defined, and the struct or union is consider incomplete.</w:t>
        </w:r>
      </w:ins>
      <w:ins w:id="5772" w:author="Stefan Bjornander" w:date="2015-04-25T14:34:00Z">
        <w:r>
          <w:rPr>
            <w:noProof/>
          </w:rPr>
          <w:t xml:space="preserve"> Variables can only have complete types, and the pointer type, array type or function return type must be </w:t>
        </w:r>
      </w:ins>
      <w:r>
        <w:rPr>
          <w:noProof/>
        </w:rPr>
        <w:t xml:space="preserve">also </w:t>
      </w:r>
      <w:ins w:id="5773" w:author="Stefan Bjornander" w:date="2015-04-25T14:34:00Z">
        <w:r>
          <w:rPr>
            <w:noProof/>
          </w:rPr>
          <w:t>complete.</w:t>
        </w:r>
      </w:ins>
    </w:p>
    <w:p w14:paraId="25B4F2DE" w14:textId="77777777" w:rsidR="006E1FB9" w:rsidRPr="006E1FB9" w:rsidRDefault="006E1FB9" w:rsidP="006E1FB9">
      <w:pPr>
        <w:pStyle w:val="Code"/>
        <w:rPr>
          <w:highlight w:val="white"/>
        </w:rPr>
      </w:pPr>
      <w:r w:rsidRPr="006E1FB9">
        <w:rPr>
          <w:highlight w:val="white"/>
        </w:rPr>
        <w:t xml:space="preserve">    public bool IsComplete() {</w:t>
      </w:r>
    </w:p>
    <w:p w14:paraId="29D5F48F" w14:textId="77777777" w:rsidR="006E1FB9" w:rsidRPr="006E1FB9" w:rsidRDefault="006E1FB9" w:rsidP="006E1FB9">
      <w:pPr>
        <w:pStyle w:val="Code"/>
        <w:rPr>
          <w:highlight w:val="white"/>
        </w:rPr>
      </w:pPr>
      <w:r w:rsidRPr="006E1FB9">
        <w:rPr>
          <w:highlight w:val="white"/>
        </w:rPr>
        <w:t xml:space="preserve">      switch (m_sort) {</w:t>
      </w:r>
    </w:p>
    <w:p w14:paraId="1013D77C" w14:textId="77777777" w:rsidR="006E1FB9" w:rsidRPr="006E1FB9" w:rsidRDefault="006E1FB9" w:rsidP="006E1FB9">
      <w:pPr>
        <w:pStyle w:val="Code"/>
        <w:rPr>
          <w:highlight w:val="white"/>
        </w:rPr>
      </w:pPr>
      <w:r w:rsidRPr="006E1FB9">
        <w:rPr>
          <w:highlight w:val="white"/>
        </w:rPr>
        <w:t xml:space="preserve">        case Sort.Array:</w:t>
      </w:r>
    </w:p>
    <w:p w14:paraId="643E791A" w14:textId="77777777" w:rsidR="006E1FB9" w:rsidRPr="006E1FB9" w:rsidRDefault="006E1FB9" w:rsidP="006E1FB9">
      <w:pPr>
        <w:pStyle w:val="Code"/>
        <w:rPr>
          <w:highlight w:val="white"/>
        </w:rPr>
      </w:pPr>
      <w:r w:rsidRPr="006E1FB9">
        <w:rPr>
          <w:highlight w:val="white"/>
        </w:rPr>
        <w:t xml:space="preserve">          return (m_arraySize &gt; 0);</w:t>
      </w:r>
    </w:p>
    <w:p w14:paraId="4BB8B81B" w14:textId="77777777" w:rsidR="006E1FB9" w:rsidRPr="006E1FB9" w:rsidRDefault="006E1FB9" w:rsidP="006E1FB9">
      <w:pPr>
        <w:pStyle w:val="Code"/>
        <w:rPr>
          <w:highlight w:val="white"/>
        </w:rPr>
      </w:pPr>
    </w:p>
    <w:p w14:paraId="087BBF99" w14:textId="77777777" w:rsidR="006E1FB9" w:rsidRPr="006E1FB9" w:rsidRDefault="006E1FB9" w:rsidP="006E1FB9">
      <w:pPr>
        <w:pStyle w:val="Code"/>
        <w:rPr>
          <w:highlight w:val="white"/>
        </w:rPr>
      </w:pPr>
      <w:r w:rsidRPr="006E1FB9">
        <w:rPr>
          <w:highlight w:val="white"/>
        </w:rPr>
        <w:t xml:space="preserve">        case Sort.Struct:</w:t>
      </w:r>
    </w:p>
    <w:p w14:paraId="0E72179E" w14:textId="77777777" w:rsidR="006E1FB9" w:rsidRPr="006E1FB9" w:rsidRDefault="006E1FB9" w:rsidP="006E1FB9">
      <w:pPr>
        <w:pStyle w:val="Code"/>
        <w:rPr>
          <w:highlight w:val="white"/>
        </w:rPr>
      </w:pPr>
      <w:r w:rsidRPr="006E1FB9">
        <w:rPr>
          <w:highlight w:val="white"/>
        </w:rPr>
        <w:t xml:space="preserve">        case Sort.Union:</w:t>
      </w:r>
    </w:p>
    <w:p w14:paraId="4A00C35E" w14:textId="77777777" w:rsidR="006E1FB9" w:rsidRPr="006E1FB9" w:rsidRDefault="006E1FB9" w:rsidP="006E1FB9">
      <w:pPr>
        <w:pStyle w:val="Code"/>
        <w:rPr>
          <w:highlight w:val="white"/>
        </w:rPr>
      </w:pPr>
      <w:r w:rsidRPr="006E1FB9">
        <w:rPr>
          <w:highlight w:val="white"/>
        </w:rPr>
        <w:t xml:space="preserve">          return (m_memberMap != null);</w:t>
      </w:r>
    </w:p>
    <w:p w14:paraId="1A53C51E" w14:textId="77777777" w:rsidR="006E1FB9" w:rsidRPr="006E1FB9" w:rsidRDefault="006E1FB9" w:rsidP="006E1FB9">
      <w:pPr>
        <w:pStyle w:val="Code"/>
        <w:rPr>
          <w:highlight w:val="white"/>
        </w:rPr>
      </w:pPr>
    </w:p>
    <w:p w14:paraId="1ABDCCD1" w14:textId="77777777" w:rsidR="006E1FB9" w:rsidRPr="006E1FB9" w:rsidRDefault="006E1FB9" w:rsidP="006E1FB9">
      <w:pPr>
        <w:pStyle w:val="Code"/>
        <w:rPr>
          <w:highlight w:val="white"/>
        </w:rPr>
      </w:pPr>
      <w:r w:rsidRPr="006E1FB9">
        <w:rPr>
          <w:highlight w:val="white"/>
        </w:rPr>
        <w:t xml:space="preserve">        default:</w:t>
      </w:r>
    </w:p>
    <w:p w14:paraId="7E673B40" w14:textId="77777777" w:rsidR="006E1FB9" w:rsidRPr="006E1FB9" w:rsidRDefault="006E1FB9" w:rsidP="006E1FB9">
      <w:pPr>
        <w:pStyle w:val="Code"/>
        <w:rPr>
          <w:highlight w:val="white"/>
        </w:rPr>
      </w:pPr>
      <w:r w:rsidRPr="006E1FB9">
        <w:rPr>
          <w:highlight w:val="white"/>
        </w:rPr>
        <w:t xml:space="preserve">          return true;</w:t>
      </w:r>
    </w:p>
    <w:p w14:paraId="5958F179" w14:textId="77777777" w:rsidR="006E1FB9" w:rsidRPr="006E1FB9" w:rsidRDefault="006E1FB9" w:rsidP="006E1FB9">
      <w:pPr>
        <w:pStyle w:val="Code"/>
        <w:rPr>
          <w:highlight w:val="white"/>
        </w:rPr>
      </w:pPr>
      <w:r w:rsidRPr="006E1FB9">
        <w:rPr>
          <w:highlight w:val="white"/>
        </w:rPr>
        <w:t xml:space="preserve">      }</w:t>
      </w:r>
    </w:p>
    <w:p w14:paraId="44348619" w14:textId="77777777" w:rsidR="006E1FB9" w:rsidRPr="006E1FB9" w:rsidRDefault="006E1FB9" w:rsidP="006E1FB9">
      <w:pPr>
        <w:pStyle w:val="Code"/>
        <w:rPr>
          <w:highlight w:val="white"/>
        </w:rPr>
      </w:pPr>
      <w:r w:rsidRPr="006E1FB9">
        <w:rPr>
          <w:highlight w:val="white"/>
        </w:rPr>
        <w:t xml:space="preserve">    }</w:t>
      </w:r>
    </w:p>
    <w:p w14:paraId="2E095070" w14:textId="77777777" w:rsidR="006E1FB9" w:rsidRPr="006E1FB9" w:rsidRDefault="006E1FB9" w:rsidP="006E1FB9">
      <w:pPr>
        <w:pStyle w:val="Code"/>
        <w:rPr>
          <w:highlight w:val="white"/>
        </w:rPr>
      </w:pPr>
    </w:p>
    <w:p w14:paraId="365FACFC" w14:textId="5D95042B" w:rsidR="006E1FB9" w:rsidRPr="006E1FB9" w:rsidRDefault="006E1FB9" w:rsidP="006E1FB9">
      <w:pPr>
        <w:pStyle w:val="Code"/>
        <w:rPr>
          <w:highlight w:val="white"/>
        </w:rPr>
      </w:pPr>
      <w:r w:rsidRPr="006E1FB9">
        <w:rPr>
          <w:highlight w:val="white"/>
        </w:rPr>
        <w:t xml:space="preserve">    // -----------------------------------------------------------------------</w:t>
      </w:r>
    </w:p>
    <w:p w14:paraId="63D467DD" w14:textId="77777777" w:rsidR="00B864B2" w:rsidRDefault="00B864B2">
      <w:pPr>
        <w:rPr>
          <w:ins w:id="5774" w:author="Stefan Bjornander" w:date="2015-04-25T10:30:00Z"/>
          <w:color w:val="auto"/>
        </w:rPr>
        <w:pPrChange w:id="5775" w:author="Stefan Bjornander" w:date="2015-04-25T10:27:00Z">
          <w:pPr>
            <w:pStyle w:val="Rubrik3"/>
          </w:pPr>
        </w:pPrChange>
      </w:pPr>
      <w:ins w:id="5776" w:author="Stefan Bjornander" w:date="2015-04-25T10:28:00Z">
        <w:r>
          <w:t xml:space="preserve">Simply put, a type is constant if its field </w:t>
        </w:r>
        <w:r>
          <w:rPr>
            <w:rStyle w:val="CodeInText"/>
            <w:color w:val="auto"/>
            <w:rPrChange w:id="5777" w:author="Stefan Bjornander" w:date="2015-04-25T10:28:00Z">
              <w:rPr>
                <w:rStyle w:val="CodeInText"/>
                <w:i w:val="0"/>
              </w:rPr>
            </w:rPrChange>
          </w:rPr>
          <w:t>m_constant</w:t>
        </w:r>
        <w:r>
          <w:t xml:space="preserve"> is true. However, </w:t>
        </w:r>
      </w:ins>
      <w:r>
        <w:t>a</w:t>
      </w:r>
      <w:ins w:id="5778" w:author="Stefan Bjornander" w:date="2015-04-25T10:28:00Z">
        <w:r>
          <w:t xml:space="preserve"> struct or union is </w:t>
        </w:r>
      </w:ins>
      <w:ins w:id="5779" w:author="Stefan Bjornander" w:date="2015-04-25T10:29:00Z">
        <w:r>
          <w:t>regarded</w:t>
        </w:r>
      </w:ins>
      <w:ins w:id="5780" w:author="Stefan Bjornander" w:date="2015-04-25T10:28:00Z">
        <w:r>
          <w:t xml:space="preserve"> as </w:t>
        </w:r>
      </w:ins>
      <w:ins w:id="5781" w:author="Stefan Bjornander" w:date="2015-04-25T10:29:00Z">
        <w:r>
          <w:t>constant</w:t>
        </w:r>
      </w:ins>
      <w:ins w:id="5782" w:author="Stefan Bjornander" w:date="2015-04-25T10:28:00Z">
        <w:r>
          <w:t xml:space="preserve"> if </w:t>
        </w:r>
      </w:ins>
      <w:ins w:id="5783" w:author="Stefan Bjornander" w:date="2015-04-25T10:29:00Z">
        <w:r>
          <w:t>it is constant</w:t>
        </w:r>
      </w:ins>
      <w:r>
        <w:t xml:space="preserve"> (</w:t>
      </w:r>
      <w:ins w:id="5784" w:author="Stefan Bjornander" w:date="2015-04-25T10:29:00Z">
        <w:r>
          <w:rPr>
            <w:rStyle w:val="CodeInText"/>
            <w:color w:val="auto"/>
            <w:rPrChange w:id="5785" w:author="Stefan Bjornander" w:date="2015-04-25T10:30:00Z">
              <w:rPr>
                <w:rStyle w:val="CodeInText"/>
                <w:i w:val="0"/>
              </w:rPr>
            </w:rPrChange>
          </w:rPr>
          <w:t>m_constant</w:t>
        </w:r>
        <w:r>
          <w:t xml:space="preserve"> is true) or is any of its members if (</w:t>
        </w:r>
      </w:ins>
      <w:ins w:id="5786" w:author="Stefan Bjornander" w:date="2015-04-25T10:30:00Z">
        <w:r>
          <w:t>recursively</w:t>
        </w:r>
      </w:ins>
      <w:ins w:id="5787" w:author="Stefan Bjornander" w:date="2015-04-25T10:29:00Z">
        <w:r>
          <w:t>)</w:t>
        </w:r>
      </w:ins>
      <w:ins w:id="5788" w:author="Stefan Bjornander" w:date="2015-04-25T10:30:00Z">
        <w:r>
          <w:t xml:space="preserve"> constant.</w:t>
        </w:r>
      </w:ins>
    </w:p>
    <w:p w14:paraId="66A16E10" w14:textId="77777777" w:rsidR="00B864B2" w:rsidRDefault="00B864B2">
      <w:pPr>
        <w:pPrChange w:id="5789" w:author="Stefan Bjornander" w:date="2015-04-25T10:27:00Z">
          <w:pPr>
            <w:pStyle w:val="Rubrik3"/>
          </w:pPr>
        </w:pPrChange>
      </w:pPr>
      <w:ins w:id="5790" w:author="Stefan Bjornander" w:date="2015-04-25T10:30:00Z">
        <w:r>
          <w:t xml:space="preserve">The idea of the volatile </w:t>
        </w:r>
      </w:ins>
      <w:ins w:id="5791" w:author="Stefan Bjornander" w:date="2015-04-25T10:31:00Z">
        <w:r>
          <w:t xml:space="preserve">qualifier is to </w:t>
        </w:r>
      </w:ins>
      <w:ins w:id="5792" w:author="Stefan Bjornander" w:date="2015-04-25T10:30:00Z">
        <w:r>
          <w:t xml:space="preserve">prevent optimization, and since this book </w:t>
        </w:r>
      </w:ins>
      <w:ins w:id="5793" w:author="Stefan Bjornander" w:date="2015-04-25T10:31:00Z">
        <w:r>
          <w:t xml:space="preserve">is focused on optimization techniques we have no real use for the volatile </w:t>
        </w:r>
      </w:ins>
      <w:r>
        <w:t>qualifier</w:t>
      </w:r>
      <w:ins w:id="5794" w:author="Stefan Bjornander" w:date="2015-04-25T10:31:00Z">
        <w:r>
          <w:t xml:space="preserve">. However, for the sake of </w:t>
        </w:r>
      </w:ins>
      <w:r>
        <w:t>completeness</w:t>
      </w:r>
      <w:ins w:id="5795" w:author="Stefan Bjornander" w:date="2015-04-25T10:31:00Z">
        <w:r>
          <w:t xml:space="preserve"> we include the </w:t>
        </w:r>
        <w:r>
          <w:rPr>
            <w:rStyle w:val="CodeInText"/>
            <w:color w:val="auto"/>
            <w:rPrChange w:id="5796" w:author="Stefan Bjornander" w:date="2015-04-25T10:32:00Z">
              <w:rPr>
                <w:rStyle w:val="CodeInText"/>
                <w:i w:val="0"/>
              </w:rPr>
            </w:rPrChange>
          </w:rPr>
          <w:t>m_volatile</w:t>
        </w:r>
        <w:r>
          <w:t xml:space="preserve"> field in the </w:t>
        </w:r>
        <w:r>
          <w:rPr>
            <w:rStyle w:val="CodeInText"/>
            <w:color w:val="auto"/>
            <w:rPrChange w:id="5797" w:author="Stefan Bjornander" w:date="2015-04-25T10:32:00Z">
              <w:rPr>
                <w:rStyle w:val="CodeInText"/>
                <w:i w:val="0"/>
              </w:rPr>
            </w:rPrChange>
          </w:rPr>
          <w:t>Type</w:t>
        </w:r>
        <w:r>
          <w:t xml:space="preserve"> class.</w:t>
        </w:r>
      </w:ins>
    </w:p>
    <w:p w14:paraId="2323C7F7" w14:textId="77777777" w:rsidR="006E1FB9" w:rsidRPr="006E1FB9" w:rsidRDefault="006E1FB9" w:rsidP="006E1FB9">
      <w:pPr>
        <w:pStyle w:val="Code"/>
        <w:rPr>
          <w:highlight w:val="white"/>
        </w:rPr>
      </w:pPr>
      <w:r w:rsidRPr="006E1FB9">
        <w:rPr>
          <w:highlight w:val="white"/>
        </w:rPr>
        <w:t xml:space="preserve">    private bool m_constant;</w:t>
      </w:r>
    </w:p>
    <w:p w14:paraId="2EBB013C" w14:textId="77777777" w:rsidR="006E1FB9" w:rsidRPr="006E1FB9" w:rsidRDefault="006E1FB9" w:rsidP="006E1FB9">
      <w:pPr>
        <w:pStyle w:val="Code"/>
        <w:rPr>
          <w:highlight w:val="white"/>
        </w:rPr>
      </w:pPr>
      <w:r w:rsidRPr="006E1FB9">
        <w:rPr>
          <w:highlight w:val="white"/>
        </w:rPr>
        <w:t xml:space="preserve">    private bool m_volatile;</w:t>
      </w:r>
    </w:p>
    <w:p w14:paraId="572B1E9B" w14:textId="77777777" w:rsidR="006E1FB9" w:rsidRPr="006E1FB9" w:rsidRDefault="006E1FB9" w:rsidP="006E1FB9">
      <w:pPr>
        <w:pStyle w:val="Code"/>
        <w:rPr>
          <w:highlight w:val="white"/>
        </w:rPr>
      </w:pPr>
    </w:p>
    <w:p w14:paraId="2C4208E9" w14:textId="77777777" w:rsidR="006E1FB9" w:rsidRPr="006E1FB9" w:rsidRDefault="006E1FB9" w:rsidP="006E1FB9">
      <w:pPr>
        <w:pStyle w:val="Code"/>
        <w:rPr>
          <w:highlight w:val="white"/>
        </w:rPr>
      </w:pPr>
      <w:r w:rsidRPr="006E1FB9">
        <w:rPr>
          <w:highlight w:val="white"/>
        </w:rPr>
        <w:t xml:space="preserve">    public bool IsConstant {</w:t>
      </w:r>
    </w:p>
    <w:p w14:paraId="7C5C9BFF" w14:textId="77777777" w:rsidR="006E1FB9" w:rsidRPr="006E1FB9" w:rsidRDefault="006E1FB9" w:rsidP="006E1FB9">
      <w:pPr>
        <w:pStyle w:val="Code"/>
        <w:rPr>
          <w:highlight w:val="white"/>
        </w:rPr>
      </w:pPr>
      <w:r w:rsidRPr="006E1FB9">
        <w:rPr>
          <w:highlight w:val="white"/>
        </w:rPr>
        <w:t xml:space="preserve">      get { return m_constant; }</w:t>
      </w:r>
    </w:p>
    <w:p w14:paraId="07D97F2D" w14:textId="77777777" w:rsidR="006E1FB9" w:rsidRPr="006E1FB9" w:rsidRDefault="006E1FB9" w:rsidP="006E1FB9">
      <w:pPr>
        <w:pStyle w:val="Code"/>
        <w:rPr>
          <w:highlight w:val="white"/>
        </w:rPr>
      </w:pPr>
      <w:r w:rsidRPr="006E1FB9">
        <w:rPr>
          <w:highlight w:val="white"/>
        </w:rPr>
        <w:t xml:space="preserve">      set { m_constant = value; }</w:t>
      </w:r>
    </w:p>
    <w:p w14:paraId="3DF08670" w14:textId="77777777" w:rsidR="006E1FB9" w:rsidRPr="006E1FB9" w:rsidRDefault="006E1FB9" w:rsidP="006E1FB9">
      <w:pPr>
        <w:pStyle w:val="Code"/>
        <w:rPr>
          <w:highlight w:val="white"/>
        </w:rPr>
      </w:pPr>
      <w:r w:rsidRPr="006E1FB9">
        <w:rPr>
          <w:highlight w:val="white"/>
        </w:rPr>
        <w:t xml:space="preserve">    }</w:t>
      </w:r>
    </w:p>
    <w:p w14:paraId="4F624D27" w14:textId="77777777" w:rsidR="006E1FB9" w:rsidRPr="006E1FB9" w:rsidRDefault="006E1FB9" w:rsidP="006E1FB9">
      <w:pPr>
        <w:pStyle w:val="Code"/>
        <w:rPr>
          <w:highlight w:val="white"/>
        </w:rPr>
      </w:pPr>
      <w:r w:rsidRPr="006E1FB9">
        <w:rPr>
          <w:highlight w:val="white"/>
        </w:rPr>
        <w:t xml:space="preserve">  </w:t>
      </w:r>
    </w:p>
    <w:p w14:paraId="0936C28A" w14:textId="77777777" w:rsidR="006E1FB9" w:rsidRPr="006E1FB9" w:rsidRDefault="006E1FB9" w:rsidP="006E1FB9">
      <w:pPr>
        <w:pStyle w:val="Code"/>
        <w:rPr>
          <w:highlight w:val="white"/>
        </w:rPr>
      </w:pPr>
      <w:r w:rsidRPr="006E1FB9">
        <w:rPr>
          <w:highlight w:val="white"/>
        </w:rPr>
        <w:t xml:space="preserve">    public bool IsVolatile {</w:t>
      </w:r>
    </w:p>
    <w:p w14:paraId="14D1D4CB" w14:textId="77777777" w:rsidR="006E1FB9" w:rsidRPr="006E1FB9" w:rsidRDefault="006E1FB9" w:rsidP="006E1FB9">
      <w:pPr>
        <w:pStyle w:val="Code"/>
        <w:rPr>
          <w:highlight w:val="white"/>
        </w:rPr>
      </w:pPr>
      <w:r w:rsidRPr="006E1FB9">
        <w:rPr>
          <w:highlight w:val="white"/>
        </w:rPr>
        <w:t xml:space="preserve">      get { return m_volatile; }</w:t>
      </w:r>
    </w:p>
    <w:p w14:paraId="50DD2D1D" w14:textId="77777777" w:rsidR="006E1FB9" w:rsidRPr="006E1FB9" w:rsidRDefault="006E1FB9" w:rsidP="006E1FB9">
      <w:pPr>
        <w:pStyle w:val="Code"/>
        <w:rPr>
          <w:highlight w:val="white"/>
        </w:rPr>
      </w:pPr>
      <w:r w:rsidRPr="006E1FB9">
        <w:rPr>
          <w:highlight w:val="white"/>
        </w:rPr>
        <w:t xml:space="preserve">      set { m_volatile = value; }</w:t>
      </w:r>
    </w:p>
    <w:p w14:paraId="5018824F" w14:textId="77777777" w:rsidR="006E1FB9" w:rsidRPr="006E1FB9" w:rsidRDefault="006E1FB9" w:rsidP="006E1FB9">
      <w:pPr>
        <w:pStyle w:val="Code"/>
        <w:rPr>
          <w:highlight w:val="white"/>
        </w:rPr>
      </w:pPr>
      <w:r w:rsidRPr="006E1FB9">
        <w:rPr>
          <w:highlight w:val="white"/>
        </w:rPr>
        <w:t xml:space="preserve">    }</w:t>
      </w:r>
    </w:p>
    <w:p w14:paraId="574BE332" w14:textId="77777777" w:rsidR="006E1FB9" w:rsidRPr="006E1FB9" w:rsidRDefault="006E1FB9" w:rsidP="006E1FB9">
      <w:pPr>
        <w:pStyle w:val="Code"/>
        <w:rPr>
          <w:highlight w:val="white"/>
        </w:rPr>
      </w:pPr>
      <w:r w:rsidRPr="006E1FB9">
        <w:rPr>
          <w:highlight w:val="white"/>
        </w:rPr>
        <w:t xml:space="preserve">  </w:t>
      </w:r>
    </w:p>
    <w:p w14:paraId="1557CE7B" w14:textId="77777777" w:rsidR="006E1FB9" w:rsidRPr="006E1FB9" w:rsidRDefault="006E1FB9" w:rsidP="006E1FB9">
      <w:pPr>
        <w:pStyle w:val="Code"/>
        <w:rPr>
          <w:highlight w:val="white"/>
        </w:rPr>
      </w:pPr>
      <w:r w:rsidRPr="006E1FB9">
        <w:rPr>
          <w:highlight w:val="white"/>
        </w:rPr>
        <w:t xml:space="preserve">    public bool IsConstantRecursive() {</w:t>
      </w:r>
    </w:p>
    <w:p w14:paraId="64990BF0" w14:textId="77777777" w:rsidR="006E1FB9" w:rsidRPr="006E1FB9" w:rsidRDefault="006E1FB9" w:rsidP="006E1FB9">
      <w:pPr>
        <w:pStyle w:val="Code"/>
        <w:rPr>
          <w:highlight w:val="white"/>
        </w:rPr>
      </w:pPr>
      <w:r w:rsidRPr="006E1FB9">
        <w:rPr>
          <w:highlight w:val="white"/>
        </w:rPr>
        <w:t xml:space="preserve">      if (m_constant) {</w:t>
      </w:r>
    </w:p>
    <w:p w14:paraId="5E6BEC6C" w14:textId="77777777" w:rsidR="006E1FB9" w:rsidRPr="006E1FB9" w:rsidRDefault="006E1FB9" w:rsidP="006E1FB9">
      <w:pPr>
        <w:pStyle w:val="Code"/>
        <w:rPr>
          <w:highlight w:val="white"/>
        </w:rPr>
      </w:pPr>
      <w:r w:rsidRPr="006E1FB9">
        <w:rPr>
          <w:highlight w:val="white"/>
        </w:rPr>
        <w:t xml:space="preserve">        return true;</w:t>
      </w:r>
    </w:p>
    <w:p w14:paraId="6D59DD33" w14:textId="77777777" w:rsidR="006E1FB9" w:rsidRPr="006E1FB9" w:rsidRDefault="006E1FB9" w:rsidP="006E1FB9">
      <w:pPr>
        <w:pStyle w:val="Code"/>
        <w:rPr>
          <w:highlight w:val="white"/>
        </w:rPr>
      </w:pPr>
      <w:r w:rsidRPr="006E1FB9">
        <w:rPr>
          <w:highlight w:val="white"/>
        </w:rPr>
        <w:t xml:space="preserve">      }  </w:t>
      </w:r>
    </w:p>
    <w:p w14:paraId="2B87D1EF" w14:textId="77777777" w:rsidR="006E1FB9" w:rsidRPr="006E1FB9" w:rsidRDefault="006E1FB9" w:rsidP="006E1FB9">
      <w:pPr>
        <w:pStyle w:val="Code"/>
        <w:rPr>
          <w:highlight w:val="white"/>
        </w:rPr>
      </w:pPr>
      <w:r w:rsidRPr="006E1FB9">
        <w:rPr>
          <w:highlight w:val="white"/>
        </w:rPr>
        <w:t xml:space="preserve">      else if (IsStructOrUnion() &amp;&amp; (m_memberMap != null)) {</w:t>
      </w:r>
    </w:p>
    <w:p w14:paraId="148D8097" w14:textId="77777777" w:rsidR="006E1FB9" w:rsidRPr="006E1FB9" w:rsidRDefault="006E1FB9" w:rsidP="006E1FB9">
      <w:pPr>
        <w:pStyle w:val="Code"/>
        <w:rPr>
          <w:highlight w:val="white"/>
        </w:rPr>
      </w:pPr>
      <w:r w:rsidRPr="006E1FB9">
        <w:rPr>
          <w:highlight w:val="white"/>
        </w:rPr>
        <w:lastRenderedPageBreak/>
        <w:t xml:space="preserve">        foreach (Symbol symbol in m_memberMap.Values) {</w:t>
      </w:r>
    </w:p>
    <w:p w14:paraId="138ACE44" w14:textId="77777777" w:rsidR="006E1FB9" w:rsidRPr="006E1FB9" w:rsidRDefault="006E1FB9" w:rsidP="006E1FB9">
      <w:pPr>
        <w:pStyle w:val="Code"/>
        <w:rPr>
          <w:highlight w:val="white"/>
        </w:rPr>
      </w:pPr>
      <w:r w:rsidRPr="006E1FB9">
        <w:rPr>
          <w:highlight w:val="white"/>
        </w:rPr>
        <w:t xml:space="preserve">          if (symbol.Type.IsConstantRecursive()) {</w:t>
      </w:r>
    </w:p>
    <w:p w14:paraId="4F17BD07" w14:textId="77777777" w:rsidR="006E1FB9" w:rsidRPr="006E1FB9" w:rsidRDefault="006E1FB9" w:rsidP="006E1FB9">
      <w:pPr>
        <w:pStyle w:val="Code"/>
        <w:rPr>
          <w:highlight w:val="white"/>
        </w:rPr>
      </w:pPr>
      <w:r w:rsidRPr="006E1FB9">
        <w:rPr>
          <w:highlight w:val="white"/>
        </w:rPr>
        <w:t xml:space="preserve">            return true;</w:t>
      </w:r>
    </w:p>
    <w:p w14:paraId="5CBB8378" w14:textId="77777777" w:rsidR="006E1FB9" w:rsidRPr="006E1FB9" w:rsidRDefault="006E1FB9" w:rsidP="006E1FB9">
      <w:pPr>
        <w:pStyle w:val="Code"/>
        <w:rPr>
          <w:highlight w:val="white"/>
        </w:rPr>
      </w:pPr>
      <w:r w:rsidRPr="006E1FB9">
        <w:rPr>
          <w:highlight w:val="white"/>
        </w:rPr>
        <w:t xml:space="preserve">          }</w:t>
      </w:r>
    </w:p>
    <w:p w14:paraId="20AF68D7" w14:textId="77777777" w:rsidR="006E1FB9" w:rsidRPr="006E1FB9" w:rsidRDefault="006E1FB9" w:rsidP="006E1FB9">
      <w:pPr>
        <w:pStyle w:val="Code"/>
        <w:rPr>
          <w:highlight w:val="white"/>
        </w:rPr>
      </w:pPr>
      <w:r w:rsidRPr="006E1FB9">
        <w:rPr>
          <w:highlight w:val="white"/>
        </w:rPr>
        <w:t xml:space="preserve">        }</w:t>
      </w:r>
    </w:p>
    <w:p w14:paraId="0455B635" w14:textId="77777777" w:rsidR="006E1FB9" w:rsidRPr="006E1FB9" w:rsidRDefault="006E1FB9" w:rsidP="006E1FB9">
      <w:pPr>
        <w:pStyle w:val="Code"/>
        <w:rPr>
          <w:highlight w:val="white"/>
        </w:rPr>
      </w:pPr>
      <w:r w:rsidRPr="006E1FB9">
        <w:rPr>
          <w:highlight w:val="white"/>
        </w:rPr>
        <w:t xml:space="preserve">      }</w:t>
      </w:r>
    </w:p>
    <w:p w14:paraId="673BC846" w14:textId="77777777" w:rsidR="006E1FB9" w:rsidRPr="006E1FB9" w:rsidRDefault="006E1FB9" w:rsidP="006E1FB9">
      <w:pPr>
        <w:pStyle w:val="Code"/>
        <w:rPr>
          <w:highlight w:val="white"/>
        </w:rPr>
      </w:pPr>
      <w:r w:rsidRPr="006E1FB9">
        <w:rPr>
          <w:highlight w:val="white"/>
        </w:rPr>
        <w:t xml:space="preserve">    </w:t>
      </w:r>
    </w:p>
    <w:p w14:paraId="7B7F0808" w14:textId="77777777" w:rsidR="006E1FB9" w:rsidRPr="006E1FB9" w:rsidRDefault="006E1FB9" w:rsidP="006E1FB9">
      <w:pPr>
        <w:pStyle w:val="Code"/>
        <w:rPr>
          <w:highlight w:val="white"/>
        </w:rPr>
      </w:pPr>
      <w:r w:rsidRPr="006E1FB9">
        <w:rPr>
          <w:highlight w:val="white"/>
        </w:rPr>
        <w:t xml:space="preserve">      return false;</w:t>
      </w:r>
    </w:p>
    <w:p w14:paraId="53641C9B" w14:textId="77777777" w:rsidR="006E1FB9" w:rsidRPr="006E1FB9" w:rsidRDefault="006E1FB9" w:rsidP="006E1FB9">
      <w:pPr>
        <w:pStyle w:val="Code"/>
        <w:rPr>
          <w:highlight w:val="white"/>
        </w:rPr>
      </w:pPr>
      <w:r w:rsidRPr="006E1FB9">
        <w:rPr>
          <w:highlight w:val="white"/>
        </w:rPr>
        <w:t xml:space="preserve">    }</w:t>
      </w:r>
    </w:p>
    <w:p w14:paraId="42AA5055" w14:textId="77777777" w:rsidR="006E1FB9" w:rsidRPr="006E1FB9" w:rsidRDefault="006E1FB9" w:rsidP="006E1FB9">
      <w:pPr>
        <w:pStyle w:val="Code"/>
        <w:rPr>
          <w:highlight w:val="white"/>
        </w:rPr>
      </w:pPr>
    </w:p>
    <w:p w14:paraId="1AD8A78B" w14:textId="77777777" w:rsidR="006E1FB9" w:rsidRPr="006E1FB9" w:rsidRDefault="006E1FB9" w:rsidP="006E1FB9">
      <w:pPr>
        <w:pStyle w:val="Code"/>
        <w:rPr>
          <w:highlight w:val="white"/>
        </w:rPr>
      </w:pPr>
      <w:r w:rsidRPr="006E1FB9">
        <w:rPr>
          <w:highlight w:val="white"/>
        </w:rPr>
        <w:t xml:space="preserve">    public bool Volatile {</w:t>
      </w:r>
    </w:p>
    <w:p w14:paraId="04A05119" w14:textId="77777777" w:rsidR="006E1FB9" w:rsidRPr="006E1FB9" w:rsidRDefault="006E1FB9" w:rsidP="006E1FB9">
      <w:pPr>
        <w:pStyle w:val="Code"/>
        <w:rPr>
          <w:highlight w:val="white"/>
        </w:rPr>
      </w:pPr>
      <w:r w:rsidRPr="006E1FB9">
        <w:rPr>
          <w:highlight w:val="white"/>
        </w:rPr>
        <w:t xml:space="preserve">      get { return m_volatile; }</w:t>
      </w:r>
    </w:p>
    <w:p w14:paraId="1553D825" w14:textId="77777777" w:rsidR="006E1FB9" w:rsidRPr="006E1FB9" w:rsidRDefault="006E1FB9" w:rsidP="006E1FB9">
      <w:pPr>
        <w:pStyle w:val="Code"/>
        <w:rPr>
          <w:highlight w:val="white"/>
        </w:rPr>
      </w:pPr>
      <w:r w:rsidRPr="006E1FB9">
        <w:rPr>
          <w:highlight w:val="white"/>
        </w:rPr>
        <w:t xml:space="preserve">      set { m_volatile = value; }</w:t>
      </w:r>
    </w:p>
    <w:p w14:paraId="4C97AF6D" w14:textId="77777777" w:rsidR="006E1FB9" w:rsidRPr="006E1FB9" w:rsidRDefault="006E1FB9" w:rsidP="006E1FB9">
      <w:pPr>
        <w:pStyle w:val="Code"/>
        <w:rPr>
          <w:highlight w:val="white"/>
        </w:rPr>
      </w:pPr>
      <w:r w:rsidRPr="006E1FB9">
        <w:rPr>
          <w:highlight w:val="white"/>
        </w:rPr>
        <w:t xml:space="preserve">    }</w:t>
      </w:r>
    </w:p>
    <w:p w14:paraId="7231B3F9" w14:textId="77777777" w:rsidR="006E1FB9" w:rsidRPr="006E1FB9" w:rsidRDefault="006E1FB9" w:rsidP="006E1FB9">
      <w:pPr>
        <w:pStyle w:val="Code"/>
        <w:rPr>
          <w:highlight w:val="white"/>
        </w:rPr>
      </w:pPr>
    </w:p>
    <w:p w14:paraId="77D24D51" w14:textId="1C71B54A" w:rsidR="006E1FB9" w:rsidRPr="006E1FB9" w:rsidRDefault="006E1FB9" w:rsidP="006E1FB9">
      <w:pPr>
        <w:pStyle w:val="Code"/>
        <w:rPr>
          <w:highlight w:val="white"/>
        </w:rPr>
      </w:pPr>
      <w:r w:rsidRPr="006E1FB9">
        <w:rPr>
          <w:highlight w:val="white"/>
        </w:rPr>
        <w:t xml:space="preserve">    // -----------------------------------------------------------------------</w:t>
      </w:r>
    </w:p>
    <w:p w14:paraId="59ED11FD" w14:textId="77777777" w:rsidR="006E1FB9" w:rsidRPr="006E1FB9" w:rsidRDefault="006E1FB9" w:rsidP="006E1FB9">
      <w:pPr>
        <w:pStyle w:val="Code"/>
        <w:rPr>
          <w:highlight w:val="white"/>
        </w:rPr>
      </w:pPr>
      <w:r w:rsidRPr="006E1FB9">
        <w:rPr>
          <w:highlight w:val="white"/>
        </w:rPr>
        <w:t xml:space="preserve">  </w:t>
      </w:r>
    </w:p>
    <w:p w14:paraId="76D7F099" w14:textId="77777777" w:rsidR="006E1FB9" w:rsidRPr="006E1FB9" w:rsidRDefault="006E1FB9" w:rsidP="006E1FB9">
      <w:pPr>
        <w:pStyle w:val="Code"/>
        <w:rPr>
          <w:highlight w:val="white"/>
        </w:rPr>
      </w:pPr>
      <w:r w:rsidRPr="006E1FB9">
        <w:rPr>
          <w:highlight w:val="white"/>
        </w:rPr>
        <w:t xml:space="preserve">    public override int GetHashCode() {</w:t>
      </w:r>
    </w:p>
    <w:p w14:paraId="553607AE" w14:textId="77777777" w:rsidR="006E1FB9" w:rsidRPr="006E1FB9" w:rsidRDefault="006E1FB9" w:rsidP="006E1FB9">
      <w:pPr>
        <w:pStyle w:val="Code"/>
        <w:rPr>
          <w:highlight w:val="white"/>
        </w:rPr>
      </w:pPr>
      <w:r w:rsidRPr="006E1FB9">
        <w:rPr>
          <w:highlight w:val="white"/>
        </w:rPr>
        <w:t xml:space="preserve">      return base.GetHashCode();</w:t>
      </w:r>
    </w:p>
    <w:p w14:paraId="14D17FD8" w14:textId="77777777" w:rsidR="006E1FB9" w:rsidRPr="006E1FB9" w:rsidRDefault="006E1FB9" w:rsidP="006E1FB9">
      <w:pPr>
        <w:pStyle w:val="Code"/>
        <w:rPr>
          <w:highlight w:val="white"/>
        </w:rPr>
      </w:pPr>
      <w:r w:rsidRPr="006E1FB9">
        <w:rPr>
          <w:highlight w:val="white"/>
        </w:rPr>
        <w:t xml:space="preserve">    }</w:t>
      </w:r>
    </w:p>
    <w:p w14:paraId="06395D00" w14:textId="77777777" w:rsidR="004409FB" w:rsidRDefault="004409FB">
      <w:pPr>
        <w:rPr>
          <w:ins w:id="5798" w:author="Stefan Bjornander" w:date="2015-04-25T11:16:00Z"/>
          <w:color w:val="auto"/>
        </w:rPr>
        <w:pPrChange w:id="5799" w:author="Stefan Bjornander" w:date="2015-04-25T14:35:00Z">
          <w:pPr>
            <w:pStyle w:val="Code"/>
          </w:pPr>
        </w:pPrChange>
      </w:pPr>
      <w:ins w:id="5800" w:author="Stefan Bjornander" w:date="2015-04-25T14:35:00Z">
        <w:r>
          <w:t>Two pointer</w:t>
        </w:r>
      </w:ins>
      <w:r>
        <w:rPr>
          <w:noProof/>
        </w:rPr>
        <w:t>s</w:t>
      </w:r>
      <w:ins w:id="5801" w:author="Stefan Bjornander" w:date="2015-04-25T14:35:00Z">
        <w:r>
          <w:rPr>
            <w:noProof/>
          </w:rPr>
          <w:t xml:space="preserve"> are </w:t>
        </w:r>
      </w:ins>
      <w:r>
        <w:rPr>
          <w:noProof/>
        </w:rPr>
        <w:t xml:space="preserve">considered to be </w:t>
      </w:r>
      <w:ins w:id="5802" w:author="Stefan Bjornander" w:date="2015-04-25T14:35:00Z">
        <w:r>
          <w:rPr>
            <w:noProof/>
          </w:rPr>
          <w:t>equal if the type</w:t>
        </w:r>
      </w:ins>
      <w:r>
        <w:rPr>
          <w:noProof/>
        </w:rPr>
        <w:t>s</w:t>
      </w:r>
      <w:ins w:id="5803" w:author="Stefan Bjornander" w:date="2015-04-25T14:35:00Z">
        <w:r>
          <w:rPr>
            <w:noProof/>
          </w:rPr>
          <w:t xml:space="preserve"> they point at are equal</w:t>
        </w:r>
      </w:ins>
      <w:ins w:id="5804" w:author="Stefan Bjornander" w:date="2015-04-25T14:56:00Z">
        <w:r>
          <w:rPr>
            <w:noProof/>
          </w:rPr>
          <w:t xml:space="preserve">, two arrays are </w:t>
        </w:r>
      </w:ins>
      <w:r>
        <w:rPr>
          <w:noProof/>
        </w:rPr>
        <w:t xml:space="preserve">equal </w:t>
      </w:r>
      <w:ins w:id="5805" w:author="Stefan Bjornander" w:date="2015-04-25T17:26:00Z">
        <w:r>
          <w:rPr>
            <w:noProof/>
          </w:rPr>
          <w:t>if</w:t>
        </w:r>
      </w:ins>
      <w:r>
        <w:rPr>
          <w:noProof/>
        </w:rPr>
        <w:t xml:space="preserve"> (1) </w:t>
      </w:r>
      <w:ins w:id="5806" w:author="Stefan Bjornander" w:date="2015-04-25T17:26:00Z">
        <w:r>
          <w:rPr>
            <w:noProof/>
          </w:rPr>
          <w:t xml:space="preserve">their types are equal and </w:t>
        </w:r>
      </w:ins>
      <w:r>
        <w:rPr>
          <w:noProof/>
        </w:rPr>
        <w:t xml:space="preserve">(2) </w:t>
      </w:r>
      <w:ins w:id="5807" w:author="Stefan Bjornander" w:date="2015-04-25T17:26:00Z">
        <w:r>
          <w:rPr>
            <w:noProof/>
          </w:rPr>
          <w:t>they have the same size o</w:t>
        </w:r>
      </w:ins>
      <w:r>
        <w:rPr>
          <w:noProof/>
        </w:rPr>
        <w:t>r</w:t>
      </w:r>
      <w:ins w:id="5808" w:author="Stefan Bjornander" w:date="2015-04-25T17:26:00Z">
        <w:r>
          <w:rPr>
            <w:noProof/>
          </w:rPr>
          <w:t xml:space="preserve"> </w:t>
        </w:r>
      </w:ins>
      <w:r>
        <w:rPr>
          <w:noProof/>
        </w:rPr>
        <w:t>both are incomplete (their sizes are zero)</w:t>
      </w:r>
      <w:ins w:id="5809" w:author="Stefan Bjornander" w:date="2015-04-25T17:26:00Z">
        <w:r>
          <w:rPr>
            <w:noProof/>
          </w:rPr>
          <w:t>.</w:t>
        </w:r>
      </w:ins>
      <w:ins w:id="5810" w:author="Stefan Bjornander" w:date="2015-04-25T14:56:00Z">
        <w:r>
          <w:rPr>
            <w:noProof/>
          </w:rPr>
          <w:t xml:space="preserve"> </w:t>
        </w:r>
      </w:ins>
      <w:ins w:id="5811" w:author="Stefan Bjornander" w:date="2015-04-25T14:58:00Z">
        <w:r>
          <w:rPr>
            <w:noProof/>
          </w:rPr>
          <w:t>Two struct</w:t>
        </w:r>
      </w:ins>
      <w:ins w:id="5812" w:author="Stefan Bjornander" w:date="2015-04-25T16:07:00Z">
        <w:r>
          <w:rPr>
            <w:noProof/>
          </w:rPr>
          <w:t>s</w:t>
        </w:r>
      </w:ins>
      <w:ins w:id="5813" w:author="Stefan Bjornander" w:date="2015-04-25T14:58:00Z">
        <w:r>
          <w:rPr>
            <w:noProof/>
          </w:rPr>
          <w:t xml:space="preserve"> or unions are equals if </w:t>
        </w:r>
      </w:ins>
      <w:ins w:id="5814" w:author="Stefan Bjornander" w:date="2015-04-25T16:06:00Z">
        <w:r>
          <w:rPr>
            <w:noProof/>
          </w:rPr>
          <w:t xml:space="preserve">they both are incomplete </w:t>
        </w:r>
      </w:ins>
      <w:r>
        <w:rPr>
          <w:noProof/>
        </w:rPr>
        <w:t xml:space="preserve">(their member maps are null) </w:t>
      </w:r>
      <w:ins w:id="5815" w:author="Stefan Bjornander" w:date="2015-04-25T16:06:00Z">
        <w:r>
          <w:rPr>
            <w:noProof/>
          </w:rPr>
          <w:t xml:space="preserve">or if </w:t>
        </w:r>
      </w:ins>
      <w:ins w:id="5816" w:author="Stefan Bjornander" w:date="2015-04-25T14:58:00Z">
        <w:r>
          <w:rPr>
            <w:noProof/>
          </w:rPr>
          <w:t xml:space="preserve">their member </w:t>
        </w:r>
      </w:ins>
      <w:r>
        <w:rPr>
          <w:noProof/>
        </w:rPr>
        <w:t>maps</w:t>
      </w:r>
      <w:ins w:id="5817" w:author="Stefan Bjornander" w:date="2015-04-25T14:58:00Z">
        <w:r>
          <w:rPr>
            <w:noProof/>
          </w:rPr>
          <w:t xml:space="preserve"> are equal</w:t>
        </w:r>
      </w:ins>
      <w:ins w:id="5818" w:author="Stefan Bjornander" w:date="2015-04-25T16:07:00Z">
        <w:r>
          <w:rPr>
            <w:noProof/>
          </w:rPr>
          <w:t>. N</w:t>
        </w:r>
      </w:ins>
      <w:ins w:id="5819" w:author="Stefan Bjornander" w:date="2015-04-25T16:05:00Z">
        <w:r>
          <w:rPr>
            <w:noProof/>
          </w:rPr>
          <w:t xml:space="preserve">ote that they </w:t>
        </w:r>
      </w:ins>
      <w:r>
        <w:rPr>
          <w:noProof/>
        </w:rPr>
        <w:t xml:space="preserve">must not only </w:t>
      </w:r>
      <w:ins w:id="5820" w:author="Stefan Bjornander" w:date="2015-04-25T16:06:00Z">
        <w:r>
          <w:rPr>
            <w:noProof/>
          </w:rPr>
          <w:t>have the same members, the</w:t>
        </w:r>
      </w:ins>
      <w:r>
        <w:rPr>
          <w:noProof/>
        </w:rPr>
        <w:t xml:space="preserve"> members</w:t>
      </w:r>
      <w:ins w:id="5821" w:author="Stefan Bjornander" w:date="2015-04-25T16:06:00Z">
        <w:r>
          <w:rPr>
            <w:noProof/>
          </w:rPr>
          <w:t xml:space="preserve"> </w:t>
        </w:r>
      </w:ins>
      <w:r>
        <w:rPr>
          <w:noProof/>
        </w:rPr>
        <w:t xml:space="preserve">must also appear in the </w:t>
      </w:r>
      <w:ins w:id="5822" w:author="Stefan Bjornander" w:date="2015-04-25T16:06:00Z">
        <w:r>
          <w:rPr>
            <w:noProof/>
          </w:rPr>
          <w:t>same order.</w:t>
        </w:r>
      </w:ins>
      <w:ins w:id="5823" w:author="Stefan Bjornander" w:date="2015-04-25T16:08:00Z">
        <w:r>
          <w:rPr>
            <w:noProof/>
          </w:rPr>
          <w:t xml:space="preserve"> Two functions are equal if their return types are equal, they have the same style (old or new) and their name lists or type lists, respectively, are equal.</w:t>
        </w:r>
      </w:ins>
    </w:p>
    <w:p w14:paraId="733B6CB5" w14:textId="77777777" w:rsidR="006E1FB9" w:rsidRPr="006E1FB9" w:rsidRDefault="006E1FB9" w:rsidP="006E1FB9">
      <w:pPr>
        <w:pStyle w:val="Code"/>
        <w:rPr>
          <w:highlight w:val="white"/>
        </w:rPr>
      </w:pPr>
      <w:r w:rsidRPr="006E1FB9">
        <w:rPr>
          <w:highlight w:val="white"/>
        </w:rPr>
        <w:t xml:space="preserve">    public override bool Equals(object obj) {</w:t>
      </w:r>
    </w:p>
    <w:p w14:paraId="49C650F1" w14:textId="77777777" w:rsidR="006E1FB9" w:rsidRPr="006E1FB9" w:rsidRDefault="006E1FB9" w:rsidP="006E1FB9">
      <w:pPr>
        <w:pStyle w:val="Code"/>
        <w:rPr>
          <w:highlight w:val="white"/>
        </w:rPr>
      </w:pPr>
      <w:r w:rsidRPr="006E1FB9">
        <w:rPr>
          <w:highlight w:val="white"/>
        </w:rPr>
        <w:t xml:space="preserve">      if (obj is Type) {</w:t>
      </w:r>
    </w:p>
    <w:p w14:paraId="581C0AAF" w14:textId="77777777" w:rsidR="006E1FB9" w:rsidRPr="006E1FB9" w:rsidRDefault="006E1FB9" w:rsidP="006E1FB9">
      <w:pPr>
        <w:pStyle w:val="Code"/>
        <w:rPr>
          <w:highlight w:val="white"/>
        </w:rPr>
      </w:pPr>
      <w:r w:rsidRPr="006E1FB9">
        <w:rPr>
          <w:highlight w:val="white"/>
        </w:rPr>
        <w:t xml:space="preserve">        Type type = (Type) obj;</w:t>
      </w:r>
    </w:p>
    <w:p w14:paraId="46D2D34F" w14:textId="77777777" w:rsidR="006E1FB9" w:rsidRPr="006E1FB9" w:rsidRDefault="006E1FB9" w:rsidP="006E1FB9">
      <w:pPr>
        <w:pStyle w:val="Code"/>
        <w:rPr>
          <w:highlight w:val="white"/>
        </w:rPr>
      </w:pPr>
    </w:p>
    <w:p w14:paraId="430A52A5" w14:textId="77777777" w:rsidR="00320D1F" w:rsidRDefault="006E1FB9" w:rsidP="006E1FB9">
      <w:pPr>
        <w:pStyle w:val="Code"/>
        <w:rPr>
          <w:highlight w:val="white"/>
        </w:rPr>
      </w:pPr>
      <w:r w:rsidRPr="006E1FB9">
        <w:rPr>
          <w:highlight w:val="white"/>
        </w:rPr>
        <w:t xml:space="preserve">        if ((m_constant == type.m_constant) &amp;&amp;</w:t>
      </w:r>
    </w:p>
    <w:p w14:paraId="21016195" w14:textId="24E8C6E9" w:rsidR="006E1FB9" w:rsidRPr="006E1FB9" w:rsidRDefault="00320D1F" w:rsidP="006E1FB9">
      <w:pPr>
        <w:pStyle w:val="Code"/>
        <w:rPr>
          <w:highlight w:val="white"/>
        </w:rPr>
      </w:pPr>
      <w:r>
        <w:rPr>
          <w:highlight w:val="white"/>
        </w:rPr>
        <w:t xml:space="preserve">           </w:t>
      </w:r>
      <w:r w:rsidR="006E1FB9" w:rsidRPr="006E1FB9">
        <w:rPr>
          <w:highlight w:val="white"/>
        </w:rPr>
        <w:t xml:space="preserve"> (m_volatile == type.m_volatile) &amp;&amp; (m_sort == type.m_sort)) {</w:t>
      </w:r>
    </w:p>
    <w:p w14:paraId="4D094979" w14:textId="77777777" w:rsidR="006E1FB9" w:rsidRPr="006E1FB9" w:rsidRDefault="006E1FB9" w:rsidP="006E1FB9">
      <w:pPr>
        <w:pStyle w:val="Code"/>
        <w:rPr>
          <w:highlight w:val="white"/>
        </w:rPr>
      </w:pPr>
      <w:r w:rsidRPr="006E1FB9">
        <w:rPr>
          <w:highlight w:val="white"/>
        </w:rPr>
        <w:t xml:space="preserve">          switch (m_sort) {</w:t>
      </w:r>
    </w:p>
    <w:p w14:paraId="78549792" w14:textId="77777777" w:rsidR="006E1FB9" w:rsidRPr="006E1FB9" w:rsidRDefault="006E1FB9" w:rsidP="006E1FB9">
      <w:pPr>
        <w:pStyle w:val="Code"/>
        <w:rPr>
          <w:highlight w:val="white"/>
        </w:rPr>
      </w:pPr>
      <w:r w:rsidRPr="006E1FB9">
        <w:rPr>
          <w:highlight w:val="white"/>
        </w:rPr>
        <w:t xml:space="preserve">            case Sort.Pointer:</w:t>
      </w:r>
    </w:p>
    <w:p w14:paraId="6047BC77" w14:textId="77777777" w:rsidR="006E1FB9" w:rsidRPr="006E1FB9" w:rsidRDefault="006E1FB9" w:rsidP="006E1FB9">
      <w:pPr>
        <w:pStyle w:val="Code"/>
        <w:rPr>
          <w:highlight w:val="white"/>
        </w:rPr>
      </w:pPr>
      <w:r w:rsidRPr="006E1FB9">
        <w:rPr>
          <w:highlight w:val="white"/>
        </w:rPr>
        <w:t xml:space="preserve">              return m_pointerType.Equals(type.m_pointerType);</w:t>
      </w:r>
    </w:p>
    <w:p w14:paraId="3B1607F5" w14:textId="77777777" w:rsidR="006E1FB9" w:rsidRPr="006E1FB9" w:rsidRDefault="006E1FB9" w:rsidP="006E1FB9">
      <w:pPr>
        <w:pStyle w:val="Code"/>
        <w:rPr>
          <w:highlight w:val="white"/>
        </w:rPr>
      </w:pPr>
    </w:p>
    <w:p w14:paraId="573C1CF7" w14:textId="77777777" w:rsidR="006E1FB9" w:rsidRPr="006E1FB9" w:rsidRDefault="006E1FB9" w:rsidP="006E1FB9">
      <w:pPr>
        <w:pStyle w:val="Code"/>
        <w:rPr>
          <w:highlight w:val="white"/>
        </w:rPr>
      </w:pPr>
      <w:r w:rsidRPr="006E1FB9">
        <w:rPr>
          <w:highlight w:val="white"/>
        </w:rPr>
        <w:t xml:space="preserve">            case Sort.Array:</w:t>
      </w:r>
    </w:p>
    <w:p w14:paraId="38301D34" w14:textId="77777777" w:rsidR="006E1FB9" w:rsidRPr="006E1FB9" w:rsidRDefault="006E1FB9" w:rsidP="006E1FB9">
      <w:pPr>
        <w:pStyle w:val="Code"/>
        <w:rPr>
          <w:highlight w:val="white"/>
        </w:rPr>
      </w:pPr>
      <w:r w:rsidRPr="006E1FB9">
        <w:rPr>
          <w:highlight w:val="white"/>
        </w:rPr>
        <w:t xml:space="preserve">              return ((m_arraySize == 0) || (type.m_arraySize == 0) ||</w:t>
      </w:r>
    </w:p>
    <w:p w14:paraId="28DD15D4" w14:textId="77777777" w:rsidR="006E1FB9" w:rsidRPr="006E1FB9" w:rsidRDefault="006E1FB9" w:rsidP="006E1FB9">
      <w:pPr>
        <w:pStyle w:val="Code"/>
        <w:rPr>
          <w:highlight w:val="white"/>
        </w:rPr>
      </w:pPr>
      <w:r w:rsidRPr="006E1FB9">
        <w:rPr>
          <w:highlight w:val="white"/>
        </w:rPr>
        <w:t xml:space="preserve">                      (m_arraySize == type.m_arraySize)) &amp;&amp;</w:t>
      </w:r>
    </w:p>
    <w:p w14:paraId="449B39DC" w14:textId="77777777" w:rsidR="006E1FB9" w:rsidRPr="006E1FB9" w:rsidRDefault="006E1FB9" w:rsidP="006E1FB9">
      <w:pPr>
        <w:pStyle w:val="Code"/>
        <w:rPr>
          <w:highlight w:val="white"/>
        </w:rPr>
      </w:pPr>
      <w:r w:rsidRPr="006E1FB9">
        <w:rPr>
          <w:highlight w:val="white"/>
        </w:rPr>
        <w:t xml:space="preserve">                      m_arrayType.Equals(type.m_arrayType);</w:t>
      </w:r>
    </w:p>
    <w:p w14:paraId="12079094" w14:textId="77777777" w:rsidR="006E1FB9" w:rsidRPr="006E1FB9" w:rsidRDefault="006E1FB9" w:rsidP="006E1FB9">
      <w:pPr>
        <w:pStyle w:val="Code"/>
        <w:rPr>
          <w:highlight w:val="white"/>
        </w:rPr>
      </w:pPr>
    </w:p>
    <w:p w14:paraId="47424792" w14:textId="77777777" w:rsidR="006E1FB9" w:rsidRPr="006E1FB9" w:rsidRDefault="006E1FB9" w:rsidP="006E1FB9">
      <w:pPr>
        <w:pStyle w:val="Code"/>
        <w:rPr>
          <w:highlight w:val="white"/>
        </w:rPr>
      </w:pPr>
      <w:r w:rsidRPr="006E1FB9">
        <w:rPr>
          <w:highlight w:val="white"/>
        </w:rPr>
        <w:t xml:space="preserve">            case Sort.Struct:</w:t>
      </w:r>
    </w:p>
    <w:p w14:paraId="54C082A8" w14:textId="77777777" w:rsidR="006E1FB9" w:rsidRPr="006E1FB9" w:rsidRDefault="006E1FB9" w:rsidP="006E1FB9">
      <w:pPr>
        <w:pStyle w:val="Code"/>
        <w:rPr>
          <w:highlight w:val="white"/>
        </w:rPr>
      </w:pPr>
      <w:r w:rsidRPr="006E1FB9">
        <w:rPr>
          <w:highlight w:val="white"/>
        </w:rPr>
        <w:t xml:space="preserve">            case Sort.Union:</w:t>
      </w:r>
    </w:p>
    <w:p w14:paraId="78613FF8" w14:textId="77777777" w:rsidR="006E1FB9" w:rsidRPr="006E1FB9" w:rsidRDefault="006E1FB9" w:rsidP="006E1FB9">
      <w:pPr>
        <w:pStyle w:val="Code"/>
        <w:rPr>
          <w:highlight w:val="white"/>
        </w:rPr>
      </w:pPr>
      <w:r w:rsidRPr="006E1FB9">
        <w:rPr>
          <w:highlight w:val="white"/>
        </w:rPr>
        <w:t xml:space="preserve">              return ((m_memberMap == null) &amp;&amp; (type.m_memberMap == null)) ||</w:t>
      </w:r>
    </w:p>
    <w:p w14:paraId="45DFFE3C" w14:textId="77777777" w:rsidR="006E1FB9" w:rsidRPr="006E1FB9" w:rsidRDefault="006E1FB9" w:rsidP="006E1FB9">
      <w:pPr>
        <w:pStyle w:val="Code"/>
        <w:rPr>
          <w:highlight w:val="white"/>
        </w:rPr>
      </w:pPr>
      <w:r w:rsidRPr="006E1FB9">
        <w:rPr>
          <w:highlight w:val="white"/>
        </w:rPr>
        <w:t xml:space="preserve">                     ((m_memberMap != null) &amp;&amp; (type.m_memberMap != null) &amp;&amp;</w:t>
      </w:r>
    </w:p>
    <w:p w14:paraId="3D29286D" w14:textId="77777777" w:rsidR="006E1FB9" w:rsidRPr="006E1FB9" w:rsidRDefault="006E1FB9" w:rsidP="006E1FB9">
      <w:pPr>
        <w:pStyle w:val="Code"/>
        <w:rPr>
          <w:highlight w:val="white"/>
        </w:rPr>
      </w:pPr>
      <w:r w:rsidRPr="006E1FB9">
        <w:rPr>
          <w:highlight w:val="white"/>
        </w:rPr>
        <w:t xml:space="preserve">                      m_memberMap.Equals(type.m_memberMap));</w:t>
      </w:r>
    </w:p>
    <w:p w14:paraId="6F00B543" w14:textId="77777777" w:rsidR="006E1FB9" w:rsidRPr="006E1FB9" w:rsidRDefault="006E1FB9" w:rsidP="006E1FB9">
      <w:pPr>
        <w:pStyle w:val="Code"/>
        <w:rPr>
          <w:highlight w:val="white"/>
        </w:rPr>
      </w:pPr>
    </w:p>
    <w:p w14:paraId="0936B91D" w14:textId="77777777" w:rsidR="006E1FB9" w:rsidRPr="006E1FB9" w:rsidRDefault="006E1FB9" w:rsidP="006E1FB9">
      <w:pPr>
        <w:pStyle w:val="Code"/>
        <w:rPr>
          <w:highlight w:val="white"/>
        </w:rPr>
      </w:pPr>
      <w:r w:rsidRPr="006E1FB9">
        <w:rPr>
          <w:highlight w:val="white"/>
        </w:rPr>
        <w:t xml:space="preserve">            case Sort.Function:</w:t>
      </w:r>
    </w:p>
    <w:p w14:paraId="1368450F" w14:textId="77777777" w:rsidR="006E1FB9" w:rsidRPr="006E1FB9" w:rsidRDefault="006E1FB9" w:rsidP="006E1FB9">
      <w:pPr>
        <w:pStyle w:val="Code"/>
        <w:rPr>
          <w:highlight w:val="white"/>
        </w:rPr>
      </w:pPr>
      <w:r w:rsidRPr="006E1FB9">
        <w:rPr>
          <w:highlight w:val="white"/>
        </w:rPr>
        <w:t xml:space="preserve">              return m_returnType.Equals(type.m_returnType) &amp;&amp;</w:t>
      </w:r>
    </w:p>
    <w:p w14:paraId="222E1AC8" w14:textId="77777777" w:rsidR="006E1FB9" w:rsidRPr="006E1FB9" w:rsidRDefault="006E1FB9" w:rsidP="006E1FB9">
      <w:pPr>
        <w:pStyle w:val="Code"/>
        <w:rPr>
          <w:highlight w:val="white"/>
        </w:rPr>
      </w:pPr>
      <w:r w:rsidRPr="006E1FB9">
        <w:rPr>
          <w:highlight w:val="white"/>
        </w:rPr>
        <w:t xml:space="preserve">                     (((m_typeList == null) &amp;&amp; (type.m_typeList == null)) ||</w:t>
      </w:r>
    </w:p>
    <w:p w14:paraId="5DC62553" w14:textId="77777777" w:rsidR="006E1FB9" w:rsidRPr="006E1FB9" w:rsidRDefault="006E1FB9" w:rsidP="006E1FB9">
      <w:pPr>
        <w:pStyle w:val="Code"/>
        <w:rPr>
          <w:highlight w:val="white"/>
        </w:rPr>
      </w:pPr>
      <w:r w:rsidRPr="006E1FB9">
        <w:rPr>
          <w:highlight w:val="white"/>
        </w:rPr>
        <w:t xml:space="preserve">                      ((m_typeList != null) &amp;&amp; (type.m_typeList != null) &amp;&amp;</w:t>
      </w:r>
    </w:p>
    <w:p w14:paraId="1592C39C" w14:textId="77777777" w:rsidR="006E1FB9" w:rsidRPr="006E1FB9" w:rsidRDefault="006E1FB9" w:rsidP="006E1FB9">
      <w:pPr>
        <w:pStyle w:val="Code"/>
        <w:rPr>
          <w:highlight w:val="white"/>
        </w:rPr>
      </w:pPr>
      <w:r w:rsidRPr="006E1FB9">
        <w:rPr>
          <w:highlight w:val="white"/>
        </w:rPr>
        <w:t xml:space="preserve">                       m_typeList.SequenceEqual(type.m_typeList)));</w:t>
      </w:r>
    </w:p>
    <w:p w14:paraId="3A670513" w14:textId="77777777" w:rsidR="006E1FB9" w:rsidRPr="006E1FB9" w:rsidRDefault="006E1FB9" w:rsidP="006E1FB9">
      <w:pPr>
        <w:pStyle w:val="Code"/>
        <w:rPr>
          <w:highlight w:val="white"/>
        </w:rPr>
      </w:pPr>
    </w:p>
    <w:p w14:paraId="1D3A75BB" w14:textId="77777777" w:rsidR="006E1FB9" w:rsidRPr="006E1FB9" w:rsidRDefault="006E1FB9" w:rsidP="006E1FB9">
      <w:pPr>
        <w:pStyle w:val="Code"/>
        <w:rPr>
          <w:highlight w:val="white"/>
        </w:rPr>
      </w:pPr>
      <w:r w:rsidRPr="006E1FB9">
        <w:rPr>
          <w:highlight w:val="white"/>
        </w:rPr>
        <w:t xml:space="preserve">            default:</w:t>
      </w:r>
    </w:p>
    <w:p w14:paraId="66C359E1" w14:textId="77777777" w:rsidR="006E1FB9" w:rsidRPr="006E1FB9" w:rsidRDefault="006E1FB9" w:rsidP="006E1FB9">
      <w:pPr>
        <w:pStyle w:val="Code"/>
        <w:rPr>
          <w:highlight w:val="white"/>
        </w:rPr>
      </w:pPr>
      <w:r w:rsidRPr="006E1FB9">
        <w:rPr>
          <w:highlight w:val="white"/>
        </w:rPr>
        <w:lastRenderedPageBreak/>
        <w:t xml:space="preserve">              return true;</w:t>
      </w:r>
    </w:p>
    <w:p w14:paraId="6F5BE97F" w14:textId="77777777" w:rsidR="006E1FB9" w:rsidRPr="006E1FB9" w:rsidRDefault="006E1FB9" w:rsidP="006E1FB9">
      <w:pPr>
        <w:pStyle w:val="Code"/>
        <w:rPr>
          <w:highlight w:val="white"/>
        </w:rPr>
      </w:pPr>
      <w:r w:rsidRPr="006E1FB9">
        <w:rPr>
          <w:highlight w:val="white"/>
        </w:rPr>
        <w:t xml:space="preserve">          }</w:t>
      </w:r>
    </w:p>
    <w:p w14:paraId="3419A865" w14:textId="77777777" w:rsidR="006E1FB9" w:rsidRPr="006E1FB9" w:rsidRDefault="006E1FB9" w:rsidP="006E1FB9">
      <w:pPr>
        <w:pStyle w:val="Code"/>
        <w:rPr>
          <w:highlight w:val="white"/>
        </w:rPr>
      </w:pPr>
      <w:r w:rsidRPr="006E1FB9">
        <w:rPr>
          <w:highlight w:val="white"/>
        </w:rPr>
        <w:t xml:space="preserve">        }</w:t>
      </w:r>
    </w:p>
    <w:p w14:paraId="575DFCE3" w14:textId="77777777" w:rsidR="006E1FB9" w:rsidRPr="006E1FB9" w:rsidRDefault="006E1FB9" w:rsidP="006E1FB9">
      <w:pPr>
        <w:pStyle w:val="Code"/>
        <w:rPr>
          <w:highlight w:val="white"/>
        </w:rPr>
      </w:pPr>
      <w:r w:rsidRPr="006E1FB9">
        <w:rPr>
          <w:highlight w:val="white"/>
        </w:rPr>
        <w:t xml:space="preserve">      }</w:t>
      </w:r>
    </w:p>
    <w:p w14:paraId="4BBB7445" w14:textId="77777777" w:rsidR="006E1FB9" w:rsidRPr="006E1FB9" w:rsidRDefault="006E1FB9" w:rsidP="006E1FB9">
      <w:pPr>
        <w:pStyle w:val="Code"/>
        <w:rPr>
          <w:highlight w:val="white"/>
        </w:rPr>
      </w:pPr>
    </w:p>
    <w:p w14:paraId="716852CE" w14:textId="77777777" w:rsidR="006E1FB9" w:rsidRPr="006E1FB9" w:rsidRDefault="006E1FB9" w:rsidP="006E1FB9">
      <w:pPr>
        <w:pStyle w:val="Code"/>
        <w:rPr>
          <w:highlight w:val="white"/>
        </w:rPr>
      </w:pPr>
      <w:r w:rsidRPr="006E1FB9">
        <w:rPr>
          <w:highlight w:val="white"/>
        </w:rPr>
        <w:t xml:space="preserve">      return false;</w:t>
      </w:r>
    </w:p>
    <w:p w14:paraId="4A3D9D93" w14:textId="77777777" w:rsidR="006E1FB9" w:rsidRPr="006E1FB9" w:rsidRDefault="006E1FB9" w:rsidP="006E1FB9">
      <w:pPr>
        <w:pStyle w:val="Code"/>
        <w:rPr>
          <w:highlight w:val="white"/>
        </w:rPr>
      </w:pPr>
      <w:r w:rsidRPr="006E1FB9">
        <w:rPr>
          <w:highlight w:val="white"/>
        </w:rPr>
        <w:t xml:space="preserve">    }</w:t>
      </w:r>
    </w:p>
    <w:p w14:paraId="38D2EA3E" w14:textId="77777777" w:rsidR="006E1FB9" w:rsidRPr="006E1FB9" w:rsidRDefault="006E1FB9" w:rsidP="006E1FB9">
      <w:pPr>
        <w:pStyle w:val="Code"/>
        <w:rPr>
          <w:highlight w:val="white"/>
        </w:rPr>
      </w:pPr>
    </w:p>
    <w:p w14:paraId="0E711E33" w14:textId="21E85BF3" w:rsidR="006E1FB9" w:rsidRPr="006E1FB9" w:rsidRDefault="006E1FB9" w:rsidP="006E1FB9">
      <w:pPr>
        <w:pStyle w:val="Code"/>
        <w:rPr>
          <w:highlight w:val="white"/>
        </w:rPr>
      </w:pPr>
      <w:r w:rsidRPr="006E1FB9">
        <w:rPr>
          <w:highlight w:val="white"/>
        </w:rPr>
        <w:t xml:space="preserve">    // -----------------------------------------------------------------------</w:t>
      </w:r>
    </w:p>
    <w:p w14:paraId="24A03D8E" w14:textId="77777777" w:rsidR="006E1FB9" w:rsidRPr="006E1FB9" w:rsidRDefault="006E1FB9" w:rsidP="006E1FB9">
      <w:pPr>
        <w:pStyle w:val="Code"/>
        <w:rPr>
          <w:highlight w:val="white"/>
        </w:rPr>
      </w:pPr>
      <w:r w:rsidRPr="006E1FB9">
        <w:rPr>
          <w:highlight w:val="white"/>
        </w:rPr>
        <w:t xml:space="preserve">  </w:t>
      </w:r>
    </w:p>
    <w:p w14:paraId="32663ED0" w14:textId="77777777" w:rsidR="006E1FB9" w:rsidRPr="006E1FB9" w:rsidRDefault="006E1FB9" w:rsidP="006E1FB9">
      <w:pPr>
        <w:pStyle w:val="Code"/>
        <w:rPr>
          <w:highlight w:val="white"/>
        </w:rPr>
      </w:pPr>
      <w:r w:rsidRPr="006E1FB9">
        <w:rPr>
          <w:highlight w:val="white"/>
        </w:rPr>
        <w:t xml:space="preserve">    public bool IsVoid() {</w:t>
      </w:r>
    </w:p>
    <w:p w14:paraId="17847D51" w14:textId="77777777" w:rsidR="006E1FB9" w:rsidRPr="006E1FB9" w:rsidRDefault="006E1FB9" w:rsidP="006E1FB9">
      <w:pPr>
        <w:pStyle w:val="Code"/>
        <w:rPr>
          <w:highlight w:val="white"/>
        </w:rPr>
      </w:pPr>
      <w:r w:rsidRPr="006E1FB9">
        <w:rPr>
          <w:highlight w:val="white"/>
        </w:rPr>
        <w:t xml:space="preserve">      return (m_sort == Sort.Void);</w:t>
      </w:r>
    </w:p>
    <w:p w14:paraId="50C85867" w14:textId="77777777" w:rsidR="006E1FB9" w:rsidRPr="006E1FB9" w:rsidRDefault="006E1FB9" w:rsidP="006E1FB9">
      <w:pPr>
        <w:pStyle w:val="Code"/>
        <w:rPr>
          <w:highlight w:val="white"/>
        </w:rPr>
      </w:pPr>
      <w:r w:rsidRPr="006E1FB9">
        <w:rPr>
          <w:highlight w:val="white"/>
        </w:rPr>
        <w:t xml:space="preserve">    }</w:t>
      </w:r>
    </w:p>
    <w:p w14:paraId="30F4484D" w14:textId="77777777" w:rsidR="006E1FB9" w:rsidRPr="006E1FB9" w:rsidRDefault="006E1FB9" w:rsidP="006E1FB9">
      <w:pPr>
        <w:pStyle w:val="Code"/>
        <w:rPr>
          <w:highlight w:val="white"/>
        </w:rPr>
      </w:pPr>
    </w:p>
    <w:p w14:paraId="2686867E" w14:textId="77777777" w:rsidR="006E1FB9" w:rsidRPr="006E1FB9" w:rsidRDefault="006E1FB9" w:rsidP="006E1FB9">
      <w:pPr>
        <w:pStyle w:val="Code"/>
        <w:rPr>
          <w:highlight w:val="white"/>
        </w:rPr>
      </w:pPr>
      <w:r w:rsidRPr="006E1FB9">
        <w:rPr>
          <w:highlight w:val="white"/>
        </w:rPr>
        <w:t xml:space="preserve">    public bool IsChar() {</w:t>
      </w:r>
    </w:p>
    <w:p w14:paraId="11E2656B" w14:textId="77777777" w:rsidR="006E1FB9" w:rsidRPr="006E1FB9" w:rsidRDefault="006E1FB9" w:rsidP="006E1FB9">
      <w:pPr>
        <w:pStyle w:val="Code"/>
        <w:rPr>
          <w:highlight w:val="white"/>
        </w:rPr>
      </w:pPr>
      <w:r w:rsidRPr="006E1FB9">
        <w:rPr>
          <w:highlight w:val="white"/>
        </w:rPr>
        <w:t xml:space="preserve">      return (m_sort == Sort.Signed_Char) || (m_sort == Sort.Unsigned_Char);</w:t>
      </w:r>
    </w:p>
    <w:p w14:paraId="355984F3" w14:textId="77777777" w:rsidR="006E1FB9" w:rsidRPr="006E1FB9" w:rsidRDefault="006E1FB9" w:rsidP="006E1FB9">
      <w:pPr>
        <w:pStyle w:val="Code"/>
        <w:rPr>
          <w:highlight w:val="white"/>
        </w:rPr>
      </w:pPr>
      <w:r w:rsidRPr="006E1FB9">
        <w:rPr>
          <w:highlight w:val="white"/>
        </w:rPr>
        <w:t xml:space="preserve">    }</w:t>
      </w:r>
    </w:p>
    <w:p w14:paraId="464E3844" w14:textId="77777777" w:rsidR="006E1FB9" w:rsidRPr="006E1FB9" w:rsidRDefault="006E1FB9" w:rsidP="006E1FB9">
      <w:pPr>
        <w:pStyle w:val="Code"/>
        <w:rPr>
          <w:highlight w:val="white"/>
        </w:rPr>
      </w:pPr>
    </w:p>
    <w:p w14:paraId="41D16850" w14:textId="77777777" w:rsidR="006E1FB9" w:rsidRPr="006E1FB9" w:rsidRDefault="006E1FB9" w:rsidP="006E1FB9">
      <w:pPr>
        <w:pStyle w:val="Code"/>
        <w:rPr>
          <w:highlight w:val="white"/>
        </w:rPr>
      </w:pPr>
      <w:r w:rsidRPr="006E1FB9">
        <w:rPr>
          <w:highlight w:val="white"/>
        </w:rPr>
        <w:t xml:space="preserve">    public bool IsShort() {</w:t>
      </w:r>
    </w:p>
    <w:p w14:paraId="199B9636" w14:textId="77777777" w:rsidR="006E1FB9" w:rsidRPr="006E1FB9" w:rsidRDefault="006E1FB9" w:rsidP="006E1FB9">
      <w:pPr>
        <w:pStyle w:val="Code"/>
        <w:rPr>
          <w:highlight w:val="white"/>
        </w:rPr>
      </w:pPr>
      <w:r w:rsidRPr="006E1FB9">
        <w:rPr>
          <w:highlight w:val="white"/>
        </w:rPr>
        <w:t xml:space="preserve">      return (m_sort == Sort.Signed_Short_Int) ||</w:t>
      </w:r>
    </w:p>
    <w:p w14:paraId="00DE6499" w14:textId="77777777" w:rsidR="006E1FB9" w:rsidRPr="006E1FB9" w:rsidRDefault="006E1FB9" w:rsidP="006E1FB9">
      <w:pPr>
        <w:pStyle w:val="Code"/>
        <w:rPr>
          <w:highlight w:val="white"/>
        </w:rPr>
      </w:pPr>
      <w:r w:rsidRPr="006E1FB9">
        <w:rPr>
          <w:highlight w:val="white"/>
        </w:rPr>
        <w:t xml:space="preserve">             (m_sort == Sort.Unsigned_Short_Int);</w:t>
      </w:r>
    </w:p>
    <w:p w14:paraId="6EC5DFED" w14:textId="77777777" w:rsidR="006E1FB9" w:rsidRPr="006E1FB9" w:rsidRDefault="006E1FB9" w:rsidP="006E1FB9">
      <w:pPr>
        <w:pStyle w:val="Code"/>
        <w:rPr>
          <w:highlight w:val="white"/>
        </w:rPr>
      </w:pPr>
      <w:r w:rsidRPr="006E1FB9">
        <w:rPr>
          <w:highlight w:val="white"/>
        </w:rPr>
        <w:t xml:space="preserve">    }</w:t>
      </w:r>
    </w:p>
    <w:p w14:paraId="382C7698" w14:textId="77777777" w:rsidR="006E1FB9" w:rsidRPr="006E1FB9" w:rsidRDefault="006E1FB9" w:rsidP="006E1FB9">
      <w:pPr>
        <w:pStyle w:val="Code"/>
        <w:rPr>
          <w:highlight w:val="white"/>
        </w:rPr>
      </w:pPr>
    </w:p>
    <w:p w14:paraId="1CCE6F07" w14:textId="77777777" w:rsidR="006E1FB9" w:rsidRPr="006E1FB9" w:rsidRDefault="006E1FB9" w:rsidP="006E1FB9">
      <w:pPr>
        <w:pStyle w:val="Code"/>
        <w:rPr>
          <w:highlight w:val="white"/>
        </w:rPr>
      </w:pPr>
      <w:r w:rsidRPr="006E1FB9">
        <w:rPr>
          <w:highlight w:val="white"/>
        </w:rPr>
        <w:t xml:space="preserve">    public bool IsInteger() {</w:t>
      </w:r>
    </w:p>
    <w:p w14:paraId="36860FCC" w14:textId="77777777" w:rsidR="006E1FB9" w:rsidRPr="006E1FB9" w:rsidRDefault="006E1FB9" w:rsidP="006E1FB9">
      <w:pPr>
        <w:pStyle w:val="Code"/>
        <w:rPr>
          <w:highlight w:val="white"/>
        </w:rPr>
      </w:pPr>
      <w:r w:rsidRPr="006E1FB9">
        <w:rPr>
          <w:highlight w:val="white"/>
        </w:rPr>
        <w:t xml:space="preserve">      return (m_sort == Sort.Signed_Int) || (m_sort == Sort.Unsigned_Int);</w:t>
      </w:r>
    </w:p>
    <w:p w14:paraId="5018DE0C" w14:textId="77777777" w:rsidR="006E1FB9" w:rsidRPr="006E1FB9" w:rsidRDefault="006E1FB9" w:rsidP="006E1FB9">
      <w:pPr>
        <w:pStyle w:val="Code"/>
        <w:rPr>
          <w:highlight w:val="white"/>
        </w:rPr>
      </w:pPr>
      <w:r w:rsidRPr="006E1FB9">
        <w:rPr>
          <w:highlight w:val="white"/>
        </w:rPr>
        <w:t xml:space="preserve">    }</w:t>
      </w:r>
    </w:p>
    <w:p w14:paraId="650B6380" w14:textId="77777777" w:rsidR="006E1FB9" w:rsidRPr="006E1FB9" w:rsidRDefault="006E1FB9" w:rsidP="006E1FB9">
      <w:pPr>
        <w:pStyle w:val="Code"/>
        <w:rPr>
          <w:highlight w:val="white"/>
        </w:rPr>
      </w:pPr>
    </w:p>
    <w:p w14:paraId="00F509FC" w14:textId="77777777" w:rsidR="006E1FB9" w:rsidRPr="006E1FB9" w:rsidRDefault="006E1FB9" w:rsidP="006E1FB9">
      <w:pPr>
        <w:pStyle w:val="Code"/>
        <w:rPr>
          <w:highlight w:val="white"/>
        </w:rPr>
      </w:pPr>
      <w:r w:rsidRPr="006E1FB9">
        <w:rPr>
          <w:highlight w:val="white"/>
        </w:rPr>
        <w:t xml:space="preserve">    public bool IsIntegral() {</w:t>
      </w:r>
    </w:p>
    <w:p w14:paraId="538CABEA" w14:textId="77777777" w:rsidR="006E1FB9" w:rsidRPr="006E1FB9" w:rsidRDefault="006E1FB9" w:rsidP="006E1FB9">
      <w:pPr>
        <w:pStyle w:val="Code"/>
        <w:rPr>
          <w:highlight w:val="white"/>
        </w:rPr>
      </w:pPr>
      <w:r w:rsidRPr="006E1FB9">
        <w:rPr>
          <w:highlight w:val="white"/>
        </w:rPr>
        <w:t xml:space="preserve">      return IsSigned() || IsUnsigned();</w:t>
      </w:r>
    </w:p>
    <w:p w14:paraId="56ABFFA8" w14:textId="77777777" w:rsidR="006E1FB9" w:rsidRPr="006E1FB9" w:rsidRDefault="006E1FB9" w:rsidP="006E1FB9">
      <w:pPr>
        <w:pStyle w:val="Code"/>
        <w:rPr>
          <w:highlight w:val="white"/>
        </w:rPr>
      </w:pPr>
      <w:r w:rsidRPr="006E1FB9">
        <w:rPr>
          <w:highlight w:val="white"/>
        </w:rPr>
        <w:t xml:space="preserve">    }</w:t>
      </w:r>
    </w:p>
    <w:p w14:paraId="1F7BB88F" w14:textId="77777777" w:rsidR="006E1FB9" w:rsidRPr="006E1FB9" w:rsidRDefault="006E1FB9" w:rsidP="006E1FB9">
      <w:pPr>
        <w:pStyle w:val="Code"/>
        <w:rPr>
          <w:highlight w:val="white"/>
        </w:rPr>
      </w:pPr>
    </w:p>
    <w:p w14:paraId="68640855" w14:textId="77777777" w:rsidR="006E1FB9" w:rsidRPr="006E1FB9" w:rsidRDefault="006E1FB9" w:rsidP="006E1FB9">
      <w:pPr>
        <w:pStyle w:val="Code"/>
        <w:rPr>
          <w:highlight w:val="white"/>
        </w:rPr>
      </w:pPr>
      <w:r w:rsidRPr="006E1FB9">
        <w:rPr>
          <w:highlight w:val="white"/>
        </w:rPr>
        <w:t xml:space="preserve">    public bool IsSigned() {</w:t>
      </w:r>
    </w:p>
    <w:p w14:paraId="60A0A288" w14:textId="77777777" w:rsidR="006E1FB9" w:rsidRPr="006E1FB9" w:rsidRDefault="006E1FB9" w:rsidP="006E1FB9">
      <w:pPr>
        <w:pStyle w:val="Code"/>
        <w:rPr>
          <w:highlight w:val="white"/>
        </w:rPr>
      </w:pPr>
      <w:r w:rsidRPr="006E1FB9">
        <w:rPr>
          <w:highlight w:val="white"/>
        </w:rPr>
        <w:t xml:space="preserve">      switch (m_sort) {</w:t>
      </w:r>
    </w:p>
    <w:p w14:paraId="0D882CB4" w14:textId="77777777" w:rsidR="006E1FB9" w:rsidRPr="006E1FB9" w:rsidRDefault="006E1FB9" w:rsidP="006E1FB9">
      <w:pPr>
        <w:pStyle w:val="Code"/>
        <w:rPr>
          <w:highlight w:val="white"/>
        </w:rPr>
      </w:pPr>
      <w:r w:rsidRPr="006E1FB9">
        <w:rPr>
          <w:highlight w:val="white"/>
        </w:rPr>
        <w:t xml:space="preserve">        case Sort.Signed_Char:</w:t>
      </w:r>
    </w:p>
    <w:p w14:paraId="3C279B15" w14:textId="77777777" w:rsidR="006E1FB9" w:rsidRPr="006E1FB9" w:rsidRDefault="006E1FB9" w:rsidP="006E1FB9">
      <w:pPr>
        <w:pStyle w:val="Code"/>
        <w:rPr>
          <w:highlight w:val="white"/>
        </w:rPr>
      </w:pPr>
      <w:r w:rsidRPr="006E1FB9">
        <w:rPr>
          <w:highlight w:val="white"/>
        </w:rPr>
        <w:t xml:space="preserve">        case Sort.Signed_Short_Int:</w:t>
      </w:r>
    </w:p>
    <w:p w14:paraId="5675361D" w14:textId="77777777" w:rsidR="006E1FB9" w:rsidRPr="006E1FB9" w:rsidRDefault="006E1FB9" w:rsidP="006E1FB9">
      <w:pPr>
        <w:pStyle w:val="Code"/>
        <w:rPr>
          <w:highlight w:val="white"/>
        </w:rPr>
      </w:pPr>
      <w:r w:rsidRPr="006E1FB9">
        <w:rPr>
          <w:highlight w:val="white"/>
        </w:rPr>
        <w:t xml:space="preserve">        case Sort.Signed_Int:</w:t>
      </w:r>
    </w:p>
    <w:p w14:paraId="69A9ED4B" w14:textId="77777777" w:rsidR="006E1FB9" w:rsidRPr="006E1FB9" w:rsidRDefault="006E1FB9" w:rsidP="006E1FB9">
      <w:pPr>
        <w:pStyle w:val="Code"/>
        <w:rPr>
          <w:highlight w:val="white"/>
        </w:rPr>
      </w:pPr>
      <w:r w:rsidRPr="006E1FB9">
        <w:rPr>
          <w:highlight w:val="white"/>
        </w:rPr>
        <w:t xml:space="preserve">        case Sort.Signed_Long_Int:</w:t>
      </w:r>
    </w:p>
    <w:p w14:paraId="370152A1" w14:textId="77777777" w:rsidR="006E1FB9" w:rsidRPr="006E1FB9" w:rsidRDefault="006E1FB9" w:rsidP="006E1FB9">
      <w:pPr>
        <w:pStyle w:val="Code"/>
        <w:rPr>
          <w:highlight w:val="white"/>
        </w:rPr>
      </w:pPr>
      <w:r w:rsidRPr="006E1FB9">
        <w:rPr>
          <w:highlight w:val="white"/>
        </w:rPr>
        <w:t xml:space="preserve">          return true;</w:t>
      </w:r>
    </w:p>
    <w:p w14:paraId="48CBB20B" w14:textId="77777777" w:rsidR="006E1FB9" w:rsidRPr="006E1FB9" w:rsidRDefault="006E1FB9" w:rsidP="006E1FB9">
      <w:pPr>
        <w:pStyle w:val="Code"/>
        <w:rPr>
          <w:highlight w:val="white"/>
        </w:rPr>
      </w:pPr>
    </w:p>
    <w:p w14:paraId="497A3BBE" w14:textId="77777777" w:rsidR="006E1FB9" w:rsidRPr="006E1FB9" w:rsidRDefault="006E1FB9" w:rsidP="006E1FB9">
      <w:pPr>
        <w:pStyle w:val="Code"/>
        <w:rPr>
          <w:highlight w:val="white"/>
        </w:rPr>
      </w:pPr>
      <w:r w:rsidRPr="006E1FB9">
        <w:rPr>
          <w:highlight w:val="white"/>
        </w:rPr>
        <w:t xml:space="preserve">        default:</w:t>
      </w:r>
    </w:p>
    <w:p w14:paraId="7152C981" w14:textId="77777777" w:rsidR="006E1FB9" w:rsidRPr="006E1FB9" w:rsidRDefault="006E1FB9" w:rsidP="006E1FB9">
      <w:pPr>
        <w:pStyle w:val="Code"/>
        <w:rPr>
          <w:highlight w:val="white"/>
        </w:rPr>
      </w:pPr>
      <w:r w:rsidRPr="006E1FB9">
        <w:rPr>
          <w:highlight w:val="white"/>
        </w:rPr>
        <w:t xml:space="preserve">          return false;</w:t>
      </w:r>
    </w:p>
    <w:p w14:paraId="10093FC5" w14:textId="77777777" w:rsidR="006E1FB9" w:rsidRPr="006E1FB9" w:rsidRDefault="006E1FB9" w:rsidP="006E1FB9">
      <w:pPr>
        <w:pStyle w:val="Code"/>
        <w:rPr>
          <w:highlight w:val="white"/>
        </w:rPr>
      </w:pPr>
      <w:r w:rsidRPr="006E1FB9">
        <w:rPr>
          <w:highlight w:val="white"/>
        </w:rPr>
        <w:t xml:space="preserve">      }</w:t>
      </w:r>
    </w:p>
    <w:p w14:paraId="4DE01D3E" w14:textId="77777777" w:rsidR="006E1FB9" w:rsidRPr="006E1FB9" w:rsidRDefault="006E1FB9" w:rsidP="006E1FB9">
      <w:pPr>
        <w:pStyle w:val="Code"/>
        <w:rPr>
          <w:highlight w:val="white"/>
        </w:rPr>
      </w:pPr>
      <w:r w:rsidRPr="006E1FB9">
        <w:rPr>
          <w:highlight w:val="white"/>
        </w:rPr>
        <w:t xml:space="preserve">    }</w:t>
      </w:r>
    </w:p>
    <w:p w14:paraId="29CEA19A" w14:textId="77777777" w:rsidR="006E1FB9" w:rsidRPr="006E1FB9" w:rsidRDefault="006E1FB9" w:rsidP="006E1FB9">
      <w:pPr>
        <w:pStyle w:val="Code"/>
        <w:rPr>
          <w:highlight w:val="white"/>
        </w:rPr>
      </w:pPr>
    </w:p>
    <w:p w14:paraId="771A4EC2" w14:textId="77777777" w:rsidR="006E1FB9" w:rsidRPr="006E1FB9" w:rsidRDefault="006E1FB9" w:rsidP="006E1FB9">
      <w:pPr>
        <w:pStyle w:val="Code"/>
        <w:rPr>
          <w:highlight w:val="white"/>
        </w:rPr>
      </w:pPr>
      <w:r w:rsidRPr="006E1FB9">
        <w:rPr>
          <w:highlight w:val="white"/>
        </w:rPr>
        <w:t xml:space="preserve">    public bool IsUnsigned() {</w:t>
      </w:r>
    </w:p>
    <w:p w14:paraId="474C630F" w14:textId="77777777" w:rsidR="006E1FB9" w:rsidRPr="006E1FB9" w:rsidRDefault="006E1FB9" w:rsidP="006E1FB9">
      <w:pPr>
        <w:pStyle w:val="Code"/>
        <w:rPr>
          <w:highlight w:val="white"/>
        </w:rPr>
      </w:pPr>
      <w:r w:rsidRPr="006E1FB9">
        <w:rPr>
          <w:highlight w:val="white"/>
        </w:rPr>
        <w:t xml:space="preserve">      switch (m_sort) {</w:t>
      </w:r>
    </w:p>
    <w:p w14:paraId="58811695" w14:textId="77777777" w:rsidR="006E1FB9" w:rsidRPr="006E1FB9" w:rsidRDefault="006E1FB9" w:rsidP="006E1FB9">
      <w:pPr>
        <w:pStyle w:val="Code"/>
        <w:rPr>
          <w:highlight w:val="white"/>
        </w:rPr>
      </w:pPr>
      <w:r w:rsidRPr="006E1FB9">
        <w:rPr>
          <w:highlight w:val="white"/>
        </w:rPr>
        <w:t xml:space="preserve">        case Sort.Unsigned_Char:</w:t>
      </w:r>
    </w:p>
    <w:p w14:paraId="6B4C2DB0" w14:textId="77777777" w:rsidR="006E1FB9" w:rsidRPr="006E1FB9" w:rsidRDefault="006E1FB9" w:rsidP="006E1FB9">
      <w:pPr>
        <w:pStyle w:val="Code"/>
        <w:rPr>
          <w:highlight w:val="white"/>
        </w:rPr>
      </w:pPr>
      <w:r w:rsidRPr="006E1FB9">
        <w:rPr>
          <w:highlight w:val="white"/>
        </w:rPr>
        <w:t xml:space="preserve">        case Sort.Unsigned_Short_Int:</w:t>
      </w:r>
    </w:p>
    <w:p w14:paraId="6481B7CA" w14:textId="77777777" w:rsidR="006E1FB9" w:rsidRPr="006E1FB9" w:rsidRDefault="006E1FB9" w:rsidP="006E1FB9">
      <w:pPr>
        <w:pStyle w:val="Code"/>
        <w:rPr>
          <w:highlight w:val="white"/>
        </w:rPr>
      </w:pPr>
      <w:r w:rsidRPr="006E1FB9">
        <w:rPr>
          <w:highlight w:val="white"/>
        </w:rPr>
        <w:t xml:space="preserve">        case Sort.Unsigned_Int:</w:t>
      </w:r>
    </w:p>
    <w:p w14:paraId="5F74AE27" w14:textId="77777777" w:rsidR="006E1FB9" w:rsidRPr="006E1FB9" w:rsidRDefault="006E1FB9" w:rsidP="006E1FB9">
      <w:pPr>
        <w:pStyle w:val="Code"/>
        <w:rPr>
          <w:highlight w:val="white"/>
        </w:rPr>
      </w:pPr>
      <w:r w:rsidRPr="006E1FB9">
        <w:rPr>
          <w:highlight w:val="white"/>
        </w:rPr>
        <w:t xml:space="preserve">        case Sort.Unsigned_Long_Int:</w:t>
      </w:r>
    </w:p>
    <w:p w14:paraId="1A49EBFB" w14:textId="77777777" w:rsidR="006E1FB9" w:rsidRPr="006E1FB9" w:rsidRDefault="006E1FB9" w:rsidP="006E1FB9">
      <w:pPr>
        <w:pStyle w:val="Code"/>
        <w:rPr>
          <w:highlight w:val="white"/>
        </w:rPr>
      </w:pPr>
      <w:r w:rsidRPr="006E1FB9">
        <w:rPr>
          <w:highlight w:val="white"/>
        </w:rPr>
        <w:t xml:space="preserve">          return true;</w:t>
      </w:r>
    </w:p>
    <w:p w14:paraId="20EEBF8C" w14:textId="77777777" w:rsidR="006E1FB9" w:rsidRPr="006E1FB9" w:rsidRDefault="006E1FB9" w:rsidP="006E1FB9">
      <w:pPr>
        <w:pStyle w:val="Code"/>
        <w:rPr>
          <w:highlight w:val="white"/>
        </w:rPr>
      </w:pPr>
    </w:p>
    <w:p w14:paraId="02371CA7" w14:textId="77777777" w:rsidR="006E1FB9" w:rsidRPr="006E1FB9" w:rsidRDefault="006E1FB9" w:rsidP="006E1FB9">
      <w:pPr>
        <w:pStyle w:val="Code"/>
        <w:rPr>
          <w:highlight w:val="white"/>
        </w:rPr>
      </w:pPr>
      <w:r w:rsidRPr="006E1FB9">
        <w:rPr>
          <w:highlight w:val="white"/>
        </w:rPr>
        <w:t xml:space="preserve">        default:</w:t>
      </w:r>
    </w:p>
    <w:p w14:paraId="1752EE63" w14:textId="77777777" w:rsidR="006E1FB9" w:rsidRPr="006E1FB9" w:rsidRDefault="006E1FB9" w:rsidP="006E1FB9">
      <w:pPr>
        <w:pStyle w:val="Code"/>
        <w:rPr>
          <w:highlight w:val="white"/>
        </w:rPr>
      </w:pPr>
      <w:r w:rsidRPr="006E1FB9">
        <w:rPr>
          <w:highlight w:val="white"/>
        </w:rPr>
        <w:t xml:space="preserve">          return false;</w:t>
      </w:r>
    </w:p>
    <w:p w14:paraId="63901CE3" w14:textId="77777777" w:rsidR="006E1FB9" w:rsidRPr="006E1FB9" w:rsidRDefault="006E1FB9" w:rsidP="006E1FB9">
      <w:pPr>
        <w:pStyle w:val="Code"/>
        <w:rPr>
          <w:highlight w:val="white"/>
        </w:rPr>
      </w:pPr>
      <w:r w:rsidRPr="006E1FB9">
        <w:rPr>
          <w:highlight w:val="white"/>
        </w:rPr>
        <w:t xml:space="preserve">      }</w:t>
      </w:r>
    </w:p>
    <w:p w14:paraId="2AB127E7" w14:textId="77777777" w:rsidR="006E1FB9" w:rsidRPr="006E1FB9" w:rsidRDefault="006E1FB9" w:rsidP="006E1FB9">
      <w:pPr>
        <w:pStyle w:val="Code"/>
        <w:rPr>
          <w:highlight w:val="white"/>
        </w:rPr>
      </w:pPr>
      <w:r w:rsidRPr="006E1FB9">
        <w:rPr>
          <w:highlight w:val="white"/>
        </w:rPr>
        <w:t xml:space="preserve">    }</w:t>
      </w:r>
    </w:p>
    <w:p w14:paraId="695490EC" w14:textId="77777777" w:rsidR="006E1FB9" w:rsidRPr="006E1FB9" w:rsidRDefault="006E1FB9" w:rsidP="006E1FB9">
      <w:pPr>
        <w:pStyle w:val="Code"/>
        <w:rPr>
          <w:highlight w:val="white"/>
        </w:rPr>
      </w:pPr>
    </w:p>
    <w:p w14:paraId="6C489CED" w14:textId="77777777" w:rsidR="006E1FB9" w:rsidRPr="006E1FB9" w:rsidRDefault="006E1FB9" w:rsidP="006E1FB9">
      <w:pPr>
        <w:pStyle w:val="Code"/>
        <w:rPr>
          <w:highlight w:val="white"/>
        </w:rPr>
      </w:pPr>
      <w:r w:rsidRPr="006E1FB9">
        <w:rPr>
          <w:highlight w:val="white"/>
        </w:rPr>
        <w:lastRenderedPageBreak/>
        <w:t xml:space="preserve">    public bool IsFloat() {</w:t>
      </w:r>
    </w:p>
    <w:p w14:paraId="38B91F38" w14:textId="77777777" w:rsidR="006E1FB9" w:rsidRPr="006E1FB9" w:rsidRDefault="006E1FB9" w:rsidP="006E1FB9">
      <w:pPr>
        <w:pStyle w:val="Code"/>
        <w:rPr>
          <w:highlight w:val="white"/>
        </w:rPr>
      </w:pPr>
      <w:r w:rsidRPr="006E1FB9">
        <w:rPr>
          <w:highlight w:val="white"/>
        </w:rPr>
        <w:t xml:space="preserve">      return (m_sort == Sort.Float);</w:t>
      </w:r>
    </w:p>
    <w:p w14:paraId="30EF6935" w14:textId="77777777" w:rsidR="006E1FB9" w:rsidRPr="006E1FB9" w:rsidRDefault="006E1FB9" w:rsidP="006E1FB9">
      <w:pPr>
        <w:pStyle w:val="Code"/>
        <w:rPr>
          <w:highlight w:val="white"/>
        </w:rPr>
      </w:pPr>
      <w:r w:rsidRPr="006E1FB9">
        <w:rPr>
          <w:highlight w:val="white"/>
        </w:rPr>
        <w:t xml:space="preserve">    }</w:t>
      </w:r>
    </w:p>
    <w:p w14:paraId="6BA3E321" w14:textId="77777777" w:rsidR="006E1FB9" w:rsidRPr="006E1FB9" w:rsidRDefault="006E1FB9" w:rsidP="006E1FB9">
      <w:pPr>
        <w:pStyle w:val="Code"/>
        <w:rPr>
          <w:highlight w:val="white"/>
        </w:rPr>
      </w:pPr>
      <w:r w:rsidRPr="006E1FB9">
        <w:rPr>
          <w:highlight w:val="white"/>
        </w:rPr>
        <w:t xml:space="preserve">  </w:t>
      </w:r>
    </w:p>
    <w:p w14:paraId="094D50C5" w14:textId="77777777" w:rsidR="006E1FB9" w:rsidRPr="006E1FB9" w:rsidRDefault="006E1FB9" w:rsidP="006E1FB9">
      <w:pPr>
        <w:pStyle w:val="Code"/>
        <w:rPr>
          <w:highlight w:val="white"/>
        </w:rPr>
      </w:pPr>
      <w:r w:rsidRPr="006E1FB9">
        <w:rPr>
          <w:highlight w:val="white"/>
        </w:rPr>
        <w:t xml:space="preserve">    public bool IsFloating() {</w:t>
      </w:r>
    </w:p>
    <w:p w14:paraId="762038B4" w14:textId="77777777" w:rsidR="006E1FB9" w:rsidRPr="006E1FB9" w:rsidRDefault="006E1FB9" w:rsidP="006E1FB9">
      <w:pPr>
        <w:pStyle w:val="Code"/>
        <w:rPr>
          <w:highlight w:val="white"/>
        </w:rPr>
      </w:pPr>
      <w:r w:rsidRPr="006E1FB9">
        <w:rPr>
          <w:highlight w:val="white"/>
        </w:rPr>
        <w:t xml:space="preserve">      switch (m_sort) {</w:t>
      </w:r>
    </w:p>
    <w:p w14:paraId="4D2C58DC" w14:textId="77777777" w:rsidR="006E1FB9" w:rsidRPr="006E1FB9" w:rsidRDefault="006E1FB9" w:rsidP="006E1FB9">
      <w:pPr>
        <w:pStyle w:val="Code"/>
        <w:rPr>
          <w:highlight w:val="white"/>
        </w:rPr>
      </w:pPr>
      <w:r w:rsidRPr="006E1FB9">
        <w:rPr>
          <w:highlight w:val="white"/>
        </w:rPr>
        <w:t xml:space="preserve">        case Sort.Float:</w:t>
      </w:r>
    </w:p>
    <w:p w14:paraId="3959D959" w14:textId="77777777" w:rsidR="006E1FB9" w:rsidRPr="006E1FB9" w:rsidRDefault="006E1FB9" w:rsidP="006E1FB9">
      <w:pPr>
        <w:pStyle w:val="Code"/>
        <w:rPr>
          <w:highlight w:val="white"/>
        </w:rPr>
      </w:pPr>
      <w:r w:rsidRPr="006E1FB9">
        <w:rPr>
          <w:highlight w:val="white"/>
        </w:rPr>
        <w:t xml:space="preserve">        case Sort.Double:</w:t>
      </w:r>
    </w:p>
    <w:p w14:paraId="46F3F49D" w14:textId="77777777" w:rsidR="006E1FB9" w:rsidRPr="006E1FB9" w:rsidRDefault="006E1FB9" w:rsidP="006E1FB9">
      <w:pPr>
        <w:pStyle w:val="Code"/>
        <w:rPr>
          <w:highlight w:val="white"/>
        </w:rPr>
      </w:pPr>
      <w:r w:rsidRPr="006E1FB9">
        <w:rPr>
          <w:highlight w:val="white"/>
        </w:rPr>
        <w:t xml:space="preserve">        case Sort.Long_Double:</w:t>
      </w:r>
    </w:p>
    <w:p w14:paraId="17FBF73D" w14:textId="77777777" w:rsidR="006E1FB9" w:rsidRPr="006E1FB9" w:rsidRDefault="006E1FB9" w:rsidP="006E1FB9">
      <w:pPr>
        <w:pStyle w:val="Code"/>
        <w:rPr>
          <w:highlight w:val="white"/>
        </w:rPr>
      </w:pPr>
      <w:r w:rsidRPr="006E1FB9">
        <w:rPr>
          <w:highlight w:val="white"/>
        </w:rPr>
        <w:t xml:space="preserve">          return true;</w:t>
      </w:r>
    </w:p>
    <w:p w14:paraId="3848AE96" w14:textId="77777777" w:rsidR="006E1FB9" w:rsidRPr="006E1FB9" w:rsidRDefault="006E1FB9" w:rsidP="006E1FB9">
      <w:pPr>
        <w:pStyle w:val="Code"/>
        <w:rPr>
          <w:highlight w:val="white"/>
        </w:rPr>
      </w:pPr>
    </w:p>
    <w:p w14:paraId="575E78A6" w14:textId="77777777" w:rsidR="006E1FB9" w:rsidRPr="006E1FB9" w:rsidRDefault="006E1FB9" w:rsidP="006E1FB9">
      <w:pPr>
        <w:pStyle w:val="Code"/>
        <w:rPr>
          <w:highlight w:val="white"/>
        </w:rPr>
      </w:pPr>
      <w:r w:rsidRPr="006E1FB9">
        <w:rPr>
          <w:highlight w:val="white"/>
        </w:rPr>
        <w:t xml:space="preserve">        default:</w:t>
      </w:r>
    </w:p>
    <w:p w14:paraId="5E474F12" w14:textId="77777777" w:rsidR="006E1FB9" w:rsidRPr="006E1FB9" w:rsidRDefault="006E1FB9" w:rsidP="006E1FB9">
      <w:pPr>
        <w:pStyle w:val="Code"/>
        <w:rPr>
          <w:highlight w:val="white"/>
        </w:rPr>
      </w:pPr>
      <w:r w:rsidRPr="006E1FB9">
        <w:rPr>
          <w:highlight w:val="white"/>
        </w:rPr>
        <w:t xml:space="preserve">          return false;</w:t>
      </w:r>
    </w:p>
    <w:p w14:paraId="70B14C6A" w14:textId="77777777" w:rsidR="006E1FB9" w:rsidRPr="006E1FB9" w:rsidRDefault="006E1FB9" w:rsidP="006E1FB9">
      <w:pPr>
        <w:pStyle w:val="Code"/>
        <w:rPr>
          <w:highlight w:val="white"/>
        </w:rPr>
      </w:pPr>
      <w:r w:rsidRPr="006E1FB9">
        <w:rPr>
          <w:highlight w:val="white"/>
        </w:rPr>
        <w:t xml:space="preserve">      }</w:t>
      </w:r>
    </w:p>
    <w:p w14:paraId="5CCD6768" w14:textId="77777777" w:rsidR="006E1FB9" w:rsidRPr="006E1FB9" w:rsidRDefault="006E1FB9" w:rsidP="006E1FB9">
      <w:pPr>
        <w:pStyle w:val="Code"/>
        <w:rPr>
          <w:highlight w:val="white"/>
        </w:rPr>
      </w:pPr>
      <w:r w:rsidRPr="006E1FB9">
        <w:rPr>
          <w:highlight w:val="white"/>
        </w:rPr>
        <w:t xml:space="preserve">    }</w:t>
      </w:r>
    </w:p>
    <w:p w14:paraId="4F04E602" w14:textId="77777777" w:rsidR="006E1FB9" w:rsidRPr="006E1FB9" w:rsidRDefault="006E1FB9" w:rsidP="006E1FB9">
      <w:pPr>
        <w:pStyle w:val="Code"/>
        <w:rPr>
          <w:highlight w:val="white"/>
        </w:rPr>
      </w:pPr>
    </w:p>
    <w:p w14:paraId="09F8C3C8" w14:textId="77777777" w:rsidR="006E1FB9" w:rsidRPr="006E1FB9" w:rsidRDefault="006E1FB9" w:rsidP="006E1FB9">
      <w:pPr>
        <w:pStyle w:val="Code"/>
        <w:rPr>
          <w:highlight w:val="white"/>
        </w:rPr>
      </w:pPr>
      <w:r w:rsidRPr="006E1FB9">
        <w:rPr>
          <w:highlight w:val="white"/>
        </w:rPr>
        <w:t xml:space="preserve">    public bool IsLogical() {</w:t>
      </w:r>
    </w:p>
    <w:p w14:paraId="277B7619" w14:textId="77777777" w:rsidR="006E1FB9" w:rsidRPr="006E1FB9" w:rsidRDefault="006E1FB9" w:rsidP="006E1FB9">
      <w:pPr>
        <w:pStyle w:val="Code"/>
        <w:rPr>
          <w:highlight w:val="white"/>
        </w:rPr>
      </w:pPr>
      <w:r w:rsidRPr="006E1FB9">
        <w:rPr>
          <w:highlight w:val="white"/>
        </w:rPr>
        <w:t xml:space="preserve">      return (m_sort == Sort.Logical);</w:t>
      </w:r>
    </w:p>
    <w:p w14:paraId="466E5787" w14:textId="77777777" w:rsidR="006E1FB9" w:rsidRPr="006E1FB9" w:rsidRDefault="006E1FB9" w:rsidP="006E1FB9">
      <w:pPr>
        <w:pStyle w:val="Code"/>
        <w:rPr>
          <w:highlight w:val="white"/>
        </w:rPr>
      </w:pPr>
      <w:r w:rsidRPr="006E1FB9">
        <w:rPr>
          <w:highlight w:val="white"/>
        </w:rPr>
        <w:t xml:space="preserve">    }</w:t>
      </w:r>
    </w:p>
    <w:p w14:paraId="1220A399" w14:textId="77777777" w:rsidR="006E1FB9" w:rsidRPr="006E1FB9" w:rsidRDefault="006E1FB9" w:rsidP="006E1FB9">
      <w:pPr>
        <w:pStyle w:val="Code"/>
        <w:rPr>
          <w:highlight w:val="white"/>
        </w:rPr>
      </w:pPr>
    </w:p>
    <w:p w14:paraId="0930D7FD" w14:textId="77777777" w:rsidR="006E1FB9" w:rsidRPr="006E1FB9" w:rsidRDefault="006E1FB9" w:rsidP="006E1FB9">
      <w:pPr>
        <w:pStyle w:val="Code"/>
        <w:rPr>
          <w:highlight w:val="white"/>
        </w:rPr>
      </w:pPr>
      <w:r w:rsidRPr="006E1FB9">
        <w:rPr>
          <w:highlight w:val="white"/>
        </w:rPr>
        <w:t xml:space="preserve">    public bool IsLogicalOrIntegral() {</w:t>
      </w:r>
    </w:p>
    <w:p w14:paraId="31DAA940" w14:textId="77777777" w:rsidR="006E1FB9" w:rsidRPr="006E1FB9" w:rsidRDefault="006E1FB9" w:rsidP="006E1FB9">
      <w:pPr>
        <w:pStyle w:val="Code"/>
        <w:rPr>
          <w:highlight w:val="white"/>
        </w:rPr>
      </w:pPr>
      <w:r w:rsidRPr="006E1FB9">
        <w:rPr>
          <w:highlight w:val="white"/>
        </w:rPr>
        <w:t xml:space="preserve">      return IsLogical() || IsIntegral();</w:t>
      </w:r>
    </w:p>
    <w:p w14:paraId="2C9BD9C3" w14:textId="77777777" w:rsidR="006E1FB9" w:rsidRPr="006E1FB9" w:rsidRDefault="006E1FB9" w:rsidP="006E1FB9">
      <w:pPr>
        <w:pStyle w:val="Code"/>
        <w:rPr>
          <w:highlight w:val="white"/>
        </w:rPr>
      </w:pPr>
      <w:r w:rsidRPr="006E1FB9">
        <w:rPr>
          <w:highlight w:val="white"/>
        </w:rPr>
        <w:t xml:space="preserve">    }</w:t>
      </w:r>
    </w:p>
    <w:p w14:paraId="71FDDBB0" w14:textId="77777777" w:rsidR="006E1FB9" w:rsidRPr="006E1FB9" w:rsidRDefault="006E1FB9" w:rsidP="006E1FB9">
      <w:pPr>
        <w:pStyle w:val="Code"/>
        <w:rPr>
          <w:highlight w:val="white"/>
        </w:rPr>
      </w:pPr>
    </w:p>
    <w:p w14:paraId="32E1E493" w14:textId="77777777" w:rsidR="006E1FB9" w:rsidRPr="006E1FB9" w:rsidRDefault="006E1FB9" w:rsidP="006E1FB9">
      <w:pPr>
        <w:pStyle w:val="Code"/>
        <w:rPr>
          <w:highlight w:val="white"/>
        </w:rPr>
      </w:pPr>
      <w:r w:rsidRPr="006E1FB9">
        <w:rPr>
          <w:highlight w:val="white"/>
        </w:rPr>
        <w:t xml:space="preserve">    public bool IsPointer() {</w:t>
      </w:r>
    </w:p>
    <w:p w14:paraId="1F0ABC23" w14:textId="77777777" w:rsidR="006E1FB9" w:rsidRPr="006E1FB9" w:rsidRDefault="006E1FB9" w:rsidP="006E1FB9">
      <w:pPr>
        <w:pStyle w:val="Code"/>
        <w:rPr>
          <w:highlight w:val="white"/>
        </w:rPr>
      </w:pPr>
      <w:r w:rsidRPr="006E1FB9">
        <w:rPr>
          <w:highlight w:val="white"/>
        </w:rPr>
        <w:t xml:space="preserve">      return (m_sort == Sort.Pointer);</w:t>
      </w:r>
    </w:p>
    <w:p w14:paraId="79E0514B" w14:textId="77777777" w:rsidR="006E1FB9" w:rsidRPr="006E1FB9" w:rsidRDefault="006E1FB9" w:rsidP="006E1FB9">
      <w:pPr>
        <w:pStyle w:val="Code"/>
        <w:rPr>
          <w:highlight w:val="white"/>
        </w:rPr>
      </w:pPr>
      <w:r w:rsidRPr="006E1FB9">
        <w:rPr>
          <w:highlight w:val="white"/>
        </w:rPr>
        <w:t xml:space="preserve">    }</w:t>
      </w:r>
    </w:p>
    <w:p w14:paraId="2D9BAE7F" w14:textId="77777777" w:rsidR="006E1FB9" w:rsidRPr="006E1FB9" w:rsidRDefault="006E1FB9" w:rsidP="006E1FB9">
      <w:pPr>
        <w:pStyle w:val="Code"/>
        <w:rPr>
          <w:highlight w:val="white"/>
        </w:rPr>
      </w:pPr>
    </w:p>
    <w:p w14:paraId="4882088A" w14:textId="77777777" w:rsidR="006E1FB9" w:rsidRPr="006E1FB9" w:rsidRDefault="006E1FB9" w:rsidP="006E1FB9">
      <w:pPr>
        <w:pStyle w:val="Code"/>
        <w:rPr>
          <w:highlight w:val="white"/>
        </w:rPr>
      </w:pPr>
      <w:r w:rsidRPr="006E1FB9">
        <w:rPr>
          <w:highlight w:val="white"/>
        </w:rPr>
        <w:t xml:space="preserve">    public bool IsArray() {</w:t>
      </w:r>
    </w:p>
    <w:p w14:paraId="3F8E7E22" w14:textId="77777777" w:rsidR="006E1FB9" w:rsidRPr="006E1FB9" w:rsidRDefault="006E1FB9" w:rsidP="006E1FB9">
      <w:pPr>
        <w:pStyle w:val="Code"/>
        <w:rPr>
          <w:highlight w:val="white"/>
        </w:rPr>
      </w:pPr>
      <w:r w:rsidRPr="006E1FB9">
        <w:rPr>
          <w:highlight w:val="white"/>
        </w:rPr>
        <w:t xml:space="preserve">      return (m_sort == Sort.Array);</w:t>
      </w:r>
    </w:p>
    <w:p w14:paraId="5889BCAF" w14:textId="77777777" w:rsidR="006E1FB9" w:rsidRPr="006E1FB9" w:rsidRDefault="006E1FB9" w:rsidP="006E1FB9">
      <w:pPr>
        <w:pStyle w:val="Code"/>
        <w:rPr>
          <w:highlight w:val="white"/>
        </w:rPr>
      </w:pPr>
      <w:r w:rsidRPr="006E1FB9">
        <w:rPr>
          <w:highlight w:val="white"/>
        </w:rPr>
        <w:t xml:space="preserve">    }</w:t>
      </w:r>
    </w:p>
    <w:p w14:paraId="371879B7" w14:textId="77777777" w:rsidR="006E1FB9" w:rsidRPr="006E1FB9" w:rsidRDefault="006E1FB9" w:rsidP="006E1FB9">
      <w:pPr>
        <w:pStyle w:val="Code"/>
        <w:rPr>
          <w:highlight w:val="white"/>
        </w:rPr>
      </w:pPr>
    </w:p>
    <w:p w14:paraId="410229C9" w14:textId="77777777" w:rsidR="006E1FB9" w:rsidRPr="006E1FB9" w:rsidRDefault="006E1FB9" w:rsidP="006E1FB9">
      <w:pPr>
        <w:pStyle w:val="Code"/>
        <w:rPr>
          <w:highlight w:val="white"/>
        </w:rPr>
      </w:pPr>
      <w:r w:rsidRPr="006E1FB9">
        <w:rPr>
          <w:highlight w:val="white"/>
        </w:rPr>
        <w:t xml:space="preserve">    public bool IsPointerOrArray() {</w:t>
      </w:r>
    </w:p>
    <w:p w14:paraId="0B09E8BA" w14:textId="77777777" w:rsidR="006E1FB9" w:rsidRPr="006E1FB9" w:rsidRDefault="006E1FB9" w:rsidP="006E1FB9">
      <w:pPr>
        <w:pStyle w:val="Code"/>
        <w:rPr>
          <w:highlight w:val="white"/>
        </w:rPr>
      </w:pPr>
      <w:r w:rsidRPr="006E1FB9">
        <w:rPr>
          <w:highlight w:val="white"/>
        </w:rPr>
        <w:t xml:space="preserve">      return IsPointer() || IsArray();</w:t>
      </w:r>
    </w:p>
    <w:p w14:paraId="1631DFD8" w14:textId="77777777" w:rsidR="006E1FB9" w:rsidRPr="006E1FB9" w:rsidRDefault="006E1FB9" w:rsidP="006E1FB9">
      <w:pPr>
        <w:pStyle w:val="Code"/>
        <w:rPr>
          <w:highlight w:val="white"/>
        </w:rPr>
      </w:pPr>
      <w:r w:rsidRPr="006E1FB9">
        <w:rPr>
          <w:highlight w:val="white"/>
        </w:rPr>
        <w:t xml:space="preserve">    }</w:t>
      </w:r>
    </w:p>
    <w:p w14:paraId="126524C2" w14:textId="77777777" w:rsidR="006E1FB9" w:rsidRPr="006E1FB9" w:rsidRDefault="006E1FB9" w:rsidP="006E1FB9">
      <w:pPr>
        <w:pStyle w:val="Code"/>
        <w:rPr>
          <w:highlight w:val="white"/>
        </w:rPr>
      </w:pPr>
    </w:p>
    <w:p w14:paraId="4D3FDE4C" w14:textId="77777777" w:rsidR="006E1FB9" w:rsidRPr="006E1FB9" w:rsidRDefault="006E1FB9" w:rsidP="006E1FB9">
      <w:pPr>
        <w:pStyle w:val="Code"/>
        <w:rPr>
          <w:highlight w:val="white"/>
        </w:rPr>
      </w:pPr>
      <w:r w:rsidRPr="006E1FB9">
        <w:rPr>
          <w:highlight w:val="white"/>
        </w:rPr>
        <w:t xml:space="preserve">    public bool IsFunction() {</w:t>
      </w:r>
    </w:p>
    <w:p w14:paraId="263FEFD0" w14:textId="77777777" w:rsidR="006E1FB9" w:rsidRPr="006E1FB9" w:rsidRDefault="006E1FB9" w:rsidP="006E1FB9">
      <w:pPr>
        <w:pStyle w:val="Code"/>
        <w:rPr>
          <w:highlight w:val="white"/>
        </w:rPr>
      </w:pPr>
      <w:r w:rsidRPr="006E1FB9">
        <w:rPr>
          <w:highlight w:val="white"/>
        </w:rPr>
        <w:t xml:space="preserve">      return (m_sort == Sort.Function);</w:t>
      </w:r>
    </w:p>
    <w:p w14:paraId="7DDFCF1B" w14:textId="77777777" w:rsidR="006E1FB9" w:rsidRPr="006E1FB9" w:rsidRDefault="006E1FB9" w:rsidP="006E1FB9">
      <w:pPr>
        <w:pStyle w:val="Code"/>
        <w:rPr>
          <w:highlight w:val="white"/>
        </w:rPr>
      </w:pPr>
      <w:r w:rsidRPr="006E1FB9">
        <w:rPr>
          <w:highlight w:val="white"/>
        </w:rPr>
        <w:t xml:space="preserve">    }</w:t>
      </w:r>
    </w:p>
    <w:p w14:paraId="0E194921" w14:textId="77777777" w:rsidR="006E1FB9" w:rsidRPr="006E1FB9" w:rsidRDefault="006E1FB9" w:rsidP="006E1FB9">
      <w:pPr>
        <w:pStyle w:val="Code"/>
        <w:rPr>
          <w:highlight w:val="white"/>
        </w:rPr>
      </w:pPr>
    </w:p>
    <w:p w14:paraId="7B173673" w14:textId="77777777" w:rsidR="006E1FB9" w:rsidRPr="006E1FB9" w:rsidRDefault="006E1FB9" w:rsidP="006E1FB9">
      <w:pPr>
        <w:pStyle w:val="Code"/>
        <w:rPr>
          <w:highlight w:val="white"/>
        </w:rPr>
      </w:pPr>
      <w:r w:rsidRPr="006E1FB9">
        <w:rPr>
          <w:highlight w:val="white"/>
        </w:rPr>
        <w:t xml:space="preserve">    public bool IsArrayOrFunction() {</w:t>
      </w:r>
    </w:p>
    <w:p w14:paraId="4490D436" w14:textId="77777777" w:rsidR="006E1FB9" w:rsidRPr="006E1FB9" w:rsidRDefault="006E1FB9" w:rsidP="006E1FB9">
      <w:pPr>
        <w:pStyle w:val="Code"/>
        <w:rPr>
          <w:highlight w:val="white"/>
        </w:rPr>
      </w:pPr>
      <w:r w:rsidRPr="006E1FB9">
        <w:rPr>
          <w:highlight w:val="white"/>
        </w:rPr>
        <w:t xml:space="preserve">      return IsArray() || IsFunction();</w:t>
      </w:r>
    </w:p>
    <w:p w14:paraId="0329EDF8" w14:textId="77777777" w:rsidR="006E1FB9" w:rsidRPr="006E1FB9" w:rsidRDefault="006E1FB9" w:rsidP="006E1FB9">
      <w:pPr>
        <w:pStyle w:val="Code"/>
        <w:rPr>
          <w:highlight w:val="white"/>
        </w:rPr>
      </w:pPr>
      <w:r w:rsidRPr="006E1FB9">
        <w:rPr>
          <w:highlight w:val="white"/>
        </w:rPr>
        <w:t xml:space="preserve">    }</w:t>
      </w:r>
    </w:p>
    <w:p w14:paraId="7A9AE81B" w14:textId="77777777" w:rsidR="006E1FB9" w:rsidRPr="006E1FB9" w:rsidRDefault="006E1FB9" w:rsidP="006E1FB9">
      <w:pPr>
        <w:pStyle w:val="Code"/>
        <w:rPr>
          <w:highlight w:val="white"/>
        </w:rPr>
      </w:pPr>
    </w:p>
    <w:p w14:paraId="23C749AD" w14:textId="77777777" w:rsidR="006E1FB9" w:rsidRPr="006E1FB9" w:rsidRDefault="006E1FB9" w:rsidP="006E1FB9">
      <w:pPr>
        <w:pStyle w:val="Code"/>
        <w:rPr>
          <w:highlight w:val="white"/>
        </w:rPr>
      </w:pPr>
      <w:r w:rsidRPr="006E1FB9">
        <w:rPr>
          <w:highlight w:val="white"/>
        </w:rPr>
        <w:t xml:space="preserve">    public bool IsPointerArrayStringOrFunction() {</w:t>
      </w:r>
    </w:p>
    <w:p w14:paraId="2F62319D" w14:textId="77777777" w:rsidR="006E1FB9" w:rsidRPr="006E1FB9" w:rsidRDefault="006E1FB9" w:rsidP="006E1FB9">
      <w:pPr>
        <w:pStyle w:val="Code"/>
        <w:rPr>
          <w:highlight w:val="white"/>
        </w:rPr>
      </w:pPr>
      <w:r w:rsidRPr="006E1FB9">
        <w:rPr>
          <w:highlight w:val="white"/>
        </w:rPr>
        <w:t xml:space="preserve">      return IsPointer() || IsArrayOrFunction()  || IsString();</w:t>
      </w:r>
    </w:p>
    <w:p w14:paraId="65161D9D" w14:textId="77777777" w:rsidR="006E1FB9" w:rsidRPr="006E1FB9" w:rsidRDefault="006E1FB9" w:rsidP="006E1FB9">
      <w:pPr>
        <w:pStyle w:val="Code"/>
        <w:rPr>
          <w:highlight w:val="white"/>
        </w:rPr>
      </w:pPr>
      <w:r w:rsidRPr="006E1FB9">
        <w:rPr>
          <w:highlight w:val="white"/>
        </w:rPr>
        <w:t xml:space="preserve">    }</w:t>
      </w:r>
    </w:p>
    <w:p w14:paraId="1C7AF81D" w14:textId="77777777" w:rsidR="006E1FB9" w:rsidRPr="006E1FB9" w:rsidRDefault="006E1FB9" w:rsidP="006E1FB9">
      <w:pPr>
        <w:pStyle w:val="Code"/>
        <w:rPr>
          <w:highlight w:val="white"/>
        </w:rPr>
      </w:pPr>
    </w:p>
    <w:p w14:paraId="348D2F7A" w14:textId="77777777" w:rsidR="006E1FB9" w:rsidRPr="006E1FB9" w:rsidRDefault="006E1FB9" w:rsidP="006E1FB9">
      <w:pPr>
        <w:pStyle w:val="Code"/>
        <w:rPr>
          <w:highlight w:val="white"/>
        </w:rPr>
      </w:pPr>
      <w:r w:rsidRPr="006E1FB9">
        <w:rPr>
          <w:highlight w:val="white"/>
        </w:rPr>
        <w:t xml:space="preserve">    public bool IsString() {</w:t>
      </w:r>
    </w:p>
    <w:p w14:paraId="276324FA" w14:textId="77777777" w:rsidR="006E1FB9" w:rsidRPr="006E1FB9" w:rsidRDefault="006E1FB9" w:rsidP="006E1FB9">
      <w:pPr>
        <w:pStyle w:val="Code"/>
        <w:rPr>
          <w:highlight w:val="white"/>
        </w:rPr>
      </w:pPr>
      <w:r w:rsidRPr="006E1FB9">
        <w:rPr>
          <w:highlight w:val="white"/>
        </w:rPr>
        <w:t xml:space="preserve">      return (m_sort == Sort.String);</w:t>
      </w:r>
    </w:p>
    <w:p w14:paraId="218E5381" w14:textId="77777777" w:rsidR="006E1FB9" w:rsidRPr="006E1FB9" w:rsidRDefault="006E1FB9" w:rsidP="006E1FB9">
      <w:pPr>
        <w:pStyle w:val="Code"/>
        <w:rPr>
          <w:highlight w:val="white"/>
        </w:rPr>
      </w:pPr>
      <w:r w:rsidRPr="006E1FB9">
        <w:rPr>
          <w:highlight w:val="white"/>
        </w:rPr>
        <w:t xml:space="preserve">    }</w:t>
      </w:r>
    </w:p>
    <w:p w14:paraId="6C2636AE" w14:textId="77777777" w:rsidR="006E1FB9" w:rsidRPr="006E1FB9" w:rsidRDefault="006E1FB9" w:rsidP="006E1FB9">
      <w:pPr>
        <w:pStyle w:val="Code"/>
        <w:rPr>
          <w:highlight w:val="white"/>
        </w:rPr>
      </w:pPr>
    </w:p>
    <w:p w14:paraId="110CA19B" w14:textId="77777777" w:rsidR="006E1FB9" w:rsidRPr="006E1FB9" w:rsidRDefault="006E1FB9" w:rsidP="006E1FB9">
      <w:pPr>
        <w:pStyle w:val="Code"/>
        <w:rPr>
          <w:highlight w:val="white"/>
        </w:rPr>
      </w:pPr>
      <w:r w:rsidRPr="006E1FB9">
        <w:rPr>
          <w:highlight w:val="white"/>
        </w:rPr>
        <w:t xml:space="preserve">    public bool IsArrayFunctionOrString() {</w:t>
      </w:r>
    </w:p>
    <w:p w14:paraId="2CA07C78" w14:textId="77777777" w:rsidR="006E1FB9" w:rsidRPr="006E1FB9" w:rsidRDefault="006E1FB9" w:rsidP="006E1FB9">
      <w:pPr>
        <w:pStyle w:val="Code"/>
        <w:rPr>
          <w:highlight w:val="white"/>
        </w:rPr>
      </w:pPr>
      <w:r w:rsidRPr="006E1FB9">
        <w:rPr>
          <w:highlight w:val="white"/>
        </w:rPr>
        <w:t xml:space="preserve">      return IsArrayOrFunction() || IsString();</w:t>
      </w:r>
    </w:p>
    <w:p w14:paraId="23D3D42C" w14:textId="77777777" w:rsidR="006E1FB9" w:rsidRPr="006E1FB9" w:rsidRDefault="006E1FB9" w:rsidP="006E1FB9">
      <w:pPr>
        <w:pStyle w:val="Code"/>
        <w:rPr>
          <w:highlight w:val="white"/>
        </w:rPr>
      </w:pPr>
      <w:r w:rsidRPr="006E1FB9">
        <w:rPr>
          <w:highlight w:val="white"/>
        </w:rPr>
        <w:t xml:space="preserve">    }</w:t>
      </w:r>
    </w:p>
    <w:p w14:paraId="107F67E4" w14:textId="77777777" w:rsidR="006E1FB9" w:rsidRPr="006E1FB9" w:rsidRDefault="006E1FB9" w:rsidP="006E1FB9">
      <w:pPr>
        <w:pStyle w:val="Code"/>
        <w:rPr>
          <w:highlight w:val="white"/>
        </w:rPr>
      </w:pPr>
    </w:p>
    <w:p w14:paraId="02C14962" w14:textId="77777777" w:rsidR="006E1FB9" w:rsidRPr="006E1FB9" w:rsidRDefault="006E1FB9" w:rsidP="006E1FB9">
      <w:pPr>
        <w:pStyle w:val="Code"/>
        <w:rPr>
          <w:highlight w:val="white"/>
        </w:rPr>
      </w:pPr>
      <w:r w:rsidRPr="006E1FB9">
        <w:rPr>
          <w:highlight w:val="white"/>
        </w:rPr>
        <w:t xml:space="preserve">    public bool IsFunctionPointer() {</w:t>
      </w:r>
    </w:p>
    <w:p w14:paraId="4C28E6E1" w14:textId="77777777" w:rsidR="006E1FB9" w:rsidRPr="006E1FB9" w:rsidRDefault="006E1FB9" w:rsidP="006E1FB9">
      <w:pPr>
        <w:pStyle w:val="Code"/>
        <w:rPr>
          <w:highlight w:val="white"/>
        </w:rPr>
      </w:pPr>
      <w:r w:rsidRPr="006E1FB9">
        <w:rPr>
          <w:highlight w:val="white"/>
        </w:rPr>
        <w:lastRenderedPageBreak/>
        <w:t xml:space="preserve">      return (m_sort == Sort.Pointer) &amp;&amp; m_pointerType.IsFunction();</w:t>
      </w:r>
    </w:p>
    <w:p w14:paraId="582E1B02" w14:textId="77777777" w:rsidR="006E1FB9" w:rsidRPr="006E1FB9" w:rsidRDefault="006E1FB9" w:rsidP="006E1FB9">
      <w:pPr>
        <w:pStyle w:val="Code"/>
        <w:rPr>
          <w:highlight w:val="white"/>
        </w:rPr>
      </w:pPr>
      <w:r w:rsidRPr="006E1FB9">
        <w:rPr>
          <w:highlight w:val="white"/>
        </w:rPr>
        <w:t xml:space="preserve">    }</w:t>
      </w:r>
    </w:p>
    <w:p w14:paraId="7BCF0153" w14:textId="77777777" w:rsidR="006E1FB9" w:rsidRPr="006E1FB9" w:rsidRDefault="006E1FB9" w:rsidP="006E1FB9">
      <w:pPr>
        <w:pStyle w:val="Code"/>
        <w:rPr>
          <w:highlight w:val="white"/>
        </w:rPr>
      </w:pPr>
    </w:p>
    <w:p w14:paraId="4F72D90B" w14:textId="77777777" w:rsidR="006E1FB9" w:rsidRPr="006E1FB9" w:rsidRDefault="006E1FB9" w:rsidP="006E1FB9">
      <w:pPr>
        <w:pStyle w:val="Code"/>
        <w:rPr>
          <w:highlight w:val="white"/>
        </w:rPr>
      </w:pPr>
      <w:r w:rsidRPr="006E1FB9">
        <w:rPr>
          <w:highlight w:val="white"/>
        </w:rPr>
        <w:t xml:space="preserve">    public bool IsFunctionOrArray() {</w:t>
      </w:r>
    </w:p>
    <w:p w14:paraId="03FD59A2" w14:textId="77777777" w:rsidR="006E1FB9" w:rsidRPr="006E1FB9" w:rsidRDefault="006E1FB9" w:rsidP="006E1FB9">
      <w:pPr>
        <w:pStyle w:val="Code"/>
        <w:rPr>
          <w:highlight w:val="white"/>
        </w:rPr>
      </w:pPr>
      <w:r w:rsidRPr="006E1FB9">
        <w:rPr>
          <w:highlight w:val="white"/>
        </w:rPr>
        <w:t xml:space="preserve">      return IsFunction() || IsArray();</w:t>
      </w:r>
    </w:p>
    <w:p w14:paraId="29645F24" w14:textId="77777777" w:rsidR="006E1FB9" w:rsidRPr="006E1FB9" w:rsidRDefault="006E1FB9" w:rsidP="006E1FB9">
      <w:pPr>
        <w:pStyle w:val="Code"/>
        <w:rPr>
          <w:highlight w:val="white"/>
        </w:rPr>
      </w:pPr>
      <w:r w:rsidRPr="006E1FB9">
        <w:rPr>
          <w:highlight w:val="white"/>
        </w:rPr>
        <w:t xml:space="preserve">    }</w:t>
      </w:r>
    </w:p>
    <w:p w14:paraId="0AA29FE7" w14:textId="77777777" w:rsidR="006E1FB9" w:rsidRPr="006E1FB9" w:rsidRDefault="006E1FB9" w:rsidP="006E1FB9">
      <w:pPr>
        <w:pStyle w:val="Code"/>
        <w:rPr>
          <w:highlight w:val="white"/>
        </w:rPr>
      </w:pPr>
    </w:p>
    <w:p w14:paraId="1BDD20C2" w14:textId="77777777" w:rsidR="006E1FB9" w:rsidRPr="006E1FB9" w:rsidRDefault="006E1FB9" w:rsidP="006E1FB9">
      <w:pPr>
        <w:pStyle w:val="Code"/>
        <w:rPr>
          <w:highlight w:val="white"/>
        </w:rPr>
      </w:pPr>
      <w:r w:rsidRPr="006E1FB9">
        <w:rPr>
          <w:highlight w:val="white"/>
        </w:rPr>
        <w:t xml:space="preserve">    public bool IsArrayStringOrFunction() {</w:t>
      </w:r>
    </w:p>
    <w:p w14:paraId="0D3E8307" w14:textId="77777777" w:rsidR="006E1FB9" w:rsidRPr="006E1FB9" w:rsidRDefault="006E1FB9" w:rsidP="006E1FB9">
      <w:pPr>
        <w:pStyle w:val="Code"/>
        <w:rPr>
          <w:highlight w:val="white"/>
        </w:rPr>
      </w:pPr>
      <w:r w:rsidRPr="006E1FB9">
        <w:rPr>
          <w:highlight w:val="white"/>
        </w:rPr>
        <w:t xml:space="preserve">      return IsFunctionOrArray() || IsString();</w:t>
      </w:r>
    </w:p>
    <w:p w14:paraId="32356123" w14:textId="77777777" w:rsidR="006E1FB9" w:rsidRPr="006E1FB9" w:rsidRDefault="006E1FB9" w:rsidP="006E1FB9">
      <w:pPr>
        <w:pStyle w:val="Code"/>
        <w:rPr>
          <w:highlight w:val="white"/>
        </w:rPr>
      </w:pPr>
      <w:r w:rsidRPr="006E1FB9">
        <w:rPr>
          <w:highlight w:val="white"/>
        </w:rPr>
        <w:t xml:space="preserve">    }</w:t>
      </w:r>
    </w:p>
    <w:p w14:paraId="44DC3B07" w14:textId="77777777" w:rsidR="006E1FB9" w:rsidRPr="006E1FB9" w:rsidRDefault="006E1FB9" w:rsidP="006E1FB9">
      <w:pPr>
        <w:pStyle w:val="Code"/>
        <w:rPr>
          <w:highlight w:val="white"/>
        </w:rPr>
      </w:pPr>
    </w:p>
    <w:p w14:paraId="4FD1680A" w14:textId="77777777" w:rsidR="006E1FB9" w:rsidRPr="006E1FB9" w:rsidRDefault="006E1FB9" w:rsidP="006E1FB9">
      <w:pPr>
        <w:pStyle w:val="Code"/>
        <w:rPr>
          <w:highlight w:val="white"/>
        </w:rPr>
      </w:pPr>
      <w:r w:rsidRPr="006E1FB9">
        <w:rPr>
          <w:highlight w:val="white"/>
        </w:rPr>
        <w:t xml:space="preserve">    public bool IsArrayPointerStringOrFunction() {</w:t>
      </w:r>
    </w:p>
    <w:p w14:paraId="2F912213" w14:textId="77777777" w:rsidR="006E1FB9" w:rsidRPr="006E1FB9" w:rsidRDefault="006E1FB9" w:rsidP="006E1FB9">
      <w:pPr>
        <w:pStyle w:val="Code"/>
        <w:rPr>
          <w:highlight w:val="white"/>
        </w:rPr>
      </w:pPr>
      <w:r w:rsidRPr="006E1FB9">
        <w:rPr>
          <w:highlight w:val="white"/>
        </w:rPr>
        <w:t xml:space="preserve">      return IsPointer() || IsFunctionOrArray();</w:t>
      </w:r>
    </w:p>
    <w:p w14:paraId="6DD4EF97" w14:textId="77777777" w:rsidR="006E1FB9" w:rsidRPr="006E1FB9" w:rsidRDefault="006E1FB9" w:rsidP="006E1FB9">
      <w:pPr>
        <w:pStyle w:val="Code"/>
        <w:rPr>
          <w:highlight w:val="white"/>
        </w:rPr>
      </w:pPr>
      <w:r w:rsidRPr="006E1FB9">
        <w:rPr>
          <w:highlight w:val="white"/>
        </w:rPr>
        <w:t xml:space="preserve">    }</w:t>
      </w:r>
    </w:p>
    <w:p w14:paraId="1CF87901" w14:textId="77777777" w:rsidR="006E1FB9" w:rsidRPr="006E1FB9" w:rsidRDefault="006E1FB9" w:rsidP="006E1FB9">
      <w:pPr>
        <w:pStyle w:val="Code"/>
        <w:rPr>
          <w:highlight w:val="white"/>
        </w:rPr>
      </w:pPr>
    </w:p>
    <w:p w14:paraId="0346ECAA" w14:textId="77777777" w:rsidR="006E1FB9" w:rsidRPr="006E1FB9" w:rsidRDefault="006E1FB9" w:rsidP="006E1FB9">
      <w:pPr>
        <w:pStyle w:val="Code"/>
        <w:rPr>
          <w:highlight w:val="white"/>
        </w:rPr>
      </w:pPr>
      <w:r w:rsidRPr="006E1FB9">
        <w:rPr>
          <w:highlight w:val="white"/>
        </w:rPr>
        <w:t xml:space="preserve">    public bool IsArrayFunctionStringStructOrUnion() {</w:t>
      </w:r>
    </w:p>
    <w:p w14:paraId="52F1EC4E" w14:textId="77777777" w:rsidR="006E1FB9" w:rsidRPr="006E1FB9" w:rsidRDefault="006E1FB9" w:rsidP="006E1FB9">
      <w:pPr>
        <w:pStyle w:val="Code"/>
        <w:rPr>
          <w:highlight w:val="white"/>
        </w:rPr>
      </w:pPr>
      <w:r w:rsidRPr="006E1FB9">
        <w:rPr>
          <w:highlight w:val="white"/>
        </w:rPr>
        <w:t xml:space="preserve">      return IsFunctionOrArray() || IsString() || IsStructOrUnion();</w:t>
      </w:r>
    </w:p>
    <w:p w14:paraId="26034F2C" w14:textId="77777777" w:rsidR="006E1FB9" w:rsidRPr="006E1FB9" w:rsidRDefault="006E1FB9" w:rsidP="006E1FB9">
      <w:pPr>
        <w:pStyle w:val="Code"/>
        <w:rPr>
          <w:highlight w:val="white"/>
        </w:rPr>
      </w:pPr>
      <w:r w:rsidRPr="006E1FB9">
        <w:rPr>
          <w:highlight w:val="white"/>
        </w:rPr>
        <w:t xml:space="preserve">    }</w:t>
      </w:r>
    </w:p>
    <w:p w14:paraId="68010580" w14:textId="77777777" w:rsidR="006E1FB9" w:rsidRPr="006E1FB9" w:rsidRDefault="006E1FB9" w:rsidP="006E1FB9">
      <w:pPr>
        <w:pStyle w:val="Code"/>
        <w:rPr>
          <w:highlight w:val="white"/>
        </w:rPr>
      </w:pPr>
    </w:p>
    <w:p w14:paraId="0A3CFA63" w14:textId="77777777" w:rsidR="006E1FB9" w:rsidRPr="006E1FB9" w:rsidRDefault="006E1FB9" w:rsidP="006E1FB9">
      <w:pPr>
        <w:pStyle w:val="Code"/>
        <w:rPr>
          <w:highlight w:val="white"/>
        </w:rPr>
      </w:pPr>
      <w:r w:rsidRPr="006E1FB9">
        <w:rPr>
          <w:highlight w:val="white"/>
        </w:rPr>
        <w:t xml:space="preserve">    public bool IsArithmetic() {</w:t>
      </w:r>
    </w:p>
    <w:p w14:paraId="605E573E" w14:textId="77777777" w:rsidR="006E1FB9" w:rsidRPr="006E1FB9" w:rsidRDefault="006E1FB9" w:rsidP="006E1FB9">
      <w:pPr>
        <w:pStyle w:val="Code"/>
        <w:rPr>
          <w:highlight w:val="white"/>
        </w:rPr>
      </w:pPr>
      <w:r w:rsidRPr="006E1FB9">
        <w:rPr>
          <w:highlight w:val="white"/>
        </w:rPr>
        <w:t xml:space="preserve">      return IsIntegral() || IsFloating();</w:t>
      </w:r>
    </w:p>
    <w:p w14:paraId="1E45D6F8" w14:textId="77777777" w:rsidR="006E1FB9" w:rsidRPr="006E1FB9" w:rsidRDefault="006E1FB9" w:rsidP="006E1FB9">
      <w:pPr>
        <w:pStyle w:val="Code"/>
        <w:rPr>
          <w:highlight w:val="white"/>
        </w:rPr>
      </w:pPr>
      <w:r w:rsidRPr="006E1FB9">
        <w:rPr>
          <w:highlight w:val="white"/>
        </w:rPr>
        <w:t xml:space="preserve">    }</w:t>
      </w:r>
    </w:p>
    <w:p w14:paraId="78549BB7" w14:textId="77777777" w:rsidR="006E1FB9" w:rsidRPr="006E1FB9" w:rsidRDefault="006E1FB9" w:rsidP="006E1FB9">
      <w:pPr>
        <w:pStyle w:val="Code"/>
        <w:rPr>
          <w:highlight w:val="white"/>
        </w:rPr>
      </w:pPr>
    </w:p>
    <w:p w14:paraId="60E6C173" w14:textId="77777777" w:rsidR="006E1FB9" w:rsidRPr="006E1FB9" w:rsidRDefault="006E1FB9" w:rsidP="006E1FB9">
      <w:pPr>
        <w:pStyle w:val="Code"/>
        <w:rPr>
          <w:highlight w:val="white"/>
        </w:rPr>
      </w:pPr>
      <w:r w:rsidRPr="006E1FB9">
        <w:rPr>
          <w:highlight w:val="white"/>
        </w:rPr>
        <w:t xml:space="preserve">    public bool IsIntegralOrPointer() {</w:t>
      </w:r>
    </w:p>
    <w:p w14:paraId="0F98504B" w14:textId="77777777" w:rsidR="006E1FB9" w:rsidRPr="006E1FB9" w:rsidRDefault="006E1FB9" w:rsidP="006E1FB9">
      <w:pPr>
        <w:pStyle w:val="Code"/>
        <w:rPr>
          <w:highlight w:val="white"/>
        </w:rPr>
      </w:pPr>
      <w:r w:rsidRPr="006E1FB9">
        <w:rPr>
          <w:highlight w:val="white"/>
        </w:rPr>
        <w:t xml:space="preserve">      return IsIntegral() || IsPointer();</w:t>
      </w:r>
    </w:p>
    <w:p w14:paraId="614CF5DB" w14:textId="77777777" w:rsidR="006E1FB9" w:rsidRPr="006E1FB9" w:rsidRDefault="006E1FB9" w:rsidP="006E1FB9">
      <w:pPr>
        <w:pStyle w:val="Code"/>
        <w:rPr>
          <w:highlight w:val="white"/>
        </w:rPr>
      </w:pPr>
      <w:r w:rsidRPr="006E1FB9">
        <w:rPr>
          <w:highlight w:val="white"/>
        </w:rPr>
        <w:t xml:space="preserve">    }</w:t>
      </w:r>
    </w:p>
    <w:p w14:paraId="6080BDA1" w14:textId="77777777" w:rsidR="006E1FB9" w:rsidRPr="006E1FB9" w:rsidRDefault="006E1FB9" w:rsidP="006E1FB9">
      <w:pPr>
        <w:pStyle w:val="Code"/>
        <w:rPr>
          <w:highlight w:val="white"/>
        </w:rPr>
      </w:pPr>
    </w:p>
    <w:p w14:paraId="45F7B8FB" w14:textId="77777777" w:rsidR="006E1FB9" w:rsidRPr="006E1FB9" w:rsidRDefault="006E1FB9" w:rsidP="006E1FB9">
      <w:pPr>
        <w:pStyle w:val="Code"/>
        <w:rPr>
          <w:highlight w:val="white"/>
        </w:rPr>
      </w:pPr>
      <w:r w:rsidRPr="006E1FB9">
        <w:rPr>
          <w:highlight w:val="white"/>
        </w:rPr>
        <w:t xml:space="preserve">    public bool IsIntegralLogicalOrPointer() {</w:t>
      </w:r>
    </w:p>
    <w:p w14:paraId="4B8059D0" w14:textId="77777777" w:rsidR="006E1FB9" w:rsidRPr="006E1FB9" w:rsidRDefault="006E1FB9" w:rsidP="006E1FB9">
      <w:pPr>
        <w:pStyle w:val="Code"/>
        <w:rPr>
          <w:highlight w:val="white"/>
        </w:rPr>
      </w:pPr>
      <w:r w:rsidRPr="006E1FB9">
        <w:rPr>
          <w:highlight w:val="white"/>
        </w:rPr>
        <w:t xml:space="preserve">      return IsIntegral() || IsLogical() || IsPointer();</w:t>
      </w:r>
    </w:p>
    <w:p w14:paraId="1602583B" w14:textId="77777777" w:rsidR="006E1FB9" w:rsidRPr="006E1FB9" w:rsidRDefault="006E1FB9" w:rsidP="006E1FB9">
      <w:pPr>
        <w:pStyle w:val="Code"/>
        <w:rPr>
          <w:highlight w:val="white"/>
        </w:rPr>
      </w:pPr>
      <w:r w:rsidRPr="006E1FB9">
        <w:rPr>
          <w:highlight w:val="white"/>
        </w:rPr>
        <w:t xml:space="preserve">    }</w:t>
      </w:r>
    </w:p>
    <w:p w14:paraId="72FF96D6" w14:textId="77777777" w:rsidR="006E1FB9" w:rsidRPr="006E1FB9" w:rsidRDefault="006E1FB9" w:rsidP="006E1FB9">
      <w:pPr>
        <w:pStyle w:val="Code"/>
        <w:rPr>
          <w:highlight w:val="white"/>
        </w:rPr>
      </w:pPr>
    </w:p>
    <w:p w14:paraId="524A93EA" w14:textId="77777777" w:rsidR="006E1FB9" w:rsidRPr="006E1FB9" w:rsidRDefault="006E1FB9" w:rsidP="006E1FB9">
      <w:pPr>
        <w:pStyle w:val="Code"/>
        <w:rPr>
          <w:highlight w:val="white"/>
        </w:rPr>
      </w:pPr>
      <w:r w:rsidRPr="006E1FB9">
        <w:rPr>
          <w:highlight w:val="white"/>
        </w:rPr>
        <w:t xml:space="preserve">    public bool IsIntegralOrArray() {</w:t>
      </w:r>
    </w:p>
    <w:p w14:paraId="121961BC" w14:textId="77777777" w:rsidR="006E1FB9" w:rsidRPr="006E1FB9" w:rsidRDefault="006E1FB9" w:rsidP="006E1FB9">
      <w:pPr>
        <w:pStyle w:val="Code"/>
        <w:rPr>
          <w:highlight w:val="white"/>
        </w:rPr>
      </w:pPr>
      <w:r w:rsidRPr="006E1FB9">
        <w:rPr>
          <w:highlight w:val="white"/>
        </w:rPr>
        <w:t xml:space="preserve">      return IsIntegral() || IsArray();</w:t>
      </w:r>
    </w:p>
    <w:p w14:paraId="72C72816" w14:textId="77777777" w:rsidR="006E1FB9" w:rsidRPr="006E1FB9" w:rsidRDefault="006E1FB9" w:rsidP="006E1FB9">
      <w:pPr>
        <w:pStyle w:val="Code"/>
        <w:rPr>
          <w:highlight w:val="white"/>
        </w:rPr>
      </w:pPr>
      <w:r w:rsidRPr="006E1FB9">
        <w:rPr>
          <w:highlight w:val="white"/>
        </w:rPr>
        <w:t xml:space="preserve">    }</w:t>
      </w:r>
    </w:p>
    <w:p w14:paraId="5D59B612" w14:textId="77777777" w:rsidR="006E1FB9" w:rsidRPr="006E1FB9" w:rsidRDefault="006E1FB9" w:rsidP="006E1FB9">
      <w:pPr>
        <w:pStyle w:val="Code"/>
        <w:rPr>
          <w:highlight w:val="white"/>
        </w:rPr>
      </w:pPr>
    </w:p>
    <w:p w14:paraId="55AAC7E6" w14:textId="77777777" w:rsidR="006E1FB9" w:rsidRPr="006E1FB9" w:rsidRDefault="006E1FB9" w:rsidP="006E1FB9">
      <w:pPr>
        <w:pStyle w:val="Code"/>
        <w:rPr>
          <w:highlight w:val="white"/>
        </w:rPr>
      </w:pPr>
      <w:r w:rsidRPr="006E1FB9">
        <w:rPr>
          <w:highlight w:val="white"/>
        </w:rPr>
        <w:t xml:space="preserve">    public bool IsIntegralArrayOrPointer() {</w:t>
      </w:r>
    </w:p>
    <w:p w14:paraId="13C3A9F5" w14:textId="77777777" w:rsidR="006E1FB9" w:rsidRPr="006E1FB9" w:rsidRDefault="006E1FB9" w:rsidP="006E1FB9">
      <w:pPr>
        <w:pStyle w:val="Code"/>
        <w:rPr>
          <w:highlight w:val="white"/>
        </w:rPr>
      </w:pPr>
      <w:r w:rsidRPr="006E1FB9">
        <w:rPr>
          <w:highlight w:val="white"/>
        </w:rPr>
        <w:t xml:space="preserve">      return IsIntegral() || IsPointer() || IsArray();</w:t>
      </w:r>
    </w:p>
    <w:p w14:paraId="545BE8F4" w14:textId="77777777" w:rsidR="006E1FB9" w:rsidRPr="006E1FB9" w:rsidRDefault="006E1FB9" w:rsidP="006E1FB9">
      <w:pPr>
        <w:pStyle w:val="Code"/>
        <w:rPr>
          <w:highlight w:val="white"/>
        </w:rPr>
      </w:pPr>
      <w:r w:rsidRPr="006E1FB9">
        <w:rPr>
          <w:highlight w:val="white"/>
        </w:rPr>
        <w:t xml:space="preserve">    }</w:t>
      </w:r>
    </w:p>
    <w:p w14:paraId="6504C762" w14:textId="77777777" w:rsidR="006E1FB9" w:rsidRPr="006E1FB9" w:rsidRDefault="006E1FB9" w:rsidP="006E1FB9">
      <w:pPr>
        <w:pStyle w:val="Code"/>
        <w:rPr>
          <w:highlight w:val="white"/>
        </w:rPr>
      </w:pPr>
    </w:p>
    <w:p w14:paraId="0361E647" w14:textId="77777777" w:rsidR="006E1FB9" w:rsidRPr="006E1FB9" w:rsidRDefault="006E1FB9" w:rsidP="006E1FB9">
      <w:pPr>
        <w:pStyle w:val="Code"/>
        <w:rPr>
          <w:highlight w:val="white"/>
        </w:rPr>
      </w:pPr>
      <w:r w:rsidRPr="006E1FB9">
        <w:rPr>
          <w:highlight w:val="white"/>
        </w:rPr>
        <w:t xml:space="preserve">    public bool IsIntegralPointerArrayOrString() {</w:t>
      </w:r>
    </w:p>
    <w:p w14:paraId="5DCBE5F1" w14:textId="77777777" w:rsidR="006E1FB9" w:rsidRPr="006E1FB9" w:rsidRDefault="006E1FB9" w:rsidP="006E1FB9">
      <w:pPr>
        <w:pStyle w:val="Code"/>
        <w:rPr>
          <w:highlight w:val="white"/>
        </w:rPr>
      </w:pPr>
      <w:r w:rsidRPr="006E1FB9">
        <w:rPr>
          <w:highlight w:val="white"/>
        </w:rPr>
        <w:t xml:space="preserve">      return IsIntegralArrayOrPointer() || IsString();</w:t>
      </w:r>
    </w:p>
    <w:p w14:paraId="72413892" w14:textId="77777777" w:rsidR="006E1FB9" w:rsidRPr="006E1FB9" w:rsidRDefault="006E1FB9" w:rsidP="006E1FB9">
      <w:pPr>
        <w:pStyle w:val="Code"/>
        <w:rPr>
          <w:highlight w:val="white"/>
        </w:rPr>
      </w:pPr>
      <w:r w:rsidRPr="006E1FB9">
        <w:rPr>
          <w:highlight w:val="white"/>
        </w:rPr>
        <w:t xml:space="preserve">    }</w:t>
      </w:r>
    </w:p>
    <w:p w14:paraId="4B243A11" w14:textId="77777777" w:rsidR="006E1FB9" w:rsidRPr="006E1FB9" w:rsidRDefault="006E1FB9" w:rsidP="006E1FB9">
      <w:pPr>
        <w:pStyle w:val="Code"/>
        <w:rPr>
          <w:highlight w:val="white"/>
        </w:rPr>
      </w:pPr>
    </w:p>
    <w:p w14:paraId="47D46FEC" w14:textId="77777777" w:rsidR="006E1FB9" w:rsidRPr="006E1FB9" w:rsidRDefault="006E1FB9" w:rsidP="006E1FB9">
      <w:pPr>
        <w:pStyle w:val="Code"/>
        <w:rPr>
          <w:highlight w:val="white"/>
        </w:rPr>
      </w:pPr>
      <w:r w:rsidRPr="006E1FB9">
        <w:rPr>
          <w:highlight w:val="white"/>
        </w:rPr>
        <w:t xml:space="preserve">    public bool IsIntegralPointerArrayStringOrFunction() {</w:t>
      </w:r>
    </w:p>
    <w:p w14:paraId="3BD69118" w14:textId="77777777" w:rsidR="006E1FB9" w:rsidRPr="006E1FB9" w:rsidRDefault="006E1FB9" w:rsidP="006E1FB9">
      <w:pPr>
        <w:pStyle w:val="Code"/>
        <w:rPr>
          <w:highlight w:val="white"/>
        </w:rPr>
      </w:pPr>
      <w:r w:rsidRPr="006E1FB9">
        <w:rPr>
          <w:highlight w:val="white"/>
        </w:rPr>
        <w:t xml:space="preserve">      return IsIntegralPointerArrayOrString() || IsFunction();</w:t>
      </w:r>
    </w:p>
    <w:p w14:paraId="31890FD3" w14:textId="77777777" w:rsidR="006E1FB9" w:rsidRPr="006E1FB9" w:rsidRDefault="006E1FB9" w:rsidP="006E1FB9">
      <w:pPr>
        <w:pStyle w:val="Code"/>
        <w:rPr>
          <w:highlight w:val="white"/>
        </w:rPr>
      </w:pPr>
      <w:r w:rsidRPr="006E1FB9">
        <w:rPr>
          <w:highlight w:val="white"/>
        </w:rPr>
        <w:t xml:space="preserve">    }</w:t>
      </w:r>
    </w:p>
    <w:p w14:paraId="57B90A1C" w14:textId="77777777" w:rsidR="006E1FB9" w:rsidRPr="006E1FB9" w:rsidRDefault="006E1FB9" w:rsidP="006E1FB9">
      <w:pPr>
        <w:pStyle w:val="Code"/>
        <w:rPr>
          <w:highlight w:val="white"/>
        </w:rPr>
      </w:pPr>
      <w:r w:rsidRPr="006E1FB9">
        <w:rPr>
          <w:highlight w:val="white"/>
        </w:rPr>
        <w:t xml:space="preserve">    </w:t>
      </w:r>
    </w:p>
    <w:p w14:paraId="70C5C6E2" w14:textId="77777777" w:rsidR="006E1FB9" w:rsidRPr="006E1FB9" w:rsidRDefault="006E1FB9" w:rsidP="006E1FB9">
      <w:pPr>
        <w:pStyle w:val="Code"/>
        <w:rPr>
          <w:highlight w:val="white"/>
        </w:rPr>
      </w:pPr>
      <w:r w:rsidRPr="006E1FB9">
        <w:rPr>
          <w:highlight w:val="white"/>
        </w:rPr>
        <w:t xml:space="preserve">    public bool IsIntegralPointerOrFunction() {</w:t>
      </w:r>
    </w:p>
    <w:p w14:paraId="6E6BCFD3" w14:textId="77777777" w:rsidR="006E1FB9" w:rsidRPr="006E1FB9" w:rsidRDefault="006E1FB9" w:rsidP="006E1FB9">
      <w:pPr>
        <w:pStyle w:val="Code"/>
        <w:rPr>
          <w:highlight w:val="white"/>
        </w:rPr>
      </w:pPr>
      <w:r w:rsidRPr="006E1FB9">
        <w:rPr>
          <w:highlight w:val="white"/>
        </w:rPr>
        <w:t xml:space="preserve">      return IsIntegralOrPointer() || IsFunction();</w:t>
      </w:r>
    </w:p>
    <w:p w14:paraId="3910B814" w14:textId="77777777" w:rsidR="006E1FB9" w:rsidRPr="006E1FB9" w:rsidRDefault="006E1FB9" w:rsidP="006E1FB9">
      <w:pPr>
        <w:pStyle w:val="Code"/>
        <w:rPr>
          <w:highlight w:val="white"/>
        </w:rPr>
      </w:pPr>
      <w:r w:rsidRPr="006E1FB9">
        <w:rPr>
          <w:highlight w:val="white"/>
        </w:rPr>
        <w:t xml:space="preserve">    }</w:t>
      </w:r>
    </w:p>
    <w:p w14:paraId="5172BCCB" w14:textId="77777777" w:rsidR="006E1FB9" w:rsidRPr="006E1FB9" w:rsidRDefault="006E1FB9" w:rsidP="006E1FB9">
      <w:pPr>
        <w:pStyle w:val="Code"/>
        <w:rPr>
          <w:highlight w:val="white"/>
        </w:rPr>
      </w:pPr>
    </w:p>
    <w:p w14:paraId="39C1964E" w14:textId="77777777" w:rsidR="006E1FB9" w:rsidRPr="006E1FB9" w:rsidRDefault="006E1FB9" w:rsidP="006E1FB9">
      <w:pPr>
        <w:pStyle w:val="Code"/>
        <w:rPr>
          <w:highlight w:val="white"/>
        </w:rPr>
      </w:pPr>
      <w:r w:rsidRPr="006E1FB9">
        <w:rPr>
          <w:highlight w:val="white"/>
        </w:rPr>
        <w:t xml:space="preserve">    public bool IsIntegralPointerArrayOrFunction() {</w:t>
      </w:r>
    </w:p>
    <w:p w14:paraId="52B01104" w14:textId="77777777" w:rsidR="006E1FB9" w:rsidRPr="006E1FB9" w:rsidRDefault="006E1FB9" w:rsidP="006E1FB9">
      <w:pPr>
        <w:pStyle w:val="Code"/>
        <w:rPr>
          <w:highlight w:val="white"/>
        </w:rPr>
      </w:pPr>
      <w:r w:rsidRPr="006E1FB9">
        <w:rPr>
          <w:highlight w:val="white"/>
        </w:rPr>
        <w:t xml:space="preserve">      return IsIntegralArrayOrPointer() || IsFunction();</w:t>
      </w:r>
    </w:p>
    <w:p w14:paraId="4789A8C2" w14:textId="77777777" w:rsidR="006E1FB9" w:rsidRPr="006E1FB9" w:rsidRDefault="006E1FB9" w:rsidP="006E1FB9">
      <w:pPr>
        <w:pStyle w:val="Code"/>
        <w:rPr>
          <w:highlight w:val="white"/>
        </w:rPr>
      </w:pPr>
      <w:r w:rsidRPr="006E1FB9">
        <w:rPr>
          <w:highlight w:val="white"/>
        </w:rPr>
        <w:t xml:space="preserve">    }</w:t>
      </w:r>
    </w:p>
    <w:p w14:paraId="071C004F" w14:textId="77777777" w:rsidR="006E1FB9" w:rsidRPr="006E1FB9" w:rsidRDefault="006E1FB9" w:rsidP="006E1FB9">
      <w:pPr>
        <w:pStyle w:val="Code"/>
        <w:rPr>
          <w:highlight w:val="white"/>
        </w:rPr>
      </w:pPr>
    </w:p>
    <w:p w14:paraId="58448468" w14:textId="77777777" w:rsidR="006E1FB9" w:rsidRPr="006E1FB9" w:rsidRDefault="006E1FB9" w:rsidP="006E1FB9">
      <w:pPr>
        <w:pStyle w:val="Code"/>
        <w:rPr>
          <w:highlight w:val="white"/>
        </w:rPr>
      </w:pPr>
      <w:r w:rsidRPr="006E1FB9">
        <w:rPr>
          <w:highlight w:val="white"/>
        </w:rPr>
        <w:t xml:space="preserve">    public bool IsArithmeticOrPointer() {</w:t>
      </w:r>
    </w:p>
    <w:p w14:paraId="57985BFA" w14:textId="77777777" w:rsidR="006E1FB9" w:rsidRPr="006E1FB9" w:rsidRDefault="006E1FB9" w:rsidP="006E1FB9">
      <w:pPr>
        <w:pStyle w:val="Code"/>
        <w:rPr>
          <w:highlight w:val="white"/>
        </w:rPr>
      </w:pPr>
      <w:r w:rsidRPr="006E1FB9">
        <w:rPr>
          <w:highlight w:val="white"/>
        </w:rPr>
        <w:t xml:space="preserve">      return IsArithmetic() || IsPointer();</w:t>
      </w:r>
    </w:p>
    <w:p w14:paraId="0B0D69A1" w14:textId="77777777" w:rsidR="006E1FB9" w:rsidRPr="006E1FB9" w:rsidRDefault="006E1FB9" w:rsidP="006E1FB9">
      <w:pPr>
        <w:pStyle w:val="Code"/>
        <w:rPr>
          <w:highlight w:val="white"/>
        </w:rPr>
      </w:pPr>
      <w:r w:rsidRPr="006E1FB9">
        <w:rPr>
          <w:highlight w:val="white"/>
        </w:rPr>
        <w:lastRenderedPageBreak/>
        <w:t xml:space="preserve">    }</w:t>
      </w:r>
    </w:p>
    <w:p w14:paraId="1C99F6DE" w14:textId="77777777" w:rsidR="006E1FB9" w:rsidRPr="006E1FB9" w:rsidRDefault="006E1FB9" w:rsidP="006E1FB9">
      <w:pPr>
        <w:pStyle w:val="Code"/>
        <w:rPr>
          <w:highlight w:val="white"/>
        </w:rPr>
      </w:pPr>
    </w:p>
    <w:p w14:paraId="59A07106" w14:textId="77777777" w:rsidR="006E1FB9" w:rsidRPr="006E1FB9" w:rsidRDefault="006E1FB9" w:rsidP="006E1FB9">
      <w:pPr>
        <w:pStyle w:val="Code"/>
        <w:rPr>
          <w:highlight w:val="white"/>
        </w:rPr>
      </w:pPr>
      <w:r w:rsidRPr="006E1FB9">
        <w:rPr>
          <w:highlight w:val="white"/>
        </w:rPr>
        <w:t xml:space="preserve">    public bool IsArithmeticPointerOrArray() {</w:t>
      </w:r>
    </w:p>
    <w:p w14:paraId="7B1CCCDE" w14:textId="77777777" w:rsidR="006E1FB9" w:rsidRPr="006E1FB9" w:rsidRDefault="006E1FB9" w:rsidP="006E1FB9">
      <w:pPr>
        <w:pStyle w:val="Code"/>
        <w:rPr>
          <w:highlight w:val="white"/>
        </w:rPr>
      </w:pPr>
      <w:r w:rsidRPr="006E1FB9">
        <w:rPr>
          <w:highlight w:val="white"/>
        </w:rPr>
        <w:t xml:space="preserve">      return IsArithmeticOrPointer() || IsArray();</w:t>
      </w:r>
    </w:p>
    <w:p w14:paraId="1AEC4AC0" w14:textId="77777777" w:rsidR="006E1FB9" w:rsidRPr="006E1FB9" w:rsidRDefault="006E1FB9" w:rsidP="006E1FB9">
      <w:pPr>
        <w:pStyle w:val="Code"/>
        <w:rPr>
          <w:highlight w:val="white"/>
        </w:rPr>
      </w:pPr>
      <w:r w:rsidRPr="006E1FB9">
        <w:rPr>
          <w:highlight w:val="white"/>
        </w:rPr>
        <w:t xml:space="preserve">    }</w:t>
      </w:r>
    </w:p>
    <w:p w14:paraId="75FC6304" w14:textId="77777777" w:rsidR="006E1FB9" w:rsidRPr="006E1FB9" w:rsidRDefault="006E1FB9" w:rsidP="006E1FB9">
      <w:pPr>
        <w:pStyle w:val="Code"/>
        <w:rPr>
          <w:highlight w:val="white"/>
        </w:rPr>
      </w:pPr>
    </w:p>
    <w:p w14:paraId="6E6F844A" w14:textId="77777777" w:rsidR="006E1FB9" w:rsidRPr="006E1FB9" w:rsidRDefault="006E1FB9" w:rsidP="006E1FB9">
      <w:pPr>
        <w:pStyle w:val="Code"/>
        <w:rPr>
          <w:highlight w:val="white"/>
        </w:rPr>
      </w:pPr>
      <w:r w:rsidRPr="006E1FB9">
        <w:rPr>
          <w:highlight w:val="white"/>
        </w:rPr>
        <w:t xml:space="preserve">    public bool IsArithmeticPointerArrayOrFunction() {</w:t>
      </w:r>
    </w:p>
    <w:p w14:paraId="47330431" w14:textId="77777777" w:rsidR="006E1FB9" w:rsidRPr="006E1FB9" w:rsidRDefault="006E1FB9" w:rsidP="006E1FB9">
      <w:pPr>
        <w:pStyle w:val="Code"/>
        <w:rPr>
          <w:highlight w:val="white"/>
        </w:rPr>
      </w:pPr>
      <w:r w:rsidRPr="006E1FB9">
        <w:rPr>
          <w:highlight w:val="white"/>
        </w:rPr>
        <w:t xml:space="preserve">      return IsArithmeticPointerOrArray() || IsFunction();</w:t>
      </w:r>
    </w:p>
    <w:p w14:paraId="0B34A8A4" w14:textId="77777777" w:rsidR="006E1FB9" w:rsidRPr="006E1FB9" w:rsidRDefault="006E1FB9" w:rsidP="006E1FB9">
      <w:pPr>
        <w:pStyle w:val="Code"/>
        <w:rPr>
          <w:highlight w:val="white"/>
        </w:rPr>
      </w:pPr>
      <w:r w:rsidRPr="006E1FB9">
        <w:rPr>
          <w:highlight w:val="white"/>
        </w:rPr>
        <w:t xml:space="preserve">    }</w:t>
      </w:r>
    </w:p>
    <w:p w14:paraId="7E365113" w14:textId="77777777" w:rsidR="006E1FB9" w:rsidRPr="006E1FB9" w:rsidRDefault="006E1FB9" w:rsidP="006E1FB9">
      <w:pPr>
        <w:pStyle w:val="Code"/>
        <w:rPr>
          <w:highlight w:val="white"/>
        </w:rPr>
      </w:pPr>
    </w:p>
    <w:p w14:paraId="04D13A45" w14:textId="77777777" w:rsidR="006E1FB9" w:rsidRPr="006E1FB9" w:rsidRDefault="006E1FB9" w:rsidP="006E1FB9">
      <w:pPr>
        <w:pStyle w:val="Code"/>
        <w:rPr>
          <w:highlight w:val="white"/>
        </w:rPr>
      </w:pPr>
      <w:r w:rsidRPr="006E1FB9">
        <w:rPr>
          <w:highlight w:val="white"/>
        </w:rPr>
        <w:t xml:space="preserve">    public bool IsArithmeticPointerArrayStringOrFunction() {</w:t>
      </w:r>
    </w:p>
    <w:p w14:paraId="69B51FFD" w14:textId="77777777" w:rsidR="006E1FB9" w:rsidRPr="006E1FB9" w:rsidRDefault="006E1FB9" w:rsidP="006E1FB9">
      <w:pPr>
        <w:pStyle w:val="Code"/>
        <w:rPr>
          <w:highlight w:val="white"/>
        </w:rPr>
      </w:pPr>
      <w:r w:rsidRPr="006E1FB9">
        <w:rPr>
          <w:highlight w:val="white"/>
        </w:rPr>
        <w:t xml:space="preserve">      return IsArithmeticPointerArrayOrFunction() || IsString();</w:t>
      </w:r>
    </w:p>
    <w:p w14:paraId="64990C38" w14:textId="77777777" w:rsidR="006E1FB9" w:rsidRPr="006E1FB9" w:rsidRDefault="006E1FB9" w:rsidP="006E1FB9">
      <w:pPr>
        <w:pStyle w:val="Code"/>
        <w:rPr>
          <w:highlight w:val="white"/>
        </w:rPr>
      </w:pPr>
      <w:r w:rsidRPr="006E1FB9">
        <w:rPr>
          <w:highlight w:val="white"/>
        </w:rPr>
        <w:t xml:space="preserve">    }</w:t>
      </w:r>
    </w:p>
    <w:p w14:paraId="5E769BFB" w14:textId="77777777" w:rsidR="006E1FB9" w:rsidRPr="006E1FB9" w:rsidRDefault="006E1FB9" w:rsidP="006E1FB9">
      <w:pPr>
        <w:pStyle w:val="Code"/>
        <w:rPr>
          <w:highlight w:val="white"/>
        </w:rPr>
      </w:pPr>
    </w:p>
    <w:p w14:paraId="074ACBA5" w14:textId="77777777" w:rsidR="006E1FB9" w:rsidRPr="006E1FB9" w:rsidRDefault="006E1FB9" w:rsidP="006E1FB9">
      <w:pPr>
        <w:pStyle w:val="Code"/>
        <w:rPr>
          <w:highlight w:val="white"/>
        </w:rPr>
      </w:pPr>
      <w:r w:rsidRPr="006E1FB9">
        <w:rPr>
          <w:highlight w:val="white"/>
        </w:rPr>
        <w:t xml:space="preserve">    public bool IsStruct() {</w:t>
      </w:r>
    </w:p>
    <w:p w14:paraId="5B733C27" w14:textId="77777777" w:rsidR="006E1FB9" w:rsidRPr="006E1FB9" w:rsidRDefault="006E1FB9" w:rsidP="006E1FB9">
      <w:pPr>
        <w:pStyle w:val="Code"/>
        <w:rPr>
          <w:highlight w:val="white"/>
        </w:rPr>
      </w:pPr>
      <w:r w:rsidRPr="006E1FB9">
        <w:rPr>
          <w:highlight w:val="white"/>
        </w:rPr>
        <w:t xml:space="preserve">      return (m_sort == Sort.Struct);</w:t>
      </w:r>
    </w:p>
    <w:p w14:paraId="6ED77B62" w14:textId="77777777" w:rsidR="006E1FB9" w:rsidRPr="006E1FB9" w:rsidRDefault="006E1FB9" w:rsidP="006E1FB9">
      <w:pPr>
        <w:pStyle w:val="Code"/>
        <w:rPr>
          <w:highlight w:val="white"/>
        </w:rPr>
      </w:pPr>
      <w:r w:rsidRPr="006E1FB9">
        <w:rPr>
          <w:highlight w:val="white"/>
        </w:rPr>
        <w:t xml:space="preserve">    }</w:t>
      </w:r>
    </w:p>
    <w:p w14:paraId="5BA548EC" w14:textId="77777777" w:rsidR="006E1FB9" w:rsidRPr="006E1FB9" w:rsidRDefault="006E1FB9" w:rsidP="006E1FB9">
      <w:pPr>
        <w:pStyle w:val="Code"/>
        <w:rPr>
          <w:highlight w:val="white"/>
        </w:rPr>
      </w:pPr>
    </w:p>
    <w:p w14:paraId="6EEB7C58" w14:textId="77777777" w:rsidR="006E1FB9" w:rsidRPr="006E1FB9" w:rsidRDefault="006E1FB9" w:rsidP="006E1FB9">
      <w:pPr>
        <w:pStyle w:val="Code"/>
        <w:rPr>
          <w:highlight w:val="white"/>
        </w:rPr>
      </w:pPr>
      <w:r w:rsidRPr="006E1FB9">
        <w:rPr>
          <w:highlight w:val="white"/>
        </w:rPr>
        <w:t xml:space="preserve">    public bool IsUnion() {</w:t>
      </w:r>
    </w:p>
    <w:p w14:paraId="5B0E2A69" w14:textId="77777777" w:rsidR="006E1FB9" w:rsidRPr="006E1FB9" w:rsidRDefault="006E1FB9" w:rsidP="006E1FB9">
      <w:pPr>
        <w:pStyle w:val="Code"/>
        <w:rPr>
          <w:highlight w:val="white"/>
        </w:rPr>
      </w:pPr>
      <w:r w:rsidRPr="006E1FB9">
        <w:rPr>
          <w:highlight w:val="white"/>
        </w:rPr>
        <w:t xml:space="preserve">      return (m_sort == Sort.Union);</w:t>
      </w:r>
    </w:p>
    <w:p w14:paraId="497DF475" w14:textId="77777777" w:rsidR="006E1FB9" w:rsidRPr="006E1FB9" w:rsidRDefault="006E1FB9" w:rsidP="006E1FB9">
      <w:pPr>
        <w:pStyle w:val="Code"/>
        <w:rPr>
          <w:highlight w:val="white"/>
        </w:rPr>
      </w:pPr>
      <w:r w:rsidRPr="006E1FB9">
        <w:rPr>
          <w:highlight w:val="white"/>
        </w:rPr>
        <w:t xml:space="preserve">    }</w:t>
      </w:r>
    </w:p>
    <w:p w14:paraId="0017FF14" w14:textId="77777777" w:rsidR="006E1FB9" w:rsidRPr="006E1FB9" w:rsidRDefault="006E1FB9" w:rsidP="006E1FB9">
      <w:pPr>
        <w:pStyle w:val="Code"/>
        <w:rPr>
          <w:highlight w:val="white"/>
        </w:rPr>
      </w:pPr>
      <w:r w:rsidRPr="006E1FB9">
        <w:rPr>
          <w:highlight w:val="white"/>
        </w:rPr>
        <w:t xml:space="preserve">  </w:t>
      </w:r>
    </w:p>
    <w:p w14:paraId="33A15C30" w14:textId="77777777" w:rsidR="006E1FB9" w:rsidRPr="006E1FB9" w:rsidRDefault="006E1FB9" w:rsidP="006E1FB9">
      <w:pPr>
        <w:pStyle w:val="Code"/>
        <w:rPr>
          <w:highlight w:val="white"/>
        </w:rPr>
      </w:pPr>
      <w:r w:rsidRPr="006E1FB9">
        <w:rPr>
          <w:highlight w:val="white"/>
        </w:rPr>
        <w:t xml:space="preserve">    public bool IsStructOrUnion() {</w:t>
      </w:r>
    </w:p>
    <w:p w14:paraId="505A6093" w14:textId="77777777" w:rsidR="006E1FB9" w:rsidRPr="006E1FB9" w:rsidRDefault="006E1FB9" w:rsidP="006E1FB9">
      <w:pPr>
        <w:pStyle w:val="Code"/>
        <w:rPr>
          <w:highlight w:val="white"/>
        </w:rPr>
      </w:pPr>
      <w:r w:rsidRPr="006E1FB9">
        <w:rPr>
          <w:highlight w:val="white"/>
        </w:rPr>
        <w:t xml:space="preserve">      return IsStruct() || IsUnion();</w:t>
      </w:r>
    </w:p>
    <w:p w14:paraId="3637C54A" w14:textId="77777777" w:rsidR="006E1FB9" w:rsidRPr="006E1FB9" w:rsidRDefault="006E1FB9" w:rsidP="006E1FB9">
      <w:pPr>
        <w:pStyle w:val="Code"/>
        <w:rPr>
          <w:highlight w:val="white"/>
        </w:rPr>
      </w:pPr>
      <w:r w:rsidRPr="006E1FB9">
        <w:rPr>
          <w:highlight w:val="white"/>
        </w:rPr>
        <w:t xml:space="preserve">    }</w:t>
      </w:r>
    </w:p>
    <w:p w14:paraId="14987237" w14:textId="77777777" w:rsidR="006E1FB9" w:rsidRPr="006E1FB9" w:rsidRDefault="006E1FB9" w:rsidP="006E1FB9">
      <w:pPr>
        <w:pStyle w:val="Code"/>
        <w:rPr>
          <w:highlight w:val="white"/>
        </w:rPr>
      </w:pPr>
      <w:r w:rsidRPr="006E1FB9">
        <w:rPr>
          <w:highlight w:val="white"/>
        </w:rPr>
        <w:t xml:space="preserve">  </w:t>
      </w:r>
    </w:p>
    <w:p w14:paraId="376262A6" w14:textId="77777777" w:rsidR="006E1FB9" w:rsidRPr="006E1FB9" w:rsidRDefault="006E1FB9" w:rsidP="006E1FB9">
      <w:pPr>
        <w:pStyle w:val="Code"/>
        <w:rPr>
          <w:highlight w:val="white"/>
        </w:rPr>
      </w:pPr>
      <w:r w:rsidRPr="006E1FB9">
        <w:rPr>
          <w:highlight w:val="white"/>
        </w:rPr>
        <w:t xml:space="preserve">    public bool IsArithmeticPointerStructOrUnion() {</w:t>
      </w:r>
    </w:p>
    <w:p w14:paraId="546F5CC2" w14:textId="77777777" w:rsidR="006E1FB9" w:rsidRPr="006E1FB9" w:rsidRDefault="006E1FB9" w:rsidP="006E1FB9">
      <w:pPr>
        <w:pStyle w:val="Code"/>
        <w:rPr>
          <w:highlight w:val="white"/>
        </w:rPr>
      </w:pPr>
      <w:r w:rsidRPr="006E1FB9">
        <w:rPr>
          <w:highlight w:val="white"/>
        </w:rPr>
        <w:t xml:space="preserve">      return IsArithmeticOrPointer() || IsStructOrUnion();</w:t>
      </w:r>
    </w:p>
    <w:p w14:paraId="4F46723D" w14:textId="77777777" w:rsidR="006E1FB9" w:rsidRPr="006E1FB9" w:rsidRDefault="006E1FB9" w:rsidP="006E1FB9">
      <w:pPr>
        <w:pStyle w:val="Code"/>
        <w:rPr>
          <w:highlight w:val="white"/>
        </w:rPr>
      </w:pPr>
      <w:r w:rsidRPr="006E1FB9">
        <w:rPr>
          <w:highlight w:val="white"/>
        </w:rPr>
        <w:t xml:space="preserve">    }</w:t>
      </w:r>
    </w:p>
    <w:p w14:paraId="5C998059" w14:textId="77777777" w:rsidR="006E1FB9" w:rsidRPr="006E1FB9" w:rsidRDefault="006E1FB9" w:rsidP="006E1FB9">
      <w:pPr>
        <w:pStyle w:val="Code"/>
        <w:rPr>
          <w:highlight w:val="white"/>
        </w:rPr>
      </w:pPr>
      <w:r w:rsidRPr="006E1FB9">
        <w:rPr>
          <w:highlight w:val="white"/>
        </w:rPr>
        <w:t xml:space="preserve">  </w:t>
      </w:r>
    </w:p>
    <w:p w14:paraId="07DDCFA5" w14:textId="77777777" w:rsidR="006E1FB9" w:rsidRPr="006E1FB9" w:rsidRDefault="006E1FB9" w:rsidP="006E1FB9">
      <w:pPr>
        <w:pStyle w:val="Code"/>
        <w:rPr>
          <w:highlight w:val="white"/>
        </w:rPr>
      </w:pPr>
      <w:r w:rsidRPr="006E1FB9">
        <w:rPr>
          <w:highlight w:val="white"/>
        </w:rPr>
        <w:t xml:space="preserve">    public bool IsEnumerator() {</w:t>
      </w:r>
    </w:p>
    <w:p w14:paraId="6373A356" w14:textId="77777777" w:rsidR="006E1FB9" w:rsidRPr="006E1FB9" w:rsidRDefault="006E1FB9" w:rsidP="006E1FB9">
      <w:pPr>
        <w:pStyle w:val="Code"/>
        <w:rPr>
          <w:highlight w:val="white"/>
        </w:rPr>
      </w:pPr>
      <w:r w:rsidRPr="006E1FB9">
        <w:rPr>
          <w:highlight w:val="white"/>
        </w:rPr>
        <w:t xml:space="preserve">      return (m_enumeratorItemSet != null);</w:t>
      </w:r>
    </w:p>
    <w:p w14:paraId="664E157F" w14:textId="77777777" w:rsidR="006E1FB9" w:rsidRPr="006E1FB9" w:rsidRDefault="006E1FB9" w:rsidP="006E1FB9">
      <w:pPr>
        <w:pStyle w:val="Code"/>
        <w:rPr>
          <w:highlight w:val="white"/>
        </w:rPr>
      </w:pPr>
      <w:r w:rsidRPr="006E1FB9">
        <w:rPr>
          <w:highlight w:val="white"/>
        </w:rPr>
        <w:t xml:space="preserve">    }</w:t>
      </w:r>
    </w:p>
    <w:p w14:paraId="5C9BA19F" w14:textId="77777777" w:rsidR="006E1FB9" w:rsidRPr="006E1FB9" w:rsidRDefault="006E1FB9" w:rsidP="006E1FB9">
      <w:pPr>
        <w:pStyle w:val="Code"/>
        <w:rPr>
          <w:highlight w:val="white"/>
        </w:rPr>
      </w:pPr>
    </w:p>
    <w:p w14:paraId="59942D99" w14:textId="77777777" w:rsidR="006E1FB9" w:rsidRPr="006E1FB9" w:rsidRDefault="006E1FB9" w:rsidP="006E1FB9">
      <w:pPr>
        <w:pStyle w:val="Code"/>
        <w:rPr>
          <w:highlight w:val="white"/>
        </w:rPr>
      </w:pPr>
      <w:r w:rsidRPr="006E1FB9">
        <w:rPr>
          <w:highlight w:val="white"/>
        </w:rPr>
        <w:t xml:space="preserve">    public override string ToString() {</w:t>
      </w:r>
    </w:p>
    <w:p w14:paraId="69FAE059" w14:textId="77777777" w:rsidR="008F058F" w:rsidRDefault="006E1FB9" w:rsidP="006E1FB9">
      <w:pPr>
        <w:pStyle w:val="Code"/>
        <w:rPr>
          <w:highlight w:val="white"/>
        </w:rPr>
      </w:pPr>
      <w:r w:rsidRPr="006E1FB9">
        <w:rPr>
          <w:highlight w:val="white"/>
        </w:rPr>
        <w:t xml:space="preserve">      return Enum.GetName(typeof(Sort), m_sort).</w:t>
      </w:r>
    </w:p>
    <w:p w14:paraId="24A62272" w14:textId="3F87C7D3" w:rsidR="006E1FB9" w:rsidRPr="006E1FB9" w:rsidRDefault="008F058F" w:rsidP="006E1FB9">
      <w:pPr>
        <w:pStyle w:val="Code"/>
        <w:rPr>
          <w:highlight w:val="white"/>
        </w:rPr>
      </w:pPr>
      <w:r>
        <w:rPr>
          <w:highlight w:val="white"/>
        </w:rPr>
        <w:t xml:space="preserve">                  </w:t>
      </w:r>
      <w:r w:rsidR="006E1FB9" w:rsidRPr="006E1FB9">
        <w:rPr>
          <w:highlight w:val="white"/>
        </w:rPr>
        <w:t>Replace("__", "-").Replace("_", " ").ToLower();</w:t>
      </w:r>
    </w:p>
    <w:p w14:paraId="14843D6B" w14:textId="60A807B2" w:rsidR="006E1FB9" w:rsidRDefault="006E1FB9" w:rsidP="006E1FB9">
      <w:pPr>
        <w:pStyle w:val="Code"/>
        <w:rPr>
          <w:highlight w:val="white"/>
        </w:rPr>
      </w:pPr>
      <w:r w:rsidRPr="006E1FB9">
        <w:rPr>
          <w:highlight w:val="white"/>
        </w:rPr>
        <w:t xml:space="preserve">    }</w:t>
      </w:r>
    </w:p>
    <w:p w14:paraId="293C170D" w14:textId="014D09F8" w:rsidR="008F058F" w:rsidRDefault="008F058F" w:rsidP="006E1FB9">
      <w:pPr>
        <w:pStyle w:val="Code"/>
        <w:rPr>
          <w:highlight w:val="white"/>
        </w:rPr>
      </w:pPr>
    </w:p>
    <w:p w14:paraId="7F688A1F" w14:textId="77777777" w:rsidR="008F058F" w:rsidRDefault="008F058F" w:rsidP="008F058F">
      <w:pPr>
        <w:pStyle w:val="Code"/>
        <w:rPr>
          <w:highlight w:val="white"/>
        </w:rPr>
      </w:pPr>
      <w:r w:rsidRPr="006E1FB9">
        <w:rPr>
          <w:highlight w:val="white"/>
        </w:rPr>
        <w:t xml:space="preserve">    public static Type SignedShortIntegerType =</w:t>
      </w:r>
    </w:p>
    <w:p w14:paraId="6887CCD1" w14:textId="77777777" w:rsidR="008F058F" w:rsidRPr="006E1FB9" w:rsidRDefault="008F058F" w:rsidP="008F058F">
      <w:pPr>
        <w:pStyle w:val="Code"/>
        <w:rPr>
          <w:highlight w:val="white"/>
        </w:rPr>
      </w:pPr>
      <w:r>
        <w:rPr>
          <w:highlight w:val="white"/>
        </w:rPr>
        <w:t xml:space="preserve">     </w:t>
      </w:r>
      <w:r w:rsidRPr="006E1FB9">
        <w:rPr>
          <w:highlight w:val="white"/>
        </w:rPr>
        <w:t xml:space="preserve"> new Type(Sort.Signed_Short_Int);</w:t>
      </w:r>
    </w:p>
    <w:p w14:paraId="3CC94AC3" w14:textId="77777777" w:rsidR="008F058F" w:rsidRDefault="008F058F" w:rsidP="008F058F">
      <w:pPr>
        <w:pStyle w:val="Code"/>
        <w:rPr>
          <w:highlight w:val="white"/>
        </w:rPr>
      </w:pPr>
      <w:r w:rsidRPr="006E1FB9">
        <w:rPr>
          <w:highlight w:val="white"/>
        </w:rPr>
        <w:t xml:space="preserve">    public static Type UnsignedShortIntegerType =</w:t>
      </w:r>
    </w:p>
    <w:p w14:paraId="1145F6B5" w14:textId="77777777" w:rsidR="008F058F" w:rsidRPr="006E1FB9" w:rsidRDefault="008F058F" w:rsidP="008F058F">
      <w:pPr>
        <w:pStyle w:val="Code"/>
        <w:rPr>
          <w:highlight w:val="white"/>
        </w:rPr>
      </w:pPr>
      <w:r>
        <w:rPr>
          <w:highlight w:val="white"/>
        </w:rPr>
        <w:t xml:space="preserve">     </w:t>
      </w:r>
      <w:r w:rsidRPr="006E1FB9">
        <w:rPr>
          <w:highlight w:val="white"/>
        </w:rPr>
        <w:t xml:space="preserve"> new Type(Sort.Unsigned_Short_Int);</w:t>
      </w:r>
    </w:p>
    <w:p w14:paraId="44162564" w14:textId="77777777" w:rsidR="008F058F" w:rsidRPr="006E1FB9" w:rsidRDefault="008F058F" w:rsidP="008F058F">
      <w:pPr>
        <w:pStyle w:val="Code"/>
        <w:rPr>
          <w:highlight w:val="white"/>
        </w:rPr>
      </w:pPr>
      <w:r w:rsidRPr="006E1FB9">
        <w:rPr>
          <w:highlight w:val="white"/>
        </w:rPr>
        <w:t xml:space="preserve">    public static Type SignedIntegerType = new Type(Sort.Signed_Int);</w:t>
      </w:r>
    </w:p>
    <w:p w14:paraId="20A54A8B" w14:textId="77777777" w:rsidR="008F058F" w:rsidRPr="006E1FB9" w:rsidRDefault="008F058F" w:rsidP="008F058F">
      <w:pPr>
        <w:pStyle w:val="Code"/>
        <w:rPr>
          <w:highlight w:val="white"/>
        </w:rPr>
      </w:pPr>
      <w:r w:rsidRPr="006E1FB9">
        <w:rPr>
          <w:highlight w:val="white"/>
        </w:rPr>
        <w:t xml:space="preserve">    public static Type UnsignedIntegerType = new Type(Sort.Unsigned_Int);</w:t>
      </w:r>
    </w:p>
    <w:p w14:paraId="0029687A" w14:textId="77777777" w:rsidR="008F058F" w:rsidRPr="006E1FB9" w:rsidRDefault="008F058F" w:rsidP="008F058F">
      <w:pPr>
        <w:pStyle w:val="Code"/>
        <w:rPr>
          <w:highlight w:val="white"/>
        </w:rPr>
      </w:pPr>
      <w:r w:rsidRPr="006E1FB9">
        <w:rPr>
          <w:highlight w:val="white"/>
        </w:rPr>
        <w:t xml:space="preserve">    public static Type SignedLongIntegerType = new Type(Sort.Signed_Long_Int);</w:t>
      </w:r>
    </w:p>
    <w:p w14:paraId="4F99C9B7" w14:textId="77777777" w:rsidR="008F058F" w:rsidRDefault="008F058F" w:rsidP="008F058F">
      <w:pPr>
        <w:pStyle w:val="Code"/>
        <w:rPr>
          <w:highlight w:val="white"/>
        </w:rPr>
      </w:pPr>
      <w:r w:rsidRPr="006E1FB9">
        <w:rPr>
          <w:highlight w:val="white"/>
        </w:rPr>
        <w:t xml:space="preserve">    public static Type UnsignedLongIntegerType =</w:t>
      </w:r>
    </w:p>
    <w:p w14:paraId="59DC5091" w14:textId="77777777" w:rsidR="008F058F" w:rsidRPr="006E1FB9" w:rsidRDefault="008F058F" w:rsidP="008F058F">
      <w:pPr>
        <w:pStyle w:val="Code"/>
        <w:rPr>
          <w:highlight w:val="white"/>
        </w:rPr>
      </w:pPr>
      <w:r>
        <w:rPr>
          <w:highlight w:val="white"/>
        </w:rPr>
        <w:t xml:space="preserve">     </w:t>
      </w:r>
      <w:r w:rsidRPr="006E1FB9">
        <w:rPr>
          <w:highlight w:val="white"/>
        </w:rPr>
        <w:t xml:space="preserve"> new Type(Sort.Unsigned_Long_Int);</w:t>
      </w:r>
    </w:p>
    <w:p w14:paraId="740B9FCB" w14:textId="77777777" w:rsidR="008F058F" w:rsidRPr="006E1FB9" w:rsidRDefault="008F058F" w:rsidP="008F058F">
      <w:pPr>
        <w:pStyle w:val="Code"/>
        <w:rPr>
          <w:highlight w:val="white"/>
        </w:rPr>
      </w:pPr>
      <w:r w:rsidRPr="006E1FB9">
        <w:rPr>
          <w:highlight w:val="white"/>
        </w:rPr>
        <w:t xml:space="preserve">    public static Type FloatType = new Type(Sort.Float);</w:t>
      </w:r>
    </w:p>
    <w:p w14:paraId="7CFE15C5" w14:textId="77777777" w:rsidR="008F058F" w:rsidRPr="006E1FB9" w:rsidRDefault="008F058F" w:rsidP="008F058F">
      <w:pPr>
        <w:pStyle w:val="Code"/>
        <w:rPr>
          <w:highlight w:val="white"/>
        </w:rPr>
      </w:pPr>
      <w:r w:rsidRPr="006E1FB9">
        <w:rPr>
          <w:highlight w:val="white"/>
        </w:rPr>
        <w:t xml:space="preserve">    public static Type DoubleType = new Type(Sort.Double);</w:t>
      </w:r>
    </w:p>
    <w:p w14:paraId="3A961D7A" w14:textId="77777777" w:rsidR="008F058F" w:rsidRPr="006E1FB9" w:rsidRDefault="008F058F" w:rsidP="008F058F">
      <w:pPr>
        <w:pStyle w:val="Code"/>
        <w:rPr>
          <w:highlight w:val="white"/>
        </w:rPr>
      </w:pPr>
      <w:r w:rsidRPr="006E1FB9">
        <w:rPr>
          <w:highlight w:val="white"/>
        </w:rPr>
        <w:t xml:space="preserve">    public static Type LongDoubleType = new Type(Sort.Long_Double);</w:t>
      </w:r>
    </w:p>
    <w:p w14:paraId="2BF5B55A" w14:textId="77777777" w:rsidR="008F058F" w:rsidRPr="006E1FB9" w:rsidRDefault="008F058F" w:rsidP="008F058F">
      <w:pPr>
        <w:pStyle w:val="Code"/>
        <w:rPr>
          <w:highlight w:val="white"/>
        </w:rPr>
      </w:pPr>
      <w:r w:rsidRPr="006E1FB9">
        <w:rPr>
          <w:highlight w:val="white"/>
        </w:rPr>
        <w:t xml:space="preserve">    public static Type SignedCharType = new Type(Sort.Signed_Char);</w:t>
      </w:r>
    </w:p>
    <w:p w14:paraId="0C3B03FB" w14:textId="77777777" w:rsidR="008F058F" w:rsidRPr="006E1FB9" w:rsidRDefault="008F058F" w:rsidP="008F058F">
      <w:pPr>
        <w:pStyle w:val="Code"/>
        <w:rPr>
          <w:highlight w:val="white"/>
        </w:rPr>
      </w:pPr>
      <w:r w:rsidRPr="006E1FB9">
        <w:rPr>
          <w:highlight w:val="white"/>
        </w:rPr>
        <w:t xml:space="preserve">    public static Type UnsignedCharType = new Type(Sort.Unsigned_Char);</w:t>
      </w:r>
    </w:p>
    <w:p w14:paraId="4F147632" w14:textId="77777777" w:rsidR="008F058F" w:rsidRPr="006E1FB9" w:rsidRDefault="008F058F" w:rsidP="008F058F">
      <w:pPr>
        <w:pStyle w:val="Code"/>
        <w:rPr>
          <w:highlight w:val="white"/>
        </w:rPr>
      </w:pPr>
      <w:r w:rsidRPr="006E1FB9">
        <w:rPr>
          <w:highlight w:val="white"/>
        </w:rPr>
        <w:t xml:space="preserve">    public static Type StringType = new Type(Sort.String);</w:t>
      </w:r>
    </w:p>
    <w:p w14:paraId="5F0736FA" w14:textId="77777777" w:rsidR="008F058F" w:rsidRPr="006E1FB9" w:rsidRDefault="008F058F" w:rsidP="008F058F">
      <w:pPr>
        <w:pStyle w:val="Code"/>
        <w:rPr>
          <w:highlight w:val="white"/>
        </w:rPr>
      </w:pPr>
      <w:r w:rsidRPr="006E1FB9">
        <w:rPr>
          <w:highlight w:val="white"/>
        </w:rPr>
        <w:t xml:space="preserve">    public static Type VoidType = new Type(Sort.Void);</w:t>
      </w:r>
    </w:p>
    <w:p w14:paraId="32D4F45B" w14:textId="77777777" w:rsidR="008F058F" w:rsidRPr="006E1FB9" w:rsidRDefault="008F058F" w:rsidP="008F058F">
      <w:pPr>
        <w:pStyle w:val="Code"/>
        <w:rPr>
          <w:highlight w:val="white"/>
        </w:rPr>
      </w:pPr>
      <w:r w:rsidRPr="006E1FB9">
        <w:rPr>
          <w:highlight w:val="white"/>
        </w:rPr>
        <w:t xml:space="preserve">    public static Type PointerTypeX = new Type(SignedIntegerType);</w:t>
      </w:r>
    </w:p>
    <w:p w14:paraId="2EAF113D" w14:textId="77777777" w:rsidR="008F058F" w:rsidRPr="006E1FB9" w:rsidRDefault="008F058F" w:rsidP="008F058F">
      <w:pPr>
        <w:pStyle w:val="Code"/>
        <w:rPr>
          <w:highlight w:val="white"/>
        </w:rPr>
      </w:pPr>
      <w:r w:rsidRPr="006E1FB9">
        <w:rPr>
          <w:highlight w:val="white"/>
        </w:rPr>
        <w:t xml:space="preserve">    public static Type VoidPointerType = new Type(new Type(Sort.Void));</w:t>
      </w:r>
    </w:p>
    <w:p w14:paraId="03842412" w14:textId="4ABCBC50" w:rsidR="008F058F" w:rsidRPr="006E1FB9" w:rsidRDefault="008F058F" w:rsidP="006E1FB9">
      <w:pPr>
        <w:pStyle w:val="Code"/>
        <w:rPr>
          <w:highlight w:val="white"/>
        </w:rPr>
      </w:pPr>
      <w:r w:rsidRPr="006E1FB9">
        <w:rPr>
          <w:highlight w:val="white"/>
        </w:rPr>
        <w:lastRenderedPageBreak/>
        <w:t xml:space="preserve">    public static Type LogicalType = new Type(Sort.Logical);</w:t>
      </w:r>
    </w:p>
    <w:p w14:paraId="3034E8B8" w14:textId="77777777" w:rsidR="006E1FB9" w:rsidRPr="006E1FB9" w:rsidRDefault="006E1FB9" w:rsidP="006E1FB9">
      <w:pPr>
        <w:pStyle w:val="Code"/>
        <w:rPr>
          <w:highlight w:val="white"/>
        </w:rPr>
      </w:pPr>
      <w:r w:rsidRPr="006E1FB9">
        <w:rPr>
          <w:highlight w:val="white"/>
        </w:rPr>
        <w:t xml:space="preserve">  }</w:t>
      </w:r>
    </w:p>
    <w:p w14:paraId="3BD90FD0" w14:textId="5F2766AA" w:rsidR="008C43F9" w:rsidRDefault="006E1FB9" w:rsidP="006E1FB9">
      <w:pPr>
        <w:pStyle w:val="Code"/>
      </w:pPr>
      <w:r w:rsidRPr="006E1FB9">
        <w:rPr>
          <w:highlight w:val="white"/>
        </w:rPr>
        <w:t>}</w:t>
      </w:r>
    </w:p>
    <w:p w14:paraId="4134D035" w14:textId="1110588D" w:rsidR="00981D97" w:rsidRDefault="00981D97" w:rsidP="00981D97">
      <w:r>
        <w:t xml:space="preserve">The </w:t>
      </w:r>
      <w:r w:rsidRPr="00981D97">
        <w:rPr>
          <w:rStyle w:val="KeyWord0"/>
        </w:rPr>
        <w:t>TypeSize</w:t>
      </w:r>
      <w:r>
        <w:t xml:space="preserve"> class holds the sizes of the types and the minimum and maximum values of each type.</w:t>
      </w:r>
    </w:p>
    <w:p w14:paraId="6ED1FC88" w14:textId="77777777" w:rsidR="00261EE9" w:rsidRDefault="00261EE9">
      <w:pPr>
        <w:rPr>
          <w:ins w:id="5824" w:author="Stefan Bjornander" w:date="2015-04-25T11:15:00Z"/>
          <w:color w:val="auto"/>
        </w:rPr>
        <w:pPrChange w:id="5825" w:author="Stefan Bjornander" w:date="2015-04-25T14:54:00Z">
          <w:pPr>
            <w:pStyle w:val="Rubrik3"/>
          </w:pPr>
        </w:pPrChange>
      </w:pPr>
      <w:ins w:id="5826" w:author="Stefan Bjornander" w:date="2015-04-25T14:54:00Z">
        <w:r>
          <w:t xml:space="preserve">Each type has a size, even though void </w:t>
        </w:r>
      </w:ins>
      <w:ins w:id="5827" w:author="Stefan Bjornander" w:date="2015-04-25T16:04:00Z">
        <w:r>
          <w:t>and</w:t>
        </w:r>
      </w:ins>
      <w:ins w:id="5828" w:author="Stefan Bjornander" w:date="2015-04-25T14:54:00Z">
        <w:r>
          <w:t xml:space="preserve"> function ha</w:t>
        </w:r>
      </w:ins>
      <w:ins w:id="5829" w:author="Stefan Bjornander" w:date="2015-04-25T16:04:00Z">
        <w:r>
          <w:t>ve</w:t>
        </w:r>
      </w:ins>
      <w:ins w:id="5830" w:author="Stefan Bjornander" w:date="2015-04-25T14:54:00Z">
        <w:r>
          <w:t xml:space="preserve"> size zero. The size of an array is its size times the size of its type</w:t>
        </w:r>
      </w:ins>
      <w:ins w:id="5831" w:author="Stefan Bjornander" w:date="2015-04-25T14:55:00Z">
        <w:r>
          <w:t xml:space="preserve">, the size of a struct is the sum of the sizes of its members, and the size of a union is the size of its </w:t>
        </w:r>
      </w:ins>
      <w:ins w:id="5832" w:author="Stefan Bjornander" w:date="2015-04-25T16:04:00Z">
        <w:r>
          <w:t>largest</w:t>
        </w:r>
      </w:ins>
      <w:ins w:id="5833" w:author="Stefan Bjornander" w:date="2015-04-25T14:55:00Z">
        <w:r>
          <w:t xml:space="preserve"> member. Not</w:t>
        </w:r>
      </w:ins>
      <w:ins w:id="5834" w:author="Stefan Bjornander" w:date="2015-04-25T16:04:00Z">
        <w:r>
          <w:t>e</w:t>
        </w:r>
      </w:ins>
      <w:ins w:id="5835" w:author="Stefan Bjornander" w:date="2015-04-25T14:55:00Z">
        <w:r>
          <w:t xml:space="preserve"> that a pointer always has the same size, regardless of what it points at.</w:t>
        </w:r>
      </w:ins>
    </w:p>
    <w:p w14:paraId="4E50C195" w14:textId="397CFBD3" w:rsidR="00FB7182" w:rsidRDefault="00FB7182" w:rsidP="00FB7182">
      <w:pPr>
        <w:pStyle w:val="CodeHeader"/>
      </w:pPr>
      <w:r>
        <w:t>TypeSize.cs</w:t>
      </w:r>
    </w:p>
    <w:p w14:paraId="11236D47" w14:textId="77777777" w:rsidR="00A43DA5" w:rsidRPr="00A43DA5" w:rsidRDefault="00A43DA5" w:rsidP="00A43DA5">
      <w:pPr>
        <w:pStyle w:val="Code"/>
        <w:rPr>
          <w:highlight w:val="white"/>
        </w:rPr>
      </w:pPr>
      <w:r w:rsidRPr="00A43DA5">
        <w:rPr>
          <w:highlight w:val="white"/>
        </w:rPr>
        <w:t>using System.Numerics;</w:t>
      </w:r>
    </w:p>
    <w:p w14:paraId="17240062" w14:textId="77777777" w:rsidR="00A43DA5" w:rsidRPr="00A43DA5" w:rsidRDefault="00A43DA5" w:rsidP="00A43DA5">
      <w:pPr>
        <w:pStyle w:val="Code"/>
        <w:rPr>
          <w:highlight w:val="white"/>
        </w:rPr>
      </w:pPr>
      <w:r w:rsidRPr="00A43DA5">
        <w:rPr>
          <w:highlight w:val="white"/>
        </w:rPr>
        <w:t>using System.Collections.Generic;</w:t>
      </w:r>
    </w:p>
    <w:p w14:paraId="34044A47" w14:textId="77777777" w:rsidR="0063592A" w:rsidRPr="00A43DA5" w:rsidRDefault="0063592A" w:rsidP="00A43DA5">
      <w:pPr>
        <w:pStyle w:val="Code"/>
        <w:rPr>
          <w:highlight w:val="white"/>
        </w:rPr>
      </w:pPr>
    </w:p>
    <w:p w14:paraId="23A256F1" w14:textId="77777777" w:rsidR="0063592A" w:rsidRPr="00A43DA5" w:rsidRDefault="0063592A" w:rsidP="00A43DA5">
      <w:pPr>
        <w:pStyle w:val="Code"/>
        <w:rPr>
          <w:highlight w:val="white"/>
        </w:rPr>
      </w:pPr>
      <w:r w:rsidRPr="00A43DA5">
        <w:rPr>
          <w:highlight w:val="white"/>
        </w:rPr>
        <w:t>namespace CCompiler {</w:t>
      </w:r>
    </w:p>
    <w:p w14:paraId="25EE2A87" w14:textId="77777777" w:rsidR="0063592A" w:rsidRPr="0063592A" w:rsidRDefault="0063592A" w:rsidP="0063592A">
      <w:pPr>
        <w:pStyle w:val="Code"/>
        <w:rPr>
          <w:highlight w:val="white"/>
        </w:rPr>
      </w:pPr>
      <w:r w:rsidRPr="0063592A">
        <w:rPr>
          <w:highlight w:val="white"/>
        </w:rPr>
        <w:t xml:space="preserve">  class TypeSize {</w:t>
      </w:r>
    </w:p>
    <w:p w14:paraId="3CE241C1" w14:textId="77777777" w:rsidR="0063592A" w:rsidRPr="0063592A" w:rsidRDefault="0063592A" w:rsidP="0063592A">
      <w:pPr>
        <w:pStyle w:val="Code"/>
        <w:rPr>
          <w:highlight w:val="white"/>
        </w:rPr>
      </w:pPr>
      <w:r w:rsidRPr="0063592A">
        <w:rPr>
          <w:highlight w:val="white"/>
        </w:rPr>
        <w:t xml:space="preserve">    public static int PointerSize;</w:t>
      </w:r>
    </w:p>
    <w:p w14:paraId="4F01523E" w14:textId="77777777" w:rsidR="0063592A" w:rsidRPr="0063592A" w:rsidRDefault="0063592A" w:rsidP="0063592A">
      <w:pPr>
        <w:pStyle w:val="Code"/>
        <w:rPr>
          <w:highlight w:val="white"/>
        </w:rPr>
      </w:pPr>
      <w:r w:rsidRPr="0063592A">
        <w:rPr>
          <w:highlight w:val="white"/>
        </w:rPr>
        <w:t xml:space="preserve">    public static int SignedIntegerSize;</w:t>
      </w:r>
    </w:p>
    <w:p w14:paraId="00BCF928" w14:textId="77777777" w:rsidR="0063592A" w:rsidRPr="0063592A" w:rsidRDefault="0063592A" w:rsidP="0063592A">
      <w:pPr>
        <w:pStyle w:val="Code"/>
        <w:rPr>
          <w:highlight w:val="white"/>
        </w:rPr>
      </w:pPr>
    </w:p>
    <w:p w14:paraId="6CAF24D5" w14:textId="77777777" w:rsidR="0063592A" w:rsidRPr="0063592A" w:rsidRDefault="0063592A" w:rsidP="0063592A">
      <w:pPr>
        <w:pStyle w:val="Code"/>
        <w:rPr>
          <w:highlight w:val="white"/>
        </w:rPr>
      </w:pPr>
      <w:r w:rsidRPr="0063592A">
        <w:rPr>
          <w:highlight w:val="white"/>
        </w:rPr>
        <w:t xml:space="preserve">    public static IDictionary&lt;Sort,int&gt;</w:t>
      </w:r>
    </w:p>
    <w:p w14:paraId="1624ED27" w14:textId="77777777" w:rsidR="0063592A" w:rsidRPr="0063592A" w:rsidRDefault="0063592A" w:rsidP="0063592A">
      <w:pPr>
        <w:pStyle w:val="Code"/>
        <w:rPr>
          <w:highlight w:val="white"/>
        </w:rPr>
      </w:pPr>
      <w:r w:rsidRPr="0063592A">
        <w:rPr>
          <w:highlight w:val="white"/>
        </w:rPr>
        <w:t xml:space="preserve">      m_sizeMap = new Dictionary&lt;Sort,int&gt;();</w:t>
      </w:r>
    </w:p>
    <w:p w14:paraId="21AAB43B" w14:textId="77777777" w:rsidR="0063592A" w:rsidRPr="0063592A" w:rsidRDefault="0063592A" w:rsidP="0063592A">
      <w:pPr>
        <w:pStyle w:val="Code"/>
        <w:rPr>
          <w:highlight w:val="white"/>
        </w:rPr>
      </w:pPr>
      <w:r w:rsidRPr="0063592A">
        <w:rPr>
          <w:highlight w:val="white"/>
        </w:rPr>
        <w:t xml:space="preserve">    public static IDictionary&lt;int,Type&gt;</w:t>
      </w:r>
    </w:p>
    <w:p w14:paraId="2CD104B7" w14:textId="77777777" w:rsidR="0063592A" w:rsidRPr="0063592A" w:rsidRDefault="0063592A" w:rsidP="0063592A">
      <w:pPr>
        <w:pStyle w:val="Code"/>
        <w:rPr>
          <w:highlight w:val="white"/>
        </w:rPr>
      </w:pPr>
      <w:r w:rsidRPr="0063592A">
        <w:rPr>
          <w:highlight w:val="white"/>
        </w:rPr>
        <w:t xml:space="preserve">      m_signedMap = new Dictionary&lt;int,Type&gt;(),</w:t>
      </w:r>
    </w:p>
    <w:p w14:paraId="69AEACAE" w14:textId="77777777" w:rsidR="0063592A" w:rsidRPr="0063592A" w:rsidRDefault="0063592A" w:rsidP="0063592A">
      <w:pPr>
        <w:pStyle w:val="Code"/>
        <w:rPr>
          <w:highlight w:val="white"/>
        </w:rPr>
      </w:pPr>
      <w:r w:rsidRPr="0063592A">
        <w:rPr>
          <w:highlight w:val="white"/>
        </w:rPr>
        <w:t xml:space="preserve">      m_unsignedMap = new Dictionary&lt;int,Type&gt;();</w:t>
      </w:r>
    </w:p>
    <w:p w14:paraId="6D2384FF" w14:textId="77777777" w:rsidR="0063592A" w:rsidRPr="0063592A" w:rsidRDefault="0063592A" w:rsidP="0063592A">
      <w:pPr>
        <w:pStyle w:val="Code"/>
        <w:rPr>
          <w:highlight w:val="white"/>
        </w:rPr>
      </w:pPr>
      <w:r w:rsidRPr="0063592A">
        <w:rPr>
          <w:highlight w:val="white"/>
        </w:rPr>
        <w:t xml:space="preserve">    private static IDictionary&lt;int, BigInteger&gt;</w:t>
      </w:r>
    </w:p>
    <w:p w14:paraId="06B21929" w14:textId="77777777" w:rsidR="0063592A" w:rsidRPr="0063592A" w:rsidRDefault="0063592A" w:rsidP="0063592A">
      <w:pPr>
        <w:pStyle w:val="Code"/>
        <w:rPr>
          <w:highlight w:val="white"/>
        </w:rPr>
      </w:pPr>
      <w:r w:rsidRPr="0063592A">
        <w:rPr>
          <w:highlight w:val="white"/>
        </w:rPr>
        <w:t xml:space="preserve">      m_maskMap = new Dictionary&lt;int, BigInteger&gt;();</w:t>
      </w:r>
    </w:p>
    <w:p w14:paraId="797BEA5F" w14:textId="77777777" w:rsidR="0063592A" w:rsidRPr="0063592A" w:rsidRDefault="0063592A" w:rsidP="0063592A">
      <w:pPr>
        <w:pStyle w:val="Code"/>
        <w:rPr>
          <w:highlight w:val="white"/>
        </w:rPr>
      </w:pPr>
      <w:r w:rsidRPr="0063592A">
        <w:rPr>
          <w:highlight w:val="white"/>
        </w:rPr>
        <w:t xml:space="preserve">    private static IDictionary&lt;Sort,BigInteger&gt;</w:t>
      </w:r>
    </w:p>
    <w:p w14:paraId="21DB2C5C" w14:textId="77777777" w:rsidR="0063592A" w:rsidRPr="0063592A" w:rsidRDefault="0063592A" w:rsidP="0063592A">
      <w:pPr>
        <w:pStyle w:val="Code"/>
        <w:rPr>
          <w:highlight w:val="white"/>
        </w:rPr>
      </w:pPr>
      <w:r w:rsidRPr="0063592A">
        <w:rPr>
          <w:highlight w:val="white"/>
        </w:rPr>
        <w:t xml:space="preserve">      m_minValueMap = new Dictionary&lt;Sort,BigInteger&gt;(),</w:t>
      </w:r>
    </w:p>
    <w:p w14:paraId="704183FC" w14:textId="77777777" w:rsidR="0063592A" w:rsidRPr="0063592A" w:rsidRDefault="0063592A" w:rsidP="0063592A">
      <w:pPr>
        <w:pStyle w:val="Code"/>
        <w:rPr>
          <w:highlight w:val="white"/>
        </w:rPr>
      </w:pPr>
      <w:r w:rsidRPr="0063592A">
        <w:rPr>
          <w:highlight w:val="white"/>
        </w:rPr>
        <w:t xml:space="preserve">      m_maxValueMap = new Dictionary&lt;Sort,BigInteger&gt;();</w:t>
      </w:r>
    </w:p>
    <w:p w14:paraId="1C714E17" w14:textId="77777777" w:rsidR="0063592A" w:rsidRPr="0063592A" w:rsidRDefault="0063592A" w:rsidP="0063592A">
      <w:pPr>
        <w:pStyle w:val="Code"/>
        <w:rPr>
          <w:highlight w:val="white"/>
        </w:rPr>
      </w:pPr>
      <w:r w:rsidRPr="0063592A">
        <w:rPr>
          <w:highlight w:val="white"/>
        </w:rPr>
        <w:t xml:space="preserve">    private static IDictionary&lt;Sort,decimal&gt;</w:t>
      </w:r>
    </w:p>
    <w:p w14:paraId="41CD7F6E" w14:textId="77777777" w:rsidR="0063592A" w:rsidRPr="0063592A" w:rsidRDefault="0063592A" w:rsidP="0063592A">
      <w:pPr>
        <w:pStyle w:val="Code"/>
        <w:rPr>
          <w:highlight w:val="white"/>
        </w:rPr>
      </w:pPr>
      <w:r w:rsidRPr="0063592A">
        <w:rPr>
          <w:highlight w:val="white"/>
        </w:rPr>
        <w:t xml:space="preserve">      m_minValueFloatMap = new Dictionary&lt;Sort,decimal&gt;(),</w:t>
      </w:r>
    </w:p>
    <w:p w14:paraId="039E65D9" w14:textId="77777777" w:rsidR="0063592A" w:rsidRPr="0063592A" w:rsidRDefault="0063592A" w:rsidP="0063592A">
      <w:pPr>
        <w:pStyle w:val="Code"/>
        <w:rPr>
          <w:highlight w:val="white"/>
        </w:rPr>
      </w:pPr>
      <w:r w:rsidRPr="0063592A">
        <w:rPr>
          <w:highlight w:val="white"/>
        </w:rPr>
        <w:t xml:space="preserve">      m_maxValueFloatMap = new Dictionary&lt;Sort,decimal&gt;();</w:t>
      </w:r>
    </w:p>
    <w:p w14:paraId="6EB5E2DD" w14:textId="77777777" w:rsidR="0063592A" w:rsidRPr="0063592A" w:rsidRDefault="0063592A" w:rsidP="0063592A">
      <w:pPr>
        <w:pStyle w:val="Code"/>
        <w:rPr>
          <w:highlight w:val="white"/>
        </w:rPr>
      </w:pPr>
      <w:r w:rsidRPr="0063592A">
        <w:rPr>
          <w:highlight w:val="white"/>
        </w:rPr>
        <w:t xml:space="preserve">  </w:t>
      </w:r>
    </w:p>
    <w:p w14:paraId="52CD187E" w14:textId="77777777" w:rsidR="0063592A" w:rsidRPr="0063592A" w:rsidRDefault="0063592A" w:rsidP="0063592A">
      <w:pPr>
        <w:pStyle w:val="Code"/>
        <w:rPr>
          <w:highlight w:val="white"/>
        </w:rPr>
      </w:pPr>
      <w:r w:rsidRPr="0063592A">
        <w:rPr>
          <w:highlight w:val="white"/>
        </w:rPr>
        <w:t xml:space="preserve">    static TypeSize() {</w:t>
      </w:r>
    </w:p>
    <w:p w14:paraId="21317C4E" w14:textId="5BCB14FE" w:rsidR="0063592A" w:rsidRPr="0063592A" w:rsidRDefault="0063592A" w:rsidP="0063592A">
      <w:pPr>
        <w:pStyle w:val="Code"/>
        <w:rPr>
          <w:highlight w:val="white"/>
        </w:rPr>
      </w:pPr>
      <w:r w:rsidRPr="0063592A">
        <w:rPr>
          <w:highlight w:val="white"/>
        </w:rPr>
        <w:t xml:space="preserve">      m_maskMap.Add(1, </w:t>
      </w:r>
      <w:r w:rsidR="00EF0D34">
        <w:rPr>
          <w:highlight w:val="white"/>
        </w:rPr>
        <w:t>BigInteger.Zero</w:t>
      </w:r>
      <w:r w:rsidRPr="0063592A">
        <w:rPr>
          <w:highlight w:val="white"/>
        </w:rPr>
        <w:t>x000000FF);</w:t>
      </w:r>
    </w:p>
    <w:p w14:paraId="027A90B6" w14:textId="76C248DE" w:rsidR="0063592A" w:rsidRPr="0063592A" w:rsidRDefault="0063592A" w:rsidP="0063592A">
      <w:pPr>
        <w:pStyle w:val="Code"/>
        <w:rPr>
          <w:highlight w:val="white"/>
        </w:rPr>
      </w:pPr>
      <w:r w:rsidRPr="0063592A">
        <w:rPr>
          <w:highlight w:val="white"/>
        </w:rPr>
        <w:t xml:space="preserve">      m_maskMap.Add(2, </w:t>
      </w:r>
      <w:r w:rsidR="00EF0D34">
        <w:rPr>
          <w:highlight w:val="white"/>
        </w:rPr>
        <w:t>BigInteger.Zero</w:t>
      </w:r>
      <w:r w:rsidRPr="0063592A">
        <w:rPr>
          <w:highlight w:val="white"/>
        </w:rPr>
        <w:t>x0000FFFF);</w:t>
      </w:r>
    </w:p>
    <w:p w14:paraId="330E3776" w14:textId="3FD7CCBB" w:rsidR="0063592A" w:rsidRPr="0063592A" w:rsidRDefault="0063592A" w:rsidP="0063592A">
      <w:pPr>
        <w:pStyle w:val="Code"/>
        <w:rPr>
          <w:highlight w:val="white"/>
        </w:rPr>
      </w:pPr>
      <w:r w:rsidRPr="0063592A">
        <w:rPr>
          <w:highlight w:val="white"/>
        </w:rPr>
        <w:t xml:space="preserve">      m_maskMap.Add(4, </w:t>
      </w:r>
      <w:r w:rsidR="00EF0D34">
        <w:rPr>
          <w:highlight w:val="white"/>
        </w:rPr>
        <w:t>BigInteger.Zero</w:t>
      </w:r>
      <w:r w:rsidRPr="0063592A">
        <w:rPr>
          <w:highlight w:val="white"/>
        </w:rPr>
        <w:t>xFFFFFFFF);</w:t>
      </w:r>
    </w:p>
    <w:p w14:paraId="43727D31" w14:textId="6FE37B00" w:rsidR="0063592A" w:rsidRPr="0063592A" w:rsidRDefault="00A43DA5" w:rsidP="00A43DA5">
      <w:pPr>
        <w:rPr>
          <w:highlight w:val="white"/>
        </w:rPr>
      </w:pPr>
      <w:r>
        <w:rPr>
          <w:highlight w:val="white"/>
        </w:rPr>
        <w:t xml:space="preserve">The </w:t>
      </w:r>
      <w:r w:rsidR="00401BF0">
        <w:rPr>
          <w:highlight w:val="white"/>
        </w:rPr>
        <w:t>sizes and values of the types depends on whether th</w:t>
      </w:r>
      <w:r w:rsidR="00250D97">
        <w:rPr>
          <w:highlight w:val="white"/>
        </w:rPr>
        <w:t>e</w:t>
      </w:r>
      <w:r w:rsidR="009D0A67">
        <w:rPr>
          <w:highlight w:val="white"/>
        </w:rPr>
        <w:t xml:space="preserve"> compiler generates code for the Linux or Windows environment.</w:t>
      </w:r>
    </w:p>
    <w:p w14:paraId="1A398AAF" w14:textId="77777777" w:rsidR="0063592A" w:rsidRPr="0063592A" w:rsidRDefault="0063592A" w:rsidP="0063592A">
      <w:pPr>
        <w:pStyle w:val="Code"/>
        <w:rPr>
          <w:highlight w:val="white"/>
        </w:rPr>
      </w:pPr>
      <w:r w:rsidRPr="0063592A">
        <w:rPr>
          <w:highlight w:val="white"/>
        </w:rPr>
        <w:t xml:space="preserve">      if (Start.Windows) {</w:t>
      </w:r>
    </w:p>
    <w:p w14:paraId="2C8A12CC" w14:textId="77777777" w:rsidR="0063592A" w:rsidRPr="0063592A" w:rsidRDefault="0063592A" w:rsidP="0063592A">
      <w:pPr>
        <w:pStyle w:val="Code"/>
        <w:rPr>
          <w:highlight w:val="white"/>
        </w:rPr>
      </w:pPr>
      <w:r w:rsidRPr="0063592A">
        <w:rPr>
          <w:highlight w:val="white"/>
        </w:rPr>
        <w:t xml:space="preserve">        PointerSize = 2;</w:t>
      </w:r>
    </w:p>
    <w:p w14:paraId="47FFF0EE" w14:textId="77777777" w:rsidR="0063592A" w:rsidRPr="0063592A" w:rsidRDefault="0063592A" w:rsidP="0063592A">
      <w:pPr>
        <w:pStyle w:val="Code"/>
        <w:rPr>
          <w:highlight w:val="white"/>
        </w:rPr>
      </w:pPr>
      <w:r w:rsidRPr="0063592A">
        <w:rPr>
          <w:highlight w:val="white"/>
        </w:rPr>
        <w:t xml:space="preserve">        SignedIntegerSize = 2;</w:t>
      </w:r>
    </w:p>
    <w:p w14:paraId="40CAA59D" w14:textId="77777777" w:rsidR="0063592A" w:rsidRPr="0063592A" w:rsidRDefault="0063592A" w:rsidP="0063592A">
      <w:pPr>
        <w:pStyle w:val="Code"/>
        <w:rPr>
          <w:highlight w:val="white"/>
        </w:rPr>
      </w:pPr>
    </w:p>
    <w:p w14:paraId="394058FE" w14:textId="77777777" w:rsidR="0063592A" w:rsidRPr="0063592A" w:rsidRDefault="0063592A" w:rsidP="0063592A">
      <w:pPr>
        <w:pStyle w:val="Code"/>
        <w:rPr>
          <w:highlight w:val="white"/>
        </w:rPr>
      </w:pPr>
      <w:r w:rsidRPr="0063592A">
        <w:rPr>
          <w:highlight w:val="white"/>
        </w:rPr>
        <w:t xml:space="preserve">        m_sizeMap.Add(Sort.Void, 0);</w:t>
      </w:r>
    </w:p>
    <w:p w14:paraId="74A2E3C2" w14:textId="77777777" w:rsidR="0063592A" w:rsidRPr="0063592A" w:rsidRDefault="0063592A" w:rsidP="0063592A">
      <w:pPr>
        <w:pStyle w:val="Code"/>
        <w:rPr>
          <w:highlight w:val="white"/>
        </w:rPr>
      </w:pPr>
      <w:r w:rsidRPr="0063592A">
        <w:rPr>
          <w:highlight w:val="white"/>
        </w:rPr>
        <w:t xml:space="preserve">        m_sizeMap.Add(Sort.Function, 0);</w:t>
      </w:r>
    </w:p>
    <w:p w14:paraId="2808815D" w14:textId="77777777" w:rsidR="0063592A" w:rsidRPr="0063592A" w:rsidRDefault="0063592A" w:rsidP="0063592A">
      <w:pPr>
        <w:pStyle w:val="Code"/>
        <w:rPr>
          <w:highlight w:val="white"/>
        </w:rPr>
      </w:pPr>
      <w:r w:rsidRPr="0063592A">
        <w:rPr>
          <w:highlight w:val="white"/>
        </w:rPr>
        <w:t xml:space="preserve">        m_sizeMap.Add(Sort.Logical, 1);</w:t>
      </w:r>
    </w:p>
    <w:p w14:paraId="6957983C" w14:textId="77777777" w:rsidR="0063592A" w:rsidRPr="0063592A" w:rsidRDefault="0063592A" w:rsidP="0063592A">
      <w:pPr>
        <w:pStyle w:val="Code"/>
        <w:rPr>
          <w:highlight w:val="white"/>
        </w:rPr>
      </w:pPr>
      <w:r w:rsidRPr="0063592A">
        <w:rPr>
          <w:highlight w:val="white"/>
        </w:rPr>
        <w:t xml:space="preserve">        m_sizeMap.Add(Sort.Array, 2);</w:t>
      </w:r>
    </w:p>
    <w:p w14:paraId="607832A0" w14:textId="77777777" w:rsidR="0063592A" w:rsidRPr="0063592A" w:rsidRDefault="0063592A" w:rsidP="0063592A">
      <w:pPr>
        <w:pStyle w:val="Code"/>
        <w:rPr>
          <w:highlight w:val="white"/>
        </w:rPr>
      </w:pPr>
      <w:r w:rsidRPr="0063592A">
        <w:rPr>
          <w:highlight w:val="white"/>
        </w:rPr>
        <w:t xml:space="preserve">        m_sizeMap.Add(Sort.Pointer, 2);</w:t>
      </w:r>
    </w:p>
    <w:p w14:paraId="7E3B157D" w14:textId="77777777" w:rsidR="0063592A" w:rsidRPr="0063592A" w:rsidRDefault="0063592A" w:rsidP="0063592A">
      <w:pPr>
        <w:pStyle w:val="Code"/>
        <w:rPr>
          <w:highlight w:val="white"/>
        </w:rPr>
      </w:pPr>
      <w:r w:rsidRPr="0063592A">
        <w:rPr>
          <w:highlight w:val="white"/>
        </w:rPr>
        <w:t xml:space="preserve">        m_sizeMap.Add(Sort.String, 2);</w:t>
      </w:r>
    </w:p>
    <w:p w14:paraId="3BB455CB" w14:textId="77777777" w:rsidR="0063592A" w:rsidRPr="0063592A" w:rsidRDefault="0063592A" w:rsidP="0063592A">
      <w:pPr>
        <w:pStyle w:val="Code"/>
        <w:rPr>
          <w:highlight w:val="white"/>
        </w:rPr>
      </w:pPr>
      <w:r w:rsidRPr="0063592A">
        <w:rPr>
          <w:highlight w:val="white"/>
        </w:rPr>
        <w:t xml:space="preserve">        m_sizeMap.Add(Sort.Signed_Char, 1);</w:t>
      </w:r>
    </w:p>
    <w:p w14:paraId="104C307B" w14:textId="77777777" w:rsidR="0063592A" w:rsidRPr="0063592A" w:rsidRDefault="0063592A" w:rsidP="0063592A">
      <w:pPr>
        <w:pStyle w:val="Code"/>
        <w:rPr>
          <w:highlight w:val="white"/>
        </w:rPr>
      </w:pPr>
      <w:r w:rsidRPr="0063592A">
        <w:rPr>
          <w:highlight w:val="white"/>
        </w:rPr>
        <w:t xml:space="preserve">        m_sizeMap.Add(Sort.Unsigned_Char, 1);</w:t>
      </w:r>
    </w:p>
    <w:p w14:paraId="55EC8918" w14:textId="77777777" w:rsidR="0063592A" w:rsidRPr="0063592A" w:rsidRDefault="0063592A" w:rsidP="0063592A">
      <w:pPr>
        <w:pStyle w:val="Code"/>
        <w:rPr>
          <w:highlight w:val="white"/>
        </w:rPr>
      </w:pPr>
      <w:r w:rsidRPr="0063592A">
        <w:rPr>
          <w:highlight w:val="white"/>
        </w:rPr>
        <w:t xml:space="preserve">        m_sizeMap.Add(Sort.Signed_Short_Int, 1);</w:t>
      </w:r>
    </w:p>
    <w:p w14:paraId="6E543036" w14:textId="77777777" w:rsidR="0063592A" w:rsidRPr="0063592A" w:rsidRDefault="0063592A" w:rsidP="0063592A">
      <w:pPr>
        <w:pStyle w:val="Code"/>
        <w:rPr>
          <w:highlight w:val="white"/>
        </w:rPr>
      </w:pPr>
      <w:r w:rsidRPr="0063592A">
        <w:rPr>
          <w:highlight w:val="white"/>
        </w:rPr>
        <w:t xml:space="preserve">        m_sizeMap.Add(Sort.Unsigned_Short_Int, 1);</w:t>
      </w:r>
    </w:p>
    <w:p w14:paraId="2ECA874C" w14:textId="77777777" w:rsidR="0063592A" w:rsidRPr="0063592A" w:rsidRDefault="0063592A" w:rsidP="0063592A">
      <w:pPr>
        <w:pStyle w:val="Code"/>
        <w:rPr>
          <w:highlight w:val="white"/>
        </w:rPr>
      </w:pPr>
      <w:r w:rsidRPr="0063592A">
        <w:rPr>
          <w:highlight w:val="white"/>
        </w:rPr>
        <w:t xml:space="preserve">        m_sizeMap.Add(Sort.Signed_Int, 2);</w:t>
      </w:r>
    </w:p>
    <w:p w14:paraId="2AB535DE" w14:textId="77777777" w:rsidR="0063592A" w:rsidRPr="0063592A" w:rsidRDefault="0063592A" w:rsidP="0063592A">
      <w:pPr>
        <w:pStyle w:val="Code"/>
        <w:rPr>
          <w:highlight w:val="white"/>
        </w:rPr>
      </w:pPr>
      <w:r w:rsidRPr="0063592A">
        <w:rPr>
          <w:highlight w:val="white"/>
        </w:rPr>
        <w:t xml:space="preserve">        m_sizeMap.Add(Sort.Unsigned_Int, 2);</w:t>
      </w:r>
    </w:p>
    <w:p w14:paraId="04E05587" w14:textId="77777777" w:rsidR="0063592A" w:rsidRPr="0063592A" w:rsidRDefault="0063592A" w:rsidP="0063592A">
      <w:pPr>
        <w:pStyle w:val="Code"/>
        <w:rPr>
          <w:highlight w:val="white"/>
        </w:rPr>
      </w:pPr>
      <w:r w:rsidRPr="0063592A">
        <w:rPr>
          <w:highlight w:val="white"/>
        </w:rPr>
        <w:t xml:space="preserve">        m_sizeMap.Add(Sort.Signed_Long_Int, 4);</w:t>
      </w:r>
    </w:p>
    <w:p w14:paraId="2D3DC149" w14:textId="77777777" w:rsidR="0063592A" w:rsidRPr="0063592A" w:rsidRDefault="0063592A" w:rsidP="0063592A">
      <w:pPr>
        <w:pStyle w:val="Code"/>
        <w:rPr>
          <w:highlight w:val="white"/>
        </w:rPr>
      </w:pPr>
      <w:r w:rsidRPr="0063592A">
        <w:rPr>
          <w:highlight w:val="white"/>
        </w:rPr>
        <w:lastRenderedPageBreak/>
        <w:t xml:space="preserve">        m_sizeMap.Add(Sort.Unsigned_Long_Int, 4);</w:t>
      </w:r>
    </w:p>
    <w:p w14:paraId="352CCB90" w14:textId="77777777" w:rsidR="0063592A" w:rsidRPr="0063592A" w:rsidRDefault="0063592A" w:rsidP="0063592A">
      <w:pPr>
        <w:pStyle w:val="Code"/>
        <w:rPr>
          <w:highlight w:val="white"/>
        </w:rPr>
      </w:pPr>
      <w:r w:rsidRPr="0063592A">
        <w:rPr>
          <w:highlight w:val="white"/>
        </w:rPr>
        <w:t xml:space="preserve">        m_sizeMap.Add(Sort.Float, 4);</w:t>
      </w:r>
    </w:p>
    <w:p w14:paraId="128A1614" w14:textId="77777777" w:rsidR="0063592A" w:rsidRPr="0063592A" w:rsidRDefault="0063592A" w:rsidP="0063592A">
      <w:pPr>
        <w:pStyle w:val="Code"/>
        <w:rPr>
          <w:highlight w:val="white"/>
        </w:rPr>
      </w:pPr>
      <w:r w:rsidRPr="0063592A">
        <w:rPr>
          <w:highlight w:val="white"/>
        </w:rPr>
        <w:t xml:space="preserve">        m_sizeMap.Add(Sort.Double, 8);</w:t>
      </w:r>
    </w:p>
    <w:p w14:paraId="567DAAAC" w14:textId="77777777" w:rsidR="0063592A" w:rsidRPr="0063592A" w:rsidRDefault="0063592A" w:rsidP="0063592A">
      <w:pPr>
        <w:pStyle w:val="Code"/>
        <w:rPr>
          <w:highlight w:val="white"/>
        </w:rPr>
      </w:pPr>
      <w:r w:rsidRPr="0063592A">
        <w:rPr>
          <w:highlight w:val="white"/>
        </w:rPr>
        <w:t xml:space="preserve">        m_sizeMap.Add(Sort.Long_Double, 8);</w:t>
      </w:r>
    </w:p>
    <w:p w14:paraId="2E09652C" w14:textId="77777777" w:rsidR="0063592A" w:rsidRPr="0063592A" w:rsidRDefault="0063592A" w:rsidP="0063592A">
      <w:pPr>
        <w:pStyle w:val="Code"/>
        <w:rPr>
          <w:highlight w:val="white"/>
        </w:rPr>
      </w:pPr>
    </w:p>
    <w:p w14:paraId="397B16E9" w14:textId="77777777" w:rsidR="0063592A" w:rsidRPr="0063592A" w:rsidRDefault="0063592A" w:rsidP="0063592A">
      <w:pPr>
        <w:pStyle w:val="Code"/>
        <w:rPr>
          <w:highlight w:val="white"/>
        </w:rPr>
      </w:pPr>
      <w:r w:rsidRPr="0063592A">
        <w:rPr>
          <w:highlight w:val="white"/>
        </w:rPr>
        <w:t xml:space="preserve">        m_signedMap.Add(1, Type.SignedCharType);</w:t>
      </w:r>
    </w:p>
    <w:p w14:paraId="422ABEE3" w14:textId="77777777" w:rsidR="0063592A" w:rsidRPr="0063592A" w:rsidRDefault="0063592A" w:rsidP="0063592A">
      <w:pPr>
        <w:pStyle w:val="Code"/>
        <w:rPr>
          <w:highlight w:val="white"/>
        </w:rPr>
      </w:pPr>
      <w:r w:rsidRPr="0063592A">
        <w:rPr>
          <w:highlight w:val="white"/>
        </w:rPr>
        <w:t xml:space="preserve">        m_signedMap.Add(2, Type.SignedIntegerType);</w:t>
      </w:r>
    </w:p>
    <w:p w14:paraId="7CE9E6EC" w14:textId="77777777" w:rsidR="0063592A" w:rsidRPr="0063592A" w:rsidRDefault="0063592A" w:rsidP="0063592A">
      <w:pPr>
        <w:pStyle w:val="Code"/>
        <w:rPr>
          <w:highlight w:val="white"/>
        </w:rPr>
      </w:pPr>
      <w:r w:rsidRPr="0063592A">
        <w:rPr>
          <w:highlight w:val="white"/>
        </w:rPr>
        <w:t xml:space="preserve">        m_signedMap.Add(4, Type.SignedLongIntegerType);</w:t>
      </w:r>
    </w:p>
    <w:p w14:paraId="344CF17B" w14:textId="77777777" w:rsidR="0063592A" w:rsidRPr="0063592A" w:rsidRDefault="0063592A" w:rsidP="0063592A">
      <w:pPr>
        <w:pStyle w:val="Code"/>
        <w:rPr>
          <w:highlight w:val="white"/>
        </w:rPr>
      </w:pPr>
    </w:p>
    <w:p w14:paraId="06D8DE5E" w14:textId="77777777" w:rsidR="0063592A" w:rsidRPr="0063592A" w:rsidRDefault="0063592A" w:rsidP="0063592A">
      <w:pPr>
        <w:pStyle w:val="Code"/>
        <w:rPr>
          <w:highlight w:val="white"/>
        </w:rPr>
      </w:pPr>
      <w:r w:rsidRPr="0063592A">
        <w:rPr>
          <w:highlight w:val="white"/>
        </w:rPr>
        <w:t xml:space="preserve">        m_unsignedMap.Add(1, Type.UnsignedCharType);</w:t>
      </w:r>
    </w:p>
    <w:p w14:paraId="48D77817" w14:textId="77777777" w:rsidR="0063592A" w:rsidRPr="0063592A" w:rsidRDefault="0063592A" w:rsidP="0063592A">
      <w:pPr>
        <w:pStyle w:val="Code"/>
        <w:rPr>
          <w:highlight w:val="white"/>
        </w:rPr>
      </w:pPr>
      <w:r w:rsidRPr="0063592A">
        <w:rPr>
          <w:highlight w:val="white"/>
        </w:rPr>
        <w:t xml:space="preserve">        m_unsignedMap.Add(2, Type.UnsignedIntegerType);</w:t>
      </w:r>
    </w:p>
    <w:p w14:paraId="0D26F030" w14:textId="77777777" w:rsidR="0063592A" w:rsidRPr="0063592A" w:rsidRDefault="0063592A" w:rsidP="0063592A">
      <w:pPr>
        <w:pStyle w:val="Code"/>
        <w:rPr>
          <w:highlight w:val="white"/>
        </w:rPr>
      </w:pPr>
      <w:r w:rsidRPr="0063592A">
        <w:rPr>
          <w:highlight w:val="white"/>
        </w:rPr>
        <w:t xml:space="preserve">        m_unsignedMap.Add(4, Type.UnsignedLongIntegerType);</w:t>
      </w:r>
    </w:p>
    <w:p w14:paraId="29D90F25" w14:textId="77777777" w:rsidR="0063592A" w:rsidRPr="0063592A" w:rsidRDefault="0063592A" w:rsidP="0063592A">
      <w:pPr>
        <w:pStyle w:val="Code"/>
        <w:rPr>
          <w:highlight w:val="white"/>
        </w:rPr>
      </w:pPr>
    </w:p>
    <w:p w14:paraId="0726D0A4" w14:textId="77777777" w:rsidR="0063592A" w:rsidRPr="0063592A" w:rsidRDefault="0063592A" w:rsidP="0063592A">
      <w:pPr>
        <w:pStyle w:val="Code"/>
        <w:rPr>
          <w:highlight w:val="white"/>
        </w:rPr>
      </w:pPr>
      <w:r w:rsidRPr="0063592A">
        <w:rPr>
          <w:highlight w:val="white"/>
        </w:rPr>
        <w:t xml:space="preserve">        m_minValueMap.Add(Sort.Logical, 0);</w:t>
      </w:r>
    </w:p>
    <w:p w14:paraId="771EE104" w14:textId="77777777" w:rsidR="0063592A" w:rsidRPr="0063592A" w:rsidRDefault="0063592A" w:rsidP="0063592A">
      <w:pPr>
        <w:pStyle w:val="Code"/>
        <w:rPr>
          <w:highlight w:val="white"/>
        </w:rPr>
      </w:pPr>
      <w:r w:rsidRPr="0063592A">
        <w:rPr>
          <w:highlight w:val="white"/>
        </w:rPr>
        <w:t xml:space="preserve">        m_minValueMap.Add(Sort.Signed_Char, -128);</w:t>
      </w:r>
    </w:p>
    <w:p w14:paraId="76AB548E" w14:textId="77777777" w:rsidR="0063592A" w:rsidRPr="0063592A" w:rsidRDefault="0063592A" w:rsidP="0063592A">
      <w:pPr>
        <w:pStyle w:val="Code"/>
        <w:rPr>
          <w:highlight w:val="white"/>
        </w:rPr>
      </w:pPr>
      <w:r w:rsidRPr="0063592A">
        <w:rPr>
          <w:highlight w:val="white"/>
        </w:rPr>
        <w:t xml:space="preserve">        m_minValueMap.Add(Sort.Unsigned_Char, 0);</w:t>
      </w:r>
    </w:p>
    <w:p w14:paraId="25D7C067" w14:textId="77777777" w:rsidR="0063592A" w:rsidRPr="0063592A" w:rsidRDefault="0063592A" w:rsidP="0063592A">
      <w:pPr>
        <w:pStyle w:val="Code"/>
        <w:rPr>
          <w:highlight w:val="white"/>
        </w:rPr>
      </w:pPr>
      <w:r w:rsidRPr="0063592A">
        <w:rPr>
          <w:highlight w:val="white"/>
        </w:rPr>
        <w:t xml:space="preserve">        m_minValueMap.Add(Sort.Signed_Short_Int, -128);</w:t>
      </w:r>
    </w:p>
    <w:p w14:paraId="60FCE9C9" w14:textId="77777777" w:rsidR="0063592A" w:rsidRPr="0063592A" w:rsidRDefault="0063592A" w:rsidP="0063592A">
      <w:pPr>
        <w:pStyle w:val="Code"/>
        <w:rPr>
          <w:highlight w:val="white"/>
        </w:rPr>
      </w:pPr>
      <w:r w:rsidRPr="0063592A">
        <w:rPr>
          <w:highlight w:val="white"/>
        </w:rPr>
        <w:t xml:space="preserve">        m_minValueMap.Add(Sort.Unsigned_Short_Int, 0);</w:t>
      </w:r>
    </w:p>
    <w:p w14:paraId="61A1B0F7" w14:textId="77777777" w:rsidR="0063592A" w:rsidRPr="0063592A" w:rsidRDefault="0063592A" w:rsidP="0063592A">
      <w:pPr>
        <w:pStyle w:val="Code"/>
        <w:rPr>
          <w:highlight w:val="white"/>
        </w:rPr>
      </w:pPr>
      <w:r w:rsidRPr="0063592A">
        <w:rPr>
          <w:highlight w:val="white"/>
        </w:rPr>
        <w:t xml:space="preserve">        m_minValueMap.Add(Sort.Signed_Int, -32768);</w:t>
      </w:r>
    </w:p>
    <w:p w14:paraId="130ED19E" w14:textId="77777777" w:rsidR="0063592A" w:rsidRPr="0063592A" w:rsidRDefault="0063592A" w:rsidP="0063592A">
      <w:pPr>
        <w:pStyle w:val="Code"/>
        <w:rPr>
          <w:highlight w:val="white"/>
        </w:rPr>
      </w:pPr>
      <w:r w:rsidRPr="0063592A">
        <w:rPr>
          <w:highlight w:val="white"/>
        </w:rPr>
        <w:t xml:space="preserve">        m_minValueMap.Add(Sort.Unsigned_Int, 0);</w:t>
      </w:r>
    </w:p>
    <w:p w14:paraId="3A8C64BA" w14:textId="77777777" w:rsidR="0063592A" w:rsidRPr="0063592A" w:rsidRDefault="0063592A" w:rsidP="0063592A">
      <w:pPr>
        <w:pStyle w:val="Code"/>
        <w:rPr>
          <w:highlight w:val="white"/>
        </w:rPr>
      </w:pPr>
      <w:r w:rsidRPr="0063592A">
        <w:rPr>
          <w:highlight w:val="white"/>
        </w:rPr>
        <w:t xml:space="preserve">        m_minValueMap.Add(Sort.Array, 0);</w:t>
      </w:r>
    </w:p>
    <w:p w14:paraId="3701149A" w14:textId="77777777" w:rsidR="0063592A" w:rsidRPr="0063592A" w:rsidRDefault="0063592A" w:rsidP="0063592A">
      <w:pPr>
        <w:pStyle w:val="Code"/>
        <w:rPr>
          <w:highlight w:val="white"/>
        </w:rPr>
      </w:pPr>
      <w:r w:rsidRPr="0063592A">
        <w:rPr>
          <w:highlight w:val="white"/>
        </w:rPr>
        <w:t xml:space="preserve">        m_minValueMap.Add(Sort.Pointer, 0);</w:t>
      </w:r>
    </w:p>
    <w:p w14:paraId="3F803A67" w14:textId="77777777" w:rsidR="0063592A" w:rsidRPr="0063592A" w:rsidRDefault="0063592A" w:rsidP="0063592A">
      <w:pPr>
        <w:pStyle w:val="Code"/>
        <w:rPr>
          <w:highlight w:val="white"/>
        </w:rPr>
      </w:pPr>
      <w:r w:rsidRPr="0063592A">
        <w:rPr>
          <w:highlight w:val="white"/>
        </w:rPr>
        <w:t xml:space="preserve">        m_minValueMap.Add(Sort.Signed_Long_Int, -2147483648);</w:t>
      </w:r>
    </w:p>
    <w:p w14:paraId="354D4ED2" w14:textId="77777777" w:rsidR="0063592A" w:rsidRPr="0063592A" w:rsidRDefault="0063592A" w:rsidP="0063592A">
      <w:pPr>
        <w:pStyle w:val="Code"/>
        <w:rPr>
          <w:highlight w:val="white"/>
        </w:rPr>
      </w:pPr>
      <w:r w:rsidRPr="0063592A">
        <w:rPr>
          <w:highlight w:val="white"/>
        </w:rPr>
        <w:t xml:space="preserve">        m_minValueMap.Add(Sort.Unsigned_Long_Int, 0);</w:t>
      </w:r>
    </w:p>
    <w:p w14:paraId="71D59A1D" w14:textId="77777777" w:rsidR="0063592A" w:rsidRPr="0063592A" w:rsidRDefault="0063592A" w:rsidP="0063592A">
      <w:pPr>
        <w:pStyle w:val="Code"/>
        <w:rPr>
          <w:highlight w:val="white"/>
        </w:rPr>
      </w:pPr>
    </w:p>
    <w:p w14:paraId="2A8643D8" w14:textId="77777777" w:rsidR="0063592A" w:rsidRPr="0063592A" w:rsidRDefault="0063592A" w:rsidP="0063592A">
      <w:pPr>
        <w:pStyle w:val="Code"/>
        <w:rPr>
          <w:highlight w:val="white"/>
        </w:rPr>
      </w:pPr>
      <w:r w:rsidRPr="0063592A">
        <w:rPr>
          <w:highlight w:val="white"/>
        </w:rPr>
        <w:t xml:space="preserve">        m_maxValueMap.Add(Sort.Logical, 1);</w:t>
      </w:r>
    </w:p>
    <w:p w14:paraId="7BE5924D" w14:textId="77777777" w:rsidR="0063592A" w:rsidRPr="0063592A" w:rsidRDefault="0063592A" w:rsidP="0063592A">
      <w:pPr>
        <w:pStyle w:val="Code"/>
        <w:rPr>
          <w:highlight w:val="white"/>
        </w:rPr>
      </w:pPr>
      <w:r w:rsidRPr="0063592A">
        <w:rPr>
          <w:highlight w:val="white"/>
        </w:rPr>
        <w:t xml:space="preserve">        m_maxValueMap.Add(Sort.Signed_Char, 127);</w:t>
      </w:r>
    </w:p>
    <w:p w14:paraId="312A9633" w14:textId="77777777" w:rsidR="0063592A" w:rsidRPr="0063592A" w:rsidRDefault="0063592A" w:rsidP="0063592A">
      <w:pPr>
        <w:pStyle w:val="Code"/>
        <w:rPr>
          <w:highlight w:val="white"/>
        </w:rPr>
      </w:pPr>
      <w:r w:rsidRPr="0063592A">
        <w:rPr>
          <w:highlight w:val="white"/>
        </w:rPr>
        <w:t xml:space="preserve">        m_maxValueMap.Add(Sort.Unsigned_Char, 255);</w:t>
      </w:r>
    </w:p>
    <w:p w14:paraId="49D0F0AD" w14:textId="77777777" w:rsidR="0063592A" w:rsidRPr="0063592A" w:rsidRDefault="0063592A" w:rsidP="0063592A">
      <w:pPr>
        <w:pStyle w:val="Code"/>
        <w:rPr>
          <w:highlight w:val="white"/>
        </w:rPr>
      </w:pPr>
      <w:r w:rsidRPr="0063592A">
        <w:rPr>
          <w:highlight w:val="white"/>
        </w:rPr>
        <w:t xml:space="preserve">        m_maxValueMap.Add(Sort.Signed_Short_Int, 127);</w:t>
      </w:r>
    </w:p>
    <w:p w14:paraId="6FAE07FE" w14:textId="77777777" w:rsidR="0063592A" w:rsidRPr="0063592A" w:rsidRDefault="0063592A" w:rsidP="0063592A">
      <w:pPr>
        <w:pStyle w:val="Code"/>
        <w:rPr>
          <w:highlight w:val="white"/>
        </w:rPr>
      </w:pPr>
      <w:r w:rsidRPr="0063592A">
        <w:rPr>
          <w:highlight w:val="white"/>
        </w:rPr>
        <w:t xml:space="preserve">        m_maxValueMap.Add(Sort.Unsigned_Short_Int, 255);</w:t>
      </w:r>
    </w:p>
    <w:p w14:paraId="027591BD" w14:textId="77777777" w:rsidR="0063592A" w:rsidRPr="0063592A" w:rsidRDefault="0063592A" w:rsidP="0063592A">
      <w:pPr>
        <w:pStyle w:val="Code"/>
        <w:rPr>
          <w:highlight w:val="white"/>
        </w:rPr>
      </w:pPr>
      <w:r w:rsidRPr="0063592A">
        <w:rPr>
          <w:highlight w:val="white"/>
        </w:rPr>
        <w:t xml:space="preserve">        m_maxValueMap.Add(Sort.Signed_Int, 32767);</w:t>
      </w:r>
    </w:p>
    <w:p w14:paraId="7364B9E0" w14:textId="77777777" w:rsidR="0063592A" w:rsidRPr="0063592A" w:rsidRDefault="0063592A" w:rsidP="0063592A">
      <w:pPr>
        <w:pStyle w:val="Code"/>
        <w:rPr>
          <w:highlight w:val="white"/>
        </w:rPr>
      </w:pPr>
      <w:r w:rsidRPr="0063592A">
        <w:rPr>
          <w:highlight w:val="white"/>
        </w:rPr>
        <w:t xml:space="preserve">        m_maxValueMap.Add(Sort.Unsigned_Int, 65535);</w:t>
      </w:r>
    </w:p>
    <w:p w14:paraId="7A3BCBBF" w14:textId="77777777" w:rsidR="0063592A" w:rsidRPr="0063592A" w:rsidRDefault="0063592A" w:rsidP="0063592A">
      <w:pPr>
        <w:pStyle w:val="Code"/>
        <w:rPr>
          <w:highlight w:val="white"/>
        </w:rPr>
      </w:pPr>
      <w:r w:rsidRPr="0063592A">
        <w:rPr>
          <w:highlight w:val="white"/>
        </w:rPr>
        <w:t xml:space="preserve">        m_maxValueMap.Add(Sort.Array, 65535);</w:t>
      </w:r>
    </w:p>
    <w:p w14:paraId="63045B97" w14:textId="77777777" w:rsidR="0063592A" w:rsidRPr="0063592A" w:rsidRDefault="0063592A" w:rsidP="0063592A">
      <w:pPr>
        <w:pStyle w:val="Code"/>
        <w:rPr>
          <w:highlight w:val="white"/>
        </w:rPr>
      </w:pPr>
      <w:r w:rsidRPr="0063592A">
        <w:rPr>
          <w:highlight w:val="white"/>
        </w:rPr>
        <w:t xml:space="preserve">        m_maxValueMap.Add(Sort.Pointer, 65535);</w:t>
      </w:r>
    </w:p>
    <w:p w14:paraId="393A9DC7" w14:textId="77777777" w:rsidR="0063592A" w:rsidRPr="0063592A" w:rsidRDefault="0063592A" w:rsidP="0063592A">
      <w:pPr>
        <w:pStyle w:val="Code"/>
        <w:rPr>
          <w:highlight w:val="white"/>
        </w:rPr>
      </w:pPr>
      <w:r w:rsidRPr="0063592A">
        <w:rPr>
          <w:highlight w:val="white"/>
        </w:rPr>
        <w:t xml:space="preserve">        m_maxValueMap.Add(Sort.Signed_Long_Int, 2147483647);</w:t>
      </w:r>
    </w:p>
    <w:p w14:paraId="18C3A0AE" w14:textId="77777777" w:rsidR="0063592A" w:rsidRPr="0063592A" w:rsidRDefault="0063592A" w:rsidP="0063592A">
      <w:pPr>
        <w:pStyle w:val="Code"/>
        <w:rPr>
          <w:highlight w:val="white"/>
        </w:rPr>
      </w:pPr>
      <w:r w:rsidRPr="0063592A">
        <w:rPr>
          <w:highlight w:val="white"/>
        </w:rPr>
        <w:t xml:space="preserve">        m_maxValueMap.Add(Sort.Unsigned_Long_Int, 4294967295);</w:t>
      </w:r>
    </w:p>
    <w:p w14:paraId="23F7EE55" w14:textId="77777777" w:rsidR="0063592A" w:rsidRPr="0063592A" w:rsidRDefault="0063592A" w:rsidP="0063592A">
      <w:pPr>
        <w:pStyle w:val="Code"/>
        <w:rPr>
          <w:highlight w:val="white"/>
        </w:rPr>
      </w:pPr>
    </w:p>
    <w:p w14:paraId="797EF26A" w14:textId="77777777" w:rsidR="0063592A" w:rsidRPr="0063592A" w:rsidRDefault="0063592A" w:rsidP="0063592A">
      <w:pPr>
        <w:pStyle w:val="Code"/>
        <w:rPr>
          <w:highlight w:val="white"/>
        </w:rPr>
      </w:pPr>
      <w:r w:rsidRPr="0063592A">
        <w:rPr>
          <w:highlight w:val="white"/>
        </w:rPr>
        <w:t xml:space="preserve">        /*m_minValueFloatMap.Add(Sort.Float, decimal.</w:t>
      </w:r>
    </w:p>
    <w:p w14:paraId="1626CDE9" w14:textId="77777777" w:rsidR="0063592A" w:rsidRPr="0063592A" w:rsidRDefault="0063592A" w:rsidP="0063592A">
      <w:pPr>
        <w:pStyle w:val="Code"/>
        <w:rPr>
          <w:highlight w:val="white"/>
        </w:rPr>
      </w:pPr>
      <w:r w:rsidRPr="0063592A">
        <w:rPr>
          <w:highlight w:val="white"/>
        </w:rPr>
        <w:t xml:space="preserve">                                 Parse("1.2E-38", NumberStyles.Float));</w:t>
      </w:r>
    </w:p>
    <w:p w14:paraId="69B631CB" w14:textId="77777777" w:rsidR="0063592A" w:rsidRPr="0063592A" w:rsidRDefault="0063592A" w:rsidP="0063592A">
      <w:pPr>
        <w:pStyle w:val="Code"/>
        <w:rPr>
          <w:highlight w:val="white"/>
        </w:rPr>
      </w:pPr>
      <w:r w:rsidRPr="0063592A">
        <w:rPr>
          <w:highlight w:val="white"/>
        </w:rPr>
        <w:t xml:space="preserve">        m_minValueFloatMap.Add(Sort.Double, decimal.</w:t>
      </w:r>
    </w:p>
    <w:p w14:paraId="0DA123E6" w14:textId="77777777" w:rsidR="0063592A" w:rsidRPr="0063592A" w:rsidRDefault="0063592A" w:rsidP="0063592A">
      <w:pPr>
        <w:pStyle w:val="Code"/>
        <w:rPr>
          <w:highlight w:val="white"/>
        </w:rPr>
      </w:pPr>
      <w:r w:rsidRPr="0063592A">
        <w:rPr>
          <w:highlight w:val="white"/>
        </w:rPr>
        <w:t xml:space="preserve">                               Parse("2.3E-308", NumberStyles.Float));</w:t>
      </w:r>
    </w:p>
    <w:p w14:paraId="79EAD849" w14:textId="77777777" w:rsidR="0063592A" w:rsidRPr="0063592A" w:rsidRDefault="0063592A" w:rsidP="0063592A">
      <w:pPr>
        <w:pStyle w:val="Code"/>
        <w:rPr>
          <w:highlight w:val="white"/>
        </w:rPr>
      </w:pPr>
      <w:r w:rsidRPr="0063592A">
        <w:rPr>
          <w:highlight w:val="white"/>
        </w:rPr>
        <w:t xml:space="preserve">        m_minValueFloatMap.Add(Sort.Long_Double, decimal.</w:t>
      </w:r>
    </w:p>
    <w:p w14:paraId="41786F64" w14:textId="77777777" w:rsidR="0063592A" w:rsidRPr="0063592A" w:rsidRDefault="0063592A" w:rsidP="0063592A">
      <w:pPr>
        <w:pStyle w:val="Code"/>
        <w:rPr>
          <w:highlight w:val="white"/>
        </w:rPr>
      </w:pPr>
      <w:r w:rsidRPr="0063592A">
        <w:rPr>
          <w:highlight w:val="white"/>
        </w:rPr>
        <w:t xml:space="preserve">                               Parse("2.3E-308", NumberStyles.Float));</w:t>
      </w:r>
    </w:p>
    <w:p w14:paraId="4456275E" w14:textId="77777777" w:rsidR="0063592A" w:rsidRPr="0063592A" w:rsidRDefault="0063592A" w:rsidP="0063592A">
      <w:pPr>
        <w:pStyle w:val="Code"/>
        <w:rPr>
          <w:highlight w:val="white"/>
        </w:rPr>
      </w:pPr>
    </w:p>
    <w:p w14:paraId="38312B66" w14:textId="77777777" w:rsidR="0063592A" w:rsidRPr="0063592A" w:rsidRDefault="0063592A" w:rsidP="0063592A">
      <w:pPr>
        <w:pStyle w:val="Code"/>
        <w:rPr>
          <w:highlight w:val="white"/>
        </w:rPr>
      </w:pPr>
      <w:r w:rsidRPr="0063592A">
        <w:rPr>
          <w:highlight w:val="white"/>
        </w:rPr>
        <w:t xml:space="preserve">        m_maxValueFloatMap.Add(Sort.Float, decimal.</w:t>
      </w:r>
    </w:p>
    <w:p w14:paraId="515AB142" w14:textId="77777777" w:rsidR="0063592A" w:rsidRPr="0063592A" w:rsidRDefault="0063592A" w:rsidP="0063592A">
      <w:pPr>
        <w:pStyle w:val="Code"/>
        <w:rPr>
          <w:highlight w:val="white"/>
        </w:rPr>
      </w:pPr>
      <w:r w:rsidRPr="0063592A">
        <w:rPr>
          <w:highlight w:val="white"/>
        </w:rPr>
        <w:t xml:space="preserve">                               Parse("3.4E+38", NumberStyles.Float));</w:t>
      </w:r>
    </w:p>
    <w:p w14:paraId="1F4F1C93" w14:textId="77777777" w:rsidR="0063592A" w:rsidRPr="0063592A" w:rsidRDefault="0063592A" w:rsidP="0063592A">
      <w:pPr>
        <w:pStyle w:val="Code"/>
        <w:rPr>
          <w:highlight w:val="white"/>
        </w:rPr>
      </w:pPr>
      <w:r w:rsidRPr="0063592A">
        <w:rPr>
          <w:highlight w:val="white"/>
        </w:rPr>
        <w:t xml:space="preserve">        m_maxValueFloatMap.Add(Sort.Double, decimal.</w:t>
      </w:r>
    </w:p>
    <w:p w14:paraId="390806F3" w14:textId="77777777" w:rsidR="0063592A" w:rsidRPr="0063592A" w:rsidRDefault="0063592A" w:rsidP="0063592A">
      <w:pPr>
        <w:pStyle w:val="Code"/>
        <w:rPr>
          <w:highlight w:val="white"/>
        </w:rPr>
      </w:pPr>
      <w:r w:rsidRPr="0063592A">
        <w:rPr>
          <w:highlight w:val="white"/>
        </w:rPr>
        <w:t xml:space="preserve">                               Parse("1.7E+308", NumberStyles.Float));</w:t>
      </w:r>
    </w:p>
    <w:p w14:paraId="03FF6010" w14:textId="77777777" w:rsidR="0063592A" w:rsidRPr="0063592A" w:rsidRDefault="0063592A" w:rsidP="0063592A">
      <w:pPr>
        <w:pStyle w:val="Code"/>
        <w:rPr>
          <w:highlight w:val="white"/>
        </w:rPr>
      </w:pPr>
      <w:r w:rsidRPr="0063592A">
        <w:rPr>
          <w:highlight w:val="white"/>
        </w:rPr>
        <w:t xml:space="preserve">        m_maxValueFloatMap.Add(Sort.Long_Double, decimal.</w:t>
      </w:r>
    </w:p>
    <w:p w14:paraId="7714F9BC" w14:textId="77777777" w:rsidR="0063592A" w:rsidRPr="0063592A" w:rsidRDefault="0063592A" w:rsidP="0063592A">
      <w:pPr>
        <w:pStyle w:val="Code"/>
        <w:rPr>
          <w:highlight w:val="white"/>
        </w:rPr>
      </w:pPr>
      <w:r w:rsidRPr="0063592A">
        <w:rPr>
          <w:highlight w:val="white"/>
        </w:rPr>
        <w:t xml:space="preserve">                               Parse("1.7E+308", NumberStyles.Float));*/</w:t>
      </w:r>
    </w:p>
    <w:p w14:paraId="7ABD9CC7" w14:textId="77777777" w:rsidR="0063592A" w:rsidRPr="0063592A" w:rsidRDefault="0063592A" w:rsidP="0063592A">
      <w:pPr>
        <w:pStyle w:val="Code"/>
        <w:rPr>
          <w:highlight w:val="white"/>
        </w:rPr>
      </w:pPr>
    </w:p>
    <w:p w14:paraId="57346551" w14:textId="77777777" w:rsidR="0063592A" w:rsidRPr="0063592A" w:rsidRDefault="0063592A" w:rsidP="0063592A">
      <w:pPr>
        <w:pStyle w:val="Code"/>
        <w:rPr>
          <w:highlight w:val="white"/>
        </w:rPr>
      </w:pPr>
      <w:r w:rsidRPr="0063592A">
        <w:rPr>
          <w:highlight w:val="white"/>
        </w:rPr>
        <w:t xml:space="preserve">        /*m_maskMap.Add(Sort.Unsigned_Char, 0x00000000000000FF);</w:t>
      </w:r>
    </w:p>
    <w:p w14:paraId="101FCB57" w14:textId="77777777" w:rsidR="0063592A" w:rsidRPr="0063592A" w:rsidRDefault="0063592A" w:rsidP="0063592A">
      <w:pPr>
        <w:pStyle w:val="Code"/>
        <w:rPr>
          <w:highlight w:val="white"/>
        </w:rPr>
      </w:pPr>
      <w:r w:rsidRPr="0063592A">
        <w:rPr>
          <w:highlight w:val="white"/>
        </w:rPr>
        <w:t xml:space="preserve">        m_maskMap.Add(Sort.Unsigned_Short_Int, 0x00000000000000FF);</w:t>
      </w:r>
    </w:p>
    <w:p w14:paraId="2EC88633" w14:textId="77777777" w:rsidR="0063592A" w:rsidRPr="0063592A" w:rsidRDefault="0063592A" w:rsidP="0063592A">
      <w:pPr>
        <w:pStyle w:val="Code"/>
        <w:rPr>
          <w:highlight w:val="white"/>
        </w:rPr>
      </w:pPr>
      <w:r w:rsidRPr="0063592A">
        <w:rPr>
          <w:highlight w:val="white"/>
        </w:rPr>
        <w:t xml:space="preserve">        m_maskMap.Add(Sort.Unsigned_Int, 0x000000000000FFFF);</w:t>
      </w:r>
    </w:p>
    <w:p w14:paraId="5DD111D7" w14:textId="77777777" w:rsidR="0063592A" w:rsidRPr="0063592A" w:rsidRDefault="0063592A" w:rsidP="0063592A">
      <w:pPr>
        <w:pStyle w:val="Code"/>
        <w:rPr>
          <w:highlight w:val="white"/>
        </w:rPr>
      </w:pPr>
      <w:r w:rsidRPr="0063592A">
        <w:rPr>
          <w:highlight w:val="white"/>
        </w:rPr>
        <w:t xml:space="preserve">        m_maskMap.Add(Sort.Unsigned_Long_Int, 0x00000000FFFFFFFF);*/</w:t>
      </w:r>
    </w:p>
    <w:p w14:paraId="38A6519A" w14:textId="77777777" w:rsidR="0063592A" w:rsidRPr="0063592A" w:rsidRDefault="0063592A" w:rsidP="0063592A">
      <w:pPr>
        <w:pStyle w:val="Code"/>
        <w:rPr>
          <w:highlight w:val="white"/>
        </w:rPr>
      </w:pPr>
      <w:r w:rsidRPr="0063592A">
        <w:rPr>
          <w:highlight w:val="white"/>
        </w:rPr>
        <w:t xml:space="preserve">      }</w:t>
      </w:r>
    </w:p>
    <w:p w14:paraId="5F955B62" w14:textId="77777777" w:rsidR="0063592A" w:rsidRPr="0063592A" w:rsidRDefault="0063592A" w:rsidP="0063592A">
      <w:pPr>
        <w:pStyle w:val="Code"/>
        <w:rPr>
          <w:highlight w:val="white"/>
        </w:rPr>
      </w:pPr>
      <w:r w:rsidRPr="0063592A">
        <w:rPr>
          <w:highlight w:val="white"/>
        </w:rPr>
        <w:t xml:space="preserve">      </w:t>
      </w:r>
    </w:p>
    <w:p w14:paraId="7FDFA1A7" w14:textId="77777777" w:rsidR="0063592A" w:rsidRPr="0063592A" w:rsidRDefault="0063592A" w:rsidP="0063592A">
      <w:pPr>
        <w:pStyle w:val="Code"/>
        <w:rPr>
          <w:highlight w:val="white"/>
        </w:rPr>
      </w:pPr>
      <w:r w:rsidRPr="0063592A">
        <w:rPr>
          <w:highlight w:val="white"/>
        </w:rPr>
        <w:lastRenderedPageBreak/>
        <w:t xml:space="preserve">      if (Start.Linux) {</w:t>
      </w:r>
    </w:p>
    <w:p w14:paraId="414988D1" w14:textId="77777777" w:rsidR="0063592A" w:rsidRPr="0063592A" w:rsidRDefault="0063592A" w:rsidP="0063592A">
      <w:pPr>
        <w:pStyle w:val="Code"/>
        <w:rPr>
          <w:highlight w:val="white"/>
        </w:rPr>
      </w:pPr>
      <w:r w:rsidRPr="0063592A">
        <w:rPr>
          <w:highlight w:val="white"/>
        </w:rPr>
        <w:t xml:space="preserve">        PointerSize = 8;</w:t>
      </w:r>
    </w:p>
    <w:p w14:paraId="3D128B39" w14:textId="77777777" w:rsidR="0063592A" w:rsidRPr="0063592A" w:rsidRDefault="0063592A" w:rsidP="0063592A">
      <w:pPr>
        <w:pStyle w:val="Code"/>
        <w:rPr>
          <w:highlight w:val="white"/>
        </w:rPr>
      </w:pPr>
      <w:r w:rsidRPr="0063592A">
        <w:rPr>
          <w:highlight w:val="white"/>
        </w:rPr>
        <w:t xml:space="preserve">        SignedIntegerSize = 4;</w:t>
      </w:r>
    </w:p>
    <w:p w14:paraId="0B73E69F" w14:textId="77777777" w:rsidR="0063592A" w:rsidRPr="0063592A" w:rsidRDefault="0063592A" w:rsidP="0063592A">
      <w:pPr>
        <w:pStyle w:val="Code"/>
        <w:rPr>
          <w:highlight w:val="white"/>
        </w:rPr>
      </w:pPr>
    </w:p>
    <w:p w14:paraId="78631E3A" w14:textId="77777777" w:rsidR="0063592A" w:rsidRPr="0063592A" w:rsidRDefault="0063592A" w:rsidP="0063592A">
      <w:pPr>
        <w:pStyle w:val="Code"/>
        <w:rPr>
          <w:highlight w:val="white"/>
        </w:rPr>
      </w:pPr>
      <w:r w:rsidRPr="0063592A">
        <w:rPr>
          <w:highlight w:val="white"/>
        </w:rPr>
        <w:t xml:space="preserve">        m_sizeMap.Add(Sort.Void, 0);</w:t>
      </w:r>
    </w:p>
    <w:p w14:paraId="0D8B8751" w14:textId="77777777" w:rsidR="0063592A" w:rsidRPr="0063592A" w:rsidRDefault="0063592A" w:rsidP="0063592A">
      <w:pPr>
        <w:pStyle w:val="Code"/>
        <w:rPr>
          <w:highlight w:val="white"/>
        </w:rPr>
      </w:pPr>
      <w:r w:rsidRPr="0063592A">
        <w:rPr>
          <w:highlight w:val="white"/>
        </w:rPr>
        <w:t xml:space="preserve">        m_sizeMap.Add(Sort.Function, 0);</w:t>
      </w:r>
    </w:p>
    <w:p w14:paraId="3CD2E5CC" w14:textId="77777777" w:rsidR="0063592A" w:rsidRPr="0063592A" w:rsidRDefault="0063592A" w:rsidP="0063592A">
      <w:pPr>
        <w:pStyle w:val="Code"/>
        <w:rPr>
          <w:highlight w:val="white"/>
        </w:rPr>
      </w:pPr>
      <w:r w:rsidRPr="0063592A">
        <w:rPr>
          <w:highlight w:val="white"/>
        </w:rPr>
        <w:t xml:space="preserve">        m_sizeMap.Add(Sort.Logical, 1);</w:t>
      </w:r>
    </w:p>
    <w:p w14:paraId="01C6A5DE" w14:textId="77777777" w:rsidR="0063592A" w:rsidRPr="0063592A" w:rsidRDefault="0063592A" w:rsidP="0063592A">
      <w:pPr>
        <w:pStyle w:val="Code"/>
        <w:rPr>
          <w:highlight w:val="white"/>
        </w:rPr>
      </w:pPr>
      <w:r w:rsidRPr="0063592A">
        <w:rPr>
          <w:highlight w:val="white"/>
        </w:rPr>
        <w:t xml:space="preserve">        m_sizeMap.Add(Sort.Pointer, 8);</w:t>
      </w:r>
    </w:p>
    <w:p w14:paraId="3CD5F88F" w14:textId="77777777" w:rsidR="0063592A" w:rsidRPr="0063592A" w:rsidRDefault="0063592A" w:rsidP="0063592A">
      <w:pPr>
        <w:pStyle w:val="Code"/>
        <w:rPr>
          <w:highlight w:val="white"/>
        </w:rPr>
      </w:pPr>
      <w:r w:rsidRPr="0063592A">
        <w:rPr>
          <w:highlight w:val="white"/>
        </w:rPr>
        <w:t xml:space="preserve">        m_sizeMap.Add(Sort.Array, 8);</w:t>
      </w:r>
    </w:p>
    <w:p w14:paraId="77AD67A8" w14:textId="77777777" w:rsidR="0063592A" w:rsidRPr="0063592A" w:rsidRDefault="0063592A" w:rsidP="0063592A">
      <w:pPr>
        <w:pStyle w:val="Code"/>
        <w:rPr>
          <w:highlight w:val="white"/>
        </w:rPr>
      </w:pPr>
      <w:r w:rsidRPr="0063592A">
        <w:rPr>
          <w:highlight w:val="white"/>
        </w:rPr>
        <w:t xml:space="preserve">        m_sizeMap.Add(Sort.String, 4);</w:t>
      </w:r>
    </w:p>
    <w:p w14:paraId="526E837A" w14:textId="77777777" w:rsidR="0063592A" w:rsidRPr="0063592A" w:rsidRDefault="0063592A" w:rsidP="0063592A">
      <w:pPr>
        <w:pStyle w:val="Code"/>
        <w:rPr>
          <w:highlight w:val="white"/>
        </w:rPr>
      </w:pPr>
      <w:r w:rsidRPr="0063592A">
        <w:rPr>
          <w:highlight w:val="white"/>
        </w:rPr>
        <w:t xml:space="preserve">        m_sizeMap.Add(Sort.Signed_Char, 1);</w:t>
      </w:r>
    </w:p>
    <w:p w14:paraId="74B6CB70" w14:textId="77777777" w:rsidR="0063592A" w:rsidRPr="0063592A" w:rsidRDefault="0063592A" w:rsidP="0063592A">
      <w:pPr>
        <w:pStyle w:val="Code"/>
        <w:rPr>
          <w:highlight w:val="white"/>
        </w:rPr>
      </w:pPr>
      <w:r w:rsidRPr="0063592A">
        <w:rPr>
          <w:highlight w:val="white"/>
        </w:rPr>
        <w:t xml:space="preserve">        m_sizeMap.Add(Sort.Unsigned_Char, 1);</w:t>
      </w:r>
    </w:p>
    <w:p w14:paraId="23A78C03" w14:textId="77777777" w:rsidR="0063592A" w:rsidRPr="0063592A" w:rsidRDefault="0063592A" w:rsidP="0063592A">
      <w:pPr>
        <w:pStyle w:val="Code"/>
        <w:rPr>
          <w:highlight w:val="white"/>
        </w:rPr>
      </w:pPr>
      <w:r w:rsidRPr="0063592A">
        <w:rPr>
          <w:highlight w:val="white"/>
        </w:rPr>
        <w:t xml:space="preserve">        m_sizeMap.Add(Sort.Signed_Short_Int, 2);</w:t>
      </w:r>
    </w:p>
    <w:p w14:paraId="6DB32089" w14:textId="77777777" w:rsidR="0063592A" w:rsidRPr="0063592A" w:rsidRDefault="0063592A" w:rsidP="0063592A">
      <w:pPr>
        <w:pStyle w:val="Code"/>
        <w:rPr>
          <w:highlight w:val="white"/>
        </w:rPr>
      </w:pPr>
      <w:r w:rsidRPr="0063592A">
        <w:rPr>
          <w:highlight w:val="white"/>
        </w:rPr>
        <w:t xml:space="preserve">        m_sizeMap.Add(Sort.Unsigned_Short_Int, 2);</w:t>
      </w:r>
    </w:p>
    <w:p w14:paraId="0BF4129F" w14:textId="77777777" w:rsidR="0063592A" w:rsidRPr="0063592A" w:rsidRDefault="0063592A" w:rsidP="0063592A">
      <w:pPr>
        <w:pStyle w:val="Code"/>
        <w:rPr>
          <w:highlight w:val="white"/>
        </w:rPr>
      </w:pPr>
      <w:r w:rsidRPr="0063592A">
        <w:rPr>
          <w:highlight w:val="white"/>
        </w:rPr>
        <w:t xml:space="preserve">        m_sizeMap.Add(Sort.Signed_Int, 4);</w:t>
      </w:r>
    </w:p>
    <w:p w14:paraId="2D7B1223" w14:textId="77777777" w:rsidR="0063592A" w:rsidRPr="0063592A" w:rsidRDefault="0063592A" w:rsidP="0063592A">
      <w:pPr>
        <w:pStyle w:val="Code"/>
        <w:rPr>
          <w:highlight w:val="white"/>
        </w:rPr>
      </w:pPr>
      <w:r w:rsidRPr="0063592A">
        <w:rPr>
          <w:highlight w:val="white"/>
        </w:rPr>
        <w:t xml:space="preserve">        m_sizeMap.Add(Sort.Unsigned_Int, 4);</w:t>
      </w:r>
    </w:p>
    <w:p w14:paraId="6573A147" w14:textId="77777777" w:rsidR="0063592A" w:rsidRPr="0063592A" w:rsidRDefault="0063592A" w:rsidP="0063592A">
      <w:pPr>
        <w:pStyle w:val="Code"/>
        <w:rPr>
          <w:highlight w:val="white"/>
        </w:rPr>
      </w:pPr>
      <w:r w:rsidRPr="0063592A">
        <w:rPr>
          <w:highlight w:val="white"/>
        </w:rPr>
        <w:t xml:space="preserve">        m_sizeMap.Add(Sort.Signed_Long_Int, 8);</w:t>
      </w:r>
    </w:p>
    <w:p w14:paraId="1FFF1575" w14:textId="77777777" w:rsidR="0063592A" w:rsidRPr="0063592A" w:rsidRDefault="0063592A" w:rsidP="0063592A">
      <w:pPr>
        <w:pStyle w:val="Code"/>
        <w:rPr>
          <w:highlight w:val="white"/>
        </w:rPr>
      </w:pPr>
      <w:r w:rsidRPr="0063592A">
        <w:rPr>
          <w:highlight w:val="white"/>
        </w:rPr>
        <w:t xml:space="preserve">        m_sizeMap.Add(Sort.Unsigned_Long_Int, 8);</w:t>
      </w:r>
    </w:p>
    <w:p w14:paraId="17E6FC3A" w14:textId="77777777" w:rsidR="0063592A" w:rsidRPr="0063592A" w:rsidRDefault="0063592A" w:rsidP="0063592A">
      <w:pPr>
        <w:pStyle w:val="Code"/>
        <w:rPr>
          <w:highlight w:val="white"/>
        </w:rPr>
      </w:pPr>
      <w:r w:rsidRPr="0063592A">
        <w:rPr>
          <w:highlight w:val="white"/>
        </w:rPr>
        <w:t xml:space="preserve">        m_sizeMap.Add(Sort.Float, 4);</w:t>
      </w:r>
    </w:p>
    <w:p w14:paraId="136704EE" w14:textId="77777777" w:rsidR="0063592A" w:rsidRPr="0063592A" w:rsidRDefault="0063592A" w:rsidP="0063592A">
      <w:pPr>
        <w:pStyle w:val="Code"/>
        <w:rPr>
          <w:highlight w:val="white"/>
        </w:rPr>
      </w:pPr>
      <w:r w:rsidRPr="0063592A">
        <w:rPr>
          <w:highlight w:val="white"/>
        </w:rPr>
        <w:t xml:space="preserve">        m_sizeMap.Add(Sort.Double, 8);</w:t>
      </w:r>
    </w:p>
    <w:p w14:paraId="7234D95A" w14:textId="77777777" w:rsidR="0063592A" w:rsidRPr="0063592A" w:rsidRDefault="0063592A" w:rsidP="0063592A">
      <w:pPr>
        <w:pStyle w:val="Code"/>
        <w:rPr>
          <w:highlight w:val="white"/>
        </w:rPr>
      </w:pPr>
      <w:r w:rsidRPr="0063592A">
        <w:rPr>
          <w:highlight w:val="white"/>
        </w:rPr>
        <w:t xml:space="preserve">        m_sizeMap.Add(Sort.Long_Double, 8);</w:t>
      </w:r>
    </w:p>
    <w:p w14:paraId="7083490E" w14:textId="77777777" w:rsidR="0063592A" w:rsidRPr="0063592A" w:rsidRDefault="0063592A" w:rsidP="0063592A">
      <w:pPr>
        <w:pStyle w:val="Code"/>
        <w:rPr>
          <w:highlight w:val="white"/>
        </w:rPr>
      </w:pPr>
    </w:p>
    <w:p w14:paraId="7796858F" w14:textId="77777777" w:rsidR="0063592A" w:rsidRPr="0063592A" w:rsidRDefault="0063592A" w:rsidP="0063592A">
      <w:pPr>
        <w:pStyle w:val="Code"/>
        <w:rPr>
          <w:highlight w:val="white"/>
        </w:rPr>
      </w:pPr>
      <w:r w:rsidRPr="0063592A">
        <w:rPr>
          <w:highlight w:val="white"/>
        </w:rPr>
        <w:t xml:space="preserve">        m_signedMap.Add(1, Type.SignedCharType);</w:t>
      </w:r>
    </w:p>
    <w:p w14:paraId="648EB94E" w14:textId="77777777" w:rsidR="0063592A" w:rsidRPr="0063592A" w:rsidRDefault="0063592A" w:rsidP="0063592A">
      <w:pPr>
        <w:pStyle w:val="Code"/>
        <w:rPr>
          <w:highlight w:val="white"/>
        </w:rPr>
      </w:pPr>
      <w:r w:rsidRPr="0063592A">
        <w:rPr>
          <w:highlight w:val="white"/>
        </w:rPr>
        <w:t xml:space="preserve">        m_signedMap.Add(2, Type.SignedShortIntegerType);</w:t>
      </w:r>
    </w:p>
    <w:p w14:paraId="5267D700" w14:textId="77777777" w:rsidR="0063592A" w:rsidRPr="0063592A" w:rsidRDefault="0063592A" w:rsidP="0063592A">
      <w:pPr>
        <w:pStyle w:val="Code"/>
        <w:rPr>
          <w:highlight w:val="white"/>
        </w:rPr>
      </w:pPr>
      <w:r w:rsidRPr="0063592A">
        <w:rPr>
          <w:highlight w:val="white"/>
        </w:rPr>
        <w:t xml:space="preserve">        m_signedMap.Add(4, Type.SignedIntegerType);</w:t>
      </w:r>
    </w:p>
    <w:p w14:paraId="74B009E4" w14:textId="77777777" w:rsidR="0063592A" w:rsidRPr="0063592A" w:rsidRDefault="0063592A" w:rsidP="0063592A">
      <w:pPr>
        <w:pStyle w:val="Code"/>
        <w:rPr>
          <w:highlight w:val="white"/>
        </w:rPr>
      </w:pPr>
      <w:r w:rsidRPr="0063592A">
        <w:rPr>
          <w:highlight w:val="white"/>
        </w:rPr>
        <w:t xml:space="preserve">        m_signedMap.Add(8, Type.SignedLongIntegerType);</w:t>
      </w:r>
    </w:p>
    <w:p w14:paraId="20786970" w14:textId="77777777" w:rsidR="0063592A" w:rsidRPr="0063592A" w:rsidRDefault="0063592A" w:rsidP="0063592A">
      <w:pPr>
        <w:pStyle w:val="Code"/>
        <w:rPr>
          <w:highlight w:val="white"/>
        </w:rPr>
      </w:pPr>
    </w:p>
    <w:p w14:paraId="4671C009" w14:textId="77777777" w:rsidR="0063592A" w:rsidRPr="0063592A" w:rsidRDefault="0063592A" w:rsidP="0063592A">
      <w:pPr>
        <w:pStyle w:val="Code"/>
        <w:rPr>
          <w:highlight w:val="white"/>
        </w:rPr>
      </w:pPr>
      <w:r w:rsidRPr="0063592A">
        <w:rPr>
          <w:highlight w:val="white"/>
        </w:rPr>
        <w:t xml:space="preserve">        m_unsignedMap.Add(1, Type.UnsignedCharType);</w:t>
      </w:r>
    </w:p>
    <w:p w14:paraId="14E0E4A6" w14:textId="77777777" w:rsidR="0063592A" w:rsidRPr="0063592A" w:rsidRDefault="0063592A" w:rsidP="0063592A">
      <w:pPr>
        <w:pStyle w:val="Code"/>
        <w:rPr>
          <w:highlight w:val="white"/>
        </w:rPr>
      </w:pPr>
      <w:r w:rsidRPr="0063592A">
        <w:rPr>
          <w:highlight w:val="white"/>
        </w:rPr>
        <w:t xml:space="preserve">        m_unsignedMap.Add(2, Type.UnsignedShortIntegerType);</w:t>
      </w:r>
    </w:p>
    <w:p w14:paraId="12B083CF" w14:textId="77777777" w:rsidR="0063592A" w:rsidRPr="0063592A" w:rsidRDefault="0063592A" w:rsidP="0063592A">
      <w:pPr>
        <w:pStyle w:val="Code"/>
        <w:rPr>
          <w:highlight w:val="white"/>
        </w:rPr>
      </w:pPr>
      <w:r w:rsidRPr="0063592A">
        <w:rPr>
          <w:highlight w:val="white"/>
        </w:rPr>
        <w:t xml:space="preserve">        m_unsignedMap.Add(4, Type.UnsignedIntegerType);</w:t>
      </w:r>
    </w:p>
    <w:p w14:paraId="18BD44F7" w14:textId="77777777" w:rsidR="0063592A" w:rsidRPr="0063592A" w:rsidRDefault="0063592A" w:rsidP="0063592A">
      <w:pPr>
        <w:pStyle w:val="Code"/>
        <w:rPr>
          <w:highlight w:val="white"/>
        </w:rPr>
      </w:pPr>
      <w:r w:rsidRPr="0063592A">
        <w:rPr>
          <w:highlight w:val="white"/>
        </w:rPr>
        <w:t xml:space="preserve">        m_unsignedMap.Add(8, Type.UnsignedLongIntegerType);</w:t>
      </w:r>
    </w:p>
    <w:p w14:paraId="300B6404" w14:textId="77777777" w:rsidR="0063592A" w:rsidRPr="0063592A" w:rsidRDefault="0063592A" w:rsidP="0063592A">
      <w:pPr>
        <w:pStyle w:val="Code"/>
        <w:rPr>
          <w:highlight w:val="white"/>
        </w:rPr>
      </w:pPr>
    </w:p>
    <w:p w14:paraId="4008AE57" w14:textId="77777777" w:rsidR="0063592A" w:rsidRPr="0063592A" w:rsidRDefault="0063592A" w:rsidP="0063592A">
      <w:pPr>
        <w:pStyle w:val="Code"/>
        <w:rPr>
          <w:highlight w:val="white"/>
        </w:rPr>
      </w:pPr>
      <w:r w:rsidRPr="0063592A">
        <w:rPr>
          <w:highlight w:val="white"/>
        </w:rPr>
        <w:t xml:space="preserve">        m_minValueMap.Add(Sort.Logical, 0);</w:t>
      </w:r>
    </w:p>
    <w:p w14:paraId="281524FC" w14:textId="77777777" w:rsidR="0063592A" w:rsidRPr="0063592A" w:rsidRDefault="0063592A" w:rsidP="0063592A">
      <w:pPr>
        <w:pStyle w:val="Code"/>
        <w:rPr>
          <w:highlight w:val="white"/>
        </w:rPr>
      </w:pPr>
      <w:r w:rsidRPr="0063592A">
        <w:rPr>
          <w:highlight w:val="white"/>
        </w:rPr>
        <w:t xml:space="preserve">        m_minValueMap.Add(Sort.Signed_Char, -128);</w:t>
      </w:r>
    </w:p>
    <w:p w14:paraId="4E38A82B" w14:textId="77777777" w:rsidR="0063592A" w:rsidRPr="0063592A" w:rsidRDefault="0063592A" w:rsidP="0063592A">
      <w:pPr>
        <w:pStyle w:val="Code"/>
        <w:rPr>
          <w:highlight w:val="white"/>
        </w:rPr>
      </w:pPr>
      <w:r w:rsidRPr="0063592A">
        <w:rPr>
          <w:highlight w:val="white"/>
        </w:rPr>
        <w:t xml:space="preserve">        m_minValueMap.Add(Sort.Unsigned_Char, 0);</w:t>
      </w:r>
    </w:p>
    <w:p w14:paraId="6E98648B" w14:textId="77777777" w:rsidR="0063592A" w:rsidRPr="0063592A" w:rsidRDefault="0063592A" w:rsidP="0063592A">
      <w:pPr>
        <w:pStyle w:val="Code"/>
        <w:rPr>
          <w:highlight w:val="white"/>
        </w:rPr>
      </w:pPr>
      <w:r w:rsidRPr="0063592A">
        <w:rPr>
          <w:highlight w:val="white"/>
        </w:rPr>
        <w:t xml:space="preserve">        m_minValueMap.Add(Sort.Signed_Short_Int, -32768);</w:t>
      </w:r>
    </w:p>
    <w:p w14:paraId="67560A0D" w14:textId="77777777" w:rsidR="0063592A" w:rsidRPr="0063592A" w:rsidRDefault="0063592A" w:rsidP="0063592A">
      <w:pPr>
        <w:pStyle w:val="Code"/>
        <w:rPr>
          <w:highlight w:val="white"/>
        </w:rPr>
      </w:pPr>
      <w:r w:rsidRPr="0063592A">
        <w:rPr>
          <w:highlight w:val="white"/>
        </w:rPr>
        <w:t xml:space="preserve">        m_minValueMap.Add(Sort.Unsigned_Short_Int, 0);</w:t>
      </w:r>
    </w:p>
    <w:p w14:paraId="6ACC81BE" w14:textId="77777777" w:rsidR="0063592A" w:rsidRPr="0063592A" w:rsidRDefault="0063592A" w:rsidP="0063592A">
      <w:pPr>
        <w:pStyle w:val="Code"/>
        <w:rPr>
          <w:highlight w:val="white"/>
        </w:rPr>
      </w:pPr>
      <w:r w:rsidRPr="0063592A">
        <w:rPr>
          <w:highlight w:val="white"/>
        </w:rPr>
        <w:t xml:space="preserve">        m_minValueMap.Add(Sort.Signed_Int, -2147483648);</w:t>
      </w:r>
    </w:p>
    <w:p w14:paraId="429A3AE1" w14:textId="77777777" w:rsidR="0063592A" w:rsidRPr="0063592A" w:rsidRDefault="0063592A" w:rsidP="0063592A">
      <w:pPr>
        <w:pStyle w:val="Code"/>
        <w:rPr>
          <w:highlight w:val="white"/>
        </w:rPr>
      </w:pPr>
      <w:r w:rsidRPr="0063592A">
        <w:rPr>
          <w:highlight w:val="white"/>
        </w:rPr>
        <w:t xml:space="preserve">        m_minValueMap.Add(Sort.Unsigned_Int, 0);</w:t>
      </w:r>
    </w:p>
    <w:p w14:paraId="31D19019" w14:textId="77777777" w:rsidR="0063592A" w:rsidRPr="0063592A" w:rsidRDefault="0063592A" w:rsidP="0063592A">
      <w:pPr>
        <w:pStyle w:val="Code"/>
        <w:rPr>
          <w:highlight w:val="white"/>
        </w:rPr>
      </w:pPr>
      <w:r w:rsidRPr="0063592A">
        <w:rPr>
          <w:highlight w:val="white"/>
        </w:rPr>
        <w:t xml:space="preserve">        m_minValueMap.Add(Sort.Array, 0);</w:t>
      </w:r>
    </w:p>
    <w:p w14:paraId="4F91D810" w14:textId="77777777" w:rsidR="0063592A" w:rsidRPr="0063592A" w:rsidRDefault="0063592A" w:rsidP="0063592A">
      <w:pPr>
        <w:pStyle w:val="Code"/>
        <w:rPr>
          <w:highlight w:val="white"/>
        </w:rPr>
      </w:pPr>
      <w:r w:rsidRPr="0063592A">
        <w:rPr>
          <w:highlight w:val="white"/>
        </w:rPr>
        <w:t xml:space="preserve">        m_minValueMap.Add(Sort.Pointer, 0);</w:t>
      </w:r>
    </w:p>
    <w:p w14:paraId="291AB482" w14:textId="77777777" w:rsidR="0063592A" w:rsidRPr="0063592A" w:rsidRDefault="0063592A" w:rsidP="0063592A">
      <w:pPr>
        <w:pStyle w:val="Code"/>
        <w:rPr>
          <w:highlight w:val="white"/>
        </w:rPr>
      </w:pPr>
      <w:r w:rsidRPr="0063592A">
        <w:rPr>
          <w:highlight w:val="white"/>
        </w:rPr>
        <w:t xml:space="preserve">        m_minValueMap.Add(Sort.Signed_Long_Int, -9223372036854775808);</w:t>
      </w:r>
    </w:p>
    <w:p w14:paraId="008B98C7" w14:textId="77777777" w:rsidR="0063592A" w:rsidRPr="0063592A" w:rsidRDefault="0063592A" w:rsidP="0063592A">
      <w:pPr>
        <w:pStyle w:val="Code"/>
        <w:rPr>
          <w:highlight w:val="white"/>
        </w:rPr>
      </w:pPr>
      <w:r w:rsidRPr="0063592A">
        <w:rPr>
          <w:highlight w:val="white"/>
        </w:rPr>
        <w:t xml:space="preserve">        m_minValueMap.Add(Sort.Unsigned_Long_Int, 0);</w:t>
      </w:r>
    </w:p>
    <w:p w14:paraId="0670AA97" w14:textId="77777777" w:rsidR="0063592A" w:rsidRPr="0063592A" w:rsidRDefault="0063592A" w:rsidP="0063592A">
      <w:pPr>
        <w:pStyle w:val="Code"/>
        <w:rPr>
          <w:highlight w:val="white"/>
        </w:rPr>
      </w:pPr>
    </w:p>
    <w:p w14:paraId="2B4D2159" w14:textId="77777777" w:rsidR="0063592A" w:rsidRPr="0063592A" w:rsidRDefault="0063592A" w:rsidP="0063592A">
      <w:pPr>
        <w:pStyle w:val="Code"/>
        <w:rPr>
          <w:highlight w:val="white"/>
        </w:rPr>
      </w:pPr>
      <w:r w:rsidRPr="0063592A">
        <w:rPr>
          <w:highlight w:val="white"/>
        </w:rPr>
        <w:t xml:space="preserve">        m_maxValueMap.Add(Sort.Logical, 1);</w:t>
      </w:r>
    </w:p>
    <w:p w14:paraId="49052509" w14:textId="77777777" w:rsidR="0063592A" w:rsidRPr="0063592A" w:rsidRDefault="0063592A" w:rsidP="0063592A">
      <w:pPr>
        <w:pStyle w:val="Code"/>
        <w:rPr>
          <w:highlight w:val="white"/>
        </w:rPr>
      </w:pPr>
      <w:r w:rsidRPr="0063592A">
        <w:rPr>
          <w:highlight w:val="white"/>
        </w:rPr>
        <w:t xml:space="preserve">        m_maxValueMap.Add(Sort.Signed_Char, 127);</w:t>
      </w:r>
    </w:p>
    <w:p w14:paraId="656AB2AE" w14:textId="77777777" w:rsidR="0063592A" w:rsidRPr="0063592A" w:rsidRDefault="0063592A" w:rsidP="0063592A">
      <w:pPr>
        <w:pStyle w:val="Code"/>
        <w:rPr>
          <w:highlight w:val="white"/>
        </w:rPr>
      </w:pPr>
      <w:r w:rsidRPr="0063592A">
        <w:rPr>
          <w:highlight w:val="white"/>
        </w:rPr>
        <w:t xml:space="preserve">        m_maxValueMap.Add(Sort.Unsigned_Char, 255);</w:t>
      </w:r>
    </w:p>
    <w:p w14:paraId="4955AEA7" w14:textId="77777777" w:rsidR="0063592A" w:rsidRPr="0063592A" w:rsidRDefault="0063592A" w:rsidP="0063592A">
      <w:pPr>
        <w:pStyle w:val="Code"/>
        <w:rPr>
          <w:highlight w:val="white"/>
        </w:rPr>
      </w:pPr>
      <w:r w:rsidRPr="0063592A">
        <w:rPr>
          <w:highlight w:val="white"/>
        </w:rPr>
        <w:t xml:space="preserve">        m_maxValueMap.Add(Sort.Signed_Short_Int, 32767);</w:t>
      </w:r>
    </w:p>
    <w:p w14:paraId="771A16A7" w14:textId="77777777" w:rsidR="0063592A" w:rsidRPr="0063592A" w:rsidRDefault="0063592A" w:rsidP="0063592A">
      <w:pPr>
        <w:pStyle w:val="Code"/>
        <w:rPr>
          <w:highlight w:val="white"/>
        </w:rPr>
      </w:pPr>
      <w:r w:rsidRPr="0063592A">
        <w:rPr>
          <w:highlight w:val="white"/>
        </w:rPr>
        <w:t xml:space="preserve">        m_maxValueMap.Add(Sort.Unsigned_Short_Int, 65535);</w:t>
      </w:r>
    </w:p>
    <w:p w14:paraId="3EE40AA4" w14:textId="77777777" w:rsidR="0063592A" w:rsidRPr="0063592A" w:rsidRDefault="0063592A" w:rsidP="0063592A">
      <w:pPr>
        <w:pStyle w:val="Code"/>
        <w:rPr>
          <w:highlight w:val="white"/>
        </w:rPr>
      </w:pPr>
      <w:r w:rsidRPr="0063592A">
        <w:rPr>
          <w:highlight w:val="white"/>
        </w:rPr>
        <w:t xml:space="preserve">        m_maxValueMap.Add(Sort.Signed_Int, 2147483647);</w:t>
      </w:r>
    </w:p>
    <w:p w14:paraId="4D7906BA" w14:textId="77777777" w:rsidR="0063592A" w:rsidRPr="0063592A" w:rsidRDefault="0063592A" w:rsidP="0063592A">
      <w:pPr>
        <w:pStyle w:val="Code"/>
        <w:rPr>
          <w:highlight w:val="white"/>
        </w:rPr>
      </w:pPr>
      <w:r w:rsidRPr="0063592A">
        <w:rPr>
          <w:highlight w:val="white"/>
        </w:rPr>
        <w:t xml:space="preserve">        m_maxValueMap.Add(Sort.Unsigned_Int, 4294967295);</w:t>
      </w:r>
    </w:p>
    <w:p w14:paraId="3703DC8C" w14:textId="77777777" w:rsidR="0063592A" w:rsidRPr="0063592A" w:rsidRDefault="0063592A" w:rsidP="0063592A">
      <w:pPr>
        <w:pStyle w:val="Code"/>
        <w:rPr>
          <w:highlight w:val="white"/>
        </w:rPr>
      </w:pPr>
      <w:r w:rsidRPr="0063592A">
        <w:rPr>
          <w:highlight w:val="white"/>
        </w:rPr>
        <w:t xml:space="preserve">        m_maxValueMap.Add(Sort.Array, 4294967295);</w:t>
      </w:r>
    </w:p>
    <w:p w14:paraId="2A30AB92" w14:textId="77777777" w:rsidR="0063592A" w:rsidRPr="0063592A" w:rsidRDefault="0063592A" w:rsidP="0063592A">
      <w:pPr>
        <w:pStyle w:val="Code"/>
        <w:rPr>
          <w:highlight w:val="white"/>
        </w:rPr>
      </w:pPr>
      <w:r w:rsidRPr="0063592A">
        <w:rPr>
          <w:highlight w:val="white"/>
        </w:rPr>
        <w:t xml:space="preserve">        m_maxValueMap.Add(Sort.Pointer, 4294967295);</w:t>
      </w:r>
    </w:p>
    <w:p w14:paraId="2832C92C" w14:textId="77777777" w:rsidR="0063592A" w:rsidRPr="0063592A" w:rsidRDefault="0063592A" w:rsidP="0063592A">
      <w:pPr>
        <w:pStyle w:val="Code"/>
        <w:rPr>
          <w:highlight w:val="white"/>
        </w:rPr>
      </w:pPr>
      <w:r w:rsidRPr="0063592A">
        <w:rPr>
          <w:highlight w:val="white"/>
        </w:rPr>
        <w:t xml:space="preserve">        m_maxValueMap.Add(Sort.Signed_Long_Int, 9223372036854775807);</w:t>
      </w:r>
    </w:p>
    <w:p w14:paraId="3F5C5B40" w14:textId="77777777" w:rsidR="0063592A" w:rsidRPr="0063592A" w:rsidRDefault="0063592A" w:rsidP="0063592A">
      <w:pPr>
        <w:pStyle w:val="Code"/>
        <w:rPr>
          <w:highlight w:val="white"/>
        </w:rPr>
      </w:pPr>
      <w:r w:rsidRPr="0063592A">
        <w:rPr>
          <w:highlight w:val="white"/>
        </w:rPr>
        <w:t xml:space="preserve">        m_maxValueMap.Add(Sort.Unsigned_Long_Int, 18446744073709551615);</w:t>
      </w:r>
    </w:p>
    <w:p w14:paraId="55257DEA" w14:textId="77777777" w:rsidR="0063592A" w:rsidRPr="0063592A" w:rsidRDefault="0063592A" w:rsidP="0063592A">
      <w:pPr>
        <w:pStyle w:val="Code"/>
        <w:rPr>
          <w:highlight w:val="white"/>
        </w:rPr>
      </w:pPr>
    </w:p>
    <w:p w14:paraId="1A5C67C8" w14:textId="77777777" w:rsidR="0063592A" w:rsidRPr="0063592A" w:rsidRDefault="0063592A" w:rsidP="0063592A">
      <w:pPr>
        <w:pStyle w:val="Code"/>
        <w:rPr>
          <w:highlight w:val="white"/>
        </w:rPr>
      </w:pPr>
      <w:r w:rsidRPr="0063592A">
        <w:rPr>
          <w:highlight w:val="white"/>
        </w:rPr>
        <w:t xml:space="preserve">        /*m_minValueFloatMap.Add(Sort.Float, decimal.</w:t>
      </w:r>
    </w:p>
    <w:p w14:paraId="66061B1A" w14:textId="77777777" w:rsidR="0063592A" w:rsidRPr="0063592A" w:rsidRDefault="0063592A" w:rsidP="0063592A">
      <w:pPr>
        <w:pStyle w:val="Code"/>
        <w:rPr>
          <w:highlight w:val="white"/>
        </w:rPr>
      </w:pPr>
      <w:r w:rsidRPr="0063592A">
        <w:rPr>
          <w:highlight w:val="white"/>
        </w:rPr>
        <w:lastRenderedPageBreak/>
        <w:t xml:space="preserve">                                 Parse("1.2E-38", NumberStyles.Float));</w:t>
      </w:r>
    </w:p>
    <w:p w14:paraId="134A9E2C" w14:textId="77777777" w:rsidR="0063592A" w:rsidRPr="0063592A" w:rsidRDefault="0063592A" w:rsidP="0063592A">
      <w:pPr>
        <w:pStyle w:val="Code"/>
        <w:rPr>
          <w:highlight w:val="white"/>
        </w:rPr>
      </w:pPr>
      <w:r w:rsidRPr="0063592A">
        <w:rPr>
          <w:highlight w:val="white"/>
        </w:rPr>
        <w:t xml:space="preserve">        m_minValueFloatMap.Add(Sort.Double, decimal.</w:t>
      </w:r>
    </w:p>
    <w:p w14:paraId="30A2BCC7" w14:textId="77777777" w:rsidR="0063592A" w:rsidRPr="0063592A" w:rsidRDefault="0063592A" w:rsidP="0063592A">
      <w:pPr>
        <w:pStyle w:val="Code"/>
        <w:rPr>
          <w:highlight w:val="white"/>
        </w:rPr>
      </w:pPr>
      <w:r w:rsidRPr="0063592A">
        <w:rPr>
          <w:highlight w:val="white"/>
        </w:rPr>
        <w:t xml:space="preserve">                               Parse("2.3E-308", NumberStyles.Float));</w:t>
      </w:r>
    </w:p>
    <w:p w14:paraId="6E30DA02" w14:textId="77777777" w:rsidR="0063592A" w:rsidRPr="0063592A" w:rsidRDefault="0063592A" w:rsidP="0063592A">
      <w:pPr>
        <w:pStyle w:val="Code"/>
        <w:rPr>
          <w:highlight w:val="white"/>
        </w:rPr>
      </w:pPr>
      <w:r w:rsidRPr="0063592A">
        <w:rPr>
          <w:highlight w:val="white"/>
        </w:rPr>
        <w:t xml:space="preserve">        m_minValueFloatMap.Add(Sort.Long_Double, decimal.</w:t>
      </w:r>
    </w:p>
    <w:p w14:paraId="63287603" w14:textId="77777777" w:rsidR="0063592A" w:rsidRPr="0063592A" w:rsidRDefault="0063592A" w:rsidP="0063592A">
      <w:pPr>
        <w:pStyle w:val="Code"/>
        <w:rPr>
          <w:highlight w:val="white"/>
        </w:rPr>
      </w:pPr>
      <w:r w:rsidRPr="0063592A">
        <w:rPr>
          <w:highlight w:val="white"/>
        </w:rPr>
        <w:t xml:space="preserve">                               Parse("2.3E-308", NumberStyles.Float));</w:t>
      </w:r>
    </w:p>
    <w:p w14:paraId="22443186" w14:textId="77777777" w:rsidR="0063592A" w:rsidRPr="0063592A" w:rsidRDefault="0063592A" w:rsidP="0063592A">
      <w:pPr>
        <w:pStyle w:val="Code"/>
        <w:rPr>
          <w:highlight w:val="white"/>
        </w:rPr>
      </w:pPr>
    </w:p>
    <w:p w14:paraId="2D2CB2C1" w14:textId="77777777" w:rsidR="0063592A" w:rsidRDefault="0063592A" w:rsidP="0063592A">
      <w:pPr>
        <w:pStyle w:val="Code"/>
        <w:rPr>
          <w:color w:val="000000"/>
          <w:highlight w:val="white"/>
          <w:lang w:val="sv-SE"/>
        </w:rPr>
      </w:pPr>
      <w:r>
        <w:rPr>
          <w:highlight w:val="white"/>
          <w:lang w:val="sv-SE"/>
        </w:rPr>
        <w:t xml:space="preserve">        m_maxValueFloatMap.Add(Sort.Float, decimal.</w:t>
      </w:r>
    </w:p>
    <w:p w14:paraId="26D25E1F" w14:textId="77777777" w:rsidR="0063592A" w:rsidRDefault="0063592A" w:rsidP="0063592A">
      <w:pPr>
        <w:pStyle w:val="Code"/>
        <w:rPr>
          <w:color w:val="000000"/>
          <w:highlight w:val="white"/>
          <w:lang w:val="sv-SE"/>
        </w:rPr>
      </w:pPr>
      <w:r>
        <w:rPr>
          <w:highlight w:val="white"/>
          <w:lang w:val="sv-SE"/>
        </w:rPr>
        <w:t xml:space="preserve">                               Parse("3.4E+38", NumberStyles.Float));</w:t>
      </w:r>
    </w:p>
    <w:p w14:paraId="6F719417" w14:textId="77777777" w:rsidR="0063592A" w:rsidRDefault="0063592A" w:rsidP="0063592A">
      <w:pPr>
        <w:pStyle w:val="Code"/>
        <w:rPr>
          <w:color w:val="000000"/>
          <w:highlight w:val="white"/>
          <w:lang w:val="sv-SE"/>
        </w:rPr>
      </w:pPr>
      <w:r>
        <w:rPr>
          <w:highlight w:val="white"/>
          <w:lang w:val="sv-SE"/>
        </w:rPr>
        <w:t xml:space="preserve">        m_maxValueFloatMap.Add(Sort.Double, decimal.</w:t>
      </w:r>
    </w:p>
    <w:p w14:paraId="734B2579" w14:textId="77777777" w:rsidR="0063592A" w:rsidRDefault="0063592A" w:rsidP="0063592A">
      <w:pPr>
        <w:pStyle w:val="Code"/>
        <w:rPr>
          <w:color w:val="000000"/>
          <w:highlight w:val="white"/>
          <w:lang w:val="sv-SE"/>
        </w:rPr>
      </w:pPr>
      <w:r>
        <w:rPr>
          <w:highlight w:val="white"/>
          <w:lang w:val="sv-SE"/>
        </w:rPr>
        <w:t xml:space="preserve">                               Parse("1.7E+308", NumberStyles.Float));</w:t>
      </w:r>
    </w:p>
    <w:p w14:paraId="24E97B2F" w14:textId="77777777" w:rsidR="0063592A" w:rsidRDefault="0063592A" w:rsidP="0063592A">
      <w:pPr>
        <w:pStyle w:val="Code"/>
        <w:rPr>
          <w:color w:val="000000"/>
          <w:highlight w:val="white"/>
          <w:lang w:val="sv-SE"/>
        </w:rPr>
      </w:pPr>
      <w:r>
        <w:rPr>
          <w:highlight w:val="white"/>
          <w:lang w:val="sv-SE"/>
        </w:rPr>
        <w:t xml:space="preserve">        m_maxValueFloatMap.Add(Sort.Long_Double, decimal.</w:t>
      </w:r>
    </w:p>
    <w:p w14:paraId="2C278707" w14:textId="77777777" w:rsidR="0063592A" w:rsidRDefault="0063592A" w:rsidP="0063592A">
      <w:pPr>
        <w:pStyle w:val="Code"/>
        <w:rPr>
          <w:color w:val="000000"/>
          <w:highlight w:val="white"/>
          <w:lang w:val="sv-SE"/>
        </w:rPr>
      </w:pPr>
      <w:r>
        <w:rPr>
          <w:highlight w:val="white"/>
          <w:lang w:val="sv-SE"/>
        </w:rPr>
        <w:t xml:space="preserve">                               Parse("1.7E+308", NumberStyles.Float));*/</w:t>
      </w:r>
    </w:p>
    <w:p w14:paraId="0373DFED" w14:textId="77777777" w:rsidR="0063592A" w:rsidRDefault="0063592A" w:rsidP="0063592A">
      <w:pPr>
        <w:pStyle w:val="Code"/>
        <w:rPr>
          <w:color w:val="000000"/>
          <w:highlight w:val="white"/>
          <w:lang w:val="sv-SE"/>
        </w:rPr>
      </w:pPr>
    </w:p>
    <w:p w14:paraId="0F624C69" w14:textId="77777777" w:rsidR="0063592A" w:rsidRDefault="0063592A" w:rsidP="0063592A">
      <w:pPr>
        <w:pStyle w:val="Code"/>
        <w:rPr>
          <w:color w:val="000000"/>
          <w:highlight w:val="white"/>
          <w:lang w:val="sv-SE"/>
        </w:rPr>
      </w:pPr>
      <w:r>
        <w:rPr>
          <w:highlight w:val="white"/>
          <w:lang w:val="sv-SE"/>
        </w:rPr>
        <w:t>/*        m_maskMap.Add(Sort.Unsigned_Char, 0x00000000000000FF);</w:t>
      </w:r>
    </w:p>
    <w:p w14:paraId="491A0C4B" w14:textId="77777777" w:rsidR="0063592A" w:rsidRDefault="0063592A" w:rsidP="0063592A">
      <w:pPr>
        <w:pStyle w:val="Code"/>
        <w:rPr>
          <w:color w:val="000000"/>
          <w:highlight w:val="white"/>
          <w:lang w:val="sv-SE"/>
        </w:rPr>
      </w:pPr>
      <w:r>
        <w:rPr>
          <w:highlight w:val="white"/>
          <w:lang w:val="sv-SE"/>
        </w:rPr>
        <w:t xml:space="preserve">                        m_maskMap.Add(Sort.Unsigned_Short_Int,</w:t>
      </w:r>
    </w:p>
    <w:p w14:paraId="07568346" w14:textId="77777777" w:rsidR="0063592A" w:rsidRDefault="0063592A" w:rsidP="0063592A">
      <w:pPr>
        <w:pStyle w:val="Code"/>
        <w:rPr>
          <w:color w:val="000000"/>
          <w:highlight w:val="white"/>
          <w:lang w:val="sv-SE"/>
        </w:rPr>
      </w:pPr>
      <w:r>
        <w:rPr>
          <w:highlight w:val="white"/>
          <w:lang w:val="sv-SE"/>
        </w:rPr>
        <w:t xml:space="preserve">                                      0x00000000000000FF);</w:t>
      </w:r>
    </w:p>
    <w:p w14:paraId="1CF6C8BB" w14:textId="77777777" w:rsidR="0063592A" w:rsidRDefault="0063592A" w:rsidP="0063592A">
      <w:pPr>
        <w:pStyle w:val="Code"/>
        <w:rPr>
          <w:color w:val="000000"/>
          <w:highlight w:val="white"/>
          <w:lang w:val="sv-SE"/>
        </w:rPr>
      </w:pPr>
      <w:r>
        <w:rPr>
          <w:highlight w:val="white"/>
          <w:lang w:val="sv-SE"/>
        </w:rPr>
        <w:t xml:space="preserve">                        m_maskMap.Add(Sort.Unsigned_Int, 0x000000000000FFFF);</w:t>
      </w:r>
    </w:p>
    <w:p w14:paraId="427F7F88" w14:textId="77777777" w:rsidR="0063592A" w:rsidRDefault="0063592A" w:rsidP="0063592A">
      <w:pPr>
        <w:pStyle w:val="Code"/>
        <w:rPr>
          <w:color w:val="000000"/>
          <w:highlight w:val="white"/>
          <w:lang w:val="sv-SE"/>
        </w:rPr>
      </w:pPr>
      <w:r>
        <w:rPr>
          <w:highlight w:val="white"/>
          <w:lang w:val="sv-SE"/>
        </w:rPr>
        <w:t xml:space="preserve">                        m_maskMap.Add(Sort.Unsigned_Long_Int,</w:t>
      </w:r>
    </w:p>
    <w:p w14:paraId="304C56D4" w14:textId="77777777" w:rsidR="0063592A" w:rsidRDefault="0063592A" w:rsidP="0063592A">
      <w:pPr>
        <w:pStyle w:val="Code"/>
        <w:rPr>
          <w:color w:val="000000"/>
          <w:highlight w:val="white"/>
          <w:lang w:val="sv-SE"/>
        </w:rPr>
      </w:pPr>
      <w:r>
        <w:rPr>
          <w:highlight w:val="white"/>
          <w:lang w:val="sv-SE"/>
        </w:rPr>
        <w:t xml:space="preserve">                                      0x0FFFFFFFFFFFFFFF);*/</w:t>
      </w:r>
    </w:p>
    <w:p w14:paraId="7BABD55C" w14:textId="77777777" w:rsidR="0063592A" w:rsidRDefault="0063592A" w:rsidP="0063592A">
      <w:pPr>
        <w:pStyle w:val="Code"/>
        <w:rPr>
          <w:color w:val="000000"/>
          <w:highlight w:val="white"/>
          <w:lang w:val="sv-SE"/>
        </w:rPr>
      </w:pPr>
      <w:r>
        <w:rPr>
          <w:color w:val="000000"/>
          <w:highlight w:val="white"/>
          <w:lang w:val="sv-SE"/>
        </w:rPr>
        <w:t xml:space="preserve">      }</w:t>
      </w:r>
    </w:p>
    <w:p w14:paraId="0A251C2B" w14:textId="77777777" w:rsidR="0063592A" w:rsidRDefault="0063592A" w:rsidP="0063592A">
      <w:pPr>
        <w:pStyle w:val="Code"/>
        <w:rPr>
          <w:color w:val="000000"/>
          <w:highlight w:val="white"/>
          <w:lang w:val="sv-SE"/>
        </w:rPr>
      </w:pPr>
      <w:r>
        <w:rPr>
          <w:color w:val="000000"/>
          <w:highlight w:val="white"/>
          <w:lang w:val="sv-SE"/>
        </w:rPr>
        <w:t xml:space="preserve">    }</w:t>
      </w:r>
    </w:p>
    <w:p w14:paraId="4CB646E8" w14:textId="77777777" w:rsidR="0063592A" w:rsidRDefault="0063592A" w:rsidP="0063592A">
      <w:pPr>
        <w:pStyle w:val="Code"/>
        <w:rPr>
          <w:color w:val="000000"/>
          <w:highlight w:val="white"/>
          <w:lang w:val="sv-SE"/>
        </w:rPr>
      </w:pPr>
    </w:p>
    <w:p w14:paraId="07CB0F59" w14:textId="77777777" w:rsidR="0063592A" w:rsidRPr="0063592A" w:rsidRDefault="0063592A" w:rsidP="0063592A">
      <w:pPr>
        <w:pStyle w:val="Code"/>
        <w:rPr>
          <w:highlight w:val="white"/>
        </w:rPr>
      </w:pPr>
      <w:r w:rsidRPr="0063592A">
        <w:rPr>
          <w:highlight w:val="white"/>
        </w:rPr>
        <w:t xml:space="preserve">    public static BigInteger GetMinValue(Sort sort) {</w:t>
      </w:r>
    </w:p>
    <w:p w14:paraId="14186D60" w14:textId="77777777" w:rsidR="0063592A" w:rsidRPr="0063592A" w:rsidRDefault="0063592A" w:rsidP="0063592A">
      <w:pPr>
        <w:pStyle w:val="Code"/>
        <w:rPr>
          <w:highlight w:val="white"/>
        </w:rPr>
      </w:pPr>
      <w:r w:rsidRPr="0063592A">
        <w:rPr>
          <w:highlight w:val="white"/>
        </w:rPr>
        <w:t xml:space="preserve">      return m_minValueMap[sort];</w:t>
      </w:r>
    </w:p>
    <w:p w14:paraId="0828BD84" w14:textId="77777777" w:rsidR="0063592A" w:rsidRPr="0063592A" w:rsidRDefault="0063592A" w:rsidP="0063592A">
      <w:pPr>
        <w:pStyle w:val="Code"/>
        <w:rPr>
          <w:highlight w:val="white"/>
        </w:rPr>
      </w:pPr>
      <w:r w:rsidRPr="0063592A">
        <w:rPr>
          <w:highlight w:val="white"/>
        </w:rPr>
        <w:t xml:space="preserve">    }</w:t>
      </w:r>
    </w:p>
    <w:p w14:paraId="1DFB28ED" w14:textId="77777777" w:rsidR="0063592A" w:rsidRPr="0063592A" w:rsidRDefault="0063592A" w:rsidP="0063592A">
      <w:pPr>
        <w:pStyle w:val="Code"/>
        <w:rPr>
          <w:highlight w:val="white"/>
        </w:rPr>
      </w:pPr>
    </w:p>
    <w:p w14:paraId="475DD9E0" w14:textId="77777777" w:rsidR="0063592A" w:rsidRPr="0063592A" w:rsidRDefault="0063592A" w:rsidP="0063592A">
      <w:pPr>
        <w:pStyle w:val="Code"/>
        <w:rPr>
          <w:highlight w:val="white"/>
        </w:rPr>
      </w:pPr>
      <w:r w:rsidRPr="0063592A">
        <w:rPr>
          <w:highlight w:val="white"/>
        </w:rPr>
        <w:t xml:space="preserve">    public static BigInteger GetMaxValue(Sort sort) {</w:t>
      </w:r>
    </w:p>
    <w:p w14:paraId="767C2EAE" w14:textId="77777777" w:rsidR="0063592A" w:rsidRPr="0063592A" w:rsidRDefault="0063592A" w:rsidP="0063592A">
      <w:pPr>
        <w:pStyle w:val="Code"/>
        <w:rPr>
          <w:highlight w:val="white"/>
        </w:rPr>
      </w:pPr>
      <w:r w:rsidRPr="0063592A">
        <w:rPr>
          <w:highlight w:val="white"/>
        </w:rPr>
        <w:t xml:space="preserve">      return m_maxValueMap[sort];</w:t>
      </w:r>
    </w:p>
    <w:p w14:paraId="1517ADEB" w14:textId="77777777" w:rsidR="0063592A" w:rsidRPr="0063592A" w:rsidRDefault="0063592A" w:rsidP="0063592A">
      <w:pPr>
        <w:pStyle w:val="Code"/>
        <w:rPr>
          <w:highlight w:val="white"/>
        </w:rPr>
      </w:pPr>
      <w:r w:rsidRPr="0063592A">
        <w:rPr>
          <w:highlight w:val="white"/>
        </w:rPr>
        <w:t xml:space="preserve">    }</w:t>
      </w:r>
    </w:p>
    <w:p w14:paraId="4877C8A4" w14:textId="77777777" w:rsidR="0063592A" w:rsidRPr="0063592A" w:rsidRDefault="0063592A" w:rsidP="0063592A">
      <w:pPr>
        <w:pStyle w:val="Code"/>
        <w:rPr>
          <w:highlight w:val="white"/>
        </w:rPr>
      </w:pPr>
    </w:p>
    <w:p w14:paraId="3659253A" w14:textId="77777777" w:rsidR="0063592A" w:rsidRPr="0063592A" w:rsidRDefault="0063592A" w:rsidP="0063592A">
      <w:pPr>
        <w:pStyle w:val="Code"/>
        <w:rPr>
          <w:highlight w:val="white"/>
        </w:rPr>
      </w:pPr>
      <w:r w:rsidRPr="0063592A">
        <w:rPr>
          <w:highlight w:val="white"/>
        </w:rPr>
        <w:t xml:space="preserve">    public static BigInteger GetMask(Sort sort) {</w:t>
      </w:r>
    </w:p>
    <w:p w14:paraId="14F60042" w14:textId="77777777" w:rsidR="0063592A" w:rsidRPr="0063592A" w:rsidRDefault="0063592A" w:rsidP="0063592A">
      <w:pPr>
        <w:pStyle w:val="Code"/>
        <w:rPr>
          <w:highlight w:val="white"/>
        </w:rPr>
      </w:pPr>
      <w:r w:rsidRPr="0063592A">
        <w:rPr>
          <w:highlight w:val="white"/>
        </w:rPr>
        <w:t xml:space="preserve">      return m_maskMap[m_sizeMap[sort]];</w:t>
      </w:r>
    </w:p>
    <w:p w14:paraId="3C74A3D1" w14:textId="77777777" w:rsidR="0063592A" w:rsidRPr="0063592A" w:rsidRDefault="0063592A" w:rsidP="0063592A">
      <w:pPr>
        <w:pStyle w:val="Code"/>
        <w:rPr>
          <w:highlight w:val="white"/>
        </w:rPr>
      </w:pPr>
      <w:r w:rsidRPr="0063592A">
        <w:rPr>
          <w:highlight w:val="white"/>
        </w:rPr>
        <w:t xml:space="preserve">    }</w:t>
      </w:r>
    </w:p>
    <w:p w14:paraId="61BD5979" w14:textId="77777777" w:rsidR="0063592A" w:rsidRPr="0063592A" w:rsidRDefault="0063592A" w:rsidP="0063592A">
      <w:pPr>
        <w:pStyle w:val="Code"/>
        <w:rPr>
          <w:highlight w:val="white"/>
        </w:rPr>
      </w:pPr>
    </w:p>
    <w:p w14:paraId="381E5AEA" w14:textId="77777777" w:rsidR="0063592A" w:rsidRPr="0063592A" w:rsidRDefault="0063592A" w:rsidP="0063592A">
      <w:pPr>
        <w:pStyle w:val="Code"/>
        <w:rPr>
          <w:highlight w:val="white"/>
        </w:rPr>
      </w:pPr>
      <w:r w:rsidRPr="0063592A">
        <w:rPr>
          <w:highlight w:val="white"/>
        </w:rPr>
        <w:t xml:space="preserve">    public static Type SizeToSignedType(int size) {</w:t>
      </w:r>
    </w:p>
    <w:p w14:paraId="7F928252" w14:textId="77777777" w:rsidR="0063592A" w:rsidRPr="0063592A" w:rsidRDefault="0063592A" w:rsidP="0063592A">
      <w:pPr>
        <w:pStyle w:val="Code"/>
        <w:rPr>
          <w:highlight w:val="white"/>
        </w:rPr>
      </w:pPr>
      <w:r w:rsidRPr="0063592A">
        <w:rPr>
          <w:highlight w:val="white"/>
        </w:rPr>
        <w:t xml:space="preserve">      return m_signedMap[size];</w:t>
      </w:r>
    </w:p>
    <w:p w14:paraId="329E7049" w14:textId="77777777" w:rsidR="0063592A" w:rsidRPr="0063592A" w:rsidRDefault="0063592A" w:rsidP="0063592A">
      <w:pPr>
        <w:pStyle w:val="Code"/>
        <w:rPr>
          <w:highlight w:val="white"/>
        </w:rPr>
      </w:pPr>
      <w:r w:rsidRPr="0063592A">
        <w:rPr>
          <w:highlight w:val="white"/>
        </w:rPr>
        <w:t xml:space="preserve">    }</w:t>
      </w:r>
    </w:p>
    <w:p w14:paraId="03467AF6" w14:textId="77777777" w:rsidR="0063592A" w:rsidRPr="0063592A" w:rsidRDefault="0063592A" w:rsidP="0063592A">
      <w:pPr>
        <w:pStyle w:val="Code"/>
        <w:rPr>
          <w:highlight w:val="white"/>
        </w:rPr>
      </w:pPr>
    </w:p>
    <w:p w14:paraId="41E7EC0F" w14:textId="77777777" w:rsidR="0063592A" w:rsidRPr="0063592A" w:rsidRDefault="0063592A" w:rsidP="0063592A">
      <w:pPr>
        <w:pStyle w:val="Code"/>
        <w:rPr>
          <w:highlight w:val="white"/>
        </w:rPr>
      </w:pPr>
      <w:r w:rsidRPr="0063592A">
        <w:rPr>
          <w:highlight w:val="white"/>
        </w:rPr>
        <w:t xml:space="preserve">    public static Type SizeToUnsignedType(int size) {</w:t>
      </w:r>
    </w:p>
    <w:p w14:paraId="7957DA3C" w14:textId="77777777" w:rsidR="0063592A" w:rsidRPr="0063592A" w:rsidRDefault="0063592A" w:rsidP="0063592A">
      <w:pPr>
        <w:pStyle w:val="Code"/>
        <w:rPr>
          <w:highlight w:val="white"/>
        </w:rPr>
      </w:pPr>
      <w:r w:rsidRPr="0063592A">
        <w:rPr>
          <w:highlight w:val="white"/>
        </w:rPr>
        <w:t xml:space="preserve">      return m_unsignedMap[size];</w:t>
      </w:r>
    </w:p>
    <w:p w14:paraId="3A5C1806" w14:textId="77777777" w:rsidR="0063592A" w:rsidRPr="0063592A" w:rsidRDefault="0063592A" w:rsidP="0063592A">
      <w:pPr>
        <w:pStyle w:val="Code"/>
        <w:rPr>
          <w:highlight w:val="white"/>
        </w:rPr>
      </w:pPr>
      <w:r w:rsidRPr="0063592A">
        <w:rPr>
          <w:highlight w:val="white"/>
        </w:rPr>
        <w:t xml:space="preserve">    }</w:t>
      </w:r>
    </w:p>
    <w:p w14:paraId="7A126B21" w14:textId="77777777" w:rsidR="0063592A" w:rsidRPr="0063592A" w:rsidRDefault="0063592A" w:rsidP="0063592A">
      <w:pPr>
        <w:pStyle w:val="Code"/>
        <w:rPr>
          <w:highlight w:val="white"/>
        </w:rPr>
      </w:pPr>
    </w:p>
    <w:p w14:paraId="2FA4BFBC" w14:textId="77777777" w:rsidR="0063592A" w:rsidRPr="0063592A" w:rsidRDefault="0063592A" w:rsidP="0063592A">
      <w:pPr>
        <w:pStyle w:val="Code"/>
        <w:rPr>
          <w:highlight w:val="white"/>
        </w:rPr>
      </w:pPr>
      <w:r w:rsidRPr="0063592A">
        <w:rPr>
          <w:highlight w:val="white"/>
        </w:rPr>
        <w:t xml:space="preserve">    public static int Size(Sort sort) {</w:t>
      </w:r>
    </w:p>
    <w:p w14:paraId="5E5C54C1" w14:textId="77777777" w:rsidR="0063592A" w:rsidRPr="0063592A" w:rsidRDefault="0063592A" w:rsidP="0063592A">
      <w:pPr>
        <w:pStyle w:val="Code"/>
        <w:rPr>
          <w:highlight w:val="white"/>
        </w:rPr>
      </w:pPr>
      <w:r w:rsidRPr="0063592A">
        <w:rPr>
          <w:highlight w:val="white"/>
        </w:rPr>
        <w:t xml:space="preserve">      return m_sizeMap[sort];</w:t>
      </w:r>
    </w:p>
    <w:p w14:paraId="172C5891" w14:textId="77777777" w:rsidR="0063592A" w:rsidRPr="0063592A" w:rsidRDefault="0063592A" w:rsidP="0063592A">
      <w:pPr>
        <w:pStyle w:val="Code"/>
        <w:rPr>
          <w:highlight w:val="white"/>
        </w:rPr>
      </w:pPr>
      <w:r w:rsidRPr="0063592A">
        <w:rPr>
          <w:highlight w:val="white"/>
        </w:rPr>
        <w:t xml:space="preserve">    }</w:t>
      </w:r>
    </w:p>
    <w:p w14:paraId="1B4E6E19" w14:textId="77777777" w:rsidR="0063592A" w:rsidRPr="0063592A" w:rsidRDefault="0063592A" w:rsidP="0063592A">
      <w:pPr>
        <w:pStyle w:val="Code"/>
        <w:rPr>
          <w:highlight w:val="white"/>
        </w:rPr>
      </w:pPr>
      <w:r w:rsidRPr="0063592A">
        <w:rPr>
          <w:highlight w:val="white"/>
        </w:rPr>
        <w:t xml:space="preserve">  }</w:t>
      </w:r>
    </w:p>
    <w:p w14:paraId="2AE26A22" w14:textId="77777777" w:rsidR="0063592A" w:rsidRPr="0063592A" w:rsidRDefault="0063592A" w:rsidP="0063592A">
      <w:pPr>
        <w:pStyle w:val="Code"/>
        <w:rPr>
          <w:highlight w:val="white"/>
        </w:rPr>
      </w:pPr>
      <w:r w:rsidRPr="0063592A">
        <w:rPr>
          <w:highlight w:val="white"/>
        </w:rPr>
        <w:t>}</w:t>
      </w:r>
    </w:p>
    <w:p w14:paraId="5688675A" w14:textId="15492DCD" w:rsidR="00FB7182" w:rsidRDefault="00EF74E4" w:rsidP="00EF74E4">
      <w:pPr>
        <w:pStyle w:val="Rubrik2"/>
      </w:pPr>
      <w:r>
        <w:t>Type Casting</w:t>
      </w:r>
    </w:p>
    <w:p w14:paraId="3EF8B06E" w14:textId="77777777" w:rsidR="007D10DD" w:rsidRDefault="007D10DD" w:rsidP="007D10DD">
      <w:pPr>
        <w:rPr>
          <w:color w:val="auto"/>
        </w:rPr>
      </w:pPr>
      <w:r>
        <w:t>Type casting occurs on several occasions in C. There are two types of cast: explicit (manual) conversation where type cast is stated and implicit (automatic) where it the type cast is omitted:</w:t>
      </w:r>
    </w:p>
    <w:p w14:paraId="659549FE" w14:textId="77777777" w:rsidR="007D10DD" w:rsidRDefault="007D10DD" w:rsidP="007D10DD">
      <w:pPr>
        <w:pStyle w:val="Code"/>
      </w:pPr>
      <w:r>
        <w:t>double x = 3.1;</w:t>
      </w:r>
    </w:p>
    <w:p w14:paraId="2B4493E7" w14:textId="77777777" w:rsidR="007D10DD" w:rsidRDefault="007D10DD" w:rsidP="007D10DD">
      <w:pPr>
        <w:pStyle w:val="Code"/>
      </w:pPr>
      <w:r>
        <w:t>int y = x,       // implicit cast</w:t>
      </w:r>
    </w:p>
    <w:p w14:paraId="00EADDB6" w14:textId="77777777" w:rsidR="007D10DD" w:rsidRDefault="007D10DD" w:rsidP="007D10DD">
      <w:pPr>
        <w:pStyle w:val="Code"/>
      </w:pPr>
      <w:r>
        <w:t xml:space="preserve">    z = (int) x; // explicit cast</w:t>
      </w:r>
    </w:p>
    <w:p w14:paraId="4D484BF5" w14:textId="77777777" w:rsidR="007D10DD" w:rsidRDefault="007D10DD" w:rsidP="007D10DD">
      <w:r>
        <w:lastRenderedPageBreak/>
        <w:t>Even though implicit casts are allowed in C, a warning is often raised when the cast causes the value to be truncated in some form, like in the code above where the decimal part of the double value is lost when casted into an integer value.</w:t>
      </w:r>
    </w:p>
    <w:p w14:paraId="6996E2B9" w14:textId="77777777" w:rsidR="007D10DD" w:rsidRDefault="007D10DD" w:rsidP="007D10DD">
      <w:r>
        <w:t>Naturally, if the types of the source and target trees are the same, we just return the source tree.</w:t>
      </w:r>
    </w:p>
    <w:p w14:paraId="586B5295" w14:textId="77777777" w:rsidR="00F92E28" w:rsidRDefault="00F92E28" w:rsidP="00F92E28">
      <w:pPr>
        <w:rPr>
          <w:color w:val="auto"/>
        </w:rPr>
      </w:pPr>
      <w:r>
        <w:t>In case of two pointers, we create and return new pointer in the explicit case. The reason for this is the resulting type shall not be a left-value. We want to prevent that an explicit cast is assigned a value. An expression such as “</w:t>
      </w:r>
      <w:r>
        <w:rPr>
          <w:rStyle w:val="CodeInText0"/>
        </w:rPr>
        <w:t>((char*) p) = &amp;q;</w:t>
      </w:r>
      <w:r>
        <w:t>” is not allowed.</w:t>
      </w:r>
    </w:p>
    <w:p w14:paraId="08DD7565" w14:textId="77777777" w:rsidR="00D447B5" w:rsidRDefault="00D447B5" w:rsidP="00D447B5">
      <w:pPr>
        <w:rPr>
          <w:color w:val="auto"/>
        </w:rPr>
      </w:pPr>
      <w:r>
        <w:t>In case of a cast from an integral type of one byte (pointers are always two bytes) to a floating type, it becomes a little bit more complicated since there is no assembly converting operator. Instead, we need to first convert the small integral value (one byte) to a larger integral value (two bytes), which we in turn convert to a floating value.</w:t>
      </w:r>
    </w:p>
    <w:p w14:paraId="6D27A7B4" w14:textId="77777777" w:rsidR="00D447B5" w:rsidRDefault="00D447B5" w:rsidP="00D447B5">
      <w:pPr>
        <w:rPr>
          <w:color w:val="auto"/>
        </w:rPr>
      </w:pPr>
      <w:r>
        <w:t>The same goes for the other way around, when converting a floating value to a small (one byte) integral value, we first need to convert the floating value to an integral value of two bytes, which we in turn convert to an integral value of one byte.</w:t>
      </w:r>
    </w:p>
    <w:p w14:paraId="74AA5387" w14:textId="77777777" w:rsidR="00D447B5" w:rsidRDefault="00D447B5" w:rsidP="00D447B5">
      <w:pPr>
        <w:rPr>
          <w:color w:val="auto"/>
        </w:rPr>
      </w:pPr>
      <w:r>
        <w:t>The remaining cases are trivial, we just generate the appropriate converting operation.</w:t>
      </w:r>
    </w:p>
    <w:p w14:paraId="54F3E213" w14:textId="77777777" w:rsidR="00D447B5" w:rsidRDefault="00D447B5" w:rsidP="00D447B5">
      <w:pPr>
        <w:rPr>
          <w:noProof/>
          <w:color w:val="auto"/>
        </w:rPr>
      </w:pPr>
      <w:r>
        <w:t>When converting a string to a character pointer we just return the source tree.</w:t>
      </w:r>
    </w:p>
    <w:p w14:paraId="56B79926" w14:textId="77777777" w:rsidR="00D447B5" w:rsidRDefault="00D447B5" w:rsidP="00D447B5">
      <w:pPr>
        <w:rPr>
          <w:color w:val="auto"/>
        </w:rPr>
      </w:pPr>
      <w:r>
        <w:t>When converting between pointers and arrays we check that they have the same type and (in the arrays case) the same size.</w:t>
      </w:r>
    </w:p>
    <w:p w14:paraId="51BAD23B" w14:textId="77777777" w:rsidR="00D447B5" w:rsidRDefault="00D447B5" w:rsidP="00D447B5">
      <w:pPr>
        <w:rPr>
          <w:color w:val="auto"/>
        </w:rPr>
      </w:pPr>
      <w:r>
        <w:t xml:space="preserve">It is possible to explicitly convert a value to </w:t>
      </w:r>
      <w:r>
        <w:rPr>
          <w:rStyle w:val="CodeInText0"/>
        </w:rPr>
        <w:t>void</w:t>
      </w:r>
      <w:r>
        <w:t>. In that case, we just return null.</w:t>
      </w:r>
    </w:p>
    <w:p w14:paraId="456788B3" w14:textId="77777777" w:rsidR="00D447B5" w:rsidRDefault="00D447B5" w:rsidP="00D447B5">
      <w:pPr>
        <w:rPr>
          <w:color w:val="auto"/>
        </w:rPr>
      </w:pPr>
      <w:r>
        <w:t>If none of the cases above applies, we raise an error.</w:t>
      </w:r>
    </w:p>
    <w:p w14:paraId="700B83B8" w14:textId="2871AF02" w:rsidR="00D447B5" w:rsidRDefault="00D447B5" w:rsidP="00D447B5">
      <w:pPr>
        <w:rPr>
          <w:color w:val="auto"/>
        </w:rPr>
      </w:pPr>
      <w:r>
        <w:t xml:space="preserve">The </w:t>
      </w:r>
      <w:r>
        <w:rPr>
          <w:rStyle w:val="CodeInText0"/>
        </w:rPr>
        <w:t>implicitCast</w:t>
      </w:r>
      <w:r>
        <w:t xml:space="preserve"> method does basically the same thing as </w:t>
      </w:r>
      <w:r>
        <w:rPr>
          <w:rStyle w:val="CodeInText0"/>
        </w:rPr>
        <w:t>explicitCast</w:t>
      </w:r>
      <w:r>
        <w:t>. The difference is that is raises warnings in case of converting from a larger type to a smaller type. Another difference is that we do not need to create a new type if it has the same size as the source type.</w:t>
      </w:r>
    </w:p>
    <w:p w14:paraId="78973DCD" w14:textId="5685A701" w:rsidR="00862B4D" w:rsidRDefault="00862B4D" w:rsidP="00862B4D">
      <w:pPr>
        <w:pStyle w:val="CodeHeader"/>
      </w:pPr>
      <w:r>
        <w:t>TypeCast.cs</w:t>
      </w:r>
    </w:p>
    <w:p w14:paraId="62C98DBD" w14:textId="77777777" w:rsidR="005159E1" w:rsidRPr="005159E1" w:rsidRDefault="005159E1" w:rsidP="005159E1">
      <w:pPr>
        <w:pStyle w:val="Code"/>
        <w:rPr>
          <w:highlight w:val="white"/>
        </w:rPr>
      </w:pPr>
      <w:r w:rsidRPr="005159E1">
        <w:rPr>
          <w:highlight w:val="white"/>
        </w:rPr>
        <w:t>using System.Numerics;</w:t>
      </w:r>
    </w:p>
    <w:p w14:paraId="694F7335" w14:textId="77777777" w:rsidR="005159E1" w:rsidRPr="005159E1" w:rsidRDefault="005159E1" w:rsidP="005159E1">
      <w:pPr>
        <w:pStyle w:val="Code"/>
        <w:rPr>
          <w:highlight w:val="white"/>
        </w:rPr>
      </w:pPr>
      <w:r w:rsidRPr="005159E1">
        <w:rPr>
          <w:highlight w:val="white"/>
        </w:rPr>
        <w:t>using System.Collections.Generic;</w:t>
      </w:r>
    </w:p>
    <w:p w14:paraId="2803B982" w14:textId="77777777" w:rsidR="005159E1" w:rsidRPr="005159E1" w:rsidRDefault="005159E1" w:rsidP="005159E1">
      <w:pPr>
        <w:pStyle w:val="Code"/>
        <w:rPr>
          <w:highlight w:val="white"/>
        </w:rPr>
      </w:pPr>
    </w:p>
    <w:p w14:paraId="31F0705E" w14:textId="77777777" w:rsidR="005159E1" w:rsidRPr="005159E1" w:rsidRDefault="005159E1" w:rsidP="005159E1">
      <w:pPr>
        <w:pStyle w:val="Code"/>
        <w:rPr>
          <w:highlight w:val="white"/>
        </w:rPr>
      </w:pPr>
      <w:r w:rsidRPr="005159E1">
        <w:rPr>
          <w:highlight w:val="white"/>
        </w:rPr>
        <w:t>namespace CCompiler {</w:t>
      </w:r>
    </w:p>
    <w:p w14:paraId="70138C34" w14:textId="77777777" w:rsidR="005159E1" w:rsidRPr="005159E1" w:rsidRDefault="005159E1" w:rsidP="005159E1">
      <w:pPr>
        <w:pStyle w:val="Code"/>
        <w:rPr>
          <w:highlight w:val="white"/>
        </w:rPr>
      </w:pPr>
      <w:r w:rsidRPr="005159E1">
        <w:rPr>
          <w:highlight w:val="white"/>
        </w:rPr>
        <w:t xml:space="preserve">  public class TypeCast {</w:t>
      </w:r>
    </w:p>
    <w:p w14:paraId="38F6A0BA" w14:textId="77777777" w:rsidR="005159E1" w:rsidRPr="005159E1" w:rsidRDefault="005159E1" w:rsidP="005159E1">
      <w:pPr>
        <w:pStyle w:val="Code"/>
        <w:rPr>
          <w:highlight w:val="white"/>
        </w:rPr>
      </w:pPr>
      <w:r w:rsidRPr="005159E1">
        <w:rPr>
          <w:highlight w:val="white"/>
        </w:rPr>
        <w:t xml:space="preserve">    public static Expression LogicalToIntegral(Expression expression) {</w:t>
      </w:r>
    </w:p>
    <w:p w14:paraId="6880C088" w14:textId="77777777" w:rsidR="005159E1" w:rsidRPr="005159E1" w:rsidRDefault="005159E1" w:rsidP="005159E1">
      <w:pPr>
        <w:pStyle w:val="Code"/>
        <w:rPr>
          <w:highlight w:val="white"/>
        </w:rPr>
      </w:pPr>
      <w:r w:rsidRPr="005159E1">
        <w:rPr>
          <w:highlight w:val="white"/>
        </w:rPr>
        <w:t xml:space="preserve">      if (expression.Symbol.Type.IsLogical()) {</w:t>
      </w:r>
    </w:p>
    <w:p w14:paraId="2E670DC1" w14:textId="77777777" w:rsidR="005159E1" w:rsidRPr="005159E1" w:rsidRDefault="005159E1" w:rsidP="005159E1">
      <w:pPr>
        <w:pStyle w:val="Code"/>
        <w:rPr>
          <w:highlight w:val="white"/>
        </w:rPr>
      </w:pPr>
      <w:r w:rsidRPr="005159E1">
        <w:rPr>
          <w:highlight w:val="white"/>
        </w:rPr>
        <w:t xml:space="preserve">        return ImplicitCast(expression, Type.SignedIntegerType);</w:t>
      </w:r>
    </w:p>
    <w:p w14:paraId="4287719E" w14:textId="77777777" w:rsidR="005159E1" w:rsidRPr="005159E1" w:rsidRDefault="005159E1" w:rsidP="005159E1">
      <w:pPr>
        <w:pStyle w:val="Code"/>
        <w:rPr>
          <w:highlight w:val="white"/>
        </w:rPr>
      </w:pPr>
      <w:r w:rsidRPr="005159E1">
        <w:rPr>
          <w:highlight w:val="white"/>
        </w:rPr>
        <w:t xml:space="preserve">      }</w:t>
      </w:r>
    </w:p>
    <w:p w14:paraId="611E7F55" w14:textId="77777777" w:rsidR="005159E1" w:rsidRPr="005159E1" w:rsidRDefault="005159E1" w:rsidP="005159E1">
      <w:pPr>
        <w:pStyle w:val="Code"/>
        <w:rPr>
          <w:highlight w:val="white"/>
        </w:rPr>
      </w:pPr>
    </w:p>
    <w:p w14:paraId="6A07BDE9" w14:textId="77777777" w:rsidR="005159E1" w:rsidRPr="005159E1" w:rsidRDefault="005159E1" w:rsidP="005159E1">
      <w:pPr>
        <w:pStyle w:val="Code"/>
        <w:rPr>
          <w:highlight w:val="white"/>
        </w:rPr>
      </w:pPr>
      <w:r w:rsidRPr="005159E1">
        <w:rPr>
          <w:highlight w:val="white"/>
        </w:rPr>
        <w:t xml:space="preserve">      return expression;</w:t>
      </w:r>
    </w:p>
    <w:p w14:paraId="460D9246" w14:textId="77777777" w:rsidR="005159E1" w:rsidRPr="005159E1" w:rsidRDefault="005159E1" w:rsidP="005159E1">
      <w:pPr>
        <w:pStyle w:val="Code"/>
        <w:rPr>
          <w:highlight w:val="white"/>
        </w:rPr>
      </w:pPr>
      <w:r w:rsidRPr="005159E1">
        <w:rPr>
          <w:highlight w:val="white"/>
        </w:rPr>
        <w:t xml:space="preserve">    }</w:t>
      </w:r>
    </w:p>
    <w:p w14:paraId="11B16039" w14:textId="77777777" w:rsidR="005159E1" w:rsidRPr="005159E1" w:rsidRDefault="005159E1" w:rsidP="005159E1">
      <w:pPr>
        <w:pStyle w:val="Code"/>
        <w:rPr>
          <w:highlight w:val="white"/>
        </w:rPr>
      </w:pPr>
    </w:p>
    <w:p w14:paraId="5CC5278C" w14:textId="77777777" w:rsidR="005159E1" w:rsidRPr="005159E1" w:rsidRDefault="005159E1" w:rsidP="005159E1">
      <w:pPr>
        <w:pStyle w:val="Code"/>
        <w:rPr>
          <w:highlight w:val="white"/>
        </w:rPr>
      </w:pPr>
      <w:r w:rsidRPr="005159E1">
        <w:rPr>
          <w:highlight w:val="white"/>
        </w:rPr>
        <w:t xml:space="preserve">    public static Expression LogicalToFloating(Expression expression) {</w:t>
      </w:r>
    </w:p>
    <w:p w14:paraId="128B1295" w14:textId="77777777" w:rsidR="005159E1" w:rsidRPr="005159E1" w:rsidRDefault="005159E1" w:rsidP="005159E1">
      <w:pPr>
        <w:pStyle w:val="Code"/>
        <w:rPr>
          <w:highlight w:val="white"/>
        </w:rPr>
      </w:pPr>
      <w:r w:rsidRPr="005159E1">
        <w:rPr>
          <w:highlight w:val="white"/>
        </w:rPr>
        <w:t xml:space="preserve">      if (expression.Symbol.Type.IsLogical()) {</w:t>
      </w:r>
    </w:p>
    <w:p w14:paraId="7C54A71B" w14:textId="77777777" w:rsidR="005159E1" w:rsidRPr="005159E1" w:rsidRDefault="005159E1" w:rsidP="005159E1">
      <w:pPr>
        <w:pStyle w:val="Code"/>
        <w:rPr>
          <w:highlight w:val="white"/>
        </w:rPr>
      </w:pPr>
      <w:r w:rsidRPr="005159E1">
        <w:rPr>
          <w:highlight w:val="white"/>
        </w:rPr>
        <w:t xml:space="preserve">        return ImplicitCast(expression, Type.DoubleType);</w:t>
      </w:r>
    </w:p>
    <w:p w14:paraId="569BB3DD" w14:textId="77777777" w:rsidR="005159E1" w:rsidRPr="005159E1" w:rsidRDefault="005159E1" w:rsidP="005159E1">
      <w:pPr>
        <w:pStyle w:val="Code"/>
        <w:rPr>
          <w:highlight w:val="white"/>
        </w:rPr>
      </w:pPr>
      <w:r w:rsidRPr="005159E1">
        <w:rPr>
          <w:highlight w:val="white"/>
        </w:rPr>
        <w:t xml:space="preserve">      }</w:t>
      </w:r>
    </w:p>
    <w:p w14:paraId="2E500545" w14:textId="77777777" w:rsidR="005159E1" w:rsidRPr="005159E1" w:rsidRDefault="005159E1" w:rsidP="005159E1">
      <w:pPr>
        <w:pStyle w:val="Code"/>
        <w:rPr>
          <w:highlight w:val="white"/>
        </w:rPr>
      </w:pPr>
    </w:p>
    <w:p w14:paraId="4EE6F5B1" w14:textId="77777777" w:rsidR="005159E1" w:rsidRPr="005159E1" w:rsidRDefault="005159E1" w:rsidP="005159E1">
      <w:pPr>
        <w:pStyle w:val="Code"/>
        <w:rPr>
          <w:highlight w:val="white"/>
        </w:rPr>
      </w:pPr>
      <w:r w:rsidRPr="005159E1">
        <w:rPr>
          <w:highlight w:val="white"/>
        </w:rPr>
        <w:t xml:space="preserve">      return expression;</w:t>
      </w:r>
    </w:p>
    <w:p w14:paraId="0D6C6809" w14:textId="77777777" w:rsidR="005159E1" w:rsidRPr="005159E1" w:rsidRDefault="005159E1" w:rsidP="005159E1">
      <w:pPr>
        <w:pStyle w:val="Code"/>
        <w:rPr>
          <w:highlight w:val="white"/>
        </w:rPr>
      </w:pPr>
      <w:r w:rsidRPr="005159E1">
        <w:rPr>
          <w:highlight w:val="white"/>
        </w:rPr>
        <w:t xml:space="preserve">    }</w:t>
      </w:r>
    </w:p>
    <w:p w14:paraId="12DFE7DB" w14:textId="77777777" w:rsidR="005159E1" w:rsidRPr="005159E1" w:rsidRDefault="005159E1" w:rsidP="005159E1">
      <w:pPr>
        <w:pStyle w:val="Code"/>
        <w:rPr>
          <w:highlight w:val="white"/>
        </w:rPr>
      </w:pPr>
    </w:p>
    <w:p w14:paraId="32CE7415" w14:textId="77777777" w:rsidR="005159E1" w:rsidRPr="005159E1" w:rsidRDefault="005159E1" w:rsidP="005159E1">
      <w:pPr>
        <w:pStyle w:val="Code"/>
        <w:rPr>
          <w:highlight w:val="white"/>
        </w:rPr>
      </w:pPr>
      <w:r w:rsidRPr="005159E1">
        <w:rPr>
          <w:highlight w:val="white"/>
        </w:rPr>
        <w:t xml:space="preserve">    public static Expression ToLogical(Expression expression) {</w:t>
      </w:r>
    </w:p>
    <w:p w14:paraId="354813F5" w14:textId="77777777" w:rsidR="005159E1" w:rsidRPr="005159E1" w:rsidRDefault="005159E1" w:rsidP="005159E1">
      <w:pPr>
        <w:pStyle w:val="Code"/>
        <w:rPr>
          <w:highlight w:val="white"/>
        </w:rPr>
      </w:pPr>
      <w:r w:rsidRPr="005159E1">
        <w:rPr>
          <w:highlight w:val="white"/>
        </w:rPr>
        <w:lastRenderedPageBreak/>
        <w:t xml:space="preserve">      if (!expression.Symbol.Type.IsLogical()) {</w:t>
      </w:r>
    </w:p>
    <w:p w14:paraId="29327F0A" w14:textId="77777777" w:rsidR="005159E1" w:rsidRPr="005159E1" w:rsidRDefault="005159E1" w:rsidP="005159E1">
      <w:pPr>
        <w:pStyle w:val="Code"/>
        <w:rPr>
          <w:highlight w:val="white"/>
        </w:rPr>
      </w:pPr>
      <w:r w:rsidRPr="005159E1">
        <w:rPr>
          <w:highlight w:val="white"/>
        </w:rPr>
        <w:t xml:space="preserve">        return ImplicitCast(expression, Type.LogicalType);</w:t>
      </w:r>
    </w:p>
    <w:p w14:paraId="11405EBA" w14:textId="77777777" w:rsidR="005159E1" w:rsidRPr="005159E1" w:rsidRDefault="005159E1" w:rsidP="005159E1">
      <w:pPr>
        <w:pStyle w:val="Code"/>
        <w:rPr>
          <w:highlight w:val="white"/>
        </w:rPr>
      </w:pPr>
      <w:r w:rsidRPr="005159E1">
        <w:rPr>
          <w:highlight w:val="white"/>
        </w:rPr>
        <w:t xml:space="preserve">      }</w:t>
      </w:r>
    </w:p>
    <w:p w14:paraId="6D7ED2F8" w14:textId="77777777" w:rsidR="005159E1" w:rsidRPr="005159E1" w:rsidRDefault="005159E1" w:rsidP="005159E1">
      <w:pPr>
        <w:pStyle w:val="Code"/>
        <w:rPr>
          <w:highlight w:val="white"/>
        </w:rPr>
      </w:pPr>
    </w:p>
    <w:p w14:paraId="35706649" w14:textId="77777777" w:rsidR="005159E1" w:rsidRPr="005159E1" w:rsidRDefault="005159E1" w:rsidP="005159E1">
      <w:pPr>
        <w:pStyle w:val="Code"/>
        <w:rPr>
          <w:highlight w:val="white"/>
        </w:rPr>
      </w:pPr>
      <w:r w:rsidRPr="005159E1">
        <w:rPr>
          <w:highlight w:val="white"/>
        </w:rPr>
        <w:t xml:space="preserve">      return expression;</w:t>
      </w:r>
    </w:p>
    <w:p w14:paraId="3410D177" w14:textId="77777777" w:rsidR="005159E1" w:rsidRPr="005159E1" w:rsidRDefault="005159E1" w:rsidP="005159E1">
      <w:pPr>
        <w:pStyle w:val="Code"/>
        <w:rPr>
          <w:highlight w:val="white"/>
        </w:rPr>
      </w:pPr>
      <w:r w:rsidRPr="005159E1">
        <w:rPr>
          <w:highlight w:val="white"/>
        </w:rPr>
        <w:t xml:space="preserve">    }</w:t>
      </w:r>
    </w:p>
    <w:p w14:paraId="04409EFF" w14:textId="77777777" w:rsidR="005159E1" w:rsidRPr="005159E1" w:rsidRDefault="005159E1" w:rsidP="005159E1">
      <w:pPr>
        <w:pStyle w:val="Code"/>
        <w:rPr>
          <w:highlight w:val="white"/>
        </w:rPr>
      </w:pPr>
    </w:p>
    <w:p w14:paraId="3E204B2B" w14:textId="77777777" w:rsidR="005159E1" w:rsidRPr="005159E1" w:rsidRDefault="005159E1" w:rsidP="005159E1">
      <w:pPr>
        <w:pStyle w:val="Code"/>
        <w:rPr>
          <w:highlight w:val="white"/>
        </w:rPr>
      </w:pPr>
    </w:p>
    <w:p w14:paraId="53A7F68E" w14:textId="77777777" w:rsidR="009F0030" w:rsidRDefault="005159E1" w:rsidP="005159E1">
      <w:pPr>
        <w:pStyle w:val="Code"/>
        <w:rPr>
          <w:highlight w:val="white"/>
        </w:rPr>
      </w:pPr>
      <w:r w:rsidRPr="005159E1">
        <w:rPr>
          <w:highlight w:val="white"/>
        </w:rPr>
        <w:t xml:space="preserve">    public static Expression ImplicitCast(Expression fromExpression,</w:t>
      </w:r>
    </w:p>
    <w:p w14:paraId="77F082BD" w14:textId="403FB83B" w:rsidR="005159E1" w:rsidRPr="005159E1" w:rsidRDefault="009F0030" w:rsidP="005159E1">
      <w:pPr>
        <w:pStyle w:val="Code"/>
        <w:rPr>
          <w:highlight w:val="white"/>
        </w:rPr>
      </w:pPr>
      <w:r>
        <w:rPr>
          <w:highlight w:val="white"/>
        </w:rPr>
        <w:t xml:space="preserve">                                         </w:t>
      </w:r>
      <w:r w:rsidR="005159E1" w:rsidRPr="005159E1">
        <w:rPr>
          <w:highlight w:val="white"/>
        </w:rPr>
        <w:t xml:space="preserve"> Type toType) {</w:t>
      </w:r>
    </w:p>
    <w:p w14:paraId="3D4BB61B" w14:textId="77777777" w:rsidR="009F0030" w:rsidRDefault="005159E1" w:rsidP="005159E1">
      <w:pPr>
        <w:pStyle w:val="Code"/>
        <w:rPr>
          <w:highlight w:val="white"/>
        </w:rPr>
      </w:pPr>
      <w:r w:rsidRPr="005159E1">
        <w:rPr>
          <w:highlight w:val="white"/>
        </w:rPr>
        <w:t xml:space="preserve">      Expression constantExpression =</w:t>
      </w:r>
    </w:p>
    <w:p w14:paraId="60D48FDC" w14:textId="53740774" w:rsidR="005159E1" w:rsidRPr="005159E1" w:rsidRDefault="009F0030" w:rsidP="005159E1">
      <w:pPr>
        <w:pStyle w:val="Code"/>
        <w:rPr>
          <w:highlight w:val="white"/>
        </w:rPr>
      </w:pPr>
      <w:r>
        <w:rPr>
          <w:highlight w:val="white"/>
        </w:rPr>
        <w:t xml:space="preserve">        </w:t>
      </w:r>
      <w:r w:rsidR="005159E1" w:rsidRPr="005159E1">
        <w:rPr>
          <w:highlight w:val="white"/>
        </w:rPr>
        <w:t>ConstantExpression.Cast(fromExpression, toType);</w:t>
      </w:r>
    </w:p>
    <w:p w14:paraId="559FC6DC" w14:textId="77777777" w:rsidR="005159E1" w:rsidRPr="005159E1" w:rsidRDefault="005159E1" w:rsidP="005159E1">
      <w:pPr>
        <w:pStyle w:val="Code"/>
        <w:rPr>
          <w:highlight w:val="white"/>
        </w:rPr>
      </w:pPr>
      <w:r w:rsidRPr="005159E1">
        <w:rPr>
          <w:highlight w:val="white"/>
        </w:rPr>
        <w:t xml:space="preserve">      if (constantExpression != null) {</w:t>
      </w:r>
    </w:p>
    <w:p w14:paraId="6D9CBAE3" w14:textId="77777777" w:rsidR="005159E1" w:rsidRPr="005159E1" w:rsidRDefault="005159E1" w:rsidP="005159E1">
      <w:pPr>
        <w:pStyle w:val="Code"/>
        <w:rPr>
          <w:highlight w:val="white"/>
        </w:rPr>
      </w:pPr>
      <w:r w:rsidRPr="005159E1">
        <w:rPr>
          <w:highlight w:val="white"/>
        </w:rPr>
        <w:t xml:space="preserve">        return constantExpression;</w:t>
      </w:r>
    </w:p>
    <w:p w14:paraId="30BA95EB" w14:textId="77777777" w:rsidR="005159E1" w:rsidRPr="005159E1" w:rsidRDefault="005159E1" w:rsidP="005159E1">
      <w:pPr>
        <w:pStyle w:val="Code"/>
        <w:rPr>
          <w:highlight w:val="white"/>
        </w:rPr>
      </w:pPr>
      <w:r w:rsidRPr="005159E1">
        <w:rPr>
          <w:highlight w:val="white"/>
        </w:rPr>
        <w:t xml:space="preserve">      }</w:t>
      </w:r>
    </w:p>
    <w:p w14:paraId="0116312A" w14:textId="77777777" w:rsidR="005159E1" w:rsidRPr="005159E1" w:rsidRDefault="005159E1" w:rsidP="005159E1">
      <w:pPr>
        <w:pStyle w:val="Code"/>
        <w:rPr>
          <w:highlight w:val="white"/>
        </w:rPr>
      </w:pPr>
      <w:r w:rsidRPr="005159E1">
        <w:rPr>
          <w:highlight w:val="white"/>
        </w:rPr>
        <w:t xml:space="preserve">      Type fromType = fromExpression.Symbol.Type;</w:t>
      </w:r>
    </w:p>
    <w:p w14:paraId="4B68D519" w14:textId="77777777" w:rsidR="005159E1" w:rsidRPr="005159E1" w:rsidRDefault="005159E1" w:rsidP="005159E1">
      <w:pPr>
        <w:pStyle w:val="Code"/>
        <w:rPr>
          <w:highlight w:val="white"/>
        </w:rPr>
      </w:pPr>
    </w:p>
    <w:p w14:paraId="0FC40CCF" w14:textId="77777777" w:rsidR="005159E1" w:rsidRPr="005159E1" w:rsidRDefault="005159E1" w:rsidP="005159E1">
      <w:pPr>
        <w:pStyle w:val="Code"/>
        <w:rPr>
          <w:highlight w:val="white"/>
        </w:rPr>
      </w:pPr>
      <w:r w:rsidRPr="005159E1">
        <w:rPr>
          <w:highlight w:val="white"/>
        </w:rPr>
        <w:t xml:space="preserve">      if (fromType.Equals(toType) ||</w:t>
      </w:r>
    </w:p>
    <w:p w14:paraId="6F2C0F47" w14:textId="77777777" w:rsidR="005159E1" w:rsidRPr="005159E1" w:rsidRDefault="005159E1" w:rsidP="005159E1">
      <w:pPr>
        <w:pStyle w:val="Code"/>
        <w:rPr>
          <w:highlight w:val="white"/>
        </w:rPr>
      </w:pPr>
      <w:r w:rsidRPr="005159E1">
        <w:rPr>
          <w:highlight w:val="white"/>
        </w:rPr>
        <w:t xml:space="preserve">          (fromType.IsLogical() &amp;&amp; toType.IsLogical()) ||</w:t>
      </w:r>
    </w:p>
    <w:p w14:paraId="5D92B60E" w14:textId="77777777" w:rsidR="009F0030" w:rsidRDefault="005159E1" w:rsidP="005159E1">
      <w:pPr>
        <w:pStyle w:val="Code"/>
        <w:rPr>
          <w:highlight w:val="white"/>
        </w:rPr>
      </w:pPr>
      <w:r w:rsidRPr="005159E1">
        <w:rPr>
          <w:highlight w:val="white"/>
        </w:rPr>
        <w:t xml:space="preserve">          (fromType.IsPointerArrayStringOrFunction() &amp;&amp;</w:t>
      </w:r>
    </w:p>
    <w:p w14:paraId="08530BD6" w14:textId="17C3F808" w:rsidR="005159E1" w:rsidRPr="005159E1" w:rsidRDefault="009F0030" w:rsidP="005159E1">
      <w:pPr>
        <w:pStyle w:val="Code"/>
        <w:rPr>
          <w:highlight w:val="white"/>
        </w:rPr>
      </w:pPr>
      <w:r>
        <w:rPr>
          <w:highlight w:val="white"/>
        </w:rPr>
        <w:t xml:space="preserve">          </w:t>
      </w:r>
      <w:r w:rsidR="005159E1" w:rsidRPr="005159E1">
        <w:rPr>
          <w:highlight w:val="white"/>
        </w:rPr>
        <w:t xml:space="preserve"> toType.IsPointerOrArray()) ||</w:t>
      </w:r>
    </w:p>
    <w:p w14:paraId="74F9B9BA" w14:textId="77777777" w:rsidR="005159E1" w:rsidRPr="005159E1" w:rsidRDefault="005159E1" w:rsidP="005159E1">
      <w:pPr>
        <w:pStyle w:val="Code"/>
        <w:rPr>
          <w:highlight w:val="white"/>
        </w:rPr>
      </w:pPr>
      <w:r w:rsidRPr="005159E1">
        <w:rPr>
          <w:highlight w:val="white"/>
        </w:rPr>
        <w:t xml:space="preserve">          (((fromType.IsFloating() &amp;&amp; toType.IsFloating()) ||</w:t>
      </w:r>
    </w:p>
    <w:p w14:paraId="5DAC4DFF" w14:textId="77777777" w:rsidR="009F0030" w:rsidRDefault="005159E1" w:rsidP="009F0030">
      <w:pPr>
        <w:pStyle w:val="Code"/>
        <w:rPr>
          <w:highlight w:val="white"/>
        </w:rPr>
      </w:pPr>
      <w:r w:rsidRPr="005159E1">
        <w:rPr>
          <w:highlight w:val="white"/>
        </w:rPr>
        <w:t xml:space="preserve">          </w:t>
      </w:r>
      <w:r w:rsidRPr="009F0030">
        <w:rPr>
          <w:highlight w:val="white"/>
        </w:rPr>
        <w:t xml:space="preserve">  (fromType.IsIntegralPointerOrFunction() &amp;&amp;</w:t>
      </w:r>
    </w:p>
    <w:p w14:paraId="2B56FC1F" w14:textId="5BF43BE2" w:rsidR="005159E1" w:rsidRPr="009F0030" w:rsidRDefault="009F0030" w:rsidP="009F0030">
      <w:pPr>
        <w:pStyle w:val="Code"/>
        <w:rPr>
          <w:highlight w:val="white"/>
        </w:rPr>
      </w:pPr>
      <w:r>
        <w:rPr>
          <w:highlight w:val="white"/>
        </w:rPr>
        <w:t xml:space="preserve">            </w:t>
      </w:r>
      <w:r w:rsidR="005159E1" w:rsidRPr="009F0030">
        <w:rPr>
          <w:highlight w:val="white"/>
        </w:rPr>
        <w:t xml:space="preserve"> toType.IsIntegralPointerArrayOrFunction())) &amp;&amp;</w:t>
      </w:r>
    </w:p>
    <w:p w14:paraId="43130C4D" w14:textId="77777777" w:rsidR="005159E1" w:rsidRPr="009F0030" w:rsidRDefault="005159E1" w:rsidP="009F0030">
      <w:pPr>
        <w:pStyle w:val="Code"/>
        <w:rPr>
          <w:highlight w:val="white"/>
        </w:rPr>
      </w:pPr>
      <w:r w:rsidRPr="009F0030">
        <w:rPr>
          <w:highlight w:val="white"/>
        </w:rPr>
        <w:t xml:space="preserve">           (fromType.ConvertedSize() == toType.ConvertedSize()))) {</w:t>
      </w:r>
    </w:p>
    <w:p w14:paraId="4CCBB40C" w14:textId="77777777" w:rsidR="005159E1" w:rsidRPr="009F0030" w:rsidRDefault="005159E1" w:rsidP="009F0030">
      <w:pPr>
        <w:pStyle w:val="Code"/>
        <w:rPr>
          <w:highlight w:val="white"/>
        </w:rPr>
      </w:pPr>
      <w:r w:rsidRPr="009F0030">
        <w:rPr>
          <w:highlight w:val="white"/>
        </w:rPr>
        <w:t xml:space="preserve">        return fromExpression;</w:t>
      </w:r>
    </w:p>
    <w:p w14:paraId="3DC7148A" w14:textId="77777777" w:rsidR="005159E1" w:rsidRPr="009F0030" w:rsidRDefault="005159E1" w:rsidP="009F0030">
      <w:pPr>
        <w:pStyle w:val="Code"/>
        <w:rPr>
          <w:highlight w:val="white"/>
        </w:rPr>
      </w:pPr>
      <w:r w:rsidRPr="009F0030">
        <w:rPr>
          <w:highlight w:val="white"/>
        </w:rPr>
        <w:t xml:space="preserve">      }</w:t>
      </w:r>
    </w:p>
    <w:p w14:paraId="196BC65B" w14:textId="77777777" w:rsidR="005159E1" w:rsidRPr="005159E1" w:rsidRDefault="005159E1" w:rsidP="009F0030">
      <w:pPr>
        <w:pStyle w:val="Code"/>
        <w:rPr>
          <w:highlight w:val="white"/>
        </w:rPr>
      </w:pPr>
      <w:r w:rsidRPr="009F0030">
        <w:rPr>
          <w:highlight w:val="white"/>
        </w:rPr>
        <w:t xml:space="preserve">      else</w:t>
      </w:r>
      <w:r w:rsidRPr="005159E1">
        <w:rPr>
          <w:highlight w:val="white"/>
        </w:rPr>
        <w:t xml:space="preserve"> {</w:t>
      </w:r>
    </w:p>
    <w:p w14:paraId="56A54AD4" w14:textId="77777777" w:rsidR="005159E1" w:rsidRPr="005159E1" w:rsidRDefault="005159E1" w:rsidP="005159E1">
      <w:pPr>
        <w:pStyle w:val="Code"/>
        <w:rPr>
          <w:highlight w:val="white"/>
        </w:rPr>
      </w:pPr>
      <w:r w:rsidRPr="005159E1">
        <w:rPr>
          <w:highlight w:val="white"/>
        </w:rPr>
        <w:t xml:space="preserve">        return ExplicitCast(fromExpression, toType);</w:t>
      </w:r>
    </w:p>
    <w:p w14:paraId="1E348295" w14:textId="77777777" w:rsidR="005159E1" w:rsidRPr="005159E1" w:rsidRDefault="005159E1" w:rsidP="005159E1">
      <w:pPr>
        <w:pStyle w:val="Code"/>
        <w:rPr>
          <w:highlight w:val="white"/>
        </w:rPr>
      </w:pPr>
      <w:r w:rsidRPr="005159E1">
        <w:rPr>
          <w:highlight w:val="white"/>
        </w:rPr>
        <w:t xml:space="preserve">      }</w:t>
      </w:r>
    </w:p>
    <w:p w14:paraId="5F824041" w14:textId="77777777" w:rsidR="005159E1" w:rsidRPr="005159E1" w:rsidRDefault="005159E1" w:rsidP="005159E1">
      <w:pPr>
        <w:pStyle w:val="Code"/>
        <w:rPr>
          <w:highlight w:val="white"/>
        </w:rPr>
      </w:pPr>
      <w:r w:rsidRPr="005159E1">
        <w:rPr>
          <w:highlight w:val="white"/>
        </w:rPr>
        <w:t xml:space="preserve">    }</w:t>
      </w:r>
    </w:p>
    <w:p w14:paraId="22E7EB4F" w14:textId="77777777" w:rsidR="005159E1" w:rsidRPr="005159E1" w:rsidRDefault="005159E1" w:rsidP="005159E1">
      <w:pPr>
        <w:pStyle w:val="Code"/>
        <w:rPr>
          <w:highlight w:val="white"/>
        </w:rPr>
      </w:pPr>
    </w:p>
    <w:p w14:paraId="1E15B324" w14:textId="77777777" w:rsidR="004C71BF" w:rsidRDefault="005159E1" w:rsidP="005159E1">
      <w:pPr>
        <w:pStyle w:val="Code"/>
        <w:rPr>
          <w:highlight w:val="white"/>
        </w:rPr>
      </w:pPr>
      <w:r w:rsidRPr="005159E1">
        <w:rPr>
          <w:highlight w:val="white"/>
        </w:rPr>
        <w:t xml:space="preserve">    public static Expression ExplicitCast(Expression fromExpression,</w:t>
      </w:r>
    </w:p>
    <w:p w14:paraId="363B0C8B" w14:textId="79A60A65" w:rsidR="005159E1" w:rsidRPr="005159E1" w:rsidRDefault="004C71BF" w:rsidP="005159E1">
      <w:pPr>
        <w:pStyle w:val="Code"/>
        <w:rPr>
          <w:highlight w:val="white"/>
        </w:rPr>
      </w:pPr>
      <w:r>
        <w:rPr>
          <w:highlight w:val="white"/>
        </w:rPr>
        <w:t xml:space="preserve">                                          </w:t>
      </w:r>
      <w:r w:rsidR="005159E1" w:rsidRPr="005159E1">
        <w:rPr>
          <w:highlight w:val="white"/>
        </w:rPr>
        <w:t>Type toType) {</w:t>
      </w:r>
    </w:p>
    <w:p w14:paraId="7DCCC1DD" w14:textId="77777777" w:rsidR="004C71BF" w:rsidRDefault="005159E1" w:rsidP="005159E1">
      <w:pPr>
        <w:pStyle w:val="Code"/>
        <w:rPr>
          <w:highlight w:val="white"/>
        </w:rPr>
      </w:pPr>
      <w:r w:rsidRPr="005159E1">
        <w:rPr>
          <w:highlight w:val="white"/>
        </w:rPr>
        <w:t xml:space="preserve">      Expression constantExpression =</w:t>
      </w:r>
    </w:p>
    <w:p w14:paraId="125CF7FB" w14:textId="224DADA9" w:rsidR="005159E1" w:rsidRPr="005159E1" w:rsidRDefault="004C71BF" w:rsidP="005159E1">
      <w:pPr>
        <w:pStyle w:val="Code"/>
        <w:rPr>
          <w:highlight w:val="white"/>
        </w:rPr>
      </w:pPr>
      <w:r>
        <w:rPr>
          <w:highlight w:val="white"/>
        </w:rPr>
        <w:t xml:space="preserve">        </w:t>
      </w:r>
      <w:r w:rsidR="005159E1" w:rsidRPr="005159E1">
        <w:rPr>
          <w:highlight w:val="white"/>
        </w:rPr>
        <w:t>ConstantExpression.Cast(fromExpression, toType);</w:t>
      </w:r>
    </w:p>
    <w:p w14:paraId="13A2169A" w14:textId="77777777" w:rsidR="005159E1" w:rsidRPr="005159E1" w:rsidRDefault="005159E1" w:rsidP="005159E1">
      <w:pPr>
        <w:pStyle w:val="Code"/>
        <w:rPr>
          <w:highlight w:val="white"/>
        </w:rPr>
      </w:pPr>
      <w:r w:rsidRPr="005159E1">
        <w:rPr>
          <w:highlight w:val="white"/>
        </w:rPr>
        <w:t xml:space="preserve">      if (constantExpression != null) {</w:t>
      </w:r>
    </w:p>
    <w:p w14:paraId="4C49D12F" w14:textId="77777777" w:rsidR="005159E1" w:rsidRPr="005159E1" w:rsidRDefault="005159E1" w:rsidP="005159E1">
      <w:pPr>
        <w:pStyle w:val="Code"/>
        <w:rPr>
          <w:highlight w:val="white"/>
        </w:rPr>
      </w:pPr>
      <w:r w:rsidRPr="005159E1">
        <w:rPr>
          <w:highlight w:val="white"/>
        </w:rPr>
        <w:t xml:space="preserve">        return constantExpression;</w:t>
      </w:r>
    </w:p>
    <w:p w14:paraId="46EADD9A" w14:textId="77777777" w:rsidR="005159E1" w:rsidRPr="005159E1" w:rsidRDefault="005159E1" w:rsidP="005159E1">
      <w:pPr>
        <w:pStyle w:val="Code"/>
        <w:rPr>
          <w:highlight w:val="white"/>
        </w:rPr>
      </w:pPr>
      <w:r w:rsidRPr="005159E1">
        <w:rPr>
          <w:highlight w:val="white"/>
        </w:rPr>
        <w:t xml:space="preserve">      }</w:t>
      </w:r>
    </w:p>
    <w:p w14:paraId="3B443B81" w14:textId="77777777" w:rsidR="005159E1" w:rsidRPr="005159E1" w:rsidRDefault="005159E1" w:rsidP="005159E1">
      <w:pPr>
        <w:pStyle w:val="Code"/>
        <w:rPr>
          <w:highlight w:val="white"/>
        </w:rPr>
      </w:pPr>
    </w:p>
    <w:p w14:paraId="43ABA68B" w14:textId="77777777" w:rsidR="005159E1" w:rsidRPr="005159E1" w:rsidRDefault="005159E1" w:rsidP="005159E1">
      <w:pPr>
        <w:pStyle w:val="Code"/>
        <w:rPr>
          <w:highlight w:val="white"/>
        </w:rPr>
      </w:pPr>
      <w:r w:rsidRPr="005159E1">
        <w:rPr>
          <w:highlight w:val="white"/>
        </w:rPr>
        <w:t xml:space="preserve">      Symbol fromSymbol = fromExpression.Symbol;</w:t>
      </w:r>
    </w:p>
    <w:p w14:paraId="2B2104CE" w14:textId="77777777" w:rsidR="005159E1" w:rsidRPr="005159E1" w:rsidRDefault="005159E1" w:rsidP="005159E1">
      <w:pPr>
        <w:pStyle w:val="Code"/>
        <w:rPr>
          <w:highlight w:val="white"/>
        </w:rPr>
      </w:pPr>
      <w:r w:rsidRPr="005159E1">
        <w:rPr>
          <w:highlight w:val="white"/>
        </w:rPr>
        <w:t xml:space="preserve">      Type fromType = fromSymbol.Type;</w:t>
      </w:r>
    </w:p>
    <w:p w14:paraId="2CC2124D" w14:textId="77777777" w:rsidR="005159E1" w:rsidRPr="005159E1" w:rsidRDefault="005159E1" w:rsidP="005159E1">
      <w:pPr>
        <w:pStyle w:val="Code"/>
        <w:rPr>
          <w:highlight w:val="white"/>
        </w:rPr>
      </w:pPr>
    </w:p>
    <w:p w14:paraId="2C44E80B" w14:textId="77777777" w:rsidR="005159E1" w:rsidRPr="005159E1" w:rsidRDefault="005159E1" w:rsidP="005159E1">
      <w:pPr>
        <w:pStyle w:val="Code"/>
        <w:rPr>
          <w:highlight w:val="white"/>
        </w:rPr>
      </w:pPr>
      <w:r w:rsidRPr="005159E1">
        <w:rPr>
          <w:highlight w:val="white"/>
        </w:rPr>
        <w:t xml:space="preserve">      if (toType.IsVoid()) {</w:t>
      </w:r>
    </w:p>
    <w:p w14:paraId="6A86C031" w14:textId="77777777" w:rsidR="005159E1" w:rsidRPr="005159E1" w:rsidRDefault="005159E1" w:rsidP="005159E1">
      <w:pPr>
        <w:pStyle w:val="Code"/>
        <w:rPr>
          <w:highlight w:val="white"/>
        </w:rPr>
      </w:pPr>
      <w:r w:rsidRPr="005159E1">
        <w:rPr>
          <w:highlight w:val="white"/>
        </w:rPr>
        <w:t xml:space="preserve">        return (new Expression(new Symbol(toType), null, null));</w:t>
      </w:r>
    </w:p>
    <w:p w14:paraId="4E87FB9B" w14:textId="77777777" w:rsidR="005159E1" w:rsidRPr="005159E1" w:rsidRDefault="005159E1" w:rsidP="005159E1">
      <w:pPr>
        <w:pStyle w:val="Code"/>
        <w:rPr>
          <w:highlight w:val="white"/>
        </w:rPr>
      </w:pPr>
      <w:r w:rsidRPr="005159E1">
        <w:rPr>
          <w:highlight w:val="white"/>
        </w:rPr>
        <w:t xml:space="preserve">      }</w:t>
      </w:r>
    </w:p>
    <w:p w14:paraId="51CC410D" w14:textId="77777777" w:rsidR="005159E1" w:rsidRPr="005159E1" w:rsidRDefault="005159E1" w:rsidP="005159E1">
      <w:pPr>
        <w:pStyle w:val="Code"/>
        <w:rPr>
          <w:highlight w:val="white"/>
        </w:rPr>
      </w:pPr>
      <w:r w:rsidRPr="005159E1">
        <w:rPr>
          <w:highlight w:val="white"/>
        </w:rPr>
        <w:t xml:space="preserve">      else if (fromType.IsStructOrUnion() &amp;&amp; toType.IsStructOrUnion()) {</w:t>
      </w:r>
    </w:p>
    <w:p w14:paraId="781C79BB" w14:textId="77777777" w:rsidR="004C71BF" w:rsidRDefault="005159E1" w:rsidP="005159E1">
      <w:pPr>
        <w:pStyle w:val="Code"/>
        <w:rPr>
          <w:highlight w:val="white"/>
        </w:rPr>
      </w:pPr>
      <w:r w:rsidRPr="005159E1">
        <w:rPr>
          <w:highlight w:val="white"/>
        </w:rPr>
        <w:t xml:space="preserve">        Assert.Error(fromType.Equals(toType), fromType + " to " + toType,</w:t>
      </w:r>
    </w:p>
    <w:p w14:paraId="23E85E1A" w14:textId="5E2AF394" w:rsidR="005159E1" w:rsidRPr="005159E1" w:rsidRDefault="004C71BF" w:rsidP="005159E1">
      <w:pPr>
        <w:pStyle w:val="Code"/>
        <w:rPr>
          <w:highlight w:val="white"/>
        </w:rPr>
      </w:pPr>
      <w:r>
        <w:rPr>
          <w:highlight w:val="white"/>
        </w:rPr>
        <w:t xml:space="preserve">                    </w:t>
      </w:r>
      <w:r w:rsidR="005159E1" w:rsidRPr="005159E1">
        <w:rPr>
          <w:highlight w:val="white"/>
        </w:rPr>
        <w:t xml:space="preserve"> Message.Invalid_type_cast);</w:t>
      </w:r>
    </w:p>
    <w:p w14:paraId="20F82914" w14:textId="77777777" w:rsidR="004C71BF" w:rsidRDefault="005159E1" w:rsidP="005159E1">
      <w:pPr>
        <w:pStyle w:val="Code"/>
        <w:rPr>
          <w:highlight w:val="white"/>
        </w:rPr>
      </w:pPr>
      <w:r w:rsidRPr="005159E1">
        <w:rPr>
          <w:highlight w:val="white"/>
        </w:rPr>
        <w:t xml:space="preserve">        return (new Expression(new Symbol(toType), fromExpression.ShortList,</w:t>
      </w:r>
    </w:p>
    <w:p w14:paraId="246EBEC6" w14:textId="4DA9DB32" w:rsidR="005159E1" w:rsidRPr="005159E1" w:rsidRDefault="004C71BF" w:rsidP="005159E1">
      <w:pPr>
        <w:pStyle w:val="Code"/>
        <w:rPr>
          <w:highlight w:val="white"/>
        </w:rPr>
      </w:pPr>
      <w:r>
        <w:rPr>
          <w:highlight w:val="white"/>
        </w:rPr>
        <w:t xml:space="preserve">                              </w:t>
      </w:r>
      <w:r w:rsidR="005159E1" w:rsidRPr="005159E1">
        <w:rPr>
          <w:highlight w:val="white"/>
        </w:rPr>
        <w:t xml:space="preserve"> fromExpression.LongList));</w:t>
      </w:r>
    </w:p>
    <w:p w14:paraId="479975AA" w14:textId="77777777" w:rsidR="005159E1" w:rsidRPr="005159E1" w:rsidRDefault="005159E1" w:rsidP="005159E1">
      <w:pPr>
        <w:pStyle w:val="Code"/>
        <w:rPr>
          <w:highlight w:val="white"/>
        </w:rPr>
      </w:pPr>
      <w:r w:rsidRPr="005159E1">
        <w:rPr>
          <w:highlight w:val="white"/>
        </w:rPr>
        <w:t xml:space="preserve">      }</w:t>
      </w:r>
    </w:p>
    <w:p w14:paraId="6543DC63" w14:textId="77777777" w:rsidR="005159E1" w:rsidRPr="005159E1" w:rsidRDefault="005159E1" w:rsidP="005159E1">
      <w:pPr>
        <w:pStyle w:val="Code"/>
        <w:rPr>
          <w:highlight w:val="white"/>
        </w:rPr>
      </w:pPr>
      <w:r w:rsidRPr="005159E1">
        <w:rPr>
          <w:highlight w:val="white"/>
        </w:rPr>
        <w:t xml:space="preserve">      else if (fromType.IsLogical()) {</w:t>
      </w:r>
    </w:p>
    <w:p w14:paraId="776AB5CD" w14:textId="77777777" w:rsidR="005159E1" w:rsidRPr="005159E1" w:rsidRDefault="005159E1" w:rsidP="005159E1">
      <w:pPr>
        <w:pStyle w:val="Code"/>
        <w:rPr>
          <w:highlight w:val="white"/>
        </w:rPr>
      </w:pPr>
      <w:r w:rsidRPr="005159E1">
        <w:rPr>
          <w:highlight w:val="white"/>
        </w:rPr>
        <w:t xml:space="preserve">        if (toType.IsFloating()) {</w:t>
      </w:r>
    </w:p>
    <w:p w14:paraId="53CD72A1"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BB37FC1" w14:textId="6D4B5668" w:rsidR="005159E1" w:rsidRDefault="005159E1" w:rsidP="005159E1">
      <w:pPr>
        <w:pStyle w:val="Code"/>
        <w:rPr>
          <w:highlight w:val="white"/>
        </w:rPr>
      </w:pPr>
      <w:r w:rsidRPr="005159E1">
        <w:rPr>
          <w:highlight w:val="white"/>
        </w:rPr>
        <w:t xml:space="preserve">          Symbol resultSymbol = new Symbol(toType);</w:t>
      </w:r>
    </w:p>
    <w:p w14:paraId="4AAB01EA" w14:textId="32B2C4FA" w:rsidR="00E50A22" w:rsidRDefault="00E50A22" w:rsidP="005159E1">
      <w:pPr>
        <w:pStyle w:val="Code"/>
        <w:rPr>
          <w:highlight w:val="white"/>
        </w:rPr>
      </w:pPr>
      <w:r>
        <w:rPr>
          <w:highlight w:val="white"/>
        </w:rPr>
        <w:t xml:space="preserve">          MiddleCode oneCode = </w:t>
      </w:r>
      <w:r w:rsidRPr="005159E1">
        <w:rPr>
          <w:highlight w:val="white"/>
        </w:rPr>
        <w:t>MiddleCodeGenerator.AddMiddleCode(codeList,</w:t>
      </w:r>
    </w:p>
    <w:p w14:paraId="7E3EB915" w14:textId="44CA1D28" w:rsidR="00E50A22" w:rsidRPr="005159E1" w:rsidRDefault="00E50A22" w:rsidP="005159E1">
      <w:pPr>
        <w:pStyle w:val="Code"/>
        <w:rPr>
          <w:highlight w:val="white"/>
        </w:rPr>
      </w:pPr>
      <w:r>
        <w:rPr>
          <w:highlight w:val="white"/>
        </w:rPr>
        <w:lastRenderedPageBreak/>
        <w:t xml:space="preserve">                                                   </w:t>
      </w:r>
      <w:r w:rsidRPr="005159E1">
        <w:rPr>
          <w:highlight w:val="white"/>
        </w:rPr>
        <w:t>MiddleOperator.PushOne)</w:t>
      </w:r>
      <w:r w:rsidR="008D5426">
        <w:rPr>
          <w:highlight w:val="white"/>
        </w:rPr>
        <w:t>;</w:t>
      </w:r>
    </w:p>
    <w:p w14:paraId="0038CCDC" w14:textId="22B3F85A" w:rsidR="005159E1" w:rsidRPr="005159E1" w:rsidRDefault="005159E1" w:rsidP="005159E1">
      <w:pPr>
        <w:pStyle w:val="Code"/>
        <w:rPr>
          <w:highlight w:val="white"/>
        </w:rPr>
      </w:pPr>
      <w:r w:rsidRPr="005159E1">
        <w:rPr>
          <w:highlight w:val="white"/>
        </w:rPr>
        <w:t xml:space="preserve">          MiddleCodeGenerator.Backpatch(fromSymbol.TrueSet,</w:t>
      </w:r>
      <w:r w:rsidR="00E50A22">
        <w:rPr>
          <w:highlight w:val="white"/>
        </w:rPr>
        <w:t xml:space="preserve"> oneCode</w:t>
      </w:r>
      <w:r w:rsidRPr="005159E1">
        <w:rPr>
          <w:highlight w:val="white"/>
        </w:rPr>
        <w:t>);</w:t>
      </w:r>
    </w:p>
    <w:p w14:paraId="1E17BAD0" w14:textId="77777777" w:rsidR="005159E1" w:rsidRPr="005159E1" w:rsidRDefault="005159E1" w:rsidP="005159E1">
      <w:pPr>
        <w:pStyle w:val="Code"/>
        <w:rPr>
          <w:highlight w:val="white"/>
        </w:rPr>
      </w:pPr>
      <w:r w:rsidRPr="005159E1">
        <w:rPr>
          <w:highlight w:val="white"/>
        </w:rPr>
        <w:t xml:space="preserve">          MiddleCode toCode = new MiddleCode(MiddleOperator.Empty);</w:t>
      </w:r>
    </w:p>
    <w:p w14:paraId="38D89C2A" w14:textId="77777777" w:rsidR="00B673CE" w:rsidRDefault="005159E1" w:rsidP="005159E1">
      <w:pPr>
        <w:pStyle w:val="Code"/>
        <w:rPr>
          <w:highlight w:val="white"/>
        </w:rPr>
      </w:pPr>
      <w:r w:rsidRPr="005159E1">
        <w:rPr>
          <w:highlight w:val="white"/>
        </w:rPr>
        <w:t xml:space="preserve">          MiddleCodeGenerator.AddMiddleCode(codeList, MiddleOperator.Goto,</w:t>
      </w:r>
    </w:p>
    <w:p w14:paraId="0F667B75" w14:textId="2243B5A6" w:rsidR="005159E1" w:rsidRDefault="00B673CE" w:rsidP="005159E1">
      <w:pPr>
        <w:pStyle w:val="Code"/>
        <w:rPr>
          <w:highlight w:val="white"/>
        </w:rPr>
      </w:pPr>
      <w:r>
        <w:rPr>
          <w:highlight w:val="white"/>
        </w:rPr>
        <w:t xml:space="preserve">                                           </w:t>
      </w:r>
      <w:r w:rsidR="005159E1" w:rsidRPr="005159E1">
        <w:rPr>
          <w:highlight w:val="white"/>
        </w:rPr>
        <w:t xml:space="preserve"> toCode);</w:t>
      </w:r>
    </w:p>
    <w:p w14:paraId="0DB3DA97" w14:textId="041D1466" w:rsidR="00B673CE" w:rsidRDefault="00B673CE" w:rsidP="005159E1">
      <w:pPr>
        <w:pStyle w:val="Code"/>
        <w:rPr>
          <w:highlight w:val="white"/>
        </w:rPr>
      </w:pPr>
      <w:r>
        <w:rPr>
          <w:highlight w:val="white"/>
        </w:rPr>
        <w:t xml:space="preserve">          MiddleCo</w:t>
      </w:r>
      <w:r w:rsidR="00407BD9">
        <w:rPr>
          <w:highlight w:val="white"/>
        </w:rPr>
        <w:t>d</w:t>
      </w:r>
      <w:r>
        <w:rPr>
          <w:highlight w:val="white"/>
        </w:rPr>
        <w:t xml:space="preserve">e zeroCode = </w:t>
      </w:r>
      <w:r w:rsidRPr="005159E1">
        <w:rPr>
          <w:highlight w:val="white"/>
        </w:rPr>
        <w:t>MiddleCodeGenerator.AddMiddleCode(codeList,</w:t>
      </w:r>
    </w:p>
    <w:p w14:paraId="1A9C69D6" w14:textId="6AA44F70" w:rsidR="00B673CE" w:rsidRPr="005159E1" w:rsidRDefault="00B673CE" w:rsidP="005159E1">
      <w:pPr>
        <w:pStyle w:val="Code"/>
        <w:rPr>
          <w:highlight w:val="white"/>
        </w:rPr>
      </w:pPr>
      <w:r>
        <w:rPr>
          <w:highlight w:val="white"/>
        </w:rPr>
        <w:t xml:space="preserve">                   </w:t>
      </w:r>
      <w:r w:rsidR="00407BD9">
        <w:rPr>
          <w:highlight w:val="white"/>
        </w:rPr>
        <w:t xml:space="preserve"> </w:t>
      </w:r>
      <w:r>
        <w:rPr>
          <w:highlight w:val="white"/>
        </w:rPr>
        <w:t xml:space="preserve">                               </w:t>
      </w:r>
      <w:r w:rsidRPr="005159E1">
        <w:rPr>
          <w:highlight w:val="white"/>
        </w:rPr>
        <w:t xml:space="preserve"> MiddleOperator.PushZero)</w:t>
      </w:r>
      <w:r w:rsidR="008D5426">
        <w:rPr>
          <w:highlight w:val="white"/>
        </w:rPr>
        <w:t>;</w:t>
      </w:r>
    </w:p>
    <w:p w14:paraId="699AFAB6" w14:textId="4F343E37" w:rsidR="005159E1" w:rsidRPr="005159E1" w:rsidRDefault="005159E1" w:rsidP="005159E1">
      <w:pPr>
        <w:pStyle w:val="Code"/>
        <w:rPr>
          <w:highlight w:val="white"/>
        </w:rPr>
      </w:pPr>
      <w:r w:rsidRPr="005159E1">
        <w:rPr>
          <w:highlight w:val="white"/>
        </w:rPr>
        <w:t xml:space="preserve">          MiddleCodeGenerator.Backpatch(fromSymbol.FalseSet,</w:t>
      </w:r>
      <w:r w:rsidR="00B673CE">
        <w:rPr>
          <w:highlight w:val="white"/>
        </w:rPr>
        <w:t xml:space="preserve"> zeroCode</w:t>
      </w:r>
      <w:r w:rsidRPr="005159E1">
        <w:rPr>
          <w:highlight w:val="white"/>
        </w:rPr>
        <w:t>);</w:t>
      </w:r>
    </w:p>
    <w:p w14:paraId="799115B2" w14:textId="77777777" w:rsidR="005159E1" w:rsidRPr="005159E1" w:rsidRDefault="005159E1" w:rsidP="005159E1">
      <w:pPr>
        <w:pStyle w:val="Code"/>
        <w:rPr>
          <w:highlight w:val="white"/>
        </w:rPr>
      </w:pPr>
      <w:r w:rsidRPr="005159E1">
        <w:rPr>
          <w:highlight w:val="white"/>
        </w:rPr>
        <w:t xml:space="preserve">          codeList.Add(toCode);</w:t>
      </w:r>
    </w:p>
    <w:p w14:paraId="3AE4E1B5" w14:textId="77777777" w:rsidR="0024582A" w:rsidRDefault="005159E1" w:rsidP="005159E1">
      <w:pPr>
        <w:pStyle w:val="Code"/>
        <w:rPr>
          <w:highlight w:val="white"/>
        </w:rPr>
      </w:pPr>
      <w:r w:rsidRPr="005159E1">
        <w:rPr>
          <w:highlight w:val="white"/>
        </w:rPr>
        <w:t xml:space="preserve">          return (new Expression(resultSymbol, fromExpression.ShortList,</w:t>
      </w:r>
    </w:p>
    <w:p w14:paraId="4DFA37FD" w14:textId="51C00B2A" w:rsidR="005159E1" w:rsidRPr="005159E1" w:rsidRDefault="0024582A" w:rsidP="005159E1">
      <w:pPr>
        <w:pStyle w:val="Code"/>
        <w:rPr>
          <w:highlight w:val="white"/>
        </w:rPr>
      </w:pPr>
      <w:r>
        <w:rPr>
          <w:highlight w:val="white"/>
        </w:rPr>
        <w:t xml:space="preserve">                                </w:t>
      </w:r>
      <w:r w:rsidR="005159E1" w:rsidRPr="005159E1">
        <w:rPr>
          <w:highlight w:val="white"/>
        </w:rPr>
        <w:t xml:space="preserve"> codeList));</w:t>
      </w:r>
    </w:p>
    <w:p w14:paraId="1342B529" w14:textId="77777777" w:rsidR="005159E1" w:rsidRPr="005159E1" w:rsidRDefault="005159E1" w:rsidP="005159E1">
      <w:pPr>
        <w:pStyle w:val="Code"/>
        <w:rPr>
          <w:highlight w:val="white"/>
        </w:rPr>
      </w:pPr>
      <w:r w:rsidRPr="005159E1">
        <w:rPr>
          <w:highlight w:val="white"/>
        </w:rPr>
        <w:t xml:space="preserve">        }</w:t>
      </w:r>
    </w:p>
    <w:p w14:paraId="012CADFB" w14:textId="77777777" w:rsidR="005159E1" w:rsidRPr="005159E1" w:rsidRDefault="005159E1" w:rsidP="005159E1">
      <w:pPr>
        <w:pStyle w:val="Code"/>
        <w:rPr>
          <w:highlight w:val="white"/>
        </w:rPr>
      </w:pPr>
      <w:r w:rsidRPr="005159E1">
        <w:rPr>
          <w:highlight w:val="white"/>
        </w:rPr>
        <w:t xml:space="preserve">        else if (toType.IsIntegralArrayOrPointer()) {</w:t>
      </w:r>
    </w:p>
    <w:p w14:paraId="2A1B1F9F"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6D98DB65" w14:textId="77777777" w:rsidR="005159E1" w:rsidRPr="005159E1" w:rsidRDefault="005159E1" w:rsidP="005159E1">
      <w:pPr>
        <w:pStyle w:val="Code"/>
        <w:rPr>
          <w:highlight w:val="white"/>
        </w:rPr>
      </w:pPr>
      <w:r w:rsidRPr="005159E1">
        <w:rPr>
          <w:highlight w:val="white"/>
        </w:rPr>
        <w:t xml:space="preserve">          Symbol resultSymbol = new Symbol(toType);</w:t>
      </w:r>
    </w:p>
    <w:p w14:paraId="1C25A5B8" w14:textId="77777777" w:rsidR="005159E1" w:rsidRPr="005159E1" w:rsidRDefault="005159E1" w:rsidP="005159E1">
      <w:pPr>
        <w:pStyle w:val="Code"/>
        <w:rPr>
          <w:highlight w:val="white"/>
        </w:rPr>
      </w:pPr>
    </w:p>
    <w:p w14:paraId="6B5354FD" w14:textId="36D3FB10" w:rsidR="005159E1" w:rsidRPr="005159E1" w:rsidRDefault="005159E1" w:rsidP="005159E1">
      <w:pPr>
        <w:pStyle w:val="Code"/>
        <w:rPr>
          <w:highlight w:val="white"/>
        </w:rPr>
      </w:pPr>
      <w:r w:rsidRPr="005159E1">
        <w:rPr>
          <w:highlight w:val="white"/>
        </w:rPr>
        <w:t xml:space="preserve">          Symbol oneSymbol = new Symbol(toType, (</w:t>
      </w:r>
      <w:r w:rsidR="007E7541">
        <w:rPr>
          <w:highlight w:val="white"/>
        </w:rPr>
        <w:t>BigInteger.One</w:t>
      </w:r>
      <w:r w:rsidRPr="005159E1">
        <w:rPr>
          <w:highlight w:val="white"/>
        </w:rPr>
        <w:t>));</w:t>
      </w:r>
    </w:p>
    <w:p w14:paraId="59FA927E" w14:textId="77777777" w:rsidR="0024582A" w:rsidRDefault="005159E1" w:rsidP="005159E1">
      <w:pPr>
        <w:pStyle w:val="Code"/>
        <w:rPr>
          <w:highlight w:val="white"/>
        </w:rPr>
      </w:pPr>
      <w:r w:rsidRPr="005159E1">
        <w:rPr>
          <w:highlight w:val="white"/>
        </w:rPr>
        <w:t xml:space="preserve">          MiddleCode assignTrue =</w:t>
      </w:r>
    </w:p>
    <w:p w14:paraId="78F6CE0D" w14:textId="77777777" w:rsidR="0024582A" w:rsidRDefault="0024582A" w:rsidP="005159E1">
      <w:pPr>
        <w:pStyle w:val="Code"/>
        <w:rPr>
          <w:highlight w:val="white"/>
        </w:rPr>
      </w:pPr>
      <w:r>
        <w:rPr>
          <w:highlight w:val="white"/>
        </w:rPr>
        <w:t xml:space="preserve">            </w:t>
      </w:r>
      <w:r w:rsidR="005159E1" w:rsidRPr="005159E1">
        <w:rPr>
          <w:highlight w:val="white"/>
        </w:rPr>
        <w:t>MiddleCodeGenerator.AddMiddleCode(codeList, MiddleOperator.Assign,</w:t>
      </w:r>
    </w:p>
    <w:p w14:paraId="76F0633F" w14:textId="23155630" w:rsidR="005159E1" w:rsidRPr="005159E1" w:rsidRDefault="0024582A" w:rsidP="005159E1">
      <w:pPr>
        <w:pStyle w:val="Code"/>
        <w:rPr>
          <w:highlight w:val="white"/>
        </w:rPr>
      </w:pPr>
      <w:r>
        <w:rPr>
          <w:highlight w:val="white"/>
        </w:rPr>
        <w:t xml:space="preserve">                                             </w:t>
      </w:r>
      <w:r w:rsidR="005159E1" w:rsidRPr="005159E1">
        <w:rPr>
          <w:highlight w:val="white"/>
        </w:rPr>
        <w:t xml:space="preserve"> resultSymbol, oneSymbol);</w:t>
      </w:r>
    </w:p>
    <w:p w14:paraId="7F1C531B" w14:textId="77777777" w:rsidR="005159E1" w:rsidRPr="005159E1" w:rsidRDefault="005159E1" w:rsidP="005159E1">
      <w:pPr>
        <w:pStyle w:val="Code"/>
        <w:rPr>
          <w:highlight w:val="white"/>
        </w:rPr>
      </w:pPr>
      <w:r w:rsidRPr="005159E1">
        <w:rPr>
          <w:highlight w:val="white"/>
        </w:rPr>
        <w:t xml:space="preserve">          MiddleCodeGenerator.Backpatch(fromSymbol.TrueSet, assignTrue);</w:t>
      </w:r>
    </w:p>
    <w:p w14:paraId="7CAD304F" w14:textId="77777777" w:rsidR="005159E1" w:rsidRPr="005159E1" w:rsidRDefault="005159E1" w:rsidP="005159E1">
      <w:pPr>
        <w:pStyle w:val="Code"/>
        <w:rPr>
          <w:highlight w:val="white"/>
        </w:rPr>
      </w:pPr>
      <w:r w:rsidRPr="005159E1">
        <w:rPr>
          <w:highlight w:val="white"/>
        </w:rPr>
        <w:t xml:space="preserve">      </w:t>
      </w:r>
    </w:p>
    <w:p w14:paraId="1B23507F" w14:textId="77777777" w:rsidR="005159E1" w:rsidRPr="005159E1" w:rsidRDefault="005159E1" w:rsidP="005159E1">
      <w:pPr>
        <w:pStyle w:val="Code"/>
        <w:rPr>
          <w:highlight w:val="white"/>
        </w:rPr>
      </w:pPr>
      <w:r w:rsidRPr="005159E1">
        <w:rPr>
          <w:highlight w:val="white"/>
        </w:rPr>
        <w:t xml:space="preserve">          MiddleCode toCode = new MiddleCode(MiddleOperator.Empty);</w:t>
      </w:r>
    </w:p>
    <w:p w14:paraId="5D2C8969" w14:textId="77777777" w:rsidR="0024582A" w:rsidRDefault="005159E1" w:rsidP="005159E1">
      <w:pPr>
        <w:pStyle w:val="Code"/>
        <w:rPr>
          <w:highlight w:val="white"/>
        </w:rPr>
      </w:pPr>
      <w:r w:rsidRPr="005159E1">
        <w:rPr>
          <w:highlight w:val="white"/>
        </w:rPr>
        <w:t xml:space="preserve">          MiddleCodeGenerator.AddMiddleCode(codeList, MiddleOperator.Goto,</w:t>
      </w:r>
    </w:p>
    <w:p w14:paraId="34D3CD1D" w14:textId="670843ED" w:rsidR="005159E1" w:rsidRPr="005159E1" w:rsidRDefault="0024582A" w:rsidP="005159E1">
      <w:pPr>
        <w:pStyle w:val="Code"/>
        <w:rPr>
          <w:highlight w:val="white"/>
        </w:rPr>
      </w:pPr>
      <w:r>
        <w:rPr>
          <w:highlight w:val="white"/>
        </w:rPr>
        <w:t xml:space="preserve">                                           </w:t>
      </w:r>
      <w:r w:rsidR="005159E1" w:rsidRPr="005159E1">
        <w:rPr>
          <w:highlight w:val="white"/>
        </w:rPr>
        <w:t xml:space="preserve"> toCode);</w:t>
      </w:r>
    </w:p>
    <w:p w14:paraId="3C70951F" w14:textId="77777777" w:rsidR="005159E1" w:rsidRPr="005159E1" w:rsidRDefault="005159E1" w:rsidP="005159E1">
      <w:pPr>
        <w:pStyle w:val="Code"/>
        <w:rPr>
          <w:highlight w:val="white"/>
        </w:rPr>
      </w:pPr>
    </w:p>
    <w:p w14:paraId="461599F5" w14:textId="310042E7" w:rsidR="005159E1" w:rsidRPr="005159E1" w:rsidRDefault="005159E1" w:rsidP="005159E1">
      <w:pPr>
        <w:pStyle w:val="Code"/>
        <w:rPr>
          <w:highlight w:val="white"/>
        </w:rPr>
      </w:pPr>
      <w:r w:rsidRPr="005159E1">
        <w:rPr>
          <w:highlight w:val="white"/>
        </w:rPr>
        <w:t xml:space="preserve">          Symbol zeroSymbol = new Symbol(toType, (</w:t>
      </w:r>
      <w:r w:rsidR="00EF0D34">
        <w:rPr>
          <w:highlight w:val="white"/>
        </w:rPr>
        <w:t>BigInteger.Zero</w:t>
      </w:r>
      <w:r w:rsidRPr="005159E1">
        <w:rPr>
          <w:highlight w:val="white"/>
        </w:rPr>
        <w:t>));</w:t>
      </w:r>
    </w:p>
    <w:p w14:paraId="2966C01D" w14:textId="77777777" w:rsidR="0024582A" w:rsidRDefault="005159E1" w:rsidP="005159E1">
      <w:pPr>
        <w:pStyle w:val="Code"/>
        <w:rPr>
          <w:highlight w:val="white"/>
        </w:rPr>
      </w:pPr>
      <w:r w:rsidRPr="005159E1">
        <w:rPr>
          <w:highlight w:val="white"/>
        </w:rPr>
        <w:t xml:space="preserve">          MiddleCode assignFalse =</w:t>
      </w:r>
    </w:p>
    <w:p w14:paraId="2AC820D7" w14:textId="77777777" w:rsidR="0024582A" w:rsidRDefault="0024582A" w:rsidP="005159E1">
      <w:pPr>
        <w:pStyle w:val="Code"/>
        <w:rPr>
          <w:highlight w:val="white"/>
        </w:rPr>
      </w:pPr>
      <w:r>
        <w:rPr>
          <w:highlight w:val="white"/>
        </w:rPr>
        <w:t xml:space="preserve">           </w:t>
      </w:r>
      <w:r w:rsidR="005159E1" w:rsidRPr="005159E1">
        <w:rPr>
          <w:highlight w:val="white"/>
        </w:rPr>
        <w:t xml:space="preserve"> MiddleCodeGenerator.AddMiddleCode(codeList, MiddleOperator.Assign,</w:t>
      </w:r>
    </w:p>
    <w:p w14:paraId="45C021B9" w14:textId="64C78809" w:rsidR="005159E1" w:rsidRPr="005159E1" w:rsidRDefault="0024582A" w:rsidP="005159E1">
      <w:pPr>
        <w:pStyle w:val="Code"/>
        <w:rPr>
          <w:highlight w:val="white"/>
        </w:rPr>
      </w:pPr>
      <w:r>
        <w:rPr>
          <w:highlight w:val="white"/>
        </w:rPr>
        <w:t xml:space="preserve">                                             </w:t>
      </w:r>
      <w:r w:rsidR="005159E1" w:rsidRPr="005159E1">
        <w:rPr>
          <w:highlight w:val="white"/>
        </w:rPr>
        <w:t xml:space="preserve"> resultSymbol, zeroSymbol);</w:t>
      </w:r>
    </w:p>
    <w:p w14:paraId="76DA8840" w14:textId="77777777" w:rsidR="005159E1" w:rsidRPr="005159E1" w:rsidRDefault="005159E1" w:rsidP="005159E1">
      <w:pPr>
        <w:pStyle w:val="Code"/>
        <w:rPr>
          <w:highlight w:val="white"/>
        </w:rPr>
      </w:pPr>
      <w:r w:rsidRPr="005159E1">
        <w:rPr>
          <w:highlight w:val="white"/>
        </w:rPr>
        <w:t xml:space="preserve">          MiddleCodeGenerator.Backpatch(fromSymbol.FalseSet, assignFalse);</w:t>
      </w:r>
    </w:p>
    <w:p w14:paraId="38A9FB7B" w14:textId="77777777" w:rsidR="005159E1" w:rsidRPr="005159E1" w:rsidRDefault="005159E1" w:rsidP="005159E1">
      <w:pPr>
        <w:pStyle w:val="Code"/>
        <w:rPr>
          <w:highlight w:val="white"/>
        </w:rPr>
      </w:pPr>
      <w:r w:rsidRPr="005159E1">
        <w:rPr>
          <w:highlight w:val="white"/>
        </w:rPr>
        <w:t xml:space="preserve">      </w:t>
      </w:r>
    </w:p>
    <w:p w14:paraId="6C217DD0" w14:textId="77777777" w:rsidR="005159E1" w:rsidRPr="005159E1" w:rsidRDefault="005159E1" w:rsidP="005159E1">
      <w:pPr>
        <w:pStyle w:val="Code"/>
        <w:rPr>
          <w:highlight w:val="white"/>
        </w:rPr>
      </w:pPr>
      <w:r w:rsidRPr="005159E1">
        <w:rPr>
          <w:highlight w:val="white"/>
        </w:rPr>
        <w:t xml:space="preserve">          codeList.Add(toCode);</w:t>
      </w:r>
    </w:p>
    <w:p w14:paraId="76E2648B" w14:textId="77777777" w:rsidR="0024582A" w:rsidRDefault="005159E1" w:rsidP="005159E1">
      <w:pPr>
        <w:pStyle w:val="Code"/>
        <w:rPr>
          <w:highlight w:val="white"/>
        </w:rPr>
      </w:pPr>
      <w:r w:rsidRPr="005159E1">
        <w:rPr>
          <w:highlight w:val="white"/>
        </w:rPr>
        <w:t xml:space="preserve">          return (new Expression(resultSymbol, fromExpression.ShortList,</w:t>
      </w:r>
    </w:p>
    <w:p w14:paraId="5BE4967D" w14:textId="2D1D4B34" w:rsidR="005159E1" w:rsidRPr="005159E1" w:rsidRDefault="0024582A" w:rsidP="005159E1">
      <w:pPr>
        <w:pStyle w:val="Code"/>
        <w:rPr>
          <w:highlight w:val="white"/>
        </w:rPr>
      </w:pPr>
      <w:r>
        <w:rPr>
          <w:highlight w:val="white"/>
        </w:rPr>
        <w:t xml:space="preserve">                                </w:t>
      </w:r>
      <w:r w:rsidR="005159E1" w:rsidRPr="005159E1">
        <w:rPr>
          <w:highlight w:val="white"/>
        </w:rPr>
        <w:t xml:space="preserve"> codeList));</w:t>
      </w:r>
    </w:p>
    <w:p w14:paraId="6B6E120C" w14:textId="77777777" w:rsidR="005159E1" w:rsidRPr="005159E1" w:rsidRDefault="005159E1" w:rsidP="005159E1">
      <w:pPr>
        <w:pStyle w:val="Code"/>
        <w:rPr>
          <w:highlight w:val="white"/>
        </w:rPr>
      </w:pPr>
      <w:r w:rsidRPr="005159E1">
        <w:rPr>
          <w:highlight w:val="white"/>
        </w:rPr>
        <w:t xml:space="preserve">        }</w:t>
      </w:r>
    </w:p>
    <w:p w14:paraId="78B751FD" w14:textId="77777777" w:rsidR="005159E1" w:rsidRPr="005159E1" w:rsidRDefault="005159E1" w:rsidP="005159E1">
      <w:pPr>
        <w:pStyle w:val="Code"/>
        <w:rPr>
          <w:highlight w:val="white"/>
        </w:rPr>
      </w:pPr>
    </w:p>
    <w:p w14:paraId="2BD14C06"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175E586D" w14:textId="77777777" w:rsidR="005159E1" w:rsidRPr="005159E1" w:rsidRDefault="005159E1" w:rsidP="005159E1">
      <w:pPr>
        <w:pStyle w:val="Code"/>
        <w:rPr>
          <w:highlight w:val="white"/>
        </w:rPr>
      </w:pPr>
      <w:r w:rsidRPr="005159E1">
        <w:rPr>
          <w:highlight w:val="white"/>
        </w:rPr>
        <w:t xml:space="preserve">      }</w:t>
      </w:r>
    </w:p>
    <w:p w14:paraId="197303B3" w14:textId="77777777" w:rsidR="005159E1" w:rsidRPr="005159E1" w:rsidRDefault="005159E1" w:rsidP="005159E1">
      <w:pPr>
        <w:pStyle w:val="Code"/>
        <w:rPr>
          <w:highlight w:val="white"/>
        </w:rPr>
      </w:pPr>
      <w:r w:rsidRPr="005159E1">
        <w:rPr>
          <w:highlight w:val="white"/>
        </w:rPr>
        <w:t xml:space="preserve">      else if (fromType.IsFloating()) {</w:t>
      </w:r>
    </w:p>
    <w:p w14:paraId="6C61A30C" w14:textId="77777777" w:rsidR="005159E1" w:rsidRPr="005159E1" w:rsidRDefault="005159E1" w:rsidP="005159E1">
      <w:pPr>
        <w:pStyle w:val="Code"/>
        <w:rPr>
          <w:highlight w:val="white"/>
        </w:rPr>
      </w:pPr>
      <w:r w:rsidRPr="005159E1">
        <w:rPr>
          <w:highlight w:val="white"/>
        </w:rPr>
        <w:t xml:space="preserve">        if (toType.IsFloating()) {</w:t>
      </w:r>
    </w:p>
    <w:p w14:paraId="6FD6AA1A" w14:textId="77777777" w:rsidR="00A179E2" w:rsidRDefault="005159E1" w:rsidP="005159E1">
      <w:pPr>
        <w:pStyle w:val="Code"/>
        <w:rPr>
          <w:highlight w:val="white"/>
        </w:rPr>
      </w:pPr>
      <w:r w:rsidRPr="005159E1">
        <w:rPr>
          <w:highlight w:val="white"/>
        </w:rPr>
        <w:t xml:space="preserve">          return (new Expression(new Symbol(toType), fromExpression.ShortList,</w:t>
      </w:r>
    </w:p>
    <w:p w14:paraId="78B8E5F6" w14:textId="6AE8D0D6" w:rsidR="005159E1" w:rsidRPr="005159E1" w:rsidRDefault="00A179E2" w:rsidP="005159E1">
      <w:pPr>
        <w:pStyle w:val="Code"/>
        <w:rPr>
          <w:highlight w:val="white"/>
        </w:rPr>
      </w:pPr>
      <w:r>
        <w:rPr>
          <w:highlight w:val="white"/>
        </w:rPr>
        <w:t xml:space="preserve">                                </w:t>
      </w:r>
      <w:r w:rsidR="005159E1" w:rsidRPr="005159E1">
        <w:rPr>
          <w:highlight w:val="white"/>
        </w:rPr>
        <w:t xml:space="preserve"> fromExpression.LongList));</w:t>
      </w:r>
    </w:p>
    <w:p w14:paraId="685B1011" w14:textId="77777777" w:rsidR="005159E1" w:rsidRPr="005159E1" w:rsidRDefault="005159E1" w:rsidP="005159E1">
      <w:pPr>
        <w:pStyle w:val="Code"/>
        <w:rPr>
          <w:highlight w:val="white"/>
        </w:rPr>
      </w:pPr>
      <w:r w:rsidRPr="005159E1">
        <w:rPr>
          <w:highlight w:val="white"/>
        </w:rPr>
        <w:t xml:space="preserve">        }</w:t>
      </w:r>
    </w:p>
    <w:p w14:paraId="08844634" w14:textId="77777777" w:rsidR="005159E1" w:rsidRPr="005159E1" w:rsidRDefault="005159E1" w:rsidP="005159E1">
      <w:pPr>
        <w:pStyle w:val="Code"/>
        <w:rPr>
          <w:highlight w:val="white"/>
        </w:rPr>
      </w:pPr>
      <w:r w:rsidRPr="005159E1">
        <w:rPr>
          <w:highlight w:val="white"/>
        </w:rPr>
        <w:t xml:space="preserve">        else if (toType.IsIntegralArrayOrPointer()) {</w:t>
      </w:r>
    </w:p>
    <w:p w14:paraId="5585ED31"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DE94267" w14:textId="77777777" w:rsidR="005159E1" w:rsidRPr="005159E1" w:rsidRDefault="005159E1" w:rsidP="005159E1">
      <w:pPr>
        <w:pStyle w:val="Code"/>
        <w:rPr>
          <w:highlight w:val="white"/>
        </w:rPr>
      </w:pPr>
      <w:r w:rsidRPr="005159E1">
        <w:rPr>
          <w:highlight w:val="white"/>
        </w:rPr>
        <w:t xml:space="preserve">          Symbol resultSymbol = new Symbol(toType);</w:t>
      </w:r>
    </w:p>
    <w:p w14:paraId="48A5157A" w14:textId="77777777" w:rsidR="005159E1" w:rsidRPr="005159E1" w:rsidRDefault="005159E1" w:rsidP="005159E1">
      <w:pPr>
        <w:pStyle w:val="Code"/>
        <w:rPr>
          <w:highlight w:val="white"/>
        </w:rPr>
      </w:pPr>
    </w:p>
    <w:p w14:paraId="0035BBAC" w14:textId="77777777" w:rsidR="005159E1" w:rsidRPr="005159E1" w:rsidRDefault="005159E1" w:rsidP="005159E1">
      <w:pPr>
        <w:pStyle w:val="Code"/>
        <w:rPr>
          <w:highlight w:val="white"/>
        </w:rPr>
      </w:pPr>
      <w:r w:rsidRPr="005159E1">
        <w:rPr>
          <w:highlight w:val="white"/>
        </w:rPr>
        <w:t xml:space="preserve">          if (toType.Size() == 1) {</w:t>
      </w:r>
    </w:p>
    <w:p w14:paraId="286D5A80" w14:textId="77777777" w:rsidR="005159E1" w:rsidRPr="005159E1" w:rsidRDefault="005159E1" w:rsidP="005159E1">
      <w:pPr>
        <w:pStyle w:val="Code"/>
        <w:rPr>
          <w:highlight w:val="white"/>
        </w:rPr>
      </w:pPr>
      <w:r w:rsidRPr="005159E1">
        <w:rPr>
          <w:highlight w:val="white"/>
        </w:rPr>
        <w:t xml:space="preserve">            Type tempType = fromType.IsSigned() ? Type.SignedIntegerType</w:t>
      </w:r>
    </w:p>
    <w:p w14:paraId="0635B001" w14:textId="77777777" w:rsidR="005159E1" w:rsidRPr="005159E1" w:rsidRDefault="005159E1" w:rsidP="005159E1">
      <w:pPr>
        <w:pStyle w:val="Code"/>
        <w:rPr>
          <w:highlight w:val="white"/>
        </w:rPr>
      </w:pPr>
      <w:r w:rsidRPr="005159E1">
        <w:rPr>
          <w:highlight w:val="white"/>
        </w:rPr>
        <w:t xml:space="preserve">                                                  : Type.UnsignedIntegerType;</w:t>
      </w:r>
    </w:p>
    <w:p w14:paraId="54ADCD82" w14:textId="77777777" w:rsidR="005159E1" w:rsidRPr="005159E1" w:rsidRDefault="005159E1" w:rsidP="005159E1">
      <w:pPr>
        <w:pStyle w:val="Code"/>
        <w:rPr>
          <w:highlight w:val="white"/>
        </w:rPr>
      </w:pPr>
      <w:r w:rsidRPr="005159E1">
        <w:rPr>
          <w:highlight w:val="white"/>
        </w:rPr>
        <w:t xml:space="preserve">            Symbol tempSymbol = new Symbol(tempType);</w:t>
      </w:r>
    </w:p>
    <w:p w14:paraId="0D46DE94" w14:textId="77777777" w:rsidR="00877279" w:rsidRDefault="005159E1" w:rsidP="005159E1">
      <w:pPr>
        <w:pStyle w:val="Code"/>
        <w:rPr>
          <w:highlight w:val="white"/>
        </w:rPr>
      </w:pPr>
      <w:r w:rsidRPr="005159E1">
        <w:rPr>
          <w:highlight w:val="white"/>
        </w:rPr>
        <w:t xml:space="preserve">            MiddleCode tempCode =</w:t>
      </w:r>
    </w:p>
    <w:p w14:paraId="5BB52471" w14:textId="77777777" w:rsidR="00877279" w:rsidRDefault="00877279" w:rsidP="005159E1">
      <w:pPr>
        <w:pStyle w:val="Code"/>
        <w:rPr>
          <w:highlight w:val="white"/>
        </w:rPr>
      </w:pPr>
      <w:r>
        <w:rPr>
          <w:highlight w:val="white"/>
        </w:rPr>
        <w:t xml:space="preserve">             </w:t>
      </w:r>
      <w:r w:rsidR="005159E1" w:rsidRPr="005159E1">
        <w:rPr>
          <w:highlight w:val="white"/>
        </w:rPr>
        <w:t xml:space="preserve"> new MiddleCode(MiddleOperator.FloatingToIntegral, tempSymbol,</w:t>
      </w:r>
    </w:p>
    <w:p w14:paraId="2AB1E871" w14:textId="097AA3AC" w:rsidR="005159E1" w:rsidRPr="005159E1" w:rsidRDefault="00877279" w:rsidP="005159E1">
      <w:pPr>
        <w:pStyle w:val="Code"/>
        <w:rPr>
          <w:highlight w:val="white"/>
        </w:rPr>
      </w:pPr>
      <w:r>
        <w:rPr>
          <w:highlight w:val="white"/>
        </w:rPr>
        <w:t xml:space="preserve">                            </w:t>
      </w:r>
      <w:r w:rsidR="005159E1" w:rsidRPr="005159E1">
        <w:rPr>
          <w:highlight w:val="white"/>
        </w:rPr>
        <w:t xml:space="preserve"> fromSymbol);</w:t>
      </w:r>
    </w:p>
    <w:p w14:paraId="062F0654" w14:textId="77777777" w:rsidR="005159E1" w:rsidRPr="005159E1" w:rsidRDefault="005159E1" w:rsidP="005159E1">
      <w:pPr>
        <w:pStyle w:val="Code"/>
        <w:rPr>
          <w:highlight w:val="white"/>
        </w:rPr>
      </w:pPr>
      <w:r w:rsidRPr="005159E1">
        <w:rPr>
          <w:highlight w:val="white"/>
        </w:rPr>
        <w:t xml:space="preserve">            codeList.Add(tempCode);</w:t>
      </w:r>
    </w:p>
    <w:p w14:paraId="7062A8D1" w14:textId="77777777" w:rsidR="00877279" w:rsidRDefault="005159E1" w:rsidP="005159E1">
      <w:pPr>
        <w:pStyle w:val="Code"/>
        <w:rPr>
          <w:highlight w:val="white"/>
        </w:rPr>
      </w:pPr>
      <w:r w:rsidRPr="005159E1">
        <w:rPr>
          <w:highlight w:val="white"/>
        </w:rPr>
        <w:t xml:space="preserve">            MiddleCode resultCode =</w:t>
      </w:r>
    </w:p>
    <w:p w14:paraId="425C0BDA" w14:textId="77777777" w:rsidR="00877279" w:rsidRDefault="00877279" w:rsidP="005159E1">
      <w:pPr>
        <w:pStyle w:val="Code"/>
        <w:rPr>
          <w:highlight w:val="white"/>
        </w:rPr>
      </w:pPr>
      <w:r>
        <w:rPr>
          <w:highlight w:val="white"/>
        </w:rPr>
        <w:lastRenderedPageBreak/>
        <w:t xml:space="preserve">              </w:t>
      </w:r>
      <w:r w:rsidR="005159E1" w:rsidRPr="005159E1">
        <w:rPr>
          <w:highlight w:val="white"/>
        </w:rPr>
        <w:t>new MiddleCode(MiddleOperator.IntegralToIntegral, resultSymbol,</w:t>
      </w:r>
    </w:p>
    <w:p w14:paraId="55127EBC" w14:textId="60A1DA57" w:rsidR="005159E1" w:rsidRPr="005159E1" w:rsidRDefault="00877279" w:rsidP="005159E1">
      <w:pPr>
        <w:pStyle w:val="Code"/>
        <w:rPr>
          <w:highlight w:val="white"/>
        </w:rPr>
      </w:pPr>
      <w:r>
        <w:rPr>
          <w:highlight w:val="white"/>
        </w:rPr>
        <w:t xml:space="preserve">                            </w:t>
      </w:r>
      <w:r w:rsidR="005159E1" w:rsidRPr="005159E1">
        <w:rPr>
          <w:highlight w:val="white"/>
        </w:rPr>
        <w:t xml:space="preserve"> tempSymbol);</w:t>
      </w:r>
    </w:p>
    <w:p w14:paraId="4194D14E" w14:textId="77777777" w:rsidR="005159E1" w:rsidRPr="005159E1" w:rsidRDefault="005159E1" w:rsidP="005159E1">
      <w:pPr>
        <w:pStyle w:val="Code"/>
        <w:rPr>
          <w:highlight w:val="white"/>
        </w:rPr>
      </w:pPr>
      <w:r w:rsidRPr="005159E1">
        <w:rPr>
          <w:highlight w:val="white"/>
        </w:rPr>
        <w:t xml:space="preserve">            codeList.Add(resultCode);</w:t>
      </w:r>
    </w:p>
    <w:p w14:paraId="052E8378" w14:textId="77777777" w:rsidR="005159E1" w:rsidRPr="005159E1" w:rsidRDefault="005159E1" w:rsidP="005159E1">
      <w:pPr>
        <w:pStyle w:val="Code"/>
        <w:rPr>
          <w:highlight w:val="white"/>
        </w:rPr>
      </w:pPr>
      <w:r w:rsidRPr="005159E1">
        <w:rPr>
          <w:highlight w:val="white"/>
        </w:rPr>
        <w:t xml:space="preserve">          }</w:t>
      </w:r>
    </w:p>
    <w:p w14:paraId="647635CF" w14:textId="77777777" w:rsidR="005159E1" w:rsidRPr="005159E1" w:rsidRDefault="005159E1" w:rsidP="005159E1">
      <w:pPr>
        <w:pStyle w:val="Code"/>
        <w:rPr>
          <w:highlight w:val="white"/>
        </w:rPr>
      </w:pPr>
      <w:r w:rsidRPr="005159E1">
        <w:rPr>
          <w:highlight w:val="white"/>
        </w:rPr>
        <w:t xml:space="preserve">          else {</w:t>
      </w:r>
    </w:p>
    <w:p w14:paraId="172648A2" w14:textId="77777777" w:rsidR="00877279" w:rsidRDefault="005159E1" w:rsidP="005159E1">
      <w:pPr>
        <w:pStyle w:val="Code"/>
        <w:rPr>
          <w:highlight w:val="white"/>
        </w:rPr>
      </w:pPr>
      <w:r w:rsidRPr="005159E1">
        <w:rPr>
          <w:highlight w:val="white"/>
        </w:rPr>
        <w:t xml:space="preserve">            MiddleCode resultCode =</w:t>
      </w:r>
    </w:p>
    <w:p w14:paraId="6CDA1E2D" w14:textId="77777777" w:rsidR="00877279" w:rsidRDefault="00877279" w:rsidP="005159E1">
      <w:pPr>
        <w:pStyle w:val="Code"/>
        <w:rPr>
          <w:highlight w:val="white"/>
        </w:rPr>
      </w:pPr>
      <w:r>
        <w:rPr>
          <w:highlight w:val="white"/>
        </w:rPr>
        <w:t xml:space="preserve">              </w:t>
      </w:r>
      <w:r w:rsidR="005159E1" w:rsidRPr="005159E1">
        <w:rPr>
          <w:highlight w:val="white"/>
        </w:rPr>
        <w:t>new MiddleCode(MiddleOperator.FloatingToIntegral, resultSymbol,</w:t>
      </w:r>
    </w:p>
    <w:p w14:paraId="25FB2E47" w14:textId="3B5AD241" w:rsidR="005159E1" w:rsidRPr="005159E1" w:rsidRDefault="00877279" w:rsidP="005159E1">
      <w:pPr>
        <w:pStyle w:val="Code"/>
        <w:rPr>
          <w:highlight w:val="white"/>
        </w:rPr>
      </w:pPr>
      <w:r>
        <w:rPr>
          <w:highlight w:val="white"/>
        </w:rPr>
        <w:t xml:space="preserve">                            </w:t>
      </w:r>
      <w:r w:rsidR="005159E1" w:rsidRPr="005159E1">
        <w:rPr>
          <w:highlight w:val="white"/>
        </w:rPr>
        <w:t xml:space="preserve"> fromSymbol);</w:t>
      </w:r>
    </w:p>
    <w:p w14:paraId="302B18BC" w14:textId="77777777" w:rsidR="005159E1" w:rsidRPr="005159E1" w:rsidRDefault="005159E1" w:rsidP="005159E1">
      <w:pPr>
        <w:pStyle w:val="Code"/>
        <w:rPr>
          <w:highlight w:val="white"/>
        </w:rPr>
      </w:pPr>
      <w:r w:rsidRPr="005159E1">
        <w:rPr>
          <w:highlight w:val="white"/>
        </w:rPr>
        <w:t xml:space="preserve">            codeList.Add(resultCode);</w:t>
      </w:r>
    </w:p>
    <w:p w14:paraId="0060ADF5" w14:textId="77777777" w:rsidR="005159E1" w:rsidRPr="005159E1" w:rsidRDefault="005159E1" w:rsidP="005159E1">
      <w:pPr>
        <w:pStyle w:val="Code"/>
        <w:rPr>
          <w:highlight w:val="white"/>
        </w:rPr>
      </w:pPr>
      <w:r w:rsidRPr="005159E1">
        <w:rPr>
          <w:highlight w:val="white"/>
        </w:rPr>
        <w:t xml:space="preserve">          }</w:t>
      </w:r>
    </w:p>
    <w:p w14:paraId="17FE3253" w14:textId="77777777" w:rsidR="005159E1" w:rsidRPr="005159E1" w:rsidRDefault="005159E1" w:rsidP="005159E1">
      <w:pPr>
        <w:pStyle w:val="Code"/>
        <w:rPr>
          <w:highlight w:val="white"/>
        </w:rPr>
      </w:pPr>
    </w:p>
    <w:p w14:paraId="1FDFAA4B" w14:textId="77777777" w:rsidR="00877279" w:rsidRDefault="005159E1" w:rsidP="005159E1">
      <w:pPr>
        <w:pStyle w:val="Code"/>
        <w:rPr>
          <w:highlight w:val="white"/>
        </w:rPr>
      </w:pPr>
      <w:r w:rsidRPr="005159E1">
        <w:rPr>
          <w:highlight w:val="white"/>
        </w:rPr>
        <w:t xml:space="preserve">          return (new Expression(resultSymbol, fromExpression.ShortList,</w:t>
      </w:r>
    </w:p>
    <w:p w14:paraId="0DDD54FA" w14:textId="7B1D9D0A" w:rsidR="005159E1" w:rsidRPr="005159E1" w:rsidRDefault="00877279" w:rsidP="005159E1">
      <w:pPr>
        <w:pStyle w:val="Code"/>
        <w:rPr>
          <w:highlight w:val="white"/>
        </w:rPr>
      </w:pPr>
      <w:r>
        <w:rPr>
          <w:highlight w:val="white"/>
        </w:rPr>
        <w:t xml:space="preserve">                                </w:t>
      </w:r>
      <w:r w:rsidR="005159E1" w:rsidRPr="005159E1">
        <w:rPr>
          <w:highlight w:val="white"/>
        </w:rPr>
        <w:t xml:space="preserve"> codeList));</w:t>
      </w:r>
    </w:p>
    <w:p w14:paraId="7F11ACDA" w14:textId="77777777" w:rsidR="005159E1" w:rsidRPr="005159E1" w:rsidRDefault="005159E1" w:rsidP="005159E1">
      <w:pPr>
        <w:pStyle w:val="Code"/>
        <w:rPr>
          <w:highlight w:val="white"/>
        </w:rPr>
      </w:pPr>
      <w:r w:rsidRPr="005159E1">
        <w:rPr>
          <w:highlight w:val="white"/>
        </w:rPr>
        <w:t xml:space="preserve">        }</w:t>
      </w:r>
    </w:p>
    <w:p w14:paraId="642115C5" w14:textId="77777777" w:rsidR="005159E1" w:rsidRPr="005159E1" w:rsidRDefault="005159E1" w:rsidP="005159E1">
      <w:pPr>
        <w:pStyle w:val="Code"/>
        <w:rPr>
          <w:highlight w:val="white"/>
        </w:rPr>
      </w:pPr>
      <w:r w:rsidRPr="005159E1">
        <w:rPr>
          <w:highlight w:val="white"/>
        </w:rPr>
        <w:t xml:space="preserve">        else if (toType.IsLogical()) {</w:t>
      </w:r>
    </w:p>
    <w:p w14:paraId="644D0C3E"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7ADB9304" w14:textId="77777777" w:rsidR="005159E1" w:rsidRPr="005159E1" w:rsidRDefault="005159E1" w:rsidP="005159E1">
      <w:pPr>
        <w:pStyle w:val="Code"/>
        <w:rPr>
          <w:highlight w:val="white"/>
        </w:rPr>
      </w:pPr>
    </w:p>
    <w:p w14:paraId="54A40141" w14:textId="77777777" w:rsidR="005159E1" w:rsidRPr="005159E1" w:rsidRDefault="005159E1" w:rsidP="005159E1">
      <w:pPr>
        <w:pStyle w:val="Code"/>
        <w:rPr>
          <w:highlight w:val="white"/>
        </w:rPr>
      </w:pPr>
      <w:r w:rsidRPr="005159E1">
        <w:rPr>
          <w:highlight w:val="white"/>
        </w:rPr>
        <w:t xml:space="preserve">          ISet&lt;MiddleCode&gt; trueSet = new HashSet&lt;MiddleCode&gt;();</w:t>
      </w:r>
    </w:p>
    <w:p w14:paraId="32D0FDBF" w14:textId="77777777" w:rsidR="005159E1" w:rsidRPr="005159E1" w:rsidRDefault="005159E1" w:rsidP="005159E1">
      <w:pPr>
        <w:pStyle w:val="Code"/>
        <w:rPr>
          <w:highlight w:val="white"/>
        </w:rPr>
      </w:pPr>
      <w:r w:rsidRPr="005159E1">
        <w:rPr>
          <w:highlight w:val="white"/>
        </w:rPr>
        <w:t xml:space="preserve">          Symbol zeroSymbol = new Symbol(toType, (decimal) 0);</w:t>
      </w:r>
    </w:p>
    <w:p w14:paraId="058A4771" w14:textId="77777777" w:rsidR="00877279" w:rsidRDefault="005159E1" w:rsidP="005159E1">
      <w:pPr>
        <w:pStyle w:val="Code"/>
        <w:rPr>
          <w:highlight w:val="white"/>
        </w:rPr>
      </w:pPr>
      <w:r w:rsidRPr="005159E1">
        <w:rPr>
          <w:highlight w:val="white"/>
        </w:rPr>
        <w:t xml:space="preserve">          MiddleCode testCode =</w:t>
      </w:r>
    </w:p>
    <w:p w14:paraId="1B5645B2" w14:textId="77777777" w:rsidR="00877279" w:rsidRDefault="00877279" w:rsidP="005159E1">
      <w:pPr>
        <w:pStyle w:val="Code"/>
        <w:rPr>
          <w:highlight w:val="white"/>
        </w:rPr>
      </w:pPr>
      <w:r>
        <w:rPr>
          <w:highlight w:val="white"/>
        </w:rPr>
        <w:t xml:space="preserve">            </w:t>
      </w:r>
      <w:r w:rsidR="005159E1" w:rsidRPr="005159E1">
        <w:rPr>
          <w:highlight w:val="white"/>
        </w:rPr>
        <w:t>new MiddleCode(MiddleOperator.NotEqual, null,</w:t>
      </w:r>
    </w:p>
    <w:p w14:paraId="16A347C7" w14:textId="50334F41" w:rsidR="005159E1" w:rsidRPr="005159E1" w:rsidRDefault="00877279" w:rsidP="005159E1">
      <w:pPr>
        <w:pStyle w:val="Code"/>
        <w:rPr>
          <w:highlight w:val="white"/>
        </w:rPr>
      </w:pPr>
      <w:r>
        <w:rPr>
          <w:highlight w:val="white"/>
        </w:rPr>
        <w:t xml:space="preserve">                          </w:t>
      </w:r>
      <w:r w:rsidR="005159E1" w:rsidRPr="005159E1">
        <w:rPr>
          <w:highlight w:val="white"/>
        </w:rPr>
        <w:t xml:space="preserve"> fromExpression.Symbol, zeroSymbol);</w:t>
      </w:r>
    </w:p>
    <w:p w14:paraId="11056A66" w14:textId="77777777" w:rsidR="005159E1" w:rsidRPr="005159E1" w:rsidRDefault="005159E1" w:rsidP="005159E1">
      <w:pPr>
        <w:pStyle w:val="Code"/>
        <w:rPr>
          <w:highlight w:val="white"/>
        </w:rPr>
      </w:pPr>
      <w:r w:rsidRPr="005159E1">
        <w:rPr>
          <w:highlight w:val="white"/>
        </w:rPr>
        <w:t xml:space="preserve">          codeList.Add(testCode);</w:t>
      </w:r>
    </w:p>
    <w:p w14:paraId="17CF7B03" w14:textId="77777777" w:rsidR="005159E1" w:rsidRPr="005159E1" w:rsidRDefault="005159E1" w:rsidP="005159E1">
      <w:pPr>
        <w:pStyle w:val="Code"/>
        <w:rPr>
          <w:highlight w:val="white"/>
        </w:rPr>
      </w:pPr>
      <w:r w:rsidRPr="005159E1">
        <w:rPr>
          <w:highlight w:val="white"/>
        </w:rPr>
        <w:t xml:space="preserve">          trueSet.Add(testCode);</w:t>
      </w:r>
    </w:p>
    <w:p w14:paraId="0DAEDF29" w14:textId="77777777" w:rsidR="005159E1" w:rsidRPr="005159E1" w:rsidRDefault="005159E1" w:rsidP="005159E1">
      <w:pPr>
        <w:pStyle w:val="Code"/>
        <w:rPr>
          <w:highlight w:val="white"/>
        </w:rPr>
      </w:pPr>
    </w:p>
    <w:p w14:paraId="08B3DCCC" w14:textId="77777777" w:rsidR="005159E1" w:rsidRPr="005159E1" w:rsidRDefault="005159E1" w:rsidP="005159E1">
      <w:pPr>
        <w:pStyle w:val="Code"/>
        <w:rPr>
          <w:highlight w:val="white"/>
        </w:rPr>
      </w:pPr>
      <w:r w:rsidRPr="005159E1">
        <w:rPr>
          <w:highlight w:val="white"/>
        </w:rPr>
        <w:t xml:space="preserve">          ISet&lt;MiddleCode&gt; falseSet = new HashSet&lt;MiddleCode&gt;();</w:t>
      </w:r>
    </w:p>
    <w:p w14:paraId="772A3AB9" w14:textId="77777777" w:rsidR="005159E1" w:rsidRPr="005159E1" w:rsidRDefault="005159E1" w:rsidP="005159E1">
      <w:pPr>
        <w:pStyle w:val="Code"/>
        <w:rPr>
          <w:highlight w:val="white"/>
        </w:rPr>
      </w:pPr>
      <w:r w:rsidRPr="005159E1">
        <w:rPr>
          <w:highlight w:val="white"/>
        </w:rPr>
        <w:t xml:space="preserve">          MiddleCode gotoCode = new MiddleCode(MiddleOperator.Goto);</w:t>
      </w:r>
    </w:p>
    <w:p w14:paraId="2A1BC963" w14:textId="77777777" w:rsidR="005159E1" w:rsidRPr="005159E1" w:rsidRDefault="005159E1" w:rsidP="005159E1">
      <w:pPr>
        <w:pStyle w:val="Code"/>
        <w:rPr>
          <w:highlight w:val="white"/>
        </w:rPr>
      </w:pPr>
      <w:r w:rsidRPr="005159E1">
        <w:rPr>
          <w:highlight w:val="white"/>
        </w:rPr>
        <w:t xml:space="preserve">          codeList.Add(gotoCode);</w:t>
      </w:r>
    </w:p>
    <w:p w14:paraId="0709B050" w14:textId="77777777" w:rsidR="005159E1" w:rsidRPr="005159E1" w:rsidRDefault="005159E1" w:rsidP="005159E1">
      <w:pPr>
        <w:pStyle w:val="Code"/>
        <w:rPr>
          <w:highlight w:val="white"/>
        </w:rPr>
      </w:pPr>
      <w:r w:rsidRPr="005159E1">
        <w:rPr>
          <w:highlight w:val="white"/>
        </w:rPr>
        <w:t xml:space="preserve">          falseSet.Add(testCode);</w:t>
      </w:r>
    </w:p>
    <w:p w14:paraId="19BD9C45" w14:textId="77777777" w:rsidR="005159E1" w:rsidRPr="005159E1" w:rsidRDefault="005159E1" w:rsidP="005159E1">
      <w:pPr>
        <w:pStyle w:val="Code"/>
        <w:rPr>
          <w:highlight w:val="white"/>
        </w:rPr>
      </w:pPr>
    </w:p>
    <w:p w14:paraId="1A20C72E" w14:textId="77777777" w:rsidR="005159E1" w:rsidRPr="005159E1" w:rsidRDefault="005159E1" w:rsidP="005159E1">
      <w:pPr>
        <w:pStyle w:val="Code"/>
        <w:rPr>
          <w:highlight w:val="white"/>
        </w:rPr>
      </w:pPr>
      <w:r w:rsidRPr="005159E1">
        <w:rPr>
          <w:highlight w:val="white"/>
        </w:rPr>
        <w:t xml:space="preserve">          Symbol symbol = new Symbol(trueSet, falseSet);</w:t>
      </w:r>
    </w:p>
    <w:p w14:paraId="7685E774" w14:textId="77777777" w:rsidR="005159E1" w:rsidRPr="005159E1" w:rsidRDefault="005159E1" w:rsidP="005159E1">
      <w:pPr>
        <w:pStyle w:val="Code"/>
        <w:rPr>
          <w:highlight w:val="white"/>
        </w:rPr>
      </w:pPr>
      <w:r w:rsidRPr="005159E1">
        <w:rPr>
          <w:highlight w:val="white"/>
        </w:rPr>
        <w:t xml:space="preserve">          return (new Expression(symbol, null, codeList));</w:t>
      </w:r>
    </w:p>
    <w:p w14:paraId="0A0D52BE" w14:textId="77777777" w:rsidR="005159E1" w:rsidRPr="005159E1" w:rsidRDefault="005159E1" w:rsidP="005159E1">
      <w:pPr>
        <w:pStyle w:val="Code"/>
        <w:rPr>
          <w:highlight w:val="white"/>
        </w:rPr>
      </w:pPr>
      <w:r w:rsidRPr="005159E1">
        <w:rPr>
          <w:highlight w:val="white"/>
        </w:rPr>
        <w:t xml:space="preserve">        }</w:t>
      </w:r>
    </w:p>
    <w:p w14:paraId="3C2BF168" w14:textId="77777777" w:rsidR="005159E1" w:rsidRPr="005159E1" w:rsidRDefault="005159E1" w:rsidP="005159E1">
      <w:pPr>
        <w:pStyle w:val="Code"/>
        <w:rPr>
          <w:highlight w:val="white"/>
        </w:rPr>
      </w:pPr>
      <w:r w:rsidRPr="005159E1">
        <w:rPr>
          <w:highlight w:val="white"/>
        </w:rPr>
        <w:t xml:space="preserve">      </w:t>
      </w:r>
    </w:p>
    <w:p w14:paraId="7CD8E6F6"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282176CF" w14:textId="77777777" w:rsidR="005159E1" w:rsidRPr="005159E1" w:rsidRDefault="005159E1" w:rsidP="005159E1">
      <w:pPr>
        <w:pStyle w:val="Code"/>
        <w:rPr>
          <w:highlight w:val="white"/>
        </w:rPr>
      </w:pPr>
      <w:r w:rsidRPr="005159E1">
        <w:rPr>
          <w:highlight w:val="white"/>
        </w:rPr>
        <w:t xml:space="preserve">      }</w:t>
      </w:r>
    </w:p>
    <w:p w14:paraId="26D7BE64" w14:textId="77777777" w:rsidR="005159E1" w:rsidRPr="005159E1" w:rsidRDefault="005159E1" w:rsidP="005159E1">
      <w:pPr>
        <w:pStyle w:val="Code"/>
        <w:rPr>
          <w:highlight w:val="white"/>
        </w:rPr>
      </w:pPr>
      <w:r w:rsidRPr="005159E1">
        <w:rPr>
          <w:highlight w:val="white"/>
        </w:rPr>
        <w:t xml:space="preserve">      else if (fromType.IsIntegralArrayOrPointer()) {</w:t>
      </w:r>
    </w:p>
    <w:p w14:paraId="3DAFB7FA" w14:textId="77777777" w:rsidR="005159E1" w:rsidRPr="005159E1" w:rsidRDefault="005159E1" w:rsidP="005159E1">
      <w:pPr>
        <w:pStyle w:val="Code"/>
        <w:rPr>
          <w:highlight w:val="white"/>
        </w:rPr>
      </w:pPr>
      <w:r w:rsidRPr="005159E1">
        <w:rPr>
          <w:highlight w:val="white"/>
        </w:rPr>
        <w:t xml:space="preserve">        if (toType.IsFloating()) {</w:t>
      </w:r>
    </w:p>
    <w:p w14:paraId="1931CDC3"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26AF6072" w14:textId="77777777" w:rsidR="005159E1" w:rsidRPr="005159E1" w:rsidRDefault="005159E1" w:rsidP="005159E1">
      <w:pPr>
        <w:pStyle w:val="Code"/>
        <w:rPr>
          <w:highlight w:val="white"/>
        </w:rPr>
      </w:pPr>
      <w:r w:rsidRPr="005159E1">
        <w:rPr>
          <w:highlight w:val="white"/>
        </w:rPr>
        <w:t xml:space="preserve">          Symbol resultSymbol = new Symbol(toType);</w:t>
      </w:r>
    </w:p>
    <w:p w14:paraId="3113CE81" w14:textId="77777777" w:rsidR="005159E1" w:rsidRPr="005159E1" w:rsidRDefault="005159E1" w:rsidP="005159E1">
      <w:pPr>
        <w:pStyle w:val="Code"/>
        <w:rPr>
          <w:highlight w:val="white"/>
        </w:rPr>
      </w:pPr>
    </w:p>
    <w:p w14:paraId="5FE60394" w14:textId="77777777" w:rsidR="005159E1" w:rsidRPr="005159E1" w:rsidRDefault="005159E1" w:rsidP="005159E1">
      <w:pPr>
        <w:pStyle w:val="Code"/>
        <w:rPr>
          <w:highlight w:val="white"/>
        </w:rPr>
      </w:pPr>
      <w:r w:rsidRPr="005159E1">
        <w:rPr>
          <w:highlight w:val="white"/>
        </w:rPr>
        <w:t xml:space="preserve">          if (fromType.Size() == 1) {</w:t>
      </w:r>
    </w:p>
    <w:p w14:paraId="16242101" w14:textId="77777777" w:rsidR="005159E1" w:rsidRPr="005159E1" w:rsidRDefault="005159E1" w:rsidP="005159E1">
      <w:pPr>
        <w:pStyle w:val="Code"/>
        <w:rPr>
          <w:highlight w:val="white"/>
        </w:rPr>
      </w:pPr>
      <w:r w:rsidRPr="005159E1">
        <w:rPr>
          <w:highlight w:val="white"/>
        </w:rPr>
        <w:t xml:space="preserve">            Type tempType = fromType.IsSigned() ? Type.SignedIntegerType</w:t>
      </w:r>
    </w:p>
    <w:p w14:paraId="0312EDD9" w14:textId="77777777" w:rsidR="005159E1" w:rsidRPr="005159E1" w:rsidRDefault="005159E1" w:rsidP="005159E1">
      <w:pPr>
        <w:pStyle w:val="Code"/>
        <w:rPr>
          <w:highlight w:val="white"/>
        </w:rPr>
      </w:pPr>
      <w:r w:rsidRPr="005159E1">
        <w:rPr>
          <w:highlight w:val="white"/>
        </w:rPr>
        <w:t xml:space="preserve">                                                  : Type.UnsignedIntegerType;</w:t>
      </w:r>
    </w:p>
    <w:p w14:paraId="083B4014" w14:textId="77777777" w:rsidR="005159E1" w:rsidRPr="005159E1" w:rsidRDefault="005159E1" w:rsidP="005159E1">
      <w:pPr>
        <w:pStyle w:val="Code"/>
        <w:rPr>
          <w:highlight w:val="white"/>
        </w:rPr>
      </w:pPr>
      <w:r w:rsidRPr="005159E1">
        <w:rPr>
          <w:highlight w:val="white"/>
        </w:rPr>
        <w:t xml:space="preserve">            Symbol tempSymbol = new Symbol(tempType);</w:t>
      </w:r>
    </w:p>
    <w:p w14:paraId="422C4D81" w14:textId="77777777" w:rsidR="007532F5" w:rsidRDefault="005159E1" w:rsidP="005159E1">
      <w:pPr>
        <w:pStyle w:val="Code"/>
        <w:rPr>
          <w:highlight w:val="white"/>
        </w:rPr>
      </w:pPr>
      <w:r w:rsidRPr="005159E1">
        <w:rPr>
          <w:highlight w:val="white"/>
        </w:rPr>
        <w:t xml:space="preserve">            MiddleCodeGenerator.</w:t>
      </w:r>
    </w:p>
    <w:p w14:paraId="682E116B" w14:textId="77777777" w:rsidR="007532F5" w:rsidRDefault="007532F5" w:rsidP="005159E1">
      <w:pPr>
        <w:pStyle w:val="Code"/>
        <w:rPr>
          <w:highlight w:val="white"/>
        </w:rPr>
      </w:pPr>
      <w:r>
        <w:rPr>
          <w:highlight w:val="white"/>
        </w:rPr>
        <w:t xml:space="preserve">              </w:t>
      </w:r>
      <w:r w:rsidR="005159E1" w:rsidRPr="005159E1">
        <w:rPr>
          <w:highlight w:val="white"/>
        </w:rPr>
        <w:t>AddMiddleCode(codeList,</w:t>
      </w:r>
      <w:r>
        <w:rPr>
          <w:highlight w:val="white"/>
        </w:rPr>
        <w:t xml:space="preserve"> </w:t>
      </w:r>
      <w:r w:rsidR="005159E1" w:rsidRPr="005159E1">
        <w:rPr>
          <w:highlight w:val="white"/>
        </w:rPr>
        <w:t>MiddleOperator.IntegralToIntegral,</w:t>
      </w:r>
    </w:p>
    <w:p w14:paraId="6415F31E" w14:textId="38B61728" w:rsidR="005159E1" w:rsidRPr="005159E1" w:rsidRDefault="007532F5" w:rsidP="005159E1">
      <w:pPr>
        <w:pStyle w:val="Code"/>
        <w:rPr>
          <w:highlight w:val="white"/>
        </w:rPr>
      </w:pPr>
      <w:r>
        <w:rPr>
          <w:highlight w:val="white"/>
        </w:rPr>
        <w:t xml:space="preserve">                           </w:t>
      </w:r>
      <w:r w:rsidR="005159E1" w:rsidRPr="005159E1">
        <w:rPr>
          <w:highlight w:val="white"/>
        </w:rPr>
        <w:t xml:space="preserve"> tempSymbol, fromSymbol);</w:t>
      </w:r>
    </w:p>
    <w:p w14:paraId="5D2A2758" w14:textId="77777777" w:rsidR="007532F5" w:rsidRDefault="005159E1" w:rsidP="005159E1">
      <w:pPr>
        <w:pStyle w:val="Code"/>
        <w:rPr>
          <w:highlight w:val="white"/>
        </w:rPr>
      </w:pPr>
      <w:r w:rsidRPr="005159E1">
        <w:rPr>
          <w:highlight w:val="white"/>
        </w:rPr>
        <w:t xml:space="preserve">            MiddleCodeGenerator.</w:t>
      </w:r>
    </w:p>
    <w:p w14:paraId="04B4A7FD" w14:textId="77777777" w:rsidR="007532F5" w:rsidRDefault="007532F5" w:rsidP="005159E1">
      <w:pPr>
        <w:pStyle w:val="Code"/>
        <w:rPr>
          <w:highlight w:val="white"/>
        </w:rPr>
      </w:pPr>
      <w:r>
        <w:rPr>
          <w:highlight w:val="white"/>
        </w:rPr>
        <w:t xml:space="preserve">              </w:t>
      </w:r>
      <w:r w:rsidR="005159E1" w:rsidRPr="005159E1">
        <w:rPr>
          <w:highlight w:val="white"/>
        </w:rPr>
        <w:t>AddMiddleCode(codeList, MiddleOperator.IntegralToFloating,</w:t>
      </w:r>
    </w:p>
    <w:p w14:paraId="391CAB0B" w14:textId="0D0ADB9F" w:rsidR="005159E1" w:rsidRPr="005159E1" w:rsidRDefault="007532F5" w:rsidP="005159E1">
      <w:pPr>
        <w:pStyle w:val="Code"/>
        <w:rPr>
          <w:highlight w:val="white"/>
        </w:rPr>
      </w:pPr>
      <w:r>
        <w:rPr>
          <w:highlight w:val="white"/>
        </w:rPr>
        <w:t xml:space="preserve">                           </w:t>
      </w:r>
      <w:r w:rsidR="005159E1" w:rsidRPr="005159E1">
        <w:rPr>
          <w:highlight w:val="white"/>
        </w:rPr>
        <w:t xml:space="preserve"> resultSymbol, tempSymbol);</w:t>
      </w:r>
    </w:p>
    <w:p w14:paraId="1BDA97CB" w14:textId="77777777" w:rsidR="005159E1" w:rsidRPr="005159E1" w:rsidRDefault="005159E1" w:rsidP="005159E1">
      <w:pPr>
        <w:pStyle w:val="Code"/>
        <w:rPr>
          <w:highlight w:val="white"/>
        </w:rPr>
      </w:pPr>
      <w:r w:rsidRPr="005159E1">
        <w:rPr>
          <w:highlight w:val="white"/>
        </w:rPr>
        <w:t xml:space="preserve">          }</w:t>
      </w:r>
    </w:p>
    <w:p w14:paraId="2BFE1592" w14:textId="77777777" w:rsidR="005159E1" w:rsidRPr="005159E1" w:rsidRDefault="005159E1" w:rsidP="005159E1">
      <w:pPr>
        <w:pStyle w:val="Code"/>
        <w:rPr>
          <w:highlight w:val="white"/>
        </w:rPr>
      </w:pPr>
      <w:r w:rsidRPr="005159E1">
        <w:rPr>
          <w:highlight w:val="white"/>
        </w:rPr>
        <w:t xml:space="preserve">          else {</w:t>
      </w:r>
    </w:p>
    <w:p w14:paraId="0CCA4F1B" w14:textId="77777777" w:rsidR="007532F5" w:rsidRDefault="005159E1" w:rsidP="005159E1">
      <w:pPr>
        <w:pStyle w:val="Code"/>
        <w:rPr>
          <w:highlight w:val="white"/>
        </w:rPr>
      </w:pPr>
      <w:r w:rsidRPr="005159E1">
        <w:rPr>
          <w:highlight w:val="white"/>
        </w:rPr>
        <w:t xml:space="preserve">            MiddleCodeGenerator.</w:t>
      </w:r>
    </w:p>
    <w:p w14:paraId="64C2F82B" w14:textId="77777777" w:rsidR="007532F5" w:rsidRDefault="007532F5" w:rsidP="005159E1">
      <w:pPr>
        <w:pStyle w:val="Code"/>
        <w:rPr>
          <w:highlight w:val="white"/>
        </w:rPr>
      </w:pPr>
      <w:r>
        <w:rPr>
          <w:highlight w:val="white"/>
        </w:rPr>
        <w:t xml:space="preserve">              </w:t>
      </w:r>
      <w:r w:rsidR="005159E1" w:rsidRPr="005159E1">
        <w:rPr>
          <w:highlight w:val="white"/>
        </w:rPr>
        <w:t>AddMiddleCode(codeList, MiddleOperator.IntegralToFloating,</w:t>
      </w:r>
    </w:p>
    <w:p w14:paraId="4D8E5F2D" w14:textId="47DBDF75" w:rsidR="005159E1" w:rsidRPr="005159E1" w:rsidRDefault="007532F5" w:rsidP="005159E1">
      <w:pPr>
        <w:pStyle w:val="Code"/>
        <w:rPr>
          <w:highlight w:val="white"/>
        </w:rPr>
      </w:pPr>
      <w:r>
        <w:rPr>
          <w:highlight w:val="white"/>
        </w:rPr>
        <w:t xml:space="preserve">                           </w:t>
      </w:r>
      <w:r w:rsidR="005159E1" w:rsidRPr="005159E1">
        <w:rPr>
          <w:highlight w:val="white"/>
        </w:rPr>
        <w:t xml:space="preserve"> resultSymbol, fromSymbol);</w:t>
      </w:r>
    </w:p>
    <w:p w14:paraId="69E612B8" w14:textId="77777777" w:rsidR="005159E1" w:rsidRPr="005159E1" w:rsidRDefault="005159E1" w:rsidP="005159E1">
      <w:pPr>
        <w:pStyle w:val="Code"/>
        <w:rPr>
          <w:highlight w:val="white"/>
        </w:rPr>
      </w:pPr>
      <w:r w:rsidRPr="005159E1">
        <w:rPr>
          <w:highlight w:val="white"/>
        </w:rPr>
        <w:t xml:space="preserve">          }</w:t>
      </w:r>
    </w:p>
    <w:p w14:paraId="3A6900B9" w14:textId="77777777" w:rsidR="005159E1" w:rsidRPr="005159E1" w:rsidRDefault="005159E1" w:rsidP="005159E1">
      <w:pPr>
        <w:pStyle w:val="Code"/>
        <w:rPr>
          <w:highlight w:val="white"/>
        </w:rPr>
      </w:pPr>
    </w:p>
    <w:p w14:paraId="15990DCD" w14:textId="77777777" w:rsidR="007532F5" w:rsidRDefault="005159E1" w:rsidP="005159E1">
      <w:pPr>
        <w:pStyle w:val="Code"/>
        <w:rPr>
          <w:highlight w:val="white"/>
        </w:rPr>
      </w:pPr>
      <w:r w:rsidRPr="005159E1">
        <w:rPr>
          <w:highlight w:val="white"/>
        </w:rPr>
        <w:t xml:space="preserve">          return (new Expression(resultSymbol, fromExpression.ShortList,</w:t>
      </w:r>
    </w:p>
    <w:p w14:paraId="694D97EA" w14:textId="02CBEE27" w:rsidR="005159E1" w:rsidRPr="005159E1" w:rsidRDefault="007532F5" w:rsidP="005159E1">
      <w:pPr>
        <w:pStyle w:val="Code"/>
        <w:rPr>
          <w:highlight w:val="white"/>
        </w:rPr>
      </w:pPr>
      <w:r>
        <w:rPr>
          <w:highlight w:val="white"/>
        </w:rPr>
        <w:t xml:space="preserve">                                </w:t>
      </w:r>
      <w:r w:rsidR="005159E1" w:rsidRPr="005159E1">
        <w:rPr>
          <w:highlight w:val="white"/>
        </w:rPr>
        <w:t xml:space="preserve"> codeList));</w:t>
      </w:r>
    </w:p>
    <w:p w14:paraId="60C9DCA0" w14:textId="77777777" w:rsidR="005159E1" w:rsidRPr="005159E1" w:rsidRDefault="005159E1" w:rsidP="005159E1">
      <w:pPr>
        <w:pStyle w:val="Code"/>
        <w:rPr>
          <w:highlight w:val="white"/>
        </w:rPr>
      </w:pPr>
      <w:r w:rsidRPr="005159E1">
        <w:rPr>
          <w:highlight w:val="white"/>
        </w:rPr>
        <w:t xml:space="preserve">        }</w:t>
      </w:r>
    </w:p>
    <w:p w14:paraId="3B21C030" w14:textId="77777777" w:rsidR="005159E1" w:rsidRPr="005159E1" w:rsidRDefault="005159E1" w:rsidP="005159E1">
      <w:pPr>
        <w:pStyle w:val="Code"/>
        <w:rPr>
          <w:highlight w:val="white"/>
        </w:rPr>
      </w:pPr>
      <w:r w:rsidRPr="005159E1">
        <w:rPr>
          <w:highlight w:val="white"/>
        </w:rPr>
        <w:t xml:space="preserve">        else if (toType.IsIntegralArrayOrPointer()) {</w:t>
      </w:r>
    </w:p>
    <w:p w14:paraId="18D6D804"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529DE7C" w14:textId="77777777" w:rsidR="005159E1" w:rsidRPr="005159E1" w:rsidRDefault="005159E1" w:rsidP="005159E1">
      <w:pPr>
        <w:pStyle w:val="Code"/>
        <w:rPr>
          <w:highlight w:val="white"/>
        </w:rPr>
      </w:pPr>
      <w:r w:rsidRPr="005159E1">
        <w:rPr>
          <w:highlight w:val="white"/>
        </w:rPr>
        <w:t xml:space="preserve">          Symbol resultSymbol = new Symbol(toType);</w:t>
      </w:r>
    </w:p>
    <w:p w14:paraId="72D76724" w14:textId="77777777" w:rsidR="00407BD9" w:rsidRDefault="005159E1" w:rsidP="005159E1">
      <w:pPr>
        <w:pStyle w:val="Code"/>
        <w:rPr>
          <w:highlight w:val="white"/>
        </w:rPr>
      </w:pPr>
      <w:r w:rsidRPr="005159E1">
        <w:rPr>
          <w:highlight w:val="white"/>
        </w:rPr>
        <w:t xml:space="preserve">          MiddleCodeGenerator.</w:t>
      </w:r>
    </w:p>
    <w:p w14:paraId="6CAB6A92" w14:textId="77777777" w:rsidR="00407BD9" w:rsidRDefault="00407BD9" w:rsidP="005159E1">
      <w:pPr>
        <w:pStyle w:val="Code"/>
        <w:rPr>
          <w:highlight w:val="white"/>
        </w:rPr>
      </w:pPr>
      <w:r>
        <w:rPr>
          <w:highlight w:val="white"/>
        </w:rPr>
        <w:t xml:space="preserve">            </w:t>
      </w:r>
      <w:r w:rsidR="005159E1" w:rsidRPr="005159E1">
        <w:rPr>
          <w:highlight w:val="white"/>
        </w:rPr>
        <w:t>AddMiddleCode(codeList, MiddleOperator.IntegralToIntegral,</w:t>
      </w:r>
    </w:p>
    <w:p w14:paraId="3248E409" w14:textId="293CF0F2" w:rsidR="005159E1" w:rsidRPr="005159E1" w:rsidRDefault="00407BD9" w:rsidP="005159E1">
      <w:pPr>
        <w:pStyle w:val="Code"/>
        <w:rPr>
          <w:highlight w:val="white"/>
        </w:rPr>
      </w:pPr>
      <w:r>
        <w:rPr>
          <w:highlight w:val="white"/>
        </w:rPr>
        <w:t xml:space="preserve">                         </w:t>
      </w:r>
      <w:r w:rsidR="005159E1" w:rsidRPr="005159E1">
        <w:rPr>
          <w:highlight w:val="white"/>
        </w:rPr>
        <w:t xml:space="preserve"> resultSymbol, fromSymbol);</w:t>
      </w:r>
    </w:p>
    <w:p w14:paraId="037C810E" w14:textId="77777777" w:rsidR="00407BD9" w:rsidRDefault="005159E1" w:rsidP="005159E1">
      <w:pPr>
        <w:pStyle w:val="Code"/>
        <w:rPr>
          <w:highlight w:val="white"/>
        </w:rPr>
      </w:pPr>
      <w:r w:rsidRPr="005159E1">
        <w:rPr>
          <w:highlight w:val="white"/>
        </w:rPr>
        <w:t xml:space="preserve">          return (new Expression(resultSymbol, fromExpression.ShortList,</w:t>
      </w:r>
    </w:p>
    <w:p w14:paraId="3160EE75" w14:textId="420AAA0B" w:rsidR="005159E1" w:rsidRPr="005159E1" w:rsidRDefault="00407BD9" w:rsidP="005159E1">
      <w:pPr>
        <w:pStyle w:val="Code"/>
        <w:rPr>
          <w:highlight w:val="white"/>
        </w:rPr>
      </w:pPr>
      <w:r>
        <w:rPr>
          <w:highlight w:val="white"/>
        </w:rPr>
        <w:t xml:space="preserve">                                </w:t>
      </w:r>
      <w:r w:rsidR="005159E1" w:rsidRPr="005159E1">
        <w:rPr>
          <w:highlight w:val="white"/>
        </w:rPr>
        <w:t xml:space="preserve"> codeList));</w:t>
      </w:r>
    </w:p>
    <w:p w14:paraId="6EA8D964" w14:textId="77777777" w:rsidR="005159E1" w:rsidRPr="005159E1" w:rsidRDefault="005159E1" w:rsidP="005159E1">
      <w:pPr>
        <w:pStyle w:val="Code"/>
        <w:rPr>
          <w:highlight w:val="white"/>
        </w:rPr>
      </w:pPr>
      <w:r w:rsidRPr="005159E1">
        <w:rPr>
          <w:highlight w:val="white"/>
        </w:rPr>
        <w:t xml:space="preserve">        }</w:t>
      </w:r>
    </w:p>
    <w:p w14:paraId="5EA8B7D4" w14:textId="77777777" w:rsidR="005159E1" w:rsidRPr="005159E1" w:rsidRDefault="005159E1" w:rsidP="005159E1">
      <w:pPr>
        <w:pStyle w:val="Code"/>
        <w:rPr>
          <w:highlight w:val="white"/>
        </w:rPr>
      </w:pPr>
      <w:r w:rsidRPr="005159E1">
        <w:rPr>
          <w:highlight w:val="white"/>
        </w:rPr>
        <w:t xml:space="preserve">        else if (toType.IsLogical()) {</w:t>
      </w:r>
    </w:p>
    <w:p w14:paraId="09A12C71"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7329829" w14:textId="77777777" w:rsidR="005159E1" w:rsidRPr="005159E1" w:rsidRDefault="005159E1" w:rsidP="005159E1">
      <w:pPr>
        <w:pStyle w:val="Code"/>
        <w:rPr>
          <w:highlight w:val="white"/>
        </w:rPr>
      </w:pPr>
    </w:p>
    <w:p w14:paraId="3B041DB5" w14:textId="77777777" w:rsidR="005159E1" w:rsidRPr="005159E1" w:rsidRDefault="005159E1" w:rsidP="005159E1">
      <w:pPr>
        <w:pStyle w:val="Code"/>
        <w:rPr>
          <w:highlight w:val="white"/>
        </w:rPr>
      </w:pPr>
      <w:r w:rsidRPr="005159E1">
        <w:rPr>
          <w:highlight w:val="white"/>
        </w:rPr>
        <w:t xml:space="preserve">          ISet&lt;MiddleCode&gt; trueSet = new HashSet&lt;MiddleCode&gt;();</w:t>
      </w:r>
    </w:p>
    <w:p w14:paraId="27F4872A" w14:textId="77777777" w:rsidR="005159E1" w:rsidRPr="005159E1" w:rsidRDefault="005159E1" w:rsidP="005159E1">
      <w:pPr>
        <w:pStyle w:val="Code"/>
        <w:rPr>
          <w:highlight w:val="white"/>
        </w:rPr>
      </w:pPr>
      <w:r w:rsidRPr="005159E1">
        <w:rPr>
          <w:highlight w:val="white"/>
        </w:rPr>
        <w:t xml:space="preserve">          Symbol zeroSymbol = new Symbol(toType, BigInteger.Zero);</w:t>
      </w:r>
    </w:p>
    <w:p w14:paraId="002A4D4D" w14:textId="77777777" w:rsidR="00407BD9" w:rsidRDefault="005159E1" w:rsidP="005159E1">
      <w:pPr>
        <w:pStyle w:val="Code"/>
        <w:rPr>
          <w:highlight w:val="white"/>
        </w:rPr>
      </w:pPr>
      <w:r w:rsidRPr="005159E1">
        <w:rPr>
          <w:highlight w:val="white"/>
        </w:rPr>
        <w:t xml:space="preserve">          MiddleCode testCode =</w:t>
      </w:r>
    </w:p>
    <w:p w14:paraId="585B29DE" w14:textId="77777777" w:rsidR="00407BD9" w:rsidRDefault="00407BD9" w:rsidP="005159E1">
      <w:pPr>
        <w:pStyle w:val="Code"/>
        <w:rPr>
          <w:highlight w:val="white"/>
        </w:rPr>
      </w:pPr>
      <w:r>
        <w:rPr>
          <w:highlight w:val="white"/>
        </w:rPr>
        <w:t xml:space="preserve">            </w:t>
      </w:r>
      <w:r w:rsidR="005159E1" w:rsidRPr="005159E1">
        <w:rPr>
          <w:highlight w:val="white"/>
        </w:rPr>
        <w:t>new MiddleCode(MiddleOperator.NotEqual, null,</w:t>
      </w:r>
    </w:p>
    <w:p w14:paraId="6AF22B00" w14:textId="222C87A6" w:rsidR="005159E1" w:rsidRPr="005159E1" w:rsidRDefault="00407BD9" w:rsidP="005159E1">
      <w:pPr>
        <w:pStyle w:val="Code"/>
        <w:rPr>
          <w:highlight w:val="white"/>
        </w:rPr>
      </w:pPr>
      <w:r>
        <w:rPr>
          <w:highlight w:val="white"/>
        </w:rPr>
        <w:t xml:space="preserve">                          </w:t>
      </w:r>
      <w:r w:rsidR="005159E1" w:rsidRPr="005159E1">
        <w:rPr>
          <w:highlight w:val="white"/>
        </w:rPr>
        <w:t xml:space="preserve"> fromExpression.Symbol, zeroSymbol);</w:t>
      </w:r>
    </w:p>
    <w:p w14:paraId="6768898C" w14:textId="77777777" w:rsidR="005159E1" w:rsidRPr="005159E1" w:rsidRDefault="005159E1" w:rsidP="005159E1">
      <w:pPr>
        <w:pStyle w:val="Code"/>
        <w:rPr>
          <w:highlight w:val="white"/>
        </w:rPr>
      </w:pPr>
      <w:r w:rsidRPr="005159E1">
        <w:rPr>
          <w:highlight w:val="white"/>
        </w:rPr>
        <w:t xml:space="preserve">          codeList.Add(testCode);</w:t>
      </w:r>
    </w:p>
    <w:p w14:paraId="3071A517" w14:textId="77777777" w:rsidR="005159E1" w:rsidRPr="005159E1" w:rsidRDefault="005159E1" w:rsidP="005159E1">
      <w:pPr>
        <w:pStyle w:val="Code"/>
        <w:rPr>
          <w:highlight w:val="white"/>
        </w:rPr>
      </w:pPr>
      <w:r w:rsidRPr="005159E1">
        <w:rPr>
          <w:highlight w:val="white"/>
        </w:rPr>
        <w:t xml:space="preserve">          trueSet.Add(testCode);</w:t>
      </w:r>
    </w:p>
    <w:p w14:paraId="12D7260B" w14:textId="77777777" w:rsidR="005159E1" w:rsidRPr="005159E1" w:rsidRDefault="005159E1" w:rsidP="005159E1">
      <w:pPr>
        <w:pStyle w:val="Code"/>
        <w:rPr>
          <w:highlight w:val="white"/>
        </w:rPr>
      </w:pPr>
    </w:p>
    <w:p w14:paraId="62DB40CC" w14:textId="77777777" w:rsidR="005159E1" w:rsidRPr="005159E1" w:rsidRDefault="005159E1" w:rsidP="005159E1">
      <w:pPr>
        <w:pStyle w:val="Code"/>
        <w:rPr>
          <w:highlight w:val="white"/>
        </w:rPr>
      </w:pPr>
      <w:r w:rsidRPr="005159E1">
        <w:rPr>
          <w:highlight w:val="white"/>
        </w:rPr>
        <w:t xml:space="preserve">          ISet&lt;MiddleCode&gt; falseSet = new HashSet&lt;MiddleCode&gt;();</w:t>
      </w:r>
    </w:p>
    <w:p w14:paraId="1051B2EC" w14:textId="77777777" w:rsidR="005159E1" w:rsidRPr="005159E1" w:rsidRDefault="005159E1" w:rsidP="005159E1">
      <w:pPr>
        <w:pStyle w:val="Code"/>
        <w:rPr>
          <w:highlight w:val="white"/>
        </w:rPr>
      </w:pPr>
      <w:r w:rsidRPr="005159E1">
        <w:rPr>
          <w:highlight w:val="white"/>
        </w:rPr>
        <w:t xml:space="preserve">          MiddleCode gotoCode = new MiddleCode(MiddleOperator.Goto);</w:t>
      </w:r>
    </w:p>
    <w:p w14:paraId="2949AEEC" w14:textId="77777777" w:rsidR="005159E1" w:rsidRPr="005159E1" w:rsidRDefault="005159E1" w:rsidP="005159E1">
      <w:pPr>
        <w:pStyle w:val="Code"/>
        <w:rPr>
          <w:highlight w:val="white"/>
        </w:rPr>
      </w:pPr>
      <w:r w:rsidRPr="005159E1">
        <w:rPr>
          <w:highlight w:val="white"/>
        </w:rPr>
        <w:t xml:space="preserve">          codeList.Add(gotoCode);</w:t>
      </w:r>
    </w:p>
    <w:p w14:paraId="0AC86D81" w14:textId="77777777" w:rsidR="005159E1" w:rsidRPr="005159E1" w:rsidRDefault="005159E1" w:rsidP="005159E1">
      <w:pPr>
        <w:pStyle w:val="Code"/>
        <w:rPr>
          <w:highlight w:val="white"/>
        </w:rPr>
      </w:pPr>
      <w:r w:rsidRPr="005159E1">
        <w:rPr>
          <w:highlight w:val="white"/>
        </w:rPr>
        <w:t xml:space="preserve">          falseSet.Add(gotoCode);</w:t>
      </w:r>
    </w:p>
    <w:p w14:paraId="461D9234" w14:textId="77777777" w:rsidR="005159E1" w:rsidRPr="005159E1" w:rsidRDefault="005159E1" w:rsidP="005159E1">
      <w:pPr>
        <w:pStyle w:val="Code"/>
        <w:rPr>
          <w:highlight w:val="white"/>
        </w:rPr>
      </w:pPr>
    </w:p>
    <w:p w14:paraId="777EB266" w14:textId="77777777" w:rsidR="005159E1" w:rsidRPr="005159E1" w:rsidRDefault="005159E1" w:rsidP="005159E1">
      <w:pPr>
        <w:pStyle w:val="Code"/>
        <w:rPr>
          <w:highlight w:val="white"/>
        </w:rPr>
      </w:pPr>
      <w:r w:rsidRPr="005159E1">
        <w:rPr>
          <w:highlight w:val="white"/>
        </w:rPr>
        <w:t xml:space="preserve">          Symbol symbol = new Symbol(trueSet, falseSet);</w:t>
      </w:r>
    </w:p>
    <w:p w14:paraId="528EE745" w14:textId="77777777" w:rsidR="005159E1" w:rsidRPr="005159E1" w:rsidRDefault="005159E1" w:rsidP="005159E1">
      <w:pPr>
        <w:pStyle w:val="Code"/>
        <w:rPr>
          <w:highlight w:val="white"/>
        </w:rPr>
      </w:pPr>
      <w:r w:rsidRPr="005159E1">
        <w:rPr>
          <w:highlight w:val="white"/>
        </w:rPr>
        <w:t xml:space="preserve">          return (new Expression(symbol, null, codeList));</w:t>
      </w:r>
    </w:p>
    <w:p w14:paraId="4F4B116A" w14:textId="77777777" w:rsidR="005159E1" w:rsidRPr="005159E1" w:rsidRDefault="005159E1" w:rsidP="005159E1">
      <w:pPr>
        <w:pStyle w:val="Code"/>
        <w:rPr>
          <w:highlight w:val="white"/>
        </w:rPr>
      </w:pPr>
      <w:r w:rsidRPr="005159E1">
        <w:rPr>
          <w:highlight w:val="white"/>
        </w:rPr>
        <w:t xml:space="preserve">        }</w:t>
      </w:r>
    </w:p>
    <w:p w14:paraId="0DE7F710" w14:textId="77777777" w:rsidR="005159E1" w:rsidRPr="005159E1" w:rsidRDefault="005159E1" w:rsidP="005159E1">
      <w:pPr>
        <w:pStyle w:val="Code"/>
        <w:rPr>
          <w:highlight w:val="white"/>
        </w:rPr>
      </w:pPr>
    </w:p>
    <w:p w14:paraId="16FDD557"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22EE2ABF" w14:textId="77777777" w:rsidR="005159E1" w:rsidRPr="005159E1" w:rsidRDefault="005159E1" w:rsidP="005159E1">
      <w:pPr>
        <w:pStyle w:val="Code"/>
        <w:rPr>
          <w:highlight w:val="white"/>
        </w:rPr>
      </w:pPr>
      <w:r w:rsidRPr="005159E1">
        <w:rPr>
          <w:highlight w:val="white"/>
        </w:rPr>
        <w:t xml:space="preserve">      }</w:t>
      </w:r>
    </w:p>
    <w:p w14:paraId="25EAA772" w14:textId="77777777" w:rsidR="005159E1" w:rsidRPr="005159E1" w:rsidRDefault="005159E1" w:rsidP="005159E1">
      <w:pPr>
        <w:pStyle w:val="Code"/>
        <w:rPr>
          <w:highlight w:val="white"/>
        </w:rPr>
      </w:pPr>
      <w:r w:rsidRPr="005159E1">
        <w:rPr>
          <w:highlight w:val="white"/>
        </w:rPr>
        <w:t xml:space="preserve">      else {</w:t>
      </w:r>
    </w:p>
    <w:p w14:paraId="362693E3"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01042C48" w14:textId="77777777" w:rsidR="005159E1" w:rsidRPr="005159E1" w:rsidRDefault="005159E1" w:rsidP="005159E1">
      <w:pPr>
        <w:pStyle w:val="Code"/>
        <w:rPr>
          <w:highlight w:val="white"/>
        </w:rPr>
      </w:pPr>
      <w:r w:rsidRPr="005159E1">
        <w:rPr>
          <w:highlight w:val="white"/>
        </w:rPr>
        <w:t xml:space="preserve">      }</w:t>
      </w:r>
    </w:p>
    <w:p w14:paraId="18237E35" w14:textId="77777777" w:rsidR="005159E1" w:rsidRPr="005159E1" w:rsidRDefault="005159E1" w:rsidP="005159E1">
      <w:pPr>
        <w:pStyle w:val="Code"/>
        <w:rPr>
          <w:highlight w:val="white"/>
        </w:rPr>
      </w:pPr>
    </w:p>
    <w:p w14:paraId="24AD65A3" w14:textId="77777777" w:rsidR="005159E1" w:rsidRPr="005159E1" w:rsidRDefault="005159E1" w:rsidP="005159E1">
      <w:pPr>
        <w:pStyle w:val="Code"/>
        <w:rPr>
          <w:highlight w:val="white"/>
        </w:rPr>
      </w:pPr>
      <w:r w:rsidRPr="005159E1">
        <w:rPr>
          <w:highlight w:val="white"/>
        </w:rPr>
        <w:t xml:space="preserve">      return null;</w:t>
      </w:r>
    </w:p>
    <w:p w14:paraId="2B20EDE7" w14:textId="77777777" w:rsidR="005159E1" w:rsidRPr="005159E1" w:rsidRDefault="005159E1" w:rsidP="005159E1">
      <w:pPr>
        <w:pStyle w:val="Code"/>
        <w:rPr>
          <w:highlight w:val="white"/>
        </w:rPr>
      </w:pPr>
      <w:r w:rsidRPr="005159E1">
        <w:rPr>
          <w:highlight w:val="white"/>
        </w:rPr>
        <w:t xml:space="preserve">    }</w:t>
      </w:r>
    </w:p>
    <w:p w14:paraId="29538448" w14:textId="77777777" w:rsidR="005159E1" w:rsidRPr="005159E1" w:rsidRDefault="005159E1" w:rsidP="005159E1">
      <w:pPr>
        <w:pStyle w:val="Code"/>
        <w:rPr>
          <w:highlight w:val="white"/>
        </w:rPr>
      </w:pPr>
    </w:p>
    <w:p w14:paraId="040699AF" w14:textId="77777777" w:rsidR="005159E1" w:rsidRPr="005159E1" w:rsidRDefault="005159E1" w:rsidP="005159E1">
      <w:pPr>
        <w:pStyle w:val="Code"/>
        <w:rPr>
          <w:highlight w:val="white"/>
        </w:rPr>
      </w:pPr>
      <w:r w:rsidRPr="005159E1">
        <w:rPr>
          <w:highlight w:val="white"/>
        </w:rPr>
        <w:t xml:space="preserve">    public static Type MaxType(Type leftType, Type rightType) {</w:t>
      </w:r>
    </w:p>
    <w:p w14:paraId="0C429067" w14:textId="77777777" w:rsidR="005159E1" w:rsidRPr="005159E1" w:rsidRDefault="005159E1" w:rsidP="005159E1">
      <w:pPr>
        <w:pStyle w:val="Code"/>
        <w:rPr>
          <w:highlight w:val="white"/>
        </w:rPr>
      </w:pPr>
      <w:r w:rsidRPr="005159E1">
        <w:rPr>
          <w:highlight w:val="white"/>
        </w:rPr>
        <w:t xml:space="preserve">      if ((leftType.IsFloating() &amp;&amp; !rightType.IsFloating()) ||</w:t>
      </w:r>
    </w:p>
    <w:p w14:paraId="08250A75" w14:textId="77777777" w:rsidR="00407BD9" w:rsidRDefault="005159E1" w:rsidP="005159E1">
      <w:pPr>
        <w:pStyle w:val="Code"/>
        <w:rPr>
          <w:highlight w:val="white"/>
        </w:rPr>
      </w:pPr>
      <w:r w:rsidRPr="005159E1">
        <w:rPr>
          <w:highlight w:val="white"/>
        </w:rPr>
        <w:t xml:space="preserve">          ((leftType.Size() == rightType.Size()) &amp;&amp;</w:t>
      </w:r>
    </w:p>
    <w:p w14:paraId="70AA75A0" w14:textId="014C8BB6" w:rsidR="005159E1" w:rsidRPr="005159E1" w:rsidRDefault="00407BD9" w:rsidP="005159E1">
      <w:pPr>
        <w:pStyle w:val="Code"/>
        <w:rPr>
          <w:highlight w:val="white"/>
        </w:rPr>
      </w:pPr>
      <w:r>
        <w:rPr>
          <w:highlight w:val="white"/>
        </w:rPr>
        <w:t xml:space="preserve">          </w:t>
      </w:r>
      <w:r w:rsidR="005159E1" w:rsidRPr="005159E1">
        <w:rPr>
          <w:highlight w:val="white"/>
        </w:rPr>
        <w:t xml:space="preserve"> leftType.IsSigned() &amp;&amp;</w:t>
      </w:r>
      <w:r>
        <w:rPr>
          <w:highlight w:val="white"/>
        </w:rPr>
        <w:t xml:space="preserve"> </w:t>
      </w:r>
      <w:r w:rsidR="005159E1" w:rsidRPr="005159E1">
        <w:rPr>
          <w:highlight w:val="white"/>
        </w:rPr>
        <w:t>!rightType.IsSigned())) {</w:t>
      </w:r>
    </w:p>
    <w:p w14:paraId="566F7824" w14:textId="77777777" w:rsidR="005159E1" w:rsidRPr="005159E1" w:rsidRDefault="005159E1" w:rsidP="005159E1">
      <w:pPr>
        <w:pStyle w:val="Code"/>
        <w:rPr>
          <w:highlight w:val="white"/>
        </w:rPr>
      </w:pPr>
      <w:r w:rsidRPr="005159E1">
        <w:rPr>
          <w:highlight w:val="white"/>
        </w:rPr>
        <w:t xml:space="preserve">        return leftType;</w:t>
      </w:r>
    </w:p>
    <w:p w14:paraId="0D60ECCD" w14:textId="77777777" w:rsidR="005159E1" w:rsidRPr="005159E1" w:rsidRDefault="005159E1" w:rsidP="005159E1">
      <w:pPr>
        <w:pStyle w:val="Code"/>
        <w:rPr>
          <w:highlight w:val="white"/>
        </w:rPr>
      </w:pPr>
      <w:r w:rsidRPr="005159E1">
        <w:rPr>
          <w:highlight w:val="white"/>
        </w:rPr>
        <w:t xml:space="preserve">      }</w:t>
      </w:r>
    </w:p>
    <w:p w14:paraId="5A692147" w14:textId="77777777" w:rsidR="005159E1" w:rsidRPr="005159E1" w:rsidRDefault="005159E1" w:rsidP="005159E1">
      <w:pPr>
        <w:pStyle w:val="Code"/>
        <w:rPr>
          <w:highlight w:val="white"/>
        </w:rPr>
      </w:pPr>
      <w:r w:rsidRPr="005159E1">
        <w:rPr>
          <w:highlight w:val="white"/>
        </w:rPr>
        <w:t xml:space="preserve">      else if ((!leftType.IsFloating() &amp;&amp; rightType.IsFloating()) ||</w:t>
      </w:r>
    </w:p>
    <w:p w14:paraId="23883A35" w14:textId="77777777" w:rsidR="00407BD9" w:rsidRDefault="005159E1" w:rsidP="005159E1">
      <w:pPr>
        <w:pStyle w:val="Code"/>
        <w:rPr>
          <w:highlight w:val="white"/>
        </w:rPr>
      </w:pPr>
      <w:r w:rsidRPr="005159E1">
        <w:rPr>
          <w:highlight w:val="white"/>
        </w:rPr>
        <w:t xml:space="preserve">               ((leftType.Size() == rightType.Size()) &amp;&amp;</w:t>
      </w:r>
    </w:p>
    <w:p w14:paraId="0E2E9276" w14:textId="6A2BC981" w:rsidR="005159E1" w:rsidRPr="005159E1" w:rsidRDefault="00407BD9" w:rsidP="005159E1">
      <w:pPr>
        <w:pStyle w:val="Code"/>
        <w:rPr>
          <w:highlight w:val="white"/>
        </w:rPr>
      </w:pPr>
      <w:r>
        <w:rPr>
          <w:highlight w:val="white"/>
        </w:rPr>
        <w:t xml:space="preserve">              </w:t>
      </w:r>
      <w:r w:rsidR="005159E1" w:rsidRPr="005159E1">
        <w:rPr>
          <w:highlight w:val="white"/>
        </w:rPr>
        <w:t xml:space="preserve"> !leftType.IsSigned() &amp;&amp; rightType.IsSigned())) {</w:t>
      </w:r>
    </w:p>
    <w:p w14:paraId="2BB58166" w14:textId="77777777" w:rsidR="005159E1" w:rsidRPr="005159E1" w:rsidRDefault="005159E1" w:rsidP="005159E1">
      <w:pPr>
        <w:pStyle w:val="Code"/>
        <w:rPr>
          <w:highlight w:val="white"/>
        </w:rPr>
      </w:pPr>
      <w:r w:rsidRPr="005159E1">
        <w:rPr>
          <w:highlight w:val="white"/>
        </w:rPr>
        <w:t xml:space="preserve">        return rightType;</w:t>
      </w:r>
    </w:p>
    <w:p w14:paraId="6D31F94C" w14:textId="77777777" w:rsidR="005159E1" w:rsidRPr="005159E1" w:rsidRDefault="005159E1" w:rsidP="005159E1">
      <w:pPr>
        <w:pStyle w:val="Code"/>
        <w:rPr>
          <w:highlight w:val="white"/>
        </w:rPr>
      </w:pPr>
      <w:r w:rsidRPr="005159E1">
        <w:rPr>
          <w:highlight w:val="white"/>
        </w:rPr>
        <w:t xml:space="preserve">      }</w:t>
      </w:r>
    </w:p>
    <w:p w14:paraId="3135D13F" w14:textId="77777777" w:rsidR="005159E1" w:rsidRPr="005159E1" w:rsidRDefault="005159E1" w:rsidP="005159E1">
      <w:pPr>
        <w:pStyle w:val="Code"/>
        <w:rPr>
          <w:highlight w:val="white"/>
        </w:rPr>
      </w:pPr>
      <w:r w:rsidRPr="005159E1">
        <w:rPr>
          <w:highlight w:val="white"/>
        </w:rPr>
        <w:t xml:space="preserve">      else {</w:t>
      </w:r>
    </w:p>
    <w:p w14:paraId="78A92271" w14:textId="77777777" w:rsidR="005159E1" w:rsidRPr="005159E1" w:rsidRDefault="005159E1" w:rsidP="005159E1">
      <w:pPr>
        <w:pStyle w:val="Code"/>
        <w:rPr>
          <w:highlight w:val="white"/>
        </w:rPr>
      </w:pPr>
      <w:r w:rsidRPr="005159E1">
        <w:rPr>
          <w:highlight w:val="white"/>
        </w:rPr>
        <w:t xml:space="preserve">        return (leftType.Size() &gt; rightType.Size()) ? leftType : rightType;</w:t>
      </w:r>
    </w:p>
    <w:p w14:paraId="0B9B50F9" w14:textId="77777777" w:rsidR="005159E1" w:rsidRPr="005159E1" w:rsidRDefault="005159E1" w:rsidP="005159E1">
      <w:pPr>
        <w:pStyle w:val="Code"/>
        <w:rPr>
          <w:highlight w:val="white"/>
        </w:rPr>
      </w:pPr>
      <w:r w:rsidRPr="005159E1">
        <w:rPr>
          <w:highlight w:val="white"/>
        </w:rPr>
        <w:t xml:space="preserve">      }</w:t>
      </w:r>
    </w:p>
    <w:p w14:paraId="607E271D" w14:textId="77777777" w:rsidR="005159E1" w:rsidRPr="005159E1" w:rsidRDefault="005159E1" w:rsidP="005159E1">
      <w:pPr>
        <w:pStyle w:val="Code"/>
        <w:rPr>
          <w:highlight w:val="white"/>
        </w:rPr>
      </w:pPr>
      <w:r w:rsidRPr="005159E1">
        <w:rPr>
          <w:highlight w:val="white"/>
        </w:rPr>
        <w:t xml:space="preserve">    }</w:t>
      </w:r>
    </w:p>
    <w:p w14:paraId="62AF6863" w14:textId="77777777" w:rsidR="005159E1" w:rsidRPr="005159E1" w:rsidRDefault="005159E1" w:rsidP="005159E1">
      <w:pPr>
        <w:pStyle w:val="Code"/>
        <w:rPr>
          <w:highlight w:val="white"/>
        </w:rPr>
      </w:pPr>
      <w:r w:rsidRPr="005159E1">
        <w:rPr>
          <w:highlight w:val="white"/>
        </w:rPr>
        <w:lastRenderedPageBreak/>
        <w:t xml:space="preserve">  }</w:t>
      </w:r>
    </w:p>
    <w:p w14:paraId="6064BA56" w14:textId="2801F51E" w:rsidR="00862B4D" w:rsidRDefault="005159E1" w:rsidP="005159E1">
      <w:pPr>
        <w:pStyle w:val="Code"/>
      </w:pPr>
      <w:r w:rsidRPr="005159E1">
        <w:rPr>
          <w:highlight w:val="white"/>
        </w:rPr>
        <w:t>}</w:t>
      </w:r>
    </w:p>
    <w:p w14:paraId="6E253FA9" w14:textId="61D9B876" w:rsidR="00CD295E" w:rsidRDefault="00CD295E" w:rsidP="00485A24">
      <w:pPr>
        <w:pStyle w:val="Rubrik1"/>
      </w:pPr>
      <w:r>
        <w:lastRenderedPageBreak/>
        <w:t>Constant Expression</w:t>
      </w:r>
    </w:p>
    <w:p w14:paraId="78866B91" w14:textId="0AB755E0" w:rsidR="005A389B" w:rsidRPr="005A389B" w:rsidRDefault="005A389B" w:rsidP="005A389B">
      <w:r>
        <w:t xml:space="preserve">There are advantages by calculating the values of constant expression during the compilation rather than during the execution. </w:t>
      </w:r>
      <w:r w:rsidR="004F7249">
        <w:t xml:space="preserve">Besides the optimization benefits, there are some occasions when we need to calculate the value. In array </w:t>
      </w:r>
      <w:r w:rsidR="00C37108">
        <w:t>definition</w:t>
      </w:r>
      <w:r w:rsidR="004F7249">
        <w:t xml:space="preserve">s, we need to evaluate the size of the array, in </w:t>
      </w:r>
      <w:r w:rsidR="00266D64">
        <w:t>initialized</w:t>
      </w:r>
      <w:r w:rsidR="000233CE">
        <w:t xml:space="preserve"> </w:t>
      </w:r>
      <w:r w:rsidR="00663EAF">
        <w:t xml:space="preserve">enumeration </w:t>
      </w:r>
      <w:r w:rsidR="007653B8">
        <w:t>value</w:t>
      </w:r>
      <w:r w:rsidR="000233CE">
        <w:t>s</w:t>
      </w:r>
      <w:r w:rsidR="007653B8">
        <w:t xml:space="preserve"> we ne</w:t>
      </w:r>
      <w:r w:rsidR="00C96B06">
        <w:t xml:space="preserve">ed to evaluate the </w:t>
      </w:r>
      <w:r w:rsidR="000233CE">
        <w:t>v</w:t>
      </w:r>
      <w:r w:rsidR="00C96B06">
        <w:t xml:space="preserve">alue </w:t>
      </w:r>
      <w:r w:rsidR="000233CE">
        <w:t>to be able to assign the next un</w:t>
      </w:r>
      <w:r w:rsidR="00266D64">
        <w:t>initialized</w:t>
      </w:r>
      <w:r w:rsidR="000233CE">
        <w:t xml:space="preserve"> enumeration its correct value, and the preprocessor need to evaluate the value of if-directives.</w:t>
      </w:r>
    </w:p>
    <w:p w14:paraId="1AF5F664" w14:textId="7A8CED78" w:rsidR="00862B4D" w:rsidRDefault="00BB508B" w:rsidP="00CD295E">
      <w:pPr>
        <w:pStyle w:val="CodeHeader"/>
      </w:pPr>
      <w:r>
        <w:t>ConstantExpression.cs</w:t>
      </w:r>
    </w:p>
    <w:p w14:paraId="3407D503" w14:textId="77777777" w:rsidR="00CD295E" w:rsidRPr="005926A0" w:rsidRDefault="00CD295E" w:rsidP="005926A0">
      <w:pPr>
        <w:pStyle w:val="Code"/>
        <w:rPr>
          <w:highlight w:val="white"/>
        </w:rPr>
      </w:pPr>
      <w:r w:rsidRPr="005926A0">
        <w:rPr>
          <w:highlight w:val="white"/>
        </w:rPr>
        <w:t>using System.Numerics;</w:t>
      </w:r>
    </w:p>
    <w:p w14:paraId="2B83B13A" w14:textId="77777777" w:rsidR="00CD295E" w:rsidRPr="005926A0" w:rsidRDefault="00CD295E" w:rsidP="005926A0">
      <w:pPr>
        <w:pStyle w:val="Code"/>
        <w:rPr>
          <w:highlight w:val="white"/>
        </w:rPr>
      </w:pPr>
      <w:r w:rsidRPr="005926A0">
        <w:rPr>
          <w:highlight w:val="white"/>
        </w:rPr>
        <w:t>using System.Collections.Generic;</w:t>
      </w:r>
    </w:p>
    <w:p w14:paraId="7632CF71" w14:textId="77777777" w:rsidR="00CD295E" w:rsidRPr="005926A0" w:rsidRDefault="00CD295E" w:rsidP="005926A0">
      <w:pPr>
        <w:pStyle w:val="Code"/>
        <w:rPr>
          <w:highlight w:val="white"/>
        </w:rPr>
      </w:pPr>
    </w:p>
    <w:p w14:paraId="164D05EF" w14:textId="77777777" w:rsidR="00CD295E" w:rsidRPr="005926A0" w:rsidRDefault="00CD295E" w:rsidP="005926A0">
      <w:pPr>
        <w:pStyle w:val="Code"/>
        <w:rPr>
          <w:highlight w:val="white"/>
        </w:rPr>
      </w:pPr>
      <w:r w:rsidRPr="005926A0">
        <w:rPr>
          <w:highlight w:val="white"/>
        </w:rPr>
        <w:t>namespace CCompiler {</w:t>
      </w:r>
    </w:p>
    <w:p w14:paraId="23E95A3F" w14:textId="12213BD3" w:rsidR="00CD295E" w:rsidRDefault="00CD295E" w:rsidP="005926A0">
      <w:pPr>
        <w:pStyle w:val="Code"/>
        <w:rPr>
          <w:highlight w:val="white"/>
        </w:rPr>
      </w:pPr>
      <w:r w:rsidRPr="005926A0">
        <w:rPr>
          <w:highlight w:val="white"/>
        </w:rPr>
        <w:t xml:space="preserve">  public class ConstantExpression {</w:t>
      </w:r>
    </w:p>
    <w:p w14:paraId="2000D4B0" w14:textId="0B1CCDD9" w:rsidR="00DF604F" w:rsidRPr="005926A0" w:rsidRDefault="00DF604F" w:rsidP="00DF604F">
      <w:pPr>
        <w:rPr>
          <w:highlight w:val="white"/>
        </w:rPr>
      </w:pPr>
      <w:r>
        <w:rPr>
          <w:highlight w:val="white"/>
        </w:rPr>
        <w:t xml:space="preserve">The </w:t>
      </w:r>
      <w:r w:rsidRPr="00A16B6A">
        <w:rPr>
          <w:rStyle w:val="KeyWord0"/>
          <w:highlight w:val="white"/>
        </w:rPr>
        <w:t>IsConstant</w:t>
      </w:r>
      <w:r>
        <w:rPr>
          <w:highlight w:val="white"/>
        </w:rPr>
        <w:t xml:space="preserve"> method </w:t>
      </w:r>
      <w:r w:rsidR="00801F2B">
        <w:rPr>
          <w:highlight w:val="white"/>
        </w:rPr>
        <w:t xml:space="preserve">returns true if the expression can be evaluated to a value, which it can if it holds logical type and one of the true set or the false set is empty. </w:t>
      </w:r>
      <w:r w:rsidR="00A36B31">
        <w:rPr>
          <w:highlight w:val="white"/>
        </w:rPr>
        <w:t xml:space="preserve">If </w:t>
      </w:r>
      <w:r w:rsidR="0081276F">
        <w:rPr>
          <w:highlight w:val="white"/>
        </w:rPr>
        <w:t xml:space="preserve">one set is empty, the expression holds no if-statement, only a goto-statement. </w:t>
      </w:r>
      <w:r w:rsidR="00801F2B">
        <w:rPr>
          <w:highlight w:val="white"/>
        </w:rPr>
        <w:t>It can also be evaluated to a constant value if it holds</w:t>
      </w:r>
      <w:r w:rsidR="00667667">
        <w:rPr>
          <w:highlight w:val="white"/>
        </w:rPr>
        <w:t xml:space="preserve"> integral</w:t>
      </w:r>
      <w:r w:rsidR="008E2B5A">
        <w:rPr>
          <w:highlight w:val="white"/>
        </w:rPr>
        <w:t xml:space="preserve">, </w:t>
      </w:r>
      <w:r w:rsidR="00667667">
        <w:rPr>
          <w:highlight w:val="white"/>
        </w:rPr>
        <w:t>pointer type</w:t>
      </w:r>
      <w:r w:rsidR="008E2B5A">
        <w:rPr>
          <w:highlight w:val="white"/>
        </w:rPr>
        <w:t xml:space="preserve">, or floating type with a </w:t>
      </w:r>
      <w:r w:rsidR="009F4A1D">
        <w:rPr>
          <w:highlight w:val="white"/>
        </w:rPr>
        <w:t xml:space="preserve">not-null </w:t>
      </w:r>
      <w:r w:rsidR="008E2B5A">
        <w:rPr>
          <w:highlight w:val="white"/>
        </w:rPr>
        <w:t>value.</w:t>
      </w:r>
    </w:p>
    <w:p w14:paraId="30CFF52E" w14:textId="77777777" w:rsidR="00A333A9" w:rsidRPr="00A333A9" w:rsidRDefault="00A333A9" w:rsidP="00A333A9">
      <w:pPr>
        <w:pStyle w:val="Code"/>
        <w:rPr>
          <w:highlight w:val="white"/>
        </w:rPr>
      </w:pPr>
      <w:r w:rsidRPr="00A333A9">
        <w:rPr>
          <w:highlight w:val="white"/>
        </w:rPr>
        <w:t xml:space="preserve">    public static bool IsConstant(Expression expression) {</w:t>
      </w:r>
    </w:p>
    <w:p w14:paraId="34FDBCC7" w14:textId="77777777" w:rsidR="00A333A9" w:rsidRPr="00A333A9" w:rsidRDefault="00A333A9" w:rsidP="00A333A9">
      <w:pPr>
        <w:pStyle w:val="Code"/>
        <w:rPr>
          <w:highlight w:val="white"/>
        </w:rPr>
      </w:pPr>
      <w:r w:rsidRPr="00A333A9">
        <w:rPr>
          <w:highlight w:val="white"/>
        </w:rPr>
        <w:t xml:space="preserve">      Symbol resultSymbol = expression.Symbol;</w:t>
      </w:r>
    </w:p>
    <w:p w14:paraId="053FFAAF" w14:textId="77777777" w:rsidR="00A333A9" w:rsidRPr="00A333A9" w:rsidRDefault="00A333A9" w:rsidP="00A333A9">
      <w:pPr>
        <w:pStyle w:val="Code"/>
        <w:rPr>
          <w:highlight w:val="white"/>
        </w:rPr>
      </w:pPr>
      <w:r w:rsidRPr="00A333A9">
        <w:rPr>
          <w:highlight w:val="white"/>
        </w:rPr>
        <w:t xml:space="preserve">      Type type = resultSymbol.Type;</w:t>
      </w:r>
    </w:p>
    <w:p w14:paraId="0280BDA1" w14:textId="77777777" w:rsidR="00A333A9" w:rsidRPr="00A333A9" w:rsidRDefault="00A333A9" w:rsidP="00A333A9">
      <w:pPr>
        <w:pStyle w:val="Code"/>
        <w:rPr>
          <w:highlight w:val="white"/>
        </w:rPr>
      </w:pPr>
      <w:r w:rsidRPr="00A333A9">
        <w:rPr>
          <w:highlight w:val="white"/>
        </w:rPr>
        <w:t xml:space="preserve">      return (type.IsLogical() &amp;&amp; ((resultSymbol.TrueSet.Count == 0) ||</w:t>
      </w:r>
    </w:p>
    <w:p w14:paraId="1FF789DB" w14:textId="77777777" w:rsidR="00A333A9" w:rsidRPr="00A333A9" w:rsidRDefault="00A333A9" w:rsidP="00A333A9">
      <w:pPr>
        <w:pStyle w:val="Code"/>
        <w:rPr>
          <w:highlight w:val="white"/>
        </w:rPr>
      </w:pPr>
      <w:r w:rsidRPr="00A333A9">
        <w:rPr>
          <w:highlight w:val="white"/>
        </w:rPr>
        <w:t xml:space="preserve">              (resultSymbol.FalseSet.Count == 0))) ||</w:t>
      </w:r>
    </w:p>
    <w:p w14:paraId="247811B8" w14:textId="77777777" w:rsidR="00A333A9" w:rsidRDefault="00A333A9" w:rsidP="00A333A9">
      <w:pPr>
        <w:pStyle w:val="Code"/>
        <w:rPr>
          <w:highlight w:val="white"/>
        </w:rPr>
      </w:pPr>
      <w:r w:rsidRPr="00A333A9">
        <w:rPr>
          <w:highlight w:val="white"/>
        </w:rPr>
        <w:t xml:space="preserve">             (type.IsIntegralOrPointer() &amp;&amp;</w:t>
      </w:r>
    </w:p>
    <w:p w14:paraId="76704B28" w14:textId="7B63780B" w:rsidR="00A333A9" w:rsidRPr="00A333A9" w:rsidRDefault="00A333A9" w:rsidP="00A333A9">
      <w:pPr>
        <w:pStyle w:val="Code"/>
        <w:rPr>
          <w:highlight w:val="white"/>
        </w:rPr>
      </w:pPr>
      <w:r>
        <w:rPr>
          <w:highlight w:val="white"/>
        </w:rPr>
        <w:t xml:space="preserve">             </w:t>
      </w:r>
      <w:r w:rsidRPr="00A333A9">
        <w:rPr>
          <w:highlight w:val="white"/>
        </w:rPr>
        <w:t xml:space="preserve"> (resultSymbol.Value is BigInteger)) ||</w:t>
      </w:r>
    </w:p>
    <w:p w14:paraId="4D004201" w14:textId="77777777" w:rsidR="00A333A9" w:rsidRPr="00A333A9" w:rsidRDefault="00A333A9" w:rsidP="00A333A9">
      <w:pPr>
        <w:pStyle w:val="Code"/>
        <w:rPr>
          <w:highlight w:val="white"/>
        </w:rPr>
      </w:pPr>
      <w:r w:rsidRPr="00A333A9">
        <w:rPr>
          <w:highlight w:val="white"/>
        </w:rPr>
        <w:t xml:space="preserve">             (type.IsFloating() &amp;&amp; (resultSymbol.Value is decimal));</w:t>
      </w:r>
    </w:p>
    <w:p w14:paraId="1DF0FF99" w14:textId="77777777" w:rsidR="00A333A9" w:rsidRPr="00A333A9" w:rsidRDefault="00A333A9" w:rsidP="00A333A9">
      <w:pPr>
        <w:pStyle w:val="Code"/>
        <w:rPr>
          <w:highlight w:val="white"/>
        </w:rPr>
      </w:pPr>
      <w:r w:rsidRPr="00A333A9">
        <w:rPr>
          <w:highlight w:val="white"/>
        </w:rPr>
        <w:t xml:space="preserve">    }</w:t>
      </w:r>
    </w:p>
    <w:p w14:paraId="267AA082" w14:textId="48205E46" w:rsidR="00CD295E" w:rsidRPr="005926A0" w:rsidRDefault="00AD4A44" w:rsidP="00AD4A44">
      <w:pPr>
        <w:rPr>
          <w:highlight w:val="white"/>
        </w:rPr>
      </w:pPr>
      <w:r>
        <w:rPr>
          <w:highlight w:val="white"/>
        </w:rPr>
        <w:t xml:space="preserve">The </w:t>
      </w:r>
      <w:r w:rsidRPr="002B4304">
        <w:rPr>
          <w:rStyle w:val="KeyWord0"/>
          <w:highlight w:val="white"/>
        </w:rPr>
        <w:t>IsTrue</w:t>
      </w:r>
      <w:r>
        <w:rPr>
          <w:highlight w:val="white"/>
        </w:rPr>
        <w:t xml:space="preserve"> method </w:t>
      </w:r>
      <w:r w:rsidR="008E641A">
        <w:rPr>
          <w:highlight w:val="white"/>
        </w:rPr>
        <w:t xml:space="preserve">returns true if the </w:t>
      </w:r>
      <w:r w:rsidR="00BC3D68">
        <w:rPr>
          <w:highlight w:val="white"/>
        </w:rPr>
        <w:t xml:space="preserve">(assumed constant) </w:t>
      </w:r>
      <w:r w:rsidR="008E641A">
        <w:rPr>
          <w:highlight w:val="white"/>
        </w:rPr>
        <w:t>expression can be evaluated to a true value.</w:t>
      </w:r>
      <w:r w:rsidR="00B33D7B">
        <w:rPr>
          <w:highlight w:val="white"/>
        </w:rPr>
        <w:t xml:space="preserve">, which it can if the value is a reference to a </w:t>
      </w:r>
      <w:r w:rsidR="00B33D7B" w:rsidRPr="00410DDA">
        <w:rPr>
          <w:rStyle w:val="KeyWord0"/>
          <w:highlight w:val="white"/>
        </w:rPr>
        <w:t>BigInteger</w:t>
      </w:r>
      <w:r w:rsidR="00B33D7B">
        <w:rPr>
          <w:highlight w:val="white"/>
        </w:rPr>
        <w:t xml:space="preserve"> object </w:t>
      </w:r>
      <w:r w:rsidR="00410DDA">
        <w:rPr>
          <w:highlight w:val="white"/>
        </w:rPr>
        <w:t xml:space="preserve">that is not zero, or a </w:t>
      </w:r>
      <w:r w:rsidR="00410DDA" w:rsidRPr="00410DDA">
        <w:rPr>
          <w:rStyle w:val="KeyWord0"/>
          <w:highlight w:val="white"/>
        </w:rPr>
        <w:t>decimal</w:t>
      </w:r>
      <w:r w:rsidR="00410DDA">
        <w:rPr>
          <w:highlight w:val="white"/>
        </w:rPr>
        <w:t xml:space="preserve"> object that is not zero, or if the true set is not empty.</w:t>
      </w:r>
      <w:r w:rsidR="00B33D7B">
        <w:rPr>
          <w:highlight w:val="white"/>
        </w:rPr>
        <w:t xml:space="preserve"> </w:t>
      </w:r>
    </w:p>
    <w:p w14:paraId="496C6AA6" w14:textId="77777777" w:rsidR="00CD295E" w:rsidRPr="005926A0" w:rsidRDefault="00CD295E" w:rsidP="005926A0">
      <w:pPr>
        <w:pStyle w:val="Code"/>
        <w:rPr>
          <w:highlight w:val="white"/>
        </w:rPr>
      </w:pPr>
      <w:r w:rsidRPr="005926A0">
        <w:rPr>
          <w:highlight w:val="white"/>
        </w:rPr>
        <w:t xml:space="preserve">    public static bool IsTrue(Expression expression) {</w:t>
      </w:r>
    </w:p>
    <w:p w14:paraId="388A4333" w14:textId="77777777" w:rsidR="005926A0" w:rsidRDefault="00CD295E" w:rsidP="005926A0">
      <w:pPr>
        <w:pStyle w:val="Code"/>
        <w:rPr>
          <w:highlight w:val="white"/>
        </w:rPr>
      </w:pPr>
      <w:r w:rsidRPr="005926A0">
        <w:rPr>
          <w:highlight w:val="white"/>
        </w:rPr>
        <w:t xml:space="preserve">      return ((expression.Symbol.Value is BigInteger) &amp;&amp;</w:t>
      </w:r>
    </w:p>
    <w:p w14:paraId="5F4450D3" w14:textId="63B8EBB3" w:rsidR="00CD295E" w:rsidRPr="005926A0" w:rsidRDefault="005926A0" w:rsidP="005926A0">
      <w:pPr>
        <w:pStyle w:val="Code"/>
        <w:rPr>
          <w:highlight w:val="white"/>
        </w:rPr>
      </w:pPr>
      <w:r>
        <w:rPr>
          <w:highlight w:val="white"/>
        </w:rPr>
        <w:t xml:space="preserve">              </w:t>
      </w:r>
      <w:r w:rsidR="00CD295E" w:rsidRPr="005926A0">
        <w:rPr>
          <w:highlight w:val="white"/>
        </w:rPr>
        <w:t>!((BigInteger) expression.Symbol.Value).IsZero) ||</w:t>
      </w:r>
    </w:p>
    <w:p w14:paraId="0DD7D587" w14:textId="77777777" w:rsidR="005926A0" w:rsidRDefault="00CD295E" w:rsidP="005926A0">
      <w:pPr>
        <w:pStyle w:val="Code"/>
        <w:rPr>
          <w:highlight w:val="white"/>
        </w:rPr>
      </w:pPr>
      <w:r w:rsidRPr="005926A0">
        <w:rPr>
          <w:highlight w:val="white"/>
        </w:rPr>
        <w:t xml:space="preserve">             ((expression.Symbol.Value is decimal) &amp;&amp;</w:t>
      </w:r>
    </w:p>
    <w:p w14:paraId="5ADD856B" w14:textId="21211B82" w:rsidR="00CD295E" w:rsidRPr="005926A0" w:rsidRDefault="005926A0" w:rsidP="005926A0">
      <w:pPr>
        <w:pStyle w:val="Code"/>
        <w:rPr>
          <w:highlight w:val="white"/>
        </w:rPr>
      </w:pPr>
      <w:r>
        <w:rPr>
          <w:highlight w:val="white"/>
        </w:rPr>
        <w:t xml:space="preserve">              </w:t>
      </w:r>
      <w:r w:rsidR="00CD295E" w:rsidRPr="005926A0">
        <w:rPr>
          <w:highlight w:val="white"/>
        </w:rPr>
        <w:t>!((decimal) expression.Symbol.Value).Equals((decimal) 0)) ||</w:t>
      </w:r>
    </w:p>
    <w:p w14:paraId="7F5440BE" w14:textId="3162B4C7" w:rsidR="00CD295E" w:rsidRPr="005926A0" w:rsidRDefault="00CD295E" w:rsidP="005926A0">
      <w:pPr>
        <w:pStyle w:val="Code"/>
        <w:rPr>
          <w:highlight w:val="white"/>
        </w:rPr>
      </w:pPr>
      <w:r w:rsidRPr="005926A0">
        <w:rPr>
          <w:highlight w:val="white"/>
        </w:rPr>
        <w:t xml:space="preserve">             (expression.Symbol.TrueSet.Count &gt; 0);</w:t>
      </w:r>
    </w:p>
    <w:p w14:paraId="5E44C849" w14:textId="77777777" w:rsidR="00CD295E" w:rsidRPr="005926A0" w:rsidRDefault="00CD295E" w:rsidP="005926A0">
      <w:pPr>
        <w:pStyle w:val="Code"/>
        <w:rPr>
          <w:highlight w:val="white"/>
        </w:rPr>
      </w:pPr>
      <w:r w:rsidRPr="005926A0">
        <w:rPr>
          <w:highlight w:val="white"/>
        </w:rPr>
        <w:t xml:space="preserve">    }</w:t>
      </w:r>
    </w:p>
    <w:p w14:paraId="32FE4A13" w14:textId="41868D0D" w:rsidR="00CD295E" w:rsidRPr="005926A0" w:rsidRDefault="00EF7AF1" w:rsidP="00EF7AF1">
      <w:pPr>
        <w:rPr>
          <w:highlight w:val="white"/>
        </w:rPr>
      </w:pPr>
      <w:r>
        <w:rPr>
          <w:highlight w:val="white"/>
        </w:rPr>
        <w:t xml:space="preserve">The </w:t>
      </w:r>
      <w:r w:rsidRPr="00EA686E">
        <w:rPr>
          <w:rStyle w:val="KeyWord0"/>
          <w:highlight w:val="white"/>
        </w:rPr>
        <w:t>LogicalToIntegral</w:t>
      </w:r>
      <w:r>
        <w:rPr>
          <w:highlight w:val="white"/>
        </w:rPr>
        <w:t xml:space="preserve"> method </w:t>
      </w:r>
      <w:r w:rsidR="00EA686E">
        <w:rPr>
          <w:highlight w:val="white"/>
        </w:rPr>
        <w:t xml:space="preserve">makes sure the expression </w:t>
      </w:r>
      <w:r w:rsidR="001C229B">
        <w:rPr>
          <w:highlight w:val="white"/>
        </w:rPr>
        <w:t xml:space="preserve">holds </w:t>
      </w:r>
      <w:r w:rsidR="00EA686E">
        <w:rPr>
          <w:highlight w:val="white"/>
        </w:rPr>
        <w:t>integral</w:t>
      </w:r>
      <w:r w:rsidR="001C229B">
        <w:rPr>
          <w:highlight w:val="white"/>
        </w:rPr>
        <w:t xml:space="preserve"> type</w:t>
      </w:r>
      <w:r w:rsidR="00EA686E">
        <w:rPr>
          <w:highlight w:val="white"/>
        </w:rPr>
        <w:t xml:space="preserve">. If it holds logical type, </w:t>
      </w:r>
      <w:r w:rsidR="00E6316E">
        <w:rPr>
          <w:highlight w:val="white"/>
        </w:rPr>
        <w:t xml:space="preserve">it is </w:t>
      </w:r>
      <w:r>
        <w:rPr>
          <w:highlight w:val="white"/>
        </w:rPr>
        <w:t>cast from logical type to signed integer type</w:t>
      </w:r>
      <w:r w:rsidR="00E6316E">
        <w:rPr>
          <w:highlight w:val="white"/>
        </w:rPr>
        <w:t>.</w:t>
      </w:r>
    </w:p>
    <w:p w14:paraId="606C896D" w14:textId="77777777" w:rsidR="00CD295E" w:rsidRPr="005926A0" w:rsidRDefault="00CD295E" w:rsidP="005926A0">
      <w:pPr>
        <w:pStyle w:val="Code"/>
        <w:rPr>
          <w:highlight w:val="white"/>
        </w:rPr>
      </w:pPr>
      <w:r w:rsidRPr="005926A0">
        <w:rPr>
          <w:highlight w:val="white"/>
        </w:rPr>
        <w:t xml:space="preserve">    private static Expression LogicalToIntegral(Expression expression) {</w:t>
      </w:r>
    </w:p>
    <w:p w14:paraId="3EE10239" w14:textId="77777777" w:rsidR="00CD295E" w:rsidRPr="005926A0" w:rsidRDefault="00CD295E" w:rsidP="005926A0">
      <w:pPr>
        <w:pStyle w:val="Code"/>
        <w:rPr>
          <w:highlight w:val="white"/>
        </w:rPr>
      </w:pPr>
      <w:r w:rsidRPr="005926A0">
        <w:rPr>
          <w:highlight w:val="white"/>
        </w:rPr>
        <w:t xml:space="preserve">      if (expression.Symbol.Type.IsLogical()) {</w:t>
      </w:r>
    </w:p>
    <w:p w14:paraId="591F2690" w14:textId="77777777" w:rsidR="00CD295E" w:rsidRPr="005926A0" w:rsidRDefault="00CD295E" w:rsidP="005926A0">
      <w:pPr>
        <w:pStyle w:val="Code"/>
        <w:rPr>
          <w:highlight w:val="white"/>
        </w:rPr>
      </w:pPr>
      <w:r w:rsidRPr="005926A0">
        <w:rPr>
          <w:highlight w:val="white"/>
        </w:rPr>
        <w:t xml:space="preserve">        return Cast(expression, Type.SignedIntegerType);</w:t>
      </w:r>
    </w:p>
    <w:p w14:paraId="1B1744B2" w14:textId="77777777" w:rsidR="00CD295E" w:rsidRPr="005926A0" w:rsidRDefault="00CD295E" w:rsidP="005926A0">
      <w:pPr>
        <w:pStyle w:val="Code"/>
        <w:rPr>
          <w:highlight w:val="white"/>
        </w:rPr>
      </w:pPr>
      <w:r w:rsidRPr="005926A0">
        <w:rPr>
          <w:highlight w:val="white"/>
        </w:rPr>
        <w:t xml:space="preserve">      }</w:t>
      </w:r>
    </w:p>
    <w:p w14:paraId="66B32718" w14:textId="77777777" w:rsidR="00CD295E" w:rsidRPr="005926A0" w:rsidRDefault="00CD295E" w:rsidP="005926A0">
      <w:pPr>
        <w:pStyle w:val="Code"/>
        <w:rPr>
          <w:highlight w:val="white"/>
        </w:rPr>
      </w:pPr>
    </w:p>
    <w:p w14:paraId="01EFBA09" w14:textId="77777777" w:rsidR="00CD295E" w:rsidRPr="005926A0" w:rsidRDefault="00CD295E" w:rsidP="005926A0">
      <w:pPr>
        <w:pStyle w:val="Code"/>
        <w:rPr>
          <w:highlight w:val="white"/>
        </w:rPr>
      </w:pPr>
      <w:r w:rsidRPr="005926A0">
        <w:rPr>
          <w:highlight w:val="white"/>
        </w:rPr>
        <w:t xml:space="preserve">      return expression;</w:t>
      </w:r>
    </w:p>
    <w:p w14:paraId="6348A79A" w14:textId="77777777" w:rsidR="00AE3A74" w:rsidRDefault="00CD295E" w:rsidP="005926A0">
      <w:pPr>
        <w:pStyle w:val="Code"/>
        <w:rPr>
          <w:highlight w:val="white"/>
        </w:rPr>
      </w:pPr>
      <w:r w:rsidRPr="005926A0">
        <w:rPr>
          <w:highlight w:val="white"/>
        </w:rPr>
        <w:t xml:space="preserve">    }</w:t>
      </w:r>
    </w:p>
    <w:p w14:paraId="1DFCE6C0" w14:textId="1C455490" w:rsidR="00931738" w:rsidRPr="005926A0" w:rsidRDefault="00931738" w:rsidP="00931738">
      <w:pPr>
        <w:rPr>
          <w:highlight w:val="white"/>
        </w:rPr>
      </w:pPr>
      <w:r>
        <w:rPr>
          <w:highlight w:val="white"/>
        </w:rPr>
        <w:t xml:space="preserve">The </w:t>
      </w:r>
      <w:r w:rsidRPr="00EA686E">
        <w:rPr>
          <w:rStyle w:val="KeyWord0"/>
          <w:highlight w:val="white"/>
        </w:rPr>
        <w:t>LogicalTo</w:t>
      </w:r>
      <w:r>
        <w:rPr>
          <w:rStyle w:val="KeyWord0"/>
          <w:highlight w:val="white"/>
        </w:rPr>
        <w:t>Floating</w:t>
      </w:r>
      <w:r>
        <w:rPr>
          <w:highlight w:val="white"/>
        </w:rPr>
        <w:t xml:space="preserve"> method makes sure the expression holds </w:t>
      </w:r>
      <w:r w:rsidR="00BF39C5">
        <w:rPr>
          <w:highlight w:val="white"/>
        </w:rPr>
        <w:t>floating</w:t>
      </w:r>
      <w:r>
        <w:rPr>
          <w:highlight w:val="white"/>
        </w:rPr>
        <w:t xml:space="preserve"> type. If it holds logical type, it is cast from logical type to </w:t>
      </w:r>
      <w:r w:rsidR="00BF39C5">
        <w:rPr>
          <w:highlight w:val="white"/>
        </w:rPr>
        <w:t>double</w:t>
      </w:r>
      <w:r>
        <w:rPr>
          <w:highlight w:val="white"/>
        </w:rPr>
        <w:t xml:space="preserve"> type.</w:t>
      </w:r>
    </w:p>
    <w:p w14:paraId="06DD7C4E" w14:textId="7CA86ABC" w:rsidR="00830FE1" w:rsidRPr="005926A0" w:rsidRDefault="00830FE1" w:rsidP="00830FE1">
      <w:pPr>
        <w:pStyle w:val="Code"/>
        <w:rPr>
          <w:highlight w:val="white"/>
        </w:rPr>
      </w:pPr>
      <w:r w:rsidRPr="005926A0">
        <w:rPr>
          <w:highlight w:val="white"/>
        </w:rPr>
        <w:lastRenderedPageBreak/>
        <w:t xml:space="preserve">    private static Expression LogicalToFloating(Expression expression) {</w:t>
      </w:r>
    </w:p>
    <w:p w14:paraId="79F67DAC" w14:textId="4442D257" w:rsidR="00830FE1" w:rsidRPr="005926A0" w:rsidRDefault="00830FE1" w:rsidP="00830FE1">
      <w:pPr>
        <w:pStyle w:val="Code"/>
        <w:rPr>
          <w:highlight w:val="white"/>
        </w:rPr>
      </w:pPr>
      <w:r w:rsidRPr="005926A0">
        <w:rPr>
          <w:highlight w:val="white"/>
        </w:rPr>
        <w:t xml:space="preserve">      if (expression.Symbol.Type.IsLogical()) {</w:t>
      </w:r>
    </w:p>
    <w:p w14:paraId="00401850" w14:textId="77777777" w:rsidR="00830FE1" w:rsidRPr="005926A0" w:rsidRDefault="00830FE1" w:rsidP="00830FE1">
      <w:pPr>
        <w:pStyle w:val="Code"/>
        <w:rPr>
          <w:highlight w:val="white"/>
        </w:rPr>
      </w:pPr>
      <w:r w:rsidRPr="005926A0">
        <w:rPr>
          <w:highlight w:val="white"/>
        </w:rPr>
        <w:t xml:space="preserve">        return Cast(expression, Type.DoubleType);</w:t>
      </w:r>
    </w:p>
    <w:p w14:paraId="35F16D09" w14:textId="77777777" w:rsidR="00830FE1" w:rsidRPr="005926A0" w:rsidRDefault="00830FE1" w:rsidP="00830FE1">
      <w:pPr>
        <w:pStyle w:val="Code"/>
        <w:rPr>
          <w:highlight w:val="white"/>
        </w:rPr>
      </w:pPr>
      <w:r w:rsidRPr="005926A0">
        <w:rPr>
          <w:highlight w:val="white"/>
        </w:rPr>
        <w:t xml:space="preserve">      }</w:t>
      </w:r>
    </w:p>
    <w:p w14:paraId="09F0C00D" w14:textId="77777777" w:rsidR="00830FE1" w:rsidRPr="005926A0" w:rsidRDefault="00830FE1" w:rsidP="00830FE1">
      <w:pPr>
        <w:pStyle w:val="Code"/>
        <w:rPr>
          <w:highlight w:val="white"/>
        </w:rPr>
      </w:pPr>
    </w:p>
    <w:p w14:paraId="7404630C" w14:textId="77777777" w:rsidR="00830FE1" w:rsidRPr="005926A0" w:rsidRDefault="00830FE1" w:rsidP="00830FE1">
      <w:pPr>
        <w:pStyle w:val="Code"/>
        <w:rPr>
          <w:highlight w:val="white"/>
        </w:rPr>
      </w:pPr>
      <w:r w:rsidRPr="005926A0">
        <w:rPr>
          <w:highlight w:val="white"/>
        </w:rPr>
        <w:t xml:space="preserve">      return expression;</w:t>
      </w:r>
    </w:p>
    <w:p w14:paraId="543C1282" w14:textId="6B2DD48A" w:rsidR="00830FE1" w:rsidRPr="005926A0" w:rsidRDefault="00830FE1" w:rsidP="00830FE1">
      <w:pPr>
        <w:pStyle w:val="Code"/>
        <w:rPr>
          <w:highlight w:val="white"/>
        </w:rPr>
      </w:pPr>
      <w:r w:rsidRPr="005926A0">
        <w:rPr>
          <w:highlight w:val="white"/>
        </w:rPr>
        <w:t xml:space="preserve">    }</w:t>
      </w:r>
    </w:p>
    <w:p w14:paraId="61A9F361" w14:textId="77777777" w:rsidR="004F7E5A" w:rsidRPr="0092263B" w:rsidRDefault="004F7E5A" w:rsidP="004F7E5A">
      <w:pPr>
        <w:rPr>
          <w:highlight w:val="white"/>
        </w:rPr>
      </w:pPr>
      <w:r>
        <w:rPr>
          <w:highlight w:val="white"/>
        </w:rPr>
        <w:t xml:space="preserve">The </w:t>
      </w:r>
      <w:r w:rsidRPr="001B7677">
        <w:rPr>
          <w:rStyle w:val="KeyWord0"/>
          <w:highlight w:val="white"/>
        </w:rPr>
        <w:t>ToLogical</w:t>
      </w:r>
      <w:r>
        <w:rPr>
          <w:highlight w:val="white"/>
        </w:rPr>
        <w:t xml:space="preserve"> method makes sure the expression has a logical type. The expression is cast to logical type if it does not already hold logical type.</w:t>
      </w:r>
    </w:p>
    <w:p w14:paraId="4FEAC6A0" w14:textId="77777777" w:rsidR="004F7E5A" w:rsidRPr="0092263B" w:rsidRDefault="004F7E5A" w:rsidP="004F7E5A">
      <w:pPr>
        <w:pStyle w:val="Code"/>
        <w:rPr>
          <w:highlight w:val="white"/>
        </w:rPr>
      </w:pPr>
      <w:r w:rsidRPr="0092263B">
        <w:rPr>
          <w:highlight w:val="white"/>
        </w:rPr>
        <w:t xml:space="preserve">    private static Expression ToLogical(Expression expression) {</w:t>
      </w:r>
    </w:p>
    <w:p w14:paraId="7CD2C1A9" w14:textId="77777777" w:rsidR="004F7E5A" w:rsidRPr="0092263B" w:rsidRDefault="004F7E5A" w:rsidP="004F7E5A">
      <w:pPr>
        <w:pStyle w:val="Code"/>
        <w:rPr>
          <w:highlight w:val="white"/>
        </w:rPr>
      </w:pPr>
      <w:r w:rsidRPr="0092263B">
        <w:rPr>
          <w:highlight w:val="white"/>
        </w:rPr>
        <w:t xml:space="preserve">      if (!expression.Symbol.Type.IsLogical()) {</w:t>
      </w:r>
    </w:p>
    <w:p w14:paraId="3C5C72EC" w14:textId="77777777" w:rsidR="004F7E5A" w:rsidRPr="0092263B" w:rsidRDefault="004F7E5A" w:rsidP="004F7E5A">
      <w:pPr>
        <w:pStyle w:val="Code"/>
        <w:rPr>
          <w:highlight w:val="white"/>
        </w:rPr>
      </w:pPr>
      <w:r w:rsidRPr="0092263B">
        <w:rPr>
          <w:highlight w:val="white"/>
        </w:rPr>
        <w:t xml:space="preserve">        return Cast(expression, Type.LogicalType);</w:t>
      </w:r>
    </w:p>
    <w:p w14:paraId="41B18B65" w14:textId="77777777" w:rsidR="004F7E5A" w:rsidRPr="0092263B" w:rsidRDefault="004F7E5A" w:rsidP="004F7E5A">
      <w:pPr>
        <w:pStyle w:val="Code"/>
        <w:rPr>
          <w:highlight w:val="white"/>
        </w:rPr>
      </w:pPr>
      <w:r w:rsidRPr="0092263B">
        <w:rPr>
          <w:highlight w:val="white"/>
        </w:rPr>
        <w:t xml:space="preserve">      }</w:t>
      </w:r>
    </w:p>
    <w:p w14:paraId="533D7C5B" w14:textId="77777777" w:rsidR="004F7E5A" w:rsidRPr="0092263B" w:rsidRDefault="004F7E5A" w:rsidP="004F7E5A">
      <w:pPr>
        <w:pStyle w:val="Code"/>
        <w:rPr>
          <w:highlight w:val="white"/>
        </w:rPr>
      </w:pPr>
    </w:p>
    <w:p w14:paraId="78D880A7" w14:textId="77777777" w:rsidR="004F7E5A" w:rsidRPr="0092263B" w:rsidRDefault="004F7E5A" w:rsidP="004F7E5A">
      <w:pPr>
        <w:pStyle w:val="Code"/>
        <w:rPr>
          <w:highlight w:val="white"/>
        </w:rPr>
      </w:pPr>
      <w:r w:rsidRPr="0092263B">
        <w:rPr>
          <w:highlight w:val="white"/>
        </w:rPr>
        <w:t xml:space="preserve">      return expression;</w:t>
      </w:r>
    </w:p>
    <w:p w14:paraId="24CC7F74" w14:textId="77777777" w:rsidR="004F7E5A" w:rsidRPr="0092263B" w:rsidRDefault="004F7E5A" w:rsidP="004F7E5A">
      <w:pPr>
        <w:pStyle w:val="Code"/>
        <w:rPr>
          <w:highlight w:val="white"/>
        </w:rPr>
      </w:pPr>
      <w:r w:rsidRPr="0092263B">
        <w:rPr>
          <w:highlight w:val="white"/>
        </w:rPr>
        <w:t xml:space="preserve">    }</w:t>
      </w:r>
    </w:p>
    <w:p w14:paraId="73B4E185" w14:textId="77777777" w:rsidR="004F7E5A" w:rsidRDefault="004F7E5A" w:rsidP="004F7E5A">
      <w:pPr>
        <w:rPr>
          <w:highlight w:val="white"/>
        </w:rPr>
      </w:pPr>
      <w:r>
        <w:rPr>
          <w:highlight w:val="white"/>
        </w:rPr>
        <w:t xml:space="preserve">The </w:t>
      </w:r>
      <w:r w:rsidRPr="00B33D7B">
        <w:rPr>
          <w:rStyle w:val="KeyWord0"/>
          <w:highlight w:val="white"/>
        </w:rPr>
        <w:t>Relation</w:t>
      </w:r>
      <w:r>
        <w:rPr>
          <w:highlight w:val="white"/>
        </w:rPr>
        <w:t xml:space="preserve"> method returns the calculated value of the expression, if possible. Otherwise, it returns null.</w:t>
      </w:r>
    </w:p>
    <w:p w14:paraId="7D3CA393" w14:textId="77777777" w:rsidR="004F7E5A" w:rsidRPr="005926A0" w:rsidRDefault="004F7E5A" w:rsidP="004F7E5A">
      <w:pPr>
        <w:pStyle w:val="Code"/>
        <w:rPr>
          <w:highlight w:val="white"/>
        </w:rPr>
      </w:pPr>
      <w:r w:rsidRPr="005926A0">
        <w:rPr>
          <w:highlight w:val="white"/>
        </w:rPr>
        <w:t xml:space="preserve">    public static Expression Relation(MiddleOperator middleOp,</w:t>
      </w:r>
    </w:p>
    <w:p w14:paraId="1A5C2CC6" w14:textId="77777777" w:rsidR="004F7E5A" w:rsidRDefault="004F7E5A" w:rsidP="004F7E5A">
      <w:pPr>
        <w:pStyle w:val="Code"/>
        <w:rPr>
          <w:highlight w:val="white"/>
        </w:rPr>
      </w:pPr>
      <w:r w:rsidRPr="005926A0">
        <w:rPr>
          <w:highlight w:val="white"/>
        </w:rPr>
        <w:t xml:space="preserve">          </w:t>
      </w:r>
      <w:r>
        <w:rPr>
          <w:highlight w:val="white"/>
        </w:rPr>
        <w:t xml:space="preserve">              </w:t>
      </w:r>
      <w:r w:rsidRPr="005926A0">
        <w:rPr>
          <w:highlight w:val="white"/>
        </w:rPr>
        <w:t xml:space="preserve">              Expression leftExpression,</w:t>
      </w:r>
    </w:p>
    <w:p w14:paraId="5D2E70D5" w14:textId="77777777" w:rsidR="004F7E5A" w:rsidRDefault="004F7E5A" w:rsidP="004F7E5A">
      <w:pPr>
        <w:pStyle w:val="Code"/>
        <w:rPr>
          <w:highlight w:val="white"/>
        </w:rPr>
      </w:pPr>
      <w:r>
        <w:rPr>
          <w:highlight w:val="white"/>
        </w:rPr>
        <w:t xml:space="preserve">                                      </w:t>
      </w:r>
      <w:r w:rsidRPr="005926A0">
        <w:rPr>
          <w:highlight w:val="white"/>
        </w:rPr>
        <w:t>Expression rightExpression) {</w:t>
      </w:r>
    </w:p>
    <w:p w14:paraId="59AB9177" w14:textId="77777777" w:rsidR="004F7E5A" w:rsidRPr="005926A0" w:rsidRDefault="004F7E5A" w:rsidP="004F7E5A">
      <w:pPr>
        <w:rPr>
          <w:highlight w:val="white"/>
        </w:rPr>
      </w:pPr>
      <w:r>
        <w:rPr>
          <w:highlight w:val="white"/>
        </w:rPr>
        <w:t xml:space="preserve">If at least one of the expressions is not constant, we just return null. </w:t>
      </w:r>
    </w:p>
    <w:p w14:paraId="25F86643" w14:textId="77777777" w:rsidR="004F7E5A" w:rsidRPr="005926A0" w:rsidRDefault="004F7E5A" w:rsidP="004F7E5A">
      <w:pPr>
        <w:pStyle w:val="Code"/>
        <w:rPr>
          <w:highlight w:val="white"/>
        </w:rPr>
      </w:pPr>
      <w:r w:rsidRPr="005926A0">
        <w:rPr>
          <w:highlight w:val="white"/>
        </w:rPr>
        <w:t xml:space="preserve">      if (!IsConstant(leftExpression) || !IsConstant(rightExpression)) {</w:t>
      </w:r>
    </w:p>
    <w:p w14:paraId="4577DE9F" w14:textId="77777777" w:rsidR="004F7E5A" w:rsidRPr="005926A0" w:rsidRDefault="004F7E5A" w:rsidP="004F7E5A">
      <w:pPr>
        <w:pStyle w:val="Code"/>
        <w:rPr>
          <w:highlight w:val="white"/>
        </w:rPr>
      </w:pPr>
      <w:r w:rsidRPr="005926A0">
        <w:rPr>
          <w:highlight w:val="white"/>
        </w:rPr>
        <w:t xml:space="preserve">        return null;</w:t>
      </w:r>
    </w:p>
    <w:p w14:paraId="22A46224" w14:textId="77777777" w:rsidR="004F7E5A" w:rsidRPr="005926A0" w:rsidRDefault="004F7E5A" w:rsidP="004F7E5A">
      <w:pPr>
        <w:pStyle w:val="Code"/>
        <w:rPr>
          <w:highlight w:val="white"/>
        </w:rPr>
      </w:pPr>
      <w:r w:rsidRPr="005926A0">
        <w:rPr>
          <w:highlight w:val="white"/>
        </w:rPr>
        <w:t xml:space="preserve">      }</w:t>
      </w:r>
    </w:p>
    <w:p w14:paraId="1755B388" w14:textId="77777777" w:rsidR="004F7E5A" w:rsidRDefault="004F7E5A" w:rsidP="004F7E5A">
      <w:pPr>
        <w:rPr>
          <w:highlight w:val="white"/>
        </w:rPr>
      </w:pPr>
      <w:r>
        <w:rPr>
          <w:highlight w:val="white"/>
        </w:rPr>
        <w:t xml:space="preserve">If at least one of the expressions have floating type, we call the </w:t>
      </w:r>
      <w:r w:rsidRPr="009F061B">
        <w:rPr>
          <w:rStyle w:val="KeyWord0"/>
          <w:highlight w:val="white"/>
        </w:rPr>
        <w:t>RelationFloating</w:t>
      </w:r>
      <w:r>
        <w:rPr>
          <w:highlight w:val="white"/>
        </w:rPr>
        <w:t xml:space="preserve"> method. If not at least one of the expressions have floating type, both expressions must have integral type and we call </w:t>
      </w:r>
      <w:r w:rsidRPr="00B61132">
        <w:rPr>
          <w:rStyle w:val="KeyWord0"/>
          <w:highlight w:val="white"/>
        </w:rPr>
        <w:t>RelationIntegral</w:t>
      </w:r>
      <w:r>
        <w:rPr>
          <w:highlight w:val="white"/>
        </w:rPr>
        <w:t xml:space="preserve"> instead.</w:t>
      </w:r>
    </w:p>
    <w:p w14:paraId="4DD52193" w14:textId="77777777" w:rsidR="004F7E5A" w:rsidRDefault="004F7E5A" w:rsidP="004F7E5A">
      <w:pPr>
        <w:pStyle w:val="Code"/>
        <w:rPr>
          <w:highlight w:val="white"/>
        </w:rPr>
      </w:pPr>
      <w:r w:rsidRPr="005926A0">
        <w:rPr>
          <w:highlight w:val="white"/>
        </w:rPr>
        <w:t xml:space="preserve">      else if (leftExpression.Symbol.Type.IsFloating() ||</w:t>
      </w:r>
    </w:p>
    <w:p w14:paraId="0475F4F3" w14:textId="77777777" w:rsidR="004F7E5A" w:rsidRPr="005926A0" w:rsidRDefault="004F7E5A" w:rsidP="004F7E5A">
      <w:pPr>
        <w:pStyle w:val="Code"/>
        <w:rPr>
          <w:highlight w:val="white"/>
        </w:rPr>
      </w:pPr>
      <w:r>
        <w:rPr>
          <w:highlight w:val="white"/>
        </w:rPr>
        <w:t xml:space="preserve">              </w:t>
      </w:r>
      <w:r w:rsidRPr="005926A0">
        <w:rPr>
          <w:highlight w:val="white"/>
        </w:rPr>
        <w:t xml:space="preserve"> rightExpression.Symbol.Type.IsFloating()) {</w:t>
      </w:r>
    </w:p>
    <w:p w14:paraId="3C42BB03" w14:textId="77777777" w:rsidR="004F7E5A" w:rsidRPr="005926A0" w:rsidRDefault="004F7E5A" w:rsidP="004F7E5A">
      <w:pPr>
        <w:pStyle w:val="Code"/>
        <w:rPr>
          <w:highlight w:val="white"/>
        </w:rPr>
      </w:pPr>
      <w:r w:rsidRPr="005926A0">
        <w:rPr>
          <w:highlight w:val="white"/>
        </w:rPr>
        <w:t xml:space="preserve">        return RelationFloating(middleOp, leftExpression, rightExpression);</w:t>
      </w:r>
    </w:p>
    <w:p w14:paraId="670D266C" w14:textId="77777777" w:rsidR="004F7E5A" w:rsidRPr="005926A0" w:rsidRDefault="004F7E5A" w:rsidP="004F7E5A">
      <w:pPr>
        <w:pStyle w:val="Code"/>
        <w:rPr>
          <w:highlight w:val="white"/>
        </w:rPr>
      </w:pPr>
      <w:r w:rsidRPr="005926A0">
        <w:rPr>
          <w:highlight w:val="white"/>
        </w:rPr>
        <w:t xml:space="preserve">      }</w:t>
      </w:r>
    </w:p>
    <w:p w14:paraId="7E87F03F" w14:textId="77777777" w:rsidR="004F7E5A" w:rsidRPr="005926A0" w:rsidRDefault="004F7E5A" w:rsidP="004F7E5A">
      <w:pPr>
        <w:pStyle w:val="Code"/>
        <w:rPr>
          <w:highlight w:val="white"/>
        </w:rPr>
      </w:pPr>
      <w:r w:rsidRPr="005926A0">
        <w:rPr>
          <w:highlight w:val="white"/>
        </w:rPr>
        <w:t xml:space="preserve">      else {</w:t>
      </w:r>
    </w:p>
    <w:p w14:paraId="40189A1F" w14:textId="77777777" w:rsidR="004F7E5A" w:rsidRPr="005926A0" w:rsidRDefault="004F7E5A" w:rsidP="004F7E5A">
      <w:pPr>
        <w:pStyle w:val="Code"/>
        <w:rPr>
          <w:highlight w:val="white"/>
        </w:rPr>
      </w:pPr>
      <w:r w:rsidRPr="005926A0">
        <w:rPr>
          <w:highlight w:val="white"/>
        </w:rPr>
        <w:t xml:space="preserve">        return RelationIntegral(middleOp, leftExpression, rightExpression);</w:t>
      </w:r>
    </w:p>
    <w:p w14:paraId="0ADD6D35" w14:textId="77777777" w:rsidR="004F7E5A" w:rsidRPr="005926A0" w:rsidRDefault="004F7E5A" w:rsidP="004F7E5A">
      <w:pPr>
        <w:pStyle w:val="Code"/>
        <w:rPr>
          <w:highlight w:val="white"/>
        </w:rPr>
      </w:pPr>
      <w:r w:rsidRPr="005926A0">
        <w:rPr>
          <w:highlight w:val="white"/>
        </w:rPr>
        <w:t xml:space="preserve">      }</w:t>
      </w:r>
    </w:p>
    <w:p w14:paraId="6BB34AD7" w14:textId="77777777" w:rsidR="004F7E5A" w:rsidRPr="005926A0" w:rsidRDefault="004F7E5A" w:rsidP="004F7E5A">
      <w:pPr>
        <w:pStyle w:val="Code"/>
        <w:rPr>
          <w:highlight w:val="white"/>
        </w:rPr>
      </w:pPr>
      <w:r w:rsidRPr="005926A0">
        <w:rPr>
          <w:highlight w:val="white"/>
        </w:rPr>
        <w:t xml:space="preserve">    }</w:t>
      </w:r>
    </w:p>
    <w:p w14:paraId="4B80039B" w14:textId="7F1EA320" w:rsidR="00CD295E" w:rsidRPr="005926A0" w:rsidRDefault="00AE3A74" w:rsidP="00AE3A74">
      <w:pPr>
        <w:rPr>
          <w:highlight w:val="white"/>
        </w:rPr>
      </w:pPr>
      <w:r>
        <w:rPr>
          <w:highlight w:val="white"/>
        </w:rPr>
        <w:t xml:space="preserve">The </w:t>
      </w:r>
      <w:r w:rsidRPr="00AE3A74">
        <w:rPr>
          <w:rStyle w:val="KeyWord0"/>
          <w:highlight w:val="white"/>
        </w:rPr>
        <w:t>RelationIntegral</w:t>
      </w:r>
      <w:r>
        <w:rPr>
          <w:highlight w:val="white"/>
        </w:rPr>
        <w:t xml:space="preserve"> method</w:t>
      </w:r>
      <w:r w:rsidR="00AC13BA">
        <w:rPr>
          <w:highlight w:val="white"/>
        </w:rPr>
        <w:t xml:space="preserve"> </w:t>
      </w:r>
      <w:r w:rsidR="00D42AF5">
        <w:rPr>
          <w:highlight w:val="white"/>
        </w:rPr>
        <w:t>evaluates</w:t>
      </w:r>
      <w:r w:rsidR="00AC13BA">
        <w:rPr>
          <w:highlight w:val="white"/>
        </w:rPr>
        <w:t xml:space="preserve"> the constant value of a relation expression.</w:t>
      </w:r>
      <w:r w:rsidR="008E2B66">
        <w:rPr>
          <w:highlight w:val="white"/>
        </w:rPr>
        <w:t xml:space="preserve"> We assume that both operands are constant. </w:t>
      </w:r>
    </w:p>
    <w:p w14:paraId="09172B73" w14:textId="77777777" w:rsidR="00CD295E" w:rsidRPr="005926A0" w:rsidRDefault="00CD295E" w:rsidP="005926A0">
      <w:pPr>
        <w:pStyle w:val="Code"/>
        <w:rPr>
          <w:highlight w:val="white"/>
        </w:rPr>
      </w:pPr>
      <w:r w:rsidRPr="005926A0">
        <w:rPr>
          <w:highlight w:val="white"/>
        </w:rPr>
        <w:t xml:space="preserve">    private static Expression RelationIntegral(MiddleOperator middleOp,</w:t>
      </w:r>
    </w:p>
    <w:p w14:paraId="1336B3E2" w14:textId="77777777" w:rsidR="005926A0" w:rsidRDefault="00CD295E" w:rsidP="005926A0">
      <w:pPr>
        <w:pStyle w:val="Code"/>
        <w:rPr>
          <w:highlight w:val="white"/>
        </w:rPr>
      </w:pPr>
      <w:r w:rsidRPr="005926A0">
        <w:rPr>
          <w:highlight w:val="white"/>
        </w:rPr>
        <w:t xml:space="preserve">                                               Expression leftExpression,</w:t>
      </w:r>
    </w:p>
    <w:p w14:paraId="58EAA1F5" w14:textId="7F977E5F" w:rsidR="00CD295E" w:rsidRDefault="005926A0" w:rsidP="005926A0">
      <w:pPr>
        <w:pStyle w:val="Code"/>
        <w:rPr>
          <w:highlight w:val="white"/>
        </w:rPr>
      </w:pPr>
      <w:r>
        <w:rPr>
          <w:highlight w:val="white"/>
        </w:rPr>
        <w:t xml:space="preserve">                                              </w:t>
      </w:r>
      <w:r w:rsidR="00CD295E" w:rsidRPr="005926A0">
        <w:rPr>
          <w:highlight w:val="white"/>
        </w:rPr>
        <w:t xml:space="preserve"> Expression rightExpression) {</w:t>
      </w:r>
    </w:p>
    <w:p w14:paraId="71D81080" w14:textId="75DD3FE1" w:rsidR="008E2B66" w:rsidRPr="005926A0" w:rsidRDefault="008E2B66" w:rsidP="008E2B66">
      <w:pPr>
        <w:rPr>
          <w:highlight w:val="white"/>
        </w:rPr>
      </w:pPr>
      <w:r>
        <w:rPr>
          <w:highlight w:val="white"/>
        </w:rPr>
        <w:t xml:space="preserve">First, we need to </w:t>
      </w:r>
      <w:r w:rsidR="004223AF">
        <w:rPr>
          <w:highlight w:val="white"/>
        </w:rPr>
        <w:t>cast the expression from a possible logical type into an integral type (signed integer).</w:t>
      </w:r>
    </w:p>
    <w:p w14:paraId="3C542346" w14:textId="77777777" w:rsidR="00CD295E" w:rsidRPr="005926A0" w:rsidRDefault="00CD295E" w:rsidP="005926A0">
      <w:pPr>
        <w:pStyle w:val="Code"/>
        <w:rPr>
          <w:highlight w:val="white"/>
        </w:rPr>
      </w:pPr>
      <w:r w:rsidRPr="005926A0">
        <w:rPr>
          <w:highlight w:val="white"/>
        </w:rPr>
        <w:t xml:space="preserve">      leftExpression = LogicalToIntegral(leftExpression);</w:t>
      </w:r>
    </w:p>
    <w:p w14:paraId="02DA0428" w14:textId="77777777" w:rsidR="00CD295E" w:rsidRPr="005926A0" w:rsidRDefault="00CD295E" w:rsidP="005926A0">
      <w:pPr>
        <w:pStyle w:val="Code"/>
        <w:rPr>
          <w:highlight w:val="white"/>
        </w:rPr>
      </w:pPr>
      <w:r w:rsidRPr="005926A0">
        <w:rPr>
          <w:highlight w:val="white"/>
        </w:rPr>
        <w:t xml:space="preserve">      rightExpression = LogicalToIntegral(leftExpression);</w:t>
      </w:r>
    </w:p>
    <w:p w14:paraId="00DE3034" w14:textId="62471D06" w:rsidR="00CD295E" w:rsidRPr="005926A0" w:rsidRDefault="004223AF" w:rsidP="004223AF">
      <w:pPr>
        <w:rPr>
          <w:highlight w:val="white"/>
        </w:rPr>
      </w:pPr>
      <w:r>
        <w:rPr>
          <w:highlight w:val="white"/>
        </w:rPr>
        <w:t>This method is only called if both expression</w:t>
      </w:r>
      <w:r w:rsidR="00E37C9D">
        <w:rPr>
          <w:highlight w:val="white"/>
        </w:rPr>
        <w:t>s</w:t>
      </w:r>
      <w:r>
        <w:rPr>
          <w:highlight w:val="white"/>
        </w:rPr>
        <w:t xml:space="preserve"> have values.</w:t>
      </w:r>
      <w:r w:rsidR="004F0D94">
        <w:rPr>
          <w:highlight w:val="white"/>
        </w:rPr>
        <w:t xml:space="preserve"> Therefore, we do not have to check that </w:t>
      </w:r>
      <w:r w:rsidR="00E37C9D">
        <w:rPr>
          <w:highlight w:val="white"/>
        </w:rPr>
        <w:t>the values are not null.</w:t>
      </w:r>
    </w:p>
    <w:p w14:paraId="66EBDACF" w14:textId="77777777" w:rsidR="00CD295E" w:rsidRPr="005926A0" w:rsidRDefault="00CD295E" w:rsidP="005926A0">
      <w:pPr>
        <w:pStyle w:val="Code"/>
        <w:rPr>
          <w:highlight w:val="white"/>
        </w:rPr>
      </w:pPr>
      <w:r w:rsidRPr="005926A0">
        <w:rPr>
          <w:highlight w:val="white"/>
        </w:rPr>
        <w:t xml:space="preserve">      BigInteger leftValue = (BigInteger) leftExpression.Symbol.Value,</w:t>
      </w:r>
    </w:p>
    <w:p w14:paraId="01363693" w14:textId="77777777" w:rsidR="00CD295E" w:rsidRPr="005926A0" w:rsidRDefault="00CD295E" w:rsidP="005926A0">
      <w:pPr>
        <w:pStyle w:val="Code"/>
        <w:rPr>
          <w:highlight w:val="white"/>
        </w:rPr>
      </w:pPr>
      <w:r w:rsidRPr="005926A0">
        <w:rPr>
          <w:highlight w:val="white"/>
        </w:rPr>
        <w:t xml:space="preserve">                 rightValue = (BigInteger) rightExpression.Symbol.Value;</w:t>
      </w:r>
    </w:p>
    <w:p w14:paraId="17D8640C" w14:textId="290E5307" w:rsidR="00CD295E" w:rsidRPr="005926A0" w:rsidRDefault="00F77146" w:rsidP="00F77146">
      <w:pPr>
        <w:rPr>
          <w:highlight w:val="white"/>
        </w:rPr>
      </w:pPr>
      <w:r>
        <w:rPr>
          <w:highlight w:val="white"/>
        </w:rPr>
        <w:lastRenderedPageBreak/>
        <w:t>Since the expression has a constant value, we only add one unconditional jump instruction.</w:t>
      </w:r>
    </w:p>
    <w:p w14:paraId="6382CE24" w14:textId="6014186D" w:rsidR="00CD295E" w:rsidRPr="005926A0" w:rsidRDefault="00CD295E" w:rsidP="005926A0">
      <w:pPr>
        <w:pStyle w:val="Code"/>
        <w:rPr>
          <w:highlight w:val="white"/>
        </w:rPr>
      </w:pPr>
      <w:r w:rsidRPr="005926A0">
        <w:rPr>
          <w:highlight w:val="white"/>
        </w:rPr>
        <w:t xml:space="preserve">      List&lt;MiddleCode&gt; </w:t>
      </w:r>
      <w:r w:rsidR="00E52D0D">
        <w:rPr>
          <w:highlight w:val="white"/>
        </w:rPr>
        <w:t>longList</w:t>
      </w:r>
      <w:r w:rsidRPr="005926A0">
        <w:rPr>
          <w:highlight w:val="white"/>
        </w:rPr>
        <w:t xml:space="preserve"> = new List&lt;MiddleCode&gt;();</w:t>
      </w:r>
    </w:p>
    <w:p w14:paraId="2C2B1FBF" w14:textId="77777777" w:rsidR="00CD295E" w:rsidRPr="005926A0" w:rsidRDefault="00CD295E" w:rsidP="005926A0">
      <w:pPr>
        <w:pStyle w:val="Code"/>
        <w:rPr>
          <w:highlight w:val="white"/>
        </w:rPr>
      </w:pPr>
      <w:r w:rsidRPr="005926A0">
        <w:rPr>
          <w:highlight w:val="white"/>
        </w:rPr>
        <w:t xml:space="preserve">      MiddleCode jumpCode = new MiddleCode(MiddleOperator.Goto);</w:t>
      </w:r>
    </w:p>
    <w:p w14:paraId="0D6DAA52" w14:textId="7B8EB30C" w:rsidR="00CD295E" w:rsidRPr="005926A0" w:rsidRDefault="00CD295E" w:rsidP="005926A0">
      <w:pPr>
        <w:pStyle w:val="Code"/>
        <w:rPr>
          <w:highlight w:val="white"/>
        </w:rPr>
      </w:pPr>
      <w:r w:rsidRPr="005926A0">
        <w:rPr>
          <w:highlight w:val="white"/>
        </w:rPr>
        <w:t xml:space="preserve">      </w:t>
      </w:r>
      <w:r w:rsidR="00E52D0D">
        <w:rPr>
          <w:highlight w:val="white"/>
        </w:rPr>
        <w:t>longList</w:t>
      </w:r>
      <w:r w:rsidRPr="005926A0">
        <w:rPr>
          <w:highlight w:val="white"/>
        </w:rPr>
        <w:t>.Add(jumpCode);</w:t>
      </w:r>
    </w:p>
    <w:p w14:paraId="432BCDA7" w14:textId="77777777" w:rsidR="00CD295E" w:rsidRPr="005926A0" w:rsidRDefault="00CD295E" w:rsidP="005926A0">
      <w:pPr>
        <w:pStyle w:val="Code"/>
        <w:rPr>
          <w:highlight w:val="white"/>
        </w:rPr>
      </w:pPr>
      <w:r w:rsidRPr="005926A0">
        <w:rPr>
          <w:highlight w:val="white"/>
        </w:rPr>
        <w:t xml:space="preserve">      ISet&lt;MiddleCode&gt; jumpSet = new HashSet&lt;MiddleCode&gt;();</w:t>
      </w:r>
    </w:p>
    <w:p w14:paraId="027D4C8C" w14:textId="77777777" w:rsidR="00CD295E" w:rsidRPr="005926A0" w:rsidRDefault="00CD295E" w:rsidP="005926A0">
      <w:pPr>
        <w:pStyle w:val="Code"/>
        <w:rPr>
          <w:highlight w:val="white"/>
        </w:rPr>
      </w:pPr>
      <w:r w:rsidRPr="005926A0">
        <w:rPr>
          <w:highlight w:val="white"/>
        </w:rPr>
        <w:t xml:space="preserve">      jumpSet.Add(jumpCode);</w:t>
      </w:r>
    </w:p>
    <w:p w14:paraId="1BEE5846" w14:textId="6ED14812" w:rsidR="00CD295E" w:rsidRPr="005926A0" w:rsidRDefault="00D22966" w:rsidP="005F0234">
      <w:pPr>
        <w:rPr>
          <w:highlight w:val="white"/>
        </w:rPr>
      </w:pPr>
      <w:r>
        <w:rPr>
          <w:highlight w:val="white"/>
        </w:rPr>
        <w:t>Then we need to evaluate the value of the expression.</w:t>
      </w:r>
      <w:r w:rsidR="005F0234">
        <w:rPr>
          <w:highlight w:val="white"/>
        </w:rPr>
        <w:t xml:space="preserve"> Since the values are object of the </w:t>
      </w:r>
      <w:r w:rsidR="005F0234" w:rsidRPr="005F0234">
        <w:rPr>
          <w:rStyle w:val="KeyWord0"/>
          <w:highlight w:val="white"/>
        </w:rPr>
        <w:t>BigInteger</w:t>
      </w:r>
      <w:r w:rsidR="005F0234">
        <w:rPr>
          <w:highlight w:val="white"/>
        </w:rPr>
        <w:t xml:space="preserve"> class we can use the regular relation operators.</w:t>
      </w:r>
    </w:p>
    <w:p w14:paraId="21BD3EDD" w14:textId="77777777" w:rsidR="00CD295E" w:rsidRPr="005926A0" w:rsidRDefault="00CD295E" w:rsidP="005926A0">
      <w:pPr>
        <w:pStyle w:val="Code"/>
        <w:rPr>
          <w:highlight w:val="white"/>
        </w:rPr>
      </w:pPr>
      <w:r w:rsidRPr="005926A0">
        <w:rPr>
          <w:highlight w:val="white"/>
        </w:rPr>
        <w:t xml:space="preserve">      bool resultValue = false;</w:t>
      </w:r>
    </w:p>
    <w:p w14:paraId="74216F10" w14:textId="77777777" w:rsidR="00CD295E" w:rsidRPr="005926A0" w:rsidRDefault="00CD295E" w:rsidP="005926A0">
      <w:pPr>
        <w:pStyle w:val="Code"/>
        <w:rPr>
          <w:highlight w:val="white"/>
        </w:rPr>
      </w:pPr>
      <w:r w:rsidRPr="005926A0">
        <w:rPr>
          <w:highlight w:val="white"/>
        </w:rPr>
        <w:t xml:space="preserve">      switch (middleOp) {</w:t>
      </w:r>
    </w:p>
    <w:p w14:paraId="41AE9D4B" w14:textId="77777777" w:rsidR="00CD295E" w:rsidRPr="005926A0" w:rsidRDefault="00CD295E" w:rsidP="005926A0">
      <w:pPr>
        <w:pStyle w:val="Code"/>
        <w:rPr>
          <w:highlight w:val="white"/>
        </w:rPr>
      </w:pPr>
      <w:r w:rsidRPr="005926A0">
        <w:rPr>
          <w:highlight w:val="white"/>
        </w:rPr>
        <w:t xml:space="preserve">        case MiddleOperator.Equal:</w:t>
      </w:r>
    </w:p>
    <w:p w14:paraId="62D5100C" w14:textId="77777777" w:rsidR="00CD295E" w:rsidRPr="005926A0" w:rsidRDefault="00CD295E" w:rsidP="005926A0">
      <w:pPr>
        <w:pStyle w:val="Code"/>
        <w:rPr>
          <w:highlight w:val="white"/>
        </w:rPr>
      </w:pPr>
      <w:r w:rsidRPr="005926A0">
        <w:rPr>
          <w:highlight w:val="white"/>
        </w:rPr>
        <w:t xml:space="preserve">          resultValue = (leftValue == rightValue);</w:t>
      </w:r>
    </w:p>
    <w:p w14:paraId="22D59958" w14:textId="77777777" w:rsidR="00CD295E" w:rsidRPr="005926A0" w:rsidRDefault="00CD295E" w:rsidP="005926A0">
      <w:pPr>
        <w:pStyle w:val="Code"/>
        <w:rPr>
          <w:highlight w:val="white"/>
        </w:rPr>
      </w:pPr>
      <w:r w:rsidRPr="005926A0">
        <w:rPr>
          <w:highlight w:val="white"/>
        </w:rPr>
        <w:t xml:space="preserve">          break;</w:t>
      </w:r>
    </w:p>
    <w:p w14:paraId="7768778B" w14:textId="77777777" w:rsidR="00CD295E" w:rsidRPr="005926A0" w:rsidRDefault="00CD295E" w:rsidP="005926A0">
      <w:pPr>
        <w:pStyle w:val="Code"/>
        <w:rPr>
          <w:highlight w:val="white"/>
        </w:rPr>
      </w:pPr>
    </w:p>
    <w:p w14:paraId="7DBF00A2" w14:textId="77777777" w:rsidR="00CD295E" w:rsidRPr="005926A0" w:rsidRDefault="00CD295E" w:rsidP="005926A0">
      <w:pPr>
        <w:pStyle w:val="Code"/>
        <w:rPr>
          <w:highlight w:val="white"/>
        </w:rPr>
      </w:pPr>
      <w:r w:rsidRPr="005926A0">
        <w:rPr>
          <w:highlight w:val="white"/>
        </w:rPr>
        <w:t xml:space="preserve">        case MiddleOperator.NotEqual:</w:t>
      </w:r>
    </w:p>
    <w:p w14:paraId="238851D8" w14:textId="77777777" w:rsidR="00CD295E" w:rsidRPr="005926A0" w:rsidRDefault="00CD295E" w:rsidP="005926A0">
      <w:pPr>
        <w:pStyle w:val="Code"/>
        <w:rPr>
          <w:highlight w:val="white"/>
        </w:rPr>
      </w:pPr>
      <w:r w:rsidRPr="005926A0">
        <w:rPr>
          <w:highlight w:val="white"/>
        </w:rPr>
        <w:t xml:space="preserve">          resultValue = (leftValue != rightValue);</w:t>
      </w:r>
    </w:p>
    <w:p w14:paraId="3FB8A336" w14:textId="77777777" w:rsidR="00CD295E" w:rsidRPr="005926A0" w:rsidRDefault="00CD295E" w:rsidP="005926A0">
      <w:pPr>
        <w:pStyle w:val="Code"/>
        <w:rPr>
          <w:highlight w:val="white"/>
        </w:rPr>
      </w:pPr>
      <w:r w:rsidRPr="005926A0">
        <w:rPr>
          <w:highlight w:val="white"/>
        </w:rPr>
        <w:t xml:space="preserve">          break;</w:t>
      </w:r>
    </w:p>
    <w:p w14:paraId="295A1CFE" w14:textId="77777777" w:rsidR="00CD295E" w:rsidRPr="005926A0" w:rsidRDefault="00CD295E" w:rsidP="005926A0">
      <w:pPr>
        <w:pStyle w:val="Code"/>
        <w:rPr>
          <w:highlight w:val="white"/>
        </w:rPr>
      </w:pPr>
    </w:p>
    <w:p w14:paraId="011715F7" w14:textId="77777777" w:rsidR="00CD295E" w:rsidRPr="005926A0" w:rsidRDefault="00CD295E" w:rsidP="005926A0">
      <w:pPr>
        <w:pStyle w:val="Code"/>
        <w:rPr>
          <w:highlight w:val="white"/>
        </w:rPr>
      </w:pPr>
      <w:r w:rsidRPr="005926A0">
        <w:rPr>
          <w:highlight w:val="white"/>
        </w:rPr>
        <w:t xml:space="preserve">        case MiddleOperator.SignedLessThan:</w:t>
      </w:r>
    </w:p>
    <w:p w14:paraId="6DB26877" w14:textId="77777777" w:rsidR="00CD295E" w:rsidRPr="005926A0" w:rsidRDefault="00CD295E" w:rsidP="005926A0">
      <w:pPr>
        <w:pStyle w:val="Code"/>
        <w:rPr>
          <w:highlight w:val="white"/>
        </w:rPr>
      </w:pPr>
      <w:r w:rsidRPr="005926A0">
        <w:rPr>
          <w:highlight w:val="white"/>
        </w:rPr>
        <w:t xml:space="preserve">        case MiddleOperator.UnsignedLessThan:</w:t>
      </w:r>
    </w:p>
    <w:p w14:paraId="705E7EDC" w14:textId="77777777" w:rsidR="00CD295E" w:rsidRPr="005926A0" w:rsidRDefault="00CD295E" w:rsidP="005926A0">
      <w:pPr>
        <w:pStyle w:val="Code"/>
        <w:rPr>
          <w:highlight w:val="white"/>
        </w:rPr>
      </w:pPr>
      <w:r w:rsidRPr="005926A0">
        <w:rPr>
          <w:highlight w:val="white"/>
        </w:rPr>
        <w:t xml:space="preserve">          resultValue = (leftValue &lt; rightValue);</w:t>
      </w:r>
    </w:p>
    <w:p w14:paraId="7435BD5F" w14:textId="77777777" w:rsidR="00CD295E" w:rsidRPr="005926A0" w:rsidRDefault="00CD295E" w:rsidP="005926A0">
      <w:pPr>
        <w:pStyle w:val="Code"/>
        <w:rPr>
          <w:highlight w:val="white"/>
        </w:rPr>
      </w:pPr>
      <w:r w:rsidRPr="005926A0">
        <w:rPr>
          <w:highlight w:val="white"/>
        </w:rPr>
        <w:t xml:space="preserve">          break;</w:t>
      </w:r>
    </w:p>
    <w:p w14:paraId="4CAEE4AA" w14:textId="77777777" w:rsidR="00CD295E" w:rsidRPr="005926A0" w:rsidRDefault="00CD295E" w:rsidP="005926A0">
      <w:pPr>
        <w:pStyle w:val="Code"/>
        <w:rPr>
          <w:highlight w:val="white"/>
        </w:rPr>
      </w:pPr>
    </w:p>
    <w:p w14:paraId="6C873109" w14:textId="77777777" w:rsidR="00CD295E" w:rsidRPr="005926A0" w:rsidRDefault="00CD295E" w:rsidP="005926A0">
      <w:pPr>
        <w:pStyle w:val="Code"/>
        <w:rPr>
          <w:highlight w:val="white"/>
        </w:rPr>
      </w:pPr>
      <w:r w:rsidRPr="005926A0">
        <w:rPr>
          <w:highlight w:val="white"/>
        </w:rPr>
        <w:t xml:space="preserve">        case MiddleOperator.SignedLessThanEqual:</w:t>
      </w:r>
    </w:p>
    <w:p w14:paraId="197119F6" w14:textId="77777777" w:rsidR="00CD295E" w:rsidRPr="005926A0" w:rsidRDefault="00CD295E" w:rsidP="005926A0">
      <w:pPr>
        <w:pStyle w:val="Code"/>
        <w:rPr>
          <w:highlight w:val="white"/>
        </w:rPr>
      </w:pPr>
      <w:r w:rsidRPr="005926A0">
        <w:rPr>
          <w:highlight w:val="white"/>
        </w:rPr>
        <w:t xml:space="preserve">        case MiddleOperator.UnsignedLessThanEqual:</w:t>
      </w:r>
    </w:p>
    <w:p w14:paraId="22FDB73A" w14:textId="77777777" w:rsidR="00CD295E" w:rsidRPr="005926A0" w:rsidRDefault="00CD295E" w:rsidP="005926A0">
      <w:pPr>
        <w:pStyle w:val="Code"/>
        <w:rPr>
          <w:highlight w:val="white"/>
        </w:rPr>
      </w:pPr>
      <w:r w:rsidRPr="005926A0">
        <w:rPr>
          <w:highlight w:val="white"/>
        </w:rPr>
        <w:t xml:space="preserve">          resultValue = (leftValue &lt;= rightValue);</w:t>
      </w:r>
    </w:p>
    <w:p w14:paraId="7A6B0322" w14:textId="77777777" w:rsidR="00CD295E" w:rsidRPr="005926A0" w:rsidRDefault="00CD295E" w:rsidP="005926A0">
      <w:pPr>
        <w:pStyle w:val="Code"/>
        <w:rPr>
          <w:highlight w:val="white"/>
        </w:rPr>
      </w:pPr>
      <w:r w:rsidRPr="005926A0">
        <w:rPr>
          <w:highlight w:val="white"/>
        </w:rPr>
        <w:t xml:space="preserve">          break;</w:t>
      </w:r>
    </w:p>
    <w:p w14:paraId="76643219" w14:textId="77777777" w:rsidR="00CD295E" w:rsidRPr="005926A0" w:rsidRDefault="00CD295E" w:rsidP="005926A0">
      <w:pPr>
        <w:pStyle w:val="Code"/>
        <w:rPr>
          <w:highlight w:val="white"/>
        </w:rPr>
      </w:pPr>
    </w:p>
    <w:p w14:paraId="7CE2E7EF" w14:textId="77777777" w:rsidR="00CD295E" w:rsidRPr="005926A0" w:rsidRDefault="00CD295E" w:rsidP="005926A0">
      <w:pPr>
        <w:pStyle w:val="Code"/>
        <w:rPr>
          <w:highlight w:val="white"/>
        </w:rPr>
      </w:pPr>
      <w:r w:rsidRPr="005926A0">
        <w:rPr>
          <w:highlight w:val="white"/>
        </w:rPr>
        <w:t xml:space="preserve">        case MiddleOperator.SignedGreaterThan:</w:t>
      </w:r>
    </w:p>
    <w:p w14:paraId="27E8A999" w14:textId="77777777" w:rsidR="00CD295E" w:rsidRPr="005926A0" w:rsidRDefault="00CD295E" w:rsidP="005926A0">
      <w:pPr>
        <w:pStyle w:val="Code"/>
        <w:rPr>
          <w:highlight w:val="white"/>
        </w:rPr>
      </w:pPr>
      <w:r w:rsidRPr="005926A0">
        <w:rPr>
          <w:highlight w:val="white"/>
        </w:rPr>
        <w:t xml:space="preserve">        case MiddleOperator.UnsignedGreaterThan:</w:t>
      </w:r>
    </w:p>
    <w:p w14:paraId="23BF0A1B" w14:textId="77777777" w:rsidR="00CD295E" w:rsidRPr="005926A0" w:rsidRDefault="00CD295E" w:rsidP="005926A0">
      <w:pPr>
        <w:pStyle w:val="Code"/>
        <w:rPr>
          <w:highlight w:val="white"/>
        </w:rPr>
      </w:pPr>
      <w:r w:rsidRPr="005926A0">
        <w:rPr>
          <w:highlight w:val="white"/>
        </w:rPr>
        <w:t xml:space="preserve">          resultValue = (leftValue &gt; rightValue);</w:t>
      </w:r>
    </w:p>
    <w:p w14:paraId="72F37822" w14:textId="77777777" w:rsidR="00CD295E" w:rsidRPr="005926A0" w:rsidRDefault="00CD295E" w:rsidP="005926A0">
      <w:pPr>
        <w:pStyle w:val="Code"/>
        <w:rPr>
          <w:highlight w:val="white"/>
        </w:rPr>
      </w:pPr>
      <w:r w:rsidRPr="005926A0">
        <w:rPr>
          <w:highlight w:val="white"/>
        </w:rPr>
        <w:t xml:space="preserve">          break;</w:t>
      </w:r>
    </w:p>
    <w:p w14:paraId="0154B7C0" w14:textId="77777777" w:rsidR="00CD295E" w:rsidRPr="005926A0" w:rsidRDefault="00CD295E" w:rsidP="005926A0">
      <w:pPr>
        <w:pStyle w:val="Code"/>
        <w:rPr>
          <w:highlight w:val="white"/>
        </w:rPr>
      </w:pPr>
    </w:p>
    <w:p w14:paraId="2A19FCEB" w14:textId="77777777" w:rsidR="00CD295E" w:rsidRPr="005926A0" w:rsidRDefault="00CD295E" w:rsidP="005926A0">
      <w:pPr>
        <w:pStyle w:val="Code"/>
        <w:rPr>
          <w:highlight w:val="white"/>
        </w:rPr>
      </w:pPr>
      <w:r w:rsidRPr="005926A0">
        <w:rPr>
          <w:highlight w:val="white"/>
        </w:rPr>
        <w:t xml:space="preserve">        case MiddleOperator.SignedGreaterThanEqual:</w:t>
      </w:r>
    </w:p>
    <w:p w14:paraId="420897BE" w14:textId="77777777" w:rsidR="00CD295E" w:rsidRPr="005926A0" w:rsidRDefault="00CD295E" w:rsidP="005926A0">
      <w:pPr>
        <w:pStyle w:val="Code"/>
        <w:rPr>
          <w:highlight w:val="white"/>
        </w:rPr>
      </w:pPr>
      <w:r w:rsidRPr="005926A0">
        <w:rPr>
          <w:highlight w:val="white"/>
        </w:rPr>
        <w:t xml:space="preserve">        case MiddleOperator.UnsignedGreaterThanEqual:</w:t>
      </w:r>
    </w:p>
    <w:p w14:paraId="5EB2273B" w14:textId="77777777" w:rsidR="00CD295E" w:rsidRPr="005926A0" w:rsidRDefault="00CD295E" w:rsidP="005926A0">
      <w:pPr>
        <w:pStyle w:val="Code"/>
        <w:rPr>
          <w:highlight w:val="white"/>
        </w:rPr>
      </w:pPr>
      <w:r w:rsidRPr="005926A0">
        <w:rPr>
          <w:highlight w:val="white"/>
        </w:rPr>
        <w:t xml:space="preserve">          resultValue = (leftValue &gt;= rightValue);</w:t>
      </w:r>
    </w:p>
    <w:p w14:paraId="7397E470" w14:textId="77777777" w:rsidR="00CD295E" w:rsidRPr="005926A0" w:rsidRDefault="00CD295E" w:rsidP="005926A0">
      <w:pPr>
        <w:pStyle w:val="Code"/>
        <w:rPr>
          <w:highlight w:val="white"/>
        </w:rPr>
      </w:pPr>
      <w:r w:rsidRPr="005926A0">
        <w:rPr>
          <w:highlight w:val="white"/>
        </w:rPr>
        <w:t xml:space="preserve">          break;</w:t>
      </w:r>
    </w:p>
    <w:p w14:paraId="25238D02" w14:textId="77777777" w:rsidR="00CD295E" w:rsidRPr="005926A0" w:rsidRDefault="00CD295E" w:rsidP="005926A0">
      <w:pPr>
        <w:pStyle w:val="Code"/>
        <w:rPr>
          <w:highlight w:val="white"/>
        </w:rPr>
      </w:pPr>
      <w:r w:rsidRPr="005926A0">
        <w:rPr>
          <w:highlight w:val="white"/>
        </w:rPr>
        <w:t xml:space="preserve">      }</w:t>
      </w:r>
    </w:p>
    <w:p w14:paraId="5FE543FE" w14:textId="007C034F" w:rsidR="00CD295E" w:rsidRPr="005926A0" w:rsidRDefault="00BD08B1" w:rsidP="00BD08B1">
      <w:pPr>
        <w:rPr>
          <w:highlight w:val="white"/>
        </w:rPr>
      </w:pPr>
      <w:r>
        <w:rPr>
          <w:highlight w:val="white"/>
        </w:rPr>
        <w:t xml:space="preserve">Finally, </w:t>
      </w:r>
      <w:r w:rsidR="00E63C3A">
        <w:rPr>
          <w:highlight w:val="white"/>
        </w:rPr>
        <w:t xml:space="preserve">we define the logical </w:t>
      </w:r>
      <w:r w:rsidR="006A2A11">
        <w:rPr>
          <w:highlight w:val="white"/>
        </w:rPr>
        <w:t>symbol</w:t>
      </w:r>
      <w:r w:rsidR="00E63C3A">
        <w:rPr>
          <w:highlight w:val="white"/>
        </w:rPr>
        <w:t xml:space="preserve"> with the jump set, depending on the value of the expression. If the value is true the jump set becomes the true set of the </w:t>
      </w:r>
      <w:r w:rsidR="006A2A11">
        <w:rPr>
          <w:highlight w:val="white"/>
        </w:rPr>
        <w:t>symbol</w:t>
      </w:r>
      <w:r w:rsidR="00E63C3A">
        <w:rPr>
          <w:highlight w:val="white"/>
        </w:rPr>
        <w:t xml:space="preserve">, and if the value is false the jump set becomes the false set of the </w:t>
      </w:r>
      <w:r w:rsidR="006A2A11">
        <w:rPr>
          <w:highlight w:val="white"/>
        </w:rPr>
        <w:t>symbol</w:t>
      </w:r>
      <w:r w:rsidR="00E63C3A">
        <w:rPr>
          <w:highlight w:val="white"/>
        </w:rPr>
        <w:t>.</w:t>
      </w:r>
    </w:p>
    <w:p w14:paraId="46F9B916" w14:textId="77777777" w:rsidR="007D39CD" w:rsidRDefault="007D39CD" w:rsidP="007D39CD">
      <w:pPr>
        <w:pStyle w:val="Code"/>
        <w:rPr>
          <w:highlight w:val="white"/>
        </w:rPr>
      </w:pPr>
      <w:r w:rsidRPr="0092263B">
        <w:rPr>
          <w:highlight w:val="white"/>
        </w:rPr>
        <w:t xml:space="preserve">      Symbol </w:t>
      </w:r>
      <w:r>
        <w:rPr>
          <w:highlight w:val="white"/>
        </w:rPr>
        <w:t>resultSymbol</w:t>
      </w:r>
      <w:r w:rsidRPr="0092263B">
        <w:rPr>
          <w:highlight w:val="white"/>
        </w:rPr>
        <w:t xml:space="preserve"> = resultValue ? (new Symbol(jumpSet</w:t>
      </w:r>
      <w:r>
        <w:rPr>
          <w:highlight w:val="white"/>
        </w:rPr>
        <w:t>, null</w:t>
      </w:r>
      <w:r w:rsidRPr="0092263B">
        <w:rPr>
          <w:highlight w:val="white"/>
        </w:rPr>
        <w:t>))</w:t>
      </w:r>
    </w:p>
    <w:p w14:paraId="753E6CF6" w14:textId="77777777" w:rsidR="007D39CD" w:rsidRPr="0092263B" w:rsidRDefault="007D39CD" w:rsidP="007D39CD">
      <w:pPr>
        <w:pStyle w:val="Code"/>
        <w:rPr>
          <w:highlight w:val="white"/>
        </w:rPr>
      </w:pPr>
      <w:r>
        <w:rPr>
          <w:highlight w:val="white"/>
        </w:rPr>
        <w:t xml:space="preserve">                                       </w:t>
      </w:r>
      <w:r w:rsidRPr="0092263B">
        <w:rPr>
          <w:highlight w:val="white"/>
        </w:rPr>
        <w:t xml:space="preserve"> : (new Symbol(</w:t>
      </w:r>
      <w:r>
        <w:rPr>
          <w:highlight w:val="white"/>
        </w:rPr>
        <w:t xml:space="preserve">null, </w:t>
      </w:r>
      <w:r w:rsidRPr="0092263B">
        <w:rPr>
          <w:highlight w:val="white"/>
        </w:rPr>
        <w:t>jumpSet));</w:t>
      </w:r>
    </w:p>
    <w:p w14:paraId="66317196" w14:textId="2BD5D1CE" w:rsidR="007C7948" w:rsidRDefault="007C7948" w:rsidP="007C7948">
      <w:pPr>
        <w:rPr>
          <w:highlight w:val="white"/>
        </w:rPr>
      </w:pPr>
      <w:r>
        <w:rPr>
          <w:highlight w:val="white"/>
        </w:rPr>
        <w:t>The resulting expression has no short list, and</w:t>
      </w:r>
      <w:r w:rsidR="00E52D0D">
        <w:rPr>
          <w:highlight w:val="white"/>
        </w:rPr>
        <w:t xml:space="preserve"> its long list is made up be one instruction only: the unconditional jump.</w:t>
      </w:r>
    </w:p>
    <w:p w14:paraId="44DE94E4" w14:textId="77777777" w:rsidR="007B47A4" w:rsidRPr="005926A0" w:rsidRDefault="007B47A4" w:rsidP="007C7948">
      <w:pPr>
        <w:rPr>
          <w:highlight w:val="white"/>
        </w:rPr>
      </w:pPr>
    </w:p>
    <w:p w14:paraId="15716AF6" w14:textId="20018C87" w:rsidR="00CD295E" w:rsidRPr="005926A0" w:rsidRDefault="00CD295E" w:rsidP="005926A0">
      <w:pPr>
        <w:pStyle w:val="Code"/>
        <w:rPr>
          <w:highlight w:val="white"/>
        </w:rPr>
      </w:pPr>
      <w:r w:rsidRPr="005926A0">
        <w:rPr>
          <w:highlight w:val="white"/>
        </w:rPr>
        <w:t xml:space="preserve">      return (new Expression(</w:t>
      </w:r>
      <w:r w:rsidR="004036F0">
        <w:rPr>
          <w:highlight w:val="white"/>
        </w:rPr>
        <w:t>resultSymbol</w:t>
      </w:r>
      <w:r w:rsidRPr="005926A0">
        <w:rPr>
          <w:highlight w:val="white"/>
        </w:rPr>
        <w:t xml:space="preserve">, null, </w:t>
      </w:r>
      <w:r w:rsidR="00E52D0D">
        <w:rPr>
          <w:highlight w:val="white"/>
        </w:rPr>
        <w:t>longList</w:t>
      </w:r>
      <w:r w:rsidRPr="005926A0">
        <w:rPr>
          <w:highlight w:val="white"/>
        </w:rPr>
        <w:t>));</w:t>
      </w:r>
    </w:p>
    <w:p w14:paraId="3B2116E4" w14:textId="77777777" w:rsidR="00CD295E" w:rsidRPr="005926A0" w:rsidRDefault="00CD295E" w:rsidP="005926A0">
      <w:pPr>
        <w:pStyle w:val="Code"/>
        <w:rPr>
          <w:highlight w:val="white"/>
        </w:rPr>
      </w:pPr>
      <w:r w:rsidRPr="005926A0">
        <w:rPr>
          <w:highlight w:val="white"/>
        </w:rPr>
        <w:t xml:space="preserve">    }</w:t>
      </w:r>
    </w:p>
    <w:p w14:paraId="38D311E3" w14:textId="60AC75D8" w:rsidR="00CD2163" w:rsidRDefault="00CD2163" w:rsidP="00CD2163">
      <w:pPr>
        <w:rPr>
          <w:highlight w:val="white"/>
        </w:rPr>
      </w:pPr>
      <w:r>
        <w:rPr>
          <w:highlight w:val="white"/>
        </w:rPr>
        <w:t xml:space="preserve">The </w:t>
      </w:r>
      <w:r w:rsidRPr="00CD2163">
        <w:rPr>
          <w:rStyle w:val="KeyWord0"/>
          <w:highlight w:val="white"/>
        </w:rPr>
        <w:t>RelationFloating</w:t>
      </w:r>
      <w:r>
        <w:rPr>
          <w:highlight w:val="white"/>
        </w:rPr>
        <w:t xml:space="preserve"> method makes sure the expression holds integral type. If it holds logical type, it is cast from logical type to signed integer type.</w:t>
      </w:r>
    </w:p>
    <w:p w14:paraId="2A3B80B0" w14:textId="06F9D0FC" w:rsidR="00CD295E" w:rsidRPr="005926A0" w:rsidRDefault="00CD295E" w:rsidP="005926A0">
      <w:pPr>
        <w:pStyle w:val="Code"/>
        <w:rPr>
          <w:highlight w:val="white"/>
        </w:rPr>
      </w:pPr>
      <w:r w:rsidRPr="005926A0">
        <w:rPr>
          <w:highlight w:val="white"/>
        </w:rPr>
        <w:lastRenderedPageBreak/>
        <w:t xml:space="preserve">    private static Expression RelationFloating(MiddleOperator middleOp,</w:t>
      </w:r>
    </w:p>
    <w:p w14:paraId="09894BA7" w14:textId="77777777" w:rsidR="005926A0" w:rsidRDefault="00CD295E" w:rsidP="005926A0">
      <w:pPr>
        <w:pStyle w:val="Code"/>
        <w:rPr>
          <w:highlight w:val="white"/>
        </w:rPr>
      </w:pPr>
      <w:r w:rsidRPr="005926A0">
        <w:rPr>
          <w:highlight w:val="white"/>
        </w:rPr>
        <w:t xml:space="preserve">                                               Expression leftExpression,</w:t>
      </w:r>
    </w:p>
    <w:p w14:paraId="47C4A180" w14:textId="58142935" w:rsidR="00CD295E" w:rsidRPr="005926A0" w:rsidRDefault="005926A0" w:rsidP="005926A0">
      <w:pPr>
        <w:pStyle w:val="Code"/>
        <w:rPr>
          <w:highlight w:val="white"/>
        </w:rPr>
      </w:pPr>
      <w:r>
        <w:rPr>
          <w:highlight w:val="white"/>
        </w:rPr>
        <w:t xml:space="preserve">                                              </w:t>
      </w:r>
      <w:r w:rsidR="00CD295E" w:rsidRPr="005926A0">
        <w:rPr>
          <w:highlight w:val="white"/>
        </w:rPr>
        <w:t xml:space="preserve"> Expression rightExpression) {</w:t>
      </w:r>
    </w:p>
    <w:p w14:paraId="73FED117" w14:textId="62289372" w:rsidR="004E56DA" w:rsidRDefault="00A63A3E" w:rsidP="004D3A89">
      <w:pPr>
        <w:rPr>
          <w:highlight w:val="white"/>
        </w:rPr>
      </w:pPr>
      <w:r>
        <w:rPr>
          <w:highlight w:val="white"/>
        </w:rPr>
        <w:t>Firs</w:t>
      </w:r>
      <w:r w:rsidR="004D3A89">
        <w:rPr>
          <w:highlight w:val="white"/>
        </w:rPr>
        <w:t>t,</w:t>
      </w:r>
      <w:r w:rsidR="004E56DA">
        <w:rPr>
          <w:highlight w:val="white"/>
        </w:rPr>
        <w:t xml:space="preserve"> we need to cast the potential logical</w:t>
      </w:r>
      <w:r w:rsidR="004851C9">
        <w:rPr>
          <w:highlight w:val="white"/>
        </w:rPr>
        <w:t xml:space="preserve"> or integral</w:t>
      </w:r>
      <w:r w:rsidR="004E56DA">
        <w:rPr>
          <w:highlight w:val="white"/>
        </w:rPr>
        <w:t xml:space="preserve"> expressions to floating type</w:t>
      </w:r>
      <w:r w:rsidR="00CA2ABC">
        <w:rPr>
          <w:highlight w:val="white"/>
        </w:rPr>
        <w:t xml:space="preserve"> (double).</w:t>
      </w:r>
    </w:p>
    <w:p w14:paraId="5D7482DD" w14:textId="4D427694" w:rsidR="00CD295E" w:rsidRPr="005926A0" w:rsidRDefault="00CD295E" w:rsidP="005926A0">
      <w:pPr>
        <w:pStyle w:val="Code"/>
        <w:rPr>
          <w:highlight w:val="white"/>
        </w:rPr>
      </w:pPr>
      <w:r w:rsidRPr="005926A0">
        <w:rPr>
          <w:highlight w:val="white"/>
        </w:rPr>
        <w:t xml:space="preserve">      leftExpression = LogicalToFloating(leftExpression);</w:t>
      </w:r>
    </w:p>
    <w:p w14:paraId="59CD508B" w14:textId="77777777" w:rsidR="00CD295E" w:rsidRPr="005926A0" w:rsidRDefault="00CD295E" w:rsidP="005926A0">
      <w:pPr>
        <w:pStyle w:val="Code"/>
        <w:rPr>
          <w:highlight w:val="white"/>
        </w:rPr>
      </w:pPr>
      <w:r w:rsidRPr="005926A0">
        <w:rPr>
          <w:highlight w:val="white"/>
        </w:rPr>
        <w:t xml:space="preserve">      rightExpression = LogicalToFloating(leftExpression);</w:t>
      </w:r>
    </w:p>
    <w:p w14:paraId="3497D2CB" w14:textId="40C2B554" w:rsidR="00CD295E" w:rsidRPr="005926A0" w:rsidRDefault="007D0413" w:rsidP="007D0413">
      <w:pPr>
        <w:rPr>
          <w:highlight w:val="white"/>
        </w:rPr>
      </w:pPr>
      <w:r>
        <w:rPr>
          <w:highlight w:val="white"/>
        </w:rPr>
        <w:t xml:space="preserve">Then we cast </w:t>
      </w:r>
      <w:r w:rsidR="00942F43">
        <w:rPr>
          <w:highlight w:val="white"/>
        </w:rPr>
        <w:t xml:space="preserve">left </w:t>
      </w:r>
      <w:r>
        <w:rPr>
          <w:highlight w:val="white"/>
        </w:rPr>
        <w:t xml:space="preserve">value </w:t>
      </w:r>
      <w:r w:rsidR="00942F43">
        <w:rPr>
          <w:highlight w:val="white"/>
        </w:rPr>
        <w:t xml:space="preserve">and right </w:t>
      </w:r>
      <w:r>
        <w:rPr>
          <w:highlight w:val="white"/>
        </w:rPr>
        <w:t xml:space="preserve">from </w:t>
      </w:r>
      <w:r w:rsidRPr="007A3A81">
        <w:rPr>
          <w:rStyle w:val="KeyWord0"/>
          <w:highlight w:val="white"/>
        </w:rPr>
        <w:t>BigInteger</w:t>
      </w:r>
      <w:r>
        <w:rPr>
          <w:highlight w:val="white"/>
        </w:rPr>
        <w:t xml:space="preserve"> to </w:t>
      </w:r>
      <w:r w:rsidRPr="007A3A81">
        <w:rPr>
          <w:rStyle w:val="KeyWord0"/>
          <w:highlight w:val="white"/>
        </w:rPr>
        <w:t>decimal</w:t>
      </w:r>
      <w:r>
        <w:rPr>
          <w:highlight w:val="white"/>
        </w:rPr>
        <w:t xml:space="preserve">, if </w:t>
      </w:r>
      <w:r w:rsidR="007A3A81">
        <w:rPr>
          <w:highlight w:val="white"/>
        </w:rPr>
        <w:t>necessary</w:t>
      </w:r>
      <w:r>
        <w:rPr>
          <w:highlight w:val="white"/>
        </w:rPr>
        <w:t>.</w:t>
      </w:r>
    </w:p>
    <w:p w14:paraId="3F7E779C" w14:textId="77777777" w:rsidR="00CD295E" w:rsidRPr="0092263B" w:rsidRDefault="00CD295E" w:rsidP="0092263B">
      <w:pPr>
        <w:pStyle w:val="Code"/>
        <w:rPr>
          <w:highlight w:val="white"/>
        </w:rPr>
      </w:pPr>
      <w:r w:rsidRPr="0092263B">
        <w:rPr>
          <w:highlight w:val="white"/>
        </w:rPr>
        <w:t xml:space="preserve">      decimal leftValue;</w:t>
      </w:r>
    </w:p>
    <w:p w14:paraId="71BF688C" w14:textId="3979B996" w:rsidR="00CD295E" w:rsidRPr="0092263B" w:rsidRDefault="00CD295E" w:rsidP="0092263B">
      <w:pPr>
        <w:pStyle w:val="Code"/>
        <w:rPr>
          <w:highlight w:val="white"/>
        </w:rPr>
      </w:pPr>
      <w:r w:rsidRPr="0092263B">
        <w:rPr>
          <w:highlight w:val="white"/>
        </w:rPr>
        <w:t xml:space="preserve">      if (left</w:t>
      </w:r>
      <w:r w:rsidR="007F2244">
        <w:rPr>
          <w:highlight w:val="white"/>
        </w:rPr>
        <w:t xml:space="preserve">Expression.Symbol.Value </w:t>
      </w:r>
      <w:r w:rsidR="00391D62">
        <w:rPr>
          <w:highlight w:val="white"/>
        </w:rPr>
        <w:t xml:space="preserve">is BigInteger) </w:t>
      </w:r>
      <w:r w:rsidRPr="0092263B">
        <w:rPr>
          <w:highlight w:val="white"/>
        </w:rPr>
        <w:t>{</w:t>
      </w:r>
    </w:p>
    <w:p w14:paraId="571AAAA2" w14:textId="77777777" w:rsidR="00CD295E" w:rsidRPr="0092263B" w:rsidRDefault="00CD295E" w:rsidP="0092263B">
      <w:pPr>
        <w:pStyle w:val="Code"/>
        <w:rPr>
          <w:highlight w:val="white"/>
        </w:rPr>
      </w:pPr>
      <w:r w:rsidRPr="0092263B">
        <w:rPr>
          <w:highlight w:val="white"/>
        </w:rPr>
        <w:t xml:space="preserve">        leftValue = (decimal) ((BigInteger) leftExpression.Symbol.Value);</w:t>
      </w:r>
    </w:p>
    <w:p w14:paraId="3510F8B8" w14:textId="77777777" w:rsidR="00CD295E" w:rsidRPr="0092263B" w:rsidRDefault="00CD295E" w:rsidP="0092263B">
      <w:pPr>
        <w:pStyle w:val="Code"/>
        <w:rPr>
          <w:highlight w:val="white"/>
        </w:rPr>
      </w:pPr>
      <w:r w:rsidRPr="0092263B">
        <w:rPr>
          <w:highlight w:val="white"/>
        </w:rPr>
        <w:t xml:space="preserve">      }</w:t>
      </w:r>
    </w:p>
    <w:p w14:paraId="67228BF3" w14:textId="77777777" w:rsidR="00CD295E" w:rsidRPr="0092263B" w:rsidRDefault="00CD295E" w:rsidP="0092263B">
      <w:pPr>
        <w:pStyle w:val="Code"/>
        <w:rPr>
          <w:highlight w:val="white"/>
        </w:rPr>
      </w:pPr>
      <w:r w:rsidRPr="0092263B">
        <w:rPr>
          <w:highlight w:val="white"/>
        </w:rPr>
        <w:t xml:space="preserve">      else {</w:t>
      </w:r>
    </w:p>
    <w:p w14:paraId="335FD2B4" w14:textId="77777777" w:rsidR="00CD295E" w:rsidRPr="0092263B" w:rsidRDefault="00CD295E" w:rsidP="0092263B">
      <w:pPr>
        <w:pStyle w:val="Code"/>
        <w:rPr>
          <w:highlight w:val="white"/>
        </w:rPr>
      </w:pPr>
      <w:r w:rsidRPr="0092263B">
        <w:rPr>
          <w:highlight w:val="white"/>
        </w:rPr>
        <w:t xml:space="preserve">        leftValue = (decimal) leftExpression.Symbol.Value;</w:t>
      </w:r>
    </w:p>
    <w:p w14:paraId="7E230CAB" w14:textId="77777777" w:rsidR="00CD295E" w:rsidRPr="0092263B" w:rsidRDefault="00CD295E" w:rsidP="0092263B">
      <w:pPr>
        <w:pStyle w:val="Code"/>
        <w:rPr>
          <w:highlight w:val="white"/>
        </w:rPr>
      </w:pPr>
      <w:r w:rsidRPr="0092263B">
        <w:rPr>
          <w:highlight w:val="white"/>
        </w:rPr>
        <w:t xml:space="preserve">      }</w:t>
      </w:r>
    </w:p>
    <w:p w14:paraId="21A9EEB0" w14:textId="77777777" w:rsidR="00CD295E" w:rsidRPr="0092263B" w:rsidRDefault="00CD295E" w:rsidP="0092263B">
      <w:pPr>
        <w:pStyle w:val="Code"/>
        <w:rPr>
          <w:highlight w:val="white"/>
        </w:rPr>
      </w:pPr>
    </w:p>
    <w:p w14:paraId="0F36A571" w14:textId="77777777" w:rsidR="00CD295E" w:rsidRPr="0092263B" w:rsidRDefault="00CD295E" w:rsidP="0092263B">
      <w:pPr>
        <w:pStyle w:val="Code"/>
        <w:rPr>
          <w:highlight w:val="white"/>
        </w:rPr>
      </w:pPr>
      <w:r w:rsidRPr="0092263B">
        <w:rPr>
          <w:highlight w:val="white"/>
        </w:rPr>
        <w:t xml:space="preserve">      decimal rightValue;</w:t>
      </w:r>
    </w:p>
    <w:p w14:paraId="2C36DE16" w14:textId="516046B0" w:rsidR="007F2244" w:rsidRPr="0092263B" w:rsidRDefault="007F2244" w:rsidP="007F2244">
      <w:pPr>
        <w:pStyle w:val="Code"/>
        <w:rPr>
          <w:highlight w:val="white"/>
        </w:rPr>
      </w:pPr>
      <w:r w:rsidRPr="0092263B">
        <w:rPr>
          <w:highlight w:val="white"/>
        </w:rPr>
        <w:t xml:space="preserve">      if (</w:t>
      </w:r>
      <w:r>
        <w:rPr>
          <w:highlight w:val="white"/>
        </w:rPr>
        <w:t xml:space="preserve">rightExpression.Symbol.Value is BigInteger) </w:t>
      </w:r>
      <w:r w:rsidRPr="0092263B">
        <w:rPr>
          <w:highlight w:val="white"/>
        </w:rPr>
        <w:t>{</w:t>
      </w:r>
    </w:p>
    <w:p w14:paraId="3E0E6635" w14:textId="77777777" w:rsidR="00CD295E" w:rsidRPr="0092263B" w:rsidRDefault="00CD295E" w:rsidP="0092263B">
      <w:pPr>
        <w:pStyle w:val="Code"/>
        <w:rPr>
          <w:highlight w:val="white"/>
        </w:rPr>
      </w:pPr>
      <w:r w:rsidRPr="0092263B">
        <w:rPr>
          <w:highlight w:val="white"/>
        </w:rPr>
        <w:t xml:space="preserve">        rightValue = (decimal) ((BigInteger) rightExpression.Symbol.Value);</w:t>
      </w:r>
    </w:p>
    <w:p w14:paraId="4973E681" w14:textId="77777777" w:rsidR="00CD295E" w:rsidRPr="0092263B" w:rsidRDefault="00CD295E" w:rsidP="0092263B">
      <w:pPr>
        <w:pStyle w:val="Code"/>
        <w:rPr>
          <w:highlight w:val="white"/>
        </w:rPr>
      </w:pPr>
      <w:r w:rsidRPr="0092263B">
        <w:rPr>
          <w:highlight w:val="white"/>
        </w:rPr>
        <w:t xml:space="preserve">      }</w:t>
      </w:r>
    </w:p>
    <w:p w14:paraId="7E5EC83D" w14:textId="77777777" w:rsidR="00CD295E" w:rsidRPr="0092263B" w:rsidRDefault="00CD295E" w:rsidP="0092263B">
      <w:pPr>
        <w:pStyle w:val="Code"/>
        <w:rPr>
          <w:highlight w:val="white"/>
        </w:rPr>
      </w:pPr>
      <w:r w:rsidRPr="0092263B">
        <w:rPr>
          <w:highlight w:val="white"/>
        </w:rPr>
        <w:t xml:space="preserve">      else {</w:t>
      </w:r>
    </w:p>
    <w:p w14:paraId="1534C326" w14:textId="77777777" w:rsidR="00CD295E" w:rsidRPr="0092263B" w:rsidRDefault="00CD295E" w:rsidP="0092263B">
      <w:pPr>
        <w:pStyle w:val="Code"/>
        <w:rPr>
          <w:highlight w:val="white"/>
        </w:rPr>
      </w:pPr>
      <w:r w:rsidRPr="0092263B">
        <w:rPr>
          <w:highlight w:val="white"/>
        </w:rPr>
        <w:t xml:space="preserve">        rightValue = (decimal) rightExpression.Symbol.Value;</w:t>
      </w:r>
    </w:p>
    <w:p w14:paraId="242F4D5E" w14:textId="77777777" w:rsidR="00CD295E" w:rsidRPr="0092263B" w:rsidRDefault="00CD295E" w:rsidP="0092263B">
      <w:pPr>
        <w:pStyle w:val="Code"/>
        <w:rPr>
          <w:highlight w:val="white"/>
        </w:rPr>
      </w:pPr>
      <w:r w:rsidRPr="0092263B">
        <w:rPr>
          <w:highlight w:val="white"/>
        </w:rPr>
        <w:t xml:space="preserve">      }</w:t>
      </w:r>
    </w:p>
    <w:p w14:paraId="45B7CA57" w14:textId="7FB9411D" w:rsidR="00CD295E" w:rsidRPr="0092263B" w:rsidRDefault="0081321B" w:rsidP="00F611CB">
      <w:pPr>
        <w:rPr>
          <w:highlight w:val="white"/>
        </w:rPr>
      </w:pPr>
      <w:r>
        <w:rPr>
          <w:highlight w:val="white"/>
        </w:rPr>
        <w:t xml:space="preserve">We </w:t>
      </w:r>
      <w:r w:rsidR="00261E54">
        <w:rPr>
          <w:highlight w:val="white"/>
        </w:rPr>
        <w:t>add an unconditional jump instruction</w:t>
      </w:r>
      <w:r w:rsidR="00F611CB">
        <w:rPr>
          <w:highlight w:val="white"/>
        </w:rPr>
        <w:t xml:space="preserve"> to the long list and jump set. The jump set will take the place of true set of false set, depending on whether the value is true.</w:t>
      </w:r>
    </w:p>
    <w:p w14:paraId="36DA587A" w14:textId="38890FD5" w:rsidR="00CD295E" w:rsidRPr="0092263B" w:rsidRDefault="00CD295E" w:rsidP="0092263B">
      <w:pPr>
        <w:pStyle w:val="Code"/>
        <w:rPr>
          <w:highlight w:val="white"/>
        </w:rPr>
      </w:pPr>
      <w:r w:rsidRPr="0092263B">
        <w:rPr>
          <w:highlight w:val="white"/>
        </w:rPr>
        <w:t xml:space="preserve">      List&lt;MiddleCode&gt; </w:t>
      </w:r>
      <w:r w:rsidR="00D76AFB">
        <w:rPr>
          <w:highlight w:val="white"/>
        </w:rPr>
        <w:t>longList</w:t>
      </w:r>
      <w:r w:rsidRPr="0092263B">
        <w:rPr>
          <w:highlight w:val="white"/>
        </w:rPr>
        <w:t xml:space="preserve"> = new List&lt;MiddleCode&gt;();</w:t>
      </w:r>
    </w:p>
    <w:p w14:paraId="7181173C" w14:textId="77777777" w:rsidR="00CD295E" w:rsidRPr="0092263B" w:rsidRDefault="00CD295E" w:rsidP="0092263B">
      <w:pPr>
        <w:pStyle w:val="Code"/>
        <w:rPr>
          <w:highlight w:val="white"/>
        </w:rPr>
      </w:pPr>
      <w:r w:rsidRPr="0092263B">
        <w:rPr>
          <w:highlight w:val="white"/>
        </w:rPr>
        <w:t xml:space="preserve">      MiddleCode jumpCode = new MiddleCode(MiddleOperator.Goto);</w:t>
      </w:r>
    </w:p>
    <w:p w14:paraId="00654D9D" w14:textId="6454ED5E" w:rsidR="00CD295E" w:rsidRPr="0092263B" w:rsidRDefault="00CD295E" w:rsidP="0092263B">
      <w:pPr>
        <w:pStyle w:val="Code"/>
        <w:rPr>
          <w:highlight w:val="white"/>
        </w:rPr>
      </w:pPr>
      <w:r w:rsidRPr="0092263B">
        <w:rPr>
          <w:highlight w:val="white"/>
        </w:rPr>
        <w:t xml:space="preserve">      </w:t>
      </w:r>
      <w:r w:rsidR="00D76AFB">
        <w:rPr>
          <w:highlight w:val="white"/>
        </w:rPr>
        <w:t>longList</w:t>
      </w:r>
      <w:r w:rsidRPr="0092263B">
        <w:rPr>
          <w:highlight w:val="white"/>
        </w:rPr>
        <w:t>.Add(jumpCode);</w:t>
      </w:r>
    </w:p>
    <w:p w14:paraId="495F3A67" w14:textId="77777777" w:rsidR="00CD295E" w:rsidRPr="0092263B" w:rsidRDefault="00CD295E" w:rsidP="0092263B">
      <w:pPr>
        <w:pStyle w:val="Code"/>
        <w:rPr>
          <w:highlight w:val="white"/>
        </w:rPr>
      </w:pPr>
      <w:r w:rsidRPr="0092263B">
        <w:rPr>
          <w:highlight w:val="white"/>
        </w:rPr>
        <w:t xml:space="preserve">      ISet&lt;MiddleCode&gt; jumpSet = new HashSet&lt;MiddleCode&gt;();</w:t>
      </w:r>
    </w:p>
    <w:p w14:paraId="65506E5D" w14:textId="77777777" w:rsidR="00CD295E" w:rsidRPr="0092263B" w:rsidRDefault="00CD295E" w:rsidP="0092263B">
      <w:pPr>
        <w:pStyle w:val="Code"/>
        <w:rPr>
          <w:highlight w:val="white"/>
        </w:rPr>
      </w:pPr>
      <w:r w:rsidRPr="0092263B">
        <w:rPr>
          <w:highlight w:val="white"/>
        </w:rPr>
        <w:t xml:space="preserve">      jumpSet.Add(jumpCode);</w:t>
      </w:r>
    </w:p>
    <w:p w14:paraId="59A6D20E" w14:textId="057D7114" w:rsidR="00CD295E" w:rsidRPr="0092263B" w:rsidRDefault="000A11EF" w:rsidP="000A11EF">
      <w:pPr>
        <w:rPr>
          <w:highlight w:val="white"/>
        </w:rPr>
      </w:pPr>
      <w:r>
        <w:rPr>
          <w:highlight w:val="white"/>
        </w:rPr>
        <w:t xml:space="preserve">Since the values are object of the decimal class, we can use the regular relation </w:t>
      </w:r>
      <w:r w:rsidR="00CD77C5">
        <w:rPr>
          <w:highlight w:val="white"/>
        </w:rPr>
        <w:t>operators to evaluate the value.</w:t>
      </w:r>
    </w:p>
    <w:p w14:paraId="6FD54EFB" w14:textId="77777777" w:rsidR="00CD295E" w:rsidRPr="0092263B" w:rsidRDefault="00CD295E" w:rsidP="0092263B">
      <w:pPr>
        <w:pStyle w:val="Code"/>
        <w:rPr>
          <w:highlight w:val="white"/>
        </w:rPr>
      </w:pPr>
      <w:r w:rsidRPr="0092263B">
        <w:rPr>
          <w:highlight w:val="white"/>
        </w:rPr>
        <w:t xml:space="preserve">      bool resultValue = false;</w:t>
      </w:r>
    </w:p>
    <w:p w14:paraId="6543E29A" w14:textId="77777777" w:rsidR="00CD295E" w:rsidRPr="0092263B" w:rsidRDefault="00CD295E" w:rsidP="0092263B">
      <w:pPr>
        <w:pStyle w:val="Code"/>
        <w:rPr>
          <w:highlight w:val="white"/>
        </w:rPr>
      </w:pPr>
      <w:r w:rsidRPr="0092263B">
        <w:rPr>
          <w:highlight w:val="white"/>
        </w:rPr>
        <w:t xml:space="preserve">      switch (middleOp) {</w:t>
      </w:r>
    </w:p>
    <w:p w14:paraId="78590BAD" w14:textId="77777777" w:rsidR="00CD295E" w:rsidRPr="0092263B" w:rsidRDefault="00CD295E" w:rsidP="0092263B">
      <w:pPr>
        <w:pStyle w:val="Code"/>
        <w:rPr>
          <w:highlight w:val="white"/>
        </w:rPr>
      </w:pPr>
      <w:r w:rsidRPr="0092263B">
        <w:rPr>
          <w:highlight w:val="white"/>
        </w:rPr>
        <w:t xml:space="preserve">        case MiddleOperator.Equal:</w:t>
      </w:r>
    </w:p>
    <w:p w14:paraId="0B21F4F8" w14:textId="77777777" w:rsidR="00CD295E" w:rsidRPr="0092263B" w:rsidRDefault="00CD295E" w:rsidP="0092263B">
      <w:pPr>
        <w:pStyle w:val="Code"/>
        <w:rPr>
          <w:highlight w:val="white"/>
        </w:rPr>
      </w:pPr>
      <w:r w:rsidRPr="0092263B">
        <w:rPr>
          <w:highlight w:val="white"/>
        </w:rPr>
        <w:t xml:space="preserve">          resultValue = (leftValue == rightValue);</w:t>
      </w:r>
    </w:p>
    <w:p w14:paraId="30BF9128" w14:textId="77777777" w:rsidR="00CD295E" w:rsidRPr="0092263B" w:rsidRDefault="00CD295E" w:rsidP="0092263B">
      <w:pPr>
        <w:pStyle w:val="Code"/>
        <w:rPr>
          <w:highlight w:val="white"/>
        </w:rPr>
      </w:pPr>
      <w:r w:rsidRPr="0092263B">
        <w:rPr>
          <w:highlight w:val="white"/>
        </w:rPr>
        <w:t xml:space="preserve">          break;</w:t>
      </w:r>
    </w:p>
    <w:p w14:paraId="403074D0" w14:textId="77777777" w:rsidR="00CD295E" w:rsidRPr="0092263B" w:rsidRDefault="00CD295E" w:rsidP="0092263B">
      <w:pPr>
        <w:pStyle w:val="Code"/>
        <w:rPr>
          <w:highlight w:val="white"/>
        </w:rPr>
      </w:pPr>
    </w:p>
    <w:p w14:paraId="1DFE1BC4" w14:textId="77777777" w:rsidR="00CD295E" w:rsidRPr="0092263B" w:rsidRDefault="00CD295E" w:rsidP="0092263B">
      <w:pPr>
        <w:pStyle w:val="Code"/>
        <w:rPr>
          <w:highlight w:val="white"/>
        </w:rPr>
      </w:pPr>
      <w:r w:rsidRPr="0092263B">
        <w:rPr>
          <w:highlight w:val="white"/>
        </w:rPr>
        <w:t xml:space="preserve">        case MiddleOperator.NotEqual:</w:t>
      </w:r>
    </w:p>
    <w:p w14:paraId="387BFDA1" w14:textId="77777777" w:rsidR="00CD295E" w:rsidRPr="0092263B" w:rsidRDefault="00CD295E" w:rsidP="0092263B">
      <w:pPr>
        <w:pStyle w:val="Code"/>
        <w:rPr>
          <w:highlight w:val="white"/>
        </w:rPr>
      </w:pPr>
      <w:r w:rsidRPr="0092263B">
        <w:rPr>
          <w:highlight w:val="white"/>
        </w:rPr>
        <w:t xml:space="preserve">          resultValue = (leftValue != rightValue);</w:t>
      </w:r>
    </w:p>
    <w:p w14:paraId="07BDD1A6" w14:textId="77777777" w:rsidR="00CD295E" w:rsidRPr="0092263B" w:rsidRDefault="00CD295E" w:rsidP="0092263B">
      <w:pPr>
        <w:pStyle w:val="Code"/>
        <w:rPr>
          <w:highlight w:val="white"/>
        </w:rPr>
      </w:pPr>
      <w:r w:rsidRPr="0092263B">
        <w:rPr>
          <w:highlight w:val="white"/>
        </w:rPr>
        <w:t xml:space="preserve">          break;</w:t>
      </w:r>
    </w:p>
    <w:p w14:paraId="18207DB6" w14:textId="77777777" w:rsidR="00CD295E" w:rsidRPr="0092263B" w:rsidRDefault="00CD295E" w:rsidP="0092263B">
      <w:pPr>
        <w:pStyle w:val="Code"/>
        <w:rPr>
          <w:highlight w:val="white"/>
        </w:rPr>
      </w:pPr>
    </w:p>
    <w:p w14:paraId="31836FA2" w14:textId="77777777" w:rsidR="00CD295E" w:rsidRPr="0092263B" w:rsidRDefault="00CD295E" w:rsidP="0092263B">
      <w:pPr>
        <w:pStyle w:val="Code"/>
        <w:rPr>
          <w:highlight w:val="white"/>
        </w:rPr>
      </w:pPr>
      <w:r w:rsidRPr="0092263B">
        <w:rPr>
          <w:highlight w:val="white"/>
        </w:rPr>
        <w:t xml:space="preserve">        case MiddleOperator.SignedLessThan:</w:t>
      </w:r>
    </w:p>
    <w:p w14:paraId="1A5E5C64" w14:textId="77777777" w:rsidR="00CD295E" w:rsidRPr="0092263B" w:rsidRDefault="00CD295E" w:rsidP="0092263B">
      <w:pPr>
        <w:pStyle w:val="Code"/>
        <w:rPr>
          <w:highlight w:val="white"/>
        </w:rPr>
      </w:pPr>
      <w:r w:rsidRPr="0092263B">
        <w:rPr>
          <w:highlight w:val="white"/>
        </w:rPr>
        <w:t xml:space="preserve">          resultValue = (leftValue &lt; rightValue);</w:t>
      </w:r>
    </w:p>
    <w:p w14:paraId="310B2732" w14:textId="77777777" w:rsidR="00CD295E" w:rsidRPr="0092263B" w:rsidRDefault="00CD295E" w:rsidP="0092263B">
      <w:pPr>
        <w:pStyle w:val="Code"/>
        <w:rPr>
          <w:highlight w:val="white"/>
        </w:rPr>
      </w:pPr>
      <w:r w:rsidRPr="0092263B">
        <w:rPr>
          <w:highlight w:val="white"/>
        </w:rPr>
        <w:t xml:space="preserve">          break;</w:t>
      </w:r>
    </w:p>
    <w:p w14:paraId="13EB6BDA" w14:textId="77777777" w:rsidR="00CD295E" w:rsidRPr="0092263B" w:rsidRDefault="00CD295E" w:rsidP="0092263B">
      <w:pPr>
        <w:pStyle w:val="Code"/>
        <w:rPr>
          <w:highlight w:val="white"/>
        </w:rPr>
      </w:pPr>
    </w:p>
    <w:p w14:paraId="499556FF" w14:textId="77777777" w:rsidR="00CD295E" w:rsidRPr="0092263B" w:rsidRDefault="00CD295E" w:rsidP="0092263B">
      <w:pPr>
        <w:pStyle w:val="Code"/>
        <w:rPr>
          <w:highlight w:val="white"/>
        </w:rPr>
      </w:pPr>
      <w:r w:rsidRPr="0092263B">
        <w:rPr>
          <w:highlight w:val="white"/>
        </w:rPr>
        <w:t xml:space="preserve">        case MiddleOperator.SignedLessThanEqual:</w:t>
      </w:r>
    </w:p>
    <w:p w14:paraId="01375573" w14:textId="77777777" w:rsidR="00CD295E" w:rsidRPr="0092263B" w:rsidRDefault="00CD295E" w:rsidP="0092263B">
      <w:pPr>
        <w:pStyle w:val="Code"/>
        <w:rPr>
          <w:highlight w:val="white"/>
        </w:rPr>
      </w:pPr>
      <w:r w:rsidRPr="0092263B">
        <w:rPr>
          <w:highlight w:val="white"/>
        </w:rPr>
        <w:t xml:space="preserve">          resultValue = (leftValue &lt;= rightValue);</w:t>
      </w:r>
    </w:p>
    <w:p w14:paraId="42D5C3F7" w14:textId="77777777" w:rsidR="00CD295E" w:rsidRPr="0092263B" w:rsidRDefault="00CD295E" w:rsidP="0092263B">
      <w:pPr>
        <w:pStyle w:val="Code"/>
        <w:rPr>
          <w:highlight w:val="white"/>
        </w:rPr>
      </w:pPr>
      <w:r w:rsidRPr="0092263B">
        <w:rPr>
          <w:highlight w:val="white"/>
        </w:rPr>
        <w:t xml:space="preserve">          break;</w:t>
      </w:r>
    </w:p>
    <w:p w14:paraId="1DCBB480" w14:textId="77777777" w:rsidR="00CD295E" w:rsidRPr="0092263B" w:rsidRDefault="00CD295E" w:rsidP="0092263B">
      <w:pPr>
        <w:pStyle w:val="Code"/>
        <w:rPr>
          <w:highlight w:val="white"/>
        </w:rPr>
      </w:pPr>
    </w:p>
    <w:p w14:paraId="2AD8424E" w14:textId="77777777" w:rsidR="00CD295E" w:rsidRPr="0092263B" w:rsidRDefault="00CD295E" w:rsidP="0092263B">
      <w:pPr>
        <w:pStyle w:val="Code"/>
        <w:rPr>
          <w:highlight w:val="white"/>
        </w:rPr>
      </w:pPr>
      <w:r w:rsidRPr="0092263B">
        <w:rPr>
          <w:highlight w:val="white"/>
        </w:rPr>
        <w:t xml:space="preserve">        case MiddleOperator.SignedGreaterThan:</w:t>
      </w:r>
    </w:p>
    <w:p w14:paraId="45747FD4" w14:textId="77777777" w:rsidR="00CD295E" w:rsidRPr="0092263B" w:rsidRDefault="00CD295E" w:rsidP="0092263B">
      <w:pPr>
        <w:pStyle w:val="Code"/>
        <w:rPr>
          <w:highlight w:val="white"/>
        </w:rPr>
      </w:pPr>
      <w:r w:rsidRPr="0092263B">
        <w:rPr>
          <w:highlight w:val="white"/>
        </w:rPr>
        <w:t xml:space="preserve">          resultValue = (leftValue &gt; rightValue);</w:t>
      </w:r>
    </w:p>
    <w:p w14:paraId="2158CB86" w14:textId="77777777" w:rsidR="00CD295E" w:rsidRPr="0092263B" w:rsidRDefault="00CD295E" w:rsidP="0092263B">
      <w:pPr>
        <w:pStyle w:val="Code"/>
        <w:rPr>
          <w:highlight w:val="white"/>
        </w:rPr>
      </w:pPr>
      <w:r w:rsidRPr="0092263B">
        <w:rPr>
          <w:highlight w:val="white"/>
        </w:rPr>
        <w:lastRenderedPageBreak/>
        <w:t xml:space="preserve">          break;</w:t>
      </w:r>
    </w:p>
    <w:p w14:paraId="66848F8C" w14:textId="77777777" w:rsidR="00CD295E" w:rsidRPr="0092263B" w:rsidRDefault="00CD295E" w:rsidP="0092263B">
      <w:pPr>
        <w:pStyle w:val="Code"/>
        <w:rPr>
          <w:highlight w:val="white"/>
        </w:rPr>
      </w:pPr>
    </w:p>
    <w:p w14:paraId="0683CCB9" w14:textId="77777777" w:rsidR="00CD295E" w:rsidRPr="0092263B" w:rsidRDefault="00CD295E" w:rsidP="0092263B">
      <w:pPr>
        <w:pStyle w:val="Code"/>
        <w:rPr>
          <w:highlight w:val="white"/>
        </w:rPr>
      </w:pPr>
      <w:r w:rsidRPr="0092263B">
        <w:rPr>
          <w:highlight w:val="white"/>
        </w:rPr>
        <w:t xml:space="preserve">        case MiddleOperator.SignedGreaterThanEqual:</w:t>
      </w:r>
    </w:p>
    <w:p w14:paraId="0951870A" w14:textId="77777777" w:rsidR="00CD295E" w:rsidRPr="0092263B" w:rsidRDefault="00CD295E" w:rsidP="0092263B">
      <w:pPr>
        <w:pStyle w:val="Code"/>
        <w:rPr>
          <w:highlight w:val="white"/>
        </w:rPr>
      </w:pPr>
      <w:r w:rsidRPr="0092263B">
        <w:rPr>
          <w:highlight w:val="white"/>
        </w:rPr>
        <w:t xml:space="preserve">          resultValue = (leftValue &gt;= rightValue);</w:t>
      </w:r>
    </w:p>
    <w:p w14:paraId="17B63618" w14:textId="77777777" w:rsidR="00CD295E" w:rsidRPr="0092263B" w:rsidRDefault="00CD295E" w:rsidP="0092263B">
      <w:pPr>
        <w:pStyle w:val="Code"/>
        <w:rPr>
          <w:highlight w:val="white"/>
        </w:rPr>
      </w:pPr>
      <w:r w:rsidRPr="0092263B">
        <w:rPr>
          <w:highlight w:val="white"/>
        </w:rPr>
        <w:t xml:space="preserve">          break;</w:t>
      </w:r>
    </w:p>
    <w:p w14:paraId="4445F7AF" w14:textId="77777777" w:rsidR="00CD295E" w:rsidRPr="0092263B" w:rsidRDefault="00CD295E" w:rsidP="0092263B">
      <w:pPr>
        <w:pStyle w:val="Code"/>
        <w:rPr>
          <w:highlight w:val="white"/>
        </w:rPr>
      </w:pPr>
      <w:r w:rsidRPr="0092263B">
        <w:rPr>
          <w:highlight w:val="white"/>
        </w:rPr>
        <w:t xml:space="preserve">      }</w:t>
      </w:r>
    </w:p>
    <w:p w14:paraId="4B3BBA8F" w14:textId="5327E89D" w:rsidR="00CD295E" w:rsidRPr="0092263B" w:rsidRDefault="00E119FA" w:rsidP="00E119FA">
      <w:pPr>
        <w:rPr>
          <w:highlight w:val="white"/>
        </w:rPr>
      </w:pPr>
      <w:r>
        <w:rPr>
          <w:highlight w:val="white"/>
        </w:rPr>
        <w:t xml:space="preserve">The resulting </w:t>
      </w:r>
      <w:r w:rsidR="005F0E3F">
        <w:rPr>
          <w:highlight w:val="white"/>
        </w:rPr>
        <w:t>s</w:t>
      </w:r>
      <w:r w:rsidR="004036F0">
        <w:rPr>
          <w:highlight w:val="white"/>
        </w:rPr>
        <w:t>ymbol</w:t>
      </w:r>
      <w:r>
        <w:rPr>
          <w:highlight w:val="white"/>
        </w:rPr>
        <w:t xml:space="preserve"> has a logical value. The jump set becomes its true set or false set, depending on whether the result value is true.</w:t>
      </w:r>
    </w:p>
    <w:p w14:paraId="54B480D4" w14:textId="77777777" w:rsidR="00302CBC" w:rsidRDefault="00302CBC" w:rsidP="00302CBC">
      <w:pPr>
        <w:pStyle w:val="Code"/>
        <w:rPr>
          <w:highlight w:val="white"/>
        </w:rPr>
      </w:pPr>
      <w:r w:rsidRPr="0092263B">
        <w:rPr>
          <w:highlight w:val="white"/>
        </w:rPr>
        <w:t xml:space="preserve">      Symbol </w:t>
      </w:r>
      <w:r>
        <w:rPr>
          <w:highlight w:val="white"/>
        </w:rPr>
        <w:t>resultSymbol</w:t>
      </w:r>
      <w:r w:rsidRPr="0092263B">
        <w:rPr>
          <w:highlight w:val="white"/>
        </w:rPr>
        <w:t xml:space="preserve"> = resultValue ? (new Symbol(jumpSet</w:t>
      </w:r>
      <w:r>
        <w:rPr>
          <w:highlight w:val="white"/>
        </w:rPr>
        <w:t>, null</w:t>
      </w:r>
      <w:r w:rsidRPr="0092263B">
        <w:rPr>
          <w:highlight w:val="white"/>
        </w:rPr>
        <w:t>))</w:t>
      </w:r>
    </w:p>
    <w:p w14:paraId="2BBF25AD" w14:textId="77777777" w:rsidR="00302CBC" w:rsidRPr="0092263B" w:rsidRDefault="00302CBC" w:rsidP="00302CBC">
      <w:pPr>
        <w:pStyle w:val="Code"/>
        <w:rPr>
          <w:highlight w:val="white"/>
        </w:rPr>
      </w:pPr>
      <w:r>
        <w:rPr>
          <w:highlight w:val="white"/>
        </w:rPr>
        <w:t xml:space="preserve">                                       </w:t>
      </w:r>
      <w:r w:rsidRPr="0092263B">
        <w:rPr>
          <w:highlight w:val="white"/>
        </w:rPr>
        <w:t xml:space="preserve"> : (new Symbol(</w:t>
      </w:r>
      <w:r>
        <w:rPr>
          <w:highlight w:val="white"/>
        </w:rPr>
        <w:t xml:space="preserve">null, </w:t>
      </w:r>
      <w:r w:rsidRPr="0092263B">
        <w:rPr>
          <w:highlight w:val="white"/>
        </w:rPr>
        <w:t>jumpSet));</w:t>
      </w:r>
    </w:p>
    <w:p w14:paraId="7B604312" w14:textId="56F3D378" w:rsidR="00CD295E" w:rsidRPr="0092263B" w:rsidRDefault="00CD295E" w:rsidP="0092263B">
      <w:pPr>
        <w:pStyle w:val="Code"/>
        <w:rPr>
          <w:highlight w:val="white"/>
        </w:rPr>
      </w:pPr>
      <w:r w:rsidRPr="0092263B">
        <w:rPr>
          <w:highlight w:val="white"/>
        </w:rPr>
        <w:t xml:space="preserve">      return (new Expression(</w:t>
      </w:r>
      <w:r w:rsidR="004036F0">
        <w:rPr>
          <w:highlight w:val="white"/>
        </w:rPr>
        <w:t>resultSymbol</w:t>
      </w:r>
      <w:r w:rsidRPr="0092263B">
        <w:rPr>
          <w:highlight w:val="white"/>
        </w:rPr>
        <w:t xml:space="preserve">, null, </w:t>
      </w:r>
      <w:r w:rsidR="00D76AFB">
        <w:rPr>
          <w:highlight w:val="white"/>
        </w:rPr>
        <w:t>longList</w:t>
      </w:r>
      <w:r w:rsidRPr="0092263B">
        <w:rPr>
          <w:highlight w:val="white"/>
        </w:rPr>
        <w:t>));</w:t>
      </w:r>
    </w:p>
    <w:p w14:paraId="36FA0DF0" w14:textId="77777777" w:rsidR="00CD295E" w:rsidRPr="0092263B" w:rsidRDefault="00CD295E" w:rsidP="0092263B">
      <w:pPr>
        <w:pStyle w:val="Code"/>
        <w:rPr>
          <w:highlight w:val="white"/>
        </w:rPr>
      </w:pPr>
      <w:r w:rsidRPr="0092263B">
        <w:rPr>
          <w:highlight w:val="white"/>
        </w:rPr>
        <w:t xml:space="preserve">    }</w:t>
      </w:r>
    </w:p>
    <w:p w14:paraId="7765D712" w14:textId="630D08D5" w:rsidR="00CD295E" w:rsidRPr="0092263B" w:rsidRDefault="00B51A4B" w:rsidP="00B51A4B">
      <w:pPr>
        <w:rPr>
          <w:highlight w:val="white"/>
        </w:rPr>
      </w:pPr>
      <w:r>
        <w:rPr>
          <w:highlight w:val="white"/>
        </w:rPr>
        <w:t xml:space="preserve">The </w:t>
      </w:r>
      <w:r w:rsidRPr="007531EE">
        <w:rPr>
          <w:rStyle w:val="KeyWord0"/>
          <w:highlight w:val="white"/>
        </w:rPr>
        <w:t>Logical</w:t>
      </w:r>
      <w:r>
        <w:rPr>
          <w:highlight w:val="white"/>
        </w:rPr>
        <w:t xml:space="preserve"> method</w:t>
      </w:r>
      <w:r w:rsidR="00D42AF5">
        <w:rPr>
          <w:highlight w:val="white"/>
        </w:rPr>
        <w:t xml:space="preserve"> evaluate the value of two constant logical expressions</w:t>
      </w:r>
      <w:r w:rsidR="004B6C11">
        <w:rPr>
          <w:highlight w:val="white"/>
        </w:rPr>
        <w:t xml:space="preserve">, with the </w:t>
      </w:r>
      <w:r w:rsidR="004B6C11" w:rsidRPr="004B6C11">
        <w:rPr>
          <w:rStyle w:val="KeyWord0"/>
          <w:highlight w:val="white"/>
        </w:rPr>
        <w:t>or</w:t>
      </w:r>
      <w:r w:rsidR="004B6C11">
        <w:rPr>
          <w:highlight w:val="white"/>
        </w:rPr>
        <w:t xml:space="preserve"> or </w:t>
      </w:r>
      <w:r w:rsidR="004B6C11" w:rsidRPr="004B6C11">
        <w:rPr>
          <w:rStyle w:val="KeyWord0"/>
          <w:highlight w:val="white"/>
        </w:rPr>
        <w:t>and</w:t>
      </w:r>
      <w:r w:rsidR="004B6C11">
        <w:rPr>
          <w:highlight w:val="white"/>
        </w:rPr>
        <w:t xml:space="preserve"> operator.</w:t>
      </w:r>
    </w:p>
    <w:p w14:paraId="18F8BFF5" w14:textId="77777777" w:rsidR="00CD295E" w:rsidRPr="0092263B" w:rsidRDefault="00CD295E" w:rsidP="0092263B">
      <w:pPr>
        <w:pStyle w:val="Code"/>
        <w:rPr>
          <w:highlight w:val="white"/>
        </w:rPr>
      </w:pPr>
      <w:r w:rsidRPr="0092263B">
        <w:rPr>
          <w:highlight w:val="white"/>
        </w:rPr>
        <w:t xml:space="preserve">    public static Expression Logical(MiddleOperator middleOp,</w:t>
      </w:r>
    </w:p>
    <w:p w14:paraId="17A05679" w14:textId="77777777" w:rsidR="00767911" w:rsidRDefault="00CD295E" w:rsidP="0092263B">
      <w:pPr>
        <w:pStyle w:val="Code"/>
        <w:rPr>
          <w:highlight w:val="white"/>
        </w:rPr>
      </w:pPr>
      <w:r w:rsidRPr="0092263B">
        <w:rPr>
          <w:highlight w:val="white"/>
        </w:rPr>
        <w:t xml:space="preserve">                                     Expression leftExpression,</w:t>
      </w:r>
    </w:p>
    <w:p w14:paraId="19E8DB92" w14:textId="5E96D98F" w:rsidR="00CD295E" w:rsidRPr="0092263B" w:rsidRDefault="00767911" w:rsidP="0092263B">
      <w:pPr>
        <w:pStyle w:val="Code"/>
        <w:rPr>
          <w:highlight w:val="white"/>
        </w:rPr>
      </w:pPr>
      <w:r>
        <w:rPr>
          <w:highlight w:val="white"/>
        </w:rPr>
        <w:t xml:space="preserve">                                     </w:t>
      </w:r>
      <w:r w:rsidR="00CD295E" w:rsidRPr="0092263B">
        <w:rPr>
          <w:highlight w:val="white"/>
        </w:rPr>
        <w:t>Expression rightExpression) {</w:t>
      </w:r>
    </w:p>
    <w:p w14:paraId="153C210C" w14:textId="77777777" w:rsidR="00CD295E" w:rsidRPr="0092263B" w:rsidRDefault="00CD295E" w:rsidP="0092263B">
      <w:pPr>
        <w:pStyle w:val="Code"/>
        <w:rPr>
          <w:highlight w:val="white"/>
        </w:rPr>
      </w:pPr>
      <w:r w:rsidRPr="0092263B">
        <w:rPr>
          <w:highlight w:val="white"/>
        </w:rPr>
        <w:t xml:space="preserve">      if (!IsConstant(leftExpression) || !IsConstant(rightExpression)) {</w:t>
      </w:r>
    </w:p>
    <w:p w14:paraId="3ECC74E5" w14:textId="77777777" w:rsidR="00CD295E" w:rsidRPr="0092263B" w:rsidRDefault="00CD295E" w:rsidP="0092263B">
      <w:pPr>
        <w:pStyle w:val="Code"/>
        <w:rPr>
          <w:highlight w:val="white"/>
        </w:rPr>
      </w:pPr>
      <w:r w:rsidRPr="0092263B">
        <w:rPr>
          <w:highlight w:val="white"/>
        </w:rPr>
        <w:t xml:space="preserve">        return null;</w:t>
      </w:r>
    </w:p>
    <w:p w14:paraId="44AD3D1F" w14:textId="77777777" w:rsidR="00CD295E" w:rsidRPr="0092263B" w:rsidRDefault="00CD295E" w:rsidP="0092263B">
      <w:pPr>
        <w:pStyle w:val="Code"/>
        <w:rPr>
          <w:highlight w:val="white"/>
        </w:rPr>
      </w:pPr>
      <w:r w:rsidRPr="0092263B">
        <w:rPr>
          <w:highlight w:val="white"/>
        </w:rPr>
        <w:t xml:space="preserve">      }</w:t>
      </w:r>
    </w:p>
    <w:p w14:paraId="450EB67D" w14:textId="060B7DE6" w:rsidR="00CD295E" w:rsidRPr="0092263B" w:rsidRDefault="004B6C11" w:rsidP="004B6C11">
      <w:pPr>
        <w:rPr>
          <w:highlight w:val="white"/>
        </w:rPr>
      </w:pPr>
      <w:r>
        <w:rPr>
          <w:highlight w:val="white"/>
        </w:rPr>
        <w:t xml:space="preserve">We make sure that the expressions have logical type by calling </w:t>
      </w:r>
      <w:r w:rsidRPr="004B6C11">
        <w:rPr>
          <w:rStyle w:val="KeyWord0"/>
          <w:highlight w:val="white"/>
        </w:rPr>
        <w:t>ToLogical</w:t>
      </w:r>
      <w:r>
        <w:rPr>
          <w:highlight w:val="white"/>
        </w:rPr>
        <w:t>.</w:t>
      </w:r>
    </w:p>
    <w:p w14:paraId="607BA649" w14:textId="77777777" w:rsidR="00CD295E" w:rsidRPr="0092263B" w:rsidRDefault="00CD295E" w:rsidP="0092263B">
      <w:pPr>
        <w:pStyle w:val="Code"/>
        <w:rPr>
          <w:highlight w:val="white"/>
        </w:rPr>
      </w:pPr>
      <w:r w:rsidRPr="0092263B">
        <w:rPr>
          <w:highlight w:val="white"/>
        </w:rPr>
        <w:t xml:space="preserve">      Expression leftLogicalExpression = ToLogical(leftExpression),</w:t>
      </w:r>
    </w:p>
    <w:p w14:paraId="02A7264D" w14:textId="1D676270" w:rsidR="00CD295E" w:rsidRDefault="00CD295E" w:rsidP="0092263B">
      <w:pPr>
        <w:pStyle w:val="Code"/>
        <w:rPr>
          <w:highlight w:val="white"/>
        </w:rPr>
      </w:pPr>
      <w:r w:rsidRPr="0092263B">
        <w:rPr>
          <w:highlight w:val="white"/>
        </w:rPr>
        <w:t xml:space="preserve">                 rightLogicalExpression = ToLogical(rightExpression);</w:t>
      </w:r>
    </w:p>
    <w:p w14:paraId="2654D46F" w14:textId="21D18A1A" w:rsidR="00987634" w:rsidRDefault="002E4A5A" w:rsidP="00987634">
      <w:pPr>
        <w:rPr>
          <w:highlight w:val="white"/>
        </w:rPr>
      </w:pPr>
      <w:r>
        <w:rPr>
          <w:highlight w:val="white"/>
        </w:rPr>
        <w:t xml:space="preserve">We decide the value of the expression by looking at their tre sets. If the value is true, the unconditional </w:t>
      </w:r>
      <w:r w:rsidR="00987634">
        <w:rPr>
          <w:highlight w:val="white"/>
        </w:rPr>
        <w:t>jump instruction is stored in its true set. Otherwise, the value is stored in the false set.</w:t>
      </w:r>
      <w:r w:rsidR="00164305">
        <w:rPr>
          <w:highlight w:val="white"/>
        </w:rPr>
        <w:t xml:space="preserve"> In this way, we can conclude that the value is true if the true set is not empty, and false if the true set is empty.</w:t>
      </w:r>
    </w:p>
    <w:p w14:paraId="6174FB0A" w14:textId="77777777" w:rsidR="00CD295E" w:rsidRPr="0092263B" w:rsidRDefault="00CD295E" w:rsidP="0092263B">
      <w:pPr>
        <w:pStyle w:val="Code"/>
        <w:rPr>
          <w:highlight w:val="white"/>
        </w:rPr>
      </w:pPr>
      <w:r w:rsidRPr="0092263B">
        <w:rPr>
          <w:highlight w:val="white"/>
        </w:rPr>
        <w:t xml:space="preserve">      bool leftValue = leftLogicalExpression.Symbol.TrueSet.Count &gt; 0,</w:t>
      </w:r>
    </w:p>
    <w:p w14:paraId="5FCF88C6" w14:textId="77777777" w:rsidR="00CD295E" w:rsidRPr="0092263B" w:rsidRDefault="00CD295E" w:rsidP="0092263B">
      <w:pPr>
        <w:pStyle w:val="Code"/>
        <w:rPr>
          <w:highlight w:val="white"/>
        </w:rPr>
      </w:pPr>
      <w:r w:rsidRPr="0092263B">
        <w:rPr>
          <w:highlight w:val="white"/>
        </w:rPr>
        <w:t xml:space="preserve">           rightValue = rightLogicalExpression.Symbol.TrueSet.Count &gt; 0;</w:t>
      </w:r>
    </w:p>
    <w:p w14:paraId="37BEF21E" w14:textId="6D0C9F27" w:rsidR="00CD295E" w:rsidRPr="0092263B" w:rsidRDefault="0069652C" w:rsidP="0069652C">
      <w:pPr>
        <w:rPr>
          <w:highlight w:val="white"/>
        </w:rPr>
      </w:pPr>
      <w:r>
        <w:rPr>
          <w:highlight w:val="white"/>
        </w:rPr>
        <w:t>The long list of the final expression hold</w:t>
      </w:r>
      <w:r w:rsidR="00B35B8D">
        <w:rPr>
          <w:highlight w:val="white"/>
        </w:rPr>
        <w:t>s</w:t>
      </w:r>
      <w:r>
        <w:rPr>
          <w:highlight w:val="white"/>
        </w:rPr>
        <w:t xml:space="preserve"> only one unconditional jump instruction that is added to the jump set, which will be the true set or false of the final expression.</w:t>
      </w:r>
    </w:p>
    <w:p w14:paraId="335B28BD" w14:textId="5E94BC4C" w:rsidR="00CD295E" w:rsidRPr="0092263B" w:rsidRDefault="00CD295E" w:rsidP="0092263B">
      <w:pPr>
        <w:pStyle w:val="Code"/>
        <w:rPr>
          <w:highlight w:val="white"/>
        </w:rPr>
      </w:pPr>
      <w:r w:rsidRPr="0092263B">
        <w:rPr>
          <w:highlight w:val="white"/>
        </w:rPr>
        <w:t xml:space="preserve">      List&lt;MiddleCode&gt; </w:t>
      </w:r>
      <w:r w:rsidR="008936A0">
        <w:rPr>
          <w:highlight w:val="white"/>
        </w:rPr>
        <w:t>longList</w:t>
      </w:r>
      <w:r w:rsidRPr="0092263B">
        <w:rPr>
          <w:highlight w:val="white"/>
        </w:rPr>
        <w:t xml:space="preserve"> = new List&lt;MiddleCode&gt;();</w:t>
      </w:r>
    </w:p>
    <w:p w14:paraId="4B36AB35" w14:textId="77777777" w:rsidR="00CD295E" w:rsidRPr="0092263B" w:rsidRDefault="00CD295E" w:rsidP="0092263B">
      <w:pPr>
        <w:pStyle w:val="Code"/>
        <w:rPr>
          <w:highlight w:val="white"/>
        </w:rPr>
      </w:pPr>
      <w:r w:rsidRPr="0092263B">
        <w:rPr>
          <w:highlight w:val="white"/>
        </w:rPr>
        <w:t xml:space="preserve">      MiddleCode jumpCode = new MiddleCode(MiddleOperator.Goto);</w:t>
      </w:r>
    </w:p>
    <w:p w14:paraId="0B52F436" w14:textId="665EFAF7" w:rsidR="00CD295E" w:rsidRPr="0092263B" w:rsidRDefault="00CD295E" w:rsidP="0092263B">
      <w:pPr>
        <w:pStyle w:val="Code"/>
        <w:rPr>
          <w:highlight w:val="white"/>
        </w:rPr>
      </w:pPr>
      <w:r w:rsidRPr="0092263B">
        <w:rPr>
          <w:highlight w:val="white"/>
        </w:rPr>
        <w:t xml:space="preserve">      </w:t>
      </w:r>
      <w:r w:rsidR="008936A0">
        <w:rPr>
          <w:highlight w:val="white"/>
        </w:rPr>
        <w:t>longList</w:t>
      </w:r>
      <w:r w:rsidRPr="0092263B">
        <w:rPr>
          <w:highlight w:val="white"/>
        </w:rPr>
        <w:t>.Add(jumpCode);</w:t>
      </w:r>
    </w:p>
    <w:p w14:paraId="086F7AEF" w14:textId="77777777" w:rsidR="00CD295E" w:rsidRPr="0092263B" w:rsidRDefault="00CD295E" w:rsidP="0092263B">
      <w:pPr>
        <w:pStyle w:val="Code"/>
        <w:rPr>
          <w:highlight w:val="white"/>
        </w:rPr>
      </w:pPr>
      <w:r w:rsidRPr="0092263B">
        <w:rPr>
          <w:highlight w:val="white"/>
        </w:rPr>
        <w:t xml:space="preserve">      ISet&lt;MiddleCode&gt; jumpSet = new HashSet&lt;MiddleCode&gt;();</w:t>
      </w:r>
    </w:p>
    <w:p w14:paraId="37CBE8F5" w14:textId="77777777" w:rsidR="00CD295E" w:rsidRPr="0092263B" w:rsidRDefault="00CD295E" w:rsidP="0092263B">
      <w:pPr>
        <w:pStyle w:val="Code"/>
        <w:rPr>
          <w:highlight w:val="white"/>
        </w:rPr>
      </w:pPr>
      <w:r w:rsidRPr="0092263B">
        <w:rPr>
          <w:highlight w:val="white"/>
        </w:rPr>
        <w:t xml:space="preserve">      jumpSet.Add(jumpCode);</w:t>
      </w:r>
    </w:p>
    <w:p w14:paraId="24B4D972" w14:textId="6AF5A6C0" w:rsidR="00CD295E" w:rsidRPr="0092263B" w:rsidRDefault="004F3903" w:rsidP="002562D2">
      <w:pPr>
        <w:rPr>
          <w:highlight w:val="white"/>
        </w:rPr>
      </w:pPr>
      <w:r>
        <w:rPr>
          <w:highlight w:val="white"/>
        </w:rPr>
        <w:t>We compare the expression with the given operator, and receive the final value.</w:t>
      </w:r>
    </w:p>
    <w:p w14:paraId="4906A71B" w14:textId="77777777" w:rsidR="00CD295E" w:rsidRPr="0092263B" w:rsidRDefault="00CD295E" w:rsidP="0092263B">
      <w:pPr>
        <w:pStyle w:val="Code"/>
        <w:rPr>
          <w:highlight w:val="white"/>
        </w:rPr>
      </w:pPr>
      <w:r w:rsidRPr="0092263B">
        <w:rPr>
          <w:highlight w:val="white"/>
        </w:rPr>
        <w:t xml:space="preserve">      bool resultValue = false;</w:t>
      </w:r>
    </w:p>
    <w:p w14:paraId="1F459598" w14:textId="77777777" w:rsidR="00CD295E" w:rsidRPr="0092263B" w:rsidRDefault="00CD295E" w:rsidP="0092263B">
      <w:pPr>
        <w:pStyle w:val="Code"/>
        <w:rPr>
          <w:highlight w:val="white"/>
        </w:rPr>
      </w:pPr>
      <w:r w:rsidRPr="0092263B">
        <w:rPr>
          <w:highlight w:val="white"/>
        </w:rPr>
        <w:t xml:space="preserve">      switch (middleOp) {</w:t>
      </w:r>
    </w:p>
    <w:p w14:paraId="4B88B971" w14:textId="77777777" w:rsidR="00CD295E" w:rsidRPr="0092263B" w:rsidRDefault="00CD295E" w:rsidP="0092263B">
      <w:pPr>
        <w:pStyle w:val="Code"/>
        <w:rPr>
          <w:highlight w:val="white"/>
        </w:rPr>
      </w:pPr>
      <w:r w:rsidRPr="0092263B">
        <w:rPr>
          <w:highlight w:val="white"/>
        </w:rPr>
        <w:t xml:space="preserve">        case MiddleOperator.LogicalAnd:</w:t>
      </w:r>
    </w:p>
    <w:p w14:paraId="573EF9FE" w14:textId="77777777" w:rsidR="00CD295E" w:rsidRPr="0092263B" w:rsidRDefault="00CD295E" w:rsidP="0092263B">
      <w:pPr>
        <w:pStyle w:val="Code"/>
        <w:rPr>
          <w:highlight w:val="white"/>
        </w:rPr>
      </w:pPr>
      <w:r w:rsidRPr="0092263B">
        <w:rPr>
          <w:highlight w:val="white"/>
        </w:rPr>
        <w:t xml:space="preserve">          resultValue = leftValue &amp;&amp; rightValue;</w:t>
      </w:r>
    </w:p>
    <w:p w14:paraId="26096C3A" w14:textId="77777777" w:rsidR="00CD295E" w:rsidRPr="0092263B" w:rsidRDefault="00CD295E" w:rsidP="0092263B">
      <w:pPr>
        <w:pStyle w:val="Code"/>
        <w:rPr>
          <w:highlight w:val="white"/>
        </w:rPr>
      </w:pPr>
      <w:r w:rsidRPr="0092263B">
        <w:rPr>
          <w:highlight w:val="white"/>
        </w:rPr>
        <w:t xml:space="preserve">          break;</w:t>
      </w:r>
    </w:p>
    <w:p w14:paraId="5289B693" w14:textId="77777777" w:rsidR="00CD295E" w:rsidRPr="0092263B" w:rsidRDefault="00CD295E" w:rsidP="0092263B">
      <w:pPr>
        <w:pStyle w:val="Code"/>
        <w:rPr>
          <w:highlight w:val="white"/>
        </w:rPr>
      </w:pPr>
    </w:p>
    <w:p w14:paraId="082E0683" w14:textId="77777777" w:rsidR="00CD295E" w:rsidRPr="0092263B" w:rsidRDefault="00CD295E" w:rsidP="0092263B">
      <w:pPr>
        <w:pStyle w:val="Code"/>
        <w:rPr>
          <w:highlight w:val="white"/>
        </w:rPr>
      </w:pPr>
      <w:r w:rsidRPr="0092263B">
        <w:rPr>
          <w:highlight w:val="white"/>
        </w:rPr>
        <w:t xml:space="preserve">        case MiddleOperator.LogicalOr:</w:t>
      </w:r>
    </w:p>
    <w:p w14:paraId="68BC92A6" w14:textId="77777777" w:rsidR="00CD295E" w:rsidRPr="0092263B" w:rsidRDefault="00CD295E" w:rsidP="0092263B">
      <w:pPr>
        <w:pStyle w:val="Code"/>
        <w:rPr>
          <w:highlight w:val="white"/>
        </w:rPr>
      </w:pPr>
      <w:r w:rsidRPr="0092263B">
        <w:rPr>
          <w:highlight w:val="white"/>
        </w:rPr>
        <w:t xml:space="preserve">          resultValue = leftValue || rightValue;</w:t>
      </w:r>
    </w:p>
    <w:p w14:paraId="2552D9F3" w14:textId="77777777" w:rsidR="00CD295E" w:rsidRPr="0092263B" w:rsidRDefault="00CD295E" w:rsidP="0092263B">
      <w:pPr>
        <w:pStyle w:val="Code"/>
        <w:rPr>
          <w:highlight w:val="white"/>
        </w:rPr>
      </w:pPr>
      <w:r w:rsidRPr="0092263B">
        <w:rPr>
          <w:highlight w:val="white"/>
        </w:rPr>
        <w:t xml:space="preserve">          break;</w:t>
      </w:r>
    </w:p>
    <w:p w14:paraId="76800B7A" w14:textId="77777777" w:rsidR="00CD295E" w:rsidRPr="0092263B" w:rsidRDefault="00CD295E" w:rsidP="0092263B">
      <w:pPr>
        <w:pStyle w:val="Code"/>
        <w:rPr>
          <w:highlight w:val="white"/>
        </w:rPr>
      </w:pPr>
      <w:r w:rsidRPr="0092263B">
        <w:rPr>
          <w:highlight w:val="white"/>
        </w:rPr>
        <w:t xml:space="preserve">      }</w:t>
      </w:r>
    </w:p>
    <w:p w14:paraId="2A8E93A0" w14:textId="77777777" w:rsidR="00B35B8D" w:rsidRPr="0092263B" w:rsidRDefault="00B35B8D" w:rsidP="00B35B8D">
      <w:pPr>
        <w:rPr>
          <w:highlight w:val="white"/>
        </w:rPr>
      </w:pPr>
      <w:r>
        <w:rPr>
          <w:highlight w:val="white"/>
        </w:rPr>
        <w:t>The resulting symbol has a logical value. The jump set becomes its true set or false set, depending on whether the result value is true.</w:t>
      </w:r>
    </w:p>
    <w:p w14:paraId="17B71895" w14:textId="3AFFBAAD" w:rsidR="00767911" w:rsidRDefault="00CD295E" w:rsidP="0092263B">
      <w:pPr>
        <w:pStyle w:val="Code"/>
        <w:rPr>
          <w:highlight w:val="white"/>
        </w:rPr>
      </w:pPr>
      <w:r w:rsidRPr="0092263B">
        <w:rPr>
          <w:highlight w:val="white"/>
        </w:rPr>
        <w:lastRenderedPageBreak/>
        <w:t xml:space="preserve">      Symbol </w:t>
      </w:r>
      <w:r w:rsidR="004036F0">
        <w:rPr>
          <w:highlight w:val="white"/>
        </w:rPr>
        <w:t>resultSymbol</w:t>
      </w:r>
      <w:r w:rsidRPr="0092263B">
        <w:rPr>
          <w:highlight w:val="white"/>
        </w:rPr>
        <w:t xml:space="preserve"> = resultValue ? (new Symbol(jumpSet</w:t>
      </w:r>
      <w:r w:rsidR="00DC776D">
        <w:rPr>
          <w:highlight w:val="white"/>
        </w:rPr>
        <w:t>, null</w:t>
      </w:r>
      <w:r w:rsidRPr="0092263B">
        <w:rPr>
          <w:highlight w:val="white"/>
        </w:rPr>
        <w:t>))</w:t>
      </w:r>
    </w:p>
    <w:p w14:paraId="60462354" w14:textId="4DEE1EA9" w:rsidR="00CD295E" w:rsidRPr="0092263B" w:rsidRDefault="00767911" w:rsidP="0092263B">
      <w:pPr>
        <w:pStyle w:val="Code"/>
        <w:rPr>
          <w:highlight w:val="white"/>
        </w:rPr>
      </w:pPr>
      <w:r>
        <w:rPr>
          <w:highlight w:val="white"/>
        </w:rPr>
        <w:t xml:space="preserve">                                </w:t>
      </w:r>
      <w:r w:rsidR="00EF53C8">
        <w:rPr>
          <w:highlight w:val="white"/>
        </w:rPr>
        <w:t xml:space="preserve">      </w:t>
      </w:r>
      <w:r>
        <w:rPr>
          <w:highlight w:val="white"/>
        </w:rPr>
        <w:t xml:space="preserve"> </w:t>
      </w:r>
      <w:r w:rsidR="00CD295E" w:rsidRPr="0092263B">
        <w:rPr>
          <w:highlight w:val="white"/>
        </w:rPr>
        <w:t xml:space="preserve"> : (new Symbol(</w:t>
      </w:r>
      <w:r w:rsidR="00DC776D">
        <w:rPr>
          <w:highlight w:val="white"/>
        </w:rPr>
        <w:t xml:space="preserve">null, </w:t>
      </w:r>
      <w:r w:rsidR="00CD295E" w:rsidRPr="0092263B">
        <w:rPr>
          <w:highlight w:val="white"/>
        </w:rPr>
        <w:t>jumpSet));</w:t>
      </w:r>
    </w:p>
    <w:p w14:paraId="324CE702" w14:textId="77777777" w:rsidR="004E2CD3" w:rsidRDefault="00324B53" w:rsidP="004E2CD3">
      <w:pPr>
        <w:rPr>
          <w:highlight w:val="white"/>
        </w:rPr>
      </w:pPr>
      <w:r>
        <w:rPr>
          <w:highlight w:val="white"/>
        </w:rPr>
        <w:t>The final expression</w:t>
      </w:r>
      <w:r w:rsidR="004E2CD3">
        <w:rPr>
          <w:highlight w:val="white"/>
        </w:rPr>
        <w:t xml:space="preserve"> does not have a short list, and its long list is made up by the unconditional jump instruction only.</w:t>
      </w:r>
    </w:p>
    <w:p w14:paraId="7DC62447" w14:textId="153F23CB" w:rsidR="00CD295E" w:rsidRPr="0092263B" w:rsidRDefault="00CD295E" w:rsidP="0092263B">
      <w:pPr>
        <w:pStyle w:val="Code"/>
        <w:rPr>
          <w:highlight w:val="white"/>
        </w:rPr>
      </w:pPr>
      <w:r w:rsidRPr="0092263B">
        <w:rPr>
          <w:highlight w:val="white"/>
        </w:rPr>
        <w:t xml:space="preserve">      return (new Expression(</w:t>
      </w:r>
      <w:r w:rsidR="004036F0">
        <w:rPr>
          <w:highlight w:val="white"/>
        </w:rPr>
        <w:t>resultSymbol</w:t>
      </w:r>
      <w:r w:rsidRPr="0092263B">
        <w:rPr>
          <w:highlight w:val="white"/>
        </w:rPr>
        <w:t xml:space="preserve">, null, </w:t>
      </w:r>
      <w:r w:rsidR="008936A0">
        <w:rPr>
          <w:highlight w:val="white"/>
        </w:rPr>
        <w:t>longList</w:t>
      </w:r>
      <w:r w:rsidRPr="0092263B">
        <w:rPr>
          <w:highlight w:val="white"/>
        </w:rPr>
        <w:t>));</w:t>
      </w:r>
    </w:p>
    <w:p w14:paraId="356AC509" w14:textId="77777777" w:rsidR="00CD295E" w:rsidRPr="0092263B" w:rsidRDefault="00CD295E" w:rsidP="0092263B">
      <w:pPr>
        <w:pStyle w:val="Code"/>
        <w:rPr>
          <w:highlight w:val="white"/>
        </w:rPr>
      </w:pPr>
      <w:r w:rsidRPr="0092263B">
        <w:rPr>
          <w:highlight w:val="white"/>
        </w:rPr>
        <w:t xml:space="preserve">    }</w:t>
      </w:r>
    </w:p>
    <w:p w14:paraId="5C15ACE1" w14:textId="3072B53C" w:rsidR="00CD295E" w:rsidRPr="0092263B" w:rsidRDefault="002D5350" w:rsidP="002D5350">
      <w:pPr>
        <w:rPr>
          <w:highlight w:val="white"/>
        </w:rPr>
      </w:pPr>
      <w:r>
        <w:rPr>
          <w:highlight w:val="white"/>
        </w:rPr>
        <w:t xml:space="preserve">The </w:t>
      </w:r>
      <w:r w:rsidRPr="00BE0A75">
        <w:rPr>
          <w:rStyle w:val="KeyWord0"/>
          <w:highlight w:val="white"/>
        </w:rPr>
        <w:t>Arithmetic</w:t>
      </w:r>
      <w:r>
        <w:rPr>
          <w:highlight w:val="white"/>
        </w:rPr>
        <w:t xml:space="preserve"> method</w:t>
      </w:r>
      <w:r w:rsidR="00E70DB2">
        <w:rPr>
          <w:highlight w:val="white"/>
        </w:rPr>
        <w:t xml:space="preserve"> </w:t>
      </w:r>
      <w:r w:rsidR="005D2AF1">
        <w:rPr>
          <w:highlight w:val="white"/>
        </w:rPr>
        <w:t>evaluate</w:t>
      </w:r>
      <w:r w:rsidR="00E70DB2">
        <w:rPr>
          <w:highlight w:val="white"/>
        </w:rPr>
        <w:t>s</w:t>
      </w:r>
      <w:r w:rsidR="005D2AF1">
        <w:rPr>
          <w:highlight w:val="white"/>
        </w:rPr>
        <w:t xml:space="preserve"> the value of a constant arithmetic expression.</w:t>
      </w:r>
    </w:p>
    <w:p w14:paraId="46961FEF" w14:textId="77777777" w:rsidR="00CD295E" w:rsidRPr="0092263B" w:rsidRDefault="00CD295E" w:rsidP="0092263B">
      <w:pPr>
        <w:pStyle w:val="Code"/>
        <w:rPr>
          <w:highlight w:val="white"/>
        </w:rPr>
      </w:pPr>
      <w:r w:rsidRPr="0092263B">
        <w:rPr>
          <w:highlight w:val="white"/>
        </w:rPr>
        <w:t xml:space="preserve">    public static Expression Arithmetic(MiddleOperator middleOp,</w:t>
      </w:r>
    </w:p>
    <w:p w14:paraId="25F4D2BD" w14:textId="77777777" w:rsidR="00767911" w:rsidRDefault="00CD295E" w:rsidP="0092263B">
      <w:pPr>
        <w:pStyle w:val="Code"/>
        <w:rPr>
          <w:highlight w:val="white"/>
        </w:rPr>
      </w:pPr>
      <w:r w:rsidRPr="0092263B">
        <w:rPr>
          <w:highlight w:val="white"/>
        </w:rPr>
        <w:t xml:space="preserve">                                        Expression leftExpression,</w:t>
      </w:r>
    </w:p>
    <w:p w14:paraId="0853F8C2" w14:textId="233BBD8C" w:rsidR="00CD295E" w:rsidRDefault="00767911" w:rsidP="0092263B">
      <w:pPr>
        <w:pStyle w:val="Code"/>
        <w:rPr>
          <w:highlight w:val="white"/>
        </w:rPr>
      </w:pPr>
      <w:r>
        <w:rPr>
          <w:highlight w:val="white"/>
        </w:rPr>
        <w:t xml:space="preserve">                                       </w:t>
      </w:r>
      <w:r w:rsidR="00CD295E" w:rsidRPr="0092263B">
        <w:rPr>
          <w:highlight w:val="white"/>
        </w:rPr>
        <w:t xml:space="preserve"> Expression rightExpression) {</w:t>
      </w:r>
    </w:p>
    <w:p w14:paraId="45E366D8" w14:textId="13ACA95C" w:rsidR="009C346B" w:rsidRPr="0092263B" w:rsidRDefault="009C346B" w:rsidP="009C346B">
      <w:pPr>
        <w:rPr>
          <w:highlight w:val="white"/>
        </w:rPr>
      </w:pPr>
      <w:r>
        <w:rPr>
          <w:highlight w:val="white"/>
        </w:rPr>
        <w:t>If at least one of the operands is not constant, we just return null.</w:t>
      </w:r>
    </w:p>
    <w:p w14:paraId="187AD14B" w14:textId="77777777" w:rsidR="00CD295E" w:rsidRPr="0092263B" w:rsidRDefault="00CD295E" w:rsidP="0092263B">
      <w:pPr>
        <w:pStyle w:val="Code"/>
        <w:rPr>
          <w:highlight w:val="white"/>
        </w:rPr>
      </w:pPr>
      <w:r w:rsidRPr="0092263B">
        <w:rPr>
          <w:highlight w:val="white"/>
        </w:rPr>
        <w:t xml:space="preserve">      if (!IsConstant(leftExpression) || !IsConstant(rightExpression)) {</w:t>
      </w:r>
    </w:p>
    <w:p w14:paraId="3ABBE12B" w14:textId="77777777" w:rsidR="00CD295E" w:rsidRPr="0092263B" w:rsidRDefault="00CD295E" w:rsidP="0092263B">
      <w:pPr>
        <w:pStyle w:val="Code"/>
        <w:rPr>
          <w:highlight w:val="white"/>
        </w:rPr>
      </w:pPr>
      <w:r w:rsidRPr="0092263B">
        <w:rPr>
          <w:highlight w:val="white"/>
        </w:rPr>
        <w:t xml:space="preserve">        return null;</w:t>
      </w:r>
    </w:p>
    <w:p w14:paraId="54BA0DEE" w14:textId="569967D8" w:rsidR="00CD295E" w:rsidRDefault="00CD295E" w:rsidP="0092263B">
      <w:pPr>
        <w:pStyle w:val="Code"/>
        <w:rPr>
          <w:highlight w:val="white"/>
        </w:rPr>
      </w:pPr>
      <w:r w:rsidRPr="0092263B">
        <w:rPr>
          <w:highlight w:val="white"/>
        </w:rPr>
        <w:t xml:space="preserve">      }</w:t>
      </w:r>
    </w:p>
    <w:p w14:paraId="5631BA29" w14:textId="06A2AE2F" w:rsidR="00F953CE" w:rsidRPr="0092263B" w:rsidRDefault="00F953CE" w:rsidP="00F953CE">
      <w:pPr>
        <w:rPr>
          <w:highlight w:val="white"/>
        </w:rPr>
      </w:pPr>
      <w:r>
        <w:rPr>
          <w:highlight w:val="white"/>
        </w:rPr>
        <w:t xml:space="preserve">If at least one of the expressions has floating type, we call </w:t>
      </w:r>
      <w:r w:rsidRPr="00A10C87">
        <w:rPr>
          <w:rStyle w:val="KeyWord0"/>
          <w:highlight w:val="white"/>
        </w:rPr>
        <w:t>ArithmeticFloating</w:t>
      </w:r>
      <w:r>
        <w:rPr>
          <w:highlight w:val="white"/>
        </w:rPr>
        <w:t>.</w:t>
      </w:r>
    </w:p>
    <w:p w14:paraId="0C943384" w14:textId="77777777" w:rsidR="00767911" w:rsidRDefault="00CD295E" w:rsidP="0092263B">
      <w:pPr>
        <w:pStyle w:val="Code"/>
        <w:rPr>
          <w:highlight w:val="white"/>
        </w:rPr>
      </w:pPr>
      <w:r w:rsidRPr="0092263B">
        <w:rPr>
          <w:highlight w:val="white"/>
        </w:rPr>
        <w:t xml:space="preserve">      else if (leftExpression.Symbol.Type.IsFloating() ||</w:t>
      </w:r>
    </w:p>
    <w:p w14:paraId="00B53F1A" w14:textId="2236D2DD" w:rsidR="00CD295E" w:rsidRPr="0092263B" w:rsidRDefault="00767911" w:rsidP="0092263B">
      <w:pPr>
        <w:pStyle w:val="Code"/>
        <w:rPr>
          <w:highlight w:val="white"/>
        </w:rPr>
      </w:pPr>
      <w:r>
        <w:rPr>
          <w:highlight w:val="white"/>
        </w:rPr>
        <w:t xml:space="preserve">              </w:t>
      </w:r>
      <w:r w:rsidR="00CD295E" w:rsidRPr="0092263B">
        <w:rPr>
          <w:highlight w:val="white"/>
        </w:rPr>
        <w:t xml:space="preserve"> rightExpression.Symbol.Type.IsFloating()) {</w:t>
      </w:r>
    </w:p>
    <w:p w14:paraId="4442818A" w14:textId="77777777" w:rsidR="00CD295E" w:rsidRPr="0092263B" w:rsidRDefault="00CD295E" w:rsidP="0092263B">
      <w:pPr>
        <w:pStyle w:val="Code"/>
        <w:rPr>
          <w:highlight w:val="white"/>
        </w:rPr>
      </w:pPr>
      <w:r w:rsidRPr="0092263B">
        <w:rPr>
          <w:highlight w:val="white"/>
        </w:rPr>
        <w:t xml:space="preserve">        return ArithmeticFloating(middleOp, leftExpression, rightExpression);</w:t>
      </w:r>
    </w:p>
    <w:p w14:paraId="467074B5" w14:textId="77777777" w:rsidR="00CD295E" w:rsidRPr="0092263B" w:rsidRDefault="00CD295E" w:rsidP="0092263B">
      <w:pPr>
        <w:pStyle w:val="Code"/>
        <w:rPr>
          <w:highlight w:val="white"/>
        </w:rPr>
      </w:pPr>
      <w:r w:rsidRPr="0092263B">
        <w:rPr>
          <w:highlight w:val="white"/>
        </w:rPr>
        <w:t xml:space="preserve">      }</w:t>
      </w:r>
    </w:p>
    <w:p w14:paraId="74698E42" w14:textId="6039501F" w:rsidR="00A10C87" w:rsidRPr="0092263B" w:rsidRDefault="00A10C87" w:rsidP="00A10C87">
      <w:pPr>
        <w:rPr>
          <w:highlight w:val="white"/>
        </w:rPr>
      </w:pPr>
      <w:r>
        <w:rPr>
          <w:highlight w:val="white"/>
        </w:rPr>
        <w:t xml:space="preserve">If neither of the expressions has </w:t>
      </w:r>
      <w:r w:rsidR="00272521">
        <w:rPr>
          <w:highlight w:val="white"/>
        </w:rPr>
        <w:t>floating type,</w:t>
      </w:r>
      <w:r>
        <w:rPr>
          <w:highlight w:val="white"/>
        </w:rPr>
        <w:t xml:space="preserve"> we call </w:t>
      </w:r>
      <w:r w:rsidRPr="00A10C87">
        <w:rPr>
          <w:rStyle w:val="KeyWord0"/>
          <w:highlight w:val="white"/>
        </w:rPr>
        <w:t>Arithmetic</w:t>
      </w:r>
      <w:r w:rsidR="00272521">
        <w:rPr>
          <w:rStyle w:val="KeyWord0"/>
          <w:highlight w:val="white"/>
        </w:rPr>
        <w:t>Integral</w:t>
      </w:r>
      <w:r>
        <w:rPr>
          <w:highlight w:val="white"/>
        </w:rPr>
        <w:t>.</w:t>
      </w:r>
    </w:p>
    <w:p w14:paraId="633A266F" w14:textId="77777777" w:rsidR="00CD295E" w:rsidRPr="0092263B" w:rsidRDefault="00CD295E" w:rsidP="0092263B">
      <w:pPr>
        <w:pStyle w:val="Code"/>
        <w:rPr>
          <w:highlight w:val="white"/>
        </w:rPr>
      </w:pPr>
      <w:r w:rsidRPr="0092263B">
        <w:rPr>
          <w:highlight w:val="white"/>
        </w:rPr>
        <w:t xml:space="preserve">      else {</w:t>
      </w:r>
    </w:p>
    <w:p w14:paraId="48E152A1" w14:textId="77777777" w:rsidR="00CD295E" w:rsidRPr="0092263B" w:rsidRDefault="00CD295E" w:rsidP="0092263B">
      <w:pPr>
        <w:pStyle w:val="Code"/>
        <w:rPr>
          <w:highlight w:val="white"/>
        </w:rPr>
      </w:pPr>
      <w:r w:rsidRPr="0092263B">
        <w:rPr>
          <w:highlight w:val="white"/>
        </w:rPr>
        <w:t xml:space="preserve">        return ArithmeticIntegral(middleOp, leftExpression, rightExpression);</w:t>
      </w:r>
    </w:p>
    <w:p w14:paraId="072BD052" w14:textId="77777777" w:rsidR="00CD295E" w:rsidRPr="0092263B" w:rsidRDefault="00CD295E" w:rsidP="0092263B">
      <w:pPr>
        <w:pStyle w:val="Code"/>
        <w:rPr>
          <w:highlight w:val="white"/>
        </w:rPr>
      </w:pPr>
      <w:r w:rsidRPr="0092263B">
        <w:rPr>
          <w:highlight w:val="white"/>
        </w:rPr>
        <w:t xml:space="preserve">      }</w:t>
      </w:r>
    </w:p>
    <w:p w14:paraId="36E3877F" w14:textId="77777777" w:rsidR="00CD295E" w:rsidRPr="0092263B" w:rsidRDefault="00CD295E" w:rsidP="0092263B">
      <w:pPr>
        <w:pStyle w:val="Code"/>
        <w:rPr>
          <w:highlight w:val="white"/>
        </w:rPr>
      </w:pPr>
      <w:r w:rsidRPr="0092263B">
        <w:rPr>
          <w:highlight w:val="white"/>
        </w:rPr>
        <w:t xml:space="preserve">    }</w:t>
      </w:r>
    </w:p>
    <w:p w14:paraId="51D1E555" w14:textId="76E80CD7" w:rsidR="00CD295E" w:rsidRPr="0092263B" w:rsidRDefault="00D05EDC" w:rsidP="00D05EDC">
      <w:pPr>
        <w:rPr>
          <w:highlight w:val="white"/>
        </w:rPr>
      </w:pPr>
      <w:r>
        <w:rPr>
          <w:highlight w:val="white"/>
        </w:rPr>
        <w:t xml:space="preserve">The </w:t>
      </w:r>
      <w:r w:rsidRPr="00D05EDC">
        <w:rPr>
          <w:rStyle w:val="KeyWord0"/>
          <w:highlight w:val="white"/>
        </w:rPr>
        <w:t>ArithmeticIntegral</w:t>
      </w:r>
      <w:r>
        <w:rPr>
          <w:highlight w:val="white"/>
        </w:rPr>
        <w:t xml:space="preserve"> method </w:t>
      </w:r>
      <w:r w:rsidR="00B411A9">
        <w:rPr>
          <w:highlight w:val="white"/>
        </w:rPr>
        <w:t>evaluate the value of a constant integral arithmetic expression.</w:t>
      </w:r>
      <w:r w:rsidR="005112B7">
        <w:rPr>
          <w:highlight w:val="white"/>
        </w:rPr>
        <w:t xml:space="preserve"> It calls in turn the </w:t>
      </w:r>
      <w:r w:rsidR="005112B7" w:rsidRPr="005112B7">
        <w:rPr>
          <w:rStyle w:val="KeyWord0"/>
          <w:highlight w:val="white"/>
        </w:rPr>
        <w:t>ArithmeticIntegral</w:t>
      </w:r>
      <w:r w:rsidR="005112B7">
        <w:rPr>
          <w:highlight w:val="white"/>
        </w:rPr>
        <w:t xml:space="preserve"> method that takes two symbols as parameters.</w:t>
      </w:r>
      <w:r w:rsidR="00376F71">
        <w:rPr>
          <w:highlight w:val="white"/>
        </w:rPr>
        <w:t xml:space="preserve"> The reason for using two methods is that the latter method is called by the middle code optimizer.</w:t>
      </w:r>
    </w:p>
    <w:p w14:paraId="7C57D1AE" w14:textId="77777777" w:rsidR="00CD295E" w:rsidRPr="0092263B" w:rsidRDefault="00CD295E" w:rsidP="0092263B">
      <w:pPr>
        <w:pStyle w:val="Code"/>
        <w:rPr>
          <w:highlight w:val="white"/>
        </w:rPr>
      </w:pPr>
      <w:r w:rsidRPr="0092263B">
        <w:rPr>
          <w:highlight w:val="white"/>
        </w:rPr>
        <w:t xml:space="preserve">    private static Expression ArithmeticIntegral(MiddleOperator middleOp,</w:t>
      </w:r>
    </w:p>
    <w:p w14:paraId="4FD22C81" w14:textId="77777777" w:rsidR="00767911" w:rsidRDefault="00CD295E" w:rsidP="0092263B">
      <w:pPr>
        <w:pStyle w:val="Code"/>
        <w:rPr>
          <w:highlight w:val="white"/>
        </w:rPr>
      </w:pPr>
      <w:r w:rsidRPr="0092263B">
        <w:rPr>
          <w:highlight w:val="white"/>
        </w:rPr>
        <w:t xml:space="preserve">                                                 Expression leftExpression,</w:t>
      </w:r>
    </w:p>
    <w:p w14:paraId="5013FE51" w14:textId="2E9742A9" w:rsidR="00CD295E" w:rsidRDefault="00767911" w:rsidP="0092263B">
      <w:pPr>
        <w:pStyle w:val="Code"/>
        <w:rPr>
          <w:highlight w:val="white"/>
        </w:rPr>
      </w:pPr>
      <w:r>
        <w:rPr>
          <w:highlight w:val="white"/>
        </w:rPr>
        <w:t xml:space="preserve">                                                </w:t>
      </w:r>
      <w:r w:rsidR="00CD295E" w:rsidRPr="0092263B">
        <w:rPr>
          <w:highlight w:val="white"/>
        </w:rPr>
        <w:t xml:space="preserve"> Expression rightExpression){</w:t>
      </w:r>
    </w:p>
    <w:p w14:paraId="7BE514F3" w14:textId="2A65B9F0" w:rsidR="007921E1" w:rsidRPr="0092263B" w:rsidRDefault="007921E1" w:rsidP="007921E1">
      <w:pPr>
        <w:rPr>
          <w:highlight w:val="white"/>
        </w:rPr>
      </w:pPr>
      <w:r>
        <w:rPr>
          <w:highlight w:val="white"/>
        </w:rPr>
        <w:t>We cast potential logical expression to integral type (signed integer).</w:t>
      </w:r>
    </w:p>
    <w:p w14:paraId="2A1037E1" w14:textId="77777777" w:rsidR="00CD295E" w:rsidRPr="0092263B" w:rsidRDefault="00CD295E" w:rsidP="0092263B">
      <w:pPr>
        <w:pStyle w:val="Code"/>
        <w:rPr>
          <w:highlight w:val="white"/>
        </w:rPr>
      </w:pPr>
      <w:r w:rsidRPr="0092263B">
        <w:rPr>
          <w:highlight w:val="white"/>
        </w:rPr>
        <w:t xml:space="preserve">      leftExpression = LogicalToIntegral(leftExpression);</w:t>
      </w:r>
    </w:p>
    <w:p w14:paraId="4B3C6D08" w14:textId="77777777" w:rsidR="00CD295E" w:rsidRPr="0092263B" w:rsidRDefault="00CD295E" w:rsidP="0092263B">
      <w:pPr>
        <w:pStyle w:val="Code"/>
        <w:rPr>
          <w:highlight w:val="white"/>
        </w:rPr>
      </w:pPr>
      <w:r w:rsidRPr="0092263B">
        <w:rPr>
          <w:highlight w:val="white"/>
        </w:rPr>
        <w:t xml:space="preserve">      rightExpression = LogicalToIntegral(rightExpression);</w:t>
      </w:r>
    </w:p>
    <w:p w14:paraId="15A40D46" w14:textId="77777777" w:rsidR="00767911" w:rsidRDefault="00CD295E" w:rsidP="0092263B">
      <w:pPr>
        <w:pStyle w:val="Code"/>
        <w:rPr>
          <w:highlight w:val="white"/>
        </w:rPr>
      </w:pPr>
      <w:r w:rsidRPr="0092263B">
        <w:rPr>
          <w:highlight w:val="white"/>
        </w:rPr>
        <w:t xml:space="preserve">      Symbol symbol = ArithmeticIntegral(middleOp, leftExpression.Symbol,</w:t>
      </w:r>
    </w:p>
    <w:p w14:paraId="682FB1E2" w14:textId="0D34E664" w:rsidR="00CD295E" w:rsidRPr="0092263B" w:rsidRDefault="00767911" w:rsidP="0092263B">
      <w:pPr>
        <w:pStyle w:val="Code"/>
        <w:rPr>
          <w:highlight w:val="white"/>
        </w:rPr>
      </w:pPr>
      <w:r>
        <w:rPr>
          <w:highlight w:val="white"/>
        </w:rPr>
        <w:t xml:space="preserve">                                        </w:t>
      </w:r>
      <w:r w:rsidR="00CD295E" w:rsidRPr="0092263B">
        <w:rPr>
          <w:highlight w:val="white"/>
        </w:rPr>
        <w:t xml:space="preserve"> rightExpression.Symbol);</w:t>
      </w:r>
    </w:p>
    <w:p w14:paraId="14BE7833" w14:textId="3E6B501C" w:rsidR="00DC6329" w:rsidRDefault="00DC6329" w:rsidP="00DC6329">
      <w:pPr>
        <w:rPr>
          <w:highlight w:val="white"/>
        </w:rPr>
      </w:pPr>
      <w:r>
        <w:rPr>
          <w:highlight w:val="white"/>
        </w:rPr>
        <w:t>The integral arithmetic evaluation does not generate any midddle code, which is why the expression has neither a short nor a long list.</w:t>
      </w:r>
    </w:p>
    <w:p w14:paraId="08C80D1D" w14:textId="71D1B29F" w:rsidR="00CD295E" w:rsidRPr="0092263B" w:rsidRDefault="00CD295E" w:rsidP="0092263B">
      <w:pPr>
        <w:pStyle w:val="Code"/>
        <w:rPr>
          <w:highlight w:val="white"/>
        </w:rPr>
      </w:pPr>
      <w:r w:rsidRPr="0092263B">
        <w:rPr>
          <w:highlight w:val="white"/>
        </w:rPr>
        <w:t xml:space="preserve">      return (new Expression(symbol, null, null));</w:t>
      </w:r>
    </w:p>
    <w:p w14:paraId="7DABB51F" w14:textId="77777777" w:rsidR="00CD295E" w:rsidRPr="0092263B" w:rsidRDefault="00CD295E" w:rsidP="0092263B">
      <w:pPr>
        <w:pStyle w:val="Code"/>
        <w:rPr>
          <w:highlight w:val="white"/>
        </w:rPr>
      </w:pPr>
      <w:r w:rsidRPr="0092263B">
        <w:rPr>
          <w:highlight w:val="white"/>
        </w:rPr>
        <w:t xml:space="preserve">    }</w:t>
      </w:r>
    </w:p>
    <w:p w14:paraId="3F50712E" w14:textId="27FE1338" w:rsidR="00CD295E" w:rsidRPr="0092263B" w:rsidRDefault="00096C31" w:rsidP="00096C31">
      <w:pPr>
        <w:rPr>
          <w:highlight w:val="white"/>
        </w:rPr>
      </w:pPr>
      <w:r>
        <w:rPr>
          <w:highlight w:val="white"/>
        </w:rPr>
        <w:t xml:space="preserve">The integral arithmetic evaluation is a bit more complicated since we </w:t>
      </w:r>
      <w:r w:rsidR="00F562E6">
        <w:rPr>
          <w:highlight w:val="white"/>
        </w:rPr>
        <w:t>must</w:t>
      </w:r>
      <w:r>
        <w:rPr>
          <w:highlight w:val="white"/>
        </w:rPr>
        <w:t xml:space="preserve"> take pointer arithmetic in consideration.</w:t>
      </w:r>
    </w:p>
    <w:p w14:paraId="0C12C290" w14:textId="77777777" w:rsidR="00CD295E" w:rsidRPr="0092263B" w:rsidRDefault="00CD295E" w:rsidP="0092263B">
      <w:pPr>
        <w:pStyle w:val="Code"/>
        <w:rPr>
          <w:highlight w:val="white"/>
        </w:rPr>
      </w:pPr>
      <w:r w:rsidRPr="0092263B">
        <w:rPr>
          <w:highlight w:val="white"/>
        </w:rPr>
        <w:t xml:space="preserve">    public static Symbol ArithmeticIntegral(MiddleOperator middleOp,</w:t>
      </w:r>
    </w:p>
    <w:p w14:paraId="179BED3A" w14:textId="77777777" w:rsidR="00767911" w:rsidRDefault="00CD295E" w:rsidP="0092263B">
      <w:pPr>
        <w:pStyle w:val="Code"/>
        <w:rPr>
          <w:highlight w:val="white"/>
        </w:rPr>
      </w:pPr>
      <w:r w:rsidRPr="0092263B">
        <w:rPr>
          <w:highlight w:val="white"/>
        </w:rPr>
        <w:t xml:space="preserve">                                            Symbol leftSymbol,</w:t>
      </w:r>
    </w:p>
    <w:p w14:paraId="46BEC16A" w14:textId="3CFC48C9" w:rsidR="00CD295E" w:rsidRPr="0092263B" w:rsidRDefault="00767911" w:rsidP="0092263B">
      <w:pPr>
        <w:pStyle w:val="Code"/>
        <w:rPr>
          <w:highlight w:val="white"/>
        </w:rPr>
      </w:pPr>
      <w:r>
        <w:rPr>
          <w:highlight w:val="white"/>
        </w:rPr>
        <w:t xml:space="preserve">                                           </w:t>
      </w:r>
      <w:r w:rsidR="00CD295E" w:rsidRPr="0092263B">
        <w:rPr>
          <w:highlight w:val="white"/>
        </w:rPr>
        <w:t xml:space="preserve"> Symbol rightSymbol) {</w:t>
      </w:r>
    </w:p>
    <w:p w14:paraId="1F0ED4B4" w14:textId="77777777" w:rsidR="00CD295E" w:rsidRPr="0092263B" w:rsidRDefault="00CD295E" w:rsidP="0092263B">
      <w:pPr>
        <w:pStyle w:val="Code"/>
        <w:rPr>
          <w:highlight w:val="white"/>
        </w:rPr>
      </w:pPr>
      <w:r w:rsidRPr="0092263B">
        <w:rPr>
          <w:highlight w:val="white"/>
        </w:rPr>
        <w:lastRenderedPageBreak/>
        <w:t xml:space="preserve">      Type leftType = leftSymbol.Type,</w:t>
      </w:r>
    </w:p>
    <w:p w14:paraId="1702C506" w14:textId="77777777" w:rsidR="00CD295E" w:rsidRPr="0092263B" w:rsidRDefault="00CD295E" w:rsidP="0092263B">
      <w:pPr>
        <w:pStyle w:val="Code"/>
        <w:rPr>
          <w:highlight w:val="white"/>
        </w:rPr>
      </w:pPr>
      <w:r w:rsidRPr="0092263B">
        <w:rPr>
          <w:highlight w:val="white"/>
        </w:rPr>
        <w:t xml:space="preserve">           rightType = rightSymbol.Type;</w:t>
      </w:r>
    </w:p>
    <w:p w14:paraId="604D4388" w14:textId="68B3203C" w:rsidR="00CD295E" w:rsidRPr="0092263B" w:rsidRDefault="00B56766" w:rsidP="00B56766">
      <w:pPr>
        <w:rPr>
          <w:highlight w:val="white"/>
        </w:rPr>
      </w:pPr>
      <w:r>
        <w:rPr>
          <w:highlight w:val="white"/>
        </w:rPr>
        <w:t>Since this method has been called</w:t>
      </w:r>
      <w:r w:rsidR="00B764B9">
        <w:rPr>
          <w:highlight w:val="white"/>
        </w:rPr>
        <w:t>,</w:t>
      </w:r>
      <w:r>
        <w:rPr>
          <w:highlight w:val="white"/>
        </w:rPr>
        <w:t xml:space="preserve"> we </w:t>
      </w:r>
      <w:r w:rsidR="00454D7A">
        <w:rPr>
          <w:highlight w:val="white"/>
        </w:rPr>
        <w:t>know</w:t>
      </w:r>
      <w:r w:rsidR="00806FBD">
        <w:rPr>
          <w:highlight w:val="white"/>
        </w:rPr>
        <w:t xml:space="preserve"> </w:t>
      </w:r>
      <w:r>
        <w:rPr>
          <w:highlight w:val="white"/>
        </w:rPr>
        <w:t xml:space="preserve">that none of the expression have floating type, and the potiential logical types has been cast to integral types. Therefore, </w:t>
      </w:r>
      <w:r w:rsidR="00FA39D3">
        <w:rPr>
          <w:highlight w:val="white"/>
        </w:rPr>
        <w:t xml:space="preserve">we can assume that their </w:t>
      </w:r>
      <w:r w:rsidR="00B764B9">
        <w:rPr>
          <w:highlight w:val="white"/>
        </w:rPr>
        <w:t xml:space="preserve">values are </w:t>
      </w:r>
      <w:r w:rsidR="00B764B9" w:rsidRPr="00B9014F">
        <w:rPr>
          <w:rStyle w:val="KeyWord0"/>
          <w:highlight w:val="white"/>
        </w:rPr>
        <w:t>BigInteger</w:t>
      </w:r>
      <w:r w:rsidR="00B764B9">
        <w:rPr>
          <w:highlight w:val="white"/>
        </w:rPr>
        <w:t xml:space="preserve"> objects.</w:t>
      </w:r>
    </w:p>
    <w:p w14:paraId="0F2495C5" w14:textId="77777777" w:rsidR="00CD295E" w:rsidRPr="0092263B" w:rsidRDefault="00CD295E" w:rsidP="0092263B">
      <w:pPr>
        <w:pStyle w:val="Code"/>
        <w:rPr>
          <w:highlight w:val="white"/>
        </w:rPr>
      </w:pPr>
      <w:r w:rsidRPr="0092263B">
        <w:rPr>
          <w:highlight w:val="white"/>
        </w:rPr>
        <w:t xml:space="preserve">      BigInteger leftValue = (BigInteger) leftSymbol.Value,</w:t>
      </w:r>
    </w:p>
    <w:p w14:paraId="0992667C" w14:textId="77777777" w:rsidR="00CD295E" w:rsidRPr="0092263B" w:rsidRDefault="00CD295E" w:rsidP="0092263B">
      <w:pPr>
        <w:pStyle w:val="Code"/>
        <w:rPr>
          <w:highlight w:val="white"/>
        </w:rPr>
      </w:pPr>
      <w:r w:rsidRPr="0092263B">
        <w:rPr>
          <w:highlight w:val="white"/>
        </w:rPr>
        <w:t xml:space="preserve">                 rightValue = (BigInteger) rightSymbol.Value,</w:t>
      </w:r>
    </w:p>
    <w:p w14:paraId="50725433" w14:textId="77777777" w:rsidR="00CD295E" w:rsidRPr="0092263B" w:rsidRDefault="00CD295E" w:rsidP="0092263B">
      <w:pPr>
        <w:pStyle w:val="Code"/>
        <w:rPr>
          <w:highlight w:val="white"/>
        </w:rPr>
      </w:pPr>
      <w:r w:rsidRPr="0092263B">
        <w:rPr>
          <w:highlight w:val="white"/>
        </w:rPr>
        <w:t xml:space="preserve">                 resultValue = 0;</w:t>
      </w:r>
    </w:p>
    <w:p w14:paraId="4D15085C" w14:textId="7ADD1ADF" w:rsidR="00CD295E" w:rsidRPr="0092263B" w:rsidRDefault="00D270D0" w:rsidP="00D270D0">
      <w:pPr>
        <w:rPr>
          <w:highlight w:val="white"/>
        </w:rPr>
      </w:pPr>
      <w:r>
        <w:rPr>
          <w:highlight w:val="white"/>
        </w:rPr>
        <w:t xml:space="preserve">In case of addition, we </w:t>
      </w:r>
      <w:r w:rsidR="00CC25C8">
        <w:rPr>
          <w:highlight w:val="white"/>
        </w:rPr>
        <w:t>must</w:t>
      </w:r>
      <w:r w:rsidR="00180CD9">
        <w:rPr>
          <w:highlight w:val="white"/>
        </w:rPr>
        <w:t xml:space="preserve"> </w:t>
      </w:r>
      <w:r>
        <w:rPr>
          <w:highlight w:val="white"/>
        </w:rPr>
        <w:t xml:space="preserve">check whether the </w:t>
      </w:r>
      <w:r w:rsidR="00560BBB">
        <w:rPr>
          <w:highlight w:val="white"/>
        </w:rPr>
        <w:t xml:space="preserve">type of the </w:t>
      </w:r>
      <w:r>
        <w:rPr>
          <w:highlight w:val="white"/>
        </w:rPr>
        <w:t xml:space="preserve">left expression </w:t>
      </w:r>
      <w:r w:rsidR="00560BBB">
        <w:rPr>
          <w:highlight w:val="white"/>
        </w:rPr>
        <w:t xml:space="preserve">is </w:t>
      </w:r>
      <w:r>
        <w:rPr>
          <w:highlight w:val="white"/>
        </w:rPr>
        <w:t xml:space="preserve">a pointer </w:t>
      </w:r>
      <w:r w:rsidR="00093C81">
        <w:rPr>
          <w:highlight w:val="white"/>
        </w:rPr>
        <w:t xml:space="preserve">or array </w:t>
      </w:r>
      <w:r>
        <w:rPr>
          <w:highlight w:val="white"/>
        </w:rPr>
        <w:t xml:space="preserve">type. In that case we need to multiply the value of the right expression with the size of the pointer </w:t>
      </w:r>
      <w:r w:rsidR="005E1CED">
        <w:rPr>
          <w:highlight w:val="white"/>
        </w:rPr>
        <w:t xml:space="preserve">or array </w:t>
      </w:r>
      <w:r>
        <w:rPr>
          <w:highlight w:val="white"/>
        </w:rPr>
        <w:t>type.</w:t>
      </w:r>
    </w:p>
    <w:p w14:paraId="3AEE977A" w14:textId="77777777" w:rsidR="00CD295E" w:rsidRPr="0092263B" w:rsidRDefault="00CD295E" w:rsidP="0092263B">
      <w:pPr>
        <w:pStyle w:val="Code"/>
        <w:rPr>
          <w:highlight w:val="white"/>
        </w:rPr>
      </w:pPr>
      <w:r w:rsidRPr="0092263B">
        <w:rPr>
          <w:highlight w:val="white"/>
        </w:rPr>
        <w:t xml:space="preserve">      switch (middleOp) {</w:t>
      </w:r>
    </w:p>
    <w:p w14:paraId="6E35E5EE" w14:textId="77777777" w:rsidR="00CD295E" w:rsidRPr="0092263B" w:rsidRDefault="00CD295E" w:rsidP="0092263B">
      <w:pPr>
        <w:pStyle w:val="Code"/>
        <w:rPr>
          <w:highlight w:val="white"/>
        </w:rPr>
      </w:pPr>
      <w:r w:rsidRPr="0092263B">
        <w:rPr>
          <w:highlight w:val="white"/>
        </w:rPr>
        <w:t xml:space="preserve">        case MiddleOperator.BinaryAdd:</w:t>
      </w:r>
    </w:p>
    <w:p w14:paraId="24C2C7A9" w14:textId="77777777" w:rsidR="00CD295E" w:rsidRPr="0092263B" w:rsidRDefault="00CD295E" w:rsidP="0092263B">
      <w:pPr>
        <w:pStyle w:val="Code"/>
        <w:rPr>
          <w:highlight w:val="white"/>
        </w:rPr>
      </w:pPr>
      <w:r w:rsidRPr="0092263B">
        <w:rPr>
          <w:highlight w:val="white"/>
        </w:rPr>
        <w:t xml:space="preserve">          if (leftType.IsPointerOrArray()) {</w:t>
      </w:r>
    </w:p>
    <w:p w14:paraId="75A4DE07" w14:textId="77777777" w:rsidR="00767911" w:rsidRDefault="00CD295E" w:rsidP="0092263B">
      <w:pPr>
        <w:pStyle w:val="Code"/>
        <w:rPr>
          <w:highlight w:val="white"/>
        </w:rPr>
      </w:pPr>
      <w:r w:rsidRPr="0092263B">
        <w:rPr>
          <w:highlight w:val="white"/>
        </w:rPr>
        <w:t xml:space="preserve">            resultValue = leftValue +</w:t>
      </w:r>
    </w:p>
    <w:p w14:paraId="5F725CF5" w14:textId="0C9753F5" w:rsidR="00CD295E" w:rsidRPr="0092263B" w:rsidRDefault="00767911" w:rsidP="0092263B">
      <w:pPr>
        <w:pStyle w:val="Code"/>
        <w:rPr>
          <w:highlight w:val="white"/>
        </w:rPr>
      </w:pPr>
      <w:r>
        <w:rPr>
          <w:highlight w:val="white"/>
        </w:rPr>
        <w:t xml:space="preserve">                          </w:t>
      </w:r>
      <w:r w:rsidR="00CD295E" w:rsidRPr="0092263B">
        <w:rPr>
          <w:highlight w:val="white"/>
        </w:rPr>
        <w:t>(rightValue * leftType.PointerOrArrayType.Size());</w:t>
      </w:r>
    </w:p>
    <w:p w14:paraId="4165168B" w14:textId="77777777" w:rsidR="00CD295E" w:rsidRPr="0092263B" w:rsidRDefault="00CD295E" w:rsidP="0092263B">
      <w:pPr>
        <w:pStyle w:val="Code"/>
        <w:rPr>
          <w:highlight w:val="white"/>
        </w:rPr>
      </w:pPr>
      <w:r w:rsidRPr="0092263B">
        <w:rPr>
          <w:highlight w:val="white"/>
        </w:rPr>
        <w:t xml:space="preserve">          }</w:t>
      </w:r>
    </w:p>
    <w:p w14:paraId="7C26060A" w14:textId="45F48444" w:rsidR="008B6E84" w:rsidRPr="0092263B" w:rsidRDefault="008B6E84" w:rsidP="008B6E84">
      <w:pPr>
        <w:rPr>
          <w:highlight w:val="white"/>
        </w:rPr>
      </w:pPr>
      <w:r>
        <w:rPr>
          <w:highlight w:val="white"/>
        </w:rPr>
        <w:t>We must also check whether the right type of the right expression is a pointer</w:t>
      </w:r>
      <w:r w:rsidR="00560BBB">
        <w:rPr>
          <w:highlight w:val="white"/>
        </w:rPr>
        <w:t xml:space="preserve"> or array, in which case we multiply the left value with the size of the pointer or array type.</w:t>
      </w:r>
    </w:p>
    <w:p w14:paraId="5E1EAFC8" w14:textId="77777777" w:rsidR="00CD295E" w:rsidRPr="0092263B" w:rsidRDefault="00CD295E" w:rsidP="0092263B">
      <w:pPr>
        <w:pStyle w:val="Code"/>
        <w:rPr>
          <w:highlight w:val="white"/>
        </w:rPr>
      </w:pPr>
      <w:r w:rsidRPr="0092263B">
        <w:rPr>
          <w:highlight w:val="white"/>
        </w:rPr>
        <w:t xml:space="preserve">          else if (leftType.IsPointerOrArray()) {</w:t>
      </w:r>
    </w:p>
    <w:p w14:paraId="5AB85230" w14:textId="77777777" w:rsidR="007C42E5" w:rsidRDefault="00CD295E" w:rsidP="0092263B">
      <w:pPr>
        <w:pStyle w:val="Code"/>
        <w:rPr>
          <w:highlight w:val="white"/>
        </w:rPr>
      </w:pPr>
      <w:r w:rsidRPr="0092263B">
        <w:rPr>
          <w:highlight w:val="white"/>
        </w:rPr>
        <w:t xml:space="preserve">            resultValue = (leftValue * rightType.PointerOrArrayType.Size()) +</w:t>
      </w:r>
    </w:p>
    <w:p w14:paraId="5A4A6AF7" w14:textId="34A934D5" w:rsidR="00CD295E" w:rsidRPr="0092263B" w:rsidRDefault="007C42E5" w:rsidP="0092263B">
      <w:pPr>
        <w:pStyle w:val="Code"/>
        <w:rPr>
          <w:highlight w:val="white"/>
        </w:rPr>
      </w:pPr>
      <w:r>
        <w:rPr>
          <w:highlight w:val="white"/>
        </w:rPr>
        <w:t xml:space="preserve">                         </w:t>
      </w:r>
      <w:r w:rsidR="00CD295E" w:rsidRPr="0092263B">
        <w:rPr>
          <w:highlight w:val="white"/>
        </w:rPr>
        <w:t xml:space="preserve"> rightValue;</w:t>
      </w:r>
    </w:p>
    <w:p w14:paraId="73F6615D" w14:textId="63151BA5" w:rsidR="00CD295E" w:rsidRDefault="00CD295E" w:rsidP="0092263B">
      <w:pPr>
        <w:pStyle w:val="Code"/>
        <w:rPr>
          <w:highlight w:val="white"/>
        </w:rPr>
      </w:pPr>
      <w:r w:rsidRPr="0092263B">
        <w:rPr>
          <w:highlight w:val="white"/>
        </w:rPr>
        <w:t xml:space="preserve">          }</w:t>
      </w:r>
    </w:p>
    <w:p w14:paraId="3BD26661" w14:textId="1D51FC8C" w:rsidR="0013417C" w:rsidRPr="0092263B" w:rsidRDefault="0013417C" w:rsidP="00C0254A">
      <w:pPr>
        <w:rPr>
          <w:highlight w:val="white"/>
        </w:rPr>
      </w:pPr>
      <w:r>
        <w:rPr>
          <w:highlight w:val="white"/>
        </w:rPr>
        <w:t>If neither</w:t>
      </w:r>
      <w:r w:rsidR="005545B0">
        <w:rPr>
          <w:highlight w:val="white"/>
        </w:rPr>
        <w:t xml:space="preserve"> the left nor the right</w:t>
      </w:r>
      <w:r>
        <w:rPr>
          <w:highlight w:val="white"/>
        </w:rPr>
        <w:t xml:space="preserve"> expression </w:t>
      </w:r>
      <w:r w:rsidR="00C0254A">
        <w:rPr>
          <w:highlight w:val="white"/>
        </w:rPr>
        <w:t>holds pointer or array types, we simpl</w:t>
      </w:r>
      <w:r w:rsidR="002F3712">
        <w:rPr>
          <w:highlight w:val="white"/>
        </w:rPr>
        <w:t>y</w:t>
      </w:r>
      <w:r w:rsidR="00C0254A">
        <w:rPr>
          <w:highlight w:val="white"/>
        </w:rPr>
        <w:t xml:space="preserve"> add the values.</w:t>
      </w:r>
    </w:p>
    <w:p w14:paraId="4E02329B" w14:textId="77777777" w:rsidR="00CD295E" w:rsidRPr="0092263B" w:rsidRDefault="00CD295E" w:rsidP="0092263B">
      <w:pPr>
        <w:pStyle w:val="Code"/>
        <w:rPr>
          <w:highlight w:val="white"/>
        </w:rPr>
      </w:pPr>
      <w:r w:rsidRPr="0092263B">
        <w:rPr>
          <w:highlight w:val="white"/>
        </w:rPr>
        <w:t xml:space="preserve">          else {</w:t>
      </w:r>
    </w:p>
    <w:p w14:paraId="455C4E08" w14:textId="77777777" w:rsidR="00CD295E" w:rsidRPr="0092263B" w:rsidRDefault="00CD295E" w:rsidP="0092263B">
      <w:pPr>
        <w:pStyle w:val="Code"/>
        <w:rPr>
          <w:highlight w:val="white"/>
        </w:rPr>
      </w:pPr>
      <w:r w:rsidRPr="0092263B">
        <w:rPr>
          <w:highlight w:val="white"/>
        </w:rPr>
        <w:t xml:space="preserve">            resultValue = leftValue + rightValue;</w:t>
      </w:r>
    </w:p>
    <w:p w14:paraId="012A6E10" w14:textId="77777777" w:rsidR="00CD295E" w:rsidRPr="0092263B" w:rsidRDefault="00CD295E" w:rsidP="0092263B">
      <w:pPr>
        <w:pStyle w:val="Code"/>
        <w:rPr>
          <w:highlight w:val="white"/>
        </w:rPr>
      </w:pPr>
      <w:r w:rsidRPr="0092263B">
        <w:rPr>
          <w:highlight w:val="white"/>
        </w:rPr>
        <w:t xml:space="preserve">          }</w:t>
      </w:r>
    </w:p>
    <w:p w14:paraId="53CD1788" w14:textId="77777777" w:rsidR="00CD295E" w:rsidRPr="0092263B" w:rsidRDefault="00CD295E" w:rsidP="0092263B">
      <w:pPr>
        <w:pStyle w:val="Code"/>
        <w:rPr>
          <w:highlight w:val="white"/>
        </w:rPr>
      </w:pPr>
      <w:r w:rsidRPr="0092263B">
        <w:rPr>
          <w:highlight w:val="white"/>
        </w:rPr>
        <w:t xml:space="preserve">          break;</w:t>
      </w:r>
    </w:p>
    <w:p w14:paraId="1BA9250B" w14:textId="77777777" w:rsidR="003715AC" w:rsidRDefault="00664EA2" w:rsidP="00664EA2">
      <w:pPr>
        <w:rPr>
          <w:highlight w:val="white"/>
        </w:rPr>
      </w:pPr>
      <w:r>
        <w:rPr>
          <w:highlight w:val="white"/>
        </w:rPr>
        <w:t xml:space="preserve">In case of subtraction, </w:t>
      </w:r>
      <w:r w:rsidR="00D84619">
        <w:rPr>
          <w:highlight w:val="white"/>
        </w:rPr>
        <w:t>to begin with we must</w:t>
      </w:r>
      <w:r>
        <w:rPr>
          <w:highlight w:val="white"/>
        </w:rPr>
        <w:t xml:space="preserve"> check </w:t>
      </w:r>
      <w:r w:rsidR="00D84619">
        <w:rPr>
          <w:highlight w:val="white"/>
        </w:rPr>
        <w:t xml:space="preserve">if both the expressions hold pointer or array types. If they do, we </w:t>
      </w:r>
      <w:r w:rsidR="00EB35B8">
        <w:rPr>
          <w:highlight w:val="white"/>
        </w:rPr>
        <w:t xml:space="preserve">subtract their values and divide the difference </w:t>
      </w:r>
      <w:r w:rsidR="003715AC">
        <w:rPr>
          <w:highlight w:val="white"/>
        </w:rPr>
        <w:t>with size of the pointer or array type.</w:t>
      </w:r>
    </w:p>
    <w:p w14:paraId="4296BB6A" w14:textId="77777777" w:rsidR="00CD295E" w:rsidRPr="0092263B" w:rsidRDefault="00CD295E" w:rsidP="0092263B">
      <w:pPr>
        <w:pStyle w:val="Code"/>
        <w:rPr>
          <w:highlight w:val="white"/>
        </w:rPr>
      </w:pPr>
      <w:r w:rsidRPr="0092263B">
        <w:rPr>
          <w:highlight w:val="white"/>
        </w:rPr>
        <w:t xml:space="preserve">        case MiddleOperator.BinarySubtract:</w:t>
      </w:r>
    </w:p>
    <w:p w14:paraId="2BA09A91" w14:textId="77777777" w:rsidR="00CD295E" w:rsidRPr="0092263B" w:rsidRDefault="00CD295E" w:rsidP="0092263B">
      <w:pPr>
        <w:pStyle w:val="Code"/>
        <w:rPr>
          <w:highlight w:val="white"/>
        </w:rPr>
      </w:pPr>
      <w:r w:rsidRPr="0092263B">
        <w:rPr>
          <w:highlight w:val="white"/>
        </w:rPr>
        <w:t xml:space="preserve">          if (leftType.IsPointerOrArray() &amp;&amp; rightType.IsPointerOrArray()) {</w:t>
      </w:r>
    </w:p>
    <w:p w14:paraId="1015F05B" w14:textId="77777777" w:rsidR="00FE2C45" w:rsidRDefault="00CD295E" w:rsidP="0092263B">
      <w:pPr>
        <w:pStyle w:val="Code"/>
        <w:rPr>
          <w:highlight w:val="white"/>
        </w:rPr>
      </w:pPr>
      <w:r w:rsidRPr="0092263B">
        <w:rPr>
          <w:highlight w:val="white"/>
        </w:rPr>
        <w:t xml:space="preserve">            resultValue = (leftValue - rightValue) /</w:t>
      </w:r>
    </w:p>
    <w:p w14:paraId="4B5663F9" w14:textId="496954E5" w:rsidR="00CD295E" w:rsidRPr="0092263B" w:rsidRDefault="00FE2C45" w:rsidP="0092263B">
      <w:pPr>
        <w:pStyle w:val="Code"/>
        <w:rPr>
          <w:highlight w:val="white"/>
        </w:rPr>
      </w:pPr>
      <w:r>
        <w:rPr>
          <w:highlight w:val="white"/>
        </w:rPr>
        <w:t xml:space="preserve">                         </w:t>
      </w:r>
      <w:r w:rsidR="00CD295E" w:rsidRPr="0092263B">
        <w:rPr>
          <w:highlight w:val="white"/>
        </w:rPr>
        <w:t xml:space="preserve"> leftType.PointerOrArrayType.Size();</w:t>
      </w:r>
    </w:p>
    <w:p w14:paraId="4C46233E" w14:textId="42FEE898" w:rsidR="00CD295E" w:rsidRDefault="00CD295E" w:rsidP="0092263B">
      <w:pPr>
        <w:pStyle w:val="Code"/>
        <w:rPr>
          <w:highlight w:val="white"/>
        </w:rPr>
      </w:pPr>
      <w:r w:rsidRPr="0092263B">
        <w:rPr>
          <w:highlight w:val="white"/>
        </w:rPr>
        <w:t xml:space="preserve">          }</w:t>
      </w:r>
    </w:p>
    <w:p w14:paraId="482DE1A4" w14:textId="66D572C7" w:rsidR="003715AC" w:rsidRPr="0092263B" w:rsidRDefault="003715AC" w:rsidP="003715AC">
      <w:pPr>
        <w:rPr>
          <w:highlight w:val="white"/>
        </w:rPr>
      </w:pPr>
      <w:r>
        <w:rPr>
          <w:highlight w:val="white"/>
        </w:rPr>
        <w:t xml:space="preserve">If the left expression (but not the right expression) holds pointer or array type, we must </w:t>
      </w:r>
      <w:r w:rsidR="000D3F9B">
        <w:rPr>
          <w:highlight w:val="white"/>
        </w:rPr>
        <w:t>multiply the right value with the size of the pointer or array type before we subtract t it from the left value.</w:t>
      </w:r>
    </w:p>
    <w:p w14:paraId="39C2EEEB" w14:textId="77777777" w:rsidR="00CD295E" w:rsidRPr="0092263B" w:rsidRDefault="00CD295E" w:rsidP="0092263B">
      <w:pPr>
        <w:pStyle w:val="Code"/>
        <w:rPr>
          <w:highlight w:val="white"/>
        </w:rPr>
      </w:pPr>
      <w:r w:rsidRPr="0092263B">
        <w:rPr>
          <w:highlight w:val="white"/>
        </w:rPr>
        <w:t xml:space="preserve">          else if (leftType.IsPointerOrArray()) {</w:t>
      </w:r>
    </w:p>
    <w:p w14:paraId="521A7CF2" w14:textId="181278E4" w:rsidR="00FE2C45" w:rsidRDefault="00CD295E" w:rsidP="0092263B">
      <w:pPr>
        <w:pStyle w:val="Code"/>
        <w:rPr>
          <w:highlight w:val="white"/>
        </w:rPr>
      </w:pPr>
      <w:r w:rsidRPr="0092263B">
        <w:rPr>
          <w:highlight w:val="white"/>
        </w:rPr>
        <w:t xml:space="preserve">            resultValue = leftValue -</w:t>
      </w:r>
    </w:p>
    <w:p w14:paraId="06548EB5" w14:textId="03A9834D" w:rsidR="00CD295E" w:rsidRPr="0092263B" w:rsidRDefault="00FE2C45" w:rsidP="0092263B">
      <w:pPr>
        <w:pStyle w:val="Code"/>
        <w:rPr>
          <w:highlight w:val="white"/>
        </w:rPr>
      </w:pPr>
      <w:r>
        <w:rPr>
          <w:highlight w:val="white"/>
        </w:rPr>
        <w:t xml:space="preserve">                          </w:t>
      </w:r>
      <w:r w:rsidR="00CD295E" w:rsidRPr="0092263B">
        <w:rPr>
          <w:highlight w:val="white"/>
        </w:rPr>
        <w:t>(rightValue * leftType.PointerOrArrayType.Size());</w:t>
      </w:r>
    </w:p>
    <w:p w14:paraId="74F3675B" w14:textId="719BEA57" w:rsidR="00CD295E" w:rsidRDefault="00CD295E" w:rsidP="0092263B">
      <w:pPr>
        <w:pStyle w:val="Code"/>
        <w:rPr>
          <w:highlight w:val="white"/>
        </w:rPr>
      </w:pPr>
      <w:r w:rsidRPr="0092263B">
        <w:rPr>
          <w:highlight w:val="white"/>
        </w:rPr>
        <w:t xml:space="preserve">          }</w:t>
      </w:r>
    </w:p>
    <w:p w14:paraId="0579F542" w14:textId="76A49F82" w:rsidR="00694D15" w:rsidRPr="0092263B" w:rsidRDefault="00694D15" w:rsidP="00694D15">
      <w:pPr>
        <w:rPr>
          <w:highlight w:val="white"/>
        </w:rPr>
      </w:pPr>
      <w:r>
        <w:rPr>
          <w:highlight w:val="white"/>
        </w:rPr>
        <w:t>If neither the left nor the right expression hold</w:t>
      </w:r>
      <w:r w:rsidR="00060C59">
        <w:rPr>
          <w:highlight w:val="white"/>
        </w:rPr>
        <w:t>s</w:t>
      </w:r>
      <w:r>
        <w:rPr>
          <w:highlight w:val="white"/>
        </w:rPr>
        <w:t xml:space="preserve"> pointer or array type, we simply subtract the values.</w:t>
      </w:r>
    </w:p>
    <w:p w14:paraId="38D0F157" w14:textId="77777777" w:rsidR="00CD295E" w:rsidRPr="0092263B" w:rsidRDefault="00CD295E" w:rsidP="0092263B">
      <w:pPr>
        <w:pStyle w:val="Code"/>
        <w:rPr>
          <w:highlight w:val="white"/>
        </w:rPr>
      </w:pPr>
      <w:r w:rsidRPr="0092263B">
        <w:rPr>
          <w:highlight w:val="white"/>
        </w:rPr>
        <w:t xml:space="preserve">          else {</w:t>
      </w:r>
    </w:p>
    <w:p w14:paraId="42C76402" w14:textId="77777777" w:rsidR="00CD295E" w:rsidRPr="0092263B" w:rsidRDefault="00CD295E" w:rsidP="0092263B">
      <w:pPr>
        <w:pStyle w:val="Code"/>
        <w:rPr>
          <w:highlight w:val="white"/>
        </w:rPr>
      </w:pPr>
      <w:r w:rsidRPr="0092263B">
        <w:rPr>
          <w:highlight w:val="white"/>
        </w:rPr>
        <w:t xml:space="preserve">            resultValue = leftValue - rightValue;</w:t>
      </w:r>
    </w:p>
    <w:p w14:paraId="76546C8D" w14:textId="77777777" w:rsidR="00CD295E" w:rsidRPr="0092263B" w:rsidRDefault="00CD295E" w:rsidP="0092263B">
      <w:pPr>
        <w:pStyle w:val="Code"/>
        <w:rPr>
          <w:highlight w:val="white"/>
        </w:rPr>
      </w:pPr>
      <w:r w:rsidRPr="0092263B">
        <w:rPr>
          <w:highlight w:val="white"/>
        </w:rPr>
        <w:t xml:space="preserve">          }</w:t>
      </w:r>
    </w:p>
    <w:p w14:paraId="1FD55689" w14:textId="77777777" w:rsidR="00CD295E" w:rsidRPr="0092263B" w:rsidRDefault="00CD295E" w:rsidP="0092263B">
      <w:pPr>
        <w:pStyle w:val="Code"/>
        <w:rPr>
          <w:highlight w:val="white"/>
        </w:rPr>
      </w:pPr>
      <w:r w:rsidRPr="0092263B">
        <w:rPr>
          <w:highlight w:val="white"/>
        </w:rPr>
        <w:t xml:space="preserve">          break;</w:t>
      </w:r>
    </w:p>
    <w:p w14:paraId="56657C3E" w14:textId="2361A7FF" w:rsidR="00CD295E" w:rsidRPr="0092263B" w:rsidRDefault="0026414E" w:rsidP="0026414E">
      <w:pPr>
        <w:rPr>
          <w:highlight w:val="white"/>
        </w:rPr>
      </w:pPr>
      <w:r>
        <w:rPr>
          <w:highlight w:val="white"/>
        </w:rPr>
        <w:t>In case of multiplication</w:t>
      </w:r>
      <w:r w:rsidR="007B334F">
        <w:rPr>
          <w:highlight w:val="white"/>
        </w:rPr>
        <w:t xml:space="preserve">, </w:t>
      </w:r>
      <w:r>
        <w:rPr>
          <w:highlight w:val="white"/>
        </w:rPr>
        <w:t xml:space="preserve">division, </w:t>
      </w:r>
      <w:r w:rsidR="007B334F">
        <w:rPr>
          <w:highlight w:val="white"/>
        </w:rPr>
        <w:t xml:space="preserve">or modulo, </w:t>
      </w:r>
      <w:r w:rsidR="00C165DC">
        <w:rPr>
          <w:highlight w:val="white"/>
        </w:rPr>
        <w:t xml:space="preserve">bitwise, or shift operators, </w:t>
      </w:r>
      <w:r>
        <w:rPr>
          <w:highlight w:val="white"/>
        </w:rPr>
        <w:t>we simply perform the operation.</w:t>
      </w:r>
    </w:p>
    <w:p w14:paraId="0E5C3264" w14:textId="77777777" w:rsidR="00CD295E" w:rsidRPr="0092263B" w:rsidRDefault="00CD295E" w:rsidP="0092263B">
      <w:pPr>
        <w:pStyle w:val="Code"/>
        <w:rPr>
          <w:highlight w:val="white"/>
        </w:rPr>
      </w:pPr>
      <w:r w:rsidRPr="0092263B">
        <w:rPr>
          <w:highlight w:val="white"/>
        </w:rPr>
        <w:lastRenderedPageBreak/>
        <w:t xml:space="preserve">        case MiddleOperator.SignedMultiply:</w:t>
      </w:r>
    </w:p>
    <w:p w14:paraId="0205CDF8" w14:textId="77777777" w:rsidR="00CD295E" w:rsidRPr="0092263B" w:rsidRDefault="00CD295E" w:rsidP="0092263B">
      <w:pPr>
        <w:pStyle w:val="Code"/>
        <w:rPr>
          <w:highlight w:val="white"/>
        </w:rPr>
      </w:pPr>
      <w:r w:rsidRPr="0092263B">
        <w:rPr>
          <w:highlight w:val="white"/>
        </w:rPr>
        <w:t xml:space="preserve">        case MiddleOperator.UnsignedMultiply:</w:t>
      </w:r>
    </w:p>
    <w:p w14:paraId="33BB59F1" w14:textId="77777777" w:rsidR="00CD295E" w:rsidRPr="0092263B" w:rsidRDefault="00CD295E" w:rsidP="0092263B">
      <w:pPr>
        <w:pStyle w:val="Code"/>
        <w:rPr>
          <w:highlight w:val="white"/>
        </w:rPr>
      </w:pPr>
      <w:r w:rsidRPr="0092263B">
        <w:rPr>
          <w:highlight w:val="white"/>
        </w:rPr>
        <w:t xml:space="preserve">          resultValue = leftValue * rightValue;</w:t>
      </w:r>
    </w:p>
    <w:p w14:paraId="35764AE5" w14:textId="77777777" w:rsidR="00CD295E" w:rsidRPr="0092263B" w:rsidRDefault="00CD295E" w:rsidP="0092263B">
      <w:pPr>
        <w:pStyle w:val="Code"/>
        <w:rPr>
          <w:highlight w:val="white"/>
        </w:rPr>
      </w:pPr>
      <w:r w:rsidRPr="0092263B">
        <w:rPr>
          <w:highlight w:val="white"/>
        </w:rPr>
        <w:t xml:space="preserve">          break;</w:t>
      </w:r>
    </w:p>
    <w:p w14:paraId="16240398" w14:textId="77777777" w:rsidR="00CD295E" w:rsidRPr="0092263B" w:rsidRDefault="00CD295E" w:rsidP="0092263B">
      <w:pPr>
        <w:pStyle w:val="Code"/>
        <w:rPr>
          <w:highlight w:val="white"/>
        </w:rPr>
      </w:pPr>
      <w:r w:rsidRPr="0092263B">
        <w:rPr>
          <w:highlight w:val="white"/>
        </w:rPr>
        <w:t xml:space="preserve">        </w:t>
      </w:r>
    </w:p>
    <w:p w14:paraId="7EAA8DDF" w14:textId="77777777" w:rsidR="00CD295E" w:rsidRPr="0092263B" w:rsidRDefault="00CD295E" w:rsidP="0092263B">
      <w:pPr>
        <w:pStyle w:val="Code"/>
        <w:rPr>
          <w:highlight w:val="white"/>
        </w:rPr>
      </w:pPr>
      <w:r w:rsidRPr="0092263B">
        <w:rPr>
          <w:highlight w:val="white"/>
        </w:rPr>
        <w:t xml:space="preserve">        case MiddleOperator.SignedDivide:</w:t>
      </w:r>
    </w:p>
    <w:p w14:paraId="701191EE" w14:textId="77777777" w:rsidR="00CD295E" w:rsidRPr="0092263B" w:rsidRDefault="00CD295E" w:rsidP="0092263B">
      <w:pPr>
        <w:pStyle w:val="Code"/>
        <w:rPr>
          <w:highlight w:val="white"/>
        </w:rPr>
      </w:pPr>
      <w:r w:rsidRPr="0092263B">
        <w:rPr>
          <w:highlight w:val="white"/>
        </w:rPr>
        <w:t xml:space="preserve">        case MiddleOperator.UnsignedDivide:</w:t>
      </w:r>
    </w:p>
    <w:p w14:paraId="6D184348" w14:textId="77777777" w:rsidR="00CD295E" w:rsidRPr="0092263B" w:rsidRDefault="00CD295E" w:rsidP="0092263B">
      <w:pPr>
        <w:pStyle w:val="Code"/>
        <w:rPr>
          <w:highlight w:val="white"/>
        </w:rPr>
      </w:pPr>
      <w:r w:rsidRPr="0092263B">
        <w:rPr>
          <w:highlight w:val="white"/>
        </w:rPr>
        <w:t xml:space="preserve">          resultValue = leftValue / rightValue;</w:t>
      </w:r>
    </w:p>
    <w:p w14:paraId="56DA09AE" w14:textId="77777777" w:rsidR="00CD295E" w:rsidRPr="0092263B" w:rsidRDefault="00CD295E" w:rsidP="0092263B">
      <w:pPr>
        <w:pStyle w:val="Code"/>
        <w:rPr>
          <w:highlight w:val="white"/>
        </w:rPr>
      </w:pPr>
      <w:r w:rsidRPr="0092263B">
        <w:rPr>
          <w:highlight w:val="white"/>
        </w:rPr>
        <w:t xml:space="preserve">          break;</w:t>
      </w:r>
    </w:p>
    <w:p w14:paraId="05B2410A" w14:textId="77777777" w:rsidR="00CD295E" w:rsidRPr="0092263B" w:rsidRDefault="00CD295E" w:rsidP="0092263B">
      <w:pPr>
        <w:pStyle w:val="Code"/>
        <w:rPr>
          <w:highlight w:val="white"/>
        </w:rPr>
      </w:pPr>
      <w:r w:rsidRPr="0092263B">
        <w:rPr>
          <w:highlight w:val="white"/>
        </w:rPr>
        <w:t xml:space="preserve">        </w:t>
      </w:r>
    </w:p>
    <w:p w14:paraId="2275D488" w14:textId="77777777" w:rsidR="00CD295E" w:rsidRPr="0092263B" w:rsidRDefault="00CD295E" w:rsidP="0092263B">
      <w:pPr>
        <w:pStyle w:val="Code"/>
        <w:rPr>
          <w:highlight w:val="white"/>
        </w:rPr>
      </w:pPr>
      <w:r w:rsidRPr="0092263B">
        <w:rPr>
          <w:highlight w:val="white"/>
        </w:rPr>
        <w:t xml:space="preserve">        case MiddleOperator.SignedModulo:</w:t>
      </w:r>
    </w:p>
    <w:p w14:paraId="1D672C37" w14:textId="77777777" w:rsidR="00CD295E" w:rsidRPr="0092263B" w:rsidRDefault="00CD295E" w:rsidP="0092263B">
      <w:pPr>
        <w:pStyle w:val="Code"/>
        <w:rPr>
          <w:highlight w:val="white"/>
        </w:rPr>
      </w:pPr>
      <w:r w:rsidRPr="0092263B">
        <w:rPr>
          <w:highlight w:val="white"/>
        </w:rPr>
        <w:t xml:space="preserve">        case MiddleOperator.UnsignedModulo:</w:t>
      </w:r>
    </w:p>
    <w:p w14:paraId="1A180669" w14:textId="77777777" w:rsidR="00CD295E" w:rsidRPr="0092263B" w:rsidRDefault="00CD295E" w:rsidP="0092263B">
      <w:pPr>
        <w:pStyle w:val="Code"/>
        <w:rPr>
          <w:highlight w:val="white"/>
        </w:rPr>
      </w:pPr>
      <w:r w:rsidRPr="0092263B">
        <w:rPr>
          <w:highlight w:val="white"/>
        </w:rPr>
        <w:t xml:space="preserve">          resultValue = leftValue % rightValue;</w:t>
      </w:r>
    </w:p>
    <w:p w14:paraId="26BAA81D" w14:textId="77777777" w:rsidR="00CD295E" w:rsidRPr="0092263B" w:rsidRDefault="00CD295E" w:rsidP="0092263B">
      <w:pPr>
        <w:pStyle w:val="Code"/>
        <w:rPr>
          <w:highlight w:val="white"/>
        </w:rPr>
      </w:pPr>
      <w:r w:rsidRPr="0092263B">
        <w:rPr>
          <w:highlight w:val="white"/>
        </w:rPr>
        <w:t xml:space="preserve">          break;</w:t>
      </w:r>
    </w:p>
    <w:p w14:paraId="08AFD842" w14:textId="77777777" w:rsidR="00C165DC" w:rsidRDefault="00C165DC" w:rsidP="0092263B">
      <w:pPr>
        <w:pStyle w:val="Code"/>
        <w:rPr>
          <w:highlight w:val="white"/>
        </w:rPr>
      </w:pPr>
    </w:p>
    <w:p w14:paraId="07DB9A69" w14:textId="7476B2A2" w:rsidR="00CD295E" w:rsidRPr="0092263B" w:rsidRDefault="00CD295E" w:rsidP="0092263B">
      <w:pPr>
        <w:pStyle w:val="Code"/>
        <w:rPr>
          <w:highlight w:val="white"/>
        </w:rPr>
      </w:pPr>
      <w:r w:rsidRPr="0092263B">
        <w:rPr>
          <w:highlight w:val="white"/>
        </w:rPr>
        <w:t xml:space="preserve">        case MiddleOperator.BitwiseOr:</w:t>
      </w:r>
    </w:p>
    <w:p w14:paraId="0EBF6419" w14:textId="77777777" w:rsidR="00CD295E" w:rsidRPr="0092263B" w:rsidRDefault="00CD295E" w:rsidP="0092263B">
      <w:pPr>
        <w:pStyle w:val="Code"/>
        <w:rPr>
          <w:highlight w:val="white"/>
        </w:rPr>
      </w:pPr>
      <w:r w:rsidRPr="0092263B">
        <w:rPr>
          <w:highlight w:val="white"/>
        </w:rPr>
        <w:t xml:space="preserve">          resultValue = leftValue | rightValue;</w:t>
      </w:r>
    </w:p>
    <w:p w14:paraId="5F6FBE2A" w14:textId="77777777" w:rsidR="00CD295E" w:rsidRPr="0092263B" w:rsidRDefault="00CD295E" w:rsidP="0092263B">
      <w:pPr>
        <w:pStyle w:val="Code"/>
        <w:rPr>
          <w:highlight w:val="white"/>
        </w:rPr>
      </w:pPr>
      <w:r w:rsidRPr="0092263B">
        <w:rPr>
          <w:highlight w:val="white"/>
        </w:rPr>
        <w:t xml:space="preserve">          break;</w:t>
      </w:r>
    </w:p>
    <w:p w14:paraId="5CDF3C1B" w14:textId="77777777" w:rsidR="00CD295E" w:rsidRPr="0092263B" w:rsidRDefault="00CD295E" w:rsidP="0092263B">
      <w:pPr>
        <w:pStyle w:val="Code"/>
        <w:rPr>
          <w:highlight w:val="white"/>
        </w:rPr>
      </w:pPr>
      <w:r w:rsidRPr="0092263B">
        <w:rPr>
          <w:highlight w:val="white"/>
        </w:rPr>
        <w:t xml:space="preserve">        </w:t>
      </w:r>
    </w:p>
    <w:p w14:paraId="7B11B265" w14:textId="77777777" w:rsidR="00CD295E" w:rsidRPr="0092263B" w:rsidRDefault="00CD295E" w:rsidP="0092263B">
      <w:pPr>
        <w:pStyle w:val="Code"/>
        <w:rPr>
          <w:highlight w:val="white"/>
        </w:rPr>
      </w:pPr>
      <w:r w:rsidRPr="0092263B">
        <w:rPr>
          <w:highlight w:val="white"/>
        </w:rPr>
        <w:t xml:space="preserve">        case MiddleOperator.BitwiseXOr:</w:t>
      </w:r>
    </w:p>
    <w:p w14:paraId="70F5BDAE" w14:textId="77777777" w:rsidR="00CD295E" w:rsidRPr="0092263B" w:rsidRDefault="00CD295E" w:rsidP="0092263B">
      <w:pPr>
        <w:pStyle w:val="Code"/>
        <w:rPr>
          <w:highlight w:val="white"/>
        </w:rPr>
      </w:pPr>
      <w:r w:rsidRPr="0092263B">
        <w:rPr>
          <w:highlight w:val="white"/>
        </w:rPr>
        <w:t xml:space="preserve">          resultValue = leftValue ^ rightValue;</w:t>
      </w:r>
    </w:p>
    <w:p w14:paraId="1E7AB91E" w14:textId="77777777" w:rsidR="00CD295E" w:rsidRPr="0092263B" w:rsidRDefault="00CD295E" w:rsidP="0092263B">
      <w:pPr>
        <w:pStyle w:val="Code"/>
        <w:rPr>
          <w:highlight w:val="white"/>
        </w:rPr>
      </w:pPr>
      <w:r w:rsidRPr="0092263B">
        <w:rPr>
          <w:highlight w:val="white"/>
        </w:rPr>
        <w:t xml:space="preserve">          break;</w:t>
      </w:r>
    </w:p>
    <w:p w14:paraId="651C85F1" w14:textId="77777777" w:rsidR="00CD295E" w:rsidRPr="0092263B" w:rsidRDefault="00CD295E" w:rsidP="0092263B">
      <w:pPr>
        <w:pStyle w:val="Code"/>
        <w:rPr>
          <w:highlight w:val="white"/>
        </w:rPr>
      </w:pPr>
      <w:r w:rsidRPr="0092263B">
        <w:rPr>
          <w:highlight w:val="white"/>
        </w:rPr>
        <w:t xml:space="preserve">        </w:t>
      </w:r>
    </w:p>
    <w:p w14:paraId="124B6AC9" w14:textId="77777777" w:rsidR="00CD295E" w:rsidRPr="0092263B" w:rsidRDefault="00CD295E" w:rsidP="0092263B">
      <w:pPr>
        <w:pStyle w:val="Code"/>
        <w:rPr>
          <w:highlight w:val="white"/>
        </w:rPr>
      </w:pPr>
      <w:r w:rsidRPr="0092263B">
        <w:rPr>
          <w:highlight w:val="white"/>
        </w:rPr>
        <w:t xml:space="preserve">        case MiddleOperator.BitwiseAnd:</w:t>
      </w:r>
    </w:p>
    <w:p w14:paraId="724C5AA3" w14:textId="77777777" w:rsidR="00CD295E" w:rsidRPr="0092263B" w:rsidRDefault="00CD295E" w:rsidP="0092263B">
      <w:pPr>
        <w:pStyle w:val="Code"/>
        <w:rPr>
          <w:highlight w:val="white"/>
        </w:rPr>
      </w:pPr>
      <w:r w:rsidRPr="0092263B">
        <w:rPr>
          <w:highlight w:val="white"/>
        </w:rPr>
        <w:t xml:space="preserve">          resultValue = leftValue &amp; rightValue;</w:t>
      </w:r>
    </w:p>
    <w:p w14:paraId="763E1333" w14:textId="77777777" w:rsidR="00CD295E" w:rsidRPr="0092263B" w:rsidRDefault="00CD295E" w:rsidP="0092263B">
      <w:pPr>
        <w:pStyle w:val="Code"/>
        <w:rPr>
          <w:highlight w:val="white"/>
        </w:rPr>
      </w:pPr>
      <w:r w:rsidRPr="0092263B">
        <w:rPr>
          <w:highlight w:val="white"/>
        </w:rPr>
        <w:t xml:space="preserve">          break;</w:t>
      </w:r>
    </w:p>
    <w:p w14:paraId="4673929F" w14:textId="27A50B9D" w:rsidR="00CD295E" w:rsidRPr="0092263B" w:rsidRDefault="00C165DC" w:rsidP="00C165DC">
      <w:pPr>
        <w:rPr>
          <w:highlight w:val="white"/>
        </w:rPr>
      </w:pPr>
      <w:r>
        <w:rPr>
          <w:highlight w:val="white"/>
        </w:rPr>
        <w:t xml:space="preserve">In case of shift operators, we need to type cast the right value from </w:t>
      </w:r>
      <w:r w:rsidRPr="00C165DC">
        <w:rPr>
          <w:rStyle w:val="KeyWord0"/>
          <w:highlight w:val="white"/>
        </w:rPr>
        <w:t>BigInteger</w:t>
      </w:r>
      <w:r>
        <w:rPr>
          <w:highlight w:val="white"/>
        </w:rPr>
        <w:t xml:space="preserve"> to </w:t>
      </w:r>
      <w:r w:rsidRPr="00C165DC">
        <w:rPr>
          <w:rStyle w:val="KeyWord0"/>
          <w:highlight w:val="white"/>
        </w:rPr>
        <w:t>int</w:t>
      </w:r>
      <w:r>
        <w:rPr>
          <w:highlight w:val="white"/>
        </w:rPr>
        <w:t xml:space="preserve">, simply because the </w:t>
      </w:r>
      <w:r w:rsidRPr="002E5C91">
        <w:rPr>
          <w:rStyle w:val="KeyWord0"/>
          <w:highlight w:val="white"/>
        </w:rPr>
        <w:t>BigInteger</w:t>
      </w:r>
      <w:r>
        <w:rPr>
          <w:highlight w:val="white"/>
        </w:rPr>
        <w:t xml:space="preserve"> operations want</w:t>
      </w:r>
      <w:r w:rsidR="002E5C91">
        <w:rPr>
          <w:highlight w:val="white"/>
        </w:rPr>
        <w:t xml:space="preserve"> an integer in those cases.</w:t>
      </w:r>
    </w:p>
    <w:p w14:paraId="5ACCCAC8" w14:textId="77777777" w:rsidR="00CD295E" w:rsidRPr="0092263B" w:rsidRDefault="00CD295E" w:rsidP="0092263B">
      <w:pPr>
        <w:pStyle w:val="Code"/>
        <w:rPr>
          <w:highlight w:val="white"/>
        </w:rPr>
      </w:pPr>
      <w:r w:rsidRPr="0092263B">
        <w:rPr>
          <w:highlight w:val="white"/>
        </w:rPr>
        <w:t xml:space="preserve">        case MiddleOperator.ShiftLeft:</w:t>
      </w:r>
    </w:p>
    <w:p w14:paraId="7D8C3F82" w14:textId="77777777" w:rsidR="00CD295E" w:rsidRPr="0092263B" w:rsidRDefault="00CD295E" w:rsidP="0092263B">
      <w:pPr>
        <w:pStyle w:val="Code"/>
        <w:rPr>
          <w:highlight w:val="white"/>
        </w:rPr>
      </w:pPr>
      <w:r w:rsidRPr="0092263B">
        <w:rPr>
          <w:highlight w:val="white"/>
        </w:rPr>
        <w:t xml:space="preserve">          resultValue = leftValue &lt;&lt; ((int) rightValue);</w:t>
      </w:r>
    </w:p>
    <w:p w14:paraId="086D4ACD" w14:textId="77777777" w:rsidR="00CD295E" w:rsidRPr="0092263B" w:rsidRDefault="00CD295E" w:rsidP="0092263B">
      <w:pPr>
        <w:pStyle w:val="Code"/>
        <w:rPr>
          <w:highlight w:val="white"/>
        </w:rPr>
      </w:pPr>
      <w:r w:rsidRPr="0092263B">
        <w:rPr>
          <w:highlight w:val="white"/>
        </w:rPr>
        <w:t xml:space="preserve">          break;</w:t>
      </w:r>
    </w:p>
    <w:p w14:paraId="63DB5597" w14:textId="77777777" w:rsidR="00CD295E" w:rsidRPr="0092263B" w:rsidRDefault="00CD295E" w:rsidP="0092263B">
      <w:pPr>
        <w:pStyle w:val="Code"/>
        <w:rPr>
          <w:highlight w:val="white"/>
        </w:rPr>
      </w:pPr>
      <w:r w:rsidRPr="0092263B">
        <w:rPr>
          <w:highlight w:val="white"/>
        </w:rPr>
        <w:t xml:space="preserve">        </w:t>
      </w:r>
    </w:p>
    <w:p w14:paraId="706F67C1" w14:textId="77777777" w:rsidR="00CD295E" w:rsidRPr="0092263B" w:rsidRDefault="00CD295E" w:rsidP="0092263B">
      <w:pPr>
        <w:pStyle w:val="Code"/>
        <w:rPr>
          <w:highlight w:val="white"/>
        </w:rPr>
      </w:pPr>
      <w:r w:rsidRPr="0092263B">
        <w:rPr>
          <w:highlight w:val="white"/>
        </w:rPr>
        <w:t xml:space="preserve">        case MiddleOperator.ShiftRight:</w:t>
      </w:r>
    </w:p>
    <w:p w14:paraId="7CEC5883" w14:textId="77777777" w:rsidR="00CD295E" w:rsidRPr="0092263B" w:rsidRDefault="00CD295E" w:rsidP="0092263B">
      <w:pPr>
        <w:pStyle w:val="Code"/>
        <w:rPr>
          <w:highlight w:val="white"/>
        </w:rPr>
      </w:pPr>
      <w:r w:rsidRPr="0092263B">
        <w:rPr>
          <w:highlight w:val="white"/>
        </w:rPr>
        <w:t xml:space="preserve">          resultValue = leftValue &gt;&gt; ((int) rightValue);</w:t>
      </w:r>
    </w:p>
    <w:p w14:paraId="120C8E1B" w14:textId="77777777" w:rsidR="00CD295E" w:rsidRPr="0092263B" w:rsidRDefault="00CD295E" w:rsidP="0092263B">
      <w:pPr>
        <w:pStyle w:val="Code"/>
        <w:rPr>
          <w:highlight w:val="white"/>
        </w:rPr>
      </w:pPr>
      <w:r w:rsidRPr="0092263B">
        <w:rPr>
          <w:highlight w:val="white"/>
        </w:rPr>
        <w:t xml:space="preserve">          break;</w:t>
      </w:r>
    </w:p>
    <w:p w14:paraId="06B466AC" w14:textId="77777777" w:rsidR="00CD295E" w:rsidRPr="0092263B" w:rsidRDefault="00CD295E" w:rsidP="0092263B">
      <w:pPr>
        <w:pStyle w:val="Code"/>
        <w:rPr>
          <w:highlight w:val="white"/>
        </w:rPr>
      </w:pPr>
      <w:r w:rsidRPr="0092263B">
        <w:rPr>
          <w:highlight w:val="white"/>
        </w:rPr>
        <w:t xml:space="preserve">        </w:t>
      </w:r>
    </w:p>
    <w:p w14:paraId="51D38530" w14:textId="77777777" w:rsidR="00CD295E" w:rsidRPr="0092263B" w:rsidRDefault="00CD295E" w:rsidP="0092263B">
      <w:pPr>
        <w:pStyle w:val="Code"/>
        <w:rPr>
          <w:highlight w:val="white"/>
        </w:rPr>
      </w:pPr>
      <w:r w:rsidRPr="0092263B">
        <w:rPr>
          <w:highlight w:val="white"/>
        </w:rPr>
        <w:t xml:space="preserve">      }</w:t>
      </w:r>
    </w:p>
    <w:p w14:paraId="3AA95ED3" w14:textId="385FAB12" w:rsidR="00CD295E" w:rsidRPr="0092263B" w:rsidRDefault="003743EB" w:rsidP="00517C9B">
      <w:pPr>
        <w:rPr>
          <w:highlight w:val="white"/>
        </w:rPr>
      </w:pPr>
      <w:r>
        <w:rPr>
          <w:highlight w:val="white"/>
        </w:rPr>
        <w:t>When we have evaluated the value</w:t>
      </w:r>
      <w:r w:rsidR="00760F0C">
        <w:rPr>
          <w:highlight w:val="white"/>
        </w:rPr>
        <w:t>,</w:t>
      </w:r>
      <w:r>
        <w:rPr>
          <w:highlight w:val="white"/>
        </w:rPr>
        <w:t xml:space="preserve"> </w:t>
      </w:r>
      <w:r w:rsidR="00EB78C9">
        <w:rPr>
          <w:highlight w:val="white"/>
        </w:rPr>
        <w:t xml:space="preserve">we need to find its type, which we </w:t>
      </w:r>
      <w:r w:rsidR="00E546DF">
        <w:rPr>
          <w:highlight w:val="white"/>
        </w:rPr>
        <w:t xml:space="preserve">do by calling the </w:t>
      </w:r>
      <w:r w:rsidR="00E546DF" w:rsidRPr="00E546DF">
        <w:rPr>
          <w:rStyle w:val="KeyWord0"/>
          <w:highlight w:val="white"/>
        </w:rPr>
        <w:t>MaxType</w:t>
      </w:r>
      <w:r w:rsidR="00E546DF">
        <w:rPr>
          <w:highlight w:val="white"/>
        </w:rPr>
        <w:t xml:space="preserve"> method in the </w:t>
      </w:r>
      <w:r w:rsidR="00E546DF" w:rsidRPr="00E546DF">
        <w:rPr>
          <w:rStyle w:val="KeyWord0"/>
          <w:highlight w:val="white"/>
        </w:rPr>
        <w:t>TypeCast</w:t>
      </w:r>
      <w:r w:rsidR="00E546DF">
        <w:rPr>
          <w:highlight w:val="white"/>
        </w:rPr>
        <w:t xml:space="preserve"> class.</w:t>
      </w:r>
    </w:p>
    <w:p w14:paraId="0EA79D12" w14:textId="7C02465D" w:rsidR="00CD295E" w:rsidRDefault="00CD295E" w:rsidP="0092263B">
      <w:pPr>
        <w:pStyle w:val="Code"/>
        <w:rPr>
          <w:highlight w:val="white"/>
        </w:rPr>
      </w:pPr>
      <w:r w:rsidRPr="0092263B">
        <w:rPr>
          <w:highlight w:val="white"/>
        </w:rPr>
        <w:t xml:space="preserve">      Type maxType = TypeCast.MaxType(leftSymbol.Type, rightSymbol.Type);</w:t>
      </w:r>
    </w:p>
    <w:p w14:paraId="7E525A50" w14:textId="356542E6" w:rsidR="00760F0C" w:rsidRPr="0092263B" w:rsidRDefault="00760F0C" w:rsidP="00760F0C">
      <w:pPr>
        <w:rPr>
          <w:highlight w:val="white"/>
        </w:rPr>
      </w:pPr>
      <w:r>
        <w:rPr>
          <w:highlight w:val="white"/>
        </w:rPr>
        <w:t>Finally</w:t>
      </w:r>
      <w:r w:rsidR="004E60EA">
        <w:rPr>
          <w:highlight w:val="white"/>
        </w:rPr>
        <w:t>,</w:t>
      </w:r>
      <w:r>
        <w:rPr>
          <w:highlight w:val="white"/>
        </w:rPr>
        <w:t xml:space="preserve"> we return a symbol holding the maximum type and the resulting value.</w:t>
      </w:r>
    </w:p>
    <w:p w14:paraId="4F417BE7" w14:textId="77777777" w:rsidR="00CD295E" w:rsidRPr="0092263B" w:rsidRDefault="00CD295E" w:rsidP="0092263B">
      <w:pPr>
        <w:pStyle w:val="Code"/>
        <w:rPr>
          <w:highlight w:val="white"/>
        </w:rPr>
      </w:pPr>
      <w:r w:rsidRPr="0092263B">
        <w:rPr>
          <w:highlight w:val="white"/>
        </w:rPr>
        <w:t xml:space="preserve">      return (new Symbol(maxType, resultValue));</w:t>
      </w:r>
    </w:p>
    <w:p w14:paraId="67E39F9D" w14:textId="77777777" w:rsidR="00CD295E" w:rsidRPr="0092263B" w:rsidRDefault="00CD295E" w:rsidP="0092263B">
      <w:pPr>
        <w:pStyle w:val="Code"/>
        <w:rPr>
          <w:highlight w:val="white"/>
        </w:rPr>
      </w:pPr>
      <w:r w:rsidRPr="0092263B">
        <w:rPr>
          <w:highlight w:val="white"/>
        </w:rPr>
        <w:t xml:space="preserve">    }</w:t>
      </w:r>
    </w:p>
    <w:p w14:paraId="226F3A34" w14:textId="2FA030B6" w:rsidR="00CD295E" w:rsidRPr="0092263B" w:rsidRDefault="00BE2C60" w:rsidP="00CA5248">
      <w:pPr>
        <w:rPr>
          <w:highlight w:val="white"/>
        </w:rPr>
      </w:pPr>
      <w:r>
        <w:rPr>
          <w:highlight w:val="white"/>
        </w:rPr>
        <w:t xml:space="preserve">The evaluation of a floating constant expression is simplier than the integral expression, since we </w:t>
      </w:r>
      <w:r w:rsidR="00CA5248">
        <w:rPr>
          <w:highlight w:val="white"/>
        </w:rPr>
        <w:t>do not need to take pointer arithmetic in consideration.</w:t>
      </w:r>
    </w:p>
    <w:p w14:paraId="2018B383" w14:textId="77777777" w:rsidR="00CD295E" w:rsidRPr="0092263B" w:rsidRDefault="00CD295E" w:rsidP="0092263B">
      <w:pPr>
        <w:pStyle w:val="Code"/>
        <w:rPr>
          <w:highlight w:val="white"/>
        </w:rPr>
      </w:pPr>
      <w:r w:rsidRPr="0092263B">
        <w:rPr>
          <w:highlight w:val="white"/>
        </w:rPr>
        <w:t xml:space="preserve">    private static Expression ArithmeticFloating(MiddleOperator middleOp,</w:t>
      </w:r>
    </w:p>
    <w:p w14:paraId="3466C762" w14:textId="77777777" w:rsidR="002E00C1" w:rsidRDefault="00CD295E" w:rsidP="0092263B">
      <w:pPr>
        <w:pStyle w:val="Code"/>
        <w:rPr>
          <w:highlight w:val="white"/>
        </w:rPr>
      </w:pPr>
      <w:r w:rsidRPr="0092263B">
        <w:rPr>
          <w:highlight w:val="white"/>
        </w:rPr>
        <w:t xml:space="preserve">                                                 Expression leftExpression,</w:t>
      </w:r>
    </w:p>
    <w:p w14:paraId="6EAB5B2A" w14:textId="2A1AD518" w:rsidR="00CD295E" w:rsidRPr="0092263B" w:rsidRDefault="002E00C1" w:rsidP="0092263B">
      <w:pPr>
        <w:pStyle w:val="Code"/>
        <w:rPr>
          <w:highlight w:val="white"/>
        </w:rPr>
      </w:pPr>
      <w:r>
        <w:rPr>
          <w:highlight w:val="white"/>
        </w:rPr>
        <w:t xml:space="preserve">                                                </w:t>
      </w:r>
      <w:r w:rsidR="00CD295E" w:rsidRPr="0092263B">
        <w:rPr>
          <w:highlight w:val="white"/>
        </w:rPr>
        <w:t xml:space="preserve"> Expression rightExpression) {</w:t>
      </w:r>
    </w:p>
    <w:p w14:paraId="3ED54B66" w14:textId="77777777" w:rsidR="00CD295E" w:rsidRPr="0092263B" w:rsidRDefault="00CD295E" w:rsidP="0092263B">
      <w:pPr>
        <w:pStyle w:val="Code"/>
        <w:rPr>
          <w:highlight w:val="white"/>
        </w:rPr>
      </w:pPr>
      <w:r w:rsidRPr="0092263B">
        <w:rPr>
          <w:highlight w:val="white"/>
        </w:rPr>
        <w:t xml:space="preserve">      leftExpression = LogicalToFloating(leftExpression);</w:t>
      </w:r>
    </w:p>
    <w:p w14:paraId="17BA6CB0" w14:textId="77777777" w:rsidR="00CD295E" w:rsidRPr="0092263B" w:rsidRDefault="00CD295E" w:rsidP="0092263B">
      <w:pPr>
        <w:pStyle w:val="Code"/>
        <w:rPr>
          <w:highlight w:val="white"/>
        </w:rPr>
      </w:pPr>
      <w:r w:rsidRPr="0092263B">
        <w:rPr>
          <w:highlight w:val="white"/>
        </w:rPr>
        <w:t xml:space="preserve">      rightExpression = LogicalToFloating(rightExpression);</w:t>
      </w:r>
    </w:p>
    <w:p w14:paraId="65E84D3D" w14:textId="77777777" w:rsidR="00CD295E" w:rsidRPr="0092263B" w:rsidRDefault="00CD295E" w:rsidP="0092263B">
      <w:pPr>
        <w:pStyle w:val="Code"/>
        <w:rPr>
          <w:highlight w:val="white"/>
        </w:rPr>
      </w:pPr>
      <w:r w:rsidRPr="0092263B">
        <w:rPr>
          <w:highlight w:val="white"/>
        </w:rPr>
        <w:t xml:space="preserve">      decimal leftValue, rightValue, resultValue = 0;</w:t>
      </w:r>
    </w:p>
    <w:p w14:paraId="1BE80AEF" w14:textId="77777777" w:rsidR="00CD295E" w:rsidRPr="0092263B" w:rsidRDefault="00CD295E" w:rsidP="0092263B">
      <w:pPr>
        <w:pStyle w:val="Code"/>
        <w:rPr>
          <w:highlight w:val="white"/>
        </w:rPr>
      </w:pPr>
    </w:p>
    <w:p w14:paraId="52D905B8" w14:textId="51A83873" w:rsidR="00FF4A26" w:rsidRDefault="00FF4A26" w:rsidP="00FF4A26">
      <w:pPr>
        <w:rPr>
          <w:highlight w:val="white"/>
        </w:rPr>
      </w:pPr>
      <w:r>
        <w:rPr>
          <w:highlight w:val="white"/>
        </w:rPr>
        <w:t xml:space="preserve">The value of each expression can be </w:t>
      </w:r>
      <w:r w:rsidRPr="00FF4A26">
        <w:rPr>
          <w:rStyle w:val="KeyWord0"/>
          <w:highlight w:val="white"/>
        </w:rPr>
        <w:t>BigInteger</w:t>
      </w:r>
      <w:r>
        <w:rPr>
          <w:highlight w:val="white"/>
        </w:rPr>
        <w:t xml:space="preserve"> or </w:t>
      </w:r>
      <w:r w:rsidRPr="00FF4A26">
        <w:rPr>
          <w:rStyle w:val="KeyWord0"/>
          <w:highlight w:val="white"/>
        </w:rPr>
        <w:t>decimal</w:t>
      </w:r>
      <w:r>
        <w:rPr>
          <w:highlight w:val="white"/>
        </w:rPr>
        <w:t xml:space="preserve">. In the case of </w:t>
      </w:r>
      <w:r w:rsidRPr="00FF4A26">
        <w:rPr>
          <w:rStyle w:val="KeyWord0"/>
          <w:highlight w:val="white"/>
        </w:rPr>
        <w:t>BigInteger</w:t>
      </w:r>
      <w:r>
        <w:rPr>
          <w:highlight w:val="white"/>
        </w:rPr>
        <w:t xml:space="preserve">, we first cast the value to </w:t>
      </w:r>
      <w:r w:rsidRPr="00FF4A26">
        <w:rPr>
          <w:rStyle w:val="KeyWord0"/>
          <w:highlight w:val="white"/>
        </w:rPr>
        <w:t>BigInteger</w:t>
      </w:r>
      <w:r>
        <w:rPr>
          <w:highlight w:val="white"/>
        </w:rPr>
        <w:t xml:space="preserve"> and then to </w:t>
      </w:r>
      <w:r w:rsidRPr="00FF4A26">
        <w:rPr>
          <w:rStyle w:val="KeyWord0"/>
          <w:highlight w:val="white"/>
        </w:rPr>
        <w:t>decimal</w:t>
      </w:r>
      <w:r>
        <w:rPr>
          <w:highlight w:val="white"/>
        </w:rPr>
        <w:t>.</w:t>
      </w:r>
    </w:p>
    <w:p w14:paraId="2FF82A46" w14:textId="74B4B036" w:rsidR="00CD295E" w:rsidRPr="0092263B" w:rsidRDefault="00CD295E" w:rsidP="0092263B">
      <w:pPr>
        <w:pStyle w:val="Code"/>
        <w:rPr>
          <w:highlight w:val="white"/>
        </w:rPr>
      </w:pPr>
      <w:r w:rsidRPr="0092263B">
        <w:rPr>
          <w:highlight w:val="white"/>
        </w:rPr>
        <w:t xml:space="preserve">      if (leftExpression.Symbol.</w:t>
      </w:r>
      <w:r w:rsidR="00D63FD4">
        <w:rPr>
          <w:highlight w:val="white"/>
        </w:rPr>
        <w:t>Value is BigInteger</w:t>
      </w:r>
      <w:r w:rsidRPr="0092263B">
        <w:rPr>
          <w:highlight w:val="white"/>
        </w:rPr>
        <w:t>) {</w:t>
      </w:r>
    </w:p>
    <w:p w14:paraId="060F2412" w14:textId="77777777" w:rsidR="000E0C8B" w:rsidRPr="0092263B" w:rsidRDefault="000E0C8B" w:rsidP="000E0C8B">
      <w:pPr>
        <w:pStyle w:val="Code"/>
        <w:rPr>
          <w:highlight w:val="white"/>
        </w:rPr>
      </w:pPr>
      <w:r w:rsidRPr="0092263B">
        <w:rPr>
          <w:highlight w:val="white"/>
        </w:rPr>
        <w:t xml:space="preserve">        leftValue = (decimal) ((BigInteger) leftExpression.Symbol.Value);</w:t>
      </w:r>
    </w:p>
    <w:p w14:paraId="1CF8648A" w14:textId="77777777" w:rsidR="00CD295E" w:rsidRPr="0092263B" w:rsidRDefault="00CD295E" w:rsidP="0092263B">
      <w:pPr>
        <w:pStyle w:val="Code"/>
        <w:rPr>
          <w:highlight w:val="white"/>
        </w:rPr>
      </w:pPr>
      <w:r w:rsidRPr="0092263B">
        <w:rPr>
          <w:highlight w:val="white"/>
        </w:rPr>
        <w:t xml:space="preserve">      }</w:t>
      </w:r>
    </w:p>
    <w:p w14:paraId="0035BDDB" w14:textId="77777777" w:rsidR="00CD295E" w:rsidRPr="0092263B" w:rsidRDefault="00CD295E" w:rsidP="0092263B">
      <w:pPr>
        <w:pStyle w:val="Code"/>
        <w:rPr>
          <w:highlight w:val="white"/>
        </w:rPr>
      </w:pPr>
      <w:r w:rsidRPr="0092263B">
        <w:rPr>
          <w:highlight w:val="white"/>
        </w:rPr>
        <w:t xml:space="preserve">      else {</w:t>
      </w:r>
    </w:p>
    <w:p w14:paraId="05D8EAC4" w14:textId="77777777" w:rsidR="000E0C8B" w:rsidRPr="0092263B" w:rsidRDefault="000E0C8B" w:rsidP="000E0C8B">
      <w:pPr>
        <w:pStyle w:val="Code"/>
        <w:rPr>
          <w:highlight w:val="white"/>
        </w:rPr>
      </w:pPr>
      <w:r w:rsidRPr="0092263B">
        <w:rPr>
          <w:highlight w:val="white"/>
        </w:rPr>
        <w:t xml:space="preserve">        leftValue = (decimal) leftExpression.Symbol.Value;</w:t>
      </w:r>
    </w:p>
    <w:p w14:paraId="14B9D056" w14:textId="77777777" w:rsidR="00CD295E" w:rsidRPr="0092263B" w:rsidRDefault="00CD295E" w:rsidP="0092263B">
      <w:pPr>
        <w:pStyle w:val="Code"/>
        <w:rPr>
          <w:highlight w:val="white"/>
        </w:rPr>
      </w:pPr>
      <w:r w:rsidRPr="0092263B">
        <w:rPr>
          <w:highlight w:val="white"/>
        </w:rPr>
        <w:t xml:space="preserve">      }</w:t>
      </w:r>
    </w:p>
    <w:p w14:paraId="377A2C57" w14:textId="77777777" w:rsidR="00CD295E" w:rsidRPr="0092263B" w:rsidRDefault="00CD295E" w:rsidP="0092263B">
      <w:pPr>
        <w:pStyle w:val="Code"/>
        <w:rPr>
          <w:highlight w:val="white"/>
        </w:rPr>
      </w:pPr>
    </w:p>
    <w:p w14:paraId="6503C8D0" w14:textId="0DFC6148" w:rsidR="00CD295E" w:rsidRPr="0092263B" w:rsidRDefault="00CD295E" w:rsidP="0092263B">
      <w:pPr>
        <w:pStyle w:val="Code"/>
        <w:rPr>
          <w:highlight w:val="white"/>
        </w:rPr>
      </w:pPr>
      <w:r w:rsidRPr="0092263B">
        <w:rPr>
          <w:highlight w:val="white"/>
        </w:rPr>
        <w:t xml:space="preserve">      if (rightExpression.Symbol.</w:t>
      </w:r>
      <w:r w:rsidR="006E32D5">
        <w:rPr>
          <w:highlight w:val="white"/>
        </w:rPr>
        <w:t>Value is BigInteger</w:t>
      </w:r>
      <w:r w:rsidRPr="0092263B">
        <w:rPr>
          <w:highlight w:val="white"/>
        </w:rPr>
        <w:t>) {</w:t>
      </w:r>
    </w:p>
    <w:p w14:paraId="1B4F02A8" w14:textId="77777777" w:rsidR="00035C84" w:rsidRPr="00CD295E" w:rsidRDefault="00035C84" w:rsidP="00035C84">
      <w:pPr>
        <w:pStyle w:val="Code"/>
        <w:rPr>
          <w:highlight w:val="white"/>
        </w:rPr>
      </w:pPr>
      <w:r w:rsidRPr="00CD295E">
        <w:rPr>
          <w:highlight w:val="white"/>
        </w:rPr>
        <w:t xml:space="preserve">        rightValue = (decimal) ((BigInteger) rightExpression.Symbol.Value);</w:t>
      </w:r>
    </w:p>
    <w:p w14:paraId="5AD33C66" w14:textId="77777777" w:rsidR="00CD295E" w:rsidRPr="00CD295E" w:rsidRDefault="00CD295E" w:rsidP="00CD295E">
      <w:pPr>
        <w:pStyle w:val="Code"/>
        <w:rPr>
          <w:highlight w:val="white"/>
        </w:rPr>
      </w:pPr>
      <w:r w:rsidRPr="00CD295E">
        <w:rPr>
          <w:highlight w:val="white"/>
        </w:rPr>
        <w:t xml:space="preserve">      }</w:t>
      </w:r>
    </w:p>
    <w:p w14:paraId="74C10B97" w14:textId="77777777" w:rsidR="00CD295E" w:rsidRPr="00CD295E" w:rsidRDefault="00CD295E" w:rsidP="00CD295E">
      <w:pPr>
        <w:pStyle w:val="Code"/>
        <w:rPr>
          <w:highlight w:val="white"/>
        </w:rPr>
      </w:pPr>
      <w:r w:rsidRPr="00CD295E">
        <w:rPr>
          <w:highlight w:val="white"/>
        </w:rPr>
        <w:t xml:space="preserve">      else {</w:t>
      </w:r>
    </w:p>
    <w:p w14:paraId="5D474D29" w14:textId="77777777" w:rsidR="00035C84" w:rsidRPr="0092263B" w:rsidRDefault="00035C84" w:rsidP="00035C84">
      <w:pPr>
        <w:pStyle w:val="Code"/>
        <w:rPr>
          <w:highlight w:val="white"/>
        </w:rPr>
      </w:pPr>
      <w:r w:rsidRPr="0092263B">
        <w:rPr>
          <w:highlight w:val="white"/>
        </w:rPr>
        <w:t xml:space="preserve">        rightValue = (decimal) rightExpression.Symbol.Value;</w:t>
      </w:r>
    </w:p>
    <w:p w14:paraId="22E29BE0" w14:textId="77777777" w:rsidR="00CD295E" w:rsidRPr="00CD295E" w:rsidRDefault="00CD295E" w:rsidP="00CD295E">
      <w:pPr>
        <w:pStyle w:val="Code"/>
        <w:rPr>
          <w:highlight w:val="white"/>
        </w:rPr>
      </w:pPr>
      <w:r w:rsidRPr="00CD295E">
        <w:rPr>
          <w:highlight w:val="white"/>
        </w:rPr>
        <w:t xml:space="preserve">      }</w:t>
      </w:r>
    </w:p>
    <w:p w14:paraId="6A82AB9A" w14:textId="06E2BFFB" w:rsidR="00CD295E" w:rsidRPr="00CD295E" w:rsidRDefault="007F19D4" w:rsidP="007F19D4">
      <w:pPr>
        <w:rPr>
          <w:highlight w:val="white"/>
        </w:rPr>
      </w:pPr>
      <w:r>
        <w:rPr>
          <w:highlight w:val="white"/>
        </w:rPr>
        <w:t xml:space="preserve">Since the values are object of the </w:t>
      </w:r>
      <w:r w:rsidRPr="00FC0BFB">
        <w:rPr>
          <w:rStyle w:val="KeyWord0"/>
          <w:highlight w:val="white"/>
        </w:rPr>
        <w:t>decimal</w:t>
      </w:r>
      <w:r>
        <w:rPr>
          <w:highlight w:val="white"/>
        </w:rPr>
        <w:t xml:space="preserve"> class, we can user the regular operators.</w:t>
      </w:r>
    </w:p>
    <w:p w14:paraId="31FE1ADF" w14:textId="77777777" w:rsidR="00CD295E" w:rsidRPr="00CD295E" w:rsidRDefault="00CD295E" w:rsidP="00CD295E">
      <w:pPr>
        <w:pStyle w:val="Code"/>
        <w:rPr>
          <w:highlight w:val="white"/>
        </w:rPr>
      </w:pPr>
      <w:r w:rsidRPr="00CD295E">
        <w:rPr>
          <w:highlight w:val="white"/>
        </w:rPr>
        <w:t xml:space="preserve">      switch (middleOp) {</w:t>
      </w:r>
    </w:p>
    <w:p w14:paraId="7C59B460" w14:textId="77777777" w:rsidR="00CD295E" w:rsidRPr="00CD295E" w:rsidRDefault="00CD295E" w:rsidP="00CD295E">
      <w:pPr>
        <w:pStyle w:val="Code"/>
        <w:rPr>
          <w:highlight w:val="white"/>
        </w:rPr>
      </w:pPr>
      <w:r w:rsidRPr="00CD295E">
        <w:rPr>
          <w:highlight w:val="white"/>
        </w:rPr>
        <w:t xml:space="preserve">        case MiddleOperator.BinaryAdd:</w:t>
      </w:r>
    </w:p>
    <w:p w14:paraId="1869BF23" w14:textId="77777777" w:rsidR="00CD295E" w:rsidRPr="00CD295E" w:rsidRDefault="00CD295E" w:rsidP="00CD295E">
      <w:pPr>
        <w:pStyle w:val="Code"/>
        <w:rPr>
          <w:highlight w:val="white"/>
        </w:rPr>
      </w:pPr>
      <w:r w:rsidRPr="00CD295E">
        <w:rPr>
          <w:highlight w:val="white"/>
        </w:rPr>
        <w:t xml:space="preserve">          resultValue = leftValue + rightValue;</w:t>
      </w:r>
    </w:p>
    <w:p w14:paraId="2BD669B9" w14:textId="77777777" w:rsidR="00CD295E" w:rsidRPr="00CD295E" w:rsidRDefault="00CD295E" w:rsidP="00CD295E">
      <w:pPr>
        <w:pStyle w:val="Code"/>
        <w:rPr>
          <w:highlight w:val="white"/>
        </w:rPr>
      </w:pPr>
      <w:r w:rsidRPr="00CD295E">
        <w:rPr>
          <w:highlight w:val="white"/>
        </w:rPr>
        <w:t xml:space="preserve">          break;</w:t>
      </w:r>
    </w:p>
    <w:p w14:paraId="5BA2A709" w14:textId="77777777" w:rsidR="00CD295E" w:rsidRPr="00CD295E" w:rsidRDefault="00CD295E" w:rsidP="00CD295E">
      <w:pPr>
        <w:pStyle w:val="Code"/>
        <w:rPr>
          <w:highlight w:val="white"/>
        </w:rPr>
      </w:pPr>
      <w:r w:rsidRPr="00CD295E">
        <w:rPr>
          <w:highlight w:val="white"/>
        </w:rPr>
        <w:t xml:space="preserve">        </w:t>
      </w:r>
    </w:p>
    <w:p w14:paraId="09EEF364" w14:textId="77777777" w:rsidR="00CD295E" w:rsidRPr="00CD295E" w:rsidRDefault="00CD295E" w:rsidP="00CD295E">
      <w:pPr>
        <w:pStyle w:val="Code"/>
        <w:rPr>
          <w:highlight w:val="white"/>
        </w:rPr>
      </w:pPr>
      <w:r w:rsidRPr="00CD295E">
        <w:rPr>
          <w:highlight w:val="white"/>
        </w:rPr>
        <w:t xml:space="preserve">        case MiddleOperator.BinarySubtract:</w:t>
      </w:r>
    </w:p>
    <w:p w14:paraId="2EFC051E" w14:textId="77777777" w:rsidR="00CD295E" w:rsidRPr="00CD295E" w:rsidRDefault="00CD295E" w:rsidP="00CD295E">
      <w:pPr>
        <w:pStyle w:val="Code"/>
        <w:rPr>
          <w:highlight w:val="white"/>
        </w:rPr>
      </w:pPr>
      <w:r w:rsidRPr="00CD295E">
        <w:rPr>
          <w:highlight w:val="white"/>
        </w:rPr>
        <w:t xml:space="preserve">          resultValue = leftValue - rightValue;</w:t>
      </w:r>
    </w:p>
    <w:p w14:paraId="155D15CF" w14:textId="77777777" w:rsidR="00CD295E" w:rsidRPr="00CD295E" w:rsidRDefault="00CD295E" w:rsidP="00CD295E">
      <w:pPr>
        <w:pStyle w:val="Code"/>
        <w:rPr>
          <w:highlight w:val="white"/>
        </w:rPr>
      </w:pPr>
      <w:r w:rsidRPr="00CD295E">
        <w:rPr>
          <w:highlight w:val="white"/>
        </w:rPr>
        <w:t xml:space="preserve">          break;</w:t>
      </w:r>
    </w:p>
    <w:p w14:paraId="2F1A6BBC" w14:textId="77777777" w:rsidR="00CD295E" w:rsidRPr="00CD295E" w:rsidRDefault="00CD295E" w:rsidP="00CD295E">
      <w:pPr>
        <w:pStyle w:val="Code"/>
        <w:rPr>
          <w:highlight w:val="white"/>
        </w:rPr>
      </w:pPr>
      <w:r w:rsidRPr="00CD295E">
        <w:rPr>
          <w:highlight w:val="white"/>
        </w:rPr>
        <w:t xml:space="preserve">        </w:t>
      </w:r>
    </w:p>
    <w:p w14:paraId="23A3D45B" w14:textId="77777777" w:rsidR="00CD295E" w:rsidRPr="00CD295E" w:rsidRDefault="00CD295E" w:rsidP="00CD295E">
      <w:pPr>
        <w:pStyle w:val="Code"/>
        <w:rPr>
          <w:highlight w:val="white"/>
        </w:rPr>
      </w:pPr>
      <w:r w:rsidRPr="00CD295E">
        <w:rPr>
          <w:highlight w:val="white"/>
        </w:rPr>
        <w:t xml:space="preserve">        case MiddleOperator.SignedMultiply:</w:t>
      </w:r>
    </w:p>
    <w:p w14:paraId="5F165E5B" w14:textId="77777777" w:rsidR="00CD295E" w:rsidRPr="00CD295E" w:rsidRDefault="00CD295E" w:rsidP="00CD295E">
      <w:pPr>
        <w:pStyle w:val="Code"/>
        <w:rPr>
          <w:highlight w:val="white"/>
        </w:rPr>
      </w:pPr>
      <w:r w:rsidRPr="00CD295E">
        <w:rPr>
          <w:highlight w:val="white"/>
        </w:rPr>
        <w:t xml:space="preserve">          resultValue = leftValue * rightValue;</w:t>
      </w:r>
    </w:p>
    <w:p w14:paraId="782EA4D8" w14:textId="77777777" w:rsidR="00CD295E" w:rsidRPr="00CD295E" w:rsidRDefault="00CD295E" w:rsidP="00CD295E">
      <w:pPr>
        <w:pStyle w:val="Code"/>
        <w:rPr>
          <w:highlight w:val="white"/>
        </w:rPr>
      </w:pPr>
      <w:r w:rsidRPr="00CD295E">
        <w:rPr>
          <w:highlight w:val="white"/>
        </w:rPr>
        <w:t xml:space="preserve">          break;</w:t>
      </w:r>
    </w:p>
    <w:p w14:paraId="3076DFDE" w14:textId="77777777" w:rsidR="00CD295E" w:rsidRPr="00CD295E" w:rsidRDefault="00CD295E" w:rsidP="00CD295E">
      <w:pPr>
        <w:pStyle w:val="Code"/>
        <w:rPr>
          <w:highlight w:val="white"/>
        </w:rPr>
      </w:pPr>
      <w:r w:rsidRPr="00CD295E">
        <w:rPr>
          <w:highlight w:val="white"/>
        </w:rPr>
        <w:t xml:space="preserve">        </w:t>
      </w:r>
    </w:p>
    <w:p w14:paraId="5B77029E" w14:textId="77777777" w:rsidR="00CD295E" w:rsidRPr="00CD295E" w:rsidRDefault="00CD295E" w:rsidP="00CD295E">
      <w:pPr>
        <w:pStyle w:val="Code"/>
        <w:rPr>
          <w:highlight w:val="white"/>
        </w:rPr>
      </w:pPr>
      <w:r w:rsidRPr="00CD295E">
        <w:rPr>
          <w:highlight w:val="white"/>
        </w:rPr>
        <w:t xml:space="preserve">        case MiddleOperator.SignedDivide:</w:t>
      </w:r>
    </w:p>
    <w:p w14:paraId="7FAC3F5C" w14:textId="77777777" w:rsidR="00CD295E" w:rsidRPr="00CD295E" w:rsidRDefault="00CD295E" w:rsidP="00CD295E">
      <w:pPr>
        <w:pStyle w:val="Code"/>
        <w:rPr>
          <w:highlight w:val="white"/>
        </w:rPr>
      </w:pPr>
      <w:r w:rsidRPr="00CD295E">
        <w:rPr>
          <w:highlight w:val="white"/>
        </w:rPr>
        <w:t xml:space="preserve">          resultValue = leftValue / rightValue;</w:t>
      </w:r>
    </w:p>
    <w:p w14:paraId="0E07B612" w14:textId="77777777" w:rsidR="00CD295E" w:rsidRPr="00CD295E" w:rsidRDefault="00CD295E" w:rsidP="00CD295E">
      <w:pPr>
        <w:pStyle w:val="Code"/>
        <w:rPr>
          <w:highlight w:val="white"/>
        </w:rPr>
      </w:pPr>
      <w:r w:rsidRPr="00CD295E">
        <w:rPr>
          <w:highlight w:val="white"/>
        </w:rPr>
        <w:t xml:space="preserve">          break;</w:t>
      </w:r>
    </w:p>
    <w:p w14:paraId="58E07793" w14:textId="77777777" w:rsidR="00CD295E" w:rsidRPr="00CD295E" w:rsidRDefault="00CD295E" w:rsidP="00CD295E">
      <w:pPr>
        <w:pStyle w:val="Code"/>
        <w:rPr>
          <w:highlight w:val="white"/>
        </w:rPr>
      </w:pPr>
      <w:r w:rsidRPr="00CD295E">
        <w:rPr>
          <w:highlight w:val="white"/>
        </w:rPr>
        <w:t xml:space="preserve">      }</w:t>
      </w:r>
    </w:p>
    <w:p w14:paraId="36583498" w14:textId="0A6B562C" w:rsidR="00CD295E" w:rsidRPr="00CD295E" w:rsidRDefault="008C12A0" w:rsidP="00820FA5">
      <w:pPr>
        <w:rPr>
          <w:highlight w:val="white"/>
        </w:rPr>
      </w:pPr>
      <w:r>
        <w:rPr>
          <w:highlight w:val="white"/>
        </w:rPr>
        <w:t>When we have evaluated the value</w:t>
      </w:r>
      <w:r w:rsidR="003A5DE9">
        <w:rPr>
          <w:highlight w:val="white"/>
        </w:rPr>
        <w:t>,</w:t>
      </w:r>
      <w:r>
        <w:rPr>
          <w:highlight w:val="white"/>
        </w:rPr>
        <w:t xml:space="preserve"> we must decide its type, which we do by calling</w:t>
      </w:r>
      <w:r w:rsidR="00820FA5">
        <w:rPr>
          <w:highlight w:val="white"/>
        </w:rPr>
        <w:t xml:space="preserve"> the </w:t>
      </w:r>
      <w:r w:rsidR="00820FA5" w:rsidRPr="00820FA5">
        <w:rPr>
          <w:rStyle w:val="KeyWord0"/>
          <w:highlight w:val="white"/>
        </w:rPr>
        <w:t>MaxType</w:t>
      </w:r>
      <w:r w:rsidR="00820FA5">
        <w:rPr>
          <w:highlight w:val="white"/>
        </w:rPr>
        <w:t xml:space="preserve"> method in the </w:t>
      </w:r>
      <w:r w:rsidR="00820FA5" w:rsidRPr="00820FA5">
        <w:rPr>
          <w:rStyle w:val="KeyWord0"/>
          <w:highlight w:val="white"/>
        </w:rPr>
        <w:t>TypeCast</w:t>
      </w:r>
      <w:r w:rsidR="00820FA5">
        <w:rPr>
          <w:highlight w:val="white"/>
        </w:rPr>
        <w:t xml:space="preserve"> class.</w:t>
      </w:r>
    </w:p>
    <w:p w14:paraId="21CF6D9B" w14:textId="77777777" w:rsidR="002E00C1" w:rsidRDefault="00CD295E" w:rsidP="00CD295E">
      <w:pPr>
        <w:pStyle w:val="Code"/>
        <w:rPr>
          <w:highlight w:val="white"/>
        </w:rPr>
      </w:pPr>
      <w:r w:rsidRPr="00CD295E">
        <w:rPr>
          <w:highlight w:val="white"/>
        </w:rPr>
        <w:t xml:space="preserve">      Type maxType = TypeCast.MaxType(leftExpression.Symbol.Type,</w:t>
      </w:r>
    </w:p>
    <w:p w14:paraId="70E67E29" w14:textId="713969F4" w:rsidR="00CD295E" w:rsidRDefault="002E00C1" w:rsidP="00CD295E">
      <w:pPr>
        <w:pStyle w:val="Code"/>
        <w:rPr>
          <w:highlight w:val="white"/>
        </w:rPr>
      </w:pPr>
      <w:r>
        <w:rPr>
          <w:highlight w:val="white"/>
        </w:rPr>
        <w:t xml:space="preserve">                                     </w:t>
      </w:r>
      <w:r w:rsidR="00CD295E" w:rsidRPr="00CD295E">
        <w:rPr>
          <w:highlight w:val="white"/>
        </w:rPr>
        <w:t xml:space="preserve"> rightExpression.Symbol.Type);</w:t>
      </w:r>
    </w:p>
    <w:p w14:paraId="42A29F24" w14:textId="0B3D0422" w:rsidR="000F2FA4" w:rsidRPr="00CD295E" w:rsidRDefault="000F2FA4" w:rsidP="000F2FA4">
      <w:pPr>
        <w:rPr>
          <w:highlight w:val="white"/>
        </w:rPr>
      </w:pPr>
      <w:r>
        <w:rPr>
          <w:highlight w:val="white"/>
        </w:rPr>
        <w:t>The final symbol is a symbol with the maximum type and resulting value.</w:t>
      </w:r>
    </w:p>
    <w:p w14:paraId="5582EE05" w14:textId="250E1ACC" w:rsidR="00CD295E" w:rsidRDefault="00CD295E" w:rsidP="00CD295E">
      <w:pPr>
        <w:pStyle w:val="Code"/>
        <w:rPr>
          <w:highlight w:val="white"/>
        </w:rPr>
      </w:pPr>
      <w:r w:rsidRPr="00CD295E">
        <w:rPr>
          <w:highlight w:val="white"/>
        </w:rPr>
        <w:t xml:space="preserve">      Symbol resultSymbol = new Symbol(maxType, resultValue);</w:t>
      </w:r>
    </w:p>
    <w:p w14:paraId="2926BC15" w14:textId="23489875" w:rsidR="00821169" w:rsidRPr="00CD295E" w:rsidRDefault="00821169" w:rsidP="00280429">
      <w:pPr>
        <w:rPr>
          <w:highlight w:val="white"/>
        </w:rPr>
      </w:pPr>
      <w:r>
        <w:rPr>
          <w:highlight w:val="white"/>
        </w:rPr>
        <w:t>In the floating evaluation case</w:t>
      </w:r>
      <w:r w:rsidR="00B612FD">
        <w:rPr>
          <w:highlight w:val="white"/>
        </w:rPr>
        <w:t>,</w:t>
      </w:r>
      <w:r>
        <w:rPr>
          <w:highlight w:val="white"/>
        </w:rPr>
        <w:t xml:space="preserve"> we need to push the resulting value to the floating value stack.</w:t>
      </w:r>
    </w:p>
    <w:p w14:paraId="182F66C8" w14:textId="29F55DE7"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41CE1635" w14:textId="7FD755DD" w:rsidR="002E00C1" w:rsidRDefault="00CD295E" w:rsidP="00CD295E">
      <w:pPr>
        <w:pStyle w:val="Code"/>
        <w:rPr>
          <w:highlight w:val="white"/>
        </w:rPr>
      </w:pPr>
      <w:r w:rsidRPr="00CD295E">
        <w:rPr>
          <w:highlight w:val="white"/>
        </w:rPr>
        <w:t xml:space="preserve">      MiddleCodeGenerator.AddMiddleCode(</w:t>
      </w:r>
      <w:r w:rsidR="008366EA">
        <w:rPr>
          <w:highlight w:val="white"/>
        </w:rPr>
        <w:t>longList</w:t>
      </w:r>
      <w:r w:rsidRPr="00CD295E">
        <w:rPr>
          <w:highlight w:val="white"/>
        </w:rPr>
        <w:t>, MiddleOperator.PushFloat,</w:t>
      </w:r>
    </w:p>
    <w:p w14:paraId="6D86BCE7" w14:textId="10103B1C" w:rsidR="00CD295E" w:rsidRDefault="002E00C1" w:rsidP="00CD295E">
      <w:pPr>
        <w:pStyle w:val="Code"/>
        <w:rPr>
          <w:highlight w:val="white"/>
        </w:rPr>
      </w:pPr>
      <w:r>
        <w:rPr>
          <w:highlight w:val="white"/>
        </w:rPr>
        <w:t xml:space="preserve">                                       </w:t>
      </w:r>
      <w:r w:rsidR="00CD295E" w:rsidRPr="00CD295E">
        <w:rPr>
          <w:highlight w:val="white"/>
        </w:rPr>
        <w:t xml:space="preserve"> resultSymbol);</w:t>
      </w:r>
    </w:p>
    <w:p w14:paraId="59B86727" w14:textId="1BFAF6A2" w:rsidR="0025564A" w:rsidRPr="00CD295E" w:rsidRDefault="0025564A" w:rsidP="0025564A">
      <w:pPr>
        <w:rPr>
          <w:highlight w:val="white"/>
        </w:rPr>
      </w:pPr>
      <w:r>
        <w:rPr>
          <w:highlight w:val="white"/>
        </w:rPr>
        <w:t>The final expression has no short list, and the long list hold the stack pushing instruction only.</w:t>
      </w:r>
    </w:p>
    <w:p w14:paraId="6509D73D" w14:textId="1675239D" w:rsidR="00CD295E" w:rsidRPr="00CD295E" w:rsidRDefault="00CD295E" w:rsidP="00CD295E">
      <w:pPr>
        <w:pStyle w:val="Code"/>
        <w:rPr>
          <w:highlight w:val="white"/>
        </w:rPr>
      </w:pPr>
      <w:r w:rsidRPr="00CD295E">
        <w:rPr>
          <w:highlight w:val="white"/>
        </w:rPr>
        <w:t xml:space="preserve">      return (new Expression(resultSymbol, null, </w:t>
      </w:r>
      <w:r w:rsidR="008366EA">
        <w:rPr>
          <w:highlight w:val="white"/>
        </w:rPr>
        <w:t>longList</w:t>
      </w:r>
      <w:r w:rsidRPr="00CD295E">
        <w:rPr>
          <w:highlight w:val="white"/>
        </w:rPr>
        <w:t>));</w:t>
      </w:r>
    </w:p>
    <w:p w14:paraId="45931999" w14:textId="77777777" w:rsidR="00CD295E" w:rsidRPr="00CD295E" w:rsidRDefault="00CD295E" w:rsidP="00CD295E">
      <w:pPr>
        <w:pStyle w:val="Code"/>
        <w:rPr>
          <w:highlight w:val="white"/>
        </w:rPr>
      </w:pPr>
      <w:r w:rsidRPr="00CD295E">
        <w:rPr>
          <w:highlight w:val="white"/>
        </w:rPr>
        <w:t xml:space="preserve">    }</w:t>
      </w:r>
    </w:p>
    <w:p w14:paraId="3749E5A3" w14:textId="4C6565F1" w:rsidR="00CD295E" w:rsidRPr="00CD295E" w:rsidRDefault="007A565C" w:rsidP="00CD6DB7">
      <w:pPr>
        <w:rPr>
          <w:highlight w:val="white"/>
        </w:rPr>
      </w:pPr>
      <w:r>
        <w:rPr>
          <w:highlight w:val="white"/>
        </w:rPr>
        <w:t xml:space="preserve">The </w:t>
      </w:r>
      <w:r w:rsidRPr="00CD6DB7">
        <w:rPr>
          <w:rStyle w:val="KeyWord0"/>
          <w:highlight w:val="white"/>
        </w:rPr>
        <w:t>LogicalNot</w:t>
      </w:r>
      <w:r>
        <w:rPr>
          <w:highlight w:val="white"/>
        </w:rPr>
        <w:t xml:space="preserve"> method </w:t>
      </w:r>
      <w:r w:rsidR="00CD6DB7">
        <w:rPr>
          <w:highlight w:val="white"/>
        </w:rPr>
        <w:t xml:space="preserve">evaluates the logical invers of the </w:t>
      </w:r>
      <w:r w:rsidR="00FD45A1">
        <w:rPr>
          <w:highlight w:val="white"/>
        </w:rPr>
        <w:t>expression if</w:t>
      </w:r>
      <w:r w:rsidR="00CD6DB7">
        <w:rPr>
          <w:highlight w:val="white"/>
        </w:rPr>
        <w:t xml:space="preserve"> it is constant.</w:t>
      </w:r>
    </w:p>
    <w:p w14:paraId="05C8627A" w14:textId="77777777" w:rsidR="00D82885" w:rsidRPr="00CD295E" w:rsidRDefault="00D82885" w:rsidP="00D82885">
      <w:pPr>
        <w:pStyle w:val="Code"/>
        <w:rPr>
          <w:highlight w:val="white"/>
        </w:rPr>
      </w:pPr>
      <w:r w:rsidRPr="00CD295E">
        <w:rPr>
          <w:highlight w:val="white"/>
        </w:rPr>
        <w:lastRenderedPageBreak/>
        <w:t xml:space="preserve">    public static Expression LogicalNot(Expression expression) {</w:t>
      </w:r>
    </w:p>
    <w:p w14:paraId="737693D8" w14:textId="77777777" w:rsidR="00D82885" w:rsidRPr="00CD295E" w:rsidRDefault="00D82885" w:rsidP="00D82885">
      <w:pPr>
        <w:pStyle w:val="Code"/>
        <w:rPr>
          <w:highlight w:val="white"/>
        </w:rPr>
      </w:pPr>
      <w:r w:rsidRPr="00CD295E">
        <w:rPr>
          <w:highlight w:val="white"/>
        </w:rPr>
        <w:t xml:space="preserve">      if (IsConstant(expression)) {</w:t>
      </w:r>
    </w:p>
    <w:p w14:paraId="2712C825" w14:textId="6A33D3C3" w:rsidR="00D82885" w:rsidRDefault="00D82885" w:rsidP="00D82885">
      <w:pPr>
        <w:pStyle w:val="Code"/>
        <w:rPr>
          <w:highlight w:val="white"/>
        </w:rPr>
      </w:pPr>
      <w:r w:rsidRPr="00CD295E">
        <w:rPr>
          <w:highlight w:val="white"/>
        </w:rPr>
        <w:t xml:space="preserve">        expression = ToLogical(expression);</w:t>
      </w:r>
    </w:p>
    <w:p w14:paraId="614FD181" w14:textId="1DF0D2F4" w:rsidR="00276390" w:rsidRPr="00CD295E" w:rsidRDefault="007D5FC3" w:rsidP="007D5FC3">
      <w:pPr>
        <w:rPr>
          <w:highlight w:val="white"/>
        </w:rPr>
      </w:pPr>
      <w:r>
        <w:rPr>
          <w:highlight w:val="white"/>
        </w:rPr>
        <w:t xml:space="preserve">The resulting symbol is simply the </w:t>
      </w:r>
      <w:r w:rsidR="009421B7">
        <w:rPr>
          <w:highlight w:val="white"/>
        </w:rPr>
        <w:t>original</w:t>
      </w:r>
      <w:r>
        <w:rPr>
          <w:highlight w:val="white"/>
        </w:rPr>
        <w:t xml:space="preserve"> symbol with its true set and false set swapped.</w:t>
      </w:r>
      <w:r w:rsidR="00276390">
        <w:rPr>
          <w:highlight w:val="white"/>
        </w:rPr>
        <w:t xml:space="preserve">        </w:t>
      </w:r>
    </w:p>
    <w:p w14:paraId="055C6363" w14:textId="38A4109E" w:rsidR="00276390" w:rsidRDefault="00D82885" w:rsidP="00276390">
      <w:pPr>
        <w:pStyle w:val="Code"/>
        <w:rPr>
          <w:highlight w:val="white"/>
        </w:rPr>
      </w:pPr>
      <w:r>
        <w:rPr>
          <w:highlight w:val="white"/>
        </w:rPr>
        <w:t xml:space="preserve">  </w:t>
      </w:r>
      <w:r w:rsidRPr="0092263B">
        <w:rPr>
          <w:highlight w:val="white"/>
        </w:rPr>
        <w:t xml:space="preserve">      Symbol </w:t>
      </w:r>
      <w:r>
        <w:rPr>
          <w:highlight w:val="white"/>
        </w:rPr>
        <w:t>resultSymbol</w:t>
      </w:r>
      <w:r w:rsidRPr="0092263B">
        <w:rPr>
          <w:highlight w:val="white"/>
        </w:rPr>
        <w:t xml:space="preserve"> = new Symbol(</w:t>
      </w:r>
      <w:r w:rsidR="00276390">
        <w:rPr>
          <w:highlight w:val="white"/>
        </w:rPr>
        <w:t>expression.Symbol.FalseSet,</w:t>
      </w:r>
    </w:p>
    <w:p w14:paraId="09003B7F" w14:textId="12FEC448" w:rsidR="00D82885" w:rsidRPr="0092263B" w:rsidRDefault="00276390" w:rsidP="006D519D">
      <w:pPr>
        <w:pStyle w:val="Code"/>
        <w:rPr>
          <w:highlight w:val="white"/>
        </w:rPr>
      </w:pPr>
      <w:r>
        <w:rPr>
          <w:highlight w:val="white"/>
        </w:rPr>
        <w:t xml:space="preserve">                                         expression.Symbol.TrueSet</w:t>
      </w:r>
      <w:r w:rsidR="006D519D">
        <w:rPr>
          <w:highlight w:val="white"/>
        </w:rPr>
        <w:t>);</w:t>
      </w:r>
    </w:p>
    <w:p w14:paraId="68F73939" w14:textId="7B383DC7" w:rsidR="00D82885" w:rsidRPr="00CD295E" w:rsidRDefault="00D82885" w:rsidP="00084F0F">
      <w:pPr>
        <w:pStyle w:val="Code"/>
        <w:rPr>
          <w:highlight w:val="white"/>
        </w:rPr>
      </w:pPr>
      <w:r w:rsidRPr="00CD295E">
        <w:rPr>
          <w:highlight w:val="white"/>
        </w:rPr>
        <w:t xml:space="preserve">        return (new Expression(</w:t>
      </w:r>
      <w:r w:rsidR="00AF71C2">
        <w:rPr>
          <w:highlight w:val="white"/>
        </w:rPr>
        <w:t>resultS</w:t>
      </w:r>
      <w:r w:rsidRPr="00CD295E">
        <w:rPr>
          <w:highlight w:val="white"/>
        </w:rPr>
        <w:t xml:space="preserve">ymbol, </w:t>
      </w:r>
      <w:r w:rsidR="00084F0F">
        <w:rPr>
          <w:highlight w:val="white"/>
        </w:rPr>
        <w:t xml:space="preserve">null, </w:t>
      </w:r>
      <w:r w:rsidR="00346521">
        <w:rPr>
          <w:highlight w:val="white"/>
        </w:rPr>
        <w:t>expression.</w:t>
      </w:r>
      <w:r w:rsidR="009421B7">
        <w:rPr>
          <w:highlight w:val="white"/>
        </w:rPr>
        <w:t>L</w:t>
      </w:r>
      <w:r w:rsidR="00346521">
        <w:rPr>
          <w:highlight w:val="white"/>
        </w:rPr>
        <w:t>ongList</w:t>
      </w:r>
      <w:r w:rsidRPr="00CD295E">
        <w:rPr>
          <w:highlight w:val="white"/>
        </w:rPr>
        <w:t>));</w:t>
      </w:r>
    </w:p>
    <w:p w14:paraId="7AD3D034" w14:textId="20AF8C51" w:rsidR="00D82885" w:rsidRDefault="00D82885" w:rsidP="00CD295E">
      <w:pPr>
        <w:pStyle w:val="Code"/>
        <w:rPr>
          <w:highlight w:val="white"/>
        </w:rPr>
      </w:pPr>
      <w:r w:rsidRPr="00CD295E">
        <w:rPr>
          <w:highlight w:val="white"/>
        </w:rPr>
        <w:t xml:space="preserve">      }</w:t>
      </w:r>
    </w:p>
    <w:p w14:paraId="0A6F0E62" w14:textId="77777777" w:rsidR="002A6710" w:rsidRPr="00CD295E" w:rsidRDefault="002A6710" w:rsidP="002A6710">
      <w:pPr>
        <w:pStyle w:val="Code"/>
        <w:rPr>
          <w:highlight w:val="white"/>
        </w:rPr>
      </w:pPr>
    </w:p>
    <w:p w14:paraId="618781B1" w14:textId="77777777" w:rsidR="002A6710" w:rsidRPr="00CD295E" w:rsidRDefault="002A6710" w:rsidP="002A6710">
      <w:pPr>
        <w:pStyle w:val="Code"/>
        <w:rPr>
          <w:highlight w:val="white"/>
        </w:rPr>
      </w:pPr>
      <w:r w:rsidRPr="00CD295E">
        <w:rPr>
          <w:highlight w:val="white"/>
        </w:rPr>
        <w:t xml:space="preserve">      return null;</w:t>
      </w:r>
    </w:p>
    <w:p w14:paraId="26875711" w14:textId="77777777" w:rsidR="002A6710" w:rsidRPr="00CD295E" w:rsidRDefault="002A6710" w:rsidP="002A6710">
      <w:pPr>
        <w:pStyle w:val="Code"/>
        <w:rPr>
          <w:highlight w:val="white"/>
        </w:rPr>
      </w:pPr>
      <w:r w:rsidRPr="00CD295E">
        <w:rPr>
          <w:highlight w:val="white"/>
        </w:rPr>
        <w:t xml:space="preserve">    }</w:t>
      </w:r>
    </w:p>
    <w:p w14:paraId="327F2369" w14:textId="7E8037AC" w:rsidR="002D2125" w:rsidRDefault="00FD45A1" w:rsidP="002D2125">
      <w:pPr>
        <w:rPr>
          <w:highlight w:val="white"/>
        </w:rPr>
      </w:pPr>
      <w:r>
        <w:rPr>
          <w:highlight w:val="white"/>
        </w:rPr>
        <w:t xml:space="preserve">The </w:t>
      </w:r>
      <w:r w:rsidRPr="00A92471">
        <w:rPr>
          <w:rStyle w:val="KeyWord0"/>
          <w:highlight w:val="white"/>
        </w:rPr>
        <w:t>Arithmetic</w:t>
      </w:r>
      <w:r>
        <w:rPr>
          <w:highlight w:val="white"/>
        </w:rPr>
        <w:t xml:space="preserve"> method</w:t>
      </w:r>
      <w:r w:rsidR="004D6611">
        <w:rPr>
          <w:highlight w:val="white"/>
        </w:rPr>
        <w:t xml:space="preserve"> performs a unary arithmetic operation on a constant expression.</w:t>
      </w:r>
      <w:r w:rsidR="006C657A">
        <w:rPr>
          <w:highlight w:val="white"/>
        </w:rPr>
        <w:t xml:space="preserve"> If the expression is constant and </w:t>
      </w:r>
      <w:r w:rsidR="002D2125">
        <w:rPr>
          <w:highlight w:val="white"/>
        </w:rPr>
        <w:t xml:space="preserve">floating </w:t>
      </w:r>
      <w:r w:rsidR="002D2125" w:rsidRPr="004A3750">
        <w:rPr>
          <w:rStyle w:val="KeyWord0"/>
          <w:highlight w:val="white"/>
        </w:rPr>
        <w:t>ArithmeticFloating</w:t>
      </w:r>
      <w:r w:rsidR="002D2125">
        <w:rPr>
          <w:highlight w:val="white"/>
        </w:rPr>
        <w:t xml:space="preserve"> is called, and if it is constant and integral </w:t>
      </w:r>
      <w:r w:rsidR="002D2125" w:rsidRPr="004A3750">
        <w:rPr>
          <w:rStyle w:val="KeyWord0"/>
          <w:highlight w:val="white"/>
        </w:rPr>
        <w:t>ArithmeticIntegral</w:t>
      </w:r>
      <w:r w:rsidR="002D2125">
        <w:rPr>
          <w:highlight w:val="white"/>
        </w:rPr>
        <w:t xml:space="preserve"> is called.</w:t>
      </w:r>
    </w:p>
    <w:p w14:paraId="77BDEC68" w14:textId="11F9AD6F" w:rsidR="00C11110" w:rsidRDefault="00CD295E" w:rsidP="002D2125">
      <w:pPr>
        <w:pStyle w:val="Code"/>
        <w:rPr>
          <w:highlight w:val="white"/>
        </w:rPr>
      </w:pPr>
      <w:r w:rsidRPr="00CD295E">
        <w:rPr>
          <w:highlight w:val="white"/>
        </w:rPr>
        <w:t xml:space="preserve">    public static Expression Arithmetic(MiddleOperator middleOp,</w:t>
      </w:r>
    </w:p>
    <w:p w14:paraId="37CBA180" w14:textId="527EE3B6"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19FF74C8" w14:textId="77777777" w:rsidR="00CD295E" w:rsidRPr="00CD295E" w:rsidRDefault="00CD295E" w:rsidP="00CD295E">
      <w:pPr>
        <w:pStyle w:val="Code"/>
        <w:rPr>
          <w:highlight w:val="white"/>
        </w:rPr>
      </w:pPr>
      <w:r w:rsidRPr="00CD295E">
        <w:rPr>
          <w:highlight w:val="white"/>
        </w:rPr>
        <w:t xml:space="preserve">      if (!IsConstant(expression)) {</w:t>
      </w:r>
    </w:p>
    <w:p w14:paraId="782FE8DB" w14:textId="77777777" w:rsidR="00CD295E" w:rsidRPr="00CD295E" w:rsidRDefault="00CD295E" w:rsidP="00CD295E">
      <w:pPr>
        <w:pStyle w:val="Code"/>
        <w:rPr>
          <w:highlight w:val="white"/>
        </w:rPr>
      </w:pPr>
      <w:r w:rsidRPr="00CD295E">
        <w:rPr>
          <w:highlight w:val="white"/>
        </w:rPr>
        <w:t xml:space="preserve">        return null;</w:t>
      </w:r>
    </w:p>
    <w:p w14:paraId="61050F58" w14:textId="77777777" w:rsidR="00CD295E" w:rsidRPr="00CD295E" w:rsidRDefault="00CD295E" w:rsidP="00CD295E">
      <w:pPr>
        <w:pStyle w:val="Code"/>
        <w:rPr>
          <w:highlight w:val="white"/>
        </w:rPr>
      </w:pPr>
      <w:r w:rsidRPr="00CD295E">
        <w:rPr>
          <w:highlight w:val="white"/>
        </w:rPr>
        <w:t xml:space="preserve">      }</w:t>
      </w:r>
    </w:p>
    <w:p w14:paraId="1A2A917E" w14:textId="77777777" w:rsidR="00CD295E" w:rsidRPr="00CD295E" w:rsidRDefault="00CD295E" w:rsidP="00CD295E">
      <w:pPr>
        <w:pStyle w:val="Code"/>
        <w:rPr>
          <w:highlight w:val="white"/>
        </w:rPr>
      </w:pPr>
      <w:r w:rsidRPr="00CD295E">
        <w:rPr>
          <w:highlight w:val="white"/>
        </w:rPr>
        <w:t xml:space="preserve">      else if (expression.Symbol.Type.IsFloating()) {</w:t>
      </w:r>
    </w:p>
    <w:p w14:paraId="6E1C3F2D" w14:textId="77777777" w:rsidR="00CD295E" w:rsidRPr="00CD295E" w:rsidRDefault="00CD295E" w:rsidP="00CD295E">
      <w:pPr>
        <w:pStyle w:val="Code"/>
        <w:rPr>
          <w:highlight w:val="white"/>
        </w:rPr>
      </w:pPr>
      <w:r w:rsidRPr="00CD295E">
        <w:rPr>
          <w:highlight w:val="white"/>
        </w:rPr>
        <w:t xml:space="preserve">        return ArithmeticFloating(middleOp, expression);</w:t>
      </w:r>
    </w:p>
    <w:p w14:paraId="4CB08839" w14:textId="77777777" w:rsidR="00CD295E" w:rsidRPr="00CD295E" w:rsidRDefault="00CD295E" w:rsidP="00CD295E">
      <w:pPr>
        <w:pStyle w:val="Code"/>
        <w:rPr>
          <w:highlight w:val="white"/>
        </w:rPr>
      </w:pPr>
      <w:r w:rsidRPr="00CD295E">
        <w:rPr>
          <w:highlight w:val="white"/>
        </w:rPr>
        <w:t xml:space="preserve">      }</w:t>
      </w:r>
    </w:p>
    <w:p w14:paraId="2B66DBAF" w14:textId="77777777" w:rsidR="00CD295E" w:rsidRPr="00CD295E" w:rsidRDefault="00CD295E" w:rsidP="00CD295E">
      <w:pPr>
        <w:pStyle w:val="Code"/>
        <w:rPr>
          <w:highlight w:val="white"/>
        </w:rPr>
      </w:pPr>
      <w:r w:rsidRPr="00CD295E">
        <w:rPr>
          <w:highlight w:val="white"/>
        </w:rPr>
        <w:t xml:space="preserve">      else {</w:t>
      </w:r>
    </w:p>
    <w:p w14:paraId="24068E69" w14:textId="77777777" w:rsidR="00CD295E" w:rsidRPr="00CD295E" w:rsidRDefault="00CD295E" w:rsidP="00CD295E">
      <w:pPr>
        <w:pStyle w:val="Code"/>
        <w:rPr>
          <w:highlight w:val="white"/>
        </w:rPr>
      </w:pPr>
      <w:r w:rsidRPr="00CD295E">
        <w:rPr>
          <w:highlight w:val="white"/>
        </w:rPr>
        <w:t xml:space="preserve">        return ArithmeticIntegral(middleOp, expression);</w:t>
      </w:r>
    </w:p>
    <w:p w14:paraId="2A9210B6" w14:textId="77777777" w:rsidR="00CD295E" w:rsidRPr="00CD295E" w:rsidRDefault="00CD295E" w:rsidP="00CD295E">
      <w:pPr>
        <w:pStyle w:val="Code"/>
        <w:rPr>
          <w:highlight w:val="white"/>
        </w:rPr>
      </w:pPr>
      <w:r w:rsidRPr="00CD295E">
        <w:rPr>
          <w:highlight w:val="white"/>
        </w:rPr>
        <w:t xml:space="preserve">      }</w:t>
      </w:r>
    </w:p>
    <w:p w14:paraId="4097E34B" w14:textId="77777777" w:rsidR="00CD295E" w:rsidRPr="00CD295E" w:rsidRDefault="00CD295E" w:rsidP="00CD295E">
      <w:pPr>
        <w:pStyle w:val="Code"/>
        <w:rPr>
          <w:highlight w:val="white"/>
        </w:rPr>
      </w:pPr>
      <w:r w:rsidRPr="00CD295E">
        <w:rPr>
          <w:highlight w:val="white"/>
        </w:rPr>
        <w:t xml:space="preserve">    }</w:t>
      </w:r>
    </w:p>
    <w:p w14:paraId="1DF79189" w14:textId="670520F6" w:rsidR="00CD295E" w:rsidRPr="00CD295E" w:rsidRDefault="004A3750" w:rsidP="004A3750">
      <w:pPr>
        <w:rPr>
          <w:highlight w:val="white"/>
        </w:rPr>
      </w:pPr>
      <w:r>
        <w:rPr>
          <w:highlight w:val="white"/>
        </w:rPr>
        <w:t xml:space="preserve">The </w:t>
      </w:r>
      <w:r w:rsidRPr="004A3750">
        <w:rPr>
          <w:rStyle w:val="KeyWord0"/>
          <w:highlight w:val="white"/>
        </w:rPr>
        <w:t>ArithmeticIntegral</w:t>
      </w:r>
      <w:r>
        <w:rPr>
          <w:highlight w:val="white"/>
        </w:rPr>
        <w:t xml:space="preserve"> method p</w:t>
      </w:r>
      <w:r w:rsidR="00DC2AF5">
        <w:rPr>
          <w:highlight w:val="white"/>
        </w:rPr>
        <w:t>er</w:t>
      </w:r>
      <w:r>
        <w:rPr>
          <w:highlight w:val="white"/>
        </w:rPr>
        <w:t xml:space="preserve">forms </w:t>
      </w:r>
      <w:r w:rsidR="00871904">
        <w:rPr>
          <w:highlight w:val="white"/>
        </w:rPr>
        <w:t>XXX</w:t>
      </w:r>
    </w:p>
    <w:p w14:paraId="40AC831D" w14:textId="77777777" w:rsidR="00C11110" w:rsidRDefault="00CD295E" w:rsidP="00CD295E">
      <w:pPr>
        <w:pStyle w:val="Code"/>
        <w:rPr>
          <w:highlight w:val="white"/>
        </w:rPr>
      </w:pPr>
      <w:r w:rsidRPr="00CD295E">
        <w:rPr>
          <w:highlight w:val="white"/>
        </w:rPr>
        <w:t xml:space="preserve">    private static Expression ArithmeticIntegral(MiddleOperator middleOp,</w:t>
      </w:r>
    </w:p>
    <w:p w14:paraId="3D96EDB7" w14:textId="1E131C77"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622A611E" w14:textId="77777777" w:rsidR="00CD295E" w:rsidRPr="00CD295E" w:rsidRDefault="00CD295E" w:rsidP="00CD295E">
      <w:pPr>
        <w:pStyle w:val="Code"/>
        <w:rPr>
          <w:highlight w:val="white"/>
        </w:rPr>
      </w:pPr>
      <w:r w:rsidRPr="00CD295E">
        <w:rPr>
          <w:highlight w:val="white"/>
        </w:rPr>
        <w:t xml:space="preserve">      expression = LogicalToIntegral(expression);</w:t>
      </w:r>
    </w:p>
    <w:p w14:paraId="5FD18830" w14:textId="77777777" w:rsidR="004A3750" w:rsidRDefault="00CD295E" w:rsidP="00CD295E">
      <w:pPr>
        <w:pStyle w:val="Code"/>
        <w:rPr>
          <w:highlight w:val="white"/>
        </w:rPr>
      </w:pPr>
      <w:r w:rsidRPr="00CD295E">
        <w:rPr>
          <w:highlight w:val="white"/>
        </w:rPr>
        <w:t xml:space="preserve">      BigInteger value = (BigInteger) expression.Symbol.Value,</w:t>
      </w:r>
    </w:p>
    <w:p w14:paraId="0EDC9B5C" w14:textId="129222A0" w:rsidR="00CD295E" w:rsidRPr="00CD295E" w:rsidRDefault="004A3750" w:rsidP="00CD295E">
      <w:pPr>
        <w:pStyle w:val="Code"/>
        <w:rPr>
          <w:highlight w:val="white"/>
        </w:rPr>
      </w:pPr>
      <w:r>
        <w:rPr>
          <w:highlight w:val="white"/>
        </w:rPr>
        <w:t xml:space="preserve">                </w:t>
      </w:r>
      <w:r w:rsidR="00CD295E" w:rsidRPr="00CD295E">
        <w:rPr>
          <w:highlight w:val="white"/>
        </w:rPr>
        <w:t xml:space="preserve"> resultValue = 0;</w:t>
      </w:r>
    </w:p>
    <w:p w14:paraId="4040DBA2" w14:textId="1A01464C" w:rsidR="00CD295E" w:rsidRPr="00CD295E" w:rsidRDefault="00804F50" w:rsidP="00804F50">
      <w:pPr>
        <w:rPr>
          <w:highlight w:val="white"/>
        </w:rPr>
      </w:pPr>
      <w:r>
        <w:rPr>
          <w:highlight w:val="white"/>
        </w:rPr>
        <w:t>The unary addition operator does in fact nothing. The unary subtraction operator and bitwise not-operator perform the corresponding operations</w:t>
      </w:r>
      <w:r w:rsidR="00E07332">
        <w:rPr>
          <w:highlight w:val="white"/>
        </w:rPr>
        <w:t>.</w:t>
      </w:r>
    </w:p>
    <w:p w14:paraId="1336AD12" w14:textId="77777777" w:rsidR="00CD295E" w:rsidRPr="00CD295E" w:rsidRDefault="00CD295E" w:rsidP="00CD295E">
      <w:pPr>
        <w:pStyle w:val="Code"/>
        <w:rPr>
          <w:highlight w:val="white"/>
        </w:rPr>
      </w:pPr>
      <w:r w:rsidRPr="00CD295E">
        <w:rPr>
          <w:highlight w:val="white"/>
        </w:rPr>
        <w:t xml:space="preserve">      switch (middleOp) {</w:t>
      </w:r>
    </w:p>
    <w:p w14:paraId="339A4F80" w14:textId="77777777" w:rsidR="00CD295E" w:rsidRPr="00CD295E" w:rsidRDefault="00CD295E" w:rsidP="00CD295E">
      <w:pPr>
        <w:pStyle w:val="Code"/>
        <w:rPr>
          <w:highlight w:val="white"/>
        </w:rPr>
      </w:pPr>
      <w:r w:rsidRPr="00CD295E">
        <w:rPr>
          <w:highlight w:val="white"/>
        </w:rPr>
        <w:t xml:space="preserve">        case MiddleOperator.UnaryAdd:</w:t>
      </w:r>
    </w:p>
    <w:p w14:paraId="41E8B1AC" w14:textId="77777777" w:rsidR="00CD295E" w:rsidRPr="00CD295E" w:rsidRDefault="00CD295E" w:rsidP="00CD295E">
      <w:pPr>
        <w:pStyle w:val="Code"/>
        <w:rPr>
          <w:highlight w:val="white"/>
        </w:rPr>
      </w:pPr>
      <w:r w:rsidRPr="00CD295E">
        <w:rPr>
          <w:highlight w:val="white"/>
        </w:rPr>
        <w:t xml:space="preserve">          resultValue = value;</w:t>
      </w:r>
    </w:p>
    <w:p w14:paraId="16F4FAF7" w14:textId="77777777" w:rsidR="00CD295E" w:rsidRPr="00CD295E" w:rsidRDefault="00CD295E" w:rsidP="00CD295E">
      <w:pPr>
        <w:pStyle w:val="Code"/>
        <w:rPr>
          <w:highlight w:val="white"/>
        </w:rPr>
      </w:pPr>
      <w:r w:rsidRPr="00CD295E">
        <w:rPr>
          <w:highlight w:val="white"/>
        </w:rPr>
        <w:t xml:space="preserve">          break;</w:t>
      </w:r>
    </w:p>
    <w:p w14:paraId="4F4C8349" w14:textId="77777777" w:rsidR="00CD295E" w:rsidRPr="00CD295E" w:rsidRDefault="00CD295E" w:rsidP="00CD295E">
      <w:pPr>
        <w:pStyle w:val="Code"/>
        <w:rPr>
          <w:highlight w:val="white"/>
        </w:rPr>
      </w:pPr>
      <w:r w:rsidRPr="00CD295E">
        <w:rPr>
          <w:highlight w:val="white"/>
        </w:rPr>
        <w:t xml:space="preserve">        </w:t>
      </w:r>
    </w:p>
    <w:p w14:paraId="45557224" w14:textId="77777777" w:rsidR="00CD295E" w:rsidRPr="00CD295E" w:rsidRDefault="00CD295E" w:rsidP="00CD295E">
      <w:pPr>
        <w:pStyle w:val="Code"/>
        <w:rPr>
          <w:highlight w:val="white"/>
        </w:rPr>
      </w:pPr>
      <w:r w:rsidRPr="00CD295E">
        <w:rPr>
          <w:highlight w:val="white"/>
        </w:rPr>
        <w:t xml:space="preserve">        case MiddleOperator.UnarySubtract:</w:t>
      </w:r>
    </w:p>
    <w:p w14:paraId="7A08BB1F" w14:textId="77777777" w:rsidR="00CD295E" w:rsidRPr="00CD295E" w:rsidRDefault="00CD295E" w:rsidP="00CD295E">
      <w:pPr>
        <w:pStyle w:val="Code"/>
        <w:rPr>
          <w:highlight w:val="white"/>
        </w:rPr>
      </w:pPr>
      <w:r w:rsidRPr="00CD295E">
        <w:rPr>
          <w:highlight w:val="white"/>
        </w:rPr>
        <w:t xml:space="preserve">          resultValue = -value;</w:t>
      </w:r>
    </w:p>
    <w:p w14:paraId="3BFF919E" w14:textId="77777777" w:rsidR="00CD295E" w:rsidRPr="00CD295E" w:rsidRDefault="00CD295E" w:rsidP="00CD295E">
      <w:pPr>
        <w:pStyle w:val="Code"/>
        <w:rPr>
          <w:highlight w:val="white"/>
        </w:rPr>
      </w:pPr>
      <w:r w:rsidRPr="00CD295E">
        <w:rPr>
          <w:highlight w:val="white"/>
        </w:rPr>
        <w:t xml:space="preserve">          break;</w:t>
      </w:r>
    </w:p>
    <w:p w14:paraId="56822FE4" w14:textId="77777777" w:rsidR="00CD295E" w:rsidRPr="00CD295E" w:rsidRDefault="00CD295E" w:rsidP="00CD295E">
      <w:pPr>
        <w:pStyle w:val="Code"/>
        <w:rPr>
          <w:highlight w:val="white"/>
        </w:rPr>
      </w:pPr>
    </w:p>
    <w:p w14:paraId="5B742155" w14:textId="77777777" w:rsidR="00CD295E" w:rsidRPr="00CD295E" w:rsidRDefault="00CD295E" w:rsidP="00CD295E">
      <w:pPr>
        <w:pStyle w:val="Code"/>
        <w:rPr>
          <w:highlight w:val="white"/>
        </w:rPr>
      </w:pPr>
      <w:r w:rsidRPr="00CD295E">
        <w:rPr>
          <w:highlight w:val="white"/>
        </w:rPr>
        <w:t xml:space="preserve">        case MiddleOperator.BitwiseNot:</w:t>
      </w:r>
    </w:p>
    <w:p w14:paraId="112F9C1D" w14:textId="77777777" w:rsidR="00CD295E" w:rsidRPr="00CD295E" w:rsidRDefault="00CD295E" w:rsidP="00CD295E">
      <w:pPr>
        <w:pStyle w:val="Code"/>
        <w:rPr>
          <w:highlight w:val="white"/>
        </w:rPr>
      </w:pPr>
      <w:r w:rsidRPr="00CD295E">
        <w:rPr>
          <w:highlight w:val="white"/>
        </w:rPr>
        <w:t xml:space="preserve">          resultValue = ~value;</w:t>
      </w:r>
    </w:p>
    <w:p w14:paraId="6A84BD07" w14:textId="77777777" w:rsidR="00CD295E" w:rsidRPr="00CD295E" w:rsidRDefault="00CD295E" w:rsidP="00CD295E">
      <w:pPr>
        <w:pStyle w:val="Code"/>
        <w:rPr>
          <w:highlight w:val="white"/>
        </w:rPr>
      </w:pPr>
      <w:r w:rsidRPr="00CD295E">
        <w:rPr>
          <w:highlight w:val="white"/>
        </w:rPr>
        <w:t xml:space="preserve">          break;</w:t>
      </w:r>
    </w:p>
    <w:p w14:paraId="0154B41A" w14:textId="77777777" w:rsidR="00CD295E" w:rsidRPr="00CD295E" w:rsidRDefault="00CD295E" w:rsidP="00CD295E">
      <w:pPr>
        <w:pStyle w:val="Code"/>
        <w:rPr>
          <w:highlight w:val="white"/>
        </w:rPr>
      </w:pPr>
      <w:r w:rsidRPr="00CD295E">
        <w:rPr>
          <w:highlight w:val="white"/>
        </w:rPr>
        <w:t xml:space="preserve">      }</w:t>
      </w:r>
    </w:p>
    <w:p w14:paraId="298DF4E8" w14:textId="2DC1AEAB" w:rsidR="00CD295E" w:rsidRPr="00CD295E" w:rsidRDefault="00F1471D" w:rsidP="00F1471D">
      <w:pPr>
        <w:rPr>
          <w:highlight w:val="white"/>
        </w:rPr>
      </w:pPr>
      <w:r>
        <w:rPr>
          <w:highlight w:val="white"/>
        </w:rPr>
        <w:t>The resulting symbol hold the type of the origional expression and the resulting value.</w:t>
      </w:r>
    </w:p>
    <w:p w14:paraId="45F9293F" w14:textId="77777777" w:rsidR="00CD295E" w:rsidRPr="00CD295E" w:rsidRDefault="00CD295E" w:rsidP="00CD295E">
      <w:pPr>
        <w:pStyle w:val="Code"/>
        <w:rPr>
          <w:highlight w:val="white"/>
        </w:rPr>
      </w:pPr>
      <w:r w:rsidRPr="00CD295E">
        <w:rPr>
          <w:highlight w:val="white"/>
        </w:rPr>
        <w:t xml:space="preserve">      Symbol resultSymbol = new Symbol(expression.Symbol.Type, resultValue);</w:t>
      </w:r>
    </w:p>
    <w:p w14:paraId="6EA0B331" w14:textId="26074647" w:rsidR="00E07332" w:rsidRDefault="00E07332" w:rsidP="00E07332">
      <w:pPr>
        <w:rPr>
          <w:highlight w:val="white"/>
        </w:rPr>
      </w:pPr>
      <w:r>
        <w:rPr>
          <w:highlight w:val="white"/>
        </w:rPr>
        <w:lastRenderedPageBreak/>
        <w:t>The final expression does not have short list and long list, since the integral operations do not produce any middle code.</w:t>
      </w:r>
    </w:p>
    <w:p w14:paraId="3B7FC92C" w14:textId="1A270649" w:rsidR="00CD295E" w:rsidRPr="00CD295E" w:rsidRDefault="00CD295E" w:rsidP="00CD295E">
      <w:pPr>
        <w:pStyle w:val="Code"/>
        <w:rPr>
          <w:highlight w:val="white"/>
        </w:rPr>
      </w:pPr>
      <w:r w:rsidRPr="00CD295E">
        <w:rPr>
          <w:highlight w:val="white"/>
        </w:rPr>
        <w:t xml:space="preserve">      return (new Expression(resultSymbol, null, null));</w:t>
      </w:r>
    </w:p>
    <w:p w14:paraId="30556DAF" w14:textId="77777777" w:rsidR="00CD295E" w:rsidRPr="00CD295E" w:rsidRDefault="00CD295E" w:rsidP="00CD295E">
      <w:pPr>
        <w:pStyle w:val="Code"/>
        <w:rPr>
          <w:highlight w:val="white"/>
        </w:rPr>
      </w:pPr>
      <w:r w:rsidRPr="00CD295E">
        <w:rPr>
          <w:highlight w:val="white"/>
        </w:rPr>
        <w:t xml:space="preserve">    }</w:t>
      </w:r>
    </w:p>
    <w:p w14:paraId="585D9E1A" w14:textId="6FBB44AE" w:rsidR="00CD295E" w:rsidRPr="00CD295E" w:rsidRDefault="00D775B4" w:rsidP="00D8402F">
      <w:pPr>
        <w:rPr>
          <w:highlight w:val="white"/>
        </w:rPr>
      </w:pPr>
      <w:r>
        <w:rPr>
          <w:highlight w:val="white"/>
        </w:rPr>
        <w:t xml:space="preserve">The </w:t>
      </w:r>
      <w:r w:rsidR="00D8402F" w:rsidRPr="00D8402F">
        <w:rPr>
          <w:rStyle w:val="KeyWord0"/>
          <w:highlight w:val="white"/>
        </w:rPr>
        <w:t>ArithmeticFloating</w:t>
      </w:r>
      <w:r w:rsidR="00D8402F">
        <w:rPr>
          <w:highlight w:val="white"/>
        </w:rPr>
        <w:t xml:space="preserve"> method</w:t>
      </w:r>
      <w:r w:rsidR="006565BA">
        <w:rPr>
          <w:highlight w:val="white"/>
        </w:rPr>
        <w:t xml:space="preserve"> performs </w:t>
      </w:r>
      <w:r w:rsidR="007E68B3">
        <w:rPr>
          <w:highlight w:val="white"/>
        </w:rPr>
        <w:t xml:space="preserve">unary </w:t>
      </w:r>
      <w:r w:rsidR="006565BA">
        <w:rPr>
          <w:highlight w:val="white"/>
        </w:rPr>
        <w:t>addition</w:t>
      </w:r>
      <w:r w:rsidR="007E68B3">
        <w:rPr>
          <w:highlight w:val="white"/>
        </w:rPr>
        <w:t xml:space="preserve"> and subtraction. In case of addition, nothing h</w:t>
      </w:r>
      <w:r w:rsidR="001C68CE">
        <w:rPr>
          <w:highlight w:val="white"/>
        </w:rPr>
        <w:t xml:space="preserve">appens, a new symbol with the same value is </w:t>
      </w:r>
      <w:r w:rsidR="00EA78A6">
        <w:rPr>
          <w:highlight w:val="white"/>
        </w:rPr>
        <w:t>created.</w:t>
      </w:r>
    </w:p>
    <w:p w14:paraId="1A363444" w14:textId="77777777" w:rsidR="00C11110" w:rsidRDefault="00CD295E" w:rsidP="00CD295E">
      <w:pPr>
        <w:pStyle w:val="Code"/>
        <w:rPr>
          <w:highlight w:val="white"/>
        </w:rPr>
      </w:pPr>
      <w:r w:rsidRPr="00CD295E">
        <w:rPr>
          <w:highlight w:val="white"/>
        </w:rPr>
        <w:t xml:space="preserve">    private static Expression ArithmeticFloating(MiddleOperator middleOp,</w:t>
      </w:r>
    </w:p>
    <w:p w14:paraId="1A8728E2" w14:textId="1E1DB45B"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4E382CFC" w14:textId="77777777" w:rsidR="00CD295E" w:rsidRPr="00CD295E" w:rsidRDefault="00CD295E" w:rsidP="00CD295E">
      <w:pPr>
        <w:pStyle w:val="Code"/>
        <w:rPr>
          <w:highlight w:val="white"/>
        </w:rPr>
      </w:pPr>
      <w:r w:rsidRPr="00CD295E">
        <w:rPr>
          <w:highlight w:val="white"/>
        </w:rPr>
        <w:t xml:space="preserve">      expression = LogicalToFloating(expression);</w:t>
      </w:r>
    </w:p>
    <w:p w14:paraId="5C2292F1" w14:textId="77777777" w:rsidR="00CD295E" w:rsidRPr="00CD295E" w:rsidRDefault="00CD295E" w:rsidP="00CD295E">
      <w:pPr>
        <w:pStyle w:val="Code"/>
        <w:rPr>
          <w:highlight w:val="white"/>
        </w:rPr>
      </w:pPr>
      <w:r w:rsidRPr="00CD295E">
        <w:rPr>
          <w:highlight w:val="white"/>
        </w:rPr>
        <w:t xml:space="preserve">      decimal value = (decimal) expression.Symbol.Value;</w:t>
      </w:r>
    </w:p>
    <w:p w14:paraId="356C07C2" w14:textId="77777777" w:rsidR="00CD295E" w:rsidRPr="00CD295E" w:rsidRDefault="00CD295E" w:rsidP="00CD295E">
      <w:pPr>
        <w:pStyle w:val="Code"/>
        <w:rPr>
          <w:highlight w:val="white"/>
        </w:rPr>
      </w:pPr>
      <w:r w:rsidRPr="00CD295E">
        <w:rPr>
          <w:highlight w:val="white"/>
        </w:rPr>
        <w:t xml:space="preserve">      Symbol resultSymbol = null;</w:t>
      </w:r>
    </w:p>
    <w:p w14:paraId="0C728003" w14:textId="77777777" w:rsidR="00CD295E" w:rsidRPr="00CD295E" w:rsidRDefault="00CD295E" w:rsidP="00CD295E">
      <w:pPr>
        <w:pStyle w:val="Code"/>
        <w:rPr>
          <w:highlight w:val="white"/>
        </w:rPr>
      </w:pPr>
    </w:p>
    <w:p w14:paraId="1FA5A119" w14:textId="77777777" w:rsidR="00CD295E" w:rsidRPr="00CD295E" w:rsidRDefault="00CD295E" w:rsidP="00CD295E">
      <w:pPr>
        <w:pStyle w:val="Code"/>
        <w:rPr>
          <w:highlight w:val="white"/>
        </w:rPr>
      </w:pPr>
      <w:r w:rsidRPr="00CD295E">
        <w:rPr>
          <w:highlight w:val="white"/>
        </w:rPr>
        <w:t xml:space="preserve">      switch (middleOp) {</w:t>
      </w:r>
    </w:p>
    <w:p w14:paraId="302203CA" w14:textId="77777777" w:rsidR="00CD295E" w:rsidRPr="00CD295E" w:rsidRDefault="00CD295E" w:rsidP="00CD295E">
      <w:pPr>
        <w:pStyle w:val="Code"/>
        <w:rPr>
          <w:highlight w:val="white"/>
        </w:rPr>
      </w:pPr>
      <w:r w:rsidRPr="00CD295E">
        <w:rPr>
          <w:highlight w:val="white"/>
        </w:rPr>
        <w:t xml:space="preserve">        case MiddleOperator.UnaryAdd:</w:t>
      </w:r>
    </w:p>
    <w:p w14:paraId="23F82FB5" w14:textId="77777777" w:rsidR="00CD295E" w:rsidRPr="00CD295E" w:rsidRDefault="00CD295E" w:rsidP="00CD295E">
      <w:pPr>
        <w:pStyle w:val="Code"/>
        <w:rPr>
          <w:highlight w:val="white"/>
        </w:rPr>
      </w:pPr>
      <w:r w:rsidRPr="00CD295E">
        <w:rPr>
          <w:highlight w:val="white"/>
        </w:rPr>
        <w:t xml:space="preserve">          resultSymbol = new Symbol(expression.Symbol.Type, value);</w:t>
      </w:r>
    </w:p>
    <w:p w14:paraId="034AE5A2" w14:textId="77777777" w:rsidR="00CD295E" w:rsidRPr="00CD295E" w:rsidRDefault="00CD295E" w:rsidP="00CD295E">
      <w:pPr>
        <w:pStyle w:val="Code"/>
        <w:rPr>
          <w:highlight w:val="white"/>
        </w:rPr>
      </w:pPr>
      <w:r w:rsidRPr="00CD295E">
        <w:rPr>
          <w:highlight w:val="white"/>
        </w:rPr>
        <w:t xml:space="preserve">          break;</w:t>
      </w:r>
    </w:p>
    <w:p w14:paraId="6B583823" w14:textId="77777777" w:rsidR="00CD295E" w:rsidRPr="00CD295E" w:rsidRDefault="00CD295E" w:rsidP="00CD295E">
      <w:pPr>
        <w:pStyle w:val="Code"/>
        <w:rPr>
          <w:highlight w:val="white"/>
        </w:rPr>
      </w:pPr>
      <w:r w:rsidRPr="00CD295E">
        <w:rPr>
          <w:highlight w:val="white"/>
        </w:rPr>
        <w:t xml:space="preserve">        </w:t>
      </w:r>
    </w:p>
    <w:p w14:paraId="326E9114" w14:textId="77777777" w:rsidR="00CD295E" w:rsidRPr="00CD295E" w:rsidRDefault="00CD295E" w:rsidP="00CD295E">
      <w:pPr>
        <w:pStyle w:val="Code"/>
        <w:rPr>
          <w:highlight w:val="white"/>
        </w:rPr>
      </w:pPr>
      <w:r w:rsidRPr="00CD295E">
        <w:rPr>
          <w:highlight w:val="white"/>
        </w:rPr>
        <w:t xml:space="preserve">        case MiddleOperator.UnarySubtract:</w:t>
      </w:r>
    </w:p>
    <w:p w14:paraId="56C06822" w14:textId="77777777" w:rsidR="00CD295E" w:rsidRPr="00CD295E" w:rsidRDefault="00CD295E" w:rsidP="00CD295E">
      <w:pPr>
        <w:pStyle w:val="Code"/>
        <w:rPr>
          <w:highlight w:val="white"/>
        </w:rPr>
      </w:pPr>
      <w:r w:rsidRPr="00CD295E">
        <w:rPr>
          <w:highlight w:val="white"/>
        </w:rPr>
        <w:t xml:space="preserve">          resultSymbol = new Symbol(expression.Symbol.Type, -value);</w:t>
      </w:r>
    </w:p>
    <w:p w14:paraId="2E67BF36" w14:textId="77777777" w:rsidR="00CD295E" w:rsidRPr="00CD295E" w:rsidRDefault="00CD295E" w:rsidP="00CD295E">
      <w:pPr>
        <w:pStyle w:val="Code"/>
        <w:rPr>
          <w:highlight w:val="white"/>
        </w:rPr>
      </w:pPr>
      <w:r w:rsidRPr="00CD295E">
        <w:rPr>
          <w:highlight w:val="white"/>
        </w:rPr>
        <w:t xml:space="preserve">          break;</w:t>
      </w:r>
    </w:p>
    <w:p w14:paraId="5D1F52CE" w14:textId="77777777" w:rsidR="00CD295E" w:rsidRPr="00CD295E" w:rsidRDefault="00CD295E" w:rsidP="00CD295E">
      <w:pPr>
        <w:pStyle w:val="Code"/>
        <w:rPr>
          <w:highlight w:val="white"/>
        </w:rPr>
      </w:pPr>
      <w:r w:rsidRPr="00CD295E">
        <w:rPr>
          <w:highlight w:val="white"/>
        </w:rPr>
        <w:t xml:space="preserve">      }</w:t>
      </w:r>
    </w:p>
    <w:p w14:paraId="15B8A106" w14:textId="3A6E6E3F" w:rsidR="00CD295E" w:rsidRPr="00CD295E" w:rsidRDefault="00443026" w:rsidP="00443026">
      <w:pPr>
        <w:rPr>
          <w:highlight w:val="white"/>
        </w:rPr>
      </w:pPr>
      <w:r>
        <w:rPr>
          <w:highlight w:val="white"/>
        </w:rPr>
        <w:t xml:space="preserve">In the </w:t>
      </w:r>
      <w:r w:rsidR="00905E09">
        <w:rPr>
          <w:highlight w:val="white"/>
        </w:rPr>
        <w:t xml:space="preserve">case of </w:t>
      </w:r>
      <w:r>
        <w:rPr>
          <w:highlight w:val="white"/>
        </w:rPr>
        <w:t xml:space="preserve">floating </w:t>
      </w:r>
      <w:r w:rsidR="00905E09">
        <w:rPr>
          <w:highlight w:val="white"/>
        </w:rPr>
        <w:t>operators</w:t>
      </w:r>
      <w:r>
        <w:rPr>
          <w:highlight w:val="white"/>
        </w:rPr>
        <w:t>, we push the resulting value on the floating value stack.</w:t>
      </w:r>
    </w:p>
    <w:p w14:paraId="67062424" w14:textId="12E8A96E"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3DFA30EE" w14:textId="7F9ECD49" w:rsidR="00C11110" w:rsidRDefault="00CD295E" w:rsidP="00CD295E">
      <w:pPr>
        <w:pStyle w:val="Code"/>
        <w:rPr>
          <w:highlight w:val="white"/>
        </w:rPr>
      </w:pPr>
      <w:r w:rsidRPr="00CD295E">
        <w:rPr>
          <w:highlight w:val="white"/>
        </w:rPr>
        <w:t xml:space="preserve">      MiddleCodeGenerator.AddMiddleCode(</w:t>
      </w:r>
      <w:r w:rsidR="008366EA">
        <w:rPr>
          <w:highlight w:val="white"/>
        </w:rPr>
        <w:t>longList</w:t>
      </w:r>
      <w:r w:rsidRPr="00CD295E">
        <w:rPr>
          <w:highlight w:val="white"/>
        </w:rPr>
        <w:t>, MiddleOperator.PushFloat,</w:t>
      </w:r>
    </w:p>
    <w:p w14:paraId="71A5656C" w14:textId="1CD8DB72" w:rsidR="00CD295E" w:rsidRDefault="00C11110" w:rsidP="00CD295E">
      <w:pPr>
        <w:pStyle w:val="Code"/>
        <w:rPr>
          <w:highlight w:val="white"/>
        </w:rPr>
      </w:pPr>
      <w:r>
        <w:rPr>
          <w:highlight w:val="white"/>
        </w:rPr>
        <w:t xml:space="preserve">                                       </w:t>
      </w:r>
      <w:r w:rsidR="00CD295E" w:rsidRPr="00CD295E">
        <w:rPr>
          <w:highlight w:val="white"/>
        </w:rPr>
        <w:t xml:space="preserve"> resultSymbol);</w:t>
      </w:r>
    </w:p>
    <w:p w14:paraId="46675963" w14:textId="7FCCD0A0" w:rsidR="003D641B" w:rsidRPr="00CD295E" w:rsidRDefault="003D641B" w:rsidP="00177859">
      <w:pPr>
        <w:rPr>
          <w:highlight w:val="white"/>
        </w:rPr>
      </w:pPr>
      <w:r>
        <w:rPr>
          <w:highlight w:val="white"/>
        </w:rPr>
        <w:t xml:space="preserve">The resulting expression has no short list, and the long list holds only the </w:t>
      </w:r>
      <w:r w:rsidR="00177859">
        <w:rPr>
          <w:highlight w:val="white"/>
        </w:rPr>
        <w:t>floating stack push instruction.</w:t>
      </w:r>
    </w:p>
    <w:p w14:paraId="4184B438" w14:textId="6369138E" w:rsidR="00CD295E" w:rsidRPr="00CD295E" w:rsidRDefault="00CD295E" w:rsidP="00CD295E">
      <w:pPr>
        <w:pStyle w:val="Code"/>
        <w:rPr>
          <w:highlight w:val="white"/>
        </w:rPr>
      </w:pPr>
      <w:r w:rsidRPr="00CD295E">
        <w:rPr>
          <w:highlight w:val="white"/>
        </w:rPr>
        <w:t xml:space="preserve">      return (new Expression(resultSymbol, null, </w:t>
      </w:r>
      <w:r w:rsidR="008366EA">
        <w:rPr>
          <w:highlight w:val="white"/>
        </w:rPr>
        <w:t>longList</w:t>
      </w:r>
      <w:r w:rsidRPr="00CD295E">
        <w:rPr>
          <w:highlight w:val="white"/>
        </w:rPr>
        <w:t>));</w:t>
      </w:r>
    </w:p>
    <w:p w14:paraId="1B02A389" w14:textId="77777777" w:rsidR="00CD295E" w:rsidRPr="00CD295E" w:rsidRDefault="00CD295E" w:rsidP="00CD295E">
      <w:pPr>
        <w:pStyle w:val="Code"/>
        <w:rPr>
          <w:highlight w:val="white"/>
        </w:rPr>
      </w:pPr>
      <w:r w:rsidRPr="00CD295E">
        <w:rPr>
          <w:highlight w:val="white"/>
        </w:rPr>
        <w:t xml:space="preserve">    }</w:t>
      </w:r>
    </w:p>
    <w:p w14:paraId="4F48746B" w14:textId="4A86C798" w:rsidR="00CD295E" w:rsidRPr="00CD295E" w:rsidRDefault="00C22B75" w:rsidP="003D1228">
      <w:pPr>
        <w:rPr>
          <w:highlight w:val="white"/>
        </w:rPr>
      </w:pPr>
      <w:r>
        <w:rPr>
          <w:highlight w:val="white"/>
        </w:rPr>
        <w:t xml:space="preserve">The </w:t>
      </w:r>
      <w:r w:rsidRPr="00A8204F">
        <w:rPr>
          <w:rStyle w:val="KeyWord0"/>
          <w:highlight w:val="white"/>
        </w:rPr>
        <w:t>Cast</w:t>
      </w:r>
      <w:r>
        <w:rPr>
          <w:highlight w:val="white"/>
        </w:rPr>
        <w:t xml:space="preserve"> method cast a</w:t>
      </w:r>
      <w:r w:rsidR="009754F8">
        <w:rPr>
          <w:highlight w:val="white"/>
        </w:rPr>
        <w:t xml:space="preserve"> constant</w:t>
      </w:r>
      <w:r w:rsidR="00A733AB">
        <w:rPr>
          <w:highlight w:val="white"/>
        </w:rPr>
        <w:t xml:space="preserve"> expression </w:t>
      </w:r>
      <w:r w:rsidR="009754F8">
        <w:rPr>
          <w:highlight w:val="white"/>
        </w:rPr>
        <w:t>into a new type.</w:t>
      </w:r>
      <w:r w:rsidR="00EA5987">
        <w:rPr>
          <w:highlight w:val="white"/>
        </w:rPr>
        <w:t xml:space="preserve"> If the expression if not constant, we just return null.</w:t>
      </w:r>
    </w:p>
    <w:p w14:paraId="3DDEEA87" w14:textId="77777777" w:rsidR="001A5A90" w:rsidRDefault="00CD295E" w:rsidP="00CD295E">
      <w:pPr>
        <w:pStyle w:val="Code"/>
        <w:rPr>
          <w:highlight w:val="white"/>
        </w:rPr>
      </w:pPr>
      <w:r w:rsidRPr="00CD295E">
        <w:rPr>
          <w:highlight w:val="white"/>
        </w:rPr>
        <w:t xml:space="preserve">    public static Expression Cast(Expression </w:t>
      </w:r>
      <w:r w:rsidR="001A5A90">
        <w:rPr>
          <w:highlight w:val="white"/>
        </w:rPr>
        <w:t>source</w:t>
      </w:r>
      <w:r w:rsidRPr="00CD295E">
        <w:rPr>
          <w:highlight w:val="white"/>
        </w:rPr>
        <w:t>Expression,</w:t>
      </w:r>
    </w:p>
    <w:p w14:paraId="29A708CF" w14:textId="229CEF0C" w:rsidR="00CD295E" w:rsidRPr="00CD295E" w:rsidRDefault="001A5A90" w:rsidP="00CD295E">
      <w:pPr>
        <w:pStyle w:val="Code"/>
        <w:rPr>
          <w:highlight w:val="white"/>
        </w:rPr>
      </w:pPr>
      <w:r>
        <w:rPr>
          <w:highlight w:val="white"/>
        </w:rPr>
        <w:t xml:space="preserve">                                 </w:t>
      </w:r>
      <w:r w:rsidR="00CD295E" w:rsidRPr="00CD295E">
        <w:rPr>
          <w:highlight w:val="white"/>
        </w:rPr>
        <w:t xml:space="preserve"> Type </w:t>
      </w:r>
      <w:r>
        <w:rPr>
          <w:highlight w:val="white"/>
        </w:rPr>
        <w:t>target</w:t>
      </w:r>
      <w:r w:rsidR="00CD295E" w:rsidRPr="00CD295E">
        <w:rPr>
          <w:highlight w:val="white"/>
        </w:rPr>
        <w:t>Type) {</w:t>
      </w:r>
    </w:p>
    <w:p w14:paraId="0809C22C" w14:textId="2122C395" w:rsidR="00CD295E" w:rsidRPr="00CD295E" w:rsidRDefault="00CD295E" w:rsidP="00CD295E">
      <w:pPr>
        <w:pStyle w:val="Code"/>
        <w:rPr>
          <w:highlight w:val="white"/>
        </w:rPr>
      </w:pPr>
      <w:r w:rsidRPr="00CD295E">
        <w:rPr>
          <w:highlight w:val="white"/>
        </w:rPr>
        <w:t xml:space="preserve">      if (!IsConstant(</w:t>
      </w:r>
      <w:r w:rsidR="001A5A90">
        <w:rPr>
          <w:highlight w:val="white"/>
        </w:rPr>
        <w:t>source</w:t>
      </w:r>
      <w:r w:rsidRPr="00CD295E">
        <w:rPr>
          <w:highlight w:val="white"/>
        </w:rPr>
        <w:t>Expression)) {</w:t>
      </w:r>
    </w:p>
    <w:p w14:paraId="796AC4B5" w14:textId="77777777" w:rsidR="00CD295E" w:rsidRPr="00CD295E" w:rsidRDefault="00CD295E" w:rsidP="00CD295E">
      <w:pPr>
        <w:pStyle w:val="Code"/>
        <w:rPr>
          <w:highlight w:val="white"/>
        </w:rPr>
      </w:pPr>
      <w:r w:rsidRPr="00CD295E">
        <w:rPr>
          <w:highlight w:val="white"/>
        </w:rPr>
        <w:t xml:space="preserve">        return null;</w:t>
      </w:r>
    </w:p>
    <w:p w14:paraId="100952D6" w14:textId="77777777" w:rsidR="00CD295E" w:rsidRPr="00CD295E" w:rsidRDefault="00CD295E" w:rsidP="00CD295E">
      <w:pPr>
        <w:pStyle w:val="Code"/>
        <w:rPr>
          <w:highlight w:val="white"/>
        </w:rPr>
      </w:pPr>
      <w:r w:rsidRPr="00CD295E">
        <w:rPr>
          <w:highlight w:val="white"/>
        </w:rPr>
        <w:t xml:space="preserve">      }</w:t>
      </w:r>
    </w:p>
    <w:p w14:paraId="50BB919D" w14:textId="77777777" w:rsidR="00CD295E" w:rsidRPr="00CD295E" w:rsidRDefault="00CD295E" w:rsidP="00CD295E">
      <w:pPr>
        <w:pStyle w:val="Code"/>
        <w:rPr>
          <w:highlight w:val="white"/>
        </w:rPr>
      </w:pPr>
    </w:p>
    <w:p w14:paraId="46CE24E1" w14:textId="5DA6469E" w:rsidR="00CD295E" w:rsidRPr="00CD295E" w:rsidRDefault="00CD295E" w:rsidP="00CD295E">
      <w:pPr>
        <w:pStyle w:val="Code"/>
        <w:rPr>
          <w:highlight w:val="white"/>
        </w:rPr>
      </w:pPr>
      <w:r w:rsidRPr="00CD295E">
        <w:rPr>
          <w:highlight w:val="white"/>
        </w:rPr>
        <w:t xml:space="preserve">      Symbol </w:t>
      </w:r>
      <w:r w:rsidR="001A5A90">
        <w:rPr>
          <w:highlight w:val="white"/>
        </w:rPr>
        <w:t>source</w:t>
      </w:r>
      <w:r w:rsidRPr="00CD295E">
        <w:rPr>
          <w:highlight w:val="white"/>
        </w:rPr>
        <w:t xml:space="preserve">Symbol = </w:t>
      </w:r>
      <w:r w:rsidR="001A5A90">
        <w:rPr>
          <w:highlight w:val="white"/>
        </w:rPr>
        <w:t>source</w:t>
      </w:r>
      <w:r w:rsidRPr="00CD295E">
        <w:rPr>
          <w:highlight w:val="white"/>
        </w:rPr>
        <w:t>Expression.Symbol;</w:t>
      </w:r>
    </w:p>
    <w:p w14:paraId="6D699457" w14:textId="5C291588" w:rsidR="00CD295E" w:rsidRPr="00CD295E" w:rsidRDefault="00CD295E" w:rsidP="00CD295E">
      <w:pPr>
        <w:pStyle w:val="Code"/>
        <w:rPr>
          <w:highlight w:val="white"/>
        </w:rPr>
      </w:pPr>
      <w:r w:rsidRPr="00CD295E">
        <w:rPr>
          <w:highlight w:val="white"/>
        </w:rPr>
        <w:t xml:space="preserve">      Type </w:t>
      </w:r>
      <w:r w:rsidR="001A5A90">
        <w:rPr>
          <w:highlight w:val="white"/>
        </w:rPr>
        <w:t>source</w:t>
      </w:r>
      <w:r w:rsidRPr="00CD295E">
        <w:rPr>
          <w:highlight w:val="white"/>
        </w:rPr>
        <w:t xml:space="preserve">Type = </w:t>
      </w:r>
      <w:r w:rsidR="001A5A90">
        <w:rPr>
          <w:highlight w:val="white"/>
        </w:rPr>
        <w:t>source</w:t>
      </w:r>
      <w:r w:rsidRPr="00CD295E">
        <w:rPr>
          <w:highlight w:val="white"/>
        </w:rPr>
        <w:t>Symbol.Type;</w:t>
      </w:r>
    </w:p>
    <w:p w14:paraId="066CCE30" w14:textId="3BCD8357" w:rsidR="00CD295E" w:rsidRPr="00CD295E" w:rsidRDefault="00CD295E" w:rsidP="00CD295E">
      <w:pPr>
        <w:pStyle w:val="Code"/>
        <w:rPr>
          <w:highlight w:val="white"/>
        </w:rPr>
      </w:pPr>
      <w:r w:rsidRPr="00CD295E">
        <w:rPr>
          <w:highlight w:val="white"/>
        </w:rPr>
        <w:t xml:space="preserve">      object </w:t>
      </w:r>
      <w:r w:rsidR="001A5A90">
        <w:rPr>
          <w:highlight w:val="white"/>
        </w:rPr>
        <w:t>source</w:t>
      </w:r>
      <w:r w:rsidRPr="00CD295E">
        <w:rPr>
          <w:highlight w:val="white"/>
        </w:rPr>
        <w:t xml:space="preserve">Value = </w:t>
      </w:r>
      <w:r w:rsidR="001A5A90">
        <w:rPr>
          <w:highlight w:val="white"/>
        </w:rPr>
        <w:t>source</w:t>
      </w:r>
      <w:r w:rsidRPr="00CD295E">
        <w:rPr>
          <w:highlight w:val="white"/>
        </w:rPr>
        <w:t>Symbol.Value;</w:t>
      </w:r>
    </w:p>
    <w:p w14:paraId="172EAF3A" w14:textId="2C39E8BB" w:rsidR="00CD295E" w:rsidRPr="00CD295E" w:rsidRDefault="005A3966" w:rsidP="007D18E4">
      <w:pPr>
        <w:rPr>
          <w:highlight w:val="white"/>
        </w:rPr>
      </w:pPr>
      <w:r>
        <w:rPr>
          <w:highlight w:val="white"/>
        </w:rPr>
        <w:t xml:space="preserve">If the </w:t>
      </w:r>
      <w:r w:rsidR="007D18E4">
        <w:rPr>
          <w:highlight w:val="white"/>
        </w:rPr>
        <w:t>source type equals the target type, we just return the origional expression.</w:t>
      </w:r>
    </w:p>
    <w:p w14:paraId="750508DA" w14:textId="4077586A" w:rsidR="00CD295E" w:rsidRPr="00CD295E"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Type.Equals(</w:t>
      </w:r>
      <w:r w:rsidR="001A5A90">
        <w:rPr>
          <w:highlight w:val="white"/>
        </w:rPr>
        <w:t>target</w:t>
      </w:r>
      <w:r w:rsidRPr="00CD295E">
        <w:rPr>
          <w:highlight w:val="white"/>
        </w:rPr>
        <w:t>Type)) {</w:t>
      </w:r>
    </w:p>
    <w:p w14:paraId="5D3189A8" w14:textId="24163E5B" w:rsidR="00CD295E" w:rsidRPr="00CD295E" w:rsidRDefault="00CD295E" w:rsidP="00CD295E">
      <w:pPr>
        <w:pStyle w:val="Code"/>
        <w:rPr>
          <w:highlight w:val="white"/>
        </w:rPr>
      </w:pPr>
      <w:r w:rsidRPr="00CD295E">
        <w:rPr>
          <w:highlight w:val="white"/>
        </w:rPr>
        <w:t xml:space="preserve">        return </w:t>
      </w:r>
      <w:r w:rsidR="001A5A90">
        <w:rPr>
          <w:highlight w:val="white"/>
        </w:rPr>
        <w:t>source</w:t>
      </w:r>
      <w:r w:rsidRPr="00CD295E">
        <w:rPr>
          <w:highlight w:val="white"/>
        </w:rPr>
        <w:t>Expression;</w:t>
      </w:r>
    </w:p>
    <w:p w14:paraId="507AD29D" w14:textId="64C06C31" w:rsidR="00CD295E" w:rsidRDefault="00CD295E" w:rsidP="00CD295E">
      <w:pPr>
        <w:pStyle w:val="Code"/>
        <w:rPr>
          <w:highlight w:val="white"/>
        </w:rPr>
      </w:pPr>
      <w:r w:rsidRPr="00CD295E">
        <w:rPr>
          <w:highlight w:val="white"/>
        </w:rPr>
        <w:t xml:space="preserve">      }</w:t>
      </w:r>
    </w:p>
    <w:p w14:paraId="45038B76" w14:textId="0A7558FD" w:rsidR="00A1015C" w:rsidRPr="00CD295E" w:rsidRDefault="00A1015C" w:rsidP="00A1015C">
      <w:pPr>
        <w:rPr>
          <w:highlight w:val="white"/>
        </w:rPr>
      </w:pPr>
      <w:r>
        <w:rPr>
          <w:highlight w:val="white"/>
        </w:rPr>
        <w:t>If the source and target type</w:t>
      </w:r>
      <w:r w:rsidR="008530CF">
        <w:rPr>
          <w:highlight w:val="white"/>
        </w:rPr>
        <w:t xml:space="preserve">s have the same size and they both are either </w:t>
      </w:r>
      <w:r>
        <w:rPr>
          <w:highlight w:val="white"/>
        </w:rPr>
        <w:t>integral, array, or pointers</w:t>
      </w:r>
      <w:r w:rsidR="008530CF">
        <w:rPr>
          <w:highlight w:val="white"/>
        </w:rPr>
        <w:t>, or they both are floating</w:t>
      </w:r>
      <w:r w:rsidR="002274B4">
        <w:rPr>
          <w:highlight w:val="white"/>
        </w:rPr>
        <w:t>, we just return a new expression with the target symbol and the short list and long list of the source expression.</w:t>
      </w:r>
    </w:p>
    <w:p w14:paraId="206EE27D" w14:textId="720AB772" w:rsidR="00D13B3D" w:rsidRDefault="00CD295E" w:rsidP="00CD295E">
      <w:pPr>
        <w:pStyle w:val="Code"/>
        <w:rPr>
          <w:highlight w:val="white"/>
        </w:rPr>
      </w:pPr>
      <w:r w:rsidRPr="00CD295E">
        <w:rPr>
          <w:highlight w:val="white"/>
        </w:rPr>
        <w:t xml:space="preserve">      else if (</w:t>
      </w:r>
      <w:r w:rsidR="00D13B3D" w:rsidRPr="00CD295E">
        <w:rPr>
          <w:highlight w:val="white"/>
        </w:rPr>
        <w:t>(</w:t>
      </w:r>
      <w:r w:rsidR="00D13B3D">
        <w:rPr>
          <w:highlight w:val="white"/>
        </w:rPr>
        <w:t>source</w:t>
      </w:r>
      <w:r w:rsidR="00D13B3D" w:rsidRPr="00CD295E">
        <w:rPr>
          <w:highlight w:val="white"/>
        </w:rPr>
        <w:t xml:space="preserve">Type.Size() == </w:t>
      </w:r>
      <w:r w:rsidR="00D13B3D">
        <w:rPr>
          <w:highlight w:val="white"/>
        </w:rPr>
        <w:t>target</w:t>
      </w:r>
      <w:r w:rsidR="00D13B3D" w:rsidRPr="00CD295E">
        <w:rPr>
          <w:highlight w:val="white"/>
        </w:rPr>
        <w:t xml:space="preserve">Type.Size()) </w:t>
      </w:r>
      <w:r w:rsidR="00D13B3D">
        <w:rPr>
          <w:highlight w:val="white"/>
        </w:rPr>
        <w:t>&amp;&amp;</w:t>
      </w:r>
    </w:p>
    <w:p w14:paraId="3474E785" w14:textId="73E7ABDA" w:rsidR="00C11110" w:rsidRDefault="00D13B3D" w:rsidP="00CD295E">
      <w:pPr>
        <w:pStyle w:val="Code"/>
        <w:rPr>
          <w:highlight w:val="white"/>
        </w:rPr>
      </w:pPr>
      <w:r>
        <w:rPr>
          <w:highlight w:val="white"/>
        </w:rPr>
        <w:lastRenderedPageBreak/>
        <w:t xml:space="preserve">               </w:t>
      </w:r>
      <w:r w:rsidR="00CD295E" w:rsidRPr="00CD295E">
        <w:rPr>
          <w:highlight w:val="white"/>
        </w:rPr>
        <w:t>((</w:t>
      </w:r>
      <w:r w:rsidR="001A5A90">
        <w:rPr>
          <w:highlight w:val="white"/>
        </w:rPr>
        <w:t>source</w:t>
      </w:r>
      <w:r w:rsidR="00CD295E" w:rsidRPr="00CD295E">
        <w:rPr>
          <w:highlight w:val="white"/>
        </w:rPr>
        <w:t>Type.IsIntegralArrayOrPointer() &amp;&amp;</w:t>
      </w:r>
    </w:p>
    <w:p w14:paraId="12EEB00C" w14:textId="16D451E6" w:rsidR="00CD295E" w:rsidRPr="00CD295E" w:rsidRDefault="00C11110" w:rsidP="00CD295E">
      <w:pPr>
        <w:pStyle w:val="Code"/>
        <w:rPr>
          <w:highlight w:val="white"/>
        </w:rPr>
      </w:pPr>
      <w:r>
        <w:rPr>
          <w:highlight w:val="white"/>
        </w:rPr>
        <w:t xml:space="preserve">                </w:t>
      </w:r>
      <w:r w:rsidR="00CD295E" w:rsidRPr="00CD295E">
        <w:rPr>
          <w:highlight w:val="white"/>
        </w:rPr>
        <w:t xml:space="preserve"> </w:t>
      </w:r>
      <w:r w:rsidR="001A5A90">
        <w:rPr>
          <w:highlight w:val="white"/>
        </w:rPr>
        <w:t>target</w:t>
      </w:r>
      <w:r w:rsidR="00CD295E" w:rsidRPr="00CD295E">
        <w:rPr>
          <w:highlight w:val="white"/>
        </w:rPr>
        <w:t>Type.IsIntegralArrayOrPointer()) ||</w:t>
      </w:r>
    </w:p>
    <w:p w14:paraId="69E47C1F" w14:textId="591306A9" w:rsidR="00CD295E" w:rsidRPr="00CD295E" w:rsidRDefault="00CD295E" w:rsidP="00CD295E">
      <w:pPr>
        <w:pStyle w:val="Code"/>
        <w:rPr>
          <w:highlight w:val="white"/>
        </w:rPr>
      </w:pPr>
      <w:r w:rsidRPr="00CD295E">
        <w:rPr>
          <w:highlight w:val="white"/>
        </w:rPr>
        <w:t xml:space="preserve">               (</w:t>
      </w:r>
      <w:r w:rsidR="001A5A90">
        <w:rPr>
          <w:highlight w:val="white"/>
        </w:rPr>
        <w:t>source</w:t>
      </w:r>
      <w:r w:rsidRPr="00CD295E">
        <w:rPr>
          <w:highlight w:val="white"/>
        </w:rPr>
        <w:t xml:space="preserve">Type.IsFloating() &amp;&amp; </w:t>
      </w:r>
      <w:r w:rsidR="001A5A90">
        <w:rPr>
          <w:highlight w:val="white"/>
        </w:rPr>
        <w:t>target</w:t>
      </w:r>
      <w:r w:rsidRPr="00CD295E">
        <w:rPr>
          <w:highlight w:val="white"/>
        </w:rPr>
        <w:t>Type.IsFloating()))) {</w:t>
      </w:r>
    </w:p>
    <w:p w14:paraId="7D7AA133" w14:textId="18C4850B"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 = new Symbol(</w:t>
      </w:r>
      <w:r w:rsidR="001A5A90">
        <w:rPr>
          <w:highlight w:val="white"/>
        </w:rPr>
        <w:t>target</w:t>
      </w:r>
      <w:r w:rsidRPr="00CD295E">
        <w:rPr>
          <w:highlight w:val="white"/>
        </w:rPr>
        <w:t xml:space="preserve">Type, </w:t>
      </w:r>
      <w:r w:rsidR="001A5A90">
        <w:rPr>
          <w:highlight w:val="white"/>
        </w:rPr>
        <w:t>source</w:t>
      </w:r>
      <w:r w:rsidRPr="00CD295E">
        <w:rPr>
          <w:highlight w:val="white"/>
        </w:rPr>
        <w:t>Value);</w:t>
      </w:r>
    </w:p>
    <w:p w14:paraId="165A6154" w14:textId="55E5E029" w:rsidR="00CC47F2"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 xml:space="preserve">Symbol, </w:t>
      </w:r>
      <w:r w:rsidR="001A5A90">
        <w:rPr>
          <w:highlight w:val="white"/>
        </w:rPr>
        <w:t>source</w:t>
      </w:r>
      <w:r w:rsidRPr="00CD295E">
        <w:rPr>
          <w:highlight w:val="white"/>
        </w:rPr>
        <w:t>Expression.ShortList,</w:t>
      </w:r>
    </w:p>
    <w:p w14:paraId="64872FF7" w14:textId="0575633B" w:rsidR="00CD295E" w:rsidRPr="00CD295E" w:rsidRDefault="00CC47F2" w:rsidP="00CD295E">
      <w:pPr>
        <w:pStyle w:val="Code"/>
        <w:rPr>
          <w:highlight w:val="white"/>
        </w:rPr>
      </w:pPr>
      <w:r>
        <w:rPr>
          <w:highlight w:val="white"/>
        </w:rPr>
        <w:t xml:space="preserve">                              </w:t>
      </w:r>
      <w:r w:rsidR="00CD295E" w:rsidRPr="00CD295E">
        <w:rPr>
          <w:highlight w:val="white"/>
        </w:rPr>
        <w:t xml:space="preserve"> </w:t>
      </w:r>
      <w:r w:rsidR="001A5A90">
        <w:rPr>
          <w:highlight w:val="white"/>
        </w:rPr>
        <w:t>source</w:t>
      </w:r>
      <w:r w:rsidR="00CD295E" w:rsidRPr="00CD295E">
        <w:rPr>
          <w:highlight w:val="white"/>
        </w:rPr>
        <w:t>Expression.LongList));</w:t>
      </w:r>
    </w:p>
    <w:p w14:paraId="3147FC1C" w14:textId="024E474D" w:rsidR="00CD295E" w:rsidRDefault="00CD295E" w:rsidP="00CD295E">
      <w:pPr>
        <w:pStyle w:val="Code"/>
        <w:rPr>
          <w:highlight w:val="white"/>
        </w:rPr>
      </w:pPr>
      <w:r w:rsidRPr="00CD295E">
        <w:rPr>
          <w:highlight w:val="white"/>
        </w:rPr>
        <w:t xml:space="preserve">      }</w:t>
      </w:r>
    </w:p>
    <w:p w14:paraId="10120B73" w14:textId="7CFB8C8C" w:rsidR="00316759" w:rsidRPr="00CD295E" w:rsidRDefault="00316759" w:rsidP="00316759">
      <w:pPr>
        <w:rPr>
          <w:highlight w:val="white"/>
        </w:rPr>
      </w:pPr>
      <w:r>
        <w:rPr>
          <w:highlight w:val="white"/>
        </w:rPr>
        <w:t>If the source type is logical and the</w:t>
      </w:r>
      <w:r w:rsidR="00B904B5">
        <w:rPr>
          <w:highlight w:val="white"/>
        </w:rPr>
        <w:t xml:space="preserve"> target type is in </w:t>
      </w:r>
      <w:r w:rsidR="00DE054A">
        <w:rPr>
          <w:highlight w:val="white"/>
        </w:rPr>
        <w:t>integral</w:t>
      </w:r>
      <w:r w:rsidR="00B904B5">
        <w:rPr>
          <w:highlight w:val="white"/>
        </w:rPr>
        <w:t>, array, or pointer. We look into the true and false sets of the expression.</w:t>
      </w:r>
    </w:p>
    <w:p w14:paraId="44878662" w14:textId="77777777" w:rsidR="000B796C" w:rsidRDefault="00CD295E" w:rsidP="00CD295E">
      <w:pPr>
        <w:pStyle w:val="Code"/>
        <w:rPr>
          <w:highlight w:val="white"/>
        </w:rPr>
      </w:pPr>
      <w:r w:rsidRPr="00CD295E">
        <w:rPr>
          <w:highlight w:val="white"/>
        </w:rPr>
        <w:t xml:space="preserve">      else if (</w:t>
      </w:r>
      <w:r w:rsidR="001A5A90">
        <w:rPr>
          <w:highlight w:val="white"/>
        </w:rPr>
        <w:t>source</w:t>
      </w:r>
      <w:r w:rsidRPr="00CD295E">
        <w:rPr>
          <w:highlight w:val="white"/>
        </w:rPr>
        <w:t>Type.IsLogical() &amp;&amp;</w:t>
      </w:r>
    </w:p>
    <w:p w14:paraId="319F8ECC" w14:textId="314F5124" w:rsidR="00CD295E" w:rsidRDefault="000B796C" w:rsidP="00CD295E">
      <w:pPr>
        <w:pStyle w:val="Code"/>
        <w:rPr>
          <w:highlight w:val="white"/>
        </w:rPr>
      </w:pPr>
      <w:r>
        <w:rPr>
          <w:highlight w:val="white"/>
        </w:rPr>
        <w:t xml:space="preserve">              </w:t>
      </w:r>
      <w:r w:rsidR="00CD295E" w:rsidRPr="00CD295E">
        <w:rPr>
          <w:highlight w:val="white"/>
        </w:rPr>
        <w:t xml:space="preserve"> </w:t>
      </w:r>
      <w:r w:rsidR="001A5A90">
        <w:rPr>
          <w:highlight w:val="white"/>
        </w:rPr>
        <w:t>target</w:t>
      </w:r>
      <w:r w:rsidR="00CD295E" w:rsidRPr="00CD295E">
        <w:rPr>
          <w:highlight w:val="white"/>
        </w:rPr>
        <w:t>Type.IsIntegralArrayOrPointer()) {</w:t>
      </w:r>
    </w:p>
    <w:p w14:paraId="4AE89BA8" w14:textId="37E99DD5" w:rsidR="00C02A94" w:rsidRPr="00CD295E" w:rsidRDefault="00C02A94" w:rsidP="00C93FDB">
      <w:pPr>
        <w:rPr>
          <w:highlight w:val="white"/>
        </w:rPr>
      </w:pPr>
      <w:r>
        <w:rPr>
          <w:highlight w:val="white"/>
        </w:rPr>
        <w:t xml:space="preserve">If the </w:t>
      </w:r>
      <w:r w:rsidR="0099109F">
        <w:rPr>
          <w:highlight w:val="white"/>
        </w:rPr>
        <w:t xml:space="preserve">true set is not empty, the </w:t>
      </w:r>
      <w:r w:rsidR="00051D74">
        <w:rPr>
          <w:highlight w:val="white"/>
        </w:rPr>
        <w:t>expression is true</w:t>
      </w:r>
      <w:r w:rsidR="00EF5B54">
        <w:rPr>
          <w:highlight w:val="white"/>
        </w:rPr>
        <w:t xml:space="preserve"> and we return a new expression with the value one.</w:t>
      </w:r>
      <w:r w:rsidR="00051D74">
        <w:rPr>
          <w:highlight w:val="white"/>
        </w:rPr>
        <w:t xml:space="preserve"> We do not need to exam the false set, since we know that the </w:t>
      </w:r>
      <w:r w:rsidR="00787318">
        <w:rPr>
          <w:highlight w:val="white"/>
        </w:rPr>
        <w:t>expression is constant, in which case one of the sets is always empty.</w:t>
      </w:r>
    </w:p>
    <w:p w14:paraId="5135ECAB" w14:textId="539FC87A" w:rsidR="00CD295E" w:rsidRPr="00CD295E"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Symbol.TrueSet.Count &gt; 0) {</w:t>
      </w:r>
    </w:p>
    <w:p w14:paraId="1CC53DAE" w14:textId="53AB2F51"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 = new Symbol(</w:t>
      </w:r>
      <w:r w:rsidR="001A5A90">
        <w:rPr>
          <w:highlight w:val="white"/>
        </w:rPr>
        <w:t>target</w:t>
      </w:r>
      <w:r w:rsidRPr="00CD295E">
        <w:rPr>
          <w:highlight w:val="white"/>
        </w:rPr>
        <w:t>Type, BigInteger</w:t>
      </w:r>
      <w:r w:rsidR="003830EB">
        <w:rPr>
          <w:highlight w:val="white"/>
        </w:rPr>
        <w:t>.One</w:t>
      </w:r>
      <w:r w:rsidRPr="00CD295E">
        <w:rPr>
          <w:highlight w:val="white"/>
        </w:rPr>
        <w:t>);</w:t>
      </w:r>
    </w:p>
    <w:p w14:paraId="55DC02B8" w14:textId="495F8690"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Symbol, null, null));</w:t>
      </w:r>
    </w:p>
    <w:p w14:paraId="746123C2" w14:textId="37485DFF" w:rsidR="00CD295E" w:rsidRDefault="00CD295E" w:rsidP="00CD295E">
      <w:pPr>
        <w:pStyle w:val="Code"/>
        <w:rPr>
          <w:highlight w:val="white"/>
        </w:rPr>
      </w:pPr>
      <w:r w:rsidRPr="00CD295E">
        <w:rPr>
          <w:highlight w:val="white"/>
        </w:rPr>
        <w:t xml:space="preserve">        }</w:t>
      </w:r>
    </w:p>
    <w:p w14:paraId="6E4AC218" w14:textId="0CAE5A79" w:rsidR="00107FC7" w:rsidRPr="00CD295E" w:rsidRDefault="00107FC7" w:rsidP="00107FC7">
      <w:pPr>
        <w:rPr>
          <w:highlight w:val="white"/>
        </w:rPr>
      </w:pPr>
      <w:r>
        <w:rPr>
          <w:highlight w:val="white"/>
        </w:rPr>
        <w:t>If the true set is empty</w:t>
      </w:r>
      <w:r w:rsidR="00301E74">
        <w:rPr>
          <w:highlight w:val="white"/>
        </w:rPr>
        <w:t>,</w:t>
      </w:r>
      <w:r>
        <w:rPr>
          <w:highlight w:val="white"/>
        </w:rPr>
        <w:t xml:space="preserve"> we </w:t>
      </w:r>
      <w:r w:rsidR="004B30B0">
        <w:rPr>
          <w:highlight w:val="white"/>
        </w:rPr>
        <w:t>return a new expression with the value zero</w:t>
      </w:r>
      <w:r w:rsidR="006602BB">
        <w:rPr>
          <w:highlight w:val="white"/>
        </w:rPr>
        <w:t>, since the false set must be non-empty.</w:t>
      </w:r>
    </w:p>
    <w:p w14:paraId="4DA5BE4A" w14:textId="65BA3581" w:rsidR="00CD295E" w:rsidRPr="00CD295E" w:rsidRDefault="00CD295E" w:rsidP="00CD295E">
      <w:pPr>
        <w:pStyle w:val="Code"/>
        <w:rPr>
          <w:highlight w:val="white"/>
        </w:rPr>
      </w:pPr>
      <w:r w:rsidRPr="00CD295E">
        <w:rPr>
          <w:highlight w:val="white"/>
        </w:rPr>
        <w:t xml:space="preserve">        else {</w:t>
      </w:r>
    </w:p>
    <w:p w14:paraId="6A81FD9D" w14:textId="50050531"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 = new Symbol(</w:t>
      </w:r>
      <w:r w:rsidR="001A5A90">
        <w:rPr>
          <w:highlight w:val="white"/>
        </w:rPr>
        <w:t>target</w:t>
      </w:r>
      <w:r w:rsidRPr="00CD295E">
        <w:rPr>
          <w:highlight w:val="white"/>
        </w:rPr>
        <w:t>Type, BigInteger</w:t>
      </w:r>
      <w:r w:rsidR="003830EB">
        <w:rPr>
          <w:highlight w:val="white"/>
        </w:rPr>
        <w:t>.Zero</w:t>
      </w:r>
      <w:r w:rsidRPr="00CD295E">
        <w:rPr>
          <w:highlight w:val="white"/>
        </w:rPr>
        <w:t>);</w:t>
      </w:r>
    </w:p>
    <w:p w14:paraId="17EB5CFC" w14:textId="2DD89EB1"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Symbol, null, null));</w:t>
      </w:r>
    </w:p>
    <w:p w14:paraId="3B5AE712" w14:textId="77777777" w:rsidR="00CD295E" w:rsidRPr="00CD295E" w:rsidRDefault="00CD295E" w:rsidP="00CD295E">
      <w:pPr>
        <w:pStyle w:val="Code"/>
        <w:rPr>
          <w:highlight w:val="white"/>
        </w:rPr>
      </w:pPr>
      <w:r w:rsidRPr="00CD295E">
        <w:rPr>
          <w:highlight w:val="white"/>
        </w:rPr>
        <w:t xml:space="preserve">        }</w:t>
      </w:r>
    </w:p>
    <w:p w14:paraId="295F67DF" w14:textId="2287BB31" w:rsidR="00CD295E" w:rsidRDefault="00CD295E" w:rsidP="00CD295E">
      <w:pPr>
        <w:pStyle w:val="Code"/>
        <w:rPr>
          <w:highlight w:val="white"/>
        </w:rPr>
      </w:pPr>
      <w:r w:rsidRPr="00CD295E">
        <w:rPr>
          <w:highlight w:val="white"/>
        </w:rPr>
        <w:t xml:space="preserve">      }</w:t>
      </w:r>
    </w:p>
    <w:p w14:paraId="4C24FA20" w14:textId="00AEF720" w:rsidR="000159E3" w:rsidRPr="00CD295E" w:rsidRDefault="000159E3" w:rsidP="000159E3">
      <w:pPr>
        <w:rPr>
          <w:highlight w:val="white"/>
        </w:rPr>
      </w:pPr>
      <w:r>
        <w:rPr>
          <w:highlight w:val="white"/>
        </w:rPr>
        <w:t xml:space="preserve">If the </w:t>
      </w:r>
      <w:r w:rsidR="00235142">
        <w:rPr>
          <w:highlight w:val="white"/>
        </w:rPr>
        <w:t xml:space="preserve">source </w:t>
      </w:r>
      <w:r w:rsidR="00F65CC0">
        <w:rPr>
          <w:highlight w:val="white"/>
        </w:rPr>
        <w:t xml:space="preserve">type is integral, array, pointer, or floating, and the target type is logical, we </w:t>
      </w:r>
      <w:r w:rsidR="004B67DB">
        <w:rPr>
          <w:highlight w:val="white"/>
        </w:rPr>
        <w:t>start by constructing a jump set holding one unconditional jump instruction.</w:t>
      </w:r>
    </w:p>
    <w:p w14:paraId="25AD3F81" w14:textId="77777777" w:rsidR="000B6B1D" w:rsidRDefault="00CD295E" w:rsidP="000B6B1D">
      <w:pPr>
        <w:pStyle w:val="Code"/>
        <w:rPr>
          <w:highlight w:val="white"/>
        </w:rPr>
      </w:pPr>
      <w:r w:rsidRPr="00CD295E">
        <w:rPr>
          <w:highlight w:val="white"/>
        </w:rPr>
        <w:t xml:space="preserve">      else if ((</w:t>
      </w:r>
      <w:r w:rsidR="001A5A90">
        <w:rPr>
          <w:highlight w:val="white"/>
        </w:rPr>
        <w:t>source</w:t>
      </w:r>
      <w:r w:rsidRPr="00CD295E">
        <w:rPr>
          <w:highlight w:val="white"/>
        </w:rPr>
        <w:t>Type.IsIntegralArrayOrPointer() ||</w:t>
      </w:r>
    </w:p>
    <w:p w14:paraId="448DD5EC" w14:textId="636FD206" w:rsidR="00CC47F2" w:rsidRDefault="000B6B1D" w:rsidP="000B6B1D">
      <w:pPr>
        <w:pStyle w:val="Code"/>
        <w:rPr>
          <w:highlight w:val="white"/>
        </w:rPr>
      </w:pPr>
      <w:r>
        <w:rPr>
          <w:highlight w:val="white"/>
        </w:rPr>
        <w:t xml:space="preserve">                </w:t>
      </w:r>
      <w:r w:rsidR="001A5A90">
        <w:rPr>
          <w:highlight w:val="white"/>
        </w:rPr>
        <w:t>source</w:t>
      </w:r>
      <w:r w:rsidR="00CD295E" w:rsidRPr="00CD295E">
        <w:rPr>
          <w:highlight w:val="white"/>
        </w:rPr>
        <w:t>Type.IsFloating()</w:t>
      </w:r>
      <w:r>
        <w:rPr>
          <w:highlight w:val="white"/>
        </w:rPr>
        <w:t>)</w:t>
      </w:r>
      <w:r w:rsidR="00CD295E" w:rsidRPr="00CD295E">
        <w:rPr>
          <w:highlight w:val="white"/>
        </w:rPr>
        <w:t xml:space="preserve"> &amp;&amp;</w:t>
      </w:r>
    </w:p>
    <w:p w14:paraId="185B45AB" w14:textId="1A0496AC" w:rsidR="00CD295E" w:rsidRPr="00CD295E" w:rsidRDefault="00CC47F2" w:rsidP="00CD295E">
      <w:pPr>
        <w:pStyle w:val="Code"/>
        <w:rPr>
          <w:highlight w:val="white"/>
        </w:rPr>
      </w:pPr>
      <w:r>
        <w:rPr>
          <w:highlight w:val="white"/>
        </w:rPr>
        <w:t xml:space="preserve">               </w:t>
      </w:r>
      <w:r w:rsidR="00CD295E" w:rsidRPr="00CD295E">
        <w:rPr>
          <w:highlight w:val="white"/>
        </w:rPr>
        <w:t xml:space="preserve"> </w:t>
      </w:r>
      <w:r w:rsidR="001A5A90">
        <w:rPr>
          <w:highlight w:val="white"/>
        </w:rPr>
        <w:t>target</w:t>
      </w:r>
      <w:r w:rsidR="00CD295E" w:rsidRPr="00CD295E">
        <w:rPr>
          <w:highlight w:val="white"/>
        </w:rPr>
        <w:t>Type.IsLogical()) {</w:t>
      </w:r>
    </w:p>
    <w:p w14:paraId="008C7E87" w14:textId="568B1CC6"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28DEA682" w14:textId="5DF35964" w:rsidR="00CD295E" w:rsidRPr="00CD295E" w:rsidRDefault="00CD295E" w:rsidP="00CD295E">
      <w:pPr>
        <w:pStyle w:val="Code"/>
        <w:rPr>
          <w:highlight w:val="white"/>
        </w:rPr>
      </w:pPr>
      <w:r w:rsidRPr="00CD295E">
        <w:rPr>
          <w:highlight w:val="white"/>
        </w:rPr>
        <w:t xml:space="preserve">        MiddleCode jumpCode = new MiddleCode(</w:t>
      </w:r>
      <w:r w:rsidR="00235142">
        <w:rPr>
          <w:highlight w:val="white"/>
        </w:rPr>
        <w:t>MiddleOperator</w:t>
      </w:r>
      <w:r w:rsidRPr="00CD295E">
        <w:rPr>
          <w:highlight w:val="white"/>
        </w:rPr>
        <w:t>.</w:t>
      </w:r>
      <w:r w:rsidR="00235142">
        <w:rPr>
          <w:highlight w:val="white"/>
        </w:rPr>
        <w:t>Goto</w:t>
      </w:r>
      <w:r w:rsidRPr="00CD295E">
        <w:rPr>
          <w:highlight w:val="white"/>
        </w:rPr>
        <w:t>);</w:t>
      </w:r>
    </w:p>
    <w:p w14:paraId="00A69C2D" w14:textId="57DA5AB9" w:rsidR="00CD295E" w:rsidRPr="00CD295E" w:rsidRDefault="00CD295E" w:rsidP="00CD295E">
      <w:pPr>
        <w:pStyle w:val="Code"/>
        <w:rPr>
          <w:highlight w:val="white"/>
        </w:rPr>
      </w:pPr>
      <w:r w:rsidRPr="00CD295E">
        <w:rPr>
          <w:highlight w:val="white"/>
        </w:rPr>
        <w:t xml:space="preserve">        </w:t>
      </w:r>
      <w:r w:rsidR="008366EA">
        <w:rPr>
          <w:highlight w:val="white"/>
        </w:rPr>
        <w:t>longList</w:t>
      </w:r>
      <w:r w:rsidRPr="00CD295E">
        <w:rPr>
          <w:highlight w:val="white"/>
        </w:rPr>
        <w:t>.Add(jumpCode);</w:t>
      </w:r>
    </w:p>
    <w:p w14:paraId="12C22C40" w14:textId="77777777" w:rsidR="00CD295E" w:rsidRPr="00CD295E" w:rsidRDefault="00CD295E" w:rsidP="00CD295E">
      <w:pPr>
        <w:pStyle w:val="Code"/>
        <w:rPr>
          <w:highlight w:val="white"/>
        </w:rPr>
      </w:pPr>
      <w:r w:rsidRPr="00CD295E">
        <w:rPr>
          <w:highlight w:val="white"/>
        </w:rPr>
        <w:t xml:space="preserve">        ISet&lt;MiddleCode&gt; jumpSet = new HashSet&lt;MiddleCode&gt;();</w:t>
      </w:r>
    </w:p>
    <w:p w14:paraId="3E28506E" w14:textId="77777777" w:rsidR="00CD295E" w:rsidRPr="00CD295E" w:rsidRDefault="00CD295E" w:rsidP="00CD295E">
      <w:pPr>
        <w:pStyle w:val="Code"/>
        <w:rPr>
          <w:highlight w:val="white"/>
        </w:rPr>
      </w:pPr>
      <w:r w:rsidRPr="00CD295E">
        <w:rPr>
          <w:highlight w:val="white"/>
        </w:rPr>
        <w:t xml:space="preserve">        jumpSet.Add(jumpCode);</w:t>
      </w:r>
    </w:p>
    <w:p w14:paraId="2BA269FF" w14:textId="6CE6727F" w:rsidR="00CD295E" w:rsidRPr="00CD295E" w:rsidRDefault="00362668" w:rsidP="00362668">
      <w:pPr>
        <w:rPr>
          <w:highlight w:val="white"/>
        </w:rPr>
      </w:pPr>
      <w:r>
        <w:rPr>
          <w:highlight w:val="white"/>
        </w:rPr>
        <w:t xml:space="preserve">If the value of the </w:t>
      </w:r>
      <w:r w:rsidR="006A6B4D">
        <w:rPr>
          <w:highlight w:val="white"/>
        </w:rPr>
        <w:t>source</w:t>
      </w:r>
      <w:r>
        <w:rPr>
          <w:highlight w:val="white"/>
        </w:rPr>
        <w:t xml:space="preserve"> symbol is </w:t>
      </w:r>
      <w:r w:rsidR="006A6B4D">
        <w:rPr>
          <w:highlight w:val="white"/>
        </w:rPr>
        <w:t xml:space="preserve">zero, we create a target symbol with </w:t>
      </w:r>
      <w:r w:rsidR="00F3514C">
        <w:rPr>
          <w:highlight w:val="white"/>
        </w:rPr>
        <w:t>jump set as its false set. If it not zero, we create the target symbol with the jump set as its true set.</w:t>
      </w:r>
    </w:p>
    <w:p w14:paraId="10C933E8" w14:textId="5A0537EE"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w:t>
      </w:r>
    </w:p>
    <w:p w14:paraId="309B3A6E" w14:textId="4C39FB6E" w:rsidR="005B0C44"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Value.Equals(BigInteger.Zero) ||</w:t>
      </w:r>
    </w:p>
    <w:p w14:paraId="11D8FDB6" w14:textId="3DAB051D" w:rsidR="00CD295E" w:rsidRPr="00CD295E" w:rsidRDefault="005B0C44" w:rsidP="00CD295E">
      <w:pPr>
        <w:pStyle w:val="Code"/>
        <w:rPr>
          <w:highlight w:val="white"/>
        </w:rPr>
      </w:pPr>
      <w:r>
        <w:rPr>
          <w:highlight w:val="white"/>
        </w:rPr>
        <w:t xml:space="preserve">           </w:t>
      </w:r>
      <w:r w:rsidR="00CD295E" w:rsidRPr="00CD295E">
        <w:rPr>
          <w:highlight w:val="white"/>
        </w:rPr>
        <w:t xml:space="preserve"> </w:t>
      </w:r>
      <w:r w:rsidR="001A5A90">
        <w:rPr>
          <w:highlight w:val="white"/>
        </w:rPr>
        <w:t>source</w:t>
      </w:r>
      <w:r w:rsidR="00CD295E" w:rsidRPr="00CD295E">
        <w:rPr>
          <w:highlight w:val="white"/>
        </w:rPr>
        <w:t>Value.Equals((decimal) 0)) {</w:t>
      </w:r>
    </w:p>
    <w:p w14:paraId="4C89EBF5" w14:textId="4305DBFC" w:rsidR="00CD295E" w:rsidRPr="00CD295E" w:rsidRDefault="00CD295E" w:rsidP="00CD295E">
      <w:pPr>
        <w:pStyle w:val="Code"/>
        <w:rPr>
          <w:highlight w:val="white"/>
        </w:rPr>
      </w:pPr>
      <w:r w:rsidRPr="00CD295E">
        <w:rPr>
          <w:highlight w:val="white"/>
        </w:rPr>
        <w:t xml:space="preserve">          </w:t>
      </w:r>
      <w:r w:rsidR="001A5A90">
        <w:rPr>
          <w:highlight w:val="white"/>
        </w:rPr>
        <w:t>target</w:t>
      </w:r>
      <w:r w:rsidRPr="00CD295E">
        <w:rPr>
          <w:highlight w:val="white"/>
        </w:rPr>
        <w:t>Symbol = new Symbol(null, jumpSet);</w:t>
      </w:r>
    </w:p>
    <w:p w14:paraId="622E02B9" w14:textId="77777777" w:rsidR="00CD295E" w:rsidRPr="00CD295E" w:rsidRDefault="00CD295E" w:rsidP="00CD295E">
      <w:pPr>
        <w:pStyle w:val="Code"/>
        <w:rPr>
          <w:highlight w:val="white"/>
        </w:rPr>
      </w:pPr>
      <w:r w:rsidRPr="00CD295E">
        <w:rPr>
          <w:highlight w:val="white"/>
        </w:rPr>
        <w:t xml:space="preserve">        }</w:t>
      </w:r>
    </w:p>
    <w:p w14:paraId="1A2B628E" w14:textId="77777777" w:rsidR="00CD295E" w:rsidRPr="00CD295E" w:rsidRDefault="00CD295E" w:rsidP="00CD295E">
      <w:pPr>
        <w:pStyle w:val="Code"/>
        <w:rPr>
          <w:highlight w:val="white"/>
        </w:rPr>
      </w:pPr>
      <w:r w:rsidRPr="00CD295E">
        <w:rPr>
          <w:highlight w:val="white"/>
        </w:rPr>
        <w:t xml:space="preserve">        else {</w:t>
      </w:r>
    </w:p>
    <w:p w14:paraId="0D7091EB" w14:textId="5839D672" w:rsidR="00CD295E" w:rsidRPr="00CD295E" w:rsidRDefault="00CD295E" w:rsidP="00CD295E">
      <w:pPr>
        <w:pStyle w:val="Code"/>
        <w:rPr>
          <w:highlight w:val="white"/>
        </w:rPr>
      </w:pPr>
      <w:r w:rsidRPr="00CD295E">
        <w:rPr>
          <w:highlight w:val="white"/>
        </w:rPr>
        <w:t xml:space="preserve">          </w:t>
      </w:r>
      <w:r w:rsidR="001A5A90">
        <w:rPr>
          <w:highlight w:val="white"/>
        </w:rPr>
        <w:t>target</w:t>
      </w:r>
      <w:r w:rsidRPr="00CD295E">
        <w:rPr>
          <w:highlight w:val="white"/>
        </w:rPr>
        <w:t>Symbol = new Symbol(jumpSet, null);</w:t>
      </w:r>
    </w:p>
    <w:p w14:paraId="329A9DEB" w14:textId="77777777" w:rsidR="00CD295E" w:rsidRPr="00CD295E" w:rsidRDefault="00CD295E" w:rsidP="00CD295E">
      <w:pPr>
        <w:pStyle w:val="Code"/>
        <w:rPr>
          <w:highlight w:val="white"/>
        </w:rPr>
      </w:pPr>
      <w:r w:rsidRPr="00CD295E">
        <w:rPr>
          <w:highlight w:val="white"/>
        </w:rPr>
        <w:t xml:space="preserve">        }</w:t>
      </w:r>
    </w:p>
    <w:p w14:paraId="70A90707" w14:textId="2D6BCE52" w:rsidR="00CD295E" w:rsidRPr="00CD295E" w:rsidRDefault="00F3514C" w:rsidP="0061501B">
      <w:pPr>
        <w:rPr>
          <w:highlight w:val="white"/>
        </w:rPr>
      </w:pPr>
      <w:r>
        <w:rPr>
          <w:highlight w:val="white"/>
        </w:rPr>
        <w:t xml:space="preserve">The long list </w:t>
      </w:r>
      <w:r w:rsidR="00186F35">
        <w:rPr>
          <w:highlight w:val="white"/>
        </w:rPr>
        <w:t>holds the unconditional jump instruction of the jump set.</w:t>
      </w:r>
    </w:p>
    <w:p w14:paraId="1F7F7C66" w14:textId="039D2696"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 xml:space="preserve">Symbol, null, </w:t>
      </w:r>
      <w:r w:rsidR="00F3514C">
        <w:rPr>
          <w:highlight w:val="white"/>
        </w:rPr>
        <w:t>longList</w:t>
      </w:r>
      <w:r w:rsidRPr="00CD295E">
        <w:rPr>
          <w:highlight w:val="white"/>
        </w:rPr>
        <w:t>));</w:t>
      </w:r>
    </w:p>
    <w:p w14:paraId="78D41B69" w14:textId="24BF4A68" w:rsidR="00CD295E" w:rsidRDefault="00CD295E" w:rsidP="00CD295E">
      <w:pPr>
        <w:pStyle w:val="Code"/>
        <w:rPr>
          <w:highlight w:val="white"/>
        </w:rPr>
      </w:pPr>
      <w:r w:rsidRPr="00CD295E">
        <w:rPr>
          <w:highlight w:val="white"/>
        </w:rPr>
        <w:t xml:space="preserve">      }</w:t>
      </w:r>
    </w:p>
    <w:p w14:paraId="59962B8E" w14:textId="77777777" w:rsidR="00367704" w:rsidRPr="00516F80" w:rsidRDefault="00367704" w:rsidP="00516F80">
      <w:pPr>
        <w:pStyle w:val="Code"/>
        <w:rPr>
          <w:highlight w:val="white"/>
        </w:rPr>
      </w:pPr>
    </w:p>
    <w:p w14:paraId="26691F1B" w14:textId="77777777" w:rsidR="00642ABF" w:rsidRPr="00516F80" w:rsidRDefault="00642ABF" w:rsidP="00516F80">
      <w:pPr>
        <w:pStyle w:val="Code"/>
        <w:rPr>
          <w:highlight w:val="white"/>
        </w:rPr>
      </w:pPr>
      <w:r w:rsidRPr="00516F80">
        <w:rPr>
          <w:highlight w:val="white"/>
        </w:rPr>
        <w:t xml:space="preserve">      else {</w:t>
      </w:r>
    </w:p>
    <w:p w14:paraId="19B17439" w14:textId="2063CD5F" w:rsidR="00516F80" w:rsidRDefault="00642ABF" w:rsidP="00516F80">
      <w:pPr>
        <w:pStyle w:val="Code"/>
        <w:rPr>
          <w:highlight w:val="white"/>
        </w:rPr>
      </w:pPr>
      <w:r w:rsidRPr="00516F80">
        <w:rPr>
          <w:highlight w:val="white"/>
        </w:rPr>
        <w:t xml:space="preserve">        Assert.</w:t>
      </w:r>
      <w:r w:rsidR="00D324D8">
        <w:rPr>
          <w:highlight w:val="white"/>
        </w:rPr>
        <w:t>ErrorXXX</w:t>
      </w:r>
      <w:r w:rsidRPr="00516F80">
        <w:rPr>
          <w:highlight w:val="white"/>
        </w:rPr>
        <w:t>((sourceValue is BigInteger) ||</w:t>
      </w:r>
    </w:p>
    <w:p w14:paraId="29DB2461" w14:textId="385F2F42" w:rsidR="00642ABF" w:rsidRPr="00516F80" w:rsidRDefault="00516F80" w:rsidP="00516F80">
      <w:pPr>
        <w:pStyle w:val="Code"/>
        <w:rPr>
          <w:highlight w:val="white"/>
        </w:rPr>
      </w:pPr>
      <w:r>
        <w:rPr>
          <w:highlight w:val="white"/>
        </w:rPr>
        <w:t xml:space="preserve">                     </w:t>
      </w:r>
      <w:r w:rsidR="00642ABF" w:rsidRPr="00516F80">
        <w:rPr>
          <w:highlight w:val="white"/>
        </w:rPr>
        <w:t xml:space="preserve"> (sourceValue is decimal));</w:t>
      </w:r>
    </w:p>
    <w:p w14:paraId="67A0CCAA" w14:textId="503A5FE2" w:rsidR="00871323" w:rsidRPr="00CD295E" w:rsidRDefault="00871323" w:rsidP="00871323">
      <w:pPr>
        <w:rPr>
          <w:highlight w:val="white"/>
        </w:rPr>
      </w:pPr>
      <w:r>
        <w:rPr>
          <w:highlight w:val="white"/>
        </w:rPr>
        <w:t xml:space="preserve">Finally, we have reached the point where </w:t>
      </w:r>
      <w:r w:rsidR="005D6F45">
        <w:rPr>
          <w:highlight w:val="white"/>
        </w:rPr>
        <w:t xml:space="preserve">both the source type and target type are integral, array, pointer, or floating. The only thing that remains to be done is to </w:t>
      </w:r>
      <w:r w:rsidR="00B63092">
        <w:rPr>
          <w:highlight w:val="white"/>
        </w:rPr>
        <w:t xml:space="preserve">make sure the final value is an object of the correct class: </w:t>
      </w:r>
      <w:r w:rsidR="00B63092" w:rsidRPr="00B63092">
        <w:rPr>
          <w:rStyle w:val="KeyWord0"/>
          <w:highlight w:val="white"/>
        </w:rPr>
        <w:t>BigInteger</w:t>
      </w:r>
      <w:r w:rsidR="00B63092">
        <w:rPr>
          <w:highlight w:val="white"/>
        </w:rPr>
        <w:t xml:space="preserve"> or </w:t>
      </w:r>
      <w:r w:rsidR="00B63092" w:rsidRPr="00B63092">
        <w:rPr>
          <w:rStyle w:val="KeyWord0"/>
          <w:highlight w:val="white"/>
        </w:rPr>
        <w:t>decimal</w:t>
      </w:r>
      <w:r w:rsidR="00B63092">
        <w:rPr>
          <w:highlight w:val="white"/>
        </w:rPr>
        <w:t>.</w:t>
      </w:r>
    </w:p>
    <w:p w14:paraId="07D93073" w14:textId="77777777" w:rsidR="00373232" w:rsidRDefault="00373232" w:rsidP="00373232">
      <w:pPr>
        <w:pStyle w:val="Code"/>
        <w:rPr>
          <w:highlight w:val="white"/>
        </w:rPr>
      </w:pPr>
      <w:r w:rsidRPr="00CD295E">
        <w:rPr>
          <w:highlight w:val="white"/>
        </w:rPr>
        <w:t xml:space="preserve">        Symbol </w:t>
      </w:r>
      <w:r>
        <w:rPr>
          <w:highlight w:val="white"/>
        </w:rPr>
        <w:t>target</w:t>
      </w:r>
      <w:r w:rsidRPr="00CD295E">
        <w:rPr>
          <w:highlight w:val="white"/>
        </w:rPr>
        <w:t>Symbol = null;</w:t>
      </w:r>
    </w:p>
    <w:p w14:paraId="32E58CEA" w14:textId="267129C9" w:rsidR="0059455C" w:rsidRPr="00CD295E" w:rsidRDefault="00962378" w:rsidP="0059455C">
      <w:pPr>
        <w:rPr>
          <w:highlight w:val="white"/>
        </w:rPr>
      </w:pPr>
      <w:r>
        <w:rPr>
          <w:highlight w:val="white"/>
        </w:rPr>
        <w:t xml:space="preserve">If the source type is integral, array, or pointer, and the </w:t>
      </w:r>
      <w:r w:rsidR="00C4061E">
        <w:rPr>
          <w:highlight w:val="white"/>
        </w:rPr>
        <w:t xml:space="preserve">target type is floating, we need to type cast the value from </w:t>
      </w:r>
      <w:r w:rsidR="00C4061E" w:rsidRPr="00C4061E">
        <w:rPr>
          <w:rStyle w:val="KeyWord0"/>
          <w:highlight w:val="white"/>
        </w:rPr>
        <w:t>BigInteger</w:t>
      </w:r>
      <w:r w:rsidR="00C4061E">
        <w:rPr>
          <w:highlight w:val="white"/>
        </w:rPr>
        <w:t xml:space="preserve"> to </w:t>
      </w:r>
      <w:r w:rsidR="00C4061E" w:rsidRPr="00C4061E">
        <w:rPr>
          <w:rStyle w:val="KeyWord0"/>
          <w:highlight w:val="white"/>
        </w:rPr>
        <w:t>decimal</w:t>
      </w:r>
      <w:r w:rsidR="00C4061E">
        <w:rPr>
          <w:highlight w:val="white"/>
        </w:rPr>
        <w:t>.</w:t>
      </w:r>
    </w:p>
    <w:p w14:paraId="471991C4" w14:textId="1C98B4B8" w:rsidR="00CD295E" w:rsidRPr="00CD295E"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Type.IsIntegralArrayOrPointer() &amp;&amp;</w:t>
      </w:r>
      <w:r w:rsidR="001A5A90">
        <w:rPr>
          <w:highlight w:val="white"/>
        </w:rPr>
        <w:t>target</w:t>
      </w:r>
      <w:r w:rsidRPr="00CD295E">
        <w:rPr>
          <w:highlight w:val="white"/>
        </w:rPr>
        <w:t>Type.IsFloating()) {</w:t>
      </w:r>
    </w:p>
    <w:p w14:paraId="5D3952D5" w14:textId="77777777" w:rsidR="00367704" w:rsidRDefault="00CD295E" w:rsidP="00367704">
      <w:pPr>
        <w:pStyle w:val="Code"/>
        <w:rPr>
          <w:highlight w:val="white"/>
        </w:rPr>
      </w:pPr>
      <w:r w:rsidRPr="00CD295E">
        <w:rPr>
          <w:highlight w:val="white"/>
        </w:rPr>
        <w:t xml:space="preserve">          </w:t>
      </w:r>
      <w:r w:rsidR="001A5A90">
        <w:rPr>
          <w:highlight w:val="white"/>
        </w:rPr>
        <w:t>target</w:t>
      </w:r>
      <w:r w:rsidRPr="00CD295E">
        <w:rPr>
          <w:highlight w:val="white"/>
        </w:rPr>
        <w:t>Symbol =</w:t>
      </w:r>
    </w:p>
    <w:p w14:paraId="3AF9F9AD" w14:textId="281D7C44" w:rsidR="00CD295E" w:rsidRPr="00CD295E" w:rsidRDefault="00367704" w:rsidP="00367704">
      <w:pPr>
        <w:pStyle w:val="Code"/>
        <w:rPr>
          <w:highlight w:val="white"/>
        </w:rPr>
      </w:pPr>
      <w:r>
        <w:rPr>
          <w:highlight w:val="white"/>
        </w:rPr>
        <w:t xml:space="preserve">           </w:t>
      </w:r>
      <w:r w:rsidR="00CD295E" w:rsidRPr="00CD295E">
        <w:rPr>
          <w:highlight w:val="white"/>
        </w:rPr>
        <w:t xml:space="preserve"> new Symbol(</w:t>
      </w:r>
      <w:r w:rsidR="001A5A90">
        <w:rPr>
          <w:highlight w:val="white"/>
        </w:rPr>
        <w:t>target</w:t>
      </w:r>
      <w:r w:rsidR="00CD295E" w:rsidRPr="00CD295E">
        <w:rPr>
          <w:highlight w:val="white"/>
        </w:rPr>
        <w:t>Type,</w:t>
      </w:r>
      <w:r>
        <w:rPr>
          <w:highlight w:val="white"/>
        </w:rPr>
        <w:t xml:space="preserve"> </w:t>
      </w:r>
      <w:r w:rsidR="00CD295E" w:rsidRPr="00CD295E">
        <w:rPr>
          <w:highlight w:val="white"/>
        </w:rPr>
        <w:t xml:space="preserve">(decimal) ((BigInteger) </w:t>
      </w:r>
      <w:r w:rsidR="001A5A90">
        <w:rPr>
          <w:highlight w:val="white"/>
        </w:rPr>
        <w:t>source</w:t>
      </w:r>
      <w:r w:rsidR="00CD295E" w:rsidRPr="00CD295E">
        <w:rPr>
          <w:highlight w:val="white"/>
        </w:rPr>
        <w:t>Value));</w:t>
      </w:r>
    </w:p>
    <w:p w14:paraId="22EC23C9" w14:textId="77777777" w:rsidR="00CD295E" w:rsidRPr="00CD295E" w:rsidRDefault="00CD295E" w:rsidP="00CD295E">
      <w:pPr>
        <w:pStyle w:val="Code"/>
        <w:rPr>
          <w:highlight w:val="white"/>
        </w:rPr>
      </w:pPr>
      <w:r w:rsidRPr="00CD295E">
        <w:rPr>
          <w:highlight w:val="white"/>
        </w:rPr>
        <w:t xml:space="preserve">        }</w:t>
      </w:r>
    </w:p>
    <w:p w14:paraId="16B3A028" w14:textId="20F4AA43" w:rsidR="00C4061E" w:rsidRPr="00CD295E" w:rsidRDefault="00C4061E" w:rsidP="00C4061E">
      <w:pPr>
        <w:rPr>
          <w:highlight w:val="white"/>
        </w:rPr>
      </w:pPr>
      <w:r>
        <w:rPr>
          <w:highlight w:val="white"/>
        </w:rPr>
        <w:t>In the same way, if the source type is floating and the target type is integral, array, or pointer, we need to type cast the value from</w:t>
      </w:r>
      <w:r w:rsidRPr="00C4061E">
        <w:rPr>
          <w:rStyle w:val="KeyWord0"/>
          <w:highlight w:val="white"/>
        </w:rPr>
        <w:t xml:space="preserve"> decimal</w:t>
      </w:r>
      <w:r>
        <w:rPr>
          <w:highlight w:val="white"/>
        </w:rPr>
        <w:t xml:space="preserve"> to </w:t>
      </w:r>
      <w:r w:rsidRPr="00C4061E">
        <w:rPr>
          <w:rStyle w:val="KeyWord0"/>
          <w:highlight w:val="white"/>
        </w:rPr>
        <w:t>BigInteger</w:t>
      </w:r>
      <w:r>
        <w:rPr>
          <w:highlight w:val="white"/>
        </w:rPr>
        <w:t>.</w:t>
      </w:r>
    </w:p>
    <w:p w14:paraId="6F2063F2" w14:textId="77777777" w:rsidR="00942851" w:rsidRDefault="00CD295E" w:rsidP="00CD295E">
      <w:pPr>
        <w:pStyle w:val="Code"/>
        <w:rPr>
          <w:highlight w:val="white"/>
        </w:rPr>
      </w:pPr>
      <w:r w:rsidRPr="00CD295E">
        <w:rPr>
          <w:highlight w:val="white"/>
        </w:rPr>
        <w:t xml:space="preserve">        else if (</w:t>
      </w:r>
      <w:r w:rsidR="001A5A90">
        <w:rPr>
          <w:highlight w:val="white"/>
        </w:rPr>
        <w:t>source</w:t>
      </w:r>
      <w:r w:rsidRPr="00CD295E">
        <w:rPr>
          <w:highlight w:val="white"/>
        </w:rPr>
        <w:t>Type.IsFloating()</w:t>
      </w:r>
      <w:r w:rsidR="00942851">
        <w:rPr>
          <w:highlight w:val="white"/>
        </w:rPr>
        <w:t xml:space="preserve"> </w:t>
      </w:r>
      <w:r w:rsidRPr="00CD295E">
        <w:rPr>
          <w:highlight w:val="white"/>
        </w:rPr>
        <w:t>&amp;&amp;</w:t>
      </w:r>
    </w:p>
    <w:p w14:paraId="5825A9DD" w14:textId="478F016B" w:rsidR="00CD295E" w:rsidRPr="00CD295E" w:rsidRDefault="00942851" w:rsidP="00CD295E">
      <w:pPr>
        <w:pStyle w:val="Code"/>
        <w:rPr>
          <w:highlight w:val="white"/>
        </w:rPr>
      </w:pPr>
      <w:r>
        <w:rPr>
          <w:highlight w:val="white"/>
        </w:rPr>
        <w:t xml:space="preserve">                 </w:t>
      </w:r>
      <w:r w:rsidR="001A5A90">
        <w:rPr>
          <w:highlight w:val="white"/>
        </w:rPr>
        <w:t>target</w:t>
      </w:r>
      <w:r w:rsidR="00CD295E" w:rsidRPr="00CD295E">
        <w:rPr>
          <w:highlight w:val="white"/>
        </w:rPr>
        <w:t>Type.IsIntegralArrayOrPointer()) {</w:t>
      </w:r>
    </w:p>
    <w:p w14:paraId="1A5C9933" w14:textId="77777777" w:rsidR="00367704" w:rsidRDefault="00CD295E" w:rsidP="00CD295E">
      <w:pPr>
        <w:pStyle w:val="Code"/>
        <w:rPr>
          <w:highlight w:val="white"/>
        </w:rPr>
      </w:pPr>
      <w:r w:rsidRPr="00CD295E">
        <w:rPr>
          <w:highlight w:val="white"/>
        </w:rPr>
        <w:t xml:space="preserve">          </w:t>
      </w:r>
      <w:r w:rsidR="001A5A90">
        <w:rPr>
          <w:highlight w:val="white"/>
        </w:rPr>
        <w:t>target</w:t>
      </w:r>
      <w:r w:rsidRPr="00CD295E">
        <w:rPr>
          <w:highlight w:val="white"/>
        </w:rPr>
        <w:t>Symbol =</w:t>
      </w:r>
    </w:p>
    <w:p w14:paraId="37F266F1" w14:textId="56AE7D89" w:rsidR="00CD295E" w:rsidRPr="00CD295E" w:rsidRDefault="00367704" w:rsidP="00CD295E">
      <w:pPr>
        <w:pStyle w:val="Code"/>
        <w:rPr>
          <w:highlight w:val="white"/>
        </w:rPr>
      </w:pPr>
      <w:r>
        <w:rPr>
          <w:highlight w:val="white"/>
        </w:rPr>
        <w:t xml:space="preserve">            </w:t>
      </w:r>
      <w:r w:rsidR="00CD295E" w:rsidRPr="00CD295E">
        <w:rPr>
          <w:highlight w:val="white"/>
        </w:rPr>
        <w:t>new Symbol(</w:t>
      </w:r>
      <w:r w:rsidR="001A5A90">
        <w:rPr>
          <w:highlight w:val="white"/>
        </w:rPr>
        <w:t>target</w:t>
      </w:r>
      <w:r w:rsidR="00CD295E" w:rsidRPr="00CD295E">
        <w:rPr>
          <w:highlight w:val="white"/>
        </w:rPr>
        <w:t xml:space="preserve">Type, (BigInteger) ((decimal) </w:t>
      </w:r>
      <w:r w:rsidR="001A5A90">
        <w:rPr>
          <w:highlight w:val="white"/>
        </w:rPr>
        <w:t>source</w:t>
      </w:r>
      <w:r w:rsidR="00CD295E" w:rsidRPr="00CD295E">
        <w:rPr>
          <w:highlight w:val="white"/>
        </w:rPr>
        <w:t>Value));</w:t>
      </w:r>
    </w:p>
    <w:p w14:paraId="6963F55A" w14:textId="77777777" w:rsidR="00CD295E" w:rsidRPr="00CD295E" w:rsidRDefault="00CD295E" w:rsidP="00CD295E">
      <w:pPr>
        <w:pStyle w:val="Code"/>
        <w:rPr>
          <w:highlight w:val="white"/>
        </w:rPr>
      </w:pPr>
      <w:r w:rsidRPr="00CD295E">
        <w:rPr>
          <w:highlight w:val="white"/>
        </w:rPr>
        <w:t xml:space="preserve">        }</w:t>
      </w:r>
    </w:p>
    <w:p w14:paraId="64DA42A8" w14:textId="6AB7790B" w:rsidR="008B1B75" w:rsidRDefault="008F371F" w:rsidP="008B1B75">
      <w:pPr>
        <w:rPr>
          <w:highlight w:val="white"/>
        </w:rPr>
      </w:pPr>
      <w:r>
        <w:rPr>
          <w:highlight w:val="white"/>
        </w:rPr>
        <w:t>Finally, i</w:t>
      </w:r>
      <w:r w:rsidR="008B1B75">
        <w:rPr>
          <w:highlight w:val="white"/>
        </w:rPr>
        <w:t>f the both the source and target types are integral, array, or pointer, or if they both are floating, we just create a new symbol with target type and source value.</w:t>
      </w:r>
    </w:p>
    <w:p w14:paraId="6B6BAE0F" w14:textId="42EE8BD1" w:rsidR="008B1B75" w:rsidRPr="00CD295E" w:rsidRDefault="008B1B75" w:rsidP="00C26B8B">
      <w:pPr>
        <w:pStyle w:val="Code"/>
        <w:rPr>
          <w:highlight w:val="white"/>
        </w:rPr>
      </w:pPr>
      <w:r w:rsidRPr="00CD295E">
        <w:rPr>
          <w:highlight w:val="white"/>
        </w:rPr>
        <w:t xml:space="preserve">        </w:t>
      </w:r>
      <w:r w:rsidR="00C26B8B">
        <w:rPr>
          <w:highlight w:val="white"/>
        </w:rPr>
        <w:t>else {</w:t>
      </w:r>
    </w:p>
    <w:p w14:paraId="1D016FE2" w14:textId="77777777" w:rsidR="008B1B75" w:rsidRPr="00CD295E" w:rsidRDefault="008B1B75" w:rsidP="008B1B75">
      <w:pPr>
        <w:pStyle w:val="Code"/>
        <w:rPr>
          <w:highlight w:val="white"/>
        </w:rPr>
      </w:pPr>
      <w:r w:rsidRPr="00CD295E">
        <w:rPr>
          <w:highlight w:val="white"/>
        </w:rPr>
        <w:t xml:space="preserve">          </w:t>
      </w:r>
      <w:r>
        <w:rPr>
          <w:highlight w:val="white"/>
        </w:rPr>
        <w:t>target</w:t>
      </w:r>
      <w:r w:rsidRPr="00CD295E">
        <w:rPr>
          <w:highlight w:val="white"/>
        </w:rPr>
        <w:t>Symbol = new Symbol(</w:t>
      </w:r>
      <w:r>
        <w:rPr>
          <w:highlight w:val="white"/>
        </w:rPr>
        <w:t>target</w:t>
      </w:r>
      <w:r w:rsidRPr="00CD295E">
        <w:rPr>
          <w:highlight w:val="white"/>
        </w:rPr>
        <w:t xml:space="preserve">Type, </w:t>
      </w:r>
      <w:r>
        <w:rPr>
          <w:highlight w:val="white"/>
        </w:rPr>
        <w:t>source</w:t>
      </w:r>
      <w:r w:rsidRPr="00CD295E">
        <w:rPr>
          <w:highlight w:val="white"/>
        </w:rPr>
        <w:t>Value);</w:t>
      </w:r>
    </w:p>
    <w:p w14:paraId="5B2E0372" w14:textId="77777777" w:rsidR="008B1B75" w:rsidRDefault="008B1B75" w:rsidP="008B1B75">
      <w:pPr>
        <w:pStyle w:val="Code"/>
        <w:rPr>
          <w:highlight w:val="white"/>
        </w:rPr>
      </w:pPr>
      <w:r w:rsidRPr="00CD295E">
        <w:rPr>
          <w:highlight w:val="white"/>
        </w:rPr>
        <w:t xml:space="preserve">        }</w:t>
      </w:r>
    </w:p>
    <w:p w14:paraId="53B3ED24" w14:textId="77777777" w:rsidR="00CD295E" w:rsidRPr="00CD295E" w:rsidRDefault="00CD295E" w:rsidP="00CD295E">
      <w:pPr>
        <w:pStyle w:val="Code"/>
        <w:rPr>
          <w:highlight w:val="white"/>
        </w:rPr>
      </w:pPr>
    </w:p>
    <w:p w14:paraId="389D4F73" w14:textId="56692D89"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05FDD2A9" w14:textId="39A61E4D" w:rsidR="00CD295E" w:rsidRPr="00CD295E" w:rsidRDefault="00CD295E" w:rsidP="00CD295E">
      <w:pPr>
        <w:pStyle w:val="Code"/>
        <w:rPr>
          <w:highlight w:val="white"/>
        </w:rPr>
      </w:pPr>
      <w:r w:rsidRPr="00CD295E">
        <w:rPr>
          <w:highlight w:val="white"/>
        </w:rPr>
        <w:t xml:space="preserve">        if (</w:t>
      </w:r>
      <w:r w:rsidR="001A5A90">
        <w:rPr>
          <w:highlight w:val="white"/>
        </w:rPr>
        <w:t>target</w:t>
      </w:r>
      <w:r w:rsidRPr="00CD295E">
        <w:rPr>
          <w:highlight w:val="white"/>
        </w:rPr>
        <w:t>Type.IsFloating()) {</w:t>
      </w:r>
    </w:p>
    <w:p w14:paraId="1638BB69" w14:textId="7038B327" w:rsidR="00C65953" w:rsidRDefault="00CD295E" w:rsidP="00CD295E">
      <w:pPr>
        <w:pStyle w:val="Code"/>
        <w:rPr>
          <w:highlight w:val="white"/>
        </w:rPr>
      </w:pPr>
      <w:r w:rsidRPr="00CD295E">
        <w:rPr>
          <w:highlight w:val="white"/>
        </w:rPr>
        <w:t xml:space="preserve">          MiddleCodeGenera</w:t>
      </w:r>
      <w:r w:rsidR="001A5A90">
        <w:rPr>
          <w:highlight w:val="white"/>
        </w:rPr>
        <w:t>t</w:t>
      </w:r>
      <w:r w:rsidR="009421B7">
        <w:rPr>
          <w:highlight w:val="white"/>
        </w:rPr>
        <w:t>o</w:t>
      </w:r>
      <w:r w:rsidRPr="00CD295E">
        <w:rPr>
          <w:highlight w:val="white"/>
        </w:rPr>
        <w:t>r.</w:t>
      </w:r>
    </w:p>
    <w:p w14:paraId="758755BD" w14:textId="7D6EF938" w:rsidR="00CD295E" w:rsidRPr="00CD295E" w:rsidRDefault="00C65953" w:rsidP="00CD295E">
      <w:pPr>
        <w:pStyle w:val="Code"/>
        <w:rPr>
          <w:highlight w:val="white"/>
        </w:rPr>
      </w:pPr>
      <w:r>
        <w:rPr>
          <w:highlight w:val="white"/>
        </w:rPr>
        <w:t xml:space="preserve">            </w:t>
      </w:r>
      <w:r w:rsidR="00CD295E" w:rsidRPr="00CD295E">
        <w:rPr>
          <w:highlight w:val="white"/>
        </w:rPr>
        <w:t>AddMiddleCode(</w:t>
      </w:r>
      <w:r w:rsidR="008366EA">
        <w:rPr>
          <w:highlight w:val="white"/>
        </w:rPr>
        <w:t>longList</w:t>
      </w:r>
      <w:r w:rsidR="00CD295E" w:rsidRPr="00CD295E">
        <w:rPr>
          <w:highlight w:val="white"/>
        </w:rPr>
        <w:t xml:space="preserve">, </w:t>
      </w:r>
      <w:r w:rsidR="00235142">
        <w:rPr>
          <w:highlight w:val="white"/>
        </w:rPr>
        <w:t>MiddleOperator</w:t>
      </w:r>
      <w:r w:rsidR="00CD295E" w:rsidRPr="00CD295E">
        <w:rPr>
          <w:highlight w:val="white"/>
        </w:rPr>
        <w:t xml:space="preserve">.PushFloat, </w:t>
      </w:r>
      <w:r w:rsidR="001A5A90">
        <w:rPr>
          <w:highlight w:val="white"/>
        </w:rPr>
        <w:t>target</w:t>
      </w:r>
      <w:r w:rsidR="00CD295E" w:rsidRPr="00CD295E">
        <w:rPr>
          <w:highlight w:val="white"/>
        </w:rPr>
        <w:t>Symbol);</w:t>
      </w:r>
    </w:p>
    <w:p w14:paraId="63F12447" w14:textId="77777777" w:rsidR="00CD295E" w:rsidRPr="00CD295E" w:rsidRDefault="00CD295E" w:rsidP="00CD295E">
      <w:pPr>
        <w:pStyle w:val="Code"/>
        <w:rPr>
          <w:highlight w:val="white"/>
        </w:rPr>
      </w:pPr>
      <w:r w:rsidRPr="00CD295E">
        <w:rPr>
          <w:highlight w:val="white"/>
        </w:rPr>
        <w:t xml:space="preserve">        }</w:t>
      </w:r>
    </w:p>
    <w:p w14:paraId="350991EF" w14:textId="77777777" w:rsidR="00CD295E" w:rsidRPr="00CD295E" w:rsidRDefault="00CD295E" w:rsidP="00CD295E">
      <w:pPr>
        <w:pStyle w:val="Code"/>
        <w:rPr>
          <w:highlight w:val="white"/>
        </w:rPr>
      </w:pPr>
    </w:p>
    <w:p w14:paraId="06DAE494" w14:textId="4E45B229"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 xml:space="preserve">Symbol, null, </w:t>
      </w:r>
      <w:r w:rsidR="008366EA">
        <w:rPr>
          <w:highlight w:val="white"/>
        </w:rPr>
        <w:t>longList</w:t>
      </w:r>
      <w:r w:rsidRPr="00CD295E">
        <w:rPr>
          <w:highlight w:val="white"/>
        </w:rPr>
        <w:t>));</w:t>
      </w:r>
    </w:p>
    <w:p w14:paraId="167FBF6F" w14:textId="77777777" w:rsidR="00CD295E" w:rsidRPr="00CD295E" w:rsidRDefault="00CD295E" w:rsidP="00CD295E">
      <w:pPr>
        <w:pStyle w:val="Code"/>
        <w:rPr>
          <w:highlight w:val="white"/>
        </w:rPr>
      </w:pPr>
      <w:r w:rsidRPr="00CD295E">
        <w:rPr>
          <w:highlight w:val="white"/>
        </w:rPr>
        <w:t xml:space="preserve">      }</w:t>
      </w:r>
    </w:p>
    <w:p w14:paraId="7CB5A27F" w14:textId="67058986" w:rsidR="00CD295E" w:rsidRDefault="00CD295E" w:rsidP="00CD295E">
      <w:pPr>
        <w:pStyle w:val="Code"/>
        <w:rPr>
          <w:highlight w:val="white"/>
        </w:rPr>
      </w:pPr>
      <w:r w:rsidRPr="00CD295E">
        <w:rPr>
          <w:highlight w:val="white"/>
        </w:rPr>
        <w:t xml:space="preserve">    }</w:t>
      </w:r>
    </w:p>
    <w:p w14:paraId="5A79D78F" w14:textId="35FDF288" w:rsidR="00942851" w:rsidRPr="00CD295E" w:rsidRDefault="00FE574F" w:rsidP="002360CD">
      <w:pPr>
        <w:rPr>
          <w:highlight w:val="white"/>
        </w:rPr>
      </w:pPr>
      <w:r>
        <w:rPr>
          <w:highlight w:val="white"/>
        </w:rPr>
        <w:t xml:space="preserve">The </w:t>
      </w:r>
      <w:r w:rsidRPr="002360CD">
        <w:rPr>
          <w:rStyle w:val="KeyWord0"/>
          <w:highlight w:val="white"/>
        </w:rPr>
        <w:t>Value</w:t>
      </w:r>
      <w:r>
        <w:rPr>
          <w:highlight w:val="white"/>
        </w:rPr>
        <w:t xml:space="preserve"> method </w:t>
      </w:r>
      <w:r w:rsidR="00F81372">
        <w:rPr>
          <w:highlight w:val="white"/>
        </w:rPr>
        <w:t xml:space="preserve">takes a symbol </w:t>
      </w:r>
      <w:r w:rsidR="008F491B">
        <w:rPr>
          <w:highlight w:val="white"/>
        </w:rPr>
        <w:t>and returns a static symbol.</w:t>
      </w:r>
    </w:p>
    <w:p w14:paraId="5F27D2AD" w14:textId="77777777" w:rsidR="00CD295E" w:rsidRPr="00CD295E" w:rsidRDefault="00CD295E" w:rsidP="00CD295E">
      <w:pPr>
        <w:pStyle w:val="Code"/>
        <w:rPr>
          <w:highlight w:val="white"/>
        </w:rPr>
      </w:pPr>
      <w:r w:rsidRPr="00CD295E">
        <w:rPr>
          <w:highlight w:val="white"/>
        </w:rPr>
        <w:t xml:space="preserve">    public static StaticSymbol Value(Symbol symbol) {</w:t>
      </w:r>
    </w:p>
    <w:p w14:paraId="15CA3076" w14:textId="77777777" w:rsidR="00CD295E" w:rsidRPr="00CD295E" w:rsidRDefault="00CD295E" w:rsidP="00CD295E">
      <w:pPr>
        <w:pStyle w:val="Code"/>
        <w:rPr>
          <w:highlight w:val="white"/>
        </w:rPr>
      </w:pPr>
      <w:r w:rsidRPr="00CD295E">
        <w:rPr>
          <w:highlight w:val="white"/>
        </w:rPr>
        <w:t xml:space="preserve">      return Value(symbol.UniqueName, symbol.Type, symbol.Value);</w:t>
      </w:r>
    </w:p>
    <w:p w14:paraId="08B1CAC7" w14:textId="77777777" w:rsidR="00CD295E" w:rsidRPr="00CD295E" w:rsidRDefault="00CD295E" w:rsidP="00CD295E">
      <w:pPr>
        <w:pStyle w:val="Code"/>
        <w:rPr>
          <w:highlight w:val="white"/>
        </w:rPr>
      </w:pPr>
      <w:r w:rsidRPr="00CD295E">
        <w:rPr>
          <w:highlight w:val="white"/>
        </w:rPr>
        <w:t xml:space="preserve">    }</w:t>
      </w:r>
    </w:p>
    <w:p w14:paraId="27BCF8B4" w14:textId="77777777" w:rsidR="00CD295E" w:rsidRPr="00CD295E" w:rsidRDefault="00CD295E" w:rsidP="00CD295E">
      <w:pPr>
        <w:pStyle w:val="Code"/>
        <w:rPr>
          <w:highlight w:val="white"/>
        </w:rPr>
      </w:pPr>
    </w:p>
    <w:p w14:paraId="6FB48BB0" w14:textId="77777777" w:rsidR="00076673" w:rsidRDefault="00CD295E" w:rsidP="00CD295E">
      <w:pPr>
        <w:pStyle w:val="Code"/>
        <w:rPr>
          <w:highlight w:val="white"/>
        </w:rPr>
      </w:pPr>
      <w:r w:rsidRPr="00CD295E">
        <w:rPr>
          <w:highlight w:val="white"/>
        </w:rPr>
        <w:t xml:space="preserve">    public static StaticSymbol Value(string uniqueName, Type type,</w:t>
      </w:r>
    </w:p>
    <w:p w14:paraId="179DE503" w14:textId="316ADB17" w:rsidR="00CD295E" w:rsidRPr="00CD295E" w:rsidRDefault="00076673" w:rsidP="00CD295E">
      <w:pPr>
        <w:pStyle w:val="Code"/>
        <w:rPr>
          <w:highlight w:val="white"/>
        </w:rPr>
      </w:pPr>
      <w:r>
        <w:rPr>
          <w:highlight w:val="white"/>
        </w:rPr>
        <w:t xml:space="preserve">                                    </w:t>
      </w:r>
      <w:r w:rsidR="00CD295E" w:rsidRPr="00CD295E">
        <w:rPr>
          <w:highlight w:val="white"/>
        </w:rPr>
        <w:t xml:space="preserve"> object value) {</w:t>
      </w:r>
    </w:p>
    <w:p w14:paraId="1F6772D7" w14:textId="77777777" w:rsidR="00CD295E" w:rsidRPr="00CD295E" w:rsidRDefault="00CD295E" w:rsidP="00CD295E">
      <w:pPr>
        <w:pStyle w:val="Code"/>
        <w:rPr>
          <w:highlight w:val="white"/>
        </w:rPr>
      </w:pPr>
      <w:r w:rsidRPr="00CD295E">
        <w:rPr>
          <w:highlight w:val="white"/>
        </w:rPr>
        <w:t xml:space="preserve">      List&lt;MiddleCode&gt; middleCodeList = new List&lt;MiddleCode&gt;();</w:t>
      </w:r>
    </w:p>
    <w:p w14:paraId="5EAD7845" w14:textId="5E65964D" w:rsidR="00CD295E" w:rsidRPr="00CD295E" w:rsidRDefault="004A1C67" w:rsidP="00A24B07">
      <w:pPr>
        <w:rPr>
          <w:highlight w:val="white"/>
        </w:rPr>
      </w:pPr>
      <w:r>
        <w:rPr>
          <w:highlight w:val="white"/>
        </w:rPr>
        <w:t xml:space="preserve">If the value is not null, we add the </w:t>
      </w:r>
      <w:r w:rsidR="002F35C1">
        <w:rPr>
          <w:highlight w:val="white"/>
        </w:rPr>
        <w:t>initializer</w:t>
      </w:r>
      <w:r>
        <w:rPr>
          <w:highlight w:val="white"/>
        </w:rPr>
        <w:t xml:space="preserve"> instruction to the code list</w:t>
      </w:r>
      <w:r w:rsidR="00A24B07">
        <w:rPr>
          <w:highlight w:val="white"/>
        </w:rPr>
        <w:t>.</w:t>
      </w:r>
    </w:p>
    <w:p w14:paraId="3FEBEAEC" w14:textId="77777777" w:rsidR="00CD295E" w:rsidRPr="00CD295E" w:rsidRDefault="00CD295E" w:rsidP="00CD295E">
      <w:pPr>
        <w:pStyle w:val="Code"/>
        <w:rPr>
          <w:highlight w:val="white"/>
        </w:rPr>
      </w:pPr>
      <w:r w:rsidRPr="00CD295E">
        <w:rPr>
          <w:highlight w:val="white"/>
        </w:rPr>
        <w:t xml:space="preserve">      if (value != null) {</w:t>
      </w:r>
    </w:p>
    <w:p w14:paraId="717DD797" w14:textId="7F2F81BD" w:rsidR="00076673" w:rsidRDefault="00CD295E" w:rsidP="00CD295E">
      <w:pPr>
        <w:pStyle w:val="Code"/>
        <w:rPr>
          <w:highlight w:val="white"/>
        </w:rPr>
      </w:pPr>
      <w:r w:rsidRPr="00CD295E">
        <w:rPr>
          <w:highlight w:val="white"/>
        </w:rPr>
        <w:t xml:space="preserve">        middleCodeList.Add(new MiddleCode(MiddleOperator.</w:t>
      </w:r>
      <w:r w:rsidR="002F35C1">
        <w:rPr>
          <w:highlight w:val="white"/>
        </w:rPr>
        <w:t>Initializer</w:t>
      </w:r>
      <w:r w:rsidRPr="00CD295E">
        <w:rPr>
          <w:highlight w:val="white"/>
        </w:rPr>
        <w:t>,</w:t>
      </w:r>
    </w:p>
    <w:p w14:paraId="58A0433D" w14:textId="738EEBD9" w:rsidR="00CD295E" w:rsidRPr="00CD295E" w:rsidRDefault="00076673" w:rsidP="00CD295E">
      <w:pPr>
        <w:pStyle w:val="Code"/>
        <w:rPr>
          <w:highlight w:val="white"/>
        </w:rPr>
      </w:pPr>
      <w:r>
        <w:rPr>
          <w:highlight w:val="white"/>
        </w:rPr>
        <w:t xml:space="preserve">                                         </w:t>
      </w:r>
      <w:r w:rsidR="00CD295E" w:rsidRPr="00CD295E">
        <w:rPr>
          <w:highlight w:val="white"/>
        </w:rPr>
        <w:t xml:space="preserve"> type.Sort, value));</w:t>
      </w:r>
    </w:p>
    <w:p w14:paraId="17405D65" w14:textId="77777777" w:rsidR="00CD295E" w:rsidRPr="00CD295E" w:rsidRDefault="00CD295E" w:rsidP="00CD295E">
      <w:pPr>
        <w:pStyle w:val="Code"/>
        <w:rPr>
          <w:highlight w:val="white"/>
        </w:rPr>
      </w:pPr>
      <w:r w:rsidRPr="00CD295E">
        <w:rPr>
          <w:highlight w:val="white"/>
        </w:rPr>
        <w:lastRenderedPageBreak/>
        <w:t xml:space="preserve">      }</w:t>
      </w:r>
    </w:p>
    <w:p w14:paraId="77E85CA6" w14:textId="1AB0696D" w:rsidR="00A24B07" w:rsidRPr="00CD295E" w:rsidRDefault="00A24B07" w:rsidP="00A24B07">
      <w:pPr>
        <w:rPr>
          <w:highlight w:val="white"/>
        </w:rPr>
      </w:pPr>
      <w:r>
        <w:rPr>
          <w:highlight w:val="white"/>
        </w:rPr>
        <w:t>If the value is null</w:t>
      </w:r>
      <w:r w:rsidR="0006113B">
        <w:rPr>
          <w:highlight w:val="white"/>
        </w:rPr>
        <w:t>,</w:t>
      </w:r>
      <w:r>
        <w:rPr>
          <w:highlight w:val="white"/>
        </w:rPr>
        <w:t xml:space="preserve"> we add the </w:t>
      </w:r>
      <w:r w:rsidR="002F35C1">
        <w:rPr>
          <w:highlight w:val="white"/>
        </w:rPr>
        <w:t>initializer</w:t>
      </w:r>
      <w:r>
        <w:rPr>
          <w:highlight w:val="white"/>
        </w:rPr>
        <w:t xml:space="preserve"> ero instruction, with the type size.</w:t>
      </w:r>
    </w:p>
    <w:p w14:paraId="1B4BA431" w14:textId="77777777" w:rsidR="00CD295E" w:rsidRPr="00CD295E" w:rsidRDefault="00CD295E" w:rsidP="00CD295E">
      <w:pPr>
        <w:pStyle w:val="Code"/>
        <w:rPr>
          <w:highlight w:val="white"/>
        </w:rPr>
      </w:pPr>
      <w:r w:rsidRPr="00CD295E">
        <w:rPr>
          <w:highlight w:val="white"/>
        </w:rPr>
        <w:t xml:space="preserve">      else {</w:t>
      </w:r>
    </w:p>
    <w:p w14:paraId="4E58F278" w14:textId="46C3DB9B" w:rsidR="00076673" w:rsidRDefault="00CD295E" w:rsidP="00CD295E">
      <w:pPr>
        <w:pStyle w:val="Code"/>
        <w:rPr>
          <w:highlight w:val="white"/>
        </w:rPr>
      </w:pPr>
      <w:r w:rsidRPr="00CD295E">
        <w:rPr>
          <w:highlight w:val="white"/>
        </w:rPr>
        <w:t xml:space="preserve">        middleCodeList.Add(new MiddleCode(MiddleOperator.</w:t>
      </w:r>
      <w:r w:rsidR="002F35C1">
        <w:rPr>
          <w:highlight w:val="white"/>
        </w:rPr>
        <w:t>Initializer</w:t>
      </w:r>
      <w:r w:rsidRPr="00CD295E">
        <w:rPr>
          <w:highlight w:val="white"/>
        </w:rPr>
        <w:t>Zero,</w:t>
      </w:r>
    </w:p>
    <w:p w14:paraId="3FE69DA1" w14:textId="4B5B21DD" w:rsidR="00CD295E" w:rsidRPr="00CD295E" w:rsidRDefault="00076673" w:rsidP="00CD295E">
      <w:pPr>
        <w:pStyle w:val="Code"/>
        <w:rPr>
          <w:highlight w:val="white"/>
        </w:rPr>
      </w:pPr>
      <w:r>
        <w:rPr>
          <w:highlight w:val="white"/>
        </w:rPr>
        <w:t xml:space="preserve">                                         </w:t>
      </w:r>
      <w:r w:rsidR="00CD295E" w:rsidRPr="00CD295E">
        <w:rPr>
          <w:highlight w:val="white"/>
        </w:rPr>
        <w:t xml:space="preserve"> type.Size()));</w:t>
      </w:r>
    </w:p>
    <w:p w14:paraId="0D39FB50" w14:textId="77777777" w:rsidR="00CD295E" w:rsidRPr="00CD295E" w:rsidRDefault="00CD295E" w:rsidP="00CD295E">
      <w:pPr>
        <w:pStyle w:val="Code"/>
        <w:rPr>
          <w:highlight w:val="white"/>
        </w:rPr>
      </w:pPr>
      <w:r w:rsidRPr="00CD295E">
        <w:rPr>
          <w:highlight w:val="white"/>
        </w:rPr>
        <w:t xml:space="preserve">      }</w:t>
      </w:r>
    </w:p>
    <w:p w14:paraId="046AED07" w14:textId="64F35F15" w:rsidR="00CD295E" w:rsidRPr="00CD295E" w:rsidRDefault="003C0453" w:rsidP="003C0453">
      <w:pPr>
        <w:rPr>
          <w:highlight w:val="white"/>
        </w:rPr>
      </w:pPr>
      <w:r>
        <w:rPr>
          <w:highlight w:val="white"/>
        </w:rPr>
        <w:t>We translate the middle code instructions to assembly code.</w:t>
      </w:r>
    </w:p>
    <w:p w14:paraId="1513EB87" w14:textId="77777777" w:rsidR="00CD295E" w:rsidRPr="00CD295E" w:rsidRDefault="00CD295E" w:rsidP="00CD295E">
      <w:pPr>
        <w:pStyle w:val="Code"/>
        <w:rPr>
          <w:highlight w:val="white"/>
        </w:rPr>
      </w:pPr>
      <w:r w:rsidRPr="00CD295E">
        <w:rPr>
          <w:highlight w:val="white"/>
        </w:rPr>
        <w:t xml:space="preserve">      List&lt;AssemblyCode&gt; assemblyCodeList = new List&lt;AssemblyCode&gt;();</w:t>
      </w:r>
    </w:p>
    <w:p w14:paraId="5EE619A4" w14:textId="77777777" w:rsidR="00076673" w:rsidRDefault="00CD295E" w:rsidP="00CD295E">
      <w:pPr>
        <w:pStyle w:val="Code"/>
        <w:rPr>
          <w:highlight w:val="white"/>
        </w:rPr>
      </w:pPr>
      <w:r w:rsidRPr="00CD295E">
        <w:rPr>
          <w:highlight w:val="white"/>
        </w:rPr>
        <w:t xml:space="preserve">      AssemblyCodeGenerator.GenerateAssembly(middleCodeList,</w:t>
      </w:r>
    </w:p>
    <w:p w14:paraId="383F668C" w14:textId="0C356CCF" w:rsidR="00CD295E" w:rsidRPr="00CD295E" w:rsidRDefault="00076673" w:rsidP="00CD295E">
      <w:pPr>
        <w:pStyle w:val="Code"/>
        <w:rPr>
          <w:highlight w:val="white"/>
        </w:rPr>
      </w:pPr>
      <w:r>
        <w:rPr>
          <w:highlight w:val="white"/>
        </w:rPr>
        <w:t xml:space="preserve">                                            </w:t>
      </w:r>
      <w:r w:rsidR="00CD295E" w:rsidRPr="00CD295E">
        <w:rPr>
          <w:highlight w:val="white"/>
        </w:rPr>
        <w:t xml:space="preserve"> assemblyCodeList);</w:t>
      </w:r>
    </w:p>
    <w:p w14:paraId="734DCDCA" w14:textId="2BEC9008" w:rsidR="00CD295E" w:rsidRPr="00CD295E" w:rsidRDefault="00885B1B" w:rsidP="00B453B1">
      <w:pPr>
        <w:rPr>
          <w:highlight w:val="white"/>
        </w:rPr>
      </w:pPr>
      <w:r>
        <w:rPr>
          <w:highlight w:val="white"/>
        </w:rPr>
        <w:t xml:space="preserve">For the Linux target </w:t>
      </w:r>
      <w:r w:rsidR="0006462C">
        <w:rPr>
          <w:highlight w:val="white"/>
        </w:rPr>
        <w:t>machine, we generate a list of text holding the final assembly code. For Windows target code generation, se Chapter XXX.</w:t>
      </w:r>
    </w:p>
    <w:p w14:paraId="7D7B8C40" w14:textId="77777777" w:rsidR="00CD295E" w:rsidRPr="00CD295E" w:rsidRDefault="00CD295E" w:rsidP="00CD295E">
      <w:pPr>
        <w:pStyle w:val="Code"/>
        <w:rPr>
          <w:highlight w:val="white"/>
        </w:rPr>
      </w:pPr>
      <w:r w:rsidRPr="00CD295E">
        <w:rPr>
          <w:highlight w:val="white"/>
        </w:rPr>
        <w:t xml:space="preserve">      if (Start.Linux) {</w:t>
      </w:r>
    </w:p>
    <w:p w14:paraId="07C0648C" w14:textId="77777777" w:rsidR="00CD295E" w:rsidRPr="00CD295E" w:rsidRDefault="00CD295E" w:rsidP="00CD295E">
      <w:pPr>
        <w:pStyle w:val="Code"/>
        <w:rPr>
          <w:highlight w:val="white"/>
        </w:rPr>
      </w:pPr>
      <w:r w:rsidRPr="00CD295E">
        <w:rPr>
          <w:highlight w:val="white"/>
        </w:rPr>
        <w:t xml:space="preserve">        List&lt;string&gt; textList = new List&lt;string&gt;();</w:t>
      </w:r>
    </w:p>
    <w:p w14:paraId="7ADDF48C" w14:textId="77777777" w:rsidR="00CD295E" w:rsidRPr="00CD295E" w:rsidRDefault="00CD295E" w:rsidP="00CD295E">
      <w:pPr>
        <w:pStyle w:val="Code"/>
        <w:rPr>
          <w:highlight w:val="white"/>
        </w:rPr>
      </w:pPr>
      <w:r w:rsidRPr="00CD295E">
        <w:rPr>
          <w:highlight w:val="white"/>
        </w:rPr>
        <w:t xml:space="preserve">        textList.Add("\n" + uniqueName + ":");</w:t>
      </w:r>
    </w:p>
    <w:p w14:paraId="2FFB86B6" w14:textId="77777777" w:rsidR="00CD295E" w:rsidRPr="00CD295E" w:rsidRDefault="00CD295E" w:rsidP="00CD295E">
      <w:pPr>
        <w:pStyle w:val="Code"/>
        <w:rPr>
          <w:highlight w:val="white"/>
        </w:rPr>
      </w:pPr>
      <w:r w:rsidRPr="00CD295E">
        <w:rPr>
          <w:highlight w:val="white"/>
        </w:rPr>
        <w:t xml:space="preserve">        ISet&lt;string&gt; externSet = new HashSet&lt;string&gt;();</w:t>
      </w:r>
    </w:p>
    <w:p w14:paraId="2BCEE39C" w14:textId="02B71452" w:rsidR="00D84B3D" w:rsidRPr="00D84B3D" w:rsidRDefault="00D84B3D" w:rsidP="00D84B3D">
      <w:pPr>
        <w:pStyle w:val="Code"/>
        <w:rPr>
          <w:highlight w:val="white"/>
        </w:rPr>
      </w:pPr>
      <w:r w:rsidRPr="00D84B3D">
        <w:rPr>
          <w:highlight w:val="white"/>
        </w:rPr>
        <w:t xml:space="preserve">        AssemblyCodeGenerator.</w:t>
      </w:r>
      <w:r w:rsidR="005873BE">
        <w:rPr>
          <w:highlight w:val="white"/>
        </w:rPr>
        <w:t>LinuxTextList</w:t>
      </w:r>
      <w:r w:rsidRPr="00D84B3D">
        <w:rPr>
          <w:highlight w:val="white"/>
        </w:rPr>
        <w:t>(assemblyCodeList, textList, externSet);</w:t>
      </w:r>
    </w:p>
    <w:p w14:paraId="42D6C641" w14:textId="77777777" w:rsidR="00E31C53" w:rsidRDefault="00CD295E" w:rsidP="00CD295E">
      <w:pPr>
        <w:pStyle w:val="Code"/>
        <w:rPr>
          <w:highlight w:val="white"/>
        </w:rPr>
      </w:pPr>
      <w:r w:rsidRPr="00CD295E">
        <w:rPr>
          <w:highlight w:val="white"/>
        </w:rPr>
        <w:t xml:space="preserve">        return (new StaticSymbolLinux(StaticSymbolLinux.TextOrData.Data,</w:t>
      </w:r>
    </w:p>
    <w:p w14:paraId="446491B6" w14:textId="3F94AB6C" w:rsidR="00CD295E" w:rsidRPr="00CD295E" w:rsidRDefault="00E31C53" w:rsidP="00CD295E">
      <w:pPr>
        <w:pStyle w:val="Code"/>
        <w:rPr>
          <w:highlight w:val="white"/>
        </w:rPr>
      </w:pPr>
      <w:r>
        <w:rPr>
          <w:highlight w:val="white"/>
        </w:rPr>
        <w:t xml:space="preserve">                                     </w:t>
      </w:r>
      <w:r w:rsidR="00CD295E" w:rsidRPr="00CD295E">
        <w:rPr>
          <w:highlight w:val="white"/>
        </w:rPr>
        <w:t xml:space="preserve"> uniqueName, textList, externSet));</w:t>
      </w:r>
    </w:p>
    <w:p w14:paraId="6136D8CB" w14:textId="77777777" w:rsidR="00CD295E" w:rsidRPr="00CD295E" w:rsidRDefault="00CD295E" w:rsidP="00CD295E">
      <w:pPr>
        <w:pStyle w:val="Code"/>
        <w:rPr>
          <w:highlight w:val="white"/>
        </w:rPr>
      </w:pPr>
      <w:r w:rsidRPr="00CD295E">
        <w:rPr>
          <w:highlight w:val="white"/>
        </w:rPr>
        <w:t xml:space="preserve">      }</w:t>
      </w:r>
    </w:p>
    <w:p w14:paraId="3082844B" w14:textId="77777777" w:rsidR="0006462C" w:rsidRDefault="0006462C" w:rsidP="0045597A">
      <w:pPr>
        <w:pStyle w:val="Code"/>
        <w:rPr>
          <w:highlight w:val="white"/>
        </w:rPr>
      </w:pPr>
    </w:p>
    <w:p w14:paraId="476C191B" w14:textId="3C6CAF01" w:rsidR="0045597A" w:rsidRPr="00CD295E" w:rsidRDefault="0045597A" w:rsidP="0045597A">
      <w:pPr>
        <w:pStyle w:val="Code"/>
        <w:rPr>
          <w:highlight w:val="white"/>
        </w:rPr>
      </w:pPr>
      <w:r w:rsidRPr="00CD295E">
        <w:rPr>
          <w:highlight w:val="white"/>
        </w:rPr>
        <w:t xml:space="preserve">      if (Start.Windows) {</w:t>
      </w:r>
    </w:p>
    <w:p w14:paraId="190BF003" w14:textId="77777777" w:rsidR="0045597A" w:rsidRPr="00CD295E" w:rsidRDefault="0045597A" w:rsidP="0045597A">
      <w:pPr>
        <w:pStyle w:val="Code"/>
        <w:rPr>
          <w:highlight w:val="white"/>
        </w:rPr>
      </w:pPr>
      <w:r w:rsidRPr="00CD295E">
        <w:rPr>
          <w:highlight w:val="white"/>
        </w:rPr>
        <w:t xml:space="preserve">        List&lt;byte&gt; byteList = new List&lt;byte&gt;();</w:t>
      </w:r>
    </w:p>
    <w:p w14:paraId="7A035656" w14:textId="77777777" w:rsidR="0045597A" w:rsidRPr="00CD295E" w:rsidRDefault="0045597A" w:rsidP="0045597A">
      <w:pPr>
        <w:pStyle w:val="Code"/>
        <w:rPr>
          <w:highlight w:val="white"/>
        </w:rPr>
      </w:pPr>
      <w:r w:rsidRPr="00CD295E">
        <w:rPr>
          <w:highlight w:val="white"/>
        </w:rPr>
        <w:t xml:space="preserve">        IDictionary&lt;int,string&gt; accessMap =</w:t>
      </w:r>
      <w:r>
        <w:rPr>
          <w:highlight w:val="white"/>
        </w:rPr>
        <w:t xml:space="preserve"> </w:t>
      </w:r>
      <w:r w:rsidRPr="00CD295E">
        <w:rPr>
          <w:highlight w:val="white"/>
        </w:rPr>
        <w:t>new Dictionary&lt;int,string&gt;();</w:t>
      </w:r>
    </w:p>
    <w:p w14:paraId="6D142ABC" w14:textId="77777777" w:rsidR="0045597A" w:rsidRDefault="0045597A" w:rsidP="0045597A">
      <w:pPr>
        <w:pStyle w:val="Code"/>
        <w:rPr>
          <w:highlight w:val="white"/>
        </w:rPr>
      </w:pPr>
      <w:r w:rsidRPr="00CD295E">
        <w:rPr>
          <w:highlight w:val="white"/>
        </w:rPr>
        <w:t xml:space="preserve">        AssemblyCodeGenerator.</w:t>
      </w:r>
    </w:p>
    <w:p w14:paraId="39B85420" w14:textId="77777777" w:rsidR="0045597A" w:rsidRDefault="0045597A" w:rsidP="0045597A">
      <w:pPr>
        <w:pStyle w:val="Code"/>
        <w:rPr>
          <w:highlight w:val="white"/>
        </w:rPr>
      </w:pPr>
      <w:r>
        <w:rPr>
          <w:highlight w:val="white"/>
        </w:rPr>
        <w:t xml:space="preserve">          </w:t>
      </w:r>
      <w:r w:rsidRPr="00CD295E">
        <w:rPr>
          <w:highlight w:val="white"/>
        </w:rPr>
        <w:t>GenerateTargetWindows(assemblyCodeList, byteList,</w:t>
      </w:r>
    </w:p>
    <w:p w14:paraId="6F8023C4" w14:textId="77777777" w:rsidR="0045597A" w:rsidRPr="00CD295E" w:rsidRDefault="0045597A" w:rsidP="0045597A">
      <w:pPr>
        <w:pStyle w:val="Code"/>
        <w:rPr>
          <w:highlight w:val="white"/>
        </w:rPr>
      </w:pPr>
      <w:r>
        <w:rPr>
          <w:highlight w:val="white"/>
        </w:rPr>
        <w:t xml:space="preserve">                               </w:t>
      </w:r>
      <w:r w:rsidRPr="00CD295E">
        <w:rPr>
          <w:highlight w:val="white"/>
        </w:rPr>
        <w:t xml:space="preserve"> accessMap, null, null);</w:t>
      </w:r>
    </w:p>
    <w:p w14:paraId="21E915BC" w14:textId="77777777" w:rsidR="0045597A" w:rsidRPr="00CD295E" w:rsidRDefault="0045597A" w:rsidP="0045597A">
      <w:pPr>
        <w:pStyle w:val="Code"/>
        <w:rPr>
          <w:highlight w:val="white"/>
        </w:rPr>
      </w:pPr>
      <w:r w:rsidRPr="00CD295E">
        <w:rPr>
          <w:highlight w:val="white"/>
        </w:rPr>
        <w:t xml:space="preserve">        return (new StaticSymbolWindows(uniqueName, byteList, accessMap));</w:t>
      </w:r>
    </w:p>
    <w:p w14:paraId="05F386C5" w14:textId="77777777" w:rsidR="0045597A" w:rsidRPr="00CD295E" w:rsidRDefault="0045597A" w:rsidP="0045597A">
      <w:pPr>
        <w:pStyle w:val="Code"/>
        <w:rPr>
          <w:highlight w:val="white"/>
        </w:rPr>
      </w:pPr>
      <w:r w:rsidRPr="00CD295E">
        <w:rPr>
          <w:highlight w:val="white"/>
        </w:rPr>
        <w:t xml:space="preserve">      }</w:t>
      </w:r>
    </w:p>
    <w:p w14:paraId="6A85F341" w14:textId="77777777" w:rsidR="0045597A" w:rsidRPr="00CD295E" w:rsidRDefault="0045597A" w:rsidP="0045597A">
      <w:pPr>
        <w:pStyle w:val="Code"/>
        <w:rPr>
          <w:highlight w:val="white"/>
        </w:rPr>
      </w:pPr>
      <w:r w:rsidRPr="00CD295E">
        <w:rPr>
          <w:highlight w:val="white"/>
        </w:rPr>
        <w:t xml:space="preserve">      </w:t>
      </w:r>
    </w:p>
    <w:p w14:paraId="626CB4F6" w14:textId="77777777" w:rsidR="00CD295E" w:rsidRPr="00CD295E" w:rsidRDefault="00CD295E" w:rsidP="00CD295E">
      <w:pPr>
        <w:pStyle w:val="Code"/>
        <w:rPr>
          <w:highlight w:val="white"/>
        </w:rPr>
      </w:pPr>
      <w:r w:rsidRPr="00CD295E">
        <w:rPr>
          <w:highlight w:val="white"/>
        </w:rPr>
        <w:t xml:space="preserve">      return null;</w:t>
      </w:r>
    </w:p>
    <w:p w14:paraId="7F67246B" w14:textId="77777777" w:rsidR="00CD295E" w:rsidRPr="003F44A5" w:rsidRDefault="00CD295E" w:rsidP="003F44A5">
      <w:pPr>
        <w:pStyle w:val="Code"/>
        <w:rPr>
          <w:highlight w:val="white"/>
        </w:rPr>
      </w:pPr>
      <w:r w:rsidRPr="00CD295E">
        <w:rPr>
          <w:highlight w:val="white"/>
        </w:rPr>
        <w:t xml:space="preserve"> </w:t>
      </w:r>
      <w:r w:rsidRPr="003F44A5">
        <w:rPr>
          <w:highlight w:val="white"/>
        </w:rPr>
        <w:t xml:space="preserve">   }</w:t>
      </w:r>
    </w:p>
    <w:p w14:paraId="32ED2205" w14:textId="4256546A" w:rsidR="00CD295E" w:rsidRPr="003F44A5" w:rsidRDefault="003F44A5" w:rsidP="003F44A5">
      <w:pPr>
        <w:pStyle w:val="Code"/>
        <w:rPr>
          <w:highlight w:val="white"/>
        </w:rPr>
      </w:pPr>
      <w:r w:rsidRPr="003F44A5">
        <w:rPr>
          <w:highlight w:val="white"/>
        </w:rPr>
        <w:t xml:space="preserve"> </w:t>
      </w:r>
      <w:r w:rsidR="00CD295E" w:rsidRPr="003F44A5">
        <w:rPr>
          <w:highlight w:val="white"/>
        </w:rPr>
        <w:t xml:space="preserve"> }</w:t>
      </w:r>
    </w:p>
    <w:p w14:paraId="623F6BDC" w14:textId="567FA7DB" w:rsidR="00BB508B" w:rsidRPr="00862B4D" w:rsidRDefault="00CD295E" w:rsidP="00027F7E">
      <w:pPr>
        <w:pStyle w:val="Code"/>
      </w:pPr>
      <w:r w:rsidRPr="003F44A5">
        <w:rPr>
          <w:highlight w:val="white"/>
        </w:rPr>
        <w:t>}</w:t>
      </w:r>
    </w:p>
    <w:p w14:paraId="24D7EB70" w14:textId="74369F9C" w:rsidR="00B838C8" w:rsidRDefault="00B838C8" w:rsidP="00485A24">
      <w:pPr>
        <w:pStyle w:val="Rubrik1"/>
      </w:pPr>
      <w:r>
        <w:lastRenderedPageBreak/>
        <w:t xml:space="preserve">Static </w:t>
      </w:r>
      <w:r w:rsidR="00917F74">
        <w:t xml:space="preserve">Address </w:t>
      </w:r>
      <w:r>
        <w:t>Expression</w:t>
      </w:r>
    </w:p>
    <w:p w14:paraId="64569086" w14:textId="7733CE75" w:rsidR="00917F74" w:rsidRDefault="00CD6BA8" w:rsidP="00917F74">
      <w:r>
        <w:t>If an expression is not constant, the next step is to deci</w:t>
      </w:r>
      <w:r w:rsidR="00917F74">
        <w:t>de whether it is static.</w:t>
      </w:r>
    </w:p>
    <w:p w14:paraId="1984430F" w14:textId="39613285" w:rsidR="007F289B" w:rsidRDefault="007F289B" w:rsidP="00917F74">
      <w:r>
        <w:t xml:space="preserve">The </w:t>
      </w:r>
      <w:r w:rsidRPr="007F289B">
        <w:rPr>
          <w:rStyle w:val="KeyWord0"/>
        </w:rPr>
        <w:t>StaticValue</w:t>
      </w:r>
      <w:r>
        <w:t xml:space="preserve"> and </w:t>
      </w:r>
      <w:r w:rsidRPr="007F289B">
        <w:rPr>
          <w:rStyle w:val="KeyWord0"/>
        </w:rPr>
        <w:t>StaticAddress</w:t>
      </w:r>
      <w:r>
        <w:t xml:space="preserve"> classes are identical</w:t>
      </w:r>
      <w:r w:rsidR="00E53D6D">
        <w:t>, t</w:t>
      </w:r>
      <w:r w:rsidR="00960DF1">
        <w:t xml:space="preserve">hey hold a name and an offset. </w:t>
      </w:r>
      <w:r w:rsidR="00CD3466">
        <w:t>In the end, only static address</w:t>
      </w:r>
      <w:r w:rsidR="00DF5F99">
        <w:t>es</w:t>
      </w:r>
      <w:r w:rsidR="00CD3466">
        <w:t xml:space="preserve"> are allowed, but a static value can hold a middle value. For instance, in the static address </w:t>
      </w:r>
      <w:r w:rsidR="00CD3466" w:rsidRPr="00CD3466">
        <w:rPr>
          <w:rStyle w:val="KeyWord0"/>
        </w:rPr>
        <w:t>&amp;a[3]</w:t>
      </w:r>
      <w:r w:rsidR="00CD3466">
        <w:t xml:space="preserve">, </w:t>
      </w:r>
      <w:r w:rsidR="00CD3466" w:rsidRPr="00DF5F99">
        <w:rPr>
          <w:rStyle w:val="KeyWord0"/>
        </w:rPr>
        <w:t>a[3]</w:t>
      </w:r>
      <w:r w:rsidR="00CD3466">
        <w:t xml:space="preserve"> is temporary stored as a static value.</w:t>
      </w:r>
    </w:p>
    <w:p w14:paraId="48E48D53" w14:textId="75233FE1" w:rsidR="0011007F" w:rsidRDefault="00B838C8" w:rsidP="002F7968">
      <w:pPr>
        <w:pStyle w:val="CodeHeader"/>
      </w:pPr>
      <w:r>
        <w:t>StaticValue.cs</w:t>
      </w:r>
    </w:p>
    <w:p w14:paraId="329DF938" w14:textId="77777777" w:rsidR="0011007F" w:rsidRPr="0011007F" w:rsidRDefault="0011007F" w:rsidP="0011007F">
      <w:pPr>
        <w:pStyle w:val="Code"/>
        <w:rPr>
          <w:highlight w:val="white"/>
        </w:rPr>
      </w:pPr>
      <w:r w:rsidRPr="0011007F">
        <w:rPr>
          <w:highlight w:val="white"/>
        </w:rPr>
        <w:t>namespace CCompiler {</w:t>
      </w:r>
    </w:p>
    <w:p w14:paraId="716EB8F3" w14:textId="77777777" w:rsidR="0011007F" w:rsidRPr="0011007F" w:rsidRDefault="0011007F" w:rsidP="0011007F">
      <w:pPr>
        <w:pStyle w:val="Code"/>
        <w:rPr>
          <w:highlight w:val="white"/>
        </w:rPr>
      </w:pPr>
      <w:r w:rsidRPr="0011007F">
        <w:rPr>
          <w:highlight w:val="white"/>
        </w:rPr>
        <w:t xml:space="preserve">  public class StaticValue {</w:t>
      </w:r>
    </w:p>
    <w:p w14:paraId="3FBA39CA" w14:textId="77777777" w:rsidR="0011007F" w:rsidRPr="0011007F" w:rsidRDefault="0011007F" w:rsidP="0011007F">
      <w:pPr>
        <w:pStyle w:val="Code"/>
        <w:rPr>
          <w:highlight w:val="white"/>
        </w:rPr>
      </w:pPr>
      <w:r w:rsidRPr="0011007F">
        <w:rPr>
          <w:highlight w:val="white"/>
        </w:rPr>
        <w:t xml:space="preserve">    private string m_uniqueName;</w:t>
      </w:r>
    </w:p>
    <w:p w14:paraId="6647C96E" w14:textId="77777777" w:rsidR="0011007F" w:rsidRPr="0011007F" w:rsidRDefault="0011007F" w:rsidP="0011007F">
      <w:pPr>
        <w:pStyle w:val="Code"/>
        <w:rPr>
          <w:highlight w:val="white"/>
        </w:rPr>
      </w:pPr>
      <w:r w:rsidRPr="0011007F">
        <w:rPr>
          <w:highlight w:val="white"/>
        </w:rPr>
        <w:t xml:space="preserve">    private int m_offset;</w:t>
      </w:r>
    </w:p>
    <w:p w14:paraId="6B077300" w14:textId="77777777" w:rsidR="0011007F" w:rsidRPr="0011007F" w:rsidRDefault="0011007F" w:rsidP="0011007F">
      <w:pPr>
        <w:pStyle w:val="Code"/>
        <w:rPr>
          <w:highlight w:val="white"/>
        </w:rPr>
      </w:pPr>
    </w:p>
    <w:p w14:paraId="17D3B260" w14:textId="77777777" w:rsidR="0011007F" w:rsidRPr="0011007F" w:rsidRDefault="0011007F" w:rsidP="0011007F">
      <w:pPr>
        <w:pStyle w:val="Code"/>
        <w:rPr>
          <w:highlight w:val="white"/>
        </w:rPr>
      </w:pPr>
      <w:r w:rsidRPr="0011007F">
        <w:rPr>
          <w:highlight w:val="white"/>
        </w:rPr>
        <w:t xml:space="preserve">    public StaticValue(string name, int offset) {</w:t>
      </w:r>
    </w:p>
    <w:p w14:paraId="2F6ECB97" w14:textId="77777777" w:rsidR="0011007F" w:rsidRPr="0011007F" w:rsidRDefault="0011007F" w:rsidP="0011007F">
      <w:pPr>
        <w:pStyle w:val="Code"/>
        <w:rPr>
          <w:highlight w:val="white"/>
        </w:rPr>
      </w:pPr>
      <w:r w:rsidRPr="0011007F">
        <w:rPr>
          <w:highlight w:val="white"/>
        </w:rPr>
        <w:t xml:space="preserve">      m_uniqueName = name;</w:t>
      </w:r>
    </w:p>
    <w:p w14:paraId="48853AF8" w14:textId="77777777" w:rsidR="0011007F" w:rsidRPr="0011007F" w:rsidRDefault="0011007F" w:rsidP="0011007F">
      <w:pPr>
        <w:pStyle w:val="Code"/>
        <w:rPr>
          <w:highlight w:val="white"/>
        </w:rPr>
      </w:pPr>
      <w:r w:rsidRPr="0011007F">
        <w:rPr>
          <w:highlight w:val="white"/>
        </w:rPr>
        <w:t xml:space="preserve">      m_offset = offset;</w:t>
      </w:r>
    </w:p>
    <w:p w14:paraId="3A341123" w14:textId="77777777" w:rsidR="0011007F" w:rsidRPr="0011007F" w:rsidRDefault="0011007F" w:rsidP="0011007F">
      <w:pPr>
        <w:pStyle w:val="Code"/>
        <w:rPr>
          <w:highlight w:val="white"/>
        </w:rPr>
      </w:pPr>
      <w:r w:rsidRPr="0011007F">
        <w:rPr>
          <w:highlight w:val="white"/>
        </w:rPr>
        <w:t xml:space="preserve">    }</w:t>
      </w:r>
    </w:p>
    <w:p w14:paraId="7A824BC5" w14:textId="77777777" w:rsidR="0011007F" w:rsidRPr="0011007F" w:rsidRDefault="0011007F" w:rsidP="0011007F">
      <w:pPr>
        <w:pStyle w:val="Code"/>
        <w:rPr>
          <w:highlight w:val="white"/>
        </w:rPr>
      </w:pPr>
      <w:r w:rsidRPr="0011007F">
        <w:rPr>
          <w:highlight w:val="white"/>
        </w:rPr>
        <w:t xml:space="preserve">  </w:t>
      </w:r>
    </w:p>
    <w:p w14:paraId="73A1BF85" w14:textId="77777777" w:rsidR="0011007F" w:rsidRPr="0011007F" w:rsidRDefault="0011007F" w:rsidP="0011007F">
      <w:pPr>
        <w:pStyle w:val="Code"/>
        <w:rPr>
          <w:highlight w:val="white"/>
        </w:rPr>
      </w:pPr>
      <w:r w:rsidRPr="0011007F">
        <w:rPr>
          <w:highlight w:val="white"/>
        </w:rPr>
        <w:t xml:space="preserve">    public string UniqueName {</w:t>
      </w:r>
    </w:p>
    <w:p w14:paraId="1F3D545E" w14:textId="77777777" w:rsidR="0011007F" w:rsidRPr="0011007F" w:rsidRDefault="0011007F" w:rsidP="0011007F">
      <w:pPr>
        <w:pStyle w:val="Code"/>
        <w:rPr>
          <w:highlight w:val="white"/>
        </w:rPr>
      </w:pPr>
      <w:r w:rsidRPr="0011007F">
        <w:rPr>
          <w:highlight w:val="white"/>
        </w:rPr>
        <w:t xml:space="preserve">      get { return m_uniqueName; }</w:t>
      </w:r>
    </w:p>
    <w:p w14:paraId="0EDA6827" w14:textId="77777777" w:rsidR="0011007F" w:rsidRPr="0011007F" w:rsidRDefault="0011007F" w:rsidP="0011007F">
      <w:pPr>
        <w:pStyle w:val="Code"/>
        <w:rPr>
          <w:highlight w:val="white"/>
        </w:rPr>
      </w:pPr>
      <w:r w:rsidRPr="0011007F">
        <w:rPr>
          <w:highlight w:val="white"/>
        </w:rPr>
        <w:t xml:space="preserve">    }</w:t>
      </w:r>
    </w:p>
    <w:p w14:paraId="6BDA5703" w14:textId="77777777" w:rsidR="0011007F" w:rsidRPr="0011007F" w:rsidRDefault="0011007F" w:rsidP="0011007F">
      <w:pPr>
        <w:pStyle w:val="Code"/>
        <w:rPr>
          <w:highlight w:val="white"/>
        </w:rPr>
      </w:pPr>
      <w:r w:rsidRPr="0011007F">
        <w:rPr>
          <w:highlight w:val="white"/>
        </w:rPr>
        <w:t xml:space="preserve">  </w:t>
      </w:r>
    </w:p>
    <w:p w14:paraId="32490CCB" w14:textId="77777777" w:rsidR="0011007F" w:rsidRPr="0011007F" w:rsidRDefault="0011007F" w:rsidP="0011007F">
      <w:pPr>
        <w:pStyle w:val="Code"/>
        <w:rPr>
          <w:highlight w:val="white"/>
        </w:rPr>
      </w:pPr>
      <w:r w:rsidRPr="0011007F">
        <w:rPr>
          <w:highlight w:val="white"/>
        </w:rPr>
        <w:t xml:space="preserve">    public int Offset {</w:t>
      </w:r>
    </w:p>
    <w:p w14:paraId="377CA795" w14:textId="77777777" w:rsidR="0011007F" w:rsidRPr="0011007F" w:rsidRDefault="0011007F" w:rsidP="0011007F">
      <w:pPr>
        <w:pStyle w:val="Code"/>
        <w:rPr>
          <w:highlight w:val="white"/>
        </w:rPr>
      </w:pPr>
      <w:r w:rsidRPr="0011007F">
        <w:rPr>
          <w:highlight w:val="white"/>
        </w:rPr>
        <w:t xml:space="preserve">      get { return m_offset; }</w:t>
      </w:r>
    </w:p>
    <w:p w14:paraId="4435BED1" w14:textId="77777777" w:rsidR="0011007F" w:rsidRPr="0011007F" w:rsidRDefault="0011007F" w:rsidP="0011007F">
      <w:pPr>
        <w:pStyle w:val="Code"/>
        <w:rPr>
          <w:highlight w:val="white"/>
        </w:rPr>
      </w:pPr>
      <w:r w:rsidRPr="0011007F">
        <w:rPr>
          <w:highlight w:val="white"/>
        </w:rPr>
        <w:t xml:space="preserve">    }</w:t>
      </w:r>
    </w:p>
    <w:p w14:paraId="5CE640E6" w14:textId="77777777" w:rsidR="0011007F" w:rsidRPr="0011007F" w:rsidRDefault="0011007F" w:rsidP="0011007F">
      <w:pPr>
        <w:pStyle w:val="Code"/>
        <w:rPr>
          <w:highlight w:val="white"/>
        </w:rPr>
      </w:pPr>
      <w:r w:rsidRPr="0011007F">
        <w:rPr>
          <w:highlight w:val="white"/>
        </w:rPr>
        <w:t xml:space="preserve">  }</w:t>
      </w:r>
    </w:p>
    <w:p w14:paraId="3DA6F590" w14:textId="0854A3C1" w:rsidR="0011007F" w:rsidRPr="0011007F" w:rsidRDefault="0011007F" w:rsidP="0011007F">
      <w:pPr>
        <w:pStyle w:val="Code"/>
      </w:pPr>
      <w:r w:rsidRPr="0011007F">
        <w:rPr>
          <w:highlight w:val="white"/>
        </w:rPr>
        <w:t>}</w:t>
      </w:r>
    </w:p>
    <w:p w14:paraId="2A34D6B5" w14:textId="3FB1F35B" w:rsidR="002F7968" w:rsidRDefault="002F7968" w:rsidP="0011007F">
      <w:pPr>
        <w:pStyle w:val="CodeHeader"/>
      </w:pPr>
      <w:r>
        <w:rPr>
          <w:lang w:val="sv-SE"/>
        </w:rPr>
        <w:t>StaticAddress.cs</w:t>
      </w:r>
    </w:p>
    <w:p w14:paraId="197E2296" w14:textId="77777777" w:rsidR="0011007F" w:rsidRPr="0011007F" w:rsidRDefault="0011007F" w:rsidP="0011007F">
      <w:pPr>
        <w:pStyle w:val="Code"/>
        <w:rPr>
          <w:highlight w:val="white"/>
        </w:rPr>
      </w:pPr>
      <w:r w:rsidRPr="0011007F">
        <w:rPr>
          <w:highlight w:val="white"/>
        </w:rPr>
        <w:t>namespace CCompiler {</w:t>
      </w:r>
    </w:p>
    <w:p w14:paraId="170196A8" w14:textId="77777777" w:rsidR="0011007F" w:rsidRPr="0011007F" w:rsidRDefault="0011007F" w:rsidP="0011007F">
      <w:pPr>
        <w:pStyle w:val="Code"/>
        <w:rPr>
          <w:highlight w:val="white"/>
        </w:rPr>
      </w:pPr>
      <w:r w:rsidRPr="0011007F">
        <w:rPr>
          <w:highlight w:val="white"/>
        </w:rPr>
        <w:t xml:space="preserve">  public class StaticAddress {</w:t>
      </w:r>
    </w:p>
    <w:p w14:paraId="32FD6D6B" w14:textId="77777777" w:rsidR="0011007F" w:rsidRPr="0011007F" w:rsidRDefault="0011007F" w:rsidP="0011007F">
      <w:pPr>
        <w:pStyle w:val="Code"/>
        <w:rPr>
          <w:highlight w:val="white"/>
        </w:rPr>
      </w:pPr>
      <w:r w:rsidRPr="0011007F">
        <w:rPr>
          <w:highlight w:val="white"/>
        </w:rPr>
        <w:t xml:space="preserve">    private string m_uniqueName;</w:t>
      </w:r>
    </w:p>
    <w:p w14:paraId="3F5B792A" w14:textId="77777777" w:rsidR="0011007F" w:rsidRPr="0011007F" w:rsidRDefault="0011007F" w:rsidP="0011007F">
      <w:pPr>
        <w:pStyle w:val="Code"/>
        <w:rPr>
          <w:highlight w:val="white"/>
        </w:rPr>
      </w:pPr>
      <w:r w:rsidRPr="0011007F">
        <w:rPr>
          <w:highlight w:val="white"/>
        </w:rPr>
        <w:t xml:space="preserve">    private int m_offset;</w:t>
      </w:r>
    </w:p>
    <w:p w14:paraId="33440B30" w14:textId="77777777" w:rsidR="0011007F" w:rsidRPr="0011007F" w:rsidRDefault="0011007F" w:rsidP="0011007F">
      <w:pPr>
        <w:pStyle w:val="Code"/>
        <w:rPr>
          <w:highlight w:val="white"/>
        </w:rPr>
      </w:pPr>
      <w:r w:rsidRPr="0011007F">
        <w:rPr>
          <w:highlight w:val="white"/>
        </w:rPr>
        <w:t xml:space="preserve">  </w:t>
      </w:r>
    </w:p>
    <w:p w14:paraId="546DFC7D" w14:textId="77777777" w:rsidR="0011007F" w:rsidRPr="0011007F" w:rsidRDefault="0011007F" w:rsidP="0011007F">
      <w:pPr>
        <w:pStyle w:val="Code"/>
        <w:rPr>
          <w:highlight w:val="white"/>
        </w:rPr>
      </w:pPr>
      <w:r w:rsidRPr="0011007F">
        <w:rPr>
          <w:highlight w:val="white"/>
        </w:rPr>
        <w:t xml:space="preserve">    public StaticAddress(string name, int offset) {</w:t>
      </w:r>
    </w:p>
    <w:p w14:paraId="1A7C2F43" w14:textId="77777777" w:rsidR="0011007F" w:rsidRPr="0011007F" w:rsidRDefault="0011007F" w:rsidP="0011007F">
      <w:pPr>
        <w:pStyle w:val="Code"/>
        <w:rPr>
          <w:highlight w:val="white"/>
        </w:rPr>
      </w:pPr>
      <w:r w:rsidRPr="0011007F">
        <w:rPr>
          <w:highlight w:val="white"/>
        </w:rPr>
        <w:t xml:space="preserve">      m_uniqueName = name;</w:t>
      </w:r>
    </w:p>
    <w:p w14:paraId="292DEDBD" w14:textId="77777777" w:rsidR="0011007F" w:rsidRPr="0011007F" w:rsidRDefault="0011007F" w:rsidP="0011007F">
      <w:pPr>
        <w:pStyle w:val="Code"/>
        <w:rPr>
          <w:highlight w:val="white"/>
        </w:rPr>
      </w:pPr>
      <w:r w:rsidRPr="0011007F">
        <w:rPr>
          <w:highlight w:val="white"/>
        </w:rPr>
        <w:t xml:space="preserve">      m_offset = offset;</w:t>
      </w:r>
    </w:p>
    <w:p w14:paraId="620641AD" w14:textId="77777777" w:rsidR="0011007F" w:rsidRPr="0011007F" w:rsidRDefault="0011007F" w:rsidP="0011007F">
      <w:pPr>
        <w:pStyle w:val="Code"/>
        <w:rPr>
          <w:highlight w:val="white"/>
        </w:rPr>
      </w:pPr>
      <w:r w:rsidRPr="0011007F">
        <w:rPr>
          <w:highlight w:val="white"/>
        </w:rPr>
        <w:t xml:space="preserve">    }</w:t>
      </w:r>
    </w:p>
    <w:p w14:paraId="251277C5" w14:textId="77777777" w:rsidR="0011007F" w:rsidRPr="0011007F" w:rsidRDefault="0011007F" w:rsidP="0011007F">
      <w:pPr>
        <w:pStyle w:val="Code"/>
        <w:rPr>
          <w:highlight w:val="white"/>
        </w:rPr>
      </w:pPr>
      <w:r w:rsidRPr="0011007F">
        <w:rPr>
          <w:highlight w:val="white"/>
        </w:rPr>
        <w:t xml:space="preserve">  </w:t>
      </w:r>
    </w:p>
    <w:p w14:paraId="508985F3" w14:textId="77777777" w:rsidR="0011007F" w:rsidRPr="0011007F" w:rsidRDefault="0011007F" w:rsidP="0011007F">
      <w:pPr>
        <w:pStyle w:val="Code"/>
        <w:rPr>
          <w:highlight w:val="white"/>
        </w:rPr>
      </w:pPr>
      <w:r w:rsidRPr="0011007F">
        <w:rPr>
          <w:highlight w:val="white"/>
        </w:rPr>
        <w:t xml:space="preserve">    public string UniqueName {</w:t>
      </w:r>
    </w:p>
    <w:p w14:paraId="46E49CC2" w14:textId="77777777" w:rsidR="0011007F" w:rsidRPr="0011007F" w:rsidRDefault="0011007F" w:rsidP="0011007F">
      <w:pPr>
        <w:pStyle w:val="Code"/>
        <w:rPr>
          <w:highlight w:val="white"/>
        </w:rPr>
      </w:pPr>
      <w:r w:rsidRPr="0011007F">
        <w:rPr>
          <w:highlight w:val="white"/>
        </w:rPr>
        <w:t xml:space="preserve">      get { return m_uniqueName; }</w:t>
      </w:r>
    </w:p>
    <w:p w14:paraId="4B5EA461" w14:textId="77777777" w:rsidR="0011007F" w:rsidRPr="0011007F" w:rsidRDefault="0011007F" w:rsidP="0011007F">
      <w:pPr>
        <w:pStyle w:val="Code"/>
        <w:rPr>
          <w:highlight w:val="white"/>
        </w:rPr>
      </w:pPr>
      <w:r w:rsidRPr="0011007F">
        <w:rPr>
          <w:highlight w:val="white"/>
        </w:rPr>
        <w:t xml:space="preserve">    }</w:t>
      </w:r>
    </w:p>
    <w:p w14:paraId="08D4F848" w14:textId="77777777" w:rsidR="0011007F" w:rsidRPr="0011007F" w:rsidRDefault="0011007F" w:rsidP="0011007F">
      <w:pPr>
        <w:pStyle w:val="Code"/>
        <w:rPr>
          <w:highlight w:val="white"/>
        </w:rPr>
      </w:pPr>
      <w:r w:rsidRPr="0011007F">
        <w:rPr>
          <w:highlight w:val="white"/>
        </w:rPr>
        <w:t xml:space="preserve">  </w:t>
      </w:r>
    </w:p>
    <w:p w14:paraId="6D4589DE" w14:textId="77777777" w:rsidR="0011007F" w:rsidRPr="0011007F" w:rsidRDefault="0011007F" w:rsidP="0011007F">
      <w:pPr>
        <w:pStyle w:val="Code"/>
        <w:rPr>
          <w:highlight w:val="white"/>
        </w:rPr>
      </w:pPr>
      <w:r w:rsidRPr="0011007F">
        <w:rPr>
          <w:highlight w:val="white"/>
        </w:rPr>
        <w:t xml:space="preserve">    public int Offset {</w:t>
      </w:r>
    </w:p>
    <w:p w14:paraId="1FC6EDD4" w14:textId="77777777" w:rsidR="0011007F" w:rsidRPr="0011007F" w:rsidRDefault="0011007F" w:rsidP="0011007F">
      <w:pPr>
        <w:pStyle w:val="Code"/>
        <w:rPr>
          <w:highlight w:val="white"/>
        </w:rPr>
      </w:pPr>
      <w:r w:rsidRPr="0011007F">
        <w:rPr>
          <w:highlight w:val="white"/>
        </w:rPr>
        <w:t xml:space="preserve">      get { return m_offset; }</w:t>
      </w:r>
    </w:p>
    <w:p w14:paraId="2D9EB250" w14:textId="77777777" w:rsidR="0011007F" w:rsidRPr="0011007F" w:rsidRDefault="0011007F" w:rsidP="0011007F">
      <w:pPr>
        <w:pStyle w:val="Code"/>
        <w:rPr>
          <w:highlight w:val="white"/>
        </w:rPr>
      </w:pPr>
      <w:r w:rsidRPr="0011007F">
        <w:rPr>
          <w:highlight w:val="white"/>
        </w:rPr>
        <w:t xml:space="preserve">    }</w:t>
      </w:r>
    </w:p>
    <w:p w14:paraId="3C2B67CD" w14:textId="77777777" w:rsidR="0011007F" w:rsidRPr="0011007F" w:rsidRDefault="0011007F" w:rsidP="0011007F">
      <w:pPr>
        <w:pStyle w:val="Code"/>
        <w:rPr>
          <w:highlight w:val="white"/>
        </w:rPr>
      </w:pPr>
      <w:r w:rsidRPr="0011007F">
        <w:rPr>
          <w:highlight w:val="white"/>
        </w:rPr>
        <w:t xml:space="preserve">  }</w:t>
      </w:r>
    </w:p>
    <w:p w14:paraId="545E57FD" w14:textId="60A9DB0F" w:rsidR="00B838C8" w:rsidRDefault="0011007F" w:rsidP="0011007F">
      <w:pPr>
        <w:pStyle w:val="Code"/>
      </w:pPr>
      <w:r w:rsidRPr="0011007F">
        <w:rPr>
          <w:highlight w:val="white"/>
        </w:rPr>
        <w:t>}</w:t>
      </w:r>
    </w:p>
    <w:p w14:paraId="28070311" w14:textId="730B65F5" w:rsidR="00006E57" w:rsidRDefault="00522EB0" w:rsidP="00522EB0">
      <w:r>
        <w:t xml:space="preserve">The </w:t>
      </w:r>
      <w:r w:rsidRPr="00522EB0">
        <w:rPr>
          <w:rStyle w:val="KeyWord0"/>
        </w:rPr>
        <w:t>StaticExpression</w:t>
      </w:r>
      <w:r>
        <w:t xml:space="preserve"> class hold the two methods </w:t>
      </w:r>
      <w:r w:rsidRPr="00522EB0">
        <w:rPr>
          <w:rStyle w:val="KeyWord0"/>
        </w:rPr>
        <w:t>Binary</w:t>
      </w:r>
      <w:r>
        <w:t xml:space="preserve"> and </w:t>
      </w:r>
      <w:r w:rsidRPr="00522EB0">
        <w:rPr>
          <w:rStyle w:val="KeyWord0"/>
        </w:rPr>
        <w:t>Unary</w:t>
      </w:r>
      <w:r>
        <w:t xml:space="preserve">, </w:t>
      </w:r>
      <w:r w:rsidR="007D353E">
        <w:t>which takes a binary or unary expression and returns a static expression</w:t>
      </w:r>
      <w:r w:rsidR="0079158F">
        <w:t>.</w:t>
      </w:r>
    </w:p>
    <w:p w14:paraId="6B353FE8" w14:textId="292D7FFF" w:rsidR="00614078" w:rsidRDefault="00614078" w:rsidP="00614078">
      <w:pPr>
        <w:pStyle w:val="CodeHeader"/>
      </w:pPr>
      <w:r>
        <w:t>StaticExpression.cs</w:t>
      </w:r>
    </w:p>
    <w:p w14:paraId="22025DAF" w14:textId="77777777" w:rsidR="00C8332E" w:rsidRPr="00C8332E" w:rsidRDefault="00C8332E" w:rsidP="00C8332E">
      <w:pPr>
        <w:pStyle w:val="Code"/>
        <w:rPr>
          <w:highlight w:val="white"/>
        </w:rPr>
      </w:pPr>
      <w:r w:rsidRPr="00C8332E">
        <w:rPr>
          <w:highlight w:val="white"/>
        </w:rPr>
        <w:t>using System.Numerics;</w:t>
      </w:r>
    </w:p>
    <w:p w14:paraId="4FD0C9FB" w14:textId="77777777" w:rsidR="00C8332E" w:rsidRPr="00C8332E" w:rsidRDefault="00C8332E" w:rsidP="00C8332E">
      <w:pPr>
        <w:pStyle w:val="Code"/>
        <w:rPr>
          <w:highlight w:val="white"/>
        </w:rPr>
      </w:pPr>
    </w:p>
    <w:p w14:paraId="17E17FFF" w14:textId="77777777" w:rsidR="00C8332E" w:rsidRPr="00C8332E" w:rsidRDefault="00C8332E" w:rsidP="00C8332E">
      <w:pPr>
        <w:pStyle w:val="Code"/>
        <w:rPr>
          <w:highlight w:val="white"/>
        </w:rPr>
      </w:pPr>
      <w:r w:rsidRPr="00C8332E">
        <w:rPr>
          <w:highlight w:val="white"/>
        </w:rPr>
        <w:lastRenderedPageBreak/>
        <w:t>namespace CCompiler {</w:t>
      </w:r>
    </w:p>
    <w:p w14:paraId="40F81CFF" w14:textId="77777777" w:rsidR="00C8332E" w:rsidRPr="00C8332E" w:rsidRDefault="00C8332E" w:rsidP="00C8332E">
      <w:pPr>
        <w:pStyle w:val="Code"/>
        <w:rPr>
          <w:highlight w:val="white"/>
        </w:rPr>
      </w:pPr>
      <w:r w:rsidRPr="00C8332E">
        <w:rPr>
          <w:highlight w:val="white"/>
        </w:rPr>
        <w:t xml:space="preserve">  public class StaticExpression {</w:t>
      </w:r>
    </w:p>
    <w:p w14:paraId="20AB3685" w14:textId="77777777" w:rsidR="00786D2B" w:rsidRPr="002851BF" w:rsidRDefault="00786D2B" w:rsidP="00786D2B">
      <w:pPr>
        <w:rPr>
          <w:highlight w:val="white"/>
        </w:rPr>
      </w:pPr>
      <w:r>
        <w:rPr>
          <w:highlight w:val="white"/>
        </w:rPr>
        <w:t xml:space="preserve">The </w:t>
      </w:r>
      <w:r>
        <w:rPr>
          <w:rStyle w:val="KeyWord0"/>
          <w:highlight w:val="white"/>
        </w:rPr>
        <w:t>Binary</w:t>
      </w:r>
      <w:r>
        <w:rPr>
          <w:highlight w:val="white"/>
        </w:rPr>
        <w:t xml:space="preserve"> method exams the expressions if the operator is binary addition or subtraction, index, or dot.</w:t>
      </w:r>
    </w:p>
    <w:p w14:paraId="097D47CB" w14:textId="77777777" w:rsidR="00C8332E" w:rsidRPr="00C8332E" w:rsidRDefault="00C8332E" w:rsidP="00C8332E">
      <w:pPr>
        <w:pStyle w:val="Code"/>
        <w:rPr>
          <w:highlight w:val="white"/>
        </w:rPr>
      </w:pPr>
      <w:r w:rsidRPr="00C8332E">
        <w:rPr>
          <w:highlight w:val="white"/>
        </w:rPr>
        <w:t xml:space="preserve">    public static Expression Binary(MiddleOperator middleOp,</w:t>
      </w:r>
    </w:p>
    <w:p w14:paraId="2637F277" w14:textId="77777777" w:rsidR="00C8332E" w:rsidRPr="00C8332E" w:rsidRDefault="00C8332E" w:rsidP="00C8332E">
      <w:pPr>
        <w:pStyle w:val="Code"/>
        <w:rPr>
          <w:highlight w:val="white"/>
        </w:rPr>
      </w:pPr>
      <w:r w:rsidRPr="00C8332E">
        <w:rPr>
          <w:highlight w:val="white"/>
        </w:rPr>
        <w:t xml:space="preserve">                                    Expression leftExpression,</w:t>
      </w:r>
    </w:p>
    <w:p w14:paraId="4B5D9027" w14:textId="77777777" w:rsidR="00C8332E" w:rsidRPr="00C8332E" w:rsidRDefault="00C8332E" w:rsidP="00C8332E">
      <w:pPr>
        <w:pStyle w:val="Code"/>
        <w:rPr>
          <w:highlight w:val="white"/>
        </w:rPr>
      </w:pPr>
      <w:r w:rsidRPr="00C8332E">
        <w:rPr>
          <w:highlight w:val="white"/>
        </w:rPr>
        <w:t xml:space="preserve">                                    Expression rightExpression) {</w:t>
      </w:r>
    </w:p>
    <w:p w14:paraId="5F700899" w14:textId="77777777" w:rsidR="00C8332E" w:rsidRPr="00C8332E" w:rsidRDefault="00C8332E" w:rsidP="00C8332E">
      <w:pPr>
        <w:pStyle w:val="Code"/>
        <w:rPr>
          <w:highlight w:val="white"/>
        </w:rPr>
      </w:pPr>
      <w:r w:rsidRPr="00C8332E">
        <w:rPr>
          <w:highlight w:val="white"/>
        </w:rPr>
        <w:t xml:space="preserve">      Type leftType = leftExpression.Symbol.Type,</w:t>
      </w:r>
    </w:p>
    <w:p w14:paraId="6806CD04" w14:textId="77777777" w:rsidR="00C8332E" w:rsidRPr="00C8332E" w:rsidRDefault="00C8332E" w:rsidP="00C8332E">
      <w:pPr>
        <w:pStyle w:val="Code"/>
        <w:rPr>
          <w:highlight w:val="white"/>
        </w:rPr>
      </w:pPr>
      <w:r w:rsidRPr="00C8332E">
        <w:rPr>
          <w:highlight w:val="white"/>
        </w:rPr>
        <w:t xml:space="preserve">           rightType = rightExpression.Symbol.Type;</w:t>
      </w:r>
    </w:p>
    <w:p w14:paraId="67F400D2" w14:textId="77777777" w:rsidR="00C8332E" w:rsidRPr="00C8332E" w:rsidRDefault="00C8332E" w:rsidP="00C8332E">
      <w:pPr>
        <w:pStyle w:val="Code"/>
        <w:rPr>
          <w:highlight w:val="white"/>
        </w:rPr>
      </w:pPr>
      <w:r w:rsidRPr="00C8332E">
        <w:rPr>
          <w:highlight w:val="white"/>
        </w:rPr>
        <w:t xml:space="preserve">      object leftValue = leftExpression.Symbol.Value,</w:t>
      </w:r>
    </w:p>
    <w:p w14:paraId="541EC8CD" w14:textId="54E5262E" w:rsidR="00C8332E" w:rsidRPr="00C8332E" w:rsidRDefault="00C8332E" w:rsidP="00C8332E">
      <w:pPr>
        <w:pStyle w:val="Code"/>
        <w:rPr>
          <w:highlight w:val="white"/>
        </w:rPr>
      </w:pPr>
      <w:r w:rsidRPr="00C8332E">
        <w:rPr>
          <w:highlight w:val="white"/>
        </w:rPr>
        <w:t xml:space="preserve">             rightValue = rightExpression.Symbol.Value;    </w:t>
      </w:r>
    </w:p>
    <w:p w14:paraId="365ACFDD" w14:textId="06354A1E" w:rsidR="00786D2B" w:rsidRPr="002851BF" w:rsidRDefault="00786D2B" w:rsidP="00786D2B">
      <w:pPr>
        <w:rPr>
          <w:highlight w:val="white"/>
        </w:rPr>
      </w:pPr>
      <w:r>
        <w:rPr>
          <w:highlight w:val="white"/>
        </w:rPr>
        <w:t xml:space="preserve">In </w:t>
      </w:r>
      <w:r w:rsidR="00F02135">
        <w:rPr>
          <w:highlight w:val="white"/>
        </w:rPr>
        <w:t>the addition case</w:t>
      </w:r>
      <w:r>
        <w:rPr>
          <w:highlight w:val="white"/>
        </w:rPr>
        <w:t>, the operand</w:t>
      </w:r>
      <w:r w:rsidR="007734FD">
        <w:rPr>
          <w:highlight w:val="white"/>
        </w:rPr>
        <w:t xml:space="preserve"> value</w:t>
      </w:r>
      <w:r>
        <w:rPr>
          <w:highlight w:val="white"/>
        </w:rPr>
        <w:t>s must be a static address and a constant integer value</w:t>
      </w:r>
      <w:r w:rsidR="00C706C2">
        <w:rPr>
          <w:highlight w:val="white"/>
        </w:rPr>
        <w:t xml:space="preserve">, or a extern or static array and a </w:t>
      </w:r>
      <w:r w:rsidR="00F57278">
        <w:rPr>
          <w:highlight w:val="white"/>
        </w:rPr>
        <w:t>constant value.</w:t>
      </w:r>
      <w:r>
        <w:rPr>
          <w:highlight w:val="white"/>
        </w:rPr>
        <w:t xml:space="preserve"> For instance, </w:t>
      </w:r>
      <w:r>
        <w:rPr>
          <w:rStyle w:val="KeyWord0"/>
          <w:highlight w:val="white"/>
        </w:rPr>
        <w:t>&amp;</w:t>
      </w:r>
      <w:r w:rsidRPr="00011857">
        <w:rPr>
          <w:rStyle w:val="KeyWord0"/>
          <w:highlight w:val="white"/>
        </w:rPr>
        <w:t>i + 2</w:t>
      </w:r>
      <w:r w:rsidR="008B40CD">
        <w:rPr>
          <w:highlight w:val="white"/>
        </w:rPr>
        <w:t xml:space="preserve">, </w:t>
      </w:r>
      <w:r w:rsidR="008B40CD" w:rsidRPr="008B40CD">
        <w:rPr>
          <w:rStyle w:val="KeyWord0"/>
          <w:highlight w:val="white"/>
        </w:rPr>
        <w:t>2 + &amp;i</w:t>
      </w:r>
      <w:r w:rsidR="008B40CD">
        <w:rPr>
          <w:highlight w:val="white"/>
        </w:rPr>
        <w:t xml:space="preserve">, </w:t>
      </w:r>
      <w:r w:rsidR="008B40CD" w:rsidRPr="008B40CD">
        <w:rPr>
          <w:rStyle w:val="KeyWord0"/>
          <w:highlight w:val="white"/>
        </w:rPr>
        <w:t>a + 2</w:t>
      </w:r>
      <w:r w:rsidR="008B40CD">
        <w:rPr>
          <w:highlight w:val="white"/>
        </w:rPr>
        <w:t xml:space="preserve"> or </w:t>
      </w:r>
      <w:r w:rsidR="008B40CD" w:rsidRPr="008B40CD">
        <w:rPr>
          <w:rStyle w:val="KeyWord0"/>
          <w:highlight w:val="white"/>
        </w:rPr>
        <w:t>2 + a</w:t>
      </w:r>
      <w:r w:rsidR="008B40CD">
        <w:rPr>
          <w:highlight w:val="white"/>
        </w:rPr>
        <w:t>.</w:t>
      </w:r>
    </w:p>
    <w:p w14:paraId="3C0A48A0" w14:textId="77777777" w:rsidR="00C8332E" w:rsidRPr="00C8332E" w:rsidRDefault="00C8332E" w:rsidP="00C8332E">
      <w:pPr>
        <w:pStyle w:val="Code"/>
        <w:rPr>
          <w:highlight w:val="white"/>
        </w:rPr>
      </w:pPr>
      <w:r w:rsidRPr="00C8332E">
        <w:rPr>
          <w:highlight w:val="white"/>
        </w:rPr>
        <w:t xml:space="preserve">      switch (middleOp) {</w:t>
      </w:r>
    </w:p>
    <w:p w14:paraId="7190E808" w14:textId="77777777" w:rsidR="00C8332E" w:rsidRPr="00C8332E" w:rsidRDefault="00C8332E" w:rsidP="00C8332E">
      <w:pPr>
        <w:pStyle w:val="Code"/>
        <w:rPr>
          <w:highlight w:val="white"/>
        </w:rPr>
      </w:pPr>
      <w:r w:rsidRPr="00C8332E">
        <w:rPr>
          <w:highlight w:val="white"/>
        </w:rPr>
        <w:t xml:space="preserve">        case MiddleOperator.BinaryAdd: // &amp;i + 2, a + 2</w:t>
      </w:r>
    </w:p>
    <w:p w14:paraId="5F2266CD" w14:textId="77777777" w:rsidR="00C8332E" w:rsidRPr="00C8332E" w:rsidRDefault="00C8332E" w:rsidP="00C8332E">
      <w:pPr>
        <w:pStyle w:val="Code"/>
        <w:rPr>
          <w:highlight w:val="white"/>
        </w:rPr>
      </w:pPr>
      <w:r w:rsidRPr="00C8332E">
        <w:rPr>
          <w:highlight w:val="white"/>
        </w:rPr>
        <w:t xml:space="preserve">          if (((leftValue is StaticAddress) ||</w:t>
      </w:r>
    </w:p>
    <w:p w14:paraId="475A1803" w14:textId="77777777" w:rsidR="00C8332E" w:rsidRDefault="00C8332E" w:rsidP="00C8332E">
      <w:pPr>
        <w:pStyle w:val="Code"/>
        <w:rPr>
          <w:highlight w:val="white"/>
        </w:rPr>
      </w:pPr>
      <w:r w:rsidRPr="00C8332E">
        <w:rPr>
          <w:highlight w:val="white"/>
        </w:rPr>
        <w:t xml:space="preserve">               (leftExpression.Symbol.IsExternOrStatic() &amp;&amp;</w:t>
      </w:r>
    </w:p>
    <w:p w14:paraId="2624C97E" w14:textId="7BC055DE" w:rsidR="00C8332E" w:rsidRPr="00C8332E" w:rsidRDefault="00C8332E" w:rsidP="00C8332E">
      <w:pPr>
        <w:pStyle w:val="Code"/>
        <w:rPr>
          <w:highlight w:val="white"/>
        </w:rPr>
      </w:pPr>
      <w:r>
        <w:rPr>
          <w:highlight w:val="white"/>
        </w:rPr>
        <w:t xml:space="preserve">               </w:t>
      </w:r>
      <w:r w:rsidRPr="00C8332E">
        <w:rPr>
          <w:highlight w:val="white"/>
        </w:rPr>
        <w:t xml:space="preserve"> leftType.IsArray())) &amp;&amp; (rightValue is BigInteger)) {</w:t>
      </w:r>
    </w:p>
    <w:p w14:paraId="098D233C" w14:textId="77777777" w:rsidR="006C1426" w:rsidRDefault="00C8332E" w:rsidP="00C8332E">
      <w:pPr>
        <w:pStyle w:val="Code"/>
        <w:rPr>
          <w:highlight w:val="white"/>
        </w:rPr>
      </w:pPr>
      <w:r w:rsidRPr="00C8332E">
        <w:rPr>
          <w:highlight w:val="white"/>
        </w:rPr>
        <w:t xml:space="preserve">            return GenerateAddition(leftExpression.Symbol,</w:t>
      </w:r>
    </w:p>
    <w:p w14:paraId="6C529C32" w14:textId="45D8BFBE" w:rsidR="00C8332E" w:rsidRPr="00C8332E" w:rsidRDefault="006C1426" w:rsidP="00C8332E">
      <w:pPr>
        <w:pStyle w:val="Code"/>
        <w:rPr>
          <w:highlight w:val="white"/>
        </w:rPr>
      </w:pPr>
      <w:r>
        <w:rPr>
          <w:highlight w:val="white"/>
        </w:rPr>
        <w:t xml:space="preserve">                                   </w:t>
      </w:r>
      <w:r w:rsidR="00C8332E" w:rsidRPr="00C8332E">
        <w:rPr>
          <w:highlight w:val="white"/>
        </w:rPr>
        <w:t xml:space="preserve"> (BigInteger) rightValue);</w:t>
      </w:r>
    </w:p>
    <w:p w14:paraId="383F178F" w14:textId="77777777" w:rsidR="00C8332E" w:rsidRPr="00C8332E" w:rsidRDefault="00C8332E" w:rsidP="00C8332E">
      <w:pPr>
        <w:pStyle w:val="Code"/>
        <w:rPr>
          <w:highlight w:val="white"/>
        </w:rPr>
      </w:pPr>
      <w:r w:rsidRPr="00C8332E">
        <w:rPr>
          <w:highlight w:val="white"/>
        </w:rPr>
        <w:t xml:space="preserve">          }</w:t>
      </w:r>
    </w:p>
    <w:p w14:paraId="6777AA47" w14:textId="77777777" w:rsidR="00C8332E" w:rsidRPr="00C8332E" w:rsidRDefault="00C8332E" w:rsidP="00C8332E">
      <w:pPr>
        <w:pStyle w:val="Code"/>
        <w:rPr>
          <w:highlight w:val="white"/>
        </w:rPr>
      </w:pPr>
      <w:r w:rsidRPr="00C8332E">
        <w:rPr>
          <w:highlight w:val="white"/>
        </w:rPr>
        <w:t xml:space="preserve">          else if ((leftValue is BigInteger) &amp;&amp; // 2 + &amp;i, 2 + a</w:t>
      </w:r>
    </w:p>
    <w:p w14:paraId="74CC641F" w14:textId="77777777" w:rsidR="00C8332E" w:rsidRPr="00C8332E" w:rsidRDefault="00C8332E" w:rsidP="00C8332E">
      <w:pPr>
        <w:pStyle w:val="Code"/>
        <w:rPr>
          <w:highlight w:val="white"/>
        </w:rPr>
      </w:pPr>
      <w:r w:rsidRPr="00C8332E">
        <w:rPr>
          <w:highlight w:val="white"/>
        </w:rPr>
        <w:t xml:space="preserve">                   ((rightValue is StaticAddress) || (rightType.IsArray() &amp;&amp;</w:t>
      </w:r>
    </w:p>
    <w:p w14:paraId="6029DC8A" w14:textId="77777777" w:rsidR="00C8332E" w:rsidRPr="00C8332E" w:rsidRDefault="00C8332E" w:rsidP="00C8332E">
      <w:pPr>
        <w:pStyle w:val="Code"/>
        <w:rPr>
          <w:highlight w:val="white"/>
        </w:rPr>
      </w:pPr>
      <w:r w:rsidRPr="00C8332E">
        <w:rPr>
          <w:highlight w:val="white"/>
        </w:rPr>
        <w:t xml:space="preserve">                     rightExpression.Symbol.IsExternOrStatic()))) {</w:t>
      </w:r>
    </w:p>
    <w:p w14:paraId="186EE743" w14:textId="77777777" w:rsidR="00F50875" w:rsidRDefault="00C8332E" w:rsidP="00C8332E">
      <w:pPr>
        <w:pStyle w:val="Code"/>
        <w:rPr>
          <w:highlight w:val="white"/>
        </w:rPr>
      </w:pPr>
      <w:r w:rsidRPr="00C8332E">
        <w:rPr>
          <w:highlight w:val="white"/>
        </w:rPr>
        <w:t xml:space="preserve">            return GenerateAddition(rightExpression.Symbol,</w:t>
      </w:r>
    </w:p>
    <w:p w14:paraId="40FE8DE6" w14:textId="6DD2AE13" w:rsidR="00C8332E" w:rsidRPr="00C8332E" w:rsidRDefault="00F50875" w:rsidP="00C8332E">
      <w:pPr>
        <w:pStyle w:val="Code"/>
        <w:rPr>
          <w:highlight w:val="white"/>
        </w:rPr>
      </w:pPr>
      <w:r>
        <w:rPr>
          <w:highlight w:val="white"/>
        </w:rPr>
        <w:t xml:space="preserve">                                    </w:t>
      </w:r>
      <w:r w:rsidR="00C8332E" w:rsidRPr="00C8332E">
        <w:rPr>
          <w:highlight w:val="white"/>
        </w:rPr>
        <w:t>(BigInteger) leftValue);</w:t>
      </w:r>
    </w:p>
    <w:p w14:paraId="00967C63" w14:textId="77777777" w:rsidR="00C8332E" w:rsidRPr="00C8332E" w:rsidRDefault="00C8332E" w:rsidP="00C8332E">
      <w:pPr>
        <w:pStyle w:val="Code"/>
        <w:rPr>
          <w:highlight w:val="white"/>
        </w:rPr>
      </w:pPr>
      <w:r w:rsidRPr="00C8332E">
        <w:rPr>
          <w:highlight w:val="white"/>
        </w:rPr>
        <w:t xml:space="preserve">          }</w:t>
      </w:r>
    </w:p>
    <w:p w14:paraId="282E8E8D" w14:textId="77777777" w:rsidR="00C8332E" w:rsidRPr="00C8332E" w:rsidRDefault="00C8332E" w:rsidP="00C8332E">
      <w:pPr>
        <w:pStyle w:val="Code"/>
        <w:rPr>
          <w:highlight w:val="white"/>
        </w:rPr>
      </w:pPr>
      <w:r w:rsidRPr="00C8332E">
        <w:rPr>
          <w:highlight w:val="white"/>
        </w:rPr>
        <w:t xml:space="preserve">          break;</w:t>
      </w:r>
    </w:p>
    <w:p w14:paraId="2A925D09" w14:textId="669F7DC0" w:rsidR="00F02135" w:rsidRPr="002851BF" w:rsidRDefault="00F02135" w:rsidP="00F02135">
      <w:pPr>
        <w:rPr>
          <w:highlight w:val="white"/>
        </w:rPr>
      </w:pPr>
      <w:r>
        <w:rPr>
          <w:highlight w:val="white"/>
        </w:rPr>
        <w:t xml:space="preserve">In the </w:t>
      </w:r>
      <w:r w:rsidR="00BB2566">
        <w:rPr>
          <w:highlight w:val="white"/>
        </w:rPr>
        <w:t>subtraction</w:t>
      </w:r>
      <w:r>
        <w:rPr>
          <w:highlight w:val="white"/>
        </w:rPr>
        <w:t xml:space="preserve"> case, the </w:t>
      </w:r>
      <w:r w:rsidR="001B3CC4">
        <w:rPr>
          <w:highlight w:val="white"/>
        </w:rPr>
        <w:t xml:space="preserve">left </w:t>
      </w:r>
      <w:r>
        <w:rPr>
          <w:highlight w:val="white"/>
        </w:rPr>
        <w:t xml:space="preserve">operand </w:t>
      </w:r>
      <w:r w:rsidR="00860C9B">
        <w:rPr>
          <w:highlight w:val="white"/>
        </w:rPr>
        <w:t xml:space="preserve">must a static address as value or be an extern of static array, and the right operand must be </w:t>
      </w:r>
      <w:r>
        <w:rPr>
          <w:highlight w:val="white"/>
        </w:rPr>
        <w:t xml:space="preserve">a constant integer value. For instance, </w:t>
      </w:r>
      <w:r>
        <w:rPr>
          <w:rStyle w:val="KeyWord0"/>
          <w:highlight w:val="white"/>
        </w:rPr>
        <w:t>&amp;</w:t>
      </w:r>
      <w:r w:rsidRPr="00011857">
        <w:rPr>
          <w:rStyle w:val="KeyWord0"/>
          <w:highlight w:val="white"/>
        </w:rPr>
        <w:t xml:space="preserve">i </w:t>
      </w:r>
      <w:r w:rsidR="00B17BAC">
        <w:rPr>
          <w:rStyle w:val="KeyWord0"/>
          <w:highlight w:val="white"/>
        </w:rPr>
        <w:t>-</w:t>
      </w:r>
      <w:r w:rsidRPr="00011857">
        <w:rPr>
          <w:rStyle w:val="KeyWord0"/>
          <w:highlight w:val="white"/>
        </w:rPr>
        <w:t xml:space="preserve"> 2</w:t>
      </w:r>
      <w:r>
        <w:rPr>
          <w:highlight w:val="white"/>
        </w:rPr>
        <w:t xml:space="preserve"> or </w:t>
      </w:r>
      <w:r w:rsidRPr="008B40CD">
        <w:rPr>
          <w:rStyle w:val="KeyWord0"/>
          <w:highlight w:val="white"/>
        </w:rPr>
        <w:t>a</w:t>
      </w:r>
      <w:r w:rsidR="00594E18">
        <w:rPr>
          <w:rStyle w:val="KeyWord0"/>
          <w:highlight w:val="white"/>
        </w:rPr>
        <w:t xml:space="preserve"> - 2</w:t>
      </w:r>
      <w:r>
        <w:rPr>
          <w:highlight w:val="white"/>
        </w:rPr>
        <w:t>.</w:t>
      </w:r>
    </w:p>
    <w:p w14:paraId="59BD4D28" w14:textId="77777777" w:rsidR="00C8332E" w:rsidRPr="00C8332E" w:rsidRDefault="00C8332E" w:rsidP="00C8332E">
      <w:pPr>
        <w:pStyle w:val="Code"/>
        <w:rPr>
          <w:highlight w:val="white"/>
        </w:rPr>
      </w:pPr>
      <w:r w:rsidRPr="00C8332E">
        <w:rPr>
          <w:highlight w:val="white"/>
        </w:rPr>
        <w:t xml:space="preserve">        case MiddleOperator.BinarySubtract: // &amp;i - 2, a - 2</w:t>
      </w:r>
    </w:p>
    <w:p w14:paraId="4E45D84D" w14:textId="77777777" w:rsidR="00C8332E" w:rsidRPr="00C8332E" w:rsidRDefault="00C8332E" w:rsidP="00C8332E">
      <w:pPr>
        <w:pStyle w:val="Code"/>
        <w:rPr>
          <w:highlight w:val="white"/>
        </w:rPr>
      </w:pPr>
      <w:r w:rsidRPr="00C8332E">
        <w:rPr>
          <w:highlight w:val="white"/>
        </w:rPr>
        <w:t xml:space="preserve">          if (((leftValue is StaticAddress) ||</w:t>
      </w:r>
    </w:p>
    <w:p w14:paraId="60BE326B" w14:textId="77777777" w:rsidR="00F50875" w:rsidRDefault="00C8332E" w:rsidP="00C8332E">
      <w:pPr>
        <w:pStyle w:val="Code"/>
        <w:rPr>
          <w:highlight w:val="white"/>
        </w:rPr>
      </w:pPr>
      <w:r w:rsidRPr="00C8332E">
        <w:rPr>
          <w:highlight w:val="white"/>
        </w:rPr>
        <w:t xml:space="preserve">               (leftExpression.Symbol.IsExternOrStatic() &amp;&amp;</w:t>
      </w:r>
    </w:p>
    <w:p w14:paraId="6887DF2E" w14:textId="392DCA7F" w:rsidR="00C8332E" w:rsidRPr="00C8332E" w:rsidRDefault="00F50875" w:rsidP="00C8332E">
      <w:pPr>
        <w:pStyle w:val="Code"/>
        <w:rPr>
          <w:highlight w:val="white"/>
        </w:rPr>
      </w:pPr>
      <w:r>
        <w:rPr>
          <w:highlight w:val="white"/>
        </w:rPr>
        <w:t xml:space="preserve">               </w:t>
      </w:r>
      <w:r w:rsidR="00C8332E" w:rsidRPr="00C8332E">
        <w:rPr>
          <w:highlight w:val="white"/>
        </w:rPr>
        <w:t xml:space="preserve"> leftType.IsArray())) &amp;&amp;</w:t>
      </w:r>
    </w:p>
    <w:p w14:paraId="3F89E66A" w14:textId="77777777" w:rsidR="00C8332E" w:rsidRPr="00C8332E" w:rsidRDefault="00C8332E" w:rsidP="00C8332E">
      <w:pPr>
        <w:pStyle w:val="Code"/>
        <w:rPr>
          <w:highlight w:val="white"/>
        </w:rPr>
      </w:pPr>
      <w:r w:rsidRPr="00C8332E">
        <w:rPr>
          <w:highlight w:val="white"/>
        </w:rPr>
        <w:t xml:space="preserve">              (rightValue is BigInteger)) {</w:t>
      </w:r>
    </w:p>
    <w:p w14:paraId="1A56BE97" w14:textId="77777777" w:rsidR="00F50875" w:rsidRDefault="00C8332E" w:rsidP="00C8332E">
      <w:pPr>
        <w:pStyle w:val="Code"/>
        <w:rPr>
          <w:highlight w:val="white"/>
        </w:rPr>
      </w:pPr>
      <w:r w:rsidRPr="00C8332E">
        <w:rPr>
          <w:highlight w:val="white"/>
        </w:rPr>
        <w:t xml:space="preserve">            return GenerateAddition(leftExpression.Symbol,</w:t>
      </w:r>
    </w:p>
    <w:p w14:paraId="28595045" w14:textId="32EA383D" w:rsidR="00C8332E" w:rsidRPr="00C8332E" w:rsidRDefault="00F50875" w:rsidP="00C8332E">
      <w:pPr>
        <w:pStyle w:val="Code"/>
        <w:rPr>
          <w:highlight w:val="white"/>
        </w:rPr>
      </w:pPr>
      <w:r>
        <w:rPr>
          <w:highlight w:val="white"/>
        </w:rPr>
        <w:t xml:space="preserve">                                   </w:t>
      </w:r>
      <w:r w:rsidR="00C8332E" w:rsidRPr="00C8332E">
        <w:rPr>
          <w:highlight w:val="white"/>
        </w:rPr>
        <w:t xml:space="preserve"> -((BigInteger) rightValue));</w:t>
      </w:r>
    </w:p>
    <w:p w14:paraId="05691FCB" w14:textId="77777777" w:rsidR="00C8332E" w:rsidRPr="00C8332E" w:rsidRDefault="00C8332E" w:rsidP="00C8332E">
      <w:pPr>
        <w:pStyle w:val="Code"/>
        <w:rPr>
          <w:highlight w:val="white"/>
        </w:rPr>
      </w:pPr>
      <w:r w:rsidRPr="00C8332E">
        <w:rPr>
          <w:highlight w:val="white"/>
        </w:rPr>
        <w:t xml:space="preserve">          }</w:t>
      </w:r>
    </w:p>
    <w:p w14:paraId="2CF54F1E" w14:textId="77777777" w:rsidR="00C8332E" w:rsidRPr="00C8332E" w:rsidRDefault="00C8332E" w:rsidP="00C8332E">
      <w:pPr>
        <w:pStyle w:val="Code"/>
        <w:rPr>
          <w:highlight w:val="white"/>
        </w:rPr>
      </w:pPr>
      <w:r w:rsidRPr="00C8332E">
        <w:rPr>
          <w:highlight w:val="white"/>
        </w:rPr>
        <w:t xml:space="preserve">          break;</w:t>
      </w:r>
    </w:p>
    <w:p w14:paraId="59E8F75B" w14:textId="2F7E3120" w:rsidR="00C8332E" w:rsidRPr="00C8332E" w:rsidRDefault="00E96792" w:rsidP="000F667E">
      <w:pPr>
        <w:rPr>
          <w:highlight w:val="white"/>
        </w:rPr>
      </w:pPr>
      <w:r>
        <w:rPr>
          <w:highlight w:val="white"/>
        </w:rPr>
        <w:t xml:space="preserve">In the index case, </w:t>
      </w:r>
      <w:r w:rsidR="00784585">
        <w:rPr>
          <w:highlight w:val="white"/>
        </w:rPr>
        <w:t xml:space="preserve">the operands must be an extern or static array </w:t>
      </w:r>
      <w:r w:rsidR="00F57CB4">
        <w:rPr>
          <w:highlight w:val="white"/>
        </w:rPr>
        <w:t xml:space="preserve">or a static address, </w:t>
      </w:r>
      <w:r w:rsidR="00784585">
        <w:rPr>
          <w:highlight w:val="white"/>
        </w:rPr>
        <w:t>and a constant integer value.</w:t>
      </w:r>
    </w:p>
    <w:p w14:paraId="15A9A6F7" w14:textId="77777777" w:rsidR="002D7262" w:rsidRPr="002D7262" w:rsidRDefault="002D7262" w:rsidP="002D7262">
      <w:pPr>
        <w:pStyle w:val="Code"/>
        <w:rPr>
          <w:highlight w:val="white"/>
        </w:rPr>
      </w:pPr>
      <w:r w:rsidRPr="002D7262">
        <w:rPr>
          <w:highlight w:val="white"/>
        </w:rPr>
        <w:t xml:space="preserve">        case MiddleOperator.Index:</w:t>
      </w:r>
    </w:p>
    <w:p w14:paraId="28771551" w14:textId="77777777" w:rsidR="002D7262" w:rsidRPr="002D7262" w:rsidRDefault="002D7262" w:rsidP="002D7262">
      <w:pPr>
        <w:pStyle w:val="Code"/>
        <w:rPr>
          <w:highlight w:val="white"/>
        </w:rPr>
      </w:pPr>
      <w:r w:rsidRPr="002D7262">
        <w:rPr>
          <w:highlight w:val="white"/>
        </w:rPr>
        <w:t xml:space="preserve">          if (((leftValue is StaticAddress) || (leftType.IsArray() &amp;&amp;</w:t>
      </w:r>
    </w:p>
    <w:p w14:paraId="7B79981E" w14:textId="77777777" w:rsidR="002D7262" w:rsidRPr="002D7262" w:rsidRDefault="002D7262" w:rsidP="002D7262">
      <w:pPr>
        <w:pStyle w:val="Code"/>
        <w:rPr>
          <w:highlight w:val="white"/>
        </w:rPr>
      </w:pPr>
      <w:r w:rsidRPr="002D7262">
        <w:rPr>
          <w:highlight w:val="white"/>
        </w:rPr>
        <w:t xml:space="preserve">               leftExpression.Symbol.IsExternOrStatic())) &amp;&amp; </w:t>
      </w:r>
    </w:p>
    <w:p w14:paraId="02CDB2FC" w14:textId="77777777" w:rsidR="002D7262" w:rsidRPr="002D7262" w:rsidRDefault="002D7262" w:rsidP="002D7262">
      <w:pPr>
        <w:pStyle w:val="Code"/>
        <w:rPr>
          <w:highlight w:val="white"/>
        </w:rPr>
      </w:pPr>
      <w:r w:rsidRPr="002D7262">
        <w:rPr>
          <w:highlight w:val="white"/>
        </w:rPr>
        <w:t xml:space="preserve">              (rightValue is BigInteger)) { // a[2]</w:t>
      </w:r>
    </w:p>
    <w:p w14:paraId="2858193B" w14:textId="77777777" w:rsidR="002D7262" w:rsidRPr="002D7262" w:rsidRDefault="002D7262" w:rsidP="002D7262">
      <w:pPr>
        <w:pStyle w:val="Code"/>
        <w:rPr>
          <w:highlight w:val="white"/>
        </w:rPr>
      </w:pPr>
      <w:r w:rsidRPr="002D7262">
        <w:rPr>
          <w:highlight w:val="white"/>
        </w:rPr>
        <w:t xml:space="preserve">            return GenerateIndex(leftExpression.Symbol,</w:t>
      </w:r>
    </w:p>
    <w:p w14:paraId="56CCC24D" w14:textId="77777777" w:rsidR="002D7262" w:rsidRPr="002D7262" w:rsidRDefault="002D7262" w:rsidP="002D7262">
      <w:pPr>
        <w:pStyle w:val="Code"/>
        <w:rPr>
          <w:highlight w:val="white"/>
        </w:rPr>
      </w:pPr>
      <w:r w:rsidRPr="002D7262">
        <w:rPr>
          <w:highlight w:val="white"/>
        </w:rPr>
        <w:t xml:space="preserve">                                 (BigInteger) rightValue);</w:t>
      </w:r>
    </w:p>
    <w:p w14:paraId="0846FAF6" w14:textId="77777777" w:rsidR="002D7262" w:rsidRPr="002D7262" w:rsidRDefault="002D7262" w:rsidP="002D7262">
      <w:pPr>
        <w:pStyle w:val="Code"/>
        <w:rPr>
          <w:highlight w:val="white"/>
        </w:rPr>
      </w:pPr>
      <w:r w:rsidRPr="002D7262">
        <w:rPr>
          <w:highlight w:val="white"/>
        </w:rPr>
        <w:t xml:space="preserve">          }</w:t>
      </w:r>
    </w:p>
    <w:p w14:paraId="261673EE" w14:textId="77777777" w:rsidR="002D7262" w:rsidRPr="002D7262" w:rsidRDefault="002D7262" w:rsidP="002D7262">
      <w:pPr>
        <w:pStyle w:val="Code"/>
        <w:rPr>
          <w:highlight w:val="white"/>
        </w:rPr>
      </w:pPr>
      <w:r w:rsidRPr="002D7262">
        <w:rPr>
          <w:highlight w:val="white"/>
        </w:rPr>
        <w:t xml:space="preserve">          else if ((leftValue is BigInteger) &amp;&amp; ((rightType.IsArray() &amp;&amp;</w:t>
      </w:r>
    </w:p>
    <w:p w14:paraId="466A2CA7" w14:textId="77777777" w:rsidR="002D7262" w:rsidRPr="002D7262" w:rsidRDefault="002D7262" w:rsidP="002D7262">
      <w:pPr>
        <w:pStyle w:val="Code"/>
        <w:rPr>
          <w:highlight w:val="white"/>
        </w:rPr>
      </w:pPr>
      <w:r w:rsidRPr="002D7262">
        <w:rPr>
          <w:highlight w:val="white"/>
        </w:rPr>
        <w:t xml:space="preserve">                   rightExpression.Symbol.IsExternOrStatic()) ||</w:t>
      </w:r>
    </w:p>
    <w:p w14:paraId="723FEF89" w14:textId="77777777" w:rsidR="002D7262" w:rsidRPr="002D7262" w:rsidRDefault="002D7262" w:rsidP="002D7262">
      <w:pPr>
        <w:pStyle w:val="Code"/>
        <w:rPr>
          <w:highlight w:val="white"/>
        </w:rPr>
      </w:pPr>
      <w:r w:rsidRPr="002D7262">
        <w:rPr>
          <w:highlight w:val="white"/>
        </w:rPr>
        <w:t xml:space="preserve">                   (rightValue is StaticAddress))) {</w:t>
      </w:r>
    </w:p>
    <w:p w14:paraId="19D5580D" w14:textId="77777777" w:rsidR="002D7262" w:rsidRPr="002D7262" w:rsidRDefault="002D7262" w:rsidP="002D7262">
      <w:pPr>
        <w:pStyle w:val="Code"/>
        <w:rPr>
          <w:highlight w:val="white"/>
        </w:rPr>
      </w:pPr>
      <w:r w:rsidRPr="002D7262">
        <w:rPr>
          <w:highlight w:val="white"/>
        </w:rPr>
        <w:t xml:space="preserve">            return GenerateIndex(rightExpression.Symbol,</w:t>
      </w:r>
    </w:p>
    <w:p w14:paraId="289FB92D" w14:textId="77777777" w:rsidR="002D7262" w:rsidRPr="002D7262" w:rsidRDefault="002D7262" w:rsidP="002D7262">
      <w:pPr>
        <w:pStyle w:val="Code"/>
        <w:rPr>
          <w:highlight w:val="white"/>
        </w:rPr>
      </w:pPr>
      <w:r w:rsidRPr="002D7262">
        <w:rPr>
          <w:highlight w:val="white"/>
        </w:rPr>
        <w:lastRenderedPageBreak/>
        <w:t xml:space="preserve">                                 (BigInteger) leftValue);</w:t>
      </w:r>
    </w:p>
    <w:p w14:paraId="128FADA5" w14:textId="77777777" w:rsidR="002D7262" w:rsidRPr="002D7262" w:rsidRDefault="002D7262" w:rsidP="002D7262">
      <w:pPr>
        <w:pStyle w:val="Code"/>
        <w:rPr>
          <w:highlight w:val="white"/>
        </w:rPr>
      </w:pPr>
      <w:r w:rsidRPr="002D7262">
        <w:rPr>
          <w:highlight w:val="white"/>
        </w:rPr>
        <w:t xml:space="preserve">          }</w:t>
      </w:r>
    </w:p>
    <w:p w14:paraId="2D05528F" w14:textId="77777777" w:rsidR="002D7262" w:rsidRPr="002D7262" w:rsidRDefault="002D7262" w:rsidP="002D7262">
      <w:pPr>
        <w:pStyle w:val="Code"/>
        <w:rPr>
          <w:highlight w:val="white"/>
        </w:rPr>
      </w:pPr>
      <w:r w:rsidRPr="002D7262">
        <w:rPr>
          <w:highlight w:val="white"/>
        </w:rPr>
        <w:t xml:space="preserve">          break;</w:t>
      </w:r>
    </w:p>
    <w:p w14:paraId="286ABF06" w14:textId="432DF012" w:rsidR="00842A64" w:rsidRPr="00C8332E" w:rsidRDefault="00842A64" w:rsidP="00C8332E">
      <w:pPr>
        <w:pStyle w:val="Code"/>
        <w:rPr>
          <w:highlight w:val="white"/>
        </w:rPr>
      </w:pPr>
      <w:r>
        <w:rPr>
          <w:highlight w:val="white"/>
        </w:rPr>
        <w:t xml:space="preserve">In the dot case, the </w:t>
      </w:r>
      <w:r w:rsidR="00DA20A0">
        <w:rPr>
          <w:highlight w:val="white"/>
        </w:rPr>
        <w:t>XXX</w:t>
      </w:r>
    </w:p>
    <w:p w14:paraId="5C9A4A75" w14:textId="77777777" w:rsidR="00C8332E" w:rsidRPr="00C8332E" w:rsidRDefault="00C8332E" w:rsidP="00C8332E">
      <w:pPr>
        <w:pStyle w:val="Code"/>
        <w:rPr>
          <w:highlight w:val="white"/>
        </w:rPr>
      </w:pPr>
      <w:r w:rsidRPr="00C8332E">
        <w:rPr>
          <w:highlight w:val="white"/>
        </w:rPr>
        <w:t xml:space="preserve">        case MiddleOperator.Dot:</w:t>
      </w:r>
    </w:p>
    <w:p w14:paraId="26276371" w14:textId="77777777" w:rsidR="00C8332E" w:rsidRPr="00C8332E" w:rsidRDefault="00C8332E" w:rsidP="00C8332E">
      <w:pPr>
        <w:pStyle w:val="Code"/>
        <w:rPr>
          <w:highlight w:val="white"/>
        </w:rPr>
      </w:pPr>
      <w:r w:rsidRPr="00C8332E">
        <w:rPr>
          <w:highlight w:val="white"/>
        </w:rPr>
        <w:t xml:space="preserve">          if (leftExpression.Symbol.IsExternOrStatic()) {</w:t>
      </w:r>
    </w:p>
    <w:p w14:paraId="501E9FF8" w14:textId="77777777" w:rsidR="00C8332E" w:rsidRPr="00C8332E" w:rsidRDefault="00C8332E" w:rsidP="00C8332E">
      <w:pPr>
        <w:pStyle w:val="Code"/>
        <w:rPr>
          <w:highlight w:val="white"/>
        </w:rPr>
      </w:pPr>
      <w:r w:rsidRPr="00C8332E">
        <w:rPr>
          <w:highlight w:val="white"/>
        </w:rPr>
        <w:t xml:space="preserve">            object resultValue =</w:t>
      </w:r>
    </w:p>
    <w:p w14:paraId="41EBD698" w14:textId="77777777" w:rsidR="00C8332E" w:rsidRPr="00C8332E" w:rsidRDefault="00C8332E" w:rsidP="00C8332E">
      <w:pPr>
        <w:pStyle w:val="Code"/>
        <w:rPr>
          <w:highlight w:val="white"/>
        </w:rPr>
      </w:pPr>
      <w:r w:rsidRPr="00C8332E">
        <w:rPr>
          <w:highlight w:val="white"/>
        </w:rPr>
        <w:t xml:space="preserve">              new StaticValue(leftExpression.Symbol.UniqueName,</w:t>
      </w:r>
    </w:p>
    <w:p w14:paraId="0F945578" w14:textId="77777777" w:rsidR="00C8332E" w:rsidRPr="00C8332E" w:rsidRDefault="00C8332E" w:rsidP="00C8332E">
      <w:pPr>
        <w:pStyle w:val="Code"/>
        <w:rPr>
          <w:highlight w:val="white"/>
        </w:rPr>
      </w:pPr>
      <w:r w:rsidRPr="00C8332E">
        <w:rPr>
          <w:highlight w:val="white"/>
        </w:rPr>
        <w:t xml:space="preserve">                              rightExpression.Symbol.Offset); // s.i</w:t>
      </w:r>
    </w:p>
    <w:p w14:paraId="489FA4AD" w14:textId="77777777" w:rsidR="00C8332E" w:rsidRPr="00C8332E" w:rsidRDefault="00C8332E" w:rsidP="00C8332E">
      <w:pPr>
        <w:pStyle w:val="Code"/>
        <w:rPr>
          <w:highlight w:val="white"/>
        </w:rPr>
      </w:pPr>
      <w:r w:rsidRPr="00C8332E">
        <w:rPr>
          <w:highlight w:val="white"/>
        </w:rPr>
        <w:t xml:space="preserve">            Symbol resultSymbol = new Symbol(leftType, resultValue);</w:t>
      </w:r>
    </w:p>
    <w:p w14:paraId="2F7D50A6" w14:textId="77777777" w:rsidR="00C8332E" w:rsidRPr="00C8332E" w:rsidRDefault="00C8332E" w:rsidP="00C8332E">
      <w:pPr>
        <w:pStyle w:val="Code"/>
        <w:rPr>
          <w:highlight w:val="white"/>
        </w:rPr>
      </w:pPr>
      <w:r w:rsidRPr="00C8332E">
        <w:rPr>
          <w:highlight w:val="white"/>
        </w:rPr>
        <w:t xml:space="preserve">            return (new Expression(resultSymbol, null, null));</w:t>
      </w:r>
    </w:p>
    <w:p w14:paraId="758BB4F0" w14:textId="77777777" w:rsidR="00C8332E" w:rsidRPr="00C8332E" w:rsidRDefault="00C8332E" w:rsidP="00C8332E">
      <w:pPr>
        <w:pStyle w:val="Code"/>
        <w:rPr>
          <w:highlight w:val="white"/>
        </w:rPr>
      </w:pPr>
      <w:r w:rsidRPr="00C8332E">
        <w:rPr>
          <w:highlight w:val="white"/>
        </w:rPr>
        <w:t xml:space="preserve">          }</w:t>
      </w:r>
    </w:p>
    <w:p w14:paraId="0BA943B7" w14:textId="77777777" w:rsidR="00C8332E" w:rsidRPr="00C8332E" w:rsidRDefault="00C8332E" w:rsidP="00C8332E">
      <w:pPr>
        <w:pStyle w:val="Code"/>
        <w:rPr>
          <w:highlight w:val="white"/>
        </w:rPr>
      </w:pPr>
      <w:r w:rsidRPr="00C8332E">
        <w:rPr>
          <w:highlight w:val="white"/>
        </w:rPr>
        <w:t xml:space="preserve">          break;</w:t>
      </w:r>
    </w:p>
    <w:p w14:paraId="779785F0" w14:textId="77777777" w:rsidR="00C8332E" w:rsidRPr="00C8332E" w:rsidRDefault="00C8332E" w:rsidP="00C8332E">
      <w:pPr>
        <w:pStyle w:val="Code"/>
        <w:rPr>
          <w:highlight w:val="white"/>
        </w:rPr>
      </w:pPr>
      <w:r w:rsidRPr="00C8332E">
        <w:rPr>
          <w:highlight w:val="white"/>
        </w:rPr>
        <w:t xml:space="preserve">      }</w:t>
      </w:r>
    </w:p>
    <w:p w14:paraId="0AFA4CD0" w14:textId="77777777" w:rsidR="00C8332E" w:rsidRPr="00C8332E" w:rsidRDefault="00C8332E" w:rsidP="00C8332E">
      <w:pPr>
        <w:pStyle w:val="Code"/>
        <w:rPr>
          <w:highlight w:val="white"/>
        </w:rPr>
      </w:pPr>
      <w:r w:rsidRPr="00C8332E">
        <w:rPr>
          <w:highlight w:val="white"/>
        </w:rPr>
        <w:t xml:space="preserve">    </w:t>
      </w:r>
    </w:p>
    <w:p w14:paraId="3F618E85" w14:textId="77777777" w:rsidR="00C8332E" w:rsidRPr="00C8332E" w:rsidRDefault="00C8332E" w:rsidP="00C8332E">
      <w:pPr>
        <w:pStyle w:val="Code"/>
        <w:rPr>
          <w:highlight w:val="white"/>
        </w:rPr>
      </w:pPr>
      <w:r w:rsidRPr="00C8332E">
        <w:rPr>
          <w:highlight w:val="white"/>
        </w:rPr>
        <w:t xml:space="preserve">      return null;</w:t>
      </w:r>
    </w:p>
    <w:p w14:paraId="1CA55EAF" w14:textId="77777777" w:rsidR="00C8332E" w:rsidRPr="00C8332E" w:rsidRDefault="00C8332E" w:rsidP="00C8332E">
      <w:pPr>
        <w:pStyle w:val="Code"/>
        <w:rPr>
          <w:highlight w:val="white"/>
        </w:rPr>
      </w:pPr>
      <w:r w:rsidRPr="00C8332E">
        <w:rPr>
          <w:highlight w:val="white"/>
        </w:rPr>
        <w:t xml:space="preserve">    }  </w:t>
      </w:r>
    </w:p>
    <w:p w14:paraId="0F2E154D" w14:textId="77777777" w:rsidR="00C8332E" w:rsidRPr="00F0216C" w:rsidRDefault="00C8332E" w:rsidP="00F0216C">
      <w:pPr>
        <w:pStyle w:val="Code"/>
        <w:rPr>
          <w:highlight w:val="white"/>
        </w:rPr>
      </w:pPr>
    </w:p>
    <w:p w14:paraId="510CC8A9" w14:textId="6B550FFA" w:rsidR="00F0216C" w:rsidRPr="00F0216C" w:rsidRDefault="00F0216C" w:rsidP="00F0216C">
      <w:pPr>
        <w:pStyle w:val="Code"/>
        <w:rPr>
          <w:highlight w:val="white"/>
        </w:rPr>
      </w:pPr>
      <w:r w:rsidRPr="00F0216C">
        <w:rPr>
          <w:highlight w:val="white"/>
        </w:rPr>
        <w:t xml:space="preserve">    private static Expression GenerateAddition(Symbol symbol,</w:t>
      </w:r>
    </w:p>
    <w:p w14:paraId="727ACFB0" w14:textId="77777777" w:rsidR="00F0216C" w:rsidRPr="00F0216C" w:rsidRDefault="00F0216C" w:rsidP="00F0216C">
      <w:pPr>
        <w:pStyle w:val="Code"/>
        <w:rPr>
          <w:highlight w:val="white"/>
        </w:rPr>
      </w:pPr>
      <w:r w:rsidRPr="00F0216C">
        <w:rPr>
          <w:highlight w:val="white"/>
        </w:rPr>
        <w:t xml:space="preserve">                                               BigInteger value) {</w:t>
      </w:r>
    </w:p>
    <w:p w14:paraId="6C7E7A09" w14:textId="77777777" w:rsidR="00F0216C" w:rsidRPr="00F0216C" w:rsidRDefault="00F0216C" w:rsidP="00F0216C">
      <w:pPr>
        <w:pStyle w:val="Code"/>
        <w:rPr>
          <w:highlight w:val="white"/>
        </w:rPr>
      </w:pPr>
      <w:r w:rsidRPr="00F0216C">
        <w:rPr>
          <w:highlight w:val="white"/>
        </w:rPr>
        <w:t xml:space="preserve">      int offset = ((int) value) * symbol.Type.PointerOrArrayType.Size();</w:t>
      </w:r>
    </w:p>
    <w:p w14:paraId="4B1CA913" w14:textId="77777777" w:rsidR="00F0216C" w:rsidRPr="00F0216C" w:rsidRDefault="00F0216C" w:rsidP="00F0216C">
      <w:pPr>
        <w:pStyle w:val="Code"/>
        <w:rPr>
          <w:highlight w:val="white"/>
        </w:rPr>
      </w:pPr>
      <w:r w:rsidRPr="00F0216C">
        <w:rPr>
          <w:highlight w:val="white"/>
        </w:rPr>
        <w:t xml:space="preserve">      StaticAddress resultValue;</w:t>
      </w:r>
    </w:p>
    <w:p w14:paraId="258F16D8" w14:textId="77777777" w:rsidR="00F0216C" w:rsidRPr="00F0216C" w:rsidRDefault="00F0216C" w:rsidP="00F0216C">
      <w:pPr>
        <w:pStyle w:val="Code"/>
        <w:rPr>
          <w:highlight w:val="white"/>
        </w:rPr>
      </w:pPr>
    </w:p>
    <w:p w14:paraId="7D6C273E" w14:textId="77777777" w:rsidR="00F0216C" w:rsidRPr="00F0216C" w:rsidRDefault="00F0216C" w:rsidP="00F0216C">
      <w:pPr>
        <w:pStyle w:val="Code"/>
        <w:rPr>
          <w:highlight w:val="white"/>
        </w:rPr>
      </w:pPr>
      <w:r w:rsidRPr="00F0216C">
        <w:rPr>
          <w:highlight w:val="white"/>
        </w:rPr>
        <w:t xml:space="preserve">      if (symbol.Value is StaticAddress) {</w:t>
      </w:r>
    </w:p>
    <w:p w14:paraId="392A805E" w14:textId="77777777" w:rsidR="00F0216C" w:rsidRPr="00F0216C" w:rsidRDefault="00F0216C" w:rsidP="00F0216C">
      <w:pPr>
        <w:pStyle w:val="Code"/>
        <w:rPr>
          <w:highlight w:val="white"/>
        </w:rPr>
      </w:pPr>
      <w:r w:rsidRPr="00F0216C">
        <w:rPr>
          <w:highlight w:val="white"/>
        </w:rPr>
        <w:t xml:space="preserve">        StaticAddress staticAddress = (StaticAddress) symbol.Value;</w:t>
      </w:r>
    </w:p>
    <w:p w14:paraId="2E8B5FF4" w14:textId="77777777" w:rsidR="00F0216C" w:rsidRPr="00F0216C" w:rsidRDefault="00F0216C" w:rsidP="00F0216C">
      <w:pPr>
        <w:pStyle w:val="Code"/>
        <w:rPr>
          <w:highlight w:val="white"/>
        </w:rPr>
      </w:pPr>
      <w:r w:rsidRPr="00F0216C">
        <w:rPr>
          <w:highlight w:val="white"/>
        </w:rPr>
        <w:t xml:space="preserve">        resultValue = new StaticAddress(staticAddress.UniqueName,</w:t>
      </w:r>
    </w:p>
    <w:p w14:paraId="33ECEA42" w14:textId="77777777" w:rsidR="00F0216C" w:rsidRPr="00F0216C" w:rsidRDefault="00F0216C" w:rsidP="00F0216C">
      <w:pPr>
        <w:pStyle w:val="Code"/>
        <w:rPr>
          <w:highlight w:val="white"/>
        </w:rPr>
      </w:pPr>
      <w:r w:rsidRPr="00F0216C">
        <w:rPr>
          <w:highlight w:val="white"/>
        </w:rPr>
        <w:t xml:space="preserve">                                        staticAddress.Offset + offset);</w:t>
      </w:r>
    </w:p>
    <w:p w14:paraId="22E3BEEB" w14:textId="77777777" w:rsidR="00F0216C" w:rsidRPr="00F0216C" w:rsidRDefault="00F0216C" w:rsidP="00F0216C">
      <w:pPr>
        <w:pStyle w:val="Code"/>
        <w:rPr>
          <w:highlight w:val="white"/>
        </w:rPr>
      </w:pPr>
      <w:r w:rsidRPr="00F0216C">
        <w:rPr>
          <w:highlight w:val="white"/>
        </w:rPr>
        <w:t xml:space="preserve">      }</w:t>
      </w:r>
    </w:p>
    <w:p w14:paraId="16200827" w14:textId="77777777" w:rsidR="00F0216C" w:rsidRPr="00F0216C" w:rsidRDefault="00F0216C" w:rsidP="00F0216C">
      <w:pPr>
        <w:pStyle w:val="Code"/>
        <w:rPr>
          <w:highlight w:val="white"/>
        </w:rPr>
      </w:pPr>
      <w:r w:rsidRPr="00F0216C">
        <w:rPr>
          <w:highlight w:val="white"/>
        </w:rPr>
        <w:t xml:space="preserve">      else {</w:t>
      </w:r>
    </w:p>
    <w:p w14:paraId="65E57E48" w14:textId="77777777" w:rsidR="00F0216C" w:rsidRPr="00F0216C" w:rsidRDefault="00F0216C" w:rsidP="00F0216C">
      <w:pPr>
        <w:pStyle w:val="Code"/>
        <w:rPr>
          <w:highlight w:val="white"/>
        </w:rPr>
      </w:pPr>
      <w:r w:rsidRPr="00F0216C">
        <w:rPr>
          <w:highlight w:val="white"/>
        </w:rPr>
        <w:t xml:space="preserve">        resultValue = new StaticAddress(symbol.UniqueName, offset);</w:t>
      </w:r>
    </w:p>
    <w:p w14:paraId="302A8040" w14:textId="77777777" w:rsidR="00F0216C" w:rsidRPr="00F0216C" w:rsidRDefault="00F0216C" w:rsidP="00F0216C">
      <w:pPr>
        <w:pStyle w:val="Code"/>
        <w:rPr>
          <w:highlight w:val="white"/>
        </w:rPr>
      </w:pPr>
      <w:r w:rsidRPr="00F0216C">
        <w:rPr>
          <w:highlight w:val="white"/>
        </w:rPr>
        <w:t xml:space="preserve">      }</w:t>
      </w:r>
    </w:p>
    <w:p w14:paraId="6986E6E6" w14:textId="77777777" w:rsidR="00F0216C" w:rsidRPr="00F0216C" w:rsidRDefault="00F0216C" w:rsidP="00F0216C">
      <w:pPr>
        <w:pStyle w:val="Code"/>
        <w:rPr>
          <w:highlight w:val="white"/>
        </w:rPr>
      </w:pPr>
    </w:p>
    <w:p w14:paraId="7754E29D" w14:textId="77777777" w:rsidR="00F0216C" w:rsidRPr="00F0216C" w:rsidRDefault="00F0216C" w:rsidP="00F0216C">
      <w:pPr>
        <w:pStyle w:val="Code"/>
        <w:rPr>
          <w:highlight w:val="white"/>
        </w:rPr>
      </w:pPr>
      <w:r w:rsidRPr="00F0216C">
        <w:rPr>
          <w:highlight w:val="white"/>
        </w:rPr>
        <w:t xml:space="preserve">      Symbol resultSymbol = new Symbol(symbol.Type, resultValue);</w:t>
      </w:r>
    </w:p>
    <w:p w14:paraId="0E8691CE" w14:textId="77777777" w:rsidR="00F0216C" w:rsidRPr="00F0216C" w:rsidRDefault="00F0216C" w:rsidP="00F0216C">
      <w:pPr>
        <w:pStyle w:val="Code"/>
        <w:rPr>
          <w:highlight w:val="white"/>
        </w:rPr>
      </w:pPr>
      <w:r w:rsidRPr="00F0216C">
        <w:rPr>
          <w:highlight w:val="white"/>
        </w:rPr>
        <w:t xml:space="preserve">      return (new Expression(resultSymbol, null, null));</w:t>
      </w:r>
    </w:p>
    <w:p w14:paraId="5B944D8C" w14:textId="77777777" w:rsidR="00F0216C" w:rsidRPr="00F0216C" w:rsidRDefault="00F0216C" w:rsidP="00F0216C">
      <w:pPr>
        <w:pStyle w:val="Code"/>
        <w:rPr>
          <w:highlight w:val="white"/>
        </w:rPr>
      </w:pPr>
      <w:r w:rsidRPr="00F0216C">
        <w:rPr>
          <w:highlight w:val="white"/>
        </w:rPr>
        <w:t xml:space="preserve">    }</w:t>
      </w:r>
    </w:p>
    <w:p w14:paraId="636FD929" w14:textId="77777777" w:rsidR="00F0216C" w:rsidRPr="00F0216C" w:rsidRDefault="00F0216C" w:rsidP="00F0216C">
      <w:pPr>
        <w:pStyle w:val="Code"/>
        <w:rPr>
          <w:highlight w:val="white"/>
        </w:rPr>
      </w:pPr>
    </w:p>
    <w:p w14:paraId="54EAE9E9" w14:textId="77777777" w:rsidR="00F0216C" w:rsidRPr="00F0216C" w:rsidRDefault="00F0216C" w:rsidP="00F0216C">
      <w:pPr>
        <w:pStyle w:val="Code"/>
        <w:rPr>
          <w:highlight w:val="white"/>
        </w:rPr>
      </w:pPr>
      <w:r w:rsidRPr="00F0216C">
        <w:rPr>
          <w:highlight w:val="white"/>
        </w:rPr>
        <w:t xml:space="preserve">    private static Expression GenerateIndex(Symbol symbol,</w:t>
      </w:r>
    </w:p>
    <w:p w14:paraId="531C7EB0" w14:textId="77777777" w:rsidR="00F0216C" w:rsidRPr="00F0216C" w:rsidRDefault="00F0216C" w:rsidP="00F0216C">
      <w:pPr>
        <w:pStyle w:val="Code"/>
        <w:rPr>
          <w:highlight w:val="white"/>
        </w:rPr>
      </w:pPr>
      <w:r w:rsidRPr="00F0216C">
        <w:rPr>
          <w:highlight w:val="white"/>
        </w:rPr>
        <w:t xml:space="preserve">                                            BigInteger value) {</w:t>
      </w:r>
    </w:p>
    <w:p w14:paraId="07350720" w14:textId="77777777" w:rsidR="00F0216C" w:rsidRPr="00F0216C" w:rsidRDefault="00F0216C" w:rsidP="00F0216C">
      <w:pPr>
        <w:pStyle w:val="Code"/>
        <w:rPr>
          <w:highlight w:val="white"/>
        </w:rPr>
      </w:pPr>
      <w:r w:rsidRPr="00F0216C">
        <w:rPr>
          <w:highlight w:val="white"/>
        </w:rPr>
        <w:t xml:space="preserve">      int offset = ((int) value) * symbol.Type.ArrayType.Size();</w:t>
      </w:r>
    </w:p>
    <w:p w14:paraId="185EFA4B" w14:textId="77777777" w:rsidR="00F0216C" w:rsidRPr="00F0216C" w:rsidRDefault="00F0216C" w:rsidP="00F0216C">
      <w:pPr>
        <w:pStyle w:val="Code"/>
        <w:rPr>
          <w:highlight w:val="white"/>
        </w:rPr>
      </w:pPr>
      <w:r w:rsidRPr="00F0216C">
        <w:rPr>
          <w:highlight w:val="white"/>
        </w:rPr>
        <w:t xml:space="preserve">      StaticValue resultValue;</w:t>
      </w:r>
    </w:p>
    <w:p w14:paraId="0EB4D469" w14:textId="77777777" w:rsidR="00F0216C" w:rsidRPr="00F0216C" w:rsidRDefault="00F0216C" w:rsidP="00F0216C">
      <w:pPr>
        <w:pStyle w:val="Code"/>
        <w:rPr>
          <w:highlight w:val="white"/>
        </w:rPr>
      </w:pPr>
    </w:p>
    <w:p w14:paraId="4A45665C" w14:textId="77777777" w:rsidR="00F0216C" w:rsidRPr="00F0216C" w:rsidRDefault="00F0216C" w:rsidP="00F0216C">
      <w:pPr>
        <w:pStyle w:val="Code"/>
        <w:rPr>
          <w:highlight w:val="white"/>
        </w:rPr>
      </w:pPr>
      <w:r w:rsidRPr="00F0216C">
        <w:rPr>
          <w:highlight w:val="white"/>
        </w:rPr>
        <w:t xml:space="preserve">      if (symbol.Value is StaticAddress) {</w:t>
      </w:r>
    </w:p>
    <w:p w14:paraId="6374A353" w14:textId="77777777" w:rsidR="00F0216C" w:rsidRPr="00F0216C" w:rsidRDefault="00F0216C" w:rsidP="00F0216C">
      <w:pPr>
        <w:pStyle w:val="Code"/>
        <w:rPr>
          <w:highlight w:val="white"/>
        </w:rPr>
      </w:pPr>
      <w:r w:rsidRPr="00F0216C">
        <w:rPr>
          <w:highlight w:val="white"/>
        </w:rPr>
        <w:t xml:space="preserve">        StaticAddress staticAddress = (StaticAddress) symbol.Value;</w:t>
      </w:r>
    </w:p>
    <w:p w14:paraId="715566E4" w14:textId="4CA6CEBE" w:rsidR="00F0216C" w:rsidRDefault="00F0216C" w:rsidP="00F0216C">
      <w:pPr>
        <w:pStyle w:val="Code"/>
        <w:rPr>
          <w:highlight w:val="white"/>
        </w:rPr>
      </w:pPr>
      <w:r w:rsidRPr="00F0216C">
        <w:rPr>
          <w:highlight w:val="white"/>
        </w:rPr>
        <w:t xml:space="preserve">        resultValue =</w:t>
      </w:r>
      <w:r w:rsidR="00405FCF">
        <w:rPr>
          <w:highlight w:val="white"/>
        </w:rPr>
        <w:t xml:space="preserve"> </w:t>
      </w:r>
      <w:r w:rsidRPr="00F0216C">
        <w:rPr>
          <w:highlight w:val="white"/>
        </w:rPr>
        <w:t>new StaticValue(staticAddress.UniqueName,</w:t>
      </w:r>
    </w:p>
    <w:p w14:paraId="0CAA8112" w14:textId="36563EE4" w:rsidR="00F0216C" w:rsidRPr="00F0216C" w:rsidRDefault="00F0216C" w:rsidP="00F0216C">
      <w:pPr>
        <w:pStyle w:val="Code"/>
        <w:rPr>
          <w:highlight w:val="white"/>
        </w:rPr>
      </w:pPr>
      <w:r>
        <w:rPr>
          <w:highlight w:val="white"/>
        </w:rPr>
        <w:t xml:space="preserve">                     </w:t>
      </w:r>
      <w:r w:rsidR="00405FCF">
        <w:rPr>
          <w:highlight w:val="white"/>
        </w:rPr>
        <w:t xml:space="preserve"> </w:t>
      </w:r>
      <w:r>
        <w:rPr>
          <w:highlight w:val="white"/>
        </w:rPr>
        <w:t xml:space="preserve">               </w:t>
      </w:r>
      <w:r w:rsidRPr="00F0216C">
        <w:rPr>
          <w:highlight w:val="white"/>
        </w:rPr>
        <w:t xml:space="preserve"> staticAddress.Offset + offset);</w:t>
      </w:r>
    </w:p>
    <w:p w14:paraId="042641D2" w14:textId="77777777" w:rsidR="00F0216C" w:rsidRPr="00F0216C" w:rsidRDefault="00F0216C" w:rsidP="00F0216C">
      <w:pPr>
        <w:pStyle w:val="Code"/>
        <w:rPr>
          <w:highlight w:val="white"/>
        </w:rPr>
      </w:pPr>
      <w:r w:rsidRPr="00F0216C">
        <w:rPr>
          <w:highlight w:val="white"/>
        </w:rPr>
        <w:t xml:space="preserve">      }</w:t>
      </w:r>
    </w:p>
    <w:p w14:paraId="4AB7C432" w14:textId="77777777" w:rsidR="00F0216C" w:rsidRPr="00F0216C" w:rsidRDefault="00F0216C" w:rsidP="00F0216C">
      <w:pPr>
        <w:pStyle w:val="Code"/>
        <w:rPr>
          <w:highlight w:val="white"/>
        </w:rPr>
      </w:pPr>
      <w:r w:rsidRPr="00F0216C">
        <w:rPr>
          <w:highlight w:val="white"/>
        </w:rPr>
        <w:t xml:space="preserve">      else {</w:t>
      </w:r>
    </w:p>
    <w:p w14:paraId="06EE80C5" w14:textId="77777777" w:rsidR="00F0216C" w:rsidRPr="00F0216C" w:rsidRDefault="00F0216C" w:rsidP="00F0216C">
      <w:pPr>
        <w:pStyle w:val="Code"/>
        <w:rPr>
          <w:highlight w:val="white"/>
        </w:rPr>
      </w:pPr>
      <w:r w:rsidRPr="00F0216C">
        <w:rPr>
          <w:highlight w:val="white"/>
        </w:rPr>
        <w:t xml:space="preserve">        resultValue = new StaticValue(symbol.UniqueName, offset);</w:t>
      </w:r>
    </w:p>
    <w:p w14:paraId="06CEA770" w14:textId="77777777" w:rsidR="00F0216C" w:rsidRPr="00F0216C" w:rsidRDefault="00F0216C" w:rsidP="00F0216C">
      <w:pPr>
        <w:pStyle w:val="Code"/>
        <w:rPr>
          <w:highlight w:val="white"/>
        </w:rPr>
      </w:pPr>
      <w:r w:rsidRPr="00F0216C">
        <w:rPr>
          <w:highlight w:val="white"/>
        </w:rPr>
        <w:t xml:space="preserve">      }</w:t>
      </w:r>
    </w:p>
    <w:p w14:paraId="40FA2B0F" w14:textId="77777777" w:rsidR="00F0216C" w:rsidRPr="00F0216C" w:rsidRDefault="00F0216C" w:rsidP="00F0216C">
      <w:pPr>
        <w:pStyle w:val="Code"/>
        <w:rPr>
          <w:highlight w:val="white"/>
        </w:rPr>
      </w:pPr>
    </w:p>
    <w:p w14:paraId="5852C134" w14:textId="77777777" w:rsidR="00F0216C" w:rsidRPr="00F0216C" w:rsidRDefault="00F0216C" w:rsidP="00F0216C">
      <w:pPr>
        <w:pStyle w:val="Code"/>
        <w:rPr>
          <w:highlight w:val="white"/>
        </w:rPr>
      </w:pPr>
      <w:r w:rsidRPr="00F0216C">
        <w:rPr>
          <w:highlight w:val="white"/>
        </w:rPr>
        <w:t xml:space="preserve">      Symbol resultSymbol = new Symbol(symbol.Type, resultValue);</w:t>
      </w:r>
    </w:p>
    <w:p w14:paraId="79CAD129" w14:textId="77777777" w:rsidR="00F0216C" w:rsidRPr="00F0216C" w:rsidRDefault="00F0216C" w:rsidP="00F0216C">
      <w:pPr>
        <w:pStyle w:val="Code"/>
        <w:rPr>
          <w:highlight w:val="white"/>
        </w:rPr>
      </w:pPr>
      <w:r w:rsidRPr="00F0216C">
        <w:rPr>
          <w:highlight w:val="white"/>
        </w:rPr>
        <w:t xml:space="preserve">      resultSymbol.Addressable = !symbol.IsRegister() &amp;&amp;</w:t>
      </w:r>
    </w:p>
    <w:p w14:paraId="74C719F6" w14:textId="77777777" w:rsidR="00F0216C" w:rsidRPr="00F0216C" w:rsidRDefault="00F0216C" w:rsidP="00F0216C">
      <w:pPr>
        <w:pStyle w:val="Code"/>
        <w:rPr>
          <w:highlight w:val="white"/>
        </w:rPr>
      </w:pPr>
      <w:r w:rsidRPr="00F0216C">
        <w:rPr>
          <w:highlight w:val="white"/>
        </w:rPr>
        <w:t xml:space="preserve">                                 !symbol.Type.ArrayType.IsBitfield();</w:t>
      </w:r>
    </w:p>
    <w:p w14:paraId="153BED2D" w14:textId="77777777" w:rsidR="00F0216C" w:rsidRPr="00F0216C" w:rsidRDefault="00F0216C" w:rsidP="00F0216C">
      <w:pPr>
        <w:pStyle w:val="Code"/>
        <w:rPr>
          <w:highlight w:val="white"/>
        </w:rPr>
      </w:pPr>
      <w:r w:rsidRPr="00F0216C">
        <w:rPr>
          <w:highlight w:val="white"/>
        </w:rPr>
        <w:t xml:space="preserve">      resultSymbol.Assignable =</w:t>
      </w:r>
    </w:p>
    <w:p w14:paraId="3706A619" w14:textId="77777777" w:rsidR="00F0216C" w:rsidRPr="00F0216C" w:rsidRDefault="00F0216C" w:rsidP="00F0216C">
      <w:pPr>
        <w:pStyle w:val="Code"/>
        <w:rPr>
          <w:highlight w:val="white"/>
        </w:rPr>
      </w:pPr>
      <w:r w:rsidRPr="00F0216C">
        <w:rPr>
          <w:highlight w:val="white"/>
        </w:rPr>
        <w:t xml:space="preserve">        !symbol.Type.ArrayType.IsConstantRecursive() &amp;&amp;</w:t>
      </w:r>
    </w:p>
    <w:p w14:paraId="151EE341" w14:textId="77777777" w:rsidR="00F0216C" w:rsidRPr="00F0216C" w:rsidRDefault="00F0216C" w:rsidP="00F0216C">
      <w:pPr>
        <w:pStyle w:val="Code"/>
        <w:rPr>
          <w:highlight w:val="white"/>
        </w:rPr>
      </w:pPr>
      <w:r w:rsidRPr="00F0216C">
        <w:rPr>
          <w:highlight w:val="white"/>
        </w:rPr>
        <w:t xml:space="preserve">        !symbol.Type.ArrayType.IsArrayFunctionOrString();</w:t>
      </w:r>
    </w:p>
    <w:p w14:paraId="5D00E3BE" w14:textId="77777777" w:rsidR="00F0216C" w:rsidRPr="00F0216C" w:rsidRDefault="00F0216C" w:rsidP="00F0216C">
      <w:pPr>
        <w:pStyle w:val="Code"/>
        <w:rPr>
          <w:highlight w:val="white"/>
        </w:rPr>
      </w:pPr>
      <w:r w:rsidRPr="00F0216C">
        <w:rPr>
          <w:highlight w:val="white"/>
        </w:rPr>
        <w:t xml:space="preserve">      return (new Expression(resultSymbol, null, null));</w:t>
      </w:r>
    </w:p>
    <w:p w14:paraId="062DD388" w14:textId="77777777" w:rsidR="00F0216C" w:rsidRPr="00F0216C" w:rsidRDefault="00F0216C" w:rsidP="00F0216C">
      <w:pPr>
        <w:pStyle w:val="Code"/>
        <w:rPr>
          <w:highlight w:val="white"/>
        </w:rPr>
      </w:pPr>
      <w:r w:rsidRPr="00F0216C">
        <w:rPr>
          <w:highlight w:val="white"/>
        </w:rPr>
        <w:lastRenderedPageBreak/>
        <w:t xml:space="preserve">    }</w:t>
      </w:r>
    </w:p>
    <w:p w14:paraId="41906AF4" w14:textId="43C1D1CB" w:rsidR="00C8332E" w:rsidRPr="009B2E26" w:rsidRDefault="009B2E26" w:rsidP="009B2E26">
      <w:pPr>
        <w:rPr>
          <w:highlight w:val="white"/>
        </w:rPr>
      </w:pPr>
      <w:r>
        <w:rPr>
          <w:highlight w:val="white"/>
        </w:rPr>
        <w:t xml:space="preserve">Finally, we have to unary case. There </w:t>
      </w:r>
      <w:r w:rsidR="00D97C9B">
        <w:rPr>
          <w:highlight w:val="white"/>
        </w:rPr>
        <w:t>is only one r</w:t>
      </w:r>
      <w:r>
        <w:rPr>
          <w:highlight w:val="white"/>
        </w:rPr>
        <w:t>elevant operator:</w:t>
      </w:r>
      <w:r w:rsidR="002E29FB">
        <w:rPr>
          <w:highlight w:val="white"/>
        </w:rPr>
        <w:t xml:space="preserve"> the</w:t>
      </w:r>
      <w:r>
        <w:rPr>
          <w:highlight w:val="white"/>
        </w:rPr>
        <w:t xml:space="preserve"> address</w:t>
      </w:r>
      <w:r w:rsidR="002E29FB">
        <w:rPr>
          <w:highlight w:val="white"/>
        </w:rPr>
        <w:t xml:space="preserve"> operator</w:t>
      </w:r>
      <w:r>
        <w:rPr>
          <w:highlight w:val="white"/>
        </w:rPr>
        <w:t>.</w:t>
      </w:r>
    </w:p>
    <w:p w14:paraId="2498B613" w14:textId="77777777" w:rsidR="00D75FFB" w:rsidRDefault="00DD0FD2" w:rsidP="00D75FFB">
      <w:pPr>
        <w:pStyle w:val="Code"/>
        <w:rPr>
          <w:highlight w:val="white"/>
        </w:rPr>
      </w:pPr>
      <w:r w:rsidRPr="00D75FFB">
        <w:rPr>
          <w:highlight w:val="white"/>
        </w:rPr>
        <w:t xml:space="preserve">    public static Expression Unary(MiddleOperator middleOp,</w:t>
      </w:r>
    </w:p>
    <w:p w14:paraId="4C319B30" w14:textId="4362096F" w:rsidR="00DD0FD2" w:rsidRPr="00D75FFB" w:rsidRDefault="00D75FFB" w:rsidP="00D75FFB">
      <w:pPr>
        <w:pStyle w:val="Code"/>
        <w:rPr>
          <w:highlight w:val="white"/>
        </w:rPr>
      </w:pPr>
      <w:r>
        <w:rPr>
          <w:highlight w:val="white"/>
        </w:rPr>
        <w:t xml:space="preserve">                                   </w:t>
      </w:r>
      <w:r w:rsidR="00DD0FD2" w:rsidRPr="00D75FFB">
        <w:rPr>
          <w:highlight w:val="white"/>
        </w:rPr>
        <w:t>Expression expression) {</w:t>
      </w:r>
    </w:p>
    <w:p w14:paraId="79157A88" w14:textId="350D298A" w:rsidR="00C8332E" w:rsidRPr="009B2E26" w:rsidRDefault="00DD0FD2" w:rsidP="009B2E26">
      <w:pPr>
        <w:pStyle w:val="Code"/>
        <w:rPr>
          <w:highlight w:val="white"/>
        </w:rPr>
      </w:pPr>
      <w:r w:rsidRPr="00D75FFB">
        <w:rPr>
          <w:highlight w:val="white"/>
        </w:rPr>
        <w:t xml:space="preserve">      Symbol symbol = expression.Symbol;</w:t>
      </w:r>
    </w:p>
    <w:p w14:paraId="5F13DE1A" w14:textId="3344FF1A" w:rsidR="001E34CD" w:rsidRPr="009B2E26" w:rsidRDefault="001E34CD" w:rsidP="001E34CD">
      <w:pPr>
        <w:rPr>
          <w:highlight w:val="white"/>
        </w:rPr>
      </w:pPr>
      <w:r>
        <w:rPr>
          <w:highlight w:val="white"/>
        </w:rPr>
        <w:t xml:space="preserve">If the symbol in the address case is a </w:t>
      </w:r>
      <w:r w:rsidR="00A258BB">
        <w:rPr>
          <w:highlight w:val="white"/>
        </w:rPr>
        <w:t xml:space="preserve">static value, we </w:t>
      </w:r>
      <w:r w:rsidR="00427791">
        <w:rPr>
          <w:highlight w:val="white"/>
        </w:rPr>
        <w:t>create a</w:t>
      </w:r>
      <w:r w:rsidR="00A258BB">
        <w:rPr>
          <w:highlight w:val="white"/>
        </w:rPr>
        <w:t xml:space="preserve"> static address</w:t>
      </w:r>
      <w:r w:rsidR="00427791">
        <w:rPr>
          <w:highlight w:val="white"/>
        </w:rPr>
        <w:t xml:space="preserve"> with the same name and offset.</w:t>
      </w:r>
    </w:p>
    <w:p w14:paraId="3D84437E" w14:textId="77777777" w:rsidR="00DD0FD2" w:rsidRPr="00DD0FD2" w:rsidRDefault="00DD0FD2" w:rsidP="00DD0FD2">
      <w:pPr>
        <w:pStyle w:val="Code"/>
        <w:rPr>
          <w:highlight w:val="white"/>
        </w:rPr>
      </w:pPr>
      <w:r w:rsidRPr="00DD0FD2">
        <w:rPr>
          <w:highlight w:val="white"/>
        </w:rPr>
        <w:t xml:space="preserve">      switch (middleOp) {</w:t>
      </w:r>
    </w:p>
    <w:p w14:paraId="161E1D68" w14:textId="77777777" w:rsidR="00DD0FD2" w:rsidRPr="00DD0FD2" w:rsidRDefault="00DD0FD2" w:rsidP="00DD0FD2">
      <w:pPr>
        <w:pStyle w:val="Code"/>
        <w:rPr>
          <w:highlight w:val="white"/>
        </w:rPr>
      </w:pPr>
      <w:r w:rsidRPr="00DD0FD2">
        <w:rPr>
          <w:highlight w:val="white"/>
        </w:rPr>
        <w:t xml:space="preserve">        case MiddleOperator.Address:</w:t>
      </w:r>
    </w:p>
    <w:p w14:paraId="1C5AD016" w14:textId="77777777" w:rsidR="00DD0FD2" w:rsidRPr="00DD0FD2" w:rsidRDefault="00DD0FD2" w:rsidP="00DD0FD2">
      <w:pPr>
        <w:pStyle w:val="Code"/>
        <w:rPr>
          <w:highlight w:val="white"/>
        </w:rPr>
      </w:pPr>
      <w:r w:rsidRPr="00DD0FD2">
        <w:rPr>
          <w:highlight w:val="white"/>
        </w:rPr>
        <w:t xml:space="preserve">          if (symbol.Value is StaticValue) { // &amp;a[i], &amp;s.i</w:t>
      </w:r>
    </w:p>
    <w:p w14:paraId="62EDA366" w14:textId="77777777" w:rsidR="00DD0FD2" w:rsidRPr="00DD0FD2" w:rsidRDefault="00DD0FD2" w:rsidP="00DD0FD2">
      <w:pPr>
        <w:pStyle w:val="Code"/>
        <w:rPr>
          <w:highlight w:val="white"/>
        </w:rPr>
      </w:pPr>
      <w:r w:rsidRPr="00DD0FD2">
        <w:rPr>
          <w:highlight w:val="white"/>
        </w:rPr>
        <w:t xml:space="preserve">            StaticValue staticValue = (StaticValue) symbol.Value;</w:t>
      </w:r>
    </w:p>
    <w:p w14:paraId="51A25DDD" w14:textId="77777777" w:rsidR="00DD0FD2" w:rsidRPr="00DD0FD2" w:rsidRDefault="00DD0FD2" w:rsidP="00DD0FD2">
      <w:pPr>
        <w:pStyle w:val="Code"/>
        <w:rPr>
          <w:highlight w:val="white"/>
        </w:rPr>
      </w:pPr>
      <w:r w:rsidRPr="00DD0FD2">
        <w:rPr>
          <w:highlight w:val="white"/>
        </w:rPr>
        <w:t xml:space="preserve">            StaticAddress staticAddress =</w:t>
      </w:r>
    </w:p>
    <w:p w14:paraId="5CF7D102" w14:textId="77777777" w:rsidR="00DD0FD2" w:rsidRPr="00DD0FD2" w:rsidRDefault="00DD0FD2" w:rsidP="00DD0FD2">
      <w:pPr>
        <w:pStyle w:val="Code"/>
        <w:rPr>
          <w:highlight w:val="white"/>
        </w:rPr>
      </w:pPr>
      <w:r w:rsidRPr="00DD0FD2">
        <w:rPr>
          <w:highlight w:val="white"/>
        </w:rPr>
        <w:t xml:space="preserve">              new StaticAddress(staticValue.UniqueName, staticValue.Offset);</w:t>
      </w:r>
    </w:p>
    <w:p w14:paraId="5EF97943" w14:textId="77777777" w:rsidR="00DD0FD2" w:rsidRDefault="00DD0FD2" w:rsidP="00DD0FD2">
      <w:pPr>
        <w:pStyle w:val="Code"/>
        <w:rPr>
          <w:highlight w:val="white"/>
        </w:rPr>
      </w:pPr>
      <w:r w:rsidRPr="00DD0FD2">
        <w:rPr>
          <w:highlight w:val="white"/>
        </w:rPr>
        <w:t xml:space="preserve">            Symbol resultSymbol =</w:t>
      </w:r>
    </w:p>
    <w:p w14:paraId="2A1A1EE2" w14:textId="7DE2ED30" w:rsidR="00DD0FD2" w:rsidRPr="00DD0FD2" w:rsidRDefault="00DD0FD2" w:rsidP="00DD0FD2">
      <w:pPr>
        <w:pStyle w:val="Code"/>
        <w:rPr>
          <w:highlight w:val="white"/>
        </w:rPr>
      </w:pPr>
      <w:r>
        <w:rPr>
          <w:highlight w:val="white"/>
        </w:rPr>
        <w:t xml:space="preserve">             </w:t>
      </w:r>
      <w:r w:rsidRPr="00DD0FD2">
        <w:rPr>
          <w:highlight w:val="white"/>
        </w:rPr>
        <w:t xml:space="preserve"> new Symbol(new Type(symbol.Type), staticAddress);</w:t>
      </w:r>
    </w:p>
    <w:p w14:paraId="471F7FD2" w14:textId="77777777" w:rsidR="00DD0FD2" w:rsidRPr="00DD0FD2" w:rsidRDefault="00DD0FD2" w:rsidP="00DD0FD2">
      <w:pPr>
        <w:pStyle w:val="Code"/>
        <w:rPr>
          <w:highlight w:val="white"/>
        </w:rPr>
      </w:pPr>
      <w:r w:rsidRPr="00DD0FD2">
        <w:rPr>
          <w:highlight w:val="white"/>
        </w:rPr>
        <w:t xml:space="preserve">            return (new Expression(resultSymbol, null, null));</w:t>
      </w:r>
    </w:p>
    <w:p w14:paraId="1E776C37" w14:textId="77777777" w:rsidR="00DD0FD2" w:rsidRPr="00DD0FD2" w:rsidRDefault="00DD0FD2" w:rsidP="00DD0FD2">
      <w:pPr>
        <w:pStyle w:val="Code"/>
        <w:rPr>
          <w:highlight w:val="white"/>
        </w:rPr>
      </w:pPr>
      <w:r w:rsidRPr="00DD0FD2">
        <w:rPr>
          <w:highlight w:val="white"/>
        </w:rPr>
        <w:t xml:space="preserve">          }</w:t>
      </w:r>
    </w:p>
    <w:p w14:paraId="5FF630AE" w14:textId="3D81AB89" w:rsidR="00427791" w:rsidRPr="009B2E26" w:rsidRDefault="00427791" w:rsidP="00427791">
      <w:pPr>
        <w:rPr>
          <w:highlight w:val="white"/>
        </w:rPr>
      </w:pPr>
      <w:r>
        <w:rPr>
          <w:highlight w:val="white"/>
        </w:rPr>
        <w:t>If the symbol is extern or static,</w:t>
      </w:r>
      <w:r w:rsidR="009023EB">
        <w:rPr>
          <w:highlight w:val="white"/>
        </w:rPr>
        <w:t xml:space="preserve"> we create a static address,</w:t>
      </w:r>
      <w:r w:rsidR="00BF7245">
        <w:rPr>
          <w:highlight w:val="white"/>
        </w:rPr>
        <w:t xml:space="preserve"> with the symbol name and offset zero.</w:t>
      </w:r>
    </w:p>
    <w:p w14:paraId="42F1B438" w14:textId="77777777" w:rsidR="00DD0FD2" w:rsidRPr="00DD0FD2" w:rsidRDefault="00DD0FD2" w:rsidP="00DD0FD2">
      <w:pPr>
        <w:pStyle w:val="Code"/>
        <w:rPr>
          <w:highlight w:val="white"/>
        </w:rPr>
      </w:pPr>
      <w:r w:rsidRPr="00DD0FD2">
        <w:rPr>
          <w:highlight w:val="white"/>
        </w:rPr>
        <w:t xml:space="preserve">          else if (symbol.IsExternOrStatic()) { // &amp;i</w:t>
      </w:r>
    </w:p>
    <w:p w14:paraId="58D549C9" w14:textId="77777777" w:rsidR="00DD0FD2" w:rsidRDefault="00DD0FD2" w:rsidP="00DD0FD2">
      <w:pPr>
        <w:pStyle w:val="Code"/>
        <w:rPr>
          <w:highlight w:val="white"/>
        </w:rPr>
      </w:pPr>
      <w:r w:rsidRPr="00DD0FD2">
        <w:rPr>
          <w:highlight w:val="white"/>
        </w:rPr>
        <w:t xml:space="preserve">            StaticAddress staticAddress =</w:t>
      </w:r>
    </w:p>
    <w:p w14:paraId="4D9B9B37" w14:textId="6BDDD250" w:rsidR="00DD0FD2" w:rsidRPr="00DD0FD2" w:rsidRDefault="00DD0FD2" w:rsidP="00DD0FD2">
      <w:pPr>
        <w:pStyle w:val="Code"/>
        <w:rPr>
          <w:highlight w:val="white"/>
        </w:rPr>
      </w:pPr>
      <w:r>
        <w:rPr>
          <w:highlight w:val="white"/>
        </w:rPr>
        <w:t xml:space="preserve">              </w:t>
      </w:r>
      <w:r w:rsidRPr="00DD0FD2">
        <w:rPr>
          <w:highlight w:val="white"/>
        </w:rPr>
        <w:t>new StaticAddress(symbol.UniqueName, 0);</w:t>
      </w:r>
    </w:p>
    <w:p w14:paraId="35A15AAD" w14:textId="77777777" w:rsidR="00DD0FD2" w:rsidRDefault="00DD0FD2" w:rsidP="00DD0FD2">
      <w:pPr>
        <w:pStyle w:val="Code"/>
        <w:rPr>
          <w:highlight w:val="white"/>
        </w:rPr>
      </w:pPr>
      <w:r w:rsidRPr="00DD0FD2">
        <w:rPr>
          <w:highlight w:val="white"/>
        </w:rPr>
        <w:t xml:space="preserve">            Symbol resultSymbol =</w:t>
      </w:r>
    </w:p>
    <w:p w14:paraId="659E62C5" w14:textId="1F95DDEF" w:rsidR="00DD0FD2" w:rsidRPr="00DD0FD2" w:rsidRDefault="00DD0FD2" w:rsidP="00DD0FD2">
      <w:pPr>
        <w:pStyle w:val="Code"/>
        <w:rPr>
          <w:highlight w:val="white"/>
        </w:rPr>
      </w:pPr>
      <w:r>
        <w:rPr>
          <w:highlight w:val="white"/>
        </w:rPr>
        <w:t xml:space="preserve">             </w:t>
      </w:r>
      <w:r w:rsidRPr="00DD0FD2">
        <w:rPr>
          <w:highlight w:val="white"/>
        </w:rPr>
        <w:t xml:space="preserve"> new Symbol(new Type(symbol.Type), staticAddress);</w:t>
      </w:r>
    </w:p>
    <w:p w14:paraId="08401EF3" w14:textId="77777777" w:rsidR="00DD0FD2" w:rsidRPr="00DD0FD2" w:rsidRDefault="00DD0FD2" w:rsidP="00DD0FD2">
      <w:pPr>
        <w:pStyle w:val="Code"/>
        <w:rPr>
          <w:highlight w:val="white"/>
        </w:rPr>
      </w:pPr>
      <w:r w:rsidRPr="00DD0FD2">
        <w:rPr>
          <w:highlight w:val="white"/>
        </w:rPr>
        <w:t xml:space="preserve">            return (new Expression(resultSymbol, null, null));</w:t>
      </w:r>
    </w:p>
    <w:p w14:paraId="1EEFFBAA" w14:textId="77777777" w:rsidR="00DD0FD2" w:rsidRPr="00DD0FD2" w:rsidRDefault="00DD0FD2" w:rsidP="00DD0FD2">
      <w:pPr>
        <w:pStyle w:val="Code"/>
        <w:rPr>
          <w:highlight w:val="white"/>
        </w:rPr>
      </w:pPr>
      <w:r w:rsidRPr="00DD0FD2">
        <w:rPr>
          <w:highlight w:val="white"/>
        </w:rPr>
        <w:t xml:space="preserve">          }</w:t>
      </w:r>
    </w:p>
    <w:p w14:paraId="779662C0" w14:textId="77777777" w:rsidR="00DD0FD2" w:rsidRPr="00DD0FD2" w:rsidRDefault="00DD0FD2" w:rsidP="00DD0FD2">
      <w:pPr>
        <w:pStyle w:val="Code"/>
        <w:rPr>
          <w:highlight w:val="white"/>
        </w:rPr>
      </w:pPr>
      <w:r w:rsidRPr="00DD0FD2">
        <w:rPr>
          <w:highlight w:val="white"/>
        </w:rPr>
        <w:t xml:space="preserve">          break;</w:t>
      </w:r>
    </w:p>
    <w:p w14:paraId="3E5FDF6C" w14:textId="34523B5C" w:rsidR="00BF7245" w:rsidRPr="00BF7245" w:rsidRDefault="0072527F" w:rsidP="00BF7245">
      <w:pPr>
        <w:pStyle w:val="Code"/>
        <w:rPr>
          <w:highlight w:val="white"/>
        </w:rPr>
      </w:pPr>
      <w:r>
        <w:rPr>
          <w:highlight w:val="white"/>
        </w:rPr>
        <w:t xml:space="preserve">  </w:t>
      </w:r>
      <w:r w:rsidR="00BF7245" w:rsidRPr="00BF7245">
        <w:rPr>
          <w:highlight w:val="white"/>
        </w:rPr>
        <w:t xml:space="preserve">      }</w:t>
      </w:r>
    </w:p>
    <w:p w14:paraId="1EFA7681" w14:textId="77777777" w:rsidR="00C8332E" w:rsidRPr="009B2E26" w:rsidRDefault="00C8332E" w:rsidP="009B2E26">
      <w:pPr>
        <w:pStyle w:val="Code"/>
        <w:rPr>
          <w:highlight w:val="white"/>
        </w:rPr>
      </w:pPr>
      <w:r w:rsidRPr="009B2E26">
        <w:rPr>
          <w:highlight w:val="white"/>
        </w:rPr>
        <w:t xml:space="preserve">      }</w:t>
      </w:r>
    </w:p>
    <w:p w14:paraId="09A0FE18" w14:textId="77777777" w:rsidR="00C8332E" w:rsidRPr="009B2E26" w:rsidRDefault="00C8332E" w:rsidP="009B2E26">
      <w:pPr>
        <w:pStyle w:val="Code"/>
        <w:rPr>
          <w:highlight w:val="white"/>
        </w:rPr>
      </w:pPr>
    </w:p>
    <w:p w14:paraId="0040A049" w14:textId="77777777" w:rsidR="00C8332E" w:rsidRPr="009B2E26" w:rsidRDefault="00C8332E" w:rsidP="009B2E26">
      <w:pPr>
        <w:pStyle w:val="Code"/>
        <w:rPr>
          <w:highlight w:val="white"/>
        </w:rPr>
      </w:pPr>
      <w:r w:rsidRPr="009B2E26">
        <w:rPr>
          <w:highlight w:val="white"/>
        </w:rPr>
        <w:t xml:space="preserve">      return null;</w:t>
      </w:r>
    </w:p>
    <w:p w14:paraId="4A51C186" w14:textId="1A73EB1C" w:rsidR="00C8332E" w:rsidRPr="009B2E26" w:rsidRDefault="00C8332E" w:rsidP="009B2E26">
      <w:pPr>
        <w:pStyle w:val="Code"/>
        <w:rPr>
          <w:highlight w:val="white"/>
        </w:rPr>
      </w:pPr>
      <w:r w:rsidRPr="009B2E26">
        <w:rPr>
          <w:highlight w:val="white"/>
        </w:rPr>
        <w:t xml:space="preserve">    }</w:t>
      </w:r>
    </w:p>
    <w:p w14:paraId="3D7A0394" w14:textId="77777777" w:rsidR="00C8332E" w:rsidRPr="009B2E26" w:rsidRDefault="00C8332E" w:rsidP="009B2E26">
      <w:pPr>
        <w:pStyle w:val="Code"/>
        <w:rPr>
          <w:highlight w:val="white"/>
        </w:rPr>
      </w:pPr>
      <w:r w:rsidRPr="009B2E26">
        <w:rPr>
          <w:highlight w:val="white"/>
        </w:rPr>
        <w:t xml:space="preserve">  }</w:t>
      </w:r>
    </w:p>
    <w:p w14:paraId="1C69A70D" w14:textId="7F7E1DF8" w:rsidR="00B838C8" w:rsidRPr="009B2E26" w:rsidRDefault="00C8332E" w:rsidP="009B2E26">
      <w:pPr>
        <w:pStyle w:val="Code"/>
      </w:pPr>
      <w:r w:rsidRPr="009B2E26">
        <w:rPr>
          <w:highlight w:val="white"/>
        </w:rPr>
        <w:t>}</w:t>
      </w:r>
    </w:p>
    <w:p w14:paraId="240CCCC5" w14:textId="7172E3D3" w:rsidR="00EF74E4" w:rsidRDefault="00C37108" w:rsidP="00485A24">
      <w:pPr>
        <w:pStyle w:val="Rubrik1"/>
      </w:pPr>
      <w:r>
        <w:lastRenderedPageBreak/>
        <w:t>Initialization</w:t>
      </w:r>
    </w:p>
    <w:p w14:paraId="099B3542" w14:textId="03526275" w:rsidR="00F418DE" w:rsidRPr="00F418DE" w:rsidRDefault="00F418DE" w:rsidP="00F418DE">
      <w:r>
        <w:t xml:space="preserve">There are two kinds of </w:t>
      </w:r>
      <w:r w:rsidR="00F4217C">
        <w:t>initialization</w:t>
      </w:r>
      <w:r>
        <w:t>: auto and static.</w:t>
      </w:r>
      <w:r w:rsidR="00C85899">
        <w:t xml:space="preserve"> Basically, they </w:t>
      </w:r>
      <w:r w:rsidR="005B0E8B">
        <w:t>perform the same task</w:t>
      </w:r>
      <w:r w:rsidR="00C85899">
        <w:t xml:space="preserve">: matches a type against an </w:t>
      </w:r>
      <w:r w:rsidR="002F35C1">
        <w:t>initializer</w:t>
      </w:r>
      <w:r w:rsidR="00FD53DC">
        <w:t>. The</w:t>
      </w:r>
      <w:r w:rsidR="00134566">
        <w:t xml:space="preserve"> initializer </w:t>
      </w:r>
      <w:r w:rsidR="00C85899">
        <w:t xml:space="preserve">may be </w:t>
      </w:r>
      <w:r w:rsidR="00E95889">
        <w:t>an expression or a list of expressions or lists.</w:t>
      </w:r>
    </w:p>
    <w:p w14:paraId="5187DC74" w14:textId="40410CD4" w:rsidR="002C3770" w:rsidRPr="00E03072" w:rsidRDefault="00E03072" w:rsidP="00E03072">
      <w:pPr>
        <w:pStyle w:val="CodeHeader"/>
      </w:pPr>
      <w:r>
        <w:rPr>
          <w:highlight w:val="white"/>
          <w:lang w:val="sv-SE"/>
        </w:rPr>
        <w:t>GenerateAuto</w:t>
      </w:r>
      <w:r w:rsidR="002F35C1">
        <w:rPr>
          <w:highlight w:val="white"/>
          <w:lang w:val="sv-SE"/>
        </w:rPr>
        <w:t>Initializer</w:t>
      </w:r>
      <w:r>
        <w:rPr>
          <w:lang w:val="sv-SE"/>
        </w:rPr>
        <w:t>.cs</w:t>
      </w:r>
    </w:p>
    <w:p w14:paraId="6B98BFE7" w14:textId="77777777" w:rsidR="00AE0EF5" w:rsidRPr="00AE0EF5" w:rsidRDefault="00AE0EF5" w:rsidP="00AE0EF5">
      <w:pPr>
        <w:pStyle w:val="Code"/>
        <w:rPr>
          <w:highlight w:val="white"/>
        </w:rPr>
      </w:pPr>
      <w:r w:rsidRPr="00AE0EF5">
        <w:rPr>
          <w:highlight w:val="white"/>
        </w:rPr>
        <w:t>using System.Numerics;</w:t>
      </w:r>
    </w:p>
    <w:p w14:paraId="5E06F6C7" w14:textId="77777777" w:rsidR="00AE0EF5" w:rsidRPr="00AE0EF5" w:rsidRDefault="00AE0EF5" w:rsidP="00AE0EF5">
      <w:pPr>
        <w:pStyle w:val="Code"/>
        <w:rPr>
          <w:highlight w:val="white"/>
        </w:rPr>
      </w:pPr>
      <w:r w:rsidRPr="00AE0EF5">
        <w:rPr>
          <w:highlight w:val="white"/>
        </w:rPr>
        <w:t>using System.Collections.Generic;</w:t>
      </w:r>
    </w:p>
    <w:p w14:paraId="4C3625DB" w14:textId="77777777" w:rsidR="00AE0EF5" w:rsidRPr="00AE0EF5" w:rsidRDefault="00AE0EF5" w:rsidP="00AE0EF5">
      <w:pPr>
        <w:pStyle w:val="Code"/>
        <w:rPr>
          <w:highlight w:val="white"/>
        </w:rPr>
      </w:pPr>
    </w:p>
    <w:p w14:paraId="54571C2C" w14:textId="77777777" w:rsidR="00AE0EF5" w:rsidRPr="00AE0EF5" w:rsidRDefault="00AE0EF5" w:rsidP="00AE0EF5">
      <w:pPr>
        <w:pStyle w:val="Code"/>
        <w:rPr>
          <w:highlight w:val="white"/>
        </w:rPr>
      </w:pPr>
      <w:r w:rsidRPr="00AE0EF5">
        <w:rPr>
          <w:highlight w:val="white"/>
        </w:rPr>
        <w:t>namespace CCompiler {</w:t>
      </w:r>
    </w:p>
    <w:p w14:paraId="2CE0A71E" w14:textId="77777777" w:rsidR="00AE0EF5" w:rsidRPr="00AE0EF5" w:rsidRDefault="00AE0EF5" w:rsidP="00AE0EF5">
      <w:pPr>
        <w:pStyle w:val="Code"/>
        <w:rPr>
          <w:highlight w:val="white"/>
        </w:rPr>
      </w:pPr>
      <w:r w:rsidRPr="00AE0EF5">
        <w:rPr>
          <w:highlight w:val="white"/>
        </w:rPr>
        <w:t xml:space="preserve">  class GenerateAutoInitializer {</w:t>
      </w:r>
    </w:p>
    <w:p w14:paraId="4177E94A" w14:textId="77777777" w:rsidR="00AE0EF5" w:rsidRPr="00AE0EF5" w:rsidRDefault="00AE0EF5" w:rsidP="00AE0EF5">
      <w:pPr>
        <w:pStyle w:val="Code"/>
        <w:rPr>
          <w:highlight w:val="white"/>
        </w:rPr>
      </w:pPr>
      <w:r w:rsidRPr="00AE0EF5">
        <w:rPr>
          <w:highlight w:val="white"/>
        </w:rPr>
        <w:t xml:space="preserve">    public static List&lt;MiddleCode&gt; GenerateAuto(Symbol toSymbol,</w:t>
      </w:r>
    </w:p>
    <w:p w14:paraId="303D88FC" w14:textId="77777777" w:rsidR="00AE0EF5" w:rsidRPr="00AE0EF5" w:rsidRDefault="00AE0EF5" w:rsidP="00AE0EF5">
      <w:pPr>
        <w:pStyle w:val="Code"/>
        <w:rPr>
          <w:highlight w:val="white"/>
        </w:rPr>
      </w:pPr>
      <w:r w:rsidRPr="00AE0EF5">
        <w:rPr>
          <w:highlight w:val="white"/>
        </w:rPr>
        <w:t xml:space="preserve">                                                object fromInitializer) {</w:t>
      </w:r>
    </w:p>
    <w:p w14:paraId="43BD01DD" w14:textId="77777777" w:rsidR="00AE0EF5" w:rsidRPr="00AE0EF5" w:rsidRDefault="00AE0EF5" w:rsidP="00AE0EF5">
      <w:pPr>
        <w:pStyle w:val="Code"/>
        <w:rPr>
          <w:highlight w:val="white"/>
        </w:rPr>
      </w:pPr>
      <w:r w:rsidRPr="00AE0EF5">
        <w:rPr>
          <w:highlight w:val="white"/>
        </w:rPr>
        <w:t xml:space="preserve">      Assert.ErrorXXX((fromInitializer is Expression) ||</w:t>
      </w:r>
    </w:p>
    <w:p w14:paraId="44FD5EB7" w14:textId="77777777" w:rsidR="00AE0EF5" w:rsidRPr="00AE0EF5" w:rsidRDefault="00AE0EF5" w:rsidP="00AE0EF5">
      <w:pPr>
        <w:pStyle w:val="Code"/>
        <w:rPr>
          <w:highlight w:val="white"/>
        </w:rPr>
      </w:pPr>
      <w:r w:rsidRPr="00AE0EF5">
        <w:rPr>
          <w:highlight w:val="white"/>
        </w:rPr>
        <w:t xml:space="preserve">                      (fromInitializer is List&lt;object&gt;));</w:t>
      </w:r>
    </w:p>
    <w:p w14:paraId="47276DBE" w14:textId="77777777" w:rsidR="00AE0EF5" w:rsidRPr="00AE0EF5" w:rsidRDefault="00AE0EF5" w:rsidP="00AE0EF5">
      <w:pPr>
        <w:pStyle w:val="Code"/>
        <w:rPr>
          <w:highlight w:val="white"/>
        </w:rPr>
      </w:pPr>
      <w:r w:rsidRPr="00AE0EF5">
        <w:rPr>
          <w:highlight w:val="white"/>
        </w:rPr>
        <w:t xml:space="preserve">      Type toType = toSymbol.Type;</w:t>
      </w:r>
    </w:p>
    <w:p w14:paraId="4EA9F501" w14:textId="77777777" w:rsidR="00AE0EF5" w:rsidRPr="00AE0EF5" w:rsidRDefault="00AE0EF5" w:rsidP="00AE0EF5">
      <w:pPr>
        <w:pStyle w:val="Code"/>
        <w:rPr>
          <w:highlight w:val="white"/>
        </w:rPr>
      </w:pPr>
      <w:r w:rsidRPr="00AE0EF5">
        <w:rPr>
          <w:highlight w:val="white"/>
        </w:rPr>
        <w:t xml:space="preserve">      List&lt;MiddleCode&gt; codeList = new List&lt;MiddleCode&gt;();</w:t>
      </w:r>
    </w:p>
    <w:p w14:paraId="12D6E2B8" w14:textId="328AA739" w:rsidR="009E238B" w:rsidRDefault="009E238B" w:rsidP="009E238B">
      <w:pPr>
        <w:rPr>
          <w:highlight w:val="white"/>
        </w:rPr>
      </w:pPr>
      <w:r>
        <w:rPr>
          <w:highlight w:val="white"/>
        </w:rPr>
        <w:t>If the initializer is an expression, we have two cases</w:t>
      </w:r>
      <w:r w:rsidR="00FA23A8">
        <w:rPr>
          <w:highlight w:val="white"/>
        </w:rPr>
        <w:t>. If the type is an array of characters and the initializer is a string, we change the initializer from a string to a list of characters</w:t>
      </w:r>
      <w:r w:rsidR="0064067A">
        <w:rPr>
          <w:highlight w:val="white"/>
        </w:rPr>
        <w:t xml:space="preserve">, and call </w:t>
      </w:r>
      <w:r w:rsidR="00775F12" w:rsidRPr="00775F12">
        <w:rPr>
          <w:rStyle w:val="KeyWord0"/>
          <w:highlight w:val="white"/>
        </w:rPr>
        <w:t>GenerateAutoInitializer</w:t>
      </w:r>
      <w:r w:rsidR="00775F12">
        <w:rPr>
          <w:highlight w:val="white"/>
        </w:rPr>
        <w:t xml:space="preserve"> recursively with the list of characters instream of the string.</w:t>
      </w:r>
      <w:r w:rsidR="003672D4">
        <w:rPr>
          <w:highlight w:val="white"/>
        </w:rPr>
        <w:t xml:space="preserve"> </w:t>
      </w:r>
      <w:r w:rsidR="007B76B6">
        <w:rPr>
          <w:highlight w:val="white"/>
        </w:rPr>
        <w:t xml:space="preserve">In C, when initializing an array of characters, a string or a list of characters are </w:t>
      </w:r>
      <w:r w:rsidR="00480021">
        <w:rPr>
          <w:highlight w:val="white"/>
        </w:rPr>
        <w:t>equivalent</w:t>
      </w:r>
      <w:r w:rsidR="007B76B6">
        <w:rPr>
          <w:highlight w:val="white"/>
        </w:rPr>
        <w:t xml:space="preserve">. </w:t>
      </w:r>
      <w:r w:rsidR="00325435">
        <w:rPr>
          <w:highlight w:val="white"/>
        </w:rPr>
        <w:t xml:space="preserve">For instance, </w:t>
      </w:r>
      <w:r w:rsidR="003672D4">
        <w:rPr>
          <w:highlight w:val="white"/>
        </w:rPr>
        <w:t>the i</w:t>
      </w:r>
      <w:r w:rsidR="002D685E">
        <w:rPr>
          <w:highlight w:val="white"/>
        </w:rPr>
        <w:t xml:space="preserve">nitializations </w:t>
      </w:r>
      <w:r w:rsidR="00C56256" w:rsidRPr="00E75655">
        <w:rPr>
          <w:rStyle w:val="KeyWord0"/>
          <w:highlight w:val="white"/>
        </w:rPr>
        <w:t>char</w:t>
      </w:r>
      <w:r w:rsidR="00C56256">
        <w:rPr>
          <w:highlight w:val="white"/>
        </w:rPr>
        <w:t xml:space="preserve"> </w:t>
      </w:r>
      <w:r w:rsidR="00C56256" w:rsidRPr="00E75655">
        <w:rPr>
          <w:rStyle w:val="KeyWord0"/>
          <w:highlight w:val="white"/>
        </w:rPr>
        <w:t>s[]</w:t>
      </w:r>
      <w:r w:rsidR="00C56256">
        <w:rPr>
          <w:highlight w:val="white"/>
        </w:rPr>
        <w:t xml:space="preserve"> </w:t>
      </w:r>
      <w:r w:rsidR="00C56256" w:rsidRPr="00E75655">
        <w:rPr>
          <w:rStyle w:val="KeyWord0"/>
          <w:highlight w:val="white"/>
        </w:rPr>
        <w:t>=</w:t>
      </w:r>
      <w:r w:rsidR="00C56256">
        <w:rPr>
          <w:highlight w:val="white"/>
        </w:rPr>
        <w:t xml:space="preserve"> </w:t>
      </w:r>
      <w:r w:rsidR="00C56256" w:rsidRPr="00E75655">
        <w:rPr>
          <w:rStyle w:val="KeyWord0"/>
          <w:highlight w:val="white"/>
        </w:rPr>
        <w:t>"H</w:t>
      </w:r>
      <w:r w:rsidR="00ED21EB">
        <w:rPr>
          <w:rStyle w:val="KeyWord0"/>
          <w:highlight w:val="white"/>
        </w:rPr>
        <w:t>i</w:t>
      </w:r>
      <w:r w:rsidR="00C56256" w:rsidRPr="00E75655">
        <w:rPr>
          <w:rStyle w:val="KeyWord0"/>
          <w:highlight w:val="white"/>
        </w:rPr>
        <w:t>"</w:t>
      </w:r>
      <w:r w:rsidR="00C56256">
        <w:rPr>
          <w:highlight w:val="white"/>
        </w:rPr>
        <w:t xml:space="preserve"> and </w:t>
      </w:r>
      <w:r w:rsidR="00C56256" w:rsidRPr="00E75655">
        <w:rPr>
          <w:rStyle w:val="KeyWord0"/>
          <w:highlight w:val="white"/>
        </w:rPr>
        <w:t>char</w:t>
      </w:r>
      <w:r w:rsidR="00C56256">
        <w:rPr>
          <w:highlight w:val="white"/>
        </w:rPr>
        <w:t xml:space="preserve"> </w:t>
      </w:r>
      <w:r w:rsidR="00C56256" w:rsidRPr="00E75655">
        <w:rPr>
          <w:rStyle w:val="KeyWord0"/>
          <w:highlight w:val="white"/>
        </w:rPr>
        <w:t>s[]</w:t>
      </w:r>
      <w:r w:rsidR="00C56256">
        <w:rPr>
          <w:highlight w:val="white"/>
        </w:rPr>
        <w:t xml:space="preserve"> </w:t>
      </w:r>
      <w:r w:rsidR="00C56256" w:rsidRPr="00E75655">
        <w:rPr>
          <w:rStyle w:val="KeyWord0"/>
          <w:highlight w:val="white"/>
        </w:rPr>
        <w:t>=</w:t>
      </w:r>
      <w:r w:rsidR="00C56256">
        <w:rPr>
          <w:highlight w:val="white"/>
        </w:rPr>
        <w:t xml:space="preserve"> </w:t>
      </w:r>
      <w:r w:rsidR="00C56256" w:rsidRPr="00E75655">
        <w:rPr>
          <w:rStyle w:val="KeyWord0"/>
          <w:highlight w:val="white"/>
        </w:rPr>
        <w:t>{'H',</w:t>
      </w:r>
      <w:r w:rsidR="00C56256">
        <w:rPr>
          <w:highlight w:val="white"/>
        </w:rPr>
        <w:t xml:space="preserve"> </w:t>
      </w:r>
      <w:r w:rsidR="00C56256" w:rsidRPr="00E75655">
        <w:rPr>
          <w:rStyle w:val="KeyWord0"/>
          <w:highlight w:val="white"/>
        </w:rPr>
        <w:t>'</w:t>
      </w:r>
      <w:r w:rsidR="00ED21EB">
        <w:rPr>
          <w:rStyle w:val="KeyWord0"/>
          <w:highlight w:val="white"/>
        </w:rPr>
        <w:t>i</w:t>
      </w:r>
      <w:r w:rsidR="00C56256" w:rsidRPr="00E75655">
        <w:rPr>
          <w:rStyle w:val="KeyWord0"/>
          <w:highlight w:val="white"/>
        </w:rPr>
        <w:t>',</w:t>
      </w:r>
      <w:r w:rsidR="00C56256">
        <w:rPr>
          <w:highlight w:val="white"/>
        </w:rPr>
        <w:t xml:space="preserve"> </w:t>
      </w:r>
      <w:r w:rsidR="00C56256" w:rsidRPr="00E75655">
        <w:rPr>
          <w:rStyle w:val="KeyWord0"/>
          <w:highlight w:val="white"/>
        </w:rPr>
        <w:t>'\0'}</w:t>
      </w:r>
      <w:r w:rsidR="00C56256">
        <w:rPr>
          <w:highlight w:val="white"/>
        </w:rPr>
        <w:t xml:space="preserve"> </w:t>
      </w:r>
      <w:r w:rsidR="002D685E">
        <w:rPr>
          <w:highlight w:val="white"/>
        </w:rPr>
        <w:t>are equivalent</w:t>
      </w:r>
      <w:r w:rsidR="002D054C">
        <w:rPr>
          <w:highlight w:val="white"/>
        </w:rPr>
        <w:t>.</w:t>
      </w:r>
      <w:r w:rsidR="002D685E">
        <w:rPr>
          <w:highlight w:val="white"/>
        </w:rPr>
        <w:t xml:space="preserve"> </w:t>
      </w:r>
      <w:r w:rsidR="00F22A6D">
        <w:rPr>
          <w:highlight w:val="white"/>
        </w:rPr>
        <w:t>Note the terminating zero-chara</w:t>
      </w:r>
      <w:r w:rsidR="00365FF8">
        <w:rPr>
          <w:highlight w:val="white"/>
        </w:rPr>
        <w:t>cter is added implicitly and the string case.</w:t>
      </w:r>
      <w:r w:rsidR="00BB1BEF">
        <w:rPr>
          <w:highlight w:val="white"/>
        </w:rPr>
        <w:t xml:space="preserve"> </w:t>
      </w:r>
    </w:p>
    <w:p w14:paraId="5CD2AB62" w14:textId="5A9EA2C2" w:rsidR="00AE0EF5" w:rsidRPr="00AE0EF5" w:rsidRDefault="00AE0EF5" w:rsidP="00AE0EF5">
      <w:pPr>
        <w:pStyle w:val="Code"/>
        <w:rPr>
          <w:highlight w:val="white"/>
        </w:rPr>
      </w:pPr>
      <w:r w:rsidRPr="00AE0EF5">
        <w:rPr>
          <w:highlight w:val="white"/>
        </w:rPr>
        <w:t xml:space="preserve">      if (fromInitializer is Expression) {</w:t>
      </w:r>
    </w:p>
    <w:p w14:paraId="1905C870" w14:textId="77777777" w:rsidR="00AE0EF5" w:rsidRPr="00AE0EF5" w:rsidRDefault="00AE0EF5" w:rsidP="00AE0EF5">
      <w:pPr>
        <w:pStyle w:val="Code"/>
        <w:rPr>
          <w:highlight w:val="white"/>
        </w:rPr>
      </w:pPr>
      <w:r w:rsidRPr="00AE0EF5">
        <w:rPr>
          <w:highlight w:val="white"/>
        </w:rPr>
        <w:t xml:space="preserve">        Expression fromExpression = (Expression) fromInitializer;</w:t>
      </w:r>
    </w:p>
    <w:p w14:paraId="13AAF381" w14:textId="77777777" w:rsidR="00477014" w:rsidRDefault="00477014" w:rsidP="00AE0EF5">
      <w:pPr>
        <w:pStyle w:val="Code"/>
        <w:rPr>
          <w:highlight w:val="white"/>
        </w:rPr>
      </w:pPr>
    </w:p>
    <w:p w14:paraId="7962D9E8" w14:textId="1101F89A" w:rsidR="00AE0EF5" w:rsidRPr="00AE0EF5" w:rsidRDefault="00AE0EF5" w:rsidP="00AE0EF5">
      <w:pPr>
        <w:pStyle w:val="Code"/>
        <w:rPr>
          <w:highlight w:val="white"/>
        </w:rPr>
      </w:pPr>
      <w:r w:rsidRPr="00AE0EF5">
        <w:rPr>
          <w:highlight w:val="white"/>
        </w:rPr>
        <w:t xml:space="preserve">        if (toType.IsArray() &amp;&amp; toType.ArrayType.IsChar() &amp;&amp;</w:t>
      </w:r>
    </w:p>
    <w:p w14:paraId="604E9463" w14:textId="77777777" w:rsidR="00AE0EF5" w:rsidRPr="00AE0EF5" w:rsidRDefault="00AE0EF5" w:rsidP="00AE0EF5">
      <w:pPr>
        <w:pStyle w:val="Code"/>
        <w:rPr>
          <w:highlight w:val="white"/>
        </w:rPr>
      </w:pPr>
      <w:r w:rsidRPr="00AE0EF5">
        <w:rPr>
          <w:highlight w:val="white"/>
        </w:rPr>
        <w:t xml:space="preserve">            fromExpression.Symbol.Type.IsString()) {</w:t>
      </w:r>
    </w:p>
    <w:p w14:paraId="419F8497" w14:textId="77777777" w:rsidR="00AE0EF5" w:rsidRPr="00AE0EF5" w:rsidRDefault="00AE0EF5" w:rsidP="00AE0EF5">
      <w:pPr>
        <w:pStyle w:val="Code"/>
        <w:rPr>
          <w:highlight w:val="white"/>
        </w:rPr>
      </w:pPr>
      <w:r w:rsidRPr="00AE0EF5">
        <w:rPr>
          <w:highlight w:val="white"/>
        </w:rPr>
        <w:t xml:space="preserve">          string text = ((string) fromExpression.Symbol.Value) + "0";</w:t>
      </w:r>
    </w:p>
    <w:p w14:paraId="1FAE5A8B" w14:textId="77777777" w:rsidR="00AE0EF5" w:rsidRPr="00AE0EF5" w:rsidRDefault="00AE0EF5" w:rsidP="00AE0EF5">
      <w:pPr>
        <w:pStyle w:val="Code"/>
        <w:rPr>
          <w:highlight w:val="white"/>
        </w:rPr>
      </w:pPr>
      <w:r w:rsidRPr="00AE0EF5">
        <w:rPr>
          <w:highlight w:val="white"/>
        </w:rPr>
        <w:t xml:space="preserve">          List&lt;object&gt; list = new List&lt;object&gt;();</w:t>
      </w:r>
    </w:p>
    <w:p w14:paraId="1DDAB012" w14:textId="77777777" w:rsidR="0064067A" w:rsidRDefault="0064067A" w:rsidP="00AE0EF5">
      <w:pPr>
        <w:pStyle w:val="Code"/>
        <w:rPr>
          <w:highlight w:val="white"/>
        </w:rPr>
      </w:pPr>
    </w:p>
    <w:p w14:paraId="3DC23496" w14:textId="2E3AB912" w:rsidR="00AE0EF5" w:rsidRPr="00AE0EF5" w:rsidRDefault="00AE0EF5" w:rsidP="00AE0EF5">
      <w:pPr>
        <w:pStyle w:val="Code"/>
        <w:rPr>
          <w:highlight w:val="white"/>
        </w:rPr>
      </w:pPr>
      <w:r w:rsidRPr="00AE0EF5">
        <w:rPr>
          <w:highlight w:val="white"/>
        </w:rPr>
        <w:t xml:space="preserve">          foreach (char c in text) {</w:t>
      </w:r>
    </w:p>
    <w:p w14:paraId="346FCFEA" w14:textId="77777777" w:rsidR="00AE0EF5" w:rsidRDefault="00AE0EF5" w:rsidP="00AE0EF5">
      <w:pPr>
        <w:pStyle w:val="Code"/>
        <w:rPr>
          <w:highlight w:val="white"/>
        </w:rPr>
      </w:pPr>
      <w:r w:rsidRPr="00AE0EF5">
        <w:rPr>
          <w:highlight w:val="white"/>
        </w:rPr>
        <w:t xml:space="preserve">            Symbol charSymbol =</w:t>
      </w:r>
    </w:p>
    <w:p w14:paraId="5E6839AE" w14:textId="68AD8B90" w:rsidR="00AE0EF5" w:rsidRPr="00AE0EF5" w:rsidRDefault="00AE0EF5" w:rsidP="00AE0EF5">
      <w:pPr>
        <w:pStyle w:val="Code"/>
        <w:rPr>
          <w:highlight w:val="white"/>
        </w:rPr>
      </w:pPr>
      <w:r>
        <w:rPr>
          <w:highlight w:val="white"/>
        </w:rPr>
        <w:t xml:space="preserve">              </w:t>
      </w:r>
      <w:r w:rsidRPr="00AE0EF5">
        <w:rPr>
          <w:highlight w:val="white"/>
        </w:rPr>
        <w:t>new Symbol(toType.ArrayType, (BigInteger) ((int) c));</w:t>
      </w:r>
    </w:p>
    <w:p w14:paraId="5F79A439" w14:textId="77777777" w:rsidR="00AE0EF5" w:rsidRPr="00AE0EF5" w:rsidRDefault="00AE0EF5" w:rsidP="00AE0EF5">
      <w:pPr>
        <w:pStyle w:val="Code"/>
        <w:rPr>
          <w:highlight w:val="white"/>
        </w:rPr>
      </w:pPr>
      <w:r w:rsidRPr="00AE0EF5">
        <w:rPr>
          <w:highlight w:val="white"/>
        </w:rPr>
        <w:t xml:space="preserve">            Expression charExpression = new Expression(charSymbol, null, null);</w:t>
      </w:r>
    </w:p>
    <w:p w14:paraId="589DFAA5" w14:textId="77777777" w:rsidR="00AE0EF5" w:rsidRPr="00AE0EF5" w:rsidRDefault="00AE0EF5" w:rsidP="00AE0EF5">
      <w:pPr>
        <w:pStyle w:val="Code"/>
        <w:rPr>
          <w:highlight w:val="white"/>
        </w:rPr>
      </w:pPr>
      <w:r w:rsidRPr="00AE0EF5">
        <w:rPr>
          <w:highlight w:val="white"/>
        </w:rPr>
        <w:t xml:space="preserve">            list.Add(charExpression);</w:t>
      </w:r>
    </w:p>
    <w:p w14:paraId="3FA560E9" w14:textId="77777777" w:rsidR="00AE0EF5" w:rsidRPr="00AE0EF5" w:rsidRDefault="00AE0EF5" w:rsidP="00AE0EF5">
      <w:pPr>
        <w:pStyle w:val="Code"/>
        <w:rPr>
          <w:highlight w:val="white"/>
        </w:rPr>
      </w:pPr>
      <w:r w:rsidRPr="00AE0EF5">
        <w:rPr>
          <w:highlight w:val="white"/>
        </w:rPr>
        <w:t xml:space="preserve">          }</w:t>
      </w:r>
    </w:p>
    <w:p w14:paraId="4683A3BC" w14:textId="77777777" w:rsidR="00AE0EF5" w:rsidRPr="00AE0EF5" w:rsidRDefault="00AE0EF5" w:rsidP="00AE0EF5">
      <w:pPr>
        <w:pStyle w:val="Code"/>
        <w:rPr>
          <w:highlight w:val="white"/>
        </w:rPr>
      </w:pPr>
    </w:p>
    <w:p w14:paraId="432D3C03" w14:textId="77777777" w:rsidR="00AE0EF5" w:rsidRPr="00AE0EF5" w:rsidRDefault="00AE0EF5" w:rsidP="00AE0EF5">
      <w:pPr>
        <w:pStyle w:val="Code"/>
        <w:rPr>
          <w:highlight w:val="white"/>
        </w:rPr>
      </w:pPr>
      <w:r w:rsidRPr="00AE0EF5">
        <w:rPr>
          <w:highlight w:val="white"/>
        </w:rPr>
        <w:t xml:space="preserve">          return GenerateAuto(toSymbol, list);</w:t>
      </w:r>
    </w:p>
    <w:p w14:paraId="39641B54" w14:textId="77777777" w:rsidR="00AE0EF5" w:rsidRPr="00AE0EF5" w:rsidRDefault="00AE0EF5" w:rsidP="00AE0EF5">
      <w:pPr>
        <w:pStyle w:val="Code"/>
        <w:rPr>
          <w:highlight w:val="white"/>
        </w:rPr>
      </w:pPr>
      <w:r w:rsidRPr="00AE0EF5">
        <w:rPr>
          <w:highlight w:val="white"/>
        </w:rPr>
        <w:t xml:space="preserve">        }</w:t>
      </w:r>
    </w:p>
    <w:p w14:paraId="5AA509F3" w14:textId="77EC5DB8" w:rsidR="00236DB0" w:rsidRPr="00E03072" w:rsidRDefault="00236DB0" w:rsidP="00E352B2">
      <w:pPr>
        <w:rPr>
          <w:highlight w:val="white"/>
        </w:rPr>
      </w:pPr>
      <w:r>
        <w:rPr>
          <w:highlight w:val="white"/>
        </w:rPr>
        <w:t xml:space="preserve">In all other cases, we </w:t>
      </w:r>
      <w:r w:rsidR="00AF1A00">
        <w:rPr>
          <w:highlight w:val="white"/>
        </w:rPr>
        <w:t>type cast the expression into the defined type and generate middle code instructions. In case of a floating value, we pop the value from the floating value stack to the symbol to be initialized. In case of any other type we generate an assignment instruction.</w:t>
      </w:r>
    </w:p>
    <w:p w14:paraId="24432E4A" w14:textId="77777777" w:rsidR="007B6ED0" w:rsidRPr="007B6ED0" w:rsidRDefault="007B6ED0" w:rsidP="007B6ED0">
      <w:pPr>
        <w:pStyle w:val="Code"/>
        <w:rPr>
          <w:highlight w:val="white"/>
        </w:rPr>
      </w:pPr>
      <w:r w:rsidRPr="007B6ED0">
        <w:rPr>
          <w:highlight w:val="white"/>
        </w:rPr>
        <w:t xml:space="preserve">        else {</w:t>
      </w:r>
    </w:p>
    <w:p w14:paraId="40538946" w14:textId="77777777" w:rsidR="007B6ED0" w:rsidRPr="007B6ED0" w:rsidRDefault="007B6ED0" w:rsidP="007B6ED0">
      <w:pPr>
        <w:pStyle w:val="Code"/>
        <w:rPr>
          <w:highlight w:val="white"/>
        </w:rPr>
      </w:pPr>
      <w:r w:rsidRPr="007B6ED0">
        <w:rPr>
          <w:highlight w:val="white"/>
        </w:rPr>
        <w:t xml:space="preserve">          fromExpression = TypeCast.ImplicitCast(fromExpression, toType);</w:t>
      </w:r>
    </w:p>
    <w:p w14:paraId="5FC62BB4" w14:textId="77777777" w:rsidR="007B6ED0" w:rsidRPr="007B6ED0" w:rsidRDefault="007B6ED0" w:rsidP="007B6ED0">
      <w:pPr>
        <w:pStyle w:val="Code"/>
        <w:rPr>
          <w:highlight w:val="white"/>
        </w:rPr>
      </w:pPr>
      <w:r w:rsidRPr="007B6ED0">
        <w:rPr>
          <w:highlight w:val="white"/>
        </w:rPr>
        <w:t xml:space="preserve">          codeList.AddRange(fromExpression.LongList);      </w:t>
      </w:r>
    </w:p>
    <w:p w14:paraId="50877A19" w14:textId="77777777" w:rsidR="007B6ED0" w:rsidRPr="007B6ED0" w:rsidRDefault="007B6ED0" w:rsidP="007B6ED0">
      <w:pPr>
        <w:pStyle w:val="Code"/>
        <w:rPr>
          <w:highlight w:val="white"/>
        </w:rPr>
      </w:pPr>
      <w:r w:rsidRPr="007B6ED0">
        <w:rPr>
          <w:highlight w:val="white"/>
        </w:rPr>
        <w:t xml:space="preserve">      </w:t>
      </w:r>
    </w:p>
    <w:p w14:paraId="7863E586" w14:textId="77777777" w:rsidR="007B6ED0" w:rsidRPr="007B6ED0" w:rsidRDefault="007B6ED0" w:rsidP="007B6ED0">
      <w:pPr>
        <w:pStyle w:val="Code"/>
        <w:rPr>
          <w:highlight w:val="white"/>
        </w:rPr>
      </w:pPr>
      <w:r w:rsidRPr="007B6ED0">
        <w:rPr>
          <w:highlight w:val="white"/>
        </w:rPr>
        <w:t xml:space="preserve">          if (toSymbol.Type.IsFloating()) {</w:t>
      </w:r>
    </w:p>
    <w:p w14:paraId="2B693AB8" w14:textId="77777777" w:rsidR="007B6ED0" w:rsidRPr="007B6ED0" w:rsidRDefault="007B6ED0" w:rsidP="007B6ED0">
      <w:pPr>
        <w:pStyle w:val="Code"/>
        <w:rPr>
          <w:highlight w:val="white"/>
        </w:rPr>
      </w:pPr>
      <w:r w:rsidRPr="007B6ED0">
        <w:rPr>
          <w:highlight w:val="white"/>
        </w:rPr>
        <w:t xml:space="preserve">            codeList.Add(new MiddleCode(MiddleOperator.PopFloat, toSymbol));</w:t>
      </w:r>
    </w:p>
    <w:p w14:paraId="7EFE7430" w14:textId="77777777" w:rsidR="007B6ED0" w:rsidRPr="007B6ED0" w:rsidRDefault="007B6ED0" w:rsidP="007B6ED0">
      <w:pPr>
        <w:pStyle w:val="Code"/>
        <w:rPr>
          <w:highlight w:val="white"/>
        </w:rPr>
      </w:pPr>
      <w:r w:rsidRPr="007B6ED0">
        <w:rPr>
          <w:highlight w:val="white"/>
        </w:rPr>
        <w:t xml:space="preserve">          }</w:t>
      </w:r>
    </w:p>
    <w:p w14:paraId="02BC635B" w14:textId="77777777" w:rsidR="007B6ED0" w:rsidRPr="007B6ED0" w:rsidRDefault="007B6ED0" w:rsidP="007B6ED0">
      <w:pPr>
        <w:pStyle w:val="Code"/>
        <w:rPr>
          <w:highlight w:val="white"/>
        </w:rPr>
      </w:pPr>
      <w:r w:rsidRPr="007B6ED0">
        <w:rPr>
          <w:highlight w:val="white"/>
        </w:rPr>
        <w:t xml:space="preserve">          else {</w:t>
      </w:r>
    </w:p>
    <w:p w14:paraId="103C4EBD" w14:textId="77777777" w:rsidR="007B6ED0" w:rsidRPr="007B6ED0" w:rsidRDefault="007B6ED0" w:rsidP="007B6ED0">
      <w:pPr>
        <w:pStyle w:val="Code"/>
        <w:rPr>
          <w:highlight w:val="white"/>
        </w:rPr>
      </w:pPr>
      <w:r w:rsidRPr="007B6ED0">
        <w:rPr>
          <w:highlight w:val="white"/>
        </w:rPr>
        <w:t xml:space="preserve">            codeList.Add(new MiddleCode(MiddleOperator.Assign, toSymbol,</w:t>
      </w:r>
    </w:p>
    <w:p w14:paraId="74A5505F" w14:textId="77777777" w:rsidR="007B6ED0" w:rsidRPr="007B6ED0" w:rsidRDefault="007B6ED0" w:rsidP="007B6ED0">
      <w:pPr>
        <w:pStyle w:val="Code"/>
        <w:rPr>
          <w:highlight w:val="white"/>
        </w:rPr>
      </w:pPr>
      <w:r w:rsidRPr="007B6ED0">
        <w:rPr>
          <w:highlight w:val="white"/>
        </w:rPr>
        <w:t xml:space="preserve">                                        fromExpression.Symbol));</w:t>
      </w:r>
    </w:p>
    <w:p w14:paraId="050947B3" w14:textId="77777777" w:rsidR="007B6ED0" w:rsidRPr="007B6ED0" w:rsidRDefault="007B6ED0" w:rsidP="007B6ED0">
      <w:pPr>
        <w:pStyle w:val="Code"/>
        <w:rPr>
          <w:highlight w:val="white"/>
        </w:rPr>
      </w:pPr>
      <w:r w:rsidRPr="007B6ED0">
        <w:rPr>
          <w:highlight w:val="white"/>
        </w:rPr>
        <w:lastRenderedPageBreak/>
        <w:t xml:space="preserve">          }</w:t>
      </w:r>
    </w:p>
    <w:p w14:paraId="501042D1" w14:textId="77777777" w:rsidR="007B6ED0" w:rsidRPr="007B6ED0" w:rsidRDefault="007B6ED0" w:rsidP="007B6ED0">
      <w:pPr>
        <w:pStyle w:val="Code"/>
        <w:rPr>
          <w:highlight w:val="white"/>
        </w:rPr>
      </w:pPr>
      <w:r w:rsidRPr="007B6ED0">
        <w:rPr>
          <w:highlight w:val="white"/>
        </w:rPr>
        <w:t xml:space="preserve">        }</w:t>
      </w:r>
    </w:p>
    <w:p w14:paraId="1AE02CE3" w14:textId="20BE016D" w:rsidR="007B6ED0" w:rsidRDefault="007B6ED0" w:rsidP="007B6ED0">
      <w:pPr>
        <w:pStyle w:val="Code"/>
        <w:rPr>
          <w:highlight w:val="white"/>
        </w:rPr>
      </w:pPr>
      <w:r w:rsidRPr="007B6ED0">
        <w:rPr>
          <w:highlight w:val="white"/>
        </w:rPr>
        <w:t xml:space="preserve">      }</w:t>
      </w:r>
    </w:p>
    <w:p w14:paraId="34497A61" w14:textId="4C4DBE13" w:rsidR="00100FB0" w:rsidRPr="007B6ED0" w:rsidRDefault="00C86E84" w:rsidP="00100FB0">
      <w:pPr>
        <w:rPr>
          <w:highlight w:val="white"/>
        </w:rPr>
      </w:pPr>
      <w:r>
        <w:rPr>
          <w:highlight w:val="white"/>
        </w:rPr>
        <w:t xml:space="preserve">If the initializer is not an expression is </w:t>
      </w:r>
      <w:r w:rsidR="00553C80">
        <w:rPr>
          <w:highlight w:val="white"/>
        </w:rPr>
        <w:t>must be a list of expressions or other lists, recursively.</w:t>
      </w:r>
      <w:r w:rsidR="00440D8C">
        <w:rPr>
          <w:highlight w:val="white"/>
        </w:rPr>
        <w:t xml:space="preserve"> In that case the type must be an array, a struct, or a union, since only arrays, structs, and unions can be initialized with a list.</w:t>
      </w:r>
    </w:p>
    <w:p w14:paraId="3A9FE95F" w14:textId="77777777" w:rsidR="007B6ED0" w:rsidRPr="007B6ED0" w:rsidRDefault="007B6ED0" w:rsidP="007B6ED0">
      <w:pPr>
        <w:pStyle w:val="Code"/>
        <w:rPr>
          <w:highlight w:val="white"/>
        </w:rPr>
      </w:pPr>
      <w:r w:rsidRPr="007B6ED0">
        <w:rPr>
          <w:highlight w:val="white"/>
        </w:rPr>
        <w:t xml:space="preserve">      else {</w:t>
      </w:r>
    </w:p>
    <w:p w14:paraId="23C8B68F" w14:textId="77777777" w:rsidR="007B6ED0" w:rsidRPr="007B6ED0" w:rsidRDefault="007B6ED0" w:rsidP="007B6ED0">
      <w:pPr>
        <w:pStyle w:val="Code"/>
        <w:rPr>
          <w:highlight w:val="white"/>
        </w:rPr>
      </w:pPr>
      <w:r w:rsidRPr="007B6ED0">
        <w:rPr>
          <w:highlight w:val="white"/>
        </w:rPr>
        <w:t xml:space="preserve">        Assert.Error(toType.IsArray() ||toType.IsStructOrUnion(),</w:t>
      </w:r>
    </w:p>
    <w:p w14:paraId="661045A4" w14:textId="77777777" w:rsidR="007B6ED0" w:rsidRPr="007B6ED0" w:rsidRDefault="007B6ED0" w:rsidP="007B6ED0">
      <w:pPr>
        <w:pStyle w:val="Code"/>
        <w:rPr>
          <w:highlight w:val="white"/>
        </w:rPr>
      </w:pPr>
      <w:r w:rsidRPr="007B6ED0">
        <w:rPr>
          <w:highlight w:val="white"/>
        </w:rPr>
        <w:t xml:space="preserve">                     toType, Message.</w:t>
      </w:r>
    </w:p>
    <w:p w14:paraId="194C9F8A" w14:textId="77777777" w:rsidR="007B6ED0" w:rsidRPr="007B6ED0" w:rsidRDefault="007B6ED0" w:rsidP="007B6ED0">
      <w:pPr>
        <w:pStyle w:val="Code"/>
        <w:rPr>
          <w:highlight w:val="white"/>
        </w:rPr>
      </w:pPr>
      <w:r w:rsidRPr="007B6ED0">
        <w:rPr>
          <w:highlight w:val="white"/>
        </w:rPr>
        <w:t xml:space="preserve">            Only_array_struct_or_union_can_be_initialized_by_a_list);</w:t>
      </w:r>
    </w:p>
    <w:p w14:paraId="2B912762" w14:textId="77777777" w:rsidR="007B6ED0" w:rsidRPr="007B6ED0" w:rsidRDefault="007B6ED0" w:rsidP="007B6ED0">
      <w:pPr>
        <w:pStyle w:val="Code"/>
        <w:rPr>
          <w:highlight w:val="white"/>
        </w:rPr>
      </w:pPr>
      <w:r w:rsidRPr="007B6ED0">
        <w:rPr>
          <w:highlight w:val="white"/>
        </w:rPr>
        <w:t xml:space="preserve">        List&lt;object&gt; fromList = (List&lt;object&gt;) fromInitializer;</w:t>
      </w:r>
    </w:p>
    <w:p w14:paraId="09AA2719" w14:textId="68865ABF" w:rsidR="00100FB0" w:rsidRDefault="00100FB0" w:rsidP="00100FB0">
      <w:pPr>
        <w:rPr>
          <w:highlight w:val="white"/>
        </w:rPr>
      </w:pPr>
      <w:r>
        <w:rPr>
          <w:highlight w:val="white"/>
        </w:rPr>
        <w:t xml:space="preserve">If the type is an array, we set its size if it has not yet been defined or check that the list size does not exceed the array size if </w:t>
      </w:r>
      <w:r w:rsidR="00D758E8">
        <w:rPr>
          <w:highlight w:val="white"/>
        </w:rPr>
        <w:t>the size</w:t>
      </w:r>
      <w:r>
        <w:rPr>
          <w:highlight w:val="white"/>
        </w:rPr>
        <w:t xml:space="preserve"> has been defined. Note that</w:t>
      </w:r>
      <w:r w:rsidR="00BF2017">
        <w:rPr>
          <w:highlight w:val="white"/>
        </w:rPr>
        <w:t xml:space="preserve"> in the case of an array</w:t>
      </w:r>
      <w:r>
        <w:rPr>
          <w:highlight w:val="white"/>
        </w:rPr>
        <w:t xml:space="preserve"> we </w:t>
      </w:r>
      <w:r w:rsidR="00BF2017">
        <w:rPr>
          <w:highlight w:val="white"/>
        </w:rPr>
        <w:t xml:space="preserve">do </w:t>
      </w:r>
      <w:r>
        <w:rPr>
          <w:highlight w:val="white"/>
        </w:rPr>
        <w:t>not add a terminating zero character.</w:t>
      </w:r>
    </w:p>
    <w:p w14:paraId="7F62C54F" w14:textId="77777777" w:rsidR="007B6ED0" w:rsidRPr="007B6ED0" w:rsidRDefault="007B6ED0" w:rsidP="007B6ED0">
      <w:pPr>
        <w:pStyle w:val="Code"/>
        <w:rPr>
          <w:highlight w:val="white"/>
        </w:rPr>
      </w:pPr>
      <w:r w:rsidRPr="007B6ED0">
        <w:rPr>
          <w:highlight w:val="white"/>
        </w:rPr>
        <w:t xml:space="preserve">        switch (toType.Sort) {</w:t>
      </w:r>
    </w:p>
    <w:p w14:paraId="0B386A4E" w14:textId="77777777" w:rsidR="007B6ED0" w:rsidRPr="007B6ED0" w:rsidRDefault="007B6ED0" w:rsidP="007B6ED0">
      <w:pPr>
        <w:pStyle w:val="Code"/>
        <w:rPr>
          <w:highlight w:val="white"/>
        </w:rPr>
      </w:pPr>
      <w:r w:rsidRPr="007B6ED0">
        <w:rPr>
          <w:highlight w:val="white"/>
        </w:rPr>
        <w:t xml:space="preserve">          case Sort.Array: {</w:t>
      </w:r>
    </w:p>
    <w:p w14:paraId="0E52D688" w14:textId="77777777" w:rsidR="007B6ED0" w:rsidRPr="007B6ED0" w:rsidRDefault="007B6ED0" w:rsidP="007B6ED0">
      <w:pPr>
        <w:pStyle w:val="Code"/>
        <w:rPr>
          <w:highlight w:val="white"/>
        </w:rPr>
      </w:pPr>
      <w:r w:rsidRPr="007B6ED0">
        <w:rPr>
          <w:highlight w:val="white"/>
        </w:rPr>
        <w:t xml:space="preserve">              fromList = ModifyInitializer.ModifyArray(toType, fromList);</w:t>
      </w:r>
    </w:p>
    <w:p w14:paraId="1AFCC89F" w14:textId="77777777" w:rsidR="007B6ED0" w:rsidRPr="007B6ED0" w:rsidRDefault="007B6ED0" w:rsidP="007B6ED0">
      <w:pPr>
        <w:pStyle w:val="Code"/>
        <w:rPr>
          <w:highlight w:val="white"/>
        </w:rPr>
      </w:pPr>
    </w:p>
    <w:p w14:paraId="6EA92B7D" w14:textId="77777777" w:rsidR="007B6ED0" w:rsidRPr="007B6ED0" w:rsidRDefault="007B6ED0" w:rsidP="007B6ED0">
      <w:pPr>
        <w:pStyle w:val="Code"/>
        <w:rPr>
          <w:highlight w:val="white"/>
        </w:rPr>
      </w:pPr>
      <w:r w:rsidRPr="007B6ED0">
        <w:rPr>
          <w:highlight w:val="white"/>
        </w:rPr>
        <w:t xml:space="preserve">              if (toType.ArraySize == 0) {</w:t>
      </w:r>
    </w:p>
    <w:p w14:paraId="6AF64F4C" w14:textId="77777777" w:rsidR="007B6ED0" w:rsidRPr="007B6ED0" w:rsidRDefault="007B6ED0" w:rsidP="007B6ED0">
      <w:pPr>
        <w:pStyle w:val="Code"/>
        <w:rPr>
          <w:highlight w:val="white"/>
        </w:rPr>
      </w:pPr>
      <w:r w:rsidRPr="007B6ED0">
        <w:rPr>
          <w:highlight w:val="white"/>
        </w:rPr>
        <w:t xml:space="preserve">                toType.ArraySize = fromList.Count;</w:t>
      </w:r>
    </w:p>
    <w:p w14:paraId="064CFE3D" w14:textId="77777777" w:rsidR="007B6ED0" w:rsidRPr="007B6ED0" w:rsidRDefault="007B6ED0" w:rsidP="007B6ED0">
      <w:pPr>
        <w:pStyle w:val="Code"/>
        <w:rPr>
          <w:highlight w:val="white"/>
        </w:rPr>
      </w:pPr>
      <w:r w:rsidRPr="007B6ED0">
        <w:rPr>
          <w:highlight w:val="white"/>
        </w:rPr>
        <w:t xml:space="preserve">              }</w:t>
      </w:r>
    </w:p>
    <w:p w14:paraId="52C225BA" w14:textId="77777777" w:rsidR="007B6ED0" w:rsidRPr="007B6ED0" w:rsidRDefault="007B6ED0" w:rsidP="007B6ED0">
      <w:pPr>
        <w:pStyle w:val="Code"/>
        <w:rPr>
          <w:highlight w:val="white"/>
        </w:rPr>
      </w:pPr>
      <w:r w:rsidRPr="007B6ED0">
        <w:rPr>
          <w:highlight w:val="white"/>
        </w:rPr>
        <w:t xml:space="preserve">              else {</w:t>
      </w:r>
    </w:p>
    <w:p w14:paraId="7D2E39EB" w14:textId="77777777" w:rsidR="007B6ED0" w:rsidRPr="007B6ED0" w:rsidRDefault="007B6ED0" w:rsidP="007B6ED0">
      <w:pPr>
        <w:pStyle w:val="Code"/>
        <w:rPr>
          <w:highlight w:val="white"/>
        </w:rPr>
      </w:pPr>
      <w:r w:rsidRPr="007B6ED0">
        <w:rPr>
          <w:highlight w:val="white"/>
        </w:rPr>
        <w:t xml:space="preserve">                Assert.Error(fromList.Count &lt;= toType.ArraySize,</w:t>
      </w:r>
    </w:p>
    <w:p w14:paraId="7170D50B" w14:textId="77777777" w:rsidR="007B6ED0" w:rsidRPr="007B6ED0" w:rsidRDefault="007B6ED0" w:rsidP="007B6ED0">
      <w:pPr>
        <w:pStyle w:val="Code"/>
        <w:rPr>
          <w:highlight w:val="white"/>
        </w:rPr>
      </w:pPr>
      <w:r w:rsidRPr="007B6ED0">
        <w:rPr>
          <w:highlight w:val="white"/>
        </w:rPr>
        <w:t xml:space="preserve">                             toType, Message.Too_many_initializers);</w:t>
      </w:r>
    </w:p>
    <w:p w14:paraId="10A9FDC3" w14:textId="77777777" w:rsidR="007B6ED0" w:rsidRPr="007B6ED0" w:rsidRDefault="007B6ED0" w:rsidP="007B6ED0">
      <w:pPr>
        <w:pStyle w:val="Code"/>
        <w:rPr>
          <w:highlight w:val="white"/>
        </w:rPr>
      </w:pPr>
      <w:r w:rsidRPr="007B6ED0">
        <w:rPr>
          <w:highlight w:val="white"/>
        </w:rPr>
        <w:t xml:space="preserve">              }</w:t>
      </w:r>
    </w:p>
    <w:p w14:paraId="09A09B05" w14:textId="17285B1A" w:rsidR="00BF2017" w:rsidRPr="007B6ED0" w:rsidRDefault="00BF2017" w:rsidP="00BF2017">
      <w:pPr>
        <w:rPr>
          <w:highlight w:val="white"/>
        </w:rPr>
      </w:pPr>
      <w:r>
        <w:rPr>
          <w:highlight w:val="white"/>
        </w:rPr>
        <w:t>We iterate through the list and</w:t>
      </w:r>
      <w:r w:rsidR="008A0668">
        <w:rPr>
          <w:highlight w:val="white"/>
        </w:rPr>
        <w:t>, for each element in the list, define a symbol for the array index and</w:t>
      </w:r>
      <w:r>
        <w:rPr>
          <w:highlight w:val="white"/>
        </w:rPr>
        <w:t xml:space="preserve"> </w:t>
      </w:r>
      <w:r w:rsidR="001232B1">
        <w:rPr>
          <w:highlight w:val="white"/>
        </w:rPr>
        <w:t xml:space="preserve">call </w:t>
      </w:r>
      <w:r w:rsidR="001232B1" w:rsidRPr="00DD65E5">
        <w:rPr>
          <w:rStyle w:val="KeyWord0"/>
          <w:highlight w:val="white"/>
        </w:rPr>
        <w:t>GenerateAuto</w:t>
      </w:r>
      <w:r w:rsidR="001232B1">
        <w:rPr>
          <w:highlight w:val="white"/>
        </w:rPr>
        <w:t xml:space="preserve"> </w:t>
      </w:r>
      <w:r w:rsidR="00DD65E5">
        <w:rPr>
          <w:highlight w:val="white"/>
        </w:rPr>
        <w:t>recursively</w:t>
      </w:r>
      <w:r w:rsidR="00820184">
        <w:rPr>
          <w:highlight w:val="white"/>
        </w:rPr>
        <w:t>, so that potential sub list are properly processed</w:t>
      </w:r>
      <w:r>
        <w:rPr>
          <w:highlight w:val="white"/>
        </w:rPr>
        <w:t>.</w:t>
      </w:r>
      <w:r w:rsidR="008A0668">
        <w:rPr>
          <w:highlight w:val="white"/>
        </w:rPr>
        <w:t xml:space="preserve"> </w:t>
      </w:r>
      <w:r w:rsidR="00C7188A">
        <w:rPr>
          <w:highlight w:val="white"/>
        </w:rPr>
        <w:t>If the list does not cover the whole array, the remaining part of the array remain</w:t>
      </w:r>
      <w:r w:rsidR="00571CA9">
        <w:rPr>
          <w:highlight w:val="white"/>
        </w:rPr>
        <w:t>s</w:t>
      </w:r>
      <w:r w:rsidR="00C7188A">
        <w:rPr>
          <w:highlight w:val="white"/>
        </w:rPr>
        <w:t xml:space="preserve"> uninitialized. </w:t>
      </w:r>
      <w:r w:rsidR="008A0668">
        <w:rPr>
          <w:highlight w:val="white"/>
        </w:rPr>
        <w:t xml:space="preserve">The offset </w:t>
      </w:r>
      <w:r w:rsidR="002F05C6">
        <w:rPr>
          <w:highlight w:val="white"/>
        </w:rPr>
        <w:t xml:space="preserve">of each index symbol is sum of the offset of the symbol and the offset of the index symbol. Note that we must multiply the index of the array with the size of the array type to </w:t>
      </w:r>
      <w:r w:rsidR="009C380C">
        <w:rPr>
          <w:highlight w:val="white"/>
        </w:rPr>
        <w:t xml:space="preserve">determine the correct index. However, it is not strictly necessary give the index symbol a name. That is for readability reasons only. </w:t>
      </w:r>
    </w:p>
    <w:p w14:paraId="0A0C9C91" w14:textId="77777777" w:rsidR="007B6ED0" w:rsidRPr="007B6ED0" w:rsidRDefault="007B6ED0" w:rsidP="007B6ED0">
      <w:pPr>
        <w:pStyle w:val="Code"/>
        <w:rPr>
          <w:highlight w:val="white"/>
        </w:rPr>
      </w:pPr>
      <w:r w:rsidRPr="007B6ED0">
        <w:rPr>
          <w:highlight w:val="white"/>
        </w:rPr>
        <w:t xml:space="preserve">              for (int index = 0; index &lt; fromList.Count; ++index) {</w:t>
      </w:r>
    </w:p>
    <w:p w14:paraId="20DF27F1" w14:textId="3AF5EBDD" w:rsidR="007B6ED0" w:rsidRPr="007B6ED0" w:rsidRDefault="007B6ED0" w:rsidP="007B6ED0">
      <w:pPr>
        <w:pStyle w:val="Code"/>
        <w:rPr>
          <w:highlight w:val="white"/>
        </w:rPr>
      </w:pPr>
      <w:r w:rsidRPr="007B6ED0">
        <w:rPr>
          <w:highlight w:val="white"/>
        </w:rPr>
        <w:t xml:space="preserve">                Symbol </w:t>
      </w:r>
      <w:r w:rsidR="008A0668">
        <w:rPr>
          <w:highlight w:val="white"/>
        </w:rPr>
        <w:t>indexSymbol</w:t>
      </w:r>
      <w:r w:rsidRPr="007B6ED0">
        <w:rPr>
          <w:highlight w:val="white"/>
        </w:rPr>
        <w:t xml:space="preserve"> = new Symbol(toType.ArrayType, true);</w:t>
      </w:r>
    </w:p>
    <w:p w14:paraId="2C0C040C" w14:textId="7C26586C" w:rsidR="007B6ED0" w:rsidRPr="007B6ED0" w:rsidRDefault="007B6ED0" w:rsidP="007B6ED0">
      <w:pPr>
        <w:pStyle w:val="Code"/>
        <w:rPr>
          <w:highlight w:val="white"/>
        </w:rPr>
      </w:pPr>
      <w:r w:rsidRPr="007B6ED0">
        <w:rPr>
          <w:highlight w:val="white"/>
        </w:rPr>
        <w:t xml:space="preserve">                </w:t>
      </w:r>
      <w:r w:rsidR="008A0668">
        <w:rPr>
          <w:highlight w:val="white"/>
        </w:rPr>
        <w:t>indexSymbol</w:t>
      </w:r>
      <w:r w:rsidRPr="007B6ED0">
        <w:rPr>
          <w:highlight w:val="white"/>
        </w:rPr>
        <w:t>.Offset = toSymbol.Offset +</w:t>
      </w:r>
    </w:p>
    <w:p w14:paraId="6403FC60" w14:textId="77777777" w:rsidR="007B6ED0" w:rsidRPr="007B6ED0" w:rsidRDefault="007B6ED0" w:rsidP="007B6ED0">
      <w:pPr>
        <w:pStyle w:val="Code"/>
        <w:rPr>
          <w:highlight w:val="white"/>
        </w:rPr>
      </w:pPr>
      <w:r w:rsidRPr="007B6ED0">
        <w:rPr>
          <w:highlight w:val="white"/>
        </w:rPr>
        <w:t xml:space="preserve">                                   (index * toType.ArrayType.Size());</w:t>
      </w:r>
    </w:p>
    <w:p w14:paraId="07F5DBAD" w14:textId="3B519F06" w:rsidR="007B6ED0" w:rsidRPr="007B6ED0" w:rsidRDefault="007B6ED0" w:rsidP="007B6ED0">
      <w:pPr>
        <w:pStyle w:val="Code"/>
        <w:rPr>
          <w:highlight w:val="white"/>
        </w:rPr>
      </w:pPr>
      <w:r w:rsidRPr="007B6ED0">
        <w:rPr>
          <w:highlight w:val="white"/>
        </w:rPr>
        <w:t xml:space="preserve">                </w:t>
      </w:r>
      <w:r w:rsidR="008A0668">
        <w:rPr>
          <w:highlight w:val="white"/>
        </w:rPr>
        <w:t>indexSymbol</w:t>
      </w:r>
      <w:r w:rsidRPr="007B6ED0">
        <w:rPr>
          <w:highlight w:val="white"/>
        </w:rPr>
        <w:t>.Name = toSymbol.Name + "[" + index + "]";</w:t>
      </w:r>
    </w:p>
    <w:p w14:paraId="7DF9256E" w14:textId="6E6FDAB8" w:rsidR="007B6ED0" w:rsidRPr="007B6ED0" w:rsidRDefault="007B6ED0" w:rsidP="007B6ED0">
      <w:pPr>
        <w:pStyle w:val="Code"/>
        <w:rPr>
          <w:highlight w:val="white"/>
        </w:rPr>
      </w:pPr>
      <w:r w:rsidRPr="007B6ED0">
        <w:rPr>
          <w:highlight w:val="white"/>
        </w:rPr>
        <w:t xml:space="preserve">                codeList.AddRange(GenerateAuto(</w:t>
      </w:r>
      <w:r w:rsidR="008A0668">
        <w:rPr>
          <w:highlight w:val="white"/>
        </w:rPr>
        <w:t>indexSymbol</w:t>
      </w:r>
      <w:r w:rsidRPr="007B6ED0">
        <w:rPr>
          <w:highlight w:val="white"/>
        </w:rPr>
        <w:t>, fromList[index]));</w:t>
      </w:r>
    </w:p>
    <w:p w14:paraId="5A1DE5E5" w14:textId="77777777" w:rsidR="007B6ED0" w:rsidRPr="007B6ED0" w:rsidRDefault="007B6ED0" w:rsidP="007B6ED0">
      <w:pPr>
        <w:pStyle w:val="Code"/>
        <w:rPr>
          <w:highlight w:val="white"/>
        </w:rPr>
      </w:pPr>
      <w:r w:rsidRPr="007B6ED0">
        <w:rPr>
          <w:highlight w:val="white"/>
        </w:rPr>
        <w:t xml:space="preserve">              }</w:t>
      </w:r>
    </w:p>
    <w:p w14:paraId="480962A0" w14:textId="77777777" w:rsidR="007B6ED0" w:rsidRPr="007B6ED0" w:rsidRDefault="007B6ED0" w:rsidP="007B6ED0">
      <w:pPr>
        <w:pStyle w:val="Code"/>
        <w:rPr>
          <w:highlight w:val="white"/>
        </w:rPr>
      </w:pPr>
      <w:r w:rsidRPr="007B6ED0">
        <w:rPr>
          <w:highlight w:val="white"/>
        </w:rPr>
        <w:t xml:space="preserve">            }</w:t>
      </w:r>
    </w:p>
    <w:p w14:paraId="2B196533" w14:textId="77777777" w:rsidR="007B6ED0" w:rsidRPr="007B6ED0" w:rsidRDefault="007B6ED0" w:rsidP="007B6ED0">
      <w:pPr>
        <w:pStyle w:val="Code"/>
        <w:rPr>
          <w:highlight w:val="white"/>
        </w:rPr>
      </w:pPr>
      <w:r w:rsidRPr="007B6ED0">
        <w:rPr>
          <w:highlight w:val="white"/>
        </w:rPr>
        <w:t xml:space="preserve">            break;</w:t>
      </w:r>
    </w:p>
    <w:p w14:paraId="2F39B19B" w14:textId="327210FE" w:rsidR="00FF05E1" w:rsidRDefault="00494434" w:rsidP="005801D8">
      <w:pPr>
        <w:rPr>
          <w:highlight w:val="white"/>
        </w:rPr>
      </w:pPr>
      <w:r>
        <w:rPr>
          <w:highlight w:val="white"/>
        </w:rPr>
        <w:t>In case of a struct</w:t>
      </w:r>
      <w:r w:rsidR="00225EE9">
        <w:rPr>
          <w:highlight w:val="white"/>
        </w:rPr>
        <w:t xml:space="preserve"> or a union</w:t>
      </w:r>
      <w:r>
        <w:rPr>
          <w:highlight w:val="white"/>
        </w:rPr>
        <w:t>, we</w:t>
      </w:r>
      <w:r w:rsidR="00EA615C">
        <w:rPr>
          <w:highlight w:val="white"/>
        </w:rPr>
        <w:t xml:space="preserve"> check that </w:t>
      </w:r>
      <w:r w:rsidR="005801D8">
        <w:rPr>
          <w:highlight w:val="white"/>
        </w:rPr>
        <w:t xml:space="preserve">the list size does not exceed </w:t>
      </w:r>
      <w:r w:rsidR="00225EE9">
        <w:rPr>
          <w:highlight w:val="white"/>
        </w:rPr>
        <w:t xml:space="preserve">its allowed size. In case of a struct, the list size must not exceed the number of struct members. In case of a union, the list must hold exactly on element. </w:t>
      </w:r>
    </w:p>
    <w:p w14:paraId="7210C983" w14:textId="77777777" w:rsidR="007B6ED0" w:rsidRPr="007B6ED0" w:rsidRDefault="007B6ED0" w:rsidP="007B6ED0">
      <w:pPr>
        <w:pStyle w:val="Code"/>
        <w:rPr>
          <w:highlight w:val="white"/>
        </w:rPr>
      </w:pPr>
      <w:r w:rsidRPr="007B6ED0">
        <w:rPr>
          <w:highlight w:val="white"/>
        </w:rPr>
        <w:t xml:space="preserve">          case Sort.Struct:</w:t>
      </w:r>
    </w:p>
    <w:p w14:paraId="090F8EBE" w14:textId="77777777" w:rsidR="007B6ED0" w:rsidRPr="007B6ED0" w:rsidRDefault="007B6ED0" w:rsidP="007B6ED0">
      <w:pPr>
        <w:pStyle w:val="Code"/>
        <w:rPr>
          <w:highlight w:val="white"/>
        </w:rPr>
      </w:pPr>
      <w:r w:rsidRPr="007B6ED0">
        <w:rPr>
          <w:highlight w:val="white"/>
        </w:rPr>
        <w:t xml:space="preserve">          case Sort.Union: {</w:t>
      </w:r>
    </w:p>
    <w:p w14:paraId="34E3D515" w14:textId="77777777" w:rsidR="007B6ED0" w:rsidRPr="007B6ED0" w:rsidRDefault="007B6ED0" w:rsidP="007B6ED0">
      <w:pPr>
        <w:pStyle w:val="Code"/>
        <w:rPr>
          <w:highlight w:val="white"/>
        </w:rPr>
      </w:pPr>
      <w:r w:rsidRPr="007B6ED0">
        <w:rPr>
          <w:highlight w:val="white"/>
        </w:rPr>
        <w:t xml:space="preserve">              IDictionary&lt;string,Symbol&gt; memberMap = toType.MemberMap;</w:t>
      </w:r>
    </w:p>
    <w:p w14:paraId="407D4856" w14:textId="77777777" w:rsidR="00106572" w:rsidRDefault="007B6ED0" w:rsidP="007B6ED0">
      <w:pPr>
        <w:pStyle w:val="Code"/>
        <w:rPr>
          <w:highlight w:val="white"/>
        </w:rPr>
      </w:pPr>
      <w:r w:rsidRPr="007B6ED0">
        <w:rPr>
          <w:highlight w:val="white"/>
        </w:rPr>
        <w:t xml:space="preserve">              Assert.Error((toType.IsStruct() &amp;&amp;</w:t>
      </w:r>
    </w:p>
    <w:p w14:paraId="23725A1A" w14:textId="042732E1" w:rsidR="007B6ED0" w:rsidRPr="007B6ED0" w:rsidRDefault="00106572" w:rsidP="007B6ED0">
      <w:pPr>
        <w:pStyle w:val="Code"/>
        <w:rPr>
          <w:highlight w:val="white"/>
        </w:rPr>
      </w:pPr>
      <w:r>
        <w:rPr>
          <w:highlight w:val="white"/>
        </w:rPr>
        <w:t xml:space="preserve">                           </w:t>
      </w:r>
      <w:r w:rsidR="007B6ED0" w:rsidRPr="007B6ED0">
        <w:rPr>
          <w:highlight w:val="white"/>
        </w:rPr>
        <w:t>(fromList.Count &lt;= memberMap.Count)) ||</w:t>
      </w:r>
    </w:p>
    <w:p w14:paraId="74F75841" w14:textId="77777777" w:rsidR="007B6ED0" w:rsidRPr="007B6ED0" w:rsidRDefault="007B6ED0" w:rsidP="007B6ED0">
      <w:pPr>
        <w:pStyle w:val="Code"/>
        <w:rPr>
          <w:highlight w:val="white"/>
        </w:rPr>
      </w:pPr>
      <w:r w:rsidRPr="007B6ED0">
        <w:rPr>
          <w:highlight w:val="white"/>
        </w:rPr>
        <w:t xml:space="preserve">                           (toType.IsUnion() &amp;&amp; (fromList.Count == 1)),</w:t>
      </w:r>
    </w:p>
    <w:p w14:paraId="5001BA63" w14:textId="77777777" w:rsidR="007B6ED0" w:rsidRPr="007B6ED0" w:rsidRDefault="007B6ED0" w:rsidP="007B6ED0">
      <w:pPr>
        <w:pStyle w:val="Code"/>
        <w:rPr>
          <w:highlight w:val="white"/>
        </w:rPr>
      </w:pPr>
      <w:r w:rsidRPr="007B6ED0">
        <w:rPr>
          <w:highlight w:val="white"/>
        </w:rPr>
        <w:lastRenderedPageBreak/>
        <w:t xml:space="preserve">                           toType, Message.Too_many_initializers);</w:t>
      </w:r>
    </w:p>
    <w:p w14:paraId="5F583E49" w14:textId="2CEE7288" w:rsidR="00677109" w:rsidRDefault="00677109" w:rsidP="00677109">
      <w:pPr>
        <w:rPr>
          <w:highlight w:val="white"/>
        </w:rPr>
      </w:pPr>
      <w:r>
        <w:rPr>
          <w:highlight w:val="white"/>
        </w:rPr>
        <w:t>Like the array case, we iterate through the list</w:t>
      </w:r>
      <w:r w:rsidR="00B20995">
        <w:rPr>
          <w:highlight w:val="white"/>
        </w:rPr>
        <w:t xml:space="preserve"> and, for each element</w:t>
      </w:r>
      <w:r w:rsidR="00820184">
        <w:rPr>
          <w:highlight w:val="white"/>
        </w:rPr>
        <w:t xml:space="preserve"> in the list</w:t>
      </w:r>
      <w:r w:rsidR="00B20995">
        <w:rPr>
          <w:highlight w:val="white"/>
        </w:rPr>
        <w:t>,</w:t>
      </w:r>
      <w:r w:rsidR="00820184">
        <w:rPr>
          <w:highlight w:val="white"/>
        </w:rPr>
        <w:t xml:space="preserve"> </w:t>
      </w:r>
      <w:r>
        <w:rPr>
          <w:highlight w:val="white"/>
        </w:rPr>
        <w:t>create a symbol for</w:t>
      </w:r>
      <w:r w:rsidR="00820184">
        <w:rPr>
          <w:highlight w:val="white"/>
        </w:rPr>
        <w:t xml:space="preserve"> the member and </w:t>
      </w:r>
      <w:r>
        <w:rPr>
          <w:highlight w:val="white"/>
        </w:rPr>
        <w:t xml:space="preserve">call </w:t>
      </w:r>
      <w:r w:rsidRPr="00371A7A">
        <w:rPr>
          <w:rStyle w:val="KeyWord0"/>
          <w:highlight w:val="white"/>
        </w:rPr>
        <w:t>GenerateAuto</w:t>
      </w:r>
      <w:r>
        <w:rPr>
          <w:highlight w:val="white"/>
        </w:rPr>
        <w:t xml:space="preserve"> recursively, so that potential sub </w:t>
      </w:r>
      <w:r w:rsidR="003A0389">
        <w:rPr>
          <w:highlight w:val="white"/>
        </w:rPr>
        <w:t>list</w:t>
      </w:r>
      <w:r w:rsidR="002B0FF8">
        <w:rPr>
          <w:highlight w:val="white"/>
        </w:rPr>
        <w:t>s</w:t>
      </w:r>
      <w:r w:rsidR="003A0389">
        <w:rPr>
          <w:highlight w:val="white"/>
        </w:rPr>
        <w:t xml:space="preserve"> </w:t>
      </w:r>
      <w:r w:rsidR="00820184">
        <w:rPr>
          <w:highlight w:val="white"/>
        </w:rPr>
        <w:t>are</w:t>
      </w:r>
      <w:r>
        <w:rPr>
          <w:highlight w:val="white"/>
        </w:rPr>
        <w:t xml:space="preserve"> properly processed.</w:t>
      </w:r>
      <w:r w:rsidR="00983017">
        <w:rPr>
          <w:highlight w:val="white"/>
        </w:rPr>
        <w:t xml:space="preserve"> The offset of each member symbol is the sum of the offset of the struct or union and the member.</w:t>
      </w:r>
    </w:p>
    <w:p w14:paraId="4FCB0A65" w14:textId="77777777" w:rsidR="00973A91" w:rsidRDefault="007B6ED0" w:rsidP="007B6ED0">
      <w:pPr>
        <w:pStyle w:val="Code"/>
        <w:rPr>
          <w:highlight w:val="white"/>
        </w:rPr>
      </w:pPr>
      <w:r w:rsidRPr="007B6ED0">
        <w:rPr>
          <w:highlight w:val="white"/>
        </w:rPr>
        <w:t xml:space="preserve">              IEnumerator&lt;Symbol&gt; enumerator =</w:t>
      </w:r>
    </w:p>
    <w:p w14:paraId="6D1DD64D" w14:textId="32688B66" w:rsidR="007B6ED0" w:rsidRPr="007B6ED0" w:rsidRDefault="00973A91" w:rsidP="007B6ED0">
      <w:pPr>
        <w:pStyle w:val="Code"/>
        <w:rPr>
          <w:highlight w:val="white"/>
        </w:rPr>
      </w:pPr>
      <w:r>
        <w:rPr>
          <w:highlight w:val="white"/>
        </w:rPr>
        <w:t xml:space="preserve">               </w:t>
      </w:r>
      <w:r w:rsidR="007B6ED0" w:rsidRPr="007B6ED0">
        <w:rPr>
          <w:highlight w:val="white"/>
        </w:rPr>
        <w:t xml:space="preserve"> memberMap.Values.GetEnumerator();</w:t>
      </w:r>
    </w:p>
    <w:p w14:paraId="2CB32D34" w14:textId="77777777" w:rsidR="007B6ED0" w:rsidRPr="007B6ED0" w:rsidRDefault="007B6ED0" w:rsidP="007B6ED0">
      <w:pPr>
        <w:pStyle w:val="Code"/>
        <w:rPr>
          <w:highlight w:val="white"/>
        </w:rPr>
      </w:pPr>
      <w:r w:rsidRPr="007B6ED0">
        <w:rPr>
          <w:highlight w:val="white"/>
        </w:rPr>
        <w:t xml:space="preserve">              foreach (object fromInitializor in fromList) {</w:t>
      </w:r>
    </w:p>
    <w:p w14:paraId="70D9E6A6" w14:textId="77777777" w:rsidR="007B6ED0" w:rsidRPr="007B6ED0" w:rsidRDefault="007B6ED0" w:rsidP="007B6ED0">
      <w:pPr>
        <w:pStyle w:val="Code"/>
        <w:rPr>
          <w:highlight w:val="white"/>
        </w:rPr>
      </w:pPr>
      <w:r w:rsidRPr="007B6ED0">
        <w:rPr>
          <w:highlight w:val="white"/>
        </w:rPr>
        <w:t xml:space="preserve">                enumerator.MoveNext();</w:t>
      </w:r>
    </w:p>
    <w:p w14:paraId="7272686F" w14:textId="77777777" w:rsidR="007B6ED0" w:rsidRPr="007B6ED0" w:rsidRDefault="007B6ED0" w:rsidP="007B6ED0">
      <w:pPr>
        <w:pStyle w:val="Code"/>
        <w:rPr>
          <w:highlight w:val="white"/>
        </w:rPr>
      </w:pPr>
      <w:r w:rsidRPr="007B6ED0">
        <w:rPr>
          <w:highlight w:val="white"/>
        </w:rPr>
        <w:t xml:space="preserve">                Symbol memberSymbol = enumerator.Current;</w:t>
      </w:r>
    </w:p>
    <w:p w14:paraId="2A1D6D86" w14:textId="77777777" w:rsidR="007B6ED0" w:rsidRPr="007B6ED0" w:rsidRDefault="007B6ED0" w:rsidP="007B6ED0">
      <w:pPr>
        <w:pStyle w:val="Code"/>
        <w:rPr>
          <w:highlight w:val="white"/>
        </w:rPr>
      </w:pPr>
      <w:r w:rsidRPr="007B6ED0">
        <w:rPr>
          <w:highlight w:val="white"/>
        </w:rPr>
        <w:t xml:space="preserve">                Symbol subSymbol = new Symbol(memberSymbol.Type, true);</w:t>
      </w:r>
    </w:p>
    <w:p w14:paraId="45FF899E" w14:textId="77777777" w:rsidR="007B6ED0" w:rsidRPr="007B6ED0" w:rsidRDefault="007B6ED0" w:rsidP="007B6ED0">
      <w:pPr>
        <w:pStyle w:val="Code"/>
        <w:rPr>
          <w:highlight w:val="white"/>
        </w:rPr>
      </w:pPr>
      <w:r w:rsidRPr="007B6ED0">
        <w:rPr>
          <w:highlight w:val="white"/>
        </w:rPr>
        <w:t xml:space="preserve">                subSymbol.Name = toSymbol.Name + "." + memberSymbol.Name;</w:t>
      </w:r>
    </w:p>
    <w:p w14:paraId="774F475D" w14:textId="77777777" w:rsidR="007B6ED0" w:rsidRPr="007B6ED0" w:rsidRDefault="007B6ED0" w:rsidP="007B6ED0">
      <w:pPr>
        <w:pStyle w:val="Code"/>
        <w:rPr>
          <w:highlight w:val="white"/>
        </w:rPr>
      </w:pPr>
      <w:r w:rsidRPr="007B6ED0">
        <w:rPr>
          <w:highlight w:val="white"/>
        </w:rPr>
        <w:t xml:space="preserve">                subSymbol.Offset = toSymbol.Offset + memberSymbol.Offset;</w:t>
      </w:r>
    </w:p>
    <w:p w14:paraId="3771BA3D" w14:textId="77777777" w:rsidR="007B6ED0" w:rsidRPr="007B6ED0" w:rsidRDefault="007B6ED0" w:rsidP="007B6ED0">
      <w:pPr>
        <w:pStyle w:val="Code"/>
        <w:rPr>
          <w:highlight w:val="white"/>
        </w:rPr>
      </w:pPr>
      <w:r w:rsidRPr="007B6ED0">
        <w:rPr>
          <w:highlight w:val="white"/>
        </w:rPr>
        <w:t xml:space="preserve">                codeList.AddRange(GenerateAuto(subSymbol, fromInitializor));</w:t>
      </w:r>
    </w:p>
    <w:p w14:paraId="21028EF4" w14:textId="77777777" w:rsidR="007B6ED0" w:rsidRPr="007B6ED0" w:rsidRDefault="007B6ED0" w:rsidP="007B6ED0">
      <w:pPr>
        <w:pStyle w:val="Code"/>
        <w:rPr>
          <w:highlight w:val="white"/>
        </w:rPr>
      </w:pPr>
      <w:r w:rsidRPr="007B6ED0">
        <w:rPr>
          <w:highlight w:val="white"/>
        </w:rPr>
        <w:t xml:space="preserve">              }</w:t>
      </w:r>
    </w:p>
    <w:p w14:paraId="7A32E37B" w14:textId="77777777" w:rsidR="007B6ED0" w:rsidRPr="007B6ED0" w:rsidRDefault="007B6ED0" w:rsidP="007B6ED0">
      <w:pPr>
        <w:pStyle w:val="Code"/>
        <w:rPr>
          <w:highlight w:val="white"/>
        </w:rPr>
      </w:pPr>
      <w:r w:rsidRPr="007B6ED0">
        <w:rPr>
          <w:highlight w:val="white"/>
        </w:rPr>
        <w:t xml:space="preserve">            }</w:t>
      </w:r>
    </w:p>
    <w:p w14:paraId="0D4DD268" w14:textId="77777777" w:rsidR="007B6ED0" w:rsidRPr="007B6ED0" w:rsidRDefault="007B6ED0" w:rsidP="007B6ED0">
      <w:pPr>
        <w:pStyle w:val="Code"/>
        <w:rPr>
          <w:highlight w:val="white"/>
        </w:rPr>
      </w:pPr>
      <w:r w:rsidRPr="007B6ED0">
        <w:rPr>
          <w:highlight w:val="white"/>
        </w:rPr>
        <w:t xml:space="preserve">            break;</w:t>
      </w:r>
    </w:p>
    <w:p w14:paraId="7D8DA8D5" w14:textId="77777777" w:rsidR="007B6ED0" w:rsidRPr="007B6ED0" w:rsidRDefault="007B6ED0" w:rsidP="007B6ED0">
      <w:pPr>
        <w:pStyle w:val="Code"/>
        <w:rPr>
          <w:highlight w:val="white"/>
        </w:rPr>
      </w:pPr>
      <w:r w:rsidRPr="007B6ED0">
        <w:rPr>
          <w:highlight w:val="white"/>
        </w:rPr>
        <w:t xml:space="preserve">        }</w:t>
      </w:r>
    </w:p>
    <w:p w14:paraId="3E92F767" w14:textId="77777777" w:rsidR="007B6ED0" w:rsidRPr="007B6ED0" w:rsidRDefault="007B6ED0" w:rsidP="007B6ED0">
      <w:pPr>
        <w:pStyle w:val="Code"/>
        <w:rPr>
          <w:highlight w:val="white"/>
        </w:rPr>
      </w:pPr>
      <w:r w:rsidRPr="007B6ED0">
        <w:rPr>
          <w:highlight w:val="white"/>
        </w:rPr>
        <w:t xml:space="preserve">      }</w:t>
      </w:r>
    </w:p>
    <w:p w14:paraId="272A065B" w14:textId="77777777" w:rsidR="007B6ED0" w:rsidRPr="007B6ED0" w:rsidRDefault="007B6ED0" w:rsidP="007B6ED0">
      <w:pPr>
        <w:pStyle w:val="Code"/>
        <w:rPr>
          <w:highlight w:val="white"/>
        </w:rPr>
      </w:pPr>
    </w:p>
    <w:p w14:paraId="1242A608" w14:textId="77777777" w:rsidR="007B6ED0" w:rsidRPr="007B6ED0" w:rsidRDefault="007B6ED0" w:rsidP="007B6ED0">
      <w:pPr>
        <w:pStyle w:val="Code"/>
        <w:rPr>
          <w:highlight w:val="white"/>
        </w:rPr>
      </w:pPr>
      <w:r w:rsidRPr="007B6ED0">
        <w:rPr>
          <w:highlight w:val="white"/>
        </w:rPr>
        <w:t xml:space="preserve">      return codeList;</w:t>
      </w:r>
    </w:p>
    <w:p w14:paraId="21E833A3" w14:textId="77777777" w:rsidR="007B6ED0" w:rsidRPr="007B6ED0" w:rsidRDefault="007B6ED0" w:rsidP="007B6ED0">
      <w:pPr>
        <w:pStyle w:val="Code"/>
        <w:rPr>
          <w:highlight w:val="white"/>
        </w:rPr>
      </w:pPr>
      <w:r w:rsidRPr="007B6ED0">
        <w:rPr>
          <w:highlight w:val="white"/>
        </w:rPr>
        <w:t xml:space="preserve">    }</w:t>
      </w:r>
    </w:p>
    <w:p w14:paraId="6411A691" w14:textId="77777777" w:rsidR="007B6ED0" w:rsidRPr="007B6ED0" w:rsidRDefault="007B6ED0" w:rsidP="007B6ED0">
      <w:pPr>
        <w:pStyle w:val="Code"/>
        <w:rPr>
          <w:highlight w:val="white"/>
        </w:rPr>
      </w:pPr>
      <w:r w:rsidRPr="007B6ED0">
        <w:rPr>
          <w:highlight w:val="white"/>
        </w:rPr>
        <w:t xml:space="preserve">  }</w:t>
      </w:r>
    </w:p>
    <w:p w14:paraId="7B97B3DD" w14:textId="142FE4EA" w:rsidR="007B6ED0" w:rsidRPr="007B6ED0" w:rsidRDefault="007B6ED0" w:rsidP="007B6ED0">
      <w:pPr>
        <w:pStyle w:val="Code"/>
        <w:rPr>
          <w:highlight w:val="white"/>
        </w:rPr>
      </w:pPr>
      <w:r w:rsidRPr="007B6ED0">
        <w:rPr>
          <w:highlight w:val="white"/>
        </w:rPr>
        <w:t>}</w:t>
      </w:r>
    </w:p>
    <w:p w14:paraId="3EC9B7BF" w14:textId="4163E835" w:rsidR="00662829" w:rsidRDefault="00662829" w:rsidP="00662829">
      <w:pPr>
        <w:rPr>
          <w:highlight w:val="white"/>
          <w:lang w:val="sv-SE"/>
        </w:rPr>
      </w:pPr>
      <w:r>
        <w:rPr>
          <w:highlight w:val="white"/>
          <w:lang w:val="sv-SE"/>
        </w:rPr>
        <w:t xml:space="preserve">The </w:t>
      </w:r>
      <w:r w:rsidRPr="00662829">
        <w:rPr>
          <w:rStyle w:val="KeyWord0"/>
          <w:highlight w:val="white"/>
        </w:rPr>
        <w:t>GenerateStaticInitializer</w:t>
      </w:r>
      <w:r>
        <w:rPr>
          <w:highlight w:val="white"/>
        </w:rPr>
        <w:t xml:space="preserve"> class basically performs the same</w:t>
      </w:r>
      <w:r w:rsidR="00917F92">
        <w:rPr>
          <w:highlight w:val="white"/>
        </w:rPr>
        <w:t xml:space="preserve"> </w:t>
      </w:r>
      <w:r>
        <w:rPr>
          <w:highlight w:val="white"/>
        </w:rPr>
        <w:t xml:space="preserve">task as the </w:t>
      </w:r>
      <w:r w:rsidRPr="00662829">
        <w:rPr>
          <w:rStyle w:val="KeyWord0"/>
          <w:highlight w:val="white"/>
        </w:rPr>
        <w:t>GenerateAutoInitializer</w:t>
      </w:r>
      <w:r>
        <w:rPr>
          <w:highlight w:val="white"/>
        </w:rPr>
        <w:t xml:space="preserve"> class: </w:t>
      </w:r>
      <w:r w:rsidR="00A34462">
        <w:rPr>
          <w:highlight w:val="white"/>
        </w:rPr>
        <w:t>it interprets</w:t>
      </w:r>
      <w:r w:rsidR="000F68A5">
        <w:rPr>
          <w:highlight w:val="white"/>
        </w:rPr>
        <w:t xml:space="preserve"> the</w:t>
      </w:r>
      <w:r w:rsidR="00A34462">
        <w:rPr>
          <w:highlight w:val="white"/>
        </w:rPr>
        <w:t xml:space="preserve"> </w:t>
      </w:r>
      <w:r w:rsidR="00887961">
        <w:rPr>
          <w:highlight w:val="white"/>
        </w:rPr>
        <w:t>initialization an</w:t>
      </w:r>
      <w:r w:rsidR="003B544E">
        <w:rPr>
          <w:highlight w:val="white"/>
        </w:rPr>
        <w:t>d</w:t>
      </w:r>
      <w:r w:rsidR="00887961">
        <w:rPr>
          <w:highlight w:val="white"/>
        </w:rPr>
        <w:t xml:space="preserve"> compare </w:t>
      </w:r>
      <w:r w:rsidR="003B544E">
        <w:rPr>
          <w:highlight w:val="white"/>
        </w:rPr>
        <w:t>it</w:t>
      </w:r>
      <w:r w:rsidR="00887961">
        <w:rPr>
          <w:highlight w:val="white"/>
        </w:rPr>
        <w:t xml:space="preserve"> to the defined type. However, </w:t>
      </w:r>
      <w:r w:rsidR="00AE10A3">
        <w:rPr>
          <w:highlight w:val="white"/>
        </w:rPr>
        <w:t>i</w:t>
      </w:r>
      <w:r w:rsidR="00887961">
        <w:rPr>
          <w:highlight w:val="white"/>
        </w:rPr>
        <w:t>t does not generate assignment instruction, but rather initialization</w:t>
      </w:r>
      <w:r w:rsidR="003D6961">
        <w:rPr>
          <w:highlight w:val="white"/>
        </w:rPr>
        <w:t xml:space="preserve"> instructions. One difference compared to the auto initialization case is that </w:t>
      </w:r>
      <w:r w:rsidR="00DD21F4">
        <w:rPr>
          <w:highlight w:val="white"/>
        </w:rPr>
        <w:t xml:space="preserve">if the array, struct, or union, is not completely initialized we </w:t>
      </w:r>
      <w:r w:rsidR="003D6961">
        <w:rPr>
          <w:highlight w:val="white"/>
        </w:rPr>
        <w:t>need to generate code for initialization of the remaining part</w:t>
      </w:r>
      <w:r w:rsidR="00887961">
        <w:rPr>
          <w:highlight w:val="white"/>
        </w:rPr>
        <w:t>.</w:t>
      </w:r>
    </w:p>
    <w:p w14:paraId="303DAF97" w14:textId="561A01F3" w:rsidR="00E03072" w:rsidRDefault="00E03072" w:rsidP="00E03072">
      <w:pPr>
        <w:pStyle w:val="CodeHeader"/>
        <w:rPr>
          <w:lang w:val="sv-SE"/>
        </w:rPr>
      </w:pPr>
      <w:r>
        <w:rPr>
          <w:highlight w:val="white"/>
          <w:lang w:val="sv-SE"/>
        </w:rPr>
        <w:t>GenerateStatic</w:t>
      </w:r>
      <w:r w:rsidR="002F35C1">
        <w:rPr>
          <w:highlight w:val="white"/>
          <w:lang w:val="sv-SE"/>
        </w:rPr>
        <w:t>Initializer</w:t>
      </w:r>
      <w:r>
        <w:rPr>
          <w:lang w:val="sv-SE"/>
        </w:rPr>
        <w:t>.cs</w:t>
      </w:r>
    </w:p>
    <w:p w14:paraId="51A6F82D" w14:textId="77777777" w:rsidR="00517768" w:rsidRPr="00673567" w:rsidRDefault="00517768" w:rsidP="00673567">
      <w:pPr>
        <w:pStyle w:val="Code"/>
        <w:rPr>
          <w:highlight w:val="white"/>
        </w:rPr>
      </w:pPr>
      <w:r w:rsidRPr="00673567">
        <w:rPr>
          <w:highlight w:val="white"/>
        </w:rPr>
        <w:t>using System.Collections.Generic;</w:t>
      </w:r>
    </w:p>
    <w:p w14:paraId="0D8BB4FC" w14:textId="77777777" w:rsidR="00517768" w:rsidRPr="00673567" w:rsidRDefault="00517768" w:rsidP="00673567">
      <w:pPr>
        <w:pStyle w:val="Code"/>
        <w:rPr>
          <w:highlight w:val="white"/>
        </w:rPr>
      </w:pPr>
    </w:p>
    <w:p w14:paraId="43AAEAD5" w14:textId="77777777" w:rsidR="00517768" w:rsidRPr="00673567" w:rsidRDefault="00517768" w:rsidP="00673567">
      <w:pPr>
        <w:pStyle w:val="Code"/>
        <w:rPr>
          <w:highlight w:val="white"/>
        </w:rPr>
      </w:pPr>
      <w:r w:rsidRPr="00673567">
        <w:rPr>
          <w:highlight w:val="white"/>
        </w:rPr>
        <w:t>namespace CCompiler {</w:t>
      </w:r>
    </w:p>
    <w:p w14:paraId="0EFFCB91" w14:textId="77777777" w:rsidR="00517768" w:rsidRPr="00673567" w:rsidRDefault="00517768" w:rsidP="00673567">
      <w:pPr>
        <w:pStyle w:val="Code"/>
        <w:rPr>
          <w:highlight w:val="white"/>
        </w:rPr>
      </w:pPr>
      <w:r w:rsidRPr="00673567">
        <w:rPr>
          <w:highlight w:val="white"/>
        </w:rPr>
        <w:t xml:space="preserve">  public class GenerateStaticInitializer {</w:t>
      </w:r>
    </w:p>
    <w:p w14:paraId="06313985" w14:textId="77777777" w:rsidR="00517768" w:rsidRPr="00673567" w:rsidRDefault="00517768" w:rsidP="00673567">
      <w:pPr>
        <w:pStyle w:val="Code"/>
        <w:rPr>
          <w:highlight w:val="white"/>
        </w:rPr>
      </w:pPr>
      <w:r w:rsidRPr="00673567">
        <w:rPr>
          <w:highlight w:val="white"/>
        </w:rPr>
        <w:t xml:space="preserve">    public static List&lt;MiddleCode&gt; GenerateStatic(Type toType,</w:t>
      </w:r>
    </w:p>
    <w:p w14:paraId="29784D81" w14:textId="77777777" w:rsidR="00517768" w:rsidRPr="00673567" w:rsidRDefault="00517768" w:rsidP="00673567">
      <w:pPr>
        <w:pStyle w:val="Code"/>
        <w:rPr>
          <w:highlight w:val="white"/>
        </w:rPr>
      </w:pPr>
      <w:r w:rsidRPr="00673567">
        <w:rPr>
          <w:highlight w:val="white"/>
        </w:rPr>
        <w:t xml:space="preserve">                                                  object fromInitializer) {</w:t>
      </w:r>
    </w:p>
    <w:p w14:paraId="07420B75" w14:textId="77777777" w:rsidR="00517768" w:rsidRPr="00673567" w:rsidRDefault="00517768" w:rsidP="00673567">
      <w:pPr>
        <w:pStyle w:val="Code"/>
        <w:rPr>
          <w:highlight w:val="white"/>
        </w:rPr>
      </w:pPr>
      <w:r w:rsidRPr="00673567">
        <w:rPr>
          <w:highlight w:val="white"/>
        </w:rPr>
        <w:t xml:space="preserve">      Assert.ErrorXXX((fromInitializer is Expression) ||</w:t>
      </w:r>
    </w:p>
    <w:p w14:paraId="0BBE46D2" w14:textId="77777777" w:rsidR="00517768" w:rsidRPr="00673567" w:rsidRDefault="00517768" w:rsidP="00673567">
      <w:pPr>
        <w:pStyle w:val="Code"/>
        <w:rPr>
          <w:highlight w:val="white"/>
        </w:rPr>
      </w:pPr>
      <w:r w:rsidRPr="00673567">
        <w:rPr>
          <w:highlight w:val="white"/>
        </w:rPr>
        <w:t xml:space="preserve">                    (fromInitializer is List&lt;object&gt;));</w:t>
      </w:r>
    </w:p>
    <w:p w14:paraId="1DAFAC6D" w14:textId="7F752104" w:rsidR="00517768" w:rsidRPr="00673567" w:rsidRDefault="00517768" w:rsidP="00673567">
      <w:pPr>
        <w:pStyle w:val="Code"/>
        <w:rPr>
          <w:highlight w:val="white"/>
        </w:rPr>
      </w:pPr>
      <w:r w:rsidRPr="00673567">
        <w:rPr>
          <w:highlight w:val="white"/>
        </w:rPr>
        <w:t xml:space="preserve">      List&lt;MiddleCode&gt; </w:t>
      </w:r>
      <w:r w:rsidR="005F341E">
        <w:rPr>
          <w:highlight w:val="white"/>
        </w:rPr>
        <w:t>codeList</w:t>
      </w:r>
      <w:r w:rsidRPr="00673567">
        <w:rPr>
          <w:highlight w:val="white"/>
        </w:rPr>
        <w:t xml:space="preserve"> = new List&lt;MiddleCode&gt;();</w:t>
      </w:r>
    </w:p>
    <w:p w14:paraId="777685AB" w14:textId="3CAF382C" w:rsidR="00517768" w:rsidRPr="00673567" w:rsidRDefault="00123417" w:rsidP="00123417">
      <w:pPr>
        <w:rPr>
          <w:highlight w:val="white"/>
        </w:rPr>
      </w:pPr>
      <w:r>
        <w:rPr>
          <w:highlight w:val="white"/>
        </w:rPr>
        <w:t>If the initializer is an expression</w:t>
      </w:r>
      <w:r w:rsidR="00120E9D">
        <w:rPr>
          <w:highlight w:val="white"/>
        </w:rPr>
        <w:t>,</w:t>
      </w:r>
      <w:r>
        <w:rPr>
          <w:highlight w:val="white"/>
        </w:rPr>
        <w:t xml:space="preserve"> we </w:t>
      </w:r>
      <w:r w:rsidR="006864DA">
        <w:rPr>
          <w:highlight w:val="white"/>
        </w:rPr>
        <w:t>have t</w:t>
      </w:r>
      <w:r w:rsidR="00910EBC">
        <w:rPr>
          <w:highlight w:val="white"/>
        </w:rPr>
        <w:t>wo special</w:t>
      </w:r>
      <w:r w:rsidR="006864DA">
        <w:rPr>
          <w:highlight w:val="white"/>
        </w:rPr>
        <w:t xml:space="preserve"> cases</w:t>
      </w:r>
      <w:r w:rsidR="00120E9D">
        <w:rPr>
          <w:highlight w:val="white"/>
        </w:rPr>
        <w:t xml:space="preserve">: </w:t>
      </w:r>
      <w:r w:rsidR="006864DA">
        <w:rPr>
          <w:highlight w:val="white"/>
        </w:rPr>
        <w:t>that the defined type is a character array and the initializer is a string</w:t>
      </w:r>
      <w:r w:rsidR="00120E9D">
        <w:rPr>
          <w:highlight w:val="white"/>
        </w:rPr>
        <w:t xml:space="preserve">, the defined type is a pointer and the initializer is an array, a function, or a string. </w:t>
      </w:r>
    </w:p>
    <w:p w14:paraId="18F2FA8B" w14:textId="77777777" w:rsidR="00517768" w:rsidRPr="00673567" w:rsidRDefault="00517768" w:rsidP="00673567">
      <w:pPr>
        <w:pStyle w:val="Code"/>
        <w:rPr>
          <w:highlight w:val="white"/>
        </w:rPr>
      </w:pPr>
      <w:r w:rsidRPr="00673567">
        <w:rPr>
          <w:highlight w:val="white"/>
        </w:rPr>
        <w:t xml:space="preserve">      if (fromInitializer is Expression) {</w:t>
      </w:r>
    </w:p>
    <w:p w14:paraId="3C825F11" w14:textId="77777777" w:rsidR="00517768" w:rsidRPr="00673567" w:rsidRDefault="00517768" w:rsidP="00673567">
      <w:pPr>
        <w:pStyle w:val="Code"/>
        <w:rPr>
          <w:highlight w:val="white"/>
        </w:rPr>
      </w:pPr>
      <w:r w:rsidRPr="00673567">
        <w:rPr>
          <w:highlight w:val="white"/>
        </w:rPr>
        <w:t xml:space="preserve">        Expression fromExpression = (Expression) fromInitializer;</w:t>
      </w:r>
    </w:p>
    <w:p w14:paraId="7085EE55" w14:textId="77777777" w:rsidR="00517768" w:rsidRPr="00673567" w:rsidRDefault="00517768" w:rsidP="00673567">
      <w:pPr>
        <w:pStyle w:val="Code"/>
        <w:rPr>
          <w:highlight w:val="white"/>
        </w:rPr>
      </w:pPr>
      <w:r w:rsidRPr="00673567">
        <w:rPr>
          <w:highlight w:val="white"/>
        </w:rPr>
        <w:t xml:space="preserve">        Symbol fromSymbol = fromExpression.Symbol;</w:t>
      </w:r>
    </w:p>
    <w:p w14:paraId="5D1526F1" w14:textId="77777777" w:rsidR="00517768" w:rsidRPr="00673567" w:rsidRDefault="00517768" w:rsidP="00673567">
      <w:pPr>
        <w:pStyle w:val="Code"/>
        <w:rPr>
          <w:highlight w:val="white"/>
        </w:rPr>
      </w:pPr>
      <w:r w:rsidRPr="00673567">
        <w:rPr>
          <w:highlight w:val="white"/>
        </w:rPr>
        <w:t xml:space="preserve">        Assert.Error(fromSymbol.IsExternOrStatic(), fromSymbol,</w:t>
      </w:r>
    </w:p>
    <w:p w14:paraId="0F83D354" w14:textId="77777777" w:rsidR="00517768" w:rsidRPr="00673567" w:rsidRDefault="00517768" w:rsidP="00673567">
      <w:pPr>
        <w:pStyle w:val="Code"/>
        <w:rPr>
          <w:highlight w:val="white"/>
        </w:rPr>
      </w:pPr>
      <w:r w:rsidRPr="00673567">
        <w:rPr>
          <w:highlight w:val="white"/>
        </w:rPr>
        <w:t xml:space="preserve">                     Message.Non__static_initializer);</w:t>
      </w:r>
    </w:p>
    <w:p w14:paraId="4F4F06F2" w14:textId="77777777" w:rsidR="00517768" w:rsidRPr="00673567" w:rsidRDefault="00517768" w:rsidP="00673567">
      <w:pPr>
        <w:pStyle w:val="Code"/>
        <w:rPr>
          <w:highlight w:val="white"/>
        </w:rPr>
      </w:pPr>
      <w:r w:rsidRPr="00673567">
        <w:rPr>
          <w:highlight w:val="white"/>
        </w:rPr>
        <w:t xml:space="preserve">        Type fromType = fromSymbol.Type;</w:t>
      </w:r>
    </w:p>
    <w:p w14:paraId="068FA628" w14:textId="131F876D" w:rsidR="00120E9D" w:rsidRPr="00673567" w:rsidRDefault="00E4376D" w:rsidP="00120E9D">
      <w:pPr>
        <w:rPr>
          <w:highlight w:val="white"/>
        </w:rPr>
      </w:pPr>
      <w:r>
        <w:rPr>
          <w:highlight w:val="white"/>
        </w:rPr>
        <w:t xml:space="preserve">If the </w:t>
      </w:r>
      <w:r w:rsidR="00120E9D">
        <w:rPr>
          <w:highlight w:val="white"/>
        </w:rPr>
        <w:t>defined type is a character array and the initializer is a string</w:t>
      </w:r>
      <w:r w:rsidR="0030571A">
        <w:rPr>
          <w:highlight w:val="white"/>
        </w:rPr>
        <w:t>, we first check the size of the string. If the array size is undefined</w:t>
      </w:r>
      <w:r w:rsidR="001C2A70">
        <w:rPr>
          <w:highlight w:val="white"/>
        </w:rPr>
        <w:t xml:space="preserve">, </w:t>
      </w:r>
      <w:r w:rsidR="0030571A">
        <w:rPr>
          <w:highlight w:val="white"/>
        </w:rPr>
        <w:t>we set its size to the</w:t>
      </w:r>
      <w:r w:rsidR="008F298C">
        <w:rPr>
          <w:highlight w:val="white"/>
        </w:rPr>
        <w:t xml:space="preserve"> size of the string, plus one for the terminating zero-chara</w:t>
      </w:r>
      <w:r w:rsidR="00EF63CF">
        <w:rPr>
          <w:highlight w:val="white"/>
        </w:rPr>
        <w:t>c</w:t>
      </w:r>
      <w:r w:rsidR="008F298C">
        <w:rPr>
          <w:highlight w:val="white"/>
        </w:rPr>
        <w:t>ter.</w:t>
      </w:r>
      <w:r w:rsidR="001C2A70">
        <w:rPr>
          <w:highlight w:val="white"/>
        </w:rPr>
        <w:t xml:space="preserve"> If the array size is defined, we check that the string (including the terminating zer</w:t>
      </w:r>
      <w:r w:rsidR="00EF63CF">
        <w:rPr>
          <w:highlight w:val="white"/>
        </w:rPr>
        <w:t>o</w:t>
      </w:r>
      <w:r w:rsidR="001C2A70">
        <w:rPr>
          <w:highlight w:val="white"/>
        </w:rPr>
        <w:t>-character) fits withing the array.</w:t>
      </w:r>
    </w:p>
    <w:p w14:paraId="3654FD23" w14:textId="77777777" w:rsidR="00673567" w:rsidRDefault="00517768" w:rsidP="00673567">
      <w:pPr>
        <w:pStyle w:val="Code"/>
        <w:rPr>
          <w:highlight w:val="white"/>
        </w:rPr>
      </w:pPr>
      <w:r w:rsidRPr="00673567">
        <w:rPr>
          <w:highlight w:val="white"/>
        </w:rPr>
        <w:lastRenderedPageBreak/>
        <w:t xml:space="preserve">        if (toType.IsArray() &amp;&amp; toType.ArrayType.IsChar() &amp;&amp;</w:t>
      </w:r>
    </w:p>
    <w:p w14:paraId="5CD47C44" w14:textId="1E754D97" w:rsidR="00517768" w:rsidRPr="00673567" w:rsidRDefault="00673567" w:rsidP="00673567">
      <w:pPr>
        <w:pStyle w:val="Code"/>
        <w:rPr>
          <w:highlight w:val="white"/>
        </w:rPr>
      </w:pPr>
      <w:r>
        <w:rPr>
          <w:highlight w:val="white"/>
        </w:rPr>
        <w:t xml:space="preserve">           </w:t>
      </w:r>
      <w:r w:rsidR="00517768" w:rsidRPr="00673567">
        <w:rPr>
          <w:highlight w:val="white"/>
        </w:rPr>
        <w:t xml:space="preserve"> fromType.IsString()) {</w:t>
      </w:r>
    </w:p>
    <w:p w14:paraId="5EB02BF8" w14:textId="77777777" w:rsidR="00517768" w:rsidRPr="00673567" w:rsidRDefault="00517768" w:rsidP="00673567">
      <w:pPr>
        <w:pStyle w:val="Code"/>
        <w:rPr>
          <w:highlight w:val="white"/>
        </w:rPr>
      </w:pPr>
      <w:r w:rsidRPr="00673567">
        <w:rPr>
          <w:highlight w:val="white"/>
        </w:rPr>
        <w:t xml:space="preserve">          string text = (string) fromSymbol.Value;</w:t>
      </w:r>
    </w:p>
    <w:p w14:paraId="2793BF2F" w14:textId="09E977DA" w:rsidR="00517768" w:rsidRPr="00673567" w:rsidRDefault="00517768" w:rsidP="00CC3E91">
      <w:pPr>
        <w:rPr>
          <w:highlight w:val="white"/>
        </w:rPr>
      </w:pPr>
      <w:r w:rsidRPr="00673567">
        <w:rPr>
          <w:highlight w:val="white"/>
        </w:rPr>
        <w:t xml:space="preserve"> </w:t>
      </w:r>
      <w:r w:rsidR="00CC3E91">
        <w:rPr>
          <w:highlight w:val="white"/>
        </w:rPr>
        <w:t>Note that we add space for an extra character, the terminating zero-character.</w:t>
      </w:r>
    </w:p>
    <w:p w14:paraId="6A1A2BBD" w14:textId="77777777" w:rsidR="00517768" w:rsidRPr="00673567" w:rsidRDefault="00517768" w:rsidP="00673567">
      <w:pPr>
        <w:pStyle w:val="Code"/>
        <w:rPr>
          <w:highlight w:val="white"/>
        </w:rPr>
      </w:pPr>
      <w:r w:rsidRPr="00673567">
        <w:rPr>
          <w:highlight w:val="white"/>
        </w:rPr>
        <w:t xml:space="preserve">          if (toType.ArraySize == 0) {</w:t>
      </w:r>
    </w:p>
    <w:p w14:paraId="090CDE4F" w14:textId="77777777" w:rsidR="00517768" w:rsidRPr="00673567" w:rsidRDefault="00517768" w:rsidP="00673567">
      <w:pPr>
        <w:pStyle w:val="Code"/>
        <w:rPr>
          <w:highlight w:val="white"/>
        </w:rPr>
      </w:pPr>
      <w:r w:rsidRPr="00673567">
        <w:rPr>
          <w:highlight w:val="white"/>
        </w:rPr>
        <w:t xml:space="preserve">            toType.ArraySize = text.Length + 1;</w:t>
      </w:r>
    </w:p>
    <w:p w14:paraId="4DB93EB6" w14:textId="77777777" w:rsidR="00517768" w:rsidRPr="00673567" w:rsidRDefault="00517768" w:rsidP="00673567">
      <w:pPr>
        <w:pStyle w:val="Code"/>
        <w:rPr>
          <w:highlight w:val="white"/>
        </w:rPr>
      </w:pPr>
      <w:r w:rsidRPr="00673567">
        <w:rPr>
          <w:highlight w:val="white"/>
        </w:rPr>
        <w:t xml:space="preserve">          }</w:t>
      </w:r>
    </w:p>
    <w:p w14:paraId="43B9CC76" w14:textId="77777777" w:rsidR="00F63E4A" w:rsidRDefault="006314C7" w:rsidP="006314C7">
      <w:pPr>
        <w:rPr>
          <w:highlight w:val="white"/>
        </w:rPr>
      </w:pPr>
      <w:r>
        <w:rPr>
          <w:highlight w:val="white"/>
        </w:rPr>
        <w:t xml:space="preserve">Note that the string length must be strictly less than the </w:t>
      </w:r>
      <w:r w:rsidR="00F63E4A">
        <w:rPr>
          <w:highlight w:val="white"/>
        </w:rPr>
        <w:t>array size, for the terminating zero-character to fit in the string.</w:t>
      </w:r>
    </w:p>
    <w:p w14:paraId="56A7A6EE" w14:textId="77777777" w:rsidR="00517768" w:rsidRPr="00673567" w:rsidRDefault="00517768" w:rsidP="00673567">
      <w:pPr>
        <w:pStyle w:val="Code"/>
        <w:rPr>
          <w:highlight w:val="white"/>
        </w:rPr>
      </w:pPr>
      <w:r w:rsidRPr="00673567">
        <w:rPr>
          <w:highlight w:val="white"/>
        </w:rPr>
        <w:t xml:space="preserve">          else {</w:t>
      </w:r>
    </w:p>
    <w:p w14:paraId="78BBD7FE" w14:textId="77777777" w:rsidR="00517768" w:rsidRPr="00673567" w:rsidRDefault="00517768" w:rsidP="00673567">
      <w:pPr>
        <w:pStyle w:val="Code"/>
        <w:rPr>
          <w:highlight w:val="white"/>
        </w:rPr>
      </w:pPr>
      <w:r w:rsidRPr="00673567">
        <w:rPr>
          <w:highlight w:val="white"/>
        </w:rPr>
        <w:t xml:space="preserve">            Assert.Error(text.Length &lt; toType.ArraySize,</w:t>
      </w:r>
    </w:p>
    <w:p w14:paraId="595A1BD1" w14:textId="77777777" w:rsidR="00517768" w:rsidRPr="00673567" w:rsidRDefault="00517768" w:rsidP="00673567">
      <w:pPr>
        <w:pStyle w:val="Code"/>
        <w:rPr>
          <w:highlight w:val="white"/>
        </w:rPr>
      </w:pPr>
      <w:r w:rsidRPr="00673567">
        <w:rPr>
          <w:highlight w:val="white"/>
        </w:rPr>
        <w:t xml:space="preserve">                         toType, Message.Too_many_initializers);</w:t>
      </w:r>
    </w:p>
    <w:p w14:paraId="70E9F42B" w14:textId="77777777" w:rsidR="00517768" w:rsidRPr="00673567" w:rsidRDefault="00517768" w:rsidP="00673567">
      <w:pPr>
        <w:pStyle w:val="Code"/>
        <w:rPr>
          <w:highlight w:val="white"/>
        </w:rPr>
      </w:pPr>
      <w:r w:rsidRPr="00673567">
        <w:rPr>
          <w:highlight w:val="white"/>
        </w:rPr>
        <w:t xml:space="preserve">          }</w:t>
      </w:r>
    </w:p>
    <w:p w14:paraId="5A490E41" w14:textId="77777777" w:rsidR="00517768" w:rsidRPr="00673567" w:rsidRDefault="00517768" w:rsidP="00673567">
      <w:pPr>
        <w:pStyle w:val="Code"/>
        <w:rPr>
          <w:highlight w:val="white"/>
        </w:rPr>
      </w:pPr>
    </w:p>
    <w:p w14:paraId="3FB4BE89" w14:textId="1EA20279"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13FE6F54" w14:textId="5A442BA0" w:rsidR="00517768" w:rsidRPr="00673567" w:rsidRDefault="00517768" w:rsidP="00673567">
      <w:pPr>
        <w:pStyle w:val="Code"/>
        <w:rPr>
          <w:highlight w:val="white"/>
        </w:rPr>
      </w:pPr>
      <w:r w:rsidRPr="00673567">
        <w:rPr>
          <w:highlight w:val="white"/>
        </w:rPr>
        <w:t xml:space="preserve">                                     </w:t>
      </w:r>
      <w:r w:rsidR="00A762CF">
        <w:rPr>
          <w:highlight w:val="white"/>
        </w:rPr>
        <w:t xml:space="preserve"> </w:t>
      </w:r>
      <w:r w:rsidRPr="00673567">
        <w:rPr>
          <w:highlight w:val="white"/>
        </w:rPr>
        <w:t>fromSymbol.Type.Sort, text));</w:t>
      </w:r>
    </w:p>
    <w:p w14:paraId="2301B006" w14:textId="77777777" w:rsidR="00517768" w:rsidRPr="00673567" w:rsidRDefault="00517768" w:rsidP="00673567">
      <w:pPr>
        <w:pStyle w:val="Code"/>
        <w:rPr>
          <w:highlight w:val="white"/>
        </w:rPr>
      </w:pPr>
      <w:r w:rsidRPr="00673567">
        <w:rPr>
          <w:highlight w:val="white"/>
        </w:rPr>
        <w:t xml:space="preserve">        }</w:t>
      </w:r>
    </w:p>
    <w:p w14:paraId="091A2A25" w14:textId="5A6641C6" w:rsidR="004F288F" w:rsidRDefault="004F288F" w:rsidP="004F288F">
      <w:pPr>
        <w:rPr>
          <w:highlight w:val="white"/>
        </w:rPr>
      </w:pPr>
      <w:r>
        <w:rPr>
          <w:highlight w:val="white"/>
        </w:rPr>
        <w:t xml:space="preserve">If the </w:t>
      </w:r>
      <w:r w:rsidR="00A66D06">
        <w:rPr>
          <w:highlight w:val="white"/>
        </w:rPr>
        <w:t xml:space="preserve">defined type is </w:t>
      </w:r>
      <w:r w:rsidR="00F732CC">
        <w:rPr>
          <w:highlight w:val="white"/>
        </w:rPr>
        <w:t>a pointer and the initializer is an array, a function, or a string, we create a static address</w:t>
      </w:r>
      <w:r w:rsidR="00E633E7">
        <w:rPr>
          <w:highlight w:val="white"/>
        </w:rPr>
        <w:t xml:space="preserve"> and add an initialization middle code instruction. </w:t>
      </w:r>
    </w:p>
    <w:p w14:paraId="12CAAD19" w14:textId="35689B4A" w:rsidR="00517768" w:rsidRPr="00673567" w:rsidRDefault="00517768" w:rsidP="00673567">
      <w:pPr>
        <w:pStyle w:val="Code"/>
        <w:rPr>
          <w:highlight w:val="white"/>
        </w:rPr>
      </w:pPr>
      <w:r w:rsidRPr="00673567">
        <w:rPr>
          <w:highlight w:val="white"/>
        </w:rPr>
        <w:t xml:space="preserve">        else if (toType.IsPointer() &amp;&amp; fromType.IsArrayFunctionOrString()) {</w:t>
      </w:r>
    </w:p>
    <w:p w14:paraId="045F6689" w14:textId="77777777" w:rsidR="00517768" w:rsidRPr="00673567" w:rsidRDefault="00517768" w:rsidP="00673567">
      <w:pPr>
        <w:pStyle w:val="Code"/>
        <w:rPr>
          <w:highlight w:val="white"/>
        </w:rPr>
      </w:pPr>
      <w:r w:rsidRPr="00673567">
        <w:rPr>
          <w:highlight w:val="white"/>
        </w:rPr>
        <w:t xml:space="preserve">          Assert.ErrorXXX((fromType.IsString() &amp;&amp; toType.PointerType.IsChar())</w:t>
      </w:r>
    </w:p>
    <w:p w14:paraId="5AED5010" w14:textId="77777777" w:rsidR="00517768" w:rsidRPr="00673567" w:rsidRDefault="00517768" w:rsidP="00673567">
      <w:pPr>
        <w:pStyle w:val="Code"/>
        <w:rPr>
          <w:highlight w:val="white"/>
        </w:rPr>
      </w:pPr>
      <w:r w:rsidRPr="00673567">
        <w:rPr>
          <w:highlight w:val="white"/>
        </w:rPr>
        <w:t xml:space="preserve">                        ||(fromType.IsArray() &amp;&amp;</w:t>
      </w:r>
    </w:p>
    <w:p w14:paraId="5D255BCA" w14:textId="77777777" w:rsidR="00517768" w:rsidRPr="00673567" w:rsidRDefault="00517768" w:rsidP="00673567">
      <w:pPr>
        <w:pStyle w:val="Code"/>
        <w:rPr>
          <w:highlight w:val="white"/>
        </w:rPr>
      </w:pPr>
      <w:r w:rsidRPr="00673567">
        <w:rPr>
          <w:highlight w:val="white"/>
        </w:rPr>
        <w:t xml:space="preserve">                           fromType.ArrayType.Equals(toType.PointerType)) ||</w:t>
      </w:r>
    </w:p>
    <w:p w14:paraId="7D3F3663" w14:textId="77777777" w:rsidR="00517768" w:rsidRPr="00673567" w:rsidRDefault="00517768" w:rsidP="00673567">
      <w:pPr>
        <w:pStyle w:val="Code"/>
        <w:rPr>
          <w:highlight w:val="white"/>
        </w:rPr>
      </w:pPr>
      <w:r w:rsidRPr="00673567">
        <w:rPr>
          <w:highlight w:val="white"/>
        </w:rPr>
        <w:t xml:space="preserve">                        (fromType.IsFunction() &amp;&amp;</w:t>
      </w:r>
    </w:p>
    <w:p w14:paraId="7D166447" w14:textId="77777777" w:rsidR="00517768" w:rsidRPr="00673567" w:rsidRDefault="00517768" w:rsidP="00673567">
      <w:pPr>
        <w:pStyle w:val="Code"/>
        <w:rPr>
          <w:highlight w:val="white"/>
        </w:rPr>
      </w:pPr>
      <w:r w:rsidRPr="00673567">
        <w:rPr>
          <w:highlight w:val="white"/>
        </w:rPr>
        <w:t xml:space="preserve">                         fromType.Equals(toType.PointerType)));</w:t>
      </w:r>
    </w:p>
    <w:p w14:paraId="5F1202C9" w14:textId="77777777" w:rsidR="00517768" w:rsidRPr="00673567" w:rsidRDefault="00517768" w:rsidP="00673567">
      <w:pPr>
        <w:pStyle w:val="Code"/>
        <w:rPr>
          <w:highlight w:val="white"/>
        </w:rPr>
      </w:pPr>
      <w:r w:rsidRPr="00673567">
        <w:rPr>
          <w:highlight w:val="white"/>
        </w:rPr>
        <w:t xml:space="preserve">          StaticAddress staticAddress =</w:t>
      </w:r>
    </w:p>
    <w:p w14:paraId="5101B0C3" w14:textId="77777777" w:rsidR="00517768" w:rsidRPr="00673567" w:rsidRDefault="00517768" w:rsidP="00673567">
      <w:pPr>
        <w:pStyle w:val="Code"/>
        <w:rPr>
          <w:highlight w:val="white"/>
        </w:rPr>
      </w:pPr>
      <w:r w:rsidRPr="00673567">
        <w:rPr>
          <w:highlight w:val="white"/>
        </w:rPr>
        <w:t xml:space="preserve">            new StaticAddress(fromSymbol.UniqueName, 0);</w:t>
      </w:r>
    </w:p>
    <w:p w14:paraId="48E6F737" w14:textId="2F040DDA"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5FA6D2AB" w14:textId="0BE8DC79" w:rsidR="00517768" w:rsidRPr="00673567" w:rsidRDefault="00517768" w:rsidP="00673567">
      <w:pPr>
        <w:pStyle w:val="Code"/>
        <w:rPr>
          <w:highlight w:val="white"/>
        </w:rPr>
      </w:pPr>
      <w:r w:rsidRPr="00673567">
        <w:rPr>
          <w:highlight w:val="white"/>
        </w:rPr>
        <w:t xml:space="preserve">                                      toType.Sort, staticAddress));</w:t>
      </w:r>
    </w:p>
    <w:p w14:paraId="1DECD439" w14:textId="0755B939" w:rsidR="00517768" w:rsidRDefault="00517768" w:rsidP="00673567">
      <w:pPr>
        <w:pStyle w:val="Code"/>
        <w:rPr>
          <w:highlight w:val="white"/>
        </w:rPr>
      </w:pPr>
      <w:r w:rsidRPr="00673567">
        <w:rPr>
          <w:highlight w:val="white"/>
        </w:rPr>
        <w:t xml:space="preserve">        }</w:t>
      </w:r>
    </w:p>
    <w:p w14:paraId="7EAF7FB1" w14:textId="5756B3F7" w:rsidR="00EC3B0C" w:rsidRPr="00673567" w:rsidRDefault="00EC3B0C" w:rsidP="00EC3B0C">
      <w:pPr>
        <w:rPr>
          <w:highlight w:val="white"/>
        </w:rPr>
      </w:pPr>
      <w:r>
        <w:rPr>
          <w:highlight w:val="white"/>
        </w:rPr>
        <w:t xml:space="preserve">In all other cases, we </w:t>
      </w:r>
      <w:r w:rsidR="00255FFB">
        <w:rPr>
          <w:highlight w:val="white"/>
        </w:rPr>
        <w:t>type cast the expression into the defined type, check that the expression is constant</w:t>
      </w:r>
      <w:r w:rsidR="00AB081B">
        <w:rPr>
          <w:highlight w:val="white"/>
        </w:rPr>
        <w:t>,</w:t>
      </w:r>
      <w:r w:rsidR="00255FFB">
        <w:rPr>
          <w:highlight w:val="white"/>
        </w:rPr>
        <w:t xml:space="preserve"> and add an initialization middle code instruction.</w:t>
      </w:r>
    </w:p>
    <w:p w14:paraId="219649FA" w14:textId="77777777" w:rsidR="00517768" w:rsidRPr="00673567" w:rsidRDefault="00517768" w:rsidP="00673567">
      <w:pPr>
        <w:pStyle w:val="Code"/>
        <w:rPr>
          <w:highlight w:val="white"/>
        </w:rPr>
      </w:pPr>
      <w:r w:rsidRPr="00673567">
        <w:rPr>
          <w:highlight w:val="white"/>
        </w:rPr>
        <w:t xml:space="preserve">        else {</w:t>
      </w:r>
    </w:p>
    <w:p w14:paraId="1DA0C94C" w14:textId="77777777" w:rsidR="00517768" w:rsidRPr="00673567" w:rsidRDefault="00517768" w:rsidP="00673567">
      <w:pPr>
        <w:pStyle w:val="Code"/>
        <w:rPr>
          <w:highlight w:val="white"/>
        </w:rPr>
      </w:pPr>
      <w:r w:rsidRPr="00673567">
        <w:rPr>
          <w:highlight w:val="white"/>
        </w:rPr>
        <w:t xml:space="preserve">          Expression toExpression =</w:t>
      </w:r>
    </w:p>
    <w:p w14:paraId="3C573B68" w14:textId="77777777" w:rsidR="00517768" w:rsidRPr="00673567" w:rsidRDefault="00517768" w:rsidP="00673567">
      <w:pPr>
        <w:pStyle w:val="Code"/>
        <w:rPr>
          <w:highlight w:val="white"/>
        </w:rPr>
      </w:pPr>
      <w:r w:rsidRPr="00673567">
        <w:rPr>
          <w:highlight w:val="white"/>
        </w:rPr>
        <w:t xml:space="preserve">            TypeCast.ImplicitCast(fromExpression, toType);</w:t>
      </w:r>
    </w:p>
    <w:p w14:paraId="798ED39A" w14:textId="140F4330" w:rsidR="00517768" w:rsidRDefault="00517768" w:rsidP="00673567">
      <w:pPr>
        <w:pStyle w:val="Code"/>
        <w:rPr>
          <w:highlight w:val="white"/>
        </w:rPr>
      </w:pPr>
      <w:r w:rsidRPr="00673567">
        <w:rPr>
          <w:highlight w:val="white"/>
        </w:rPr>
        <w:t xml:space="preserve">          Symbol toSymbol = toExpression.Symbol;</w:t>
      </w:r>
    </w:p>
    <w:p w14:paraId="59E576BD" w14:textId="77777777" w:rsidR="00AB081B" w:rsidRDefault="00AB081B" w:rsidP="00AB081B">
      <w:pPr>
        <w:rPr>
          <w:highlight w:val="white"/>
        </w:rPr>
      </w:pPr>
      <w:r>
        <w:rPr>
          <w:highlight w:val="white"/>
        </w:rPr>
        <w:t>If the value is not null, the expression is constant. However, the value may be a static address, which we consider to be constant in this context.</w:t>
      </w:r>
    </w:p>
    <w:p w14:paraId="7758BE71" w14:textId="77777777" w:rsidR="00517768" w:rsidRPr="00673567" w:rsidRDefault="00517768" w:rsidP="00673567">
      <w:pPr>
        <w:pStyle w:val="Code"/>
        <w:rPr>
          <w:highlight w:val="white"/>
        </w:rPr>
      </w:pPr>
      <w:r w:rsidRPr="00673567">
        <w:rPr>
          <w:highlight w:val="white"/>
        </w:rPr>
        <w:t xml:space="preserve">          Assert.Error(toSymbol.Value != null, toSymbol,</w:t>
      </w:r>
    </w:p>
    <w:p w14:paraId="228EECDD" w14:textId="77777777" w:rsidR="00517768" w:rsidRPr="00673567" w:rsidRDefault="00517768" w:rsidP="00673567">
      <w:pPr>
        <w:pStyle w:val="Code"/>
        <w:rPr>
          <w:highlight w:val="white"/>
        </w:rPr>
      </w:pPr>
      <w:r w:rsidRPr="00673567">
        <w:rPr>
          <w:highlight w:val="white"/>
        </w:rPr>
        <w:t xml:space="preserve">                       Message.Non__constant_expression);</w:t>
      </w:r>
    </w:p>
    <w:p w14:paraId="60219ED8" w14:textId="55482605"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04D7A608" w14:textId="1565E4E5" w:rsidR="00517768" w:rsidRPr="00673567" w:rsidRDefault="00517768" w:rsidP="00673567">
      <w:pPr>
        <w:pStyle w:val="Code"/>
        <w:rPr>
          <w:highlight w:val="white"/>
        </w:rPr>
      </w:pPr>
      <w:r w:rsidRPr="00673567">
        <w:rPr>
          <w:highlight w:val="white"/>
        </w:rPr>
        <w:t xml:space="preserve">                                      toSymbol.Type.Sort, toSymbol.Value));</w:t>
      </w:r>
    </w:p>
    <w:p w14:paraId="6009210D" w14:textId="77777777" w:rsidR="00517768" w:rsidRPr="00673567" w:rsidRDefault="00517768" w:rsidP="00673567">
      <w:pPr>
        <w:pStyle w:val="Code"/>
        <w:rPr>
          <w:highlight w:val="white"/>
        </w:rPr>
      </w:pPr>
      <w:r w:rsidRPr="00673567">
        <w:rPr>
          <w:highlight w:val="white"/>
        </w:rPr>
        <w:t xml:space="preserve">        }</w:t>
      </w:r>
    </w:p>
    <w:p w14:paraId="5945C6A3" w14:textId="4A36BEE8" w:rsidR="00517768" w:rsidRDefault="00517768" w:rsidP="00673567">
      <w:pPr>
        <w:pStyle w:val="Code"/>
        <w:rPr>
          <w:highlight w:val="white"/>
        </w:rPr>
      </w:pPr>
      <w:r w:rsidRPr="00673567">
        <w:rPr>
          <w:highlight w:val="white"/>
        </w:rPr>
        <w:t xml:space="preserve">      }</w:t>
      </w:r>
    </w:p>
    <w:p w14:paraId="314695BC" w14:textId="07FF100F" w:rsidR="00F43E2F" w:rsidRPr="00673567" w:rsidRDefault="00F43E2F" w:rsidP="00AE0401">
      <w:pPr>
        <w:rPr>
          <w:highlight w:val="white"/>
        </w:rPr>
      </w:pPr>
      <w:r>
        <w:rPr>
          <w:highlight w:val="white"/>
        </w:rPr>
        <w:t xml:space="preserve">If the initializer is a </w:t>
      </w:r>
      <w:r w:rsidR="001B45FA">
        <w:rPr>
          <w:highlight w:val="white"/>
        </w:rPr>
        <w:t>list, the defined type must be an array, a struct, or a union.</w:t>
      </w:r>
    </w:p>
    <w:p w14:paraId="64E25007" w14:textId="77777777" w:rsidR="00517768" w:rsidRPr="00673567" w:rsidRDefault="00517768" w:rsidP="00673567">
      <w:pPr>
        <w:pStyle w:val="Code"/>
        <w:rPr>
          <w:highlight w:val="white"/>
        </w:rPr>
      </w:pPr>
      <w:r w:rsidRPr="00673567">
        <w:rPr>
          <w:highlight w:val="white"/>
        </w:rPr>
        <w:t xml:space="preserve">      else {</w:t>
      </w:r>
    </w:p>
    <w:p w14:paraId="5924FD33" w14:textId="77777777" w:rsidR="00517768" w:rsidRPr="00673567" w:rsidRDefault="00517768" w:rsidP="00673567">
      <w:pPr>
        <w:pStyle w:val="Code"/>
        <w:rPr>
          <w:highlight w:val="white"/>
        </w:rPr>
      </w:pPr>
      <w:r w:rsidRPr="00673567">
        <w:rPr>
          <w:highlight w:val="white"/>
        </w:rPr>
        <w:t xml:space="preserve">        Assert.Error(toType.IsArray() || toType.IsStructOrUnion(),</w:t>
      </w:r>
    </w:p>
    <w:p w14:paraId="546B8393" w14:textId="77777777" w:rsidR="00745B55" w:rsidRDefault="00517768" w:rsidP="00673567">
      <w:pPr>
        <w:pStyle w:val="Code"/>
        <w:rPr>
          <w:highlight w:val="white"/>
        </w:rPr>
      </w:pPr>
      <w:r w:rsidRPr="00673567">
        <w:rPr>
          <w:highlight w:val="white"/>
        </w:rPr>
        <w:t xml:space="preserve">                     toType, Message.</w:t>
      </w:r>
    </w:p>
    <w:p w14:paraId="0DE5FDDF" w14:textId="1D9CE565" w:rsidR="00517768" w:rsidRPr="00673567" w:rsidRDefault="00745B55" w:rsidP="00673567">
      <w:pPr>
        <w:pStyle w:val="Code"/>
        <w:rPr>
          <w:highlight w:val="white"/>
        </w:rPr>
      </w:pPr>
      <w:r>
        <w:rPr>
          <w:highlight w:val="white"/>
        </w:rPr>
        <w:lastRenderedPageBreak/>
        <w:t xml:space="preserve">        </w:t>
      </w:r>
      <w:r w:rsidR="00517768" w:rsidRPr="00673567">
        <w:rPr>
          <w:highlight w:val="white"/>
        </w:rPr>
        <w:t xml:space="preserve">            Only_array_struct_or_union_can_be_initialized_by_a_list);</w:t>
      </w:r>
    </w:p>
    <w:p w14:paraId="4B491DF7" w14:textId="77777777" w:rsidR="00517768" w:rsidRPr="00673567" w:rsidRDefault="00517768" w:rsidP="00673567">
      <w:pPr>
        <w:pStyle w:val="Code"/>
        <w:rPr>
          <w:highlight w:val="white"/>
        </w:rPr>
      </w:pPr>
      <w:r w:rsidRPr="00673567">
        <w:rPr>
          <w:highlight w:val="white"/>
        </w:rPr>
        <w:t xml:space="preserve">        List&lt;object&gt; fromList = (List&lt;object&gt;) fromInitializer;</w:t>
      </w:r>
    </w:p>
    <w:p w14:paraId="4F0F7149" w14:textId="042E5715" w:rsidR="00517768" w:rsidRPr="00673567" w:rsidRDefault="008F4B53" w:rsidP="008F4B53">
      <w:pPr>
        <w:rPr>
          <w:highlight w:val="white"/>
        </w:rPr>
      </w:pPr>
      <w:r>
        <w:rPr>
          <w:highlight w:val="white"/>
        </w:rPr>
        <w:t>In case of an arry, we set the array size to the list size if undefined. If the array is defined, we check thet the list size does not exceed the array size.</w:t>
      </w:r>
    </w:p>
    <w:p w14:paraId="1E79CE38" w14:textId="77777777" w:rsidR="00517768" w:rsidRPr="00673567" w:rsidRDefault="00517768" w:rsidP="00673567">
      <w:pPr>
        <w:pStyle w:val="Code"/>
        <w:rPr>
          <w:highlight w:val="white"/>
        </w:rPr>
      </w:pPr>
      <w:r w:rsidRPr="00673567">
        <w:rPr>
          <w:highlight w:val="white"/>
        </w:rPr>
        <w:t xml:space="preserve">        switch (toType.Sort) {</w:t>
      </w:r>
    </w:p>
    <w:p w14:paraId="41E905DF" w14:textId="77777777" w:rsidR="00517768" w:rsidRPr="00673567" w:rsidRDefault="00517768" w:rsidP="00673567">
      <w:pPr>
        <w:pStyle w:val="Code"/>
        <w:rPr>
          <w:highlight w:val="white"/>
        </w:rPr>
      </w:pPr>
      <w:r w:rsidRPr="00673567">
        <w:rPr>
          <w:highlight w:val="white"/>
        </w:rPr>
        <w:t xml:space="preserve">          case Sort.Array: {</w:t>
      </w:r>
    </w:p>
    <w:p w14:paraId="23931973" w14:textId="77777777" w:rsidR="00517768" w:rsidRPr="00673567" w:rsidRDefault="00517768" w:rsidP="00673567">
      <w:pPr>
        <w:pStyle w:val="Code"/>
        <w:rPr>
          <w:highlight w:val="white"/>
        </w:rPr>
      </w:pPr>
      <w:r w:rsidRPr="00673567">
        <w:rPr>
          <w:highlight w:val="white"/>
        </w:rPr>
        <w:t xml:space="preserve">              fromList = ModifyInitializer.ModifyArray(toType, fromList);</w:t>
      </w:r>
    </w:p>
    <w:p w14:paraId="5D4417A8" w14:textId="77777777" w:rsidR="00517768" w:rsidRPr="00673567" w:rsidRDefault="00517768" w:rsidP="00673567">
      <w:pPr>
        <w:pStyle w:val="Code"/>
        <w:rPr>
          <w:highlight w:val="white"/>
        </w:rPr>
      </w:pPr>
    </w:p>
    <w:p w14:paraId="184C81CB" w14:textId="77777777" w:rsidR="00517768" w:rsidRPr="00673567" w:rsidRDefault="00517768" w:rsidP="00673567">
      <w:pPr>
        <w:pStyle w:val="Code"/>
        <w:rPr>
          <w:highlight w:val="white"/>
        </w:rPr>
      </w:pPr>
      <w:r w:rsidRPr="00673567">
        <w:rPr>
          <w:highlight w:val="white"/>
        </w:rPr>
        <w:t xml:space="preserve">              if (toType.ArraySize == 0) {</w:t>
      </w:r>
    </w:p>
    <w:p w14:paraId="4A1C0297" w14:textId="77777777" w:rsidR="00517768" w:rsidRPr="00673567" w:rsidRDefault="00517768" w:rsidP="00673567">
      <w:pPr>
        <w:pStyle w:val="Code"/>
        <w:rPr>
          <w:highlight w:val="white"/>
        </w:rPr>
      </w:pPr>
      <w:r w:rsidRPr="00673567">
        <w:rPr>
          <w:highlight w:val="white"/>
        </w:rPr>
        <w:t xml:space="preserve">                toType.ArraySize = fromList.Count;</w:t>
      </w:r>
    </w:p>
    <w:p w14:paraId="2F9C3D63" w14:textId="77777777" w:rsidR="00517768" w:rsidRPr="00673567" w:rsidRDefault="00517768" w:rsidP="00673567">
      <w:pPr>
        <w:pStyle w:val="Code"/>
        <w:rPr>
          <w:highlight w:val="white"/>
        </w:rPr>
      </w:pPr>
      <w:r w:rsidRPr="00673567">
        <w:rPr>
          <w:highlight w:val="white"/>
        </w:rPr>
        <w:t xml:space="preserve">              }</w:t>
      </w:r>
    </w:p>
    <w:p w14:paraId="17EBD356" w14:textId="77777777" w:rsidR="00517768" w:rsidRPr="00673567" w:rsidRDefault="00517768" w:rsidP="00673567">
      <w:pPr>
        <w:pStyle w:val="Code"/>
        <w:rPr>
          <w:highlight w:val="white"/>
        </w:rPr>
      </w:pPr>
      <w:r w:rsidRPr="00673567">
        <w:rPr>
          <w:highlight w:val="white"/>
        </w:rPr>
        <w:t xml:space="preserve">              else {</w:t>
      </w:r>
    </w:p>
    <w:p w14:paraId="4D1751F3" w14:textId="77777777" w:rsidR="00517768" w:rsidRPr="00673567" w:rsidRDefault="00517768" w:rsidP="00673567">
      <w:pPr>
        <w:pStyle w:val="Code"/>
        <w:rPr>
          <w:highlight w:val="white"/>
        </w:rPr>
      </w:pPr>
      <w:r w:rsidRPr="00673567">
        <w:rPr>
          <w:highlight w:val="white"/>
        </w:rPr>
        <w:t xml:space="preserve">                Assert.Error(fromList.Count &lt;= toType.ArraySize,</w:t>
      </w:r>
    </w:p>
    <w:p w14:paraId="12AFAA9A" w14:textId="77777777" w:rsidR="00517768" w:rsidRPr="00673567" w:rsidRDefault="00517768" w:rsidP="00673567">
      <w:pPr>
        <w:pStyle w:val="Code"/>
        <w:rPr>
          <w:highlight w:val="white"/>
        </w:rPr>
      </w:pPr>
      <w:r w:rsidRPr="00673567">
        <w:rPr>
          <w:highlight w:val="white"/>
        </w:rPr>
        <w:t xml:space="preserve">                             toType, Message.Too_many_initializers);</w:t>
      </w:r>
    </w:p>
    <w:p w14:paraId="783088D2" w14:textId="77777777" w:rsidR="00517768" w:rsidRPr="00673567" w:rsidRDefault="00517768" w:rsidP="00673567">
      <w:pPr>
        <w:pStyle w:val="Code"/>
        <w:rPr>
          <w:highlight w:val="white"/>
        </w:rPr>
      </w:pPr>
      <w:r w:rsidRPr="00673567">
        <w:rPr>
          <w:highlight w:val="white"/>
        </w:rPr>
        <w:t xml:space="preserve">              }</w:t>
      </w:r>
    </w:p>
    <w:p w14:paraId="78FDC6F0" w14:textId="72B4B994" w:rsidR="00517768" w:rsidRPr="00673567" w:rsidRDefault="00702DF4" w:rsidP="00702DF4">
      <w:pPr>
        <w:rPr>
          <w:highlight w:val="white"/>
        </w:rPr>
      </w:pPr>
      <w:r>
        <w:rPr>
          <w:highlight w:val="white"/>
        </w:rPr>
        <w:t xml:space="preserve">We iterate the array values and call </w:t>
      </w:r>
      <w:r w:rsidRPr="00702DF4">
        <w:rPr>
          <w:rStyle w:val="KeyWord0"/>
          <w:highlight w:val="white"/>
        </w:rPr>
        <w:t>GenerateStatic</w:t>
      </w:r>
      <w:r>
        <w:rPr>
          <w:highlight w:val="white"/>
        </w:rPr>
        <w:t xml:space="preserve"> for each value. In the static case we do not need to create index symbol since the code to be generated are ini</w:t>
      </w:r>
      <w:r w:rsidR="00141483">
        <w:rPr>
          <w:highlight w:val="white"/>
        </w:rPr>
        <w:t>tializations rather than assignments.</w:t>
      </w:r>
    </w:p>
    <w:p w14:paraId="3AC5DFB2" w14:textId="77777777" w:rsidR="00517768" w:rsidRPr="00673567" w:rsidRDefault="00517768" w:rsidP="00673567">
      <w:pPr>
        <w:pStyle w:val="Code"/>
        <w:rPr>
          <w:highlight w:val="white"/>
        </w:rPr>
      </w:pPr>
      <w:r w:rsidRPr="00673567">
        <w:rPr>
          <w:highlight w:val="white"/>
        </w:rPr>
        <w:t xml:space="preserve">              foreach (object value in fromList) {</w:t>
      </w:r>
    </w:p>
    <w:p w14:paraId="7247EC91" w14:textId="27605C30"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.AddRange(GenerateStatic(toType.ArrayType,</w:t>
      </w:r>
      <w:r w:rsidR="00183CBB">
        <w:rPr>
          <w:highlight w:val="white"/>
        </w:rPr>
        <w:t xml:space="preserve"> </w:t>
      </w:r>
      <w:r w:rsidRPr="00673567">
        <w:rPr>
          <w:highlight w:val="white"/>
        </w:rPr>
        <w:t>value));</w:t>
      </w:r>
    </w:p>
    <w:p w14:paraId="4C4B7109" w14:textId="77777777" w:rsidR="00517768" w:rsidRPr="00673567" w:rsidRDefault="00517768" w:rsidP="00673567">
      <w:pPr>
        <w:pStyle w:val="Code"/>
        <w:rPr>
          <w:highlight w:val="white"/>
        </w:rPr>
      </w:pPr>
      <w:r w:rsidRPr="00673567">
        <w:rPr>
          <w:highlight w:val="white"/>
        </w:rPr>
        <w:t xml:space="preserve">              }</w:t>
      </w:r>
    </w:p>
    <w:p w14:paraId="053C3194" w14:textId="7473FC84" w:rsidR="00517768" w:rsidRPr="00673567" w:rsidRDefault="00413341" w:rsidP="00413341">
      <w:pPr>
        <w:rPr>
          <w:highlight w:val="white"/>
        </w:rPr>
      </w:pPr>
      <w:r>
        <w:rPr>
          <w:highlight w:val="white"/>
        </w:rPr>
        <w:t xml:space="preserve">However, in the static case we must </w:t>
      </w:r>
      <w:r w:rsidR="003E2D06">
        <w:rPr>
          <w:highlight w:val="white"/>
        </w:rPr>
        <w:t xml:space="preserve">add an instruction for the </w:t>
      </w:r>
      <w:r w:rsidR="005432B8">
        <w:rPr>
          <w:highlight w:val="white"/>
        </w:rPr>
        <w:t>initializ</w:t>
      </w:r>
      <w:r w:rsidR="00C247CC">
        <w:rPr>
          <w:highlight w:val="white"/>
        </w:rPr>
        <w:t xml:space="preserve">ation of the </w:t>
      </w:r>
      <w:r w:rsidR="003E2D06">
        <w:rPr>
          <w:highlight w:val="white"/>
        </w:rPr>
        <w:t xml:space="preserve">potential </w:t>
      </w:r>
      <w:r w:rsidR="00C247CC">
        <w:rPr>
          <w:highlight w:val="white"/>
        </w:rPr>
        <w:t xml:space="preserve">remaining part of the array. The </w:t>
      </w:r>
      <w:r w:rsidR="00C247CC" w:rsidRPr="00C247CC">
        <w:rPr>
          <w:rStyle w:val="KeyWord0"/>
          <w:highlight w:val="white"/>
        </w:rPr>
        <w:t>InitializerZero</w:t>
      </w:r>
      <w:r w:rsidR="00C247CC">
        <w:rPr>
          <w:highlight w:val="white"/>
        </w:rPr>
        <w:t xml:space="preserve"> instruction adds a sequence of zero-bytes.</w:t>
      </w:r>
    </w:p>
    <w:p w14:paraId="71469CEE" w14:textId="77777777" w:rsidR="00517768" w:rsidRPr="00673567" w:rsidRDefault="00517768" w:rsidP="00673567">
      <w:pPr>
        <w:pStyle w:val="Code"/>
        <w:rPr>
          <w:highlight w:val="white"/>
        </w:rPr>
      </w:pPr>
      <w:r w:rsidRPr="00673567">
        <w:rPr>
          <w:highlight w:val="white"/>
        </w:rPr>
        <w:t xml:space="preserve">              int restSize = toType.Size() -</w:t>
      </w:r>
    </w:p>
    <w:p w14:paraId="3CFF5012" w14:textId="6BFDB121" w:rsidR="00517768" w:rsidRDefault="00517768" w:rsidP="00673567">
      <w:pPr>
        <w:pStyle w:val="Code"/>
        <w:rPr>
          <w:highlight w:val="white"/>
        </w:rPr>
      </w:pPr>
      <w:r w:rsidRPr="00673567">
        <w:rPr>
          <w:highlight w:val="white"/>
        </w:rPr>
        <w:t xml:space="preserve">                             (fromList.Count * toType.ArrayType.Size());</w:t>
      </w:r>
    </w:p>
    <w:p w14:paraId="0555C561" w14:textId="1BD28503" w:rsidR="008F1545" w:rsidRPr="00673567" w:rsidRDefault="008F1545" w:rsidP="00673567">
      <w:pPr>
        <w:pStyle w:val="Code"/>
        <w:rPr>
          <w:highlight w:val="white"/>
        </w:rPr>
      </w:pPr>
      <w:r>
        <w:rPr>
          <w:highlight w:val="white"/>
        </w:rPr>
        <w:t xml:space="preserve">              if (restSize &gt; 0)</w:t>
      </w:r>
      <w:r w:rsidR="00C505DE">
        <w:rPr>
          <w:highlight w:val="white"/>
        </w:rPr>
        <w:t xml:space="preserve"> {</w:t>
      </w:r>
    </w:p>
    <w:p w14:paraId="6E247443" w14:textId="483905CD" w:rsidR="00745B55" w:rsidRDefault="008F1545" w:rsidP="00673567">
      <w:pPr>
        <w:pStyle w:val="Code"/>
        <w:rPr>
          <w:highlight w:val="white"/>
        </w:rPr>
      </w:pPr>
      <w:r>
        <w:rPr>
          <w:highlight w:val="white"/>
        </w:rPr>
        <w:t xml:space="preserve">  </w:t>
      </w:r>
      <w:r w:rsidR="00517768" w:rsidRPr="00673567">
        <w:rPr>
          <w:highlight w:val="white"/>
        </w:rPr>
        <w:t xml:space="preserve">              </w:t>
      </w:r>
      <w:r w:rsidR="005F341E">
        <w:rPr>
          <w:highlight w:val="white"/>
        </w:rPr>
        <w:t>codeList</w:t>
      </w:r>
      <w:r w:rsidR="00517768" w:rsidRPr="00673567">
        <w:rPr>
          <w:highlight w:val="white"/>
        </w:rPr>
        <w:t>.Add(new MiddleCode(MiddleOperator.InitializerZero,</w:t>
      </w:r>
    </w:p>
    <w:p w14:paraId="4FEF93D8" w14:textId="4D8800A1" w:rsidR="00517768" w:rsidRDefault="00745B55" w:rsidP="00673567">
      <w:pPr>
        <w:pStyle w:val="Code"/>
        <w:rPr>
          <w:highlight w:val="white"/>
        </w:rPr>
      </w:pPr>
      <w:r>
        <w:rPr>
          <w:highlight w:val="white"/>
        </w:rPr>
        <w:t xml:space="preserve">  </w:t>
      </w:r>
      <w:r w:rsidR="008F1545">
        <w:rPr>
          <w:highlight w:val="white"/>
        </w:rPr>
        <w:t xml:space="preserve">  </w:t>
      </w:r>
      <w:r>
        <w:rPr>
          <w:highlight w:val="white"/>
        </w:rPr>
        <w:t xml:space="preserve">                                       </w:t>
      </w:r>
      <w:r w:rsidR="00517768" w:rsidRPr="00673567">
        <w:rPr>
          <w:highlight w:val="white"/>
        </w:rPr>
        <w:t xml:space="preserve"> restSize));</w:t>
      </w:r>
    </w:p>
    <w:p w14:paraId="758D0FE7" w14:textId="25EEC6F6" w:rsidR="008F1545" w:rsidRPr="00673567" w:rsidRDefault="008F1545" w:rsidP="00673567">
      <w:pPr>
        <w:pStyle w:val="Code"/>
        <w:rPr>
          <w:highlight w:val="white"/>
        </w:rPr>
      </w:pPr>
      <w:r>
        <w:rPr>
          <w:highlight w:val="white"/>
        </w:rPr>
        <w:t xml:space="preserve">              }</w:t>
      </w:r>
    </w:p>
    <w:p w14:paraId="350794F8" w14:textId="77777777" w:rsidR="00517768" w:rsidRPr="00673567" w:rsidRDefault="00517768" w:rsidP="00673567">
      <w:pPr>
        <w:pStyle w:val="Code"/>
        <w:rPr>
          <w:highlight w:val="white"/>
        </w:rPr>
      </w:pPr>
      <w:r w:rsidRPr="00673567">
        <w:rPr>
          <w:highlight w:val="white"/>
        </w:rPr>
        <w:t xml:space="preserve">            }</w:t>
      </w:r>
    </w:p>
    <w:p w14:paraId="7EEABD37" w14:textId="77777777" w:rsidR="00517768" w:rsidRPr="00673567" w:rsidRDefault="00517768" w:rsidP="00673567">
      <w:pPr>
        <w:pStyle w:val="Code"/>
        <w:rPr>
          <w:highlight w:val="white"/>
        </w:rPr>
      </w:pPr>
      <w:r w:rsidRPr="00673567">
        <w:rPr>
          <w:highlight w:val="white"/>
        </w:rPr>
        <w:t xml:space="preserve">            break;</w:t>
      </w:r>
    </w:p>
    <w:p w14:paraId="0E69DFFE" w14:textId="3937E26E" w:rsidR="00517768" w:rsidRPr="00673567" w:rsidRDefault="00C247CC" w:rsidP="005E3D58">
      <w:pPr>
        <w:rPr>
          <w:highlight w:val="white"/>
        </w:rPr>
      </w:pPr>
      <w:r>
        <w:rPr>
          <w:highlight w:val="white"/>
        </w:rPr>
        <w:t xml:space="preserve">Like the auto case, </w:t>
      </w:r>
      <w:r w:rsidR="00871BCE">
        <w:rPr>
          <w:highlight w:val="white"/>
        </w:rPr>
        <w:t>the initializer list size must not exceed the number of members in a struct. The initializer list must hold exactly one element in case of a union.</w:t>
      </w:r>
      <w:r w:rsidR="00517768" w:rsidRPr="00673567">
        <w:rPr>
          <w:highlight w:val="white"/>
        </w:rPr>
        <w:t xml:space="preserve">          </w:t>
      </w:r>
    </w:p>
    <w:p w14:paraId="0EC2D43D" w14:textId="77777777" w:rsidR="00517768" w:rsidRPr="00673567" w:rsidRDefault="00517768" w:rsidP="00673567">
      <w:pPr>
        <w:pStyle w:val="Code"/>
        <w:rPr>
          <w:highlight w:val="white"/>
        </w:rPr>
      </w:pPr>
      <w:r w:rsidRPr="00673567">
        <w:rPr>
          <w:highlight w:val="white"/>
        </w:rPr>
        <w:t xml:space="preserve">          case Sort.Struct:</w:t>
      </w:r>
    </w:p>
    <w:p w14:paraId="6354EE24" w14:textId="77777777" w:rsidR="00517768" w:rsidRPr="00673567" w:rsidRDefault="00517768" w:rsidP="00673567">
      <w:pPr>
        <w:pStyle w:val="Code"/>
        <w:rPr>
          <w:highlight w:val="white"/>
        </w:rPr>
      </w:pPr>
      <w:r w:rsidRPr="00673567">
        <w:rPr>
          <w:highlight w:val="white"/>
        </w:rPr>
        <w:t xml:space="preserve">          case Sort.Union: {</w:t>
      </w:r>
    </w:p>
    <w:p w14:paraId="4C40CDF1" w14:textId="77777777" w:rsidR="00517768" w:rsidRPr="00673567" w:rsidRDefault="00517768" w:rsidP="00673567">
      <w:pPr>
        <w:pStyle w:val="Code"/>
        <w:rPr>
          <w:highlight w:val="white"/>
        </w:rPr>
      </w:pPr>
      <w:r w:rsidRPr="00673567">
        <w:rPr>
          <w:highlight w:val="white"/>
        </w:rPr>
        <w:t xml:space="preserve">              IDictionary&lt;string,Symbol&gt; memberMap = toType.MemberMap;</w:t>
      </w:r>
    </w:p>
    <w:p w14:paraId="09D79284" w14:textId="77777777" w:rsidR="005F341E" w:rsidRDefault="00517768" w:rsidP="00673567">
      <w:pPr>
        <w:pStyle w:val="Code"/>
        <w:rPr>
          <w:highlight w:val="white"/>
        </w:rPr>
      </w:pPr>
      <w:r w:rsidRPr="00673567">
        <w:rPr>
          <w:highlight w:val="white"/>
        </w:rPr>
        <w:t xml:space="preserve">              Assert.Error((toType.IsStruct() &amp;&amp;</w:t>
      </w:r>
    </w:p>
    <w:p w14:paraId="6D2981D8" w14:textId="6ED793B7" w:rsidR="00517768" w:rsidRPr="00673567" w:rsidRDefault="005F341E" w:rsidP="00673567">
      <w:pPr>
        <w:pStyle w:val="Code"/>
        <w:rPr>
          <w:highlight w:val="white"/>
        </w:rPr>
      </w:pPr>
      <w:r>
        <w:rPr>
          <w:highlight w:val="white"/>
        </w:rPr>
        <w:t xml:space="preserve">                          </w:t>
      </w:r>
      <w:r w:rsidR="00517768" w:rsidRPr="00673567">
        <w:rPr>
          <w:highlight w:val="white"/>
        </w:rPr>
        <w:t xml:space="preserve"> (fromList.Count &lt;= memberMap.Count)) ||</w:t>
      </w:r>
    </w:p>
    <w:p w14:paraId="6C673FDD" w14:textId="77777777" w:rsidR="00517768" w:rsidRPr="00673567" w:rsidRDefault="00517768" w:rsidP="00673567">
      <w:pPr>
        <w:pStyle w:val="Code"/>
        <w:rPr>
          <w:highlight w:val="white"/>
        </w:rPr>
      </w:pPr>
      <w:r w:rsidRPr="00673567">
        <w:rPr>
          <w:highlight w:val="white"/>
        </w:rPr>
        <w:t xml:space="preserve">                           (toType.IsUnion() &amp;&amp; (fromList.Count == 1)),</w:t>
      </w:r>
    </w:p>
    <w:p w14:paraId="5009FFFD" w14:textId="77777777" w:rsidR="00517768" w:rsidRPr="00673567" w:rsidRDefault="00517768" w:rsidP="00673567">
      <w:pPr>
        <w:pStyle w:val="Code"/>
        <w:rPr>
          <w:highlight w:val="white"/>
        </w:rPr>
      </w:pPr>
      <w:r w:rsidRPr="00673567">
        <w:rPr>
          <w:highlight w:val="white"/>
        </w:rPr>
        <w:t xml:space="preserve">                           toType, Message.Too_many_initializers);</w:t>
      </w:r>
    </w:p>
    <w:p w14:paraId="2AAE6CBF" w14:textId="7EDC3869" w:rsidR="00517768" w:rsidRPr="00673567" w:rsidRDefault="0040348D" w:rsidP="00A72459">
      <w:pPr>
        <w:rPr>
          <w:highlight w:val="white"/>
        </w:rPr>
      </w:pPr>
      <w:r>
        <w:rPr>
          <w:highlight w:val="white"/>
        </w:rPr>
        <w:t xml:space="preserve">Like the auto case, we iterate </w:t>
      </w:r>
      <w:r w:rsidR="00A72459">
        <w:rPr>
          <w:highlight w:val="white"/>
        </w:rPr>
        <w:t xml:space="preserve">throught the inielization list and call </w:t>
      </w:r>
      <w:r w:rsidR="00A72459" w:rsidRPr="00A72459">
        <w:rPr>
          <w:rStyle w:val="KeyWord0"/>
          <w:highlight w:val="white"/>
        </w:rPr>
        <w:t>GenerateStatic</w:t>
      </w:r>
      <w:r w:rsidR="00A72459">
        <w:rPr>
          <w:highlight w:val="white"/>
        </w:rPr>
        <w:t xml:space="preserve"> recursivly for each element in the list.</w:t>
      </w:r>
      <w:r w:rsidR="00ED00DF">
        <w:rPr>
          <w:highlight w:val="white"/>
        </w:rPr>
        <w:t xml:space="preserve"> However, in the static case we must sum the size of the </w:t>
      </w:r>
      <w:r w:rsidR="000C5C3E">
        <w:rPr>
          <w:highlight w:val="white"/>
        </w:rPr>
        <w:t>initializer list</w:t>
      </w:r>
      <w:r w:rsidR="00BA6140">
        <w:rPr>
          <w:highlight w:val="white"/>
        </w:rPr>
        <w:t xml:space="preserve"> in order to add zero</w:t>
      </w:r>
      <w:r w:rsidR="00FE2F4F">
        <w:rPr>
          <w:highlight w:val="white"/>
        </w:rPr>
        <w:t>-bytes if the list does not cover the struct or union.</w:t>
      </w:r>
    </w:p>
    <w:p w14:paraId="008E9B14" w14:textId="77777777" w:rsidR="00517768" w:rsidRPr="00673567" w:rsidRDefault="00517768" w:rsidP="00673567">
      <w:pPr>
        <w:pStyle w:val="Code"/>
        <w:rPr>
          <w:highlight w:val="white"/>
        </w:rPr>
      </w:pPr>
      <w:r w:rsidRPr="00673567">
        <w:rPr>
          <w:highlight w:val="white"/>
        </w:rPr>
        <w:t xml:space="preserve">              int size = 0;</w:t>
      </w:r>
    </w:p>
    <w:p w14:paraId="2F9228ED" w14:textId="77777777" w:rsidR="005F341E" w:rsidRDefault="00517768" w:rsidP="00673567">
      <w:pPr>
        <w:pStyle w:val="Code"/>
        <w:rPr>
          <w:highlight w:val="white"/>
        </w:rPr>
      </w:pPr>
      <w:r w:rsidRPr="00673567">
        <w:rPr>
          <w:highlight w:val="white"/>
        </w:rPr>
        <w:t xml:space="preserve">              IEnumerator&lt;Symbol&gt; enumerator =</w:t>
      </w:r>
    </w:p>
    <w:p w14:paraId="79E010E0" w14:textId="176477C2" w:rsidR="00517768" w:rsidRPr="00673567" w:rsidRDefault="005F341E" w:rsidP="00673567">
      <w:pPr>
        <w:pStyle w:val="Code"/>
        <w:rPr>
          <w:highlight w:val="white"/>
        </w:rPr>
      </w:pPr>
      <w:r>
        <w:rPr>
          <w:highlight w:val="white"/>
        </w:rPr>
        <w:t xml:space="preserve">               </w:t>
      </w:r>
      <w:r w:rsidR="00517768" w:rsidRPr="00673567">
        <w:rPr>
          <w:highlight w:val="white"/>
        </w:rPr>
        <w:t xml:space="preserve"> memberMap.Values.GetEnumerator();</w:t>
      </w:r>
    </w:p>
    <w:p w14:paraId="23F44D93" w14:textId="77777777" w:rsidR="00517768" w:rsidRPr="00673567" w:rsidRDefault="00517768" w:rsidP="00673567">
      <w:pPr>
        <w:pStyle w:val="Code"/>
        <w:rPr>
          <w:highlight w:val="white"/>
        </w:rPr>
      </w:pPr>
      <w:r w:rsidRPr="00673567">
        <w:rPr>
          <w:highlight w:val="white"/>
        </w:rPr>
        <w:t xml:space="preserve">              foreach (object fromInitializor in fromList) {</w:t>
      </w:r>
    </w:p>
    <w:p w14:paraId="6E50CA81" w14:textId="77777777" w:rsidR="00517768" w:rsidRPr="00673567" w:rsidRDefault="00517768" w:rsidP="00673567">
      <w:pPr>
        <w:pStyle w:val="Code"/>
        <w:rPr>
          <w:highlight w:val="white"/>
        </w:rPr>
      </w:pPr>
      <w:r w:rsidRPr="00673567">
        <w:rPr>
          <w:highlight w:val="white"/>
        </w:rPr>
        <w:t xml:space="preserve">                enumerator.MoveNext();</w:t>
      </w:r>
    </w:p>
    <w:p w14:paraId="2C75A95B" w14:textId="77777777" w:rsidR="00517768" w:rsidRPr="00673567" w:rsidRDefault="00517768" w:rsidP="00673567">
      <w:pPr>
        <w:pStyle w:val="Code"/>
        <w:rPr>
          <w:highlight w:val="white"/>
        </w:rPr>
      </w:pPr>
      <w:r w:rsidRPr="00673567">
        <w:rPr>
          <w:highlight w:val="white"/>
        </w:rPr>
        <w:t xml:space="preserve">                Symbol memberSymbol = enumerator.Current;</w:t>
      </w:r>
    </w:p>
    <w:p w14:paraId="38EED084" w14:textId="76E3466E"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.AddRange(GenerateStatic(memberSymbol.Type,</w:t>
      </w:r>
    </w:p>
    <w:p w14:paraId="3CC2243B" w14:textId="5330EE37" w:rsidR="00517768" w:rsidRPr="00673567" w:rsidRDefault="00517768" w:rsidP="00673567">
      <w:pPr>
        <w:pStyle w:val="Code"/>
        <w:rPr>
          <w:highlight w:val="white"/>
        </w:rPr>
      </w:pPr>
      <w:r w:rsidRPr="00673567">
        <w:rPr>
          <w:highlight w:val="white"/>
        </w:rPr>
        <w:lastRenderedPageBreak/>
        <w:t xml:space="preserve">                                 </w:t>
      </w:r>
      <w:r w:rsidR="0029586B">
        <w:rPr>
          <w:highlight w:val="white"/>
        </w:rPr>
        <w:t xml:space="preserve">               </w:t>
      </w:r>
      <w:r w:rsidRPr="00673567">
        <w:rPr>
          <w:highlight w:val="white"/>
        </w:rPr>
        <w:t xml:space="preserve"> fromInitializor));</w:t>
      </w:r>
    </w:p>
    <w:p w14:paraId="7EF4C1D3" w14:textId="77777777" w:rsidR="00517768" w:rsidRPr="00673567" w:rsidRDefault="00517768" w:rsidP="00673567">
      <w:pPr>
        <w:pStyle w:val="Code"/>
        <w:rPr>
          <w:highlight w:val="white"/>
        </w:rPr>
      </w:pPr>
      <w:r w:rsidRPr="00673567">
        <w:rPr>
          <w:highlight w:val="white"/>
        </w:rPr>
        <w:t xml:space="preserve">                size += memberSymbol.Type.Size();</w:t>
      </w:r>
    </w:p>
    <w:p w14:paraId="0EBCA60E" w14:textId="77777777" w:rsidR="00517768" w:rsidRPr="00673567" w:rsidRDefault="00517768" w:rsidP="00673567">
      <w:pPr>
        <w:pStyle w:val="Code"/>
        <w:rPr>
          <w:highlight w:val="white"/>
        </w:rPr>
      </w:pPr>
      <w:r w:rsidRPr="00673567">
        <w:rPr>
          <w:highlight w:val="white"/>
        </w:rPr>
        <w:t xml:space="preserve">              }</w:t>
      </w:r>
    </w:p>
    <w:p w14:paraId="763B17DC" w14:textId="77777777" w:rsidR="00517768" w:rsidRPr="00673567" w:rsidRDefault="00517768" w:rsidP="00673567">
      <w:pPr>
        <w:pStyle w:val="Code"/>
        <w:rPr>
          <w:highlight w:val="white"/>
        </w:rPr>
      </w:pPr>
    </w:p>
    <w:p w14:paraId="540F5CA4" w14:textId="77777777" w:rsidR="00517768" w:rsidRPr="00673567" w:rsidRDefault="00517768" w:rsidP="00673567">
      <w:pPr>
        <w:pStyle w:val="Code"/>
        <w:rPr>
          <w:highlight w:val="white"/>
        </w:rPr>
      </w:pPr>
      <w:r w:rsidRPr="00673567">
        <w:rPr>
          <w:highlight w:val="white"/>
        </w:rPr>
        <w:t xml:space="preserve">              int restSize = toType.Size() - size;</w:t>
      </w:r>
    </w:p>
    <w:p w14:paraId="2DAE12A0" w14:textId="77777777" w:rsidR="00C505DE" w:rsidRPr="00673567" w:rsidRDefault="00C505DE" w:rsidP="00C505DE">
      <w:pPr>
        <w:pStyle w:val="Code"/>
        <w:rPr>
          <w:highlight w:val="white"/>
        </w:rPr>
      </w:pPr>
      <w:r>
        <w:rPr>
          <w:highlight w:val="white"/>
        </w:rPr>
        <w:t xml:space="preserve">              if (restSize &gt; 0) {</w:t>
      </w:r>
    </w:p>
    <w:p w14:paraId="0A0D42C5" w14:textId="77777777" w:rsidR="00C505DE" w:rsidRDefault="00C505DE" w:rsidP="00C505DE">
      <w:pPr>
        <w:pStyle w:val="Code"/>
        <w:rPr>
          <w:highlight w:val="white"/>
        </w:rPr>
      </w:pPr>
      <w:r>
        <w:rPr>
          <w:highlight w:val="white"/>
        </w:rPr>
        <w:t xml:space="preserve">  </w:t>
      </w:r>
      <w:r w:rsidRPr="00673567">
        <w:rPr>
          <w:highlight w:val="white"/>
        </w:rPr>
        <w:t xml:space="preserve">              </w:t>
      </w:r>
      <w:r>
        <w:rPr>
          <w:highlight w:val="white"/>
        </w:rPr>
        <w:t>codeList</w:t>
      </w:r>
      <w:r w:rsidRPr="00673567">
        <w:rPr>
          <w:highlight w:val="white"/>
        </w:rPr>
        <w:t>.Add(new MiddleCode(MiddleOperator.InitializerZero,</w:t>
      </w:r>
    </w:p>
    <w:p w14:paraId="39C72D59" w14:textId="77777777" w:rsidR="00C505DE" w:rsidRDefault="00C505DE" w:rsidP="00C505DE">
      <w:pPr>
        <w:pStyle w:val="Code"/>
        <w:rPr>
          <w:highlight w:val="white"/>
        </w:rPr>
      </w:pPr>
      <w:r>
        <w:rPr>
          <w:highlight w:val="white"/>
        </w:rPr>
        <w:t xml:space="preserve">                                           </w:t>
      </w:r>
      <w:r w:rsidRPr="00673567">
        <w:rPr>
          <w:highlight w:val="white"/>
        </w:rPr>
        <w:t xml:space="preserve"> restSize));</w:t>
      </w:r>
    </w:p>
    <w:p w14:paraId="29238880" w14:textId="77777777" w:rsidR="00C505DE" w:rsidRPr="00673567" w:rsidRDefault="00C505DE" w:rsidP="00C505DE">
      <w:pPr>
        <w:pStyle w:val="Code"/>
        <w:rPr>
          <w:highlight w:val="white"/>
        </w:rPr>
      </w:pPr>
      <w:r>
        <w:rPr>
          <w:highlight w:val="white"/>
        </w:rPr>
        <w:t xml:space="preserve">              }</w:t>
      </w:r>
    </w:p>
    <w:p w14:paraId="763378E8" w14:textId="77777777" w:rsidR="00517768" w:rsidRPr="00673567" w:rsidRDefault="00517768" w:rsidP="00673567">
      <w:pPr>
        <w:pStyle w:val="Code"/>
        <w:rPr>
          <w:highlight w:val="white"/>
        </w:rPr>
      </w:pPr>
      <w:r w:rsidRPr="00673567">
        <w:rPr>
          <w:highlight w:val="white"/>
        </w:rPr>
        <w:t xml:space="preserve">            }</w:t>
      </w:r>
    </w:p>
    <w:p w14:paraId="2FB243D6" w14:textId="77777777" w:rsidR="00517768" w:rsidRPr="00673567" w:rsidRDefault="00517768" w:rsidP="00673567">
      <w:pPr>
        <w:pStyle w:val="Code"/>
        <w:rPr>
          <w:highlight w:val="white"/>
        </w:rPr>
      </w:pPr>
      <w:r w:rsidRPr="00673567">
        <w:rPr>
          <w:highlight w:val="white"/>
        </w:rPr>
        <w:t xml:space="preserve">            break;</w:t>
      </w:r>
    </w:p>
    <w:p w14:paraId="64E12B0D" w14:textId="77777777" w:rsidR="00517768" w:rsidRPr="00673567" w:rsidRDefault="00517768" w:rsidP="00673567">
      <w:pPr>
        <w:pStyle w:val="Code"/>
        <w:rPr>
          <w:highlight w:val="white"/>
        </w:rPr>
      </w:pPr>
      <w:r w:rsidRPr="00673567">
        <w:rPr>
          <w:highlight w:val="white"/>
        </w:rPr>
        <w:t xml:space="preserve">        }</w:t>
      </w:r>
    </w:p>
    <w:p w14:paraId="2D3D8869" w14:textId="77777777" w:rsidR="00517768" w:rsidRPr="00673567" w:rsidRDefault="00517768" w:rsidP="00673567">
      <w:pPr>
        <w:pStyle w:val="Code"/>
        <w:rPr>
          <w:highlight w:val="white"/>
        </w:rPr>
      </w:pPr>
      <w:r w:rsidRPr="00673567">
        <w:rPr>
          <w:highlight w:val="white"/>
        </w:rPr>
        <w:t xml:space="preserve">      }</w:t>
      </w:r>
    </w:p>
    <w:p w14:paraId="2CA6F332" w14:textId="77777777" w:rsidR="00517768" w:rsidRPr="00673567" w:rsidRDefault="00517768" w:rsidP="00673567">
      <w:pPr>
        <w:pStyle w:val="Code"/>
        <w:rPr>
          <w:highlight w:val="white"/>
        </w:rPr>
      </w:pPr>
    </w:p>
    <w:p w14:paraId="1BCC90D8" w14:textId="75D33EE1" w:rsidR="00517768" w:rsidRPr="00673567" w:rsidRDefault="00517768" w:rsidP="00673567">
      <w:pPr>
        <w:pStyle w:val="Code"/>
        <w:rPr>
          <w:highlight w:val="white"/>
        </w:rPr>
      </w:pPr>
      <w:r w:rsidRPr="00673567">
        <w:rPr>
          <w:highlight w:val="white"/>
        </w:rPr>
        <w:t xml:space="preserve">      return </w:t>
      </w:r>
      <w:r w:rsidR="005F341E">
        <w:rPr>
          <w:highlight w:val="white"/>
        </w:rPr>
        <w:t>codeList</w:t>
      </w:r>
      <w:r w:rsidRPr="00673567">
        <w:rPr>
          <w:highlight w:val="white"/>
        </w:rPr>
        <w:t>;</w:t>
      </w:r>
    </w:p>
    <w:p w14:paraId="11DD737B" w14:textId="77777777" w:rsidR="00517768" w:rsidRPr="00673567" w:rsidRDefault="00517768" w:rsidP="00673567">
      <w:pPr>
        <w:pStyle w:val="Code"/>
        <w:rPr>
          <w:highlight w:val="white"/>
        </w:rPr>
      </w:pPr>
      <w:r w:rsidRPr="00673567">
        <w:rPr>
          <w:highlight w:val="white"/>
        </w:rPr>
        <w:t xml:space="preserve">    }</w:t>
      </w:r>
    </w:p>
    <w:p w14:paraId="77A3F452" w14:textId="77777777" w:rsidR="00517768" w:rsidRPr="00673567" w:rsidRDefault="00517768" w:rsidP="00673567">
      <w:pPr>
        <w:pStyle w:val="Code"/>
        <w:rPr>
          <w:highlight w:val="white"/>
        </w:rPr>
      </w:pPr>
      <w:r w:rsidRPr="00673567">
        <w:rPr>
          <w:highlight w:val="white"/>
        </w:rPr>
        <w:t xml:space="preserve">  }</w:t>
      </w:r>
    </w:p>
    <w:p w14:paraId="67E0E84B" w14:textId="77777777" w:rsidR="00517768" w:rsidRPr="00673567" w:rsidRDefault="00517768" w:rsidP="00673567">
      <w:pPr>
        <w:pStyle w:val="Code"/>
        <w:rPr>
          <w:highlight w:val="white"/>
        </w:rPr>
      </w:pPr>
      <w:r w:rsidRPr="00673567">
        <w:rPr>
          <w:highlight w:val="white"/>
        </w:rPr>
        <w:t>}</w:t>
      </w:r>
    </w:p>
    <w:p w14:paraId="5D390C88" w14:textId="3CE0D8A9" w:rsidR="00905979" w:rsidRPr="001C38A9" w:rsidRDefault="00BC2B71" w:rsidP="00BC2B71">
      <w:r>
        <w:rPr>
          <w:highlight w:val="white"/>
          <w:lang w:val="sv-SE"/>
        </w:rPr>
        <w:t xml:space="preserve">The </w:t>
      </w:r>
      <w:r w:rsidRPr="00BC2B71">
        <w:rPr>
          <w:rStyle w:val="KeyWord0"/>
          <w:highlight w:val="white"/>
        </w:rPr>
        <w:t>ModifyInitializer</w:t>
      </w:r>
      <w:r>
        <w:rPr>
          <w:lang w:val="sv-SE"/>
        </w:rPr>
        <w:t xml:space="preserve"> class </w:t>
      </w:r>
      <w:r w:rsidR="00905979">
        <w:rPr>
          <w:lang w:val="sv-SE"/>
        </w:rPr>
        <w:t>changes an initialzation list into the form of the defined type. For instance:</w:t>
      </w:r>
      <w:r w:rsidR="00905979" w:rsidRPr="001C38A9">
        <w:t xml:space="preserve"> </w:t>
      </w:r>
      <w:r w:rsidR="00905979" w:rsidRPr="001C38A9">
        <w:rPr>
          <w:rStyle w:val="KeyWord0"/>
        </w:rPr>
        <w:t>int</w:t>
      </w:r>
      <w:r w:rsidR="00905979" w:rsidRPr="001C38A9">
        <w:t xml:space="preserve"> </w:t>
      </w:r>
      <w:r w:rsidR="00905979" w:rsidRPr="001C38A9">
        <w:rPr>
          <w:rStyle w:val="KeyWord0"/>
        </w:rPr>
        <w:t>[3][2]</w:t>
      </w:r>
      <w:r w:rsidR="00905979" w:rsidRPr="001C38A9">
        <w:t xml:space="preserve"> </w:t>
      </w:r>
      <w:r w:rsidR="00905979" w:rsidRPr="001C38A9">
        <w:rPr>
          <w:rStyle w:val="KeyWord0"/>
        </w:rPr>
        <w:t>=</w:t>
      </w:r>
      <w:r w:rsidR="00905979" w:rsidRPr="001C38A9">
        <w:t xml:space="preserve"> </w:t>
      </w:r>
      <w:r w:rsidR="00905979" w:rsidRPr="001C38A9">
        <w:rPr>
          <w:rStyle w:val="KeyWord0"/>
        </w:rPr>
        <w:t>{1,</w:t>
      </w:r>
      <w:r w:rsidR="00905979" w:rsidRPr="001C38A9">
        <w:t xml:space="preserve"> </w:t>
      </w:r>
      <w:r w:rsidR="00905979" w:rsidRPr="001C38A9">
        <w:rPr>
          <w:rStyle w:val="KeyWord0"/>
        </w:rPr>
        <w:t>2,</w:t>
      </w:r>
      <w:r w:rsidR="00905979" w:rsidRPr="001C38A9">
        <w:t xml:space="preserve"> </w:t>
      </w:r>
      <w:r w:rsidR="00905979" w:rsidRPr="001C38A9">
        <w:rPr>
          <w:rStyle w:val="KeyWord0"/>
        </w:rPr>
        <w:t>3,</w:t>
      </w:r>
      <w:r w:rsidR="00905979" w:rsidRPr="001C38A9">
        <w:t xml:space="preserve"> </w:t>
      </w:r>
      <w:r w:rsidR="00905979" w:rsidRPr="001C38A9">
        <w:rPr>
          <w:rStyle w:val="KeyWord0"/>
        </w:rPr>
        <w:t>4,</w:t>
      </w:r>
      <w:r w:rsidR="00905979" w:rsidRPr="001C38A9">
        <w:t xml:space="preserve"> </w:t>
      </w:r>
      <w:r w:rsidR="00905979" w:rsidRPr="001C38A9">
        <w:rPr>
          <w:rStyle w:val="KeyWord0"/>
        </w:rPr>
        <w:t>5,</w:t>
      </w:r>
      <w:r w:rsidR="00905979" w:rsidRPr="001C38A9">
        <w:t xml:space="preserve"> </w:t>
      </w:r>
      <w:r w:rsidR="00905979" w:rsidRPr="001C38A9">
        <w:rPr>
          <w:rStyle w:val="KeyWord0"/>
        </w:rPr>
        <w:t>6}</w:t>
      </w:r>
      <w:r w:rsidR="00905979" w:rsidRPr="001C38A9">
        <w:t xml:space="preserve"> is changed to </w:t>
      </w:r>
      <w:r w:rsidR="00905979" w:rsidRPr="001C38A9">
        <w:rPr>
          <w:rStyle w:val="KeyWord0"/>
        </w:rPr>
        <w:t>int</w:t>
      </w:r>
      <w:r w:rsidR="00905979" w:rsidRPr="001C38A9">
        <w:t xml:space="preserve"> </w:t>
      </w:r>
      <w:r w:rsidR="00905979" w:rsidRPr="001C38A9">
        <w:rPr>
          <w:rStyle w:val="KeyWord0"/>
        </w:rPr>
        <w:t>[3][2]</w:t>
      </w:r>
      <w:r w:rsidR="00905979" w:rsidRPr="001C38A9">
        <w:t xml:space="preserve"> </w:t>
      </w:r>
      <w:r w:rsidR="00905979" w:rsidRPr="001C38A9">
        <w:rPr>
          <w:rStyle w:val="KeyWord0"/>
        </w:rPr>
        <w:t>=</w:t>
      </w:r>
      <w:r w:rsidR="00905979" w:rsidRPr="001C38A9">
        <w:t xml:space="preserve"> </w:t>
      </w:r>
      <w:r w:rsidR="00905979" w:rsidRPr="001C38A9">
        <w:rPr>
          <w:rStyle w:val="KeyWord0"/>
        </w:rPr>
        <w:t>{{1,</w:t>
      </w:r>
      <w:r w:rsidR="00905979" w:rsidRPr="001C38A9">
        <w:t xml:space="preserve"> </w:t>
      </w:r>
      <w:r w:rsidR="00905979" w:rsidRPr="001C38A9">
        <w:rPr>
          <w:rStyle w:val="KeyWord0"/>
        </w:rPr>
        <w:t>2</w:t>
      </w:r>
      <w:r w:rsidR="00513297" w:rsidRPr="001C38A9">
        <w:rPr>
          <w:rStyle w:val="KeyWord0"/>
        </w:rPr>
        <w:t>}</w:t>
      </w:r>
      <w:r w:rsidR="00905979" w:rsidRPr="001C38A9">
        <w:rPr>
          <w:rStyle w:val="KeyWord0"/>
        </w:rPr>
        <w:t>,</w:t>
      </w:r>
      <w:r w:rsidR="00905979" w:rsidRPr="001C38A9">
        <w:t xml:space="preserve"> </w:t>
      </w:r>
      <w:r w:rsidR="00513297" w:rsidRPr="001C38A9">
        <w:rPr>
          <w:rStyle w:val="KeyWord0"/>
        </w:rPr>
        <w:t>{</w:t>
      </w:r>
      <w:r w:rsidR="00905979" w:rsidRPr="001C38A9">
        <w:rPr>
          <w:rStyle w:val="KeyWord0"/>
        </w:rPr>
        <w:t>3,</w:t>
      </w:r>
      <w:r w:rsidR="00905979" w:rsidRPr="001C38A9">
        <w:t xml:space="preserve"> </w:t>
      </w:r>
      <w:r w:rsidR="00905979" w:rsidRPr="001C38A9">
        <w:rPr>
          <w:rStyle w:val="KeyWord0"/>
        </w:rPr>
        <w:t>4</w:t>
      </w:r>
      <w:r w:rsidR="00513297" w:rsidRPr="001C38A9">
        <w:rPr>
          <w:rStyle w:val="KeyWord0"/>
        </w:rPr>
        <w:t>}</w:t>
      </w:r>
      <w:r w:rsidR="00905979" w:rsidRPr="001C38A9">
        <w:rPr>
          <w:rStyle w:val="KeyWord0"/>
        </w:rPr>
        <w:t>,</w:t>
      </w:r>
      <w:r w:rsidR="00905979" w:rsidRPr="001C38A9">
        <w:t xml:space="preserve"> </w:t>
      </w:r>
      <w:r w:rsidR="00513297" w:rsidRPr="001C38A9">
        <w:rPr>
          <w:rStyle w:val="KeyWord0"/>
        </w:rPr>
        <w:t>{</w:t>
      </w:r>
      <w:r w:rsidR="00905979" w:rsidRPr="001C38A9">
        <w:rPr>
          <w:rStyle w:val="KeyWord0"/>
        </w:rPr>
        <w:t>5,</w:t>
      </w:r>
      <w:r w:rsidR="00905979" w:rsidRPr="001C38A9">
        <w:t xml:space="preserve"> </w:t>
      </w:r>
      <w:r w:rsidR="00905979" w:rsidRPr="001C38A9">
        <w:rPr>
          <w:rStyle w:val="KeyWord0"/>
        </w:rPr>
        <w:t>6</w:t>
      </w:r>
      <w:r w:rsidR="00513297" w:rsidRPr="001C38A9">
        <w:rPr>
          <w:rStyle w:val="KeyWord0"/>
        </w:rPr>
        <w:t>}}</w:t>
      </w:r>
      <w:r w:rsidR="004E62C3" w:rsidRPr="001C38A9">
        <w:t>.</w:t>
      </w:r>
    </w:p>
    <w:p w14:paraId="6B72D4A8" w14:textId="46F218F5" w:rsidR="00C51B49" w:rsidRDefault="00C51B49" w:rsidP="006C2C63">
      <w:pPr>
        <w:pStyle w:val="CodeHeader"/>
        <w:rPr>
          <w:lang w:val="sv-SE"/>
        </w:rPr>
      </w:pPr>
      <w:r>
        <w:rPr>
          <w:highlight w:val="white"/>
          <w:lang w:val="sv-SE"/>
        </w:rPr>
        <w:t>Modify</w:t>
      </w:r>
      <w:r w:rsidR="002F35C1">
        <w:rPr>
          <w:highlight w:val="white"/>
          <w:lang w:val="sv-SE"/>
        </w:rPr>
        <w:t>Initializer</w:t>
      </w:r>
      <w:r>
        <w:rPr>
          <w:lang w:val="sv-SE"/>
        </w:rPr>
        <w:t>.cs</w:t>
      </w:r>
    </w:p>
    <w:p w14:paraId="25754190" w14:textId="77777777" w:rsidR="00517768" w:rsidRPr="00083493" w:rsidRDefault="00517768" w:rsidP="00083493">
      <w:pPr>
        <w:pStyle w:val="Code"/>
        <w:rPr>
          <w:highlight w:val="white"/>
        </w:rPr>
      </w:pPr>
      <w:r w:rsidRPr="00083493">
        <w:rPr>
          <w:highlight w:val="white"/>
        </w:rPr>
        <w:t>using System;</w:t>
      </w:r>
    </w:p>
    <w:p w14:paraId="1E60F32D" w14:textId="77777777" w:rsidR="00517768" w:rsidRPr="00083493" w:rsidRDefault="00517768" w:rsidP="00083493">
      <w:pPr>
        <w:pStyle w:val="Code"/>
        <w:rPr>
          <w:highlight w:val="white"/>
        </w:rPr>
      </w:pPr>
      <w:r w:rsidRPr="00083493">
        <w:rPr>
          <w:highlight w:val="white"/>
        </w:rPr>
        <w:t>using System.IO;</w:t>
      </w:r>
    </w:p>
    <w:p w14:paraId="1256BC7C" w14:textId="77777777" w:rsidR="00517768" w:rsidRPr="00083493" w:rsidRDefault="00517768" w:rsidP="00083493">
      <w:pPr>
        <w:pStyle w:val="Code"/>
        <w:rPr>
          <w:highlight w:val="white"/>
        </w:rPr>
      </w:pPr>
      <w:r w:rsidRPr="00083493">
        <w:rPr>
          <w:highlight w:val="white"/>
        </w:rPr>
        <w:t>using System.Collections.Generic;</w:t>
      </w:r>
    </w:p>
    <w:p w14:paraId="2489AA7B" w14:textId="77777777" w:rsidR="00517768" w:rsidRPr="00083493" w:rsidRDefault="00517768" w:rsidP="00083493">
      <w:pPr>
        <w:pStyle w:val="Code"/>
        <w:rPr>
          <w:highlight w:val="white"/>
        </w:rPr>
      </w:pPr>
    </w:p>
    <w:p w14:paraId="505DE475" w14:textId="77777777" w:rsidR="00517768" w:rsidRPr="00083493" w:rsidRDefault="00517768" w:rsidP="00083493">
      <w:pPr>
        <w:pStyle w:val="Code"/>
        <w:rPr>
          <w:highlight w:val="white"/>
        </w:rPr>
      </w:pPr>
      <w:r w:rsidRPr="00083493">
        <w:rPr>
          <w:highlight w:val="white"/>
        </w:rPr>
        <w:t>namespace CCompiler {</w:t>
      </w:r>
    </w:p>
    <w:p w14:paraId="3D124A0D" w14:textId="77777777" w:rsidR="00517768" w:rsidRPr="00083493" w:rsidRDefault="00517768" w:rsidP="00083493">
      <w:pPr>
        <w:pStyle w:val="Code"/>
        <w:rPr>
          <w:highlight w:val="white"/>
        </w:rPr>
      </w:pPr>
      <w:r w:rsidRPr="00083493">
        <w:rPr>
          <w:highlight w:val="white"/>
        </w:rPr>
        <w:t xml:space="preserve">  class ModifyInitializer {</w:t>
      </w:r>
    </w:p>
    <w:p w14:paraId="01AF9DA2" w14:textId="7D99BAAC" w:rsidR="00517768" w:rsidRDefault="00517768" w:rsidP="00083493">
      <w:pPr>
        <w:pStyle w:val="Code"/>
        <w:rPr>
          <w:highlight w:val="white"/>
        </w:rPr>
      </w:pPr>
      <w:r w:rsidRPr="00083493">
        <w:rPr>
          <w:highlight w:val="white"/>
        </w:rPr>
        <w:t xml:space="preserve">    public static List&lt;object&gt; ModifyArray(Type type, List&lt;object&gt; list) {</w:t>
      </w:r>
    </w:p>
    <w:p w14:paraId="73022A3B" w14:textId="5AE01E3E" w:rsidR="00854C94" w:rsidRDefault="00210936" w:rsidP="00F80000">
      <w:pPr>
        <w:rPr>
          <w:rStyle w:val="KeyWord0"/>
          <w:highlight w:val="white"/>
        </w:rPr>
      </w:pPr>
      <w:r>
        <w:rPr>
          <w:highlight w:val="white"/>
        </w:rPr>
        <w:t>First</w:t>
      </w:r>
      <w:r w:rsidR="00DD2AF2">
        <w:rPr>
          <w:highlight w:val="white"/>
        </w:rPr>
        <w:t>,</w:t>
      </w:r>
      <w:r>
        <w:rPr>
          <w:highlight w:val="white"/>
        </w:rPr>
        <w:t xml:space="preserve"> we define the dimension</w:t>
      </w:r>
      <w:r w:rsidR="00DD2AF2">
        <w:rPr>
          <w:highlight w:val="white"/>
        </w:rPr>
        <w:t>-</w:t>
      </w:r>
      <w:r>
        <w:rPr>
          <w:highlight w:val="white"/>
        </w:rPr>
        <w:t>to</w:t>
      </w:r>
      <w:r w:rsidR="00DD2AF2">
        <w:rPr>
          <w:highlight w:val="white"/>
        </w:rPr>
        <w:t>-</w:t>
      </w:r>
      <w:r>
        <w:rPr>
          <w:highlight w:val="white"/>
        </w:rPr>
        <w:t xml:space="preserve">size map; that is, </w:t>
      </w:r>
      <w:r w:rsidR="00DD2AF2">
        <w:rPr>
          <w:highlight w:val="white"/>
        </w:rPr>
        <w:t>each dimension in the defined array</w:t>
      </w:r>
      <w:r w:rsidR="001A07EF">
        <w:rPr>
          <w:highlight w:val="white"/>
        </w:rPr>
        <w:t xml:space="preserve"> is assigned an</w:t>
      </w:r>
      <w:r w:rsidR="00DD2AF2">
        <w:rPr>
          <w:highlight w:val="white"/>
        </w:rPr>
        <w:t xml:space="preserve"> array size. For instance,</w:t>
      </w:r>
      <w:r w:rsidR="008C0698">
        <w:rPr>
          <w:highlight w:val="white"/>
        </w:rPr>
        <w:t xml:space="preserve"> in</w:t>
      </w:r>
      <w:r w:rsidR="00DD2AF2">
        <w:rPr>
          <w:highlight w:val="white"/>
        </w:rPr>
        <w:t xml:space="preserve"> </w:t>
      </w:r>
      <w:r w:rsidR="00DD2AF2" w:rsidRPr="00BE69B1">
        <w:rPr>
          <w:rStyle w:val="KeyWord0"/>
          <w:highlight w:val="white"/>
        </w:rPr>
        <w:t>int</w:t>
      </w:r>
      <w:r w:rsidR="00DD2AF2">
        <w:rPr>
          <w:highlight w:val="white"/>
        </w:rPr>
        <w:t xml:space="preserve"> </w:t>
      </w:r>
      <w:r w:rsidR="00DD2AF2" w:rsidRPr="00DD2AF2">
        <w:rPr>
          <w:rStyle w:val="KeyWord0"/>
          <w:highlight w:val="white"/>
        </w:rPr>
        <w:t>[2][</w:t>
      </w:r>
      <w:r w:rsidR="00DD2AF2">
        <w:rPr>
          <w:rStyle w:val="KeyWord0"/>
          <w:highlight w:val="white"/>
        </w:rPr>
        <w:t>3</w:t>
      </w:r>
      <w:r w:rsidR="00DD2AF2" w:rsidRPr="00DD2AF2">
        <w:rPr>
          <w:rStyle w:val="KeyWord0"/>
          <w:highlight w:val="white"/>
        </w:rPr>
        <w:t>][</w:t>
      </w:r>
      <w:r w:rsidR="00DD2AF2">
        <w:rPr>
          <w:rStyle w:val="KeyWord0"/>
          <w:highlight w:val="white"/>
        </w:rPr>
        <w:t>4</w:t>
      </w:r>
      <w:r w:rsidR="00DD2AF2" w:rsidRPr="00DD2AF2">
        <w:rPr>
          <w:rStyle w:val="KeyWord0"/>
          <w:highlight w:val="white"/>
        </w:rPr>
        <w:t>]</w:t>
      </w:r>
      <w:r w:rsidR="00BE69B1" w:rsidRPr="00BE69B1">
        <w:rPr>
          <w:highlight w:val="white"/>
        </w:rPr>
        <w:t xml:space="preserve"> </w:t>
      </w:r>
      <w:r w:rsidR="008C0698">
        <w:rPr>
          <w:highlight w:val="white"/>
        </w:rPr>
        <w:t xml:space="preserve">dimension 1 has size 4, </w:t>
      </w:r>
      <w:r w:rsidR="00854C94">
        <w:rPr>
          <w:highlight w:val="white"/>
        </w:rPr>
        <w:t xml:space="preserve">dimension 2 has size 3, and dimension 3 has size 2. Dimension zero refers to the final array type, and its size is always zero. In </w:t>
      </w:r>
      <w:r w:rsidR="00854C94" w:rsidRPr="00BE69B1">
        <w:rPr>
          <w:rStyle w:val="KeyWord0"/>
          <w:highlight w:val="white"/>
        </w:rPr>
        <w:t>int</w:t>
      </w:r>
      <w:r w:rsidR="00854C94">
        <w:rPr>
          <w:highlight w:val="white"/>
        </w:rPr>
        <w:t xml:space="preserve"> </w:t>
      </w:r>
      <w:r w:rsidR="00854C94" w:rsidRPr="00DD2AF2">
        <w:rPr>
          <w:rStyle w:val="KeyWord0"/>
          <w:highlight w:val="white"/>
        </w:rPr>
        <w:t>[][</w:t>
      </w:r>
      <w:r w:rsidR="00854C94">
        <w:rPr>
          <w:rStyle w:val="KeyWord0"/>
          <w:highlight w:val="white"/>
        </w:rPr>
        <w:t>3</w:t>
      </w:r>
      <w:r w:rsidR="00854C94" w:rsidRPr="00DD2AF2">
        <w:rPr>
          <w:rStyle w:val="KeyWord0"/>
          <w:highlight w:val="white"/>
        </w:rPr>
        <w:t>][</w:t>
      </w:r>
      <w:r w:rsidR="00854C94">
        <w:rPr>
          <w:rStyle w:val="KeyWord0"/>
          <w:highlight w:val="white"/>
        </w:rPr>
        <w:t>4</w:t>
      </w:r>
      <w:r w:rsidR="00854C94" w:rsidRPr="00DD2AF2">
        <w:rPr>
          <w:rStyle w:val="KeyWord0"/>
          <w:highlight w:val="white"/>
        </w:rPr>
        <w:t>]</w:t>
      </w:r>
      <w:r w:rsidR="00F80000" w:rsidRPr="00F80000">
        <w:rPr>
          <w:highlight w:val="white"/>
        </w:rPr>
        <w:t>, dimension 3 is undefined</w:t>
      </w:r>
      <w:r w:rsidR="00CE0478">
        <w:rPr>
          <w:highlight w:val="white"/>
        </w:rPr>
        <w:t xml:space="preserve"> and set to zero</w:t>
      </w:r>
      <w:r w:rsidR="00F80000" w:rsidRPr="00F80000">
        <w:rPr>
          <w:highlight w:val="white"/>
        </w:rPr>
        <w:t>, but that does not matter since we do not exam the hig</w:t>
      </w:r>
      <w:r w:rsidR="00EF3A31">
        <w:rPr>
          <w:highlight w:val="white"/>
        </w:rPr>
        <w:t>h</w:t>
      </w:r>
      <w:r w:rsidR="00F80000" w:rsidRPr="00F80000">
        <w:rPr>
          <w:highlight w:val="white"/>
        </w:rPr>
        <w:t>est dimension.</w:t>
      </w:r>
    </w:p>
    <w:p w14:paraId="493EF936" w14:textId="77777777" w:rsidR="00517768" w:rsidRPr="00083493" w:rsidRDefault="00517768" w:rsidP="00083493">
      <w:pPr>
        <w:pStyle w:val="Code"/>
        <w:rPr>
          <w:highlight w:val="white"/>
        </w:rPr>
      </w:pPr>
      <w:r w:rsidRPr="00083493">
        <w:rPr>
          <w:highlight w:val="white"/>
        </w:rPr>
        <w:t xml:space="preserve">      IDictionary&lt;int,int&gt; dimensionToSizeMap = new Dictionary&lt;int,int&gt;();</w:t>
      </w:r>
    </w:p>
    <w:p w14:paraId="0FEB70A7" w14:textId="230D4E65" w:rsidR="00517768" w:rsidRDefault="00517768" w:rsidP="00083493">
      <w:pPr>
        <w:pStyle w:val="Code"/>
        <w:rPr>
          <w:highlight w:val="white"/>
        </w:rPr>
      </w:pPr>
      <w:r w:rsidRPr="00083493">
        <w:rPr>
          <w:highlight w:val="white"/>
        </w:rPr>
        <w:t xml:space="preserve">      int maxDimension = DimensionToSizeMap(type, dimensionToSizeMap);</w:t>
      </w:r>
    </w:p>
    <w:p w14:paraId="50852C17" w14:textId="0BBC5877" w:rsidR="002F09AB" w:rsidRPr="00083493" w:rsidRDefault="002F09AB" w:rsidP="002F09AB">
      <w:pPr>
        <w:rPr>
          <w:highlight w:val="white"/>
        </w:rPr>
      </w:pPr>
      <w:r>
        <w:rPr>
          <w:highlight w:val="white"/>
        </w:rPr>
        <w:t xml:space="preserve">Then we </w:t>
      </w:r>
      <w:r w:rsidR="00E7655A">
        <w:rPr>
          <w:highlight w:val="white"/>
        </w:rPr>
        <w:t xml:space="preserve">define the initializer-to-dimension map; that is, </w:t>
      </w:r>
      <w:r w:rsidR="001F15E5">
        <w:rPr>
          <w:highlight w:val="white"/>
        </w:rPr>
        <w:t>each list and sub list in the initializer is assigned a dimension.</w:t>
      </w:r>
    </w:p>
    <w:p w14:paraId="564D6D97" w14:textId="77777777" w:rsidR="00517768" w:rsidRPr="00083493" w:rsidRDefault="00517768" w:rsidP="00083493">
      <w:pPr>
        <w:pStyle w:val="Code"/>
        <w:rPr>
          <w:highlight w:val="white"/>
        </w:rPr>
      </w:pPr>
      <w:r w:rsidRPr="00083493">
        <w:rPr>
          <w:highlight w:val="white"/>
        </w:rPr>
        <w:t xml:space="preserve">      IDictionary&lt;object,int&gt; initializerToDimensionMap =</w:t>
      </w:r>
    </w:p>
    <w:p w14:paraId="73721929" w14:textId="77777777" w:rsidR="00517768" w:rsidRPr="00083493" w:rsidRDefault="00517768" w:rsidP="00083493">
      <w:pPr>
        <w:pStyle w:val="Code"/>
        <w:rPr>
          <w:highlight w:val="white"/>
        </w:rPr>
      </w:pPr>
      <w:r w:rsidRPr="00083493">
        <w:rPr>
          <w:highlight w:val="white"/>
        </w:rPr>
        <w:t xml:space="preserve">        new Dictionary&lt;object,int&gt;();</w:t>
      </w:r>
    </w:p>
    <w:p w14:paraId="7B3C3BE4" w14:textId="77777777" w:rsidR="00517768" w:rsidRPr="00083493" w:rsidRDefault="00517768" w:rsidP="00083493">
      <w:pPr>
        <w:pStyle w:val="Code"/>
        <w:rPr>
          <w:highlight w:val="white"/>
        </w:rPr>
      </w:pPr>
      <w:r w:rsidRPr="00083493">
        <w:rPr>
          <w:highlight w:val="white"/>
        </w:rPr>
        <w:t xml:space="preserve">      InitializerToDimensionMap(list, initializerToDimensionMap);</w:t>
      </w:r>
    </w:p>
    <w:p w14:paraId="50D29FB9" w14:textId="2972649A" w:rsidR="00517768" w:rsidRPr="00083493" w:rsidRDefault="00EB5AC9" w:rsidP="00EB5AC9">
      <w:pPr>
        <w:rPr>
          <w:highlight w:val="white"/>
        </w:rPr>
      </w:pPr>
      <w:r>
        <w:rPr>
          <w:highlight w:val="white"/>
        </w:rPr>
        <w:t>Then we iterate throught the dimensions of the array</w:t>
      </w:r>
      <w:r w:rsidR="00B15D51">
        <w:rPr>
          <w:highlight w:val="white"/>
        </w:rPr>
        <w:t>, from dimension one to the second-highest dimension, inclusive.</w:t>
      </w:r>
      <w:r w:rsidR="00B75555">
        <w:rPr>
          <w:highlight w:val="white"/>
        </w:rPr>
        <w:t xml:space="preserve"> For each </w:t>
      </w:r>
      <w:r w:rsidR="00E97BBF">
        <w:rPr>
          <w:highlight w:val="white"/>
        </w:rPr>
        <w:t>dimension we define the total list, where each element holds the current dimension.</w:t>
      </w:r>
    </w:p>
    <w:p w14:paraId="3B466CD3" w14:textId="77777777" w:rsidR="00517768" w:rsidRPr="00083493" w:rsidRDefault="00517768" w:rsidP="00083493">
      <w:pPr>
        <w:pStyle w:val="Code"/>
        <w:rPr>
          <w:highlight w:val="white"/>
        </w:rPr>
      </w:pPr>
      <w:r w:rsidRPr="00083493">
        <w:rPr>
          <w:highlight w:val="white"/>
        </w:rPr>
        <w:t xml:space="preserve">      for (int dimension = 1; dimension &lt; maxDimension; ++dimension) {</w:t>
      </w:r>
    </w:p>
    <w:p w14:paraId="17C9B4B8" w14:textId="77777777" w:rsidR="00517768" w:rsidRPr="00083493" w:rsidRDefault="00517768" w:rsidP="00083493">
      <w:pPr>
        <w:pStyle w:val="Code"/>
        <w:rPr>
          <w:highlight w:val="white"/>
        </w:rPr>
      </w:pPr>
      <w:r w:rsidRPr="00083493">
        <w:rPr>
          <w:highlight w:val="white"/>
        </w:rPr>
        <w:t xml:space="preserve">        List&lt;object&gt; totalList =</w:t>
      </w:r>
    </w:p>
    <w:p w14:paraId="3026B70F" w14:textId="77777777" w:rsidR="00517768" w:rsidRPr="00083493" w:rsidRDefault="00517768" w:rsidP="00083493">
      <w:pPr>
        <w:pStyle w:val="Code"/>
        <w:rPr>
          <w:highlight w:val="white"/>
        </w:rPr>
      </w:pPr>
      <w:r w:rsidRPr="00083493">
        <w:rPr>
          <w:highlight w:val="white"/>
        </w:rPr>
        <w:t xml:space="preserve">          new List&lt;object&gt;(), currentList = new List&lt;object&gt;();</w:t>
      </w:r>
    </w:p>
    <w:p w14:paraId="58498779" w14:textId="77777777" w:rsidR="00517768" w:rsidRPr="00083493" w:rsidRDefault="00517768" w:rsidP="00083493">
      <w:pPr>
        <w:pStyle w:val="Code"/>
        <w:rPr>
          <w:highlight w:val="white"/>
        </w:rPr>
      </w:pPr>
      <w:r w:rsidRPr="00083493">
        <w:rPr>
          <w:highlight w:val="white"/>
        </w:rPr>
        <w:t xml:space="preserve">        int arraySize = dimensionToSizeMap[dimension];</w:t>
      </w:r>
    </w:p>
    <w:p w14:paraId="17DF22AC" w14:textId="77777777" w:rsidR="00517768" w:rsidRPr="00083493" w:rsidRDefault="00517768" w:rsidP="00083493">
      <w:pPr>
        <w:pStyle w:val="Code"/>
        <w:rPr>
          <w:highlight w:val="white"/>
        </w:rPr>
      </w:pPr>
      <w:r w:rsidRPr="00083493">
        <w:rPr>
          <w:highlight w:val="white"/>
        </w:rPr>
        <w:t xml:space="preserve">        Assert.ErrorXXX(arraySize &gt; 0);</w:t>
      </w:r>
    </w:p>
    <w:p w14:paraId="6641E1AC" w14:textId="77777777" w:rsidR="00517768" w:rsidRPr="00083493" w:rsidRDefault="00517768" w:rsidP="00083493">
      <w:pPr>
        <w:pStyle w:val="Code"/>
        <w:rPr>
          <w:highlight w:val="white"/>
        </w:rPr>
      </w:pPr>
    </w:p>
    <w:p w14:paraId="087B5E60" w14:textId="77777777" w:rsidR="00517768" w:rsidRPr="00083493" w:rsidRDefault="00517768" w:rsidP="00083493">
      <w:pPr>
        <w:pStyle w:val="Code"/>
        <w:rPr>
          <w:highlight w:val="white"/>
        </w:rPr>
      </w:pPr>
      <w:r w:rsidRPr="00083493">
        <w:rPr>
          <w:highlight w:val="white"/>
        </w:rPr>
        <w:t xml:space="preserve">        foreach (object member in list) {</w:t>
      </w:r>
    </w:p>
    <w:p w14:paraId="7FE04903" w14:textId="77777777" w:rsidR="00517768" w:rsidRPr="00083493" w:rsidRDefault="00517768" w:rsidP="00083493">
      <w:pPr>
        <w:pStyle w:val="Code"/>
        <w:rPr>
          <w:highlight w:val="white"/>
        </w:rPr>
      </w:pPr>
      <w:r w:rsidRPr="00083493">
        <w:rPr>
          <w:highlight w:val="white"/>
        </w:rPr>
        <w:t xml:space="preserve">          if (initializerToDimensionMap[member] &lt; dimension) {</w:t>
      </w:r>
    </w:p>
    <w:p w14:paraId="5A5DE483" w14:textId="77777777" w:rsidR="00517768" w:rsidRPr="00083493" w:rsidRDefault="00517768" w:rsidP="00083493">
      <w:pPr>
        <w:pStyle w:val="Code"/>
        <w:rPr>
          <w:highlight w:val="white"/>
        </w:rPr>
      </w:pPr>
      <w:r w:rsidRPr="00083493">
        <w:rPr>
          <w:highlight w:val="white"/>
        </w:rPr>
        <w:t xml:space="preserve">            currentList.Add(member);</w:t>
      </w:r>
    </w:p>
    <w:p w14:paraId="5F144922" w14:textId="77777777" w:rsidR="00517768" w:rsidRPr="00083493" w:rsidRDefault="00517768" w:rsidP="00083493">
      <w:pPr>
        <w:pStyle w:val="Code"/>
        <w:rPr>
          <w:highlight w:val="white"/>
        </w:rPr>
      </w:pPr>
      <w:r w:rsidRPr="00083493">
        <w:rPr>
          <w:highlight w:val="white"/>
        </w:rPr>
        <w:lastRenderedPageBreak/>
        <w:t xml:space="preserve">          }</w:t>
      </w:r>
    </w:p>
    <w:p w14:paraId="28468B7F" w14:textId="77777777" w:rsidR="00517768" w:rsidRPr="00083493" w:rsidRDefault="00517768" w:rsidP="00083493">
      <w:pPr>
        <w:pStyle w:val="Code"/>
        <w:rPr>
          <w:highlight w:val="white"/>
        </w:rPr>
      </w:pPr>
      <w:r w:rsidRPr="00083493">
        <w:rPr>
          <w:highlight w:val="white"/>
        </w:rPr>
        <w:t xml:space="preserve">          else {</w:t>
      </w:r>
    </w:p>
    <w:p w14:paraId="3562616D" w14:textId="77777777" w:rsidR="00517768" w:rsidRPr="00083493" w:rsidRDefault="00517768" w:rsidP="00083493">
      <w:pPr>
        <w:pStyle w:val="Code"/>
        <w:rPr>
          <w:highlight w:val="white"/>
        </w:rPr>
      </w:pPr>
      <w:r w:rsidRPr="00083493">
        <w:rPr>
          <w:highlight w:val="white"/>
        </w:rPr>
        <w:t xml:space="preserve">            if (currentList.Count &gt; 0) {</w:t>
      </w:r>
    </w:p>
    <w:p w14:paraId="1A4067B8"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33D7BE82" w14:textId="77777777" w:rsidR="00517768" w:rsidRDefault="00517768" w:rsidP="00083493">
      <w:pPr>
        <w:pStyle w:val="Code"/>
        <w:rPr>
          <w:highlight w:val="white"/>
          <w:lang w:val="sv-SE"/>
        </w:rPr>
      </w:pPr>
      <w:r w:rsidRPr="00083493">
        <w:rPr>
          <w:highlight w:val="white"/>
        </w:rPr>
        <w:t xml:space="preserve">              totalList.Add(curren</w:t>
      </w:r>
      <w:r>
        <w:rPr>
          <w:highlight w:val="white"/>
          <w:lang w:val="sv-SE"/>
        </w:rPr>
        <w:t>tList);</w:t>
      </w:r>
    </w:p>
    <w:p w14:paraId="76B451B2" w14:textId="77777777" w:rsidR="00517768" w:rsidRPr="00083493" w:rsidRDefault="00517768" w:rsidP="00083493">
      <w:pPr>
        <w:pStyle w:val="Code"/>
        <w:rPr>
          <w:highlight w:val="white"/>
        </w:rPr>
      </w:pPr>
      <w:r w:rsidRPr="00083493">
        <w:rPr>
          <w:highlight w:val="white"/>
        </w:rPr>
        <w:t xml:space="preserve">            }</w:t>
      </w:r>
    </w:p>
    <w:p w14:paraId="7EAF1D03" w14:textId="77777777" w:rsidR="00517768" w:rsidRPr="00083493" w:rsidRDefault="00517768" w:rsidP="00083493">
      <w:pPr>
        <w:pStyle w:val="Code"/>
        <w:rPr>
          <w:highlight w:val="white"/>
        </w:rPr>
      </w:pPr>
    </w:p>
    <w:p w14:paraId="1EF8E5F7" w14:textId="77777777" w:rsidR="00517768" w:rsidRPr="00083493" w:rsidRDefault="00517768" w:rsidP="00083493">
      <w:pPr>
        <w:pStyle w:val="Code"/>
        <w:rPr>
          <w:highlight w:val="white"/>
        </w:rPr>
      </w:pPr>
      <w:r w:rsidRPr="00083493">
        <w:rPr>
          <w:highlight w:val="white"/>
        </w:rPr>
        <w:t xml:space="preserve">            totalList.Add(member);</w:t>
      </w:r>
    </w:p>
    <w:p w14:paraId="4D9B0188" w14:textId="77777777" w:rsidR="00517768" w:rsidRPr="00083493" w:rsidRDefault="00517768" w:rsidP="00083493">
      <w:pPr>
        <w:pStyle w:val="Code"/>
        <w:rPr>
          <w:highlight w:val="white"/>
        </w:rPr>
      </w:pPr>
      <w:r w:rsidRPr="00083493">
        <w:rPr>
          <w:highlight w:val="white"/>
        </w:rPr>
        <w:t xml:space="preserve">            currentList = new List&lt;object&gt;();</w:t>
      </w:r>
    </w:p>
    <w:p w14:paraId="4E969F37" w14:textId="77777777" w:rsidR="00517768" w:rsidRPr="00083493" w:rsidRDefault="00517768" w:rsidP="00083493">
      <w:pPr>
        <w:pStyle w:val="Code"/>
        <w:rPr>
          <w:highlight w:val="white"/>
        </w:rPr>
      </w:pPr>
      <w:r w:rsidRPr="00083493">
        <w:rPr>
          <w:highlight w:val="white"/>
        </w:rPr>
        <w:t xml:space="preserve">          }</w:t>
      </w:r>
    </w:p>
    <w:p w14:paraId="0366CE89" w14:textId="77777777" w:rsidR="00517768" w:rsidRPr="00083493" w:rsidRDefault="00517768" w:rsidP="00083493">
      <w:pPr>
        <w:pStyle w:val="Code"/>
        <w:rPr>
          <w:highlight w:val="white"/>
        </w:rPr>
      </w:pPr>
    </w:p>
    <w:p w14:paraId="1A0E112C" w14:textId="77777777" w:rsidR="00517768" w:rsidRPr="00083493" w:rsidRDefault="00517768" w:rsidP="00083493">
      <w:pPr>
        <w:pStyle w:val="Code"/>
        <w:rPr>
          <w:highlight w:val="white"/>
        </w:rPr>
      </w:pPr>
      <w:r w:rsidRPr="00083493">
        <w:rPr>
          <w:highlight w:val="white"/>
        </w:rPr>
        <w:t xml:space="preserve">          if (currentList.Count == arraySize) {</w:t>
      </w:r>
    </w:p>
    <w:p w14:paraId="28B58FB1"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58563072" w14:textId="77777777" w:rsidR="00517768" w:rsidRPr="00083493" w:rsidRDefault="00517768" w:rsidP="00083493">
      <w:pPr>
        <w:pStyle w:val="Code"/>
        <w:rPr>
          <w:highlight w:val="white"/>
        </w:rPr>
      </w:pPr>
      <w:r w:rsidRPr="00083493">
        <w:rPr>
          <w:highlight w:val="white"/>
        </w:rPr>
        <w:t xml:space="preserve">            totalList.Add(currentList);</w:t>
      </w:r>
    </w:p>
    <w:p w14:paraId="7D8D79A0" w14:textId="77777777" w:rsidR="00517768" w:rsidRPr="00083493" w:rsidRDefault="00517768" w:rsidP="00083493">
      <w:pPr>
        <w:pStyle w:val="Code"/>
        <w:rPr>
          <w:highlight w:val="white"/>
        </w:rPr>
      </w:pPr>
      <w:r w:rsidRPr="00083493">
        <w:rPr>
          <w:highlight w:val="white"/>
        </w:rPr>
        <w:t xml:space="preserve">            currentList = new List&lt;object&gt;();</w:t>
      </w:r>
    </w:p>
    <w:p w14:paraId="377FE4C3" w14:textId="77777777" w:rsidR="00517768" w:rsidRPr="00083493" w:rsidRDefault="00517768" w:rsidP="00083493">
      <w:pPr>
        <w:pStyle w:val="Code"/>
        <w:rPr>
          <w:highlight w:val="white"/>
        </w:rPr>
      </w:pPr>
      <w:r w:rsidRPr="00083493">
        <w:rPr>
          <w:highlight w:val="white"/>
        </w:rPr>
        <w:t xml:space="preserve">          }</w:t>
      </w:r>
    </w:p>
    <w:p w14:paraId="4077ED93" w14:textId="77777777" w:rsidR="00517768" w:rsidRPr="00083493" w:rsidRDefault="00517768" w:rsidP="00083493">
      <w:pPr>
        <w:pStyle w:val="Code"/>
        <w:rPr>
          <w:highlight w:val="white"/>
        </w:rPr>
      </w:pPr>
      <w:r w:rsidRPr="00083493">
        <w:rPr>
          <w:highlight w:val="white"/>
        </w:rPr>
        <w:t xml:space="preserve">        }</w:t>
      </w:r>
    </w:p>
    <w:p w14:paraId="53E1E6FC" w14:textId="77777777" w:rsidR="00517768" w:rsidRPr="00083493" w:rsidRDefault="00517768" w:rsidP="00083493">
      <w:pPr>
        <w:pStyle w:val="Code"/>
        <w:rPr>
          <w:highlight w:val="white"/>
        </w:rPr>
      </w:pPr>
    </w:p>
    <w:p w14:paraId="1C672F6F" w14:textId="77777777" w:rsidR="00517768" w:rsidRPr="00083493" w:rsidRDefault="00517768" w:rsidP="00083493">
      <w:pPr>
        <w:pStyle w:val="Code"/>
        <w:rPr>
          <w:highlight w:val="white"/>
        </w:rPr>
      </w:pPr>
      <w:r w:rsidRPr="00083493">
        <w:rPr>
          <w:highlight w:val="white"/>
        </w:rPr>
        <w:t xml:space="preserve">        if (currentList.Count &gt; 0) {</w:t>
      </w:r>
    </w:p>
    <w:p w14:paraId="3D937FA7"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5E950AB3" w14:textId="77777777" w:rsidR="00517768" w:rsidRPr="00083493" w:rsidRDefault="00517768" w:rsidP="00083493">
      <w:pPr>
        <w:pStyle w:val="Code"/>
        <w:rPr>
          <w:highlight w:val="white"/>
        </w:rPr>
      </w:pPr>
      <w:r w:rsidRPr="00083493">
        <w:rPr>
          <w:highlight w:val="white"/>
        </w:rPr>
        <w:t xml:space="preserve">          totalList.Add(currentList);</w:t>
      </w:r>
    </w:p>
    <w:p w14:paraId="16C8577C" w14:textId="77777777" w:rsidR="00517768" w:rsidRPr="00083493" w:rsidRDefault="00517768" w:rsidP="00083493">
      <w:pPr>
        <w:pStyle w:val="Code"/>
        <w:rPr>
          <w:highlight w:val="white"/>
        </w:rPr>
      </w:pPr>
      <w:r w:rsidRPr="00083493">
        <w:rPr>
          <w:highlight w:val="white"/>
        </w:rPr>
        <w:t xml:space="preserve">        }</w:t>
      </w:r>
    </w:p>
    <w:p w14:paraId="1ED0FD73" w14:textId="77777777" w:rsidR="00517768" w:rsidRPr="00083493" w:rsidRDefault="00517768" w:rsidP="00083493">
      <w:pPr>
        <w:pStyle w:val="Code"/>
        <w:rPr>
          <w:highlight w:val="white"/>
        </w:rPr>
      </w:pPr>
    </w:p>
    <w:p w14:paraId="5297F09B" w14:textId="77777777" w:rsidR="00517768" w:rsidRPr="00083493" w:rsidRDefault="00517768" w:rsidP="00083493">
      <w:pPr>
        <w:pStyle w:val="Code"/>
        <w:rPr>
          <w:highlight w:val="white"/>
        </w:rPr>
      </w:pPr>
      <w:r w:rsidRPr="00083493">
        <w:rPr>
          <w:highlight w:val="white"/>
        </w:rPr>
        <w:t xml:space="preserve">        list = totalList;</w:t>
      </w:r>
    </w:p>
    <w:p w14:paraId="29F63D42" w14:textId="77777777" w:rsidR="00517768" w:rsidRPr="00083493" w:rsidRDefault="00517768" w:rsidP="00083493">
      <w:pPr>
        <w:pStyle w:val="Code"/>
        <w:rPr>
          <w:highlight w:val="white"/>
        </w:rPr>
      </w:pPr>
      <w:r w:rsidRPr="00083493">
        <w:rPr>
          <w:highlight w:val="white"/>
        </w:rPr>
        <w:t xml:space="preserve">      }</w:t>
      </w:r>
    </w:p>
    <w:p w14:paraId="6698C35F" w14:textId="77777777" w:rsidR="00517768" w:rsidRPr="00083493" w:rsidRDefault="00517768" w:rsidP="00083493">
      <w:pPr>
        <w:pStyle w:val="Code"/>
        <w:rPr>
          <w:highlight w:val="white"/>
        </w:rPr>
      </w:pPr>
    </w:p>
    <w:p w14:paraId="0D8C0EC6" w14:textId="77777777" w:rsidR="00517768" w:rsidRPr="00083493" w:rsidRDefault="00517768" w:rsidP="00083493">
      <w:pPr>
        <w:pStyle w:val="Code"/>
        <w:rPr>
          <w:highlight w:val="white"/>
        </w:rPr>
      </w:pPr>
      <w:r w:rsidRPr="00083493">
        <w:rPr>
          <w:highlight w:val="white"/>
        </w:rPr>
        <w:t xml:space="preserve">      return list;</w:t>
      </w:r>
    </w:p>
    <w:p w14:paraId="511F6DB0" w14:textId="77777777" w:rsidR="00517768" w:rsidRPr="00083493" w:rsidRDefault="00517768" w:rsidP="00083493">
      <w:pPr>
        <w:pStyle w:val="Code"/>
        <w:rPr>
          <w:highlight w:val="white"/>
        </w:rPr>
      </w:pPr>
      <w:r w:rsidRPr="00083493">
        <w:rPr>
          <w:highlight w:val="white"/>
        </w:rPr>
        <w:t xml:space="preserve">    }</w:t>
      </w:r>
    </w:p>
    <w:p w14:paraId="3DBFD5C6" w14:textId="24AC2CA2" w:rsidR="00517768" w:rsidRPr="00083493" w:rsidRDefault="00431E56" w:rsidP="00431E56">
      <w:pPr>
        <w:rPr>
          <w:highlight w:val="white"/>
        </w:rPr>
      </w:pPr>
      <w:r>
        <w:rPr>
          <w:highlight w:val="white"/>
        </w:rPr>
        <w:t xml:space="preserve">The </w:t>
      </w:r>
      <w:r w:rsidRPr="00E80128">
        <w:rPr>
          <w:rStyle w:val="KeyWord0"/>
          <w:highlight w:val="white"/>
        </w:rPr>
        <w:t>DimensionToSizeMap</w:t>
      </w:r>
      <w:r>
        <w:rPr>
          <w:highlight w:val="white"/>
        </w:rPr>
        <w:t xml:space="preserve"> </w:t>
      </w:r>
      <w:r w:rsidR="00242853">
        <w:rPr>
          <w:highlight w:val="white"/>
        </w:rPr>
        <w:t>method</w:t>
      </w:r>
      <w:r w:rsidR="003F13C3">
        <w:rPr>
          <w:highlight w:val="white"/>
        </w:rPr>
        <w:t xml:space="preserve"> assigns the array size of </w:t>
      </w:r>
      <w:r w:rsidR="00F16CFF">
        <w:rPr>
          <w:highlight w:val="white"/>
        </w:rPr>
        <w:t xml:space="preserve">each </w:t>
      </w:r>
      <w:r w:rsidR="003F13C3">
        <w:rPr>
          <w:highlight w:val="white"/>
        </w:rPr>
        <w:t>dimension in the nested array.</w:t>
      </w:r>
    </w:p>
    <w:p w14:paraId="0378E8CC" w14:textId="77777777" w:rsidR="00517768" w:rsidRPr="00083493" w:rsidRDefault="00517768" w:rsidP="00083493">
      <w:pPr>
        <w:pStyle w:val="Code"/>
        <w:rPr>
          <w:highlight w:val="white"/>
        </w:rPr>
      </w:pPr>
      <w:r w:rsidRPr="00083493">
        <w:rPr>
          <w:highlight w:val="white"/>
        </w:rPr>
        <w:t xml:space="preserve">    private static int DimensionToSizeMap(Type type,</w:t>
      </w:r>
    </w:p>
    <w:p w14:paraId="508781BF" w14:textId="77777777" w:rsidR="00517768" w:rsidRPr="00083493" w:rsidRDefault="00517768" w:rsidP="00083493">
      <w:pPr>
        <w:pStyle w:val="Code"/>
        <w:rPr>
          <w:highlight w:val="white"/>
        </w:rPr>
      </w:pPr>
      <w:r w:rsidRPr="00083493">
        <w:rPr>
          <w:highlight w:val="white"/>
        </w:rPr>
        <w:t xml:space="preserve">                                  IDictionary&lt;int,int&gt; dimensionToSizeMap) {</w:t>
      </w:r>
    </w:p>
    <w:p w14:paraId="79895998" w14:textId="77777777" w:rsidR="00517768" w:rsidRPr="00083493" w:rsidRDefault="00517768" w:rsidP="00083493">
      <w:pPr>
        <w:pStyle w:val="Code"/>
        <w:rPr>
          <w:highlight w:val="white"/>
        </w:rPr>
      </w:pPr>
      <w:r w:rsidRPr="00083493">
        <w:rPr>
          <w:highlight w:val="white"/>
        </w:rPr>
        <w:t xml:space="preserve">      if (type.IsArray()) {</w:t>
      </w:r>
    </w:p>
    <w:p w14:paraId="253F1AED" w14:textId="77777777" w:rsidR="00517768" w:rsidRPr="00083493" w:rsidRDefault="00517768" w:rsidP="00083493">
      <w:pPr>
        <w:pStyle w:val="Code"/>
        <w:rPr>
          <w:highlight w:val="white"/>
        </w:rPr>
      </w:pPr>
      <w:r w:rsidRPr="00083493">
        <w:rPr>
          <w:highlight w:val="white"/>
        </w:rPr>
        <w:t xml:space="preserve">        int dimension =</w:t>
      </w:r>
    </w:p>
    <w:p w14:paraId="00F8AF92" w14:textId="77777777" w:rsidR="00517768" w:rsidRPr="00083493" w:rsidRDefault="00517768" w:rsidP="00083493">
      <w:pPr>
        <w:pStyle w:val="Code"/>
        <w:rPr>
          <w:highlight w:val="white"/>
        </w:rPr>
      </w:pPr>
      <w:r w:rsidRPr="00083493">
        <w:rPr>
          <w:highlight w:val="white"/>
        </w:rPr>
        <w:t xml:space="preserve">          DimensionToSizeMap(type.ArrayType, dimensionToSizeMap) + 1;</w:t>
      </w:r>
    </w:p>
    <w:p w14:paraId="5F7433BA" w14:textId="77777777" w:rsidR="00517768" w:rsidRPr="00083493" w:rsidRDefault="00517768" w:rsidP="00083493">
      <w:pPr>
        <w:pStyle w:val="Code"/>
        <w:rPr>
          <w:highlight w:val="white"/>
        </w:rPr>
      </w:pPr>
      <w:r w:rsidRPr="00083493">
        <w:rPr>
          <w:highlight w:val="white"/>
        </w:rPr>
        <w:t xml:space="preserve">        dimensionToSizeMap[dimension] = type.ArraySize;</w:t>
      </w:r>
    </w:p>
    <w:p w14:paraId="07F14F8D" w14:textId="77777777" w:rsidR="00517768" w:rsidRPr="00083493" w:rsidRDefault="00517768" w:rsidP="00083493">
      <w:pPr>
        <w:pStyle w:val="Code"/>
        <w:rPr>
          <w:highlight w:val="white"/>
        </w:rPr>
      </w:pPr>
      <w:r w:rsidRPr="00083493">
        <w:rPr>
          <w:highlight w:val="white"/>
        </w:rPr>
        <w:t xml:space="preserve">      }</w:t>
      </w:r>
    </w:p>
    <w:p w14:paraId="4F857F28" w14:textId="77777777" w:rsidR="00517768" w:rsidRPr="00083493" w:rsidRDefault="00517768" w:rsidP="00083493">
      <w:pPr>
        <w:pStyle w:val="Code"/>
        <w:rPr>
          <w:highlight w:val="white"/>
        </w:rPr>
      </w:pPr>
    </w:p>
    <w:p w14:paraId="4F6BFE71" w14:textId="77777777" w:rsidR="00517768" w:rsidRPr="00083493" w:rsidRDefault="00517768" w:rsidP="00083493">
      <w:pPr>
        <w:pStyle w:val="Code"/>
        <w:rPr>
          <w:highlight w:val="white"/>
        </w:rPr>
      </w:pPr>
      <w:r w:rsidRPr="00083493">
        <w:rPr>
          <w:highlight w:val="white"/>
        </w:rPr>
        <w:t xml:space="preserve">      return 0;</w:t>
      </w:r>
    </w:p>
    <w:p w14:paraId="7D0D17E1" w14:textId="77777777" w:rsidR="00517768" w:rsidRPr="00083493" w:rsidRDefault="00517768" w:rsidP="00083493">
      <w:pPr>
        <w:pStyle w:val="Code"/>
        <w:rPr>
          <w:highlight w:val="white"/>
        </w:rPr>
      </w:pPr>
      <w:r w:rsidRPr="00083493">
        <w:rPr>
          <w:highlight w:val="white"/>
        </w:rPr>
        <w:t xml:space="preserve">    }</w:t>
      </w:r>
    </w:p>
    <w:p w14:paraId="7CEEAFAF" w14:textId="7260E217" w:rsidR="00CC1015" w:rsidRPr="00083493" w:rsidRDefault="00CC1015" w:rsidP="00CC1015">
      <w:pPr>
        <w:rPr>
          <w:highlight w:val="white"/>
        </w:rPr>
      </w:pPr>
      <w:r>
        <w:rPr>
          <w:highlight w:val="white"/>
        </w:rPr>
        <w:t xml:space="preserve">The </w:t>
      </w:r>
      <w:r w:rsidRPr="00CC1015">
        <w:rPr>
          <w:rStyle w:val="KeyWord0"/>
          <w:highlight w:val="white"/>
        </w:rPr>
        <w:t>InitializerToDimensionMap</w:t>
      </w:r>
      <w:r>
        <w:rPr>
          <w:highlight w:val="white"/>
        </w:rPr>
        <w:t xml:space="preserve"> method assigns the dimension </w:t>
      </w:r>
      <w:r w:rsidR="005103B5">
        <w:rPr>
          <w:highlight w:val="white"/>
        </w:rPr>
        <w:t>to each list in the n</w:t>
      </w:r>
      <w:r>
        <w:rPr>
          <w:highlight w:val="white"/>
        </w:rPr>
        <w:t xml:space="preserve">ested </w:t>
      </w:r>
      <w:r w:rsidR="005103B5">
        <w:rPr>
          <w:highlight w:val="white"/>
        </w:rPr>
        <w:t>list</w:t>
      </w:r>
      <w:r>
        <w:rPr>
          <w:highlight w:val="white"/>
        </w:rPr>
        <w:t>.</w:t>
      </w:r>
    </w:p>
    <w:p w14:paraId="6A3134EB" w14:textId="77777777" w:rsidR="00517768" w:rsidRPr="00083493" w:rsidRDefault="00517768" w:rsidP="00083493">
      <w:pPr>
        <w:pStyle w:val="Code"/>
        <w:rPr>
          <w:highlight w:val="white"/>
        </w:rPr>
      </w:pPr>
      <w:r w:rsidRPr="00083493">
        <w:rPr>
          <w:highlight w:val="white"/>
        </w:rPr>
        <w:t xml:space="preserve">    private static int InitializerToDimensionMap(object initializer,</w:t>
      </w:r>
    </w:p>
    <w:p w14:paraId="7CC7FE33" w14:textId="5035ED40" w:rsidR="00517768" w:rsidRPr="00083493" w:rsidRDefault="00083493" w:rsidP="00083493">
      <w:pPr>
        <w:pStyle w:val="Code"/>
        <w:rPr>
          <w:highlight w:val="white"/>
        </w:rPr>
      </w:pPr>
      <w:r>
        <w:rPr>
          <w:highlight w:val="white"/>
        </w:rPr>
        <w:t xml:space="preserve">  </w:t>
      </w:r>
      <w:r w:rsidR="00517768" w:rsidRPr="00083493">
        <w:rPr>
          <w:highlight w:val="white"/>
        </w:rPr>
        <w:t xml:space="preserve">                        IDictionary&lt;object,int&gt; initializerToDimensionMap) {</w:t>
      </w:r>
    </w:p>
    <w:p w14:paraId="1F6FDAC6" w14:textId="77777777" w:rsidR="00517768" w:rsidRPr="00083493" w:rsidRDefault="00517768" w:rsidP="00083493">
      <w:pPr>
        <w:pStyle w:val="Code"/>
        <w:rPr>
          <w:highlight w:val="white"/>
        </w:rPr>
      </w:pPr>
      <w:r w:rsidRPr="00083493">
        <w:rPr>
          <w:highlight w:val="white"/>
        </w:rPr>
        <w:t xml:space="preserve">      if (initializer is List&lt;object&gt;) {</w:t>
      </w:r>
    </w:p>
    <w:p w14:paraId="2128954E" w14:textId="77777777" w:rsidR="00517768" w:rsidRPr="00083493" w:rsidRDefault="00517768" w:rsidP="00083493">
      <w:pPr>
        <w:pStyle w:val="Code"/>
        <w:rPr>
          <w:highlight w:val="white"/>
        </w:rPr>
      </w:pPr>
      <w:r w:rsidRPr="00083493">
        <w:rPr>
          <w:highlight w:val="white"/>
        </w:rPr>
        <w:t xml:space="preserve">        List&lt;object&gt; list = (List&lt;object&gt;) initializer;</w:t>
      </w:r>
    </w:p>
    <w:p w14:paraId="2CF48DBB" w14:textId="77777777" w:rsidR="00517768" w:rsidRPr="00083493" w:rsidRDefault="00517768" w:rsidP="00083493">
      <w:pPr>
        <w:pStyle w:val="Code"/>
        <w:rPr>
          <w:highlight w:val="white"/>
        </w:rPr>
      </w:pPr>
      <w:r w:rsidRPr="00083493">
        <w:rPr>
          <w:highlight w:val="white"/>
        </w:rPr>
        <w:t xml:space="preserve">        int maxDimension = 0;</w:t>
      </w:r>
    </w:p>
    <w:p w14:paraId="3CEE01D8" w14:textId="4B89F549" w:rsidR="00517768" w:rsidRPr="00083493" w:rsidRDefault="00B14A53" w:rsidP="006C7FBF">
      <w:pPr>
        <w:rPr>
          <w:highlight w:val="white"/>
        </w:rPr>
      </w:pPr>
      <w:r>
        <w:rPr>
          <w:highlight w:val="white"/>
        </w:rPr>
        <w:t xml:space="preserve">If the initializer is a list, we iterate throught the list, and assign the list </w:t>
      </w:r>
      <w:r w:rsidR="006C7FBF">
        <w:rPr>
          <w:highlight w:val="white"/>
        </w:rPr>
        <w:t>the dimesion of the sub list with dhe higest dimension, plus one.</w:t>
      </w:r>
    </w:p>
    <w:p w14:paraId="11C99D2E" w14:textId="77777777" w:rsidR="00517768" w:rsidRPr="00083493" w:rsidRDefault="00517768" w:rsidP="00083493">
      <w:pPr>
        <w:pStyle w:val="Code"/>
        <w:rPr>
          <w:highlight w:val="white"/>
        </w:rPr>
      </w:pPr>
      <w:r w:rsidRPr="00083493">
        <w:rPr>
          <w:highlight w:val="white"/>
        </w:rPr>
        <w:t xml:space="preserve">        foreach (object member in list) {</w:t>
      </w:r>
    </w:p>
    <w:p w14:paraId="64FCBE23" w14:textId="77777777" w:rsidR="00083493" w:rsidRDefault="00517768" w:rsidP="00083493">
      <w:pPr>
        <w:pStyle w:val="Code"/>
        <w:rPr>
          <w:highlight w:val="white"/>
        </w:rPr>
      </w:pPr>
      <w:r w:rsidRPr="00083493">
        <w:rPr>
          <w:highlight w:val="white"/>
        </w:rPr>
        <w:t xml:space="preserve">          int dimension =</w:t>
      </w:r>
    </w:p>
    <w:p w14:paraId="7E9F9BCA" w14:textId="79708F56" w:rsidR="00517768" w:rsidRPr="00083493" w:rsidRDefault="00083493" w:rsidP="00083493">
      <w:pPr>
        <w:pStyle w:val="Code"/>
        <w:rPr>
          <w:highlight w:val="white"/>
        </w:rPr>
      </w:pPr>
      <w:r>
        <w:rPr>
          <w:highlight w:val="white"/>
        </w:rPr>
        <w:t xml:space="preserve">           </w:t>
      </w:r>
      <w:r w:rsidR="00517768" w:rsidRPr="00083493">
        <w:rPr>
          <w:highlight w:val="white"/>
        </w:rPr>
        <w:t xml:space="preserve"> InitializerToDimensionMap(member, initializerToDimensionMap);</w:t>
      </w:r>
    </w:p>
    <w:p w14:paraId="4C28896C" w14:textId="77777777" w:rsidR="00517768" w:rsidRPr="00083493" w:rsidRDefault="00517768" w:rsidP="00083493">
      <w:pPr>
        <w:pStyle w:val="Code"/>
        <w:rPr>
          <w:highlight w:val="white"/>
        </w:rPr>
      </w:pPr>
      <w:r w:rsidRPr="00083493">
        <w:rPr>
          <w:highlight w:val="white"/>
        </w:rPr>
        <w:t xml:space="preserve">          maxDimension = Math.Max(maxDimension, dimension);</w:t>
      </w:r>
    </w:p>
    <w:p w14:paraId="4A2CC395" w14:textId="77777777" w:rsidR="00517768" w:rsidRPr="00083493" w:rsidRDefault="00517768" w:rsidP="00083493">
      <w:pPr>
        <w:pStyle w:val="Code"/>
        <w:rPr>
          <w:highlight w:val="white"/>
        </w:rPr>
      </w:pPr>
      <w:r w:rsidRPr="00083493">
        <w:rPr>
          <w:highlight w:val="white"/>
        </w:rPr>
        <w:t xml:space="preserve">        }</w:t>
      </w:r>
    </w:p>
    <w:p w14:paraId="325812AE" w14:textId="77777777" w:rsidR="00517768" w:rsidRPr="00083493" w:rsidRDefault="00517768" w:rsidP="00083493">
      <w:pPr>
        <w:pStyle w:val="Code"/>
        <w:rPr>
          <w:highlight w:val="white"/>
        </w:rPr>
      </w:pPr>
    </w:p>
    <w:p w14:paraId="77D17819" w14:textId="77777777" w:rsidR="00517768" w:rsidRPr="00083493" w:rsidRDefault="00517768" w:rsidP="00083493">
      <w:pPr>
        <w:pStyle w:val="Code"/>
        <w:rPr>
          <w:highlight w:val="white"/>
        </w:rPr>
      </w:pPr>
      <w:r w:rsidRPr="00083493">
        <w:rPr>
          <w:highlight w:val="white"/>
        </w:rPr>
        <w:lastRenderedPageBreak/>
        <w:t xml:space="preserve">        initializerToDimensionMap[list] = maxDimension + 1;</w:t>
      </w:r>
    </w:p>
    <w:p w14:paraId="39F93D96" w14:textId="77777777" w:rsidR="00517768" w:rsidRPr="00083493" w:rsidRDefault="00517768" w:rsidP="00083493">
      <w:pPr>
        <w:pStyle w:val="Code"/>
        <w:rPr>
          <w:highlight w:val="white"/>
        </w:rPr>
      </w:pPr>
      <w:r w:rsidRPr="00083493">
        <w:rPr>
          <w:highlight w:val="white"/>
        </w:rPr>
        <w:t xml:space="preserve">        return maxDimension + 1;</w:t>
      </w:r>
    </w:p>
    <w:p w14:paraId="29BC698D" w14:textId="77777777" w:rsidR="00517768" w:rsidRPr="00083493" w:rsidRDefault="00517768" w:rsidP="00083493">
      <w:pPr>
        <w:pStyle w:val="Code"/>
        <w:rPr>
          <w:highlight w:val="white"/>
        </w:rPr>
      </w:pPr>
      <w:r w:rsidRPr="00083493">
        <w:rPr>
          <w:highlight w:val="white"/>
        </w:rPr>
        <w:t xml:space="preserve">      }</w:t>
      </w:r>
    </w:p>
    <w:p w14:paraId="3C2A19B1" w14:textId="77777777" w:rsidR="00517768" w:rsidRPr="00083493" w:rsidRDefault="00517768" w:rsidP="00083493">
      <w:pPr>
        <w:pStyle w:val="Code"/>
        <w:rPr>
          <w:highlight w:val="white"/>
        </w:rPr>
      </w:pPr>
    </w:p>
    <w:p w14:paraId="3628827A" w14:textId="77777777" w:rsidR="00517768" w:rsidRPr="00083493" w:rsidRDefault="00517768" w:rsidP="00083493">
      <w:pPr>
        <w:pStyle w:val="Code"/>
        <w:rPr>
          <w:highlight w:val="white"/>
        </w:rPr>
      </w:pPr>
      <w:r w:rsidRPr="00083493">
        <w:rPr>
          <w:highlight w:val="white"/>
        </w:rPr>
        <w:t xml:space="preserve">      return 0;</w:t>
      </w:r>
    </w:p>
    <w:p w14:paraId="4B2260BB" w14:textId="77777777" w:rsidR="00517768" w:rsidRPr="00083493" w:rsidRDefault="00517768" w:rsidP="00083493">
      <w:pPr>
        <w:pStyle w:val="Code"/>
        <w:rPr>
          <w:highlight w:val="white"/>
        </w:rPr>
      </w:pPr>
      <w:r w:rsidRPr="00083493">
        <w:rPr>
          <w:highlight w:val="white"/>
        </w:rPr>
        <w:t xml:space="preserve">    }</w:t>
      </w:r>
    </w:p>
    <w:p w14:paraId="00E5BAAF" w14:textId="77777777" w:rsidR="00517768" w:rsidRPr="00083493" w:rsidRDefault="00517768" w:rsidP="00083493">
      <w:pPr>
        <w:pStyle w:val="Code"/>
        <w:rPr>
          <w:highlight w:val="white"/>
        </w:rPr>
      </w:pPr>
      <w:r w:rsidRPr="00083493">
        <w:rPr>
          <w:highlight w:val="white"/>
        </w:rPr>
        <w:t xml:space="preserve">  }</w:t>
      </w:r>
    </w:p>
    <w:p w14:paraId="508167F7" w14:textId="08376966" w:rsidR="00517768" w:rsidRPr="00083493" w:rsidRDefault="00517768" w:rsidP="00083493">
      <w:pPr>
        <w:pStyle w:val="Code"/>
      </w:pPr>
      <w:r w:rsidRPr="00083493">
        <w:rPr>
          <w:highlight w:val="white"/>
        </w:rPr>
        <w:t>}</w:t>
      </w:r>
    </w:p>
    <w:p w14:paraId="13C13F22" w14:textId="5CB42F91" w:rsidR="00AD7B52" w:rsidRPr="00EC76D5" w:rsidRDefault="00AD7B52" w:rsidP="006A31DF">
      <w:pPr>
        <w:pStyle w:val="Rubrik1"/>
      </w:pPr>
      <w:r w:rsidRPr="00EC76D5">
        <w:lastRenderedPageBreak/>
        <w:t>Middle Code Optimization</w:t>
      </w:r>
      <w:bookmarkEnd w:id="5660"/>
      <w:bookmarkEnd w:id="5661"/>
    </w:p>
    <w:p w14:paraId="779FB1F9" w14:textId="64B9A080" w:rsidR="002B4A6D" w:rsidRPr="00EC76D5" w:rsidRDefault="00EE1DCA" w:rsidP="00EE1DCA">
      <w:r w:rsidRPr="00EC76D5">
        <w:t xml:space="preserve">When the middle code has been </w:t>
      </w:r>
      <w:r w:rsidR="003801E7" w:rsidRPr="00EC76D5">
        <w:t>generated</w:t>
      </w:r>
      <w:r w:rsidRPr="00EC76D5">
        <w:t>, we ne</w:t>
      </w:r>
      <w:r w:rsidR="003801E7" w:rsidRPr="00EC76D5">
        <w:t xml:space="preserve">ed to perform a number of optimizations since the code may be ineffective. Some ineffective parts may be introduced by the programmer, but most parts are likely to be </w:t>
      </w:r>
      <w:r w:rsidR="00714B9B" w:rsidRPr="00EC76D5">
        <w:t>introduced</w:t>
      </w:r>
      <w:r w:rsidR="003801E7" w:rsidRPr="00EC76D5">
        <w:t xml:space="preserve"> by the parser.</w:t>
      </w:r>
      <w:r w:rsidR="00714B9B" w:rsidRPr="00EC76D5">
        <w:t xml:space="preserve"> </w:t>
      </w:r>
      <w:r w:rsidR="00770371" w:rsidRPr="00EC76D5">
        <w:t xml:space="preserve">The </w:t>
      </w:r>
      <w:r w:rsidR="00770371" w:rsidRPr="00EC7C7C">
        <w:rPr>
          <w:rStyle w:val="KeyWord0"/>
        </w:rPr>
        <w:t>MiddleCodeOptimization</w:t>
      </w:r>
      <w:r w:rsidR="00770371" w:rsidRPr="00EC76D5">
        <w:t xml:space="preserve"> class takes care of the optimization. </w:t>
      </w:r>
    </w:p>
    <w:p w14:paraId="55732D1B" w14:textId="77777777" w:rsidR="00EE1DCA" w:rsidRPr="00EC76D5" w:rsidRDefault="00714B9B" w:rsidP="00EE1DCA">
      <w:r w:rsidRPr="00EC76D5">
        <w:t xml:space="preserve">There is a set of </w:t>
      </w:r>
      <w:r w:rsidR="002B4A6D" w:rsidRPr="00EC76D5">
        <w:t xml:space="preserve">optimizations </w:t>
      </w:r>
      <w:r w:rsidRPr="00EC76D5">
        <w:t>available:</w:t>
      </w:r>
    </w:p>
    <w:p w14:paraId="3E964A90" w14:textId="77777777" w:rsidR="00EA63F3" w:rsidRPr="00EC76D5" w:rsidRDefault="00363F07" w:rsidP="00EA63F3">
      <w:pPr>
        <w:pStyle w:val="Liststycke"/>
        <w:numPr>
          <w:ilvl w:val="0"/>
          <w:numId w:val="103"/>
        </w:numPr>
      </w:pPr>
      <w:r w:rsidRPr="00EC76D5">
        <w:t>We clear goto-next-statement</w:t>
      </w:r>
      <w:r w:rsidR="005B57BC" w:rsidRPr="00EC76D5">
        <w:t>s</w:t>
      </w:r>
      <w:r w:rsidR="000428CE" w:rsidRPr="00EC76D5">
        <w:t>: jumps to the next line.</w:t>
      </w:r>
    </w:p>
    <w:p w14:paraId="26B7436A" w14:textId="77777777" w:rsidR="00AB644E" w:rsidRPr="00EC76D5" w:rsidRDefault="00AB644E" w:rsidP="00AB644E">
      <w:pPr>
        <w:pStyle w:val="Liststycke"/>
        <w:numPr>
          <w:ilvl w:val="0"/>
          <w:numId w:val="103"/>
        </w:numPr>
      </w:pPr>
      <w:r w:rsidRPr="00EC76D5">
        <w:t>We also modify goto-next-double-statements:</w:t>
      </w:r>
      <w:r w:rsidR="002A41AC" w:rsidRPr="00EC76D5">
        <w:t xml:space="preserve"> an conditional jump</w:t>
      </w:r>
      <w:r w:rsidRPr="00EC76D5">
        <w:t xml:space="preserve"> instruction that jumps two steps ahead and is followed by an unconditional jump instruction</w:t>
      </w:r>
      <w:r w:rsidR="00BB0F80" w:rsidRPr="00EC76D5">
        <w:t>.</w:t>
      </w:r>
    </w:p>
    <w:p w14:paraId="5FA20FD3" w14:textId="77777777" w:rsidR="00AB644E" w:rsidRPr="00EC76D5" w:rsidRDefault="00A0404F" w:rsidP="00EA63F3">
      <w:pPr>
        <w:pStyle w:val="Liststycke"/>
        <w:numPr>
          <w:ilvl w:val="0"/>
          <w:numId w:val="103"/>
        </w:numPr>
      </w:pPr>
      <w:r w:rsidRPr="00EC76D5">
        <w:t xml:space="preserve">We trace goto-chains: jump instructions that </w:t>
      </w:r>
      <w:r w:rsidR="00A9649B" w:rsidRPr="00EC76D5">
        <w:t>jump to other jump instructions.</w:t>
      </w:r>
    </w:p>
    <w:p w14:paraId="6745F515" w14:textId="77777777" w:rsidR="0029261D" w:rsidRPr="00EC76D5" w:rsidRDefault="0029261D" w:rsidP="00EA63F3">
      <w:pPr>
        <w:pStyle w:val="Liststycke"/>
        <w:numPr>
          <w:ilvl w:val="0"/>
          <w:numId w:val="103"/>
        </w:numPr>
      </w:pPr>
      <w:r w:rsidRPr="00EC76D5">
        <w:t>We clear unreachable code: code that is not reachable from the first function instruction.</w:t>
      </w:r>
    </w:p>
    <w:p w14:paraId="01D801E5" w14:textId="77777777" w:rsidR="00E444D6" w:rsidRPr="00EC76D5" w:rsidRDefault="001B2E15" w:rsidP="00FA2F13">
      <w:pPr>
        <w:pStyle w:val="Liststycke"/>
        <w:numPr>
          <w:ilvl w:val="0"/>
          <w:numId w:val="103"/>
        </w:numPr>
      </w:pPr>
      <w:r w:rsidRPr="00EC76D5">
        <w:t>We remove empty code: code that has been cleared by the optimization above.</w:t>
      </w:r>
    </w:p>
    <w:p w14:paraId="56CD6ACF" w14:textId="77777777" w:rsidR="001B2E15" w:rsidRPr="00EC76D5" w:rsidRDefault="00E444D6" w:rsidP="00E444D6">
      <w:r w:rsidRPr="00EC76D5">
        <w:t>Since the</w:t>
      </w:r>
      <w:r w:rsidR="00237ECB" w:rsidRPr="00EC76D5">
        <w:t xml:space="preserve"> optimization methods</w:t>
      </w:r>
      <w:r w:rsidR="00D073EF" w:rsidRPr="00EC76D5">
        <w:t xml:space="preserve"> may</w:t>
      </w:r>
      <w:r w:rsidRPr="00EC76D5">
        <w:t xml:space="preserve"> reveal new </w:t>
      </w:r>
      <w:r w:rsidR="00A61ED5" w:rsidRPr="00EC76D5">
        <w:t>optimization</w:t>
      </w:r>
      <w:r w:rsidRPr="00EC76D5">
        <w:t xml:space="preserve"> </w:t>
      </w:r>
      <w:r w:rsidR="00A61ED5" w:rsidRPr="00EC76D5">
        <w:t>opportunities</w:t>
      </w:r>
      <w:r w:rsidRPr="00EC76D5">
        <w:t xml:space="preserve"> we need to repeat them </w:t>
      </w:r>
      <w:r w:rsidR="00BA6525" w:rsidRPr="00EC76D5">
        <w:t>until we do not detect any more opportunity.</w:t>
      </w:r>
      <w:r w:rsidR="00B42535" w:rsidRPr="00EC76D5">
        <w:t xml:space="preserve"> The field </w:t>
      </w:r>
      <w:r w:rsidR="00B42535" w:rsidRPr="00EC76D5">
        <w:rPr>
          <w:rStyle w:val="CodeInText"/>
        </w:rPr>
        <w:t>m_update</w:t>
      </w:r>
      <w:r w:rsidR="00B42535" w:rsidRPr="00EC76D5">
        <w:t xml:space="preserve"> is set to true if we find an optimization </w:t>
      </w:r>
      <w:r w:rsidR="0008504C" w:rsidRPr="00EC76D5">
        <w:t>opportunity</w:t>
      </w:r>
      <w:r w:rsidR="00B42535" w:rsidRPr="00EC76D5">
        <w:t>.</w:t>
      </w:r>
    </w:p>
    <w:p w14:paraId="21875F05" w14:textId="6A1F78E2" w:rsidR="00B36BC0" w:rsidRPr="00EC76D5" w:rsidRDefault="0019469C" w:rsidP="001D1BEE">
      <w:pPr>
        <w:pStyle w:val="CodeHeader"/>
      </w:pPr>
      <w:r>
        <w:t>MiddleCodeOptimizor.cs</w:t>
      </w:r>
    </w:p>
    <w:p w14:paraId="229ED5A7" w14:textId="77777777" w:rsidR="00F303A6" w:rsidRPr="00F303A6" w:rsidRDefault="00F303A6" w:rsidP="00F303A6">
      <w:pPr>
        <w:pStyle w:val="Code"/>
        <w:rPr>
          <w:highlight w:val="white"/>
        </w:rPr>
      </w:pPr>
      <w:bookmarkStart w:id="5836" w:name="_Toc481936419"/>
      <w:r w:rsidRPr="00F303A6">
        <w:rPr>
          <w:highlight w:val="white"/>
        </w:rPr>
        <w:t>using System.Numerics;</w:t>
      </w:r>
    </w:p>
    <w:p w14:paraId="427730B9" w14:textId="77777777" w:rsidR="00F303A6" w:rsidRPr="00F303A6" w:rsidRDefault="00F303A6" w:rsidP="00F303A6">
      <w:pPr>
        <w:pStyle w:val="Code"/>
        <w:rPr>
          <w:highlight w:val="white"/>
        </w:rPr>
      </w:pPr>
      <w:r w:rsidRPr="00F303A6">
        <w:rPr>
          <w:highlight w:val="white"/>
        </w:rPr>
        <w:t>using System.Collections.Generic;</w:t>
      </w:r>
    </w:p>
    <w:p w14:paraId="719506DD" w14:textId="77777777" w:rsidR="00F303A6" w:rsidRPr="00F303A6" w:rsidRDefault="00F303A6" w:rsidP="00F303A6">
      <w:pPr>
        <w:pStyle w:val="Code"/>
        <w:rPr>
          <w:highlight w:val="white"/>
        </w:rPr>
      </w:pPr>
    </w:p>
    <w:p w14:paraId="7D354E6F" w14:textId="77777777" w:rsidR="00F303A6" w:rsidRPr="00F303A6" w:rsidRDefault="00F303A6" w:rsidP="00F303A6">
      <w:pPr>
        <w:pStyle w:val="Code"/>
        <w:rPr>
          <w:highlight w:val="white"/>
        </w:rPr>
      </w:pPr>
      <w:r w:rsidRPr="00F303A6">
        <w:rPr>
          <w:highlight w:val="white"/>
        </w:rPr>
        <w:t>namespace CCompiler {</w:t>
      </w:r>
    </w:p>
    <w:p w14:paraId="010EE5CC" w14:textId="77777777" w:rsidR="00F303A6" w:rsidRPr="00F303A6" w:rsidRDefault="00F303A6" w:rsidP="00F303A6">
      <w:pPr>
        <w:pStyle w:val="Code"/>
        <w:rPr>
          <w:highlight w:val="white"/>
        </w:rPr>
      </w:pPr>
      <w:r w:rsidRPr="00F303A6">
        <w:rPr>
          <w:highlight w:val="white"/>
        </w:rPr>
        <w:t xml:space="preserve">  public class MiddleCodeOptimizer {</w:t>
      </w:r>
    </w:p>
    <w:p w14:paraId="3392851F" w14:textId="77777777" w:rsidR="00F303A6" w:rsidRPr="00F303A6" w:rsidRDefault="00F303A6" w:rsidP="00F303A6">
      <w:pPr>
        <w:pStyle w:val="Code"/>
        <w:rPr>
          <w:highlight w:val="white"/>
        </w:rPr>
      </w:pPr>
      <w:r w:rsidRPr="00F303A6">
        <w:rPr>
          <w:highlight w:val="white"/>
        </w:rPr>
        <w:t xml:space="preserve">    private bool m_update;</w:t>
      </w:r>
    </w:p>
    <w:p w14:paraId="1709D114" w14:textId="77777777" w:rsidR="00F303A6" w:rsidRPr="00F303A6" w:rsidRDefault="00F303A6" w:rsidP="00F303A6">
      <w:pPr>
        <w:pStyle w:val="Code"/>
        <w:rPr>
          <w:highlight w:val="white"/>
        </w:rPr>
      </w:pPr>
      <w:r w:rsidRPr="00F303A6">
        <w:rPr>
          <w:highlight w:val="white"/>
        </w:rPr>
        <w:t xml:space="preserve">    private List&lt;MiddleCode&gt; m_middleCodeList;</w:t>
      </w:r>
    </w:p>
    <w:p w14:paraId="6EA6B0EF" w14:textId="77777777" w:rsidR="00F303A6" w:rsidRPr="00F303A6" w:rsidRDefault="00F303A6" w:rsidP="00F303A6">
      <w:pPr>
        <w:pStyle w:val="Code"/>
        <w:rPr>
          <w:highlight w:val="white"/>
        </w:rPr>
      </w:pPr>
    </w:p>
    <w:p w14:paraId="0BDEC005" w14:textId="77777777" w:rsidR="00F303A6" w:rsidRPr="00F303A6" w:rsidRDefault="00F303A6" w:rsidP="00F303A6">
      <w:pPr>
        <w:pStyle w:val="Code"/>
        <w:rPr>
          <w:highlight w:val="white"/>
        </w:rPr>
      </w:pPr>
      <w:r w:rsidRPr="00F303A6">
        <w:rPr>
          <w:highlight w:val="white"/>
        </w:rPr>
        <w:t xml:space="preserve">    public MiddleCodeOptimizer(List&lt;MiddleCode&gt; middleCodeList) {</w:t>
      </w:r>
    </w:p>
    <w:p w14:paraId="7B792CFF" w14:textId="77777777" w:rsidR="00F303A6" w:rsidRPr="00F303A6" w:rsidRDefault="00F303A6" w:rsidP="00F303A6">
      <w:pPr>
        <w:pStyle w:val="Code"/>
        <w:rPr>
          <w:highlight w:val="white"/>
        </w:rPr>
      </w:pPr>
      <w:r w:rsidRPr="00F303A6">
        <w:rPr>
          <w:highlight w:val="white"/>
        </w:rPr>
        <w:t xml:space="preserve">      m_middleCodeList = middleCodeList;</w:t>
      </w:r>
    </w:p>
    <w:p w14:paraId="72C020C7" w14:textId="77777777" w:rsidR="00F303A6" w:rsidRPr="00F303A6" w:rsidRDefault="00F303A6" w:rsidP="00F303A6">
      <w:pPr>
        <w:pStyle w:val="Code"/>
        <w:rPr>
          <w:highlight w:val="white"/>
        </w:rPr>
      </w:pPr>
      <w:r w:rsidRPr="00F303A6">
        <w:rPr>
          <w:highlight w:val="white"/>
        </w:rPr>
        <w:t xml:space="preserve">    }</w:t>
      </w:r>
    </w:p>
    <w:p w14:paraId="4FB67318" w14:textId="77777777" w:rsidR="00F303A6" w:rsidRPr="00F303A6" w:rsidRDefault="00F303A6" w:rsidP="00F303A6">
      <w:pPr>
        <w:pStyle w:val="Code"/>
        <w:rPr>
          <w:highlight w:val="white"/>
        </w:rPr>
      </w:pPr>
    </w:p>
    <w:p w14:paraId="256A42DA" w14:textId="77777777" w:rsidR="00F303A6" w:rsidRPr="00F303A6" w:rsidRDefault="00F303A6" w:rsidP="00F303A6">
      <w:pPr>
        <w:pStyle w:val="Code"/>
        <w:rPr>
          <w:highlight w:val="white"/>
        </w:rPr>
      </w:pPr>
      <w:r w:rsidRPr="00F303A6">
        <w:rPr>
          <w:highlight w:val="white"/>
        </w:rPr>
        <w:t xml:space="preserve">    public void Optimize() {</w:t>
      </w:r>
    </w:p>
    <w:p w14:paraId="78936495" w14:textId="77777777" w:rsidR="00F303A6" w:rsidRPr="00F303A6" w:rsidRDefault="00F303A6" w:rsidP="00F303A6">
      <w:pPr>
        <w:pStyle w:val="Code"/>
        <w:rPr>
          <w:highlight w:val="white"/>
        </w:rPr>
      </w:pPr>
      <w:r w:rsidRPr="00F303A6">
        <w:rPr>
          <w:highlight w:val="white"/>
        </w:rPr>
        <w:t xml:space="preserve">      ObjectToIntegerAddresses();</w:t>
      </w:r>
    </w:p>
    <w:p w14:paraId="49869B98" w14:textId="77777777" w:rsidR="00F303A6" w:rsidRPr="00F303A6" w:rsidRDefault="00F303A6" w:rsidP="00F303A6">
      <w:pPr>
        <w:pStyle w:val="Code"/>
        <w:rPr>
          <w:highlight w:val="white"/>
        </w:rPr>
      </w:pPr>
    </w:p>
    <w:p w14:paraId="4C0BEC9C" w14:textId="77777777" w:rsidR="00F303A6" w:rsidRPr="00F303A6" w:rsidRDefault="00F303A6" w:rsidP="00F303A6">
      <w:pPr>
        <w:pStyle w:val="Code"/>
        <w:rPr>
          <w:highlight w:val="white"/>
        </w:rPr>
      </w:pPr>
      <w:r w:rsidRPr="00F303A6">
        <w:rPr>
          <w:highlight w:val="white"/>
        </w:rPr>
        <w:t xml:space="preserve">      do {</w:t>
      </w:r>
    </w:p>
    <w:p w14:paraId="00810713" w14:textId="77777777" w:rsidR="00F303A6" w:rsidRPr="00F303A6" w:rsidRDefault="00F303A6" w:rsidP="00F303A6">
      <w:pPr>
        <w:pStyle w:val="Code"/>
        <w:rPr>
          <w:highlight w:val="white"/>
        </w:rPr>
      </w:pPr>
      <w:r w:rsidRPr="00F303A6">
        <w:rPr>
          <w:highlight w:val="white"/>
        </w:rPr>
        <w:t xml:space="preserve">        m_update = false;</w:t>
      </w:r>
    </w:p>
    <w:p w14:paraId="70F914AE" w14:textId="77777777" w:rsidR="00F303A6" w:rsidRPr="00F303A6" w:rsidRDefault="00F303A6" w:rsidP="00F303A6">
      <w:pPr>
        <w:pStyle w:val="Code"/>
        <w:rPr>
          <w:highlight w:val="white"/>
        </w:rPr>
      </w:pPr>
      <w:r w:rsidRPr="00F303A6">
        <w:rPr>
          <w:highlight w:val="white"/>
        </w:rPr>
        <w:t xml:space="preserve">        ClearGotoNextStatements();</w:t>
      </w:r>
    </w:p>
    <w:p w14:paraId="1E9B3A92" w14:textId="77777777" w:rsidR="00F303A6" w:rsidRPr="00F303A6" w:rsidRDefault="00F303A6" w:rsidP="00F303A6">
      <w:pPr>
        <w:pStyle w:val="Code"/>
        <w:rPr>
          <w:highlight w:val="white"/>
        </w:rPr>
      </w:pPr>
      <w:r w:rsidRPr="00F303A6">
        <w:rPr>
          <w:highlight w:val="white"/>
        </w:rPr>
        <w:t xml:space="preserve">        ClearDoubleRelationStatements();</w:t>
      </w:r>
    </w:p>
    <w:p w14:paraId="4422AC82" w14:textId="77777777" w:rsidR="00F303A6" w:rsidRPr="00F303A6" w:rsidRDefault="00F303A6" w:rsidP="00F303A6">
      <w:pPr>
        <w:pStyle w:val="Code"/>
        <w:rPr>
          <w:highlight w:val="white"/>
        </w:rPr>
      </w:pPr>
      <w:r w:rsidRPr="00F303A6">
        <w:rPr>
          <w:highlight w:val="white"/>
        </w:rPr>
        <w:t xml:space="preserve">        TraceGotoChains();</w:t>
      </w:r>
    </w:p>
    <w:p w14:paraId="0140DD48" w14:textId="77777777" w:rsidR="00F303A6" w:rsidRPr="00F303A6" w:rsidRDefault="00F303A6" w:rsidP="00F303A6">
      <w:pPr>
        <w:pStyle w:val="Code"/>
        <w:rPr>
          <w:highlight w:val="white"/>
        </w:rPr>
      </w:pPr>
      <w:r w:rsidRPr="00F303A6">
        <w:rPr>
          <w:highlight w:val="white"/>
        </w:rPr>
        <w:t xml:space="preserve">        ClearUnreachableCode();</w:t>
      </w:r>
    </w:p>
    <w:p w14:paraId="3075D5C5" w14:textId="77777777" w:rsidR="00F303A6" w:rsidRPr="00F303A6" w:rsidRDefault="00F303A6" w:rsidP="00F303A6">
      <w:pPr>
        <w:pStyle w:val="Code"/>
        <w:rPr>
          <w:highlight w:val="white"/>
        </w:rPr>
      </w:pPr>
      <w:r w:rsidRPr="00F303A6">
        <w:rPr>
          <w:highlight w:val="white"/>
        </w:rPr>
        <w:t xml:space="preserve">        RemovePushPop();</w:t>
      </w:r>
    </w:p>
    <w:p w14:paraId="3396AC67" w14:textId="77777777" w:rsidR="00F303A6" w:rsidRPr="00F303A6" w:rsidRDefault="00F303A6" w:rsidP="00F303A6">
      <w:pPr>
        <w:pStyle w:val="Code"/>
        <w:rPr>
          <w:highlight w:val="white"/>
        </w:rPr>
      </w:pPr>
      <w:r w:rsidRPr="00F303A6">
        <w:rPr>
          <w:highlight w:val="white"/>
        </w:rPr>
        <w:t xml:space="preserve">        MergePopPushToTop();</w:t>
      </w:r>
    </w:p>
    <w:p w14:paraId="3660B57C" w14:textId="77777777" w:rsidR="00F303A6" w:rsidRPr="00F303A6" w:rsidRDefault="00F303A6" w:rsidP="00F303A6">
      <w:pPr>
        <w:pStyle w:val="Code"/>
        <w:rPr>
          <w:highlight w:val="white"/>
        </w:rPr>
      </w:pPr>
      <w:r w:rsidRPr="00F303A6">
        <w:rPr>
          <w:highlight w:val="white"/>
        </w:rPr>
        <w:t xml:space="preserve">        MergeTopPopToPop();</w:t>
      </w:r>
    </w:p>
    <w:p w14:paraId="371F31DF" w14:textId="77777777" w:rsidR="00F303A6" w:rsidRPr="00F303A6" w:rsidRDefault="00F303A6" w:rsidP="00F303A6">
      <w:pPr>
        <w:pStyle w:val="Code"/>
        <w:rPr>
          <w:highlight w:val="white"/>
        </w:rPr>
      </w:pPr>
      <w:r w:rsidRPr="00F303A6">
        <w:rPr>
          <w:highlight w:val="white"/>
        </w:rPr>
        <w:t xml:space="preserve">        //MergeBinary(); // XXX</w:t>
      </w:r>
    </w:p>
    <w:p w14:paraId="42C915AC" w14:textId="77777777" w:rsidR="00F303A6" w:rsidRPr="00F303A6" w:rsidRDefault="00F303A6" w:rsidP="00F303A6">
      <w:pPr>
        <w:pStyle w:val="Code"/>
        <w:rPr>
          <w:highlight w:val="white"/>
        </w:rPr>
      </w:pPr>
      <w:r w:rsidRPr="00F303A6">
        <w:rPr>
          <w:highlight w:val="white"/>
        </w:rPr>
        <w:t xml:space="preserve">        //MergeDoubleAssign(); // XXX</w:t>
      </w:r>
    </w:p>
    <w:p w14:paraId="37514346" w14:textId="77777777" w:rsidR="00F303A6" w:rsidRPr="00F303A6" w:rsidRDefault="00F303A6" w:rsidP="00F303A6">
      <w:pPr>
        <w:pStyle w:val="Code"/>
        <w:rPr>
          <w:highlight w:val="white"/>
        </w:rPr>
      </w:pPr>
      <w:r w:rsidRPr="00F303A6">
        <w:rPr>
          <w:highlight w:val="white"/>
        </w:rPr>
        <w:t xml:space="preserve">        SematicOptimization();</w:t>
      </w:r>
    </w:p>
    <w:p w14:paraId="438E9B76" w14:textId="77777777" w:rsidR="00F303A6" w:rsidRPr="00F303A6" w:rsidRDefault="00F303A6" w:rsidP="00F303A6">
      <w:pPr>
        <w:pStyle w:val="Code"/>
        <w:rPr>
          <w:highlight w:val="white"/>
        </w:rPr>
      </w:pPr>
      <w:r w:rsidRPr="00F303A6">
        <w:rPr>
          <w:highlight w:val="white"/>
        </w:rPr>
        <w:t xml:space="preserve">        OptimizeRelation();</w:t>
      </w:r>
    </w:p>
    <w:p w14:paraId="50EEDF33" w14:textId="77777777" w:rsidR="00F303A6" w:rsidRPr="00F303A6" w:rsidRDefault="00F303A6" w:rsidP="00F303A6">
      <w:pPr>
        <w:pStyle w:val="Code"/>
        <w:rPr>
          <w:highlight w:val="white"/>
        </w:rPr>
      </w:pPr>
      <w:r w:rsidRPr="00F303A6">
        <w:rPr>
          <w:highlight w:val="white"/>
        </w:rPr>
        <w:t xml:space="preserve">        OptimizeCommutative();</w:t>
      </w:r>
    </w:p>
    <w:p w14:paraId="76F57F7D" w14:textId="77777777" w:rsidR="00F303A6" w:rsidRPr="00F303A6" w:rsidRDefault="00F303A6" w:rsidP="00F303A6">
      <w:pPr>
        <w:pStyle w:val="Code"/>
        <w:rPr>
          <w:highlight w:val="white"/>
        </w:rPr>
      </w:pPr>
      <w:r w:rsidRPr="00F303A6">
        <w:rPr>
          <w:highlight w:val="white"/>
        </w:rPr>
        <w:t xml:space="preserve">        OptimizeBinary();</w:t>
      </w:r>
    </w:p>
    <w:p w14:paraId="4328E80E" w14:textId="77777777" w:rsidR="00F303A6" w:rsidRPr="00F303A6" w:rsidRDefault="00F303A6" w:rsidP="00F303A6">
      <w:pPr>
        <w:pStyle w:val="Code"/>
        <w:rPr>
          <w:highlight w:val="white"/>
        </w:rPr>
      </w:pPr>
      <w:r w:rsidRPr="00F303A6">
        <w:rPr>
          <w:highlight w:val="white"/>
        </w:rPr>
        <w:t xml:space="preserve">        CheckIntegral(); // XXX</w:t>
      </w:r>
    </w:p>
    <w:p w14:paraId="135B2E7D" w14:textId="77777777" w:rsidR="00F303A6" w:rsidRPr="00F303A6" w:rsidRDefault="00F303A6" w:rsidP="00F303A6">
      <w:pPr>
        <w:pStyle w:val="Code"/>
        <w:rPr>
          <w:highlight w:val="white"/>
        </w:rPr>
      </w:pPr>
      <w:r w:rsidRPr="00F303A6">
        <w:rPr>
          <w:highlight w:val="white"/>
        </w:rPr>
        <w:t xml:space="preserve">        CheckFloating(); // XXX</w:t>
      </w:r>
    </w:p>
    <w:p w14:paraId="2C133D3D" w14:textId="77777777" w:rsidR="00F303A6" w:rsidRPr="00F303A6" w:rsidRDefault="00F303A6" w:rsidP="00F303A6">
      <w:pPr>
        <w:pStyle w:val="Code"/>
        <w:rPr>
          <w:highlight w:val="white"/>
        </w:rPr>
      </w:pPr>
      <w:r w:rsidRPr="00F303A6">
        <w:rPr>
          <w:highlight w:val="white"/>
        </w:rPr>
        <w:t xml:space="preserve">        RemoveClearedCode();</w:t>
      </w:r>
    </w:p>
    <w:p w14:paraId="7921201A" w14:textId="77777777" w:rsidR="00F303A6" w:rsidRPr="00F303A6" w:rsidRDefault="00F303A6" w:rsidP="00F303A6">
      <w:pPr>
        <w:pStyle w:val="Code"/>
        <w:rPr>
          <w:highlight w:val="white"/>
        </w:rPr>
      </w:pPr>
      <w:r w:rsidRPr="00F303A6">
        <w:rPr>
          <w:highlight w:val="white"/>
        </w:rPr>
        <w:t xml:space="preserve">      } while (m_update);</w:t>
      </w:r>
    </w:p>
    <w:p w14:paraId="06D98893" w14:textId="77777777" w:rsidR="00F303A6" w:rsidRPr="00F303A6" w:rsidRDefault="00F303A6" w:rsidP="00F303A6">
      <w:pPr>
        <w:pStyle w:val="Code"/>
        <w:rPr>
          <w:highlight w:val="white"/>
        </w:rPr>
      </w:pPr>
      <w:r w:rsidRPr="00F303A6">
        <w:rPr>
          <w:highlight w:val="white"/>
        </w:rPr>
        <w:lastRenderedPageBreak/>
        <w:t xml:space="preserve">    }</w:t>
      </w:r>
    </w:p>
    <w:p w14:paraId="3AE4ACDE" w14:textId="473797CD" w:rsidR="00F303A6" w:rsidRDefault="00F303A6" w:rsidP="00F303A6">
      <w:pPr>
        <w:pStyle w:val="Rubrik3"/>
      </w:pPr>
      <w:r>
        <w:t>Object to Integer Addresses</w:t>
      </w:r>
    </w:p>
    <w:p w14:paraId="59B9EA90" w14:textId="5DCE77E6" w:rsidR="009D157E" w:rsidRDefault="00F303A6" w:rsidP="00F303A6">
      <w:r>
        <w:t>When we generated the middle code, we use middle code objects as target for jump instructions.</w:t>
      </w:r>
      <w:r w:rsidR="00AB0C51">
        <w:t xml:space="preserve"> The first we need to do is to </w:t>
      </w:r>
      <w:r w:rsidR="005432DA">
        <w:t>change</w:t>
      </w:r>
      <w:r w:rsidR="00AB0C51">
        <w:t xml:space="preserve"> the middle code targets to integer targets.</w:t>
      </w:r>
      <w:r w:rsidR="00DC227A">
        <w:t xml:space="preserve"> The reason for this is that the optimization process of this chapter </w:t>
      </w:r>
      <w:r w:rsidR="009D157E">
        <w:t xml:space="preserve">will result in the </w:t>
      </w:r>
      <w:r w:rsidR="00DC227A">
        <w:t xml:space="preserve">removal of </w:t>
      </w:r>
      <w:r w:rsidR="009D157E">
        <w:t>middle code instruction, among which some may be jump targets.</w:t>
      </w:r>
    </w:p>
    <w:p w14:paraId="61739767" w14:textId="77777777" w:rsidR="009D157E" w:rsidRPr="00EC76D5" w:rsidRDefault="009D157E" w:rsidP="009D157E">
      <w:pPr>
        <w:pStyle w:val="CodeHeader"/>
      </w:pPr>
      <w:r>
        <w:t>MiddleCodeOptimizor.cs</w:t>
      </w:r>
    </w:p>
    <w:p w14:paraId="75BDAD9E" w14:textId="77777777" w:rsidR="00361DD4" w:rsidRPr="00361DD4" w:rsidRDefault="00361DD4" w:rsidP="00361DD4">
      <w:pPr>
        <w:pStyle w:val="Code"/>
        <w:rPr>
          <w:highlight w:val="white"/>
        </w:rPr>
      </w:pPr>
      <w:r w:rsidRPr="00361DD4">
        <w:rPr>
          <w:highlight w:val="white"/>
        </w:rPr>
        <w:t xml:space="preserve">    public void ObjectToIntegerAddresses() {</w:t>
      </w:r>
    </w:p>
    <w:p w14:paraId="20EDA1EF" w14:textId="374F302D" w:rsidR="00D50063" w:rsidRDefault="00D50063" w:rsidP="00D50063">
      <w:pPr>
        <w:rPr>
          <w:highlight w:val="white"/>
        </w:rPr>
      </w:pPr>
      <w:r>
        <w:rPr>
          <w:highlight w:val="white"/>
        </w:rPr>
        <w:t xml:space="preserve">We start by defining the address map, which we load with </w:t>
      </w:r>
      <w:r w:rsidR="00E0470C">
        <w:rPr>
          <w:highlight w:val="white"/>
        </w:rPr>
        <w:t>the index of each instruction.</w:t>
      </w:r>
    </w:p>
    <w:p w14:paraId="6FE8E21F" w14:textId="347C55A0" w:rsidR="00361DD4" w:rsidRDefault="00361DD4" w:rsidP="00361DD4">
      <w:pPr>
        <w:pStyle w:val="Code"/>
        <w:rPr>
          <w:highlight w:val="white"/>
        </w:rPr>
      </w:pPr>
      <w:r w:rsidRPr="00361DD4">
        <w:rPr>
          <w:highlight w:val="white"/>
        </w:rPr>
        <w:t xml:space="preserve">      IDictionary&lt;MiddleCode,int&gt; addressMap =</w:t>
      </w:r>
    </w:p>
    <w:p w14:paraId="08BA9045" w14:textId="2DDCD859" w:rsidR="00361DD4" w:rsidRPr="00361DD4" w:rsidRDefault="00361DD4" w:rsidP="00361DD4">
      <w:pPr>
        <w:pStyle w:val="Code"/>
        <w:rPr>
          <w:highlight w:val="white"/>
        </w:rPr>
      </w:pPr>
      <w:r>
        <w:rPr>
          <w:highlight w:val="white"/>
        </w:rPr>
        <w:t xml:space="preserve">       </w:t>
      </w:r>
      <w:r w:rsidRPr="00361DD4">
        <w:rPr>
          <w:highlight w:val="white"/>
        </w:rPr>
        <w:t xml:space="preserve"> new Dictionary&lt;MiddleCode,int&gt;();</w:t>
      </w:r>
    </w:p>
    <w:p w14:paraId="783D62EE" w14:textId="77777777" w:rsidR="00361DD4" w:rsidRPr="00361DD4" w:rsidRDefault="00361DD4" w:rsidP="00361DD4">
      <w:pPr>
        <w:pStyle w:val="Code"/>
        <w:rPr>
          <w:highlight w:val="white"/>
        </w:rPr>
      </w:pPr>
      <w:r w:rsidRPr="00361DD4">
        <w:rPr>
          <w:highlight w:val="white"/>
        </w:rPr>
        <w:t xml:space="preserve">    </w:t>
      </w:r>
    </w:p>
    <w:p w14:paraId="660949AE" w14:textId="77777777" w:rsidR="00361DD4" w:rsidRPr="00361DD4" w:rsidRDefault="00361DD4" w:rsidP="00361DD4">
      <w:pPr>
        <w:pStyle w:val="Code"/>
        <w:rPr>
          <w:highlight w:val="white"/>
        </w:rPr>
      </w:pPr>
      <w:r w:rsidRPr="00361DD4">
        <w:rPr>
          <w:highlight w:val="white"/>
        </w:rPr>
        <w:t xml:space="preserve">      for (int index = 0; index &lt; m_middleCodeList.Count; ++index) {</w:t>
      </w:r>
    </w:p>
    <w:p w14:paraId="0D5C96EB" w14:textId="77777777" w:rsidR="00361DD4" w:rsidRPr="00361DD4" w:rsidRDefault="00361DD4" w:rsidP="00361DD4">
      <w:pPr>
        <w:pStyle w:val="Code"/>
        <w:rPr>
          <w:highlight w:val="white"/>
        </w:rPr>
      </w:pPr>
      <w:r w:rsidRPr="00361DD4">
        <w:rPr>
          <w:highlight w:val="white"/>
        </w:rPr>
        <w:t xml:space="preserve">        addressMap.Add(m_middleCodeList[index], index);</w:t>
      </w:r>
    </w:p>
    <w:p w14:paraId="34166EC4" w14:textId="77777777" w:rsidR="00361DD4" w:rsidRPr="00361DD4" w:rsidRDefault="00361DD4" w:rsidP="00361DD4">
      <w:pPr>
        <w:pStyle w:val="Code"/>
        <w:rPr>
          <w:highlight w:val="white"/>
        </w:rPr>
      </w:pPr>
      <w:r w:rsidRPr="00361DD4">
        <w:rPr>
          <w:highlight w:val="white"/>
        </w:rPr>
        <w:t xml:space="preserve">      }</w:t>
      </w:r>
    </w:p>
    <w:p w14:paraId="5BA43449" w14:textId="4AEA0E6B" w:rsidR="00361DD4" w:rsidRPr="00361DD4" w:rsidRDefault="00BC3303" w:rsidP="00BC3303">
      <w:pPr>
        <w:rPr>
          <w:highlight w:val="white"/>
        </w:rPr>
      </w:pPr>
      <w:r>
        <w:rPr>
          <w:highlight w:val="white"/>
        </w:rPr>
        <w:t xml:space="preserve">We then iterate through the </w:t>
      </w:r>
      <w:r w:rsidR="006D5D52">
        <w:rPr>
          <w:highlight w:val="white"/>
        </w:rPr>
        <w:t xml:space="preserve">middle code list and, with the help of the address map, change the </w:t>
      </w:r>
      <w:r w:rsidR="00C95871">
        <w:rPr>
          <w:highlight w:val="white"/>
        </w:rPr>
        <w:t>targets from middle code instructions to integer values.</w:t>
      </w:r>
      <w:r w:rsidR="00361DD4" w:rsidRPr="00361DD4">
        <w:rPr>
          <w:highlight w:val="white"/>
        </w:rPr>
        <w:t xml:space="preserve">    </w:t>
      </w:r>
    </w:p>
    <w:p w14:paraId="4576C19D" w14:textId="77777777" w:rsidR="00361DD4" w:rsidRPr="00361DD4" w:rsidRDefault="00361DD4" w:rsidP="00361DD4">
      <w:pPr>
        <w:pStyle w:val="Code"/>
        <w:rPr>
          <w:highlight w:val="white"/>
        </w:rPr>
      </w:pPr>
      <w:r w:rsidRPr="00361DD4">
        <w:rPr>
          <w:highlight w:val="white"/>
        </w:rPr>
        <w:t xml:space="preserve">      for (int index = 0; index &lt; m_middleCodeList.Count; ++index) {</w:t>
      </w:r>
    </w:p>
    <w:p w14:paraId="77EE8FDB" w14:textId="77777777" w:rsidR="00361DD4" w:rsidRPr="00361DD4" w:rsidRDefault="00361DD4" w:rsidP="00361DD4">
      <w:pPr>
        <w:pStyle w:val="Code"/>
        <w:rPr>
          <w:highlight w:val="white"/>
        </w:rPr>
      </w:pPr>
      <w:r w:rsidRPr="00361DD4">
        <w:rPr>
          <w:highlight w:val="white"/>
        </w:rPr>
        <w:t xml:space="preserve">        MiddleCode sourceCode = m_middleCodeList[index];</w:t>
      </w:r>
    </w:p>
    <w:p w14:paraId="1611AD03" w14:textId="77777777" w:rsidR="00361DD4" w:rsidRPr="00361DD4" w:rsidRDefault="00361DD4" w:rsidP="00361DD4">
      <w:pPr>
        <w:pStyle w:val="Code"/>
        <w:rPr>
          <w:highlight w:val="white"/>
        </w:rPr>
      </w:pPr>
      <w:r w:rsidRPr="00361DD4">
        <w:rPr>
          <w:highlight w:val="white"/>
        </w:rPr>
        <w:t xml:space="preserve">      </w:t>
      </w:r>
    </w:p>
    <w:p w14:paraId="07FFA66D" w14:textId="77777777" w:rsidR="00361DD4" w:rsidRDefault="00361DD4" w:rsidP="00361DD4">
      <w:pPr>
        <w:pStyle w:val="Code"/>
        <w:rPr>
          <w:highlight w:val="white"/>
        </w:rPr>
      </w:pPr>
      <w:r w:rsidRPr="00361DD4">
        <w:rPr>
          <w:highlight w:val="white"/>
        </w:rPr>
        <w:t xml:space="preserve">        if (sourceCode.IsGoto() || sourceCode.IsCarry() ||</w:t>
      </w:r>
    </w:p>
    <w:p w14:paraId="3F2707A9" w14:textId="34CD6BFF" w:rsidR="00361DD4" w:rsidRPr="00361DD4" w:rsidRDefault="00361DD4" w:rsidP="00361DD4">
      <w:pPr>
        <w:pStyle w:val="Code"/>
        <w:rPr>
          <w:highlight w:val="white"/>
        </w:rPr>
      </w:pPr>
      <w:r>
        <w:rPr>
          <w:highlight w:val="white"/>
        </w:rPr>
        <w:t xml:space="preserve">           </w:t>
      </w:r>
      <w:r w:rsidRPr="00361DD4">
        <w:rPr>
          <w:highlight w:val="white"/>
        </w:rPr>
        <w:t xml:space="preserve"> sourceCode.IsRelation()) {</w:t>
      </w:r>
    </w:p>
    <w:p w14:paraId="575DA161" w14:textId="6AFF90AC" w:rsidR="00361DD4" w:rsidRPr="00361DD4" w:rsidRDefault="00361DD4" w:rsidP="00361DD4">
      <w:pPr>
        <w:pStyle w:val="Code"/>
        <w:rPr>
          <w:highlight w:val="white"/>
        </w:rPr>
      </w:pPr>
      <w:r w:rsidRPr="00361DD4">
        <w:rPr>
          <w:highlight w:val="white"/>
        </w:rPr>
        <w:t xml:space="preserve">          Assert.</w:t>
      </w:r>
      <w:r w:rsidR="00D324D8">
        <w:rPr>
          <w:highlight w:val="white"/>
        </w:rPr>
        <w:t>ErrorXXX</w:t>
      </w:r>
      <w:r w:rsidRPr="00361DD4">
        <w:rPr>
          <w:highlight w:val="white"/>
        </w:rPr>
        <w:t>(sourceCode[0] is MiddleCode);</w:t>
      </w:r>
    </w:p>
    <w:p w14:paraId="3E04EEEA" w14:textId="77777777" w:rsidR="00361DD4" w:rsidRPr="00361DD4" w:rsidRDefault="00361DD4" w:rsidP="00361DD4">
      <w:pPr>
        <w:pStyle w:val="Code"/>
        <w:rPr>
          <w:highlight w:val="white"/>
        </w:rPr>
      </w:pPr>
      <w:r w:rsidRPr="00361DD4">
        <w:rPr>
          <w:highlight w:val="white"/>
        </w:rPr>
        <w:t xml:space="preserve">          MiddleCode targetCode = (MiddleCode) sourceCode[0];</w:t>
      </w:r>
    </w:p>
    <w:p w14:paraId="5E4E5754" w14:textId="55E1BA6A" w:rsidR="00361DD4" w:rsidRPr="00361DD4" w:rsidRDefault="00361DD4" w:rsidP="00361DD4">
      <w:pPr>
        <w:pStyle w:val="Code"/>
        <w:rPr>
          <w:highlight w:val="white"/>
        </w:rPr>
      </w:pPr>
      <w:r w:rsidRPr="00361DD4">
        <w:rPr>
          <w:highlight w:val="white"/>
        </w:rPr>
        <w:t xml:space="preserve">          Assert.</w:t>
      </w:r>
      <w:r w:rsidR="00D324D8">
        <w:rPr>
          <w:highlight w:val="white"/>
        </w:rPr>
        <w:t>ErrorXXX</w:t>
      </w:r>
      <w:r w:rsidRPr="00361DD4">
        <w:rPr>
          <w:highlight w:val="white"/>
        </w:rPr>
        <w:t>(addressMap.ContainsKey(targetCode));</w:t>
      </w:r>
    </w:p>
    <w:p w14:paraId="7E7926ED" w14:textId="77777777" w:rsidR="00361DD4" w:rsidRPr="00361DD4" w:rsidRDefault="00361DD4" w:rsidP="00361DD4">
      <w:pPr>
        <w:pStyle w:val="Code"/>
        <w:rPr>
          <w:highlight w:val="white"/>
        </w:rPr>
      </w:pPr>
      <w:r w:rsidRPr="00361DD4">
        <w:rPr>
          <w:highlight w:val="white"/>
        </w:rPr>
        <w:t xml:space="preserve">          sourceCode[0] = addressMap[targetCode];</w:t>
      </w:r>
    </w:p>
    <w:p w14:paraId="08D74424" w14:textId="77777777" w:rsidR="00361DD4" w:rsidRPr="00361DD4" w:rsidRDefault="00361DD4" w:rsidP="00361DD4">
      <w:pPr>
        <w:pStyle w:val="Code"/>
        <w:rPr>
          <w:highlight w:val="white"/>
        </w:rPr>
      </w:pPr>
      <w:r w:rsidRPr="00361DD4">
        <w:rPr>
          <w:highlight w:val="white"/>
        </w:rPr>
        <w:t xml:space="preserve">        }</w:t>
      </w:r>
    </w:p>
    <w:p w14:paraId="455DDE3D" w14:textId="77777777" w:rsidR="00361DD4" w:rsidRPr="00361DD4" w:rsidRDefault="00361DD4" w:rsidP="00361DD4">
      <w:pPr>
        <w:pStyle w:val="Code"/>
        <w:rPr>
          <w:highlight w:val="white"/>
        </w:rPr>
      </w:pPr>
      <w:r w:rsidRPr="00361DD4">
        <w:rPr>
          <w:highlight w:val="white"/>
        </w:rPr>
        <w:t xml:space="preserve">      }</w:t>
      </w:r>
    </w:p>
    <w:p w14:paraId="54DA9ADB" w14:textId="443BFBB6" w:rsidR="009D157E" w:rsidRPr="00361DD4" w:rsidRDefault="00361DD4" w:rsidP="00361DD4">
      <w:pPr>
        <w:pStyle w:val="Code"/>
        <w:rPr>
          <w:highlight w:val="white"/>
        </w:rPr>
      </w:pPr>
      <w:r w:rsidRPr="00361DD4">
        <w:rPr>
          <w:highlight w:val="white"/>
        </w:rPr>
        <w:t xml:space="preserve">    }</w:t>
      </w:r>
    </w:p>
    <w:p w14:paraId="290031D7" w14:textId="1551B525" w:rsidR="001B6658" w:rsidRDefault="001B6658" w:rsidP="00795872">
      <w:pPr>
        <w:pStyle w:val="Rubrik3"/>
      </w:pPr>
      <w:r>
        <w:t>Goto Next Instructions</w:t>
      </w:r>
    </w:p>
    <w:p w14:paraId="7A9F02C3" w14:textId="4ACBDBB6" w:rsidR="001B6658" w:rsidRPr="001B6658" w:rsidRDefault="001B6658" w:rsidP="001B6658">
      <w:r>
        <w:t xml:space="preserve">In some cases, there may be goto instructions that just jump to the next instructions. Those instructions </w:t>
      </w:r>
      <w:r w:rsidR="005727E4">
        <w:t xml:space="preserve">are </w:t>
      </w:r>
      <w:r w:rsidR="00DF46F1">
        <w:t>meaningless</w:t>
      </w:r>
      <w:r w:rsidR="005727E4">
        <w:t xml:space="preserve"> and </w:t>
      </w:r>
      <w:r w:rsidR="00DF46F1">
        <w:t>s</w:t>
      </w:r>
      <w:r w:rsidR="005727E4">
        <w:t>hall be removed.</w:t>
      </w:r>
      <w:r w:rsidR="001A05A4">
        <w:t xml:space="preserve"> For instance:</w:t>
      </w:r>
    </w:p>
    <w:bookmarkEnd w:id="5836"/>
    <w:p w14:paraId="1A4DE48E" w14:textId="77777777" w:rsidR="000428CE" w:rsidRPr="00EC76D5" w:rsidRDefault="00116D7F" w:rsidP="000428CE">
      <w:pPr>
        <w:pStyle w:val="Code"/>
      </w:pPr>
      <w:r w:rsidRPr="00EC76D5">
        <w:t xml:space="preserve"> </w:t>
      </w:r>
      <w:r w:rsidR="000428CE" w:rsidRPr="00EC76D5">
        <w:t xml:space="preserve"> 1. goto 2</w:t>
      </w:r>
    </w:p>
    <w:p w14:paraId="3945D4AF" w14:textId="77777777" w:rsidR="000B244B" w:rsidRPr="00EC76D5" w:rsidRDefault="000428CE" w:rsidP="000B244B">
      <w:pPr>
        <w:pStyle w:val="Code"/>
      </w:pPr>
      <w:r w:rsidRPr="00EC76D5">
        <w:t xml:space="preserve">  2. ...</w:t>
      </w:r>
    </w:p>
    <w:p w14:paraId="46FD00C9" w14:textId="56C831CD" w:rsidR="00116D7F" w:rsidRDefault="00F34F95" w:rsidP="00F34F95">
      <w:pPr>
        <w:pStyle w:val="CodeHeader"/>
      </w:pPr>
      <w:r>
        <w:t>MiddleCodeOptimizor.cs</w:t>
      </w:r>
    </w:p>
    <w:p w14:paraId="2B2B3ECA" w14:textId="77777777" w:rsidR="001550CF" w:rsidRPr="001550CF" w:rsidRDefault="001550CF" w:rsidP="001550CF">
      <w:pPr>
        <w:pStyle w:val="Code"/>
        <w:rPr>
          <w:highlight w:val="white"/>
        </w:rPr>
      </w:pPr>
      <w:r w:rsidRPr="001550CF">
        <w:rPr>
          <w:highlight w:val="white"/>
        </w:rPr>
        <w:t xml:space="preserve">    private void ClearGotoNextStatements() {</w:t>
      </w:r>
    </w:p>
    <w:p w14:paraId="3514884D" w14:textId="77777777" w:rsidR="001550CF" w:rsidRPr="001550CF" w:rsidRDefault="001550CF" w:rsidP="001550CF">
      <w:pPr>
        <w:pStyle w:val="Code"/>
        <w:rPr>
          <w:highlight w:val="white"/>
        </w:rPr>
      </w:pPr>
      <w:r w:rsidRPr="001550CF">
        <w:rPr>
          <w:highlight w:val="white"/>
        </w:rPr>
        <w:t xml:space="preserve">      for (int index = 1; index &lt; (m_middleCodeList.Count - 1); ++index) {</w:t>
      </w:r>
    </w:p>
    <w:p w14:paraId="6FBDBF4C" w14:textId="77777777" w:rsidR="001550CF" w:rsidRPr="001550CF" w:rsidRDefault="001550CF" w:rsidP="001550CF">
      <w:pPr>
        <w:pStyle w:val="Code"/>
        <w:rPr>
          <w:highlight w:val="white"/>
        </w:rPr>
      </w:pPr>
      <w:r w:rsidRPr="001550CF">
        <w:rPr>
          <w:highlight w:val="white"/>
        </w:rPr>
        <w:t xml:space="preserve">        MiddleCode middleCode = m_middleCodeList[index];</w:t>
      </w:r>
    </w:p>
    <w:p w14:paraId="5D60B1D5" w14:textId="77777777" w:rsidR="001550CF" w:rsidRPr="001550CF" w:rsidRDefault="001550CF" w:rsidP="001550CF">
      <w:pPr>
        <w:pStyle w:val="Code"/>
        <w:rPr>
          <w:highlight w:val="white"/>
        </w:rPr>
      </w:pPr>
      <w:r w:rsidRPr="001550CF">
        <w:rPr>
          <w:highlight w:val="white"/>
        </w:rPr>
        <w:t xml:space="preserve">      </w:t>
      </w:r>
    </w:p>
    <w:p w14:paraId="61930F85" w14:textId="77777777" w:rsidR="001550CF" w:rsidRPr="001550CF" w:rsidRDefault="001550CF" w:rsidP="001550CF">
      <w:pPr>
        <w:pStyle w:val="Code"/>
        <w:rPr>
          <w:highlight w:val="white"/>
        </w:rPr>
      </w:pPr>
      <w:r w:rsidRPr="001550CF">
        <w:rPr>
          <w:highlight w:val="white"/>
        </w:rPr>
        <w:t xml:space="preserve">        if (middleCode.IsRelationCarryOrGoto()) {</w:t>
      </w:r>
    </w:p>
    <w:p w14:paraId="61C744AB" w14:textId="77777777" w:rsidR="001550CF" w:rsidRPr="001550CF" w:rsidRDefault="001550CF" w:rsidP="001550CF">
      <w:pPr>
        <w:pStyle w:val="Code"/>
        <w:rPr>
          <w:highlight w:val="white"/>
        </w:rPr>
      </w:pPr>
      <w:r w:rsidRPr="001550CF">
        <w:rPr>
          <w:highlight w:val="white"/>
        </w:rPr>
        <w:t xml:space="preserve">          int target = (int) middleCode[0];</w:t>
      </w:r>
    </w:p>
    <w:p w14:paraId="34A24EC8" w14:textId="5C815D07" w:rsidR="001550CF" w:rsidRPr="001550CF" w:rsidRDefault="001550CF" w:rsidP="001550CF">
      <w:pPr>
        <w:rPr>
          <w:highlight w:val="white"/>
        </w:rPr>
      </w:pPr>
      <w:r w:rsidRPr="001550CF">
        <w:rPr>
          <w:highlight w:val="white"/>
        </w:rPr>
        <w:t xml:space="preserve">  </w:t>
      </w:r>
      <w:r>
        <w:rPr>
          <w:highlight w:val="white"/>
        </w:rPr>
        <w:t xml:space="preserve">When we encounter a jump instruction that jumps to the next </w:t>
      </w:r>
      <w:r w:rsidR="00A1085E">
        <w:rPr>
          <w:highlight w:val="white"/>
        </w:rPr>
        <w:t>instruction</w:t>
      </w:r>
      <w:r>
        <w:rPr>
          <w:highlight w:val="white"/>
        </w:rPr>
        <w:t>, we remove it</w:t>
      </w:r>
    </w:p>
    <w:p w14:paraId="51B50F65" w14:textId="77777777" w:rsidR="001550CF" w:rsidRPr="001550CF" w:rsidRDefault="001550CF" w:rsidP="001550CF">
      <w:pPr>
        <w:pStyle w:val="Code"/>
        <w:rPr>
          <w:highlight w:val="white"/>
        </w:rPr>
      </w:pPr>
      <w:r w:rsidRPr="001550CF">
        <w:rPr>
          <w:highlight w:val="white"/>
        </w:rPr>
        <w:t xml:space="preserve">          if (target == (index + 1)) {</w:t>
      </w:r>
    </w:p>
    <w:p w14:paraId="2A1C6D22" w14:textId="77777777" w:rsidR="001550CF" w:rsidRPr="001550CF" w:rsidRDefault="001550CF" w:rsidP="001550CF">
      <w:pPr>
        <w:pStyle w:val="Code"/>
        <w:rPr>
          <w:highlight w:val="white"/>
        </w:rPr>
      </w:pPr>
      <w:r w:rsidRPr="001550CF">
        <w:rPr>
          <w:highlight w:val="white"/>
        </w:rPr>
        <w:t xml:space="preserve">            middleCode.Clear();</w:t>
      </w:r>
    </w:p>
    <w:p w14:paraId="1F938A38" w14:textId="77777777" w:rsidR="001550CF" w:rsidRPr="001550CF" w:rsidRDefault="001550CF" w:rsidP="001550CF">
      <w:pPr>
        <w:pStyle w:val="Code"/>
        <w:rPr>
          <w:highlight w:val="white"/>
        </w:rPr>
      </w:pPr>
      <w:r w:rsidRPr="001550CF">
        <w:rPr>
          <w:highlight w:val="white"/>
        </w:rPr>
        <w:t xml:space="preserve">            m_update = true;</w:t>
      </w:r>
    </w:p>
    <w:p w14:paraId="7A2A4A27" w14:textId="77777777" w:rsidR="001550CF" w:rsidRPr="001550CF" w:rsidRDefault="001550CF" w:rsidP="001550CF">
      <w:pPr>
        <w:pStyle w:val="Code"/>
        <w:rPr>
          <w:highlight w:val="white"/>
        </w:rPr>
      </w:pPr>
      <w:r w:rsidRPr="001550CF">
        <w:rPr>
          <w:highlight w:val="white"/>
        </w:rPr>
        <w:t xml:space="preserve">          }</w:t>
      </w:r>
    </w:p>
    <w:p w14:paraId="436BA2C5" w14:textId="77777777" w:rsidR="001550CF" w:rsidRPr="001550CF" w:rsidRDefault="001550CF" w:rsidP="001550CF">
      <w:pPr>
        <w:pStyle w:val="Code"/>
        <w:rPr>
          <w:highlight w:val="white"/>
        </w:rPr>
      </w:pPr>
      <w:r w:rsidRPr="001550CF">
        <w:rPr>
          <w:highlight w:val="white"/>
        </w:rPr>
        <w:lastRenderedPageBreak/>
        <w:t xml:space="preserve">        }</w:t>
      </w:r>
    </w:p>
    <w:p w14:paraId="135028ED" w14:textId="77777777" w:rsidR="001550CF" w:rsidRPr="001550CF" w:rsidRDefault="001550CF" w:rsidP="001550CF">
      <w:pPr>
        <w:pStyle w:val="Code"/>
        <w:rPr>
          <w:highlight w:val="white"/>
        </w:rPr>
      </w:pPr>
      <w:r w:rsidRPr="001550CF">
        <w:rPr>
          <w:highlight w:val="white"/>
        </w:rPr>
        <w:t xml:space="preserve">      }</w:t>
      </w:r>
    </w:p>
    <w:p w14:paraId="592B5858" w14:textId="44707258" w:rsidR="001550CF" w:rsidRPr="003E3851" w:rsidRDefault="001550CF" w:rsidP="003E3851">
      <w:pPr>
        <w:pStyle w:val="Code"/>
        <w:rPr>
          <w:highlight w:val="white"/>
        </w:rPr>
      </w:pPr>
      <w:r w:rsidRPr="001550CF">
        <w:rPr>
          <w:highlight w:val="white"/>
        </w:rPr>
        <w:t xml:space="preserve">    }</w:t>
      </w:r>
    </w:p>
    <w:p w14:paraId="11007EDD" w14:textId="6932B9D7" w:rsidR="001D1BEE" w:rsidRPr="00EC76D5" w:rsidRDefault="00223AD8" w:rsidP="00795872">
      <w:pPr>
        <w:pStyle w:val="Rubrik3"/>
      </w:pPr>
      <w:bookmarkStart w:id="5837" w:name="_Toc481936420"/>
      <w:r w:rsidRPr="00EC76D5">
        <w:t>Next-</w:t>
      </w:r>
      <w:r w:rsidR="00795872" w:rsidRPr="00EC76D5">
        <w:t xml:space="preserve">Double </w:t>
      </w:r>
      <w:r w:rsidR="00036C5E" w:rsidRPr="00EC76D5">
        <w:t xml:space="preserve">Goto </w:t>
      </w:r>
      <w:r w:rsidR="00795872" w:rsidRPr="00EC76D5">
        <w:t>Statements</w:t>
      </w:r>
      <w:bookmarkEnd w:id="5837"/>
    </w:p>
    <w:p w14:paraId="5B0FA6AC" w14:textId="7FA840CA" w:rsidR="00BF3B8B" w:rsidRPr="00EC76D5" w:rsidRDefault="00BF3B8B" w:rsidP="00BF3B8B">
      <w:r w:rsidRPr="00EC76D5">
        <w:t>A</w:t>
      </w:r>
      <w:r w:rsidR="00544D41" w:rsidRPr="00EC76D5">
        <w:t xml:space="preserve"> conditional jump </w:t>
      </w:r>
      <w:r w:rsidRPr="00EC76D5">
        <w:t xml:space="preserve">instruction that jumps two steps ahead and is followed by </w:t>
      </w:r>
      <w:r w:rsidR="00266732" w:rsidRPr="00EC76D5">
        <w:t>an unconditional jump instruction can be modified in that we reverse the condition and the target.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8616EC" w:rsidRPr="00EC76D5" w14:paraId="1DC9A61D" w14:textId="77777777" w:rsidTr="00BF3B8B">
        <w:tc>
          <w:tcPr>
            <w:tcW w:w="3116" w:type="dxa"/>
          </w:tcPr>
          <w:p w14:paraId="0279EBC8" w14:textId="77777777" w:rsidR="008616EC" w:rsidRPr="00EC76D5" w:rsidRDefault="008616EC" w:rsidP="008616EC">
            <w:pPr>
              <w:pStyle w:val="Code"/>
            </w:pPr>
            <w:r w:rsidRPr="00EC76D5">
              <w:t>1. if a &lt; b goto 3</w:t>
            </w:r>
          </w:p>
          <w:p w14:paraId="1A56FC39" w14:textId="77777777" w:rsidR="008616EC" w:rsidRPr="00EC76D5" w:rsidRDefault="008616EC" w:rsidP="008616EC">
            <w:pPr>
              <w:pStyle w:val="Code"/>
            </w:pPr>
            <w:r w:rsidRPr="00EC76D5">
              <w:t>2. goto 10</w:t>
            </w:r>
          </w:p>
          <w:p w14:paraId="1616E2C4" w14:textId="02E76E44" w:rsidR="005A0A21" w:rsidRPr="00EC76D5" w:rsidRDefault="005A0A21" w:rsidP="008616EC">
            <w:pPr>
              <w:pStyle w:val="Code"/>
            </w:pPr>
            <w:r w:rsidRPr="00EC76D5">
              <w:t xml:space="preserve">3. </w:t>
            </w:r>
            <w:r w:rsidR="00E2129D">
              <w:t>...</w:t>
            </w:r>
          </w:p>
        </w:tc>
        <w:tc>
          <w:tcPr>
            <w:tcW w:w="3117" w:type="dxa"/>
          </w:tcPr>
          <w:p w14:paraId="07062B55" w14:textId="77777777" w:rsidR="008616EC" w:rsidRPr="00EC76D5" w:rsidRDefault="008616EC" w:rsidP="008616EC">
            <w:pPr>
              <w:pStyle w:val="Code"/>
            </w:pPr>
            <w:r w:rsidRPr="00EC76D5">
              <w:t>1. if a &gt;= b goto 10</w:t>
            </w:r>
          </w:p>
          <w:p w14:paraId="12B92337" w14:textId="75C36783" w:rsidR="008616EC" w:rsidRPr="00EC76D5" w:rsidRDefault="008616EC" w:rsidP="008616EC">
            <w:pPr>
              <w:pStyle w:val="Code"/>
              <w:rPr>
                <w:i/>
              </w:rPr>
            </w:pPr>
            <w:r w:rsidRPr="00EC76D5">
              <w:t xml:space="preserve">2. </w:t>
            </w:r>
            <w:r w:rsidR="00A713FD" w:rsidRPr="00EC76D5">
              <w:rPr>
                <w:i/>
              </w:rPr>
              <w:t>removed</w:t>
            </w:r>
          </w:p>
          <w:p w14:paraId="6388A575" w14:textId="77777777" w:rsidR="005A0A21" w:rsidRPr="00EC76D5" w:rsidRDefault="005A0A21" w:rsidP="008616EC">
            <w:pPr>
              <w:pStyle w:val="Code"/>
            </w:pPr>
            <w:r w:rsidRPr="00EC76D5">
              <w:t>3. ...</w:t>
            </w:r>
          </w:p>
        </w:tc>
        <w:tc>
          <w:tcPr>
            <w:tcW w:w="3117" w:type="dxa"/>
          </w:tcPr>
          <w:p w14:paraId="0C40675A" w14:textId="77777777" w:rsidR="008616EC" w:rsidRPr="00EC76D5" w:rsidRDefault="008616EC" w:rsidP="008616EC">
            <w:pPr>
              <w:pStyle w:val="Code"/>
            </w:pPr>
          </w:p>
        </w:tc>
      </w:tr>
    </w:tbl>
    <w:p w14:paraId="3741EBFA" w14:textId="559011C9" w:rsidR="003A0F6E" w:rsidRPr="00023E71" w:rsidRDefault="003A0F6E" w:rsidP="00023E71">
      <w:r>
        <w:t xml:space="preserve">To begin with, we need the inverse map to change the condition. The swap map </w:t>
      </w:r>
      <w:r w:rsidR="00023E71">
        <w:t xml:space="preserve">is used in </w:t>
      </w:r>
      <w:r w:rsidR="00023E71" w:rsidRPr="00023E71">
        <w:rPr>
          <w:rStyle w:val="KeyWord0"/>
          <w:highlight w:val="white"/>
        </w:rPr>
        <w:t>OptimizeRelation</w:t>
      </w:r>
      <w:r w:rsidR="00023E71" w:rsidRPr="00023E71">
        <w:t xml:space="preserve"> below.</w:t>
      </w:r>
      <w:r w:rsidR="00D15D74">
        <w:t xml:space="preserve"> The </w:t>
      </w:r>
      <w:r w:rsidR="00694CB8">
        <w:t>reason</w:t>
      </w:r>
      <w:r w:rsidR="00D15D74">
        <w:t xml:space="preserve"> we define it at this point in the code is that we canno</w:t>
      </w:r>
      <w:r w:rsidR="00694CB8">
        <w:t>t</w:t>
      </w:r>
      <w:r w:rsidR="00D15D74">
        <w:t xml:space="preserve"> have more than one static area in the same class.</w:t>
      </w:r>
    </w:p>
    <w:p w14:paraId="77636877" w14:textId="28D9669A" w:rsidR="00BE75AF" w:rsidRDefault="00BE75AF" w:rsidP="00BE75AF">
      <w:pPr>
        <w:pStyle w:val="CodeHeader"/>
      </w:pPr>
      <w:r>
        <w:t>MiddleCodeOptimizor.cs</w:t>
      </w:r>
    </w:p>
    <w:p w14:paraId="6EAACB88" w14:textId="77777777" w:rsidR="003901CA" w:rsidRPr="003901CA" w:rsidRDefault="003901CA" w:rsidP="003901CA">
      <w:pPr>
        <w:pStyle w:val="Code"/>
        <w:rPr>
          <w:highlight w:val="white"/>
        </w:rPr>
      </w:pPr>
      <w:bookmarkStart w:id="5838" w:name="_Toc481936421"/>
      <w:r w:rsidRPr="003901CA">
        <w:rPr>
          <w:highlight w:val="white"/>
        </w:rPr>
        <w:t xml:space="preserve">    public static IDictionary&lt;MiddleOperator, MiddleOperator&gt; m_inverseMap =</w:t>
      </w:r>
    </w:p>
    <w:p w14:paraId="294F1320" w14:textId="77777777" w:rsidR="003901CA" w:rsidRPr="003901CA" w:rsidRDefault="003901CA" w:rsidP="003901CA">
      <w:pPr>
        <w:pStyle w:val="Code"/>
        <w:rPr>
          <w:highlight w:val="white"/>
        </w:rPr>
      </w:pPr>
      <w:r w:rsidRPr="003901CA">
        <w:rPr>
          <w:highlight w:val="white"/>
        </w:rPr>
        <w:t xml:space="preserve">      new Dictionary&lt;MiddleOperator, MiddleOperator&gt;();</w:t>
      </w:r>
    </w:p>
    <w:p w14:paraId="599D69B2" w14:textId="77777777" w:rsidR="003901CA" w:rsidRPr="003901CA" w:rsidRDefault="003901CA" w:rsidP="003901CA">
      <w:pPr>
        <w:pStyle w:val="Code"/>
        <w:rPr>
          <w:highlight w:val="white"/>
        </w:rPr>
      </w:pPr>
    </w:p>
    <w:p w14:paraId="06ECBEEA" w14:textId="77777777" w:rsidR="003901CA" w:rsidRPr="003901CA" w:rsidRDefault="003901CA" w:rsidP="003901CA">
      <w:pPr>
        <w:pStyle w:val="Code"/>
        <w:rPr>
          <w:highlight w:val="white"/>
        </w:rPr>
      </w:pPr>
      <w:r w:rsidRPr="003901CA">
        <w:rPr>
          <w:highlight w:val="white"/>
        </w:rPr>
        <w:t xml:space="preserve">    public static IDictionary&lt;MiddleOperator,MiddleOperator&gt; m_swapMap =</w:t>
      </w:r>
    </w:p>
    <w:p w14:paraId="4364C40A" w14:textId="77777777" w:rsidR="003901CA" w:rsidRPr="003901CA" w:rsidRDefault="003901CA" w:rsidP="003901CA">
      <w:pPr>
        <w:pStyle w:val="Code"/>
        <w:rPr>
          <w:highlight w:val="white"/>
        </w:rPr>
      </w:pPr>
      <w:r w:rsidRPr="003901CA">
        <w:rPr>
          <w:highlight w:val="white"/>
        </w:rPr>
        <w:t xml:space="preserve">       new Dictionary&lt;MiddleOperator,MiddleOperator&gt;();</w:t>
      </w:r>
    </w:p>
    <w:p w14:paraId="0BC193D8" w14:textId="77777777" w:rsidR="003901CA" w:rsidRPr="003901CA" w:rsidRDefault="003901CA" w:rsidP="003901CA">
      <w:pPr>
        <w:pStyle w:val="Code"/>
        <w:rPr>
          <w:highlight w:val="white"/>
        </w:rPr>
      </w:pPr>
    </w:p>
    <w:p w14:paraId="1C5181A4" w14:textId="77777777" w:rsidR="003901CA" w:rsidRPr="003901CA" w:rsidRDefault="003901CA" w:rsidP="003901CA">
      <w:pPr>
        <w:pStyle w:val="Code"/>
        <w:rPr>
          <w:highlight w:val="white"/>
        </w:rPr>
      </w:pPr>
      <w:r w:rsidRPr="003901CA">
        <w:rPr>
          <w:highlight w:val="white"/>
        </w:rPr>
        <w:t xml:space="preserve">    static MiddleCodeOptimizer() {</w:t>
      </w:r>
    </w:p>
    <w:p w14:paraId="7DE71E95" w14:textId="77777777" w:rsidR="003901CA" w:rsidRPr="003901CA" w:rsidRDefault="003901CA" w:rsidP="003901CA">
      <w:pPr>
        <w:pStyle w:val="Code"/>
        <w:rPr>
          <w:highlight w:val="white"/>
        </w:rPr>
      </w:pPr>
      <w:r w:rsidRPr="003901CA">
        <w:rPr>
          <w:highlight w:val="white"/>
        </w:rPr>
        <w:t xml:space="preserve">      m_inverseMap.Add(MiddleOperator.Equal, MiddleOperator.NotEqual);</w:t>
      </w:r>
    </w:p>
    <w:p w14:paraId="268D2833" w14:textId="77777777" w:rsidR="003901CA" w:rsidRPr="003901CA" w:rsidRDefault="003901CA" w:rsidP="003901CA">
      <w:pPr>
        <w:pStyle w:val="Code"/>
        <w:rPr>
          <w:highlight w:val="white"/>
        </w:rPr>
      </w:pPr>
      <w:r w:rsidRPr="003901CA">
        <w:rPr>
          <w:highlight w:val="white"/>
        </w:rPr>
        <w:t xml:space="preserve">      m_inverseMap.Add(MiddleOperator.NotEqual, MiddleOperator.Equal);</w:t>
      </w:r>
    </w:p>
    <w:p w14:paraId="104BFFED" w14:textId="77777777" w:rsidR="003901CA" w:rsidRPr="003901CA" w:rsidRDefault="003901CA" w:rsidP="003901CA">
      <w:pPr>
        <w:pStyle w:val="Code"/>
        <w:rPr>
          <w:highlight w:val="white"/>
        </w:rPr>
      </w:pPr>
      <w:r w:rsidRPr="003901CA">
        <w:rPr>
          <w:highlight w:val="white"/>
        </w:rPr>
        <w:t xml:space="preserve">      m_inverseMap.Add(MiddleOperator.Carry, MiddleOperator.NotCarry);</w:t>
      </w:r>
    </w:p>
    <w:p w14:paraId="4EA5E0F1" w14:textId="77777777" w:rsidR="003901CA" w:rsidRPr="003901CA" w:rsidRDefault="003901CA" w:rsidP="003901CA">
      <w:pPr>
        <w:pStyle w:val="Code"/>
        <w:rPr>
          <w:highlight w:val="white"/>
        </w:rPr>
      </w:pPr>
      <w:r w:rsidRPr="003901CA">
        <w:rPr>
          <w:highlight w:val="white"/>
        </w:rPr>
        <w:t xml:space="preserve">      m_inverseMap.Add(MiddleOperator.NotCarry, MiddleOperator.Carry);</w:t>
      </w:r>
    </w:p>
    <w:p w14:paraId="1671A84F" w14:textId="77777777" w:rsidR="00202DD7" w:rsidRDefault="003901CA" w:rsidP="003901CA">
      <w:pPr>
        <w:pStyle w:val="Code"/>
        <w:rPr>
          <w:highlight w:val="white"/>
        </w:rPr>
      </w:pPr>
      <w:r w:rsidRPr="003901CA">
        <w:rPr>
          <w:highlight w:val="white"/>
        </w:rPr>
        <w:t xml:space="preserve">      m_inverseMap.Add(MiddleOperator.SignedLessThan,</w:t>
      </w:r>
    </w:p>
    <w:p w14:paraId="4CB36015" w14:textId="574D507B" w:rsidR="003901CA" w:rsidRPr="003901CA" w:rsidRDefault="00202DD7" w:rsidP="003901CA">
      <w:pPr>
        <w:pStyle w:val="Code"/>
        <w:rPr>
          <w:highlight w:val="white"/>
        </w:rPr>
      </w:pPr>
      <w:r>
        <w:rPr>
          <w:highlight w:val="white"/>
        </w:rPr>
        <w:t xml:space="preserve">                       </w:t>
      </w:r>
      <w:r w:rsidR="003901CA" w:rsidRPr="003901CA">
        <w:rPr>
          <w:highlight w:val="white"/>
        </w:rPr>
        <w:t>MiddleOperator.SignedGreaterThanEqual);</w:t>
      </w:r>
    </w:p>
    <w:p w14:paraId="6B0E718C" w14:textId="77777777" w:rsidR="00202DD7" w:rsidRDefault="003901CA" w:rsidP="003901CA">
      <w:pPr>
        <w:pStyle w:val="Code"/>
        <w:rPr>
          <w:highlight w:val="white"/>
        </w:rPr>
      </w:pPr>
      <w:r w:rsidRPr="003901CA">
        <w:rPr>
          <w:highlight w:val="white"/>
        </w:rPr>
        <w:t xml:space="preserve">      m_inverseMap.Add(MiddleOperator.SignedLessThanEqual,</w:t>
      </w:r>
    </w:p>
    <w:p w14:paraId="1879DA00" w14:textId="4195AFE7"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MiddleOperator.SignedGreaterThan);</w:t>
      </w:r>
    </w:p>
    <w:p w14:paraId="3D7DF810" w14:textId="77777777" w:rsidR="00202DD7" w:rsidRDefault="003901CA" w:rsidP="003901CA">
      <w:pPr>
        <w:pStyle w:val="Code"/>
        <w:rPr>
          <w:highlight w:val="white"/>
        </w:rPr>
      </w:pPr>
      <w:r w:rsidRPr="003901CA">
        <w:rPr>
          <w:highlight w:val="white"/>
        </w:rPr>
        <w:t xml:space="preserve">      m_inverseMap.Add(MiddleOperator.SignedGreaterThan,</w:t>
      </w:r>
    </w:p>
    <w:p w14:paraId="15ACF9B6" w14:textId="127699A8" w:rsidR="003901CA" w:rsidRPr="003901CA" w:rsidRDefault="00202DD7" w:rsidP="003901CA">
      <w:pPr>
        <w:pStyle w:val="Code"/>
        <w:rPr>
          <w:highlight w:val="white"/>
        </w:rPr>
      </w:pPr>
      <w:r>
        <w:rPr>
          <w:highlight w:val="white"/>
        </w:rPr>
        <w:t xml:space="preserve">                       </w:t>
      </w:r>
      <w:r w:rsidR="003901CA" w:rsidRPr="003901CA">
        <w:rPr>
          <w:highlight w:val="white"/>
        </w:rPr>
        <w:t>MiddleOperator.SignedLessThanEqual);</w:t>
      </w:r>
    </w:p>
    <w:p w14:paraId="4DF91998" w14:textId="77777777" w:rsidR="00202DD7" w:rsidRDefault="003901CA" w:rsidP="003901CA">
      <w:pPr>
        <w:pStyle w:val="Code"/>
        <w:rPr>
          <w:highlight w:val="white"/>
        </w:rPr>
      </w:pPr>
      <w:r w:rsidRPr="003901CA">
        <w:rPr>
          <w:highlight w:val="white"/>
        </w:rPr>
        <w:t xml:space="preserve">      m_inverseMap.Add(MiddleOperator.SignedGreaterThanEqual,</w:t>
      </w:r>
    </w:p>
    <w:p w14:paraId="27F46813" w14:textId="4A552147"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MiddleOperator.SignedLessThan);</w:t>
      </w:r>
    </w:p>
    <w:p w14:paraId="42C03DEC" w14:textId="77777777" w:rsidR="00202DD7" w:rsidRDefault="003901CA" w:rsidP="003901CA">
      <w:pPr>
        <w:pStyle w:val="Code"/>
        <w:rPr>
          <w:highlight w:val="white"/>
        </w:rPr>
      </w:pPr>
      <w:r w:rsidRPr="003901CA">
        <w:rPr>
          <w:highlight w:val="white"/>
        </w:rPr>
        <w:t xml:space="preserve">      m_inverseMap.Add(MiddleOperator.UnsignedLessThan,</w:t>
      </w:r>
    </w:p>
    <w:p w14:paraId="66497A24" w14:textId="31E778D6"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MiddleOperator.UnsignedGreaterThanEqual);</w:t>
      </w:r>
    </w:p>
    <w:p w14:paraId="3E38ED7C" w14:textId="77777777" w:rsidR="00202DD7" w:rsidRDefault="003901CA" w:rsidP="003901CA">
      <w:pPr>
        <w:pStyle w:val="Code"/>
        <w:rPr>
          <w:highlight w:val="white"/>
        </w:rPr>
      </w:pPr>
      <w:r w:rsidRPr="003901CA">
        <w:rPr>
          <w:highlight w:val="white"/>
        </w:rPr>
        <w:t xml:space="preserve">      m_inverseMap.Add(MiddleOperator.UnsignedLessThanEqual,</w:t>
      </w:r>
    </w:p>
    <w:p w14:paraId="2BDF9DBB" w14:textId="0758B165"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MiddleOperator.UnsignedGreaterThan);</w:t>
      </w:r>
    </w:p>
    <w:p w14:paraId="63A722CB" w14:textId="77777777" w:rsidR="00202DD7" w:rsidRDefault="003901CA" w:rsidP="003901CA">
      <w:pPr>
        <w:pStyle w:val="Code"/>
        <w:rPr>
          <w:highlight w:val="white"/>
        </w:rPr>
      </w:pPr>
      <w:r w:rsidRPr="003901CA">
        <w:rPr>
          <w:highlight w:val="white"/>
        </w:rPr>
        <w:t xml:space="preserve">      m_inverseMap.Add(MiddleOperator.UnsignedGreaterThan,</w:t>
      </w:r>
    </w:p>
    <w:p w14:paraId="3CB2E2EE" w14:textId="700879D2" w:rsidR="003901CA" w:rsidRPr="003901CA" w:rsidRDefault="00202DD7" w:rsidP="003901CA">
      <w:pPr>
        <w:pStyle w:val="Code"/>
        <w:rPr>
          <w:highlight w:val="white"/>
        </w:rPr>
      </w:pPr>
      <w:r>
        <w:rPr>
          <w:highlight w:val="white"/>
        </w:rPr>
        <w:t xml:space="preserve">                       </w:t>
      </w:r>
      <w:r w:rsidR="003901CA" w:rsidRPr="003901CA">
        <w:rPr>
          <w:highlight w:val="white"/>
        </w:rPr>
        <w:t>MiddleOperator.UnsignedLessThanEqual);</w:t>
      </w:r>
    </w:p>
    <w:p w14:paraId="3382E3BB" w14:textId="77777777" w:rsidR="00202DD7" w:rsidRDefault="003901CA" w:rsidP="003901CA">
      <w:pPr>
        <w:pStyle w:val="Code"/>
        <w:rPr>
          <w:highlight w:val="white"/>
        </w:rPr>
      </w:pPr>
      <w:r w:rsidRPr="003901CA">
        <w:rPr>
          <w:highlight w:val="white"/>
        </w:rPr>
        <w:t xml:space="preserve">      m_inverseMap.Add(MiddleOperator.UnsignedGreaterThanEqual,</w:t>
      </w:r>
    </w:p>
    <w:p w14:paraId="35B88FB1" w14:textId="7D56BF28" w:rsidR="003901CA" w:rsidRPr="003901CA" w:rsidRDefault="00202DD7" w:rsidP="003901CA">
      <w:pPr>
        <w:pStyle w:val="Code"/>
        <w:rPr>
          <w:highlight w:val="white"/>
        </w:rPr>
      </w:pPr>
      <w:r>
        <w:rPr>
          <w:highlight w:val="white"/>
        </w:rPr>
        <w:t xml:space="preserve">                       </w:t>
      </w:r>
      <w:r w:rsidR="003901CA" w:rsidRPr="003901CA">
        <w:rPr>
          <w:highlight w:val="white"/>
        </w:rPr>
        <w:t>MiddleOperator.UnsignedLessThan);</w:t>
      </w:r>
    </w:p>
    <w:p w14:paraId="046D3ADE" w14:textId="77777777" w:rsidR="003901CA" w:rsidRPr="003901CA" w:rsidRDefault="003901CA" w:rsidP="003901CA">
      <w:pPr>
        <w:pStyle w:val="Code"/>
        <w:rPr>
          <w:highlight w:val="white"/>
        </w:rPr>
      </w:pPr>
    </w:p>
    <w:p w14:paraId="6D7807A6" w14:textId="77777777" w:rsidR="003901CA" w:rsidRPr="003901CA" w:rsidRDefault="003901CA" w:rsidP="003901CA">
      <w:pPr>
        <w:pStyle w:val="Code"/>
        <w:rPr>
          <w:highlight w:val="white"/>
        </w:rPr>
      </w:pPr>
      <w:r w:rsidRPr="003901CA">
        <w:rPr>
          <w:highlight w:val="white"/>
        </w:rPr>
        <w:t xml:space="preserve">      m_swapMap.Add(MiddleOperator.Equal, MiddleOperator.Equal);</w:t>
      </w:r>
    </w:p>
    <w:p w14:paraId="30CA6391" w14:textId="77777777" w:rsidR="003901CA" w:rsidRPr="003901CA" w:rsidRDefault="003901CA" w:rsidP="003901CA">
      <w:pPr>
        <w:pStyle w:val="Code"/>
        <w:rPr>
          <w:highlight w:val="white"/>
        </w:rPr>
      </w:pPr>
      <w:r w:rsidRPr="003901CA">
        <w:rPr>
          <w:highlight w:val="white"/>
        </w:rPr>
        <w:t xml:space="preserve">      m_swapMap.Add(MiddleOperator.NotEqual, MiddleOperator.NotEqual);</w:t>
      </w:r>
    </w:p>
    <w:p w14:paraId="6775B73E" w14:textId="77777777" w:rsidR="00202DD7" w:rsidRDefault="003901CA" w:rsidP="003901CA">
      <w:pPr>
        <w:pStyle w:val="Code"/>
        <w:rPr>
          <w:highlight w:val="white"/>
        </w:rPr>
      </w:pPr>
      <w:r w:rsidRPr="003901CA">
        <w:rPr>
          <w:highlight w:val="white"/>
        </w:rPr>
        <w:t xml:space="preserve">      m_swapMap.Add(MiddleOperator.SignedLessThan,</w:t>
      </w:r>
    </w:p>
    <w:p w14:paraId="5F5A79AE" w14:textId="7F42B9E2" w:rsidR="003901CA" w:rsidRPr="003901CA" w:rsidRDefault="00202DD7" w:rsidP="003901CA">
      <w:pPr>
        <w:pStyle w:val="Code"/>
        <w:rPr>
          <w:highlight w:val="white"/>
        </w:rPr>
      </w:pPr>
      <w:r>
        <w:rPr>
          <w:highlight w:val="white"/>
        </w:rPr>
        <w:t xml:space="preserve">                    </w:t>
      </w:r>
      <w:r w:rsidR="003901CA" w:rsidRPr="003901CA">
        <w:rPr>
          <w:highlight w:val="white"/>
        </w:rPr>
        <w:t>MiddleOperator.SignedGreaterThan);</w:t>
      </w:r>
    </w:p>
    <w:p w14:paraId="23D21742" w14:textId="77777777" w:rsidR="00202DD7" w:rsidRDefault="003901CA" w:rsidP="003901CA">
      <w:pPr>
        <w:pStyle w:val="Code"/>
        <w:rPr>
          <w:highlight w:val="white"/>
        </w:rPr>
      </w:pPr>
      <w:r w:rsidRPr="003901CA">
        <w:rPr>
          <w:highlight w:val="white"/>
        </w:rPr>
        <w:t xml:space="preserve">      m_swapMap.Add(MiddleOperator.SignedGreaterThan,</w:t>
      </w:r>
    </w:p>
    <w:p w14:paraId="2CFAF768" w14:textId="733FDA36"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MiddleOperator.SignedLessThan);</w:t>
      </w:r>
    </w:p>
    <w:p w14:paraId="5B08E6F6" w14:textId="77777777" w:rsidR="00202DD7" w:rsidRDefault="003901CA" w:rsidP="003901CA">
      <w:pPr>
        <w:pStyle w:val="Code"/>
        <w:rPr>
          <w:highlight w:val="white"/>
        </w:rPr>
      </w:pPr>
      <w:r w:rsidRPr="003901CA">
        <w:rPr>
          <w:highlight w:val="white"/>
        </w:rPr>
        <w:t xml:space="preserve">      m_swapMap.Add(MiddleOperator.SignedLessThanEqual,</w:t>
      </w:r>
    </w:p>
    <w:p w14:paraId="32F2198A" w14:textId="07B49F58"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MiddleOperator.SignedGreaterThanEqual);</w:t>
      </w:r>
    </w:p>
    <w:p w14:paraId="54D81927" w14:textId="77777777" w:rsidR="00202DD7" w:rsidRDefault="003901CA" w:rsidP="003901CA">
      <w:pPr>
        <w:pStyle w:val="Code"/>
        <w:rPr>
          <w:highlight w:val="white"/>
        </w:rPr>
      </w:pPr>
      <w:r w:rsidRPr="003901CA">
        <w:rPr>
          <w:highlight w:val="white"/>
        </w:rPr>
        <w:t xml:space="preserve">      m_swapMap.Add(MiddleOperator.SignedGreaterThanEqual,</w:t>
      </w:r>
    </w:p>
    <w:p w14:paraId="0CCA84EC" w14:textId="16CD5108"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MiddleOperator.SignedLessThanEqual);</w:t>
      </w:r>
    </w:p>
    <w:p w14:paraId="6D80E36A" w14:textId="77777777" w:rsidR="00202DD7" w:rsidRDefault="003901CA" w:rsidP="003901CA">
      <w:pPr>
        <w:pStyle w:val="Code"/>
        <w:rPr>
          <w:highlight w:val="white"/>
        </w:rPr>
      </w:pPr>
      <w:r w:rsidRPr="003901CA">
        <w:rPr>
          <w:highlight w:val="white"/>
        </w:rPr>
        <w:t xml:space="preserve">      m_swapMap.Add(MiddleOperator.UnsignedLessThan,</w:t>
      </w:r>
    </w:p>
    <w:p w14:paraId="505A17A4" w14:textId="46C56557" w:rsidR="003901CA" w:rsidRPr="003901CA" w:rsidRDefault="00202DD7" w:rsidP="003901CA">
      <w:pPr>
        <w:pStyle w:val="Code"/>
        <w:rPr>
          <w:highlight w:val="white"/>
        </w:rPr>
      </w:pPr>
      <w:r>
        <w:rPr>
          <w:highlight w:val="white"/>
        </w:rPr>
        <w:lastRenderedPageBreak/>
        <w:t xml:space="preserve">                   </w:t>
      </w:r>
      <w:r w:rsidR="003901CA" w:rsidRPr="003901CA">
        <w:rPr>
          <w:highlight w:val="white"/>
        </w:rPr>
        <w:t xml:space="preserve"> MiddleOperator.UnsignedGreaterThan);</w:t>
      </w:r>
    </w:p>
    <w:p w14:paraId="7320A6F2" w14:textId="77777777" w:rsidR="00202DD7" w:rsidRDefault="003901CA" w:rsidP="003901CA">
      <w:pPr>
        <w:pStyle w:val="Code"/>
        <w:rPr>
          <w:highlight w:val="white"/>
        </w:rPr>
      </w:pPr>
      <w:r w:rsidRPr="003901CA">
        <w:rPr>
          <w:highlight w:val="white"/>
        </w:rPr>
        <w:t xml:space="preserve">      m_swapMap.Add(MiddleOperator.UnsignedGreaterThan,</w:t>
      </w:r>
    </w:p>
    <w:p w14:paraId="2B49DA7A" w14:textId="79CFE718"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MiddleOperator.UnsignedLessThan);</w:t>
      </w:r>
    </w:p>
    <w:p w14:paraId="5E58AB78" w14:textId="77777777" w:rsidR="00202DD7" w:rsidRDefault="003901CA" w:rsidP="003901CA">
      <w:pPr>
        <w:pStyle w:val="Code"/>
        <w:rPr>
          <w:highlight w:val="white"/>
        </w:rPr>
      </w:pPr>
      <w:r w:rsidRPr="003901CA">
        <w:rPr>
          <w:highlight w:val="white"/>
        </w:rPr>
        <w:t xml:space="preserve">      m_swapMap.Add(MiddleOperator.UnsignedLessThanEqual,</w:t>
      </w:r>
    </w:p>
    <w:p w14:paraId="4B4F4360" w14:textId="013E3D46"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MiddleOperator.UnsignedGreaterThanEqual);</w:t>
      </w:r>
    </w:p>
    <w:p w14:paraId="5540D855" w14:textId="77777777" w:rsidR="00202DD7" w:rsidRDefault="003901CA" w:rsidP="003901CA">
      <w:pPr>
        <w:pStyle w:val="Code"/>
        <w:rPr>
          <w:highlight w:val="white"/>
        </w:rPr>
      </w:pPr>
      <w:r w:rsidRPr="003901CA">
        <w:rPr>
          <w:highlight w:val="white"/>
        </w:rPr>
        <w:t xml:space="preserve">      m_swapMap.Add(MiddleOperator.UnsignedGreaterThanEqual,</w:t>
      </w:r>
    </w:p>
    <w:p w14:paraId="3AD89789" w14:textId="586CD5D1"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MiddleOperator.UnsignedLessThanEqual);</w:t>
      </w:r>
    </w:p>
    <w:p w14:paraId="223A3E8F" w14:textId="41D39F71" w:rsidR="003901CA" w:rsidRDefault="003901CA" w:rsidP="003901CA">
      <w:pPr>
        <w:pStyle w:val="Code"/>
        <w:rPr>
          <w:highlight w:val="white"/>
        </w:rPr>
      </w:pPr>
      <w:r w:rsidRPr="003901CA">
        <w:rPr>
          <w:highlight w:val="white"/>
        </w:rPr>
        <w:t xml:space="preserve">    }</w:t>
      </w:r>
    </w:p>
    <w:p w14:paraId="6E98787B" w14:textId="7EE356DC" w:rsidR="00833EE9" w:rsidRDefault="00E455A9" w:rsidP="00E455A9">
      <w:pPr>
        <w:rPr>
          <w:highlight w:val="white"/>
        </w:rPr>
      </w:pPr>
      <w:r>
        <w:rPr>
          <w:highlight w:val="white"/>
        </w:rPr>
        <w:t xml:space="preserve">We iterate throught the middle code list, from the first to the next to last </w:t>
      </w:r>
      <w:r w:rsidR="00457645">
        <w:rPr>
          <w:highlight w:val="white"/>
        </w:rPr>
        <w:t>instruction since</w:t>
      </w:r>
      <w:r>
        <w:rPr>
          <w:highlight w:val="white"/>
        </w:rPr>
        <w:t xml:space="preserve"> we inspect the current instruction and the instruction</w:t>
      </w:r>
      <w:r w:rsidR="000F5DA7">
        <w:rPr>
          <w:highlight w:val="white"/>
        </w:rPr>
        <w:t xml:space="preserve"> following it</w:t>
      </w:r>
      <w:r>
        <w:rPr>
          <w:highlight w:val="white"/>
        </w:rPr>
        <w:t>.</w:t>
      </w:r>
    </w:p>
    <w:p w14:paraId="3F4E6C89" w14:textId="77777777" w:rsidR="00833EE9" w:rsidRPr="00833EE9" w:rsidRDefault="00833EE9" w:rsidP="00833EE9">
      <w:pPr>
        <w:pStyle w:val="Code"/>
        <w:rPr>
          <w:highlight w:val="white"/>
        </w:rPr>
      </w:pPr>
      <w:r w:rsidRPr="00833EE9">
        <w:rPr>
          <w:highlight w:val="white"/>
        </w:rPr>
        <w:t xml:space="preserve">    private void ClearDoubleRelationStatements() {</w:t>
      </w:r>
    </w:p>
    <w:p w14:paraId="3EA69392" w14:textId="77777777" w:rsidR="00833EE9" w:rsidRPr="00833EE9" w:rsidRDefault="00833EE9" w:rsidP="00833EE9">
      <w:pPr>
        <w:pStyle w:val="Code"/>
        <w:rPr>
          <w:highlight w:val="white"/>
        </w:rPr>
      </w:pPr>
      <w:r w:rsidRPr="00833EE9">
        <w:rPr>
          <w:highlight w:val="white"/>
        </w:rPr>
        <w:t xml:space="preserve">      for (int index = 0; index &lt; (m_middleCodeList.Count - 1); ++index) {</w:t>
      </w:r>
    </w:p>
    <w:p w14:paraId="17780CAD" w14:textId="77777777" w:rsidR="00833EE9" w:rsidRPr="00833EE9" w:rsidRDefault="00833EE9" w:rsidP="00833EE9">
      <w:pPr>
        <w:pStyle w:val="Code"/>
        <w:rPr>
          <w:highlight w:val="white"/>
        </w:rPr>
      </w:pPr>
      <w:r w:rsidRPr="00833EE9">
        <w:rPr>
          <w:highlight w:val="white"/>
        </w:rPr>
        <w:t xml:space="preserve">        MiddleCode thisCode = m_middleCodeList[index],</w:t>
      </w:r>
    </w:p>
    <w:p w14:paraId="738B0B02" w14:textId="77777777" w:rsidR="00833EE9" w:rsidRPr="00833EE9" w:rsidRDefault="00833EE9" w:rsidP="00833EE9">
      <w:pPr>
        <w:pStyle w:val="Code"/>
        <w:rPr>
          <w:highlight w:val="white"/>
        </w:rPr>
      </w:pPr>
      <w:r w:rsidRPr="00833EE9">
        <w:rPr>
          <w:highlight w:val="white"/>
        </w:rPr>
        <w:t xml:space="preserve">                   nextCode = m_middleCodeList[index + 1];</w:t>
      </w:r>
    </w:p>
    <w:p w14:paraId="3832347A" w14:textId="77777777" w:rsidR="00833EE9" w:rsidRPr="00833EE9" w:rsidRDefault="00833EE9" w:rsidP="00833EE9">
      <w:pPr>
        <w:pStyle w:val="Code"/>
        <w:rPr>
          <w:highlight w:val="white"/>
        </w:rPr>
      </w:pPr>
    </w:p>
    <w:p w14:paraId="455F6155" w14:textId="77777777" w:rsidR="00833EE9" w:rsidRDefault="00833EE9" w:rsidP="00833EE9">
      <w:pPr>
        <w:pStyle w:val="Code"/>
        <w:rPr>
          <w:highlight w:val="white"/>
        </w:rPr>
      </w:pPr>
      <w:r w:rsidRPr="00833EE9">
        <w:rPr>
          <w:highlight w:val="white"/>
        </w:rPr>
        <w:t xml:space="preserve">        if ((thisCode.IsRelation() || thisCode.IsCarry()) &amp;&amp;</w:t>
      </w:r>
    </w:p>
    <w:p w14:paraId="791403C2" w14:textId="7D7917F5" w:rsidR="00833EE9" w:rsidRPr="00833EE9" w:rsidRDefault="00833EE9" w:rsidP="00833EE9">
      <w:pPr>
        <w:pStyle w:val="Code"/>
        <w:rPr>
          <w:highlight w:val="white"/>
        </w:rPr>
      </w:pPr>
      <w:r>
        <w:rPr>
          <w:highlight w:val="white"/>
        </w:rPr>
        <w:t xml:space="preserve">           </w:t>
      </w:r>
      <w:r w:rsidRPr="00833EE9">
        <w:rPr>
          <w:highlight w:val="white"/>
        </w:rPr>
        <w:t xml:space="preserve"> nextCode.IsGoto())</w:t>
      </w:r>
      <w:r>
        <w:rPr>
          <w:highlight w:val="white"/>
        </w:rPr>
        <w:t xml:space="preserve"> </w:t>
      </w:r>
      <w:r w:rsidRPr="00833EE9">
        <w:rPr>
          <w:highlight w:val="white"/>
        </w:rPr>
        <w:t>{</w:t>
      </w:r>
    </w:p>
    <w:p w14:paraId="0FE128B5" w14:textId="77777777" w:rsidR="00833EE9" w:rsidRPr="00833EE9" w:rsidRDefault="00833EE9" w:rsidP="00833EE9">
      <w:pPr>
        <w:pStyle w:val="Code"/>
        <w:rPr>
          <w:highlight w:val="white"/>
        </w:rPr>
      </w:pPr>
      <w:r w:rsidRPr="00833EE9">
        <w:rPr>
          <w:highlight w:val="white"/>
        </w:rPr>
        <w:t xml:space="preserve">          int target1 = (int) thisCode[0],</w:t>
      </w:r>
    </w:p>
    <w:p w14:paraId="4BE36BB7" w14:textId="77777777" w:rsidR="00833EE9" w:rsidRPr="00833EE9" w:rsidRDefault="00833EE9" w:rsidP="00833EE9">
      <w:pPr>
        <w:pStyle w:val="Code"/>
        <w:rPr>
          <w:highlight w:val="white"/>
        </w:rPr>
      </w:pPr>
      <w:r w:rsidRPr="00833EE9">
        <w:rPr>
          <w:highlight w:val="white"/>
        </w:rPr>
        <w:t xml:space="preserve">              target2 = (int) nextCode[0];</w:t>
      </w:r>
    </w:p>
    <w:p w14:paraId="6EA81BA7" w14:textId="30468C66" w:rsidR="00833EE9" w:rsidRPr="00833EE9" w:rsidRDefault="00666227" w:rsidP="00666227">
      <w:pPr>
        <w:rPr>
          <w:highlight w:val="white"/>
        </w:rPr>
      </w:pPr>
      <w:r>
        <w:rPr>
          <w:highlight w:val="white"/>
        </w:rPr>
        <w:t>If the</w:t>
      </w:r>
      <w:r w:rsidR="000A4D04">
        <w:rPr>
          <w:highlight w:val="white"/>
        </w:rPr>
        <w:t xml:space="preserve"> </w:t>
      </w:r>
      <w:r w:rsidR="00457645">
        <w:rPr>
          <w:highlight w:val="white"/>
        </w:rPr>
        <w:t xml:space="preserve">instruction jumps </w:t>
      </w:r>
      <w:r w:rsidR="005E43B2">
        <w:rPr>
          <w:highlight w:val="white"/>
        </w:rPr>
        <w:t xml:space="preserve">over the next instruction, we </w:t>
      </w:r>
      <w:r w:rsidR="005D5FFE">
        <w:rPr>
          <w:highlight w:val="white"/>
        </w:rPr>
        <w:t>use the inverse map to change the current instruction, and we clear the next instruction.</w:t>
      </w:r>
    </w:p>
    <w:p w14:paraId="4239BD25" w14:textId="77777777" w:rsidR="00833EE9" w:rsidRPr="00833EE9" w:rsidRDefault="00833EE9" w:rsidP="00833EE9">
      <w:pPr>
        <w:pStyle w:val="Code"/>
        <w:rPr>
          <w:highlight w:val="white"/>
        </w:rPr>
      </w:pPr>
      <w:r w:rsidRPr="00833EE9">
        <w:rPr>
          <w:highlight w:val="white"/>
        </w:rPr>
        <w:t xml:space="preserve">          if (target1 == (index + 2)) {</w:t>
      </w:r>
    </w:p>
    <w:p w14:paraId="3C1A0870" w14:textId="77777777" w:rsidR="00833EE9" w:rsidRPr="00833EE9" w:rsidRDefault="00833EE9" w:rsidP="00833EE9">
      <w:pPr>
        <w:pStyle w:val="Code"/>
        <w:rPr>
          <w:highlight w:val="white"/>
        </w:rPr>
      </w:pPr>
      <w:r w:rsidRPr="00833EE9">
        <w:rPr>
          <w:highlight w:val="white"/>
        </w:rPr>
        <w:t xml:space="preserve">            MiddleOperator operator1 = thisCode.Operator;</w:t>
      </w:r>
    </w:p>
    <w:p w14:paraId="4DC27BEA" w14:textId="77777777" w:rsidR="00833EE9" w:rsidRPr="00833EE9" w:rsidRDefault="00833EE9" w:rsidP="00833EE9">
      <w:pPr>
        <w:pStyle w:val="Code"/>
        <w:rPr>
          <w:highlight w:val="white"/>
        </w:rPr>
      </w:pPr>
      <w:r w:rsidRPr="00833EE9">
        <w:rPr>
          <w:highlight w:val="white"/>
        </w:rPr>
        <w:t xml:space="preserve">            thisCode.Operator = m_inverseMap[operator1];</w:t>
      </w:r>
    </w:p>
    <w:p w14:paraId="3918A7EF" w14:textId="77777777" w:rsidR="00833EE9" w:rsidRPr="00833EE9" w:rsidRDefault="00833EE9" w:rsidP="00833EE9">
      <w:pPr>
        <w:pStyle w:val="Code"/>
        <w:rPr>
          <w:highlight w:val="white"/>
        </w:rPr>
      </w:pPr>
      <w:r w:rsidRPr="00833EE9">
        <w:rPr>
          <w:highlight w:val="white"/>
        </w:rPr>
        <w:t xml:space="preserve">            thisCode[0] = target2;</w:t>
      </w:r>
    </w:p>
    <w:p w14:paraId="01EF5332" w14:textId="77777777" w:rsidR="00833EE9" w:rsidRPr="00833EE9" w:rsidRDefault="00833EE9" w:rsidP="00833EE9">
      <w:pPr>
        <w:pStyle w:val="Code"/>
        <w:rPr>
          <w:highlight w:val="white"/>
        </w:rPr>
      </w:pPr>
      <w:r w:rsidRPr="00833EE9">
        <w:rPr>
          <w:highlight w:val="white"/>
        </w:rPr>
        <w:t xml:space="preserve">            nextCode.Clear();</w:t>
      </w:r>
    </w:p>
    <w:p w14:paraId="555750B2" w14:textId="77777777" w:rsidR="00833EE9" w:rsidRPr="00833EE9" w:rsidRDefault="00833EE9" w:rsidP="00833EE9">
      <w:pPr>
        <w:pStyle w:val="Code"/>
        <w:rPr>
          <w:highlight w:val="white"/>
        </w:rPr>
      </w:pPr>
      <w:r w:rsidRPr="00833EE9">
        <w:rPr>
          <w:highlight w:val="white"/>
        </w:rPr>
        <w:t xml:space="preserve">            m_update = true;</w:t>
      </w:r>
    </w:p>
    <w:p w14:paraId="11BFAAF7" w14:textId="77777777" w:rsidR="00833EE9" w:rsidRPr="00833EE9" w:rsidRDefault="00833EE9" w:rsidP="00833EE9">
      <w:pPr>
        <w:pStyle w:val="Code"/>
        <w:rPr>
          <w:highlight w:val="white"/>
        </w:rPr>
      </w:pPr>
      <w:r w:rsidRPr="00833EE9">
        <w:rPr>
          <w:highlight w:val="white"/>
        </w:rPr>
        <w:t xml:space="preserve">          }</w:t>
      </w:r>
    </w:p>
    <w:p w14:paraId="010E783C" w14:textId="77777777" w:rsidR="00833EE9" w:rsidRPr="00833EE9" w:rsidRDefault="00833EE9" w:rsidP="00833EE9">
      <w:pPr>
        <w:pStyle w:val="Code"/>
        <w:rPr>
          <w:highlight w:val="white"/>
        </w:rPr>
      </w:pPr>
      <w:r w:rsidRPr="00833EE9">
        <w:rPr>
          <w:highlight w:val="white"/>
        </w:rPr>
        <w:t xml:space="preserve">        }</w:t>
      </w:r>
    </w:p>
    <w:p w14:paraId="2327599C" w14:textId="77777777" w:rsidR="00833EE9" w:rsidRPr="00833EE9" w:rsidRDefault="00833EE9" w:rsidP="00833EE9">
      <w:pPr>
        <w:pStyle w:val="Code"/>
        <w:rPr>
          <w:highlight w:val="white"/>
        </w:rPr>
      </w:pPr>
      <w:r w:rsidRPr="00833EE9">
        <w:rPr>
          <w:highlight w:val="white"/>
        </w:rPr>
        <w:t xml:space="preserve">      }</w:t>
      </w:r>
    </w:p>
    <w:p w14:paraId="2F7EBAFC" w14:textId="60DAEBD4" w:rsidR="003901CA" w:rsidRPr="003901CA" w:rsidRDefault="00833EE9" w:rsidP="003901CA">
      <w:pPr>
        <w:pStyle w:val="Code"/>
        <w:rPr>
          <w:highlight w:val="white"/>
        </w:rPr>
      </w:pPr>
      <w:r w:rsidRPr="00833EE9">
        <w:rPr>
          <w:highlight w:val="white"/>
        </w:rPr>
        <w:t xml:space="preserve">    }</w:t>
      </w:r>
    </w:p>
    <w:p w14:paraId="733D0F1D" w14:textId="4E8FAA84" w:rsidR="001D1BEE" w:rsidRPr="00EC76D5" w:rsidRDefault="00036C5E" w:rsidP="00223AD8">
      <w:pPr>
        <w:pStyle w:val="Rubrik3"/>
      </w:pPr>
      <w:r w:rsidRPr="00EC76D5">
        <w:t>Goto Chains</w:t>
      </w:r>
      <w:bookmarkEnd w:id="5838"/>
    </w:p>
    <w:p w14:paraId="0879AD9F" w14:textId="77777777" w:rsidR="00134AB7" w:rsidRPr="00EC76D5" w:rsidRDefault="00134AB7" w:rsidP="00134AB7">
      <w:r w:rsidRPr="00EC76D5">
        <w:t xml:space="preserve">A goto chain is a sequence of unconditional jump </w:t>
      </w:r>
      <w:r w:rsidR="00526139" w:rsidRPr="00EC76D5">
        <w:t>instructions where each instruction in the chain except the last one jumps to another unconditional jump instruction. It would be more effective i</w:t>
      </w:r>
      <w:r w:rsidR="009608B1" w:rsidRPr="00EC76D5">
        <w:t>f they all jump to the same targ</w:t>
      </w:r>
      <w:r w:rsidR="00526139" w:rsidRPr="00EC76D5">
        <w:t>et as the last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D112FD" w:rsidRPr="00EC76D5" w14:paraId="721F44BE" w14:textId="77777777" w:rsidTr="00FA2F13">
        <w:tc>
          <w:tcPr>
            <w:tcW w:w="3116" w:type="dxa"/>
          </w:tcPr>
          <w:p w14:paraId="3F065765" w14:textId="77777777" w:rsidR="00D112FD" w:rsidRPr="00EC76D5" w:rsidRDefault="00D112FD" w:rsidP="00FA2F13">
            <w:pPr>
              <w:pStyle w:val="Code"/>
            </w:pPr>
            <w:r w:rsidRPr="00EC76D5">
              <w:t>1. goto 3</w:t>
            </w:r>
          </w:p>
          <w:p w14:paraId="7153A517" w14:textId="77777777" w:rsidR="00D112FD" w:rsidRPr="00EC76D5" w:rsidRDefault="00D112FD" w:rsidP="00FA2F13">
            <w:pPr>
              <w:pStyle w:val="Code"/>
            </w:pPr>
            <w:r w:rsidRPr="00EC76D5">
              <w:t>2. ..</w:t>
            </w:r>
          </w:p>
          <w:p w14:paraId="30F156AC" w14:textId="77777777" w:rsidR="00D112FD" w:rsidRPr="00EC76D5" w:rsidRDefault="00D112FD" w:rsidP="00FA2F13">
            <w:pPr>
              <w:pStyle w:val="Code"/>
            </w:pPr>
            <w:r w:rsidRPr="00EC76D5">
              <w:t>3. goto 5</w:t>
            </w:r>
          </w:p>
          <w:p w14:paraId="3596CCF1" w14:textId="77777777" w:rsidR="00D112FD" w:rsidRPr="00EC76D5" w:rsidRDefault="00D112FD" w:rsidP="00FA2F13">
            <w:pPr>
              <w:pStyle w:val="Code"/>
            </w:pPr>
            <w:r w:rsidRPr="00EC76D5">
              <w:t>4. ...</w:t>
            </w:r>
          </w:p>
          <w:p w14:paraId="754105D3" w14:textId="77777777" w:rsidR="00D112FD" w:rsidRPr="00EC76D5" w:rsidRDefault="00D112FD" w:rsidP="00FA2F13">
            <w:pPr>
              <w:pStyle w:val="Code"/>
            </w:pPr>
            <w:r w:rsidRPr="00EC76D5">
              <w:t xml:space="preserve">5. </w:t>
            </w:r>
            <w:r w:rsidR="00156521" w:rsidRPr="00EC76D5">
              <w:t>goto 7</w:t>
            </w:r>
          </w:p>
          <w:p w14:paraId="5A896C68" w14:textId="77777777" w:rsidR="00156521" w:rsidRPr="00EC76D5" w:rsidRDefault="00156521" w:rsidP="00FA2F13">
            <w:pPr>
              <w:pStyle w:val="Code"/>
            </w:pPr>
            <w:r w:rsidRPr="00EC76D5">
              <w:t>6. ...</w:t>
            </w:r>
          </w:p>
          <w:p w14:paraId="6510BC41" w14:textId="77777777" w:rsidR="00025DC4" w:rsidRPr="00EC76D5" w:rsidRDefault="00025DC4" w:rsidP="00FA2F13">
            <w:pPr>
              <w:pStyle w:val="Code"/>
            </w:pPr>
            <w:r w:rsidRPr="00EC76D5">
              <w:t>7. a = 1</w:t>
            </w:r>
          </w:p>
        </w:tc>
        <w:tc>
          <w:tcPr>
            <w:tcW w:w="3117" w:type="dxa"/>
          </w:tcPr>
          <w:p w14:paraId="4E12E7B9" w14:textId="77777777" w:rsidR="00156521" w:rsidRPr="00EC76D5" w:rsidRDefault="00156521" w:rsidP="00156521">
            <w:pPr>
              <w:pStyle w:val="Code"/>
            </w:pPr>
            <w:r w:rsidRPr="00EC76D5">
              <w:t>1. goto 7</w:t>
            </w:r>
          </w:p>
          <w:p w14:paraId="46508371" w14:textId="77777777" w:rsidR="00156521" w:rsidRPr="00EC76D5" w:rsidRDefault="00156521" w:rsidP="00156521">
            <w:pPr>
              <w:pStyle w:val="Code"/>
            </w:pPr>
            <w:r w:rsidRPr="00EC76D5">
              <w:t>2. ..</w:t>
            </w:r>
          </w:p>
          <w:p w14:paraId="19CF5AB9" w14:textId="77777777" w:rsidR="00156521" w:rsidRPr="00EC76D5" w:rsidRDefault="00156521" w:rsidP="00156521">
            <w:pPr>
              <w:pStyle w:val="Code"/>
            </w:pPr>
            <w:r w:rsidRPr="00EC76D5">
              <w:t>3. goto 7</w:t>
            </w:r>
          </w:p>
          <w:p w14:paraId="42D8286C" w14:textId="77777777" w:rsidR="00156521" w:rsidRPr="00EC76D5" w:rsidRDefault="00156521" w:rsidP="00156521">
            <w:pPr>
              <w:pStyle w:val="Code"/>
            </w:pPr>
            <w:r w:rsidRPr="00EC76D5">
              <w:t>4. ...</w:t>
            </w:r>
          </w:p>
          <w:p w14:paraId="7993A06E" w14:textId="77777777" w:rsidR="00156521" w:rsidRPr="00EC76D5" w:rsidRDefault="00156521" w:rsidP="00156521">
            <w:pPr>
              <w:pStyle w:val="Code"/>
            </w:pPr>
            <w:r w:rsidRPr="00EC76D5">
              <w:t>5. goto 7</w:t>
            </w:r>
          </w:p>
          <w:p w14:paraId="2F7E9D10" w14:textId="77777777" w:rsidR="00D112FD" w:rsidRPr="00EC76D5" w:rsidRDefault="00156521" w:rsidP="00156521">
            <w:pPr>
              <w:pStyle w:val="Code"/>
            </w:pPr>
            <w:r w:rsidRPr="00EC76D5">
              <w:t>6. ...</w:t>
            </w:r>
          </w:p>
          <w:p w14:paraId="275C4774" w14:textId="77777777" w:rsidR="00E53301" w:rsidRPr="00EC76D5" w:rsidRDefault="00E53301" w:rsidP="00156521">
            <w:pPr>
              <w:pStyle w:val="Code"/>
            </w:pPr>
            <w:r w:rsidRPr="00EC76D5">
              <w:t>7. a = 1</w:t>
            </w:r>
          </w:p>
        </w:tc>
        <w:tc>
          <w:tcPr>
            <w:tcW w:w="3117" w:type="dxa"/>
          </w:tcPr>
          <w:p w14:paraId="1A2E0269" w14:textId="77777777" w:rsidR="00D112FD" w:rsidRPr="00EC76D5" w:rsidRDefault="00D112FD" w:rsidP="00FA2F13">
            <w:pPr>
              <w:pStyle w:val="Code"/>
            </w:pPr>
          </w:p>
        </w:tc>
      </w:tr>
    </w:tbl>
    <w:p w14:paraId="349D1B9E" w14:textId="24B6F601" w:rsidR="00F35889" w:rsidRPr="00EC76D5" w:rsidRDefault="00F35889" w:rsidP="000603F5">
      <w:r w:rsidRPr="000603F5">
        <w:t>First</w:t>
      </w:r>
      <w:r w:rsidR="00E3282C" w:rsidRPr="000603F5">
        <w:t>,</w:t>
      </w:r>
      <w:r w:rsidRPr="000603F5">
        <w:t xml:space="preserve"> we trace all the </w:t>
      </w:r>
      <w:r w:rsidR="00DE34EE" w:rsidRPr="000603F5">
        <w:t>unconditional</w:t>
      </w:r>
      <w:r w:rsidRPr="000603F5">
        <w:t xml:space="preserve"> jump instructions by calling </w:t>
      </w:r>
      <w:r w:rsidR="000603F5" w:rsidRPr="000603F5">
        <w:rPr>
          <w:rStyle w:val="KeyWord0"/>
          <w:highlight w:val="white"/>
        </w:rPr>
        <w:t>TraceGotoChains</w:t>
      </w:r>
      <w:r w:rsidR="00DE34EE" w:rsidRPr="000603F5">
        <w:t>,</w:t>
      </w:r>
      <w:r w:rsidR="003048B8">
        <w:t xml:space="preserve"> that in turn calls </w:t>
      </w:r>
      <w:r w:rsidR="003048B8" w:rsidRPr="003048B8">
        <w:rPr>
          <w:rStyle w:val="KeyWord0"/>
          <w:highlight w:val="white"/>
        </w:rPr>
        <w:t>TraceGoto</w:t>
      </w:r>
      <w:r w:rsidR="003048B8">
        <w:t xml:space="preserve">. </w:t>
      </w:r>
      <w:r w:rsidR="00DE34EE" w:rsidRPr="000603F5">
        <w:t xml:space="preserve"> then we change </w:t>
      </w:r>
      <w:r w:rsidR="00DE34EE" w:rsidRPr="00EC76D5">
        <w:t>all the jump targets.</w:t>
      </w:r>
    </w:p>
    <w:p w14:paraId="599EE74D" w14:textId="77777777" w:rsidR="0011287F" w:rsidRDefault="0011287F" w:rsidP="0011287F">
      <w:pPr>
        <w:pStyle w:val="CodeHeader"/>
      </w:pPr>
      <w:r>
        <w:t>MiddleCodeOptimizor.cs</w:t>
      </w:r>
    </w:p>
    <w:p w14:paraId="12411853" w14:textId="77777777" w:rsidR="003048B8" w:rsidRPr="003048B8" w:rsidRDefault="003048B8" w:rsidP="003048B8">
      <w:pPr>
        <w:pStyle w:val="Code"/>
        <w:rPr>
          <w:highlight w:val="white"/>
        </w:rPr>
      </w:pPr>
      <w:bookmarkStart w:id="5839" w:name="_Toc481936422"/>
      <w:r w:rsidRPr="003048B8">
        <w:rPr>
          <w:highlight w:val="white"/>
        </w:rPr>
        <w:t xml:space="preserve">    private void TraceGotoChains() {</w:t>
      </w:r>
    </w:p>
    <w:p w14:paraId="664ED58F" w14:textId="77777777" w:rsidR="003048B8" w:rsidRPr="003048B8" w:rsidRDefault="003048B8" w:rsidP="003048B8">
      <w:pPr>
        <w:pStyle w:val="Code"/>
        <w:rPr>
          <w:highlight w:val="white"/>
        </w:rPr>
      </w:pPr>
      <w:r w:rsidRPr="003048B8">
        <w:rPr>
          <w:highlight w:val="white"/>
        </w:rPr>
        <w:t xml:space="preserve">      for (int index = 1; index &lt; m_middleCodeList.Count; ++index) {</w:t>
      </w:r>
    </w:p>
    <w:p w14:paraId="7963ABA2" w14:textId="77777777" w:rsidR="003048B8" w:rsidRPr="003048B8" w:rsidRDefault="003048B8" w:rsidP="003048B8">
      <w:pPr>
        <w:pStyle w:val="Code"/>
        <w:rPr>
          <w:highlight w:val="white"/>
        </w:rPr>
      </w:pPr>
      <w:r w:rsidRPr="003048B8">
        <w:rPr>
          <w:highlight w:val="white"/>
        </w:rPr>
        <w:t xml:space="preserve">        MiddleCode middleCode = m_middleCodeList[index];</w:t>
      </w:r>
    </w:p>
    <w:p w14:paraId="7FBC5A23" w14:textId="77777777" w:rsidR="003048B8" w:rsidRPr="003048B8" w:rsidRDefault="003048B8" w:rsidP="003048B8">
      <w:pPr>
        <w:pStyle w:val="Code"/>
        <w:rPr>
          <w:highlight w:val="white"/>
        </w:rPr>
      </w:pPr>
    </w:p>
    <w:p w14:paraId="77DAED51" w14:textId="77777777" w:rsidR="003048B8" w:rsidRPr="003048B8" w:rsidRDefault="003048B8" w:rsidP="003048B8">
      <w:pPr>
        <w:pStyle w:val="Code"/>
        <w:rPr>
          <w:highlight w:val="white"/>
        </w:rPr>
      </w:pPr>
      <w:r w:rsidRPr="003048B8">
        <w:rPr>
          <w:highlight w:val="white"/>
        </w:rPr>
        <w:lastRenderedPageBreak/>
        <w:t xml:space="preserve">        if (middleCode.IsRelationCarryOrGoto()) {</w:t>
      </w:r>
    </w:p>
    <w:p w14:paraId="24CF3F54" w14:textId="77777777" w:rsidR="003048B8" w:rsidRPr="003048B8" w:rsidRDefault="003048B8" w:rsidP="003048B8">
      <w:pPr>
        <w:pStyle w:val="Code"/>
        <w:rPr>
          <w:highlight w:val="white"/>
        </w:rPr>
      </w:pPr>
      <w:r w:rsidRPr="003048B8">
        <w:rPr>
          <w:highlight w:val="white"/>
        </w:rPr>
        <w:t xml:space="preserve">          ISet&lt;int&gt; sourceSet = new HashSet&lt;int&gt;();</w:t>
      </w:r>
    </w:p>
    <w:p w14:paraId="3DBD3994" w14:textId="77777777" w:rsidR="003048B8" w:rsidRPr="003048B8" w:rsidRDefault="003048B8" w:rsidP="003048B8">
      <w:pPr>
        <w:pStyle w:val="Code"/>
        <w:rPr>
          <w:highlight w:val="white"/>
        </w:rPr>
      </w:pPr>
      <w:r w:rsidRPr="003048B8">
        <w:rPr>
          <w:highlight w:val="white"/>
        </w:rPr>
        <w:t xml:space="preserve">          sourceSet.Add(index);</w:t>
      </w:r>
    </w:p>
    <w:p w14:paraId="1F56C839" w14:textId="24F665AD" w:rsidR="003048B8" w:rsidRPr="003048B8" w:rsidRDefault="00393013" w:rsidP="00393013">
      <w:pPr>
        <w:rPr>
          <w:highlight w:val="white"/>
        </w:rPr>
      </w:pPr>
      <w:r>
        <w:rPr>
          <w:highlight w:val="white"/>
        </w:rPr>
        <w:t xml:space="preserve">For each jump instruction we </w:t>
      </w:r>
      <w:r w:rsidR="003C4673">
        <w:rPr>
          <w:highlight w:val="white"/>
        </w:rPr>
        <w:t>trace the goto chain and if the first and last jump instructions differs, we replace all the jumps in the chain with the last jump.</w:t>
      </w:r>
    </w:p>
    <w:p w14:paraId="5F4BE3EF" w14:textId="77777777" w:rsidR="003048B8" w:rsidRPr="003048B8" w:rsidRDefault="003048B8" w:rsidP="003048B8">
      <w:pPr>
        <w:pStyle w:val="Code"/>
        <w:rPr>
          <w:highlight w:val="white"/>
        </w:rPr>
      </w:pPr>
      <w:r w:rsidRPr="003048B8">
        <w:rPr>
          <w:highlight w:val="white"/>
        </w:rPr>
        <w:t xml:space="preserve">          int firstTarget = (int) middleCode[0];</w:t>
      </w:r>
    </w:p>
    <w:p w14:paraId="7D742E9F" w14:textId="77777777" w:rsidR="003048B8" w:rsidRPr="003048B8" w:rsidRDefault="003048B8" w:rsidP="003048B8">
      <w:pPr>
        <w:pStyle w:val="Code"/>
        <w:rPr>
          <w:highlight w:val="white"/>
        </w:rPr>
      </w:pPr>
      <w:r w:rsidRPr="003048B8">
        <w:rPr>
          <w:highlight w:val="white"/>
        </w:rPr>
        <w:t xml:space="preserve">          int finalTarget = TraceGoto(firstTarget, sourceSet);</w:t>
      </w:r>
    </w:p>
    <w:p w14:paraId="6D2D920E" w14:textId="77777777" w:rsidR="003048B8" w:rsidRPr="003048B8" w:rsidRDefault="003048B8" w:rsidP="003048B8">
      <w:pPr>
        <w:pStyle w:val="Code"/>
        <w:rPr>
          <w:highlight w:val="white"/>
        </w:rPr>
      </w:pPr>
    </w:p>
    <w:p w14:paraId="08490C84" w14:textId="77777777" w:rsidR="003048B8" w:rsidRPr="003048B8" w:rsidRDefault="003048B8" w:rsidP="003048B8">
      <w:pPr>
        <w:pStyle w:val="Code"/>
        <w:rPr>
          <w:highlight w:val="white"/>
        </w:rPr>
      </w:pPr>
      <w:r w:rsidRPr="003048B8">
        <w:rPr>
          <w:highlight w:val="white"/>
        </w:rPr>
        <w:t xml:space="preserve">          if (firstTarget != finalTarget) {</w:t>
      </w:r>
    </w:p>
    <w:p w14:paraId="7571C6F1" w14:textId="77777777" w:rsidR="003048B8" w:rsidRPr="003048B8" w:rsidRDefault="003048B8" w:rsidP="003048B8">
      <w:pPr>
        <w:pStyle w:val="Code"/>
        <w:rPr>
          <w:highlight w:val="white"/>
        </w:rPr>
      </w:pPr>
      <w:r w:rsidRPr="003048B8">
        <w:rPr>
          <w:highlight w:val="white"/>
        </w:rPr>
        <w:t xml:space="preserve">            foreach (int source in sourceSet) {</w:t>
      </w:r>
    </w:p>
    <w:p w14:paraId="28EA0516" w14:textId="77777777" w:rsidR="003048B8" w:rsidRPr="003048B8" w:rsidRDefault="003048B8" w:rsidP="003048B8">
      <w:pPr>
        <w:pStyle w:val="Code"/>
        <w:rPr>
          <w:highlight w:val="white"/>
        </w:rPr>
      </w:pPr>
      <w:r w:rsidRPr="003048B8">
        <w:rPr>
          <w:highlight w:val="white"/>
        </w:rPr>
        <w:t xml:space="preserve">              MiddleCode sourceCode = m_middleCodeList[source];</w:t>
      </w:r>
    </w:p>
    <w:p w14:paraId="34D1E872" w14:textId="77777777" w:rsidR="003048B8" w:rsidRPr="003048B8" w:rsidRDefault="003048B8" w:rsidP="003048B8">
      <w:pPr>
        <w:pStyle w:val="Code"/>
        <w:rPr>
          <w:highlight w:val="white"/>
        </w:rPr>
      </w:pPr>
      <w:r w:rsidRPr="003048B8">
        <w:rPr>
          <w:highlight w:val="white"/>
        </w:rPr>
        <w:t xml:space="preserve">              sourceCode[0] = finalTarget;</w:t>
      </w:r>
    </w:p>
    <w:p w14:paraId="73CF33E1" w14:textId="77777777" w:rsidR="003048B8" w:rsidRPr="003048B8" w:rsidRDefault="003048B8" w:rsidP="003048B8">
      <w:pPr>
        <w:pStyle w:val="Code"/>
        <w:rPr>
          <w:highlight w:val="white"/>
        </w:rPr>
      </w:pPr>
      <w:r w:rsidRPr="003048B8">
        <w:rPr>
          <w:highlight w:val="white"/>
        </w:rPr>
        <w:t xml:space="preserve">            }</w:t>
      </w:r>
    </w:p>
    <w:p w14:paraId="6F06301A" w14:textId="77777777" w:rsidR="003048B8" w:rsidRPr="003048B8" w:rsidRDefault="003048B8" w:rsidP="003048B8">
      <w:pPr>
        <w:pStyle w:val="Code"/>
        <w:rPr>
          <w:highlight w:val="white"/>
        </w:rPr>
      </w:pPr>
    </w:p>
    <w:p w14:paraId="5B704EE7" w14:textId="77777777" w:rsidR="003048B8" w:rsidRPr="003048B8" w:rsidRDefault="003048B8" w:rsidP="003048B8">
      <w:pPr>
        <w:pStyle w:val="Code"/>
        <w:rPr>
          <w:highlight w:val="white"/>
        </w:rPr>
      </w:pPr>
      <w:r w:rsidRPr="003048B8">
        <w:rPr>
          <w:highlight w:val="white"/>
        </w:rPr>
        <w:t xml:space="preserve">            m_update = true;</w:t>
      </w:r>
    </w:p>
    <w:p w14:paraId="7E8FDEB0" w14:textId="77777777" w:rsidR="003048B8" w:rsidRPr="003048B8" w:rsidRDefault="003048B8" w:rsidP="003048B8">
      <w:pPr>
        <w:pStyle w:val="Code"/>
        <w:rPr>
          <w:highlight w:val="white"/>
        </w:rPr>
      </w:pPr>
      <w:r w:rsidRPr="003048B8">
        <w:rPr>
          <w:highlight w:val="white"/>
        </w:rPr>
        <w:t xml:space="preserve">          }</w:t>
      </w:r>
    </w:p>
    <w:p w14:paraId="705EFFEB" w14:textId="77777777" w:rsidR="003048B8" w:rsidRPr="003048B8" w:rsidRDefault="003048B8" w:rsidP="003048B8">
      <w:pPr>
        <w:pStyle w:val="Code"/>
        <w:rPr>
          <w:highlight w:val="white"/>
        </w:rPr>
      </w:pPr>
      <w:r w:rsidRPr="003048B8">
        <w:rPr>
          <w:highlight w:val="white"/>
        </w:rPr>
        <w:t xml:space="preserve">        }</w:t>
      </w:r>
    </w:p>
    <w:p w14:paraId="078CCF7D" w14:textId="77777777" w:rsidR="003048B8" w:rsidRPr="003048B8" w:rsidRDefault="003048B8" w:rsidP="003048B8">
      <w:pPr>
        <w:pStyle w:val="Code"/>
        <w:rPr>
          <w:highlight w:val="white"/>
        </w:rPr>
      </w:pPr>
      <w:r w:rsidRPr="003048B8">
        <w:rPr>
          <w:highlight w:val="white"/>
        </w:rPr>
        <w:t xml:space="preserve">      }</w:t>
      </w:r>
    </w:p>
    <w:p w14:paraId="40009E4A" w14:textId="77777777" w:rsidR="003048B8" w:rsidRPr="003048B8" w:rsidRDefault="003048B8" w:rsidP="003048B8">
      <w:pPr>
        <w:pStyle w:val="Code"/>
        <w:rPr>
          <w:highlight w:val="white"/>
        </w:rPr>
      </w:pPr>
      <w:r w:rsidRPr="003048B8">
        <w:rPr>
          <w:highlight w:val="white"/>
        </w:rPr>
        <w:t xml:space="preserve">    }</w:t>
      </w:r>
    </w:p>
    <w:p w14:paraId="72C55957" w14:textId="37F02F7B" w:rsidR="003048B8" w:rsidRPr="003048B8" w:rsidRDefault="00822DB1" w:rsidP="00822DB1">
      <w:pPr>
        <w:rPr>
          <w:highlight w:val="white"/>
        </w:rPr>
      </w:pPr>
      <w:r>
        <w:rPr>
          <w:highlight w:val="white"/>
        </w:rPr>
        <w:t xml:space="preserve">The </w:t>
      </w:r>
      <w:r w:rsidRPr="00126E59">
        <w:rPr>
          <w:rStyle w:val="KeyWord0"/>
          <w:highlight w:val="white"/>
        </w:rPr>
        <w:t>TraceGoto</w:t>
      </w:r>
      <w:r>
        <w:rPr>
          <w:highlight w:val="white"/>
        </w:rPr>
        <w:t xml:space="preserve"> method </w:t>
      </w:r>
      <w:r w:rsidR="001861F5">
        <w:rPr>
          <w:highlight w:val="white"/>
        </w:rPr>
        <w:t xml:space="preserve">follows the jump </w:t>
      </w:r>
      <w:r w:rsidR="00C160C2">
        <w:rPr>
          <w:highlight w:val="white"/>
        </w:rPr>
        <w:t>instructions</w:t>
      </w:r>
      <w:r w:rsidR="001861F5">
        <w:rPr>
          <w:highlight w:val="white"/>
        </w:rPr>
        <w:t xml:space="preserve"> as long as they continue to jump</w:t>
      </w:r>
      <w:r w:rsidR="00C160C2">
        <w:rPr>
          <w:highlight w:val="white"/>
        </w:rPr>
        <w:t xml:space="preserve"> to new targets.</w:t>
      </w:r>
    </w:p>
    <w:p w14:paraId="1801645B" w14:textId="77777777" w:rsidR="003048B8" w:rsidRPr="003048B8" w:rsidRDefault="003048B8" w:rsidP="003048B8">
      <w:pPr>
        <w:pStyle w:val="Code"/>
        <w:rPr>
          <w:highlight w:val="white"/>
        </w:rPr>
      </w:pPr>
      <w:r w:rsidRPr="003048B8">
        <w:rPr>
          <w:highlight w:val="white"/>
        </w:rPr>
        <w:t xml:space="preserve">    private int TraceGoto(int target, ISet&lt;int&gt; sourceSet) {</w:t>
      </w:r>
    </w:p>
    <w:p w14:paraId="0873B361" w14:textId="77777777" w:rsidR="003048B8" w:rsidRPr="003048B8" w:rsidRDefault="003048B8" w:rsidP="003048B8">
      <w:pPr>
        <w:pStyle w:val="Code"/>
        <w:rPr>
          <w:highlight w:val="white"/>
        </w:rPr>
      </w:pPr>
      <w:r w:rsidRPr="003048B8">
        <w:rPr>
          <w:highlight w:val="white"/>
        </w:rPr>
        <w:t xml:space="preserve">      MiddleCode objectCode = m_middleCodeList[target];</w:t>
      </w:r>
    </w:p>
    <w:p w14:paraId="59B54C2E" w14:textId="77777777" w:rsidR="003048B8" w:rsidRPr="003048B8" w:rsidRDefault="003048B8" w:rsidP="003048B8">
      <w:pPr>
        <w:pStyle w:val="Code"/>
        <w:rPr>
          <w:highlight w:val="white"/>
        </w:rPr>
      </w:pPr>
      <w:r w:rsidRPr="003048B8">
        <w:rPr>
          <w:highlight w:val="white"/>
        </w:rPr>
        <w:t xml:space="preserve">    </w:t>
      </w:r>
    </w:p>
    <w:p w14:paraId="1B38668B" w14:textId="77777777" w:rsidR="003048B8" w:rsidRPr="003048B8" w:rsidRDefault="003048B8" w:rsidP="003048B8">
      <w:pPr>
        <w:pStyle w:val="Code"/>
        <w:rPr>
          <w:highlight w:val="white"/>
        </w:rPr>
      </w:pPr>
      <w:r w:rsidRPr="003048B8">
        <w:rPr>
          <w:highlight w:val="white"/>
        </w:rPr>
        <w:t xml:space="preserve">      if (!sourceSet.Contains(target) &amp;&amp; objectCode.IsGoto()) {</w:t>
      </w:r>
    </w:p>
    <w:p w14:paraId="5DC29033" w14:textId="77777777" w:rsidR="003048B8" w:rsidRPr="003048B8" w:rsidRDefault="003048B8" w:rsidP="003048B8">
      <w:pPr>
        <w:pStyle w:val="Code"/>
        <w:rPr>
          <w:highlight w:val="white"/>
        </w:rPr>
      </w:pPr>
      <w:r w:rsidRPr="003048B8">
        <w:rPr>
          <w:highlight w:val="white"/>
        </w:rPr>
        <w:t xml:space="preserve">        sourceSet.Add(target);</w:t>
      </w:r>
    </w:p>
    <w:p w14:paraId="0C22ED17" w14:textId="77777777" w:rsidR="003048B8" w:rsidRPr="003048B8" w:rsidRDefault="003048B8" w:rsidP="003048B8">
      <w:pPr>
        <w:pStyle w:val="Code"/>
        <w:rPr>
          <w:highlight w:val="white"/>
        </w:rPr>
      </w:pPr>
      <w:r w:rsidRPr="003048B8">
        <w:rPr>
          <w:highlight w:val="white"/>
        </w:rPr>
        <w:t xml:space="preserve">        int nextTarget = (int) objectCode[0];</w:t>
      </w:r>
    </w:p>
    <w:p w14:paraId="32EE48CC" w14:textId="77777777" w:rsidR="003048B8" w:rsidRPr="003048B8" w:rsidRDefault="003048B8" w:rsidP="003048B8">
      <w:pPr>
        <w:pStyle w:val="Code"/>
        <w:rPr>
          <w:highlight w:val="white"/>
        </w:rPr>
      </w:pPr>
      <w:r w:rsidRPr="003048B8">
        <w:rPr>
          <w:highlight w:val="white"/>
        </w:rPr>
        <w:t xml:space="preserve">        return TraceGoto(nextTarget, sourceSet);</w:t>
      </w:r>
    </w:p>
    <w:p w14:paraId="7A6B91D9" w14:textId="77777777" w:rsidR="003048B8" w:rsidRPr="003048B8" w:rsidRDefault="003048B8" w:rsidP="003048B8">
      <w:pPr>
        <w:pStyle w:val="Code"/>
        <w:rPr>
          <w:highlight w:val="white"/>
        </w:rPr>
      </w:pPr>
      <w:r w:rsidRPr="003048B8">
        <w:rPr>
          <w:highlight w:val="white"/>
        </w:rPr>
        <w:t xml:space="preserve">      }</w:t>
      </w:r>
    </w:p>
    <w:p w14:paraId="0BC72693" w14:textId="77777777" w:rsidR="003048B8" w:rsidRPr="003048B8" w:rsidRDefault="003048B8" w:rsidP="003048B8">
      <w:pPr>
        <w:pStyle w:val="Code"/>
        <w:rPr>
          <w:highlight w:val="white"/>
        </w:rPr>
      </w:pPr>
      <w:r w:rsidRPr="003048B8">
        <w:rPr>
          <w:highlight w:val="white"/>
        </w:rPr>
        <w:t xml:space="preserve">      else {</w:t>
      </w:r>
    </w:p>
    <w:p w14:paraId="721F88E0" w14:textId="77777777" w:rsidR="003048B8" w:rsidRPr="003048B8" w:rsidRDefault="003048B8" w:rsidP="003048B8">
      <w:pPr>
        <w:pStyle w:val="Code"/>
        <w:rPr>
          <w:highlight w:val="white"/>
        </w:rPr>
      </w:pPr>
      <w:r w:rsidRPr="003048B8">
        <w:rPr>
          <w:highlight w:val="white"/>
        </w:rPr>
        <w:t xml:space="preserve">        return target;</w:t>
      </w:r>
    </w:p>
    <w:p w14:paraId="3ED2F169" w14:textId="77777777" w:rsidR="003048B8" w:rsidRPr="003048B8" w:rsidRDefault="003048B8" w:rsidP="003048B8">
      <w:pPr>
        <w:pStyle w:val="Code"/>
        <w:rPr>
          <w:highlight w:val="white"/>
        </w:rPr>
      </w:pPr>
      <w:r w:rsidRPr="003048B8">
        <w:rPr>
          <w:highlight w:val="white"/>
        </w:rPr>
        <w:t xml:space="preserve">      }</w:t>
      </w:r>
    </w:p>
    <w:p w14:paraId="3D8422AF" w14:textId="77777777" w:rsidR="003048B8" w:rsidRPr="003048B8" w:rsidRDefault="003048B8" w:rsidP="003048B8">
      <w:pPr>
        <w:pStyle w:val="Code"/>
        <w:rPr>
          <w:highlight w:val="white"/>
        </w:rPr>
      </w:pPr>
      <w:r w:rsidRPr="003048B8">
        <w:rPr>
          <w:highlight w:val="white"/>
        </w:rPr>
        <w:t xml:space="preserve">    }</w:t>
      </w:r>
    </w:p>
    <w:p w14:paraId="185A6BF0" w14:textId="4F54C851" w:rsidR="001D1BEE" w:rsidRPr="00EC76D5" w:rsidRDefault="00184E24" w:rsidP="00D1396E">
      <w:pPr>
        <w:pStyle w:val="Rubrik3"/>
      </w:pPr>
      <w:r>
        <w:t>Remove</w:t>
      </w:r>
      <w:r w:rsidR="00036C5E" w:rsidRPr="00EC76D5">
        <w:t xml:space="preserve"> Unreachable Code</w:t>
      </w:r>
      <w:bookmarkEnd w:id="5839"/>
    </w:p>
    <w:p w14:paraId="5FEB95F3" w14:textId="1F9648A8" w:rsidR="0085318F" w:rsidRPr="00D97E30" w:rsidRDefault="0085318F" w:rsidP="00D97E30">
      <w:r w:rsidRPr="00EC76D5">
        <w:t xml:space="preserve">Code that is not reachable from the first instruction of the function shall be </w:t>
      </w:r>
      <w:r w:rsidR="00C35C07">
        <w:t>removed</w:t>
      </w:r>
      <w:r w:rsidRPr="00EC76D5">
        <w:t>.</w:t>
      </w:r>
      <w:r w:rsidR="0081199B" w:rsidRPr="00EC76D5">
        <w:t xml:space="preserve"> We call </w:t>
      </w:r>
      <w:r w:rsidR="002176A7" w:rsidRPr="0091614C">
        <w:rPr>
          <w:rStyle w:val="KeyWord0"/>
        </w:rPr>
        <w:t>S</w:t>
      </w:r>
      <w:r w:rsidR="0081199B" w:rsidRPr="0091614C">
        <w:rPr>
          <w:rStyle w:val="KeyWord0"/>
        </w:rPr>
        <w:t>earchReachableCode</w:t>
      </w:r>
      <w:r w:rsidR="0081199B" w:rsidRPr="00D97E30">
        <w:t xml:space="preserve"> that follows all conditional and unconditi</w:t>
      </w:r>
      <w:r w:rsidR="00D97E30" w:rsidRPr="00D97E30">
        <w:t>onal</w:t>
      </w:r>
      <w:r w:rsidR="0081199B" w:rsidRPr="00D97E30">
        <w:t xml:space="preserve"> jumps instructions and save their line numbers in </w:t>
      </w:r>
      <w:r w:rsidR="0091614C">
        <w:t xml:space="preserve">the </w:t>
      </w:r>
      <w:r w:rsidR="0081199B" w:rsidRPr="00D97E30">
        <w:t>visited</w:t>
      </w:r>
      <w:r w:rsidR="0091614C">
        <w:t xml:space="preserve"> s</w:t>
      </w:r>
      <w:r w:rsidR="0081199B" w:rsidRPr="00D97E30">
        <w:t>et.</w:t>
      </w:r>
      <w:r w:rsidR="00075980" w:rsidRPr="00D97E30">
        <w:t xml:space="preserve"> We also warn if we reach the last instruction of a function that do not returns void.</w:t>
      </w:r>
    </w:p>
    <w:p w14:paraId="2E13741B" w14:textId="77777777" w:rsidR="006C27DC" w:rsidRDefault="006C27DC" w:rsidP="006C27DC">
      <w:pPr>
        <w:pStyle w:val="CodeHeader"/>
      </w:pPr>
      <w:bookmarkStart w:id="5840" w:name="_Toc481936423"/>
      <w:r>
        <w:t>MiddleCodeOptimizor.cs</w:t>
      </w:r>
    </w:p>
    <w:p w14:paraId="3E9D46D2" w14:textId="77777777" w:rsidR="00275A17" w:rsidRPr="00275A17" w:rsidRDefault="00275A17" w:rsidP="00275A17">
      <w:pPr>
        <w:pStyle w:val="Code"/>
        <w:rPr>
          <w:highlight w:val="white"/>
        </w:rPr>
      </w:pPr>
      <w:r w:rsidRPr="00275A17">
        <w:rPr>
          <w:highlight w:val="white"/>
        </w:rPr>
        <w:t xml:space="preserve">    private void ClearUnreachableCode() {</w:t>
      </w:r>
    </w:p>
    <w:p w14:paraId="32B2AA2D" w14:textId="77777777" w:rsidR="00275A17" w:rsidRPr="00275A17" w:rsidRDefault="00275A17" w:rsidP="00275A17">
      <w:pPr>
        <w:pStyle w:val="Code"/>
        <w:rPr>
          <w:highlight w:val="white"/>
        </w:rPr>
      </w:pPr>
      <w:r w:rsidRPr="00275A17">
        <w:rPr>
          <w:highlight w:val="white"/>
        </w:rPr>
        <w:t xml:space="preserve">      ISet&lt;MiddleCode&gt; visitedSet = new HashSet&lt;MiddleCode&gt;();</w:t>
      </w:r>
    </w:p>
    <w:p w14:paraId="0B37498E" w14:textId="77777777" w:rsidR="00275A17" w:rsidRPr="00275A17" w:rsidRDefault="00275A17" w:rsidP="00275A17">
      <w:pPr>
        <w:pStyle w:val="Code"/>
        <w:rPr>
          <w:highlight w:val="white"/>
        </w:rPr>
      </w:pPr>
      <w:r w:rsidRPr="00275A17">
        <w:rPr>
          <w:highlight w:val="white"/>
        </w:rPr>
        <w:t xml:space="preserve">      SearchReachableCode(0, visitedSet);</w:t>
      </w:r>
    </w:p>
    <w:p w14:paraId="630D91D1" w14:textId="77777777" w:rsidR="00275A17" w:rsidRPr="00275A17" w:rsidRDefault="00275A17" w:rsidP="00275A17">
      <w:pPr>
        <w:pStyle w:val="Code"/>
        <w:rPr>
          <w:highlight w:val="white"/>
        </w:rPr>
      </w:pPr>
    </w:p>
    <w:p w14:paraId="1A9FF8D6" w14:textId="77777777" w:rsidR="00275A17" w:rsidRPr="00275A17" w:rsidRDefault="00275A17" w:rsidP="00275A17">
      <w:pPr>
        <w:pStyle w:val="Code"/>
        <w:rPr>
          <w:highlight w:val="white"/>
        </w:rPr>
      </w:pPr>
      <w:r w:rsidRPr="00275A17">
        <w:rPr>
          <w:highlight w:val="white"/>
        </w:rPr>
        <w:t xml:space="preserve">      for (int index = 0; index &lt; (m_middleCodeList.Count - 1); ++index) {</w:t>
      </w:r>
    </w:p>
    <w:p w14:paraId="0619F187" w14:textId="77777777" w:rsidR="00275A17" w:rsidRPr="00275A17" w:rsidRDefault="00275A17" w:rsidP="00275A17">
      <w:pPr>
        <w:pStyle w:val="Code"/>
        <w:rPr>
          <w:highlight w:val="white"/>
        </w:rPr>
      </w:pPr>
      <w:r w:rsidRPr="00275A17">
        <w:rPr>
          <w:highlight w:val="white"/>
        </w:rPr>
        <w:t xml:space="preserve">        MiddleCode middleCode = m_middleCodeList[index];</w:t>
      </w:r>
    </w:p>
    <w:p w14:paraId="2C537BF8" w14:textId="77777777" w:rsidR="00275A17" w:rsidRPr="00275A17" w:rsidRDefault="00275A17" w:rsidP="00275A17">
      <w:pPr>
        <w:pStyle w:val="Code"/>
        <w:rPr>
          <w:highlight w:val="white"/>
        </w:rPr>
      </w:pPr>
      <w:r w:rsidRPr="00275A17">
        <w:rPr>
          <w:highlight w:val="white"/>
        </w:rPr>
        <w:t xml:space="preserve">        if (!visitedSet.Contains(middleCode)) {</w:t>
      </w:r>
    </w:p>
    <w:p w14:paraId="19C7AE37" w14:textId="77777777" w:rsidR="00275A17" w:rsidRPr="00275A17" w:rsidRDefault="00275A17" w:rsidP="00275A17">
      <w:pPr>
        <w:pStyle w:val="Code"/>
        <w:rPr>
          <w:highlight w:val="white"/>
        </w:rPr>
      </w:pPr>
      <w:r w:rsidRPr="00275A17">
        <w:rPr>
          <w:highlight w:val="white"/>
        </w:rPr>
        <w:t xml:space="preserve">          m_middleCodeList[index].Clear();</w:t>
      </w:r>
    </w:p>
    <w:p w14:paraId="1C7334A5" w14:textId="77777777" w:rsidR="00275A17" w:rsidRPr="00275A17" w:rsidRDefault="00275A17" w:rsidP="00275A17">
      <w:pPr>
        <w:pStyle w:val="Code"/>
        <w:rPr>
          <w:highlight w:val="white"/>
        </w:rPr>
      </w:pPr>
      <w:r w:rsidRPr="00275A17">
        <w:rPr>
          <w:highlight w:val="white"/>
        </w:rPr>
        <w:t xml:space="preserve">          m_update = true;</w:t>
      </w:r>
    </w:p>
    <w:p w14:paraId="0AB76E6B" w14:textId="77777777" w:rsidR="00275A17" w:rsidRPr="00275A17" w:rsidRDefault="00275A17" w:rsidP="00275A17">
      <w:pPr>
        <w:pStyle w:val="Code"/>
        <w:rPr>
          <w:highlight w:val="white"/>
        </w:rPr>
      </w:pPr>
      <w:r w:rsidRPr="00275A17">
        <w:rPr>
          <w:highlight w:val="white"/>
        </w:rPr>
        <w:t xml:space="preserve">        }</w:t>
      </w:r>
    </w:p>
    <w:p w14:paraId="3A13B57F" w14:textId="77777777" w:rsidR="00275A17" w:rsidRPr="00275A17" w:rsidRDefault="00275A17" w:rsidP="00275A17">
      <w:pPr>
        <w:pStyle w:val="Code"/>
        <w:rPr>
          <w:highlight w:val="white"/>
        </w:rPr>
      </w:pPr>
      <w:r w:rsidRPr="00275A17">
        <w:rPr>
          <w:highlight w:val="white"/>
        </w:rPr>
        <w:t xml:space="preserve">      }</w:t>
      </w:r>
    </w:p>
    <w:p w14:paraId="21268C93" w14:textId="77777777" w:rsidR="00275A17" w:rsidRPr="00275A17" w:rsidRDefault="00275A17" w:rsidP="00275A17">
      <w:pPr>
        <w:pStyle w:val="Code"/>
        <w:rPr>
          <w:highlight w:val="white"/>
        </w:rPr>
      </w:pPr>
      <w:r w:rsidRPr="00275A17">
        <w:rPr>
          <w:highlight w:val="white"/>
        </w:rPr>
        <w:t xml:space="preserve">    }</w:t>
      </w:r>
    </w:p>
    <w:p w14:paraId="5EEBA929" w14:textId="77777777" w:rsidR="00275A17" w:rsidRPr="00275A17" w:rsidRDefault="00275A17" w:rsidP="00275A17">
      <w:pPr>
        <w:pStyle w:val="Code"/>
        <w:rPr>
          <w:highlight w:val="white"/>
        </w:rPr>
      </w:pPr>
      <w:r w:rsidRPr="00275A17">
        <w:rPr>
          <w:highlight w:val="white"/>
        </w:rPr>
        <w:t xml:space="preserve">    </w:t>
      </w:r>
    </w:p>
    <w:p w14:paraId="11C567DC" w14:textId="77777777" w:rsidR="00275A17" w:rsidRPr="00275A17" w:rsidRDefault="00275A17" w:rsidP="00275A17">
      <w:pPr>
        <w:pStyle w:val="Code"/>
        <w:rPr>
          <w:highlight w:val="white"/>
        </w:rPr>
      </w:pPr>
      <w:r w:rsidRPr="00275A17">
        <w:rPr>
          <w:highlight w:val="white"/>
        </w:rPr>
        <w:lastRenderedPageBreak/>
        <w:t xml:space="preserve">    private void SearchReachableCode(int index, ISet&lt;MiddleCode&gt; visitedSet) {</w:t>
      </w:r>
    </w:p>
    <w:p w14:paraId="5D2E0DDB" w14:textId="77777777" w:rsidR="00275A17" w:rsidRPr="00275A17" w:rsidRDefault="00275A17" w:rsidP="00275A17">
      <w:pPr>
        <w:pStyle w:val="Code"/>
        <w:rPr>
          <w:highlight w:val="white"/>
        </w:rPr>
      </w:pPr>
      <w:r w:rsidRPr="00275A17">
        <w:rPr>
          <w:highlight w:val="white"/>
        </w:rPr>
        <w:t xml:space="preserve">      for (; index &lt; m_middleCodeList.Count; ++index) {</w:t>
      </w:r>
    </w:p>
    <w:p w14:paraId="4AD66778" w14:textId="77777777" w:rsidR="00275A17" w:rsidRPr="00275A17" w:rsidRDefault="00275A17" w:rsidP="00275A17">
      <w:pPr>
        <w:pStyle w:val="Code"/>
        <w:rPr>
          <w:highlight w:val="white"/>
        </w:rPr>
      </w:pPr>
      <w:r w:rsidRPr="00275A17">
        <w:rPr>
          <w:highlight w:val="white"/>
        </w:rPr>
        <w:t xml:space="preserve">        MiddleCode middleCode = m_middleCodeList[index];</w:t>
      </w:r>
    </w:p>
    <w:p w14:paraId="1E4C496D" w14:textId="77777777" w:rsidR="00275A17" w:rsidRPr="00275A17" w:rsidRDefault="00275A17" w:rsidP="00275A17">
      <w:pPr>
        <w:pStyle w:val="Code"/>
        <w:rPr>
          <w:highlight w:val="white"/>
        </w:rPr>
      </w:pPr>
    </w:p>
    <w:p w14:paraId="6FA9A479" w14:textId="77777777" w:rsidR="00275A17" w:rsidRPr="00275A17" w:rsidRDefault="00275A17" w:rsidP="00275A17">
      <w:pPr>
        <w:pStyle w:val="Code"/>
        <w:rPr>
          <w:highlight w:val="white"/>
        </w:rPr>
      </w:pPr>
      <w:r w:rsidRPr="00275A17">
        <w:rPr>
          <w:highlight w:val="white"/>
        </w:rPr>
        <w:t xml:space="preserve">        if (visitedSet.Contains(middleCode)) {</w:t>
      </w:r>
    </w:p>
    <w:p w14:paraId="5A17B9E8" w14:textId="77777777" w:rsidR="00275A17" w:rsidRPr="00275A17" w:rsidRDefault="00275A17" w:rsidP="00275A17">
      <w:pPr>
        <w:pStyle w:val="Code"/>
        <w:rPr>
          <w:highlight w:val="white"/>
        </w:rPr>
      </w:pPr>
      <w:r w:rsidRPr="00275A17">
        <w:rPr>
          <w:highlight w:val="white"/>
        </w:rPr>
        <w:t xml:space="preserve">          return;</w:t>
      </w:r>
    </w:p>
    <w:p w14:paraId="5B43CE2C" w14:textId="77777777" w:rsidR="00275A17" w:rsidRPr="00275A17" w:rsidRDefault="00275A17" w:rsidP="00275A17">
      <w:pPr>
        <w:pStyle w:val="Code"/>
        <w:rPr>
          <w:highlight w:val="white"/>
        </w:rPr>
      </w:pPr>
      <w:r w:rsidRPr="00275A17">
        <w:rPr>
          <w:highlight w:val="white"/>
        </w:rPr>
        <w:t xml:space="preserve">        }</w:t>
      </w:r>
    </w:p>
    <w:p w14:paraId="53496678" w14:textId="77777777" w:rsidR="00275A17" w:rsidRPr="00275A17" w:rsidRDefault="00275A17" w:rsidP="00275A17">
      <w:pPr>
        <w:pStyle w:val="Code"/>
        <w:rPr>
          <w:highlight w:val="white"/>
        </w:rPr>
      </w:pPr>
    </w:p>
    <w:p w14:paraId="41ECE66E" w14:textId="77777777" w:rsidR="00275A17" w:rsidRPr="00275A17" w:rsidRDefault="00275A17" w:rsidP="00275A17">
      <w:pPr>
        <w:pStyle w:val="Code"/>
        <w:rPr>
          <w:highlight w:val="white"/>
        </w:rPr>
      </w:pPr>
      <w:r w:rsidRPr="00275A17">
        <w:rPr>
          <w:highlight w:val="white"/>
        </w:rPr>
        <w:t xml:space="preserve">        visitedSet.Add(middleCode);</w:t>
      </w:r>
    </w:p>
    <w:p w14:paraId="3850E5D3" w14:textId="77777777" w:rsidR="00275A17" w:rsidRPr="00275A17" w:rsidRDefault="00275A17" w:rsidP="00275A17">
      <w:pPr>
        <w:pStyle w:val="Code"/>
        <w:rPr>
          <w:highlight w:val="white"/>
        </w:rPr>
      </w:pPr>
    </w:p>
    <w:p w14:paraId="128D9DA8" w14:textId="77777777" w:rsidR="00275A17" w:rsidRPr="00275A17" w:rsidRDefault="00275A17" w:rsidP="00275A17">
      <w:pPr>
        <w:pStyle w:val="Code"/>
        <w:rPr>
          <w:highlight w:val="white"/>
        </w:rPr>
      </w:pPr>
      <w:r w:rsidRPr="00275A17">
        <w:rPr>
          <w:highlight w:val="white"/>
        </w:rPr>
        <w:t xml:space="preserve">        if (middleCode.IsRelation() || middleCode.IsCarry()) {</w:t>
      </w:r>
    </w:p>
    <w:p w14:paraId="5DE5ECE1" w14:textId="77777777" w:rsidR="00275A17" w:rsidRPr="00275A17" w:rsidRDefault="00275A17" w:rsidP="00275A17">
      <w:pPr>
        <w:pStyle w:val="Code"/>
        <w:rPr>
          <w:highlight w:val="white"/>
        </w:rPr>
      </w:pPr>
      <w:r w:rsidRPr="00275A17">
        <w:rPr>
          <w:highlight w:val="white"/>
        </w:rPr>
        <w:t xml:space="preserve">          int target = (int) middleCode[0];</w:t>
      </w:r>
    </w:p>
    <w:p w14:paraId="58BD4C14" w14:textId="77777777" w:rsidR="00275A17" w:rsidRPr="00275A17" w:rsidRDefault="00275A17" w:rsidP="00275A17">
      <w:pPr>
        <w:pStyle w:val="Code"/>
        <w:rPr>
          <w:highlight w:val="white"/>
        </w:rPr>
      </w:pPr>
      <w:r w:rsidRPr="00275A17">
        <w:rPr>
          <w:highlight w:val="white"/>
        </w:rPr>
        <w:t xml:space="preserve">          SearchReachableCode(target, visitedSet);</w:t>
      </w:r>
    </w:p>
    <w:p w14:paraId="711C7B05" w14:textId="77777777" w:rsidR="00275A17" w:rsidRPr="00275A17" w:rsidRDefault="00275A17" w:rsidP="00275A17">
      <w:pPr>
        <w:pStyle w:val="Code"/>
        <w:rPr>
          <w:highlight w:val="white"/>
        </w:rPr>
      </w:pPr>
      <w:r w:rsidRPr="00275A17">
        <w:rPr>
          <w:highlight w:val="white"/>
        </w:rPr>
        <w:t xml:space="preserve">        }</w:t>
      </w:r>
    </w:p>
    <w:p w14:paraId="6CA87443" w14:textId="77777777" w:rsidR="00275A17" w:rsidRPr="00275A17" w:rsidRDefault="00275A17" w:rsidP="00275A17">
      <w:pPr>
        <w:pStyle w:val="Code"/>
        <w:rPr>
          <w:highlight w:val="white"/>
        </w:rPr>
      </w:pPr>
      <w:r w:rsidRPr="00275A17">
        <w:rPr>
          <w:highlight w:val="white"/>
        </w:rPr>
        <w:t xml:space="preserve">        else if (middleCode.IsGoto()) {</w:t>
      </w:r>
    </w:p>
    <w:p w14:paraId="15811B83" w14:textId="77777777" w:rsidR="00275A17" w:rsidRPr="00275A17" w:rsidRDefault="00275A17" w:rsidP="00275A17">
      <w:pPr>
        <w:pStyle w:val="Code"/>
        <w:rPr>
          <w:highlight w:val="white"/>
        </w:rPr>
      </w:pPr>
      <w:r w:rsidRPr="00275A17">
        <w:rPr>
          <w:highlight w:val="white"/>
        </w:rPr>
        <w:t xml:space="preserve">          int target = (int) middleCode[0];</w:t>
      </w:r>
    </w:p>
    <w:p w14:paraId="15093D18" w14:textId="77777777" w:rsidR="00275A17" w:rsidRPr="00275A17" w:rsidRDefault="00275A17" w:rsidP="00275A17">
      <w:pPr>
        <w:pStyle w:val="Code"/>
        <w:rPr>
          <w:highlight w:val="white"/>
        </w:rPr>
      </w:pPr>
      <w:r w:rsidRPr="00275A17">
        <w:rPr>
          <w:highlight w:val="white"/>
        </w:rPr>
        <w:t xml:space="preserve">          SearchReachableCode(target, visitedSet);</w:t>
      </w:r>
    </w:p>
    <w:p w14:paraId="1E7986A8" w14:textId="77777777" w:rsidR="00275A17" w:rsidRPr="00275A17" w:rsidRDefault="00275A17" w:rsidP="00275A17">
      <w:pPr>
        <w:pStyle w:val="Code"/>
        <w:rPr>
          <w:highlight w:val="white"/>
        </w:rPr>
      </w:pPr>
      <w:r w:rsidRPr="00275A17">
        <w:rPr>
          <w:highlight w:val="white"/>
        </w:rPr>
        <w:t xml:space="preserve">          return;</w:t>
      </w:r>
    </w:p>
    <w:p w14:paraId="372F92B4" w14:textId="77777777" w:rsidR="00275A17" w:rsidRPr="00275A17" w:rsidRDefault="00275A17" w:rsidP="00275A17">
      <w:pPr>
        <w:pStyle w:val="Code"/>
        <w:rPr>
          <w:highlight w:val="white"/>
        </w:rPr>
      </w:pPr>
      <w:r w:rsidRPr="00275A17">
        <w:rPr>
          <w:highlight w:val="white"/>
        </w:rPr>
        <w:t xml:space="preserve">        }</w:t>
      </w:r>
    </w:p>
    <w:p w14:paraId="371BDBA8" w14:textId="77777777" w:rsidR="00275A17" w:rsidRPr="00275A17" w:rsidRDefault="00275A17" w:rsidP="00275A17">
      <w:pPr>
        <w:pStyle w:val="Code"/>
        <w:rPr>
          <w:highlight w:val="white"/>
        </w:rPr>
      </w:pPr>
      <w:r w:rsidRPr="00275A17">
        <w:rPr>
          <w:highlight w:val="white"/>
        </w:rPr>
        <w:t xml:space="preserve">        else if ((middleCode.Operator == MiddleOperator.Exit) ||</w:t>
      </w:r>
    </w:p>
    <w:p w14:paraId="42C694D2" w14:textId="77777777" w:rsidR="00275A17" w:rsidRPr="00275A17" w:rsidRDefault="00275A17" w:rsidP="00275A17">
      <w:pPr>
        <w:pStyle w:val="Code"/>
        <w:rPr>
          <w:highlight w:val="white"/>
        </w:rPr>
      </w:pPr>
      <w:r w:rsidRPr="00275A17">
        <w:rPr>
          <w:highlight w:val="white"/>
        </w:rPr>
        <w:t xml:space="preserve">                 (middleCode.Operator == MiddleOperator.Return)) {</w:t>
      </w:r>
    </w:p>
    <w:p w14:paraId="57481F7E" w14:textId="77777777" w:rsidR="00275A17" w:rsidRPr="00275A17" w:rsidRDefault="00275A17" w:rsidP="00275A17">
      <w:pPr>
        <w:pStyle w:val="Code"/>
        <w:rPr>
          <w:highlight w:val="white"/>
        </w:rPr>
      </w:pPr>
      <w:r w:rsidRPr="00275A17">
        <w:rPr>
          <w:highlight w:val="white"/>
        </w:rPr>
        <w:t xml:space="preserve">          return;</w:t>
      </w:r>
    </w:p>
    <w:p w14:paraId="04ED1180" w14:textId="77777777" w:rsidR="00275A17" w:rsidRPr="00275A17" w:rsidRDefault="00275A17" w:rsidP="00275A17">
      <w:pPr>
        <w:pStyle w:val="Code"/>
        <w:rPr>
          <w:highlight w:val="white"/>
        </w:rPr>
      </w:pPr>
      <w:r w:rsidRPr="00275A17">
        <w:rPr>
          <w:highlight w:val="white"/>
        </w:rPr>
        <w:t xml:space="preserve">        }</w:t>
      </w:r>
    </w:p>
    <w:p w14:paraId="15C4FE1F" w14:textId="77777777" w:rsidR="00275A17" w:rsidRPr="00275A17" w:rsidRDefault="00275A17" w:rsidP="00275A17">
      <w:pPr>
        <w:pStyle w:val="Code"/>
        <w:rPr>
          <w:highlight w:val="white"/>
        </w:rPr>
      </w:pPr>
      <w:r w:rsidRPr="00275A17">
        <w:rPr>
          <w:highlight w:val="white"/>
        </w:rPr>
        <w:t xml:space="preserve">        else if (middleCode.Operator == MiddleOperator.FunctionEnd) {</w:t>
      </w:r>
    </w:p>
    <w:p w14:paraId="41559B97" w14:textId="77777777" w:rsidR="00275A17" w:rsidRPr="00275A17" w:rsidRDefault="00275A17" w:rsidP="00275A17">
      <w:pPr>
        <w:pStyle w:val="Code"/>
        <w:rPr>
          <w:highlight w:val="white"/>
        </w:rPr>
      </w:pPr>
      <w:r w:rsidRPr="00275A17">
        <w:rPr>
          <w:highlight w:val="white"/>
        </w:rPr>
        <w:t xml:space="preserve">          Symbol funcSymbol = (Symbol) middleCode[0];</w:t>
      </w:r>
    </w:p>
    <w:p w14:paraId="0C3ECFC4" w14:textId="77777777" w:rsidR="00275A17" w:rsidRPr="00275A17" w:rsidRDefault="00275A17" w:rsidP="00275A17">
      <w:pPr>
        <w:pStyle w:val="Code"/>
        <w:rPr>
          <w:highlight w:val="white"/>
        </w:rPr>
      </w:pPr>
      <w:r w:rsidRPr="00275A17">
        <w:rPr>
          <w:highlight w:val="white"/>
        </w:rPr>
        <w:t xml:space="preserve">          Assert.Error(funcSymbol.Type.ReturnType.IsVoid(),</w:t>
      </w:r>
    </w:p>
    <w:p w14:paraId="60B558DC" w14:textId="77777777" w:rsidR="00275A17" w:rsidRPr="00275A17" w:rsidRDefault="00275A17" w:rsidP="00275A17">
      <w:pPr>
        <w:pStyle w:val="Code"/>
        <w:rPr>
          <w:highlight w:val="white"/>
        </w:rPr>
      </w:pPr>
      <w:r w:rsidRPr="00275A17">
        <w:rPr>
          <w:highlight w:val="white"/>
        </w:rPr>
        <w:t xml:space="preserve">                       funcSymbol.Name,</w:t>
      </w:r>
    </w:p>
    <w:p w14:paraId="281ED4C7" w14:textId="77777777" w:rsidR="00275A17" w:rsidRPr="00275A17" w:rsidRDefault="00275A17" w:rsidP="00275A17">
      <w:pPr>
        <w:pStyle w:val="Code"/>
        <w:rPr>
          <w:highlight w:val="white"/>
        </w:rPr>
      </w:pPr>
      <w:r w:rsidRPr="00275A17">
        <w:rPr>
          <w:highlight w:val="white"/>
        </w:rPr>
        <w:t xml:space="preserve">                       Message.Reached_the_end_of_a_non__void_function);</w:t>
      </w:r>
    </w:p>
    <w:p w14:paraId="41D59C80" w14:textId="77777777" w:rsidR="00275A17" w:rsidRPr="00275A17" w:rsidRDefault="00275A17" w:rsidP="00275A17">
      <w:pPr>
        <w:pStyle w:val="Code"/>
        <w:rPr>
          <w:highlight w:val="white"/>
        </w:rPr>
      </w:pPr>
      <w:r w:rsidRPr="00275A17">
        <w:rPr>
          <w:highlight w:val="white"/>
        </w:rPr>
        <w:t xml:space="preserve">          return;</w:t>
      </w:r>
    </w:p>
    <w:p w14:paraId="3AE1BBE8" w14:textId="77777777" w:rsidR="00275A17" w:rsidRPr="00275A17" w:rsidRDefault="00275A17" w:rsidP="00275A17">
      <w:pPr>
        <w:pStyle w:val="Code"/>
        <w:rPr>
          <w:highlight w:val="white"/>
        </w:rPr>
      </w:pPr>
      <w:r w:rsidRPr="00275A17">
        <w:rPr>
          <w:highlight w:val="white"/>
        </w:rPr>
        <w:t xml:space="preserve">        }</w:t>
      </w:r>
    </w:p>
    <w:p w14:paraId="00F29238" w14:textId="77777777" w:rsidR="00275A17" w:rsidRPr="00275A17" w:rsidRDefault="00275A17" w:rsidP="00275A17">
      <w:pPr>
        <w:pStyle w:val="Code"/>
        <w:rPr>
          <w:highlight w:val="white"/>
        </w:rPr>
      </w:pPr>
      <w:r w:rsidRPr="00275A17">
        <w:rPr>
          <w:highlight w:val="white"/>
        </w:rPr>
        <w:t xml:space="preserve">      }</w:t>
      </w:r>
    </w:p>
    <w:p w14:paraId="74E02723" w14:textId="64F484FC" w:rsidR="00275A17" w:rsidRDefault="00275A17" w:rsidP="00275A17">
      <w:pPr>
        <w:pStyle w:val="Code"/>
        <w:rPr>
          <w:highlight w:val="white"/>
        </w:rPr>
      </w:pPr>
      <w:r w:rsidRPr="00275A17">
        <w:rPr>
          <w:highlight w:val="white"/>
        </w:rPr>
        <w:t xml:space="preserve">    }</w:t>
      </w:r>
    </w:p>
    <w:p w14:paraId="139EA3AC" w14:textId="77777777" w:rsidR="00D720CF" w:rsidRPr="00275A17" w:rsidRDefault="00D720CF" w:rsidP="00275A17">
      <w:pPr>
        <w:pStyle w:val="Code"/>
        <w:rPr>
          <w:highlight w:val="white"/>
        </w:rPr>
      </w:pPr>
    </w:p>
    <w:p w14:paraId="04870D05" w14:textId="77777777" w:rsidR="00AD7D34" w:rsidRDefault="00AD7D34" w:rsidP="00AD7D34">
      <w:pPr>
        <w:pStyle w:val="Rubrik3"/>
        <w:numPr>
          <w:ilvl w:val="2"/>
          <w:numId w:val="128"/>
        </w:numPr>
      </w:pPr>
      <w:r>
        <w:t>Remove Push-Pop Chains</w:t>
      </w:r>
    </w:p>
    <w:p w14:paraId="4C0B3056" w14:textId="77777777" w:rsidR="00AD7D34" w:rsidRPr="00CF0EA0" w:rsidRDefault="00AD7D34" w:rsidP="00AD7D34">
      <w: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EC76D5" w14:paraId="374EB827" w14:textId="77777777" w:rsidTr="00626D3B">
        <w:tc>
          <w:tcPr>
            <w:tcW w:w="3116" w:type="dxa"/>
          </w:tcPr>
          <w:p w14:paraId="644A43EF" w14:textId="77777777" w:rsidR="00AD7D34" w:rsidRDefault="00AD7D34" w:rsidP="00626D3B">
            <w:pPr>
              <w:pStyle w:val="Code"/>
            </w:pPr>
            <w:r w:rsidRPr="00EC76D5">
              <w:t xml:space="preserve">1. </w:t>
            </w:r>
            <w:r>
              <w:t>push x</w:t>
            </w:r>
          </w:p>
          <w:p w14:paraId="101D08DC" w14:textId="77777777" w:rsidR="00AD7D34" w:rsidRDefault="00AD7D34" w:rsidP="00626D3B">
            <w:pPr>
              <w:pStyle w:val="Code"/>
            </w:pPr>
            <w:r w:rsidRPr="00EC76D5">
              <w:t xml:space="preserve">2. </w:t>
            </w:r>
            <w:r>
              <w:t>pop x</w:t>
            </w:r>
          </w:p>
          <w:p w14:paraId="44E99C04" w14:textId="77777777" w:rsidR="00AD7D34" w:rsidRDefault="00AD7D34" w:rsidP="00626D3B">
            <w:pPr>
              <w:pStyle w:val="Code"/>
            </w:pPr>
          </w:p>
          <w:p w14:paraId="511312DA" w14:textId="77777777" w:rsidR="00AD7D34" w:rsidRDefault="00AD7D34" w:rsidP="00626D3B">
            <w:pPr>
              <w:pStyle w:val="Code"/>
            </w:pPr>
            <w:r w:rsidRPr="00EC76D5">
              <w:t xml:space="preserve">1. </w:t>
            </w:r>
            <w:r>
              <w:t>push x</w:t>
            </w:r>
          </w:p>
          <w:p w14:paraId="63C72762" w14:textId="77777777" w:rsidR="00AD7D34" w:rsidRPr="00EC76D5" w:rsidRDefault="00AD7D34" w:rsidP="00626D3B">
            <w:pPr>
              <w:pStyle w:val="Code"/>
            </w:pPr>
            <w:r w:rsidRPr="00EC76D5">
              <w:t xml:space="preserve">2. </w:t>
            </w:r>
            <w:r>
              <w:t>pop</w:t>
            </w:r>
          </w:p>
        </w:tc>
        <w:tc>
          <w:tcPr>
            <w:tcW w:w="3117" w:type="dxa"/>
          </w:tcPr>
          <w:p w14:paraId="6A3ED3E9" w14:textId="77777777" w:rsidR="00AD7D34" w:rsidRPr="00EC76D5" w:rsidRDefault="00AD7D34" w:rsidP="00626D3B">
            <w:pPr>
              <w:pStyle w:val="Code"/>
            </w:pPr>
            <w:r w:rsidRPr="00EC76D5">
              <w:t xml:space="preserve">1. </w:t>
            </w:r>
            <w:r w:rsidRPr="00F96258">
              <w:rPr>
                <w:i/>
                <w:iCs/>
              </w:rPr>
              <w:t>empty</w:t>
            </w:r>
          </w:p>
          <w:p w14:paraId="07546E69" w14:textId="77777777" w:rsidR="00AD7D34" w:rsidRDefault="00AD7D34" w:rsidP="00626D3B">
            <w:pPr>
              <w:pStyle w:val="Code"/>
              <w:rPr>
                <w:i/>
                <w:iCs/>
              </w:rPr>
            </w:pPr>
            <w:r w:rsidRPr="00EC76D5">
              <w:t xml:space="preserve">2. </w:t>
            </w:r>
            <w:r w:rsidRPr="00F96258">
              <w:rPr>
                <w:i/>
                <w:iCs/>
              </w:rPr>
              <w:t>empty</w:t>
            </w:r>
          </w:p>
          <w:p w14:paraId="4D1C60AD" w14:textId="77777777" w:rsidR="00AD7D34" w:rsidRDefault="00AD7D34" w:rsidP="00626D3B">
            <w:pPr>
              <w:pStyle w:val="Code"/>
              <w:rPr>
                <w:i/>
                <w:iCs/>
              </w:rPr>
            </w:pPr>
          </w:p>
          <w:p w14:paraId="54B59EF8" w14:textId="77777777" w:rsidR="00AD7D34" w:rsidRPr="00EC76D5" w:rsidRDefault="00AD7D34" w:rsidP="00626D3B">
            <w:pPr>
              <w:pStyle w:val="Code"/>
            </w:pPr>
            <w:r w:rsidRPr="00EC76D5">
              <w:t xml:space="preserve">1. </w:t>
            </w:r>
            <w:r w:rsidRPr="00F96258">
              <w:rPr>
                <w:i/>
                <w:iCs/>
              </w:rPr>
              <w:t>empty</w:t>
            </w:r>
          </w:p>
          <w:p w14:paraId="56A06CEE" w14:textId="77777777" w:rsidR="00AD7D34" w:rsidRPr="00EC76D5" w:rsidRDefault="00AD7D34" w:rsidP="00626D3B">
            <w:pPr>
              <w:pStyle w:val="Code"/>
            </w:pPr>
            <w:r w:rsidRPr="00EC76D5">
              <w:t xml:space="preserve">2. </w:t>
            </w:r>
            <w:r w:rsidRPr="00F96258">
              <w:rPr>
                <w:i/>
                <w:iCs/>
              </w:rPr>
              <w:t>empty</w:t>
            </w:r>
          </w:p>
        </w:tc>
        <w:tc>
          <w:tcPr>
            <w:tcW w:w="3117" w:type="dxa"/>
          </w:tcPr>
          <w:p w14:paraId="637FC252" w14:textId="77777777" w:rsidR="00AD7D34" w:rsidRPr="00EC76D5" w:rsidRDefault="00AD7D34" w:rsidP="00626D3B">
            <w:pPr>
              <w:pStyle w:val="Code"/>
            </w:pPr>
          </w:p>
        </w:tc>
      </w:tr>
    </w:tbl>
    <w:p w14:paraId="61FB8D61" w14:textId="77777777" w:rsidR="00AD7D34" w:rsidRDefault="00AD7D34" w:rsidP="00AD7D34">
      <w:r>
        <w:t>However, we do not remove code where different symbols are pushed and popped.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EC76D5" w14:paraId="55E9F3A5" w14:textId="77777777" w:rsidTr="00626D3B">
        <w:tc>
          <w:tcPr>
            <w:tcW w:w="3116" w:type="dxa"/>
          </w:tcPr>
          <w:p w14:paraId="0A6B9A95" w14:textId="77777777" w:rsidR="00AD7D34" w:rsidRDefault="00AD7D34" w:rsidP="00626D3B">
            <w:pPr>
              <w:pStyle w:val="Code"/>
            </w:pPr>
            <w:r w:rsidRPr="00EC76D5">
              <w:t xml:space="preserve">1. </w:t>
            </w:r>
            <w:r>
              <w:t>push x</w:t>
            </w:r>
          </w:p>
          <w:p w14:paraId="5D15FF86" w14:textId="77777777" w:rsidR="00AD7D34" w:rsidRPr="00EC76D5" w:rsidRDefault="00AD7D34" w:rsidP="00626D3B">
            <w:pPr>
              <w:pStyle w:val="Code"/>
            </w:pPr>
            <w:r w:rsidRPr="00EC76D5">
              <w:t xml:space="preserve">2. </w:t>
            </w:r>
            <w:r>
              <w:t>pop y</w:t>
            </w:r>
          </w:p>
        </w:tc>
        <w:tc>
          <w:tcPr>
            <w:tcW w:w="3117" w:type="dxa"/>
          </w:tcPr>
          <w:p w14:paraId="2FF896C4" w14:textId="77777777" w:rsidR="00AD7D34" w:rsidRPr="00EC76D5" w:rsidRDefault="00AD7D34" w:rsidP="00626D3B">
            <w:pPr>
              <w:pStyle w:val="Code"/>
            </w:pPr>
          </w:p>
        </w:tc>
        <w:tc>
          <w:tcPr>
            <w:tcW w:w="3117" w:type="dxa"/>
          </w:tcPr>
          <w:p w14:paraId="6EBCA3EF" w14:textId="77777777" w:rsidR="00AD7D34" w:rsidRPr="00EC76D5" w:rsidRDefault="00AD7D34" w:rsidP="00626D3B">
            <w:pPr>
              <w:pStyle w:val="Code"/>
            </w:pPr>
          </w:p>
        </w:tc>
      </w:tr>
    </w:tbl>
    <w:p w14:paraId="0B34E978" w14:textId="77777777" w:rsidR="00AD7D34" w:rsidRDefault="00AD7D34" w:rsidP="00AD7D34">
      <w:pPr>
        <w:pStyle w:val="CodeHeader"/>
      </w:pPr>
      <w:r>
        <w:t>MiddleCodeOptimizor.cs</w:t>
      </w:r>
    </w:p>
    <w:p w14:paraId="07ED62FC" w14:textId="77777777" w:rsidR="00AD7D34" w:rsidRPr="00C17C65" w:rsidRDefault="00AD7D34" w:rsidP="00AD7D34">
      <w:pPr>
        <w:pStyle w:val="Code"/>
        <w:rPr>
          <w:highlight w:val="white"/>
        </w:rPr>
      </w:pPr>
      <w:r w:rsidRPr="00C17C65">
        <w:rPr>
          <w:highlight w:val="white"/>
        </w:rPr>
        <w:t xml:space="preserve">    public void MergePopPushToTop() {</w:t>
      </w:r>
    </w:p>
    <w:p w14:paraId="38FB0E7A" w14:textId="77777777" w:rsidR="00AD7D34" w:rsidRPr="00C17C65" w:rsidRDefault="00AD7D34" w:rsidP="00AD7D34">
      <w:pPr>
        <w:pStyle w:val="Code"/>
        <w:rPr>
          <w:highlight w:val="white"/>
        </w:rPr>
      </w:pPr>
      <w:r w:rsidRPr="00C17C65">
        <w:rPr>
          <w:highlight w:val="white"/>
        </w:rPr>
        <w:t xml:space="preserve">      for (int index = 0; index &lt; (m_middleCodeList.Count - 1); ++index) {</w:t>
      </w:r>
    </w:p>
    <w:p w14:paraId="12672940" w14:textId="77777777" w:rsidR="00AD7D34" w:rsidRPr="00C17C65" w:rsidRDefault="00AD7D34" w:rsidP="00AD7D34">
      <w:pPr>
        <w:pStyle w:val="Code"/>
        <w:rPr>
          <w:highlight w:val="white"/>
        </w:rPr>
      </w:pPr>
      <w:r w:rsidRPr="00C17C65">
        <w:rPr>
          <w:highlight w:val="white"/>
        </w:rPr>
        <w:t xml:space="preserve">        MiddleCode thisCode = m_middleCodeList[index],</w:t>
      </w:r>
    </w:p>
    <w:p w14:paraId="1AA6484E" w14:textId="77777777" w:rsidR="00AD7D34" w:rsidRPr="00C17C65" w:rsidRDefault="00AD7D34" w:rsidP="00AD7D34">
      <w:pPr>
        <w:pStyle w:val="Code"/>
        <w:rPr>
          <w:highlight w:val="white"/>
        </w:rPr>
      </w:pPr>
      <w:r w:rsidRPr="00C17C65">
        <w:rPr>
          <w:highlight w:val="white"/>
        </w:rPr>
        <w:t xml:space="preserve">                   nextCode = m_middleCodeList[index + 1];</w:t>
      </w:r>
    </w:p>
    <w:p w14:paraId="783099D2" w14:textId="77777777" w:rsidR="00AD7D34" w:rsidRPr="00C17C65" w:rsidRDefault="00AD7D34" w:rsidP="00AD7D34">
      <w:pPr>
        <w:pStyle w:val="Code"/>
        <w:rPr>
          <w:highlight w:val="white"/>
        </w:rPr>
      </w:pPr>
    </w:p>
    <w:p w14:paraId="7B8A040C" w14:textId="77777777" w:rsidR="00AD7D34" w:rsidRPr="00C17C65" w:rsidRDefault="00AD7D34" w:rsidP="00AD7D34">
      <w:pPr>
        <w:pStyle w:val="Code"/>
        <w:rPr>
          <w:highlight w:val="white"/>
        </w:rPr>
      </w:pPr>
      <w:r w:rsidRPr="00C17C65">
        <w:rPr>
          <w:highlight w:val="white"/>
        </w:rPr>
        <w:t xml:space="preserve">        if ((thisCode.Operator == MiddleOperator.PopFloat) &amp;&amp;</w:t>
      </w:r>
    </w:p>
    <w:p w14:paraId="78CA3CD0" w14:textId="77777777" w:rsidR="00AD7D34" w:rsidRPr="00C17C65" w:rsidRDefault="00AD7D34" w:rsidP="00AD7D34">
      <w:pPr>
        <w:pStyle w:val="Code"/>
        <w:rPr>
          <w:highlight w:val="white"/>
        </w:rPr>
      </w:pPr>
      <w:r w:rsidRPr="00C17C65">
        <w:rPr>
          <w:highlight w:val="white"/>
        </w:rPr>
        <w:t xml:space="preserve">            (nextCode.Operator == MiddleOperator.PushFloat) &amp;&amp;</w:t>
      </w:r>
    </w:p>
    <w:p w14:paraId="018BEC88" w14:textId="77777777" w:rsidR="00AD7D34" w:rsidRPr="00C17C65" w:rsidRDefault="00AD7D34" w:rsidP="00AD7D34">
      <w:pPr>
        <w:pStyle w:val="Code"/>
        <w:rPr>
          <w:highlight w:val="white"/>
        </w:rPr>
      </w:pPr>
      <w:r w:rsidRPr="00C17C65">
        <w:rPr>
          <w:highlight w:val="white"/>
        </w:rPr>
        <w:lastRenderedPageBreak/>
        <w:t xml:space="preserve">            (thisCode[0] == nextCode[0])) {</w:t>
      </w:r>
    </w:p>
    <w:p w14:paraId="6FFDBF59" w14:textId="77777777" w:rsidR="00AD7D34" w:rsidRPr="00C17C65" w:rsidRDefault="00AD7D34" w:rsidP="00AD7D34">
      <w:pPr>
        <w:pStyle w:val="Code"/>
        <w:rPr>
          <w:highlight w:val="white"/>
        </w:rPr>
      </w:pPr>
      <w:r w:rsidRPr="00C17C65">
        <w:rPr>
          <w:highlight w:val="white"/>
        </w:rPr>
        <w:t xml:space="preserve">          thisCode.Operator = MiddleOperator.TopFloat;</w:t>
      </w:r>
    </w:p>
    <w:p w14:paraId="74A29E09" w14:textId="77777777" w:rsidR="00AD7D34" w:rsidRPr="00C17C65" w:rsidRDefault="00AD7D34" w:rsidP="00AD7D34">
      <w:pPr>
        <w:pStyle w:val="Code"/>
        <w:rPr>
          <w:highlight w:val="white"/>
        </w:rPr>
      </w:pPr>
      <w:r w:rsidRPr="00C17C65">
        <w:rPr>
          <w:highlight w:val="white"/>
        </w:rPr>
        <w:t xml:space="preserve">          nextCode.Clear();</w:t>
      </w:r>
    </w:p>
    <w:p w14:paraId="1D95A972" w14:textId="77777777" w:rsidR="00AD7D34" w:rsidRPr="00C17C65" w:rsidRDefault="00AD7D34" w:rsidP="00AD7D34">
      <w:pPr>
        <w:pStyle w:val="Code"/>
        <w:rPr>
          <w:highlight w:val="white"/>
        </w:rPr>
      </w:pPr>
      <w:r w:rsidRPr="00C17C65">
        <w:rPr>
          <w:highlight w:val="white"/>
        </w:rPr>
        <w:t xml:space="preserve">          m_update = true;</w:t>
      </w:r>
    </w:p>
    <w:p w14:paraId="11923CBB" w14:textId="77777777" w:rsidR="00AD7D34" w:rsidRPr="00C17C65" w:rsidRDefault="00AD7D34" w:rsidP="00AD7D34">
      <w:pPr>
        <w:pStyle w:val="Code"/>
        <w:rPr>
          <w:highlight w:val="white"/>
        </w:rPr>
      </w:pPr>
      <w:r w:rsidRPr="00C17C65">
        <w:rPr>
          <w:highlight w:val="white"/>
        </w:rPr>
        <w:t xml:space="preserve">        }</w:t>
      </w:r>
    </w:p>
    <w:p w14:paraId="32307BE5" w14:textId="77777777" w:rsidR="00AD7D34" w:rsidRPr="00C17C65" w:rsidRDefault="00AD7D34" w:rsidP="00AD7D34">
      <w:pPr>
        <w:pStyle w:val="Code"/>
        <w:rPr>
          <w:highlight w:val="white"/>
        </w:rPr>
      </w:pPr>
      <w:r w:rsidRPr="00C17C65">
        <w:rPr>
          <w:highlight w:val="white"/>
        </w:rPr>
        <w:t xml:space="preserve">      }</w:t>
      </w:r>
    </w:p>
    <w:p w14:paraId="090DCF3F" w14:textId="77777777" w:rsidR="00AD7D34" w:rsidRPr="00C17C65" w:rsidRDefault="00AD7D34" w:rsidP="00AD7D34">
      <w:pPr>
        <w:pStyle w:val="Code"/>
        <w:rPr>
          <w:highlight w:val="white"/>
        </w:rPr>
      </w:pPr>
      <w:r w:rsidRPr="00C17C65">
        <w:rPr>
          <w:highlight w:val="white"/>
        </w:rPr>
        <w:t xml:space="preserve">    }</w:t>
      </w:r>
    </w:p>
    <w:p w14:paraId="73653B06" w14:textId="7E3362A4" w:rsidR="00AD7D34" w:rsidRDefault="00AD7D34" w:rsidP="00AD7D34">
      <w:pPr>
        <w:pStyle w:val="Rubrik3"/>
      </w:pPr>
      <w:r>
        <w:t>Change Top-Pop to Pop</w:t>
      </w:r>
    </w:p>
    <w:p w14:paraId="0D965B88" w14:textId="77777777" w:rsidR="00AD7D34" w:rsidRPr="00CF0EA0" w:rsidRDefault="00AD7D34" w:rsidP="00AD7D34">
      <w: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EC76D5" w14:paraId="0EF3F6DD" w14:textId="77777777" w:rsidTr="00626D3B">
        <w:tc>
          <w:tcPr>
            <w:tcW w:w="3116" w:type="dxa"/>
          </w:tcPr>
          <w:p w14:paraId="5C4217BE" w14:textId="32BEF57F" w:rsidR="00AD7D34" w:rsidRDefault="00AD7D34" w:rsidP="00626D3B">
            <w:pPr>
              <w:pStyle w:val="Code"/>
            </w:pPr>
            <w:r w:rsidRPr="00EC76D5">
              <w:t xml:space="preserve">1. </w:t>
            </w:r>
            <w:r>
              <w:t>top x</w:t>
            </w:r>
          </w:p>
          <w:p w14:paraId="7A3E1E4C" w14:textId="1D0058F3" w:rsidR="00AD7D34" w:rsidRPr="00EC76D5" w:rsidRDefault="00AD7D34" w:rsidP="00AD7D34">
            <w:pPr>
              <w:pStyle w:val="Code"/>
            </w:pPr>
            <w:r w:rsidRPr="00EC76D5">
              <w:t xml:space="preserve">2. </w:t>
            </w:r>
            <w:r>
              <w:t>pop</w:t>
            </w:r>
          </w:p>
        </w:tc>
        <w:tc>
          <w:tcPr>
            <w:tcW w:w="3117" w:type="dxa"/>
          </w:tcPr>
          <w:p w14:paraId="11CFD664" w14:textId="77777777" w:rsidR="00AD7D34" w:rsidRDefault="00AD7D34" w:rsidP="00626D3B">
            <w:pPr>
              <w:pStyle w:val="Code"/>
            </w:pPr>
            <w:r w:rsidRPr="00EC76D5">
              <w:t xml:space="preserve">1. </w:t>
            </w:r>
            <w:r>
              <w:t>pop x</w:t>
            </w:r>
          </w:p>
          <w:p w14:paraId="0CA4BD08" w14:textId="6FEA0BB5" w:rsidR="00AD7D34" w:rsidRPr="00AD7D34" w:rsidRDefault="00AD7D34" w:rsidP="00626D3B">
            <w:pPr>
              <w:pStyle w:val="Code"/>
              <w:rPr>
                <w:i/>
                <w:iCs/>
              </w:rPr>
            </w:pPr>
            <w:r w:rsidRPr="00EC76D5">
              <w:t xml:space="preserve">2. </w:t>
            </w:r>
            <w:r w:rsidRPr="00F96258">
              <w:rPr>
                <w:i/>
                <w:iCs/>
              </w:rPr>
              <w:t>empty</w:t>
            </w:r>
          </w:p>
        </w:tc>
        <w:tc>
          <w:tcPr>
            <w:tcW w:w="3117" w:type="dxa"/>
          </w:tcPr>
          <w:p w14:paraId="26F48DE3" w14:textId="77777777" w:rsidR="00AD7D34" w:rsidRPr="00EC76D5" w:rsidRDefault="00AD7D34" w:rsidP="00626D3B">
            <w:pPr>
              <w:pStyle w:val="Code"/>
            </w:pPr>
          </w:p>
        </w:tc>
      </w:tr>
    </w:tbl>
    <w:p w14:paraId="16A3AD1A" w14:textId="77777777" w:rsidR="00AD7D34" w:rsidRDefault="00AD7D34" w:rsidP="00AD7D34">
      <w:pPr>
        <w:pStyle w:val="CodeHeader"/>
      </w:pPr>
      <w:r>
        <w:t>MiddleCodeOptimizor.cs</w:t>
      </w:r>
    </w:p>
    <w:p w14:paraId="5661F762" w14:textId="77777777" w:rsidR="00D701DF" w:rsidRPr="00D701DF" w:rsidRDefault="00D701DF" w:rsidP="00D701DF">
      <w:pPr>
        <w:pStyle w:val="Code"/>
        <w:rPr>
          <w:highlight w:val="white"/>
        </w:rPr>
      </w:pPr>
      <w:r w:rsidRPr="00D701DF">
        <w:rPr>
          <w:highlight w:val="white"/>
        </w:rPr>
        <w:t xml:space="preserve">    public void MergeTopPopToPop() {</w:t>
      </w:r>
    </w:p>
    <w:p w14:paraId="075C4126" w14:textId="77777777" w:rsidR="00D701DF" w:rsidRPr="00D701DF" w:rsidRDefault="00D701DF" w:rsidP="00D701DF">
      <w:pPr>
        <w:pStyle w:val="Code"/>
        <w:rPr>
          <w:highlight w:val="white"/>
        </w:rPr>
      </w:pPr>
      <w:r w:rsidRPr="00D701DF">
        <w:rPr>
          <w:highlight w:val="white"/>
        </w:rPr>
        <w:t xml:space="preserve">      for (int index = 0; index &lt; (m_middleCodeList.Count - 1); ++index) {</w:t>
      </w:r>
    </w:p>
    <w:p w14:paraId="793BFA69" w14:textId="77777777" w:rsidR="00D701DF" w:rsidRPr="00D701DF" w:rsidRDefault="00D701DF" w:rsidP="00D701DF">
      <w:pPr>
        <w:pStyle w:val="Code"/>
        <w:rPr>
          <w:highlight w:val="white"/>
        </w:rPr>
      </w:pPr>
      <w:r w:rsidRPr="00D701DF">
        <w:rPr>
          <w:highlight w:val="white"/>
        </w:rPr>
        <w:t xml:space="preserve">        MiddleCode thisCode = m_middleCodeList[index],</w:t>
      </w:r>
    </w:p>
    <w:p w14:paraId="0D028369" w14:textId="77777777" w:rsidR="00D701DF" w:rsidRPr="00D701DF" w:rsidRDefault="00D701DF" w:rsidP="00D701DF">
      <w:pPr>
        <w:pStyle w:val="Code"/>
        <w:rPr>
          <w:highlight w:val="white"/>
        </w:rPr>
      </w:pPr>
      <w:r w:rsidRPr="00D701DF">
        <w:rPr>
          <w:highlight w:val="white"/>
        </w:rPr>
        <w:t xml:space="preserve">                   nextCode = m_middleCodeList[index + 1];</w:t>
      </w:r>
    </w:p>
    <w:p w14:paraId="347810F6" w14:textId="77777777" w:rsidR="00D701DF" w:rsidRPr="00D701DF" w:rsidRDefault="00D701DF" w:rsidP="00D701DF">
      <w:pPr>
        <w:pStyle w:val="Code"/>
        <w:rPr>
          <w:highlight w:val="white"/>
        </w:rPr>
      </w:pPr>
    </w:p>
    <w:p w14:paraId="7D2F8195" w14:textId="77777777" w:rsidR="00D701DF" w:rsidRPr="00D701DF" w:rsidRDefault="00D701DF" w:rsidP="00D701DF">
      <w:pPr>
        <w:pStyle w:val="Code"/>
        <w:rPr>
          <w:highlight w:val="white"/>
        </w:rPr>
      </w:pPr>
      <w:r w:rsidRPr="00D701DF">
        <w:rPr>
          <w:highlight w:val="white"/>
        </w:rPr>
        <w:t xml:space="preserve">        if ((thisCode.Operator == MiddleOperator.TopFloat) &amp;&amp;</w:t>
      </w:r>
    </w:p>
    <w:p w14:paraId="228B37A1" w14:textId="77777777" w:rsidR="00D701DF" w:rsidRPr="00D701DF" w:rsidRDefault="00D701DF" w:rsidP="00D701DF">
      <w:pPr>
        <w:pStyle w:val="Code"/>
        <w:rPr>
          <w:highlight w:val="white"/>
        </w:rPr>
      </w:pPr>
      <w:r w:rsidRPr="00D701DF">
        <w:rPr>
          <w:highlight w:val="white"/>
        </w:rPr>
        <w:t xml:space="preserve">            (nextCode.Operator == MiddleOperator.PopFloat)) {</w:t>
      </w:r>
    </w:p>
    <w:p w14:paraId="51E1D0C3" w14:textId="4C2C1394" w:rsidR="00D701DF" w:rsidRPr="00D701DF" w:rsidRDefault="00D701DF" w:rsidP="00D701DF">
      <w:pPr>
        <w:pStyle w:val="Code"/>
        <w:rPr>
          <w:highlight w:val="white"/>
        </w:rPr>
      </w:pPr>
      <w:r w:rsidRPr="00D701DF">
        <w:rPr>
          <w:highlight w:val="white"/>
        </w:rPr>
        <w:t xml:space="preserve">          Assert.</w:t>
      </w:r>
      <w:r w:rsidR="00D324D8">
        <w:rPr>
          <w:highlight w:val="white"/>
        </w:rPr>
        <w:t>ErrorXXX</w:t>
      </w:r>
      <w:r w:rsidRPr="00D701DF">
        <w:rPr>
          <w:highlight w:val="white"/>
        </w:rPr>
        <w:t>(nextCode[0] == null);</w:t>
      </w:r>
    </w:p>
    <w:p w14:paraId="5F12A84C" w14:textId="77777777" w:rsidR="00D701DF" w:rsidRPr="00D701DF" w:rsidRDefault="00D701DF" w:rsidP="00D701DF">
      <w:pPr>
        <w:pStyle w:val="Code"/>
        <w:rPr>
          <w:highlight w:val="white"/>
        </w:rPr>
      </w:pPr>
      <w:r w:rsidRPr="00D701DF">
        <w:rPr>
          <w:highlight w:val="white"/>
        </w:rPr>
        <w:t xml:space="preserve">          thisCode.Operator = MiddleOperator.PopFloat;</w:t>
      </w:r>
    </w:p>
    <w:p w14:paraId="69CF552E" w14:textId="77777777" w:rsidR="00D701DF" w:rsidRPr="00D701DF" w:rsidRDefault="00D701DF" w:rsidP="00D701DF">
      <w:pPr>
        <w:pStyle w:val="Code"/>
        <w:rPr>
          <w:highlight w:val="white"/>
        </w:rPr>
      </w:pPr>
      <w:r w:rsidRPr="00D701DF">
        <w:rPr>
          <w:highlight w:val="white"/>
        </w:rPr>
        <w:t xml:space="preserve">          nextCode.Clear();</w:t>
      </w:r>
    </w:p>
    <w:p w14:paraId="5203C34A" w14:textId="77777777" w:rsidR="00D701DF" w:rsidRPr="00D701DF" w:rsidRDefault="00D701DF" w:rsidP="00D701DF">
      <w:pPr>
        <w:pStyle w:val="Code"/>
        <w:rPr>
          <w:highlight w:val="white"/>
        </w:rPr>
      </w:pPr>
      <w:r w:rsidRPr="00D701DF">
        <w:rPr>
          <w:highlight w:val="white"/>
        </w:rPr>
        <w:t xml:space="preserve">          m_update = true;</w:t>
      </w:r>
    </w:p>
    <w:p w14:paraId="7567D834" w14:textId="77777777" w:rsidR="00D701DF" w:rsidRPr="00D701DF" w:rsidRDefault="00D701DF" w:rsidP="00D701DF">
      <w:pPr>
        <w:pStyle w:val="Code"/>
        <w:rPr>
          <w:highlight w:val="white"/>
        </w:rPr>
      </w:pPr>
      <w:r w:rsidRPr="00D701DF">
        <w:rPr>
          <w:highlight w:val="white"/>
        </w:rPr>
        <w:t xml:space="preserve">        }</w:t>
      </w:r>
    </w:p>
    <w:p w14:paraId="2BDE396E" w14:textId="77777777" w:rsidR="00D701DF" w:rsidRPr="00D701DF" w:rsidRDefault="00D701DF" w:rsidP="00D701DF">
      <w:pPr>
        <w:pStyle w:val="Code"/>
        <w:rPr>
          <w:highlight w:val="white"/>
        </w:rPr>
      </w:pPr>
      <w:r w:rsidRPr="00D701DF">
        <w:rPr>
          <w:highlight w:val="white"/>
        </w:rPr>
        <w:t xml:space="preserve">      }</w:t>
      </w:r>
    </w:p>
    <w:p w14:paraId="074DF23A" w14:textId="77777777" w:rsidR="00D701DF" w:rsidRPr="00D701DF" w:rsidRDefault="00D701DF" w:rsidP="00D701DF">
      <w:pPr>
        <w:pStyle w:val="Code"/>
        <w:rPr>
          <w:highlight w:val="white"/>
        </w:rPr>
      </w:pPr>
      <w:r w:rsidRPr="00D701DF">
        <w:rPr>
          <w:highlight w:val="white"/>
        </w:rPr>
        <w:t xml:space="preserve">    }</w:t>
      </w:r>
    </w:p>
    <w:p w14:paraId="69FA0469" w14:textId="4C022299" w:rsidR="000137CF" w:rsidRDefault="000137CF" w:rsidP="000137CF">
      <w:pPr>
        <w:pStyle w:val="Rubrik3"/>
        <w:rPr>
          <w:highlight w:val="white"/>
          <w:lang w:val="sv-SE"/>
        </w:rPr>
      </w:pPr>
      <w:r>
        <w:rPr>
          <w:highlight w:val="white"/>
          <w:lang w:val="sv-SE"/>
        </w:rPr>
        <w:t>Sematic Optimization</w:t>
      </w:r>
    </w:p>
    <w:p w14:paraId="08F62FF6" w14:textId="230B62E1" w:rsidR="00D33BAF" w:rsidRPr="00D33BAF" w:rsidRDefault="00D33BAF" w:rsidP="00D33BAF">
      <w:pPr>
        <w:rPr>
          <w:highlight w:val="white"/>
          <w:lang w:val="sv-SE"/>
        </w:rPr>
      </w:pPr>
      <w:r>
        <w:rPr>
          <w:highlight w:val="white"/>
          <w:lang w:val="sv-SE"/>
        </w:rPr>
        <w:t xml:space="preserve">The semantic opimization handles </w:t>
      </w:r>
    </w:p>
    <w:p w14:paraId="48E39533" w14:textId="77777777" w:rsidR="000137CF" w:rsidRDefault="000137CF" w:rsidP="000137CF">
      <w:pPr>
        <w:pStyle w:val="CodeHeader"/>
      </w:pPr>
      <w:r>
        <w:t>MiddleCodeOptimizor.cs</w:t>
      </w:r>
    </w:p>
    <w:p w14:paraId="2D3560F7" w14:textId="77777777" w:rsidR="0074376E" w:rsidRPr="00CF2F9E" w:rsidRDefault="0074376E" w:rsidP="00CF2F9E">
      <w:pPr>
        <w:pStyle w:val="Code"/>
        <w:rPr>
          <w:highlight w:val="white"/>
        </w:rPr>
      </w:pPr>
      <w:r w:rsidRPr="00CF2F9E">
        <w:rPr>
          <w:highlight w:val="white"/>
        </w:rPr>
        <w:t xml:space="preserve">    private void SematicOptimization() {</w:t>
      </w:r>
    </w:p>
    <w:p w14:paraId="73D5B46D" w14:textId="77777777" w:rsidR="0074376E" w:rsidRPr="00CF2F9E" w:rsidRDefault="0074376E" w:rsidP="00CF2F9E">
      <w:pPr>
        <w:pStyle w:val="Code"/>
        <w:rPr>
          <w:highlight w:val="white"/>
        </w:rPr>
      </w:pPr>
      <w:r w:rsidRPr="00CF2F9E">
        <w:rPr>
          <w:highlight w:val="white"/>
        </w:rPr>
        <w:t xml:space="preserve">      for (int index = 0; index &lt; m_middleCodeList.Count; ++index) {</w:t>
      </w:r>
    </w:p>
    <w:p w14:paraId="6877AB7D" w14:textId="77777777" w:rsidR="0074376E" w:rsidRPr="00CF2F9E" w:rsidRDefault="0074376E" w:rsidP="00CF2F9E">
      <w:pPr>
        <w:pStyle w:val="Code"/>
        <w:rPr>
          <w:highlight w:val="white"/>
        </w:rPr>
      </w:pPr>
      <w:r w:rsidRPr="00CF2F9E">
        <w:rPr>
          <w:highlight w:val="white"/>
        </w:rPr>
        <w:t xml:space="preserve">        MiddleCode thisCode = m_middleCodeList[index];</w:t>
      </w:r>
    </w:p>
    <w:p w14:paraId="51FAB7D8" w14:textId="77777777" w:rsidR="0074376E" w:rsidRPr="00CF2F9E" w:rsidRDefault="0074376E" w:rsidP="00CF2F9E">
      <w:pPr>
        <w:pStyle w:val="Code"/>
        <w:rPr>
          <w:highlight w:val="white"/>
        </w:rPr>
      </w:pPr>
    </w:p>
    <w:p w14:paraId="1A6BC6B8" w14:textId="77777777" w:rsidR="0074376E" w:rsidRPr="00CF2F9E" w:rsidRDefault="0074376E" w:rsidP="00CF2F9E">
      <w:pPr>
        <w:pStyle w:val="Code"/>
        <w:rPr>
          <w:highlight w:val="white"/>
        </w:rPr>
      </w:pPr>
      <w:r w:rsidRPr="00CF2F9E">
        <w:rPr>
          <w:highlight w:val="white"/>
        </w:rPr>
        <w:t xml:space="preserve">        if (thisCode.IsBinary()) {</w:t>
      </w:r>
    </w:p>
    <w:p w14:paraId="33B32DE0" w14:textId="77777777" w:rsidR="0074376E" w:rsidRPr="00CF2F9E" w:rsidRDefault="0074376E" w:rsidP="00CF2F9E">
      <w:pPr>
        <w:pStyle w:val="Code"/>
        <w:rPr>
          <w:highlight w:val="white"/>
        </w:rPr>
      </w:pPr>
      <w:r w:rsidRPr="00CF2F9E">
        <w:rPr>
          <w:highlight w:val="white"/>
        </w:rPr>
        <w:t xml:space="preserve">          Symbol resultSymbol = (Symbol) thisCode[0],</w:t>
      </w:r>
    </w:p>
    <w:p w14:paraId="7BF3CA94" w14:textId="77777777" w:rsidR="0074376E" w:rsidRPr="00CF2F9E" w:rsidRDefault="0074376E" w:rsidP="00CF2F9E">
      <w:pPr>
        <w:pStyle w:val="Code"/>
        <w:rPr>
          <w:highlight w:val="white"/>
        </w:rPr>
      </w:pPr>
      <w:r w:rsidRPr="00CF2F9E">
        <w:rPr>
          <w:highlight w:val="white"/>
        </w:rPr>
        <w:t xml:space="preserve">                 leftSymbol = (Symbol) thisCode[1],</w:t>
      </w:r>
    </w:p>
    <w:p w14:paraId="52AF98A9" w14:textId="77777777" w:rsidR="0074376E" w:rsidRPr="00CF2F9E" w:rsidRDefault="0074376E" w:rsidP="00CF2F9E">
      <w:pPr>
        <w:pStyle w:val="Code"/>
        <w:rPr>
          <w:highlight w:val="white"/>
        </w:rPr>
      </w:pPr>
      <w:r w:rsidRPr="00CF2F9E">
        <w:rPr>
          <w:highlight w:val="white"/>
        </w:rPr>
        <w:t xml:space="preserve">                 rightSymbol = (Symbol) thisCode[2],</w:t>
      </w:r>
    </w:p>
    <w:p w14:paraId="35805FD7" w14:textId="77777777" w:rsidR="0074376E" w:rsidRPr="00CF2F9E" w:rsidRDefault="0074376E" w:rsidP="00CF2F9E">
      <w:pPr>
        <w:pStyle w:val="Code"/>
        <w:rPr>
          <w:highlight w:val="white"/>
        </w:rPr>
      </w:pPr>
      <w:r w:rsidRPr="00CF2F9E">
        <w:rPr>
          <w:highlight w:val="white"/>
        </w:rPr>
        <w:t xml:space="preserve">                 newSymbol = null;</w:t>
      </w:r>
    </w:p>
    <w:p w14:paraId="18E989C8" w14:textId="50245A11" w:rsidR="0074376E" w:rsidRPr="00CF2F9E" w:rsidRDefault="005704E8" w:rsidP="00353BA8">
      <w:pPr>
        <w:rPr>
          <w:highlight w:val="white"/>
        </w:rPr>
      </w:pPr>
      <w:r>
        <w:rPr>
          <w:highlight w:val="white"/>
        </w:rPr>
        <w:t xml:space="preserve">The </w:t>
      </w:r>
      <w:r w:rsidR="00353BA8">
        <w:rPr>
          <w:highlight w:val="white"/>
        </w:rPr>
        <w:t>pointer arithmentic during the parsing may have caused constant expression, expression where both operand</w:t>
      </w:r>
      <w:r w:rsidR="0086289F">
        <w:rPr>
          <w:highlight w:val="white"/>
        </w:rPr>
        <w:t>s</w:t>
      </w:r>
      <w:r w:rsidR="00353BA8">
        <w:rPr>
          <w:highlight w:val="white"/>
        </w:rPr>
        <w:t xml:space="preserve"> are constant values.</w:t>
      </w:r>
      <w:r w:rsidR="0086289F">
        <w:rPr>
          <w:highlight w:val="white"/>
        </w:rPr>
        <w:t xml:space="preserve"> In that case </w:t>
      </w:r>
      <w:r w:rsidR="00AE2A26">
        <w:rPr>
          <w:highlight w:val="white"/>
        </w:rPr>
        <w:t xml:space="preserve">call </w:t>
      </w:r>
      <w:r w:rsidR="00AE2A26" w:rsidRPr="00AE2A26">
        <w:rPr>
          <w:rStyle w:val="KeyWord0"/>
          <w:highlight w:val="white"/>
        </w:rPr>
        <w:t>ArithmeticIntegral</w:t>
      </w:r>
      <w:r w:rsidR="00AE2A26">
        <w:rPr>
          <w:highlight w:val="white"/>
        </w:rPr>
        <w:t xml:space="preserve"> in </w:t>
      </w:r>
      <w:r w:rsidR="00AE2A26" w:rsidRPr="00AE2A26">
        <w:rPr>
          <w:rStyle w:val="KeyWord0"/>
          <w:highlight w:val="white"/>
        </w:rPr>
        <w:t>ConstantExpression</w:t>
      </w:r>
      <w:r w:rsidR="00AE2A26">
        <w:rPr>
          <w:highlight w:val="white"/>
        </w:rPr>
        <w:t xml:space="preserve"> to evaluate the value of the expression.</w:t>
      </w:r>
    </w:p>
    <w:p w14:paraId="52578CDB" w14:textId="77777777" w:rsidR="0074376E" w:rsidRPr="00CF2F9E" w:rsidRDefault="0074376E" w:rsidP="00CF2F9E">
      <w:pPr>
        <w:pStyle w:val="Code"/>
        <w:rPr>
          <w:highlight w:val="white"/>
        </w:rPr>
      </w:pPr>
      <w:r w:rsidRPr="00CF2F9E">
        <w:rPr>
          <w:highlight w:val="white"/>
        </w:rPr>
        <w:t xml:space="preserve">          if ((leftSymbol.Value is BigInteger) &amp;&amp; // t0 = 2 * 3</w:t>
      </w:r>
    </w:p>
    <w:p w14:paraId="03C3872D" w14:textId="77777777" w:rsidR="0074376E" w:rsidRPr="00CF2F9E" w:rsidRDefault="0074376E" w:rsidP="00CF2F9E">
      <w:pPr>
        <w:pStyle w:val="Code"/>
        <w:rPr>
          <w:highlight w:val="white"/>
        </w:rPr>
      </w:pPr>
      <w:r w:rsidRPr="00CF2F9E">
        <w:rPr>
          <w:highlight w:val="white"/>
        </w:rPr>
        <w:t xml:space="preserve">              (rightSymbol.Value is BigInteger)) {</w:t>
      </w:r>
    </w:p>
    <w:p w14:paraId="637F73D9" w14:textId="77777777" w:rsidR="00F85DDF" w:rsidRDefault="0074376E" w:rsidP="00CF2F9E">
      <w:pPr>
        <w:pStyle w:val="Code"/>
        <w:rPr>
          <w:highlight w:val="white"/>
        </w:rPr>
      </w:pPr>
      <w:r w:rsidRPr="00CF2F9E">
        <w:rPr>
          <w:highlight w:val="white"/>
        </w:rPr>
        <w:t xml:space="preserve">            newSymbol =</w:t>
      </w:r>
    </w:p>
    <w:p w14:paraId="4721F1FB" w14:textId="77777777" w:rsidR="00F85DDF" w:rsidRDefault="00F85DDF" w:rsidP="00CF2F9E">
      <w:pPr>
        <w:pStyle w:val="Code"/>
        <w:rPr>
          <w:highlight w:val="white"/>
        </w:rPr>
      </w:pPr>
      <w:r>
        <w:rPr>
          <w:highlight w:val="white"/>
        </w:rPr>
        <w:t xml:space="preserve">              </w:t>
      </w:r>
      <w:r w:rsidR="0074376E" w:rsidRPr="00CF2F9E">
        <w:rPr>
          <w:highlight w:val="white"/>
        </w:rPr>
        <w:t>ConstantExpression.ArithmeticIntegral(thisCode.Operator,</w:t>
      </w:r>
    </w:p>
    <w:p w14:paraId="7F25861C" w14:textId="4DD62A54" w:rsidR="0074376E" w:rsidRPr="00CF2F9E" w:rsidRDefault="00F85DDF" w:rsidP="00CF2F9E">
      <w:pPr>
        <w:pStyle w:val="Code"/>
        <w:rPr>
          <w:highlight w:val="white"/>
        </w:rPr>
      </w:pPr>
      <w:r>
        <w:rPr>
          <w:highlight w:val="white"/>
        </w:rPr>
        <w:t xml:space="preserve">                                                   </w:t>
      </w:r>
      <w:r w:rsidR="0074376E" w:rsidRPr="00CF2F9E">
        <w:rPr>
          <w:highlight w:val="white"/>
        </w:rPr>
        <w:t xml:space="preserve"> leftSymbol, rightSymbol);</w:t>
      </w:r>
    </w:p>
    <w:p w14:paraId="5D96EC49" w14:textId="033054C6" w:rsidR="0074376E" w:rsidRDefault="0074376E" w:rsidP="00CF2F9E">
      <w:pPr>
        <w:pStyle w:val="Code"/>
        <w:rPr>
          <w:highlight w:val="white"/>
        </w:rPr>
      </w:pPr>
      <w:r w:rsidRPr="00CF2F9E">
        <w:rPr>
          <w:highlight w:val="white"/>
        </w:rPr>
        <w:t xml:space="preserve">          }</w:t>
      </w:r>
    </w:p>
    <w:p w14:paraId="6B45C92F" w14:textId="6E6DA88F" w:rsidR="00E72B73" w:rsidRDefault="00574044" w:rsidP="00E72B73">
      <w:pPr>
        <w:rPr>
          <w:highlight w:val="white"/>
        </w:rPr>
      </w:pPr>
      <w:r>
        <w:rPr>
          <w:highlight w:val="white"/>
        </w:rPr>
        <w:t xml:space="preserve">In case of </w:t>
      </w:r>
      <w:r w:rsidR="00510666">
        <w:rPr>
          <w:highlight w:val="white"/>
        </w:rPr>
        <w:t xml:space="preserve">additions where the left </w:t>
      </w:r>
      <w:r w:rsidR="00E72B73">
        <w:rPr>
          <w:highlight w:val="white"/>
        </w:rPr>
        <w:t>operand is zero</w:t>
      </w:r>
      <w:r w:rsidR="00F1481F">
        <w:rPr>
          <w:highlight w:val="white"/>
        </w:rPr>
        <w:t xml:space="preserve">, </w:t>
      </w:r>
      <w:r w:rsidR="009073A9">
        <w:rPr>
          <w:highlight w:val="white"/>
        </w:rPr>
        <w:t>0 + i</w:t>
      </w:r>
      <w:r w:rsidR="00E72B73">
        <w:rPr>
          <w:highlight w:val="white"/>
        </w:rPr>
        <w:t>, we</w:t>
      </w:r>
      <w:r w:rsidR="009073A9">
        <w:rPr>
          <w:highlight w:val="white"/>
        </w:rPr>
        <w:t xml:space="preserve"> keep the right operand</w:t>
      </w:r>
      <w:r w:rsidR="00126CAB">
        <w:rPr>
          <w:highlight w:val="white"/>
        </w:rPr>
        <w:t>.</w:t>
      </w:r>
    </w:p>
    <w:p w14:paraId="58E4C22D" w14:textId="77777777" w:rsidR="00E95E82" w:rsidRPr="00CF2F9E" w:rsidRDefault="00E95E82" w:rsidP="00E95E82">
      <w:pPr>
        <w:pStyle w:val="Code"/>
        <w:rPr>
          <w:highlight w:val="white"/>
        </w:rPr>
      </w:pPr>
      <w:r>
        <w:rPr>
          <w:highlight w:val="white"/>
        </w:rPr>
        <w:lastRenderedPageBreak/>
        <w:t xml:space="preserve">          </w:t>
      </w:r>
      <w:r w:rsidRPr="00CF2F9E">
        <w:rPr>
          <w:highlight w:val="white"/>
        </w:rPr>
        <w:t>// t0 = 0 + i</w:t>
      </w:r>
    </w:p>
    <w:p w14:paraId="5AFA2A89" w14:textId="77777777" w:rsidR="00E95E82" w:rsidRPr="00CF2F9E" w:rsidRDefault="00E95E82" w:rsidP="00E95E82">
      <w:pPr>
        <w:pStyle w:val="Code"/>
        <w:rPr>
          <w:highlight w:val="white"/>
        </w:rPr>
      </w:pPr>
      <w:r w:rsidRPr="00CF2F9E">
        <w:rPr>
          <w:highlight w:val="white"/>
        </w:rPr>
        <w:t xml:space="preserve">          else if ((thisCode.Operator == MiddleOperator.BinaryAdd) &amp;&amp;</w:t>
      </w:r>
    </w:p>
    <w:p w14:paraId="4A3EC314" w14:textId="77777777" w:rsidR="00E95E82" w:rsidRPr="00CF2F9E" w:rsidRDefault="00E95E82" w:rsidP="00E95E82">
      <w:pPr>
        <w:pStyle w:val="Code"/>
        <w:rPr>
          <w:highlight w:val="white"/>
        </w:rPr>
      </w:pPr>
      <w:r w:rsidRPr="00CF2F9E">
        <w:rPr>
          <w:highlight w:val="white"/>
        </w:rPr>
        <w:t xml:space="preserve">                    (leftSymbol.Value is BigInteger) &amp;&amp;</w:t>
      </w:r>
    </w:p>
    <w:p w14:paraId="64CEB306" w14:textId="77777777" w:rsidR="00E95E82" w:rsidRPr="00CF2F9E" w:rsidRDefault="00E95E82" w:rsidP="00E95E82">
      <w:pPr>
        <w:pStyle w:val="Code"/>
        <w:rPr>
          <w:highlight w:val="white"/>
        </w:rPr>
      </w:pPr>
      <w:r w:rsidRPr="00CF2F9E">
        <w:rPr>
          <w:highlight w:val="white"/>
        </w:rPr>
        <w:t xml:space="preserve">                    (leftSymbol.Value.Equals(BigInteger.Zero))) {</w:t>
      </w:r>
    </w:p>
    <w:p w14:paraId="68B6E86F" w14:textId="77777777" w:rsidR="00E95E82" w:rsidRPr="00CF2F9E" w:rsidRDefault="00E95E82" w:rsidP="00E95E82">
      <w:pPr>
        <w:pStyle w:val="Code"/>
        <w:rPr>
          <w:highlight w:val="white"/>
        </w:rPr>
      </w:pPr>
      <w:r w:rsidRPr="00CF2F9E">
        <w:rPr>
          <w:highlight w:val="white"/>
        </w:rPr>
        <w:t xml:space="preserve">            newSymbol = rightSymbol;</w:t>
      </w:r>
    </w:p>
    <w:p w14:paraId="4BFFE2CF" w14:textId="77777777" w:rsidR="00E95E82" w:rsidRPr="00CF2F9E" w:rsidRDefault="00E95E82" w:rsidP="00E95E82">
      <w:pPr>
        <w:pStyle w:val="Code"/>
        <w:rPr>
          <w:highlight w:val="white"/>
        </w:rPr>
      </w:pPr>
      <w:r w:rsidRPr="00CF2F9E">
        <w:rPr>
          <w:highlight w:val="white"/>
        </w:rPr>
        <w:t xml:space="preserve">          }</w:t>
      </w:r>
    </w:p>
    <w:p w14:paraId="5F9B2BA3" w14:textId="628195CD" w:rsidR="00D70966" w:rsidRDefault="00060CEA" w:rsidP="00126CAB">
      <w:pPr>
        <w:rPr>
          <w:highlight w:val="white"/>
        </w:rPr>
      </w:pPr>
      <w:r>
        <w:rPr>
          <w:highlight w:val="white"/>
        </w:rPr>
        <w:t xml:space="preserve">In case of additions or subtractions where the </w:t>
      </w:r>
      <w:r w:rsidR="009C25B9">
        <w:rPr>
          <w:highlight w:val="white"/>
        </w:rPr>
        <w:t>right</w:t>
      </w:r>
      <w:r>
        <w:rPr>
          <w:highlight w:val="white"/>
        </w:rPr>
        <w:t xml:space="preserve"> operand is zero, </w:t>
      </w:r>
      <w:r w:rsidR="009C25B9">
        <w:rPr>
          <w:highlight w:val="white"/>
        </w:rPr>
        <w:t>i + 0 or i - 0</w:t>
      </w:r>
      <w:r>
        <w:rPr>
          <w:highlight w:val="white"/>
        </w:rPr>
        <w:t xml:space="preserve">, we keep the </w:t>
      </w:r>
      <w:r w:rsidR="009C25B9">
        <w:rPr>
          <w:highlight w:val="white"/>
        </w:rPr>
        <w:t>left</w:t>
      </w:r>
      <w:r>
        <w:rPr>
          <w:highlight w:val="white"/>
        </w:rPr>
        <w:t xml:space="preserve"> operand</w:t>
      </w:r>
      <w:r w:rsidR="00126CAB">
        <w:rPr>
          <w:highlight w:val="white"/>
        </w:rPr>
        <w:t>.</w:t>
      </w:r>
    </w:p>
    <w:p w14:paraId="2405C0AD" w14:textId="72D6B690" w:rsidR="00B46D8D" w:rsidRDefault="00B46D8D" w:rsidP="00B46D8D">
      <w:pPr>
        <w:pStyle w:val="Code"/>
        <w:rPr>
          <w:highlight w:val="white"/>
        </w:rPr>
      </w:pPr>
      <w:r>
        <w:rPr>
          <w:highlight w:val="white"/>
        </w:rPr>
        <w:t xml:space="preserve">  </w:t>
      </w:r>
      <w:r w:rsidRPr="00CF2F9E">
        <w:rPr>
          <w:highlight w:val="white"/>
        </w:rPr>
        <w:t xml:space="preserve">       </w:t>
      </w:r>
      <w:r>
        <w:rPr>
          <w:highlight w:val="white"/>
        </w:rPr>
        <w:t xml:space="preserve"> </w:t>
      </w:r>
      <w:r w:rsidRPr="00CF2F9E">
        <w:rPr>
          <w:highlight w:val="white"/>
        </w:rPr>
        <w:t>// t0 = i + 0</w:t>
      </w:r>
    </w:p>
    <w:p w14:paraId="6D9123FA" w14:textId="0BA277B3" w:rsidR="00B46D8D" w:rsidRPr="00CF2F9E" w:rsidRDefault="00B46D8D" w:rsidP="00B46D8D">
      <w:pPr>
        <w:pStyle w:val="Code"/>
        <w:rPr>
          <w:highlight w:val="white"/>
        </w:rPr>
      </w:pPr>
      <w:r>
        <w:rPr>
          <w:highlight w:val="white"/>
        </w:rPr>
        <w:t xml:space="preserve">          </w:t>
      </w:r>
      <w:r w:rsidRPr="00CF2F9E">
        <w:rPr>
          <w:highlight w:val="white"/>
        </w:rPr>
        <w:t>// t0 = i - 0</w:t>
      </w:r>
    </w:p>
    <w:p w14:paraId="38DDCC6D" w14:textId="11E14F0E" w:rsidR="0074376E" w:rsidRPr="00CF2F9E" w:rsidRDefault="00B46D8D" w:rsidP="00CF2F9E">
      <w:pPr>
        <w:pStyle w:val="Code"/>
        <w:rPr>
          <w:highlight w:val="white"/>
        </w:rPr>
      </w:pPr>
      <w:r>
        <w:rPr>
          <w:highlight w:val="white"/>
        </w:rPr>
        <w:t xml:space="preserve">        </w:t>
      </w:r>
      <w:r w:rsidR="0074376E" w:rsidRPr="00CF2F9E">
        <w:rPr>
          <w:highlight w:val="white"/>
        </w:rPr>
        <w:t xml:space="preserve"> </w:t>
      </w:r>
      <w:r>
        <w:rPr>
          <w:highlight w:val="white"/>
        </w:rPr>
        <w:t xml:space="preserve"> </w:t>
      </w:r>
      <w:r w:rsidR="0074376E" w:rsidRPr="00CF2F9E">
        <w:rPr>
          <w:highlight w:val="white"/>
        </w:rPr>
        <w:t>else if (((thisCode.Operator == MiddleOperator.BinaryAdd) ||</w:t>
      </w:r>
    </w:p>
    <w:p w14:paraId="2FF84A9D" w14:textId="186529E3" w:rsidR="0074376E" w:rsidRPr="00CF2F9E" w:rsidRDefault="0074376E" w:rsidP="00CF2F9E">
      <w:pPr>
        <w:pStyle w:val="Code"/>
        <w:rPr>
          <w:highlight w:val="white"/>
        </w:rPr>
      </w:pPr>
      <w:r w:rsidRPr="00CF2F9E">
        <w:rPr>
          <w:highlight w:val="white"/>
        </w:rPr>
        <w:t xml:space="preserve">                    (thisCode.Operator == MiddleOperator.BinarySubtract)) &amp;&amp;</w:t>
      </w:r>
    </w:p>
    <w:p w14:paraId="63533AC8" w14:textId="77777777" w:rsidR="0074376E" w:rsidRPr="00CF2F9E" w:rsidRDefault="0074376E" w:rsidP="00CF2F9E">
      <w:pPr>
        <w:pStyle w:val="Code"/>
        <w:rPr>
          <w:highlight w:val="white"/>
        </w:rPr>
      </w:pPr>
      <w:r w:rsidRPr="00CF2F9E">
        <w:rPr>
          <w:highlight w:val="white"/>
        </w:rPr>
        <w:t xml:space="preserve">                    (rightSymbol.Value is BigInteger) &amp;&amp;</w:t>
      </w:r>
    </w:p>
    <w:p w14:paraId="0B02EB05" w14:textId="77777777" w:rsidR="0074376E" w:rsidRPr="00CF2F9E" w:rsidRDefault="0074376E" w:rsidP="00CF2F9E">
      <w:pPr>
        <w:pStyle w:val="Code"/>
        <w:rPr>
          <w:highlight w:val="white"/>
        </w:rPr>
      </w:pPr>
      <w:r w:rsidRPr="00CF2F9E">
        <w:rPr>
          <w:highlight w:val="white"/>
        </w:rPr>
        <w:t xml:space="preserve">                    (rightSymbol.Value.Equals(BigInteger.Zero))) {</w:t>
      </w:r>
    </w:p>
    <w:p w14:paraId="09FEC290" w14:textId="77777777" w:rsidR="0074376E" w:rsidRPr="00CF2F9E" w:rsidRDefault="0074376E" w:rsidP="00CF2F9E">
      <w:pPr>
        <w:pStyle w:val="Code"/>
        <w:rPr>
          <w:highlight w:val="white"/>
        </w:rPr>
      </w:pPr>
      <w:r w:rsidRPr="00CF2F9E">
        <w:rPr>
          <w:highlight w:val="white"/>
        </w:rPr>
        <w:t xml:space="preserve">            newSymbol = leftSymbol;</w:t>
      </w:r>
    </w:p>
    <w:p w14:paraId="0D7AB414" w14:textId="77777777" w:rsidR="0074376E" w:rsidRPr="00CF2F9E" w:rsidRDefault="0074376E" w:rsidP="00CF2F9E">
      <w:pPr>
        <w:pStyle w:val="Code"/>
        <w:rPr>
          <w:highlight w:val="white"/>
        </w:rPr>
      </w:pPr>
      <w:r w:rsidRPr="00CF2F9E">
        <w:rPr>
          <w:highlight w:val="white"/>
        </w:rPr>
        <w:t xml:space="preserve">          }</w:t>
      </w:r>
    </w:p>
    <w:p w14:paraId="1B2172B7" w14:textId="2489476E" w:rsidR="0000182D" w:rsidRDefault="0000182D" w:rsidP="0000182D">
      <w:pPr>
        <w:rPr>
          <w:highlight w:val="white"/>
        </w:rPr>
      </w:pPr>
      <w:r>
        <w:rPr>
          <w:highlight w:val="white"/>
        </w:rPr>
        <w:t xml:space="preserve">In case of </w:t>
      </w:r>
      <w:r w:rsidR="00131061">
        <w:rPr>
          <w:highlight w:val="white"/>
        </w:rPr>
        <w:t xml:space="preserve">multiplications where </w:t>
      </w:r>
      <w:r>
        <w:rPr>
          <w:highlight w:val="white"/>
        </w:rPr>
        <w:t xml:space="preserve">the </w:t>
      </w:r>
      <w:r w:rsidR="001539F5">
        <w:rPr>
          <w:highlight w:val="white"/>
        </w:rPr>
        <w:t>left</w:t>
      </w:r>
      <w:r>
        <w:rPr>
          <w:highlight w:val="white"/>
        </w:rPr>
        <w:t xml:space="preserve"> operand is zero, </w:t>
      </w:r>
      <w:r w:rsidR="001539F5">
        <w:rPr>
          <w:highlight w:val="white"/>
        </w:rPr>
        <w:t>the result is zero.</w:t>
      </w:r>
    </w:p>
    <w:p w14:paraId="03590D85" w14:textId="7ACFE241" w:rsidR="00B46D8D" w:rsidRPr="00CF2F9E" w:rsidRDefault="00B46D8D" w:rsidP="00B46D8D">
      <w:pPr>
        <w:pStyle w:val="Code"/>
        <w:rPr>
          <w:highlight w:val="white"/>
        </w:rPr>
      </w:pPr>
      <w:r>
        <w:rPr>
          <w:highlight w:val="white"/>
        </w:rPr>
        <w:t xml:space="preserve">      </w:t>
      </w:r>
      <w:r w:rsidRPr="00CF2F9E">
        <w:rPr>
          <w:highlight w:val="white"/>
        </w:rPr>
        <w:t xml:space="preserve">    // t0 = 0 * i</w:t>
      </w:r>
    </w:p>
    <w:p w14:paraId="375B2BB9" w14:textId="0D655420" w:rsidR="0074376E" w:rsidRPr="00CF2F9E" w:rsidRDefault="0074376E" w:rsidP="00CF2F9E">
      <w:pPr>
        <w:pStyle w:val="Code"/>
        <w:rPr>
          <w:highlight w:val="white"/>
        </w:rPr>
      </w:pPr>
      <w:r w:rsidRPr="00CF2F9E">
        <w:rPr>
          <w:highlight w:val="white"/>
        </w:rPr>
        <w:t xml:space="preserve">          else if (((thisCode.Operator == MiddleOperator.SignedMultiply) ||</w:t>
      </w:r>
    </w:p>
    <w:p w14:paraId="3FA9247C"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56E97F70" w14:textId="77777777" w:rsidR="0074376E" w:rsidRPr="00CF2F9E" w:rsidRDefault="0074376E" w:rsidP="00CF2F9E">
      <w:pPr>
        <w:pStyle w:val="Code"/>
        <w:rPr>
          <w:highlight w:val="white"/>
        </w:rPr>
      </w:pPr>
      <w:r w:rsidRPr="00CF2F9E">
        <w:rPr>
          <w:highlight w:val="white"/>
        </w:rPr>
        <w:t xml:space="preserve">                    (leftSymbol.Value is BigInteger) &amp;&amp;</w:t>
      </w:r>
    </w:p>
    <w:p w14:paraId="56CAD616" w14:textId="77777777" w:rsidR="0074376E" w:rsidRPr="00CF2F9E" w:rsidRDefault="0074376E" w:rsidP="00CF2F9E">
      <w:pPr>
        <w:pStyle w:val="Code"/>
        <w:rPr>
          <w:highlight w:val="white"/>
        </w:rPr>
      </w:pPr>
      <w:r w:rsidRPr="00CF2F9E">
        <w:rPr>
          <w:highlight w:val="white"/>
        </w:rPr>
        <w:t xml:space="preserve">                    (leftSymbol.Value.Equals(BigInteger.Zero))) {</w:t>
      </w:r>
    </w:p>
    <w:p w14:paraId="3E83E122" w14:textId="77777777" w:rsidR="0074376E" w:rsidRPr="00CF2F9E" w:rsidRDefault="0074376E" w:rsidP="00CF2F9E">
      <w:pPr>
        <w:pStyle w:val="Code"/>
        <w:rPr>
          <w:highlight w:val="white"/>
        </w:rPr>
      </w:pPr>
      <w:r w:rsidRPr="00CF2F9E">
        <w:rPr>
          <w:highlight w:val="white"/>
        </w:rPr>
        <w:t xml:space="preserve">            newSymbol = new Symbol(resultSymbol.Type, BigInteger.Zero);</w:t>
      </w:r>
    </w:p>
    <w:p w14:paraId="6460B8B4" w14:textId="77777777" w:rsidR="0074376E" w:rsidRPr="00CF2F9E" w:rsidRDefault="0074376E" w:rsidP="00CF2F9E">
      <w:pPr>
        <w:pStyle w:val="Code"/>
        <w:rPr>
          <w:highlight w:val="white"/>
        </w:rPr>
      </w:pPr>
      <w:r w:rsidRPr="00CF2F9E">
        <w:rPr>
          <w:highlight w:val="white"/>
        </w:rPr>
        <w:t xml:space="preserve">          }</w:t>
      </w:r>
    </w:p>
    <w:p w14:paraId="503DDA4F" w14:textId="02C6A93D" w:rsidR="001539F5" w:rsidRDefault="001539F5" w:rsidP="001539F5">
      <w:pPr>
        <w:rPr>
          <w:highlight w:val="white"/>
        </w:rPr>
      </w:pPr>
      <w:r>
        <w:rPr>
          <w:highlight w:val="white"/>
        </w:rPr>
        <w:t>In case of multiplications where the left operand is one, we keep the right operand.</w:t>
      </w:r>
    </w:p>
    <w:p w14:paraId="56EC3C71" w14:textId="2DB40C86" w:rsidR="00B46D8D" w:rsidRPr="00CF2F9E" w:rsidRDefault="00B46D8D" w:rsidP="00B46D8D">
      <w:pPr>
        <w:pStyle w:val="Code"/>
        <w:rPr>
          <w:highlight w:val="white"/>
        </w:rPr>
      </w:pPr>
      <w:r>
        <w:rPr>
          <w:highlight w:val="white"/>
        </w:rPr>
        <w:t xml:space="preserve">      </w:t>
      </w:r>
      <w:r w:rsidRPr="00CF2F9E">
        <w:rPr>
          <w:highlight w:val="white"/>
        </w:rPr>
        <w:t xml:space="preserve">    // t0 = 1 * i</w:t>
      </w:r>
    </w:p>
    <w:p w14:paraId="6D9ACC0C" w14:textId="568F6A42" w:rsidR="0074376E" w:rsidRPr="00CF2F9E" w:rsidRDefault="0074376E" w:rsidP="00CF2F9E">
      <w:pPr>
        <w:pStyle w:val="Code"/>
        <w:rPr>
          <w:highlight w:val="white"/>
        </w:rPr>
      </w:pPr>
      <w:r w:rsidRPr="00CF2F9E">
        <w:rPr>
          <w:highlight w:val="white"/>
        </w:rPr>
        <w:t xml:space="preserve">          else if (((thisCode.Operator == MiddleOperator.SignedMultiply) ||</w:t>
      </w:r>
    </w:p>
    <w:p w14:paraId="6692CF75"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292DB94F" w14:textId="77777777" w:rsidR="0074376E" w:rsidRPr="00CF2F9E" w:rsidRDefault="0074376E" w:rsidP="00CF2F9E">
      <w:pPr>
        <w:pStyle w:val="Code"/>
        <w:rPr>
          <w:highlight w:val="white"/>
        </w:rPr>
      </w:pPr>
      <w:r w:rsidRPr="00CF2F9E">
        <w:rPr>
          <w:highlight w:val="white"/>
        </w:rPr>
        <w:t xml:space="preserve">                    (leftSymbol.Value is BigInteger) &amp;&amp;</w:t>
      </w:r>
    </w:p>
    <w:p w14:paraId="5A2AE490" w14:textId="77777777" w:rsidR="0074376E" w:rsidRPr="00CF2F9E" w:rsidRDefault="0074376E" w:rsidP="00CF2F9E">
      <w:pPr>
        <w:pStyle w:val="Code"/>
        <w:rPr>
          <w:highlight w:val="white"/>
        </w:rPr>
      </w:pPr>
      <w:r w:rsidRPr="00CF2F9E">
        <w:rPr>
          <w:highlight w:val="white"/>
        </w:rPr>
        <w:t xml:space="preserve">                    (leftSymbol.Value.Equals(BigInteger.One))) {</w:t>
      </w:r>
    </w:p>
    <w:p w14:paraId="3A8F527D" w14:textId="77777777" w:rsidR="0074376E" w:rsidRPr="00CF2F9E" w:rsidRDefault="0074376E" w:rsidP="00CF2F9E">
      <w:pPr>
        <w:pStyle w:val="Code"/>
        <w:rPr>
          <w:highlight w:val="white"/>
        </w:rPr>
      </w:pPr>
      <w:r w:rsidRPr="00CF2F9E">
        <w:rPr>
          <w:highlight w:val="white"/>
        </w:rPr>
        <w:t xml:space="preserve">            newSymbol = rightSymbol;</w:t>
      </w:r>
    </w:p>
    <w:p w14:paraId="275C47A6" w14:textId="77777777" w:rsidR="0074376E" w:rsidRPr="00CF2F9E" w:rsidRDefault="0074376E" w:rsidP="00CF2F9E">
      <w:pPr>
        <w:pStyle w:val="Code"/>
        <w:rPr>
          <w:highlight w:val="white"/>
        </w:rPr>
      </w:pPr>
      <w:r w:rsidRPr="00CF2F9E">
        <w:rPr>
          <w:highlight w:val="white"/>
        </w:rPr>
        <w:t xml:space="preserve">          }</w:t>
      </w:r>
    </w:p>
    <w:p w14:paraId="7D9F7B58" w14:textId="54600A78" w:rsidR="004F19B5" w:rsidRDefault="004F19B5" w:rsidP="004F19B5">
      <w:pPr>
        <w:rPr>
          <w:highlight w:val="white"/>
        </w:rPr>
      </w:pPr>
      <w:r>
        <w:rPr>
          <w:highlight w:val="white"/>
        </w:rPr>
        <w:t xml:space="preserve">In case of multiplications where the </w:t>
      </w:r>
      <w:r w:rsidR="00731F9D">
        <w:rPr>
          <w:highlight w:val="white"/>
        </w:rPr>
        <w:t>right</w:t>
      </w:r>
      <w:r>
        <w:rPr>
          <w:highlight w:val="white"/>
        </w:rPr>
        <w:t xml:space="preserve"> operand is </w:t>
      </w:r>
      <w:r w:rsidR="00731F9D">
        <w:rPr>
          <w:highlight w:val="white"/>
        </w:rPr>
        <w:t>zero, the result is zero.</w:t>
      </w:r>
    </w:p>
    <w:p w14:paraId="1C7E8D24" w14:textId="29CFAB23" w:rsidR="00B17BCC" w:rsidRDefault="00B17BCC" w:rsidP="00CF2F9E">
      <w:pPr>
        <w:pStyle w:val="Code"/>
        <w:rPr>
          <w:highlight w:val="white"/>
        </w:rPr>
      </w:pPr>
      <w:r>
        <w:rPr>
          <w:highlight w:val="white"/>
        </w:rPr>
        <w:t xml:space="preserve">      </w:t>
      </w:r>
      <w:r w:rsidRPr="00CF2F9E">
        <w:rPr>
          <w:highlight w:val="white"/>
        </w:rPr>
        <w:t xml:space="preserve">    // t0 = i * 0</w:t>
      </w:r>
    </w:p>
    <w:p w14:paraId="1A3574AA" w14:textId="010AF5A6" w:rsidR="0074376E" w:rsidRPr="00CF2F9E" w:rsidRDefault="0074376E" w:rsidP="00CF2F9E">
      <w:pPr>
        <w:pStyle w:val="Code"/>
        <w:rPr>
          <w:highlight w:val="white"/>
        </w:rPr>
      </w:pPr>
      <w:r w:rsidRPr="00CF2F9E">
        <w:rPr>
          <w:highlight w:val="white"/>
        </w:rPr>
        <w:t xml:space="preserve">          else if (((thisCode.Operator == MiddleOperator.SignedMultiply) ||</w:t>
      </w:r>
    </w:p>
    <w:p w14:paraId="0FC94A91"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383E67FB" w14:textId="77777777" w:rsidR="0074376E" w:rsidRPr="00CF2F9E" w:rsidRDefault="0074376E" w:rsidP="00CF2F9E">
      <w:pPr>
        <w:pStyle w:val="Code"/>
        <w:rPr>
          <w:highlight w:val="white"/>
        </w:rPr>
      </w:pPr>
      <w:r w:rsidRPr="00CF2F9E">
        <w:rPr>
          <w:highlight w:val="white"/>
        </w:rPr>
        <w:t xml:space="preserve">                    (rightSymbol.Value is BigInteger) &amp;&amp;</w:t>
      </w:r>
    </w:p>
    <w:p w14:paraId="4D27D0B7" w14:textId="77777777" w:rsidR="0074376E" w:rsidRPr="00CF2F9E" w:rsidRDefault="0074376E" w:rsidP="00CF2F9E">
      <w:pPr>
        <w:pStyle w:val="Code"/>
        <w:rPr>
          <w:highlight w:val="white"/>
        </w:rPr>
      </w:pPr>
      <w:r w:rsidRPr="00CF2F9E">
        <w:rPr>
          <w:highlight w:val="white"/>
        </w:rPr>
        <w:t xml:space="preserve">                    (rightSymbol.Value.Equals(BigInteger.Zero))) {</w:t>
      </w:r>
    </w:p>
    <w:p w14:paraId="0B7ECFBB" w14:textId="77777777" w:rsidR="0074376E" w:rsidRPr="00CF2F9E" w:rsidRDefault="0074376E" w:rsidP="00CF2F9E">
      <w:pPr>
        <w:pStyle w:val="Code"/>
        <w:rPr>
          <w:highlight w:val="white"/>
        </w:rPr>
      </w:pPr>
      <w:r w:rsidRPr="00CF2F9E">
        <w:rPr>
          <w:highlight w:val="white"/>
        </w:rPr>
        <w:t xml:space="preserve">            newSymbol = new Symbol(resultSymbol.Type, BigInteger.Zero);</w:t>
      </w:r>
    </w:p>
    <w:p w14:paraId="1AF3E4D8" w14:textId="77777777" w:rsidR="0074376E" w:rsidRPr="00CF2F9E" w:rsidRDefault="0074376E" w:rsidP="00CF2F9E">
      <w:pPr>
        <w:pStyle w:val="Code"/>
        <w:rPr>
          <w:highlight w:val="white"/>
        </w:rPr>
      </w:pPr>
      <w:r w:rsidRPr="00CF2F9E">
        <w:rPr>
          <w:highlight w:val="white"/>
        </w:rPr>
        <w:t xml:space="preserve">          }</w:t>
      </w:r>
    </w:p>
    <w:p w14:paraId="0B780421" w14:textId="006674F7" w:rsidR="00CB32DC" w:rsidRDefault="00CB32DC" w:rsidP="00CB32DC">
      <w:pPr>
        <w:rPr>
          <w:highlight w:val="white"/>
        </w:rPr>
      </w:pPr>
      <w:r>
        <w:rPr>
          <w:highlight w:val="white"/>
        </w:rPr>
        <w:t>In case of multiplications or division where the right operand is one, we keep the left operand.</w:t>
      </w:r>
    </w:p>
    <w:p w14:paraId="4B2435F5" w14:textId="5AF73C2B" w:rsidR="0008100D" w:rsidRDefault="0008100D" w:rsidP="00CF2F9E">
      <w:pPr>
        <w:pStyle w:val="Code"/>
        <w:rPr>
          <w:highlight w:val="white"/>
        </w:rPr>
      </w:pPr>
      <w:r>
        <w:rPr>
          <w:highlight w:val="white"/>
        </w:rPr>
        <w:t xml:space="preserve">      </w:t>
      </w:r>
      <w:r w:rsidRPr="00CF2F9E">
        <w:rPr>
          <w:highlight w:val="white"/>
        </w:rPr>
        <w:t xml:space="preserve">    // t0 = i * 1</w:t>
      </w:r>
    </w:p>
    <w:p w14:paraId="601A2711" w14:textId="59CC34C1" w:rsidR="0008100D" w:rsidRDefault="0008100D" w:rsidP="00CF2F9E">
      <w:pPr>
        <w:pStyle w:val="Code"/>
        <w:rPr>
          <w:highlight w:val="white"/>
        </w:rPr>
      </w:pPr>
      <w:r>
        <w:rPr>
          <w:highlight w:val="white"/>
        </w:rPr>
        <w:t xml:space="preserve">        </w:t>
      </w:r>
      <w:r w:rsidRPr="00CF2F9E">
        <w:rPr>
          <w:highlight w:val="white"/>
        </w:rPr>
        <w:t xml:space="preserve">  // t0 = i / 1</w:t>
      </w:r>
    </w:p>
    <w:p w14:paraId="199EF6E2" w14:textId="38345817" w:rsidR="0074376E" w:rsidRPr="00CF2F9E" w:rsidRDefault="0074376E" w:rsidP="00CF2F9E">
      <w:pPr>
        <w:pStyle w:val="Code"/>
        <w:rPr>
          <w:highlight w:val="white"/>
        </w:rPr>
      </w:pPr>
      <w:r w:rsidRPr="00CF2F9E">
        <w:rPr>
          <w:highlight w:val="white"/>
        </w:rPr>
        <w:t xml:space="preserve">          else if (((thisCode.Operator == MiddleOperator.SignedMultiply) ||</w:t>
      </w:r>
    </w:p>
    <w:p w14:paraId="0271E95D" w14:textId="3DBC1A0D" w:rsidR="0074376E" w:rsidRPr="00CF2F9E" w:rsidRDefault="0074376E" w:rsidP="00CF2F9E">
      <w:pPr>
        <w:pStyle w:val="Code"/>
        <w:rPr>
          <w:highlight w:val="white"/>
        </w:rPr>
      </w:pPr>
      <w:r w:rsidRPr="00CF2F9E">
        <w:rPr>
          <w:highlight w:val="white"/>
        </w:rPr>
        <w:t xml:space="preserve">                    (thisCode.Operator == MiddleOperator.UnsignedMultiply) ||</w:t>
      </w:r>
    </w:p>
    <w:p w14:paraId="67123D2B" w14:textId="77777777" w:rsidR="0074376E" w:rsidRPr="00CF2F9E" w:rsidRDefault="0074376E" w:rsidP="00CF2F9E">
      <w:pPr>
        <w:pStyle w:val="Code"/>
        <w:rPr>
          <w:highlight w:val="white"/>
        </w:rPr>
      </w:pPr>
      <w:r w:rsidRPr="00CF2F9E">
        <w:rPr>
          <w:highlight w:val="white"/>
        </w:rPr>
        <w:t xml:space="preserve">                    (thisCode.Operator == MiddleOperator.SignedDivide) ||</w:t>
      </w:r>
    </w:p>
    <w:p w14:paraId="41C19728" w14:textId="77777777" w:rsidR="0074376E" w:rsidRPr="00CF2F9E" w:rsidRDefault="0074376E" w:rsidP="00CF2F9E">
      <w:pPr>
        <w:pStyle w:val="Code"/>
        <w:rPr>
          <w:highlight w:val="white"/>
        </w:rPr>
      </w:pPr>
      <w:r w:rsidRPr="00CF2F9E">
        <w:rPr>
          <w:highlight w:val="white"/>
        </w:rPr>
        <w:t xml:space="preserve">                    (thisCode.Operator == MiddleOperator.UnsignedDivide)) &amp;&amp;</w:t>
      </w:r>
    </w:p>
    <w:p w14:paraId="3AD09FAA" w14:textId="77777777" w:rsidR="0074376E" w:rsidRPr="00CF2F9E" w:rsidRDefault="0074376E" w:rsidP="00CF2F9E">
      <w:pPr>
        <w:pStyle w:val="Code"/>
        <w:rPr>
          <w:highlight w:val="white"/>
        </w:rPr>
      </w:pPr>
      <w:r w:rsidRPr="00CF2F9E">
        <w:rPr>
          <w:highlight w:val="white"/>
        </w:rPr>
        <w:t xml:space="preserve">                    (rightSymbol.Value is BigInteger) &amp;&amp;</w:t>
      </w:r>
    </w:p>
    <w:p w14:paraId="708A1732" w14:textId="77777777" w:rsidR="0074376E" w:rsidRPr="00CF2F9E" w:rsidRDefault="0074376E" w:rsidP="00CF2F9E">
      <w:pPr>
        <w:pStyle w:val="Code"/>
        <w:rPr>
          <w:highlight w:val="white"/>
        </w:rPr>
      </w:pPr>
      <w:r w:rsidRPr="00CF2F9E">
        <w:rPr>
          <w:highlight w:val="white"/>
        </w:rPr>
        <w:t xml:space="preserve">                    (rightSymbol.Value.Equals(BigInteger.One))) {</w:t>
      </w:r>
    </w:p>
    <w:p w14:paraId="7CA8BC37" w14:textId="77777777" w:rsidR="0074376E" w:rsidRPr="00CF2F9E" w:rsidRDefault="0074376E" w:rsidP="00CF2F9E">
      <w:pPr>
        <w:pStyle w:val="Code"/>
        <w:rPr>
          <w:highlight w:val="white"/>
        </w:rPr>
      </w:pPr>
      <w:r w:rsidRPr="00CF2F9E">
        <w:rPr>
          <w:highlight w:val="white"/>
        </w:rPr>
        <w:t xml:space="preserve">            newSymbol = leftSymbol;</w:t>
      </w:r>
    </w:p>
    <w:p w14:paraId="70498F46" w14:textId="77777777" w:rsidR="0074376E" w:rsidRPr="00CF2F9E" w:rsidRDefault="0074376E" w:rsidP="00CF2F9E">
      <w:pPr>
        <w:pStyle w:val="Code"/>
        <w:rPr>
          <w:highlight w:val="white"/>
        </w:rPr>
      </w:pPr>
      <w:r w:rsidRPr="00CF2F9E">
        <w:rPr>
          <w:highlight w:val="white"/>
        </w:rPr>
        <w:t xml:space="preserve">          }</w:t>
      </w:r>
    </w:p>
    <w:p w14:paraId="2C5D6EDD" w14:textId="3606A8E0" w:rsidR="008B7EFC" w:rsidRDefault="008B7EFC" w:rsidP="008B7EFC">
      <w:pPr>
        <w:rPr>
          <w:highlight w:val="white"/>
        </w:rPr>
      </w:pPr>
      <w:r>
        <w:rPr>
          <w:highlight w:val="white"/>
        </w:rPr>
        <w:lastRenderedPageBreak/>
        <w:t>If the new symbol is not null,</w:t>
      </w:r>
      <w:r w:rsidR="007A75F0">
        <w:rPr>
          <w:highlight w:val="white"/>
        </w:rPr>
        <w:t xml:space="preserve"> </w:t>
      </w:r>
      <w:r w:rsidR="00FB58FE">
        <w:rPr>
          <w:highlight w:val="white"/>
        </w:rPr>
        <w:t>we replace the expression with the new symbol. If the result symbol is a temporary symbol. We iterate until we find the place where the result symbol is accessed, and replace the result symbol with the new symbol at that place.</w:t>
      </w:r>
    </w:p>
    <w:p w14:paraId="195EBF4A" w14:textId="527D1300" w:rsidR="0074376E" w:rsidRPr="00CF2F9E" w:rsidRDefault="0074376E" w:rsidP="00CF2F9E">
      <w:pPr>
        <w:pStyle w:val="Code"/>
        <w:rPr>
          <w:highlight w:val="white"/>
        </w:rPr>
      </w:pPr>
      <w:r w:rsidRPr="00CF2F9E">
        <w:rPr>
          <w:highlight w:val="white"/>
        </w:rPr>
        <w:t xml:space="preserve">          if (newSymbol != null) {</w:t>
      </w:r>
    </w:p>
    <w:p w14:paraId="62DD3E11" w14:textId="77777777" w:rsidR="0074376E" w:rsidRPr="00CF2F9E" w:rsidRDefault="0074376E" w:rsidP="00CF2F9E">
      <w:pPr>
        <w:pStyle w:val="Code"/>
        <w:rPr>
          <w:highlight w:val="white"/>
        </w:rPr>
      </w:pPr>
      <w:r w:rsidRPr="00CF2F9E">
        <w:rPr>
          <w:highlight w:val="white"/>
        </w:rPr>
        <w:t xml:space="preserve">            if (resultSymbol.Temporary) {</w:t>
      </w:r>
    </w:p>
    <w:p w14:paraId="5CA2F741" w14:textId="77777777" w:rsidR="0074376E" w:rsidRPr="00CF2F9E" w:rsidRDefault="0074376E" w:rsidP="00CF2F9E">
      <w:pPr>
        <w:pStyle w:val="Code"/>
        <w:rPr>
          <w:highlight w:val="white"/>
        </w:rPr>
      </w:pPr>
      <w:r w:rsidRPr="00CF2F9E">
        <w:rPr>
          <w:highlight w:val="white"/>
        </w:rPr>
        <w:t xml:space="preserve">              thisCode.Operator = MiddleOperator.Empty;</w:t>
      </w:r>
    </w:p>
    <w:p w14:paraId="72F453B9" w14:textId="77777777" w:rsidR="0074376E" w:rsidRPr="00CF2F9E" w:rsidRDefault="0074376E" w:rsidP="00CF2F9E">
      <w:pPr>
        <w:pStyle w:val="Code"/>
        <w:rPr>
          <w:highlight w:val="white"/>
        </w:rPr>
      </w:pPr>
    </w:p>
    <w:p w14:paraId="223CDB9E" w14:textId="77777777" w:rsidR="0074376E" w:rsidRPr="00CF2F9E" w:rsidRDefault="0074376E" w:rsidP="00CF2F9E">
      <w:pPr>
        <w:pStyle w:val="Code"/>
        <w:rPr>
          <w:highlight w:val="white"/>
        </w:rPr>
      </w:pPr>
      <w:r w:rsidRPr="00CF2F9E">
        <w:rPr>
          <w:highlight w:val="white"/>
        </w:rPr>
        <w:t xml:space="preserve">              int index2;</w:t>
      </w:r>
    </w:p>
    <w:p w14:paraId="298E785C" w14:textId="77777777" w:rsidR="007A6455" w:rsidRDefault="0074376E" w:rsidP="00CF2F9E">
      <w:pPr>
        <w:pStyle w:val="Code"/>
        <w:rPr>
          <w:highlight w:val="white"/>
        </w:rPr>
      </w:pPr>
      <w:r w:rsidRPr="00CF2F9E">
        <w:rPr>
          <w:highlight w:val="white"/>
        </w:rPr>
        <w:t xml:space="preserve">              for (index2 = index + 1; index2 &lt; m_middleCodeList.Count;</w:t>
      </w:r>
    </w:p>
    <w:p w14:paraId="13C1F62C" w14:textId="3D86B6C3" w:rsidR="0074376E" w:rsidRPr="00CF2F9E" w:rsidRDefault="007A6455" w:rsidP="00CF2F9E">
      <w:pPr>
        <w:pStyle w:val="Code"/>
        <w:rPr>
          <w:highlight w:val="white"/>
        </w:rPr>
      </w:pPr>
      <w:r>
        <w:rPr>
          <w:highlight w:val="white"/>
        </w:rPr>
        <w:t xml:space="preserve">                  </w:t>
      </w:r>
      <w:r w:rsidR="0074376E" w:rsidRPr="00CF2F9E">
        <w:rPr>
          <w:highlight w:val="white"/>
        </w:rPr>
        <w:t xml:space="preserve"> ++index2) {</w:t>
      </w:r>
    </w:p>
    <w:p w14:paraId="130DAB30" w14:textId="77777777" w:rsidR="0074376E" w:rsidRPr="00CF2F9E" w:rsidRDefault="0074376E" w:rsidP="00CF2F9E">
      <w:pPr>
        <w:pStyle w:val="Code"/>
        <w:rPr>
          <w:highlight w:val="white"/>
        </w:rPr>
      </w:pPr>
      <w:r w:rsidRPr="00CF2F9E">
        <w:rPr>
          <w:highlight w:val="white"/>
        </w:rPr>
        <w:t xml:space="preserve">                MiddleCode nextCode = m_middleCodeList[index2];</w:t>
      </w:r>
    </w:p>
    <w:p w14:paraId="0E6D0291" w14:textId="77777777" w:rsidR="0074376E" w:rsidRPr="00CF2F9E" w:rsidRDefault="0074376E" w:rsidP="00CF2F9E">
      <w:pPr>
        <w:pStyle w:val="Code"/>
        <w:rPr>
          <w:highlight w:val="white"/>
        </w:rPr>
      </w:pPr>
    </w:p>
    <w:p w14:paraId="07083C03" w14:textId="77777777" w:rsidR="0074376E" w:rsidRPr="00CF2F9E" w:rsidRDefault="0074376E" w:rsidP="00CF2F9E">
      <w:pPr>
        <w:pStyle w:val="Code"/>
        <w:rPr>
          <w:highlight w:val="white"/>
        </w:rPr>
      </w:pPr>
      <w:r w:rsidRPr="00CF2F9E">
        <w:rPr>
          <w:highlight w:val="white"/>
        </w:rPr>
        <w:t xml:space="preserve">                if (nextCode[1] == resultSymbol) {</w:t>
      </w:r>
    </w:p>
    <w:p w14:paraId="61F2EF91" w14:textId="77777777" w:rsidR="0074376E" w:rsidRPr="00CF2F9E" w:rsidRDefault="0074376E" w:rsidP="00CF2F9E">
      <w:pPr>
        <w:pStyle w:val="Code"/>
        <w:rPr>
          <w:highlight w:val="white"/>
        </w:rPr>
      </w:pPr>
      <w:r w:rsidRPr="00CF2F9E">
        <w:rPr>
          <w:highlight w:val="white"/>
        </w:rPr>
        <w:t xml:space="preserve">                  nextCode[1] = newSymbol;</w:t>
      </w:r>
    </w:p>
    <w:p w14:paraId="3FDD7B85" w14:textId="77777777" w:rsidR="0074376E" w:rsidRPr="00CF2F9E" w:rsidRDefault="0074376E" w:rsidP="00CF2F9E">
      <w:pPr>
        <w:pStyle w:val="Code"/>
        <w:rPr>
          <w:highlight w:val="white"/>
        </w:rPr>
      </w:pPr>
      <w:r w:rsidRPr="00CF2F9E">
        <w:rPr>
          <w:highlight w:val="white"/>
        </w:rPr>
        <w:t xml:space="preserve">                  break;</w:t>
      </w:r>
    </w:p>
    <w:p w14:paraId="2ED88219" w14:textId="77777777" w:rsidR="0074376E" w:rsidRPr="00CF2F9E" w:rsidRDefault="0074376E" w:rsidP="00CF2F9E">
      <w:pPr>
        <w:pStyle w:val="Code"/>
        <w:rPr>
          <w:highlight w:val="white"/>
        </w:rPr>
      </w:pPr>
      <w:r w:rsidRPr="00CF2F9E">
        <w:rPr>
          <w:highlight w:val="white"/>
        </w:rPr>
        <w:t xml:space="preserve">                }</w:t>
      </w:r>
    </w:p>
    <w:p w14:paraId="4303B852" w14:textId="77777777" w:rsidR="0074376E" w:rsidRPr="00CF2F9E" w:rsidRDefault="0074376E" w:rsidP="00CF2F9E">
      <w:pPr>
        <w:pStyle w:val="Code"/>
        <w:rPr>
          <w:highlight w:val="white"/>
        </w:rPr>
      </w:pPr>
      <w:r w:rsidRPr="00CF2F9E">
        <w:rPr>
          <w:highlight w:val="white"/>
        </w:rPr>
        <w:t xml:space="preserve">                </w:t>
      </w:r>
    </w:p>
    <w:p w14:paraId="00C30752" w14:textId="77777777" w:rsidR="0074376E" w:rsidRPr="00CF2F9E" w:rsidRDefault="0074376E" w:rsidP="00CF2F9E">
      <w:pPr>
        <w:pStyle w:val="Code"/>
        <w:rPr>
          <w:highlight w:val="white"/>
        </w:rPr>
      </w:pPr>
      <w:r w:rsidRPr="00CF2F9E">
        <w:rPr>
          <w:highlight w:val="white"/>
        </w:rPr>
        <w:t xml:space="preserve">                if (nextCode[2] == resultSymbol) {</w:t>
      </w:r>
    </w:p>
    <w:p w14:paraId="54FC8CFC" w14:textId="77777777" w:rsidR="0074376E" w:rsidRPr="00CF2F9E" w:rsidRDefault="0074376E" w:rsidP="00CF2F9E">
      <w:pPr>
        <w:pStyle w:val="Code"/>
        <w:rPr>
          <w:highlight w:val="white"/>
        </w:rPr>
      </w:pPr>
      <w:r w:rsidRPr="00CF2F9E">
        <w:rPr>
          <w:highlight w:val="white"/>
        </w:rPr>
        <w:t xml:space="preserve">                  nextCode[2] = newSymbol;</w:t>
      </w:r>
    </w:p>
    <w:p w14:paraId="77B9823A" w14:textId="77777777" w:rsidR="0074376E" w:rsidRPr="00CF2F9E" w:rsidRDefault="0074376E" w:rsidP="00CF2F9E">
      <w:pPr>
        <w:pStyle w:val="Code"/>
        <w:rPr>
          <w:highlight w:val="white"/>
        </w:rPr>
      </w:pPr>
      <w:r w:rsidRPr="00CF2F9E">
        <w:rPr>
          <w:highlight w:val="white"/>
        </w:rPr>
        <w:t xml:space="preserve">                  break;</w:t>
      </w:r>
    </w:p>
    <w:p w14:paraId="22C5D8D8" w14:textId="77777777" w:rsidR="0074376E" w:rsidRPr="00CF2F9E" w:rsidRDefault="0074376E" w:rsidP="00CF2F9E">
      <w:pPr>
        <w:pStyle w:val="Code"/>
        <w:rPr>
          <w:highlight w:val="white"/>
        </w:rPr>
      </w:pPr>
      <w:r w:rsidRPr="00CF2F9E">
        <w:rPr>
          <w:highlight w:val="white"/>
        </w:rPr>
        <w:t xml:space="preserve">                }</w:t>
      </w:r>
    </w:p>
    <w:p w14:paraId="1B1C8DFE" w14:textId="77777777" w:rsidR="0074376E" w:rsidRPr="00CF2F9E" w:rsidRDefault="0074376E" w:rsidP="00CF2F9E">
      <w:pPr>
        <w:pStyle w:val="Code"/>
        <w:rPr>
          <w:highlight w:val="white"/>
        </w:rPr>
      </w:pPr>
      <w:r w:rsidRPr="00CF2F9E">
        <w:rPr>
          <w:highlight w:val="white"/>
        </w:rPr>
        <w:t xml:space="preserve">              }</w:t>
      </w:r>
    </w:p>
    <w:p w14:paraId="3180139A" w14:textId="77777777" w:rsidR="0074376E" w:rsidRPr="00CF2F9E" w:rsidRDefault="0074376E" w:rsidP="00CF2F9E">
      <w:pPr>
        <w:pStyle w:val="Code"/>
        <w:rPr>
          <w:highlight w:val="white"/>
        </w:rPr>
      </w:pPr>
    </w:p>
    <w:p w14:paraId="197CDBFB" w14:textId="2D95587C" w:rsidR="0074376E" w:rsidRPr="00CF2F9E" w:rsidRDefault="0074376E" w:rsidP="00CF2F9E">
      <w:pPr>
        <w:pStyle w:val="Code"/>
        <w:rPr>
          <w:highlight w:val="white"/>
        </w:rPr>
      </w:pPr>
      <w:r w:rsidRPr="00CF2F9E">
        <w:rPr>
          <w:highlight w:val="white"/>
        </w:rPr>
        <w:t xml:space="preserve">              Assert.</w:t>
      </w:r>
      <w:r w:rsidR="00D324D8">
        <w:rPr>
          <w:highlight w:val="white"/>
        </w:rPr>
        <w:t>ErrorXXX</w:t>
      </w:r>
      <w:r w:rsidRPr="00CF2F9E">
        <w:rPr>
          <w:highlight w:val="white"/>
        </w:rPr>
        <w:t>(index2 &lt; m_middleCodeList.Count);</w:t>
      </w:r>
    </w:p>
    <w:p w14:paraId="660FE846" w14:textId="3FB9F00B" w:rsidR="0074376E" w:rsidRDefault="0074376E" w:rsidP="00CF2F9E">
      <w:pPr>
        <w:pStyle w:val="Code"/>
        <w:rPr>
          <w:highlight w:val="white"/>
        </w:rPr>
      </w:pPr>
      <w:r w:rsidRPr="00CF2F9E">
        <w:rPr>
          <w:highlight w:val="white"/>
        </w:rPr>
        <w:t xml:space="preserve">            }</w:t>
      </w:r>
    </w:p>
    <w:p w14:paraId="5B3AA0B3" w14:textId="0FAA254D" w:rsidR="00EE1F48" w:rsidRPr="00CF2F9E" w:rsidRDefault="00EE1F48" w:rsidP="00F5219F">
      <w:pPr>
        <w:rPr>
          <w:highlight w:val="white"/>
        </w:rPr>
      </w:pPr>
      <w:r>
        <w:rPr>
          <w:highlight w:val="white"/>
        </w:rPr>
        <w:t xml:space="preserve">If the result symbol is not </w:t>
      </w:r>
      <w:r w:rsidR="00F5219F">
        <w:rPr>
          <w:highlight w:val="white"/>
        </w:rPr>
        <w:t>tempo</w:t>
      </w:r>
      <w:r w:rsidR="00BD7428">
        <w:rPr>
          <w:highlight w:val="white"/>
        </w:rPr>
        <w:t>rary</w:t>
      </w:r>
      <w:r w:rsidR="00F5219F">
        <w:rPr>
          <w:highlight w:val="white"/>
        </w:rPr>
        <w:t xml:space="preserve"> symbol, we change the instruction into an assignment, where the result symbol is assigned to the new symbol.</w:t>
      </w:r>
    </w:p>
    <w:p w14:paraId="0B4EB933" w14:textId="77777777" w:rsidR="0074376E" w:rsidRPr="00CF2F9E" w:rsidRDefault="0074376E" w:rsidP="00CF2F9E">
      <w:pPr>
        <w:pStyle w:val="Code"/>
        <w:rPr>
          <w:highlight w:val="white"/>
        </w:rPr>
      </w:pPr>
      <w:r w:rsidRPr="00CF2F9E">
        <w:rPr>
          <w:highlight w:val="white"/>
        </w:rPr>
        <w:t xml:space="preserve">            else {</w:t>
      </w:r>
    </w:p>
    <w:p w14:paraId="66237EFD" w14:textId="77777777" w:rsidR="0074376E" w:rsidRPr="00CF2F9E" w:rsidRDefault="0074376E" w:rsidP="00CF2F9E">
      <w:pPr>
        <w:pStyle w:val="Code"/>
        <w:rPr>
          <w:highlight w:val="white"/>
        </w:rPr>
      </w:pPr>
      <w:r w:rsidRPr="00CF2F9E">
        <w:rPr>
          <w:highlight w:val="white"/>
        </w:rPr>
        <w:t xml:space="preserve">              thisCode.Operator = MiddleOperator.Assign; // i = 0 + j;</w:t>
      </w:r>
    </w:p>
    <w:p w14:paraId="7ACBA937" w14:textId="77777777" w:rsidR="0074376E" w:rsidRPr="00CF2F9E" w:rsidRDefault="0074376E" w:rsidP="00CF2F9E">
      <w:pPr>
        <w:pStyle w:val="Code"/>
        <w:rPr>
          <w:highlight w:val="white"/>
        </w:rPr>
      </w:pPr>
      <w:r w:rsidRPr="00CF2F9E">
        <w:rPr>
          <w:highlight w:val="white"/>
        </w:rPr>
        <w:t xml:space="preserve">              thisCode[1] = newSymbol;                   // i = j;</w:t>
      </w:r>
    </w:p>
    <w:p w14:paraId="7227A61A" w14:textId="77777777" w:rsidR="0074376E" w:rsidRPr="00CF2F9E" w:rsidRDefault="0074376E" w:rsidP="00CF2F9E">
      <w:pPr>
        <w:pStyle w:val="Code"/>
        <w:rPr>
          <w:highlight w:val="white"/>
        </w:rPr>
      </w:pPr>
      <w:r w:rsidRPr="00CF2F9E">
        <w:rPr>
          <w:highlight w:val="white"/>
        </w:rPr>
        <w:t xml:space="preserve">              thisCode[2] = null;</w:t>
      </w:r>
    </w:p>
    <w:p w14:paraId="761C2ED9" w14:textId="77777777" w:rsidR="0074376E" w:rsidRPr="00CF2F9E" w:rsidRDefault="0074376E" w:rsidP="00CF2F9E">
      <w:pPr>
        <w:pStyle w:val="Code"/>
        <w:rPr>
          <w:highlight w:val="white"/>
        </w:rPr>
      </w:pPr>
      <w:r w:rsidRPr="00CF2F9E">
        <w:rPr>
          <w:highlight w:val="white"/>
        </w:rPr>
        <w:t xml:space="preserve">            }</w:t>
      </w:r>
    </w:p>
    <w:p w14:paraId="323E4154" w14:textId="77777777" w:rsidR="0074376E" w:rsidRPr="00CF2F9E" w:rsidRDefault="0074376E" w:rsidP="00CF2F9E">
      <w:pPr>
        <w:pStyle w:val="Code"/>
        <w:rPr>
          <w:highlight w:val="white"/>
        </w:rPr>
      </w:pPr>
    </w:p>
    <w:p w14:paraId="195D0F28" w14:textId="77777777" w:rsidR="0074376E" w:rsidRPr="00CF2F9E" w:rsidRDefault="0074376E" w:rsidP="00CF2F9E">
      <w:pPr>
        <w:pStyle w:val="Code"/>
        <w:rPr>
          <w:highlight w:val="white"/>
        </w:rPr>
      </w:pPr>
      <w:r w:rsidRPr="00CF2F9E">
        <w:rPr>
          <w:highlight w:val="white"/>
        </w:rPr>
        <w:t xml:space="preserve">            m_update = true;</w:t>
      </w:r>
    </w:p>
    <w:p w14:paraId="221B2AA1" w14:textId="77777777" w:rsidR="0074376E" w:rsidRPr="00CF2F9E" w:rsidRDefault="0074376E" w:rsidP="00CF2F9E">
      <w:pPr>
        <w:pStyle w:val="Code"/>
        <w:rPr>
          <w:highlight w:val="white"/>
        </w:rPr>
      </w:pPr>
      <w:r w:rsidRPr="00CF2F9E">
        <w:rPr>
          <w:highlight w:val="white"/>
        </w:rPr>
        <w:t xml:space="preserve">          }</w:t>
      </w:r>
    </w:p>
    <w:p w14:paraId="073F25B4" w14:textId="77777777" w:rsidR="0074376E" w:rsidRPr="00CF2F9E" w:rsidRDefault="0074376E" w:rsidP="00CF2F9E">
      <w:pPr>
        <w:pStyle w:val="Code"/>
        <w:rPr>
          <w:highlight w:val="white"/>
        </w:rPr>
      </w:pPr>
      <w:r w:rsidRPr="00CF2F9E">
        <w:rPr>
          <w:highlight w:val="white"/>
        </w:rPr>
        <w:t xml:space="preserve">        }</w:t>
      </w:r>
    </w:p>
    <w:p w14:paraId="1C961B3F" w14:textId="77777777" w:rsidR="0074376E" w:rsidRPr="00CF2F9E" w:rsidRDefault="0074376E" w:rsidP="00CF2F9E">
      <w:pPr>
        <w:pStyle w:val="Code"/>
        <w:rPr>
          <w:highlight w:val="white"/>
        </w:rPr>
      </w:pPr>
      <w:r w:rsidRPr="00CF2F9E">
        <w:rPr>
          <w:highlight w:val="white"/>
        </w:rPr>
        <w:t xml:space="preserve">      }</w:t>
      </w:r>
    </w:p>
    <w:p w14:paraId="1AE535A2" w14:textId="7FB32F2B" w:rsidR="00DC5011" w:rsidRDefault="0074376E" w:rsidP="00CF2F9E">
      <w:pPr>
        <w:pStyle w:val="Code"/>
        <w:rPr>
          <w:highlight w:val="white"/>
        </w:rPr>
      </w:pPr>
      <w:r w:rsidRPr="00CF2F9E">
        <w:rPr>
          <w:highlight w:val="white"/>
        </w:rPr>
        <w:t xml:space="preserve">    }</w:t>
      </w:r>
    </w:p>
    <w:p w14:paraId="1825820E" w14:textId="05A443E5" w:rsidR="00DC5011" w:rsidRDefault="00DC5011" w:rsidP="00DC5011">
      <w:pPr>
        <w:pStyle w:val="Rubrik3"/>
        <w:rPr>
          <w:highlight w:val="white"/>
        </w:rPr>
      </w:pPr>
      <w:r>
        <w:rPr>
          <w:highlight w:val="white"/>
        </w:rPr>
        <w:t>Optimize Relation Expression</w:t>
      </w:r>
    </w:p>
    <w:p w14:paraId="1D7AF0F5" w14:textId="4962854C" w:rsidR="0099303B" w:rsidRPr="0099303B" w:rsidRDefault="00E1756D" w:rsidP="0099303B">
      <w:pPr>
        <w:rPr>
          <w:highlight w:val="white"/>
        </w:rPr>
      </w:pPr>
      <w:r>
        <w:rPr>
          <w:highlight w:val="white"/>
        </w:rPr>
        <w:t>In order to optimize the final assembly code generation, we shall swap the operator in expression where the left operand is a value.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99303B" w:rsidRPr="00EC76D5" w14:paraId="4ED480EB" w14:textId="77777777" w:rsidTr="00626D3B">
        <w:tc>
          <w:tcPr>
            <w:tcW w:w="3116" w:type="dxa"/>
          </w:tcPr>
          <w:p w14:paraId="4C345EF5" w14:textId="33298168" w:rsidR="0099303B" w:rsidRPr="00EC76D5" w:rsidRDefault="0099303B" w:rsidP="00626D3B">
            <w:pPr>
              <w:pStyle w:val="Code"/>
            </w:pPr>
            <w:r w:rsidRPr="00EC76D5">
              <w:t xml:space="preserve">1. </w:t>
            </w:r>
            <w:r>
              <w:t>if 1</w:t>
            </w:r>
            <w:r w:rsidR="009D3D28">
              <w:t>0</w:t>
            </w:r>
            <w:r>
              <w:t xml:space="preserve"> &lt; </w:t>
            </w:r>
            <w:r w:rsidR="009D3D28">
              <w:t>i</w:t>
            </w:r>
            <w:r>
              <w:t xml:space="preserve"> goto </w:t>
            </w:r>
            <w:r w:rsidR="009D3D28">
              <w:t>2</w:t>
            </w:r>
            <w:r>
              <w:t>0</w:t>
            </w:r>
          </w:p>
        </w:tc>
        <w:tc>
          <w:tcPr>
            <w:tcW w:w="3117" w:type="dxa"/>
          </w:tcPr>
          <w:p w14:paraId="775A566A" w14:textId="0ABB737F" w:rsidR="0099303B" w:rsidRPr="00AD7D34" w:rsidRDefault="0099303B" w:rsidP="00626D3B">
            <w:pPr>
              <w:pStyle w:val="Code"/>
              <w:rPr>
                <w:i/>
                <w:iCs/>
              </w:rPr>
            </w:pPr>
            <w:r w:rsidRPr="00EC76D5">
              <w:t xml:space="preserve">1. </w:t>
            </w:r>
            <w:r>
              <w:t xml:space="preserve">if </w:t>
            </w:r>
            <w:r w:rsidR="009D3D28">
              <w:t>i</w:t>
            </w:r>
            <w:r>
              <w:t xml:space="preserve"> &gt; 1</w:t>
            </w:r>
            <w:r w:rsidR="009D3D28">
              <w:t>0</w:t>
            </w:r>
            <w:r>
              <w:t xml:space="preserve"> goto </w:t>
            </w:r>
            <w:r w:rsidR="009D3D28">
              <w:t>2</w:t>
            </w:r>
            <w:r>
              <w:t>0</w:t>
            </w:r>
          </w:p>
        </w:tc>
        <w:tc>
          <w:tcPr>
            <w:tcW w:w="3117" w:type="dxa"/>
          </w:tcPr>
          <w:p w14:paraId="5FB21B77" w14:textId="77777777" w:rsidR="0099303B" w:rsidRPr="00EC76D5" w:rsidRDefault="0099303B" w:rsidP="00626D3B">
            <w:pPr>
              <w:pStyle w:val="Code"/>
            </w:pPr>
          </w:p>
        </w:tc>
      </w:tr>
    </w:tbl>
    <w:p w14:paraId="7FA30C9D" w14:textId="7540C583" w:rsidR="008C4B7E" w:rsidRDefault="008C4B7E" w:rsidP="008C4B7E">
      <w:r>
        <w:t xml:space="preserve">Note that the swap map we use here is not the same as the </w:t>
      </w:r>
      <w:r w:rsidR="00A81573">
        <w:t xml:space="preserve">inverse map we used in the </w:t>
      </w:r>
      <w:r w:rsidR="00B91806">
        <w:t xml:space="preserve">Next-Goto-Double </w:t>
      </w:r>
      <w:r w:rsidR="00B87CD9">
        <w:t>case.</w:t>
      </w:r>
    </w:p>
    <w:p w14:paraId="06F7AF16" w14:textId="5F8154E7" w:rsidR="00DC5011" w:rsidRDefault="00DC5011" w:rsidP="00DC5011">
      <w:pPr>
        <w:pStyle w:val="CodeHeader"/>
      </w:pPr>
      <w:r>
        <w:t>MiddleCodeOptimizor.cs</w:t>
      </w:r>
    </w:p>
    <w:p w14:paraId="2577E4DC" w14:textId="77777777" w:rsidR="00DC5011" w:rsidRPr="00DC5011" w:rsidRDefault="00DC5011" w:rsidP="00DC5011">
      <w:pPr>
        <w:pStyle w:val="Code"/>
        <w:rPr>
          <w:highlight w:val="white"/>
        </w:rPr>
      </w:pPr>
      <w:r w:rsidRPr="00DC5011">
        <w:rPr>
          <w:highlight w:val="white"/>
        </w:rPr>
        <w:t xml:space="preserve">    private void OptimizeRelation() {</w:t>
      </w:r>
    </w:p>
    <w:p w14:paraId="03938253" w14:textId="77777777" w:rsidR="00DC5011" w:rsidRPr="00DC5011" w:rsidRDefault="00DC5011" w:rsidP="00DC5011">
      <w:pPr>
        <w:pStyle w:val="Code"/>
        <w:rPr>
          <w:highlight w:val="white"/>
        </w:rPr>
      </w:pPr>
      <w:r w:rsidRPr="00DC5011">
        <w:rPr>
          <w:highlight w:val="white"/>
        </w:rPr>
        <w:t xml:space="preserve">      foreach (MiddleCode middleCode in m_middleCodeList) {</w:t>
      </w:r>
    </w:p>
    <w:p w14:paraId="4CFB58AF" w14:textId="77777777" w:rsidR="00DC5011" w:rsidRPr="00DC5011" w:rsidRDefault="00DC5011" w:rsidP="00DC5011">
      <w:pPr>
        <w:pStyle w:val="Code"/>
        <w:rPr>
          <w:highlight w:val="white"/>
        </w:rPr>
      </w:pPr>
      <w:r w:rsidRPr="00DC5011">
        <w:rPr>
          <w:highlight w:val="white"/>
        </w:rPr>
        <w:t xml:space="preserve">        if (middleCode.IsRelation()) {</w:t>
      </w:r>
    </w:p>
    <w:p w14:paraId="618603B2" w14:textId="77777777" w:rsidR="00DC5011" w:rsidRPr="00DC5011" w:rsidRDefault="00DC5011" w:rsidP="00DC5011">
      <w:pPr>
        <w:pStyle w:val="Code"/>
        <w:rPr>
          <w:highlight w:val="white"/>
        </w:rPr>
      </w:pPr>
      <w:r w:rsidRPr="00DC5011">
        <w:rPr>
          <w:highlight w:val="white"/>
        </w:rPr>
        <w:t xml:space="preserve">          Symbol leftSymbol = (Symbol) middleCode[1],</w:t>
      </w:r>
    </w:p>
    <w:p w14:paraId="6D48A07F" w14:textId="77777777" w:rsidR="00DC5011" w:rsidRPr="00DC5011" w:rsidRDefault="00DC5011" w:rsidP="00DC5011">
      <w:pPr>
        <w:pStyle w:val="Code"/>
        <w:rPr>
          <w:highlight w:val="white"/>
        </w:rPr>
      </w:pPr>
      <w:r w:rsidRPr="00DC5011">
        <w:rPr>
          <w:highlight w:val="white"/>
        </w:rPr>
        <w:t xml:space="preserve">                 rightSymbol = (Symbol) middleCode[2];</w:t>
      </w:r>
    </w:p>
    <w:p w14:paraId="27CD633A" w14:textId="6E93CE41" w:rsidR="00B87CD9" w:rsidRPr="00DC5011" w:rsidRDefault="00B879D8" w:rsidP="009B6517">
      <w:pPr>
        <w:rPr>
          <w:highlight w:val="white"/>
        </w:rPr>
      </w:pPr>
      <w:r>
        <w:rPr>
          <w:highlight w:val="white"/>
        </w:rPr>
        <w:lastRenderedPageBreak/>
        <w:t>In the left operand is an integral value, we change the operator and swap the left and right operand.</w:t>
      </w:r>
    </w:p>
    <w:p w14:paraId="17F4E316" w14:textId="76A1D488" w:rsidR="00117373" w:rsidRPr="00117373" w:rsidRDefault="00117373" w:rsidP="00117373">
      <w:pPr>
        <w:pStyle w:val="Code"/>
        <w:rPr>
          <w:highlight w:val="white"/>
        </w:rPr>
      </w:pPr>
      <w:r w:rsidRPr="00117373">
        <w:rPr>
          <w:highlight w:val="white"/>
        </w:rPr>
        <w:t xml:space="preserve">          if (leftSymbol.Value is BigInteger</w:t>
      </w:r>
      <w:r w:rsidR="00D33BAF">
        <w:rPr>
          <w:highlight w:val="white"/>
        </w:rPr>
        <w:t>) {</w:t>
      </w:r>
    </w:p>
    <w:p w14:paraId="220154EC" w14:textId="77777777" w:rsidR="00117373" w:rsidRPr="00117373" w:rsidRDefault="00117373" w:rsidP="00117373">
      <w:pPr>
        <w:pStyle w:val="Code"/>
        <w:rPr>
          <w:highlight w:val="white"/>
        </w:rPr>
      </w:pPr>
      <w:r w:rsidRPr="00117373">
        <w:rPr>
          <w:highlight w:val="white"/>
        </w:rPr>
        <w:t xml:space="preserve">            middleCode.Operator = m_swapMap[middleCode.Operator];</w:t>
      </w:r>
    </w:p>
    <w:p w14:paraId="2823B55B" w14:textId="77777777" w:rsidR="00117373" w:rsidRPr="00117373" w:rsidRDefault="00117373" w:rsidP="00117373">
      <w:pPr>
        <w:pStyle w:val="Code"/>
        <w:rPr>
          <w:highlight w:val="white"/>
        </w:rPr>
      </w:pPr>
      <w:r w:rsidRPr="00117373">
        <w:rPr>
          <w:highlight w:val="white"/>
        </w:rPr>
        <w:t xml:space="preserve">            middleCode[1] = rightSymbol;</w:t>
      </w:r>
    </w:p>
    <w:p w14:paraId="7CF132CE" w14:textId="77777777" w:rsidR="00117373" w:rsidRPr="00117373" w:rsidRDefault="00117373" w:rsidP="00117373">
      <w:pPr>
        <w:pStyle w:val="Code"/>
        <w:rPr>
          <w:highlight w:val="white"/>
        </w:rPr>
      </w:pPr>
      <w:r w:rsidRPr="00117373">
        <w:rPr>
          <w:highlight w:val="white"/>
        </w:rPr>
        <w:t xml:space="preserve">            middleCode[2] = leftSymbol;</w:t>
      </w:r>
    </w:p>
    <w:p w14:paraId="4C37055E" w14:textId="77777777" w:rsidR="00117373" w:rsidRPr="00117373" w:rsidRDefault="00117373" w:rsidP="00117373">
      <w:pPr>
        <w:pStyle w:val="Code"/>
        <w:rPr>
          <w:highlight w:val="white"/>
        </w:rPr>
      </w:pPr>
      <w:r w:rsidRPr="00117373">
        <w:rPr>
          <w:highlight w:val="white"/>
        </w:rPr>
        <w:t xml:space="preserve">          }</w:t>
      </w:r>
    </w:p>
    <w:p w14:paraId="09E9E40B" w14:textId="77777777" w:rsidR="00DC5011" w:rsidRPr="00DC5011" w:rsidRDefault="00DC5011" w:rsidP="00DC5011">
      <w:pPr>
        <w:pStyle w:val="Code"/>
        <w:rPr>
          <w:highlight w:val="white"/>
        </w:rPr>
      </w:pPr>
      <w:r w:rsidRPr="00DC5011">
        <w:rPr>
          <w:highlight w:val="white"/>
        </w:rPr>
        <w:t xml:space="preserve">        }</w:t>
      </w:r>
    </w:p>
    <w:p w14:paraId="6CDE3B08" w14:textId="77777777" w:rsidR="00DC5011" w:rsidRPr="00DC5011" w:rsidRDefault="00DC5011" w:rsidP="00DC5011">
      <w:pPr>
        <w:pStyle w:val="Code"/>
        <w:rPr>
          <w:highlight w:val="white"/>
        </w:rPr>
      </w:pPr>
      <w:r w:rsidRPr="00DC5011">
        <w:rPr>
          <w:highlight w:val="white"/>
        </w:rPr>
        <w:t xml:space="preserve">      }</w:t>
      </w:r>
    </w:p>
    <w:p w14:paraId="53354E5D" w14:textId="55376C61" w:rsidR="00DC5011" w:rsidRDefault="00DC5011" w:rsidP="00CF2F9E">
      <w:pPr>
        <w:pStyle w:val="Code"/>
        <w:rPr>
          <w:highlight w:val="white"/>
        </w:rPr>
      </w:pPr>
      <w:r w:rsidRPr="00DC5011">
        <w:rPr>
          <w:highlight w:val="white"/>
        </w:rPr>
        <w:t xml:space="preserve">    }</w:t>
      </w:r>
    </w:p>
    <w:p w14:paraId="6B3F7C15" w14:textId="5CC69F8A" w:rsidR="009D3B17" w:rsidRPr="009D3B17" w:rsidRDefault="009D3B17" w:rsidP="009D3B17">
      <w:pPr>
        <w:pStyle w:val="Rubrik3"/>
        <w:numPr>
          <w:ilvl w:val="2"/>
          <w:numId w:val="129"/>
        </w:numPr>
        <w:rPr>
          <w:highlight w:val="white"/>
        </w:rPr>
      </w:pPr>
      <w:r w:rsidRPr="009D3B17">
        <w:rPr>
          <w:highlight w:val="white"/>
        </w:rPr>
        <w:t xml:space="preserve">Optimize </w:t>
      </w:r>
      <w:r w:rsidR="001278F9">
        <w:rPr>
          <w:highlight w:val="white"/>
        </w:rPr>
        <w:t>Communicative</w:t>
      </w:r>
      <w:r w:rsidRPr="009D3B17">
        <w:rPr>
          <w:highlight w:val="white"/>
        </w:rPr>
        <w:t xml:space="preserve"> Expression</w:t>
      </w:r>
    </w:p>
    <w:p w14:paraId="7D882876" w14:textId="49770A94" w:rsidR="009D3B17" w:rsidRDefault="009D3B17" w:rsidP="009D3B17">
      <w:pPr>
        <w:pStyle w:val="CodeHeader"/>
      </w:pPr>
      <w:r>
        <w:t>MiddleCodeOptimizor.cs</w:t>
      </w:r>
    </w:p>
    <w:p w14:paraId="3341248E" w14:textId="77777777" w:rsidR="002F07CC" w:rsidRPr="002F07CC" w:rsidRDefault="002F07CC" w:rsidP="002F07CC">
      <w:pPr>
        <w:pStyle w:val="Code"/>
        <w:rPr>
          <w:highlight w:val="white"/>
        </w:rPr>
      </w:pPr>
      <w:r w:rsidRPr="002F07CC">
        <w:rPr>
          <w:highlight w:val="white"/>
        </w:rPr>
        <w:t xml:space="preserve">    private void OptimizeCommutative() {</w:t>
      </w:r>
    </w:p>
    <w:p w14:paraId="652424CA" w14:textId="77777777" w:rsidR="002F07CC" w:rsidRPr="002F07CC" w:rsidRDefault="002F07CC" w:rsidP="002F07CC">
      <w:pPr>
        <w:pStyle w:val="Code"/>
        <w:rPr>
          <w:highlight w:val="white"/>
        </w:rPr>
      </w:pPr>
      <w:r w:rsidRPr="002F07CC">
        <w:rPr>
          <w:highlight w:val="white"/>
        </w:rPr>
        <w:t xml:space="preserve">      foreach (MiddleCode middleCode in m_middleCodeList) {</w:t>
      </w:r>
    </w:p>
    <w:p w14:paraId="36A444FB" w14:textId="77777777" w:rsidR="002F07CC" w:rsidRPr="002F07CC" w:rsidRDefault="002F07CC" w:rsidP="002F07CC">
      <w:pPr>
        <w:pStyle w:val="Code"/>
        <w:rPr>
          <w:highlight w:val="white"/>
        </w:rPr>
      </w:pPr>
      <w:r w:rsidRPr="002F07CC">
        <w:rPr>
          <w:highlight w:val="white"/>
        </w:rPr>
        <w:t xml:space="preserve">        if (middleCode.IsCommutative()) {</w:t>
      </w:r>
    </w:p>
    <w:p w14:paraId="56F724BA" w14:textId="77777777" w:rsidR="002F07CC" w:rsidRPr="002F07CC" w:rsidRDefault="002F07CC" w:rsidP="002F07CC">
      <w:pPr>
        <w:pStyle w:val="Code"/>
        <w:rPr>
          <w:highlight w:val="white"/>
        </w:rPr>
      </w:pPr>
      <w:r w:rsidRPr="002F07CC">
        <w:rPr>
          <w:highlight w:val="white"/>
        </w:rPr>
        <w:t xml:space="preserve">          Symbol leftSymbol = (Symbol) middleCode[1],</w:t>
      </w:r>
    </w:p>
    <w:p w14:paraId="6248E1B7" w14:textId="77777777" w:rsidR="002F07CC" w:rsidRPr="002F07CC" w:rsidRDefault="002F07CC" w:rsidP="002F07CC">
      <w:pPr>
        <w:pStyle w:val="Code"/>
        <w:rPr>
          <w:highlight w:val="white"/>
        </w:rPr>
      </w:pPr>
      <w:r w:rsidRPr="002F07CC">
        <w:rPr>
          <w:highlight w:val="white"/>
        </w:rPr>
        <w:t xml:space="preserve">                 rightSymbol = (Symbol) middleCode[2];</w:t>
      </w:r>
    </w:p>
    <w:p w14:paraId="210803C5" w14:textId="39D8E1AC" w:rsidR="002F07CC" w:rsidRDefault="002F07CC" w:rsidP="002F07CC">
      <w:pPr>
        <w:pStyle w:val="Code"/>
        <w:rPr>
          <w:highlight w:val="white"/>
        </w:rPr>
      </w:pPr>
      <w:r w:rsidRPr="002F07CC">
        <w:rPr>
          <w:highlight w:val="white"/>
        </w:rPr>
        <w:t xml:space="preserve">   </w:t>
      </w:r>
    </w:p>
    <w:p w14:paraId="50565501" w14:textId="6DACB169" w:rsidR="002F07CC" w:rsidRPr="002F07CC" w:rsidRDefault="002F07CC" w:rsidP="002F07CC">
      <w:pPr>
        <w:pStyle w:val="Code"/>
        <w:rPr>
          <w:highlight w:val="white"/>
        </w:rPr>
      </w:pPr>
      <w:r>
        <w:rPr>
          <w:highlight w:val="white"/>
        </w:rPr>
        <w:t xml:space="preserve">          </w:t>
      </w:r>
      <w:r w:rsidRPr="002F07CC">
        <w:rPr>
          <w:highlight w:val="white"/>
        </w:rPr>
        <w:t>// not 1 - i</w:t>
      </w:r>
    </w:p>
    <w:p w14:paraId="4B8571AF" w14:textId="46E77DFB" w:rsidR="002F07CC" w:rsidRPr="002F07CC" w:rsidRDefault="002F07CC" w:rsidP="002F07CC">
      <w:pPr>
        <w:pStyle w:val="Code"/>
        <w:rPr>
          <w:highlight w:val="white"/>
        </w:rPr>
      </w:pPr>
      <w:r w:rsidRPr="002F07CC">
        <w:rPr>
          <w:highlight w:val="white"/>
        </w:rPr>
        <w:t xml:space="preserve">          if (leftSymbol.Type.IsIntegralPointerArrayOrFunction() &amp;&amp;</w:t>
      </w:r>
    </w:p>
    <w:p w14:paraId="59672D99" w14:textId="1CE1A8ED" w:rsidR="002F07CC" w:rsidRPr="002F07CC" w:rsidRDefault="002F07CC" w:rsidP="002F07CC">
      <w:pPr>
        <w:pStyle w:val="Code"/>
        <w:rPr>
          <w:highlight w:val="white"/>
        </w:rPr>
      </w:pPr>
      <w:r w:rsidRPr="002F07CC">
        <w:rPr>
          <w:highlight w:val="white"/>
        </w:rPr>
        <w:t xml:space="preserve">              </w:t>
      </w:r>
      <w:r w:rsidR="00B60206">
        <w:rPr>
          <w:highlight w:val="white"/>
        </w:rPr>
        <w:t>(</w:t>
      </w:r>
      <w:r w:rsidRPr="002F07CC">
        <w:rPr>
          <w:highlight w:val="white"/>
        </w:rPr>
        <w:t>leftSymbol.Value</w:t>
      </w:r>
      <w:r w:rsidR="000930BC">
        <w:rPr>
          <w:highlight w:val="white"/>
        </w:rPr>
        <w:t xml:space="preserve"> is BigInteger</w:t>
      </w:r>
      <w:r w:rsidRPr="002F07CC">
        <w:rPr>
          <w:highlight w:val="white"/>
        </w:rPr>
        <w:t>)</w:t>
      </w:r>
      <w:r w:rsidR="00B60206">
        <w:rPr>
          <w:highlight w:val="white"/>
        </w:rPr>
        <w:t>)</w:t>
      </w:r>
      <w:r w:rsidRPr="002F07CC">
        <w:rPr>
          <w:highlight w:val="white"/>
        </w:rPr>
        <w:t xml:space="preserve"> {</w:t>
      </w:r>
    </w:p>
    <w:p w14:paraId="664D3D6B" w14:textId="77777777" w:rsidR="002F07CC" w:rsidRPr="002F07CC" w:rsidRDefault="002F07CC" w:rsidP="002F07CC">
      <w:pPr>
        <w:pStyle w:val="Code"/>
        <w:rPr>
          <w:highlight w:val="white"/>
        </w:rPr>
      </w:pPr>
      <w:r w:rsidRPr="002F07CC">
        <w:rPr>
          <w:highlight w:val="white"/>
        </w:rPr>
        <w:t xml:space="preserve">            middleCode[1] = rightSymbol;</w:t>
      </w:r>
    </w:p>
    <w:p w14:paraId="3C3A0EDC" w14:textId="77777777" w:rsidR="002F07CC" w:rsidRPr="002F07CC" w:rsidRDefault="002F07CC" w:rsidP="002F07CC">
      <w:pPr>
        <w:pStyle w:val="Code"/>
        <w:rPr>
          <w:highlight w:val="white"/>
        </w:rPr>
      </w:pPr>
      <w:r w:rsidRPr="002F07CC">
        <w:rPr>
          <w:highlight w:val="white"/>
        </w:rPr>
        <w:t xml:space="preserve">            middleCode[2] = leftSymbol;</w:t>
      </w:r>
    </w:p>
    <w:p w14:paraId="1A58D15C" w14:textId="77777777" w:rsidR="002F07CC" w:rsidRPr="002F07CC" w:rsidRDefault="002F07CC" w:rsidP="002F07CC">
      <w:pPr>
        <w:pStyle w:val="Code"/>
        <w:rPr>
          <w:highlight w:val="white"/>
        </w:rPr>
      </w:pPr>
      <w:r w:rsidRPr="002F07CC">
        <w:rPr>
          <w:highlight w:val="white"/>
        </w:rPr>
        <w:t xml:space="preserve">          }</w:t>
      </w:r>
    </w:p>
    <w:p w14:paraId="5C647C2E" w14:textId="77777777" w:rsidR="002F07CC" w:rsidRPr="002F07CC" w:rsidRDefault="002F07CC" w:rsidP="002F07CC">
      <w:pPr>
        <w:pStyle w:val="Code"/>
        <w:rPr>
          <w:highlight w:val="white"/>
        </w:rPr>
      </w:pPr>
      <w:r w:rsidRPr="002F07CC">
        <w:rPr>
          <w:highlight w:val="white"/>
        </w:rPr>
        <w:t xml:space="preserve">        }</w:t>
      </w:r>
    </w:p>
    <w:p w14:paraId="15FCCEAD" w14:textId="77777777" w:rsidR="002F07CC" w:rsidRPr="002F07CC" w:rsidRDefault="002F07CC" w:rsidP="002F07CC">
      <w:pPr>
        <w:pStyle w:val="Code"/>
        <w:rPr>
          <w:highlight w:val="white"/>
        </w:rPr>
      </w:pPr>
      <w:r w:rsidRPr="002F07CC">
        <w:rPr>
          <w:highlight w:val="white"/>
        </w:rPr>
        <w:t xml:space="preserve">      }</w:t>
      </w:r>
    </w:p>
    <w:p w14:paraId="76DDA1E2" w14:textId="05E2AC1C" w:rsidR="002F07CC" w:rsidRPr="002F07CC" w:rsidRDefault="002F07CC" w:rsidP="002F07CC">
      <w:pPr>
        <w:pStyle w:val="Code"/>
        <w:rPr>
          <w:highlight w:val="white"/>
        </w:rPr>
      </w:pPr>
      <w:r w:rsidRPr="002F07CC">
        <w:rPr>
          <w:highlight w:val="white"/>
        </w:rPr>
        <w:t xml:space="preserve">    }</w:t>
      </w:r>
    </w:p>
    <w:p w14:paraId="24057161" w14:textId="4D6567B3" w:rsidR="008F0B47" w:rsidRDefault="008F0B47" w:rsidP="00626D3B">
      <w:pPr>
        <w:pStyle w:val="Rubrik3"/>
      </w:pPr>
      <w:r>
        <w:t>Remove Trivial Assignment</w:t>
      </w:r>
    </w:p>
    <w:p w14:paraId="3E4059C5" w14:textId="5AC77349" w:rsidR="009F35D4" w:rsidRDefault="009F35D4" w:rsidP="009F35D4">
      <w:r>
        <w:t>Trivial assignment, where a symbol is assigned the value of the same symbol, shall be removed.</w:t>
      </w:r>
    </w:p>
    <w:p w14:paraId="06D550E1" w14:textId="3C7D0A6B" w:rsidR="00C933C4" w:rsidRDefault="00C933C4" w:rsidP="008F0B47">
      <w:pPr>
        <w:pStyle w:val="CodeHeader"/>
      </w:pPr>
      <w:r>
        <w:t>MiddleCodeOptimizor.cs</w:t>
      </w:r>
    </w:p>
    <w:p w14:paraId="16ECCE16" w14:textId="77777777" w:rsidR="003135D1" w:rsidRPr="003135D1" w:rsidRDefault="003135D1" w:rsidP="003135D1">
      <w:pPr>
        <w:pStyle w:val="Code"/>
        <w:rPr>
          <w:highlight w:val="white"/>
        </w:rPr>
      </w:pPr>
      <w:r w:rsidRPr="003135D1">
        <w:rPr>
          <w:highlight w:val="white"/>
        </w:rPr>
        <w:t xml:space="preserve">    private void RemoveTrivialAssign() {</w:t>
      </w:r>
    </w:p>
    <w:p w14:paraId="15AAD6D2" w14:textId="77777777" w:rsidR="003135D1" w:rsidRPr="003135D1" w:rsidRDefault="003135D1" w:rsidP="003135D1">
      <w:pPr>
        <w:pStyle w:val="Code"/>
        <w:rPr>
          <w:highlight w:val="white"/>
        </w:rPr>
      </w:pPr>
      <w:r w:rsidRPr="003135D1">
        <w:rPr>
          <w:highlight w:val="white"/>
        </w:rPr>
        <w:t xml:space="preserve">      foreach (MiddleCode middleCode in m_middleCodeList) {</w:t>
      </w:r>
    </w:p>
    <w:p w14:paraId="55FFEBF0" w14:textId="77777777" w:rsidR="003135D1" w:rsidRPr="003135D1" w:rsidRDefault="003135D1" w:rsidP="003135D1">
      <w:pPr>
        <w:pStyle w:val="Code"/>
        <w:rPr>
          <w:highlight w:val="white"/>
        </w:rPr>
      </w:pPr>
      <w:r w:rsidRPr="003135D1">
        <w:rPr>
          <w:highlight w:val="white"/>
        </w:rPr>
        <w:t xml:space="preserve">        MiddleOperator middleOperator = middleCode.Operator;</w:t>
      </w:r>
    </w:p>
    <w:p w14:paraId="560B3220" w14:textId="77777777" w:rsidR="003135D1" w:rsidRPr="003135D1" w:rsidRDefault="003135D1" w:rsidP="003135D1">
      <w:pPr>
        <w:pStyle w:val="Code"/>
        <w:rPr>
          <w:highlight w:val="white"/>
        </w:rPr>
      </w:pPr>
      <w:r w:rsidRPr="003135D1">
        <w:rPr>
          <w:highlight w:val="white"/>
        </w:rPr>
        <w:t xml:space="preserve">      </w:t>
      </w:r>
    </w:p>
    <w:p w14:paraId="068ECA99" w14:textId="77777777" w:rsidR="003135D1" w:rsidRPr="003135D1" w:rsidRDefault="003135D1" w:rsidP="003135D1">
      <w:pPr>
        <w:pStyle w:val="Code"/>
        <w:rPr>
          <w:highlight w:val="white"/>
        </w:rPr>
      </w:pPr>
      <w:r w:rsidRPr="003135D1">
        <w:rPr>
          <w:highlight w:val="white"/>
        </w:rPr>
        <w:t xml:space="preserve">        if (middleOperator == MiddleOperator.Assign) {</w:t>
      </w:r>
    </w:p>
    <w:p w14:paraId="2EFF024F" w14:textId="77777777" w:rsidR="003135D1" w:rsidRPr="003135D1" w:rsidRDefault="003135D1" w:rsidP="003135D1">
      <w:pPr>
        <w:pStyle w:val="Code"/>
        <w:rPr>
          <w:highlight w:val="white"/>
        </w:rPr>
      </w:pPr>
      <w:r w:rsidRPr="003135D1">
        <w:rPr>
          <w:highlight w:val="white"/>
        </w:rPr>
        <w:t xml:space="preserve">          Symbol resultSymbol = (Symbol) middleCode[0],</w:t>
      </w:r>
    </w:p>
    <w:p w14:paraId="0808696B" w14:textId="77777777" w:rsidR="003135D1" w:rsidRPr="003135D1" w:rsidRDefault="003135D1" w:rsidP="003135D1">
      <w:pPr>
        <w:pStyle w:val="Code"/>
        <w:rPr>
          <w:highlight w:val="white"/>
        </w:rPr>
      </w:pPr>
      <w:r w:rsidRPr="003135D1">
        <w:rPr>
          <w:highlight w:val="white"/>
        </w:rPr>
        <w:t xml:space="preserve">                 assignSymbol = (Symbol) middleCode[1];</w:t>
      </w:r>
    </w:p>
    <w:p w14:paraId="45C0E3BF" w14:textId="77777777" w:rsidR="003135D1" w:rsidRPr="003135D1" w:rsidRDefault="003135D1" w:rsidP="003135D1">
      <w:pPr>
        <w:pStyle w:val="Code"/>
        <w:rPr>
          <w:highlight w:val="white"/>
        </w:rPr>
      </w:pPr>
      <w:r w:rsidRPr="003135D1">
        <w:rPr>
          <w:highlight w:val="white"/>
        </w:rPr>
        <w:t xml:space="preserve">        </w:t>
      </w:r>
    </w:p>
    <w:p w14:paraId="13EDE0DE" w14:textId="77777777" w:rsidR="003135D1" w:rsidRPr="003135D1" w:rsidRDefault="003135D1" w:rsidP="003135D1">
      <w:pPr>
        <w:pStyle w:val="Code"/>
        <w:rPr>
          <w:highlight w:val="white"/>
        </w:rPr>
      </w:pPr>
      <w:r w:rsidRPr="003135D1">
        <w:rPr>
          <w:highlight w:val="white"/>
        </w:rPr>
        <w:t xml:space="preserve">          if (resultSymbol == assignSymbol) {</w:t>
      </w:r>
    </w:p>
    <w:p w14:paraId="27D86D41" w14:textId="77777777" w:rsidR="003135D1" w:rsidRPr="003135D1" w:rsidRDefault="003135D1" w:rsidP="003135D1">
      <w:pPr>
        <w:pStyle w:val="Code"/>
        <w:rPr>
          <w:highlight w:val="white"/>
        </w:rPr>
      </w:pPr>
      <w:r w:rsidRPr="003135D1">
        <w:rPr>
          <w:highlight w:val="white"/>
        </w:rPr>
        <w:t xml:space="preserve">            middleCode.Operator = MiddleOperator.Empty;</w:t>
      </w:r>
    </w:p>
    <w:p w14:paraId="34E430D4" w14:textId="77777777" w:rsidR="003135D1" w:rsidRPr="003135D1" w:rsidRDefault="003135D1" w:rsidP="003135D1">
      <w:pPr>
        <w:pStyle w:val="Code"/>
        <w:rPr>
          <w:highlight w:val="white"/>
        </w:rPr>
      </w:pPr>
      <w:r w:rsidRPr="003135D1">
        <w:rPr>
          <w:highlight w:val="white"/>
        </w:rPr>
        <w:t xml:space="preserve">            m_update = true;</w:t>
      </w:r>
    </w:p>
    <w:p w14:paraId="3132032B" w14:textId="77777777" w:rsidR="003135D1" w:rsidRPr="003135D1" w:rsidRDefault="003135D1" w:rsidP="003135D1">
      <w:pPr>
        <w:pStyle w:val="Code"/>
        <w:rPr>
          <w:highlight w:val="white"/>
        </w:rPr>
      </w:pPr>
      <w:r w:rsidRPr="003135D1">
        <w:rPr>
          <w:highlight w:val="white"/>
        </w:rPr>
        <w:t xml:space="preserve">          }</w:t>
      </w:r>
    </w:p>
    <w:p w14:paraId="66B04D67" w14:textId="77777777" w:rsidR="003135D1" w:rsidRPr="003135D1" w:rsidRDefault="003135D1" w:rsidP="003135D1">
      <w:pPr>
        <w:pStyle w:val="Code"/>
        <w:rPr>
          <w:highlight w:val="white"/>
        </w:rPr>
      </w:pPr>
      <w:r w:rsidRPr="003135D1">
        <w:rPr>
          <w:highlight w:val="white"/>
        </w:rPr>
        <w:t xml:space="preserve">        }</w:t>
      </w:r>
    </w:p>
    <w:p w14:paraId="14965EE2" w14:textId="77777777" w:rsidR="003135D1" w:rsidRPr="003135D1" w:rsidRDefault="003135D1" w:rsidP="003135D1">
      <w:pPr>
        <w:pStyle w:val="Code"/>
        <w:rPr>
          <w:highlight w:val="white"/>
        </w:rPr>
      </w:pPr>
      <w:r w:rsidRPr="003135D1">
        <w:rPr>
          <w:highlight w:val="white"/>
        </w:rPr>
        <w:t xml:space="preserve">      }</w:t>
      </w:r>
    </w:p>
    <w:p w14:paraId="0DBDB352" w14:textId="60EA5389" w:rsidR="00790057" w:rsidRPr="003135D1" w:rsidRDefault="003135D1" w:rsidP="003135D1">
      <w:pPr>
        <w:pStyle w:val="Code"/>
        <w:rPr>
          <w:highlight w:val="white"/>
        </w:rPr>
      </w:pPr>
      <w:r w:rsidRPr="003135D1">
        <w:rPr>
          <w:highlight w:val="white"/>
        </w:rPr>
        <w:t xml:space="preserve">    }</w:t>
      </w:r>
    </w:p>
    <w:p w14:paraId="01F89110" w14:textId="31CC5129" w:rsidR="001D1BEE" w:rsidRPr="00EC76D5" w:rsidRDefault="00EF5A6C" w:rsidP="00BA6016">
      <w:pPr>
        <w:pStyle w:val="Rubrik3"/>
      </w:pPr>
      <w:r w:rsidRPr="00EC76D5">
        <w:t xml:space="preserve">Remove </w:t>
      </w:r>
      <w:r w:rsidR="00F03A18" w:rsidRPr="00EC76D5">
        <w:t>Cleared</w:t>
      </w:r>
      <w:r w:rsidRPr="00EC76D5">
        <w:t xml:space="preserve"> Code</w:t>
      </w:r>
      <w:bookmarkEnd w:id="5840"/>
    </w:p>
    <w:p w14:paraId="37E1B19C" w14:textId="0A85D1AA" w:rsidR="00D27FDA" w:rsidRPr="00EC76D5" w:rsidRDefault="00237ECB" w:rsidP="00D27FDA">
      <w:r w:rsidRPr="00EC76D5">
        <w:t>Technically</w:t>
      </w:r>
      <w:r w:rsidR="00D27FDA" w:rsidRPr="00EC76D5">
        <w:t xml:space="preserve">, it is not strictly necessary to remove </w:t>
      </w:r>
      <w:r w:rsidRPr="00EC76D5">
        <w:t>cleared middle code instruction</w:t>
      </w:r>
      <w:r w:rsidR="0005253C" w:rsidRPr="00EC76D5">
        <w:t>s</w:t>
      </w:r>
      <w:r w:rsidRPr="00EC76D5">
        <w:t xml:space="preserve"> since </w:t>
      </w:r>
      <w:r w:rsidR="00C45031">
        <w:t>it does</w:t>
      </w:r>
      <w:r w:rsidRPr="00EC76D5">
        <w:t xml:space="preserve"> not generate </w:t>
      </w:r>
      <w:r w:rsidR="00896B61">
        <w:t>target</w:t>
      </w:r>
      <w:r w:rsidRPr="00EC76D5">
        <w:t xml:space="preserve"> code. However, </w:t>
      </w:r>
      <w:r w:rsidR="00E66283">
        <w:t xml:space="preserve">we can </w:t>
      </w:r>
      <w:r w:rsidR="007B0D93">
        <w:t xml:space="preserve">simplify the </w:t>
      </w:r>
      <w:r w:rsidRPr="00EC76D5">
        <w:t>optimization methods if we do so.</w:t>
      </w:r>
    </w:p>
    <w:p w14:paraId="3E6B1EDB" w14:textId="667ADFC9" w:rsidR="00F07567" w:rsidRDefault="00F07567" w:rsidP="00F07567">
      <w:pPr>
        <w:pStyle w:val="CodeHeader"/>
      </w:pPr>
      <w:r>
        <w:t>MiddleCodeOptimizor.cs</w:t>
      </w:r>
    </w:p>
    <w:p w14:paraId="697A9E85" w14:textId="77777777" w:rsidR="003A7420" w:rsidRPr="003A7420" w:rsidRDefault="003A7420" w:rsidP="003A7420">
      <w:pPr>
        <w:pStyle w:val="Code"/>
        <w:rPr>
          <w:highlight w:val="white"/>
        </w:rPr>
      </w:pPr>
      <w:r w:rsidRPr="003A7420">
        <w:rPr>
          <w:highlight w:val="white"/>
        </w:rPr>
        <w:t xml:space="preserve">    public void RemoveClearedCode() {</w:t>
      </w:r>
    </w:p>
    <w:p w14:paraId="547C044F" w14:textId="5C66092F" w:rsidR="00D67BB0" w:rsidRDefault="00D67BB0" w:rsidP="00D67BB0">
      <w:pPr>
        <w:rPr>
          <w:highlight w:val="white"/>
        </w:rPr>
      </w:pPr>
      <w:r>
        <w:rPr>
          <w:highlight w:val="white"/>
        </w:rPr>
        <w:lastRenderedPageBreak/>
        <w:t xml:space="preserve">We iterate backwards through the middle code list </w:t>
      </w:r>
      <w:r w:rsidR="00BF19B1">
        <w:rPr>
          <w:rFonts w:ascii="inherit" w:hAnsi="inherit"/>
          <w:color w:val="000000"/>
          <w:shd w:val="clear" w:color="auto" w:fill="FFFFFF"/>
        </w:rPr>
        <w:t>for performance reasons.</w:t>
      </w:r>
    </w:p>
    <w:p w14:paraId="20203B6C" w14:textId="4AE1D382" w:rsidR="003A7420" w:rsidRPr="003A7420" w:rsidRDefault="003A7420" w:rsidP="003A7420">
      <w:pPr>
        <w:pStyle w:val="Code"/>
        <w:rPr>
          <w:highlight w:val="white"/>
        </w:rPr>
      </w:pPr>
      <w:r w:rsidRPr="003A7420">
        <w:rPr>
          <w:highlight w:val="white"/>
        </w:rPr>
        <w:t xml:space="preserve">      for (int </w:t>
      </w:r>
      <w:r w:rsidR="00F06F03">
        <w:rPr>
          <w:highlight w:val="white"/>
        </w:rPr>
        <w:t>index</w:t>
      </w:r>
      <w:r w:rsidRPr="003A7420">
        <w:rPr>
          <w:highlight w:val="white"/>
        </w:rPr>
        <w:t xml:space="preserve"> = (m_middleCodeList.Count - </w:t>
      </w:r>
      <w:r w:rsidR="00085480">
        <w:rPr>
          <w:highlight w:val="white"/>
        </w:rPr>
        <w:t>1</w:t>
      </w:r>
      <w:r w:rsidRPr="003A7420">
        <w:rPr>
          <w:highlight w:val="white"/>
        </w:rPr>
        <w:t xml:space="preserve">); </w:t>
      </w:r>
      <w:r w:rsidR="00F06F03">
        <w:rPr>
          <w:highlight w:val="white"/>
        </w:rPr>
        <w:t>index</w:t>
      </w:r>
      <w:r w:rsidRPr="003A7420">
        <w:rPr>
          <w:highlight w:val="white"/>
        </w:rPr>
        <w:t xml:space="preserve"> &gt; 0;--</w:t>
      </w:r>
      <w:r w:rsidR="00F06F03">
        <w:rPr>
          <w:highlight w:val="white"/>
        </w:rPr>
        <w:t>index</w:t>
      </w:r>
      <w:r w:rsidRPr="003A7420">
        <w:rPr>
          <w:highlight w:val="white"/>
        </w:rPr>
        <w:t>){</w:t>
      </w:r>
    </w:p>
    <w:p w14:paraId="0F944F51" w14:textId="0DEDF0BA" w:rsidR="003A7420" w:rsidRDefault="003A7420" w:rsidP="003A7420">
      <w:pPr>
        <w:pStyle w:val="Code"/>
        <w:rPr>
          <w:highlight w:val="white"/>
        </w:rPr>
      </w:pPr>
      <w:r w:rsidRPr="003A7420">
        <w:rPr>
          <w:highlight w:val="white"/>
        </w:rPr>
        <w:t xml:space="preserve">        if (m_middleCodeList[</w:t>
      </w:r>
      <w:r w:rsidR="00F06F03">
        <w:rPr>
          <w:highlight w:val="white"/>
        </w:rPr>
        <w:t>index</w:t>
      </w:r>
      <w:r w:rsidRPr="003A7420">
        <w:rPr>
          <w:highlight w:val="white"/>
        </w:rPr>
        <w:t>].Operator == MiddleOperator.Empty) {</w:t>
      </w:r>
    </w:p>
    <w:p w14:paraId="73F97B19" w14:textId="52480F78" w:rsidR="001E2786" w:rsidRPr="003A7420" w:rsidRDefault="001E2786" w:rsidP="009A0289">
      <w:pPr>
        <w:rPr>
          <w:highlight w:val="white"/>
        </w:rPr>
      </w:pPr>
      <w:r>
        <w:rPr>
          <w:highlight w:val="white"/>
        </w:rPr>
        <w:t xml:space="preserve">For each empty instruction we must </w:t>
      </w:r>
      <w:r w:rsidR="009A0289">
        <w:rPr>
          <w:highlight w:val="white"/>
        </w:rPr>
        <w:t xml:space="preserve">go through all other instruction </w:t>
      </w:r>
      <w:r w:rsidR="00F06F03">
        <w:rPr>
          <w:highlight w:val="white"/>
        </w:rPr>
        <w:t>and decrease all target by one that is greater than the index of the instruction to be removed.</w:t>
      </w:r>
    </w:p>
    <w:p w14:paraId="47B388ED" w14:textId="6CE12A3C" w:rsidR="003A7420" w:rsidRPr="003A7420" w:rsidRDefault="003A7420" w:rsidP="003A7420">
      <w:pPr>
        <w:pStyle w:val="Code"/>
        <w:rPr>
          <w:highlight w:val="white"/>
        </w:rPr>
      </w:pPr>
      <w:r w:rsidRPr="003A7420">
        <w:rPr>
          <w:highlight w:val="white"/>
        </w:rPr>
        <w:t xml:space="preserve">          </w:t>
      </w:r>
      <w:r w:rsidR="001E2786">
        <w:rPr>
          <w:highlight w:val="white"/>
        </w:rPr>
        <w:t>foreach (MiddleCode middleCode in m</w:t>
      </w:r>
      <w:r w:rsidRPr="003A7420">
        <w:rPr>
          <w:highlight w:val="white"/>
        </w:rPr>
        <w:t>_middleCodeList</w:t>
      </w:r>
      <w:r w:rsidR="001E2786">
        <w:rPr>
          <w:highlight w:val="white"/>
        </w:rPr>
        <w:t>) {</w:t>
      </w:r>
    </w:p>
    <w:p w14:paraId="52F0527A" w14:textId="77777777" w:rsidR="003A7420" w:rsidRPr="003A7420" w:rsidRDefault="003A7420" w:rsidP="003A7420">
      <w:pPr>
        <w:pStyle w:val="Code"/>
        <w:rPr>
          <w:highlight w:val="white"/>
        </w:rPr>
      </w:pPr>
      <w:r w:rsidRPr="003A7420">
        <w:rPr>
          <w:highlight w:val="white"/>
        </w:rPr>
        <w:t xml:space="preserve">            if (middleCode.IsRelationCarryOrGoto()) {</w:t>
      </w:r>
    </w:p>
    <w:p w14:paraId="6898E590" w14:textId="77777777" w:rsidR="003A7420" w:rsidRPr="003A7420" w:rsidRDefault="003A7420" w:rsidP="003A7420">
      <w:pPr>
        <w:pStyle w:val="Code"/>
        <w:rPr>
          <w:highlight w:val="white"/>
        </w:rPr>
      </w:pPr>
      <w:r w:rsidRPr="003A7420">
        <w:rPr>
          <w:highlight w:val="white"/>
        </w:rPr>
        <w:t xml:space="preserve">              int target = (int) middleCode[0];</w:t>
      </w:r>
    </w:p>
    <w:p w14:paraId="4CABBDF2" w14:textId="77777777" w:rsidR="003A7420" w:rsidRPr="003A7420" w:rsidRDefault="003A7420" w:rsidP="003A7420">
      <w:pPr>
        <w:pStyle w:val="Code"/>
        <w:rPr>
          <w:highlight w:val="white"/>
        </w:rPr>
      </w:pPr>
      <w:r w:rsidRPr="003A7420">
        <w:rPr>
          <w:highlight w:val="white"/>
        </w:rPr>
        <w:t xml:space="preserve">            </w:t>
      </w:r>
    </w:p>
    <w:p w14:paraId="73A2D7AF" w14:textId="2AFDF9BF" w:rsidR="003A7420" w:rsidRPr="003A7420" w:rsidRDefault="003A7420" w:rsidP="003A7420">
      <w:pPr>
        <w:pStyle w:val="Code"/>
        <w:rPr>
          <w:highlight w:val="white"/>
        </w:rPr>
      </w:pPr>
      <w:r w:rsidRPr="003A7420">
        <w:rPr>
          <w:highlight w:val="white"/>
        </w:rPr>
        <w:t xml:space="preserve">              if (target &gt; </w:t>
      </w:r>
      <w:r w:rsidR="00F06F03">
        <w:rPr>
          <w:highlight w:val="white"/>
        </w:rPr>
        <w:t>index</w:t>
      </w:r>
      <w:r w:rsidRPr="003A7420">
        <w:rPr>
          <w:highlight w:val="white"/>
        </w:rPr>
        <w:t>) {</w:t>
      </w:r>
    </w:p>
    <w:p w14:paraId="49394E8F" w14:textId="77777777" w:rsidR="003A7420" w:rsidRPr="003A7420" w:rsidRDefault="003A7420" w:rsidP="003A7420">
      <w:pPr>
        <w:pStyle w:val="Code"/>
        <w:rPr>
          <w:highlight w:val="white"/>
        </w:rPr>
      </w:pPr>
      <w:r w:rsidRPr="003A7420">
        <w:rPr>
          <w:highlight w:val="white"/>
        </w:rPr>
        <w:t xml:space="preserve">                middleCode[0] = target - 1;</w:t>
      </w:r>
    </w:p>
    <w:p w14:paraId="368792B3" w14:textId="77777777" w:rsidR="003A7420" w:rsidRPr="003A7420" w:rsidRDefault="003A7420" w:rsidP="003A7420">
      <w:pPr>
        <w:pStyle w:val="Code"/>
        <w:rPr>
          <w:highlight w:val="white"/>
        </w:rPr>
      </w:pPr>
      <w:r w:rsidRPr="003A7420">
        <w:rPr>
          <w:highlight w:val="white"/>
        </w:rPr>
        <w:t xml:space="preserve">              }</w:t>
      </w:r>
    </w:p>
    <w:p w14:paraId="0A13B333" w14:textId="77777777" w:rsidR="003A7420" w:rsidRPr="003A7420" w:rsidRDefault="003A7420" w:rsidP="003A7420">
      <w:pPr>
        <w:pStyle w:val="Code"/>
        <w:rPr>
          <w:highlight w:val="white"/>
        </w:rPr>
      </w:pPr>
      <w:r w:rsidRPr="003A7420">
        <w:rPr>
          <w:highlight w:val="white"/>
        </w:rPr>
        <w:t xml:space="preserve">            }</w:t>
      </w:r>
    </w:p>
    <w:p w14:paraId="30CE5AA9" w14:textId="77777777" w:rsidR="003A7420" w:rsidRPr="003A7420" w:rsidRDefault="003A7420" w:rsidP="003A7420">
      <w:pPr>
        <w:pStyle w:val="Code"/>
        <w:rPr>
          <w:highlight w:val="white"/>
        </w:rPr>
      </w:pPr>
      <w:r w:rsidRPr="003A7420">
        <w:rPr>
          <w:highlight w:val="white"/>
        </w:rPr>
        <w:t xml:space="preserve">          }</w:t>
      </w:r>
    </w:p>
    <w:p w14:paraId="7778C288" w14:textId="77777777" w:rsidR="003A7420" w:rsidRPr="003A7420" w:rsidRDefault="003A7420" w:rsidP="003A7420">
      <w:pPr>
        <w:pStyle w:val="Code"/>
        <w:rPr>
          <w:highlight w:val="white"/>
        </w:rPr>
      </w:pPr>
      <w:r w:rsidRPr="003A7420">
        <w:rPr>
          <w:highlight w:val="white"/>
        </w:rPr>
        <w:t xml:space="preserve">        </w:t>
      </w:r>
    </w:p>
    <w:p w14:paraId="6ECBE3FF" w14:textId="2677657E" w:rsidR="003A7420" w:rsidRPr="003A7420" w:rsidRDefault="003A7420" w:rsidP="003A7420">
      <w:pPr>
        <w:pStyle w:val="Code"/>
        <w:rPr>
          <w:highlight w:val="white"/>
        </w:rPr>
      </w:pPr>
      <w:r w:rsidRPr="003A7420">
        <w:rPr>
          <w:highlight w:val="white"/>
        </w:rPr>
        <w:t xml:space="preserve">          m_middleCodeList.RemoveAt(</w:t>
      </w:r>
      <w:r w:rsidR="00F06F03">
        <w:rPr>
          <w:highlight w:val="white"/>
        </w:rPr>
        <w:t>index</w:t>
      </w:r>
      <w:r w:rsidRPr="003A7420">
        <w:rPr>
          <w:highlight w:val="white"/>
        </w:rPr>
        <w:t>);</w:t>
      </w:r>
    </w:p>
    <w:p w14:paraId="1EF6B2F0" w14:textId="77777777" w:rsidR="003A7420" w:rsidRPr="003A7420" w:rsidRDefault="003A7420" w:rsidP="003A7420">
      <w:pPr>
        <w:pStyle w:val="Code"/>
        <w:rPr>
          <w:highlight w:val="white"/>
        </w:rPr>
      </w:pPr>
      <w:r w:rsidRPr="003A7420">
        <w:rPr>
          <w:highlight w:val="white"/>
        </w:rPr>
        <w:t xml:space="preserve">        }</w:t>
      </w:r>
    </w:p>
    <w:p w14:paraId="793B5A0E" w14:textId="77777777" w:rsidR="003A7420" w:rsidRPr="003A7420" w:rsidRDefault="003A7420" w:rsidP="003A7420">
      <w:pPr>
        <w:pStyle w:val="Code"/>
        <w:rPr>
          <w:highlight w:val="white"/>
        </w:rPr>
      </w:pPr>
      <w:r w:rsidRPr="003A7420">
        <w:rPr>
          <w:highlight w:val="white"/>
        </w:rPr>
        <w:t xml:space="preserve">      }</w:t>
      </w:r>
    </w:p>
    <w:p w14:paraId="12E7FE42" w14:textId="0CE119B6" w:rsidR="003A7420" w:rsidRPr="003A7420" w:rsidRDefault="003A7420" w:rsidP="003A7420">
      <w:pPr>
        <w:pStyle w:val="Code"/>
        <w:rPr>
          <w:highlight w:val="white"/>
        </w:rPr>
      </w:pPr>
      <w:r w:rsidRPr="003A7420">
        <w:rPr>
          <w:highlight w:val="white"/>
        </w:rPr>
        <w:t xml:space="preserve">    }</w:t>
      </w:r>
    </w:p>
    <w:p w14:paraId="08D09400" w14:textId="5F13C6FF" w:rsidR="0099128E" w:rsidRDefault="0099128E" w:rsidP="0099128E">
      <w:pPr>
        <w:pStyle w:val="Rubrik1"/>
      </w:pPr>
      <w:bookmarkStart w:id="5841" w:name="_Toc481936424"/>
      <w:r>
        <w:lastRenderedPageBreak/>
        <w:t>Assembly Code Generation</w:t>
      </w:r>
    </w:p>
    <w:p w14:paraId="70E477B9" w14:textId="4F997364" w:rsidR="009E30F3" w:rsidRDefault="009E30F3" w:rsidP="00B157D0">
      <w:r>
        <w:t>When we have generated and optimized the middle code, it is time to generate the final assembly code.</w:t>
      </w:r>
      <w:r w:rsidR="00ED302B">
        <w:t xml:space="preserve"> The first step is to generate the assembly code with </w:t>
      </w:r>
      <w:r w:rsidR="00ED302B" w:rsidRPr="008562B1">
        <w:rPr>
          <w:rStyle w:val="Italic"/>
        </w:rPr>
        <w:t>tracks</w:t>
      </w:r>
      <w:r w:rsidR="00ED302B">
        <w:t xml:space="preserve">. </w:t>
      </w:r>
      <w:r w:rsidR="008562B1">
        <w:t>A track is a place hold for a register that follows the (yet unknown) register through the code. The track is then replaced by a proper register by the register allocation process. Finally, the assembly code instruction are written in plain text.</w:t>
      </w:r>
    </w:p>
    <w:p w14:paraId="185BB847" w14:textId="4E1ECE8F" w:rsidR="00694D32" w:rsidRPr="00694D32" w:rsidRDefault="00694D32" w:rsidP="00B25DBF">
      <w:pPr>
        <w:pStyle w:val="Rubrik2"/>
      </w:pPr>
      <w:r>
        <w:t>Assembly Operator</w:t>
      </w:r>
    </w:p>
    <w:p w14:paraId="75530511" w14:textId="4115CA3E" w:rsidR="00EF68C0" w:rsidRDefault="00234E9D" w:rsidP="005D6FD0">
      <w:r>
        <w:t>Like the middle code operators, we also have the assembly code operators.</w:t>
      </w:r>
      <w:r w:rsidR="00F05642">
        <w:t xml:space="preserve"> </w:t>
      </w:r>
      <w:r w:rsidR="00665408">
        <w:t xml:space="preserve">Several operators comes in </w:t>
      </w:r>
      <w:r w:rsidR="00F05642">
        <w:t xml:space="preserve">several </w:t>
      </w:r>
      <w:r w:rsidR="00284871">
        <w:t>varieties</w:t>
      </w:r>
      <w:r w:rsidR="00F05642">
        <w:t xml:space="preserve">. For instance, </w:t>
      </w:r>
      <w:r w:rsidR="00D41DFA">
        <w:t xml:space="preserve">the add instruction comes in the base form, which is used when a register is assigned a value, like </w:t>
      </w:r>
      <w:r w:rsidR="00D41DFA" w:rsidRPr="00D41DFA">
        <w:rPr>
          <w:rStyle w:val="KeyWord0"/>
        </w:rPr>
        <w:t>add</w:t>
      </w:r>
      <w:r w:rsidR="00D41DFA">
        <w:t xml:space="preserve"> </w:t>
      </w:r>
      <w:r w:rsidR="00D41DFA" w:rsidRPr="00D41DFA">
        <w:rPr>
          <w:rStyle w:val="KeyWord0"/>
        </w:rPr>
        <w:t>ax,</w:t>
      </w:r>
      <w:r w:rsidR="00D41DFA">
        <w:t xml:space="preserve"> </w:t>
      </w:r>
      <w:r w:rsidR="00D41DFA" w:rsidRPr="00D41DFA">
        <w:rPr>
          <w:rStyle w:val="KeyWord0"/>
        </w:rPr>
        <w:t>123</w:t>
      </w:r>
      <w:r w:rsidR="00D41DFA">
        <w:t xml:space="preserve">. The other varieties are used when there is no register to assign, but we still have to </w:t>
      </w:r>
      <w:r w:rsidR="00665408">
        <w:t>specify</w:t>
      </w:r>
      <w:r w:rsidR="00D41DFA">
        <w:t xml:space="preserve"> the size of the value to be assigned, like </w:t>
      </w:r>
      <w:r w:rsidR="00D41DFA" w:rsidRPr="00D41DFA">
        <w:rPr>
          <w:rStyle w:val="KeyWord0"/>
        </w:rPr>
        <w:t>add</w:t>
      </w:r>
      <w:r w:rsidR="00D41DFA">
        <w:t xml:space="preserve"> </w:t>
      </w:r>
      <w:r w:rsidR="00D41DFA" w:rsidRPr="00D41DFA">
        <w:rPr>
          <w:rStyle w:val="KeyWord0"/>
        </w:rPr>
        <w:t>word</w:t>
      </w:r>
      <w:r w:rsidR="00D41DFA">
        <w:t xml:space="preserve"> </w:t>
      </w:r>
      <w:r w:rsidR="00D41DFA" w:rsidRPr="00D41DFA">
        <w:rPr>
          <w:rStyle w:val="KeyWord0"/>
        </w:rPr>
        <w:t>[bp</w:t>
      </w:r>
      <w:r w:rsidR="00D41DFA">
        <w:t xml:space="preserve"> </w:t>
      </w:r>
      <w:r w:rsidR="00D41DFA" w:rsidRPr="00D41DFA">
        <w:rPr>
          <w:rStyle w:val="KeyWord0"/>
        </w:rPr>
        <w:t>+</w:t>
      </w:r>
      <w:r w:rsidR="00D41DFA">
        <w:t xml:space="preserve"> </w:t>
      </w:r>
      <w:r w:rsidR="00D41DFA" w:rsidRPr="00D41DFA">
        <w:rPr>
          <w:rStyle w:val="KeyWord0"/>
        </w:rPr>
        <w:t>2],</w:t>
      </w:r>
      <w:r w:rsidR="00D41DFA">
        <w:t xml:space="preserve"> </w:t>
      </w:r>
      <w:r w:rsidR="00D41DFA" w:rsidRPr="00D41DFA">
        <w:rPr>
          <w:rStyle w:val="KeyWord0"/>
        </w:rPr>
        <w:t>123</w:t>
      </w:r>
      <w:r w:rsidR="00D41DFA">
        <w:t>.</w:t>
      </w:r>
    </w:p>
    <w:p w14:paraId="14C7434E" w14:textId="69425247" w:rsidR="00234E9D" w:rsidRDefault="00234E9D" w:rsidP="00234E9D">
      <w:pPr>
        <w:pStyle w:val="CodeHeader"/>
      </w:pPr>
      <w:r>
        <w:t>AssemblyOperator.cs</w:t>
      </w:r>
    </w:p>
    <w:p w14:paraId="5D6B1FBE" w14:textId="77777777" w:rsidR="00F05642" w:rsidRPr="00F05642" w:rsidRDefault="00F05642" w:rsidP="00F05642">
      <w:pPr>
        <w:pStyle w:val="Code"/>
        <w:rPr>
          <w:highlight w:val="white"/>
        </w:rPr>
      </w:pPr>
      <w:r w:rsidRPr="00F05642">
        <w:rPr>
          <w:highlight w:val="white"/>
        </w:rPr>
        <w:t>namespace CCompiler {</w:t>
      </w:r>
    </w:p>
    <w:p w14:paraId="71AD921D" w14:textId="77777777" w:rsidR="00F05642" w:rsidRPr="00F05642" w:rsidRDefault="00F05642" w:rsidP="00F05642">
      <w:pPr>
        <w:pStyle w:val="Code"/>
        <w:rPr>
          <w:highlight w:val="white"/>
        </w:rPr>
      </w:pPr>
      <w:r w:rsidRPr="00F05642">
        <w:rPr>
          <w:highlight w:val="white"/>
        </w:rPr>
        <w:t xml:space="preserve">  public enum AssemblyOperator {</w:t>
      </w:r>
    </w:p>
    <w:p w14:paraId="2ACB576D" w14:textId="77777777" w:rsidR="00F05642" w:rsidRPr="00F05642" w:rsidRDefault="00F05642" w:rsidP="00F05642">
      <w:pPr>
        <w:pStyle w:val="Code"/>
        <w:rPr>
          <w:highlight w:val="white"/>
        </w:rPr>
      </w:pPr>
      <w:r w:rsidRPr="00F05642">
        <w:rPr>
          <w:highlight w:val="white"/>
        </w:rPr>
        <w:t xml:space="preserve">    add, add_byte, add_dword, add_qword, add_word, address_return,</w:t>
      </w:r>
    </w:p>
    <w:p w14:paraId="55E5B1DC" w14:textId="77777777" w:rsidR="00F05642" w:rsidRPr="00F05642" w:rsidRDefault="00F05642" w:rsidP="00F05642">
      <w:pPr>
        <w:pStyle w:val="Code"/>
        <w:rPr>
          <w:highlight w:val="white"/>
        </w:rPr>
      </w:pPr>
      <w:r w:rsidRPr="00F05642">
        <w:rPr>
          <w:highlight w:val="white"/>
        </w:rPr>
        <w:t xml:space="preserve">    and, and_byte, and_dword, and_qword, and_word, call,</w:t>
      </w:r>
    </w:p>
    <w:p w14:paraId="67E526C7" w14:textId="77777777" w:rsidR="00F05642" w:rsidRPr="00F05642" w:rsidRDefault="00F05642" w:rsidP="00F05642">
      <w:pPr>
        <w:pStyle w:val="Code"/>
        <w:rPr>
          <w:highlight w:val="white"/>
        </w:rPr>
      </w:pPr>
      <w:r w:rsidRPr="00F05642">
        <w:rPr>
          <w:highlight w:val="white"/>
        </w:rPr>
        <w:t xml:space="preserve">    cmp, cmp_byte, cmp_dword, cmp_qword, cmp_word, comment,</w:t>
      </w:r>
    </w:p>
    <w:p w14:paraId="5D0D82AC" w14:textId="77777777" w:rsidR="00F05642" w:rsidRPr="00F05642" w:rsidRDefault="00F05642" w:rsidP="00F05642">
      <w:pPr>
        <w:pStyle w:val="Code"/>
        <w:rPr>
          <w:highlight w:val="white"/>
        </w:rPr>
      </w:pPr>
      <w:r w:rsidRPr="00F05642">
        <w:rPr>
          <w:highlight w:val="white"/>
        </w:rPr>
        <w:t xml:space="preserve">    dec, dec_byte, dec_dword, dec_qword, dec_word,</w:t>
      </w:r>
    </w:p>
    <w:p w14:paraId="6A5AED47" w14:textId="77777777" w:rsidR="00F05642" w:rsidRPr="00F05642" w:rsidRDefault="00F05642" w:rsidP="00F05642">
      <w:pPr>
        <w:pStyle w:val="Code"/>
        <w:rPr>
          <w:highlight w:val="white"/>
        </w:rPr>
      </w:pPr>
      <w:r w:rsidRPr="00F05642">
        <w:rPr>
          <w:highlight w:val="white"/>
        </w:rPr>
        <w:t xml:space="preserve">    define_address, define_value, define_zero_sequence,</w:t>
      </w:r>
    </w:p>
    <w:p w14:paraId="3D4DB31B" w14:textId="77777777" w:rsidR="00F05642" w:rsidRPr="00F05642" w:rsidRDefault="00F05642" w:rsidP="00F05642">
      <w:pPr>
        <w:pStyle w:val="Code"/>
        <w:rPr>
          <w:highlight w:val="white"/>
        </w:rPr>
      </w:pPr>
      <w:r w:rsidRPr="00F05642">
        <w:rPr>
          <w:highlight w:val="white"/>
        </w:rPr>
        <w:t xml:space="preserve">    div, div_byte, div_dword, div_qword, div_word, empty,</w:t>
      </w:r>
    </w:p>
    <w:p w14:paraId="68DCE561" w14:textId="77777777" w:rsidR="00F05642" w:rsidRPr="00F05642" w:rsidRDefault="00F05642" w:rsidP="00F05642">
      <w:pPr>
        <w:pStyle w:val="Code"/>
        <w:rPr>
          <w:highlight w:val="white"/>
        </w:rPr>
      </w:pPr>
      <w:r w:rsidRPr="00F05642">
        <w:rPr>
          <w:highlight w:val="white"/>
        </w:rPr>
        <w:t xml:space="preserve">    fabs, fadd, faddp, fchs, fcompp, fdiv, fdivp, fdivr,</w:t>
      </w:r>
    </w:p>
    <w:p w14:paraId="7D589A85" w14:textId="77777777" w:rsidR="00F05642" w:rsidRPr="00F05642" w:rsidRDefault="00F05642" w:rsidP="00F05642">
      <w:pPr>
        <w:pStyle w:val="Code"/>
        <w:rPr>
          <w:highlight w:val="white"/>
        </w:rPr>
      </w:pPr>
      <w:r w:rsidRPr="00F05642">
        <w:rPr>
          <w:highlight w:val="white"/>
        </w:rPr>
        <w:t xml:space="preserve">    fdivrp, fild_dword, fild_qword, fild_word,</w:t>
      </w:r>
    </w:p>
    <w:p w14:paraId="4B2CC9D1" w14:textId="77777777" w:rsidR="00F05642" w:rsidRPr="00F05642" w:rsidRDefault="00F05642" w:rsidP="00F05642">
      <w:pPr>
        <w:pStyle w:val="Code"/>
        <w:rPr>
          <w:highlight w:val="white"/>
        </w:rPr>
      </w:pPr>
      <w:r w:rsidRPr="00F05642">
        <w:rPr>
          <w:highlight w:val="white"/>
        </w:rPr>
        <w:t xml:space="preserve">    fist_dword, fist_qword, fist_word,</w:t>
      </w:r>
    </w:p>
    <w:p w14:paraId="1047272D" w14:textId="77777777" w:rsidR="00F05642" w:rsidRPr="00F05642" w:rsidRDefault="00F05642" w:rsidP="00F05642">
      <w:pPr>
        <w:pStyle w:val="Code"/>
        <w:rPr>
          <w:highlight w:val="white"/>
        </w:rPr>
      </w:pPr>
      <w:r w:rsidRPr="00F05642">
        <w:rPr>
          <w:highlight w:val="white"/>
        </w:rPr>
        <w:t xml:space="preserve">    fistp_dword, fistp_qword, fistp_word,</w:t>
      </w:r>
    </w:p>
    <w:p w14:paraId="14B6B16F" w14:textId="77777777" w:rsidR="00F05642" w:rsidRPr="00F05642" w:rsidRDefault="00F05642" w:rsidP="00F05642">
      <w:pPr>
        <w:pStyle w:val="Code"/>
        <w:rPr>
          <w:highlight w:val="white"/>
        </w:rPr>
      </w:pPr>
      <w:r w:rsidRPr="00F05642">
        <w:rPr>
          <w:highlight w:val="white"/>
        </w:rPr>
        <w:t xml:space="preserve">    fld1, fld_dword, fld_qword, fldcw, fldz,</w:t>
      </w:r>
    </w:p>
    <w:p w14:paraId="3FC198C3" w14:textId="77777777" w:rsidR="00F05642" w:rsidRPr="00F05642" w:rsidRDefault="00F05642" w:rsidP="00F05642">
      <w:pPr>
        <w:pStyle w:val="Code"/>
        <w:rPr>
          <w:highlight w:val="white"/>
        </w:rPr>
      </w:pPr>
      <w:r w:rsidRPr="00F05642">
        <w:rPr>
          <w:highlight w:val="white"/>
        </w:rPr>
        <w:t xml:space="preserve">    fmul, fmulp, fst_dword, fst_qword, fstcw,</w:t>
      </w:r>
    </w:p>
    <w:p w14:paraId="010E357A" w14:textId="77777777" w:rsidR="00F05642" w:rsidRPr="00F05642" w:rsidRDefault="00F05642" w:rsidP="00F05642">
      <w:pPr>
        <w:pStyle w:val="Code"/>
        <w:rPr>
          <w:highlight w:val="white"/>
        </w:rPr>
      </w:pPr>
      <w:r w:rsidRPr="00F05642">
        <w:rPr>
          <w:highlight w:val="white"/>
        </w:rPr>
        <w:t xml:space="preserve">    fstp_dword, fstp_qword, fstsw,</w:t>
      </w:r>
    </w:p>
    <w:p w14:paraId="19264B7C" w14:textId="77777777" w:rsidR="00F05642" w:rsidRPr="00F05642" w:rsidRDefault="00F05642" w:rsidP="00F05642">
      <w:pPr>
        <w:pStyle w:val="Code"/>
        <w:rPr>
          <w:highlight w:val="white"/>
        </w:rPr>
      </w:pPr>
      <w:r w:rsidRPr="00F05642">
        <w:rPr>
          <w:highlight w:val="white"/>
        </w:rPr>
        <w:t xml:space="preserve">    fsub, fsubp, fsubr, fsubrp, ftst,</w:t>
      </w:r>
    </w:p>
    <w:p w14:paraId="6D2A966F" w14:textId="77777777" w:rsidR="00F05642" w:rsidRPr="00F05642" w:rsidRDefault="00F05642" w:rsidP="00F05642">
      <w:pPr>
        <w:pStyle w:val="Code"/>
        <w:rPr>
          <w:highlight w:val="white"/>
        </w:rPr>
      </w:pPr>
      <w:r w:rsidRPr="00F05642">
        <w:rPr>
          <w:highlight w:val="white"/>
        </w:rPr>
        <w:t xml:space="preserve">    idiv, idiv_byte, idiv_dword, idiv_qword, idiv_word,</w:t>
      </w:r>
    </w:p>
    <w:p w14:paraId="15DA031F" w14:textId="77777777" w:rsidR="00F05642" w:rsidRPr="00F05642" w:rsidRDefault="00F05642" w:rsidP="00F05642">
      <w:pPr>
        <w:pStyle w:val="Code"/>
        <w:rPr>
          <w:highlight w:val="white"/>
        </w:rPr>
      </w:pPr>
      <w:r w:rsidRPr="00F05642">
        <w:rPr>
          <w:highlight w:val="white"/>
        </w:rPr>
        <w:t xml:space="preserve">    imul, imul_byte, imul_dword, imul_qword, imul_word,</w:t>
      </w:r>
    </w:p>
    <w:p w14:paraId="67B66F96" w14:textId="77777777" w:rsidR="00F05642" w:rsidRPr="00F05642" w:rsidRDefault="00F05642" w:rsidP="00F05642">
      <w:pPr>
        <w:pStyle w:val="Code"/>
        <w:rPr>
          <w:highlight w:val="white"/>
        </w:rPr>
      </w:pPr>
      <w:r w:rsidRPr="00F05642">
        <w:rPr>
          <w:highlight w:val="white"/>
        </w:rPr>
        <w:t xml:space="preserve">    inc, inc_byte, inc_dword, inc_qword, inc_word, interrupt,</w:t>
      </w:r>
    </w:p>
    <w:p w14:paraId="5CE3B797" w14:textId="77777777" w:rsidR="00F05642" w:rsidRPr="00F05642" w:rsidRDefault="00F05642" w:rsidP="00F05642">
      <w:pPr>
        <w:pStyle w:val="Code"/>
        <w:rPr>
          <w:highlight w:val="white"/>
        </w:rPr>
      </w:pPr>
      <w:r w:rsidRPr="00F05642">
        <w:rPr>
          <w:highlight w:val="white"/>
        </w:rPr>
        <w:t xml:space="preserve">    ja, jae, jb, jbe, jc, je, jg, jge, jl, jle, jmp, jnc, jne, jnz, jz,</w:t>
      </w:r>
    </w:p>
    <w:p w14:paraId="2706FD7D" w14:textId="77777777" w:rsidR="00F05642" w:rsidRPr="00F05642" w:rsidRDefault="00F05642" w:rsidP="00F05642">
      <w:pPr>
        <w:pStyle w:val="Code"/>
        <w:rPr>
          <w:highlight w:val="white"/>
        </w:rPr>
      </w:pPr>
      <w:r w:rsidRPr="00F05642">
        <w:rPr>
          <w:highlight w:val="white"/>
        </w:rPr>
        <w:t xml:space="preserve">    label, lahf, mov, mov_byte, mov_dword, mov_qword, mov_word,</w:t>
      </w:r>
    </w:p>
    <w:p w14:paraId="523771E3" w14:textId="77777777" w:rsidR="00F05642" w:rsidRPr="00F05642" w:rsidRDefault="00F05642" w:rsidP="00F05642">
      <w:pPr>
        <w:pStyle w:val="Code"/>
        <w:rPr>
          <w:highlight w:val="white"/>
        </w:rPr>
      </w:pPr>
      <w:r w:rsidRPr="00F05642">
        <w:rPr>
          <w:highlight w:val="white"/>
        </w:rPr>
        <w:t xml:space="preserve">    mul, mul_byte, mul_dword, mul_qword, mul_word,</w:t>
      </w:r>
    </w:p>
    <w:p w14:paraId="3418E443" w14:textId="77777777" w:rsidR="00F05642" w:rsidRPr="00F05642" w:rsidRDefault="00F05642" w:rsidP="00F05642">
      <w:pPr>
        <w:pStyle w:val="Code"/>
        <w:rPr>
          <w:highlight w:val="white"/>
        </w:rPr>
      </w:pPr>
      <w:r w:rsidRPr="00F05642">
        <w:rPr>
          <w:highlight w:val="white"/>
        </w:rPr>
        <w:t xml:space="preserve">    neg, neg_byte, neg_dword, neg_qword, neg_word, new_middle_code,</w:t>
      </w:r>
    </w:p>
    <w:p w14:paraId="39F9AD2A" w14:textId="77777777" w:rsidR="00F05642" w:rsidRPr="00F05642" w:rsidRDefault="00F05642" w:rsidP="00F05642">
      <w:pPr>
        <w:pStyle w:val="Code"/>
        <w:rPr>
          <w:highlight w:val="white"/>
        </w:rPr>
      </w:pPr>
      <w:r w:rsidRPr="00F05642">
        <w:rPr>
          <w:highlight w:val="white"/>
        </w:rPr>
        <w:t xml:space="preserve">    nop, not, not_byte, not_dword, not_qword, not_word,</w:t>
      </w:r>
    </w:p>
    <w:p w14:paraId="3A750165" w14:textId="77777777" w:rsidR="00F05642" w:rsidRPr="00F05642" w:rsidRDefault="00F05642" w:rsidP="00F05642">
      <w:pPr>
        <w:pStyle w:val="Code"/>
        <w:rPr>
          <w:highlight w:val="white"/>
        </w:rPr>
      </w:pPr>
      <w:r w:rsidRPr="00F05642">
        <w:rPr>
          <w:highlight w:val="white"/>
        </w:rPr>
        <w:t xml:space="preserve">    or, or_byte, or_dword, or_qword, or_word, pop, ret, sahf, set_track_size,</w:t>
      </w:r>
    </w:p>
    <w:p w14:paraId="35C35111" w14:textId="77777777" w:rsidR="00F05642" w:rsidRPr="00F05642" w:rsidRDefault="00F05642" w:rsidP="00F05642">
      <w:pPr>
        <w:pStyle w:val="Code"/>
        <w:rPr>
          <w:highlight w:val="white"/>
        </w:rPr>
      </w:pPr>
      <w:r w:rsidRPr="00F05642">
        <w:rPr>
          <w:highlight w:val="white"/>
        </w:rPr>
        <w:t xml:space="preserve">    shl, shl_byte, shl_dword, shl_qword, shl_word,</w:t>
      </w:r>
    </w:p>
    <w:p w14:paraId="2109B6B2" w14:textId="77777777" w:rsidR="00F05642" w:rsidRPr="00F05642" w:rsidRDefault="00F05642" w:rsidP="00F05642">
      <w:pPr>
        <w:pStyle w:val="Code"/>
        <w:rPr>
          <w:highlight w:val="white"/>
        </w:rPr>
      </w:pPr>
      <w:r w:rsidRPr="00F05642">
        <w:rPr>
          <w:highlight w:val="white"/>
        </w:rPr>
        <w:t xml:space="preserve">    shr, shr_byte, shr_dword, shr_qword, shr_word,</w:t>
      </w:r>
    </w:p>
    <w:p w14:paraId="0CB28303" w14:textId="77777777" w:rsidR="00F05642" w:rsidRPr="00F05642" w:rsidRDefault="00F05642" w:rsidP="00F05642">
      <w:pPr>
        <w:pStyle w:val="Code"/>
        <w:rPr>
          <w:highlight w:val="white"/>
        </w:rPr>
      </w:pPr>
      <w:r w:rsidRPr="00F05642">
        <w:rPr>
          <w:highlight w:val="white"/>
        </w:rPr>
        <w:t xml:space="preserve">    sub, sub_byte, sub_dword, sub_qword, sub_word, syscall,</w:t>
      </w:r>
    </w:p>
    <w:p w14:paraId="3758D458" w14:textId="77777777" w:rsidR="00F05642" w:rsidRPr="00F05642" w:rsidRDefault="00F05642" w:rsidP="00F05642">
      <w:pPr>
        <w:pStyle w:val="Code"/>
        <w:rPr>
          <w:highlight w:val="white"/>
        </w:rPr>
      </w:pPr>
      <w:r w:rsidRPr="00F05642">
        <w:rPr>
          <w:highlight w:val="white"/>
        </w:rPr>
        <w:t xml:space="preserve">    xor, xor_byte, xor_dword, xor_qword, xor_word</w:t>
      </w:r>
    </w:p>
    <w:p w14:paraId="65D70E08" w14:textId="77777777" w:rsidR="00F05642" w:rsidRPr="00F05642" w:rsidRDefault="00F05642" w:rsidP="00F05642">
      <w:pPr>
        <w:pStyle w:val="Code"/>
        <w:rPr>
          <w:highlight w:val="white"/>
        </w:rPr>
      </w:pPr>
      <w:r w:rsidRPr="00F05642">
        <w:rPr>
          <w:highlight w:val="white"/>
        </w:rPr>
        <w:t xml:space="preserve">  };</w:t>
      </w:r>
    </w:p>
    <w:p w14:paraId="06422F7D" w14:textId="77777777" w:rsidR="00F05642" w:rsidRPr="00F05642" w:rsidRDefault="00F05642" w:rsidP="00F05642">
      <w:pPr>
        <w:pStyle w:val="Code"/>
        <w:rPr>
          <w:highlight w:val="white"/>
        </w:rPr>
      </w:pPr>
      <w:r w:rsidRPr="00F05642">
        <w:rPr>
          <w:highlight w:val="white"/>
        </w:rPr>
        <w:t>};</w:t>
      </w:r>
    </w:p>
    <w:p w14:paraId="1F765370" w14:textId="68EB60F7" w:rsidR="00E444C3" w:rsidRPr="00E444C3" w:rsidRDefault="00E444C3" w:rsidP="00E444C3">
      <w:pPr>
        <w:pStyle w:val="Code"/>
        <w:rPr>
          <w:highlight w:val="white"/>
        </w:rPr>
      </w:pPr>
    </w:p>
    <w:p w14:paraId="2CF7A52D" w14:textId="255406E0" w:rsidR="00EF68C0" w:rsidRDefault="00EF68C0" w:rsidP="00EF68C0">
      <w:pPr>
        <w:pStyle w:val="Rubrik2"/>
      </w:pPr>
      <w:r>
        <w:t>Assembly Code</w:t>
      </w:r>
    </w:p>
    <w:p w14:paraId="239891A6" w14:textId="1F6B72C1" w:rsidR="00087EC8" w:rsidRPr="00087EC8" w:rsidRDefault="00087EC8" w:rsidP="00087EC8">
      <w:r>
        <w:t xml:space="preserve">The </w:t>
      </w:r>
      <w:r w:rsidR="00665408" w:rsidRPr="00665408">
        <w:rPr>
          <w:rStyle w:val="KeyWord0"/>
        </w:rPr>
        <w:t>A</w:t>
      </w:r>
      <w:r w:rsidRPr="00665408">
        <w:rPr>
          <w:rStyle w:val="KeyWord0"/>
        </w:rPr>
        <w:t>ssembly</w:t>
      </w:r>
      <w:r w:rsidR="00665408" w:rsidRPr="00665408">
        <w:rPr>
          <w:rStyle w:val="KeyWord0"/>
        </w:rPr>
        <w:t>C</w:t>
      </w:r>
      <w:r w:rsidRPr="00665408">
        <w:rPr>
          <w:rStyle w:val="KeyWord0"/>
        </w:rPr>
        <w:t>ode</w:t>
      </w:r>
      <w:r>
        <w:t xml:space="preserve"> </w:t>
      </w:r>
      <w:r w:rsidR="009705C3">
        <w:t>class handles one assembly code instruction.</w:t>
      </w:r>
      <w:r w:rsidR="00730708">
        <w:t xml:space="preserve"> It holds methods for initialization and optimization of a single instruction, a set of methods for testing and conversion of values and register, and </w:t>
      </w:r>
      <w:r w:rsidR="00C2089A">
        <w:t xml:space="preserve">the </w:t>
      </w:r>
      <w:r w:rsidR="00C2089A" w:rsidRPr="00C2089A">
        <w:rPr>
          <w:rStyle w:val="KeyWord0"/>
        </w:rPr>
        <w:t>ToString</w:t>
      </w:r>
      <w:r w:rsidR="00C2089A">
        <w:t xml:space="preserve"> method that writes the instruction in plain text.</w:t>
      </w:r>
    </w:p>
    <w:p w14:paraId="3CF6DD35" w14:textId="210DE08B" w:rsidR="007E07E9" w:rsidRDefault="007E07E9" w:rsidP="007E07E9">
      <w:pPr>
        <w:pStyle w:val="CodeHeader"/>
      </w:pPr>
      <w:r>
        <w:lastRenderedPageBreak/>
        <w:t>AssemblyCode.cs</w:t>
      </w:r>
    </w:p>
    <w:p w14:paraId="57443DEC" w14:textId="77777777" w:rsidR="002B63B5" w:rsidRPr="00DB788F" w:rsidRDefault="002B63B5" w:rsidP="00DB788F">
      <w:pPr>
        <w:pStyle w:val="Code"/>
        <w:rPr>
          <w:highlight w:val="white"/>
        </w:rPr>
      </w:pPr>
      <w:r w:rsidRPr="00DB788F">
        <w:rPr>
          <w:highlight w:val="white"/>
        </w:rPr>
        <w:t>using System;</w:t>
      </w:r>
    </w:p>
    <w:p w14:paraId="70086CA2" w14:textId="77777777" w:rsidR="002B63B5" w:rsidRPr="00DB788F" w:rsidRDefault="002B63B5" w:rsidP="00DB788F">
      <w:pPr>
        <w:pStyle w:val="Code"/>
        <w:rPr>
          <w:highlight w:val="white"/>
        </w:rPr>
      </w:pPr>
      <w:r w:rsidRPr="00DB788F">
        <w:rPr>
          <w:highlight w:val="white"/>
        </w:rPr>
        <w:t>using System.Text;</w:t>
      </w:r>
    </w:p>
    <w:p w14:paraId="0E3C8442" w14:textId="77777777" w:rsidR="002B63B5" w:rsidRPr="00DB788F" w:rsidRDefault="002B63B5" w:rsidP="00DB788F">
      <w:pPr>
        <w:pStyle w:val="Code"/>
        <w:rPr>
          <w:highlight w:val="white"/>
        </w:rPr>
      </w:pPr>
      <w:r w:rsidRPr="00DB788F">
        <w:rPr>
          <w:highlight w:val="white"/>
        </w:rPr>
        <w:t>using System.Numerics;</w:t>
      </w:r>
    </w:p>
    <w:p w14:paraId="42AA7FC3" w14:textId="77777777" w:rsidR="002B63B5" w:rsidRPr="00DB788F" w:rsidRDefault="002B63B5" w:rsidP="00DB788F">
      <w:pPr>
        <w:pStyle w:val="Code"/>
        <w:rPr>
          <w:highlight w:val="white"/>
        </w:rPr>
      </w:pPr>
      <w:r w:rsidRPr="00DB788F">
        <w:rPr>
          <w:highlight w:val="white"/>
        </w:rPr>
        <w:t>using System.Collections.Generic;</w:t>
      </w:r>
    </w:p>
    <w:p w14:paraId="21F446FD" w14:textId="2A6A9E63" w:rsidR="002B63B5" w:rsidRDefault="00D52AED" w:rsidP="00D52AED">
      <w:pPr>
        <w:rPr>
          <w:highlight w:val="white"/>
        </w:rPr>
      </w:pPr>
      <w:r>
        <w:rPr>
          <w:highlight w:val="white"/>
        </w:rPr>
        <w:t>First, there is a set of special registers:</w:t>
      </w:r>
    </w:p>
    <w:p w14:paraId="429BB708" w14:textId="0F3C4A22" w:rsidR="00C6682C" w:rsidRDefault="00C6682C" w:rsidP="00C6682C">
      <w:pPr>
        <w:pStyle w:val="Liststycke"/>
        <w:numPr>
          <w:ilvl w:val="0"/>
          <w:numId w:val="141"/>
        </w:numPr>
        <w:rPr>
          <w:highlight w:val="white"/>
        </w:rPr>
      </w:pPr>
      <w:r w:rsidRPr="00C6682C">
        <w:rPr>
          <w:rStyle w:val="KeyWord0"/>
          <w:highlight w:val="white"/>
        </w:rPr>
        <w:t>Fram</w:t>
      </w:r>
      <w:r w:rsidR="004547FE">
        <w:rPr>
          <w:rStyle w:val="KeyWord0"/>
          <w:highlight w:val="white"/>
        </w:rPr>
        <w:t>e</w:t>
      </w:r>
      <w:r w:rsidRPr="00C6682C">
        <w:rPr>
          <w:rStyle w:val="KeyWord0"/>
          <w:highlight w:val="white"/>
        </w:rPr>
        <w:t>Register</w:t>
      </w:r>
      <w:r>
        <w:rPr>
          <w:highlight w:val="white"/>
        </w:rPr>
        <w:t>. Hold the pointer to the current activation record.</w:t>
      </w:r>
    </w:p>
    <w:p w14:paraId="6AC9886B" w14:textId="3E19E78B" w:rsidR="00C6682C" w:rsidRDefault="00C6682C" w:rsidP="00C6682C">
      <w:pPr>
        <w:pStyle w:val="Liststycke"/>
        <w:numPr>
          <w:ilvl w:val="0"/>
          <w:numId w:val="141"/>
        </w:numPr>
        <w:rPr>
          <w:highlight w:val="white"/>
        </w:rPr>
      </w:pPr>
      <w:r>
        <w:rPr>
          <w:rStyle w:val="KeyWord0"/>
          <w:highlight w:val="white"/>
        </w:rPr>
        <w:t>EllipseR</w:t>
      </w:r>
      <w:r w:rsidRPr="00C6682C">
        <w:rPr>
          <w:rStyle w:val="KeyWord0"/>
          <w:highlight w:val="white"/>
        </w:rPr>
        <w:t>egister</w:t>
      </w:r>
      <w:r>
        <w:rPr>
          <w:highlight w:val="white"/>
        </w:rPr>
        <w:t xml:space="preserve">. Does also hold the pointer to the current activation record in an elliptic function. However, </w:t>
      </w:r>
      <w:r w:rsidR="00955EE8">
        <w:rPr>
          <w:highlight w:val="white"/>
        </w:rPr>
        <w:t xml:space="preserve">if the function has been called with elliptic arguments, it value has been increased by the size (in bytes) of </w:t>
      </w:r>
      <w:r w:rsidR="00B66FC6">
        <w:rPr>
          <w:highlight w:val="white"/>
        </w:rPr>
        <w:t xml:space="preserve">elliptic arguments, in order to correctly access the non-parameter variables of the function. </w:t>
      </w:r>
    </w:p>
    <w:p w14:paraId="32265D4F" w14:textId="13E664D8" w:rsidR="00C6682C" w:rsidRDefault="00B66FC6" w:rsidP="00D52AED">
      <w:pPr>
        <w:pStyle w:val="Liststycke"/>
        <w:numPr>
          <w:ilvl w:val="0"/>
          <w:numId w:val="141"/>
        </w:numPr>
        <w:rPr>
          <w:highlight w:val="white"/>
        </w:rPr>
      </w:pPr>
      <w:r w:rsidRPr="00720FEB">
        <w:rPr>
          <w:rStyle w:val="KeyWord0"/>
          <w:highlight w:val="white"/>
        </w:rPr>
        <w:t>ReturnValueRegister</w:t>
      </w:r>
      <w:r>
        <w:rPr>
          <w:highlight w:val="white"/>
        </w:rPr>
        <w:t xml:space="preserve">. </w:t>
      </w:r>
      <w:r w:rsidR="00720FEB">
        <w:rPr>
          <w:highlight w:val="white"/>
        </w:rPr>
        <w:t xml:space="preserve">Holds the function return value in case of integral </w:t>
      </w:r>
      <w:r w:rsidR="00AC4F90">
        <w:rPr>
          <w:highlight w:val="white"/>
        </w:rPr>
        <w:t xml:space="preserve">or register </w:t>
      </w:r>
      <w:r w:rsidR="00720FEB">
        <w:rPr>
          <w:highlight w:val="white"/>
        </w:rPr>
        <w:t>type.</w:t>
      </w:r>
    </w:p>
    <w:p w14:paraId="6780DB86" w14:textId="1733C058" w:rsidR="00720FEB" w:rsidRDefault="00720FEB" w:rsidP="00720FEB">
      <w:pPr>
        <w:pStyle w:val="Liststycke"/>
        <w:numPr>
          <w:ilvl w:val="0"/>
          <w:numId w:val="141"/>
        </w:numPr>
        <w:rPr>
          <w:highlight w:val="white"/>
        </w:rPr>
      </w:pPr>
      <w:r w:rsidRPr="00720FEB">
        <w:rPr>
          <w:rStyle w:val="KeyWord0"/>
          <w:highlight w:val="white"/>
        </w:rPr>
        <w:t>ReturnPointerRegister</w:t>
      </w:r>
      <w:r>
        <w:rPr>
          <w:highlight w:val="white"/>
        </w:rPr>
        <w:t>.</w:t>
      </w:r>
      <w:r w:rsidRPr="00720FEB">
        <w:rPr>
          <w:highlight w:val="white"/>
        </w:rPr>
        <w:t xml:space="preserve"> </w:t>
      </w:r>
      <w:r>
        <w:rPr>
          <w:highlight w:val="white"/>
        </w:rPr>
        <w:t xml:space="preserve">Holds the address </w:t>
      </w:r>
      <w:r w:rsidR="00AC4F90">
        <w:rPr>
          <w:highlight w:val="white"/>
        </w:rPr>
        <w:t xml:space="preserve">of the </w:t>
      </w:r>
      <w:r>
        <w:rPr>
          <w:highlight w:val="white"/>
        </w:rPr>
        <w:t xml:space="preserve">function return value in case of </w:t>
      </w:r>
      <w:r w:rsidR="00AC4F90">
        <w:rPr>
          <w:highlight w:val="white"/>
        </w:rPr>
        <w:t>struct or union</w:t>
      </w:r>
      <w:r>
        <w:rPr>
          <w:highlight w:val="white"/>
        </w:rPr>
        <w:t xml:space="preserve"> type.</w:t>
      </w:r>
    </w:p>
    <w:p w14:paraId="19F7E5E2" w14:textId="790157FC" w:rsidR="00720FEB" w:rsidRPr="00D52AED" w:rsidRDefault="00720FEB" w:rsidP="00D52AED">
      <w:pPr>
        <w:pStyle w:val="Liststycke"/>
        <w:numPr>
          <w:ilvl w:val="0"/>
          <w:numId w:val="141"/>
        </w:numPr>
        <w:rPr>
          <w:highlight w:val="white"/>
        </w:rPr>
      </w:pPr>
      <w:r w:rsidRPr="00720FEB">
        <w:rPr>
          <w:rStyle w:val="KeyWord0"/>
          <w:highlight w:val="white"/>
        </w:rPr>
        <w:t>ShiftRegister</w:t>
      </w:r>
      <w:r>
        <w:rPr>
          <w:highlight w:val="white"/>
        </w:rPr>
        <w:t>.</w:t>
      </w:r>
      <w:r w:rsidR="00015EDE">
        <w:rPr>
          <w:highlight w:val="white"/>
        </w:rPr>
        <w:t xml:space="preserve"> Holds the value of the right operand in a short operation, is always </w:t>
      </w:r>
      <w:r w:rsidR="00015EDE" w:rsidRPr="00015EDE">
        <w:rPr>
          <w:rStyle w:val="KeyWord0"/>
          <w:highlight w:val="white"/>
        </w:rPr>
        <w:t>cl</w:t>
      </w:r>
      <w:r w:rsidR="00015EDE">
        <w:rPr>
          <w:highlight w:val="white"/>
        </w:rPr>
        <w:t>.</w:t>
      </w:r>
    </w:p>
    <w:p w14:paraId="33542802" w14:textId="77777777" w:rsidR="002B63B5" w:rsidRPr="00DB788F" w:rsidRDefault="002B63B5" w:rsidP="00DB788F">
      <w:pPr>
        <w:pStyle w:val="Code"/>
        <w:rPr>
          <w:highlight w:val="white"/>
        </w:rPr>
      </w:pPr>
      <w:r w:rsidRPr="00DB788F">
        <w:rPr>
          <w:highlight w:val="white"/>
        </w:rPr>
        <w:t>namespace CCompiler {</w:t>
      </w:r>
    </w:p>
    <w:p w14:paraId="3E8FB53C" w14:textId="77777777" w:rsidR="002B63B5" w:rsidRPr="00DB788F" w:rsidRDefault="002B63B5" w:rsidP="00DB788F">
      <w:pPr>
        <w:pStyle w:val="Code"/>
        <w:rPr>
          <w:highlight w:val="white"/>
        </w:rPr>
      </w:pPr>
      <w:r w:rsidRPr="00DB788F">
        <w:rPr>
          <w:highlight w:val="white"/>
        </w:rPr>
        <w:t xml:space="preserve">  public class AssemblyCode {</w:t>
      </w:r>
    </w:p>
    <w:p w14:paraId="2A2896D7" w14:textId="77777777" w:rsidR="002B63B5" w:rsidRPr="00DB788F" w:rsidRDefault="002B63B5" w:rsidP="00DB788F">
      <w:pPr>
        <w:pStyle w:val="Code"/>
        <w:rPr>
          <w:highlight w:val="white"/>
        </w:rPr>
      </w:pPr>
      <w:r w:rsidRPr="00DB788F">
        <w:rPr>
          <w:highlight w:val="white"/>
        </w:rPr>
        <w:t xml:space="preserve">    public static Register FrameRegister;</w:t>
      </w:r>
    </w:p>
    <w:p w14:paraId="722F79FD" w14:textId="77777777" w:rsidR="002B63B5" w:rsidRPr="00DB788F" w:rsidRDefault="002B63B5" w:rsidP="00DB788F">
      <w:pPr>
        <w:pStyle w:val="Code"/>
        <w:rPr>
          <w:highlight w:val="white"/>
        </w:rPr>
      </w:pPr>
      <w:r w:rsidRPr="00DB788F">
        <w:rPr>
          <w:highlight w:val="white"/>
        </w:rPr>
        <w:t xml:space="preserve">    public static Register EllipseRegister;</w:t>
      </w:r>
    </w:p>
    <w:p w14:paraId="2267CE7B" w14:textId="77777777" w:rsidR="002B63B5" w:rsidRPr="00DB788F" w:rsidRDefault="002B63B5" w:rsidP="00DB788F">
      <w:pPr>
        <w:pStyle w:val="Code"/>
        <w:rPr>
          <w:highlight w:val="white"/>
        </w:rPr>
      </w:pPr>
      <w:r w:rsidRPr="00DB788F">
        <w:rPr>
          <w:highlight w:val="white"/>
        </w:rPr>
        <w:t xml:space="preserve">    public static Register ReturnValueRegister;</w:t>
      </w:r>
    </w:p>
    <w:p w14:paraId="036909FF" w14:textId="77777777" w:rsidR="002B63B5" w:rsidRPr="00DB788F" w:rsidRDefault="002B63B5" w:rsidP="00DB788F">
      <w:pPr>
        <w:pStyle w:val="Code"/>
        <w:rPr>
          <w:highlight w:val="white"/>
        </w:rPr>
      </w:pPr>
      <w:r w:rsidRPr="00DB788F">
        <w:rPr>
          <w:highlight w:val="white"/>
        </w:rPr>
        <w:t xml:space="preserve">    public static Register ReturnPointerRegister;</w:t>
      </w:r>
    </w:p>
    <w:p w14:paraId="6FB12FC9" w14:textId="77777777" w:rsidR="002B63B5" w:rsidRPr="00DB788F" w:rsidRDefault="002B63B5" w:rsidP="00DB788F">
      <w:pPr>
        <w:pStyle w:val="Code"/>
        <w:rPr>
          <w:highlight w:val="white"/>
        </w:rPr>
      </w:pPr>
      <w:r w:rsidRPr="00DB788F">
        <w:rPr>
          <w:highlight w:val="white"/>
        </w:rPr>
        <w:t xml:space="preserve">    public const Register ShiftRegister = Register.cl;</w:t>
      </w:r>
    </w:p>
    <w:p w14:paraId="7B831C0A" w14:textId="77777777" w:rsidR="002B63B5" w:rsidRPr="00DB788F" w:rsidRDefault="002B63B5" w:rsidP="00DB788F">
      <w:pPr>
        <w:pStyle w:val="Code"/>
        <w:rPr>
          <w:highlight w:val="white"/>
        </w:rPr>
      </w:pPr>
    </w:p>
    <w:p w14:paraId="6FD7ACBB" w14:textId="77777777" w:rsidR="002B63B5" w:rsidRPr="00DB788F" w:rsidRDefault="002B63B5" w:rsidP="00DB788F">
      <w:pPr>
        <w:pStyle w:val="Code"/>
        <w:rPr>
          <w:highlight w:val="white"/>
        </w:rPr>
      </w:pPr>
      <w:r w:rsidRPr="00DB788F">
        <w:rPr>
          <w:highlight w:val="white"/>
        </w:rPr>
        <w:t xml:space="preserve">    static AssemblyCode() {</w:t>
      </w:r>
    </w:p>
    <w:p w14:paraId="400A80F0" w14:textId="77777777" w:rsidR="002B63B5" w:rsidRPr="00DB788F" w:rsidRDefault="002B63B5" w:rsidP="00DB788F">
      <w:pPr>
        <w:pStyle w:val="Code"/>
        <w:rPr>
          <w:highlight w:val="white"/>
        </w:rPr>
      </w:pPr>
      <w:r w:rsidRPr="00DB788F">
        <w:rPr>
          <w:highlight w:val="white"/>
        </w:rPr>
        <w:t xml:space="preserve">      FrameRegister = RegisterToSize(Register.bp, TypeSize.PointerSize);</w:t>
      </w:r>
    </w:p>
    <w:p w14:paraId="6E014C87" w14:textId="77777777" w:rsidR="002B63B5" w:rsidRPr="00DB788F" w:rsidRDefault="002B63B5" w:rsidP="00DB788F">
      <w:pPr>
        <w:pStyle w:val="Code"/>
        <w:rPr>
          <w:highlight w:val="white"/>
        </w:rPr>
      </w:pPr>
      <w:r w:rsidRPr="00DB788F">
        <w:rPr>
          <w:highlight w:val="white"/>
        </w:rPr>
        <w:t xml:space="preserve">      EllipseRegister = RegisterToSize(Register.di, TypeSize.PointerSize);</w:t>
      </w:r>
    </w:p>
    <w:p w14:paraId="42E1D2F9" w14:textId="77777777" w:rsidR="002B63B5" w:rsidRPr="00DB788F" w:rsidRDefault="002B63B5" w:rsidP="00DB788F">
      <w:pPr>
        <w:pStyle w:val="Code"/>
        <w:rPr>
          <w:highlight w:val="white"/>
        </w:rPr>
      </w:pPr>
      <w:r w:rsidRPr="00DB788F">
        <w:rPr>
          <w:highlight w:val="white"/>
        </w:rPr>
        <w:t xml:space="preserve">      ReturnValueRegister = RegisterToSize(Register.bx, TypeSize.PointerSize);</w:t>
      </w:r>
    </w:p>
    <w:p w14:paraId="6C678514" w14:textId="0B0CF739" w:rsidR="002B63B5" w:rsidRPr="00DB788F" w:rsidRDefault="002B63B5" w:rsidP="00DB788F">
      <w:pPr>
        <w:pStyle w:val="Code"/>
        <w:rPr>
          <w:highlight w:val="white"/>
        </w:rPr>
      </w:pPr>
      <w:r w:rsidRPr="00DB788F">
        <w:rPr>
          <w:highlight w:val="white"/>
        </w:rPr>
        <w:t xml:space="preserve">      ReturnPointerRegister =RegisterToSize(Register.bx,TypeSize.PointerSize);</w:t>
      </w:r>
    </w:p>
    <w:p w14:paraId="5A693C50" w14:textId="77777777" w:rsidR="002B63B5" w:rsidRPr="00DB788F" w:rsidRDefault="002B63B5" w:rsidP="00DB788F">
      <w:pPr>
        <w:pStyle w:val="Code"/>
        <w:rPr>
          <w:highlight w:val="white"/>
        </w:rPr>
      </w:pPr>
      <w:r w:rsidRPr="00DB788F">
        <w:rPr>
          <w:highlight w:val="white"/>
        </w:rPr>
        <w:t xml:space="preserve">    }</w:t>
      </w:r>
    </w:p>
    <w:p w14:paraId="123BA035" w14:textId="77777777" w:rsidR="002B63B5" w:rsidRPr="00DB788F" w:rsidRDefault="002B63B5" w:rsidP="00DB788F">
      <w:pPr>
        <w:pStyle w:val="Code"/>
        <w:rPr>
          <w:highlight w:val="white"/>
        </w:rPr>
      </w:pPr>
    </w:p>
    <w:p w14:paraId="147DCE40" w14:textId="77777777" w:rsidR="002B63B5" w:rsidRPr="00DB788F" w:rsidRDefault="002B63B5" w:rsidP="00DB788F">
      <w:pPr>
        <w:pStyle w:val="Code"/>
        <w:rPr>
          <w:highlight w:val="white"/>
        </w:rPr>
      </w:pPr>
      <w:r w:rsidRPr="00DB788F">
        <w:rPr>
          <w:highlight w:val="white"/>
        </w:rPr>
        <w:t xml:space="preserve">    private AssemblyOperator m_operator;</w:t>
      </w:r>
    </w:p>
    <w:p w14:paraId="395E1B2F" w14:textId="77777777" w:rsidR="002B63B5" w:rsidRPr="00DB788F" w:rsidRDefault="002B63B5" w:rsidP="00DB788F">
      <w:pPr>
        <w:pStyle w:val="Code"/>
        <w:rPr>
          <w:highlight w:val="white"/>
        </w:rPr>
      </w:pPr>
      <w:r w:rsidRPr="00DB788F">
        <w:rPr>
          <w:highlight w:val="white"/>
        </w:rPr>
        <w:t xml:space="preserve">    private object[] m_operandArray = new object[3];</w:t>
      </w:r>
    </w:p>
    <w:p w14:paraId="6A459ACF" w14:textId="5F60F1CA" w:rsidR="002B63B5" w:rsidRPr="00DB788F" w:rsidRDefault="001942B6" w:rsidP="001942B6">
      <w:pPr>
        <w:rPr>
          <w:highlight w:val="white"/>
        </w:rPr>
      </w:pPr>
      <w:r>
        <w:rPr>
          <w:highlight w:val="white"/>
        </w:rPr>
        <w:t xml:space="preserve">The constructor initializes the instruction, and calls </w:t>
      </w:r>
      <w:r w:rsidRPr="00E70E22">
        <w:rPr>
          <w:rStyle w:val="KeyWord0"/>
          <w:highlight w:val="white"/>
        </w:rPr>
        <w:t>FromAdditionToIncrement</w:t>
      </w:r>
      <w:r w:rsidR="00F44415">
        <w:rPr>
          <w:highlight w:val="white"/>
        </w:rPr>
        <w:t xml:space="preserve">, which </w:t>
      </w:r>
      <w:r w:rsidR="00AE79B1">
        <w:rPr>
          <w:highlight w:val="white"/>
        </w:rPr>
        <w:t xml:space="preserve">changes addition and subtraction to increment and decrement, </w:t>
      </w:r>
      <w:r>
        <w:rPr>
          <w:highlight w:val="white"/>
        </w:rPr>
        <w:t xml:space="preserve">and </w:t>
      </w:r>
      <w:r w:rsidRPr="00E70E22">
        <w:rPr>
          <w:rStyle w:val="KeyWord0"/>
          <w:highlight w:val="white"/>
        </w:rPr>
        <w:t>CheckSize</w:t>
      </w:r>
      <w:r>
        <w:rPr>
          <w:highlight w:val="white"/>
        </w:rPr>
        <w:t xml:space="preserve">, which </w:t>
      </w:r>
      <w:r w:rsidR="00E70E22">
        <w:rPr>
          <w:highlight w:val="white"/>
        </w:rPr>
        <w:t>changes the operators in accordance with the size of the values of the instruction.</w:t>
      </w:r>
    </w:p>
    <w:p w14:paraId="0B50F502" w14:textId="77777777" w:rsidR="002B63B5" w:rsidRPr="00DB788F" w:rsidRDefault="002B63B5" w:rsidP="00DB788F">
      <w:pPr>
        <w:pStyle w:val="Code"/>
        <w:rPr>
          <w:highlight w:val="white"/>
        </w:rPr>
      </w:pPr>
      <w:r w:rsidRPr="00DB788F">
        <w:rPr>
          <w:highlight w:val="white"/>
        </w:rPr>
        <w:t xml:space="preserve">    public AssemblyCode(AssemblyOperator objectOp, object operand0,</w:t>
      </w:r>
    </w:p>
    <w:p w14:paraId="4108C01C" w14:textId="77777777" w:rsidR="005D12A7" w:rsidRDefault="002B63B5" w:rsidP="00DB788F">
      <w:pPr>
        <w:pStyle w:val="Code"/>
        <w:rPr>
          <w:highlight w:val="white"/>
        </w:rPr>
      </w:pPr>
      <w:r w:rsidRPr="00DB788F">
        <w:rPr>
          <w:highlight w:val="white"/>
        </w:rPr>
        <w:t xml:space="preserve">                        object operand1, object operand2 = null,</w:t>
      </w:r>
    </w:p>
    <w:p w14:paraId="3BD4003B" w14:textId="46341AD8" w:rsidR="002B63B5" w:rsidRPr="00DB788F" w:rsidRDefault="005D12A7" w:rsidP="00DB788F">
      <w:pPr>
        <w:pStyle w:val="Code"/>
        <w:rPr>
          <w:highlight w:val="white"/>
        </w:rPr>
      </w:pPr>
      <w:r>
        <w:rPr>
          <w:highlight w:val="white"/>
        </w:rPr>
        <w:t xml:space="preserve">                       </w:t>
      </w:r>
      <w:r w:rsidR="002B63B5" w:rsidRPr="00DB788F">
        <w:rPr>
          <w:highlight w:val="white"/>
        </w:rPr>
        <w:t xml:space="preserve"> int size = 0)</w:t>
      </w:r>
      <w:r w:rsidR="001942B6">
        <w:rPr>
          <w:highlight w:val="white"/>
        </w:rPr>
        <w:t xml:space="preserve"> </w:t>
      </w:r>
      <w:r w:rsidR="002B63B5" w:rsidRPr="00DB788F">
        <w:rPr>
          <w:highlight w:val="white"/>
        </w:rPr>
        <w:t>{</w:t>
      </w:r>
    </w:p>
    <w:p w14:paraId="4F199B3E" w14:textId="77777777" w:rsidR="002B63B5" w:rsidRPr="00DB788F" w:rsidRDefault="002B63B5" w:rsidP="00DB788F">
      <w:pPr>
        <w:pStyle w:val="Code"/>
        <w:rPr>
          <w:highlight w:val="white"/>
        </w:rPr>
      </w:pPr>
      <w:r w:rsidRPr="00DB788F">
        <w:rPr>
          <w:highlight w:val="white"/>
        </w:rPr>
        <w:t xml:space="preserve">      m_operator = objectOp;</w:t>
      </w:r>
    </w:p>
    <w:p w14:paraId="24658220" w14:textId="77777777" w:rsidR="002B63B5" w:rsidRPr="00DB788F" w:rsidRDefault="002B63B5" w:rsidP="00DB788F">
      <w:pPr>
        <w:pStyle w:val="Code"/>
        <w:rPr>
          <w:highlight w:val="white"/>
        </w:rPr>
      </w:pPr>
      <w:r w:rsidRPr="00DB788F">
        <w:rPr>
          <w:highlight w:val="white"/>
        </w:rPr>
        <w:t xml:space="preserve">      m_operandArray[0] = operand0;</w:t>
      </w:r>
    </w:p>
    <w:p w14:paraId="653DCEFA" w14:textId="77777777" w:rsidR="002B63B5" w:rsidRPr="00DB788F" w:rsidRDefault="002B63B5" w:rsidP="00DB788F">
      <w:pPr>
        <w:pStyle w:val="Code"/>
        <w:rPr>
          <w:highlight w:val="white"/>
        </w:rPr>
      </w:pPr>
      <w:r w:rsidRPr="00DB788F">
        <w:rPr>
          <w:highlight w:val="white"/>
        </w:rPr>
        <w:t xml:space="preserve">      m_operandArray[1] = operand1;</w:t>
      </w:r>
    </w:p>
    <w:p w14:paraId="0F3A465B" w14:textId="77777777" w:rsidR="002B63B5" w:rsidRPr="00DB788F" w:rsidRDefault="002B63B5" w:rsidP="00DB788F">
      <w:pPr>
        <w:pStyle w:val="Code"/>
        <w:rPr>
          <w:highlight w:val="white"/>
        </w:rPr>
      </w:pPr>
      <w:r w:rsidRPr="00DB788F">
        <w:rPr>
          <w:highlight w:val="white"/>
        </w:rPr>
        <w:t xml:space="preserve">      m_operandArray[2] = operand2;</w:t>
      </w:r>
    </w:p>
    <w:p w14:paraId="49A9DC5C" w14:textId="77777777" w:rsidR="002B63B5" w:rsidRPr="00DB788F" w:rsidRDefault="002B63B5" w:rsidP="00DB788F">
      <w:pPr>
        <w:pStyle w:val="Code"/>
        <w:rPr>
          <w:highlight w:val="white"/>
        </w:rPr>
      </w:pPr>
      <w:r w:rsidRPr="00DB788F">
        <w:rPr>
          <w:highlight w:val="white"/>
        </w:rPr>
        <w:t xml:space="preserve">      FromAdditionToIncrement();</w:t>
      </w:r>
    </w:p>
    <w:p w14:paraId="1477A452" w14:textId="77777777" w:rsidR="002B63B5" w:rsidRPr="00DB788F" w:rsidRDefault="002B63B5" w:rsidP="00DB788F">
      <w:pPr>
        <w:pStyle w:val="Code"/>
        <w:rPr>
          <w:highlight w:val="white"/>
        </w:rPr>
      </w:pPr>
      <w:r w:rsidRPr="00DB788F">
        <w:rPr>
          <w:highlight w:val="white"/>
        </w:rPr>
        <w:t xml:space="preserve">      CheckSize(size);</w:t>
      </w:r>
    </w:p>
    <w:p w14:paraId="4CE78AAC" w14:textId="77777777" w:rsidR="002B63B5" w:rsidRPr="00DB788F" w:rsidRDefault="002B63B5" w:rsidP="00DB788F">
      <w:pPr>
        <w:pStyle w:val="Code"/>
        <w:rPr>
          <w:highlight w:val="white"/>
        </w:rPr>
      </w:pPr>
      <w:r w:rsidRPr="00DB788F">
        <w:rPr>
          <w:highlight w:val="white"/>
        </w:rPr>
        <w:t xml:space="preserve">    }</w:t>
      </w:r>
    </w:p>
    <w:p w14:paraId="69BFBAC1" w14:textId="77777777" w:rsidR="002B63B5" w:rsidRPr="00DB788F" w:rsidRDefault="002B63B5" w:rsidP="00DB788F">
      <w:pPr>
        <w:pStyle w:val="Code"/>
        <w:rPr>
          <w:highlight w:val="white"/>
        </w:rPr>
      </w:pPr>
    </w:p>
    <w:p w14:paraId="60EA4610" w14:textId="77777777" w:rsidR="00AE79B1" w:rsidRPr="00DB788F" w:rsidRDefault="00AE79B1" w:rsidP="00AE79B1">
      <w:pPr>
        <w:pStyle w:val="Code"/>
        <w:rPr>
          <w:highlight w:val="white"/>
        </w:rPr>
      </w:pPr>
      <w:r w:rsidRPr="00DB788F">
        <w:rPr>
          <w:highlight w:val="white"/>
        </w:rPr>
        <w:t xml:space="preserve">    public AssemblyOperator Operator {</w:t>
      </w:r>
    </w:p>
    <w:p w14:paraId="168EC27C" w14:textId="77777777" w:rsidR="00AE79B1" w:rsidRPr="00DB788F" w:rsidRDefault="00AE79B1" w:rsidP="00AE79B1">
      <w:pPr>
        <w:pStyle w:val="Code"/>
        <w:rPr>
          <w:highlight w:val="white"/>
        </w:rPr>
      </w:pPr>
      <w:r w:rsidRPr="00DB788F">
        <w:rPr>
          <w:highlight w:val="white"/>
        </w:rPr>
        <w:t xml:space="preserve">      get { return m_operator; }</w:t>
      </w:r>
    </w:p>
    <w:p w14:paraId="7DC7CD62" w14:textId="77777777" w:rsidR="00AE79B1" w:rsidRPr="00DB788F" w:rsidRDefault="00AE79B1" w:rsidP="00AE79B1">
      <w:pPr>
        <w:pStyle w:val="Code"/>
        <w:rPr>
          <w:highlight w:val="white"/>
        </w:rPr>
      </w:pPr>
      <w:r w:rsidRPr="00DB788F">
        <w:rPr>
          <w:highlight w:val="white"/>
        </w:rPr>
        <w:t xml:space="preserve">      set { m_operator = value; }</w:t>
      </w:r>
    </w:p>
    <w:p w14:paraId="751F2D99" w14:textId="77777777" w:rsidR="00AE79B1" w:rsidRPr="00DB788F" w:rsidRDefault="00AE79B1" w:rsidP="00AE79B1">
      <w:pPr>
        <w:pStyle w:val="Code"/>
        <w:rPr>
          <w:highlight w:val="white"/>
        </w:rPr>
      </w:pPr>
      <w:r w:rsidRPr="00DB788F">
        <w:rPr>
          <w:highlight w:val="white"/>
        </w:rPr>
        <w:t xml:space="preserve">    }</w:t>
      </w:r>
    </w:p>
    <w:p w14:paraId="4825304E" w14:textId="77777777" w:rsidR="00AE79B1" w:rsidRPr="00DB788F" w:rsidRDefault="00AE79B1" w:rsidP="00AE79B1">
      <w:pPr>
        <w:pStyle w:val="Code"/>
        <w:rPr>
          <w:highlight w:val="white"/>
        </w:rPr>
      </w:pPr>
    </w:p>
    <w:p w14:paraId="665640AB" w14:textId="77777777" w:rsidR="00AE79B1" w:rsidRPr="00DB788F" w:rsidRDefault="00AE79B1" w:rsidP="00AE79B1">
      <w:pPr>
        <w:pStyle w:val="Code"/>
        <w:rPr>
          <w:highlight w:val="white"/>
        </w:rPr>
      </w:pPr>
      <w:r w:rsidRPr="00DB788F">
        <w:rPr>
          <w:highlight w:val="white"/>
        </w:rPr>
        <w:lastRenderedPageBreak/>
        <w:t xml:space="preserve">    public object this[int index] {</w:t>
      </w:r>
    </w:p>
    <w:p w14:paraId="15FBDDB4" w14:textId="77777777" w:rsidR="00AE79B1" w:rsidRPr="00DB788F" w:rsidRDefault="00AE79B1" w:rsidP="00AE79B1">
      <w:pPr>
        <w:pStyle w:val="Code"/>
        <w:rPr>
          <w:highlight w:val="white"/>
        </w:rPr>
      </w:pPr>
      <w:r w:rsidRPr="00DB788F">
        <w:rPr>
          <w:highlight w:val="white"/>
        </w:rPr>
        <w:t xml:space="preserve">      get { return m_operandArray[index]; }</w:t>
      </w:r>
    </w:p>
    <w:p w14:paraId="7A750659" w14:textId="77777777" w:rsidR="00AE79B1" w:rsidRPr="00DB788F" w:rsidRDefault="00AE79B1" w:rsidP="00AE79B1">
      <w:pPr>
        <w:pStyle w:val="Code"/>
        <w:rPr>
          <w:highlight w:val="white"/>
        </w:rPr>
      </w:pPr>
      <w:r w:rsidRPr="00DB788F">
        <w:rPr>
          <w:highlight w:val="white"/>
        </w:rPr>
        <w:t xml:space="preserve">      set { m_operandArray[index] = value; }</w:t>
      </w:r>
    </w:p>
    <w:p w14:paraId="76817ADE" w14:textId="77777777" w:rsidR="00AE79B1" w:rsidRPr="00207C0A" w:rsidRDefault="00AE79B1" w:rsidP="00AE79B1">
      <w:pPr>
        <w:pStyle w:val="Code"/>
        <w:rPr>
          <w:highlight w:val="white"/>
        </w:rPr>
      </w:pPr>
      <w:r w:rsidRPr="00207C0A">
        <w:rPr>
          <w:highlight w:val="white"/>
        </w:rPr>
        <w:t xml:space="preserve">    }</w:t>
      </w:r>
    </w:p>
    <w:p w14:paraId="60537E46" w14:textId="4E8F6A6D" w:rsidR="00AE79B1" w:rsidRPr="00207C0A" w:rsidRDefault="00034040" w:rsidP="00034040">
      <w:pPr>
        <w:rPr>
          <w:highlight w:val="white"/>
        </w:rPr>
      </w:pPr>
      <w:r>
        <w:rPr>
          <w:highlight w:val="white"/>
        </w:rPr>
        <w:t xml:space="preserve">The </w:t>
      </w:r>
      <w:r w:rsidRPr="00034040">
        <w:rPr>
          <w:rStyle w:val="KeyWord0"/>
          <w:highlight w:val="white"/>
        </w:rPr>
        <w:t>FromAdditionToIncrement</w:t>
      </w:r>
      <w:r>
        <w:rPr>
          <w:highlight w:val="white"/>
        </w:rPr>
        <w:t xml:space="preserve"> metho</w:t>
      </w:r>
      <w:r w:rsidR="00666B2A">
        <w:rPr>
          <w:highlight w:val="white"/>
        </w:rPr>
        <w:t>d changes the addition of one or subtraction of minus one to increment, and subtraction of one and addition of minus on to decrement.</w:t>
      </w:r>
      <w:r w:rsidR="00A54CAD">
        <w:rPr>
          <w:highlight w:val="white"/>
        </w:rPr>
        <w:t xml:space="preserve"> The first condition is that operator indeed is addition or subtraction and that the first operand is a track, register, or string.</w:t>
      </w:r>
    </w:p>
    <w:p w14:paraId="7BD87B8D" w14:textId="77777777" w:rsidR="00F26B83" w:rsidRPr="00F26B83" w:rsidRDefault="00F26B83" w:rsidP="00F26B83">
      <w:pPr>
        <w:pStyle w:val="Code"/>
        <w:rPr>
          <w:highlight w:val="white"/>
        </w:rPr>
      </w:pPr>
      <w:r w:rsidRPr="00F26B83">
        <w:rPr>
          <w:highlight w:val="white"/>
        </w:rPr>
        <w:t xml:space="preserve">    public void FromAdditionToIncrement() {</w:t>
      </w:r>
    </w:p>
    <w:p w14:paraId="60EBA939" w14:textId="77777777" w:rsidR="00F26B83" w:rsidRDefault="00F26B83" w:rsidP="00F26B83">
      <w:pPr>
        <w:pStyle w:val="Code"/>
        <w:rPr>
          <w:highlight w:val="white"/>
        </w:rPr>
      </w:pPr>
      <w:r w:rsidRPr="00F26B83">
        <w:rPr>
          <w:highlight w:val="white"/>
        </w:rPr>
        <w:t xml:space="preserve">      if (((Operator == AssemblyOperator.add) ||</w:t>
      </w:r>
    </w:p>
    <w:p w14:paraId="5B398277" w14:textId="37E49648" w:rsidR="00F26B83" w:rsidRPr="00F26B83" w:rsidRDefault="00A51FF8" w:rsidP="00F26B83">
      <w:pPr>
        <w:pStyle w:val="Code"/>
        <w:rPr>
          <w:highlight w:val="white"/>
        </w:rPr>
      </w:pPr>
      <w:r>
        <w:rPr>
          <w:highlight w:val="white"/>
        </w:rPr>
        <w:t xml:space="preserve"> </w:t>
      </w:r>
      <w:r w:rsidR="00F26B83">
        <w:rPr>
          <w:highlight w:val="white"/>
        </w:rPr>
        <w:t xml:space="preserve">     </w:t>
      </w:r>
      <w:r w:rsidR="00F26B83" w:rsidRPr="00F26B83">
        <w:rPr>
          <w:highlight w:val="white"/>
        </w:rPr>
        <w:t xml:space="preserve">     (Operator == AssemblyOperator.sub)) &amp;&amp;</w:t>
      </w:r>
    </w:p>
    <w:p w14:paraId="484EF8BB" w14:textId="77777777" w:rsidR="00F26B83" w:rsidRPr="00F26B83" w:rsidRDefault="00F26B83" w:rsidP="00F26B83">
      <w:pPr>
        <w:pStyle w:val="Code"/>
        <w:rPr>
          <w:highlight w:val="white"/>
        </w:rPr>
      </w:pPr>
      <w:r w:rsidRPr="00F26B83">
        <w:rPr>
          <w:highlight w:val="white"/>
        </w:rPr>
        <w:t xml:space="preserve">          ((m_operandArray[0] is Track) || (m_operandArray[0] is Register) ||</w:t>
      </w:r>
    </w:p>
    <w:p w14:paraId="18A8EE2F" w14:textId="6EF2B52E" w:rsidR="00F26B83" w:rsidRDefault="00F26B83" w:rsidP="00F26B83">
      <w:pPr>
        <w:pStyle w:val="Code"/>
        <w:rPr>
          <w:highlight w:val="white"/>
        </w:rPr>
      </w:pPr>
      <w:r w:rsidRPr="00F26B83">
        <w:rPr>
          <w:highlight w:val="white"/>
        </w:rPr>
        <w:t xml:space="preserve">           (m_operandArray[0] is string))) {</w:t>
      </w:r>
    </w:p>
    <w:p w14:paraId="701DA0E4" w14:textId="6172A20A" w:rsidR="00A54CAD" w:rsidRPr="00F26B83" w:rsidRDefault="00A54CAD" w:rsidP="00A54CAD">
      <w:pPr>
        <w:rPr>
          <w:highlight w:val="white"/>
        </w:rPr>
      </w:pPr>
      <w:r>
        <w:rPr>
          <w:highlight w:val="white"/>
        </w:rPr>
        <w:t xml:space="preserve">Then we check </w:t>
      </w:r>
      <w:r w:rsidR="00855BE9">
        <w:rPr>
          <w:highlight w:val="white"/>
        </w:rPr>
        <w:t xml:space="preserve">whether </w:t>
      </w:r>
      <w:r w:rsidR="007E6EF5">
        <w:rPr>
          <w:highlight w:val="white"/>
        </w:rPr>
        <w:t xml:space="preserve">the second operand is a </w:t>
      </w:r>
      <w:r w:rsidR="007E6EF5" w:rsidRPr="0049614B">
        <w:rPr>
          <w:rStyle w:val="KeyWord0"/>
          <w:highlight w:val="white"/>
        </w:rPr>
        <w:t>BigInteger</w:t>
      </w:r>
      <w:r w:rsidR="007E6EF5">
        <w:rPr>
          <w:highlight w:val="white"/>
        </w:rPr>
        <w:t xml:space="preserve"> and the </w:t>
      </w:r>
      <w:r w:rsidR="0049614B">
        <w:rPr>
          <w:highlight w:val="white"/>
        </w:rPr>
        <w:t>third operand is null.</w:t>
      </w:r>
      <w:r w:rsidR="004340F7">
        <w:rPr>
          <w:highlight w:val="white"/>
        </w:rPr>
        <w:t xml:space="preserve"> In that case the value to be inspected has index one</w:t>
      </w:r>
      <w:r w:rsidR="00C75789">
        <w:rPr>
          <w:highlight w:val="white"/>
        </w:rPr>
        <w:t xml:space="preserve"> and we</w:t>
      </w:r>
      <w:r w:rsidR="004340F7">
        <w:rPr>
          <w:highlight w:val="white"/>
        </w:rPr>
        <w:t xml:space="preserve"> call </w:t>
      </w:r>
      <w:r w:rsidR="004340F7" w:rsidRPr="004340F7">
        <w:rPr>
          <w:rStyle w:val="KeyWord0"/>
          <w:highlight w:val="white"/>
        </w:rPr>
        <w:t>CheckIncrement</w:t>
      </w:r>
      <w:r w:rsidR="004340F7">
        <w:rPr>
          <w:highlight w:val="white"/>
        </w:rPr>
        <w:t xml:space="preserve"> for further processing.</w:t>
      </w:r>
    </w:p>
    <w:p w14:paraId="56E4E2B9" w14:textId="36E08FAE" w:rsidR="00785C18" w:rsidRPr="00F26B83" w:rsidRDefault="00785C18" w:rsidP="00785C18">
      <w:pPr>
        <w:pStyle w:val="Code"/>
        <w:rPr>
          <w:highlight w:val="white"/>
        </w:rPr>
      </w:pPr>
      <w:r w:rsidRPr="00F26B83">
        <w:rPr>
          <w:highlight w:val="white"/>
        </w:rPr>
        <w:t xml:space="preserve">        if ((m_operandArray[1] is BigInteger) &amp;&amp; (m_operandArray[2] == null)){</w:t>
      </w:r>
    </w:p>
    <w:p w14:paraId="25DAA52E" w14:textId="77777777" w:rsidR="00785C18" w:rsidRPr="00F26B83" w:rsidRDefault="00785C18" w:rsidP="00785C18">
      <w:pPr>
        <w:pStyle w:val="Code"/>
        <w:rPr>
          <w:highlight w:val="white"/>
        </w:rPr>
      </w:pPr>
      <w:r w:rsidRPr="00F26B83">
        <w:rPr>
          <w:highlight w:val="white"/>
        </w:rPr>
        <w:t xml:space="preserve">          CheckIncrement(1);</w:t>
      </w:r>
    </w:p>
    <w:p w14:paraId="4FFFA49C" w14:textId="77777777" w:rsidR="00785C18" w:rsidRPr="00F26B83" w:rsidRDefault="00785C18" w:rsidP="00785C18">
      <w:pPr>
        <w:pStyle w:val="Code"/>
        <w:rPr>
          <w:highlight w:val="white"/>
        </w:rPr>
      </w:pPr>
      <w:r w:rsidRPr="00F26B83">
        <w:rPr>
          <w:highlight w:val="white"/>
        </w:rPr>
        <w:t xml:space="preserve">        }</w:t>
      </w:r>
    </w:p>
    <w:p w14:paraId="7193B7C4" w14:textId="666A8357" w:rsidR="004340F7" w:rsidRPr="00F26B83" w:rsidRDefault="004340F7" w:rsidP="004340F7">
      <w:pPr>
        <w:rPr>
          <w:highlight w:val="white"/>
        </w:rPr>
      </w:pPr>
      <w:r>
        <w:rPr>
          <w:highlight w:val="white"/>
        </w:rPr>
        <w:t xml:space="preserve">If the second operand is an integer and </w:t>
      </w:r>
      <w:r w:rsidR="001F6620">
        <w:rPr>
          <w:highlight w:val="white"/>
        </w:rPr>
        <w:t>operand is a</w:t>
      </w:r>
      <w:r>
        <w:rPr>
          <w:highlight w:val="white"/>
        </w:rPr>
        <w:t xml:space="preserve"> </w:t>
      </w:r>
      <w:r w:rsidRPr="0049614B">
        <w:rPr>
          <w:rStyle w:val="KeyWord0"/>
          <w:highlight w:val="white"/>
        </w:rPr>
        <w:t>BigInteger</w:t>
      </w:r>
      <w:r w:rsidR="001F6620">
        <w:rPr>
          <w:highlight w:val="white"/>
        </w:rPr>
        <w:t>, t</w:t>
      </w:r>
      <w:r>
        <w:rPr>
          <w:highlight w:val="white"/>
        </w:rPr>
        <w:t xml:space="preserve">he value to be inspected has index </w:t>
      </w:r>
      <w:r w:rsidR="001F6620">
        <w:rPr>
          <w:highlight w:val="white"/>
        </w:rPr>
        <w:t>two</w:t>
      </w:r>
      <w:r>
        <w:rPr>
          <w:highlight w:val="white"/>
        </w:rPr>
        <w:t>.</w:t>
      </w:r>
    </w:p>
    <w:p w14:paraId="562AF968" w14:textId="77777777" w:rsidR="00785C18" w:rsidRDefault="00F26B83" w:rsidP="00F26B83">
      <w:pPr>
        <w:pStyle w:val="Code"/>
        <w:rPr>
          <w:highlight w:val="white"/>
        </w:rPr>
      </w:pPr>
      <w:r w:rsidRPr="00F26B83">
        <w:rPr>
          <w:highlight w:val="white"/>
        </w:rPr>
        <w:t xml:space="preserve">        </w:t>
      </w:r>
      <w:r w:rsidR="00785C18">
        <w:rPr>
          <w:highlight w:val="white"/>
        </w:rPr>
        <w:t xml:space="preserve">else </w:t>
      </w:r>
      <w:r w:rsidRPr="00F26B83">
        <w:rPr>
          <w:highlight w:val="white"/>
        </w:rPr>
        <w:t>if ((m_operandArray[1] is int) &amp;&amp;</w:t>
      </w:r>
    </w:p>
    <w:p w14:paraId="08F15355" w14:textId="2BC60555" w:rsidR="00F26B83" w:rsidRPr="00F26B83" w:rsidRDefault="00785C18" w:rsidP="00F26B83">
      <w:pPr>
        <w:pStyle w:val="Code"/>
        <w:rPr>
          <w:highlight w:val="white"/>
        </w:rPr>
      </w:pPr>
      <w:r>
        <w:rPr>
          <w:highlight w:val="white"/>
        </w:rPr>
        <w:t xml:space="preserve">                </w:t>
      </w:r>
      <w:r w:rsidR="00F26B83" w:rsidRPr="00F26B83">
        <w:rPr>
          <w:highlight w:val="white"/>
        </w:rPr>
        <w:t xml:space="preserve"> (m_operandArray[2] is BigInteger)) {</w:t>
      </w:r>
    </w:p>
    <w:p w14:paraId="2D16A884" w14:textId="77777777" w:rsidR="00F26B83" w:rsidRPr="00F26B83" w:rsidRDefault="00F26B83" w:rsidP="00F26B83">
      <w:pPr>
        <w:pStyle w:val="Code"/>
        <w:rPr>
          <w:highlight w:val="white"/>
        </w:rPr>
      </w:pPr>
      <w:r w:rsidRPr="00F26B83">
        <w:rPr>
          <w:highlight w:val="white"/>
        </w:rPr>
        <w:t xml:space="preserve">          CheckIncrement(2);</w:t>
      </w:r>
    </w:p>
    <w:p w14:paraId="594B921D" w14:textId="77777777" w:rsidR="00F26B83" w:rsidRPr="00F26B83" w:rsidRDefault="00F26B83" w:rsidP="00F26B83">
      <w:pPr>
        <w:pStyle w:val="Code"/>
        <w:rPr>
          <w:highlight w:val="white"/>
        </w:rPr>
      </w:pPr>
      <w:r w:rsidRPr="00F26B83">
        <w:rPr>
          <w:highlight w:val="white"/>
        </w:rPr>
        <w:t xml:space="preserve">        }</w:t>
      </w:r>
    </w:p>
    <w:p w14:paraId="2DD8A381" w14:textId="77777777" w:rsidR="00F26B83" w:rsidRPr="00F26B83" w:rsidRDefault="00F26B83" w:rsidP="00F26B83">
      <w:pPr>
        <w:pStyle w:val="Code"/>
        <w:rPr>
          <w:highlight w:val="white"/>
        </w:rPr>
      </w:pPr>
      <w:r w:rsidRPr="00F26B83">
        <w:rPr>
          <w:highlight w:val="white"/>
        </w:rPr>
        <w:t xml:space="preserve">      }</w:t>
      </w:r>
    </w:p>
    <w:p w14:paraId="6B055C69" w14:textId="77777777" w:rsidR="00F26B83" w:rsidRPr="00F26B83" w:rsidRDefault="00F26B83" w:rsidP="00F26B83">
      <w:pPr>
        <w:pStyle w:val="Code"/>
        <w:rPr>
          <w:highlight w:val="white"/>
        </w:rPr>
      </w:pPr>
      <w:r w:rsidRPr="00F26B83">
        <w:rPr>
          <w:highlight w:val="white"/>
        </w:rPr>
        <w:t xml:space="preserve">    }</w:t>
      </w:r>
    </w:p>
    <w:p w14:paraId="47B70C19" w14:textId="79B0FDCC" w:rsidR="00F26B83" w:rsidRPr="00F26B83" w:rsidRDefault="001F6620" w:rsidP="001F6620">
      <w:pPr>
        <w:rPr>
          <w:highlight w:val="white"/>
        </w:rPr>
      </w:pPr>
      <w:r>
        <w:rPr>
          <w:highlight w:val="white"/>
        </w:rPr>
        <w:t xml:space="preserve">The </w:t>
      </w:r>
      <w:r w:rsidRPr="001F6620">
        <w:rPr>
          <w:rStyle w:val="KeyWord0"/>
          <w:highlight w:val="white"/>
        </w:rPr>
        <w:t>CheckIncrement</w:t>
      </w:r>
      <w:r>
        <w:rPr>
          <w:highlight w:val="white"/>
        </w:rPr>
        <w:t xml:space="preserve"> method </w:t>
      </w:r>
      <w:r w:rsidR="00C75789">
        <w:rPr>
          <w:highlight w:val="white"/>
        </w:rPr>
        <w:t>inspects the value to be added or subtracted</w:t>
      </w:r>
      <w:r w:rsidR="003F764D">
        <w:rPr>
          <w:highlight w:val="white"/>
        </w:rPr>
        <w:t xml:space="preserve">. If the operation is addition and the value is one or </w:t>
      </w:r>
      <w:r w:rsidR="00830D14">
        <w:rPr>
          <w:highlight w:val="white"/>
        </w:rPr>
        <w:t>if the operation is subtraction and the value is minus one, we replace the operator with increment and set the value to null.</w:t>
      </w:r>
    </w:p>
    <w:p w14:paraId="545800E9" w14:textId="77777777" w:rsidR="00F26B83" w:rsidRPr="00F26B83" w:rsidRDefault="00F26B83" w:rsidP="00F26B83">
      <w:pPr>
        <w:pStyle w:val="Code"/>
        <w:rPr>
          <w:highlight w:val="white"/>
        </w:rPr>
      </w:pPr>
      <w:r w:rsidRPr="00F26B83">
        <w:rPr>
          <w:highlight w:val="white"/>
        </w:rPr>
        <w:t xml:space="preserve">    private void CheckIncrement(int valueIndex) {</w:t>
      </w:r>
    </w:p>
    <w:p w14:paraId="4F27BEB7" w14:textId="77777777" w:rsidR="00F26B83" w:rsidRPr="00F26B83" w:rsidRDefault="00F26B83" w:rsidP="00F26B83">
      <w:pPr>
        <w:pStyle w:val="Code"/>
        <w:rPr>
          <w:highlight w:val="white"/>
        </w:rPr>
      </w:pPr>
      <w:r w:rsidRPr="00F26B83">
        <w:rPr>
          <w:highlight w:val="white"/>
        </w:rPr>
        <w:t xml:space="preserve">      int value = (int) ((BigInteger) m_operandArray[valueIndex]);</w:t>
      </w:r>
    </w:p>
    <w:p w14:paraId="42CC44AD" w14:textId="77777777" w:rsidR="00F26B83" w:rsidRPr="00F26B83" w:rsidRDefault="00F26B83" w:rsidP="00F26B83">
      <w:pPr>
        <w:pStyle w:val="Code"/>
        <w:rPr>
          <w:highlight w:val="white"/>
        </w:rPr>
      </w:pPr>
    </w:p>
    <w:p w14:paraId="317384A7" w14:textId="77777777" w:rsidR="00F26B83" w:rsidRPr="00F26B83" w:rsidRDefault="00F26B83" w:rsidP="00F26B83">
      <w:pPr>
        <w:pStyle w:val="Code"/>
        <w:rPr>
          <w:highlight w:val="white"/>
        </w:rPr>
      </w:pPr>
      <w:r w:rsidRPr="00F26B83">
        <w:rPr>
          <w:highlight w:val="white"/>
        </w:rPr>
        <w:t xml:space="preserve">      if (((Operator == AssemblyOperator.add) &amp;&amp; (value == 1)) ||</w:t>
      </w:r>
    </w:p>
    <w:p w14:paraId="37B4D269" w14:textId="77777777" w:rsidR="00F26B83" w:rsidRPr="00F26B83" w:rsidRDefault="00F26B83" w:rsidP="00F26B83">
      <w:pPr>
        <w:pStyle w:val="Code"/>
        <w:rPr>
          <w:highlight w:val="white"/>
        </w:rPr>
      </w:pPr>
      <w:r w:rsidRPr="00F26B83">
        <w:rPr>
          <w:highlight w:val="white"/>
        </w:rPr>
        <w:t xml:space="preserve">          ((Operator == AssemblyOperator.sub) &amp;&amp; (value == -1))) {</w:t>
      </w:r>
    </w:p>
    <w:p w14:paraId="2EF8D485" w14:textId="77777777" w:rsidR="00F26B83" w:rsidRPr="00F26B83" w:rsidRDefault="00F26B83" w:rsidP="00F26B83">
      <w:pPr>
        <w:pStyle w:val="Code"/>
        <w:rPr>
          <w:highlight w:val="white"/>
        </w:rPr>
      </w:pPr>
      <w:r w:rsidRPr="00F26B83">
        <w:rPr>
          <w:highlight w:val="white"/>
        </w:rPr>
        <w:t xml:space="preserve">        m_operator = AssemblyOperator.inc;</w:t>
      </w:r>
    </w:p>
    <w:p w14:paraId="1AFDCC02" w14:textId="77777777" w:rsidR="00F26B83" w:rsidRPr="00F26B83" w:rsidRDefault="00F26B83" w:rsidP="00F26B83">
      <w:pPr>
        <w:pStyle w:val="Code"/>
        <w:rPr>
          <w:highlight w:val="white"/>
        </w:rPr>
      </w:pPr>
      <w:r w:rsidRPr="00F26B83">
        <w:rPr>
          <w:highlight w:val="white"/>
        </w:rPr>
        <w:t xml:space="preserve">        m_operandArray[valueIndex] = null;</w:t>
      </w:r>
    </w:p>
    <w:p w14:paraId="15882C77" w14:textId="0C60DFBD" w:rsidR="00F26B83" w:rsidRDefault="00F26B83" w:rsidP="00F26B83">
      <w:pPr>
        <w:pStyle w:val="Code"/>
        <w:rPr>
          <w:highlight w:val="white"/>
        </w:rPr>
      </w:pPr>
      <w:r w:rsidRPr="00F26B83">
        <w:rPr>
          <w:highlight w:val="white"/>
        </w:rPr>
        <w:t xml:space="preserve">      }</w:t>
      </w:r>
    </w:p>
    <w:p w14:paraId="7B73FB59" w14:textId="31350104" w:rsidR="00830D14" w:rsidRPr="00F26B83" w:rsidRDefault="00447861" w:rsidP="00830D14">
      <w:pPr>
        <w:rPr>
          <w:highlight w:val="white"/>
        </w:rPr>
      </w:pPr>
      <w:r>
        <w:rPr>
          <w:highlight w:val="white"/>
        </w:rPr>
        <w:t>In the same way, i</w:t>
      </w:r>
      <w:r w:rsidR="00830D14">
        <w:rPr>
          <w:highlight w:val="white"/>
        </w:rPr>
        <w:t xml:space="preserve">f the operation is addition and the value is </w:t>
      </w:r>
      <w:r>
        <w:rPr>
          <w:highlight w:val="white"/>
        </w:rPr>
        <w:t xml:space="preserve">minus </w:t>
      </w:r>
      <w:r w:rsidR="00830D14">
        <w:rPr>
          <w:highlight w:val="white"/>
        </w:rPr>
        <w:t xml:space="preserve">one or if the operation is subtraction and the value is one, we replace the operator with </w:t>
      </w:r>
      <w:r>
        <w:rPr>
          <w:highlight w:val="white"/>
        </w:rPr>
        <w:t>de</w:t>
      </w:r>
      <w:r w:rsidR="00830D14">
        <w:rPr>
          <w:highlight w:val="white"/>
        </w:rPr>
        <w:t>crement and set the value to null.</w:t>
      </w:r>
    </w:p>
    <w:p w14:paraId="241E8C80" w14:textId="77777777" w:rsidR="00F26B83" w:rsidRPr="00F26B83" w:rsidRDefault="00F26B83" w:rsidP="00F26B83">
      <w:pPr>
        <w:pStyle w:val="Code"/>
        <w:rPr>
          <w:highlight w:val="white"/>
        </w:rPr>
      </w:pPr>
      <w:r w:rsidRPr="00F26B83">
        <w:rPr>
          <w:highlight w:val="white"/>
        </w:rPr>
        <w:t xml:space="preserve">      else if (((Operator == AssemblyOperator.add) &amp;&amp; (value == -1)) ||</w:t>
      </w:r>
    </w:p>
    <w:p w14:paraId="4300D7FA" w14:textId="77777777" w:rsidR="00F26B83" w:rsidRPr="00F26B83" w:rsidRDefault="00F26B83" w:rsidP="00F26B83">
      <w:pPr>
        <w:pStyle w:val="Code"/>
        <w:rPr>
          <w:highlight w:val="white"/>
        </w:rPr>
      </w:pPr>
      <w:r w:rsidRPr="00F26B83">
        <w:rPr>
          <w:highlight w:val="white"/>
        </w:rPr>
        <w:t xml:space="preserve">               ((Operator == AssemblyOperator.sub) &amp;&amp; (value == 1))) {</w:t>
      </w:r>
    </w:p>
    <w:p w14:paraId="126A649F" w14:textId="77777777" w:rsidR="00F26B83" w:rsidRPr="00F26B83" w:rsidRDefault="00F26B83" w:rsidP="00F26B83">
      <w:pPr>
        <w:pStyle w:val="Code"/>
        <w:rPr>
          <w:highlight w:val="white"/>
        </w:rPr>
      </w:pPr>
      <w:r w:rsidRPr="00F26B83">
        <w:rPr>
          <w:highlight w:val="white"/>
        </w:rPr>
        <w:t xml:space="preserve">        m_operator = AssemblyOperator.dec;</w:t>
      </w:r>
    </w:p>
    <w:p w14:paraId="16A2D03A" w14:textId="77777777" w:rsidR="00F26B83" w:rsidRPr="00F26B83" w:rsidRDefault="00F26B83" w:rsidP="00F26B83">
      <w:pPr>
        <w:pStyle w:val="Code"/>
        <w:rPr>
          <w:highlight w:val="white"/>
        </w:rPr>
      </w:pPr>
      <w:r w:rsidRPr="00F26B83">
        <w:rPr>
          <w:highlight w:val="white"/>
        </w:rPr>
        <w:t xml:space="preserve">        m_operandArray[valueIndex] = null;</w:t>
      </w:r>
    </w:p>
    <w:p w14:paraId="7F1AF7D7" w14:textId="77777777" w:rsidR="00F26B83" w:rsidRPr="00F26B83" w:rsidRDefault="00F26B83" w:rsidP="00F26B83">
      <w:pPr>
        <w:pStyle w:val="Code"/>
        <w:rPr>
          <w:highlight w:val="white"/>
        </w:rPr>
      </w:pPr>
      <w:r w:rsidRPr="00F26B83">
        <w:rPr>
          <w:highlight w:val="white"/>
        </w:rPr>
        <w:t xml:space="preserve">      }</w:t>
      </w:r>
    </w:p>
    <w:p w14:paraId="48A2EAD7" w14:textId="77777777" w:rsidR="00F26B83" w:rsidRPr="00F26B83" w:rsidRDefault="00F26B83" w:rsidP="00F26B83">
      <w:pPr>
        <w:pStyle w:val="Code"/>
        <w:rPr>
          <w:highlight w:val="white"/>
        </w:rPr>
      </w:pPr>
      <w:r w:rsidRPr="00F26B83">
        <w:rPr>
          <w:highlight w:val="white"/>
        </w:rPr>
        <w:t xml:space="preserve">    }</w:t>
      </w:r>
    </w:p>
    <w:p w14:paraId="25021122" w14:textId="04C5963F" w:rsidR="002B63B5" w:rsidRPr="00B01231" w:rsidRDefault="00385372" w:rsidP="00385372">
      <w:pPr>
        <w:rPr>
          <w:highlight w:val="white"/>
        </w:rPr>
      </w:pPr>
      <w:r>
        <w:rPr>
          <w:highlight w:val="white"/>
        </w:rPr>
        <w:t>The CheckSize method changes the operator to a size operator.</w:t>
      </w:r>
    </w:p>
    <w:p w14:paraId="659D1BC8" w14:textId="77777777" w:rsidR="00B01231" w:rsidRPr="00B01231" w:rsidRDefault="00B01231" w:rsidP="00B01231">
      <w:pPr>
        <w:pStyle w:val="Code"/>
        <w:rPr>
          <w:highlight w:val="white"/>
        </w:rPr>
      </w:pPr>
      <w:r w:rsidRPr="00B01231">
        <w:rPr>
          <w:highlight w:val="white"/>
        </w:rPr>
        <w:t xml:space="preserve">    private void CheckSize(int size) {</w:t>
      </w:r>
    </w:p>
    <w:p w14:paraId="2D09B976" w14:textId="2B58CCAF" w:rsidR="00863337" w:rsidRDefault="00B01231" w:rsidP="00B01231">
      <w:pPr>
        <w:pStyle w:val="Code"/>
        <w:rPr>
          <w:highlight w:val="white"/>
        </w:rPr>
      </w:pPr>
      <w:r w:rsidRPr="00B01231">
        <w:rPr>
          <w:highlight w:val="white"/>
        </w:rPr>
        <w:t xml:space="preserve">      if (</w:t>
      </w:r>
      <w:r w:rsidR="00863337" w:rsidRPr="00B01231">
        <w:rPr>
          <w:highlight w:val="white"/>
        </w:rPr>
        <w:t xml:space="preserve">(size != 0) </w:t>
      </w:r>
      <w:r w:rsidR="00863337">
        <w:rPr>
          <w:highlight w:val="white"/>
        </w:rPr>
        <w:t xml:space="preserve">&amp;&amp; </w:t>
      </w:r>
      <w:r w:rsidRPr="00B01231">
        <w:rPr>
          <w:highlight w:val="white"/>
        </w:rPr>
        <w:t>((m_operandArray[0] is Register) ||</w:t>
      </w:r>
    </w:p>
    <w:p w14:paraId="3F2636AE" w14:textId="0CBA721F" w:rsidR="00B01231" w:rsidRPr="00B01231" w:rsidRDefault="00863337" w:rsidP="00B01231">
      <w:pPr>
        <w:pStyle w:val="Code"/>
        <w:rPr>
          <w:highlight w:val="white"/>
        </w:rPr>
      </w:pPr>
      <w:r>
        <w:rPr>
          <w:highlight w:val="white"/>
        </w:rPr>
        <w:t xml:space="preserve">          </w:t>
      </w:r>
      <w:r w:rsidR="00B01231" w:rsidRPr="00B01231">
        <w:rPr>
          <w:highlight w:val="white"/>
        </w:rPr>
        <w:t xml:space="preserve"> (m_operandArray[0] is Track)||</w:t>
      </w:r>
      <w:r>
        <w:rPr>
          <w:highlight w:val="white"/>
        </w:rPr>
        <w:t xml:space="preserve"> </w:t>
      </w:r>
      <w:r w:rsidR="00B01231" w:rsidRPr="00B01231">
        <w:rPr>
          <w:highlight w:val="white"/>
        </w:rPr>
        <w:t>(m_operandArray[0] is String)) &amp;&amp;</w:t>
      </w:r>
    </w:p>
    <w:p w14:paraId="011E85C2" w14:textId="3413F55A" w:rsidR="00B01231" w:rsidRDefault="00B01231" w:rsidP="00B01231">
      <w:pPr>
        <w:pStyle w:val="Code"/>
        <w:rPr>
          <w:highlight w:val="white"/>
        </w:rPr>
      </w:pPr>
      <w:r w:rsidRPr="00B01231">
        <w:rPr>
          <w:highlight w:val="white"/>
        </w:rPr>
        <w:t xml:space="preserve">          (m_operandArray[1] is int) &amp;&amp;</w:t>
      </w:r>
    </w:p>
    <w:p w14:paraId="14F12E2D" w14:textId="47A3ED33" w:rsidR="00B01231" w:rsidRDefault="00863337" w:rsidP="00B01231">
      <w:pPr>
        <w:pStyle w:val="Code"/>
        <w:rPr>
          <w:highlight w:val="white"/>
        </w:rPr>
      </w:pPr>
      <w:r>
        <w:rPr>
          <w:highlight w:val="white"/>
        </w:rPr>
        <w:lastRenderedPageBreak/>
        <w:t xml:space="preserve">          (IsUnary() || </w:t>
      </w:r>
      <w:r w:rsidR="00B01231" w:rsidRPr="00B01231">
        <w:rPr>
          <w:highlight w:val="white"/>
        </w:rPr>
        <w:t>((m_operandArray[2] is BigInteger)</w:t>
      </w:r>
      <w:r w:rsidR="00B01231">
        <w:rPr>
          <w:highlight w:val="white"/>
        </w:rPr>
        <w:t xml:space="preserve"> </w:t>
      </w:r>
      <w:r w:rsidR="00B01231" w:rsidRPr="00B01231">
        <w:rPr>
          <w:highlight w:val="white"/>
        </w:rPr>
        <w:t>||</w:t>
      </w:r>
    </w:p>
    <w:p w14:paraId="380C867B" w14:textId="14CC4460" w:rsidR="00B01231" w:rsidRPr="00B01231" w:rsidRDefault="00863337" w:rsidP="00B01231">
      <w:pPr>
        <w:pStyle w:val="Code"/>
        <w:rPr>
          <w:highlight w:val="white"/>
        </w:rPr>
      </w:pPr>
      <w:r>
        <w:rPr>
          <w:highlight w:val="white"/>
        </w:rPr>
        <w:t xml:space="preserve">           </w:t>
      </w:r>
      <w:r w:rsidR="00B01231">
        <w:rPr>
          <w:highlight w:val="white"/>
        </w:rPr>
        <w:t xml:space="preserve"> </w:t>
      </w:r>
      <w:r>
        <w:rPr>
          <w:highlight w:val="white"/>
        </w:rPr>
        <w:t xml:space="preserve"> </w:t>
      </w:r>
      <w:r w:rsidR="00B01231">
        <w:rPr>
          <w:highlight w:val="white"/>
        </w:rPr>
        <w:t xml:space="preserve">            </w:t>
      </w:r>
      <w:r w:rsidR="00B01231" w:rsidRPr="00B01231">
        <w:rPr>
          <w:highlight w:val="white"/>
        </w:rPr>
        <w:t>(m_operandArray[2] is String)))</w:t>
      </w:r>
      <w:r>
        <w:rPr>
          <w:highlight w:val="white"/>
        </w:rPr>
        <w:t>)</w:t>
      </w:r>
      <w:r w:rsidR="00B01231" w:rsidRPr="00B01231">
        <w:rPr>
          <w:highlight w:val="white"/>
        </w:rPr>
        <w:t xml:space="preserve"> {</w:t>
      </w:r>
    </w:p>
    <w:p w14:paraId="538FEB48" w14:textId="59689DBE" w:rsidR="00B01231" w:rsidRPr="00B01231" w:rsidRDefault="00B01231" w:rsidP="00B01231">
      <w:pPr>
        <w:pStyle w:val="Code"/>
        <w:rPr>
          <w:highlight w:val="white"/>
        </w:rPr>
      </w:pPr>
      <w:r w:rsidRPr="00B01231">
        <w:rPr>
          <w:highlight w:val="white"/>
        </w:rPr>
        <w:t xml:space="preserve">        m_operator = OperatorToSize(m_operator, size);</w:t>
      </w:r>
    </w:p>
    <w:p w14:paraId="534217C0" w14:textId="306B5C4D" w:rsidR="00B01231" w:rsidRPr="00B01231" w:rsidRDefault="00B01231" w:rsidP="00B01231">
      <w:pPr>
        <w:pStyle w:val="Code"/>
        <w:rPr>
          <w:highlight w:val="white"/>
        </w:rPr>
      </w:pPr>
      <w:r w:rsidRPr="00B01231">
        <w:rPr>
          <w:highlight w:val="white"/>
        </w:rPr>
        <w:t xml:space="preserve">      }</w:t>
      </w:r>
    </w:p>
    <w:p w14:paraId="4DE9D7D3" w14:textId="77777777" w:rsidR="00B01231" w:rsidRPr="00B01231" w:rsidRDefault="00B01231" w:rsidP="00B01231">
      <w:pPr>
        <w:pStyle w:val="Code"/>
        <w:rPr>
          <w:highlight w:val="white"/>
        </w:rPr>
      </w:pPr>
      <w:r w:rsidRPr="00B01231">
        <w:rPr>
          <w:highlight w:val="white"/>
        </w:rPr>
        <w:t xml:space="preserve">    }</w:t>
      </w:r>
    </w:p>
    <w:p w14:paraId="76947895" w14:textId="77777777" w:rsidR="00AE79B1" w:rsidRPr="00B01231" w:rsidRDefault="00AE79B1" w:rsidP="00B01231">
      <w:pPr>
        <w:pStyle w:val="Code"/>
        <w:rPr>
          <w:highlight w:val="white"/>
        </w:rPr>
      </w:pPr>
    </w:p>
    <w:p w14:paraId="274F6454" w14:textId="6D89AAE4" w:rsidR="00207C0A" w:rsidRPr="00207C0A" w:rsidRDefault="00207C0A" w:rsidP="00207C0A">
      <w:pPr>
        <w:pStyle w:val="Code"/>
        <w:rPr>
          <w:highlight w:val="white"/>
        </w:rPr>
      </w:pPr>
      <w:r w:rsidRPr="00207C0A">
        <w:rPr>
          <w:highlight w:val="white"/>
        </w:rPr>
        <w:t xml:space="preserve">    public bool </w:t>
      </w:r>
      <w:r w:rsidR="001B344B">
        <w:rPr>
          <w:highlight w:val="white"/>
        </w:rPr>
        <w:t>IsUnary</w:t>
      </w:r>
      <w:r w:rsidRPr="00207C0A">
        <w:rPr>
          <w:highlight w:val="white"/>
        </w:rPr>
        <w:t>() {</w:t>
      </w:r>
    </w:p>
    <w:p w14:paraId="2BC8A9FB" w14:textId="77777777" w:rsidR="00207C0A" w:rsidRPr="00207C0A" w:rsidRDefault="00207C0A" w:rsidP="00207C0A">
      <w:pPr>
        <w:pStyle w:val="Code"/>
        <w:rPr>
          <w:highlight w:val="white"/>
        </w:rPr>
      </w:pPr>
      <w:r w:rsidRPr="00207C0A">
        <w:rPr>
          <w:highlight w:val="white"/>
        </w:rPr>
        <w:t xml:space="preserve">      string operatorName = Enum.GetName(typeof(AssemblyOperator), Operator);</w:t>
      </w:r>
    </w:p>
    <w:p w14:paraId="0B779EE2" w14:textId="77777777" w:rsidR="00207C0A" w:rsidRDefault="00207C0A" w:rsidP="00207C0A">
      <w:pPr>
        <w:pStyle w:val="Code"/>
        <w:rPr>
          <w:highlight w:val="white"/>
        </w:rPr>
      </w:pPr>
      <w:r w:rsidRPr="00207C0A">
        <w:rPr>
          <w:highlight w:val="white"/>
        </w:rPr>
        <w:t xml:space="preserve">      return operatorName.StartsWith("neg") ||</w:t>
      </w:r>
    </w:p>
    <w:p w14:paraId="4C2DD641" w14:textId="19281637" w:rsidR="00207C0A" w:rsidRPr="00207C0A" w:rsidRDefault="00207C0A" w:rsidP="00207C0A">
      <w:pPr>
        <w:pStyle w:val="Code"/>
        <w:rPr>
          <w:highlight w:val="white"/>
        </w:rPr>
      </w:pPr>
      <w:r>
        <w:rPr>
          <w:highlight w:val="white"/>
        </w:rPr>
        <w:t xml:space="preserve">            </w:t>
      </w:r>
      <w:r w:rsidRPr="00207C0A">
        <w:rPr>
          <w:highlight w:val="white"/>
        </w:rPr>
        <w:t xml:space="preserve"> operatorName.StartsWith("not")</w:t>
      </w:r>
      <w:r>
        <w:rPr>
          <w:highlight w:val="white"/>
        </w:rPr>
        <w:t xml:space="preserve"> </w:t>
      </w:r>
      <w:r w:rsidRPr="00207C0A">
        <w:rPr>
          <w:highlight w:val="white"/>
        </w:rPr>
        <w:t>||</w:t>
      </w:r>
    </w:p>
    <w:p w14:paraId="513FA147" w14:textId="77777777" w:rsidR="00207C0A" w:rsidRDefault="00207C0A" w:rsidP="00207C0A">
      <w:pPr>
        <w:pStyle w:val="Code"/>
        <w:rPr>
          <w:highlight w:val="white"/>
        </w:rPr>
      </w:pPr>
      <w:r w:rsidRPr="00207C0A">
        <w:rPr>
          <w:highlight w:val="white"/>
        </w:rPr>
        <w:t xml:space="preserve">             operatorName.StartsWith("inc") ||</w:t>
      </w:r>
    </w:p>
    <w:p w14:paraId="15814DD0" w14:textId="7B03FAE7" w:rsidR="00207C0A" w:rsidRPr="00207C0A" w:rsidRDefault="00207C0A" w:rsidP="00207C0A">
      <w:pPr>
        <w:pStyle w:val="Code"/>
        <w:rPr>
          <w:highlight w:val="white"/>
        </w:rPr>
      </w:pPr>
      <w:r>
        <w:rPr>
          <w:highlight w:val="white"/>
        </w:rPr>
        <w:t xml:space="preserve">            </w:t>
      </w:r>
      <w:r w:rsidRPr="00207C0A">
        <w:rPr>
          <w:highlight w:val="white"/>
        </w:rPr>
        <w:t xml:space="preserve"> operatorName.StartsWith("dec") ||</w:t>
      </w:r>
    </w:p>
    <w:p w14:paraId="1635E199" w14:textId="77777777" w:rsidR="00207C0A" w:rsidRDefault="00207C0A" w:rsidP="00207C0A">
      <w:pPr>
        <w:pStyle w:val="Code"/>
        <w:rPr>
          <w:highlight w:val="white"/>
        </w:rPr>
      </w:pPr>
      <w:r w:rsidRPr="00207C0A">
        <w:rPr>
          <w:highlight w:val="white"/>
        </w:rPr>
        <w:t xml:space="preserve">             operatorName.StartsWith("mul") ||</w:t>
      </w:r>
    </w:p>
    <w:p w14:paraId="1C92E202" w14:textId="5E6C041E" w:rsidR="00207C0A" w:rsidRPr="00207C0A" w:rsidRDefault="00207C0A" w:rsidP="00207C0A">
      <w:pPr>
        <w:pStyle w:val="Code"/>
        <w:rPr>
          <w:highlight w:val="white"/>
        </w:rPr>
      </w:pPr>
      <w:r>
        <w:rPr>
          <w:highlight w:val="white"/>
        </w:rPr>
        <w:t xml:space="preserve">            </w:t>
      </w:r>
      <w:r w:rsidRPr="00207C0A">
        <w:rPr>
          <w:highlight w:val="white"/>
        </w:rPr>
        <w:t xml:space="preserve"> operatorName.StartsWith("imul") ||</w:t>
      </w:r>
    </w:p>
    <w:p w14:paraId="60DEE51E" w14:textId="77777777" w:rsidR="00207C0A" w:rsidRDefault="00207C0A" w:rsidP="00207C0A">
      <w:pPr>
        <w:pStyle w:val="Code"/>
        <w:rPr>
          <w:highlight w:val="white"/>
        </w:rPr>
      </w:pPr>
      <w:r w:rsidRPr="00207C0A">
        <w:rPr>
          <w:highlight w:val="white"/>
        </w:rPr>
        <w:t xml:space="preserve">             operatorName.StartsWith("div") ||</w:t>
      </w:r>
    </w:p>
    <w:p w14:paraId="20CEB2DF" w14:textId="33FA2714" w:rsidR="00207C0A" w:rsidRPr="00207C0A" w:rsidRDefault="00207C0A" w:rsidP="001B344B">
      <w:pPr>
        <w:pStyle w:val="Code"/>
        <w:rPr>
          <w:highlight w:val="white"/>
        </w:rPr>
      </w:pPr>
      <w:r>
        <w:rPr>
          <w:highlight w:val="white"/>
        </w:rPr>
        <w:t xml:space="preserve">            </w:t>
      </w:r>
      <w:r w:rsidRPr="00207C0A">
        <w:rPr>
          <w:highlight w:val="white"/>
        </w:rPr>
        <w:t xml:space="preserve"> operatorName.StartsWith("idiv")</w:t>
      </w:r>
      <w:r w:rsidR="001B344B">
        <w:rPr>
          <w:highlight w:val="white"/>
        </w:rPr>
        <w:t xml:space="preserve"> ||</w:t>
      </w:r>
    </w:p>
    <w:p w14:paraId="4005C2A5" w14:textId="42D51CEB" w:rsidR="00076698" w:rsidRDefault="00207C0A" w:rsidP="00207C0A">
      <w:pPr>
        <w:pStyle w:val="Code"/>
        <w:rPr>
          <w:highlight w:val="white"/>
        </w:rPr>
      </w:pPr>
      <w:r w:rsidRPr="00207C0A">
        <w:rPr>
          <w:highlight w:val="white"/>
        </w:rPr>
        <w:t xml:space="preserve">      </w:t>
      </w:r>
      <w:r w:rsidR="001B344B">
        <w:rPr>
          <w:highlight w:val="white"/>
        </w:rPr>
        <w:t xml:space="preserve">       </w:t>
      </w:r>
      <w:r w:rsidRPr="00207C0A">
        <w:rPr>
          <w:highlight w:val="white"/>
        </w:rPr>
        <w:t>operatorName.StartsWith("fst") ||</w:t>
      </w:r>
    </w:p>
    <w:p w14:paraId="34B0DFDE" w14:textId="5C505376" w:rsidR="00207C0A" w:rsidRPr="00207C0A" w:rsidRDefault="00076698" w:rsidP="00207C0A">
      <w:pPr>
        <w:pStyle w:val="Code"/>
        <w:rPr>
          <w:highlight w:val="white"/>
        </w:rPr>
      </w:pPr>
      <w:r>
        <w:rPr>
          <w:highlight w:val="white"/>
        </w:rPr>
        <w:t xml:space="preserve">            </w:t>
      </w:r>
      <w:r w:rsidR="00207C0A" w:rsidRPr="00207C0A">
        <w:rPr>
          <w:highlight w:val="white"/>
        </w:rPr>
        <w:t xml:space="preserve"> operatorName.StartsWith("fld") ||</w:t>
      </w:r>
    </w:p>
    <w:p w14:paraId="3511EA0B" w14:textId="77777777" w:rsidR="00076698" w:rsidRDefault="00207C0A" w:rsidP="00207C0A">
      <w:pPr>
        <w:pStyle w:val="Code"/>
        <w:rPr>
          <w:highlight w:val="white"/>
        </w:rPr>
      </w:pPr>
      <w:r w:rsidRPr="00207C0A">
        <w:rPr>
          <w:highlight w:val="white"/>
        </w:rPr>
        <w:t xml:space="preserve">             operatorName.StartsWith("fist") ||</w:t>
      </w:r>
    </w:p>
    <w:p w14:paraId="00890CBD" w14:textId="5ABEAB56" w:rsidR="00207C0A" w:rsidRPr="00207C0A" w:rsidRDefault="00076698" w:rsidP="00207C0A">
      <w:pPr>
        <w:pStyle w:val="Code"/>
        <w:rPr>
          <w:highlight w:val="white"/>
        </w:rPr>
      </w:pPr>
      <w:r>
        <w:rPr>
          <w:highlight w:val="white"/>
        </w:rPr>
        <w:t xml:space="preserve">            </w:t>
      </w:r>
      <w:r w:rsidR="00207C0A" w:rsidRPr="00207C0A">
        <w:rPr>
          <w:highlight w:val="white"/>
        </w:rPr>
        <w:t xml:space="preserve"> operatorName.StartsWith("fild");</w:t>
      </w:r>
    </w:p>
    <w:p w14:paraId="24BA4DE8" w14:textId="77777777" w:rsidR="00207C0A" w:rsidRPr="00207C0A" w:rsidRDefault="00207C0A" w:rsidP="00207C0A">
      <w:pPr>
        <w:pStyle w:val="Code"/>
        <w:rPr>
          <w:highlight w:val="white"/>
        </w:rPr>
      </w:pPr>
      <w:r w:rsidRPr="00207C0A">
        <w:rPr>
          <w:highlight w:val="white"/>
        </w:rPr>
        <w:t xml:space="preserve">    }</w:t>
      </w:r>
    </w:p>
    <w:p w14:paraId="1A4B8D4F" w14:textId="77777777" w:rsidR="00207C0A" w:rsidRPr="00207C0A" w:rsidRDefault="00207C0A" w:rsidP="00207C0A">
      <w:pPr>
        <w:pStyle w:val="Code"/>
        <w:rPr>
          <w:highlight w:val="white"/>
        </w:rPr>
      </w:pPr>
    </w:p>
    <w:p w14:paraId="1F0F86B3" w14:textId="77777777" w:rsidR="002B63B5" w:rsidRPr="00DB788F" w:rsidRDefault="002B63B5" w:rsidP="00DB788F">
      <w:pPr>
        <w:pStyle w:val="Code"/>
        <w:rPr>
          <w:highlight w:val="white"/>
        </w:rPr>
      </w:pPr>
      <w:r w:rsidRPr="00DB788F">
        <w:rPr>
          <w:highlight w:val="white"/>
        </w:rPr>
        <w:t xml:space="preserve">    public bool IsJumpRegister() {</w:t>
      </w:r>
    </w:p>
    <w:p w14:paraId="31AF4729" w14:textId="77777777" w:rsidR="002B63B5" w:rsidRPr="00DB788F" w:rsidRDefault="002B63B5" w:rsidP="00DB788F">
      <w:pPr>
        <w:pStyle w:val="Code"/>
        <w:rPr>
          <w:highlight w:val="white"/>
        </w:rPr>
      </w:pPr>
      <w:r w:rsidRPr="00DB788F">
        <w:rPr>
          <w:highlight w:val="white"/>
        </w:rPr>
        <w:t xml:space="preserve">      return (Operator == AssemblyOperator.jmp) &amp;&amp;</w:t>
      </w:r>
    </w:p>
    <w:p w14:paraId="2C49CA56" w14:textId="77777777" w:rsidR="002B63B5" w:rsidRPr="00DB788F" w:rsidRDefault="002B63B5" w:rsidP="00DB788F">
      <w:pPr>
        <w:pStyle w:val="Code"/>
        <w:rPr>
          <w:highlight w:val="white"/>
        </w:rPr>
      </w:pPr>
      <w:r w:rsidRPr="00DB788F">
        <w:rPr>
          <w:highlight w:val="white"/>
        </w:rPr>
        <w:t xml:space="preserve">             (m_operandArray[0] is Register);</w:t>
      </w:r>
    </w:p>
    <w:p w14:paraId="25E401F0" w14:textId="77777777" w:rsidR="002B63B5" w:rsidRPr="00DB788F" w:rsidRDefault="002B63B5" w:rsidP="00DB788F">
      <w:pPr>
        <w:pStyle w:val="Code"/>
        <w:rPr>
          <w:highlight w:val="white"/>
        </w:rPr>
      </w:pPr>
      <w:r w:rsidRPr="00DB788F">
        <w:rPr>
          <w:highlight w:val="white"/>
        </w:rPr>
        <w:t xml:space="preserve">    }</w:t>
      </w:r>
    </w:p>
    <w:p w14:paraId="372B0C9C" w14:textId="77777777" w:rsidR="002B63B5" w:rsidRPr="00DB788F" w:rsidRDefault="002B63B5" w:rsidP="00DB788F">
      <w:pPr>
        <w:pStyle w:val="Code"/>
        <w:rPr>
          <w:highlight w:val="white"/>
        </w:rPr>
      </w:pPr>
    </w:p>
    <w:p w14:paraId="098F8DE6" w14:textId="77777777" w:rsidR="002B63B5" w:rsidRPr="00DB788F" w:rsidRDefault="002B63B5" w:rsidP="00DB788F">
      <w:pPr>
        <w:pStyle w:val="Code"/>
        <w:rPr>
          <w:highlight w:val="white"/>
        </w:rPr>
      </w:pPr>
      <w:r w:rsidRPr="00DB788F">
        <w:rPr>
          <w:highlight w:val="white"/>
        </w:rPr>
        <w:t xml:space="preserve">    public bool IsJumpNotRegister() {</w:t>
      </w:r>
    </w:p>
    <w:p w14:paraId="63436022" w14:textId="77777777" w:rsidR="002B63B5" w:rsidRPr="00DB788F" w:rsidRDefault="002B63B5" w:rsidP="00DB788F">
      <w:pPr>
        <w:pStyle w:val="Code"/>
        <w:rPr>
          <w:highlight w:val="white"/>
        </w:rPr>
      </w:pPr>
      <w:r w:rsidRPr="00DB788F">
        <w:rPr>
          <w:highlight w:val="white"/>
        </w:rPr>
        <w:t xml:space="preserve">      return (Operator == AssemblyOperator.jmp) &amp;&amp;</w:t>
      </w:r>
    </w:p>
    <w:p w14:paraId="2ACBDF4E" w14:textId="77777777" w:rsidR="002B63B5" w:rsidRPr="00DB788F" w:rsidRDefault="002B63B5" w:rsidP="00DB788F">
      <w:pPr>
        <w:pStyle w:val="Code"/>
        <w:rPr>
          <w:highlight w:val="white"/>
        </w:rPr>
      </w:pPr>
      <w:r w:rsidRPr="00DB788F">
        <w:rPr>
          <w:highlight w:val="white"/>
        </w:rPr>
        <w:t xml:space="preserve">             !(m_operandArray[0] is Register);</w:t>
      </w:r>
    </w:p>
    <w:p w14:paraId="6A427CD7" w14:textId="77777777" w:rsidR="002B63B5" w:rsidRPr="00DB788F" w:rsidRDefault="002B63B5" w:rsidP="00DB788F">
      <w:pPr>
        <w:pStyle w:val="Code"/>
        <w:rPr>
          <w:highlight w:val="white"/>
        </w:rPr>
      </w:pPr>
      <w:r w:rsidRPr="00DB788F">
        <w:rPr>
          <w:highlight w:val="white"/>
        </w:rPr>
        <w:t xml:space="preserve">    }</w:t>
      </w:r>
    </w:p>
    <w:p w14:paraId="13BC2537" w14:textId="77777777" w:rsidR="002B63B5" w:rsidRPr="00DB788F" w:rsidRDefault="002B63B5" w:rsidP="00DB788F">
      <w:pPr>
        <w:pStyle w:val="Code"/>
        <w:rPr>
          <w:highlight w:val="white"/>
        </w:rPr>
      </w:pPr>
    </w:p>
    <w:p w14:paraId="33EC720B" w14:textId="77777777" w:rsidR="002B63B5" w:rsidRPr="00DB788F" w:rsidRDefault="002B63B5" w:rsidP="00DB788F">
      <w:pPr>
        <w:pStyle w:val="Code"/>
        <w:rPr>
          <w:highlight w:val="white"/>
        </w:rPr>
      </w:pPr>
      <w:r w:rsidRPr="00DB788F">
        <w:rPr>
          <w:highlight w:val="white"/>
        </w:rPr>
        <w:t xml:space="preserve">    public bool IsCallRegister() {</w:t>
      </w:r>
    </w:p>
    <w:p w14:paraId="10DFD947" w14:textId="77777777" w:rsidR="002B63B5" w:rsidRPr="00DB788F" w:rsidRDefault="002B63B5" w:rsidP="00DB788F">
      <w:pPr>
        <w:pStyle w:val="Code"/>
        <w:rPr>
          <w:highlight w:val="white"/>
        </w:rPr>
      </w:pPr>
      <w:r w:rsidRPr="00DB788F">
        <w:rPr>
          <w:highlight w:val="white"/>
        </w:rPr>
        <w:t xml:space="preserve">      return (Operator == AssemblyOperator.call) &amp;&amp;</w:t>
      </w:r>
    </w:p>
    <w:p w14:paraId="769F44FE" w14:textId="77777777" w:rsidR="002B63B5" w:rsidRPr="00DB788F" w:rsidRDefault="002B63B5" w:rsidP="00DB788F">
      <w:pPr>
        <w:pStyle w:val="Code"/>
        <w:rPr>
          <w:highlight w:val="white"/>
        </w:rPr>
      </w:pPr>
      <w:r w:rsidRPr="00DB788F">
        <w:rPr>
          <w:highlight w:val="white"/>
        </w:rPr>
        <w:t xml:space="preserve">             (m_operandArray[0] is Register);</w:t>
      </w:r>
    </w:p>
    <w:p w14:paraId="5726BA0F" w14:textId="77777777" w:rsidR="002B63B5" w:rsidRPr="00DB788F" w:rsidRDefault="002B63B5" w:rsidP="00DB788F">
      <w:pPr>
        <w:pStyle w:val="Code"/>
        <w:rPr>
          <w:highlight w:val="white"/>
        </w:rPr>
      </w:pPr>
      <w:r w:rsidRPr="00DB788F">
        <w:rPr>
          <w:highlight w:val="white"/>
        </w:rPr>
        <w:t xml:space="preserve">    }</w:t>
      </w:r>
    </w:p>
    <w:p w14:paraId="03BCBFF9" w14:textId="77777777" w:rsidR="002B63B5" w:rsidRPr="00DB788F" w:rsidRDefault="002B63B5" w:rsidP="00DB788F">
      <w:pPr>
        <w:pStyle w:val="Code"/>
        <w:rPr>
          <w:highlight w:val="white"/>
        </w:rPr>
      </w:pPr>
    </w:p>
    <w:p w14:paraId="7B1D63DC" w14:textId="77777777" w:rsidR="002B63B5" w:rsidRPr="00DB788F" w:rsidRDefault="002B63B5" w:rsidP="00DB788F">
      <w:pPr>
        <w:pStyle w:val="Code"/>
        <w:rPr>
          <w:highlight w:val="white"/>
        </w:rPr>
      </w:pPr>
      <w:r w:rsidRPr="00DB788F">
        <w:rPr>
          <w:highlight w:val="white"/>
        </w:rPr>
        <w:t xml:space="preserve">    public bool IsCallNotRegister() {</w:t>
      </w:r>
    </w:p>
    <w:p w14:paraId="318CD5CD" w14:textId="77777777" w:rsidR="002B63B5" w:rsidRPr="00DB788F" w:rsidRDefault="002B63B5" w:rsidP="00DB788F">
      <w:pPr>
        <w:pStyle w:val="Code"/>
        <w:rPr>
          <w:highlight w:val="white"/>
        </w:rPr>
      </w:pPr>
      <w:r w:rsidRPr="00DB788F">
        <w:rPr>
          <w:highlight w:val="white"/>
        </w:rPr>
        <w:t xml:space="preserve">      return (Operator == AssemblyOperator.call) &amp;&amp;</w:t>
      </w:r>
    </w:p>
    <w:p w14:paraId="02F2DC17" w14:textId="77777777" w:rsidR="002B63B5" w:rsidRPr="00DB788F" w:rsidRDefault="002B63B5" w:rsidP="00DB788F">
      <w:pPr>
        <w:pStyle w:val="Code"/>
        <w:rPr>
          <w:highlight w:val="white"/>
        </w:rPr>
      </w:pPr>
      <w:r w:rsidRPr="00DB788F">
        <w:rPr>
          <w:highlight w:val="white"/>
        </w:rPr>
        <w:t xml:space="preserve">             (m_operandArray[0] is string);</w:t>
      </w:r>
    </w:p>
    <w:p w14:paraId="39F1FDD3" w14:textId="77777777" w:rsidR="002B63B5" w:rsidRPr="00DB788F" w:rsidRDefault="002B63B5" w:rsidP="00DB788F">
      <w:pPr>
        <w:pStyle w:val="Code"/>
        <w:rPr>
          <w:highlight w:val="white"/>
        </w:rPr>
      </w:pPr>
      <w:r w:rsidRPr="00DB788F">
        <w:rPr>
          <w:highlight w:val="white"/>
        </w:rPr>
        <w:t xml:space="preserve">    }</w:t>
      </w:r>
    </w:p>
    <w:p w14:paraId="13A36C96" w14:textId="77777777" w:rsidR="002B63B5" w:rsidRPr="00DB788F" w:rsidRDefault="002B63B5" w:rsidP="00DB788F">
      <w:pPr>
        <w:pStyle w:val="Code"/>
        <w:rPr>
          <w:highlight w:val="white"/>
        </w:rPr>
      </w:pPr>
    </w:p>
    <w:p w14:paraId="7F89744E" w14:textId="77777777" w:rsidR="002B63B5" w:rsidRPr="00DB788F" w:rsidRDefault="002B63B5" w:rsidP="00DB788F">
      <w:pPr>
        <w:pStyle w:val="Code"/>
        <w:rPr>
          <w:highlight w:val="white"/>
        </w:rPr>
      </w:pPr>
      <w:r w:rsidRPr="00DB788F">
        <w:rPr>
          <w:highlight w:val="white"/>
        </w:rPr>
        <w:t xml:space="preserve">    public bool IsRelationNotRegister() {</w:t>
      </w:r>
    </w:p>
    <w:p w14:paraId="573FCEEB" w14:textId="77777777" w:rsidR="002B63B5" w:rsidRPr="00DB788F" w:rsidRDefault="002B63B5" w:rsidP="00DB788F">
      <w:pPr>
        <w:pStyle w:val="Code"/>
        <w:rPr>
          <w:highlight w:val="white"/>
        </w:rPr>
      </w:pPr>
      <w:r w:rsidRPr="00DB788F">
        <w:rPr>
          <w:highlight w:val="white"/>
        </w:rPr>
        <w:t xml:space="preserve">      switch (Operator) {</w:t>
      </w:r>
    </w:p>
    <w:p w14:paraId="45F1ED81" w14:textId="77777777" w:rsidR="002B63B5" w:rsidRPr="00DB788F" w:rsidRDefault="002B63B5" w:rsidP="00DB788F">
      <w:pPr>
        <w:pStyle w:val="Code"/>
        <w:rPr>
          <w:highlight w:val="white"/>
        </w:rPr>
      </w:pPr>
      <w:r w:rsidRPr="00DB788F">
        <w:rPr>
          <w:highlight w:val="white"/>
        </w:rPr>
        <w:t xml:space="preserve">        case AssemblyOperator.je:</w:t>
      </w:r>
    </w:p>
    <w:p w14:paraId="6D31496C" w14:textId="77777777" w:rsidR="002B63B5" w:rsidRPr="00DB788F" w:rsidRDefault="002B63B5" w:rsidP="00DB788F">
      <w:pPr>
        <w:pStyle w:val="Code"/>
        <w:rPr>
          <w:highlight w:val="white"/>
        </w:rPr>
      </w:pPr>
      <w:r w:rsidRPr="00DB788F">
        <w:rPr>
          <w:highlight w:val="white"/>
        </w:rPr>
        <w:t xml:space="preserve">        case AssemblyOperator.jne:</w:t>
      </w:r>
    </w:p>
    <w:p w14:paraId="16DAB317" w14:textId="77777777" w:rsidR="002B63B5" w:rsidRPr="00DB788F" w:rsidRDefault="002B63B5" w:rsidP="00DB788F">
      <w:pPr>
        <w:pStyle w:val="Code"/>
        <w:rPr>
          <w:highlight w:val="white"/>
        </w:rPr>
      </w:pPr>
      <w:r w:rsidRPr="00DB788F">
        <w:rPr>
          <w:highlight w:val="white"/>
        </w:rPr>
        <w:t xml:space="preserve">        case AssemblyOperator.jl:</w:t>
      </w:r>
    </w:p>
    <w:p w14:paraId="5F1540C3" w14:textId="77777777" w:rsidR="002B63B5" w:rsidRPr="00DB788F" w:rsidRDefault="002B63B5" w:rsidP="00DB788F">
      <w:pPr>
        <w:pStyle w:val="Code"/>
        <w:rPr>
          <w:highlight w:val="white"/>
        </w:rPr>
      </w:pPr>
      <w:r w:rsidRPr="00DB788F">
        <w:rPr>
          <w:highlight w:val="white"/>
        </w:rPr>
        <w:t xml:space="preserve">        case AssemblyOperator.jle:</w:t>
      </w:r>
    </w:p>
    <w:p w14:paraId="4D6256A6" w14:textId="77777777" w:rsidR="002B63B5" w:rsidRPr="00DB788F" w:rsidRDefault="002B63B5" w:rsidP="00DB788F">
      <w:pPr>
        <w:pStyle w:val="Code"/>
        <w:rPr>
          <w:highlight w:val="white"/>
        </w:rPr>
      </w:pPr>
      <w:r w:rsidRPr="00DB788F">
        <w:rPr>
          <w:highlight w:val="white"/>
        </w:rPr>
        <w:t xml:space="preserve">        case AssemblyOperator.jg:</w:t>
      </w:r>
    </w:p>
    <w:p w14:paraId="50A30807" w14:textId="77777777" w:rsidR="002B63B5" w:rsidRPr="00DB788F" w:rsidRDefault="002B63B5" w:rsidP="00DB788F">
      <w:pPr>
        <w:pStyle w:val="Code"/>
        <w:rPr>
          <w:highlight w:val="white"/>
        </w:rPr>
      </w:pPr>
      <w:r w:rsidRPr="00DB788F">
        <w:rPr>
          <w:highlight w:val="white"/>
        </w:rPr>
        <w:t xml:space="preserve">        case AssemblyOperator.jge:</w:t>
      </w:r>
    </w:p>
    <w:p w14:paraId="1977D9B3" w14:textId="77777777" w:rsidR="002B63B5" w:rsidRPr="00DB788F" w:rsidRDefault="002B63B5" w:rsidP="00DB788F">
      <w:pPr>
        <w:pStyle w:val="Code"/>
        <w:rPr>
          <w:highlight w:val="white"/>
        </w:rPr>
      </w:pPr>
      <w:r w:rsidRPr="00DB788F">
        <w:rPr>
          <w:highlight w:val="white"/>
        </w:rPr>
        <w:t xml:space="preserve">        case AssemblyOperator.jb:</w:t>
      </w:r>
    </w:p>
    <w:p w14:paraId="25E763BF" w14:textId="77777777" w:rsidR="002B63B5" w:rsidRPr="00DB788F" w:rsidRDefault="002B63B5" w:rsidP="00DB788F">
      <w:pPr>
        <w:pStyle w:val="Code"/>
        <w:rPr>
          <w:highlight w:val="white"/>
        </w:rPr>
      </w:pPr>
      <w:r w:rsidRPr="00DB788F">
        <w:rPr>
          <w:highlight w:val="white"/>
        </w:rPr>
        <w:t xml:space="preserve">        case AssemblyOperator.jbe:</w:t>
      </w:r>
    </w:p>
    <w:p w14:paraId="38EA674F" w14:textId="77777777" w:rsidR="002B63B5" w:rsidRPr="00DB788F" w:rsidRDefault="002B63B5" w:rsidP="00DB788F">
      <w:pPr>
        <w:pStyle w:val="Code"/>
        <w:rPr>
          <w:highlight w:val="white"/>
        </w:rPr>
      </w:pPr>
      <w:r w:rsidRPr="00DB788F">
        <w:rPr>
          <w:highlight w:val="white"/>
        </w:rPr>
        <w:t xml:space="preserve">        case AssemblyOperator.ja:</w:t>
      </w:r>
    </w:p>
    <w:p w14:paraId="138A2223" w14:textId="77777777" w:rsidR="002B63B5" w:rsidRPr="00DB788F" w:rsidRDefault="002B63B5" w:rsidP="00DB788F">
      <w:pPr>
        <w:pStyle w:val="Code"/>
        <w:rPr>
          <w:highlight w:val="white"/>
        </w:rPr>
      </w:pPr>
      <w:r w:rsidRPr="00DB788F">
        <w:rPr>
          <w:highlight w:val="white"/>
        </w:rPr>
        <w:t xml:space="preserve">        case AssemblyOperator.jae:</w:t>
      </w:r>
    </w:p>
    <w:p w14:paraId="354C436D" w14:textId="77777777" w:rsidR="002B63B5" w:rsidRPr="00DB788F" w:rsidRDefault="002B63B5" w:rsidP="00DB788F">
      <w:pPr>
        <w:pStyle w:val="Code"/>
        <w:rPr>
          <w:highlight w:val="white"/>
        </w:rPr>
      </w:pPr>
      <w:r w:rsidRPr="00DB788F">
        <w:rPr>
          <w:highlight w:val="white"/>
        </w:rPr>
        <w:t xml:space="preserve">        case AssemblyOperator.jc:</w:t>
      </w:r>
    </w:p>
    <w:p w14:paraId="49C3749A" w14:textId="77777777" w:rsidR="002B63B5" w:rsidRPr="00DB788F" w:rsidRDefault="002B63B5" w:rsidP="00DB788F">
      <w:pPr>
        <w:pStyle w:val="Code"/>
        <w:rPr>
          <w:highlight w:val="white"/>
        </w:rPr>
      </w:pPr>
      <w:r w:rsidRPr="00DB788F">
        <w:rPr>
          <w:highlight w:val="white"/>
        </w:rPr>
        <w:t xml:space="preserve">        case AssemblyOperator.jnc:</w:t>
      </w:r>
    </w:p>
    <w:p w14:paraId="6A5D2723" w14:textId="77777777" w:rsidR="002B63B5" w:rsidRPr="00DB788F" w:rsidRDefault="002B63B5" w:rsidP="00DB788F">
      <w:pPr>
        <w:pStyle w:val="Code"/>
        <w:rPr>
          <w:highlight w:val="white"/>
        </w:rPr>
      </w:pPr>
      <w:r w:rsidRPr="00DB788F">
        <w:rPr>
          <w:highlight w:val="white"/>
        </w:rPr>
        <w:t xml:space="preserve">          return true;</w:t>
      </w:r>
    </w:p>
    <w:p w14:paraId="12B358D6" w14:textId="77777777" w:rsidR="002B63B5" w:rsidRPr="00DB788F" w:rsidRDefault="002B63B5" w:rsidP="00DB788F">
      <w:pPr>
        <w:pStyle w:val="Code"/>
        <w:rPr>
          <w:highlight w:val="white"/>
        </w:rPr>
      </w:pPr>
    </w:p>
    <w:p w14:paraId="0563CB88" w14:textId="77777777" w:rsidR="002B63B5" w:rsidRPr="00DB788F" w:rsidRDefault="002B63B5" w:rsidP="00DB788F">
      <w:pPr>
        <w:pStyle w:val="Code"/>
        <w:rPr>
          <w:highlight w:val="white"/>
        </w:rPr>
      </w:pPr>
      <w:r w:rsidRPr="00DB788F">
        <w:rPr>
          <w:highlight w:val="white"/>
        </w:rPr>
        <w:t xml:space="preserve">        default:</w:t>
      </w:r>
    </w:p>
    <w:p w14:paraId="6083E650" w14:textId="77777777" w:rsidR="002B63B5" w:rsidRPr="00DB788F" w:rsidRDefault="002B63B5" w:rsidP="00DB788F">
      <w:pPr>
        <w:pStyle w:val="Code"/>
        <w:rPr>
          <w:highlight w:val="white"/>
        </w:rPr>
      </w:pPr>
      <w:r w:rsidRPr="00DB788F">
        <w:rPr>
          <w:highlight w:val="white"/>
        </w:rPr>
        <w:t xml:space="preserve">          return false;        </w:t>
      </w:r>
    </w:p>
    <w:p w14:paraId="3F2776F6" w14:textId="77777777" w:rsidR="002B63B5" w:rsidRPr="00DB788F" w:rsidRDefault="002B63B5" w:rsidP="00DB788F">
      <w:pPr>
        <w:pStyle w:val="Code"/>
        <w:rPr>
          <w:highlight w:val="white"/>
        </w:rPr>
      </w:pPr>
      <w:r w:rsidRPr="00DB788F">
        <w:rPr>
          <w:highlight w:val="white"/>
        </w:rPr>
        <w:t xml:space="preserve">      }</w:t>
      </w:r>
    </w:p>
    <w:p w14:paraId="680B846C" w14:textId="77777777" w:rsidR="002B63B5" w:rsidRPr="00DB788F" w:rsidRDefault="002B63B5" w:rsidP="00DB788F">
      <w:pPr>
        <w:pStyle w:val="Code"/>
        <w:rPr>
          <w:highlight w:val="white"/>
        </w:rPr>
      </w:pPr>
      <w:r w:rsidRPr="00DB788F">
        <w:rPr>
          <w:highlight w:val="white"/>
        </w:rPr>
        <w:t xml:space="preserve">    }</w:t>
      </w:r>
    </w:p>
    <w:p w14:paraId="1633B1FD" w14:textId="6F10A6C9" w:rsidR="00DB788F" w:rsidRPr="00DB788F" w:rsidRDefault="003A5F8D" w:rsidP="003A5F8D">
      <w:pPr>
        <w:rPr>
          <w:highlight w:val="white"/>
        </w:rPr>
      </w:pPr>
      <w:r>
        <w:rPr>
          <w:highlight w:val="white"/>
        </w:rPr>
        <w:t>Two register overlaps if they are non-null and have the same name after we have removed the</w:t>
      </w:r>
      <w:r w:rsidR="009E5196">
        <w:rPr>
          <w:highlight w:val="white"/>
        </w:rPr>
        <w:t xml:space="preserve"> letter</w:t>
      </w:r>
      <w:r>
        <w:rPr>
          <w:highlight w:val="white"/>
        </w:rPr>
        <w:t xml:space="preserve"> ‘l’, ‘h’, ‘x’, ‘e’, and ‘r’ characters. However, if one of the register</w:t>
      </w:r>
      <w:r w:rsidR="009E5196">
        <w:rPr>
          <w:highlight w:val="white"/>
        </w:rPr>
        <w:t>s</w:t>
      </w:r>
      <w:r>
        <w:rPr>
          <w:highlight w:val="white"/>
        </w:rPr>
        <w:t xml:space="preserve"> </w:t>
      </w:r>
      <w:r w:rsidR="009E5196">
        <w:rPr>
          <w:highlight w:val="white"/>
        </w:rPr>
        <w:t>contains ‘l’ and the other register contains ‘h’, they do not overlap.</w:t>
      </w:r>
    </w:p>
    <w:p w14:paraId="72032CFA" w14:textId="61B5CAD8" w:rsidR="002B63B5" w:rsidRPr="00DB788F" w:rsidRDefault="002B63B5" w:rsidP="00DB788F">
      <w:pPr>
        <w:pStyle w:val="Code"/>
        <w:rPr>
          <w:highlight w:val="white"/>
        </w:rPr>
      </w:pPr>
      <w:r w:rsidRPr="00DB788F">
        <w:rPr>
          <w:highlight w:val="white"/>
        </w:rPr>
        <w:t xml:space="preserve">    public static bool RegisterOverlap(Register? register1,</w:t>
      </w:r>
    </w:p>
    <w:p w14:paraId="7EE16036" w14:textId="77777777" w:rsidR="002B63B5" w:rsidRPr="00DB788F" w:rsidRDefault="002B63B5" w:rsidP="00DB788F">
      <w:pPr>
        <w:pStyle w:val="Code"/>
        <w:rPr>
          <w:highlight w:val="white"/>
        </w:rPr>
      </w:pPr>
      <w:r w:rsidRPr="00DB788F">
        <w:rPr>
          <w:highlight w:val="white"/>
        </w:rPr>
        <w:t xml:space="preserve">                                       Register? register2) {</w:t>
      </w:r>
    </w:p>
    <w:p w14:paraId="2734FF50" w14:textId="77777777" w:rsidR="002B63B5" w:rsidRPr="00DB788F" w:rsidRDefault="002B63B5" w:rsidP="00DB788F">
      <w:pPr>
        <w:pStyle w:val="Code"/>
        <w:rPr>
          <w:highlight w:val="white"/>
        </w:rPr>
      </w:pPr>
      <w:r w:rsidRPr="00DB788F">
        <w:rPr>
          <w:highlight w:val="white"/>
        </w:rPr>
        <w:t xml:space="preserve">      if ((register1 == null) || (register2 == null)) {</w:t>
      </w:r>
    </w:p>
    <w:p w14:paraId="3733781B" w14:textId="77777777" w:rsidR="002B63B5" w:rsidRPr="00DB788F" w:rsidRDefault="002B63B5" w:rsidP="00DB788F">
      <w:pPr>
        <w:pStyle w:val="Code"/>
        <w:rPr>
          <w:highlight w:val="white"/>
        </w:rPr>
      </w:pPr>
      <w:r w:rsidRPr="00DB788F">
        <w:rPr>
          <w:highlight w:val="white"/>
        </w:rPr>
        <w:t xml:space="preserve">        return false;</w:t>
      </w:r>
    </w:p>
    <w:p w14:paraId="4C9367B1" w14:textId="77777777" w:rsidR="002B63B5" w:rsidRPr="00DB788F" w:rsidRDefault="002B63B5" w:rsidP="00DB788F">
      <w:pPr>
        <w:pStyle w:val="Code"/>
        <w:rPr>
          <w:highlight w:val="white"/>
        </w:rPr>
      </w:pPr>
      <w:r w:rsidRPr="00DB788F">
        <w:rPr>
          <w:highlight w:val="white"/>
        </w:rPr>
        <w:t xml:space="preserve">      }</w:t>
      </w:r>
    </w:p>
    <w:p w14:paraId="4DFDE0DE" w14:textId="77777777" w:rsidR="002B63B5" w:rsidRPr="00DB788F" w:rsidRDefault="002B63B5" w:rsidP="00DB788F">
      <w:pPr>
        <w:pStyle w:val="Code"/>
        <w:rPr>
          <w:highlight w:val="white"/>
        </w:rPr>
      </w:pPr>
      <w:r w:rsidRPr="00DB788F">
        <w:rPr>
          <w:highlight w:val="white"/>
        </w:rPr>
        <w:t xml:space="preserve">    </w:t>
      </w:r>
    </w:p>
    <w:p w14:paraId="1FA8903F" w14:textId="77777777" w:rsidR="002B63B5" w:rsidRPr="00DB788F" w:rsidRDefault="002B63B5" w:rsidP="00DB788F">
      <w:pPr>
        <w:pStyle w:val="Code"/>
        <w:rPr>
          <w:highlight w:val="white"/>
        </w:rPr>
      </w:pPr>
      <w:r w:rsidRPr="00DB788F">
        <w:rPr>
          <w:highlight w:val="white"/>
        </w:rPr>
        <w:t xml:space="preserve">      if (register1.Equals(register2)) {</w:t>
      </w:r>
    </w:p>
    <w:p w14:paraId="20B2946F" w14:textId="77777777" w:rsidR="002B63B5" w:rsidRPr="00DB788F" w:rsidRDefault="002B63B5" w:rsidP="00DB788F">
      <w:pPr>
        <w:pStyle w:val="Code"/>
        <w:rPr>
          <w:highlight w:val="white"/>
        </w:rPr>
      </w:pPr>
      <w:r w:rsidRPr="00DB788F">
        <w:rPr>
          <w:highlight w:val="white"/>
        </w:rPr>
        <w:t xml:space="preserve">        return true;</w:t>
      </w:r>
    </w:p>
    <w:p w14:paraId="7DF52E1A" w14:textId="77777777" w:rsidR="002B63B5" w:rsidRPr="00DB788F" w:rsidRDefault="002B63B5" w:rsidP="00DB788F">
      <w:pPr>
        <w:pStyle w:val="Code"/>
        <w:rPr>
          <w:highlight w:val="white"/>
        </w:rPr>
      </w:pPr>
      <w:r w:rsidRPr="00DB788F">
        <w:rPr>
          <w:highlight w:val="white"/>
        </w:rPr>
        <w:t xml:space="preserve">      }</w:t>
      </w:r>
    </w:p>
    <w:p w14:paraId="41F69C19" w14:textId="77777777" w:rsidR="002B63B5" w:rsidRPr="00DB788F" w:rsidRDefault="002B63B5" w:rsidP="00DB788F">
      <w:pPr>
        <w:pStyle w:val="Code"/>
        <w:rPr>
          <w:highlight w:val="white"/>
        </w:rPr>
      </w:pPr>
    </w:p>
    <w:p w14:paraId="2CCF4047" w14:textId="77777777" w:rsidR="002B63B5" w:rsidRPr="00DB788F" w:rsidRDefault="002B63B5" w:rsidP="00DB788F">
      <w:pPr>
        <w:pStyle w:val="Code"/>
        <w:rPr>
          <w:highlight w:val="white"/>
        </w:rPr>
      </w:pPr>
      <w:r w:rsidRPr="00DB788F">
        <w:rPr>
          <w:highlight w:val="white"/>
        </w:rPr>
        <w:t xml:space="preserve">      string name1 = Enum.GetName(typeof(Register), register1),</w:t>
      </w:r>
    </w:p>
    <w:p w14:paraId="25E1AB6D" w14:textId="77777777" w:rsidR="002B63B5" w:rsidRPr="00DB788F" w:rsidRDefault="002B63B5" w:rsidP="00DB788F">
      <w:pPr>
        <w:pStyle w:val="Code"/>
        <w:rPr>
          <w:highlight w:val="white"/>
        </w:rPr>
      </w:pPr>
      <w:r w:rsidRPr="00DB788F">
        <w:rPr>
          <w:highlight w:val="white"/>
        </w:rPr>
        <w:t xml:space="preserve">             name2 = Enum.GetName(typeof(Register), register2);</w:t>
      </w:r>
    </w:p>
    <w:p w14:paraId="5D7A40F3" w14:textId="77777777" w:rsidR="002B63B5" w:rsidRPr="00DB788F" w:rsidRDefault="002B63B5" w:rsidP="00DB788F">
      <w:pPr>
        <w:pStyle w:val="Code"/>
        <w:rPr>
          <w:highlight w:val="white"/>
        </w:rPr>
      </w:pPr>
    </w:p>
    <w:p w14:paraId="361A87A4" w14:textId="77777777" w:rsidR="002B63B5" w:rsidRPr="00DB788F" w:rsidRDefault="002B63B5" w:rsidP="00DB788F">
      <w:pPr>
        <w:pStyle w:val="Code"/>
        <w:rPr>
          <w:highlight w:val="white"/>
        </w:rPr>
      </w:pPr>
      <w:r w:rsidRPr="00DB788F">
        <w:rPr>
          <w:highlight w:val="white"/>
        </w:rPr>
        <w:t xml:space="preserve">      if ((name1.Contains("h") &amp;&amp; name2.Contains("l")) ||</w:t>
      </w:r>
    </w:p>
    <w:p w14:paraId="32D25E7E" w14:textId="77777777" w:rsidR="002B63B5" w:rsidRPr="00DB788F" w:rsidRDefault="002B63B5" w:rsidP="00DB788F">
      <w:pPr>
        <w:pStyle w:val="Code"/>
        <w:rPr>
          <w:highlight w:val="white"/>
        </w:rPr>
      </w:pPr>
      <w:r w:rsidRPr="00DB788F">
        <w:rPr>
          <w:highlight w:val="white"/>
        </w:rPr>
        <w:t xml:space="preserve">          (name1.Contains("l") &amp;&amp; name2.Contains("h"))) {</w:t>
      </w:r>
    </w:p>
    <w:p w14:paraId="4B7FDF4A" w14:textId="77777777" w:rsidR="002B63B5" w:rsidRPr="00DB788F" w:rsidRDefault="002B63B5" w:rsidP="00DB788F">
      <w:pPr>
        <w:pStyle w:val="Code"/>
        <w:rPr>
          <w:highlight w:val="white"/>
        </w:rPr>
      </w:pPr>
      <w:r w:rsidRPr="00DB788F">
        <w:rPr>
          <w:highlight w:val="white"/>
        </w:rPr>
        <w:t xml:space="preserve">        return false;</w:t>
      </w:r>
    </w:p>
    <w:p w14:paraId="03A5F9B8" w14:textId="77777777" w:rsidR="002B63B5" w:rsidRPr="00DB788F" w:rsidRDefault="002B63B5" w:rsidP="00DB788F">
      <w:pPr>
        <w:pStyle w:val="Code"/>
        <w:rPr>
          <w:highlight w:val="white"/>
        </w:rPr>
      </w:pPr>
      <w:r w:rsidRPr="00DB788F">
        <w:rPr>
          <w:highlight w:val="white"/>
        </w:rPr>
        <w:t xml:space="preserve">      }</w:t>
      </w:r>
    </w:p>
    <w:p w14:paraId="1169C789" w14:textId="77777777" w:rsidR="002B63B5" w:rsidRPr="00DB788F" w:rsidRDefault="002B63B5" w:rsidP="00DB788F">
      <w:pPr>
        <w:pStyle w:val="Code"/>
        <w:rPr>
          <w:highlight w:val="white"/>
        </w:rPr>
      </w:pPr>
    </w:p>
    <w:p w14:paraId="32C60018" w14:textId="77777777" w:rsidR="00FE0696" w:rsidRDefault="002B63B5" w:rsidP="00DB788F">
      <w:pPr>
        <w:pStyle w:val="Code"/>
        <w:rPr>
          <w:highlight w:val="white"/>
        </w:rPr>
      </w:pPr>
      <w:r w:rsidRPr="00DB788F">
        <w:rPr>
          <w:highlight w:val="white"/>
        </w:rPr>
        <w:t xml:space="preserve">      name1 = name1.Replace("h", "").Replace("l", "").Replace("x", "")</w:t>
      </w:r>
    </w:p>
    <w:p w14:paraId="22189562" w14:textId="7C0B0723" w:rsidR="002B63B5" w:rsidRPr="00DB788F" w:rsidRDefault="00FE0696" w:rsidP="00DB788F">
      <w:pPr>
        <w:pStyle w:val="Code"/>
        <w:rPr>
          <w:highlight w:val="white"/>
        </w:rPr>
      </w:pPr>
      <w:r>
        <w:rPr>
          <w:highlight w:val="white"/>
        </w:rPr>
        <w:t xml:space="preserve">                   </w:t>
      </w:r>
      <w:r w:rsidR="002B63B5" w:rsidRPr="00DB788F">
        <w:rPr>
          <w:highlight w:val="white"/>
        </w:rPr>
        <w:t>.Replace("e", "").Replace("r", "");</w:t>
      </w:r>
    </w:p>
    <w:p w14:paraId="68F7812F" w14:textId="77777777" w:rsidR="00FE0696" w:rsidRDefault="002B63B5" w:rsidP="00DB788F">
      <w:pPr>
        <w:pStyle w:val="Code"/>
        <w:rPr>
          <w:highlight w:val="white"/>
        </w:rPr>
      </w:pPr>
      <w:r w:rsidRPr="00DB788F">
        <w:rPr>
          <w:highlight w:val="white"/>
        </w:rPr>
        <w:t xml:space="preserve">      name2 = name2.Replace("h", "").Replace("l", "").Replace("x", "")</w:t>
      </w:r>
    </w:p>
    <w:p w14:paraId="24279670" w14:textId="54392C37" w:rsidR="002B63B5" w:rsidRPr="00DB788F" w:rsidRDefault="00FE0696" w:rsidP="00DB788F">
      <w:pPr>
        <w:pStyle w:val="Code"/>
        <w:rPr>
          <w:highlight w:val="white"/>
        </w:rPr>
      </w:pPr>
      <w:r>
        <w:rPr>
          <w:highlight w:val="white"/>
        </w:rPr>
        <w:t xml:space="preserve">                   </w:t>
      </w:r>
      <w:r w:rsidR="002B63B5" w:rsidRPr="00DB788F">
        <w:rPr>
          <w:highlight w:val="white"/>
        </w:rPr>
        <w:t>.Replace("e", "").Replace("r", "");</w:t>
      </w:r>
    </w:p>
    <w:p w14:paraId="1DC30541" w14:textId="77777777" w:rsidR="002B63B5" w:rsidRPr="00DB788F" w:rsidRDefault="002B63B5" w:rsidP="00DB788F">
      <w:pPr>
        <w:pStyle w:val="Code"/>
        <w:rPr>
          <w:highlight w:val="white"/>
        </w:rPr>
      </w:pPr>
      <w:r w:rsidRPr="00DB788F">
        <w:rPr>
          <w:highlight w:val="white"/>
        </w:rPr>
        <w:t xml:space="preserve">      return name1.Equals(name2);</w:t>
      </w:r>
    </w:p>
    <w:p w14:paraId="5DAD5BCA" w14:textId="77777777" w:rsidR="002B63B5" w:rsidRPr="00DB788F" w:rsidRDefault="002B63B5" w:rsidP="00DB788F">
      <w:pPr>
        <w:pStyle w:val="Code"/>
        <w:rPr>
          <w:highlight w:val="white"/>
        </w:rPr>
      </w:pPr>
      <w:r w:rsidRPr="00DB788F">
        <w:rPr>
          <w:highlight w:val="white"/>
        </w:rPr>
        <w:t xml:space="preserve">    }</w:t>
      </w:r>
    </w:p>
    <w:p w14:paraId="5DD22B18" w14:textId="195042F3" w:rsidR="002F4A38" w:rsidRDefault="002F4A38" w:rsidP="002F4A38">
      <w:pPr>
        <w:rPr>
          <w:highlight w:val="white"/>
        </w:rPr>
      </w:pPr>
      <w:r>
        <w:rPr>
          <w:highlight w:val="white"/>
        </w:rPr>
        <w:t>If the name of the register contains the letter ‘r’, its size is eight bytes. If it contains ‘e’, its size is four bytes. If it contains ‘l’ or ‘h’, its size is one byte. Otherwise, it</w:t>
      </w:r>
      <w:r w:rsidR="00101C3D">
        <w:rPr>
          <w:highlight w:val="white"/>
        </w:rPr>
        <w:t>s</w:t>
      </w:r>
      <w:r>
        <w:rPr>
          <w:highlight w:val="white"/>
        </w:rPr>
        <w:t xml:space="preserve"> size is </w:t>
      </w:r>
      <w:r w:rsidR="00984FD4">
        <w:rPr>
          <w:highlight w:val="white"/>
        </w:rPr>
        <w:t>two bytes.</w:t>
      </w:r>
    </w:p>
    <w:p w14:paraId="5EA731AB" w14:textId="64DF1915" w:rsidR="002B63B5" w:rsidRPr="00DB788F" w:rsidRDefault="002F4A38" w:rsidP="00DB788F">
      <w:pPr>
        <w:pStyle w:val="Code"/>
        <w:rPr>
          <w:highlight w:val="white"/>
        </w:rPr>
      </w:pPr>
      <w:r>
        <w:rPr>
          <w:highlight w:val="white"/>
        </w:rPr>
        <w:t>The SizeOfRegister method return the size of a register.</w:t>
      </w:r>
      <w:r w:rsidR="002B63B5" w:rsidRPr="00DB788F">
        <w:rPr>
          <w:highlight w:val="white"/>
        </w:rPr>
        <w:t xml:space="preserve">  </w:t>
      </w:r>
    </w:p>
    <w:p w14:paraId="4F294C6E" w14:textId="77777777" w:rsidR="002B63B5" w:rsidRPr="00DB788F" w:rsidRDefault="002B63B5" w:rsidP="00DB788F">
      <w:pPr>
        <w:pStyle w:val="Code"/>
        <w:rPr>
          <w:highlight w:val="white"/>
        </w:rPr>
      </w:pPr>
      <w:r w:rsidRPr="00DB788F">
        <w:rPr>
          <w:highlight w:val="white"/>
        </w:rPr>
        <w:t xml:space="preserve">    public static int SizeOfRegister(Register register) {</w:t>
      </w:r>
    </w:p>
    <w:p w14:paraId="7E65F398" w14:textId="77777777" w:rsidR="002B63B5" w:rsidRPr="00DB788F" w:rsidRDefault="002B63B5" w:rsidP="00DB788F">
      <w:pPr>
        <w:pStyle w:val="Code"/>
        <w:rPr>
          <w:highlight w:val="white"/>
        </w:rPr>
      </w:pPr>
      <w:r w:rsidRPr="00DB788F">
        <w:rPr>
          <w:highlight w:val="white"/>
        </w:rPr>
        <w:t xml:space="preserve">      string name = Enum.GetName(typeof(Register), register);</w:t>
      </w:r>
    </w:p>
    <w:p w14:paraId="283F140B" w14:textId="77777777" w:rsidR="002B63B5" w:rsidRPr="00DB788F" w:rsidRDefault="002B63B5" w:rsidP="00DB788F">
      <w:pPr>
        <w:pStyle w:val="Code"/>
        <w:rPr>
          <w:highlight w:val="white"/>
        </w:rPr>
      </w:pPr>
      <w:r w:rsidRPr="00DB788F">
        <w:rPr>
          <w:highlight w:val="white"/>
        </w:rPr>
        <w:t xml:space="preserve">    </w:t>
      </w:r>
    </w:p>
    <w:p w14:paraId="16F0AD5C" w14:textId="77777777" w:rsidR="002B63B5" w:rsidRPr="00DB788F" w:rsidRDefault="002B63B5" w:rsidP="00DB788F">
      <w:pPr>
        <w:pStyle w:val="Code"/>
        <w:rPr>
          <w:highlight w:val="white"/>
        </w:rPr>
      </w:pPr>
      <w:r w:rsidRPr="00DB788F">
        <w:rPr>
          <w:highlight w:val="white"/>
        </w:rPr>
        <w:t xml:space="preserve">      if (name.Contains("r")) {</w:t>
      </w:r>
    </w:p>
    <w:p w14:paraId="2A376137" w14:textId="77777777" w:rsidR="002B63B5" w:rsidRPr="00DB788F" w:rsidRDefault="002B63B5" w:rsidP="00DB788F">
      <w:pPr>
        <w:pStyle w:val="Code"/>
        <w:rPr>
          <w:highlight w:val="white"/>
        </w:rPr>
      </w:pPr>
      <w:r w:rsidRPr="00DB788F">
        <w:rPr>
          <w:highlight w:val="white"/>
        </w:rPr>
        <w:t xml:space="preserve">        return 8;</w:t>
      </w:r>
    </w:p>
    <w:p w14:paraId="299936B3" w14:textId="77777777" w:rsidR="002B63B5" w:rsidRPr="00DB788F" w:rsidRDefault="002B63B5" w:rsidP="00DB788F">
      <w:pPr>
        <w:pStyle w:val="Code"/>
        <w:rPr>
          <w:highlight w:val="white"/>
        </w:rPr>
      </w:pPr>
      <w:r w:rsidRPr="00DB788F">
        <w:rPr>
          <w:highlight w:val="white"/>
        </w:rPr>
        <w:t xml:space="preserve">      }</w:t>
      </w:r>
    </w:p>
    <w:p w14:paraId="75D441F2" w14:textId="77777777" w:rsidR="002B63B5" w:rsidRPr="00DB788F" w:rsidRDefault="002B63B5" w:rsidP="00DB788F">
      <w:pPr>
        <w:pStyle w:val="Code"/>
        <w:rPr>
          <w:highlight w:val="white"/>
        </w:rPr>
      </w:pPr>
      <w:r w:rsidRPr="00DB788F">
        <w:rPr>
          <w:highlight w:val="white"/>
        </w:rPr>
        <w:t xml:space="preserve">      else if (name.Contains("e")) {</w:t>
      </w:r>
    </w:p>
    <w:p w14:paraId="6AF2E7B5" w14:textId="77777777" w:rsidR="002B63B5" w:rsidRPr="00DB788F" w:rsidRDefault="002B63B5" w:rsidP="00DB788F">
      <w:pPr>
        <w:pStyle w:val="Code"/>
        <w:rPr>
          <w:highlight w:val="white"/>
        </w:rPr>
      </w:pPr>
      <w:r w:rsidRPr="00DB788F">
        <w:rPr>
          <w:highlight w:val="white"/>
        </w:rPr>
        <w:t xml:space="preserve">        return 4;</w:t>
      </w:r>
    </w:p>
    <w:p w14:paraId="03B00245" w14:textId="77777777" w:rsidR="002B63B5" w:rsidRPr="00DB788F" w:rsidRDefault="002B63B5" w:rsidP="00DB788F">
      <w:pPr>
        <w:pStyle w:val="Code"/>
        <w:rPr>
          <w:highlight w:val="white"/>
        </w:rPr>
      </w:pPr>
      <w:r w:rsidRPr="00DB788F">
        <w:rPr>
          <w:highlight w:val="white"/>
        </w:rPr>
        <w:t xml:space="preserve">      }</w:t>
      </w:r>
    </w:p>
    <w:p w14:paraId="1253B9C1" w14:textId="77777777" w:rsidR="002B63B5" w:rsidRPr="00DB788F" w:rsidRDefault="002B63B5" w:rsidP="00DB788F">
      <w:pPr>
        <w:pStyle w:val="Code"/>
        <w:rPr>
          <w:highlight w:val="white"/>
        </w:rPr>
      </w:pPr>
      <w:r w:rsidRPr="00DB788F">
        <w:rPr>
          <w:highlight w:val="white"/>
        </w:rPr>
        <w:t xml:space="preserve">      else if (name.Contains("l") || name.Contains("h")) {</w:t>
      </w:r>
    </w:p>
    <w:p w14:paraId="3109ECCB" w14:textId="77777777" w:rsidR="002B63B5" w:rsidRPr="00DB788F" w:rsidRDefault="002B63B5" w:rsidP="00DB788F">
      <w:pPr>
        <w:pStyle w:val="Code"/>
        <w:rPr>
          <w:highlight w:val="white"/>
        </w:rPr>
      </w:pPr>
      <w:r w:rsidRPr="00DB788F">
        <w:rPr>
          <w:highlight w:val="white"/>
        </w:rPr>
        <w:t xml:space="preserve">        return 1;</w:t>
      </w:r>
    </w:p>
    <w:p w14:paraId="64CDECC1" w14:textId="77777777" w:rsidR="002B63B5" w:rsidRPr="00DB788F" w:rsidRDefault="002B63B5" w:rsidP="00DB788F">
      <w:pPr>
        <w:pStyle w:val="Code"/>
        <w:rPr>
          <w:highlight w:val="white"/>
        </w:rPr>
      </w:pPr>
      <w:r w:rsidRPr="00DB788F">
        <w:rPr>
          <w:highlight w:val="white"/>
        </w:rPr>
        <w:t xml:space="preserve">      }</w:t>
      </w:r>
    </w:p>
    <w:p w14:paraId="4B008D1E" w14:textId="77777777" w:rsidR="002B63B5" w:rsidRPr="00DB788F" w:rsidRDefault="002B63B5" w:rsidP="00DB788F">
      <w:pPr>
        <w:pStyle w:val="Code"/>
        <w:rPr>
          <w:highlight w:val="white"/>
        </w:rPr>
      </w:pPr>
      <w:r w:rsidRPr="00DB788F">
        <w:rPr>
          <w:highlight w:val="white"/>
        </w:rPr>
        <w:t xml:space="preserve">      else {</w:t>
      </w:r>
    </w:p>
    <w:p w14:paraId="6F328C0A" w14:textId="77777777" w:rsidR="002B63B5" w:rsidRPr="00DB788F" w:rsidRDefault="002B63B5" w:rsidP="00DB788F">
      <w:pPr>
        <w:pStyle w:val="Code"/>
        <w:rPr>
          <w:highlight w:val="white"/>
        </w:rPr>
      </w:pPr>
      <w:r w:rsidRPr="00DB788F">
        <w:rPr>
          <w:highlight w:val="white"/>
        </w:rPr>
        <w:t xml:space="preserve">        return 2;</w:t>
      </w:r>
    </w:p>
    <w:p w14:paraId="01335B2A" w14:textId="77777777" w:rsidR="002B63B5" w:rsidRPr="00DB788F" w:rsidRDefault="002B63B5" w:rsidP="00DB788F">
      <w:pPr>
        <w:pStyle w:val="Code"/>
        <w:rPr>
          <w:highlight w:val="white"/>
        </w:rPr>
      </w:pPr>
      <w:r w:rsidRPr="00DB788F">
        <w:rPr>
          <w:highlight w:val="white"/>
        </w:rPr>
        <w:t xml:space="preserve">      }</w:t>
      </w:r>
    </w:p>
    <w:p w14:paraId="2A3D13BB" w14:textId="77777777" w:rsidR="002B63B5" w:rsidRPr="00DB788F" w:rsidRDefault="002B63B5" w:rsidP="00DB788F">
      <w:pPr>
        <w:pStyle w:val="Code"/>
        <w:rPr>
          <w:highlight w:val="white"/>
        </w:rPr>
      </w:pPr>
      <w:r w:rsidRPr="00DB788F">
        <w:rPr>
          <w:highlight w:val="white"/>
        </w:rPr>
        <w:t xml:space="preserve">    }</w:t>
      </w:r>
    </w:p>
    <w:p w14:paraId="042AACA1" w14:textId="282D64ED" w:rsidR="002B63B5" w:rsidRPr="00DB788F" w:rsidRDefault="002B20DE" w:rsidP="00EA2133">
      <w:pPr>
        <w:rPr>
          <w:highlight w:val="white"/>
        </w:rPr>
      </w:pPr>
      <w:r>
        <w:rPr>
          <w:highlight w:val="white"/>
        </w:rPr>
        <w:t xml:space="preserve">The </w:t>
      </w:r>
      <w:r w:rsidRPr="0054127F">
        <w:rPr>
          <w:rStyle w:val="KeyWord0"/>
          <w:highlight w:val="white"/>
        </w:rPr>
        <w:t>RegisterToSize</w:t>
      </w:r>
      <w:r w:rsidR="00EA2133">
        <w:rPr>
          <w:highlight w:val="white"/>
        </w:rPr>
        <w:t xml:space="preserve"> method return the register with is stated size.</w:t>
      </w:r>
    </w:p>
    <w:p w14:paraId="742D443C" w14:textId="77777777" w:rsidR="002B63B5" w:rsidRPr="00DB788F" w:rsidRDefault="002B63B5" w:rsidP="00DB788F">
      <w:pPr>
        <w:pStyle w:val="Code"/>
        <w:rPr>
          <w:highlight w:val="white"/>
        </w:rPr>
      </w:pPr>
      <w:r w:rsidRPr="00DB788F">
        <w:rPr>
          <w:highlight w:val="white"/>
        </w:rPr>
        <w:lastRenderedPageBreak/>
        <w:t xml:space="preserve">    public static Register RegisterToSize(Register register, int size) {</w:t>
      </w:r>
    </w:p>
    <w:p w14:paraId="079FACA5" w14:textId="77777777" w:rsidR="002B63B5" w:rsidRPr="00DB788F" w:rsidRDefault="002B63B5" w:rsidP="00DB788F">
      <w:pPr>
        <w:pStyle w:val="Code"/>
        <w:rPr>
          <w:highlight w:val="white"/>
        </w:rPr>
      </w:pPr>
      <w:r w:rsidRPr="00DB788F">
        <w:rPr>
          <w:highlight w:val="white"/>
        </w:rPr>
        <w:t xml:space="preserve">      string name = Enum.GetName(typeof(Register), register);</w:t>
      </w:r>
    </w:p>
    <w:p w14:paraId="13AEF4F6" w14:textId="47F8B4DF" w:rsidR="002B63B5" w:rsidRPr="00DB788F" w:rsidRDefault="00137B13" w:rsidP="00ED2E7C">
      <w:pPr>
        <w:rPr>
          <w:highlight w:val="white"/>
        </w:rPr>
      </w:pPr>
      <w:r>
        <w:rPr>
          <w:highlight w:val="white"/>
        </w:rPr>
        <w:t>I</w:t>
      </w:r>
      <w:r w:rsidR="00646B72">
        <w:rPr>
          <w:highlight w:val="white"/>
        </w:rPr>
        <w:t>f</w:t>
      </w:r>
      <w:r>
        <w:rPr>
          <w:highlight w:val="white"/>
        </w:rPr>
        <w:t xml:space="preserve"> the size is one byte, we replace</w:t>
      </w:r>
      <w:r w:rsidR="00646B72">
        <w:rPr>
          <w:highlight w:val="white"/>
        </w:rPr>
        <w:t xml:space="preserve"> ‘x’ with ‘l’ and remove ‘e’ and ‘r’.</w:t>
      </w:r>
    </w:p>
    <w:p w14:paraId="39F82BA1" w14:textId="77777777" w:rsidR="002B63B5" w:rsidRPr="00DB788F" w:rsidRDefault="002B63B5" w:rsidP="00DB788F">
      <w:pPr>
        <w:pStyle w:val="Code"/>
        <w:rPr>
          <w:highlight w:val="white"/>
        </w:rPr>
      </w:pPr>
      <w:r w:rsidRPr="00DB788F">
        <w:rPr>
          <w:highlight w:val="white"/>
        </w:rPr>
        <w:t xml:space="preserve">      switch (size) {</w:t>
      </w:r>
    </w:p>
    <w:p w14:paraId="00AE840D" w14:textId="77777777" w:rsidR="002B63B5" w:rsidRPr="00DB788F" w:rsidRDefault="002B63B5" w:rsidP="00DB788F">
      <w:pPr>
        <w:pStyle w:val="Code"/>
        <w:rPr>
          <w:highlight w:val="white"/>
        </w:rPr>
      </w:pPr>
      <w:r w:rsidRPr="00DB788F">
        <w:rPr>
          <w:highlight w:val="white"/>
        </w:rPr>
        <w:t xml:space="preserve">        case 1:</w:t>
      </w:r>
    </w:p>
    <w:p w14:paraId="420CA1EB" w14:textId="77777777" w:rsidR="002B63B5" w:rsidRPr="00DB788F" w:rsidRDefault="002B63B5" w:rsidP="00DB788F">
      <w:pPr>
        <w:pStyle w:val="Code"/>
        <w:rPr>
          <w:highlight w:val="white"/>
        </w:rPr>
      </w:pPr>
      <w:r w:rsidRPr="00DB788F">
        <w:rPr>
          <w:highlight w:val="white"/>
        </w:rPr>
        <w:t xml:space="preserve">          name = name.Replace("x", "l").Replace("e", "").Replace("r", "");</w:t>
      </w:r>
    </w:p>
    <w:p w14:paraId="79AC7AE0" w14:textId="77777777" w:rsidR="002B63B5" w:rsidRPr="00DB788F" w:rsidRDefault="002B63B5" w:rsidP="00DB788F">
      <w:pPr>
        <w:pStyle w:val="Code"/>
        <w:rPr>
          <w:highlight w:val="white"/>
        </w:rPr>
      </w:pPr>
      <w:r w:rsidRPr="00DB788F">
        <w:rPr>
          <w:highlight w:val="white"/>
        </w:rPr>
        <w:t xml:space="preserve">          break;</w:t>
      </w:r>
    </w:p>
    <w:p w14:paraId="68F2EC1E" w14:textId="20F5A090" w:rsidR="002B63B5" w:rsidRPr="00DB788F" w:rsidRDefault="00A429D8" w:rsidP="00A429D8">
      <w:pPr>
        <w:rPr>
          <w:highlight w:val="white"/>
        </w:rPr>
      </w:pPr>
      <w:r>
        <w:rPr>
          <w:highlight w:val="white"/>
        </w:rPr>
        <w:t>If the size is two bytes, we replace ‘l’ with ‘x’ and remove ‘e’ and ‘r’.</w:t>
      </w:r>
    </w:p>
    <w:p w14:paraId="4A5927C5" w14:textId="77777777" w:rsidR="002B63B5" w:rsidRPr="00DB788F" w:rsidRDefault="002B63B5" w:rsidP="00DB788F">
      <w:pPr>
        <w:pStyle w:val="Code"/>
        <w:rPr>
          <w:highlight w:val="white"/>
        </w:rPr>
      </w:pPr>
      <w:r w:rsidRPr="00DB788F">
        <w:rPr>
          <w:highlight w:val="white"/>
        </w:rPr>
        <w:t xml:space="preserve">        case 2:</w:t>
      </w:r>
    </w:p>
    <w:p w14:paraId="5957877B" w14:textId="77777777" w:rsidR="002B63B5" w:rsidRPr="00DB788F" w:rsidRDefault="002B63B5" w:rsidP="00DB788F">
      <w:pPr>
        <w:pStyle w:val="Code"/>
        <w:rPr>
          <w:highlight w:val="white"/>
        </w:rPr>
      </w:pPr>
      <w:r w:rsidRPr="00DB788F">
        <w:rPr>
          <w:highlight w:val="white"/>
        </w:rPr>
        <w:t xml:space="preserve">          Assert.ErrorXXX(!name.Contains("h"));</w:t>
      </w:r>
    </w:p>
    <w:p w14:paraId="0DF56E80" w14:textId="77777777" w:rsidR="002B63B5" w:rsidRPr="00DB788F" w:rsidRDefault="002B63B5" w:rsidP="00DB788F">
      <w:pPr>
        <w:pStyle w:val="Code"/>
        <w:rPr>
          <w:highlight w:val="white"/>
        </w:rPr>
      </w:pPr>
      <w:r w:rsidRPr="00DB788F">
        <w:rPr>
          <w:highlight w:val="white"/>
        </w:rPr>
        <w:t xml:space="preserve">          name = name.Replace("l", "x").Replace("e", "").Replace("r", "");</w:t>
      </w:r>
    </w:p>
    <w:p w14:paraId="1B9CDECC" w14:textId="77777777" w:rsidR="002B63B5" w:rsidRPr="00DB788F" w:rsidRDefault="002B63B5" w:rsidP="00DB788F">
      <w:pPr>
        <w:pStyle w:val="Code"/>
        <w:rPr>
          <w:highlight w:val="white"/>
        </w:rPr>
      </w:pPr>
      <w:r w:rsidRPr="00DB788F">
        <w:rPr>
          <w:highlight w:val="white"/>
        </w:rPr>
        <w:t xml:space="preserve">          break;</w:t>
      </w:r>
    </w:p>
    <w:p w14:paraId="6C1BF7B9" w14:textId="794668A1" w:rsidR="002B63B5" w:rsidRPr="00DB788F" w:rsidRDefault="00A429D8" w:rsidP="00A429D8">
      <w:pPr>
        <w:rPr>
          <w:highlight w:val="white"/>
        </w:rPr>
      </w:pPr>
      <w:r>
        <w:rPr>
          <w:highlight w:val="white"/>
        </w:rPr>
        <w:t xml:space="preserve">If the size is </w:t>
      </w:r>
      <w:r w:rsidR="004C663F">
        <w:rPr>
          <w:highlight w:val="white"/>
        </w:rPr>
        <w:t>four</w:t>
      </w:r>
      <w:r>
        <w:rPr>
          <w:highlight w:val="white"/>
        </w:rPr>
        <w:t xml:space="preserve"> bytes, we replace ‘l’ with ‘x’ and remove ‘e’ and ‘r’, and add ‘e’ at the beginning.</w:t>
      </w:r>
    </w:p>
    <w:p w14:paraId="07FB5638" w14:textId="77777777" w:rsidR="002B63B5" w:rsidRPr="00DB788F" w:rsidRDefault="002B63B5" w:rsidP="00DB788F">
      <w:pPr>
        <w:pStyle w:val="Code"/>
        <w:rPr>
          <w:highlight w:val="white"/>
        </w:rPr>
      </w:pPr>
      <w:r w:rsidRPr="00DB788F">
        <w:rPr>
          <w:highlight w:val="white"/>
        </w:rPr>
        <w:t xml:space="preserve">        case 4:</w:t>
      </w:r>
    </w:p>
    <w:p w14:paraId="502745EF" w14:textId="77777777" w:rsidR="002B63B5" w:rsidRPr="00DB788F" w:rsidRDefault="002B63B5" w:rsidP="00DB788F">
      <w:pPr>
        <w:pStyle w:val="Code"/>
        <w:rPr>
          <w:highlight w:val="white"/>
        </w:rPr>
      </w:pPr>
      <w:r w:rsidRPr="00DB788F">
        <w:rPr>
          <w:highlight w:val="white"/>
        </w:rPr>
        <w:t xml:space="preserve">          Assert.ErrorXXX(!name.Contains("h"));</w:t>
      </w:r>
    </w:p>
    <w:p w14:paraId="738D89FE" w14:textId="77777777" w:rsidR="00FE0696" w:rsidRDefault="002B63B5" w:rsidP="00DB788F">
      <w:pPr>
        <w:pStyle w:val="Code"/>
        <w:rPr>
          <w:highlight w:val="white"/>
        </w:rPr>
      </w:pPr>
      <w:r w:rsidRPr="00DB788F">
        <w:rPr>
          <w:highlight w:val="white"/>
        </w:rPr>
        <w:t xml:space="preserve">          name = "e" + name.Replace("l", "x").Replace("e", "")</w:t>
      </w:r>
    </w:p>
    <w:p w14:paraId="1E7147F0" w14:textId="72CB225E" w:rsidR="002B63B5" w:rsidRPr="00DB788F" w:rsidRDefault="00FE0696" w:rsidP="00DB788F">
      <w:pPr>
        <w:pStyle w:val="Code"/>
        <w:rPr>
          <w:highlight w:val="white"/>
        </w:rPr>
      </w:pPr>
      <w:r>
        <w:rPr>
          <w:highlight w:val="white"/>
        </w:rPr>
        <w:t xml:space="preserve">                           </w:t>
      </w:r>
      <w:r w:rsidR="002B63B5" w:rsidRPr="00DB788F">
        <w:rPr>
          <w:highlight w:val="white"/>
        </w:rPr>
        <w:t>.Replace("r", "");</w:t>
      </w:r>
    </w:p>
    <w:p w14:paraId="7AE18DB6" w14:textId="77777777" w:rsidR="002B63B5" w:rsidRPr="00DB788F" w:rsidRDefault="002B63B5" w:rsidP="00DB788F">
      <w:pPr>
        <w:pStyle w:val="Code"/>
        <w:rPr>
          <w:highlight w:val="white"/>
        </w:rPr>
      </w:pPr>
      <w:r w:rsidRPr="00DB788F">
        <w:rPr>
          <w:highlight w:val="white"/>
        </w:rPr>
        <w:t xml:space="preserve">          break;</w:t>
      </w:r>
    </w:p>
    <w:p w14:paraId="3A0682EB" w14:textId="7189809C" w:rsidR="002B63B5" w:rsidRPr="00DB788F" w:rsidRDefault="00A429D8" w:rsidP="00A429D8">
      <w:pPr>
        <w:rPr>
          <w:highlight w:val="white"/>
        </w:rPr>
      </w:pPr>
      <w:r>
        <w:rPr>
          <w:highlight w:val="white"/>
        </w:rPr>
        <w:t xml:space="preserve">If the size is </w:t>
      </w:r>
      <w:r w:rsidR="004C663F">
        <w:rPr>
          <w:highlight w:val="white"/>
        </w:rPr>
        <w:t>eight</w:t>
      </w:r>
      <w:r>
        <w:rPr>
          <w:highlight w:val="white"/>
        </w:rPr>
        <w:t xml:space="preserve"> bytes, we replace ‘l’ with ‘x’ and remove ‘e’ and ‘r’, and add ‘</w:t>
      </w:r>
      <w:r w:rsidR="00045483">
        <w:rPr>
          <w:highlight w:val="white"/>
        </w:rPr>
        <w:t>r</w:t>
      </w:r>
      <w:r>
        <w:rPr>
          <w:highlight w:val="white"/>
        </w:rPr>
        <w:t>’ at the beginning.</w:t>
      </w:r>
    </w:p>
    <w:p w14:paraId="26D93854" w14:textId="77777777" w:rsidR="002B63B5" w:rsidRPr="00DB788F" w:rsidRDefault="002B63B5" w:rsidP="00DB788F">
      <w:pPr>
        <w:pStyle w:val="Code"/>
        <w:rPr>
          <w:highlight w:val="white"/>
        </w:rPr>
      </w:pPr>
      <w:r w:rsidRPr="00DB788F">
        <w:rPr>
          <w:highlight w:val="white"/>
        </w:rPr>
        <w:t xml:space="preserve">        case 8:</w:t>
      </w:r>
    </w:p>
    <w:p w14:paraId="7652C8E0" w14:textId="77777777" w:rsidR="002B63B5" w:rsidRPr="00DB788F" w:rsidRDefault="002B63B5" w:rsidP="00DB788F">
      <w:pPr>
        <w:pStyle w:val="Code"/>
        <w:rPr>
          <w:highlight w:val="white"/>
        </w:rPr>
      </w:pPr>
      <w:r w:rsidRPr="00DB788F">
        <w:rPr>
          <w:highlight w:val="white"/>
        </w:rPr>
        <w:t xml:space="preserve">          Assert.ErrorXXX(!name.Contains("h"));</w:t>
      </w:r>
    </w:p>
    <w:p w14:paraId="60F13BD3" w14:textId="77777777" w:rsidR="002B63B5" w:rsidRPr="00DB788F" w:rsidRDefault="002B63B5" w:rsidP="00DB788F">
      <w:pPr>
        <w:pStyle w:val="Code"/>
        <w:rPr>
          <w:highlight w:val="white"/>
        </w:rPr>
      </w:pPr>
      <w:r w:rsidRPr="00DB788F">
        <w:rPr>
          <w:highlight w:val="white"/>
        </w:rPr>
        <w:t xml:space="preserve">          name = "r" + name.Replace("l", "x").Replace("e", "")</w:t>
      </w:r>
    </w:p>
    <w:p w14:paraId="2190F0A3" w14:textId="0C7C4D7D" w:rsidR="002B63B5" w:rsidRPr="00DB788F" w:rsidRDefault="002B63B5" w:rsidP="00DB788F">
      <w:pPr>
        <w:pStyle w:val="Code"/>
        <w:rPr>
          <w:highlight w:val="white"/>
        </w:rPr>
      </w:pPr>
      <w:r w:rsidRPr="00DB788F">
        <w:rPr>
          <w:highlight w:val="white"/>
        </w:rPr>
        <w:t xml:space="preserve">                           .Replace("r", "");</w:t>
      </w:r>
    </w:p>
    <w:p w14:paraId="506C4EAB" w14:textId="77777777" w:rsidR="002B63B5" w:rsidRPr="00DB788F" w:rsidRDefault="002B63B5" w:rsidP="00DB788F">
      <w:pPr>
        <w:pStyle w:val="Code"/>
        <w:rPr>
          <w:highlight w:val="white"/>
        </w:rPr>
      </w:pPr>
      <w:r w:rsidRPr="00DB788F">
        <w:rPr>
          <w:highlight w:val="white"/>
        </w:rPr>
        <w:t xml:space="preserve">          break;</w:t>
      </w:r>
    </w:p>
    <w:p w14:paraId="6612CB76" w14:textId="77777777" w:rsidR="002B63B5" w:rsidRPr="00DB788F" w:rsidRDefault="002B63B5" w:rsidP="00DB788F">
      <w:pPr>
        <w:pStyle w:val="Code"/>
        <w:rPr>
          <w:highlight w:val="white"/>
        </w:rPr>
      </w:pPr>
      <w:r w:rsidRPr="00DB788F">
        <w:rPr>
          <w:highlight w:val="white"/>
        </w:rPr>
        <w:t xml:space="preserve">      }</w:t>
      </w:r>
    </w:p>
    <w:p w14:paraId="7A1469CC" w14:textId="77777777" w:rsidR="002B63B5" w:rsidRPr="00DB788F" w:rsidRDefault="002B63B5" w:rsidP="00DB788F">
      <w:pPr>
        <w:pStyle w:val="Code"/>
        <w:rPr>
          <w:highlight w:val="white"/>
        </w:rPr>
      </w:pPr>
    </w:p>
    <w:p w14:paraId="7C2BA194" w14:textId="447BC110" w:rsidR="002B63B5" w:rsidRPr="00DB788F" w:rsidRDefault="002B63B5" w:rsidP="00DB788F">
      <w:pPr>
        <w:pStyle w:val="Code"/>
        <w:rPr>
          <w:highlight w:val="white"/>
        </w:rPr>
      </w:pPr>
      <w:r w:rsidRPr="00DB788F">
        <w:rPr>
          <w:highlight w:val="white"/>
        </w:rPr>
        <w:t xml:space="preserve">      return </w:t>
      </w:r>
      <w:r w:rsidR="00761392">
        <w:rPr>
          <w:highlight w:val="white"/>
        </w:rPr>
        <w:t>(</w:t>
      </w:r>
      <w:r w:rsidRPr="00DB788F">
        <w:rPr>
          <w:highlight w:val="white"/>
        </w:rPr>
        <w:t>(Register) Enum.Parse(typeof(Register), name)</w:t>
      </w:r>
      <w:r w:rsidR="00761392">
        <w:rPr>
          <w:highlight w:val="white"/>
        </w:rPr>
        <w:t>)</w:t>
      </w:r>
      <w:r w:rsidRPr="00DB788F">
        <w:rPr>
          <w:highlight w:val="white"/>
        </w:rPr>
        <w:t>;</w:t>
      </w:r>
    </w:p>
    <w:p w14:paraId="30E2AF51" w14:textId="77777777" w:rsidR="002B63B5" w:rsidRPr="00DB788F" w:rsidRDefault="002B63B5" w:rsidP="00DB788F">
      <w:pPr>
        <w:pStyle w:val="Code"/>
        <w:rPr>
          <w:highlight w:val="white"/>
        </w:rPr>
      </w:pPr>
      <w:r w:rsidRPr="00DB788F">
        <w:rPr>
          <w:highlight w:val="white"/>
        </w:rPr>
        <w:t xml:space="preserve">    }</w:t>
      </w:r>
    </w:p>
    <w:p w14:paraId="036C7658" w14:textId="1D616582" w:rsidR="002B63B5" w:rsidRPr="00DB788F" w:rsidRDefault="002B63B5" w:rsidP="0097122C">
      <w:pPr>
        <w:rPr>
          <w:highlight w:val="white"/>
        </w:rPr>
      </w:pPr>
      <w:r w:rsidRPr="00DB788F">
        <w:rPr>
          <w:highlight w:val="white"/>
        </w:rPr>
        <w:t xml:space="preserve">  </w:t>
      </w:r>
      <w:r w:rsidR="0097122C">
        <w:rPr>
          <w:highlight w:val="white"/>
        </w:rPr>
        <w:t xml:space="preserve">The </w:t>
      </w:r>
      <w:r w:rsidR="0097122C" w:rsidRPr="0097122C">
        <w:rPr>
          <w:rStyle w:val="KeyWord0"/>
          <w:highlight w:val="white"/>
        </w:rPr>
        <w:t>SizeOfOperator</w:t>
      </w:r>
      <w:r w:rsidR="0097122C">
        <w:rPr>
          <w:highlight w:val="white"/>
        </w:rPr>
        <w:t xml:space="preserve"> method returns the size of the operator.</w:t>
      </w:r>
    </w:p>
    <w:p w14:paraId="7304BF1E" w14:textId="77777777" w:rsidR="002B63B5" w:rsidRPr="00DB788F" w:rsidRDefault="002B63B5" w:rsidP="00DB788F">
      <w:pPr>
        <w:pStyle w:val="Code"/>
        <w:rPr>
          <w:highlight w:val="white"/>
        </w:rPr>
      </w:pPr>
      <w:r w:rsidRPr="00DB788F">
        <w:rPr>
          <w:highlight w:val="white"/>
        </w:rPr>
        <w:t xml:space="preserve">    public static int SizeOfOperator(AssemblyOperator objectOp) {</w:t>
      </w:r>
    </w:p>
    <w:p w14:paraId="1824E819" w14:textId="77777777" w:rsidR="002B63B5" w:rsidRPr="00DB788F" w:rsidRDefault="002B63B5" w:rsidP="00DB788F">
      <w:pPr>
        <w:pStyle w:val="Code"/>
        <w:rPr>
          <w:highlight w:val="white"/>
        </w:rPr>
      </w:pPr>
      <w:r w:rsidRPr="00DB788F">
        <w:rPr>
          <w:highlight w:val="white"/>
        </w:rPr>
        <w:t xml:space="preserve">      string name = Enum.GetName(typeof(AssemblyOperator), objectOp);</w:t>
      </w:r>
    </w:p>
    <w:p w14:paraId="5AE8C6D8" w14:textId="77777777" w:rsidR="002B63B5" w:rsidRPr="00DB788F" w:rsidRDefault="002B63B5" w:rsidP="00DB788F">
      <w:pPr>
        <w:pStyle w:val="Code"/>
        <w:rPr>
          <w:highlight w:val="white"/>
        </w:rPr>
      </w:pPr>
    </w:p>
    <w:p w14:paraId="2F213C6A" w14:textId="77777777" w:rsidR="002B63B5" w:rsidRPr="00DB788F" w:rsidRDefault="002B63B5" w:rsidP="00DB788F">
      <w:pPr>
        <w:pStyle w:val="Code"/>
        <w:rPr>
          <w:highlight w:val="white"/>
        </w:rPr>
      </w:pPr>
      <w:r w:rsidRPr="00DB788F">
        <w:rPr>
          <w:highlight w:val="white"/>
        </w:rPr>
        <w:t xml:space="preserve">      if (name.Contains("_byte")) {</w:t>
      </w:r>
    </w:p>
    <w:p w14:paraId="29177039" w14:textId="77777777" w:rsidR="002B63B5" w:rsidRPr="00DB788F" w:rsidRDefault="002B63B5" w:rsidP="00DB788F">
      <w:pPr>
        <w:pStyle w:val="Code"/>
        <w:rPr>
          <w:highlight w:val="white"/>
        </w:rPr>
      </w:pPr>
      <w:r w:rsidRPr="00DB788F">
        <w:rPr>
          <w:highlight w:val="white"/>
        </w:rPr>
        <w:t xml:space="preserve">        return 1;</w:t>
      </w:r>
    </w:p>
    <w:p w14:paraId="0338F9A7" w14:textId="77777777" w:rsidR="002B63B5" w:rsidRPr="00DB788F" w:rsidRDefault="002B63B5" w:rsidP="00DB788F">
      <w:pPr>
        <w:pStyle w:val="Code"/>
        <w:rPr>
          <w:highlight w:val="white"/>
        </w:rPr>
      </w:pPr>
      <w:r w:rsidRPr="00DB788F">
        <w:rPr>
          <w:highlight w:val="white"/>
        </w:rPr>
        <w:t xml:space="preserve">      }</w:t>
      </w:r>
    </w:p>
    <w:p w14:paraId="3BCE1EF6" w14:textId="77777777" w:rsidR="002B63B5" w:rsidRPr="00DB788F" w:rsidRDefault="002B63B5" w:rsidP="00DB788F">
      <w:pPr>
        <w:pStyle w:val="Code"/>
        <w:rPr>
          <w:highlight w:val="white"/>
        </w:rPr>
      </w:pPr>
      <w:r w:rsidRPr="00DB788F">
        <w:rPr>
          <w:highlight w:val="white"/>
        </w:rPr>
        <w:t xml:space="preserve">      else if (name.Contains("_word")) {</w:t>
      </w:r>
    </w:p>
    <w:p w14:paraId="6D868C0C" w14:textId="77777777" w:rsidR="002B63B5" w:rsidRPr="00DB788F" w:rsidRDefault="002B63B5" w:rsidP="00DB788F">
      <w:pPr>
        <w:pStyle w:val="Code"/>
        <w:rPr>
          <w:highlight w:val="white"/>
        </w:rPr>
      </w:pPr>
      <w:r w:rsidRPr="00DB788F">
        <w:rPr>
          <w:highlight w:val="white"/>
        </w:rPr>
        <w:t xml:space="preserve">        return 2;</w:t>
      </w:r>
    </w:p>
    <w:p w14:paraId="5DB7A08B" w14:textId="77777777" w:rsidR="002B63B5" w:rsidRPr="00DB788F" w:rsidRDefault="002B63B5" w:rsidP="00DB788F">
      <w:pPr>
        <w:pStyle w:val="Code"/>
        <w:rPr>
          <w:highlight w:val="white"/>
        </w:rPr>
      </w:pPr>
      <w:r w:rsidRPr="00DB788F">
        <w:rPr>
          <w:highlight w:val="white"/>
        </w:rPr>
        <w:t xml:space="preserve">      }</w:t>
      </w:r>
    </w:p>
    <w:p w14:paraId="6896DBD2" w14:textId="77777777" w:rsidR="002B63B5" w:rsidRPr="00DB788F" w:rsidRDefault="002B63B5" w:rsidP="00DB788F">
      <w:pPr>
        <w:pStyle w:val="Code"/>
        <w:rPr>
          <w:highlight w:val="white"/>
        </w:rPr>
      </w:pPr>
      <w:r w:rsidRPr="00DB788F">
        <w:rPr>
          <w:highlight w:val="white"/>
        </w:rPr>
        <w:t xml:space="preserve">      else if (name.Contains("_dword")) {</w:t>
      </w:r>
    </w:p>
    <w:p w14:paraId="7E7BF3A2" w14:textId="77777777" w:rsidR="002B63B5" w:rsidRPr="00DB788F" w:rsidRDefault="002B63B5" w:rsidP="00DB788F">
      <w:pPr>
        <w:pStyle w:val="Code"/>
        <w:rPr>
          <w:highlight w:val="white"/>
        </w:rPr>
      </w:pPr>
      <w:r w:rsidRPr="00DB788F">
        <w:rPr>
          <w:highlight w:val="white"/>
        </w:rPr>
        <w:t xml:space="preserve">        return 4;</w:t>
      </w:r>
    </w:p>
    <w:p w14:paraId="743E80B7" w14:textId="77777777" w:rsidR="002B63B5" w:rsidRPr="00DB788F" w:rsidRDefault="002B63B5" w:rsidP="00DB788F">
      <w:pPr>
        <w:pStyle w:val="Code"/>
        <w:rPr>
          <w:highlight w:val="white"/>
        </w:rPr>
      </w:pPr>
      <w:r w:rsidRPr="00DB788F">
        <w:rPr>
          <w:highlight w:val="white"/>
        </w:rPr>
        <w:t xml:space="preserve">      }</w:t>
      </w:r>
    </w:p>
    <w:p w14:paraId="1CDCD7DB" w14:textId="77777777" w:rsidR="002B63B5" w:rsidRPr="00DB788F" w:rsidRDefault="002B63B5" w:rsidP="00DB788F">
      <w:pPr>
        <w:pStyle w:val="Code"/>
        <w:rPr>
          <w:highlight w:val="white"/>
        </w:rPr>
      </w:pPr>
      <w:r w:rsidRPr="00DB788F">
        <w:rPr>
          <w:highlight w:val="white"/>
        </w:rPr>
        <w:t xml:space="preserve">      else { </w:t>
      </w:r>
    </w:p>
    <w:p w14:paraId="5F51AB46" w14:textId="77777777" w:rsidR="002B63B5" w:rsidRPr="00DB788F" w:rsidRDefault="002B63B5" w:rsidP="00DB788F">
      <w:pPr>
        <w:pStyle w:val="Code"/>
        <w:rPr>
          <w:highlight w:val="white"/>
        </w:rPr>
      </w:pPr>
      <w:r w:rsidRPr="00DB788F">
        <w:rPr>
          <w:highlight w:val="white"/>
        </w:rPr>
        <w:t xml:space="preserve">        Assert.ErrorXXX(name.Contains("_qword"));</w:t>
      </w:r>
    </w:p>
    <w:p w14:paraId="5B24778B" w14:textId="77777777" w:rsidR="002B63B5" w:rsidRPr="00DB788F" w:rsidRDefault="002B63B5" w:rsidP="00DB788F">
      <w:pPr>
        <w:pStyle w:val="Code"/>
        <w:rPr>
          <w:highlight w:val="white"/>
        </w:rPr>
      </w:pPr>
      <w:r w:rsidRPr="00DB788F">
        <w:rPr>
          <w:highlight w:val="white"/>
        </w:rPr>
        <w:t xml:space="preserve">        return 8;</w:t>
      </w:r>
    </w:p>
    <w:p w14:paraId="210AE48B" w14:textId="77777777" w:rsidR="002B63B5" w:rsidRPr="00DB788F" w:rsidRDefault="002B63B5" w:rsidP="00DB788F">
      <w:pPr>
        <w:pStyle w:val="Code"/>
        <w:rPr>
          <w:highlight w:val="white"/>
        </w:rPr>
      </w:pPr>
      <w:r w:rsidRPr="00DB788F">
        <w:rPr>
          <w:highlight w:val="white"/>
        </w:rPr>
        <w:t xml:space="preserve">      }</w:t>
      </w:r>
    </w:p>
    <w:p w14:paraId="39EE6231" w14:textId="77777777" w:rsidR="002B63B5" w:rsidRPr="00DB788F" w:rsidRDefault="002B63B5" w:rsidP="00DB788F">
      <w:pPr>
        <w:pStyle w:val="Code"/>
        <w:rPr>
          <w:highlight w:val="white"/>
        </w:rPr>
      </w:pPr>
      <w:r w:rsidRPr="00DB788F">
        <w:rPr>
          <w:highlight w:val="white"/>
        </w:rPr>
        <w:t xml:space="preserve">    }</w:t>
      </w:r>
    </w:p>
    <w:p w14:paraId="0939C666" w14:textId="72FD146D" w:rsidR="002B63B5" w:rsidRPr="00DB788F" w:rsidRDefault="002B63B5" w:rsidP="00E23E19">
      <w:pPr>
        <w:rPr>
          <w:highlight w:val="white"/>
        </w:rPr>
      </w:pPr>
      <w:r w:rsidRPr="00DB788F">
        <w:rPr>
          <w:highlight w:val="white"/>
        </w:rPr>
        <w:t xml:space="preserve">  </w:t>
      </w:r>
      <w:r w:rsidR="00E23E19">
        <w:rPr>
          <w:highlight w:val="white"/>
        </w:rPr>
        <w:t xml:space="preserve">The </w:t>
      </w:r>
      <w:r w:rsidR="00E23E19" w:rsidRPr="00E23E19">
        <w:rPr>
          <w:rStyle w:val="KeyWord0"/>
          <w:highlight w:val="white"/>
        </w:rPr>
        <w:t>OperatorToSize</w:t>
      </w:r>
      <w:r w:rsidR="00E23E19">
        <w:rPr>
          <w:highlight w:val="white"/>
        </w:rPr>
        <w:t xml:space="preserve"> method </w:t>
      </w:r>
      <w:r w:rsidR="00717F58">
        <w:rPr>
          <w:highlight w:val="white"/>
        </w:rPr>
        <w:t>changes a plain operator to a size operator.</w:t>
      </w:r>
    </w:p>
    <w:p w14:paraId="087CED4E" w14:textId="77777777" w:rsidR="002B63B5" w:rsidRPr="00DB788F" w:rsidRDefault="002B63B5" w:rsidP="00DB788F">
      <w:pPr>
        <w:pStyle w:val="Code"/>
        <w:rPr>
          <w:highlight w:val="white"/>
        </w:rPr>
      </w:pPr>
      <w:r w:rsidRPr="00DB788F">
        <w:rPr>
          <w:highlight w:val="white"/>
        </w:rPr>
        <w:t xml:space="preserve">    public static AssemblyOperator OperatorToSize</w:t>
      </w:r>
    </w:p>
    <w:p w14:paraId="3BA8904B" w14:textId="77777777" w:rsidR="002B63B5" w:rsidRPr="00DB788F" w:rsidRDefault="002B63B5" w:rsidP="00DB788F">
      <w:pPr>
        <w:pStyle w:val="Code"/>
        <w:rPr>
          <w:highlight w:val="white"/>
        </w:rPr>
      </w:pPr>
      <w:r w:rsidRPr="00DB788F">
        <w:rPr>
          <w:highlight w:val="white"/>
        </w:rPr>
        <w:t xml:space="preserve">                                   (AssemblyOperator objectOp, int size) {</w:t>
      </w:r>
    </w:p>
    <w:p w14:paraId="4CB4679C" w14:textId="77777777" w:rsidR="002B63B5" w:rsidRPr="00DB788F" w:rsidRDefault="002B63B5" w:rsidP="00DB788F">
      <w:pPr>
        <w:pStyle w:val="Code"/>
        <w:rPr>
          <w:highlight w:val="white"/>
        </w:rPr>
      </w:pPr>
      <w:r w:rsidRPr="00DB788F">
        <w:rPr>
          <w:highlight w:val="white"/>
        </w:rPr>
        <w:lastRenderedPageBreak/>
        <w:t xml:space="preserve">      string name = Enum.GetName(typeof(AssemblyOperator), objectOp);    </w:t>
      </w:r>
    </w:p>
    <w:p w14:paraId="3FF7A7C2" w14:textId="77777777" w:rsidR="002B63B5" w:rsidRPr="00DB788F" w:rsidRDefault="002B63B5" w:rsidP="00DB788F">
      <w:pPr>
        <w:pStyle w:val="Code"/>
        <w:rPr>
          <w:highlight w:val="white"/>
        </w:rPr>
      </w:pPr>
      <w:r w:rsidRPr="00DB788F">
        <w:rPr>
          <w:highlight w:val="white"/>
        </w:rPr>
        <w:t xml:space="preserve">      Assert.ErrorXXX(objectOp != AssemblyOperator.interrupt);</w:t>
      </w:r>
    </w:p>
    <w:p w14:paraId="1AEBA062" w14:textId="77777777" w:rsidR="002B63B5" w:rsidRPr="00DB788F" w:rsidRDefault="002B63B5" w:rsidP="00DB788F">
      <w:pPr>
        <w:pStyle w:val="Code"/>
        <w:rPr>
          <w:highlight w:val="white"/>
        </w:rPr>
      </w:pPr>
      <w:r w:rsidRPr="00DB788F">
        <w:rPr>
          <w:highlight w:val="white"/>
        </w:rPr>
        <w:t xml:space="preserve">    </w:t>
      </w:r>
    </w:p>
    <w:p w14:paraId="5C74A073" w14:textId="77777777" w:rsidR="002B63B5" w:rsidRPr="00DB788F" w:rsidRDefault="002B63B5" w:rsidP="00DB788F">
      <w:pPr>
        <w:pStyle w:val="Code"/>
        <w:rPr>
          <w:highlight w:val="white"/>
        </w:rPr>
      </w:pPr>
      <w:r w:rsidRPr="00DB788F">
        <w:rPr>
          <w:highlight w:val="white"/>
        </w:rPr>
        <w:t xml:space="preserve">      switch (size) {</w:t>
      </w:r>
    </w:p>
    <w:p w14:paraId="013C353F" w14:textId="77777777" w:rsidR="002B63B5" w:rsidRPr="00DB788F" w:rsidRDefault="002B63B5" w:rsidP="00DB788F">
      <w:pPr>
        <w:pStyle w:val="Code"/>
        <w:rPr>
          <w:highlight w:val="white"/>
        </w:rPr>
      </w:pPr>
      <w:r w:rsidRPr="00DB788F">
        <w:rPr>
          <w:highlight w:val="white"/>
        </w:rPr>
        <w:t xml:space="preserve">        case 1:</w:t>
      </w:r>
    </w:p>
    <w:p w14:paraId="7DD360B7" w14:textId="77777777" w:rsidR="002B63B5" w:rsidRPr="00DB788F" w:rsidRDefault="002B63B5" w:rsidP="00DB788F">
      <w:pPr>
        <w:pStyle w:val="Code"/>
        <w:rPr>
          <w:highlight w:val="white"/>
        </w:rPr>
      </w:pPr>
      <w:r w:rsidRPr="00DB788F">
        <w:rPr>
          <w:highlight w:val="white"/>
        </w:rPr>
        <w:t xml:space="preserve">          name = name + "_byte";</w:t>
      </w:r>
    </w:p>
    <w:p w14:paraId="31323A7A" w14:textId="77777777" w:rsidR="002B63B5" w:rsidRPr="00DB788F" w:rsidRDefault="002B63B5" w:rsidP="00DB788F">
      <w:pPr>
        <w:pStyle w:val="Code"/>
        <w:rPr>
          <w:highlight w:val="white"/>
        </w:rPr>
      </w:pPr>
      <w:r w:rsidRPr="00DB788F">
        <w:rPr>
          <w:highlight w:val="white"/>
        </w:rPr>
        <w:t xml:space="preserve">          break;</w:t>
      </w:r>
    </w:p>
    <w:p w14:paraId="6EFA3235" w14:textId="77777777" w:rsidR="002B63B5" w:rsidRPr="00DB788F" w:rsidRDefault="002B63B5" w:rsidP="00DB788F">
      <w:pPr>
        <w:pStyle w:val="Code"/>
        <w:rPr>
          <w:highlight w:val="white"/>
        </w:rPr>
      </w:pPr>
      <w:r w:rsidRPr="00DB788F">
        <w:rPr>
          <w:highlight w:val="white"/>
        </w:rPr>
        <w:t xml:space="preserve">        </w:t>
      </w:r>
    </w:p>
    <w:p w14:paraId="0F651DEF" w14:textId="77777777" w:rsidR="002B63B5" w:rsidRPr="00DB788F" w:rsidRDefault="002B63B5" w:rsidP="00DB788F">
      <w:pPr>
        <w:pStyle w:val="Code"/>
        <w:rPr>
          <w:highlight w:val="white"/>
        </w:rPr>
      </w:pPr>
      <w:r w:rsidRPr="00DB788F">
        <w:rPr>
          <w:highlight w:val="white"/>
        </w:rPr>
        <w:t xml:space="preserve">        case 2:</w:t>
      </w:r>
    </w:p>
    <w:p w14:paraId="353A04E9" w14:textId="77777777" w:rsidR="002B63B5" w:rsidRPr="00DB788F" w:rsidRDefault="002B63B5" w:rsidP="00DB788F">
      <w:pPr>
        <w:pStyle w:val="Code"/>
        <w:rPr>
          <w:highlight w:val="white"/>
        </w:rPr>
      </w:pPr>
      <w:r w:rsidRPr="00DB788F">
        <w:rPr>
          <w:highlight w:val="white"/>
        </w:rPr>
        <w:t xml:space="preserve">          name = name + "_word";</w:t>
      </w:r>
    </w:p>
    <w:p w14:paraId="0DDB2322" w14:textId="77777777" w:rsidR="002B63B5" w:rsidRPr="00DB788F" w:rsidRDefault="002B63B5" w:rsidP="00DB788F">
      <w:pPr>
        <w:pStyle w:val="Code"/>
        <w:rPr>
          <w:highlight w:val="white"/>
        </w:rPr>
      </w:pPr>
      <w:r w:rsidRPr="00DB788F">
        <w:rPr>
          <w:highlight w:val="white"/>
        </w:rPr>
        <w:t xml:space="preserve">          break;</w:t>
      </w:r>
    </w:p>
    <w:p w14:paraId="2ADF8394" w14:textId="77777777" w:rsidR="002B63B5" w:rsidRPr="00DB788F" w:rsidRDefault="002B63B5" w:rsidP="00DB788F">
      <w:pPr>
        <w:pStyle w:val="Code"/>
        <w:rPr>
          <w:highlight w:val="white"/>
        </w:rPr>
      </w:pPr>
      <w:r w:rsidRPr="00DB788F">
        <w:rPr>
          <w:highlight w:val="white"/>
        </w:rPr>
        <w:t xml:space="preserve">        </w:t>
      </w:r>
    </w:p>
    <w:p w14:paraId="5BC78F65" w14:textId="77777777" w:rsidR="002B63B5" w:rsidRPr="00DB788F" w:rsidRDefault="002B63B5" w:rsidP="00DB788F">
      <w:pPr>
        <w:pStyle w:val="Code"/>
        <w:rPr>
          <w:highlight w:val="white"/>
        </w:rPr>
      </w:pPr>
      <w:r w:rsidRPr="00DB788F">
        <w:rPr>
          <w:highlight w:val="white"/>
        </w:rPr>
        <w:t xml:space="preserve">        case 4:</w:t>
      </w:r>
    </w:p>
    <w:p w14:paraId="11D4EC3D" w14:textId="77777777" w:rsidR="002B63B5" w:rsidRPr="00DB788F" w:rsidRDefault="002B63B5" w:rsidP="00DB788F">
      <w:pPr>
        <w:pStyle w:val="Code"/>
        <w:rPr>
          <w:highlight w:val="white"/>
        </w:rPr>
      </w:pPr>
      <w:r w:rsidRPr="00DB788F">
        <w:rPr>
          <w:highlight w:val="white"/>
        </w:rPr>
        <w:t xml:space="preserve">          name = name + "_dword";</w:t>
      </w:r>
    </w:p>
    <w:p w14:paraId="30778BC5" w14:textId="77777777" w:rsidR="002B63B5" w:rsidRPr="00DB788F" w:rsidRDefault="002B63B5" w:rsidP="00DB788F">
      <w:pPr>
        <w:pStyle w:val="Code"/>
        <w:rPr>
          <w:highlight w:val="white"/>
        </w:rPr>
      </w:pPr>
      <w:r w:rsidRPr="00DB788F">
        <w:rPr>
          <w:highlight w:val="white"/>
        </w:rPr>
        <w:t xml:space="preserve">          break;</w:t>
      </w:r>
    </w:p>
    <w:p w14:paraId="7539D377" w14:textId="77777777" w:rsidR="002B63B5" w:rsidRPr="00DB788F" w:rsidRDefault="002B63B5" w:rsidP="00DB788F">
      <w:pPr>
        <w:pStyle w:val="Code"/>
        <w:rPr>
          <w:highlight w:val="white"/>
        </w:rPr>
      </w:pPr>
    </w:p>
    <w:p w14:paraId="46726056" w14:textId="77777777" w:rsidR="002B63B5" w:rsidRPr="00DB788F" w:rsidRDefault="002B63B5" w:rsidP="00DB788F">
      <w:pPr>
        <w:pStyle w:val="Code"/>
        <w:rPr>
          <w:highlight w:val="white"/>
        </w:rPr>
      </w:pPr>
      <w:r w:rsidRPr="00DB788F">
        <w:rPr>
          <w:highlight w:val="white"/>
        </w:rPr>
        <w:t xml:space="preserve">        case 8:</w:t>
      </w:r>
    </w:p>
    <w:p w14:paraId="2CE6907F" w14:textId="77777777" w:rsidR="002B63B5" w:rsidRPr="00DB788F" w:rsidRDefault="002B63B5" w:rsidP="00DB788F">
      <w:pPr>
        <w:pStyle w:val="Code"/>
        <w:rPr>
          <w:highlight w:val="white"/>
        </w:rPr>
      </w:pPr>
      <w:r w:rsidRPr="00DB788F">
        <w:rPr>
          <w:highlight w:val="white"/>
        </w:rPr>
        <w:t xml:space="preserve">          name = name + "_qword";</w:t>
      </w:r>
    </w:p>
    <w:p w14:paraId="24421608" w14:textId="77777777" w:rsidR="002B63B5" w:rsidRPr="00DB788F" w:rsidRDefault="002B63B5" w:rsidP="00DB788F">
      <w:pPr>
        <w:pStyle w:val="Code"/>
        <w:rPr>
          <w:highlight w:val="white"/>
        </w:rPr>
      </w:pPr>
      <w:r w:rsidRPr="00DB788F">
        <w:rPr>
          <w:highlight w:val="white"/>
        </w:rPr>
        <w:t xml:space="preserve">          break;</w:t>
      </w:r>
    </w:p>
    <w:p w14:paraId="1653E5BC" w14:textId="77777777" w:rsidR="002B63B5" w:rsidRPr="00DB788F" w:rsidRDefault="002B63B5" w:rsidP="00DB788F">
      <w:pPr>
        <w:pStyle w:val="Code"/>
        <w:rPr>
          <w:highlight w:val="white"/>
        </w:rPr>
      </w:pPr>
      <w:r w:rsidRPr="00DB788F">
        <w:rPr>
          <w:highlight w:val="white"/>
        </w:rPr>
        <w:t xml:space="preserve">      }</w:t>
      </w:r>
    </w:p>
    <w:p w14:paraId="2BA112F2" w14:textId="77777777" w:rsidR="002B63B5" w:rsidRPr="00DB788F" w:rsidRDefault="002B63B5" w:rsidP="00DB788F">
      <w:pPr>
        <w:pStyle w:val="Code"/>
        <w:rPr>
          <w:highlight w:val="white"/>
        </w:rPr>
      </w:pPr>
    </w:p>
    <w:p w14:paraId="5D60A9D9" w14:textId="77777777" w:rsidR="002B63B5" w:rsidRPr="00DB788F" w:rsidRDefault="002B63B5" w:rsidP="00DB788F">
      <w:pPr>
        <w:pStyle w:val="Code"/>
        <w:rPr>
          <w:highlight w:val="white"/>
        </w:rPr>
      </w:pPr>
      <w:r w:rsidRPr="00DB788F">
        <w:rPr>
          <w:highlight w:val="white"/>
        </w:rPr>
        <w:t xml:space="preserve">      Assert.ErrorXXX(name.Contains("_"));</w:t>
      </w:r>
    </w:p>
    <w:p w14:paraId="6060E52A" w14:textId="77777777" w:rsidR="002B63B5" w:rsidRPr="00DB788F" w:rsidRDefault="002B63B5" w:rsidP="00DB788F">
      <w:pPr>
        <w:pStyle w:val="Code"/>
        <w:rPr>
          <w:highlight w:val="white"/>
        </w:rPr>
      </w:pPr>
      <w:r w:rsidRPr="00DB788F">
        <w:rPr>
          <w:highlight w:val="white"/>
        </w:rPr>
        <w:t xml:space="preserve">      return ((AssemblyOperator) Enum.Parse(typeof(AssemblyOperator), name));</w:t>
      </w:r>
    </w:p>
    <w:p w14:paraId="0044555A" w14:textId="77777777" w:rsidR="002B63B5" w:rsidRPr="00DB788F" w:rsidRDefault="002B63B5" w:rsidP="00DB788F">
      <w:pPr>
        <w:pStyle w:val="Code"/>
        <w:rPr>
          <w:highlight w:val="white"/>
        </w:rPr>
      </w:pPr>
      <w:r w:rsidRPr="00DB788F">
        <w:rPr>
          <w:highlight w:val="white"/>
        </w:rPr>
        <w:t xml:space="preserve">    }</w:t>
      </w:r>
    </w:p>
    <w:p w14:paraId="588B100C" w14:textId="49A0FF4B" w:rsidR="002B63B5" w:rsidRPr="00DB788F" w:rsidRDefault="00956AB6" w:rsidP="00956AB6">
      <w:pPr>
        <w:rPr>
          <w:highlight w:val="white"/>
        </w:rPr>
      </w:pPr>
      <w:r>
        <w:rPr>
          <w:highlight w:val="white"/>
        </w:rPr>
        <w:t xml:space="preserve">The </w:t>
      </w:r>
      <w:r w:rsidRPr="00956AB6">
        <w:rPr>
          <w:rStyle w:val="KeyWord0"/>
          <w:highlight w:val="white"/>
        </w:rPr>
        <w:t>SizeOfValue</w:t>
      </w:r>
      <w:r>
        <w:rPr>
          <w:highlight w:val="white"/>
        </w:rPr>
        <w:t xml:space="preserve"> method </w:t>
      </w:r>
      <w:r w:rsidR="00617A14">
        <w:rPr>
          <w:highlight w:val="white"/>
        </w:rPr>
        <w:t>return a size of a value, with some exceptions.</w:t>
      </w:r>
      <w:r w:rsidR="00B53F04">
        <w:rPr>
          <w:highlight w:val="white"/>
        </w:rPr>
        <w:t xml:space="preserve"> In case of a mov-operator, the size is given by the operator, and in case of a compare-operator with value zero, the size is one. Otherwise, we just call the second </w:t>
      </w:r>
      <w:r w:rsidR="00B53F04" w:rsidRPr="00B53F04">
        <w:rPr>
          <w:rStyle w:val="KeyWord0"/>
          <w:highlight w:val="white"/>
        </w:rPr>
        <w:t>SizeOfValue</w:t>
      </w:r>
      <w:r w:rsidR="00B53F04">
        <w:rPr>
          <w:highlight w:val="white"/>
        </w:rPr>
        <w:t xml:space="preserve"> to get the value size.</w:t>
      </w:r>
    </w:p>
    <w:p w14:paraId="69F37898" w14:textId="77777777" w:rsidR="002B63B5" w:rsidRPr="00DB788F" w:rsidRDefault="002B63B5" w:rsidP="00DB788F">
      <w:pPr>
        <w:pStyle w:val="Code"/>
        <w:rPr>
          <w:highlight w:val="white"/>
        </w:rPr>
      </w:pPr>
      <w:r w:rsidRPr="00DB788F">
        <w:rPr>
          <w:highlight w:val="white"/>
        </w:rPr>
        <w:t xml:space="preserve">    public static int SizeOfValue(BigInteger value, AssemblyOperator op) {</w:t>
      </w:r>
    </w:p>
    <w:p w14:paraId="3C665E73" w14:textId="77777777" w:rsidR="002B63B5" w:rsidRPr="00DB788F" w:rsidRDefault="002B63B5" w:rsidP="00DB788F">
      <w:pPr>
        <w:pStyle w:val="Code"/>
        <w:rPr>
          <w:highlight w:val="white"/>
        </w:rPr>
      </w:pPr>
      <w:r w:rsidRPr="00DB788F">
        <w:rPr>
          <w:highlight w:val="white"/>
        </w:rPr>
        <w:t xml:space="preserve">      string name = Enum.GetName(typeof(AssemblyOperator), op);</w:t>
      </w:r>
    </w:p>
    <w:p w14:paraId="3E422596" w14:textId="77777777" w:rsidR="002B63B5" w:rsidRPr="00DB788F" w:rsidRDefault="002B63B5" w:rsidP="00DB788F">
      <w:pPr>
        <w:pStyle w:val="Code"/>
        <w:rPr>
          <w:highlight w:val="white"/>
        </w:rPr>
      </w:pPr>
    </w:p>
    <w:p w14:paraId="0AA8D418" w14:textId="77777777" w:rsidR="002B63B5" w:rsidRPr="00DB788F" w:rsidRDefault="002B63B5" w:rsidP="00DB788F">
      <w:pPr>
        <w:pStyle w:val="Code"/>
        <w:rPr>
          <w:highlight w:val="white"/>
        </w:rPr>
      </w:pPr>
      <w:r w:rsidRPr="00DB788F">
        <w:rPr>
          <w:highlight w:val="white"/>
        </w:rPr>
        <w:t xml:space="preserve">      if (name.StartsWith("mov")) {</w:t>
      </w:r>
    </w:p>
    <w:p w14:paraId="09DD6614" w14:textId="77777777" w:rsidR="002B63B5" w:rsidRPr="00DB788F" w:rsidRDefault="002B63B5" w:rsidP="00DB788F">
      <w:pPr>
        <w:pStyle w:val="Code"/>
        <w:rPr>
          <w:highlight w:val="white"/>
        </w:rPr>
      </w:pPr>
      <w:r w:rsidRPr="00DB788F">
        <w:rPr>
          <w:highlight w:val="white"/>
        </w:rPr>
        <w:t xml:space="preserve">        return SizeOfOperator(op);</w:t>
      </w:r>
    </w:p>
    <w:p w14:paraId="0DA1BA13" w14:textId="77777777" w:rsidR="002B63B5" w:rsidRPr="00DB788F" w:rsidRDefault="002B63B5" w:rsidP="00DB788F">
      <w:pPr>
        <w:pStyle w:val="Code"/>
        <w:rPr>
          <w:highlight w:val="white"/>
        </w:rPr>
      </w:pPr>
      <w:r w:rsidRPr="00DB788F">
        <w:rPr>
          <w:highlight w:val="white"/>
        </w:rPr>
        <w:t xml:space="preserve">      }</w:t>
      </w:r>
    </w:p>
    <w:p w14:paraId="106C3635" w14:textId="77777777" w:rsidR="002B63B5" w:rsidRPr="00DB788F" w:rsidRDefault="002B63B5" w:rsidP="00DB788F">
      <w:pPr>
        <w:pStyle w:val="Code"/>
        <w:rPr>
          <w:highlight w:val="white"/>
        </w:rPr>
      </w:pPr>
      <w:r w:rsidRPr="00DB788F">
        <w:rPr>
          <w:highlight w:val="white"/>
        </w:rPr>
        <w:t xml:space="preserve">      else if (name.StartsWith("cmp") &amp;&amp; (value == 0)) {</w:t>
      </w:r>
    </w:p>
    <w:p w14:paraId="226857C9" w14:textId="77777777" w:rsidR="002B63B5" w:rsidRPr="00DB788F" w:rsidRDefault="002B63B5" w:rsidP="00DB788F">
      <w:pPr>
        <w:pStyle w:val="Code"/>
        <w:rPr>
          <w:highlight w:val="white"/>
        </w:rPr>
      </w:pPr>
      <w:r w:rsidRPr="00DB788F">
        <w:rPr>
          <w:highlight w:val="white"/>
        </w:rPr>
        <w:t xml:space="preserve">        return 1;</w:t>
      </w:r>
    </w:p>
    <w:p w14:paraId="17FC8D45" w14:textId="77777777" w:rsidR="002B63B5" w:rsidRPr="00DB788F" w:rsidRDefault="002B63B5" w:rsidP="00DB788F">
      <w:pPr>
        <w:pStyle w:val="Code"/>
        <w:rPr>
          <w:highlight w:val="white"/>
        </w:rPr>
      </w:pPr>
      <w:r w:rsidRPr="00DB788F">
        <w:rPr>
          <w:highlight w:val="white"/>
        </w:rPr>
        <w:t xml:space="preserve">      }</w:t>
      </w:r>
    </w:p>
    <w:p w14:paraId="4EC43BF9" w14:textId="77777777" w:rsidR="002B63B5" w:rsidRPr="00DB788F" w:rsidRDefault="002B63B5" w:rsidP="00DB788F">
      <w:pPr>
        <w:pStyle w:val="Code"/>
        <w:rPr>
          <w:highlight w:val="white"/>
        </w:rPr>
      </w:pPr>
      <w:r w:rsidRPr="00DB788F">
        <w:rPr>
          <w:highlight w:val="white"/>
        </w:rPr>
        <w:t xml:space="preserve">      else {</w:t>
      </w:r>
    </w:p>
    <w:p w14:paraId="593DAA3B" w14:textId="77777777" w:rsidR="002B63B5" w:rsidRPr="00DB788F" w:rsidRDefault="002B63B5" w:rsidP="00DB788F">
      <w:pPr>
        <w:pStyle w:val="Code"/>
        <w:rPr>
          <w:highlight w:val="white"/>
        </w:rPr>
      </w:pPr>
      <w:r w:rsidRPr="00DB788F">
        <w:rPr>
          <w:highlight w:val="white"/>
        </w:rPr>
        <w:t xml:space="preserve">        return SizeOfValue(value);</w:t>
      </w:r>
    </w:p>
    <w:p w14:paraId="2DB86D0E" w14:textId="77777777" w:rsidR="002B63B5" w:rsidRPr="00DB788F" w:rsidRDefault="002B63B5" w:rsidP="00DB788F">
      <w:pPr>
        <w:pStyle w:val="Code"/>
        <w:rPr>
          <w:highlight w:val="white"/>
        </w:rPr>
      </w:pPr>
      <w:r w:rsidRPr="00DB788F">
        <w:rPr>
          <w:highlight w:val="white"/>
        </w:rPr>
        <w:t xml:space="preserve">      }</w:t>
      </w:r>
    </w:p>
    <w:p w14:paraId="173C80D7" w14:textId="77777777" w:rsidR="002B63B5" w:rsidRPr="00DB788F" w:rsidRDefault="002B63B5" w:rsidP="00DB788F">
      <w:pPr>
        <w:pStyle w:val="Code"/>
        <w:rPr>
          <w:highlight w:val="white"/>
        </w:rPr>
      </w:pPr>
      <w:r w:rsidRPr="00DB788F">
        <w:rPr>
          <w:highlight w:val="white"/>
        </w:rPr>
        <w:t xml:space="preserve">    }</w:t>
      </w:r>
    </w:p>
    <w:p w14:paraId="1A4022AF" w14:textId="77777777" w:rsidR="00F55A33" w:rsidRDefault="00F55A33" w:rsidP="00DB788F">
      <w:pPr>
        <w:pStyle w:val="Code"/>
        <w:rPr>
          <w:highlight w:val="white"/>
        </w:rPr>
      </w:pPr>
    </w:p>
    <w:p w14:paraId="0DCA2B24" w14:textId="4B4B13B7" w:rsidR="002B63B5" w:rsidRPr="00DB788F" w:rsidRDefault="002B63B5" w:rsidP="00DB788F">
      <w:pPr>
        <w:pStyle w:val="Code"/>
        <w:rPr>
          <w:highlight w:val="white"/>
        </w:rPr>
      </w:pPr>
      <w:r w:rsidRPr="00DB788F">
        <w:rPr>
          <w:highlight w:val="white"/>
        </w:rPr>
        <w:t xml:space="preserve">    public static int SizeOfValue(BigInteger value) {</w:t>
      </w:r>
    </w:p>
    <w:p w14:paraId="1FE5C139" w14:textId="77777777" w:rsidR="002B63B5" w:rsidRPr="00DB788F" w:rsidRDefault="002B63B5" w:rsidP="00DB788F">
      <w:pPr>
        <w:pStyle w:val="Code"/>
        <w:rPr>
          <w:highlight w:val="white"/>
        </w:rPr>
      </w:pPr>
      <w:r w:rsidRPr="00DB788F">
        <w:rPr>
          <w:highlight w:val="white"/>
        </w:rPr>
        <w:t xml:space="preserve">      if (value == 0) {</w:t>
      </w:r>
    </w:p>
    <w:p w14:paraId="4C326393" w14:textId="77777777" w:rsidR="002B63B5" w:rsidRPr="00DB788F" w:rsidRDefault="002B63B5" w:rsidP="00DB788F">
      <w:pPr>
        <w:pStyle w:val="Code"/>
        <w:rPr>
          <w:highlight w:val="white"/>
        </w:rPr>
      </w:pPr>
      <w:r w:rsidRPr="00DB788F">
        <w:rPr>
          <w:highlight w:val="white"/>
        </w:rPr>
        <w:t xml:space="preserve">        return 0;</w:t>
      </w:r>
    </w:p>
    <w:p w14:paraId="4422DD43" w14:textId="77777777" w:rsidR="002B63B5" w:rsidRPr="00DB788F" w:rsidRDefault="002B63B5" w:rsidP="00DB788F">
      <w:pPr>
        <w:pStyle w:val="Code"/>
        <w:rPr>
          <w:highlight w:val="white"/>
        </w:rPr>
      </w:pPr>
      <w:r w:rsidRPr="00DB788F">
        <w:rPr>
          <w:highlight w:val="white"/>
        </w:rPr>
        <w:t xml:space="preserve">      }</w:t>
      </w:r>
    </w:p>
    <w:p w14:paraId="088F2B89" w14:textId="77777777" w:rsidR="002B63B5" w:rsidRPr="00DB788F" w:rsidRDefault="002B63B5" w:rsidP="00DB788F">
      <w:pPr>
        <w:pStyle w:val="Code"/>
        <w:rPr>
          <w:highlight w:val="white"/>
        </w:rPr>
      </w:pPr>
      <w:r w:rsidRPr="00DB788F">
        <w:rPr>
          <w:highlight w:val="white"/>
        </w:rPr>
        <w:t xml:space="preserve">      else if ((-128 &lt;= value) &amp;&amp; (value &lt;= 255)) {</w:t>
      </w:r>
    </w:p>
    <w:p w14:paraId="7785D23A" w14:textId="77777777" w:rsidR="002B63B5" w:rsidRPr="00DB788F" w:rsidRDefault="002B63B5" w:rsidP="00DB788F">
      <w:pPr>
        <w:pStyle w:val="Code"/>
        <w:rPr>
          <w:highlight w:val="white"/>
        </w:rPr>
      </w:pPr>
      <w:r w:rsidRPr="00DB788F">
        <w:rPr>
          <w:highlight w:val="white"/>
        </w:rPr>
        <w:t xml:space="preserve">        return 1;</w:t>
      </w:r>
    </w:p>
    <w:p w14:paraId="63DEE265" w14:textId="77777777" w:rsidR="002B63B5" w:rsidRPr="00DB788F" w:rsidRDefault="002B63B5" w:rsidP="00DB788F">
      <w:pPr>
        <w:pStyle w:val="Code"/>
        <w:rPr>
          <w:highlight w:val="white"/>
        </w:rPr>
      </w:pPr>
      <w:r w:rsidRPr="00DB788F">
        <w:rPr>
          <w:highlight w:val="white"/>
        </w:rPr>
        <w:t xml:space="preserve">      }</w:t>
      </w:r>
    </w:p>
    <w:p w14:paraId="78A0291C" w14:textId="77777777" w:rsidR="002B63B5" w:rsidRPr="00DB788F" w:rsidRDefault="002B63B5" w:rsidP="00DB788F">
      <w:pPr>
        <w:pStyle w:val="Code"/>
        <w:rPr>
          <w:highlight w:val="white"/>
        </w:rPr>
      </w:pPr>
      <w:r w:rsidRPr="00DB788F">
        <w:rPr>
          <w:highlight w:val="white"/>
        </w:rPr>
        <w:t xml:space="preserve">      else if ((-32768 &lt;= value) &amp;&amp; (value &lt;= 65535)) {</w:t>
      </w:r>
    </w:p>
    <w:p w14:paraId="33561102" w14:textId="77777777" w:rsidR="002B63B5" w:rsidRPr="00DB788F" w:rsidRDefault="002B63B5" w:rsidP="00DB788F">
      <w:pPr>
        <w:pStyle w:val="Code"/>
        <w:rPr>
          <w:highlight w:val="white"/>
        </w:rPr>
      </w:pPr>
      <w:r w:rsidRPr="00DB788F">
        <w:rPr>
          <w:highlight w:val="white"/>
        </w:rPr>
        <w:t xml:space="preserve">        return 2;</w:t>
      </w:r>
    </w:p>
    <w:p w14:paraId="07D73AB1" w14:textId="77777777" w:rsidR="002B63B5" w:rsidRPr="00DB788F" w:rsidRDefault="002B63B5" w:rsidP="00DB788F">
      <w:pPr>
        <w:pStyle w:val="Code"/>
        <w:rPr>
          <w:highlight w:val="white"/>
        </w:rPr>
      </w:pPr>
      <w:r w:rsidRPr="00DB788F">
        <w:rPr>
          <w:highlight w:val="white"/>
        </w:rPr>
        <w:t xml:space="preserve">      }</w:t>
      </w:r>
    </w:p>
    <w:p w14:paraId="66F35E48" w14:textId="77777777" w:rsidR="002B63B5" w:rsidRPr="00DB788F" w:rsidRDefault="002B63B5" w:rsidP="00DB788F">
      <w:pPr>
        <w:pStyle w:val="Code"/>
        <w:rPr>
          <w:highlight w:val="white"/>
        </w:rPr>
      </w:pPr>
      <w:r w:rsidRPr="00DB788F">
        <w:rPr>
          <w:highlight w:val="white"/>
        </w:rPr>
        <w:t xml:space="preserve">      else if ((-2147483648 &lt;= value) &amp;&amp; (value &lt;= 4294967295)) {</w:t>
      </w:r>
    </w:p>
    <w:p w14:paraId="2174E306" w14:textId="77777777" w:rsidR="002B63B5" w:rsidRPr="00DB788F" w:rsidRDefault="002B63B5" w:rsidP="00DB788F">
      <w:pPr>
        <w:pStyle w:val="Code"/>
        <w:rPr>
          <w:highlight w:val="white"/>
        </w:rPr>
      </w:pPr>
      <w:r w:rsidRPr="00DB788F">
        <w:rPr>
          <w:highlight w:val="white"/>
        </w:rPr>
        <w:t xml:space="preserve">        return 4;</w:t>
      </w:r>
    </w:p>
    <w:p w14:paraId="1C36221E" w14:textId="77777777" w:rsidR="002B63B5" w:rsidRPr="00DB788F" w:rsidRDefault="002B63B5" w:rsidP="00DB788F">
      <w:pPr>
        <w:pStyle w:val="Code"/>
        <w:rPr>
          <w:highlight w:val="white"/>
        </w:rPr>
      </w:pPr>
      <w:r w:rsidRPr="00DB788F">
        <w:rPr>
          <w:highlight w:val="white"/>
        </w:rPr>
        <w:t xml:space="preserve">      }</w:t>
      </w:r>
    </w:p>
    <w:p w14:paraId="63C79091" w14:textId="77777777" w:rsidR="002B63B5" w:rsidRPr="00DB788F" w:rsidRDefault="002B63B5" w:rsidP="00DB788F">
      <w:pPr>
        <w:pStyle w:val="Code"/>
        <w:rPr>
          <w:highlight w:val="white"/>
        </w:rPr>
      </w:pPr>
      <w:r w:rsidRPr="00DB788F">
        <w:rPr>
          <w:highlight w:val="white"/>
        </w:rPr>
        <w:t xml:space="preserve">      else {</w:t>
      </w:r>
    </w:p>
    <w:p w14:paraId="7A02094D" w14:textId="77777777" w:rsidR="002B63B5" w:rsidRPr="00DB788F" w:rsidRDefault="002B63B5" w:rsidP="00DB788F">
      <w:pPr>
        <w:pStyle w:val="Code"/>
        <w:rPr>
          <w:highlight w:val="white"/>
        </w:rPr>
      </w:pPr>
      <w:r w:rsidRPr="00DB788F">
        <w:rPr>
          <w:highlight w:val="white"/>
        </w:rPr>
        <w:lastRenderedPageBreak/>
        <w:t xml:space="preserve">        return 8;</w:t>
      </w:r>
    </w:p>
    <w:p w14:paraId="3B2BCE20" w14:textId="77777777" w:rsidR="002B63B5" w:rsidRPr="00DB788F" w:rsidRDefault="002B63B5" w:rsidP="00DB788F">
      <w:pPr>
        <w:pStyle w:val="Code"/>
        <w:rPr>
          <w:highlight w:val="white"/>
        </w:rPr>
      </w:pPr>
      <w:r w:rsidRPr="00DB788F">
        <w:rPr>
          <w:highlight w:val="white"/>
        </w:rPr>
        <w:t xml:space="preserve">      }</w:t>
      </w:r>
    </w:p>
    <w:p w14:paraId="1A8F84E8" w14:textId="7025C9F3" w:rsidR="002B63B5" w:rsidRDefault="002B63B5" w:rsidP="00DB788F">
      <w:pPr>
        <w:pStyle w:val="Code"/>
        <w:rPr>
          <w:highlight w:val="white"/>
        </w:rPr>
      </w:pPr>
      <w:r w:rsidRPr="00DB788F">
        <w:rPr>
          <w:highlight w:val="white"/>
        </w:rPr>
        <w:t xml:space="preserve">    }</w:t>
      </w:r>
    </w:p>
    <w:p w14:paraId="74C15C38" w14:textId="57C260F1" w:rsidR="00441DDC" w:rsidRPr="00DB788F" w:rsidRDefault="00441DDC" w:rsidP="00441DDC">
      <w:pPr>
        <w:pStyle w:val="Rubrik3"/>
        <w:rPr>
          <w:highlight w:val="white"/>
        </w:rPr>
      </w:pPr>
      <w:r>
        <w:rPr>
          <w:highlight w:val="white"/>
        </w:rPr>
        <w:t>ToString</w:t>
      </w:r>
    </w:p>
    <w:p w14:paraId="54D903EC" w14:textId="29B58484" w:rsidR="00E11A33" w:rsidRPr="00DB788F" w:rsidRDefault="00496922" w:rsidP="00B53F04">
      <w:pPr>
        <w:rPr>
          <w:highlight w:val="white"/>
        </w:rPr>
      </w:pPr>
      <w:r>
        <w:rPr>
          <w:highlight w:val="white"/>
        </w:rPr>
        <w:t>T</w:t>
      </w:r>
      <w:r w:rsidR="00B53F04">
        <w:rPr>
          <w:highlight w:val="white"/>
        </w:rPr>
        <w:t xml:space="preserve">he </w:t>
      </w:r>
      <w:r w:rsidR="00B53F04" w:rsidRPr="004759A0">
        <w:rPr>
          <w:rStyle w:val="KeyWord0"/>
          <w:highlight w:val="white"/>
        </w:rPr>
        <w:t>ToString</w:t>
      </w:r>
      <w:r w:rsidR="00B53F04">
        <w:rPr>
          <w:highlight w:val="white"/>
        </w:rPr>
        <w:t xml:space="preserve"> method returns the instruction in plain text.</w:t>
      </w:r>
      <w:r w:rsidR="00E11A33">
        <w:rPr>
          <w:highlight w:val="white"/>
        </w:rPr>
        <w:t xml:space="preserve"> We have six categories of operations:</w:t>
      </w:r>
    </w:p>
    <w:p w14:paraId="694203CB" w14:textId="77777777" w:rsidR="00097076" w:rsidRPr="00097076" w:rsidRDefault="00097076" w:rsidP="00097076">
      <w:pPr>
        <w:pStyle w:val="Code"/>
        <w:rPr>
          <w:highlight w:val="white"/>
        </w:rPr>
      </w:pPr>
      <w:r w:rsidRPr="00097076">
        <w:rPr>
          <w:highlight w:val="white"/>
        </w:rPr>
        <w:t xml:space="preserve">    public override string ToString() {</w:t>
      </w:r>
    </w:p>
    <w:p w14:paraId="24987397" w14:textId="77777777" w:rsidR="00097076" w:rsidRPr="00097076" w:rsidRDefault="00097076" w:rsidP="00097076">
      <w:pPr>
        <w:pStyle w:val="Code"/>
        <w:rPr>
          <w:highlight w:val="white"/>
        </w:rPr>
      </w:pPr>
      <w:r w:rsidRPr="00097076">
        <w:rPr>
          <w:highlight w:val="white"/>
        </w:rPr>
        <w:t xml:space="preserve">      object operand0 = m_operandArray[0],</w:t>
      </w:r>
    </w:p>
    <w:p w14:paraId="07973077" w14:textId="77777777" w:rsidR="00097076" w:rsidRPr="00097076" w:rsidRDefault="00097076" w:rsidP="00097076">
      <w:pPr>
        <w:pStyle w:val="Code"/>
        <w:rPr>
          <w:highlight w:val="white"/>
        </w:rPr>
      </w:pPr>
      <w:r w:rsidRPr="00097076">
        <w:rPr>
          <w:highlight w:val="white"/>
        </w:rPr>
        <w:t xml:space="preserve">             operand1 = m_operandArray[1],</w:t>
      </w:r>
    </w:p>
    <w:p w14:paraId="4E2AF915" w14:textId="77777777" w:rsidR="00097076" w:rsidRPr="00097076" w:rsidRDefault="00097076" w:rsidP="00097076">
      <w:pPr>
        <w:pStyle w:val="Code"/>
        <w:rPr>
          <w:highlight w:val="white"/>
        </w:rPr>
      </w:pPr>
      <w:r w:rsidRPr="00097076">
        <w:rPr>
          <w:highlight w:val="white"/>
        </w:rPr>
        <w:t xml:space="preserve">             operand2 = m_operandArray[2];</w:t>
      </w:r>
    </w:p>
    <w:p w14:paraId="61A268C7" w14:textId="77777777" w:rsidR="00097076" w:rsidRPr="00097076" w:rsidRDefault="00097076" w:rsidP="00097076">
      <w:pPr>
        <w:pStyle w:val="Code"/>
        <w:rPr>
          <w:highlight w:val="white"/>
        </w:rPr>
      </w:pPr>
      <w:r w:rsidRPr="00097076">
        <w:rPr>
          <w:highlight w:val="white"/>
        </w:rPr>
        <w:t xml:space="preserve">      string operatorName = Enum.GetName(typeof(AssemblyOperator),</w:t>
      </w:r>
    </w:p>
    <w:p w14:paraId="2E9A8571" w14:textId="77777777" w:rsidR="00097076" w:rsidRPr="00097076" w:rsidRDefault="00097076" w:rsidP="00097076">
      <w:pPr>
        <w:pStyle w:val="Code"/>
        <w:rPr>
          <w:highlight w:val="white"/>
        </w:rPr>
      </w:pPr>
      <w:r w:rsidRPr="00097076">
        <w:rPr>
          <w:highlight w:val="white"/>
        </w:rPr>
        <w:t xml:space="preserve">                                         Operator).Replace("_", " ");</w:t>
      </w:r>
    </w:p>
    <w:p w14:paraId="78FE1025" w14:textId="77777777" w:rsidR="00097076" w:rsidRPr="00097076" w:rsidRDefault="00097076" w:rsidP="00097076">
      <w:pPr>
        <w:pStyle w:val="Code"/>
        <w:rPr>
          <w:highlight w:val="white"/>
        </w:rPr>
      </w:pPr>
    </w:p>
    <w:p w14:paraId="45BE6250" w14:textId="77777777" w:rsidR="00097076" w:rsidRPr="00097076" w:rsidRDefault="00097076" w:rsidP="00097076">
      <w:pPr>
        <w:pStyle w:val="Code"/>
        <w:rPr>
          <w:highlight w:val="white"/>
        </w:rPr>
      </w:pPr>
      <w:r w:rsidRPr="00097076">
        <w:rPr>
          <w:highlight w:val="white"/>
        </w:rPr>
        <w:t xml:space="preserve">      if ((Operator == AssemblyOperator.empty) ||</w:t>
      </w:r>
    </w:p>
    <w:p w14:paraId="33CE6F1B" w14:textId="77777777" w:rsidR="00097076" w:rsidRPr="00097076" w:rsidRDefault="00097076" w:rsidP="00097076">
      <w:pPr>
        <w:pStyle w:val="Code"/>
        <w:rPr>
          <w:highlight w:val="white"/>
        </w:rPr>
      </w:pPr>
      <w:r w:rsidRPr="00097076">
        <w:rPr>
          <w:highlight w:val="white"/>
        </w:rPr>
        <w:t xml:space="preserve">          (Operator == AssemblyOperator.new_middle_code)) {</w:t>
      </w:r>
    </w:p>
    <w:p w14:paraId="118922B2" w14:textId="77777777" w:rsidR="00097076" w:rsidRPr="00097076" w:rsidRDefault="00097076" w:rsidP="00097076">
      <w:pPr>
        <w:pStyle w:val="Code"/>
        <w:rPr>
          <w:highlight w:val="white"/>
        </w:rPr>
      </w:pPr>
      <w:r w:rsidRPr="00097076">
        <w:rPr>
          <w:highlight w:val="white"/>
        </w:rPr>
        <w:t xml:space="preserve">        return null;</w:t>
      </w:r>
    </w:p>
    <w:p w14:paraId="5504CFDE" w14:textId="77777777" w:rsidR="00097076" w:rsidRPr="00097076" w:rsidRDefault="00097076" w:rsidP="00097076">
      <w:pPr>
        <w:pStyle w:val="Code"/>
        <w:rPr>
          <w:highlight w:val="white"/>
        </w:rPr>
      </w:pPr>
      <w:r w:rsidRPr="00097076">
        <w:rPr>
          <w:highlight w:val="white"/>
        </w:rPr>
        <w:t xml:space="preserve">      }</w:t>
      </w:r>
    </w:p>
    <w:p w14:paraId="34A7633F" w14:textId="77777777" w:rsidR="00097076" w:rsidRPr="00097076" w:rsidRDefault="00097076" w:rsidP="00097076">
      <w:pPr>
        <w:pStyle w:val="Code"/>
        <w:rPr>
          <w:highlight w:val="white"/>
        </w:rPr>
      </w:pPr>
      <w:r w:rsidRPr="00097076">
        <w:rPr>
          <w:highlight w:val="white"/>
        </w:rPr>
        <w:t xml:space="preserve">      else if (Operator == AssemblyOperator.label) {</w:t>
      </w:r>
    </w:p>
    <w:p w14:paraId="14973B6F" w14:textId="77777777" w:rsidR="00097076" w:rsidRPr="00097076" w:rsidRDefault="00097076" w:rsidP="00097076">
      <w:pPr>
        <w:pStyle w:val="Code"/>
        <w:rPr>
          <w:highlight w:val="white"/>
        </w:rPr>
      </w:pPr>
      <w:r w:rsidRPr="00097076">
        <w:rPr>
          <w:highlight w:val="white"/>
        </w:rPr>
        <w:t xml:space="preserve">        return "\n " + operand0 + ":";</w:t>
      </w:r>
    </w:p>
    <w:p w14:paraId="08CFD91C" w14:textId="77777777" w:rsidR="00097076" w:rsidRPr="00097076" w:rsidRDefault="00097076" w:rsidP="00097076">
      <w:pPr>
        <w:pStyle w:val="Code"/>
        <w:rPr>
          <w:highlight w:val="white"/>
        </w:rPr>
      </w:pPr>
      <w:r w:rsidRPr="00097076">
        <w:rPr>
          <w:highlight w:val="white"/>
        </w:rPr>
        <w:t xml:space="preserve">      }</w:t>
      </w:r>
    </w:p>
    <w:p w14:paraId="28C8BB19" w14:textId="77777777" w:rsidR="00097076" w:rsidRPr="00097076" w:rsidRDefault="00097076" w:rsidP="00097076">
      <w:pPr>
        <w:pStyle w:val="Code"/>
        <w:rPr>
          <w:highlight w:val="white"/>
        </w:rPr>
      </w:pPr>
      <w:r w:rsidRPr="00097076">
        <w:rPr>
          <w:highlight w:val="white"/>
        </w:rPr>
        <w:t xml:space="preserve">      else if (Operator == AssemblyOperator.comment) {</w:t>
      </w:r>
    </w:p>
    <w:p w14:paraId="37BE8334" w14:textId="77777777" w:rsidR="00097076" w:rsidRPr="00097076" w:rsidRDefault="00097076" w:rsidP="00097076">
      <w:pPr>
        <w:pStyle w:val="Code"/>
        <w:rPr>
          <w:highlight w:val="white"/>
        </w:rPr>
      </w:pPr>
      <w:r w:rsidRPr="00097076">
        <w:rPr>
          <w:highlight w:val="white"/>
        </w:rPr>
        <w:t xml:space="preserve">        return "\t; " + operand0;</w:t>
      </w:r>
    </w:p>
    <w:p w14:paraId="22BC228E" w14:textId="602FC9A7" w:rsidR="00097076" w:rsidRDefault="00097076" w:rsidP="00097076">
      <w:pPr>
        <w:pStyle w:val="Code"/>
        <w:rPr>
          <w:highlight w:val="white"/>
        </w:rPr>
      </w:pPr>
      <w:r w:rsidRPr="00097076">
        <w:rPr>
          <w:highlight w:val="white"/>
        </w:rPr>
        <w:t xml:space="preserve">      }</w:t>
      </w:r>
    </w:p>
    <w:p w14:paraId="06DE8397" w14:textId="6631668F" w:rsidR="00374859" w:rsidRPr="00097076" w:rsidRDefault="00374859" w:rsidP="00374859">
      <w:pPr>
        <w:rPr>
          <w:highlight w:val="white"/>
        </w:rPr>
      </w:pPr>
      <w:r>
        <w:rPr>
          <w:highlight w:val="white"/>
        </w:rPr>
        <w:t xml:space="preserve">When defining a value, we call the </w:t>
      </w:r>
      <w:r w:rsidRPr="0024224C">
        <w:rPr>
          <w:rStyle w:val="KeyWord0"/>
          <w:highlight w:val="white"/>
        </w:rPr>
        <w:t>ToVisibleString</w:t>
      </w:r>
      <w:r>
        <w:rPr>
          <w:highlight w:val="white"/>
        </w:rPr>
        <w:t xml:space="preserve"> method in case of a string.</w:t>
      </w:r>
      <w:r w:rsidR="00E85B63">
        <w:rPr>
          <w:highlight w:val="white"/>
        </w:rPr>
        <w:t xml:space="preserve"> </w:t>
      </w:r>
    </w:p>
    <w:p w14:paraId="7AE6B59E" w14:textId="77777777" w:rsidR="00097076" w:rsidRPr="00097076" w:rsidRDefault="00097076" w:rsidP="00097076">
      <w:pPr>
        <w:pStyle w:val="Code"/>
        <w:rPr>
          <w:highlight w:val="white"/>
        </w:rPr>
      </w:pPr>
      <w:r w:rsidRPr="00097076">
        <w:rPr>
          <w:highlight w:val="white"/>
        </w:rPr>
        <w:t xml:space="preserve">      else if (Operator == AssemblyOperator.define_value) {</w:t>
      </w:r>
    </w:p>
    <w:p w14:paraId="7FD26A07" w14:textId="77777777" w:rsidR="00097076" w:rsidRPr="00097076" w:rsidRDefault="00097076" w:rsidP="00097076">
      <w:pPr>
        <w:pStyle w:val="Code"/>
        <w:rPr>
          <w:highlight w:val="white"/>
        </w:rPr>
      </w:pPr>
      <w:r w:rsidRPr="00097076">
        <w:rPr>
          <w:highlight w:val="white"/>
        </w:rPr>
        <w:t xml:space="preserve">        Sort sort = (Sort) operand0;</w:t>
      </w:r>
    </w:p>
    <w:p w14:paraId="463A83A8" w14:textId="77777777" w:rsidR="00097076" w:rsidRPr="00097076" w:rsidRDefault="00097076" w:rsidP="00097076">
      <w:pPr>
        <w:pStyle w:val="Code"/>
        <w:rPr>
          <w:highlight w:val="white"/>
        </w:rPr>
      </w:pPr>
      <w:r w:rsidRPr="00097076">
        <w:rPr>
          <w:highlight w:val="white"/>
        </w:rPr>
        <w:t xml:space="preserve">        object value = operand1;</w:t>
      </w:r>
    </w:p>
    <w:p w14:paraId="4DD99A46" w14:textId="77777777" w:rsidR="00097076" w:rsidRPr="00097076" w:rsidRDefault="00097076" w:rsidP="00097076">
      <w:pPr>
        <w:pStyle w:val="Code"/>
        <w:rPr>
          <w:highlight w:val="white"/>
        </w:rPr>
      </w:pPr>
    </w:p>
    <w:p w14:paraId="30004BE4" w14:textId="77777777" w:rsidR="00097076" w:rsidRPr="00097076" w:rsidRDefault="00097076" w:rsidP="00097076">
      <w:pPr>
        <w:pStyle w:val="Code"/>
        <w:rPr>
          <w:highlight w:val="white"/>
        </w:rPr>
      </w:pPr>
      <w:r w:rsidRPr="00097076">
        <w:rPr>
          <w:highlight w:val="white"/>
        </w:rPr>
        <w:t xml:space="preserve">        if (sort == Sort.String) {</w:t>
      </w:r>
    </w:p>
    <w:p w14:paraId="166C4937" w14:textId="77777777" w:rsidR="00097076" w:rsidRPr="00097076" w:rsidRDefault="00097076" w:rsidP="00097076">
      <w:pPr>
        <w:pStyle w:val="Code"/>
        <w:rPr>
          <w:highlight w:val="white"/>
        </w:rPr>
      </w:pPr>
      <w:r w:rsidRPr="00097076">
        <w:rPr>
          <w:highlight w:val="white"/>
        </w:rPr>
        <w:t xml:space="preserve">          return "\tdb " + ToVisibleString((string) operand1);</w:t>
      </w:r>
    </w:p>
    <w:p w14:paraId="53417F39" w14:textId="1038623B" w:rsidR="00097076" w:rsidRDefault="00097076" w:rsidP="00097076">
      <w:pPr>
        <w:pStyle w:val="Code"/>
        <w:rPr>
          <w:highlight w:val="white"/>
        </w:rPr>
      </w:pPr>
      <w:r w:rsidRPr="00097076">
        <w:rPr>
          <w:highlight w:val="white"/>
        </w:rPr>
        <w:t xml:space="preserve">        }</w:t>
      </w:r>
    </w:p>
    <w:p w14:paraId="1EC4B454" w14:textId="19382203" w:rsidR="00E85B63" w:rsidRPr="00097076" w:rsidRDefault="00E85B63" w:rsidP="00E85B63">
      <w:pPr>
        <w:rPr>
          <w:highlight w:val="white"/>
        </w:rPr>
      </w:pPr>
      <w:r>
        <w:rPr>
          <w:highlight w:val="white"/>
        </w:rPr>
        <w:t>If the value is not a string, it is an integral or floating value. In case of floating value, we add a dot (‘.’), unless it already has a dot.</w:t>
      </w:r>
    </w:p>
    <w:p w14:paraId="12BA890C" w14:textId="77777777" w:rsidR="00097076" w:rsidRPr="00097076" w:rsidRDefault="00097076" w:rsidP="00097076">
      <w:pPr>
        <w:pStyle w:val="Code"/>
        <w:rPr>
          <w:highlight w:val="white"/>
        </w:rPr>
      </w:pPr>
      <w:r w:rsidRPr="00097076">
        <w:rPr>
          <w:highlight w:val="white"/>
        </w:rPr>
        <w:t xml:space="preserve">        else {</w:t>
      </w:r>
    </w:p>
    <w:p w14:paraId="192854F3" w14:textId="77777777" w:rsidR="00097076" w:rsidRPr="00097076" w:rsidRDefault="00097076" w:rsidP="00097076">
      <w:pPr>
        <w:pStyle w:val="Code"/>
        <w:rPr>
          <w:highlight w:val="white"/>
        </w:rPr>
      </w:pPr>
      <w:r w:rsidRPr="00097076">
        <w:rPr>
          <w:highlight w:val="white"/>
        </w:rPr>
        <w:t xml:space="preserve">          string text = operand1.ToString();</w:t>
      </w:r>
    </w:p>
    <w:p w14:paraId="3B4F9B9C" w14:textId="77777777" w:rsidR="00097076" w:rsidRPr="00097076" w:rsidRDefault="00097076" w:rsidP="00097076">
      <w:pPr>
        <w:pStyle w:val="Code"/>
        <w:rPr>
          <w:highlight w:val="white"/>
        </w:rPr>
      </w:pPr>
    </w:p>
    <w:p w14:paraId="78118563" w14:textId="77777777" w:rsidR="00097076" w:rsidRPr="00097076" w:rsidRDefault="00097076" w:rsidP="00097076">
      <w:pPr>
        <w:pStyle w:val="Code"/>
        <w:rPr>
          <w:highlight w:val="white"/>
        </w:rPr>
      </w:pPr>
      <w:r w:rsidRPr="00097076">
        <w:rPr>
          <w:highlight w:val="white"/>
        </w:rPr>
        <w:t xml:space="preserve">          if (((sort == Sort.Float) || (sort == Sort.Double) ||</w:t>
      </w:r>
    </w:p>
    <w:p w14:paraId="53371F60" w14:textId="77777777" w:rsidR="00097076" w:rsidRPr="00097076" w:rsidRDefault="00097076" w:rsidP="00097076">
      <w:pPr>
        <w:pStyle w:val="Code"/>
        <w:rPr>
          <w:highlight w:val="white"/>
        </w:rPr>
      </w:pPr>
      <w:r w:rsidRPr="00097076">
        <w:rPr>
          <w:highlight w:val="white"/>
        </w:rPr>
        <w:t xml:space="preserve">              (sort == Sort.Long_Double)) &amp;&amp; !text.Contains(".")) {</w:t>
      </w:r>
    </w:p>
    <w:p w14:paraId="04BB7BD2" w14:textId="77777777" w:rsidR="00097076" w:rsidRPr="00097076" w:rsidRDefault="00097076" w:rsidP="00097076">
      <w:pPr>
        <w:pStyle w:val="Code"/>
        <w:rPr>
          <w:highlight w:val="white"/>
        </w:rPr>
      </w:pPr>
      <w:r w:rsidRPr="00097076">
        <w:rPr>
          <w:highlight w:val="white"/>
        </w:rPr>
        <w:t xml:space="preserve">            text += ".0";</w:t>
      </w:r>
    </w:p>
    <w:p w14:paraId="2789E7E1" w14:textId="77777777" w:rsidR="00097076" w:rsidRPr="00097076" w:rsidRDefault="00097076" w:rsidP="00097076">
      <w:pPr>
        <w:pStyle w:val="Code"/>
        <w:rPr>
          <w:highlight w:val="white"/>
        </w:rPr>
      </w:pPr>
      <w:r w:rsidRPr="00097076">
        <w:rPr>
          <w:highlight w:val="white"/>
        </w:rPr>
        <w:t xml:space="preserve">          }</w:t>
      </w:r>
    </w:p>
    <w:p w14:paraId="70916C3E" w14:textId="507A5D87" w:rsidR="00097076" w:rsidRPr="00097076" w:rsidRDefault="00E85B63" w:rsidP="00E85B63">
      <w:pPr>
        <w:rPr>
          <w:highlight w:val="white"/>
        </w:rPr>
      </w:pPr>
      <w:r>
        <w:rPr>
          <w:highlight w:val="white"/>
        </w:rPr>
        <w:t xml:space="preserve">When we define the value, we use different directives depending on the size of the value: </w:t>
      </w:r>
      <w:r w:rsidRPr="00E85B63">
        <w:rPr>
          <w:rStyle w:val="KeyWord0"/>
          <w:highlight w:val="white"/>
        </w:rPr>
        <w:t>db</w:t>
      </w:r>
      <w:r>
        <w:rPr>
          <w:highlight w:val="white"/>
        </w:rPr>
        <w:t xml:space="preserve"> (define byte) for one byte, </w:t>
      </w:r>
      <w:r w:rsidRPr="00E85B63">
        <w:rPr>
          <w:rStyle w:val="KeyWord0"/>
          <w:highlight w:val="white"/>
        </w:rPr>
        <w:t>dw</w:t>
      </w:r>
      <w:r>
        <w:rPr>
          <w:highlight w:val="white"/>
        </w:rPr>
        <w:t xml:space="preserve"> (define word) for two bytes, </w:t>
      </w:r>
      <w:r w:rsidRPr="00E85B63">
        <w:rPr>
          <w:rStyle w:val="KeyWord0"/>
          <w:highlight w:val="white"/>
        </w:rPr>
        <w:t>dd</w:t>
      </w:r>
      <w:r>
        <w:rPr>
          <w:highlight w:val="white"/>
        </w:rPr>
        <w:t xml:space="preserve"> (define double-word) for four bytes, and </w:t>
      </w:r>
      <w:r w:rsidRPr="00EF6EC1">
        <w:rPr>
          <w:rStyle w:val="KeyWord0"/>
          <w:highlight w:val="white"/>
        </w:rPr>
        <w:t>dq</w:t>
      </w:r>
      <w:r>
        <w:rPr>
          <w:highlight w:val="white"/>
        </w:rPr>
        <w:t xml:space="preserve"> (define </w:t>
      </w:r>
      <w:r w:rsidR="00EF6EC1">
        <w:rPr>
          <w:highlight w:val="white"/>
        </w:rPr>
        <w:t>quarto) for eight bytes.</w:t>
      </w:r>
    </w:p>
    <w:p w14:paraId="15F267A2" w14:textId="77777777" w:rsidR="00097076" w:rsidRPr="00097076" w:rsidRDefault="00097076" w:rsidP="00097076">
      <w:pPr>
        <w:pStyle w:val="Code"/>
        <w:rPr>
          <w:highlight w:val="white"/>
        </w:rPr>
      </w:pPr>
      <w:r w:rsidRPr="00097076">
        <w:rPr>
          <w:highlight w:val="white"/>
        </w:rPr>
        <w:t xml:space="preserve">          switch (TypeSize.Size(sort)) {</w:t>
      </w:r>
    </w:p>
    <w:p w14:paraId="0F7E74EA" w14:textId="77777777" w:rsidR="00097076" w:rsidRPr="00097076" w:rsidRDefault="00097076" w:rsidP="00097076">
      <w:pPr>
        <w:pStyle w:val="Code"/>
        <w:rPr>
          <w:highlight w:val="white"/>
        </w:rPr>
      </w:pPr>
      <w:r w:rsidRPr="00097076">
        <w:rPr>
          <w:highlight w:val="white"/>
        </w:rPr>
        <w:t xml:space="preserve">            case 1:</w:t>
      </w:r>
    </w:p>
    <w:p w14:paraId="0157FE4B" w14:textId="77777777" w:rsidR="00097076" w:rsidRPr="00097076" w:rsidRDefault="00097076" w:rsidP="00097076">
      <w:pPr>
        <w:pStyle w:val="Code"/>
        <w:rPr>
          <w:highlight w:val="white"/>
        </w:rPr>
      </w:pPr>
      <w:r w:rsidRPr="00097076">
        <w:rPr>
          <w:highlight w:val="white"/>
        </w:rPr>
        <w:t xml:space="preserve">              return "\tdb " + text;</w:t>
      </w:r>
    </w:p>
    <w:p w14:paraId="27C32916" w14:textId="77777777" w:rsidR="00097076" w:rsidRPr="00097076" w:rsidRDefault="00097076" w:rsidP="00097076">
      <w:pPr>
        <w:pStyle w:val="Code"/>
        <w:rPr>
          <w:highlight w:val="white"/>
        </w:rPr>
      </w:pPr>
    </w:p>
    <w:p w14:paraId="050C006C" w14:textId="77777777" w:rsidR="00097076" w:rsidRPr="00097076" w:rsidRDefault="00097076" w:rsidP="00097076">
      <w:pPr>
        <w:pStyle w:val="Code"/>
        <w:rPr>
          <w:highlight w:val="white"/>
        </w:rPr>
      </w:pPr>
      <w:r w:rsidRPr="00097076">
        <w:rPr>
          <w:highlight w:val="white"/>
        </w:rPr>
        <w:t xml:space="preserve">            case 2:</w:t>
      </w:r>
    </w:p>
    <w:p w14:paraId="3878DC88" w14:textId="77777777" w:rsidR="00097076" w:rsidRPr="00097076" w:rsidRDefault="00097076" w:rsidP="00097076">
      <w:pPr>
        <w:pStyle w:val="Code"/>
        <w:rPr>
          <w:highlight w:val="white"/>
        </w:rPr>
      </w:pPr>
      <w:r w:rsidRPr="00097076">
        <w:rPr>
          <w:highlight w:val="white"/>
        </w:rPr>
        <w:t xml:space="preserve">              return "\tdw " + text;</w:t>
      </w:r>
    </w:p>
    <w:p w14:paraId="0FB10C76" w14:textId="77777777" w:rsidR="00097076" w:rsidRPr="00097076" w:rsidRDefault="00097076" w:rsidP="00097076">
      <w:pPr>
        <w:pStyle w:val="Code"/>
        <w:rPr>
          <w:highlight w:val="white"/>
        </w:rPr>
      </w:pPr>
    </w:p>
    <w:p w14:paraId="1637CBC2" w14:textId="77777777" w:rsidR="00097076" w:rsidRPr="00097076" w:rsidRDefault="00097076" w:rsidP="00097076">
      <w:pPr>
        <w:pStyle w:val="Code"/>
        <w:rPr>
          <w:highlight w:val="white"/>
        </w:rPr>
      </w:pPr>
      <w:r w:rsidRPr="00097076">
        <w:rPr>
          <w:highlight w:val="white"/>
        </w:rPr>
        <w:t xml:space="preserve">            case 4:</w:t>
      </w:r>
    </w:p>
    <w:p w14:paraId="7590907D" w14:textId="77777777" w:rsidR="00097076" w:rsidRPr="00097076" w:rsidRDefault="00097076" w:rsidP="00097076">
      <w:pPr>
        <w:pStyle w:val="Code"/>
        <w:rPr>
          <w:highlight w:val="white"/>
        </w:rPr>
      </w:pPr>
      <w:r w:rsidRPr="00097076">
        <w:rPr>
          <w:highlight w:val="white"/>
        </w:rPr>
        <w:lastRenderedPageBreak/>
        <w:t xml:space="preserve">              return "\tdd " + text;</w:t>
      </w:r>
    </w:p>
    <w:p w14:paraId="46040265" w14:textId="77777777" w:rsidR="00097076" w:rsidRPr="00097076" w:rsidRDefault="00097076" w:rsidP="00097076">
      <w:pPr>
        <w:pStyle w:val="Code"/>
        <w:rPr>
          <w:highlight w:val="white"/>
        </w:rPr>
      </w:pPr>
    </w:p>
    <w:p w14:paraId="22DCC79E" w14:textId="62EA17C8" w:rsidR="00097076" w:rsidRPr="00097076" w:rsidRDefault="00097076" w:rsidP="00097076">
      <w:pPr>
        <w:pStyle w:val="Code"/>
        <w:rPr>
          <w:highlight w:val="white"/>
        </w:rPr>
      </w:pPr>
      <w:r w:rsidRPr="00097076">
        <w:rPr>
          <w:highlight w:val="white"/>
        </w:rPr>
        <w:t xml:space="preserve">            default: // </w:t>
      </w:r>
      <w:r w:rsidR="00241B32">
        <w:rPr>
          <w:highlight w:val="white"/>
        </w:rPr>
        <w:t>8 bytes</w:t>
      </w:r>
    </w:p>
    <w:p w14:paraId="0AE2B398" w14:textId="77777777" w:rsidR="00097076" w:rsidRPr="00097076" w:rsidRDefault="00097076" w:rsidP="00097076">
      <w:pPr>
        <w:pStyle w:val="Code"/>
        <w:rPr>
          <w:highlight w:val="white"/>
        </w:rPr>
      </w:pPr>
      <w:r w:rsidRPr="00097076">
        <w:rPr>
          <w:highlight w:val="white"/>
        </w:rPr>
        <w:t xml:space="preserve">              return "\tdq " + text;</w:t>
      </w:r>
    </w:p>
    <w:p w14:paraId="361094BA" w14:textId="77777777" w:rsidR="00097076" w:rsidRPr="00097076" w:rsidRDefault="00097076" w:rsidP="00097076">
      <w:pPr>
        <w:pStyle w:val="Code"/>
        <w:rPr>
          <w:highlight w:val="white"/>
        </w:rPr>
      </w:pPr>
      <w:r w:rsidRPr="00097076">
        <w:rPr>
          <w:highlight w:val="white"/>
        </w:rPr>
        <w:t xml:space="preserve">          }</w:t>
      </w:r>
    </w:p>
    <w:p w14:paraId="35267A7D" w14:textId="77777777" w:rsidR="00097076" w:rsidRPr="00097076" w:rsidRDefault="00097076" w:rsidP="00097076">
      <w:pPr>
        <w:pStyle w:val="Code"/>
        <w:rPr>
          <w:highlight w:val="white"/>
        </w:rPr>
      </w:pPr>
      <w:r w:rsidRPr="00097076">
        <w:rPr>
          <w:highlight w:val="white"/>
        </w:rPr>
        <w:t xml:space="preserve">        }</w:t>
      </w:r>
    </w:p>
    <w:p w14:paraId="2035DBDD" w14:textId="77777777" w:rsidR="00097076" w:rsidRPr="00097076" w:rsidRDefault="00097076" w:rsidP="00097076">
      <w:pPr>
        <w:pStyle w:val="Code"/>
        <w:rPr>
          <w:highlight w:val="white"/>
        </w:rPr>
      </w:pPr>
      <w:r w:rsidRPr="00097076">
        <w:rPr>
          <w:highlight w:val="white"/>
        </w:rPr>
        <w:t xml:space="preserve">      }</w:t>
      </w:r>
    </w:p>
    <w:p w14:paraId="29D09D98" w14:textId="487FC02E" w:rsidR="00A06DFC" w:rsidRPr="00097076" w:rsidRDefault="00A06DFC" w:rsidP="00A06DFC">
      <w:pPr>
        <w:rPr>
          <w:highlight w:val="white"/>
        </w:rPr>
      </w:pPr>
      <w:r>
        <w:rPr>
          <w:highlight w:val="white"/>
        </w:rPr>
        <w:t>When defining an address, w</w:t>
      </w:r>
      <w:r w:rsidR="00120DE0">
        <w:rPr>
          <w:highlight w:val="white"/>
        </w:rPr>
        <w:t>e</w:t>
      </w:r>
      <w:r>
        <w:rPr>
          <w:highlight w:val="white"/>
        </w:rPr>
        <w:t xml:space="preserve"> use the </w:t>
      </w:r>
      <w:r w:rsidRPr="0022237B">
        <w:rPr>
          <w:rStyle w:val="KeyWord0"/>
          <w:highlight w:val="white"/>
        </w:rPr>
        <w:t>dq</w:t>
      </w:r>
      <w:r>
        <w:rPr>
          <w:highlight w:val="white"/>
        </w:rPr>
        <w:t xml:space="preserve"> directive, since the size of addresses is eight bytes.</w:t>
      </w:r>
      <w:r w:rsidR="00120DE0">
        <w:rPr>
          <w:highlight w:val="white"/>
        </w:rPr>
        <w:t xml:space="preserve"> The </w:t>
      </w:r>
      <w:r w:rsidR="00120DE0" w:rsidRPr="00120DE0">
        <w:rPr>
          <w:rStyle w:val="KeyWord0"/>
          <w:highlight w:val="white"/>
        </w:rPr>
        <w:t>WithSign</w:t>
      </w:r>
      <w:r w:rsidR="00120DE0">
        <w:rPr>
          <w:highlight w:val="white"/>
        </w:rPr>
        <w:t xml:space="preserve"> method write a positive or negative offset, unless the offset is zero.</w:t>
      </w:r>
    </w:p>
    <w:p w14:paraId="433AA184" w14:textId="77777777" w:rsidR="00A06DFC" w:rsidRPr="00097076" w:rsidRDefault="00A06DFC" w:rsidP="00A06DFC">
      <w:pPr>
        <w:pStyle w:val="Code"/>
        <w:rPr>
          <w:highlight w:val="white"/>
        </w:rPr>
      </w:pPr>
      <w:r w:rsidRPr="00097076">
        <w:rPr>
          <w:highlight w:val="white"/>
        </w:rPr>
        <w:t xml:space="preserve">      else if (Operator == AssemblyOperator.define_address) {</w:t>
      </w:r>
    </w:p>
    <w:p w14:paraId="3B5321DD" w14:textId="77777777" w:rsidR="00A06DFC" w:rsidRPr="00097076" w:rsidRDefault="00A06DFC" w:rsidP="00A06DFC">
      <w:pPr>
        <w:pStyle w:val="Code"/>
        <w:rPr>
          <w:highlight w:val="white"/>
        </w:rPr>
      </w:pPr>
      <w:r w:rsidRPr="00097076">
        <w:rPr>
          <w:highlight w:val="white"/>
        </w:rPr>
        <w:t xml:space="preserve">        string name = (string) operand0;</w:t>
      </w:r>
    </w:p>
    <w:p w14:paraId="7F46FE1D" w14:textId="77777777" w:rsidR="00A06DFC" w:rsidRPr="00097076" w:rsidRDefault="00A06DFC" w:rsidP="00A06DFC">
      <w:pPr>
        <w:pStyle w:val="Code"/>
        <w:rPr>
          <w:highlight w:val="white"/>
        </w:rPr>
      </w:pPr>
      <w:r w:rsidRPr="00097076">
        <w:rPr>
          <w:highlight w:val="white"/>
        </w:rPr>
        <w:t xml:space="preserve">        int offset = (int) operand1;</w:t>
      </w:r>
    </w:p>
    <w:p w14:paraId="618F8EC7" w14:textId="77777777" w:rsidR="00A06DFC" w:rsidRPr="00097076" w:rsidRDefault="00A06DFC" w:rsidP="00A06DFC">
      <w:pPr>
        <w:pStyle w:val="Code"/>
        <w:rPr>
          <w:highlight w:val="white"/>
        </w:rPr>
      </w:pPr>
      <w:r w:rsidRPr="00097076">
        <w:rPr>
          <w:highlight w:val="white"/>
        </w:rPr>
        <w:t xml:space="preserve">        return "\tdq " + name + WithSign(offset);</w:t>
      </w:r>
    </w:p>
    <w:p w14:paraId="5B654607" w14:textId="77777777" w:rsidR="00A06DFC" w:rsidRDefault="00A06DFC" w:rsidP="00A06DFC">
      <w:pPr>
        <w:pStyle w:val="Code"/>
        <w:rPr>
          <w:highlight w:val="white"/>
        </w:rPr>
      </w:pPr>
      <w:r w:rsidRPr="00097076">
        <w:rPr>
          <w:highlight w:val="white"/>
        </w:rPr>
        <w:t xml:space="preserve">      }</w:t>
      </w:r>
    </w:p>
    <w:p w14:paraId="573C5D4C" w14:textId="77777777" w:rsidR="00A06DFC" w:rsidRPr="00097076" w:rsidRDefault="00A06DFC" w:rsidP="00A06DFC">
      <w:pPr>
        <w:rPr>
          <w:highlight w:val="white"/>
        </w:rPr>
      </w:pPr>
      <w:r>
        <w:rPr>
          <w:highlight w:val="white"/>
        </w:rPr>
        <w:t xml:space="preserve">When defining a sequence of zeros, we use the </w:t>
      </w:r>
      <w:r w:rsidRPr="00002BA2">
        <w:rPr>
          <w:rStyle w:val="KeyWord0"/>
          <w:highlight w:val="white"/>
        </w:rPr>
        <w:t>times</w:t>
      </w:r>
      <w:r>
        <w:rPr>
          <w:highlight w:val="white"/>
        </w:rPr>
        <w:t xml:space="preserve"> and </w:t>
      </w:r>
      <w:r w:rsidRPr="009B558D">
        <w:rPr>
          <w:rStyle w:val="KeyWord0"/>
          <w:highlight w:val="white"/>
        </w:rPr>
        <w:t>db</w:t>
      </w:r>
      <w:r>
        <w:rPr>
          <w:highlight w:val="white"/>
        </w:rPr>
        <w:t xml:space="preserve"> directive, which repeats the following definition, which is the zero value of one-byte size.</w:t>
      </w:r>
    </w:p>
    <w:p w14:paraId="41D415E2" w14:textId="77777777" w:rsidR="00A06DFC" w:rsidRPr="00097076" w:rsidRDefault="00A06DFC" w:rsidP="00A06DFC">
      <w:pPr>
        <w:pStyle w:val="Code"/>
        <w:rPr>
          <w:highlight w:val="white"/>
        </w:rPr>
      </w:pPr>
      <w:r w:rsidRPr="00097076">
        <w:rPr>
          <w:highlight w:val="white"/>
        </w:rPr>
        <w:t xml:space="preserve">      else if (Operator == AssemblyOperator.define_zero_sequence) {</w:t>
      </w:r>
    </w:p>
    <w:p w14:paraId="005860D0" w14:textId="77777777" w:rsidR="00A06DFC" w:rsidRPr="00097076" w:rsidRDefault="00A06DFC" w:rsidP="00A06DFC">
      <w:pPr>
        <w:pStyle w:val="Code"/>
        <w:rPr>
          <w:highlight w:val="white"/>
        </w:rPr>
      </w:pPr>
      <w:r w:rsidRPr="00097076">
        <w:rPr>
          <w:highlight w:val="white"/>
        </w:rPr>
        <w:t xml:space="preserve">        int size = (int) operand0;</w:t>
      </w:r>
    </w:p>
    <w:p w14:paraId="5986B9A4" w14:textId="77777777" w:rsidR="00A06DFC" w:rsidRPr="00097076" w:rsidRDefault="00A06DFC" w:rsidP="00A06DFC">
      <w:pPr>
        <w:pStyle w:val="Code"/>
        <w:rPr>
          <w:highlight w:val="white"/>
        </w:rPr>
      </w:pPr>
      <w:r w:rsidRPr="00097076">
        <w:rPr>
          <w:highlight w:val="white"/>
        </w:rPr>
        <w:t xml:space="preserve">        return "\ttimes " + size + " db 0";</w:t>
      </w:r>
    </w:p>
    <w:p w14:paraId="208CBD9F" w14:textId="67FC8358" w:rsidR="00A06DFC" w:rsidRDefault="00A06DFC" w:rsidP="00A06DFC">
      <w:pPr>
        <w:pStyle w:val="Code"/>
        <w:rPr>
          <w:highlight w:val="white"/>
        </w:rPr>
      </w:pPr>
      <w:r w:rsidRPr="00097076">
        <w:rPr>
          <w:highlight w:val="white"/>
        </w:rPr>
        <w:t xml:space="preserve">      }</w:t>
      </w:r>
    </w:p>
    <w:p w14:paraId="5D47B09E" w14:textId="0653A02B" w:rsidR="00120DE0" w:rsidRDefault="00120DE0" w:rsidP="00120DE0">
      <w:pPr>
        <w:rPr>
          <w:highlight w:val="white"/>
        </w:rPr>
      </w:pPr>
      <w:r>
        <w:rPr>
          <w:highlight w:val="white"/>
        </w:rPr>
        <w:t xml:space="preserve">For a jump or function call, we use the </w:t>
      </w:r>
      <w:r w:rsidRPr="00120DE0">
        <w:rPr>
          <w:rStyle w:val="KeyWord0"/>
          <w:highlight w:val="white"/>
        </w:rPr>
        <w:t>jmp</w:t>
      </w:r>
      <w:r>
        <w:rPr>
          <w:highlight w:val="white"/>
        </w:rPr>
        <w:t xml:space="preserve"> instruction.</w:t>
      </w:r>
    </w:p>
    <w:p w14:paraId="4D406794" w14:textId="77777777" w:rsidR="00097076" w:rsidRPr="00097076" w:rsidRDefault="00097076" w:rsidP="00097076">
      <w:pPr>
        <w:pStyle w:val="Code"/>
        <w:rPr>
          <w:highlight w:val="white"/>
        </w:rPr>
      </w:pPr>
      <w:r w:rsidRPr="00097076">
        <w:rPr>
          <w:highlight w:val="white"/>
        </w:rPr>
        <w:t xml:space="preserve">      else if (IsJumpRegister() || IsCallRegister() ||</w:t>
      </w:r>
    </w:p>
    <w:p w14:paraId="3AD27EBE" w14:textId="77777777" w:rsidR="00097076" w:rsidRPr="00097076" w:rsidRDefault="00097076" w:rsidP="00097076">
      <w:pPr>
        <w:pStyle w:val="Code"/>
        <w:rPr>
          <w:highlight w:val="white"/>
        </w:rPr>
      </w:pPr>
      <w:r w:rsidRPr="00097076">
        <w:rPr>
          <w:highlight w:val="white"/>
        </w:rPr>
        <w:t xml:space="preserve">               IsCallNotRegister()) {</w:t>
      </w:r>
    </w:p>
    <w:p w14:paraId="38552108" w14:textId="77777777" w:rsidR="00097076" w:rsidRPr="00097076" w:rsidRDefault="00097076" w:rsidP="00097076">
      <w:pPr>
        <w:pStyle w:val="Code"/>
        <w:rPr>
          <w:highlight w:val="white"/>
        </w:rPr>
      </w:pPr>
      <w:r w:rsidRPr="00097076">
        <w:rPr>
          <w:highlight w:val="white"/>
        </w:rPr>
        <w:t xml:space="preserve">        return "\tjmp " + operand0;</w:t>
      </w:r>
    </w:p>
    <w:p w14:paraId="34E0F9DD" w14:textId="0216E7D8" w:rsidR="00097076" w:rsidRDefault="00097076" w:rsidP="00097076">
      <w:pPr>
        <w:pStyle w:val="Code"/>
        <w:rPr>
          <w:highlight w:val="white"/>
        </w:rPr>
      </w:pPr>
      <w:r w:rsidRPr="00097076">
        <w:rPr>
          <w:highlight w:val="white"/>
        </w:rPr>
        <w:t xml:space="preserve">      }</w:t>
      </w:r>
    </w:p>
    <w:p w14:paraId="43C90C15" w14:textId="402BCB39" w:rsidR="00120DE0" w:rsidRPr="00097076" w:rsidRDefault="00120DE0" w:rsidP="003F58A9">
      <w:pPr>
        <w:rPr>
          <w:highlight w:val="white"/>
        </w:rPr>
      </w:pPr>
      <w:r>
        <w:rPr>
          <w:highlight w:val="white"/>
        </w:rPr>
        <w:t xml:space="preserve">For </w:t>
      </w:r>
      <w:r w:rsidR="003F58A9">
        <w:rPr>
          <w:highlight w:val="white"/>
        </w:rPr>
        <w:t xml:space="preserve">address return, we load the </w:t>
      </w:r>
      <w:r w:rsidR="001E6DE8">
        <w:rPr>
          <w:highlight w:val="white"/>
        </w:rPr>
        <w:t>target into the address.</w:t>
      </w:r>
    </w:p>
    <w:p w14:paraId="35DE517A" w14:textId="77777777" w:rsidR="00097076" w:rsidRPr="00097076" w:rsidRDefault="00097076" w:rsidP="00097076">
      <w:pPr>
        <w:pStyle w:val="Code"/>
        <w:rPr>
          <w:highlight w:val="white"/>
        </w:rPr>
      </w:pPr>
      <w:r w:rsidRPr="00097076">
        <w:rPr>
          <w:highlight w:val="white"/>
        </w:rPr>
        <w:t xml:space="preserve">      else if (Operator == AssemblyOperator.address_return) {</w:t>
      </w:r>
    </w:p>
    <w:p w14:paraId="2CE88605" w14:textId="77777777" w:rsidR="00097076" w:rsidRPr="00097076" w:rsidRDefault="00097076" w:rsidP="00097076">
      <w:pPr>
        <w:pStyle w:val="Code"/>
        <w:rPr>
          <w:highlight w:val="white"/>
        </w:rPr>
      </w:pPr>
      <w:r w:rsidRPr="00097076">
        <w:rPr>
          <w:highlight w:val="white"/>
        </w:rPr>
        <w:t xml:space="preserve">        string target = SymbolTable.CurrentFunction.UniqueName +</w:t>
      </w:r>
    </w:p>
    <w:p w14:paraId="6F6A3957" w14:textId="77777777" w:rsidR="00097076" w:rsidRPr="00097076" w:rsidRDefault="00097076" w:rsidP="00097076">
      <w:pPr>
        <w:pStyle w:val="Code"/>
        <w:rPr>
          <w:highlight w:val="white"/>
        </w:rPr>
      </w:pPr>
      <w:r w:rsidRPr="00097076">
        <w:rPr>
          <w:highlight w:val="white"/>
        </w:rPr>
        <w:t xml:space="preserve">                        Symbol.SeparatorId + operand2;</w:t>
      </w:r>
    </w:p>
    <w:p w14:paraId="5926C267" w14:textId="77777777" w:rsidR="00097076" w:rsidRPr="00097076" w:rsidRDefault="00097076" w:rsidP="00097076">
      <w:pPr>
        <w:pStyle w:val="Code"/>
        <w:rPr>
          <w:highlight w:val="white"/>
        </w:rPr>
      </w:pPr>
      <w:r w:rsidRPr="00097076">
        <w:rPr>
          <w:highlight w:val="white"/>
        </w:rPr>
        <w:t xml:space="preserve">        return "\tmov qword [" + operand0 + WithSign(operand1) + "], " +</w:t>
      </w:r>
    </w:p>
    <w:p w14:paraId="3EFCD6BD" w14:textId="77777777" w:rsidR="00097076" w:rsidRPr="00097076" w:rsidRDefault="00097076" w:rsidP="00097076">
      <w:pPr>
        <w:pStyle w:val="Code"/>
        <w:rPr>
          <w:highlight w:val="white"/>
        </w:rPr>
      </w:pPr>
      <w:r w:rsidRPr="00097076">
        <w:rPr>
          <w:highlight w:val="white"/>
        </w:rPr>
        <w:t xml:space="preserve">               target;</w:t>
      </w:r>
    </w:p>
    <w:p w14:paraId="04C6EB07" w14:textId="6B20329B" w:rsidR="00097076" w:rsidRDefault="00097076" w:rsidP="00097076">
      <w:pPr>
        <w:pStyle w:val="Code"/>
        <w:rPr>
          <w:highlight w:val="white"/>
        </w:rPr>
      </w:pPr>
      <w:r w:rsidRPr="00097076">
        <w:rPr>
          <w:highlight w:val="white"/>
        </w:rPr>
        <w:t xml:space="preserve">      }</w:t>
      </w:r>
    </w:p>
    <w:p w14:paraId="4D424989" w14:textId="4E043D83" w:rsidR="001E6DE8" w:rsidRPr="00097076" w:rsidRDefault="001E6DE8" w:rsidP="00205DE5">
      <w:pPr>
        <w:rPr>
          <w:highlight w:val="white"/>
        </w:rPr>
      </w:pPr>
      <w:r>
        <w:rPr>
          <w:highlight w:val="white"/>
        </w:rPr>
        <w:t xml:space="preserve">In case of </w:t>
      </w:r>
      <w:r w:rsidR="00152FCB">
        <w:rPr>
          <w:highlight w:val="white"/>
        </w:rPr>
        <w:t>conditional</w:t>
      </w:r>
      <w:r>
        <w:rPr>
          <w:highlight w:val="white"/>
        </w:rPr>
        <w:t xml:space="preserve"> and uncondition</w:t>
      </w:r>
      <w:r w:rsidR="00152FCB">
        <w:rPr>
          <w:highlight w:val="white"/>
        </w:rPr>
        <w:t>al</w:t>
      </w:r>
      <w:r>
        <w:rPr>
          <w:highlight w:val="white"/>
        </w:rPr>
        <w:t xml:space="preserve"> jump instructions</w:t>
      </w:r>
      <w:r w:rsidR="00EF3244">
        <w:rPr>
          <w:highlight w:val="white"/>
        </w:rPr>
        <w:t>, we have three cases. If the third operand (</w:t>
      </w:r>
      <w:r w:rsidR="00EF3244" w:rsidRPr="00152FCB">
        <w:rPr>
          <w:rStyle w:val="KeyWord0"/>
          <w:highlight w:val="white"/>
        </w:rPr>
        <w:t>operand2</w:t>
      </w:r>
      <w:r w:rsidR="00EF3244">
        <w:rPr>
          <w:highlight w:val="white"/>
        </w:rPr>
        <w:t xml:space="preserve">) is an integer, </w:t>
      </w:r>
      <w:r w:rsidR="00F42015">
        <w:rPr>
          <w:highlight w:val="white"/>
        </w:rPr>
        <w:t xml:space="preserve">we jump to the address of a middle code instruction. More specific, </w:t>
      </w:r>
      <w:r w:rsidR="0058403E">
        <w:rPr>
          <w:highlight w:val="white"/>
        </w:rPr>
        <w:t>we jump to a</w:t>
      </w:r>
      <w:r w:rsidR="00EF3244">
        <w:rPr>
          <w:highlight w:val="white"/>
        </w:rPr>
        <w:t xml:space="preserve"> </w:t>
      </w:r>
      <w:r w:rsidR="0058403E">
        <w:rPr>
          <w:highlight w:val="white"/>
        </w:rPr>
        <w:t>label</w:t>
      </w:r>
      <w:r w:rsidR="00EF3244">
        <w:rPr>
          <w:highlight w:val="white"/>
        </w:rPr>
        <w:t xml:space="preserve">, which is </w:t>
      </w:r>
      <w:r w:rsidR="0058403E">
        <w:rPr>
          <w:highlight w:val="white"/>
        </w:rPr>
        <w:t xml:space="preserve">made up by </w:t>
      </w:r>
      <w:r w:rsidR="00EF3244">
        <w:rPr>
          <w:highlight w:val="white"/>
        </w:rPr>
        <w:t xml:space="preserve">the name of the current function, and the </w:t>
      </w:r>
      <w:r w:rsidR="00F42015">
        <w:rPr>
          <w:highlight w:val="white"/>
        </w:rPr>
        <w:t xml:space="preserve">middle code </w:t>
      </w:r>
      <w:r w:rsidR="00EF3244">
        <w:rPr>
          <w:highlight w:val="white"/>
        </w:rPr>
        <w:t>index given by the third operand</w:t>
      </w:r>
      <w:r w:rsidR="00F42015">
        <w:rPr>
          <w:highlight w:val="white"/>
        </w:rPr>
        <w:t>.</w:t>
      </w:r>
    </w:p>
    <w:p w14:paraId="5E332144" w14:textId="77777777" w:rsidR="00097076" w:rsidRPr="00097076" w:rsidRDefault="00097076" w:rsidP="00097076">
      <w:pPr>
        <w:pStyle w:val="Code"/>
        <w:rPr>
          <w:highlight w:val="white"/>
        </w:rPr>
      </w:pPr>
      <w:r w:rsidRPr="00097076">
        <w:rPr>
          <w:highlight w:val="white"/>
        </w:rPr>
        <w:t xml:space="preserve">      else if (IsRelationNotRegister() || IsJumpNotRegister()) {</w:t>
      </w:r>
    </w:p>
    <w:p w14:paraId="6A90109B" w14:textId="77777777" w:rsidR="00097076" w:rsidRPr="00097076" w:rsidRDefault="00097076" w:rsidP="00097076">
      <w:pPr>
        <w:pStyle w:val="Code"/>
        <w:rPr>
          <w:highlight w:val="white"/>
        </w:rPr>
      </w:pPr>
      <w:r w:rsidRPr="00097076">
        <w:rPr>
          <w:highlight w:val="white"/>
        </w:rPr>
        <w:t xml:space="preserve">        if (operand2 is int) {</w:t>
      </w:r>
    </w:p>
    <w:p w14:paraId="33DA0185" w14:textId="77777777" w:rsidR="00097076" w:rsidRPr="00097076" w:rsidRDefault="00097076" w:rsidP="00097076">
      <w:pPr>
        <w:pStyle w:val="Code"/>
        <w:rPr>
          <w:highlight w:val="white"/>
        </w:rPr>
      </w:pPr>
      <w:r w:rsidRPr="00097076">
        <w:rPr>
          <w:highlight w:val="white"/>
        </w:rPr>
        <w:t xml:space="preserve">          string label = SymbolTable.CurrentFunction.UniqueName +</w:t>
      </w:r>
    </w:p>
    <w:p w14:paraId="4D7924C8" w14:textId="77777777" w:rsidR="00097076" w:rsidRPr="00097076" w:rsidRDefault="00097076" w:rsidP="00097076">
      <w:pPr>
        <w:pStyle w:val="Code"/>
        <w:rPr>
          <w:highlight w:val="white"/>
        </w:rPr>
      </w:pPr>
      <w:r w:rsidRPr="00097076">
        <w:rPr>
          <w:highlight w:val="white"/>
        </w:rPr>
        <w:t xml:space="preserve">                          Symbol.SeparatorId + operand2;</w:t>
      </w:r>
    </w:p>
    <w:p w14:paraId="3B84E1DA" w14:textId="77777777" w:rsidR="00097076" w:rsidRPr="00097076" w:rsidRDefault="00097076" w:rsidP="00097076">
      <w:pPr>
        <w:pStyle w:val="Code"/>
        <w:rPr>
          <w:highlight w:val="white"/>
        </w:rPr>
      </w:pPr>
      <w:r w:rsidRPr="00097076">
        <w:rPr>
          <w:highlight w:val="white"/>
        </w:rPr>
        <w:t xml:space="preserve">          return "\t" + operatorName + " " + label;</w:t>
      </w:r>
    </w:p>
    <w:p w14:paraId="73D92FD3" w14:textId="395DB282" w:rsidR="00097076" w:rsidRDefault="00097076" w:rsidP="00097076">
      <w:pPr>
        <w:pStyle w:val="Code"/>
        <w:rPr>
          <w:highlight w:val="white"/>
        </w:rPr>
      </w:pPr>
      <w:r w:rsidRPr="00097076">
        <w:rPr>
          <w:highlight w:val="white"/>
        </w:rPr>
        <w:t xml:space="preserve">        }</w:t>
      </w:r>
    </w:p>
    <w:p w14:paraId="5A95F480" w14:textId="4DCCEB16" w:rsidR="00F42015" w:rsidRPr="00097076" w:rsidRDefault="00F42015" w:rsidP="00F42015">
      <w:pPr>
        <w:rPr>
          <w:highlight w:val="white"/>
        </w:rPr>
      </w:pPr>
      <w:r>
        <w:rPr>
          <w:highlight w:val="white"/>
        </w:rPr>
        <w:t xml:space="preserve">If the third operand is string, </w:t>
      </w:r>
      <w:r w:rsidR="00140333">
        <w:rPr>
          <w:highlight w:val="white"/>
        </w:rPr>
        <w:t xml:space="preserve">we have a special case: the jump instruction is part of the handling of the command line arguments. </w:t>
      </w:r>
      <w:r w:rsidR="00832C1C">
        <w:rPr>
          <w:highlight w:val="white"/>
        </w:rPr>
        <w:t>W</w:t>
      </w:r>
      <w:r>
        <w:rPr>
          <w:highlight w:val="white"/>
        </w:rPr>
        <w:t>e simply jump to the address given by the string.</w:t>
      </w:r>
    </w:p>
    <w:p w14:paraId="6E0CA45D" w14:textId="77777777" w:rsidR="00097076" w:rsidRPr="00097076" w:rsidRDefault="00097076" w:rsidP="00097076">
      <w:pPr>
        <w:pStyle w:val="Code"/>
        <w:rPr>
          <w:highlight w:val="white"/>
        </w:rPr>
      </w:pPr>
      <w:r w:rsidRPr="00097076">
        <w:rPr>
          <w:highlight w:val="white"/>
        </w:rPr>
        <w:t xml:space="preserve">        else if (operand2 is string) {</w:t>
      </w:r>
    </w:p>
    <w:p w14:paraId="760A8795" w14:textId="77777777" w:rsidR="00097076" w:rsidRPr="00097076" w:rsidRDefault="00097076" w:rsidP="00097076">
      <w:pPr>
        <w:pStyle w:val="Code"/>
        <w:rPr>
          <w:highlight w:val="white"/>
        </w:rPr>
      </w:pPr>
      <w:r w:rsidRPr="00097076">
        <w:rPr>
          <w:highlight w:val="white"/>
        </w:rPr>
        <w:t xml:space="preserve">          return "\t" + operatorName + " " + operand2;</w:t>
      </w:r>
    </w:p>
    <w:p w14:paraId="0D004C74" w14:textId="49638821" w:rsidR="00097076" w:rsidRDefault="00097076" w:rsidP="00097076">
      <w:pPr>
        <w:pStyle w:val="Code"/>
        <w:rPr>
          <w:highlight w:val="white"/>
        </w:rPr>
      </w:pPr>
      <w:r w:rsidRPr="00097076">
        <w:rPr>
          <w:highlight w:val="white"/>
        </w:rPr>
        <w:t xml:space="preserve">        }</w:t>
      </w:r>
    </w:p>
    <w:p w14:paraId="0A6A2B5D" w14:textId="3FE4658B" w:rsidR="00832C1C" w:rsidRPr="00097076" w:rsidRDefault="006A0607" w:rsidP="00832C1C">
      <w:pPr>
        <w:rPr>
          <w:highlight w:val="white"/>
        </w:rPr>
      </w:pPr>
      <w:r>
        <w:rPr>
          <w:highlight w:val="white"/>
        </w:rPr>
        <w:lastRenderedPageBreak/>
        <w:t xml:space="preserve">Otherwise, </w:t>
      </w:r>
      <w:r w:rsidR="00EA734C">
        <w:rPr>
          <w:highlight w:val="white"/>
        </w:rPr>
        <w:t>we have jump in a memory copy of a struct or union.</w:t>
      </w:r>
    </w:p>
    <w:p w14:paraId="5F81B237" w14:textId="77777777" w:rsidR="00097076" w:rsidRPr="00097076" w:rsidRDefault="00097076" w:rsidP="00097076">
      <w:pPr>
        <w:pStyle w:val="Code"/>
        <w:rPr>
          <w:highlight w:val="white"/>
        </w:rPr>
      </w:pPr>
      <w:r w:rsidRPr="00097076">
        <w:rPr>
          <w:highlight w:val="white"/>
        </w:rPr>
        <w:t xml:space="preserve">        else {</w:t>
      </w:r>
    </w:p>
    <w:p w14:paraId="0D9ECB0A" w14:textId="77777777" w:rsidR="00097076" w:rsidRPr="00097076" w:rsidRDefault="00097076" w:rsidP="00097076">
      <w:pPr>
        <w:pStyle w:val="Code"/>
        <w:rPr>
          <w:highlight w:val="white"/>
        </w:rPr>
      </w:pPr>
      <w:r w:rsidRPr="00097076">
        <w:rPr>
          <w:highlight w:val="white"/>
        </w:rPr>
        <w:t xml:space="preserve">          int labelIndex = (int) operand1;</w:t>
      </w:r>
    </w:p>
    <w:p w14:paraId="1FDFF70E" w14:textId="77777777" w:rsidR="00097076" w:rsidRPr="00097076" w:rsidRDefault="00097076" w:rsidP="00097076">
      <w:pPr>
        <w:pStyle w:val="Code"/>
        <w:rPr>
          <w:highlight w:val="white"/>
        </w:rPr>
      </w:pPr>
      <w:r w:rsidRPr="00097076">
        <w:rPr>
          <w:highlight w:val="white"/>
        </w:rPr>
        <w:t xml:space="preserve">          string labelText = MakeMemoryLabel(labelIndex);</w:t>
      </w:r>
    </w:p>
    <w:p w14:paraId="6E15A54E" w14:textId="77777777" w:rsidR="00097076" w:rsidRPr="00097076" w:rsidRDefault="00097076" w:rsidP="00097076">
      <w:pPr>
        <w:pStyle w:val="Code"/>
        <w:rPr>
          <w:highlight w:val="white"/>
        </w:rPr>
      </w:pPr>
      <w:r w:rsidRPr="00097076">
        <w:rPr>
          <w:highlight w:val="white"/>
        </w:rPr>
        <w:t xml:space="preserve">          return "\t" + operatorName + " " + labelText;</w:t>
      </w:r>
    </w:p>
    <w:p w14:paraId="4F739DA4" w14:textId="77777777" w:rsidR="00097076" w:rsidRPr="00097076" w:rsidRDefault="00097076" w:rsidP="00097076">
      <w:pPr>
        <w:pStyle w:val="Code"/>
        <w:rPr>
          <w:highlight w:val="white"/>
        </w:rPr>
      </w:pPr>
      <w:r w:rsidRPr="00097076">
        <w:rPr>
          <w:highlight w:val="white"/>
        </w:rPr>
        <w:t xml:space="preserve">        }</w:t>
      </w:r>
    </w:p>
    <w:p w14:paraId="2173839B" w14:textId="44801FF2" w:rsidR="00097076" w:rsidRDefault="00097076" w:rsidP="00097076">
      <w:pPr>
        <w:pStyle w:val="Code"/>
        <w:rPr>
          <w:highlight w:val="white"/>
        </w:rPr>
      </w:pPr>
      <w:r w:rsidRPr="00097076">
        <w:rPr>
          <w:highlight w:val="white"/>
        </w:rPr>
        <w:t xml:space="preserve">      }</w:t>
      </w:r>
    </w:p>
    <w:p w14:paraId="3C17686A" w14:textId="3251295E" w:rsidR="006377A1" w:rsidRPr="00E42FEE" w:rsidRDefault="00D54F8E" w:rsidP="006377A1">
      <w:pPr>
        <w:rPr>
          <w:b/>
          <w:bCs/>
          <w:highlight w:val="white"/>
        </w:rPr>
      </w:pPr>
      <w:r>
        <w:rPr>
          <w:highlight w:val="white"/>
        </w:rPr>
        <w:t xml:space="preserve">Now we look into the </w:t>
      </w:r>
      <w:r w:rsidR="00382592">
        <w:rPr>
          <w:highlight w:val="white"/>
        </w:rPr>
        <w:t xml:space="preserve">instructions that perform computations. </w:t>
      </w:r>
      <w:r w:rsidR="000941A2">
        <w:rPr>
          <w:highlight w:val="white"/>
        </w:rPr>
        <w:t xml:space="preserve">The left operand must be a register or an address, a static name or an integer value is not allowed. </w:t>
      </w:r>
      <w:r w:rsidR="006377A1">
        <w:rPr>
          <w:highlight w:val="white"/>
        </w:rPr>
        <w:t xml:space="preserve">There are six categories of </w:t>
      </w:r>
      <w:r w:rsidR="00BF5180">
        <w:rPr>
          <w:highlight w:val="white"/>
        </w:rPr>
        <w:t>operations:</w:t>
      </w:r>
    </w:p>
    <w:tbl>
      <w:tblPr>
        <w:tblStyle w:val="Tabellrutnt"/>
        <w:tblW w:w="0" w:type="auto"/>
        <w:tblLook w:val="04A0" w:firstRow="1" w:lastRow="0" w:firstColumn="1" w:lastColumn="0" w:noHBand="0" w:noVBand="1"/>
      </w:tblPr>
      <w:tblGrid>
        <w:gridCol w:w="1271"/>
        <w:gridCol w:w="5812"/>
        <w:gridCol w:w="2267"/>
      </w:tblGrid>
      <w:tr w:rsidR="006377A1" w:rsidRPr="00E42FEE" w14:paraId="36B238F9" w14:textId="77777777" w:rsidTr="006377A1">
        <w:tc>
          <w:tcPr>
            <w:tcW w:w="1271" w:type="dxa"/>
          </w:tcPr>
          <w:p w14:paraId="690D9009" w14:textId="77777777" w:rsidR="006377A1" w:rsidRPr="00BF5180" w:rsidRDefault="006377A1" w:rsidP="006377A1">
            <w:pPr>
              <w:spacing w:before="0" w:after="40"/>
              <w:rPr>
                <w:b/>
                <w:bCs/>
                <w:highlight w:val="white"/>
              </w:rPr>
            </w:pPr>
            <w:r w:rsidRPr="00BF5180">
              <w:rPr>
                <w:b/>
                <w:bCs/>
                <w:highlight w:val="white"/>
              </w:rPr>
              <w:t>Category</w:t>
            </w:r>
          </w:p>
        </w:tc>
        <w:tc>
          <w:tcPr>
            <w:tcW w:w="5812" w:type="dxa"/>
          </w:tcPr>
          <w:p w14:paraId="485B87D4" w14:textId="77777777" w:rsidR="006377A1" w:rsidRPr="00BF5180" w:rsidRDefault="006377A1" w:rsidP="006377A1">
            <w:pPr>
              <w:spacing w:before="0" w:after="40"/>
              <w:rPr>
                <w:b/>
                <w:bCs/>
                <w:highlight w:val="white"/>
              </w:rPr>
            </w:pPr>
            <w:r w:rsidRPr="00BF5180">
              <w:rPr>
                <w:b/>
                <w:bCs/>
                <w:highlight w:val="white"/>
              </w:rPr>
              <w:t>Description</w:t>
            </w:r>
          </w:p>
        </w:tc>
        <w:tc>
          <w:tcPr>
            <w:tcW w:w="2267" w:type="dxa"/>
          </w:tcPr>
          <w:p w14:paraId="7A76B2B1" w14:textId="77777777" w:rsidR="006377A1" w:rsidRPr="00BF5180" w:rsidRDefault="006377A1" w:rsidP="006377A1">
            <w:pPr>
              <w:spacing w:before="0" w:after="40"/>
              <w:rPr>
                <w:b/>
                <w:bCs/>
                <w:highlight w:val="white"/>
              </w:rPr>
            </w:pPr>
            <w:r w:rsidRPr="00BF5180">
              <w:rPr>
                <w:b/>
                <w:bCs/>
                <w:highlight w:val="white"/>
              </w:rPr>
              <w:t>Examples</w:t>
            </w:r>
          </w:p>
        </w:tc>
      </w:tr>
      <w:tr w:rsidR="006377A1" w14:paraId="7AAF1284" w14:textId="77777777" w:rsidTr="006377A1">
        <w:tc>
          <w:tcPr>
            <w:tcW w:w="1271" w:type="dxa"/>
          </w:tcPr>
          <w:p w14:paraId="6E4067EB" w14:textId="77777777" w:rsidR="006377A1" w:rsidRDefault="006377A1" w:rsidP="006377A1">
            <w:pPr>
              <w:spacing w:before="0" w:after="40"/>
              <w:rPr>
                <w:highlight w:val="white"/>
              </w:rPr>
            </w:pPr>
            <w:r>
              <w:rPr>
                <w:highlight w:val="white"/>
              </w:rPr>
              <w:t>1</w:t>
            </w:r>
          </w:p>
        </w:tc>
        <w:tc>
          <w:tcPr>
            <w:tcW w:w="5812" w:type="dxa"/>
          </w:tcPr>
          <w:p w14:paraId="37DF9CCE" w14:textId="53CCAC58" w:rsidR="006377A1" w:rsidRDefault="006377A1" w:rsidP="006377A1">
            <w:pPr>
              <w:spacing w:before="0" w:after="40"/>
            </w:pPr>
            <w:r>
              <w:t>b</w:t>
            </w:r>
            <w:r w:rsidRPr="005D7FBB">
              <w:t>inary</w:t>
            </w:r>
            <w:r w:rsidR="00DF55CE">
              <w:t xml:space="preserve"> </w:t>
            </w:r>
            <w:r w:rsidRPr="005D7FBB">
              <w:t xml:space="preserve">operator register, </w:t>
            </w:r>
            <w:r>
              <w:t>register</w:t>
            </w:r>
          </w:p>
          <w:p w14:paraId="188F5D2F" w14:textId="2121F5B2" w:rsidR="006377A1" w:rsidRDefault="006377A1" w:rsidP="006377A1">
            <w:pPr>
              <w:spacing w:before="0" w:after="40"/>
            </w:pPr>
            <w:r>
              <w:t>b</w:t>
            </w:r>
            <w:r w:rsidRPr="005D7FBB">
              <w:t>inary</w:t>
            </w:r>
            <w:r w:rsidR="00DF55CE">
              <w:t xml:space="preserve"> </w:t>
            </w:r>
            <w:r w:rsidRPr="005D7FBB">
              <w:t xml:space="preserve">operator register, </w:t>
            </w:r>
            <w:r>
              <w:t>static</w:t>
            </w:r>
            <w:r w:rsidR="00DF55CE">
              <w:t xml:space="preserve"> </w:t>
            </w:r>
            <w:r>
              <w:t>name</w:t>
            </w:r>
          </w:p>
          <w:p w14:paraId="4EF69F74" w14:textId="5F82D80C" w:rsidR="002F3A6F" w:rsidRPr="00E5786A" w:rsidRDefault="006377A1" w:rsidP="002F3A6F">
            <w:pPr>
              <w:spacing w:before="0" w:after="40"/>
            </w:pPr>
            <w:r>
              <w:t>b</w:t>
            </w:r>
            <w:r w:rsidRPr="005D7FBB">
              <w:t>inary</w:t>
            </w:r>
            <w:r w:rsidR="00DF55CE">
              <w:t xml:space="preserve"> </w:t>
            </w:r>
            <w:r w:rsidRPr="005D7FBB">
              <w:t>operator register,</w:t>
            </w:r>
            <w:r>
              <w:t xml:space="preserve"> integer</w:t>
            </w:r>
            <w:r w:rsidR="00DF55CE">
              <w:t xml:space="preserve"> </w:t>
            </w:r>
            <w:r>
              <w:t>value</w:t>
            </w:r>
          </w:p>
        </w:tc>
        <w:tc>
          <w:tcPr>
            <w:tcW w:w="2267" w:type="dxa"/>
          </w:tcPr>
          <w:p w14:paraId="664FF4A3" w14:textId="77777777" w:rsidR="006377A1" w:rsidRDefault="006377A1" w:rsidP="006377A1">
            <w:pPr>
              <w:spacing w:before="0" w:after="40"/>
              <w:rPr>
                <w:highlight w:val="white"/>
              </w:rPr>
            </w:pPr>
            <w:r>
              <w:rPr>
                <w:highlight w:val="white"/>
              </w:rPr>
              <w:t>mov ax, bx</w:t>
            </w:r>
          </w:p>
          <w:p w14:paraId="246906B4" w14:textId="77777777" w:rsidR="006377A1" w:rsidRDefault="006377A1" w:rsidP="006377A1">
            <w:pPr>
              <w:spacing w:before="0" w:after="40"/>
              <w:rPr>
                <w:highlight w:val="white"/>
              </w:rPr>
            </w:pPr>
            <w:r>
              <w:rPr>
                <w:highlight w:val="white"/>
              </w:rPr>
              <w:t>add ax, stdin</w:t>
            </w:r>
          </w:p>
          <w:p w14:paraId="6C32FA09" w14:textId="1BABA83B" w:rsidR="002F3A6F" w:rsidRDefault="006377A1" w:rsidP="000C42CB">
            <w:pPr>
              <w:spacing w:before="0" w:after="40"/>
              <w:rPr>
                <w:highlight w:val="white"/>
              </w:rPr>
            </w:pPr>
            <w:r>
              <w:rPr>
                <w:highlight w:val="white"/>
              </w:rPr>
              <w:t>sub ax, 123</w:t>
            </w:r>
          </w:p>
        </w:tc>
      </w:tr>
      <w:tr w:rsidR="00784E06" w14:paraId="35EAB874" w14:textId="77777777" w:rsidTr="006377A1">
        <w:tc>
          <w:tcPr>
            <w:tcW w:w="1271" w:type="dxa"/>
          </w:tcPr>
          <w:p w14:paraId="29665DD9" w14:textId="199177BF" w:rsidR="00784E06" w:rsidRDefault="002F3A6F" w:rsidP="00784E06">
            <w:pPr>
              <w:spacing w:before="0" w:after="40"/>
              <w:rPr>
                <w:highlight w:val="white"/>
              </w:rPr>
            </w:pPr>
            <w:r>
              <w:rPr>
                <w:highlight w:val="white"/>
              </w:rPr>
              <w:t>2</w:t>
            </w:r>
          </w:p>
        </w:tc>
        <w:tc>
          <w:tcPr>
            <w:tcW w:w="5812" w:type="dxa"/>
          </w:tcPr>
          <w:p w14:paraId="572B061A" w14:textId="601DE412" w:rsidR="00784E06" w:rsidRDefault="00784E06" w:rsidP="00784E06">
            <w:pPr>
              <w:spacing w:before="0" w:after="40"/>
            </w:pPr>
            <w:r>
              <w:t>b</w:t>
            </w:r>
            <w:r w:rsidRPr="005D7FBB">
              <w:t>inary</w:t>
            </w:r>
            <w:r w:rsidR="00DF55CE">
              <w:t xml:space="preserve"> </w:t>
            </w:r>
            <w:r w:rsidRPr="005D7FBB">
              <w:t>operator [</w:t>
            </w:r>
            <w:r>
              <w:t>register + offset</w:t>
            </w:r>
            <w:r w:rsidRPr="005D7FBB">
              <w:t xml:space="preserve">], </w:t>
            </w:r>
            <w:r>
              <w:t>register</w:t>
            </w:r>
          </w:p>
          <w:p w14:paraId="2895FD19" w14:textId="2E4D8B5C" w:rsidR="00784E06" w:rsidRDefault="00784E06" w:rsidP="00784E06">
            <w:pPr>
              <w:spacing w:before="0" w:after="40"/>
            </w:pPr>
            <w:r>
              <w:t>b</w:t>
            </w:r>
            <w:r w:rsidRPr="005D7FBB">
              <w:t>inary</w:t>
            </w:r>
            <w:r w:rsidR="00DF55CE">
              <w:t xml:space="preserve"> </w:t>
            </w:r>
            <w:r w:rsidRPr="005D7FBB">
              <w:t>operator [</w:t>
            </w:r>
            <w:r>
              <w:t>register + offset</w:t>
            </w:r>
            <w:r w:rsidRPr="005D7FBB">
              <w:t xml:space="preserve">], </w:t>
            </w:r>
            <w:r>
              <w:t>static</w:t>
            </w:r>
            <w:r w:rsidR="00DF55CE">
              <w:t xml:space="preserve"> </w:t>
            </w:r>
            <w:r>
              <w:t>name</w:t>
            </w:r>
          </w:p>
          <w:p w14:paraId="1D1B5FE8" w14:textId="378487B8" w:rsidR="00784E06" w:rsidRDefault="00784E06" w:rsidP="00784E06">
            <w:pPr>
              <w:spacing w:before="0" w:after="40"/>
            </w:pPr>
            <w:r>
              <w:t>b</w:t>
            </w:r>
            <w:r w:rsidRPr="005D7FBB">
              <w:t>inary</w:t>
            </w:r>
            <w:r w:rsidR="00DF55CE">
              <w:t xml:space="preserve"> </w:t>
            </w:r>
            <w:r w:rsidRPr="005D7FBB">
              <w:t>operator [</w:t>
            </w:r>
            <w:r>
              <w:t>register + offset</w:t>
            </w:r>
            <w:r w:rsidRPr="005D7FBB">
              <w:t xml:space="preserve">], </w:t>
            </w:r>
            <w:r>
              <w:t>integer</w:t>
            </w:r>
            <w:r w:rsidR="00DF55CE">
              <w:t xml:space="preserve"> </w:t>
            </w:r>
            <w:r>
              <w:t>value</w:t>
            </w:r>
          </w:p>
          <w:p w14:paraId="3E3B071F" w14:textId="72B934F7" w:rsidR="00784E06" w:rsidRDefault="00784E06" w:rsidP="00784E06">
            <w:pPr>
              <w:spacing w:before="0" w:after="40"/>
            </w:pPr>
            <w:r>
              <w:t>b</w:t>
            </w:r>
            <w:r w:rsidRPr="005D7FBB">
              <w:t>inary</w:t>
            </w:r>
            <w:r w:rsidR="00DF55CE">
              <w:t xml:space="preserve"> </w:t>
            </w:r>
            <w:r w:rsidRPr="005D7FBB">
              <w:t>operator [</w:t>
            </w:r>
            <w:r>
              <w:t>static</w:t>
            </w:r>
            <w:r w:rsidR="00DF55CE">
              <w:t xml:space="preserve"> </w:t>
            </w:r>
            <w:r>
              <w:t>name + offset</w:t>
            </w:r>
            <w:r w:rsidRPr="005D7FBB">
              <w:t xml:space="preserve">], </w:t>
            </w:r>
            <w:r>
              <w:t>register</w:t>
            </w:r>
          </w:p>
          <w:p w14:paraId="798D00CE" w14:textId="6B191E76" w:rsidR="00784E06" w:rsidRDefault="00784E06" w:rsidP="00784E06">
            <w:pPr>
              <w:spacing w:before="0" w:after="40"/>
            </w:pPr>
            <w:r>
              <w:t>b</w:t>
            </w:r>
            <w:r w:rsidRPr="005D7FBB">
              <w:t>inary</w:t>
            </w:r>
            <w:r w:rsidR="00DF55CE">
              <w:t xml:space="preserve"> </w:t>
            </w:r>
            <w:r w:rsidRPr="005D7FBB">
              <w:t>operator [</w:t>
            </w:r>
            <w:r>
              <w:t>static</w:t>
            </w:r>
            <w:r w:rsidR="00DF55CE">
              <w:t xml:space="preserve"> </w:t>
            </w:r>
            <w:r>
              <w:t>name + offset</w:t>
            </w:r>
            <w:r w:rsidRPr="005D7FBB">
              <w:t xml:space="preserve">], </w:t>
            </w:r>
            <w:r>
              <w:t>static</w:t>
            </w:r>
            <w:r w:rsidR="00DF55CE">
              <w:t xml:space="preserve"> </w:t>
            </w:r>
            <w:r>
              <w:t>name</w:t>
            </w:r>
          </w:p>
          <w:p w14:paraId="026E85F4" w14:textId="328B7AFF" w:rsidR="00784E06" w:rsidRPr="00A63B27" w:rsidRDefault="00784E06" w:rsidP="00784E06">
            <w:pPr>
              <w:spacing w:before="0" w:after="40"/>
            </w:pPr>
            <w:r>
              <w:t>b</w:t>
            </w:r>
            <w:r w:rsidRPr="005D7FBB">
              <w:t>inary</w:t>
            </w:r>
            <w:r w:rsidR="00DF55CE">
              <w:t xml:space="preserve"> </w:t>
            </w:r>
            <w:r w:rsidRPr="005D7FBB">
              <w:t>operator [</w:t>
            </w:r>
            <w:r>
              <w:t>static</w:t>
            </w:r>
            <w:r w:rsidR="00DF55CE">
              <w:t xml:space="preserve"> </w:t>
            </w:r>
            <w:r>
              <w:t>name + offset</w:t>
            </w:r>
            <w:r w:rsidRPr="005D7FBB">
              <w:t xml:space="preserve">], </w:t>
            </w:r>
            <w:r>
              <w:t>integer</w:t>
            </w:r>
            <w:r w:rsidR="00DF55CE">
              <w:t xml:space="preserve"> </w:t>
            </w:r>
            <w:r>
              <w:t>value</w:t>
            </w:r>
          </w:p>
        </w:tc>
        <w:tc>
          <w:tcPr>
            <w:tcW w:w="2267" w:type="dxa"/>
          </w:tcPr>
          <w:p w14:paraId="65159F14" w14:textId="396C6A1F" w:rsidR="00784E06" w:rsidRDefault="00784E06" w:rsidP="00784E06">
            <w:pPr>
              <w:spacing w:before="0" w:after="40"/>
              <w:rPr>
                <w:highlight w:val="white"/>
              </w:rPr>
            </w:pPr>
            <w:r>
              <w:rPr>
                <w:highlight w:val="white"/>
              </w:rPr>
              <w:t>mov [bp + 2], bx</w:t>
            </w:r>
          </w:p>
          <w:p w14:paraId="0984C060" w14:textId="0EB19C75" w:rsidR="00784E06" w:rsidRDefault="00784E06" w:rsidP="00784E06">
            <w:pPr>
              <w:spacing w:before="0" w:after="40"/>
              <w:rPr>
                <w:highlight w:val="white"/>
              </w:rPr>
            </w:pPr>
            <w:r>
              <w:rPr>
                <w:highlight w:val="white"/>
              </w:rPr>
              <w:t>add [bp + 2], stdin</w:t>
            </w:r>
          </w:p>
          <w:p w14:paraId="2DD6785D" w14:textId="7E67472C" w:rsidR="00784E06" w:rsidRDefault="00784E06" w:rsidP="00784E06">
            <w:pPr>
              <w:spacing w:before="0" w:after="40"/>
              <w:rPr>
                <w:highlight w:val="white"/>
              </w:rPr>
            </w:pPr>
            <w:r>
              <w:rPr>
                <w:highlight w:val="white"/>
              </w:rPr>
              <w:t>sub [bp + 2], 123</w:t>
            </w:r>
          </w:p>
          <w:p w14:paraId="4F929E07" w14:textId="1E329AFB" w:rsidR="00784E06" w:rsidRDefault="00784E06" w:rsidP="00784E06">
            <w:pPr>
              <w:spacing w:before="0" w:after="40"/>
              <w:rPr>
                <w:highlight w:val="white"/>
              </w:rPr>
            </w:pPr>
            <w:r>
              <w:rPr>
                <w:highlight w:val="white"/>
              </w:rPr>
              <w:t>mov [stdin + 4], bx</w:t>
            </w:r>
          </w:p>
          <w:p w14:paraId="46C55DD7" w14:textId="1ED4B4BC" w:rsidR="00784E06" w:rsidRDefault="00784E06" w:rsidP="00784E06">
            <w:pPr>
              <w:spacing w:before="0" w:after="40"/>
              <w:rPr>
                <w:highlight w:val="white"/>
              </w:rPr>
            </w:pPr>
            <w:r>
              <w:rPr>
                <w:highlight w:val="white"/>
              </w:rPr>
              <w:t>add [stdin + 4], stdin</w:t>
            </w:r>
          </w:p>
          <w:p w14:paraId="44D4E1E4" w14:textId="1EE1C6EE" w:rsidR="00784E06" w:rsidRDefault="00784E06" w:rsidP="00784E06">
            <w:pPr>
              <w:spacing w:before="0" w:after="40"/>
              <w:rPr>
                <w:highlight w:val="white"/>
              </w:rPr>
            </w:pPr>
            <w:r>
              <w:rPr>
                <w:highlight w:val="white"/>
              </w:rPr>
              <w:t>sub [stdin + 4], 123</w:t>
            </w:r>
          </w:p>
        </w:tc>
      </w:tr>
      <w:tr w:rsidR="00784E06" w14:paraId="414FC8A9" w14:textId="77777777" w:rsidTr="006377A1">
        <w:tc>
          <w:tcPr>
            <w:tcW w:w="1271" w:type="dxa"/>
          </w:tcPr>
          <w:p w14:paraId="08B2FEB4" w14:textId="5CB605B9" w:rsidR="00784E06" w:rsidRDefault="002F3A6F" w:rsidP="00784E06">
            <w:pPr>
              <w:spacing w:before="0" w:after="40"/>
              <w:rPr>
                <w:highlight w:val="white"/>
              </w:rPr>
            </w:pPr>
            <w:r>
              <w:rPr>
                <w:highlight w:val="white"/>
              </w:rPr>
              <w:t>3</w:t>
            </w:r>
          </w:p>
        </w:tc>
        <w:tc>
          <w:tcPr>
            <w:tcW w:w="5812" w:type="dxa"/>
          </w:tcPr>
          <w:p w14:paraId="55E1FA95" w14:textId="3DF74722" w:rsidR="00784E06" w:rsidRDefault="00784E06" w:rsidP="00784E06">
            <w:pPr>
              <w:spacing w:before="0" w:after="40"/>
            </w:pPr>
            <w:r>
              <w:t>b</w:t>
            </w:r>
            <w:r w:rsidRPr="005D7FBB">
              <w:t>inary</w:t>
            </w:r>
            <w:r w:rsidR="00DF55CE">
              <w:t xml:space="preserve"> </w:t>
            </w:r>
            <w:r w:rsidRPr="005D7FBB">
              <w:t xml:space="preserve">operator </w:t>
            </w:r>
            <w:r>
              <w:t xml:space="preserve">register, </w:t>
            </w:r>
            <w:r w:rsidRPr="005D7FBB">
              <w:t>[</w:t>
            </w:r>
            <w:r>
              <w:t>register + offset</w:t>
            </w:r>
            <w:r w:rsidRPr="005D7FBB">
              <w:t>]</w:t>
            </w:r>
          </w:p>
          <w:p w14:paraId="7C80BDEA" w14:textId="024809CD" w:rsidR="00784E06" w:rsidRDefault="00784E06" w:rsidP="00784E06">
            <w:pPr>
              <w:spacing w:before="0" w:after="40"/>
            </w:pPr>
            <w:r>
              <w:t>b</w:t>
            </w:r>
            <w:r w:rsidRPr="005D7FBB">
              <w:t>inary</w:t>
            </w:r>
            <w:r w:rsidR="00DF55CE">
              <w:t xml:space="preserve"> </w:t>
            </w:r>
            <w:r w:rsidRPr="005D7FBB">
              <w:t xml:space="preserve">operator </w:t>
            </w:r>
            <w:r>
              <w:t xml:space="preserve">register, </w:t>
            </w:r>
            <w:r w:rsidRPr="005D7FBB">
              <w:t>[</w:t>
            </w:r>
            <w:r>
              <w:t>static</w:t>
            </w:r>
            <w:r w:rsidR="00DF55CE">
              <w:t xml:space="preserve"> </w:t>
            </w:r>
            <w:r>
              <w:t>name + offset</w:t>
            </w:r>
            <w:r w:rsidRPr="005D7FBB">
              <w:t>]</w:t>
            </w:r>
          </w:p>
          <w:p w14:paraId="7202AED1" w14:textId="618FBC96" w:rsidR="00784E06" w:rsidRDefault="00784E06" w:rsidP="00784E06">
            <w:pPr>
              <w:spacing w:before="0" w:after="40"/>
            </w:pPr>
            <w:r>
              <w:t>b</w:t>
            </w:r>
            <w:r w:rsidRPr="005D7FBB">
              <w:t>inary</w:t>
            </w:r>
            <w:r w:rsidR="00DF55CE">
              <w:t xml:space="preserve"> </w:t>
            </w:r>
            <w:r w:rsidRPr="005D7FBB">
              <w:t xml:space="preserve">operator </w:t>
            </w:r>
            <w:r>
              <w:t>static</w:t>
            </w:r>
            <w:r w:rsidR="00DF55CE">
              <w:t xml:space="preserve"> </w:t>
            </w:r>
            <w:r>
              <w:t xml:space="preserve">name, </w:t>
            </w:r>
            <w:r w:rsidRPr="005D7FBB">
              <w:t>[</w:t>
            </w:r>
            <w:r>
              <w:t>register + offset</w:t>
            </w:r>
            <w:r w:rsidRPr="005D7FBB">
              <w:t>]</w:t>
            </w:r>
          </w:p>
          <w:p w14:paraId="5FF09FD6" w14:textId="4DD26936" w:rsidR="00784E06" w:rsidRPr="00840C24" w:rsidRDefault="00784E06" w:rsidP="00784E06">
            <w:pPr>
              <w:spacing w:before="0" w:after="40"/>
            </w:pPr>
            <w:r>
              <w:t>b</w:t>
            </w:r>
            <w:r w:rsidRPr="005D7FBB">
              <w:t>inary</w:t>
            </w:r>
            <w:r w:rsidR="00DF55CE">
              <w:t xml:space="preserve"> </w:t>
            </w:r>
            <w:r w:rsidRPr="005D7FBB">
              <w:t xml:space="preserve">operator </w:t>
            </w:r>
            <w:r>
              <w:t>static</w:t>
            </w:r>
            <w:r w:rsidR="00DF55CE">
              <w:t xml:space="preserve"> </w:t>
            </w:r>
            <w:r>
              <w:t xml:space="preserve">name, </w:t>
            </w:r>
            <w:r w:rsidRPr="005D7FBB">
              <w:t>[</w:t>
            </w:r>
            <w:r>
              <w:t>static</w:t>
            </w:r>
            <w:r w:rsidR="00DF55CE">
              <w:t xml:space="preserve"> </w:t>
            </w:r>
            <w:r>
              <w:t>name + offset</w:t>
            </w:r>
            <w:r w:rsidRPr="005D7FBB">
              <w:t>]</w:t>
            </w:r>
          </w:p>
        </w:tc>
        <w:tc>
          <w:tcPr>
            <w:tcW w:w="2267" w:type="dxa"/>
          </w:tcPr>
          <w:p w14:paraId="357C9928" w14:textId="593CBBED" w:rsidR="00784E06" w:rsidRDefault="00784E06" w:rsidP="00784E06">
            <w:pPr>
              <w:spacing w:before="0" w:after="40"/>
              <w:rPr>
                <w:highlight w:val="white"/>
              </w:rPr>
            </w:pPr>
            <w:r>
              <w:rPr>
                <w:highlight w:val="white"/>
              </w:rPr>
              <w:t>mov ax, [bp + 2]</w:t>
            </w:r>
          </w:p>
          <w:p w14:paraId="080C6BBA" w14:textId="6A9DCFDD" w:rsidR="00784E06" w:rsidRDefault="00784E06" w:rsidP="00784E06">
            <w:pPr>
              <w:spacing w:before="0" w:after="40"/>
              <w:rPr>
                <w:highlight w:val="white"/>
              </w:rPr>
            </w:pPr>
            <w:r>
              <w:rPr>
                <w:highlight w:val="white"/>
              </w:rPr>
              <w:t>add ax, [stdin +4]</w:t>
            </w:r>
          </w:p>
          <w:p w14:paraId="4F2975DE" w14:textId="547BF200" w:rsidR="00784E06" w:rsidRDefault="00784E06" w:rsidP="00784E06">
            <w:pPr>
              <w:spacing w:before="0" w:after="40"/>
              <w:rPr>
                <w:highlight w:val="white"/>
              </w:rPr>
            </w:pPr>
            <w:r>
              <w:rPr>
                <w:highlight w:val="white"/>
              </w:rPr>
              <w:t>cmp stdin, [bp + 2]</w:t>
            </w:r>
          </w:p>
          <w:p w14:paraId="2D30B9AC" w14:textId="3CBDF8A1" w:rsidR="00784E06" w:rsidRDefault="00784E06" w:rsidP="00784E06">
            <w:pPr>
              <w:spacing w:before="0" w:after="40"/>
              <w:rPr>
                <w:highlight w:val="white"/>
              </w:rPr>
            </w:pPr>
            <w:r>
              <w:rPr>
                <w:highlight w:val="white"/>
              </w:rPr>
              <w:t>cmp stdin, [stdin + 4]</w:t>
            </w:r>
          </w:p>
        </w:tc>
      </w:tr>
      <w:tr w:rsidR="00784E06" w14:paraId="3AD53BA8" w14:textId="77777777" w:rsidTr="006377A1">
        <w:tc>
          <w:tcPr>
            <w:tcW w:w="1271" w:type="dxa"/>
          </w:tcPr>
          <w:p w14:paraId="2CD1D8AF" w14:textId="67F95DDB" w:rsidR="00784E06" w:rsidRDefault="002F3A6F" w:rsidP="00784E06">
            <w:pPr>
              <w:spacing w:before="0" w:after="40"/>
              <w:rPr>
                <w:highlight w:val="white"/>
              </w:rPr>
            </w:pPr>
            <w:r>
              <w:rPr>
                <w:highlight w:val="white"/>
              </w:rPr>
              <w:t>4</w:t>
            </w:r>
          </w:p>
        </w:tc>
        <w:tc>
          <w:tcPr>
            <w:tcW w:w="5812" w:type="dxa"/>
          </w:tcPr>
          <w:p w14:paraId="056D4BF5" w14:textId="58C01B14" w:rsidR="00784E06" w:rsidRPr="00F0508F" w:rsidRDefault="00784E06" w:rsidP="00784E06">
            <w:pPr>
              <w:spacing w:before="0" w:after="40"/>
            </w:pPr>
            <w:r>
              <w:t>unary</w:t>
            </w:r>
            <w:r w:rsidR="00DF55CE">
              <w:t xml:space="preserve"> </w:t>
            </w:r>
            <w:r w:rsidRPr="005D7FBB">
              <w:t xml:space="preserve">operator </w:t>
            </w:r>
            <w:r>
              <w:t>register</w:t>
            </w:r>
          </w:p>
        </w:tc>
        <w:tc>
          <w:tcPr>
            <w:tcW w:w="2267" w:type="dxa"/>
          </w:tcPr>
          <w:p w14:paraId="4D07AF19" w14:textId="5143ACE9" w:rsidR="00784E06" w:rsidRDefault="00784E06" w:rsidP="00784E06">
            <w:pPr>
              <w:spacing w:before="0" w:after="40"/>
              <w:rPr>
                <w:highlight w:val="white"/>
              </w:rPr>
            </w:pPr>
            <w:r>
              <w:rPr>
                <w:highlight w:val="white"/>
              </w:rPr>
              <w:t>neg ax</w:t>
            </w:r>
          </w:p>
        </w:tc>
      </w:tr>
      <w:tr w:rsidR="00784E06" w14:paraId="76F892AC" w14:textId="77777777" w:rsidTr="006377A1">
        <w:tc>
          <w:tcPr>
            <w:tcW w:w="1271" w:type="dxa"/>
          </w:tcPr>
          <w:p w14:paraId="215E7340" w14:textId="62DB6F77" w:rsidR="00784E06" w:rsidRDefault="002F3A6F" w:rsidP="00784E06">
            <w:pPr>
              <w:spacing w:before="0" w:after="40"/>
              <w:rPr>
                <w:highlight w:val="white"/>
              </w:rPr>
            </w:pPr>
            <w:r>
              <w:rPr>
                <w:highlight w:val="white"/>
              </w:rPr>
              <w:t>5</w:t>
            </w:r>
          </w:p>
        </w:tc>
        <w:tc>
          <w:tcPr>
            <w:tcW w:w="5812" w:type="dxa"/>
          </w:tcPr>
          <w:p w14:paraId="3F782236" w14:textId="70C19181" w:rsidR="00784E06" w:rsidRDefault="00784E06" w:rsidP="00784E06">
            <w:pPr>
              <w:spacing w:before="0" w:after="40"/>
            </w:pPr>
            <w:r>
              <w:t>unary</w:t>
            </w:r>
            <w:r w:rsidR="00DF55CE">
              <w:t xml:space="preserve"> </w:t>
            </w:r>
            <w:r w:rsidRPr="005D7FBB">
              <w:t>operator [</w:t>
            </w:r>
            <w:r>
              <w:t>register + offset</w:t>
            </w:r>
            <w:r w:rsidRPr="005D7FBB">
              <w:t>]</w:t>
            </w:r>
          </w:p>
          <w:p w14:paraId="7079C9DB" w14:textId="745E1BB3" w:rsidR="00784E06" w:rsidRPr="00A41868" w:rsidRDefault="00784E06" w:rsidP="00784E06">
            <w:pPr>
              <w:spacing w:before="0" w:after="40"/>
            </w:pPr>
            <w:r>
              <w:t>unary</w:t>
            </w:r>
            <w:r w:rsidR="00DF55CE">
              <w:t xml:space="preserve"> </w:t>
            </w:r>
            <w:r w:rsidRPr="005D7FBB">
              <w:t>operator [</w:t>
            </w:r>
            <w:r>
              <w:t>static</w:t>
            </w:r>
            <w:r w:rsidR="00DF55CE">
              <w:t xml:space="preserve"> </w:t>
            </w:r>
            <w:r>
              <w:t>name + offset</w:t>
            </w:r>
            <w:r w:rsidRPr="005D7FBB">
              <w:t>]</w:t>
            </w:r>
          </w:p>
        </w:tc>
        <w:tc>
          <w:tcPr>
            <w:tcW w:w="2267" w:type="dxa"/>
          </w:tcPr>
          <w:p w14:paraId="595ABBB1" w14:textId="77777777" w:rsidR="00784E06" w:rsidRDefault="00784E06" w:rsidP="00784E06">
            <w:pPr>
              <w:spacing w:before="0" w:after="40"/>
              <w:rPr>
                <w:highlight w:val="white"/>
              </w:rPr>
            </w:pPr>
            <w:r>
              <w:rPr>
                <w:highlight w:val="white"/>
              </w:rPr>
              <w:t>inc [bp + 2]</w:t>
            </w:r>
          </w:p>
          <w:p w14:paraId="0B41D0EC" w14:textId="5E2A1861" w:rsidR="00784E06" w:rsidRDefault="00784E06" w:rsidP="00784E06">
            <w:pPr>
              <w:spacing w:before="0" w:after="40"/>
              <w:rPr>
                <w:highlight w:val="white"/>
              </w:rPr>
            </w:pPr>
            <w:r>
              <w:rPr>
                <w:highlight w:val="white"/>
              </w:rPr>
              <w:t>dec [stdin + 4]</w:t>
            </w:r>
          </w:p>
        </w:tc>
      </w:tr>
      <w:tr w:rsidR="00784E06" w14:paraId="16097034" w14:textId="77777777" w:rsidTr="006377A1">
        <w:tc>
          <w:tcPr>
            <w:tcW w:w="1271" w:type="dxa"/>
          </w:tcPr>
          <w:p w14:paraId="391FBF61" w14:textId="75382984" w:rsidR="00784E06" w:rsidRDefault="002F3A6F" w:rsidP="00784E06">
            <w:pPr>
              <w:spacing w:before="0" w:after="40"/>
              <w:rPr>
                <w:highlight w:val="white"/>
              </w:rPr>
            </w:pPr>
            <w:r>
              <w:rPr>
                <w:highlight w:val="white"/>
              </w:rPr>
              <w:t>6</w:t>
            </w:r>
          </w:p>
        </w:tc>
        <w:tc>
          <w:tcPr>
            <w:tcW w:w="5812" w:type="dxa"/>
          </w:tcPr>
          <w:p w14:paraId="11FDBF7D" w14:textId="79079093" w:rsidR="00784E06" w:rsidRDefault="00784E06" w:rsidP="00784E06">
            <w:pPr>
              <w:spacing w:before="0" w:after="40"/>
              <w:rPr>
                <w:highlight w:val="white"/>
              </w:rPr>
            </w:pPr>
            <w:r>
              <w:rPr>
                <w:highlight w:val="white"/>
              </w:rPr>
              <w:t>operator</w:t>
            </w:r>
            <w:r w:rsidR="00DF55CE">
              <w:rPr>
                <w:highlight w:val="white"/>
              </w:rPr>
              <w:t xml:space="preserve"> </w:t>
            </w:r>
            <w:r>
              <w:rPr>
                <w:highlight w:val="white"/>
              </w:rPr>
              <w:t>without</w:t>
            </w:r>
            <w:r w:rsidR="00DF55CE">
              <w:rPr>
                <w:highlight w:val="white"/>
              </w:rPr>
              <w:t xml:space="preserve"> </w:t>
            </w:r>
            <w:r>
              <w:rPr>
                <w:highlight w:val="white"/>
              </w:rPr>
              <w:t>operands</w:t>
            </w:r>
          </w:p>
        </w:tc>
        <w:tc>
          <w:tcPr>
            <w:tcW w:w="2267" w:type="dxa"/>
          </w:tcPr>
          <w:p w14:paraId="4EA7CA51" w14:textId="5EB84E03" w:rsidR="00784E06" w:rsidRDefault="00784E06" w:rsidP="00784E06">
            <w:pPr>
              <w:spacing w:before="0" w:after="40"/>
              <w:rPr>
                <w:highlight w:val="white"/>
              </w:rPr>
            </w:pPr>
            <w:r>
              <w:rPr>
                <w:highlight w:val="white"/>
              </w:rPr>
              <w:t>lahf</w:t>
            </w:r>
          </w:p>
        </w:tc>
      </w:tr>
    </w:tbl>
    <w:p w14:paraId="60560909" w14:textId="03222827" w:rsidR="00EB317A" w:rsidRPr="00BA028E" w:rsidRDefault="00382592" w:rsidP="00EB317A">
      <w:pPr>
        <w:rPr>
          <w:b/>
          <w:noProof/>
        </w:rPr>
      </w:pPr>
      <w:r>
        <w:rPr>
          <w:highlight w:val="white"/>
        </w:rPr>
        <w:t xml:space="preserve">The first </w:t>
      </w:r>
      <w:r w:rsidR="009B7742">
        <w:rPr>
          <w:highlight w:val="white"/>
        </w:rPr>
        <w:t xml:space="preserve">kind of </w:t>
      </w:r>
      <w:r>
        <w:rPr>
          <w:highlight w:val="white"/>
        </w:rPr>
        <w:t xml:space="preserve">instruction </w:t>
      </w:r>
      <w:r w:rsidR="009B7742">
        <w:rPr>
          <w:highlight w:val="white"/>
        </w:rPr>
        <w:t xml:space="preserve">hold the format </w:t>
      </w:r>
      <w:r w:rsidR="009B7742" w:rsidRPr="00BA028E">
        <w:rPr>
          <w:rStyle w:val="BoldKeyword"/>
          <w:highlight w:val="white"/>
        </w:rPr>
        <w:t>binary_operator</w:t>
      </w:r>
      <w:r w:rsidR="009B7742" w:rsidRPr="00A45739">
        <w:rPr>
          <w:rStyle w:val="KeyWord0"/>
          <w:highlight w:val="white"/>
        </w:rPr>
        <w:t xml:space="preserve"> </w:t>
      </w:r>
      <w:r w:rsidR="009B7742" w:rsidRPr="00BA028E">
        <w:rPr>
          <w:rStyle w:val="BoldKeyword"/>
          <w:highlight w:val="white"/>
        </w:rPr>
        <w:t>register</w:t>
      </w:r>
      <w:r w:rsidR="009B7742" w:rsidRPr="00A45739">
        <w:rPr>
          <w:rStyle w:val="KeyWord0"/>
          <w:highlight w:val="white"/>
        </w:rPr>
        <w:t>, [</w:t>
      </w:r>
      <w:r w:rsidR="009B7742" w:rsidRPr="00BA028E">
        <w:rPr>
          <w:rStyle w:val="BoldKeyword"/>
          <w:highlight w:val="white"/>
        </w:rPr>
        <w:t>register</w:t>
      </w:r>
      <w:r w:rsidR="004A6CD5">
        <w:rPr>
          <w:rStyle w:val="BoldKeyword"/>
          <w:highlight w:val="white"/>
        </w:rPr>
        <w:t>_or_</w:t>
      </w:r>
      <w:r w:rsidR="00895B48">
        <w:rPr>
          <w:rStyle w:val="BoldKeyword"/>
          <w:highlight w:val="white"/>
        </w:rPr>
        <w:t>static_</w:t>
      </w:r>
      <w:r w:rsidR="004A6CD5">
        <w:rPr>
          <w:rStyle w:val="BoldKeyword"/>
          <w:highlight w:val="white"/>
        </w:rPr>
        <w:t>name</w:t>
      </w:r>
      <w:r w:rsidR="009B7742" w:rsidRPr="00A45739">
        <w:rPr>
          <w:rStyle w:val="KeyWord0"/>
          <w:highlight w:val="white"/>
        </w:rPr>
        <w:t xml:space="preserve"> + </w:t>
      </w:r>
      <w:r w:rsidR="009B7742" w:rsidRPr="00BA028E">
        <w:rPr>
          <w:rStyle w:val="BoldKeyword"/>
          <w:highlight w:val="white"/>
        </w:rPr>
        <w:t>offset</w:t>
      </w:r>
      <w:r w:rsidR="009B7742" w:rsidRPr="00A45739">
        <w:rPr>
          <w:rStyle w:val="KeyWord0"/>
          <w:highlight w:val="white"/>
        </w:rPr>
        <w:t>]</w:t>
      </w:r>
      <w:r w:rsidR="00447975">
        <w:rPr>
          <w:highlight w:val="white"/>
        </w:rPr>
        <w:t xml:space="preserve">. </w:t>
      </w:r>
      <w:r w:rsidR="00FB572E">
        <w:rPr>
          <w:highlight w:val="white"/>
        </w:rPr>
        <w:t xml:space="preserve">For instance: </w:t>
      </w:r>
      <w:r w:rsidR="00FE49E1">
        <w:rPr>
          <w:rStyle w:val="KeyWord0"/>
          <w:highlight w:val="white"/>
        </w:rPr>
        <w:t>add</w:t>
      </w:r>
      <w:r w:rsidRPr="00A45739">
        <w:rPr>
          <w:rStyle w:val="KeyWord0"/>
          <w:highlight w:val="white"/>
        </w:rPr>
        <w:t xml:space="preserve"> ax, [</w:t>
      </w:r>
      <w:r w:rsidR="00FE49E1">
        <w:rPr>
          <w:rStyle w:val="KeyWord0"/>
          <w:highlight w:val="white"/>
        </w:rPr>
        <w:t>bp</w:t>
      </w:r>
      <w:r w:rsidRPr="00A45739">
        <w:rPr>
          <w:rStyle w:val="KeyWord0"/>
          <w:highlight w:val="white"/>
        </w:rPr>
        <w:t xml:space="preserve"> + 2]</w:t>
      </w:r>
      <w:r w:rsidR="00A45739">
        <w:rPr>
          <w:highlight w:val="white"/>
        </w:rPr>
        <w:t xml:space="preserve"> or </w:t>
      </w:r>
      <w:r w:rsidR="00FE49E1">
        <w:rPr>
          <w:rStyle w:val="KeyWord0"/>
          <w:highlight w:val="white"/>
        </w:rPr>
        <w:t>sub</w:t>
      </w:r>
      <w:r w:rsidRPr="00A45739">
        <w:rPr>
          <w:rStyle w:val="KeyWord0"/>
          <w:highlight w:val="white"/>
        </w:rPr>
        <w:t xml:space="preserve"> </w:t>
      </w:r>
      <w:r w:rsidR="00680ABC">
        <w:rPr>
          <w:rStyle w:val="KeyWord0"/>
          <w:highlight w:val="white"/>
        </w:rPr>
        <w:t>b</w:t>
      </w:r>
      <w:r w:rsidRPr="00A45739">
        <w:rPr>
          <w:rStyle w:val="KeyWord0"/>
          <w:highlight w:val="white"/>
        </w:rPr>
        <w:t>x, [</w:t>
      </w:r>
      <w:r w:rsidR="00FE49E1">
        <w:rPr>
          <w:rStyle w:val="KeyWord0"/>
          <w:highlight w:val="white"/>
        </w:rPr>
        <w:t xml:space="preserve">stdin </w:t>
      </w:r>
      <w:r w:rsidRPr="00A45739">
        <w:rPr>
          <w:rStyle w:val="KeyWord0"/>
          <w:highlight w:val="white"/>
        </w:rPr>
        <w:t>+ 4]</w:t>
      </w:r>
      <w:r w:rsidR="00EB317A">
        <w:t>.</w:t>
      </w:r>
    </w:p>
    <w:p w14:paraId="7E6A174D" w14:textId="77777777" w:rsidR="009E59D6" w:rsidRPr="009E59D6" w:rsidRDefault="009E59D6" w:rsidP="009E59D6">
      <w:pPr>
        <w:pStyle w:val="Code"/>
        <w:rPr>
          <w:highlight w:val="white"/>
        </w:rPr>
      </w:pPr>
      <w:r w:rsidRPr="009E59D6">
        <w:rPr>
          <w:highlight w:val="white"/>
        </w:rPr>
        <w:t xml:space="preserve">      else if ((operand0 is Register) &amp;&amp; ((operand1 is Register) ||</w:t>
      </w:r>
    </w:p>
    <w:p w14:paraId="470CD2E4" w14:textId="6A0FB1D7" w:rsidR="009E59D6" w:rsidRPr="009E59D6" w:rsidRDefault="009E59D6" w:rsidP="009E59D6">
      <w:pPr>
        <w:pStyle w:val="Code"/>
        <w:rPr>
          <w:highlight w:val="white"/>
        </w:rPr>
      </w:pPr>
      <w:r w:rsidRPr="009E59D6">
        <w:rPr>
          <w:highlight w:val="white"/>
        </w:rPr>
        <w:t xml:space="preserve">               (operand1 is string)) &amp;&amp; (operand2 is int)) {</w:t>
      </w:r>
    </w:p>
    <w:p w14:paraId="0E3F299A" w14:textId="77777777" w:rsidR="00097076" w:rsidRPr="00097076" w:rsidRDefault="00097076" w:rsidP="00097076">
      <w:pPr>
        <w:pStyle w:val="Code"/>
        <w:rPr>
          <w:highlight w:val="white"/>
        </w:rPr>
      </w:pPr>
      <w:r w:rsidRPr="00097076">
        <w:rPr>
          <w:highlight w:val="white"/>
        </w:rPr>
        <w:t xml:space="preserve">        return "\t" + operatorName + " " + operand0 +</w:t>
      </w:r>
    </w:p>
    <w:p w14:paraId="282BA408" w14:textId="77777777" w:rsidR="00097076" w:rsidRPr="00097076" w:rsidRDefault="00097076" w:rsidP="00097076">
      <w:pPr>
        <w:pStyle w:val="Code"/>
        <w:rPr>
          <w:highlight w:val="white"/>
        </w:rPr>
      </w:pPr>
      <w:r w:rsidRPr="00097076">
        <w:rPr>
          <w:highlight w:val="white"/>
        </w:rPr>
        <w:t xml:space="preserve">               ", [" + operand1 + WithSign(operand2) + "]";</w:t>
      </w:r>
    </w:p>
    <w:p w14:paraId="2D408B64" w14:textId="77777777" w:rsidR="00097076" w:rsidRPr="00097076" w:rsidRDefault="00097076" w:rsidP="00097076">
      <w:pPr>
        <w:pStyle w:val="Code"/>
        <w:rPr>
          <w:highlight w:val="white"/>
        </w:rPr>
      </w:pPr>
      <w:r w:rsidRPr="00097076">
        <w:rPr>
          <w:highlight w:val="white"/>
        </w:rPr>
        <w:t xml:space="preserve">      }</w:t>
      </w:r>
    </w:p>
    <w:p w14:paraId="59778515" w14:textId="528C9C65" w:rsidR="00097076" w:rsidRPr="00097076" w:rsidRDefault="009B7742" w:rsidP="00DB52D6">
      <w:pPr>
        <w:rPr>
          <w:highlight w:val="white"/>
        </w:rPr>
      </w:pPr>
      <w:r>
        <w:rPr>
          <w:highlight w:val="white"/>
        </w:rPr>
        <w:t>Next</w:t>
      </w:r>
      <w:r w:rsidR="00485E5E">
        <w:rPr>
          <w:highlight w:val="white"/>
        </w:rPr>
        <w:t>,</w:t>
      </w:r>
      <w:r w:rsidR="005338E3">
        <w:rPr>
          <w:highlight w:val="white"/>
        </w:rPr>
        <w:t xml:space="preserve"> </w:t>
      </w:r>
      <w:r>
        <w:rPr>
          <w:highlight w:val="white"/>
        </w:rPr>
        <w:t>we</w:t>
      </w:r>
      <w:r w:rsidR="005338E3">
        <w:rPr>
          <w:highlight w:val="white"/>
        </w:rPr>
        <w:t xml:space="preserve"> </w:t>
      </w:r>
      <w:r>
        <w:rPr>
          <w:highlight w:val="white"/>
        </w:rPr>
        <w:t>handle instruction</w:t>
      </w:r>
      <w:r w:rsidR="009D0221">
        <w:rPr>
          <w:highlight w:val="white"/>
        </w:rPr>
        <w:t>s on the format</w:t>
      </w:r>
      <w:r w:rsidR="00345CB0">
        <w:rPr>
          <w:highlight w:val="white"/>
        </w:rPr>
        <w:t xml:space="preserve"> </w:t>
      </w:r>
      <w:r w:rsidR="00345CB0" w:rsidRPr="00BA028E">
        <w:rPr>
          <w:rStyle w:val="BoldKeyword"/>
          <w:highlight w:val="white"/>
        </w:rPr>
        <w:t>binary_operator</w:t>
      </w:r>
      <w:r w:rsidR="00345CB0" w:rsidRPr="00A45739">
        <w:rPr>
          <w:rStyle w:val="KeyWord0"/>
          <w:highlight w:val="white"/>
        </w:rPr>
        <w:t xml:space="preserve"> [</w:t>
      </w:r>
      <w:r w:rsidR="00345CB0" w:rsidRPr="00BA028E">
        <w:rPr>
          <w:rStyle w:val="BoldKeyword"/>
          <w:highlight w:val="white"/>
        </w:rPr>
        <w:t>register</w:t>
      </w:r>
      <w:r w:rsidR="00F412EF">
        <w:rPr>
          <w:rStyle w:val="BoldKeyword"/>
          <w:highlight w:val="white"/>
        </w:rPr>
        <w:t>_or_</w:t>
      </w:r>
      <w:r w:rsidR="00F003C7">
        <w:rPr>
          <w:rStyle w:val="BoldKeyword"/>
          <w:highlight w:val="white"/>
        </w:rPr>
        <w:t>static_</w:t>
      </w:r>
      <w:r w:rsidR="00F412EF">
        <w:rPr>
          <w:rStyle w:val="BoldKeyword"/>
          <w:highlight w:val="white"/>
        </w:rPr>
        <w:t>name</w:t>
      </w:r>
      <w:r w:rsidR="00345CB0" w:rsidRPr="00A45739">
        <w:rPr>
          <w:rStyle w:val="KeyWord0"/>
          <w:highlight w:val="white"/>
        </w:rPr>
        <w:t xml:space="preserve"> + </w:t>
      </w:r>
      <w:r w:rsidR="00345CB0" w:rsidRPr="00BA028E">
        <w:rPr>
          <w:rStyle w:val="BoldKeyword"/>
          <w:highlight w:val="white"/>
        </w:rPr>
        <w:t>offset</w:t>
      </w:r>
      <w:r w:rsidR="00345CB0" w:rsidRPr="00A45739">
        <w:rPr>
          <w:rStyle w:val="KeyWord0"/>
          <w:highlight w:val="white"/>
        </w:rPr>
        <w:t>]</w:t>
      </w:r>
      <w:r w:rsidR="00345CB0">
        <w:rPr>
          <w:rStyle w:val="KeyWord0"/>
          <w:highlight w:val="white"/>
        </w:rPr>
        <w:t xml:space="preserve">, </w:t>
      </w:r>
      <w:r w:rsidR="00345CB0" w:rsidRPr="00BA028E">
        <w:rPr>
          <w:rStyle w:val="BoldKeyword"/>
          <w:highlight w:val="white"/>
        </w:rPr>
        <w:t>register</w:t>
      </w:r>
      <w:r w:rsidR="00F003C7">
        <w:rPr>
          <w:rStyle w:val="BoldKeyword"/>
          <w:highlight w:val="white"/>
        </w:rPr>
        <w:t>_</w:t>
      </w:r>
      <w:r w:rsidR="00490966">
        <w:rPr>
          <w:rStyle w:val="BoldKeyword"/>
          <w:highlight w:val="white"/>
        </w:rPr>
        <w:t>static_</w:t>
      </w:r>
      <w:r w:rsidR="00F003C7">
        <w:rPr>
          <w:rStyle w:val="BoldKeyword"/>
          <w:highlight w:val="white"/>
        </w:rPr>
        <w:t>name_or_integer</w:t>
      </w:r>
      <w:r w:rsidR="00490966">
        <w:rPr>
          <w:rStyle w:val="BoldKeyword"/>
          <w:highlight w:val="white"/>
        </w:rPr>
        <w:t>_value</w:t>
      </w:r>
      <w:r w:rsidR="00E94258">
        <w:rPr>
          <w:highlight w:val="white"/>
        </w:rPr>
        <w:t xml:space="preserve">. For instance: </w:t>
      </w:r>
      <w:r w:rsidR="00097076" w:rsidRPr="009B7742">
        <w:rPr>
          <w:rStyle w:val="KeyWord0"/>
          <w:highlight w:val="white"/>
        </w:rPr>
        <w:t>mov [bp + 2], ax</w:t>
      </w:r>
      <w:r>
        <w:rPr>
          <w:highlight w:val="white"/>
        </w:rPr>
        <w:t>,</w:t>
      </w:r>
      <w:r w:rsidR="00097076" w:rsidRPr="00097076">
        <w:rPr>
          <w:highlight w:val="white"/>
        </w:rPr>
        <w:t xml:space="preserve"> </w:t>
      </w:r>
      <w:r w:rsidR="00097076" w:rsidRPr="00E94258">
        <w:rPr>
          <w:rStyle w:val="KeyWord0"/>
          <w:highlight w:val="white"/>
        </w:rPr>
        <w:t>mov [</w:t>
      </w:r>
      <w:r w:rsidR="00E94258" w:rsidRPr="00E94258">
        <w:rPr>
          <w:rStyle w:val="KeyWord0"/>
          <w:highlight w:val="white"/>
        </w:rPr>
        <w:t>stdin</w:t>
      </w:r>
      <w:r w:rsidR="00097076" w:rsidRPr="00E94258">
        <w:rPr>
          <w:rStyle w:val="KeyWord0"/>
          <w:highlight w:val="white"/>
        </w:rPr>
        <w:t xml:space="preserve"> + 4], ax</w:t>
      </w:r>
      <w:r>
        <w:rPr>
          <w:highlight w:val="white"/>
        </w:rPr>
        <w:t>,</w:t>
      </w:r>
      <w:r w:rsidR="00097076" w:rsidRPr="00097076">
        <w:rPr>
          <w:highlight w:val="white"/>
        </w:rPr>
        <w:t xml:space="preserve"> </w:t>
      </w:r>
      <w:r w:rsidR="00097076" w:rsidRPr="00E94258">
        <w:rPr>
          <w:rStyle w:val="KeyWord0"/>
          <w:highlight w:val="white"/>
        </w:rPr>
        <w:t>mov [bp + 2], 123</w:t>
      </w:r>
      <w:r>
        <w:rPr>
          <w:highlight w:val="white"/>
        </w:rPr>
        <w:t>,</w:t>
      </w:r>
      <w:r w:rsidR="00097076" w:rsidRPr="00097076">
        <w:rPr>
          <w:highlight w:val="white"/>
        </w:rPr>
        <w:t xml:space="preserve"> </w:t>
      </w:r>
      <w:r w:rsidR="00097076" w:rsidRPr="00E94258">
        <w:rPr>
          <w:rStyle w:val="KeyWord0"/>
          <w:highlight w:val="white"/>
        </w:rPr>
        <w:t>mov [</w:t>
      </w:r>
      <w:r w:rsidR="00E94258" w:rsidRPr="00E94258">
        <w:rPr>
          <w:rStyle w:val="KeyWord0"/>
          <w:highlight w:val="white"/>
        </w:rPr>
        <w:t>stdin</w:t>
      </w:r>
      <w:r w:rsidR="00097076" w:rsidRPr="00E94258">
        <w:rPr>
          <w:rStyle w:val="KeyWord0"/>
          <w:highlight w:val="white"/>
        </w:rPr>
        <w:t xml:space="preserve"> + 4], 12</w:t>
      </w:r>
      <w:r w:rsidR="00E94258" w:rsidRPr="00E94258">
        <w:rPr>
          <w:rStyle w:val="KeyWord0"/>
          <w:highlight w:val="white"/>
        </w:rPr>
        <w:t>4</w:t>
      </w:r>
      <w:r>
        <w:rPr>
          <w:highlight w:val="white"/>
        </w:rPr>
        <w:t>,</w:t>
      </w:r>
      <w:r w:rsidR="00097076" w:rsidRPr="00097076">
        <w:rPr>
          <w:highlight w:val="white"/>
        </w:rPr>
        <w:t xml:space="preserve"> </w:t>
      </w:r>
      <w:r w:rsidR="00097076" w:rsidRPr="00E94258">
        <w:rPr>
          <w:rStyle w:val="KeyWord0"/>
          <w:highlight w:val="white"/>
        </w:rPr>
        <w:t xml:space="preserve">mov [bp + 2], </w:t>
      </w:r>
      <w:r w:rsidR="00E94258" w:rsidRPr="00E94258">
        <w:rPr>
          <w:rStyle w:val="KeyWord0"/>
          <w:highlight w:val="white"/>
        </w:rPr>
        <w:t>stdin</w:t>
      </w:r>
      <w:r>
        <w:rPr>
          <w:highlight w:val="white"/>
        </w:rPr>
        <w:t>, or</w:t>
      </w:r>
      <w:r w:rsidR="00097076" w:rsidRPr="00097076">
        <w:rPr>
          <w:highlight w:val="white"/>
        </w:rPr>
        <w:t xml:space="preserve"> </w:t>
      </w:r>
      <w:r w:rsidR="00097076" w:rsidRPr="00E94258">
        <w:rPr>
          <w:rStyle w:val="KeyWord0"/>
          <w:highlight w:val="white"/>
        </w:rPr>
        <w:t>mov [</w:t>
      </w:r>
      <w:r w:rsidR="00E94258" w:rsidRPr="00E94258">
        <w:rPr>
          <w:rStyle w:val="KeyWord0"/>
          <w:highlight w:val="white"/>
        </w:rPr>
        <w:t>stdin</w:t>
      </w:r>
      <w:r w:rsidR="00097076" w:rsidRPr="00E94258">
        <w:rPr>
          <w:rStyle w:val="KeyWord0"/>
          <w:highlight w:val="white"/>
        </w:rPr>
        <w:t xml:space="preserve"> + 4], </w:t>
      </w:r>
      <w:r w:rsidR="00E94258" w:rsidRPr="00E94258">
        <w:rPr>
          <w:rStyle w:val="KeyWord0"/>
          <w:highlight w:val="white"/>
        </w:rPr>
        <w:t>stdout</w:t>
      </w:r>
      <w:r w:rsidR="00E94258">
        <w:rPr>
          <w:highlight w:val="white"/>
        </w:rPr>
        <w:t>.</w:t>
      </w:r>
    </w:p>
    <w:p w14:paraId="786A4204" w14:textId="77777777" w:rsidR="002E0D09" w:rsidRDefault="00097076" w:rsidP="00097076">
      <w:pPr>
        <w:pStyle w:val="Code"/>
        <w:rPr>
          <w:highlight w:val="white"/>
        </w:rPr>
      </w:pPr>
      <w:r w:rsidRPr="00097076">
        <w:rPr>
          <w:highlight w:val="white"/>
        </w:rPr>
        <w:t xml:space="preserve">      else if (</w:t>
      </w:r>
      <w:r w:rsidR="002E0D09">
        <w:rPr>
          <w:highlight w:val="white"/>
        </w:rPr>
        <w:t>(</w:t>
      </w:r>
      <w:r w:rsidRPr="00097076">
        <w:rPr>
          <w:highlight w:val="white"/>
        </w:rPr>
        <w:t xml:space="preserve">(operand0 </w:t>
      </w:r>
      <w:r w:rsidR="002E0D09">
        <w:rPr>
          <w:highlight w:val="white"/>
        </w:rPr>
        <w:t>is Register</w:t>
      </w:r>
      <w:r w:rsidRPr="00097076">
        <w:rPr>
          <w:highlight w:val="white"/>
        </w:rPr>
        <w:t>)</w:t>
      </w:r>
      <w:r w:rsidR="002E0D09">
        <w:rPr>
          <w:highlight w:val="white"/>
        </w:rPr>
        <w:t xml:space="preserve"> || </w:t>
      </w:r>
      <w:r w:rsidR="002E0D09" w:rsidRPr="00097076">
        <w:rPr>
          <w:highlight w:val="white"/>
        </w:rPr>
        <w:t xml:space="preserve">(operand0 </w:t>
      </w:r>
      <w:r w:rsidR="002E0D09">
        <w:rPr>
          <w:highlight w:val="white"/>
        </w:rPr>
        <w:t>is string</w:t>
      </w:r>
      <w:r w:rsidR="002E0D09" w:rsidRPr="00097076">
        <w:rPr>
          <w:highlight w:val="white"/>
        </w:rPr>
        <w:t>)</w:t>
      </w:r>
      <w:r w:rsidR="002E0D09">
        <w:rPr>
          <w:highlight w:val="white"/>
        </w:rPr>
        <w:t>) &amp;&amp;</w:t>
      </w:r>
    </w:p>
    <w:p w14:paraId="58AFFC1C" w14:textId="77777777" w:rsidR="002E0D09" w:rsidRDefault="002E0D09" w:rsidP="00097076">
      <w:pPr>
        <w:pStyle w:val="Code"/>
        <w:rPr>
          <w:highlight w:val="white"/>
        </w:rPr>
      </w:pPr>
      <w:r>
        <w:rPr>
          <w:highlight w:val="white"/>
        </w:rPr>
        <w:t xml:space="preserve">               </w:t>
      </w:r>
      <w:r w:rsidR="00097076" w:rsidRPr="00097076">
        <w:rPr>
          <w:highlight w:val="white"/>
        </w:rPr>
        <w:t xml:space="preserve">(operand1 is int) &amp;&amp; </w:t>
      </w:r>
      <w:r>
        <w:rPr>
          <w:highlight w:val="white"/>
        </w:rPr>
        <w:t>(</w:t>
      </w:r>
      <w:r w:rsidRPr="00097076">
        <w:rPr>
          <w:highlight w:val="white"/>
        </w:rPr>
        <w:t xml:space="preserve">(operand2 </w:t>
      </w:r>
      <w:r>
        <w:rPr>
          <w:highlight w:val="white"/>
        </w:rPr>
        <w:t>is Register</w:t>
      </w:r>
      <w:r w:rsidRPr="00097076">
        <w:rPr>
          <w:highlight w:val="white"/>
        </w:rPr>
        <w:t>)</w:t>
      </w:r>
      <w:r>
        <w:rPr>
          <w:highlight w:val="white"/>
        </w:rPr>
        <w:t xml:space="preserve"> ||</w:t>
      </w:r>
    </w:p>
    <w:p w14:paraId="07E7B0BA" w14:textId="0C3CB1DB" w:rsidR="00097076" w:rsidRPr="00097076" w:rsidRDefault="002E0D09" w:rsidP="00097076">
      <w:pPr>
        <w:pStyle w:val="Code"/>
        <w:rPr>
          <w:highlight w:val="white"/>
        </w:rPr>
      </w:pPr>
      <w:r>
        <w:rPr>
          <w:highlight w:val="white"/>
        </w:rPr>
        <w:t xml:space="preserve">                </w:t>
      </w:r>
      <w:r w:rsidRPr="00097076">
        <w:rPr>
          <w:highlight w:val="white"/>
        </w:rPr>
        <w:t xml:space="preserve">(operand2 </w:t>
      </w:r>
      <w:r>
        <w:rPr>
          <w:highlight w:val="white"/>
        </w:rPr>
        <w:t>is</w:t>
      </w:r>
      <w:r w:rsidR="0000297E">
        <w:rPr>
          <w:highlight w:val="white"/>
        </w:rPr>
        <w:t xml:space="preserve"> string</w:t>
      </w:r>
      <w:r w:rsidRPr="00097076">
        <w:rPr>
          <w:highlight w:val="white"/>
        </w:rPr>
        <w:t>)</w:t>
      </w:r>
      <w:r>
        <w:rPr>
          <w:highlight w:val="white"/>
        </w:rPr>
        <w:t xml:space="preserve"> ||</w:t>
      </w:r>
      <w:r w:rsidR="0000297E">
        <w:rPr>
          <w:highlight w:val="white"/>
        </w:rPr>
        <w:t xml:space="preserve"> </w:t>
      </w:r>
      <w:r w:rsidRPr="00097076">
        <w:rPr>
          <w:highlight w:val="white"/>
        </w:rPr>
        <w:t xml:space="preserve">(operand2 </w:t>
      </w:r>
      <w:r w:rsidR="0000297E">
        <w:rPr>
          <w:highlight w:val="white"/>
        </w:rPr>
        <w:t>is BigInteger))) {</w:t>
      </w:r>
    </w:p>
    <w:p w14:paraId="26D2EE06" w14:textId="77777777" w:rsidR="00097076" w:rsidRPr="00097076" w:rsidRDefault="00097076" w:rsidP="00097076">
      <w:pPr>
        <w:pStyle w:val="Code"/>
        <w:rPr>
          <w:highlight w:val="white"/>
        </w:rPr>
      </w:pPr>
      <w:r w:rsidRPr="00097076">
        <w:rPr>
          <w:highlight w:val="white"/>
        </w:rPr>
        <w:t xml:space="preserve">        return "\t" + operatorName +</w:t>
      </w:r>
    </w:p>
    <w:p w14:paraId="050232F3" w14:textId="77777777" w:rsidR="00097076" w:rsidRPr="00097076" w:rsidRDefault="00097076" w:rsidP="00097076">
      <w:pPr>
        <w:pStyle w:val="Code"/>
        <w:rPr>
          <w:highlight w:val="white"/>
        </w:rPr>
      </w:pPr>
      <w:r w:rsidRPr="00097076">
        <w:rPr>
          <w:highlight w:val="white"/>
        </w:rPr>
        <w:t xml:space="preserve">               " [" + operand0 + WithSign(operand1) + "], " + operand2;</w:t>
      </w:r>
    </w:p>
    <w:p w14:paraId="406954CA" w14:textId="77777777" w:rsidR="00097076" w:rsidRPr="00097076" w:rsidRDefault="00097076" w:rsidP="00097076">
      <w:pPr>
        <w:pStyle w:val="Code"/>
        <w:rPr>
          <w:highlight w:val="white"/>
        </w:rPr>
      </w:pPr>
      <w:r w:rsidRPr="00097076">
        <w:rPr>
          <w:highlight w:val="white"/>
        </w:rPr>
        <w:t xml:space="preserve">      }</w:t>
      </w:r>
    </w:p>
    <w:p w14:paraId="50926389" w14:textId="77777777" w:rsidR="00CC5407" w:rsidRPr="00097076" w:rsidRDefault="00CC5407" w:rsidP="00CC5407">
      <w:pPr>
        <w:rPr>
          <w:highlight w:val="white"/>
        </w:rPr>
      </w:pPr>
      <w:r>
        <w:rPr>
          <w:highlight w:val="white"/>
        </w:rPr>
        <w:t xml:space="preserve">Next, we handle binary operations without address references on the format </w:t>
      </w:r>
      <w:r>
        <w:rPr>
          <w:rStyle w:val="BoldKeyword"/>
          <w:highlight w:val="white"/>
        </w:rPr>
        <w:t>binary</w:t>
      </w:r>
      <w:r w:rsidRPr="00BA028E">
        <w:rPr>
          <w:rStyle w:val="BoldKeyword"/>
          <w:highlight w:val="white"/>
        </w:rPr>
        <w:t>_operator</w:t>
      </w:r>
      <w:r w:rsidRPr="00A45739">
        <w:rPr>
          <w:rStyle w:val="KeyWord0"/>
          <w:highlight w:val="white"/>
        </w:rPr>
        <w:t xml:space="preserve"> </w:t>
      </w:r>
      <w:r w:rsidRPr="00BA028E">
        <w:rPr>
          <w:rStyle w:val="BoldKeyword"/>
          <w:highlight w:val="white"/>
        </w:rPr>
        <w:t>register</w:t>
      </w:r>
      <w:r>
        <w:rPr>
          <w:rStyle w:val="BoldKeyword"/>
          <w:highlight w:val="white"/>
        </w:rPr>
        <w:t>, register_static_name_or_integer_value</w:t>
      </w:r>
      <w:r>
        <w:rPr>
          <w:highlight w:val="white"/>
        </w:rPr>
        <w:t xml:space="preserve">. For instance: </w:t>
      </w:r>
      <w:r>
        <w:rPr>
          <w:rStyle w:val="KeyWord0"/>
          <w:highlight w:val="white"/>
        </w:rPr>
        <w:t>mov ax, bx</w:t>
      </w:r>
      <w:r>
        <w:rPr>
          <w:highlight w:val="white"/>
        </w:rPr>
        <w:t xml:space="preserve">, </w:t>
      </w:r>
      <w:r>
        <w:rPr>
          <w:rStyle w:val="KeyWord0"/>
          <w:highlight w:val="white"/>
        </w:rPr>
        <w:t>add</w:t>
      </w:r>
      <w:r w:rsidRPr="00E94258">
        <w:rPr>
          <w:rStyle w:val="KeyWord0"/>
          <w:highlight w:val="white"/>
        </w:rPr>
        <w:t xml:space="preserve"> </w:t>
      </w:r>
      <w:r>
        <w:rPr>
          <w:rStyle w:val="KeyWord0"/>
          <w:highlight w:val="white"/>
        </w:rPr>
        <w:t>cx, stdin</w:t>
      </w:r>
      <w:r>
        <w:rPr>
          <w:highlight w:val="white"/>
        </w:rPr>
        <w:t xml:space="preserve">, or </w:t>
      </w:r>
      <w:r>
        <w:rPr>
          <w:rStyle w:val="KeyWord0"/>
          <w:highlight w:val="white"/>
        </w:rPr>
        <w:t>sub</w:t>
      </w:r>
      <w:r w:rsidRPr="00E94258">
        <w:rPr>
          <w:rStyle w:val="KeyWord0"/>
          <w:highlight w:val="white"/>
        </w:rPr>
        <w:t xml:space="preserve"> </w:t>
      </w:r>
      <w:r>
        <w:rPr>
          <w:rStyle w:val="KeyWord0"/>
          <w:highlight w:val="white"/>
        </w:rPr>
        <w:t>dx, 123</w:t>
      </w:r>
      <w:r>
        <w:rPr>
          <w:highlight w:val="white"/>
        </w:rPr>
        <w:t>.</w:t>
      </w:r>
    </w:p>
    <w:p w14:paraId="32BCF9C7" w14:textId="77777777" w:rsidR="00954D25" w:rsidRPr="00954D25" w:rsidRDefault="00954D25" w:rsidP="00954D25">
      <w:pPr>
        <w:pStyle w:val="Code"/>
        <w:rPr>
          <w:highlight w:val="white"/>
        </w:rPr>
      </w:pPr>
      <w:r w:rsidRPr="00954D25">
        <w:rPr>
          <w:highlight w:val="white"/>
        </w:rPr>
        <w:lastRenderedPageBreak/>
        <w:t xml:space="preserve">      // mov ax, bx; mov ax, global; mov ax, 123; cmp global, bx; cmp global, global; cmp global, 123</w:t>
      </w:r>
    </w:p>
    <w:p w14:paraId="16C70A95" w14:textId="77777777" w:rsidR="00954D25" w:rsidRPr="00954D25" w:rsidRDefault="00954D25" w:rsidP="00954D25">
      <w:pPr>
        <w:pStyle w:val="Code"/>
        <w:rPr>
          <w:highlight w:val="white"/>
        </w:rPr>
      </w:pPr>
      <w:r w:rsidRPr="00954D25">
        <w:rPr>
          <w:highlight w:val="white"/>
        </w:rPr>
        <w:t xml:space="preserve">      else if (((operand0 is Register) || (operand0 is string)) &amp;&amp;</w:t>
      </w:r>
    </w:p>
    <w:p w14:paraId="2600C4D0" w14:textId="77777777" w:rsidR="00954D25" w:rsidRDefault="00954D25" w:rsidP="00954D25">
      <w:pPr>
        <w:pStyle w:val="Code"/>
        <w:rPr>
          <w:highlight w:val="white"/>
        </w:rPr>
      </w:pPr>
      <w:r w:rsidRPr="00954D25">
        <w:rPr>
          <w:highlight w:val="white"/>
        </w:rPr>
        <w:t xml:space="preserve">               ((operand1 is Register) || (operand1 is string) ||</w:t>
      </w:r>
    </w:p>
    <w:p w14:paraId="7537297A" w14:textId="77762896" w:rsidR="00954D25" w:rsidRPr="00954D25" w:rsidRDefault="00954D25" w:rsidP="00954D25">
      <w:pPr>
        <w:pStyle w:val="Code"/>
        <w:rPr>
          <w:highlight w:val="white"/>
        </w:rPr>
      </w:pPr>
      <w:r>
        <w:rPr>
          <w:highlight w:val="white"/>
        </w:rPr>
        <w:t xml:space="preserve">               </w:t>
      </w:r>
      <w:r w:rsidRPr="00954D25">
        <w:rPr>
          <w:highlight w:val="white"/>
        </w:rPr>
        <w:t xml:space="preserve"> (operand1 is BigInteger)) &amp;&amp;</w:t>
      </w:r>
      <w:r>
        <w:rPr>
          <w:highlight w:val="white"/>
        </w:rPr>
        <w:t xml:space="preserve"> </w:t>
      </w:r>
      <w:r w:rsidRPr="00954D25">
        <w:rPr>
          <w:highlight w:val="white"/>
        </w:rPr>
        <w:t>(operand2 == null)) {</w:t>
      </w:r>
    </w:p>
    <w:p w14:paraId="603F243B" w14:textId="77777777" w:rsidR="00954D25" w:rsidRPr="00954D25" w:rsidRDefault="00954D25" w:rsidP="00954D25">
      <w:pPr>
        <w:pStyle w:val="Code"/>
        <w:rPr>
          <w:highlight w:val="white"/>
        </w:rPr>
      </w:pPr>
      <w:r w:rsidRPr="00954D25">
        <w:rPr>
          <w:highlight w:val="white"/>
        </w:rPr>
        <w:t xml:space="preserve">        return "\t" + operatorName + " " + operand0 + ", " + operand1;</w:t>
      </w:r>
    </w:p>
    <w:p w14:paraId="715DCF76" w14:textId="77777777" w:rsidR="00954D25" w:rsidRPr="00954D25" w:rsidRDefault="00954D25" w:rsidP="00954D25">
      <w:pPr>
        <w:pStyle w:val="Code"/>
        <w:rPr>
          <w:highlight w:val="white"/>
        </w:rPr>
      </w:pPr>
      <w:r w:rsidRPr="00954D25">
        <w:rPr>
          <w:highlight w:val="white"/>
        </w:rPr>
        <w:t xml:space="preserve">      }</w:t>
      </w:r>
    </w:p>
    <w:p w14:paraId="3A037563" w14:textId="66E495B0" w:rsidR="00A41651" w:rsidRPr="00097076" w:rsidRDefault="00A41651" w:rsidP="00A41651">
      <w:pPr>
        <w:rPr>
          <w:highlight w:val="white"/>
        </w:rPr>
      </w:pPr>
      <w:r>
        <w:rPr>
          <w:highlight w:val="white"/>
        </w:rPr>
        <w:t xml:space="preserve">Next, we handle </w:t>
      </w:r>
      <w:r w:rsidR="00C4720B">
        <w:rPr>
          <w:highlight w:val="white"/>
        </w:rPr>
        <w:t>unary operations</w:t>
      </w:r>
      <w:r>
        <w:rPr>
          <w:highlight w:val="white"/>
        </w:rPr>
        <w:t xml:space="preserve"> on the format </w:t>
      </w:r>
      <w:r w:rsidR="002F6A62">
        <w:rPr>
          <w:rStyle w:val="BoldKeyword"/>
          <w:highlight w:val="white"/>
        </w:rPr>
        <w:t>unary</w:t>
      </w:r>
      <w:r w:rsidRPr="00BA028E">
        <w:rPr>
          <w:rStyle w:val="BoldKeyword"/>
          <w:highlight w:val="white"/>
        </w:rPr>
        <w:t>_operator</w:t>
      </w:r>
      <w:r w:rsidRPr="00A45739">
        <w:rPr>
          <w:rStyle w:val="KeyWord0"/>
          <w:highlight w:val="white"/>
        </w:rPr>
        <w:t xml:space="preserve"> [</w:t>
      </w:r>
      <w:r w:rsidRPr="00BA028E">
        <w:rPr>
          <w:rStyle w:val="BoldKeyword"/>
          <w:highlight w:val="white"/>
        </w:rPr>
        <w:t>register</w:t>
      </w:r>
      <w:r>
        <w:rPr>
          <w:rStyle w:val="BoldKeyword"/>
          <w:highlight w:val="white"/>
        </w:rPr>
        <w:t>_or_static_name</w:t>
      </w:r>
      <w:r w:rsidRPr="00A45739">
        <w:rPr>
          <w:rStyle w:val="KeyWord0"/>
          <w:highlight w:val="white"/>
        </w:rPr>
        <w:t xml:space="preserve"> + </w:t>
      </w:r>
      <w:r w:rsidRPr="00BA028E">
        <w:rPr>
          <w:rStyle w:val="BoldKeyword"/>
          <w:highlight w:val="white"/>
        </w:rPr>
        <w:t>offset</w:t>
      </w:r>
      <w:r w:rsidRPr="00A45739">
        <w:rPr>
          <w:rStyle w:val="KeyWord0"/>
          <w:highlight w:val="white"/>
        </w:rPr>
        <w:t>]</w:t>
      </w:r>
      <w:r w:rsidR="00F259DA">
        <w:rPr>
          <w:highlight w:val="white"/>
        </w:rPr>
        <w:t>.</w:t>
      </w:r>
      <w:r w:rsidR="002F6A62">
        <w:rPr>
          <w:highlight w:val="white"/>
        </w:rPr>
        <w:t xml:space="preserve"> </w:t>
      </w:r>
      <w:r w:rsidR="00F259DA">
        <w:rPr>
          <w:highlight w:val="white"/>
        </w:rPr>
        <w:t>F</w:t>
      </w:r>
      <w:r>
        <w:rPr>
          <w:highlight w:val="white"/>
        </w:rPr>
        <w:t xml:space="preserve">or instance: </w:t>
      </w:r>
      <w:r w:rsidR="006060F1">
        <w:rPr>
          <w:rStyle w:val="KeyWord0"/>
          <w:highlight w:val="white"/>
        </w:rPr>
        <w:t>neg</w:t>
      </w:r>
      <w:r w:rsidRPr="009B7742">
        <w:rPr>
          <w:rStyle w:val="KeyWord0"/>
          <w:highlight w:val="white"/>
        </w:rPr>
        <w:t xml:space="preserve"> [bp + 2]</w:t>
      </w:r>
      <w:r>
        <w:rPr>
          <w:highlight w:val="white"/>
        </w:rPr>
        <w:t xml:space="preserve"> or</w:t>
      </w:r>
      <w:r w:rsidRPr="00097076">
        <w:rPr>
          <w:highlight w:val="white"/>
        </w:rPr>
        <w:t xml:space="preserve"> </w:t>
      </w:r>
      <w:r w:rsidR="006060F1">
        <w:rPr>
          <w:rStyle w:val="KeyWord0"/>
          <w:highlight w:val="white"/>
        </w:rPr>
        <w:t>inc</w:t>
      </w:r>
      <w:r w:rsidRPr="00E94258">
        <w:rPr>
          <w:rStyle w:val="KeyWord0"/>
          <w:highlight w:val="white"/>
        </w:rPr>
        <w:t xml:space="preserve"> [stdin + 4]</w:t>
      </w:r>
      <w:r>
        <w:rPr>
          <w:highlight w:val="white"/>
        </w:rPr>
        <w:t>.</w:t>
      </w:r>
    </w:p>
    <w:p w14:paraId="27768925" w14:textId="77777777" w:rsidR="00F259DA" w:rsidRPr="00F259DA" w:rsidRDefault="00F259DA" w:rsidP="00F259DA">
      <w:pPr>
        <w:pStyle w:val="Code"/>
        <w:rPr>
          <w:highlight w:val="white"/>
        </w:rPr>
      </w:pPr>
      <w:r w:rsidRPr="00F259DA">
        <w:rPr>
          <w:highlight w:val="white"/>
        </w:rPr>
        <w:t xml:space="preserve">      // inc [bp + 2]; inc [global + 4]</w:t>
      </w:r>
    </w:p>
    <w:p w14:paraId="09780725" w14:textId="77777777" w:rsidR="00F259DA" w:rsidRPr="00F259DA" w:rsidRDefault="00F259DA" w:rsidP="00F259DA">
      <w:pPr>
        <w:pStyle w:val="Code"/>
        <w:rPr>
          <w:highlight w:val="white"/>
        </w:rPr>
      </w:pPr>
      <w:r w:rsidRPr="00F259DA">
        <w:rPr>
          <w:highlight w:val="white"/>
        </w:rPr>
        <w:t xml:space="preserve">      else if (((operand0 is Register) || (operand0 is string)) &amp;&amp;</w:t>
      </w:r>
    </w:p>
    <w:p w14:paraId="5CB6BA7B" w14:textId="77777777" w:rsidR="00F259DA" w:rsidRPr="00F259DA" w:rsidRDefault="00F259DA" w:rsidP="00F259DA">
      <w:pPr>
        <w:pStyle w:val="Code"/>
        <w:rPr>
          <w:highlight w:val="white"/>
        </w:rPr>
      </w:pPr>
      <w:r w:rsidRPr="00F259DA">
        <w:rPr>
          <w:highlight w:val="white"/>
        </w:rPr>
        <w:t xml:space="preserve">               (operand1 is int) &amp;&amp; (operand2 == null)) {</w:t>
      </w:r>
    </w:p>
    <w:p w14:paraId="691CE8AF" w14:textId="77777777" w:rsidR="00F259DA" w:rsidRPr="00F259DA" w:rsidRDefault="00F259DA" w:rsidP="00F259DA">
      <w:pPr>
        <w:pStyle w:val="Code"/>
        <w:rPr>
          <w:highlight w:val="white"/>
        </w:rPr>
      </w:pPr>
      <w:r w:rsidRPr="00F259DA">
        <w:rPr>
          <w:highlight w:val="white"/>
        </w:rPr>
        <w:t xml:space="preserve">        return "\t" + operatorName + " [" + operand0 +</w:t>
      </w:r>
    </w:p>
    <w:p w14:paraId="15175FE9" w14:textId="77777777" w:rsidR="00F259DA" w:rsidRPr="00F259DA" w:rsidRDefault="00F259DA" w:rsidP="00F259DA">
      <w:pPr>
        <w:pStyle w:val="Code"/>
        <w:rPr>
          <w:highlight w:val="white"/>
        </w:rPr>
      </w:pPr>
      <w:r w:rsidRPr="00F259DA">
        <w:rPr>
          <w:highlight w:val="white"/>
        </w:rPr>
        <w:t xml:space="preserve">               WithSign(operand1) + "]";</w:t>
      </w:r>
    </w:p>
    <w:p w14:paraId="3CC73B6C" w14:textId="77777777" w:rsidR="00F259DA" w:rsidRPr="00F259DA" w:rsidRDefault="00F259DA" w:rsidP="00F259DA">
      <w:pPr>
        <w:pStyle w:val="Code"/>
        <w:rPr>
          <w:highlight w:val="white"/>
        </w:rPr>
      </w:pPr>
      <w:r w:rsidRPr="00F259DA">
        <w:rPr>
          <w:highlight w:val="white"/>
        </w:rPr>
        <w:t xml:space="preserve">      }</w:t>
      </w:r>
    </w:p>
    <w:p w14:paraId="03D1CBA9" w14:textId="520F717B" w:rsidR="00623CA9" w:rsidRPr="00097076" w:rsidRDefault="00623CA9" w:rsidP="00623CA9">
      <w:pPr>
        <w:rPr>
          <w:highlight w:val="white"/>
        </w:rPr>
      </w:pPr>
      <w:r>
        <w:rPr>
          <w:highlight w:val="white"/>
        </w:rPr>
        <w:t xml:space="preserve">Next, we handle unary operations without address references on the format </w:t>
      </w:r>
      <w:r>
        <w:rPr>
          <w:rStyle w:val="BoldKeyword"/>
          <w:highlight w:val="white"/>
        </w:rPr>
        <w:t>unary</w:t>
      </w:r>
      <w:r w:rsidRPr="00BA028E">
        <w:rPr>
          <w:rStyle w:val="BoldKeyword"/>
          <w:highlight w:val="white"/>
        </w:rPr>
        <w:t>_operator</w:t>
      </w:r>
      <w:r w:rsidRPr="00A45739">
        <w:rPr>
          <w:rStyle w:val="KeyWord0"/>
          <w:highlight w:val="white"/>
        </w:rPr>
        <w:t xml:space="preserve"> </w:t>
      </w:r>
      <w:r w:rsidRPr="00BA028E">
        <w:rPr>
          <w:rStyle w:val="BoldKeyword"/>
          <w:highlight w:val="white"/>
        </w:rPr>
        <w:t>register</w:t>
      </w:r>
      <w:r>
        <w:rPr>
          <w:rStyle w:val="BoldKeyword"/>
          <w:highlight w:val="white"/>
        </w:rPr>
        <w:t>_or_inteeger_value</w:t>
      </w:r>
      <w:r>
        <w:rPr>
          <w:highlight w:val="white"/>
        </w:rPr>
        <w:t xml:space="preserve">. For instance: </w:t>
      </w:r>
      <w:r>
        <w:rPr>
          <w:rStyle w:val="KeyWord0"/>
          <w:highlight w:val="white"/>
        </w:rPr>
        <w:t>dec ax</w:t>
      </w:r>
      <w:r>
        <w:rPr>
          <w:highlight w:val="white"/>
        </w:rPr>
        <w:t xml:space="preserve"> or</w:t>
      </w:r>
      <w:r w:rsidRPr="00097076">
        <w:rPr>
          <w:highlight w:val="white"/>
        </w:rPr>
        <w:t xml:space="preserve"> </w:t>
      </w:r>
      <w:r>
        <w:rPr>
          <w:rStyle w:val="KeyWord0"/>
          <w:highlight w:val="white"/>
        </w:rPr>
        <w:t>int 33</w:t>
      </w:r>
      <w:r>
        <w:rPr>
          <w:highlight w:val="white"/>
        </w:rPr>
        <w:t>.</w:t>
      </w:r>
    </w:p>
    <w:p w14:paraId="3A7C8DF5" w14:textId="77777777" w:rsidR="00F259DA" w:rsidRPr="00F259DA" w:rsidRDefault="00F259DA" w:rsidP="00F259DA">
      <w:pPr>
        <w:pStyle w:val="Code"/>
        <w:rPr>
          <w:highlight w:val="white"/>
        </w:rPr>
      </w:pPr>
      <w:r w:rsidRPr="00F259DA">
        <w:rPr>
          <w:highlight w:val="white"/>
        </w:rPr>
        <w:t xml:space="preserve">      // inc ax; int 33</w:t>
      </w:r>
    </w:p>
    <w:p w14:paraId="575ED3F5" w14:textId="77777777" w:rsidR="00F259DA" w:rsidRPr="00F259DA" w:rsidRDefault="00F259DA" w:rsidP="00F259DA">
      <w:pPr>
        <w:pStyle w:val="Code"/>
        <w:rPr>
          <w:highlight w:val="white"/>
        </w:rPr>
      </w:pPr>
      <w:r w:rsidRPr="00F259DA">
        <w:rPr>
          <w:highlight w:val="white"/>
        </w:rPr>
        <w:t xml:space="preserve">      else if (((operand0 is Register) || (operand0 is BigInteger)) &amp;&amp;</w:t>
      </w:r>
    </w:p>
    <w:p w14:paraId="6BF643AE" w14:textId="77777777" w:rsidR="00F259DA" w:rsidRPr="00F259DA" w:rsidRDefault="00F259DA" w:rsidP="00F259DA">
      <w:pPr>
        <w:pStyle w:val="Code"/>
        <w:rPr>
          <w:highlight w:val="white"/>
        </w:rPr>
      </w:pPr>
      <w:r w:rsidRPr="00F259DA">
        <w:rPr>
          <w:highlight w:val="white"/>
        </w:rPr>
        <w:t xml:space="preserve">               (operand1 == null) &amp;&amp; (operand2 == null)) {</w:t>
      </w:r>
    </w:p>
    <w:p w14:paraId="618F56B5" w14:textId="77777777" w:rsidR="00F259DA" w:rsidRPr="00F259DA" w:rsidRDefault="00F259DA" w:rsidP="00F259DA">
      <w:pPr>
        <w:pStyle w:val="Code"/>
        <w:rPr>
          <w:highlight w:val="white"/>
        </w:rPr>
      </w:pPr>
      <w:r w:rsidRPr="00F259DA">
        <w:rPr>
          <w:highlight w:val="white"/>
        </w:rPr>
        <w:t xml:space="preserve">        return "\t" + operatorName + " " + operand0;</w:t>
      </w:r>
    </w:p>
    <w:p w14:paraId="52FE3831" w14:textId="2CD29959" w:rsidR="00F259DA" w:rsidRDefault="00F259DA" w:rsidP="00F259DA">
      <w:pPr>
        <w:pStyle w:val="Code"/>
        <w:rPr>
          <w:highlight w:val="white"/>
        </w:rPr>
      </w:pPr>
      <w:r w:rsidRPr="00F259DA">
        <w:rPr>
          <w:highlight w:val="white"/>
        </w:rPr>
        <w:t xml:space="preserve">      }</w:t>
      </w:r>
    </w:p>
    <w:p w14:paraId="2651AFD2" w14:textId="0BAF2984" w:rsidR="00EC57B3" w:rsidRPr="00F259DA" w:rsidRDefault="00EC57B3" w:rsidP="00EC57B3">
      <w:pPr>
        <w:rPr>
          <w:highlight w:val="white"/>
        </w:rPr>
      </w:pPr>
      <w:r>
        <w:rPr>
          <w:highlight w:val="white"/>
        </w:rPr>
        <w:t xml:space="preserve">Finally, we handle operations without operands, like </w:t>
      </w:r>
      <w:r w:rsidRPr="00EC57B3">
        <w:rPr>
          <w:rStyle w:val="KeyWord0"/>
          <w:highlight w:val="white"/>
        </w:rPr>
        <w:t>lahf</w:t>
      </w:r>
      <w:r>
        <w:rPr>
          <w:highlight w:val="white"/>
        </w:rPr>
        <w:t>.</w:t>
      </w:r>
    </w:p>
    <w:p w14:paraId="7DBE92DA" w14:textId="77777777" w:rsidR="00F259DA" w:rsidRPr="00F259DA" w:rsidRDefault="00F259DA" w:rsidP="00F259DA">
      <w:pPr>
        <w:pStyle w:val="Code"/>
        <w:rPr>
          <w:highlight w:val="white"/>
        </w:rPr>
      </w:pPr>
      <w:r w:rsidRPr="00F259DA">
        <w:rPr>
          <w:highlight w:val="white"/>
        </w:rPr>
        <w:t xml:space="preserve">      // lahf</w:t>
      </w:r>
    </w:p>
    <w:p w14:paraId="5C48D585" w14:textId="77777777" w:rsidR="00EC57B3" w:rsidRDefault="00F259DA" w:rsidP="00F259DA">
      <w:pPr>
        <w:pStyle w:val="Code"/>
        <w:rPr>
          <w:highlight w:val="white"/>
        </w:rPr>
      </w:pPr>
      <w:r w:rsidRPr="00F259DA">
        <w:rPr>
          <w:highlight w:val="white"/>
        </w:rPr>
        <w:t xml:space="preserve">      else if ((operand0 == null) &amp;&amp;  (operand1 == null) &amp;&amp;</w:t>
      </w:r>
    </w:p>
    <w:p w14:paraId="1314BA59" w14:textId="04C43953" w:rsidR="00F259DA" w:rsidRPr="00F259DA" w:rsidRDefault="00EC57B3" w:rsidP="00F259DA">
      <w:pPr>
        <w:pStyle w:val="Code"/>
        <w:rPr>
          <w:highlight w:val="white"/>
        </w:rPr>
      </w:pPr>
      <w:r>
        <w:rPr>
          <w:highlight w:val="white"/>
        </w:rPr>
        <w:t xml:space="preserve">              </w:t>
      </w:r>
      <w:r w:rsidR="00F259DA" w:rsidRPr="00F259DA">
        <w:rPr>
          <w:highlight w:val="white"/>
        </w:rPr>
        <w:t xml:space="preserve"> (operand2 == null)) {</w:t>
      </w:r>
    </w:p>
    <w:p w14:paraId="1D3D9345" w14:textId="28F229EE" w:rsidR="00F259DA" w:rsidRPr="00F259DA" w:rsidRDefault="00F259DA" w:rsidP="00F259DA">
      <w:pPr>
        <w:pStyle w:val="Code"/>
        <w:rPr>
          <w:highlight w:val="white"/>
        </w:rPr>
      </w:pPr>
      <w:r w:rsidRPr="00F259DA">
        <w:rPr>
          <w:highlight w:val="white"/>
        </w:rPr>
        <w:t xml:space="preserve">        return "\t" + operatorName;</w:t>
      </w:r>
    </w:p>
    <w:p w14:paraId="5E47749D" w14:textId="77777777" w:rsidR="00F259DA" w:rsidRPr="00F259DA" w:rsidRDefault="00F259DA" w:rsidP="00F259DA">
      <w:pPr>
        <w:pStyle w:val="Code"/>
        <w:rPr>
          <w:highlight w:val="white"/>
        </w:rPr>
      </w:pPr>
      <w:r w:rsidRPr="00F259DA">
        <w:rPr>
          <w:highlight w:val="white"/>
        </w:rPr>
        <w:t xml:space="preserve">      }</w:t>
      </w:r>
    </w:p>
    <w:p w14:paraId="615C3FCE" w14:textId="77777777" w:rsidR="00097076" w:rsidRPr="00F259DA" w:rsidRDefault="00097076" w:rsidP="00F259DA">
      <w:pPr>
        <w:pStyle w:val="Code"/>
        <w:rPr>
          <w:highlight w:val="white"/>
        </w:rPr>
      </w:pPr>
      <w:r w:rsidRPr="00F259DA">
        <w:rPr>
          <w:highlight w:val="white"/>
        </w:rPr>
        <w:t xml:space="preserve">    }</w:t>
      </w:r>
    </w:p>
    <w:p w14:paraId="2B08AEC9" w14:textId="5B1FAEE8" w:rsidR="00097076" w:rsidRPr="00F259DA" w:rsidRDefault="00717D98" w:rsidP="00717D98">
      <w:pPr>
        <w:rPr>
          <w:highlight w:val="white"/>
        </w:rPr>
      </w:pPr>
      <w:r>
        <w:rPr>
          <w:highlight w:val="white"/>
        </w:rPr>
        <w:t xml:space="preserve">The </w:t>
      </w:r>
      <w:r w:rsidRPr="00717D98">
        <w:rPr>
          <w:rStyle w:val="KeyWord0"/>
          <w:highlight w:val="white"/>
        </w:rPr>
        <w:t>ToVisibleString</w:t>
      </w:r>
      <w:r>
        <w:rPr>
          <w:highlight w:val="white"/>
        </w:rPr>
        <w:t xml:space="preserve"> method returns the </w:t>
      </w:r>
      <w:r w:rsidR="002F69EF">
        <w:rPr>
          <w:highlight w:val="white"/>
        </w:rPr>
        <w:t xml:space="preserve">text with non-graphical character written </w:t>
      </w:r>
      <w:r w:rsidR="00AE1268">
        <w:rPr>
          <w:highlight w:val="white"/>
        </w:rPr>
        <w:t>with their ascii numbers. For instance, the text “Hello\nWorld\</w:t>
      </w:r>
      <w:r w:rsidR="00552E70">
        <w:rPr>
          <w:highlight w:val="white"/>
        </w:rPr>
        <w:t>r</w:t>
      </w:r>
      <w:r w:rsidR="00AE1268">
        <w:rPr>
          <w:highlight w:val="white"/>
        </w:rPr>
        <w:t xml:space="preserve">”, will be translated to “Hello”, 10, “World”, </w:t>
      </w:r>
      <w:r w:rsidR="00552E70">
        <w:rPr>
          <w:highlight w:val="white"/>
        </w:rPr>
        <w:t>13</w:t>
      </w:r>
      <w:r w:rsidR="00AE1268">
        <w:rPr>
          <w:highlight w:val="white"/>
        </w:rPr>
        <w:t>.</w:t>
      </w:r>
    </w:p>
    <w:p w14:paraId="07260C8C" w14:textId="77777777" w:rsidR="00097076" w:rsidRPr="00097076" w:rsidRDefault="00097076" w:rsidP="00097076">
      <w:pPr>
        <w:pStyle w:val="Code"/>
        <w:rPr>
          <w:highlight w:val="white"/>
        </w:rPr>
      </w:pPr>
      <w:r w:rsidRPr="00097076">
        <w:rPr>
          <w:highlight w:val="white"/>
        </w:rPr>
        <w:t xml:space="preserve">    private static string ToVisibleString(string text) {</w:t>
      </w:r>
    </w:p>
    <w:p w14:paraId="59BBFAD3" w14:textId="2CD59E03" w:rsidR="00097076" w:rsidRDefault="00097076" w:rsidP="00097076">
      <w:pPr>
        <w:pStyle w:val="Code"/>
        <w:rPr>
          <w:highlight w:val="white"/>
        </w:rPr>
      </w:pPr>
      <w:r w:rsidRPr="00097076">
        <w:rPr>
          <w:highlight w:val="white"/>
        </w:rPr>
        <w:t xml:space="preserve">      StringBuilder buffer = new StringBuilder();</w:t>
      </w:r>
    </w:p>
    <w:p w14:paraId="1A1BA85E" w14:textId="15E0D000" w:rsidR="004C1FEB" w:rsidRPr="00097076" w:rsidRDefault="004C1FEB" w:rsidP="004C1FEB">
      <w:pPr>
        <w:rPr>
          <w:highlight w:val="white"/>
        </w:rPr>
      </w:pPr>
      <w:r>
        <w:rPr>
          <w:highlight w:val="white"/>
        </w:rPr>
        <w:t xml:space="preserve">The </w:t>
      </w:r>
      <w:r w:rsidRPr="004C1FEB">
        <w:rPr>
          <w:rStyle w:val="KeyWord0"/>
          <w:highlight w:val="white"/>
        </w:rPr>
        <w:t>insideString</w:t>
      </w:r>
      <w:r>
        <w:rPr>
          <w:highlight w:val="white"/>
        </w:rPr>
        <w:t xml:space="preserve"> variable is true as long as the current character is locaed inside a string. </w:t>
      </w:r>
    </w:p>
    <w:p w14:paraId="1B9251B0" w14:textId="77777777" w:rsidR="00097076" w:rsidRPr="00097076" w:rsidRDefault="00097076" w:rsidP="00097076">
      <w:pPr>
        <w:pStyle w:val="Code"/>
        <w:rPr>
          <w:highlight w:val="white"/>
        </w:rPr>
      </w:pPr>
      <w:r w:rsidRPr="00097076">
        <w:rPr>
          <w:highlight w:val="white"/>
        </w:rPr>
        <w:t xml:space="preserve">      bool insideString = false;</w:t>
      </w:r>
    </w:p>
    <w:p w14:paraId="57548907" w14:textId="591A506E" w:rsidR="00097076" w:rsidRPr="00097076" w:rsidRDefault="004C1FEB" w:rsidP="00F842E6">
      <w:pPr>
        <w:rPr>
          <w:highlight w:val="white"/>
        </w:rPr>
      </w:pPr>
      <w:r>
        <w:rPr>
          <w:highlight w:val="white"/>
        </w:rPr>
        <w:t xml:space="preserve">We iterate throught the text and, for each character, check if it is not </w:t>
      </w:r>
      <w:r w:rsidR="00F842E6">
        <w:rPr>
          <w:highlight w:val="white"/>
        </w:rPr>
        <w:t xml:space="preserve">a graphical character. In that case we </w:t>
      </w:r>
      <w:r w:rsidR="004801C1">
        <w:rPr>
          <w:highlight w:val="white"/>
        </w:rPr>
        <w:t>end</w:t>
      </w:r>
      <w:r w:rsidR="00F842E6">
        <w:rPr>
          <w:highlight w:val="white"/>
        </w:rPr>
        <w:t xml:space="preserve"> the string, if necessary, and add the ascii value of the character.</w:t>
      </w:r>
    </w:p>
    <w:p w14:paraId="6119C54E" w14:textId="77777777" w:rsidR="00097076" w:rsidRPr="00097076" w:rsidRDefault="00097076" w:rsidP="00097076">
      <w:pPr>
        <w:pStyle w:val="Code"/>
        <w:rPr>
          <w:highlight w:val="white"/>
        </w:rPr>
      </w:pPr>
      <w:r w:rsidRPr="00097076">
        <w:rPr>
          <w:highlight w:val="white"/>
        </w:rPr>
        <w:t xml:space="preserve">      foreach (char c in text) {</w:t>
      </w:r>
    </w:p>
    <w:p w14:paraId="34B33387" w14:textId="77777777" w:rsidR="00097076" w:rsidRPr="00097076" w:rsidRDefault="00097076" w:rsidP="00097076">
      <w:pPr>
        <w:pStyle w:val="Code"/>
        <w:rPr>
          <w:highlight w:val="white"/>
        </w:rPr>
      </w:pPr>
      <w:r w:rsidRPr="00097076">
        <w:rPr>
          <w:highlight w:val="white"/>
        </w:rPr>
        <w:t xml:space="preserve">        if (Char.IsControl(c) || (c == '\"') || (c == '\'')) {</w:t>
      </w:r>
    </w:p>
    <w:p w14:paraId="59CC94FD" w14:textId="77777777" w:rsidR="00097076" w:rsidRPr="00097076" w:rsidRDefault="00097076" w:rsidP="00097076">
      <w:pPr>
        <w:pStyle w:val="Code"/>
        <w:rPr>
          <w:highlight w:val="white"/>
        </w:rPr>
      </w:pPr>
      <w:r w:rsidRPr="00097076">
        <w:rPr>
          <w:highlight w:val="white"/>
        </w:rPr>
        <w:t xml:space="preserve">          if (insideString) {</w:t>
      </w:r>
    </w:p>
    <w:p w14:paraId="187C8AAD" w14:textId="77777777" w:rsidR="00097076" w:rsidRPr="00097076" w:rsidRDefault="00097076" w:rsidP="00097076">
      <w:pPr>
        <w:pStyle w:val="Code"/>
        <w:rPr>
          <w:highlight w:val="white"/>
        </w:rPr>
      </w:pPr>
      <w:r w:rsidRPr="00097076">
        <w:rPr>
          <w:highlight w:val="white"/>
        </w:rPr>
        <w:t xml:space="preserve">            buffer.Append("\", " + ((int) c).ToString() + ", ");</w:t>
      </w:r>
    </w:p>
    <w:p w14:paraId="7CE0BD60" w14:textId="77777777" w:rsidR="00097076" w:rsidRPr="00097076" w:rsidRDefault="00097076" w:rsidP="00097076">
      <w:pPr>
        <w:pStyle w:val="Code"/>
        <w:rPr>
          <w:highlight w:val="white"/>
        </w:rPr>
      </w:pPr>
      <w:r w:rsidRPr="00097076">
        <w:rPr>
          <w:highlight w:val="white"/>
        </w:rPr>
        <w:t xml:space="preserve">            insideString = false;</w:t>
      </w:r>
    </w:p>
    <w:p w14:paraId="54CE045C" w14:textId="77777777" w:rsidR="00097076" w:rsidRPr="00097076" w:rsidRDefault="00097076" w:rsidP="00097076">
      <w:pPr>
        <w:pStyle w:val="Code"/>
        <w:rPr>
          <w:highlight w:val="white"/>
        </w:rPr>
      </w:pPr>
      <w:r w:rsidRPr="00097076">
        <w:rPr>
          <w:highlight w:val="white"/>
        </w:rPr>
        <w:t xml:space="preserve">          }</w:t>
      </w:r>
    </w:p>
    <w:p w14:paraId="7E8A1A41" w14:textId="77777777" w:rsidR="00097076" w:rsidRPr="00097076" w:rsidRDefault="00097076" w:rsidP="00097076">
      <w:pPr>
        <w:pStyle w:val="Code"/>
        <w:rPr>
          <w:highlight w:val="white"/>
        </w:rPr>
      </w:pPr>
      <w:r w:rsidRPr="00097076">
        <w:rPr>
          <w:highlight w:val="white"/>
        </w:rPr>
        <w:t xml:space="preserve">          else {</w:t>
      </w:r>
    </w:p>
    <w:p w14:paraId="131E31D7" w14:textId="77777777" w:rsidR="00097076" w:rsidRPr="00097076" w:rsidRDefault="00097076" w:rsidP="00097076">
      <w:pPr>
        <w:pStyle w:val="Code"/>
        <w:rPr>
          <w:highlight w:val="white"/>
        </w:rPr>
      </w:pPr>
      <w:r w:rsidRPr="00097076">
        <w:rPr>
          <w:highlight w:val="white"/>
        </w:rPr>
        <w:t xml:space="preserve">            buffer.Append(((int) c).ToString() + ", ");</w:t>
      </w:r>
    </w:p>
    <w:p w14:paraId="086AD342" w14:textId="77777777" w:rsidR="00097076" w:rsidRPr="00097076" w:rsidRDefault="00097076" w:rsidP="00097076">
      <w:pPr>
        <w:pStyle w:val="Code"/>
        <w:rPr>
          <w:highlight w:val="white"/>
        </w:rPr>
      </w:pPr>
      <w:r w:rsidRPr="00097076">
        <w:rPr>
          <w:highlight w:val="white"/>
        </w:rPr>
        <w:t xml:space="preserve">          }</w:t>
      </w:r>
    </w:p>
    <w:p w14:paraId="05374FC4" w14:textId="77777777" w:rsidR="00097076" w:rsidRPr="00097076" w:rsidRDefault="00097076" w:rsidP="00097076">
      <w:pPr>
        <w:pStyle w:val="Code"/>
        <w:rPr>
          <w:highlight w:val="white"/>
        </w:rPr>
      </w:pPr>
      <w:r w:rsidRPr="00097076">
        <w:rPr>
          <w:highlight w:val="white"/>
        </w:rPr>
        <w:t xml:space="preserve">        }</w:t>
      </w:r>
    </w:p>
    <w:p w14:paraId="181F95E0" w14:textId="3B3B4E87" w:rsidR="00F842E6" w:rsidRPr="00097076" w:rsidRDefault="00F842E6" w:rsidP="00F842E6">
      <w:pPr>
        <w:rPr>
          <w:highlight w:val="white"/>
        </w:rPr>
      </w:pPr>
      <w:r>
        <w:rPr>
          <w:highlight w:val="white"/>
        </w:rPr>
        <w:t xml:space="preserve">If the character is a graphical character, we </w:t>
      </w:r>
      <w:r w:rsidR="004801C1">
        <w:rPr>
          <w:highlight w:val="white"/>
        </w:rPr>
        <w:t>begin the string, if necessary,</w:t>
      </w:r>
      <w:r>
        <w:rPr>
          <w:highlight w:val="white"/>
        </w:rPr>
        <w:t xml:space="preserve"> and add the </w:t>
      </w:r>
      <w:r w:rsidR="004801C1">
        <w:rPr>
          <w:highlight w:val="white"/>
        </w:rPr>
        <w:t>character to the string.</w:t>
      </w:r>
    </w:p>
    <w:p w14:paraId="35FBBBF0" w14:textId="77777777" w:rsidR="00097076" w:rsidRPr="00097076" w:rsidRDefault="00097076" w:rsidP="00097076">
      <w:pPr>
        <w:pStyle w:val="Code"/>
        <w:rPr>
          <w:highlight w:val="white"/>
        </w:rPr>
      </w:pPr>
      <w:r w:rsidRPr="00097076">
        <w:rPr>
          <w:highlight w:val="white"/>
        </w:rPr>
        <w:lastRenderedPageBreak/>
        <w:t xml:space="preserve">        else {</w:t>
      </w:r>
    </w:p>
    <w:p w14:paraId="1565C6B3" w14:textId="77777777" w:rsidR="00097076" w:rsidRPr="00097076" w:rsidRDefault="00097076" w:rsidP="00097076">
      <w:pPr>
        <w:pStyle w:val="Code"/>
        <w:rPr>
          <w:highlight w:val="white"/>
        </w:rPr>
      </w:pPr>
      <w:r w:rsidRPr="00097076">
        <w:rPr>
          <w:highlight w:val="white"/>
        </w:rPr>
        <w:t xml:space="preserve">          if (insideString) {</w:t>
      </w:r>
    </w:p>
    <w:p w14:paraId="7C8472B4" w14:textId="77777777" w:rsidR="00097076" w:rsidRPr="00097076" w:rsidRDefault="00097076" w:rsidP="00097076">
      <w:pPr>
        <w:pStyle w:val="Code"/>
        <w:rPr>
          <w:highlight w:val="white"/>
        </w:rPr>
      </w:pPr>
      <w:r w:rsidRPr="00097076">
        <w:rPr>
          <w:highlight w:val="white"/>
        </w:rPr>
        <w:t xml:space="preserve">            buffer.Append(c);</w:t>
      </w:r>
    </w:p>
    <w:p w14:paraId="00314DA5" w14:textId="77777777" w:rsidR="00097076" w:rsidRPr="00097076" w:rsidRDefault="00097076" w:rsidP="00097076">
      <w:pPr>
        <w:pStyle w:val="Code"/>
        <w:rPr>
          <w:highlight w:val="white"/>
        </w:rPr>
      </w:pPr>
      <w:r w:rsidRPr="00097076">
        <w:rPr>
          <w:highlight w:val="white"/>
        </w:rPr>
        <w:t xml:space="preserve">          }</w:t>
      </w:r>
    </w:p>
    <w:p w14:paraId="7E7C55EE" w14:textId="77777777" w:rsidR="00097076" w:rsidRPr="00097076" w:rsidRDefault="00097076" w:rsidP="00097076">
      <w:pPr>
        <w:pStyle w:val="Code"/>
        <w:rPr>
          <w:highlight w:val="white"/>
        </w:rPr>
      </w:pPr>
      <w:r w:rsidRPr="00097076">
        <w:rPr>
          <w:highlight w:val="white"/>
        </w:rPr>
        <w:t xml:space="preserve">          else {</w:t>
      </w:r>
    </w:p>
    <w:p w14:paraId="02F98500" w14:textId="77777777" w:rsidR="00097076" w:rsidRPr="00097076" w:rsidRDefault="00097076" w:rsidP="00097076">
      <w:pPr>
        <w:pStyle w:val="Code"/>
        <w:rPr>
          <w:highlight w:val="white"/>
        </w:rPr>
      </w:pPr>
      <w:r w:rsidRPr="00097076">
        <w:rPr>
          <w:highlight w:val="white"/>
        </w:rPr>
        <w:t xml:space="preserve">            buffer.Append("\"" + c.ToString());</w:t>
      </w:r>
    </w:p>
    <w:p w14:paraId="39700454" w14:textId="77777777" w:rsidR="00097076" w:rsidRPr="00097076" w:rsidRDefault="00097076" w:rsidP="00097076">
      <w:pPr>
        <w:pStyle w:val="Code"/>
        <w:rPr>
          <w:highlight w:val="white"/>
        </w:rPr>
      </w:pPr>
      <w:r w:rsidRPr="00097076">
        <w:rPr>
          <w:highlight w:val="white"/>
        </w:rPr>
        <w:t xml:space="preserve">            insideString = true;</w:t>
      </w:r>
    </w:p>
    <w:p w14:paraId="1962CE41" w14:textId="77777777" w:rsidR="00097076" w:rsidRPr="00097076" w:rsidRDefault="00097076" w:rsidP="00097076">
      <w:pPr>
        <w:pStyle w:val="Code"/>
        <w:rPr>
          <w:highlight w:val="white"/>
        </w:rPr>
      </w:pPr>
      <w:r w:rsidRPr="00097076">
        <w:rPr>
          <w:highlight w:val="white"/>
        </w:rPr>
        <w:t xml:space="preserve">          }</w:t>
      </w:r>
    </w:p>
    <w:p w14:paraId="7E8F65E2" w14:textId="77777777" w:rsidR="00097076" w:rsidRPr="00097076" w:rsidRDefault="00097076" w:rsidP="00097076">
      <w:pPr>
        <w:pStyle w:val="Code"/>
        <w:rPr>
          <w:highlight w:val="white"/>
        </w:rPr>
      </w:pPr>
      <w:r w:rsidRPr="00097076">
        <w:rPr>
          <w:highlight w:val="white"/>
        </w:rPr>
        <w:t xml:space="preserve">        }</w:t>
      </w:r>
    </w:p>
    <w:p w14:paraId="5E4479DF" w14:textId="77777777" w:rsidR="00097076" w:rsidRPr="00097076" w:rsidRDefault="00097076" w:rsidP="00097076">
      <w:pPr>
        <w:pStyle w:val="Code"/>
        <w:rPr>
          <w:highlight w:val="white"/>
        </w:rPr>
      </w:pPr>
      <w:r w:rsidRPr="00097076">
        <w:rPr>
          <w:highlight w:val="white"/>
        </w:rPr>
        <w:t xml:space="preserve">      }</w:t>
      </w:r>
    </w:p>
    <w:p w14:paraId="04045A13" w14:textId="49FD6562" w:rsidR="00097076" w:rsidRPr="00097076" w:rsidRDefault="004801C1" w:rsidP="00C36E87">
      <w:pPr>
        <w:rPr>
          <w:highlight w:val="white"/>
        </w:rPr>
      </w:pPr>
      <w:r>
        <w:rPr>
          <w:highlight w:val="white"/>
        </w:rPr>
        <w:t>We end the string by</w:t>
      </w:r>
      <w:r w:rsidR="00C36E87">
        <w:rPr>
          <w:highlight w:val="white"/>
        </w:rPr>
        <w:t xml:space="preserve"> adding the terminating zero character.</w:t>
      </w:r>
    </w:p>
    <w:p w14:paraId="36003A42" w14:textId="77777777" w:rsidR="00097076" w:rsidRPr="00097076" w:rsidRDefault="00097076" w:rsidP="00097076">
      <w:pPr>
        <w:pStyle w:val="Code"/>
        <w:rPr>
          <w:highlight w:val="white"/>
        </w:rPr>
      </w:pPr>
      <w:r w:rsidRPr="00097076">
        <w:rPr>
          <w:highlight w:val="white"/>
        </w:rPr>
        <w:t xml:space="preserve">      if (insideString) {</w:t>
      </w:r>
    </w:p>
    <w:p w14:paraId="41C7C806" w14:textId="77777777" w:rsidR="00097076" w:rsidRPr="00097076" w:rsidRDefault="00097076" w:rsidP="00097076">
      <w:pPr>
        <w:pStyle w:val="Code"/>
        <w:rPr>
          <w:highlight w:val="white"/>
        </w:rPr>
      </w:pPr>
      <w:r w:rsidRPr="00097076">
        <w:rPr>
          <w:highlight w:val="white"/>
        </w:rPr>
        <w:t xml:space="preserve">        buffer.Append("\", 0");</w:t>
      </w:r>
    </w:p>
    <w:p w14:paraId="2851640D" w14:textId="77777777" w:rsidR="00097076" w:rsidRPr="00097076" w:rsidRDefault="00097076" w:rsidP="00097076">
      <w:pPr>
        <w:pStyle w:val="Code"/>
        <w:rPr>
          <w:highlight w:val="white"/>
        </w:rPr>
      </w:pPr>
      <w:r w:rsidRPr="00097076">
        <w:rPr>
          <w:highlight w:val="white"/>
        </w:rPr>
        <w:t xml:space="preserve">      }</w:t>
      </w:r>
    </w:p>
    <w:p w14:paraId="55780057" w14:textId="77777777" w:rsidR="00097076" w:rsidRPr="00097076" w:rsidRDefault="00097076" w:rsidP="00097076">
      <w:pPr>
        <w:pStyle w:val="Code"/>
        <w:rPr>
          <w:highlight w:val="white"/>
        </w:rPr>
      </w:pPr>
      <w:r w:rsidRPr="00097076">
        <w:rPr>
          <w:highlight w:val="white"/>
        </w:rPr>
        <w:t xml:space="preserve">      else {</w:t>
      </w:r>
    </w:p>
    <w:p w14:paraId="77B1FD97" w14:textId="77777777" w:rsidR="00097076" w:rsidRPr="00097076" w:rsidRDefault="00097076" w:rsidP="00097076">
      <w:pPr>
        <w:pStyle w:val="Code"/>
        <w:rPr>
          <w:highlight w:val="white"/>
        </w:rPr>
      </w:pPr>
      <w:r w:rsidRPr="00097076">
        <w:rPr>
          <w:highlight w:val="white"/>
        </w:rPr>
        <w:t xml:space="preserve">        buffer.Append("0");</w:t>
      </w:r>
    </w:p>
    <w:p w14:paraId="025A90F5" w14:textId="77777777" w:rsidR="00097076" w:rsidRPr="00097076" w:rsidRDefault="00097076" w:rsidP="00097076">
      <w:pPr>
        <w:pStyle w:val="Code"/>
        <w:rPr>
          <w:highlight w:val="white"/>
        </w:rPr>
      </w:pPr>
      <w:r w:rsidRPr="00097076">
        <w:rPr>
          <w:highlight w:val="white"/>
        </w:rPr>
        <w:t xml:space="preserve">      }</w:t>
      </w:r>
    </w:p>
    <w:p w14:paraId="6777A74C" w14:textId="77777777" w:rsidR="00097076" w:rsidRPr="00097076" w:rsidRDefault="00097076" w:rsidP="00097076">
      <w:pPr>
        <w:pStyle w:val="Code"/>
        <w:rPr>
          <w:highlight w:val="white"/>
        </w:rPr>
      </w:pPr>
    </w:p>
    <w:p w14:paraId="7459F376" w14:textId="77777777" w:rsidR="00097076" w:rsidRPr="00097076" w:rsidRDefault="00097076" w:rsidP="00097076">
      <w:pPr>
        <w:pStyle w:val="Code"/>
        <w:rPr>
          <w:highlight w:val="white"/>
        </w:rPr>
      </w:pPr>
      <w:r w:rsidRPr="00097076">
        <w:rPr>
          <w:highlight w:val="white"/>
        </w:rPr>
        <w:t xml:space="preserve">      return buffer.ToString();</w:t>
      </w:r>
    </w:p>
    <w:p w14:paraId="39DDF971" w14:textId="77777777" w:rsidR="00097076" w:rsidRPr="00097076" w:rsidRDefault="00097076" w:rsidP="00097076">
      <w:pPr>
        <w:pStyle w:val="Code"/>
        <w:rPr>
          <w:highlight w:val="white"/>
        </w:rPr>
      </w:pPr>
      <w:r w:rsidRPr="00097076">
        <w:rPr>
          <w:highlight w:val="white"/>
        </w:rPr>
        <w:t xml:space="preserve">    }</w:t>
      </w:r>
    </w:p>
    <w:p w14:paraId="394D9FDA" w14:textId="14154DC8" w:rsidR="002B63B5" w:rsidRPr="00097076" w:rsidRDefault="002B63B5" w:rsidP="00C36E87">
      <w:pPr>
        <w:rPr>
          <w:highlight w:val="white"/>
        </w:rPr>
      </w:pPr>
      <w:r w:rsidRPr="00097076">
        <w:rPr>
          <w:highlight w:val="white"/>
        </w:rPr>
        <w:t xml:space="preserve">  </w:t>
      </w:r>
      <w:r w:rsidR="00C36E87">
        <w:rPr>
          <w:highlight w:val="white"/>
        </w:rPr>
        <w:t xml:space="preserve">The </w:t>
      </w:r>
      <w:r w:rsidR="00C36E87" w:rsidRPr="00C36E87">
        <w:rPr>
          <w:rStyle w:val="KeyWord0"/>
          <w:highlight w:val="white"/>
        </w:rPr>
        <w:t>MakeMemory</w:t>
      </w:r>
      <w:r w:rsidR="00C36E87">
        <w:rPr>
          <w:highlight w:val="white"/>
        </w:rPr>
        <w:t xml:space="preserve"> method </w:t>
      </w:r>
      <w:r w:rsidR="00D5402B">
        <w:rPr>
          <w:highlight w:val="white"/>
        </w:rPr>
        <w:t>return a label for the memory copy method.</w:t>
      </w:r>
    </w:p>
    <w:p w14:paraId="71FA518C" w14:textId="77777777" w:rsidR="002B63B5" w:rsidRPr="00DB788F" w:rsidRDefault="002B63B5" w:rsidP="00DB788F">
      <w:pPr>
        <w:pStyle w:val="Code"/>
        <w:rPr>
          <w:highlight w:val="white"/>
        </w:rPr>
      </w:pPr>
      <w:r w:rsidRPr="00DB788F">
        <w:rPr>
          <w:highlight w:val="white"/>
        </w:rPr>
        <w:t xml:space="preserve">    public static string MakeMemoryLabel(int labelIndex) {</w:t>
      </w:r>
    </w:p>
    <w:p w14:paraId="2B176285" w14:textId="77777777" w:rsidR="002B63B5" w:rsidRPr="00DB788F" w:rsidRDefault="002B63B5" w:rsidP="00DB788F">
      <w:pPr>
        <w:pStyle w:val="Code"/>
        <w:rPr>
          <w:highlight w:val="white"/>
        </w:rPr>
      </w:pPr>
      <w:r w:rsidRPr="00DB788F">
        <w:rPr>
          <w:highlight w:val="white"/>
        </w:rPr>
        <w:t xml:space="preserve">      return "memorycopy" + labelIndex;</w:t>
      </w:r>
    </w:p>
    <w:p w14:paraId="3B2B4921" w14:textId="77777777" w:rsidR="002B63B5" w:rsidRPr="00DB788F" w:rsidRDefault="002B63B5" w:rsidP="00DB788F">
      <w:pPr>
        <w:pStyle w:val="Code"/>
        <w:rPr>
          <w:highlight w:val="white"/>
        </w:rPr>
      </w:pPr>
      <w:r w:rsidRPr="00DB788F">
        <w:rPr>
          <w:highlight w:val="white"/>
        </w:rPr>
        <w:t xml:space="preserve">    }</w:t>
      </w:r>
    </w:p>
    <w:p w14:paraId="06A15567" w14:textId="4980CA0E" w:rsidR="002B63B5" w:rsidRPr="00DB788F" w:rsidRDefault="00D5402B" w:rsidP="00D5402B">
      <w:pPr>
        <w:rPr>
          <w:highlight w:val="white"/>
        </w:rPr>
      </w:pPr>
      <w:r>
        <w:rPr>
          <w:highlight w:val="white"/>
        </w:rPr>
        <w:t xml:space="preserve">The </w:t>
      </w:r>
      <w:r w:rsidRPr="00D5402B">
        <w:rPr>
          <w:rStyle w:val="KeyWord0"/>
          <w:highlight w:val="white"/>
        </w:rPr>
        <w:t>WithSign</w:t>
      </w:r>
      <w:r>
        <w:rPr>
          <w:highlight w:val="white"/>
        </w:rPr>
        <w:t xml:space="preserve"> method returns </w:t>
      </w:r>
      <w:r w:rsidR="008937D3">
        <w:rPr>
          <w:highlight w:val="white"/>
        </w:rPr>
        <w:t xml:space="preserve">the offset of an address preceded by a plus or minus sign. In case of a zero value, an empty string is returned. </w:t>
      </w:r>
    </w:p>
    <w:p w14:paraId="7655FECC" w14:textId="77777777" w:rsidR="002B63B5" w:rsidRPr="00DB788F" w:rsidRDefault="002B63B5" w:rsidP="00DB788F">
      <w:pPr>
        <w:pStyle w:val="Code"/>
        <w:rPr>
          <w:highlight w:val="white"/>
        </w:rPr>
      </w:pPr>
      <w:r w:rsidRPr="00DB788F">
        <w:rPr>
          <w:highlight w:val="white"/>
        </w:rPr>
        <w:t xml:space="preserve">    private string WithSign(object value) {</w:t>
      </w:r>
    </w:p>
    <w:p w14:paraId="5C1CC2A8" w14:textId="77777777" w:rsidR="002B63B5" w:rsidRPr="00DB788F" w:rsidRDefault="002B63B5" w:rsidP="00DB788F">
      <w:pPr>
        <w:pStyle w:val="Code"/>
        <w:rPr>
          <w:highlight w:val="white"/>
        </w:rPr>
      </w:pPr>
      <w:r w:rsidRPr="00DB788F">
        <w:rPr>
          <w:highlight w:val="white"/>
        </w:rPr>
        <w:t xml:space="preserve">      int offset = (int) value;</w:t>
      </w:r>
    </w:p>
    <w:p w14:paraId="56648C42" w14:textId="77777777" w:rsidR="002B63B5" w:rsidRPr="00DB788F" w:rsidRDefault="002B63B5" w:rsidP="00DB788F">
      <w:pPr>
        <w:pStyle w:val="Code"/>
        <w:rPr>
          <w:highlight w:val="white"/>
        </w:rPr>
      </w:pPr>
      <w:r w:rsidRPr="00DB788F">
        <w:rPr>
          <w:highlight w:val="white"/>
        </w:rPr>
        <w:t xml:space="preserve">      </w:t>
      </w:r>
    </w:p>
    <w:p w14:paraId="6A65A906" w14:textId="77777777" w:rsidR="002B63B5" w:rsidRPr="00DB788F" w:rsidRDefault="002B63B5" w:rsidP="00DB788F">
      <w:pPr>
        <w:pStyle w:val="Code"/>
        <w:rPr>
          <w:highlight w:val="white"/>
        </w:rPr>
      </w:pPr>
      <w:r w:rsidRPr="00DB788F">
        <w:rPr>
          <w:highlight w:val="white"/>
        </w:rPr>
        <w:t xml:space="preserve">      if (offset &gt; 0) {</w:t>
      </w:r>
    </w:p>
    <w:p w14:paraId="59123E58" w14:textId="77777777" w:rsidR="002B63B5" w:rsidRPr="00DB788F" w:rsidRDefault="002B63B5" w:rsidP="00DB788F">
      <w:pPr>
        <w:pStyle w:val="Code"/>
        <w:rPr>
          <w:highlight w:val="white"/>
        </w:rPr>
      </w:pPr>
      <w:r w:rsidRPr="00DB788F">
        <w:rPr>
          <w:highlight w:val="white"/>
        </w:rPr>
        <w:t xml:space="preserve">        return " + " + offset;</w:t>
      </w:r>
    </w:p>
    <w:p w14:paraId="2BEE96C7" w14:textId="77777777" w:rsidR="002B63B5" w:rsidRPr="00DB788F" w:rsidRDefault="002B63B5" w:rsidP="00DB788F">
      <w:pPr>
        <w:pStyle w:val="Code"/>
        <w:rPr>
          <w:highlight w:val="white"/>
        </w:rPr>
      </w:pPr>
      <w:r w:rsidRPr="00DB788F">
        <w:rPr>
          <w:highlight w:val="white"/>
        </w:rPr>
        <w:t xml:space="preserve">      }</w:t>
      </w:r>
    </w:p>
    <w:p w14:paraId="7B1B1DD7" w14:textId="77777777" w:rsidR="002B63B5" w:rsidRPr="00DB788F" w:rsidRDefault="002B63B5" w:rsidP="00DB788F">
      <w:pPr>
        <w:pStyle w:val="Code"/>
        <w:rPr>
          <w:highlight w:val="white"/>
        </w:rPr>
      </w:pPr>
      <w:r w:rsidRPr="00DB788F">
        <w:rPr>
          <w:highlight w:val="white"/>
        </w:rPr>
        <w:t xml:space="preserve">      else if (offset &lt; 0) {</w:t>
      </w:r>
    </w:p>
    <w:p w14:paraId="5A54C13B" w14:textId="77777777" w:rsidR="002B63B5" w:rsidRPr="00DB788F" w:rsidRDefault="002B63B5" w:rsidP="00DB788F">
      <w:pPr>
        <w:pStyle w:val="Code"/>
        <w:rPr>
          <w:highlight w:val="white"/>
        </w:rPr>
      </w:pPr>
      <w:r w:rsidRPr="00DB788F">
        <w:rPr>
          <w:highlight w:val="white"/>
        </w:rPr>
        <w:t xml:space="preserve">        return " - " + (-offset);</w:t>
      </w:r>
    </w:p>
    <w:p w14:paraId="0085E5A8" w14:textId="77777777" w:rsidR="002B63B5" w:rsidRPr="00DB788F" w:rsidRDefault="002B63B5" w:rsidP="00DB788F">
      <w:pPr>
        <w:pStyle w:val="Code"/>
        <w:rPr>
          <w:highlight w:val="white"/>
        </w:rPr>
      </w:pPr>
      <w:r w:rsidRPr="00DB788F">
        <w:rPr>
          <w:highlight w:val="white"/>
        </w:rPr>
        <w:t xml:space="preserve">      }</w:t>
      </w:r>
    </w:p>
    <w:p w14:paraId="2BC7FCC1" w14:textId="77777777" w:rsidR="002B63B5" w:rsidRPr="00DB788F" w:rsidRDefault="002B63B5" w:rsidP="00DB788F">
      <w:pPr>
        <w:pStyle w:val="Code"/>
        <w:rPr>
          <w:highlight w:val="white"/>
        </w:rPr>
      </w:pPr>
      <w:r w:rsidRPr="00DB788F">
        <w:rPr>
          <w:highlight w:val="white"/>
        </w:rPr>
        <w:t xml:space="preserve">      else {</w:t>
      </w:r>
    </w:p>
    <w:p w14:paraId="32383DB9" w14:textId="77777777" w:rsidR="002B63B5" w:rsidRPr="00DB788F" w:rsidRDefault="002B63B5" w:rsidP="00DB788F">
      <w:pPr>
        <w:pStyle w:val="Code"/>
        <w:rPr>
          <w:highlight w:val="white"/>
        </w:rPr>
      </w:pPr>
      <w:r w:rsidRPr="00DB788F">
        <w:rPr>
          <w:highlight w:val="white"/>
        </w:rPr>
        <w:t xml:space="preserve">        return "";</w:t>
      </w:r>
    </w:p>
    <w:p w14:paraId="32A4BDBC" w14:textId="77777777" w:rsidR="002B63B5" w:rsidRPr="00DB788F" w:rsidRDefault="002B63B5" w:rsidP="00DB788F">
      <w:pPr>
        <w:pStyle w:val="Code"/>
        <w:rPr>
          <w:highlight w:val="white"/>
        </w:rPr>
      </w:pPr>
      <w:r w:rsidRPr="00DB788F">
        <w:rPr>
          <w:highlight w:val="white"/>
        </w:rPr>
        <w:t xml:space="preserve">      }</w:t>
      </w:r>
    </w:p>
    <w:p w14:paraId="750F971E" w14:textId="77777777" w:rsidR="002B63B5" w:rsidRPr="00DB788F" w:rsidRDefault="002B63B5" w:rsidP="00DB788F">
      <w:pPr>
        <w:pStyle w:val="Code"/>
        <w:rPr>
          <w:highlight w:val="white"/>
        </w:rPr>
      </w:pPr>
      <w:r w:rsidRPr="00DB788F">
        <w:rPr>
          <w:highlight w:val="white"/>
        </w:rPr>
        <w:t xml:space="preserve">    }</w:t>
      </w:r>
    </w:p>
    <w:p w14:paraId="72255CD5" w14:textId="77777777" w:rsidR="002B63B5" w:rsidRPr="00DB788F" w:rsidRDefault="002B63B5" w:rsidP="00DB788F">
      <w:pPr>
        <w:pStyle w:val="Code"/>
        <w:rPr>
          <w:highlight w:val="white"/>
        </w:rPr>
      </w:pPr>
    </w:p>
    <w:p w14:paraId="1E675470" w14:textId="77777777" w:rsidR="002B63B5" w:rsidRPr="00DB788F" w:rsidRDefault="002B63B5" w:rsidP="00DB788F">
      <w:pPr>
        <w:pStyle w:val="Code"/>
        <w:rPr>
          <w:highlight w:val="white"/>
        </w:rPr>
      </w:pPr>
      <w:r w:rsidRPr="00DB788F">
        <w:rPr>
          <w:highlight w:val="white"/>
        </w:rPr>
        <w:t xml:space="preserve">    public List&lt;byte&gt; ByteList() {</w:t>
      </w:r>
    </w:p>
    <w:p w14:paraId="7D1F064E" w14:textId="77777777" w:rsidR="002B63B5" w:rsidRPr="00DB788F" w:rsidRDefault="002B63B5" w:rsidP="00DB788F">
      <w:pPr>
        <w:pStyle w:val="Code"/>
        <w:rPr>
          <w:highlight w:val="white"/>
        </w:rPr>
      </w:pPr>
      <w:r w:rsidRPr="00DB788F">
        <w:rPr>
          <w:highlight w:val="white"/>
        </w:rPr>
        <w:t xml:space="preserve">      object operand0 = m_operandArray[0],</w:t>
      </w:r>
    </w:p>
    <w:p w14:paraId="2A41D254" w14:textId="77777777" w:rsidR="002B63B5" w:rsidRPr="00DB788F" w:rsidRDefault="002B63B5" w:rsidP="00DB788F">
      <w:pPr>
        <w:pStyle w:val="Code"/>
        <w:rPr>
          <w:highlight w:val="white"/>
        </w:rPr>
      </w:pPr>
      <w:r w:rsidRPr="00DB788F">
        <w:rPr>
          <w:highlight w:val="white"/>
        </w:rPr>
        <w:t xml:space="preserve">             operand1 = m_operandArray[1],</w:t>
      </w:r>
    </w:p>
    <w:p w14:paraId="3A2E9AE3" w14:textId="77777777" w:rsidR="002B63B5" w:rsidRPr="00DB788F" w:rsidRDefault="002B63B5" w:rsidP="00DB788F">
      <w:pPr>
        <w:pStyle w:val="Code"/>
        <w:rPr>
          <w:highlight w:val="white"/>
        </w:rPr>
      </w:pPr>
      <w:r w:rsidRPr="00DB788F">
        <w:rPr>
          <w:highlight w:val="white"/>
        </w:rPr>
        <w:t xml:space="preserve">             operand2 = m_operandArray[2];</w:t>
      </w:r>
    </w:p>
    <w:p w14:paraId="28F8BD0D" w14:textId="77777777" w:rsidR="002B63B5" w:rsidRPr="00DB788F" w:rsidRDefault="002B63B5" w:rsidP="00DB788F">
      <w:pPr>
        <w:pStyle w:val="Code"/>
        <w:rPr>
          <w:highlight w:val="white"/>
        </w:rPr>
      </w:pPr>
    </w:p>
    <w:p w14:paraId="6979533E" w14:textId="77777777" w:rsidR="002B63B5" w:rsidRPr="00DB788F" w:rsidRDefault="002B63B5" w:rsidP="00DB788F">
      <w:pPr>
        <w:pStyle w:val="Code"/>
        <w:rPr>
          <w:highlight w:val="white"/>
        </w:rPr>
      </w:pPr>
      <w:r w:rsidRPr="00DB788F">
        <w:rPr>
          <w:highlight w:val="white"/>
        </w:rPr>
        <w:t xml:space="preserve">      if ((Operator == AssemblyOperator.empty) ||</w:t>
      </w:r>
    </w:p>
    <w:p w14:paraId="6E7B6237" w14:textId="77777777" w:rsidR="002B63B5" w:rsidRPr="00DB788F" w:rsidRDefault="002B63B5" w:rsidP="00DB788F">
      <w:pPr>
        <w:pStyle w:val="Code"/>
        <w:rPr>
          <w:highlight w:val="white"/>
        </w:rPr>
      </w:pPr>
      <w:r w:rsidRPr="00DB788F">
        <w:rPr>
          <w:highlight w:val="white"/>
        </w:rPr>
        <w:t xml:space="preserve">          (Operator == AssemblyOperator.label) ||</w:t>
      </w:r>
    </w:p>
    <w:p w14:paraId="0E73B904" w14:textId="77777777" w:rsidR="002B63B5" w:rsidRPr="00DB788F" w:rsidRDefault="002B63B5" w:rsidP="00DB788F">
      <w:pPr>
        <w:pStyle w:val="Code"/>
        <w:rPr>
          <w:highlight w:val="white"/>
        </w:rPr>
      </w:pPr>
      <w:r w:rsidRPr="00DB788F">
        <w:rPr>
          <w:highlight w:val="white"/>
        </w:rPr>
        <w:t xml:space="preserve">          (Operator == AssemblyOperator.comment)) {</w:t>
      </w:r>
    </w:p>
    <w:p w14:paraId="088D8AA0" w14:textId="77777777" w:rsidR="002B63B5" w:rsidRPr="00DB788F" w:rsidRDefault="002B63B5" w:rsidP="00DB788F">
      <w:pPr>
        <w:pStyle w:val="Code"/>
        <w:rPr>
          <w:highlight w:val="white"/>
        </w:rPr>
      </w:pPr>
      <w:r w:rsidRPr="00DB788F">
        <w:rPr>
          <w:highlight w:val="white"/>
        </w:rPr>
        <w:t xml:space="preserve">        return (new List&lt;byte&gt;());</w:t>
      </w:r>
    </w:p>
    <w:p w14:paraId="390BCA22" w14:textId="77777777" w:rsidR="002B63B5" w:rsidRPr="00DB788F" w:rsidRDefault="002B63B5" w:rsidP="00DB788F">
      <w:pPr>
        <w:pStyle w:val="Code"/>
        <w:rPr>
          <w:highlight w:val="white"/>
        </w:rPr>
      </w:pPr>
      <w:r w:rsidRPr="00DB788F">
        <w:rPr>
          <w:highlight w:val="white"/>
        </w:rPr>
        <w:t xml:space="preserve">      }</w:t>
      </w:r>
    </w:p>
    <w:p w14:paraId="14564210" w14:textId="77777777" w:rsidR="002B63B5" w:rsidRPr="00DB788F" w:rsidRDefault="002B63B5" w:rsidP="00DB788F">
      <w:pPr>
        <w:pStyle w:val="Code"/>
        <w:rPr>
          <w:highlight w:val="white"/>
        </w:rPr>
      </w:pPr>
      <w:r w:rsidRPr="00DB788F">
        <w:rPr>
          <w:highlight w:val="white"/>
        </w:rPr>
        <w:t xml:space="preserve">      else if (Operator == AssemblyOperator.define_address) {</w:t>
      </w:r>
    </w:p>
    <w:p w14:paraId="4C310CC5" w14:textId="77777777" w:rsidR="002B63B5" w:rsidRPr="00DB788F" w:rsidRDefault="002B63B5" w:rsidP="00DB788F">
      <w:pPr>
        <w:pStyle w:val="Code"/>
        <w:rPr>
          <w:highlight w:val="white"/>
        </w:rPr>
      </w:pPr>
      <w:r w:rsidRPr="00DB788F">
        <w:rPr>
          <w:highlight w:val="white"/>
        </w:rPr>
        <w:t xml:space="preserve">        int offset = (int) operand1;</w:t>
      </w:r>
    </w:p>
    <w:p w14:paraId="10C3BACF" w14:textId="77777777" w:rsidR="002B63B5" w:rsidRPr="00DB788F" w:rsidRDefault="002B63B5" w:rsidP="00DB788F">
      <w:pPr>
        <w:pStyle w:val="Code"/>
        <w:rPr>
          <w:highlight w:val="white"/>
        </w:rPr>
      </w:pPr>
      <w:r w:rsidRPr="00DB788F">
        <w:rPr>
          <w:highlight w:val="white"/>
        </w:rPr>
        <w:t xml:space="preserve">        List&lt;byte&gt; byteList = new List&lt;byte&gt;(new byte[TypeSize.PointerSize]);</w:t>
      </w:r>
    </w:p>
    <w:p w14:paraId="3FE2577D" w14:textId="77777777" w:rsidR="002B63B5" w:rsidRPr="00DB788F" w:rsidRDefault="002B63B5" w:rsidP="00DB788F">
      <w:pPr>
        <w:pStyle w:val="Code"/>
        <w:rPr>
          <w:highlight w:val="white"/>
        </w:rPr>
      </w:pPr>
      <w:r w:rsidRPr="00DB788F">
        <w:rPr>
          <w:highlight w:val="white"/>
        </w:rPr>
        <w:lastRenderedPageBreak/>
        <w:t xml:space="preserve">        AssemblyCode.LoadByteList(byteList, 0, TypeSize.PointerSize,</w:t>
      </w:r>
    </w:p>
    <w:p w14:paraId="69432A67" w14:textId="77777777" w:rsidR="002B63B5" w:rsidRPr="00DB788F" w:rsidRDefault="002B63B5" w:rsidP="00DB788F">
      <w:pPr>
        <w:pStyle w:val="Code"/>
        <w:rPr>
          <w:highlight w:val="white"/>
        </w:rPr>
      </w:pPr>
      <w:r w:rsidRPr="00DB788F">
        <w:rPr>
          <w:highlight w:val="white"/>
        </w:rPr>
        <w:t xml:space="preserve">                                  (BigInteger) offset);</w:t>
      </w:r>
    </w:p>
    <w:p w14:paraId="50BEA302" w14:textId="77777777" w:rsidR="002B63B5" w:rsidRPr="00DB788F" w:rsidRDefault="002B63B5" w:rsidP="00DB788F">
      <w:pPr>
        <w:pStyle w:val="Code"/>
        <w:rPr>
          <w:highlight w:val="white"/>
        </w:rPr>
      </w:pPr>
      <w:r w:rsidRPr="00DB788F">
        <w:rPr>
          <w:highlight w:val="white"/>
        </w:rPr>
        <w:t xml:space="preserve">        return byteList;</w:t>
      </w:r>
    </w:p>
    <w:p w14:paraId="3C806BA7" w14:textId="77777777" w:rsidR="002B63B5" w:rsidRPr="00DB788F" w:rsidRDefault="002B63B5" w:rsidP="00DB788F">
      <w:pPr>
        <w:pStyle w:val="Code"/>
        <w:rPr>
          <w:highlight w:val="white"/>
        </w:rPr>
      </w:pPr>
      <w:r w:rsidRPr="00DB788F">
        <w:rPr>
          <w:highlight w:val="white"/>
        </w:rPr>
        <w:t xml:space="preserve">      }</w:t>
      </w:r>
    </w:p>
    <w:p w14:paraId="25AEBD09" w14:textId="77777777" w:rsidR="002B63B5" w:rsidRPr="00DB788F" w:rsidRDefault="002B63B5" w:rsidP="00DB788F">
      <w:pPr>
        <w:pStyle w:val="Code"/>
        <w:rPr>
          <w:highlight w:val="white"/>
        </w:rPr>
      </w:pPr>
      <w:r w:rsidRPr="00DB788F">
        <w:rPr>
          <w:highlight w:val="white"/>
        </w:rPr>
        <w:t xml:space="preserve">      else if (Operator == AssemblyOperator.define_zero_sequence) {</w:t>
      </w:r>
    </w:p>
    <w:p w14:paraId="3B96D42B" w14:textId="77777777" w:rsidR="002B63B5" w:rsidRPr="00DB788F" w:rsidRDefault="002B63B5" w:rsidP="00DB788F">
      <w:pPr>
        <w:pStyle w:val="Code"/>
        <w:rPr>
          <w:highlight w:val="white"/>
        </w:rPr>
      </w:pPr>
      <w:r w:rsidRPr="00DB788F">
        <w:rPr>
          <w:highlight w:val="white"/>
        </w:rPr>
        <w:t xml:space="preserve">        int size = (int) operand0;</w:t>
      </w:r>
    </w:p>
    <w:p w14:paraId="24563D8E" w14:textId="77777777" w:rsidR="002B63B5" w:rsidRPr="00DB788F" w:rsidRDefault="002B63B5" w:rsidP="00DB788F">
      <w:pPr>
        <w:pStyle w:val="Code"/>
        <w:rPr>
          <w:highlight w:val="white"/>
        </w:rPr>
      </w:pPr>
      <w:r w:rsidRPr="00DB788F">
        <w:rPr>
          <w:highlight w:val="white"/>
        </w:rPr>
        <w:t xml:space="preserve">        return (new List&lt;byte&gt;(new byte[size]));</w:t>
      </w:r>
    </w:p>
    <w:p w14:paraId="1B843273" w14:textId="77777777" w:rsidR="002B63B5" w:rsidRPr="00DB788F" w:rsidRDefault="002B63B5" w:rsidP="00DB788F">
      <w:pPr>
        <w:pStyle w:val="Code"/>
        <w:rPr>
          <w:highlight w:val="white"/>
        </w:rPr>
      </w:pPr>
      <w:r w:rsidRPr="00DB788F">
        <w:rPr>
          <w:highlight w:val="white"/>
        </w:rPr>
        <w:t xml:space="preserve">      }</w:t>
      </w:r>
    </w:p>
    <w:p w14:paraId="399032A8" w14:textId="77777777" w:rsidR="002B63B5" w:rsidRPr="00DB788F" w:rsidRDefault="002B63B5" w:rsidP="00DB788F">
      <w:pPr>
        <w:pStyle w:val="Code"/>
        <w:rPr>
          <w:highlight w:val="white"/>
        </w:rPr>
      </w:pPr>
      <w:r w:rsidRPr="00DB788F">
        <w:rPr>
          <w:highlight w:val="white"/>
        </w:rPr>
        <w:t xml:space="preserve">      else if (Operator == AssemblyOperator.define_value) {</w:t>
      </w:r>
    </w:p>
    <w:p w14:paraId="6BF41871" w14:textId="77777777" w:rsidR="002B63B5" w:rsidRPr="00DB788F" w:rsidRDefault="002B63B5" w:rsidP="00DB788F">
      <w:pPr>
        <w:pStyle w:val="Code"/>
        <w:rPr>
          <w:highlight w:val="white"/>
        </w:rPr>
      </w:pPr>
      <w:r w:rsidRPr="00DB788F">
        <w:rPr>
          <w:highlight w:val="white"/>
        </w:rPr>
        <w:t xml:space="preserve">        Sort sort = (Sort) operand0;</w:t>
      </w:r>
    </w:p>
    <w:p w14:paraId="0E5A96D9" w14:textId="77777777" w:rsidR="002B63B5" w:rsidRPr="00DB788F" w:rsidRDefault="002B63B5" w:rsidP="00DB788F">
      <w:pPr>
        <w:pStyle w:val="Code"/>
        <w:rPr>
          <w:highlight w:val="white"/>
        </w:rPr>
      </w:pPr>
      <w:r w:rsidRPr="00DB788F">
        <w:rPr>
          <w:highlight w:val="white"/>
        </w:rPr>
        <w:t xml:space="preserve">        object value = operand1;</w:t>
      </w:r>
    </w:p>
    <w:p w14:paraId="4459B69C" w14:textId="77777777" w:rsidR="002B63B5" w:rsidRPr="00DB788F" w:rsidRDefault="002B63B5" w:rsidP="00DB788F">
      <w:pPr>
        <w:pStyle w:val="Code"/>
        <w:rPr>
          <w:highlight w:val="white"/>
        </w:rPr>
      </w:pPr>
    </w:p>
    <w:p w14:paraId="40BF45DB" w14:textId="77777777" w:rsidR="002B63B5" w:rsidRPr="00DB788F" w:rsidRDefault="002B63B5" w:rsidP="00DB788F">
      <w:pPr>
        <w:pStyle w:val="Code"/>
        <w:rPr>
          <w:highlight w:val="white"/>
        </w:rPr>
      </w:pPr>
      <w:r w:rsidRPr="00DB788F">
        <w:rPr>
          <w:highlight w:val="white"/>
        </w:rPr>
        <w:t xml:space="preserve">        if (sort == Sort.Pointer) {</w:t>
      </w:r>
    </w:p>
    <w:p w14:paraId="04E7AB78" w14:textId="77777777" w:rsidR="002B63B5" w:rsidRPr="00DB788F" w:rsidRDefault="002B63B5" w:rsidP="00DB788F">
      <w:pPr>
        <w:pStyle w:val="Code"/>
        <w:rPr>
          <w:highlight w:val="white"/>
        </w:rPr>
      </w:pPr>
      <w:r w:rsidRPr="00DB788F">
        <w:rPr>
          <w:highlight w:val="white"/>
        </w:rPr>
        <w:t xml:space="preserve">          List&lt;byte&gt; byteList = new List&lt;byte&gt;(new byte[TypeSize.PointerSize]);</w:t>
      </w:r>
    </w:p>
    <w:p w14:paraId="46A9C3F4" w14:textId="77777777" w:rsidR="002B63B5" w:rsidRPr="00DB788F" w:rsidRDefault="002B63B5" w:rsidP="00DB788F">
      <w:pPr>
        <w:pStyle w:val="Code"/>
        <w:rPr>
          <w:highlight w:val="white"/>
        </w:rPr>
      </w:pPr>
    </w:p>
    <w:p w14:paraId="79CF4BAB" w14:textId="77777777" w:rsidR="002B63B5" w:rsidRPr="00DB788F" w:rsidRDefault="002B63B5" w:rsidP="00DB788F">
      <w:pPr>
        <w:pStyle w:val="Code"/>
        <w:rPr>
          <w:highlight w:val="white"/>
        </w:rPr>
      </w:pPr>
      <w:r w:rsidRPr="00DB788F">
        <w:rPr>
          <w:highlight w:val="white"/>
        </w:rPr>
        <w:t xml:space="preserve">          if (value is string) {</w:t>
      </w:r>
    </w:p>
    <w:p w14:paraId="2096CBC5" w14:textId="77777777" w:rsidR="002B63B5" w:rsidRPr="00DB788F" w:rsidRDefault="002B63B5" w:rsidP="00DB788F">
      <w:pPr>
        <w:pStyle w:val="Code"/>
        <w:rPr>
          <w:highlight w:val="white"/>
        </w:rPr>
      </w:pPr>
      <w:r w:rsidRPr="00DB788F">
        <w:rPr>
          <w:highlight w:val="white"/>
        </w:rPr>
        <w:t xml:space="preserve">            AssemblyCode.LoadByteList(byteList, 0, TypeSize.PointerSize,</w:t>
      </w:r>
    </w:p>
    <w:p w14:paraId="541406BA" w14:textId="77777777" w:rsidR="002B63B5" w:rsidRPr="00DB788F" w:rsidRDefault="002B63B5" w:rsidP="00DB788F">
      <w:pPr>
        <w:pStyle w:val="Code"/>
        <w:rPr>
          <w:highlight w:val="white"/>
        </w:rPr>
      </w:pPr>
      <w:r w:rsidRPr="00DB788F">
        <w:rPr>
          <w:highlight w:val="white"/>
        </w:rPr>
        <w:t xml:space="preserve">                                      BigInteger.Zero);</w:t>
      </w:r>
    </w:p>
    <w:p w14:paraId="1F52F653" w14:textId="77777777" w:rsidR="002B63B5" w:rsidRPr="00DB788F" w:rsidRDefault="002B63B5" w:rsidP="00DB788F">
      <w:pPr>
        <w:pStyle w:val="Code"/>
        <w:rPr>
          <w:highlight w:val="white"/>
        </w:rPr>
      </w:pPr>
      <w:r w:rsidRPr="00DB788F">
        <w:rPr>
          <w:highlight w:val="white"/>
        </w:rPr>
        <w:t xml:space="preserve">          }</w:t>
      </w:r>
    </w:p>
    <w:p w14:paraId="4CC07F14" w14:textId="77777777" w:rsidR="002B63B5" w:rsidRPr="00DB788F" w:rsidRDefault="002B63B5" w:rsidP="00DB788F">
      <w:pPr>
        <w:pStyle w:val="Code"/>
        <w:rPr>
          <w:highlight w:val="white"/>
        </w:rPr>
      </w:pPr>
      <w:r w:rsidRPr="00DB788F">
        <w:rPr>
          <w:highlight w:val="white"/>
        </w:rPr>
        <w:t xml:space="preserve">          else if (value is StaticAddress) {</w:t>
      </w:r>
    </w:p>
    <w:p w14:paraId="0FD8138F" w14:textId="77777777" w:rsidR="002B63B5" w:rsidRPr="00DB788F" w:rsidRDefault="002B63B5" w:rsidP="00DB788F">
      <w:pPr>
        <w:pStyle w:val="Code"/>
        <w:rPr>
          <w:highlight w:val="white"/>
        </w:rPr>
      </w:pPr>
      <w:r w:rsidRPr="00DB788F">
        <w:rPr>
          <w:highlight w:val="white"/>
        </w:rPr>
        <w:t xml:space="preserve">            StaticAddress staticAddress = (StaticAddress) value;</w:t>
      </w:r>
    </w:p>
    <w:p w14:paraId="6F732100" w14:textId="77777777" w:rsidR="002B63B5" w:rsidRPr="00DB788F" w:rsidRDefault="002B63B5" w:rsidP="00DB788F">
      <w:pPr>
        <w:pStyle w:val="Code"/>
        <w:rPr>
          <w:highlight w:val="white"/>
        </w:rPr>
      </w:pPr>
      <w:r w:rsidRPr="00DB788F">
        <w:rPr>
          <w:highlight w:val="white"/>
        </w:rPr>
        <w:t xml:space="preserve">            int offset = staticAddress.Offset;</w:t>
      </w:r>
    </w:p>
    <w:p w14:paraId="2EC5E4DA" w14:textId="77777777" w:rsidR="002B63B5" w:rsidRPr="00DB788F" w:rsidRDefault="002B63B5" w:rsidP="00DB788F">
      <w:pPr>
        <w:pStyle w:val="Code"/>
        <w:rPr>
          <w:highlight w:val="white"/>
        </w:rPr>
      </w:pPr>
      <w:r w:rsidRPr="00DB788F">
        <w:rPr>
          <w:highlight w:val="white"/>
        </w:rPr>
        <w:t xml:space="preserve">            AssemblyCode.LoadByteList(byteList, 0, TypeSize.PointerSize,</w:t>
      </w:r>
    </w:p>
    <w:p w14:paraId="78E94FBD" w14:textId="77777777" w:rsidR="002B63B5" w:rsidRPr="00DB788F" w:rsidRDefault="002B63B5" w:rsidP="00DB788F">
      <w:pPr>
        <w:pStyle w:val="Code"/>
        <w:rPr>
          <w:highlight w:val="white"/>
        </w:rPr>
      </w:pPr>
      <w:r w:rsidRPr="00DB788F">
        <w:rPr>
          <w:highlight w:val="white"/>
        </w:rPr>
        <w:t xml:space="preserve">                                      (BigInteger) offset);</w:t>
      </w:r>
    </w:p>
    <w:p w14:paraId="29A50FFB" w14:textId="77777777" w:rsidR="002B63B5" w:rsidRPr="00DB788F" w:rsidRDefault="002B63B5" w:rsidP="00DB788F">
      <w:pPr>
        <w:pStyle w:val="Code"/>
        <w:rPr>
          <w:highlight w:val="white"/>
        </w:rPr>
      </w:pPr>
      <w:r w:rsidRPr="00DB788F">
        <w:rPr>
          <w:highlight w:val="white"/>
        </w:rPr>
        <w:t xml:space="preserve">          }</w:t>
      </w:r>
    </w:p>
    <w:p w14:paraId="3C62CFA6" w14:textId="77777777" w:rsidR="002B63B5" w:rsidRPr="00DB788F" w:rsidRDefault="002B63B5" w:rsidP="00DB788F">
      <w:pPr>
        <w:pStyle w:val="Code"/>
        <w:rPr>
          <w:highlight w:val="white"/>
        </w:rPr>
      </w:pPr>
      <w:r w:rsidRPr="00DB788F">
        <w:rPr>
          <w:highlight w:val="white"/>
        </w:rPr>
        <w:t xml:space="preserve">          else {</w:t>
      </w:r>
    </w:p>
    <w:p w14:paraId="35C4E760" w14:textId="77777777" w:rsidR="002B63B5" w:rsidRPr="00DB788F" w:rsidRDefault="002B63B5" w:rsidP="00DB788F">
      <w:pPr>
        <w:pStyle w:val="Code"/>
        <w:rPr>
          <w:highlight w:val="white"/>
        </w:rPr>
      </w:pPr>
      <w:r w:rsidRPr="00DB788F">
        <w:rPr>
          <w:highlight w:val="white"/>
        </w:rPr>
        <w:t xml:space="preserve">            AssemblyCode.LoadByteList(byteList, 0, TypeSize.PointerSize,</w:t>
      </w:r>
    </w:p>
    <w:p w14:paraId="5DED2012" w14:textId="77777777" w:rsidR="002B63B5" w:rsidRPr="00DB788F" w:rsidRDefault="002B63B5" w:rsidP="00DB788F">
      <w:pPr>
        <w:pStyle w:val="Code"/>
        <w:rPr>
          <w:highlight w:val="white"/>
        </w:rPr>
      </w:pPr>
      <w:r w:rsidRPr="00DB788F">
        <w:rPr>
          <w:highlight w:val="white"/>
        </w:rPr>
        <w:t xml:space="preserve">                                      (BigInteger) value);</w:t>
      </w:r>
    </w:p>
    <w:p w14:paraId="6CF43657" w14:textId="77777777" w:rsidR="002B63B5" w:rsidRPr="00DB788F" w:rsidRDefault="002B63B5" w:rsidP="00DB788F">
      <w:pPr>
        <w:pStyle w:val="Code"/>
        <w:rPr>
          <w:highlight w:val="white"/>
        </w:rPr>
      </w:pPr>
      <w:r w:rsidRPr="00DB788F">
        <w:rPr>
          <w:highlight w:val="white"/>
        </w:rPr>
        <w:t xml:space="preserve">          }</w:t>
      </w:r>
    </w:p>
    <w:p w14:paraId="6FD5A5B5" w14:textId="77777777" w:rsidR="002B63B5" w:rsidRPr="00DB788F" w:rsidRDefault="002B63B5" w:rsidP="00DB788F">
      <w:pPr>
        <w:pStyle w:val="Code"/>
        <w:rPr>
          <w:highlight w:val="white"/>
        </w:rPr>
      </w:pPr>
    </w:p>
    <w:p w14:paraId="72430590" w14:textId="77777777" w:rsidR="002B63B5" w:rsidRPr="00DB788F" w:rsidRDefault="002B63B5" w:rsidP="00DB788F">
      <w:pPr>
        <w:pStyle w:val="Code"/>
        <w:rPr>
          <w:highlight w:val="white"/>
        </w:rPr>
      </w:pPr>
      <w:r w:rsidRPr="00DB788F">
        <w:rPr>
          <w:highlight w:val="white"/>
        </w:rPr>
        <w:t xml:space="preserve">          return byteList;</w:t>
      </w:r>
    </w:p>
    <w:p w14:paraId="10396C69" w14:textId="77777777" w:rsidR="002B63B5" w:rsidRPr="00DB788F" w:rsidRDefault="002B63B5" w:rsidP="00DB788F">
      <w:pPr>
        <w:pStyle w:val="Code"/>
        <w:rPr>
          <w:highlight w:val="white"/>
        </w:rPr>
      </w:pPr>
      <w:r w:rsidRPr="00DB788F">
        <w:rPr>
          <w:highlight w:val="white"/>
        </w:rPr>
        <w:t xml:space="preserve">        }</w:t>
      </w:r>
    </w:p>
    <w:p w14:paraId="0600BECE" w14:textId="77777777" w:rsidR="002B63B5" w:rsidRPr="00DB788F" w:rsidRDefault="002B63B5" w:rsidP="00DB788F">
      <w:pPr>
        <w:pStyle w:val="Code"/>
        <w:rPr>
          <w:highlight w:val="white"/>
        </w:rPr>
      </w:pPr>
      <w:r w:rsidRPr="00DB788F">
        <w:rPr>
          <w:highlight w:val="white"/>
        </w:rPr>
        <w:t xml:space="preserve">        else if (sort == Sort.Float) {</w:t>
      </w:r>
    </w:p>
    <w:p w14:paraId="65A4A353" w14:textId="77777777" w:rsidR="002B63B5" w:rsidRPr="00DB788F" w:rsidRDefault="002B63B5" w:rsidP="00DB788F">
      <w:pPr>
        <w:pStyle w:val="Code"/>
        <w:rPr>
          <w:highlight w:val="white"/>
        </w:rPr>
      </w:pPr>
      <w:r w:rsidRPr="00DB788F">
        <w:rPr>
          <w:highlight w:val="white"/>
        </w:rPr>
        <w:t xml:space="preserve">          float floatValue = (float) ((decimal) operand0);</w:t>
      </w:r>
    </w:p>
    <w:p w14:paraId="781A93B8" w14:textId="77777777" w:rsidR="002B63B5" w:rsidRPr="00DB788F" w:rsidRDefault="002B63B5" w:rsidP="00DB788F">
      <w:pPr>
        <w:pStyle w:val="Code"/>
        <w:rPr>
          <w:highlight w:val="white"/>
        </w:rPr>
      </w:pPr>
      <w:r w:rsidRPr="00DB788F">
        <w:rPr>
          <w:highlight w:val="white"/>
        </w:rPr>
        <w:t xml:space="preserve">          return (new List&lt;byte&gt;(BitConverter.GetBytes(floatValue)));</w:t>
      </w:r>
    </w:p>
    <w:p w14:paraId="2EA2019D" w14:textId="77777777" w:rsidR="002B63B5" w:rsidRPr="00DB788F" w:rsidRDefault="002B63B5" w:rsidP="00DB788F">
      <w:pPr>
        <w:pStyle w:val="Code"/>
        <w:rPr>
          <w:highlight w:val="white"/>
        </w:rPr>
      </w:pPr>
      <w:r w:rsidRPr="00DB788F">
        <w:rPr>
          <w:highlight w:val="white"/>
        </w:rPr>
        <w:t xml:space="preserve">        }</w:t>
      </w:r>
    </w:p>
    <w:p w14:paraId="1824C2F9" w14:textId="77777777" w:rsidR="002B63B5" w:rsidRPr="00DB788F" w:rsidRDefault="002B63B5" w:rsidP="00DB788F">
      <w:pPr>
        <w:pStyle w:val="Code"/>
        <w:rPr>
          <w:highlight w:val="white"/>
        </w:rPr>
      </w:pPr>
      <w:r w:rsidRPr="00DB788F">
        <w:rPr>
          <w:highlight w:val="white"/>
        </w:rPr>
        <w:t xml:space="preserve">        else if ((sort == Sort.Double) || (sort == Sort.Long_Double)) {</w:t>
      </w:r>
    </w:p>
    <w:p w14:paraId="55588340" w14:textId="77777777" w:rsidR="002B63B5" w:rsidRPr="00DB788F" w:rsidRDefault="002B63B5" w:rsidP="00DB788F">
      <w:pPr>
        <w:pStyle w:val="Code"/>
        <w:rPr>
          <w:highlight w:val="white"/>
        </w:rPr>
      </w:pPr>
      <w:r w:rsidRPr="00DB788F">
        <w:rPr>
          <w:highlight w:val="white"/>
        </w:rPr>
        <w:t xml:space="preserve">          double doubleValue = (double) ((decimal) value);</w:t>
      </w:r>
    </w:p>
    <w:p w14:paraId="3FB02250" w14:textId="77777777" w:rsidR="002B63B5" w:rsidRPr="00DB788F" w:rsidRDefault="002B63B5" w:rsidP="00DB788F">
      <w:pPr>
        <w:pStyle w:val="Code"/>
        <w:rPr>
          <w:highlight w:val="white"/>
        </w:rPr>
      </w:pPr>
      <w:r w:rsidRPr="00DB788F">
        <w:rPr>
          <w:highlight w:val="white"/>
        </w:rPr>
        <w:t xml:space="preserve">          return (new List&lt;byte&gt;(BitConverter.GetBytes(doubleValue)));</w:t>
      </w:r>
    </w:p>
    <w:p w14:paraId="63213EC3" w14:textId="77777777" w:rsidR="002B63B5" w:rsidRPr="00DB788F" w:rsidRDefault="002B63B5" w:rsidP="00DB788F">
      <w:pPr>
        <w:pStyle w:val="Code"/>
        <w:rPr>
          <w:highlight w:val="white"/>
        </w:rPr>
      </w:pPr>
      <w:r w:rsidRPr="00DB788F">
        <w:rPr>
          <w:highlight w:val="white"/>
        </w:rPr>
        <w:t xml:space="preserve">        }</w:t>
      </w:r>
    </w:p>
    <w:p w14:paraId="0D71A7AB" w14:textId="77777777" w:rsidR="002B63B5" w:rsidRPr="00DB788F" w:rsidRDefault="002B63B5" w:rsidP="00DB788F">
      <w:pPr>
        <w:pStyle w:val="Code"/>
        <w:rPr>
          <w:highlight w:val="white"/>
        </w:rPr>
      </w:pPr>
      <w:r w:rsidRPr="00DB788F">
        <w:rPr>
          <w:highlight w:val="white"/>
        </w:rPr>
        <w:t xml:space="preserve">        else if (sort == Sort.String) {</w:t>
      </w:r>
    </w:p>
    <w:p w14:paraId="5C3A0304" w14:textId="77777777" w:rsidR="002B63B5" w:rsidRPr="00DB788F" w:rsidRDefault="002B63B5" w:rsidP="00DB788F">
      <w:pPr>
        <w:pStyle w:val="Code"/>
        <w:rPr>
          <w:highlight w:val="white"/>
        </w:rPr>
      </w:pPr>
      <w:r w:rsidRPr="00DB788F">
        <w:rPr>
          <w:highlight w:val="white"/>
        </w:rPr>
        <w:t xml:space="preserve">          string text = (string) value;</w:t>
      </w:r>
    </w:p>
    <w:p w14:paraId="38929DA0" w14:textId="77777777" w:rsidR="002B63B5" w:rsidRPr="00DB788F" w:rsidRDefault="002B63B5" w:rsidP="00DB788F">
      <w:pPr>
        <w:pStyle w:val="Code"/>
        <w:rPr>
          <w:highlight w:val="white"/>
        </w:rPr>
      </w:pPr>
      <w:r w:rsidRPr="00DB788F">
        <w:rPr>
          <w:highlight w:val="white"/>
        </w:rPr>
        <w:t xml:space="preserve">          List&lt;byte&gt; byteList = new List&lt;byte&gt;();</w:t>
      </w:r>
    </w:p>
    <w:p w14:paraId="6BB5CF8D" w14:textId="77777777" w:rsidR="002B63B5" w:rsidRPr="00DB788F" w:rsidRDefault="002B63B5" w:rsidP="00DB788F">
      <w:pPr>
        <w:pStyle w:val="Code"/>
        <w:rPr>
          <w:highlight w:val="white"/>
        </w:rPr>
      </w:pPr>
    </w:p>
    <w:p w14:paraId="38E8388D" w14:textId="77777777" w:rsidR="002B63B5" w:rsidRPr="00DB788F" w:rsidRDefault="002B63B5" w:rsidP="00DB788F">
      <w:pPr>
        <w:pStyle w:val="Code"/>
        <w:rPr>
          <w:highlight w:val="white"/>
        </w:rPr>
      </w:pPr>
      <w:r w:rsidRPr="00DB788F">
        <w:rPr>
          <w:highlight w:val="white"/>
        </w:rPr>
        <w:t xml:space="preserve">          foreach (char c in text) {</w:t>
      </w:r>
    </w:p>
    <w:p w14:paraId="3FCE5B74" w14:textId="77777777" w:rsidR="002B63B5" w:rsidRPr="00DB788F" w:rsidRDefault="002B63B5" w:rsidP="00DB788F">
      <w:pPr>
        <w:pStyle w:val="Code"/>
        <w:rPr>
          <w:highlight w:val="white"/>
        </w:rPr>
      </w:pPr>
      <w:r w:rsidRPr="00DB788F">
        <w:rPr>
          <w:highlight w:val="white"/>
        </w:rPr>
        <w:t xml:space="preserve">            byteList.Add((byte) c);</w:t>
      </w:r>
    </w:p>
    <w:p w14:paraId="6A974FFF" w14:textId="77777777" w:rsidR="002B63B5" w:rsidRPr="00DB788F" w:rsidRDefault="002B63B5" w:rsidP="00DB788F">
      <w:pPr>
        <w:pStyle w:val="Code"/>
        <w:rPr>
          <w:highlight w:val="white"/>
        </w:rPr>
      </w:pPr>
      <w:r w:rsidRPr="00DB788F">
        <w:rPr>
          <w:highlight w:val="white"/>
        </w:rPr>
        <w:t xml:space="preserve">          }</w:t>
      </w:r>
    </w:p>
    <w:p w14:paraId="49E4E831" w14:textId="77777777" w:rsidR="002B63B5" w:rsidRPr="00DB788F" w:rsidRDefault="002B63B5" w:rsidP="00DB788F">
      <w:pPr>
        <w:pStyle w:val="Code"/>
        <w:rPr>
          <w:highlight w:val="white"/>
        </w:rPr>
      </w:pPr>
    </w:p>
    <w:p w14:paraId="6DAC719F" w14:textId="77777777" w:rsidR="002B63B5" w:rsidRPr="00DB788F" w:rsidRDefault="002B63B5" w:rsidP="00DB788F">
      <w:pPr>
        <w:pStyle w:val="Code"/>
        <w:rPr>
          <w:highlight w:val="white"/>
        </w:rPr>
      </w:pPr>
      <w:r w:rsidRPr="00DB788F">
        <w:rPr>
          <w:highlight w:val="white"/>
        </w:rPr>
        <w:t xml:space="preserve">          byteList.Add((byte) 0);</w:t>
      </w:r>
    </w:p>
    <w:p w14:paraId="0B8FC817" w14:textId="77777777" w:rsidR="002B63B5" w:rsidRPr="00DB788F" w:rsidRDefault="002B63B5" w:rsidP="00DB788F">
      <w:pPr>
        <w:pStyle w:val="Code"/>
        <w:rPr>
          <w:highlight w:val="white"/>
        </w:rPr>
      </w:pPr>
      <w:r w:rsidRPr="00DB788F">
        <w:rPr>
          <w:highlight w:val="white"/>
        </w:rPr>
        <w:t xml:space="preserve">          return byteList;</w:t>
      </w:r>
    </w:p>
    <w:p w14:paraId="25FBE06A" w14:textId="77777777" w:rsidR="002B63B5" w:rsidRPr="00DB788F" w:rsidRDefault="002B63B5" w:rsidP="00DB788F">
      <w:pPr>
        <w:pStyle w:val="Code"/>
        <w:rPr>
          <w:highlight w:val="white"/>
        </w:rPr>
      </w:pPr>
      <w:r w:rsidRPr="00DB788F">
        <w:rPr>
          <w:highlight w:val="white"/>
        </w:rPr>
        <w:t xml:space="preserve">        }</w:t>
      </w:r>
    </w:p>
    <w:p w14:paraId="4ADD15FA" w14:textId="77777777" w:rsidR="002B63B5" w:rsidRPr="00DB788F" w:rsidRDefault="002B63B5" w:rsidP="00DB788F">
      <w:pPr>
        <w:pStyle w:val="Code"/>
        <w:rPr>
          <w:highlight w:val="white"/>
        </w:rPr>
      </w:pPr>
      <w:r w:rsidRPr="00DB788F">
        <w:rPr>
          <w:highlight w:val="white"/>
        </w:rPr>
        <w:t xml:space="preserve">        else {</w:t>
      </w:r>
    </w:p>
    <w:p w14:paraId="1EA0FF00" w14:textId="77777777" w:rsidR="002B63B5" w:rsidRPr="00DB788F" w:rsidRDefault="002B63B5" w:rsidP="00DB788F">
      <w:pPr>
        <w:pStyle w:val="Code"/>
        <w:rPr>
          <w:highlight w:val="white"/>
        </w:rPr>
      </w:pPr>
      <w:r w:rsidRPr="00DB788F">
        <w:rPr>
          <w:highlight w:val="white"/>
        </w:rPr>
        <w:t xml:space="preserve">          int size = TypeSize.Size(sort);</w:t>
      </w:r>
    </w:p>
    <w:p w14:paraId="21635B0C" w14:textId="77777777" w:rsidR="002B63B5" w:rsidRPr="00DB788F" w:rsidRDefault="002B63B5" w:rsidP="00DB788F">
      <w:pPr>
        <w:pStyle w:val="Code"/>
        <w:rPr>
          <w:highlight w:val="white"/>
        </w:rPr>
      </w:pPr>
      <w:r w:rsidRPr="00DB788F">
        <w:rPr>
          <w:highlight w:val="white"/>
        </w:rPr>
        <w:t xml:space="preserve">          List&lt;byte&gt; byteList = new List&lt;byte&gt;(new byte[size]);</w:t>
      </w:r>
    </w:p>
    <w:p w14:paraId="7BA8B01A" w14:textId="77777777" w:rsidR="002B63B5" w:rsidRPr="00DB788F" w:rsidRDefault="002B63B5" w:rsidP="00DB788F">
      <w:pPr>
        <w:pStyle w:val="Code"/>
        <w:rPr>
          <w:highlight w:val="white"/>
        </w:rPr>
      </w:pPr>
      <w:r w:rsidRPr="00DB788F">
        <w:rPr>
          <w:highlight w:val="white"/>
        </w:rPr>
        <w:t xml:space="preserve">          AssemblyCode.LoadByteList(byteList, 0, size, (BigInteger) value);</w:t>
      </w:r>
    </w:p>
    <w:p w14:paraId="1178BFFF" w14:textId="77777777" w:rsidR="002B63B5" w:rsidRPr="00DB788F" w:rsidRDefault="002B63B5" w:rsidP="00DB788F">
      <w:pPr>
        <w:pStyle w:val="Code"/>
        <w:rPr>
          <w:highlight w:val="white"/>
        </w:rPr>
      </w:pPr>
      <w:r w:rsidRPr="00DB788F">
        <w:rPr>
          <w:highlight w:val="white"/>
        </w:rPr>
        <w:t xml:space="preserve">          return byteList;</w:t>
      </w:r>
    </w:p>
    <w:p w14:paraId="606A5880" w14:textId="77777777" w:rsidR="002B63B5" w:rsidRPr="00DB788F" w:rsidRDefault="002B63B5" w:rsidP="00DB788F">
      <w:pPr>
        <w:pStyle w:val="Code"/>
        <w:rPr>
          <w:highlight w:val="white"/>
        </w:rPr>
      </w:pPr>
      <w:r w:rsidRPr="00DB788F">
        <w:rPr>
          <w:highlight w:val="white"/>
        </w:rPr>
        <w:t xml:space="preserve">        }</w:t>
      </w:r>
    </w:p>
    <w:p w14:paraId="6AD20F8C" w14:textId="77777777" w:rsidR="002B63B5" w:rsidRPr="00DB788F" w:rsidRDefault="002B63B5" w:rsidP="00DB788F">
      <w:pPr>
        <w:pStyle w:val="Code"/>
        <w:rPr>
          <w:highlight w:val="white"/>
        </w:rPr>
      </w:pPr>
      <w:r w:rsidRPr="00DB788F">
        <w:rPr>
          <w:highlight w:val="white"/>
        </w:rPr>
        <w:lastRenderedPageBreak/>
        <w:t xml:space="preserve">      }</w:t>
      </w:r>
    </w:p>
    <w:p w14:paraId="17AB6107" w14:textId="77777777" w:rsidR="002B63B5" w:rsidRPr="00DB788F" w:rsidRDefault="002B63B5" w:rsidP="00DB788F">
      <w:pPr>
        <w:pStyle w:val="Code"/>
        <w:rPr>
          <w:highlight w:val="white"/>
        </w:rPr>
      </w:pPr>
      <w:r w:rsidRPr="00DB788F">
        <w:rPr>
          <w:highlight w:val="white"/>
        </w:rPr>
        <w:t xml:space="preserve">      else if (IsJumpRegister() || IsCallRegister()) {</w:t>
      </w:r>
    </w:p>
    <w:p w14:paraId="24B60410" w14:textId="77777777" w:rsidR="002B63B5" w:rsidRPr="00DB788F" w:rsidRDefault="002B63B5" w:rsidP="00DB788F">
      <w:pPr>
        <w:pStyle w:val="Code"/>
        <w:rPr>
          <w:highlight w:val="white"/>
        </w:rPr>
      </w:pPr>
      <w:r w:rsidRPr="00DB788F">
        <w:rPr>
          <w:highlight w:val="white"/>
        </w:rPr>
        <w:t xml:space="preserve">        Register register = (Register) operand0;</w:t>
      </w:r>
    </w:p>
    <w:p w14:paraId="75C6AE54" w14:textId="77777777" w:rsidR="002B63B5" w:rsidRPr="00DB788F" w:rsidRDefault="002B63B5" w:rsidP="00DB788F">
      <w:pPr>
        <w:pStyle w:val="Code"/>
        <w:rPr>
          <w:highlight w:val="white"/>
        </w:rPr>
      </w:pPr>
      <w:r w:rsidRPr="00DB788F">
        <w:rPr>
          <w:highlight w:val="white"/>
        </w:rPr>
        <w:t xml:space="preserve">        return LookupByteArray(AssemblyOperator.jmp, register);</w:t>
      </w:r>
    </w:p>
    <w:p w14:paraId="621AC885" w14:textId="77777777" w:rsidR="002B63B5" w:rsidRPr="00DB788F" w:rsidRDefault="002B63B5" w:rsidP="00DB788F">
      <w:pPr>
        <w:pStyle w:val="Code"/>
        <w:rPr>
          <w:highlight w:val="white"/>
        </w:rPr>
      </w:pPr>
      <w:r w:rsidRPr="00DB788F">
        <w:rPr>
          <w:highlight w:val="white"/>
        </w:rPr>
        <w:t xml:space="preserve">      }</w:t>
      </w:r>
    </w:p>
    <w:p w14:paraId="388B87D5" w14:textId="77777777" w:rsidR="002B63B5" w:rsidRPr="00DB788F" w:rsidRDefault="002B63B5" w:rsidP="00DB788F">
      <w:pPr>
        <w:pStyle w:val="Code"/>
        <w:rPr>
          <w:highlight w:val="white"/>
        </w:rPr>
      </w:pPr>
      <w:r w:rsidRPr="00DB788F">
        <w:rPr>
          <w:highlight w:val="white"/>
        </w:rPr>
        <w:t xml:space="preserve">      else if (IsCallNotRegister()) {</w:t>
      </w:r>
    </w:p>
    <w:p w14:paraId="5BE6D756" w14:textId="77777777" w:rsidR="002B63B5" w:rsidRPr="00DB788F" w:rsidRDefault="002B63B5" w:rsidP="00DB788F">
      <w:pPr>
        <w:pStyle w:val="Code"/>
        <w:rPr>
          <w:highlight w:val="white"/>
        </w:rPr>
      </w:pPr>
      <w:r w:rsidRPr="00DB788F">
        <w:rPr>
          <w:highlight w:val="white"/>
        </w:rPr>
        <w:t xml:space="preserve">        List&lt;byte&gt; byteList =</w:t>
      </w:r>
    </w:p>
    <w:p w14:paraId="41DFD9BB" w14:textId="77777777" w:rsidR="002B63B5" w:rsidRPr="00DB788F" w:rsidRDefault="002B63B5" w:rsidP="00DB788F">
      <w:pPr>
        <w:pStyle w:val="Code"/>
        <w:rPr>
          <w:highlight w:val="white"/>
        </w:rPr>
      </w:pPr>
      <w:r w:rsidRPr="00DB788F">
        <w:rPr>
          <w:highlight w:val="white"/>
        </w:rPr>
        <w:t xml:space="preserve">          LookupByteArray(AssemblyOperator.jmp, TypeSize.PointerSize);</w:t>
      </w:r>
    </w:p>
    <w:p w14:paraId="43B0AC75" w14:textId="77777777" w:rsidR="002B63B5" w:rsidRPr="00DB788F" w:rsidRDefault="002B63B5" w:rsidP="00DB788F">
      <w:pPr>
        <w:pStyle w:val="Code"/>
        <w:rPr>
          <w:highlight w:val="white"/>
        </w:rPr>
      </w:pPr>
      <w:r w:rsidRPr="00DB788F">
        <w:rPr>
          <w:highlight w:val="white"/>
        </w:rPr>
        <w:t xml:space="preserve">        LoadByteList(byteList, byteList.Count - TypeSize.PointerSize,</w:t>
      </w:r>
    </w:p>
    <w:p w14:paraId="6BD4CFF4" w14:textId="77777777" w:rsidR="002B63B5" w:rsidRPr="00DB788F" w:rsidRDefault="002B63B5" w:rsidP="00DB788F">
      <w:pPr>
        <w:pStyle w:val="Code"/>
        <w:rPr>
          <w:highlight w:val="white"/>
        </w:rPr>
      </w:pPr>
      <w:r w:rsidRPr="00DB788F">
        <w:rPr>
          <w:highlight w:val="white"/>
        </w:rPr>
        <w:t xml:space="preserve">                     TypeSize.PointerSize, 0);</w:t>
      </w:r>
    </w:p>
    <w:p w14:paraId="5E3AC078" w14:textId="77777777" w:rsidR="002B63B5" w:rsidRPr="00DB788F" w:rsidRDefault="002B63B5" w:rsidP="00DB788F">
      <w:pPr>
        <w:pStyle w:val="Code"/>
        <w:rPr>
          <w:highlight w:val="white"/>
        </w:rPr>
      </w:pPr>
      <w:r w:rsidRPr="00DB788F">
        <w:rPr>
          <w:highlight w:val="white"/>
        </w:rPr>
        <w:t xml:space="preserve">        return byteList;</w:t>
      </w:r>
    </w:p>
    <w:p w14:paraId="0EF6AD1D" w14:textId="77777777" w:rsidR="002B63B5" w:rsidRPr="00DB788F" w:rsidRDefault="002B63B5" w:rsidP="00DB788F">
      <w:pPr>
        <w:pStyle w:val="Code"/>
        <w:rPr>
          <w:highlight w:val="white"/>
        </w:rPr>
      </w:pPr>
      <w:r w:rsidRPr="00DB788F">
        <w:rPr>
          <w:highlight w:val="white"/>
        </w:rPr>
        <w:t xml:space="preserve">      }</w:t>
      </w:r>
    </w:p>
    <w:p w14:paraId="285BEC21" w14:textId="77777777" w:rsidR="002B63B5" w:rsidRPr="00DB788F" w:rsidRDefault="002B63B5" w:rsidP="00DB788F">
      <w:pPr>
        <w:pStyle w:val="Code"/>
        <w:rPr>
          <w:highlight w:val="white"/>
        </w:rPr>
      </w:pPr>
      <w:r w:rsidRPr="00DB788F">
        <w:rPr>
          <w:highlight w:val="white"/>
        </w:rPr>
        <w:t xml:space="preserve">      else if (Operator == AssemblyOperator.address_return) {</w:t>
      </w:r>
    </w:p>
    <w:p w14:paraId="697E8979" w14:textId="77777777" w:rsidR="002B63B5" w:rsidRPr="00DB788F" w:rsidRDefault="002B63B5" w:rsidP="00DB788F">
      <w:pPr>
        <w:pStyle w:val="Code"/>
        <w:rPr>
          <w:highlight w:val="white"/>
        </w:rPr>
      </w:pPr>
      <w:r w:rsidRPr="00DB788F">
        <w:rPr>
          <w:highlight w:val="white"/>
        </w:rPr>
        <w:t xml:space="preserve">        Register register = (Register) operand0;</w:t>
      </w:r>
    </w:p>
    <w:p w14:paraId="366CDED8" w14:textId="77777777" w:rsidR="002B63B5" w:rsidRPr="00DB788F" w:rsidRDefault="002B63B5" w:rsidP="00DB788F">
      <w:pPr>
        <w:pStyle w:val="Code"/>
        <w:rPr>
          <w:highlight w:val="white"/>
        </w:rPr>
      </w:pPr>
      <w:r w:rsidRPr="00DB788F">
        <w:rPr>
          <w:highlight w:val="white"/>
        </w:rPr>
        <w:t xml:space="preserve">        int offset = (int) operand1;</w:t>
      </w:r>
    </w:p>
    <w:p w14:paraId="09ADCFED" w14:textId="77777777" w:rsidR="002B63B5" w:rsidRPr="00DB788F" w:rsidRDefault="002B63B5" w:rsidP="00DB788F">
      <w:pPr>
        <w:pStyle w:val="Code"/>
        <w:rPr>
          <w:highlight w:val="white"/>
        </w:rPr>
      </w:pPr>
      <w:r w:rsidRPr="00DB788F">
        <w:rPr>
          <w:highlight w:val="white"/>
        </w:rPr>
        <w:t xml:space="preserve">        int size = SizeOfValue(offset);</w:t>
      </w:r>
    </w:p>
    <w:p w14:paraId="6C0E6733" w14:textId="77777777" w:rsidR="002B63B5" w:rsidRPr="00DB788F" w:rsidRDefault="002B63B5" w:rsidP="00DB788F">
      <w:pPr>
        <w:pStyle w:val="Code"/>
        <w:rPr>
          <w:highlight w:val="white"/>
        </w:rPr>
      </w:pPr>
      <w:r w:rsidRPr="00DB788F">
        <w:rPr>
          <w:highlight w:val="white"/>
        </w:rPr>
        <w:t xml:space="preserve">        int address = (int)((BigInteger)operand2);</w:t>
      </w:r>
    </w:p>
    <w:p w14:paraId="7F9A00E4" w14:textId="77777777" w:rsidR="002B63B5" w:rsidRPr="00DB788F" w:rsidRDefault="002B63B5" w:rsidP="00DB788F">
      <w:pPr>
        <w:pStyle w:val="Code"/>
        <w:rPr>
          <w:highlight w:val="white"/>
        </w:rPr>
      </w:pPr>
      <w:r w:rsidRPr="00DB788F">
        <w:rPr>
          <w:highlight w:val="white"/>
        </w:rPr>
        <w:t xml:space="preserve">        List&lt;byte&gt; byteList =</w:t>
      </w:r>
    </w:p>
    <w:p w14:paraId="52212449" w14:textId="77777777" w:rsidR="002B63B5" w:rsidRPr="00DB788F" w:rsidRDefault="002B63B5" w:rsidP="00DB788F">
      <w:pPr>
        <w:pStyle w:val="Code"/>
        <w:rPr>
          <w:highlight w:val="white"/>
        </w:rPr>
      </w:pPr>
      <w:r w:rsidRPr="00DB788F">
        <w:rPr>
          <w:highlight w:val="white"/>
        </w:rPr>
        <w:t xml:space="preserve">          LookupByteArray(AssemblyOperator.mov_word, register,</w:t>
      </w:r>
    </w:p>
    <w:p w14:paraId="5C79EF4A" w14:textId="77777777" w:rsidR="002B63B5" w:rsidRPr="00DB788F" w:rsidRDefault="002B63B5" w:rsidP="00DB788F">
      <w:pPr>
        <w:pStyle w:val="Code"/>
        <w:rPr>
          <w:highlight w:val="white"/>
        </w:rPr>
      </w:pPr>
      <w:r w:rsidRPr="00DB788F">
        <w:rPr>
          <w:highlight w:val="white"/>
        </w:rPr>
        <w:t xml:space="preserve">                          size, TypeSize.PointerSize);</w:t>
      </w:r>
    </w:p>
    <w:p w14:paraId="4CDDE3DE" w14:textId="77777777" w:rsidR="002B63B5" w:rsidRPr="00DB788F" w:rsidRDefault="002B63B5" w:rsidP="00DB788F">
      <w:pPr>
        <w:pStyle w:val="Code"/>
        <w:rPr>
          <w:highlight w:val="white"/>
        </w:rPr>
      </w:pPr>
      <w:r w:rsidRPr="00DB788F">
        <w:rPr>
          <w:highlight w:val="white"/>
        </w:rPr>
        <w:t xml:space="preserve">        LoadByteList(byteList, byteList.Count - (size + TypeSize.PointerSize),</w:t>
      </w:r>
    </w:p>
    <w:p w14:paraId="777B8A65" w14:textId="77777777" w:rsidR="002B63B5" w:rsidRPr="00DB788F" w:rsidRDefault="002B63B5" w:rsidP="00DB788F">
      <w:pPr>
        <w:pStyle w:val="Code"/>
        <w:rPr>
          <w:highlight w:val="white"/>
        </w:rPr>
      </w:pPr>
      <w:r w:rsidRPr="00DB788F">
        <w:rPr>
          <w:highlight w:val="white"/>
        </w:rPr>
        <w:t xml:space="preserve">                     size, offset);</w:t>
      </w:r>
    </w:p>
    <w:p w14:paraId="59794139" w14:textId="77777777" w:rsidR="002B63B5" w:rsidRPr="00DB788F" w:rsidRDefault="002B63B5" w:rsidP="00DB788F">
      <w:pPr>
        <w:pStyle w:val="Code"/>
        <w:rPr>
          <w:highlight w:val="white"/>
        </w:rPr>
      </w:pPr>
      <w:r w:rsidRPr="00DB788F">
        <w:rPr>
          <w:highlight w:val="white"/>
        </w:rPr>
        <w:t xml:space="preserve">        LoadByteList(byteList, byteList.Count - TypeSize.PointerSize,</w:t>
      </w:r>
    </w:p>
    <w:p w14:paraId="1BC7FD5A" w14:textId="77777777" w:rsidR="002B63B5" w:rsidRPr="00DB788F" w:rsidRDefault="002B63B5" w:rsidP="00DB788F">
      <w:pPr>
        <w:pStyle w:val="Code"/>
        <w:rPr>
          <w:highlight w:val="white"/>
        </w:rPr>
      </w:pPr>
      <w:r w:rsidRPr="00DB788F">
        <w:rPr>
          <w:highlight w:val="white"/>
        </w:rPr>
        <w:t xml:space="preserve">                     TypeSize.PointerSize, address);</w:t>
      </w:r>
    </w:p>
    <w:p w14:paraId="624F30C6" w14:textId="77777777" w:rsidR="002B63B5" w:rsidRPr="00DB788F" w:rsidRDefault="002B63B5" w:rsidP="00DB788F">
      <w:pPr>
        <w:pStyle w:val="Code"/>
        <w:rPr>
          <w:highlight w:val="white"/>
        </w:rPr>
      </w:pPr>
      <w:r w:rsidRPr="00DB788F">
        <w:rPr>
          <w:highlight w:val="white"/>
        </w:rPr>
        <w:t xml:space="preserve">        return byteList;</w:t>
      </w:r>
    </w:p>
    <w:p w14:paraId="130EF5EC" w14:textId="77777777" w:rsidR="002B63B5" w:rsidRPr="00DB788F" w:rsidRDefault="002B63B5" w:rsidP="00DB788F">
      <w:pPr>
        <w:pStyle w:val="Code"/>
        <w:rPr>
          <w:highlight w:val="white"/>
        </w:rPr>
      </w:pPr>
      <w:r w:rsidRPr="00DB788F">
        <w:rPr>
          <w:highlight w:val="white"/>
        </w:rPr>
        <w:t xml:space="preserve">      }</w:t>
      </w:r>
    </w:p>
    <w:p w14:paraId="3FFD17FB" w14:textId="77777777" w:rsidR="002B63B5" w:rsidRPr="00DB788F" w:rsidRDefault="002B63B5" w:rsidP="00DB788F">
      <w:pPr>
        <w:pStyle w:val="Code"/>
        <w:rPr>
          <w:highlight w:val="white"/>
        </w:rPr>
      </w:pPr>
      <w:r w:rsidRPr="00DB788F">
        <w:rPr>
          <w:highlight w:val="white"/>
        </w:rPr>
        <w:t xml:space="preserve">      else if (IsRelationNotRegister() || IsJumpNotRegister()) {</w:t>
      </w:r>
    </w:p>
    <w:p w14:paraId="6B8DC954" w14:textId="77777777" w:rsidR="002B63B5" w:rsidRPr="00DB788F" w:rsidRDefault="002B63B5" w:rsidP="00DB788F">
      <w:pPr>
        <w:pStyle w:val="Code"/>
        <w:rPr>
          <w:highlight w:val="white"/>
        </w:rPr>
      </w:pPr>
      <w:r w:rsidRPr="00DB788F">
        <w:rPr>
          <w:highlight w:val="white"/>
        </w:rPr>
        <w:t xml:space="preserve">        int address = (int) operand0;</w:t>
      </w:r>
    </w:p>
    <w:p w14:paraId="397190DB" w14:textId="77777777" w:rsidR="002B63B5" w:rsidRPr="00DB788F" w:rsidRDefault="002B63B5" w:rsidP="00DB788F">
      <w:pPr>
        <w:pStyle w:val="Code"/>
        <w:rPr>
          <w:highlight w:val="white"/>
        </w:rPr>
      </w:pPr>
      <w:r w:rsidRPr="00DB788F">
        <w:rPr>
          <w:highlight w:val="white"/>
        </w:rPr>
        <w:t xml:space="preserve">        int size = ((address &gt;= -128) &amp;&amp; (address &lt;= 127)) ? 1 : 2;</w:t>
      </w:r>
    </w:p>
    <w:p w14:paraId="54CEE66B" w14:textId="77777777" w:rsidR="002B63B5" w:rsidRPr="002B63B5" w:rsidRDefault="002B63B5" w:rsidP="002B63B5">
      <w:pPr>
        <w:pStyle w:val="Code"/>
        <w:rPr>
          <w:highlight w:val="white"/>
        </w:rPr>
      </w:pPr>
      <w:r w:rsidRPr="002B63B5">
        <w:rPr>
          <w:highlight w:val="white"/>
        </w:rPr>
        <w:t xml:space="preserve">        List&lt;byte&gt; byteList = LookupByteArray(Operator, size);</w:t>
      </w:r>
    </w:p>
    <w:p w14:paraId="206A6DF1" w14:textId="77777777" w:rsidR="002B63B5" w:rsidRPr="002B63B5" w:rsidRDefault="002B63B5" w:rsidP="002B63B5">
      <w:pPr>
        <w:pStyle w:val="Code"/>
        <w:rPr>
          <w:highlight w:val="white"/>
        </w:rPr>
      </w:pPr>
      <w:r w:rsidRPr="002B63B5">
        <w:rPr>
          <w:highlight w:val="white"/>
        </w:rPr>
        <w:t xml:space="preserve">        LoadByteList(byteList, byteList.Count - size, size, address);</w:t>
      </w:r>
    </w:p>
    <w:p w14:paraId="2E086C93" w14:textId="77777777" w:rsidR="002B63B5" w:rsidRPr="002B63B5" w:rsidRDefault="002B63B5" w:rsidP="002B63B5">
      <w:pPr>
        <w:pStyle w:val="Code"/>
        <w:rPr>
          <w:highlight w:val="white"/>
        </w:rPr>
      </w:pPr>
      <w:r w:rsidRPr="002B63B5">
        <w:rPr>
          <w:highlight w:val="white"/>
        </w:rPr>
        <w:t xml:space="preserve">        return byteList;</w:t>
      </w:r>
    </w:p>
    <w:p w14:paraId="0F953ADD" w14:textId="7891C1D3" w:rsidR="00E2061C" w:rsidRDefault="002B63B5" w:rsidP="002B63B5">
      <w:pPr>
        <w:pStyle w:val="Code"/>
        <w:rPr>
          <w:highlight w:val="white"/>
        </w:rPr>
      </w:pPr>
      <w:r w:rsidRPr="002B63B5">
        <w:rPr>
          <w:highlight w:val="white"/>
        </w:rPr>
        <w:t xml:space="preserve">      }</w:t>
      </w:r>
    </w:p>
    <w:p w14:paraId="5CE1A808" w14:textId="77777777" w:rsidR="00E2061C" w:rsidRPr="00E42FEE" w:rsidRDefault="00E2061C" w:rsidP="00E2061C">
      <w:pPr>
        <w:rPr>
          <w:b/>
          <w:bCs/>
          <w:highlight w:val="white"/>
        </w:rPr>
      </w:pPr>
    </w:p>
    <w:tbl>
      <w:tblPr>
        <w:tblStyle w:val="Tabellrutnt"/>
        <w:tblW w:w="0" w:type="auto"/>
        <w:tblLook w:val="04A0" w:firstRow="1" w:lastRow="0" w:firstColumn="1" w:lastColumn="0" w:noHBand="0" w:noVBand="1"/>
      </w:tblPr>
      <w:tblGrid>
        <w:gridCol w:w="1271"/>
        <w:gridCol w:w="5812"/>
        <w:gridCol w:w="2267"/>
      </w:tblGrid>
      <w:tr w:rsidR="00E2061C" w:rsidRPr="00E42FEE" w14:paraId="59BEA1D6" w14:textId="77777777" w:rsidTr="00DA2EEA">
        <w:tc>
          <w:tcPr>
            <w:tcW w:w="1271" w:type="dxa"/>
          </w:tcPr>
          <w:p w14:paraId="57F81D10" w14:textId="77777777" w:rsidR="00E2061C" w:rsidRPr="00BF5180" w:rsidRDefault="00E2061C" w:rsidP="00DA2EEA">
            <w:pPr>
              <w:spacing w:before="0" w:after="40"/>
              <w:rPr>
                <w:b/>
                <w:bCs/>
                <w:highlight w:val="white"/>
              </w:rPr>
            </w:pPr>
            <w:r w:rsidRPr="00BF5180">
              <w:rPr>
                <w:b/>
                <w:bCs/>
                <w:highlight w:val="white"/>
              </w:rPr>
              <w:t>Category</w:t>
            </w:r>
          </w:p>
        </w:tc>
        <w:tc>
          <w:tcPr>
            <w:tcW w:w="5812" w:type="dxa"/>
          </w:tcPr>
          <w:p w14:paraId="647FC6B4" w14:textId="77777777" w:rsidR="00E2061C" w:rsidRPr="00BF5180" w:rsidRDefault="00E2061C" w:rsidP="00DA2EEA">
            <w:pPr>
              <w:spacing w:before="0" w:after="40"/>
              <w:rPr>
                <w:b/>
                <w:bCs/>
                <w:highlight w:val="white"/>
              </w:rPr>
            </w:pPr>
            <w:r w:rsidRPr="00BF5180">
              <w:rPr>
                <w:b/>
                <w:bCs/>
                <w:highlight w:val="white"/>
              </w:rPr>
              <w:t>Description</w:t>
            </w:r>
          </w:p>
        </w:tc>
        <w:tc>
          <w:tcPr>
            <w:tcW w:w="2267" w:type="dxa"/>
          </w:tcPr>
          <w:p w14:paraId="14F6C3B5" w14:textId="77777777" w:rsidR="00E2061C" w:rsidRPr="00BF5180" w:rsidRDefault="00E2061C" w:rsidP="00DA2EEA">
            <w:pPr>
              <w:spacing w:before="0" w:after="40"/>
              <w:rPr>
                <w:b/>
                <w:bCs/>
                <w:highlight w:val="white"/>
              </w:rPr>
            </w:pPr>
            <w:r w:rsidRPr="00BF5180">
              <w:rPr>
                <w:b/>
                <w:bCs/>
                <w:highlight w:val="white"/>
              </w:rPr>
              <w:t>Examples</w:t>
            </w:r>
          </w:p>
        </w:tc>
      </w:tr>
      <w:tr w:rsidR="00E2061C" w14:paraId="663880DE" w14:textId="77777777" w:rsidTr="00DA2EEA">
        <w:tc>
          <w:tcPr>
            <w:tcW w:w="1271" w:type="dxa"/>
          </w:tcPr>
          <w:p w14:paraId="01537998" w14:textId="77777777" w:rsidR="00E2061C" w:rsidRDefault="00E2061C" w:rsidP="00DA2EEA">
            <w:pPr>
              <w:spacing w:before="0" w:after="40"/>
              <w:rPr>
                <w:highlight w:val="white"/>
              </w:rPr>
            </w:pPr>
            <w:r>
              <w:rPr>
                <w:highlight w:val="white"/>
              </w:rPr>
              <w:t>1</w:t>
            </w:r>
          </w:p>
        </w:tc>
        <w:tc>
          <w:tcPr>
            <w:tcW w:w="5812" w:type="dxa"/>
          </w:tcPr>
          <w:p w14:paraId="21FCD814" w14:textId="05A13A81" w:rsidR="00E2061C" w:rsidRPr="00E5786A" w:rsidRDefault="00E2061C" w:rsidP="00DA2EEA">
            <w:pPr>
              <w:spacing w:before="0" w:after="40"/>
            </w:pPr>
            <w:r>
              <w:t>b</w:t>
            </w:r>
            <w:r w:rsidRPr="005D7FBB">
              <w:t xml:space="preserve">inary_operator register, </w:t>
            </w:r>
            <w:r>
              <w:t>register</w:t>
            </w:r>
          </w:p>
        </w:tc>
        <w:tc>
          <w:tcPr>
            <w:tcW w:w="2267" w:type="dxa"/>
          </w:tcPr>
          <w:p w14:paraId="42A8F129" w14:textId="143B3EA2" w:rsidR="00E2061C" w:rsidRDefault="00E2061C" w:rsidP="00DA2EEA">
            <w:pPr>
              <w:spacing w:before="0" w:after="40"/>
              <w:rPr>
                <w:highlight w:val="white"/>
              </w:rPr>
            </w:pPr>
            <w:r>
              <w:rPr>
                <w:highlight w:val="white"/>
              </w:rPr>
              <w:t>mov ax, bx</w:t>
            </w:r>
          </w:p>
        </w:tc>
      </w:tr>
      <w:tr w:rsidR="00AA1CB0" w14:paraId="1CE97FD0" w14:textId="77777777" w:rsidTr="00DA2EEA">
        <w:tc>
          <w:tcPr>
            <w:tcW w:w="1271" w:type="dxa"/>
          </w:tcPr>
          <w:p w14:paraId="681DABE8" w14:textId="607807DB" w:rsidR="00AA1CB0" w:rsidRDefault="00AA1CB0" w:rsidP="00DA2EEA">
            <w:pPr>
              <w:spacing w:before="0" w:after="40"/>
              <w:rPr>
                <w:highlight w:val="white"/>
              </w:rPr>
            </w:pPr>
            <w:r>
              <w:rPr>
                <w:highlight w:val="white"/>
              </w:rPr>
              <w:t>2</w:t>
            </w:r>
          </w:p>
        </w:tc>
        <w:tc>
          <w:tcPr>
            <w:tcW w:w="5812" w:type="dxa"/>
          </w:tcPr>
          <w:p w14:paraId="5558C390" w14:textId="7528C5C5" w:rsidR="00AA1CB0" w:rsidRDefault="00AA1CB0" w:rsidP="00DA2EEA">
            <w:pPr>
              <w:spacing w:before="0" w:after="40"/>
            </w:pPr>
            <w:r>
              <w:t>b</w:t>
            </w:r>
            <w:r w:rsidRPr="005D7FBB">
              <w:t xml:space="preserve">inary_operator register, </w:t>
            </w:r>
            <w:r>
              <w:t>static_name</w:t>
            </w:r>
          </w:p>
        </w:tc>
        <w:tc>
          <w:tcPr>
            <w:tcW w:w="2267" w:type="dxa"/>
          </w:tcPr>
          <w:p w14:paraId="495354D0" w14:textId="06813E70" w:rsidR="00AA1CB0" w:rsidRDefault="00AA1CB0" w:rsidP="00DA2EEA">
            <w:pPr>
              <w:spacing w:before="0" w:after="40"/>
              <w:rPr>
                <w:highlight w:val="white"/>
              </w:rPr>
            </w:pPr>
            <w:r>
              <w:rPr>
                <w:highlight w:val="white"/>
              </w:rPr>
              <w:t>add ax, stdin</w:t>
            </w:r>
          </w:p>
        </w:tc>
      </w:tr>
      <w:tr w:rsidR="00AA1CB0" w14:paraId="693A3D8E" w14:textId="77777777" w:rsidTr="00DA2EEA">
        <w:tc>
          <w:tcPr>
            <w:tcW w:w="1271" w:type="dxa"/>
          </w:tcPr>
          <w:p w14:paraId="44D916A5" w14:textId="6488683C" w:rsidR="00AA1CB0" w:rsidRDefault="00AA1CB0" w:rsidP="00DA2EEA">
            <w:pPr>
              <w:spacing w:before="0" w:after="40"/>
              <w:rPr>
                <w:highlight w:val="white"/>
              </w:rPr>
            </w:pPr>
            <w:r>
              <w:rPr>
                <w:highlight w:val="white"/>
              </w:rPr>
              <w:t>3</w:t>
            </w:r>
          </w:p>
        </w:tc>
        <w:tc>
          <w:tcPr>
            <w:tcW w:w="5812" w:type="dxa"/>
          </w:tcPr>
          <w:p w14:paraId="574687BD" w14:textId="154E1300" w:rsidR="00AA1CB0" w:rsidRDefault="00AA1CB0" w:rsidP="00DA2EEA">
            <w:pPr>
              <w:spacing w:before="0" w:after="40"/>
            </w:pPr>
            <w:r>
              <w:t>b</w:t>
            </w:r>
            <w:r w:rsidRPr="005D7FBB">
              <w:t>inary_operator register,</w:t>
            </w:r>
            <w:r>
              <w:t xml:space="preserve"> integer_value</w:t>
            </w:r>
          </w:p>
        </w:tc>
        <w:tc>
          <w:tcPr>
            <w:tcW w:w="2267" w:type="dxa"/>
          </w:tcPr>
          <w:p w14:paraId="47D248A8" w14:textId="1899D473" w:rsidR="00AA1CB0" w:rsidRDefault="00AA1CB0" w:rsidP="00DA2EEA">
            <w:pPr>
              <w:spacing w:before="0" w:after="40"/>
              <w:rPr>
                <w:highlight w:val="white"/>
              </w:rPr>
            </w:pPr>
            <w:r>
              <w:rPr>
                <w:highlight w:val="white"/>
              </w:rPr>
              <w:t>sub ax, 123</w:t>
            </w:r>
          </w:p>
        </w:tc>
      </w:tr>
      <w:tr w:rsidR="00E2061C" w14:paraId="700CFA3D" w14:textId="77777777" w:rsidTr="00DA2EEA">
        <w:tc>
          <w:tcPr>
            <w:tcW w:w="1271" w:type="dxa"/>
          </w:tcPr>
          <w:p w14:paraId="20B4AFB9" w14:textId="77777777" w:rsidR="00E2061C" w:rsidRDefault="00E2061C" w:rsidP="00DA2EEA">
            <w:pPr>
              <w:spacing w:before="0" w:after="40"/>
              <w:rPr>
                <w:highlight w:val="white"/>
              </w:rPr>
            </w:pPr>
            <w:r>
              <w:rPr>
                <w:highlight w:val="white"/>
              </w:rPr>
              <w:t>2</w:t>
            </w:r>
          </w:p>
        </w:tc>
        <w:tc>
          <w:tcPr>
            <w:tcW w:w="5812" w:type="dxa"/>
          </w:tcPr>
          <w:p w14:paraId="4EC61556" w14:textId="77777777" w:rsidR="00E2061C" w:rsidRDefault="00E2061C" w:rsidP="00DA2EEA">
            <w:pPr>
              <w:spacing w:before="0" w:after="40"/>
            </w:pPr>
            <w:r>
              <w:t>b</w:t>
            </w:r>
            <w:r w:rsidRPr="005D7FBB">
              <w:t>inary_operator [</w:t>
            </w:r>
            <w:r>
              <w:t>register + offset</w:t>
            </w:r>
            <w:r w:rsidRPr="005D7FBB">
              <w:t xml:space="preserve">], </w:t>
            </w:r>
            <w:r>
              <w:t>register</w:t>
            </w:r>
          </w:p>
          <w:p w14:paraId="202D68E0" w14:textId="77777777" w:rsidR="00E2061C" w:rsidRDefault="00E2061C" w:rsidP="00DA2EEA">
            <w:pPr>
              <w:spacing w:before="0" w:after="40"/>
            </w:pPr>
            <w:r>
              <w:t>b</w:t>
            </w:r>
            <w:r w:rsidRPr="005D7FBB">
              <w:t>inary_operator [</w:t>
            </w:r>
            <w:r>
              <w:t>register + offset</w:t>
            </w:r>
            <w:r w:rsidRPr="005D7FBB">
              <w:t xml:space="preserve">], </w:t>
            </w:r>
            <w:r>
              <w:t>static_name</w:t>
            </w:r>
          </w:p>
          <w:p w14:paraId="091D0AAE" w14:textId="77777777" w:rsidR="00E2061C" w:rsidRDefault="00E2061C" w:rsidP="00DA2EEA">
            <w:pPr>
              <w:spacing w:before="0" w:after="40"/>
            </w:pPr>
            <w:r>
              <w:t>b</w:t>
            </w:r>
            <w:r w:rsidRPr="005D7FBB">
              <w:t>inary_operator [</w:t>
            </w:r>
            <w:r>
              <w:t>register + offset</w:t>
            </w:r>
            <w:r w:rsidRPr="005D7FBB">
              <w:t xml:space="preserve">], </w:t>
            </w:r>
            <w:r>
              <w:t>integer_value</w:t>
            </w:r>
          </w:p>
          <w:p w14:paraId="3A2F7C9E" w14:textId="77777777" w:rsidR="00E2061C" w:rsidRDefault="00E2061C" w:rsidP="00DA2EEA">
            <w:pPr>
              <w:spacing w:before="0" w:after="40"/>
            </w:pPr>
            <w:r>
              <w:t>b</w:t>
            </w:r>
            <w:r w:rsidRPr="005D7FBB">
              <w:t>inary_operator [</w:t>
            </w:r>
            <w:r>
              <w:t>static_name + offset</w:t>
            </w:r>
            <w:r w:rsidRPr="005D7FBB">
              <w:t xml:space="preserve">], </w:t>
            </w:r>
            <w:r>
              <w:t>register</w:t>
            </w:r>
          </w:p>
          <w:p w14:paraId="4ACC9735" w14:textId="77777777" w:rsidR="00E2061C" w:rsidRDefault="00E2061C" w:rsidP="00DA2EEA">
            <w:pPr>
              <w:spacing w:before="0" w:after="40"/>
            </w:pPr>
            <w:r>
              <w:t>b</w:t>
            </w:r>
            <w:r w:rsidRPr="005D7FBB">
              <w:t>inary_operator [</w:t>
            </w:r>
            <w:r>
              <w:t>static_name + offset</w:t>
            </w:r>
            <w:r w:rsidRPr="005D7FBB">
              <w:t xml:space="preserve">], </w:t>
            </w:r>
            <w:r>
              <w:t>static_name</w:t>
            </w:r>
          </w:p>
          <w:p w14:paraId="1E02A522" w14:textId="68B53330" w:rsidR="00E2061C" w:rsidRPr="00A63B27" w:rsidRDefault="00E2061C" w:rsidP="00DA2EEA">
            <w:pPr>
              <w:spacing w:before="0" w:after="40"/>
            </w:pPr>
            <w:r>
              <w:t>b</w:t>
            </w:r>
            <w:r w:rsidRPr="005D7FBB">
              <w:t>inary_operator [</w:t>
            </w:r>
            <w:r>
              <w:t>static_name + offset</w:t>
            </w:r>
            <w:r w:rsidRPr="005D7FBB">
              <w:t xml:space="preserve">], </w:t>
            </w:r>
            <w:r>
              <w:t>integer_value</w:t>
            </w:r>
          </w:p>
        </w:tc>
        <w:tc>
          <w:tcPr>
            <w:tcW w:w="2267" w:type="dxa"/>
          </w:tcPr>
          <w:p w14:paraId="6685CA63" w14:textId="77777777" w:rsidR="00E2061C" w:rsidRDefault="00E2061C" w:rsidP="00DA2EEA">
            <w:pPr>
              <w:spacing w:before="0" w:after="40"/>
              <w:rPr>
                <w:highlight w:val="white"/>
              </w:rPr>
            </w:pPr>
            <w:r>
              <w:rPr>
                <w:highlight w:val="white"/>
              </w:rPr>
              <w:t>mov [bp + 2], bx</w:t>
            </w:r>
          </w:p>
          <w:p w14:paraId="35B22B48" w14:textId="77777777" w:rsidR="00E2061C" w:rsidRDefault="00E2061C" w:rsidP="00DA2EEA">
            <w:pPr>
              <w:spacing w:before="0" w:after="40"/>
              <w:rPr>
                <w:highlight w:val="white"/>
              </w:rPr>
            </w:pPr>
            <w:r>
              <w:rPr>
                <w:highlight w:val="white"/>
              </w:rPr>
              <w:t>add [bp + 2], stdin</w:t>
            </w:r>
          </w:p>
          <w:p w14:paraId="0F33318A" w14:textId="77777777" w:rsidR="00E2061C" w:rsidRDefault="00E2061C" w:rsidP="00DA2EEA">
            <w:pPr>
              <w:spacing w:before="0" w:after="40"/>
              <w:rPr>
                <w:highlight w:val="white"/>
              </w:rPr>
            </w:pPr>
            <w:r>
              <w:rPr>
                <w:highlight w:val="white"/>
              </w:rPr>
              <w:t>sub [bp + 2], 123</w:t>
            </w:r>
          </w:p>
          <w:p w14:paraId="3A004071" w14:textId="77777777" w:rsidR="00E2061C" w:rsidRDefault="00E2061C" w:rsidP="00DA2EEA">
            <w:pPr>
              <w:spacing w:before="0" w:after="40"/>
              <w:rPr>
                <w:highlight w:val="white"/>
              </w:rPr>
            </w:pPr>
            <w:r>
              <w:rPr>
                <w:highlight w:val="white"/>
              </w:rPr>
              <w:t>mov [stdin + 4], bx</w:t>
            </w:r>
          </w:p>
          <w:p w14:paraId="36B50991" w14:textId="77777777" w:rsidR="00E2061C" w:rsidRDefault="00E2061C" w:rsidP="00DA2EEA">
            <w:pPr>
              <w:spacing w:before="0" w:after="40"/>
              <w:rPr>
                <w:highlight w:val="white"/>
              </w:rPr>
            </w:pPr>
            <w:r>
              <w:rPr>
                <w:highlight w:val="white"/>
              </w:rPr>
              <w:t>add [stdin + 4], stdin</w:t>
            </w:r>
          </w:p>
          <w:p w14:paraId="4ADBDF29" w14:textId="7900F084" w:rsidR="00E2061C" w:rsidRDefault="00E2061C" w:rsidP="00DA2EEA">
            <w:pPr>
              <w:spacing w:before="0" w:after="40"/>
              <w:rPr>
                <w:highlight w:val="white"/>
              </w:rPr>
            </w:pPr>
            <w:r>
              <w:rPr>
                <w:highlight w:val="white"/>
              </w:rPr>
              <w:t>sub [stdin + 4], 123</w:t>
            </w:r>
          </w:p>
        </w:tc>
      </w:tr>
      <w:tr w:rsidR="00E2061C" w14:paraId="62E8B109" w14:textId="77777777" w:rsidTr="00DA2EEA">
        <w:tc>
          <w:tcPr>
            <w:tcW w:w="1271" w:type="dxa"/>
          </w:tcPr>
          <w:p w14:paraId="3CE8E7E7" w14:textId="77777777" w:rsidR="00E2061C" w:rsidRDefault="00E2061C" w:rsidP="00DA2EEA">
            <w:pPr>
              <w:spacing w:before="0" w:after="40"/>
              <w:rPr>
                <w:highlight w:val="white"/>
              </w:rPr>
            </w:pPr>
            <w:r>
              <w:rPr>
                <w:highlight w:val="white"/>
              </w:rPr>
              <w:t>3</w:t>
            </w:r>
          </w:p>
        </w:tc>
        <w:tc>
          <w:tcPr>
            <w:tcW w:w="5812" w:type="dxa"/>
          </w:tcPr>
          <w:p w14:paraId="4E155891" w14:textId="77777777" w:rsidR="00E2061C" w:rsidRDefault="00E2061C" w:rsidP="00DA2EEA">
            <w:pPr>
              <w:spacing w:before="0" w:after="40"/>
            </w:pPr>
            <w:r>
              <w:t>b</w:t>
            </w:r>
            <w:r w:rsidRPr="005D7FBB">
              <w:t xml:space="preserve">inary_operator </w:t>
            </w:r>
            <w:r>
              <w:t xml:space="preserve">register, </w:t>
            </w:r>
            <w:r w:rsidRPr="005D7FBB">
              <w:t>[</w:t>
            </w:r>
            <w:r>
              <w:t>register + offset</w:t>
            </w:r>
            <w:r w:rsidRPr="005D7FBB">
              <w:t xml:space="preserve">] </w:t>
            </w:r>
          </w:p>
          <w:p w14:paraId="23F38FBD" w14:textId="77777777" w:rsidR="00E2061C" w:rsidRDefault="00E2061C" w:rsidP="00DA2EEA">
            <w:pPr>
              <w:spacing w:before="0" w:after="40"/>
            </w:pPr>
            <w:r>
              <w:t>b</w:t>
            </w:r>
            <w:r w:rsidRPr="005D7FBB">
              <w:t xml:space="preserve">inary_operator </w:t>
            </w:r>
            <w:r>
              <w:t xml:space="preserve">register, </w:t>
            </w:r>
            <w:r w:rsidRPr="005D7FBB">
              <w:t>[</w:t>
            </w:r>
            <w:r>
              <w:t>static_name + offset</w:t>
            </w:r>
            <w:r w:rsidRPr="005D7FBB">
              <w:t xml:space="preserve">] </w:t>
            </w:r>
          </w:p>
          <w:p w14:paraId="4F1B1DD0" w14:textId="77777777" w:rsidR="00E2061C" w:rsidRDefault="00E2061C" w:rsidP="00DA2EEA">
            <w:pPr>
              <w:spacing w:before="0" w:after="40"/>
            </w:pPr>
            <w:r>
              <w:t>b</w:t>
            </w:r>
            <w:r w:rsidRPr="005D7FBB">
              <w:t xml:space="preserve">inary_operator </w:t>
            </w:r>
            <w:r>
              <w:t xml:space="preserve">static_name, </w:t>
            </w:r>
            <w:r w:rsidRPr="005D7FBB">
              <w:t>[</w:t>
            </w:r>
            <w:r>
              <w:t>register + offset</w:t>
            </w:r>
            <w:r w:rsidRPr="005D7FBB">
              <w:t xml:space="preserve">] </w:t>
            </w:r>
          </w:p>
          <w:p w14:paraId="47374F55" w14:textId="04C13784" w:rsidR="00E2061C" w:rsidRPr="00840C24" w:rsidRDefault="00E2061C" w:rsidP="00DA2EEA">
            <w:pPr>
              <w:spacing w:before="0" w:after="40"/>
            </w:pPr>
            <w:r>
              <w:t>b</w:t>
            </w:r>
            <w:r w:rsidRPr="005D7FBB">
              <w:t xml:space="preserve">inary_operator </w:t>
            </w:r>
            <w:r>
              <w:t xml:space="preserve">static_name, </w:t>
            </w:r>
            <w:r w:rsidRPr="005D7FBB">
              <w:t>[</w:t>
            </w:r>
            <w:r>
              <w:t>static_name + offset</w:t>
            </w:r>
            <w:r w:rsidRPr="005D7FBB">
              <w:t xml:space="preserve">] </w:t>
            </w:r>
          </w:p>
        </w:tc>
        <w:tc>
          <w:tcPr>
            <w:tcW w:w="2267" w:type="dxa"/>
          </w:tcPr>
          <w:p w14:paraId="2FEB3830" w14:textId="77777777" w:rsidR="00E2061C" w:rsidRDefault="00E2061C" w:rsidP="00DA2EEA">
            <w:pPr>
              <w:spacing w:before="0" w:after="40"/>
              <w:rPr>
                <w:highlight w:val="white"/>
              </w:rPr>
            </w:pPr>
            <w:r>
              <w:rPr>
                <w:highlight w:val="white"/>
              </w:rPr>
              <w:t>mov ax, [bp + 2]</w:t>
            </w:r>
          </w:p>
          <w:p w14:paraId="6DD747C6" w14:textId="77777777" w:rsidR="00E2061C" w:rsidRDefault="00E2061C" w:rsidP="00DA2EEA">
            <w:pPr>
              <w:spacing w:before="0" w:after="40"/>
              <w:rPr>
                <w:highlight w:val="white"/>
              </w:rPr>
            </w:pPr>
            <w:r>
              <w:rPr>
                <w:highlight w:val="white"/>
              </w:rPr>
              <w:t>add ax, [stdin +4]</w:t>
            </w:r>
          </w:p>
          <w:p w14:paraId="76441CD2" w14:textId="65E325EF" w:rsidR="00E2061C" w:rsidRDefault="00E2061C" w:rsidP="00DA2EEA">
            <w:pPr>
              <w:spacing w:before="0" w:after="40"/>
              <w:rPr>
                <w:highlight w:val="white"/>
              </w:rPr>
            </w:pPr>
            <w:r>
              <w:rPr>
                <w:highlight w:val="white"/>
              </w:rPr>
              <w:t>cmp stdin, [</w:t>
            </w:r>
            <w:r w:rsidR="00CE7A99">
              <w:rPr>
                <w:highlight w:val="white"/>
              </w:rPr>
              <w:t>bp + 2</w:t>
            </w:r>
            <w:r>
              <w:rPr>
                <w:highlight w:val="white"/>
              </w:rPr>
              <w:t>]</w:t>
            </w:r>
          </w:p>
          <w:p w14:paraId="18327615" w14:textId="56332FE5" w:rsidR="00E2061C" w:rsidRDefault="00E2061C" w:rsidP="00CE7A99">
            <w:pPr>
              <w:spacing w:before="0" w:after="40"/>
              <w:rPr>
                <w:highlight w:val="white"/>
              </w:rPr>
            </w:pPr>
            <w:r>
              <w:rPr>
                <w:highlight w:val="white"/>
              </w:rPr>
              <w:t>cmp stdin, [stdin + 4]</w:t>
            </w:r>
          </w:p>
        </w:tc>
      </w:tr>
      <w:tr w:rsidR="00E2061C" w14:paraId="1CC90D60" w14:textId="77777777" w:rsidTr="00DA2EEA">
        <w:tc>
          <w:tcPr>
            <w:tcW w:w="1271" w:type="dxa"/>
          </w:tcPr>
          <w:p w14:paraId="13DC82F5" w14:textId="77777777" w:rsidR="00E2061C" w:rsidRDefault="00E2061C" w:rsidP="00DA2EEA">
            <w:pPr>
              <w:spacing w:before="0" w:after="40"/>
              <w:rPr>
                <w:highlight w:val="white"/>
              </w:rPr>
            </w:pPr>
            <w:r>
              <w:rPr>
                <w:highlight w:val="white"/>
              </w:rPr>
              <w:t>4</w:t>
            </w:r>
          </w:p>
        </w:tc>
        <w:tc>
          <w:tcPr>
            <w:tcW w:w="5812" w:type="dxa"/>
          </w:tcPr>
          <w:p w14:paraId="0D98BEEF" w14:textId="77777777" w:rsidR="00E2061C" w:rsidRDefault="00E2061C" w:rsidP="00DA2EEA">
            <w:pPr>
              <w:spacing w:before="0" w:after="40"/>
            </w:pPr>
            <w:r>
              <w:t>unary</w:t>
            </w:r>
            <w:r w:rsidRPr="005D7FBB">
              <w:t xml:space="preserve">_operator </w:t>
            </w:r>
            <w:r>
              <w:t>register</w:t>
            </w:r>
          </w:p>
          <w:p w14:paraId="37E186B4" w14:textId="77777777" w:rsidR="00E2061C" w:rsidRDefault="00E2061C" w:rsidP="00DA2EEA">
            <w:pPr>
              <w:spacing w:before="0" w:after="40"/>
              <w:rPr>
                <w:highlight w:val="white"/>
              </w:rPr>
            </w:pPr>
            <w:r>
              <w:t>unary</w:t>
            </w:r>
            <w:r w:rsidRPr="005D7FBB">
              <w:t xml:space="preserve">_operator </w:t>
            </w:r>
            <w:r>
              <w:t>integer_value</w:t>
            </w:r>
          </w:p>
        </w:tc>
        <w:tc>
          <w:tcPr>
            <w:tcW w:w="2267" w:type="dxa"/>
          </w:tcPr>
          <w:p w14:paraId="61F983DA" w14:textId="77777777" w:rsidR="00E2061C" w:rsidRDefault="00E2061C" w:rsidP="00DA2EEA">
            <w:pPr>
              <w:spacing w:before="0" w:after="40"/>
              <w:rPr>
                <w:highlight w:val="white"/>
              </w:rPr>
            </w:pPr>
            <w:r>
              <w:rPr>
                <w:highlight w:val="white"/>
              </w:rPr>
              <w:t>inc ax</w:t>
            </w:r>
          </w:p>
          <w:p w14:paraId="3C442194" w14:textId="77777777" w:rsidR="00E2061C" w:rsidRDefault="00E2061C" w:rsidP="00DA2EEA">
            <w:pPr>
              <w:spacing w:before="0" w:after="40"/>
              <w:rPr>
                <w:highlight w:val="white"/>
              </w:rPr>
            </w:pPr>
            <w:r>
              <w:rPr>
                <w:highlight w:val="white"/>
              </w:rPr>
              <w:t>int 33</w:t>
            </w:r>
          </w:p>
        </w:tc>
      </w:tr>
      <w:tr w:rsidR="00E2061C" w14:paraId="78355474" w14:textId="77777777" w:rsidTr="00DA2EEA">
        <w:tc>
          <w:tcPr>
            <w:tcW w:w="1271" w:type="dxa"/>
          </w:tcPr>
          <w:p w14:paraId="6812D0D9" w14:textId="77777777" w:rsidR="00E2061C" w:rsidRDefault="00E2061C" w:rsidP="00DA2EEA">
            <w:pPr>
              <w:spacing w:before="0" w:after="40"/>
              <w:rPr>
                <w:highlight w:val="white"/>
              </w:rPr>
            </w:pPr>
            <w:r>
              <w:rPr>
                <w:highlight w:val="white"/>
              </w:rPr>
              <w:lastRenderedPageBreak/>
              <w:t>5</w:t>
            </w:r>
          </w:p>
        </w:tc>
        <w:tc>
          <w:tcPr>
            <w:tcW w:w="5812" w:type="dxa"/>
          </w:tcPr>
          <w:p w14:paraId="34E2FEC8" w14:textId="77777777" w:rsidR="00E2061C" w:rsidRDefault="00E2061C" w:rsidP="00DA2EEA">
            <w:pPr>
              <w:spacing w:before="0" w:after="40"/>
            </w:pPr>
            <w:r>
              <w:t>unary</w:t>
            </w:r>
            <w:r w:rsidRPr="005D7FBB">
              <w:t>_operator [</w:t>
            </w:r>
            <w:r>
              <w:t>register + offset</w:t>
            </w:r>
            <w:r w:rsidRPr="005D7FBB">
              <w:t>]</w:t>
            </w:r>
          </w:p>
          <w:p w14:paraId="0355125B" w14:textId="77777777" w:rsidR="00E2061C" w:rsidRDefault="00E2061C" w:rsidP="00DA2EEA">
            <w:pPr>
              <w:spacing w:before="0" w:after="40"/>
            </w:pPr>
            <w:r>
              <w:t>unary</w:t>
            </w:r>
            <w:r w:rsidRPr="005D7FBB">
              <w:t>_operator [</w:t>
            </w:r>
            <w:r>
              <w:t>static_name + offset</w:t>
            </w:r>
            <w:r w:rsidRPr="005D7FBB">
              <w:t>]</w:t>
            </w:r>
          </w:p>
          <w:p w14:paraId="71ADDC69" w14:textId="77777777" w:rsidR="00E2061C" w:rsidRPr="00A41868" w:rsidRDefault="00E2061C" w:rsidP="00DA2EEA">
            <w:pPr>
              <w:spacing w:before="0" w:after="40"/>
            </w:pPr>
            <w:r>
              <w:t>unary</w:t>
            </w:r>
            <w:r w:rsidRPr="005D7FBB">
              <w:t>_operator [</w:t>
            </w:r>
            <w:r>
              <w:t>offset</w:t>
            </w:r>
            <w:r w:rsidRPr="005D7FBB">
              <w:t>]</w:t>
            </w:r>
          </w:p>
        </w:tc>
        <w:tc>
          <w:tcPr>
            <w:tcW w:w="2267" w:type="dxa"/>
          </w:tcPr>
          <w:p w14:paraId="35EDA08F" w14:textId="77777777" w:rsidR="00E2061C" w:rsidRDefault="00E2061C" w:rsidP="00DA2EEA">
            <w:pPr>
              <w:spacing w:before="0" w:after="40"/>
              <w:rPr>
                <w:highlight w:val="white"/>
              </w:rPr>
            </w:pPr>
          </w:p>
        </w:tc>
      </w:tr>
      <w:tr w:rsidR="00E2061C" w14:paraId="60D74369" w14:textId="77777777" w:rsidTr="00DA2EEA">
        <w:tc>
          <w:tcPr>
            <w:tcW w:w="1271" w:type="dxa"/>
          </w:tcPr>
          <w:p w14:paraId="30F5E36C" w14:textId="77777777" w:rsidR="00E2061C" w:rsidRDefault="00E2061C" w:rsidP="00DA2EEA">
            <w:pPr>
              <w:spacing w:before="0" w:after="40"/>
              <w:rPr>
                <w:highlight w:val="white"/>
              </w:rPr>
            </w:pPr>
            <w:r>
              <w:rPr>
                <w:highlight w:val="white"/>
              </w:rPr>
              <w:t>6</w:t>
            </w:r>
          </w:p>
        </w:tc>
        <w:tc>
          <w:tcPr>
            <w:tcW w:w="5812" w:type="dxa"/>
          </w:tcPr>
          <w:p w14:paraId="642274AF" w14:textId="77777777" w:rsidR="00E2061C" w:rsidRDefault="00E2061C" w:rsidP="00DA2EEA">
            <w:pPr>
              <w:spacing w:before="0" w:after="40"/>
              <w:rPr>
                <w:highlight w:val="white"/>
              </w:rPr>
            </w:pPr>
            <w:r>
              <w:rPr>
                <w:highlight w:val="white"/>
              </w:rPr>
              <w:t>operator_without_operands</w:t>
            </w:r>
          </w:p>
        </w:tc>
        <w:tc>
          <w:tcPr>
            <w:tcW w:w="2267" w:type="dxa"/>
          </w:tcPr>
          <w:p w14:paraId="18E33E3C" w14:textId="77777777" w:rsidR="00E2061C" w:rsidRDefault="00E2061C" w:rsidP="00DA2EEA">
            <w:pPr>
              <w:spacing w:before="0" w:after="40"/>
              <w:rPr>
                <w:highlight w:val="white"/>
              </w:rPr>
            </w:pPr>
          </w:p>
        </w:tc>
      </w:tr>
    </w:tbl>
    <w:p w14:paraId="0AC5AF45" w14:textId="77777777" w:rsidR="00E2061C" w:rsidRPr="002B63B5" w:rsidRDefault="00E2061C" w:rsidP="002B63B5">
      <w:pPr>
        <w:pStyle w:val="Code"/>
        <w:rPr>
          <w:highlight w:val="white"/>
        </w:rPr>
      </w:pPr>
    </w:p>
    <w:p w14:paraId="144A07A8" w14:textId="77777777" w:rsidR="002B63B5" w:rsidRPr="002B63B5" w:rsidRDefault="002B63B5" w:rsidP="002B63B5">
      <w:pPr>
        <w:pStyle w:val="Code"/>
        <w:rPr>
          <w:highlight w:val="white"/>
        </w:rPr>
      </w:pPr>
      <w:r w:rsidRPr="002B63B5">
        <w:rPr>
          <w:highlight w:val="white"/>
        </w:rPr>
        <w:t xml:space="preserve">      // mov ax, [bp + 2]</w:t>
      </w:r>
    </w:p>
    <w:p w14:paraId="77146CA1" w14:textId="77777777" w:rsidR="002B63B5" w:rsidRPr="002B63B5" w:rsidRDefault="002B63B5" w:rsidP="002B63B5">
      <w:pPr>
        <w:pStyle w:val="Code"/>
        <w:rPr>
          <w:highlight w:val="white"/>
        </w:rPr>
      </w:pPr>
      <w:r w:rsidRPr="002B63B5">
        <w:rPr>
          <w:highlight w:val="white"/>
        </w:rPr>
        <w:t xml:space="preserve">      else if ((operand0 is Register) &amp;&amp; (operand1 is Register) &amp;&amp;</w:t>
      </w:r>
    </w:p>
    <w:p w14:paraId="659849F5" w14:textId="77777777" w:rsidR="002B63B5" w:rsidRPr="002B63B5" w:rsidRDefault="002B63B5" w:rsidP="002B63B5">
      <w:pPr>
        <w:pStyle w:val="Code"/>
        <w:rPr>
          <w:highlight w:val="white"/>
        </w:rPr>
      </w:pPr>
      <w:r w:rsidRPr="002B63B5">
        <w:rPr>
          <w:highlight w:val="white"/>
        </w:rPr>
        <w:t xml:space="preserve">               (operand2 is int)) {</w:t>
      </w:r>
    </w:p>
    <w:p w14:paraId="1E5A2462" w14:textId="77777777" w:rsidR="002B63B5" w:rsidRPr="002B63B5" w:rsidRDefault="002B63B5" w:rsidP="002B63B5">
      <w:pPr>
        <w:pStyle w:val="Code"/>
        <w:rPr>
          <w:highlight w:val="white"/>
        </w:rPr>
      </w:pPr>
      <w:r w:rsidRPr="002B63B5">
        <w:rPr>
          <w:highlight w:val="white"/>
        </w:rPr>
        <w:t xml:space="preserve">        Register toRegister = (Register) operand0,</w:t>
      </w:r>
    </w:p>
    <w:p w14:paraId="0332780E" w14:textId="77777777" w:rsidR="002B63B5" w:rsidRPr="002B63B5" w:rsidRDefault="002B63B5" w:rsidP="002B63B5">
      <w:pPr>
        <w:pStyle w:val="Code"/>
        <w:rPr>
          <w:highlight w:val="white"/>
        </w:rPr>
      </w:pPr>
      <w:r w:rsidRPr="002B63B5">
        <w:rPr>
          <w:highlight w:val="white"/>
        </w:rPr>
        <w:t xml:space="preserve">                 baseRegister = (Register) operand1;</w:t>
      </w:r>
    </w:p>
    <w:p w14:paraId="42346A42" w14:textId="77777777" w:rsidR="002B63B5" w:rsidRPr="002B63B5" w:rsidRDefault="002B63B5" w:rsidP="002B63B5">
      <w:pPr>
        <w:pStyle w:val="Code"/>
        <w:rPr>
          <w:highlight w:val="white"/>
        </w:rPr>
      </w:pPr>
      <w:r w:rsidRPr="002B63B5">
        <w:rPr>
          <w:highlight w:val="white"/>
        </w:rPr>
        <w:t xml:space="preserve">        int offset = (int) operand2;</w:t>
      </w:r>
    </w:p>
    <w:p w14:paraId="6FDD3028" w14:textId="77777777" w:rsidR="002B63B5" w:rsidRPr="002B63B5" w:rsidRDefault="002B63B5" w:rsidP="002B63B5">
      <w:pPr>
        <w:pStyle w:val="Code"/>
        <w:rPr>
          <w:highlight w:val="white"/>
        </w:rPr>
      </w:pPr>
      <w:r w:rsidRPr="002B63B5">
        <w:rPr>
          <w:highlight w:val="white"/>
        </w:rPr>
        <w:t xml:space="preserve">        int size = SizeOfValue(offset);</w:t>
      </w:r>
    </w:p>
    <w:p w14:paraId="138D58A2" w14:textId="77777777" w:rsidR="002B63B5" w:rsidRPr="002B63B5" w:rsidRDefault="002B63B5" w:rsidP="002B63B5">
      <w:pPr>
        <w:pStyle w:val="Code"/>
        <w:rPr>
          <w:highlight w:val="white"/>
        </w:rPr>
      </w:pPr>
      <w:r w:rsidRPr="002B63B5">
        <w:rPr>
          <w:highlight w:val="white"/>
        </w:rPr>
        <w:t xml:space="preserve">        List&lt;byte&gt; byteList =</w:t>
      </w:r>
    </w:p>
    <w:p w14:paraId="308DFA1F" w14:textId="77777777" w:rsidR="002B63B5" w:rsidRPr="002B63B5" w:rsidRDefault="002B63B5" w:rsidP="002B63B5">
      <w:pPr>
        <w:pStyle w:val="Code"/>
        <w:rPr>
          <w:highlight w:val="white"/>
        </w:rPr>
      </w:pPr>
      <w:r w:rsidRPr="002B63B5">
        <w:rPr>
          <w:highlight w:val="white"/>
        </w:rPr>
        <w:t xml:space="preserve">          LookupByteArray(Operator, toRegister, baseRegister, size);</w:t>
      </w:r>
    </w:p>
    <w:p w14:paraId="51C144BD" w14:textId="77777777" w:rsidR="002B63B5" w:rsidRPr="002B63B5" w:rsidRDefault="002B63B5" w:rsidP="002B63B5">
      <w:pPr>
        <w:pStyle w:val="Code"/>
        <w:rPr>
          <w:highlight w:val="white"/>
        </w:rPr>
      </w:pPr>
      <w:r w:rsidRPr="002B63B5">
        <w:rPr>
          <w:highlight w:val="white"/>
        </w:rPr>
        <w:t xml:space="preserve">        LoadByteList(byteList, byteList.Count - size, size, offset);</w:t>
      </w:r>
    </w:p>
    <w:p w14:paraId="7E76D974" w14:textId="77777777" w:rsidR="002B63B5" w:rsidRPr="002B63B5" w:rsidRDefault="002B63B5" w:rsidP="002B63B5">
      <w:pPr>
        <w:pStyle w:val="Code"/>
        <w:rPr>
          <w:highlight w:val="white"/>
        </w:rPr>
      </w:pPr>
      <w:r w:rsidRPr="002B63B5">
        <w:rPr>
          <w:highlight w:val="white"/>
        </w:rPr>
        <w:t xml:space="preserve">        return byteList; </w:t>
      </w:r>
    </w:p>
    <w:p w14:paraId="30812C54" w14:textId="77777777" w:rsidR="002B63B5" w:rsidRPr="002B63B5" w:rsidRDefault="002B63B5" w:rsidP="002B63B5">
      <w:pPr>
        <w:pStyle w:val="Code"/>
        <w:rPr>
          <w:highlight w:val="white"/>
        </w:rPr>
      </w:pPr>
      <w:r w:rsidRPr="002B63B5">
        <w:rPr>
          <w:highlight w:val="white"/>
        </w:rPr>
        <w:t xml:space="preserve">      }</w:t>
      </w:r>
    </w:p>
    <w:p w14:paraId="668E6FA6" w14:textId="77777777" w:rsidR="002B63B5" w:rsidRPr="002B63B5" w:rsidRDefault="002B63B5" w:rsidP="002B63B5">
      <w:pPr>
        <w:pStyle w:val="Code"/>
        <w:rPr>
          <w:highlight w:val="white"/>
        </w:rPr>
      </w:pPr>
      <w:r w:rsidRPr="002B63B5">
        <w:rPr>
          <w:highlight w:val="white"/>
        </w:rPr>
        <w:t xml:space="preserve">      // mov ax, [global + 4]; mov ax, [null + 4]</w:t>
      </w:r>
    </w:p>
    <w:p w14:paraId="015E2B0B" w14:textId="77777777" w:rsidR="002B63B5" w:rsidRPr="002B63B5" w:rsidRDefault="002B63B5" w:rsidP="002B63B5">
      <w:pPr>
        <w:pStyle w:val="Code"/>
        <w:rPr>
          <w:highlight w:val="white"/>
        </w:rPr>
      </w:pPr>
      <w:r w:rsidRPr="002B63B5">
        <w:rPr>
          <w:highlight w:val="white"/>
        </w:rPr>
        <w:t xml:space="preserve">      else if (((operand0 is Register) &amp;&amp; (operand1 is string) &amp;&amp;</w:t>
      </w:r>
    </w:p>
    <w:p w14:paraId="14A60284" w14:textId="77777777" w:rsidR="002B63B5" w:rsidRPr="002B63B5" w:rsidRDefault="002B63B5" w:rsidP="002B63B5">
      <w:pPr>
        <w:pStyle w:val="Code"/>
        <w:rPr>
          <w:highlight w:val="white"/>
        </w:rPr>
      </w:pPr>
      <w:r w:rsidRPr="002B63B5">
        <w:rPr>
          <w:highlight w:val="white"/>
        </w:rPr>
        <w:t xml:space="preserve">                (operand2 is int)) || ((operand0 is Register) &amp;&amp;</w:t>
      </w:r>
    </w:p>
    <w:p w14:paraId="3FBB3A4D" w14:textId="77777777" w:rsidR="002B63B5" w:rsidRPr="002B63B5" w:rsidRDefault="002B63B5" w:rsidP="002B63B5">
      <w:pPr>
        <w:pStyle w:val="Code"/>
        <w:rPr>
          <w:highlight w:val="white"/>
        </w:rPr>
      </w:pPr>
      <w:r w:rsidRPr="002B63B5">
        <w:rPr>
          <w:highlight w:val="white"/>
        </w:rPr>
        <w:t xml:space="preserve">                (operand1 == null) &amp;&amp; (operand2 is int))) {</w:t>
      </w:r>
    </w:p>
    <w:p w14:paraId="0CB871BB" w14:textId="77777777" w:rsidR="002B63B5" w:rsidRPr="002B63B5" w:rsidRDefault="002B63B5" w:rsidP="002B63B5">
      <w:pPr>
        <w:pStyle w:val="Code"/>
        <w:rPr>
          <w:highlight w:val="white"/>
        </w:rPr>
      </w:pPr>
      <w:r w:rsidRPr="002B63B5">
        <w:rPr>
          <w:highlight w:val="white"/>
        </w:rPr>
        <w:t xml:space="preserve">        Register toRegister = (Register) operand0;</w:t>
      </w:r>
    </w:p>
    <w:p w14:paraId="1AEFD553" w14:textId="77777777" w:rsidR="002B63B5" w:rsidRPr="002B63B5" w:rsidRDefault="002B63B5" w:rsidP="002B63B5">
      <w:pPr>
        <w:pStyle w:val="Code"/>
        <w:rPr>
          <w:highlight w:val="white"/>
        </w:rPr>
      </w:pPr>
      <w:r w:rsidRPr="002B63B5">
        <w:rPr>
          <w:highlight w:val="white"/>
        </w:rPr>
        <w:t xml:space="preserve">        int offset = (int) operand2;</w:t>
      </w:r>
    </w:p>
    <w:p w14:paraId="7DD78214" w14:textId="77777777" w:rsidR="002B63B5" w:rsidRPr="002B63B5" w:rsidRDefault="002B63B5" w:rsidP="002B63B5">
      <w:pPr>
        <w:pStyle w:val="Code"/>
        <w:rPr>
          <w:highlight w:val="white"/>
        </w:rPr>
      </w:pPr>
      <w:r w:rsidRPr="002B63B5">
        <w:rPr>
          <w:highlight w:val="white"/>
        </w:rPr>
        <w:t xml:space="preserve">        List&lt;byte&gt; byteList =</w:t>
      </w:r>
    </w:p>
    <w:p w14:paraId="4FA62A8E" w14:textId="77777777" w:rsidR="002B63B5" w:rsidRPr="002B63B5" w:rsidRDefault="002B63B5" w:rsidP="002B63B5">
      <w:pPr>
        <w:pStyle w:val="Code"/>
        <w:rPr>
          <w:highlight w:val="white"/>
        </w:rPr>
      </w:pPr>
      <w:r w:rsidRPr="002B63B5">
        <w:rPr>
          <w:highlight w:val="white"/>
        </w:rPr>
        <w:t xml:space="preserve">          LookupByteArray(Operator, toRegister, null, TypeSize.PointerSize);</w:t>
      </w:r>
    </w:p>
    <w:p w14:paraId="34BB7C01" w14:textId="77777777" w:rsidR="002B63B5" w:rsidRPr="002B63B5" w:rsidRDefault="002B63B5" w:rsidP="002B63B5">
      <w:pPr>
        <w:pStyle w:val="Code"/>
        <w:rPr>
          <w:highlight w:val="white"/>
        </w:rPr>
      </w:pPr>
      <w:r w:rsidRPr="002B63B5">
        <w:rPr>
          <w:highlight w:val="white"/>
        </w:rPr>
        <w:t xml:space="preserve">        LoadByteList(byteList, byteList.Count - TypeSize.PointerSize,</w:t>
      </w:r>
    </w:p>
    <w:p w14:paraId="1790F3DA" w14:textId="77777777" w:rsidR="002B63B5" w:rsidRPr="002B63B5" w:rsidRDefault="002B63B5" w:rsidP="002B63B5">
      <w:pPr>
        <w:pStyle w:val="Code"/>
        <w:rPr>
          <w:highlight w:val="white"/>
        </w:rPr>
      </w:pPr>
      <w:r w:rsidRPr="002B63B5">
        <w:rPr>
          <w:highlight w:val="white"/>
        </w:rPr>
        <w:t xml:space="preserve">                     TypeSize.PointerSize, offset);</w:t>
      </w:r>
    </w:p>
    <w:p w14:paraId="2EE7C298" w14:textId="77777777" w:rsidR="002B63B5" w:rsidRPr="002B63B5" w:rsidRDefault="002B63B5" w:rsidP="002B63B5">
      <w:pPr>
        <w:pStyle w:val="Code"/>
        <w:rPr>
          <w:highlight w:val="white"/>
        </w:rPr>
      </w:pPr>
      <w:r w:rsidRPr="002B63B5">
        <w:rPr>
          <w:highlight w:val="white"/>
        </w:rPr>
        <w:t xml:space="preserve">        return byteList; </w:t>
      </w:r>
    </w:p>
    <w:p w14:paraId="0C21173D" w14:textId="77777777" w:rsidR="002B63B5" w:rsidRPr="002B63B5" w:rsidRDefault="002B63B5" w:rsidP="002B63B5">
      <w:pPr>
        <w:pStyle w:val="Code"/>
        <w:rPr>
          <w:highlight w:val="white"/>
        </w:rPr>
      </w:pPr>
      <w:r w:rsidRPr="002B63B5">
        <w:rPr>
          <w:highlight w:val="white"/>
        </w:rPr>
        <w:t xml:space="preserve">      }</w:t>
      </w:r>
    </w:p>
    <w:p w14:paraId="6C8546B7" w14:textId="77777777" w:rsidR="002B63B5" w:rsidRPr="002B63B5" w:rsidRDefault="002B63B5" w:rsidP="002B63B5">
      <w:pPr>
        <w:pStyle w:val="Code"/>
        <w:rPr>
          <w:highlight w:val="white"/>
        </w:rPr>
      </w:pPr>
      <w:r w:rsidRPr="002B63B5">
        <w:rPr>
          <w:highlight w:val="white"/>
        </w:rPr>
        <w:t xml:space="preserve">      // mov [bp + 2], ax</w:t>
      </w:r>
    </w:p>
    <w:p w14:paraId="4FF6C63A" w14:textId="77777777" w:rsidR="002B63B5" w:rsidRPr="002B63B5" w:rsidRDefault="002B63B5" w:rsidP="002B63B5">
      <w:pPr>
        <w:pStyle w:val="Code"/>
        <w:rPr>
          <w:highlight w:val="white"/>
        </w:rPr>
      </w:pPr>
      <w:r w:rsidRPr="002B63B5">
        <w:rPr>
          <w:highlight w:val="white"/>
        </w:rPr>
        <w:t xml:space="preserve">      else if ((operand0 is Register) &amp;&amp; (operand1 is int) &amp;&amp;</w:t>
      </w:r>
    </w:p>
    <w:p w14:paraId="491F80B4" w14:textId="77777777" w:rsidR="002B63B5" w:rsidRPr="002B63B5" w:rsidRDefault="002B63B5" w:rsidP="002B63B5">
      <w:pPr>
        <w:pStyle w:val="Code"/>
        <w:rPr>
          <w:highlight w:val="white"/>
        </w:rPr>
      </w:pPr>
      <w:r w:rsidRPr="002B63B5">
        <w:rPr>
          <w:highlight w:val="white"/>
        </w:rPr>
        <w:t xml:space="preserve">               (operand2 is Register)) {</w:t>
      </w:r>
    </w:p>
    <w:p w14:paraId="589946DE" w14:textId="77777777" w:rsidR="002B63B5" w:rsidRPr="002B63B5" w:rsidRDefault="002B63B5" w:rsidP="002B63B5">
      <w:pPr>
        <w:pStyle w:val="Code"/>
        <w:rPr>
          <w:highlight w:val="white"/>
        </w:rPr>
      </w:pPr>
      <w:r w:rsidRPr="002B63B5">
        <w:rPr>
          <w:highlight w:val="white"/>
        </w:rPr>
        <w:t xml:space="preserve">        Register baseRegister = (Register) operand0,</w:t>
      </w:r>
    </w:p>
    <w:p w14:paraId="0B408573" w14:textId="77777777" w:rsidR="002B63B5" w:rsidRPr="002B63B5" w:rsidRDefault="002B63B5" w:rsidP="002B63B5">
      <w:pPr>
        <w:pStyle w:val="Code"/>
        <w:rPr>
          <w:highlight w:val="white"/>
        </w:rPr>
      </w:pPr>
      <w:r w:rsidRPr="002B63B5">
        <w:rPr>
          <w:highlight w:val="white"/>
        </w:rPr>
        <w:t xml:space="preserve">                 fromRegister = (Register) operand2;</w:t>
      </w:r>
    </w:p>
    <w:p w14:paraId="454C353D" w14:textId="77777777" w:rsidR="002B63B5" w:rsidRPr="002B63B5" w:rsidRDefault="002B63B5" w:rsidP="002B63B5">
      <w:pPr>
        <w:pStyle w:val="Code"/>
        <w:rPr>
          <w:highlight w:val="white"/>
        </w:rPr>
      </w:pPr>
      <w:r w:rsidRPr="002B63B5">
        <w:rPr>
          <w:highlight w:val="white"/>
        </w:rPr>
        <w:t xml:space="preserve">        int offset = (int) operand1;</w:t>
      </w:r>
    </w:p>
    <w:p w14:paraId="17A3424C" w14:textId="77777777" w:rsidR="002B63B5" w:rsidRPr="002B63B5" w:rsidRDefault="002B63B5" w:rsidP="002B63B5">
      <w:pPr>
        <w:pStyle w:val="Code"/>
        <w:rPr>
          <w:highlight w:val="white"/>
        </w:rPr>
      </w:pPr>
      <w:r w:rsidRPr="002B63B5">
        <w:rPr>
          <w:highlight w:val="white"/>
        </w:rPr>
        <w:t xml:space="preserve">        int size = SizeOfValue(offset);</w:t>
      </w:r>
    </w:p>
    <w:p w14:paraId="6D332EFB" w14:textId="77777777" w:rsidR="002B63B5" w:rsidRPr="002B63B5" w:rsidRDefault="002B63B5" w:rsidP="002B63B5">
      <w:pPr>
        <w:pStyle w:val="Code"/>
        <w:rPr>
          <w:highlight w:val="white"/>
        </w:rPr>
      </w:pPr>
      <w:r w:rsidRPr="002B63B5">
        <w:rPr>
          <w:highlight w:val="white"/>
        </w:rPr>
        <w:t xml:space="preserve">        List&lt;byte&gt; byteList =</w:t>
      </w:r>
    </w:p>
    <w:p w14:paraId="5F9E3710" w14:textId="77777777" w:rsidR="002B63B5" w:rsidRPr="002B63B5" w:rsidRDefault="002B63B5" w:rsidP="002B63B5">
      <w:pPr>
        <w:pStyle w:val="Code"/>
        <w:rPr>
          <w:highlight w:val="white"/>
        </w:rPr>
      </w:pPr>
      <w:r w:rsidRPr="002B63B5">
        <w:rPr>
          <w:highlight w:val="white"/>
        </w:rPr>
        <w:t xml:space="preserve">          LookupByteArray(Operator, baseRegister, size, fromRegister);</w:t>
      </w:r>
    </w:p>
    <w:p w14:paraId="53B33F99" w14:textId="77777777" w:rsidR="002B63B5" w:rsidRPr="002B63B5" w:rsidRDefault="002B63B5" w:rsidP="002B63B5">
      <w:pPr>
        <w:pStyle w:val="Code"/>
        <w:rPr>
          <w:highlight w:val="white"/>
        </w:rPr>
      </w:pPr>
      <w:r w:rsidRPr="002B63B5">
        <w:rPr>
          <w:highlight w:val="white"/>
        </w:rPr>
        <w:t xml:space="preserve">        LoadByteList(byteList, byteList.Count - size, size, offset);</w:t>
      </w:r>
    </w:p>
    <w:p w14:paraId="1E9BA1CF" w14:textId="77777777" w:rsidR="002B63B5" w:rsidRPr="002B63B5" w:rsidRDefault="002B63B5" w:rsidP="002B63B5">
      <w:pPr>
        <w:pStyle w:val="Code"/>
        <w:rPr>
          <w:highlight w:val="white"/>
        </w:rPr>
      </w:pPr>
      <w:r w:rsidRPr="002B63B5">
        <w:rPr>
          <w:highlight w:val="white"/>
        </w:rPr>
        <w:t xml:space="preserve">        return byteList; </w:t>
      </w:r>
    </w:p>
    <w:p w14:paraId="539B31C7" w14:textId="77777777" w:rsidR="002B63B5" w:rsidRPr="002B63B5" w:rsidRDefault="002B63B5" w:rsidP="002B63B5">
      <w:pPr>
        <w:pStyle w:val="Code"/>
        <w:rPr>
          <w:highlight w:val="white"/>
        </w:rPr>
      </w:pPr>
      <w:r w:rsidRPr="002B63B5">
        <w:rPr>
          <w:highlight w:val="white"/>
        </w:rPr>
        <w:t xml:space="preserve">      }</w:t>
      </w:r>
    </w:p>
    <w:p w14:paraId="03D18640" w14:textId="77777777" w:rsidR="002B63B5" w:rsidRPr="002B63B5" w:rsidRDefault="002B63B5" w:rsidP="002B63B5">
      <w:pPr>
        <w:pStyle w:val="Code"/>
        <w:rPr>
          <w:highlight w:val="white"/>
        </w:rPr>
      </w:pPr>
      <w:r w:rsidRPr="002B63B5">
        <w:rPr>
          <w:highlight w:val="white"/>
        </w:rPr>
        <w:t xml:space="preserve">      // mov [global + 4], ax; mov [null + 4], ax</w:t>
      </w:r>
    </w:p>
    <w:p w14:paraId="1817E865" w14:textId="77777777" w:rsidR="002B63B5" w:rsidRPr="002B63B5" w:rsidRDefault="002B63B5" w:rsidP="002B63B5">
      <w:pPr>
        <w:pStyle w:val="Code"/>
        <w:rPr>
          <w:highlight w:val="white"/>
        </w:rPr>
      </w:pPr>
      <w:r w:rsidRPr="002B63B5">
        <w:rPr>
          <w:highlight w:val="white"/>
        </w:rPr>
        <w:t xml:space="preserve">      else if ((operand1 is int) &amp;&amp; (operand2 is Register)) {</w:t>
      </w:r>
    </w:p>
    <w:p w14:paraId="683B256F" w14:textId="77777777" w:rsidR="002B63B5" w:rsidRPr="002B63B5" w:rsidRDefault="002B63B5" w:rsidP="002B63B5">
      <w:pPr>
        <w:pStyle w:val="Code"/>
        <w:rPr>
          <w:highlight w:val="white"/>
        </w:rPr>
      </w:pPr>
      <w:r w:rsidRPr="002B63B5">
        <w:rPr>
          <w:highlight w:val="white"/>
        </w:rPr>
        <w:t xml:space="preserve">        Assert.ErrorXXX((operand0 is string) || (operand0 == null));</w:t>
      </w:r>
    </w:p>
    <w:p w14:paraId="4017FCC0" w14:textId="77777777" w:rsidR="002B63B5" w:rsidRPr="002B63B5" w:rsidRDefault="002B63B5" w:rsidP="002B63B5">
      <w:pPr>
        <w:pStyle w:val="Code"/>
        <w:rPr>
          <w:highlight w:val="white"/>
        </w:rPr>
      </w:pPr>
      <w:r w:rsidRPr="002B63B5">
        <w:rPr>
          <w:highlight w:val="white"/>
        </w:rPr>
        <w:t xml:space="preserve">        int offset = (int)operand1;</w:t>
      </w:r>
    </w:p>
    <w:p w14:paraId="73481B07" w14:textId="77777777" w:rsidR="002B63B5" w:rsidRPr="002B63B5" w:rsidRDefault="002B63B5" w:rsidP="002B63B5">
      <w:pPr>
        <w:pStyle w:val="Code"/>
        <w:rPr>
          <w:highlight w:val="white"/>
        </w:rPr>
      </w:pPr>
      <w:r w:rsidRPr="002B63B5">
        <w:rPr>
          <w:highlight w:val="white"/>
        </w:rPr>
        <w:t xml:space="preserve">        Register fromRegister = (Register)operand2;</w:t>
      </w:r>
    </w:p>
    <w:p w14:paraId="3041CE1C" w14:textId="77777777" w:rsidR="002B63B5" w:rsidRPr="002B63B5" w:rsidRDefault="002B63B5" w:rsidP="002B63B5">
      <w:pPr>
        <w:pStyle w:val="Code"/>
        <w:rPr>
          <w:highlight w:val="white"/>
        </w:rPr>
      </w:pPr>
      <w:r w:rsidRPr="002B63B5">
        <w:rPr>
          <w:highlight w:val="white"/>
        </w:rPr>
        <w:t xml:space="preserve">        List&lt;byte&gt; byteList =</w:t>
      </w:r>
    </w:p>
    <w:p w14:paraId="678CD7AB" w14:textId="77777777" w:rsidR="002B63B5" w:rsidRPr="002B63B5" w:rsidRDefault="002B63B5" w:rsidP="002B63B5">
      <w:pPr>
        <w:pStyle w:val="Code"/>
        <w:rPr>
          <w:highlight w:val="white"/>
        </w:rPr>
      </w:pPr>
      <w:r w:rsidRPr="002B63B5">
        <w:rPr>
          <w:highlight w:val="white"/>
        </w:rPr>
        <w:t xml:space="preserve">          LookupByteArray(Operator, null, TypeSize.PointerSize, fromRegister);</w:t>
      </w:r>
    </w:p>
    <w:p w14:paraId="213AB09C" w14:textId="77777777" w:rsidR="002B63B5" w:rsidRPr="002B63B5" w:rsidRDefault="002B63B5" w:rsidP="002B63B5">
      <w:pPr>
        <w:pStyle w:val="Code"/>
        <w:rPr>
          <w:highlight w:val="white"/>
        </w:rPr>
      </w:pPr>
      <w:r w:rsidRPr="002B63B5">
        <w:rPr>
          <w:highlight w:val="white"/>
        </w:rPr>
        <w:t xml:space="preserve">        LoadByteList(byteList, byteList.Count - TypeSize.PointerSize,</w:t>
      </w:r>
    </w:p>
    <w:p w14:paraId="63962351" w14:textId="77777777" w:rsidR="002B63B5" w:rsidRPr="002B63B5" w:rsidRDefault="002B63B5" w:rsidP="002B63B5">
      <w:pPr>
        <w:pStyle w:val="Code"/>
        <w:rPr>
          <w:highlight w:val="white"/>
        </w:rPr>
      </w:pPr>
      <w:r w:rsidRPr="002B63B5">
        <w:rPr>
          <w:highlight w:val="white"/>
        </w:rPr>
        <w:t xml:space="preserve">                     TypeSize.PointerSize, offset);</w:t>
      </w:r>
    </w:p>
    <w:p w14:paraId="11D5C1AE" w14:textId="77777777" w:rsidR="002B63B5" w:rsidRPr="002B63B5" w:rsidRDefault="002B63B5" w:rsidP="002B63B5">
      <w:pPr>
        <w:pStyle w:val="Code"/>
        <w:rPr>
          <w:highlight w:val="white"/>
        </w:rPr>
      </w:pPr>
      <w:r w:rsidRPr="002B63B5">
        <w:rPr>
          <w:highlight w:val="white"/>
        </w:rPr>
        <w:t xml:space="preserve">        return byteList; </w:t>
      </w:r>
    </w:p>
    <w:p w14:paraId="5073EF3A" w14:textId="77777777" w:rsidR="002B63B5" w:rsidRPr="002B63B5" w:rsidRDefault="002B63B5" w:rsidP="002B63B5">
      <w:pPr>
        <w:pStyle w:val="Code"/>
        <w:rPr>
          <w:highlight w:val="white"/>
        </w:rPr>
      </w:pPr>
      <w:r w:rsidRPr="002B63B5">
        <w:rPr>
          <w:highlight w:val="white"/>
        </w:rPr>
        <w:t xml:space="preserve">      }</w:t>
      </w:r>
    </w:p>
    <w:p w14:paraId="0AAD54B2" w14:textId="77777777" w:rsidR="002B63B5" w:rsidRPr="002B63B5" w:rsidRDefault="002B63B5" w:rsidP="002B63B5">
      <w:pPr>
        <w:pStyle w:val="Code"/>
        <w:rPr>
          <w:highlight w:val="white"/>
        </w:rPr>
      </w:pPr>
      <w:r w:rsidRPr="002B63B5">
        <w:rPr>
          <w:highlight w:val="white"/>
        </w:rPr>
        <w:t xml:space="preserve">      // mov [bp + 2], 123</w:t>
      </w:r>
    </w:p>
    <w:p w14:paraId="3696F539" w14:textId="77777777" w:rsidR="002B63B5" w:rsidRPr="002B63B5" w:rsidRDefault="002B63B5" w:rsidP="002B63B5">
      <w:pPr>
        <w:pStyle w:val="Code"/>
        <w:rPr>
          <w:highlight w:val="white"/>
        </w:rPr>
      </w:pPr>
      <w:r w:rsidRPr="002B63B5">
        <w:rPr>
          <w:highlight w:val="white"/>
        </w:rPr>
        <w:t xml:space="preserve">      else if ((operand0 is Register) &amp;&amp; (operand1 is int) &amp;&amp;</w:t>
      </w:r>
    </w:p>
    <w:p w14:paraId="584A6D43" w14:textId="77777777" w:rsidR="002B63B5" w:rsidRPr="002B63B5" w:rsidRDefault="002B63B5" w:rsidP="002B63B5">
      <w:pPr>
        <w:pStyle w:val="Code"/>
        <w:rPr>
          <w:highlight w:val="white"/>
        </w:rPr>
      </w:pPr>
      <w:r w:rsidRPr="002B63B5">
        <w:rPr>
          <w:highlight w:val="white"/>
        </w:rPr>
        <w:t xml:space="preserve">               (operand2 is BigInteger)) {</w:t>
      </w:r>
    </w:p>
    <w:p w14:paraId="3A4E9036" w14:textId="77777777" w:rsidR="002B63B5" w:rsidRPr="002B63B5" w:rsidRDefault="002B63B5" w:rsidP="002B63B5">
      <w:pPr>
        <w:pStyle w:val="Code"/>
        <w:rPr>
          <w:highlight w:val="white"/>
        </w:rPr>
      </w:pPr>
      <w:r w:rsidRPr="002B63B5">
        <w:rPr>
          <w:highlight w:val="white"/>
        </w:rPr>
        <w:lastRenderedPageBreak/>
        <w:t xml:space="preserve">        Register baseRegister = (Register) operand0;</w:t>
      </w:r>
    </w:p>
    <w:p w14:paraId="72FF3E88" w14:textId="77777777" w:rsidR="002B63B5" w:rsidRPr="002B63B5" w:rsidRDefault="002B63B5" w:rsidP="002B63B5">
      <w:pPr>
        <w:pStyle w:val="Code"/>
        <w:rPr>
          <w:highlight w:val="white"/>
        </w:rPr>
      </w:pPr>
      <w:r w:rsidRPr="002B63B5">
        <w:rPr>
          <w:highlight w:val="white"/>
        </w:rPr>
        <w:t xml:space="preserve">        int offset = (int) operand1;</w:t>
      </w:r>
    </w:p>
    <w:p w14:paraId="450EDC38" w14:textId="77777777" w:rsidR="002B63B5" w:rsidRPr="002B63B5" w:rsidRDefault="002B63B5" w:rsidP="002B63B5">
      <w:pPr>
        <w:pStyle w:val="Code"/>
        <w:rPr>
          <w:highlight w:val="white"/>
        </w:rPr>
      </w:pPr>
      <w:r w:rsidRPr="002B63B5">
        <w:rPr>
          <w:highlight w:val="white"/>
        </w:rPr>
        <w:t xml:space="preserve">        BigInteger value = (BigInteger) operand2;</w:t>
      </w:r>
    </w:p>
    <w:p w14:paraId="66233113" w14:textId="77777777" w:rsidR="002B63B5" w:rsidRPr="002B63B5" w:rsidRDefault="002B63B5" w:rsidP="002B63B5">
      <w:pPr>
        <w:pStyle w:val="Code"/>
        <w:rPr>
          <w:highlight w:val="white"/>
        </w:rPr>
      </w:pPr>
      <w:r w:rsidRPr="002B63B5">
        <w:rPr>
          <w:highlight w:val="white"/>
        </w:rPr>
        <w:t xml:space="preserve">        int offsetSize = SizeOfValue(offset),</w:t>
      </w:r>
    </w:p>
    <w:p w14:paraId="6F1E92D8" w14:textId="77777777" w:rsidR="002B63B5" w:rsidRPr="002B63B5" w:rsidRDefault="002B63B5" w:rsidP="002B63B5">
      <w:pPr>
        <w:pStyle w:val="Code"/>
        <w:rPr>
          <w:highlight w:val="white"/>
        </w:rPr>
      </w:pPr>
      <w:r w:rsidRPr="002B63B5">
        <w:rPr>
          <w:highlight w:val="white"/>
        </w:rPr>
        <w:t xml:space="preserve">            valueSize = SizeOfValue(value, Operator);</w:t>
      </w:r>
    </w:p>
    <w:p w14:paraId="02F46CB9" w14:textId="77777777" w:rsidR="002B63B5" w:rsidRPr="002B63B5" w:rsidRDefault="002B63B5" w:rsidP="002B63B5">
      <w:pPr>
        <w:pStyle w:val="Code"/>
        <w:rPr>
          <w:highlight w:val="white"/>
        </w:rPr>
      </w:pPr>
      <w:r w:rsidRPr="002B63B5">
        <w:rPr>
          <w:highlight w:val="white"/>
        </w:rPr>
        <w:t xml:space="preserve">        List&lt;byte&gt; byteList =</w:t>
      </w:r>
    </w:p>
    <w:p w14:paraId="75FB993F" w14:textId="77777777" w:rsidR="002B63B5" w:rsidRPr="002B63B5" w:rsidRDefault="002B63B5" w:rsidP="002B63B5">
      <w:pPr>
        <w:pStyle w:val="Code"/>
        <w:rPr>
          <w:highlight w:val="white"/>
        </w:rPr>
      </w:pPr>
      <w:r w:rsidRPr="002B63B5">
        <w:rPr>
          <w:highlight w:val="white"/>
        </w:rPr>
        <w:t xml:space="preserve">          LookupByteArray(Operator, baseRegister, offsetSize, valueSize);</w:t>
      </w:r>
    </w:p>
    <w:p w14:paraId="5032EDE4" w14:textId="77777777" w:rsidR="002B63B5" w:rsidRPr="002B63B5" w:rsidRDefault="002B63B5" w:rsidP="002B63B5">
      <w:pPr>
        <w:pStyle w:val="Code"/>
        <w:rPr>
          <w:highlight w:val="white"/>
        </w:rPr>
      </w:pPr>
      <w:r w:rsidRPr="002B63B5">
        <w:rPr>
          <w:highlight w:val="white"/>
        </w:rPr>
        <w:t xml:space="preserve">        LoadByteList(byteList, byteList.Count - (offsetSize + valueSize),</w:t>
      </w:r>
    </w:p>
    <w:p w14:paraId="4CDD12E1" w14:textId="77777777" w:rsidR="002B63B5" w:rsidRPr="002B63B5" w:rsidRDefault="002B63B5" w:rsidP="002B63B5">
      <w:pPr>
        <w:pStyle w:val="Code"/>
        <w:rPr>
          <w:highlight w:val="white"/>
        </w:rPr>
      </w:pPr>
      <w:r w:rsidRPr="002B63B5">
        <w:rPr>
          <w:highlight w:val="white"/>
        </w:rPr>
        <w:t xml:space="preserve">                     offsetSize, offset);</w:t>
      </w:r>
    </w:p>
    <w:p w14:paraId="582A0D6A" w14:textId="77777777" w:rsidR="002B63B5" w:rsidRPr="002B63B5" w:rsidRDefault="002B63B5" w:rsidP="002B63B5">
      <w:pPr>
        <w:pStyle w:val="Code"/>
        <w:rPr>
          <w:highlight w:val="white"/>
        </w:rPr>
      </w:pPr>
      <w:r w:rsidRPr="002B63B5">
        <w:rPr>
          <w:highlight w:val="white"/>
        </w:rPr>
        <w:t xml:space="preserve">        LoadByteList(byteList, byteList.Count - valueSize,</w:t>
      </w:r>
    </w:p>
    <w:p w14:paraId="605186E1" w14:textId="77777777" w:rsidR="002B63B5" w:rsidRPr="002B63B5" w:rsidRDefault="002B63B5" w:rsidP="002B63B5">
      <w:pPr>
        <w:pStyle w:val="Code"/>
        <w:rPr>
          <w:highlight w:val="white"/>
        </w:rPr>
      </w:pPr>
      <w:r w:rsidRPr="002B63B5">
        <w:rPr>
          <w:highlight w:val="white"/>
        </w:rPr>
        <w:t xml:space="preserve">                     valueSize, value);</w:t>
      </w:r>
    </w:p>
    <w:p w14:paraId="32B04ABE" w14:textId="77777777" w:rsidR="002B63B5" w:rsidRPr="002B63B5" w:rsidRDefault="002B63B5" w:rsidP="002B63B5">
      <w:pPr>
        <w:pStyle w:val="Code"/>
        <w:rPr>
          <w:highlight w:val="white"/>
        </w:rPr>
      </w:pPr>
      <w:r w:rsidRPr="002B63B5">
        <w:rPr>
          <w:highlight w:val="white"/>
        </w:rPr>
        <w:t xml:space="preserve">        return byteList;</w:t>
      </w:r>
    </w:p>
    <w:p w14:paraId="30302F2B" w14:textId="77777777" w:rsidR="002B63B5" w:rsidRPr="002B63B5" w:rsidRDefault="002B63B5" w:rsidP="002B63B5">
      <w:pPr>
        <w:pStyle w:val="Code"/>
        <w:rPr>
          <w:highlight w:val="white"/>
        </w:rPr>
      </w:pPr>
      <w:r w:rsidRPr="002B63B5">
        <w:rPr>
          <w:highlight w:val="white"/>
        </w:rPr>
        <w:t xml:space="preserve">      }</w:t>
      </w:r>
    </w:p>
    <w:p w14:paraId="438E5DC9" w14:textId="77777777" w:rsidR="002B63B5" w:rsidRPr="002B63B5" w:rsidRDefault="002B63B5" w:rsidP="002B63B5">
      <w:pPr>
        <w:pStyle w:val="Code"/>
        <w:rPr>
          <w:highlight w:val="white"/>
        </w:rPr>
      </w:pPr>
      <w:r w:rsidRPr="002B63B5">
        <w:rPr>
          <w:highlight w:val="white"/>
        </w:rPr>
        <w:t xml:space="preserve">      // mov [bp + 2], global</w:t>
      </w:r>
    </w:p>
    <w:p w14:paraId="47B0C7B4" w14:textId="77777777" w:rsidR="002B63B5" w:rsidRPr="002B63B5" w:rsidRDefault="002B63B5" w:rsidP="002B63B5">
      <w:pPr>
        <w:pStyle w:val="Code"/>
        <w:rPr>
          <w:highlight w:val="white"/>
        </w:rPr>
      </w:pPr>
      <w:r w:rsidRPr="002B63B5">
        <w:rPr>
          <w:highlight w:val="white"/>
        </w:rPr>
        <w:t xml:space="preserve">      else if ((operand0 is Register) &amp;&amp; (operand1 is int) &amp;&amp;</w:t>
      </w:r>
    </w:p>
    <w:p w14:paraId="63EA1C81" w14:textId="77777777" w:rsidR="002B63B5" w:rsidRPr="002B63B5" w:rsidRDefault="002B63B5" w:rsidP="002B63B5">
      <w:pPr>
        <w:pStyle w:val="Code"/>
        <w:rPr>
          <w:highlight w:val="white"/>
        </w:rPr>
      </w:pPr>
      <w:r w:rsidRPr="002B63B5">
        <w:rPr>
          <w:highlight w:val="white"/>
        </w:rPr>
        <w:t xml:space="preserve">               (operand2 is string)) {</w:t>
      </w:r>
    </w:p>
    <w:p w14:paraId="27547215" w14:textId="77777777" w:rsidR="002B63B5" w:rsidRPr="002B63B5" w:rsidRDefault="002B63B5" w:rsidP="002B63B5">
      <w:pPr>
        <w:pStyle w:val="Code"/>
        <w:rPr>
          <w:highlight w:val="white"/>
        </w:rPr>
      </w:pPr>
      <w:r w:rsidRPr="002B63B5">
        <w:rPr>
          <w:highlight w:val="white"/>
        </w:rPr>
        <w:t xml:space="preserve">        Register baseRegister = (Register) operand0;</w:t>
      </w:r>
    </w:p>
    <w:p w14:paraId="6DA954B6" w14:textId="77777777" w:rsidR="002B63B5" w:rsidRPr="002B63B5" w:rsidRDefault="002B63B5" w:rsidP="002B63B5">
      <w:pPr>
        <w:pStyle w:val="Code"/>
        <w:rPr>
          <w:highlight w:val="white"/>
        </w:rPr>
      </w:pPr>
      <w:r w:rsidRPr="002B63B5">
        <w:rPr>
          <w:highlight w:val="white"/>
        </w:rPr>
        <w:t xml:space="preserve">        int offset = (int) operand1;</w:t>
      </w:r>
    </w:p>
    <w:p w14:paraId="1423B618" w14:textId="77777777" w:rsidR="002B63B5" w:rsidRPr="002B63B5" w:rsidRDefault="002B63B5" w:rsidP="002B63B5">
      <w:pPr>
        <w:pStyle w:val="Code"/>
        <w:rPr>
          <w:highlight w:val="white"/>
        </w:rPr>
      </w:pPr>
      <w:r w:rsidRPr="002B63B5">
        <w:rPr>
          <w:highlight w:val="white"/>
        </w:rPr>
        <w:t xml:space="preserve">        int offsetSize = SizeOfValue(offset);</w:t>
      </w:r>
    </w:p>
    <w:p w14:paraId="390D6074" w14:textId="77777777" w:rsidR="002B63B5" w:rsidRPr="002B63B5" w:rsidRDefault="002B63B5" w:rsidP="002B63B5">
      <w:pPr>
        <w:pStyle w:val="Code"/>
        <w:rPr>
          <w:highlight w:val="white"/>
        </w:rPr>
      </w:pPr>
      <w:r w:rsidRPr="002B63B5">
        <w:rPr>
          <w:highlight w:val="white"/>
        </w:rPr>
        <w:t xml:space="preserve">        List&lt;byte&gt; byteList =</w:t>
      </w:r>
    </w:p>
    <w:p w14:paraId="513A22A6" w14:textId="77777777" w:rsidR="002B63B5" w:rsidRPr="002B63B5" w:rsidRDefault="002B63B5" w:rsidP="002B63B5">
      <w:pPr>
        <w:pStyle w:val="Code"/>
        <w:rPr>
          <w:highlight w:val="white"/>
        </w:rPr>
      </w:pPr>
      <w:r w:rsidRPr="002B63B5">
        <w:rPr>
          <w:highlight w:val="white"/>
        </w:rPr>
        <w:t xml:space="preserve">          LookupByteArray(Operator, baseRegister, offsetSize,</w:t>
      </w:r>
    </w:p>
    <w:p w14:paraId="3E501259" w14:textId="77777777" w:rsidR="002B63B5" w:rsidRPr="002B63B5" w:rsidRDefault="002B63B5" w:rsidP="002B63B5">
      <w:pPr>
        <w:pStyle w:val="Code"/>
        <w:rPr>
          <w:highlight w:val="white"/>
        </w:rPr>
      </w:pPr>
      <w:r w:rsidRPr="002B63B5">
        <w:rPr>
          <w:highlight w:val="white"/>
        </w:rPr>
        <w:t xml:space="preserve">                          TypeSize.PointerSize);</w:t>
      </w:r>
    </w:p>
    <w:p w14:paraId="20DCA438" w14:textId="77777777" w:rsidR="002B63B5" w:rsidRPr="002B63B5" w:rsidRDefault="002B63B5" w:rsidP="002B63B5">
      <w:pPr>
        <w:pStyle w:val="Code"/>
        <w:rPr>
          <w:highlight w:val="white"/>
        </w:rPr>
      </w:pPr>
      <w:r w:rsidRPr="002B63B5">
        <w:rPr>
          <w:highlight w:val="white"/>
        </w:rPr>
        <w:t xml:space="preserve">        LoadByteList(byteList, byteList.Count -</w:t>
      </w:r>
    </w:p>
    <w:p w14:paraId="4B94C18C" w14:textId="77777777" w:rsidR="002B63B5" w:rsidRPr="002B63B5" w:rsidRDefault="002B63B5" w:rsidP="002B63B5">
      <w:pPr>
        <w:pStyle w:val="Code"/>
        <w:rPr>
          <w:highlight w:val="white"/>
        </w:rPr>
      </w:pPr>
      <w:r w:rsidRPr="002B63B5">
        <w:rPr>
          <w:highlight w:val="white"/>
        </w:rPr>
        <w:t xml:space="preserve">                    (offsetSize + TypeSize.PointerSize), offsetSize, offset);</w:t>
      </w:r>
    </w:p>
    <w:p w14:paraId="24D20375" w14:textId="77777777" w:rsidR="002B63B5" w:rsidRPr="002B63B5" w:rsidRDefault="002B63B5" w:rsidP="002B63B5">
      <w:pPr>
        <w:pStyle w:val="Code"/>
        <w:rPr>
          <w:highlight w:val="white"/>
        </w:rPr>
      </w:pPr>
      <w:r w:rsidRPr="002B63B5">
        <w:rPr>
          <w:highlight w:val="white"/>
        </w:rPr>
        <w:t xml:space="preserve">        LoadByteList(byteList, byteList.Count - TypeSize.PointerSize,</w:t>
      </w:r>
    </w:p>
    <w:p w14:paraId="27DB730D" w14:textId="77777777" w:rsidR="002B63B5" w:rsidRPr="002B63B5" w:rsidRDefault="002B63B5" w:rsidP="002B63B5">
      <w:pPr>
        <w:pStyle w:val="Code"/>
        <w:rPr>
          <w:highlight w:val="white"/>
        </w:rPr>
      </w:pPr>
      <w:r w:rsidRPr="002B63B5">
        <w:rPr>
          <w:highlight w:val="white"/>
        </w:rPr>
        <w:t xml:space="preserve">                     TypeSize.PointerSize, 0);</w:t>
      </w:r>
    </w:p>
    <w:p w14:paraId="28D98181" w14:textId="77777777" w:rsidR="002B63B5" w:rsidRPr="002B63B5" w:rsidRDefault="002B63B5" w:rsidP="002B63B5">
      <w:pPr>
        <w:pStyle w:val="Code"/>
        <w:rPr>
          <w:highlight w:val="white"/>
        </w:rPr>
      </w:pPr>
      <w:r w:rsidRPr="002B63B5">
        <w:rPr>
          <w:highlight w:val="white"/>
        </w:rPr>
        <w:t xml:space="preserve">        return byteList; </w:t>
      </w:r>
    </w:p>
    <w:p w14:paraId="3B4A0C27" w14:textId="77777777" w:rsidR="002B63B5" w:rsidRPr="002B63B5" w:rsidRDefault="002B63B5" w:rsidP="002B63B5">
      <w:pPr>
        <w:pStyle w:val="Code"/>
        <w:rPr>
          <w:highlight w:val="white"/>
        </w:rPr>
      </w:pPr>
      <w:r w:rsidRPr="002B63B5">
        <w:rPr>
          <w:highlight w:val="white"/>
        </w:rPr>
        <w:t xml:space="preserve">      }</w:t>
      </w:r>
    </w:p>
    <w:p w14:paraId="22C1094A" w14:textId="77777777" w:rsidR="002B63B5" w:rsidRPr="002B63B5" w:rsidRDefault="002B63B5" w:rsidP="002B63B5">
      <w:pPr>
        <w:pStyle w:val="Code"/>
        <w:rPr>
          <w:highlight w:val="white"/>
        </w:rPr>
      </w:pPr>
      <w:r w:rsidRPr="002B63B5">
        <w:rPr>
          <w:highlight w:val="white"/>
        </w:rPr>
        <w:t xml:space="preserve">      // mov [global + 4], 123; mov [null + 4], 123</w:t>
      </w:r>
    </w:p>
    <w:p w14:paraId="628E1C8B" w14:textId="77777777" w:rsidR="002B63B5" w:rsidRPr="002B63B5" w:rsidRDefault="002B63B5" w:rsidP="002B63B5">
      <w:pPr>
        <w:pStyle w:val="Code"/>
        <w:rPr>
          <w:highlight w:val="white"/>
        </w:rPr>
      </w:pPr>
      <w:r w:rsidRPr="002B63B5">
        <w:rPr>
          <w:highlight w:val="white"/>
        </w:rPr>
        <w:t xml:space="preserve">      else if ((operand1 is int) &amp;&amp; (operand2 is BigInteger)) {</w:t>
      </w:r>
    </w:p>
    <w:p w14:paraId="00E9F756" w14:textId="77777777" w:rsidR="002B63B5" w:rsidRPr="002B63B5" w:rsidRDefault="002B63B5" w:rsidP="002B63B5">
      <w:pPr>
        <w:pStyle w:val="Code"/>
        <w:rPr>
          <w:highlight w:val="white"/>
        </w:rPr>
      </w:pPr>
      <w:r w:rsidRPr="002B63B5">
        <w:rPr>
          <w:highlight w:val="white"/>
        </w:rPr>
        <w:t xml:space="preserve">        Assert.ErrorXXX((operand0 is string) || (operand0 == null));</w:t>
      </w:r>
    </w:p>
    <w:p w14:paraId="2AC254DE" w14:textId="77777777" w:rsidR="002B63B5" w:rsidRPr="002B63B5" w:rsidRDefault="002B63B5" w:rsidP="002B63B5">
      <w:pPr>
        <w:pStyle w:val="Code"/>
        <w:rPr>
          <w:highlight w:val="white"/>
        </w:rPr>
      </w:pPr>
      <w:r w:rsidRPr="002B63B5">
        <w:rPr>
          <w:highlight w:val="white"/>
        </w:rPr>
        <w:t xml:space="preserve">        int offset = (int) operand1;</w:t>
      </w:r>
    </w:p>
    <w:p w14:paraId="7C3E8C15" w14:textId="77777777" w:rsidR="002B63B5" w:rsidRPr="002B63B5" w:rsidRDefault="002B63B5" w:rsidP="002B63B5">
      <w:pPr>
        <w:pStyle w:val="Code"/>
        <w:rPr>
          <w:highlight w:val="white"/>
        </w:rPr>
      </w:pPr>
      <w:r w:rsidRPr="002B63B5">
        <w:rPr>
          <w:highlight w:val="white"/>
        </w:rPr>
        <w:t xml:space="preserve">        BigInteger value = (BigInteger) operand2;</w:t>
      </w:r>
    </w:p>
    <w:p w14:paraId="0690F941" w14:textId="77777777" w:rsidR="002B63B5" w:rsidRPr="002B63B5" w:rsidRDefault="002B63B5" w:rsidP="002B63B5">
      <w:pPr>
        <w:pStyle w:val="Code"/>
        <w:rPr>
          <w:highlight w:val="white"/>
        </w:rPr>
      </w:pPr>
      <w:r w:rsidRPr="002B63B5">
        <w:rPr>
          <w:highlight w:val="white"/>
        </w:rPr>
        <w:t xml:space="preserve">        int valueSize = SizeOfValue(value, Operator);</w:t>
      </w:r>
    </w:p>
    <w:p w14:paraId="02B6F8FA" w14:textId="77777777" w:rsidR="002B63B5" w:rsidRPr="002B63B5" w:rsidRDefault="002B63B5" w:rsidP="002B63B5">
      <w:pPr>
        <w:pStyle w:val="Code"/>
        <w:rPr>
          <w:highlight w:val="white"/>
        </w:rPr>
      </w:pPr>
      <w:r w:rsidRPr="002B63B5">
        <w:rPr>
          <w:highlight w:val="white"/>
        </w:rPr>
        <w:t xml:space="preserve">        List&lt;byte&gt; byteList =</w:t>
      </w:r>
    </w:p>
    <w:p w14:paraId="407A3170" w14:textId="77777777" w:rsidR="002B63B5" w:rsidRPr="002B63B5" w:rsidRDefault="002B63B5" w:rsidP="002B63B5">
      <w:pPr>
        <w:pStyle w:val="Code"/>
        <w:rPr>
          <w:highlight w:val="white"/>
        </w:rPr>
      </w:pPr>
      <w:r w:rsidRPr="002B63B5">
        <w:rPr>
          <w:highlight w:val="white"/>
        </w:rPr>
        <w:t xml:space="preserve">          LookupByteArray(Operator, null, TypeSize.PointerSize, valueSize);</w:t>
      </w:r>
    </w:p>
    <w:p w14:paraId="2AC76C62" w14:textId="77777777" w:rsidR="002B63B5" w:rsidRPr="002B63B5" w:rsidRDefault="002B63B5" w:rsidP="002B63B5">
      <w:pPr>
        <w:pStyle w:val="Code"/>
        <w:rPr>
          <w:highlight w:val="white"/>
        </w:rPr>
      </w:pPr>
      <w:r w:rsidRPr="002B63B5">
        <w:rPr>
          <w:highlight w:val="white"/>
        </w:rPr>
        <w:t xml:space="preserve">        LoadByteList(byteList, byteList.Count - (TypeSize.PointerSize +</w:t>
      </w:r>
    </w:p>
    <w:p w14:paraId="3F95BC26" w14:textId="77777777" w:rsidR="002B63B5" w:rsidRPr="002B63B5" w:rsidRDefault="002B63B5" w:rsidP="002B63B5">
      <w:pPr>
        <w:pStyle w:val="Code"/>
        <w:rPr>
          <w:highlight w:val="white"/>
        </w:rPr>
      </w:pPr>
      <w:r w:rsidRPr="002B63B5">
        <w:rPr>
          <w:highlight w:val="white"/>
        </w:rPr>
        <w:t xml:space="preserve">                     valueSize), TypeSize.PointerSize, offset);</w:t>
      </w:r>
    </w:p>
    <w:p w14:paraId="6E5FE1C2" w14:textId="77777777" w:rsidR="002B63B5" w:rsidRPr="002B63B5" w:rsidRDefault="002B63B5" w:rsidP="002B63B5">
      <w:pPr>
        <w:pStyle w:val="Code"/>
        <w:rPr>
          <w:highlight w:val="white"/>
        </w:rPr>
      </w:pPr>
      <w:r w:rsidRPr="002B63B5">
        <w:rPr>
          <w:highlight w:val="white"/>
        </w:rPr>
        <w:t xml:space="preserve">        LoadByteList(byteList, byteList.Count - valueSize,</w:t>
      </w:r>
    </w:p>
    <w:p w14:paraId="6F64B527" w14:textId="77777777" w:rsidR="002B63B5" w:rsidRPr="002B63B5" w:rsidRDefault="002B63B5" w:rsidP="002B63B5">
      <w:pPr>
        <w:pStyle w:val="Code"/>
        <w:rPr>
          <w:highlight w:val="white"/>
        </w:rPr>
      </w:pPr>
      <w:r w:rsidRPr="002B63B5">
        <w:rPr>
          <w:highlight w:val="white"/>
        </w:rPr>
        <w:t xml:space="preserve">                     valueSize, value);</w:t>
      </w:r>
    </w:p>
    <w:p w14:paraId="058685BE" w14:textId="77777777" w:rsidR="002B63B5" w:rsidRPr="002B63B5" w:rsidRDefault="002B63B5" w:rsidP="002B63B5">
      <w:pPr>
        <w:pStyle w:val="Code"/>
        <w:rPr>
          <w:highlight w:val="white"/>
        </w:rPr>
      </w:pPr>
      <w:r w:rsidRPr="002B63B5">
        <w:rPr>
          <w:highlight w:val="white"/>
        </w:rPr>
        <w:t xml:space="preserve">        return byteList; </w:t>
      </w:r>
    </w:p>
    <w:p w14:paraId="14C58525" w14:textId="77777777" w:rsidR="002B63B5" w:rsidRPr="002B63B5" w:rsidRDefault="002B63B5" w:rsidP="002B63B5">
      <w:pPr>
        <w:pStyle w:val="Code"/>
        <w:rPr>
          <w:highlight w:val="white"/>
        </w:rPr>
      </w:pPr>
      <w:r w:rsidRPr="002B63B5">
        <w:rPr>
          <w:highlight w:val="white"/>
        </w:rPr>
        <w:t xml:space="preserve">      }</w:t>
      </w:r>
    </w:p>
    <w:p w14:paraId="78919BFA" w14:textId="77777777" w:rsidR="002B63B5" w:rsidRPr="002B63B5" w:rsidRDefault="002B63B5" w:rsidP="002B63B5">
      <w:pPr>
        <w:pStyle w:val="Code"/>
        <w:rPr>
          <w:highlight w:val="white"/>
        </w:rPr>
      </w:pPr>
      <w:r w:rsidRPr="002B63B5">
        <w:rPr>
          <w:highlight w:val="white"/>
        </w:rPr>
        <w:t xml:space="preserve">      // mov ax, bx</w:t>
      </w:r>
    </w:p>
    <w:p w14:paraId="0519C73A" w14:textId="77777777" w:rsidR="002B63B5" w:rsidRPr="002B63B5" w:rsidRDefault="002B63B5" w:rsidP="002B63B5">
      <w:pPr>
        <w:pStyle w:val="Code"/>
        <w:rPr>
          <w:highlight w:val="white"/>
        </w:rPr>
      </w:pPr>
      <w:r w:rsidRPr="002B63B5">
        <w:rPr>
          <w:highlight w:val="white"/>
        </w:rPr>
        <w:t xml:space="preserve">      else if ((operand0 is Register) &amp;&amp; (operand1 is Register)) {</w:t>
      </w:r>
    </w:p>
    <w:p w14:paraId="48FCA3DB" w14:textId="77777777" w:rsidR="002B63B5" w:rsidRPr="002B63B5" w:rsidRDefault="002B63B5" w:rsidP="002B63B5">
      <w:pPr>
        <w:pStyle w:val="Code"/>
        <w:rPr>
          <w:highlight w:val="white"/>
        </w:rPr>
      </w:pPr>
      <w:r w:rsidRPr="002B63B5">
        <w:rPr>
          <w:highlight w:val="white"/>
        </w:rPr>
        <w:t xml:space="preserve">        Assert.ErrorXXX(operand2 == null);</w:t>
      </w:r>
    </w:p>
    <w:p w14:paraId="1F26F3B5" w14:textId="77777777" w:rsidR="002B63B5" w:rsidRPr="002B63B5" w:rsidRDefault="002B63B5" w:rsidP="002B63B5">
      <w:pPr>
        <w:pStyle w:val="Code"/>
        <w:rPr>
          <w:highlight w:val="white"/>
        </w:rPr>
      </w:pPr>
      <w:r w:rsidRPr="002B63B5">
        <w:rPr>
          <w:highlight w:val="white"/>
        </w:rPr>
        <w:t xml:space="preserve">        Register toRegister = (Register) operand0,</w:t>
      </w:r>
    </w:p>
    <w:p w14:paraId="346036DA" w14:textId="77777777" w:rsidR="002B63B5" w:rsidRPr="002B63B5" w:rsidRDefault="002B63B5" w:rsidP="002B63B5">
      <w:pPr>
        <w:pStyle w:val="Code"/>
        <w:rPr>
          <w:highlight w:val="white"/>
        </w:rPr>
      </w:pPr>
      <w:r w:rsidRPr="002B63B5">
        <w:rPr>
          <w:highlight w:val="white"/>
        </w:rPr>
        <w:t xml:space="preserve">                 fromRegister = (Register) operand1;</w:t>
      </w:r>
    </w:p>
    <w:p w14:paraId="6A2529B3" w14:textId="77777777" w:rsidR="002B63B5" w:rsidRPr="002B63B5" w:rsidRDefault="002B63B5" w:rsidP="002B63B5">
      <w:pPr>
        <w:pStyle w:val="Code"/>
        <w:rPr>
          <w:highlight w:val="white"/>
        </w:rPr>
      </w:pPr>
      <w:r w:rsidRPr="002B63B5">
        <w:rPr>
          <w:highlight w:val="white"/>
        </w:rPr>
        <w:t xml:space="preserve">        return LookupByteArray(Operator, toRegister, fromRegister);</w:t>
      </w:r>
    </w:p>
    <w:p w14:paraId="2EBDB66F" w14:textId="77777777" w:rsidR="002B63B5" w:rsidRPr="002B63B5" w:rsidRDefault="002B63B5" w:rsidP="002B63B5">
      <w:pPr>
        <w:pStyle w:val="Code"/>
        <w:rPr>
          <w:highlight w:val="white"/>
        </w:rPr>
      </w:pPr>
      <w:r w:rsidRPr="002B63B5">
        <w:rPr>
          <w:highlight w:val="white"/>
        </w:rPr>
        <w:t xml:space="preserve">      }</w:t>
      </w:r>
    </w:p>
    <w:p w14:paraId="3F0C8436" w14:textId="77777777" w:rsidR="002B63B5" w:rsidRPr="002B63B5" w:rsidRDefault="002B63B5" w:rsidP="002B63B5">
      <w:pPr>
        <w:pStyle w:val="Code"/>
        <w:rPr>
          <w:highlight w:val="white"/>
        </w:rPr>
      </w:pPr>
      <w:r w:rsidRPr="002B63B5">
        <w:rPr>
          <w:highlight w:val="white"/>
        </w:rPr>
        <w:t xml:space="preserve">      // mov ax, 123</w:t>
      </w:r>
    </w:p>
    <w:p w14:paraId="5E38D4D2" w14:textId="77777777" w:rsidR="002B63B5" w:rsidRPr="002B63B5" w:rsidRDefault="002B63B5" w:rsidP="002B63B5">
      <w:pPr>
        <w:pStyle w:val="Code"/>
        <w:rPr>
          <w:highlight w:val="white"/>
        </w:rPr>
      </w:pPr>
      <w:r w:rsidRPr="002B63B5">
        <w:rPr>
          <w:highlight w:val="white"/>
        </w:rPr>
        <w:t xml:space="preserve">      else if ((operand0 is Register) &amp;&amp; (operand1 is BigInteger)) {</w:t>
      </w:r>
    </w:p>
    <w:p w14:paraId="454967E3" w14:textId="77777777" w:rsidR="002B63B5" w:rsidRPr="002B63B5" w:rsidRDefault="002B63B5" w:rsidP="002B63B5">
      <w:pPr>
        <w:pStyle w:val="Code"/>
        <w:rPr>
          <w:highlight w:val="white"/>
        </w:rPr>
      </w:pPr>
      <w:r w:rsidRPr="002B63B5">
        <w:rPr>
          <w:highlight w:val="white"/>
        </w:rPr>
        <w:t xml:space="preserve">        Assert.ErrorXXX(operand2 == null);</w:t>
      </w:r>
    </w:p>
    <w:p w14:paraId="2C234303" w14:textId="77777777" w:rsidR="002B63B5" w:rsidRPr="002B63B5" w:rsidRDefault="002B63B5" w:rsidP="002B63B5">
      <w:pPr>
        <w:pStyle w:val="Code"/>
        <w:rPr>
          <w:highlight w:val="white"/>
        </w:rPr>
      </w:pPr>
      <w:r w:rsidRPr="002B63B5">
        <w:rPr>
          <w:highlight w:val="white"/>
        </w:rPr>
        <w:t xml:space="preserve">        Register register = (Register) operand0;</w:t>
      </w:r>
    </w:p>
    <w:p w14:paraId="5FCE91DF" w14:textId="77777777" w:rsidR="002B63B5" w:rsidRPr="002B63B5" w:rsidRDefault="002B63B5" w:rsidP="002B63B5">
      <w:pPr>
        <w:pStyle w:val="Code"/>
        <w:rPr>
          <w:highlight w:val="white"/>
        </w:rPr>
      </w:pPr>
      <w:r w:rsidRPr="002B63B5">
        <w:rPr>
          <w:highlight w:val="white"/>
        </w:rPr>
        <w:t xml:space="preserve">        BigInteger value = (BigInteger) operand1;</w:t>
      </w:r>
    </w:p>
    <w:p w14:paraId="12BEF24E" w14:textId="77777777" w:rsidR="002B63B5" w:rsidRPr="002B63B5" w:rsidRDefault="002B63B5" w:rsidP="002B63B5">
      <w:pPr>
        <w:pStyle w:val="Code"/>
        <w:rPr>
          <w:highlight w:val="white"/>
        </w:rPr>
      </w:pPr>
      <w:r w:rsidRPr="002B63B5">
        <w:rPr>
          <w:highlight w:val="white"/>
        </w:rPr>
        <w:t xml:space="preserve">        int size = ((Operator == AssemblyOperator.mov) ||</w:t>
      </w:r>
    </w:p>
    <w:p w14:paraId="42624917" w14:textId="77777777" w:rsidR="002B63B5" w:rsidRPr="002B63B5" w:rsidRDefault="002B63B5" w:rsidP="002B63B5">
      <w:pPr>
        <w:pStyle w:val="Code"/>
        <w:rPr>
          <w:highlight w:val="white"/>
        </w:rPr>
      </w:pPr>
      <w:r w:rsidRPr="002B63B5">
        <w:rPr>
          <w:highlight w:val="white"/>
        </w:rPr>
        <w:t xml:space="preserve">                    (Operator == AssemblyOperator.and))</w:t>
      </w:r>
    </w:p>
    <w:p w14:paraId="4F9ADE62" w14:textId="77777777" w:rsidR="002B63B5" w:rsidRPr="002B63B5" w:rsidRDefault="002B63B5" w:rsidP="002B63B5">
      <w:pPr>
        <w:pStyle w:val="Code"/>
        <w:rPr>
          <w:highlight w:val="white"/>
        </w:rPr>
      </w:pPr>
      <w:r w:rsidRPr="002B63B5">
        <w:rPr>
          <w:highlight w:val="white"/>
        </w:rPr>
        <w:t xml:space="preserve">                   ? SizeOfRegister(register) : SizeOfValue(value);</w:t>
      </w:r>
    </w:p>
    <w:p w14:paraId="03522614" w14:textId="77777777" w:rsidR="002B63B5" w:rsidRPr="002B63B5" w:rsidRDefault="002B63B5" w:rsidP="002B63B5">
      <w:pPr>
        <w:pStyle w:val="Code"/>
        <w:rPr>
          <w:highlight w:val="white"/>
        </w:rPr>
      </w:pPr>
      <w:r w:rsidRPr="002B63B5">
        <w:rPr>
          <w:highlight w:val="white"/>
        </w:rPr>
        <w:lastRenderedPageBreak/>
        <w:t xml:space="preserve">        List&lt;byte&gt; byteList = LookupByteArray(Operator, register, size);</w:t>
      </w:r>
    </w:p>
    <w:p w14:paraId="018B83E4" w14:textId="77777777" w:rsidR="002B63B5" w:rsidRPr="002B63B5" w:rsidRDefault="002B63B5" w:rsidP="002B63B5">
      <w:pPr>
        <w:pStyle w:val="Code"/>
        <w:rPr>
          <w:highlight w:val="white"/>
        </w:rPr>
      </w:pPr>
      <w:r w:rsidRPr="002B63B5">
        <w:rPr>
          <w:highlight w:val="white"/>
        </w:rPr>
        <w:t xml:space="preserve">        LoadByteList(byteList, byteList.Count - size, size, value);</w:t>
      </w:r>
    </w:p>
    <w:p w14:paraId="604F8544" w14:textId="77777777" w:rsidR="002B63B5" w:rsidRPr="002B63B5" w:rsidRDefault="002B63B5" w:rsidP="002B63B5">
      <w:pPr>
        <w:pStyle w:val="Code"/>
        <w:rPr>
          <w:highlight w:val="white"/>
        </w:rPr>
      </w:pPr>
      <w:r w:rsidRPr="002B63B5">
        <w:rPr>
          <w:highlight w:val="white"/>
        </w:rPr>
        <w:t xml:space="preserve">        return byteList;</w:t>
      </w:r>
    </w:p>
    <w:p w14:paraId="65B85E75" w14:textId="77777777" w:rsidR="002B63B5" w:rsidRPr="002B63B5" w:rsidRDefault="002B63B5" w:rsidP="002B63B5">
      <w:pPr>
        <w:pStyle w:val="Code"/>
        <w:rPr>
          <w:highlight w:val="white"/>
        </w:rPr>
      </w:pPr>
      <w:r w:rsidRPr="002B63B5">
        <w:rPr>
          <w:highlight w:val="white"/>
        </w:rPr>
        <w:t xml:space="preserve">      }</w:t>
      </w:r>
    </w:p>
    <w:p w14:paraId="6D0C96A7" w14:textId="77777777" w:rsidR="002B63B5" w:rsidRPr="002B63B5" w:rsidRDefault="002B63B5" w:rsidP="002B63B5">
      <w:pPr>
        <w:pStyle w:val="Code"/>
        <w:rPr>
          <w:highlight w:val="white"/>
        </w:rPr>
      </w:pPr>
      <w:r w:rsidRPr="002B63B5">
        <w:rPr>
          <w:highlight w:val="white"/>
        </w:rPr>
        <w:t xml:space="preserve">      // mov ax, global</w:t>
      </w:r>
    </w:p>
    <w:p w14:paraId="16FC70F1" w14:textId="77777777" w:rsidR="002B63B5" w:rsidRPr="002B63B5" w:rsidRDefault="002B63B5" w:rsidP="002B63B5">
      <w:pPr>
        <w:pStyle w:val="Code"/>
        <w:rPr>
          <w:highlight w:val="white"/>
        </w:rPr>
      </w:pPr>
      <w:r w:rsidRPr="002B63B5">
        <w:rPr>
          <w:highlight w:val="white"/>
        </w:rPr>
        <w:t xml:space="preserve">      else if ((operand0 is Register) &amp;&amp; (operand1 is string)) {</w:t>
      </w:r>
    </w:p>
    <w:p w14:paraId="6D859328" w14:textId="77777777" w:rsidR="002B63B5" w:rsidRPr="002B63B5" w:rsidRDefault="002B63B5" w:rsidP="002B63B5">
      <w:pPr>
        <w:pStyle w:val="Code"/>
        <w:rPr>
          <w:highlight w:val="white"/>
        </w:rPr>
      </w:pPr>
      <w:r w:rsidRPr="002B63B5">
        <w:rPr>
          <w:highlight w:val="white"/>
        </w:rPr>
        <w:t xml:space="preserve">        Assert.ErrorXXX(operand2 == null);</w:t>
      </w:r>
    </w:p>
    <w:p w14:paraId="386B5BEB" w14:textId="77777777" w:rsidR="002B63B5" w:rsidRPr="002B63B5" w:rsidRDefault="002B63B5" w:rsidP="002B63B5">
      <w:pPr>
        <w:pStyle w:val="Code"/>
        <w:rPr>
          <w:highlight w:val="white"/>
        </w:rPr>
      </w:pPr>
      <w:r w:rsidRPr="002B63B5">
        <w:rPr>
          <w:highlight w:val="white"/>
        </w:rPr>
        <w:t xml:space="preserve">        Register register = (Register) operand0;</w:t>
      </w:r>
    </w:p>
    <w:p w14:paraId="09B21FEA" w14:textId="77777777" w:rsidR="002B63B5" w:rsidRPr="002B63B5" w:rsidRDefault="002B63B5" w:rsidP="002B63B5">
      <w:pPr>
        <w:pStyle w:val="Code"/>
        <w:rPr>
          <w:highlight w:val="white"/>
        </w:rPr>
      </w:pPr>
      <w:r w:rsidRPr="002B63B5">
        <w:rPr>
          <w:highlight w:val="white"/>
        </w:rPr>
        <w:t xml:space="preserve">        int size = SizeOfRegister(register);</w:t>
      </w:r>
    </w:p>
    <w:p w14:paraId="117F09CF" w14:textId="77777777" w:rsidR="002B63B5" w:rsidRPr="002B63B5" w:rsidRDefault="002B63B5" w:rsidP="002B63B5">
      <w:pPr>
        <w:pStyle w:val="Code"/>
        <w:rPr>
          <w:highlight w:val="white"/>
        </w:rPr>
      </w:pPr>
      <w:r w:rsidRPr="002B63B5">
        <w:rPr>
          <w:highlight w:val="white"/>
        </w:rPr>
        <w:t xml:space="preserve">        List&lt;byte&gt; byteList = LookupByteArray(Operator, register, size);</w:t>
      </w:r>
    </w:p>
    <w:p w14:paraId="51A80DB5" w14:textId="77777777" w:rsidR="002B63B5" w:rsidRPr="002B63B5" w:rsidRDefault="002B63B5" w:rsidP="002B63B5">
      <w:pPr>
        <w:pStyle w:val="Code"/>
        <w:rPr>
          <w:highlight w:val="white"/>
        </w:rPr>
      </w:pPr>
      <w:r w:rsidRPr="002B63B5">
        <w:rPr>
          <w:highlight w:val="white"/>
        </w:rPr>
        <w:t xml:space="preserve">        LoadByteList(byteList, byteList.Count - size, size, 0);</w:t>
      </w:r>
    </w:p>
    <w:p w14:paraId="3722CBD8" w14:textId="77777777" w:rsidR="002B63B5" w:rsidRPr="002B63B5" w:rsidRDefault="002B63B5" w:rsidP="002B63B5">
      <w:pPr>
        <w:pStyle w:val="Code"/>
        <w:rPr>
          <w:highlight w:val="white"/>
        </w:rPr>
      </w:pPr>
      <w:r w:rsidRPr="002B63B5">
        <w:rPr>
          <w:highlight w:val="white"/>
        </w:rPr>
        <w:t xml:space="preserve">        return byteList;</w:t>
      </w:r>
    </w:p>
    <w:p w14:paraId="4CF2F74F" w14:textId="77777777" w:rsidR="002B63B5" w:rsidRPr="002B63B5" w:rsidRDefault="002B63B5" w:rsidP="002B63B5">
      <w:pPr>
        <w:pStyle w:val="Code"/>
        <w:rPr>
          <w:highlight w:val="white"/>
        </w:rPr>
      </w:pPr>
      <w:r w:rsidRPr="002B63B5">
        <w:rPr>
          <w:highlight w:val="white"/>
        </w:rPr>
        <w:t xml:space="preserve">      }</w:t>
      </w:r>
    </w:p>
    <w:p w14:paraId="20066360" w14:textId="77777777" w:rsidR="002B63B5" w:rsidRPr="002B63B5" w:rsidRDefault="002B63B5" w:rsidP="002B63B5">
      <w:pPr>
        <w:pStyle w:val="Code"/>
        <w:rPr>
          <w:highlight w:val="white"/>
        </w:rPr>
      </w:pPr>
      <w:r w:rsidRPr="002B63B5">
        <w:rPr>
          <w:highlight w:val="white"/>
        </w:rPr>
        <w:t xml:space="preserve">      // inc [bp + 2]</w:t>
      </w:r>
    </w:p>
    <w:p w14:paraId="301F0CE7" w14:textId="77777777" w:rsidR="002B63B5" w:rsidRPr="002B63B5" w:rsidRDefault="002B63B5" w:rsidP="002B63B5">
      <w:pPr>
        <w:pStyle w:val="Code"/>
        <w:rPr>
          <w:highlight w:val="white"/>
        </w:rPr>
      </w:pPr>
      <w:r w:rsidRPr="002B63B5">
        <w:rPr>
          <w:highlight w:val="white"/>
        </w:rPr>
        <w:t xml:space="preserve">      else if ((operand0 is Register) &amp;&amp; (operand1 is int)) {</w:t>
      </w:r>
    </w:p>
    <w:p w14:paraId="323EC825" w14:textId="77777777" w:rsidR="002B63B5" w:rsidRPr="002B63B5" w:rsidRDefault="002B63B5" w:rsidP="002B63B5">
      <w:pPr>
        <w:pStyle w:val="Code"/>
        <w:rPr>
          <w:highlight w:val="white"/>
        </w:rPr>
      </w:pPr>
      <w:r w:rsidRPr="002B63B5">
        <w:rPr>
          <w:highlight w:val="white"/>
        </w:rPr>
        <w:t xml:space="preserve">        Assert.ErrorXXX(operand2 == null);</w:t>
      </w:r>
    </w:p>
    <w:p w14:paraId="2D90FF32" w14:textId="77777777" w:rsidR="002B63B5" w:rsidRPr="002B63B5" w:rsidRDefault="002B63B5" w:rsidP="002B63B5">
      <w:pPr>
        <w:pStyle w:val="Code"/>
        <w:rPr>
          <w:highlight w:val="white"/>
        </w:rPr>
      </w:pPr>
      <w:r w:rsidRPr="002B63B5">
        <w:rPr>
          <w:highlight w:val="white"/>
        </w:rPr>
        <w:t xml:space="preserve">        Register baseRegister = (Register) operand0;</w:t>
      </w:r>
    </w:p>
    <w:p w14:paraId="2E9AED25" w14:textId="77777777" w:rsidR="002B63B5" w:rsidRPr="002B63B5" w:rsidRDefault="002B63B5" w:rsidP="002B63B5">
      <w:pPr>
        <w:pStyle w:val="Code"/>
        <w:rPr>
          <w:highlight w:val="white"/>
        </w:rPr>
      </w:pPr>
      <w:r w:rsidRPr="002B63B5">
        <w:rPr>
          <w:highlight w:val="white"/>
        </w:rPr>
        <w:t xml:space="preserve">        int offset = (int) operand1;</w:t>
      </w:r>
    </w:p>
    <w:p w14:paraId="08885EF7" w14:textId="77777777" w:rsidR="002B63B5" w:rsidRPr="002B63B5" w:rsidRDefault="002B63B5" w:rsidP="002B63B5">
      <w:pPr>
        <w:pStyle w:val="Code"/>
        <w:rPr>
          <w:highlight w:val="white"/>
        </w:rPr>
      </w:pPr>
      <w:r w:rsidRPr="002B63B5">
        <w:rPr>
          <w:highlight w:val="white"/>
        </w:rPr>
        <w:t xml:space="preserve">        int size = SizeOfValue(offset);</w:t>
      </w:r>
    </w:p>
    <w:p w14:paraId="72AFD7E2" w14:textId="77777777" w:rsidR="002B63B5" w:rsidRPr="002B63B5" w:rsidRDefault="002B63B5" w:rsidP="002B63B5">
      <w:pPr>
        <w:pStyle w:val="Code"/>
        <w:rPr>
          <w:highlight w:val="white"/>
        </w:rPr>
      </w:pPr>
      <w:r w:rsidRPr="002B63B5">
        <w:rPr>
          <w:highlight w:val="white"/>
        </w:rPr>
        <w:t xml:space="preserve">        List&lt;byte&gt; byteList = LookupByteArray(Operator, baseRegister, size);</w:t>
      </w:r>
    </w:p>
    <w:p w14:paraId="5EF9F51B" w14:textId="77777777" w:rsidR="002B63B5" w:rsidRPr="002B63B5" w:rsidRDefault="002B63B5" w:rsidP="002B63B5">
      <w:pPr>
        <w:pStyle w:val="Code"/>
        <w:rPr>
          <w:highlight w:val="white"/>
        </w:rPr>
      </w:pPr>
      <w:r w:rsidRPr="002B63B5">
        <w:rPr>
          <w:highlight w:val="white"/>
        </w:rPr>
        <w:t xml:space="preserve">        LoadByteList(byteList, byteList.Count - size, size, offset);</w:t>
      </w:r>
    </w:p>
    <w:p w14:paraId="363CFE53" w14:textId="77777777" w:rsidR="002B63B5" w:rsidRPr="002B63B5" w:rsidRDefault="002B63B5" w:rsidP="002B63B5">
      <w:pPr>
        <w:pStyle w:val="Code"/>
        <w:rPr>
          <w:highlight w:val="white"/>
        </w:rPr>
      </w:pPr>
      <w:r w:rsidRPr="002B63B5">
        <w:rPr>
          <w:highlight w:val="white"/>
        </w:rPr>
        <w:t xml:space="preserve">        return byteList;</w:t>
      </w:r>
    </w:p>
    <w:p w14:paraId="5CF5971C" w14:textId="77777777" w:rsidR="002B63B5" w:rsidRPr="002B63B5" w:rsidRDefault="002B63B5" w:rsidP="002B63B5">
      <w:pPr>
        <w:pStyle w:val="Code"/>
        <w:rPr>
          <w:highlight w:val="white"/>
        </w:rPr>
      </w:pPr>
      <w:r w:rsidRPr="002B63B5">
        <w:rPr>
          <w:highlight w:val="white"/>
        </w:rPr>
        <w:t xml:space="preserve">      }</w:t>
      </w:r>
    </w:p>
    <w:p w14:paraId="54B2E8A9" w14:textId="77777777" w:rsidR="002B63B5" w:rsidRPr="002B63B5" w:rsidRDefault="002B63B5" w:rsidP="002B63B5">
      <w:pPr>
        <w:pStyle w:val="Code"/>
        <w:rPr>
          <w:highlight w:val="white"/>
        </w:rPr>
      </w:pPr>
      <w:r w:rsidRPr="002B63B5">
        <w:rPr>
          <w:highlight w:val="white"/>
        </w:rPr>
        <w:t xml:space="preserve">      // inc [global + 4]; inc [null + 4]</w:t>
      </w:r>
    </w:p>
    <w:p w14:paraId="6E946CEA" w14:textId="77777777" w:rsidR="002B63B5" w:rsidRPr="002B63B5" w:rsidRDefault="002B63B5" w:rsidP="002B63B5">
      <w:pPr>
        <w:pStyle w:val="Code"/>
        <w:rPr>
          <w:highlight w:val="white"/>
        </w:rPr>
      </w:pPr>
      <w:r w:rsidRPr="002B63B5">
        <w:rPr>
          <w:highlight w:val="white"/>
        </w:rPr>
        <w:t xml:space="preserve">      else if (operand1 is int) {</w:t>
      </w:r>
    </w:p>
    <w:p w14:paraId="4F233ED3" w14:textId="77777777" w:rsidR="002B63B5" w:rsidRPr="002B63B5" w:rsidRDefault="002B63B5" w:rsidP="002B63B5">
      <w:pPr>
        <w:pStyle w:val="Code"/>
        <w:rPr>
          <w:highlight w:val="white"/>
        </w:rPr>
      </w:pPr>
      <w:r w:rsidRPr="002B63B5">
        <w:rPr>
          <w:highlight w:val="white"/>
        </w:rPr>
        <w:t xml:space="preserve">        Assert.ErrorXXX((operand0 is string) || (operand0 == null));</w:t>
      </w:r>
    </w:p>
    <w:p w14:paraId="162DFB33" w14:textId="77777777" w:rsidR="002B63B5" w:rsidRPr="002B63B5" w:rsidRDefault="002B63B5" w:rsidP="002B63B5">
      <w:pPr>
        <w:pStyle w:val="Code"/>
        <w:rPr>
          <w:highlight w:val="white"/>
        </w:rPr>
      </w:pPr>
      <w:r w:rsidRPr="002B63B5">
        <w:rPr>
          <w:highlight w:val="white"/>
        </w:rPr>
        <w:t xml:space="preserve">        Assert.ErrorXXX(operand2 == null);</w:t>
      </w:r>
    </w:p>
    <w:p w14:paraId="7D0A7F22" w14:textId="77777777" w:rsidR="002B63B5" w:rsidRPr="002B63B5" w:rsidRDefault="002B63B5" w:rsidP="002B63B5">
      <w:pPr>
        <w:pStyle w:val="Code"/>
        <w:rPr>
          <w:highlight w:val="white"/>
        </w:rPr>
      </w:pPr>
      <w:r w:rsidRPr="002B63B5">
        <w:rPr>
          <w:highlight w:val="white"/>
        </w:rPr>
        <w:t xml:space="preserve">        int offset = (int) operand1;</w:t>
      </w:r>
    </w:p>
    <w:p w14:paraId="16BC309E" w14:textId="77777777" w:rsidR="002B63B5" w:rsidRPr="002B63B5" w:rsidRDefault="002B63B5" w:rsidP="002B63B5">
      <w:pPr>
        <w:pStyle w:val="Code"/>
        <w:rPr>
          <w:highlight w:val="white"/>
        </w:rPr>
      </w:pPr>
      <w:r w:rsidRPr="002B63B5">
        <w:rPr>
          <w:highlight w:val="white"/>
        </w:rPr>
        <w:t xml:space="preserve">        List&lt;byte&gt; byteList =</w:t>
      </w:r>
    </w:p>
    <w:p w14:paraId="4CA1DB37" w14:textId="77777777" w:rsidR="002B63B5" w:rsidRPr="002B63B5" w:rsidRDefault="002B63B5" w:rsidP="002B63B5">
      <w:pPr>
        <w:pStyle w:val="Code"/>
        <w:rPr>
          <w:highlight w:val="white"/>
        </w:rPr>
      </w:pPr>
      <w:r w:rsidRPr="002B63B5">
        <w:rPr>
          <w:highlight w:val="white"/>
        </w:rPr>
        <w:t xml:space="preserve">          LookupByteArray(Operator, null, TypeSize.PointerSize);</w:t>
      </w:r>
    </w:p>
    <w:p w14:paraId="7863A132" w14:textId="77777777" w:rsidR="002B63B5" w:rsidRPr="002B63B5" w:rsidRDefault="002B63B5" w:rsidP="002B63B5">
      <w:pPr>
        <w:pStyle w:val="Code"/>
        <w:rPr>
          <w:highlight w:val="white"/>
        </w:rPr>
      </w:pPr>
      <w:r w:rsidRPr="002B63B5">
        <w:rPr>
          <w:highlight w:val="white"/>
        </w:rPr>
        <w:t xml:space="preserve">        LoadByteList(byteList, byteList.Count - TypeSize.PointerSize,</w:t>
      </w:r>
    </w:p>
    <w:p w14:paraId="212C01AA" w14:textId="77777777" w:rsidR="002B63B5" w:rsidRPr="002B63B5" w:rsidRDefault="002B63B5" w:rsidP="002B63B5">
      <w:pPr>
        <w:pStyle w:val="Code"/>
        <w:rPr>
          <w:highlight w:val="white"/>
        </w:rPr>
      </w:pPr>
      <w:r w:rsidRPr="002B63B5">
        <w:rPr>
          <w:highlight w:val="white"/>
        </w:rPr>
        <w:t xml:space="preserve">                     TypeSize.PointerSize, offset);</w:t>
      </w:r>
    </w:p>
    <w:p w14:paraId="30488C08" w14:textId="77777777" w:rsidR="002B63B5" w:rsidRPr="002B63B5" w:rsidRDefault="002B63B5" w:rsidP="002B63B5">
      <w:pPr>
        <w:pStyle w:val="Code"/>
        <w:rPr>
          <w:highlight w:val="white"/>
        </w:rPr>
      </w:pPr>
      <w:r w:rsidRPr="002B63B5">
        <w:rPr>
          <w:highlight w:val="white"/>
        </w:rPr>
        <w:t xml:space="preserve">        return byteList;</w:t>
      </w:r>
    </w:p>
    <w:p w14:paraId="6A30EE5D" w14:textId="77777777" w:rsidR="002B63B5" w:rsidRPr="002B63B5" w:rsidRDefault="002B63B5" w:rsidP="002B63B5">
      <w:pPr>
        <w:pStyle w:val="Code"/>
        <w:rPr>
          <w:highlight w:val="white"/>
        </w:rPr>
      </w:pPr>
      <w:r w:rsidRPr="002B63B5">
        <w:rPr>
          <w:highlight w:val="white"/>
        </w:rPr>
        <w:t xml:space="preserve">      }</w:t>
      </w:r>
    </w:p>
    <w:p w14:paraId="72354F5B" w14:textId="77777777" w:rsidR="002B63B5" w:rsidRPr="002B63B5" w:rsidRDefault="002B63B5" w:rsidP="002B63B5">
      <w:pPr>
        <w:pStyle w:val="Code"/>
        <w:rPr>
          <w:highlight w:val="white"/>
        </w:rPr>
      </w:pPr>
      <w:r w:rsidRPr="002B63B5">
        <w:rPr>
          <w:highlight w:val="white"/>
        </w:rPr>
        <w:t xml:space="preserve">      // inc ax</w:t>
      </w:r>
    </w:p>
    <w:p w14:paraId="023253A4" w14:textId="77777777" w:rsidR="002B63B5" w:rsidRPr="002B63B5" w:rsidRDefault="002B63B5" w:rsidP="002B63B5">
      <w:pPr>
        <w:pStyle w:val="Code"/>
        <w:rPr>
          <w:highlight w:val="white"/>
        </w:rPr>
      </w:pPr>
      <w:r w:rsidRPr="002B63B5">
        <w:rPr>
          <w:highlight w:val="white"/>
        </w:rPr>
        <w:t xml:space="preserve">      else if (operand0 is Register) {</w:t>
      </w:r>
    </w:p>
    <w:p w14:paraId="5FBF7E89" w14:textId="77777777" w:rsidR="002B63B5" w:rsidRPr="002B63B5" w:rsidRDefault="002B63B5" w:rsidP="002B63B5">
      <w:pPr>
        <w:pStyle w:val="Code"/>
        <w:rPr>
          <w:highlight w:val="white"/>
        </w:rPr>
      </w:pPr>
      <w:r w:rsidRPr="002B63B5">
        <w:rPr>
          <w:highlight w:val="white"/>
        </w:rPr>
        <w:t xml:space="preserve">        Assert.ErrorXXX((operand1 == null) &amp;&amp; (operand2 == null));</w:t>
      </w:r>
    </w:p>
    <w:p w14:paraId="5066444F" w14:textId="77777777" w:rsidR="002B63B5" w:rsidRPr="002B63B5" w:rsidRDefault="002B63B5" w:rsidP="002B63B5">
      <w:pPr>
        <w:pStyle w:val="Code"/>
        <w:rPr>
          <w:highlight w:val="white"/>
        </w:rPr>
      </w:pPr>
      <w:r w:rsidRPr="002B63B5">
        <w:rPr>
          <w:highlight w:val="white"/>
        </w:rPr>
        <w:t xml:space="preserve">        Register register = (Register) operand0;</w:t>
      </w:r>
    </w:p>
    <w:p w14:paraId="7E5762D0" w14:textId="77777777" w:rsidR="002B63B5" w:rsidRPr="002B63B5" w:rsidRDefault="002B63B5" w:rsidP="002B63B5">
      <w:pPr>
        <w:pStyle w:val="Code"/>
        <w:rPr>
          <w:highlight w:val="white"/>
        </w:rPr>
      </w:pPr>
      <w:r w:rsidRPr="002B63B5">
        <w:rPr>
          <w:highlight w:val="white"/>
        </w:rPr>
        <w:t xml:space="preserve">        return LookupByteArray(Operator, register);</w:t>
      </w:r>
    </w:p>
    <w:p w14:paraId="7976B6C7" w14:textId="77777777" w:rsidR="002B63B5" w:rsidRPr="002B63B5" w:rsidRDefault="002B63B5" w:rsidP="002B63B5">
      <w:pPr>
        <w:pStyle w:val="Code"/>
        <w:rPr>
          <w:highlight w:val="white"/>
        </w:rPr>
      </w:pPr>
      <w:r w:rsidRPr="002B63B5">
        <w:rPr>
          <w:highlight w:val="white"/>
        </w:rPr>
        <w:t xml:space="preserve">      }</w:t>
      </w:r>
    </w:p>
    <w:p w14:paraId="5A4EDBD0" w14:textId="77777777" w:rsidR="002B63B5" w:rsidRPr="002B63B5" w:rsidRDefault="002B63B5" w:rsidP="002B63B5">
      <w:pPr>
        <w:pStyle w:val="Code"/>
        <w:rPr>
          <w:highlight w:val="white"/>
        </w:rPr>
      </w:pPr>
      <w:r w:rsidRPr="002B63B5">
        <w:rPr>
          <w:highlight w:val="white"/>
        </w:rPr>
        <w:t xml:space="preserve">      // int 33</w:t>
      </w:r>
    </w:p>
    <w:p w14:paraId="1E53AD94" w14:textId="77777777" w:rsidR="002B63B5" w:rsidRPr="002B63B5" w:rsidRDefault="002B63B5" w:rsidP="002B63B5">
      <w:pPr>
        <w:pStyle w:val="Code"/>
        <w:rPr>
          <w:highlight w:val="white"/>
        </w:rPr>
      </w:pPr>
      <w:r w:rsidRPr="002B63B5">
        <w:rPr>
          <w:highlight w:val="white"/>
        </w:rPr>
        <w:t xml:space="preserve">      else if (operand0 is BigInteger) {</w:t>
      </w:r>
    </w:p>
    <w:p w14:paraId="0B36D9A4" w14:textId="77777777" w:rsidR="002B63B5" w:rsidRPr="002B63B5" w:rsidRDefault="002B63B5" w:rsidP="002B63B5">
      <w:pPr>
        <w:pStyle w:val="Code"/>
        <w:rPr>
          <w:highlight w:val="white"/>
        </w:rPr>
      </w:pPr>
      <w:r w:rsidRPr="002B63B5">
        <w:rPr>
          <w:highlight w:val="white"/>
        </w:rPr>
        <w:t xml:space="preserve">        Assert.ErrorXXX((operand1 == null) &amp;&amp; (operand2 == null));</w:t>
      </w:r>
    </w:p>
    <w:p w14:paraId="52481802" w14:textId="77777777" w:rsidR="002B63B5" w:rsidRPr="002B63B5" w:rsidRDefault="002B63B5" w:rsidP="002B63B5">
      <w:pPr>
        <w:pStyle w:val="Code"/>
        <w:rPr>
          <w:highlight w:val="white"/>
        </w:rPr>
      </w:pPr>
      <w:r w:rsidRPr="002B63B5">
        <w:rPr>
          <w:highlight w:val="white"/>
        </w:rPr>
        <w:t xml:space="preserve">        BigInteger value = (BigInteger) operand0;</w:t>
      </w:r>
    </w:p>
    <w:p w14:paraId="32CDDDBE" w14:textId="77777777" w:rsidR="002B63B5" w:rsidRPr="002B63B5" w:rsidRDefault="002B63B5" w:rsidP="002B63B5">
      <w:pPr>
        <w:pStyle w:val="Code"/>
        <w:rPr>
          <w:highlight w:val="white"/>
        </w:rPr>
      </w:pPr>
      <w:r w:rsidRPr="002B63B5">
        <w:rPr>
          <w:highlight w:val="white"/>
        </w:rPr>
        <w:t xml:space="preserve">        int size = SizeOfValue(value);</w:t>
      </w:r>
    </w:p>
    <w:p w14:paraId="1EC093C6" w14:textId="77777777" w:rsidR="002B63B5" w:rsidRPr="002B63B5" w:rsidRDefault="002B63B5" w:rsidP="002B63B5">
      <w:pPr>
        <w:pStyle w:val="Code"/>
        <w:rPr>
          <w:highlight w:val="white"/>
        </w:rPr>
      </w:pPr>
      <w:r w:rsidRPr="002B63B5">
        <w:rPr>
          <w:highlight w:val="white"/>
        </w:rPr>
        <w:t xml:space="preserve">        List&lt;byte&gt; byteList = LookupByteArray(Operator, size);</w:t>
      </w:r>
    </w:p>
    <w:p w14:paraId="5CF1CCEC" w14:textId="77777777" w:rsidR="002B63B5" w:rsidRPr="002B63B5" w:rsidRDefault="002B63B5" w:rsidP="002B63B5">
      <w:pPr>
        <w:pStyle w:val="Code"/>
        <w:rPr>
          <w:highlight w:val="white"/>
        </w:rPr>
      </w:pPr>
      <w:r w:rsidRPr="002B63B5">
        <w:rPr>
          <w:highlight w:val="white"/>
        </w:rPr>
        <w:t xml:space="preserve">        LoadByteList(byteList, byteList.Count - size, size, value);</w:t>
      </w:r>
    </w:p>
    <w:p w14:paraId="434F6A34" w14:textId="77777777" w:rsidR="002B63B5" w:rsidRPr="002B63B5" w:rsidRDefault="002B63B5" w:rsidP="002B63B5">
      <w:pPr>
        <w:pStyle w:val="Code"/>
        <w:rPr>
          <w:highlight w:val="white"/>
        </w:rPr>
      </w:pPr>
      <w:r w:rsidRPr="002B63B5">
        <w:rPr>
          <w:highlight w:val="white"/>
        </w:rPr>
        <w:t xml:space="preserve">        return byteList;</w:t>
      </w:r>
    </w:p>
    <w:p w14:paraId="58AA1904" w14:textId="77777777" w:rsidR="002B63B5" w:rsidRPr="002B63B5" w:rsidRDefault="002B63B5" w:rsidP="002B63B5">
      <w:pPr>
        <w:pStyle w:val="Code"/>
        <w:rPr>
          <w:highlight w:val="white"/>
        </w:rPr>
      </w:pPr>
      <w:r w:rsidRPr="002B63B5">
        <w:rPr>
          <w:highlight w:val="white"/>
        </w:rPr>
        <w:t xml:space="preserve">      }</w:t>
      </w:r>
    </w:p>
    <w:p w14:paraId="108E9D46" w14:textId="77777777" w:rsidR="002B63B5" w:rsidRPr="002B63B5" w:rsidRDefault="002B63B5" w:rsidP="002B63B5">
      <w:pPr>
        <w:pStyle w:val="Code"/>
        <w:rPr>
          <w:highlight w:val="white"/>
        </w:rPr>
      </w:pPr>
      <w:r w:rsidRPr="002B63B5">
        <w:rPr>
          <w:highlight w:val="white"/>
        </w:rPr>
        <w:t xml:space="preserve">      // lahf</w:t>
      </w:r>
    </w:p>
    <w:p w14:paraId="4A3452B5" w14:textId="77777777" w:rsidR="002B63B5" w:rsidRPr="002B63B5" w:rsidRDefault="002B63B5" w:rsidP="002B63B5">
      <w:pPr>
        <w:pStyle w:val="Code"/>
        <w:rPr>
          <w:highlight w:val="white"/>
        </w:rPr>
      </w:pPr>
      <w:r w:rsidRPr="002B63B5">
        <w:rPr>
          <w:highlight w:val="white"/>
        </w:rPr>
        <w:t xml:space="preserve">      else {</w:t>
      </w:r>
    </w:p>
    <w:p w14:paraId="5455C025" w14:textId="77777777" w:rsidR="002B63B5" w:rsidRPr="002B63B5" w:rsidRDefault="002B63B5" w:rsidP="002B63B5">
      <w:pPr>
        <w:pStyle w:val="Code"/>
        <w:rPr>
          <w:highlight w:val="white"/>
        </w:rPr>
      </w:pPr>
      <w:r w:rsidRPr="002B63B5">
        <w:rPr>
          <w:highlight w:val="white"/>
        </w:rPr>
        <w:t xml:space="preserve">        Assert.ErrorXXX((operand0 == null) &amp;&amp; (operand1 == null) &amp;&amp;</w:t>
      </w:r>
    </w:p>
    <w:p w14:paraId="78B935D6" w14:textId="77777777" w:rsidR="002B63B5" w:rsidRPr="002B63B5" w:rsidRDefault="002B63B5" w:rsidP="002B63B5">
      <w:pPr>
        <w:pStyle w:val="Code"/>
        <w:rPr>
          <w:highlight w:val="white"/>
        </w:rPr>
      </w:pPr>
      <w:r w:rsidRPr="002B63B5">
        <w:rPr>
          <w:highlight w:val="white"/>
        </w:rPr>
        <w:t xml:space="preserve">                        (operand2 == null));</w:t>
      </w:r>
    </w:p>
    <w:p w14:paraId="7453503F" w14:textId="77777777" w:rsidR="002B63B5" w:rsidRPr="002B63B5" w:rsidRDefault="002B63B5" w:rsidP="002B63B5">
      <w:pPr>
        <w:pStyle w:val="Code"/>
        <w:rPr>
          <w:highlight w:val="white"/>
        </w:rPr>
      </w:pPr>
      <w:r w:rsidRPr="002B63B5">
        <w:rPr>
          <w:highlight w:val="white"/>
        </w:rPr>
        <w:t xml:space="preserve">        return LookupByteArray(Operator);</w:t>
      </w:r>
    </w:p>
    <w:p w14:paraId="3B3A6451" w14:textId="77777777" w:rsidR="002B63B5" w:rsidRPr="002B63B5" w:rsidRDefault="002B63B5" w:rsidP="002B63B5">
      <w:pPr>
        <w:pStyle w:val="Code"/>
        <w:rPr>
          <w:highlight w:val="white"/>
        </w:rPr>
      </w:pPr>
      <w:r w:rsidRPr="002B63B5">
        <w:rPr>
          <w:highlight w:val="white"/>
        </w:rPr>
        <w:t xml:space="preserve">      }</w:t>
      </w:r>
    </w:p>
    <w:p w14:paraId="4A2752C3" w14:textId="77777777" w:rsidR="002B63B5" w:rsidRPr="002B63B5" w:rsidRDefault="002B63B5" w:rsidP="002B63B5">
      <w:pPr>
        <w:pStyle w:val="Code"/>
        <w:rPr>
          <w:highlight w:val="white"/>
        </w:rPr>
      </w:pPr>
      <w:r w:rsidRPr="002B63B5">
        <w:rPr>
          <w:highlight w:val="white"/>
        </w:rPr>
        <w:t xml:space="preserve">    }</w:t>
      </w:r>
    </w:p>
    <w:p w14:paraId="619EECC9" w14:textId="77777777" w:rsidR="002B63B5" w:rsidRPr="002B63B5" w:rsidRDefault="002B63B5" w:rsidP="002B63B5">
      <w:pPr>
        <w:pStyle w:val="Code"/>
        <w:rPr>
          <w:highlight w:val="white"/>
        </w:rPr>
      </w:pPr>
    </w:p>
    <w:p w14:paraId="28EED514" w14:textId="77777777" w:rsidR="002B63B5" w:rsidRPr="002B63B5" w:rsidRDefault="002B63B5" w:rsidP="002B63B5">
      <w:pPr>
        <w:pStyle w:val="Code"/>
        <w:rPr>
          <w:highlight w:val="white"/>
        </w:rPr>
      </w:pPr>
      <w:r w:rsidRPr="002B63B5">
        <w:rPr>
          <w:highlight w:val="white"/>
        </w:rPr>
        <w:lastRenderedPageBreak/>
        <w:t xml:space="preserve">    public static void LoadByteList(IList&lt;byte&gt; byteList, int index,</w:t>
      </w:r>
    </w:p>
    <w:p w14:paraId="6D7135FB" w14:textId="77777777" w:rsidR="002B63B5" w:rsidRPr="002B63B5" w:rsidRDefault="002B63B5" w:rsidP="002B63B5">
      <w:pPr>
        <w:pStyle w:val="Code"/>
        <w:rPr>
          <w:highlight w:val="white"/>
        </w:rPr>
      </w:pPr>
      <w:r w:rsidRPr="002B63B5">
        <w:rPr>
          <w:highlight w:val="white"/>
        </w:rPr>
        <w:t xml:space="preserve">                                    int size, BigInteger value) {</w:t>
      </w:r>
    </w:p>
    <w:p w14:paraId="2B30D698" w14:textId="77777777" w:rsidR="002B63B5" w:rsidRPr="002B63B5" w:rsidRDefault="002B63B5" w:rsidP="002B63B5">
      <w:pPr>
        <w:pStyle w:val="Code"/>
        <w:rPr>
          <w:highlight w:val="white"/>
        </w:rPr>
      </w:pPr>
      <w:r w:rsidRPr="002B63B5">
        <w:rPr>
          <w:highlight w:val="white"/>
        </w:rPr>
        <w:t xml:space="preserve">      while (byteList.Count &lt; (index + size)) {</w:t>
      </w:r>
    </w:p>
    <w:p w14:paraId="0BA55B2A" w14:textId="77777777" w:rsidR="002B63B5" w:rsidRPr="002B63B5" w:rsidRDefault="002B63B5" w:rsidP="002B63B5">
      <w:pPr>
        <w:pStyle w:val="Code"/>
        <w:rPr>
          <w:highlight w:val="white"/>
        </w:rPr>
      </w:pPr>
      <w:r w:rsidRPr="002B63B5">
        <w:rPr>
          <w:highlight w:val="white"/>
        </w:rPr>
        <w:t xml:space="preserve">        byteList.Add((byte) 0);</w:t>
      </w:r>
    </w:p>
    <w:p w14:paraId="61A71AD8" w14:textId="77777777" w:rsidR="002B63B5" w:rsidRPr="002B63B5" w:rsidRDefault="002B63B5" w:rsidP="002B63B5">
      <w:pPr>
        <w:pStyle w:val="Code"/>
        <w:rPr>
          <w:highlight w:val="white"/>
        </w:rPr>
      </w:pPr>
      <w:r w:rsidRPr="002B63B5">
        <w:rPr>
          <w:highlight w:val="white"/>
        </w:rPr>
        <w:t xml:space="preserve">      }</w:t>
      </w:r>
    </w:p>
    <w:p w14:paraId="62BDC056" w14:textId="77777777" w:rsidR="002B63B5" w:rsidRPr="002B63B5" w:rsidRDefault="002B63B5" w:rsidP="002B63B5">
      <w:pPr>
        <w:pStyle w:val="Code"/>
        <w:rPr>
          <w:highlight w:val="white"/>
        </w:rPr>
      </w:pPr>
    </w:p>
    <w:p w14:paraId="2488845A" w14:textId="77777777" w:rsidR="002B63B5" w:rsidRPr="002B63B5" w:rsidRDefault="002B63B5" w:rsidP="002B63B5">
      <w:pPr>
        <w:pStyle w:val="Code"/>
        <w:rPr>
          <w:highlight w:val="white"/>
        </w:rPr>
      </w:pPr>
      <w:r w:rsidRPr="002B63B5">
        <w:rPr>
          <w:highlight w:val="white"/>
        </w:rPr>
        <w:t xml:space="preserve">      switch (size) {</w:t>
      </w:r>
    </w:p>
    <w:p w14:paraId="244A33C2" w14:textId="77777777" w:rsidR="002B63B5" w:rsidRPr="002B63B5" w:rsidRDefault="002B63B5" w:rsidP="002B63B5">
      <w:pPr>
        <w:pStyle w:val="Code"/>
        <w:rPr>
          <w:highlight w:val="white"/>
        </w:rPr>
      </w:pPr>
      <w:r w:rsidRPr="002B63B5">
        <w:rPr>
          <w:highlight w:val="white"/>
        </w:rPr>
        <w:t xml:space="preserve">        case 1: {</w:t>
      </w:r>
    </w:p>
    <w:p w14:paraId="4DB062C2" w14:textId="77777777" w:rsidR="002B63B5" w:rsidRPr="002B63B5" w:rsidRDefault="002B63B5" w:rsidP="002B63B5">
      <w:pPr>
        <w:pStyle w:val="Code"/>
        <w:rPr>
          <w:highlight w:val="white"/>
        </w:rPr>
      </w:pPr>
      <w:r w:rsidRPr="002B63B5">
        <w:rPr>
          <w:highlight w:val="white"/>
        </w:rPr>
        <w:t xml:space="preserve">            if (value &lt; 0) {</w:t>
      </w:r>
    </w:p>
    <w:p w14:paraId="02C978AF" w14:textId="77777777" w:rsidR="002B63B5" w:rsidRPr="002B63B5" w:rsidRDefault="002B63B5" w:rsidP="002B63B5">
      <w:pPr>
        <w:pStyle w:val="Code"/>
        <w:rPr>
          <w:highlight w:val="white"/>
        </w:rPr>
      </w:pPr>
      <w:r w:rsidRPr="002B63B5">
        <w:rPr>
          <w:highlight w:val="white"/>
        </w:rPr>
        <w:t xml:space="preserve">              byteList[index] = (byte) ((sbyte) value);</w:t>
      </w:r>
    </w:p>
    <w:p w14:paraId="06277AA4" w14:textId="77777777" w:rsidR="002B63B5" w:rsidRPr="002B63B5" w:rsidRDefault="002B63B5" w:rsidP="002B63B5">
      <w:pPr>
        <w:pStyle w:val="Code"/>
        <w:rPr>
          <w:highlight w:val="white"/>
        </w:rPr>
      </w:pPr>
      <w:r w:rsidRPr="002B63B5">
        <w:rPr>
          <w:highlight w:val="white"/>
        </w:rPr>
        <w:t xml:space="preserve">            }</w:t>
      </w:r>
    </w:p>
    <w:p w14:paraId="33988760" w14:textId="77777777" w:rsidR="002B63B5" w:rsidRPr="002B63B5" w:rsidRDefault="002B63B5" w:rsidP="002B63B5">
      <w:pPr>
        <w:pStyle w:val="Code"/>
        <w:rPr>
          <w:highlight w:val="white"/>
        </w:rPr>
      </w:pPr>
      <w:r w:rsidRPr="002B63B5">
        <w:rPr>
          <w:highlight w:val="white"/>
        </w:rPr>
        <w:t xml:space="preserve">            else {</w:t>
      </w:r>
    </w:p>
    <w:p w14:paraId="7D8E3545" w14:textId="77777777" w:rsidR="002B63B5" w:rsidRPr="002B63B5" w:rsidRDefault="002B63B5" w:rsidP="002B63B5">
      <w:pPr>
        <w:pStyle w:val="Code"/>
        <w:rPr>
          <w:highlight w:val="white"/>
        </w:rPr>
      </w:pPr>
      <w:r w:rsidRPr="002B63B5">
        <w:rPr>
          <w:highlight w:val="white"/>
        </w:rPr>
        <w:t xml:space="preserve">              byteList[index] = (byte) value;</w:t>
      </w:r>
    </w:p>
    <w:p w14:paraId="539E8CFE" w14:textId="77777777" w:rsidR="002B63B5" w:rsidRPr="002B63B5" w:rsidRDefault="002B63B5" w:rsidP="002B63B5">
      <w:pPr>
        <w:pStyle w:val="Code"/>
        <w:rPr>
          <w:highlight w:val="white"/>
        </w:rPr>
      </w:pPr>
      <w:r w:rsidRPr="002B63B5">
        <w:rPr>
          <w:highlight w:val="white"/>
        </w:rPr>
        <w:t xml:space="preserve">            }</w:t>
      </w:r>
    </w:p>
    <w:p w14:paraId="0493C451" w14:textId="77777777" w:rsidR="002B63B5" w:rsidRPr="002B63B5" w:rsidRDefault="002B63B5" w:rsidP="002B63B5">
      <w:pPr>
        <w:pStyle w:val="Code"/>
        <w:rPr>
          <w:highlight w:val="white"/>
        </w:rPr>
      </w:pPr>
      <w:r w:rsidRPr="002B63B5">
        <w:rPr>
          <w:highlight w:val="white"/>
        </w:rPr>
        <w:t xml:space="preserve">          }</w:t>
      </w:r>
    </w:p>
    <w:p w14:paraId="33DF1B50" w14:textId="77777777" w:rsidR="002B63B5" w:rsidRPr="002B63B5" w:rsidRDefault="002B63B5" w:rsidP="002B63B5">
      <w:pPr>
        <w:pStyle w:val="Code"/>
        <w:rPr>
          <w:highlight w:val="white"/>
        </w:rPr>
      </w:pPr>
      <w:r w:rsidRPr="002B63B5">
        <w:rPr>
          <w:highlight w:val="white"/>
        </w:rPr>
        <w:t xml:space="preserve">          break;</w:t>
      </w:r>
    </w:p>
    <w:p w14:paraId="11279545" w14:textId="77777777" w:rsidR="002B63B5" w:rsidRPr="002B63B5" w:rsidRDefault="002B63B5" w:rsidP="002B63B5">
      <w:pPr>
        <w:pStyle w:val="Code"/>
        <w:rPr>
          <w:highlight w:val="white"/>
        </w:rPr>
      </w:pPr>
    </w:p>
    <w:p w14:paraId="36963D4D" w14:textId="77777777" w:rsidR="002B63B5" w:rsidRPr="002B63B5" w:rsidRDefault="002B63B5" w:rsidP="002B63B5">
      <w:pPr>
        <w:pStyle w:val="Code"/>
        <w:rPr>
          <w:highlight w:val="white"/>
        </w:rPr>
      </w:pPr>
      <w:r w:rsidRPr="002B63B5">
        <w:rPr>
          <w:highlight w:val="white"/>
        </w:rPr>
        <w:t xml:space="preserve">        case 2: {</w:t>
      </w:r>
    </w:p>
    <w:p w14:paraId="3CBA8685" w14:textId="77777777" w:rsidR="002B63B5" w:rsidRPr="002B63B5" w:rsidRDefault="002B63B5" w:rsidP="002B63B5">
      <w:pPr>
        <w:pStyle w:val="Code"/>
        <w:rPr>
          <w:highlight w:val="white"/>
        </w:rPr>
      </w:pPr>
      <w:r w:rsidRPr="002B63B5">
        <w:rPr>
          <w:highlight w:val="white"/>
        </w:rPr>
        <w:t xml:space="preserve">            if (value &lt; 0) {</w:t>
      </w:r>
    </w:p>
    <w:p w14:paraId="5AC76419" w14:textId="77777777" w:rsidR="002B63B5" w:rsidRPr="002B63B5" w:rsidRDefault="002B63B5" w:rsidP="002B63B5">
      <w:pPr>
        <w:pStyle w:val="Code"/>
        <w:rPr>
          <w:highlight w:val="white"/>
        </w:rPr>
      </w:pPr>
      <w:r w:rsidRPr="002B63B5">
        <w:rPr>
          <w:highlight w:val="white"/>
        </w:rPr>
        <w:t xml:space="preserve">              short shortValue = (short) value; </w:t>
      </w:r>
    </w:p>
    <w:p w14:paraId="2E57ED5F" w14:textId="77777777" w:rsidR="002B63B5" w:rsidRPr="002B63B5" w:rsidRDefault="002B63B5" w:rsidP="002B63B5">
      <w:pPr>
        <w:pStyle w:val="Code"/>
        <w:rPr>
          <w:highlight w:val="white"/>
        </w:rPr>
      </w:pPr>
      <w:r w:rsidRPr="002B63B5">
        <w:rPr>
          <w:highlight w:val="white"/>
        </w:rPr>
        <w:t xml:space="preserve">              byteList[index] = (byte) ((sbyte) shortValue);</w:t>
      </w:r>
    </w:p>
    <w:p w14:paraId="7E3A2AA0" w14:textId="77777777" w:rsidR="002B63B5" w:rsidRPr="002B63B5" w:rsidRDefault="002B63B5" w:rsidP="002B63B5">
      <w:pPr>
        <w:pStyle w:val="Code"/>
        <w:rPr>
          <w:highlight w:val="white"/>
        </w:rPr>
      </w:pPr>
      <w:r w:rsidRPr="002B63B5">
        <w:rPr>
          <w:highlight w:val="white"/>
        </w:rPr>
        <w:t xml:space="preserve">              byteList[index + 1] = (byte) ((sbyte) (shortValue &gt;&gt; 8));</w:t>
      </w:r>
    </w:p>
    <w:p w14:paraId="18824984" w14:textId="77777777" w:rsidR="002B63B5" w:rsidRPr="002B63B5" w:rsidRDefault="002B63B5" w:rsidP="002B63B5">
      <w:pPr>
        <w:pStyle w:val="Code"/>
        <w:rPr>
          <w:highlight w:val="white"/>
        </w:rPr>
      </w:pPr>
      <w:r w:rsidRPr="002B63B5">
        <w:rPr>
          <w:highlight w:val="white"/>
        </w:rPr>
        <w:t xml:space="preserve">            }</w:t>
      </w:r>
    </w:p>
    <w:p w14:paraId="594B1D80" w14:textId="77777777" w:rsidR="002B63B5" w:rsidRPr="002B63B5" w:rsidRDefault="002B63B5" w:rsidP="002B63B5">
      <w:pPr>
        <w:pStyle w:val="Code"/>
        <w:rPr>
          <w:highlight w:val="white"/>
        </w:rPr>
      </w:pPr>
      <w:r w:rsidRPr="002B63B5">
        <w:rPr>
          <w:highlight w:val="white"/>
        </w:rPr>
        <w:t xml:space="preserve">            else {</w:t>
      </w:r>
    </w:p>
    <w:p w14:paraId="31B79B75" w14:textId="77777777" w:rsidR="002B63B5" w:rsidRPr="002B63B5" w:rsidRDefault="002B63B5" w:rsidP="002B63B5">
      <w:pPr>
        <w:pStyle w:val="Code"/>
        <w:rPr>
          <w:highlight w:val="white"/>
        </w:rPr>
      </w:pPr>
      <w:r w:rsidRPr="002B63B5">
        <w:rPr>
          <w:highlight w:val="white"/>
        </w:rPr>
        <w:t xml:space="preserve">              ushort ushortValue = (ushort) value; </w:t>
      </w:r>
    </w:p>
    <w:p w14:paraId="6BD396D1" w14:textId="77777777" w:rsidR="002B63B5" w:rsidRPr="002B63B5" w:rsidRDefault="002B63B5" w:rsidP="002B63B5">
      <w:pPr>
        <w:pStyle w:val="Code"/>
        <w:rPr>
          <w:highlight w:val="white"/>
        </w:rPr>
      </w:pPr>
      <w:r w:rsidRPr="002B63B5">
        <w:rPr>
          <w:highlight w:val="white"/>
        </w:rPr>
        <w:t xml:space="preserve">              byteList[index] = (byte) ushortValue;</w:t>
      </w:r>
    </w:p>
    <w:p w14:paraId="2F4DBC6C" w14:textId="77777777" w:rsidR="002B63B5" w:rsidRPr="002B63B5" w:rsidRDefault="002B63B5" w:rsidP="002B63B5">
      <w:pPr>
        <w:pStyle w:val="Code"/>
        <w:rPr>
          <w:highlight w:val="white"/>
        </w:rPr>
      </w:pPr>
      <w:r w:rsidRPr="002B63B5">
        <w:rPr>
          <w:highlight w:val="white"/>
        </w:rPr>
        <w:t xml:space="preserve">              byteList[index + 1] = (byte) (ushortValue &gt;&gt; 8);</w:t>
      </w:r>
    </w:p>
    <w:p w14:paraId="544255AC" w14:textId="77777777" w:rsidR="002B63B5" w:rsidRPr="002B63B5" w:rsidRDefault="002B63B5" w:rsidP="002B63B5">
      <w:pPr>
        <w:pStyle w:val="Code"/>
        <w:rPr>
          <w:highlight w:val="white"/>
        </w:rPr>
      </w:pPr>
      <w:r w:rsidRPr="002B63B5">
        <w:rPr>
          <w:highlight w:val="white"/>
        </w:rPr>
        <w:t xml:space="preserve">            }</w:t>
      </w:r>
    </w:p>
    <w:p w14:paraId="0FDD8A8B" w14:textId="77777777" w:rsidR="002B63B5" w:rsidRPr="002B63B5" w:rsidRDefault="002B63B5" w:rsidP="002B63B5">
      <w:pPr>
        <w:pStyle w:val="Code"/>
        <w:rPr>
          <w:highlight w:val="white"/>
        </w:rPr>
      </w:pPr>
      <w:r w:rsidRPr="002B63B5">
        <w:rPr>
          <w:highlight w:val="white"/>
        </w:rPr>
        <w:t xml:space="preserve">          }</w:t>
      </w:r>
    </w:p>
    <w:p w14:paraId="4118AEEB" w14:textId="77777777" w:rsidR="002B63B5" w:rsidRPr="002B63B5" w:rsidRDefault="002B63B5" w:rsidP="002B63B5">
      <w:pPr>
        <w:pStyle w:val="Code"/>
        <w:rPr>
          <w:highlight w:val="white"/>
        </w:rPr>
      </w:pPr>
      <w:r w:rsidRPr="002B63B5">
        <w:rPr>
          <w:highlight w:val="white"/>
        </w:rPr>
        <w:t xml:space="preserve">          break;</w:t>
      </w:r>
    </w:p>
    <w:p w14:paraId="6AFB3E97" w14:textId="77777777" w:rsidR="002B63B5" w:rsidRPr="002B63B5" w:rsidRDefault="002B63B5" w:rsidP="002B63B5">
      <w:pPr>
        <w:pStyle w:val="Code"/>
        <w:rPr>
          <w:highlight w:val="white"/>
        </w:rPr>
      </w:pPr>
    </w:p>
    <w:p w14:paraId="439D2329" w14:textId="77777777" w:rsidR="002B63B5" w:rsidRPr="002B63B5" w:rsidRDefault="002B63B5" w:rsidP="002B63B5">
      <w:pPr>
        <w:pStyle w:val="Code"/>
        <w:rPr>
          <w:highlight w:val="white"/>
        </w:rPr>
      </w:pPr>
      <w:r w:rsidRPr="002B63B5">
        <w:rPr>
          <w:highlight w:val="white"/>
        </w:rPr>
        <w:t xml:space="preserve">        case 4: {</w:t>
      </w:r>
    </w:p>
    <w:p w14:paraId="7E5AC2EB" w14:textId="77777777" w:rsidR="002B63B5" w:rsidRPr="002B63B5" w:rsidRDefault="002B63B5" w:rsidP="002B63B5">
      <w:pPr>
        <w:pStyle w:val="Code"/>
        <w:rPr>
          <w:highlight w:val="white"/>
        </w:rPr>
      </w:pPr>
      <w:r w:rsidRPr="002B63B5">
        <w:rPr>
          <w:highlight w:val="white"/>
        </w:rPr>
        <w:t xml:space="preserve">            if (value &lt; 0) {</w:t>
      </w:r>
    </w:p>
    <w:p w14:paraId="7AF4A834" w14:textId="77777777" w:rsidR="002B63B5" w:rsidRPr="002B63B5" w:rsidRDefault="002B63B5" w:rsidP="002B63B5">
      <w:pPr>
        <w:pStyle w:val="Code"/>
        <w:rPr>
          <w:highlight w:val="white"/>
        </w:rPr>
      </w:pPr>
      <w:r w:rsidRPr="002B63B5">
        <w:rPr>
          <w:highlight w:val="white"/>
        </w:rPr>
        <w:t xml:space="preserve">              int intValue = (int) value; </w:t>
      </w:r>
    </w:p>
    <w:p w14:paraId="16E5D665" w14:textId="77777777" w:rsidR="002B63B5" w:rsidRPr="002B63B5" w:rsidRDefault="002B63B5" w:rsidP="002B63B5">
      <w:pPr>
        <w:pStyle w:val="Code"/>
        <w:rPr>
          <w:highlight w:val="white"/>
        </w:rPr>
      </w:pPr>
      <w:r w:rsidRPr="002B63B5">
        <w:rPr>
          <w:highlight w:val="white"/>
        </w:rPr>
        <w:t xml:space="preserve">              byteList[index] = (byte) ((sbyte) intValue);</w:t>
      </w:r>
    </w:p>
    <w:p w14:paraId="0A5E8BC7" w14:textId="77777777" w:rsidR="002B63B5" w:rsidRPr="002B63B5" w:rsidRDefault="002B63B5" w:rsidP="002B63B5">
      <w:pPr>
        <w:pStyle w:val="Code"/>
        <w:rPr>
          <w:highlight w:val="white"/>
        </w:rPr>
      </w:pPr>
      <w:r w:rsidRPr="002B63B5">
        <w:rPr>
          <w:highlight w:val="white"/>
        </w:rPr>
        <w:t xml:space="preserve">              byteList[index + 1] = (byte) ((sbyte) (intValue &gt;&gt; 8));</w:t>
      </w:r>
    </w:p>
    <w:p w14:paraId="682515C6" w14:textId="77777777" w:rsidR="002B63B5" w:rsidRPr="002B63B5" w:rsidRDefault="002B63B5" w:rsidP="002B63B5">
      <w:pPr>
        <w:pStyle w:val="Code"/>
        <w:rPr>
          <w:highlight w:val="white"/>
        </w:rPr>
      </w:pPr>
      <w:r w:rsidRPr="002B63B5">
        <w:rPr>
          <w:highlight w:val="white"/>
        </w:rPr>
        <w:t xml:space="preserve">              byteList[index + 2] = (byte) ((sbyte) (intValue &gt;&gt; 16));</w:t>
      </w:r>
    </w:p>
    <w:p w14:paraId="71C14DE1" w14:textId="77777777" w:rsidR="002B63B5" w:rsidRPr="002B63B5" w:rsidRDefault="002B63B5" w:rsidP="002B63B5">
      <w:pPr>
        <w:pStyle w:val="Code"/>
        <w:rPr>
          <w:highlight w:val="white"/>
        </w:rPr>
      </w:pPr>
      <w:r w:rsidRPr="002B63B5">
        <w:rPr>
          <w:highlight w:val="white"/>
        </w:rPr>
        <w:t xml:space="preserve">              byteList[index + 3] = (byte) ((sbyte) (intValue &gt;&gt; 24));</w:t>
      </w:r>
    </w:p>
    <w:p w14:paraId="1FD5A1BC" w14:textId="77777777" w:rsidR="002B63B5" w:rsidRPr="002B63B5" w:rsidRDefault="002B63B5" w:rsidP="002B63B5">
      <w:pPr>
        <w:pStyle w:val="Code"/>
        <w:rPr>
          <w:highlight w:val="white"/>
        </w:rPr>
      </w:pPr>
      <w:r w:rsidRPr="002B63B5">
        <w:rPr>
          <w:highlight w:val="white"/>
        </w:rPr>
        <w:t xml:space="preserve">            }</w:t>
      </w:r>
    </w:p>
    <w:p w14:paraId="61AA5979" w14:textId="77777777" w:rsidR="002B63B5" w:rsidRPr="002B63B5" w:rsidRDefault="002B63B5" w:rsidP="002B63B5">
      <w:pPr>
        <w:pStyle w:val="Code"/>
        <w:rPr>
          <w:highlight w:val="white"/>
        </w:rPr>
      </w:pPr>
      <w:r w:rsidRPr="002B63B5">
        <w:rPr>
          <w:highlight w:val="white"/>
        </w:rPr>
        <w:t xml:space="preserve">            else {</w:t>
      </w:r>
    </w:p>
    <w:p w14:paraId="5F376F4A" w14:textId="77777777" w:rsidR="002B63B5" w:rsidRPr="002B63B5" w:rsidRDefault="002B63B5" w:rsidP="002B63B5">
      <w:pPr>
        <w:pStyle w:val="Code"/>
        <w:rPr>
          <w:highlight w:val="white"/>
        </w:rPr>
      </w:pPr>
      <w:r w:rsidRPr="002B63B5">
        <w:rPr>
          <w:highlight w:val="white"/>
        </w:rPr>
        <w:t xml:space="preserve">              uint uintValue = (uint) value; </w:t>
      </w:r>
    </w:p>
    <w:p w14:paraId="6CB55F25" w14:textId="77777777" w:rsidR="002B63B5" w:rsidRPr="002B63B5" w:rsidRDefault="002B63B5" w:rsidP="002B63B5">
      <w:pPr>
        <w:pStyle w:val="Code"/>
        <w:rPr>
          <w:highlight w:val="white"/>
        </w:rPr>
      </w:pPr>
      <w:r w:rsidRPr="002B63B5">
        <w:rPr>
          <w:highlight w:val="white"/>
        </w:rPr>
        <w:t xml:space="preserve">              byteList[index] = (byte) uintValue;</w:t>
      </w:r>
    </w:p>
    <w:p w14:paraId="050FF28D" w14:textId="77777777" w:rsidR="002B63B5" w:rsidRPr="002B63B5" w:rsidRDefault="002B63B5" w:rsidP="002B63B5">
      <w:pPr>
        <w:pStyle w:val="Code"/>
        <w:rPr>
          <w:highlight w:val="white"/>
        </w:rPr>
      </w:pPr>
      <w:r w:rsidRPr="002B63B5">
        <w:rPr>
          <w:highlight w:val="white"/>
        </w:rPr>
        <w:t xml:space="preserve">              byteList[index + 1] = (byte) (uintValue &gt;&gt; 8);</w:t>
      </w:r>
    </w:p>
    <w:p w14:paraId="4FD8B21C" w14:textId="77777777" w:rsidR="002B63B5" w:rsidRPr="002B63B5" w:rsidRDefault="002B63B5" w:rsidP="002B63B5">
      <w:pPr>
        <w:pStyle w:val="Code"/>
        <w:rPr>
          <w:highlight w:val="white"/>
        </w:rPr>
      </w:pPr>
      <w:r w:rsidRPr="002B63B5">
        <w:rPr>
          <w:highlight w:val="white"/>
        </w:rPr>
        <w:t xml:space="preserve">              byteList[index + 2] = (byte) (uintValue &gt;&gt; 16);</w:t>
      </w:r>
    </w:p>
    <w:p w14:paraId="4735C06D" w14:textId="77777777" w:rsidR="002B63B5" w:rsidRPr="002B63B5" w:rsidRDefault="002B63B5" w:rsidP="002B63B5">
      <w:pPr>
        <w:pStyle w:val="Code"/>
        <w:rPr>
          <w:highlight w:val="white"/>
        </w:rPr>
      </w:pPr>
      <w:r w:rsidRPr="002B63B5">
        <w:rPr>
          <w:highlight w:val="white"/>
        </w:rPr>
        <w:t xml:space="preserve">              byteList[index + 3] = (byte) (uintValue &gt;&gt; 24);</w:t>
      </w:r>
    </w:p>
    <w:p w14:paraId="7423F0C8" w14:textId="77777777" w:rsidR="002B63B5" w:rsidRPr="002B63B5" w:rsidRDefault="002B63B5" w:rsidP="002B63B5">
      <w:pPr>
        <w:pStyle w:val="Code"/>
        <w:rPr>
          <w:highlight w:val="white"/>
        </w:rPr>
      </w:pPr>
      <w:r w:rsidRPr="002B63B5">
        <w:rPr>
          <w:highlight w:val="white"/>
        </w:rPr>
        <w:t xml:space="preserve">            }</w:t>
      </w:r>
    </w:p>
    <w:p w14:paraId="21D92B09" w14:textId="77777777" w:rsidR="002B63B5" w:rsidRPr="002B63B5" w:rsidRDefault="002B63B5" w:rsidP="002B63B5">
      <w:pPr>
        <w:pStyle w:val="Code"/>
        <w:rPr>
          <w:highlight w:val="white"/>
        </w:rPr>
      </w:pPr>
      <w:r w:rsidRPr="002B63B5">
        <w:rPr>
          <w:highlight w:val="white"/>
        </w:rPr>
        <w:t xml:space="preserve">          }</w:t>
      </w:r>
    </w:p>
    <w:p w14:paraId="2354ADD8" w14:textId="77777777" w:rsidR="002B63B5" w:rsidRPr="002B63B5" w:rsidRDefault="002B63B5" w:rsidP="002B63B5">
      <w:pPr>
        <w:pStyle w:val="Code"/>
        <w:rPr>
          <w:highlight w:val="white"/>
        </w:rPr>
      </w:pPr>
      <w:r w:rsidRPr="002B63B5">
        <w:rPr>
          <w:highlight w:val="white"/>
        </w:rPr>
        <w:t xml:space="preserve">          break;</w:t>
      </w:r>
    </w:p>
    <w:p w14:paraId="029E0C71" w14:textId="77777777" w:rsidR="002B63B5" w:rsidRPr="002B63B5" w:rsidRDefault="002B63B5" w:rsidP="002B63B5">
      <w:pPr>
        <w:pStyle w:val="Code"/>
        <w:rPr>
          <w:highlight w:val="white"/>
        </w:rPr>
      </w:pPr>
      <w:r w:rsidRPr="002B63B5">
        <w:rPr>
          <w:highlight w:val="white"/>
        </w:rPr>
        <w:t xml:space="preserve">      }</w:t>
      </w:r>
    </w:p>
    <w:p w14:paraId="044FFDC8" w14:textId="77777777" w:rsidR="002B63B5" w:rsidRPr="002B63B5" w:rsidRDefault="002B63B5" w:rsidP="002B63B5">
      <w:pPr>
        <w:pStyle w:val="Code"/>
        <w:rPr>
          <w:highlight w:val="white"/>
        </w:rPr>
      </w:pPr>
      <w:r w:rsidRPr="002B63B5">
        <w:rPr>
          <w:highlight w:val="white"/>
        </w:rPr>
        <w:t xml:space="preserve">    }</w:t>
      </w:r>
    </w:p>
    <w:p w14:paraId="0BC79404" w14:textId="77777777" w:rsidR="002B63B5" w:rsidRPr="002B63B5" w:rsidRDefault="002B63B5" w:rsidP="002B63B5">
      <w:pPr>
        <w:pStyle w:val="Code"/>
        <w:rPr>
          <w:highlight w:val="white"/>
        </w:rPr>
      </w:pPr>
    </w:p>
    <w:p w14:paraId="028603F6" w14:textId="77777777" w:rsidR="002B63B5" w:rsidRPr="002B63B5" w:rsidRDefault="002B63B5" w:rsidP="002B63B5">
      <w:pPr>
        <w:pStyle w:val="Code"/>
        <w:rPr>
          <w:highlight w:val="white"/>
        </w:rPr>
      </w:pPr>
      <w:r w:rsidRPr="002B63B5">
        <w:rPr>
          <w:highlight w:val="white"/>
        </w:rPr>
        <w:t xml:space="preserve">    public static List&lt;byte&gt; LookupByteArray(AssemblyOperator objectOp,</w:t>
      </w:r>
    </w:p>
    <w:p w14:paraId="6A52A685" w14:textId="77777777" w:rsidR="002B63B5" w:rsidRPr="002B63B5" w:rsidRDefault="002B63B5" w:rsidP="002B63B5">
      <w:pPr>
        <w:pStyle w:val="Code"/>
        <w:rPr>
          <w:highlight w:val="white"/>
        </w:rPr>
      </w:pPr>
      <w:r w:rsidRPr="002B63B5">
        <w:rPr>
          <w:highlight w:val="white"/>
        </w:rPr>
        <w:t xml:space="preserve">                      object operand1 = null, object operand2 = null,</w:t>
      </w:r>
    </w:p>
    <w:p w14:paraId="7FCB316B" w14:textId="77777777" w:rsidR="002B63B5" w:rsidRPr="002B63B5" w:rsidRDefault="002B63B5" w:rsidP="002B63B5">
      <w:pPr>
        <w:pStyle w:val="Code"/>
        <w:rPr>
          <w:highlight w:val="white"/>
        </w:rPr>
      </w:pPr>
      <w:r w:rsidRPr="002B63B5">
        <w:rPr>
          <w:highlight w:val="white"/>
        </w:rPr>
        <w:t xml:space="preserve">                      object operand3 = null) {</w:t>
      </w:r>
    </w:p>
    <w:p w14:paraId="3133DA1F" w14:textId="77777777" w:rsidR="002B63B5" w:rsidRPr="002B63B5" w:rsidRDefault="002B63B5" w:rsidP="002B63B5">
      <w:pPr>
        <w:pStyle w:val="Code"/>
        <w:rPr>
          <w:highlight w:val="white"/>
        </w:rPr>
      </w:pPr>
      <w:r w:rsidRPr="002B63B5">
        <w:rPr>
          <w:highlight w:val="white"/>
        </w:rPr>
        <w:t xml:space="preserve">      if ((objectOp == AssemblyOperator.shl) ||</w:t>
      </w:r>
    </w:p>
    <w:p w14:paraId="2D43A1AB" w14:textId="77777777" w:rsidR="002B63B5" w:rsidRPr="002B63B5" w:rsidRDefault="002B63B5" w:rsidP="002B63B5">
      <w:pPr>
        <w:pStyle w:val="Code"/>
        <w:rPr>
          <w:highlight w:val="white"/>
        </w:rPr>
      </w:pPr>
      <w:r w:rsidRPr="002B63B5">
        <w:rPr>
          <w:highlight w:val="white"/>
        </w:rPr>
        <w:t xml:space="preserve">          (objectOp == AssemblyOperator.shr)) {</w:t>
      </w:r>
    </w:p>
    <w:p w14:paraId="169DDEC3" w14:textId="77777777" w:rsidR="002B63B5" w:rsidRPr="002B63B5" w:rsidRDefault="002B63B5" w:rsidP="002B63B5">
      <w:pPr>
        <w:pStyle w:val="Code"/>
        <w:rPr>
          <w:highlight w:val="white"/>
        </w:rPr>
      </w:pPr>
      <w:r w:rsidRPr="002B63B5">
        <w:rPr>
          <w:highlight w:val="white"/>
        </w:rPr>
        <w:t xml:space="preserve">        operand1 = (operand1 is BigInteger) ? 0L : operand1;</w:t>
      </w:r>
    </w:p>
    <w:p w14:paraId="417796D0" w14:textId="77777777" w:rsidR="002B63B5" w:rsidRPr="002B63B5" w:rsidRDefault="002B63B5" w:rsidP="002B63B5">
      <w:pPr>
        <w:pStyle w:val="Code"/>
        <w:rPr>
          <w:highlight w:val="white"/>
        </w:rPr>
      </w:pPr>
      <w:r w:rsidRPr="002B63B5">
        <w:rPr>
          <w:highlight w:val="white"/>
        </w:rPr>
        <w:lastRenderedPageBreak/>
        <w:t xml:space="preserve">        operand2 = (operand2 is BigInteger) ? 0L : operand2;</w:t>
      </w:r>
    </w:p>
    <w:p w14:paraId="23E17757" w14:textId="77777777" w:rsidR="002B63B5" w:rsidRPr="002B63B5" w:rsidRDefault="002B63B5" w:rsidP="002B63B5">
      <w:pPr>
        <w:pStyle w:val="Code"/>
        <w:rPr>
          <w:highlight w:val="white"/>
        </w:rPr>
      </w:pPr>
      <w:r w:rsidRPr="002B63B5">
        <w:rPr>
          <w:highlight w:val="white"/>
        </w:rPr>
        <w:t xml:space="preserve">        operand3 = (operand3 is BigInteger) ? 0L : operand3;</w:t>
      </w:r>
    </w:p>
    <w:p w14:paraId="1BAC0CEA" w14:textId="77777777" w:rsidR="002B63B5" w:rsidRPr="002B63B5" w:rsidRDefault="002B63B5" w:rsidP="002B63B5">
      <w:pPr>
        <w:pStyle w:val="Code"/>
        <w:rPr>
          <w:highlight w:val="white"/>
        </w:rPr>
      </w:pPr>
      <w:r w:rsidRPr="002B63B5">
        <w:rPr>
          <w:highlight w:val="white"/>
        </w:rPr>
        <w:t xml:space="preserve">      }</w:t>
      </w:r>
    </w:p>
    <w:p w14:paraId="32782B59" w14:textId="77777777" w:rsidR="002B63B5" w:rsidRPr="002B63B5" w:rsidRDefault="002B63B5" w:rsidP="002B63B5">
      <w:pPr>
        <w:pStyle w:val="Code"/>
        <w:rPr>
          <w:highlight w:val="white"/>
        </w:rPr>
      </w:pPr>
    </w:p>
    <w:p w14:paraId="4723D3F7" w14:textId="77777777" w:rsidR="002B63B5" w:rsidRPr="002B63B5" w:rsidRDefault="002B63B5" w:rsidP="002B63B5">
      <w:pPr>
        <w:pStyle w:val="Code"/>
        <w:rPr>
          <w:highlight w:val="white"/>
        </w:rPr>
      </w:pPr>
      <w:r w:rsidRPr="002B63B5">
        <w:rPr>
          <w:highlight w:val="white"/>
        </w:rPr>
        <w:t xml:space="preserve">      ObjectCodeInfo info =</w:t>
      </w:r>
    </w:p>
    <w:p w14:paraId="44879461" w14:textId="77777777" w:rsidR="002B63B5" w:rsidRPr="002B63B5" w:rsidRDefault="002B63B5" w:rsidP="002B63B5">
      <w:pPr>
        <w:pStyle w:val="Code"/>
        <w:rPr>
          <w:highlight w:val="white"/>
        </w:rPr>
      </w:pPr>
      <w:r w:rsidRPr="002B63B5">
        <w:rPr>
          <w:highlight w:val="white"/>
        </w:rPr>
        <w:t xml:space="preserve">        new ObjectCodeInfo(objectOp, operand1, operand2, operand3);</w:t>
      </w:r>
    </w:p>
    <w:p w14:paraId="20542B6D" w14:textId="77777777" w:rsidR="002B63B5" w:rsidRPr="002B63B5" w:rsidRDefault="002B63B5" w:rsidP="002B63B5">
      <w:pPr>
        <w:pStyle w:val="Code"/>
        <w:rPr>
          <w:highlight w:val="white"/>
        </w:rPr>
      </w:pPr>
      <w:r w:rsidRPr="002B63B5">
        <w:rPr>
          <w:highlight w:val="white"/>
        </w:rPr>
        <w:t xml:space="preserve">      byte[] byteArray = ObjectCodeTable.MainArrayMap[info];</w:t>
      </w:r>
    </w:p>
    <w:p w14:paraId="5812B46F" w14:textId="77777777" w:rsidR="002B63B5" w:rsidRPr="002B63B5" w:rsidRDefault="002B63B5" w:rsidP="002B63B5">
      <w:pPr>
        <w:pStyle w:val="Code"/>
        <w:rPr>
          <w:highlight w:val="white"/>
        </w:rPr>
      </w:pPr>
      <w:r w:rsidRPr="002B63B5">
        <w:rPr>
          <w:highlight w:val="white"/>
        </w:rPr>
        <w:t xml:space="preserve">      Assert.ErrorXXX(byteArray != null);</w:t>
      </w:r>
    </w:p>
    <w:p w14:paraId="60A0FD3C" w14:textId="77777777" w:rsidR="002B63B5" w:rsidRPr="002B63B5" w:rsidRDefault="002B63B5" w:rsidP="002B63B5">
      <w:pPr>
        <w:pStyle w:val="Code"/>
        <w:rPr>
          <w:highlight w:val="white"/>
        </w:rPr>
      </w:pPr>
      <w:r w:rsidRPr="002B63B5">
        <w:rPr>
          <w:highlight w:val="white"/>
        </w:rPr>
        <w:t xml:space="preserve">      List&lt;byte&gt; byteList = new List&lt;byte&gt;();</w:t>
      </w:r>
    </w:p>
    <w:p w14:paraId="1B1FCAC1" w14:textId="77777777" w:rsidR="002B63B5" w:rsidRPr="002B63B5" w:rsidRDefault="002B63B5" w:rsidP="002B63B5">
      <w:pPr>
        <w:pStyle w:val="Code"/>
        <w:rPr>
          <w:highlight w:val="white"/>
        </w:rPr>
      </w:pPr>
    </w:p>
    <w:p w14:paraId="2DB20D6E" w14:textId="77777777" w:rsidR="002B63B5" w:rsidRPr="002B63B5" w:rsidRDefault="002B63B5" w:rsidP="002B63B5">
      <w:pPr>
        <w:pStyle w:val="Code"/>
        <w:rPr>
          <w:highlight w:val="white"/>
        </w:rPr>
      </w:pPr>
      <w:r w:rsidRPr="002B63B5">
        <w:rPr>
          <w:highlight w:val="white"/>
        </w:rPr>
        <w:t xml:space="preserve">      foreach (byte b in byteArray) {</w:t>
      </w:r>
    </w:p>
    <w:p w14:paraId="22B9FB19" w14:textId="77777777" w:rsidR="002B63B5" w:rsidRPr="002B63B5" w:rsidRDefault="002B63B5" w:rsidP="002B63B5">
      <w:pPr>
        <w:pStyle w:val="Code"/>
        <w:rPr>
          <w:highlight w:val="white"/>
        </w:rPr>
      </w:pPr>
      <w:r w:rsidRPr="002B63B5">
        <w:rPr>
          <w:highlight w:val="white"/>
        </w:rPr>
        <w:t xml:space="preserve">        byteList.Add(b);</w:t>
      </w:r>
    </w:p>
    <w:p w14:paraId="53E2A228" w14:textId="77777777" w:rsidR="002B63B5" w:rsidRPr="002B63B5" w:rsidRDefault="002B63B5" w:rsidP="002B63B5">
      <w:pPr>
        <w:pStyle w:val="Code"/>
        <w:rPr>
          <w:highlight w:val="white"/>
        </w:rPr>
      </w:pPr>
      <w:r w:rsidRPr="002B63B5">
        <w:rPr>
          <w:highlight w:val="white"/>
        </w:rPr>
        <w:t xml:space="preserve">      }</w:t>
      </w:r>
    </w:p>
    <w:p w14:paraId="3873BB96" w14:textId="77777777" w:rsidR="002B63B5" w:rsidRPr="002B63B5" w:rsidRDefault="002B63B5" w:rsidP="002B63B5">
      <w:pPr>
        <w:pStyle w:val="Code"/>
        <w:rPr>
          <w:highlight w:val="white"/>
        </w:rPr>
      </w:pPr>
    </w:p>
    <w:p w14:paraId="4AF04847" w14:textId="77777777" w:rsidR="002B63B5" w:rsidRPr="002B63B5" w:rsidRDefault="002B63B5" w:rsidP="002B63B5">
      <w:pPr>
        <w:pStyle w:val="Code"/>
        <w:rPr>
          <w:highlight w:val="white"/>
        </w:rPr>
      </w:pPr>
      <w:r w:rsidRPr="002B63B5">
        <w:rPr>
          <w:highlight w:val="white"/>
        </w:rPr>
        <w:t xml:space="preserve">      return byteList;</w:t>
      </w:r>
    </w:p>
    <w:p w14:paraId="7F119D03" w14:textId="77777777" w:rsidR="002B63B5" w:rsidRPr="002B63B5" w:rsidRDefault="002B63B5" w:rsidP="002B63B5">
      <w:pPr>
        <w:pStyle w:val="Code"/>
        <w:rPr>
          <w:highlight w:val="white"/>
        </w:rPr>
      </w:pPr>
      <w:r w:rsidRPr="002B63B5">
        <w:rPr>
          <w:highlight w:val="white"/>
        </w:rPr>
        <w:t xml:space="preserve">    }</w:t>
      </w:r>
    </w:p>
    <w:p w14:paraId="61C17865" w14:textId="77777777" w:rsidR="002B63B5" w:rsidRPr="002B63B5" w:rsidRDefault="002B63B5" w:rsidP="002B63B5">
      <w:pPr>
        <w:pStyle w:val="Code"/>
        <w:rPr>
          <w:highlight w:val="white"/>
        </w:rPr>
      </w:pPr>
      <w:r w:rsidRPr="002B63B5">
        <w:rPr>
          <w:highlight w:val="white"/>
        </w:rPr>
        <w:t xml:space="preserve">  }</w:t>
      </w:r>
    </w:p>
    <w:p w14:paraId="2C6C00B3" w14:textId="5634A1B7" w:rsidR="00B52FB6" w:rsidRPr="002B63B5" w:rsidRDefault="002B63B5" w:rsidP="002B63B5">
      <w:pPr>
        <w:pStyle w:val="Code"/>
      </w:pPr>
      <w:r w:rsidRPr="002B63B5">
        <w:rPr>
          <w:highlight w:val="white"/>
        </w:rPr>
        <w:t>}</w:t>
      </w:r>
    </w:p>
    <w:p w14:paraId="0C665482" w14:textId="6BA61F98" w:rsidR="007E07E9" w:rsidRPr="00760CE0" w:rsidRDefault="007E07E9" w:rsidP="00760CE0">
      <w:pPr>
        <w:pStyle w:val="Code"/>
      </w:pPr>
    </w:p>
    <w:p w14:paraId="35405183" w14:textId="4CEF3886" w:rsidR="00B616B1" w:rsidRDefault="00B616B1" w:rsidP="00565A0A">
      <w:pPr>
        <w:pStyle w:val="Rubrik2"/>
      </w:pPr>
      <w:r>
        <w:t>Tracks</w:t>
      </w:r>
    </w:p>
    <w:p w14:paraId="105850DD" w14:textId="2677F93E" w:rsidR="00A40BA8" w:rsidRPr="00A40BA8" w:rsidRDefault="00A40BA8" w:rsidP="00A40BA8">
      <w:r>
        <w:t xml:space="preserve">A track is a place holder for a register through the assembly code. </w:t>
      </w:r>
    </w:p>
    <w:p w14:paraId="68DD47DB" w14:textId="4E7680E5" w:rsidR="00B616B1" w:rsidRDefault="00B616B1" w:rsidP="00283127">
      <w:pPr>
        <w:pStyle w:val="CodeHeader"/>
      </w:pPr>
      <w:r>
        <w:t>Track.cs</w:t>
      </w:r>
    </w:p>
    <w:p w14:paraId="7E2C18E6" w14:textId="77777777" w:rsidR="004D41A8" w:rsidRPr="00132D4E" w:rsidRDefault="004D41A8" w:rsidP="00132D4E">
      <w:pPr>
        <w:pStyle w:val="Code"/>
        <w:rPr>
          <w:highlight w:val="white"/>
        </w:rPr>
      </w:pPr>
      <w:r w:rsidRPr="00132D4E">
        <w:rPr>
          <w:highlight w:val="white"/>
        </w:rPr>
        <w:t>using System;</w:t>
      </w:r>
    </w:p>
    <w:p w14:paraId="7CC43260" w14:textId="77777777" w:rsidR="004D41A8" w:rsidRPr="00132D4E" w:rsidRDefault="004D41A8" w:rsidP="00132D4E">
      <w:pPr>
        <w:pStyle w:val="Code"/>
        <w:rPr>
          <w:highlight w:val="white"/>
        </w:rPr>
      </w:pPr>
      <w:r w:rsidRPr="00132D4E">
        <w:rPr>
          <w:highlight w:val="white"/>
        </w:rPr>
        <w:t>using System.Collections.Generic;</w:t>
      </w:r>
    </w:p>
    <w:p w14:paraId="0DCD92C6" w14:textId="77777777" w:rsidR="004D41A8" w:rsidRPr="00132D4E" w:rsidRDefault="004D41A8" w:rsidP="00132D4E">
      <w:pPr>
        <w:pStyle w:val="Code"/>
        <w:rPr>
          <w:highlight w:val="white"/>
        </w:rPr>
      </w:pPr>
    </w:p>
    <w:p w14:paraId="22848030" w14:textId="77777777" w:rsidR="004D41A8" w:rsidRPr="00132D4E" w:rsidRDefault="004D41A8" w:rsidP="00132D4E">
      <w:pPr>
        <w:pStyle w:val="Code"/>
        <w:rPr>
          <w:highlight w:val="white"/>
        </w:rPr>
      </w:pPr>
      <w:r w:rsidRPr="00132D4E">
        <w:rPr>
          <w:highlight w:val="white"/>
        </w:rPr>
        <w:t>namespace CCompiler {</w:t>
      </w:r>
    </w:p>
    <w:p w14:paraId="50366523" w14:textId="77777777" w:rsidR="004D41A8" w:rsidRPr="00132D4E" w:rsidRDefault="004D41A8" w:rsidP="00132D4E">
      <w:pPr>
        <w:pStyle w:val="Code"/>
        <w:rPr>
          <w:highlight w:val="white"/>
        </w:rPr>
      </w:pPr>
      <w:r w:rsidRPr="00132D4E">
        <w:rPr>
          <w:highlight w:val="white"/>
        </w:rPr>
        <w:t xml:space="preserve">  public class Track {</w:t>
      </w:r>
    </w:p>
    <w:p w14:paraId="51D2D64A" w14:textId="77777777" w:rsidR="004D41A8" w:rsidRPr="00132D4E" w:rsidRDefault="004D41A8" w:rsidP="00132D4E">
      <w:pPr>
        <w:pStyle w:val="Code"/>
        <w:rPr>
          <w:highlight w:val="white"/>
        </w:rPr>
      </w:pPr>
      <w:r w:rsidRPr="00132D4E">
        <w:rPr>
          <w:highlight w:val="white"/>
        </w:rPr>
        <w:t xml:space="preserve">    private Register? m_register = null;</w:t>
      </w:r>
    </w:p>
    <w:p w14:paraId="2073C846" w14:textId="77777777" w:rsidR="004D41A8" w:rsidRPr="00132D4E" w:rsidRDefault="004D41A8" w:rsidP="00132D4E">
      <w:pPr>
        <w:pStyle w:val="Code"/>
        <w:rPr>
          <w:highlight w:val="white"/>
        </w:rPr>
      </w:pPr>
      <w:r w:rsidRPr="00132D4E">
        <w:rPr>
          <w:highlight w:val="white"/>
        </w:rPr>
        <w:t xml:space="preserve">    private List&lt;TrackEntry&gt; m_entryList = new List&lt;TrackEntry&gt;();</w:t>
      </w:r>
    </w:p>
    <w:p w14:paraId="14D6F4C8" w14:textId="77777777" w:rsidR="004D41A8" w:rsidRPr="00132D4E" w:rsidRDefault="004D41A8" w:rsidP="00132D4E">
      <w:pPr>
        <w:pStyle w:val="Code"/>
        <w:rPr>
          <w:highlight w:val="white"/>
        </w:rPr>
      </w:pPr>
      <w:r w:rsidRPr="00132D4E">
        <w:rPr>
          <w:highlight w:val="white"/>
        </w:rPr>
        <w:t xml:space="preserve">    private bool m_pointer;</w:t>
      </w:r>
    </w:p>
    <w:p w14:paraId="15795DD9" w14:textId="77777777" w:rsidR="004D41A8" w:rsidRPr="00132D4E" w:rsidRDefault="004D41A8" w:rsidP="00132D4E">
      <w:pPr>
        <w:pStyle w:val="Code"/>
        <w:rPr>
          <w:highlight w:val="white"/>
        </w:rPr>
      </w:pPr>
      <w:r w:rsidRPr="00132D4E">
        <w:rPr>
          <w:highlight w:val="white"/>
        </w:rPr>
        <w:t xml:space="preserve">    private int m_currentSize, m_maxSize;</w:t>
      </w:r>
    </w:p>
    <w:p w14:paraId="6C12025B" w14:textId="77777777" w:rsidR="004D41A8" w:rsidRPr="00132D4E" w:rsidRDefault="004D41A8" w:rsidP="00132D4E">
      <w:pPr>
        <w:pStyle w:val="Code"/>
        <w:rPr>
          <w:highlight w:val="white"/>
        </w:rPr>
      </w:pPr>
    </w:p>
    <w:p w14:paraId="09F14390" w14:textId="77777777" w:rsidR="004D41A8" w:rsidRPr="00132D4E" w:rsidRDefault="004D41A8" w:rsidP="00132D4E">
      <w:pPr>
        <w:pStyle w:val="Code"/>
        <w:rPr>
          <w:highlight w:val="white"/>
        </w:rPr>
      </w:pPr>
      <w:r w:rsidRPr="00132D4E">
        <w:rPr>
          <w:highlight w:val="white"/>
        </w:rPr>
        <w:t xml:space="preserve">    public Track(Symbol symbol, Register? register = null) {</w:t>
      </w:r>
    </w:p>
    <w:p w14:paraId="07B9B160" w14:textId="77777777" w:rsidR="004D41A8" w:rsidRPr="00132D4E" w:rsidRDefault="004D41A8" w:rsidP="00132D4E">
      <w:pPr>
        <w:pStyle w:val="Code"/>
        <w:rPr>
          <w:highlight w:val="white"/>
        </w:rPr>
      </w:pPr>
      <w:r w:rsidRPr="00132D4E">
        <w:rPr>
          <w:highlight w:val="white"/>
        </w:rPr>
        <w:t xml:space="preserve">      m_register = register;</w:t>
      </w:r>
    </w:p>
    <w:p w14:paraId="79D65CFB" w14:textId="77777777" w:rsidR="004D41A8" w:rsidRPr="00132D4E" w:rsidRDefault="004D41A8" w:rsidP="00132D4E">
      <w:pPr>
        <w:pStyle w:val="Code"/>
        <w:rPr>
          <w:highlight w:val="white"/>
        </w:rPr>
      </w:pPr>
      <w:r w:rsidRPr="00132D4E">
        <w:rPr>
          <w:highlight w:val="white"/>
        </w:rPr>
        <w:t xml:space="preserve">      Assert.ErrorXXX(symbol != null);</w:t>
      </w:r>
    </w:p>
    <w:p w14:paraId="2FB9F05C" w14:textId="77777777" w:rsidR="004D41A8" w:rsidRPr="00132D4E" w:rsidRDefault="004D41A8" w:rsidP="00132D4E">
      <w:pPr>
        <w:pStyle w:val="Code"/>
        <w:rPr>
          <w:highlight w:val="white"/>
        </w:rPr>
      </w:pPr>
      <w:r w:rsidRPr="00132D4E">
        <w:rPr>
          <w:highlight w:val="white"/>
        </w:rPr>
        <w:t xml:space="preserve">      Assert.ErrorXXX(!symbol.Type.IsStructOrUnion());</w:t>
      </w:r>
    </w:p>
    <w:p w14:paraId="0B46D7E9" w14:textId="77777777" w:rsidR="004D41A8" w:rsidRPr="00132D4E" w:rsidRDefault="004D41A8" w:rsidP="00132D4E">
      <w:pPr>
        <w:pStyle w:val="Code"/>
        <w:rPr>
          <w:highlight w:val="white"/>
        </w:rPr>
      </w:pPr>
      <w:r w:rsidRPr="00132D4E">
        <w:rPr>
          <w:highlight w:val="white"/>
        </w:rPr>
        <w:t xml:space="preserve">      m_currentSize = m_maxSize = symbol.Type.SizeArray();</w:t>
      </w:r>
    </w:p>
    <w:p w14:paraId="37D5BAFF" w14:textId="77777777" w:rsidR="004D41A8" w:rsidRPr="00132D4E" w:rsidRDefault="004D41A8" w:rsidP="00132D4E">
      <w:pPr>
        <w:pStyle w:val="Code"/>
        <w:rPr>
          <w:highlight w:val="white"/>
        </w:rPr>
      </w:pPr>
      <w:r w:rsidRPr="00132D4E">
        <w:rPr>
          <w:highlight w:val="white"/>
        </w:rPr>
        <w:t xml:space="preserve">    }</w:t>
      </w:r>
    </w:p>
    <w:p w14:paraId="1D7388B4" w14:textId="77777777" w:rsidR="004D41A8" w:rsidRPr="00132D4E" w:rsidRDefault="004D41A8" w:rsidP="00132D4E">
      <w:pPr>
        <w:pStyle w:val="Code"/>
        <w:rPr>
          <w:highlight w:val="white"/>
        </w:rPr>
      </w:pPr>
    </w:p>
    <w:p w14:paraId="7450207A" w14:textId="77777777" w:rsidR="004D41A8" w:rsidRPr="00132D4E" w:rsidRDefault="004D41A8" w:rsidP="00132D4E">
      <w:pPr>
        <w:pStyle w:val="Code"/>
        <w:rPr>
          <w:highlight w:val="white"/>
        </w:rPr>
      </w:pPr>
      <w:r w:rsidRPr="00132D4E">
        <w:rPr>
          <w:highlight w:val="white"/>
        </w:rPr>
        <w:t xml:space="preserve">    public Track(Type type) {</w:t>
      </w:r>
    </w:p>
    <w:p w14:paraId="40FAE646" w14:textId="77777777" w:rsidR="004D41A8" w:rsidRPr="00132D4E" w:rsidRDefault="004D41A8" w:rsidP="00132D4E">
      <w:pPr>
        <w:pStyle w:val="Code"/>
        <w:rPr>
          <w:highlight w:val="white"/>
        </w:rPr>
      </w:pPr>
      <w:r w:rsidRPr="00132D4E">
        <w:rPr>
          <w:highlight w:val="white"/>
        </w:rPr>
        <w:t xml:space="preserve">      Assert.ErrorXXX(type != null);</w:t>
      </w:r>
    </w:p>
    <w:p w14:paraId="7460F24E" w14:textId="77777777" w:rsidR="004D41A8" w:rsidRPr="00132D4E" w:rsidRDefault="004D41A8" w:rsidP="00132D4E">
      <w:pPr>
        <w:pStyle w:val="Code"/>
        <w:rPr>
          <w:highlight w:val="white"/>
        </w:rPr>
      </w:pPr>
      <w:r w:rsidRPr="00132D4E">
        <w:rPr>
          <w:highlight w:val="white"/>
        </w:rPr>
        <w:t xml:space="preserve">      Assert.ErrorXXX(!type.IsStructOrUnion());</w:t>
      </w:r>
    </w:p>
    <w:p w14:paraId="463C833C" w14:textId="77777777" w:rsidR="004D41A8" w:rsidRPr="00132D4E" w:rsidRDefault="004D41A8" w:rsidP="00132D4E">
      <w:pPr>
        <w:pStyle w:val="Code"/>
        <w:rPr>
          <w:highlight w:val="white"/>
        </w:rPr>
      </w:pPr>
      <w:r w:rsidRPr="00132D4E">
        <w:rPr>
          <w:highlight w:val="white"/>
        </w:rPr>
        <w:t xml:space="preserve">      Assert.ErrorXXX(!type.IsArrayFunctionOrString());</w:t>
      </w:r>
    </w:p>
    <w:p w14:paraId="1A837A07" w14:textId="77777777" w:rsidR="004D41A8" w:rsidRPr="00132D4E" w:rsidRDefault="004D41A8" w:rsidP="00132D4E">
      <w:pPr>
        <w:pStyle w:val="Code"/>
        <w:rPr>
          <w:highlight w:val="white"/>
        </w:rPr>
      </w:pPr>
      <w:r w:rsidRPr="00132D4E">
        <w:rPr>
          <w:highlight w:val="white"/>
        </w:rPr>
        <w:t xml:space="preserve">      m_currentSize = m_maxSize = type.Size();</w:t>
      </w:r>
    </w:p>
    <w:p w14:paraId="40ED213B" w14:textId="77777777" w:rsidR="004D41A8" w:rsidRPr="00132D4E" w:rsidRDefault="004D41A8" w:rsidP="00132D4E">
      <w:pPr>
        <w:pStyle w:val="Code"/>
        <w:rPr>
          <w:highlight w:val="white"/>
        </w:rPr>
      </w:pPr>
      <w:r w:rsidRPr="00132D4E">
        <w:rPr>
          <w:highlight w:val="white"/>
        </w:rPr>
        <w:t xml:space="preserve">    }</w:t>
      </w:r>
    </w:p>
    <w:p w14:paraId="6420A13C" w14:textId="77777777" w:rsidR="004D41A8" w:rsidRPr="00132D4E" w:rsidRDefault="004D41A8" w:rsidP="00132D4E">
      <w:pPr>
        <w:pStyle w:val="Code"/>
        <w:rPr>
          <w:highlight w:val="white"/>
        </w:rPr>
      </w:pPr>
    </w:p>
    <w:p w14:paraId="52D65B9A" w14:textId="77777777" w:rsidR="004D41A8" w:rsidRPr="00132D4E" w:rsidRDefault="004D41A8" w:rsidP="00132D4E">
      <w:pPr>
        <w:pStyle w:val="Code"/>
        <w:rPr>
          <w:highlight w:val="white"/>
        </w:rPr>
      </w:pPr>
      <w:r w:rsidRPr="00132D4E">
        <w:rPr>
          <w:highlight w:val="white"/>
        </w:rPr>
        <w:t xml:space="preserve">    public void Replace(List&lt;AssemblyCode&gt; assemblyCodeList, Track newTrack) {</w:t>
      </w:r>
    </w:p>
    <w:p w14:paraId="048516DD" w14:textId="77777777" w:rsidR="004D41A8" w:rsidRPr="00132D4E" w:rsidRDefault="004D41A8" w:rsidP="00132D4E">
      <w:pPr>
        <w:pStyle w:val="Code"/>
        <w:rPr>
          <w:highlight w:val="white"/>
        </w:rPr>
      </w:pPr>
      <w:r w:rsidRPr="00132D4E">
        <w:rPr>
          <w:highlight w:val="white"/>
        </w:rPr>
        <w:t xml:space="preserve">      foreach (TrackEntry entry in m_entryList) {</w:t>
      </w:r>
    </w:p>
    <w:p w14:paraId="00CACFB1" w14:textId="77777777" w:rsidR="004D41A8" w:rsidRPr="00132D4E" w:rsidRDefault="004D41A8" w:rsidP="00132D4E">
      <w:pPr>
        <w:pStyle w:val="Code"/>
        <w:rPr>
          <w:highlight w:val="white"/>
        </w:rPr>
      </w:pPr>
      <w:r w:rsidRPr="00132D4E">
        <w:rPr>
          <w:highlight w:val="white"/>
        </w:rPr>
        <w:t xml:space="preserve">        assemblyCodeList[entry.Line][entry.Position] = newTrack;</w:t>
      </w:r>
    </w:p>
    <w:p w14:paraId="7F8E5DA3" w14:textId="77777777" w:rsidR="004D41A8" w:rsidRPr="00132D4E" w:rsidRDefault="004D41A8" w:rsidP="00132D4E">
      <w:pPr>
        <w:pStyle w:val="Code"/>
        <w:rPr>
          <w:highlight w:val="white"/>
        </w:rPr>
      </w:pPr>
      <w:r w:rsidRPr="00132D4E">
        <w:rPr>
          <w:highlight w:val="white"/>
        </w:rPr>
        <w:t xml:space="preserve">      }</w:t>
      </w:r>
    </w:p>
    <w:p w14:paraId="13AB3A18" w14:textId="77777777" w:rsidR="004D41A8" w:rsidRPr="00132D4E" w:rsidRDefault="004D41A8" w:rsidP="00132D4E">
      <w:pPr>
        <w:pStyle w:val="Code"/>
        <w:rPr>
          <w:highlight w:val="white"/>
        </w:rPr>
      </w:pPr>
      <w:r w:rsidRPr="00132D4E">
        <w:rPr>
          <w:highlight w:val="white"/>
        </w:rPr>
        <w:t xml:space="preserve">    }</w:t>
      </w:r>
    </w:p>
    <w:p w14:paraId="2AE05DBF" w14:textId="77777777" w:rsidR="004D41A8" w:rsidRPr="00132D4E" w:rsidRDefault="004D41A8" w:rsidP="00132D4E">
      <w:pPr>
        <w:pStyle w:val="Code"/>
        <w:rPr>
          <w:highlight w:val="white"/>
        </w:rPr>
      </w:pPr>
    </w:p>
    <w:p w14:paraId="7C79369C" w14:textId="77777777" w:rsidR="004D41A8" w:rsidRPr="00132D4E" w:rsidRDefault="004D41A8" w:rsidP="00132D4E">
      <w:pPr>
        <w:pStyle w:val="Code"/>
        <w:rPr>
          <w:highlight w:val="white"/>
        </w:rPr>
      </w:pPr>
      <w:r w:rsidRPr="00132D4E">
        <w:rPr>
          <w:highlight w:val="white"/>
        </w:rPr>
        <w:t xml:space="preserve">    public int CurrentSize {</w:t>
      </w:r>
    </w:p>
    <w:p w14:paraId="5130F0C9" w14:textId="77777777" w:rsidR="004D41A8" w:rsidRPr="00132D4E" w:rsidRDefault="004D41A8" w:rsidP="00132D4E">
      <w:pPr>
        <w:pStyle w:val="Code"/>
        <w:rPr>
          <w:highlight w:val="white"/>
        </w:rPr>
      </w:pPr>
      <w:r w:rsidRPr="00132D4E">
        <w:rPr>
          <w:highlight w:val="white"/>
        </w:rPr>
        <w:t xml:space="preserve">      get { return m_currentSize; }</w:t>
      </w:r>
    </w:p>
    <w:p w14:paraId="5D92416F" w14:textId="77777777" w:rsidR="004D41A8" w:rsidRPr="00132D4E" w:rsidRDefault="004D41A8" w:rsidP="00132D4E">
      <w:pPr>
        <w:pStyle w:val="Code"/>
        <w:rPr>
          <w:highlight w:val="white"/>
        </w:rPr>
      </w:pPr>
    </w:p>
    <w:p w14:paraId="4EE5272D" w14:textId="77777777" w:rsidR="004D41A8" w:rsidRPr="00132D4E" w:rsidRDefault="004D41A8" w:rsidP="00132D4E">
      <w:pPr>
        <w:pStyle w:val="Code"/>
        <w:rPr>
          <w:highlight w:val="white"/>
        </w:rPr>
      </w:pPr>
      <w:r w:rsidRPr="00132D4E">
        <w:rPr>
          <w:highlight w:val="white"/>
        </w:rPr>
        <w:t xml:space="preserve">      set {</w:t>
      </w:r>
    </w:p>
    <w:p w14:paraId="481CB9BF" w14:textId="77777777" w:rsidR="004D41A8" w:rsidRPr="00132D4E" w:rsidRDefault="004D41A8" w:rsidP="00132D4E">
      <w:pPr>
        <w:pStyle w:val="Code"/>
        <w:rPr>
          <w:highlight w:val="white"/>
        </w:rPr>
      </w:pPr>
      <w:r w:rsidRPr="00132D4E">
        <w:rPr>
          <w:highlight w:val="white"/>
        </w:rPr>
        <w:t xml:space="preserve">        m_currentSize = value;</w:t>
      </w:r>
    </w:p>
    <w:p w14:paraId="110EAA68" w14:textId="77777777" w:rsidR="004D41A8" w:rsidRPr="00132D4E" w:rsidRDefault="004D41A8" w:rsidP="00132D4E">
      <w:pPr>
        <w:pStyle w:val="Code"/>
        <w:rPr>
          <w:highlight w:val="white"/>
        </w:rPr>
      </w:pPr>
      <w:r w:rsidRPr="00132D4E">
        <w:rPr>
          <w:highlight w:val="white"/>
        </w:rPr>
        <w:t xml:space="preserve">        m_maxSize = Math.Max(m_maxSize, m_currentSize);</w:t>
      </w:r>
    </w:p>
    <w:p w14:paraId="7AAC1F56" w14:textId="77777777" w:rsidR="004D41A8" w:rsidRPr="00132D4E" w:rsidRDefault="004D41A8" w:rsidP="00132D4E">
      <w:pPr>
        <w:pStyle w:val="Code"/>
        <w:rPr>
          <w:highlight w:val="white"/>
        </w:rPr>
      </w:pPr>
      <w:r w:rsidRPr="00132D4E">
        <w:rPr>
          <w:highlight w:val="white"/>
        </w:rPr>
        <w:t xml:space="preserve">      }</w:t>
      </w:r>
    </w:p>
    <w:p w14:paraId="383B11FD" w14:textId="77777777" w:rsidR="004D41A8" w:rsidRPr="00132D4E" w:rsidRDefault="004D41A8" w:rsidP="00132D4E">
      <w:pPr>
        <w:pStyle w:val="Code"/>
        <w:rPr>
          <w:highlight w:val="white"/>
        </w:rPr>
      </w:pPr>
      <w:r w:rsidRPr="00132D4E">
        <w:rPr>
          <w:highlight w:val="white"/>
        </w:rPr>
        <w:t xml:space="preserve">    }</w:t>
      </w:r>
    </w:p>
    <w:p w14:paraId="4D2DF88B" w14:textId="77777777" w:rsidR="004D41A8" w:rsidRPr="00132D4E" w:rsidRDefault="004D41A8" w:rsidP="00132D4E">
      <w:pPr>
        <w:pStyle w:val="Code"/>
        <w:rPr>
          <w:highlight w:val="white"/>
        </w:rPr>
      </w:pPr>
      <w:r w:rsidRPr="00132D4E">
        <w:rPr>
          <w:highlight w:val="white"/>
        </w:rPr>
        <w:t xml:space="preserve">  </w:t>
      </w:r>
    </w:p>
    <w:p w14:paraId="77A4B9F8" w14:textId="77777777" w:rsidR="004D41A8" w:rsidRPr="00132D4E" w:rsidRDefault="004D41A8" w:rsidP="00132D4E">
      <w:pPr>
        <w:pStyle w:val="Code"/>
        <w:rPr>
          <w:highlight w:val="white"/>
        </w:rPr>
      </w:pPr>
      <w:r w:rsidRPr="00132D4E">
        <w:rPr>
          <w:highlight w:val="white"/>
        </w:rPr>
        <w:t xml:space="preserve">    public void AddEntry(int position, int line) {</w:t>
      </w:r>
    </w:p>
    <w:p w14:paraId="057F5842" w14:textId="77777777" w:rsidR="004D41A8" w:rsidRPr="00132D4E" w:rsidRDefault="004D41A8" w:rsidP="00132D4E">
      <w:pPr>
        <w:pStyle w:val="Code"/>
        <w:rPr>
          <w:highlight w:val="white"/>
        </w:rPr>
      </w:pPr>
      <w:r w:rsidRPr="00132D4E">
        <w:rPr>
          <w:highlight w:val="white"/>
        </w:rPr>
        <w:t xml:space="preserve">      m_entryList.Add(new TrackEntry(position, line, m_currentSize));</w:t>
      </w:r>
    </w:p>
    <w:p w14:paraId="01698484" w14:textId="77777777" w:rsidR="004D41A8" w:rsidRPr="00132D4E" w:rsidRDefault="004D41A8" w:rsidP="00132D4E">
      <w:pPr>
        <w:pStyle w:val="Code"/>
        <w:rPr>
          <w:highlight w:val="white"/>
        </w:rPr>
      </w:pPr>
      <w:r w:rsidRPr="00132D4E">
        <w:rPr>
          <w:highlight w:val="white"/>
        </w:rPr>
        <w:t xml:space="preserve">    }</w:t>
      </w:r>
    </w:p>
    <w:p w14:paraId="480D79B2" w14:textId="77777777" w:rsidR="004D41A8" w:rsidRPr="00132D4E" w:rsidRDefault="004D41A8" w:rsidP="00132D4E">
      <w:pPr>
        <w:pStyle w:val="Code"/>
        <w:rPr>
          <w:highlight w:val="white"/>
        </w:rPr>
      </w:pPr>
    </w:p>
    <w:p w14:paraId="48026EEB" w14:textId="77777777" w:rsidR="004D41A8" w:rsidRPr="00132D4E" w:rsidRDefault="004D41A8" w:rsidP="00132D4E">
      <w:pPr>
        <w:pStyle w:val="Code"/>
        <w:rPr>
          <w:highlight w:val="white"/>
        </w:rPr>
      </w:pPr>
      <w:r w:rsidRPr="00132D4E">
        <w:rPr>
          <w:highlight w:val="white"/>
        </w:rPr>
        <w:t xml:space="preserve">    public int MaxSize {</w:t>
      </w:r>
    </w:p>
    <w:p w14:paraId="2065F6BA" w14:textId="77777777" w:rsidR="004D41A8" w:rsidRPr="00132D4E" w:rsidRDefault="004D41A8" w:rsidP="00132D4E">
      <w:pPr>
        <w:pStyle w:val="Code"/>
        <w:rPr>
          <w:highlight w:val="white"/>
        </w:rPr>
      </w:pPr>
      <w:r w:rsidRPr="00132D4E">
        <w:rPr>
          <w:highlight w:val="white"/>
        </w:rPr>
        <w:t xml:space="preserve">      get {return m_maxSize; }</w:t>
      </w:r>
    </w:p>
    <w:p w14:paraId="02B710BF" w14:textId="77777777" w:rsidR="004D41A8" w:rsidRPr="00132D4E" w:rsidRDefault="004D41A8" w:rsidP="00132D4E">
      <w:pPr>
        <w:pStyle w:val="Code"/>
        <w:rPr>
          <w:highlight w:val="white"/>
        </w:rPr>
      </w:pPr>
      <w:r w:rsidRPr="00132D4E">
        <w:rPr>
          <w:highlight w:val="white"/>
        </w:rPr>
        <w:t xml:space="preserve">    }</w:t>
      </w:r>
    </w:p>
    <w:p w14:paraId="440A1454" w14:textId="77777777" w:rsidR="004D41A8" w:rsidRPr="00132D4E" w:rsidRDefault="004D41A8" w:rsidP="00132D4E">
      <w:pPr>
        <w:pStyle w:val="Code"/>
        <w:rPr>
          <w:highlight w:val="white"/>
        </w:rPr>
      </w:pPr>
    </w:p>
    <w:p w14:paraId="51BAA30C" w14:textId="77777777" w:rsidR="004D41A8" w:rsidRPr="00132D4E" w:rsidRDefault="004D41A8" w:rsidP="00132D4E">
      <w:pPr>
        <w:pStyle w:val="Code"/>
        <w:rPr>
          <w:highlight w:val="white"/>
        </w:rPr>
      </w:pPr>
      <w:r w:rsidRPr="00132D4E">
        <w:rPr>
          <w:highlight w:val="white"/>
        </w:rPr>
        <w:t xml:space="preserve">    public Register? Register {</w:t>
      </w:r>
    </w:p>
    <w:p w14:paraId="000DED9D" w14:textId="77777777" w:rsidR="004D41A8" w:rsidRPr="00132D4E" w:rsidRDefault="004D41A8" w:rsidP="00132D4E">
      <w:pPr>
        <w:pStyle w:val="Code"/>
        <w:rPr>
          <w:highlight w:val="white"/>
        </w:rPr>
      </w:pPr>
      <w:r w:rsidRPr="00132D4E">
        <w:rPr>
          <w:highlight w:val="white"/>
        </w:rPr>
        <w:t xml:space="preserve">      get { return m_register; }</w:t>
      </w:r>
    </w:p>
    <w:p w14:paraId="316142E1" w14:textId="77777777" w:rsidR="004D41A8" w:rsidRPr="00132D4E" w:rsidRDefault="004D41A8" w:rsidP="00132D4E">
      <w:pPr>
        <w:pStyle w:val="Code"/>
        <w:rPr>
          <w:highlight w:val="white"/>
        </w:rPr>
      </w:pPr>
      <w:r w:rsidRPr="00132D4E">
        <w:rPr>
          <w:highlight w:val="white"/>
        </w:rPr>
        <w:t xml:space="preserve">      set {</w:t>
      </w:r>
    </w:p>
    <w:p w14:paraId="7B4F76F8" w14:textId="77777777" w:rsidR="004D41A8" w:rsidRPr="00132D4E" w:rsidRDefault="004D41A8" w:rsidP="00132D4E">
      <w:pPr>
        <w:pStyle w:val="Code"/>
        <w:rPr>
          <w:highlight w:val="white"/>
        </w:rPr>
      </w:pPr>
      <w:r w:rsidRPr="00132D4E">
        <w:rPr>
          <w:highlight w:val="white"/>
        </w:rPr>
        <w:t xml:space="preserve">        Assert.ErrorXXX((value == null) || (m_register == null) ||</w:t>
      </w:r>
    </w:p>
    <w:p w14:paraId="32940FA4" w14:textId="77777777" w:rsidR="004D41A8" w:rsidRPr="00132D4E" w:rsidRDefault="004D41A8" w:rsidP="00132D4E">
      <w:pPr>
        <w:pStyle w:val="Code"/>
        <w:rPr>
          <w:highlight w:val="white"/>
        </w:rPr>
      </w:pPr>
      <w:r w:rsidRPr="00132D4E">
        <w:rPr>
          <w:highlight w:val="white"/>
        </w:rPr>
        <w:t xml:space="preserve">                      AssemblyCode.RegisterOverlap(value, m_register));</w:t>
      </w:r>
    </w:p>
    <w:p w14:paraId="7528D0AE" w14:textId="77777777" w:rsidR="004D41A8" w:rsidRPr="00132D4E" w:rsidRDefault="004D41A8" w:rsidP="00132D4E">
      <w:pPr>
        <w:pStyle w:val="Code"/>
        <w:rPr>
          <w:highlight w:val="white"/>
        </w:rPr>
      </w:pPr>
      <w:r w:rsidRPr="00132D4E">
        <w:rPr>
          <w:highlight w:val="white"/>
        </w:rPr>
        <w:t xml:space="preserve">        m_register = value;</w:t>
      </w:r>
    </w:p>
    <w:p w14:paraId="39DA95B4" w14:textId="77777777" w:rsidR="004D41A8" w:rsidRPr="00132D4E" w:rsidRDefault="004D41A8" w:rsidP="00132D4E">
      <w:pPr>
        <w:pStyle w:val="Code"/>
        <w:rPr>
          <w:highlight w:val="white"/>
        </w:rPr>
      </w:pPr>
      <w:r w:rsidRPr="00132D4E">
        <w:rPr>
          <w:highlight w:val="white"/>
        </w:rPr>
        <w:t xml:space="preserve">      }</w:t>
      </w:r>
    </w:p>
    <w:p w14:paraId="11ADE2D9" w14:textId="77777777" w:rsidR="004D41A8" w:rsidRPr="00132D4E" w:rsidRDefault="004D41A8" w:rsidP="00132D4E">
      <w:pPr>
        <w:pStyle w:val="Code"/>
        <w:rPr>
          <w:highlight w:val="white"/>
        </w:rPr>
      </w:pPr>
      <w:r w:rsidRPr="00132D4E">
        <w:rPr>
          <w:highlight w:val="white"/>
        </w:rPr>
        <w:t xml:space="preserve">    }</w:t>
      </w:r>
    </w:p>
    <w:p w14:paraId="56E46B1C" w14:textId="77777777" w:rsidR="004D41A8" w:rsidRPr="00132D4E" w:rsidRDefault="004D41A8" w:rsidP="00132D4E">
      <w:pPr>
        <w:pStyle w:val="Code"/>
        <w:rPr>
          <w:highlight w:val="white"/>
        </w:rPr>
      </w:pPr>
    </w:p>
    <w:p w14:paraId="13EDE791" w14:textId="77777777" w:rsidR="004D41A8" w:rsidRPr="00132D4E" w:rsidRDefault="004D41A8" w:rsidP="00132D4E">
      <w:pPr>
        <w:pStyle w:val="Code"/>
        <w:rPr>
          <w:highlight w:val="white"/>
        </w:rPr>
      </w:pPr>
      <w:r w:rsidRPr="00132D4E">
        <w:rPr>
          <w:highlight w:val="white"/>
        </w:rPr>
        <w:t xml:space="preserve">    public bool Pointer {</w:t>
      </w:r>
    </w:p>
    <w:p w14:paraId="28D969B6" w14:textId="77777777" w:rsidR="004D41A8" w:rsidRPr="00132D4E" w:rsidRDefault="004D41A8" w:rsidP="00132D4E">
      <w:pPr>
        <w:pStyle w:val="Code"/>
        <w:rPr>
          <w:highlight w:val="white"/>
        </w:rPr>
      </w:pPr>
      <w:r w:rsidRPr="00132D4E">
        <w:rPr>
          <w:highlight w:val="white"/>
        </w:rPr>
        <w:t xml:space="preserve">      get { return m_pointer; }</w:t>
      </w:r>
    </w:p>
    <w:p w14:paraId="37B94242" w14:textId="77777777" w:rsidR="004D41A8" w:rsidRPr="00132D4E" w:rsidRDefault="004D41A8" w:rsidP="00132D4E">
      <w:pPr>
        <w:pStyle w:val="Code"/>
        <w:rPr>
          <w:highlight w:val="white"/>
        </w:rPr>
      </w:pPr>
      <w:r w:rsidRPr="00132D4E">
        <w:rPr>
          <w:highlight w:val="white"/>
        </w:rPr>
        <w:t xml:space="preserve">      set { m_pointer = value; }</w:t>
      </w:r>
    </w:p>
    <w:p w14:paraId="592FC155" w14:textId="77777777" w:rsidR="004D41A8" w:rsidRPr="00132D4E" w:rsidRDefault="004D41A8" w:rsidP="00132D4E">
      <w:pPr>
        <w:pStyle w:val="Code"/>
        <w:rPr>
          <w:highlight w:val="white"/>
        </w:rPr>
      </w:pPr>
      <w:r w:rsidRPr="00132D4E">
        <w:rPr>
          <w:highlight w:val="white"/>
        </w:rPr>
        <w:t xml:space="preserve">    }</w:t>
      </w:r>
    </w:p>
    <w:p w14:paraId="1818AE2D" w14:textId="77777777" w:rsidR="004D41A8" w:rsidRPr="00132D4E" w:rsidRDefault="004D41A8" w:rsidP="00132D4E">
      <w:pPr>
        <w:pStyle w:val="Code"/>
        <w:rPr>
          <w:highlight w:val="white"/>
        </w:rPr>
      </w:pPr>
      <w:r w:rsidRPr="00132D4E">
        <w:rPr>
          <w:highlight w:val="white"/>
        </w:rPr>
        <w:t xml:space="preserve">  </w:t>
      </w:r>
    </w:p>
    <w:p w14:paraId="05DEB517" w14:textId="77777777" w:rsidR="004D41A8" w:rsidRPr="004D41A8" w:rsidRDefault="004D41A8" w:rsidP="004D41A8">
      <w:pPr>
        <w:pStyle w:val="Code"/>
        <w:rPr>
          <w:highlight w:val="white"/>
        </w:rPr>
      </w:pPr>
      <w:r w:rsidRPr="004D41A8">
        <w:rPr>
          <w:highlight w:val="white"/>
        </w:rPr>
        <w:t xml:space="preserve">    public static bool Overlaps(Track track1, Track track2) {</w:t>
      </w:r>
    </w:p>
    <w:p w14:paraId="4BD5E46F" w14:textId="77777777" w:rsidR="004D41A8" w:rsidRPr="004D41A8" w:rsidRDefault="004D41A8" w:rsidP="004D41A8">
      <w:pPr>
        <w:pStyle w:val="Code"/>
        <w:rPr>
          <w:highlight w:val="white"/>
        </w:rPr>
      </w:pPr>
      <w:r w:rsidRPr="004D41A8">
        <w:rPr>
          <w:highlight w:val="white"/>
        </w:rPr>
        <w:t xml:space="preserve">      if ((track1.m_entryList.Count == 0) || (track2.m_entryList.Count == 0)){</w:t>
      </w:r>
    </w:p>
    <w:p w14:paraId="67A94F30" w14:textId="77777777" w:rsidR="004D41A8" w:rsidRPr="004D41A8" w:rsidRDefault="004D41A8" w:rsidP="004D41A8">
      <w:pPr>
        <w:pStyle w:val="Code"/>
        <w:rPr>
          <w:highlight w:val="white"/>
        </w:rPr>
      </w:pPr>
      <w:r w:rsidRPr="004D41A8">
        <w:rPr>
          <w:highlight w:val="white"/>
        </w:rPr>
        <w:t xml:space="preserve">        return false;</w:t>
      </w:r>
    </w:p>
    <w:p w14:paraId="654FCE9C" w14:textId="77777777" w:rsidR="004D41A8" w:rsidRPr="004D41A8" w:rsidRDefault="004D41A8" w:rsidP="004D41A8">
      <w:pPr>
        <w:pStyle w:val="Code"/>
        <w:rPr>
          <w:highlight w:val="white"/>
        </w:rPr>
      </w:pPr>
      <w:r w:rsidRPr="004D41A8">
        <w:rPr>
          <w:highlight w:val="white"/>
        </w:rPr>
        <w:t xml:space="preserve">      }</w:t>
      </w:r>
    </w:p>
    <w:p w14:paraId="41B61F46" w14:textId="77777777" w:rsidR="004D41A8" w:rsidRPr="004D41A8" w:rsidRDefault="004D41A8" w:rsidP="004D41A8">
      <w:pPr>
        <w:pStyle w:val="Code"/>
        <w:rPr>
          <w:highlight w:val="white"/>
        </w:rPr>
      </w:pPr>
    </w:p>
    <w:p w14:paraId="02DA89CA" w14:textId="77777777" w:rsidR="004D41A8" w:rsidRPr="004D41A8" w:rsidRDefault="004D41A8" w:rsidP="004D41A8">
      <w:pPr>
        <w:pStyle w:val="Code"/>
        <w:rPr>
          <w:highlight w:val="white"/>
        </w:rPr>
      </w:pPr>
      <w:r w:rsidRPr="004D41A8">
        <w:rPr>
          <w:highlight w:val="white"/>
        </w:rPr>
        <w:t xml:space="preserve">      TrackEntry minEntry1 = track1.m_entryList[0],</w:t>
      </w:r>
    </w:p>
    <w:p w14:paraId="14E4B731" w14:textId="77777777" w:rsidR="004D41A8" w:rsidRPr="004D41A8" w:rsidRDefault="004D41A8" w:rsidP="004D41A8">
      <w:pPr>
        <w:pStyle w:val="Code"/>
        <w:rPr>
          <w:highlight w:val="white"/>
        </w:rPr>
      </w:pPr>
      <w:r w:rsidRPr="004D41A8">
        <w:rPr>
          <w:highlight w:val="white"/>
        </w:rPr>
        <w:t xml:space="preserve">                 minEntry2 = track2.m_entryList[0],</w:t>
      </w:r>
    </w:p>
    <w:p w14:paraId="25549E1C" w14:textId="77777777" w:rsidR="004D41A8" w:rsidRPr="004D41A8" w:rsidRDefault="004D41A8" w:rsidP="004D41A8">
      <w:pPr>
        <w:pStyle w:val="Code"/>
        <w:rPr>
          <w:highlight w:val="white"/>
        </w:rPr>
      </w:pPr>
      <w:r w:rsidRPr="004D41A8">
        <w:rPr>
          <w:highlight w:val="white"/>
        </w:rPr>
        <w:t xml:space="preserve">                 maxEntry1 = track1.m_entryList[track1.m_entryList.Count - 1],</w:t>
      </w:r>
    </w:p>
    <w:p w14:paraId="3A425158" w14:textId="77777777" w:rsidR="004D41A8" w:rsidRPr="004D41A8" w:rsidRDefault="004D41A8" w:rsidP="004D41A8">
      <w:pPr>
        <w:pStyle w:val="Code"/>
        <w:rPr>
          <w:highlight w:val="white"/>
        </w:rPr>
      </w:pPr>
      <w:r w:rsidRPr="004D41A8">
        <w:rPr>
          <w:highlight w:val="white"/>
        </w:rPr>
        <w:t xml:space="preserve">                 maxEntry2 = track2.m_entryList[track2.m_entryList.Count - 1];</w:t>
      </w:r>
    </w:p>
    <w:p w14:paraId="1D376726" w14:textId="77777777" w:rsidR="004D41A8" w:rsidRPr="004D41A8" w:rsidRDefault="004D41A8" w:rsidP="004D41A8">
      <w:pPr>
        <w:pStyle w:val="Code"/>
        <w:rPr>
          <w:highlight w:val="white"/>
        </w:rPr>
      </w:pPr>
    </w:p>
    <w:p w14:paraId="717CEFE6" w14:textId="77777777" w:rsidR="004D41A8" w:rsidRPr="004D41A8" w:rsidRDefault="004D41A8" w:rsidP="004D41A8">
      <w:pPr>
        <w:pStyle w:val="Code"/>
        <w:rPr>
          <w:highlight w:val="white"/>
        </w:rPr>
      </w:pPr>
      <w:r w:rsidRPr="004D41A8">
        <w:rPr>
          <w:highlight w:val="white"/>
        </w:rPr>
        <w:t xml:space="preserve">      return !(((maxEntry1.Line &lt; minEntry2.Line) ||</w:t>
      </w:r>
    </w:p>
    <w:p w14:paraId="610C3540" w14:textId="77777777" w:rsidR="004D41A8" w:rsidRPr="004D41A8" w:rsidRDefault="004D41A8" w:rsidP="004D41A8">
      <w:pPr>
        <w:pStyle w:val="Code"/>
        <w:rPr>
          <w:highlight w:val="white"/>
        </w:rPr>
      </w:pPr>
      <w:r w:rsidRPr="004D41A8">
        <w:rPr>
          <w:highlight w:val="white"/>
        </w:rPr>
        <w:t xml:space="preserve">                (maxEntry2.Line &lt; minEntry1.Line)));</w:t>
      </w:r>
    </w:p>
    <w:p w14:paraId="2C63CB44" w14:textId="77777777" w:rsidR="004D41A8" w:rsidRPr="004D41A8" w:rsidRDefault="004D41A8" w:rsidP="004D41A8">
      <w:pPr>
        <w:pStyle w:val="Code"/>
        <w:rPr>
          <w:highlight w:val="white"/>
        </w:rPr>
      </w:pPr>
      <w:r w:rsidRPr="004D41A8">
        <w:rPr>
          <w:highlight w:val="white"/>
        </w:rPr>
        <w:t xml:space="preserve">    }</w:t>
      </w:r>
    </w:p>
    <w:p w14:paraId="0B79C294" w14:textId="77777777" w:rsidR="004D41A8" w:rsidRPr="004D41A8" w:rsidRDefault="004D41A8" w:rsidP="004D41A8">
      <w:pPr>
        <w:pStyle w:val="Code"/>
        <w:rPr>
          <w:highlight w:val="white"/>
        </w:rPr>
      </w:pPr>
    </w:p>
    <w:p w14:paraId="592A5732" w14:textId="77777777" w:rsidR="004D41A8" w:rsidRPr="004D41A8" w:rsidRDefault="004D41A8" w:rsidP="004D41A8">
      <w:pPr>
        <w:pStyle w:val="Code"/>
        <w:rPr>
          <w:highlight w:val="white"/>
        </w:rPr>
      </w:pPr>
      <w:r w:rsidRPr="004D41A8">
        <w:rPr>
          <w:highlight w:val="white"/>
        </w:rPr>
        <w:t xml:space="preserve">    public void Generate(List&lt;AssemblyCode&gt; objectCodeList) {</w:t>
      </w:r>
    </w:p>
    <w:p w14:paraId="485FF22E" w14:textId="77777777" w:rsidR="004D41A8" w:rsidRPr="004D41A8" w:rsidRDefault="004D41A8" w:rsidP="004D41A8">
      <w:pPr>
        <w:pStyle w:val="Code"/>
        <w:rPr>
          <w:highlight w:val="white"/>
        </w:rPr>
      </w:pPr>
      <w:r w:rsidRPr="004D41A8">
        <w:rPr>
          <w:highlight w:val="white"/>
        </w:rPr>
        <w:t xml:space="preserve">      foreach (TrackEntry entry in m_entryList) {</w:t>
      </w:r>
    </w:p>
    <w:p w14:paraId="23DAA076" w14:textId="77777777" w:rsidR="004D41A8" w:rsidRPr="004D41A8" w:rsidRDefault="004D41A8" w:rsidP="004D41A8">
      <w:pPr>
        <w:pStyle w:val="Code"/>
        <w:rPr>
          <w:highlight w:val="white"/>
        </w:rPr>
      </w:pPr>
      <w:r w:rsidRPr="004D41A8">
        <w:rPr>
          <w:highlight w:val="white"/>
        </w:rPr>
        <w:t xml:space="preserve">        Register sizeRegister =</w:t>
      </w:r>
    </w:p>
    <w:p w14:paraId="154A88DD" w14:textId="77777777" w:rsidR="004D41A8" w:rsidRPr="004D41A8" w:rsidRDefault="004D41A8" w:rsidP="004D41A8">
      <w:pPr>
        <w:pStyle w:val="Code"/>
        <w:rPr>
          <w:highlight w:val="white"/>
        </w:rPr>
      </w:pPr>
      <w:r w:rsidRPr="004D41A8">
        <w:rPr>
          <w:highlight w:val="white"/>
        </w:rPr>
        <w:t xml:space="preserve">          AssemblyCode.RegisterToSize(m_register.Value, entry.Size);</w:t>
      </w:r>
    </w:p>
    <w:p w14:paraId="67715063" w14:textId="77777777" w:rsidR="004D41A8" w:rsidRPr="004D41A8" w:rsidRDefault="004D41A8" w:rsidP="004D41A8">
      <w:pPr>
        <w:pStyle w:val="Code"/>
        <w:rPr>
          <w:highlight w:val="white"/>
        </w:rPr>
      </w:pPr>
      <w:r w:rsidRPr="004D41A8">
        <w:rPr>
          <w:highlight w:val="white"/>
        </w:rPr>
        <w:t xml:space="preserve">        AssemblyCode objectCode = objectCodeList[entry.Line];</w:t>
      </w:r>
    </w:p>
    <w:p w14:paraId="0125D876" w14:textId="77777777" w:rsidR="004D41A8" w:rsidRPr="004D41A8" w:rsidRDefault="004D41A8" w:rsidP="004D41A8">
      <w:pPr>
        <w:pStyle w:val="Code"/>
        <w:rPr>
          <w:highlight w:val="white"/>
        </w:rPr>
      </w:pPr>
      <w:r w:rsidRPr="004D41A8">
        <w:rPr>
          <w:highlight w:val="white"/>
        </w:rPr>
        <w:t xml:space="preserve">        objectCode[entry.Position] = sizeRegister;</w:t>
      </w:r>
    </w:p>
    <w:p w14:paraId="23EDC8F6" w14:textId="77777777" w:rsidR="004D41A8" w:rsidRPr="004D41A8" w:rsidRDefault="004D41A8" w:rsidP="004D41A8">
      <w:pPr>
        <w:pStyle w:val="Code"/>
        <w:rPr>
          <w:highlight w:val="white"/>
        </w:rPr>
      </w:pPr>
      <w:r w:rsidRPr="004D41A8">
        <w:rPr>
          <w:highlight w:val="white"/>
        </w:rPr>
        <w:t xml:space="preserve">      }</w:t>
      </w:r>
    </w:p>
    <w:p w14:paraId="744351A4" w14:textId="77777777" w:rsidR="004D41A8" w:rsidRPr="004D41A8" w:rsidRDefault="004D41A8" w:rsidP="004D41A8">
      <w:pPr>
        <w:pStyle w:val="Code"/>
        <w:rPr>
          <w:highlight w:val="white"/>
        </w:rPr>
      </w:pPr>
      <w:r w:rsidRPr="004D41A8">
        <w:rPr>
          <w:highlight w:val="white"/>
        </w:rPr>
        <w:t xml:space="preserve">    }</w:t>
      </w:r>
    </w:p>
    <w:p w14:paraId="55A008D6" w14:textId="77777777" w:rsidR="004D41A8" w:rsidRPr="004D41A8" w:rsidRDefault="004D41A8" w:rsidP="004D41A8">
      <w:pPr>
        <w:pStyle w:val="Code"/>
        <w:rPr>
          <w:highlight w:val="white"/>
        </w:rPr>
      </w:pPr>
      <w:r w:rsidRPr="004D41A8">
        <w:rPr>
          <w:highlight w:val="white"/>
        </w:rPr>
        <w:t xml:space="preserve">  }</w:t>
      </w:r>
    </w:p>
    <w:p w14:paraId="777FCC89" w14:textId="77777777" w:rsidR="004D41A8" w:rsidRPr="004D41A8" w:rsidRDefault="004D41A8" w:rsidP="004D41A8">
      <w:pPr>
        <w:pStyle w:val="Code"/>
        <w:rPr>
          <w:highlight w:val="white"/>
        </w:rPr>
      </w:pPr>
      <w:r w:rsidRPr="004D41A8">
        <w:rPr>
          <w:highlight w:val="white"/>
        </w:rPr>
        <w:t>}</w:t>
      </w:r>
    </w:p>
    <w:p w14:paraId="7D2895AF" w14:textId="4A2D8B7D" w:rsidR="00EB37CC" w:rsidRPr="00AF58B6" w:rsidRDefault="00EB37CC" w:rsidP="00EB37CC">
      <w:r>
        <w:t>A track entry is one entry in a track, it represent</w:t>
      </w:r>
      <w:r w:rsidR="00132D4E">
        <w:t>s</w:t>
      </w:r>
      <w:r>
        <w:t xml:space="preserve"> one occurrence of a register in the assembly code. In hold the line number of the assembly code instruction, the position (</w:t>
      </w:r>
      <w:r w:rsidR="00132D4E">
        <w:t xml:space="preserve">zero, </w:t>
      </w:r>
      <w:r>
        <w:t xml:space="preserve">one, </w:t>
      </w:r>
      <w:r w:rsidR="00132D4E">
        <w:t xml:space="preserve">or </w:t>
      </w:r>
      <w:r>
        <w:t xml:space="preserve">two, </w:t>
      </w:r>
      <w:r w:rsidR="00132D4E">
        <w:t>representing the left, middle, and right operand</w:t>
      </w:r>
      <w:r>
        <w:t xml:space="preserve">), and the </w:t>
      </w:r>
      <w:r w:rsidR="00C02847">
        <w:t>size of the register.</w:t>
      </w:r>
    </w:p>
    <w:p w14:paraId="5CA6F53D" w14:textId="0CDC8AE3" w:rsidR="00283127" w:rsidRDefault="00283127" w:rsidP="00283127">
      <w:pPr>
        <w:pStyle w:val="CodeHeader"/>
      </w:pPr>
      <w:r>
        <w:lastRenderedPageBreak/>
        <w:t>TrackEntry.cs</w:t>
      </w:r>
    </w:p>
    <w:p w14:paraId="4FEBBA2D" w14:textId="77777777" w:rsidR="00132D4E" w:rsidRPr="00132D4E" w:rsidRDefault="00132D4E" w:rsidP="00132D4E">
      <w:pPr>
        <w:pStyle w:val="Code"/>
        <w:rPr>
          <w:highlight w:val="white"/>
        </w:rPr>
      </w:pPr>
      <w:r w:rsidRPr="00132D4E">
        <w:rPr>
          <w:highlight w:val="white"/>
        </w:rPr>
        <w:t>namespace CCompiler {</w:t>
      </w:r>
    </w:p>
    <w:p w14:paraId="21521DAD" w14:textId="77777777" w:rsidR="00132D4E" w:rsidRPr="00132D4E" w:rsidRDefault="00132D4E" w:rsidP="00132D4E">
      <w:pPr>
        <w:pStyle w:val="Code"/>
        <w:rPr>
          <w:highlight w:val="white"/>
        </w:rPr>
      </w:pPr>
      <w:r w:rsidRPr="00132D4E">
        <w:rPr>
          <w:highlight w:val="white"/>
        </w:rPr>
        <w:t xml:space="preserve">  public class TrackEntry {</w:t>
      </w:r>
    </w:p>
    <w:p w14:paraId="66493AB4" w14:textId="77777777" w:rsidR="00132D4E" w:rsidRPr="00132D4E" w:rsidRDefault="00132D4E" w:rsidP="00132D4E">
      <w:pPr>
        <w:pStyle w:val="Code"/>
        <w:rPr>
          <w:highlight w:val="white"/>
        </w:rPr>
      </w:pPr>
      <w:r w:rsidRPr="00132D4E">
        <w:rPr>
          <w:highlight w:val="white"/>
        </w:rPr>
        <w:t xml:space="preserve">    private int m_line, m_position, m_size;</w:t>
      </w:r>
    </w:p>
    <w:p w14:paraId="225E08D3" w14:textId="77777777" w:rsidR="00132D4E" w:rsidRPr="00132D4E" w:rsidRDefault="00132D4E" w:rsidP="00132D4E">
      <w:pPr>
        <w:pStyle w:val="Code"/>
        <w:rPr>
          <w:highlight w:val="white"/>
        </w:rPr>
      </w:pPr>
    </w:p>
    <w:p w14:paraId="0C853CAE" w14:textId="77777777" w:rsidR="00132D4E" w:rsidRPr="00132D4E" w:rsidRDefault="00132D4E" w:rsidP="00132D4E">
      <w:pPr>
        <w:pStyle w:val="Code"/>
        <w:rPr>
          <w:highlight w:val="white"/>
        </w:rPr>
      </w:pPr>
      <w:r w:rsidRPr="00132D4E">
        <w:rPr>
          <w:highlight w:val="white"/>
        </w:rPr>
        <w:t xml:space="preserve">    public TrackEntry(int position, int line, int size) {</w:t>
      </w:r>
    </w:p>
    <w:p w14:paraId="6E759143" w14:textId="77777777" w:rsidR="00132D4E" w:rsidRPr="00132D4E" w:rsidRDefault="00132D4E" w:rsidP="00132D4E">
      <w:pPr>
        <w:pStyle w:val="Code"/>
        <w:rPr>
          <w:highlight w:val="white"/>
        </w:rPr>
      </w:pPr>
      <w:r w:rsidRPr="00132D4E">
        <w:rPr>
          <w:highlight w:val="white"/>
        </w:rPr>
        <w:t xml:space="preserve">      m_line = line;</w:t>
      </w:r>
    </w:p>
    <w:p w14:paraId="2F529E11" w14:textId="77777777" w:rsidR="00132D4E" w:rsidRPr="00132D4E" w:rsidRDefault="00132D4E" w:rsidP="00132D4E">
      <w:pPr>
        <w:pStyle w:val="Code"/>
        <w:rPr>
          <w:highlight w:val="white"/>
        </w:rPr>
      </w:pPr>
      <w:r w:rsidRPr="00132D4E">
        <w:rPr>
          <w:highlight w:val="white"/>
        </w:rPr>
        <w:t xml:space="preserve">      m_position = position;</w:t>
      </w:r>
    </w:p>
    <w:p w14:paraId="0F86CD38" w14:textId="77777777" w:rsidR="00132D4E" w:rsidRPr="00132D4E" w:rsidRDefault="00132D4E" w:rsidP="00132D4E">
      <w:pPr>
        <w:pStyle w:val="Code"/>
        <w:rPr>
          <w:highlight w:val="white"/>
        </w:rPr>
      </w:pPr>
      <w:r w:rsidRPr="00132D4E">
        <w:rPr>
          <w:highlight w:val="white"/>
        </w:rPr>
        <w:t xml:space="preserve">      m_size = size;</w:t>
      </w:r>
    </w:p>
    <w:p w14:paraId="417B850E" w14:textId="77777777" w:rsidR="00132D4E" w:rsidRPr="00132D4E" w:rsidRDefault="00132D4E" w:rsidP="00132D4E">
      <w:pPr>
        <w:pStyle w:val="Code"/>
        <w:rPr>
          <w:highlight w:val="white"/>
        </w:rPr>
      </w:pPr>
      <w:r w:rsidRPr="00132D4E">
        <w:rPr>
          <w:highlight w:val="white"/>
        </w:rPr>
        <w:t xml:space="preserve">    }</w:t>
      </w:r>
    </w:p>
    <w:p w14:paraId="3AAC4E44" w14:textId="77777777" w:rsidR="00132D4E" w:rsidRPr="00132D4E" w:rsidRDefault="00132D4E" w:rsidP="00132D4E">
      <w:pPr>
        <w:pStyle w:val="Code"/>
        <w:rPr>
          <w:highlight w:val="white"/>
        </w:rPr>
      </w:pPr>
    </w:p>
    <w:p w14:paraId="7F435AEB" w14:textId="77777777" w:rsidR="00132D4E" w:rsidRPr="00132D4E" w:rsidRDefault="00132D4E" w:rsidP="00132D4E">
      <w:pPr>
        <w:pStyle w:val="Code"/>
        <w:rPr>
          <w:highlight w:val="white"/>
        </w:rPr>
      </w:pPr>
      <w:r w:rsidRPr="00132D4E">
        <w:rPr>
          <w:highlight w:val="white"/>
        </w:rPr>
        <w:t xml:space="preserve">    public int Line {</w:t>
      </w:r>
    </w:p>
    <w:p w14:paraId="5603EFDE" w14:textId="77777777" w:rsidR="00132D4E" w:rsidRPr="00132D4E" w:rsidRDefault="00132D4E" w:rsidP="00132D4E">
      <w:pPr>
        <w:pStyle w:val="Code"/>
        <w:rPr>
          <w:highlight w:val="white"/>
        </w:rPr>
      </w:pPr>
      <w:r w:rsidRPr="00132D4E">
        <w:rPr>
          <w:highlight w:val="white"/>
        </w:rPr>
        <w:t xml:space="preserve">      get { return m_line; }</w:t>
      </w:r>
    </w:p>
    <w:p w14:paraId="7015F348" w14:textId="77777777" w:rsidR="00132D4E" w:rsidRPr="00132D4E" w:rsidRDefault="00132D4E" w:rsidP="00132D4E">
      <w:pPr>
        <w:pStyle w:val="Code"/>
        <w:rPr>
          <w:highlight w:val="white"/>
        </w:rPr>
      </w:pPr>
      <w:r w:rsidRPr="00132D4E">
        <w:rPr>
          <w:highlight w:val="white"/>
        </w:rPr>
        <w:t xml:space="preserve">    }</w:t>
      </w:r>
    </w:p>
    <w:p w14:paraId="152316FB" w14:textId="77777777" w:rsidR="00132D4E" w:rsidRPr="00132D4E" w:rsidRDefault="00132D4E" w:rsidP="00132D4E">
      <w:pPr>
        <w:pStyle w:val="Code"/>
        <w:rPr>
          <w:highlight w:val="white"/>
        </w:rPr>
      </w:pPr>
      <w:r w:rsidRPr="00132D4E">
        <w:rPr>
          <w:highlight w:val="white"/>
        </w:rPr>
        <w:t xml:space="preserve">  </w:t>
      </w:r>
    </w:p>
    <w:p w14:paraId="7E355E8A" w14:textId="77777777" w:rsidR="00132D4E" w:rsidRPr="00132D4E" w:rsidRDefault="00132D4E" w:rsidP="00132D4E">
      <w:pPr>
        <w:pStyle w:val="Code"/>
        <w:rPr>
          <w:highlight w:val="white"/>
        </w:rPr>
      </w:pPr>
      <w:r w:rsidRPr="00132D4E">
        <w:rPr>
          <w:highlight w:val="white"/>
        </w:rPr>
        <w:t xml:space="preserve">    public int Position {</w:t>
      </w:r>
    </w:p>
    <w:p w14:paraId="6078DFA6" w14:textId="77777777" w:rsidR="00132D4E" w:rsidRPr="00132D4E" w:rsidRDefault="00132D4E" w:rsidP="00132D4E">
      <w:pPr>
        <w:pStyle w:val="Code"/>
        <w:rPr>
          <w:highlight w:val="white"/>
        </w:rPr>
      </w:pPr>
      <w:r w:rsidRPr="00132D4E">
        <w:rPr>
          <w:highlight w:val="white"/>
        </w:rPr>
        <w:t xml:space="preserve">      get { return m_position; }</w:t>
      </w:r>
    </w:p>
    <w:p w14:paraId="1828C58A" w14:textId="77777777" w:rsidR="00132D4E" w:rsidRPr="00132D4E" w:rsidRDefault="00132D4E" w:rsidP="00132D4E">
      <w:pPr>
        <w:pStyle w:val="Code"/>
        <w:rPr>
          <w:highlight w:val="white"/>
        </w:rPr>
      </w:pPr>
      <w:r w:rsidRPr="00132D4E">
        <w:rPr>
          <w:highlight w:val="white"/>
        </w:rPr>
        <w:t xml:space="preserve">    }</w:t>
      </w:r>
    </w:p>
    <w:p w14:paraId="6F2EF7A0" w14:textId="77777777" w:rsidR="00132D4E" w:rsidRPr="00132D4E" w:rsidRDefault="00132D4E" w:rsidP="00132D4E">
      <w:pPr>
        <w:pStyle w:val="Code"/>
        <w:rPr>
          <w:highlight w:val="white"/>
        </w:rPr>
      </w:pPr>
      <w:r w:rsidRPr="00132D4E">
        <w:rPr>
          <w:highlight w:val="white"/>
        </w:rPr>
        <w:t xml:space="preserve">  </w:t>
      </w:r>
    </w:p>
    <w:p w14:paraId="77DEB3AD" w14:textId="77777777" w:rsidR="00132D4E" w:rsidRPr="00132D4E" w:rsidRDefault="00132D4E" w:rsidP="00132D4E">
      <w:pPr>
        <w:pStyle w:val="Code"/>
        <w:rPr>
          <w:highlight w:val="white"/>
        </w:rPr>
      </w:pPr>
      <w:r w:rsidRPr="00132D4E">
        <w:rPr>
          <w:highlight w:val="white"/>
        </w:rPr>
        <w:t xml:space="preserve">    public int Size {</w:t>
      </w:r>
    </w:p>
    <w:p w14:paraId="359FEC1C" w14:textId="77777777" w:rsidR="00132D4E" w:rsidRPr="00132D4E" w:rsidRDefault="00132D4E" w:rsidP="00132D4E">
      <w:pPr>
        <w:pStyle w:val="Code"/>
        <w:rPr>
          <w:highlight w:val="white"/>
        </w:rPr>
      </w:pPr>
      <w:r w:rsidRPr="00132D4E">
        <w:rPr>
          <w:highlight w:val="white"/>
        </w:rPr>
        <w:t xml:space="preserve">      get { return m_size; }</w:t>
      </w:r>
    </w:p>
    <w:p w14:paraId="5331B62D" w14:textId="77777777" w:rsidR="00132D4E" w:rsidRPr="00132D4E" w:rsidRDefault="00132D4E" w:rsidP="00132D4E">
      <w:pPr>
        <w:pStyle w:val="Code"/>
        <w:rPr>
          <w:highlight w:val="white"/>
        </w:rPr>
      </w:pPr>
      <w:r w:rsidRPr="00132D4E">
        <w:rPr>
          <w:highlight w:val="white"/>
        </w:rPr>
        <w:t xml:space="preserve">    }</w:t>
      </w:r>
    </w:p>
    <w:p w14:paraId="3526CB8B" w14:textId="77777777" w:rsidR="00132D4E" w:rsidRPr="00132D4E" w:rsidRDefault="00132D4E" w:rsidP="00132D4E">
      <w:pPr>
        <w:pStyle w:val="Code"/>
        <w:rPr>
          <w:highlight w:val="white"/>
        </w:rPr>
      </w:pPr>
      <w:r w:rsidRPr="00132D4E">
        <w:rPr>
          <w:highlight w:val="white"/>
        </w:rPr>
        <w:t xml:space="preserve">  }</w:t>
      </w:r>
    </w:p>
    <w:p w14:paraId="1F4E6E7C" w14:textId="2C5B5C41" w:rsidR="00283127" w:rsidRDefault="00132D4E" w:rsidP="00132D4E">
      <w:pPr>
        <w:pStyle w:val="Code"/>
      </w:pPr>
      <w:r w:rsidRPr="00132D4E">
        <w:rPr>
          <w:highlight w:val="white"/>
        </w:rPr>
        <w:t>}</w:t>
      </w:r>
      <w:r w:rsidR="00C36173">
        <w:t>Register Allocation</w:t>
      </w:r>
    </w:p>
    <w:p w14:paraId="6D9EAF1D" w14:textId="671308F0" w:rsidR="00730167" w:rsidRPr="00730167" w:rsidRDefault="00EA6732" w:rsidP="00EA6732">
      <w:pPr>
        <w:rPr>
          <w:highlight w:val="white"/>
        </w:rPr>
      </w:pPr>
      <w:r>
        <w:rPr>
          <w:highlight w:val="white"/>
        </w:rPr>
        <w:t xml:space="preserve">The </w:t>
      </w:r>
      <w:r w:rsidRPr="00EA6732">
        <w:rPr>
          <w:rStyle w:val="KeyWord0"/>
          <w:highlight w:val="white"/>
        </w:rPr>
        <w:t>RegisterAllocator</w:t>
      </w:r>
      <w:r>
        <w:rPr>
          <w:highlight w:val="white"/>
        </w:rPr>
        <w:t xml:space="preserve"> method </w:t>
      </w:r>
      <w:r w:rsidR="005151D4">
        <w:rPr>
          <w:highlight w:val="white"/>
        </w:rPr>
        <w:t xml:space="preserve">take the total track set and total assembly list; that is, the track set for the whole function, and the assembly list for the whole function. </w:t>
      </w:r>
      <w:r w:rsidR="00150BA5">
        <w:rPr>
          <w:highlight w:val="white"/>
        </w:rPr>
        <w:t>The first task is the find out which tracks overlaps each other.</w:t>
      </w:r>
      <w:r w:rsidR="004117D3">
        <w:rPr>
          <w:highlight w:val="white"/>
        </w:rPr>
        <w:t xml:space="preserve"> We const</w:t>
      </w:r>
      <w:r w:rsidR="007376AC">
        <w:rPr>
          <w:highlight w:val="white"/>
        </w:rPr>
        <w:t>r</w:t>
      </w:r>
      <w:r w:rsidR="00025FE2">
        <w:rPr>
          <w:highlight w:val="white"/>
        </w:rPr>
        <w:t>uct</w:t>
      </w:r>
      <w:r w:rsidR="004117D3">
        <w:rPr>
          <w:highlight w:val="white"/>
        </w:rPr>
        <w:t xml:space="preserve"> the graph in this way: </w:t>
      </w:r>
      <w:r w:rsidR="00025FE2">
        <w:rPr>
          <w:highlight w:val="white"/>
        </w:rPr>
        <w:t xml:space="preserve">the tracks are the </w:t>
      </w:r>
      <w:r w:rsidR="007376AC">
        <w:rPr>
          <w:highlight w:val="white"/>
        </w:rPr>
        <w:t>vertices</w:t>
      </w:r>
      <w:r w:rsidR="00025FE2">
        <w:rPr>
          <w:highlight w:val="white"/>
        </w:rPr>
        <w:t xml:space="preserve"> of the graph and two vertices have an edge if the two tracks overlaps.</w:t>
      </w:r>
      <w:r w:rsidR="000D3ED7">
        <w:rPr>
          <w:highlight w:val="white"/>
        </w:rPr>
        <w:t xml:space="preserve"> The register allocation is then perform</w:t>
      </w:r>
      <w:r w:rsidR="00A11FF1">
        <w:rPr>
          <w:highlight w:val="white"/>
        </w:rPr>
        <w:t>ed</w:t>
      </w:r>
      <w:r w:rsidR="000D3ED7">
        <w:rPr>
          <w:highlight w:val="white"/>
        </w:rPr>
        <w:t xml:space="preserve"> as a graph coloring, two tracks that overlaps cannot be assigned the sam</w:t>
      </w:r>
      <w:r w:rsidR="00F05E6D">
        <w:rPr>
          <w:highlight w:val="white"/>
        </w:rPr>
        <w:t>e</w:t>
      </w:r>
      <w:r w:rsidR="000D3ED7">
        <w:rPr>
          <w:highlight w:val="white"/>
        </w:rPr>
        <w:t xml:space="preserve"> register.</w:t>
      </w:r>
    </w:p>
    <w:p w14:paraId="04DE6171" w14:textId="77777777" w:rsidR="003958DE" w:rsidRDefault="003958DE" w:rsidP="003958DE">
      <w:pPr>
        <w:pStyle w:val="CodeHeader"/>
      </w:pPr>
      <w:r>
        <w:t>RegisterAllocator.cs</w:t>
      </w:r>
    </w:p>
    <w:p w14:paraId="624CEA8A" w14:textId="77777777" w:rsidR="003958DE" w:rsidRPr="00730167" w:rsidRDefault="003958DE" w:rsidP="003958DE">
      <w:pPr>
        <w:pStyle w:val="Code"/>
        <w:rPr>
          <w:highlight w:val="white"/>
        </w:rPr>
      </w:pPr>
      <w:r w:rsidRPr="00730167">
        <w:rPr>
          <w:highlight w:val="white"/>
        </w:rPr>
        <w:t>using System.Collections.Generic;</w:t>
      </w:r>
    </w:p>
    <w:p w14:paraId="005E86CD" w14:textId="77777777" w:rsidR="003958DE" w:rsidRDefault="003958DE" w:rsidP="00730167">
      <w:pPr>
        <w:pStyle w:val="Code"/>
        <w:rPr>
          <w:highlight w:val="white"/>
        </w:rPr>
      </w:pPr>
    </w:p>
    <w:p w14:paraId="7BB0EEBB" w14:textId="3BCE9CB4" w:rsidR="00730167" w:rsidRPr="00730167" w:rsidRDefault="00730167" w:rsidP="00730167">
      <w:pPr>
        <w:pStyle w:val="Code"/>
        <w:rPr>
          <w:highlight w:val="white"/>
        </w:rPr>
      </w:pPr>
      <w:r w:rsidRPr="00730167">
        <w:rPr>
          <w:highlight w:val="white"/>
        </w:rPr>
        <w:t>namespace CCompiler {</w:t>
      </w:r>
    </w:p>
    <w:p w14:paraId="4DC37E3C" w14:textId="77777777" w:rsidR="00730167" w:rsidRPr="00730167" w:rsidRDefault="00730167" w:rsidP="00730167">
      <w:pPr>
        <w:pStyle w:val="Code"/>
        <w:rPr>
          <w:highlight w:val="white"/>
        </w:rPr>
      </w:pPr>
      <w:r w:rsidRPr="00730167">
        <w:rPr>
          <w:highlight w:val="white"/>
        </w:rPr>
        <w:t xml:space="preserve">  public class RegisterAllocator {</w:t>
      </w:r>
    </w:p>
    <w:p w14:paraId="0F0D1531" w14:textId="77777777" w:rsidR="00730167" w:rsidRDefault="00730167" w:rsidP="00730167">
      <w:pPr>
        <w:pStyle w:val="Code"/>
        <w:rPr>
          <w:highlight w:val="white"/>
        </w:rPr>
      </w:pPr>
      <w:r w:rsidRPr="00730167">
        <w:rPr>
          <w:highlight w:val="white"/>
        </w:rPr>
        <w:t xml:space="preserve">    public RegisterAllocator(ISet&lt;Track&gt; totalTrackSet,</w:t>
      </w:r>
    </w:p>
    <w:p w14:paraId="5FCE98D7" w14:textId="6031B995" w:rsidR="00730167" w:rsidRPr="00730167" w:rsidRDefault="00730167" w:rsidP="00730167">
      <w:pPr>
        <w:pStyle w:val="Code"/>
        <w:rPr>
          <w:highlight w:val="white"/>
        </w:rPr>
      </w:pPr>
      <w:r>
        <w:rPr>
          <w:highlight w:val="white"/>
        </w:rPr>
        <w:t xml:space="preserve">                            </w:t>
      </w:r>
      <w:r w:rsidRPr="00730167">
        <w:rPr>
          <w:highlight w:val="white"/>
        </w:rPr>
        <w:t xml:space="preserve"> List&lt;AssemblyCode&gt; assemblyCodeList) {</w:t>
      </w:r>
    </w:p>
    <w:p w14:paraId="13CA502B" w14:textId="77777777" w:rsidR="00730167" w:rsidRPr="00730167" w:rsidRDefault="00730167" w:rsidP="00730167">
      <w:pPr>
        <w:pStyle w:val="Code"/>
        <w:rPr>
          <w:highlight w:val="white"/>
        </w:rPr>
      </w:pPr>
      <w:r w:rsidRPr="00730167">
        <w:rPr>
          <w:highlight w:val="white"/>
        </w:rPr>
        <w:t xml:space="preserve">      Graph&lt;Track&gt; totalTrackGraph = new Graph&lt;Track&gt;(totalTrackSet);</w:t>
      </w:r>
    </w:p>
    <w:p w14:paraId="53722FDA" w14:textId="77777777" w:rsidR="00730167" w:rsidRPr="00730167" w:rsidRDefault="00730167" w:rsidP="00730167">
      <w:pPr>
        <w:pStyle w:val="Code"/>
        <w:rPr>
          <w:highlight w:val="white"/>
        </w:rPr>
      </w:pPr>
    </w:p>
    <w:p w14:paraId="5EA29ACE" w14:textId="77777777" w:rsidR="00730167" w:rsidRPr="00730167" w:rsidRDefault="00730167" w:rsidP="00730167">
      <w:pPr>
        <w:pStyle w:val="Code"/>
        <w:rPr>
          <w:highlight w:val="white"/>
        </w:rPr>
      </w:pPr>
      <w:r w:rsidRPr="00730167">
        <w:rPr>
          <w:highlight w:val="white"/>
        </w:rPr>
        <w:t xml:space="preserve">      foreach (Track track1 in totalTrackSet) {</w:t>
      </w:r>
    </w:p>
    <w:p w14:paraId="1F19BE29" w14:textId="77777777" w:rsidR="00730167" w:rsidRPr="00730167" w:rsidRDefault="00730167" w:rsidP="00730167">
      <w:pPr>
        <w:pStyle w:val="Code"/>
        <w:rPr>
          <w:highlight w:val="white"/>
        </w:rPr>
      </w:pPr>
      <w:r w:rsidRPr="00730167">
        <w:rPr>
          <w:highlight w:val="white"/>
        </w:rPr>
        <w:t xml:space="preserve">        foreach (Track track2 in totalTrackSet) {</w:t>
      </w:r>
    </w:p>
    <w:p w14:paraId="39A0DEE5" w14:textId="77777777" w:rsidR="00730167" w:rsidRPr="00730167" w:rsidRDefault="00730167" w:rsidP="00730167">
      <w:pPr>
        <w:pStyle w:val="Code"/>
        <w:rPr>
          <w:highlight w:val="white"/>
        </w:rPr>
      </w:pPr>
      <w:r w:rsidRPr="00730167">
        <w:rPr>
          <w:highlight w:val="white"/>
        </w:rPr>
        <w:t xml:space="preserve">          if (!track1.Equals(track2) &amp;&amp; Track.Overlaps(track1, track2)) {</w:t>
      </w:r>
    </w:p>
    <w:p w14:paraId="6B93D347" w14:textId="77777777" w:rsidR="00730167" w:rsidRPr="00730167" w:rsidRDefault="00730167" w:rsidP="00730167">
      <w:pPr>
        <w:pStyle w:val="Code"/>
        <w:rPr>
          <w:highlight w:val="white"/>
        </w:rPr>
      </w:pPr>
      <w:r w:rsidRPr="00730167">
        <w:rPr>
          <w:highlight w:val="white"/>
        </w:rPr>
        <w:t xml:space="preserve">            totalTrackGraph.AddEdge(track1, track2);</w:t>
      </w:r>
    </w:p>
    <w:p w14:paraId="211D2DB3" w14:textId="77777777" w:rsidR="00730167" w:rsidRPr="00730167" w:rsidRDefault="00730167" w:rsidP="00730167">
      <w:pPr>
        <w:pStyle w:val="Code"/>
        <w:rPr>
          <w:highlight w:val="white"/>
        </w:rPr>
      </w:pPr>
      <w:r w:rsidRPr="00730167">
        <w:rPr>
          <w:highlight w:val="white"/>
        </w:rPr>
        <w:t xml:space="preserve">          }</w:t>
      </w:r>
    </w:p>
    <w:p w14:paraId="776EFCDF" w14:textId="77777777" w:rsidR="00730167" w:rsidRPr="00730167" w:rsidRDefault="00730167" w:rsidP="00730167">
      <w:pPr>
        <w:pStyle w:val="Code"/>
        <w:rPr>
          <w:highlight w:val="white"/>
        </w:rPr>
      </w:pPr>
      <w:r w:rsidRPr="00730167">
        <w:rPr>
          <w:highlight w:val="white"/>
        </w:rPr>
        <w:t xml:space="preserve">        }</w:t>
      </w:r>
    </w:p>
    <w:p w14:paraId="77E7F6D6" w14:textId="77777777" w:rsidR="00730167" w:rsidRPr="00730167" w:rsidRDefault="00730167" w:rsidP="00730167">
      <w:pPr>
        <w:pStyle w:val="Code"/>
        <w:rPr>
          <w:highlight w:val="white"/>
        </w:rPr>
      </w:pPr>
      <w:r w:rsidRPr="00730167">
        <w:rPr>
          <w:highlight w:val="white"/>
        </w:rPr>
        <w:t xml:space="preserve">      }</w:t>
      </w:r>
    </w:p>
    <w:p w14:paraId="18F56B74" w14:textId="77777777" w:rsidR="00730167" w:rsidRPr="00730167" w:rsidRDefault="00730167" w:rsidP="00730167">
      <w:pPr>
        <w:pStyle w:val="Code"/>
        <w:rPr>
          <w:highlight w:val="white"/>
        </w:rPr>
      </w:pPr>
    </w:p>
    <w:p w14:paraId="1A27F06C" w14:textId="77777777" w:rsidR="00730167" w:rsidRPr="00730167" w:rsidRDefault="00730167" w:rsidP="00730167">
      <w:pPr>
        <w:pStyle w:val="Code"/>
        <w:rPr>
          <w:highlight w:val="white"/>
        </w:rPr>
      </w:pPr>
      <w:r w:rsidRPr="00730167">
        <w:rPr>
          <w:highlight w:val="white"/>
        </w:rPr>
        <w:t xml:space="preserve">      ISet&lt;Graph&lt;Track&gt;&gt; split = totalTrackGraph.Split();</w:t>
      </w:r>
    </w:p>
    <w:p w14:paraId="093F2A51" w14:textId="77777777" w:rsidR="00730167" w:rsidRPr="00730167" w:rsidRDefault="00730167" w:rsidP="00730167">
      <w:pPr>
        <w:pStyle w:val="Code"/>
        <w:rPr>
          <w:highlight w:val="white"/>
        </w:rPr>
      </w:pPr>
      <w:r w:rsidRPr="00730167">
        <w:rPr>
          <w:highlight w:val="white"/>
        </w:rPr>
        <w:t xml:space="preserve">      int index = 0;</w:t>
      </w:r>
    </w:p>
    <w:p w14:paraId="5747190D" w14:textId="77777777" w:rsidR="00730167" w:rsidRPr="00730167" w:rsidRDefault="00730167" w:rsidP="00730167">
      <w:pPr>
        <w:pStyle w:val="Code"/>
        <w:rPr>
          <w:highlight w:val="white"/>
        </w:rPr>
      </w:pPr>
      <w:r w:rsidRPr="00730167">
        <w:rPr>
          <w:highlight w:val="white"/>
        </w:rPr>
        <w:t xml:space="preserve">      foreach (Graph&lt;Track&gt; trackGraph in split) {</w:t>
      </w:r>
    </w:p>
    <w:p w14:paraId="5D98E754" w14:textId="77777777" w:rsidR="00730167" w:rsidRPr="00730167" w:rsidRDefault="00730167" w:rsidP="00730167">
      <w:pPr>
        <w:pStyle w:val="Code"/>
        <w:rPr>
          <w:highlight w:val="white"/>
        </w:rPr>
      </w:pPr>
      <w:r w:rsidRPr="00730167">
        <w:rPr>
          <w:highlight w:val="white"/>
        </w:rPr>
        <w:t xml:space="preserve">        List&lt;Track&gt; trackList = new List&lt;Track&gt;(trackGraph.VertexSet);</w:t>
      </w:r>
    </w:p>
    <w:p w14:paraId="740CECD7" w14:textId="3EDF38CF" w:rsidR="00730167" w:rsidRDefault="00730167" w:rsidP="00730167">
      <w:pPr>
        <w:pStyle w:val="Code"/>
        <w:rPr>
          <w:highlight w:val="white"/>
        </w:rPr>
      </w:pPr>
      <w:r w:rsidRPr="00730167">
        <w:rPr>
          <w:highlight w:val="white"/>
        </w:rPr>
        <w:t xml:space="preserve">        Assert.Error(</w:t>
      </w:r>
      <w:r w:rsidR="00D03DAF">
        <w:rPr>
          <w:highlight w:val="white"/>
        </w:rPr>
        <w:t>DeepFirstSearch</w:t>
      </w:r>
      <w:r w:rsidRPr="00730167">
        <w:rPr>
          <w:highlight w:val="white"/>
        </w:rPr>
        <w:t>(trackList, 0, trackGraph),</w:t>
      </w:r>
    </w:p>
    <w:p w14:paraId="4DEF7907" w14:textId="6532B6D1" w:rsidR="00730167" w:rsidRPr="00730167" w:rsidRDefault="00730167" w:rsidP="00730167">
      <w:pPr>
        <w:pStyle w:val="Code"/>
        <w:rPr>
          <w:highlight w:val="white"/>
        </w:rPr>
      </w:pPr>
      <w:r>
        <w:rPr>
          <w:highlight w:val="white"/>
        </w:rPr>
        <w:t xml:space="preserve">                    </w:t>
      </w:r>
      <w:r w:rsidRPr="00730167">
        <w:rPr>
          <w:highlight w:val="white"/>
        </w:rPr>
        <w:t xml:space="preserve"> Message.Out_of_registers);</w:t>
      </w:r>
    </w:p>
    <w:p w14:paraId="7702D084" w14:textId="77777777" w:rsidR="00730167" w:rsidRPr="00730167" w:rsidRDefault="00730167" w:rsidP="00730167">
      <w:pPr>
        <w:pStyle w:val="Code"/>
        <w:rPr>
          <w:highlight w:val="white"/>
        </w:rPr>
      </w:pPr>
      <w:r w:rsidRPr="00730167">
        <w:rPr>
          <w:highlight w:val="white"/>
        </w:rPr>
        <w:t xml:space="preserve">        ++index;</w:t>
      </w:r>
    </w:p>
    <w:p w14:paraId="42064307" w14:textId="77777777" w:rsidR="00730167" w:rsidRPr="00730167" w:rsidRDefault="00730167" w:rsidP="00730167">
      <w:pPr>
        <w:pStyle w:val="Code"/>
        <w:rPr>
          <w:highlight w:val="white"/>
        </w:rPr>
      </w:pPr>
      <w:r w:rsidRPr="00730167">
        <w:rPr>
          <w:highlight w:val="white"/>
        </w:rPr>
        <w:t xml:space="preserve">      }</w:t>
      </w:r>
    </w:p>
    <w:p w14:paraId="05462CC0" w14:textId="77777777" w:rsidR="00730167" w:rsidRPr="00730167" w:rsidRDefault="00730167" w:rsidP="00730167">
      <w:pPr>
        <w:pStyle w:val="Code"/>
        <w:rPr>
          <w:highlight w:val="white"/>
        </w:rPr>
      </w:pPr>
    </w:p>
    <w:p w14:paraId="702F86FB" w14:textId="77777777" w:rsidR="00730167" w:rsidRPr="00730167" w:rsidRDefault="00730167" w:rsidP="00730167">
      <w:pPr>
        <w:pStyle w:val="Code"/>
        <w:rPr>
          <w:highlight w:val="white"/>
        </w:rPr>
      </w:pPr>
      <w:r w:rsidRPr="00730167">
        <w:rPr>
          <w:highlight w:val="white"/>
        </w:rPr>
        <w:t xml:space="preserve">      foreach (Track track in totalTrackSet) {</w:t>
      </w:r>
    </w:p>
    <w:p w14:paraId="6A5A4517" w14:textId="77777777" w:rsidR="00730167" w:rsidRPr="00730167" w:rsidRDefault="00730167" w:rsidP="00730167">
      <w:pPr>
        <w:pStyle w:val="Code"/>
        <w:rPr>
          <w:highlight w:val="white"/>
        </w:rPr>
      </w:pPr>
      <w:r w:rsidRPr="00730167">
        <w:rPr>
          <w:highlight w:val="white"/>
        </w:rPr>
        <w:t xml:space="preserve">        track.Generate(assemblyCodeList);</w:t>
      </w:r>
    </w:p>
    <w:p w14:paraId="24197194" w14:textId="77777777" w:rsidR="00730167" w:rsidRPr="00730167" w:rsidRDefault="00730167" w:rsidP="00730167">
      <w:pPr>
        <w:pStyle w:val="Code"/>
        <w:rPr>
          <w:highlight w:val="white"/>
        </w:rPr>
      </w:pPr>
      <w:r w:rsidRPr="00730167">
        <w:rPr>
          <w:highlight w:val="white"/>
        </w:rPr>
        <w:t xml:space="preserve">      }</w:t>
      </w:r>
    </w:p>
    <w:p w14:paraId="7F26F5A8" w14:textId="77777777" w:rsidR="00730167" w:rsidRPr="00730167" w:rsidRDefault="00730167" w:rsidP="00730167">
      <w:pPr>
        <w:pStyle w:val="Code"/>
        <w:rPr>
          <w:highlight w:val="white"/>
        </w:rPr>
      </w:pPr>
      <w:r w:rsidRPr="00730167">
        <w:rPr>
          <w:highlight w:val="white"/>
        </w:rPr>
        <w:t xml:space="preserve">    }</w:t>
      </w:r>
    </w:p>
    <w:p w14:paraId="14AB2565" w14:textId="754C82A9" w:rsidR="00730167" w:rsidRPr="00730167" w:rsidRDefault="00F05E6D" w:rsidP="003C6850">
      <w:pPr>
        <w:rPr>
          <w:highlight w:val="white"/>
        </w:rPr>
      </w:pPr>
      <w:r>
        <w:rPr>
          <w:highlight w:val="white"/>
        </w:rPr>
        <w:t xml:space="preserve">The </w:t>
      </w:r>
      <w:r w:rsidR="00D03DAF">
        <w:rPr>
          <w:rStyle w:val="KeyWord0"/>
          <w:highlight w:val="white"/>
        </w:rPr>
        <w:t>DeepFirstSearch</w:t>
      </w:r>
      <w:r w:rsidR="00730167" w:rsidRPr="00730167">
        <w:rPr>
          <w:highlight w:val="white"/>
        </w:rPr>
        <w:t xml:space="preserve"> </w:t>
      </w:r>
      <w:r w:rsidR="003C6850">
        <w:rPr>
          <w:highlight w:val="white"/>
        </w:rPr>
        <w:t>method searches the graph in a deep</w:t>
      </w:r>
      <w:r w:rsidR="00B90F03">
        <w:rPr>
          <w:highlight w:val="white"/>
        </w:rPr>
        <w:t>-first manner.</w:t>
      </w:r>
      <w:r w:rsidR="002A6EAE">
        <w:rPr>
          <w:highlight w:val="white"/>
        </w:rPr>
        <w:t xml:space="preserve"> It takes the track list and the current index in that list as well as the track graph.</w:t>
      </w:r>
    </w:p>
    <w:p w14:paraId="2426E601" w14:textId="27D4C788" w:rsidR="00B727A9" w:rsidRDefault="00730167" w:rsidP="00730167">
      <w:pPr>
        <w:pStyle w:val="Code"/>
        <w:rPr>
          <w:highlight w:val="white"/>
        </w:rPr>
      </w:pPr>
      <w:r w:rsidRPr="00730167">
        <w:rPr>
          <w:highlight w:val="white"/>
        </w:rPr>
        <w:t xml:space="preserve">    private bool </w:t>
      </w:r>
      <w:r w:rsidR="00D03DAF">
        <w:rPr>
          <w:highlight w:val="white"/>
        </w:rPr>
        <w:t>DeepFirstSearch</w:t>
      </w:r>
      <w:r w:rsidRPr="00730167">
        <w:rPr>
          <w:highlight w:val="white"/>
        </w:rPr>
        <w:t>(List&lt;Track&gt; trackList, int listIndex,</w:t>
      </w:r>
    </w:p>
    <w:p w14:paraId="04C654CF" w14:textId="41B5973D" w:rsidR="00730167" w:rsidRDefault="00B727A9" w:rsidP="00730167">
      <w:pPr>
        <w:pStyle w:val="Code"/>
        <w:rPr>
          <w:highlight w:val="white"/>
        </w:rPr>
      </w:pPr>
      <w:r>
        <w:rPr>
          <w:highlight w:val="white"/>
        </w:rPr>
        <w:t xml:space="preserve">                          </w:t>
      </w:r>
      <w:r w:rsidR="00D03DAF">
        <w:rPr>
          <w:highlight w:val="white"/>
        </w:rPr>
        <w:t xml:space="preserve">     </w:t>
      </w:r>
      <w:r>
        <w:rPr>
          <w:highlight w:val="white"/>
        </w:rPr>
        <w:t xml:space="preserve"> </w:t>
      </w:r>
      <w:r w:rsidR="00730167" w:rsidRPr="00730167">
        <w:rPr>
          <w:highlight w:val="white"/>
        </w:rPr>
        <w:t xml:space="preserve"> Graph&lt;Track&gt; trackGraph) {</w:t>
      </w:r>
    </w:p>
    <w:p w14:paraId="6E77DB8B" w14:textId="02DC24BA" w:rsidR="00DC5811" w:rsidRPr="00730167" w:rsidRDefault="00DC5811" w:rsidP="00DC5811">
      <w:pPr>
        <w:rPr>
          <w:highlight w:val="white"/>
        </w:rPr>
      </w:pPr>
      <w:r>
        <w:rPr>
          <w:highlight w:val="white"/>
        </w:rPr>
        <w:t xml:space="preserve">If the index equals the size of the track list, </w:t>
      </w:r>
      <w:r w:rsidR="00EA7D5C">
        <w:rPr>
          <w:highlight w:val="white"/>
        </w:rPr>
        <w:t xml:space="preserve">we return true because </w:t>
      </w:r>
      <w:r>
        <w:rPr>
          <w:highlight w:val="white"/>
        </w:rPr>
        <w:t>we have iterated th</w:t>
      </w:r>
      <w:r w:rsidR="00EA7D5C">
        <w:rPr>
          <w:highlight w:val="white"/>
        </w:rPr>
        <w:t>rough</w:t>
      </w:r>
      <w:r>
        <w:rPr>
          <w:highlight w:val="white"/>
        </w:rPr>
        <w:t xml:space="preserve"> the list and found a match; that is, </w:t>
      </w:r>
      <w:r w:rsidR="00EA7D5C">
        <w:rPr>
          <w:highlight w:val="white"/>
        </w:rPr>
        <w:t>each track has been assigned a register and no overlapping tracks have the same register.</w:t>
      </w:r>
    </w:p>
    <w:p w14:paraId="47B036C1" w14:textId="77777777" w:rsidR="00730167" w:rsidRPr="00730167" w:rsidRDefault="00730167" w:rsidP="00730167">
      <w:pPr>
        <w:pStyle w:val="Code"/>
        <w:rPr>
          <w:highlight w:val="white"/>
        </w:rPr>
      </w:pPr>
      <w:r w:rsidRPr="00730167">
        <w:rPr>
          <w:highlight w:val="white"/>
        </w:rPr>
        <w:t xml:space="preserve">      if (listIndex == trackList.Count) {</w:t>
      </w:r>
    </w:p>
    <w:p w14:paraId="4E3174BC" w14:textId="77777777" w:rsidR="00730167" w:rsidRPr="00730167" w:rsidRDefault="00730167" w:rsidP="00730167">
      <w:pPr>
        <w:pStyle w:val="Code"/>
        <w:rPr>
          <w:highlight w:val="white"/>
        </w:rPr>
      </w:pPr>
      <w:r w:rsidRPr="00730167">
        <w:rPr>
          <w:highlight w:val="white"/>
        </w:rPr>
        <w:t xml:space="preserve">        return true;</w:t>
      </w:r>
    </w:p>
    <w:p w14:paraId="5A583C58" w14:textId="77777777" w:rsidR="00730167" w:rsidRPr="00730167" w:rsidRDefault="00730167" w:rsidP="00730167">
      <w:pPr>
        <w:pStyle w:val="Code"/>
        <w:rPr>
          <w:highlight w:val="white"/>
        </w:rPr>
      </w:pPr>
      <w:r w:rsidRPr="00730167">
        <w:rPr>
          <w:highlight w:val="white"/>
        </w:rPr>
        <w:t xml:space="preserve">      }</w:t>
      </w:r>
    </w:p>
    <w:p w14:paraId="1EFEF510" w14:textId="64EBB2C4" w:rsidR="00EA7D5C" w:rsidRPr="00730167" w:rsidRDefault="00EA7D5C" w:rsidP="00E53BEB">
      <w:pPr>
        <w:rPr>
          <w:highlight w:val="white"/>
        </w:rPr>
      </w:pPr>
      <w:r>
        <w:rPr>
          <w:highlight w:val="white"/>
        </w:rPr>
        <w:t xml:space="preserve">If the current track has </w:t>
      </w:r>
      <w:r w:rsidR="00E53BEB">
        <w:rPr>
          <w:highlight w:val="white"/>
        </w:rPr>
        <w:t>already</w:t>
      </w:r>
      <w:r>
        <w:rPr>
          <w:highlight w:val="white"/>
        </w:rPr>
        <w:t xml:space="preserve"> been assigned a </w:t>
      </w:r>
      <w:r w:rsidR="00E53BEB">
        <w:rPr>
          <w:highlight w:val="white"/>
        </w:rPr>
        <w:t>register</w:t>
      </w:r>
      <w:r w:rsidR="00F84275">
        <w:rPr>
          <w:highlight w:val="white"/>
        </w:rPr>
        <w:t xml:space="preserve">, </w:t>
      </w:r>
      <w:r w:rsidR="00D050F5">
        <w:rPr>
          <w:highlight w:val="white"/>
        </w:rPr>
        <w:t xml:space="preserve">we just call </w:t>
      </w:r>
      <w:r w:rsidR="00D050F5" w:rsidRPr="00D050F5">
        <w:rPr>
          <w:rStyle w:val="KeyWord0"/>
          <w:highlight w:val="white"/>
        </w:rPr>
        <w:t>DeepFirstSearch</w:t>
      </w:r>
      <w:r w:rsidR="00D050F5">
        <w:rPr>
          <w:highlight w:val="white"/>
        </w:rPr>
        <w:t xml:space="preserve"> with the next index.</w:t>
      </w:r>
    </w:p>
    <w:p w14:paraId="281CFCCA" w14:textId="77777777" w:rsidR="00730167" w:rsidRPr="00730167" w:rsidRDefault="00730167" w:rsidP="00730167">
      <w:pPr>
        <w:pStyle w:val="Code"/>
        <w:rPr>
          <w:highlight w:val="white"/>
        </w:rPr>
      </w:pPr>
      <w:r w:rsidRPr="00730167">
        <w:rPr>
          <w:highlight w:val="white"/>
        </w:rPr>
        <w:t xml:space="preserve">      Track track = trackList[listIndex];</w:t>
      </w:r>
    </w:p>
    <w:p w14:paraId="7B1A878D" w14:textId="77777777" w:rsidR="00730167" w:rsidRPr="00730167" w:rsidRDefault="00730167" w:rsidP="00730167">
      <w:pPr>
        <w:pStyle w:val="Code"/>
        <w:rPr>
          <w:highlight w:val="white"/>
        </w:rPr>
      </w:pPr>
      <w:r w:rsidRPr="00730167">
        <w:rPr>
          <w:highlight w:val="white"/>
        </w:rPr>
        <w:t xml:space="preserve">      if (track.Register != null) {</w:t>
      </w:r>
    </w:p>
    <w:p w14:paraId="43CF38F0" w14:textId="3A9B33EC" w:rsidR="00730167" w:rsidRPr="00730167" w:rsidRDefault="00730167" w:rsidP="00730167">
      <w:pPr>
        <w:pStyle w:val="Code"/>
        <w:rPr>
          <w:highlight w:val="white"/>
        </w:rPr>
      </w:pPr>
      <w:r w:rsidRPr="00730167">
        <w:rPr>
          <w:highlight w:val="white"/>
        </w:rPr>
        <w:t xml:space="preserve">        return </w:t>
      </w:r>
      <w:r w:rsidR="00D03DAF">
        <w:rPr>
          <w:highlight w:val="white"/>
        </w:rPr>
        <w:t>DeepFirstSearch</w:t>
      </w:r>
      <w:r w:rsidRPr="00730167">
        <w:rPr>
          <w:highlight w:val="white"/>
        </w:rPr>
        <w:t>(trackList, listIndex + 1, trackGraph);</w:t>
      </w:r>
    </w:p>
    <w:p w14:paraId="7FC82DD2" w14:textId="77777777" w:rsidR="00730167" w:rsidRPr="00730167" w:rsidRDefault="00730167" w:rsidP="00730167">
      <w:pPr>
        <w:pStyle w:val="Code"/>
        <w:rPr>
          <w:highlight w:val="white"/>
        </w:rPr>
      </w:pPr>
      <w:r w:rsidRPr="00730167">
        <w:rPr>
          <w:highlight w:val="white"/>
        </w:rPr>
        <w:t xml:space="preserve">      }</w:t>
      </w:r>
    </w:p>
    <w:p w14:paraId="3D92BAF0" w14:textId="54FA2C54" w:rsidR="00730167" w:rsidRPr="00730167" w:rsidRDefault="00D050F5" w:rsidP="00D050F5">
      <w:pPr>
        <w:rPr>
          <w:highlight w:val="white"/>
        </w:rPr>
      </w:pPr>
      <w:r>
        <w:rPr>
          <w:highlight w:val="white"/>
        </w:rPr>
        <w:t>If the current track has not been assigned a register, we look up the set of possible register</w:t>
      </w:r>
      <w:r w:rsidR="00323206">
        <w:rPr>
          <w:highlight w:val="white"/>
        </w:rPr>
        <w:t xml:space="preserve"> and the set of neighbor vertices; that is, the set of overl</w:t>
      </w:r>
      <w:r w:rsidR="00957006">
        <w:rPr>
          <w:highlight w:val="white"/>
        </w:rPr>
        <w:t>app</w:t>
      </w:r>
      <w:r w:rsidR="00323206">
        <w:rPr>
          <w:highlight w:val="white"/>
        </w:rPr>
        <w:t>ing tracks.</w:t>
      </w:r>
    </w:p>
    <w:p w14:paraId="411A6786" w14:textId="77777777" w:rsidR="00730167" w:rsidRPr="00730167" w:rsidRDefault="00730167" w:rsidP="00730167">
      <w:pPr>
        <w:pStyle w:val="Code"/>
        <w:rPr>
          <w:highlight w:val="white"/>
        </w:rPr>
      </w:pPr>
      <w:r w:rsidRPr="00730167">
        <w:rPr>
          <w:highlight w:val="white"/>
        </w:rPr>
        <w:t xml:space="preserve">      ISet&lt;Register&gt; possibleSet = GetPossibleSet(track);</w:t>
      </w:r>
    </w:p>
    <w:p w14:paraId="2D024D75" w14:textId="77777777" w:rsidR="00730167" w:rsidRPr="00730167" w:rsidRDefault="00730167" w:rsidP="00730167">
      <w:pPr>
        <w:pStyle w:val="Code"/>
        <w:rPr>
          <w:highlight w:val="white"/>
        </w:rPr>
      </w:pPr>
      <w:r w:rsidRPr="00730167">
        <w:rPr>
          <w:highlight w:val="white"/>
        </w:rPr>
        <w:t xml:space="preserve">      ISet&lt;Track&gt; neighbourSet = trackGraph.GetNeighbourSet(track);</w:t>
      </w:r>
    </w:p>
    <w:p w14:paraId="4C6249CF" w14:textId="2CFAA753" w:rsidR="00730167" w:rsidRPr="00730167" w:rsidRDefault="009F45F4" w:rsidP="009F45F4">
      <w:pPr>
        <w:rPr>
          <w:highlight w:val="white"/>
        </w:rPr>
      </w:pPr>
      <w:r>
        <w:rPr>
          <w:highlight w:val="white"/>
        </w:rPr>
        <w:t xml:space="preserve">We iterate </w:t>
      </w:r>
      <w:r w:rsidR="00D935A0">
        <w:rPr>
          <w:highlight w:val="white"/>
        </w:rPr>
        <w:t>through</w:t>
      </w:r>
      <w:r>
        <w:rPr>
          <w:highlight w:val="white"/>
        </w:rPr>
        <w:t xml:space="preserve"> the set of possible register and, for each register that does not cause an overlapping, we assign the track the register and call</w:t>
      </w:r>
      <w:r w:rsidRPr="009F45F4">
        <w:rPr>
          <w:highlight w:val="white"/>
        </w:rPr>
        <w:t xml:space="preserve"> </w:t>
      </w:r>
      <w:r w:rsidRPr="00FF1C15">
        <w:rPr>
          <w:rStyle w:val="KeyWord0"/>
          <w:highlight w:val="white"/>
        </w:rPr>
        <w:t>DeepFirstSearch</w:t>
      </w:r>
      <w:r w:rsidR="005C5B2A">
        <w:rPr>
          <w:highlight w:val="white"/>
        </w:rPr>
        <w:t xml:space="preserve"> recursively with the next index.</w:t>
      </w:r>
      <w:r w:rsidR="00FF1C15">
        <w:rPr>
          <w:highlight w:val="white"/>
        </w:rPr>
        <w:t xml:space="preserve"> If the </w:t>
      </w:r>
      <w:r w:rsidR="00E671DB">
        <w:rPr>
          <w:highlight w:val="white"/>
        </w:rPr>
        <w:t>call returns true</w:t>
      </w:r>
      <w:r w:rsidR="004669E0">
        <w:rPr>
          <w:highlight w:val="white"/>
        </w:rPr>
        <w:t>,</w:t>
      </w:r>
      <w:r w:rsidR="00E671DB">
        <w:rPr>
          <w:highlight w:val="white"/>
        </w:rPr>
        <w:t xml:space="preserve"> we have found a total mapping of registers to the track, and we </w:t>
      </w:r>
      <w:r w:rsidR="00DB7F63">
        <w:rPr>
          <w:highlight w:val="white"/>
        </w:rPr>
        <w:t xml:space="preserve">just </w:t>
      </w:r>
      <w:r w:rsidR="00E671DB">
        <w:rPr>
          <w:highlight w:val="white"/>
        </w:rPr>
        <w:t xml:space="preserve">return true. In this way, </w:t>
      </w:r>
      <w:r w:rsidR="004E49A1">
        <w:rPr>
          <w:highlight w:val="white"/>
        </w:rPr>
        <w:t xml:space="preserve">every call to </w:t>
      </w:r>
      <w:r w:rsidR="004E49A1" w:rsidRPr="00FF1C15">
        <w:rPr>
          <w:rStyle w:val="KeyWord0"/>
          <w:highlight w:val="white"/>
        </w:rPr>
        <w:t>DeepFirstSearch</w:t>
      </w:r>
      <w:r w:rsidR="00DB7F63">
        <w:rPr>
          <w:highlight w:val="white"/>
        </w:rPr>
        <w:t xml:space="preserve">, including the first call in </w:t>
      </w:r>
      <w:r w:rsidR="00DB7F63" w:rsidRPr="00EA6732">
        <w:rPr>
          <w:rStyle w:val="KeyWord0"/>
          <w:highlight w:val="white"/>
        </w:rPr>
        <w:t>RegisterAllocator</w:t>
      </w:r>
      <w:r w:rsidR="00DB7F63">
        <w:rPr>
          <w:highlight w:val="white"/>
        </w:rPr>
        <w:t>. However, if the call does not return false, we just try</w:t>
      </w:r>
      <w:r w:rsidR="007B1DA6">
        <w:rPr>
          <w:highlight w:val="white"/>
        </w:rPr>
        <w:t xml:space="preserve"> with another of the possible register. If the none of the registers causes a match, we clear the register of the track and return false.</w:t>
      </w:r>
    </w:p>
    <w:p w14:paraId="71B66EE6" w14:textId="77777777" w:rsidR="00730167" w:rsidRPr="00730167" w:rsidRDefault="00730167" w:rsidP="00730167">
      <w:pPr>
        <w:pStyle w:val="Code"/>
        <w:rPr>
          <w:highlight w:val="white"/>
        </w:rPr>
      </w:pPr>
      <w:r w:rsidRPr="00730167">
        <w:rPr>
          <w:highlight w:val="white"/>
        </w:rPr>
        <w:t xml:space="preserve">      foreach (Register possibleRegister in possibleSet) {</w:t>
      </w:r>
    </w:p>
    <w:p w14:paraId="7EC9728D" w14:textId="77777777" w:rsidR="00730167" w:rsidRPr="00730167" w:rsidRDefault="00730167" w:rsidP="00730167">
      <w:pPr>
        <w:pStyle w:val="Code"/>
        <w:rPr>
          <w:highlight w:val="white"/>
        </w:rPr>
      </w:pPr>
      <w:r w:rsidRPr="00730167">
        <w:rPr>
          <w:highlight w:val="white"/>
        </w:rPr>
        <w:t xml:space="preserve">        if (!OverlapNeighbourSet(possibleRegister, neighbourSet)) {</w:t>
      </w:r>
    </w:p>
    <w:p w14:paraId="113C74F3" w14:textId="77777777" w:rsidR="00730167" w:rsidRPr="00730167" w:rsidRDefault="00730167" w:rsidP="00730167">
      <w:pPr>
        <w:pStyle w:val="Code"/>
        <w:rPr>
          <w:highlight w:val="white"/>
        </w:rPr>
      </w:pPr>
      <w:r w:rsidRPr="00730167">
        <w:rPr>
          <w:highlight w:val="white"/>
        </w:rPr>
        <w:t xml:space="preserve">          track.Register = possibleRegister;</w:t>
      </w:r>
    </w:p>
    <w:p w14:paraId="575F4D24" w14:textId="77777777" w:rsidR="00730167" w:rsidRPr="00730167" w:rsidRDefault="00730167" w:rsidP="00730167">
      <w:pPr>
        <w:pStyle w:val="Code"/>
        <w:rPr>
          <w:highlight w:val="white"/>
        </w:rPr>
      </w:pPr>
    </w:p>
    <w:p w14:paraId="7E1F4720" w14:textId="4810ED8F" w:rsidR="00730167" w:rsidRPr="00730167" w:rsidRDefault="00730167" w:rsidP="00730167">
      <w:pPr>
        <w:pStyle w:val="Code"/>
        <w:rPr>
          <w:highlight w:val="white"/>
        </w:rPr>
      </w:pPr>
      <w:r w:rsidRPr="00730167">
        <w:rPr>
          <w:highlight w:val="white"/>
        </w:rPr>
        <w:t xml:space="preserve">          if (</w:t>
      </w:r>
      <w:r w:rsidR="00D03DAF">
        <w:rPr>
          <w:highlight w:val="white"/>
        </w:rPr>
        <w:t>DeepFirstSearch</w:t>
      </w:r>
      <w:r w:rsidRPr="00730167">
        <w:rPr>
          <w:highlight w:val="white"/>
        </w:rPr>
        <w:t>(trackList, listIndex + 1, trackGraph)) {</w:t>
      </w:r>
    </w:p>
    <w:p w14:paraId="10F889CB" w14:textId="77777777" w:rsidR="00730167" w:rsidRPr="00730167" w:rsidRDefault="00730167" w:rsidP="00730167">
      <w:pPr>
        <w:pStyle w:val="Code"/>
        <w:rPr>
          <w:highlight w:val="white"/>
        </w:rPr>
      </w:pPr>
      <w:r w:rsidRPr="00730167">
        <w:rPr>
          <w:highlight w:val="white"/>
        </w:rPr>
        <w:t xml:space="preserve">            return true;</w:t>
      </w:r>
    </w:p>
    <w:p w14:paraId="29CAEB44" w14:textId="77777777" w:rsidR="00730167" w:rsidRPr="00730167" w:rsidRDefault="00730167" w:rsidP="00730167">
      <w:pPr>
        <w:pStyle w:val="Code"/>
        <w:rPr>
          <w:highlight w:val="white"/>
        </w:rPr>
      </w:pPr>
      <w:r w:rsidRPr="00730167">
        <w:rPr>
          <w:highlight w:val="white"/>
        </w:rPr>
        <w:t xml:space="preserve">          }</w:t>
      </w:r>
    </w:p>
    <w:p w14:paraId="68B06438" w14:textId="77777777" w:rsidR="00730167" w:rsidRPr="00730167" w:rsidRDefault="00730167" w:rsidP="00730167">
      <w:pPr>
        <w:pStyle w:val="Code"/>
        <w:rPr>
          <w:highlight w:val="white"/>
        </w:rPr>
      </w:pPr>
    </w:p>
    <w:p w14:paraId="5201B459" w14:textId="77777777" w:rsidR="00730167" w:rsidRPr="00730167" w:rsidRDefault="00730167" w:rsidP="00730167">
      <w:pPr>
        <w:pStyle w:val="Code"/>
        <w:rPr>
          <w:highlight w:val="white"/>
        </w:rPr>
      </w:pPr>
      <w:r w:rsidRPr="00730167">
        <w:rPr>
          <w:highlight w:val="white"/>
        </w:rPr>
        <w:t xml:space="preserve">          track.Register = null;</w:t>
      </w:r>
    </w:p>
    <w:p w14:paraId="2670ABC6" w14:textId="77777777" w:rsidR="00730167" w:rsidRPr="00730167" w:rsidRDefault="00730167" w:rsidP="00730167">
      <w:pPr>
        <w:pStyle w:val="Code"/>
        <w:rPr>
          <w:highlight w:val="white"/>
        </w:rPr>
      </w:pPr>
      <w:r w:rsidRPr="00730167">
        <w:rPr>
          <w:highlight w:val="white"/>
        </w:rPr>
        <w:t xml:space="preserve">        }</w:t>
      </w:r>
    </w:p>
    <w:p w14:paraId="4B7AA4EB" w14:textId="77777777" w:rsidR="00730167" w:rsidRPr="00730167" w:rsidRDefault="00730167" w:rsidP="00730167">
      <w:pPr>
        <w:pStyle w:val="Code"/>
        <w:rPr>
          <w:highlight w:val="white"/>
        </w:rPr>
      </w:pPr>
      <w:r w:rsidRPr="00730167">
        <w:rPr>
          <w:highlight w:val="white"/>
        </w:rPr>
        <w:t xml:space="preserve">      }</w:t>
      </w:r>
    </w:p>
    <w:p w14:paraId="3B15AAFB" w14:textId="77777777" w:rsidR="00730167" w:rsidRPr="00730167" w:rsidRDefault="00730167" w:rsidP="00730167">
      <w:pPr>
        <w:pStyle w:val="Code"/>
        <w:rPr>
          <w:highlight w:val="white"/>
        </w:rPr>
      </w:pPr>
    </w:p>
    <w:p w14:paraId="494D3055" w14:textId="77777777" w:rsidR="00730167" w:rsidRPr="00730167" w:rsidRDefault="00730167" w:rsidP="00730167">
      <w:pPr>
        <w:pStyle w:val="Code"/>
        <w:rPr>
          <w:highlight w:val="white"/>
        </w:rPr>
      </w:pPr>
      <w:r w:rsidRPr="00730167">
        <w:rPr>
          <w:highlight w:val="white"/>
        </w:rPr>
        <w:t xml:space="preserve">      track.Register = null;</w:t>
      </w:r>
    </w:p>
    <w:p w14:paraId="3143FBDB" w14:textId="77777777" w:rsidR="00730167" w:rsidRPr="00730167" w:rsidRDefault="00730167" w:rsidP="00730167">
      <w:pPr>
        <w:pStyle w:val="Code"/>
        <w:rPr>
          <w:highlight w:val="white"/>
        </w:rPr>
      </w:pPr>
      <w:r w:rsidRPr="00730167">
        <w:rPr>
          <w:highlight w:val="white"/>
        </w:rPr>
        <w:t xml:space="preserve">      return false;</w:t>
      </w:r>
    </w:p>
    <w:p w14:paraId="1821C545" w14:textId="77777777" w:rsidR="00730167" w:rsidRPr="00730167" w:rsidRDefault="00730167" w:rsidP="00730167">
      <w:pPr>
        <w:pStyle w:val="Code"/>
        <w:rPr>
          <w:highlight w:val="white"/>
        </w:rPr>
      </w:pPr>
      <w:r w:rsidRPr="00730167">
        <w:rPr>
          <w:highlight w:val="white"/>
        </w:rPr>
        <w:t xml:space="preserve">    }</w:t>
      </w:r>
    </w:p>
    <w:p w14:paraId="6299B132" w14:textId="74605A0A" w:rsidR="00730167" w:rsidRPr="00730167" w:rsidRDefault="00CA4630" w:rsidP="000C6A6F">
      <w:pPr>
        <w:rPr>
          <w:highlight w:val="white"/>
        </w:rPr>
      </w:pPr>
      <w:r>
        <w:rPr>
          <w:highlight w:val="white"/>
        </w:rPr>
        <w:t xml:space="preserve">The </w:t>
      </w:r>
      <w:r w:rsidRPr="004247EA">
        <w:rPr>
          <w:rStyle w:val="KeyWord0"/>
          <w:highlight w:val="white"/>
        </w:rPr>
        <w:t>OverlapNeighbourSet</w:t>
      </w:r>
      <w:r>
        <w:rPr>
          <w:highlight w:val="white"/>
        </w:rPr>
        <w:t xml:space="preserve"> </w:t>
      </w:r>
      <w:r w:rsidR="00D83418">
        <w:rPr>
          <w:highlight w:val="white"/>
        </w:rPr>
        <w:t>method</w:t>
      </w:r>
      <w:r w:rsidR="00E76D50">
        <w:rPr>
          <w:highlight w:val="white"/>
        </w:rPr>
        <w:t xml:space="preserve"> return true if the register overlaps any of its </w:t>
      </w:r>
      <w:r w:rsidR="000C6A6F">
        <w:rPr>
          <w:highlight w:val="white"/>
        </w:rPr>
        <w:t>neighbors</w:t>
      </w:r>
      <w:r w:rsidR="00E76D50">
        <w:rPr>
          <w:highlight w:val="white"/>
        </w:rPr>
        <w:t>.</w:t>
      </w:r>
      <w:r w:rsidR="000C6A6F">
        <w:rPr>
          <w:highlight w:val="white"/>
        </w:rPr>
        <w:t xml:space="preserve"> The </w:t>
      </w:r>
      <w:r w:rsidR="000C6A6F" w:rsidRPr="000C6A6F">
        <w:rPr>
          <w:rStyle w:val="KeyWord0"/>
          <w:highlight w:val="white"/>
        </w:rPr>
        <w:t>RegisterOverlap</w:t>
      </w:r>
      <w:r w:rsidR="000C6A6F">
        <w:rPr>
          <w:highlight w:val="white"/>
        </w:rPr>
        <w:t xml:space="preserve"> method in the </w:t>
      </w:r>
      <w:r w:rsidR="000C6A6F" w:rsidRPr="000C6A6F">
        <w:rPr>
          <w:rStyle w:val="KeyWord0"/>
          <w:highlight w:val="white"/>
        </w:rPr>
        <w:t>AssemblyCode</w:t>
      </w:r>
      <w:r w:rsidR="000C6A6F">
        <w:rPr>
          <w:highlight w:val="white"/>
        </w:rPr>
        <w:t xml:space="preserve"> class test whether two register overlaps.</w:t>
      </w:r>
    </w:p>
    <w:p w14:paraId="40307742" w14:textId="77777777" w:rsidR="00B727A9" w:rsidRDefault="00730167" w:rsidP="00730167">
      <w:pPr>
        <w:pStyle w:val="Code"/>
        <w:rPr>
          <w:highlight w:val="white"/>
        </w:rPr>
      </w:pPr>
      <w:r w:rsidRPr="00730167">
        <w:rPr>
          <w:highlight w:val="white"/>
        </w:rPr>
        <w:lastRenderedPageBreak/>
        <w:t xml:space="preserve">    private bool OverlapNeighbourSet(Register register,</w:t>
      </w:r>
    </w:p>
    <w:p w14:paraId="3D2FAFCB" w14:textId="60AD0F60" w:rsidR="00730167" w:rsidRPr="00730167" w:rsidRDefault="00B727A9" w:rsidP="00730167">
      <w:pPr>
        <w:pStyle w:val="Code"/>
        <w:rPr>
          <w:highlight w:val="white"/>
        </w:rPr>
      </w:pPr>
      <w:r>
        <w:rPr>
          <w:highlight w:val="white"/>
        </w:rPr>
        <w:t xml:space="preserve">                                    </w:t>
      </w:r>
      <w:r w:rsidR="00730167" w:rsidRPr="00730167">
        <w:rPr>
          <w:highlight w:val="white"/>
        </w:rPr>
        <w:t xml:space="preserve"> ISet&lt;Track&gt; neighbourSet) {</w:t>
      </w:r>
    </w:p>
    <w:p w14:paraId="6977D669" w14:textId="77777777" w:rsidR="00730167" w:rsidRPr="00730167" w:rsidRDefault="00730167" w:rsidP="00730167">
      <w:pPr>
        <w:pStyle w:val="Code"/>
        <w:rPr>
          <w:highlight w:val="white"/>
        </w:rPr>
      </w:pPr>
      <w:r w:rsidRPr="00730167">
        <w:rPr>
          <w:highlight w:val="white"/>
        </w:rPr>
        <w:t xml:space="preserve">      foreach (Track neighbourTrack in neighbourSet) {</w:t>
      </w:r>
    </w:p>
    <w:p w14:paraId="356967EA" w14:textId="77777777" w:rsidR="00730167" w:rsidRPr="00730167" w:rsidRDefault="00730167" w:rsidP="00730167">
      <w:pPr>
        <w:pStyle w:val="Code"/>
        <w:rPr>
          <w:highlight w:val="white"/>
        </w:rPr>
      </w:pPr>
      <w:r w:rsidRPr="00730167">
        <w:rPr>
          <w:highlight w:val="white"/>
        </w:rPr>
        <w:t xml:space="preserve">        if (AssemblyCode.RegisterOverlap(register, neighbourTrack.Register)) {</w:t>
      </w:r>
    </w:p>
    <w:p w14:paraId="27C459D2" w14:textId="77777777" w:rsidR="00730167" w:rsidRPr="00730167" w:rsidRDefault="00730167" w:rsidP="00730167">
      <w:pPr>
        <w:pStyle w:val="Code"/>
        <w:rPr>
          <w:highlight w:val="white"/>
        </w:rPr>
      </w:pPr>
      <w:r w:rsidRPr="00730167">
        <w:rPr>
          <w:highlight w:val="white"/>
        </w:rPr>
        <w:t xml:space="preserve">          return true;</w:t>
      </w:r>
    </w:p>
    <w:p w14:paraId="32B690A7" w14:textId="77777777" w:rsidR="00730167" w:rsidRPr="00730167" w:rsidRDefault="00730167" w:rsidP="00730167">
      <w:pPr>
        <w:pStyle w:val="Code"/>
        <w:rPr>
          <w:highlight w:val="white"/>
        </w:rPr>
      </w:pPr>
      <w:r w:rsidRPr="00730167">
        <w:rPr>
          <w:highlight w:val="white"/>
        </w:rPr>
        <w:t xml:space="preserve">        }</w:t>
      </w:r>
    </w:p>
    <w:p w14:paraId="20D81576" w14:textId="77777777" w:rsidR="00730167" w:rsidRPr="00730167" w:rsidRDefault="00730167" w:rsidP="00730167">
      <w:pPr>
        <w:pStyle w:val="Code"/>
        <w:rPr>
          <w:highlight w:val="white"/>
        </w:rPr>
      </w:pPr>
      <w:r w:rsidRPr="00730167">
        <w:rPr>
          <w:highlight w:val="white"/>
        </w:rPr>
        <w:t xml:space="preserve">      }</w:t>
      </w:r>
    </w:p>
    <w:p w14:paraId="1CBC0B96" w14:textId="77777777" w:rsidR="00730167" w:rsidRPr="00730167" w:rsidRDefault="00730167" w:rsidP="00730167">
      <w:pPr>
        <w:pStyle w:val="Code"/>
        <w:rPr>
          <w:highlight w:val="white"/>
        </w:rPr>
      </w:pPr>
    </w:p>
    <w:p w14:paraId="75154A69" w14:textId="77777777" w:rsidR="00730167" w:rsidRPr="00730167" w:rsidRDefault="00730167" w:rsidP="00730167">
      <w:pPr>
        <w:pStyle w:val="Code"/>
        <w:rPr>
          <w:highlight w:val="white"/>
        </w:rPr>
      </w:pPr>
      <w:r w:rsidRPr="00730167">
        <w:rPr>
          <w:highlight w:val="white"/>
        </w:rPr>
        <w:t xml:space="preserve">      return false;</w:t>
      </w:r>
    </w:p>
    <w:p w14:paraId="4CD4A4F1" w14:textId="77777777" w:rsidR="00730167" w:rsidRPr="00730167" w:rsidRDefault="00730167" w:rsidP="00730167">
      <w:pPr>
        <w:pStyle w:val="Code"/>
        <w:rPr>
          <w:highlight w:val="white"/>
        </w:rPr>
      </w:pPr>
      <w:r w:rsidRPr="00730167">
        <w:rPr>
          <w:highlight w:val="white"/>
        </w:rPr>
        <w:t xml:space="preserve">    }</w:t>
      </w:r>
    </w:p>
    <w:p w14:paraId="14C882B3" w14:textId="6EFF5019" w:rsidR="00730167" w:rsidRPr="00D94A0A" w:rsidRDefault="00636B1C" w:rsidP="00636B1C">
      <w:pPr>
        <w:rPr>
          <w:highlight w:val="white"/>
        </w:rPr>
      </w:pPr>
      <w:r>
        <w:rPr>
          <w:highlight w:val="white"/>
        </w:rPr>
        <w:t xml:space="preserve">The </w:t>
      </w:r>
      <w:r w:rsidRPr="00636B1C">
        <w:rPr>
          <w:rStyle w:val="KeyWord0"/>
          <w:highlight w:val="white"/>
        </w:rPr>
        <w:t>PointerRegisterSetWithEllipse</w:t>
      </w:r>
      <w:r>
        <w:rPr>
          <w:highlight w:val="white"/>
        </w:rPr>
        <w:t xml:space="preserve"> set</w:t>
      </w:r>
      <w:r w:rsidR="007B0D7A">
        <w:rPr>
          <w:highlight w:val="white"/>
        </w:rPr>
        <w:t xml:space="preserve"> holds the possible pointer registers of an elli</w:t>
      </w:r>
      <w:r w:rsidR="00625E52">
        <w:rPr>
          <w:highlight w:val="white"/>
        </w:rPr>
        <w:t>ptic</w:t>
      </w:r>
      <w:r w:rsidR="00DA7877">
        <w:rPr>
          <w:highlight w:val="white"/>
        </w:rPr>
        <w:t xml:space="preserve"> function</w:t>
      </w:r>
      <w:r w:rsidR="00625E52">
        <w:rPr>
          <w:highlight w:val="white"/>
        </w:rPr>
        <w:t xml:space="preserve"> while </w:t>
      </w:r>
      <w:r w:rsidR="00625E52" w:rsidRPr="00D8653A">
        <w:rPr>
          <w:rStyle w:val="KeyWord0"/>
          <w:highlight w:val="white"/>
        </w:rPr>
        <w:t>PointerRegisterSetWithoutEllipse</w:t>
      </w:r>
      <w:r w:rsidR="00625E52">
        <w:rPr>
          <w:highlight w:val="white"/>
        </w:rPr>
        <w:t xml:space="preserve"> holds the possible pointer registers of an non-elliptic function.</w:t>
      </w:r>
      <w:r w:rsidR="00D8653A">
        <w:rPr>
          <w:highlight w:val="white"/>
        </w:rPr>
        <w:t xml:space="preserve"> The </w:t>
      </w:r>
      <w:r w:rsidR="00D8653A" w:rsidRPr="00D8653A">
        <w:rPr>
          <w:rStyle w:val="KeyWord0"/>
          <w:highlight w:val="white"/>
        </w:rPr>
        <w:t>Byte1RegisterSet</w:t>
      </w:r>
      <w:r w:rsidR="00D8653A">
        <w:rPr>
          <w:highlight w:val="white"/>
        </w:rPr>
        <w:t xml:space="preserve"> ste holds all registers of one byte while </w:t>
      </w:r>
      <w:r w:rsidR="00D8653A" w:rsidRPr="00D8653A">
        <w:rPr>
          <w:rStyle w:val="KeyWord0"/>
          <w:highlight w:val="white"/>
        </w:rPr>
        <w:t>Byte2RegisterSet</w:t>
      </w:r>
      <w:r w:rsidR="00D8653A">
        <w:rPr>
          <w:highlight w:val="white"/>
        </w:rPr>
        <w:t xml:space="preserve"> holds all registers of two bytes.</w:t>
      </w:r>
    </w:p>
    <w:p w14:paraId="3B055A93" w14:textId="77777777" w:rsidR="00D94A0A" w:rsidRPr="00D94A0A" w:rsidRDefault="00D94A0A" w:rsidP="00D94A0A">
      <w:pPr>
        <w:pStyle w:val="Code"/>
        <w:rPr>
          <w:highlight w:val="white"/>
        </w:rPr>
      </w:pPr>
      <w:r w:rsidRPr="00D94A0A">
        <w:rPr>
          <w:highlight w:val="white"/>
        </w:rPr>
        <w:t xml:space="preserve">    public static ISet&lt;Register&gt;</w:t>
      </w:r>
    </w:p>
    <w:p w14:paraId="577083BB" w14:textId="77777777" w:rsidR="00D94A0A" w:rsidRPr="00D94A0A" w:rsidRDefault="00D94A0A" w:rsidP="00D94A0A">
      <w:pPr>
        <w:pStyle w:val="Code"/>
        <w:rPr>
          <w:highlight w:val="white"/>
        </w:rPr>
      </w:pPr>
      <w:r w:rsidRPr="00D94A0A">
        <w:rPr>
          <w:highlight w:val="white"/>
        </w:rPr>
        <w:t xml:space="preserve">      PointerRegisterSetWithEllipse = new HashSet&lt;Register&gt;(),</w:t>
      </w:r>
    </w:p>
    <w:p w14:paraId="127A7DF8" w14:textId="77777777" w:rsidR="00D94A0A" w:rsidRPr="00D94A0A" w:rsidRDefault="00D94A0A" w:rsidP="00D94A0A">
      <w:pPr>
        <w:pStyle w:val="Code"/>
        <w:rPr>
          <w:highlight w:val="white"/>
        </w:rPr>
      </w:pPr>
      <w:r w:rsidRPr="00D94A0A">
        <w:rPr>
          <w:highlight w:val="white"/>
        </w:rPr>
        <w:t xml:space="preserve">      PointerRegisterSetWithoutEllipse = new HashSet&lt;Register&gt;(),</w:t>
      </w:r>
    </w:p>
    <w:p w14:paraId="003F4F31" w14:textId="77777777" w:rsidR="00D94A0A" w:rsidRPr="00D94A0A" w:rsidRDefault="00D94A0A" w:rsidP="00D94A0A">
      <w:pPr>
        <w:pStyle w:val="Code"/>
        <w:rPr>
          <w:highlight w:val="white"/>
        </w:rPr>
      </w:pPr>
      <w:r w:rsidRPr="00D94A0A">
        <w:rPr>
          <w:highlight w:val="white"/>
        </w:rPr>
        <w:t xml:space="preserve">      Byte1RegisterSet = new HashSet&lt;Register&gt;(),</w:t>
      </w:r>
    </w:p>
    <w:p w14:paraId="17CDB1D7" w14:textId="77777777" w:rsidR="00D94A0A" w:rsidRPr="00D94A0A" w:rsidRDefault="00D94A0A" w:rsidP="00D94A0A">
      <w:pPr>
        <w:pStyle w:val="Code"/>
        <w:rPr>
          <w:highlight w:val="white"/>
        </w:rPr>
      </w:pPr>
      <w:r w:rsidRPr="00D94A0A">
        <w:rPr>
          <w:highlight w:val="white"/>
        </w:rPr>
        <w:t xml:space="preserve">      Byte2RegisterSet = new HashSet&lt;Register&gt;();</w:t>
      </w:r>
    </w:p>
    <w:p w14:paraId="492C50EF" w14:textId="77777777" w:rsidR="00D94A0A" w:rsidRPr="00D94A0A" w:rsidRDefault="00D94A0A" w:rsidP="00D94A0A">
      <w:pPr>
        <w:pStyle w:val="Code"/>
        <w:rPr>
          <w:highlight w:val="white"/>
        </w:rPr>
      </w:pPr>
    </w:p>
    <w:p w14:paraId="4429C223" w14:textId="77777777" w:rsidR="00D94A0A" w:rsidRPr="00D94A0A" w:rsidRDefault="00D94A0A" w:rsidP="00D94A0A">
      <w:pPr>
        <w:pStyle w:val="Code"/>
        <w:rPr>
          <w:highlight w:val="white"/>
        </w:rPr>
      </w:pPr>
      <w:r w:rsidRPr="00D94A0A">
        <w:rPr>
          <w:highlight w:val="white"/>
        </w:rPr>
        <w:t xml:space="preserve">    static RegisterAllocator() {</w:t>
      </w:r>
    </w:p>
    <w:p w14:paraId="09C4234B" w14:textId="77777777" w:rsidR="00A44C2B" w:rsidRDefault="00636B1C" w:rsidP="00636B1C">
      <w:pPr>
        <w:pStyle w:val="Code"/>
        <w:rPr>
          <w:highlight w:val="white"/>
        </w:rPr>
      </w:pPr>
      <w:r w:rsidRPr="00636B1C">
        <w:rPr>
          <w:highlight w:val="white"/>
        </w:rPr>
        <w:t xml:space="preserve">      PointerRegisterSetWithEllipse.</w:t>
      </w:r>
    </w:p>
    <w:p w14:paraId="4644267E" w14:textId="19D8E49C" w:rsidR="00636B1C" w:rsidRPr="00636B1C" w:rsidRDefault="00A44C2B" w:rsidP="00636B1C">
      <w:pPr>
        <w:pStyle w:val="Code"/>
        <w:rPr>
          <w:highlight w:val="white"/>
        </w:rPr>
      </w:pPr>
      <w:r>
        <w:rPr>
          <w:highlight w:val="white"/>
        </w:rPr>
        <w:t xml:space="preserve">        </w:t>
      </w:r>
      <w:r w:rsidR="00636B1C" w:rsidRPr="00636B1C">
        <w:rPr>
          <w:highlight w:val="white"/>
        </w:rPr>
        <w:t>Add(AssemblyCode.RegisterToSize(Register.si, TypeSize.PointerSize));</w:t>
      </w:r>
    </w:p>
    <w:p w14:paraId="5C2BEFCD" w14:textId="77777777" w:rsidR="00A44C2B" w:rsidRDefault="00636B1C" w:rsidP="00636B1C">
      <w:pPr>
        <w:pStyle w:val="Code"/>
        <w:rPr>
          <w:highlight w:val="white"/>
        </w:rPr>
      </w:pPr>
      <w:r w:rsidRPr="00636B1C">
        <w:rPr>
          <w:highlight w:val="white"/>
        </w:rPr>
        <w:t xml:space="preserve">      PointerRegisterSetWithEllipse.</w:t>
      </w:r>
    </w:p>
    <w:p w14:paraId="3F85771B" w14:textId="10964CBE" w:rsidR="00636B1C" w:rsidRPr="00636B1C" w:rsidRDefault="00A44C2B" w:rsidP="00636B1C">
      <w:pPr>
        <w:pStyle w:val="Code"/>
        <w:rPr>
          <w:highlight w:val="white"/>
        </w:rPr>
      </w:pPr>
      <w:r>
        <w:rPr>
          <w:highlight w:val="white"/>
        </w:rPr>
        <w:t xml:space="preserve">        </w:t>
      </w:r>
      <w:r w:rsidR="00636B1C" w:rsidRPr="00636B1C">
        <w:rPr>
          <w:highlight w:val="white"/>
        </w:rPr>
        <w:t>Add(AssemblyCode.RegisterToSize(Register.di, TypeSize.PointerSize));</w:t>
      </w:r>
    </w:p>
    <w:p w14:paraId="45C627A8" w14:textId="77777777" w:rsidR="00A44C2B" w:rsidRDefault="00636B1C" w:rsidP="00636B1C">
      <w:pPr>
        <w:pStyle w:val="Code"/>
        <w:rPr>
          <w:highlight w:val="white"/>
        </w:rPr>
      </w:pPr>
      <w:r w:rsidRPr="00636B1C">
        <w:rPr>
          <w:highlight w:val="white"/>
        </w:rPr>
        <w:t xml:space="preserve">      PointerRegisterSetWithEllipse.</w:t>
      </w:r>
    </w:p>
    <w:p w14:paraId="7E371DA6" w14:textId="6A7CC6FF" w:rsidR="00636B1C" w:rsidRPr="00636B1C" w:rsidRDefault="00A44C2B" w:rsidP="00636B1C">
      <w:pPr>
        <w:pStyle w:val="Code"/>
        <w:rPr>
          <w:highlight w:val="white"/>
        </w:rPr>
      </w:pPr>
      <w:r>
        <w:rPr>
          <w:highlight w:val="white"/>
        </w:rPr>
        <w:t xml:space="preserve">        </w:t>
      </w:r>
      <w:r w:rsidR="00636B1C" w:rsidRPr="00636B1C">
        <w:rPr>
          <w:highlight w:val="white"/>
        </w:rPr>
        <w:t>Add(AssemblyCode.RegisterToSize(Register.bx, TypeSize.PointerSize));</w:t>
      </w:r>
    </w:p>
    <w:p w14:paraId="1931CC7F" w14:textId="4F324217" w:rsidR="00D94A0A" w:rsidRPr="00636B1C" w:rsidRDefault="00F91594" w:rsidP="00F91594">
      <w:pPr>
        <w:rPr>
          <w:highlight w:val="white"/>
        </w:rPr>
      </w:pPr>
      <w:r>
        <w:rPr>
          <w:highlight w:val="white"/>
        </w:rPr>
        <w:t xml:space="preserve">The </w:t>
      </w:r>
      <w:r w:rsidRPr="00F91594">
        <w:rPr>
          <w:rStyle w:val="KeyWord0"/>
          <w:highlight w:val="white"/>
        </w:rPr>
        <w:t>PointerRegisterSetWithoutEllipse</w:t>
      </w:r>
      <w:r>
        <w:rPr>
          <w:highlight w:val="white"/>
        </w:rPr>
        <w:t xml:space="preserve"> holds the registers of </w:t>
      </w:r>
      <w:r w:rsidRPr="00F91594">
        <w:rPr>
          <w:rStyle w:val="KeyWord0"/>
          <w:highlight w:val="white"/>
        </w:rPr>
        <w:t>PointerRegisterSetWithEllipse</w:t>
      </w:r>
      <w:r>
        <w:rPr>
          <w:highlight w:val="white"/>
        </w:rPr>
        <w:t xml:space="preserve"> minus the </w:t>
      </w:r>
      <w:r w:rsidRPr="00F91594">
        <w:rPr>
          <w:rStyle w:val="KeyWord0"/>
          <w:highlight w:val="white"/>
        </w:rPr>
        <w:t>EllipseRegister</w:t>
      </w:r>
      <w:r>
        <w:rPr>
          <w:highlight w:val="white"/>
        </w:rPr>
        <w:t xml:space="preserve"> register since we need it to keep track of the ellipse frame pointer in elliptic functions.</w:t>
      </w:r>
    </w:p>
    <w:p w14:paraId="5F2B04A3" w14:textId="77777777" w:rsidR="00610294" w:rsidRDefault="00D94A0A" w:rsidP="00D94A0A">
      <w:pPr>
        <w:pStyle w:val="Code"/>
        <w:rPr>
          <w:highlight w:val="white"/>
        </w:rPr>
      </w:pPr>
      <w:r w:rsidRPr="00D94A0A">
        <w:rPr>
          <w:highlight w:val="white"/>
        </w:rPr>
        <w:t xml:space="preserve">      PointerRegisterSetWithoutEllipse.</w:t>
      </w:r>
    </w:p>
    <w:p w14:paraId="6FA5FFB7" w14:textId="4932D5C4" w:rsidR="00D94A0A" w:rsidRPr="00D94A0A" w:rsidRDefault="00610294" w:rsidP="00D94A0A">
      <w:pPr>
        <w:pStyle w:val="Code"/>
        <w:rPr>
          <w:highlight w:val="white"/>
        </w:rPr>
      </w:pPr>
      <w:r>
        <w:rPr>
          <w:highlight w:val="white"/>
        </w:rPr>
        <w:t xml:space="preserve">        </w:t>
      </w:r>
      <w:r w:rsidR="00D94A0A" w:rsidRPr="00D94A0A">
        <w:rPr>
          <w:highlight w:val="white"/>
        </w:rPr>
        <w:t>UnionWith(PointerRegisterSetWithEllipse);</w:t>
      </w:r>
    </w:p>
    <w:p w14:paraId="6F570B40" w14:textId="2BE8123F" w:rsidR="00D94A0A" w:rsidRPr="00D94A0A" w:rsidRDefault="00D94A0A" w:rsidP="00D94A0A">
      <w:pPr>
        <w:pStyle w:val="Code"/>
        <w:rPr>
          <w:highlight w:val="white"/>
        </w:rPr>
      </w:pPr>
      <w:r w:rsidRPr="00D94A0A">
        <w:rPr>
          <w:highlight w:val="white"/>
        </w:rPr>
        <w:t xml:space="preserve">      PointerRegisterSetWithoutEllipse.Remove(AssemblyCode.EllipseRegister);</w:t>
      </w:r>
    </w:p>
    <w:p w14:paraId="79579314" w14:textId="77777777" w:rsidR="00D94A0A" w:rsidRPr="00D94A0A" w:rsidRDefault="00D94A0A" w:rsidP="00D94A0A">
      <w:pPr>
        <w:pStyle w:val="Code"/>
        <w:rPr>
          <w:highlight w:val="white"/>
        </w:rPr>
      </w:pPr>
    </w:p>
    <w:p w14:paraId="2FB257C9" w14:textId="77777777" w:rsidR="00D94A0A" w:rsidRPr="00D94A0A" w:rsidRDefault="00D94A0A" w:rsidP="00D94A0A">
      <w:pPr>
        <w:pStyle w:val="Code"/>
        <w:rPr>
          <w:highlight w:val="white"/>
        </w:rPr>
      </w:pPr>
      <w:r w:rsidRPr="00D94A0A">
        <w:rPr>
          <w:highlight w:val="white"/>
        </w:rPr>
        <w:t xml:space="preserve">      Byte1RegisterSet.Add(Register.al);</w:t>
      </w:r>
    </w:p>
    <w:p w14:paraId="67DE74B0" w14:textId="77777777" w:rsidR="00D94A0A" w:rsidRPr="00D94A0A" w:rsidRDefault="00D94A0A" w:rsidP="00D94A0A">
      <w:pPr>
        <w:pStyle w:val="Code"/>
        <w:rPr>
          <w:highlight w:val="white"/>
        </w:rPr>
      </w:pPr>
      <w:r w:rsidRPr="00D94A0A">
        <w:rPr>
          <w:highlight w:val="white"/>
        </w:rPr>
        <w:t xml:space="preserve">      Byte1RegisterSet.Add(Register.ah);</w:t>
      </w:r>
    </w:p>
    <w:p w14:paraId="5C2F6664" w14:textId="77777777" w:rsidR="00D94A0A" w:rsidRPr="00D94A0A" w:rsidRDefault="00D94A0A" w:rsidP="00D94A0A">
      <w:pPr>
        <w:pStyle w:val="Code"/>
        <w:rPr>
          <w:highlight w:val="white"/>
        </w:rPr>
      </w:pPr>
      <w:r w:rsidRPr="00D94A0A">
        <w:rPr>
          <w:highlight w:val="white"/>
        </w:rPr>
        <w:t xml:space="preserve">      Byte1RegisterSet.Add(Register.bl);</w:t>
      </w:r>
    </w:p>
    <w:p w14:paraId="2177FE18" w14:textId="77777777" w:rsidR="00D94A0A" w:rsidRPr="00D94A0A" w:rsidRDefault="00D94A0A" w:rsidP="00D94A0A">
      <w:pPr>
        <w:pStyle w:val="Code"/>
        <w:rPr>
          <w:highlight w:val="white"/>
        </w:rPr>
      </w:pPr>
      <w:r w:rsidRPr="00D94A0A">
        <w:rPr>
          <w:highlight w:val="white"/>
        </w:rPr>
        <w:t xml:space="preserve">      Byte1RegisterSet.Add(Register.bh);</w:t>
      </w:r>
    </w:p>
    <w:p w14:paraId="135BAA8D" w14:textId="77777777" w:rsidR="00D94A0A" w:rsidRPr="00D94A0A" w:rsidRDefault="00D94A0A" w:rsidP="00D94A0A">
      <w:pPr>
        <w:pStyle w:val="Code"/>
        <w:rPr>
          <w:highlight w:val="white"/>
        </w:rPr>
      </w:pPr>
      <w:r w:rsidRPr="00D94A0A">
        <w:rPr>
          <w:highlight w:val="white"/>
        </w:rPr>
        <w:t xml:space="preserve">      Byte1RegisterSet.Add(Register.cl);</w:t>
      </w:r>
    </w:p>
    <w:p w14:paraId="3EAA8FCE" w14:textId="77777777" w:rsidR="00D94A0A" w:rsidRPr="00D94A0A" w:rsidRDefault="00D94A0A" w:rsidP="00D94A0A">
      <w:pPr>
        <w:pStyle w:val="Code"/>
        <w:rPr>
          <w:highlight w:val="white"/>
        </w:rPr>
      </w:pPr>
      <w:r w:rsidRPr="00D94A0A">
        <w:rPr>
          <w:highlight w:val="white"/>
        </w:rPr>
        <w:t xml:space="preserve">      Byte1RegisterSet.Add(Register.ch);</w:t>
      </w:r>
    </w:p>
    <w:p w14:paraId="305BAE99" w14:textId="77777777" w:rsidR="00D94A0A" w:rsidRPr="00D94A0A" w:rsidRDefault="00D94A0A" w:rsidP="00D94A0A">
      <w:pPr>
        <w:pStyle w:val="Code"/>
        <w:rPr>
          <w:highlight w:val="white"/>
        </w:rPr>
      </w:pPr>
      <w:r w:rsidRPr="00D94A0A">
        <w:rPr>
          <w:highlight w:val="white"/>
        </w:rPr>
        <w:t xml:space="preserve">      Byte1RegisterSet.Add(Register.dl);</w:t>
      </w:r>
    </w:p>
    <w:p w14:paraId="4845F87A" w14:textId="77777777" w:rsidR="00D94A0A" w:rsidRPr="00D94A0A" w:rsidRDefault="00D94A0A" w:rsidP="00D94A0A">
      <w:pPr>
        <w:pStyle w:val="Code"/>
        <w:rPr>
          <w:highlight w:val="white"/>
        </w:rPr>
      </w:pPr>
      <w:r w:rsidRPr="00D94A0A">
        <w:rPr>
          <w:highlight w:val="white"/>
        </w:rPr>
        <w:t xml:space="preserve">      Byte1RegisterSet.Add(Register.dh);</w:t>
      </w:r>
    </w:p>
    <w:p w14:paraId="3F5A3271" w14:textId="77777777" w:rsidR="00D94A0A" w:rsidRPr="00D94A0A" w:rsidRDefault="00D94A0A" w:rsidP="00D94A0A">
      <w:pPr>
        <w:pStyle w:val="Code"/>
        <w:rPr>
          <w:highlight w:val="white"/>
        </w:rPr>
      </w:pPr>
    </w:p>
    <w:p w14:paraId="024DF5E4" w14:textId="77777777" w:rsidR="00D94A0A" w:rsidRPr="00D94A0A" w:rsidRDefault="00D94A0A" w:rsidP="00D94A0A">
      <w:pPr>
        <w:pStyle w:val="Code"/>
        <w:rPr>
          <w:highlight w:val="white"/>
        </w:rPr>
      </w:pPr>
      <w:r w:rsidRPr="00D94A0A">
        <w:rPr>
          <w:highlight w:val="white"/>
        </w:rPr>
        <w:t xml:space="preserve">      Byte2RegisterSet.Add(Register.ax);</w:t>
      </w:r>
    </w:p>
    <w:p w14:paraId="03DEE155" w14:textId="77777777" w:rsidR="00D94A0A" w:rsidRPr="00D94A0A" w:rsidRDefault="00D94A0A" w:rsidP="00D94A0A">
      <w:pPr>
        <w:pStyle w:val="Code"/>
        <w:rPr>
          <w:highlight w:val="white"/>
        </w:rPr>
      </w:pPr>
      <w:r w:rsidRPr="00D94A0A">
        <w:rPr>
          <w:highlight w:val="white"/>
        </w:rPr>
        <w:t xml:space="preserve">      Byte2RegisterSet.Add(Register.bx);</w:t>
      </w:r>
    </w:p>
    <w:p w14:paraId="18772185" w14:textId="77777777" w:rsidR="00D94A0A" w:rsidRPr="00D94A0A" w:rsidRDefault="00D94A0A" w:rsidP="00D94A0A">
      <w:pPr>
        <w:pStyle w:val="Code"/>
        <w:rPr>
          <w:highlight w:val="white"/>
        </w:rPr>
      </w:pPr>
      <w:r w:rsidRPr="00D94A0A">
        <w:rPr>
          <w:highlight w:val="white"/>
        </w:rPr>
        <w:t xml:space="preserve">      Byte2RegisterSet.Add(Register.cx);</w:t>
      </w:r>
    </w:p>
    <w:p w14:paraId="2D4DB929" w14:textId="77777777" w:rsidR="00D94A0A" w:rsidRPr="00D94A0A" w:rsidRDefault="00D94A0A" w:rsidP="00D94A0A">
      <w:pPr>
        <w:pStyle w:val="Code"/>
        <w:rPr>
          <w:highlight w:val="white"/>
        </w:rPr>
      </w:pPr>
      <w:r w:rsidRPr="00D94A0A">
        <w:rPr>
          <w:highlight w:val="white"/>
        </w:rPr>
        <w:t xml:space="preserve">      Byte2RegisterSet.Add(Register.dx);</w:t>
      </w:r>
    </w:p>
    <w:p w14:paraId="19C519EC" w14:textId="77777777" w:rsidR="00D94A0A" w:rsidRPr="00D94A0A" w:rsidRDefault="00D94A0A" w:rsidP="00D94A0A">
      <w:pPr>
        <w:pStyle w:val="Code"/>
        <w:rPr>
          <w:highlight w:val="white"/>
        </w:rPr>
      </w:pPr>
      <w:r w:rsidRPr="00D94A0A">
        <w:rPr>
          <w:highlight w:val="white"/>
        </w:rPr>
        <w:t xml:space="preserve">    }</w:t>
      </w:r>
    </w:p>
    <w:p w14:paraId="39804186" w14:textId="42B5E670" w:rsidR="00D94A0A" w:rsidRPr="00D94A0A" w:rsidRDefault="00F91594" w:rsidP="00F91594">
      <w:pPr>
        <w:rPr>
          <w:highlight w:val="white"/>
        </w:rPr>
      </w:pPr>
      <w:r>
        <w:rPr>
          <w:highlight w:val="white"/>
        </w:rPr>
        <w:t xml:space="preserve">The </w:t>
      </w:r>
      <w:r w:rsidRPr="00F91594">
        <w:rPr>
          <w:rStyle w:val="KeyWord0"/>
          <w:highlight w:val="white"/>
        </w:rPr>
        <w:t>GetPossibleSet</w:t>
      </w:r>
      <w:r>
        <w:rPr>
          <w:highlight w:val="white"/>
        </w:rPr>
        <w:t xml:space="preserve"> method returns the possible set a track, depending on whether the track hold</w:t>
      </w:r>
      <w:r w:rsidR="00E74B57">
        <w:rPr>
          <w:highlight w:val="white"/>
        </w:rPr>
        <w:t>s</w:t>
      </w:r>
      <w:r>
        <w:rPr>
          <w:highlight w:val="white"/>
        </w:rPr>
        <w:t xml:space="preserve"> a pointer</w:t>
      </w:r>
      <w:r w:rsidR="00E74B57">
        <w:rPr>
          <w:highlight w:val="white"/>
        </w:rPr>
        <w:t>, or the size of the track.</w:t>
      </w:r>
    </w:p>
    <w:p w14:paraId="085E7827" w14:textId="77777777" w:rsidR="00D94A0A" w:rsidRPr="00D94A0A" w:rsidRDefault="00D94A0A" w:rsidP="00D94A0A">
      <w:pPr>
        <w:pStyle w:val="Code"/>
        <w:rPr>
          <w:highlight w:val="white"/>
        </w:rPr>
      </w:pPr>
      <w:r w:rsidRPr="00D94A0A">
        <w:rPr>
          <w:highlight w:val="white"/>
        </w:rPr>
        <w:t xml:space="preserve">    private static ISet&lt;Register&gt; GetPossibleSet(Track track) {</w:t>
      </w:r>
    </w:p>
    <w:p w14:paraId="2B343075" w14:textId="77777777" w:rsidR="00D94A0A" w:rsidRPr="00D94A0A" w:rsidRDefault="00D94A0A" w:rsidP="00D94A0A">
      <w:pPr>
        <w:pStyle w:val="Code"/>
        <w:rPr>
          <w:highlight w:val="white"/>
        </w:rPr>
      </w:pPr>
      <w:r w:rsidRPr="00D94A0A">
        <w:rPr>
          <w:highlight w:val="white"/>
        </w:rPr>
        <w:t xml:space="preserve">      if (track.Pointer) {</w:t>
      </w:r>
    </w:p>
    <w:p w14:paraId="0C33CC81" w14:textId="77777777" w:rsidR="00D94A0A" w:rsidRPr="00D94A0A" w:rsidRDefault="00D94A0A" w:rsidP="00D94A0A">
      <w:pPr>
        <w:pStyle w:val="Code"/>
        <w:rPr>
          <w:highlight w:val="white"/>
        </w:rPr>
      </w:pPr>
      <w:r w:rsidRPr="00D94A0A">
        <w:rPr>
          <w:highlight w:val="white"/>
        </w:rPr>
        <w:t xml:space="preserve">        if (SymbolTable.CurrentFunction.Type.IsEllipse()) {</w:t>
      </w:r>
    </w:p>
    <w:p w14:paraId="3A3915BB" w14:textId="77777777" w:rsidR="00D94A0A" w:rsidRPr="00D94A0A" w:rsidRDefault="00D94A0A" w:rsidP="00D94A0A">
      <w:pPr>
        <w:pStyle w:val="Code"/>
        <w:rPr>
          <w:highlight w:val="white"/>
        </w:rPr>
      </w:pPr>
      <w:r w:rsidRPr="00D94A0A">
        <w:rPr>
          <w:highlight w:val="white"/>
        </w:rPr>
        <w:lastRenderedPageBreak/>
        <w:t xml:space="preserve">          return PointerRegisterSetWithoutEllipse;</w:t>
      </w:r>
    </w:p>
    <w:p w14:paraId="3B03687F" w14:textId="77777777" w:rsidR="00D94A0A" w:rsidRPr="00D94A0A" w:rsidRDefault="00D94A0A" w:rsidP="00D94A0A">
      <w:pPr>
        <w:pStyle w:val="Code"/>
        <w:rPr>
          <w:highlight w:val="white"/>
        </w:rPr>
      </w:pPr>
      <w:r w:rsidRPr="00D94A0A">
        <w:rPr>
          <w:highlight w:val="white"/>
        </w:rPr>
        <w:t xml:space="preserve">        }</w:t>
      </w:r>
    </w:p>
    <w:p w14:paraId="0CCCA782" w14:textId="77777777" w:rsidR="00D94A0A" w:rsidRPr="00D94A0A" w:rsidRDefault="00D94A0A" w:rsidP="00D94A0A">
      <w:pPr>
        <w:pStyle w:val="Code"/>
        <w:rPr>
          <w:highlight w:val="white"/>
        </w:rPr>
      </w:pPr>
      <w:r w:rsidRPr="00D94A0A">
        <w:rPr>
          <w:highlight w:val="white"/>
        </w:rPr>
        <w:t xml:space="preserve">        else {</w:t>
      </w:r>
    </w:p>
    <w:p w14:paraId="2242D1C3" w14:textId="77777777" w:rsidR="00D94A0A" w:rsidRPr="00D94A0A" w:rsidRDefault="00D94A0A" w:rsidP="00D94A0A">
      <w:pPr>
        <w:pStyle w:val="Code"/>
        <w:rPr>
          <w:highlight w:val="white"/>
        </w:rPr>
      </w:pPr>
      <w:r w:rsidRPr="00D94A0A">
        <w:rPr>
          <w:highlight w:val="white"/>
        </w:rPr>
        <w:t xml:space="preserve">          return PointerRegisterSetWithEllipse;</w:t>
      </w:r>
    </w:p>
    <w:p w14:paraId="7875EDC5" w14:textId="77777777" w:rsidR="00D94A0A" w:rsidRPr="00D94A0A" w:rsidRDefault="00D94A0A" w:rsidP="00D94A0A">
      <w:pPr>
        <w:pStyle w:val="Code"/>
        <w:rPr>
          <w:highlight w:val="white"/>
        </w:rPr>
      </w:pPr>
      <w:r w:rsidRPr="00D94A0A">
        <w:rPr>
          <w:highlight w:val="white"/>
        </w:rPr>
        <w:t xml:space="preserve">        }</w:t>
      </w:r>
    </w:p>
    <w:p w14:paraId="5F2F86CA" w14:textId="57562E5A" w:rsidR="00D94A0A" w:rsidRDefault="00D94A0A" w:rsidP="00D94A0A">
      <w:pPr>
        <w:pStyle w:val="Code"/>
        <w:rPr>
          <w:highlight w:val="white"/>
        </w:rPr>
      </w:pPr>
      <w:r w:rsidRPr="00D94A0A">
        <w:rPr>
          <w:highlight w:val="white"/>
        </w:rPr>
        <w:t xml:space="preserve">      }</w:t>
      </w:r>
    </w:p>
    <w:p w14:paraId="203D2078" w14:textId="39E8C81B" w:rsidR="00E74B57" w:rsidRPr="00D94A0A" w:rsidRDefault="00E74B57" w:rsidP="00E74B57">
      <w:pPr>
        <w:rPr>
          <w:highlight w:val="white"/>
        </w:rPr>
      </w:pPr>
      <w:r>
        <w:rPr>
          <w:highlight w:val="white"/>
        </w:rPr>
        <w:t>If the track does not hold a pointer wee look into its size.</w:t>
      </w:r>
      <w:r w:rsidR="0034309C">
        <w:rPr>
          <w:highlight w:val="white"/>
        </w:rPr>
        <w:t xml:space="preserve"> If the size is one, we have a larger set to choose from. There are eight non-pointer register</w:t>
      </w:r>
      <w:r w:rsidR="00007EF6">
        <w:rPr>
          <w:highlight w:val="white"/>
        </w:rPr>
        <w:t>s</w:t>
      </w:r>
      <w:r w:rsidR="0034309C">
        <w:rPr>
          <w:highlight w:val="white"/>
        </w:rPr>
        <w:t xml:space="preserve"> of size one while there is four registers of the other sizes. </w:t>
      </w:r>
    </w:p>
    <w:p w14:paraId="3D52E6B3" w14:textId="77777777" w:rsidR="00D94A0A" w:rsidRPr="00D94A0A" w:rsidRDefault="00D94A0A" w:rsidP="00D94A0A">
      <w:pPr>
        <w:pStyle w:val="Code"/>
        <w:rPr>
          <w:highlight w:val="white"/>
        </w:rPr>
      </w:pPr>
      <w:r w:rsidRPr="00D94A0A">
        <w:rPr>
          <w:highlight w:val="white"/>
        </w:rPr>
        <w:t xml:space="preserve">      else if (track.MaxSize == 1) {</w:t>
      </w:r>
    </w:p>
    <w:p w14:paraId="30692969" w14:textId="77777777" w:rsidR="00D94A0A" w:rsidRPr="00D94A0A" w:rsidRDefault="00D94A0A" w:rsidP="00D94A0A">
      <w:pPr>
        <w:pStyle w:val="Code"/>
        <w:rPr>
          <w:highlight w:val="white"/>
        </w:rPr>
      </w:pPr>
      <w:r w:rsidRPr="00D94A0A">
        <w:rPr>
          <w:highlight w:val="white"/>
        </w:rPr>
        <w:t xml:space="preserve">        return Byte1RegisterSet;</w:t>
      </w:r>
    </w:p>
    <w:p w14:paraId="4D666674" w14:textId="116ABF46" w:rsidR="00D94A0A" w:rsidRDefault="00D94A0A" w:rsidP="00D94A0A">
      <w:pPr>
        <w:pStyle w:val="Code"/>
        <w:rPr>
          <w:highlight w:val="white"/>
        </w:rPr>
      </w:pPr>
      <w:r w:rsidRPr="00D94A0A">
        <w:rPr>
          <w:highlight w:val="white"/>
        </w:rPr>
        <w:t xml:space="preserve">      }</w:t>
      </w:r>
    </w:p>
    <w:p w14:paraId="47388944" w14:textId="55FF004F" w:rsidR="005E7B07" w:rsidRPr="00D94A0A" w:rsidRDefault="00100200" w:rsidP="00100200">
      <w:pPr>
        <w:rPr>
          <w:highlight w:val="white"/>
        </w:rPr>
      </w:pPr>
      <w:r>
        <w:rPr>
          <w:highlight w:val="white"/>
        </w:rPr>
        <w:t xml:space="preserve">We return the set of registers of size two, even if the size is actually larger than two. In that case, the </w:t>
      </w:r>
      <w:r w:rsidRPr="00100200">
        <w:rPr>
          <w:rStyle w:val="KeyWord0"/>
          <w:highlight w:val="white"/>
        </w:rPr>
        <w:t>RegisterToSize</w:t>
      </w:r>
      <w:r>
        <w:rPr>
          <w:highlight w:val="white"/>
        </w:rPr>
        <w:t xml:space="preserve"> method in the </w:t>
      </w:r>
      <w:r w:rsidRPr="00100200">
        <w:rPr>
          <w:rStyle w:val="KeyWord0"/>
          <w:highlight w:val="white"/>
        </w:rPr>
        <w:t>AssemblyCode</w:t>
      </w:r>
      <w:r>
        <w:rPr>
          <w:highlight w:val="white"/>
        </w:rPr>
        <w:t xml:space="preserve"> class will find the register of correct size.</w:t>
      </w:r>
    </w:p>
    <w:p w14:paraId="6C754AA7" w14:textId="77777777" w:rsidR="00D94A0A" w:rsidRPr="00D94A0A" w:rsidRDefault="00D94A0A" w:rsidP="00D94A0A">
      <w:pPr>
        <w:pStyle w:val="Code"/>
        <w:rPr>
          <w:highlight w:val="white"/>
        </w:rPr>
      </w:pPr>
      <w:r w:rsidRPr="00D94A0A">
        <w:rPr>
          <w:highlight w:val="white"/>
        </w:rPr>
        <w:t xml:space="preserve">      else {</w:t>
      </w:r>
    </w:p>
    <w:p w14:paraId="6ABDD2B0" w14:textId="77777777" w:rsidR="00D94A0A" w:rsidRPr="00D94A0A" w:rsidRDefault="00D94A0A" w:rsidP="00D94A0A">
      <w:pPr>
        <w:pStyle w:val="Code"/>
        <w:rPr>
          <w:highlight w:val="white"/>
        </w:rPr>
      </w:pPr>
      <w:r w:rsidRPr="00D94A0A">
        <w:rPr>
          <w:highlight w:val="white"/>
        </w:rPr>
        <w:t xml:space="preserve">        return Byte2RegisterSet;</w:t>
      </w:r>
    </w:p>
    <w:p w14:paraId="0F48AB0B" w14:textId="77777777" w:rsidR="00D94A0A" w:rsidRPr="00D94A0A" w:rsidRDefault="00D94A0A" w:rsidP="00D94A0A">
      <w:pPr>
        <w:pStyle w:val="Code"/>
        <w:rPr>
          <w:highlight w:val="white"/>
        </w:rPr>
      </w:pPr>
      <w:r w:rsidRPr="00D94A0A">
        <w:rPr>
          <w:highlight w:val="white"/>
        </w:rPr>
        <w:t xml:space="preserve">      }</w:t>
      </w:r>
    </w:p>
    <w:p w14:paraId="71D67732" w14:textId="77777777" w:rsidR="00D94A0A" w:rsidRPr="00D94A0A" w:rsidRDefault="00D94A0A" w:rsidP="00D94A0A">
      <w:pPr>
        <w:pStyle w:val="Code"/>
        <w:rPr>
          <w:highlight w:val="white"/>
        </w:rPr>
      </w:pPr>
      <w:r w:rsidRPr="00D94A0A">
        <w:rPr>
          <w:highlight w:val="white"/>
        </w:rPr>
        <w:t xml:space="preserve">    }</w:t>
      </w:r>
    </w:p>
    <w:p w14:paraId="4BA7ADD4" w14:textId="77777777" w:rsidR="00D94A0A" w:rsidRPr="00D94A0A" w:rsidRDefault="00D94A0A" w:rsidP="00D94A0A">
      <w:pPr>
        <w:pStyle w:val="Code"/>
        <w:rPr>
          <w:highlight w:val="white"/>
        </w:rPr>
      </w:pPr>
      <w:r w:rsidRPr="00D94A0A">
        <w:rPr>
          <w:highlight w:val="white"/>
        </w:rPr>
        <w:t xml:space="preserve">  }</w:t>
      </w:r>
    </w:p>
    <w:p w14:paraId="7AC470CF" w14:textId="77777777" w:rsidR="00D94A0A" w:rsidRPr="00D94A0A" w:rsidRDefault="00D94A0A" w:rsidP="00D94A0A">
      <w:pPr>
        <w:pStyle w:val="Code"/>
        <w:rPr>
          <w:highlight w:val="white"/>
        </w:rPr>
      </w:pPr>
      <w:r w:rsidRPr="00D94A0A">
        <w:rPr>
          <w:highlight w:val="white"/>
        </w:rPr>
        <w:t>}</w:t>
      </w:r>
    </w:p>
    <w:p w14:paraId="55CD0915" w14:textId="6CB747CA" w:rsidR="00E920BB" w:rsidRDefault="00A11FF1" w:rsidP="00565A0A">
      <w:pPr>
        <w:pStyle w:val="Rubrik2"/>
      </w:pPr>
      <w:r>
        <w:t>Assembly Code Generation</w:t>
      </w:r>
    </w:p>
    <w:p w14:paraId="4E4A0DBD" w14:textId="26F1EC74" w:rsidR="00A11FF1" w:rsidRDefault="00A11FF1" w:rsidP="00D935A0">
      <w:pPr>
        <w:pStyle w:val="CodeHeader"/>
      </w:pPr>
      <w:r>
        <w:t>AssemblyCodeGenerator.cs</w:t>
      </w:r>
    </w:p>
    <w:p w14:paraId="3234007C" w14:textId="77777777" w:rsidR="0057414B" w:rsidRPr="001950E8" w:rsidRDefault="0057414B" w:rsidP="001950E8">
      <w:pPr>
        <w:pStyle w:val="Code"/>
        <w:rPr>
          <w:highlight w:val="white"/>
        </w:rPr>
      </w:pPr>
      <w:r w:rsidRPr="001950E8">
        <w:rPr>
          <w:highlight w:val="white"/>
        </w:rPr>
        <w:t>using System.Linq;</w:t>
      </w:r>
    </w:p>
    <w:p w14:paraId="1003557D" w14:textId="77777777" w:rsidR="0057414B" w:rsidRPr="001950E8" w:rsidRDefault="0057414B" w:rsidP="001950E8">
      <w:pPr>
        <w:pStyle w:val="Code"/>
        <w:rPr>
          <w:highlight w:val="white"/>
        </w:rPr>
      </w:pPr>
      <w:r w:rsidRPr="001950E8">
        <w:rPr>
          <w:highlight w:val="white"/>
        </w:rPr>
        <w:t>using System.Numerics;</w:t>
      </w:r>
    </w:p>
    <w:p w14:paraId="6AF357FA" w14:textId="77777777" w:rsidR="0057414B" w:rsidRPr="001950E8" w:rsidRDefault="0057414B" w:rsidP="001950E8">
      <w:pPr>
        <w:pStyle w:val="Code"/>
        <w:rPr>
          <w:highlight w:val="white"/>
        </w:rPr>
      </w:pPr>
      <w:r w:rsidRPr="001950E8">
        <w:rPr>
          <w:highlight w:val="white"/>
        </w:rPr>
        <w:t>using System.Collections.Generic;</w:t>
      </w:r>
    </w:p>
    <w:p w14:paraId="1482FB2C" w14:textId="77777777" w:rsidR="0057414B" w:rsidRPr="001950E8" w:rsidRDefault="0057414B" w:rsidP="001950E8">
      <w:pPr>
        <w:pStyle w:val="Code"/>
        <w:rPr>
          <w:highlight w:val="white"/>
        </w:rPr>
      </w:pPr>
    </w:p>
    <w:p w14:paraId="7FEA8971" w14:textId="77777777" w:rsidR="0057414B" w:rsidRPr="001950E8" w:rsidRDefault="0057414B" w:rsidP="001950E8">
      <w:pPr>
        <w:pStyle w:val="Code"/>
        <w:rPr>
          <w:highlight w:val="white"/>
        </w:rPr>
      </w:pPr>
      <w:r w:rsidRPr="001950E8">
        <w:rPr>
          <w:highlight w:val="white"/>
        </w:rPr>
        <w:t>namespace CCompiler {</w:t>
      </w:r>
    </w:p>
    <w:p w14:paraId="63A7B8AC" w14:textId="77777777" w:rsidR="0057414B" w:rsidRPr="001950E8" w:rsidRDefault="0057414B" w:rsidP="001950E8">
      <w:pPr>
        <w:pStyle w:val="Code"/>
        <w:rPr>
          <w:highlight w:val="white"/>
        </w:rPr>
      </w:pPr>
      <w:r w:rsidRPr="001950E8">
        <w:rPr>
          <w:highlight w:val="white"/>
        </w:rPr>
        <w:t xml:space="preserve">  public class AssemblyCodeGenerator {</w:t>
      </w:r>
    </w:p>
    <w:p w14:paraId="34648BCE" w14:textId="77777777" w:rsidR="0057414B" w:rsidRPr="001950E8" w:rsidRDefault="0057414B" w:rsidP="001950E8">
      <w:pPr>
        <w:pStyle w:val="Code"/>
        <w:rPr>
          <w:highlight w:val="white"/>
        </w:rPr>
      </w:pPr>
      <w:r w:rsidRPr="001950E8">
        <w:rPr>
          <w:highlight w:val="white"/>
        </w:rPr>
        <w:t xml:space="preserve">    public IDictionary&lt;Symbol,Track&gt; m_trackMap =</w:t>
      </w:r>
    </w:p>
    <w:p w14:paraId="10543834" w14:textId="77777777" w:rsidR="0057414B" w:rsidRPr="001950E8" w:rsidRDefault="0057414B" w:rsidP="001950E8">
      <w:pPr>
        <w:pStyle w:val="Code"/>
        <w:rPr>
          <w:highlight w:val="white"/>
        </w:rPr>
      </w:pPr>
      <w:r w:rsidRPr="001950E8">
        <w:rPr>
          <w:highlight w:val="white"/>
        </w:rPr>
        <w:t xml:space="preserve">      new ListMap&lt;Symbol,Track&gt;();</w:t>
      </w:r>
    </w:p>
    <w:p w14:paraId="09FCD89E" w14:textId="77777777" w:rsidR="0057414B" w:rsidRPr="001950E8" w:rsidRDefault="0057414B" w:rsidP="001950E8">
      <w:pPr>
        <w:pStyle w:val="Code"/>
        <w:rPr>
          <w:highlight w:val="white"/>
        </w:rPr>
      </w:pPr>
      <w:r w:rsidRPr="001950E8">
        <w:rPr>
          <w:highlight w:val="white"/>
        </w:rPr>
        <w:t xml:space="preserve">    public List&lt;AssemblyCode&gt; m_assemblyCodeList;</w:t>
      </w:r>
    </w:p>
    <w:p w14:paraId="109456AA" w14:textId="77777777" w:rsidR="007B2E31" w:rsidRPr="001950E8" w:rsidRDefault="007B2E31" w:rsidP="001950E8">
      <w:pPr>
        <w:pStyle w:val="Code"/>
        <w:rPr>
          <w:highlight w:val="white"/>
        </w:rPr>
      </w:pPr>
    </w:p>
    <w:p w14:paraId="2A5CB625" w14:textId="205A86BD" w:rsidR="007B2E31" w:rsidRPr="007B2E31" w:rsidRDefault="007B2E31" w:rsidP="007B2E31">
      <w:pPr>
        <w:pStyle w:val="Code"/>
        <w:rPr>
          <w:highlight w:val="white"/>
        </w:rPr>
      </w:pPr>
      <w:r w:rsidRPr="007B2E31">
        <w:rPr>
          <w:highlight w:val="white"/>
        </w:rPr>
        <w:t xml:space="preserve">    private int m_floatStackSize = 0</w:t>
      </w:r>
      <w:r w:rsidR="00656A9B">
        <w:rPr>
          <w:highlight w:val="white"/>
        </w:rPr>
        <w:t>;</w:t>
      </w:r>
    </w:p>
    <w:p w14:paraId="46572EF4" w14:textId="77777777" w:rsidR="00656A9B" w:rsidRDefault="00656A9B" w:rsidP="00656A9B">
      <w:pPr>
        <w:pStyle w:val="Code"/>
        <w:rPr>
          <w:highlight w:val="white"/>
        </w:rPr>
      </w:pPr>
      <w:r w:rsidRPr="001950E8">
        <w:rPr>
          <w:highlight w:val="white"/>
        </w:rPr>
        <w:t xml:space="preserve">    public const int FloatingStackMaxSize = 7;</w:t>
      </w:r>
    </w:p>
    <w:p w14:paraId="06A6DF94" w14:textId="77777777" w:rsidR="0057414B" w:rsidRPr="001950E8" w:rsidRDefault="0057414B" w:rsidP="001950E8">
      <w:pPr>
        <w:pStyle w:val="Code"/>
        <w:rPr>
          <w:highlight w:val="white"/>
        </w:rPr>
      </w:pPr>
    </w:p>
    <w:p w14:paraId="2B13F3BC" w14:textId="77777777" w:rsidR="0057414B" w:rsidRPr="001950E8" w:rsidRDefault="0057414B" w:rsidP="001950E8">
      <w:pPr>
        <w:pStyle w:val="Code"/>
        <w:rPr>
          <w:highlight w:val="white"/>
        </w:rPr>
      </w:pPr>
      <w:r w:rsidRPr="001950E8">
        <w:rPr>
          <w:highlight w:val="white"/>
        </w:rPr>
        <w:t xml:space="preserve">    public static string MainName = "main";</w:t>
      </w:r>
    </w:p>
    <w:p w14:paraId="377A31DD" w14:textId="77777777" w:rsidR="0057414B" w:rsidRPr="001950E8" w:rsidRDefault="0057414B" w:rsidP="001950E8">
      <w:pPr>
        <w:pStyle w:val="Code"/>
        <w:rPr>
          <w:highlight w:val="white"/>
        </w:rPr>
      </w:pPr>
      <w:r w:rsidRPr="001950E8">
        <w:rPr>
          <w:highlight w:val="white"/>
        </w:rPr>
        <w:t xml:space="preserve">    public static string InitializerName = Symbol.SeparatorId + "initializer";</w:t>
      </w:r>
    </w:p>
    <w:p w14:paraId="65D7B876" w14:textId="77777777" w:rsidR="0057414B" w:rsidRPr="001950E8" w:rsidRDefault="0057414B" w:rsidP="001950E8">
      <w:pPr>
        <w:pStyle w:val="Code"/>
        <w:rPr>
          <w:highlight w:val="white"/>
        </w:rPr>
      </w:pPr>
      <w:r w:rsidRPr="001950E8">
        <w:rPr>
          <w:highlight w:val="white"/>
        </w:rPr>
        <w:t xml:space="preserve">    public static string ArgsName = Symbol.SeparatorId + "args";</w:t>
      </w:r>
    </w:p>
    <w:p w14:paraId="1FCC6428" w14:textId="77777777" w:rsidR="0057414B" w:rsidRPr="001950E8" w:rsidRDefault="0057414B" w:rsidP="001950E8">
      <w:pPr>
        <w:pStyle w:val="Code"/>
        <w:rPr>
          <w:highlight w:val="white"/>
        </w:rPr>
      </w:pPr>
      <w:r w:rsidRPr="001950E8">
        <w:rPr>
          <w:highlight w:val="white"/>
        </w:rPr>
        <w:t xml:space="preserve">    public static string PathName = Symbol.SeparatorId + "PathName";</w:t>
      </w:r>
    </w:p>
    <w:p w14:paraId="7F2B0B79" w14:textId="77777777" w:rsidR="0057414B" w:rsidRPr="001950E8" w:rsidRDefault="0057414B" w:rsidP="001950E8">
      <w:pPr>
        <w:pStyle w:val="Code"/>
        <w:rPr>
          <w:highlight w:val="white"/>
        </w:rPr>
      </w:pPr>
      <w:r w:rsidRPr="001950E8">
        <w:rPr>
          <w:highlight w:val="white"/>
        </w:rPr>
        <w:t xml:space="preserve">    public static string PathText = "";</w:t>
      </w:r>
    </w:p>
    <w:p w14:paraId="316422F5" w14:textId="77777777" w:rsidR="0057414B" w:rsidRPr="001950E8" w:rsidRDefault="0057414B" w:rsidP="001950E8">
      <w:pPr>
        <w:pStyle w:val="Code"/>
        <w:rPr>
          <w:highlight w:val="white"/>
        </w:rPr>
      </w:pPr>
      <w:r w:rsidRPr="001950E8">
        <w:rPr>
          <w:highlight w:val="white"/>
        </w:rPr>
        <w:t xml:space="preserve">  </w:t>
      </w:r>
    </w:p>
    <w:p w14:paraId="699DF089" w14:textId="77777777" w:rsidR="0057414B" w:rsidRPr="001950E8" w:rsidRDefault="0057414B" w:rsidP="001950E8">
      <w:pPr>
        <w:pStyle w:val="Code"/>
        <w:rPr>
          <w:highlight w:val="white"/>
        </w:rPr>
      </w:pPr>
      <w:r w:rsidRPr="001950E8">
        <w:rPr>
          <w:highlight w:val="white"/>
        </w:rPr>
        <w:t xml:space="preserve">    public AssemblyCodeGenerator(List&lt;AssemblyCode&gt; assemblyCodeList) {</w:t>
      </w:r>
    </w:p>
    <w:p w14:paraId="6B21A84F" w14:textId="77777777" w:rsidR="0057414B" w:rsidRPr="001950E8" w:rsidRDefault="0057414B" w:rsidP="001950E8">
      <w:pPr>
        <w:pStyle w:val="Code"/>
        <w:rPr>
          <w:highlight w:val="white"/>
        </w:rPr>
      </w:pPr>
      <w:r w:rsidRPr="001950E8">
        <w:rPr>
          <w:highlight w:val="white"/>
        </w:rPr>
        <w:t xml:space="preserve">      m_assemblyCodeList = assemblyCodeList;</w:t>
      </w:r>
    </w:p>
    <w:p w14:paraId="0542D829" w14:textId="77777777" w:rsidR="0057414B" w:rsidRPr="001950E8" w:rsidRDefault="0057414B" w:rsidP="001950E8">
      <w:pPr>
        <w:pStyle w:val="Code"/>
        <w:rPr>
          <w:highlight w:val="white"/>
        </w:rPr>
      </w:pPr>
      <w:r w:rsidRPr="001950E8">
        <w:rPr>
          <w:highlight w:val="white"/>
        </w:rPr>
        <w:t xml:space="preserve">    }</w:t>
      </w:r>
    </w:p>
    <w:p w14:paraId="706B614D" w14:textId="77777777" w:rsidR="0057414B" w:rsidRPr="001950E8" w:rsidRDefault="0057414B" w:rsidP="001950E8">
      <w:pPr>
        <w:pStyle w:val="Code"/>
        <w:rPr>
          <w:highlight w:val="white"/>
        </w:rPr>
      </w:pPr>
    </w:p>
    <w:p w14:paraId="6280C0F4" w14:textId="77777777" w:rsidR="0057414B" w:rsidRPr="001950E8" w:rsidRDefault="0057414B" w:rsidP="001950E8">
      <w:pPr>
        <w:pStyle w:val="Code"/>
        <w:rPr>
          <w:highlight w:val="white"/>
        </w:rPr>
      </w:pPr>
      <w:r w:rsidRPr="001950E8">
        <w:rPr>
          <w:highlight w:val="white"/>
        </w:rPr>
        <w:t xml:space="preserve">    private void RegisterAllocation(ISet&lt;Track&gt; trackSet) {</w:t>
      </w:r>
    </w:p>
    <w:p w14:paraId="007745C2" w14:textId="77777777" w:rsidR="0057414B" w:rsidRPr="001950E8" w:rsidRDefault="0057414B" w:rsidP="001950E8">
      <w:pPr>
        <w:pStyle w:val="Code"/>
        <w:rPr>
          <w:highlight w:val="white"/>
        </w:rPr>
      </w:pPr>
      <w:r w:rsidRPr="001950E8">
        <w:rPr>
          <w:highlight w:val="white"/>
        </w:rPr>
        <w:t xml:space="preserve">     new RegisterAllocator(trackSet, m_assemblyCodeList);</w:t>
      </w:r>
    </w:p>
    <w:p w14:paraId="7ABBD347" w14:textId="77777777" w:rsidR="0057414B" w:rsidRPr="001950E8" w:rsidRDefault="0057414B" w:rsidP="001950E8">
      <w:pPr>
        <w:pStyle w:val="Code"/>
        <w:rPr>
          <w:highlight w:val="white"/>
        </w:rPr>
      </w:pPr>
      <w:r w:rsidRPr="001950E8">
        <w:rPr>
          <w:highlight w:val="white"/>
        </w:rPr>
        <w:t xml:space="preserve">    }</w:t>
      </w:r>
    </w:p>
    <w:p w14:paraId="12A546A7" w14:textId="77777777" w:rsidR="0057414B" w:rsidRPr="001950E8" w:rsidRDefault="0057414B" w:rsidP="001950E8">
      <w:pPr>
        <w:pStyle w:val="Code"/>
        <w:rPr>
          <w:highlight w:val="white"/>
        </w:rPr>
      </w:pPr>
    </w:p>
    <w:p w14:paraId="69943D6C" w14:textId="77777777" w:rsidR="0057414B" w:rsidRPr="001950E8" w:rsidRDefault="0057414B" w:rsidP="001950E8">
      <w:pPr>
        <w:pStyle w:val="Code"/>
        <w:rPr>
          <w:highlight w:val="white"/>
        </w:rPr>
      </w:pPr>
      <w:r w:rsidRPr="001950E8">
        <w:rPr>
          <w:highlight w:val="white"/>
        </w:rPr>
        <w:t xml:space="preserve">    public static void GenerateAssembly(List&lt;MiddleCode&gt; middleCodeList,</w:t>
      </w:r>
    </w:p>
    <w:p w14:paraId="77054062" w14:textId="77777777" w:rsidR="0057414B" w:rsidRPr="001950E8" w:rsidRDefault="0057414B" w:rsidP="001950E8">
      <w:pPr>
        <w:pStyle w:val="Code"/>
        <w:rPr>
          <w:highlight w:val="white"/>
        </w:rPr>
      </w:pPr>
      <w:r w:rsidRPr="001950E8">
        <w:rPr>
          <w:highlight w:val="white"/>
        </w:rPr>
        <w:t xml:space="preserve">                                   List&lt;AssemblyCode&gt; assemblyCodeList) {</w:t>
      </w:r>
    </w:p>
    <w:p w14:paraId="1F83DBE0" w14:textId="77777777" w:rsidR="0057414B" w:rsidRPr="001950E8" w:rsidRDefault="0057414B" w:rsidP="001950E8">
      <w:pPr>
        <w:pStyle w:val="Code"/>
        <w:rPr>
          <w:highlight w:val="white"/>
        </w:rPr>
      </w:pPr>
      <w:r w:rsidRPr="001950E8">
        <w:rPr>
          <w:highlight w:val="white"/>
        </w:rPr>
        <w:t xml:space="preserve">      AssemblyCodeGenerator objectCodeGenerator =</w:t>
      </w:r>
    </w:p>
    <w:p w14:paraId="2096E5FC" w14:textId="77777777" w:rsidR="0057414B" w:rsidRPr="001950E8" w:rsidRDefault="0057414B" w:rsidP="001950E8">
      <w:pPr>
        <w:pStyle w:val="Code"/>
        <w:rPr>
          <w:highlight w:val="white"/>
        </w:rPr>
      </w:pPr>
      <w:r w:rsidRPr="001950E8">
        <w:rPr>
          <w:highlight w:val="white"/>
        </w:rPr>
        <w:t xml:space="preserve">        new AssemblyCodeGenerator(assemblyCodeList);</w:t>
      </w:r>
    </w:p>
    <w:p w14:paraId="5801C492" w14:textId="77777777" w:rsidR="0057414B" w:rsidRPr="001950E8" w:rsidRDefault="0057414B" w:rsidP="001950E8">
      <w:pPr>
        <w:pStyle w:val="Code"/>
        <w:rPr>
          <w:highlight w:val="white"/>
        </w:rPr>
      </w:pPr>
      <w:r w:rsidRPr="001950E8">
        <w:rPr>
          <w:highlight w:val="white"/>
        </w:rPr>
        <w:lastRenderedPageBreak/>
        <w:t xml:space="preserve">      objectCodeGenerator.AssemblyCodeList(middleCodeList);</w:t>
      </w:r>
    </w:p>
    <w:p w14:paraId="56DEEE94" w14:textId="77777777" w:rsidR="0057414B" w:rsidRPr="001950E8" w:rsidRDefault="0057414B" w:rsidP="001950E8">
      <w:pPr>
        <w:pStyle w:val="Code"/>
        <w:rPr>
          <w:highlight w:val="white"/>
        </w:rPr>
      </w:pPr>
      <w:r w:rsidRPr="001950E8">
        <w:rPr>
          <w:highlight w:val="white"/>
        </w:rPr>
        <w:t xml:space="preserve">      ISet&lt;Track&gt; trackSet = objectCodeGenerator.TrackSet();</w:t>
      </w:r>
    </w:p>
    <w:p w14:paraId="41737FED" w14:textId="77777777" w:rsidR="0057414B" w:rsidRPr="001950E8" w:rsidRDefault="0057414B" w:rsidP="001950E8">
      <w:pPr>
        <w:pStyle w:val="Code"/>
        <w:rPr>
          <w:highlight w:val="white"/>
        </w:rPr>
      </w:pPr>
      <w:r w:rsidRPr="001950E8">
        <w:rPr>
          <w:highlight w:val="white"/>
        </w:rPr>
        <w:t xml:space="preserve">      objectCodeGenerator.RegisterAllocation(trackSet);</w:t>
      </w:r>
    </w:p>
    <w:p w14:paraId="06FF90FA" w14:textId="77777777" w:rsidR="0057414B" w:rsidRPr="001950E8" w:rsidRDefault="0057414B" w:rsidP="001950E8">
      <w:pPr>
        <w:pStyle w:val="Code"/>
        <w:rPr>
          <w:highlight w:val="white"/>
        </w:rPr>
      </w:pPr>
      <w:r w:rsidRPr="001950E8">
        <w:rPr>
          <w:highlight w:val="white"/>
        </w:rPr>
        <w:t xml:space="preserve">    }</w:t>
      </w:r>
    </w:p>
    <w:p w14:paraId="15696D30" w14:textId="77777777" w:rsidR="0057414B" w:rsidRPr="001950E8" w:rsidRDefault="0057414B" w:rsidP="001950E8">
      <w:pPr>
        <w:pStyle w:val="Code"/>
        <w:rPr>
          <w:highlight w:val="white"/>
        </w:rPr>
      </w:pPr>
      <w:r w:rsidRPr="001950E8">
        <w:rPr>
          <w:highlight w:val="white"/>
        </w:rPr>
        <w:t xml:space="preserve">  </w:t>
      </w:r>
    </w:p>
    <w:p w14:paraId="088E7DEB" w14:textId="77777777" w:rsidR="0057414B" w:rsidRPr="001950E8" w:rsidRDefault="0057414B" w:rsidP="001950E8">
      <w:pPr>
        <w:pStyle w:val="Code"/>
        <w:rPr>
          <w:highlight w:val="white"/>
        </w:rPr>
      </w:pPr>
      <w:r w:rsidRPr="001950E8">
        <w:rPr>
          <w:highlight w:val="white"/>
        </w:rPr>
        <w:t xml:space="preserve">    public static void GenerateTargetWindows</w:t>
      </w:r>
    </w:p>
    <w:p w14:paraId="5D814BAE" w14:textId="77777777" w:rsidR="0057414B" w:rsidRPr="001950E8" w:rsidRDefault="0057414B" w:rsidP="001950E8">
      <w:pPr>
        <w:pStyle w:val="Code"/>
        <w:rPr>
          <w:highlight w:val="white"/>
        </w:rPr>
      </w:pPr>
      <w:r w:rsidRPr="001950E8">
        <w:rPr>
          <w:highlight w:val="white"/>
        </w:rPr>
        <w:t xml:space="preserve">      (List&lt;AssemblyCode&gt; assemblyCodeList, List&lt;byte&gt; byteList,</w:t>
      </w:r>
    </w:p>
    <w:p w14:paraId="44412B9A" w14:textId="77777777" w:rsidR="0057414B" w:rsidRPr="001950E8" w:rsidRDefault="0057414B" w:rsidP="001950E8">
      <w:pPr>
        <w:pStyle w:val="Code"/>
        <w:rPr>
          <w:highlight w:val="white"/>
        </w:rPr>
      </w:pPr>
      <w:r w:rsidRPr="001950E8">
        <w:rPr>
          <w:highlight w:val="white"/>
        </w:rPr>
        <w:t xml:space="preserve">       IDictionary&lt;int,string&gt; accessMap, IDictionary&lt;int,string&gt; callMap,</w:t>
      </w:r>
    </w:p>
    <w:p w14:paraId="1332812C" w14:textId="77777777" w:rsidR="0057414B" w:rsidRPr="001950E8" w:rsidRDefault="0057414B" w:rsidP="001950E8">
      <w:pPr>
        <w:pStyle w:val="Code"/>
        <w:rPr>
          <w:highlight w:val="white"/>
        </w:rPr>
      </w:pPr>
      <w:r w:rsidRPr="001950E8">
        <w:rPr>
          <w:highlight w:val="white"/>
        </w:rPr>
        <w:t xml:space="preserve">       ISet&lt;int&gt; returnSet) {</w:t>
      </w:r>
    </w:p>
    <w:p w14:paraId="139240BD" w14:textId="77777777" w:rsidR="0057414B" w:rsidRPr="001950E8" w:rsidRDefault="0057414B" w:rsidP="001950E8">
      <w:pPr>
        <w:pStyle w:val="Code"/>
        <w:rPr>
          <w:highlight w:val="white"/>
        </w:rPr>
      </w:pPr>
      <w:r w:rsidRPr="001950E8">
        <w:rPr>
          <w:highlight w:val="white"/>
        </w:rPr>
        <w:t xml:space="preserve">      AssemblyCodeGenerator objectCodeGenerator =</w:t>
      </w:r>
    </w:p>
    <w:p w14:paraId="6CCA5EA3" w14:textId="77777777" w:rsidR="0057414B" w:rsidRPr="001950E8" w:rsidRDefault="0057414B" w:rsidP="001950E8">
      <w:pPr>
        <w:pStyle w:val="Code"/>
        <w:rPr>
          <w:highlight w:val="white"/>
        </w:rPr>
      </w:pPr>
      <w:r w:rsidRPr="001950E8">
        <w:rPr>
          <w:highlight w:val="white"/>
        </w:rPr>
        <w:t xml:space="preserve">        new AssemblyCodeGenerator(assemblyCodeList);</w:t>
      </w:r>
    </w:p>
    <w:p w14:paraId="2A9D7419" w14:textId="72AC2750" w:rsidR="0057414B" w:rsidRPr="001950E8" w:rsidRDefault="0057414B" w:rsidP="001950E8">
      <w:pPr>
        <w:pStyle w:val="Code"/>
        <w:rPr>
          <w:highlight w:val="white"/>
        </w:rPr>
      </w:pPr>
      <w:r w:rsidRPr="001950E8">
        <w:rPr>
          <w:highlight w:val="white"/>
        </w:rPr>
        <w:t xml:space="preserve">      objectCodeGenerator.</w:t>
      </w:r>
      <w:r w:rsidR="002977AF">
        <w:rPr>
          <w:highlight w:val="white"/>
        </w:rPr>
        <w:t>WindowsJumpInfo</w:t>
      </w:r>
      <w:r w:rsidRPr="001950E8">
        <w:rPr>
          <w:highlight w:val="white"/>
        </w:rPr>
        <w:t>();</w:t>
      </w:r>
    </w:p>
    <w:p w14:paraId="757BB7AC" w14:textId="5B1E2C8F" w:rsidR="0057414B" w:rsidRPr="001950E8" w:rsidRDefault="0057414B" w:rsidP="001950E8">
      <w:pPr>
        <w:pStyle w:val="Code"/>
        <w:rPr>
          <w:highlight w:val="white"/>
        </w:rPr>
      </w:pPr>
      <w:r w:rsidRPr="001950E8">
        <w:rPr>
          <w:highlight w:val="white"/>
        </w:rPr>
        <w:t xml:space="preserve">      objectCodeGenerator.</w:t>
      </w:r>
      <w:r w:rsidR="00EF6967">
        <w:rPr>
          <w:highlight w:val="white"/>
        </w:rPr>
        <w:t>WindowsByteList</w:t>
      </w:r>
    </w:p>
    <w:p w14:paraId="26424476" w14:textId="77777777" w:rsidR="0057414B" w:rsidRPr="001950E8" w:rsidRDefault="0057414B" w:rsidP="001950E8">
      <w:pPr>
        <w:pStyle w:val="Code"/>
        <w:rPr>
          <w:highlight w:val="white"/>
        </w:rPr>
      </w:pPr>
      <w:r w:rsidRPr="001950E8">
        <w:rPr>
          <w:highlight w:val="white"/>
        </w:rPr>
        <w:t xml:space="preserve">                          (byteList, accessMap, callMap, returnSet);</w:t>
      </w:r>
    </w:p>
    <w:p w14:paraId="574929D3" w14:textId="77777777" w:rsidR="0057414B" w:rsidRPr="001950E8" w:rsidRDefault="0057414B" w:rsidP="001950E8">
      <w:pPr>
        <w:pStyle w:val="Code"/>
        <w:rPr>
          <w:highlight w:val="white"/>
        </w:rPr>
      </w:pPr>
      <w:r w:rsidRPr="001950E8">
        <w:rPr>
          <w:highlight w:val="white"/>
        </w:rPr>
        <w:t xml:space="preserve">    }</w:t>
      </w:r>
    </w:p>
    <w:p w14:paraId="476C254B" w14:textId="12DE9CA1" w:rsidR="00D935A0" w:rsidRPr="002135A0" w:rsidRDefault="004B25F5" w:rsidP="004B25F5">
      <w:pPr>
        <w:rPr>
          <w:highlight w:val="white"/>
        </w:rPr>
      </w:pPr>
      <w:r>
        <w:rPr>
          <w:highlight w:val="white"/>
        </w:rPr>
        <w:t>The</w:t>
      </w:r>
      <w:r w:rsidR="00202633">
        <w:rPr>
          <w:highlight w:val="white"/>
        </w:rPr>
        <w:t xml:space="preserve"> first</w:t>
      </w:r>
      <w:r>
        <w:rPr>
          <w:highlight w:val="white"/>
        </w:rPr>
        <w:t xml:space="preserve"> </w:t>
      </w:r>
      <w:r w:rsidRPr="004B25F5">
        <w:rPr>
          <w:rStyle w:val="KeyWord0"/>
          <w:highlight w:val="white"/>
        </w:rPr>
        <w:t>AddAssemblyCode</w:t>
      </w:r>
      <w:r>
        <w:rPr>
          <w:highlight w:val="white"/>
        </w:rPr>
        <w:t xml:space="preserve"> method adds a new assembly instruction to the assembly code list </w:t>
      </w:r>
      <w:r w:rsidRPr="004B25F5">
        <w:rPr>
          <w:rStyle w:val="KeyWord0"/>
          <w:highlight w:val="white"/>
        </w:rPr>
        <w:t>m_assemblyCodeList</w:t>
      </w:r>
      <w:r>
        <w:rPr>
          <w:highlight w:val="white"/>
        </w:rPr>
        <w:t>.</w:t>
      </w:r>
    </w:p>
    <w:p w14:paraId="1DE9FC05" w14:textId="77777777" w:rsidR="0016661E" w:rsidRPr="0016661E" w:rsidRDefault="0016661E" w:rsidP="0016661E">
      <w:pPr>
        <w:pStyle w:val="Code"/>
        <w:rPr>
          <w:highlight w:val="white"/>
        </w:rPr>
      </w:pPr>
      <w:r w:rsidRPr="0016661E">
        <w:rPr>
          <w:highlight w:val="white"/>
        </w:rPr>
        <w:t xml:space="preserve">    public AssemblyCode AddAssemblyCode(AssemblyOperator objectOp,</w:t>
      </w:r>
    </w:p>
    <w:p w14:paraId="347620B6" w14:textId="77777777" w:rsidR="0016661E" w:rsidRPr="0016661E" w:rsidRDefault="0016661E" w:rsidP="0016661E">
      <w:pPr>
        <w:pStyle w:val="Code"/>
        <w:rPr>
          <w:highlight w:val="white"/>
        </w:rPr>
      </w:pPr>
      <w:r w:rsidRPr="0016661E">
        <w:rPr>
          <w:highlight w:val="white"/>
        </w:rPr>
        <w:t xml:space="preserve">                          object operand0 = null, object operand1 = null,</w:t>
      </w:r>
    </w:p>
    <w:p w14:paraId="32D1C3BE" w14:textId="77777777" w:rsidR="0016661E" w:rsidRPr="0016661E" w:rsidRDefault="0016661E" w:rsidP="0016661E">
      <w:pPr>
        <w:pStyle w:val="Code"/>
        <w:rPr>
          <w:highlight w:val="white"/>
        </w:rPr>
      </w:pPr>
      <w:r w:rsidRPr="0016661E">
        <w:rPr>
          <w:highlight w:val="white"/>
        </w:rPr>
        <w:t xml:space="preserve">                          object operand2 = null, int size = 0) {</w:t>
      </w:r>
    </w:p>
    <w:p w14:paraId="344F1525" w14:textId="77777777" w:rsidR="0016661E" w:rsidRPr="0016661E" w:rsidRDefault="0016661E" w:rsidP="0016661E">
      <w:pPr>
        <w:pStyle w:val="Code"/>
        <w:rPr>
          <w:highlight w:val="white"/>
        </w:rPr>
      </w:pPr>
      <w:r w:rsidRPr="0016661E">
        <w:rPr>
          <w:highlight w:val="white"/>
        </w:rPr>
        <w:t xml:space="preserve">      AssemblyCode assemblyCode =</w:t>
      </w:r>
    </w:p>
    <w:p w14:paraId="58EB08B7" w14:textId="77777777" w:rsidR="0016661E" w:rsidRPr="0016661E" w:rsidRDefault="0016661E" w:rsidP="0016661E">
      <w:pPr>
        <w:pStyle w:val="Code"/>
        <w:rPr>
          <w:highlight w:val="white"/>
        </w:rPr>
      </w:pPr>
      <w:r w:rsidRPr="0016661E">
        <w:rPr>
          <w:highlight w:val="white"/>
        </w:rPr>
        <w:t xml:space="preserve">        new AssemblyCode(objectOp, operand0, operand1, operand2, size);</w:t>
      </w:r>
    </w:p>
    <w:p w14:paraId="4BBA35A0" w14:textId="77777777" w:rsidR="0016661E" w:rsidRPr="0016661E" w:rsidRDefault="0016661E" w:rsidP="0016661E">
      <w:pPr>
        <w:pStyle w:val="Code"/>
        <w:rPr>
          <w:highlight w:val="white"/>
        </w:rPr>
      </w:pPr>
      <w:r w:rsidRPr="0016661E">
        <w:rPr>
          <w:highlight w:val="white"/>
        </w:rPr>
        <w:t xml:space="preserve">      m_assemblyCodeList.Add(assemblyCode);</w:t>
      </w:r>
    </w:p>
    <w:p w14:paraId="41A814E4" w14:textId="77777777" w:rsidR="0016661E" w:rsidRPr="0016661E" w:rsidRDefault="0016661E" w:rsidP="0016661E">
      <w:pPr>
        <w:pStyle w:val="Code"/>
        <w:rPr>
          <w:highlight w:val="white"/>
        </w:rPr>
      </w:pPr>
      <w:r w:rsidRPr="0016661E">
        <w:rPr>
          <w:highlight w:val="white"/>
        </w:rPr>
        <w:t xml:space="preserve">      return assemblyCode;</w:t>
      </w:r>
    </w:p>
    <w:p w14:paraId="68363988" w14:textId="77777777" w:rsidR="0016661E" w:rsidRPr="0016661E" w:rsidRDefault="0016661E" w:rsidP="0016661E">
      <w:pPr>
        <w:pStyle w:val="Code"/>
        <w:rPr>
          <w:highlight w:val="white"/>
        </w:rPr>
      </w:pPr>
      <w:r w:rsidRPr="0016661E">
        <w:rPr>
          <w:highlight w:val="white"/>
        </w:rPr>
        <w:t xml:space="preserve">    }</w:t>
      </w:r>
    </w:p>
    <w:p w14:paraId="714761EC" w14:textId="6A116DAE" w:rsidR="00202633" w:rsidRPr="002135A0" w:rsidRDefault="00202633" w:rsidP="00202633">
      <w:pPr>
        <w:rPr>
          <w:highlight w:val="white"/>
        </w:rPr>
      </w:pPr>
      <w:r>
        <w:rPr>
          <w:highlight w:val="white"/>
        </w:rPr>
        <w:t xml:space="preserve">The second </w:t>
      </w:r>
      <w:r w:rsidRPr="004B25F5">
        <w:rPr>
          <w:rStyle w:val="KeyWord0"/>
          <w:highlight w:val="white"/>
        </w:rPr>
        <w:t>AddAssemblyCode</w:t>
      </w:r>
      <w:r>
        <w:rPr>
          <w:highlight w:val="white"/>
        </w:rPr>
        <w:t xml:space="preserve"> method adds a new assembly instruction to the </w:t>
      </w:r>
      <w:r w:rsidR="009F5447">
        <w:rPr>
          <w:highlight w:val="white"/>
        </w:rPr>
        <w:t xml:space="preserve">given </w:t>
      </w:r>
      <w:r>
        <w:rPr>
          <w:highlight w:val="white"/>
        </w:rPr>
        <w:t>assembly code list</w:t>
      </w:r>
      <w:r w:rsidR="009F5447">
        <w:rPr>
          <w:highlight w:val="white"/>
        </w:rPr>
        <w:t>.</w:t>
      </w:r>
      <w:r w:rsidR="00A76A09">
        <w:rPr>
          <w:highlight w:val="white"/>
        </w:rPr>
        <w:t xml:space="preserve"> </w:t>
      </w:r>
      <w:r w:rsidR="00741CEA">
        <w:rPr>
          <w:highlight w:val="white"/>
        </w:rPr>
        <w:t>It</w:t>
      </w:r>
      <w:r w:rsidR="00A76A09">
        <w:rPr>
          <w:highlight w:val="white"/>
        </w:rPr>
        <w:t xml:space="preserve"> is static and is called </w:t>
      </w:r>
      <w:r w:rsidR="00607EF0">
        <w:rPr>
          <w:highlight w:val="white"/>
        </w:rPr>
        <w:t xml:space="preserve">when generating special assembly code, such as </w:t>
      </w:r>
      <w:r w:rsidR="0032579A">
        <w:rPr>
          <w:highlight w:val="white"/>
        </w:rPr>
        <w:t xml:space="preserve">initialization code and </w:t>
      </w:r>
      <w:r w:rsidR="008D22C7">
        <w:rPr>
          <w:highlight w:val="white"/>
        </w:rPr>
        <w:t xml:space="preserve">code for </w:t>
      </w:r>
      <w:r w:rsidR="0032579A">
        <w:rPr>
          <w:highlight w:val="white"/>
        </w:rPr>
        <w:t xml:space="preserve">command </w:t>
      </w:r>
      <w:r w:rsidR="008D22C7">
        <w:rPr>
          <w:highlight w:val="white"/>
        </w:rPr>
        <w:t>line arguments.</w:t>
      </w:r>
    </w:p>
    <w:p w14:paraId="180DEA3E" w14:textId="77777777" w:rsidR="0016661E" w:rsidRPr="0016661E" w:rsidRDefault="0016661E" w:rsidP="0016661E">
      <w:pPr>
        <w:pStyle w:val="Code"/>
        <w:rPr>
          <w:highlight w:val="white"/>
        </w:rPr>
      </w:pPr>
      <w:r w:rsidRPr="0016661E">
        <w:rPr>
          <w:highlight w:val="white"/>
        </w:rPr>
        <w:t xml:space="preserve">    public static AssemblyCode AddAssemblyCode(List&lt;AssemblyCode&gt; list,</w:t>
      </w:r>
    </w:p>
    <w:p w14:paraId="68E017D3" w14:textId="77777777" w:rsidR="0016661E" w:rsidRPr="0016661E" w:rsidRDefault="0016661E" w:rsidP="0016661E">
      <w:pPr>
        <w:pStyle w:val="Code"/>
        <w:rPr>
          <w:highlight w:val="white"/>
        </w:rPr>
      </w:pPr>
      <w:r w:rsidRPr="0016661E">
        <w:rPr>
          <w:highlight w:val="white"/>
        </w:rPr>
        <w:t xml:space="preserve">                    AssemblyOperator objectOp, object operand0 = null,</w:t>
      </w:r>
    </w:p>
    <w:p w14:paraId="15730B22" w14:textId="77777777" w:rsidR="008D196B" w:rsidRDefault="0016661E" w:rsidP="0016661E">
      <w:pPr>
        <w:pStyle w:val="Code"/>
        <w:rPr>
          <w:highlight w:val="white"/>
        </w:rPr>
      </w:pPr>
      <w:r w:rsidRPr="0016661E">
        <w:rPr>
          <w:highlight w:val="white"/>
        </w:rPr>
        <w:t xml:space="preserve">                    object operand1 = null, object operand2 = null</w:t>
      </w:r>
      <w:r w:rsidR="008D196B">
        <w:rPr>
          <w:highlight w:val="white"/>
        </w:rPr>
        <w:t>,</w:t>
      </w:r>
    </w:p>
    <w:p w14:paraId="77FEE88B" w14:textId="4B76F8CF" w:rsidR="0016661E" w:rsidRPr="0016661E" w:rsidRDefault="008D196B" w:rsidP="0016661E">
      <w:pPr>
        <w:pStyle w:val="Code"/>
        <w:rPr>
          <w:highlight w:val="white"/>
        </w:rPr>
      </w:pPr>
      <w:r>
        <w:rPr>
          <w:highlight w:val="white"/>
        </w:rPr>
        <w:t xml:space="preserve">                    int size = 0</w:t>
      </w:r>
      <w:r w:rsidR="0016661E" w:rsidRPr="0016661E">
        <w:rPr>
          <w:highlight w:val="white"/>
        </w:rPr>
        <w:t>) {</w:t>
      </w:r>
    </w:p>
    <w:p w14:paraId="092C161C" w14:textId="77777777" w:rsidR="0016661E" w:rsidRPr="0016661E" w:rsidRDefault="0016661E" w:rsidP="0016661E">
      <w:pPr>
        <w:pStyle w:val="Code"/>
        <w:rPr>
          <w:highlight w:val="white"/>
        </w:rPr>
      </w:pPr>
      <w:r w:rsidRPr="0016661E">
        <w:rPr>
          <w:highlight w:val="white"/>
        </w:rPr>
        <w:t xml:space="preserve">      AssemblyCode assemblyCode =</w:t>
      </w:r>
    </w:p>
    <w:p w14:paraId="7B58DC27" w14:textId="420F06F6" w:rsidR="0016661E" w:rsidRPr="0016661E" w:rsidRDefault="0016661E" w:rsidP="0016661E">
      <w:pPr>
        <w:pStyle w:val="Code"/>
        <w:rPr>
          <w:highlight w:val="white"/>
        </w:rPr>
      </w:pPr>
      <w:r w:rsidRPr="0016661E">
        <w:rPr>
          <w:highlight w:val="white"/>
        </w:rPr>
        <w:t xml:space="preserve">        new AssemblyCode(objectOp, operand0, operand1, operand2</w:t>
      </w:r>
      <w:r w:rsidR="008D196B">
        <w:rPr>
          <w:highlight w:val="white"/>
        </w:rPr>
        <w:t>, size</w:t>
      </w:r>
      <w:r w:rsidRPr="0016661E">
        <w:rPr>
          <w:highlight w:val="white"/>
        </w:rPr>
        <w:t>);</w:t>
      </w:r>
    </w:p>
    <w:p w14:paraId="1B02B5E9" w14:textId="77777777" w:rsidR="0016661E" w:rsidRPr="0016661E" w:rsidRDefault="0016661E" w:rsidP="0016661E">
      <w:pPr>
        <w:pStyle w:val="Code"/>
        <w:rPr>
          <w:highlight w:val="white"/>
        </w:rPr>
      </w:pPr>
      <w:r w:rsidRPr="0016661E">
        <w:rPr>
          <w:highlight w:val="white"/>
        </w:rPr>
        <w:t xml:space="preserve">      list.Add(assemblyCode);</w:t>
      </w:r>
    </w:p>
    <w:p w14:paraId="52097B4B" w14:textId="77777777" w:rsidR="0016661E" w:rsidRPr="0016661E" w:rsidRDefault="0016661E" w:rsidP="0016661E">
      <w:pPr>
        <w:pStyle w:val="Code"/>
        <w:rPr>
          <w:highlight w:val="white"/>
        </w:rPr>
      </w:pPr>
      <w:r w:rsidRPr="0016661E">
        <w:rPr>
          <w:highlight w:val="white"/>
        </w:rPr>
        <w:t xml:space="preserve">      return assemblyCode;</w:t>
      </w:r>
    </w:p>
    <w:p w14:paraId="50CBC94E" w14:textId="77777777" w:rsidR="0016661E" w:rsidRPr="0016661E" w:rsidRDefault="0016661E" w:rsidP="0016661E">
      <w:pPr>
        <w:pStyle w:val="Code"/>
        <w:rPr>
          <w:highlight w:val="white"/>
        </w:rPr>
      </w:pPr>
      <w:r w:rsidRPr="0016661E">
        <w:rPr>
          <w:highlight w:val="white"/>
        </w:rPr>
        <w:t xml:space="preserve">    }</w:t>
      </w:r>
    </w:p>
    <w:p w14:paraId="1E454F38" w14:textId="0E0F1488" w:rsidR="0046489D" w:rsidRPr="002135A0" w:rsidRDefault="0046489D" w:rsidP="003B440A">
      <w:pPr>
        <w:pStyle w:val="Rubrik3"/>
        <w:rPr>
          <w:highlight w:val="white"/>
        </w:rPr>
      </w:pPr>
      <w:r>
        <w:rPr>
          <w:highlight w:val="white"/>
        </w:rPr>
        <w:t xml:space="preserve">The </w:t>
      </w:r>
      <w:r w:rsidR="00FF0094">
        <w:rPr>
          <w:highlight w:val="white"/>
        </w:rPr>
        <w:t>L</w:t>
      </w:r>
      <w:r>
        <w:rPr>
          <w:highlight w:val="white"/>
        </w:rPr>
        <w:t xml:space="preserve">ong </w:t>
      </w:r>
      <w:r w:rsidR="00FF0094">
        <w:rPr>
          <w:highlight w:val="white"/>
        </w:rPr>
        <w:t>S</w:t>
      </w:r>
      <w:r>
        <w:rPr>
          <w:highlight w:val="white"/>
        </w:rPr>
        <w:t xml:space="preserve">witch </w:t>
      </w:r>
      <w:r w:rsidR="00FF0094">
        <w:rPr>
          <w:highlight w:val="white"/>
        </w:rPr>
        <w:t>S</w:t>
      </w:r>
      <w:r>
        <w:rPr>
          <w:highlight w:val="white"/>
        </w:rPr>
        <w:t>tatement</w:t>
      </w:r>
    </w:p>
    <w:p w14:paraId="51571483" w14:textId="71484D6E" w:rsidR="00D935A0" w:rsidRPr="002135A0" w:rsidRDefault="008B2CCC" w:rsidP="008B2CCC">
      <w:pPr>
        <w:rPr>
          <w:highlight w:val="white"/>
        </w:rPr>
      </w:pPr>
      <w:r>
        <w:rPr>
          <w:highlight w:val="white"/>
        </w:rPr>
        <w:t xml:space="preserve">The constructor </w:t>
      </w:r>
      <w:r w:rsidR="00053383">
        <w:rPr>
          <w:highlight w:val="white"/>
        </w:rPr>
        <w:t xml:space="preserve">iterates </w:t>
      </w:r>
      <w:r w:rsidR="004B61D4">
        <w:rPr>
          <w:highlight w:val="white"/>
        </w:rPr>
        <w:t>through</w:t>
      </w:r>
      <w:r w:rsidR="00053383">
        <w:rPr>
          <w:highlight w:val="white"/>
        </w:rPr>
        <w:t xml:space="preserve"> the middle code </w:t>
      </w:r>
      <w:r w:rsidR="00596410">
        <w:rPr>
          <w:highlight w:val="white"/>
        </w:rPr>
        <w:t>list and</w:t>
      </w:r>
      <w:r w:rsidR="004B61D4">
        <w:rPr>
          <w:highlight w:val="white"/>
        </w:rPr>
        <w:t xml:space="preserve"> calls an appropriate method for each kind of </w:t>
      </w:r>
      <w:r w:rsidR="002E0A43">
        <w:rPr>
          <w:highlight w:val="white"/>
        </w:rPr>
        <w:t xml:space="preserve">middle code </w:t>
      </w:r>
      <w:r w:rsidR="004B61D4">
        <w:rPr>
          <w:highlight w:val="white"/>
        </w:rPr>
        <w:t>instruction.</w:t>
      </w:r>
    </w:p>
    <w:p w14:paraId="140A848A" w14:textId="77777777" w:rsidR="00152B8E" w:rsidRPr="00152B8E" w:rsidRDefault="00152B8E" w:rsidP="00152B8E">
      <w:pPr>
        <w:pStyle w:val="Code"/>
        <w:rPr>
          <w:highlight w:val="white"/>
        </w:rPr>
      </w:pPr>
      <w:r w:rsidRPr="00152B8E">
        <w:rPr>
          <w:highlight w:val="white"/>
        </w:rPr>
        <w:t xml:space="preserve">    public void AssemblyCodeList(List&lt;MiddleCode&gt; middleCodeList){</w:t>
      </w:r>
    </w:p>
    <w:p w14:paraId="728B68CA" w14:textId="77777777" w:rsidR="00152B8E" w:rsidRPr="00152B8E" w:rsidRDefault="00152B8E" w:rsidP="00152B8E">
      <w:pPr>
        <w:pStyle w:val="Code"/>
        <w:rPr>
          <w:highlight w:val="white"/>
        </w:rPr>
      </w:pPr>
      <w:r w:rsidRPr="00152B8E">
        <w:rPr>
          <w:highlight w:val="white"/>
        </w:rPr>
        <w:t xml:space="preserve">      for (int middleIndex = 0; middleIndex &lt; middleCodeList.Count;</w:t>
      </w:r>
    </w:p>
    <w:p w14:paraId="693FF23C" w14:textId="77777777" w:rsidR="00152B8E" w:rsidRPr="00152B8E" w:rsidRDefault="00152B8E" w:rsidP="00152B8E">
      <w:pPr>
        <w:pStyle w:val="Code"/>
        <w:rPr>
          <w:highlight w:val="white"/>
        </w:rPr>
      </w:pPr>
      <w:r w:rsidRPr="00152B8E">
        <w:rPr>
          <w:highlight w:val="white"/>
        </w:rPr>
        <w:t xml:space="preserve">           ++middleIndex) {</w:t>
      </w:r>
    </w:p>
    <w:p w14:paraId="553CD484" w14:textId="77777777" w:rsidR="00152B8E" w:rsidRPr="00152B8E" w:rsidRDefault="00152B8E" w:rsidP="00152B8E">
      <w:pPr>
        <w:pStyle w:val="Code"/>
        <w:rPr>
          <w:highlight w:val="white"/>
        </w:rPr>
      </w:pPr>
      <w:r w:rsidRPr="00152B8E">
        <w:rPr>
          <w:highlight w:val="white"/>
        </w:rPr>
        <w:t xml:space="preserve">        MiddleCode middleCode = middleCodeList[middleIndex];</w:t>
      </w:r>
    </w:p>
    <w:p w14:paraId="19B1BB4D" w14:textId="77777777" w:rsidR="00152B8E" w:rsidRPr="00152B8E" w:rsidRDefault="00152B8E" w:rsidP="00152B8E">
      <w:pPr>
        <w:pStyle w:val="Code"/>
        <w:rPr>
          <w:highlight w:val="white"/>
        </w:rPr>
      </w:pPr>
      <w:r w:rsidRPr="00152B8E">
        <w:rPr>
          <w:highlight w:val="white"/>
        </w:rPr>
        <w:t xml:space="preserve">        AddAssemblyCode(AssemblyOperator.new_middle_code, middleIndex);</w:t>
      </w:r>
    </w:p>
    <w:p w14:paraId="2A3F0C65" w14:textId="116AD8A5" w:rsidR="00D935A0" w:rsidRPr="002135A0" w:rsidRDefault="00D77E69" w:rsidP="00D77E69">
      <w:pPr>
        <w:rPr>
          <w:highlight w:val="white"/>
        </w:rPr>
      </w:pPr>
      <w:r>
        <w:rPr>
          <w:highlight w:val="white"/>
        </w:rPr>
        <w:t xml:space="preserve">If the current function is not null (if the code </w:t>
      </w:r>
      <w:r w:rsidR="002F6544">
        <w:rPr>
          <w:highlight w:val="white"/>
        </w:rPr>
        <w:t>is in</w:t>
      </w:r>
      <w:r>
        <w:rPr>
          <w:highlight w:val="white"/>
        </w:rPr>
        <w:t xml:space="preserve"> function scope rather global scope)</w:t>
      </w:r>
      <w:r w:rsidR="00C66325">
        <w:rPr>
          <w:highlight w:val="white"/>
        </w:rPr>
        <w:t xml:space="preserve">, we add a label. If the middle code instruction is an initializer, </w:t>
      </w:r>
      <w:r w:rsidR="00B51A55">
        <w:rPr>
          <w:highlight w:val="white"/>
        </w:rPr>
        <w:t>we just add a label with the text of the middle code instruction.</w:t>
      </w:r>
    </w:p>
    <w:p w14:paraId="0D4D2FA6" w14:textId="77777777" w:rsidR="00152B8E" w:rsidRPr="00152B8E" w:rsidRDefault="00152B8E" w:rsidP="00152B8E">
      <w:pPr>
        <w:pStyle w:val="Code"/>
        <w:rPr>
          <w:highlight w:val="white"/>
        </w:rPr>
      </w:pPr>
      <w:r w:rsidRPr="00152B8E">
        <w:rPr>
          <w:highlight w:val="white"/>
        </w:rPr>
        <w:t xml:space="preserve">        if (SymbolTable.CurrentFunction != null) {</w:t>
      </w:r>
    </w:p>
    <w:p w14:paraId="3B728C23" w14:textId="77777777" w:rsidR="00BB4AB4" w:rsidRDefault="00152B8E" w:rsidP="00152B8E">
      <w:pPr>
        <w:pStyle w:val="Code"/>
        <w:rPr>
          <w:highlight w:val="white"/>
        </w:rPr>
      </w:pPr>
      <w:r w:rsidRPr="00152B8E">
        <w:rPr>
          <w:highlight w:val="white"/>
        </w:rPr>
        <w:t xml:space="preserve">          if </w:t>
      </w:r>
      <w:r w:rsidR="00BB4AB4">
        <w:rPr>
          <w:highlight w:val="white"/>
        </w:rPr>
        <w:t>(</w:t>
      </w:r>
      <w:r w:rsidRPr="00152B8E">
        <w:rPr>
          <w:highlight w:val="white"/>
        </w:rPr>
        <w:t>(middleCode.Operator == MiddleOperator.Initializer)</w:t>
      </w:r>
      <w:r w:rsidR="00BB4AB4">
        <w:rPr>
          <w:highlight w:val="white"/>
        </w:rPr>
        <w:t xml:space="preserve"> ||</w:t>
      </w:r>
    </w:p>
    <w:p w14:paraId="65299FCF" w14:textId="2551A388" w:rsidR="00152B8E" w:rsidRPr="00152B8E" w:rsidRDefault="00BB4AB4" w:rsidP="00152B8E">
      <w:pPr>
        <w:pStyle w:val="Code"/>
        <w:rPr>
          <w:highlight w:val="white"/>
        </w:rPr>
      </w:pPr>
      <w:r>
        <w:rPr>
          <w:highlight w:val="white"/>
        </w:rPr>
        <w:t xml:space="preserve">              </w:t>
      </w:r>
      <w:r w:rsidRPr="00152B8E">
        <w:rPr>
          <w:highlight w:val="white"/>
        </w:rPr>
        <w:t>(middleCode.Operator == MiddleOperator.Initializer</w:t>
      </w:r>
      <w:r w:rsidR="00FB50CE">
        <w:rPr>
          <w:highlight w:val="white"/>
        </w:rPr>
        <w:t>Zero</w:t>
      </w:r>
      <w:r w:rsidRPr="00152B8E">
        <w:rPr>
          <w:highlight w:val="white"/>
        </w:rPr>
        <w:t>)</w:t>
      </w:r>
      <w:r>
        <w:rPr>
          <w:highlight w:val="white"/>
        </w:rPr>
        <w:t>)</w:t>
      </w:r>
      <w:r w:rsidR="00152B8E" w:rsidRPr="00152B8E">
        <w:rPr>
          <w:highlight w:val="white"/>
        </w:rPr>
        <w:t xml:space="preserve"> {</w:t>
      </w:r>
    </w:p>
    <w:p w14:paraId="08E4C45C" w14:textId="77777777" w:rsidR="00152B8E" w:rsidRPr="00152B8E" w:rsidRDefault="00152B8E" w:rsidP="00152B8E">
      <w:pPr>
        <w:pStyle w:val="Code"/>
        <w:rPr>
          <w:highlight w:val="white"/>
        </w:rPr>
      </w:pPr>
      <w:r w:rsidRPr="00152B8E">
        <w:rPr>
          <w:highlight w:val="white"/>
        </w:rPr>
        <w:lastRenderedPageBreak/>
        <w:t xml:space="preserve">            AddAssemblyCode(AssemblyOperator.label, null,</w:t>
      </w:r>
    </w:p>
    <w:p w14:paraId="4B4DB013" w14:textId="77777777" w:rsidR="00152B8E" w:rsidRPr="00152B8E" w:rsidRDefault="00152B8E" w:rsidP="00152B8E">
      <w:pPr>
        <w:pStyle w:val="Code"/>
        <w:rPr>
          <w:highlight w:val="white"/>
        </w:rPr>
      </w:pPr>
      <w:r w:rsidRPr="00152B8E">
        <w:rPr>
          <w:highlight w:val="white"/>
        </w:rPr>
        <w:t xml:space="preserve">                            middleCode.ToString());</w:t>
      </w:r>
    </w:p>
    <w:p w14:paraId="7E689AA5" w14:textId="77777777" w:rsidR="00152B8E" w:rsidRPr="00152B8E" w:rsidRDefault="00152B8E" w:rsidP="00152B8E">
      <w:pPr>
        <w:pStyle w:val="Code"/>
        <w:rPr>
          <w:highlight w:val="white"/>
        </w:rPr>
      </w:pPr>
      <w:r w:rsidRPr="00152B8E">
        <w:rPr>
          <w:highlight w:val="white"/>
        </w:rPr>
        <w:t xml:space="preserve">          }</w:t>
      </w:r>
    </w:p>
    <w:p w14:paraId="681EFEAA" w14:textId="163BC01F" w:rsidR="00C66325" w:rsidRPr="002135A0" w:rsidRDefault="00C66325" w:rsidP="00515D56">
      <w:pPr>
        <w:rPr>
          <w:highlight w:val="white"/>
        </w:rPr>
      </w:pPr>
      <w:r>
        <w:rPr>
          <w:highlight w:val="white"/>
        </w:rPr>
        <w:t xml:space="preserve">If the </w:t>
      </w:r>
      <w:r w:rsidR="00B83B74">
        <w:rPr>
          <w:highlight w:val="white"/>
        </w:rPr>
        <w:t xml:space="preserve">middle code instruction is not </w:t>
      </w:r>
      <w:r w:rsidR="001811B8">
        <w:rPr>
          <w:highlight w:val="white"/>
        </w:rPr>
        <w:t xml:space="preserve">an initializer, we add a label with the unique name of the function. If the middle code index is greater the zero, we also add </w:t>
      </w:r>
      <w:r w:rsidR="005A671D">
        <w:rPr>
          <w:highlight w:val="white"/>
        </w:rPr>
        <w:t>it to the label.</w:t>
      </w:r>
    </w:p>
    <w:p w14:paraId="1E8D2FB7" w14:textId="77777777" w:rsidR="00152B8E" w:rsidRPr="00152B8E" w:rsidRDefault="00152B8E" w:rsidP="00152B8E">
      <w:pPr>
        <w:pStyle w:val="Code"/>
        <w:rPr>
          <w:highlight w:val="white"/>
        </w:rPr>
      </w:pPr>
      <w:r w:rsidRPr="00152B8E">
        <w:rPr>
          <w:highlight w:val="white"/>
        </w:rPr>
        <w:t xml:space="preserve">          else {</w:t>
      </w:r>
    </w:p>
    <w:p w14:paraId="296C4936" w14:textId="77777777" w:rsidR="00152B8E" w:rsidRPr="00152B8E" w:rsidRDefault="00152B8E" w:rsidP="00152B8E">
      <w:pPr>
        <w:pStyle w:val="Code"/>
        <w:rPr>
          <w:highlight w:val="white"/>
        </w:rPr>
      </w:pPr>
      <w:r w:rsidRPr="00152B8E">
        <w:rPr>
          <w:highlight w:val="white"/>
        </w:rPr>
        <w:t xml:space="preserve">            string label = SymbolTable.CurrentFunction.UniqueName;</w:t>
      </w:r>
    </w:p>
    <w:p w14:paraId="3A416C44" w14:textId="77777777" w:rsidR="00152B8E" w:rsidRPr="00152B8E" w:rsidRDefault="00152B8E" w:rsidP="00152B8E">
      <w:pPr>
        <w:pStyle w:val="Code"/>
        <w:rPr>
          <w:highlight w:val="white"/>
        </w:rPr>
      </w:pPr>
      <w:r w:rsidRPr="00152B8E">
        <w:rPr>
          <w:highlight w:val="white"/>
        </w:rPr>
        <w:t xml:space="preserve">            </w:t>
      </w:r>
    </w:p>
    <w:p w14:paraId="7AE349C3" w14:textId="77777777" w:rsidR="00152B8E" w:rsidRPr="00152B8E" w:rsidRDefault="00152B8E" w:rsidP="00152B8E">
      <w:pPr>
        <w:pStyle w:val="Code"/>
        <w:rPr>
          <w:highlight w:val="white"/>
        </w:rPr>
      </w:pPr>
      <w:r w:rsidRPr="00152B8E">
        <w:rPr>
          <w:highlight w:val="white"/>
        </w:rPr>
        <w:t xml:space="preserve">            if (middleIndex &gt; 0) {</w:t>
      </w:r>
    </w:p>
    <w:p w14:paraId="7C91AE9B" w14:textId="77777777" w:rsidR="00152B8E" w:rsidRPr="00152B8E" w:rsidRDefault="00152B8E" w:rsidP="00152B8E">
      <w:pPr>
        <w:pStyle w:val="Code"/>
        <w:rPr>
          <w:highlight w:val="white"/>
        </w:rPr>
      </w:pPr>
      <w:r w:rsidRPr="00152B8E">
        <w:rPr>
          <w:highlight w:val="white"/>
        </w:rPr>
        <w:t xml:space="preserve">              label += Symbol.SeparatorId + middleIndex;</w:t>
      </w:r>
    </w:p>
    <w:p w14:paraId="7BE45861" w14:textId="77777777" w:rsidR="00152B8E" w:rsidRPr="00152B8E" w:rsidRDefault="00152B8E" w:rsidP="00152B8E">
      <w:pPr>
        <w:pStyle w:val="Code"/>
        <w:rPr>
          <w:highlight w:val="white"/>
        </w:rPr>
      </w:pPr>
      <w:r w:rsidRPr="00152B8E">
        <w:rPr>
          <w:highlight w:val="white"/>
        </w:rPr>
        <w:t xml:space="preserve">            }</w:t>
      </w:r>
    </w:p>
    <w:p w14:paraId="021F8CFC" w14:textId="77777777" w:rsidR="00152B8E" w:rsidRPr="00152B8E" w:rsidRDefault="00152B8E" w:rsidP="00152B8E">
      <w:pPr>
        <w:pStyle w:val="Code"/>
        <w:rPr>
          <w:highlight w:val="white"/>
        </w:rPr>
      </w:pPr>
      <w:r w:rsidRPr="00152B8E">
        <w:rPr>
          <w:highlight w:val="white"/>
        </w:rPr>
        <w:t xml:space="preserve">            </w:t>
      </w:r>
    </w:p>
    <w:p w14:paraId="0F7049E2" w14:textId="77777777" w:rsidR="00152B8E" w:rsidRPr="00152B8E" w:rsidRDefault="00152B8E" w:rsidP="00152B8E">
      <w:pPr>
        <w:pStyle w:val="Code"/>
        <w:rPr>
          <w:highlight w:val="white"/>
        </w:rPr>
      </w:pPr>
      <w:r w:rsidRPr="00152B8E">
        <w:rPr>
          <w:highlight w:val="white"/>
        </w:rPr>
        <w:t xml:space="preserve">            AddAssemblyCode(AssemblyOperator.label, label,</w:t>
      </w:r>
    </w:p>
    <w:p w14:paraId="61CF2EA1" w14:textId="77777777" w:rsidR="00152B8E" w:rsidRPr="00152B8E" w:rsidRDefault="00152B8E" w:rsidP="00152B8E">
      <w:pPr>
        <w:pStyle w:val="Code"/>
        <w:rPr>
          <w:highlight w:val="white"/>
        </w:rPr>
      </w:pPr>
      <w:r w:rsidRPr="00152B8E">
        <w:rPr>
          <w:highlight w:val="white"/>
        </w:rPr>
        <w:t xml:space="preserve">                            middleCode.ToString());</w:t>
      </w:r>
    </w:p>
    <w:p w14:paraId="643CCAED" w14:textId="77777777" w:rsidR="00152B8E" w:rsidRPr="00152B8E" w:rsidRDefault="00152B8E" w:rsidP="00152B8E">
      <w:pPr>
        <w:pStyle w:val="Code"/>
        <w:rPr>
          <w:highlight w:val="white"/>
        </w:rPr>
      </w:pPr>
      <w:r w:rsidRPr="00152B8E">
        <w:rPr>
          <w:highlight w:val="white"/>
        </w:rPr>
        <w:t xml:space="preserve">          }</w:t>
      </w:r>
    </w:p>
    <w:p w14:paraId="0B41CA48" w14:textId="77777777" w:rsidR="00152B8E" w:rsidRPr="00152B8E" w:rsidRDefault="00152B8E" w:rsidP="00152B8E">
      <w:pPr>
        <w:pStyle w:val="Code"/>
        <w:rPr>
          <w:highlight w:val="white"/>
        </w:rPr>
      </w:pPr>
      <w:r w:rsidRPr="00152B8E">
        <w:rPr>
          <w:highlight w:val="white"/>
        </w:rPr>
        <w:t xml:space="preserve">        }</w:t>
      </w:r>
    </w:p>
    <w:p w14:paraId="2AEE4CCA" w14:textId="15D23C41" w:rsidR="00D935A0" w:rsidRPr="002135A0" w:rsidRDefault="00B36515" w:rsidP="00B36515">
      <w:pPr>
        <w:rPr>
          <w:highlight w:val="white"/>
        </w:rPr>
      </w:pPr>
      <w:r>
        <w:rPr>
          <w:highlight w:val="white"/>
        </w:rPr>
        <w:t xml:space="preserve">Now follows </w:t>
      </w:r>
      <w:r w:rsidR="00596410">
        <w:rPr>
          <w:highlight w:val="white"/>
        </w:rPr>
        <w:t>the</w:t>
      </w:r>
      <w:r>
        <w:rPr>
          <w:highlight w:val="white"/>
        </w:rPr>
        <w:t xml:space="preserve"> long switch statement, where each middle code instruction is matched to a function call</w:t>
      </w:r>
      <w:r w:rsidR="00032DEE">
        <w:rPr>
          <w:highlight w:val="white"/>
        </w:rPr>
        <w:t xml:space="preserve"> that generates the </w:t>
      </w:r>
      <w:r w:rsidR="002F6544">
        <w:rPr>
          <w:highlight w:val="white"/>
        </w:rPr>
        <w:t xml:space="preserve">corresponding </w:t>
      </w:r>
      <w:r w:rsidR="00032DEE">
        <w:rPr>
          <w:highlight w:val="white"/>
        </w:rPr>
        <w:t>assembly code.</w:t>
      </w:r>
    </w:p>
    <w:p w14:paraId="2DD791BC" w14:textId="77777777" w:rsidR="00152B8E" w:rsidRPr="00D851A7" w:rsidRDefault="00152B8E" w:rsidP="00D851A7">
      <w:pPr>
        <w:pStyle w:val="Code"/>
        <w:rPr>
          <w:highlight w:val="white"/>
        </w:rPr>
      </w:pPr>
      <w:r w:rsidRPr="00D851A7">
        <w:rPr>
          <w:highlight w:val="white"/>
        </w:rPr>
        <w:t xml:space="preserve">        switch (middleCode.Operator) {</w:t>
      </w:r>
    </w:p>
    <w:p w14:paraId="41FEB60F" w14:textId="77777777" w:rsidR="00152B8E" w:rsidRPr="00D851A7" w:rsidRDefault="00152B8E" w:rsidP="00D851A7">
      <w:pPr>
        <w:pStyle w:val="Code"/>
        <w:rPr>
          <w:highlight w:val="white"/>
        </w:rPr>
      </w:pPr>
      <w:r w:rsidRPr="00D851A7">
        <w:rPr>
          <w:highlight w:val="white"/>
        </w:rPr>
        <w:t xml:space="preserve">          case MiddleOperator.CallHeader:</w:t>
      </w:r>
    </w:p>
    <w:p w14:paraId="639B3257" w14:textId="645661DB" w:rsidR="00152B8E" w:rsidRPr="00D851A7" w:rsidRDefault="00152B8E" w:rsidP="00D851A7">
      <w:pPr>
        <w:pStyle w:val="Code"/>
        <w:rPr>
          <w:highlight w:val="white"/>
        </w:rPr>
      </w:pPr>
      <w:r w:rsidRPr="00D851A7">
        <w:rPr>
          <w:highlight w:val="white"/>
        </w:rPr>
        <w:t xml:space="preserve">            </w:t>
      </w:r>
      <w:r w:rsidR="00976B44">
        <w:rPr>
          <w:highlight w:val="white"/>
        </w:rPr>
        <w:t>FunctionPreCall</w:t>
      </w:r>
      <w:r w:rsidRPr="00D851A7">
        <w:rPr>
          <w:highlight w:val="white"/>
        </w:rPr>
        <w:t>(middleCode);</w:t>
      </w:r>
    </w:p>
    <w:p w14:paraId="53E72C17" w14:textId="77777777" w:rsidR="00152B8E" w:rsidRPr="00D851A7" w:rsidRDefault="00152B8E" w:rsidP="00D851A7">
      <w:pPr>
        <w:pStyle w:val="Code"/>
        <w:rPr>
          <w:highlight w:val="white"/>
        </w:rPr>
      </w:pPr>
      <w:r w:rsidRPr="00D851A7">
        <w:rPr>
          <w:highlight w:val="white"/>
        </w:rPr>
        <w:t xml:space="preserve">            break;</w:t>
      </w:r>
    </w:p>
    <w:p w14:paraId="66934B31" w14:textId="77777777" w:rsidR="00152B8E" w:rsidRPr="00D851A7" w:rsidRDefault="00152B8E" w:rsidP="00D851A7">
      <w:pPr>
        <w:pStyle w:val="Code"/>
        <w:rPr>
          <w:highlight w:val="white"/>
        </w:rPr>
      </w:pPr>
    </w:p>
    <w:p w14:paraId="3BB872AA" w14:textId="77777777" w:rsidR="00152B8E" w:rsidRPr="00D851A7" w:rsidRDefault="00152B8E" w:rsidP="00D851A7">
      <w:pPr>
        <w:pStyle w:val="Code"/>
        <w:rPr>
          <w:highlight w:val="white"/>
        </w:rPr>
      </w:pPr>
      <w:r w:rsidRPr="00D851A7">
        <w:rPr>
          <w:highlight w:val="white"/>
        </w:rPr>
        <w:t xml:space="preserve">          case MiddleOperator.Call:</w:t>
      </w:r>
    </w:p>
    <w:p w14:paraId="2E13B1C2" w14:textId="77777777" w:rsidR="00152B8E" w:rsidRPr="00D851A7" w:rsidRDefault="00152B8E" w:rsidP="00D851A7">
      <w:pPr>
        <w:pStyle w:val="Code"/>
        <w:rPr>
          <w:highlight w:val="white"/>
        </w:rPr>
      </w:pPr>
      <w:r w:rsidRPr="00D851A7">
        <w:rPr>
          <w:highlight w:val="white"/>
        </w:rPr>
        <w:t xml:space="preserve">            FunctionCall(middleCode, middleIndex);</w:t>
      </w:r>
    </w:p>
    <w:p w14:paraId="44973CB0" w14:textId="77777777" w:rsidR="00152B8E" w:rsidRPr="00D851A7" w:rsidRDefault="00152B8E" w:rsidP="00D851A7">
      <w:pPr>
        <w:pStyle w:val="Code"/>
        <w:rPr>
          <w:highlight w:val="white"/>
        </w:rPr>
      </w:pPr>
      <w:r w:rsidRPr="00D851A7">
        <w:rPr>
          <w:highlight w:val="white"/>
        </w:rPr>
        <w:t xml:space="preserve">            break;</w:t>
      </w:r>
    </w:p>
    <w:p w14:paraId="79000446" w14:textId="77777777" w:rsidR="00152B8E" w:rsidRPr="00D851A7" w:rsidRDefault="00152B8E" w:rsidP="00D851A7">
      <w:pPr>
        <w:pStyle w:val="Code"/>
        <w:rPr>
          <w:highlight w:val="white"/>
        </w:rPr>
      </w:pPr>
    </w:p>
    <w:p w14:paraId="10B0F78E" w14:textId="77777777" w:rsidR="00152B8E" w:rsidRPr="00D851A7" w:rsidRDefault="00152B8E" w:rsidP="00D851A7">
      <w:pPr>
        <w:pStyle w:val="Code"/>
        <w:rPr>
          <w:highlight w:val="white"/>
        </w:rPr>
      </w:pPr>
      <w:r w:rsidRPr="00D851A7">
        <w:rPr>
          <w:highlight w:val="white"/>
        </w:rPr>
        <w:t xml:space="preserve">          case MiddleOperator.PostCall:</w:t>
      </w:r>
    </w:p>
    <w:p w14:paraId="7015BB74" w14:textId="77777777" w:rsidR="00152B8E" w:rsidRPr="00D851A7" w:rsidRDefault="00152B8E" w:rsidP="00D851A7">
      <w:pPr>
        <w:pStyle w:val="Code"/>
        <w:rPr>
          <w:highlight w:val="white"/>
        </w:rPr>
      </w:pPr>
      <w:r w:rsidRPr="00D851A7">
        <w:rPr>
          <w:highlight w:val="white"/>
        </w:rPr>
        <w:t xml:space="preserve">            FunctionPostCall(middleCode);</w:t>
      </w:r>
    </w:p>
    <w:p w14:paraId="0CC54C2D" w14:textId="77777777" w:rsidR="00152B8E" w:rsidRPr="00D851A7" w:rsidRDefault="00152B8E" w:rsidP="00D851A7">
      <w:pPr>
        <w:pStyle w:val="Code"/>
        <w:rPr>
          <w:highlight w:val="white"/>
        </w:rPr>
      </w:pPr>
      <w:r w:rsidRPr="00D851A7">
        <w:rPr>
          <w:highlight w:val="white"/>
        </w:rPr>
        <w:t xml:space="preserve">            break;</w:t>
      </w:r>
    </w:p>
    <w:p w14:paraId="080817B8" w14:textId="77777777" w:rsidR="00152B8E" w:rsidRPr="00D851A7" w:rsidRDefault="00152B8E" w:rsidP="00D851A7">
      <w:pPr>
        <w:pStyle w:val="Code"/>
        <w:rPr>
          <w:highlight w:val="white"/>
        </w:rPr>
      </w:pPr>
    </w:p>
    <w:p w14:paraId="39829841" w14:textId="77777777" w:rsidR="00152B8E" w:rsidRPr="00D851A7" w:rsidRDefault="00152B8E" w:rsidP="00D851A7">
      <w:pPr>
        <w:pStyle w:val="Code"/>
        <w:rPr>
          <w:highlight w:val="white"/>
        </w:rPr>
      </w:pPr>
      <w:r w:rsidRPr="00D851A7">
        <w:rPr>
          <w:highlight w:val="white"/>
        </w:rPr>
        <w:t xml:space="preserve">          case MiddleOperator.Return:</w:t>
      </w:r>
    </w:p>
    <w:p w14:paraId="6217C81C" w14:textId="77777777" w:rsidR="00152B8E" w:rsidRPr="00D851A7" w:rsidRDefault="00152B8E" w:rsidP="00D851A7">
      <w:pPr>
        <w:pStyle w:val="Code"/>
        <w:rPr>
          <w:highlight w:val="white"/>
        </w:rPr>
      </w:pPr>
      <w:r w:rsidRPr="00D851A7">
        <w:rPr>
          <w:highlight w:val="white"/>
        </w:rPr>
        <w:t xml:space="preserve">            Return(middleCode);</w:t>
      </w:r>
    </w:p>
    <w:p w14:paraId="4564B37D" w14:textId="77777777" w:rsidR="00152B8E" w:rsidRPr="00D851A7" w:rsidRDefault="00152B8E" w:rsidP="00D851A7">
      <w:pPr>
        <w:pStyle w:val="Code"/>
        <w:rPr>
          <w:highlight w:val="white"/>
        </w:rPr>
      </w:pPr>
      <w:r w:rsidRPr="00D851A7">
        <w:rPr>
          <w:highlight w:val="white"/>
        </w:rPr>
        <w:t xml:space="preserve">            break;</w:t>
      </w:r>
    </w:p>
    <w:p w14:paraId="434689AB" w14:textId="77777777" w:rsidR="00152B8E" w:rsidRPr="00D851A7" w:rsidRDefault="00152B8E" w:rsidP="00D851A7">
      <w:pPr>
        <w:pStyle w:val="Code"/>
        <w:rPr>
          <w:highlight w:val="white"/>
        </w:rPr>
      </w:pPr>
    </w:p>
    <w:p w14:paraId="041C3500" w14:textId="77777777" w:rsidR="00152B8E" w:rsidRPr="00D851A7" w:rsidRDefault="00152B8E" w:rsidP="00D851A7">
      <w:pPr>
        <w:pStyle w:val="Code"/>
        <w:rPr>
          <w:highlight w:val="white"/>
        </w:rPr>
      </w:pPr>
      <w:r w:rsidRPr="00D851A7">
        <w:rPr>
          <w:highlight w:val="white"/>
        </w:rPr>
        <w:t xml:space="preserve">          case MiddleOperator.Exit:</w:t>
      </w:r>
    </w:p>
    <w:p w14:paraId="4929E63D" w14:textId="77777777" w:rsidR="00152B8E" w:rsidRPr="00D851A7" w:rsidRDefault="00152B8E" w:rsidP="00D851A7">
      <w:pPr>
        <w:pStyle w:val="Code"/>
        <w:rPr>
          <w:highlight w:val="white"/>
        </w:rPr>
      </w:pPr>
      <w:r w:rsidRPr="00D851A7">
        <w:rPr>
          <w:highlight w:val="white"/>
        </w:rPr>
        <w:t xml:space="preserve">            Exit(middleCode);</w:t>
      </w:r>
    </w:p>
    <w:p w14:paraId="67729690" w14:textId="77777777" w:rsidR="00152B8E" w:rsidRPr="00D851A7" w:rsidRDefault="00152B8E" w:rsidP="00D851A7">
      <w:pPr>
        <w:pStyle w:val="Code"/>
        <w:rPr>
          <w:highlight w:val="white"/>
        </w:rPr>
      </w:pPr>
      <w:r w:rsidRPr="00D851A7">
        <w:rPr>
          <w:highlight w:val="white"/>
        </w:rPr>
        <w:t xml:space="preserve">            break;</w:t>
      </w:r>
    </w:p>
    <w:p w14:paraId="3206FB70" w14:textId="77777777" w:rsidR="00152B8E" w:rsidRPr="00D851A7" w:rsidRDefault="00152B8E" w:rsidP="00D851A7">
      <w:pPr>
        <w:pStyle w:val="Code"/>
        <w:rPr>
          <w:highlight w:val="white"/>
        </w:rPr>
      </w:pPr>
    </w:p>
    <w:p w14:paraId="50E8CB75" w14:textId="77777777" w:rsidR="00152B8E" w:rsidRPr="00D851A7" w:rsidRDefault="00152B8E" w:rsidP="00D851A7">
      <w:pPr>
        <w:pStyle w:val="Code"/>
        <w:rPr>
          <w:highlight w:val="white"/>
        </w:rPr>
      </w:pPr>
      <w:r w:rsidRPr="00D851A7">
        <w:rPr>
          <w:highlight w:val="white"/>
        </w:rPr>
        <w:t xml:space="preserve">          case MiddleOperator.Goto:</w:t>
      </w:r>
    </w:p>
    <w:p w14:paraId="0DD22432" w14:textId="77777777" w:rsidR="00152B8E" w:rsidRPr="00D851A7" w:rsidRDefault="00152B8E" w:rsidP="00D851A7">
      <w:pPr>
        <w:pStyle w:val="Code"/>
        <w:rPr>
          <w:highlight w:val="white"/>
        </w:rPr>
      </w:pPr>
      <w:r w:rsidRPr="00D851A7">
        <w:rPr>
          <w:highlight w:val="white"/>
        </w:rPr>
        <w:t xml:space="preserve">            Goto(middleCode);</w:t>
      </w:r>
    </w:p>
    <w:p w14:paraId="51C339BA" w14:textId="77777777" w:rsidR="00152B8E" w:rsidRPr="00D851A7" w:rsidRDefault="00152B8E" w:rsidP="00D851A7">
      <w:pPr>
        <w:pStyle w:val="Code"/>
        <w:rPr>
          <w:highlight w:val="white"/>
        </w:rPr>
      </w:pPr>
      <w:r w:rsidRPr="00D851A7">
        <w:rPr>
          <w:highlight w:val="white"/>
        </w:rPr>
        <w:t xml:space="preserve">            break;</w:t>
      </w:r>
    </w:p>
    <w:p w14:paraId="498A6AD0" w14:textId="77777777" w:rsidR="00152B8E" w:rsidRPr="00D851A7" w:rsidRDefault="00152B8E" w:rsidP="00D851A7">
      <w:pPr>
        <w:pStyle w:val="Code"/>
        <w:rPr>
          <w:highlight w:val="white"/>
        </w:rPr>
      </w:pPr>
    </w:p>
    <w:p w14:paraId="5E308A06" w14:textId="77777777" w:rsidR="00152B8E" w:rsidRPr="00D851A7" w:rsidRDefault="00152B8E" w:rsidP="00D851A7">
      <w:pPr>
        <w:pStyle w:val="Code"/>
        <w:rPr>
          <w:highlight w:val="white"/>
        </w:rPr>
      </w:pPr>
      <w:r w:rsidRPr="00D851A7">
        <w:rPr>
          <w:highlight w:val="white"/>
        </w:rPr>
        <w:t xml:space="preserve">          case MiddleOperator.AssignRegister:</w:t>
      </w:r>
    </w:p>
    <w:p w14:paraId="072BE791" w14:textId="77777777" w:rsidR="00152B8E" w:rsidRPr="00D851A7" w:rsidRDefault="00152B8E" w:rsidP="00D851A7">
      <w:pPr>
        <w:pStyle w:val="Code"/>
        <w:rPr>
          <w:highlight w:val="white"/>
        </w:rPr>
      </w:pPr>
      <w:r w:rsidRPr="00D851A7">
        <w:rPr>
          <w:highlight w:val="white"/>
        </w:rPr>
        <w:t xml:space="preserve">            LoadToRegister(middleCode);</w:t>
      </w:r>
    </w:p>
    <w:p w14:paraId="3A5F61EB" w14:textId="77777777" w:rsidR="00152B8E" w:rsidRPr="00D851A7" w:rsidRDefault="00152B8E" w:rsidP="00D851A7">
      <w:pPr>
        <w:pStyle w:val="Code"/>
        <w:rPr>
          <w:highlight w:val="white"/>
        </w:rPr>
      </w:pPr>
      <w:r w:rsidRPr="00D851A7">
        <w:rPr>
          <w:highlight w:val="white"/>
        </w:rPr>
        <w:t xml:space="preserve">            break;</w:t>
      </w:r>
    </w:p>
    <w:p w14:paraId="783C4FB5" w14:textId="77777777" w:rsidR="00152B8E" w:rsidRPr="00D851A7" w:rsidRDefault="00152B8E" w:rsidP="00D851A7">
      <w:pPr>
        <w:pStyle w:val="Code"/>
        <w:rPr>
          <w:highlight w:val="white"/>
        </w:rPr>
      </w:pPr>
    </w:p>
    <w:p w14:paraId="3CCABCB4" w14:textId="77777777" w:rsidR="00152B8E" w:rsidRPr="00D851A7" w:rsidRDefault="00152B8E" w:rsidP="00D851A7">
      <w:pPr>
        <w:pStyle w:val="Code"/>
        <w:rPr>
          <w:highlight w:val="white"/>
        </w:rPr>
      </w:pPr>
      <w:r w:rsidRPr="00D851A7">
        <w:rPr>
          <w:highlight w:val="white"/>
        </w:rPr>
        <w:t xml:space="preserve">          case MiddleOperator.InspectRegister:</w:t>
      </w:r>
    </w:p>
    <w:p w14:paraId="48B6193C" w14:textId="77777777" w:rsidR="00152B8E" w:rsidRPr="00D851A7" w:rsidRDefault="00152B8E" w:rsidP="00D851A7">
      <w:pPr>
        <w:pStyle w:val="Code"/>
        <w:rPr>
          <w:highlight w:val="white"/>
        </w:rPr>
      </w:pPr>
      <w:r w:rsidRPr="00D851A7">
        <w:rPr>
          <w:highlight w:val="white"/>
        </w:rPr>
        <w:t xml:space="preserve">            InspectRegister(middleCode);</w:t>
      </w:r>
    </w:p>
    <w:p w14:paraId="0CF2F674" w14:textId="77777777" w:rsidR="00152B8E" w:rsidRPr="00D851A7" w:rsidRDefault="00152B8E" w:rsidP="00D851A7">
      <w:pPr>
        <w:pStyle w:val="Code"/>
        <w:rPr>
          <w:highlight w:val="white"/>
        </w:rPr>
      </w:pPr>
      <w:r w:rsidRPr="00D851A7">
        <w:rPr>
          <w:highlight w:val="white"/>
        </w:rPr>
        <w:t xml:space="preserve">            break;</w:t>
      </w:r>
    </w:p>
    <w:p w14:paraId="5FE589F2" w14:textId="77777777" w:rsidR="00152B8E" w:rsidRPr="00D851A7" w:rsidRDefault="00152B8E" w:rsidP="00D851A7">
      <w:pPr>
        <w:pStyle w:val="Code"/>
        <w:rPr>
          <w:highlight w:val="white"/>
        </w:rPr>
      </w:pPr>
    </w:p>
    <w:p w14:paraId="03E9DF89" w14:textId="77777777" w:rsidR="00152B8E" w:rsidRPr="00D851A7" w:rsidRDefault="00152B8E" w:rsidP="00D851A7">
      <w:pPr>
        <w:pStyle w:val="Code"/>
        <w:rPr>
          <w:highlight w:val="white"/>
        </w:rPr>
      </w:pPr>
      <w:r w:rsidRPr="00D851A7">
        <w:rPr>
          <w:highlight w:val="white"/>
        </w:rPr>
        <w:t xml:space="preserve">          case MiddleOperator.JumpRegister:</w:t>
      </w:r>
    </w:p>
    <w:p w14:paraId="3E313D59" w14:textId="77777777" w:rsidR="00152B8E" w:rsidRPr="00D851A7" w:rsidRDefault="00152B8E" w:rsidP="00D851A7">
      <w:pPr>
        <w:pStyle w:val="Code"/>
        <w:rPr>
          <w:highlight w:val="white"/>
        </w:rPr>
      </w:pPr>
      <w:r w:rsidRPr="00D851A7">
        <w:rPr>
          <w:highlight w:val="white"/>
        </w:rPr>
        <w:t xml:space="preserve">            JumpToRegister(middleCode);</w:t>
      </w:r>
    </w:p>
    <w:p w14:paraId="020B4A1D" w14:textId="77777777" w:rsidR="00152B8E" w:rsidRPr="00D851A7" w:rsidRDefault="00152B8E" w:rsidP="00D851A7">
      <w:pPr>
        <w:pStyle w:val="Code"/>
        <w:rPr>
          <w:highlight w:val="white"/>
        </w:rPr>
      </w:pPr>
      <w:r w:rsidRPr="00D851A7">
        <w:rPr>
          <w:highlight w:val="white"/>
        </w:rPr>
        <w:t xml:space="preserve">            break;</w:t>
      </w:r>
    </w:p>
    <w:p w14:paraId="0626F8A8" w14:textId="77777777" w:rsidR="00152B8E" w:rsidRPr="00D851A7" w:rsidRDefault="00152B8E" w:rsidP="00D851A7">
      <w:pPr>
        <w:pStyle w:val="Code"/>
        <w:rPr>
          <w:highlight w:val="white"/>
        </w:rPr>
      </w:pPr>
    </w:p>
    <w:p w14:paraId="201DE867" w14:textId="77777777" w:rsidR="00152B8E" w:rsidRPr="00D851A7" w:rsidRDefault="00152B8E" w:rsidP="00D851A7">
      <w:pPr>
        <w:pStyle w:val="Code"/>
        <w:rPr>
          <w:highlight w:val="white"/>
        </w:rPr>
      </w:pPr>
      <w:r w:rsidRPr="00D851A7">
        <w:rPr>
          <w:highlight w:val="white"/>
        </w:rPr>
        <w:t xml:space="preserve">          case MiddleOperator.Interrupt:</w:t>
      </w:r>
    </w:p>
    <w:p w14:paraId="366977B3" w14:textId="77777777" w:rsidR="00152B8E" w:rsidRPr="00D851A7" w:rsidRDefault="00152B8E" w:rsidP="00D851A7">
      <w:pPr>
        <w:pStyle w:val="Code"/>
        <w:rPr>
          <w:highlight w:val="white"/>
        </w:rPr>
      </w:pPr>
      <w:r w:rsidRPr="00D851A7">
        <w:rPr>
          <w:highlight w:val="white"/>
        </w:rPr>
        <w:t xml:space="preserve">            Interrupt(middleCode);</w:t>
      </w:r>
    </w:p>
    <w:p w14:paraId="0721D2C7" w14:textId="77777777" w:rsidR="00152B8E" w:rsidRPr="00D851A7" w:rsidRDefault="00152B8E" w:rsidP="00D851A7">
      <w:pPr>
        <w:pStyle w:val="Code"/>
        <w:rPr>
          <w:highlight w:val="white"/>
        </w:rPr>
      </w:pPr>
      <w:r w:rsidRPr="00D851A7">
        <w:rPr>
          <w:highlight w:val="white"/>
        </w:rPr>
        <w:t xml:space="preserve">            break;</w:t>
      </w:r>
    </w:p>
    <w:p w14:paraId="379FD5B0" w14:textId="77777777" w:rsidR="00152B8E" w:rsidRPr="00D851A7" w:rsidRDefault="00152B8E" w:rsidP="00D851A7">
      <w:pPr>
        <w:pStyle w:val="Code"/>
        <w:rPr>
          <w:highlight w:val="white"/>
        </w:rPr>
      </w:pPr>
    </w:p>
    <w:p w14:paraId="09D5A006" w14:textId="77777777" w:rsidR="00152B8E" w:rsidRPr="00D851A7" w:rsidRDefault="00152B8E" w:rsidP="00D851A7">
      <w:pPr>
        <w:pStyle w:val="Code"/>
        <w:rPr>
          <w:highlight w:val="white"/>
        </w:rPr>
      </w:pPr>
      <w:r w:rsidRPr="00D851A7">
        <w:rPr>
          <w:highlight w:val="white"/>
        </w:rPr>
        <w:t xml:space="preserve">          case MiddleOperator.SysCall:</w:t>
      </w:r>
    </w:p>
    <w:p w14:paraId="6368CCE9" w14:textId="77777777" w:rsidR="00152B8E" w:rsidRPr="00D851A7" w:rsidRDefault="00152B8E" w:rsidP="00D851A7">
      <w:pPr>
        <w:pStyle w:val="Code"/>
        <w:rPr>
          <w:highlight w:val="white"/>
        </w:rPr>
      </w:pPr>
      <w:r w:rsidRPr="00D851A7">
        <w:rPr>
          <w:highlight w:val="white"/>
        </w:rPr>
        <w:t xml:space="preserve">            SystemCall(middleCode);</w:t>
      </w:r>
    </w:p>
    <w:p w14:paraId="4689F277" w14:textId="77777777" w:rsidR="00152B8E" w:rsidRPr="00D851A7" w:rsidRDefault="00152B8E" w:rsidP="00D851A7">
      <w:pPr>
        <w:pStyle w:val="Code"/>
        <w:rPr>
          <w:highlight w:val="white"/>
        </w:rPr>
      </w:pPr>
      <w:r w:rsidRPr="00D851A7">
        <w:rPr>
          <w:highlight w:val="white"/>
        </w:rPr>
        <w:t xml:space="preserve">            break;</w:t>
      </w:r>
    </w:p>
    <w:p w14:paraId="3527A7AE" w14:textId="77777777" w:rsidR="00152B8E" w:rsidRPr="00D851A7" w:rsidRDefault="00152B8E" w:rsidP="00D851A7">
      <w:pPr>
        <w:pStyle w:val="Code"/>
        <w:rPr>
          <w:highlight w:val="white"/>
        </w:rPr>
      </w:pPr>
    </w:p>
    <w:p w14:paraId="4D589FFE" w14:textId="77777777" w:rsidR="00152B8E" w:rsidRPr="00D851A7" w:rsidRDefault="00152B8E" w:rsidP="00D851A7">
      <w:pPr>
        <w:pStyle w:val="Code"/>
        <w:rPr>
          <w:highlight w:val="white"/>
        </w:rPr>
      </w:pPr>
      <w:r w:rsidRPr="00D851A7">
        <w:rPr>
          <w:highlight w:val="white"/>
        </w:rPr>
        <w:t xml:space="preserve">          case MiddleOperator.Initializer:</w:t>
      </w:r>
    </w:p>
    <w:p w14:paraId="5BFEAEAF" w14:textId="77777777" w:rsidR="00152B8E" w:rsidRPr="00D851A7" w:rsidRDefault="00152B8E" w:rsidP="00D851A7">
      <w:pPr>
        <w:pStyle w:val="Code"/>
        <w:rPr>
          <w:highlight w:val="white"/>
        </w:rPr>
      </w:pPr>
      <w:r w:rsidRPr="00D851A7">
        <w:rPr>
          <w:highlight w:val="white"/>
        </w:rPr>
        <w:t xml:space="preserve">            Initializer(middleCode);</w:t>
      </w:r>
    </w:p>
    <w:p w14:paraId="5480607D" w14:textId="77777777" w:rsidR="00152B8E" w:rsidRPr="00D851A7" w:rsidRDefault="00152B8E" w:rsidP="00D851A7">
      <w:pPr>
        <w:pStyle w:val="Code"/>
        <w:rPr>
          <w:highlight w:val="white"/>
        </w:rPr>
      </w:pPr>
      <w:r w:rsidRPr="00D851A7">
        <w:rPr>
          <w:highlight w:val="white"/>
        </w:rPr>
        <w:t xml:space="preserve">            break;</w:t>
      </w:r>
    </w:p>
    <w:p w14:paraId="5C029159" w14:textId="77777777" w:rsidR="00152B8E" w:rsidRPr="00D851A7" w:rsidRDefault="00152B8E" w:rsidP="00D851A7">
      <w:pPr>
        <w:pStyle w:val="Code"/>
        <w:rPr>
          <w:highlight w:val="white"/>
        </w:rPr>
      </w:pPr>
    </w:p>
    <w:p w14:paraId="698ED96C" w14:textId="77777777" w:rsidR="00152B8E" w:rsidRPr="00D851A7" w:rsidRDefault="00152B8E" w:rsidP="00D851A7">
      <w:pPr>
        <w:pStyle w:val="Code"/>
        <w:rPr>
          <w:highlight w:val="white"/>
        </w:rPr>
      </w:pPr>
      <w:r w:rsidRPr="00D851A7">
        <w:rPr>
          <w:highlight w:val="white"/>
        </w:rPr>
        <w:t xml:space="preserve">          case MiddleOperator.InitializerZero:</w:t>
      </w:r>
    </w:p>
    <w:p w14:paraId="2837F920" w14:textId="77777777" w:rsidR="00152B8E" w:rsidRPr="00D851A7" w:rsidRDefault="00152B8E" w:rsidP="00D851A7">
      <w:pPr>
        <w:pStyle w:val="Code"/>
        <w:rPr>
          <w:highlight w:val="white"/>
        </w:rPr>
      </w:pPr>
      <w:r w:rsidRPr="00D851A7">
        <w:rPr>
          <w:highlight w:val="white"/>
        </w:rPr>
        <w:t xml:space="preserve">            InitializerZero(middleCode);</w:t>
      </w:r>
    </w:p>
    <w:p w14:paraId="065D01E4" w14:textId="77777777" w:rsidR="00152B8E" w:rsidRPr="00D851A7" w:rsidRDefault="00152B8E" w:rsidP="00D851A7">
      <w:pPr>
        <w:pStyle w:val="Code"/>
        <w:rPr>
          <w:highlight w:val="white"/>
        </w:rPr>
      </w:pPr>
      <w:r w:rsidRPr="00D851A7">
        <w:rPr>
          <w:highlight w:val="white"/>
        </w:rPr>
        <w:t xml:space="preserve">            break;</w:t>
      </w:r>
    </w:p>
    <w:p w14:paraId="7DBCB1E6" w14:textId="06AD3300" w:rsidR="00D935A0" w:rsidRPr="00D16742" w:rsidRDefault="00C90D35" w:rsidP="00C90D35">
      <w:pPr>
        <w:rPr>
          <w:highlight w:val="white"/>
        </w:rPr>
      </w:pPr>
      <w:r>
        <w:rPr>
          <w:highlight w:val="white"/>
        </w:rPr>
        <w:t xml:space="preserve">In case of assignment, </w:t>
      </w:r>
      <w:r w:rsidR="00CA78AD">
        <w:rPr>
          <w:highlight w:val="white"/>
        </w:rPr>
        <w:t xml:space="preserve">we </w:t>
      </w:r>
      <w:r w:rsidR="00B615E5">
        <w:rPr>
          <w:highlight w:val="white"/>
        </w:rPr>
        <w:t xml:space="preserve">inspect </w:t>
      </w:r>
      <w:r w:rsidR="00CA78AD">
        <w:rPr>
          <w:highlight w:val="white"/>
        </w:rPr>
        <w:t xml:space="preserve">the type </w:t>
      </w:r>
      <w:r w:rsidR="00C70C53">
        <w:rPr>
          <w:highlight w:val="white"/>
        </w:rPr>
        <w:t xml:space="preserve">of the symbol </w:t>
      </w:r>
      <w:r w:rsidR="00CA78AD">
        <w:rPr>
          <w:highlight w:val="white"/>
        </w:rPr>
        <w:t>to be assigned</w:t>
      </w:r>
      <w:r w:rsidR="00C70C53">
        <w:rPr>
          <w:highlight w:val="white"/>
        </w:rPr>
        <w:t>. If it is</w:t>
      </w:r>
      <w:r w:rsidR="00B615E5">
        <w:rPr>
          <w:highlight w:val="white"/>
        </w:rPr>
        <w:t xml:space="preserve"> a struct or union, we call</w:t>
      </w:r>
      <w:r w:rsidR="00247F6C">
        <w:rPr>
          <w:highlight w:val="white"/>
        </w:rPr>
        <w:t xml:space="preserve"> </w:t>
      </w:r>
      <w:r w:rsidR="00247F6C" w:rsidRPr="00247F6C">
        <w:rPr>
          <w:rStyle w:val="KeyWord0"/>
          <w:highlight w:val="white"/>
        </w:rPr>
        <w:t>StructUnionAssign</w:t>
      </w:r>
      <w:r w:rsidR="00247F6C">
        <w:rPr>
          <w:highlight w:val="white"/>
        </w:rPr>
        <w:t xml:space="preserve">. Otherwise, the type must be integral, and we call </w:t>
      </w:r>
      <w:r w:rsidR="00247F6C" w:rsidRPr="00247F6C">
        <w:rPr>
          <w:rStyle w:val="KeyWord0"/>
          <w:highlight w:val="white"/>
        </w:rPr>
        <w:t>IntegralAssign</w:t>
      </w:r>
      <w:r w:rsidR="00247F6C">
        <w:rPr>
          <w:highlight w:val="white"/>
        </w:rPr>
        <w:t xml:space="preserve">. Note that the assignment middle code instruction is not used for assignment of floating values. In those case, we </w:t>
      </w:r>
      <w:r w:rsidR="006F41FF">
        <w:rPr>
          <w:highlight w:val="white"/>
        </w:rPr>
        <w:t>instead top or pop the floating value stack.</w:t>
      </w:r>
    </w:p>
    <w:p w14:paraId="16D89185" w14:textId="77777777" w:rsidR="00D851A7" w:rsidRPr="00D851A7" w:rsidRDefault="00D851A7" w:rsidP="00D851A7">
      <w:pPr>
        <w:pStyle w:val="Code"/>
        <w:rPr>
          <w:highlight w:val="white"/>
        </w:rPr>
      </w:pPr>
      <w:r w:rsidRPr="00D851A7">
        <w:rPr>
          <w:highlight w:val="white"/>
        </w:rPr>
        <w:t xml:space="preserve">          case MiddleOperator.Assign: {</w:t>
      </w:r>
    </w:p>
    <w:p w14:paraId="0D5357F0" w14:textId="77777777" w:rsidR="00D851A7" w:rsidRPr="00D851A7" w:rsidRDefault="00D851A7" w:rsidP="00D851A7">
      <w:pPr>
        <w:pStyle w:val="Code"/>
        <w:rPr>
          <w:highlight w:val="white"/>
        </w:rPr>
      </w:pPr>
      <w:r w:rsidRPr="00D851A7">
        <w:rPr>
          <w:highlight w:val="white"/>
        </w:rPr>
        <w:t xml:space="preserve">              Symbol symbol = (Symbol)middleCode[0];</w:t>
      </w:r>
    </w:p>
    <w:p w14:paraId="516143A4" w14:textId="77777777" w:rsidR="00D851A7" w:rsidRPr="00D851A7" w:rsidRDefault="00D851A7" w:rsidP="00D851A7">
      <w:pPr>
        <w:pStyle w:val="Code"/>
        <w:rPr>
          <w:highlight w:val="white"/>
        </w:rPr>
      </w:pPr>
    </w:p>
    <w:p w14:paraId="1B6CBFED" w14:textId="77777777" w:rsidR="00D851A7" w:rsidRPr="00D851A7" w:rsidRDefault="00D851A7" w:rsidP="00D851A7">
      <w:pPr>
        <w:pStyle w:val="Code"/>
        <w:rPr>
          <w:highlight w:val="white"/>
        </w:rPr>
      </w:pPr>
      <w:r w:rsidRPr="00D851A7">
        <w:rPr>
          <w:highlight w:val="white"/>
        </w:rPr>
        <w:t xml:space="preserve">              if (symbol.Type.IsStructOrUnion()) {</w:t>
      </w:r>
    </w:p>
    <w:p w14:paraId="360B964E" w14:textId="77777777" w:rsidR="00D851A7" w:rsidRPr="00D851A7" w:rsidRDefault="00D851A7" w:rsidP="00D851A7">
      <w:pPr>
        <w:pStyle w:val="Code"/>
        <w:rPr>
          <w:highlight w:val="white"/>
        </w:rPr>
      </w:pPr>
      <w:r w:rsidRPr="00D851A7">
        <w:rPr>
          <w:highlight w:val="white"/>
        </w:rPr>
        <w:t xml:space="preserve">                StructUnionAssign(middleCode, middleIndex);</w:t>
      </w:r>
    </w:p>
    <w:p w14:paraId="7591F271" w14:textId="77777777" w:rsidR="00D851A7" w:rsidRPr="00D851A7" w:rsidRDefault="00D851A7" w:rsidP="00D851A7">
      <w:pPr>
        <w:pStyle w:val="Code"/>
        <w:rPr>
          <w:highlight w:val="white"/>
        </w:rPr>
      </w:pPr>
      <w:r w:rsidRPr="00D851A7">
        <w:rPr>
          <w:highlight w:val="white"/>
        </w:rPr>
        <w:t xml:space="preserve">              }</w:t>
      </w:r>
    </w:p>
    <w:p w14:paraId="7B0EDD85" w14:textId="77777777" w:rsidR="00D851A7" w:rsidRPr="00D851A7" w:rsidRDefault="00D851A7" w:rsidP="00D851A7">
      <w:pPr>
        <w:pStyle w:val="Code"/>
        <w:rPr>
          <w:highlight w:val="white"/>
        </w:rPr>
      </w:pPr>
      <w:r w:rsidRPr="00D851A7">
        <w:rPr>
          <w:highlight w:val="white"/>
        </w:rPr>
        <w:t xml:space="preserve">              else {</w:t>
      </w:r>
    </w:p>
    <w:p w14:paraId="04553CEB" w14:textId="77777777" w:rsidR="00D851A7" w:rsidRPr="00D851A7" w:rsidRDefault="00D851A7" w:rsidP="00D851A7">
      <w:pPr>
        <w:pStyle w:val="Code"/>
        <w:rPr>
          <w:highlight w:val="white"/>
        </w:rPr>
      </w:pPr>
      <w:r w:rsidRPr="00D851A7">
        <w:rPr>
          <w:highlight w:val="white"/>
        </w:rPr>
        <w:t xml:space="preserve">                IntegralAssign(middleCode);</w:t>
      </w:r>
    </w:p>
    <w:p w14:paraId="550EB1C0" w14:textId="77777777" w:rsidR="00D851A7" w:rsidRPr="00D851A7" w:rsidRDefault="00D851A7" w:rsidP="00D851A7">
      <w:pPr>
        <w:pStyle w:val="Code"/>
        <w:rPr>
          <w:highlight w:val="white"/>
        </w:rPr>
      </w:pPr>
      <w:r w:rsidRPr="00D851A7">
        <w:rPr>
          <w:highlight w:val="white"/>
        </w:rPr>
        <w:t xml:space="preserve">              }</w:t>
      </w:r>
    </w:p>
    <w:p w14:paraId="2FC5FD4D" w14:textId="77777777" w:rsidR="00D851A7" w:rsidRPr="00D851A7" w:rsidRDefault="00D851A7" w:rsidP="00D851A7">
      <w:pPr>
        <w:pStyle w:val="Code"/>
        <w:rPr>
          <w:highlight w:val="white"/>
        </w:rPr>
      </w:pPr>
      <w:r w:rsidRPr="00D851A7">
        <w:rPr>
          <w:highlight w:val="white"/>
        </w:rPr>
        <w:t xml:space="preserve">            }</w:t>
      </w:r>
    </w:p>
    <w:p w14:paraId="599331B0" w14:textId="77777777" w:rsidR="00D851A7" w:rsidRPr="00D851A7" w:rsidRDefault="00D851A7" w:rsidP="00D851A7">
      <w:pPr>
        <w:pStyle w:val="Code"/>
        <w:rPr>
          <w:highlight w:val="white"/>
        </w:rPr>
      </w:pPr>
      <w:r w:rsidRPr="00D851A7">
        <w:rPr>
          <w:highlight w:val="white"/>
        </w:rPr>
        <w:t xml:space="preserve">            break;</w:t>
      </w:r>
    </w:p>
    <w:p w14:paraId="7EE6080C" w14:textId="77777777" w:rsidR="00D851A7" w:rsidRPr="00D851A7" w:rsidRDefault="00D851A7" w:rsidP="00D851A7">
      <w:pPr>
        <w:pStyle w:val="Code"/>
        <w:rPr>
          <w:highlight w:val="white"/>
        </w:rPr>
      </w:pPr>
      <w:r w:rsidRPr="00D851A7">
        <w:rPr>
          <w:highlight w:val="white"/>
        </w:rPr>
        <w:t xml:space="preserve">        </w:t>
      </w:r>
    </w:p>
    <w:p w14:paraId="59CFAFC4" w14:textId="77777777" w:rsidR="00D851A7" w:rsidRPr="00D851A7" w:rsidRDefault="00D851A7" w:rsidP="00D851A7">
      <w:pPr>
        <w:pStyle w:val="Code"/>
        <w:rPr>
          <w:highlight w:val="white"/>
        </w:rPr>
      </w:pPr>
      <w:r w:rsidRPr="00D851A7">
        <w:rPr>
          <w:highlight w:val="white"/>
        </w:rPr>
        <w:t xml:space="preserve">          case MiddleOperator.BitwiseAnd:</w:t>
      </w:r>
    </w:p>
    <w:p w14:paraId="0F96D257" w14:textId="77777777" w:rsidR="00D851A7" w:rsidRPr="00D851A7" w:rsidRDefault="00D851A7" w:rsidP="00D851A7">
      <w:pPr>
        <w:pStyle w:val="Code"/>
        <w:rPr>
          <w:highlight w:val="white"/>
        </w:rPr>
      </w:pPr>
      <w:r w:rsidRPr="00D851A7">
        <w:rPr>
          <w:highlight w:val="white"/>
        </w:rPr>
        <w:t xml:space="preserve">          case MiddleOperator.BitwiseOr:</w:t>
      </w:r>
    </w:p>
    <w:p w14:paraId="281008CE" w14:textId="77777777" w:rsidR="00D851A7" w:rsidRPr="00D851A7" w:rsidRDefault="00D851A7" w:rsidP="00D851A7">
      <w:pPr>
        <w:pStyle w:val="Code"/>
        <w:rPr>
          <w:highlight w:val="white"/>
        </w:rPr>
      </w:pPr>
      <w:r w:rsidRPr="00D851A7">
        <w:rPr>
          <w:highlight w:val="white"/>
        </w:rPr>
        <w:t xml:space="preserve">          case MiddleOperator.BitwiseXOr:</w:t>
      </w:r>
    </w:p>
    <w:p w14:paraId="0A2E9F54" w14:textId="77777777" w:rsidR="00D851A7" w:rsidRPr="00D851A7" w:rsidRDefault="00D851A7" w:rsidP="00D851A7">
      <w:pPr>
        <w:pStyle w:val="Code"/>
        <w:rPr>
          <w:highlight w:val="white"/>
        </w:rPr>
      </w:pPr>
      <w:r w:rsidRPr="00D851A7">
        <w:rPr>
          <w:highlight w:val="white"/>
        </w:rPr>
        <w:t xml:space="preserve">          case MiddleOperator.ShiftLeft:</w:t>
      </w:r>
    </w:p>
    <w:p w14:paraId="39A320D9" w14:textId="77777777" w:rsidR="00D851A7" w:rsidRPr="00D851A7" w:rsidRDefault="00D851A7" w:rsidP="00D851A7">
      <w:pPr>
        <w:pStyle w:val="Code"/>
        <w:rPr>
          <w:highlight w:val="white"/>
        </w:rPr>
      </w:pPr>
      <w:r w:rsidRPr="00D851A7">
        <w:rPr>
          <w:highlight w:val="white"/>
        </w:rPr>
        <w:t xml:space="preserve">          case MiddleOperator.ShiftRight:</w:t>
      </w:r>
    </w:p>
    <w:p w14:paraId="422FFBAD" w14:textId="37238660" w:rsidR="00D851A7" w:rsidRPr="00D851A7" w:rsidRDefault="00D851A7" w:rsidP="00D851A7">
      <w:pPr>
        <w:pStyle w:val="Code"/>
        <w:rPr>
          <w:highlight w:val="white"/>
        </w:rPr>
      </w:pPr>
      <w:r w:rsidRPr="00D851A7">
        <w:rPr>
          <w:highlight w:val="white"/>
        </w:rPr>
        <w:t xml:space="preserve">            </w:t>
      </w:r>
      <w:r w:rsidR="003D500A">
        <w:rPr>
          <w:highlight w:val="white"/>
        </w:rPr>
        <w:t>IntegralBinary</w:t>
      </w:r>
      <w:r w:rsidRPr="00D851A7">
        <w:rPr>
          <w:highlight w:val="white"/>
        </w:rPr>
        <w:t>(middleCode);</w:t>
      </w:r>
    </w:p>
    <w:p w14:paraId="45D6E354" w14:textId="77777777" w:rsidR="00D851A7" w:rsidRPr="00D851A7" w:rsidRDefault="00D851A7" w:rsidP="00D851A7">
      <w:pPr>
        <w:pStyle w:val="Code"/>
        <w:rPr>
          <w:highlight w:val="white"/>
        </w:rPr>
      </w:pPr>
      <w:r w:rsidRPr="00D851A7">
        <w:rPr>
          <w:highlight w:val="white"/>
        </w:rPr>
        <w:t xml:space="preserve">            break;</w:t>
      </w:r>
    </w:p>
    <w:p w14:paraId="7E4744D9" w14:textId="7C88C2A3" w:rsidR="00D935A0" w:rsidRPr="007B4210" w:rsidRDefault="00473A8D" w:rsidP="00165FB2">
      <w:pPr>
        <w:rPr>
          <w:highlight w:val="white"/>
        </w:rPr>
      </w:pPr>
      <w:r>
        <w:rPr>
          <w:highlight w:val="white"/>
        </w:rPr>
        <w:t>In case of addition or subtract, we check the type of the</w:t>
      </w:r>
      <w:r w:rsidR="00165FB2">
        <w:rPr>
          <w:highlight w:val="white"/>
        </w:rPr>
        <w:t xml:space="preserve"> left</w:t>
      </w:r>
      <w:r>
        <w:rPr>
          <w:highlight w:val="white"/>
        </w:rPr>
        <w:t xml:space="preserve"> operan</w:t>
      </w:r>
      <w:r w:rsidR="00165FB2">
        <w:rPr>
          <w:highlight w:val="white"/>
        </w:rPr>
        <w:t xml:space="preserve">d. If it is a floating value, we call </w:t>
      </w:r>
      <w:r w:rsidR="00165FB2" w:rsidRPr="00165FB2">
        <w:rPr>
          <w:rStyle w:val="KeyWord0"/>
          <w:highlight w:val="white"/>
        </w:rPr>
        <w:t>FloatingBinary</w:t>
      </w:r>
      <w:r w:rsidR="00165FB2">
        <w:rPr>
          <w:highlight w:val="white"/>
        </w:rPr>
        <w:t xml:space="preserve">. Otherwise, the type </w:t>
      </w:r>
      <w:r w:rsidR="000663AD">
        <w:rPr>
          <w:highlight w:val="white"/>
        </w:rPr>
        <w:t>is</w:t>
      </w:r>
      <w:r w:rsidR="00165FB2">
        <w:rPr>
          <w:highlight w:val="white"/>
        </w:rPr>
        <w:t xml:space="preserve"> integral, and we call </w:t>
      </w:r>
      <w:r w:rsidR="003D500A">
        <w:rPr>
          <w:rStyle w:val="KeyWord0"/>
          <w:highlight w:val="white"/>
        </w:rPr>
        <w:t>IntegralBinary</w:t>
      </w:r>
      <w:r w:rsidR="00165FB2">
        <w:rPr>
          <w:highlight w:val="white"/>
        </w:rPr>
        <w:t>.</w:t>
      </w:r>
    </w:p>
    <w:p w14:paraId="18E1D9A9" w14:textId="77777777" w:rsidR="00D851A7" w:rsidRPr="00D851A7" w:rsidRDefault="00D851A7" w:rsidP="00D851A7">
      <w:pPr>
        <w:pStyle w:val="Code"/>
        <w:rPr>
          <w:highlight w:val="white"/>
        </w:rPr>
      </w:pPr>
      <w:r w:rsidRPr="00D851A7">
        <w:rPr>
          <w:highlight w:val="white"/>
        </w:rPr>
        <w:t xml:space="preserve">          case MiddleOperator.BinaryAdd:</w:t>
      </w:r>
    </w:p>
    <w:p w14:paraId="2B67D4FA" w14:textId="77777777" w:rsidR="00D851A7" w:rsidRPr="00D851A7" w:rsidRDefault="00D851A7" w:rsidP="00D851A7">
      <w:pPr>
        <w:pStyle w:val="Code"/>
        <w:rPr>
          <w:highlight w:val="white"/>
        </w:rPr>
      </w:pPr>
      <w:r w:rsidRPr="00D851A7">
        <w:rPr>
          <w:highlight w:val="white"/>
        </w:rPr>
        <w:t xml:space="preserve">          case MiddleOperator.BinarySubtract: {</w:t>
      </w:r>
    </w:p>
    <w:p w14:paraId="49625795" w14:textId="77777777" w:rsidR="00D851A7" w:rsidRPr="00D851A7" w:rsidRDefault="00D851A7" w:rsidP="00D851A7">
      <w:pPr>
        <w:pStyle w:val="Code"/>
        <w:rPr>
          <w:highlight w:val="white"/>
        </w:rPr>
      </w:pPr>
      <w:r w:rsidRPr="00D851A7">
        <w:rPr>
          <w:highlight w:val="white"/>
        </w:rPr>
        <w:t xml:space="preserve">              Symbol resultSymbol = (Symbol) middleCode[1];</w:t>
      </w:r>
    </w:p>
    <w:p w14:paraId="5CC6C405" w14:textId="77777777" w:rsidR="00D851A7" w:rsidRPr="00D851A7" w:rsidRDefault="00D851A7" w:rsidP="00D851A7">
      <w:pPr>
        <w:pStyle w:val="Code"/>
        <w:rPr>
          <w:highlight w:val="white"/>
        </w:rPr>
      </w:pPr>
    </w:p>
    <w:p w14:paraId="505AEC4D" w14:textId="77777777" w:rsidR="00D851A7" w:rsidRPr="00D851A7" w:rsidRDefault="00D851A7" w:rsidP="00D851A7">
      <w:pPr>
        <w:pStyle w:val="Code"/>
        <w:rPr>
          <w:highlight w:val="white"/>
        </w:rPr>
      </w:pPr>
      <w:r w:rsidRPr="00D851A7">
        <w:rPr>
          <w:highlight w:val="white"/>
        </w:rPr>
        <w:t xml:space="preserve">              if (resultSymbol.Type.IsFloating()) {</w:t>
      </w:r>
    </w:p>
    <w:p w14:paraId="4B2822CF" w14:textId="77777777" w:rsidR="00D851A7" w:rsidRPr="00D851A7" w:rsidRDefault="00D851A7" w:rsidP="00D851A7">
      <w:pPr>
        <w:pStyle w:val="Code"/>
        <w:rPr>
          <w:highlight w:val="white"/>
        </w:rPr>
      </w:pPr>
      <w:r w:rsidRPr="00D851A7">
        <w:rPr>
          <w:highlight w:val="white"/>
        </w:rPr>
        <w:t xml:space="preserve">                FloatingBinary(middleCode);</w:t>
      </w:r>
    </w:p>
    <w:p w14:paraId="5DCC3B0F" w14:textId="77777777" w:rsidR="00D851A7" w:rsidRPr="00D851A7" w:rsidRDefault="00D851A7" w:rsidP="00D851A7">
      <w:pPr>
        <w:pStyle w:val="Code"/>
        <w:rPr>
          <w:highlight w:val="white"/>
        </w:rPr>
      </w:pPr>
      <w:r w:rsidRPr="00D851A7">
        <w:rPr>
          <w:highlight w:val="white"/>
        </w:rPr>
        <w:t xml:space="preserve">              }</w:t>
      </w:r>
    </w:p>
    <w:p w14:paraId="7F02A2CF" w14:textId="77777777" w:rsidR="00D851A7" w:rsidRPr="00D851A7" w:rsidRDefault="00D851A7" w:rsidP="00D851A7">
      <w:pPr>
        <w:pStyle w:val="Code"/>
        <w:rPr>
          <w:highlight w:val="white"/>
        </w:rPr>
      </w:pPr>
      <w:r w:rsidRPr="00D851A7">
        <w:rPr>
          <w:highlight w:val="white"/>
        </w:rPr>
        <w:t xml:space="preserve">              else {</w:t>
      </w:r>
    </w:p>
    <w:p w14:paraId="232CE2C6" w14:textId="40B0C92D" w:rsidR="00D851A7" w:rsidRPr="00D851A7" w:rsidRDefault="00D851A7" w:rsidP="00D851A7">
      <w:pPr>
        <w:pStyle w:val="Code"/>
        <w:rPr>
          <w:highlight w:val="white"/>
        </w:rPr>
      </w:pPr>
      <w:r w:rsidRPr="00D851A7">
        <w:rPr>
          <w:highlight w:val="white"/>
        </w:rPr>
        <w:t xml:space="preserve">                </w:t>
      </w:r>
      <w:r w:rsidR="003D500A">
        <w:rPr>
          <w:highlight w:val="white"/>
        </w:rPr>
        <w:t>IntegralBinary</w:t>
      </w:r>
      <w:r w:rsidRPr="00D851A7">
        <w:rPr>
          <w:highlight w:val="white"/>
        </w:rPr>
        <w:t>(middleCode);</w:t>
      </w:r>
    </w:p>
    <w:p w14:paraId="0C049E46" w14:textId="77777777" w:rsidR="00D851A7" w:rsidRPr="00D851A7" w:rsidRDefault="00D851A7" w:rsidP="00D851A7">
      <w:pPr>
        <w:pStyle w:val="Code"/>
        <w:rPr>
          <w:highlight w:val="white"/>
        </w:rPr>
      </w:pPr>
      <w:r w:rsidRPr="00D851A7">
        <w:rPr>
          <w:highlight w:val="white"/>
        </w:rPr>
        <w:t xml:space="preserve">              }</w:t>
      </w:r>
    </w:p>
    <w:p w14:paraId="28389CD4" w14:textId="77777777" w:rsidR="00D851A7" w:rsidRPr="00D851A7" w:rsidRDefault="00D851A7" w:rsidP="00D851A7">
      <w:pPr>
        <w:pStyle w:val="Code"/>
        <w:rPr>
          <w:highlight w:val="white"/>
        </w:rPr>
      </w:pPr>
      <w:r w:rsidRPr="00D851A7">
        <w:rPr>
          <w:highlight w:val="white"/>
        </w:rPr>
        <w:t xml:space="preserve">            }</w:t>
      </w:r>
    </w:p>
    <w:p w14:paraId="1EE529BD" w14:textId="77777777" w:rsidR="00D851A7" w:rsidRPr="00D851A7" w:rsidRDefault="00D851A7" w:rsidP="00D851A7">
      <w:pPr>
        <w:pStyle w:val="Code"/>
        <w:rPr>
          <w:highlight w:val="white"/>
        </w:rPr>
      </w:pPr>
      <w:r w:rsidRPr="00D851A7">
        <w:rPr>
          <w:highlight w:val="white"/>
        </w:rPr>
        <w:t xml:space="preserve">            break;</w:t>
      </w:r>
    </w:p>
    <w:p w14:paraId="3FA025A3" w14:textId="0238EF29" w:rsidR="00D935A0" w:rsidRPr="007B4210" w:rsidRDefault="00B35460" w:rsidP="00B35460">
      <w:pPr>
        <w:rPr>
          <w:highlight w:val="white"/>
        </w:rPr>
      </w:pPr>
      <w:r>
        <w:rPr>
          <w:highlight w:val="white"/>
        </w:rPr>
        <w:lastRenderedPageBreak/>
        <w:t xml:space="preserve">We have a similar case when performing multiplication or division. If case of floating values, we call </w:t>
      </w:r>
      <w:r w:rsidRPr="00B35460">
        <w:rPr>
          <w:rStyle w:val="KeyWord0"/>
          <w:highlight w:val="white"/>
        </w:rPr>
        <w:t>FloatingBinary</w:t>
      </w:r>
      <w:r w:rsidR="00397FD4">
        <w:rPr>
          <w:highlight w:val="white"/>
        </w:rPr>
        <w:t xml:space="preserve"> (the same method as in the floating addition and subtracting case). </w:t>
      </w:r>
      <w:r>
        <w:rPr>
          <w:highlight w:val="white"/>
        </w:rPr>
        <w:t xml:space="preserve">Otherwise, the type </w:t>
      </w:r>
      <w:r w:rsidR="00DE718A">
        <w:rPr>
          <w:highlight w:val="white"/>
        </w:rPr>
        <w:t>is</w:t>
      </w:r>
      <w:r w:rsidR="005110C0">
        <w:rPr>
          <w:highlight w:val="white"/>
        </w:rPr>
        <w:t xml:space="preserve"> </w:t>
      </w:r>
      <w:r>
        <w:rPr>
          <w:highlight w:val="white"/>
        </w:rPr>
        <w:t xml:space="preserve">integral, and we call </w:t>
      </w:r>
      <w:r w:rsidR="004F22C1" w:rsidRPr="004F22C1">
        <w:rPr>
          <w:rStyle w:val="KeyWord0"/>
          <w:highlight w:val="white"/>
        </w:rPr>
        <w:t>IntegralMultiply</w:t>
      </w:r>
      <w:r>
        <w:rPr>
          <w:highlight w:val="white"/>
        </w:rPr>
        <w:t>.</w:t>
      </w:r>
    </w:p>
    <w:p w14:paraId="3B2B2BBF" w14:textId="77777777" w:rsidR="00D851A7" w:rsidRPr="00D851A7" w:rsidRDefault="00D851A7" w:rsidP="00D851A7">
      <w:pPr>
        <w:pStyle w:val="Code"/>
        <w:rPr>
          <w:highlight w:val="white"/>
        </w:rPr>
      </w:pPr>
      <w:r w:rsidRPr="00D851A7">
        <w:rPr>
          <w:highlight w:val="white"/>
        </w:rPr>
        <w:t xml:space="preserve">          case MiddleOperator.SignedMultiply:</w:t>
      </w:r>
    </w:p>
    <w:p w14:paraId="0239FF21" w14:textId="77777777" w:rsidR="00D851A7" w:rsidRPr="00D851A7" w:rsidRDefault="00D851A7" w:rsidP="00D851A7">
      <w:pPr>
        <w:pStyle w:val="Code"/>
        <w:rPr>
          <w:highlight w:val="white"/>
        </w:rPr>
      </w:pPr>
      <w:r w:rsidRPr="00D851A7">
        <w:rPr>
          <w:highlight w:val="white"/>
        </w:rPr>
        <w:t xml:space="preserve">          case MiddleOperator.SignedDivide:</w:t>
      </w:r>
    </w:p>
    <w:p w14:paraId="05FD4612" w14:textId="77777777" w:rsidR="00D851A7" w:rsidRPr="00D851A7" w:rsidRDefault="00D851A7" w:rsidP="00D851A7">
      <w:pPr>
        <w:pStyle w:val="Code"/>
        <w:rPr>
          <w:highlight w:val="white"/>
        </w:rPr>
      </w:pPr>
      <w:r w:rsidRPr="00D851A7">
        <w:rPr>
          <w:highlight w:val="white"/>
        </w:rPr>
        <w:t xml:space="preserve">          case MiddleOperator.SignedModulo:</w:t>
      </w:r>
    </w:p>
    <w:p w14:paraId="6075D30B" w14:textId="77777777" w:rsidR="00D851A7" w:rsidRPr="00D851A7" w:rsidRDefault="00D851A7" w:rsidP="00D851A7">
      <w:pPr>
        <w:pStyle w:val="Code"/>
        <w:rPr>
          <w:highlight w:val="white"/>
        </w:rPr>
      </w:pPr>
      <w:r w:rsidRPr="00D851A7">
        <w:rPr>
          <w:highlight w:val="white"/>
        </w:rPr>
        <w:t xml:space="preserve">          case MiddleOperator.UnsignedMultiply:</w:t>
      </w:r>
    </w:p>
    <w:p w14:paraId="232E27CD" w14:textId="77777777" w:rsidR="00D851A7" w:rsidRPr="00D851A7" w:rsidRDefault="00D851A7" w:rsidP="00D851A7">
      <w:pPr>
        <w:pStyle w:val="Code"/>
        <w:rPr>
          <w:highlight w:val="white"/>
        </w:rPr>
      </w:pPr>
      <w:r w:rsidRPr="00D851A7">
        <w:rPr>
          <w:highlight w:val="white"/>
        </w:rPr>
        <w:t xml:space="preserve">          case MiddleOperator.UnsignedDivide:</w:t>
      </w:r>
    </w:p>
    <w:p w14:paraId="3CB9B3B9" w14:textId="77777777" w:rsidR="00D851A7" w:rsidRPr="00D851A7" w:rsidRDefault="00D851A7" w:rsidP="00D851A7">
      <w:pPr>
        <w:pStyle w:val="Code"/>
        <w:rPr>
          <w:highlight w:val="white"/>
        </w:rPr>
      </w:pPr>
      <w:r w:rsidRPr="00D851A7">
        <w:rPr>
          <w:highlight w:val="white"/>
        </w:rPr>
        <w:t xml:space="preserve">          case MiddleOperator.UnsignedModulo: {</w:t>
      </w:r>
    </w:p>
    <w:p w14:paraId="3B30884A" w14:textId="77777777" w:rsidR="00D851A7" w:rsidRPr="00D851A7" w:rsidRDefault="00D851A7" w:rsidP="00D851A7">
      <w:pPr>
        <w:pStyle w:val="Code"/>
        <w:rPr>
          <w:highlight w:val="white"/>
        </w:rPr>
      </w:pPr>
      <w:r w:rsidRPr="00D851A7">
        <w:rPr>
          <w:highlight w:val="white"/>
        </w:rPr>
        <w:t xml:space="preserve">              Symbol resultSymbol = (Symbol) middleCode[0];</w:t>
      </w:r>
    </w:p>
    <w:p w14:paraId="4FE94EAE" w14:textId="77777777" w:rsidR="00D851A7" w:rsidRPr="00D851A7" w:rsidRDefault="00D851A7" w:rsidP="00D851A7">
      <w:pPr>
        <w:pStyle w:val="Code"/>
        <w:rPr>
          <w:highlight w:val="white"/>
        </w:rPr>
      </w:pPr>
    </w:p>
    <w:p w14:paraId="447C5435" w14:textId="77777777" w:rsidR="00D851A7" w:rsidRPr="00D851A7" w:rsidRDefault="00D851A7" w:rsidP="00D851A7">
      <w:pPr>
        <w:pStyle w:val="Code"/>
        <w:rPr>
          <w:highlight w:val="white"/>
        </w:rPr>
      </w:pPr>
      <w:r w:rsidRPr="00D851A7">
        <w:rPr>
          <w:highlight w:val="white"/>
        </w:rPr>
        <w:t xml:space="preserve">              if (resultSymbol.Type.IsFloating()) {</w:t>
      </w:r>
    </w:p>
    <w:p w14:paraId="70B75DC7" w14:textId="77777777" w:rsidR="00D851A7" w:rsidRPr="00D851A7" w:rsidRDefault="00D851A7" w:rsidP="00D851A7">
      <w:pPr>
        <w:pStyle w:val="Code"/>
        <w:rPr>
          <w:highlight w:val="white"/>
        </w:rPr>
      </w:pPr>
      <w:r w:rsidRPr="00D851A7">
        <w:rPr>
          <w:highlight w:val="white"/>
        </w:rPr>
        <w:t xml:space="preserve">                FloatingBinary(middleCode);</w:t>
      </w:r>
    </w:p>
    <w:p w14:paraId="4595840B" w14:textId="77777777" w:rsidR="00D851A7" w:rsidRPr="00D851A7" w:rsidRDefault="00D851A7" w:rsidP="00D851A7">
      <w:pPr>
        <w:pStyle w:val="Code"/>
        <w:rPr>
          <w:highlight w:val="white"/>
        </w:rPr>
      </w:pPr>
      <w:r w:rsidRPr="00D851A7">
        <w:rPr>
          <w:highlight w:val="white"/>
        </w:rPr>
        <w:t xml:space="preserve">              }</w:t>
      </w:r>
    </w:p>
    <w:p w14:paraId="13F77171" w14:textId="77777777" w:rsidR="00D851A7" w:rsidRPr="00D851A7" w:rsidRDefault="00D851A7" w:rsidP="00D851A7">
      <w:pPr>
        <w:pStyle w:val="Code"/>
        <w:rPr>
          <w:highlight w:val="white"/>
        </w:rPr>
      </w:pPr>
      <w:r w:rsidRPr="00D851A7">
        <w:rPr>
          <w:highlight w:val="white"/>
        </w:rPr>
        <w:t xml:space="preserve">              else {</w:t>
      </w:r>
    </w:p>
    <w:p w14:paraId="16C7AE8E" w14:textId="77777777" w:rsidR="00D851A7" w:rsidRPr="00D851A7" w:rsidRDefault="00D851A7" w:rsidP="00D851A7">
      <w:pPr>
        <w:pStyle w:val="Code"/>
        <w:rPr>
          <w:highlight w:val="white"/>
        </w:rPr>
      </w:pPr>
      <w:r w:rsidRPr="00D851A7">
        <w:rPr>
          <w:highlight w:val="white"/>
        </w:rPr>
        <w:t xml:space="preserve">                IntegralMultiply(middleCode);</w:t>
      </w:r>
    </w:p>
    <w:p w14:paraId="05804166" w14:textId="77777777" w:rsidR="00D851A7" w:rsidRPr="00D851A7" w:rsidRDefault="00D851A7" w:rsidP="00D851A7">
      <w:pPr>
        <w:pStyle w:val="Code"/>
        <w:rPr>
          <w:highlight w:val="white"/>
        </w:rPr>
      </w:pPr>
      <w:r w:rsidRPr="00D851A7">
        <w:rPr>
          <w:highlight w:val="white"/>
        </w:rPr>
        <w:t xml:space="preserve">              }</w:t>
      </w:r>
    </w:p>
    <w:p w14:paraId="2459A84B" w14:textId="77777777" w:rsidR="00D851A7" w:rsidRPr="00D851A7" w:rsidRDefault="00D851A7" w:rsidP="00D851A7">
      <w:pPr>
        <w:pStyle w:val="Code"/>
        <w:rPr>
          <w:highlight w:val="white"/>
        </w:rPr>
      </w:pPr>
      <w:r w:rsidRPr="00D851A7">
        <w:rPr>
          <w:highlight w:val="white"/>
        </w:rPr>
        <w:t xml:space="preserve">            }</w:t>
      </w:r>
    </w:p>
    <w:p w14:paraId="1E9A0E9A" w14:textId="77777777" w:rsidR="00D851A7" w:rsidRPr="00D851A7" w:rsidRDefault="00D851A7" w:rsidP="00D851A7">
      <w:pPr>
        <w:pStyle w:val="Code"/>
        <w:rPr>
          <w:highlight w:val="white"/>
        </w:rPr>
      </w:pPr>
      <w:r w:rsidRPr="00D851A7">
        <w:rPr>
          <w:highlight w:val="white"/>
        </w:rPr>
        <w:t xml:space="preserve">            break;</w:t>
      </w:r>
    </w:p>
    <w:p w14:paraId="172EFD1E" w14:textId="77777777" w:rsidR="00D851A7" w:rsidRPr="00D851A7" w:rsidRDefault="00D851A7" w:rsidP="00D851A7">
      <w:pPr>
        <w:pStyle w:val="Code"/>
        <w:rPr>
          <w:highlight w:val="white"/>
        </w:rPr>
      </w:pPr>
    </w:p>
    <w:p w14:paraId="00B13335" w14:textId="77777777" w:rsidR="00D851A7" w:rsidRPr="00D851A7" w:rsidRDefault="00D851A7" w:rsidP="00D851A7">
      <w:pPr>
        <w:pStyle w:val="Code"/>
        <w:rPr>
          <w:highlight w:val="white"/>
        </w:rPr>
      </w:pPr>
      <w:r w:rsidRPr="00D851A7">
        <w:rPr>
          <w:highlight w:val="white"/>
        </w:rPr>
        <w:t xml:space="preserve">          case MiddleOperator.Carry:</w:t>
      </w:r>
    </w:p>
    <w:p w14:paraId="29061A6C" w14:textId="77777777" w:rsidR="00D851A7" w:rsidRPr="00D851A7" w:rsidRDefault="00D851A7" w:rsidP="00D851A7">
      <w:pPr>
        <w:pStyle w:val="Code"/>
        <w:rPr>
          <w:highlight w:val="white"/>
        </w:rPr>
      </w:pPr>
      <w:r w:rsidRPr="00D851A7">
        <w:rPr>
          <w:highlight w:val="white"/>
        </w:rPr>
        <w:t xml:space="preserve">          case MiddleOperator.NotCarry:</w:t>
      </w:r>
    </w:p>
    <w:p w14:paraId="6A30747B" w14:textId="77777777" w:rsidR="00D851A7" w:rsidRPr="00D851A7" w:rsidRDefault="00D851A7" w:rsidP="00D851A7">
      <w:pPr>
        <w:pStyle w:val="Code"/>
        <w:rPr>
          <w:highlight w:val="white"/>
        </w:rPr>
      </w:pPr>
      <w:r w:rsidRPr="00D851A7">
        <w:rPr>
          <w:highlight w:val="white"/>
        </w:rPr>
        <w:t xml:space="preserve">            CarryExpression(middleCode);</w:t>
      </w:r>
    </w:p>
    <w:p w14:paraId="5FF17074" w14:textId="77777777" w:rsidR="00D851A7" w:rsidRPr="00D851A7" w:rsidRDefault="00D851A7" w:rsidP="00D851A7">
      <w:pPr>
        <w:pStyle w:val="Code"/>
        <w:rPr>
          <w:highlight w:val="white"/>
        </w:rPr>
      </w:pPr>
      <w:r w:rsidRPr="00D851A7">
        <w:rPr>
          <w:highlight w:val="white"/>
        </w:rPr>
        <w:t xml:space="preserve">            break;</w:t>
      </w:r>
    </w:p>
    <w:p w14:paraId="7CC22499" w14:textId="2C826700" w:rsidR="00D935A0" w:rsidRDefault="00EE5D6D" w:rsidP="00EE5D6D">
      <w:pPr>
        <w:rPr>
          <w:highlight w:val="white"/>
        </w:rPr>
      </w:pPr>
      <w:r>
        <w:rPr>
          <w:highlight w:val="white"/>
        </w:rPr>
        <w:t>In case of</w:t>
      </w:r>
      <w:r w:rsidR="00D35D02">
        <w:rPr>
          <w:highlight w:val="white"/>
        </w:rPr>
        <w:t xml:space="preserve"> equality </w:t>
      </w:r>
      <w:r>
        <w:rPr>
          <w:highlight w:val="white"/>
        </w:rPr>
        <w:t xml:space="preserve">and relational operators, </w:t>
      </w:r>
      <w:r w:rsidR="00551EE1">
        <w:rPr>
          <w:highlight w:val="white"/>
        </w:rPr>
        <w:t xml:space="preserve">we call </w:t>
      </w:r>
      <w:r w:rsidR="00551EE1" w:rsidRPr="00551EE1">
        <w:rPr>
          <w:rStyle w:val="KeyWord0"/>
          <w:highlight w:val="white"/>
        </w:rPr>
        <w:t>FloatingRelation</w:t>
      </w:r>
      <w:r w:rsidR="00551EE1">
        <w:rPr>
          <w:highlight w:val="white"/>
        </w:rPr>
        <w:t xml:space="preserve"> in case of floating values and </w:t>
      </w:r>
      <w:r w:rsidR="00551EE1" w:rsidRPr="00551EE1">
        <w:rPr>
          <w:rStyle w:val="KeyWord0"/>
          <w:highlight w:val="white"/>
        </w:rPr>
        <w:t>Integral</w:t>
      </w:r>
      <w:r w:rsidR="00177957">
        <w:rPr>
          <w:rStyle w:val="KeyWord0"/>
          <w:highlight w:val="white"/>
        </w:rPr>
        <w:t>Binary</w:t>
      </w:r>
      <w:r w:rsidR="00551EE1">
        <w:rPr>
          <w:highlight w:val="white"/>
        </w:rPr>
        <w:t xml:space="preserve"> otherwise.</w:t>
      </w:r>
    </w:p>
    <w:p w14:paraId="7A81EEDF" w14:textId="77777777" w:rsidR="00D851A7" w:rsidRPr="00D851A7" w:rsidRDefault="00D851A7" w:rsidP="00D851A7">
      <w:pPr>
        <w:pStyle w:val="Code"/>
        <w:rPr>
          <w:highlight w:val="white"/>
        </w:rPr>
      </w:pPr>
      <w:r w:rsidRPr="00D851A7">
        <w:rPr>
          <w:highlight w:val="white"/>
        </w:rPr>
        <w:t xml:space="preserve">          case MiddleOperator.Equal:</w:t>
      </w:r>
    </w:p>
    <w:p w14:paraId="65B5DAEB" w14:textId="77777777" w:rsidR="00D851A7" w:rsidRPr="00D851A7" w:rsidRDefault="00D851A7" w:rsidP="00D851A7">
      <w:pPr>
        <w:pStyle w:val="Code"/>
        <w:rPr>
          <w:highlight w:val="white"/>
        </w:rPr>
      </w:pPr>
      <w:r w:rsidRPr="00D851A7">
        <w:rPr>
          <w:highlight w:val="white"/>
        </w:rPr>
        <w:t xml:space="preserve">          case MiddleOperator.NotEqual:</w:t>
      </w:r>
    </w:p>
    <w:p w14:paraId="0C9C5798" w14:textId="77777777" w:rsidR="00D851A7" w:rsidRPr="00D851A7" w:rsidRDefault="00D851A7" w:rsidP="00D851A7">
      <w:pPr>
        <w:pStyle w:val="Code"/>
        <w:rPr>
          <w:highlight w:val="white"/>
        </w:rPr>
      </w:pPr>
      <w:r w:rsidRPr="00D851A7">
        <w:rPr>
          <w:highlight w:val="white"/>
        </w:rPr>
        <w:t xml:space="preserve">          case MiddleOperator.SignedLessThan:</w:t>
      </w:r>
    </w:p>
    <w:p w14:paraId="64D91D1C" w14:textId="77777777" w:rsidR="00D851A7" w:rsidRPr="00D851A7" w:rsidRDefault="00D851A7" w:rsidP="00D851A7">
      <w:pPr>
        <w:pStyle w:val="Code"/>
        <w:rPr>
          <w:highlight w:val="white"/>
        </w:rPr>
      </w:pPr>
      <w:r w:rsidRPr="00D851A7">
        <w:rPr>
          <w:highlight w:val="white"/>
        </w:rPr>
        <w:t xml:space="preserve">          case MiddleOperator.SignedLessThanEqual:</w:t>
      </w:r>
    </w:p>
    <w:p w14:paraId="783EB288" w14:textId="77777777" w:rsidR="00D851A7" w:rsidRPr="00D851A7" w:rsidRDefault="00D851A7" w:rsidP="00D851A7">
      <w:pPr>
        <w:pStyle w:val="Code"/>
        <w:rPr>
          <w:highlight w:val="white"/>
        </w:rPr>
      </w:pPr>
      <w:r w:rsidRPr="00D851A7">
        <w:rPr>
          <w:highlight w:val="white"/>
        </w:rPr>
        <w:t xml:space="preserve">          case MiddleOperator.SignedGreaterThan:</w:t>
      </w:r>
    </w:p>
    <w:p w14:paraId="1853F2CF" w14:textId="77777777" w:rsidR="00D851A7" w:rsidRPr="00D851A7" w:rsidRDefault="00D851A7" w:rsidP="00D851A7">
      <w:pPr>
        <w:pStyle w:val="Code"/>
        <w:rPr>
          <w:highlight w:val="white"/>
        </w:rPr>
      </w:pPr>
      <w:r w:rsidRPr="00D851A7">
        <w:rPr>
          <w:highlight w:val="white"/>
        </w:rPr>
        <w:t xml:space="preserve">          case MiddleOperator.SignedGreaterThanEqual:</w:t>
      </w:r>
    </w:p>
    <w:p w14:paraId="6796BC26" w14:textId="77777777" w:rsidR="00D851A7" w:rsidRPr="00D851A7" w:rsidRDefault="00D851A7" w:rsidP="00D851A7">
      <w:pPr>
        <w:pStyle w:val="Code"/>
        <w:rPr>
          <w:highlight w:val="white"/>
        </w:rPr>
      </w:pPr>
      <w:r w:rsidRPr="00D851A7">
        <w:rPr>
          <w:highlight w:val="white"/>
        </w:rPr>
        <w:t xml:space="preserve">          case MiddleOperator.UnsignedLessThan:</w:t>
      </w:r>
    </w:p>
    <w:p w14:paraId="1CBCEC8D" w14:textId="77777777" w:rsidR="00D851A7" w:rsidRPr="00D851A7" w:rsidRDefault="00D851A7" w:rsidP="00D851A7">
      <w:pPr>
        <w:pStyle w:val="Code"/>
        <w:rPr>
          <w:highlight w:val="white"/>
        </w:rPr>
      </w:pPr>
      <w:r w:rsidRPr="00D851A7">
        <w:rPr>
          <w:highlight w:val="white"/>
        </w:rPr>
        <w:t xml:space="preserve">          case MiddleOperator.UnsignedLessThanEqual:</w:t>
      </w:r>
    </w:p>
    <w:p w14:paraId="16CBA289" w14:textId="77777777" w:rsidR="00D851A7" w:rsidRPr="00D851A7" w:rsidRDefault="00D851A7" w:rsidP="00D851A7">
      <w:pPr>
        <w:pStyle w:val="Code"/>
        <w:rPr>
          <w:highlight w:val="white"/>
        </w:rPr>
      </w:pPr>
      <w:r w:rsidRPr="00D851A7">
        <w:rPr>
          <w:highlight w:val="white"/>
        </w:rPr>
        <w:t xml:space="preserve">          case MiddleOperator.UnsignedGreaterThan:</w:t>
      </w:r>
    </w:p>
    <w:p w14:paraId="1D2715EC" w14:textId="77777777" w:rsidR="00D851A7" w:rsidRPr="00D851A7" w:rsidRDefault="00D851A7" w:rsidP="00D851A7">
      <w:pPr>
        <w:pStyle w:val="Code"/>
        <w:rPr>
          <w:highlight w:val="white"/>
        </w:rPr>
      </w:pPr>
      <w:r w:rsidRPr="00D851A7">
        <w:rPr>
          <w:highlight w:val="white"/>
        </w:rPr>
        <w:t xml:space="preserve">          case MiddleOperator.UnsignedGreaterThanEqual: {</w:t>
      </w:r>
    </w:p>
    <w:p w14:paraId="7F80C264" w14:textId="77777777" w:rsidR="00D851A7" w:rsidRPr="00D851A7" w:rsidRDefault="00D851A7" w:rsidP="00D851A7">
      <w:pPr>
        <w:pStyle w:val="Code"/>
        <w:rPr>
          <w:highlight w:val="white"/>
        </w:rPr>
      </w:pPr>
      <w:r w:rsidRPr="00D851A7">
        <w:rPr>
          <w:highlight w:val="white"/>
        </w:rPr>
        <w:t xml:space="preserve">              Symbol leftSymbol = (Symbol) middleCode[1];</w:t>
      </w:r>
    </w:p>
    <w:p w14:paraId="09AE775C" w14:textId="77777777" w:rsidR="00D851A7" w:rsidRPr="00D851A7" w:rsidRDefault="00D851A7" w:rsidP="00D851A7">
      <w:pPr>
        <w:pStyle w:val="Code"/>
        <w:rPr>
          <w:highlight w:val="white"/>
        </w:rPr>
      </w:pPr>
    </w:p>
    <w:p w14:paraId="0525AFCF" w14:textId="77777777" w:rsidR="00D851A7" w:rsidRPr="00D851A7" w:rsidRDefault="00D851A7" w:rsidP="00D851A7">
      <w:pPr>
        <w:pStyle w:val="Code"/>
        <w:rPr>
          <w:highlight w:val="white"/>
        </w:rPr>
      </w:pPr>
      <w:r w:rsidRPr="00D851A7">
        <w:rPr>
          <w:highlight w:val="white"/>
        </w:rPr>
        <w:t xml:space="preserve">              if (leftSymbol.Type.IsFloating()) {</w:t>
      </w:r>
    </w:p>
    <w:p w14:paraId="11D65232" w14:textId="75096345" w:rsidR="00D851A7" w:rsidRPr="00D851A7" w:rsidRDefault="00D851A7" w:rsidP="00D851A7">
      <w:pPr>
        <w:pStyle w:val="Code"/>
        <w:rPr>
          <w:highlight w:val="white"/>
        </w:rPr>
      </w:pPr>
      <w:r w:rsidRPr="00D851A7">
        <w:rPr>
          <w:highlight w:val="white"/>
        </w:rPr>
        <w:t xml:space="preserve">                FloatingRelation(middleCode);</w:t>
      </w:r>
    </w:p>
    <w:p w14:paraId="661C1244" w14:textId="77777777" w:rsidR="00D851A7" w:rsidRPr="00D851A7" w:rsidRDefault="00D851A7" w:rsidP="00D851A7">
      <w:pPr>
        <w:pStyle w:val="Code"/>
        <w:rPr>
          <w:highlight w:val="white"/>
        </w:rPr>
      </w:pPr>
      <w:r w:rsidRPr="00D851A7">
        <w:rPr>
          <w:highlight w:val="white"/>
        </w:rPr>
        <w:t xml:space="preserve">              }</w:t>
      </w:r>
    </w:p>
    <w:p w14:paraId="5DF5AD31" w14:textId="77777777" w:rsidR="00D851A7" w:rsidRPr="00D851A7" w:rsidRDefault="00D851A7" w:rsidP="00D851A7">
      <w:pPr>
        <w:pStyle w:val="Code"/>
        <w:rPr>
          <w:highlight w:val="white"/>
        </w:rPr>
      </w:pPr>
      <w:r w:rsidRPr="00D851A7">
        <w:rPr>
          <w:highlight w:val="white"/>
        </w:rPr>
        <w:t xml:space="preserve">              else {</w:t>
      </w:r>
    </w:p>
    <w:p w14:paraId="35021F9F" w14:textId="364ADCE0" w:rsidR="00D851A7" w:rsidRPr="00D851A7" w:rsidRDefault="00D851A7" w:rsidP="00D851A7">
      <w:pPr>
        <w:pStyle w:val="Code"/>
        <w:rPr>
          <w:highlight w:val="white"/>
        </w:rPr>
      </w:pPr>
      <w:r w:rsidRPr="00D851A7">
        <w:rPr>
          <w:highlight w:val="white"/>
        </w:rPr>
        <w:t xml:space="preserve">                Integral</w:t>
      </w:r>
      <w:r w:rsidR="00177957">
        <w:rPr>
          <w:highlight w:val="white"/>
        </w:rPr>
        <w:t>Binary</w:t>
      </w:r>
      <w:r w:rsidRPr="00D851A7">
        <w:rPr>
          <w:highlight w:val="white"/>
        </w:rPr>
        <w:t>(middleCode);</w:t>
      </w:r>
    </w:p>
    <w:p w14:paraId="2D83E30A" w14:textId="77777777" w:rsidR="00D851A7" w:rsidRPr="00D851A7" w:rsidRDefault="00D851A7" w:rsidP="00D851A7">
      <w:pPr>
        <w:pStyle w:val="Code"/>
        <w:rPr>
          <w:highlight w:val="white"/>
        </w:rPr>
      </w:pPr>
      <w:r w:rsidRPr="00D851A7">
        <w:rPr>
          <w:highlight w:val="white"/>
        </w:rPr>
        <w:t xml:space="preserve">              }</w:t>
      </w:r>
    </w:p>
    <w:p w14:paraId="37A9CD07" w14:textId="77777777" w:rsidR="00D851A7" w:rsidRPr="00D851A7" w:rsidRDefault="00D851A7" w:rsidP="00D851A7">
      <w:pPr>
        <w:pStyle w:val="Code"/>
        <w:rPr>
          <w:highlight w:val="white"/>
        </w:rPr>
      </w:pPr>
      <w:r w:rsidRPr="00D851A7">
        <w:rPr>
          <w:highlight w:val="white"/>
        </w:rPr>
        <w:t xml:space="preserve">            }</w:t>
      </w:r>
    </w:p>
    <w:p w14:paraId="082B4995" w14:textId="77777777" w:rsidR="00D851A7" w:rsidRPr="00D851A7" w:rsidRDefault="00D851A7" w:rsidP="00D851A7">
      <w:pPr>
        <w:pStyle w:val="Code"/>
        <w:rPr>
          <w:highlight w:val="white"/>
        </w:rPr>
      </w:pPr>
      <w:r w:rsidRPr="00D851A7">
        <w:rPr>
          <w:highlight w:val="white"/>
        </w:rPr>
        <w:t xml:space="preserve">            break;</w:t>
      </w:r>
    </w:p>
    <w:p w14:paraId="7FB289E7" w14:textId="77777777" w:rsidR="00D851A7" w:rsidRPr="00D851A7" w:rsidRDefault="00D851A7" w:rsidP="00D851A7">
      <w:pPr>
        <w:pStyle w:val="Code"/>
        <w:rPr>
          <w:highlight w:val="white"/>
        </w:rPr>
      </w:pPr>
      <w:r w:rsidRPr="00D851A7">
        <w:rPr>
          <w:highlight w:val="white"/>
        </w:rPr>
        <w:t xml:space="preserve">        </w:t>
      </w:r>
    </w:p>
    <w:p w14:paraId="7F616CA2" w14:textId="77777777" w:rsidR="00D851A7" w:rsidRPr="00D851A7" w:rsidRDefault="00D851A7" w:rsidP="00D851A7">
      <w:pPr>
        <w:pStyle w:val="Code"/>
        <w:rPr>
          <w:highlight w:val="white"/>
        </w:rPr>
      </w:pPr>
      <w:r w:rsidRPr="00D851A7">
        <w:rPr>
          <w:highlight w:val="white"/>
        </w:rPr>
        <w:t xml:space="preserve">          case MiddleOperator.Case:</w:t>
      </w:r>
    </w:p>
    <w:p w14:paraId="57917DA8" w14:textId="77777777" w:rsidR="00D851A7" w:rsidRPr="00D851A7" w:rsidRDefault="00D851A7" w:rsidP="00D851A7">
      <w:pPr>
        <w:pStyle w:val="Code"/>
        <w:rPr>
          <w:highlight w:val="white"/>
        </w:rPr>
      </w:pPr>
      <w:r w:rsidRPr="00D851A7">
        <w:rPr>
          <w:highlight w:val="white"/>
        </w:rPr>
        <w:t xml:space="preserve">            Case(middleCode);</w:t>
      </w:r>
    </w:p>
    <w:p w14:paraId="038E8B26" w14:textId="77777777" w:rsidR="00D851A7" w:rsidRPr="00D851A7" w:rsidRDefault="00D851A7" w:rsidP="00D851A7">
      <w:pPr>
        <w:pStyle w:val="Code"/>
        <w:rPr>
          <w:highlight w:val="white"/>
        </w:rPr>
      </w:pPr>
      <w:r w:rsidRPr="00D851A7">
        <w:rPr>
          <w:highlight w:val="white"/>
        </w:rPr>
        <w:t xml:space="preserve">            break;</w:t>
      </w:r>
    </w:p>
    <w:p w14:paraId="0E7CE09D" w14:textId="77777777" w:rsidR="00D851A7" w:rsidRPr="00D851A7" w:rsidRDefault="00D851A7" w:rsidP="00D851A7">
      <w:pPr>
        <w:pStyle w:val="Code"/>
        <w:rPr>
          <w:highlight w:val="white"/>
        </w:rPr>
      </w:pPr>
    </w:p>
    <w:p w14:paraId="67C1962A" w14:textId="77777777" w:rsidR="00D851A7" w:rsidRPr="00D851A7" w:rsidRDefault="00D851A7" w:rsidP="00D851A7">
      <w:pPr>
        <w:pStyle w:val="Code"/>
        <w:rPr>
          <w:highlight w:val="white"/>
        </w:rPr>
      </w:pPr>
      <w:r w:rsidRPr="00D851A7">
        <w:rPr>
          <w:highlight w:val="white"/>
        </w:rPr>
        <w:t xml:space="preserve">          case MiddleOperator.CaseEnd:</w:t>
      </w:r>
    </w:p>
    <w:p w14:paraId="08AAACC4" w14:textId="77777777" w:rsidR="00D851A7" w:rsidRPr="00D851A7" w:rsidRDefault="00D851A7" w:rsidP="00D851A7">
      <w:pPr>
        <w:pStyle w:val="Code"/>
        <w:rPr>
          <w:highlight w:val="white"/>
        </w:rPr>
      </w:pPr>
      <w:r w:rsidRPr="00D851A7">
        <w:rPr>
          <w:highlight w:val="white"/>
        </w:rPr>
        <w:t xml:space="preserve">            CaseEnd(middleCode);</w:t>
      </w:r>
    </w:p>
    <w:p w14:paraId="16B29713" w14:textId="77777777" w:rsidR="00D851A7" w:rsidRPr="00D851A7" w:rsidRDefault="00D851A7" w:rsidP="00D851A7">
      <w:pPr>
        <w:pStyle w:val="Code"/>
        <w:rPr>
          <w:highlight w:val="white"/>
        </w:rPr>
      </w:pPr>
      <w:r w:rsidRPr="00D851A7">
        <w:rPr>
          <w:highlight w:val="white"/>
        </w:rPr>
        <w:t xml:space="preserve">            break;</w:t>
      </w:r>
    </w:p>
    <w:p w14:paraId="5C5A6C66" w14:textId="59A3EBA9" w:rsidR="00D851A7" w:rsidRPr="00D851A7" w:rsidRDefault="005110C0" w:rsidP="005110C0">
      <w:pPr>
        <w:rPr>
          <w:highlight w:val="white"/>
        </w:rPr>
      </w:pPr>
      <w:r>
        <w:rPr>
          <w:highlight w:val="white"/>
        </w:rPr>
        <w:lastRenderedPageBreak/>
        <w:t xml:space="preserve">The same goes for the unary operations. In case of floating type we call </w:t>
      </w:r>
      <w:r w:rsidRPr="005110C0">
        <w:rPr>
          <w:rStyle w:val="KeyWord0"/>
          <w:highlight w:val="white"/>
        </w:rPr>
        <w:t>FloatingUnary</w:t>
      </w:r>
      <w:r>
        <w:rPr>
          <w:highlight w:val="white"/>
        </w:rPr>
        <w:t xml:space="preserve">, and in case of integral type we call </w:t>
      </w:r>
      <w:r w:rsidRPr="005110C0">
        <w:rPr>
          <w:rStyle w:val="KeyWord0"/>
          <w:highlight w:val="white"/>
        </w:rPr>
        <w:t>InategralUnary</w:t>
      </w:r>
      <w:r>
        <w:rPr>
          <w:highlight w:val="white"/>
        </w:rPr>
        <w:t>.</w:t>
      </w:r>
    </w:p>
    <w:p w14:paraId="13FD5D40" w14:textId="77777777" w:rsidR="00D851A7" w:rsidRPr="00D851A7" w:rsidRDefault="00D851A7" w:rsidP="00D851A7">
      <w:pPr>
        <w:pStyle w:val="Code"/>
        <w:rPr>
          <w:highlight w:val="white"/>
        </w:rPr>
      </w:pPr>
      <w:r w:rsidRPr="00D851A7">
        <w:rPr>
          <w:highlight w:val="white"/>
        </w:rPr>
        <w:t xml:space="preserve">          case MiddleOperator.UnaryAdd:</w:t>
      </w:r>
    </w:p>
    <w:p w14:paraId="79EF0BB5" w14:textId="77777777" w:rsidR="00D851A7" w:rsidRPr="00D851A7" w:rsidRDefault="00D851A7" w:rsidP="00D851A7">
      <w:pPr>
        <w:pStyle w:val="Code"/>
        <w:rPr>
          <w:highlight w:val="white"/>
        </w:rPr>
      </w:pPr>
      <w:r w:rsidRPr="00D851A7">
        <w:rPr>
          <w:highlight w:val="white"/>
        </w:rPr>
        <w:t xml:space="preserve">          case MiddleOperator.UnarySubtract:</w:t>
      </w:r>
    </w:p>
    <w:p w14:paraId="62A10614" w14:textId="77777777" w:rsidR="00D851A7" w:rsidRPr="00D851A7" w:rsidRDefault="00D851A7" w:rsidP="00D851A7">
      <w:pPr>
        <w:pStyle w:val="Code"/>
        <w:rPr>
          <w:highlight w:val="white"/>
        </w:rPr>
      </w:pPr>
      <w:r w:rsidRPr="00D851A7">
        <w:rPr>
          <w:highlight w:val="white"/>
        </w:rPr>
        <w:t xml:space="preserve">          case MiddleOperator.BitwiseNot: {</w:t>
      </w:r>
    </w:p>
    <w:p w14:paraId="567319B0" w14:textId="77777777" w:rsidR="00D851A7" w:rsidRPr="00D851A7" w:rsidRDefault="00D851A7" w:rsidP="00D851A7">
      <w:pPr>
        <w:pStyle w:val="Code"/>
        <w:rPr>
          <w:highlight w:val="white"/>
        </w:rPr>
      </w:pPr>
      <w:r w:rsidRPr="00D851A7">
        <w:rPr>
          <w:highlight w:val="white"/>
        </w:rPr>
        <w:t xml:space="preserve">              Symbol resultSymbol = (Symbol) middleCode[0];</w:t>
      </w:r>
    </w:p>
    <w:p w14:paraId="18AD4869" w14:textId="77777777" w:rsidR="00D851A7" w:rsidRPr="00D851A7" w:rsidRDefault="00D851A7" w:rsidP="00D851A7">
      <w:pPr>
        <w:pStyle w:val="Code"/>
        <w:rPr>
          <w:highlight w:val="white"/>
        </w:rPr>
      </w:pPr>
    </w:p>
    <w:p w14:paraId="4ABFA4F5" w14:textId="77777777" w:rsidR="00D851A7" w:rsidRPr="00D851A7" w:rsidRDefault="00D851A7" w:rsidP="00D851A7">
      <w:pPr>
        <w:pStyle w:val="Code"/>
        <w:rPr>
          <w:highlight w:val="white"/>
        </w:rPr>
      </w:pPr>
      <w:r w:rsidRPr="00D851A7">
        <w:rPr>
          <w:highlight w:val="white"/>
        </w:rPr>
        <w:t xml:space="preserve">              if (resultSymbol.Type.IsFloating()) {</w:t>
      </w:r>
    </w:p>
    <w:p w14:paraId="3528296A" w14:textId="77777777" w:rsidR="00D851A7" w:rsidRPr="00D851A7" w:rsidRDefault="00D851A7" w:rsidP="00D851A7">
      <w:pPr>
        <w:pStyle w:val="Code"/>
        <w:rPr>
          <w:highlight w:val="white"/>
        </w:rPr>
      </w:pPr>
      <w:r w:rsidRPr="00D851A7">
        <w:rPr>
          <w:highlight w:val="white"/>
        </w:rPr>
        <w:t xml:space="preserve">                FloatingUnary(middleCode);</w:t>
      </w:r>
    </w:p>
    <w:p w14:paraId="60C99C40" w14:textId="77777777" w:rsidR="00D851A7" w:rsidRPr="00D851A7" w:rsidRDefault="00D851A7" w:rsidP="00D851A7">
      <w:pPr>
        <w:pStyle w:val="Code"/>
        <w:rPr>
          <w:highlight w:val="white"/>
        </w:rPr>
      </w:pPr>
      <w:r w:rsidRPr="00D851A7">
        <w:rPr>
          <w:highlight w:val="white"/>
        </w:rPr>
        <w:t xml:space="preserve">              }</w:t>
      </w:r>
    </w:p>
    <w:p w14:paraId="317C2DCD" w14:textId="77777777" w:rsidR="00D851A7" w:rsidRPr="00D851A7" w:rsidRDefault="00D851A7" w:rsidP="00D851A7">
      <w:pPr>
        <w:pStyle w:val="Code"/>
        <w:rPr>
          <w:highlight w:val="white"/>
        </w:rPr>
      </w:pPr>
      <w:r w:rsidRPr="00D851A7">
        <w:rPr>
          <w:highlight w:val="white"/>
        </w:rPr>
        <w:t xml:space="preserve">              else {</w:t>
      </w:r>
    </w:p>
    <w:p w14:paraId="03F5D031" w14:textId="77777777" w:rsidR="00D851A7" w:rsidRPr="00D851A7" w:rsidRDefault="00D851A7" w:rsidP="00D851A7">
      <w:pPr>
        <w:pStyle w:val="Code"/>
        <w:rPr>
          <w:highlight w:val="white"/>
        </w:rPr>
      </w:pPr>
      <w:r w:rsidRPr="00D851A7">
        <w:rPr>
          <w:highlight w:val="white"/>
        </w:rPr>
        <w:t xml:space="preserve">                IntegralUnary(middleCode);</w:t>
      </w:r>
    </w:p>
    <w:p w14:paraId="08409C8E" w14:textId="77777777" w:rsidR="00D851A7" w:rsidRPr="00D851A7" w:rsidRDefault="00D851A7" w:rsidP="00D851A7">
      <w:pPr>
        <w:pStyle w:val="Code"/>
        <w:rPr>
          <w:highlight w:val="white"/>
        </w:rPr>
      </w:pPr>
      <w:r w:rsidRPr="00D851A7">
        <w:rPr>
          <w:highlight w:val="white"/>
        </w:rPr>
        <w:t xml:space="preserve">              }</w:t>
      </w:r>
    </w:p>
    <w:p w14:paraId="31C2A244" w14:textId="77777777" w:rsidR="00D851A7" w:rsidRPr="00D851A7" w:rsidRDefault="00D851A7" w:rsidP="00D851A7">
      <w:pPr>
        <w:pStyle w:val="Code"/>
        <w:rPr>
          <w:highlight w:val="white"/>
        </w:rPr>
      </w:pPr>
      <w:r w:rsidRPr="00D851A7">
        <w:rPr>
          <w:highlight w:val="white"/>
        </w:rPr>
        <w:t xml:space="preserve">            }</w:t>
      </w:r>
    </w:p>
    <w:p w14:paraId="12D7EAC4" w14:textId="77777777" w:rsidR="00D851A7" w:rsidRPr="00D851A7" w:rsidRDefault="00D851A7" w:rsidP="00D851A7">
      <w:pPr>
        <w:pStyle w:val="Code"/>
        <w:rPr>
          <w:highlight w:val="white"/>
        </w:rPr>
      </w:pPr>
      <w:r w:rsidRPr="00D851A7">
        <w:rPr>
          <w:highlight w:val="white"/>
        </w:rPr>
        <w:t xml:space="preserve">            break;</w:t>
      </w:r>
    </w:p>
    <w:p w14:paraId="00560F70" w14:textId="77777777" w:rsidR="00D851A7" w:rsidRPr="00D851A7" w:rsidRDefault="00D851A7" w:rsidP="00D851A7">
      <w:pPr>
        <w:pStyle w:val="Code"/>
        <w:rPr>
          <w:highlight w:val="white"/>
        </w:rPr>
      </w:pPr>
      <w:r w:rsidRPr="00D851A7">
        <w:rPr>
          <w:highlight w:val="white"/>
        </w:rPr>
        <w:t xml:space="preserve">          </w:t>
      </w:r>
    </w:p>
    <w:p w14:paraId="009AF1F1" w14:textId="77777777" w:rsidR="00D851A7" w:rsidRPr="00D851A7" w:rsidRDefault="00D851A7" w:rsidP="00D851A7">
      <w:pPr>
        <w:pStyle w:val="Code"/>
        <w:rPr>
          <w:highlight w:val="white"/>
        </w:rPr>
      </w:pPr>
      <w:r w:rsidRPr="00D851A7">
        <w:rPr>
          <w:highlight w:val="white"/>
        </w:rPr>
        <w:t xml:space="preserve">          case MiddleOperator.Address:</w:t>
      </w:r>
    </w:p>
    <w:p w14:paraId="53404B25" w14:textId="77777777" w:rsidR="00D851A7" w:rsidRPr="00D851A7" w:rsidRDefault="00D851A7" w:rsidP="00D851A7">
      <w:pPr>
        <w:pStyle w:val="Code"/>
        <w:rPr>
          <w:highlight w:val="white"/>
        </w:rPr>
      </w:pPr>
      <w:r w:rsidRPr="00D851A7">
        <w:rPr>
          <w:highlight w:val="white"/>
        </w:rPr>
        <w:t xml:space="preserve">            Address(middleCode);</w:t>
      </w:r>
    </w:p>
    <w:p w14:paraId="648FB32D" w14:textId="77777777" w:rsidR="00D851A7" w:rsidRPr="00D851A7" w:rsidRDefault="00D851A7" w:rsidP="00D851A7">
      <w:pPr>
        <w:pStyle w:val="Code"/>
        <w:rPr>
          <w:highlight w:val="white"/>
        </w:rPr>
      </w:pPr>
      <w:r w:rsidRPr="00D851A7">
        <w:rPr>
          <w:highlight w:val="white"/>
        </w:rPr>
        <w:t xml:space="preserve">            break;</w:t>
      </w:r>
    </w:p>
    <w:p w14:paraId="77D9B79C" w14:textId="77777777" w:rsidR="00D851A7" w:rsidRPr="00D851A7" w:rsidRDefault="00D851A7" w:rsidP="00D851A7">
      <w:pPr>
        <w:pStyle w:val="Code"/>
        <w:rPr>
          <w:highlight w:val="white"/>
        </w:rPr>
      </w:pPr>
    </w:p>
    <w:p w14:paraId="7665DBF2" w14:textId="77777777" w:rsidR="00D851A7" w:rsidRPr="00D851A7" w:rsidRDefault="00D851A7" w:rsidP="00D851A7">
      <w:pPr>
        <w:pStyle w:val="Code"/>
        <w:rPr>
          <w:highlight w:val="white"/>
        </w:rPr>
      </w:pPr>
      <w:r w:rsidRPr="00D851A7">
        <w:rPr>
          <w:highlight w:val="white"/>
        </w:rPr>
        <w:t xml:space="preserve">          case MiddleOperator.Dereference: {</w:t>
      </w:r>
    </w:p>
    <w:p w14:paraId="3CB3D1EB" w14:textId="77777777" w:rsidR="00D851A7" w:rsidRPr="00D851A7" w:rsidRDefault="00D851A7" w:rsidP="00D851A7">
      <w:pPr>
        <w:pStyle w:val="Code"/>
        <w:rPr>
          <w:highlight w:val="white"/>
        </w:rPr>
      </w:pPr>
      <w:r w:rsidRPr="00D851A7">
        <w:rPr>
          <w:highlight w:val="white"/>
        </w:rPr>
        <w:t xml:space="preserve">              Symbol symbol = (Symbol) middleCode[1];</w:t>
      </w:r>
    </w:p>
    <w:p w14:paraId="5988F9B7" w14:textId="77777777" w:rsidR="00D851A7" w:rsidRPr="00D851A7" w:rsidRDefault="00D851A7" w:rsidP="00D851A7">
      <w:pPr>
        <w:pStyle w:val="Code"/>
        <w:rPr>
          <w:highlight w:val="white"/>
        </w:rPr>
      </w:pPr>
    </w:p>
    <w:p w14:paraId="76E0B70C" w14:textId="77777777" w:rsidR="00D851A7" w:rsidRPr="00D851A7" w:rsidRDefault="00D851A7" w:rsidP="00D851A7">
      <w:pPr>
        <w:pStyle w:val="Code"/>
        <w:rPr>
          <w:highlight w:val="white"/>
        </w:rPr>
      </w:pPr>
      <w:r w:rsidRPr="00D851A7">
        <w:rPr>
          <w:highlight w:val="white"/>
        </w:rPr>
        <w:t xml:space="preserve">              if (symbol.Type.IsFloating()) {</w:t>
      </w:r>
    </w:p>
    <w:p w14:paraId="25DB31D6" w14:textId="77777777" w:rsidR="00D851A7" w:rsidRPr="00D851A7" w:rsidRDefault="00D851A7" w:rsidP="00D851A7">
      <w:pPr>
        <w:pStyle w:val="Code"/>
        <w:rPr>
          <w:highlight w:val="white"/>
        </w:rPr>
      </w:pPr>
      <w:r w:rsidRPr="00D851A7">
        <w:rPr>
          <w:highlight w:val="white"/>
        </w:rPr>
        <w:t xml:space="preserve">                FloatingDereference(middleCode);</w:t>
      </w:r>
    </w:p>
    <w:p w14:paraId="65139690" w14:textId="77777777" w:rsidR="00D851A7" w:rsidRPr="00D851A7" w:rsidRDefault="00D851A7" w:rsidP="00D851A7">
      <w:pPr>
        <w:pStyle w:val="Code"/>
        <w:rPr>
          <w:highlight w:val="white"/>
        </w:rPr>
      </w:pPr>
      <w:r w:rsidRPr="00D851A7">
        <w:rPr>
          <w:highlight w:val="white"/>
        </w:rPr>
        <w:t xml:space="preserve">              }</w:t>
      </w:r>
    </w:p>
    <w:p w14:paraId="3B83F884" w14:textId="77777777" w:rsidR="00D851A7" w:rsidRPr="00D851A7" w:rsidRDefault="00D851A7" w:rsidP="00D851A7">
      <w:pPr>
        <w:pStyle w:val="Code"/>
        <w:rPr>
          <w:highlight w:val="white"/>
        </w:rPr>
      </w:pPr>
      <w:r w:rsidRPr="00D851A7">
        <w:rPr>
          <w:highlight w:val="white"/>
        </w:rPr>
        <w:t xml:space="preserve">              else {</w:t>
      </w:r>
    </w:p>
    <w:p w14:paraId="50E1B080" w14:textId="77777777" w:rsidR="00D851A7" w:rsidRPr="00D851A7" w:rsidRDefault="00D851A7" w:rsidP="00D851A7">
      <w:pPr>
        <w:pStyle w:val="Code"/>
        <w:rPr>
          <w:highlight w:val="white"/>
        </w:rPr>
      </w:pPr>
      <w:r w:rsidRPr="00D851A7">
        <w:rPr>
          <w:highlight w:val="white"/>
        </w:rPr>
        <w:t xml:space="preserve">                IntegralDereference(middleCode);</w:t>
      </w:r>
    </w:p>
    <w:p w14:paraId="7D3D0273" w14:textId="77777777" w:rsidR="00D851A7" w:rsidRPr="00D851A7" w:rsidRDefault="00D851A7" w:rsidP="00D851A7">
      <w:pPr>
        <w:pStyle w:val="Code"/>
        <w:rPr>
          <w:highlight w:val="white"/>
        </w:rPr>
      </w:pPr>
      <w:r w:rsidRPr="00D851A7">
        <w:rPr>
          <w:highlight w:val="white"/>
        </w:rPr>
        <w:t xml:space="preserve">              }</w:t>
      </w:r>
    </w:p>
    <w:p w14:paraId="289401D2" w14:textId="77777777" w:rsidR="00D851A7" w:rsidRPr="00D851A7" w:rsidRDefault="00D851A7" w:rsidP="00D851A7">
      <w:pPr>
        <w:pStyle w:val="Code"/>
        <w:rPr>
          <w:highlight w:val="white"/>
        </w:rPr>
      </w:pPr>
      <w:r w:rsidRPr="00D851A7">
        <w:rPr>
          <w:highlight w:val="white"/>
        </w:rPr>
        <w:t xml:space="preserve">            }</w:t>
      </w:r>
    </w:p>
    <w:p w14:paraId="51169B7F" w14:textId="77777777" w:rsidR="00D851A7" w:rsidRPr="00D851A7" w:rsidRDefault="00D851A7" w:rsidP="00D851A7">
      <w:pPr>
        <w:pStyle w:val="Code"/>
        <w:rPr>
          <w:highlight w:val="white"/>
        </w:rPr>
      </w:pPr>
      <w:r w:rsidRPr="00D851A7">
        <w:rPr>
          <w:highlight w:val="white"/>
        </w:rPr>
        <w:t xml:space="preserve">            break;</w:t>
      </w:r>
    </w:p>
    <w:p w14:paraId="6B58388B" w14:textId="77777777" w:rsidR="00D851A7" w:rsidRPr="00D851A7" w:rsidRDefault="00D851A7" w:rsidP="00D851A7">
      <w:pPr>
        <w:pStyle w:val="Code"/>
        <w:rPr>
          <w:highlight w:val="white"/>
        </w:rPr>
      </w:pPr>
    </w:p>
    <w:p w14:paraId="327E0B6E" w14:textId="77777777" w:rsidR="00D851A7" w:rsidRPr="00D851A7" w:rsidRDefault="00D851A7" w:rsidP="00D851A7">
      <w:pPr>
        <w:pStyle w:val="Code"/>
        <w:rPr>
          <w:highlight w:val="white"/>
        </w:rPr>
      </w:pPr>
      <w:r w:rsidRPr="00D851A7">
        <w:rPr>
          <w:highlight w:val="white"/>
        </w:rPr>
        <w:t xml:space="preserve">          case MiddleOperator.DecreaseStack:</w:t>
      </w:r>
    </w:p>
    <w:p w14:paraId="28895A32" w14:textId="77777777" w:rsidR="00D851A7" w:rsidRPr="00D851A7" w:rsidRDefault="00D851A7" w:rsidP="00D851A7">
      <w:pPr>
        <w:pStyle w:val="Code"/>
        <w:rPr>
          <w:highlight w:val="white"/>
        </w:rPr>
      </w:pPr>
      <w:r w:rsidRPr="00D851A7">
        <w:rPr>
          <w:highlight w:val="white"/>
        </w:rPr>
        <w:t xml:space="preserve">            Assert.ErrorXXX((--m_floatStackSize) &gt;= 0);</w:t>
      </w:r>
    </w:p>
    <w:p w14:paraId="385604D5" w14:textId="77777777" w:rsidR="00D851A7" w:rsidRPr="00D851A7" w:rsidRDefault="00D851A7" w:rsidP="00D851A7">
      <w:pPr>
        <w:pStyle w:val="Code"/>
        <w:rPr>
          <w:highlight w:val="white"/>
        </w:rPr>
      </w:pPr>
      <w:r w:rsidRPr="00D851A7">
        <w:rPr>
          <w:highlight w:val="white"/>
        </w:rPr>
        <w:t xml:space="preserve">            break;</w:t>
      </w:r>
    </w:p>
    <w:p w14:paraId="570442F5" w14:textId="77777777" w:rsidR="00D851A7" w:rsidRPr="00D851A7" w:rsidRDefault="00D851A7" w:rsidP="00D851A7">
      <w:pPr>
        <w:pStyle w:val="Code"/>
        <w:rPr>
          <w:highlight w:val="white"/>
        </w:rPr>
      </w:pPr>
    </w:p>
    <w:p w14:paraId="59899A34" w14:textId="77777777" w:rsidR="00D851A7" w:rsidRPr="00D851A7" w:rsidRDefault="00D851A7" w:rsidP="00D851A7">
      <w:pPr>
        <w:pStyle w:val="Code"/>
        <w:rPr>
          <w:highlight w:val="white"/>
        </w:rPr>
      </w:pPr>
      <w:r w:rsidRPr="00D851A7">
        <w:rPr>
          <w:highlight w:val="white"/>
        </w:rPr>
        <w:t xml:space="preserve">          case MiddleOperator.CheckTrackMapFloatStack:</w:t>
      </w:r>
    </w:p>
    <w:p w14:paraId="0EED97A2" w14:textId="77777777" w:rsidR="00D851A7" w:rsidRPr="00D851A7" w:rsidRDefault="00D851A7" w:rsidP="00D851A7">
      <w:pPr>
        <w:pStyle w:val="Code"/>
        <w:rPr>
          <w:highlight w:val="white"/>
        </w:rPr>
      </w:pPr>
      <w:r w:rsidRPr="00D851A7">
        <w:rPr>
          <w:highlight w:val="white"/>
        </w:rPr>
        <w:t xml:space="preserve">            Assert.ErrorXXX((m_trackMap.Count == 0) &amp;&amp;</w:t>
      </w:r>
    </w:p>
    <w:p w14:paraId="4BDED40E" w14:textId="77777777" w:rsidR="00D851A7" w:rsidRPr="00D851A7" w:rsidRDefault="00D851A7" w:rsidP="00D851A7">
      <w:pPr>
        <w:pStyle w:val="Code"/>
        <w:rPr>
          <w:highlight w:val="white"/>
        </w:rPr>
      </w:pPr>
      <w:r w:rsidRPr="00D851A7">
        <w:rPr>
          <w:highlight w:val="white"/>
        </w:rPr>
        <w:t xml:space="preserve">                          (m_floatStackSize == 0));</w:t>
      </w:r>
    </w:p>
    <w:p w14:paraId="3E79EB63" w14:textId="77777777" w:rsidR="00D851A7" w:rsidRPr="00D851A7" w:rsidRDefault="00D851A7" w:rsidP="00D851A7">
      <w:pPr>
        <w:pStyle w:val="Code"/>
        <w:rPr>
          <w:highlight w:val="white"/>
        </w:rPr>
      </w:pPr>
      <w:r w:rsidRPr="00D851A7">
        <w:rPr>
          <w:highlight w:val="white"/>
        </w:rPr>
        <w:t xml:space="preserve">            break;</w:t>
      </w:r>
    </w:p>
    <w:p w14:paraId="664807AF" w14:textId="77777777" w:rsidR="00D851A7" w:rsidRPr="00D851A7" w:rsidRDefault="00D851A7" w:rsidP="00D851A7">
      <w:pPr>
        <w:pStyle w:val="Code"/>
        <w:rPr>
          <w:highlight w:val="white"/>
        </w:rPr>
      </w:pPr>
    </w:p>
    <w:p w14:paraId="745BB2CA" w14:textId="77777777" w:rsidR="00D851A7" w:rsidRPr="00D851A7" w:rsidRDefault="00D851A7" w:rsidP="00D851A7">
      <w:pPr>
        <w:pStyle w:val="Code"/>
        <w:rPr>
          <w:highlight w:val="white"/>
        </w:rPr>
      </w:pPr>
      <w:r w:rsidRPr="00D851A7">
        <w:rPr>
          <w:highlight w:val="white"/>
        </w:rPr>
        <w:t xml:space="preserve">          case MiddleOperator.PushZero:</w:t>
      </w:r>
    </w:p>
    <w:p w14:paraId="7CE6F700" w14:textId="77777777" w:rsidR="00D851A7" w:rsidRPr="00D851A7" w:rsidRDefault="00D851A7" w:rsidP="00D851A7">
      <w:pPr>
        <w:pStyle w:val="Code"/>
        <w:rPr>
          <w:highlight w:val="white"/>
        </w:rPr>
      </w:pPr>
      <w:r w:rsidRPr="00D851A7">
        <w:rPr>
          <w:highlight w:val="white"/>
        </w:rPr>
        <w:t xml:space="preserve">            PushSymbol(new Symbol(Type.DoubleType, (decimal) 0));</w:t>
      </w:r>
    </w:p>
    <w:p w14:paraId="439EB283" w14:textId="77777777" w:rsidR="00D851A7" w:rsidRPr="00D851A7" w:rsidRDefault="00D851A7" w:rsidP="00D851A7">
      <w:pPr>
        <w:pStyle w:val="Code"/>
        <w:rPr>
          <w:highlight w:val="white"/>
        </w:rPr>
      </w:pPr>
      <w:r w:rsidRPr="00D851A7">
        <w:rPr>
          <w:highlight w:val="white"/>
        </w:rPr>
        <w:t xml:space="preserve">            break;</w:t>
      </w:r>
    </w:p>
    <w:p w14:paraId="3A331AA4" w14:textId="77777777" w:rsidR="00D851A7" w:rsidRPr="00D851A7" w:rsidRDefault="00D851A7" w:rsidP="00D851A7">
      <w:pPr>
        <w:pStyle w:val="Code"/>
        <w:rPr>
          <w:highlight w:val="white"/>
        </w:rPr>
      </w:pPr>
    </w:p>
    <w:p w14:paraId="5591D141" w14:textId="77777777" w:rsidR="00D851A7" w:rsidRPr="00D851A7" w:rsidRDefault="00D851A7" w:rsidP="00D851A7">
      <w:pPr>
        <w:pStyle w:val="Code"/>
        <w:rPr>
          <w:highlight w:val="white"/>
        </w:rPr>
      </w:pPr>
      <w:r w:rsidRPr="00D851A7">
        <w:rPr>
          <w:highlight w:val="white"/>
        </w:rPr>
        <w:t xml:space="preserve">          case MiddleOperator.PushOne:</w:t>
      </w:r>
    </w:p>
    <w:p w14:paraId="561595FC" w14:textId="77777777" w:rsidR="00D851A7" w:rsidRPr="00D851A7" w:rsidRDefault="00D851A7" w:rsidP="00D851A7">
      <w:pPr>
        <w:pStyle w:val="Code"/>
        <w:rPr>
          <w:highlight w:val="white"/>
        </w:rPr>
      </w:pPr>
      <w:r w:rsidRPr="00D851A7">
        <w:rPr>
          <w:highlight w:val="white"/>
        </w:rPr>
        <w:t xml:space="preserve">            PushSymbol(new Symbol(Type.DoubleType, (decimal) 1));</w:t>
      </w:r>
    </w:p>
    <w:p w14:paraId="1527C98E" w14:textId="77777777" w:rsidR="00D851A7" w:rsidRPr="00D851A7" w:rsidRDefault="00D851A7" w:rsidP="00D851A7">
      <w:pPr>
        <w:pStyle w:val="Code"/>
        <w:rPr>
          <w:highlight w:val="white"/>
        </w:rPr>
      </w:pPr>
      <w:r w:rsidRPr="00D851A7">
        <w:rPr>
          <w:highlight w:val="white"/>
        </w:rPr>
        <w:t xml:space="preserve">            break;</w:t>
      </w:r>
    </w:p>
    <w:p w14:paraId="326BFA5E" w14:textId="77777777" w:rsidR="00D851A7" w:rsidRPr="00D851A7" w:rsidRDefault="00D851A7" w:rsidP="00D851A7">
      <w:pPr>
        <w:pStyle w:val="Code"/>
        <w:rPr>
          <w:highlight w:val="white"/>
        </w:rPr>
      </w:pPr>
    </w:p>
    <w:p w14:paraId="7370C14F" w14:textId="77777777" w:rsidR="00D851A7" w:rsidRPr="00D851A7" w:rsidRDefault="00D851A7" w:rsidP="00D851A7">
      <w:pPr>
        <w:pStyle w:val="Code"/>
        <w:rPr>
          <w:highlight w:val="white"/>
        </w:rPr>
      </w:pPr>
      <w:r w:rsidRPr="00D851A7">
        <w:rPr>
          <w:highlight w:val="white"/>
        </w:rPr>
        <w:t xml:space="preserve">          case MiddleOperator.PushFloat:</w:t>
      </w:r>
    </w:p>
    <w:p w14:paraId="47B4F9BF" w14:textId="77777777" w:rsidR="00D851A7" w:rsidRPr="00D851A7" w:rsidRDefault="00D851A7" w:rsidP="00D851A7">
      <w:pPr>
        <w:pStyle w:val="Code"/>
        <w:rPr>
          <w:highlight w:val="white"/>
        </w:rPr>
      </w:pPr>
      <w:r w:rsidRPr="00D851A7">
        <w:rPr>
          <w:highlight w:val="white"/>
        </w:rPr>
        <w:t xml:space="preserve">            PushSymbol((Symbol) middleCode[0]);</w:t>
      </w:r>
    </w:p>
    <w:p w14:paraId="04DDEC95" w14:textId="77777777" w:rsidR="00D851A7" w:rsidRPr="00D851A7" w:rsidRDefault="00D851A7" w:rsidP="00D851A7">
      <w:pPr>
        <w:pStyle w:val="Code"/>
        <w:rPr>
          <w:highlight w:val="white"/>
        </w:rPr>
      </w:pPr>
      <w:r w:rsidRPr="00D851A7">
        <w:rPr>
          <w:highlight w:val="white"/>
        </w:rPr>
        <w:t xml:space="preserve">            break;</w:t>
      </w:r>
    </w:p>
    <w:p w14:paraId="50C9BB96" w14:textId="77777777" w:rsidR="00D851A7" w:rsidRPr="00D851A7" w:rsidRDefault="00D851A7" w:rsidP="00D851A7">
      <w:pPr>
        <w:pStyle w:val="Code"/>
        <w:rPr>
          <w:highlight w:val="white"/>
        </w:rPr>
      </w:pPr>
    </w:p>
    <w:p w14:paraId="662E50D1" w14:textId="77777777" w:rsidR="00D851A7" w:rsidRPr="00D851A7" w:rsidRDefault="00D851A7" w:rsidP="00D851A7">
      <w:pPr>
        <w:pStyle w:val="Code"/>
        <w:rPr>
          <w:highlight w:val="white"/>
        </w:rPr>
      </w:pPr>
      <w:r w:rsidRPr="00D851A7">
        <w:rPr>
          <w:highlight w:val="white"/>
        </w:rPr>
        <w:t xml:space="preserve">          case MiddleOperator.TopFloat:</w:t>
      </w:r>
    </w:p>
    <w:p w14:paraId="19DF4E46" w14:textId="77777777" w:rsidR="00D851A7" w:rsidRPr="00D851A7" w:rsidRDefault="00D851A7" w:rsidP="00D851A7">
      <w:pPr>
        <w:pStyle w:val="Code"/>
        <w:rPr>
          <w:highlight w:val="white"/>
        </w:rPr>
      </w:pPr>
      <w:r w:rsidRPr="00D851A7">
        <w:rPr>
          <w:highlight w:val="white"/>
        </w:rPr>
        <w:t xml:space="preserve">            TopPopSymbol((Symbol) middleCode[0], TopOrPop.Top);</w:t>
      </w:r>
    </w:p>
    <w:p w14:paraId="26CA9FEF" w14:textId="77777777" w:rsidR="00D851A7" w:rsidRPr="00D851A7" w:rsidRDefault="00D851A7" w:rsidP="00D851A7">
      <w:pPr>
        <w:pStyle w:val="Code"/>
        <w:rPr>
          <w:highlight w:val="white"/>
        </w:rPr>
      </w:pPr>
      <w:r w:rsidRPr="00D851A7">
        <w:rPr>
          <w:highlight w:val="white"/>
        </w:rPr>
        <w:t xml:space="preserve">            break;</w:t>
      </w:r>
    </w:p>
    <w:p w14:paraId="466658C2" w14:textId="77777777" w:rsidR="00D851A7" w:rsidRPr="00D851A7" w:rsidRDefault="00D851A7" w:rsidP="00D851A7">
      <w:pPr>
        <w:pStyle w:val="Code"/>
        <w:rPr>
          <w:highlight w:val="white"/>
        </w:rPr>
      </w:pPr>
      <w:r w:rsidRPr="00D851A7">
        <w:rPr>
          <w:highlight w:val="white"/>
        </w:rPr>
        <w:lastRenderedPageBreak/>
        <w:t xml:space="preserve">          </w:t>
      </w:r>
    </w:p>
    <w:p w14:paraId="5F67E883" w14:textId="77777777" w:rsidR="00D851A7" w:rsidRPr="00D851A7" w:rsidRDefault="00D851A7" w:rsidP="00D851A7">
      <w:pPr>
        <w:pStyle w:val="Code"/>
        <w:rPr>
          <w:highlight w:val="white"/>
        </w:rPr>
      </w:pPr>
      <w:r w:rsidRPr="00D851A7">
        <w:rPr>
          <w:highlight w:val="white"/>
        </w:rPr>
        <w:t xml:space="preserve">          case MiddleOperator.PopFloat:</w:t>
      </w:r>
    </w:p>
    <w:p w14:paraId="304FC1DB" w14:textId="77777777" w:rsidR="00D851A7" w:rsidRPr="00D851A7" w:rsidRDefault="00D851A7" w:rsidP="00D851A7">
      <w:pPr>
        <w:pStyle w:val="Code"/>
        <w:rPr>
          <w:highlight w:val="white"/>
        </w:rPr>
      </w:pPr>
      <w:r w:rsidRPr="00D851A7">
        <w:rPr>
          <w:highlight w:val="white"/>
        </w:rPr>
        <w:t xml:space="preserve">            TopPopSymbol((Symbol) middleCode[0], TopOrPop.Pop);</w:t>
      </w:r>
    </w:p>
    <w:p w14:paraId="7ECCC758" w14:textId="77777777" w:rsidR="00D851A7" w:rsidRPr="00D851A7" w:rsidRDefault="00D851A7" w:rsidP="00D851A7">
      <w:pPr>
        <w:pStyle w:val="Code"/>
        <w:rPr>
          <w:highlight w:val="white"/>
        </w:rPr>
      </w:pPr>
      <w:r w:rsidRPr="00D851A7">
        <w:rPr>
          <w:highlight w:val="white"/>
        </w:rPr>
        <w:t xml:space="preserve">            break;</w:t>
      </w:r>
    </w:p>
    <w:p w14:paraId="1108848A" w14:textId="77777777" w:rsidR="00D851A7" w:rsidRPr="00D851A7" w:rsidRDefault="00D851A7" w:rsidP="00D851A7">
      <w:pPr>
        <w:pStyle w:val="Code"/>
        <w:rPr>
          <w:highlight w:val="white"/>
        </w:rPr>
      </w:pPr>
    </w:p>
    <w:p w14:paraId="0ED1687E" w14:textId="77777777" w:rsidR="00D851A7" w:rsidRPr="00D851A7" w:rsidRDefault="00D851A7" w:rsidP="00D851A7">
      <w:pPr>
        <w:pStyle w:val="Code"/>
        <w:rPr>
          <w:highlight w:val="white"/>
        </w:rPr>
      </w:pPr>
      <w:r w:rsidRPr="00D851A7">
        <w:rPr>
          <w:highlight w:val="white"/>
        </w:rPr>
        <w:t xml:space="preserve">          case MiddleOperator.PopEmpty:</w:t>
      </w:r>
    </w:p>
    <w:p w14:paraId="12A272C2" w14:textId="77777777" w:rsidR="00D851A7" w:rsidRPr="00D851A7" w:rsidRDefault="00D851A7" w:rsidP="00D851A7">
      <w:pPr>
        <w:pStyle w:val="Code"/>
        <w:rPr>
          <w:highlight w:val="white"/>
        </w:rPr>
      </w:pPr>
      <w:r w:rsidRPr="00D851A7">
        <w:rPr>
          <w:highlight w:val="white"/>
        </w:rPr>
        <w:t xml:space="preserve">            PopEmpty();</w:t>
      </w:r>
    </w:p>
    <w:p w14:paraId="7D192CCD" w14:textId="77777777" w:rsidR="00D851A7" w:rsidRPr="00D851A7" w:rsidRDefault="00D851A7" w:rsidP="00D851A7">
      <w:pPr>
        <w:pStyle w:val="Code"/>
        <w:rPr>
          <w:highlight w:val="white"/>
        </w:rPr>
      </w:pPr>
      <w:r w:rsidRPr="00D851A7">
        <w:rPr>
          <w:highlight w:val="white"/>
        </w:rPr>
        <w:t xml:space="preserve">            break;</w:t>
      </w:r>
    </w:p>
    <w:p w14:paraId="49D8BABE" w14:textId="77777777" w:rsidR="00D851A7" w:rsidRPr="00D851A7" w:rsidRDefault="00D851A7" w:rsidP="00D851A7">
      <w:pPr>
        <w:pStyle w:val="Code"/>
        <w:rPr>
          <w:highlight w:val="white"/>
        </w:rPr>
      </w:pPr>
    </w:p>
    <w:p w14:paraId="1A80F80C" w14:textId="77777777" w:rsidR="00D851A7" w:rsidRPr="00D851A7" w:rsidRDefault="00D851A7" w:rsidP="00D851A7">
      <w:pPr>
        <w:pStyle w:val="Code"/>
        <w:rPr>
          <w:highlight w:val="white"/>
        </w:rPr>
      </w:pPr>
      <w:r w:rsidRPr="00D851A7">
        <w:rPr>
          <w:highlight w:val="white"/>
        </w:rPr>
        <w:t xml:space="preserve">          case MiddleOperator.IntegralToIntegral:</w:t>
      </w:r>
    </w:p>
    <w:p w14:paraId="60B8A2D9" w14:textId="77777777" w:rsidR="00D851A7" w:rsidRPr="00D851A7" w:rsidRDefault="00D851A7" w:rsidP="00D851A7">
      <w:pPr>
        <w:pStyle w:val="Code"/>
        <w:rPr>
          <w:highlight w:val="white"/>
        </w:rPr>
      </w:pPr>
      <w:r w:rsidRPr="00D851A7">
        <w:rPr>
          <w:highlight w:val="white"/>
        </w:rPr>
        <w:t xml:space="preserve">            IntegralToIntegral(middleCode, middleIndex);</w:t>
      </w:r>
    </w:p>
    <w:p w14:paraId="264C4B68" w14:textId="77777777" w:rsidR="00D851A7" w:rsidRPr="00D851A7" w:rsidRDefault="00D851A7" w:rsidP="00D851A7">
      <w:pPr>
        <w:pStyle w:val="Code"/>
        <w:rPr>
          <w:highlight w:val="white"/>
        </w:rPr>
      </w:pPr>
      <w:r w:rsidRPr="00D851A7">
        <w:rPr>
          <w:highlight w:val="white"/>
        </w:rPr>
        <w:t xml:space="preserve">            break;</w:t>
      </w:r>
    </w:p>
    <w:p w14:paraId="57F58FD3" w14:textId="77777777" w:rsidR="00D851A7" w:rsidRPr="00D851A7" w:rsidRDefault="00D851A7" w:rsidP="00D851A7">
      <w:pPr>
        <w:pStyle w:val="Code"/>
        <w:rPr>
          <w:highlight w:val="white"/>
        </w:rPr>
      </w:pPr>
    </w:p>
    <w:p w14:paraId="029B7097" w14:textId="77777777" w:rsidR="00D851A7" w:rsidRPr="00D851A7" w:rsidRDefault="00D851A7" w:rsidP="00D851A7">
      <w:pPr>
        <w:pStyle w:val="Code"/>
        <w:rPr>
          <w:highlight w:val="white"/>
        </w:rPr>
      </w:pPr>
      <w:r w:rsidRPr="00D851A7">
        <w:rPr>
          <w:highlight w:val="white"/>
        </w:rPr>
        <w:t xml:space="preserve">          case MiddleOperator.IntegralToFloating:</w:t>
      </w:r>
    </w:p>
    <w:p w14:paraId="203B09A7" w14:textId="77777777" w:rsidR="00D851A7" w:rsidRPr="00D851A7" w:rsidRDefault="00D851A7" w:rsidP="00D851A7">
      <w:pPr>
        <w:pStyle w:val="Code"/>
        <w:rPr>
          <w:highlight w:val="white"/>
        </w:rPr>
      </w:pPr>
      <w:r w:rsidRPr="00D851A7">
        <w:rPr>
          <w:highlight w:val="white"/>
        </w:rPr>
        <w:t xml:space="preserve">            IntegralToFloating(middleCode);</w:t>
      </w:r>
    </w:p>
    <w:p w14:paraId="13EE1960" w14:textId="77777777" w:rsidR="00D851A7" w:rsidRPr="00D851A7" w:rsidRDefault="00D851A7" w:rsidP="00D851A7">
      <w:pPr>
        <w:pStyle w:val="Code"/>
        <w:rPr>
          <w:highlight w:val="white"/>
        </w:rPr>
      </w:pPr>
      <w:r w:rsidRPr="00D851A7">
        <w:rPr>
          <w:highlight w:val="white"/>
        </w:rPr>
        <w:t xml:space="preserve">            break;</w:t>
      </w:r>
    </w:p>
    <w:p w14:paraId="305029DA" w14:textId="77777777" w:rsidR="00D851A7" w:rsidRPr="00D851A7" w:rsidRDefault="00D851A7" w:rsidP="00D851A7">
      <w:pPr>
        <w:pStyle w:val="Code"/>
        <w:rPr>
          <w:highlight w:val="white"/>
        </w:rPr>
      </w:pPr>
    </w:p>
    <w:p w14:paraId="0E626FF5" w14:textId="77777777" w:rsidR="00D851A7" w:rsidRPr="00D851A7" w:rsidRDefault="00D851A7" w:rsidP="00D851A7">
      <w:pPr>
        <w:pStyle w:val="Code"/>
        <w:rPr>
          <w:highlight w:val="white"/>
        </w:rPr>
      </w:pPr>
      <w:r w:rsidRPr="00D851A7">
        <w:rPr>
          <w:highlight w:val="white"/>
        </w:rPr>
        <w:t xml:space="preserve">          case MiddleOperator.FloatingToIntegral:</w:t>
      </w:r>
    </w:p>
    <w:p w14:paraId="716DC2B9" w14:textId="77777777" w:rsidR="00D851A7" w:rsidRPr="00D851A7" w:rsidRDefault="00D851A7" w:rsidP="00D851A7">
      <w:pPr>
        <w:pStyle w:val="Code"/>
        <w:rPr>
          <w:highlight w:val="white"/>
        </w:rPr>
      </w:pPr>
      <w:r w:rsidRPr="00D851A7">
        <w:rPr>
          <w:highlight w:val="white"/>
        </w:rPr>
        <w:t xml:space="preserve">            FloatingToIntegral(middleCode);</w:t>
      </w:r>
    </w:p>
    <w:p w14:paraId="1AD4204E" w14:textId="77777777" w:rsidR="00D851A7" w:rsidRPr="00D851A7" w:rsidRDefault="00D851A7" w:rsidP="00D851A7">
      <w:pPr>
        <w:pStyle w:val="Code"/>
        <w:rPr>
          <w:highlight w:val="white"/>
        </w:rPr>
      </w:pPr>
      <w:r w:rsidRPr="00D851A7">
        <w:rPr>
          <w:highlight w:val="white"/>
        </w:rPr>
        <w:t xml:space="preserve">            break;</w:t>
      </w:r>
    </w:p>
    <w:p w14:paraId="56E815CB" w14:textId="77777777" w:rsidR="00D851A7" w:rsidRPr="00D851A7" w:rsidRDefault="00D851A7" w:rsidP="00D851A7">
      <w:pPr>
        <w:pStyle w:val="Code"/>
        <w:rPr>
          <w:highlight w:val="white"/>
        </w:rPr>
      </w:pPr>
    </w:p>
    <w:p w14:paraId="2098F533" w14:textId="77777777" w:rsidR="00D851A7" w:rsidRPr="00D851A7" w:rsidRDefault="00D851A7" w:rsidP="00D851A7">
      <w:pPr>
        <w:pStyle w:val="Code"/>
        <w:rPr>
          <w:highlight w:val="white"/>
        </w:rPr>
      </w:pPr>
      <w:r w:rsidRPr="00D851A7">
        <w:rPr>
          <w:highlight w:val="white"/>
        </w:rPr>
        <w:t xml:space="preserve">          case MiddleOperator.Parameter: {</w:t>
      </w:r>
    </w:p>
    <w:p w14:paraId="270360F3" w14:textId="77777777" w:rsidR="00D851A7" w:rsidRPr="00D851A7" w:rsidRDefault="00D851A7" w:rsidP="00D851A7">
      <w:pPr>
        <w:pStyle w:val="Code"/>
        <w:rPr>
          <w:highlight w:val="white"/>
        </w:rPr>
      </w:pPr>
      <w:r w:rsidRPr="00D851A7">
        <w:rPr>
          <w:highlight w:val="white"/>
        </w:rPr>
        <w:t xml:space="preserve">              Symbol paramSymbol = (Symbol) middleCode[1];</w:t>
      </w:r>
    </w:p>
    <w:p w14:paraId="47AAFF54" w14:textId="77777777" w:rsidR="00D851A7" w:rsidRPr="00D851A7" w:rsidRDefault="00D851A7" w:rsidP="00D851A7">
      <w:pPr>
        <w:pStyle w:val="Code"/>
        <w:rPr>
          <w:highlight w:val="white"/>
        </w:rPr>
      </w:pPr>
    </w:p>
    <w:p w14:paraId="06120413" w14:textId="77777777" w:rsidR="00D851A7" w:rsidRPr="00D851A7" w:rsidRDefault="00D851A7" w:rsidP="00D851A7">
      <w:pPr>
        <w:pStyle w:val="Code"/>
        <w:rPr>
          <w:highlight w:val="white"/>
        </w:rPr>
      </w:pPr>
      <w:r w:rsidRPr="00D851A7">
        <w:rPr>
          <w:highlight w:val="white"/>
        </w:rPr>
        <w:t xml:space="preserve">              if (paramSymbol.Type.IsFloating()) {</w:t>
      </w:r>
    </w:p>
    <w:p w14:paraId="7C32F61C" w14:textId="77777777" w:rsidR="00D851A7" w:rsidRPr="00D851A7" w:rsidRDefault="00D851A7" w:rsidP="00D851A7">
      <w:pPr>
        <w:pStyle w:val="Code"/>
        <w:rPr>
          <w:highlight w:val="white"/>
        </w:rPr>
      </w:pPr>
      <w:r w:rsidRPr="00D851A7">
        <w:rPr>
          <w:highlight w:val="white"/>
        </w:rPr>
        <w:t xml:space="preserve">                FloatingParameter(middleCode);</w:t>
      </w:r>
    </w:p>
    <w:p w14:paraId="4A188CA1" w14:textId="77777777" w:rsidR="00D851A7" w:rsidRPr="00D851A7" w:rsidRDefault="00D851A7" w:rsidP="00D851A7">
      <w:pPr>
        <w:pStyle w:val="Code"/>
        <w:rPr>
          <w:highlight w:val="white"/>
        </w:rPr>
      </w:pPr>
      <w:r w:rsidRPr="00D851A7">
        <w:rPr>
          <w:highlight w:val="white"/>
        </w:rPr>
        <w:t xml:space="preserve">              }</w:t>
      </w:r>
    </w:p>
    <w:p w14:paraId="2AD7CB17" w14:textId="77777777" w:rsidR="00D851A7" w:rsidRPr="00D851A7" w:rsidRDefault="00D851A7" w:rsidP="00D851A7">
      <w:pPr>
        <w:pStyle w:val="Code"/>
        <w:rPr>
          <w:highlight w:val="white"/>
        </w:rPr>
      </w:pPr>
      <w:r w:rsidRPr="00D851A7">
        <w:rPr>
          <w:highlight w:val="white"/>
        </w:rPr>
        <w:t xml:space="preserve">              else if (paramSymbol.Type.IsStructOrUnion()) {</w:t>
      </w:r>
    </w:p>
    <w:p w14:paraId="3396F996" w14:textId="77777777" w:rsidR="00D851A7" w:rsidRPr="00D851A7" w:rsidRDefault="00D851A7" w:rsidP="00D851A7">
      <w:pPr>
        <w:pStyle w:val="Code"/>
        <w:rPr>
          <w:highlight w:val="white"/>
        </w:rPr>
      </w:pPr>
      <w:r w:rsidRPr="00D851A7">
        <w:rPr>
          <w:highlight w:val="white"/>
        </w:rPr>
        <w:t xml:space="preserve">                StructUnionParameter(middleCode, middleIndex);</w:t>
      </w:r>
    </w:p>
    <w:p w14:paraId="41F1CD3A" w14:textId="77777777" w:rsidR="00D851A7" w:rsidRPr="00D851A7" w:rsidRDefault="00D851A7" w:rsidP="00D851A7">
      <w:pPr>
        <w:pStyle w:val="Code"/>
        <w:rPr>
          <w:highlight w:val="white"/>
        </w:rPr>
      </w:pPr>
      <w:r w:rsidRPr="00D851A7">
        <w:rPr>
          <w:highlight w:val="white"/>
        </w:rPr>
        <w:t xml:space="preserve">              }</w:t>
      </w:r>
    </w:p>
    <w:p w14:paraId="745B0CD3" w14:textId="77777777" w:rsidR="00D851A7" w:rsidRPr="00D851A7" w:rsidRDefault="00D851A7" w:rsidP="00D851A7">
      <w:pPr>
        <w:pStyle w:val="Code"/>
        <w:rPr>
          <w:highlight w:val="white"/>
        </w:rPr>
      </w:pPr>
      <w:r w:rsidRPr="00D851A7">
        <w:rPr>
          <w:highlight w:val="white"/>
        </w:rPr>
        <w:t xml:space="preserve">              else {</w:t>
      </w:r>
    </w:p>
    <w:p w14:paraId="6407E3ED" w14:textId="77777777" w:rsidR="00D851A7" w:rsidRPr="00D851A7" w:rsidRDefault="00D851A7" w:rsidP="00D851A7">
      <w:pPr>
        <w:pStyle w:val="Code"/>
        <w:rPr>
          <w:highlight w:val="white"/>
        </w:rPr>
      </w:pPr>
      <w:r w:rsidRPr="00D851A7">
        <w:rPr>
          <w:highlight w:val="white"/>
        </w:rPr>
        <w:t xml:space="preserve">                IntegralParameter(middleCode);</w:t>
      </w:r>
    </w:p>
    <w:p w14:paraId="1DBFDCE2" w14:textId="77777777" w:rsidR="00D851A7" w:rsidRPr="00D851A7" w:rsidRDefault="00D851A7" w:rsidP="00D851A7">
      <w:pPr>
        <w:pStyle w:val="Code"/>
        <w:rPr>
          <w:highlight w:val="white"/>
        </w:rPr>
      </w:pPr>
      <w:r w:rsidRPr="00D851A7">
        <w:rPr>
          <w:highlight w:val="white"/>
        </w:rPr>
        <w:t xml:space="preserve">              }</w:t>
      </w:r>
    </w:p>
    <w:p w14:paraId="64897F26" w14:textId="77777777" w:rsidR="00D851A7" w:rsidRPr="00D851A7" w:rsidRDefault="00D851A7" w:rsidP="00D851A7">
      <w:pPr>
        <w:pStyle w:val="Code"/>
        <w:rPr>
          <w:highlight w:val="white"/>
        </w:rPr>
      </w:pPr>
      <w:r w:rsidRPr="00D851A7">
        <w:rPr>
          <w:highlight w:val="white"/>
        </w:rPr>
        <w:t xml:space="preserve">            }</w:t>
      </w:r>
    </w:p>
    <w:p w14:paraId="09DFC5BA" w14:textId="77777777" w:rsidR="00D851A7" w:rsidRPr="00D851A7" w:rsidRDefault="00D851A7" w:rsidP="00D851A7">
      <w:pPr>
        <w:pStyle w:val="Code"/>
        <w:rPr>
          <w:highlight w:val="white"/>
        </w:rPr>
      </w:pPr>
      <w:r w:rsidRPr="00D851A7">
        <w:rPr>
          <w:highlight w:val="white"/>
        </w:rPr>
        <w:t xml:space="preserve">            break;</w:t>
      </w:r>
    </w:p>
    <w:p w14:paraId="68B119C7" w14:textId="77777777" w:rsidR="00D851A7" w:rsidRPr="00D851A7" w:rsidRDefault="00D851A7" w:rsidP="00D851A7">
      <w:pPr>
        <w:pStyle w:val="Code"/>
        <w:rPr>
          <w:highlight w:val="white"/>
        </w:rPr>
      </w:pPr>
      <w:r w:rsidRPr="00D851A7">
        <w:rPr>
          <w:highlight w:val="white"/>
        </w:rPr>
        <w:t xml:space="preserve">          </w:t>
      </w:r>
    </w:p>
    <w:p w14:paraId="6D36E3BF" w14:textId="77777777" w:rsidR="00D851A7" w:rsidRPr="00D851A7" w:rsidRDefault="00D851A7" w:rsidP="00D851A7">
      <w:pPr>
        <w:pStyle w:val="Code"/>
        <w:rPr>
          <w:highlight w:val="white"/>
        </w:rPr>
      </w:pPr>
      <w:r w:rsidRPr="00D851A7">
        <w:rPr>
          <w:highlight w:val="white"/>
        </w:rPr>
        <w:t xml:space="preserve">          case MiddleOperator.GetReturnValue: {</w:t>
      </w:r>
    </w:p>
    <w:p w14:paraId="6DCC0B46" w14:textId="77777777" w:rsidR="00D851A7" w:rsidRPr="00D851A7" w:rsidRDefault="00D851A7" w:rsidP="00D851A7">
      <w:pPr>
        <w:pStyle w:val="Code"/>
        <w:rPr>
          <w:highlight w:val="white"/>
        </w:rPr>
      </w:pPr>
      <w:r w:rsidRPr="00D851A7">
        <w:rPr>
          <w:highlight w:val="white"/>
        </w:rPr>
        <w:t xml:space="preserve">              Symbol returnSymbol = (Symbol) middleCode[0];</w:t>
      </w:r>
    </w:p>
    <w:p w14:paraId="47D9640E" w14:textId="77777777" w:rsidR="00D851A7" w:rsidRPr="00D851A7" w:rsidRDefault="00D851A7" w:rsidP="00D851A7">
      <w:pPr>
        <w:pStyle w:val="Code"/>
        <w:rPr>
          <w:highlight w:val="white"/>
        </w:rPr>
      </w:pPr>
    </w:p>
    <w:p w14:paraId="79E04F04" w14:textId="77777777" w:rsidR="00D851A7" w:rsidRPr="00D851A7" w:rsidRDefault="00D851A7" w:rsidP="00D851A7">
      <w:pPr>
        <w:pStyle w:val="Code"/>
        <w:rPr>
          <w:highlight w:val="white"/>
        </w:rPr>
      </w:pPr>
      <w:r w:rsidRPr="00D851A7">
        <w:rPr>
          <w:highlight w:val="white"/>
        </w:rPr>
        <w:t xml:space="preserve">              if (returnSymbol.Type.IsStructOrUnion()) {</w:t>
      </w:r>
    </w:p>
    <w:p w14:paraId="2D4435CE" w14:textId="77777777" w:rsidR="00D851A7" w:rsidRPr="00D851A7" w:rsidRDefault="00D851A7" w:rsidP="00D851A7">
      <w:pPr>
        <w:pStyle w:val="Code"/>
        <w:rPr>
          <w:highlight w:val="white"/>
        </w:rPr>
      </w:pPr>
      <w:r w:rsidRPr="00D851A7">
        <w:rPr>
          <w:highlight w:val="white"/>
        </w:rPr>
        <w:t xml:space="preserve">                StructUnionGetReturnValue(middleCode);</w:t>
      </w:r>
    </w:p>
    <w:p w14:paraId="2CD0E24D" w14:textId="77777777" w:rsidR="00D851A7" w:rsidRPr="00D851A7" w:rsidRDefault="00D851A7" w:rsidP="00D851A7">
      <w:pPr>
        <w:pStyle w:val="Code"/>
        <w:rPr>
          <w:highlight w:val="white"/>
        </w:rPr>
      </w:pPr>
      <w:r w:rsidRPr="00D851A7">
        <w:rPr>
          <w:highlight w:val="white"/>
        </w:rPr>
        <w:t xml:space="preserve">              }</w:t>
      </w:r>
    </w:p>
    <w:p w14:paraId="64865BDE" w14:textId="77777777" w:rsidR="00D851A7" w:rsidRPr="00D851A7" w:rsidRDefault="00D851A7" w:rsidP="00D851A7">
      <w:pPr>
        <w:pStyle w:val="Code"/>
        <w:rPr>
          <w:highlight w:val="white"/>
        </w:rPr>
      </w:pPr>
      <w:r w:rsidRPr="00D851A7">
        <w:rPr>
          <w:highlight w:val="white"/>
        </w:rPr>
        <w:t xml:space="preserve">              else if (returnSymbol.Type.IsFloating()) {</w:t>
      </w:r>
    </w:p>
    <w:p w14:paraId="117F40D2" w14:textId="77777777" w:rsidR="00D851A7" w:rsidRPr="00D851A7" w:rsidRDefault="00D851A7" w:rsidP="00D851A7">
      <w:pPr>
        <w:pStyle w:val="Code"/>
        <w:rPr>
          <w:highlight w:val="white"/>
        </w:rPr>
      </w:pPr>
      <w:r w:rsidRPr="00D851A7">
        <w:rPr>
          <w:highlight w:val="white"/>
        </w:rPr>
        <w:t xml:space="preserve">                Assert.Error((++m_floatStackSize) &lt;= FloatingStackMaxSize,</w:t>
      </w:r>
    </w:p>
    <w:p w14:paraId="59E684B7" w14:textId="77777777" w:rsidR="00D851A7" w:rsidRPr="00D851A7" w:rsidRDefault="00D851A7" w:rsidP="00D851A7">
      <w:pPr>
        <w:pStyle w:val="Code"/>
        <w:rPr>
          <w:highlight w:val="white"/>
        </w:rPr>
      </w:pPr>
      <w:r w:rsidRPr="00D851A7">
        <w:rPr>
          <w:highlight w:val="white"/>
        </w:rPr>
        <w:t xml:space="preserve">                             null, Message.Floating_stack_overflow);</w:t>
      </w:r>
    </w:p>
    <w:p w14:paraId="7B7E44CE" w14:textId="77777777" w:rsidR="00D851A7" w:rsidRPr="00D851A7" w:rsidRDefault="00D851A7" w:rsidP="00D851A7">
      <w:pPr>
        <w:pStyle w:val="Code"/>
        <w:rPr>
          <w:highlight w:val="white"/>
        </w:rPr>
      </w:pPr>
      <w:r w:rsidRPr="00D851A7">
        <w:rPr>
          <w:highlight w:val="white"/>
        </w:rPr>
        <w:t xml:space="preserve">              }</w:t>
      </w:r>
    </w:p>
    <w:p w14:paraId="36229B5B" w14:textId="77777777" w:rsidR="00D851A7" w:rsidRPr="00D851A7" w:rsidRDefault="00D851A7" w:rsidP="00D851A7">
      <w:pPr>
        <w:pStyle w:val="Code"/>
        <w:rPr>
          <w:highlight w:val="white"/>
        </w:rPr>
      </w:pPr>
      <w:r w:rsidRPr="00D851A7">
        <w:rPr>
          <w:highlight w:val="white"/>
        </w:rPr>
        <w:t xml:space="preserve">              else {</w:t>
      </w:r>
    </w:p>
    <w:p w14:paraId="68AECA19" w14:textId="77777777" w:rsidR="00D851A7" w:rsidRPr="00D851A7" w:rsidRDefault="00D851A7" w:rsidP="00D851A7">
      <w:pPr>
        <w:pStyle w:val="Code"/>
        <w:rPr>
          <w:highlight w:val="white"/>
        </w:rPr>
      </w:pPr>
      <w:r w:rsidRPr="00D851A7">
        <w:rPr>
          <w:highlight w:val="white"/>
        </w:rPr>
        <w:t xml:space="preserve">                IntegralGetReturnValue(middleCode);</w:t>
      </w:r>
    </w:p>
    <w:p w14:paraId="148C0B55" w14:textId="77777777" w:rsidR="00D851A7" w:rsidRPr="00D851A7" w:rsidRDefault="00D851A7" w:rsidP="00D851A7">
      <w:pPr>
        <w:pStyle w:val="Code"/>
        <w:rPr>
          <w:highlight w:val="white"/>
        </w:rPr>
      </w:pPr>
      <w:r w:rsidRPr="00D851A7">
        <w:rPr>
          <w:highlight w:val="white"/>
        </w:rPr>
        <w:t xml:space="preserve">              }</w:t>
      </w:r>
    </w:p>
    <w:p w14:paraId="5B9B8515" w14:textId="77777777" w:rsidR="00D851A7" w:rsidRPr="00D851A7" w:rsidRDefault="00D851A7" w:rsidP="00D851A7">
      <w:pPr>
        <w:pStyle w:val="Code"/>
        <w:rPr>
          <w:highlight w:val="white"/>
        </w:rPr>
      </w:pPr>
      <w:r w:rsidRPr="00D851A7">
        <w:rPr>
          <w:highlight w:val="white"/>
        </w:rPr>
        <w:t xml:space="preserve">            }</w:t>
      </w:r>
    </w:p>
    <w:p w14:paraId="784D6239" w14:textId="77777777" w:rsidR="00D851A7" w:rsidRPr="00D851A7" w:rsidRDefault="00D851A7" w:rsidP="00D851A7">
      <w:pPr>
        <w:pStyle w:val="Code"/>
        <w:rPr>
          <w:highlight w:val="white"/>
        </w:rPr>
      </w:pPr>
      <w:r w:rsidRPr="00D851A7">
        <w:rPr>
          <w:highlight w:val="white"/>
        </w:rPr>
        <w:t xml:space="preserve">            break;</w:t>
      </w:r>
    </w:p>
    <w:p w14:paraId="4BBE1E9D" w14:textId="77777777" w:rsidR="00D851A7" w:rsidRPr="00D851A7" w:rsidRDefault="00D851A7" w:rsidP="00D851A7">
      <w:pPr>
        <w:pStyle w:val="Code"/>
        <w:rPr>
          <w:highlight w:val="white"/>
        </w:rPr>
      </w:pPr>
      <w:r w:rsidRPr="00D851A7">
        <w:rPr>
          <w:highlight w:val="white"/>
        </w:rPr>
        <w:t xml:space="preserve">          </w:t>
      </w:r>
    </w:p>
    <w:p w14:paraId="57A95B41" w14:textId="77777777" w:rsidR="00D851A7" w:rsidRPr="00D851A7" w:rsidRDefault="00D851A7" w:rsidP="00D851A7">
      <w:pPr>
        <w:pStyle w:val="Code"/>
        <w:rPr>
          <w:highlight w:val="white"/>
        </w:rPr>
      </w:pPr>
      <w:r w:rsidRPr="00D851A7">
        <w:rPr>
          <w:highlight w:val="white"/>
        </w:rPr>
        <w:t xml:space="preserve">          case MiddleOperator.SetReturnValue: {</w:t>
      </w:r>
    </w:p>
    <w:p w14:paraId="171EADDF" w14:textId="77777777" w:rsidR="00D851A7" w:rsidRPr="00D851A7" w:rsidRDefault="00D851A7" w:rsidP="00D851A7">
      <w:pPr>
        <w:pStyle w:val="Code"/>
        <w:rPr>
          <w:highlight w:val="white"/>
        </w:rPr>
      </w:pPr>
      <w:r w:rsidRPr="00D851A7">
        <w:rPr>
          <w:highlight w:val="white"/>
        </w:rPr>
        <w:t xml:space="preserve">              Symbol returnSymbol = (Symbol) middleCode[1];</w:t>
      </w:r>
    </w:p>
    <w:p w14:paraId="0F011503" w14:textId="77777777" w:rsidR="00D851A7" w:rsidRPr="00D851A7" w:rsidRDefault="00D851A7" w:rsidP="00D851A7">
      <w:pPr>
        <w:pStyle w:val="Code"/>
        <w:rPr>
          <w:highlight w:val="white"/>
        </w:rPr>
      </w:pPr>
    </w:p>
    <w:p w14:paraId="378FD521" w14:textId="77777777" w:rsidR="00D851A7" w:rsidRPr="00D851A7" w:rsidRDefault="00D851A7" w:rsidP="00D851A7">
      <w:pPr>
        <w:pStyle w:val="Code"/>
        <w:rPr>
          <w:highlight w:val="white"/>
        </w:rPr>
      </w:pPr>
      <w:r w:rsidRPr="00D851A7">
        <w:rPr>
          <w:highlight w:val="white"/>
        </w:rPr>
        <w:t xml:space="preserve">              if (returnSymbol.Type.IsStructOrUnion()) {</w:t>
      </w:r>
    </w:p>
    <w:p w14:paraId="23F01FF1" w14:textId="77777777" w:rsidR="00D851A7" w:rsidRPr="00D851A7" w:rsidRDefault="00D851A7" w:rsidP="00D851A7">
      <w:pPr>
        <w:pStyle w:val="Code"/>
        <w:rPr>
          <w:highlight w:val="white"/>
        </w:rPr>
      </w:pPr>
      <w:r w:rsidRPr="00D851A7">
        <w:rPr>
          <w:highlight w:val="white"/>
        </w:rPr>
        <w:t xml:space="preserve">                StructUnionSetReturnValue(middleCode);</w:t>
      </w:r>
    </w:p>
    <w:p w14:paraId="4E0628EE" w14:textId="77777777" w:rsidR="00D851A7" w:rsidRPr="00D851A7" w:rsidRDefault="00D851A7" w:rsidP="00D851A7">
      <w:pPr>
        <w:pStyle w:val="Code"/>
        <w:rPr>
          <w:highlight w:val="white"/>
        </w:rPr>
      </w:pPr>
      <w:r w:rsidRPr="00D851A7">
        <w:rPr>
          <w:highlight w:val="white"/>
        </w:rPr>
        <w:lastRenderedPageBreak/>
        <w:t xml:space="preserve">              }</w:t>
      </w:r>
    </w:p>
    <w:p w14:paraId="5D5D1E22" w14:textId="77777777" w:rsidR="00D851A7" w:rsidRPr="00D851A7" w:rsidRDefault="00D851A7" w:rsidP="00D851A7">
      <w:pPr>
        <w:pStyle w:val="Code"/>
        <w:rPr>
          <w:highlight w:val="white"/>
        </w:rPr>
      </w:pPr>
      <w:r w:rsidRPr="00D851A7">
        <w:rPr>
          <w:highlight w:val="white"/>
        </w:rPr>
        <w:t xml:space="preserve">              else if (returnSymbol.Type.IsFloating()) {</w:t>
      </w:r>
    </w:p>
    <w:p w14:paraId="5859D8DD" w14:textId="77777777" w:rsidR="00D851A7" w:rsidRPr="00D851A7" w:rsidRDefault="00D851A7" w:rsidP="00D851A7">
      <w:pPr>
        <w:pStyle w:val="Code"/>
        <w:rPr>
          <w:highlight w:val="white"/>
        </w:rPr>
      </w:pPr>
      <w:r w:rsidRPr="00D851A7">
        <w:rPr>
          <w:highlight w:val="white"/>
        </w:rPr>
        <w:t xml:space="preserve">                Assert.ErrorXXX((--m_floatStackSize) == 0);</w:t>
      </w:r>
    </w:p>
    <w:p w14:paraId="09E18050" w14:textId="77777777" w:rsidR="00D851A7" w:rsidRPr="00D851A7" w:rsidRDefault="00D851A7" w:rsidP="00D851A7">
      <w:pPr>
        <w:pStyle w:val="Code"/>
        <w:rPr>
          <w:highlight w:val="white"/>
        </w:rPr>
      </w:pPr>
      <w:r w:rsidRPr="00D851A7">
        <w:rPr>
          <w:highlight w:val="white"/>
        </w:rPr>
        <w:t xml:space="preserve">              }</w:t>
      </w:r>
    </w:p>
    <w:p w14:paraId="2B04315D" w14:textId="77777777" w:rsidR="00D851A7" w:rsidRPr="00D851A7" w:rsidRDefault="00D851A7" w:rsidP="00D851A7">
      <w:pPr>
        <w:pStyle w:val="Code"/>
        <w:rPr>
          <w:highlight w:val="white"/>
        </w:rPr>
      </w:pPr>
      <w:r w:rsidRPr="00D851A7">
        <w:rPr>
          <w:highlight w:val="white"/>
        </w:rPr>
        <w:t xml:space="preserve">              else {</w:t>
      </w:r>
    </w:p>
    <w:p w14:paraId="5AE68E61" w14:textId="77777777" w:rsidR="00D851A7" w:rsidRPr="00D851A7" w:rsidRDefault="00D851A7" w:rsidP="00D851A7">
      <w:pPr>
        <w:pStyle w:val="Code"/>
        <w:rPr>
          <w:highlight w:val="white"/>
        </w:rPr>
      </w:pPr>
      <w:r w:rsidRPr="00D851A7">
        <w:rPr>
          <w:highlight w:val="white"/>
        </w:rPr>
        <w:t xml:space="preserve">                IntegralSetReturnValue(middleCode);</w:t>
      </w:r>
    </w:p>
    <w:p w14:paraId="59F11805" w14:textId="77777777" w:rsidR="00D851A7" w:rsidRPr="00D851A7" w:rsidRDefault="00D851A7" w:rsidP="00D851A7">
      <w:pPr>
        <w:pStyle w:val="Code"/>
        <w:rPr>
          <w:highlight w:val="white"/>
        </w:rPr>
      </w:pPr>
      <w:r w:rsidRPr="00D851A7">
        <w:rPr>
          <w:highlight w:val="white"/>
        </w:rPr>
        <w:t xml:space="preserve">              }</w:t>
      </w:r>
    </w:p>
    <w:p w14:paraId="11337087" w14:textId="77777777" w:rsidR="00D851A7" w:rsidRPr="00D851A7" w:rsidRDefault="00D851A7" w:rsidP="00D851A7">
      <w:pPr>
        <w:pStyle w:val="Code"/>
        <w:rPr>
          <w:highlight w:val="white"/>
        </w:rPr>
      </w:pPr>
      <w:r w:rsidRPr="00D851A7">
        <w:rPr>
          <w:highlight w:val="white"/>
        </w:rPr>
        <w:t xml:space="preserve">            }</w:t>
      </w:r>
    </w:p>
    <w:p w14:paraId="7D70B66B" w14:textId="77777777" w:rsidR="00D851A7" w:rsidRPr="00D851A7" w:rsidRDefault="00D851A7" w:rsidP="00D851A7">
      <w:pPr>
        <w:pStyle w:val="Code"/>
        <w:rPr>
          <w:highlight w:val="white"/>
        </w:rPr>
      </w:pPr>
      <w:r w:rsidRPr="00D851A7">
        <w:rPr>
          <w:highlight w:val="white"/>
        </w:rPr>
        <w:t xml:space="preserve">            break;</w:t>
      </w:r>
    </w:p>
    <w:p w14:paraId="5CE9AD58" w14:textId="77777777" w:rsidR="00D851A7" w:rsidRPr="00D851A7" w:rsidRDefault="00D851A7" w:rsidP="00D851A7">
      <w:pPr>
        <w:pStyle w:val="Code"/>
        <w:rPr>
          <w:highlight w:val="white"/>
        </w:rPr>
      </w:pPr>
      <w:r w:rsidRPr="00D851A7">
        <w:rPr>
          <w:highlight w:val="white"/>
        </w:rPr>
        <w:t xml:space="preserve">        }</w:t>
      </w:r>
    </w:p>
    <w:p w14:paraId="0BAC03A1" w14:textId="77777777" w:rsidR="00D851A7" w:rsidRPr="00D851A7" w:rsidRDefault="00D851A7" w:rsidP="00D851A7">
      <w:pPr>
        <w:pStyle w:val="Code"/>
        <w:rPr>
          <w:highlight w:val="white"/>
        </w:rPr>
      </w:pPr>
      <w:r w:rsidRPr="00D851A7">
        <w:rPr>
          <w:highlight w:val="white"/>
        </w:rPr>
        <w:t xml:space="preserve">      }</w:t>
      </w:r>
    </w:p>
    <w:p w14:paraId="152DD4DF" w14:textId="507A3E50" w:rsidR="00D851A7" w:rsidRPr="00D851A7" w:rsidRDefault="00D851A7" w:rsidP="00D851A7">
      <w:pPr>
        <w:pStyle w:val="Code"/>
        <w:rPr>
          <w:highlight w:val="white"/>
        </w:rPr>
      </w:pPr>
      <w:r w:rsidRPr="00D851A7">
        <w:rPr>
          <w:highlight w:val="white"/>
        </w:rPr>
        <w:t xml:space="preserve">    }</w:t>
      </w:r>
    </w:p>
    <w:p w14:paraId="4D379628" w14:textId="3A0BFA8C" w:rsidR="00B60C9E" w:rsidRPr="007B4210" w:rsidRDefault="00B60C9E" w:rsidP="00B60C9E">
      <w:pPr>
        <w:pStyle w:val="Rubrik3"/>
        <w:rPr>
          <w:highlight w:val="white"/>
        </w:rPr>
      </w:pPr>
      <w:r>
        <w:rPr>
          <w:highlight w:val="white"/>
        </w:rPr>
        <w:t xml:space="preserve">Track </w:t>
      </w:r>
      <w:r w:rsidR="004846F8">
        <w:rPr>
          <w:highlight w:val="white"/>
        </w:rPr>
        <w:t>S</w:t>
      </w:r>
      <w:r>
        <w:rPr>
          <w:highlight w:val="white"/>
        </w:rPr>
        <w:t xml:space="preserve">et </w:t>
      </w:r>
      <w:r w:rsidR="004846F8">
        <w:rPr>
          <w:highlight w:val="white"/>
        </w:rPr>
        <w:t>G</w:t>
      </w:r>
      <w:r>
        <w:rPr>
          <w:highlight w:val="white"/>
        </w:rPr>
        <w:t>eneration</w:t>
      </w:r>
    </w:p>
    <w:p w14:paraId="3C33D8A9" w14:textId="2C0B95CD" w:rsidR="0068534A" w:rsidRDefault="00C353E5" w:rsidP="00D23A03">
      <w:pPr>
        <w:rPr>
          <w:highlight w:val="white"/>
        </w:rPr>
      </w:pPr>
      <w:r>
        <w:rPr>
          <w:highlight w:val="white"/>
        </w:rPr>
        <w:t xml:space="preserve">When the assembly code </w:t>
      </w:r>
      <w:r w:rsidR="00D4043F">
        <w:rPr>
          <w:highlight w:val="white"/>
        </w:rPr>
        <w:t>has been</w:t>
      </w:r>
      <w:r>
        <w:rPr>
          <w:highlight w:val="white"/>
        </w:rPr>
        <w:t xml:space="preserve"> generated</w:t>
      </w:r>
      <w:r w:rsidR="00C00170">
        <w:rPr>
          <w:highlight w:val="white"/>
        </w:rPr>
        <w:t>,</w:t>
      </w:r>
      <w:r>
        <w:rPr>
          <w:highlight w:val="white"/>
        </w:rPr>
        <w:t xml:space="preserve"> </w:t>
      </w:r>
      <w:r w:rsidR="006C3383">
        <w:rPr>
          <w:highlight w:val="white"/>
        </w:rPr>
        <w:t xml:space="preserve">a lot of tracks has been added to the assembly code. The task of the </w:t>
      </w:r>
      <w:r w:rsidR="006C3383" w:rsidRPr="006C3383">
        <w:rPr>
          <w:rStyle w:val="KeyWord0"/>
          <w:highlight w:val="white"/>
        </w:rPr>
        <w:t>TrackSet</w:t>
      </w:r>
      <w:r w:rsidR="006C3383">
        <w:rPr>
          <w:highlight w:val="white"/>
        </w:rPr>
        <w:t xml:space="preserve"> method is </w:t>
      </w:r>
      <w:r w:rsidR="0068534A">
        <w:rPr>
          <w:highlight w:val="white"/>
        </w:rPr>
        <w:t xml:space="preserve">to pick up the tracks from the and generate the track set; that is, a set holding the tracks of the code. Each track holds a list of entries, specifying the positions of the track in the code. </w:t>
      </w:r>
    </w:p>
    <w:p w14:paraId="5AE0D920" w14:textId="77777777" w:rsidR="005C64C1" w:rsidRPr="005C64C1" w:rsidRDefault="005C64C1" w:rsidP="005C64C1">
      <w:pPr>
        <w:pStyle w:val="Code"/>
        <w:rPr>
          <w:highlight w:val="white"/>
        </w:rPr>
      </w:pPr>
      <w:r w:rsidRPr="005C64C1">
        <w:rPr>
          <w:highlight w:val="white"/>
        </w:rPr>
        <w:t xml:space="preserve">    private ISet&lt;Track&gt; TrackSet() {</w:t>
      </w:r>
    </w:p>
    <w:p w14:paraId="7EF67B6F" w14:textId="77777777" w:rsidR="005C64C1" w:rsidRPr="005C64C1" w:rsidRDefault="005C64C1" w:rsidP="005C64C1">
      <w:pPr>
        <w:pStyle w:val="Code"/>
        <w:rPr>
          <w:highlight w:val="white"/>
        </w:rPr>
      </w:pPr>
      <w:r w:rsidRPr="005C64C1">
        <w:rPr>
          <w:highlight w:val="white"/>
        </w:rPr>
        <w:t xml:space="preserve">      ISet&lt;Track&gt; trackSet = new HashSet&lt;Track&gt;();</w:t>
      </w:r>
    </w:p>
    <w:p w14:paraId="50EA5738" w14:textId="77777777" w:rsidR="005C64C1" w:rsidRPr="005C64C1" w:rsidRDefault="005C64C1" w:rsidP="005C64C1">
      <w:pPr>
        <w:pStyle w:val="Code"/>
        <w:rPr>
          <w:highlight w:val="white"/>
        </w:rPr>
      </w:pPr>
    </w:p>
    <w:p w14:paraId="4920EFF6" w14:textId="77777777" w:rsidR="005C64C1" w:rsidRPr="005C64C1" w:rsidRDefault="005C64C1" w:rsidP="005C64C1">
      <w:pPr>
        <w:pStyle w:val="Code"/>
        <w:rPr>
          <w:highlight w:val="white"/>
        </w:rPr>
      </w:pPr>
      <w:r w:rsidRPr="005C64C1">
        <w:rPr>
          <w:highlight w:val="white"/>
        </w:rPr>
        <w:t xml:space="preserve">      for (int index = 0; index &lt; m_assemblyCodeList.Count; ++index) {</w:t>
      </w:r>
    </w:p>
    <w:p w14:paraId="0FA28A6F" w14:textId="762BF504" w:rsidR="005C64C1" w:rsidRPr="005C64C1" w:rsidRDefault="005C64C1" w:rsidP="005C64C1">
      <w:pPr>
        <w:pStyle w:val="Code"/>
        <w:rPr>
          <w:highlight w:val="white"/>
        </w:rPr>
      </w:pPr>
      <w:r w:rsidRPr="005C64C1">
        <w:rPr>
          <w:highlight w:val="white"/>
        </w:rPr>
        <w:t xml:space="preserve">        AssemblyCode </w:t>
      </w:r>
      <w:r>
        <w:rPr>
          <w:highlight w:val="white"/>
        </w:rPr>
        <w:t>assemblyCode</w:t>
      </w:r>
      <w:r w:rsidRPr="005C64C1">
        <w:rPr>
          <w:highlight w:val="white"/>
        </w:rPr>
        <w:t xml:space="preserve"> = m_assemblyCodeList[index];</w:t>
      </w:r>
    </w:p>
    <w:p w14:paraId="69A58489" w14:textId="77777777" w:rsidR="005C64C1" w:rsidRPr="005C64C1" w:rsidRDefault="005C64C1" w:rsidP="005C64C1">
      <w:pPr>
        <w:pStyle w:val="Code"/>
        <w:rPr>
          <w:highlight w:val="white"/>
        </w:rPr>
      </w:pPr>
      <w:r w:rsidRPr="005C64C1">
        <w:rPr>
          <w:highlight w:val="white"/>
        </w:rPr>
        <w:t xml:space="preserve">     </w:t>
      </w:r>
    </w:p>
    <w:p w14:paraId="0DDA6F2A" w14:textId="7A453B61" w:rsidR="005C64C1" w:rsidRPr="005C64C1" w:rsidRDefault="005C64C1" w:rsidP="005C64C1">
      <w:pPr>
        <w:pStyle w:val="Code"/>
        <w:rPr>
          <w:highlight w:val="white"/>
        </w:rPr>
      </w:pPr>
      <w:r w:rsidRPr="005C64C1">
        <w:rPr>
          <w:highlight w:val="white"/>
        </w:rPr>
        <w:t xml:space="preserve">        object operand0 = </w:t>
      </w:r>
      <w:r>
        <w:rPr>
          <w:highlight w:val="white"/>
        </w:rPr>
        <w:t>assemblyCode</w:t>
      </w:r>
      <w:r w:rsidRPr="005C64C1">
        <w:rPr>
          <w:highlight w:val="white"/>
        </w:rPr>
        <w:t>[0],</w:t>
      </w:r>
    </w:p>
    <w:p w14:paraId="0FE7473F" w14:textId="2C3F3A26" w:rsidR="005C64C1" w:rsidRPr="005C64C1" w:rsidRDefault="005C64C1" w:rsidP="005C64C1">
      <w:pPr>
        <w:pStyle w:val="Code"/>
        <w:rPr>
          <w:highlight w:val="white"/>
        </w:rPr>
      </w:pPr>
      <w:r w:rsidRPr="005C64C1">
        <w:rPr>
          <w:highlight w:val="white"/>
        </w:rPr>
        <w:t xml:space="preserve">               operand1 = </w:t>
      </w:r>
      <w:r>
        <w:rPr>
          <w:highlight w:val="white"/>
        </w:rPr>
        <w:t>assemblyCode</w:t>
      </w:r>
      <w:r w:rsidRPr="005C64C1">
        <w:rPr>
          <w:highlight w:val="white"/>
        </w:rPr>
        <w:t>[1],</w:t>
      </w:r>
    </w:p>
    <w:p w14:paraId="36A4FD13" w14:textId="5E34EB93" w:rsidR="005C64C1" w:rsidRPr="005C64C1" w:rsidRDefault="005C64C1" w:rsidP="005C64C1">
      <w:pPr>
        <w:pStyle w:val="Code"/>
        <w:rPr>
          <w:highlight w:val="white"/>
        </w:rPr>
      </w:pPr>
      <w:r w:rsidRPr="005C64C1">
        <w:rPr>
          <w:highlight w:val="white"/>
        </w:rPr>
        <w:t xml:space="preserve">               operand2 = </w:t>
      </w:r>
      <w:r>
        <w:rPr>
          <w:highlight w:val="white"/>
        </w:rPr>
        <w:t>assemblyCode</w:t>
      </w:r>
      <w:r w:rsidRPr="005C64C1">
        <w:rPr>
          <w:highlight w:val="white"/>
        </w:rPr>
        <w:t>[2];</w:t>
      </w:r>
    </w:p>
    <w:p w14:paraId="3B128B2D" w14:textId="4EEBC6A0" w:rsidR="00D935A0" w:rsidRPr="007B4210" w:rsidRDefault="002B7B4F" w:rsidP="002B7B4F">
      <w:pPr>
        <w:rPr>
          <w:highlight w:val="white"/>
        </w:rPr>
      </w:pPr>
      <w:r>
        <w:rPr>
          <w:highlight w:val="white"/>
        </w:rPr>
        <w:t xml:space="preserve">In case of the set-track-size </w:t>
      </w:r>
      <w:r w:rsidR="0075035D">
        <w:rPr>
          <w:highlight w:val="white"/>
        </w:rPr>
        <w:t>instruction</w:t>
      </w:r>
      <w:r>
        <w:rPr>
          <w:highlight w:val="white"/>
        </w:rPr>
        <w:t xml:space="preserve">, we set the </w:t>
      </w:r>
      <w:r w:rsidR="00AF12CD">
        <w:rPr>
          <w:highlight w:val="white"/>
        </w:rPr>
        <w:t xml:space="preserve">current </w:t>
      </w:r>
      <w:r>
        <w:rPr>
          <w:highlight w:val="white"/>
        </w:rPr>
        <w:t>size of its track</w:t>
      </w:r>
      <w:r w:rsidR="00154690">
        <w:rPr>
          <w:highlight w:val="white"/>
        </w:rPr>
        <w:t xml:space="preserve"> and replace the instruction with an empty instruction.</w:t>
      </w:r>
      <w:r w:rsidR="009A3075">
        <w:rPr>
          <w:highlight w:val="white"/>
        </w:rPr>
        <w:t xml:space="preserve"> The current size is then used when adding entries to the track so that the registers in the end are given the correct size.</w:t>
      </w:r>
    </w:p>
    <w:p w14:paraId="68A0CC6B" w14:textId="2C224FFD" w:rsidR="005C64C1" w:rsidRPr="005C64C1" w:rsidRDefault="005C64C1" w:rsidP="005C64C1">
      <w:pPr>
        <w:pStyle w:val="Code"/>
        <w:rPr>
          <w:highlight w:val="white"/>
        </w:rPr>
      </w:pPr>
      <w:r w:rsidRPr="005C64C1">
        <w:rPr>
          <w:highlight w:val="white"/>
        </w:rPr>
        <w:t xml:space="preserve">        if (</w:t>
      </w:r>
      <w:r>
        <w:rPr>
          <w:highlight w:val="white"/>
        </w:rPr>
        <w:t>assemblyCode</w:t>
      </w:r>
      <w:r w:rsidRPr="005C64C1">
        <w:rPr>
          <w:highlight w:val="white"/>
        </w:rPr>
        <w:t>.Operator == AssemblyOperator.set_track_size) {</w:t>
      </w:r>
    </w:p>
    <w:p w14:paraId="7BCF1D34" w14:textId="77777777" w:rsidR="005C64C1" w:rsidRPr="005C64C1" w:rsidRDefault="005C64C1" w:rsidP="005C64C1">
      <w:pPr>
        <w:pStyle w:val="Code"/>
        <w:rPr>
          <w:highlight w:val="white"/>
        </w:rPr>
      </w:pPr>
      <w:r w:rsidRPr="005C64C1">
        <w:rPr>
          <w:highlight w:val="white"/>
        </w:rPr>
        <w:t xml:space="preserve">          Track track = (Track) operand0;</w:t>
      </w:r>
    </w:p>
    <w:p w14:paraId="53A04927" w14:textId="77777777" w:rsidR="005C64C1" w:rsidRPr="005C64C1" w:rsidRDefault="005C64C1" w:rsidP="005C64C1">
      <w:pPr>
        <w:pStyle w:val="Code"/>
        <w:rPr>
          <w:highlight w:val="white"/>
        </w:rPr>
      </w:pPr>
    </w:p>
    <w:p w14:paraId="47234159" w14:textId="77777777" w:rsidR="005C64C1" w:rsidRPr="005C64C1" w:rsidRDefault="005C64C1" w:rsidP="005C64C1">
      <w:pPr>
        <w:pStyle w:val="Code"/>
        <w:rPr>
          <w:highlight w:val="white"/>
        </w:rPr>
      </w:pPr>
      <w:r w:rsidRPr="005C64C1">
        <w:rPr>
          <w:highlight w:val="white"/>
        </w:rPr>
        <w:t xml:space="preserve">          if (operand1 is int) {</w:t>
      </w:r>
    </w:p>
    <w:p w14:paraId="359AA4E7" w14:textId="77777777" w:rsidR="00A47457" w:rsidRPr="00A47457" w:rsidRDefault="00A47457" w:rsidP="00A47457">
      <w:pPr>
        <w:pStyle w:val="Code"/>
        <w:rPr>
          <w:highlight w:val="white"/>
        </w:rPr>
      </w:pPr>
      <w:r w:rsidRPr="00A47457">
        <w:rPr>
          <w:highlight w:val="white"/>
        </w:rPr>
        <w:t xml:space="preserve">            track.CurrentSize = (int) operand1;</w:t>
      </w:r>
    </w:p>
    <w:p w14:paraId="08B5005F" w14:textId="77777777" w:rsidR="00A47457" w:rsidRPr="00A47457" w:rsidRDefault="00A47457" w:rsidP="00A47457">
      <w:pPr>
        <w:pStyle w:val="Code"/>
        <w:rPr>
          <w:highlight w:val="white"/>
        </w:rPr>
      </w:pPr>
      <w:r w:rsidRPr="00A47457">
        <w:rPr>
          <w:highlight w:val="white"/>
        </w:rPr>
        <w:t xml:space="preserve">          }</w:t>
      </w:r>
    </w:p>
    <w:p w14:paraId="22DBF6CF" w14:textId="77777777" w:rsidR="00A47457" w:rsidRPr="00A47457" w:rsidRDefault="00A47457" w:rsidP="00A47457">
      <w:pPr>
        <w:pStyle w:val="Code"/>
        <w:rPr>
          <w:highlight w:val="white"/>
        </w:rPr>
      </w:pPr>
      <w:r w:rsidRPr="00A47457">
        <w:rPr>
          <w:highlight w:val="white"/>
        </w:rPr>
        <w:t xml:space="preserve">          else {</w:t>
      </w:r>
    </w:p>
    <w:p w14:paraId="6B9822D0" w14:textId="77777777" w:rsidR="00A47457" w:rsidRPr="00A47457" w:rsidRDefault="00A47457" w:rsidP="00A47457">
      <w:pPr>
        <w:pStyle w:val="Code"/>
        <w:rPr>
          <w:highlight w:val="white"/>
        </w:rPr>
      </w:pPr>
      <w:r w:rsidRPr="00A47457">
        <w:rPr>
          <w:highlight w:val="white"/>
        </w:rPr>
        <w:t xml:space="preserve">            track.CurrentSize = ((Track) operand1).CurrentSize;</w:t>
      </w:r>
    </w:p>
    <w:p w14:paraId="01D76B06" w14:textId="77777777" w:rsidR="005C64C1" w:rsidRPr="005C64C1" w:rsidRDefault="005C64C1" w:rsidP="005C64C1">
      <w:pPr>
        <w:pStyle w:val="Code"/>
        <w:rPr>
          <w:highlight w:val="white"/>
        </w:rPr>
      </w:pPr>
      <w:r w:rsidRPr="005C64C1">
        <w:rPr>
          <w:highlight w:val="white"/>
        </w:rPr>
        <w:t xml:space="preserve">          }</w:t>
      </w:r>
    </w:p>
    <w:p w14:paraId="40317CA1" w14:textId="77777777" w:rsidR="005C64C1" w:rsidRPr="005C64C1" w:rsidRDefault="005C64C1" w:rsidP="005C64C1">
      <w:pPr>
        <w:pStyle w:val="Code"/>
        <w:rPr>
          <w:highlight w:val="white"/>
        </w:rPr>
      </w:pPr>
    </w:p>
    <w:p w14:paraId="458706D9" w14:textId="6CEA2DCE" w:rsidR="005C64C1" w:rsidRPr="005C64C1" w:rsidRDefault="005C64C1" w:rsidP="005C64C1">
      <w:pPr>
        <w:pStyle w:val="Code"/>
        <w:rPr>
          <w:highlight w:val="white"/>
        </w:rPr>
      </w:pPr>
      <w:r w:rsidRPr="005C64C1">
        <w:rPr>
          <w:highlight w:val="white"/>
        </w:rPr>
        <w:t xml:space="preserve">          </w:t>
      </w:r>
      <w:r>
        <w:rPr>
          <w:highlight w:val="white"/>
        </w:rPr>
        <w:t>assemblyCode</w:t>
      </w:r>
      <w:r w:rsidRPr="005C64C1">
        <w:rPr>
          <w:highlight w:val="white"/>
        </w:rPr>
        <w:t>.Operator = AssemblyOperator.empty;</w:t>
      </w:r>
    </w:p>
    <w:p w14:paraId="681E8746" w14:textId="77777777" w:rsidR="005C64C1" w:rsidRPr="005C64C1" w:rsidRDefault="005C64C1" w:rsidP="005C64C1">
      <w:pPr>
        <w:pStyle w:val="Code"/>
        <w:rPr>
          <w:highlight w:val="white"/>
        </w:rPr>
      </w:pPr>
      <w:r w:rsidRPr="005C64C1">
        <w:rPr>
          <w:highlight w:val="white"/>
        </w:rPr>
        <w:t xml:space="preserve">        }</w:t>
      </w:r>
    </w:p>
    <w:p w14:paraId="5A9B39E6" w14:textId="4D32BA45" w:rsidR="004D7299" w:rsidRDefault="004D7299" w:rsidP="004D7299">
      <w:pPr>
        <w:rPr>
          <w:highlight w:val="white"/>
        </w:rPr>
      </w:pPr>
      <w:r>
        <w:rPr>
          <w:highlight w:val="white"/>
        </w:rPr>
        <w:t xml:space="preserve">In all other cases, we exam the operators of the instruction by calling </w:t>
      </w:r>
      <w:r w:rsidRPr="004D7299">
        <w:rPr>
          <w:rStyle w:val="KeyWord0"/>
          <w:highlight w:val="white"/>
        </w:rPr>
        <w:t>CheckTrack</w:t>
      </w:r>
      <w:r>
        <w:rPr>
          <w:highlight w:val="white"/>
        </w:rPr>
        <w:t>.</w:t>
      </w:r>
    </w:p>
    <w:p w14:paraId="0A4C4B5D" w14:textId="77777777" w:rsidR="005C64C1" w:rsidRPr="005C64C1" w:rsidRDefault="005C64C1" w:rsidP="005C64C1">
      <w:pPr>
        <w:pStyle w:val="Code"/>
        <w:rPr>
          <w:highlight w:val="white"/>
        </w:rPr>
      </w:pPr>
      <w:r w:rsidRPr="005C64C1">
        <w:rPr>
          <w:highlight w:val="white"/>
        </w:rPr>
        <w:t xml:space="preserve">        else {</w:t>
      </w:r>
    </w:p>
    <w:p w14:paraId="2BF3E14A" w14:textId="77777777" w:rsidR="005C64C1" w:rsidRPr="005C64C1" w:rsidRDefault="005C64C1" w:rsidP="005C64C1">
      <w:pPr>
        <w:pStyle w:val="Code"/>
        <w:rPr>
          <w:highlight w:val="white"/>
        </w:rPr>
      </w:pPr>
      <w:r w:rsidRPr="005C64C1">
        <w:rPr>
          <w:highlight w:val="white"/>
        </w:rPr>
        <w:t xml:space="preserve">          CheckTrack(trackSet, operand0, 0, index);</w:t>
      </w:r>
    </w:p>
    <w:p w14:paraId="461697B1" w14:textId="77777777" w:rsidR="005C64C1" w:rsidRPr="005C64C1" w:rsidRDefault="005C64C1" w:rsidP="005C64C1">
      <w:pPr>
        <w:pStyle w:val="Code"/>
        <w:rPr>
          <w:highlight w:val="white"/>
        </w:rPr>
      </w:pPr>
      <w:r w:rsidRPr="005C64C1">
        <w:rPr>
          <w:highlight w:val="white"/>
        </w:rPr>
        <w:t xml:space="preserve">          CheckTrack(trackSet, operand1, 1, index);</w:t>
      </w:r>
    </w:p>
    <w:p w14:paraId="6BC649E6" w14:textId="77777777" w:rsidR="005C64C1" w:rsidRPr="005C64C1" w:rsidRDefault="005C64C1" w:rsidP="005C64C1">
      <w:pPr>
        <w:pStyle w:val="Code"/>
        <w:rPr>
          <w:highlight w:val="white"/>
        </w:rPr>
      </w:pPr>
      <w:r w:rsidRPr="005C64C1">
        <w:rPr>
          <w:highlight w:val="white"/>
        </w:rPr>
        <w:t xml:space="preserve">          CheckTrack(trackSet, operand2, 2, index);</w:t>
      </w:r>
    </w:p>
    <w:p w14:paraId="310DEC46" w14:textId="77777777" w:rsidR="005C64C1" w:rsidRPr="005C64C1" w:rsidRDefault="005C64C1" w:rsidP="005C64C1">
      <w:pPr>
        <w:pStyle w:val="Code"/>
        <w:rPr>
          <w:highlight w:val="white"/>
        </w:rPr>
      </w:pPr>
      <w:r w:rsidRPr="005C64C1">
        <w:rPr>
          <w:highlight w:val="white"/>
        </w:rPr>
        <w:t xml:space="preserve">        }</w:t>
      </w:r>
    </w:p>
    <w:p w14:paraId="7E2E0CAC" w14:textId="77777777" w:rsidR="005C64C1" w:rsidRPr="005C64C1" w:rsidRDefault="005C64C1" w:rsidP="005C64C1">
      <w:pPr>
        <w:pStyle w:val="Code"/>
        <w:rPr>
          <w:highlight w:val="white"/>
        </w:rPr>
      </w:pPr>
      <w:r w:rsidRPr="005C64C1">
        <w:rPr>
          <w:highlight w:val="white"/>
        </w:rPr>
        <w:t xml:space="preserve">      }</w:t>
      </w:r>
    </w:p>
    <w:p w14:paraId="47A91B1E" w14:textId="77777777" w:rsidR="005C64C1" w:rsidRPr="005C64C1" w:rsidRDefault="005C64C1" w:rsidP="005C64C1">
      <w:pPr>
        <w:pStyle w:val="Code"/>
        <w:rPr>
          <w:highlight w:val="white"/>
        </w:rPr>
      </w:pPr>
    </w:p>
    <w:p w14:paraId="3D8238D2" w14:textId="77777777" w:rsidR="005C64C1" w:rsidRPr="005C64C1" w:rsidRDefault="005C64C1" w:rsidP="005C64C1">
      <w:pPr>
        <w:pStyle w:val="Code"/>
        <w:rPr>
          <w:highlight w:val="white"/>
        </w:rPr>
      </w:pPr>
      <w:r w:rsidRPr="005C64C1">
        <w:rPr>
          <w:highlight w:val="white"/>
        </w:rPr>
        <w:t xml:space="preserve">      return trackSet;</w:t>
      </w:r>
    </w:p>
    <w:p w14:paraId="47CAB1D8" w14:textId="77777777" w:rsidR="005C64C1" w:rsidRPr="005C64C1" w:rsidRDefault="005C64C1" w:rsidP="005C64C1">
      <w:pPr>
        <w:pStyle w:val="Code"/>
        <w:rPr>
          <w:highlight w:val="white"/>
        </w:rPr>
      </w:pPr>
      <w:r w:rsidRPr="005C64C1">
        <w:rPr>
          <w:highlight w:val="white"/>
        </w:rPr>
        <w:t xml:space="preserve">    }</w:t>
      </w:r>
    </w:p>
    <w:p w14:paraId="36EE3DB6" w14:textId="3B17794E" w:rsidR="00D935A0" w:rsidRPr="007B4210" w:rsidRDefault="004D7299" w:rsidP="004D7299">
      <w:pPr>
        <w:rPr>
          <w:highlight w:val="white"/>
        </w:rPr>
      </w:pPr>
      <w:r>
        <w:rPr>
          <w:highlight w:val="white"/>
        </w:rPr>
        <w:lastRenderedPageBreak/>
        <w:t xml:space="preserve">The </w:t>
      </w:r>
      <w:r w:rsidRPr="00B135FB">
        <w:rPr>
          <w:rStyle w:val="KeyWord0"/>
          <w:highlight w:val="white"/>
        </w:rPr>
        <w:t>CheckTrack</w:t>
      </w:r>
      <w:r>
        <w:rPr>
          <w:highlight w:val="white"/>
        </w:rPr>
        <w:t xml:space="preserve"> method takes </w:t>
      </w:r>
      <w:r w:rsidR="0066049D">
        <w:rPr>
          <w:highlight w:val="white"/>
        </w:rPr>
        <w:t>the track set, one of the operand</w:t>
      </w:r>
      <w:r w:rsidR="00384998">
        <w:rPr>
          <w:highlight w:val="white"/>
        </w:rPr>
        <w:t>s</w:t>
      </w:r>
      <w:r w:rsidR="0066049D">
        <w:rPr>
          <w:highlight w:val="white"/>
        </w:rPr>
        <w:t xml:space="preserve"> in an assembly code instruction, the position of the operand (zero, one, or two), and the index of the assembly code instruction in the assembly code list.</w:t>
      </w:r>
    </w:p>
    <w:p w14:paraId="0DDB44CD" w14:textId="77777777" w:rsidR="005C64C1" w:rsidRPr="005C64C1" w:rsidRDefault="005C64C1" w:rsidP="005C64C1">
      <w:pPr>
        <w:pStyle w:val="Code"/>
        <w:rPr>
          <w:highlight w:val="white"/>
        </w:rPr>
      </w:pPr>
      <w:r w:rsidRPr="005C64C1">
        <w:rPr>
          <w:highlight w:val="white"/>
        </w:rPr>
        <w:t xml:space="preserve">    private void CheckTrack(ISet&lt;Track&gt; trackSet, object operand,</w:t>
      </w:r>
    </w:p>
    <w:p w14:paraId="2FEB335B" w14:textId="77777777" w:rsidR="005C64C1" w:rsidRPr="005C64C1" w:rsidRDefault="005C64C1" w:rsidP="005C64C1">
      <w:pPr>
        <w:pStyle w:val="Code"/>
        <w:rPr>
          <w:highlight w:val="white"/>
        </w:rPr>
      </w:pPr>
      <w:r w:rsidRPr="005C64C1">
        <w:rPr>
          <w:highlight w:val="white"/>
        </w:rPr>
        <w:t xml:space="preserve">                            int position, int index) {</w:t>
      </w:r>
    </w:p>
    <w:p w14:paraId="6D1DFD74" w14:textId="77777777" w:rsidR="005C64C1" w:rsidRPr="005C64C1" w:rsidRDefault="005C64C1" w:rsidP="005C64C1">
      <w:pPr>
        <w:pStyle w:val="Code"/>
        <w:rPr>
          <w:highlight w:val="white"/>
        </w:rPr>
      </w:pPr>
      <w:r w:rsidRPr="005C64C1">
        <w:rPr>
          <w:highlight w:val="white"/>
        </w:rPr>
        <w:t xml:space="preserve">      if (operand is Track) {</w:t>
      </w:r>
    </w:p>
    <w:p w14:paraId="32912B5A" w14:textId="77777777" w:rsidR="005C64C1" w:rsidRPr="005C64C1" w:rsidRDefault="005C64C1" w:rsidP="005C64C1">
      <w:pPr>
        <w:pStyle w:val="Code"/>
        <w:rPr>
          <w:highlight w:val="white"/>
        </w:rPr>
      </w:pPr>
      <w:r w:rsidRPr="005C64C1">
        <w:rPr>
          <w:highlight w:val="white"/>
        </w:rPr>
        <w:t xml:space="preserve">        Track track = (Track) operand;</w:t>
      </w:r>
    </w:p>
    <w:p w14:paraId="0638D7DE" w14:textId="77777777" w:rsidR="005C64C1" w:rsidRPr="005C64C1" w:rsidRDefault="005C64C1" w:rsidP="005C64C1">
      <w:pPr>
        <w:pStyle w:val="Code"/>
        <w:rPr>
          <w:highlight w:val="white"/>
        </w:rPr>
      </w:pPr>
      <w:r w:rsidRPr="005C64C1">
        <w:rPr>
          <w:highlight w:val="white"/>
        </w:rPr>
        <w:t xml:space="preserve">        trackSet.Add(track);</w:t>
      </w:r>
    </w:p>
    <w:p w14:paraId="4DBE0DA7" w14:textId="77777777" w:rsidR="005C64C1" w:rsidRPr="005C64C1" w:rsidRDefault="005C64C1" w:rsidP="005C64C1">
      <w:pPr>
        <w:pStyle w:val="Code"/>
        <w:rPr>
          <w:highlight w:val="white"/>
        </w:rPr>
      </w:pPr>
      <w:r w:rsidRPr="005C64C1">
        <w:rPr>
          <w:highlight w:val="white"/>
        </w:rPr>
        <w:t xml:space="preserve">        track.AddEntry(position, index);</w:t>
      </w:r>
    </w:p>
    <w:p w14:paraId="0F1EADBE" w14:textId="77777777" w:rsidR="005C64C1" w:rsidRPr="005C64C1" w:rsidRDefault="005C64C1" w:rsidP="005C64C1">
      <w:pPr>
        <w:pStyle w:val="Code"/>
        <w:rPr>
          <w:highlight w:val="white"/>
        </w:rPr>
      </w:pPr>
      <w:r w:rsidRPr="005C64C1">
        <w:rPr>
          <w:highlight w:val="white"/>
        </w:rPr>
        <w:t xml:space="preserve">      }</w:t>
      </w:r>
    </w:p>
    <w:p w14:paraId="26FBFEFB" w14:textId="77777777" w:rsidR="005C64C1" w:rsidRPr="005C64C1" w:rsidRDefault="005C64C1" w:rsidP="005C64C1">
      <w:pPr>
        <w:pStyle w:val="Code"/>
        <w:rPr>
          <w:highlight w:val="white"/>
        </w:rPr>
      </w:pPr>
      <w:r w:rsidRPr="005C64C1">
        <w:rPr>
          <w:highlight w:val="white"/>
        </w:rPr>
        <w:t xml:space="preserve">    }</w:t>
      </w:r>
    </w:p>
    <w:p w14:paraId="670C2081" w14:textId="7F7ADE9D" w:rsidR="00BC157C" w:rsidRPr="007B4210" w:rsidRDefault="00BC157C" w:rsidP="00BC157C">
      <w:pPr>
        <w:pStyle w:val="Rubrik3"/>
        <w:rPr>
          <w:highlight w:val="white"/>
        </w:rPr>
      </w:pPr>
      <w:r>
        <w:rPr>
          <w:highlight w:val="white"/>
        </w:rPr>
        <w:t>Function Calls</w:t>
      </w:r>
    </w:p>
    <w:p w14:paraId="407EEE07" w14:textId="785E7E8B" w:rsidR="00813000" w:rsidRPr="00533A30" w:rsidRDefault="00813000" w:rsidP="00813000">
      <w:pPr>
        <w:rPr>
          <w:highlight w:val="white"/>
        </w:rPr>
      </w:pPr>
      <w:r>
        <w:rPr>
          <w:highlight w:val="white"/>
        </w:rPr>
        <w:t xml:space="preserve">The </w:t>
      </w:r>
      <w:r w:rsidRPr="002137C3">
        <w:rPr>
          <w:rStyle w:val="KeyWord0"/>
          <w:highlight w:val="white"/>
        </w:rPr>
        <w:t>BaseRegister</w:t>
      </w:r>
      <w:r>
        <w:rPr>
          <w:highlight w:val="white"/>
        </w:rPr>
        <w:t xml:space="preserve"> method returns the base register of a symbol</w:t>
      </w:r>
      <w:r w:rsidR="00EF71F0">
        <w:rPr>
          <w:highlight w:val="white"/>
        </w:rPr>
        <w:t xml:space="preserve"> that</w:t>
      </w:r>
      <w:r>
        <w:rPr>
          <w:highlight w:val="white"/>
        </w:rPr>
        <w:t xml:space="preserve"> represent</w:t>
      </w:r>
      <w:r w:rsidR="00EF71F0">
        <w:rPr>
          <w:highlight w:val="white"/>
        </w:rPr>
        <w:t>s</w:t>
      </w:r>
      <w:r>
        <w:rPr>
          <w:highlight w:val="white"/>
        </w:rPr>
        <w:t xml:space="preserve"> a</w:t>
      </w:r>
      <w:r w:rsidR="00D50D7B">
        <w:rPr>
          <w:highlight w:val="white"/>
        </w:rPr>
        <w:t xml:space="preserve">n auto or register </w:t>
      </w:r>
      <w:r>
        <w:rPr>
          <w:highlight w:val="white"/>
        </w:rPr>
        <w:t xml:space="preserve">variable or parameter. However, the symbol can also be null, in case of an unnamed parameter. The method returns </w:t>
      </w:r>
      <w:r w:rsidR="00B205D9">
        <w:rPr>
          <w:highlight w:val="white"/>
        </w:rPr>
        <w:t xml:space="preserve">the </w:t>
      </w:r>
      <w:r>
        <w:rPr>
          <w:highlight w:val="white"/>
        </w:rPr>
        <w:t>regular frame pointer or the ellipse frame pointer.</w:t>
      </w:r>
      <w:r w:rsidR="00D76482">
        <w:rPr>
          <w:highlight w:val="white"/>
        </w:rPr>
        <w:t xml:space="preserve"> Note that we always use the regular frame pointer in non-elliptic functions.</w:t>
      </w:r>
    </w:p>
    <w:p w14:paraId="28B08CCE" w14:textId="77777777" w:rsidR="00813000" w:rsidRPr="0043182A" w:rsidRDefault="00813000" w:rsidP="00813000">
      <w:pPr>
        <w:pStyle w:val="Code"/>
        <w:rPr>
          <w:highlight w:val="white"/>
        </w:rPr>
      </w:pPr>
      <w:r w:rsidRPr="0043182A">
        <w:rPr>
          <w:highlight w:val="white"/>
        </w:rPr>
        <w:t xml:space="preserve">    public Register BaseRegister(Symbol symbol) {</w:t>
      </w:r>
    </w:p>
    <w:p w14:paraId="18168B9D" w14:textId="77777777" w:rsidR="00813000" w:rsidRPr="0043182A" w:rsidRDefault="00813000" w:rsidP="00813000">
      <w:pPr>
        <w:pStyle w:val="Code"/>
        <w:rPr>
          <w:highlight w:val="white"/>
        </w:rPr>
      </w:pPr>
      <w:r w:rsidRPr="0043182A">
        <w:rPr>
          <w:highlight w:val="white"/>
        </w:rPr>
        <w:t xml:space="preserve">      Assert.ErrorXXX((symbol == null) || symbol.IsAutoOrRegister());</w:t>
      </w:r>
    </w:p>
    <w:p w14:paraId="208BD507" w14:textId="39BAB461" w:rsidR="00813000" w:rsidRDefault="00813000" w:rsidP="00813000">
      <w:pPr>
        <w:rPr>
          <w:highlight w:val="white"/>
        </w:rPr>
      </w:pPr>
      <w:r>
        <w:rPr>
          <w:highlight w:val="white"/>
        </w:rPr>
        <w:t>We return the elliptic frame pointer is the function is elliptic and the symbol is not a parameter. If the symbol is null, it represents an unnamed parameter</w:t>
      </w:r>
      <w:r w:rsidR="008604C9">
        <w:rPr>
          <w:highlight w:val="white"/>
        </w:rPr>
        <w:t xml:space="preserve"> in which case the elliptic frame pointer is returned.</w:t>
      </w:r>
    </w:p>
    <w:p w14:paraId="01B3057D" w14:textId="77777777" w:rsidR="00813000" w:rsidRPr="0043182A" w:rsidRDefault="00813000" w:rsidP="00813000">
      <w:pPr>
        <w:pStyle w:val="Code"/>
        <w:rPr>
          <w:highlight w:val="white"/>
        </w:rPr>
      </w:pPr>
      <w:r w:rsidRPr="0043182A">
        <w:rPr>
          <w:highlight w:val="white"/>
        </w:rPr>
        <w:t xml:space="preserve">      if (SymbolTable.CurrentFunction.Type.IsEllipse() &amp;&amp;</w:t>
      </w:r>
    </w:p>
    <w:p w14:paraId="4BE64A73" w14:textId="77777777" w:rsidR="00813000" w:rsidRPr="0043182A" w:rsidRDefault="00813000" w:rsidP="00813000">
      <w:pPr>
        <w:pStyle w:val="Code"/>
        <w:rPr>
          <w:highlight w:val="white"/>
        </w:rPr>
      </w:pPr>
      <w:r w:rsidRPr="0043182A">
        <w:rPr>
          <w:highlight w:val="white"/>
        </w:rPr>
        <w:t xml:space="preserve">          (symbol != null) &amp;&amp; !symbol.IsParameter()) {</w:t>
      </w:r>
    </w:p>
    <w:p w14:paraId="5CC306E7" w14:textId="77777777" w:rsidR="00813000" w:rsidRPr="0043182A" w:rsidRDefault="00813000" w:rsidP="00813000">
      <w:pPr>
        <w:pStyle w:val="Code"/>
        <w:rPr>
          <w:highlight w:val="white"/>
        </w:rPr>
      </w:pPr>
      <w:r w:rsidRPr="0043182A">
        <w:rPr>
          <w:highlight w:val="white"/>
        </w:rPr>
        <w:t xml:space="preserve">        return AssemblyCode.EllipseRegister;</w:t>
      </w:r>
    </w:p>
    <w:p w14:paraId="40ECB6B1" w14:textId="77777777" w:rsidR="00813000" w:rsidRPr="0043182A" w:rsidRDefault="00813000" w:rsidP="00813000">
      <w:pPr>
        <w:pStyle w:val="Code"/>
        <w:rPr>
          <w:highlight w:val="white"/>
        </w:rPr>
      </w:pPr>
      <w:r w:rsidRPr="0043182A">
        <w:rPr>
          <w:highlight w:val="white"/>
        </w:rPr>
        <w:t xml:space="preserve">      }</w:t>
      </w:r>
    </w:p>
    <w:p w14:paraId="013BB631" w14:textId="73B80A93" w:rsidR="00813000" w:rsidRPr="00533A30" w:rsidRDefault="00813000" w:rsidP="00813000">
      <w:pPr>
        <w:rPr>
          <w:highlight w:val="white"/>
        </w:rPr>
      </w:pPr>
      <w:r>
        <w:rPr>
          <w:highlight w:val="white"/>
        </w:rPr>
        <w:t>If the function is not elliptic, or if the symbol is a parameter, we return the regular frame pointer. The activation record is organized so that the parameters are located before the variables, with potential extra parameter between</w:t>
      </w:r>
      <w:r w:rsidR="00552CEE">
        <w:rPr>
          <w:highlight w:val="white"/>
        </w:rPr>
        <w:t xml:space="preserve"> the regular parameters and the variables</w:t>
      </w:r>
      <w:r>
        <w:rPr>
          <w:highlight w:val="white"/>
        </w:rPr>
        <w:t xml:space="preserve">. Therefore, we use the regular frame pointer for parameters in both elliptic and non-elliptic functions, and the elliptic frame pointer for variables </w:t>
      </w:r>
      <w:r w:rsidR="00C027DB">
        <w:rPr>
          <w:highlight w:val="white"/>
        </w:rPr>
        <w:t xml:space="preserve">in elliptic functions </w:t>
      </w:r>
      <w:r>
        <w:rPr>
          <w:highlight w:val="white"/>
        </w:rPr>
        <w:t xml:space="preserve">since they are located after the extra parameters. </w:t>
      </w:r>
    </w:p>
    <w:p w14:paraId="6A2CE2BA" w14:textId="77777777" w:rsidR="0043182A" w:rsidRPr="0043182A" w:rsidRDefault="0043182A" w:rsidP="0043182A">
      <w:pPr>
        <w:pStyle w:val="Code"/>
        <w:rPr>
          <w:highlight w:val="white"/>
        </w:rPr>
      </w:pPr>
      <w:r w:rsidRPr="0043182A">
        <w:rPr>
          <w:highlight w:val="white"/>
        </w:rPr>
        <w:t xml:space="preserve">      else {</w:t>
      </w:r>
    </w:p>
    <w:p w14:paraId="5702E850" w14:textId="77777777" w:rsidR="0043182A" w:rsidRPr="0043182A" w:rsidRDefault="0043182A" w:rsidP="0043182A">
      <w:pPr>
        <w:pStyle w:val="Code"/>
        <w:rPr>
          <w:highlight w:val="white"/>
        </w:rPr>
      </w:pPr>
      <w:r w:rsidRPr="0043182A">
        <w:rPr>
          <w:highlight w:val="white"/>
        </w:rPr>
        <w:t xml:space="preserve">        return AssemblyCode.FrameRegister;</w:t>
      </w:r>
    </w:p>
    <w:p w14:paraId="259730BD" w14:textId="77777777" w:rsidR="0043182A" w:rsidRPr="0043182A" w:rsidRDefault="0043182A" w:rsidP="0043182A">
      <w:pPr>
        <w:pStyle w:val="Code"/>
        <w:rPr>
          <w:highlight w:val="white"/>
        </w:rPr>
      </w:pPr>
      <w:r w:rsidRPr="0043182A">
        <w:rPr>
          <w:highlight w:val="white"/>
        </w:rPr>
        <w:t xml:space="preserve">      }</w:t>
      </w:r>
    </w:p>
    <w:p w14:paraId="021BCD3A" w14:textId="1C097F99" w:rsidR="0043182A" w:rsidRPr="0043182A" w:rsidRDefault="0043182A" w:rsidP="0043182A">
      <w:pPr>
        <w:pStyle w:val="Code"/>
        <w:rPr>
          <w:highlight w:val="white"/>
        </w:rPr>
      </w:pPr>
      <w:r w:rsidRPr="0043182A">
        <w:rPr>
          <w:highlight w:val="white"/>
        </w:rPr>
        <w:t xml:space="preserve">    }</w:t>
      </w:r>
    </w:p>
    <w:p w14:paraId="476EBFA5" w14:textId="755F0D87" w:rsidR="00D935A0" w:rsidRDefault="00384998" w:rsidP="00384998">
      <w:pPr>
        <w:rPr>
          <w:highlight w:val="white"/>
        </w:rPr>
      </w:pPr>
      <w:r>
        <w:rPr>
          <w:highlight w:val="white"/>
        </w:rPr>
        <w:t xml:space="preserve">The </w:t>
      </w:r>
      <w:r w:rsidR="0043182A">
        <w:rPr>
          <w:rStyle w:val="KeyWord0"/>
          <w:highlight w:val="white"/>
        </w:rPr>
        <w:t>FunctionPreCall</w:t>
      </w:r>
      <w:r>
        <w:rPr>
          <w:highlight w:val="white"/>
        </w:rPr>
        <w:t xml:space="preserve"> methods is called before the actual </w:t>
      </w:r>
      <w:r w:rsidR="00315CBB">
        <w:rPr>
          <w:highlight w:val="white"/>
        </w:rPr>
        <w:t xml:space="preserve">function </w:t>
      </w:r>
      <w:r>
        <w:rPr>
          <w:highlight w:val="white"/>
        </w:rPr>
        <w:t>call</w:t>
      </w:r>
      <w:r w:rsidR="00315CBB">
        <w:rPr>
          <w:highlight w:val="white"/>
        </w:rPr>
        <w:t>, and before the parameter list of the function call. The idea is that each expression in the parameter shall have access to all the registers and the whole floating</w:t>
      </w:r>
      <w:r w:rsidR="004D1B0F">
        <w:rPr>
          <w:highlight w:val="white"/>
        </w:rPr>
        <w:t>-</w:t>
      </w:r>
      <w:r w:rsidR="00315CBB">
        <w:rPr>
          <w:highlight w:val="white"/>
        </w:rPr>
        <w:t>point value stack. Therefore, we need to</w:t>
      </w:r>
      <w:r w:rsidR="006F5812">
        <w:rPr>
          <w:highlight w:val="white"/>
        </w:rPr>
        <w:t xml:space="preserve"> </w:t>
      </w:r>
      <w:r w:rsidR="006A6C8B">
        <w:rPr>
          <w:highlight w:val="white"/>
        </w:rPr>
        <w:t xml:space="preserve">store the values currently stored in registers and </w:t>
      </w:r>
      <w:r w:rsidR="00F75546">
        <w:rPr>
          <w:highlight w:val="white"/>
        </w:rPr>
        <w:t>on</w:t>
      </w:r>
      <w:r w:rsidR="006A6C8B">
        <w:rPr>
          <w:highlight w:val="white"/>
        </w:rPr>
        <w:t xml:space="preserve"> the floating</w:t>
      </w:r>
      <w:r w:rsidR="00F75546">
        <w:rPr>
          <w:highlight w:val="white"/>
        </w:rPr>
        <w:t>-point</w:t>
      </w:r>
      <w:r w:rsidR="006A6C8B">
        <w:rPr>
          <w:highlight w:val="white"/>
        </w:rPr>
        <w:t xml:space="preserve"> value stack at the activation record.</w:t>
      </w:r>
      <w:r w:rsidR="00F75546">
        <w:rPr>
          <w:highlight w:val="white"/>
        </w:rPr>
        <w:t xml:space="preserve"> The </w:t>
      </w:r>
      <w:r w:rsidR="00F75546" w:rsidRPr="00F75546">
        <w:rPr>
          <w:rStyle w:val="KeyWord0"/>
          <w:highlight w:val="white"/>
        </w:rPr>
        <w:t>FunctionPostCall</w:t>
      </w:r>
      <w:r w:rsidR="00F75546">
        <w:rPr>
          <w:highlight w:val="white"/>
        </w:rPr>
        <w:t xml:space="preserve"> method below restores the values after the function call.</w:t>
      </w:r>
    </w:p>
    <w:p w14:paraId="5A96DA18" w14:textId="35D32848" w:rsidR="00644189" w:rsidRPr="00390A79" w:rsidRDefault="00644189" w:rsidP="00384998">
      <w:pPr>
        <w:rPr>
          <w:rStyle w:val="KeyWord0"/>
          <w:highlight w:val="white"/>
        </w:rPr>
      </w:pPr>
      <w:r>
        <w:rPr>
          <w:highlight w:val="white"/>
        </w:rPr>
        <w:t xml:space="preserve">The </w:t>
      </w:r>
      <w:r w:rsidR="006E0307">
        <w:rPr>
          <w:rStyle w:val="KeyWord0"/>
          <w:highlight w:val="white"/>
        </w:rPr>
        <w:t>m_totalExtraSize</w:t>
      </w:r>
      <w:r>
        <w:rPr>
          <w:highlight w:val="white"/>
        </w:rPr>
        <w:t xml:space="preserve"> field </w:t>
      </w:r>
      <w:r w:rsidR="0089526A">
        <w:rPr>
          <w:highlight w:val="white"/>
        </w:rPr>
        <w:t xml:space="preserve">keeps track of the current record size, which increases with nested calls. The </w:t>
      </w:r>
      <w:r w:rsidR="0089526A" w:rsidRPr="0089526A">
        <w:rPr>
          <w:rStyle w:val="KeyWord0"/>
          <w:highlight w:val="white"/>
        </w:rPr>
        <w:t>m_recordSizeStack</w:t>
      </w:r>
      <w:r w:rsidR="0089526A">
        <w:rPr>
          <w:highlight w:val="white"/>
        </w:rPr>
        <w:t xml:space="preserve"> field </w:t>
      </w:r>
      <w:r w:rsidR="007166B9">
        <w:rPr>
          <w:highlight w:val="white"/>
        </w:rPr>
        <w:t>holds the record sizes of nested calls.</w:t>
      </w:r>
      <w:r w:rsidR="00BC3E20">
        <w:rPr>
          <w:highlight w:val="white"/>
        </w:rPr>
        <w:t xml:space="preserve"> Tech, we could manage with only the stack, and sum the record sizes to find the total record size. However, we include </w:t>
      </w:r>
      <w:r w:rsidR="006E0307">
        <w:rPr>
          <w:rStyle w:val="KeyWord0"/>
          <w:highlight w:val="white"/>
        </w:rPr>
        <w:t>m_totalExtraSize</w:t>
      </w:r>
      <w:r w:rsidR="00390A79" w:rsidRPr="00390A79">
        <w:rPr>
          <w:highlight w:val="white"/>
        </w:rPr>
        <w:t xml:space="preserve"> for effency reasons.</w:t>
      </w:r>
    </w:p>
    <w:p w14:paraId="0C6463A1" w14:textId="758F98D2" w:rsidR="00206473" w:rsidRDefault="00483C5F" w:rsidP="00483C5F">
      <w:pPr>
        <w:pStyle w:val="Code"/>
        <w:rPr>
          <w:highlight w:val="white"/>
        </w:rPr>
      </w:pPr>
      <w:r w:rsidRPr="00483C5F">
        <w:rPr>
          <w:highlight w:val="white"/>
        </w:rPr>
        <w:t xml:space="preserve">    private int </w:t>
      </w:r>
      <w:r w:rsidR="006E0307">
        <w:rPr>
          <w:highlight w:val="white"/>
        </w:rPr>
        <w:t>m_totalExtraSize</w:t>
      </w:r>
      <w:r w:rsidRPr="00483C5F">
        <w:rPr>
          <w:highlight w:val="white"/>
        </w:rPr>
        <w:t xml:space="preserve"> = 0;</w:t>
      </w:r>
    </w:p>
    <w:p w14:paraId="2D5D383A" w14:textId="67C0C265" w:rsidR="00C36E8E" w:rsidRDefault="00C36E8E" w:rsidP="00C36E8E">
      <w:pPr>
        <w:pStyle w:val="Code"/>
        <w:rPr>
          <w:highlight w:val="white"/>
        </w:rPr>
      </w:pPr>
      <w:r w:rsidRPr="001950E8">
        <w:rPr>
          <w:highlight w:val="white"/>
        </w:rPr>
        <w:t xml:space="preserve">    private Stack&lt;int&gt; m_recordSizeStack = new Stack&lt;int&gt;();</w:t>
      </w:r>
    </w:p>
    <w:p w14:paraId="68EE9121" w14:textId="668D4B60" w:rsidR="00BC3E20" w:rsidRPr="001950E8" w:rsidRDefault="00115E98" w:rsidP="00115E98">
      <w:pPr>
        <w:rPr>
          <w:highlight w:val="white"/>
        </w:rPr>
      </w:pPr>
      <w:r>
        <w:rPr>
          <w:highlight w:val="white"/>
        </w:rPr>
        <w:lastRenderedPageBreak/>
        <w:t xml:space="preserve">As </w:t>
      </w:r>
      <w:r w:rsidR="009B6350">
        <w:rPr>
          <w:highlight w:val="white"/>
        </w:rPr>
        <w:t>mentioned</w:t>
      </w:r>
      <w:r>
        <w:rPr>
          <w:highlight w:val="white"/>
        </w:rPr>
        <w:t xml:space="preserve"> above, </w:t>
      </w:r>
      <w:r w:rsidR="009B6350">
        <w:rPr>
          <w:highlight w:val="white"/>
        </w:rPr>
        <w:t xml:space="preserve">each parameter expression shall have access to all registers. Therefore, we need to </w:t>
      </w:r>
      <w:r w:rsidR="00357A3E">
        <w:rPr>
          <w:highlight w:val="white"/>
        </w:rPr>
        <w:t xml:space="preserve">save the track map of each nested call in the </w:t>
      </w:r>
      <w:r w:rsidR="00357A3E" w:rsidRPr="00357A3E">
        <w:rPr>
          <w:rStyle w:val="KeyWord0"/>
          <w:highlight w:val="white"/>
        </w:rPr>
        <w:t>m_trackMapStack</w:t>
      </w:r>
      <w:r w:rsidR="00357A3E">
        <w:rPr>
          <w:highlight w:val="white"/>
        </w:rPr>
        <w:t xml:space="preserve"> field. We need also keep track of the position of each saved register on the activation record in </w:t>
      </w:r>
      <w:r w:rsidR="00357A3E" w:rsidRPr="00357A3E">
        <w:rPr>
          <w:rStyle w:val="KeyWord0"/>
          <w:highlight w:val="white"/>
        </w:rPr>
        <w:t>m_</w:t>
      </w:r>
      <w:r w:rsidR="00E33459">
        <w:rPr>
          <w:rStyle w:val="KeyWord0"/>
          <w:highlight w:val="white"/>
        </w:rPr>
        <w:t>registerMapStack</w:t>
      </w:r>
      <w:r w:rsidR="00357A3E">
        <w:rPr>
          <w:highlight w:val="white"/>
        </w:rPr>
        <w:t xml:space="preserve">. Both stacks are popped in </w:t>
      </w:r>
      <w:r w:rsidR="006D4802">
        <w:rPr>
          <w:highlight w:val="white"/>
        </w:rPr>
        <w:t xml:space="preserve">the </w:t>
      </w:r>
      <w:r w:rsidR="006D4802" w:rsidRPr="006D4802">
        <w:rPr>
          <w:rStyle w:val="KeyWord0"/>
          <w:highlight w:val="white"/>
        </w:rPr>
        <w:t>PostFunctionCall</w:t>
      </w:r>
      <w:r w:rsidR="006D4802">
        <w:rPr>
          <w:highlight w:val="white"/>
        </w:rPr>
        <w:t xml:space="preserve"> method below.</w:t>
      </w:r>
    </w:p>
    <w:p w14:paraId="6C42D4E5" w14:textId="77777777" w:rsidR="00C36E8E" w:rsidRPr="001950E8" w:rsidRDefault="00C36E8E" w:rsidP="00C36E8E">
      <w:pPr>
        <w:pStyle w:val="Code"/>
        <w:rPr>
          <w:highlight w:val="white"/>
        </w:rPr>
      </w:pPr>
      <w:r w:rsidRPr="001950E8">
        <w:rPr>
          <w:highlight w:val="white"/>
        </w:rPr>
        <w:t xml:space="preserve">    private Stack&lt;IDictionary&lt;Symbol,Track&gt;&gt; m_trackMapStack =</w:t>
      </w:r>
    </w:p>
    <w:p w14:paraId="5AEE4E80" w14:textId="77777777" w:rsidR="00C36E8E" w:rsidRPr="001950E8" w:rsidRDefault="00C36E8E" w:rsidP="00C36E8E">
      <w:pPr>
        <w:pStyle w:val="Code"/>
        <w:rPr>
          <w:highlight w:val="white"/>
        </w:rPr>
      </w:pPr>
      <w:r w:rsidRPr="001950E8">
        <w:rPr>
          <w:highlight w:val="white"/>
        </w:rPr>
        <w:t xml:space="preserve">      new Stack&lt;IDictionary&lt;Symbol,Track&gt;&gt;();</w:t>
      </w:r>
    </w:p>
    <w:p w14:paraId="03466157" w14:textId="4AE1DA87" w:rsidR="00C36E8E" w:rsidRPr="001950E8" w:rsidRDefault="00C36E8E" w:rsidP="00C36E8E">
      <w:pPr>
        <w:pStyle w:val="Code"/>
        <w:rPr>
          <w:highlight w:val="white"/>
        </w:rPr>
      </w:pPr>
      <w:r w:rsidRPr="001950E8">
        <w:rPr>
          <w:highlight w:val="white"/>
        </w:rPr>
        <w:t xml:space="preserve">    private Stack&lt;IDictionary&lt;</w:t>
      </w:r>
      <w:r w:rsidR="00C5142A">
        <w:rPr>
          <w:highlight w:val="white"/>
        </w:rPr>
        <w:t>Track,int</w:t>
      </w:r>
      <w:r w:rsidRPr="001950E8">
        <w:rPr>
          <w:highlight w:val="white"/>
        </w:rPr>
        <w:t>&gt;&gt; m_</w:t>
      </w:r>
      <w:r w:rsidR="00E33459">
        <w:rPr>
          <w:highlight w:val="white"/>
        </w:rPr>
        <w:t>registerMapStack</w:t>
      </w:r>
      <w:r w:rsidRPr="001950E8">
        <w:rPr>
          <w:highlight w:val="white"/>
        </w:rPr>
        <w:t xml:space="preserve"> =</w:t>
      </w:r>
    </w:p>
    <w:p w14:paraId="3FA162EF" w14:textId="5CF2608E" w:rsidR="00C36E8E" w:rsidRPr="00483C5F" w:rsidRDefault="00C36E8E" w:rsidP="00483C5F">
      <w:pPr>
        <w:pStyle w:val="Code"/>
        <w:rPr>
          <w:highlight w:val="white"/>
        </w:rPr>
      </w:pPr>
      <w:r w:rsidRPr="001950E8">
        <w:rPr>
          <w:highlight w:val="white"/>
        </w:rPr>
        <w:t xml:space="preserve">      new Stack&lt;IDictionary&lt;</w:t>
      </w:r>
      <w:r w:rsidR="00C5142A">
        <w:rPr>
          <w:highlight w:val="white"/>
        </w:rPr>
        <w:t>Track,int</w:t>
      </w:r>
      <w:r w:rsidRPr="001950E8">
        <w:rPr>
          <w:highlight w:val="white"/>
        </w:rPr>
        <w:t>&gt;&gt;();</w:t>
      </w:r>
    </w:p>
    <w:p w14:paraId="017BCBEA" w14:textId="5C8D2CE1" w:rsidR="00483C5F" w:rsidRPr="00483C5F" w:rsidRDefault="00755A00" w:rsidP="00755A00">
      <w:pPr>
        <w:rPr>
          <w:highlight w:val="white"/>
        </w:rPr>
      </w:pPr>
      <w:r>
        <w:rPr>
          <w:highlight w:val="white"/>
        </w:rPr>
        <w:t xml:space="preserve">In the </w:t>
      </w:r>
      <w:r w:rsidRPr="00755A00">
        <w:rPr>
          <w:rStyle w:val="KeyWord0"/>
          <w:highlight w:val="white"/>
        </w:rPr>
        <w:t>FunctionPreCall</w:t>
      </w:r>
      <w:r>
        <w:rPr>
          <w:highlight w:val="white"/>
        </w:rPr>
        <w:t xml:space="preserve"> method, </w:t>
      </w:r>
      <w:r w:rsidR="00491CBC">
        <w:rPr>
          <w:highlight w:val="white"/>
        </w:rPr>
        <w:t>we start by obtaining the base register, which is the regular or elliptic frame pointer, depending on whether the function is elliptic. The</w:t>
      </w:r>
      <w:r w:rsidR="00800C95">
        <w:rPr>
          <w:highlight w:val="white"/>
        </w:rPr>
        <w:t xml:space="preserve"> </w:t>
      </w:r>
      <w:r w:rsidR="00DA2E74" w:rsidRPr="00DA2E74">
        <w:rPr>
          <w:rStyle w:val="KeyWord0"/>
          <w:highlight w:val="white"/>
        </w:rPr>
        <w:t>record</w:t>
      </w:r>
      <w:r w:rsidR="00834681">
        <w:rPr>
          <w:rStyle w:val="KeyWord0"/>
          <w:highlight w:val="white"/>
        </w:rPr>
        <w:t>Size</w:t>
      </w:r>
      <w:r w:rsidR="00DA2E74">
        <w:rPr>
          <w:highlight w:val="white"/>
        </w:rPr>
        <w:t xml:space="preserve"> variable is the original size of the </w:t>
      </w:r>
      <w:r w:rsidR="00AD6CBF">
        <w:rPr>
          <w:highlight w:val="white"/>
        </w:rPr>
        <w:t>activation record</w:t>
      </w:r>
      <w:r w:rsidR="00134E66">
        <w:rPr>
          <w:highlight w:val="white"/>
        </w:rPr>
        <w:t xml:space="preserve"> while the </w:t>
      </w:r>
      <w:r w:rsidR="00134E66" w:rsidRPr="00134E66">
        <w:rPr>
          <w:rStyle w:val="KeyWord0"/>
          <w:highlight w:val="white"/>
        </w:rPr>
        <w:t>extraSize</w:t>
      </w:r>
      <w:r w:rsidR="00134E66">
        <w:rPr>
          <w:highlight w:val="white"/>
        </w:rPr>
        <w:t xml:space="preserve"> field </w:t>
      </w:r>
      <w:r w:rsidR="00471B08">
        <w:rPr>
          <w:highlight w:val="white"/>
        </w:rPr>
        <w:t xml:space="preserve">holds the size of the extra values int the registers and on the floating-point value stack. </w:t>
      </w:r>
    </w:p>
    <w:p w14:paraId="75945AC7" w14:textId="77777777" w:rsidR="0043182A" w:rsidRPr="0043182A" w:rsidRDefault="0043182A" w:rsidP="0043182A">
      <w:pPr>
        <w:pStyle w:val="Code"/>
        <w:rPr>
          <w:highlight w:val="white"/>
        </w:rPr>
      </w:pPr>
      <w:r w:rsidRPr="0043182A">
        <w:rPr>
          <w:highlight w:val="white"/>
        </w:rPr>
        <w:t xml:space="preserve">    public void FunctionPreCall(MiddleCode middleCode) {</w:t>
      </w:r>
    </w:p>
    <w:p w14:paraId="45D3DC6B" w14:textId="77777777" w:rsidR="0043182A" w:rsidRPr="0043182A" w:rsidRDefault="0043182A" w:rsidP="0043182A">
      <w:pPr>
        <w:pStyle w:val="Code"/>
        <w:rPr>
          <w:highlight w:val="white"/>
        </w:rPr>
      </w:pPr>
      <w:r w:rsidRPr="0043182A">
        <w:rPr>
          <w:highlight w:val="white"/>
        </w:rPr>
        <w:t xml:space="preserve">      Register baseRegister = BaseRegister(null);</w:t>
      </w:r>
    </w:p>
    <w:p w14:paraId="6BBBD41A" w14:textId="702F3B46" w:rsidR="0043182A" w:rsidRPr="0043182A" w:rsidRDefault="0043182A" w:rsidP="0043182A">
      <w:pPr>
        <w:pStyle w:val="Code"/>
        <w:rPr>
          <w:highlight w:val="white"/>
        </w:rPr>
      </w:pPr>
      <w:r w:rsidRPr="0043182A">
        <w:rPr>
          <w:highlight w:val="white"/>
        </w:rPr>
        <w:t xml:space="preserve">      int </w:t>
      </w:r>
      <w:r w:rsidR="00BC05D2">
        <w:rPr>
          <w:highlight w:val="white"/>
        </w:rPr>
        <w:t>recordSize</w:t>
      </w:r>
      <w:r w:rsidRPr="0043182A">
        <w:rPr>
          <w:highlight w:val="white"/>
        </w:rPr>
        <w:t xml:space="preserve"> = (int) middleCode[0], </w:t>
      </w:r>
      <w:r w:rsidR="00BC05D2">
        <w:rPr>
          <w:highlight w:val="white"/>
        </w:rPr>
        <w:t>extraSize</w:t>
      </w:r>
      <w:r w:rsidRPr="0043182A">
        <w:rPr>
          <w:highlight w:val="white"/>
        </w:rPr>
        <w:t xml:space="preserve"> = 0;</w:t>
      </w:r>
    </w:p>
    <w:p w14:paraId="58DF4A85" w14:textId="63F6288F" w:rsidR="00167A31" w:rsidRDefault="00232947" w:rsidP="00232947">
      <w:pPr>
        <w:rPr>
          <w:highlight w:val="white"/>
        </w:rPr>
      </w:pPr>
      <w:r>
        <w:rPr>
          <w:highlight w:val="white"/>
        </w:rPr>
        <w:t xml:space="preserve">We </w:t>
      </w:r>
      <w:r w:rsidR="00167A31">
        <w:rPr>
          <w:highlight w:val="white"/>
        </w:rPr>
        <w:t xml:space="preserve">load the </w:t>
      </w:r>
      <w:r>
        <w:rPr>
          <w:highlight w:val="white"/>
        </w:rPr>
        <w:t xml:space="preserve">post map </w:t>
      </w:r>
      <w:r w:rsidR="00167A31">
        <w:rPr>
          <w:highlight w:val="white"/>
        </w:rPr>
        <w:t>with the tracks of the register with their locations on the activation record.</w:t>
      </w:r>
      <w:r w:rsidR="004C3DD0">
        <w:rPr>
          <w:highlight w:val="white"/>
        </w:rPr>
        <w:t xml:space="preserve"> For each register to be stored on the activation record, we add a mov-instruction.</w:t>
      </w:r>
      <w:r w:rsidR="00ED0D2D">
        <w:rPr>
          <w:highlight w:val="white"/>
        </w:rPr>
        <w:t xml:space="preserve"> The </w:t>
      </w:r>
      <w:r w:rsidR="00ED0D2D" w:rsidRPr="00ED0D2D">
        <w:rPr>
          <w:rStyle w:val="KeyWord0"/>
          <w:highlight w:val="white"/>
        </w:rPr>
        <w:t>extraSize</w:t>
      </w:r>
      <w:r w:rsidR="00ED0D2D">
        <w:rPr>
          <w:highlight w:val="white"/>
        </w:rPr>
        <w:t xml:space="preserve"> field</w:t>
      </w:r>
      <w:r w:rsidR="001F64AE">
        <w:rPr>
          <w:highlight w:val="white"/>
        </w:rPr>
        <w:t xml:space="preserve"> </w:t>
      </w:r>
      <w:r w:rsidR="007A23A1">
        <w:rPr>
          <w:highlight w:val="white"/>
        </w:rPr>
        <w:t>is increased for each register.</w:t>
      </w:r>
    </w:p>
    <w:p w14:paraId="5F7E000C" w14:textId="2BF5088B" w:rsidR="0043182A" w:rsidRPr="0043182A" w:rsidRDefault="0043182A" w:rsidP="0043182A">
      <w:pPr>
        <w:pStyle w:val="Code"/>
        <w:rPr>
          <w:highlight w:val="white"/>
        </w:rPr>
      </w:pPr>
      <w:r w:rsidRPr="0043182A">
        <w:rPr>
          <w:highlight w:val="white"/>
        </w:rPr>
        <w:t xml:space="preserve">      IDictionary&lt;Track,int&gt; </w:t>
      </w:r>
      <w:r w:rsidR="00273957">
        <w:rPr>
          <w:highlight w:val="white"/>
        </w:rPr>
        <w:t>registerMap</w:t>
      </w:r>
      <w:r w:rsidRPr="0043182A">
        <w:rPr>
          <w:highlight w:val="white"/>
        </w:rPr>
        <w:t xml:space="preserve"> = new Dictionary&lt;Track,int&gt;();</w:t>
      </w:r>
    </w:p>
    <w:p w14:paraId="7FD4C37E" w14:textId="77777777" w:rsidR="0043182A" w:rsidRPr="0043182A" w:rsidRDefault="0043182A" w:rsidP="0043182A">
      <w:pPr>
        <w:pStyle w:val="Code"/>
        <w:rPr>
          <w:highlight w:val="white"/>
        </w:rPr>
      </w:pPr>
      <w:r w:rsidRPr="0043182A">
        <w:rPr>
          <w:highlight w:val="white"/>
        </w:rPr>
        <w:t xml:space="preserve">      foreach (KeyValuePair&lt;Symbol, Track&gt; pair in m_trackMap) {</w:t>
      </w:r>
    </w:p>
    <w:p w14:paraId="205CB1A3" w14:textId="77777777" w:rsidR="0043182A" w:rsidRPr="0043182A" w:rsidRDefault="0043182A" w:rsidP="0043182A">
      <w:pPr>
        <w:pStyle w:val="Code"/>
        <w:rPr>
          <w:highlight w:val="white"/>
        </w:rPr>
      </w:pPr>
      <w:r w:rsidRPr="0043182A">
        <w:rPr>
          <w:highlight w:val="white"/>
        </w:rPr>
        <w:t xml:space="preserve">        Track track = pair.Value;</w:t>
      </w:r>
    </w:p>
    <w:p w14:paraId="1F176D3E" w14:textId="77777777" w:rsidR="0043182A" w:rsidRPr="0043182A" w:rsidRDefault="0043182A" w:rsidP="0043182A">
      <w:pPr>
        <w:pStyle w:val="Code"/>
        <w:rPr>
          <w:highlight w:val="white"/>
        </w:rPr>
      </w:pPr>
      <w:r w:rsidRPr="0043182A">
        <w:rPr>
          <w:highlight w:val="white"/>
        </w:rPr>
        <w:t xml:space="preserve">        AddAssemblyCode(AssemblyOperator.mov, baseRegister,</w:t>
      </w:r>
    </w:p>
    <w:p w14:paraId="60C6B1BF" w14:textId="679AD7B3" w:rsidR="0043182A" w:rsidRPr="0043182A" w:rsidRDefault="0043182A" w:rsidP="0043182A">
      <w:pPr>
        <w:pStyle w:val="Code"/>
        <w:rPr>
          <w:highlight w:val="white"/>
        </w:rPr>
      </w:pPr>
      <w:r w:rsidRPr="0043182A">
        <w:rPr>
          <w:highlight w:val="white"/>
        </w:rPr>
        <w:t xml:space="preserve">                        </w:t>
      </w:r>
      <w:r w:rsidR="00BC05D2">
        <w:rPr>
          <w:highlight w:val="white"/>
        </w:rPr>
        <w:t>recordSize</w:t>
      </w:r>
      <w:r w:rsidRPr="0043182A">
        <w:rPr>
          <w:highlight w:val="white"/>
        </w:rPr>
        <w:t xml:space="preserve"> + </w:t>
      </w:r>
      <w:r w:rsidR="00BC05D2">
        <w:rPr>
          <w:highlight w:val="white"/>
        </w:rPr>
        <w:t>extraSize</w:t>
      </w:r>
      <w:r w:rsidRPr="0043182A">
        <w:rPr>
          <w:highlight w:val="white"/>
        </w:rPr>
        <w:t>, track);</w:t>
      </w:r>
    </w:p>
    <w:p w14:paraId="419DDE81" w14:textId="58B19032" w:rsidR="0043182A" w:rsidRPr="0043182A" w:rsidRDefault="0043182A" w:rsidP="0043182A">
      <w:pPr>
        <w:pStyle w:val="Code"/>
        <w:rPr>
          <w:highlight w:val="white"/>
        </w:rPr>
      </w:pPr>
      <w:r w:rsidRPr="0043182A">
        <w:rPr>
          <w:highlight w:val="white"/>
        </w:rPr>
        <w:t xml:space="preserve">        </w:t>
      </w:r>
      <w:r w:rsidR="00273957">
        <w:rPr>
          <w:highlight w:val="white"/>
        </w:rPr>
        <w:t>registerMap</w:t>
      </w:r>
      <w:r w:rsidRPr="0043182A">
        <w:rPr>
          <w:highlight w:val="white"/>
        </w:rPr>
        <w:t xml:space="preserve">.Add(track, </w:t>
      </w:r>
      <w:r w:rsidR="00BC05D2">
        <w:rPr>
          <w:highlight w:val="white"/>
        </w:rPr>
        <w:t>recordSize</w:t>
      </w:r>
      <w:r w:rsidRPr="0043182A">
        <w:rPr>
          <w:highlight w:val="white"/>
        </w:rPr>
        <w:t xml:space="preserve"> + </w:t>
      </w:r>
      <w:r w:rsidR="00BC05D2">
        <w:rPr>
          <w:highlight w:val="white"/>
        </w:rPr>
        <w:t>extraSize</w:t>
      </w:r>
      <w:r w:rsidRPr="0043182A">
        <w:rPr>
          <w:highlight w:val="white"/>
        </w:rPr>
        <w:t>);</w:t>
      </w:r>
    </w:p>
    <w:p w14:paraId="606DC6D7" w14:textId="77777777" w:rsidR="0043182A" w:rsidRPr="0043182A" w:rsidRDefault="0043182A" w:rsidP="0043182A">
      <w:pPr>
        <w:pStyle w:val="Code"/>
        <w:rPr>
          <w:highlight w:val="white"/>
        </w:rPr>
      </w:pPr>
      <w:r w:rsidRPr="0043182A">
        <w:rPr>
          <w:highlight w:val="white"/>
        </w:rPr>
        <w:t xml:space="preserve">        Symbol symbol = pair.Key;</w:t>
      </w:r>
    </w:p>
    <w:p w14:paraId="6E7206FC" w14:textId="68B7265F" w:rsidR="0043182A" w:rsidRPr="0043182A" w:rsidRDefault="0043182A" w:rsidP="0043182A">
      <w:pPr>
        <w:pStyle w:val="Code"/>
        <w:rPr>
          <w:highlight w:val="white"/>
        </w:rPr>
      </w:pPr>
      <w:r w:rsidRPr="0043182A">
        <w:rPr>
          <w:highlight w:val="white"/>
        </w:rPr>
        <w:t xml:space="preserve">        </w:t>
      </w:r>
      <w:r w:rsidR="00BC05D2">
        <w:rPr>
          <w:highlight w:val="white"/>
        </w:rPr>
        <w:t>extraSize</w:t>
      </w:r>
      <w:r w:rsidRPr="0043182A">
        <w:rPr>
          <w:highlight w:val="white"/>
        </w:rPr>
        <w:t xml:space="preserve"> += symbol.Type.Size();</w:t>
      </w:r>
    </w:p>
    <w:p w14:paraId="2782EC6E" w14:textId="77777777" w:rsidR="0043182A" w:rsidRPr="0043182A" w:rsidRDefault="0043182A" w:rsidP="0043182A">
      <w:pPr>
        <w:pStyle w:val="Code"/>
        <w:rPr>
          <w:highlight w:val="white"/>
        </w:rPr>
      </w:pPr>
      <w:r w:rsidRPr="0043182A">
        <w:rPr>
          <w:highlight w:val="white"/>
        </w:rPr>
        <w:t xml:space="preserve">      }</w:t>
      </w:r>
    </w:p>
    <w:p w14:paraId="64B50D9A" w14:textId="61EB735A" w:rsidR="0043182A" w:rsidRPr="0043182A" w:rsidRDefault="007A23A1" w:rsidP="00167A31">
      <w:pPr>
        <w:rPr>
          <w:highlight w:val="white"/>
        </w:rPr>
      </w:pPr>
      <w:r>
        <w:rPr>
          <w:highlight w:val="white"/>
        </w:rPr>
        <w:t>After the registers have been stored on the activation record, we store the values of the floating</w:t>
      </w:r>
      <w:r w:rsidR="00D339D8">
        <w:rPr>
          <w:highlight w:val="white"/>
        </w:rPr>
        <w:t>-</w:t>
      </w:r>
      <w:r>
        <w:rPr>
          <w:highlight w:val="white"/>
        </w:rPr>
        <w:t>poin</w:t>
      </w:r>
      <w:r w:rsidR="00AF4DBB">
        <w:rPr>
          <w:highlight w:val="white"/>
        </w:rPr>
        <w:t>t</w:t>
      </w:r>
      <w:r>
        <w:rPr>
          <w:highlight w:val="white"/>
        </w:rPr>
        <w:t xml:space="preserve"> value stack on the activation record. Again, the </w:t>
      </w:r>
      <w:r w:rsidRPr="007A23A1">
        <w:rPr>
          <w:rStyle w:val="KeyWord0"/>
          <w:highlight w:val="white"/>
        </w:rPr>
        <w:t>extraSize</w:t>
      </w:r>
      <w:r>
        <w:rPr>
          <w:highlight w:val="white"/>
        </w:rPr>
        <w:t xml:space="preserve"> field is being increased</w:t>
      </w:r>
      <w:r w:rsidR="00AF4DBB">
        <w:rPr>
          <w:highlight w:val="white"/>
        </w:rPr>
        <w:t xml:space="preserve"> with the size of the values</w:t>
      </w:r>
      <w:r>
        <w:rPr>
          <w:highlight w:val="white"/>
        </w:rPr>
        <w:t>.</w:t>
      </w:r>
      <w:r w:rsidR="00841745">
        <w:rPr>
          <w:highlight w:val="white"/>
        </w:rPr>
        <w:t xml:space="preserve"> </w:t>
      </w:r>
    </w:p>
    <w:p w14:paraId="10D7BE64" w14:textId="77777777" w:rsidR="0043182A" w:rsidRPr="0043182A" w:rsidRDefault="0043182A" w:rsidP="0043182A">
      <w:pPr>
        <w:pStyle w:val="Code"/>
        <w:rPr>
          <w:highlight w:val="white"/>
        </w:rPr>
      </w:pPr>
      <w:r w:rsidRPr="0043182A">
        <w:rPr>
          <w:highlight w:val="white"/>
        </w:rPr>
        <w:t xml:space="preserve">      for (int count = 0; count &lt; m_floatStackSize; ++count) {</w:t>
      </w:r>
    </w:p>
    <w:p w14:paraId="3FAFB5F4" w14:textId="77777777" w:rsidR="0043182A" w:rsidRPr="0043182A" w:rsidRDefault="0043182A" w:rsidP="0043182A">
      <w:pPr>
        <w:pStyle w:val="Code"/>
        <w:rPr>
          <w:highlight w:val="white"/>
        </w:rPr>
      </w:pPr>
      <w:r w:rsidRPr="0043182A">
        <w:rPr>
          <w:highlight w:val="white"/>
        </w:rPr>
        <w:t xml:space="preserve">        AddAssemblyCode(AssemblyOperator.fstp_qword, baseRegister,</w:t>
      </w:r>
    </w:p>
    <w:p w14:paraId="52E43140" w14:textId="71119098" w:rsidR="0043182A" w:rsidRPr="0043182A" w:rsidRDefault="0043182A" w:rsidP="0043182A">
      <w:pPr>
        <w:pStyle w:val="Code"/>
        <w:rPr>
          <w:highlight w:val="white"/>
        </w:rPr>
      </w:pPr>
      <w:r w:rsidRPr="0043182A">
        <w:rPr>
          <w:highlight w:val="white"/>
        </w:rPr>
        <w:t xml:space="preserve">                        </w:t>
      </w:r>
      <w:r w:rsidR="00BC05D2">
        <w:rPr>
          <w:highlight w:val="white"/>
        </w:rPr>
        <w:t>recordSize</w:t>
      </w:r>
      <w:r w:rsidRPr="0043182A">
        <w:rPr>
          <w:highlight w:val="white"/>
        </w:rPr>
        <w:t xml:space="preserve"> + </w:t>
      </w:r>
      <w:r w:rsidR="00BC05D2">
        <w:rPr>
          <w:highlight w:val="white"/>
        </w:rPr>
        <w:t>extraSize</w:t>
      </w:r>
      <w:r w:rsidRPr="0043182A">
        <w:rPr>
          <w:highlight w:val="white"/>
        </w:rPr>
        <w:t>);</w:t>
      </w:r>
    </w:p>
    <w:p w14:paraId="17423566" w14:textId="10CE4726" w:rsidR="0043182A" w:rsidRPr="0043182A" w:rsidRDefault="0043182A" w:rsidP="0043182A">
      <w:pPr>
        <w:pStyle w:val="Code"/>
        <w:rPr>
          <w:highlight w:val="white"/>
        </w:rPr>
      </w:pPr>
      <w:r w:rsidRPr="0043182A">
        <w:rPr>
          <w:highlight w:val="white"/>
        </w:rPr>
        <w:t xml:space="preserve">        </w:t>
      </w:r>
      <w:r w:rsidR="00BC05D2">
        <w:rPr>
          <w:highlight w:val="white"/>
        </w:rPr>
        <w:t>extraSize</w:t>
      </w:r>
      <w:r w:rsidRPr="0043182A">
        <w:rPr>
          <w:highlight w:val="white"/>
        </w:rPr>
        <w:t xml:space="preserve"> += 8;</w:t>
      </w:r>
    </w:p>
    <w:p w14:paraId="62075907" w14:textId="77777777" w:rsidR="0043182A" w:rsidRPr="0043182A" w:rsidRDefault="0043182A" w:rsidP="0043182A">
      <w:pPr>
        <w:pStyle w:val="Code"/>
        <w:rPr>
          <w:highlight w:val="white"/>
        </w:rPr>
      </w:pPr>
      <w:r w:rsidRPr="0043182A">
        <w:rPr>
          <w:highlight w:val="white"/>
        </w:rPr>
        <w:t xml:space="preserve">      }</w:t>
      </w:r>
    </w:p>
    <w:p w14:paraId="4EEF4C9D" w14:textId="74331D06" w:rsidR="0043182A" w:rsidRPr="0043182A" w:rsidRDefault="000A712F" w:rsidP="000A712F">
      <w:pPr>
        <w:rPr>
          <w:highlight w:val="white"/>
        </w:rPr>
      </w:pPr>
      <w:r>
        <w:rPr>
          <w:highlight w:val="white"/>
        </w:rPr>
        <w:t xml:space="preserve">When the </w:t>
      </w:r>
      <w:r w:rsidR="00E33AE6">
        <w:rPr>
          <w:highlight w:val="white"/>
        </w:rPr>
        <w:t xml:space="preserve">values have been stored on the activation record, we need to store the </w:t>
      </w:r>
      <w:r w:rsidR="0076289C">
        <w:rPr>
          <w:highlight w:val="white"/>
        </w:rPr>
        <w:t xml:space="preserve">register map </w:t>
      </w:r>
      <w:r w:rsidR="00612F6C">
        <w:rPr>
          <w:highlight w:val="white"/>
        </w:rPr>
        <w:t>for</w:t>
      </w:r>
      <w:r w:rsidR="00357180">
        <w:rPr>
          <w:highlight w:val="white"/>
        </w:rPr>
        <w:t xml:space="preserve"> the registers to be restored after the function call in the </w:t>
      </w:r>
      <w:r w:rsidR="00357180" w:rsidRPr="00357180">
        <w:rPr>
          <w:rStyle w:val="KeyWord0"/>
          <w:highlight w:val="white"/>
        </w:rPr>
        <w:t>PostFunctionCall</w:t>
      </w:r>
      <w:r w:rsidR="00357180">
        <w:rPr>
          <w:highlight w:val="white"/>
        </w:rPr>
        <w:t xml:space="preserve"> method below.</w:t>
      </w:r>
    </w:p>
    <w:p w14:paraId="5F4EBE40" w14:textId="0D08BBCA" w:rsidR="00E33AE6" w:rsidRPr="0043182A" w:rsidRDefault="00E33AE6" w:rsidP="00E33AE6">
      <w:pPr>
        <w:pStyle w:val="Code"/>
        <w:rPr>
          <w:highlight w:val="white"/>
        </w:rPr>
      </w:pPr>
      <w:r w:rsidRPr="0043182A">
        <w:rPr>
          <w:highlight w:val="white"/>
        </w:rPr>
        <w:t xml:space="preserve">      m_</w:t>
      </w:r>
      <w:r w:rsidR="00E33459">
        <w:rPr>
          <w:highlight w:val="white"/>
        </w:rPr>
        <w:t>registerMapStack</w:t>
      </w:r>
      <w:r w:rsidRPr="0043182A">
        <w:rPr>
          <w:highlight w:val="white"/>
        </w:rPr>
        <w:t>.Push(</w:t>
      </w:r>
      <w:r w:rsidR="00273957">
        <w:rPr>
          <w:highlight w:val="white"/>
        </w:rPr>
        <w:t>registerMap</w:t>
      </w:r>
      <w:r w:rsidRPr="0043182A">
        <w:rPr>
          <w:highlight w:val="white"/>
        </w:rPr>
        <w:t>);</w:t>
      </w:r>
    </w:p>
    <w:p w14:paraId="4D5B1287" w14:textId="209DF6A3" w:rsidR="0043182A" w:rsidRDefault="0043182A" w:rsidP="0043182A">
      <w:pPr>
        <w:pStyle w:val="Code"/>
        <w:rPr>
          <w:highlight w:val="white"/>
        </w:rPr>
      </w:pPr>
      <w:r w:rsidRPr="0043182A">
        <w:rPr>
          <w:highlight w:val="white"/>
        </w:rPr>
        <w:t xml:space="preserve">      m_recordSizeStack.Push(</w:t>
      </w:r>
      <w:r w:rsidR="00BC05D2">
        <w:rPr>
          <w:highlight w:val="white"/>
        </w:rPr>
        <w:t>extraSize</w:t>
      </w:r>
      <w:r w:rsidRPr="0043182A">
        <w:rPr>
          <w:highlight w:val="white"/>
        </w:rPr>
        <w:t>);</w:t>
      </w:r>
    </w:p>
    <w:p w14:paraId="670B8D86" w14:textId="48E1509A" w:rsidR="00AB6471" w:rsidRPr="0043182A" w:rsidRDefault="00A5588B" w:rsidP="00AB6471">
      <w:pPr>
        <w:rPr>
          <w:highlight w:val="white"/>
        </w:rPr>
      </w:pPr>
      <w:r>
        <w:rPr>
          <w:highlight w:val="white"/>
        </w:rPr>
        <w:t xml:space="preserve">We also use the </w:t>
      </w:r>
      <w:r w:rsidRPr="00A5588B">
        <w:rPr>
          <w:rStyle w:val="KeyWord0"/>
          <w:highlight w:val="white"/>
        </w:rPr>
        <w:t>m_totalExtraSize</w:t>
      </w:r>
      <w:r w:rsidRPr="0043182A">
        <w:rPr>
          <w:highlight w:val="white"/>
        </w:rPr>
        <w:t xml:space="preserve"> </w:t>
      </w:r>
      <w:r>
        <w:rPr>
          <w:highlight w:val="white"/>
        </w:rPr>
        <w:t xml:space="preserve">field to store the total extra size for the </w:t>
      </w:r>
      <w:r w:rsidR="00104C79">
        <w:rPr>
          <w:highlight w:val="white"/>
        </w:rPr>
        <w:t xml:space="preserve">in case of nested calls. </w:t>
      </w:r>
      <w:r w:rsidR="00AB6471">
        <w:rPr>
          <w:highlight w:val="white"/>
        </w:rPr>
        <w:t>Technically, we do not need th</w:t>
      </w:r>
      <w:r>
        <w:rPr>
          <w:highlight w:val="white"/>
        </w:rPr>
        <w:t xml:space="preserve">is </w:t>
      </w:r>
      <w:r w:rsidR="00AB6471">
        <w:rPr>
          <w:highlight w:val="white"/>
        </w:rPr>
        <w:t xml:space="preserve">field since we could </w:t>
      </w:r>
      <w:r w:rsidR="00A4072E">
        <w:rPr>
          <w:highlight w:val="white"/>
        </w:rPr>
        <w:t>obtain</w:t>
      </w:r>
      <w:r w:rsidR="009A6B24">
        <w:rPr>
          <w:highlight w:val="white"/>
        </w:rPr>
        <w:t xml:space="preserve"> the same value by </w:t>
      </w:r>
      <w:r w:rsidR="00D95F63">
        <w:rPr>
          <w:highlight w:val="white"/>
        </w:rPr>
        <w:t>summariz</w:t>
      </w:r>
      <w:r w:rsidR="009A6B24">
        <w:rPr>
          <w:highlight w:val="white"/>
        </w:rPr>
        <w:t xml:space="preserve">ing </w:t>
      </w:r>
      <w:r w:rsidR="00AB6471">
        <w:rPr>
          <w:highlight w:val="white"/>
        </w:rPr>
        <w:t xml:space="preserve">the </w:t>
      </w:r>
      <w:r w:rsidR="009A6B24">
        <w:rPr>
          <w:highlight w:val="white"/>
        </w:rPr>
        <w:t xml:space="preserve">values </w:t>
      </w:r>
      <w:r w:rsidR="001016BD">
        <w:rPr>
          <w:highlight w:val="white"/>
        </w:rPr>
        <w:t xml:space="preserve">pushed on </w:t>
      </w:r>
      <w:r w:rsidR="009A6B24">
        <w:rPr>
          <w:highlight w:val="white"/>
        </w:rPr>
        <w:t xml:space="preserve">the </w:t>
      </w:r>
      <w:r w:rsidR="001016BD" w:rsidRPr="001016BD">
        <w:rPr>
          <w:rStyle w:val="KeyWord0"/>
          <w:highlight w:val="white"/>
        </w:rPr>
        <w:t>m_recordSizeStack</w:t>
      </w:r>
      <w:r w:rsidR="00C306A9">
        <w:rPr>
          <w:highlight w:val="white"/>
        </w:rPr>
        <w:t xml:space="preserve"> stack. However, it has been included for </w:t>
      </w:r>
      <w:r w:rsidR="00A4072E">
        <w:rPr>
          <w:highlight w:val="white"/>
        </w:rPr>
        <w:t>efficiency</w:t>
      </w:r>
      <w:r w:rsidR="00C306A9">
        <w:rPr>
          <w:highlight w:val="white"/>
        </w:rPr>
        <w:t xml:space="preserve"> reasons.</w:t>
      </w:r>
    </w:p>
    <w:p w14:paraId="39E2A9AC" w14:textId="7DF75724" w:rsidR="0043182A" w:rsidRDefault="0043182A" w:rsidP="0043182A">
      <w:pPr>
        <w:pStyle w:val="Code"/>
        <w:rPr>
          <w:highlight w:val="white"/>
        </w:rPr>
      </w:pPr>
      <w:r w:rsidRPr="0043182A">
        <w:rPr>
          <w:highlight w:val="white"/>
        </w:rPr>
        <w:t xml:space="preserve">      </w:t>
      </w:r>
      <w:r w:rsidR="006E0307">
        <w:rPr>
          <w:highlight w:val="white"/>
        </w:rPr>
        <w:t>m_totalExtraSize</w:t>
      </w:r>
      <w:r w:rsidRPr="0043182A">
        <w:rPr>
          <w:highlight w:val="white"/>
        </w:rPr>
        <w:t xml:space="preserve"> += </w:t>
      </w:r>
      <w:r w:rsidR="00BC05D2">
        <w:rPr>
          <w:highlight w:val="white"/>
        </w:rPr>
        <w:t>extraSize</w:t>
      </w:r>
      <w:r w:rsidRPr="0043182A">
        <w:rPr>
          <w:highlight w:val="white"/>
        </w:rPr>
        <w:t>;</w:t>
      </w:r>
    </w:p>
    <w:p w14:paraId="14D70395" w14:textId="05BFC101" w:rsidR="00F4107E" w:rsidRPr="0043182A" w:rsidRDefault="00F4107E" w:rsidP="00F4107E">
      <w:pPr>
        <w:rPr>
          <w:highlight w:val="white"/>
        </w:rPr>
      </w:pPr>
      <w:r>
        <w:rPr>
          <w:highlight w:val="white"/>
        </w:rPr>
        <w:t>The track map is pushed on the stack, and a new object is instanciated as the new track map. The track map will be restored after the function call.</w:t>
      </w:r>
    </w:p>
    <w:p w14:paraId="47940326" w14:textId="77777777" w:rsidR="0043182A" w:rsidRPr="0043182A" w:rsidRDefault="0043182A" w:rsidP="0043182A">
      <w:pPr>
        <w:pStyle w:val="Code"/>
        <w:rPr>
          <w:highlight w:val="white"/>
        </w:rPr>
      </w:pPr>
      <w:r w:rsidRPr="0043182A">
        <w:rPr>
          <w:highlight w:val="white"/>
        </w:rPr>
        <w:t xml:space="preserve">      m_trackMapStack.Push(m_trackMap);</w:t>
      </w:r>
    </w:p>
    <w:p w14:paraId="6AEE0336" w14:textId="0BEFD565" w:rsidR="0043182A" w:rsidRPr="0043182A" w:rsidRDefault="0043182A" w:rsidP="0043182A">
      <w:pPr>
        <w:pStyle w:val="Code"/>
        <w:rPr>
          <w:highlight w:val="white"/>
        </w:rPr>
      </w:pPr>
      <w:r w:rsidRPr="0043182A">
        <w:rPr>
          <w:highlight w:val="white"/>
        </w:rPr>
        <w:t xml:space="preserve">      m_trackMap = new Dictionary&lt;Symbol, Track&gt;();</w:t>
      </w:r>
    </w:p>
    <w:p w14:paraId="47FE1857" w14:textId="77777777" w:rsidR="0043182A" w:rsidRPr="0043182A" w:rsidRDefault="0043182A" w:rsidP="0043182A">
      <w:pPr>
        <w:pStyle w:val="Code"/>
        <w:rPr>
          <w:highlight w:val="white"/>
        </w:rPr>
      </w:pPr>
      <w:r w:rsidRPr="0043182A">
        <w:rPr>
          <w:highlight w:val="white"/>
        </w:rPr>
        <w:lastRenderedPageBreak/>
        <w:t xml:space="preserve">    }</w:t>
      </w:r>
    </w:p>
    <w:p w14:paraId="558C78CF" w14:textId="3E0E1E2A" w:rsidR="006E5A65" w:rsidRDefault="006E5A65" w:rsidP="006E5A65">
      <w:pPr>
        <w:rPr>
          <w:highlight w:val="white"/>
        </w:rPr>
      </w:pPr>
      <w:bookmarkStart w:id="5842" w:name="_Hlk43301151"/>
      <w:r>
        <w:rPr>
          <w:highlight w:val="white"/>
        </w:rPr>
        <w:t xml:space="preserve">The </w:t>
      </w:r>
      <w:r w:rsidRPr="006E5A65">
        <w:rPr>
          <w:rStyle w:val="KeyWord0"/>
          <w:highlight w:val="white"/>
        </w:rPr>
        <w:t>m_returnFloating</w:t>
      </w:r>
      <w:r>
        <w:rPr>
          <w:highlight w:val="white"/>
        </w:rPr>
        <w:t xml:space="preserve"> is set to true if the </w:t>
      </w:r>
      <w:r w:rsidR="00B57D1B">
        <w:rPr>
          <w:highlight w:val="white"/>
        </w:rPr>
        <w:t xml:space="preserve">function returns a floating value. In that case the value is stored on the floating-point value stack and need to be considered by the </w:t>
      </w:r>
      <w:r w:rsidR="00B57D1B" w:rsidRPr="00B57D1B">
        <w:rPr>
          <w:rStyle w:val="KeyWord0"/>
          <w:highlight w:val="white"/>
        </w:rPr>
        <w:t>PostCallFunction</w:t>
      </w:r>
      <w:r w:rsidR="00B57D1B">
        <w:rPr>
          <w:highlight w:val="white"/>
        </w:rPr>
        <w:t xml:space="preserve"> method below.</w:t>
      </w:r>
    </w:p>
    <w:p w14:paraId="44EFD300" w14:textId="6B0C6506" w:rsidR="00F3041E" w:rsidRPr="00F3041E" w:rsidRDefault="00F3041E" w:rsidP="00F3041E">
      <w:pPr>
        <w:pStyle w:val="Code"/>
        <w:rPr>
          <w:highlight w:val="white"/>
        </w:rPr>
      </w:pPr>
      <w:r w:rsidRPr="00F3041E">
        <w:rPr>
          <w:highlight w:val="white"/>
        </w:rPr>
        <w:t xml:space="preserve">    private bool m_returnFloating = false;</w:t>
      </w:r>
    </w:p>
    <w:p w14:paraId="3F7E8BC7" w14:textId="169EE820" w:rsidR="00F3041E" w:rsidRPr="005B2629" w:rsidRDefault="005B2629" w:rsidP="005B2629">
      <w:pPr>
        <w:rPr>
          <w:color w:val="auto"/>
          <w:highlight w:val="white"/>
        </w:rPr>
      </w:pPr>
      <w:r>
        <w:rPr>
          <w:highlight w:val="white"/>
        </w:rPr>
        <w:t xml:space="preserve">When calling a function there are several cases to consider: the function symbol </w:t>
      </w:r>
      <w:r w:rsidR="00973B3A">
        <w:rPr>
          <w:highlight w:val="white"/>
        </w:rPr>
        <w:t>holding the func</w:t>
      </w:r>
      <w:r w:rsidR="0035730A">
        <w:rPr>
          <w:highlight w:val="white"/>
        </w:rPr>
        <w:t>t</w:t>
      </w:r>
      <w:r w:rsidR="00973B3A">
        <w:rPr>
          <w:highlight w:val="white"/>
        </w:rPr>
        <w:t xml:space="preserve">ion to be called </w:t>
      </w:r>
      <w:r>
        <w:rPr>
          <w:highlight w:val="white"/>
        </w:rPr>
        <w:t xml:space="preserve">may be a </w:t>
      </w:r>
      <w:r w:rsidR="000706B9">
        <w:rPr>
          <w:highlight w:val="white"/>
        </w:rPr>
        <w:t xml:space="preserve">proper </w:t>
      </w:r>
      <w:r>
        <w:rPr>
          <w:highlight w:val="white"/>
        </w:rPr>
        <w:t>function or a pointer to a function</w:t>
      </w:r>
      <w:r w:rsidR="00D70CB1">
        <w:rPr>
          <w:highlight w:val="white"/>
        </w:rPr>
        <w:t>, and</w:t>
      </w:r>
      <w:r>
        <w:rPr>
          <w:highlight w:val="white"/>
        </w:rPr>
        <w:t xml:space="preserve"> the caller or callee function (or both) may be elliptic.</w:t>
      </w:r>
    </w:p>
    <w:p w14:paraId="30684DF5" w14:textId="77777777" w:rsidR="0043182A" w:rsidRPr="0043182A" w:rsidRDefault="0043182A" w:rsidP="0043182A">
      <w:pPr>
        <w:pStyle w:val="Code"/>
        <w:rPr>
          <w:highlight w:val="white"/>
        </w:rPr>
      </w:pPr>
      <w:r w:rsidRPr="0043182A">
        <w:rPr>
          <w:highlight w:val="white"/>
        </w:rPr>
        <w:t xml:space="preserve">    public void FunctionCall(MiddleCode middleCode, int index) {</w:t>
      </w:r>
    </w:p>
    <w:p w14:paraId="2C838892" w14:textId="77777777" w:rsidR="0043182A" w:rsidRPr="0043182A" w:rsidRDefault="0043182A" w:rsidP="0043182A">
      <w:pPr>
        <w:pStyle w:val="Code"/>
        <w:rPr>
          <w:highlight w:val="white"/>
        </w:rPr>
      </w:pPr>
      <w:r w:rsidRPr="0043182A">
        <w:rPr>
          <w:highlight w:val="white"/>
        </w:rPr>
        <w:t xml:space="preserve">      int recordSize = ((int) middleCode[1]) +</w:t>
      </w:r>
    </w:p>
    <w:p w14:paraId="4D1B1757" w14:textId="6B1E30AB" w:rsidR="0043182A" w:rsidRPr="0043182A" w:rsidRDefault="0043182A" w:rsidP="0043182A">
      <w:pPr>
        <w:pStyle w:val="Code"/>
        <w:rPr>
          <w:highlight w:val="white"/>
        </w:rPr>
      </w:pPr>
      <w:r w:rsidRPr="0043182A">
        <w:rPr>
          <w:highlight w:val="white"/>
        </w:rPr>
        <w:t xml:space="preserve">                       </w:t>
      </w:r>
      <w:r w:rsidR="006E0307">
        <w:rPr>
          <w:highlight w:val="white"/>
        </w:rPr>
        <w:t>m_totalExtraSize</w:t>
      </w:r>
      <w:r w:rsidRPr="0043182A">
        <w:rPr>
          <w:highlight w:val="white"/>
        </w:rPr>
        <w:t>;</w:t>
      </w:r>
    </w:p>
    <w:p w14:paraId="235B3754" w14:textId="77777777" w:rsidR="0043182A" w:rsidRPr="0043182A" w:rsidRDefault="0043182A" w:rsidP="0043182A">
      <w:pPr>
        <w:pStyle w:val="Code"/>
        <w:rPr>
          <w:highlight w:val="white"/>
        </w:rPr>
      </w:pPr>
      <w:r w:rsidRPr="0043182A">
        <w:rPr>
          <w:highlight w:val="white"/>
        </w:rPr>
        <w:t xml:space="preserve">      Symbol calleeSymbol = (Symbol) middleCode[0];</w:t>
      </w:r>
    </w:p>
    <w:p w14:paraId="7D66595E" w14:textId="77777777" w:rsidR="0043182A" w:rsidRPr="0043182A" w:rsidRDefault="0043182A" w:rsidP="0043182A">
      <w:pPr>
        <w:pStyle w:val="Code"/>
        <w:rPr>
          <w:highlight w:val="white"/>
        </w:rPr>
      </w:pPr>
      <w:r w:rsidRPr="0043182A">
        <w:rPr>
          <w:highlight w:val="white"/>
        </w:rPr>
        <w:t xml:space="preserve">      int extraSize = (int) middleCode[2];</w:t>
      </w:r>
    </w:p>
    <w:p w14:paraId="7C4D0FF8" w14:textId="77777777" w:rsidR="00D5503D" w:rsidRDefault="00D5503D" w:rsidP="00D5503D">
      <w:pPr>
        <w:rPr>
          <w:color w:val="auto"/>
          <w:highlight w:val="white"/>
        </w:rPr>
      </w:pPr>
      <w:r>
        <w:rPr>
          <w:highlight w:val="white"/>
        </w:rPr>
        <w:t>The type is the function or, in case of a pointer the pointer type, the function the pointer points at.</w:t>
      </w:r>
    </w:p>
    <w:p w14:paraId="7A0EEF14" w14:textId="77777777" w:rsidR="0043182A" w:rsidRPr="0043182A" w:rsidRDefault="0043182A" w:rsidP="0043182A">
      <w:pPr>
        <w:pStyle w:val="Code"/>
        <w:rPr>
          <w:highlight w:val="white"/>
        </w:rPr>
      </w:pPr>
      <w:r w:rsidRPr="0043182A">
        <w:rPr>
          <w:highlight w:val="white"/>
        </w:rPr>
        <w:t xml:space="preserve">      Type calleeType = calleeSymbol.Type.IsFunction()</w:t>
      </w:r>
    </w:p>
    <w:p w14:paraId="29F6CB47" w14:textId="77777777" w:rsidR="0043182A" w:rsidRPr="0043182A" w:rsidRDefault="0043182A" w:rsidP="0043182A">
      <w:pPr>
        <w:pStyle w:val="Code"/>
        <w:rPr>
          <w:highlight w:val="white"/>
        </w:rPr>
      </w:pPr>
      <w:r w:rsidRPr="0043182A">
        <w:rPr>
          <w:highlight w:val="white"/>
        </w:rPr>
        <w:t xml:space="preserve">                      ? calleeSymbol.Type : calleeSymbol.Type.PointerType;</w:t>
      </w:r>
    </w:p>
    <w:p w14:paraId="70CDD2E6" w14:textId="0049C914" w:rsidR="004D4C39" w:rsidRPr="00CA79AF" w:rsidRDefault="00D5503D" w:rsidP="00D5503D">
      <w:pPr>
        <w:rPr>
          <w:highlight w:val="white"/>
        </w:rPr>
      </w:pPr>
      <w:r>
        <w:rPr>
          <w:highlight w:val="white"/>
        </w:rPr>
        <w:t xml:space="preserve">Both the caller and callee function may be </w:t>
      </w:r>
      <w:r w:rsidR="003225A4">
        <w:rPr>
          <w:highlight w:val="white"/>
        </w:rPr>
        <w:t>elliptic</w:t>
      </w:r>
      <w:r w:rsidR="00D45BBB">
        <w:rPr>
          <w:highlight w:val="white"/>
        </w:rPr>
        <w:t>.</w:t>
      </w:r>
    </w:p>
    <w:p w14:paraId="3BD1823B" w14:textId="77777777" w:rsidR="0043182A" w:rsidRPr="0043182A" w:rsidRDefault="0043182A" w:rsidP="0043182A">
      <w:pPr>
        <w:pStyle w:val="Code"/>
        <w:rPr>
          <w:highlight w:val="white"/>
        </w:rPr>
      </w:pPr>
      <w:r w:rsidRPr="0043182A">
        <w:rPr>
          <w:highlight w:val="white"/>
        </w:rPr>
        <w:t xml:space="preserve">      bool callerEllipse = SymbolTable.CurrentFunction.Type.IsEllipse(),</w:t>
      </w:r>
    </w:p>
    <w:p w14:paraId="6F7DEA72" w14:textId="77777777" w:rsidR="0043182A" w:rsidRPr="0043182A" w:rsidRDefault="0043182A" w:rsidP="0043182A">
      <w:pPr>
        <w:pStyle w:val="Code"/>
        <w:rPr>
          <w:highlight w:val="white"/>
        </w:rPr>
      </w:pPr>
      <w:r w:rsidRPr="0043182A">
        <w:rPr>
          <w:highlight w:val="white"/>
        </w:rPr>
        <w:t xml:space="preserve">           calleeEllipse = calleeType.IsEllipse();</w:t>
      </w:r>
    </w:p>
    <w:p w14:paraId="6CBCBB4B" w14:textId="0C45E13F" w:rsidR="00D45BBB" w:rsidRPr="00CA79AF" w:rsidRDefault="003B7755" w:rsidP="00D45BBB">
      <w:pPr>
        <w:rPr>
          <w:highlight w:val="white"/>
        </w:rPr>
      </w:pPr>
      <w:r>
        <w:rPr>
          <w:highlight w:val="white"/>
        </w:rPr>
        <w:t xml:space="preserve">The frame register is the elliptic frame pointer </w:t>
      </w:r>
      <w:r w:rsidR="00C666BF">
        <w:rPr>
          <w:highlight w:val="white"/>
        </w:rPr>
        <w:t xml:space="preserve">register if the caller function is elliptic. </w:t>
      </w:r>
      <w:r w:rsidR="006323A0">
        <w:rPr>
          <w:highlight w:val="white"/>
        </w:rPr>
        <w:t>If it not, i</w:t>
      </w:r>
      <w:r w:rsidR="00C666BF">
        <w:rPr>
          <w:highlight w:val="white"/>
        </w:rPr>
        <w:t>t is the regular frame pointer register</w:t>
      </w:r>
      <w:r w:rsidR="006323A0">
        <w:rPr>
          <w:highlight w:val="white"/>
        </w:rPr>
        <w:t>.</w:t>
      </w:r>
    </w:p>
    <w:p w14:paraId="2431A8A8" w14:textId="77777777" w:rsidR="0043182A" w:rsidRPr="0043182A" w:rsidRDefault="0043182A" w:rsidP="0043182A">
      <w:pPr>
        <w:pStyle w:val="Code"/>
        <w:rPr>
          <w:highlight w:val="white"/>
        </w:rPr>
      </w:pPr>
      <w:r w:rsidRPr="0043182A">
        <w:rPr>
          <w:highlight w:val="white"/>
        </w:rPr>
        <w:t xml:space="preserve">      Register frameRegister = callerEllipse ? AssemblyCode.EllipseRegister</w:t>
      </w:r>
    </w:p>
    <w:p w14:paraId="202003B5" w14:textId="77777777" w:rsidR="0043182A" w:rsidRPr="0043182A" w:rsidRDefault="0043182A" w:rsidP="0043182A">
      <w:pPr>
        <w:pStyle w:val="Code"/>
        <w:rPr>
          <w:highlight w:val="white"/>
        </w:rPr>
      </w:pPr>
      <w:r w:rsidRPr="0043182A">
        <w:rPr>
          <w:highlight w:val="white"/>
        </w:rPr>
        <w:t xml:space="preserve">                                             : AssemblyCode.FrameRegister;               </w:t>
      </w:r>
    </w:p>
    <w:p w14:paraId="1E9812D6" w14:textId="64526300" w:rsidR="0029649A" w:rsidRDefault="0029649A" w:rsidP="0029649A">
      <w:pPr>
        <w:rPr>
          <w:color w:val="auto"/>
          <w:highlight w:val="white"/>
        </w:rPr>
      </w:pPr>
      <w:r>
        <w:rPr>
          <w:highlight w:val="white"/>
        </w:rPr>
        <w:t xml:space="preserve">We start by adding the assembly code instruction for the return address. To begin with, we set it to the index of the next middle code instruction. However, the address will be changed </w:t>
      </w:r>
      <w:r w:rsidR="00D36CCF">
        <w:rPr>
          <w:highlight w:val="white"/>
        </w:rPr>
        <w:t>by</w:t>
      </w:r>
      <w:r w:rsidR="002A5B54">
        <w:rPr>
          <w:highlight w:val="white"/>
        </w:rPr>
        <w:t xml:space="preserve"> the</w:t>
      </w:r>
      <w:r w:rsidR="00D36CCF">
        <w:rPr>
          <w:highlight w:val="white"/>
        </w:rPr>
        <w:t xml:space="preserve"> </w:t>
      </w:r>
      <w:r w:rsidR="002977AF">
        <w:rPr>
          <w:rStyle w:val="KeyWord0"/>
          <w:highlight w:val="white"/>
        </w:rPr>
        <w:t>WindowsJumpInfo</w:t>
      </w:r>
      <w:r w:rsidR="00D36CCF">
        <w:rPr>
          <w:highlight w:val="white"/>
        </w:rPr>
        <w:t xml:space="preserve"> </w:t>
      </w:r>
      <w:r w:rsidR="002A5B54">
        <w:rPr>
          <w:highlight w:val="white"/>
        </w:rPr>
        <w:t xml:space="preserve">method </w:t>
      </w:r>
      <w:r>
        <w:rPr>
          <w:highlight w:val="white"/>
        </w:rPr>
        <w:t>to a proper assembly code address.</w:t>
      </w:r>
    </w:p>
    <w:p w14:paraId="5F81038A" w14:textId="77777777" w:rsidR="00041417" w:rsidRPr="00041417" w:rsidRDefault="00041417" w:rsidP="00041417">
      <w:pPr>
        <w:pStyle w:val="Code"/>
        <w:rPr>
          <w:highlight w:val="white"/>
        </w:rPr>
      </w:pPr>
      <w:r w:rsidRPr="00041417">
        <w:rPr>
          <w:highlight w:val="white"/>
        </w:rPr>
        <w:t xml:space="preserve">      AddAssemblyCode(AssemblyOperator.address_return, frameRegister,</w:t>
      </w:r>
    </w:p>
    <w:p w14:paraId="7371AF3A" w14:textId="77777777" w:rsidR="00041417" w:rsidRPr="00041417" w:rsidRDefault="00041417" w:rsidP="00041417">
      <w:pPr>
        <w:pStyle w:val="Code"/>
        <w:rPr>
          <w:highlight w:val="white"/>
        </w:rPr>
      </w:pPr>
      <w:r w:rsidRPr="00041417">
        <w:rPr>
          <w:highlight w:val="white"/>
        </w:rPr>
        <w:t xml:space="preserve">                      recordSize + SymbolTable.ReturnAddressOffset,</w:t>
      </w:r>
    </w:p>
    <w:p w14:paraId="6B5C4C10" w14:textId="77777777" w:rsidR="00041417" w:rsidRPr="00041417" w:rsidRDefault="00041417" w:rsidP="00041417">
      <w:pPr>
        <w:pStyle w:val="Code"/>
        <w:rPr>
          <w:highlight w:val="white"/>
        </w:rPr>
      </w:pPr>
      <w:r w:rsidRPr="00041417">
        <w:rPr>
          <w:highlight w:val="white"/>
        </w:rPr>
        <w:t xml:space="preserve">                      (BigInteger) (index + 1));</w:t>
      </w:r>
    </w:p>
    <w:p w14:paraId="2FDF911E" w14:textId="25C03E53" w:rsidR="0085524D" w:rsidRDefault="0085524D" w:rsidP="0085524D">
      <w:pPr>
        <w:rPr>
          <w:color w:val="auto"/>
          <w:highlight w:val="white"/>
        </w:rPr>
      </w:pPr>
      <w:r>
        <w:rPr>
          <w:highlight w:val="white"/>
        </w:rPr>
        <w:t xml:space="preserve">We set the current regular </w:t>
      </w:r>
      <w:r w:rsidR="00784B16">
        <w:rPr>
          <w:highlight w:val="white"/>
        </w:rPr>
        <w:t xml:space="preserve">frame pointer </w:t>
      </w:r>
      <w:r>
        <w:rPr>
          <w:highlight w:val="white"/>
        </w:rPr>
        <w:t>and</w:t>
      </w:r>
      <w:r w:rsidR="004B36F4">
        <w:rPr>
          <w:highlight w:val="white"/>
        </w:rPr>
        <w:t xml:space="preserve">, in case of </w:t>
      </w:r>
      <w:r w:rsidR="00784B16">
        <w:rPr>
          <w:highlight w:val="white"/>
        </w:rPr>
        <w:t xml:space="preserve">an </w:t>
      </w:r>
      <w:r w:rsidR="004B36F4">
        <w:rPr>
          <w:highlight w:val="white"/>
        </w:rPr>
        <w:t xml:space="preserve">elliptic caller function, </w:t>
      </w:r>
      <w:r w:rsidR="00784B16">
        <w:rPr>
          <w:highlight w:val="white"/>
        </w:rPr>
        <w:t xml:space="preserve">the </w:t>
      </w:r>
      <w:r>
        <w:rPr>
          <w:highlight w:val="white"/>
        </w:rPr>
        <w:t xml:space="preserve">elliptic pointer to their offset in the activations record of the callee function. </w:t>
      </w:r>
      <w:r w:rsidR="00FF6DE2">
        <w:rPr>
          <w:highlight w:val="white"/>
        </w:rPr>
        <w:t>In this way, we can reset their values in accordance with the caller function r</w:t>
      </w:r>
      <w:r>
        <w:rPr>
          <w:highlight w:val="white"/>
        </w:rPr>
        <w:t>eturning from the function call.</w:t>
      </w:r>
    </w:p>
    <w:p w14:paraId="2AC66AE8" w14:textId="77777777" w:rsidR="00041417" w:rsidRPr="00041417" w:rsidRDefault="00041417" w:rsidP="00041417">
      <w:pPr>
        <w:pStyle w:val="Code"/>
        <w:rPr>
          <w:highlight w:val="white"/>
        </w:rPr>
      </w:pPr>
      <w:r w:rsidRPr="00041417">
        <w:rPr>
          <w:highlight w:val="white"/>
        </w:rPr>
        <w:t xml:space="preserve">      AddAssemblyCode(AssemblyOperator.mov, frameRegister,</w:t>
      </w:r>
    </w:p>
    <w:p w14:paraId="18FFFF9B" w14:textId="77777777" w:rsidR="00041417" w:rsidRPr="00041417" w:rsidRDefault="00041417" w:rsidP="00041417">
      <w:pPr>
        <w:pStyle w:val="Code"/>
        <w:rPr>
          <w:highlight w:val="white"/>
        </w:rPr>
      </w:pPr>
      <w:r w:rsidRPr="00041417">
        <w:rPr>
          <w:highlight w:val="white"/>
        </w:rPr>
        <w:t xml:space="preserve">                      recordSize + SymbolTable.RegularFrameOffset,</w:t>
      </w:r>
    </w:p>
    <w:p w14:paraId="2FFD8F10" w14:textId="77777777" w:rsidR="00041417" w:rsidRPr="00041417" w:rsidRDefault="00041417" w:rsidP="00041417">
      <w:pPr>
        <w:pStyle w:val="Code"/>
        <w:rPr>
          <w:highlight w:val="white"/>
        </w:rPr>
      </w:pPr>
      <w:r w:rsidRPr="00041417">
        <w:rPr>
          <w:highlight w:val="white"/>
        </w:rPr>
        <w:t xml:space="preserve">                      AssemblyCode.FrameRegister);</w:t>
      </w:r>
    </w:p>
    <w:p w14:paraId="2D6623AB" w14:textId="77777777" w:rsidR="00041417" w:rsidRPr="00041417" w:rsidRDefault="00041417" w:rsidP="00041417">
      <w:pPr>
        <w:pStyle w:val="Code"/>
        <w:rPr>
          <w:highlight w:val="white"/>
        </w:rPr>
      </w:pPr>
    </w:p>
    <w:p w14:paraId="42731C35" w14:textId="77777777" w:rsidR="00041417" w:rsidRPr="00041417" w:rsidRDefault="00041417" w:rsidP="00041417">
      <w:pPr>
        <w:pStyle w:val="Code"/>
        <w:rPr>
          <w:highlight w:val="white"/>
        </w:rPr>
      </w:pPr>
      <w:r w:rsidRPr="00041417">
        <w:rPr>
          <w:highlight w:val="white"/>
        </w:rPr>
        <w:t xml:space="preserve">      if (callerEllipse) {</w:t>
      </w:r>
    </w:p>
    <w:p w14:paraId="550DE2DD" w14:textId="77777777" w:rsidR="00041417" w:rsidRPr="00041417" w:rsidRDefault="00041417" w:rsidP="00041417">
      <w:pPr>
        <w:pStyle w:val="Code"/>
        <w:rPr>
          <w:highlight w:val="white"/>
        </w:rPr>
      </w:pPr>
      <w:r w:rsidRPr="00041417">
        <w:rPr>
          <w:highlight w:val="white"/>
        </w:rPr>
        <w:t xml:space="preserve">        AddAssemblyCode(AssemblyOperator.mov, frameRegister,</w:t>
      </w:r>
    </w:p>
    <w:p w14:paraId="10C50850" w14:textId="77777777" w:rsidR="00041417" w:rsidRPr="00041417" w:rsidRDefault="00041417" w:rsidP="00041417">
      <w:pPr>
        <w:pStyle w:val="Code"/>
        <w:rPr>
          <w:highlight w:val="white"/>
        </w:rPr>
      </w:pPr>
      <w:r w:rsidRPr="00041417">
        <w:rPr>
          <w:highlight w:val="white"/>
        </w:rPr>
        <w:t xml:space="preserve">                        recordSize + SymbolTable.EllipseFrameOffset,</w:t>
      </w:r>
    </w:p>
    <w:p w14:paraId="71DC983C" w14:textId="77777777" w:rsidR="00041417" w:rsidRPr="00041417" w:rsidRDefault="00041417" w:rsidP="00041417">
      <w:pPr>
        <w:pStyle w:val="Code"/>
        <w:rPr>
          <w:highlight w:val="white"/>
        </w:rPr>
      </w:pPr>
      <w:r w:rsidRPr="00041417">
        <w:rPr>
          <w:highlight w:val="white"/>
        </w:rPr>
        <w:t xml:space="preserve">                        AssemblyCode.EllipseRegister);</w:t>
      </w:r>
    </w:p>
    <w:p w14:paraId="36C93853" w14:textId="77777777" w:rsidR="00041417" w:rsidRPr="00041417" w:rsidRDefault="00041417" w:rsidP="00041417">
      <w:pPr>
        <w:pStyle w:val="Code"/>
        <w:rPr>
          <w:highlight w:val="white"/>
        </w:rPr>
      </w:pPr>
      <w:r w:rsidRPr="00041417">
        <w:rPr>
          <w:highlight w:val="white"/>
        </w:rPr>
        <w:t xml:space="preserve">      }</w:t>
      </w:r>
    </w:p>
    <w:p w14:paraId="34A78B12" w14:textId="0613A090" w:rsidR="004D4C39" w:rsidRPr="00CA79AF" w:rsidRDefault="00A01914" w:rsidP="00A01914">
      <w:pPr>
        <w:rPr>
          <w:highlight w:val="white"/>
        </w:rPr>
      </w:pPr>
      <w:r>
        <w:rPr>
          <w:highlight w:val="white"/>
        </w:rPr>
        <w:t>We add the size of the caller function’s activation record to the frame pointer, so that it pointes at the activation record of the callee function.</w:t>
      </w:r>
    </w:p>
    <w:p w14:paraId="74248E20" w14:textId="77777777" w:rsidR="00041417" w:rsidRPr="00041417" w:rsidRDefault="00041417" w:rsidP="00041417">
      <w:pPr>
        <w:pStyle w:val="Code"/>
        <w:rPr>
          <w:highlight w:val="white"/>
        </w:rPr>
      </w:pPr>
      <w:r w:rsidRPr="00041417">
        <w:rPr>
          <w:highlight w:val="white"/>
        </w:rPr>
        <w:t xml:space="preserve">      AddAssemblyCode(AssemblyOperator.add, frameRegister, // add di, 10</w:t>
      </w:r>
    </w:p>
    <w:p w14:paraId="396D4727" w14:textId="77777777" w:rsidR="00041417" w:rsidRPr="00041417" w:rsidRDefault="00041417" w:rsidP="00041417">
      <w:pPr>
        <w:pStyle w:val="Code"/>
        <w:rPr>
          <w:highlight w:val="white"/>
        </w:rPr>
      </w:pPr>
      <w:r w:rsidRPr="00041417">
        <w:rPr>
          <w:highlight w:val="white"/>
        </w:rPr>
        <w:t xml:space="preserve">                      (BigInteger) recordSize);</w:t>
      </w:r>
    </w:p>
    <w:p w14:paraId="3309EDFA" w14:textId="77777777" w:rsidR="00FE22BA" w:rsidRDefault="00FE22BA" w:rsidP="00FE22BA">
      <w:pPr>
        <w:rPr>
          <w:highlight w:val="white"/>
        </w:rPr>
      </w:pPr>
      <w:r>
        <w:rPr>
          <w:highlight w:val="white"/>
        </w:rPr>
        <w:lastRenderedPageBreak/>
        <w:t>If the caller function is elliptic, the frame pointer that we just added is the elliptic frame pointer, and we also need to set the regular frame pointer to the same value.</w:t>
      </w:r>
    </w:p>
    <w:p w14:paraId="4BAE3787" w14:textId="77777777" w:rsidR="00041417" w:rsidRPr="00041417" w:rsidRDefault="00041417" w:rsidP="00041417">
      <w:pPr>
        <w:pStyle w:val="Code"/>
        <w:rPr>
          <w:highlight w:val="white"/>
        </w:rPr>
      </w:pPr>
      <w:r w:rsidRPr="00041417">
        <w:rPr>
          <w:highlight w:val="white"/>
        </w:rPr>
        <w:t xml:space="preserve">      if (callerEllipse) { // mov bp, di</w:t>
      </w:r>
    </w:p>
    <w:p w14:paraId="75951F2A" w14:textId="77777777" w:rsidR="00041417" w:rsidRPr="00041417" w:rsidRDefault="00041417" w:rsidP="00041417">
      <w:pPr>
        <w:pStyle w:val="Code"/>
        <w:rPr>
          <w:highlight w:val="white"/>
        </w:rPr>
      </w:pPr>
      <w:r w:rsidRPr="00041417">
        <w:rPr>
          <w:highlight w:val="white"/>
        </w:rPr>
        <w:t xml:space="preserve">        AddAssemblyCode(AssemblyOperator.mov, AssemblyCode.FrameRegister,</w:t>
      </w:r>
    </w:p>
    <w:p w14:paraId="74D98863" w14:textId="77777777" w:rsidR="00041417" w:rsidRPr="00041417" w:rsidRDefault="00041417" w:rsidP="00041417">
      <w:pPr>
        <w:pStyle w:val="Code"/>
        <w:rPr>
          <w:highlight w:val="white"/>
        </w:rPr>
      </w:pPr>
      <w:r w:rsidRPr="00041417">
        <w:rPr>
          <w:highlight w:val="white"/>
        </w:rPr>
        <w:t xml:space="preserve">                        AssemblyCode.EllipseRegister);</w:t>
      </w:r>
    </w:p>
    <w:p w14:paraId="5852412A" w14:textId="77777777" w:rsidR="00041417" w:rsidRPr="00041417" w:rsidRDefault="00041417" w:rsidP="00041417">
      <w:pPr>
        <w:pStyle w:val="Code"/>
        <w:rPr>
          <w:highlight w:val="white"/>
        </w:rPr>
      </w:pPr>
      <w:r w:rsidRPr="00041417">
        <w:rPr>
          <w:highlight w:val="white"/>
        </w:rPr>
        <w:t xml:space="preserve">      }</w:t>
      </w:r>
    </w:p>
    <w:p w14:paraId="7B797A1C" w14:textId="38653BBE" w:rsidR="00727492" w:rsidRDefault="00727492" w:rsidP="00727492">
      <w:pPr>
        <w:rPr>
          <w:highlight w:val="white"/>
        </w:rPr>
      </w:pPr>
      <w:r>
        <w:rPr>
          <w:highlight w:val="white"/>
        </w:rPr>
        <w:t>If the callee function, but not the caller function, is elliptic, the frame pointer that we just added is the elliptic frame pointer, and we also need to set the regular frame pointer to the same value.</w:t>
      </w:r>
    </w:p>
    <w:p w14:paraId="27E65103" w14:textId="77777777" w:rsidR="00041417" w:rsidRPr="00041417" w:rsidRDefault="00041417" w:rsidP="00041417">
      <w:pPr>
        <w:pStyle w:val="Code"/>
        <w:rPr>
          <w:highlight w:val="white"/>
        </w:rPr>
      </w:pPr>
      <w:r w:rsidRPr="00041417">
        <w:rPr>
          <w:highlight w:val="white"/>
        </w:rPr>
        <w:t xml:space="preserve">      else if (calleeEllipse) {</w:t>
      </w:r>
    </w:p>
    <w:p w14:paraId="49BEBA4E" w14:textId="77777777" w:rsidR="00041417" w:rsidRPr="00041417" w:rsidRDefault="00041417" w:rsidP="00041417">
      <w:pPr>
        <w:pStyle w:val="Code"/>
        <w:rPr>
          <w:highlight w:val="white"/>
        </w:rPr>
      </w:pPr>
      <w:r w:rsidRPr="00041417">
        <w:rPr>
          <w:highlight w:val="white"/>
        </w:rPr>
        <w:t xml:space="preserve">        AddAssemblyCode(AssemblyOperator.mov, AssemblyCode.EllipseRegister,</w:t>
      </w:r>
    </w:p>
    <w:p w14:paraId="34FE107D" w14:textId="77777777" w:rsidR="00041417" w:rsidRPr="00041417" w:rsidRDefault="00041417" w:rsidP="00041417">
      <w:pPr>
        <w:pStyle w:val="Code"/>
        <w:rPr>
          <w:highlight w:val="white"/>
        </w:rPr>
      </w:pPr>
      <w:r w:rsidRPr="00041417">
        <w:rPr>
          <w:highlight w:val="white"/>
        </w:rPr>
        <w:t xml:space="preserve">                        AssemblyCode.FrameRegister);</w:t>
      </w:r>
    </w:p>
    <w:p w14:paraId="11CB5033" w14:textId="77777777" w:rsidR="00041417" w:rsidRPr="00041417" w:rsidRDefault="00041417" w:rsidP="00041417">
      <w:pPr>
        <w:pStyle w:val="Code"/>
        <w:rPr>
          <w:highlight w:val="white"/>
        </w:rPr>
      </w:pPr>
      <w:r w:rsidRPr="00041417">
        <w:rPr>
          <w:highlight w:val="white"/>
        </w:rPr>
        <w:t xml:space="preserve">      }</w:t>
      </w:r>
    </w:p>
    <w:p w14:paraId="1999436B" w14:textId="4DD7C61B" w:rsidR="004D4C39" w:rsidRPr="00CA79AF" w:rsidRDefault="0066665E" w:rsidP="0066665E">
      <w:pPr>
        <w:rPr>
          <w:highlight w:val="white"/>
        </w:rPr>
      </w:pPr>
      <w:r>
        <w:rPr>
          <w:highlight w:val="white"/>
        </w:rPr>
        <w:t>If the callee function is elliptic, and the ext</w:t>
      </w:r>
      <w:r w:rsidR="00B05A64">
        <w:rPr>
          <w:highlight w:val="white"/>
        </w:rPr>
        <w:t>ra</w:t>
      </w:r>
      <w:r>
        <w:rPr>
          <w:highlight w:val="white"/>
        </w:rPr>
        <w:t xml:space="preserve"> size is more than zero (</w:t>
      </w:r>
      <w:r w:rsidR="00BD6141">
        <w:rPr>
          <w:highlight w:val="white"/>
        </w:rPr>
        <w:t xml:space="preserve">there are extra arguments in the function calls </w:t>
      </w:r>
      <w:r w:rsidR="00B05A64">
        <w:rPr>
          <w:highlight w:val="white"/>
        </w:rPr>
        <w:t xml:space="preserve">that </w:t>
      </w:r>
      <w:r w:rsidR="00724EE6">
        <w:rPr>
          <w:highlight w:val="white"/>
        </w:rPr>
        <w:t xml:space="preserve">are </w:t>
      </w:r>
      <w:r w:rsidR="00B05A64">
        <w:rPr>
          <w:highlight w:val="white"/>
        </w:rPr>
        <w:t xml:space="preserve">not matched </w:t>
      </w:r>
      <w:r w:rsidR="00724EE6">
        <w:rPr>
          <w:highlight w:val="white"/>
        </w:rPr>
        <w:t xml:space="preserve">to the </w:t>
      </w:r>
      <w:r w:rsidR="00B05A64">
        <w:rPr>
          <w:highlight w:val="white"/>
        </w:rPr>
        <w:t>declared parameters</w:t>
      </w:r>
      <w:r>
        <w:rPr>
          <w:highlight w:val="white"/>
        </w:rPr>
        <w:t>)</w:t>
      </w:r>
      <w:r w:rsidR="00724EE6">
        <w:rPr>
          <w:highlight w:val="white"/>
        </w:rPr>
        <w:t>, we add the size to the elliptic frame pointer.</w:t>
      </w:r>
      <w:r w:rsidR="003F24C8">
        <w:rPr>
          <w:highlight w:val="white"/>
        </w:rPr>
        <w:t xml:space="preserve"> The callee function </w:t>
      </w:r>
      <w:r w:rsidR="003A3642">
        <w:rPr>
          <w:highlight w:val="white"/>
        </w:rPr>
        <w:t>will have both a regular frame pointer and an e</w:t>
      </w:r>
      <w:r w:rsidR="00753AF5">
        <w:rPr>
          <w:highlight w:val="white"/>
        </w:rPr>
        <w:t>l</w:t>
      </w:r>
      <w:r w:rsidR="003A3642">
        <w:rPr>
          <w:highlight w:val="white"/>
        </w:rPr>
        <w:t>liptic frame pointer.</w:t>
      </w:r>
      <w:r w:rsidR="003A5CAF">
        <w:rPr>
          <w:highlight w:val="white"/>
        </w:rPr>
        <w:t xml:space="preserve"> However, the elliptic pointer will point to a higher address to give space to the extra arguments.</w:t>
      </w:r>
    </w:p>
    <w:p w14:paraId="6C391FEA" w14:textId="77777777" w:rsidR="00041417" w:rsidRPr="00041417" w:rsidRDefault="00041417" w:rsidP="00041417">
      <w:pPr>
        <w:pStyle w:val="Code"/>
        <w:rPr>
          <w:highlight w:val="white"/>
        </w:rPr>
      </w:pPr>
      <w:r w:rsidRPr="00041417">
        <w:rPr>
          <w:highlight w:val="white"/>
        </w:rPr>
        <w:t xml:space="preserve">      if (calleeEllipse &amp;&amp; (extraSize &gt; 0)) {</w:t>
      </w:r>
    </w:p>
    <w:p w14:paraId="668A3EC7" w14:textId="77777777" w:rsidR="00041417" w:rsidRPr="00041417" w:rsidRDefault="00041417" w:rsidP="00041417">
      <w:pPr>
        <w:pStyle w:val="Code"/>
        <w:rPr>
          <w:highlight w:val="white"/>
        </w:rPr>
      </w:pPr>
      <w:r w:rsidRPr="00041417">
        <w:rPr>
          <w:highlight w:val="white"/>
        </w:rPr>
        <w:t xml:space="preserve">        AddAssemblyCode(AssemblyOperator.add, AssemblyCode.EllipseRegister,</w:t>
      </w:r>
    </w:p>
    <w:p w14:paraId="60975259" w14:textId="77777777" w:rsidR="00041417" w:rsidRPr="00041417" w:rsidRDefault="00041417" w:rsidP="00041417">
      <w:pPr>
        <w:pStyle w:val="Code"/>
        <w:rPr>
          <w:highlight w:val="white"/>
        </w:rPr>
      </w:pPr>
      <w:r w:rsidRPr="00041417">
        <w:rPr>
          <w:highlight w:val="white"/>
        </w:rPr>
        <w:t xml:space="preserve">                        (BigInteger) extraSize);</w:t>
      </w:r>
    </w:p>
    <w:p w14:paraId="283F1C6A" w14:textId="77777777" w:rsidR="00041417" w:rsidRPr="00041417" w:rsidRDefault="00041417" w:rsidP="00041417">
      <w:pPr>
        <w:pStyle w:val="Code"/>
        <w:rPr>
          <w:highlight w:val="white"/>
        </w:rPr>
      </w:pPr>
      <w:r w:rsidRPr="00041417">
        <w:rPr>
          <w:highlight w:val="white"/>
        </w:rPr>
        <w:t xml:space="preserve">      }</w:t>
      </w:r>
    </w:p>
    <w:p w14:paraId="71066B27" w14:textId="7BB3EA79" w:rsidR="004D4C39" w:rsidRPr="00CA79AF" w:rsidRDefault="00AB00DC" w:rsidP="00FD5BC2">
      <w:pPr>
        <w:rPr>
          <w:highlight w:val="white"/>
        </w:rPr>
      </w:pPr>
      <w:r>
        <w:rPr>
          <w:highlight w:val="white"/>
        </w:rPr>
        <w:t>Finally. i</w:t>
      </w:r>
      <w:r w:rsidR="00385478">
        <w:rPr>
          <w:highlight w:val="white"/>
        </w:rPr>
        <w:t xml:space="preserve">f the callee function </w:t>
      </w:r>
      <w:r w:rsidR="00870AEF">
        <w:rPr>
          <w:highlight w:val="white"/>
        </w:rPr>
        <w:t xml:space="preserve">is </w:t>
      </w:r>
      <w:r w:rsidR="00CB2C9D">
        <w:rPr>
          <w:highlight w:val="white"/>
        </w:rPr>
        <w:t>a function (not a pointer to a function)</w:t>
      </w:r>
      <w:r>
        <w:rPr>
          <w:highlight w:val="white"/>
        </w:rPr>
        <w:t xml:space="preserve"> we </w:t>
      </w:r>
      <w:r w:rsidR="00FD5BC2">
        <w:rPr>
          <w:highlight w:val="white"/>
        </w:rPr>
        <w:t xml:space="preserve">a middle code call instruction. The </w:t>
      </w:r>
      <w:r w:rsidR="00054AE3" w:rsidRPr="00054AE3">
        <w:rPr>
          <w:rStyle w:val="KeyWord0"/>
          <w:highlight w:val="white"/>
        </w:rPr>
        <w:t>m_</w:t>
      </w:r>
      <w:r w:rsidR="00FD5BC2" w:rsidRPr="00054AE3">
        <w:rPr>
          <w:rStyle w:val="KeyWord0"/>
          <w:highlight w:val="white"/>
        </w:rPr>
        <w:t>return</w:t>
      </w:r>
      <w:r w:rsidR="00054AE3" w:rsidRPr="00054AE3">
        <w:rPr>
          <w:rStyle w:val="KeyWord0"/>
          <w:highlight w:val="white"/>
        </w:rPr>
        <w:t>F</w:t>
      </w:r>
      <w:r w:rsidR="00FD5BC2" w:rsidRPr="00054AE3">
        <w:rPr>
          <w:rStyle w:val="KeyWord0"/>
          <w:highlight w:val="white"/>
        </w:rPr>
        <w:t>loating</w:t>
      </w:r>
      <w:r w:rsidR="00FD5BC2">
        <w:rPr>
          <w:highlight w:val="white"/>
        </w:rPr>
        <w:t xml:space="preserve"> field is set to true if the callee function returns a floating value. It will later be inspected by the </w:t>
      </w:r>
      <w:r w:rsidR="00FD5BC2" w:rsidRPr="00FD5BC2">
        <w:rPr>
          <w:rStyle w:val="KeyWord0"/>
          <w:highlight w:val="white"/>
        </w:rPr>
        <w:t>FunctionPostCall</w:t>
      </w:r>
      <w:r w:rsidR="00FD5BC2">
        <w:rPr>
          <w:highlight w:val="white"/>
        </w:rPr>
        <w:t xml:space="preserve"> method.</w:t>
      </w:r>
    </w:p>
    <w:p w14:paraId="3749F8E0" w14:textId="77777777" w:rsidR="00041417" w:rsidRPr="00041417" w:rsidRDefault="00041417" w:rsidP="00041417">
      <w:pPr>
        <w:pStyle w:val="Code"/>
        <w:rPr>
          <w:highlight w:val="white"/>
        </w:rPr>
      </w:pPr>
      <w:r w:rsidRPr="00041417">
        <w:rPr>
          <w:highlight w:val="white"/>
        </w:rPr>
        <w:t xml:space="preserve">      if (calleeSymbol.Type.IsFunction()) {</w:t>
      </w:r>
    </w:p>
    <w:p w14:paraId="2BDD73B5" w14:textId="77777777" w:rsidR="00041417" w:rsidRPr="00041417" w:rsidRDefault="00041417" w:rsidP="00041417">
      <w:pPr>
        <w:pStyle w:val="Code"/>
        <w:rPr>
          <w:highlight w:val="white"/>
        </w:rPr>
      </w:pPr>
      <w:r w:rsidRPr="00041417">
        <w:rPr>
          <w:highlight w:val="white"/>
        </w:rPr>
        <w:t xml:space="preserve">        AddAssemblyCode(AssemblyOperator.call, calleeSymbol.UniqueName);</w:t>
      </w:r>
    </w:p>
    <w:p w14:paraId="69ACA16C" w14:textId="77777777" w:rsidR="00041417" w:rsidRPr="00041417" w:rsidRDefault="00041417" w:rsidP="00041417">
      <w:pPr>
        <w:pStyle w:val="Code"/>
        <w:rPr>
          <w:highlight w:val="white"/>
        </w:rPr>
      </w:pPr>
      <w:r w:rsidRPr="00041417">
        <w:rPr>
          <w:highlight w:val="white"/>
        </w:rPr>
        <w:t xml:space="preserve">        m_returnFloating = calleeSymbol.Type.ReturnType.IsFloating();</w:t>
      </w:r>
    </w:p>
    <w:p w14:paraId="1EB98EB1" w14:textId="77777777" w:rsidR="00041417" w:rsidRPr="00041417" w:rsidRDefault="00041417" w:rsidP="00041417">
      <w:pPr>
        <w:pStyle w:val="Code"/>
        <w:rPr>
          <w:highlight w:val="white"/>
        </w:rPr>
      </w:pPr>
      <w:r w:rsidRPr="00041417">
        <w:rPr>
          <w:highlight w:val="white"/>
        </w:rPr>
        <w:t xml:space="preserve">      }</w:t>
      </w:r>
    </w:p>
    <w:p w14:paraId="7CFDE240" w14:textId="6B6F0198" w:rsidR="00824926" w:rsidRDefault="00380E1B" w:rsidP="00824926">
      <w:pPr>
        <w:rPr>
          <w:color w:val="auto"/>
          <w:highlight w:val="white"/>
        </w:rPr>
      </w:pPr>
      <w:r>
        <w:rPr>
          <w:highlight w:val="white"/>
        </w:rPr>
        <w:t xml:space="preserve">If the callee function is a pointer to a function, we load its value into the </w:t>
      </w:r>
      <w:r w:rsidRPr="00380E1B">
        <w:rPr>
          <w:rStyle w:val="KeyWord0"/>
          <w:highlight w:val="white"/>
        </w:rPr>
        <w:t>jumpTrack</w:t>
      </w:r>
      <w:r>
        <w:rPr>
          <w:highlight w:val="white"/>
        </w:rPr>
        <w:t xml:space="preserve"> track</w:t>
      </w:r>
      <w:r w:rsidR="00B00B59">
        <w:rPr>
          <w:highlight w:val="white"/>
        </w:rPr>
        <w:t xml:space="preserve">. The call becomes in this case a jump to the address stored in </w:t>
      </w:r>
      <w:r w:rsidR="00B00B59" w:rsidRPr="00B00B59">
        <w:rPr>
          <w:rStyle w:val="KeyWord0"/>
          <w:highlight w:val="white"/>
        </w:rPr>
        <w:t>jumpTrack</w:t>
      </w:r>
      <w:r w:rsidR="00B00B59">
        <w:rPr>
          <w:highlight w:val="white"/>
        </w:rPr>
        <w:t>.</w:t>
      </w:r>
    </w:p>
    <w:bookmarkEnd w:id="5842"/>
    <w:p w14:paraId="4BA19719" w14:textId="77777777" w:rsidR="00041417" w:rsidRPr="00041417" w:rsidRDefault="00041417" w:rsidP="00041417">
      <w:pPr>
        <w:pStyle w:val="Code"/>
        <w:rPr>
          <w:highlight w:val="white"/>
        </w:rPr>
      </w:pPr>
      <w:r w:rsidRPr="00041417">
        <w:rPr>
          <w:highlight w:val="white"/>
        </w:rPr>
        <w:t xml:space="preserve">      else {</w:t>
      </w:r>
    </w:p>
    <w:p w14:paraId="112E6ED4" w14:textId="77777777" w:rsidR="00041417" w:rsidRPr="00041417" w:rsidRDefault="00041417" w:rsidP="00041417">
      <w:pPr>
        <w:pStyle w:val="Code"/>
        <w:rPr>
          <w:highlight w:val="white"/>
        </w:rPr>
      </w:pPr>
      <w:r w:rsidRPr="00041417">
        <w:rPr>
          <w:highlight w:val="white"/>
        </w:rPr>
        <w:t xml:space="preserve">        Track jumpTrack = LoadValueToRegister(calleeSymbol);</w:t>
      </w:r>
    </w:p>
    <w:p w14:paraId="3D5E7F33" w14:textId="77777777" w:rsidR="00041417" w:rsidRPr="00041417" w:rsidRDefault="00041417" w:rsidP="00041417">
      <w:pPr>
        <w:pStyle w:val="Code"/>
        <w:rPr>
          <w:highlight w:val="white"/>
        </w:rPr>
      </w:pPr>
      <w:r w:rsidRPr="00041417">
        <w:rPr>
          <w:highlight w:val="white"/>
        </w:rPr>
        <w:t xml:space="preserve">        AddAssemblyCode(AssemblyOperator.jmp, jumpTrack);</w:t>
      </w:r>
    </w:p>
    <w:p w14:paraId="6D42AC9A" w14:textId="77777777" w:rsidR="00041417" w:rsidRPr="00041417" w:rsidRDefault="00041417" w:rsidP="00041417">
      <w:pPr>
        <w:pStyle w:val="Code"/>
        <w:rPr>
          <w:highlight w:val="white"/>
        </w:rPr>
      </w:pPr>
      <w:r w:rsidRPr="00041417">
        <w:rPr>
          <w:highlight w:val="white"/>
        </w:rPr>
        <w:t xml:space="preserve">        m_returnFloating =</w:t>
      </w:r>
    </w:p>
    <w:p w14:paraId="31E4916C" w14:textId="77777777" w:rsidR="00041417" w:rsidRPr="00041417" w:rsidRDefault="00041417" w:rsidP="00041417">
      <w:pPr>
        <w:pStyle w:val="Code"/>
        <w:rPr>
          <w:highlight w:val="white"/>
        </w:rPr>
      </w:pPr>
      <w:r w:rsidRPr="00041417">
        <w:rPr>
          <w:highlight w:val="white"/>
        </w:rPr>
        <w:t xml:space="preserve">          calleeSymbol.Type.PointerType.ReturnType.IsFloating();</w:t>
      </w:r>
    </w:p>
    <w:p w14:paraId="28ABB148" w14:textId="77777777" w:rsidR="00041417" w:rsidRPr="00041417" w:rsidRDefault="00041417" w:rsidP="00041417">
      <w:pPr>
        <w:pStyle w:val="Code"/>
        <w:rPr>
          <w:highlight w:val="white"/>
        </w:rPr>
      </w:pPr>
      <w:r w:rsidRPr="00041417">
        <w:rPr>
          <w:highlight w:val="white"/>
        </w:rPr>
        <w:t xml:space="preserve">      }            </w:t>
      </w:r>
    </w:p>
    <w:p w14:paraId="5DBCD0D9" w14:textId="77777777" w:rsidR="00041417" w:rsidRPr="00041417" w:rsidRDefault="00041417" w:rsidP="00041417">
      <w:pPr>
        <w:pStyle w:val="Code"/>
        <w:rPr>
          <w:highlight w:val="white"/>
        </w:rPr>
      </w:pPr>
      <w:r w:rsidRPr="00041417">
        <w:rPr>
          <w:highlight w:val="white"/>
        </w:rPr>
        <w:t xml:space="preserve">    }</w:t>
      </w:r>
    </w:p>
    <w:p w14:paraId="2C8CD2A5" w14:textId="2F50798C" w:rsidR="00C55256" w:rsidRDefault="000D08BE" w:rsidP="000D08BE">
      <w:pPr>
        <w:rPr>
          <w:highlight w:val="white"/>
        </w:rPr>
      </w:pPr>
      <w:r>
        <w:rPr>
          <w:highlight w:val="white"/>
        </w:rPr>
        <w:t xml:space="preserve">The </w:t>
      </w:r>
      <w:r w:rsidRPr="000D08BE">
        <w:rPr>
          <w:rStyle w:val="KeyWord0"/>
          <w:highlight w:val="white"/>
        </w:rPr>
        <w:t>FunctionPostCall</w:t>
      </w:r>
      <w:r>
        <w:rPr>
          <w:highlight w:val="white"/>
        </w:rPr>
        <w:t xml:space="preserve"> method is called after a function call. Its task is to </w:t>
      </w:r>
      <w:r w:rsidR="007B5560">
        <w:rPr>
          <w:highlight w:val="white"/>
        </w:rPr>
        <w:t xml:space="preserve">restore the actions </w:t>
      </w:r>
      <w:r w:rsidR="006E2142">
        <w:rPr>
          <w:highlight w:val="white"/>
        </w:rPr>
        <w:t>performed</w:t>
      </w:r>
      <w:r w:rsidR="007B5560">
        <w:rPr>
          <w:highlight w:val="white"/>
        </w:rPr>
        <w:t xml:space="preserve"> by </w:t>
      </w:r>
      <w:r w:rsidR="00976B44">
        <w:rPr>
          <w:rStyle w:val="KeyWord0"/>
          <w:highlight w:val="white"/>
        </w:rPr>
        <w:t>FunctionPreCall</w:t>
      </w:r>
      <w:r w:rsidR="007B5560">
        <w:rPr>
          <w:highlight w:val="white"/>
        </w:rPr>
        <w:t xml:space="preserve"> above.</w:t>
      </w:r>
    </w:p>
    <w:p w14:paraId="3A4C9201" w14:textId="77777777" w:rsidR="00C13A3B" w:rsidRPr="00C13A3B" w:rsidRDefault="00C13A3B" w:rsidP="00C13A3B">
      <w:pPr>
        <w:pStyle w:val="Code"/>
        <w:rPr>
          <w:highlight w:val="white"/>
        </w:rPr>
      </w:pPr>
      <w:r w:rsidRPr="00C13A3B">
        <w:rPr>
          <w:highlight w:val="white"/>
        </w:rPr>
        <w:t xml:space="preserve">    public void FunctionPostCall(MiddleCode middleCode) {</w:t>
      </w:r>
    </w:p>
    <w:p w14:paraId="268A0C87" w14:textId="77777777" w:rsidR="00C13A3B" w:rsidRPr="00C13A3B" w:rsidRDefault="00C13A3B" w:rsidP="00C13A3B">
      <w:pPr>
        <w:pStyle w:val="Code"/>
        <w:rPr>
          <w:highlight w:val="white"/>
        </w:rPr>
      </w:pPr>
      <w:r w:rsidRPr="00C13A3B">
        <w:rPr>
          <w:highlight w:val="white"/>
        </w:rPr>
        <w:t xml:space="preserve">      Register baseRegister = BaseRegister(null);</w:t>
      </w:r>
    </w:p>
    <w:p w14:paraId="190F5A8E" w14:textId="77777777" w:rsidR="00C13A3B" w:rsidRPr="00C13A3B" w:rsidRDefault="00C13A3B" w:rsidP="00C13A3B">
      <w:pPr>
        <w:pStyle w:val="Code"/>
        <w:rPr>
          <w:highlight w:val="white"/>
        </w:rPr>
      </w:pPr>
      <w:r w:rsidRPr="00C13A3B">
        <w:rPr>
          <w:highlight w:val="white"/>
        </w:rPr>
        <w:t xml:space="preserve">      m_trackMap = m_trackMapStack.Pop();</w:t>
      </w:r>
    </w:p>
    <w:p w14:paraId="7D11C64F" w14:textId="0C364399" w:rsidR="00C13A3B" w:rsidRPr="00C13A3B" w:rsidRDefault="00C13A3B" w:rsidP="00C13A3B">
      <w:pPr>
        <w:pStyle w:val="Code"/>
        <w:rPr>
          <w:highlight w:val="white"/>
        </w:rPr>
      </w:pPr>
      <w:r w:rsidRPr="00C13A3B">
        <w:rPr>
          <w:highlight w:val="white"/>
        </w:rPr>
        <w:t xml:space="preserve">      IDictionary&lt;Track,int&gt; </w:t>
      </w:r>
      <w:r w:rsidR="00273957">
        <w:rPr>
          <w:highlight w:val="white"/>
        </w:rPr>
        <w:t>registerMap</w:t>
      </w:r>
      <w:r w:rsidRPr="00C13A3B">
        <w:rPr>
          <w:highlight w:val="white"/>
        </w:rPr>
        <w:t xml:space="preserve"> = m_</w:t>
      </w:r>
      <w:r w:rsidR="00E33459">
        <w:rPr>
          <w:highlight w:val="white"/>
        </w:rPr>
        <w:t>registerMapStack</w:t>
      </w:r>
      <w:r w:rsidRPr="00C13A3B">
        <w:rPr>
          <w:highlight w:val="white"/>
        </w:rPr>
        <w:t>.Pop();</w:t>
      </w:r>
    </w:p>
    <w:p w14:paraId="7BED8AE3" w14:textId="5215F104" w:rsidR="00D935A0" w:rsidRPr="007B4210" w:rsidRDefault="007B5560" w:rsidP="007B5560">
      <w:pPr>
        <w:rPr>
          <w:highlight w:val="white"/>
        </w:rPr>
      </w:pPr>
      <w:r>
        <w:rPr>
          <w:highlight w:val="white"/>
        </w:rPr>
        <w:t xml:space="preserve">First, we iterate </w:t>
      </w:r>
      <w:r w:rsidR="00533491">
        <w:rPr>
          <w:highlight w:val="white"/>
        </w:rPr>
        <w:t>through</w:t>
      </w:r>
      <w:r>
        <w:rPr>
          <w:highlight w:val="white"/>
        </w:rPr>
        <w:t xml:space="preserve"> the post map defined in </w:t>
      </w:r>
      <w:r w:rsidR="00976B44">
        <w:rPr>
          <w:rStyle w:val="KeyWord0"/>
          <w:highlight w:val="white"/>
        </w:rPr>
        <w:t>FunctionPreCall</w:t>
      </w:r>
      <w:r>
        <w:rPr>
          <w:highlight w:val="white"/>
        </w:rPr>
        <w:t xml:space="preserve"> before the function call. </w:t>
      </w:r>
      <w:r w:rsidR="001C1F9D">
        <w:rPr>
          <w:highlight w:val="white"/>
        </w:rPr>
        <w:t>We load the values stored in the map into the registers.</w:t>
      </w:r>
    </w:p>
    <w:p w14:paraId="281D5DA9" w14:textId="682B591C" w:rsidR="00C13A3B" w:rsidRPr="00C13A3B" w:rsidRDefault="00C13A3B" w:rsidP="00C13A3B">
      <w:pPr>
        <w:pStyle w:val="Code"/>
        <w:rPr>
          <w:highlight w:val="white"/>
        </w:rPr>
      </w:pPr>
      <w:r w:rsidRPr="00C13A3B">
        <w:rPr>
          <w:highlight w:val="white"/>
        </w:rPr>
        <w:t xml:space="preserve">      foreach (KeyValuePair&lt;Track,int&gt; pair in </w:t>
      </w:r>
      <w:r w:rsidR="00273957">
        <w:rPr>
          <w:highlight w:val="white"/>
        </w:rPr>
        <w:t>registerMap</w:t>
      </w:r>
      <w:r w:rsidRPr="00C13A3B">
        <w:rPr>
          <w:highlight w:val="white"/>
        </w:rPr>
        <w:t>) {</w:t>
      </w:r>
    </w:p>
    <w:p w14:paraId="099EEE5F" w14:textId="77777777" w:rsidR="00C13A3B" w:rsidRPr="00C13A3B" w:rsidRDefault="00C13A3B" w:rsidP="00C13A3B">
      <w:pPr>
        <w:pStyle w:val="Code"/>
        <w:rPr>
          <w:highlight w:val="white"/>
        </w:rPr>
      </w:pPr>
      <w:r w:rsidRPr="00C13A3B">
        <w:rPr>
          <w:highlight w:val="white"/>
        </w:rPr>
        <w:t xml:space="preserve">        Track track = pair.Key;</w:t>
      </w:r>
    </w:p>
    <w:p w14:paraId="312B5B0D" w14:textId="77777777" w:rsidR="00C13A3B" w:rsidRPr="00C13A3B" w:rsidRDefault="00C13A3B" w:rsidP="00C13A3B">
      <w:pPr>
        <w:pStyle w:val="Code"/>
        <w:rPr>
          <w:highlight w:val="white"/>
        </w:rPr>
      </w:pPr>
      <w:r w:rsidRPr="00C13A3B">
        <w:rPr>
          <w:highlight w:val="white"/>
        </w:rPr>
        <w:lastRenderedPageBreak/>
        <w:t xml:space="preserve">        int offset = pair.Value;</w:t>
      </w:r>
    </w:p>
    <w:p w14:paraId="6750BF76" w14:textId="77777777" w:rsidR="00C13A3B" w:rsidRPr="00C13A3B" w:rsidRDefault="00C13A3B" w:rsidP="00C13A3B">
      <w:pPr>
        <w:pStyle w:val="Code"/>
        <w:rPr>
          <w:highlight w:val="white"/>
        </w:rPr>
      </w:pPr>
      <w:r w:rsidRPr="00C13A3B">
        <w:rPr>
          <w:highlight w:val="white"/>
        </w:rPr>
        <w:t xml:space="preserve">        AddAssemblyCode(AssemblyOperator.mov, track, baseRegister,offset);</w:t>
      </w:r>
    </w:p>
    <w:p w14:paraId="1FCE057C" w14:textId="77777777" w:rsidR="00C13A3B" w:rsidRPr="00C13A3B" w:rsidRDefault="00C13A3B" w:rsidP="00C13A3B">
      <w:pPr>
        <w:pStyle w:val="Code"/>
        <w:rPr>
          <w:highlight w:val="white"/>
        </w:rPr>
      </w:pPr>
      <w:r w:rsidRPr="00C13A3B">
        <w:rPr>
          <w:highlight w:val="white"/>
        </w:rPr>
        <w:t xml:space="preserve">      }</w:t>
      </w:r>
    </w:p>
    <w:p w14:paraId="116AC396" w14:textId="5B77D586" w:rsidR="00D935A0" w:rsidRDefault="00A46821" w:rsidP="00A46821">
      <w:pPr>
        <w:rPr>
          <w:highlight w:val="white"/>
        </w:rPr>
      </w:pPr>
      <w:r>
        <w:rPr>
          <w:highlight w:val="white"/>
        </w:rPr>
        <w:t>The</w:t>
      </w:r>
      <w:r w:rsidR="00AB1B4F">
        <w:rPr>
          <w:highlight w:val="white"/>
        </w:rPr>
        <w:t>n</w:t>
      </w:r>
      <w:r>
        <w:rPr>
          <w:highlight w:val="white"/>
        </w:rPr>
        <w:t xml:space="preserve"> we </w:t>
      </w:r>
      <w:r w:rsidR="00FE73F9">
        <w:rPr>
          <w:highlight w:val="white"/>
        </w:rPr>
        <w:t>investigate</w:t>
      </w:r>
      <w:r>
        <w:rPr>
          <w:highlight w:val="white"/>
        </w:rPr>
        <w:t xml:space="preserve"> the </w:t>
      </w:r>
      <w:r w:rsidR="009F0215">
        <w:rPr>
          <w:highlight w:val="white"/>
        </w:rPr>
        <w:t xml:space="preserve">floating value stack. If </w:t>
      </w:r>
      <w:r w:rsidR="00AB1B4F">
        <w:rPr>
          <w:highlight w:val="white"/>
        </w:rPr>
        <w:t>floating stack value before the function call was non-empty, we need to restore it.</w:t>
      </w:r>
      <w:r w:rsidR="0042515F">
        <w:rPr>
          <w:highlight w:val="white"/>
        </w:rPr>
        <w:t xml:space="preserve"> </w:t>
      </w:r>
    </w:p>
    <w:p w14:paraId="2B5D520E" w14:textId="77777777" w:rsidR="00C13A3B" w:rsidRPr="00C13A3B" w:rsidRDefault="00C13A3B" w:rsidP="00C13A3B">
      <w:pPr>
        <w:pStyle w:val="Code"/>
        <w:rPr>
          <w:highlight w:val="white"/>
        </w:rPr>
      </w:pPr>
      <w:r w:rsidRPr="00C13A3B">
        <w:rPr>
          <w:highlight w:val="white"/>
        </w:rPr>
        <w:t xml:space="preserve">      if (m_floatStackSize &gt; 0) {</w:t>
      </w:r>
    </w:p>
    <w:p w14:paraId="3621BBE0" w14:textId="77777777" w:rsidR="00C13A3B" w:rsidRPr="00C13A3B" w:rsidRDefault="00C13A3B" w:rsidP="00C13A3B">
      <w:pPr>
        <w:pStyle w:val="Code"/>
        <w:rPr>
          <w:highlight w:val="white"/>
        </w:rPr>
      </w:pPr>
      <w:r w:rsidRPr="00C13A3B">
        <w:rPr>
          <w:highlight w:val="white"/>
        </w:rPr>
        <w:t xml:space="preserve">        int recordOffset = (int) middleCode[2];</w:t>
      </w:r>
    </w:p>
    <w:p w14:paraId="47316394" w14:textId="77777777" w:rsidR="00C13A3B" w:rsidRPr="00C13A3B" w:rsidRDefault="00C13A3B" w:rsidP="00C13A3B">
      <w:pPr>
        <w:pStyle w:val="Code"/>
        <w:rPr>
          <w:highlight w:val="white"/>
        </w:rPr>
      </w:pPr>
      <w:r w:rsidRPr="00C13A3B">
        <w:rPr>
          <w:highlight w:val="white"/>
        </w:rPr>
        <w:t xml:space="preserve">        int recordSize = m_recordSizeStack.Pop();</w:t>
      </w:r>
    </w:p>
    <w:p w14:paraId="186E7688" w14:textId="3A2CA00A" w:rsidR="00D935A0" w:rsidRPr="007B4210" w:rsidRDefault="0042515F" w:rsidP="0042515F">
      <w:pPr>
        <w:rPr>
          <w:highlight w:val="white"/>
        </w:rPr>
      </w:pPr>
      <w:r>
        <w:rPr>
          <w:highlight w:val="white"/>
        </w:rPr>
        <w:t>If the return value of the previous function call is a floating value, we need to temporary restore it when we restore the</w:t>
      </w:r>
      <w:r w:rsidR="00D05D54">
        <w:rPr>
          <w:highlight w:val="white"/>
        </w:rPr>
        <w:t xml:space="preserve"> floating value stack, since the return value shall be placed at the top of the floating stack.</w:t>
      </w:r>
    </w:p>
    <w:p w14:paraId="7CFAFC4D" w14:textId="77777777" w:rsidR="00C13A3B" w:rsidRPr="00C13A3B" w:rsidRDefault="00C13A3B" w:rsidP="00C13A3B">
      <w:pPr>
        <w:pStyle w:val="Code"/>
        <w:rPr>
          <w:highlight w:val="white"/>
        </w:rPr>
      </w:pPr>
      <w:r w:rsidRPr="00C13A3B">
        <w:rPr>
          <w:highlight w:val="white"/>
        </w:rPr>
        <w:t xml:space="preserve">        if (m_returnFloating) {</w:t>
      </w:r>
    </w:p>
    <w:p w14:paraId="43AE1DBE" w14:textId="77777777" w:rsidR="00C13A3B" w:rsidRPr="00C13A3B" w:rsidRDefault="00C13A3B" w:rsidP="00C13A3B">
      <w:pPr>
        <w:pStyle w:val="Code"/>
        <w:rPr>
          <w:highlight w:val="white"/>
        </w:rPr>
      </w:pPr>
      <w:r w:rsidRPr="00C13A3B">
        <w:rPr>
          <w:highlight w:val="white"/>
        </w:rPr>
        <w:t xml:space="preserve">          AddAssemblyCode(AssemblyOperator.fstp_qword, baseRegister,</w:t>
      </w:r>
    </w:p>
    <w:p w14:paraId="09B7E0F6" w14:textId="77777777" w:rsidR="00C13A3B" w:rsidRPr="00C13A3B" w:rsidRDefault="00C13A3B" w:rsidP="00C13A3B">
      <w:pPr>
        <w:pStyle w:val="Code"/>
        <w:rPr>
          <w:highlight w:val="white"/>
        </w:rPr>
      </w:pPr>
      <w:r w:rsidRPr="00C13A3B">
        <w:rPr>
          <w:highlight w:val="white"/>
        </w:rPr>
        <w:t xml:space="preserve">                          recordOffset + recordSize);</w:t>
      </w:r>
    </w:p>
    <w:p w14:paraId="6E3DF629" w14:textId="77777777" w:rsidR="00C13A3B" w:rsidRPr="00C13A3B" w:rsidRDefault="00C13A3B" w:rsidP="00C13A3B">
      <w:pPr>
        <w:pStyle w:val="Code"/>
        <w:rPr>
          <w:highlight w:val="white"/>
        </w:rPr>
      </w:pPr>
      <w:r w:rsidRPr="00C13A3B">
        <w:rPr>
          <w:highlight w:val="white"/>
        </w:rPr>
        <w:t xml:space="preserve">        }</w:t>
      </w:r>
    </w:p>
    <w:p w14:paraId="38B6DC75" w14:textId="49DBD742" w:rsidR="00D935A0" w:rsidRPr="007B4210" w:rsidRDefault="001D78E8" w:rsidP="001D78E8">
      <w:pPr>
        <w:rPr>
          <w:highlight w:val="white"/>
        </w:rPr>
      </w:pPr>
      <w:r>
        <w:rPr>
          <w:highlight w:val="white"/>
        </w:rPr>
        <w:t>We iterate through the floating values, as they are located above the activation record.</w:t>
      </w:r>
      <w:r w:rsidR="002C1888">
        <w:rPr>
          <w:highlight w:val="white"/>
        </w:rPr>
        <w:t xml:space="preserve"> We begin by pushing the </w:t>
      </w:r>
      <w:r w:rsidR="009B15FB">
        <w:rPr>
          <w:highlight w:val="white"/>
        </w:rPr>
        <w:t>top-most value</w:t>
      </w:r>
      <w:r w:rsidR="002B43D9">
        <w:rPr>
          <w:highlight w:val="white"/>
        </w:rPr>
        <w:t xml:space="preserve"> and iterate to the bottom-most value.</w:t>
      </w:r>
    </w:p>
    <w:p w14:paraId="204B6831" w14:textId="77777777" w:rsidR="00C13A3B" w:rsidRPr="00C13A3B" w:rsidRDefault="00C13A3B" w:rsidP="00C13A3B">
      <w:pPr>
        <w:pStyle w:val="Code"/>
        <w:rPr>
          <w:highlight w:val="white"/>
        </w:rPr>
      </w:pPr>
      <w:r w:rsidRPr="00C13A3B">
        <w:rPr>
          <w:highlight w:val="white"/>
        </w:rPr>
        <w:t xml:space="preserve">        int currentOffset = recordOffset + recordSize;</w:t>
      </w:r>
    </w:p>
    <w:p w14:paraId="07E8F393" w14:textId="77777777" w:rsidR="00C13A3B" w:rsidRPr="00C13A3B" w:rsidRDefault="00C13A3B" w:rsidP="00C13A3B">
      <w:pPr>
        <w:pStyle w:val="Code"/>
        <w:rPr>
          <w:highlight w:val="white"/>
        </w:rPr>
      </w:pPr>
      <w:r w:rsidRPr="00C13A3B">
        <w:rPr>
          <w:highlight w:val="white"/>
        </w:rPr>
        <w:t xml:space="preserve">        for (int count = 0; count &lt; m_floatStackSize; ++count) {</w:t>
      </w:r>
    </w:p>
    <w:p w14:paraId="0ED504BB" w14:textId="77777777" w:rsidR="00C13A3B" w:rsidRPr="00C13A3B" w:rsidRDefault="00C13A3B" w:rsidP="00C13A3B">
      <w:pPr>
        <w:pStyle w:val="Code"/>
        <w:rPr>
          <w:highlight w:val="white"/>
        </w:rPr>
      </w:pPr>
      <w:r w:rsidRPr="00C13A3B">
        <w:rPr>
          <w:highlight w:val="white"/>
        </w:rPr>
        <w:t xml:space="preserve">          currentOffset -= 8;</w:t>
      </w:r>
    </w:p>
    <w:p w14:paraId="1D232180" w14:textId="77777777" w:rsidR="00C13A3B" w:rsidRPr="00C13A3B" w:rsidRDefault="00C13A3B" w:rsidP="00C13A3B">
      <w:pPr>
        <w:pStyle w:val="Code"/>
        <w:rPr>
          <w:highlight w:val="white"/>
        </w:rPr>
      </w:pPr>
      <w:r w:rsidRPr="00C13A3B">
        <w:rPr>
          <w:highlight w:val="white"/>
        </w:rPr>
        <w:t xml:space="preserve">          AddAssemblyCode(AssemblyOperator.fld_qword, baseRegister,</w:t>
      </w:r>
    </w:p>
    <w:p w14:paraId="67C8DB61" w14:textId="77777777" w:rsidR="00C13A3B" w:rsidRPr="00C13A3B" w:rsidRDefault="00C13A3B" w:rsidP="00C13A3B">
      <w:pPr>
        <w:pStyle w:val="Code"/>
        <w:rPr>
          <w:highlight w:val="white"/>
        </w:rPr>
      </w:pPr>
      <w:r w:rsidRPr="00C13A3B">
        <w:rPr>
          <w:highlight w:val="white"/>
        </w:rPr>
        <w:t xml:space="preserve">                          currentOffset);</w:t>
      </w:r>
    </w:p>
    <w:p w14:paraId="1F94F4B4" w14:textId="77777777" w:rsidR="00C13A3B" w:rsidRPr="00C13A3B" w:rsidRDefault="00C13A3B" w:rsidP="00C13A3B">
      <w:pPr>
        <w:pStyle w:val="Code"/>
        <w:rPr>
          <w:highlight w:val="white"/>
        </w:rPr>
      </w:pPr>
      <w:r w:rsidRPr="00C13A3B">
        <w:rPr>
          <w:highlight w:val="white"/>
        </w:rPr>
        <w:t xml:space="preserve">        }</w:t>
      </w:r>
    </w:p>
    <w:p w14:paraId="1CE6A85B" w14:textId="79865819" w:rsidR="00D935A0" w:rsidRPr="007B4210" w:rsidRDefault="002B43D9" w:rsidP="002B43D9">
      <w:pPr>
        <w:rPr>
          <w:highlight w:val="white"/>
        </w:rPr>
      </w:pPr>
      <w:r>
        <w:rPr>
          <w:highlight w:val="white"/>
        </w:rPr>
        <w:t>If the function returned a floating value, we push it from its temporary location to the top of the floating value stack.</w:t>
      </w:r>
    </w:p>
    <w:p w14:paraId="4A8BB23E" w14:textId="77777777" w:rsidR="00C13A3B" w:rsidRPr="00C13A3B" w:rsidRDefault="00C13A3B" w:rsidP="00C13A3B">
      <w:pPr>
        <w:pStyle w:val="Code"/>
        <w:rPr>
          <w:highlight w:val="white"/>
        </w:rPr>
      </w:pPr>
      <w:r w:rsidRPr="00C13A3B">
        <w:rPr>
          <w:highlight w:val="white"/>
        </w:rPr>
        <w:t xml:space="preserve">        if (m_returnFloating) {</w:t>
      </w:r>
    </w:p>
    <w:p w14:paraId="6C41C49F" w14:textId="77777777" w:rsidR="00C13A3B" w:rsidRPr="00C13A3B" w:rsidRDefault="00C13A3B" w:rsidP="00C13A3B">
      <w:pPr>
        <w:pStyle w:val="Code"/>
        <w:rPr>
          <w:highlight w:val="white"/>
        </w:rPr>
      </w:pPr>
      <w:r w:rsidRPr="00C13A3B">
        <w:rPr>
          <w:highlight w:val="white"/>
        </w:rPr>
        <w:t xml:space="preserve">          AddAssemblyCode(AssemblyOperator.fld_qword, baseRegister,</w:t>
      </w:r>
    </w:p>
    <w:p w14:paraId="3220E845" w14:textId="77777777" w:rsidR="00C13A3B" w:rsidRPr="00C13A3B" w:rsidRDefault="00C13A3B" w:rsidP="00C13A3B">
      <w:pPr>
        <w:pStyle w:val="Code"/>
        <w:rPr>
          <w:highlight w:val="white"/>
        </w:rPr>
      </w:pPr>
      <w:r w:rsidRPr="00C13A3B">
        <w:rPr>
          <w:highlight w:val="white"/>
        </w:rPr>
        <w:t xml:space="preserve">                          recordOffset + recordSize);</w:t>
      </w:r>
    </w:p>
    <w:p w14:paraId="337B771C" w14:textId="77777777" w:rsidR="00C13A3B" w:rsidRPr="00C13A3B" w:rsidRDefault="00C13A3B" w:rsidP="00C13A3B">
      <w:pPr>
        <w:pStyle w:val="Code"/>
        <w:rPr>
          <w:highlight w:val="white"/>
        </w:rPr>
      </w:pPr>
      <w:r w:rsidRPr="00C13A3B">
        <w:rPr>
          <w:highlight w:val="white"/>
        </w:rPr>
        <w:t xml:space="preserve">        }</w:t>
      </w:r>
    </w:p>
    <w:p w14:paraId="2295310F" w14:textId="77777777" w:rsidR="00C13A3B" w:rsidRPr="00C13A3B" w:rsidRDefault="00C13A3B" w:rsidP="00C13A3B">
      <w:pPr>
        <w:pStyle w:val="Code"/>
        <w:rPr>
          <w:highlight w:val="white"/>
        </w:rPr>
      </w:pPr>
    </w:p>
    <w:p w14:paraId="5087D5A7" w14:textId="5DC01427" w:rsidR="00C13A3B" w:rsidRPr="00C13A3B" w:rsidRDefault="00C13A3B" w:rsidP="00C13A3B">
      <w:pPr>
        <w:pStyle w:val="Code"/>
        <w:rPr>
          <w:highlight w:val="white"/>
        </w:rPr>
      </w:pPr>
      <w:r w:rsidRPr="00C13A3B">
        <w:rPr>
          <w:highlight w:val="white"/>
        </w:rPr>
        <w:t xml:space="preserve">        </w:t>
      </w:r>
      <w:r w:rsidR="006E0307">
        <w:rPr>
          <w:highlight w:val="white"/>
        </w:rPr>
        <w:t>m_totalExtraSize</w:t>
      </w:r>
      <w:r w:rsidRPr="00C13A3B">
        <w:rPr>
          <w:highlight w:val="white"/>
        </w:rPr>
        <w:t xml:space="preserve"> -= recordSize;</w:t>
      </w:r>
    </w:p>
    <w:p w14:paraId="061C5345" w14:textId="77777777" w:rsidR="00C13A3B" w:rsidRPr="00C13A3B" w:rsidRDefault="00C13A3B" w:rsidP="00C13A3B">
      <w:pPr>
        <w:pStyle w:val="Code"/>
        <w:rPr>
          <w:highlight w:val="white"/>
        </w:rPr>
      </w:pPr>
      <w:r w:rsidRPr="00C13A3B">
        <w:rPr>
          <w:highlight w:val="white"/>
        </w:rPr>
        <w:t xml:space="preserve">      }</w:t>
      </w:r>
    </w:p>
    <w:p w14:paraId="07B32B40" w14:textId="77777777" w:rsidR="00C13A3B" w:rsidRPr="00C13A3B" w:rsidRDefault="00C13A3B" w:rsidP="00C13A3B">
      <w:pPr>
        <w:pStyle w:val="Code"/>
        <w:rPr>
          <w:highlight w:val="white"/>
        </w:rPr>
      </w:pPr>
      <w:r w:rsidRPr="00C13A3B">
        <w:rPr>
          <w:highlight w:val="white"/>
        </w:rPr>
        <w:t xml:space="preserve">      else {</w:t>
      </w:r>
    </w:p>
    <w:p w14:paraId="7F8EFE07" w14:textId="111ED6A3" w:rsidR="00C13A3B" w:rsidRPr="00C13A3B" w:rsidRDefault="00C13A3B" w:rsidP="00C13A3B">
      <w:pPr>
        <w:pStyle w:val="Code"/>
        <w:rPr>
          <w:highlight w:val="white"/>
        </w:rPr>
      </w:pPr>
      <w:r w:rsidRPr="00C13A3B">
        <w:rPr>
          <w:highlight w:val="white"/>
        </w:rPr>
        <w:t xml:space="preserve">        </w:t>
      </w:r>
      <w:r w:rsidR="006E0307">
        <w:rPr>
          <w:highlight w:val="white"/>
        </w:rPr>
        <w:t>m_totalExtraSize</w:t>
      </w:r>
      <w:r w:rsidRPr="00C13A3B">
        <w:rPr>
          <w:highlight w:val="white"/>
        </w:rPr>
        <w:t xml:space="preserve"> -= m_recordSizeStack.Pop();</w:t>
      </w:r>
    </w:p>
    <w:p w14:paraId="2BB45332" w14:textId="77777777" w:rsidR="00C13A3B" w:rsidRPr="00C13A3B" w:rsidRDefault="00C13A3B" w:rsidP="00C13A3B">
      <w:pPr>
        <w:pStyle w:val="Code"/>
        <w:rPr>
          <w:highlight w:val="white"/>
        </w:rPr>
      </w:pPr>
      <w:r w:rsidRPr="00C13A3B">
        <w:rPr>
          <w:highlight w:val="white"/>
        </w:rPr>
        <w:t xml:space="preserve">      }</w:t>
      </w:r>
    </w:p>
    <w:p w14:paraId="3FE87A5C" w14:textId="77777777" w:rsidR="00C13A3B" w:rsidRPr="00C13A3B" w:rsidRDefault="00C13A3B" w:rsidP="00C13A3B">
      <w:pPr>
        <w:pStyle w:val="Code"/>
        <w:rPr>
          <w:highlight w:val="white"/>
        </w:rPr>
      </w:pPr>
      <w:r w:rsidRPr="00C13A3B">
        <w:rPr>
          <w:highlight w:val="white"/>
        </w:rPr>
        <w:t xml:space="preserve">    }</w:t>
      </w:r>
    </w:p>
    <w:p w14:paraId="50F1A3DB" w14:textId="0484E24D" w:rsidR="00BC157C" w:rsidRDefault="00216A71" w:rsidP="00BC157C">
      <w:pPr>
        <w:pStyle w:val="Rubrik3"/>
        <w:rPr>
          <w:highlight w:val="white"/>
        </w:rPr>
      </w:pPr>
      <w:r>
        <w:rPr>
          <w:highlight w:val="white"/>
        </w:rPr>
        <w:t>Loading Values into Registers</w:t>
      </w:r>
    </w:p>
    <w:p w14:paraId="2FA14416" w14:textId="1AE3FE53" w:rsidR="00455BBD" w:rsidRPr="007B4210" w:rsidRDefault="0024340B" w:rsidP="0024340B">
      <w:pPr>
        <w:rPr>
          <w:highlight w:val="white"/>
        </w:rPr>
      </w:pPr>
      <w:r>
        <w:rPr>
          <w:highlight w:val="white"/>
        </w:rPr>
        <w:t xml:space="preserve">The </w:t>
      </w:r>
      <w:r w:rsidRPr="0024340B">
        <w:rPr>
          <w:rStyle w:val="KeyWord0"/>
          <w:highlight w:val="white"/>
        </w:rPr>
        <w:t>LoadValueToRegister</w:t>
      </w:r>
      <w:r>
        <w:rPr>
          <w:highlight w:val="white"/>
        </w:rPr>
        <w:t xml:space="preserve"> method </w:t>
      </w:r>
      <w:r w:rsidR="00894787">
        <w:rPr>
          <w:highlight w:val="white"/>
        </w:rPr>
        <w:t xml:space="preserve">loads the value of a symbol into a register. </w:t>
      </w:r>
      <w:r w:rsidR="00AF77DE">
        <w:rPr>
          <w:highlight w:val="white"/>
        </w:rPr>
        <w:t xml:space="preserve">A specific register may be given. </w:t>
      </w:r>
      <w:r w:rsidR="00894787">
        <w:rPr>
          <w:highlight w:val="white"/>
        </w:rPr>
        <w:t xml:space="preserve">However, the register is represented by a track object that will be replaced by a proper register </w:t>
      </w:r>
      <w:r w:rsidR="009B4BC0">
        <w:rPr>
          <w:highlight w:val="white"/>
        </w:rPr>
        <w:t>by the register allocator.</w:t>
      </w:r>
    </w:p>
    <w:p w14:paraId="0A802ADD" w14:textId="77777777" w:rsidR="00D935A0" w:rsidRPr="007B4210" w:rsidRDefault="00D935A0" w:rsidP="007B4210">
      <w:pPr>
        <w:pStyle w:val="Code"/>
        <w:rPr>
          <w:highlight w:val="white"/>
        </w:rPr>
      </w:pPr>
      <w:r w:rsidRPr="007B4210">
        <w:rPr>
          <w:highlight w:val="white"/>
        </w:rPr>
        <w:t xml:space="preserve">    public Track LoadValueToRegister(Symbol symbol,</w:t>
      </w:r>
    </w:p>
    <w:p w14:paraId="71F90DEA" w14:textId="78F93F20" w:rsidR="00D935A0" w:rsidRDefault="00D935A0" w:rsidP="007B4210">
      <w:pPr>
        <w:pStyle w:val="Code"/>
        <w:rPr>
          <w:highlight w:val="white"/>
        </w:rPr>
      </w:pPr>
      <w:r w:rsidRPr="007B4210">
        <w:rPr>
          <w:highlight w:val="white"/>
        </w:rPr>
        <w:t xml:space="preserve">                                     Register? register = null) {</w:t>
      </w:r>
    </w:p>
    <w:p w14:paraId="0CF7B307" w14:textId="6163E9F5" w:rsidR="00707D84" w:rsidRPr="007B4210" w:rsidRDefault="00707D84" w:rsidP="00707D84">
      <w:pPr>
        <w:rPr>
          <w:highlight w:val="white"/>
        </w:rPr>
      </w:pPr>
      <w:r>
        <w:rPr>
          <w:highlight w:val="white"/>
        </w:rPr>
        <w:t>If the register is specified, we must check that no other value is stored in that register. If it is, we must move it to another register.</w:t>
      </w:r>
    </w:p>
    <w:p w14:paraId="7A97BB99" w14:textId="77777777" w:rsidR="00D935A0" w:rsidRPr="007B4210" w:rsidRDefault="00D935A0" w:rsidP="007B4210">
      <w:pPr>
        <w:pStyle w:val="Code"/>
        <w:rPr>
          <w:highlight w:val="white"/>
        </w:rPr>
      </w:pPr>
      <w:r w:rsidRPr="007B4210">
        <w:rPr>
          <w:highlight w:val="white"/>
        </w:rPr>
        <w:t xml:space="preserve">      if (register != null) {</w:t>
      </w:r>
    </w:p>
    <w:p w14:paraId="2A04C482" w14:textId="0754316B" w:rsidR="00D935A0" w:rsidRPr="007B4210" w:rsidRDefault="00D935A0" w:rsidP="007B4210">
      <w:pPr>
        <w:pStyle w:val="Code"/>
        <w:rPr>
          <w:highlight w:val="white"/>
        </w:rPr>
      </w:pPr>
      <w:r w:rsidRPr="007B4210">
        <w:rPr>
          <w:highlight w:val="white"/>
        </w:rPr>
        <w:t xml:space="preserve">        CheckRegister(symbol, register</w:t>
      </w:r>
      <w:r w:rsidR="00AF748F">
        <w:rPr>
          <w:highlight w:val="white"/>
        </w:rPr>
        <w:t>.Value</w:t>
      </w:r>
      <w:r w:rsidRPr="007B4210">
        <w:rPr>
          <w:highlight w:val="white"/>
        </w:rPr>
        <w:t>);</w:t>
      </w:r>
    </w:p>
    <w:p w14:paraId="13F386AC" w14:textId="77777777" w:rsidR="00D935A0" w:rsidRPr="007B4210" w:rsidRDefault="00D935A0" w:rsidP="007B4210">
      <w:pPr>
        <w:pStyle w:val="Code"/>
        <w:rPr>
          <w:highlight w:val="white"/>
        </w:rPr>
      </w:pPr>
      <w:r w:rsidRPr="007B4210">
        <w:rPr>
          <w:highlight w:val="white"/>
        </w:rPr>
        <w:t xml:space="preserve">      }</w:t>
      </w:r>
    </w:p>
    <w:p w14:paraId="008226FE" w14:textId="51CAF451" w:rsidR="00D935A0" w:rsidRPr="007B4210" w:rsidRDefault="00D87096" w:rsidP="00D87096">
      <w:pPr>
        <w:rPr>
          <w:highlight w:val="white"/>
        </w:rPr>
      </w:pPr>
      <w:r>
        <w:rPr>
          <w:highlight w:val="white"/>
        </w:rPr>
        <w:lastRenderedPageBreak/>
        <w:t>Then we check if the value is alr</w:t>
      </w:r>
      <w:r w:rsidR="007A706C">
        <w:rPr>
          <w:highlight w:val="white"/>
        </w:rPr>
        <w:t>e</w:t>
      </w:r>
      <w:r>
        <w:rPr>
          <w:highlight w:val="white"/>
        </w:rPr>
        <w:t xml:space="preserve">ady stored in a register. </w:t>
      </w:r>
      <w:r w:rsidR="007A706C">
        <w:rPr>
          <w:highlight w:val="white"/>
        </w:rPr>
        <w:t xml:space="preserve">If it is, </w:t>
      </w:r>
      <w:r w:rsidR="002D0236">
        <w:rPr>
          <w:highlight w:val="white"/>
        </w:rPr>
        <w:t xml:space="preserve">we look up it track and compare the specified register with the register of the track. If the </w:t>
      </w:r>
    </w:p>
    <w:p w14:paraId="73127402" w14:textId="77777777" w:rsidR="00293CEB" w:rsidRPr="00293CEB" w:rsidRDefault="00293CEB" w:rsidP="00293CEB">
      <w:pPr>
        <w:pStyle w:val="Code"/>
        <w:rPr>
          <w:highlight w:val="white"/>
        </w:rPr>
      </w:pPr>
      <w:r w:rsidRPr="00293CEB">
        <w:rPr>
          <w:highlight w:val="white"/>
        </w:rPr>
        <w:t xml:space="preserve">      Track track;</w:t>
      </w:r>
    </w:p>
    <w:p w14:paraId="25F9592E" w14:textId="77777777" w:rsidR="00293CEB" w:rsidRPr="00293CEB" w:rsidRDefault="00293CEB" w:rsidP="00293CEB">
      <w:pPr>
        <w:pStyle w:val="Code"/>
        <w:rPr>
          <w:highlight w:val="white"/>
        </w:rPr>
      </w:pPr>
      <w:r w:rsidRPr="00293CEB">
        <w:rPr>
          <w:highlight w:val="white"/>
        </w:rPr>
        <w:t xml:space="preserve">      if (m_trackMap.TryGetValue(symbol, out track)) {</w:t>
      </w:r>
    </w:p>
    <w:p w14:paraId="69DEF547" w14:textId="2F72D15D" w:rsidR="00293CEB" w:rsidRDefault="00293CEB" w:rsidP="00293CEB">
      <w:pPr>
        <w:pStyle w:val="Code"/>
        <w:rPr>
          <w:highlight w:val="white"/>
        </w:rPr>
      </w:pPr>
      <w:r w:rsidRPr="00293CEB">
        <w:rPr>
          <w:highlight w:val="white"/>
        </w:rPr>
        <w:t xml:space="preserve">        m_trackMap.Remove(symbol);</w:t>
      </w:r>
    </w:p>
    <w:p w14:paraId="6C9CC40F" w14:textId="5730AA6E" w:rsidR="00B80E3D" w:rsidRPr="007B4210" w:rsidRDefault="000778DE" w:rsidP="00B80E3D">
      <w:pPr>
        <w:rPr>
          <w:highlight w:val="white"/>
        </w:rPr>
      </w:pPr>
      <w:r>
        <w:rPr>
          <w:highlight w:val="white"/>
        </w:rPr>
        <w:t>If the registers are not null do not overlap, we need to remove the previous register from the track.</w:t>
      </w:r>
      <w:r w:rsidR="00B80E3D">
        <w:rPr>
          <w:highlight w:val="white"/>
        </w:rPr>
        <w:t xml:space="preserve"> If we find that the register is associated to a track, we add a mov-instruction that moves the value to a new (yet unknown) register. The track holding that register is then returned.</w:t>
      </w:r>
    </w:p>
    <w:p w14:paraId="2860B1A6" w14:textId="77777777" w:rsidR="00714CE9" w:rsidRPr="00714CE9" w:rsidRDefault="00714CE9" w:rsidP="00714CE9">
      <w:pPr>
        <w:pStyle w:val="Code"/>
        <w:rPr>
          <w:highlight w:val="white"/>
        </w:rPr>
      </w:pPr>
      <w:r w:rsidRPr="00714CE9">
        <w:rPr>
          <w:highlight w:val="white"/>
        </w:rPr>
        <w:t xml:space="preserve">        if ((register != null) &amp;&amp; (track.Register != null) &amp;&amp;</w:t>
      </w:r>
    </w:p>
    <w:p w14:paraId="208BE607" w14:textId="77777777" w:rsidR="00714CE9" w:rsidRPr="00714CE9" w:rsidRDefault="00714CE9" w:rsidP="00714CE9">
      <w:pPr>
        <w:pStyle w:val="Code"/>
        <w:rPr>
          <w:highlight w:val="white"/>
        </w:rPr>
      </w:pPr>
      <w:r w:rsidRPr="00714CE9">
        <w:rPr>
          <w:highlight w:val="white"/>
        </w:rPr>
        <w:t xml:space="preserve">            !AssemblyCode.RegisterOverlap(register, track.Register)) {</w:t>
      </w:r>
    </w:p>
    <w:p w14:paraId="32046147" w14:textId="77777777" w:rsidR="00714CE9" w:rsidRPr="00714CE9" w:rsidRDefault="00714CE9" w:rsidP="00714CE9">
      <w:pPr>
        <w:pStyle w:val="Code"/>
        <w:rPr>
          <w:highlight w:val="white"/>
        </w:rPr>
      </w:pPr>
      <w:r w:rsidRPr="00714CE9">
        <w:rPr>
          <w:highlight w:val="white"/>
        </w:rPr>
        <w:t xml:space="preserve">          Track newTrack = new Track(symbol, register.Value);</w:t>
      </w:r>
    </w:p>
    <w:p w14:paraId="6D14A640" w14:textId="77777777" w:rsidR="00714CE9" w:rsidRPr="00714CE9" w:rsidRDefault="00714CE9" w:rsidP="00714CE9">
      <w:pPr>
        <w:pStyle w:val="Code"/>
        <w:rPr>
          <w:highlight w:val="white"/>
        </w:rPr>
      </w:pPr>
      <w:r w:rsidRPr="00714CE9">
        <w:rPr>
          <w:highlight w:val="white"/>
        </w:rPr>
        <w:t xml:space="preserve">          AddAssemblyCode(AssemblyOperator.set_track_size,</w:t>
      </w:r>
    </w:p>
    <w:p w14:paraId="4C3ACDB3" w14:textId="77777777" w:rsidR="00714CE9" w:rsidRPr="00714CE9" w:rsidRDefault="00714CE9" w:rsidP="00714CE9">
      <w:pPr>
        <w:pStyle w:val="Code"/>
        <w:rPr>
          <w:highlight w:val="white"/>
        </w:rPr>
      </w:pPr>
      <w:r w:rsidRPr="00714CE9">
        <w:rPr>
          <w:highlight w:val="white"/>
        </w:rPr>
        <w:t xml:space="preserve">                          newTrack, track);</w:t>
      </w:r>
    </w:p>
    <w:p w14:paraId="06F22DF6" w14:textId="77777777" w:rsidR="00714CE9" w:rsidRPr="00714CE9" w:rsidRDefault="00714CE9" w:rsidP="00714CE9">
      <w:pPr>
        <w:pStyle w:val="Code"/>
        <w:rPr>
          <w:highlight w:val="white"/>
        </w:rPr>
      </w:pPr>
      <w:r w:rsidRPr="00714CE9">
        <w:rPr>
          <w:highlight w:val="white"/>
        </w:rPr>
        <w:t xml:space="preserve">          AddAssemblyCode(AssemblyOperator.mov, newTrack, track);</w:t>
      </w:r>
    </w:p>
    <w:p w14:paraId="13D9F95B" w14:textId="77777777" w:rsidR="00714CE9" w:rsidRPr="00714CE9" w:rsidRDefault="00714CE9" w:rsidP="00714CE9">
      <w:pPr>
        <w:pStyle w:val="Code"/>
        <w:rPr>
          <w:highlight w:val="white"/>
        </w:rPr>
      </w:pPr>
      <w:r w:rsidRPr="00714CE9">
        <w:rPr>
          <w:highlight w:val="white"/>
        </w:rPr>
        <w:t xml:space="preserve">          return newTrack;</w:t>
      </w:r>
    </w:p>
    <w:p w14:paraId="2C3FDA5F" w14:textId="0107163B" w:rsidR="00714CE9" w:rsidRDefault="00714CE9" w:rsidP="00714CE9">
      <w:pPr>
        <w:pStyle w:val="Code"/>
        <w:rPr>
          <w:highlight w:val="white"/>
        </w:rPr>
      </w:pPr>
      <w:r w:rsidRPr="00714CE9">
        <w:rPr>
          <w:highlight w:val="white"/>
        </w:rPr>
        <w:t xml:space="preserve">        }</w:t>
      </w:r>
    </w:p>
    <w:p w14:paraId="07EC87DD" w14:textId="20AC1FB8" w:rsidR="00B80E3D" w:rsidRPr="00714CE9" w:rsidRDefault="00B80E3D" w:rsidP="00B80E3D">
      <w:pPr>
        <w:rPr>
          <w:highlight w:val="white"/>
        </w:rPr>
      </w:pPr>
      <w:r>
        <w:rPr>
          <w:highlight w:val="white"/>
        </w:rPr>
        <w:t>If there is no non-overlapping register we set the register of the track</w:t>
      </w:r>
      <w:r w:rsidR="00DF6C5E">
        <w:rPr>
          <w:highlight w:val="white"/>
        </w:rPr>
        <w:t>,</w:t>
      </w:r>
      <w:r>
        <w:rPr>
          <w:highlight w:val="white"/>
        </w:rPr>
        <w:t xml:space="preserve"> if it is not null, and return the track.</w:t>
      </w:r>
    </w:p>
    <w:p w14:paraId="28A93ED6" w14:textId="77777777" w:rsidR="00714CE9" w:rsidRPr="00714CE9" w:rsidRDefault="00714CE9" w:rsidP="00714CE9">
      <w:pPr>
        <w:pStyle w:val="Code"/>
        <w:rPr>
          <w:highlight w:val="white"/>
        </w:rPr>
      </w:pPr>
      <w:r w:rsidRPr="00714CE9">
        <w:rPr>
          <w:highlight w:val="white"/>
        </w:rPr>
        <w:t xml:space="preserve">        else {</w:t>
      </w:r>
    </w:p>
    <w:p w14:paraId="7FDC66CA" w14:textId="77777777" w:rsidR="00714CE9" w:rsidRPr="00714CE9" w:rsidRDefault="00714CE9" w:rsidP="00714CE9">
      <w:pPr>
        <w:pStyle w:val="Code"/>
        <w:rPr>
          <w:highlight w:val="white"/>
        </w:rPr>
      </w:pPr>
      <w:r w:rsidRPr="00714CE9">
        <w:rPr>
          <w:highlight w:val="white"/>
        </w:rPr>
        <w:t xml:space="preserve">          if (register != null) {</w:t>
      </w:r>
    </w:p>
    <w:p w14:paraId="4560456C" w14:textId="77777777" w:rsidR="00714CE9" w:rsidRPr="00714CE9" w:rsidRDefault="00714CE9" w:rsidP="00714CE9">
      <w:pPr>
        <w:pStyle w:val="Code"/>
        <w:rPr>
          <w:highlight w:val="white"/>
        </w:rPr>
      </w:pPr>
      <w:r w:rsidRPr="00714CE9">
        <w:rPr>
          <w:highlight w:val="white"/>
        </w:rPr>
        <w:t xml:space="preserve">            track.Register = register;</w:t>
      </w:r>
    </w:p>
    <w:p w14:paraId="19542BC2" w14:textId="77777777" w:rsidR="00714CE9" w:rsidRPr="00714CE9" w:rsidRDefault="00714CE9" w:rsidP="00714CE9">
      <w:pPr>
        <w:pStyle w:val="Code"/>
        <w:rPr>
          <w:highlight w:val="white"/>
        </w:rPr>
      </w:pPr>
      <w:r w:rsidRPr="00714CE9">
        <w:rPr>
          <w:highlight w:val="white"/>
        </w:rPr>
        <w:t xml:space="preserve">          }</w:t>
      </w:r>
    </w:p>
    <w:p w14:paraId="4D1F7E0E" w14:textId="77777777" w:rsidR="00714CE9" w:rsidRPr="00714CE9" w:rsidRDefault="00714CE9" w:rsidP="00714CE9">
      <w:pPr>
        <w:pStyle w:val="Code"/>
        <w:rPr>
          <w:highlight w:val="white"/>
        </w:rPr>
      </w:pPr>
    </w:p>
    <w:p w14:paraId="4C33AAFD" w14:textId="77777777" w:rsidR="00714CE9" w:rsidRPr="00714CE9" w:rsidRDefault="00714CE9" w:rsidP="00714CE9">
      <w:pPr>
        <w:pStyle w:val="Code"/>
        <w:rPr>
          <w:highlight w:val="white"/>
        </w:rPr>
      </w:pPr>
      <w:r w:rsidRPr="00714CE9">
        <w:rPr>
          <w:highlight w:val="white"/>
        </w:rPr>
        <w:t xml:space="preserve">          return track;</w:t>
      </w:r>
    </w:p>
    <w:p w14:paraId="753385D2" w14:textId="77777777" w:rsidR="00714CE9" w:rsidRPr="00714CE9" w:rsidRDefault="00714CE9" w:rsidP="00714CE9">
      <w:pPr>
        <w:pStyle w:val="Code"/>
        <w:rPr>
          <w:highlight w:val="white"/>
        </w:rPr>
      </w:pPr>
      <w:r w:rsidRPr="00714CE9">
        <w:rPr>
          <w:highlight w:val="white"/>
        </w:rPr>
        <w:t xml:space="preserve">        }</w:t>
      </w:r>
    </w:p>
    <w:p w14:paraId="777DE3C0" w14:textId="77777777" w:rsidR="00293CEB" w:rsidRPr="00293CEB" w:rsidRDefault="00293CEB" w:rsidP="00293CEB">
      <w:pPr>
        <w:pStyle w:val="Code"/>
        <w:rPr>
          <w:highlight w:val="white"/>
        </w:rPr>
      </w:pPr>
      <w:r w:rsidRPr="00293CEB">
        <w:rPr>
          <w:highlight w:val="white"/>
        </w:rPr>
        <w:t xml:space="preserve">      }</w:t>
      </w:r>
    </w:p>
    <w:p w14:paraId="4CEBCE3F" w14:textId="79F08321" w:rsidR="00E369C4" w:rsidRDefault="000C7C88" w:rsidP="00E369C4">
      <w:pPr>
        <w:rPr>
          <w:highlight w:val="white"/>
        </w:rPr>
      </w:pPr>
      <w:r>
        <w:rPr>
          <w:highlight w:val="white"/>
        </w:rPr>
        <w:t xml:space="preserve">If the </w:t>
      </w:r>
      <w:r w:rsidR="00E369C4">
        <w:rPr>
          <w:highlight w:val="white"/>
        </w:rPr>
        <w:t>track register is null, we assign it the specified register (w</w:t>
      </w:r>
      <w:r w:rsidR="00521536">
        <w:rPr>
          <w:highlight w:val="white"/>
        </w:rPr>
        <w:t>h</w:t>
      </w:r>
      <w:r w:rsidR="00E369C4">
        <w:rPr>
          <w:highlight w:val="white"/>
        </w:rPr>
        <w:t>ich may or may not be null).</w:t>
      </w:r>
    </w:p>
    <w:p w14:paraId="25C2722C" w14:textId="3CE3AB25" w:rsidR="00521536" w:rsidRPr="007B4210" w:rsidRDefault="00521536" w:rsidP="00521536">
      <w:pPr>
        <w:rPr>
          <w:highlight w:val="white"/>
        </w:rPr>
      </w:pPr>
      <w:r>
        <w:rPr>
          <w:highlight w:val="white"/>
        </w:rPr>
        <w:t xml:space="preserve">However, if both the specified register and the track register is non-null, and they do not overlap each other, </w:t>
      </w:r>
      <w:r w:rsidR="00A86CD6">
        <w:rPr>
          <w:highlight w:val="white"/>
        </w:rPr>
        <w:t xml:space="preserve">we need to move the value of the track register to </w:t>
      </w:r>
      <w:r w:rsidR="009657A3">
        <w:rPr>
          <w:highlight w:val="white"/>
        </w:rPr>
        <w:t xml:space="preserve">specified </w:t>
      </w:r>
      <w:r w:rsidR="00A86CD6">
        <w:rPr>
          <w:highlight w:val="white"/>
        </w:rPr>
        <w:t>register.</w:t>
      </w:r>
      <w:r w:rsidR="009657A3">
        <w:rPr>
          <w:highlight w:val="white"/>
        </w:rPr>
        <w:t xml:space="preserve"> We create a</w:t>
      </w:r>
      <w:r w:rsidR="009F686D">
        <w:rPr>
          <w:highlight w:val="white"/>
        </w:rPr>
        <w:t>nd return a</w:t>
      </w:r>
      <w:r w:rsidR="009657A3">
        <w:rPr>
          <w:highlight w:val="white"/>
        </w:rPr>
        <w:t xml:space="preserve"> new track for the </w:t>
      </w:r>
      <w:r w:rsidR="009F686D">
        <w:rPr>
          <w:highlight w:val="white"/>
        </w:rPr>
        <w:t>specified register.</w:t>
      </w:r>
      <w:r w:rsidR="009657A3">
        <w:rPr>
          <w:highlight w:val="white"/>
        </w:rPr>
        <w:t xml:space="preserve"> </w:t>
      </w:r>
    </w:p>
    <w:p w14:paraId="22C4E6DA" w14:textId="633F1067" w:rsidR="009F686D" w:rsidRPr="007B4210" w:rsidRDefault="009F686D" w:rsidP="009F686D">
      <w:pPr>
        <w:rPr>
          <w:highlight w:val="white"/>
        </w:rPr>
      </w:pPr>
      <w:r>
        <w:rPr>
          <w:highlight w:val="white"/>
        </w:rPr>
        <w:t>If the</w:t>
      </w:r>
      <w:r w:rsidR="00CB62E7">
        <w:rPr>
          <w:highlight w:val="white"/>
        </w:rPr>
        <w:t xml:space="preserve"> symbol does not already have a track</w:t>
      </w:r>
      <w:r w:rsidR="001D4287">
        <w:rPr>
          <w:highlight w:val="white"/>
        </w:rPr>
        <w:t>, we create a new track for it.</w:t>
      </w:r>
    </w:p>
    <w:p w14:paraId="4062780C" w14:textId="1CA43A61" w:rsidR="00964855" w:rsidRDefault="00964855" w:rsidP="003D3A52">
      <w:pPr>
        <w:rPr>
          <w:highlight w:val="white"/>
        </w:rPr>
      </w:pPr>
      <w:r>
        <w:rPr>
          <w:highlight w:val="white"/>
        </w:rPr>
        <w:t>Basically, we have three different cases: the symbol holds an integer value, it holds and address, or a value stored at an address. In case of an integer value, we simply load it int to the register.</w:t>
      </w:r>
    </w:p>
    <w:p w14:paraId="0FF4581C" w14:textId="77777777" w:rsidR="00293CEB" w:rsidRPr="00293CEB" w:rsidRDefault="00293CEB" w:rsidP="00293CEB">
      <w:pPr>
        <w:pStyle w:val="Code"/>
        <w:rPr>
          <w:highlight w:val="white"/>
        </w:rPr>
      </w:pPr>
      <w:r w:rsidRPr="00293CEB">
        <w:rPr>
          <w:highlight w:val="white"/>
        </w:rPr>
        <w:t xml:space="preserve">        if (symbol.Value is BigInteger)  {</w:t>
      </w:r>
    </w:p>
    <w:p w14:paraId="2BE4DFE6" w14:textId="77777777" w:rsidR="00293CEB" w:rsidRPr="00293CEB" w:rsidRDefault="00293CEB" w:rsidP="00293CEB">
      <w:pPr>
        <w:pStyle w:val="Code"/>
        <w:rPr>
          <w:highlight w:val="white"/>
        </w:rPr>
      </w:pPr>
      <w:r w:rsidRPr="00293CEB">
        <w:rPr>
          <w:highlight w:val="white"/>
        </w:rPr>
        <w:t xml:space="preserve">          AddAssemblyCode(AssemblyOperator.mov, track, symbol.Value);</w:t>
      </w:r>
    </w:p>
    <w:p w14:paraId="066E371A" w14:textId="77777777" w:rsidR="00293CEB" w:rsidRPr="00293CEB" w:rsidRDefault="00293CEB" w:rsidP="00293CEB">
      <w:pPr>
        <w:pStyle w:val="Code"/>
        <w:rPr>
          <w:highlight w:val="white"/>
        </w:rPr>
      </w:pPr>
      <w:r w:rsidRPr="00293CEB">
        <w:rPr>
          <w:highlight w:val="white"/>
        </w:rPr>
        <w:t xml:space="preserve">        }</w:t>
      </w:r>
    </w:p>
    <w:p w14:paraId="3E73B09C" w14:textId="27C902DD" w:rsidR="00964855" w:rsidRDefault="00964855" w:rsidP="00964855">
      <w:pPr>
        <w:rPr>
          <w:highlight w:val="white"/>
        </w:rPr>
      </w:pPr>
      <w:r>
        <w:rPr>
          <w:highlight w:val="white"/>
        </w:rPr>
        <w:t>If the symbol is an array, function, or string, or if it holds a static address, we load the address of the value into the register, not the value itself.</w:t>
      </w:r>
      <w:r w:rsidR="00FD0AE2">
        <w:rPr>
          <w:highlight w:val="white"/>
        </w:rPr>
        <w:t xml:space="preserve"> </w:t>
      </w:r>
      <w:r w:rsidR="00605E9E">
        <w:rPr>
          <w:highlight w:val="white"/>
        </w:rPr>
        <w:t xml:space="preserve">We load the base of the symbol into the register. The base is the symbol’s unique name if it is extern or static, the regular or </w:t>
      </w:r>
      <w:r w:rsidR="004E7BC3">
        <w:rPr>
          <w:highlight w:val="white"/>
        </w:rPr>
        <w:t>ellipse</w:t>
      </w:r>
      <w:r w:rsidR="00605E9E">
        <w:rPr>
          <w:highlight w:val="white"/>
        </w:rPr>
        <w:t xml:space="preserve"> </w:t>
      </w:r>
      <w:r w:rsidR="00B10950">
        <w:rPr>
          <w:highlight w:val="white"/>
        </w:rPr>
        <w:t>frame register in case of an auto or register array (a function or string is always static), and the name of a static address.</w:t>
      </w:r>
      <w:r w:rsidR="00605E9E">
        <w:rPr>
          <w:highlight w:val="white"/>
        </w:rPr>
        <w:t xml:space="preserve"> </w:t>
      </w:r>
      <w:r w:rsidR="00FD0AE2">
        <w:rPr>
          <w:highlight w:val="white"/>
        </w:rPr>
        <w:t>If the offset of the address is non-zero, we add it to the register.</w:t>
      </w:r>
    </w:p>
    <w:p w14:paraId="4D448AEE" w14:textId="77777777" w:rsidR="00293CEB" w:rsidRPr="00293CEB" w:rsidRDefault="00293CEB" w:rsidP="00293CEB">
      <w:pPr>
        <w:pStyle w:val="Code"/>
        <w:rPr>
          <w:highlight w:val="white"/>
        </w:rPr>
      </w:pPr>
      <w:r w:rsidRPr="00293CEB">
        <w:rPr>
          <w:highlight w:val="white"/>
        </w:rPr>
        <w:t xml:space="preserve">        else if (symbol.Type.IsArrayFunctionOrString() ||</w:t>
      </w:r>
    </w:p>
    <w:p w14:paraId="5992A5ED" w14:textId="77777777" w:rsidR="00293CEB" w:rsidRPr="00293CEB" w:rsidRDefault="00293CEB" w:rsidP="00293CEB">
      <w:pPr>
        <w:pStyle w:val="Code"/>
        <w:rPr>
          <w:highlight w:val="white"/>
        </w:rPr>
      </w:pPr>
      <w:r w:rsidRPr="00293CEB">
        <w:rPr>
          <w:highlight w:val="white"/>
        </w:rPr>
        <w:t xml:space="preserve">                 (symbol.Value is StaticAddress)) {</w:t>
      </w:r>
    </w:p>
    <w:p w14:paraId="69F44A4A" w14:textId="77777777" w:rsidR="00293CEB" w:rsidRPr="00293CEB" w:rsidRDefault="00293CEB" w:rsidP="00293CEB">
      <w:pPr>
        <w:pStyle w:val="Code"/>
        <w:rPr>
          <w:highlight w:val="white"/>
        </w:rPr>
      </w:pPr>
      <w:r w:rsidRPr="00293CEB">
        <w:rPr>
          <w:highlight w:val="white"/>
        </w:rPr>
        <w:t xml:space="preserve">          AddAssemblyCode(AssemblyOperator.mov, track,</w:t>
      </w:r>
    </w:p>
    <w:p w14:paraId="5BD2E6E0" w14:textId="77777777" w:rsidR="00293CEB" w:rsidRPr="00293CEB" w:rsidRDefault="00293CEB" w:rsidP="00293CEB">
      <w:pPr>
        <w:pStyle w:val="Code"/>
        <w:rPr>
          <w:highlight w:val="white"/>
        </w:rPr>
      </w:pPr>
      <w:r w:rsidRPr="00293CEB">
        <w:rPr>
          <w:highlight w:val="white"/>
        </w:rPr>
        <w:t xml:space="preserve">                          Base(symbol));</w:t>
      </w:r>
    </w:p>
    <w:p w14:paraId="796A10CC" w14:textId="77777777" w:rsidR="00FD0AE2" w:rsidRDefault="00FD0AE2" w:rsidP="00293CEB">
      <w:pPr>
        <w:pStyle w:val="Code"/>
        <w:rPr>
          <w:highlight w:val="white"/>
        </w:rPr>
      </w:pPr>
    </w:p>
    <w:p w14:paraId="48F2D9B7" w14:textId="27DD8CAA" w:rsidR="00293CEB" w:rsidRPr="00293CEB" w:rsidRDefault="00293CEB" w:rsidP="00293CEB">
      <w:pPr>
        <w:pStyle w:val="Code"/>
        <w:rPr>
          <w:highlight w:val="white"/>
        </w:rPr>
      </w:pPr>
      <w:r w:rsidRPr="00293CEB">
        <w:rPr>
          <w:highlight w:val="white"/>
        </w:rPr>
        <w:t xml:space="preserve">          int offset = Offset(symbol);</w:t>
      </w:r>
    </w:p>
    <w:p w14:paraId="279727C2" w14:textId="77777777" w:rsidR="00293CEB" w:rsidRPr="00293CEB" w:rsidRDefault="00293CEB" w:rsidP="00293CEB">
      <w:pPr>
        <w:pStyle w:val="Code"/>
        <w:rPr>
          <w:highlight w:val="white"/>
        </w:rPr>
      </w:pPr>
      <w:r w:rsidRPr="00293CEB">
        <w:rPr>
          <w:highlight w:val="white"/>
        </w:rPr>
        <w:t xml:space="preserve">          if (offset != 0) {</w:t>
      </w:r>
    </w:p>
    <w:p w14:paraId="6CDD14FE" w14:textId="77777777" w:rsidR="00293CEB" w:rsidRPr="00293CEB" w:rsidRDefault="00293CEB" w:rsidP="00293CEB">
      <w:pPr>
        <w:pStyle w:val="Code"/>
        <w:rPr>
          <w:highlight w:val="white"/>
        </w:rPr>
      </w:pPr>
      <w:r w:rsidRPr="00293CEB">
        <w:rPr>
          <w:highlight w:val="white"/>
        </w:rPr>
        <w:lastRenderedPageBreak/>
        <w:t xml:space="preserve">            AddAssemblyCode(AssemblyOperator.add, track,</w:t>
      </w:r>
    </w:p>
    <w:p w14:paraId="787B341B" w14:textId="77777777" w:rsidR="00293CEB" w:rsidRPr="00293CEB" w:rsidRDefault="00293CEB" w:rsidP="00293CEB">
      <w:pPr>
        <w:pStyle w:val="Code"/>
        <w:rPr>
          <w:highlight w:val="white"/>
        </w:rPr>
      </w:pPr>
      <w:r w:rsidRPr="00293CEB">
        <w:rPr>
          <w:highlight w:val="white"/>
        </w:rPr>
        <w:t xml:space="preserve">                            (BigInteger) offset);</w:t>
      </w:r>
    </w:p>
    <w:p w14:paraId="298AD5F0" w14:textId="77777777" w:rsidR="00293CEB" w:rsidRPr="00293CEB" w:rsidRDefault="00293CEB" w:rsidP="00293CEB">
      <w:pPr>
        <w:pStyle w:val="Code"/>
        <w:rPr>
          <w:highlight w:val="white"/>
        </w:rPr>
      </w:pPr>
      <w:r w:rsidRPr="00293CEB">
        <w:rPr>
          <w:highlight w:val="white"/>
        </w:rPr>
        <w:t xml:space="preserve">          }</w:t>
      </w:r>
    </w:p>
    <w:p w14:paraId="4E3E21D7" w14:textId="1BC66639" w:rsidR="00293CEB" w:rsidRDefault="00293CEB" w:rsidP="00293CEB">
      <w:pPr>
        <w:pStyle w:val="Code"/>
        <w:rPr>
          <w:highlight w:val="white"/>
        </w:rPr>
      </w:pPr>
      <w:r w:rsidRPr="00293CEB">
        <w:rPr>
          <w:highlight w:val="white"/>
        </w:rPr>
        <w:t xml:space="preserve">        }</w:t>
      </w:r>
    </w:p>
    <w:p w14:paraId="254C4CB6" w14:textId="5636A1E0" w:rsidR="00B10950" w:rsidRPr="00293CEB" w:rsidRDefault="000E5445" w:rsidP="000E5445">
      <w:pPr>
        <w:rPr>
          <w:highlight w:val="white"/>
        </w:rPr>
      </w:pPr>
      <w:r>
        <w:rPr>
          <w:highlight w:val="white"/>
        </w:rPr>
        <w:t xml:space="preserve">In all other </w:t>
      </w:r>
      <w:r w:rsidR="00606AB9">
        <w:rPr>
          <w:highlight w:val="white"/>
        </w:rPr>
        <w:t>cases</w:t>
      </w:r>
      <w:r>
        <w:rPr>
          <w:highlight w:val="white"/>
        </w:rPr>
        <w:t>, we load the value of the symbol into the register. The base is the symbol’s unique name if it is extern or static, and the regular or ellipse frame register is it is auto or register.</w:t>
      </w:r>
    </w:p>
    <w:p w14:paraId="40A52426" w14:textId="77777777" w:rsidR="00293CEB" w:rsidRPr="00293CEB" w:rsidRDefault="00293CEB" w:rsidP="00293CEB">
      <w:pPr>
        <w:pStyle w:val="Code"/>
        <w:rPr>
          <w:highlight w:val="white"/>
        </w:rPr>
      </w:pPr>
      <w:r w:rsidRPr="00293CEB">
        <w:rPr>
          <w:highlight w:val="white"/>
        </w:rPr>
        <w:t xml:space="preserve">        else {</w:t>
      </w:r>
    </w:p>
    <w:p w14:paraId="1A68A6FD" w14:textId="77777777" w:rsidR="00293CEB" w:rsidRPr="00293CEB" w:rsidRDefault="00293CEB" w:rsidP="00293CEB">
      <w:pPr>
        <w:pStyle w:val="Code"/>
        <w:rPr>
          <w:highlight w:val="white"/>
        </w:rPr>
      </w:pPr>
      <w:r w:rsidRPr="00293CEB">
        <w:rPr>
          <w:highlight w:val="white"/>
        </w:rPr>
        <w:t xml:space="preserve">          AddAssemblyCode(AssemblyOperator.mov, track,</w:t>
      </w:r>
    </w:p>
    <w:p w14:paraId="3BDB01F1" w14:textId="77777777" w:rsidR="00293CEB" w:rsidRPr="00293CEB" w:rsidRDefault="00293CEB" w:rsidP="00293CEB">
      <w:pPr>
        <w:pStyle w:val="Code"/>
        <w:rPr>
          <w:highlight w:val="white"/>
        </w:rPr>
      </w:pPr>
      <w:r w:rsidRPr="00293CEB">
        <w:rPr>
          <w:highlight w:val="white"/>
        </w:rPr>
        <w:t xml:space="preserve">                          Base(symbol), Offset(symbol));</w:t>
      </w:r>
    </w:p>
    <w:p w14:paraId="5BE63FB5" w14:textId="77777777" w:rsidR="00293CEB" w:rsidRPr="00293CEB" w:rsidRDefault="00293CEB" w:rsidP="00293CEB">
      <w:pPr>
        <w:pStyle w:val="Code"/>
        <w:rPr>
          <w:highlight w:val="white"/>
        </w:rPr>
      </w:pPr>
      <w:r w:rsidRPr="00293CEB">
        <w:rPr>
          <w:highlight w:val="white"/>
        </w:rPr>
        <w:t xml:space="preserve">        }</w:t>
      </w:r>
    </w:p>
    <w:p w14:paraId="2B26F5B2" w14:textId="77777777" w:rsidR="00293CEB" w:rsidRPr="00293CEB" w:rsidRDefault="00293CEB" w:rsidP="00293CEB">
      <w:pPr>
        <w:pStyle w:val="Code"/>
        <w:rPr>
          <w:highlight w:val="white"/>
        </w:rPr>
      </w:pPr>
      <w:r w:rsidRPr="00293CEB">
        <w:rPr>
          <w:highlight w:val="white"/>
        </w:rPr>
        <w:t xml:space="preserve">        </w:t>
      </w:r>
    </w:p>
    <w:p w14:paraId="10AC7992" w14:textId="77777777" w:rsidR="00293CEB" w:rsidRPr="00293CEB" w:rsidRDefault="00293CEB" w:rsidP="00293CEB">
      <w:pPr>
        <w:pStyle w:val="Code"/>
        <w:rPr>
          <w:highlight w:val="white"/>
        </w:rPr>
      </w:pPr>
      <w:r w:rsidRPr="00293CEB">
        <w:rPr>
          <w:highlight w:val="white"/>
        </w:rPr>
        <w:t xml:space="preserve">        return track;</w:t>
      </w:r>
    </w:p>
    <w:p w14:paraId="43C08997" w14:textId="77777777" w:rsidR="00293CEB" w:rsidRPr="00293CEB" w:rsidRDefault="00293CEB" w:rsidP="00293CEB">
      <w:pPr>
        <w:pStyle w:val="Code"/>
        <w:rPr>
          <w:highlight w:val="white"/>
        </w:rPr>
      </w:pPr>
      <w:r w:rsidRPr="00293CEB">
        <w:rPr>
          <w:highlight w:val="white"/>
        </w:rPr>
        <w:t xml:space="preserve">      }</w:t>
      </w:r>
    </w:p>
    <w:p w14:paraId="4C6B3E7F" w14:textId="77777777" w:rsidR="00293CEB" w:rsidRPr="00293CEB" w:rsidRDefault="00293CEB" w:rsidP="00293CEB">
      <w:pPr>
        <w:pStyle w:val="Code"/>
        <w:rPr>
          <w:highlight w:val="white"/>
        </w:rPr>
      </w:pPr>
      <w:r w:rsidRPr="00293CEB">
        <w:rPr>
          <w:highlight w:val="white"/>
        </w:rPr>
        <w:t xml:space="preserve">    }</w:t>
      </w:r>
    </w:p>
    <w:p w14:paraId="6B9EDC27" w14:textId="137C9B5A" w:rsidR="004F004E" w:rsidRPr="007B4210" w:rsidRDefault="00AC3288" w:rsidP="00AC3288">
      <w:pPr>
        <w:rPr>
          <w:highlight w:val="white"/>
        </w:rPr>
      </w:pPr>
      <w:r>
        <w:rPr>
          <w:highlight w:val="white"/>
        </w:rPr>
        <w:t xml:space="preserve">If the symbol is a static </w:t>
      </w:r>
      <w:r w:rsidR="00AC7CC6">
        <w:rPr>
          <w:highlight w:val="white"/>
        </w:rPr>
        <w:t>address</w:t>
      </w:r>
      <w:r>
        <w:rPr>
          <w:highlight w:val="white"/>
        </w:rPr>
        <w:t>, we load its address into the register.</w:t>
      </w:r>
      <w:r w:rsidR="00BE6101">
        <w:rPr>
          <w:highlight w:val="white"/>
        </w:rPr>
        <w:t xml:space="preserve"> At the moment</w:t>
      </w:r>
      <w:r w:rsidR="00A044A4">
        <w:rPr>
          <w:highlight w:val="white"/>
        </w:rPr>
        <w:t>,</w:t>
      </w:r>
      <w:r w:rsidR="00BE6101">
        <w:rPr>
          <w:highlight w:val="white"/>
        </w:rPr>
        <w:t xml:space="preserve"> we load its name into the register</w:t>
      </w:r>
      <w:r w:rsidR="00970DB5">
        <w:rPr>
          <w:highlight w:val="white"/>
        </w:rPr>
        <w:t xml:space="preserve"> </w:t>
      </w:r>
      <w:r w:rsidR="00BE6101">
        <w:rPr>
          <w:highlight w:val="white"/>
        </w:rPr>
        <w:t>and add its offset</w:t>
      </w:r>
      <w:r w:rsidR="00C51ADA">
        <w:rPr>
          <w:highlight w:val="white"/>
        </w:rPr>
        <w:t>,</w:t>
      </w:r>
      <w:r w:rsidR="00BE6101">
        <w:rPr>
          <w:highlight w:val="white"/>
        </w:rPr>
        <w:t xml:space="preserve"> if more than zero. The name will </w:t>
      </w:r>
      <w:r w:rsidR="00F51ABF">
        <w:rPr>
          <w:highlight w:val="white"/>
        </w:rPr>
        <w:t xml:space="preserve">later </w:t>
      </w:r>
      <w:r w:rsidR="00BE6101">
        <w:rPr>
          <w:highlight w:val="white"/>
        </w:rPr>
        <w:t>be replaced by the address by the linker.</w:t>
      </w:r>
    </w:p>
    <w:p w14:paraId="4B44C7F0" w14:textId="48C2BBA6" w:rsidR="00C51ADA" w:rsidRPr="007B4210" w:rsidRDefault="00C51ADA" w:rsidP="00C51ADA">
      <w:pPr>
        <w:rPr>
          <w:highlight w:val="white"/>
        </w:rPr>
      </w:pPr>
      <w:r>
        <w:rPr>
          <w:highlight w:val="white"/>
        </w:rPr>
        <w:t>If the symbol is an array, we load i</w:t>
      </w:r>
      <w:r w:rsidR="001D73E2">
        <w:rPr>
          <w:highlight w:val="white"/>
        </w:rPr>
        <w:t>ts base</w:t>
      </w:r>
      <w:r>
        <w:rPr>
          <w:highlight w:val="white"/>
        </w:rPr>
        <w:t xml:space="preserve"> into the register</w:t>
      </w:r>
      <w:r w:rsidR="001D73E2">
        <w:rPr>
          <w:highlight w:val="white"/>
        </w:rPr>
        <w:t xml:space="preserve"> and add its offset, if more than zero</w:t>
      </w:r>
      <w:r>
        <w:rPr>
          <w:highlight w:val="white"/>
        </w:rPr>
        <w:t xml:space="preserve">. The base may be the unique name of a static symbol, </w:t>
      </w:r>
      <w:r w:rsidR="001A7ED9">
        <w:rPr>
          <w:highlight w:val="white"/>
        </w:rPr>
        <w:t xml:space="preserve">or </w:t>
      </w:r>
      <w:r>
        <w:rPr>
          <w:highlight w:val="white"/>
        </w:rPr>
        <w:t>the regular or elliptic frame pointer</w:t>
      </w:r>
      <w:r w:rsidR="001A7ED9">
        <w:rPr>
          <w:highlight w:val="white"/>
        </w:rPr>
        <w:t xml:space="preserve"> in case of a parameter or local variable.</w:t>
      </w:r>
    </w:p>
    <w:p w14:paraId="7B4E033F" w14:textId="24F3B374" w:rsidR="002D1301" w:rsidRDefault="002D1301" w:rsidP="002D1301">
      <w:pPr>
        <w:rPr>
          <w:highlight w:val="white"/>
        </w:rPr>
      </w:pPr>
      <w:r>
        <w:rPr>
          <w:highlight w:val="white"/>
        </w:rPr>
        <w:t xml:space="preserve">If the symbol is not a constant, an array, or a static function, struct, or union, we </w:t>
      </w:r>
      <w:r w:rsidR="00F31AFE">
        <w:rPr>
          <w:highlight w:val="white"/>
        </w:rPr>
        <w:t>load the value of the symbol to the register with the help of the symbol’s base and offset. The base may be the unique name of a static</w:t>
      </w:r>
      <w:r>
        <w:rPr>
          <w:highlight w:val="white"/>
        </w:rPr>
        <w:t xml:space="preserve"> </w:t>
      </w:r>
      <w:r w:rsidR="00F31AFE">
        <w:rPr>
          <w:highlight w:val="white"/>
        </w:rPr>
        <w:t xml:space="preserve">symbol, or the regular or elliptic frame pointer. </w:t>
      </w:r>
    </w:p>
    <w:p w14:paraId="5808811F" w14:textId="41D89ACA" w:rsidR="00D935A0" w:rsidRPr="007B4210" w:rsidRDefault="00A044A4" w:rsidP="00A044A4">
      <w:pPr>
        <w:rPr>
          <w:highlight w:val="white"/>
        </w:rPr>
      </w:pPr>
      <w:r>
        <w:rPr>
          <w:highlight w:val="white"/>
        </w:rPr>
        <w:t xml:space="preserve">The </w:t>
      </w:r>
      <w:r w:rsidRPr="00A044A4">
        <w:rPr>
          <w:rStyle w:val="KeyWord0"/>
          <w:highlight w:val="white"/>
        </w:rPr>
        <w:t>CheckRegister</w:t>
      </w:r>
      <w:r>
        <w:rPr>
          <w:highlight w:val="white"/>
        </w:rPr>
        <w:t xml:space="preserve"> method checks whether </w:t>
      </w:r>
      <w:r w:rsidR="00D27687">
        <w:rPr>
          <w:highlight w:val="white"/>
        </w:rPr>
        <w:t xml:space="preserve">a symbol value is stored in the register </w:t>
      </w:r>
    </w:p>
    <w:p w14:paraId="1AC8C76F" w14:textId="77777777" w:rsidR="006C56A6" w:rsidRPr="006C56A6" w:rsidRDefault="006C56A6" w:rsidP="006C56A6">
      <w:pPr>
        <w:pStyle w:val="Code"/>
        <w:rPr>
          <w:highlight w:val="white"/>
        </w:rPr>
      </w:pPr>
      <w:r w:rsidRPr="006C56A6">
        <w:rPr>
          <w:highlight w:val="white"/>
        </w:rPr>
        <w:t xml:space="preserve">    public void CheckRegister(Symbol symbol, Register register) {</w:t>
      </w:r>
    </w:p>
    <w:p w14:paraId="2397A5F9" w14:textId="77777777" w:rsidR="006C56A6" w:rsidRPr="006C56A6" w:rsidRDefault="006C56A6" w:rsidP="006C56A6">
      <w:pPr>
        <w:pStyle w:val="Code"/>
        <w:rPr>
          <w:highlight w:val="white"/>
        </w:rPr>
      </w:pPr>
      <w:r w:rsidRPr="006C56A6">
        <w:rPr>
          <w:highlight w:val="white"/>
        </w:rPr>
        <w:t xml:space="preserve">      foreach (KeyValuePair&lt;Symbol,Track&gt; entry in m_trackMap) {</w:t>
      </w:r>
    </w:p>
    <w:p w14:paraId="0BC70139" w14:textId="77777777" w:rsidR="006C56A6" w:rsidRPr="006C56A6" w:rsidRDefault="006C56A6" w:rsidP="006C56A6">
      <w:pPr>
        <w:pStyle w:val="Code"/>
        <w:rPr>
          <w:highlight w:val="white"/>
        </w:rPr>
      </w:pPr>
      <w:r w:rsidRPr="006C56A6">
        <w:rPr>
          <w:highlight w:val="white"/>
        </w:rPr>
        <w:t xml:space="preserve">        Symbol oldSymbol = entry.Key;</w:t>
      </w:r>
    </w:p>
    <w:p w14:paraId="6C86B149" w14:textId="77777777" w:rsidR="006C56A6" w:rsidRPr="006C56A6" w:rsidRDefault="006C56A6" w:rsidP="006C56A6">
      <w:pPr>
        <w:pStyle w:val="Code"/>
        <w:rPr>
          <w:highlight w:val="white"/>
        </w:rPr>
      </w:pPr>
      <w:r w:rsidRPr="006C56A6">
        <w:rPr>
          <w:highlight w:val="white"/>
        </w:rPr>
        <w:t xml:space="preserve">        Track oldTrack = entry.Value;</w:t>
      </w:r>
    </w:p>
    <w:p w14:paraId="00D977CD" w14:textId="6BA0753A" w:rsidR="00D935A0" w:rsidRPr="007B4210" w:rsidRDefault="00DC29EA" w:rsidP="00DC29EA">
      <w:pPr>
        <w:rPr>
          <w:highlight w:val="white"/>
        </w:rPr>
      </w:pPr>
      <w:r>
        <w:rPr>
          <w:highlight w:val="white"/>
        </w:rPr>
        <w:t>We iterate th</w:t>
      </w:r>
      <w:r w:rsidR="00E97998">
        <w:rPr>
          <w:highlight w:val="white"/>
        </w:rPr>
        <w:t>rou</w:t>
      </w:r>
      <w:r>
        <w:rPr>
          <w:highlight w:val="white"/>
        </w:rPr>
        <w:t xml:space="preserve">gh the track map </w:t>
      </w:r>
      <w:r w:rsidR="004C0702">
        <w:rPr>
          <w:highlight w:val="white"/>
        </w:rPr>
        <w:t>and check if any track holds a register overlapping the specified register.</w:t>
      </w:r>
    </w:p>
    <w:p w14:paraId="0A058D1F" w14:textId="77777777" w:rsidR="006C56A6" w:rsidRPr="006C56A6" w:rsidRDefault="006C56A6" w:rsidP="006C56A6">
      <w:pPr>
        <w:pStyle w:val="Code"/>
        <w:rPr>
          <w:highlight w:val="white"/>
        </w:rPr>
      </w:pPr>
      <w:r w:rsidRPr="006C56A6">
        <w:rPr>
          <w:highlight w:val="white"/>
        </w:rPr>
        <w:t xml:space="preserve">        if (!oldSymbol.Equals(symbol) &amp;&amp;</w:t>
      </w:r>
    </w:p>
    <w:p w14:paraId="1203A4C6" w14:textId="77777777" w:rsidR="006C56A6" w:rsidRPr="006C56A6" w:rsidRDefault="006C56A6" w:rsidP="006C56A6">
      <w:pPr>
        <w:pStyle w:val="Code"/>
        <w:rPr>
          <w:highlight w:val="white"/>
        </w:rPr>
      </w:pPr>
      <w:r w:rsidRPr="006C56A6">
        <w:rPr>
          <w:highlight w:val="white"/>
        </w:rPr>
        <w:t xml:space="preserve">            AssemblyCode.RegisterOverlap(register, oldTrack.Register)) {</w:t>
      </w:r>
    </w:p>
    <w:p w14:paraId="2ABF592C" w14:textId="0A601919" w:rsidR="00DE4DC0" w:rsidRPr="007B4210" w:rsidRDefault="00DE4DC0" w:rsidP="00DE4DC0">
      <w:pPr>
        <w:rPr>
          <w:highlight w:val="white"/>
        </w:rPr>
      </w:pPr>
      <w:r>
        <w:rPr>
          <w:highlight w:val="white"/>
        </w:rPr>
        <w:t>If the find a match, we create a new track and insert instructions for setting the size of the track and moving the value from the previous track to the new track.</w:t>
      </w:r>
    </w:p>
    <w:p w14:paraId="4F531B85" w14:textId="77777777" w:rsidR="006C56A6" w:rsidRPr="006C56A6" w:rsidRDefault="006C56A6" w:rsidP="006C56A6">
      <w:pPr>
        <w:pStyle w:val="Code"/>
        <w:rPr>
          <w:highlight w:val="white"/>
        </w:rPr>
      </w:pPr>
      <w:r w:rsidRPr="006C56A6">
        <w:rPr>
          <w:highlight w:val="white"/>
        </w:rPr>
        <w:t xml:space="preserve">          Track newTrack = new Track(oldSymbol);</w:t>
      </w:r>
    </w:p>
    <w:p w14:paraId="4253A864" w14:textId="77777777" w:rsidR="006C56A6" w:rsidRPr="006C56A6" w:rsidRDefault="006C56A6" w:rsidP="006C56A6">
      <w:pPr>
        <w:pStyle w:val="Code"/>
        <w:rPr>
          <w:highlight w:val="white"/>
        </w:rPr>
      </w:pPr>
      <w:r w:rsidRPr="006C56A6">
        <w:rPr>
          <w:highlight w:val="white"/>
        </w:rPr>
        <w:t xml:space="preserve">          m_trackMap[oldSymbol] = newTrack;</w:t>
      </w:r>
    </w:p>
    <w:p w14:paraId="1E6FCD76" w14:textId="77777777" w:rsidR="006C56A6" w:rsidRPr="006C56A6" w:rsidRDefault="006C56A6" w:rsidP="006C56A6">
      <w:pPr>
        <w:pStyle w:val="Code"/>
        <w:rPr>
          <w:highlight w:val="white"/>
        </w:rPr>
      </w:pPr>
    </w:p>
    <w:p w14:paraId="4229E622" w14:textId="77777777" w:rsidR="006C56A6" w:rsidRPr="006C56A6" w:rsidRDefault="006C56A6" w:rsidP="006C56A6">
      <w:pPr>
        <w:pStyle w:val="Code"/>
        <w:rPr>
          <w:highlight w:val="white"/>
        </w:rPr>
      </w:pPr>
      <w:r w:rsidRPr="006C56A6">
        <w:rPr>
          <w:highlight w:val="white"/>
        </w:rPr>
        <w:t xml:space="preserve">          int lastLine;</w:t>
      </w:r>
    </w:p>
    <w:p w14:paraId="5C6E7E04" w14:textId="77777777" w:rsidR="006C56A6" w:rsidRPr="006C56A6" w:rsidRDefault="006C56A6" w:rsidP="006C56A6">
      <w:pPr>
        <w:pStyle w:val="Code"/>
        <w:rPr>
          <w:highlight w:val="white"/>
        </w:rPr>
      </w:pPr>
      <w:r w:rsidRPr="006C56A6">
        <w:rPr>
          <w:highlight w:val="white"/>
        </w:rPr>
        <w:t xml:space="preserve">          for (lastLine = m_assemblyCodeList.Count - 1; lastLine &gt;= 0;</w:t>
      </w:r>
    </w:p>
    <w:p w14:paraId="15E54D3A" w14:textId="77777777" w:rsidR="006C56A6" w:rsidRPr="006C56A6" w:rsidRDefault="006C56A6" w:rsidP="006C56A6">
      <w:pPr>
        <w:pStyle w:val="Code"/>
        <w:rPr>
          <w:highlight w:val="white"/>
        </w:rPr>
      </w:pPr>
      <w:r w:rsidRPr="006C56A6">
        <w:rPr>
          <w:highlight w:val="white"/>
        </w:rPr>
        <w:t xml:space="preserve">               --lastLine) {</w:t>
      </w:r>
    </w:p>
    <w:p w14:paraId="18D06185" w14:textId="77777777" w:rsidR="006C56A6" w:rsidRPr="006C56A6" w:rsidRDefault="006C56A6" w:rsidP="006C56A6">
      <w:pPr>
        <w:pStyle w:val="Code"/>
        <w:rPr>
          <w:highlight w:val="white"/>
        </w:rPr>
      </w:pPr>
      <w:r w:rsidRPr="006C56A6">
        <w:rPr>
          <w:highlight w:val="white"/>
        </w:rPr>
        <w:t xml:space="preserve">            AssemblyCode assemblyCode = m_assemblyCodeList[lastLine];</w:t>
      </w:r>
    </w:p>
    <w:p w14:paraId="0D39EEAE" w14:textId="77777777" w:rsidR="006C56A6" w:rsidRPr="006C56A6" w:rsidRDefault="006C56A6" w:rsidP="006C56A6">
      <w:pPr>
        <w:pStyle w:val="Code"/>
        <w:rPr>
          <w:highlight w:val="white"/>
        </w:rPr>
      </w:pPr>
      <w:r w:rsidRPr="006C56A6">
        <w:rPr>
          <w:highlight w:val="white"/>
        </w:rPr>
        <w:t xml:space="preserve">            if (oldTrack.Equals(assemblyCode[0])) {</w:t>
      </w:r>
    </w:p>
    <w:p w14:paraId="02864801" w14:textId="77777777" w:rsidR="006C56A6" w:rsidRPr="006C56A6" w:rsidRDefault="006C56A6" w:rsidP="006C56A6">
      <w:pPr>
        <w:pStyle w:val="Code"/>
        <w:rPr>
          <w:highlight w:val="white"/>
        </w:rPr>
      </w:pPr>
      <w:r w:rsidRPr="006C56A6">
        <w:rPr>
          <w:highlight w:val="white"/>
        </w:rPr>
        <w:t xml:space="preserve">              break;</w:t>
      </w:r>
    </w:p>
    <w:p w14:paraId="74850A14" w14:textId="77777777" w:rsidR="006C56A6" w:rsidRPr="006C56A6" w:rsidRDefault="006C56A6" w:rsidP="006C56A6">
      <w:pPr>
        <w:pStyle w:val="Code"/>
        <w:rPr>
          <w:highlight w:val="white"/>
        </w:rPr>
      </w:pPr>
      <w:r w:rsidRPr="006C56A6">
        <w:rPr>
          <w:highlight w:val="white"/>
        </w:rPr>
        <w:t xml:space="preserve">            }    </w:t>
      </w:r>
    </w:p>
    <w:p w14:paraId="2EE0988E" w14:textId="77777777" w:rsidR="006C56A6" w:rsidRPr="006C56A6" w:rsidRDefault="006C56A6" w:rsidP="006C56A6">
      <w:pPr>
        <w:pStyle w:val="Code"/>
        <w:rPr>
          <w:highlight w:val="white"/>
        </w:rPr>
      </w:pPr>
      <w:r w:rsidRPr="006C56A6">
        <w:rPr>
          <w:highlight w:val="white"/>
        </w:rPr>
        <w:t xml:space="preserve">          }</w:t>
      </w:r>
    </w:p>
    <w:p w14:paraId="794950BB" w14:textId="77777777" w:rsidR="006C56A6" w:rsidRPr="006C56A6" w:rsidRDefault="006C56A6" w:rsidP="006C56A6">
      <w:pPr>
        <w:pStyle w:val="Code"/>
        <w:rPr>
          <w:highlight w:val="white"/>
        </w:rPr>
      </w:pPr>
      <w:r w:rsidRPr="006C56A6">
        <w:rPr>
          <w:highlight w:val="white"/>
        </w:rPr>
        <w:t xml:space="preserve">          Assert.ErrorXXX(lastLine &gt;= 0);</w:t>
      </w:r>
    </w:p>
    <w:p w14:paraId="0CAB0B46" w14:textId="77777777" w:rsidR="006C56A6" w:rsidRPr="006C56A6" w:rsidRDefault="006C56A6" w:rsidP="006C56A6">
      <w:pPr>
        <w:pStyle w:val="Code"/>
        <w:rPr>
          <w:highlight w:val="white"/>
        </w:rPr>
      </w:pPr>
    </w:p>
    <w:p w14:paraId="18DC414B" w14:textId="77777777" w:rsidR="006C56A6" w:rsidRPr="006C56A6" w:rsidRDefault="006C56A6" w:rsidP="006C56A6">
      <w:pPr>
        <w:pStyle w:val="Code"/>
        <w:rPr>
          <w:highlight w:val="white"/>
        </w:rPr>
      </w:pPr>
      <w:r w:rsidRPr="006C56A6">
        <w:rPr>
          <w:highlight w:val="white"/>
        </w:rPr>
        <w:t xml:space="preserve">          AssemblyCode setCode =</w:t>
      </w:r>
    </w:p>
    <w:p w14:paraId="54C18AF3" w14:textId="77777777" w:rsidR="006C56A6" w:rsidRPr="006C56A6" w:rsidRDefault="006C56A6" w:rsidP="006C56A6">
      <w:pPr>
        <w:pStyle w:val="Code"/>
        <w:rPr>
          <w:highlight w:val="white"/>
        </w:rPr>
      </w:pPr>
      <w:r w:rsidRPr="006C56A6">
        <w:rPr>
          <w:highlight w:val="white"/>
        </w:rPr>
        <w:t xml:space="preserve">            new AssemblyCode(AssemblyOperator.set_track_size,</w:t>
      </w:r>
    </w:p>
    <w:p w14:paraId="1FFC68AB" w14:textId="77777777" w:rsidR="006C56A6" w:rsidRPr="006C56A6" w:rsidRDefault="006C56A6" w:rsidP="006C56A6">
      <w:pPr>
        <w:pStyle w:val="Code"/>
        <w:rPr>
          <w:highlight w:val="white"/>
        </w:rPr>
      </w:pPr>
      <w:r w:rsidRPr="006C56A6">
        <w:rPr>
          <w:highlight w:val="white"/>
        </w:rPr>
        <w:lastRenderedPageBreak/>
        <w:t xml:space="preserve">                             newTrack, oldTrack);</w:t>
      </w:r>
    </w:p>
    <w:p w14:paraId="31481A2D" w14:textId="77777777" w:rsidR="006C56A6" w:rsidRPr="006C56A6" w:rsidRDefault="006C56A6" w:rsidP="006C56A6">
      <w:pPr>
        <w:pStyle w:val="Code"/>
        <w:rPr>
          <w:highlight w:val="white"/>
        </w:rPr>
      </w:pPr>
      <w:r w:rsidRPr="006C56A6">
        <w:rPr>
          <w:highlight w:val="white"/>
        </w:rPr>
        <w:t xml:space="preserve">          AssemblyCode movCode =</w:t>
      </w:r>
    </w:p>
    <w:p w14:paraId="3620F0B6" w14:textId="77777777" w:rsidR="006C56A6" w:rsidRPr="006C56A6" w:rsidRDefault="006C56A6" w:rsidP="006C56A6">
      <w:pPr>
        <w:pStyle w:val="Code"/>
        <w:rPr>
          <w:highlight w:val="white"/>
        </w:rPr>
      </w:pPr>
      <w:r w:rsidRPr="006C56A6">
        <w:rPr>
          <w:highlight w:val="white"/>
        </w:rPr>
        <w:t xml:space="preserve">            new AssemblyCode(AssemblyOperator.mov, newTrack, oldTrack);</w:t>
      </w:r>
    </w:p>
    <w:p w14:paraId="28BF5115" w14:textId="77777777" w:rsidR="006C56A6" w:rsidRPr="006C56A6" w:rsidRDefault="006C56A6" w:rsidP="006C56A6">
      <w:pPr>
        <w:pStyle w:val="Code"/>
        <w:rPr>
          <w:highlight w:val="white"/>
        </w:rPr>
      </w:pPr>
      <w:r w:rsidRPr="006C56A6">
        <w:rPr>
          <w:highlight w:val="white"/>
        </w:rPr>
        <w:t xml:space="preserve">          m_assemblyCodeList.Insert(lastLine + 1, setCode);</w:t>
      </w:r>
    </w:p>
    <w:p w14:paraId="4E9659BC" w14:textId="77777777" w:rsidR="006C56A6" w:rsidRPr="006C56A6" w:rsidRDefault="006C56A6" w:rsidP="006C56A6">
      <w:pPr>
        <w:pStyle w:val="Code"/>
        <w:rPr>
          <w:highlight w:val="white"/>
        </w:rPr>
      </w:pPr>
      <w:r w:rsidRPr="006C56A6">
        <w:rPr>
          <w:highlight w:val="white"/>
        </w:rPr>
        <w:t xml:space="preserve">          m_assemblyCodeList.Insert(lastLine + 2, movCode);</w:t>
      </w:r>
    </w:p>
    <w:p w14:paraId="78FD6998" w14:textId="77777777" w:rsidR="006C56A6" w:rsidRPr="006C56A6" w:rsidRDefault="006C56A6" w:rsidP="006C56A6">
      <w:pPr>
        <w:pStyle w:val="Code"/>
        <w:rPr>
          <w:highlight w:val="white"/>
        </w:rPr>
      </w:pPr>
      <w:r w:rsidRPr="006C56A6">
        <w:rPr>
          <w:highlight w:val="white"/>
        </w:rPr>
        <w:t xml:space="preserve">          break;</w:t>
      </w:r>
    </w:p>
    <w:p w14:paraId="2CC8E66E" w14:textId="77777777" w:rsidR="006C56A6" w:rsidRPr="006C56A6" w:rsidRDefault="006C56A6" w:rsidP="006C56A6">
      <w:pPr>
        <w:pStyle w:val="Code"/>
        <w:rPr>
          <w:highlight w:val="white"/>
        </w:rPr>
      </w:pPr>
      <w:r w:rsidRPr="006C56A6">
        <w:rPr>
          <w:highlight w:val="white"/>
        </w:rPr>
        <w:t xml:space="preserve">        }</w:t>
      </w:r>
    </w:p>
    <w:p w14:paraId="323CC754" w14:textId="77777777" w:rsidR="006C56A6" w:rsidRPr="006C56A6" w:rsidRDefault="006C56A6" w:rsidP="006C56A6">
      <w:pPr>
        <w:pStyle w:val="Code"/>
        <w:rPr>
          <w:highlight w:val="white"/>
        </w:rPr>
      </w:pPr>
      <w:r w:rsidRPr="006C56A6">
        <w:rPr>
          <w:highlight w:val="white"/>
        </w:rPr>
        <w:t xml:space="preserve">      }</w:t>
      </w:r>
    </w:p>
    <w:p w14:paraId="01902C59" w14:textId="4F9AC404" w:rsidR="006C56A6" w:rsidRDefault="006C56A6" w:rsidP="006C56A6">
      <w:pPr>
        <w:pStyle w:val="Code"/>
        <w:rPr>
          <w:highlight w:val="white"/>
        </w:rPr>
      </w:pPr>
      <w:r w:rsidRPr="006C56A6">
        <w:rPr>
          <w:highlight w:val="white"/>
        </w:rPr>
        <w:t xml:space="preserve">    }</w:t>
      </w:r>
    </w:p>
    <w:p w14:paraId="5E0A892B" w14:textId="1F4829F2" w:rsidR="005F3452" w:rsidRDefault="00A16E56" w:rsidP="005F3452">
      <w:pPr>
        <w:rPr>
          <w:highlight w:val="white"/>
        </w:rPr>
      </w:pPr>
      <w:r>
        <w:rPr>
          <w:highlight w:val="white"/>
        </w:rPr>
        <w:t xml:space="preserve">The </w:t>
      </w:r>
      <w:r w:rsidRPr="00A16E56">
        <w:rPr>
          <w:rStyle w:val="KeyWord0"/>
          <w:highlight w:val="white"/>
        </w:rPr>
        <w:t>LoadAddressToRegister</w:t>
      </w:r>
      <w:r>
        <w:rPr>
          <w:highlight w:val="white"/>
        </w:rPr>
        <w:t xml:space="preserve"> </w:t>
      </w:r>
      <w:r w:rsidR="006B7435">
        <w:rPr>
          <w:highlight w:val="white"/>
        </w:rPr>
        <w:t>loads the address of value, rather the value itself, into a register.</w:t>
      </w:r>
    </w:p>
    <w:p w14:paraId="55A1A17D" w14:textId="17714D48" w:rsidR="003734EF" w:rsidRPr="003734EF" w:rsidRDefault="003734EF" w:rsidP="003734EF">
      <w:pPr>
        <w:pStyle w:val="Code"/>
        <w:rPr>
          <w:highlight w:val="white"/>
        </w:rPr>
      </w:pPr>
      <w:r w:rsidRPr="003734EF">
        <w:rPr>
          <w:highlight w:val="white"/>
        </w:rPr>
        <w:t xml:space="preserve">    public Track LoadAddressToRegister(Symbol symbol,</w:t>
      </w:r>
    </w:p>
    <w:p w14:paraId="34BD15B2" w14:textId="3762372B" w:rsidR="003734EF" w:rsidRDefault="003734EF" w:rsidP="003734EF">
      <w:pPr>
        <w:pStyle w:val="Code"/>
        <w:rPr>
          <w:highlight w:val="white"/>
        </w:rPr>
      </w:pPr>
      <w:r w:rsidRPr="003734EF">
        <w:rPr>
          <w:highlight w:val="white"/>
        </w:rPr>
        <w:t xml:space="preserve">                                       Register? register = null) {</w:t>
      </w:r>
    </w:p>
    <w:p w14:paraId="4DEB3FCA" w14:textId="78D84C18" w:rsidR="0010515E" w:rsidRPr="003734EF" w:rsidRDefault="0010515E" w:rsidP="0010515E">
      <w:pPr>
        <w:rPr>
          <w:highlight w:val="white"/>
        </w:rPr>
      </w:pPr>
      <w:r>
        <w:rPr>
          <w:highlight w:val="white"/>
        </w:rPr>
        <w:t xml:space="preserve">If the address symbol of the symbol is not null, we simply call </w:t>
      </w:r>
      <w:r w:rsidRPr="0010515E">
        <w:rPr>
          <w:rStyle w:val="KeyWord0"/>
          <w:highlight w:val="white"/>
        </w:rPr>
        <w:t>LoadValueToRegister</w:t>
      </w:r>
      <w:r>
        <w:rPr>
          <w:highlight w:val="white"/>
        </w:rPr>
        <w:t xml:space="preserve"> with the address symbol, and returns the track. However, we must mark the track as a pointer, which </w:t>
      </w:r>
      <w:r w:rsidR="00560CDA">
        <w:rPr>
          <w:highlight w:val="white"/>
        </w:rPr>
        <w:t>means that the set of possible register re will be restricted.</w:t>
      </w:r>
    </w:p>
    <w:p w14:paraId="03282819" w14:textId="5711696D" w:rsidR="003734EF" w:rsidRPr="003734EF" w:rsidRDefault="003734EF" w:rsidP="003734EF">
      <w:pPr>
        <w:pStyle w:val="Code"/>
        <w:rPr>
          <w:highlight w:val="white"/>
        </w:rPr>
      </w:pPr>
      <w:r w:rsidRPr="003734EF">
        <w:rPr>
          <w:highlight w:val="white"/>
        </w:rPr>
        <w:t xml:space="preserve">      if (symbol.AddressSymbol != null)</w:t>
      </w:r>
      <w:r w:rsidR="004B3739">
        <w:rPr>
          <w:highlight w:val="white"/>
        </w:rPr>
        <w:t xml:space="preserve"> </w:t>
      </w:r>
      <w:r w:rsidRPr="003734EF">
        <w:rPr>
          <w:highlight w:val="white"/>
        </w:rPr>
        <w:t>{</w:t>
      </w:r>
    </w:p>
    <w:p w14:paraId="3697002E" w14:textId="77777777" w:rsidR="003734EF" w:rsidRPr="003734EF" w:rsidRDefault="003734EF" w:rsidP="003734EF">
      <w:pPr>
        <w:pStyle w:val="Code"/>
        <w:rPr>
          <w:highlight w:val="white"/>
        </w:rPr>
      </w:pPr>
      <w:r w:rsidRPr="003734EF">
        <w:rPr>
          <w:highlight w:val="white"/>
        </w:rPr>
        <w:t xml:space="preserve">        Track addressTrack = LoadValueToRegister(symbol.AddressSymbol);</w:t>
      </w:r>
    </w:p>
    <w:p w14:paraId="59EEA7EC" w14:textId="77777777" w:rsidR="003734EF" w:rsidRPr="003734EF" w:rsidRDefault="003734EF" w:rsidP="003734EF">
      <w:pPr>
        <w:pStyle w:val="Code"/>
        <w:rPr>
          <w:highlight w:val="white"/>
        </w:rPr>
      </w:pPr>
      <w:r w:rsidRPr="003734EF">
        <w:rPr>
          <w:highlight w:val="white"/>
        </w:rPr>
        <w:t xml:space="preserve">        addressTrack.Pointer = true;</w:t>
      </w:r>
    </w:p>
    <w:p w14:paraId="33ACF6F4" w14:textId="77777777" w:rsidR="003734EF" w:rsidRPr="003734EF" w:rsidRDefault="003734EF" w:rsidP="003734EF">
      <w:pPr>
        <w:pStyle w:val="Code"/>
        <w:rPr>
          <w:highlight w:val="white"/>
        </w:rPr>
      </w:pPr>
      <w:r w:rsidRPr="003734EF">
        <w:rPr>
          <w:highlight w:val="white"/>
        </w:rPr>
        <w:t xml:space="preserve">        return addressTrack;</w:t>
      </w:r>
    </w:p>
    <w:p w14:paraId="0D8ACFE7" w14:textId="443CBCCC" w:rsidR="003734EF" w:rsidRDefault="003734EF" w:rsidP="003734EF">
      <w:pPr>
        <w:pStyle w:val="Code"/>
        <w:rPr>
          <w:highlight w:val="white"/>
        </w:rPr>
      </w:pPr>
      <w:r w:rsidRPr="003734EF">
        <w:rPr>
          <w:highlight w:val="white"/>
        </w:rPr>
        <w:t xml:space="preserve">      }</w:t>
      </w:r>
    </w:p>
    <w:p w14:paraId="6923B087" w14:textId="5E4A5879" w:rsidR="002A09BA" w:rsidRPr="003734EF" w:rsidRDefault="002A09BA" w:rsidP="001F068E">
      <w:pPr>
        <w:rPr>
          <w:highlight w:val="white"/>
        </w:rPr>
      </w:pPr>
      <w:r>
        <w:rPr>
          <w:highlight w:val="white"/>
        </w:rPr>
        <w:t xml:space="preserve">If the address symbol is null, we need to obtain the address manually. </w:t>
      </w:r>
      <w:r w:rsidR="001F068E">
        <w:rPr>
          <w:highlight w:val="white"/>
        </w:rPr>
        <w:t xml:space="preserve">We start by mov the base of the symbol to the register. </w:t>
      </w:r>
      <w:r w:rsidR="009B78A5">
        <w:rPr>
          <w:highlight w:val="white"/>
        </w:rPr>
        <w:t>The base</w:t>
      </w:r>
      <w:r w:rsidR="00A77564">
        <w:rPr>
          <w:highlight w:val="white"/>
        </w:rPr>
        <w:t xml:space="preserve"> is the regular or ellipse frame pointer in case of an auto or register storage, since the value is located on the activation record, or the name of the symbol in case of </w:t>
      </w:r>
      <w:r w:rsidR="00602643">
        <w:rPr>
          <w:highlight w:val="white"/>
        </w:rPr>
        <w:t>extern or static storage.</w:t>
      </w:r>
      <w:r w:rsidR="00620A6C">
        <w:rPr>
          <w:highlight w:val="white"/>
        </w:rPr>
        <w:t xml:space="preserve"> However, the symbol may have a static address its value. In that case, the base is the name of the static address.</w:t>
      </w:r>
    </w:p>
    <w:p w14:paraId="0DCEB7A1" w14:textId="53C84264" w:rsidR="003734EF" w:rsidRPr="003734EF" w:rsidRDefault="003734EF" w:rsidP="003734EF">
      <w:pPr>
        <w:pStyle w:val="Code"/>
        <w:rPr>
          <w:highlight w:val="white"/>
        </w:rPr>
      </w:pPr>
      <w:r w:rsidRPr="003734EF">
        <w:rPr>
          <w:highlight w:val="white"/>
        </w:rPr>
        <w:t xml:space="preserve">      else {</w:t>
      </w:r>
    </w:p>
    <w:p w14:paraId="4E674213" w14:textId="77777777" w:rsidR="003734EF" w:rsidRPr="003734EF" w:rsidRDefault="003734EF" w:rsidP="003734EF">
      <w:pPr>
        <w:pStyle w:val="Code"/>
        <w:rPr>
          <w:highlight w:val="white"/>
        </w:rPr>
      </w:pPr>
      <w:r w:rsidRPr="003734EF">
        <w:rPr>
          <w:highlight w:val="white"/>
        </w:rPr>
        <w:t xml:space="preserve">        Symbol addressSymbol = new Symbol(new Type(symbol.Type));</w:t>
      </w:r>
    </w:p>
    <w:p w14:paraId="6A5EC1A5" w14:textId="77777777" w:rsidR="003734EF" w:rsidRPr="003734EF" w:rsidRDefault="003734EF" w:rsidP="003734EF">
      <w:pPr>
        <w:pStyle w:val="Code"/>
        <w:rPr>
          <w:highlight w:val="white"/>
        </w:rPr>
      </w:pPr>
      <w:r w:rsidRPr="003734EF">
        <w:rPr>
          <w:highlight w:val="white"/>
        </w:rPr>
        <w:t xml:space="preserve">        Track addressTrack = new Track(addressSymbol, register);</w:t>
      </w:r>
    </w:p>
    <w:p w14:paraId="5037C29D" w14:textId="77777777" w:rsidR="003734EF" w:rsidRPr="003734EF" w:rsidRDefault="003734EF" w:rsidP="003734EF">
      <w:pPr>
        <w:pStyle w:val="Code"/>
        <w:rPr>
          <w:highlight w:val="white"/>
        </w:rPr>
      </w:pPr>
      <w:r w:rsidRPr="003734EF">
        <w:rPr>
          <w:highlight w:val="white"/>
        </w:rPr>
        <w:t xml:space="preserve">        Assert.ErrorXXX((addressTrack.Register == null) ||</w:t>
      </w:r>
    </w:p>
    <w:p w14:paraId="0631DB8D" w14:textId="77777777" w:rsidR="003734EF" w:rsidRPr="003734EF" w:rsidRDefault="003734EF" w:rsidP="003734EF">
      <w:pPr>
        <w:pStyle w:val="Code"/>
        <w:rPr>
          <w:highlight w:val="white"/>
        </w:rPr>
      </w:pPr>
      <w:r w:rsidRPr="003734EF">
        <w:rPr>
          <w:highlight w:val="white"/>
        </w:rPr>
        <w:t xml:space="preserve">                        RegisterAllocator.PointerRegisterSetWithEllipse.</w:t>
      </w:r>
    </w:p>
    <w:p w14:paraId="41C073E2" w14:textId="77777777" w:rsidR="003734EF" w:rsidRPr="003734EF" w:rsidRDefault="003734EF" w:rsidP="003734EF">
      <w:pPr>
        <w:pStyle w:val="Code"/>
        <w:rPr>
          <w:highlight w:val="white"/>
        </w:rPr>
      </w:pPr>
      <w:r w:rsidRPr="003734EF">
        <w:rPr>
          <w:highlight w:val="white"/>
        </w:rPr>
        <w:t xml:space="preserve">                        Contains(addressTrack.Register.Value));</w:t>
      </w:r>
    </w:p>
    <w:p w14:paraId="0F2A7FC5" w14:textId="77777777" w:rsidR="003734EF" w:rsidRPr="003734EF" w:rsidRDefault="003734EF" w:rsidP="003734EF">
      <w:pPr>
        <w:pStyle w:val="Code"/>
        <w:rPr>
          <w:highlight w:val="white"/>
        </w:rPr>
      </w:pPr>
      <w:r w:rsidRPr="003734EF">
        <w:rPr>
          <w:highlight w:val="white"/>
        </w:rPr>
        <w:t xml:space="preserve">        addressTrack.Pointer = true;</w:t>
      </w:r>
    </w:p>
    <w:p w14:paraId="6C7453CC" w14:textId="77777777" w:rsidR="003734EF" w:rsidRPr="003734EF" w:rsidRDefault="003734EF" w:rsidP="003734EF">
      <w:pPr>
        <w:pStyle w:val="Code"/>
        <w:rPr>
          <w:highlight w:val="white"/>
        </w:rPr>
      </w:pPr>
      <w:r w:rsidRPr="003734EF">
        <w:rPr>
          <w:highlight w:val="white"/>
        </w:rPr>
        <w:t xml:space="preserve">        Assert.ErrorXXX(!(symbol.Value is BigInteger));</w:t>
      </w:r>
    </w:p>
    <w:p w14:paraId="66187089" w14:textId="77777777" w:rsidR="003734EF" w:rsidRPr="003734EF" w:rsidRDefault="003734EF" w:rsidP="003734EF">
      <w:pPr>
        <w:pStyle w:val="Code"/>
        <w:rPr>
          <w:highlight w:val="white"/>
        </w:rPr>
      </w:pPr>
      <w:r w:rsidRPr="003734EF">
        <w:rPr>
          <w:highlight w:val="white"/>
        </w:rPr>
        <w:t xml:space="preserve">        AddAssemblyCode(AssemblyOperator.mov, addressTrack, Base(symbol));</w:t>
      </w:r>
    </w:p>
    <w:p w14:paraId="52A22983" w14:textId="3190BA0D" w:rsidR="003734EF" w:rsidRPr="003734EF" w:rsidRDefault="00B34ECA" w:rsidP="004E2BFD">
      <w:pPr>
        <w:rPr>
          <w:highlight w:val="white"/>
        </w:rPr>
      </w:pPr>
      <w:r>
        <w:rPr>
          <w:highlight w:val="white"/>
        </w:rPr>
        <w:t xml:space="preserve">Then we add the offset of the symbol, which is always non-zero in case of auto or register storage and zero in case of </w:t>
      </w:r>
      <w:r w:rsidR="004E2BFD">
        <w:rPr>
          <w:highlight w:val="white"/>
        </w:rPr>
        <w:t>extern or static storage.</w:t>
      </w:r>
      <w:r w:rsidR="00184D0F">
        <w:rPr>
          <w:highlight w:val="white"/>
        </w:rPr>
        <w:t xml:space="preserve"> In case a static address, the offset may be zero or non-zero.</w:t>
      </w:r>
    </w:p>
    <w:p w14:paraId="321F5617" w14:textId="77777777" w:rsidR="003734EF" w:rsidRPr="003734EF" w:rsidRDefault="003734EF" w:rsidP="003734EF">
      <w:pPr>
        <w:pStyle w:val="Code"/>
        <w:rPr>
          <w:highlight w:val="white"/>
        </w:rPr>
      </w:pPr>
      <w:r w:rsidRPr="003734EF">
        <w:rPr>
          <w:highlight w:val="white"/>
        </w:rPr>
        <w:t xml:space="preserve">        int offset = Offset(symbol);</w:t>
      </w:r>
    </w:p>
    <w:p w14:paraId="00C56455" w14:textId="52DB6EE0" w:rsidR="003734EF" w:rsidRPr="003734EF" w:rsidRDefault="003734EF" w:rsidP="003734EF">
      <w:pPr>
        <w:pStyle w:val="Code"/>
        <w:rPr>
          <w:highlight w:val="white"/>
        </w:rPr>
      </w:pPr>
      <w:r w:rsidRPr="003734EF">
        <w:rPr>
          <w:highlight w:val="white"/>
        </w:rPr>
        <w:t xml:space="preserve">        if (offset != 0)</w:t>
      </w:r>
      <w:r w:rsidR="00B34ECA">
        <w:rPr>
          <w:highlight w:val="white"/>
        </w:rPr>
        <w:t xml:space="preserve"> </w:t>
      </w:r>
      <w:r w:rsidRPr="003734EF">
        <w:rPr>
          <w:highlight w:val="white"/>
        </w:rPr>
        <w:t>{</w:t>
      </w:r>
    </w:p>
    <w:p w14:paraId="0CC9BF26" w14:textId="77777777" w:rsidR="001D7EC0" w:rsidRDefault="003734EF" w:rsidP="003734EF">
      <w:pPr>
        <w:pStyle w:val="Code"/>
        <w:rPr>
          <w:highlight w:val="white"/>
        </w:rPr>
      </w:pPr>
      <w:r w:rsidRPr="003734EF">
        <w:rPr>
          <w:highlight w:val="white"/>
        </w:rPr>
        <w:t xml:space="preserve">          AddAssemblyCode(AssemblyOperator.add, addressTrack,</w:t>
      </w:r>
    </w:p>
    <w:p w14:paraId="2FA6D1D8" w14:textId="3DFA3D2D" w:rsidR="003734EF" w:rsidRPr="003734EF" w:rsidRDefault="001D7EC0" w:rsidP="003734EF">
      <w:pPr>
        <w:pStyle w:val="Code"/>
        <w:rPr>
          <w:highlight w:val="white"/>
        </w:rPr>
      </w:pPr>
      <w:r>
        <w:rPr>
          <w:highlight w:val="white"/>
        </w:rPr>
        <w:t xml:space="preserve">                         </w:t>
      </w:r>
      <w:r w:rsidR="003734EF" w:rsidRPr="003734EF">
        <w:rPr>
          <w:highlight w:val="white"/>
        </w:rPr>
        <w:t xml:space="preserve"> </w:t>
      </w:r>
      <w:r>
        <w:rPr>
          <w:highlight w:val="white"/>
        </w:rPr>
        <w:t xml:space="preserve">(BigInteger) </w:t>
      </w:r>
      <w:r w:rsidR="003734EF" w:rsidRPr="003734EF">
        <w:rPr>
          <w:highlight w:val="white"/>
        </w:rPr>
        <w:t>offset);</w:t>
      </w:r>
    </w:p>
    <w:p w14:paraId="2DCD1174" w14:textId="77777777" w:rsidR="003734EF" w:rsidRPr="003734EF" w:rsidRDefault="003734EF" w:rsidP="003734EF">
      <w:pPr>
        <w:pStyle w:val="Code"/>
        <w:rPr>
          <w:highlight w:val="white"/>
        </w:rPr>
      </w:pPr>
      <w:r w:rsidRPr="003734EF">
        <w:rPr>
          <w:highlight w:val="white"/>
        </w:rPr>
        <w:t xml:space="preserve">        }</w:t>
      </w:r>
    </w:p>
    <w:p w14:paraId="2F236725" w14:textId="77777777" w:rsidR="003734EF" w:rsidRPr="003734EF" w:rsidRDefault="003734EF" w:rsidP="003734EF">
      <w:pPr>
        <w:pStyle w:val="Code"/>
        <w:rPr>
          <w:highlight w:val="white"/>
        </w:rPr>
      </w:pPr>
    </w:p>
    <w:p w14:paraId="7C38CA05" w14:textId="77777777" w:rsidR="003734EF" w:rsidRPr="003734EF" w:rsidRDefault="003734EF" w:rsidP="003734EF">
      <w:pPr>
        <w:pStyle w:val="Code"/>
        <w:rPr>
          <w:highlight w:val="white"/>
        </w:rPr>
      </w:pPr>
      <w:r w:rsidRPr="003734EF">
        <w:rPr>
          <w:highlight w:val="white"/>
        </w:rPr>
        <w:t xml:space="preserve">        return addressTrack;</w:t>
      </w:r>
    </w:p>
    <w:p w14:paraId="29AB26A1" w14:textId="77777777" w:rsidR="003734EF" w:rsidRPr="003734EF" w:rsidRDefault="003734EF" w:rsidP="003734EF">
      <w:pPr>
        <w:pStyle w:val="Code"/>
        <w:rPr>
          <w:highlight w:val="white"/>
        </w:rPr>
      </w:pPr>
      <w:r w:rsidRPr="003734EF">
        <w:rPr>
          <w:highlight w:val="white"/>
        </w:rPr>
        <w:t xml:space="preserve">      }</w:t>
      </w:r>
    </w:p>
    <w:p w14:paraId="25F5B3A6" w14:textId="77777777" w:rsidR="003734EF" w:rsidRPr="003734EF" w:rsidRDefault="003734EF" w:rsidP="003734EF">
      <w:pPr>
        <w:pStyle w:val="Code"/>
        <w:rPr>
          <w:highlight w:val="white"/>
        </w:rPr>
      </w:pPr>
      <w:r w:rsidRPr="003734EF">
        <w:rPr>
          <w:highlight w:val="white"/>
        </w:rPr>
        <w:t xml:space="preserve">    }</w:t>
      </w:r>
    </w:p>
    <w:p w14:paraId="72232E1B" w14:textId="651213D8" w:rsidR="00AC7CC6" w:rsidRPr="007B4210" w:rsidRDefault="00AC7CC6" w:rsidP="00AC7CC6">
      <w:pPr>
        <w:pStyle w:val="Rubrik3"/>
        <w:rPr>
          <w:highlight w:val="white"/>
        </w:rPr>
      </w:pPr>
      <w:r>
        <w:rPr>
          <w:highlight w:val="white"/>
        </w:rPr>
        <w:lastRenderedPageBreak/>
        <w:t>Return</w:t>
      </w:r>
      <w:r w:rsidR="0066666A">
        <w:rPr>
          <w:highlight w:val="white"/>
        </w:rPr>
        <w:t>,</w:t>
      </w:r>
      <w:r>
        <w:rPr>
          <w:highlight w:val="white"/>
        </w:rPr>
        <w:t xml:space="preserve"> Exit</w:t>
      </w:r>
      <w:r w:rsidR="0066666A">
        <w:rPr>
          <w:highlight w:val="white"/>
        </w:rPr>
        <w:t>, and Goto</w:t>
      </w:r>
    </w:p>
    <w:p w14:paraId="2C5AA6DF" w14:textId="4A2840D3" w:rsidR="00D935A0" w:rsidRPr="007B4210" w:rsidRDefault="00DE4DC0" w:rsidP="003E4E87">
      <w:pPr>
        <w:rPr>
          <w:highlight w:val="white"/>
        </w:rPr>
      </w:pPr>
      <w:r>
        <w:rPr>
          <w:highlight w:val="white"/>
        </w:rPr>
        <w:t xml:space="preserve">The </w:t>
      </w:r>
      <w:r w:rsidRPr="00B14BFC">
        <w:rPr>
          <w:rStyle w:val="KeyWord0"/>
          <w:highlight w:val="white"/>
        </w:rPr>
        <w:t>Return</w:t>
      </w:r>
      <w:r>
        <w:rPr>
          <w:highlight w:val="white"/>
        </w:rPr>
        <w:t xml:space="preserve"> method generate</w:t>
      </w:r>
      <w:r w:rsidR="003E4E87">
        <w:rPr>
          <w:highlight w:val="white"/>
        </w:rPr>
        <w:t xml:space="preserve">s the code for returning from a function call. </w:t>
      </w:r>
      <w:r w:rsidR="0070076E">
        <w:rPr>
          <w:highlight w:val="white"/>
        </w:rPr>
        <w:t>W</w:t>
      </w:r>
      <w:r w:rsidR="00B14BFC">
        <w:rPr>
          <w:highlight w:val="white"/>
        </w:rPr>
        <w:t>e catch the return address</w:t>
      </w:r>
      <w:r w:rsidR="0070076E">
        <w:rPr>
          <w:highlight w:val="white"/>
        </w:rPr>
        <w:t xml:space="preserve"> (which we </w:t>
      </w:r>
      <w:r w:rsidR="000C6BAE">
        <w:rPr>
          <w:highlight w:val="white"/>
        </w:rPr>
        <w:t>must</w:t>
      </w:r>
      <w:r w:rsidR="0070076E">
        <w:rPr>
          <w:highlight w:val="white"/>
        </w:rPr>
        <w:t xml:space="preserve"> do before we reset the pointers), </w:t>
      </w:r>
      <w:r w:rsidR="003E4E87">
        <w:rPr>
          <w:highlight w:val="white"/>
        </w:rPr>
        <w:t xml:space="preserve">reset the </w:t>
      </w:r>
      <w:r w:rsidR="00B14BFC">
        <w:rPr>
          <w:highlight w:val="white"/>
        </w:rPr>
        <w:t>regular frame pointer and elliptic frame pointer</w:t>
      </w:r>
      <w:r w:rsidR="0070076E">
        <w:rPr>
          <w:highlight w:val="white"/>
        </w:rPr>
        <w:t>, and jump back to the return address.</w:t>
      </w:r>
    </w:p>
    <w:p w14:paraId="59469106" w14:textId="77777777" w:rsidR="00D32F45" w:rsidRPr="00D32F45" w:rsidRDefault="00D32F45" w:rsidP="00D32F45">
      <w:pPr>
        <w:pStyle w:val="Code"/>
        <w:rPr>
          <w:highlight w:val="white"/>
        </w:rPr>
      </w:pPr>
      <w:r w:rsidRPr="00D32F45">
        <w:rPr>
          <w:highlight w:val="white"/>
        </w:rPr>
        <w:t xml:space="preserve">    public void Return(MiddleCode middleCode) {</w:t>
      </w:r>
    </w:p>
    <w:p w14:paraId="03367005" w14:textId="77777777" w:rsidR="00D32F45" w:rsidRPr="00D32F45" w:rsidRDefault="00D32F45" w:rsidP="00D32F45">
      <w:pPr>
        <w:pStyle w:val="Code"/>
        <w:rPr>
          <w:highlight w:val="white"/>
        </w:rPr>
      </w:pPr>
      <w:r w:rsidRPr="00D32F45">
        <w:rPr>
          <w:highlight w:val="white"/>
        </w:rPr>
        <w:t xml:space="preserve">      Assert.ErrorXXX(m_floatStackSize == 0);</w:t>
      </w:r>
    </w:p>
    <w:p w14:paraId="5A742550" w14:textId="77777777" w:rsidR="00D32F45" w:rsidRPr="00D32F45" w:rsidRDefault="00D32F45" w:rsidP="00D32F45">
      <w:pPr>
        <w:pStyle w:val="Code"/>
        <w:rPr>
          <w:highlight w:val="white"/>
        </w:rPr>
      </w:pPr>
      <w:r w:rsidRPr="00D32F45">
        <w:rPr>
          <w:highlight w:val="white"/>
        </w:rPr>
        <w:t xml:space="preserve">      Track track = new Track(Type.VoidPointerType);</w:t>
      </w:r>
    </w:p>
    <w:p w14:paraId="34C8626E" w14:textId="77777777" w:rsidR="00D32F45" w:rsidRPr="00D32F45" w:rsidRDefault="00D32F45" w:rsidP="00D32F45">
      <w:pPr>
        <w:pStyle w:val="Code"/>
        <w:rPr>
          <w:highlight w:val="white"/>
        </w:rPr>
      </w:pPr>
      <w:r w:rsidRPr="00D32F45">
        <w:rPr>
          <w:highlight w:val="white"/>
        </w:rPr>
        <w:t xml:space="preserve">      AddAssemblyCode(AssemblyOperator.mov, track,</w:t>
      </w:r>
    </w:p>
    <w:p w14:paraId="0674E3D1" w14:textId="77777777" w:rsidR="00D32F45" w:rsidRPr="00D32F45" w:rsidRDefault="00D32F45" w:rsidP="00D32F45">
      <w:pPr>
        <w:pStyle w:val="Code"/>
        <w:rPr>
          <w:highlight w:val="white"/>
        </w:rPr>
      </w:pPr>
      <w:r w:rsidRPr="00D32F45">
        <w:rPr>
          <w:highlight w:val="white"/>
        </w:rPr>
        <w:t xml:space="preserve">                      AssemblyCode.FrameRegister,</w:t>
      </w:r>
    </w:p>
    <w:p w14:paraId="4D5471D6" w14:textId="77777777" w:rsidR="00D32F45" w:rsidRPr="00D32F45" w:rsidRDefault="00D32F45" w:rsidP="00D32F45">
      <w:pPr>
        <w:pStyle w:val="Code"/>
        <w:rPr>
          <w:highlight w:val="white"/>
        </w:rPr>
      </w:pPr>
      <w:r w:rsidRPr="00D32F45">
        <w:rPr>
          <w:highlight w:val="white"/>
        </w:rPr>
        <w:t xml:space="preserve">                      SymbolTable.ReturnAddressOffset);                </w:t>
      </w:r>
    </w:p>
    <w:p w14:paraId="3B9FFF53" w14:textId="77777777" w:rsidR="00D32F45" w:rsidRPr="00D32F45" w:rsidRDefault="00D32F45" w:rsidP="00D32F45">
      <w:pPr>
        <w:pStyle w:val="Code"/>
        <w:rPr>
          <w:highlight w:val="white"/>
        </w:rPr>
      </w:pPr>
      <w:r w:rsidRPr="00D32F45">
        <w:rPr>
          <w:highlight w:val="white"/>
        </w:rPr>
        <w:t xml:space="preserve">      AddAssemblyCode(AssemblyOperator.mov, AssemblyCode.EllipseRegister,</w:t>
      </w:r>
    </w:p>
    <w:p w14:paraId="0412F22A" w14:textId="77777777" w:rsidR="00D32F45" w:rsidRPr="00D32F45" w:rsidRDefault="00D32F45" w:rsidP="00D32F45">
      <w:pPr>
        <w:pStyle w:val="Code"/>
        <w:rPr>
          <w:highlight w:val="white"/>
        </w:rPr>
      </w:pPr>
      <w:r w:rsidRPr="00D32F45">
        <w:rPr>
          <w:highlight w:val="white"/>
        </w:rPr>
        <w:t xml:space="preserve">                      AssemblyCode.FrameRegister,</w:t>
      </w:r>
    </w:p>
    <w:p w14:paraId="65E0F505" w14:textId="77777777" w:rsidR="00D32F45" w:rsidRPr="00D32F45" w:rsidRDefault="00D32F45" w:rsidP="00D32F45">
      <w:pPr>
        <w:pStyle w:val="Code"/>
        <w:rPr>
          <w:highlight w:val="white"/>
        </w:rPr>
      </w:pPr>
      <w:r w:rsidRPr="00D32F45">
        <w:rPr>
          <w:highlight w:val="white"/>
        </w:rPr>
        <w:t xml:space="preserve">                      SymbolTable.EllipseFrameOffset);</w:t>
      </w:r>
    </w:p>
    <w:p w14:paraId="0224B0C3" w14:textId="77777777" w:rsidR="00D32F45" w:rsidRPr="00D32F45" w:rsidRDefault="00D32F45" w:rsidP="00D32F45">
      <w:pPr>
        <w:pStyle w:val="Code"/>
        <w:rPr>
          <w:highlight w:val="white"/>
        </w:rPr>
      </w:pPr>
      <w:r w:rsidRPr="00D32F45">
        <w:rPr>
          <w:highlight w:val="white"/>
        </w:rPr>
        <w:t xml:space="preserve">      AddAssemblyCode(AssemblyOperator.mov, AssemblyCode.FrameRegister,</w:t>
      </w:r>
    </w:p>
    <w:p w14:paraId="549DEA8D" w14:textId="77777777" w:rsidR="00D32F45" w:rsidRPr="00D32F45" w:rsidRDefault="00D32F45" w:rsidP="00D32F45">
      <w:pPr>
        <w:pStyle w:val="Code"/>
        <w:rPr>
          <w:highlight w:val="white"/>
        </w:rPr>
      </w:pPr>
      <w:r w:rsidRPr="00D32F45">
        <w:rPr>
          <w:highlight w:val="white"/>
        </w:rPr>
        <w:t xml:space="preserve">                      AssemblyCode.FrameRegister,</w:t>
      </w:r>
    </w:p>
    <w:p w14:paraId="493C0887" w14:textId="77777777" w:rsidR="00D32F45" w:rsidRPr="00D32F45" w:rsidRDefault="00D32F45" w:rsidP="00D32F45">
      <w:pPr>
        <w:pStyle w:val="Code"/>
        <w:rPr>
          <w:highlight w:val="white"/>
        </w:rPr>
      </w:pPr>
      <w:r w:rsidRPr="00D32F45">
        <w:rPr>
          <w:highlight w:val="white"/>
        </w:rPr>
        <w:t xml:space="preserve">                      SymbolTable.RegularFrameOffset);</w:t>
      </w:r>
    </w:p>
    <w:p w14:paraId="1F2003B4" w14:textId="77777777" w:rsidR="00D32F45" w:rsidRPr="00D32F45" w:rsidRDefault="00D32F45" w:rsidP="00D32F45">
      <w:pPr>
        <w:pStyle w:val="Code"/>
        <w:rPr>
          <w:highlight w:val="white"/>
        </w:rPr>
      </w:pPr>
      <w:r w:rsidRPr="00D32F45">
        <w:rPr>
          <w:highlight w:val="white"/>
        </w:rPr>
        <w:t xml:space="preserve">      AddAssemblyCode(AssemblyOperator.jmp, track);</w:t>
      </w:r>
    </w:p>
    <w:p w14:paraId="2A3AD002" w14:textId="1AFFEAC5" w:rsidR="00D32F45" w:rsidRDefault="00D32F45" w:rsidP="00D32F45">
      <w:pPr>
        <w:pStyle w:val="Code"/>
        <w:rPr>
          <w:highlight w:val="white"/>
        </w:rPr>
      </w:pPr>
      <w:r w:rsidRPr="00D32F45">
        <w:rPr>
          <w:highlight w:val="white"/>
        </w:rPr>
        <w:t xml:space="preserve">    }</w:t>
      </w:r>
    </w:p>
    <w:p w14:paraId="308EC157" w14:textId="1E2FB8DA" w:rsidR="000E343D" w:rsidRPr="000E343D" w:rsidRDefault="00D60AF1" w:rsidP="00D60AF1">
      <w:pPr>
        <w:rPr>
          <w:highlight w:val="white"/>
        </w:rPr>
      </w:pPr>
      <w:r>
        <w:rPr>
          <w:highlight w:val="white"/>
        </w:rPr>
        <w:t xml:space="preserve">The </w:t>
      </w:r>
      <w:r w:rsidRPr="00D60AF1">
        <w:rPr>
          <w:rStyle w:val="KeyWord0"/>
          <w:highlight w:val="white"/>
        </w:rPr>
        <w:t>IntegralGetReturnValue</w:t>
      </w:r>
      <w:r>
        <w:rPr>
          <w:highlight w:val="white"/>
        </w:rPr>
        <w:t xml:space="preserve"> method </w:t>
      </w:r>
      <w:r w:rsidR="005F3BC8">
        <w:rPr>
          <w:highlight w:val="white"/>
        </w:rPr>
        <w:t xml:space="preserve">stores the </w:t>
      </w:r>
      <w:r w:rsidR="00BA4A08">
        <w:rPr>
          <w:highlight w:val="white"/>
        </w:rPr>
        <w:t>return register in a track</w:t>
      </w:r>
      <w:r w:rsidR="00CC6710">
        <w:rPr>
          <w:highlight w:val="white"/>
        </w:rPr>
        <w:t>.</w:t>
      </w:r>
      <w:r w:rsidR="00BA4A08">
        <w:rPr>
          <w:highlight w:val="white"/>
        </w:rPr>
        <w:t xml:space="preserve"> </w:t>
      </w:r>
    </w:p>
    <w:p w14:paraId="0C3D7C76" w14:textId="77777777" w:rsidR="000E343D" w:rsidRPr="000E343D" w:rsidRDefault="000E343D" w:rsidP="000E343D">
      <w:pPr>
        <w:pStyle w:val="Code"/>
        <w:rPr>
          <w:highlight w:val="white"/>
        </w:rPr>
      </w:pPr>
      <w:r w:rsidRPr="000E343D">
        <w:rPr>
          <w:highlight w:val="white"/>
        </w:rPr>
        <w:t xml:space="preserve">    public void IntegralGetReturnValue(MiddleCode middleCode) {</w:t>
      </w:r>
    </w:p>
    <w:p w14:paraId="2DDC6B1F" w14:textId="77777777" w:rsidR="000E343D" w:rsidRPr="000E343D" w:rsidRDefault="000E343D" w:rsidP="000E343D">
      <w:pPr>
        <w:pStyle w:val="Code"/>
        <w:rPr>
          <w:highlight w:val="white"/>
        </w:rPr>
      </w:pPr>
      <w:r w:rsidRPr="000E343D">
        <w:rPr>
          <w:highlight w:val="white"/>
        </w:rPr>
        <w:t xml:space="preserve">      Symbol returnSymbol = (Symbol) middleCode[0];</w:t>
      </w:r>
    </w:p>
    <w:p w14:paraId="7C065D33" w14:textId="77777777" w:rsidR="000E343D" w:rsidRPr="000E343D" w:rsidRDefault="000E343D" w:rsidP="000E343D">
      <w:pPr>
        <w:pStyle w:val="Code"/>
        <w:rPr>
          <w:highlight w:val="white"/>
        </w:rPr>
      </w:pPr>
      <w:r w:rsidRPr="000E343D">
        <w:rPr>
          <w:highlight w:val="white"/>
        </w:rPr>
        <w:t xml:space="preserve">      Register returnRegister =</w:t>
      </w:r>
    </w:p>
    <w:p w14:paraId="1B325EAC" w14:textId="77777777" w:rsidR="000E343D" w:rsidRPr="000E343D" w:rsidRDefault="000E343D" w:rsidP="000E343D">
      <w:pPr>
        <w:pStyle w:val="Code"/>
        <w:rPr>
          <w:highlight w:val="white"/>
        </w:rPr>
      </w:pPr>
      <w:r w:rsidRPr="000E343D">
        <w:rPr>
          <w:highlight w:val="white"/>
        </w:rPr>
        <w:t xml:space="preserve">        AssemblyCode.RegisterToSize(AssemblyCode.ReturnValueRegister,</w:t>
      </w:r>
    </w:p>
    <w:p w14:paraId="7666AABF" w14:textId="01683169" w:rsidR="000E343D" w:rsidRDefault="000E343D" w:rsidP="000E343D">
      <w:pPr>
        <w:pStyle w:val="Code"/>
        <w:rPr>
          <w:highlight w:val="white"/>
        </w:rPr>
      </w:pPr>
      <w:r w:rsidRPr="000E343D">
        <w:rPr>
          <w:highlight w:val="white"/>
        </w:rPr>
        <w:t xml:space="preserve">                                    returnSymbol.Type.Size());</w:t>
      </w:r>
    </w:p>
    <w:p w14:paraId="153C3894" w14:textId="5DD79EEF" w:rsidR="005F3BC8" w:rsidRPr="000E343D" w:rsidRDefault="005F3BC8" w:rsidP="005F3BC8">
      <w:pPr>
        <w:rPr>
          <w:highlight w:val="white"/>
        </w:rPr>
      </w:pPr>
      <w:r>
        <w:rPr>
          <w:highlight w:val="white"/>
        </w:rPr>
        <w:t xml:space="preserve">The call to </w:t>
      </w:r>
      <w:r w:rsidRPr="003E3966">
        <w:rPr>
          <w:rStyle w:val="KeyWord0"/>
          <w:highlight w:val="white"/>
        </w:rPr>
        <w:t>CheckRegister</w:t>
      </w:r>
      <w:r>
        <w:rPr>
          <w:highlight w:val="white"/>
        </w:rPr>
        <w:t xml:space="preserve"> makes sure </w:t>
      </w:r>
      <w:r w:rsidR="00785987">
        <w:rPr>
          <w:highlight w:val="white"/>
        </w:rPr>
        <w:t>that if the register already has a value, it is moved to another register.</w:t>
      </w:r>
    </w:p>
    <w:p w14:paraId="5BB15F6A" w14:textId="77777777" w:rsidR="000E343D" w:rsidRPr="000E343D" w:rsidRDefault="000E343D" w:rsidP="000E343D">
      <w:pPr>
        <w:pStyle w:val="Code"/>
        <w:rPr>
          <w:highlight w:val="white"/>
        </w:rPr>
      </w:pPr>
      <w:r w:rsidRPr="000E343D">
        <w:rPr>
          <w:highlight w:val="white"/>
        </w:rPr>
        <w:t xml:space="preserve">      CheckRegister(returnSymbol, returnRegister);</w:t>
      </w:r>
    </w:p>
    <w:p w14:paraId="3EA6536E" w14:textId="77777777" w:rsidR="000E343D" w:rsidRPr="000E343D" w:rsidRDefault="000E343D" w:rsidP="000E343D">
      <w:pPr>
        <w:pStyle w:val="Code"/>
        <w:rPr>
          <w:highlight w:val="white"/>
        </w:rPr>
      </w:pPr>
      <w:r w:rsidRPr="000E343D">
        <w:rPr>
          <w:highlight w:val="white"/>
        </w:rPr>
        <w:t xml:space="preserve">      Track returnTrack = new Track(returnSymbol, returnRegister);</w:t>
      </w:r>
    </w:p>
    <w:p w14:paraId="0DDB6859" w14:textId="77777777" w:rsidR="000E343D" w:rsidRPr="000E343D" w:rsidRDefault="000E343D" w:rsidP="000E343D">
      <w:pPr>
        <w:pStyle w:val="Code"/>
        <w:rPr>
          <w:highlight w:val="white"/>
        </w:rPr>
      </w:pPr>
      <w:r w:rsidRPr="000E343D">
        <w:rPr>
          <w:highlight w:val="white"/>
        </w:rPr>
        <w:t xml:space="preserve">      m_trackMap.Add(returnSymbol, returnTrack);</w:t>
      </w:r>
    </w:p>
    <w:p w14:paraId="353ED974" w14:textId="77777777" w:rsidR="000E343D" w:rsidRPr="000E343D" w:rsidRDefault="000E343D" w:rsidP="000E343D">
      <w:pPr>
        <w:pStyle w:val="Code"/>
        <w:rPr>
          <w:highlight w:val="white"/>
        </w:rPr>
      </w:pPr>
      <w:r w:rsidRPr="000E343D">
        <w:rPr>
          <w:highlight w:val="white"/>
        </w:rPr>
        <w:t xml:space="preserve">      AddAssemblyCode(AssemblyOperator.empty, returnTrack);</w:t>
      </w:r>
    </w:p>
    <w:p w14:paraId="4728F6AE" w14:textId="77777777" w:rsidR="000E343D" w:rsidRPr="000E343D" w:rsidRDefault="000E343D" w:rsidP="000E343D">
      <w:pPr>
        <w:pStyle w:val="Code"/>
        <w:rPr>
          <w:highlight w:val="white"/>
        </w:rPr>
      </w:pPr>
      <w:r w:rsidRPr="000E343D">
        <w:rPr>
          <w:highlight w:val="white"/>
        </w:rPr>
        <w:t xml:space="preserve">    }</w:t>
      </w:r>
    </w:p>
    <w:p w14:paraId="098C4C41" w14:textId="33D8F089" w:rsidR="000E343D" w:rsidRPr="000E343D" w:rsidRDefault="00CC6710" w:rsidP="00CC6710">
      <w:pPr>
        <w:rPr>
          <w:highlight w:val="white"/>
        </w:rPr>
      </w:pPr>
      <w:r>
        <w:rPr>
          <w:highlight w:val="white"/>
        </w:rPr>
        <w:t xml:space="preserve">The </w:t>
      </w:r>
      <w:r w:rsidRPr="00CC6710">
        <w:rPr>
          <w:rStyle w:val="KeyWord0"/>
          <w:highlight w:val="white"/>
        </w:rPr>
        <w:t>IntegralSetReturnValue</w:t>
      </w:r>
      <w:r>
        <w:rPr>
          <w:highlight w:val="white"/>
        </w:rPr>
        <w:t xml:space="preserve"> </w:t>
      </w:r>
      <w:r w:rsidR="000D4667">
        <w:rPr>
          <w:highlight w:val="white"/>
        </w:rPr>
        <w:t xml:space="preserve">loads the </w:t>
      </w:r>
      <w:r w:rsidR="003C716C">
        <w:rPr>
          <w:highlight w:val="white"/>
        </w:rPr>
        <w:t xml:space="preserve">symbol of the </w:t>
      </w:r>
      <w:r w:rsidR="000D4667">
        <w:rPr>
          <w:highlight w:val="white"/>
        </w:rPr>
        <w:t>expression into the return register.</w:t>
      </w:r>
    </w:p>
    <w:p w14:paraId="66560153" w14:textId="77777777" w:rsidR="000E343D" w:rsidRPr="000E343D" w:rsidRDefault="000E343D" w:rsidP="000E343D">
      <w:pPr>
        <w:pStyle w:val="Code"/>
        <w:rPr>
          <w:highlight w:val="white"/>
        </w:rPr>
      </w:pPr>
      <w:r w:rsidRPr="000E343D">
        <w:rPr>
          <w:highlight w:val="white"/>
        </w:rPr>
        <w:t xml:space="preserve">    public void IntegralSetReturnValue(MiddleCode middleCode) {</w:t>
      </w:r>
    </w:p>
    <w:p w14:paraId="0C7DB156" w14:textId="77777777" w:rsidR="000E343D" w:rsidRPr="000E343D" w:rsidRDefault="000E343D" w:rsidP="000E343D">
      <w:pPr>
        <w:pStyle w:val="Code"/>
        <w:rPr>
          <w:highlight w:val="white"/>
        </w:rPr>
      </w:pPr>
      <w:r w:rsidRPr="000E343D">
        <w:rPr>
          <w:highlight w:val="white"/>
        </w:rPr>
        <w:t xml:space="preserve">      Symbol returnSymbol = (Symbol) middleCode[1];</w:t>
      </w:r>
    </w:p>
    <w:p w14:paraId="4D08DE19" w14:textId="77777777" w:rsidR="000E343D" w:rsidRPr="000E343D" w:rsidRDefault="000E343D" w:rsidP="000E343D">
      <w:pPr>
        <w:pStyle w:val="Code"/>
        <w:rPr>
          <w:highlight w:val="white"/>
        </w:rPr>
      </w:pPr>
      <w:r w:rsidRPr="000E343D">
        <w:rPr>
          <w:highlight w:val="white"/>
        </w:rPr>
        <w:t xml:space="preserve">      Register returnRegister =</w:t>
      </w:r>
    </w:p>
    <w:p w14:paraId="683D4537" w14:textId="77777777" w:rsidR="000E343D" w:rsidRPr="000E343D" w:rsidRDefault="000E343D" w:rsidP="000E343D">
      <w:pPr>
        <w:pStyle w:val="Code"/>
        <w:rPr>
          <w:highlight w:val="white"/>
        </w:rPr>
      </w:pPr>
      <w:r w:rsidRPr="000E343D">
        <w:rPr>
          <w:highlight w:val="white"/>
        </w:rPr>
        <w:t xml:space="preserve">        AssemblyCode.RegisterToSize(AssemblyCode.ReturnValueRegister,</w:t>
      </w:r>
    </w:p>
    <w:p w14:paraId="11952A8C" w14:textId="77777777" w:rsidR="000E343D" w:rsidRPr="000E343D" w:rsidRDefault="000E343D" w:rsidP="000E343D">
      <w:pPr>
        <w:pStyle w:val="Code"/>
        <w:rPr>
          <w:highlight w:val="white"/>
        </w:rPr>
      </w:pPr>
      <w:r w:rsidRPr="000E343D">
        <w:rPr>
          <w:highlight w:val="white"/>
        </w:rPr>
        <w:t xml:space="preserve">                                    returnSymbol.Type.Size());</w:t>
      </w:r>
    </w:p>
    <w:p w14:paraId="228DEEFD" w14:textId="77777777" w:rsidR="000E343D" w:rsidRPr="000E343D" w:rsidRDefault="000E343D" w:rsidP="000E343D">
      <w:pPr>
        <w:pStyle w:val="Code"/>
        <w:rPr>
          <w:highlight w:val="white"/>
        </w:rPr>
      </w:pPr>
      <w:r w:rsidRPr="000E343D">
        <w:rPr>
          <w:highlight w:val="white"/>
        </w:rPr>
        <w:t xml:space="preserve">      LoadValueToRegister(returnSymbol, returnRegister);</w:t>
      </w:r>
    </w:p>
    <w:p w14:paraId="3A16273E" w14:textId="77777777" w:rsidR="000E343D" w:rsidRPr="000E343D" w:rsidRDefault="000E343D" w:rsidP="000E343D">
      <w:pPr>
        <w:pStyle w:val="Code"/>
        <w:rPr>
          <w:highlight w:val="white"/>
        </w:rPr>
      </w:pPr>
      <w:r w:rsidRPr="000E343D">
        <w:rPr>
          <w:highlight w:val="white"/>
        </w:rPr>
        <w:t xml:space="preserve">      m_trackMap.Remove(returnSymbol);</w:t>
      </w:r>
    </w:p>
    <w:p w14:paraId="4A3A79A1" w14:textId="78BAB1A4" w:rsidR="000E343D" w:rsidRPr="000E343D" w:rsidRDefault="000E343D" w:rsidP="000E343D">
      <w:pPr>
        <w:pStyle w:val="Code"/>
        <w:rPr>
          <w:highlight w:val="white"/>
        </w:rPr>
      </w:pPr>
      <w:r w:rsidRPr="000E343D">
        <w:rPr>
          <w:highlight w:val="white"/>
        </w:rPr>
        <w:t xml:space="preserve">    }</w:t>
      </w:r>
    </w:p>
    <w:p w14:paraId="3B4D1F6A" w14:textId="42AAE137" w:rsidR="00D935A0" w:rsidRPr="007B4210" w:rsidRDefault="000F132E" w:rsidP="0064474B">
      <w:pPr>
        <w:rPr>
          <w:highlight w:val="white"/>
        </w:rPr>
      </w:pPr>
      <w:r>
        <w:rPr>
          <w:highlight w:val="white"/>
        </w:rPr>
        <w:t xml:space="preserve">The </w:t>
      </w:r>
      <w:r w:rsidRPr="0064474B">
        <w:rPr>
          <w:rStyle w:val="KeyWord0"/>
          <w:highlight w:val="white"/>
        </w:rPr>
        <w:t>Exit</w:t>
      </w:r>
      <w:r>
        <w:rPr>
          <w:highlight w:val="white"/>
        </w:rPr>
        <w:t xml:space="preserve"> method</w:t>
      </w:r>
      <w:r w:rsidR="0064474B">
        <w:rPr>
          <w:highlight w:val="white"/>
        </w:rPr>
        <w:t xml:space="preserve"> generates code for exit the execution of the program. However, the code is different depending on whether we generate Windows or Linux code</w:t>
      </w:r>
      <w:r w:rsidR="000776ED">
        <w:rPr>
          <w:highlight w:val="white"/>
        </w:rPr>
        <w:t xml:space="preserve">, and whether there is an </w:t>
      </w:r>
      <w:r w:rsidR="0033532B">
        <w:rPr>
          <w:highlight w:val="white"/>
        </w:rPr>
        <w:t xml:space="preserve">exit symbol </w:t>
      </w:r>
      <w:r w:rsidR="000776ED">
        <w:rPr>
          <w:highlight w:val="white"/>
        </w:rPr>
        <w:t>given.</w:t>
      </w:r>
    </w:p>
    <w:p w14:paraId="18BB0A5D" w14:textId="77777777" w:rsidR="00D935A0" w:rsidRPr="007B4210" w:rsidRDefault="00D935A0" w:rsidP="007B4210">
      <w:pPr>
        <w:pStyle w:val="Code"/>
        <w:rPr>
          <w:highlight w:val="white"/>
        </w:rPr>
      </w:pPr>
      <w:r w:rsidRPr="007B4210">
        <w:rPr>
          <w:highlight w:val="white"/>
        </w:rPr>
        <w:t xml:space="preserve">    public void Exit(MiddleCode middleCode) {</w:t>
      </w:r>
    </w:p>
    <w:p w14:paraId="5A8957FE" w14:textId="77777777" w:rsidR="00D935A0" w:rsidRPr="007B4210" w:rsidRDefault="00D935A0" w:rsidP="007B4210">
      <w:pPr>
        <w:pStyle w:val="Code"/>
        <w:rPr>
          <w:highlight w:val="white"/>
        </w:rPr>
      </w:pPr>
      <w:r w:rsidRPr="007B4210">
        <w:rPr>
          <w:highlight w:val="white"/>
        </w:rPr>
        <w:t xml:space="preserve">      Symbol exitSymbol = (Symbol) middleCode[0];</w:t>
      </w:r>
    </w:p>
    <w:p w14:paraId="602C7482" w14:textId="33C94CB6" w:rsidR="00DD2A11" w:rsidRPr="007B4210" w:rsidRDefault="00DD2A11" w:rsidP="00DD2A11">
      <w:pPr>
        <w:rPr>
          <w:highlight w:val="white"/>
        </w:rPr>
      </w:pPr>
      <w:r>
        <w:rPr>
          <w:highlight w:val="white"/>
        </w:rPr>
        <w:t xml:space="preserve">If the exit symbol is not null, we load its value into </w:t>
      </w:r>
      <w:r w:rsidR="007467FA">
        <w:rPr>
          <w:highlight w:val="white"/>
        </w:rPr>
        <w:t>the</w:t>
      </w:r>
      <w:r>
        <w:rPr>
          <w:highlight w:val="white"/>
        </w:rPr>
        <w:t xml:space="preserve"> </w:t>
      </w:r>
      <w:r w:rsidR="007467FA">
        <w:rPr>
          <w:rStyle w:val="KeyWord0"/>
          <w:highlight w:val="white"/>
        </w:rPr>
        <w:t>rdi</w:t>
      </w:r>
      <w:r w:rsidR="007467FA">
        <w:rPr>
          <w:highlight w:val="white"/>
        </w:rPr>
        <w:t xml:space="preserve"> register</w:t>
      </w:r>
      <w:r>
        <w:rPr>
          <w:highlight w:val="white"/>
        </w:rPr>
        <w:t xml:space="preserve"> If it is null, we just load zero into the register. This value will be returned to the surrounding operation system.</w:t>
      </w:r>
    </w:p>
    <w:p w14:paraId="34B8CDBD" w14:textId="2EE25613" w:rsidR="00D935A0" w:rsidRPr="007B4210" w:rsidRDefault="00D935A0" w:rsidP="007B4210">
      <w:pPr>
        <w:pStyle w:val="Code"/>
        <w:rPr>
          <w:highlight w:val="white"/>
        </w:rPr>
      </w:pPr>
      <w:r w:rsidRPr="007B4210">
        <w:rPr>
          <w:highlight w:val="white"/>
        </w:rPr>
        <w:t xml:space="preserve">      if (Start.Linux) {</w:t>
      </w:r>
    </w:p>
    <w:p w14:paraId="30B9983D" w14:textId="0FF04429" w:rsidR="00D935A0" w:rsidRPr="007B4210" w:rsidRDefault="00D935A0" w:rsidP="007B4210">
      <w:pPr>
        <w:pStyle w:val="Code"/>
        <w:rPr>
          <w:highlight w:val="white"/>
        </w:rPr>
      </w:pPr>
      <w:r w:rsidRPr="007B4210">
        <w:rPr>
          <w:highlight w:val="white"/>
        </w:rPr>
        <w:t xml:space="preserve">        if (exitSymbol </w:t>
      </w:r>
      <w:r w:rsidR="0033532B">
        <w:rPr>
          <w:highlight w:val="white"/>
        </w:rPr>
        <w:t>!</w:t>
      </w:r>
      <w:r w:rsidRPr="007B4210">
        <w:rPr>
          <w:highlight w:val="white"/>
        </w:rPr>
        <w:t>= null) {</w:t>
      </w:r>
    </w:p>
    <w:p w14:paraId="5ADB38EE" w14:textId="77777777" w:rsidR="0033532B" w:rsidRPr="007B4210" w:rsidRDefault="0033532B" w:rsidP="0033532B">
      <w:pPr>
        <w:pStyle w:val="Code"/>
        <w:rPr>
          <w:highlight w:val="white"/>
        </w:rPr>
      </w:pPr>
      <w:r w:rsidRPr="007B4210">
        <w:rPr>
          <w:highlight w:val="white"/>
        </w:rPr>
        <w:lastRenderedPageBreak/>
        <w:t xml:space="preserve">          LoadValueToRegister(exitSymbol, Register.rdi);</w:t>
      </w:r>
    </w:p>
    <w:p w14:paraId="73D60335" w14:textId="77777777" w:rsidR="00D935A0" w:rsidRPr="007B4210" w:rsidRDefault="00D935A0" w:rsidP="007B4210">
      <w:pPr>
        <w:pStyle w:val="Code"/>
        <w:rPr>
          <w:highlight w:val="white"/>
        </w:rPr>
      </w:pPr>
      <w:r w:rsidRPr="007B4210">
        <w:rPr>
          <w:highlight w:val="white"/>
        </w:rPr>
        <w:t xml:space="preserve">        }</w:t>
      </w:r>
    </w:p>
    <w:p w14:paraId="744603E2" w14:textId="77777777" w:rsidR="00D935A0" w:rsidRPr="007B4210" w:rsidRDefault="00D935A0" w:rsidP="007B4210">
      <w:pPr>
        <w:pStyle w:val="Code"/>
        <w:rPr>
          <w:highlight w:val="white"/>
        </w:rPr>
      </w:pPr>
      <w:r w:rsidRPr="007B4210">
        <w:rPr>
          <w:highlight w:val="white"/>
        </w:rPr>
        <w:t xml:space="preserve">        else {</w:t>
      </w:r>
    </w:p>
    <w:p w14:paraId="38DBF476" w14:textId="77777777" w:rsidR="0033532B" w:rsidRPr="007B4210" w:rsidRDefault="0033532B" w:rsidP="0033532B">
      <w:pPr>
        <w:pStyle w:val="Code"/>
        <w:rPr>
          <w:highlight w:val="white"/>
        </w:rPr>
      </w:pPr>
      <w:r w:rsidRPr="007B4210">
        <w:rPr>
          <w:highlight w:val="white"/>
        </w:rPr>
        <w:t xml:space="preserve">          AddAssemblyCode(AssemblyOperator.mov, Register.rdi,</w:t>
      </w:r>
    </w:p>
    <w:p w14:paraId="693E1780" w14:textId="77777777" w:rsidR="0033532B" w:rsidRPr="007B4210" w:rsidRDefault="0033532B" w:rsidP="0033532B">
      <w:pPr>
        <w:pStyle w:val="Code"/>
        <w:rPr>
          <w:highlight w:val="white"/>
        </w:rPr>
      </w:pPr>
      <w:r w:rsidRPr="007B4210">
        <w:rPr>
          <w:highlight w:val="white"/>
        </w:rPr>
        <w:t xml:space="preserve">                          </w:t>
      </w:r>
      <w:r>
        <w:rPr>
          <w:highlight w:val="white"/>
        </w:rPr>
        <w:t>BigInteger.Zero</w:t>
      </w:r>
      <w:r w:rsidRPr="007B4210">
        <w:rPr>
          <w:highlight w:val="white"/>
        </w:rPr>
        <w:t>);</w:t>
      </w:r>
    </w:p>
    <w:p w14:paraId="2699163A" w14:textId="77777777" w:rsidR="00D935A0" w:rsidRPr="007B4210" w:rsidRDefault="00D935A0" w:rsidP="007B4210">
      <w:pPr>
        <w:pStyle w:val="Code"/>
        <w:rPr>
          <w:highlight w:val="white"/>
        </w:rPr>
      </w:pPr>
      <w:r w:rsidRPr="007B4210">
        <w:rPr>
          <w:highlight w:val="white"/>
        </w:rPr>
        <w:t xml:space="preserve">        }</w:t>
      </w:r>
    </w:p>
    <w:p w14:paraId="0388AA84" w14:textId="35A6E85C" w:rsidR="009E5010" w:rsidRPr="007B4210" w:rsidRDefault="009E5010" w:rsidP="009E5010">
      <w:pPr>
        <w:rPr>
          <w:highlight w:val="white"/>
        </w:rPr>
      </w:pPr>
      <w:r>
        <w:rPr>
          <w:highlight w:val="white"/>
        </w:rPr>
        <w:t xml:space="preserve">The </w:t>
      </w:r>
      <w:r w:rsidR="00B61B21">
        <w:rPr>
          <w:highlight w:val="white"/>
        </w:rPr>
        <w:t xml:space="preserve">Linux </w:t>
      </w:r>
      <w:r>
        <w:rPr>
          <w:highlight w:val="white"/>
        </w:rPr>
        <w:t xml:space="preserve">exit code is to load value </w:t>
      </w:r>
      <w:r w:rsidR="003F0859">
        <w:rPr>
          <w:highlight w:val="white"/>
        </w:rPr>
        <w:t>60</w:t>
      </w:r>
      <w:r>
        <w:rPr>
          <w:highlight w:val="white"/>
        </w:rPr>
        <w:t xml:space="preserve"> to register </w:t>
      </w:r>
      <w:r w:rsidR="003F0859">
        <w:rPr>
          <w:rStyle w:val="KeyWord0"/>
          <w:highlight w:val="white"/>
        </w:rPr>
        <w:t>rax</w:t>
      </w:r>
      <w:r>
        <w:rPr>
          <w:highlight w:val="white"/>
        </w:rPr>
        <w:t xml:space="preserve"> and</w:t>
      </w:r>
      <w:r w:rsidR="00B61B21">
        <w:rPr>
          <w:highlight w:val="white"/>
        </w:rPr>
        <w:t xml:space="preserve"> do a system call.</w:t>
      </w:r>
    </w:p>
    <w:p w14:paraId="5C940201" w14:textId="77777777" w:rsidR="00D935A0" w:rsidRPr="007B4210" w:rsidRDefault="00D935A0" w:rsidP="007B4210">
      <w:pPr>
        <w:pStyle w:val="Code"/>
        <w:rPr>
          <w:highlight w:val="white"/>
        </w:rPr>
      </w:pPr>
      <w:r w:rsidRPr="007B4210">
        <w:rPr>
          <w:highlight w:val="white"/>
        </w:rPr>
        <w:t xml:space="preserve">        AddAssemblyCode(AssemblyOperator.mov, Register.rax,</w:t>
      </w:r>
    </w:p>
    <w:p w14:paraId="351DC2F8" w14:textId="5455C4B6" w:rsidR="00D935A0" w:rsidRPr="007B4210" w:rsidRDefault="00D935A0" w:rsidP="007B4210">
      <w:pPr>
        <w:pStyle w:val="Code"/>
        <w:rPr>
          <w:highlight w:val="white"/>
        </w:rPr>
      </w:pPr>
      <w:r w:rsidRPr="007B4210">
        <w:rPr>
          <w:highlight w:val="white"/>
        </w:rPr>
        <w:t xml:space="preserve">                        </w:t>
      </w:r>
      <w:r w:rsidR="008B0F59">
        <w:rPr>
          <w:highlight w:val="white"/>
        </w:rPr>
        <w:t>(BigInteger)</w:t>
      </w:r>
      <w:r w:rsidR="004760C9">
        <w:rPr>
          <w:highlight w:val="white"/>
        </w:rPr>
        <w:t xml:space="preserve"> 60); // </w:t>
      </w:r>
      <w:r w:rsidR="008B0F59">
        <w:rPr>
          <w:highlight w:val="white"/>
        </w:rPr>
        <w:t>0x3C</w:t>
      </w:r>
    </w:p>
    <w:p w14:paraId="51CD7F6E" w14:textId="77777777" w:rsidR="00D935A0" w:rsidRPr="007B4210" w:rsidRDefault="00D935A0" w:rsidP="007B4210">
      <w:pPr>
        <w:pStyle w:val="Code"/>
        <w:rPr>
          <w:highlight w:val="white"/>
        </w:rPr>
      </w:pPr>
      <w:r w:rsidRPr="007B4210">
        <w:rPr>
          <w:highlight w:val="white"/>
        </w:rPr>
        <w:t xml:space="preserve">        AddAssemblyCode(AssemblyOperator.syscall);</w:t>
      </w:r>
    </w:p>
    <w:p w14:paraId="539E88E9" w14:textId="77777777" w:rsidR="00D935A0" w:rsidRPr="007B4210" w:rsidRDefault="00D935A0" w:rsidP="007B4210">
      <w:pPr>
        <w:pStyle w:val="Code"/>
        <w:rPr>
          <w:highlight w:val="white"/>
        </w:rPr>
      </w:pPr>
      <w:r w:rsidRPr="007B4210">
        <w:rPr>
          <w:highlight w:val="white"/>
        </w:rPr>
        <w:t xml:space="preserve">      }</w:t>
      </w:r>
    </w:p>
    <w:p w14:paraId="4DBF50AA" w14:textId="23FD00DA" w:rsidR="00EC4BC5" w:rsidRPr="007B4210" w:rsidRDefault="007467FA" w:rsidP="00EC4BC5">
      <w:pPr>
        <w:rPr>
          <w:highlight w:val="white"/>
        </w:rPr>
      </w:pPr>
      <w:r>
        <w:rPr>
          <w:highlight w:val="white"/>
        </w:rPr>
        <w:t xml:space="preserve">In case of Windows code, </w:t>
      </w:r>
      <w:r w:rsidR="00EC4BC5">
        <w:rPr>
          <w:highlight w:val="white"/>
        </w:rPr>
        <w:t xml:space="preserve">we load </w:t>
      </w:r>
      <w:r>
        <w:rPr>
          <w:highlight w:val="white"/>
        </w:rPr>
        <w:t xml:space="preserve">the exit symbol value </w:t>
      </w:r>
      <w:r w:rsidR="00EC4BC5">
        <w:rPr>
          <w:highlight w:val="white"/>
        </w:rPr>
        <w:t xml:space="preserve">into register </w:t>
      </w:r>
      <w:r w:rsidR="00EC4BC5" w:rsidRPr="00BB38E6">
        <w:rPr>
          <w:rStyle w:val="KeyWord0"/>
          <w:highlight w:val="white"/>
        </w:rPr>
        <w:t>al</w:t>
      </w:r>
      <w:r w:rsidR="00EC4BC5">
        <w:rPr>
          <w:highlight w:val="white"/>
        </w:rPr>
        <w:t>.</w:t>
      </w:r>
    </w:p>
    <w:p w14:paraId="3F867295" w14:textId="77777777" w:rsidR="00EC4BC5" w:rsidRPr="007B4210" w:rsidRDefault="00EC4BC5" w:rsidP="00EC4BC5">
      <w:pPr>
        <w:pStyle w:val="Code"/>
        <w:rPr>
          <w:highlight w:val="white"/>
        </w:rPr>
      </w:pPr>
      <w:r w:rsidRPr="007B4210">
        <w:rPr>
          <w:highlight w:val="white"/>
        </w:rPr>
        <w:t xml:space="preserve">      if (Start.Windows) {        </w:t>
      </w:r>
    </w:p>
    <w:p w14:paraId="23E69C64" w14:textId="77777777" w:rsidR="00EC4BC5" w:rsidRPr="007B4210" w:rsidRDefault="00EC4BC5" w:rsidP="00EC4BC5">
      <w:pPr>
        <w:pStyle w:val="Code"/>
        <w:rPr>
          <w:highlight w:val="white"/>
        </w:rPr>
      </w:pPr>
      <w:r w:rsidRPr="007B4210">
        <w:rPr>
          <w:highlight w:val="white"/>
        </w:rPr>
        <w:t xml:space="preserve">        if (exitSymbol </w:t>
      </w:r>
      <w:r>
        <w:rPr>
          <w:highlight w:val="white"/>
        </w:rPr>
        <w:t>!</w:t>
      </w:r>
      <w:r w:rsidRPr="007B4210">
        <w:rPr>
          <w:highlight w:val="white"/>
        </w:rPr>
        <w:t>= null) {</w:t>
      </w:r>
    </w:p>
    <w:p w14:paraId="610A6F22" w14:textId="77777777" w:rsidR="00EC4BC5" w:rsidRPr="007B4210" w:rsidRDefault="00EC4BC5" w:rsidP="00EC4BC5">
      <w:pPr>
        <w:pStyle w:val="Code"/>
        <w:rPr>
          <w:highlight w:val="white"/>
        </w:rPr>
      </w:pPr>
      <w:r w:rsidRPr="007B4210">
        <w:rPr>
          <w:highlight w:val="white"/>
        </w:rPr>
        <w:t xml:space="preserve">          LoadValueToRegister(exitSymbol, Register.al);</w:t>
      </w:r>
    </w:p>
    <w:p w14:paraId="68565E24" w14:textId="77777777" w:rsidR="00EC4BC5" w:rsidRPr="007B4210" w:rsidRDefault="00EC4BC5" w:rsidP="00EC4BC5">
      <w:pPr>
        <w:pStyle w:val="Code"/>
        <w:rPr>
          <w:highlight w:val="white"/>
        </w:rPr>
      </w:pPr>
      <w:r w:rsidRPr="007B4210">
        <w:rPr>
          <w:highlight w:val="white"/>
        </w:rPr>
        <w:t xml:space="preserve">        }</w:t>
      </w:r>
    </w:p>
    <w:p w14:paraId="54666F68" w14:textId="77777777" w:rsidR="00EC4BC5" w:rsidRPr="007B4210" w:rsidRDefault="00EC4BC5" w:rsidP="00EC4BC5">
      <w:pPr>
        <w:pStyle w:val="Code"/>
        <w:rPr>
          <w:highlight w:val="white"/>
        </w:rPr>
      </w:pPr>
      <w:r w:rsidRPr="007B4210">
        <w:rPr>
          <w:highlight w:val="white"/>
        </w:rPr>
        <w:t xml:space="preserve">        else {</w:t>
      </w:r>
    </w:p>
    <w:p w14:paraId="78CCCAEF" w14:textId="77777777" w:rsidR="00EC4BC5" w:rsidRPr="007B4210" w:rsidRDefault="00EC4BC5" w:rsidP="00EC4BC5">
      <w:pPr>
        <w:pStyle w:val="Code"/>
        <w:rPr>
          <w:highlight w:val="white"/>
        </w:rPr>
      </w:pPr>
      <w:r w:rsidRPr="007B4210">
        <w:rPr>
          <w:highlight w:val="white"/>
        </w:rPr>
        <w:t xml:space="preserve">          AddAssemblyCode(AssemblyOperator.mov, Register.al,</w:t>
      </w:r>
    </w:p>
    <w:p w14:paraId="63923114" w14:textId="77777777" w:rsidR="00EC4BC5" w:rsidRPr="007B4210" w:rsidRDefault="00EC4BC5" w:rsidP="00EC4BC5">
      <w:pPr>
        <w:pStyle w:val="Code"/>
        <w:rPr>
          <w:highlight w:val="white"/>
        </w:rPr>
      </w:pPr>
      <w:r w:rsidRPr="007B4210">
        <w:rPr>
          <w:highlight w:val="white"/>
        </w:rPr>
        <w:t xml:space="preserve">                          </w:t>
      </w:r>
      <w:r>
        <w:rPr>
          <w:highlight w:val="white"/>
        </w:rPr>
        <w:t>BigInteger.Zero</w:t>
      </w:r>
      <w:r w:rsidRPr="007B4210">
        <w:rPr>
          <w:highlight w:val="white"/>
        </w:rPr>
        <w:t>);</w:t>
      </w:r>
    </w:p>
    <w:p w14:paraId="7A71A8A6" w14:textId="77777777" w:rsidR="00EC4BC5" w:rsidRPr="007B4210" w:rsidRDefault="00EC4BC5" w:rsidP="00EC4BC5">
      <w:pPr>
        <w:pStyle w:val="Code"/>
        <w:rPr>
          <w:highlight w:val="white"/>
        </w:rPr>
      </w:pPr>
      <w:r w:rsidRPr="007B4210">
        <w:rPr>
          <w:highlight w:val="white"/>
        </w:rPr>
        <w:t xml:space="preserve">        }</w:t>
      </w:r>
    </w:p>
    <w:p w14:paraId="755FE715" w14:textId="77777777" w:rsidR="00EC4BC5" w:rsidRPr="007B4210" w:rsidRDefault="00EC4BC5" w:rsidP="00EC4BC5">
      <w:pPr>
        <w:rPr>
          <w:highlight w:val="white"/>
        </w:rPr>
      </w:pPr>
      <w:r>
        <w:rPr>
          <w:highlight w:val="white"/>
        </w:rPr>
        <w:t xml:space="preserve">The Windows exit code is to load value 76 to register </w:t>
      </w:r>
      <w:r w:rsidRPr="00A42DE0">
        <w:rPr>
          <w:rStyle w:val="KeyWord0"/>
          <w:highlight w:val="white"/>
        </w:rPr>
        <w:t>ah</w:t>
      </w:r>
      <w:r>
        <w:rPr>
          <w:highlight w:val="white"/>
        </w:rPr>
        <w:t xml:space="preserve"> and do interrupt number 33.</w:t>
      </w:r>
    </w:p>
    <w:p w14:paraId="7B30F75A" w14:textId="77777777" w:rsidR="00EC4BC5" w:rsidRPr="007B4210" w:rsidRDefault="00EC4BC5" w:rsidP="00EC4BC5">
      <w:pPr>
        <w:pStyle w:val="Code"/>
        <w:rPr>
          <w:highlight w:val="white"/>
        </w:rPr>
      </w:pPr>
      <w:r w:rsidRPr="007B4210">
        <w:rPr>
          <w:highlight w:val="white"/>
        </w:rPr>
        <w:t xml:space="preserve">        AddAssemblyCode(AssemblyOperator.mov, Register.ah,</w:t>
      </w:r>
    </w:p>
    <w:p w14:paraId="208E3919" w14:textId="64A5364E" w:rsidR="00EC4BC5" w:rsidRPr="007B4210" w:rsidRDefault="00EC4BC5" w:rsidP="00EC4BC5">
      <w:pPr>
        <w:pStyle w:val="Code"/>
        <w:rPr>
          <w:highlight w:val="white"/>
        </w:rPr>
      </w:pPr>
      <w:r w:rsidRPr="007B4210">
        <w:rPr>
          <w:highlight w:val="white"/>
        </w:rPr>
        <w:t xml:space="preserve">                        </w:t>
      </w:r>
      <w:r>
        <w:rPr>
          <w:highlight w:val="white"/>
        </w:rPr>
        <w:t>(BigInteger) 76</w:t>
      </w:r>
      <w:r w:rsidRPr="007B4210">
        <w:rPr>
          <w:highlight w:val="white"/>
        </w:rPr>
        <w:t>);</w:t>
      </w:r>
      <w:r w:rsidR="004760C9">
        <w:rPr>
          <w:highlight w:val="white"/>
        </w:rPr>
        <w:t xml:space="preserve"> // 0x4C</w:t>
      </w:r>
    </w:p>
    <w:p w14:paraId="0B31423C" w14:textId="544B8B1D" w:rsidR="00EC4BC5" w:rsidRPr="007B4210" w:rsidRDefault="00EC4BC5" w:rsidP="00EC4BC5">
      <w:pPr>
        <w:pStyle w:val="Code"/>
        <w:rPr>
          <w:highlight w:val="white"/>
        </w:rPr>
      </w:pPr>
      <w:r w:rsidRPr="007B4210">
        <w:rPr>
          <w:highlight w:val="white"/>
        </w:rPr>
        <w:t xml:space="preserve">        AddAssemblyCode(AssemblyOperator.interrupt, (BigInteger) 33);</w:t>
      </w:r>
      <w:r w:rsidR="00707F85">
        <w:rPr>
          <w:highlight w:val="white"/>
        </w:rPr>
        <w:t xml:space="preserve"> // 0x21</w:t>
      </w:r>
    </w:p>
    <w:p w14:paraId="7BC6BC94" w14:textId="77777777" w:rsidR="00EC4BC5" w:rsidRPr="007B4210" w:rsidRDefault="00EC4BC5" w:rsidP="00EC4BC5">
      <w:pPr>
        <w:pStyle w:val="Code"/>
        <w:rPr>
          <w:highlight w:val="white"/>
        </w:rPr>
      </w:pPr>
      <w:r w:rsidRPr="007B4210">
        <w:rPr>
          <w:highlight w:val="white"/>
        </w:rPr>
        <w:t xml:space="preserve">      }</w:t>
      </w:r>
    </w:p>
    <w:p w14:paraId="03F72658" w14:textId="63B842FA" w:rsidR="00D935A0" w:rsidRDefault="00D935A0" w:rsidP="007B4210">
      <w:pPr>
        <w:pStyle w:val="Code"/>
        <w:rPr>
          <w:highlight w:val="white"/>
        </w:rPr>
      </w:pPr>
      <w:r w:rsidRPr="007B4210">
        <w:rPr>
          <w:highlight w:val="white"/>
        </w:rPr>
        <w:t xml:space="preserve">    }</w:t>
      </w:r>
    </w:p>
    <w:p w14:paraId="3B86AD53" w14:textId="5325FFB0" w:rsidR="00D935A0" w:rsidRPr="007B4210" w:rsidRDefault="000E514A" w:rsidP="005046A3">
      <w:pPr>
        <w:rPr>
          <w:highlight w:val="white"/>
        </w:rPr>
      </w:pPr>
      <w:r>
        <w:rPr>
          <w:highlight w:val="white"/>
        </w:rPr>
        <w:t xml:space="preserve">The </w:t>
      </w:r>
      <w:r w:rsidRPr="005046A3">
        <w:rPr>
          <w:rStyle w:val="KeyWord0"/>
          <w:highlight w:val="white"/>
        </w:rPr>
        <w:t>Goto</w:t>
      </w:r>
      <w:r w:rsidR="005046A3">
        <w:rPr>
          <w:highlight w:val="white"/>
        </w:rPr>
        <w:t xml:space="preserve"> method simply add a jump instruction with the index a middle code instruction as target. The target will </w:t>
      </w:r>
      <w:r w:rsidR="00E27350">
        <w:rPr>
          <w:highlight w:val="white"/>
        </w:rPr>
        <w:t xml:space="preserve">be changed by the </w:t>
      </w:r>
      <w:r w:rsidR="002977AF">
        <w:rPr>
          <w:rStyle w:val="KeyWord0"/>
          <w:highlight w:val="white"/>
        </w:rPr>
        <w:t>WindowsJumpInfo</w:t>
      </w:r>
      <w:r w:rsidR="00E27350">
        <w:rPr>
          <w:highlight w:val="white"/>
        </w:rPr>
        <w:t xml:space="preserve"> method t</w:t>
      </w:r>
      <w:r w:rsidR="005046A3">
        <w:rPr>
          <w:highlight w:val="white"/>
        </w:rPr>
        <w:t>o a proper assembly code target.</w:t>
      </w:r>
    </w:p>
    <w:p w14:paraId="28729063" w14:textId="77777777" w:rsidR="007E0C80" w:rsidRPr="007E0C80" w:rsidRDefault="007E0C80" w:rsidP="007E0C80">
      <w:pPr>
        <w:pStyle w:val="Code"/>
        <w:rPr>
          <w:highlight w:val="white"/>
        </w:rPr>
      </w:pPr>
      <w:r w:rsidRPr="007E0C80">
        <w:rPr>
          <w:highlight w:val="white"/>
        </w:rPr>
        <w:t xml:space="preserve">    public void Goto(MiddleCode middleCode) {</w:t>
      </w:r>
    </w:p>
    <w:p w14:paraId="4E19E820" w14:textId="77777777" w:rsidR="007E0C80" w:rsidRPr="007E0C80" w:rsidRDefault="007E0C80" w:rsidP="007E0C80">
      <w:pPr>
        <w:pStyle w:val="Code"/>
        <w:rPr>
          <w:highlight w:val="white"/>
        </w:rPr>
      </w:pPr>
      <w:r w:rsidRPr="007E0C80">
        <w:rPr>
          <w:highlight w:val="white"/>
        </w:rPr>
        <w:t xml:space="preserve">      int jumpTarget = (int) middleCode[0];</w:t>
      </w:r>
    </w:p>
    <w:p w14:paraId="52EAFC60" w14:textId="77777777" w:rsidR="007E0C80" w:rsidRPr="007E0C80" w:rsidRDefault="007E0C80" w:rsidP="007E0C80">
      <w:pPr>
        <w:pStyle w:val="Code"/>
        <w:rPr>
          <w:highlight w:val="white"/>
        </w:rPr>
      </w:pPr>
      <w:r w:rsidRPr="007E0C80">
        <w:rPr>
          <w:highlight w:val="white"/>
        </w:rPr>
        <w:t xml:space="preserve">      AddAssemblyCode(AssemblyOperator.jmp, null, null, jumpTarget);</w:t>
      </w:r>
    </w:p>
    <w:p w14:paraId="1BE0C62B" w14:textId="77777777" w:rsidR="007E0C80" w:rsidRPr="007E0C80" w:rsidRDefault="007E0C80" w:rsidP="007E0C80">
      <w:pPr>
        <w:pStyle w:val="Code"/>
        <w:rPr>
          <w:highlight w:val="white"/>
        </w:rPr>
      </w:pPr>
      <w:r w:rsidRPr="007E0C80">
        <w:rPr>
          <w:highlight w:val="white"/>
        </w:rPr>
        <w:t xml:space="preserve">    }</w:t>
      </w:r>
    </w:p>
    <w:p w14:paraId="2CBE3811" w14:textId="1033D43B" w:rsidR="00153408" w:rsidRPr="007B4210" w:rsidRDefault="00153408" w:rsidP="00153408">
      <w:pPr>
        <w:pStyle w:val="Rubrik3"/>
        <w:rPr>
          <w:highlight w:val="white"/>
        </w:rPr>
      </w:pPr>
      <w:r>
        <w:rPr>
          <w:highlight w:val="white"/>
        </w:rPr>
        <w:t>Load and Inspect Registers</w:t>
      </w:r>
    </w:p>
    <w:p w14:paraId="62E4738F" w14:textId="019A9E98" w:rsidR="00D935A0" w:rsidRPr="007B4210" w:rsidRDefault="0088021F" w:rsidP="0088021F">
      <w:pPr>
        <w:rPr>
          <w:highlight w:val="white"/>
        </w:rPr>
      </w:pPr>
      <w:r>
        <w:rPr>
          <w:highlight w:val="white"/>
        </w:rPr>
        <w:t xml:space="preserve">The </w:t>
      </w:r>
      <w:r>
        <w:rPr>
          <w:rStyle w:val="KeyWord0"/>
          <w:highlight w:val="white"/>
        </w:rPr>
        <w:t>LoadToRegister</w:t>
      </w:r>
      <w:r>
        <w:rPr>
          <w:highlight w:val="white"/>
        </w:rPr>
        <w:t xml:space="preserve"> method </w:t>
      </w:r>
      <w:r w:rsidR="00E228CE">
        <w:rPr>
          <w:highlight w:val="white"/>
        </w:rPr>
        <w:t xml:space="preserve">adds assembly code that </w:t>
      </w:r>
      <w:r w:rsidR="00CE3538">
        <w:rPr>
          <w:highlight w:val="white"/>
        </w:rPr>
        <w:t>loads the value of a symbol into a specified register. This method</w:t>
      </w:r>
      <w:r w:rsidR="00AF2B56">
        <w:rPr>
          <w:highlight w:val="white"/>
        </w:rPr>
        <w:t xml:space="preserve">, as well as </w:t>
      </w:r>
      <w:r w:rsidR="00AF2B56" w:rsidRPr="00AF2B56">
        <w:rPr>
          <w:rStyle w:val="KeyWord0"/>
          <w:highlight w:val="white"/>
        </w:rPr>
        <w:t>InspectRegister</w:t>
      </w:r>
      <w:r w:rsidR="00AF2B56">
        <w:rPr>
          <w:highlight w:val="white"/>
        </w:rPr>
        <w:t xml:space="preserve">, </w:t>
      </w:r>
      <w:r w:rsidR="00AF2B56" w:rsidRPr="00AF2B56">
        <w:rPr>
          <w:rStyle w:val="KeyWord0"/>
          <w:highlight w:val="white"/>
        </w:rPr>
        <w:t>CarryExpression</w:t>
      </w:r>
      <w:r w:rsidR="00AF2B56">
        <w:rPr>
          <w:highlight w:val="white"/>
        </w:rPr>
        <w:t xml:space="preserve">, </w:t>
      </w:r>
      <w:r w:rsidR="00AF2B56" w:rsidRPr="00AF2B56">
        <w:rPr>
          <w:rStyle w:val="KeyWord0"/>
          <w:highlight w:val="white"/>
        </w:rPr>
        <w:t>JumpRegister</w:t>
      </w:r>
      <w:r w:rsidR="00AF2B56">
        <w:rPr>
          <w:highlight w:val="white"/>
        </w:rPr>
        <w:t xml:space="preserve">, </w:t>
      </w:r>
      <w:r w:rsidR="00AF2B56" w:rsidRPr="00AF2B56">
        <w:rPr>
          <w:rStyle w:val="KeyWord0"/>
          <w:highlight w:val="white"/>
        </w:rPr>
        <w:t>Interrupt</w:t>
      </w:r>
      <w:r w:rsidR="00AF2B56">
        <w:rPr>
          <w:highlight w:val="white"/>
        </w:rPr>
        <w:t xml:space="preserve">, and </w:t>
      </w:r>
      <w:r w:rsidR="00AF2B56" w:rsidRPr="00AF2B56">
        <w:rPr>
          <w:rStyle w:val="KeyWord0"/>
          <w:highlight w:val="white"/>
        </w:rPr>
        <w:t>SystemCall</w:t>
      </w:r>
      <w:r w:rsidR="00AF2B56">
        <w:rPr>
          <w:highlight w:val="white"/>
        </w:rPr>
        <w:t xml:space="preserve">, </w:t>
      </w:r>
      <w:r w:rsidR="00CE3538">
        <w:rPr>
          <w:highlight w:val="white"/>
        </w:rPr>
        <w:t xml:space="preserve">is only used </w:t>
      </w:r>
      <w:r w:rsidR="00AF2B56">
        <w:rPr>
          <w:highlight w:val="white"/>
        </w:rPr>
        <w:t>by the standard library in internal system calls.</w:t>
      </w:r>
    </w:p>
    <w:p w14:paraId="1AFAAC54" w14:textId="77777777" w:rsidR="002F1704" w:rsidRPr="002F1704" w:rsidRDefault="002F1704" w:rsidP="002F1704">
      <w:pPr>
        <w:pStyle w:val="Code"/>
        <w:rPr>
          <w:highlight w:val="white"/>
        </w:rPr>
      </w:pPr>
      <w:r w:rsidRPr="002F1704">
        <w:rPr>
          <w:highlight w:val="white"/>
        </w:rPr>
        <w:t xml:space="preserve">    private ISet&lt;Track&gt; m_syscallSet = new HashSet&lt;Track&gt;();</w:t>
      </w:r>
    </w:p>
    <w:p w14:paraId="1DB1D4FB" w14:textId="77777777" w:rsidR="002F1704" w:rsidRPr="002F1704" w:rsidRDefault="002F1704" w:rsidP="002F1704">
      <w:pPr>
        <w:pStyle w:val="Code"/>
        <w:rPr>
          <w:highlight w:val="white"/>
        </w:rPr>
      </w:pPr>
    </w:p>
    <w:p w14:paraId="54404805" w14:textId="77777777" w:rsidR="002F1704" w:rsidRPr="002F1704" w:rsidRDefault="002F1704" w:rsidP="002F1704">
      <w:pPr>
        <w:pStyle w:val="Code"/>
        <w:rPr>
          <w:highlight w:val="white"/>
        </w:rPr>
      </w:pPr>
      <w:r w:rsidRPr="002F1704">
        <w:rPr>
          <w:highlight w:val="white"/>
        </w:rPr>
        <w:t xml:space="preserve">    public void LoadToRegister(MiddleCode middleCode) {</w:t>
      </w:r>
    </w:p>
    <w:p w14:paraId="4117D00B" w14:textId="77777777" w:rsidR="002F1704" w:rsidRPr="002F1704" w:rsidRDefault="002F1704" w:rsidP="002F1704">
      <w:pPr>
        <w:pStyle w:val="Code"/>
        <w:rPr>
          <w:highlight w:val="white"/>
        </w:rPr>
      </w:pPr>
      <w:r w:rsidRPr="002F1704">
        <w:rPr>
          <w:highlight w:val="white"/>
        </w:rPr>
        <w:t xml:space="preserve">      Register register = (Register) middleCode[0];</w:t>
      </w:r>
    </w:p>
    <w:p w14:paraId="499502DF" w14:textId="77777777" w:rsidR="002F1704" w:rsidRPr="002F1704" w:rsidRDefault="002F1704" w:rsidP="002F1704">
      <w:pPr>
        <w:pStyle w:val="Code"/>
        <w:rPr>
          <w:highlight w:val="white"/>
        </w:rPr>
      </w:pPr>
      <w:r w:rsidRPr="002F1704">
        <w:rPr>
          <w:highlight w:val="white"/>
        </w:rPr>
        <w:t xml:space="preserve">      Symbol symbol = (Symbol) middleCode[1];</w:t>
      </w:r>
    </w:p>
    <w:p w14:paraId="749C0CC9" w14:textId="77777777" w:rsidR="002F1704" w:rsidRPr="002F1704" w:rsidRDefault="002F1704" w:rsidP="002F1704">
      <w:pPr>
        <w:pStyle w:val="Code"/>
        <w:rPr>
          <w:highlight w:val="white"/>
        </w:rPr>
      </w:pPr>
      <w:r w:rsidRPr="002F1704">
        <w:rPr>
          <w:highlight w:val="white"/>
        </w:rPr>
        <w:t xml:space="preserve">      Track track = LoadValueToRegister(symbol, register);</w:t>
      </w:r>
    </w:p>
    <w:p w14:paraId="21A36AD1" w14:textId="77777777" w:rsidR="002F1704" w:rsidRPr="002F1704" w:rsidRDefault="002F1704" w:rsidP="002F1704">
      <w:pPr>
        <w:pStyle w:val="Code"/>
        <w:rPr>
          <w:highlight w:val="white"/>
        </w:rPr>
      </w:pPr>
      <w:r w:rsidRPr="002F1704">
        <w:rPr>
          <w:highlight w:val="white"/>
        </w:rPr>
        <w:t xml:space="preserve">      m_syscallSet.Add(track);</w:t>
      </w:r>
    </w:p>
    <w:p w14:paraId="154587B4" w14:textId="77777777" w:rsidR="002F1704" w:rsidRPr="002F1704" w:rsidRDefault="002F1704" w:rsidP="002F1704">
      <w:pPr>
        <w:pStyle w:val="Code"/>
        <w:rPr>
          <w:highlight w:val="white"/>
        </w:rPr>
      </w:pPr>
      <w:r w:rsidRPr="002F1704">
        <w:rPr>
          <w:highlight w:val="white"/>
        </w:rPr>
        <w:t xml:space="preserve">    }</w:t>
      </w:r>
    </w:p>
    <w:p w14:paraId="4224679A" w14:textId="0D67996D" w:rsidR="00D935A0" w:rsidRPr="007B4210" w:rsidRDefault="00EF070C" w:rsidP="00EF070C">
      <w:pPr>
        <w:rPr>
          <w:highlight w:val="white"/>
        </w:rPr>
      </w:pPr>
      <w:r>
        <w:rPr>
          <w:highlight w:val="white"/>
        </w:rPr>
        <w:t xml:space="preserve">The </w:t>
      </w:r>
      <w:r w:rsidRPr="00047B40">
        <w:rPr>
          <w:rStyle w:val="KeyWord0"/>
          <w:highlight w:val="white"/>
        </w:rPr>
        <w:t>InspectRegister</w:t>
      </w:r>
      <w:r>
        <w:rPr>
          <w:highlight w:val="white"/>
        </w:rPr>
        <w:t xml:space="preserve"> method </w:t>
      </w:r>
      <w:r w:rsidR="001C3004">
        <w:rPr>
          <w:highlight w:val="white"/>
        </w:rPr>
        <w:t xml:space="preserve">loads the value of a register to a symbol. More specifically, it </w:t>
      </w:r>
      <w:r w:rsidR="003303A2">
        <w:rPr>
          <w:highlight w:val="white"/>
        </w:rPr>
        <w:t>adds a track holding the symbol and register to the track map.</w:t>
      </w:r>
    </w:p>
    <w:p w14:paraId="0CD2B6E1" w14:textId="77777777" w:rsidR="002F1704" w:rsidRPr="002F1704" w:rsidRDefault="002F1704" w:rsidP="002F1704">
      <w:pPr>
        <w:pStyle w:val="Code"/>
        <w:rPr>
          <w:highlight w:val="white"/>
        </w:rPr>
      </w:pPr>
      <w:r w:rsidRPr="002F1704">
        <w:rPr>
          <w:highlight w:val="white"/>
        </w:rPr>
        <w:t xml:space="preserve">    public void InspectRegister(MiddleCode middleCode) {</w:t>
      </w:r>
    </w:p>
    <w:p w14:paraId="0ABE8DCA" w14:textId="77777777" w:rsidR="002F1704" w:rsidRPr="002F1704" w:rsidRDefault="002F1704" w:rsidP="002F1704">
      <w:pPr>
        <w:pStyle w:val="Code"/>
        <w:rPr>
          <w:highlight w:val="white"/>
        </w:rPr>
      </w:pPr>
      <w:r w:rsidRPr="002F1704">
        <w:rPr>
          <w:highlight w:val="white"/>
        </w:rPr>
        <w:lastRenderedPageBreak/>
        <w:t xml:space="preserve">      Symbol symbol = (Symbol) middleCode[0];</w:t>
      </w:r>
    </w:p>
    <w:p w14:paraId="4B522CC3" w14:textId="77777777" w:rsidR="002F1704" w:rsidRPr="002F1704" w:rsidRDefault="002F1704" w:rsidP="002F1704">
      <w:pPr>
        <w:pStyle w:val="Code"/>
        <w:rPr>
          <w:highlight w:val="white"/>
        </w:rPr>
      </w:pPr>
      <w:r w:rsidRPr="002F1704">
        <w:rPr>
          <w:highlight w:val="white"/>
        </w:rPr>
        <w:t xml:space="preserve">      Register register = (Register) middleCode[1];</w:t>
      </w:r>
    </w:p>
    <w:p w14:paraId="2A8C1F64" w14:textId="77777777" w:rsidR="002F1704" w:rsidRPr="002F1704" w:rsidRDefault="002F1704" w:rsidP="002F1704">
      <w:pPr>
        <w:pStyle w:val="Code"/>
        <w:rPr>
          <w:highlight w:val="white"/>
        </w:rPr>
      </w:pPr>
      <w:r w:rsidRPr="002F1704">
        <w:rPr>
          <w:highlight w:val="white"/>
        </w:rPr>
        <w:t xml:space="preserve">      Track track = new Track(symbol, register);</w:t>
      </w:r>
    </w:p>
    <w:p w14:paraId="5C9CFE0B" w14:textId="77777777" w:rsidR="002F1704" w:rsidRPr="002F1704" w:rsidRDefault="002F1704" w:rsidP="002F1704">
      <w:pPr>
        <w:pStyle w:val="Code"/>
        <w:rPr>
          <w:highlight w:val="white"/>
        </w:rPr>
      </w:pPr>
      <w:r w:rsidRPr="002F1704">
        <w:rPr>
          <w:highlight w:val="white"/>
        </w:rPr>
        <w:t xml:space="preserve">      m_trackMap.Add(symbol, track);</w:t>
      </w:r>
    </w:p>
    <w:p w14:paraId="0DCAC71D" w14:textId="77777777" w:rsidR="002F1704" w:rsidRPr="002F1704" w:rsidRDefault="002F1704" w:rsidP="002F1704">
      <w:pPr>
        <w:pStyle w:val="Code"/>
        <w:rPr>
          <w:highlight w:val="white"/>
        </w:rPr>
      </w:pPr>
      <w:r w:rsidRPr="002F1704">
        <w:rPr>
          <w:highlight w:val="white"/>
        </w:rPr>
        <w:t xml:space="preserve">    }</w:t>
      </w:r>
    </w:p>
    <w:p w14:paraId="6899ACFE" w14:textId="65FDA1AA" w:rsidR="00D935A0" w:rsidRPr="007B4210" w:rsidRDefault="003303A2" w:rsidP="003303A2">
      <w:pPr>
        <w:rPr>
          <w:highlight w:val="white"/>
        </w:rPr>
      </w:pPr>
      <w:r>
        <w:rPr>
          <w:highlight w:val="white"/>
        </w:rPr>
        <w:t xml:space="preserve">The </w:t>
      </w:r>
      <w:r w:rsidRPr="00A00653">
        <w:rPr>
          <w:rStyle w:val="KeyWord0"/>
          <w:highlight w:val="white"/>
        </w:rPr>
        <w:t>CarryExpression</w:t>
      </w:r>
      <w:r>
        <w:rPr>
          <w:highlight w:val="white"/>
        </w:rPr>
        <w:t xml:space="preserve"> method</w:t>
      </w:r>
      <w:r w:rsidR="002F1D03">
        <w:rPr>
          <w:highlight w:val="white"/>
        </w:rPr>
        <w:t xml:space="preserve"> </w:t>
      </w:r>
      <w:r w:rsidR="00E228CE">
        <w:rPr>
          <w:highlight w:val="white"/>
        </w:rPr>
        <w:t xml:space="preserve">adds assembly code that </w:t>
      </w:r>
      <w:r w:rsidR="00D36CCF">
        <w:rPr>
          <w:highlight w:val="white"/>
        </w:rPr>
        <w:t>jumps to a middle code target if the carry flag is set. The target will later be changed</w:t>
      </w:r>
      <w:r w:rsidR="000635D0">
        <w:rPr>
          <w:highlight w:val="white"/>
        </w:rPr>
        <w:t xml:space="preserve"> by the </w:t>
      </w:r>
      <w:r w:rsidR="002977AF">
        <w:rPr>
          <w:rStyle w:val="KeyWord0"/>
          <w:highlight w:val="white"/>
        </w:rPr>
        <w:t>WindowsJumpInfo</w:t>
      </w:r>
      <w:r w:rsidR="000635D0">
        <w:rPr>
          <w:highlight w:val="white"/>
        </w:rPr>
        <w:t xml:space="preserve"> method</w:t>
      </w:r>
      <w:r w:rsidR="00D36CCF">
        <w:rPr>
          <w:highlight w:val="white"/>
        </w:rPr>
        <w:t xml:space="preserve"> to a proper assembly code target.</w:t>
      </w:r>
    </w:p>
    <w:p w14:paraId="688A4FD3" w14:textId="77777777" w:rsidR="002F1704" w:rsidRPr="002F1704" w:rsidRDefault="002F1704" w:rsidP="002F1704">
      <w:pPr>
        <w:pStyle w:val="Code"/>
        <w:rPr>
          <w:highlight w:val="white"/>
        </w:rPr>
      </w:pPr>
      <w:r w:rsidRPr="002F1704">
        <w:rPr>
          <w:highlight w:val="white"/>
        </w:rPr>
        <w:t xml:space="preserve">    public void CarryExpression(MiddleCode middleCode) {</w:t>
      </w:r>
    </w:p>
    <w:p w14:paraId="1D25474B" w14:textId="77777777" w:rsidR="002F1704" w:rsidRPr="002F1704" w:rsidRDefault="002F1704" w:rsidP="002F1704">
      <w:pPr>
        <w:pStyle w:val="Code"/>
        <w:rPr>
          <w:highlight w:val="white"/>
        </w:rPr>
      </w:pPr>
      <w:r w:rsidRPr="002F1704">
        <w:rPr>
          <w:highlight w:val="white"/>
        </w:rPr>
        <w:t xml:space="preserve">      AssemblyOperator objectOperator =</w:t>
      </w:r>
    </w:p>
    <w:p w14:paraId="3A2CC277" w14:textId="77777777" w:rsidR="002F1704" w:rsidRPr="002F1704" w:rsidRDefault="002F1704" w:rsidP="002F1704">
      <w:pPr>
        <w:pStyle w:val="Code"/>
        <w:rPr>
          <w:highlight w:val="white"/>
        </w:rPr>
      </w:pPr>
      <w:r w:rsidRPr="002F1704">
        <w:rPr>
          <w:highlight w:val="white"/>
        </w:rPr>
        <w:t xml:space="preserve">        m_middleToIntegralMap[middleCode.Operator];</w:t>
      </w:r>
    </w:p>
    <w:p w14:paraId="622D2E3D" w14:textId="77777777" w:rsidR="002F1704" w:rsidRPr="002F1704" w:rsidRDefault="002F1704" w:rsidP="002F1704">
      <w:pPr>
        <w:pStyle w:val="Code"/>
        <w:rPr>
          <w:highlight w:val="white"/>
        </w:rPr>
      </w:pPr>
      <w:r w:rsidRPr="002F1704">
        <w:rPr>
          <w:highlight w:val="white"/>
        </w:rPr>
        <w:t xml:space="preserve">      int jumpTarget = (int) middleCode[0];</w:t>
      </w:r>
    </w:p>
    <w:p w14:paraId="7A53C049" w14:textId="77777777" w:rsidR="002F1704" w:rsidRPr="002F1704" w:rsidRDefault="002F1704" w:rsidP="002F1704">
      <w:pPr>
        <w:pStyle w:val="Code"/>
        <w:rPr>
          <w:highlight w:val="white"/>
        </w:rPr>
      </w:pPr>
      <w:r w:rsidRPr="002F1704">
        <w:rPr>
          <w:highlight w:val="white"/>
        </w:rPr>
        <w:t xml:space="preserve">      AddAssemblyCode(objectOperator, null, null, jumpTarget);</w:t>
      </w:r>
    </w:p>
    <w:p w14:paraId="7A04A076" w14:textId="77777777" w:rsidR="002F1704" w:rsidRPr="002F1704" w:rsidRDefault="002F1704" w:rsidP="002F1704">
      <w:pPr>
        <w:pStyle w:val="Code"/>
        <w:rPr>
          <w:highlight w:val="white"/>
        </w:rPr>
      </w:pPr>
      <w:r w:rsidRPr="002F1704">
        <w:rPr>
          <w:highlight w:val="white"/>
        </w:rPr>
        <w:t xml:space="preserve">    }</w:t>
      </w:r>
    </w:p>
    <w:p w14:paraId="74F13057" w14:textId="1AD8587F" w:rsidR="00E228CE" w:rsidRPr="007B4210" w:rsidRDefault="00E228CE" w:rsidP="00E228CE">
      <w:pPr>
        <w:rPr>
          <w:highlight w:val="white"/>
        </w:rPr>
      </w:pPr>
      <w:r>
        <w:rPr>
          <w:highlight w:val="white"/>
        </w:rPr>
        <w:t xml:space="preserve">The </w:t>
      </w:r>
      <w:r w:rsidRPr="000F0212">
        <w:rPr>
          <w:rStyle w:val="KeyWord0"/>
          <w:highlight w:val="white"/>
        </w:rPr>
        <w:t>JumpRegister</w:t>
      </w:r>
      <w:r>
        <w:rPr>
          <w:highlight w:val="white"/>
        </w:rPr>
        <w:t xml:space="preserve"> method adds assembly code that</w:t>
      </w:r>
      <w:r w:rsidR="009E72E5">
        <w:rPr>
          <w:highlight w:val="white"/>
        </w:rPr>
        <w:t xml:space="preserve"> jumps to the address stored in a register.</w:t>
      </w:r>
    </w:p>
    <w:p w14:paraId="3EF63DDB" w14:textId="77777777" w:rsidR="002F1704" w:rsidRPr="002F1704" w:rsidRDefault="002F1704" w:rsidP="002F1704">
      <w:pPr>
        <w:pStyle w:val="Code"/>
        <w:rPr>
          <w:highlight w:val="white"/>
        </w:rPr>
      </w:pPr>
      <w:r w:rsidRPr="002F1704">
        <w:rPr>
          <w:highlight w:val="white"/>
        </w:rPr>
        <w:t xml:space="preserve">    public void JumpToRegister(MiddleCode middleCode) {</w:t>
      </w:r>
    </w:p>
    <w:p w14:paraId="07AFD9F2" w14:textId="77777777" w:rsidR="002F1704" w:rsidRPr="002F1704" w:rsidRDefault="002F1704" w:rsidP="002F1704">
      <w:pPr>
        <w:pStyle w:val="Code"/>
        <w:rPr>
          <w:highlight w:val="white"/>
        </w:rPr>
      </w:pPr>
      <w:r w:rsidRPr="002F1704">
        <w:rPr>
          <w:highlight w:val="white"/>
        </w:rPr>
        <w:t xml:space="preserve">      Register jumpRegister = (Register) middleCode[0];</w:t>
      </w:r>
    </w:p>
    <w:p w14:paraId="0048D529" w14:textId="77777777" w:rsidR="002F1704" w:rsidRPr="002F1704" w:rsidRDefault="002F1704" w:rsidP="002F1704">
      <w:pPr>
        <w:pStyle w:val="Code"/>
        <w:rPr>
          <w:highlight w:val="white"/>
        </w:rPr>
      </w:pPr>
      <w:r w:rsidRPr="002F1704">
        <w:rPr>
          <w:highlight w:val="white"/>
        </w:rPr>
        <w:t xml:space="preserve">      AddAssemblyCode(AssemblyOperator.jmp, jumpRegister);</w:t>
      </w:r>
    </w:p>
    <w:p w14:paraId="05263ADF" w14:textId="77777777" w:rsidR="002F1704" w:rsidRPr="002F1704" w:rsidRDefault="002F1704" w:rsidP="002F1704">
      <w:pPr>
        <w:pStyle w:val="Code"/>
        <w:rPr>
          <w:highlight w:val="white"/>
        </w:rPr>
      </w:pPr>
      <w:r w:rsidRPr="002F1704">
        <w:rPr>
          <w:highlight w:val="white"/>
        </w:rPr>
        <w:t xml:space="preserve">    }</w:t>
      </w:r>
    </w:p>
    <w:p w14:paraId="2738998E" w14:textId="1F6C90D6" w:rsidR="00D935A0" w:rsidRPr="007B4210" w:rsidRDefault="009B54E1" w:rsidP="00631894">
      <w:pPr>
        <w:rPr>
          <w:highlight w:val="white"/>
        </w:rPr>
      </w:pPr>
      <w:r>
        <w:rPr>
          <w:highlight w:val="white"/>
        </w:rPr>
        <w:t xml:space="preserve">The </w:t>
      </w:r>
      <w:r w:rsidRPr="001966DA">
        <w:rPr>
          <w:rStyle w:val="KeyWord0"/>
          <w:highlight w:val="white"/>
        </w:rPr>
        <w:t>Interrupt</w:t>
      </w:r>
      <w:r>
        <w:rPr>
          <w:highlight w:val="white"/>
        </w:rPr>
        <w:t xml:space="preserve"> method adds code that performs an interrupt</w:t>
      </w:r>
      <w:r w:rsidR="008673BA">
        <w:rPr>
          <w:highlight w:val="white"/>
        </w:rPr>
        <w:t xml:space="preserve"> call</w:t>
      </w:r>
      <w:r>
        <w:rPr>
          <w:highlight w:val="white"/>
        </w:rPr>
        <w:t xml:space="preserve">. </w:t>
      </w:r>
      <w:r w:rsidR="008673BA">
        <w:rPr>
          <w:highlight w:val="white"/>
        </w:rPr>
        <w:t xml:space="preserve">Before the call, we clear the </w:t>
      </w:r>
      <w:r w:rsidR="00460475">
        <w:rPr>
          <w:highlight w:val="white"/>
        </w:rPr>
        <w:t>system call set.</w:t>
      </w:r>
    </w:p>
    <w:p w14:paraId="05C45A42" w14:textId="77777777" w:rsidR="00F43544" w:rsidRPr="00F43544" w:rsidRDefault="00F43544" w:rsidP="00F43544">
      <w:pPr>
        <w:pStyle w:val="Code"/>
        <w:rPr>
          <w:highlight w:val="white"/>
        </w:rPr>
      </w:pPr>
      <w:r w:rsidRPr="00F43544">
        <w:rPr>
          <w:highlight w:val="white"/>
        </w:rPr>
        <w:t xml:space="preserve">    public void Interrupt(MiddleCode middleCode) {</w:t>
      </w:r>
    </w:p>
    <w:p w14:paraId="58C73EBD" w14:textId="77777777" w:rsidR="00F43544" w:rsidRPr="00F43544" w:rsidRDefault="00F43544" w:rsidP="00F43544">
      <w:pPr>
        <w:pStyle w:val="Code"/>
        <w:rPr>
          <w:highlight w:val="white"/>
        </w:rPr>
      </w:pPr>
      <w:r w:rsidRPr="00F43544">
        <w:rPr>
          <w:highlight w:val="white"/>
        </w:rPr>
        <w:t xml:space="preserve">      foreach (Track track in m_syscallSet) {        </w:t>
      </w:r>
    </w:p>
    <w:p w14:paraId="6EBEAB4E" w14:textId="77777777" w:rsidR="00F43544" w:rsidRPr="00F43544" w:rsidRDefault="00F43544" w:rsidP="00F43544">
      <w:pPr>
        <w:pStyle w:val="Code"/>
        <w:rPr>
          <w:highlight w:val="white"/>
        </w:rPr>
      </w:pPr>
      <w:r w:rsidRPr="00F43544">
        <w:rPr>
          <w:highlight w:val="white"/>
        </w:rPr>
        <w:t xml:space="preserve">        AddAssemblyCode(AssemblyOperator.empty, track);</w:t>
      </w:r>
    </w:p>
    <w:p w14:paraId="23BEB697" w14:textId="77777777" w:rsidR="00F43544" w:rsidRPr="00F43544" w:rsidRDefault="00F43544" w:rsidP="00F43544">
      <w:pPr>
        <w:pStyle w:val="Code"/>
        <w:rPr>
          <w:highlight w:val="white"/>
        </w:rPr>
      </w:pPr>
      <w:r w:rsidRPr="00F43544">
        <w:rPr>
          <w:highlight w:val="white"/>
        </w:rPr>
        <w:t xml:space="preserve">      }</w:t>
      </w:r>
    </w:p>
    <w:p w14:paraId="666F7E05" w14:textId="77777777" w:rsidR="00F43544" w:rsidRPr="00F43544" w:rsidRDefault="00F43544" w:rsidP="00F43544">
      <w:pPr>
        <w:pStyle w:val="Code"/>
        <w:rPr>
          <w:highlight w:val="white"/>
        </w:rPr>
      </w:pPr>
    </w:p>
    <w:p w14:paraId="5E426460" w14:textId="77777777" w:rsidR="00F43544" w:rsidRPr="00F43544" w:rsidRDefault="00F43544" w:rsidP="00F43544">
      <w:pPr>
        <w:pStyle w:val="Code"/>
        <w:rPr>
          <w:highlight w:val="white"/>
        </w:rPr>
      </w:pPr>
      <w:r w:rsidRPr="00F43544">
        <w:rPr>
          <w:highlight w:val="white"/>
        </w:rPr>
        <w:t xml:space="preserve">      AddAssemblyCode(AssemblyOperator.interrupt,</w:t>
      </w:r>
    </w:p>
    <w:p w14:paraId="3411998E" w14:textId="77777777" w:rsidR="00F43544" w:rsidRPr="00F43544" w:rsidRDefault="00F43544" w:rsidP="00F43544">
      <w:pPr>
        <w:pStyle w:val="Code"/>
        <w:rPr>
          <w:highlight w:val="white"/>
        </w:rPr>
      </w:pPr>
      <w:r w:rsidRPr="00F43544">
        <w:rPr>
          <w:highlight w:val="white"/>
        </w:rPr>
        <w:t xml:space="preserve">                      (BigInteger) middleCode[0]);</w:t>
      </w:r>
    </w:p>
    <w:p w14:paraId="223CBEE5" w14:textId="77777777" w:rsidR="00F43544" w:rsidRPr="00F43544" w:rsidRDefault="00F43544" w:rsidP="00F43544">
      <w:pPr>
        <w:pStyle w:val="Code"/>
        <w:rPr>
          <w:highlight w:val="white"/>
        </w:rPr>
      </w:pPr>
      <w:r w:rsidRPr="00F43544">
        <w:rPr>
          <w:highlight w:val="white"/>
        </w:rPr>
        <w:t xml:space="preserve">      m_trackMap.Clear();</w:t>
      </w:r>
    </w:p>
    <w:p w14:paraId="0F7416A9" w14:textId="77777777" w:rsidR="00F43544" w:rsidRPr="00F43544" w:rsidRDefault="00F43544" w:rsidP="00F43544">
      <w:pPr>
        <w:pStyle w:val="Code"/>
        <w:rPr>
          <w:highlight w:val="white"/>
        </w:rPr>
      </w:pPr>
      <w:r w:rsidRPr="00F43544">
        <w:rPr>
          <w:highlight w:val="white"/>
        </w:rPr>
        <w:t xml:space="preserve">    }</w:t>
      </w:r>
    </w:p>
    <w:p w14:paraId="236C365F" w14:textId="273F5159" w:rsidR="003B2CE4" w:rsidRPr="007B4210" w:rsidRDefault="003B2CE4" w:rsidP="003B2CE4">
      <w:pPr>
        <w:rPr>
          <w:highlight w:val="white"/>
        </w:rPr>
      </w:pPr>
      <w:r>
        <w:rPr>
          <w:highlight w:val="white"/>
        </w:rPr>
        <w:t xml:space="preserve">The </w:t>
      </w:r>
      <w:r>
        <w:rPr>
          <w:rStyle w:val="KeyWord0"/>
          <w:highlight w:val="white"/>
        </w:rPr>
        <w:t>SystemCall</w:t>
      </w:r>
      <w:r>
        <w:rPr>
          <w:highlight w:val="white"/>
        </w:rPr>
        <w:t xml:space="preserve"> method adds code that performs an interrupt call. </w:t>
      </w:r>
      <w:r w:rsidR="00A954D1">
        <w:rPr>
          <w:highlight w:val="white"/>
        </w:rPr>
        <w:t>Like</w:t>
      </w:r>
      <w:r>
        <w:rPr>
          <w:highlight w:val="white"/>
        </w:rPr>
        <w:t xml:space="preserve"> the interrupt case, we clear the system call set before the call.</w:t>
      </w:r>
    </w:p>
    <w:p w14:paraId="4720F77F" w14:textId="77777777" w:rsidR="00F43544" w:rsidRPr="00F43544" w:rsidRDefault="00F43544" w:rsidP="00F43544">
      <w:pPr>
        <w:pStyle w:val="Code"/>
        <w:rPr>
          <w:highlight w:val="white"/>
        </w:rPr>
      </w:pPr>
      <w:r w:rsidRPr="00F43544">
        <w:rPr>
          <w:highlight w:val="white"/>
        </w:rPr>
        <w:t xml:space="preserve">    public void SystemCall(MiddleCode middleCode) {</w:t>
      </w:r>
    </w:p>
    <w:p w14:paraId="56C3A584" w14:textId="77777777" w:rsidR="00F43544" w:rsidRPr="00F43544" w:rsidRDefault="00F43544" w:rsidP="00F43544">
      <w:pPr>
        <w:pStyle w:val="Code"/>
        <w:rPr>
          <w:highlight w:val="white"/>
        </w:rPr>
      </w:pPr>
      <w:r w:rsidRPr="00F43544">
        <w:rPr>
          <w:highlight w:val="white"/>
        </w:rPr>
        <w:t xml:space="preserve">      foreach (Track track in m_syscallSet) {        </w:t>
      </w:r>
    </w:p>
    <w:p w14:paraId="2AB1A5C0" w14:textId="77777777" w:rsidR="00F43544" w:rsidRPr="00F43544" w:rsidRDefault="00F43544" w:rsidP="00F43544">
      <w:pPr>
        <w:pStyle w:val="Code"/>
        <w:rPr>
          <w:highlight w:val="white"/>
        </w:rPr>
      </w:pPr>
      <w:r w:rsidRPr="00F43544">
        <w:rPr>
          <w:highlight w:val="white"/>
        </w:rPr>
        <w:t xml:space="preserve">        AddAssemblyCode(AssemblyOperator.empty, track);</w:t>
      </w:r>
    </w:p>
    <w:p w14:paraId="7C3086B2" w14:textId="77777777" w:rsidR="00F43544" w:rsidRPr="00F43544" w:rsidRDefault="00F43544" w:rsidP="00F43544">
      <w:pPr>
        <w:pStyle w:val="Code"/>
        <w:rPr>
          <w:highlight w:val="white"/>
        </w:rPr>
      </w:pPr>
      <w:r w:rsidRPr="00F43544">
        <w:rPr>
          <w:highlight w:val="white"/>
        </w:rPr>
        <w:t xml:space="preserve">      }</w:t>
      </w:r>
    </w:p>
    <w:p w14:paraId="6CAC5399" w14:textId="77777777" w:rsidR="00F43544" w:rsidRPr="00F43544" w:rsidRDefault="00F43544" w:rsidP="00F43544">
      <w:pPr>
        <w:pStyle w:val="Code"/>
        <w:rPr>
          <w:highlight w:val="white"/>
        </w:rPr>
      </w:pPr>
    </w:p>
    <w:p w14:paraId="2A0FF504" w14:textId="77777777" w:rsidR="00F43544" w:rsidRPr="00F43544" w:rsidRDefault="00F43544" w:rsidP="00F43544">
      <w:pPr>
        <w:pStyle w:val="Code"/>
        <w:rPr>
          <w:highlight w:val="white"/>
        </w:rPr>
      </w:pPr>
      <w:r w:rsidRPr="00F43544">
        <w:rPr>
          <w:highlight w:val="white"/>
        </w:rPr>
        <w:t xml:space="preserve">      AddAssemblyCode(AssemblyOperator.syscall);</w:t>
      </w:r>
    </w:p>
    <w:p w14:paraId="41376B9A" w14:textId="77777777" w:rsidR="00F43544" w:rsidRPr="00F43544" w:rsidRDefault="00F43544" w:rsidP="00F43544">
      <w:pPr>
        <w:pStyle w:val="Code"/>
        <w:rPr>
          <w:highlight w:val="white"/>
        </w:rPr>
      </w:pPr>
      <w:r w:rsidRPr="00F43544">
        <w:rPr>
          <w:highlight w:val="white"/>
        </w:rPr>
        <w:t xml:space="preserve">      m_trackMap.Clear();</w:t>
      </w:r>
    </w:p>
    <w:p w14:paraId="0627C1EC" w14:textId="77777777" w:rsidR="00F43544" w:rsidRPr="00F43544" w:rsidRDefault="00F43544" w:rsidP="00F43544">
      <w:pPr>
        <w:pStyle w:val="Code"/>
        <w:rPr>
          <w:highlight w:val="white"/>
        </w:rPr>
      </w:pPr>
      <w:r w:rsidRPr="00F43544">
        <w:rPr>
          <w:highlight w:val="white"/>
        </w:rPr>
        <w:t xml:space="preserve">    }</w:t>
      </w:r>
    </w:p>
    <w:p w14:paraId="54EEF24A" w14:textId="1F7D6896" w:rsidR="002847C8" w:rsidRPr="007B4210" w:rsidRDefault="002847C8" w:rsidP="002847C8">
      <w:pPr>
        <w:pStyle w:val="Rubrik3"/>
        <w:rPr>
          <w:highlight w:val="white"/>
        </w:rPr>
      </w:pPr>
      <w:r>
        <w:rPr>
          <w:highlight w:val="white"/>
        </w:rPr>
        <w:t>Initialization</w:t>
      </w:r>
    </w:p>
    <w:p w14:paraId="43CA664B" w14:textId="7F285CED" w:rsidR="00D935A0" w:rsidRPr="007B4210" w:rsidRDefault="00A25AF5" w:rsidP="00A25AF5">
      <w:pPr>
        <w:rPr>
          <w:highlight w:val="white"/>
        </w:rPr>
      </w:pPr>
      <w:r>
        <w:rPr>
          <w:highlight w:val="white"/>
        </w:rPr>
        <w:t xml:space="preserve">The </w:t>
      </w:r>
      <w:r w:rsidRPr="00A25AF5">
        <w:rPr>
          <w:rStyle w:val="KeyWord0"/>
          <w:highlight w:val="white"/>
        </w:rPr>
        <w:t>Initializer</w:t>
      </w:r>
      <w:r>
        <w:rPr>
          <w:highlight w:val="white"/>
        </w:rPr>
        <w:t xml:space="preserve"> method </w:t>
      </w:r>
      <w:r w:rsidR="00FE0CF2">
        <w:rPr>
          <w:highlight w:val="white"/>
        </w:rPr>
        <w:t>adds code initializing a value.</w:t>
      </w:r>
      <w:r w:rsidR="00E10662">
        <w:rPr>
          <w:highlight w:val="white"/>
        </w:rPr>
        <w:t xml:space="preserve"> The value becomes static block, or a part of a static block</w:t>
      </w:r>
      <w:r w:rsidR="00E449AA">
        <w:rPr>
          <w:highlight w:val="white"/>
        </w:rPr>
        <w:t xml:space="preserve">, </w:t>
      </w:r>
      <w:r w:rsidR="00561A94">
        <w:rPr>
          <w:highlight w:val="white"/>
        </w:rPr>
        <w:t xml:space="preserve">which </w:t>
      </w:r>
    </w:p>
    <w:p w14:paraId="0623B030" w14:textId="77777777" w:rsidR="00BB28B4" w:rsidRPr="00BB28B4" w:rsidRDefault="00BB28B4" w:rsidP="00BB28B4">
      <w:pPr>
        <w:pStyle w:val="Code"/>
        <w:rPr>
          <w:highlight w:val="white"/>
        </w:rPr>
      </w:pPr>
      <w:r w:rsidRPr="00BB28B4">
        <w:rPr>
          <w:highlight w:val="white"/>
        </w:rPr>
        <w:t xml:space="preserve">    private void Initializer(MiddleCode middleCode) {</w:t>
      </w:r>
    </w:p>
    <w:p w14:paraId="222AE22D" w14:textId="77777777" w:rsidR="00BB28B4" w:rsidRPr="00BB28B4" w:rsidRDefault="00BB28B4" w:rsidP="00BB28B4">
      <w:pPr>
        <w:pStyle w:val="Code"/>
        <w:rPr>
          <w:highlight w:val="white"/>
        </w:rPr>
      </w:pPr>
      <w:r w:rsidRPr="00BB28B4">
        <w:rPr>
          <w:highlight w:val="white"/>
        </w:rPr>
        <w:t xml:space="preserve">      Sort sort = (Sort) middleCode[0];</w:t>
      </w:r>
    </w:p>
    <w:p w14:paraId="6233AFCA" w14:textId="77777777" w:rsidR="00BB28B4" w:rsidRPr="00BB28B4" w:rsidRDefault="00BB28B4" w:rsidP="00BB28B4">
      <w:pPr>
        <w:pStyle w:val="Code"/>
        <w:rPr>
          <w:highlight w:val="white"/>
        </w:rPr>
      </w:pPr>
      <w:r w:rsidRPr="00BB28B4">
        <w:rPr>
          <w:highlight w:val="white"/>
        </w:rPr>
        <w:t xml:space="preserve">      object value = middleCode[1];</w:t>
      </w:r>
    </w:p>
    <w:p w14:paraId="0AF3F281" w14:textId="1D5C2601" w:rsidR="002D7019" w:rsidRPr="002D7019" w:rsidRDefault="00E10662" w:rsidP="00E10662">
      <w:pPr>
        <w:rPr>
          <w:highlight w:val="white"/>
        </w:rPr>
      </w:pPr>
      <w:r>
        <w:rPr>
          <w:highlight w:val="white"/>
        </w:rPr>
        <w:t xml:space="preserve">If the value is a static address, </w:t>
      </w:r>
      <w:r w:rsidR="00FB25DC">
        <w:rPr>
          <w:highlight w:val="white"/>
        </w:rPr>
        <w:t xml:space="preserve">we </w:t>
      </w:r>
      <w:r>
        <w:rPr>
          <w:highlight w:val="white"/>
        </w:rPr>
        <w:t xml:space="preserve">add code for defining the address with </w:t>
      </w:r>
      <w:r w:rsidR="00010D69">
        <w:rPr>
          <w:highlight w:val="white"/>
        </w:rPr>
        <w:t>its</w:t>
      </w:r>
      <w:r>
        <w:rPr>
          <w:highlight w:val="white"/>
        </w:rPr>
        <w:t xml:space="preserve"> name and offset.</w:t>
      </w:r>
    </w:p>
    <w:p w14:paraId="3DB81DA8" w14:textId="77777777" w:rsidR="00BB28B4" w:rsidRPr="00BB28B4" w:rsidRDefault="00BB28B4" w:rsidP="00BB28B4">
      <w:pPr>
        <w:pStyle w:val="Code"/>
        <w:rPr>
          <w:highlight w:val="white"/>
        </w:rPr>
      </w:pPr>
      <w:r w:rsidRPr="00BB28B4">
        <w:rPr>
          <w:highlight w:val="white"/>
        </w:rPr>
        <w:t xml:space="preserve">      if (value is StaticAddress) {</w:t>
      </w:r>
    </w:p>
    <w:p w14:paraId="5B568EAC" w14:textId="77777777" w:rsidR="00BB28B4" w:rsidRPr="00BB28B4" w:rsidRDefault="00BB28B4" w:rsidP="00BB28B4">
      <w:pPr>
        <w:pStyle w:val="Code"/>
        <w:rPr>
          <w:highlight w:val="white"/>
        </w:rPr>
      </w:pPr>
      <w:r w:rsidRPr="00BB28B4">
        <w:rPr>
          <w:highlight w:val="white"/>
        </w:rPr>
        <w:lastRenderedPageBreak/>
        <w:t xml:space="preserve">        StaticAddress staticAddress = (StaticAddress) value;</w:t>
      </w:r>
    </w:p>
    <w:p w14:paraId="22AC31C1" w14:textId="77777777" w:rsidR="00BB28B4" w:rsidRPr="00BB28B4" w:rsidRDefault="00BB28B4" w:rsidP="00BB28B4">
      <w:pPr>
        <w:pStyle w:val="Code"/>
        <w:rPr>
          <w:highlight w:val="white"/>
        </w:rPr>
      </w:pPr>
      <w:r w:rsidRPr="00BB28B4">
        <w:rPr>
          <w:highlight w:val="white"/>
        </w:rPr>
        <w:t xml:space="preserve">        string name = staticAddress.UniqueName;</w:t>
      </w:r>
    </w:p>
    <w:p w14:paraId="42FD87B7" w14:textId="77777777" w:rsidR="00BB28B4" w:rsidRPr="00BB28B4" w:rsidRDefault="00BB28B4" w:rsidP="00BB28B4">
      <w:pPr>
        <w:pStyle w:val="Code"/>
        <w:rPr>
          <w:highlight w:val="white"/>
        </w:rPr>
      </w:pPr>
      <w:r w:rsidRPr="00BB28B4">
        <w:rPr>
          <w:highlight w:val="white"/>
        </w:rPr>
        <w:t xml:space="preserve">        int offset = staticAddress.Offset;</w:t>
      </w:r>
    </w:p>
    <w:p w14:paraId="134C3FB7" w14:textId="77777777" w:rsidR="00BB28B4" w:rsidRPr="00BB28B4" w:rsidRDefault="00BB28B4" w:rsidP="00BB28B4">
      <w:pPr>
        <w:pStyle w:val="Code"/>
        <w:rPr>
          <w:highlight w:val="white"/>
        </w:rPr>
      </w:pPr>
      <w:r w:rsidRPr="00BB28B4">
        <w:rPr>
          <w:highlight w:val="white"/>
        </w:rPr>
        <w:t xml:space="preserve">        // dw name + offset</w:t>
      </w:r>
    </w:p>
    <w:p w14:paraId="6F3506DA" w14:textId="77777777" w:rsidR="00BB28B4" w:rsidRPr="00BB28B4" w:rsidRDefault="00BB28B4" w:rsidP="00BB28B4">
      <w:pPr>
        <w:pStyle w:val="Code"/>
        <w:rPr>
          <w:highlight w:val="white"/>
        </w:rPr>
      </w:pPr>
      <w:r w:rsidRPr="00BB28B4">
        <w:rPr>
          <w:highlight w:val="white"/>
        </w:rPr>
        <w:t xml:space="preserve">        AddAssemblyCode(AssemblyOperator.define_address, name, offset);</w:t>
      </w:r>
    </w:p>
    <w:p w14:paraId="6054BBF3" w14:textId="77777777" w:rsidR="00BB28B4" w:rsidRPr="00BB28B4" w:rsidRDefault="00BB28B4" w:rsidP="00BB28B4">
      <w:pPr>
        <w:pStyle w:val="Code"/>
        <w:rPr>
          <w:highlight w:val="white"/>
        </w:rPr>
      </w:pPr>
      <w:r w:rsidRPr="00BB28B4">
        <w:rPr>
          <w:highlight w:val="white"/>
        </w:rPr>
        <w:t xml:space="preserve">      }</w:t>
      </w:r>
    </w:p>
    <w:p w14:paraId="1A5CE0F2" w14:textId="7FADAD40" w:rsidR="00E10662" w:rsidRPr="007B4210" w:rsidRDefault="00FB25DC" w:rsidP="00BA20ED">
      <w:pPr>
        <w:rPr>
          <w:highlight w:val="white"/>
        </w:rPr>
      </w:pPr>
      <w:r>
        <w:rPr>
          <w:highlight w:val="white"/>
        </w:rPr>
        <w:t>Otherwise, we add code for defining the value.</w:t>
      </w:r>
      <w:r w:rsidR="000B4E76">
        <w:rPr>
          <w:highlight w:val="white"/>
        </w:rPr>
        <w:t xml:space="preserve"> The initialization</w:t>
      </w:r>
      <w:r w:rsidR="00CC006A">
        <w:rPr>
          <w:highlight w:val="white"/>
        </w:rPr>
        <w:t xml:space="preserve"> instruction will later be transformed to a sequence of instructions in the Linux case and memory block in the Windows case.</w:t>
      </w:r>
    </w:p>
    <w:p w14:paraId="02BABC29" w14:textId="77777777" w:rsidR="00285CAD" w:rsidRPr="00285CAD" w:rsidRDefault="00285CAD" w:rsidP="00285CAD">
      <w:pPr>
        <w:pStyle w:val="Code"/>
        <w:rPr>
          <w:highlight w:val="white"/>
        </w:rPr>
      </w:pPr>
      <w:r w:rsidRPr="00285CAD">
        <w:rPr>
          <w:highlight w:val="white"/>
        </w:rPr>
        <w:t xml:space="preserve">      else {</w:t>
      </w:r>
    </w:p>
    <w:p w14:paraId="50D1287E" w14:textId="77777777" w:rsidR="00285CAD" w:rsidRPr="00285CAD" w:rsidRDefault="00285CAD" w:rsidP="00285CAD">
      <w:pPr>
        <w:pStyle w:val="Code"/>
        <w:rPr>
          <w:highlight w:val="white"/>
        </w:rPr>
      </w:pPr>
      <w:r w:rsidRPr="00285CAD">
        <w:rPr>
          <w:highlight w:val="white"/>
        </w:rPr>
        <w:t xml:space="preserve">        AddAssemblyCode(AssemblyOperator.define_value, sort, value);</w:t>
      </w:r>
    </w:p>
    <w:p w14:paraId="030B3B14" w14:textId="77777777" w:rsidR="00285CAD" w:rsidRPr="00285CAD" w:rsidRDefault="00285CAD" w:rsidP="00285CAD">
      <w:pPr>
        <w:pStyle w:val="Code"/>
        <w:rPr>
          <w:highlight w:val="white"/>
        </w:rPr>
      </w:pPr>
      <w:r w:rsidRPr="00285CAD">
        <w:rPr>
          <w:highlight w:val="white"/>
        </w:rPr>
        <w:t xml:space="preserve">      }</w:t>
      </w:r>
    </w:p>
    <w:p w14:paraId="60E61574" w14:textId="77777777" w:rsidR="00285CAD" w:rsidRPr="00285CAD" w:rsidRDefault="00285CAD" w:rsidP="00285CAD">
      <w:pPr>
        <w:pStyle w:val="Code"/>
        <w:rPr>
          <w:highlight w:val="white"/>
        </w:rPr>
      </w:pPr>
      <w:r w:rsidRPr="00285CAD">
        <w:rPr>
          <w:highlight w:val="white"/>
        </w:rPr>
        <w:t xml:space="preserve">    }</w:t>
      </w:r>
    </w:p>
    <w:p w14:paraId="492454ED" w14:textId="3F0E38D0" w:rsidR="00D935A0" w:rsidRPr="002D7019" w:rsidRDefault="00CC006A" w:rsidP="00612BF2">
      <w:pPr>
        <w:rPr>
          <w:highlight w:val="white"/>
        </w:rPr>
      </w:pPr>
      <w:r>
        <w:rPr>
          <w:highlight w:val="white"/>
        </w:rPr>
        <w:t xml:space="preserve">The </w:t>
      </w:r>
      <w:r w:rsidRPr="00806C87">
        <w:rPr>
          <w:rStyle w:val="KeyWord0"/>
          <w:highlight w:val="white"/>
        </w:rPr>
        <w:t>InitializerZero</w:t>
      </w:r>
      <w:r>
        <w:rPr>
          <w:highlight w:val="white"/>
        </w:rPr>
        <w:t xml:space="preserve"> adds an instruction for </w:t>
      </w:r>
      <w:r w:rsidR="00612BF2">
        <w:rPr>
          <w:highlight w:val="white"/>
        </w:rPr>
        <w:t>a sequence of zero values, each holding one byte.</w:t>
      </w:r>
      <w:r w:rsidR="00806C87" w:rsidRPr="00806C87">
        <w:rPr>
          <w:highlight w:val="white"/>
        </w:rPr>
        <w:t xml:space="preserve"> </w:t>
      </w:r>
      <w:r w:rsidR="00806C87">
        <w:rPr>
          <w:highlight w:val="white"/>
        </w:rPr>
        <w:t>Like the Initializer method above, the initialization instruction will later be transformed to a sequence of instructions in the Linux case and memory block in the Windows case.</w:t>
      </w:r>
    </w:p>
    <w:p w14:paraId="1A855B71" w14:textId="77777777" w:rsidR="00285CAD" w:rsidRPr="00285CAD" w:rsidRDefault="00285CAD" w:rsidP="00285CAD">
      <w:pPr>
        <w:pStyle w:val="Code"/>
        <w:rPr>
          <w:highlight w:val="white"/>
        </w:rPr>
      </w:pPr>
      <w:r w:rsidRPr="00285CAD">
        <w:rPr>
          <w:highlight w:val="white"/>
        </w:rPr>
        <w:t xml:space="preserve">    private void InitializerZero(MiddleCode middleCode) {</w:t>
      </w:r>
    </w:p>
    <w:p w14:paraId="0911C982" w14:textId="77777777" w:rsidR="00285CAD" w:rsidRPr="00285CAD" w:rsidRDefault="00285CAD" w:rsidP="00285CAD">
      <w:pPr>
        <w:pStyle w:val="Code"/>
        <w:rPr>
          <w:highlight w:val="white"/>
        </w:rPr>
      </w:pPr>
      <w:r w:rsidRPr="00285CAD">
        <w:rPr>
          <w:highlight w:val="white"/>
        </w:rPr>
        <w:t xml:space="preserve">      int size = (int) middleCode[0];</w:t>
      </w:r>
    </w:p>
    <w:p w14:paraId="0A6C3056" w14:textId="77777777" w:rsidR="00285CAD" w:rsidRPr="00285CAD" w:rsidRDefault="00285CAD" w:rsidP="00285CAD">
      <w:pPr>
        <w:pStyle w:val="Code"/>
        <w:rPr>
          <w:highlight w:val="white"/>
        </w:rPr>
      </w:pPr>
      <w:r w:rsidRPr="00285CAD">
        <w:rPr>
          <w:highlight w:val="white"/>
        </w:rPr>
        <w:t xml:space="preserve">      Assert.ErrorXXX(size &gt; 0);</w:t>
      </w:r>
    </w:p>
    <w:p w14:paraId="7386F7E1" w14:textId="77777777" w:rsidR="00285CAD" w:rsidRPr="00285CAD" w:rsidRDefault="00285CAD" w:rsidP="00285CAD">
      <w:pPr>
        <w:pStyle w:val="Code"/>
        <w:rPr>
          <w:highlight w:val="white"/>
        </w:rPr>
      </w:pPr>
      <w:r w:rsidRPr="00285CAD">
        <w:rPr>
          <w:highlight w:val="white"/>
        </w:rPr>
        <w:t xml:space="preserve">      AddAssemblyCode(AssemblyOperator.define_zero_sequence, size);</w:t>
      </w:r>
    </w:p>
    <w:p w14:paraId="1BE06C20" w14:textId="77777777" w:rsidR="00285CAD" w:rsidRPr="00285CAD" w:rsidRDefault="00285CAD" w:rsidP="00285CAD">
      <w:pPr>
        <w:pStyle w:val="Code"/>
        <w:rPr>
          <w:highlight w:val="white"/>
        </w:rPr>
      </w:pPr>
      <w:r w:rsidRPr="00285CAD">
        <w:rPr>
          <w:highlight w:val="white"/>
        </w:rPr>
        <w:t xml:space="preserve">    }</w:t>
      </w:r>
    </w:p>
    <w:p w14:paraId="5AE46892" w14:textId="1FAD5CDD" w:rsidR="000E4DA6" w:rsidRPr="00533A30" w:rsidRDefault="000E4DA6" w:rsidP="000E4DA6">
      <w:pPr>
        <w:pStyle w:val="Rubrik3"/>
        <w:rPr>
          <w:highlight w:val="white"/>
        </w:rPr>
      </w:pPr>
      <w:r>
        <w:rPr>
          <w:highlight w:val="white"/>
        </w:rPr>
        <w:t>Integral Multipl</w:t>
      </w:r>
      <w:r w:rsidR="00285456">
        <w:rPr>
          <w:highlight w:val="white"/>
        </w:rPr>
        <w:t>i</w:t>
      </w:r>
      <w:r>
        <w:rPr>
          <w:highlight w:val="white"/>
        </w:rPr>
        <w:t>cation, Division, and Modulo</w:t>
      </w:r>
    </w:p>
    <w:p w14:paraId="3263741B" w14:textId="026C706D" w:rsidR="0011692D" w:rsidRDefault="0033060D" w:rsidP="00E33B16">
      <w:pPr>
        <w:rPr>
          <w:highlight w:val="white"/>
        </w:rPr>
      </w:pPr>
      <w:r>
        <w:rPr>
          <w:highlight w:val="white"/>
        </w:rPr>
        <w:t xml:space="preserve">The </w:t>
      </w:r>
      <w:r w:rsidRPr="001B4B75">
        <w:rPr>
          <w:rStyle w:val="KeyWord0"/>
          <w:highlight w:val="white"/>
        </w:rPr>
        <w:t>IntegralMultiply</w:t>
      </w:r>
      <w:r>
        <w:rPr>
          <w:highlight w:val="white"/>
        </w:rPr>
        <w:t xml:space="preserve"> method </w:t>
      </w:r>
      <w:r w:rsidR="009E53E4">
        <w:rPr>
          <w:highlight w:val="white"/>
        </w:rPr>
        <w:t xml:space="preserve">adds assembly code for </w:t>
      </w:r>
      <w:r w:rsidR="001B5E51">
        <w:rPr>
          <w:highlight w:val="white"/>
        </w:rPr>
        <w:t xml:space="preserve">the </w:t>
      </w:r>
      <w:r w:rsidR="009E53E4">
        <w:rPr>
          <w:highlight w:val="white"/>
        </w:rPr>
        <w:t>integral operators multipl</w:t>
      </w:r>
      <w:r w:rsidR="00E21B0D">
        <w:rPr>
          <w:highlight w:val="white"/>
        </w:rPr>
        <w:t>ication</w:t>
      </w:r>
      <w:r w:rsidR="009E53E4">
        <w:rPr>
          <w:highlight w:val="white"/>
        </w:rPr>
        <w:t>, divi</w:t>
      </w:r>
      <w:r w:rsidR="00E21B0D">
        <w:rPr>
          <w:highlight w:val="white"/>
        </w:rPr>
        <w:t>sion</w:t>
      </w:r>
      <w:r w:rsidR="009E53E4">
        <w:rPr>
          <w:highlight w:val="white"/>
        </w:rPr>
        <w:t xml:space="preserve">, </w:t>
      </w:r>
      <w:r w:rsidR="00E21B0D">
        <w:rPr>
          <w:highlight w:val="white"/>
        </w:rPr>
        <w:t xml:space="preserve">and </w:t>
      </w:r>
      <w:r w:rsidR="009E53E4">
        <w:rPr>
          <w:highlight w:val="white"/>
        </w:rPr>
        <w:t>module.</w:t>
      </w:r>
      <w:r w:rsidR="001E123D">
        <w:rPr>
          <w:highlight w:val="white"/>
        </w:rPr>
        <w:t xml:space="preserve"> Th</w:t>
      </w:r>
      <w:r w:rsidR="00CA22DE">
        <w:rPr>
          <w:highlight w:val="white"/>
        </w:rPr>
        <w:t>ese</w:t>
      </w:r>
      <w:r w:rsidR="001E123D">
        <w:rPr>
          <w:highlight w:val="white"/>
        </w:rPr>
        <w:t xml:space="preserve"> operation</w:t>
      </w:r>
      <w:r w:rsidR="00CA22DE">
        <w:rPr>
          <w:highlight w:val="white"/>
        </w:rPr>
        <w:t>s differ from the previous integral operations in that way that the value of left symbol is always assumed to be stored in a specific register</w:t>
      </w:r>
      <w:r w:rsidR="001C1CE6">
        <w:rPr>
          <w:highlight w:val="white"/>
        </w:rPr>
        <w:t xml:space="preserve">. However, the right symbol is given in the operation. The value of the </w:t>
      </w:r>
      <w:r w:rsidR="00E86A67">
        <w:rPr>
          <w:highlight w:val="white"/>
        </w:rPr>
        <w:t xml:space="preserve">right symbol is given in the operations. It can be stored in a register or on a memory address. However, unlike the previous </w:t>
      </w:r>
      <w:r w:rsidR="0011692D">
        <w:rPr>
          <w:highlight w:val="white"/>
        </w:rPr>
        <w:t>integral operations, we cannot give an integer value directly. Instead, we have to store the value on an address, and give the address to the operation.</w:t>
      </w:r>
    </w:p>
    <w:p w14:paraId="774981C8" w14:textId="25F785B4" w:rsidR="0011692D" w:rsidRDefault="0011692D" w:rsidP="00E33B16">
      <w:pPr>
        <w:rPr>
          <w:highlight w:val="white"/>
        </w:rPr>
      </w:pPr>
      <w:r>
        <w:rPr>
          <w:highlight w:val="white"/>
        </w:rPr>
        <w:t>Moreover, there are in fact four registers invo</w:t>
      </w:r>
      <w:r w:rsidR="007C13EC">
        <w:rPr>
          <w:highlight w:val="white"/>
        </w:rPr>
        <w:t>lved in the operation</w:t>
      </w:r>
      <w:r w:rsidR="00037BA4">
        <w:rPr>
          <w:highlight w:val="white"/>
        </w:rPr>
        <w:t>. The specific registers depend on the type size.</w:t>
      </w:r>
    </w:p>
    <w:p w14:paraId="0028B1BB" w14:textId="2B87A1A9" w:rsidR="007C13EC" w:rsidRDefault="007D47EF" w:rsidP="007C13EC">
      <w:pPr>
        <w:pStyle w:val="Liststycke"/>
        <w:numPr>
          <w:ilvl w:val="0"/>
          <w:numId w:val="138"/>
        </w:numPr>
        <w:rPr>
          <w:highlight w:val="white"/>
        </w:rPr>
      </w:pPr>
      <w:r>
        <w:rPr>
          <w:highlight w:val="white"/>
        </w:rPr>
        <w:t>The register where we store the value of the left symbol.</w:t>
      </w:r>
    </w:p>
    <w:p w14:paraId="0D518EBD" w14:textId="0857A773" w:rsidR="007D47EF" w:rsidRDefault="007D47EF" w:rsidP="007C13EC">
      <w:pPr>
        <w:pStyle w:val="Liststycke"/>
        <w:numPr>
          <w:ilvl w:val="0"/>
          <w:numId w:val="138"/>
        </w:numPr>
        <w:rPr>
          <w:highlight w:val="white"/>
        </w:rPr>
      </w:pPr>
      <w:r>
        <w:rPr>
          <w:highlight w:val="white"/>
        </w:rPr>
        <w:t xml:space="preserve">The register holding the </w:t>
      </w:r>
      <w:r w:rsidR="00452BF1">
        <w:rPr>
          <w:highlight w:val="white"/>
        </w:rPr>
        <w:t>upper part of the left symbol value. We ignore the value in this register, but we must set it to zero</w:t>
      </w:r>
      <w:r w:rsidR="00CF6BF4">
        <w:rPr>
          <w:highlight w:val="white"/>
        </w:rPr>
        <w:t xml:space="preserve"> and mark in the track map we have in fact altered its value.</w:t>
      </w:r>
    </w:p>
    <w:p w14:paraId="65E6C728" w14:textId="6998DB5B" w:rsidR="00452BF1" w:rsidRDefault="008B2F1E" w:rsidP="007C13EC">
      <w:pPr>
        <w:pStyle w:val="Liststycke"/>
        <w:numPr>
          <w:ilvl w:val="0"/>
          <w:numId w:val="138"/>
        </w:numPr>
        <w:rPr>
          <w:highlight w:val="white"/>
        </w:rPr>
      </w:pPr>
      <w:r>
        <w:rPr>
          <w:highlight w:val="white"/>
        </w:rPr>
        <w:t xml:space="preserve">The result of multiplication or division, which </w:t>
      </w:r>
      <w:r w:rsidR="00F33D86">
        <w:rPr>
          <w:highlight w:val="white"/>
        </w:rPr>
        <w:t>is</w:t>
      </w:r>
      <w:r w:rsidR="00037BA4">
        <w:rPr>
          <w:highlight w:val="white"/>
        </w:rPr>
        <w:t xml:space="preserve"> ignored </w:t>
      </w:r>
      <w:r w:rsidR="00860887">
        <w:rPr>
          <w:highlight w:val="white"/>
        </w:rPr>
        <w:t>by</w:t>
      </w:r>
      <w:r w:rsidR="00F33D86">
        <w:rPr>
          <w:highlight w:val="white"/>
        </w:rPr>
        <w:t xml:space="preserve"> modulo</w:t>
      </w:r>
      <w:r w:rsidR="00860887">
        <w:rPr>
          <w:highlight w:val="white"/>
        </w:rPr>
        <w:t>.</w:t>
      </w:r>
    </w:p>
    <w:p w14:paraId="0B01AC37" w14:textId="79873F9F" w:rsidR="00F33D86" w:rsidRPr="00860887" w:rsidRDefault="00F33D86" w:rsidP="00664603">
      <w:pPr>
        <w:pStyle w:val="Liststycke"/>
        <w:numPr>
          <w:ilvl w:val="0"/>
          <w:numId w:val="138"/>
        </w:numPr>
        <w:rPr>
          <w:highlight w:val="white"/>
        </w:rPr>
      </w:pPr>
      <w:r w:rsidRPr="00860887">
        <w:rPr>
          <w:highlight w:val="white"/>
        </w:rPr>
        <w:t xml:space="preserve">The result of module, </w:t>
      </w:r>
      <w:r w:rsidR="008B2F1E">
        <w:rPr>
          <w:highlight w:val="white"/>
        </w:rPr>
        <w:t xml:space="preserve">which </w:t>
      </w:r>
      <w:r w:rsidRPr="00860887">
        <w:rPr>
          <w:highlight w:val="white"/>
        </w:rPr>
        <w:t>is ignored by multiplication or division.</w:t>
      </w:r>
    </w:p>
    <w:p w14:paraId="5CC3223C" w14:textId="3FD417B4" w:rsidR="00F33D86" w:rsidRPr="008B2F1E" w:rsidRDefault="008B2F1E" w:rsidP="008B2F1E">
      <w:pPr>
        <w:rPr>
          <w:highlight w:val="white"/>
        </w:rPr>
      </w:pPr>
      <w:r>
        <w:rPr>
          <w:highlight w:val="white"/>
        </w:rPr>
        <w:t>Even if one of the last two registers is ignored, we still need to mark in the track map that is has in fact been assigned a new value.</w:t>
      </w:r>
    </w:p>
    <w:p w14:paraId="68413879" w14:textId="5BEFB081" w:rsidR="00940A72" w:rsidRDefault="00922AE8" w:rsidP="00C85FD6">
      <w:pPr>
        <w:rPr>
          <w:highlight w:val="white"/>
        </w:rPr>
      </w:pPr>
      <w:r>
        <w:rPr>
          <w:highlight w:val="white"/>
        </w:rPr>
        <w:t xml:space="preserve">The </w:t>
      </w:r>
      <w:r w:rsidR="009D180C" w:rsidRPr="009D180C">
        <w:rPr>
          <w:rStyle w:val="KeyWord0"/>
          <w:highlight w:val="white"/>
        </w:rPr>
        <w:t>m_leftRegisterMap</w:t>
      </w:r>
      <w:r w:rsidR="00A33B83">
        <w:rPr>
          <w:highlight w:val="white"/>
        </w:rPr>
        <w:t xml:space="preserve"> </w:t>
      </w:r>
      <w:r w:rsidR="00DB0126">
        <w:rPr>
          <w:highlight w:val="white"/>
        </w:rPr>
        <w:t>map</w:t>
      </w:r>
      <w:r w:rsidR="00A33B83">
        <w:rPr>
          <w:highlight w:val="white"/>
        </w:rPr>
        <w:t xml:space="preserve"> hold the registers where we store the value of the left symbol. The </w:t>
      </w:r>
      <w:r w:rsidR="00A33B83" w:rsidRPr="00185DFA">
        <w:rPr>
          <w:rStyle w:val="KeyWord0"/>
          <w:highlight w:val="white"/>
        </w:rPr>
        <w:t>m_zeroRegisterMap</w:t>
      </w:r>
      <w:r w:rsidR="00A33B83">
        <w:rPr>
          <w:highlight w:val="white"/>
        </w:rPr>
        <w:t xml:space="preserve"> </w:t>
      </w:r>
      <w:r w:rsidR="00DB0126">
        <w:rPr>
          <w:highlight w:val="white"/>
        </w:rPr>
        <w:t xml:space="preserve">map </w:t>
      </w:r>
      <w:r w:rsidR="00185DFA">
        <w:rPr>
          <w:highlight w:val="white"/>
        </w:rPr>
        <w:t xml:space="preserve">holds the registers that era to be set to zero before the operation. The </w:t>
      </w:r>
      <w:r w:rsidR="00C155AE" w:rsidRPr="00940A72">
        <w:rPr>
          <w:rStyle w:val="KeyWord0"/>
          <w:highlight w:val="white"/>
        </w:rPr>
        <w:t>m_productQuintentRegisterMap</w:t>
      </w:r>
      <w:r w:rsidR="00C155AE">
        <w:rPr>
          <w:highlight w:val="white"/>
        </w:rPr>
        <w:t xml:space="preserve"> </w:t>
      </w:r>
      <w:r w:rsidR="00940A72">
        <w:rPr>
          <w:highlight w:val="white"/>
        </w:rPr>
        <w:t xml:space="preserve">map </w:t>
      </w:r>
      <w:r w:rsidR="00C155AE">
        <w:rPr>
          <w:highlight w:val="white"/>
        </w:rPr>
        <w:t xml:space="preserve">holds the registers where the </w:t>
      </w:r>
      <w:r w:rsidR="00C155AE" w:rsidRPr="009779FC">
        <w:rPr>
          <w:highlight w:val="white"/>
        </w:rPr>
        <w:t>product</w:t>
      </w:r>
      <w:r w:rsidR="00C155AE">
        <w:rPr>
          <w:highlight w:val="white"/>
        </w:rPr>
        <w:t xml:space="preserve"> or </w:t>
      </w:r>
      <w:r w:rsidR="00940A72">
        <w:rPr>
          <w:highlight w:val="white"/>
        </w:rPr>
        <w:t>q</w:t>
      </w:r>
      <w:r w:rsidR="00940A72" w:rsidRPr="009779FC">
        <w:rPr>
          <w:highlight w:val="white"/>
        </w:rPr>
        <w:t>uintet</w:t>
      </w:r>
      <w:r w:rsidR="00C155AE">
        <w:rPr>
          <w:highlight w:val="white"/>
        </w:rPr>
        <w:t xml:space="preserve"> is stored after a multiplication or division </w:t>
      </w:r>
      <w:r w:rsidR="00F57945">
        <w:rPr>
          <w:highlight w:val="white"/>
        </w:rPr>
        <w:t xml:space="preserve">operations, </w:t>
      </w:r>
      <w:r w:rsidR="00C155AE">
        <w:rPr>
          <w:highlight w:val="white"/>
        </w:rPr>
        <w:t xml:space="preserve">while </w:t>
      </w:r>
      <w:r w:rsidR="009B53C8" w:rsidRPr="00F57945">
        <w:rPr>
          <w:rStyle w:val="KeyWord0"/>
          <w:highlight w:val="white"/>
        </w:rPr>
        <w:t>m_remainderRegisterMap</w:t>
      </w:r>
      <w:r w:rsidR="009B53C8">
        <w:rPr>
          <w:highlight w:val="white"/>
        </w:rPr>
        <w:t xml:space="preserve"> holds </w:t>
      </w:r>
      <w:r w:rsidR="00940A72">
        <w:rPr>
          <w:highlight w:val="white"/>
        </w:rPr>
        <w:t xml:space="preserve">the </w:t>
      </w:r>
      <w:r w:rsidR="00DB0126">
        <w:rPr>
          <w:highlight w:val="white"/>
        </w:rPr>
        <w:t xml:space="preserve">registers of the </w:t>
      </w:r>
      <w:r w:rsidR="00940A72">
        <w:rPr>
          <w:highlight w:val="white"/>
        </w:rPr>
        <w:t xml:space="preserve">remainder of a modulo operations. </w:t>
      </w:r>
    </w:p>
    <w:p w14:paraId="1EEA00B4" w14:textId="77777777" w:rsidR="009779FC" w:rsidRPr="009779FC" w:rsidRDefault="009779FC" w:rsidP="009779FC">
      <w:pPr>
        <w:pStyle w:val="Code"/>
        <w:rPr>
          <w:highlight w:val="white"/>
        </w:rPr>
      </w:pPr>
      <w:r w:rsidRPr="009779FC">
        <w:rPr>
          <w:highlight w:val="white"/>
        </w:rPr>
        <w:t xml:space="preserve">    public static IDictionary&lt;int,Register&gt; m_leftRegisterMap =</w:t>
      </w:r>
    </w:p>
    <w:p w14:paraId="1229B629" w14:textId="77777777" w:rsidR="009779FC" w:rsidRPr="009779FC" w:rsidRDefault="009779FC" w:rsidP="009779FC">
      <w:pPr>
        <w:pStyle w:val="Code"/>
        <w:rPr>
          <w:highlight w:val="white"/>
        </w:rPr>
      </w:pPr>
      <w:r w:rsidRPr="009779FC">
        <w:rPr>
          <w:highlight w:val="white"/>
        </w:rPr>
        <w:t xml:space="preserve">      new Dictionary&lt;int,Register&gt;() {{1, Register.al}, {2, Register.ax},</w:t>
      </w:r>
    </w:p>
    <w:p w14:paraId="653E0248" w14:textId="77777777" w:rsidR="009779FC" w:rsidRPr="009779FC" w:rsidRDefault="009779FC" w:rsidP="009779FC">
      <w:pPr>
        <w:pStyle w:val="Code"/>
        <w:rPr>
          <w:highlight w:val="white"/>
        </w:rPr>
      </w:pPr>
      <w:r w:rsidRPr="009779FC">
        <w:rPr>
          <w:highlight w:val="white"/>
        </w:rPr>
        <w:t xml:space="preserve">                                      {4, Register.eax}, {8, Register.rax}};</w:t>
      </w:r>
    </w:p>
    <w:p w14:paraId="16EA77A0" w14:textId="77777777" w:rsidR="009779FC" w:rsidRPr="009779FC" w:rsidRDefault="009779FC" w:rsidP="009779FC">
      <w:pPr>
        <w:pStyle w:val="Code"/>
        <w:rPr>
          <w:highlight w:val="white"/>
        </w:rPr>
      </w:pPr>
    </w:p>
    <w:p w14:paraId="3BFBE514" w14:textId="3F3F5A11" w:rsidR="009779FC" w:rsidRPr="009779FC" w:rsidRDefault="009779FC" w:rsidP="009779FC">
      <w:pPr>
        <w:pStyle w:val="Code"/>
        <w:rPr>
          <w:highlight w:val="white"/>
        </w:rPr>
      </w:pPr>
      <w:r w:rsidRPr="009779FC">
        <w:rPr>
          <w:highlight w:val="white"/>
        </w:rPr>
        <w:lastRenderedPageBreak/>
        <w:t xml:space="preserve">    public static IDictionary&lt;int,Register&gt; </w:t>
      </w:r>
      <w:r w:rsidR="00A33B83">
        <w:rPr>
          <w:highlight w:val="white"/>
        </w:rPr>
        <w:t>m_zeroRegisterMap</w:t>
      </w:r>
      <w:r w:rsidRPr="009779FC">
        <w:rPr>
          <w:highlight w:val="white"/>
        </w:rPr>
        <w:t xml:space="preserve"> =</w:t>
      </w:r>
    </w:p>
    <w:p w14:paraId="499013B2" w14:textId="77777777" w:rsidR="009779FC" w:rsidRPr="009779FC" w:rsidRDefault="009779FC" w:rsidP="009779FC">
      <w:pPr>
        <w:pStyle w:val="Code"/>
        <w:rPr>
          <w:highlight w:val="white"/>
        </w:rPr>
      </w:pPr>
      <w:r w:rsidRPr="009779FC">
        <w:rPr>
          <w:highlight w:val="white"/>
        </w:rPr>
        <w:t xml:space="preserve">      new Dictionary&lt;int,Register&gt;() {{1, Register.ah}, {2, Register.dx},</w:t>
      </w:r>
    </w:p>
    <w:p w14:paraId="37506EED" w14:textId="77777777" w:rsidR="009779FC" w:rsidRPr="009779FC" w:rsidRDefault="009779FC" w:rsidP="009779FC">
      <w:pPr>
        <w:pStyle w:val="Code"/>
        <w:rPr>
          <w:highlight w:val="white"/>
        </w:rPr>
      </w:pPr>
      <w:r w:rsidRPr="009779FC">
        <w:rPr>
          <w:highlight w:val="white"/>
        </w:rPr>
        <w:t xml:space="preserve">                                      {4, Register.edx}, {8, Register.rdx}};</w:t>
      </w:r>
    </w:p>
    <w:p w14:paraId="23BC5D14" w14:textId="77777777" w:rsidR="009779FC" w:rsidRPr="009779FC" w:rsidRDefault="009779FC" w:rsidP="009779FC">
      <w:pPr>
        <w:pStyle w:val="Code"/>
        <w:rPr>
          <w:highlight w:val="white"/>
        </w:rPr>
      </w:pPr>
    </w:p>
    <w:p w14:paraId="0C4BA016" w14:textId="77777777" w:rsidR="009779FC" w:rsidRPr="009779FC" w:rsidRDefault="009779FC" w:rsidP="009779FC">
      <w:pPr>
        <w:pStyle w:val="Code"/>
        <w:rPr>
          <w:highlight w:val="white"/>
        </w:rPr>
      </w:pPr>
      <w:r w:rsidRPr="009779FC">
        <w:rPr>
          <w:highlight w:val="white"/>
        </w:rPr>
        <w:t xml:space="preserve">    public static IDictionary&lt;int,Register&gt; m_productQuintentRegisterMap =</w:t>
      </w:r>
    </w:p>
    <w:p w14:paraId="4C491AF9" w14:textId="77777777" w:rsidR="009779FC" w:rsidRPr="009779FC" w:rsidRDefault="009779FC" w:rsidP="009779FC">
      <w:pPr>
        <w:pStyle w:val="Code"/>
        <w:rPr>
          <w:highlight w:val="white"/>
        </w:rPr>
      </w:pPr>
      <w:r w:rsidRPr="009779FC">
        <w:rPr>
          <w:highlight w:val="white"/>
        </w:rPr>
        <w:t xml:space="preserve">      new Dictionary&lt;int,Register&gt;() {{1, Register.al}, {2, Register.ax},</w:t>
      </w:r>
    </w:p>
    <w:p w14:paraId="2B9C9807" w14:textId="77777777" w:rsidR="009779FC" w:rsidRPr="009779FC" w:rsidRDefault="009779FC" w:rsidP="009779FC">
      <w:pPr>
        <w:pStyle w:val="Code"/>
        <w:rPr>
          <w:highlight w:val="white"/>
        </w:rPr>
      </w:pPr>
      <w:r w:rsidRPr="009779FC">
        <w:rPr>
          <w:highlight w:val="white"/>
        </w:rPr>
        <w:t xml:space="preserve">                                      {4, Register.eax}, {8, Register.rax}};</w:t>
      </w:r>
    </w:p>
    <w:p w14:paraId="318108A7" w14:textId="77777777" w:rsidR="009779FC" w:rsidRPr="009779FC" w:rsidRDefault="009779FC" w:rsidP="009779FC">
      <w:pPr>
        <w:pStyle w:val="Code"/>
        <w:rPr>
          <w:highlight w:val="white"/>
        </w:rPr>
      </w:pPr>
    </w:p>
    <w:p w14:paraId="3E35CCC7" w14:textId="77777777" w:rsidR="009779FC" w:rsidRPr="009779FC" w:rsidRDefault="009779FC" w:rsidP="009779FC">
      <w:pPr>
        <w:pStyle w:val="Code"/>
        <w:rPr>
          <w:highlight w:val="white"/>
        </w:rPr>
      </w:pPr>
      <w:r w:rsidRPr="009779FC">
        <w:rPr>
          <w:highlight w:val="white"/>
        </w:rPr>
        <w:t xml:space="preserve">    public static IDictionary&lt;int,Register&gt; m_remainderRegisterMap =</w:t>
      </w:r>
    </w:p>
    <w:p w14:paraId="30FDCD87" w14:textId="77777777" w:rsidR="009779FC" w:rsidRPr="009779FC" w:rsidRDefault="009779FC" w:rsidP="009779FC">
      <w:pPr>
        <w:pStyle w:val="Code"/>
        <w:rPr>
          <w:highlight w:val="white"/>
        </w:rPr>
      </w:pPr>
      <w:r w:rsidRPr="009779FC">
        <w:rPr>
          <w:highlight w:val="white"/>
        </w:rPr>
        <w:t xml:space="preserve">      new Dictionary&lt;int,Register&gt;() {{1, Register.ah}, {2, Register.dx},</w:t>
      </w:r>
    </w:p>
    <w:p w14:paraId="13C288B7" w14:textId="77777777" w:rsidR="009779FC" w:rsidRPr="009779FC" w:rsidRDefault="009779FC" w:rsidP="009779FC">
      <w:pPr>
        <w:pStyle w:val="Code"/>
        <w:rPr>
          <w:highlight w:val="white"/>
        </w:rPr>
      </w:pPr>
      <w:r w:rsidRPr="009779FC">
        <w:rPr>
          <w:highlight w:val="white"/>
        </w:rPr>
        <w:t xml:space="preserve">                                      {4, Register.edx}, {8, Register.rdx}};</w:t>
      </w:r>
    </w:p>
    <w:p w14:paraId="290391B3" w14:textId="0841E9D1" w:rsidR="009779FC" w:rsidRPr="00BF638D" w:rsidRDefault="008710C0" w:rsidP="008710C0">
      <w:pPr>
        <w:rPr>
          <w:highlight w:val="white"/>
        </w:rPr>
      </w:pPr>
      <w:r>
        <w:rPr>
          <w:highlight w:val="white"/>
        </w:rPr>
        <w:t xml:space="preserve">The </w:t>
      </w:r>
      <w:r w:rsidRPr="008710C0">
        <w:rPr>
          <w:rStyle w:val="KeyWord0"/>
          <w:highlight w:val="white"/>
        </w:rPr>
        <w:t>IntegralMultiply</w:t>
      </w:r>
      <w:r>
        <w:rPr>
          <w:highlight w:val="white"/>
        </w:rPr>
        <w:t xml:space="preserve"> method </w:t>
      </w:r>
      <w:r w:rsidR="00EB3998">
        <w:rPr>
          <w:highlight w:val="white"/>
        </w:rPr>
        <w:t xml:space="preserve">adds code for multiplication operations. To begin with, we </w:t>
      </w:r>
      <w:r w:rsidR="00340D50">
        <w:rPr>
          <w:highlight w:val="white"/>
        </w:rPr>
        <w:t xml:space="preserve">load the </w:t>
      </w:r>
      <w:r w:rsidR="00EB3998">
        <w:rPr>
          <w:highlight w:val="white"/>
        </w:rPr>
        <w:t xml:space="preserve">value of the left symbol </w:t>
      </w:r>
      <w:r w:rsidR="00340D50">
        <w:rPr>
          <w:highlight w:val="white"/>
        </w:rPr>
        <w:t xml:space="preserve">into the register given by </w:t>
      </w:r>
      <w:r w:rsidR="00340D50" w:rsidRPr="00340D50">
        <w:rPr>
          <w:rStyle w:val="KeyWord0"/>
          <w:highlight w:val="white"/>
        </w:rPr>
        <w:t>m_leftRegisterMap</w:t>
      </w:r>
      <w:r w:rsidR="00340D50">
        <w:rPr>
          <w:highlight w:val="white"/>
        </w:rPr>
        <w:t xml:space="preserve">. </w:t>
      </w:r>
    </w:p>
    <w:p w14:paraId="7EC57C84" w14:textId="77777777" w:rsidR="008D520A" w:rsidRPr="00BF638D" w:rsidRDefault="008D520A" w:rsidP="00BF638D">
      <w:pPr>
        <w:pStyle w:val="Code"/>
        <w:rPr>
          <w:highlight w:val="white"/>
        </w:rPr>
      </w:pPr>
      <w:r w:rsidRPr="00BF638D">
        <w:rPr>
          <w:highlight w:val="white"/>
        </w:rPr>
        <w:t xml:space="preserve">    public void IntegralMultiply(MiddleCode middleCode) {</w:t>
      </w:r>
    </w:p>
    <w:p w14:paraId="7946C3F8" w14:textId="77777777" w:rsidR="008D520A" w:rsidRPr="00BF638D" w:rsidRDefault="008D520A" w:rsidP="00BF638D">
      <w:pPr>
        <w:pStyle w:val="Code"/>
        <w:rPr>
          <w:highlight w:val="white"/>
        </w:rPr>
      </w:pPr>
      <w:r w:rsidRPr="00BF638D">
        <w:rPr>
          <w:highlight w:val="white"/>
        </w:rPr>
        <w:t xml:space="preserve">      Symbol leftSymbol = (Symbol) middleCode[1];</w:t>
      </w:r>
    </w:p>
    <w:p w14:paraId="2AD8F037" w14:textId="77777777" w:rsidR="008D520A" w:rsidRPr="00BF638D" w:rsidRDefault="008D520A" w:rsidP="00BF638D">
      <w:pPr>
        <w:pStyle w:val="Code"/>
        <w:rPr>
          <w:highlight w:val="white"/>
        </w:rPr>
      </w:pPr>
      <w:r w:rsidRPr="00BF638D">
        <w:rPr>
          <w:highlight w:val="white"/>
        </w:rPr>
        <w:t xml:space="preserve">      int typeSize = leftSymbol.Type.SizeArray();</w:t>
      </w:r>
    </w:p>
    <w:p w14:paraId="5F842FD7" w14:textId="77777777" w:rsidR="008D520A" w:rsidRPr="00BF638D" w:rsidRDefault="008D520A" w:rsidP="00BF638D">
      <w:pPr>
        <w:pStyle w:val="Code"/>
        <w:rPr>
          <w:highlight w:val="white"/>
        </w:rPr>
      </w:pPr>
      <w:r w:rsidRPr="00BF638D">
        <w:rPr>
          <w:highlight w:val="white"/>
        </w:rPr>
        <w:t xml:space="preserve">      Register leftRegister = m_leftRegisterMap[typeSize];</w:t>
      </w:r>
    </w:p>
    <w:p w14:paraId="6D2C3E58" w14:textId="77777777" w:rsidR="008D520A" w:rsidRPr="00BF638D" w:rsidRDefault="008D520A" w:rsidP="00BF638D">
      <w:pPr>
        <w:pStyle w:val="Code"/>
        <w:rPr>
          <w:highlight w:val="white"/>
        </w:rPr>
      </w:pPr>
      <w:r w:rsidRPr="00BF638D">
        <w:rPr>
          <w:highlight w:val="white"/>
        </w:rPr>
        <w:t xml:space="preserve">      Track leftTrack = LoadValueToRegister(leftSymbol, leftRegister);</w:t>
      </w:r>
    </w:p>
    <w:p w14:paraId="55609DBE" w14:textId="4FE9A8ED" w:rsidR="008D520A" w:rsidRPr="00BF638D" w:rsidRDefault="00955B86" w:rsidP="00955B86">
      <w:pPr>
        <w:rPr>
          <w:highlight w:val="white"/>
        </w:rPr>
      </w:pPr>
      <w:r>
        <w:rPr>
          <w:highlight w:val="white"/>
        </w:rPr>
        <w:t>Then we clear the zero register by perfrom the exlusive-xor operation on itself, which is an effetive way to clear a register</w:t>
      </w:r>
      <w:r w:rsidR="00871B84">
        <w:rPr>
          <w:highlight w:val="white"/>
        </w:rPr>
        <w:t>, in order to provide current input to the operation.</w:t>
      </w:r>
    </w:p>
    <w:p w14:paraId="769071E3" w14:textId="26B9A37D" w:rsidR="008D520A" w:rsidRPr="00BF638D" w:rsidRDefault="008D520A" w:rsidP="00BF638D">
      <w:pPr>
        <w:pStyle w:val="Code"/>
        <w:rPr>
          <w:highlight w:val="white"/>
        </w:rPr>
      </w:pPr>
      <w:r w:rsidRPr="00BF638D">
        <w:rPr>
          <w:highlight w:val="white"/>
        </w:rPr>
        <w:t xml:space="preserve">      Register </w:t>
      </w:r>
      <w:r w:rsidR="007E3DB7">
        <w:rPr>
          <w:highlight w:val="white"/>
        </w:rPr>
        <w:t>zero</w:t>
      </w:r>
      <w:r w:rsidRPr="00BF638D">
        <w:rPr>
          <w:highlight w:val="white"/>
        </w:rPr>
        <w:t xml:space="preserve">Register = </w:t>
      </w:r>
      <w:r w:rsidR="00A33B83">
        <w:rPr>
          <w:highlight w:val="white"/>
        </w:rPr>
        <w:t>m_zeroRegisterMap</w:t>
      </w:r>
      <w:r w:rsidRPr="00BF638D">
        <w:rPr>
          <w:highlight w:val="white"/>
        </w:rPr>
        <w:t>[typeSize];</w:t>
      </w:r>
    </w:p>
    <w:p w14:paraId="1E6E18F0" w14:textId="2D456A68" w:rsidR="008D520A" w:rsidRPr="00BF638D" w:rsidRDefault="008D520A" w:rsidP="00BF638D">
      <w:pPr>
        <w:pStyle w:val="Code"/>
        <w:rPr>
          <w:highlight w:val="white"/>
        </w:rPr>
      </w:pPr>
      <w:r w:rsidRPr="00BF638D">
        <w:rPr>
          <w:highlight w:val="white"/>
        </w:rPr>
        <w:t xml:space="preserve">      Track </w:t>
      </w:r>
      <w:r w:rsidR="00955B86">
        <w:rPr>
          <w:highlight w:val="white"/>
        </w:rPr>
        <w:t>zero</w:t>
      </w:r>
      <w:r w:rsidRPr="00BF638D">
        <w:rPr>
          <w:highlight w:val="white"/>
        </w:rPr>
        <w:t xml:space="preserve">Track = new Track(leftSymbol, </w:t>
      </w:r>
      <w:r w:rsidR="00955B86">
        <w:rPr>
          <w:highlight w:val="white"/>
        </w:rPr>
        <w:t>zero</w:t>
      </w:r>
      <w:r w:rsidRPr="00BF638D">
        <w:rPr>
          <w:highlight w:val="white"/>
        </w:rPr>
        <w:t>Register);</w:t>
      </w:r>
    </w:p>
    <w:p w14:paraId="00BF7241" w14:textId="2C046520" w:rsidR="008D520A" w:rsidRPr="00BF638D" w:rsidRDefault="008D520A" w:rsidP="00BF638D">
      <w:pPr>
        <w:pStyle w:val="Code"/>
        <w:rPr>
          <w:highlight w:val="white"/>
        </w:rPr>
      </w:pPr>
      <w:r w:rsidRPr="00BF638D">
        <w:rPr>
          <w:highlight w:val="white"/>
        </w:rPr>
        <w:t xml:space="preserve">      AddAssemblyCode(AssemblyOperator.xor, </w:t>
      </w:r>
      <w:r w:rsidR="00955B86">
        <w:rPr>
          <w:highlight w:val="white"/>
        </w:rPr>
        <w:t>zero</w:t>
      </w:r>
      <w:r w:rsidRPr="00BF638D">
        <w:rPr>
          <w:highlight w:val="white"/>
        </w:rPr>
        <w:t xml:space="preserve">Track, </w:t>
      </w:r>
      <w:r w:rsidR="00955B86">
        <w:rPr>
          <w:highlight w:val="white"/>
        </w:rPr>
        <w:t>zero</w:t>
      </w:r>
      <w:r w:rsidRPr="00BF638D">
        <w:rPr>
          <w:highlight w:val="white"/>
        </w:rPr>
        <w:t>Track);</w:t>
      </w:r>
    </w:p>
    <w:p w14:paraId="4B8ECA88" w14:textId="3AA6A354" w:rsidR="008D520A" w:rsidRPr="00BF638D" w:rsidRDefault="00BA7714" w:rsidP="00F078AC">
      <w:pPr>
        <w:rPr>
          <w:highlight w:val="white"/>
        </w:rPr>
      </w:pPr>
      <w:r>
        <w:rPr>
          <w:highlight w:val="white"/>
        </w:rPr>
        <w:t xml:space="preserve">The we call </w:t>
      </w:r>
      <w:r w:rsidRPr="00F078AC">
        <w:rPr>
          <w:rStyle w:val="KeyWord0"/>
          <w:highlight w:val="white"/>
        </w:rPr>
        <w:t>IntegralUnary</w:t>
      </w:r>
      <w:r>
        <w:rPr>
          <w:highlight w:val="white"/>
        </w:rPr>
        <w:t xml:space="preserve"> to load the right symbol</w:t>
      </w:r>
      <w:r w:rsidR="00F078AC">
        <w:rPr>
          <w:highlight w:val="white"/>
        </w:rPr>
        <w:t xml:space="preserve"> into a suitable storage and perform the operation.</w:t>
      </w:r>
    </w:p>
    <w:p w14:paraId="3FFC8F9C" w14:textId="77777777" w:rsidR="008D520A" w:rsidRPr="00BF638D" w:rsidRDefault="008D520A" w:rsidP="00BF638D">
      <w:pPr>
        <w:pStyle w:val="Code"/>
        <w:rPr>
          <w:highlight w:val="white"/>
        </w:rPr>
      </w:pPr>
      <w:r w:rsidRPr="00BF638D">
        <w:rPr>
          <w:highlight w:val="white"/>
        </w:rPr>
        <w:t xml:space="preserve">      Symbol rightSymbol = (Symbol) middleCode[2];</w:t>
      </w:r>
    </w:p>
    <w:p w14:paraId="571E2E8F" w14:textId="77777777" w:rsidR="008D520A" w:rsidRPr="00BF638D" w:rsidRDefault="008D520A" w:rsidP="00BF638D">
      <w:pPr>
        <w:pStyle w:val="Code"/>
        <w:rPr>
          <w:highlight w:val="white"/>
        </w:rPr>
      </w:pPr>
      <w:r w:rsidRPr="00BF638D">
        <w:rPr>
          <w:highlight w:val="white"/>
        </w:rPr>
        <w:t xml:space="preserve">      IntegralUnary(middleCode.Operator, rightSymbol, rightSymbol);</w:t>
      </w:r>
    </w:p>
    <w:p w14:paraId="6D624652" w14:textId="6E309DB0" w:rsidR="00BE3EA8" w:rsidRDefault="00F078AC" w:rsidP="00B6354B">
      <w:pPr>
        <w:rPr>
          <w:highlight w:val="white"/>
        </w:rPr>
      </w:pPr>
      <w:r>
        <w:rPr>
          <w:highlight w:val="white"/>
        </w:rPr>
        <w:t xml:space="preserve">When the operation is done, we need to </w:t>
      </w:r>
      <w:r w:rsidR="00B6354B">
        <w:rPr>
          <w:highlight w:val="white"/>
        </w:rPr>
        <w:t xml:space="preserve">find out whiech register to keep and which one to discard. We only use one of the registers, depending on the operation. But we also need to mark that the value of the discarded register has been modified, </w:t>
      </w:r>
      <w:r w:rsidR="00871B84">
        <w:rPr>
          <w:highlight w:val="white"/>
        </w:rPr>
        <w:t>to</w:t>
      </w:r>
      <w:r w:rsidR="00B6354B">
        <w:rPr>
          <w:highlight w:val="white"/>
        </w:rPr>
        <w:t xml:space="preserve"> </w:t>
      </w:r>
      <w:r w:rsidR="00871B84">
        <w:rPr>
          <w:highlight w:val="white"/>
        </w:rPr>
        <w:t xml:space="preserve">prevent that another value </w:t>
      </w:r>
      <w:r w:rsidR="00BE3EA8">
        <w:rPr>
          <w:highlight w:val="white"/>
        </w:rPr>
        <w:t>is stored in the register during the operation.</w:t>
      </w:r>
    </w:p>
    <w:p w14:paraId="0FB6CA34" w14:textId="38BE89C2" w:rsidR="008D520A" w:rsidRDefault="008D520A" w:rsidP="00BF638D">
      <w:pPr>
        <w:pStyle w:val="Code"/>
        <w:rPr>
          <w:highlight w:val="white"/>
        </w:rPr>
      </w:pPr>
      <w:r w:rsidRPr="00BF638D">
        <w:rPr>
          <w:highlight w:val="white"/>
        </w:rPr>
        <w:t xml:space="preserve">      Register resultRegister, discardRegister;</w:t>
      </w:r>
    </w:p>
    <w:p w14:paraId="00B79F69" w14:textId="7F5261D1" w:rsidR="00871B84" w:rsidRPr="00BF638D" w:rsidRDefault="00871B84" w:rsidP="00871B84">
      <w:pPr>
        <w:rPr>
          <w:highlight w:val="white"/>
        </w:rPr>
      </w:pPr>
      <w:r>
        <w:rPr>
          <w:highlight w:val="white"/>
        </w:rPr>
        <w:t>I</w:t>
      </w:r>
      <w:r w:rsidR="00C04AE6">
        <w:rPr>
          <w:highlight w:val="white"/>
        </w:rPr>
        <w:t xml:space="preserve">n case of the modulo operation, the resulting register is picked from </w:t>
      </w:r>
      <w:r w:rsidR="00C04AE6" w:rsidRPr="00386A3E">
        <w:rPr>
          <w:rStyle w:val="KeyWord0"/>
          <w:highlight w:val="white"/>
        </w:rPr>
        <w:t>m_remainderRegisterMap</w:t>
      </w:r>
      <w:r w:rsidR="00C04AE6">
        <w:rPr>
          <w:highlight w:val="white"/>
        </w:rPr>
        <w:t xml:space="preserve">, and the register to be discarded </w:t>
      </w:r>
      <w:r w:rsidR="00C04AE6" w:rsidRPr="00C04AE6">
        <w:rPr>
          <w:rStyle w:val="KeyWord0"/>
          <w:highlight w:val="white"/>
        </w:rPr>
        <w:t>m_productQuintentRegisterMap</w:t>
      </w:r>
      <w:r w:rsidR="00C04AE6">
        <w:rPr>
          <w:highlight w:val="white"/>
        </w:rPr>
        <w:t>. In case of multiplication or division, it is the other way around.</w:t>
      </w:r>
    </w:p>
    <w:p w14:paraId="7277D9FF" w14:textId="77777777" w:rsidR="008D520A" w:rsidRPr="00BF638D" w:rsidRDefault="008D520A" w:rsidP="00BF638D">
      <w:pPr>
        <w:pStyle w:val="Code"/>
        <w:rPr>
          <w:highlight w:val="white"/>
        </w:rPr>
      </w:pPr>
      <w:r w:rsidRPr="00BF638D">
        <w:rPr>
          <w:highlight w:val="white"/>
        </w:rPr>
        <w:t xml:space="preserve">      if ((middleCode.Operator == MiddleOperator.SignedModulo) ||</w:t>
      </w:r>
    </w:p>
    <w:p w14:paraId="7AF2F2CF" w14:textId="77777777" w:rsidR="008D520A" w:rsidRPr="00BF638D" w:rsidRDefault="008D520A" w:rsidP="00BF638D">
      <w:pPr>
        <w:pStyle w:val="Code"/>
        <w:rPr>
          <w:highlight w:val="white"/>
        </w:rPr>
      </w:pPr>
      <w:r w:rsidRPr="00BF638D">
        <w:rPr>
          <w:highlight w:val="white"/>
        </w:rPr>
        <w:t xml:space="preserve">          (middleCode.Operator == MiddleOperator.UnsignedModulo)) {</w:t>
      </w:r>
    </w:p>
    <w:p w14:paraId="5559F40C" w14:textId="77777777" w:rsidR="008D520A" w:rsidRPr="00BF638D" w:rsidRDefault="008D520A" w:rsidP="00BF638D">
      <w:pPr>
        <w:pStyle w:val="Code"/>
        <w:rPr>
          <w:highlight w:val="white"/>
        </w:rPr>
      </w:pPr>
      <w:r w:rsidRPr="00BF638D">
        <w:rPr>
          <w:highlight w:val="white"/>
        </w:rPr>
        <w:t xml:space="preserve">        resultRegister = m_remainderRegisterMap[typeSize];</w:t>
      </w:r>
    </w:p>
    <w:p w14:paraId="76F44C25" w14:textId="77777777" w:rsidR="008D520A" w:rsidRPr="00BF638D" w:rsidRDefault="008D520A" w:rsidP="00BF638D">
      <w:pPr>
        <w:pStyle w:val="Code"/>
        <w:rPr>
          <w:highlight w:val="white"/>
        </w:rPr>
      </w:pPr>
      <w:r w:rsidRPr="00BF638D">
        <w:rPr>
          <w:highlight w:val="white"/>
        </w:rPr>
        <w:t xml:space="preserve">        discardRegister = m_productQuintentRegisterMap[typeSize];</w:t>
      </w:r>
    </w:p>
    <w:p w14:paraId="151A14D7" w14:textId="77777777" w:rsidR="008D520A" w:rsidRPr="00BF638D" w:rsidRDefault="008D520A" w:rsidP="00BF638D">
      <w:pPr>
        <w:pStyle w:val="Code"/>
        <w:rPr>
          <w:highlight w:val="white"/>
        </w:rPr>
      </w:pPr>
      <w:r w:rsidRPr="00BF638D">
        <w:rPr>
          <w:highlight w:val="white"/>
        </w:rPr>
        <w:t xml:space="preserve">      }</w:t>
      </w:r>
    </w:p>
    <w:p w14:paraId="249E3713" w14:textId="77777777" w:rsidR="008D520A" w:rsidRPr="00BF638D" w:rsidRDefault="008D520A" w:rsidP="00BF638D">
      <w:pPr>
        <w:pStyle w:val="Code"/>
        <w:rPr>
          <w:highlight w:val="white"/>
        </w:rPr>
      </w:pPr>
      <w:r w:rsidRPr="00BF638D">
        <w:rPr>
          <w:highlight w:val="white"/>
        </w:rPr>
        <w:t xml:space="preserve">      else {</w:t>
      </w:r>
    </w:p>
    <w:p w14:paraId="64B3ABDE" w14:textId="77777777" w:rsidR="008D520A" w:rsidRPr="00BF638D" w:rsidRDefault="008D520A" w:rsidP="00BF638D">
      <w:pPr>
        <w:pStyle w:val="Code"/>
        <w:rPr>
          <w:highlight w:val="white"/>
        </w:rPr>
      </w:pPr>
      <w:r w:rsidRPr="00BF638D">
        <w:rPr>
          <w:highlight w:val="white"/>
        </w:rPr>
        <w:t xml:space="preserve">        resultRegister = m_productQuintentRegisterMap[typeSize];</w:t>
      </w:r>
    </w:p>
    <w:p w14:paraId="5BD546ED" w14:textId="77777777" w:rsidR="008D520A" w:rsidRPr="00BF638D" w:rsidRDefault="008D520A" w:rsidP="00BF638D">
      <w:pPr>
        <w:pStyle w:val="Code"/>
        <w:rPr>
          <w:highlight w:val="white"/>
        </w:rPr>
      </w:pPr>
      <w:r w:rsidRPr="00BF638D">
        <w:rPr>
          <w:highlight w:val="white"/>
        </w:rPr>
        <w:t xml:space="preserve">        discardRegister = m_remainderRegisterMap[typeSize];</w:t>
      </w:r>
    </w:p>
    <w:p w14:paraId="200EE5CA" w14:textId="77777777" w:rsidR="008D520A" w:rsidRPr="00BF638D" w:rsidRDefault="008D520A" w:rsidP="00BF638D">
      <w:pPr>
        <w:pStyle w:val="Code"/>
        <w:rPr>
          <w:highlight w:val="white"/>
        </w:rPr>
      </w:pPr>
      <w:r w:rsidRPr="00BF638D">
        <w:rPr>
          <w:highlight w:val="white"/>
        </w:rPr>
        <w:t xml:space="preserve">      }</w:t>
      </w:r>
    </w:p>
    <w:p w14:paraId="76923B3D" w14:textId="1BADCD79" w:rsidR="008D520A" w:rsidRPr="00BF638D" w:rsidRDefault="00EF09C4" w:rsidP="00EF09C4">
      <w:pPr>
        <w:rPr>
          <w:highlight w:val="white"/>
        </w:rPr>
      </w:pPr>
      <w:r>
        <w:rPr>
          <w:highlight w:val="white"/>
        </w:rPr>
        <w:t>We create a new tra</w:t>
      </w:r>
      <w:r w:rsidR="000518AA">
        <w:rPr>
          <w:highlight w:val="white"/>
        </w:rPr>
        <w:t>ck</w:t>
      </w:r>
      <w:r>
        <w:rPr>
          <w:highlight w:val="white"/>
        </w:rPr>
        <w:t xml:space="preserve"> holding the result symbol and register.</w:t>
      </w:r>
      <w:r w:rsidR="006D5A4E">
        <w:rPr>
          <w:highlight w:val="white"/>
        </w:rPr>
        <w:t xml:space="preserve"> If the result symbol is a temporary variable, we store </w:t>
      </w:r>
      <w:r w:rsidR="00A654D1">
        <w:rPr>
          <w:highlight w:val="white"/>
        </w:rPr>
        <w:t>the</w:t>
      </w:r>
      <w:r w:rsidR="006D5A4E">
        <w:rPr>
          <w:highlight w:val="white"/>
        </w:rPr>
        <w:t xml:space="preserve"> </w:t>
      </w:r>
      <w:r w:rsidR="006F5A33">
        <w:rPr>
          <w:highlight w:val="white"/>
        </w:rPr>
        <w:t>track in the track map.</w:t>
      </w:r>
      <w:r w:rsidR="00A654D1">
        <w:rPr>
          <w:highlight w:val="white"/>
        </w:rPr>
        <w:t xml:space="preserve"> We also add an empty instruction, to mark that the register has been altered by the operation.</w:t>
      </w:r>
    </w:p>
    <w:p w14:paraId="62F79097" w14:textId="77777777" w:rsidR="008D520A" w:rsidRPr="00BF638D" w:rsidRDefault="008D520A" w:rsidP="00BF638D">
      <w:pPr>
        <w:pStyle w:val="Code"/>
        <w:rPr>
          <w:highlight w:val="white"/>
        </w:rPr>
      </w:pPr>
      <w:r w:rsidRPr="00BF638D">
        <w:rPr>
          <w:highlight w:val="white"/>
        </w:rPr>
        <w:t xml:space="preserve">      Symbol resultSymbol = (Symbol) middleCode[0];</w:t>
      </w:r>
    </w:p>
    <w:p w14:paraId="4E72CD64" w14:textId="77777777" w:rsidR="008D520A" w:rsidRPr="00BF638D" w:rsidRDefault="008D520A" w:rsidP="00BF638D">
      <w:pPr>
        <w:pStyle w:val="Code"/>
        <w:rPr>
          <w:highlight w:val="white"/>
        </w:rPr>
      </w:pPr>
      <w:r w:rsidRPr="00BF638D">
        <w:rPr>
          <w:highlight w:val="white"/>
        </w:rPr>
        <w:t xml:space="preserve">      Track resultTrack = new Track(resultSymbol, resultRegister);</w:t>
      </w:r>
    </w:p>
    <w:p w14:paraId="253E5BAF" w14:textId="77777777" w:rsidR="008D520A" w:rsidRPr="00BF638D" w:rsidRDefault="008D520A" w:rsidP="00BF638D">
      <w:pPr>
        <w:pStyle w:val="Code"/>
        <w:rPr>
          <w:highlight w:val="white"/>
        </w:rPr>
      </w:pPr>
    </w:p>
    <w:p w14:paraId="139CDFA5" w14:textId="77777777" w:rsidR="00E622E4" w:rsidRPr="00E622E4" w:rsidRDefault="00E622E4" w:rsidP="00E622E4">
      <w:pPr>
        <w:pStyle w:val="Code"/>
        <w:rPr>
          <w:highlight w:val="white"/>
        </w:rPr>
      </w:pPr>
      <w:r w:rsidRPr="00E622E4">
        <w:rPr>
          <w:highlight w:val="white"/>
        </w:rPr>
        <w:t xml:space="preserve">      if (resultSymbol.IsTemporary()) {</w:t>
      </w:r>
    </w:p>
    <w:p w14:paraId="043C7FEE" w14:textId="77777777" w:rsidR="00E622E4" w:rsidRPr="00E622E4" w:rsidRDefault="00E622E4" w:rsidP="00E622E4">
      <w:pPr>
        <w:pStyle w:val="Code"/>
        <w:rPr>
          <w:highlight w:val="white"/>
        </w:rPr>
      </w:pPr>
      <w:r w:rsidRPr="00E622E4">
        <w:rPr>
          <w:highlight w:val="white"/>
        </w:rPr>
        <w:t xml:space="preserve">        Assert.ErrorXXX(resultSymbol.AddressSymbol == null);</w:t>
      </w:r>
    </w:p>
    <w:p w14:paraId="2977B14E" w14:textId="77777777" w:rsidR="008D520A" w:rsidRPr="00BF638D" w:rsidRDefault="008D520A" w:rsidP="00BF638D">
      <w:pPr>
        <w:pStyle w:val="Code"/>
        <w:rPr>
          <w:highlight w:val="white"/>
        </w:rPr>
      </w:pPr>
      <w:r w:rsidRPr="00BF638D">
        <w:rPr>
          <w:highlight w:val="white"/>
        </w:rPr>
        <w:t xml:space="preserve">        m_trackMap.Add(resultSymbol, resultTrack);</w:t>
      </w:r>
    </w:p>
    <w:p w14:paraId="6FD9BC7F" w14:textId="77777777" w:rsidR="008D520A" w:rsidRPr="00BF638D" w:rsidRDefault="008D520A" w:rsidP="00BF638D">
      <w:pPr>
        <w:pStyle w:val="Code"/>
        <w:rPr>
          <w:highlight w:val="white"/>
        </w:rPr>
      </w:pPr>
      <w:r w:rsidRPr="00BF638D">
        <w:rPr>
          <w:highlight w:val="white"/>
        </w:rPr>
        <w:t xml:space="preserve">        AddAssemblyCode(AssemblyOperator.empty, resultTrack);</w:t>
      </w:r>
    </w:p>
    <w:p w14:paraId="0F215910" w14:textId="77777777" w:rsidR="008D520A" w:rsidRPr="00BF638D" w:rsidRDefault="008D520A" w:rsidP="00BF638D">
      <w:pPr>
        <w:pStyle w:val="Code"/>
        <w:rPr>
          <w:highlight w:val="white"/>
        </w:rPr>
      </w:pPr>
      <w:r w:rsidRPr="00BF638D">
        <w:rPr>
          <w:highlight w:val="white"/>
        </w:rPr>
        <w:t xml:space="preserve">      }</w:t>
      </w:r>
    </w:p>
    <w:p w14:paraId="09510AE1" w14:textId="0AC693A7" w:rsidR="00836A60" w:rsidRDefault="00836A60" w:rsidP="00836A60">
      <w:pPr>
        <w:rPr>
          <w:highlight w:val="white"/>
        </w:rPr>
      </w:pPr>
      <w:r>
        <w:rPr>
          <w:highlight w:val="white"/>
        </w:rPr>
        <w:t>If the result symbol is a regular variable, we store the value in the register at the address of the variable. In this case we do not need to add an empty</w:t>
      </w:r>
      <w:r w:rsidR="001B7CAD">
        <w:rPr>
          <w:highlight w:val="white"/>
        </w:rPr>
        <w:t xml:space="preserve"> instruction since the </w:t>
      </w:r>
      <w:r w:rsidR="000518AA">
        <w:rPr>
          <w:highlight w:val="white"/>
        </w:rPr>
        <w:t>loading of the register marks that is has been in use.</w:t>
      </w:r>
    </w:p>
    <w:p w14:paraId="0D627748" w14:textId="22CF648C" w:rsidR="008D520A" w:rsidRPr="00BF638D" w:rsidRDefault="008D520A" w:rsidP="00BF638D">
      <w:pPr>
        <w:pStyle w:val="Code"/>
        <w:rPr>
          <w:highlight w:val="white"/>
        </w:rPr>
      </w:pPr>
      <w:r w:rsidRPr="00BF638D">
        <w:rPr>
          <w:highlight w:val="white"/>
        </w:rPr>
        <w:t xml:space="preserve">      else {</w:t>
      </w:r>
    </w:p>
    <w:p w14:paraId="1586CF0A" w14:textId="77777777" w:rsidR="008D520A" w:rsidRPr="00BF638D" w:rsidRDefault="008D520A" w:rsidP="00BF638D">
      <w:pPr>
        <w:pStyle w:val="Code"/>
        <w:rPr>
          <w:highlight w:val="white"/>
        </w:rPr>
      </w:pPr>
      <w:r w:rsidRPr="00BF638D">
        <w:rPr>
          <w:highlight w:val="white"/>
        </w:rPr>
        <w:t xml:space="preserve">        AddAssemblyCode(AssemblyOperator.mov, Base(resultSymbol),</w:t>
      </w:r>
    </w:p>
    <w:p w14:paraId="6FC169DA" w14:textId="77777777" w:rsidR="008D520A" w:rsidRPr="00BF638D" w:rsidRDefault="008D520A" w:rsidP="00BF638D">
      <w:pPr>
        <w:pStyle w:val="Code"/>
        <w:rPr>
          <w:highlight w:val="white"/>
        </w:rPr>
      </w:pPr>
      <w:r w:rsidRPr="00BF638D">
        <w:rPr>
          <w:highlight w:val="white"/>
        </w:rPr>
        <w:t xml:space="preserve">                        Offset(resultSymbol), resultTrack);</w:t>
      </w:r>
    </w:p>
    <w:p w14:paraId="6A06CB60" w14:textId="77777777" w:rsidR="008D520A" w:rsidRPr="00BF638D" w:rsidRDefault="008D520A" w:rsidP="00BF638D">
      <w:pPr>
        <w:pStyle w:val="Code"/>
        <w:rPr>
          <w:highlight w:val="white"/>
        </w:rPr>
      </w:pPr>
      <w:r w:rsidRPr="00BF638D">
        <w:rPr>
          <w:highlight w:val="white"/>
        </w:rPr>
        <w:t xml:space="preserve">      }</w:t>
      </w:r>
    </w:p>
    <w:p w14:paraId="21B51365" w14:textId="4F2A3CAE" w:rsidR="008D520A" w:rsidRPr="00BF638D" w:rsidRDefault="000518AA" w:rsidP="008F56DD">
      <w:pPr>
        <w:rPr>
          <w:highlight w:val="white"/>
        </w:rPr>
      </w:pPr>
      <w:r>
        <w:rPr>
          <w:highlight w:val="white"/>
        </w:rPr>
        <w:t xml:space="preserve">However, we need to add an empty </w:t>
      </w:r>
      <w:r w:rsidR="008F56DD">
        <w:rPr>
          <w:highlight w:val="white"/>
        </w:rPr>
        <w:t>instruction for the discarded register, to mark that it has been altered.</w:t>
      </w:r>
    </w:p>
    <w:p w14:paraId="3AB5C449" w14:textId="32FF332A" w:rsidR="008D520A" w:rsidRPr="00BF638D" w:rsidRDefault="008D520A" w:rsidP="00BF638D">
      <w:pPr>
        <w:pStyle w:val="Code"/>
        <w:rPr>
          <w:highlight w:val="white"/>
        </w:rPr>
      </w:pPr>
      <w:r w:rsidRPr="00BF638D">
        <w:rPr>
          <w:highlight w:val="white"/>
        </w:rPr>
        <w:t xml:space="preserve">      Track </w:t>
      </w:r>
      <w:r w:rsidR="000518AA">
        <w:rPr>
          <w:highlight w:val="white"/>
        </w:rPr>
        <w:t>discared</w:t>
      </w:r>
      <w:r w:rsidRPr="00BF638D">
        <w:rPr>
          <w:highlight w:val="white"/>
        </w:rPr>
        <w:t>Track = new Track(resultSymbol, discardRegister);</w:t>
      </w:r>
    </w:p>
    <w:p w14:paraId="6A380001" w14:textId="78A580B8" w:rsidR="008D520A" w:rsidRPr="00BF638D" w:rsidRDefault="008D520A" w:rsidP="00BF638D">
      <w:pPr>
        <w:pStyle w:val="Code"/>
        <w:rPr>
          <w:highlight w:val="white"/>
        </w:rPr>
      </w:pPr>
      <w:r w:rsidRPr="00BF638D">
        <w:rPr>
          <w:highlight w:val="white"/>
        </w:rPr>
        <w:t xml:space="preserve">      AddAssemblyCode(AssemblyOperator.empty, </w:t>
      </w:r>
      <w:r w:rsidR="008F56DD">
        <w:rPr>
          <w:highlight w:val="white"/>
        </w:rPr>
        <w:t>discared</w:t>
      </w:r>
      <w:r w:rsidR="008F56DD" w:rsidRPr="00BF638D">
        <w:rPr>
          <w:highlight w:val="white"/>
        </w:rPr>
        <w:t>Track</w:t>
      </w:r>
      <w:r w:rsidRPr="00BF638D">
        <w:rPr>
          <w:highlight w:val="white"/>
        </w:rPr>
        <w:t>);</w:t>
      </w:r>
    </w:p>
    <w:p w14:paraId="1E6E14BE" w14:textId="0AB4896E" w:rsidR="008D520A" w:rsidRPr="00BF638D" w:rsidRDefault="008D520A" w:rsidP="00BF638D">
      <w:pPr>
        <w:pStyle w:val="Code"/>
        <w:rPr>
          <w:highlight w:val="white"/>
        </w:rPr>
      </w:pPr>
      <w:r w:rsidRPr="00BF638D">
        <w:rPr>
          <w:highlight w:val="white"/>
        </w:rPr>
        <w:t xml:space="preserve">    }</w:t>
      </w:r>
    </w:p>
    <w:p w14:paraId="2EC7F8A4" w14:textId="77777777" w:rsidR="002F73EF" w:rsidRPr="002F73EF" w:rsidRDefault="002F73EF" w:rsidP="002F73EF">
      <w:pPr>
        <w:pStyle w:val="Rubrik3"/>
        <w:numPr>
          <w:ilvl w:val="2"/>
          <w:numId w:val="137"/>
        </w:numPr>
        <w:rPr>
          <w:highlight w:val="white"/>
        </w:rPr>
      </w:pPr>
      <w:r w:rsidRPr="002F73EF">
        <w:rPr>
          <w:highlight w:val="white"/>
        </w:rPr>
        <w:t>Integral Assignment and Parameters</w:t>
      </w:r>
    </w:p>
    <w:p w14:paraId="489A73CF" w14:textId="77777777" w:rsidR="002F73EF" w:rsidRDefault="002F73EF" w:rsidP="002F73EF">
      <w:pPr>
        <w:rPr>
          <w:highlight w:val="white"/>
        </w:rPr>
      </w:pPr>
      <w:r>
        <w:rPr>
          <w:highlight w:val="white"/>
        </w:rPr>
        <w:t xml:space="preserve">The </w:t>
      </w:r>
      <w:r w:rsidRPr="00485CEA">
        <w:rPr>
          <w:rStyle w:val="KeyWord0"/>
          <w:highlight w:val="white"/>
        </w:rPr>
        <w:t>IntegralAssign</w:t>
      </w:r>
      <w:r>
        <w:rPr>
          <w:highlight w:val="white"/>
        </w:rPr>
        <w:t xml:space="preserve"> adds code assignment of an integral value. What makes it a bit complicated is that we must take into consideration of the assignment of a conditional expression. Both the values of the true and false expression shall be assigned to the same register.</w:t>
      </w:r>
    </w:p>
    <w:p w14:paraId="6859A9EF" w14:textId="77777777" w:rsidR="002F73EF" w:rsidRPr="00B52668" w:rsidRDefault="002F73EF" w:rsidP="002F73EF">
      <w:pPr>
        <w:pStyle w:val="Code"/>
        <w:rPr>
          <w:highlight w:val="white"/>
        </w:rPr>
      </w:pPr>
      <w:r w:rsidRPr="00B52668">
        <w:rPr>
          <w:highlight w:val="white"/>
        </w:rPr>
        <w:t xml:space="preserve">    public void IntegralAssign(MiddleCode middleCode) {</w:t>
      </w:r>
    </w:p>
    <w:p w14:paraId="52D91894" w14:textId="77777777" w:rsidR="002F73EF" w:rsidRPr="00B52668" w:rsidRDefault="002F73EF" w:rsidP="002F73EF">
      <w:pPr>
        <w:pStyle w:val="Code"/>
        <w:rPr>
          <w:highlight w:val="white"/>
        </w:rPr>
      </w:pPr>
      <w:r w:rsidRPr="00B52668">
        <w:rPr>
          <w:highlight w:val="white"/>
        </w:rPr>
        <w:t xml:space="preserve">      Symbol resultSymbol = (Symbol) middleCode[0],</w:t>
      </w:r>
    </w:p>
    <w:p w14:paraId="6D90CF0A" w14:textId="77777777" w:rsidR="002F73EF" w:rsidRPr="00B52668" w:rsidRDefault="002F73EF" w:rsidP="002F73EF">
      <w:pPr>
        <w:pStyle w:val="Code"/>
        <w:rPr>
          <w:highlight w:val="white"/>
        </w:rPr>
      </w:pPr>
      <w:r w:rsidRPr="00B52668">
        <w:rPr>
          <w:highlight w:val="white"/>
        </w:rPr>
        <w:t xml:space="preserve">             assignSymbol = (Symbol) middleCode[1];</w:t>
      </w:r>
    </w:p>
    <w:p w14:paraId="67639456" w14:textId="77777777" w:rsidR="002F73EF" w:rsidRPr="00B52668" w:rsidRDefault="002F73EF" w:rsidP="002F73EF">
      <w:pPr>
        <w:pStyle w:val="Code"/>
        <w:rPr>
          <w:highlight w:val="white"/>
        </w:rPr>
      </w:pPr>
      <w:r w:rsidRPr="00B52668">
        <w:rPr>
          <w:highlight w:val="white"/>
        </w:rPr>
        <w:t xml:space="preserve">      IntegralAssign(resultSymbol, assignSymbol);</w:t>
      </w:r>
    </w:p>
    <w:p w14:paraId="723EA20C" w14:textId="77777777" w:rsidR="002F73EF" w:rsidRPr="00B52668" w:rsidRDefault="002F73EF" w:rsidP="002F73EF">
      <w:pPr>
        <w:pStyle w:val="Code"/>
        <w:rPr>
          <w:highlight w:val="white"/>
        </w:rPr>
      </w:pPr>
      <w:r w:rsidRPr="00B52668">
        <w:rPr>
          <w:highlight w:val="white"/>
        </w:rPr>
        <w:t xml:space="preserve">    }</w:t>
      </w:r>
    </w:p>
    <w:p w14:paraId="67DB9B65" w14:textId="77777777" w:rsidR="002F73EF" w:rsidRPr="006F23B1" w:rsidRDefault="002F73EF" w:rsidP="002F73EF">
      <w:pPr>
        <w:rPr>
          <w:highlight w:val="white"/>
        </w:rPr>
      </w:pPr>
      <w:r>
        <w:rPr>
          <w:highlight w:val="white"/>
        </w:rPr>
        <w:t xml:space="preserve">The </w:t>
      </w:r>
      <w:r w:rsidRPr="00010BA0">
        <w:rPr>
          <w:rStyle w:val="KeyWord0"/>
          <w:highlight w:val="white"/>
        </w:rPr>
        <w:t>IntegralParameter</w:t>
      </w:r>
      <w:r>
        <w:rPr>
          <w:highlight w:val="white"/>
        </w:rPr>
        <w:t xml:space="preserve"> method is quite simple. We only need to create the symbol representing the parameter, and then call </w:t>
      </w:r>
      <w:r w:rsidRPr="00744FD8">
        <w:rPr>
          <w:rStyle w:val="KeyWord0"/>
          <w:highlight w:val="white"/>
        </w:rPr>
        <w:t>IntegralAssign</w:t>
      </w:r>
      <w:r>
        <w:rPr>
          <w:highlight w:val="white"/>
        </w:rPr>
        <w:t>.</w:t>
      </w:r>
    </w:p>
    <w:p w14:paraId="6EE56767" w14:textId="77777777" w:rsidR="002F73EF" w:rsidRPr="00B52668" w:rsidRDefault="002F73EF" w:rsidP="002F73EF">
      <w:pPr>
        <w:pStyle w:val="Code"/>
        <w:rPr>
          <w:highlight w:val="white"/>
        </w:rPr>
      </w:pPr>
      <w:r w:rsidRPr="00B52668">
        <w:rPr>
          <w:highlight w:val="white"/>
        </w:rPr>
        <w:t xml:space="preserve">    public void IntegralParameter(MiddleCode middleCode) {</w:t>
      </w:r>
    </w:p>
    <w:p w14:paraId="71BCC1F7" w14:textId="77777777" w:rsidR="002F73EF" w:rsidRPr="00B52668" w:rsidRDefault="002F73EF" w:rsidP="002F73EF">
      <w:pPr>
        <w:pStyle w:val="Code"/>
        <w:rPr>
          <w:highlight w:val="white"/>
        </w:rPr>
      </w:pPr>
      <w:r w:rsidRPr="00B52668">
        <w:rPr>
          <w:highlight w:val="white"/>
        </w:rPr>
        <w:t xml:space="preserve">      Type toType = (Type) middleCode[0];</w:t>
      </w:r>
    </w:p>
    <w:p w14:paraId="716A2221" w14:textId="77777777" w:rsidR="002F73EF" w:rsidRPr="00B52668" w:rsidRDefault="002F73EF" w:rsidP="002F73EF">
      <w:pPr>
        <w:pStyle w:val="Code"/>
        <w:rPr>
          <w:highlight w:val="white"/>
        </w:rPr>
      </w:pPr>
      <w:r w:rsidRPr="00B52668">
        <w:rPr>
          <w:highlight w:val="white"/>
        </w:rPr>
        <w:t xml:space="preserve">      Symbol toSymbol = new Symbol(null, false, Storage.Auto, toType);</w:t>
      </w:r>
    </w:p>
    <w:p w14:paraId="0FAC4081" w14:textId="77777777" w:rsidR="002F73EF" w:rsidRPr="00B52668" w:rsidRDefault="002F73EF" w:rsidP="002F73EF">
      <w:pPr>
        <w:pStyle w:val="Code"/>
        <w:rPr>
          <w:highlight w:val="white"/>
        </w:rPr>
      </w:pPr>
      <w:r w:rsidRPr="00B52668">
        <w:rPr>
          <w:highlight w:val="white"/>
        </w:rPr>
        <w:t xml:space="preserve">      Symbol fromSymbol = (Symbol) middleCode[1];</w:t>
      </w:r>
    </w:p>
    <w:p w14:paraId="5E3359B9" w14:textId="77777777" w:rsidR="002F73EF" w:rsidRPr="00B52668" w:rsidRDefault="002F73EF" w:rsidP="002F73EF">
      <w:pPr>
        <w:pStyle w:val="Code"/>
        <w:rPr>
          <w:highlight w:val="white"/>
        </w:rPr>
      </w:pPr>
      <w:r w:rsidRPr="00B52668">
        <w:rPr>
          <w:highlight w:val="white"/>
        </w:rPr>
        <w:t xml:space="preserve">      int parameterOffset = (int) middleCode[2];</w:t>
      </w:r>
    </w:p>
    <w:p w14:paraId="7305E545" w14:textId="77777777" w:rsidR="002F73EF" w:rsidRPr="00B52668" w:rsidRDefault="002F73EF" w:rsidP="002F73EF">
      <w:pPr>
        <w:pStyle w:val="Code"/>
        <w:rPr>
          <w:highlight w:val="white"/>
        </w:rPr>
      </w:pPr>
      <w:r w:rsidRPr="00B52668">
        <w:rPr>
          <w:highlight w:val="white"/>
        </w:rPr>
        <w:t xml:space="preserve">      toSymbol.Offset = m_totalExtraSize + parameterOffset;</w:t>
      </w:r>
    </w:p>
    <w:p w14:paraId="44398AD1" w14:textId="77777777" w:rsidR="002F73EF" w:rsidRPr="00B52668" w:rsidRDefault="002F73EF" w:rsidP="002F73EF">
      <w:pPr>
        <w:pStyle w:val="Code"/>
        <w:rPr>
          <w:highlight w:val="white"/>
        </w:rPr>
      </w:pPr>
      <w:r w:rsidRPr="00B52668">
        <w:rPr>
          <w:highlight w:val="white"/>
        </w:rPr>
        <w:t xml:space="preserve">      IntegralAssign(toSymbol, fromSymbol);</w:t>
      </w:r>
    </w:p>
    <w:p w14:paraId="6E8F4C6A" w14:textId="77777777" w:rsidR="002F73EF" w:rsidRPr="00B52668" w:rsidRDefault="002F73EF" w:rsidP="002F73EF">
      <w:pPr>
        <w:pStyle w:val="Code"/>
        <w:rPr>
          <w:highlight w:val="white"/>
        </w:rPr>
      </w:pPr>
      <w:r w:rsidRPr="00B52668">
        <w:rPr>
          <w:highlight w:val="white"/>
        </w:rPr>
        <w:t xml:space="preserve">    }</w:t>
      </w:r>
    </w:p>
    <w:p w14:paraId="0A736C35" w14:textId="77777777" w:rsidR="002F73EF" w:rsidRPr="00153062" w:rsidRDefault="002F73EF" w:rsidP="002F73EF">
      <w:pPr>
        <w:rPr>
          <w:highlight w:val="white"/>
        </w:rPr>
      </w:pPr>
      <w:r>
        <w:rPr>
          <w:highlight w:val="white"/>
        </w:rPr>
        <w:t xml:space="preserve">The </w:t>
      </w:r>
      <w:r w:rsidRPr="00FC387A">
        <w:rPr>
          <w:rStyle w:val="KeyWord0"/>
          <w:highlight w:val="white"/>
        </w:rPr>
        <w:t>Integral</w:t>
      </w:r>
      <w:r>
        <w:rPr>
          <w:rStyle w:val="KeyWord0"/>
          <w:highlight w:val="white"/>
        </w:rPr>
        <w:t>Assign</w:t>
      </w:r>
      <w:r>
        <w:rPr>
          <w:highlight w:val="white"/>
        </w:rPr>
        <w:t xml:space="preserve"> method is central in the assembly code generator. It is called by </w:t>
      </w:r>
      <w:r w:rsidRPr="00C344B1">
        <w:rPr>
          <w:rStyle w:val="KeyWord0"/>
          <w:highlight w:val="white"/>
        </w:rPr>
        <w:t>IntegralAssign</w:t>
      </w:r>
      <w:r>
        <w:rPr>
          <w:highlight w:val="white"/>
        </w:rPr>
        <w:t xml:space="preserve">, </w:t>
      </w:r>
      <w:r w:rsidRPr="00C344B1">
        <w:rPr>
          <w:rStyle w:val="KeyWord0"/>
          <w:highlight w:val="white"/>
        </w:rPr>
        <w:t>IntegralParameter</w:t>
      </w:r>
      <w:r>
        <w:rPr>
          <w:highlight w:val="white"/>
        </w:rPr>
        <w:t xml:space="preserve">. We have main two cases: the value of left symbol may be stored in a register, </w:t>
      </w:r>
    </w:p>
    <w:p w14:paraId="090ADDBC" w14:textId="77777777" w:rsidR="002F73EF" w:rsidRPr="00B52668" w:rsidRDefault="002F73EF" w:rsidP="002F73EF">
      <w:pPr>
        <w:pStyle w:val="Code"/>
        <w:rPr>
          <w:highlight w:val="white"/>
        </w:rPr>
      </w:pPr>
      <w:r w:rsidRPr="00B52668">
        <w:rPr>
          <w:highlight w:val="white"/>
        </w:rPr>
        <w:t xml:space="preserve">    public void IntegralAssign(Symbol resultSymbol, Symbol assignSymbol) {</w:t>
      </w:r>
    </w:p>
    <w:p w14:paraId="00E93CC8" w14:textId="77777777" w:rsidR="002F73EF" w:rsidRPr="00B52668" w:rsidRDefault="002F73EF" w:rsidP="002F73EF">
      <w:pPr>
        <w:pStyle w:val="Code"/>
        <w:rPr>
          <w:highlight w:val="white"/>
        </w:rPr>
      </w:pPr>
      <w:r w:rsidRPr="00B52668">
        <w:rPr>
          <w:highlight w:val="white"/>
        </w:rPr>
        <w:t xml:space="preserve">      Track resultTrack = null, assignTrack = null;</w:t>
      </w:r>
    </w:p>
    <w:p w14:paraId="0ECD8313" w14:textId="77777777" w:rsidR="002F73EF" w:rsidRPr="00B52668" w:rsidRDefault="002F73EF" w:rsidP="002F73EF">
      <w:pPr>
        <w:pStyle w:val="Code"/>
        <w:rPr>
          <w:highlight w:val="white"/>
        </w:rPr>
      </w:pPr>
      <w:r w:rsidRPr="00B52668">
        <w:rPr>
          <w:highlight w:val="white"/>
        </w:rPr>
        <w:t xml:space="preserve">      m_trackMap.TryGetValue(resultSymbol, out resultTrack);</w:t>
      </w:r>
    </w:p>
    <w:p w14:paraId="7D2A2F24" w14:textId="77777777" w:rsidR="002F73EF" w:rsidRPr="00B52668" w:rsidRDefault="002F73EF" w:rsidP="002F73EF">
      <w:pPr>
        <w:pStyle w:val="Code"/>
        <w:rPr>
          <w:highlight w:val="white"/>
        </w:rPr>
      </w:pPr>
      <w:r w:rsidRPr="00B52668">
        <w:rPr>
          <w:highlight w:val="white"/>
        </w:rPr>
        <w:t xml:space="preserve">      m_trackMap.TryGetValue(assignSymbol, out assignTrack);</w:t>
      </w:r>
    </w:p>
    <w:p w14:paraId="565F691B" w14:textId="77777777" w:rsidR="002F73EF" w:rsidRPr="00B52668" w:rsidRDefault="002F73EF" w:rsidP="002F73EF">
      <w:pPr>
        <w:pStyle w:val="Code"/>
        <w:rPr>
          <w:highlight w:val="white"/>
        </w:rPr>
      </w:pPr>
      <w:r w:rsidRPr="00B52668">
        <w:rPr>
          <w:highlight w:val="white"/>
        </w:rPr>
        <w:t xml:space="preserve">      int typeSize = assignSymbol.Type.SizeArray();</w:t>
      </w:r>
    </w:p>
    <w:p w14:paraId="25501E22" w14:textId="77777777" w:rsidR="002F73EF" w:rsidRPr="00B52668" w:rsidRDefault="002F73EF" w:rsidP="002F73EF">
      <w:pPr>
        <w:rPr>
          <w:highlight w:val="white"/>
        </w:rPr>
      </w:pPr>
      <w:r>
        <w:rPr>
          <w:highlight w:val="white"/>
        </w:rPr>
        <w:t>If the result symbol is temporary and its address symbol is null, we are facing the assignment of a conditional expression. The only other cases when a temporary symbol is assigned is in case of a dereferred, index, or arrow expression. However, in those cases, the address symbol is not null.</w:t>
      </w:r>
    </w:p>
    <w:p w14:paraId="44D82F5D" w14:textId="77777777" w:rsidR="007D3487" w:rsidRPr="007D3487" w:rsidRDefault="007D3487" w:rsidP="007D3487">
      <w:pPr>
        <w:pStyle w:val="Code"/>
        <w:rPr>
          <w:highlight w:val="white"/>
        </w:rPr>
      </w:pPr>
      <w:r w:rsidRPr="007D3487">
        <w:rPr>
          <w:highlight w:val="white"/>
        </w:rPr>
        <w:lastRenderedPageBreak/>
        <w:t xml:space="preserve">      if (resultSymbol.IsTemporary()) {</w:t>
      </w:r>
    </w:p>
    <w:p w14:paraId="349DE072" w14:textId="77777777" w:rsidR="007D3487" w:rsidRPr="007D3487" w:rsidRDefault="007D3487" w:rsidP="007D3487">
      <w:pPr>
        <w:pStyle w:val="Code"/>
        <w:rPr>
          <w:highlight w:val="white"/>
        </w:rPr>
      </w:pPr>
      <w:r w:rsidRPr="007D3487">
        <w:rPr>
          <w:highlight w:val="white"/>
        </w:rPr>
        <w:t xml:space="preserve">        Assert.ErrorXXX(resultSymbol.AddressSymbol == null);</w:t>
      </w:r>
    </w:p>
    <w:p w14:paraId="01629591" w14:textId="77777777" w:rsidR="002F73EF" w:rsidRPr="007B4210" w:rsidRDefault="002F73EF" w:rsidP="002F73EF">
      <w:pPr>
        <w:rPr>
          <w:highlight w:val="white"/>
        </w:rPr>
      </w:pPr>
      <w:r>
        <w:rPr>
          <w:highlight w:val="white"/>
        </w:rPr>
        <w:t>If the assignment symbol is stored in the track map, which means that we assign the true expression of the conditional expression, we start by copying its track to the assignment track. Then we add the assignment track to the track map.</w:t>
      </w:r>
    </w:p>
    <w:p w14:paraId="3E108629" w14:textId="77777777" w:rsidR="002F73EF" w:rsidRPr="00B52668" w:rsidRDefault="002F73EF" w:rsidP="002F73EF">
      <w:pPr>
        <w:pStyle w:val="Code"/>
        <w:rPr>
          <w:highlight w:val="white"/>
        </w:rPr>
      </w:pPr>
      <w:r w:rsidRPr="00B52668">
        <w:rPr>
          <w:highlight w:val="white"/>
        </w:rPr>
        <w:t xml:space="preserve">        if (assignTrack != null) {</w:t>
      </w:r>
    </w:p>
    <w:p w14:paraId="1AF7AC5D" w14:textId="77777777" w:rsidR="002F73EF" w:rsidRPr="00B52668" w:rsidRDefault="002F73EF" w:rsidP="002F73EF">
      <w:pPr>
        <w:pStyle w:val="Code"/>
        <w:rPr>
          <w:highlight w:val="white"/>
        </w:rPr>
      </w:pPr>
      <w:r w:rsidRPr="00B52668">
        <w:rPr>
          <w:highlight w:val="white"/>
        </w:rPr>
        <w:t xml:space="preserve">          if (resultTrack != null) {</w:t>
      </w:r>
    </w:p>
    <w:p w14:paraId="2A9C2615" w14:textId="77777777" w:rsidR="002F73EF" w:rsidRPr="00B52668" w:rsidRDefault="002F73EF" w:rsidP="002F73EF">
      <w:pPr>
        <w:pStyle w:val="Code"/>
        <w:rPr>
          <w:highlight w:val="white"/>
        </w:rPr>
      </w:pPr>
      <w:r w:rsidRPr="00B52668">
        <w:rPr>
          <w:highlight w:val="white"/>
        </w:rPr>
        <w:t xml:space="preserve">            resultTrack.Replace(m_assemblyCodeList, assignTrack);</w:t>
      </w:r>
    </w:p>
    <w:p w14:paraId="436DB33E" w14:textId="77777777" w:rsidR="002F73EF" w:rsidRPr="00B52668" w:rsidRDefault="002F73EF" w:rsidP="002F73EF">
      <w:pPr>
        <w:pStyle w:val="Code"/>
        <w:rPr>
          <w:highlight w:val="white"/>
        </w:rPr>
      </w:pPr>
      <w:r w:rsidRPr="00B52668">
        <w:rPr>
          <w:highlight w:val="white"/>
        </w:rPr>
        <w:t xml:space="preserve">          }</w:t>
      </w:r>
    </w:p>
    <w:p w14:paraId="62823387" w14:textId="77777777" w:rsidR="002F73EF" w:rsidRPr="00B52668" w:rsidRDefault="002F73EF" w:rsidP="002F73EF">
      <w:pPr>
        <w:pStyle w:val="Code"/>
        <w:rPr>
          <w:highlight w:val="white"/>
        </w:rPr>
      </w:pPr>
    </w:p>
    <w:p w14:paraId="37FFB25C" w14:textId="77777777" w:rsidR="002F73EF" w:rsidRPr="00B52668" w:rsidRDefault="002F73EF" w:rsidP="002F73EF">
      <w:pPr>
        <w:pStyle w:val="Code"/>
        <w:rPr>
          <w:highlight w:val="white"/>
        </w:rPr>
      </w:pPr>
      <w:r w:rsidRPr="00B52668">
        <w:rPr>
          <w:highlight w:val="white"/>
        </w:rPr>
        <w:t xml:space="preserve">          m_trackMap[resultSymbol] = assignTrack;</w:t>
      </w:r>
    </w:p>
    <w:p w14:paraId="676A57F9" w14:textId="77777777" w:rsidR="002F73EF" w:rsidRPr="00B52668" w:rsidRDefault="002F73EF" w:rsidP="002F73EF">
      <w:pPr>
        <w:pStyle w:val="Code"/>
        <w:rPr>
          <w:highlight w:val="white"/>
        </w:rPr>
      </w:pPr>
      <w:r w:rsidRPr="00B52668">
        <w:rPr>
          <w:highlight w:val="white"/>
        </w:rPr>
        <w:t xml:space="preserve">          m_trackMap.Remove(assignSymbol);</w:t>
      </w:r>
    </w:p>
    <w:p w14:paraId="75BDE284" w14:textId="77777777" w:rsidR="002F73EF" w:rsidRPr="00B52668" w:rsidRDefault="002F73EF" w:rsidP="002F73EF">
      <w:pPr>
        <w:pStyle w:val="Code"/>
        <w:rPr>
          <w:highlight w:val="white"/>
        </w:rPr>
      </w:pPr>
      <w:r w:rsidRPr="00B52668">
        <w:rPr>
          <w:highlight w:val="white"/>
        </w:rPr>
        <w:t xml:space="preserve">        }</w:t>
      </w:r>
    </w:p>
    <w:p w14:paraId="10A7D3D9" w14:textId="77777777" w:rsidR="002F73EF" w:rsidRPr="006F23B1" w:rsidRDefault="002F73EF" w:rsidP="002F73EF">
      <w:pPr>
        <w:rPr>
          <w:highlight w:val="white"/>
        </w:rPr>
      </w:pPr>
      <w:r>
        <w:rPr>
          <w:highlight w:val="white"/>
        </w:rPr>
        <w:t>If the assignment symbol is not stored in the track map, which means that we assign the false expression of the conditional expression, we begin by creating a track for the result symbol.</w:t>
      </w:r>
    </w:p>
    <w:p w14:paraId="1176E2E8" w14:textId="77777777" w:rsidR="002F73EF" w:rsidRPr="00B52668" w:rsidRDefault="002F73EF" w:rsidP="002F73EF">
      <w:pPr>
        <w:pStyle w:val="Code"/>
        <w:rPr>
          <w:highlight w:val="white"/>
        </w:rPr>
      </w:pPr>
      <w:r w:rsidRPr="00B52668">
        <w:rPr>
          <w:highlight w:val="white"/>
        </w:rPr>
        <w:t xml:space="preserve">        else {</w:t>
      </w:r>
    </w:p>
    <w:p w14:paraId="18EBA52B" w14:textId="77777777" w:rsidR="002F73EF" w:rsidRPr="00B52668" w:rsidRDefault="002F73EF" w:rsidP="002F73EF">
      <w:pPr>
        <w:pStyle w:val="Code"/>
        <w:rPr>
          <w:highlight w:val="white"/>
        </w:rPr>
      </w:pPr>
      <w:r w:rsidRPr="00B52668">
        <w:rPr>
          <w:highlight w:val="white"/>
        </w:rPr>
        <w:t xml:space="preserve">          if (resultTrack == null) {</w:t>
      </w:r>
    </w:p>
    <w:p w14:paraId="232C0FA8" w14:textId="77777777" w:rsidR="002F73EF" w:rsidRPr="00B52668" w:rsidRDefault="002F73EF" w:rsidP="002F73EF">
      <w:pPr>
        <w:pStyle w:val="Code"/>
        <w:rPr>
          <w:highlight w:val="white"/>
        </w:rPr>
      </w:pPr>
      <w:r w:rsidRPr="00B52668">
        <w:rPr>
          <w:highlight w:val="white"/>
        </w:rPr>
        <w:t xml:space="preserve">            resultTrack = new Track(resultSymbol);</w:t>
      </w:r>
    </w:p>
    <w:p w14:paraId="6C6159E0" w14:textId="77777777" w:rsidR="002F73EF" w:rsidRPr="00B52668" w:rsidRDefault="002F73EF" w:rsidP="002F73EF">
      <w:pPr>
        <w:pStyle w:val="Code"/>
        <w:rPr>
          <w:highlight w:val="white"/>
        </w:rPr>
      </w:pPr>
      <w:r w:rsidRPr="00B52668">
        <w:rPr>
          <w:highlight w:val="white"/>
        </w:rPr>
        <w:t xml:space="preserve">            m_trackMap.Add(resultSymbol, resultTrack);</w:t>
      </w:r>
    </w:p>
    <w:p w14:paraId="6DC1C8E7" w14:textId="77777777" w:rsidR="002F73EF" w:rsidRPr="00B52668" w:rsidRDefault="002F73EF" w:rsidP="002F73EF">
      <w:pPr>
        <w:pStyle w:val="Code"/>
        <w:rPr>
          <w:highlight w:val="white"/>
        </w:rPr>
      </w:pPr>
      <w:r w:rsidRPr="00B52668">
        <w:rPr>
          <w:highlight w:val="white"/>
        </w:rPr>
        <w:t xml:space="preserve">          }</w:t>
      </w:r>
    </w:p>
    <w:p w14:paraId="3E4540BA" w14:textId="77777777" w:rsidR="002F73EF" w:rsidRPr="006F23B1" w:rsidRDefault="002F73EF" w:rsidP="002F73EF">
      <w:pPr>
        <w:rPr>
          <w:highlight w:val="white"/>
        </w:rPr>
      </w:pPr>
      <w:r>
        <w:rPr>
          <w:highlight w:val="white"/>
        </w:rPr>
        <w:t>If the assign symbol is an integer value, we move it into the register.</w:t>
      </w:r>
    </w:p>
    <w:p w14:paraId="01D0EE53" w14:textId="77777777" w:rsidR="002F73EF" w:rsidRPr="00B52668" w:rsidRDefault="002F73EF" w:rsidP="002F73EF">
      <w:pPr>
        <w:pStyle w:val="Code"/>
        <w:rPr>
          <w:highlight w:val="white"/>
        </w:rPr>
      </w:pPr>
      <w:r w:rsidRPr="00B52668">
        <w:rPr>
          <w:highlight w:val="white"/>
        </w:rPr>
        <w:t xml:space="preserve">          if (assignSymbol.Value is BigInteger) {</w:t>
      </w:r>
    </w:p>
    <w:p w14:paraId="475395F5" w14:textId="77777777" w:rsidR="002F73EF" w:rsidRPr="00B52668" w:rsidRDefault="002F73EF" w:rsidP="002F73EF">
      <w:pPr>
        <w:pStyle w:val="Code"/>
        <w:rPr>
          <w:highlight w:val="white"/>
        </w:rPr>
      </w:pPr>
      <w:r w:rsidRPr="00B52668">
        <w:rPr>
          <w:highlight w:val="white"/>
        </w:rPr>
        <w:t xml:space="preserve">            AddAssemblyCode(AssemblyOperator.mov, resultTrack,</w:t>
      </w:r>
    </w:p>
    <w:p w14:paraId="6CACAD7F" w14:textId="77777777" w:rsidR="002F73EF" w:rsidRPr="00B52668" w:rsidRDefault="002F73EF" w:rsidP="002F73EF">
      <w:pPr>
        <w:pStyle w:val="Code"/>
        <w:rPr>
          <w:highlight w:val="white"/>
        </w:rPr>
      </w:pPr>
      <w:r w:rsidRPr="00B52668">
        <w:rPr>
          <w:highlight w:val="white"/>
        </w:rPr>
        <w:t xml:space="preserve">                            assignSymbol.Value);</w:t>
      </w:r>
    </w:p>
    <w:p w14:paraId="3788DBA5" w14:textId="77777777" w:rsidR="002F73EF" w:rsidRPr="00B52668" w:rsidRDefault="002F73EF" w:rsidP="002F73EF">
      <w:pPr>
        <w:pStyle w:val="Code"/>
        <w:rPr>
          <w:highlight w:val="white"/>
        </w:rPr>
      </w:pPr>
      <w:r w:rsidRPr="00B52668">
        <w:rPr>
          <w:highlight w:val="white"/>
        </w:rPr>
        <w:t xml:space="preserve">          }</w:t>
      </w:r>
    </w:p>
    <w:p w14:paraId="185F222F" w14:textId="77777777" w:rsidR="002F73EF" w:rsidRPr="006F23B1" w:rsidRDefault="002F73EF" w:rsidP="002F73EF">
      <w:pPr>
        <w:rPr>
          <w:highlight w:val="white"/>
        </w:rPr>
      </w:pPr>
      <w:r>
        <w:rPr>
          <w:highlight w:val="white"/>
        </w:rPr>
        <w:t>If the assign symbol is an array, function, string, or static address, we move its address rather than ist value into the register.</w:t>
      </w:r>
    </w:p>
    <w:p w14:paraId="14AF255E" w14:textId="77777777" w:rsidR="002F73EF" w:rsidRPr="00B52668" w:rsidRDefault="002F73EF" w:rsidP="002F73EF">
      <w:pPr>
        <w:pStyle w:val="Code"/>
        <w:rPr>
          <w:highlight w:val="white"/>
        </w:rPr>
      </w:pPr>
      <w:r w:rsidRPr="00B52668">
        <w:rPr>
          <w:highlight w:val="white"/>
        </w:rPr>
        <w:t xml:space="preserve">          else if (assignSymbol.Type.IsArrayFunctionOrString() ||</w:t>
      </w:r>
    </w:p>
    <w:p w14:paraId="1E3934C8" w14:textId="77777777" w:rsidR="002F73EF" w:rsidRPr="00B52668" w:rsidRDefault="002F73EF" w:rsidP="002F73EF">
      <w:pPr>
        <w:pStyle w:val="Code"/>
        <w:rPr>
          <w:highlight w:val="white"/>
        </w:rPr>
      </w:pPr>
      <w:r w:rsidRPr="00B52668">
        <w:rPr>
          <w:highlight w:val="white"/>
        </w:rPr>
        <w:t xml:space="preserve">                   (assignSymbol.Value is StaticAddress)) {</w:t>
      </w:r>
    </w:p>
    <w:p w14:paraId="13AAA7E3" w14:textId="77777777" w:rsidR="002F73EF" w:rsidRPr="00B52668" w:rsidRDefault="002F73EF" w:rsidP="002F73EF">
      <w:pPr>
        <w:pStyle w:val="Code"/>
        <w:rPr>
          <w:highlight w:val="white"/>
        </w:rPr>
      </w:pPr>
      <w:r w:rsidRPr="00B52668">
        <w:rPr>
          <w:highlight w:val="white"/>
        </w:rPr>
        <w:t xml:space="preserve">            AddAssemblyCode(AssemblyOperator.mov, resultTrack,</w:t>
      </w:r>
    </w:p>
    <w:p w14:paraId="14F77108" w14:textId="77777777" w:rsidR="002F73EF" w:rsidRPr="00B52668" w:rsidRDefault="002F73EF" w:rsidP="002F73EF">
      <w:pPr>
        <w:pStyle w:val="Code"/>
        <w:rPr>
          <w:highlight w:val="white"/>
        </w:rPr>
      </w:pPr>
      <w:r w:rsidRPr="00B52668">
        <w:rPr>
          <w:highlight w:val="white"/>
        </w:rPr>
        <w:t xml:space="preserve">                            Base(assignSymbol));</w:t>
      </w:r>
    </w:p>
    <w:p w14:paraId="73B7F0E8" w14:textId="77777777" w:rsidR="002F73EF" w:rsidRPr="00B52668" w:rsidRDefault="002F73EF" w:rsidP="002F73EF">
      <w:pPr>
        <w:pStyle w:val="Code"/>
        <w:rPr>
          <w:highlight w:val="white"/>
        </w:rPr>
      </w:pPr>
    </w:p>
    <w:p w14:paraId="72A1EC8A" w14:textId="77777777" w:rsidR="002F73EF" w:rsidRPr="00B52668" w:rsidRDefault="002F73EF" w:rsidP="002F73EF">
      <w:pPr>
        <w:pStyle w:val="Code"/>
        <w:rPr>
          <w:highlight w:val="white"/>
        </w:rPr>
      </w:pPr>
      <w:r w:rsidRPr="00B52668">
        <w:rPr>
          <w:highlight w:val="white"/>
        </w:rPr>
        <w:t xml:space="preserve">            int offset = Offset(assignSymbol);</w:t>
      </w:r>
    </w:p>
    <w:p w14:paraId="48FC5881" w14:textId="77777777" w:rsidR="002F73EF" w:rsidRPr="00B52668" w:rsidRDefault="002F73EF" w:rsidP="002F73EF">
      <w:pPr>
        <w:pStyle w:val="Code"/>
        <w:rPr>
          <w:highlight w:val="white"/>
        </w:rPr>
      </w:pPr>
      <w:r w:rsidRPr="00B52668">
        <w:rPr>
          <w:highlight w:val="white"/>
        </w:rPr>
        <w:t xml:space="preserve">            if (offset != 0) {</w:t>
      </w:r>
    </w:p>
    <w:p w14:paraId="13DC15C6" w14:textId="77777777" w:rsidR="002F73EF" w:rsidRPr="00B52668" w:rsidRDefault="002F73EF" w:rsidP="002F73EF">
      <w:pPr>
        <w:pStyle w:val="Code"/>
        <w:rPr>
          <w:highlight w:val="white"/>
        </w:rPr>
      </w:pPr>
      <w:r w:rsidRPr="00B52668">
        <w:rPr>
          <w:highlight w:val="white"/>
        </w:rPr>
        <w:t xml:space="preserve">              AddAssemblyCode(AssemblyOperator.add, resultTrack,</w:t>
      </w:r>
    </w:p>
    <w:p w14:paraId="7D3BF649" w14:textId="77777777" w:rsidR="002F73EF" w:rsidRPr="00B52668" w:rsidRDefault="002F73EF" w:rsidP="002F73EF">
      <w:pPr>
        <w:pStyle w:val="Code"/>
        <w:rPr>
          <w:highlight w:val="white"/>
        </w:rPr>
      </w:pPr>
      <w:r w:rsidRPr="00B52668">
        <w:rPr>
          <w:highlight w:val="white"/>
        </w:rPr>
        <w:t xml:space="preserve">                              (BigInteger) offset);</w:t>
      </w:r>
    </w:p>
    <w:p w14:paraId="006458EB" w14:textId="77777777" w:rsidR="002F73EF" w:rsidRPr="00B52668" w:rsidRDefault="002F73EF" w:rsidP="002F73EF">
      <w:pPr>
        <w:pStyle w:val="Code"/>
        <w:rPr>
          <w:highlight w:val="white"/>
        </w:rPr>
      </w:pPr>
      <w:r w:rsidRPr="00B52668">
        <w:rPr>
          <w:highlight w:val="white"/>
        </w:rPr>
        <w:t xml:space="preserve">            }</w:t>
      </w:r>
    </w:p>
    <w:p w14:paraId="24B3CF5E" w14:textId="77777777" w:rsidR="002F73EF" w:rsidRPr="00B52668" w:rsidRDefault="002F73EF" w:rsidP="002F73EF">
      <w:pPr>
        <w:pStyle w:val="Code"/>
        <w:rPr>
          <w:highlight w:val="white"/>
        </w:rPr>
      </w:pPr>
      <w:r w:rsidRPr="00B52668">
        <w:rPr>
          <w:highlight w:val="white"/>
        </w:rPr>
        <w:t xml:space="preserve">          }</w:t>
      </w:r>
    </w:p>
    <w:p w14:paraId="21271222" w14:textId="77777777" w:rsidR="002F73EF" w:rsidRPr="006F23B1" w:rsidRDefault="002F73EF" w:rsidP="002F73EF">
      <w:pPr>
        <w:rPr>
          <w:highlight w:val="white"/>
        </w:rPr>
      </w:pPr>
      <w:r>
        <w:rPr>
          <w:highlight w:val="white"/>
        </w:rPr>
        <w:t>Otherwise, we move the value of the symbol into the register.</w:t>
      </w:r>
    </w:p>
    <w:p w14:paraId="72EF6110" w14:textId="77777777" w:rsidR="002F73EF" w:rsidRPr="00B52668" w:rsidRDefault="002F73EF" w:rsidP="002F73EF">
      <w:pPr>
        <w:pStyle w:val="Code"/>
        <w:rPr>
          <w:highlight w:val="white"/>
        </w:rPr>
      </w:pPr>
      <w:r w:rsidRPr="00B52668">
        <w:rPr>
          <w:highlight w:val="white"/>
        </w:rPr>
        <w:t xml:space="preserve">          else {</w:t>
      </w:r>
    </w:p>
    <w:p w14:paraId="646BA449" w14:textId="77777777" w:rsidR="002F73EF" w:rsidRPr="00B52668" w:rsidRDefault="002F73EF" w:rsidP="002F73EF">
      <w:pPr>
        <w:pStyle w:val="Code"/>
        <w:rPr>
          <w:highlight w:val="white"/>
        </w:rPr>
      </w:pPr>
      <w:r w:rsidRPr="00B52668">
        <w:rPr>
          <w:highlight w:val="white"/>
        </w:rPr>
        <w:t xml:space="preserve">            AddAssemblyCode(AssemblyOperator.mov, resultTrack,</w:t>
      </w:r>
    </w:p>
    <w:p w14:paraId="108A7FEE" w14:textId="77777777" w:rsidR="002F73EF" w:rsidRPr="00B52668" w:rsidRDefault="002F73EF" w:rsidP="002F73EF">
      <w:pPr>
        <w:pStyle w:val="Code"/>
        <w:rPr>
          <w:highlight w:val="white"/>
        </w:rPr>
      </w:pPr>
      <w:r w:rsidRPr="00B52668">
        <w:rPr>
          <w:highlight w:val="white"/>
        </w:rPr>
        <w:t xml:space="preserve">                            Base(assignSymbol), Offset(assignSymbol));</w:t>
      </w:r>
    </w:p>
    <w:p w14:paraId="2C5A8728" w14:textId="77777777" w:rsidR="002F73EF" w:rsidRPr="00B52668" w:rsidRDefault="002F73EF" w:rsidP="002F73EF">
      <w:pPr>
        <w:pStyle w:val="Code"/>
        <w:rPr>
          <w:highlight w:val="white"/>
        </w:rPr>
      </w:pPr>
      <w:r w:rsidRPr="00B52668">
        <w:rPr>
          <w:highlight w:val="white"/>
        </w:rPr>
        <w:t xml:space="preserve">          }</w:t>
      </w:r>
    </w:p>
    <w:p w14:paraId="27FFDE21" w14:textId="77777777" w:rsidR="002F73EF" w:rsidRPr="00B52668" w:rsidRDefault="002F73EF" w:rsidP="002F73EF">
      <w:pPr>
        <w:pStyle w:val="Code"/>
        <w:rPr>
          <w:highlight w:val="white"/>
        </w:rPr>
      </w:pPr>
      <w:r w:rsidRPr="00B52668">
        <w:rPr>
          <w:highlight w:val="white"/>
        </w:rPr>
        <w:t xml:space="preserve">        }</w:t>
      </w:r>
    </w:p>
    <w:p w14:paraId="1DF94E3D" w14:textId="77777777" w:rsidR="002F73EF" w:rsidRPr="00B52668" w:rsidRDefault="002F73EF" w:rsidP="002F73EF">
      <w:pPr>
        <w:pStyle w:val="Code"/>
        <w:rPr>
          <w:highlight w:val="white"/>
        </w:rPr>
      </w:pPr>
      <w:r w:rsidRPr="00B52668">
        <w:rPr>
          <w:highlight w:val="white"/>
        </w:rPr>
        <w:t xml:space="preserve">      }</w:t>
      </w:r>
    </w:p>
    <w:p w14:paraId="003B411F" w14:textId="77777777" w:rsidR="002F73EF" w:rsidRPr="00B52668" w:rsidRDefault="002F73EF" w:rsidP="002F73EF">
      <w:pPr>
        <w:pStyle w:val="Code"/>
        <w:rPr>
          <w:highlight w:val="white"/>
        </w:rPr>
      </w:pPr>
      <w:r w:rsidRPr="00B52668">
        <w:rPr>
          <w:highlight w:val="white"/>
        </w:rPr>
        <w:t xml:space="preserve">      else {</w:t>
      </w:r>
    </w:p>
    <w:p w14:paraId="7C3DF642" w14:textId="77777777" w:rsidR="002F73EF" w:rsidRDefault="002F73EF" w:rsidP="002F73EF">
      <w:pPr>
        <w:pStyle w:val="Code"/>
        <w:rPr>
          <w:highlight w:val="white"/>
        </w:rPr>
      </w:pPr>
      <w:r w:rsidRPr="00B52668">
        <w:rPr>
          <w:highlight w:val="white"/>
        </w:rPr>
        <w:t xml:space="preserve">        IntegralBinary(MiddleOperator.Assign, resultSymbol,</w:t>
      </w:r>
    </w:p>
    <w:p w14:paraId="701D446D" w14:textId="77777777" w:rsidR="002F73EF" w:rsidRPr="00B52668" w:rsidRDefault="002F73EF" w:rsidP="002F73EF">
      <w:pPr>
        <w:pStyle w:val="Code"/>
        <w:rPr>
          <w:highlight w:val="white"/>
        </w:rPr>
      </w:pPr>
      <w:r>
        <w:rPr>
          <w:highlight w:val="white"/>
        </w:rPr>
        <w:t xml:space="preserve">                      </w:t>
      </w:r>
      <w:r w:rsidRPr="00B52668">
        <w:rPr>
          <w:highlight w:val="white"/>
        </w:rPr>
        <w:t xml:space="preserve"> resultSymbol, assignSymbol);</w:t>
      </w:r>
    </w:p>
    <w:p w14:paraId="2DD6FAF7" w14:textId="77777777" w:rsidR="002F73EF" w:rsidRPr="00B52668" w:rsidRDefault="002F73EF" w:rsidP="002F73EF">
      <w:pPr>
        <w:pStyle w:val="Code"/>
        <w:rPr>
          <w:highlight w:val="white"/>
        </w:rPr>
      </w:pPr>
      <w:r w:rsidRPr="00B52668">
        <w:rPr>
          <w:highlight w:val="white"/>
        </w:rPr>
        <w:t xml:space="preserve">      }</w:t>
      </w:r>
    </w:p>
    <w:p w14:paraId="2B66A8D4" w14:textId="77777777" w:rsidR="002F73EF" w:rsidRDefault="002F73EF" w:rsidP="002F73EF">
      <w:pPr>
        <w:pStyle w:val="Code"/>
        <w:rPr>
          <w:highlight w:val="white"/>
        </w:rPr>
      </w:pPr>
      <w:r w:rsidRPr="00B52668">
        <w:rPr>
          <w:highlight w:val="white"/>
        </w:rPr>
        <w:t xml:space="preserve">    }</w:t>
      </w:r>
    </w:p>
    <w:p w14:paraId="1C67915A" w14:textId="77777777" w:rsidR="002F73EF" w:rsidRPr="006F23B1" w:rsidRDefault="002F73EF" w:rsidP="002F73EF">
      <w:pPr>
        <w:rPr>
          <w:highlight w:val="white"/>
        </w:rPr>
      </w:pPr>
      <w:r>
        <w:rPr>
          <w:highlight w:val="white"/>
        </w:rPr>
        <w:lastRenderedPageBreak/>
        <w:t>If the result symbol is not temporary, we move the value directly into the address of the result symbol.</w:t>
      </w:r>
    </w:p>
    <w:p w14:paraId="4C3FF659" w14:textId="77777777" w:rsidR="002F73EF" w:rsidRPr="006F23B1" w:rsidRDefault="002F73EF" w:rsidP="002F73EF">
      <w:pPr>
        <w:rPr>
          <w:highlight w:val="white"/>
        </w:rPr>
      </w:pPr>
      <w:r>
        <w:rPr>
          <w:highlight w:val="white"/>
        </w:rPr>
        <w:t>In case of an integer value, there is a special case due to technical limitations if the size is eight bytes. In that case we have to load the value into a register and load the register into the address, since we cannot load an eight-byte value directly into an address.</w:t>
      </w:r>
    </w:p>
    <w:p w14:paraId="4CDA8734" w14:textId="77777777" w:rsidR="002F73EF" w:rsidRPr="006F23B1" w:rsidRDefault="002F73EF" w:rsidP="002F73EF">
      <w:pPr>
        <w:rPr>
          <w:highlight w:val="white"/>
        </w:rPr>
      </w:pPr>
      <w:r>
        <w:rPr>
          <w:highlight w:val="white"/>
        </w:rPr>
        <w:t>If the value size is not eight-byte, we load the value directly into the address.</w:t>
      </w:r>
    </w:p>
    <w:p w14:paraId="7681ABAE" w14:textId="77777777" w:rsidR="002F73EF" w:rsidRPr="006F23B1" w:rsidRDefault="002F73EF" w:rsidP="002F73EF">
      <w:pPr>
        <w:rPr>
          <w:highlight w:val="white"/>
        </w:rPr>
      </w:pPr>
      <w:r>
        <w:rPr>
          <w:highlight w:val="white"/>
        </w:rPr>
        <w:t>If the symbol is an array, function, string, or static address, we load the address rather than the value onto the address.</w:t>
      </w:r>
    </w:p>
    <w:p w14:paraId="67A43196" w14:textId="77777777" w:rsidR="002F73EF" w:rsidRDefault="002F73EF" w:rsidP="002F73EF">
      <w:pPr>
        <w:rPr>
          <w:highlight w:val="white"/>
        </w:rPr>
      </w:pPr>
      <w:r>
        <w:rPr>
          <w:highlight w:val="white"/>
        </w:rPr>
        <w:t>Otherwise, we need to load the value into a register, which we than load onto the address.</w:t>
      </w:r>
    </w:p>
    <w:p w14:paraId="6E51EFB7" w14:textId="77777777" w:rsidR="00184AA8" w:rsidRPr="00533A30" w:rsidRDefault="00184AA8" w:rsidP="00184AA8">
      <w:pPr>
        <w:pStyle w:val="Rubrik3"/>
        <w:rPr>
          <w:highlight w:val="white"/>
        </w:rPr>
      </w:pPr>
      <w:r>
        <w:rPr>
          <w:highlight w:val="white"/>
        </w:rPr>
        <w:t>Unary Integral Operations</w:t>
      </w:r>
    </w:p>
    <w:p w14:paraId="58663A23" w14:textId="77777777" w:rsidR="00184AA8" w:rsidRPr="00533A30" w:rsidRDefault="00184AA8" w:rsidP="00184AA8">
      <w:pPr>
        <w:rPr>
          <w:highlight w:val="white"/>
        </w:rPr>
      </w:pPr>
      <w:r>
        <w:rPr>
          <w:highlight w:val="white"/>
        </w:rPr>
        <w:t xml:space="preserve">The </w:t>
      </w:r>
      <w:r w:rsidRPr="00E1130D">
        <w:rPr>
          <w:rStyle w:val="KeyWord0"/>
          <w:highlight w:val="white"/>
        </w:rPr>
        <w:t>Unary</w:t>
      </w:r>
      <w:r>
        <w:rPr>
          <w:highlight w:val="white"/>
        </w:rPr>
        <w:t xml:space="preserve"> method is called to add code for </w:t>
      </w:r>
      <w:r w:rsidRPr="00500281">
        <w:rPr>
          <w:highlight w:val="white"/>
        </w:rPr>
        <w:t xml:space="preserve">unary </w:t>
      </w:r>
      <w:r>
        <w:rPr>
          <w:highlight w:val="white"/>
        </w:rPr>
        <w:t>subtraction</w:t>
      </w:r>
      <w:r w:rsidRPr="00500281">
        <w:rPr>
          <w:highlight w:val="white"/>
        </w:rPr>
        <w:t xml:space="preserve"> and bitwise not</w:t>
      </w:r>
      <w:r>
        <w:rPr>
          <w:highlight w:val="white"/>
        </w:rPr>
        <w:t>. There is also unary addition, but it generates no code.</w:t>
      </w:r>
    </w:p>
    <w:p w14:paraId="64D137E4" w14:textId="77777777" w:rsidR="00184AA8" w:rsidRDefault="00184AA8" w:rsidP="00184AA8">
      <w:pPr>
        <w:rPr>
          <w:highlight w:val="white"/>
        </w:rPr>
      </w:pPr>
      <w:r>
        <w:rPr>
          <w:highlight w:val="white"/>
        </w:rPr>
        <w:t xml:space="preserve">First, we need a map from middle code operators to assembly code operators for integral types. We will use the map in the </w:t>
      </w:r>
      <w:r w:rsidRPr="00F91C11">
        <w:rPr>
          <w:rStyle w:val="KeyWord0"/>
          <w:highlight w:val="white"/>
        </w:rPr>
        <w:t>IntegralUnary</w:t>
      </w:r>
      <w:r>
        <w:rPr>
          <w:highlight w:val="white"/>
        </w:rPr>
        <w:t xml:space="preserve"> and </w:t>
      </w:r>
      <w:r w:rsidRPr="00F91C11">
        <w:rPr>
          <w:rStyle w:val="KeyWord0"/>
          <w:highlight w:val="white"/>
        </w:rPr>
        <w:t>IntegralBinary</w:t>
      </w:r>
      <w:r>
        <w:rPr>
          <w:highlight w:val="white"/>
        </w:rPr>
        <w:t xml:space="preserve"> methods.</w:t>
      </w:r>
    </w:p>
    <w:p w14:paraId="495A043D" w14:textId="77777777" w:rsidR="00184AA8" w:rsidRPr="006E4B59" w:rsidRDefault="00184AA8" w:rsidP="00184AA8">
      <w:pPr>
        <w:pStyle w:val="Code"/>
        <w:rPr>
          <w:highlight w:val="white"/>
        </w:rPr>
      </w:pPr>
      <w:r w:rsidRPr="006E4B59">
        <w:rPr>
          <w:highlight w:val="white"/>
        </w:rPr>
        <w:t xml:space="preserve">    public static IDictionary&lt;MiddleOperator,AssemblyOperator&gt;</w:t>
      </w:r>
    </w:p>
    <w:p w14:paraId="1D616CE8" w14:textId="77777777" w:rsidR="00184AA8" w:rsidRPr="006E4B59" w:rsidRDefault="00184AA8" w:rsidP="00184AA8">
      <w:pPr>
        <w:pStyle w:val="Code"/>
        <w:rPr>
          <w:highlight w:val="white"/>
        </w:rPr>
      </w:pPr>
      <w:r w:rsidRPr="006E4B59">
        <w:rPr>
          <w:highlight w:val="white"/>
        </w:rPr>
        <w:t xml:space="preserve">      m_middleToIntegralMap =</w:t>
      </w:r>
    </w:p>
    <w:p w14:paraId="3D9BC477" w14:textId="77777777" w:rsidR="00184AA8" w:rsidRPr="006E4B59" w:rsidRDefault="00184AA8" w:rsidP="00184AA8">
      <w:pPr>
        <w:pStyle w:val="Code"/>
        <w:rPr>
          <w:highlight w:val="white"/>
        </w:rPr>
      </w:pPr>
      <w:r w:rsidRPr="006E4B59">
        <w:rPr>
          <w:highlight w:val="white"/>
        </w:rPr>
        <w:t xml:space="preserve">      new Dictionary&lt;MiddleOperator,AssemblyOperator&gt;() {</w:t>
      </w:r>
    </w:p>
    <w:p w14:paraId="1BCCEE50" w14:textId="77777777" w:rsidR="00184AA8" w:rsidRPr="006E4B59" w:rsidRDefault="00184AA8" w:rsidP="00184AA8">
      <w:pPr>
        <w:pStyle w:val="Code"/>
        <w:rPr>
          <w:highlight w:val="white"/>
        </w:rPr>
      </w:pPr>
      <w:r w:rsidRPr="006E4B59">
        <w:rPr>
          <w:highlight w:val="white"/>
        </w:rPr>
        <w:t xml:space="preserve">        {MiddleOperator.BitwiseNot, AssemblyOperator.not},</w:t>
      </w:r>
    </w:p>
    <w:p w14:paraId="1FDF27D0" w14:textId="77777777" w:rsidR="00184AA8" w:rsidRPr="006E4B59" w:rsidRDefault="00184AA8" w:rsidP="00184AA8">
      <w:pPr>
        <w:pStyle w:val="Code"/>
        <w:rPr>
          <w:highlight w:val="white"/>
        </w:rPr>
      </w:pPr>
      <w:r w:rsidRPr="006E4B59">
        <w:rPr>
          <w:highlight w:val="white"/>
        </w:rPr>
        <w:t xml:space="preserve">        {MiddleOperator.UnarySubtract, AssemblyOperator.neg},</w:t>
      </w:r>
    </w:p>
    <w:p w14:paraId="4F072B9B" w14:textId="77777777" w:rsidR="00184AA8" w:rsidRPr="006E4B59" w:rsidRDefault="00184AA8" w:rsidP="00184AA8">
      <w:pPr>
        <w:pStyle w:val="Code"/>
        <w:rPr>
          <w:highlight w:val="white"/>
        </w:rPr>
      </w:pPr>
      <w:r w:rsidRPr="006E4B59">
        <w:rPr>
          <w:highlight w:val="white"/>
        </w:rPr>
        <w:t xml:space="preserve">        {MiddleOperator.SignedMultiply, AssemblyOperator.imul},</w:t>
      </w:r>
    </w:p>
    <w:p w14:paraId="6120B95D" w14:textId="77777777" w:rsidR="00184AA8" w:rsidRPr="006E4B59" w:rsidRDefault="00184AA8" w:rsidP="00184AA8">
      <w:pPr>
        <w:pStyle w:val="Code"/>
        <w:rPr>
          <w:highlight w:val="white"/>
        </w:rPr>
      </w:pPr>
      <w:r w:rsidRPr="006E4B59">
        <w:rPr>
          <w:highlight w:val="white"/>
        </w:rPr>
        <w:t xml:space="preserve">        {MiddleOperator.SignedDivide, AssemblyOperator.idiv},</w:t>
      </w:r>
    </w:p>
    <w:p w14:paraId="3F741FBE" w14:textId="77777777" w:rsidR="00184AA8" w:rsidRPr="006E4B59" w:rsidRDefault="00184AA8" w:rsidP="00184AA8">
      <w:pPr>
        <w:pStyle w:val="Code"/>
        <w:rPr>
          <w:highlight w:val="white"/>
        </w:rPr>
      </w:pPr>
      <w:r w:rsidRPr="006E4B59">
        <w:rPr>
          <w:highlight w:val="white"/>
        </w:rPr>
        <w:t xml:space="preserve">        {MiddleOperator.SignedModulo, AssemblyOperator.idiv},</w:t>
      </w:r>
    </w:p>
    <w:p w14:paraId="64F298A2" w14:textId="77777777" w:rsidR="00184AA8" w:rsidRPr="006E4B59" w:rsidRDefault="00184AA8" w:rsidP="00184AA8">
      <w:pPr>
        <w:pStyle w:val="Code"/>
        <w:rPr>
          <w:highlight w:val="white"/>
        </w:rPr>
      </w:pPr>
      <w:r w:rsidRPr="006E4B59">
        <w:rPr>
          <w:highlight w:val="white"/>
        </w:rPr>
        <w:t xml:space="preserve">        {MiddleOperator.UnsignedMultiply, AssemblyOperator.mul},</w:t>
      </w:r>
    </w:p>
    <w:p w14:paraId="49D66C2C" w14:textId="77777777" w:rsidR="00184AA8" w:rsidRPr="006E4B59" w:rsidRDefault="00184AA8" w:rsidP="00184AA8">
      <w:pPr>
        <w:pStyle w:val="Code"/>
        <w:rPr>
          <w:highlight w:val="white"/>
        </w:rPr>
      </w:pPr>
      <w:r w:rsidRPr="006E4B59">
        <w:rPr>
          <w:highlight w:val="white"/>
        </w:rPr>
        <w:t xml:space="preserve">        {MiddleOperator.UnsignedDivide, AssemblyOperator.div},</w:t>
      </w:r>
    </w:p>
    <w:p w14:paraId="4200AE59" w14:textId="77777777" w:rsidR="00184AA8" w:rsidRPr="006E4B59" w:rsidRDefault="00184AA8" w:rsidP="00184AA8">
      <w:pPr>
        <w:pStyle w:val="Code"/>
        <w:rPr>
          <w:highlight w:val="white"/>
        </w:rPr>
      </w:pPr>
      <w:r w:rsidRPr="006E4B59">
        <w:rPr>
          <w:highlight w:val="white"/>
        </w:rPr>
        <w:t xml:space="preserve">        {MiddleOperator.UnsignedModulo, AssemblyOperator.div},</w:t>
      </w:r>
    </w:p>
    <w:p w14:paraId="2F2D686C" w14:textId="77777777" w:rsidR="00184AA8" w:rsidRPr="006E4B59" w:rsidRDefault="00184AA8" w:rsidP="00184AA8">
      <w:pPr>
        <w:pStyle w:val="Code"/>
        <w:rPr>
          <w:highlight w:val="white"/>
        </w:rPr>
      </w:pPr>
      <w:r w:rsidRPr="006E4B59">
        <w:rPr>
          <w:highlight w:val="white"/>
        </w:rPr>
        <w:t xml:space="preserve">        {MiddleOperator.Assign, AssemblyOperator.mov},</w:t>
      </w:r>
    </w:p>
    <w:p w14:paraId="7C0BB3C6" w14:textId="77777777" w:rsidR="00184AA8" w:rsidRPr="006E4B59" w:rsidRDefault="00184AA8" w:rsidP="00184AA8">
      <w:pPr>
        <w:pStyle w:val="Code"/>
        <w:rPr>
          <w:highlight w:val="white"/>
        </w:rPr>
      </w:pPr>
      <w:r w:rsidRPr="006E4B59">
        <w:rPr>
          <w:highlight w:val="white"/>
        </w:rPr>
        <w:t xml:space="preserve">        {MiddleOperator.BinaryAdd, AssemblyOperator.add},</w:t>
      </w:r>
    </w:p>
    <w:p w14:paraId="67FCAA23" w14:textId="77777777" w:rsidR="00184AA8" w:rsidRPr="006E4B59" w:rsidRDefault="00184AA8" w:rsidP="00184AA8">
      <w:pPr>
        <w:pStyle w:val="Code"/>
        <w:rPr>
          <w:highlight w:val="white"/>
        </w:rPr>
      </w:pPr>
      <w:r w:rsidRPr="006E4B59">
        <w:rPr>
          <w:highlight w:val="white"/>
        </w:rPr>
        <w:t xml:space="preserve">        {MiddleOperator.BinarySubtract, AssemblyOperator.sub},</w:t>
      </w:r>
    </w:p>
    <w:p w14:paraId="6318009E" w14:textId="77777777" w:rsidR="00184AA8" w:rsidRPr="006E4B59" w:rsidRDefault="00184AA8" w:rsidP="00184AA8">
      <w:pPr>
        <w:pStyle w:val="Code"/>
        <w:rPr>
          <w:highlight w:val="white"/>
        </w:rPr>
      </w:pPr>
      <w:r w:rsidRPr="006E4B59">
        <w:rPr>
          <w:highlight w:val="white"/>
        </w:rPr>
        <w:t xml:space="preserve">        {MiddleOperator.BitwiseAnd, AssemblyOperator.and},</w:t>
      </w:r>
    </w:p>
    <w:p w14:paraId="2ADC8990" w14:textId="77777777" w:rsidR="00184AA8" w:rsidRPr="006E4B59" w:rsidRDefault="00184AA8" w:rsidP="00184AA8">
      <w:pPr>
        <w:pStyle w:val="Code"/>
        <w:rPr>
          <w:highlight w:val="white"/>
        </w:rPr>
      </w:pPr>
      <w:r w:rsidRPr="006E4B59">
        <w:rPr>
          <w:highlight w:val="white"/>
        </w:rPr>
        <w:t xml:space="preserve">        {MiddleOperator.BitwiseOr, AssemblyOperator.or},</w:t>
      </w:r>
    </w:p>
    <w:p w14:paraId="69961CD2" w14:textId="77777777" w:rsidR="00184AA8" w:rsidRPr="006E4B59" w:rsidRDefault="00184AA8" w:rsidP="00184AA8">
      <w:pPr>
        <w:pStyle w:val="Code"/>
        <w:rPr>
          <w:highlight w:val="white"/>
        </w:rPr>
      </w:pPr>
      <w:r w:rsidRPr="006E4B59">
        <w:rPr>
          <w:highlight w:val="white"/>
        </w:rPr>
        <w:t xml:space="preserve">        {MiddleOperator.BitwiseXOr, AssemblyOperator.xor},</w:t>
      </w:r>
    </w:p>
    <w:p w14:paraId="3EDC9761" w14:textId="77777777" w:rsidR="00184AA8" w:rsidRPr="006E4B59" w:rsidRDefault="00184AA8" w:rsidP="00184AA8">
      <w:pPr>
        <w:pStyle w:val="Code"/>
        <w:rPr>
          <w:highlight w:val="white"/>
        </w:rPr>
      </w:pPr>
      <w:r w:rsidRPr="006E4B59">
        <w:rPr>
          <w:highlight w:val="white"/>
        </w:rPr>
        <w:t xml:space="preserve">        {MiddleOperator.ShiftLeft, AssemblyOperator.shl},</w:t>
      </w:r>
    </w:p>
    <w:p w14:paraId="2FA83E14" w14:textId="77777777" w:rsidR="00184AA8" w:rsidRPr="006E4B59" w:rsidRDefault="00184AA8" w:rsidP="00184AA8">
      <w:pPr>
        <w:pStyle w:val="Code"/>
        <w:rPr>
          <w:highlight w:val="white"/>
        </w:rPr>
      </w:pPr>
      <w:r w:rsidRPr="006E4B59">
        <w:rPr>
          <w:highlight w:val="white"/>
        </w:rPr>
        <w:t xml:space="preserve">        {MiddleOperator.ShiftRight, AssemblyOperator.shr},</w:t>
      </w:r>
    </w:p>
    <w:p w14:paraId="646256F0" w14:textId="77777777" w:rsidR="00184AA8" w:rsidRPr="006E4B59" w:rsidRDefault="00184AA8" w:rsidP="00184AA8">
      <w:pPr>
        <w:pStyle w:val="Code"/>
        <w:rPr>
          <w:highlight w:val="white"/>
        </w:rPr>
      </w:pPr>
      <w:r w:rsidRPr="006E4B59">
        <w:rPr>
          <w:highlight w:val="white"/>
        </w:rPr>
        <w:t xml:space="preserve">        {MiddleOperator.Equal, AssemblyOperator.je},</w:t>
      </w:r>
    </w:p>
    <w:p w14:paraId="2BAE0E94" w14:textId="77777777" w:rsidR="00184AA8" w:rsidRPr="006E4B59" w:rsidRDefault="00184AA8" w:rsidP="00184AA8">
      <w:pPr>
        <w:pStyle w:val="Code"/>
        <w:rPr>
          <w:highlight w:val="white"/>
        </w:rPr>
      </w:pPr>
      <w:r w:rsidRPr="006E4B59">
        <w:rPr>
          <w:highlight w:val="white"/>
        </w:rPr>
        <w:t xml:space="preserve">        {MiddleOperator.NotEqual, AssemblyOperator.jne},</w:t>
      </w:r>
    </w:p>
    <w:p w14:paraId="4F7211FD" w14:textId="77777777" w:rsidR="00184AA8" w:rsidRPr="006E4B59" w:rsidRDefault="00184AA8" w:rsidP="00184AA8">
      <w:pPr>
        <w:pStyle w:val="Code"/>
        <w:rPr>
          <w:highlight w:val="white"/>
        </w:rPr>
      </w:pPr>
      <w:r w:rsidRPr="006E4B59">
        <w:rPr>
          <w:highlight w:val="white"/>
        </w:rPr>
        <w:t xml:space="preserve">        {MiddleOperator.Carry, AssemblyOperator.jc},</w:t>
      </w:r>
    </w:p>
    <w:p w14:paraId="66290906" w14:textId="77777777" w:rsidR="00184AA8" w:rsidRPr="006E4B59" w:rsidRDefault="00184AA8" w:rsidP="00184AA8">
      <w:pPr>
        <w:pStyle w:val="Code"/>
        <w:rPr>
          <w:highlight w:val="white"/>
        </w:rPr>
      </w:pPr>
      <w:r w:rsidRPr="006E4B59">
        <w:rPr>
          <w:highlight w:val="white"/>
        </w:rPr>
        <w:t xml:space="preserve">        {MiddleOperator.NotCarry, AssemblyOperator.jnc},</w:t>
      </w:r>
    </w:p>
    <w:p w14:paraId="4F4C1D85" w14:textId="77777777" w:rsidR="00184AA8" w:rsidRPr="006E4B59" w:rsidRDefault="00184AA8" w:rsidP="00184AA8">
      <w:pPr>
        <w:pStyle w:val="Code"/>
        <w:rPr>
          <w:highlight w:val="white"/>
        </w:rPr>
      </w:pPr>
      <w:r w:rsidRPr="006E4B59">
        <w:rPr>
          <w:highlight w:val="white"/>
        </w:rPr>
        <w:t xml:space="preserve">        {MiddleOperator.Compare, AssemblyOperator.cmp},</w:t>
      </w:r>
    </w:p>
    <w:p w14:paraId="36155833" w14:textId="77777777" w:rsidR="00184AA8" w:rsidRPr="006E4B59" w:rsidRDefault="00184AA8" w:rsidP="00184AA8">
      <w:pPr>
        <w:pStyle w:val="Code"/>
        <w:rPr>
          <w:highlight w:val="white"/>
        </w:rPr>
      </w:pPr>
      <w:r w:rsidRPr="006E4B59">
        <w:rPr>
          <w:highlight w:val="white"/>
        </w:rPr>
        <w:t xml:space="preserve">        {MiddleOperator.SignedLessThan, AssemblyOperator.jl},</w:t>
      </w:r>
    </w:p>
    <w:p w14:paraId="6BE5710B" w14:textId="77777777" w:rsidR="00184AA8" w:rsidRPr="006E4B59" w:rsidRDefault="00184AA8" w:rsidP="00184AA8">
      <w:pPr>
        <w:pStyle w:val="Code"/>
        <w:rPr>
          <w:highlight w:val="white"/>
        </w:rPr>
      </w:pPr>
      <w:r w:rsidRPr="006E4B59">
        <w:rPr>
          <w:highlight w:val="white"/>
        </w:rPr>
        <w:t xml:space="preserve">        {MiddleOperator.SignedLessThanEqual,AssemblyOperator.jle},</w:t>
      </w:r>
    </w:p>
    <w:p w14:paraId="5C2EAF00" w14:textId="77777777" w:rsidR="00184AA8" w:rsidRPr="006E4B59" w:rsidRDefault="00184AA8" w:rsidP="00184AA8">
      <w:pPr>
        <w:pStyle w:val="Code"/>
        <w:rPr>
          <w:highlight w:val="white"/>
        </w:rPr>
      </w:pPr>
      <w:r w:rsidRPr="006E4B59">
        <w:rPr>
          <w:highlight w:val="white"/>
        </w:rPr>
        <w:t xml:space="preserve">        {MiddleOperator.SignedGreaterThan, AssemblyOperator.jg},</w:t>
      </w:r>
    </w:p>
    <w:p w14:paraId="05FC8485" w14:textId="77777777" w:rsidR="00184AA8" w:rsidRPr="006E4B59" w:rsidRDefault="00184AA8" w:rsidP="00184AA8">
      <w:pPr>
        <w:pStyle w:val="Code"/>
        <w:rPr>
          <w:highlight w:val="white"/>
        </w:rPr>
      </w:pPr>
      <w:r w:rsidRPr="006E4B59">
        <w:rPr>
          <w:highlight w:val="white"/>
        </w:rPr>
        <w:t xml:space="preserve">        {MiddleOperator.SignedGreaterThanEqual, AssemblyOperator.jge},</w:t>
      </w:r>
    </w:p>
    <w:p w14:paraId="43749CE9" w14:textId="77777777" w:rsidR="00184AA8" w:rsidRPr="006E4B59" w:rsidRDefault="00184AA8" w:rsidP="00184AA8">
      <w:pPr>
        <w:pStyle w:val="Code"/>
        <w:rPr>
          <w:highlight w:val="white"/>
        </w:rPr>
      </w:pPr>
      <w:r w:rsidRPr="006E4B59">
        <w:rPr>
          <w:highlight w:val="white"/>
        </w:rPr>
        <w:t xml:space="preserve">        {MiddleOperator.UnsignedLessThan, AssemblyOperator.jb},</w:t>
      </w:r>
    </w:p>
    <w:p w14:paraId="6BB47221" w14:textId="77777777" w:rsidR="00184AA8" w:rsidRPr="006E4B59" w:rsidRDefault="00184AA8" w:rsidP="00184AA8">
      <w:pPr>
        <w:pStyle w:val="Code"/>
        <w:rPr>
          <w:highlight w:val="white"/>
        </w:rPr>
      </w:pPr>
      <w:r w:rsidRPr="006E4B59">
        <w:rPr>
          <w:highlight w:val="white"/>
        </w:rPr>
        <w:t xml:space="preserve">        {MiddleOperator.UnsignedLessThanEqual, AssemblyOperator.jbe},</w:t>
      </w:r>
    </w:p>
    <w:p w14:paraId="048B53E1" w14:textId="77777777" w:rsidR="00184AA8" w:rsidRPr="006E4B59" w:rsidRDefault="00184AA8" w:rsidP="00184AA8">
      <w:pPr>
        <w:pStyle w:val="Code"/>
        <w:rPr>
          <w:highlight w:val="white"/>
        </w:rPr>
      </w:pPr>
      <w:r w:rsidRPr="006E4B59">
        <w:rPr>
          <w:highlight w:val="white"/>
        </w:rPr>
        <w:t xml:space="preserve">        {MiddleOperator.UnsignedGreaterThan, AssemblyOperator.ja},</w:t>
      </w:r>
    </w:p>
    <w:p w14:paraId="701D83D3" w14:textId="77777777" w:rsidR="00184AA8" w:rsidRPr="006E4B59" w:rsidRDefault="00184AA8" w:rsidP="00184AA8">
      <w:pPr>
        <w:pStyle w:val="Code"/>
        <w:rPr>
          <w:highlight w:val="white"/>
        </w:rPr>
      </w:pPr>
      <w:r w:rsidRPr="006E4B59">
        <w:rPr>
          <w:highlight w:val="white"/>
        </w:rPr>
        <w:t xml:space="preserve">        {MiddleOperator.UnsignedGreaterThanEqual, AssemblyOperator.jae}};</w:t>
      </w:r>
    </w:p>
    <w:p w14:paraId="3757327C" w14:textId="77777777" w:rsidR="00184AA8" w:rsidRPr="006E4B59" w:rsidRDefault="00184AA8" w:rsidP="00184AA8">
      <w:pPr>
        <w:pStyle w:val="Code"/>
        <w:rPr>
          <w:highlight w:val="white"/>
        </w:rPr>
      </w:pPr>
    </w:p>
    <w:p w14:paraId="27388A34" w14:textId="77777777" w:rsidR="00184AA8" w:rsidRPr="006E4B59" w:rsidRDefault="00184AA8" w:rsidP="00184AA8">
      <w:pPr>
        <w:pStyle w:val="Code"/>
        <w:rPr>
          <w:highlight w:val="white"/>
        </w:rPr>
      </w:pPr>
      <w:r w:rsidRPr="006E4B59">
        <w:rPr>
          <w:highlight w:val="white"/>
        </w:rPr>
        <w:t xml:space="preserve">    public void IntegralUnary(MiddleCode middleCode) {</w:t>
      </w:r>
    </w:p>
    <w:p w14:paraId="3F1AA77C" w14:textId="77777777" w:rsidR="00184AA8" w:rsidRPr="006E4B59" w:rsidRDefault="00184AA8" w:rsidP="00184AA8">
      <w:pPr>
        <w:pStyle w:val="Code"/>
        <w:rPr>
          <w:highlight w:val="white"/>
        </w:rPr>
      </w:pPr>
      <w:r w:rsidRPr="006E4B59">
        <w:rPr>
          <w:highlight w:val="white"/>
        </w:rPr>
        <w:t xml:space="preserve">      Symbol resultSymbol = (Symbol)middleCode[0],</w:t>
      </w:r>
    </w:p>
    <w:p w14:paraId="7C981B88" w14:textId="77777777" w:rsidR="00184AA8" w:rsidRPr="006E4B59" w:rsidRDefault="00184AA8" w:rsidP="00184AA8">
      <w:pPr>
        <w:pStyle w:val="Code"/>
        <w:rPr>
          <w:highlight w:val="white"/>
        </w:rPr>
      </w:pPr>
      <w:r w:rsidRPr="006E4B59">
        <w:rPr>
          <w:highlight w:val="white"/>
        </w:rPr>
        <w:t xml:space="preserve">             unarySymbol = (Symbol)middleCode[1];</w:t>
      </w:r>
    </w:p>
    <w:p w14:paraId="7265284A" w14:textId="77777777" w:rsidR="00184AA8" w:rsidRPr="006E4B59" w:rsidRDefault="00184AA8" w:rsidP="00184AA8">
      <w:pPr>
        <w:pStyle w:val="Code"/>
        <w:rPr>
          <w:highlight w:val="white"/>
        </w:rPr>
      </w:pPr>
      <w:r w:rsidRPr="006E4B59">
        <w:rPr>
          <w:highlight w:val="white"/>
        </w:rPr>
        <w:lastRenderedPageBreak/>
        <w:t xml:space="preserve">      IntegralUnary(middleCode.Operator, resultSymbol, unarySymbol);</w:t>
      </w:r>
    </w:p>
    <w:p w14:paraId="2DC790B3" w14:textId="77777777" w:rsidR="00184AA8" w:rsidRPr="006E4B59" w:rsidRDefault="00184AA8" w:rsidP="00184AA8">
      <w:pPr>
        <w:pStyle w:val="Code"/>
        <w:rPr>
          <w:highlight w:val="white"/>
        </w:rPr>
      </w:pPr>
      <w:r w:rsidRPr="006E4B59">
        <w:rPr>
          <w:highlight w:val="white"/>
        </w:rPr>
        <w:t xml:space="preserve">    }</w:t>
      </w:r>
    </w:p>
    <w:p w14:paraId="5C06F991" w14:textId="77777777" w:rsidR="00184AA8" w:rsidRDefault="00184AA8" w:rsidP="00184AA8">
      <w:pPr>
        <w:pStyle w:val="Code"/>
        <w:rPr>
          <w:highlight w:val="white"/>
        </w:rPr>
      </w:pPr>
    </w:p>
    <w:p w14:paraId="12A12804" w14:textId="77777777" w:rsidR="00184AA8" w:rsidRPr="006E4B59" w:rsidRDefault="00184AA8" w:rsidP="00184AA8">
      <w:pPr>
        <w:pStyle w:val="Code"/>
        <w:rPr>
          <w:highlight w:val="white"/>
        </w:rPr>
      </w:pPr>
      <w:r w:rsidRPr="006E4B59">
        <w:rPr>
          <w:highlight w:val="white"/>
        </w:rPr>
        <w:t xml:space="preserve">    public void IntegralUnary(MiddleOperator middleOperator,</w:t>
      </w:r>
    </w:p>
    <w:p w14:paraId="4B88C9FD" w14:textId="77777777" w:rsidR="00184AA8" w:rsidRPr="006E4B59" w:rsidRDefault="00184AA8" w:rsidP="00184AA8">
      <w:pPr>
        <w:pStyle w:val="Code"/>
        <w:rPr>
          <w:highlight w:val="white"/>
        </w:rPr>
      </w:pPr>
      <w:r w:rsidRPr="006E4B59">
        <w:rPr>
          <w:highlight w:val="white"/>
        </w:rPr>
        <w:t xml:space="preserve">                              Symbol resultSymbol, Symbol unarySymbol) {</w:t>
      </w:r>
    </w:p>
    <w:p w14:paraId="59B9D303" w14:textId="77777777" w:rsidR="00184AA8" w:rsidRPr="006E4B59" w:rsidRDefault="00184AA8" w:rsidP="00184AA8">
      <w:pPr>
        <w:pStyle w:val="Code"/>
        <w:rPr>
          <w:highlight w:val="white"/>
        </w:rPr>
      </w:pPr>
      <w:r w:rsidRPr="006E4B59">
        <w:rPr>
          <w:highlight w:val="white"/>
        </w:rPr>
        <w:t xml:space="preserve">      AssemblyOperator objectOperator =</w:t>
      </w:r>
    </w:p>
    <w:p w14:paraId="48E10DB4" w14:textId="77777777" w:rsidR="00184AA8" w:rsidRPr="006E4B59" w:rsidRDefault="00184AA8" w:rsidP="00184AA8">
      <w:pPr>
        <w:pStyle w:val="Code"/>
        <w:rPr>
          <w:highlight w:val="white"/>
        </w:rPr>
      </w:pPr>
      <w:r w:rsidRPr="006E4B59">
        <w:rPr>
          <w:highlight w:val="white"/>
        </w:rPr>
        <w:t xml:space="preserve">        m_middleToIntegralMap[middleOperator];</w:t>
      </w:r>
    </w:p>
    <w:p w14:paraId="7CD796A4" w14:textId="77777777" w:rsidR="00184AA8" w:rsidRPr="006E4B59" w:rsidRDefault="00184AA8" w:rsidP="00184AA8">
      <w:pPr>
        <w:pStyle w:val="Code"/>
        <w:rPr>
          <w:highlight w:val="white"/>
        </w:rPr>
      </w:pPr>
      <w:r w:rsidRPr="006E4B59">
        <w:rPr>
          <w:highlight w:val="white"/>
        </w:rPr>
        <w:t xml:space="preserve">      int typeSize = unarySymbol.Type.SizeArray();</w:t>
      </w:r>
    </w:p>
    <w:p w14:paraId="75BB1320" w14:textId="77777777" w:rsidR="00184AA8" w:rsidRPr="006E4B59" w:rsidRDefault="00184AA8" w:rsidP="00184AA8">
      <w:pPr>
        <w:pStyle w:val="Code"/>
        <w:rPr>
          <w:highlight w:val="white"/>
        </w:rPr>
      </w:pPr>
    </w:p>
    <w:p w14:paraId="24D9B514" w14:textId="77777777" w:rsidR="00184AA8" w:rsidRPr="006E4B59" w:rsidRDefault="00184AA8" w:rsidP="00184AA8">
      <w:pPr>
        <w:pStyle w:val="Code"/>
        <w:rPr>
          <w:highlight w:val="white"/>
        </w:rPr>
      </w:pPr>
      <w:r w:rsidRPr="006E4B59">
        <w:rPr>
          <w:highlight w:val="white"/>
        </w:rPr>
        <w:t xml:space="preserve">      Track unaryTrack = null;</w:t>
      </w:r>
    </w:p>
    <w:p w14:paraId="4F047CE2" w14:textId="77777777" w:rsidR="00184AA8" w:rsidRPr="006E4B59" w:rsidRDefault="00184AA8" w:rsidP="00184AA8">
      <w:pPr>
        <w:pStyle w:val="Code"/>
        <w:rPr>
          <w:highlight w:val="white"/>
        </w:rPr>
      </w:pPr>
      <w:r w:rsidRPr="006E4B59">
        <w:rPr>
          <w:highlight w:val="white"/>
        </w:rPr>
        <w:t xml:space="preserve">      m_trackMap.TryGetValue(unarySymbol, out unaryTrack);</w:t>
      </w:r>
    </w:p>
    <w:p w14:paraId="7A37C1EA" w14:textId="77777777" w:rsidR="00184AA8" w:rsidRDefault="00184AA8" w:rsidP="00184AA8">
      <w:pPr>
        <w:pStyle w:val="Code"/>
        <w:rPr>
          <w:highlight w:val="white"/>
        </w:rPr>
      </w:pPr>
    </w:p>
    <w:p w14:paraId="481729B7" w14:textId="77777777" w:rsidR="00184AA8" w:rsidRPr="006E4B59" w:rsidRDefault="00184AA8" w:rsidP="00184AA8">
      <w:pPr>
        <w:pStyle w:val="Code"/>
        <w:rPr>
          <w:highlight w:val="white"/>
        </w:rPr>
      </w:pPr>
      <w:r w:rsidRPr="006E4B59">
        <w:rPr>
          <w:highlight w:val="white"/>
        </w:rPr>
        <w:t xml:space="preserve">      if (unarySymbol.Value is BigInteger) {</w:t>
      </w:r>
    </w:p>
    <w:p w14:paraId="3BA82720" w14:textId="77777777" w:rsidR="00184AA8" w:rsidRPr="006E4B59" w:rsidRDefault="00184AA8" w:rsidP="00184AA8">
      <w:pPr>
        <w:pStyle w:val="Code"/>
        <w:rPr>
          <w:highlight w:val="white"/>
        </w:rPr>
      </w:pPr>
      <w:r w:rsidRPr="006E4B59">
        <w:rPr>
          <w:highlight w:val="white"/>
        </w:rPr>
        <w:t xml:space="preserve">        SymbolTable.StaticSet.Add(ConstantExpression.Value(unarySymbol));</w:t>
      </w:r>
    </w:p>
    <w:p w14:paraId="3CF1C1B4" w14:textId="77777777" w:rsidR="00184AA8" w:rsidRDefault="00184AA8" w:rsidP="00184AA8">
      <w:pPr>
        <w:pStyle w:val="Code"/>
        <w:rPr>
          <w:highlight w:val="white"/>
        </w:rPr>
      </w:pPr>
      <w:r w:rsidRPr="006E4B59">
        <w:rPr>
          <w:highlight w:val="white"/>
        </w:rPr>
        <w:t xml:space="preserve">        AddAssemblyCode(objectOperator, unarySymbol.UniqueName,</w:t>
      </w:r>
    </w:p>
    <w:p w14:paraId="21A0F062" w14:textId="77777777" w:rsidR="00184AA8" w:rsidRPr="006E4B59" w:rsidRDefault="00184AA8" w:rsidP="00184AA8">
      <w:pPr>
        <w:pStyle w:val="Code"/>
        <w:rPr>
          <w:highlight w:val="white"/>
        </w:rPr>
      </w:pPr>
      <w:r>
        <w:rPr>
          <w:highlight w:val="white"/>
        </w:rPr>
        <w:t xml:space="preserve">                       </w:t>
      </w:r>
      <w:r w:rsidRPr="006E4B59">
        <w:rPr>
          <w:highlight w:val="white"/>
        </w:rPr>
        <w:t xml:space="preserve"> 0, null, typeSize);</w:t>
      </w:r>
    </w:p>
    <w:p w14:paraId="363298D9" w14:textId="77777777" w:rsidR="00184AA8" w:rsidRPr="006E4B59" w:rsidRDefault="00184AA8" w:rsidP="00184AA8">
      <w:pPr>
        <w:pStyle w:val="Code"/>
        <w:rPr>
          <w:highlight w:val="white"/>
        </w:rPr>
      </w:pPr>
      <w:r w:rsidRPr="006E4B59">
        <w:rPr>
          <w:highlight w:val="white"/>
        </w:rPr>
        <w:t xml:space="preserve">      }</w:t>
      </w:r>
    </w:p>
    <w:p w14:paraId="4E1E8DFB" w14:textId="77777777" w:rsidR="00184AA8" w:rsidRPr="00536DDA" w:rsidRDefault="00184AA8" w:rsidP="00184AA8">
      <w:pPr>
        <w:rPr>
          <w:highlight w:val="white"/>
        </w:rPr>
      </w:pPr>
      <w:r>
        <w:rPr>
          <w:highlight w:val="white"/>
        </w:rPr>
        <w:t>We have to cases. If the result symbol equals the unary symbol, we do not need to use a register. We can just perform the operation directly on the address of the symbol. Unless the operator is unary addition, in which case we do nothing.</w:t>
      </w:r>
    </w:p>
    <w:p w14:paraId="0539A529" w14:textId="77777777" w:rsidR="00184AA8" w:rsidRPr="001E3C9F" w:rsidRDefault="00184AA8" w:rsidP="00184AA8">
      <w:pPr>
        <w:pStyle w:val="Code"/>
        <w:rPr>
          <w:highlight w:val="white"/>
        </w:rPr>
      </w:pPr>
      <w:r w:rsidRPr="001E3C9F">
        <w:rPr>
          <w:highlight w:val="white"/>
        </w:rPr>
        <w:t xml:space="preserve">      else if (resultSymbol == unarySymbol) {</w:t>
      </w:r>
    </w:p>
    <w:p w14:paraId="0F81DA9B" w14:textId="77777777" w:rsidR="00184AA8" w:rsidRPr="001E3C9F" w:rsidRDefault="00184AA8" w:rsidP="00184AA8">
      <w:pPr>
        <w:pStyle w:val="Code"/>
        <w:rPr>
          <w:highlight w:val="white"/>
        </w:rPr>
      </w:pPr>
      <w:r w:rsidRPr="001E3C9F">
        <w:rPr>
          <w:highlight w:val="white"/>
        </w:rPr>
        <w:t xml:space="preserve">        Assert.ErrorXXX(unaryTrack == null);</w:t>
      </w:r>
    </w:p>
    <w:p w14:paraId="03AC3571" w14:textId="77777777" w:rsidR="00184AA8" w:rsidRPr="001E3C9F" w:rsidRDefault="00184AA8" w:rsidP="00184AA8">
      <w:pPr>
        <w:pStyle w:val="Code"/>
        <w:rPr>
          <w:highlight w:val="white"/>
        </w:rPr>
      </w:pPr>
      <w:r w:rsidRPr="001E3C9F">
        <w:rPr>
          <w:highlight w:val="white"/>
        </w:rPr>
        <w:t xml:space="preserve">        if (middleOperator != MiddleOperator.UnaryAdd) {</w:t>
      </w:r>
    </w:p>
    <w:p w14:paraId="008AEE52" w14:textId="77777777" w:rsidR="00184AA8" w:rsidRPr="001E3C9F" w:rsidRDefault="00184AA8" w:rsidP="00184AA8">
      <w:pPr>
        <w:pStyle w:val="Code"/>
        <w:rPr>
          <w:highlight w:val="white"/>
        </w:rPr>
      </w:pPr>
      <w:r w:rsidRPr="001E3C9F">
        <w:rPr>
          <w:highlight w:val="white"/>
        </w:rPr>
        <w:t xml:space="preserve">          AddAssemblyCode(objectOperator, Base(unarySymbol),</w:t>
      </w:r>
    </w:p>
    <w:p w14:paraId="6CE57117" w14:textId="77777777" w:rsidR="00184AA8" w:rsidRPr="001E3C9F" w:rsidRDefault="00184AA8" w:rsidP="00184AA8">
      <w:pPr>
        <w:pStyle w:val="Code"/>
        <w:rPr>
          <w:highlight w:val="white"/>
        </w:rPr>
      </w:pPr>
      <w:r w:rsidRPr="001E3C9F">
        <w:rPr>
          <w:highlight w:val="white"/>
        </w:rPr>
        <w:t xml:space="preserve">                          Offset(unarySymbol), null, typeSize);</w:t>
      </w:r>
    </w:p>
    <w:p w14:paraId="39306D21" w14:textId="77777777" w:rsidR="00184AA8" w:rsidRPr="001E3C9F" w:rsidRDefault="00184AA8" w:rsidP="00184AA8">
      <w:pPr>
        <w:pStyle w:val="Code"/>
        <w:rPr>
          <w:highlight w:val="white"/>
        </w:rPr>
      </w:pPr>
      <w:r w:rsidRPr="001E3C9F">
        <w:rPr>
          <w:highlight w:val="white"/>
        </w:rPr>
        <w:t xml:space="preserve">        }</w:t>
      </w:r>
    </w:p>
    <w:p w14:paraId="11D74E0D" w14:textId="77777777" w:rsidR="00184AA8" w:rsidRPr="001E3C9F" w:rsidRDefault="00184AA8" w:rsidP="00184AA8">
      <w:pPr>
        <w:pStyle w:val="Code"/>
        <w:rPr>
          <w:highlight w:val="white"/>
        </w:rPr>
      </w:pPr>
      <w:r w:rsidRPr="001E3C9F">
        <w:rPr>
          <w:highlight w:val="white"/>
        </w:rPr>
        <w:t xml:space="preserve">      }</w:t>
      </w:r>
    </w:p>
    <w:p w14:paraId="0BDA1202" w14:textId="77777777" w:rsidR="00184AA8" w:rsidRDefault="00184AA8" w:rsidP="00184AA8">
      <w:pPr>
        <w:rPr>
          <w:highlight w:val="white"/>
        </w:rPr>
      </w:pPr>
      <w:r>
        <w:rPr>
          <w:highlight w:val="white"/>
        </w:rPr>
        <w:t>If the result symbol does not equal the unary symbol, we cannot perform the operation directly. We need to store the value in a register, perform the operation on the register, and store its value in the result symbol. Again, unless the operator is unary addition, in which case we do not perform the operations. However, the value is stored in the same way as the other operators.</w:t>
      </w:r>
    </w:p>
    <w:p w14:paraId="47F17C91" w14:textId="77777777" w:rsidR="00184AA8" w:rsidRPr="00536DDA" w:rsidRDefault="00184AA8" w:rsidP="00184AA8">
      <w:pPr>
        <w:pStyle w:val="Code"/>
        <w:rPr>
          <w:highlight w:val="white"/>
        </w:rPr>
      </w:pPr>
      <w:r w:rsidRPr="00536DDA">
        <w:rPr>
          <w:highlight w:val="white"/>
        </w:rPr>
        <w:t xml:space="preserve">      else {</w:t>
      </w:r>
    </w:p>
    <w:p w14:paraId="1644961A" w14:textId="77777777" w:rsidR="00184AA8" w:rsidRDefault="00184AA8" w:rsidP="00184AA8">
      <w:pPr>
        <w:pStyle w:val="Code"/>
        <w:rPr>
          <w:highlight w:val="white"/>
        </w:rPr>
      </w:pPr>
      <w:r w:rsidRPr="00536DDA">
        <w:rPr>
          <w:highlight w:val="white"/>
        </w:rPr>
        <w:t xml:space="preserve">        unaryTrack = LoadValueToRegister(unarySymbol);</w:t>
      </w:r>
    </w:p>
    <w:p w14:paraId="603F2B9A" w14:textId="77777777" w:rsidR="00184AA8" w:rsidRPr="00536DDA" w:rsidRDefault="00184AA8" w:rsidP="00184AA8">
      <w:pPr>
        <w:pStyle w:val="Code"/>
        <w:rPr>
          <w:highlight w:val="white"/>
        </w:rPr>
      </w:pPr>
    </w:p>
    <w:p w14:paraId="727889B6" w14:textId="77777777" w:rsidR="00184AA8" w:rsidRDefault="00184AA8" w:rsidP="00184AA8">
      <w:pPr>
        <w:pStyle w:val="Code"/>
        <w:rPr>
          <w:highlight w:val="white"/>
        </w:rPr>
      </w:pPr>
      <w:r>
        <w:rPr>
          <w:highlight w:val="white"/>
        </w:rPr>
        <w:t xml:space="preserve">  </w:t>
      </w:r>
      <w:r w:rsidRPr="00536DDA">
        <w:rPr>
          <w:highlight w:val="white"/>
        </w:rPr>
        <w:t xml:space="preserve">      if (middleOperator </w:t>
      </w:r>
      <w:r>
        <w:rPr>
          <w:highlight w:val="white"/>
        </w:rPr>
        <w:t>!</w:t>
      </w:r>
      <w:r w:rsidRPr="00536DDA">
        <w:rPr>
          <w:highlight w:val="white"/>
        </w:rPr>
        <w:t>= MiddleOperator.UnaryAdd) {</w:t>
      </w:r>
    </w:p>
    <w:p w14:paraId="1547F1FF" w14:textId="77777777" w:rsidR="00184AA8" w:rsidRDefault="00184AA8" w:rsidP="00184AA8">
      <w:pPr>
        <w:pStyle w:val="Code"/>
        <w:rPr>
          <w:highlight w:val="white"/>
        </w:rPr>
      </w:pPr>
      <w:r>
        <w:rPr>
          <w:highlight w:val="white"/>
        </w:rPr>
        <w:t xml:space="preserve">  </w:t>
      </w:r>
      <w:r w:rsidRPr="00536DDA">
        <w:rPr>
          <w:highlight w:val="white"/>
        </w:rPr>
        <w:t xml:space="preserve">        AddAssemblyCode(objectOperator, unaryTrack);</w:t>
      </w:r>
    </w:p>
    <w:p w14:paraId="041B8641" w14:textId="77777777" w:rsidR="00184AA8" w:rsidRPr="00536DDA" w:rsidRDefault="00184AA8" w:rsidP="00184AA8">
      <w:pPr>
        <w:pStyle w:val="Code"/>
        <w:rPr>
          <w:highlight w:val="white"/>
        </w:rPr>
      </w:pPr>
      <w:r>
        <w:rPr>
          <w:highlight w:val="white"/>
        </w:rPr>
        <w:t xml:space="preserve">        }</w:t>
      </w:r>
    </w:p>
    <w:p w14:paraId="2EFA0B16" w14:textId="77777777" w:rsidR="00184AA8" w:rsidRPr="00536DDA" w:rsidRDefault="00184AA8" w:rsidP="00184AA8">
      <w:pPr>
        <w:rPr>
          <w:highlight w:val="white"/>
        </w:rPr>
      </w:pPr>
      <w:r>
        <w:rPr>
          <w:highlight w:val="white"/>
        </w:rPr>
        <w:t>If the result symbol is a temporary variable, we add the unary track to the result symbol in the track map.</w:t>
      </w:r>
    </w:p>
    <w:p w14:paraId="4988098F" w14:textId="77777777" w:rsidR="00184AA8" w:rsidRPr="00BA7F09" w:rsidRDefault="00184AA8" w:rsidP="00184AA8">
      <w:pPr>
        <w:pStyle w:val="Code"/>
        <w:rPr>
          <w:highlight w:val="white"/>
        </w:rPr>
      </w:pPr>
      <w:r w:rsidRPr="00BA7F09">
        <w:rPr>
          <w:highlight w:val="white"/>
        </w:rPr>
        <w:t xml:space="preserve">        if (resultSymbol.IsTemporary()) {</w:t>
      </w:r>
    </w:p>
    <w:p w14:paraId="02E38021" w14:textId="77777777" w:rsidR="00184AA8" w:rsidRPr="00BA7F09" w:rsidRDefault="00184AA8" w:rsidP="00184AA8">
      <w:pPr>
        <w:pStyle w:val="Code"/>
        <w:rPr>
          <w:highlight w:val="white"/>
        </w:rPr>
      </w:pPr>
      <w:r w:rsidRPr="00BA7F09">
        <w:rPr>
          <w:highlight w:val="white"/>
        </w:rPr>
        <w:t xml:space="preserve">          Assert.ErrorXXX(resultSymbol.AddressSymbol == null);</w:t>
      </w:r>
    </w:p>
    <w:p w14:paraId="6CB728E9" w14:textId="77777777" w:rsidR="00184AA8" w:rsidRPr="00536DDA" w:rsidRDefault="00184AA8" w:rsidP="00184AA8">
      <w:pPr>
        <w:pStyle w:val="Code"/>
        <w:rPr>
          <w:highlight w:val="white"/>
        </w:rPr>
      </w:pPr>
      <w:r w:rsidRPr="00536DDA">
        <w:rPr>
          <w:highlight w:val="white"/>
        </w:rPr>
        <w:t xml:space="preserve">          m_trackMap.Add(resultSymbol, unaryTrack);</w:t>
      </w:r>
    </w:p>
    <w:p w14:paraId="49A951F5" w14:textId="77777777" w:rsidR="00184AA8" w:rsidRPr="00536DDA" w:rsidRDefault="00184AA8" w:rsidP="00184AA8">
      <w:pPr>
        <w:pStyle w:val="Code"/>
        <w:rPr>
          <w:highlight w:val="white"/>
        </w:rPr>
      </w:pPr>
      <w:r w:rsidRPr="00536DDA">
        <w:rPr>
          <w:highlight w:val="white"/>
        </w:rPr>
        <w:t xml:space="preserve">        }</w:t>
      </w:r>
    </w:p>
    <w:p w14:paraId="7FB9F05A" w14:textId="77777777" w:rsidR="00184AA8" w:rsidRPr="00536DDA" w:rsidRDefault="00184AA8" w:rsidP="00184AA8">
      <w:pPr>
        <w:rPr>
          <w:highlight w:val="white"/>
        </w:rPr>
      </w:pPr>
      <w:r>
        <w:rPr>
          <w:highlight w:val="white"/>
        </w:rPr>
        <w:t>If the result symbol is a regular variable, we store the resulting value of the register on its address.</w:t>
      </w:r>
    </w:p>
    <w:p w14:paraId="1B46B06C" w14:textId="77777777" w:rsidR="00184AA8" w:rsidRPr="00536DDA" w:rsidRDefault="00184AA8" w:rsidP="00184AA8">
      <w:pPr>
        <w:pStyle w:val="Code"/>
        <w:rPr>
          <w:highlight w:val="white"/>
        </w:rPr>
      </w:pPr>
      <w:r w:rsidRPr="00536DDA">
        <w:rPr>
          <w:highlight w:val="white"/>
        </w:rPr>
        <w:t xml:space="preserve">        else {</w:t>
      </w:r>
    </w:p>
    <w:p w14:paraId="01EADF4D" w14:textId="77777777" w:rsidR="00184AA8" w:rsidRPr="00536DDA" w:rsidRDefault="00184AA8" w:rsidP="00184AA8">
      <w:pPr>
        <w:pStyle w:val="Code"/>
        <w:rPr>
          <w:highlight w:val="white"/>
        </w:rPr>
      </w:pPr>
      <w:r w:rsidRPr="00536DDA">
        <w:rPr>
          <w:highlight w:val="white"/>
        </w:rPr>
        <w:t xml:space="preserve">          AddAssemblyCode(AssemblyOperator.mov, Base(resultSymbol),</w:t>
      </w:r>
    </w:p>
    <w:p w14:paraId="2A854C10" w14:textId="77777777" w:rsidR="00184AA8" w:rsidRPr="00536DDA" w:rsidRDefault="00184AA8" w:rsidP="00184AA8">
      <w:pPr>
        <w:pStyle w:val="Code"/>
        <w:rPr>
          <w:highlight w:val="white"/>
        </w:rPr>
      </w:pPr>
      <w:r w:rsidRPr="00536DDA">
        <w:rPr>
          <w:highlight w:val="white"/>
        </w:rPr>
        <w:t xml:space="preserve">                          Offset(resultSymbol), unaryTrack);</w:t>
      </w:r>
    </w:p>
    <w:p w14:paraId="56C3D968" w14:textId="77777777" w:rsidR="00184AA8" w:rsidRPr="00536DDA" w:rsidRDefault="00184AA8" w:rsidP="00184AA8">
      <w:pPr>
        <w:pStyle w:val="Code"/>
        <w:rPr>
          <w:highlight w:val="white"/>
        </w:rPr>
      </w:pPr>
      <w:r w:rsidRPr="00536DDA">
        <w:rPr>
          <w:highlight w:val="white"/>
        </w:rPr>
        <w:t xml:space="preserve">        }</w:t>
      </w:r>
    </w:p>
    <w:p w14:paraId="32784239" w14:textId="77777777" w:rsidR="00184AA8" w:rsidRDefault="00184AA8" w:rsidP="00184AA8">
      <w:pPr>
        <w:pStyle w:val="Code"/>
        <w:rPr>
          <w:highlight w:val="white"/>
        </w:rPr>
      </w:pPr>
    </w:p>
    <w:p w14:paraId="4A915D92" w14:textId="77777777" w:rsidR="00184AA8" w:rsidRPr="00536DDA" w:rsidRDefault="00184AA8" w:rsidP="00184AA8">
      <w:pPr>
        <w:pStyle w:val="Code"/>
        <w:rPr>
          <w:highlight w:val="white"/>
        </w:rPr>
      </w:pPr>
      <w:r>
        <w:rPr>
          <w:highlight w:val="white"/>
        </w:rPr>
        <w:t xml:space="preserve">  </w:t>
      </w:r>
      <w:r w:rsidRPr="00536DDA">
        <w:rPr>
          <w:highlight w:val="white"/>
        </w:rPr>
        <w:t xml:space="preserve">      m_trackMap.Remove(unarySymbol);</w:t>
      </w:r>
    </w:p>
    <w:p w14:paraId="45BF9436" w14:textId="77777777" w:rsidR="00184AA8" w:rsidRPr="00536DDA" w:rsidRDefault="00184AA8" w:rsidP="00184AA8">
      <w:pPr>
        <w:pStyle w:val="Code"/>
        <w:rPr>
          <w:highlight w:val="white"/>
        </w:rPr>
      </w:pPr>
      <w:r w:rsidRPr="00536DDA">
        <w:rPr>
          <w:highlight w:val="white"/>
        </w:rPr>
        <w:t xml:space="preserve">      }</w:t>
      </w:r>
    </w:p>
    <w:p w14:paraId="61A5C437" w14:textId="77777777" w:rsidR="00184AA8" w:rsidRPr="00536DDA" w:rsidRDefault="00184AA8" w:rsidP="00184AA8">
      <w:pPr>
        <w:pStyle w:val="Code"/>
        <w:rPr>
          <w:highlight w:val="white"/>
        </w:rPr>
      </w:pPr>
      <w:r w:rsidRPr="00536DDA">
        <w:rPr>
          <w:highlight w:val="white"/>
        </w:rPr>
        <w:t xml:space="preserve">    }</w:t>
      </w:r>
    </w:p>
    <w:p w14:paraId="210F3F9B" w14:textId="77777777" w:rsidR="002F73EF" w:rsidRDefault="002F73EF" w:rsidP="002F73EF">
      <w:pPr>
        <w:pStyle w:val="Rubrik3"/>
        <w:rPr>
          <w:highlight w:val="white"/>
        </w:rPr>
      </w:pPr>
      <w:r>
        <w:rPr>
          <w:highlight w:val="white"/>
        </w:rPr>
        <w:lastRenderedPageBreak/>
        <w:t>Integral Binary</w:t>
      </w:r>
    </w:p>
    <w:p w14:paraId="6107D74D" w14:textId="77777777" w:rsidR="002F73EF" w:rsidRPr="00304E69" w:rsidRDefault="002F73EF" w:rsidP="002F73EF">
      <w:pPr>
        <w:pStyle w:val="Code"/>
        <w:rPr>
          <w:highlight w:val="white"/>
        </w:rPr>
      </w:pPr>
      <w:r w:rsidRPr="00304E69">
        <w:rPr>
          <w:highlight w:val="white"/>
        </w:rPr>
        <w:t xml:space="preserve">    public void IntegralBinary(MiddleCode middleCode) {</w:t>
      </w:r>
    </w:p>
    <w:p w14:paraId="04DB9572" w14:textId="77777777" w:rsidR="002F73EF" w:rsidRPr="00304E69" w:rsidRDefault="002F73EF" w:rsidP="002F73EF">
      <w:pPr>
        <w:pStyle w:val="Code"/>
        <w:rPr>
          <w:highlight w:val="white"/>
        </w:rPr>
      </w:pPr>
      <w:r w:rsidRPr="00304E69">
        <w:rPr>
          <w:highlight w:val="white"/>
        </w:rPr>
        <w:t xml:space="preserve">      Symbol resultSymbol = (Symbol)middleCode[0],</w:t>
      </w:r>
    </w:p>
    <w:p w14:paraId="7700DC2D" w14:textId="77777777" w:rsidR="002F73EF" w:rsidRPr="00304E69" w:rsidRDefault="002F73EF" w:rsidP="002F73EF">
      <w:pPr>
        <w:pStyle w:val="Code"/>
        <w:rPr>
          <w:highlight w:val="white"/>
        </w:rPr>
      </w:pPr>
      <w:r w:rsidRPr="00304E69">
        <w:rPr>
          <w:highlight w:val="white"/>
        </w:rPr>
        <w:t xml:space="preserve">             leftSymbol = (Symbol)middleCode[1],</w:t>
      </w:r>
    </w:p>
    <w:p w14:paraId="770B992A" w14:textId="77777777" w:rsidR="002F73EF" w:rsidRPr="00304E69" w:rsidRDefault="002F73EF" w:rsidP="002F73EF">
      <w:pPr>
        <w:pStyle w:val="Code"/>
        <w:rPr>
          <w:highlight w:val="white"/>
        </w:rPr>
      </w:pPr>
      <w:r w:rsidRPr="00304E69">
        <w:rPr>
          <w:highlight w:val="white"/>
        </w:rPr>
        <w:t xml:space="preserve">             rightSymbol = (Symbol)middleCode[2];</w:t>
      </w:r>
    </w:p>
    <w:p w14:paraId="12FFD2FA" w14:textId="77777777" w:rsidR="002F73EF" w:rsidRPr="00304E69" w:rsidRDefault="002F73EF" w:rsidP="002F73EF">
      <w:pPr>
        <w:pStyle w:val="Code"/>
        <w:rPr>
          <w:highlight w:val="white"/>
        </w:rPr>
      </w:pPr>
      <w:r w:rsidRPr="00304E69">
        <w:rPr>
          <w:highlight w:val="white"/>
        </w:rPr>
        <w:t xml:space="preserve">      IntegralBinary(middleCode.Operator, resultSymbol,</w:t>
      </w:r>
    </w:p>
    <w:p w14:paraId="7B4D77E4" w14:textId="77777777" w:rsidR="002F73EF" w:rsidRPr="00304E69" w:rsidRDefault="002F73EF" w:rsidP="002F73EF">
      <w:pPr>
        <w:pStyle w:val="Code"/>
        <w:rPr>
          <w:highlight w:val="white"/>
        </w:rPr>
      </w:pPr>
      <w:r w:rsidRPr="00304E69">
        <w:rPr>
          <w:highlight w:val="white"/>
        </w:rPr>
        <w:t xml:space="preserve">                     leftSymbol, rightSymbol);</w:t>
      </w:r>
    </w:p>
    <w:p w14:paraId="65FD5312" w14:textId="77777777" w:rsidR="002F73EF" w:rsidRPr="00304E69" w:rsidRDefault="002F73EF" w:rsidP="002F73EF">
      <w:pPr>
        <w:pStyle w:val="Code"/>
        <w:rPr>
          <w:highlight w:val="white"/>
        </w:rPr>
      </w:pPr>
      <w:r w:rsidRPr="00304E69">
        <w:rPr>
          <w:highlight w:val="white"/>
        </w:rPr>
        <w:t xml:space="preserve">    }</w:t>
      </w:r>
    </w:p>
    <w:p w14:paraId="4268D373" w14:textId="77777777" w:rsidR="002F73EF" w:rsidRPr="00304E69" w:rsidRDefault="002F73EF" w:rsidP="002F73EF">
      <w:pPr>
        <w:pStyle w:val="Code"/>
        <w:rPr>
          <w:highlight w:val="white"/>
        </w:rPr>
      </w:pPr>
    </w:p>
    <w:p w14:paraId="4A84AA8F" w14:textId="77777777" w:rsidR="002F73EF" w:rsidRPr="00304E69" w:rsidRDefault="002F73EF" w:rsidP="002F73EF">
      <w:pPr>
        <w:pStyle w:val="Code"/>
        <w:rPr>
          <w:highlight w:val="white"/>
        </w:rPr>
      </w:pPr>
      <w:r w:rsidRPr="00304E69">
        <w:rPr>
          <w:highlight w:val="white"/>
        </w:rPr>
        <w:t xml:space="preserve">    public void IntegralRelation(MiddleCode middleCode) {</w:t>
      </w:r>
    </w:p>
    <w:p w14:paraId="5E900A3C" w14:textId="77777777" w:rsidR="002F73EF" w:rsidRPr="00304E69" w:rsidRDefault="002F73EF" w:rsidP="002F73EF">
      <w:pPr>
        <w:pStyle w:val="Code"/>
        <w:rPr>
          <w:highlight w:val="white"/>
        </w:rPr>
      </w:pPr>
      <w:r w:rsidRPr="00304E69">
        <w:rPr>
          <w:highlight w:val="white"/>
        </w:rPr>
        <w:t xml:space="preserve">      Symbol leftSymbol = (Symbol) middleCode[1],</w:t>
      </w:r>
    </w:p>
    <w:p w14:paraId="56E59B47" w14:textId="77777777" w:rsidR="002F73EF" w:rsidRPr="00304E69" w:rsidRDefault="002F73EF" w:rsidP="002F73EF">
      <w:pPr>
        <w:pStyle w:val="Code"/>
        <w:rPr>
          <w:highlight w:val="white"/>
        </w:rPr>
      </w:pPr>
      <w:r w:rsidRPr="00304E69">
        <w:rPr>
          <w:highlight w:val="white"/>
        </w:rPr>
        <w:t xml:space="preserve">             rightSymbol = (Symbol) middleCode[2];</w:t>
      </w:r>
    </w:p>
    <w:p w14:paraId="4182D9D2" w14:textId="77777777" w:rsidR="002F73EF" w:rsidRPr="00304E69" w:rsidRDefault="002F73EF" w:rsidP="002F73EF">
      <w:pPr>
        <w:pStyle w:val="Code"/>
        <w:rPr>
          <w:highlight w:val="white"/>
        </w:rPr>
      </w:pPr>
      <w:r w:rsidRPr="00304E69">
        <w:rPr>
          <w:highlight w:val="white"/>
        </w:rPr>
        <w:t xml:space="preserve">      IntegralBinary(MiddleOperator.Compare, null, leftSymbol, rightSymbol);</w:t>
      </w:r>
    </w:p>
    <w:p w14:paraId="53EB1DC3" w14:textId="77777777" w:rsidR="002F73EF" w:rsidRPr="00304E69" w:rsidRDefault="002F73EF" w:rsidP="002F73EF">
      <w:pPr>
        <w:pStyle w:val="Code"/>
        <w:rPr>
          <w:highlight w:val="white"/>
        </w:rPr>
      </w:pPr>
      <w:r w:rsidRPr="00304E69">
        <w:rPr>
          <w:highlight w:val="white"/>
        </w:rPr>
        <w:t xml:space="preserve">      AssemblyOperator objectOperator =</w:t>
      </w:r>
    </w:p>
    <w:p w14:paraId="7DE19ED3" w14:textId="77777777" w:rsidR="002F73EF" w:rsidRPr="00304E69" w:rsidRDefault="002F73EF" w:rsidP="002F73EF">
      <w:pPr>
        <w:pStyle w:val="Code"/>
        <w:rPr>
          <w:highlight w:val="white"/>
        </w:rPr>
      </w:pPr>
      <w:r w:rsidRPr="00304E69">
        <w:rPr>
          <w:highlight w:val="white"/>
        </w:rPr>
        <w:t xml:space="preserve">        m_middleToIntegralMap[middleCode.Operator];</w:t>
      </w:r>
    </w:p>
    <w:p w14:paraId="5396EE73" w14:textId="77777777" w:rsidR="002F73EF" w:rsidRPr="00304E69" w:rsidRDefault="002F73EF" w:rsidP="002F73EF">
      <w:pPr>
        <w:pStyle w:val="Code"/>
        <w:rPr>
          <w:highlight w:val="white"/>
        </w:rPr>
      </w:pPr>
      <w:r w:rsidRPr="00304E69">
        <w:rPr>
          <w:highlight w:val="white"/>
        </w:rPr>
        <w:t xml:space="preserve">      int target = (int) middleCode[0];</w:t>
      </w:r>
    </w:p>
    <w:p w14:paraId="60469DE6" w14:textId="77777777" w:rsidR="002F73EF" w:rsidRPr="00304E69" w:rsidRDefault="002F73EF" w:rsidP="002F73EF">
      <w:pPr>
        <w:pStyle w:val="Code"/>
        <w:rPr>
          <w:highlight w:val="white"/>
        </w:rPr>
      </w:pPr>
      <w:r w:rsidRPr="00304E69">
        <w:rPr>
          <w:highlight w:val="white"/>
        </w:rPr>
        <w:t xml:space="preserve">      AddAssemblyCode(objectOperator, null, null, target);</w:t>
      </w:r>
    </w:p>
    <w:p w14:paraId="10245E85" w14:textId="77777777" w:rsidR="002F73EF" w:rsidRPr="00304E69" w:rsidRDefault="002F73EF" w:rsidP="002F73EF">
      <w:pPr>
        <w:pStyle w:val="Code"/>
        <w:rPr>
          <w:highlight w:val="white"/>
        </w:rPr>
      </w:pPr>
      <w:r w:rsidRPr="00304E69">
        <w:rPr>
          <w:highlight w:val="white"/>
        </w:rPr>
        <w:t xml:space="preserve">    }</w:t>
      </w:r>
    </w:p>
    <w:p w14:paraId="5E4ABF40" w14:textId="77777777" w:rsidR="002F73EF" w:rsidRPr="00533A30" w:rsidRDefault="002F73EF" w:rsidP="002F73EF">
      <w:pPr>
        <w:rPr>
          <w:highlight w:val="white"/>
        </w:rPr>
      </w:pPr>
      <w:r>
        <w:rPr>
          <w:highlight w:val="white"/>
        </w:rPr>
        <w:t xml:space="preserve">The </w:t>
      </w:r>
      <w:r>
        <w:rPr>
          <w:rStyle w:val="KeyWord0"/>
          <w:highlight w:val="white"/>
        </w:rPr>
        <w:t>IntegralBinary</w:t>
      </w:r>
      <w:r>
        <w:rPr>
          <w:highlight w:val="white"/>
        </w:rPr>
        <w:t xml:space="preserve"> method generates assembly code for binary integral, addition, bitwise, and shift expressions. Basically, we have two cases: we to load the left operand into a register, or we perform the operation on the address of the left operand. In both cases, the right operand may be  stored in a register or on an address, it may also be an integer value or and address. </w:t>
      </w:r>
    </w:p>
    <w:p w14:paraId="7497D728" w14:textId="77777777" w:rsidR="002F73EF" w:rsidRPr="00304E69" w:rsidRDefault="002F73EF" w:rsidP="002F73EF">
      <w:pPr>
        <w:pStyle w:val="Code"/>
        <w:rPr>
          <w:highlight w:val="white"/>
        </w:rPr>
      </w:pPr>
      <w:r w:rsidRPr="00304E69">
        <w:rPr>
          <w:highlight w:val="white"/>
        </w:rPr>
        <w:t xml:space="preserve">    public </w:t>
      </w:r>
      <w:r>
        <w:rPr>
          <w:highlight w:val="white"/>
        </w:rPr>
        <w:t>void</w:t>
      </w:r>
      <w:r w:rsidRPr="00304E69">
        <w:rPr>
          <w:highlight w:val="white"/>
        </w:rPr>
        <w:t xml:space="preserve"> IntegralBinary(MiddleOperator middleOperator,</w:t>
      </w:r>
    </w:p>
    <w:p w14:paraId="002622BB" w14:textId="77777777" w:rsidR="002F73EF" w:rsidRPr="00304E69" w:rsidRDefault="002F73EF" w:rsidP="002F73EF">
      <w:pPr>
        <w:pStyle w:val="Code"/>
        <w:rPr>
          <w:highlight w:val="white"/>
        </w:rPr>
      </w:pPr>
      <w:r w:rsidRPr="00304E69">
        <w:rPr>
          <w:highlight w:val="white"/>
        </w:rPr>
        <w:t xml:space="preserve">                               Symbol resultSymbol,  Symbol leftSymbol,</w:t>
      </w:r>
    </w:p>
    <w:p w14:paraId="520F0386" w14:textId="77777777" w:rsidR="002F73EF" w:rsidRPr="00304E69" w:rsidRDefault="002F73EF" w:rsidP="002F73EF">
      <w:pPr>
        <w:pStyle w:val="Code"/>
        <w:rPr>
          <w:highlight w:val="white"/>
        </w:rPr>
      </w:pPr>
      <w:r w:rsidRPr="00304E69">
        <w:rPr>
          <w:highlight w:val="white"/>
        </w:rPr>
        <w:t xml:space="preserve">                                Symbol rightSymbol) {</w:t>
      </w:r>
    </w:p>
    <w:p w14:paraId="2507103D" w14:textId="47BD9B48" w:rsidR="002F73EF" w:rsidRPr="00304E69" w:rsidRDefault="002F73EF" w:rsidP="002F73EF">
      <w:pPr>
        <w:pStyle w:val="Code"/>
        <w:rPr>
          <w:highlight w:val="white"/>
        </w:rPr>
      </w:pPr>
      <w:r w:rsidRPr="00304E69">
        <w:rPr>
          <w:highlight w:val="white"/>
        </w:rPr>
        <w:t xml:space="preserve">      Track leftTrack = null, rig</w:t>
      </w:r>
      <w:r w:rsidR="005A193E">
        <w:rPr>
          <w:highlight w:val="white"/>
        </w:rPr>
        <w:tab/>
      </w:r>
      <w:r w:rsidRPr="00304E69">
        <w:rPr>
          <w:highlight w:val="white"/>
        </w:rPr>
        <w:t>htTrack = null;</w:t>
      </w:r>
    </w:p>
    <w:p w14:paraId="1B06ACE2" w14:textId="77777777" w:rsidR="002F73EF" w:rsidRPr="00304E69" w:rsidRDefault="002F73EF" w:rsidP="002F73EF">
      <w:pPr>
        <w:pStyle w:val="Code"/>
        <w:rPr>
          <w:highlight w:val="white"/>
        </w:rPr>
      </w:pPr>
      <w:r w:rsidRPr="00304E69">
        <w:rPr>
          <w:highlight w:val="white"/>
        </w:rPr>
        <w:t xml:space="preserve">      m_trackMap.TryGetValue(leftSymbol, out leftTrack);</w:t>
      </w:r>
    </w:p>
    <w:p w14:paraId="6A2320D5" w14:textId="77777777" w:rsidR="002F73EF" w:rsidRPr="00304E69" w:rsidRDefault="002F73EF" w:rsidP="002F73EF">
      <w:pPr>
        <w:pStyle w:val="Code"/>
        <w:rPr>
          <w:highlight w:val="white"/>
        </w:rPr>
      </w:pPr>
      <w:r w:rsidRPr="00304E69">
        <w:rPr>
          <w:highlight w:val="white"/>
        </w:rPr>
        <w:t xml:space="preserve">      m_trackMap.TryGetValue(rightSymbol, out rightTrack);</w:t>
      </w:r>
    </w:p>
    <w:p w14:paraId="60AF7733" w14:textId="77777777" w:rsidR="002F73EF" w:rsidRPr="00DF12BF" w:rsidRDefault="002F73EF" w:rsidP="002F73EF">
      <w:pPr>
        <w:rPr>
          <w:highlight w:val="white"/>
        </w:rPr>
      </w:pPr>
      <w:r>
        <w:rPr>
          <w:highlight w:val="white"/>
        </w:rPr>
        <w:t>If the left or right symbol is a static address with a non-zero offset or auto or register array (which offset is  always non-zero), we have to load to their symbol into a register. XXX</w:t>
      </w:r>
    </w:p>
    <w:p w14:paraId="2AA4F240" w14:textId="77777777" w:rsidR="005A193E" w:rsidRDefault="005A193E" w:rsidP="005A193E">
      <w:pPr>
        <w:autoSpaceDE w:val="0"/>
        <w:autoSpaceDN w:val="0"/>
        <w:adjustRightInd w:val="0"/>
        <w:spacing w:before="0" w:after="0" w:line="240" w:lineRule="auto"/>
        <w:jc w:val="left"/>
        <w:rPr>
          <w:rFonts w:ascii="Courier New" w:hAnsi="Courier New" w:cs="Courier New"/>
          <w:color w:val="000000"/>
          <w:sz w:val="24"/>
          <w:szCs w:val="24"/>
          <w:highlight w:val="white"/>
          <w:lang w:val="sv-SE"/>
        </w:rPr>
      </w:pPr>
      <w:r>
        <w:rPr>
          <w:rFonts w:ascii="Courier New" w:hAnsi="Courier New" w:cs="Courier New"/>
          <w:color w:val="000000"/>
          <w:sz w:val="24"/>
          <w:szCs w:val="24"/>
          <w:highlight w:val="white"/>
          <w:lang w:val="sv-SE"/>
        </w:rPr>
        <w:t xml:space="preserve">      </w:t>
      </w:r>
      <w:r>
        <w:rPr>
          <w:rFonts w:ascii="Courier New" w:hAnsi="Courier New" w:cs="Courier New"/>
          <w:color w:val="0000FF"/>
          <w:sz w:val="24"/>
          <w:szCs w:val="24"/>
          <w:highlight w:val="white"/>
          <w:lang w:val="sv-SE"/>
        </w:rPr>
        <w:t>if</w:t>
      </w:r>
      <w:r>
        <w:rPr>
          <w:rFonts w:ascii="Courier New" w:hAnsi="Courier New" w:cs="Courier New"/>
          <w:color w:val="000000"/>
          <w:sz w:val="24"/>
          <w:szCs w:val="24"/>
          <w:highlight w:val="white"/>
          <w:lang w:val="sv-SE"/>
        </w:rPr>
        <w:t xml:space="preserve"> ((leftTrack == </w:t>
      </w:r>
      <w:r>
        <w:rPr>
          <w:rFonts w:ascii="Courier New" w:hAnsi="Courier New" w:cs="Courier New"/>
          <w:color w:val="0000FF"/>
          <w:sz w:val="24"/>
          <w:szCs w:val="24"/>
          <w:highlight w:val="white"/>
          <w:lang w:val="sv-SE"/>
        </w:rPr>
        <w:t>null</w:t>
      </w:r>
      <w:r>
        <w:rPr>
          <w:rFonts w:ascii="Courier New" w:hAnsi="Courier New" w:cs="Courier New"/>
          <w:color w:val="000000"/>
          <w:sz w:val="24"/>
          <w:szCs w:val="24"/>
          <w:highlight w:val="white"/>
          <w:lang w:val="sv-SE"/>
        </w:rPr>
        <w:t>) &amp;&amp;</w:t>
      </w:r>
    </w:p>
    <w:p w14:paraId="14EE5433" w14:textId="77777777" w:rsidR="005A193E" w:rsidRDefault="005A193E" w:rsidP="005A193E">
      <w:pPr>
        <w:autoSpaceDE w:val="0"/>
        <w:autoSpaceDN w:val="0"/>
        <w:adjustRightInd w:val="0"/>
        <w:spacing w:before="0" w:after="0" w:line="240" w:lineRule="auto"/>
        <w:jc w:val="left"/>
        <w:rPr>
          <w:rFonts w:ascii="Courier New" w:hAnsi="Courier New" w:cs="Courier New"/>
          <w:color w:val="000000"/>
          <w:sz w:val="24"/>
          <w:szCs w:val="24"/>
          <w:highlight w:val="white"/>
          <w:lang w:val="sv-SE"/>
        </w:rPr>
      </w:pPr>
      <w:r>
        <w:rPr>
          <w:rFonts w:ascii="Courier New" w:hAnsi="Courier New" w:cs="Courier New"/>
          <w:color w:val="000000"/>
          <w:sz w:val="24"/>
          <w:szCs w:val="24"/>
          <w:highlight w:val="white"/>
          <w:lang w:val="sv-SE"/>
        </w:rPr>
        <w:t xml:space="preserve">          (middleOperator != </w:t>
      </w:r>
      <w:r>
        <w:rPr>
          <w:rFonts w:ascii="Courier New" w:hAnsi="Courier New" w:cs="Courier New"/>
          <w:color w:val="2B91AF"/>
          <w:sz w:val="24"/>
          <w:szCs w:val="24"/>
          <w:highlight w:val="white"/>
          <w:lang w:val="sv-SE"/>
        </w:rPr>
        <w:t>MiddleOperator</w:t>
      </w:r>
      <w:r>
        <w:rPr>
          <w:rFonts w:ascii="Courier New" w:hAnsi="Courier New" w:cs="Courier New"/>
          <w:color w:val="000000"/>
          <w:sz w:val="24"/>
          <w:szCs w:val="24"/>
          <w:highlight w:val="white"/>
          <w:lang w:val="sv-SE"/>
        </w:rPr>
        <w:t>.Assign) &amp;&amp;</w:t>
      </w:r>
    </w:p>
    <w:p w14:paraId="1620DEEE" w14:textId="77777777" w:rsidR="005A193E" w:rsidRDefault="005A193E" w:rsidP="005A193E">
      <w:pPr>
        <w:autoSpaceDE w:val="0"/>
        <w:autoSpaceDN w:val="0"/>
        <w:adjustRightInd w:val="0"/>
        <w:spacing w:before="0" w:after="0" w:line="240" w:lineRule="auto"/>
        <w:jc w:val="left"/>
        <w:rPr>
          <w:rFonts w:ascii="Courier New" w:hAnsi="Courier New" w:cs="Courier New"/>
          <w:color w:val="000000"/>
          <w:sz w:val="24"/>
          <w:szCs w:val="24"/>
          <w:highlight w:val="white"/>
          <w:lang w:val="sv-SE"/>
        </w:rPr>
      </w:pPr>
      <w:r>
        <w:rPr>
          <w:rFonts w:ascii="Courier New" w:hAnsi="Courier New" w:cs="Courier New"/>
          <w:color w:val="000000"/>
          <w:sz w:val="24"/>
          <w:szCs w:val="24"/>
          <w:highlight w:val="white"/>
          <w:lang w:val="sv-SE"/>
        </w:rPr>
        <w:t xml:space="preserve">          (((resultSymbol != </w:t>
      </w:r>
      <w:r>
        <w:rPr>
          <w:rFonts w:ascii="Courier New" w:hAnsi="Courier New" w:cs="Courier New"/>
          <w:color w:val="0000FF"/>
          <w:sz w:val="24"/>
          <w:szCs w:val="24"/>
          <w:highlight w:val="white"/>
          <w:lang w:val="sv-SE"/>
        </w:rPr>
        <w:t>null</w:t>
      </w:r>
      <w:r>
        <w:rPr>
          <w:rFonts w:ascii="Courier New" w:hAnsi="Courier New" w:cs="Courier New"/>
          <w:color w:val="000000"/>
          <w:sz w:val="24"/>
          <w:szCs w:val="24"/>
          <w:highlight w:val="white"/>
          <w:lang w:val="sv-SE"/>
        </w:rPr>
        <w:t>) &amp;&amp; (resultSymbol != leftSymbol)) ||</w:t>
      </w:r>
    </w:p>
    <w:p w14:paraId="0614FEFF" w14:textId="77777777" w:rsidR="005A193E" w:rsidRDefault="005A193E" w:rsidP="005A193E">
      <w:pPr>
        <w:autoSpaceDE w:val="0"/>
        <w:autoSpaceDN w:val="0"/>
        <w:adjustRightInd w:val="0"/>
        <w:spacing w:before="0" w:after="0" w:line="240" w:lineRule="auto"/>
        <w:jc w:val="left"/>
        <w:rPr>
          <w:rFonts w:ascii="Courier New" w:hAnsi="Courier New" w:cs="Courier New"/>
          <w:color w:val="000000"/>
          <w:sz w:val="24"/>
          <w:szCs w:val="24"/>
          <w:highlight w:val="white"/>
          <w:lang w:val="sv-SE"/>
        </w:rPr>
      </w:pPr>
      <w:r>
        <w:rPr>
          <w:rFonts w:ascii="Courier New" w:hAnsi="Courier New" w:cs="Courier New"/>
          <w:color w:val="000000"/>
          <w:sz w:val="24"/>
          <w:szCs w:val="24"/>
          <w:highlight w:val="white"/>
          <w:lang w:val="sv-SE"/>
        </w:rPr>
        <w:t xml:space="preserve">            (leftSymbol.Type.IsArrayFunctionOrString() ||</w:t>
      </w:r>
    </w:p>
    <w:p w14:paraId="6E872864" w14:textId="77777777" w:rsidR="005A193E" w:rsidRDefault="005A193E" w:rsidP="005A193E">
      <w:pPr>
        <w:autoSpaceDE w:val="0"/>
        <w:autoSpaceDN w:val="0"/>
        <w:adjustRightInd w:val="0"/>
        <w:spacing w:before="0" w:after="0" w:line="240" w:lineRule="auto"/>
        <w:jc w:val="left"/>
        <w:rPr>
          <w:rFonts w:ascii="Courier New" w:hAnsi="Courier New" w:cs="Courier New"/>
          <w:color w:val="000000"/>
          <w:sz w:val="24"/>
          <w:szCs w:val="24"/>
          <w:highlight w:val="white"/>
          <w:lang w:val="sv-SE"/>
        </w:rPr>
      </w:pPr>
      <w:r>
        <w:rPr>
          <w:rFonts w:ascii="Courier New" w:hAnsi="Courier New" w:cs="Courier New"/>
          <w:color w:val="000000"/>
          <w:sz w:val="24"/>
          <w:szCs w:val="24"/>
          <w:highlight w:val="white"/>
          <w:lang w:val="sv-SE"/>
        </w:rPr>
        <w:t xml:space="preserve">            (leftSymbol.Value </w:t>
      </w:r>
      <w:r>
        <w:rPr>
          <w:rFonts w:ascii="Courier New" w:hAnsi="Courier New" w:cs="Courier New"/>
          <w:color w:val="0000FF"/>
          <w:sz w:val="24"/>
          <w:szCs w:val="24"/>
          <w:highlight w:val="white"/>
          <w:lang w:val="sv-SE"/>
        </w:rPr>
        <w:t>is</w:t>
      </w:r>
      <w:r>
        <w:rPr>
          <w:rFonts w:ascii="Courier New" w:hAnsi="Courier New" w:cs="Courier New"/>
          <w:color w:val="000000"/>
          <w:sz w:val="24"/>
          <w:szCs w:val="24"/>
          <w:highlight w:val="white"/>
          <w:lang w:val="sv-SE"/>
        </w:rPr>
        <w:t xml:space="preserve"> </w:t>
      </w:r>
      <w:r>
        <w:rPr>
          <w:rFonts w:ascii="Courier New" w:hAnsi="Courier New" w:cs="Courier New"/>
          <w:color w:val="2B91AF"/>
          <w:sz w:val="24"/>
          <w:szCs w:val="24"/>
          <w:highlight w:val="white"/>
          <w:lang w:val="sv-SE"/>
        </w:rPr>
        <w:t>StaticAddress</w:t>
      </w:r>
      <w:r>
        <w:rPr>
          <w:rFonts w:ascii="Courier New" w:hAnsi="Courier New" w:cs="Courier New"/>
          <w:color w:val="000000"/>
          <w:sz w:val="24"/>
          <w:szCs w:val="24"/>
          <w:highlight w:val="white"/>
          <w:lang w:val="sv-SE"/>
        </w:rPr>
        <w:t>)))) {</w:t>
      </w:r>
    </w:p>
    <w:p w14:paraId="52258787" w14:textId="77777777" w:rsidR="005A193E" w:rsidRDefault="005A193E" w:rsidP="005A193E">
      <w:pPr>
        <w:autoSpaceDE w:val="0"/>
        <w:autoSpaceDN w:val="0"/>
        <w:adjustRightInd w:val="0"/>
        <w:spacing w:before="0" w:after="0" w:line="240" w:lineRule="auto"/>
        <w:jc w:val="left"/>
        <w:rPr>
          <w:rFonts w:ascii="Courier New" w:hAnsi="Courier New" w:cs="Courier New"/>
          <w:color w:val="000000"/>
          <w:sz w:val="24"/>
          <w:szCs w:val="24"/>
          <w:highlight w:val="white"/>
          <w:lang w:val="sv-SE"/>
        </w:rPr>
      </w:pPr>
      <w:r>
        <w:rPr>
          <w:rFonts w:ascii="Courier New" w:hAnsi="Courier New" w:cs="Courier New"/>
          <w:color w:val="000000"/>
          <w:sz w:val="24"/>
          <w:szCs w:val="24"/>
          <w:highlight w:val="white"/>
          <w:lang w:val="sv-SE"/>
        </w:rPr>
        <w:t xml:space="preserve">        leftTrack = LoadValueToRegister(leftSymbol);</w:t>
      </w:r>
    </w:p>
    <w:p w14:paraId="04CD21FC" w14:textId="77777777" w:rsidR="005A193E" w:rsidRDefault="005A193E" w:rsidP="005A193E">
      <w:pPr>
        <w:autoSpaceDE w:val="0"/>
        <w:autoSpaceDN w:val="0"/>
        <w:adjustRightInd w:val="0"/>
        <w:spacing w:before="0" w:after="0" w:line="240" w:lineRule="auto"/>
        <w:jc w:val="left"/>
        <w:rPr>
          <w:rFonts w:ascii="Courier New" w:hAnsi="Courier New" w:cs="Courier New"/>
          <w:color w:val="000000"/>
          <w:sz w:val="24"/>
          <w:szCs w:val="24"/>
          <w:highlight w:val="white"/>
          <w:lang w:val="sv-SE"/>
        </w:rPr>
      </w:pPr>
      <w:r>
        <w:rPr>
          <w:rFonts w:ascii="Courier New" w:hAnsi="Courier New" w:cs="Courier New"/>
          <w:color w:val="000000"/>
          <w:sz w:val="24"/>
          <w:szCs w:val="24"/>
          <w:highlight w:val="white"/>
          <w:lang w:val="sv-SE"/>
        </w:rPr>
        <w:t xml:space="preserve">      }</w:t>
      </w:r>
    </w:p>
    <w:p w14:paraId="4CE079E1" w14:textId="77777777" w:rsidR="005A193E" w:rsidRDefault="005A193E" w:rsidP="005A193E">
      <w:pPr>
        <w:autoSpaceDE w:val="0"/>
        <w:autoSpaceDN w:val="0"/>
        <w:adjustRightInd w:val="0"/>
        <w:spacing w:before="0" w:after="0" w:line="240" w:lineRule="auto"/>
        <w:jc w:val="left"/>
        <w:rPr>
          <w:rFonts w:ascii="Courier New" w:hAnsi="Courier New" w:cs="Courier New"/>
          <w:color w:val="000000"/>
          <w:sz w:val="24"/>
          <w:szCs w:val="24"/>
          <w:highlight w:val="white"/>
          <w:lang w:val="sv-SE"/>
        </w:rPr>
      </w:pPr>
    </w:p>
    <w:p w14:paraId="5AB089B9" w14:textId="77777777" w:rsidR="005A193E" w:rsidRDefault="005A193E" w:rsidP="005A193E">
      <w:pPr>
        <w:autoSpaceDE w:val="0"/>
        <w:autoSpaceDN w:val="0"/>
        <w:adjustRightInd w:val="0"/>
        <w:spacing w:before="0" w:after="0" w:line="240" w:lineRule="auto"/>
        <w:jc w:val="left"/>
        <w:rPr>
          <w:rFonts w:ascii="Courier New" w:hAnsi="Courier New" w:cs="Courier New"/>
          <w:color w:val="000000"/>
          <w:sz w:val="24"/>
          <w:szCs w:val="24"/>
          <w:highlight w:val="white"/>
          <w:lang w:val="sv-SE"/>
        </w:rPr>
      </w:pPr>
      <w:r>
        <w:rPr>
          <w:rFonts w:ascii="Courier New" w:hAnsi="Courier New" w:cs="Courier New"/>
          <w:color w:val="000000"/>
          <w:sz w:val="24"/>
          <w:szCs w:val="24"/>
          <w:highlight w:val="white"/>
          <w:lang w:val="sv-SE"/>
        </w:rPr>
        <w:t xml:space="preserve">      </w:t>
      </w:r>
      <w:r>
        <w:rPr>
          <w:rFonts w:ascii="Courier New" w:hAnsi="Courier New" w:cs="Courier New"/>
          <w:color w:val="0000FF"/>
          <w:sz w:val="24"/>
          <w:szCs w:val="24"/>
          <w:highlight w:val="white"/>
          <w:lang w:val="sv-SE"/>
        </w:rPr>
        <w:t>if</w:t>
      </w:r>
      <w:r>
        <w:rPr>
          <w:rFonts w:ascii="Courier New" w:hAnsi="Courier New" w:cs="Courier New"/>
          <w:color w:val="000000"/>
          <w:sz w:val="24"/>
          <w:szCs w:val="24"/>
          <w:highlight w:val="white"/>
          <w:lang w:val="sv-SE"/>
        </w:rPr>
        <w:t xml:space="preserve"> ((rightTrack == </w:t>
      </w:r>
      <w:r>
        <w:rPr>
          <w:rFonts w:ascii="Courier New" w:hAnsi="Courier New" w:cs="Courier New"/>
          <w:color w:val="0000FF"/>
          <w:sz w:val="24"/>
          <w:szCs w:val="24"/>
          <w:highlight w:val="white"/>
          <w:lang w:val="sv-SE"/>
        </w:rPr>
        <w:t>null</w:t>
      </w:r>
      <w:r>
        <w:rPr>
          <w:rFonts w:ascii="Courier New" w:hAnsi="Courier New" w:cs="Courier New"/>
          <w:color w:val="000000"/>
          <w:sz w:val="24"/>
          <w:szCs w:val="24"/>
          <w:highlight w:val="white"/>
          <w:lang w:val="sv-SE"/>
        </w:rPr>
        <w:t>) &amp;&amp;</w:t>
      </w:r>
    </w:p>
    <w:p w14:paraId="41A06802" w14:textId="77777777" w:rsidR="005A193E" w:rsidRDefault="005A193E" w:rsidP="005A193E">
      <w:pPr>
        <w:autoSpaceDE w:val="0"/>
        <w:autoSpaceDN w:val="0"/>
        <w:adjustRightInd w:val="0"/>
        <w:spacing w:before="0" w:after="0" w:line="240" w:lineRule="auto"/>
        <w:jc w:val="left"/>
        <w:rPr>
          <w:rFonts w:ascii="Courier New" w:hAnsi="Courier New" w:cs="Courier New"/>
          <w:color w:val="000000"/>
          <w:sz w:val="24"/>
          <w:szCs w:val="24"/>
          <w:highlight w:val="white"/>
          <w:lang w:val="sv-SE"/>
        </w:rPr>
      </w:pPr>
      <w:r>
        <w:rPr>
          <w:rFonts w:ascii="Courier New" w:hAnsi="Courier New" w:cs="Courier New"/>
          <w:color w:val="000000"/>
          <w:sz w:val="24"/>
          <w:szCs w:val="24"/>
          <w:highlight w:val="white"/>
          <w:lang w:val="sv-SE"/>
        </w:rPr>
        <w:t xml:space="preserve">          (middleOperator != </w:t>
      </w:r>
      <w:r>
        <w:rPr>
          <w:rFonts w:ascii="Courier New" w:hAnsi="Courier New" w:cs="Courier New"/>
          <w:color w:val="2B91AF"/>
          <w:sz w:val="24"/>
          <w:szCs w:val="24"/>
          <w:highlight w:val="white"/>
          <w:lang w:val="sv-SE"/>
        </w:rPr>
        <w:t>MiddleOperator</w:t>
      </w:r>
      <w:r>
        <w:rPr>
          <w:rFonts w:ascii="Courier New" w:hAnsi="Courier New" w:cs="Courier New"/>
          <w:color w:val="000000"/>
          <w:sz w:val="24"/>
          <w:szCs w:val="24"/>
          <w:highlight w:val="white"/>
          <w:lang w:val="sv-SE"/>
        </w:rPr>
        <w:t>.BinaryAdd) &amp;&amp;</w:t>
      </w:r>
    </w:p>
    <w:p w14:paraId="41C2DA7C" w14:textId="77777777" w:rsidR="005A193E" w:rsidRDefault="005A193E" w:rsidP="005A193E">
      <w:pPr>
        <w:autoSpaceDE w:val="0"/>
        <w:autoSpaceDN w:val="0"/>
        <w:adjustRightInd w:val="0"/>
        <w:spacing w:before="0" w:after="0" w:line="240" w:lineRule="auto"/>
        <w:jc w:val="left"/>
        <w:rPr>
          <w:rFonts w:ascii="Courier New" w:hAnsi="Courier New" w:cs="Courier New"/>
          <w:color w:val="000000"/>
          <w:sz w:val="24"/>
          <w:szCs w:val="24"/>
          <w:highlight w:val="white"/>
          <w:lang w:val="sv-SE"/>
        </w:rPr>
      </w:pPr>
      <w:r>
        <w:rPr>
          <w:rFonts w:ascii="Courier New" w:hAnsi="Courier New" w:cs="Courier New"/>
          <w:color w:val="000000"/>
          <w:sz w:val="24"/>
          <w:szCs w:val="24"/>
          <w:highlight w:val="white"/>
          <w:lang w:val="sv-SE"/>
        </w:rPr>
        <w:t xml:space="preserve">          (middleOperator != </w:t>
      </w:r>
      <w:r>
        <w:rPr>
          <w:rFonts w:ascii="Courier New" w:hAnsi="Courier New" w:cs="Courier New"/>
          <w:color w:val="2B91AF"/>
          <w:sz w:val="24"/>
          <w:szCs w:val="24"/>
          <w:highlight w:val="white"/>
          <w:lang w:val="sv-SE"/>
        </w:rPr>
        <w:t>MiddleOperator</w:t>
      </w:r>
      <w:r>
        <w:rPr>
          <w:rFonts w:ascii="Courier New" w:hAnsi="Courier New" w:cs="Courier New"/>
          <w:color w:val="000000"/>
          <w:sz w:val="24"/>
          <w:szCs w:val="24"/>
          <w:highlight w:val="white"/>
          <w:lang w:val="sv-SE"/>
        </w:rPr>
        <w:t>.BinarySubtract) &amp;&amp;</w:t>
      </w:r>
    </w:p>
    <w:p w14:paraId="6B44A501" w14:textId="77777777" w:rsidR="005A193E" w:rsidRDefault="005A193E" w:rsidP="005A193E">
      <w:pPr>
        <w:autoSpaceDE w:val="0"/>
        <w:autoSpaceDN w:val="0"/>
        <w:adjustRightInd w:val="0"/>
        <w:spacing w:before="0" w:after="0" w:line="240" w:lineRule="auto"/>
        <w:jc w:val="left"/>
        <w:rPr>
          <w:rFonts w:ascii="Courier New" w:hAnsi="Courier New" w:cs="Courier New"/>
          <w:color w:val="000000"/>
          <w:sz w:val="24"/>
          <w:szCs w:val="24"/>
          <w:highlight w:val="white"/>
          <w:lang w:val="sv-SE"/>
        </w:rPr>
      </w:pPr>
      <w:r>
        <w:rPr>
          <w:rFonts w:ascii="Courier New" w:hAnsi="Courier New" w:cs="Courier New"/>
          <w:color w:val="000000"/>
          <w:sz w:val="24"/>
          <w:szCs w:val="24"/>
          <w:highlight w:val="white"/>
          <w:lang w:val="sv-SE"/>
        </w:rPr>
        <w:t xml:space="preserve">          (middleOperator != </w:t>
      </w:r>
      <w:r>
        <w:rPr>
          <w:rFonts w:ascii="Courier New" w:hAnsi="Courier New" w:cs="Courier New"/>
          <w:color w:val="2B91AF"/>
          <w:sz w:val="24"/>
          <w:szCs w:val="24"/>
          <w:highlight w:val="white"/>
          <w:lang w:val="sv-SE"/>
        </w:rPr>
        <w:t>MiddleOperator</w:t>
      </w:r>
      <w:r>
        <w:rPr>
          <w:rFonts w:ascii="Courier New" w:hAnsi="Courier New" w:cs="Courier New"/>
          <w:color w:val="000000"/>
          <w:sz w:val="24"/>
          <w:szCs w:val="24"/>
          <w:highlight w:val="white"/>
          <w:lang w:val="sv-SE"/>
        </w:rPr>
        <w:t>.Assign) &amp;&amp;</w:t>
      </w:r>
    </w:p>
    <w:p w14:paraId="437B0F06" w14:textId="77777777" w:rsidR="005A193E" w:rsidRDefault="005A193E" w:rsidP="005A193E">
      <w:pPr>
        <w:autoSpaceDE w:val="0"/>
        <w:autoSpaceDN w:val="0"/>
        <w:adjustRightInd w:val="0"/>
        <w:spacing w:before="0" w:after="0" w:line="240" w:lineRule="auto"/>
        <w:jc w:val="left"/>
        <w:rPr>
          <w:rFonts w:ascii="Courier New" w:hAnsi="Courier New" w:cs="Courier New"/>
          <w:color w:val="000000"/>
          <w:sz w:val="24"/>
          <w:szCs w:val="24"/>
          <w:highlight w:val="white"/>
          <w:lang w:val="sv-SE"/>
        </w:rPr>
      </w:pPr>
      <w:r>
        <w:rPr>
          <w:rFonts w:ascii="Courier New" w:hAnsi="Courier New" w:cs="Courier New"/>
          <w:color w:val="000000"/>
          <w:sz w:val="24"/>
          <w:szCs w:val="24"/>
          <w:highlight w:val="white"/>
          <w:lang w:val="sv-SE"/>
        </w:rPr>
        <w:t xml:space="preserve">          ((rightSymbol.Type.IsArrayFunctionOrString() &amp;&amp;</w:t>
      </w:r>
    </w:p>
    <w:p w14:paraId="62FC362A" w14:textId="77777777" w:rsidR="005A193E" w:rsidRDefault="005A193E" w:rsidP="005A193E">
      <w:pPr>
        <w:autoSpaceDE w:val="0"/>
        <w:autoSpaceDN w:val="0"/>
        <w:adjustRightInd w:val="0"/>
        <w:spacing w:before="0" w:after="0" w:line="240" w:lineRule="auto"/>
        <w:jc w:val="left"/>
        <w:rPr>
          <w:rFonts w:ascii="Courier New" w:hAnsi="Courier New" w:cs="Courier New"/>
          <w:color w:val="000000"/>
          <w:sz w:val="24"/>
          <w:szCs w:val="24"/>
          <w:highlight w:val="white"/>
          <w:lang w:val="sv-SE"/>
        </w:rPr>
      </w:pPr>
      <w:r>
        <w:rPr>
          <w:rFonts w:ascii="Courier New" w:hAnsi="Courier New" w:cs="Courier New"/>
          <w:color w:val="000000"/>
          <w:sz w:val="24"/>
          <w:szCs w:val="24"/>
          <w:highlight w:val="white"/>
          <w:lang w:val="sv-SE"/>
        </w:rPr>
        <w:t xml:space="preserve">           (rightSymbol.Offset != 0)) ||</w:t>
      </w:r>
    </w:p>
    <w:p w14:paraId="00B6D310" w14:textId="77777777" w:rsidR="005A193E" w:rsidRDefault="005A193E" w:rsidP="005A193E">
      <w:pPr>
        <w:autoSpaceDE w:val="0"/>
        <w:autoSpaceDN w:val="0"/>
        <w:adjustRightInd w:val="0"/>
        <w:spacing w:before="0" w:after="0" w:line="240" w:lineRule="auto"/>
        <w:jc w:val="left"/>
        <w:rPr>
          <w:rFonts w:ascii="Courier New" w:hAnsi="Courier New" w:cs="Courier New"/>
          <w:color w:val="000000"/>
          <w:sz w:val="24"/>
          <w:szCs w:val="24"/>
          <w:highlight w:val="white"/>
          <w:lang w:val="sv-SE"/>
        </w:rPr>
      </w:pPr>
      <w:r>
        <w:rPr>
          <w:rFonts w:ascii="Courier New" w:hAnsi="Courier New" w:cs="Courier New"/>
          <w:color w:val="000000"/>
          <w:sz w:val="24"/>
          <w:szCs w:val="24"/>
          <w:highlight w:val="white"/>
          <w:lang w:val="sv-SE"/>
        </w:rPr>
        <w:t xml:space="preserve">           ((rightSymbol.Value </w:t>
      </w:r>
      <w:r>
        <w:rPr>
          <w:rFonts w:ascii="Courier New" w:hAnsi="Courier New" w:cs="Courier New"/>
          <w:color w:val="0000FF"/>
          <w:sz w:val="24"/>
          <w:szCs w:val="24"/>
          <w:highlight w:val="white"/>
          <w:lang w:val="sv-SE"/>
        </w:rPr>
        <w:t>is</w:t>
      </w:r>
      <w:r>
        <w:rPr>
          <w:rFonts w:ascii="Courier New" w:hAnsi="Courier New" w:cs="Courier New"/>
          <w:color w:val="000000"/>
          <w:sz w:val="24"/>
          <w:szCs w:val="24"/>
          <w:highlight w:val="white"/>
          <w:lang w:val="sv-SE"/>
        </w:rPr>
        <w:t xml:space="preserve"> </w:t>
      </w:r>
      <w:r>
        <w:rPr>
          <w:rFonts w:ascii="Courier New" w:hAnsi="Courier New" w:cs="Courier New"/>
          <w:color w:val="2B91AF"/>
          <w:sz w:val="24"/>
          <w:szCs w:val="24"/>
          <w:highlight w:val="white"/>
          <w:lang w:val="sv-SE"/>
        </w:rPr>
        <w:t>StaticAddress</w:t>
      </w:r>
      <w:r>
        <w:rPr>
          <w:rFonts w:ascii="Courier New" w:hAnsi="Courier New" w:cs="Courier New"/>
          <w:color w:val="000000"/>
          <w:sz w:val="24"/>
          <w:szCs w:val="24"/>
          <w:highlight w:val="white"/>
          <w:lang w:val="sv-SE"/>
        </w:rPr>
        <w:t>) &amp;&amp;</w:t>
      </w:r>
    </w:p>
    <w:p w14:paraId="00CBAC36" w14:textId="77777777" w:rsidR="005A193E" w:rsidRDefault="005A193E" w:rsidP="005A193E">
      <w:pPr>
        <w:autoSpaceDE w:val="0"/>
        <w:autoSpaceDN w:val="0"/>
        <w:adjustRightInd w:val="0"/>
        <w:spacing w:before="0" w:after="0" w:line="240" w:lineRule="auto"/>
        <w:jc w:val="left"/>
        <w:rPr>
          <w:rFonts w:ascii="Courier New" w:hAnsi="Courier New" w:cs="Courier New"/>
          <w:color w:val="000000"/>
          <w:sz w:val="24"/>
          <w:szCs w:val="24"/>
          <w:highlight w:val="white"/>
          <w:lang w:val="sv-SE"/>
        </w:rPr>
      </w:pPr>
      <w:r>
        <w:rPr>
          <w:rFonts w:ascii="Courier New" w:hAnsi="Courier New" w:cs="Courier New"/>
          <w:color w:val="000000"/>
          <w:sz w:val="24"/>
          <w:szCs w:val="24"/>
          <w:highlight w:val="white"/>
          <w:lang w:val="sv-SE"/>
        </w:rPr>
        <w:t xml:space="preserve">            (((</w:t>
      </w:r>
      <w:r>
        <w:rPr>
          <w:rFonts w:ascii="Courier New" w:hAnsi="Courier New" w:cs="Courier New"/>
          <w:color w:val="2B91AF"/>
          <w:sz w:val="24"/>
          <w:szCs w:val="24"/>
          <w:highlight w:val="white"/>
          <w:lang w:val="sv-SE"/>
        </w:rPr>
        <w:t>StaticAddress</w:t>
      </w:r>
      <w:r>
        <w:rPr>
          <w:rFonts w:ascii="Courier New" w:hAnsi="Courier New" w:cs="Courier New"/>
          <w:color w:val="000000"/>
          <w:sz w:val="24"/>
          <w:szCs w:val="24"/>
          <w:highlight w:val="white"/>
          <w:lang w:val="sv-SE"/>
        </w:rPr>
        <w:t>) rightSymbol.Value).Offset != 0)))) {</w:t>
      </w:r>
    </w:p>
    <w:p w14:paraId="209A4B38" w14:textId="77777777" w:rsidR="005A193E" w:rsidRDefault="005A193E" w:rsidP="005A193E">
      <w:pPr>
        <w:autoSpaceDE w:val="0"/>
        <w:autoSpaceDN w:val="0"/>
        <w:adjustRightInd w:val="0"/>
        <w:spacing w:before="0" w:after="0" w:line="240" w:lineRule="auto"/>
        <w:jc w:val="left"/>
        <w:rPr>
          <w:rFonts w:ascii="Courier New" w:hAnsi="Courier New" w:cs="Courier New"/>
          <w:color w:val="000000"/>
          <w:sz w:val="24"/>
          <w:szCs w:val="24"/>
          <w:highlight w:val="white"/>
          <w:lang w:val="sv-SE"/>
        </w:rPr>
      </w:pPr>
      <w:r>
        <w:rPr>
          <w:rFonts w:ascii="Courier New" w:hAnsi="Courier New" w:cs="Courier New"/>
          <w:color w:val="000000"/>
          <w:sz w:val="24"/>
          <w:szCs w:val="24"/>
          <w:highlight w:val="white"/>
          <w:lang w:val="sv-SE"/>
        </w:rPr>
        <w:lastRenderedPageBreak/>
        <w:t xml:space="preserve">        rightTrack = LoadValueToRegister(rightSymbol);</w:t>
      </w:r>
    </w:p>
    <w:p w14:paraId="5A4459C7" w14:textId="77777777" w:rsidR="005A193E" w:rsidRDefault="005A193E" w:rsidP="005A193E">
      <w:pPr>
        <w:autoSpaceDE w:val="0"/>
        <w:autoSpaceDN w:val="0"/>
        <w:adjustRightInd w:val="0"/>
        <w:spacing w:before="0" w:after="0" w:line="240" w:lineRule="auto"/>
        <w:jc w:val="left"/>
        <w:rPr>
          <w:rFonts w:ascii="Courier New" w:hAnsi="Courier New" w:cs="Courier New"/>
          <w:color w:val="000000"/>
          <w:sz w:val="24"/>
          <w:szCs w:val="24"/>
          <w:highlight w:val="white"/>
          <w:lang w:val="sv-SE"/>
        </w:rPr>
      </w:pPr>
      <w:r>
        <w:rPr>
          <w:rFonts w:ascii="Courier New" w:hAnsi="Courier New" w:cs="Courier New"/>
          <w:color w:val="000000"/>
          <w:sz w:val="24"/>
          <w:szCs w:val="24"/>
          <w:highlight w:val="white"/>
          <w:lang w:val="sv-SE"/>
        </w:rPr>
        <w:t xml:space="preserve">      }</w:t>
      </w:r>
    </w:p>
    <w:p w14:paraId="0CBDEFEB" w14:textId="77777777" w:rsidR="005A193E" w:rsidRDefault="005A193E" w:rsidP="00BD41EA">
      <w:pPr>
        <w:pStyle w:val="Code"/>
        <w:rPr>
          <w:highlight w:val="white"/>
        </w:rPr>
      </w:pPr>
    </w:p>
    <w:p w14:paraId="674AEC83" w14:textId="6843D136" w:rsidR="00BD41EA" w:rsidRPr="00BD41EA" w:rsidRDefault="00BD41EA" w:rsidP="00BD41EA">
      <w:pPr>
        <w:pStyle w:val="Code"/>
        <w:rPr>
          <w:highlight w:val="white"/>
        </w:rPr>
      </w:pPr>
      <w:r w:rsidRPr="00BD41EA">
        <w:rPr>
          <w:highlight w:val="white"/>
        </w:rPr>
        <w:t xml:space="preserve">      if ((rightTrack == null) &amp;&amp; (rightSymbol.Value is BigInteger) &amp;&amp;</w:t>
      </w:r>
    </w:p>
    <w:p w14:paraId="406043CB" w14:textId="77777777" w:rsidR="00BD41EA" w:rsidRPr="00BD41EA" w:rsidRDefault="00BD41EA" w:rsidP="00BD41EA">
      <w:pPr>
        <w:pStyle w:val="Code"/>
        <w:rPr>
          <w:highlight w:val="white"/>
        </w:rPr>
      </w:pPr>
      <w:r w:rsidRPr="00BD41EA">
        <w:rPr>
          <w:highlight w:val="white"/>
        </w:rPr>
        <w:t xml:space="preserve">          ((middleOperator != MiddleOperator.Assign) ||</w:t>
      </w:r>
    </w:p>
    <w:p w14:paraId="4815934B" w14:textId="77777777" w:rsidR="00BD41EA" w:rsidRPr="00BD41EA" w:rsidRDefault="00BD41EA" w:rsidP="00BD41EA">
      <w:pPr>
        <w:pStyle w:val="Code"/>
        <w:rPr>
          <w:highlight w:val="white"/>
        </w:rPr>
      </w:pPr>
      <w:r w:rsidRPr="00BD41EA">
        <w:rPr>
          <w:highlight w:val="white"/>
        </w:rPr>
        <w:t xml:space="preserve">           ((leftTrack == null) &amp;&amp;</w:t>
      </w:r>
    </w:p>
    <w:p w14:paraId="7EC08832" w14:textId="77777777" w:rsidR="00BD41EA" w:rsidRPr="00BD41EA" w:rsidRDefault="00BD41EA" w:rsidP="00BD41EA">
      <w:pPr>
        <w:pStyle w:val="Code"/>
        <w:rPr>
          <w:highlight w:val="white"/>
        </w:rPr>
      </w:pPr>
      <w:r w:rsidRPr="00BD41EA">
        <w:rPr>
          <w:highlight w:val="white"/>
        </w:rPr>
        <w:t xml:space="preserve">            !(leftSymbol.Type.IsArrayFunctionOrString() ||</w:t>
      </w:r>
    </w:p>
    <w:p w14:paraId="3B35F235" w14:textId="77777777" w:rsidR="00BD41EA" w:rsidRPr="00BD41EA" w:rsidRDefault="00BD41EA" w:rsidP="00BD41EA">
      <w:pPr>
        <w:pStyle w:val="Code"/>
        <w:rPr>
          <w:highlight w:val="white"/>
        </w:rPr>
      </w:pPr>
      <w:r w:rsidRPr="00BD41EA">
        <w:rPr>
          <w:highlight w:val="white"/>
        </w:rPr>
        <w:t xml:space="preserve">             (leftSymbol.Value is StaticAddress))))) {</w:t>
      </w:r>
    </w:p>
    <w:p w14:paraId="1F99A177" w14:textId="77777777" w:rsidR="00BD41EA" w:rsidRPr="00BD41EA" w:rsidRDefault="00BD41EA" w:rsidP="00BD41EA">
      <w:pPr>
        <w:pStyle w:val="Code"/>
        <w:rPr>
          <w:highlight w:val="white"/>
        </w:rPr>
      </w:pPr>
      <w:r w:rsidRPr="00BD41EA">
        <w:rPr>
          <w:highlight w:val="white"/>
        </w:rPr>
        <w:t xml:space="preserve">        BigInteger bigValue = (BigInteger) rightSymbol.Value;</w:t>
      </w:r>
    </w:p>
    <w:p w14:paraId="63D40D46" w14:textId="77777777" w:rsidR="00BD41EA" w:rsidRPr="00BD41EA" w:rsidRDefault="00BD41EA" w:rsidP="00BD41EA">
      <w:pPr>
        <w:pStyle w:val="Code"/>
        <w:rPr>
          <w:highlight w:val="white"/>
        </w:rPr>
      </w:pPr>
    </w:p>
    <w:p w14:paraId="590E155D" w14:textId="77777777" w:rsidR="00BD41EA" w:rsidRPr="00BD41EA" w:rsidRDefault="00BD41EA" w:rsidP="00BD41EA">
      <w:pPr>
        <w:pStyle w:val="Code"/>
        <w:rPr>
          <w:highlight w:val="white"/>
        </w:rPr>
      </w:pPr>
      <w:r w:rsidRPr="00BD41EA">
        <w:rPr>
          <w:highlight w:val="white"/>
        </w:rPr>
        <w:t xml:space="preserve">        if (!((-2147483648 &lt;= bigValue) &amp;&amp; (bigValue &lt;= 2147483647))) {</w:t>
      </w:r>
    </w:p>
    <w:p w14:paraId="0C566FF3" w14:textId="77777777" w:rsidR="00BD41EA" w:rsidRPr="00BD41EA" w:rsidRDefault="00BD41EA" w:rsidP="00BD41EA">
      <w:pPr>
        <w:pStyle w:val="Code"/>
        <w:rPr>
          <w:highlight w:val="white"/>
        </w:rPr>
      </w:pPr>
      <w:r w:rsidRPr="00BD41EA">
        <w:rPr>
          <w:highlight w:val="white"/>
        </w:rPr>
        <w:t xml:space="preserve">          rightTrack = LoadValueToRegister(rightSymbol);</w:t>
      </w:r>
    </w:p>
    <w:p w14:paraId="6B11649D" w14:textId="77777777" w:rsidR="00BD41EA" w:rsidRPr="00BD41EA" w:rsidRDefault="00BD41EA" w:rsidP="00BD41EA">
      <w:pPr>
        <w:pStyle w:val="Code"/>
        <w:rPr>
          <w:highlight w:val="white"/>
        </w:rPr>
      </w:pPr>
      <w:r w:rsidRPr="00BD41EA">
        <w:rPr>
          <w:highlight w:val="white"/>
        </w:rPr>
        <w:t xml:space="preserve">        }</w:t>
      </w:r>
    </w:p>
    <w:p w14:paraId="154DC2BD" w14:textId="77777777" w:rsidR="00BD41EA" w:rsidRPr="00BD41EA" w:rsidRDefault="00BD41EA" w:rsidP="00BD41EA">
      <w:pPr>
        <w:pStyle w:val="Code"/>
        <w:rPr>
          <w:highlight w:val="white"/>
        </w:rPr>
      </w:pPr>
      <w:r w:rsidRPr="00BD41EA">
        <w:rPr>
          <w:highlight w:val="white"/>
        </w:rPr>
        <w:t xml:space="preserve">      }</w:t>
      </w:r>
    </w:p>
    <w:p w14:paraId="560CC73D" w14:textId="77777777" w:rsidR="002F73EF" w:rsidRPr="00304E69" w:rsidRDefault="002F73EF" w:rsidP="002F73EF">
      <w:pPr>
        <w:rPr>
          <w:highlight w:val="white"/>
        </w:rPr>
      </w:pPr>
      <w:r>
        <w:rPr>
          <w:highlight w:val="white"/>
        </w:rPr>
        <w:t>In case of the left or right shift operator, we need to load the right symbol into a specific register due to technical limitations.</w:t>
      </w:r>
    </w:p>
    <w:p w14:paraId="43445A28" w14:textId="77777777" w:rsidR="002F73EF" w:rsidRPr="00304E69" w:rsidRDefault="002F73EF" w:rsidP="002F73EF">
      <w:pPr>
        <w:pStyle w:val="Code"/>
        <w:rPr>
          <w:highlight w:val="white"/>
        </w:rPr>
      </w:pPr>
      <w:r w:rsidRPr="00304E69">
        <w:rPr>
          <w:highlight w:val="white"/>
        </w:rPr>
        <w:t xml:space="preserve">      if (MiddleCode.IsShift(middleOperator)) {</w:t>
      </w:r>
    </w:p>
    <w:p w14:paraId="3043990F" w14:textId="77777777" w:rsidR="002F73EF" w:rsidRPr="00304E69" w:rsidRDefault="002F73EF" w:rsidP="002F73EF">
      <w:pPr>
        <w:pStyle w:val="Code"/>
        <w:rPr>
          <w:highlight w:val="white"/>
        </w:rPr>
      </w:pPr>
      <w:r w:rsidRPr="00304E69">
        <w:rPr>
          <w:highlight w:val="white"/>
        </w:rPr>
        <w:t xml:space="preserve">        rightTrack =</w:t>
      </w:r>
    </w:p>
    <w:p w14:paraId="2C5396D6" w14:textId="77777777" w:rsidR="002F73EF" w:rsidRPr="00304E69" w:rsidRDefault="002F73EF" w:rsidP="002F73EF">
      <w:pPr>
        <w:pStyle w:val="Code"/>
        <w:rPr>
          <w:highlight w:val="white"/>
        </w:rPr>
      </w:pPr>
      <w:r w:rsidRPr="00304E69">
        <w:rPr>
          <w:highlight w:val="white"/>
        </w:rPr>
        <w:t xml:space="preserve">          LoadValueToRegister(rightSymbol, AssemblyCode.ShiftRegister);</w:t>
      </w:r>
    </w:p>
    <w:p w14:paraId="1DCE6709" w14:textId="77777777" w:rsidR="002F73EF" w:rsidRPr="00304E69" w:rsidRDefault="002F73EF" w:rsidP="002F73EF">
      <w:pPr>
        <w:pStyle w:val="Code"/>
        <w:rPr>
          <w:highlight w:val="white"/>
        </w:rPr>
      </w:pPr>
      <w:r w:rsidRPr="00304E69">
        <w:rPr>
          <w:highlight w:val="white"/>
        </w:rPr>
        <w:t xml:space="preserve">      }</w:t>
      </w:r>
    </w:p>
    <w:p w14:paraId="12538F33" w14:textId="77777777" w:rsidR="002F73EF" w:rsidRPr="00304E69" w:rsidRDefault="002F73EF" w:rsidP="002F73EF">
      <w:pPr>
        <w:pStyle w:val="Code"/>
        <w:rPr>
          <w:highlight w:val="white"/>
        </w:rPr>
      </w:pPr>
    </w:p>
    <w:p w14:paraId="2AA96395" w14:textId="77777777" w:rsidR="002F73EF" w:rsidRPr="00304E69" w:rsidRDefault="002F73EF" w:rsidP="002F73EF">
      <w:pPr>
        <w:pStyle w:val="Code"/>
        <w:rPr>
          <w:highlight w:val="white"/>
        </w:rPr>
      </w:pPr>
      <w:r w:rsidRPr="00304E69">
        <w:rPr>
          <w:highlight w:val="white"/>
        </w:rPr>
        <w:t xml:space="preserve">      int typeSize = leftSymbol.Type.Size();</w:t>
      </w:r>
    </w:p>
    <w:p w14:paraId="3F5E0C9E" w14:textId="77777777" w:rsidR="002F73EF" w:rsidRPr="00304E69" w:rsidRDefault="002F73EF" w:rsidP="002F73EF">
      <w:pPr>
        <w:pStyle w:val="Code"/>
        <w:rPr>
          <w:highlight w:val="white"/>
        </w:rPr>
      </w:pPr>
      <w:r w:rsidRPr="00304E69">
        <w:rPr>
          <w:highlight w:val="white"/>
        </w:rPr>
        <w:t xml:space="preserve">      AssemblyOperator objectOperator = m_middleToIntegralMap[middleOperator];</w:t>
      </w:r>
    </w:p>
    <w:p w14:paraId="1616D9CD" w14:textId="77777777" w:rsidR="002F73EF" w:rsidRPr="00304E69" w:rsidRDefault="002F73EF" w:rsidP="002F73EF">
      <w:pPr>
        <w:pStyle w:val="Code"/>
        <w:rPr>
          <w:highlight w:val="white"/>
        </w:rPr>
      </w:pPr>
      <w:r w:rsidRPr="00304E69">
        <w:rPr>
          <w:highlight w:val="white"/>
        </w:rPr>
        <w:t xml:space="preserve">      Assert.ErrorXXX(!(leftSymbol.Value is BigInteger));</w:t>
      </w:r>
    </w:p>
    <w:p w14:paraId="05AE3D22" w14:textId="77777777" w:rsidR="002F73EF" w:rsidRDefault="002F73EF" w:rsidP="002F73EF">
      <w:pPr>
        <w:rPr>
          <w:highlight w:val="white"/>
        </w:rPr>
      </w:pPr>
      <w:r>
        <w:rPr>
          <w:highlight w:val="white"/>
        </w:rPr>
        <w:t>If the left symbol if not stored in a register and equals the result value, we do not need to load it into a register. We can just use the address of the left symbol. However, the right symbol needs in some cases to be loaded into a register.</w:t>
      </w:r>
    </w:p>
    <w:p w14:paraId="086BE28C" w14:textId="77777777" w:rsidR="002F73EF" w:rsidRPr="00DF12BF" w:rsidRDefault="002F73EF" w:rsidP="002F73EF">
      <w:pPr>
        <w:rPr>
          <w:highlight w:val="white"/>
        </w:rPr>
      </w:pPr>
      <w:r>
        <w:rPr>
          <w:highlight w:val="white"/>
        </w:rPr>
        <w:t>If the right symbol is already stored in a register, we simply use that register.</w:t>
      </w:r>
    </w:p>
    <w:p w14:paraId="2DDEDA3F" w14:textId="77777777" w:rsidR="002F73EF" w:rsidRPr="00304E69" w:rsidRDefault="002F73EF" w:rsidP="002F73EF">
      <w:pPr>
        <w:pStyle w:val="Code"/>
        <w:rPr>
          <w:highlight w:val="white"/>
        </w:rPr>
      </w:pPr>
      <w:r w:rsidRPr="00304E69">
        <w:rPr>
          <w:highlight w:val="white"/>
        </w:rPr>
        <w:t xml:space="preserve">      if (leftTrack != null) {</w:t>
      </w:r>
    </w:p>
    <w:p w14:paraId="59675E01" w14:textId="77777777" w:rsidR="002F73EF" w:rsidRPr="00304E69" w:rsidRDefault="002F73EF" w:rsidP="002F73EF">
      <w:pPr>
        <w:pStyle w:val="Code"/>
        <w:rPr>
          <w:highlight w:val="white"/>
        </w:rPr>
      </w:pPr>
      <w:r w:rsidRPr="00304E69">
        <w:rPr>
          <w:highlight w:val="white"/>
        </w:rPr>
        <w:t xml:space="preserve">        if (rightTrack != null) {</w:t>
      </w:r>
    </w:p>
    <w:p w14:paraId="6D8E3243" w14:textId="77777777" w:rsidR="002F73EF" w:rsidRPr="00304E69" w:rsidRDefault="002F73EF" w:rsidP="002F73EF">
      <w:pPr>
        <w:pStyle w:val="Code"/>
        <w:rPr>
          <w:highlight w:val="white"/>
        </w:rPr>
      </w:pPr>
      <w:r w:rsidRPr="00304E69">
        <w:rPr>
          <w:highlight w:val="white"/>
        </w:rPr>
        <w:t xml:space="preserve">          AddAssemblyCode(objectOperator, leftTrack, rightTrack);</w:t>
      </w:r>
    </w:p>
    <w:p w14:paraId="032B35BF" w14:textId="77777777" w:rsidR="002F73EF" w:rsidRPr="00304E69" w:rsidRDefault="002F73EF" w:rsidP="002F73EF">
      <w:pPr>
        <w:pStyle w:val="Code"/>
        <w:rPr>
          <w:highlight w:val="white"/>
        </w:rPr>
      </w:pPr>
      <w:r w:rsidRPr="00304E69">
        <w:rPr>
          <w:highlight w:val="white"/>
        </w:rPr>
        <w:t xml:space="preserve">        }</w:t>
      </w:r>
    </w:p>
    <w:p w14:paraId="2BB9882D" w14:textId="77777777" w:rsidR="002F73EF" w:rsidRPr="00DF12BF" w:rsidRDefault="002F73EF" w:rsidP="002F73EF">
      <w:pPr>
        <w:rPr>
          <w:highlight w:val="white"/>
        </w:rPr>
      </w:pPr>
      <w:r>
        <w:rPr>
          <w:highlight w:val="white"/>
        </w:rPr>
        <w:t>If the right symbol is an integer value, we use that value directly.</w:t>
      </w:r>
    </w:p>
    <w:p w14:paraId="07A9EB23" w14:textId="77777777" w:rsidR="002F73EF" w:rsidRPr="00304E69" w:rsidRDefault="002F73EF" w:rsidP="002F73EF">
      <w:pPr>
        <w:pStyle w:val="Code"/>
        <w:rPr>
          <w:highlight w:val="white"/>
        </w:rPr>
      </w:pPr>
      <w:r w:rsidRPr="00304E69">
        <w:rPr>
          <w:highlight w:val="white"/>
        </w:rPr>
        <w:t xml:space="preserve">        else if (rightSymbol.Value is BigInteger) {</w:t>
      </w:r>
    </w:p>
    <w:p w14:paraId="1CAE5E75" w14:textId="77777777" w:rsidR="002F73EF" w:rsidRPr="00304E69" w:rsidRDefault="002F73EF" w:rsidP="002F73EF">
      <w:pPr>
        <w:pStyle w:val="Code"/>
        <w:rPr>
          <w:highlight w:val="white"/>
        </w:rPr>
      </w:pPr>
      <w:r w:rsidRPr="00304E69">
        <w:rPr>
          <w:highlight w:val="white"/>
        </w:rPr>
        <w:t xml:space="preserve">          AddAssemblyCode(objectOperator, leftTrack, rightSymbol.Value);</w:t>
      </w:r>
    </w:p>
    <w:p w14:paraId="686A5F94" w14:textId="77777777" w:rsidR="002F73EF" w:rsidRPr="00304E69" w:rsidRDefault="002F73EF" w:rsidP="002F73EF">
      <w:pPr>
        <w:pStyle w:val="Code"/>
        <w:rPr>
          <w:highlight w:val="white"/>
        </w:rPr>
      </w:pPr>
      <w:r w:rsidRPr="00304E69">
        <w:rPr>
          <w:highlight w:val="white"/>
        </w:rPr>
        <w:t xml:space="preserve">        }</w:t>
      </w:r>
    </w:p>
    <w:p w14:paraId="53E1AFFE" w14:textId="77777777" w:rsidR="002F73EF" w:rsidRPr="00DF12BF" w:rsidRDefault="002F73EF" w:rsidP="002F73EF">
      <w:pPr>
        <w:rPr>
          <w:highlight w:val="white"/>
        </w:rPr>
      </w:pPr>
      <w:r>
        <w:rPr>
          <w:highlight w:val="white"/>
        </w:rPr>
        <w:t>If the right symbol is an array, function, string, or static address, we use its name. Note that we do not need to look into the offset. We can be sure that it is zero, since the symbol would have been loaded into a register at the beginning of this method if the offset had been non-zero.</w:t>
      </w:r>
    </w:p>
    <w:p w14:paraId="14298D73" w14:textId="77777777" w:rsidR="002F73EF" w:rsidRPr="00304E69" w:rsidRDefault="002F73EF" w:rsidP="002F73EF">
      <w:pPr>
        <w:pStyle w:val="Code"/>
        <w:rPr>
          <w:highlight w:val="white"/>
        </w:rPr>
      </w:pPr>
      <w:r w:rsidRPr="00304E69">
        <w:rPr>
          <w:highlight w:val="white"/>
        </w:rPr>
        <w:t xml:space="preserve">        else if (rightSymbol.Type.IsArrayFunctionOrString() ||</w:t>
      </w:r>
    </w:p>
    <w:p w14:paraId="19243704" w14:textId="77777777" w:rsidR="002F73EF" w:rsidRPr="00304E69" w:rsidRDefault="002F73EF" w:rsidP="002F73EF">
      <w:pPr>
        <w:pStyle w:val="Code"/>
        <w:rPr>
          <w:highlight w:val="white"/>
        </w:rPr>
      </w:pPr>
      <w:r w:rsidRPr="00304E69">
        <w:rPr>
          <w:highlight w:val="white"/>
        </w:rPr>
        <w:t xml:space="preserve">                 (rightSymbol.Value is StaticAddress)) {</w:t>
      </w:r>
    </w:p>
    <w:p w14:paraId="1D5F5DCF" w14:textId="77777777" w:rsidR="002F73EF" w:rsidRPr="00304E69" w:rsidRDefault="002F73EF" w:rsidP="002F73EF">
      <w:pPr>
        <w:pStyle w:val="Code"/>
        <w:rPr>
          <w:highlight w:val="white"/>
        </w:rPr>
      </w:pPr>
      <w:r w:rsidRPr="00304E69">
        <w:rPr>
          <w:highlight w:val="white"/>
        </w:rPr>
        <w:t xml:space="preserve">          AddAssemblyCode(objectOperator, leftTrack, Base(rightSymbol));</w:t>
      </w:r>
    </w:p>
    <w:p w14:paraId="6E9EA15E" w14:textId="77777777" w:rsidR="002F73EF" w:rsidRPr="00304E69" w:rsidRDefault="002F73EF" w:rsidP="002F73EF">
      <w:pPr>
        <w:pStyle w:val="Code"/>
        <w:rPr>
          <w:highlight w:val="white"/>
        </w:rPr>
      </w:pPr>
    </w:p>
    <w:p w14:paraId="56A184D0" w14:textId="77777777" w:rsidR="002F73EF" w:rsidRPr="00304E69" w:rsidRDefault="002F73EF" w:rsidP="002F73EF">
      <w:pPr>
        <w:pStyle w:val="Code"/>
        <w:rPr>
          <w:highlight w:val="white"/>
        </w:rPr>
      </w:pPr>
      <w:r w:rsidRPr="00304E69">
        <w:rPr>
          <w:highlight w:val="white"/>
        </w:rPr>
        <w:t xml:space="preserve">          int rightOffset = Offset(rightSymbol);</w:t>
      </w:r>
    </w:p>
    <w:p w14:paraId="0D710E89" w14:textId="77777777" w:rsidR="002F73EF" w:rsidRPr="00304E69" w:rsidRDefault="002F73EF" w:rsidP="002F73EF">
      <w:pPr>
        <w:pStyle w:val="Code"/>
        <w:rPr>
          <w:highlight w:val="white"/>
        </w:rPr>
      </w:pPr>
      <w:r w:rsidRPr="00304E69">
        <w:rPr>
          <w:highlight w:val="white"/>
        </w:rPr>
        <w:t xml:space="preserve">          if (middleOperator == MiddleOperator.Assign) {</w:t>
      </w:r>
    </w:p>
    <w:p w14:paraId="2996BBEE" w14:textId="77777777" w:rsidR="00CE61A4" w:rsidRDefault="002F73EF" w:rsidP="002F73EF">
      <w:pPr>
        <w:pStyle w:val="Code"/>
        <w:rPr>
          <w:highlight w:val="white"/>
        </w:rPr>
      </w:pPr>
      <w:r w:rsidRPr="00304E69">
        <w:rPr>
          <w:highlight w:val="white"/>
        </w:rPr>
        <w:t xml:space="preserve">            AddAssemblyCode(AssemblyOperator.add, leftTrack,</w:t>
      </w:r>
    </w:p>
    <w:p w14:paraId="4547519F" w14:textId="06635229" w:rsidR="002F73EF" w:rsidRPr="00304E69" w:rsidRDefault="00CE61A4" w:rsidP="002F73EF">
      <w:pPr>
        <w:pStyle w:val="Code"/>
        <w:rPr>
          <w:highlight w:val="white"/>
        </w:rPr>
      </w:pPr>
      <w:r>
        <w:rPr>
          <w:highlight w:val="white"/>
        </w:rPr>
        <w:t xml:space="preserve">                           </w:t>
      </w:r>
      <w:r w:rsidR="002F73EF" w:rsidRPr="00304E69">
        <w:rPr>
          <w:highlight w:val="white"/>
        </w:rPr>
        <w:t xml:space="preserve"> </w:t>
      </w:r>
      <w:r>
        <w:rPr>
          <w:highlight w:val="white"/>
        </w:rPr>
        <w:t xml:space="preserve">(BigInteger) </w:t>
      </w:r>
      <w:r w:rsidR="002F73EF" w:rsidRPr="00304E69">
        <w:rPr>
          <w:highlight w:val="white"/>
        </w:rPr>
        <w:t>rightOffset);</w:t>
      </w:r>
    </w:p>
    <w:p w14:paraId="5C130EE9" w14:textId="77777777" w:rsidR="002F73EF" w:rsidRPr="00304E69" w:rsidRDefault="002F73EF" w:rsidP="002F73EF">
      <w:pPr>
        <w:pStyle w:val="Code"/>
        <w:rPr>
          <w:highlight w:val="white"/>
        </w:rPr>
      </w:pPr>
      <w:r w:rsidRPr="00304E69">
        <w:rPr>
          <w:highlight w:val="white"/>
        </w:rPr>
        <w:t xml:space="preserve">          }</w:t>
      </w:r>
    </w:p>
    <w:p w14:paraId="622FEBCA" w14:textId="77777777" w:rsidR="002F73EF" w:rsidRPr="00304E69" w:rsidRDefault="002F73EF" w:rsidP="002F73EF">
      <w:pPr>
        <w:pStyle w:val="Code"/>
        <w:rPr>
          <w:highlight w:val="white"/>
        </w:rPr>
      </w:pPr>
      <w:r w:rsidRPr="00304E69">
        <w:rPr>
          <w:highlight w:val="white"/>
        </w:rPr>
        <w:t xml:space="preserve">          else {</w:t>
      </w:r>
    </w:p>
    <w:p w14:paraId="4A19D67C" w14:textId="77777777" w:rsidR="005E7B0F" w:rsidRDefault="002F73EF" w:rsidP="002F73EF">
      <w:pPr>
        <w:pStyle w:val="Code"/>
        <w:rPr>
          <w:highlight w:val="white"/>
        </w:rPr>
      </w:pPr>
      <w:r w:rsidRPr="00304E69">
        <w:rPr>
          <w:highlight w:val="white"/>
        </w:rPr>
        <w:lastRenderedPageBreak/>
        <w:t xml:space="preserve">            AddAssemblyCode(objectOperator, leftTrack,</w:t>
      </w:r>
    </w:p>
    <w:p w14:paraId="63759AD8" w14:textId="46F89CE2" w:rsidR="002F73EF" w:rsidRPr="00304E69" w:rsidRDefault="005E7B0F" w:rsidP="002F73EF">
      <w:pPr>
        <w:pStyle w:val="Code"/>
        <w:rPr>
          <w:highlight w:val="white"/>
        </w:rPr>
      </w:pPr>
      <w:r>
        <w:rPr>
          <w:highlight w:val="white"/>
        </w:rPr>
        <w:t xml:space="preserve">                           </w:t>
      </w:r>
      <w:r w:rsidR="002F73EF" w:rsidRPr="00304E69">
        <w:rPr>
          <w:highlight w:val="white"/>
        </w:rPr>
        <w:t xml:space="preserve"> </w:t>
      </w:r>
      <w:r w:rsidR="00B05591">
        <w:rPr>
          <w:highlight w:val="white"/>
        </w:rPr>
        <w:t xml:space="preserve">(BigInteger) </w:t>
      </w:r>
      <w:r w:rsidR="002F73EF" w:rsidRPr="00304E69">
        <w:rPr>
          <w:highlight w:val="white"/>
        </w:rPr>
        <w:t>rightOffset);</w:t>
      </w:r>
    </w:p>
    <w:p w14:paraId="31C230FA" w14:textId="77777777" w:rsidR="002F73EF" w:rsidRPr="00304E69" w:rsidRDefault="002F73EF" w:rsidP="002F73EF">
      <w:pPr>
        <w:pStyle w:val="Code"/>
        <w:rPr>
          <w:highlight w:val="white"/>
        </w:rPr>
      </w:pPr>
      <w:r w:rsidRPr="00304E69">
        <w:rPr>
          <w:highlight w:val="white"/>
        </w:rPr>
        <w:t xml:space="preserve">          }</w:t>
      </w:r>
    </w:p>
    <w:p w14:paraId="01DDBEDD" w14:textId="77777777" w:rsidR="002F73EF" w:rsidRPr="00304E69" w:rsidRDefault="002F73EF" w:rsidP="002F73EF">
      <w:pPr>
        <w:pStyle w:val="Code"/>
        <w:rPr>
          <w:highlight w:val="white"/>
        </w:rPr>
      </w:pPr>
      <w:r w:rsidRPr="00304E69">
        <w:rPr>
          <w:highlight w:val="white"/>
        </w:rPr>
        <w:t xml:space="preserve">        }</w:t>
      </w:r>
    </w:p>
    <w:p w14:paraId="32EFE82C" w14:textId="77777777" w:rsidR="002F73EF" w:rsidRPr="00DF12BF" w:rsidRDefault="002F73EF" w:rsidP="002F73EF">
      <w:pPr>
        <w:rPr>
          <w:highlight w:val="white"/>
        </w:rPr>
      </w:pPr>
      <w:r>
        <w:rPr>
          <w:highlight w:val="white"/>
        </w:rPr>
        <w:t>If none of the above cases apply, we need to load the right symbol into a register.</w:t>
      </w:r>
    </w:p>
    <w:p w14:paraId="38AAA931" w14:textId="77777777" w:rsidR="002F73EF" w:rsidRPr="00304E69" w:rsidRDefault="002F73EF" w:rsidP="002F73EF">
      <w:pPr>
        <w:pStyle w:val="Code"/>
        <w:rPr>
          <w:highlight w:val="white"/>
        </w:rPr>
      </w:pPr>
      <w:r w:rsidRPr="00304E69">
        <w:rPr>
          <w:highlight w:val="white"/>
        </w:rPr>
        <w:t xml:space="preserve">        else {</w:t>
      </w:r>
    </w:p>
    <w:p w14:paraId="0629990B" w14:textId="77777777" w:rsidR="002F73EF" w:rsidRPr="00304E69" w:rsidRDefault="002F73EF" w:rsidP="002F73EF">
      <w:pPr>
        <w:pStyle w:val="Code"/>
        <w:rPr>
          <w:highlight w:val="white"/>
        </w:rPr>
      </w:pPr>
      <w:r w:rsidRPr="00304E69">
        <w:rPr>
          <w:highlight w:val="white"/>
        </w:rPr>
        <w:t xml:space="preserve">          if (middleOperator == MiddleOperator.Assign) {</w:t>
      </w:r>
    </w:p>
    <w:p w14:paraId="04E0DF1E" w14:textId="77777777" w:rsidR="002F73EF" w:rsidRPr="00304E69" w:rsidRDefault="002F73EF" w:rsidP="002F73EF">
      <w:pPr>
        <w:pStyle w:val="Code"/>
        <w:rPr>
          <w:highlight w:val="white"/>
        </w:rPr>
      </w:pPr>
      <w:r w:rsidRPr="00304E69">
        <w:rPr>
          <w:highlight w:val="white"/>
        </w:rPr>
        <w:t xml:space="preserve">            leftTrack = new Track(resultSymbol);</w:t>
      </w:r>
    </w:p>
    <w:p w14:paraId="41DC2424" w14:textId="77777777" w:rsidR="002F73EF" w:rsidRPr="00304E69" w:rsidRDefault="002F73EF" w:rsidP="002F73EF">
      <w:pPr>
        <w:pStyle w:val="Code"/>
        <w:rPr>
          <w:highlight w:val="white"/>
        </w:rPr>
      </w:pPr>
      <w:r w:rsidRPr="00304E69">
        <w:rPr>
          <w:highlight w:val="white"/>
        </w:rPr>
        <w:t xml:space="preserve">          }</w:t>
      </w:r>
    </w:p>
    <w:p w14:paraId="3563534B" w14:textId="77777777" w:rsidR="002F73EF" w:rsidRPr="00304E69" w:rsidRDefault="002F73EF" w:rsidP="002F73EF">
      <w:pPr>
        <w:pStyle w:val="Code"/>
        <w:rPr>
          <w:highlight w:val="white"/>
        </w:rPr>
      </w:pPr>
    </w:p>
    <w:p w14:paraId="3E7F3266" w14:textId="77777777" w:rsidR="002F73EF" w:rsidRPr="00304E69" w:rsidRDefault="002F73EF" w:rsidP="002F73EF">
      <w:pPr>
        <w:pStyle w:val="Code"/>
        <w:rPr>
          <w:highlight w:val="white"/>
        </w:rPr>
      </w:pPr>
      <w:r w:rsidRPr="00304E69">
        <w:rPr>
          <w:highlight w:val="white"/>
        </w:rPr>
        <w:t xml:space="preserve">          AddAssemblyCode(objectOperator, leftTrack,</w:t>
      </w:r>
    </w:p>
    <w:p w14:paraId="30BD37D7" w14:textId="77777777" w:rsidR="002F73EF" w:rsidRPr="00304E69" w:rsidRDefault="002F73EF" w:rsidP="002F73EF">
      <w:pPr>
        <w:pStyle w:val="Code"/>
        <w:rPr>
          <w:highlight w:val="white"/>
        </w:rPr>
      </w:pPr>
      <w:r w:rsidRPr="00304E69">
        <w:rPr>
          <w:highlight w:val="white"/>
        </w:rPr>
        <w:t xml:space="preserve">                          Base(rightSymbol), Offset(rightSymbol));</w:t>
      </w:r>
    </w:p>
    <w:p w14:paraId="66140334" w14:textId="77777777" w:rsidR="002F73EF" w:rsidRPr="00304E69" w:rsidRDefault="002F73EF" w:rsidP="002F73EF">
      <w:pPr>
        <w:pStyle w:val="Code"/>
        <w:rPr>
          <w:highlight w:val="white"/>
        </w:rPr>
      </w:pPr>
      <w:r w:rsidRPr="00304E69">
        <w:rPr>
          <w:highlight w:val="white"/>
        </w:rPr>
        <w:t xml:space="preserve">        }</w:t>
      </w:r>
    </w:p>
    <w:p w14:paraId="28CBC266" w14:textId="13D008DC" w:rsidR="002F73EF" w:rsidRPr="00DF12BF" w:rsidRDefault="002F73EF" w:rsidP="002F73EF">
      <w:pPr>
        <w:rPr>
          <w:highlight w:val="white"/>
        </w:rPr>
      </w:pPr>
      <w:r>
        <w:rPr>
          <w:highlight w:val="white"/>
        </w:rPr>
        <w:t xml:space="preserve">The only remaining question is what to do with the resulting value. If the result is a temporary </w:t>
      </w:r>
      <w:r w:rsidR="007A2911">
        <w:rPr>
          <w:highlight w:val="white"/>
        </w:rPr>
        <w:t>variable,</w:t>
      </w:r>
      <w:r>
        <w:rPr>
          <w:highlight w:val="white"/>
        </w:rPr>
        <w:t xml:space="preserve"> we add it to the track map to be used by succeeding instructions.</w:t>
      </w:r>
    </w:p>
    <w:p w14:paraId="2BED9B19" w14:textId="77777777" w:rsidR="002F73EF" w:rsidRPr="00DF12BF" w:rsidRDefault="002F73EF" w:rsidP="002F73EF">
      <w:pPr>
        <w:pStyle w:val="Code"/>
        <w:rPr>
          <w:highlight w:val="white"/>
        </w:rPr>
      </w:pPr>
      <w:r>
        <w:rPr>
          <w:highlight w:val="white"/>
        </w:rPr>
        <w:t xml:space="preserve">        if (resultSymbol != null) {</w:t>
      </w:r>
    </w:p>
    <w:p w14:paraId="3B53765B" w14:textId="77777777" w:rsidR="003550CC" w:rsidRPr="003550CC" w:rsidRDefault="003550CC" w:rsidP="003550CC">
      <w:pPr>
        <w:pStyle w:val="Code"/>
        <w:rPr>
          <w:highlight w:val="white"/>
        </w:rPr>
      </w:pPr>
      <w:r w:rsidRPr="003550CC">
        <w:rPr>
          <w:highlight w:val="white"/>
        </w:rPr>
        <w:t xml:space="preserve">          if (resultSymbol.IsTemporary()) {</w:t>
      </w:r>
    </w:p>
    <w:p w14:paraId="0BF0488B" w14:textId="77777777" w:rsidR="003550CC" w:rsidRPr="003550CC" w:rsidRDefault="003550CC" w:rsidP="003550CC">
      <w:pPr>
        <w:pStyle w:val="Code"/>
        <w:rPr>
          <w:highlight w:val="white"/>
        </w:rPr>
      </w:pPr>
      <w:r w:rsidRPr="003550CC">
        <w:rPr>
          <w:highlight w:val="white"/>
        </w:rPr>
        <w:t xml:space="preserve">            Assert.ErrorXXX(resultSymbol.AddressSymbol == null);</w:t>
      </w:r>
    </w:p>
    <w:p w14:paraId="11FBAF36" w14:textId="77777777" w:rsidR="002F73EF" w:rsidRPr="00304E69" w:rsidRDefault="002F73EF" w:rsidP="002F73EF">
      <w:pPr>
        <w:pStyle w:val="Code"/>
        <w:rPr>
          <w:highlight w:val="white"/>
        </w:rPr>
      </w:pPr>
      <w:r w:rsidRPr="00304E69">
        <w:rPr>
          <w:highlight w:val="white"/>
        </w:rPr>
        <w:t xml:space="preserve">          </w:t>
      </w:r>
      <w:r>
        <w:rPr>
          <w:highlight w:val="white"/>
        </w:rPr>
        <w:t xml:space="preserve">  </w:t>
      </w:r>
      <w:r w:rsidRPr="00304E69">
        <w:rPr>
          <w:highlight w:val="white"/>
        </w:rPr>
        <w:t>m_trackMap.Add(resultSymbol, leftTrack);</w:t>
      </w:r>
    </w:p>
    <w:p w14:paraId="7F7D57CC" w14:textId="77777777" w:rsidR="002F73EF" w:rsidRPr="00304E69" w:rsidRDefault="002F73EF" w:rsidP="002F73EF">
      <w:pPr>
        <w:pStyle w:val="Code"/>
        <w:rPr>
          <w:highlight w:val="white"/>
        </w:rPr>
      </w:pPr>
      <w:r w:rsidRPr="00304E69">
        <w:rPr>
          <w:highlight w:val="white"/>
        </w:rPr>
        <w:t xml:space="preserve">        </w:t>
      </w:r>
      <w:r>
        <w:rPr>
          <w:highlight w:val="white"/>
        </w:rPr>
        <w:t xml:space="preserve">  </w:t>
      </w:r>
      <w:r w:rsidRPr="00304E69">
        <w:rPr>
          <w:highlight w:val="white"/>
        </w:rPr>
        <w:t>}</w:t>
      </w:r>
    </w:p>
    <w:p w14:paraId="069E1B42" w14:textId="77777777" w:rsidR="002F73EF" w:rsidRPr="00DF12BF" w:rsidRDefault="002F73EF" w:rsidP="002F73EF">
      <w:pPr>
        <w:rPr>
          <w:highlight w:val="white"/>
        </w:rPr>
      </w:pPr>
      <w:r>
        <w:rPr>
          <w:highlight w:val="white"/>
        </w:rPr>
        <w:t>If the result is not a temporary variable, we store the value on its address.</w:t>
      </w:r>
    </w:p>
    <w:p w14:paraId="7A88670C" w14:textId="77777777" w:rsidR="002F73EF" w:rsidRPr="00304E69" w:rsidRDefault="002F73EF" w:rsidP="002F73EF">
      <w:pPr>
        <w:pStyle w:val="Code"/>
        <w:rPr>
          <w:highlight w:val="white"/>
        </w:rPr>
      </w:pPr>
      <w:r w:rsidRPr="00304E69">
        <w:rPr>
          <w:highlight w:val="white"/>
        </w:rPr>
        <w:t xml:space="preserve">      </w:t>
      </w:r>
      <w:r>
        <w:rPr>
          <w:highlight w:val="white"/>
        </w:rPr>
        <w:t xml:space="preserve">  </w:t>
      </w:r>
      <w:r w:rsidRPr="00304E69">
        <w:rPr>
          <w:highlight w:val="white"/>
        </w:rPr>
        <w:t xml:space="preserve">  else {</w:t>
      </w:r>
    </w:p>
    <w:p w14:paraId="5DE640C7" w14:textId="77777777" w:rsidR="002F73EF" w:rsidRPr="00304E69" w:rsidRDefault="002F73EF" w:rsidP="002F73EF">
      <w:pPr>
        <w:pStyle w:val="Code"/>
        <w:rPr>
          <w:highlight w:val="white"/>
        </w:rPr>
      </w:pPr>
      <w:r w:rsidRPr="00304E69">
        <w:rPr>
          <w:highlight w:val="white"/>
        </w:rPr>
        <w:t xml:space="preserve">    </w:t>
      </w:r>
      <w:r>
        <w:rPr>
          <w:highlight w:val="white"/>
        </w:rPr>
        <w:t xml:space="preserve">  </w:t>
      </w:r>
      <w:r w:rsidRPr="00304E69">
        <w:rPr>
          <w:highlight w:val="white"/>
        </w:rPr>
        <w:t xml:space="preserve">      AddAssemblyCode(AssemblyOperator.mov, Base(resultSymbol),</w:t>
      </w:r>
    </w:p>
    <w:p w14:paraId="654FF13A" w14:textId="77777777" w:rsidR="002F73EF" w:rsidRPr="00304E69" w:rsidRDefault="002F73EF" w:rsidP="002F73EF">
      <w:pPr>
        <w:pStyle w:val="Code"/>
        <w:rPr>
          <w:highlight w:val="white"/>
        </w:rPr>
      </w:pPr>
      <w:r w:rsidRPr="00304E69">
        <w:rPr>
          <w:highlight w:val="white"/>
        </w:rPr>
        <w:t xml:space="preserve">  </w:t>
      </w:r>
      <w:r>
        <w:rPr>
          <w:highlight w:val="white"/>
        </w:rPr>
        <w:t xml:space="preserve">  </w:t>
      </w:r>
      <w:r w:rsidRPr="00304E69">
        <w:rPr>
          <w:highlight w:val="white"/>
        </w:rPr>
        <w:t xml:space="preserve">                        Offset(resultSymbol), leftTrack);</w:t>
      </w:r>
    </w:p>
    <w:p w14:paraId="46E61D3B" w14:textId="77777777" w:rsidR="002F73EF" w:rsidRDefault="002F73EF" w:rsidP="002F73EF">
      <w:pPr>
        <w:pStyle w:val="Code"/>
        <w:rPr>
          <w:highlight w:val="white"/>
        </w:rPr>
      </w:pPr>
      <w:r>
        <w:rPr>
          <w:highlight w:val="white"/>
        </w:rPr>
        <w:t xml:space="preserve">  </w:t>
      </w:r>
      <w:r w:rsidRPr="00304E69">
        <w:rPr>
          <w:highlight w:val="white"/>
        </w:rPr>
        <w:t xml:space="preserve">        }</w:t>
      </w:r>
    </w:p>
    <w:p w14:paraId="04FC2E23" w14:textId="77777777" w:rsidR="002F73EF" w:rsidRPr="00304E69" w:rsidRDefault="002F73EF" w:rsidP="002F73EF">
      <w:pPr>
        <w:pStyle w:val="Code"/>
        <w:rPr>
          <w:highlight w:val="white"/>
        </w:rPr>
      </w:pPr>
      <w:r>
        <w:rPr>
          <w:highlight w:val="white"/>
        </w:rPr>
        <w:t xml:space="preserve">        }</w:t>
      </w:r>
    </w:p>
    <w:p w14:paraId="5982B60D" w14:textId="05729C1D" w:rsidR="002F73EF" w:rsidRDefault="002F73EF" w:rsidP="002F73EF">
      <w:pPr>
        <w:pStyle w:val="Code"/>
        <w:rPr>
          <w:highlight w:val="white"/>
        </w:rPr>
      </w:pPr>
      <w:r w:rsidRPr="00304E69">
        <w:rPr>
          <w:highlight w:val="white"/>
        </w:rPr>
        <w:t xml:space="preserve">      }</w:t>
      </w:r>
    </w:p>
    <w:p w14:paraId="068EF98D" w14:textId="77777777" w:rsidR="002F73EF" w:rsidRPr="00DF12BF" w:rsidRDefault="002F73EF" w:rsidP="002F73EF">
      <w:pPr>
        <w:rPr>
          <w:highlight w:val="white"/>
        </w:rPr>
      </w:pPr>
      <w:r>
        <w:rPr>
          <w:highlight w:val="white"/>
        </w:rPr>
        <w:t>If the right symbol is stored in a register, we simply use it.</w:t>
      </w:r>
    </w:p>
    <w:p w14:paraId="36084E1F" w14:textId="77777777" w:rsidR="002F73EF" w:rsidRPr="00304E69" w:rsidRDefault="002F73EF" w:rsidP="002F73EF">
      <w:pPr>
        <w:pStyle w:val="Code"/>
        <w:rPr>
          <w:highlight w:val="white"/>
        </w:rPr>
      </w:pPr>
      <w:r w:rsidRPr="00304E69">
        <w:rPr>
          <w:highlight w:val="white"/>
        </w:rPr>
        <w:t xml:space="preserve">      else {</w:t>
      </w:r>
    </w:p>
    <w:p w14:paraId="77A9C211" w14:textId="77777777" w:rsidR="002F73EF" w:rsidRPr="00304E69" w:rsidRDefault="002F73EF" w:rsidP="002F73EF">
      <w:pPr>
        <w:pStyle w:val="Code"/>
        <w:rPr>
          <w:highlight w:val="white"/>
        </w:rPr>
      </w:pPr>
      <w:r w:rsidRPr="00304E69">
        <w:rPr>
          <w:highlight w:val="white"/>
        </w:rPr>
        <w:t xml:space="preserve">        if (rightTrack != null) {</w:t>
      </w:r>
    </w:p>
    <w:p w14:paraId="4686F8F7"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430A000F" w14:textId="77777777" w:rsidR="002F73EF" w:rsidRPr="00304E69" w:rsidRDefault="002F73EF" w:rsidP="002F73EF">
      <w:pPr>
        <w:pStyle w:val="Code"/>
        <w:rPr>
          <w:highlight w:val="white"/>
        </w:rPr>
      </w:pPr>
      <w:r w:rsidRPr="00304E69">
        <w:rPr>
          <w:highlight w:val="white"/>
        </w:rPr>
        <w:t xml:space="preserve">                          Offset(leftSymbol), rightTrack);</w:t>
      </w:r>
    </w:p>
    <w:p w14:paraId="71B1219A" w14:textId="77777777" w:rsidR="002F73EF" w:rsidRPr="00304E69" w:rsidRDefault="002F73EF" w:rsidP="002F73EF">
      <w:pPr>
        <w:pStyle w:val="Code"/>
        <w:rPr>
          <w:highlight w:val="white"/>
        </w:rPr>
      </w:pPr>
      <w:r w:rsidRPr="00304E69">
        <w:rPr>
          <w:highlight w:val="white"/>
        </w:rPr>
        <w:t xml:space="preserve">        }</w:t>
      </w:r>
    </w:p>
    <w:p w14:paraId="33630F33" w14:textId="77777777" w:rsidR="002F73EF" w:rsidRPr="00DF12BF" w:rsidRDefault="002F73EF" w:rsidP="002F73EF">
      <w:pPr>
        <w:rPr>
          <w:highlight w:val="white"/>
        </w:rPr>
      </w:pPr>
      <w:r>
        <w:rPr>
          <w:highlight w:val="white"/>
        </w:rPr>
        <w:t>If the right symbol is an integer value, we simply use it.</w:t>
      </w:r>
    </w:p>
    <w:p w14:paraId="7A4AF3E9" w14:textId="77777777" w:rsidR="002F73EF" w:rsidRPr="00304E69" w:rsidRDefault="002F73EF" w:rsidP="002F73EF">
      <w:pPr>
        <w:pStyle w:val="Code"/>
        <w:rPr>
          <w:highlight w:val="white"/>
        </w:rPr>
      </w:pPr>
      <w:r w:rsidRPr="00304E69">
        <w:rPr>
          <w:highlight w:val="white"/>
        </w:rPr>
        <w:t xml:space="preserve">        else if (rightSymbol.Value is BigInteger) {</w:t>
      </w:r>
    </w:p>
    <w:p w14:paraId="38DFFF41" w14:textId="77777777" w:rsidR="001258D6" w:rsidRPr="00133CD0" w:rsidRDefault="001258D6" w:rsidP="00133CD0">
      <w:pPr>
        <w:pStyle w:val="Code"/>
        <w:rPr>
          <w:highlight w:val="white"/>
        </w:rPr>
      </w:pPr>
      <w:r w:rsidRPr="00133CD0">
        <w:rPr>
          <w:highlight w:val="white"/>
        </w:rPr>
        <w:t xml:space="preserve">          AddAssemblyCode(objectOperator, Base(leftSymbol),</w:t>
      </w:r>
    </w:p>
    <w:p w14:paraId="0450257A" w14:textId="77777777" w:rsidR="001258D6" w:rsidRPr="00133CD0" w:rsidRDefault="001258D6" w:rsidP="00133CD0">
      <w:pPr>
        <w:pStyle w:val="Code"/>
        <w:rPr>
          <w:highlight w:val="white"/>
        </w:rPr>
      </w:pPr>
      <w:r w:rsidRPr="00133CD0">
        <w:rPr>
          <w:highlight w:val="white"/>
        </w:rPr>
        <w:t xml:space="preserve">                          Offset(leftSymbol), rightSymbol.Value, typeSize);</w:t>
      </w:r>
    </w:p>
    <w:p w14:paraId="611075F9" w14:textId="77777777" w:rsidR="002F73EF" w:rsidRPr="00304E69" w:rsidRDefault="002F73EF" w:rsidP="002F73EF">
      <w:pPr>
        <w:pStyle w:val="Code"/>
        <w:rPr>
          <w:highlight w:val="white"/>
        </w:rPr>
      </w:pPr>
      <w:r w:rsidRPr="00304E69">
        <w:rPr>
          <w:highlight w:val="white"/>
        </w:rPr>
        <w:t xml:space="preserve">        }</w:t>
      </w:r>
    </w:p>
    <w:p w14:paraId="4F8AAAFF" w14:textId="77777777" w:rsidR="002F73EF" w:rsidRPr="00DF12BF" w:rsidRDefault="002F73EF" w:rsidP="002F73EF">
      <w:pPr>
        <w:rPr>
          <w:highlight w:val="white"/>
        </w:rPr>
      </w:pPr>
      <w:r>
        <w:rPr>
          <w:highlight w:val="white"/>
        </w:rPr>
        <w:t>If the right symbol is an array, function, string, or static value, we use its address.</w:t>
      </w:r>
    </w:p>
    <w:p w14:paraId="15CED4CD" w14:textId="77777777" w:rsidR="002F73EF" w:rsidRPr="00304E69" w:rsidRDefault="002F73EF" w:rsidP="002F73EF">
      <w:pPr>
        <w:pStyle w:val="Code"/>
        <w:rPr>
          <w:highlight w:val="white"/>
        </w:rPr>
      </w:pPr>
      <w:r w:rsidRPr="00304E69">
        <w:rPr>
          <w:highlight w:val="white"/>
        </w:rPr>
        <w:t xml:space="preserve">        else if (rightSymbol.Type.IsArrayFunctionOrString() ||</w:t>
      </w:r>
    </w:p>
    <w:p w14:paraId="3AC67FFC" w14:textId="77777777" w:rsidR="002F73EF" w:rsidRPr="00304E69" w:rsidRDefault="002F73EF" w:rsidP="002F73EF">
      <w:pPr>
        <w:pStyle w:val="Code"/>
        <w:rPr>
          <w:highlight w:val="white"/>
        </w:rPr>
      </w:pPr>
      <w:r w:rsidRPr="00304E69">
        <w:rPr>
          <w:highlight w:val="white"/>
        </w:rPr>
        <w:t xml:space="preserve">                 (rightSymbol.Value is StaticAddress)) {</w:t>
      </w:r>
    </w:p>
    <w:p w14:paraId="6C28B345"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70725E44" w14:textId="77777777" w:rsidR="002F73EF" w:rsidRPr="00304E69" w:rsidRDefault="002F73EF" w:rsidP="002F73EF">
      <w:pPr>
        <w:pStyle w:val="Code"/>
        <w:rPr>
          <w:highlight w:val="white"/>
        </w:rPr>
      </w:pPr>
      <w:r w:rsidRPr="00304E69">
        <w:rPr>
          <w:highlight w:val="white"/>
        </w:rPr>
        <w:t xml:space="preserve">                          Offset(leftSymbol), Base(rightSymbol), typeSize);</w:t>
      </w:r>
    </w:p>
    <w:p w14:paraId="6E974ED0" w14:textId="77777777" w:rsidR="002F73EF" w:rsidRPr="00304E69" w:rsidRDefault="002F73EF" w:rsidP="002F73EF">
      <w:pPr>
        <w:pStyle w:val="Code"/>
        <w:rPr>
          <w:highlight w:val="white"/>
        </w:rPr>
      </w:pPr>
    </w:p>
    <w:p w14:paraId="3DB761FF" w14:textId="77777777" w:rsidR="002F73EF" w:rsidRPr="00304E69" w:rsidRDefault="002F73EF" w:rsidP="002F73EF">
      <w:pPr>
        <w:pStyle w:val="Code"/>
        <w:rPr>
          <w:highlight w:val="white"/>
        </w:rPr>
      </w:pPr>
      <w:r w:rsidRPr="00304E69">
        <w:rPr>
          <w:highlight w:val="white"/>
        </w:rPr>
        <w:t xml:space="preserve">          int rightOffset = Offset(rightSymbol);</w:t>
      </w:r>
    </w:p>
    <w:p w14:paraId="3F3744C9" w14:textId="77777777" w:rsidR="002F73EF" w:rsidRPr="00304E69" w:rsidRDefault="002F73EF" w:rsidP="002F73EF">
      <w:pPr>
        <w:pStyle w:val="Code"/>
        <w:rPr>
          <w:highlight w:val="white"/>
        </w:rPr>
      </w:pPr>
      <w:r w:rsidRPr="00304E69">
        <w:rPr>
          <w:highlight w:val="white"/>
        </w:rPr>
        <w:t xml:space="preserve">          if (rightOffset != 0) {</w:t>
      </w:r>
    </w:p>
    <w:p w14:paraId="4656A1FE" w14:textId="77777777" w:rsidR="002F73EF" w:rsidRPr="00304E69" w:rsidRDefault="002F73EF" w:rsidP="002F73EF">
      <w:pPr>
        <w:pStyle w:val="Code"/>
        <w:rPr>
          <w:highlight w:val="white"/>
        </w:rPr>
      </w:pPr>
      <w:r w:rsidRPr="00304E69">
        <w:rPr>
          <w:highlight w:val="white"/>
        </w:rPr>
        <w:t xml:space="preserve">            if (middleOperator == MiddleOperator.Assign) {</w:t>
      </w:r>
    </w:p>
    <w:p w14:paraId="0491785A" w14:textId="77777777" w:rsidR="002F73EF" w:rsidRPr="00304E69" w:rsidRDefault="002F73EF" w:rsidP="002F73EF">
      <w:pPr>
        <w:pStyle w:val="Code"/>
        <w:rPr>
          <w:highlight w:val="white"/>
        </w:rPr>
      </w:pPr>
      <w:r w:rsidRPr="00304E69">
        <w:rPr>
          <w:highlight w:val="white"/>
        </w:rPr>
        <w:t xml:space="preserve">              AddAssemblyCode(AssemblyOperator.add, Base(leftSymbol),</w:t>
      </w:r>
    </w:p>
    <w:p w14:paraId="5BC2B776" w14:textId="77777777" w:rsidR="002F73EF" w:rsidRDefault="002F73EF" w:rsidP="002F73EF">
      <w:pPr>
        <w:pStyle w:val="Code"/>
        <w:rPr>
          <w:highlight w:val="white"/>
        </w:rPr>
      </w:pPr>
      <w:r w:rsidRPr="00304E69">
        <w:rPr>
          <w:highlight w:val="white"/>
        </w:rPr>
        <w:t xml:space="preserve">                              Offset(leftSymbol), (BigInteger) rightOffset,</w:t>
      </w:r>
    </w:p>
    <w:p w14:paraId="58050E7F" w14:textId="77777777" w:rsidR="002F73EF" w:rsidRPr="00304E69" w:rsidRDefault="002F73EF" w:rsidP="002F73EF">
      <w:pPr>
        <w:pStyle w:val="Code"/>
        <w:rPr>
          <w:highlight w:val="white"/>
        </w:rPr>
      </w:pPr>
      <w:r>
        <w:rPr>
          <w:highlight w:val="white"/>
        </w:rPr>
        <w:lastRenderedPageBreak/>
        <w:t xml:space="preserve">                             </w:t>
      </w:r>
      <w:r w:rsidRPr="00304E69">
        <w:rPr>
          <w:highlight w:val="white"/>
        </w:rPr>
        <w:t xml:space="preserve"> typeSize);</w:t>
      </w:r>
    </w:p>
    <w:p w14:paraId="5509F5CD" w14:textId="77777777" w:rsidR="002F73EF" w:rsidRPr="00304E69" w:rsidRDefault="002F73EF" w:rsidP="002F73EF">
      <w:pPr>
        <w:pStyle w:val="Code"/>
        <w:rPr>
          <w:highlight w:val="white"/>
        </w:rPr>
      </w:pPr>
      <w:r w:rsidRPr="00304E69">
        <w:rPr>
          <w:highlight w:val="white"/>
        </w:rPr>
        <w:t xml:space="preserve">            }</w:t>
      </w:r>
    </w:p>
    <w:p w14:paraId="7A27A73D" w14:textId="77777777" w:rsidR="002F73EF" w:rsidRPr="00304E69" w:rsidRDefault="002F73EF" w:rsidP="002F73EF">
      <w:pPr>
        <w:pStyle w:val="Code"/>
        <w:rPr>
          <w:highlight w:val="white"/>
        </w:rPr>
      </w:pPr>
      <w:r w:rsidRPr="00304E69">
        <w:rPr>
          <w:highlight w:val="white"/>
        </w:rPr>
        <w:t xml:space="preserve">            else {</w:t>
      </w:r>
    </w:p>
    <w:p w14:paraId="5E47D355"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04834D9B" w14:textId="77777777" w:rsidR="002F73EF" w:rsidRDefault="002F73EF" w:rsidP="002F73EF">
      <w:pPr>
        <w:pStyle w:val="Code"/>
        <w:rPr>
          <w:highlight w:val="white"/>
        </w:rPr>
      </w:pPr>
      <w:r w:rsidRPr="00304E69">
        <w:rPr>
          <w:highlight w:val="white"/>
        </w:rPr>
        <w:t xml:space="preserve">                              Offset(leftSymbol), (BigInteger) rightOffset,</w:t>
      </w:r>
    </w:p>
    <w:p w14:paraId="3C44F219" w14:textId="77777777" w:rsidR="002F73EF" w:rsidRPr="00304E69" w:rsidRDefault="002F73EF" w:rsidP="002F73EF">
      <w:pPr>
        <w:pStyle w:val="Code"/>
        <w:rPr>
          <w:highlight w:val="white"/>
        </w:rPr>
      </w:pPr>
      <w:r>
        <w:rPr>
          <w:highlight w:val="white"/>
        </w:rPr>
        <w:t xml:space="preserve">                             </w:t>
      </w:r>
      <w:r w:rsidRPr="00304E69">
        <w:rPr>
          <w:highlight w:val="white"/>
        </w:rPr>
        <w:t xml:space="preserve"> typeSize);</w:t>
      </w:r>
    </w:p>
    <w:p w14:paraId="3C088B2A" w14:textId="77777777" w:rsidR="002F73EF" w:rsidRPr="00304E69" w:rsidRDefault="002F73EF" w:rsidP="002F73EF">
      <w:pPr>
        <w:pStyle w:val="Code"/>
        <w:rPr>
          <w:highlight w:val="white"/>
        </w:rPr>
      </w:pPr>
      <w:r w:rsidRPr="00304E69">
        <w:rPr>
          <w:highlight w:val="white"/>
        </w:rPr>
        <w:t xml:space="preserve">            }</w:t>
      </w:r>
    </w:p>
    <w:p w14:paraId="2ECF9B2F" w14:textId="77777777" w:rsidR="002F73EF" w:rsidRPr="00304E69" w:rsidRDefault="002F73EF" w:rsidP="002F73EF">
      <w:pPr>
        <w:pStyle w:val="Code"/>
        <w:rPr>
          <w:highlight w:val="white"/>
        </w:rPr>
      </w:pPr>
      <w:r w:rsidRPr="00304E69">
        <w:rPr>
          <w:highlight w:val="white"/>
        </w:rPr>
        <w:t xml:space="preserve">          }</w:t>
      </w:r>
    </w:p>
    <w:p w14:paraId="6D811424" w14:textId="77777777" w:rsidR="002F73EF" w:rsidRDefault="002F73EF" w:rsidP="002F73EF">
      <w:pPr>
        <w:pStyle w:val="Code"/>
        <w:rPr>
          <w:highlight w:val="white"/>
        </w:rPr>
      </w:pPr>
      <w:r w:rsidRPr="00304E69">
        <w:rPr>
          <w:highlight w:val="white"/>
        </w:rPr>
        <w:t xml:space="preserve">        }</w:t>
      </w:r>
    </w:p>
    <w:p w14:paraId="0BEEA084" w14:textId="77777777" w:rsidR="002F73EF" w:rsidRPr="00304E69" w:rsidRDefault="002F73EF" w:rsidP="002F73EF">
      <w:pPr>
        <w:rPr>
          <w:highlight w:val="white"/>
        </w:rPr>
      </w:pPr>
      <w:r>
        <w:rPr>
          <w:highlight w:val="white"/>
        </w:rPr>
        <w:t>If none of the above cases apply, we use the base and offset of the right symbol.</w:t>
      </w:r>
    </w:p>
    <w:p w14:paraId="5C90B01C" w14:textId="77777777" w:rsidR="002F73EF" w:rsidRPr="00304E69" w:rsidRDefault="002F73EF" w:rsidP="002F73EF">
      <w:pPr>
        <w:pStyle w:val="Code"/>
        <w:rPr>
          <w:highlight w:val="white"/>
        </w:rPr>
      </w:pPr>
      <w:r w:rsidRPr="00304E69">
        <w:rPr>
          <w:highlight w:val="white"/>
        </w:rPr>
        <w:t xml:space="preserve">        else {</w:t>
      </w:r>
    </w:p>
    <w:p w14:paraId="35C0F8F1" w14:textId="77777777" w:rsidR="002F73EF" w:rsidRPr="00304E69" w:rsidRDefault="002F73EF" w:rsidP="002F73EF">
      <w:pPr>
        <w:pStyle w:val="Code"/>
        <w:rPr>
          <w:highlight w:val="white"/>
        </w:rPr>
      </w:pPr>
      <w:r w:rsidRPr="00304E69">
        <w:rPr>
          <w:highlight w:val="white"/>
        </w:rPr>
        <w:t xml:space="preserve">          rightTrack = LoadValueToRegister(rightSymbol);</w:t>
      </w:r>
    </w:p>
    <w:p w14:paraId="471AF610"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705EACB6" w14:textId="77777777" w:rsidR="002F73EF" w:rsidRPr="00304E69" w:rsidRDefault="002F73EF" w:rsidP="002F73EF">
      <w:pPr>
        <w:pStyle w:val="Code"/>
        <w:rPr>
          <w:highlight w:val="white"/>
        </w:rPr>
      </w:pPr>
      <w:r w:rsidRPr="00304E69">
        <w:rPr>
          <w:highlight w:val="white"/>
        </w:rPr>
        <w:t xml:space="preserve">                          Offset(leftSymbol), rightTrack);</w:t>
      </w:r>
    </w:p>
    <w:p w14:paraId="7B14A758" w14:textId="77777777" w:rsidR="002F73EF" w:rsidRPr="00304E69" w:rsidRDefault="002F73EF" w:rsidP="002F73EF">
      <w:pPr>
        <w:pStyle w:val="Code"/>
        <w:rPr>
          <w:highlight w:val="white"/>
        </w:rPr>
      </w:pPr>
      <w:r w:rsidRPr="00304E69">
        <w:rPr>
          <w:highlight w:val="white"/>
        </w:rPr>
        <w:t xml:space="preserve">        }</w:t>
      </w:r>
    </w:p>
    <w:p w14:paraId="6264C417" w14:textId="77777777" w:rsidR="002F73EF" w:rsidRPr="00304E69" w:rsidRDefault="002F73EF" w:rsidP="002F73EF">
      <w:pPr>
        <w:pStyle w:val="Code"/>
        <w:rPr>
          <w:highlight w:val="white"/>
        </w:rPr>
      </w:pPr>
      <w:r w:rsidRPr="00304E69">
        <w:rPr>
          <w:highlight w:val="white"/>
        </w:rPr>
        <w:t xml:space="preserve">      }</w:t>
      </w:r>
    </w:p>
    <w:p w14:paraId="4EC3A090" w14:textId="77777777" w:rsidR="002F73EF" w:rsidRPr="00DF12BF" w:rsidRDefault="002F73EF" w:rsidP="002F73EF">
      <w:pPr>
        <w:rPr>
          <w:highlight w:val="white"/>
        </w:rPr>
      </w:pPr>
      <w:r>
        <w:rPr>
          <w:highlight w:val="white"/>
        </w:rPr>
        <w:t>Finally, we need to remove the left and right symbol from the track map, since they shall not be used any more.</w:t>
      </w:r>
    </w:p>
    <w:p w14:paraId="41F397F8" w14:textId="77777777" w:rsidR="002F73EF" w:rsidRPr="00304E69" w:rsidRDefault="002F73EF" w:rsidP="002F73EF">
      <w:pPr>
        <w:pStyle w:val="Code"/>
        <w:rPr>
          <w:highlight w:val="white"/>
        </w:rPr>
      </w:pPr>
      <w:r w:rsidRPr="00304E69">
        <w:rPr>
          <w:highlight w:val="white"/>
        </w:rPr>
        <w:t xml:space="preserve">      m_trackMap.Remove(leftSymbol);</w:t>
      </w:r>
    </w:p>
    <w:p w14:paraId="3919CEE6" w14:textId="77777777" w:rsidR="002F73EF" w:rsidRPr="00304E69" w:rsidRDefault="002F73EF" w:rsidP="002F73EF">
      <w:pPr>
        <w:pStyle w:val="Code"/>
        <w:rPr>
          <w:highlight w:val="white"/>
        </w:rPr>
      </w:pPr>
      <w:r w:rsidRPr="00304E69">
        <w:rPr>
          <w:highlight w:val="white"/>
        </w:rPr>
        <w:t xml:space="preserve">      m_trackMap.Remove(rightSymbol);</w:t>
      </w:r>
    </w:p>
    <w:p w14:paraId="2E23242C" w14:textId="77777777" w:rsidR="002F73EF" w:rsidRPr="00304E69" w:rsidRDefault="002F73EF" w:rsidP="002F73EF">
      <w:pPr>
        <w:pStyle w:val="Code"/>
        <w:rPr>
          <w:highlight w:val="white"/>
        </w:rPr>
      </w:pPr>
      <w:r w:rsidRPr="00304E69">
        <w:rPr>
          <w:highlight w:val="white"/>
        </w:rPr>
        <w:t xml:space="preserve">    }</w:t>
      </w:r>
    </w:p>
    <w:p w14:paraId="57AE9FF8" w14:textId="77777777" w:rsidR="00184AA8" w:rsidRPr="00C64273" w:rsidRDefault="00184AA8" w:rsidP="00184AA8">
      <w:pPr>
        <w:pStyle w:val="Rubrik3"/>
        <w:numPr>
          <w:ilvl w:val="2"/>
          <w:numId w:val="133"/>
        </w:numPr>
        <w:rPr>
          <w:highlight w:val="white"/>
        </w:rPr>
      </w:pPr>
      <w:r w:rsidRPr="00C64273">
        <w:rPr>
          <w:highlight w:val="white"/>
        </w:rPr>
        <w:t>Base and Offset</w:t>
      </w:r>
    </w:p>
    <w:p w14:paraId="613BC4AF" w14:textId="77777777" w:rsidR="00184AA8" w:rsidRPr="00533A30" w:rsidRDefault="00184AA8" w:rsidP="00184AA8">
      <w:pPr>
        <w:rPr>
          <w:highlight w:val="white"/>
        </w:rPr>
      </w:pPr>
      <w:r>
        <w:rPr>
          <w:highlight w:val="white"/>
        </w:rPr>
        <w:t xml:space="preserve">The </w:t>
      </w:r>
      <w:r w:rsidRPr="00F16CE8">
        <w:rPr>
          <w:rStyle w:val="KeyWord0"/>
          <w:highlight w:val="white"/>
        </w:rPr>
        <w:t>Base</w:t>
      </w:r>
      <w:r>
        <w:rPr>
          <w:highlight w:val="white"/>
        </w:rPr>
        <w:t xml:space="preserve"> method returns the base of a symbol, which may be a register, a track, or a name. If the symbol’s value if a static address we return its name, which will later be replaced by a proper address by the linker.</w:t>
      </w:r>
    </w:p>
    <w:p w14:paraId="4CF55460" w14:textId="77777777" w:rsidR="00184AA8" w:rsidRPr="00892C59" w:rsidRDefault="00184AA8" w:rsidP="00184AA8">
      <w:pPr>
        <w:pStyle w:val="Code"/>
        <w:rPr>
          <w:highlight w:val="white"/>
        </w:rPr>
      </w:pPr>
      <w:r w:rsidRPr="00892C59">
        <w:rPr>
          <w:highlight w:val="white"/>
        </w:rPr>
        <w:t xml:space="preserve">    private object Base(Symbol symbol) {</w:t>
      </w:r>
    </w:p>
    <w:p w14:paraId="7AB2C8CE" w14:textId="77777777" w:rsidR="00184AA8" w:rsidRPr="00892C59" w:rsidRDefault="00184AA8" w:rsidP="00184AA8">
      <w:pPr>
        <w:pStyle w:val="Code"/>
        <w:rPr>
          <w:highlight w:val="white"/>
        </w:rPr>
      </w:pPr>
      <w:r w:rsidRPr="00892C59">
        <w:rPr>
          <w:highlight w:val="white"/>
        </w:rPr>
        <w:t xml:space="preserve">      Assert.ErrorXXX(!(symbol.Value is BigInteger));</w:t>
      </w:r>
    </w:p>
    <w:p w14:paraId="37CE7030" w14:textId="77777777" w:rsidR="00184AA8" w:rsidRPr="00892C59" w:rsidRDefault="00184AA8" w:rsidP="00184AA8">
      <w:pPr>
        <w:pStyle w:val="Code"/>
        <w:rPr>
          <w:highlight w:val="white"/>
        </w:rPr>
      </w:pPr>
    </w:p>
    <w:p w14:paraId="05B2A3E7" w14:textId="77777777" w:rsidR="00184AA8" w:rsidRPr="00892C59" w:rsidRDefault="00184AA8" w:rsidP="00184AA8">
      <w:pPr>
        <w:pStyle w:val="Code"/>
        <w:rPr>
          <w:highlight w:val="white"/>
        </w:rPr>
      </w:pPr>
      <w:r w:rsidRPr="00892C59">
        <w:rPr>
          <w:highlight w:val="white"/>
        </w:rPr>
        <w:t xml:space="preserve">      if (symbol.Value is StaticAddress) {</w:t>
      </w:r>
    </w:p>
    <w:p w14:paraId="31468CD1" w14:textId="77777777" w:rsidR="00184AA8" w:rsidRPr="00892C59" w:rsidRDefault="00184AA8" w:rsidP="00184AA8">
      <w:pPr>
        <w:pStyle w:val="Code"/>
        <w:rPr>
          <w:highlight w:val="white"/>
        </w:rPr>
      </w:pPr>
      <w:r w:rsidRPr="00892C59">
        <w:rPr>
          <w:highlight w:val="white"/>
        </w:rPr>
        <w:t xml:space="preserve">        StaticAddress staticAddress = (StaticAddress) symbol.Value;</w:t>
      </w:r>
    </w:p>
    <w:p w14:paraId="7A94F4BB" w14:textId="77777777" w:rsidR="00184AA8" w:rsidRPr="00892C59" w:rsidRDefault="00184AA8" w:rsidP="00184AA8">
      <w:pPr>
        <w:pStyle w:val="Code"/>
        <w:rPr>
          <w:highlight w:val="white"/>
        </w:rPr>
      </w:pPr>
      <w:r w:rsidRPr="00892C59">
        <w:rPr>
          <w:highlight w:val="white"/>
        </w:rPr>
        <w:t xml:space="preserve">        return staticAddress.UniqueName;</w:t>
      </w:r>
    </w:p>
    <w:p w14:paraId="3F7D9CB9" w14:textId="77777777" w:rsidR="00184AA8" w:rsidRPr="00892C59" w:rsidRDefault="00184AA8" w:rsidP="00184AA8">
      <w:pPr>
        <w:pStyle w:val="Code"/>
        <w:rPr>
          <w:highlight w:val="white"/>
        </w:rPr>
      </w:pPr>
      <w:r w:rsidRPr="00892C59">
        <w:rPr>
          <w:highlight w:val="white"/>
        </w:rPr>
        <w:t xml:space="preserve">      }</w:t>
      </w:r>
    </w:p>
    <w:p w14:paraId="50F24989" w14:textId="77777777" w:rsidR="00184AA8" w:rsidRPr="00533A30" w:rsidRDefault="00184AA8" w:rsidP="00184AA8">
      <w:pPr>
        <w:rPr>
          <w:highlight w:val="white"/>
        </w:rPr>
      </w:pPr>
      <w:r>
        <w:rPr>
          <w:highlight w:val="white"/>
        </w:rPr>
        <w:t xml:space="preserve">If the symbol’s address symbol is not null, the symbol represents a dereferred symbol in a dereference, index, or arrow expression, and we return the register holding the address. We look up the address track (the track of the address symbol) by calling </w:t>
      </w:r>
      <w:r w:rsidRPr="009301DC">
        <w:rPr>
          <w:rStyle w:val="KeyWord0"/>
          <w:highlight w:val="white"/>
        </w:rPr>
        <w:t>LoadValueToRegister</w:t>
      </w:r>
      <w:r>
        <w:rPr>
          <w:highlight w:val="white"/>
        </w:rPr>
        <w:t xml:space="preserve"> and mark the track as pointer, which means that the register allocator will choose the register from a smaller set. Since the track is no longer needed, we delete it from the track map before we return it.</w:t>
      </w:r>
    </w:p>
    <w:p w14:paraId="79FBEEEC" w14:textId="77777777" w:rsidR="00184AA8" w:rsidRPr="00892C59" w:rsidRDefault="00184AA8" w:rsidP="00184AA8">
      <w:pPr>
        <w:pStyle w:val="Code"/>
        <w:rPr>
          <w:highlight w:val="white"/>
        </w:rPr>
      </w:pPr>
      <w:r w:rsidRPr="00892C59">
        <w:rPr>
          <w:highlight w:val="white"/>
        </w:rPr>
        <w:t xml:space="preserve">      else if (symbol.AddressSymbol != null) {</w:t>
      </w:r>
    </w:p>
    <w:p w14:paraId="5109D1FD" w14:textId="77777777" w:rsidR="00184AA8" w:rsidRPr="00892C59" w:rsidRDefault="00184AA8" w:rsidP="00184AA8">
      <w:pPr>
        <w:pStyle w:val="Code"/>
        <w:rPr>
          <w:highlight w:val="white"/>
        </w:rPr>
      </w:pPr>
      <w:r w:rsidRPr="00892C59">
        <w:rPr>
          <w:highlight w:val="white"/>
        </w:rPr>
        <w:t xml:space="preserve">        Track addressTrack = LoadValueToRegister(symbol.AddressSymbol);</w:t>
      </w:r>
    </w:p>
    <w:p w14:paraId="00C9B34D" w14:textId="77777777" w:rsidR="00184AA8" w:rsidRPr="00892C59" w:rsidRDefault="00184AA8" w:rsidP="00184AA8">
      <w:pPr>
        <w:pStyle w:val="Code"/>
        <w:rPr>
          <w:highlight w:val="white"/>
        </w:rPr>
      </w:pPr>
      <w:r w:rsidRPr="00892C59">
        <w:rPr>
          <w:highlight w:val="white"/>
        </w:rPr>
        <w:t xml:space="preserve">        Assert.ErrorXXX((addressTrack.Register == null) ||</w:t>
      </w:r>
    </w:p>
    <w:p w14:paraId="54F04306" w14:textId="77777777" w:rsidR="00184AA8" w:rsidRPr="00892C59" w:rsidRDefault="00184AA8" w:rsidP="00184AA8">
      <w:pPr>
        <w:pStyle w:val="Code"/>
        <w:rPr>
          <w:highlight w:val="white"/>
        </w:rPr>
      </w:pPr>
      <w:r w:rsidRPr="00892C59">
        <w:rPr>
          <w:highlight w:val="white"/>
        </w:rPr>
        <w:t xml:space="preserve">                        RegisterAllocator.PointerRegisterSetWithEllipse.</w:t>
      </w:r>
    </w:p>
    <w:p w14:paraId="204823E9" w14:textId="77777777" w:rsidR="00184AA8" w:rsidRPr="00892C59" w:rsidRDefault="00184AA8" w:rsidP="00184AA8">
      <w:pPr>
        <w:pStyle w:val="Code"/>
        <w:rPr>
          <w:highlight w:val="white"/>
        </w:rPr>
      </w:pPr>
      <w:r w:rsidRPr="00892C59">
        <w:rPr>
          <w:highlight w:val="white"/>
        </w:rPr>
        <w:t xml:space="preserve">                        Contains(addressTrack.Register.Value));</w:t>
      </w:r>
    </w:p>
    <w:p w14:paraId="0A9661B6" w14:textId="77777777" w:rsidR="00184AA8" w:rsidRPr="00892C59" w:rsidRDefault="00184AA8" w:rsidP="00184AA8">
      <w:pPr>
        <w:pStyle w:val="Code"/>
        <w:rPr>
          <w:highlight w:val="white"/>
        </w:rPr>
      </w:pPr>
      <w:r w:rsidRPr="00892C59">
        <w:rPr>
          <w:highlight w:val="white"/>
        </w:rPr>
        <w:t xml:space="preserve">        addressTrack.Pointer = true;</w:t>
      </w:r>
    </w:p>
    <w:p w14:paraId="462F4235" w14:textId="77777777" w:rsidR="00184AA8" w:rsidRPr="00892C59" w:rsidRDefault="00184AA8" w:rsidP="00184AA8">
      <w:pPr>
        <w:pStyle w:val="Code"/>
        <w:rPr>
          <w:highlight w:val="white"/>
        </w:rPr>
      </w:pPr>
      <w:r w:rsidRPr="00892C59">
        <w:rPr>
          <w:highlight w:val="white"/>
        </w:rPr>
        <w:t xml:space="preserve">        m_trackMap.Remove(symbol.AddressSymbol);</w:t>
      </w:r>
    </w:p>
    <w:p w14:paraId="1E0BC2D9" w14:textId="77777777" w:rsidR="00184AA8" w:rsidRPr="00892C59" w:rsidRDefault="00184AA8" w:rsidP="00184AA8">
      <w:pPr>
        <w:pStyle w:val="Code"/>
        <w:rPr>
          <w:highlight w:val="white"/>
        </w:rPr>
      </w:pPr>
      <w:r w:rsidRPr="00892C59">
        <w:rPr>
          <w:highlight w:val="white"/>
        </w:rPr>
        <w:t xml:space="preserve">        return addressTrack;</w:t>
      </w:r>
    </w:p>
    <w:p w14:paraId="443EBF45" w14:textId="77777777" w:rsidR="00184AA8" w:rsidRPr="00892C59" w:rsidRDefault="00184AA8" w:rsidP="00184AA8">
      <w:pPr>
        <w:pStyle w:val="Code"/>
        <w:rPr>
          <w:highlight w:val="white"/>
        </w:rPr>
      </w:pPr>
      <w:r w:rsidRPr="00892C59">
        <w:rPr>
          <w:highlight w:val="white"/>
        </w:rPr>
        <w:t xml:space="preserve">      }</w:t>
      </w:r>
    </w:p>
    <w:p w14:paraId="363C9C00" w14:textId="77777777" w:rsidR="00184AA8" w:rsidRPr="00533A30" w:rsidRDefault="00184AA8" w:rsidP="00184AA8">
      <w:pPr>
        <w:rPr>
          <w:highlight w:val="white"/>
        </w:rPr>
      </w:pPr>
      <w:r>
        <w:rPr>
          <w:highlight w:val="white"/>
        </w:rPr>
        <w:t>If the symbol is extern or static, we return its unique name, which will later be replaced by a proper address by the linker.</w:t>
      </w:r>
    </w:p>
    <w:p w14:paraId="4E396EFC" w14:textId="77777777" w:rsidR="00184AA8" w:rsidRPr="00892C59" w:rsidRDefault="00184AA8" w:rsidP="00184AA8">
      <w:pPr>
        <w:pStyle w:val="Code"/>
        <w:rPr>
          <w:highlight w:val="white"/>
        </w:rPr>
      </w:pPr>
      <w:r w:rsidRPr="00892C59">
        <w:rPr>
          <w:highlight w:val="white"/>
        </w:rPr>
        <w:t xml:space="preserve">      else if (symbol.IsExternOrStatic()) {</w:t>
      </w:r>
    </w:p>
    <w:p w14:paraId="0C63A23A" w14:textId="77777777" w:rsidR="00184AA8" w:rsidRPr="00892C59" w:rsidRDefault="00184AA8" w:rsidP="00184AA8">
      <w:pPr>
        <w:pStyle w:val="Code"/>
        <w:rPr>
          <w:highlight w:val="white"/>
        </w:rPr>
      </w:pPr>
      <w:r w:rsidRPr="00892C59">
        <w:rPr>
          <w:highlight w:val="white"/>
        </w:rPr>
        <w:lastRenderedPageBreak/>
        <w:t xml:space="preserve">        return symbol.UniqueName;</w:t>
      </w:r>
    </w:p>
    <w:p w14:paraId="65533507" w14:textId="77777777" w:rsidR="00184AA8" w:rsidRPr="00892C59" w:rsidRDefault="00184AA8" w:rsidP="00184AA8">
      <w:pPr>
        <w:pStyle w:val="Code"/>
        <w:rPr>
          <w:highlight w:val="white"/>
        </w:rPr>
      </w:pPr>
      <w:r w:rsidRPr="00892C59">
        <w:rPr>
          <w:highlight w:val="white"/>
        </w:rPr>
        <w:t xml:space="preserve">      }</w:t>
      </w:r>
    </w:p>
    <w:p w14:paraId="442642F5" w14:textId="77777777" w:rsidR="00184AA8" w:rsidRPr="00533A30" w:rsidRDefault="00184AA8" w:rsidP="00184AA8">
      <w:pPr>
        <w:rPr>
          <w:highlight w:val="white"/>
        </w:rPr>
      </w:pPr>
      <w:r>
        <w:rPr>
          <w:highlight w:val="white"/>
        </w:rPr>
        <w:t xml:space="preserve">Finally, if the symbol is auto or register, we call </w:t>
      </w:r>
      <w:r w:rsidRPr="00224ED1">
        <w:rPr>
          <w:rStyle w:val="KeyWord0"/>
          <w:highlight w:val="white"/>
        </w:rPr>
        <w:t>BaseRegister</w:t>
      </w:r>
      <w:r>
        <w:rPr>
          <w:highlight w:val="white"/>
        </w:rPr>
        <w:t xml:space="preserve"> to obtain the regular or ellipse frame pointer.</w:t>
      </w:r>
    </w:p>
    <w:p w14:paraId="0AE37CAF" w14:textId="77777777" w:rsidR="00184AA8" w:rsidRPr="00892C59" w:rsidRDefault="00184AA8" w:rsidP="00184AA8">
      <w:pPr>
        <w:pStyle w:val="Code"/>
        <w:rPr>
          <w:highlight w:val="white"/>
        </w:rPr>
      </w:pPr>
      <w:r w:rsidRPr="00892C59">
        <w:rPr>
          <w:highlight w:val="white"/>
        </w:rPr>
        <w:t xml:space="preserve">      else { //resultSymbol.IsAutoOrRegister()</w:t>
      </w:r>
    </w:p>
    <w:p w14:paraId="54330A95" w14:textId="77777777" w:rsidR="00184AA8" w:rsidRPr="00892C59" w:rsidRDefault="00184AA8" w:rsidP="00184AA8">
      <w:pPr>
        <w:pStyle w:val="Code"/>
        <w:rPr>
          <w:highlight w:val="white"/>
        </w:rPr>
      </w:pPr>
      <w:r w:rsidRPr="00892C59">
        <w:rPr>
          <w:highlight w:val="white"/>
        </w:rPr>
        <w:t xml:space="preserve">        return BaseRegister(symbol);</w:t>
      </w:r>
    </w:p>
    <w:p w14:paraId="4529DB22" w14:textId="77777777" w:rsidR="00184AA8" w:rsidRPr="00892C59" w:rsidRDefault="00184AA8" w:rsidP="00184AA8">
      <w:pPr>
        <w:pStyle w:val="Code"/>
        <w:rPr>
          <w:highlight w:val="white"/>
        </w:rPr>
      </w:pPr>
      <w:r w:rsidRPr="00892C59">
        <w:rPr>
          <w:highlight w:val="white"/>
        </w:rPr>
        <w:t xml:space="preserve">      }</w:t>
      </w:r>
    </w:p>
    <w:p w14:paraId="71C87B7E" w14:textId="77777777" w:rsidR="00184AA8" w:rsidRPr="00892C59" w:rsidRDefault="00184AA8" w:rsidP="00184AA8">
      <w:pPr>
        <w:pStyle w:val="Code"/>
        <w:rPr>
          <w:highlight w:val="white"/>
        </w:rPr>
      </w:pPr>
      <w:r w:rsidRPr="00892C59">
        <w:rPr>
          <w:highlight w:val="white"/>
        </w:rPr>
        <w:t xml:space="preserve">    }</w:t>
      </w:r>
    </w:p>
    <w:p w14:paraId="3336904D" w14:textId="77777777" w:rsidR="00184AA8" w:rsidRPr="00533A30" w:rsidRDefault="00184AA8" w:rsidP="00184AA8">
      <w:pPr>
        <w:rPr>
          <w:highlight w:val="white"/>
        </w:rPr>
      </w:pPr>
      <w:r>
        <w:rPr>
          <w:highlight w:val="white"/>
        </w:rPr>
        <w:t xml:space="preserve">The </w:t>
      </w:r>
      <w:r w:rsidRPr="00C30EFF">
        <w:rPr>
          <w:rStyle w:val="KeyWord0"/>
          <w:highlight w:val="white"/>
        </w:rPr>
        <w:t>Offset</w:t>
      </w:r>
      <w:r>
        <w:rPr>
          <w:highlight w:val="white"/>
        </w:rPr>
        <w:t xml:space="preserve"> method returns the offset of the symbol. If its value is a static address, we return the offset of the static address.</w:t>
      </w:r>
    </w:p>
    <w:p w14:paraId="4F4AB9CE" w14:textId="77777777" w:rsidR="00184AA8" w:rsidRPr="00892C59" w:rsidRDefault="00184AA8" w:rsidP="00184AA8">
      <w:pPr>
        <w:pStyle w:val="Code"/>
        <w:rPr>
          <w:highlight w:val="white"/>
        </w:rPr>
      </w:pPr>
      <w:r w:rsidRPr="00892C59">
        <w:rPr>
          <w:highlight w:val="white"/>
        </w:rPr>
        <w:t xml:space="preserve">    private int Offset(Symbol symbol) {</w:t>
      </w:r>
    </w:p>
    <w:p w14:paraId="00C6F9E4" w14:textId="77777777" w:rsidR="00184AA8" w:rsidRPr="00892C59" w:rsidRDefault="00184AA8" w:rsidP="00184AA8">
      <w:pPr>
        <w:pStyle w:val="Code"/>
        <w:rPr>
          <w:highlight w:val="white"/>
        </w:rPr>
      </w:pPr>
      <w:r w:rsidRPr="00892C59">
        <w:rPr>
          <w:highlight w:val="white"/>
        </w:rPr>
        <w:t xml:space="preserve">      Assert.ErrorXXX(!(symbol.Value is BigInteger));</w:t>
      </w:r>
    </w:p>
    <w:p w14:paraId="6C6D6270" w14:textId="77777777" w:rsidR="00184AA8" w:rsidRPr="00892C59" w:rsidRDefault="00184AA8" w:rsidP="00184AA8">
      <w:pPr>
        <w:pStyle w:val="Code"/>
        <w:rPr>
          <w:highlight w:val="white"/>
        </w:rPr>
      </w:pPr>
    </w:p>
    <w:p w14:paraId="3B664EE3" w14:textId="77777777" w:rsidR="00184AA8" w:rsidRPr="00892C59" w:rsidRDefault="00184AA8" w:rsidP="00184AA8">
      <w:pPr>
        <w:pStyle w:val="Code"/>
        <w:rPr>
          <w:highlight w:val="white"/>
        </w:rPr>
      </w:pPr>
      <w:r w:rsidRPr="00892C59">
        <w:rPr>
          <w:highlight w:val="white"/>
        </w:rPr>
        <w:t xml:space="preserve">      if (symbol.Value is StaticAddress) {</w:t>
      </w:r>
    </w:p>
    <w:p w14:paraId="5EED2491" w14:textId="77777777" w:rsidR="00184AA8" w:rsidRPr="00892C59" w:rsidRDefault="00184AA8" w:rsidP="00184AA8">
      <w:pPr>
        <w:pStyle w:val="Code"/>
        <w:rPr>
          <w:highlight w:val="white"/>
        </w:rPr>
      </w:pPr>
      <w:r w:rsidRPr="00892C59">
        <w:rPr>
          <w:highlight w:val="white"/>
        </w:rPr>
        <w:t xml:space="preserve">        StaticAddress staticAddress = (StaticAddress) symbol.Value;</w:t>
      </w:r>
    </w:p>
    <w:p w14:paraId="4AA0C12A" w14:textId="77777777" w:rsidR="00184AA8" w:rsidRPr="00892C59" w:rsidRDefault="00184AA8" w:rsidP="00184AA8">
      <w:pPr>
        <w:pStyle w:val="Code"/>
        <w:rPr>
          <w:highlight w:val="white"/>
        </w:rPr>
      </w:pPr>
      <w:r w:rsidRPr="00892C59">
        <w:rPr>
          <w:highlight w:val="white"/>
        </w:rPr>
        <w:t xml:space="preserve">        return staticAddress.Offset;</w:t>
      </w:r>
    </w:p>
    <w:p w14:paraId="141F5714" w14:textId="77777777" w:rsidR="00184AA8" w:rsidRPr="00892C59" w:rsidRDefault="00184AA8" w:rsidP="00184AA8">
      <w:pPr>
        <w:pStyle w:val="Code"/>
        <w:rPr>
          <w:highlight w:val="white"/>
        </w:rPr>
      </w:pPr>
      <w:r w:rsidRPr="00892C59">
        <w:rPr>
          <w:highlight w:val="white"/>
        </w:rPr>
        <w:t xml:space="preserve">      }</w:t>
      </w:r>
    </w:p>
    <w:p w14:paraId="115C668C" w14:textId="77777777" w:rsidR="00184AA8" w:rsidRPr="00533A30" w:rsidRDefault="00184AA8" w:rsidP="00184AA8">
      <w:pPr>
        <w:rPr>
          <w:highlight w:val="white"/>
        </w:rPr>
      </w:pPr>
      <w:r>
        <w:rPr>
          <w:highlight w:val="white"/>
        </w:rPr>
        <w:t>If the symbol’s address symbol is not null, we return the offset of the address symbol.</w:t>
      </w:r>
    </w:p>
    <w:p w14:paraId="20D6B8E4" w14:textId="77777777" w:rsidR="00184AA8" w:rsidRPr="00892C59" w:rsidRDefault="00184AA8" w:rsidP="00184AA8">
      <w:pPr>
        <w:pStyle w:val="Code"/>
        <w:rPr>
          <w:highlight w:val="white"/>
        </w:rPr>
      </w:pPr>
      <w:r w:rsidRPr="00892C59">
        <w:rPr>
          <w:highlight w:val="white"/>
        </w:rPr>
        <w:t xml:space="preserve">      else if (symbol.AddressSymbol != null) {</w:t>
      </w:r>
    </w:p>
    <w:p w14:paraId="687FC6DC" w14:textId="77777777" w:rsidR="00184AA8" w:rsidRPr="00892C59" w:rsidRDefault="00184AA8" w:rsidP="00184AA8">
      <w:pPr>
        <w:pStyle w:val="Code"/>
        <w:rPr>
          <w:highlight w:val="white"/>
        </w:rPr>
      </w:pPr>
      <w:r w:rsidRPr="00892C59">
        <w:rPr>
          <w:highlight w:val="white"/>
        </w:rPr>
        <w:t xml:space="preserve">        return symbol.AddressOffset;</w:t>
      </w:r>
    </w:p>
    <w:p w14:paraId="08FCE36E" w14:textId="77777777" w:rsidR="00184AA8" w:rsidRPr="00892C59" w:rsidRDefault="00184AA8" w:rsidP="00184AA8">
      <w:pPr>
        <w:pStyle w:val="Code"/>
        <w:rPr>
          <w:highlight w:val="white"/>
        </w:rPr>
      </w:pPr>
      <w:r w:rsidRPr="00892C59">
        <w:rPr>
          <w:highlight w:val="white"/>
        </w:rPr>
        <w:t xml:space="preserve">      }</w:t>
      </w:r>
    </w:p>
    <w:p w14:paraId="68ADAFF3" w14:textId="77777777" w:rsidR="00184AA8" w:rsidRPr="00533A30" w:rsidRDefault="00184AA8" w:rsidP="00184AA8">
      <w:pPr>
        <w:rPr>
          <w:highlight w:val="white"/>
        </w:rPr>
      </w:pPr>
      <w:r>
        <w:rPr>
          <w:highlight w:val="white"/>
        </w:rPr>
        <w:t>Finally, in all other case we return the offset of the symbol. The offset is significant in case of auto or register parameters and variables. In case of an extern or static symbol, the offset is always zero and we will not use the value.</w:t>
      </w:r>
    </w:p>
    <w:p w14:paraId="6A43F7EF" w14:textId="77777777" w:rsidR="00184AA8" w:rsidRPr="00892C59" w:rsidRDefault="00184AA8" w:rsidP="00184AA8">
      <w:pPr>
        <w:pStyle w:val="Code"/>
        <w:rPr>
          <w:highlight w:val="white"/>
        </w:rPr>
      </w:pPr>
      <w:r w:rsidRPr="00892C59">
        <w:rPr>
          <w:highlight w:val="white"/>
        </w:rPr>
        <w:t xml:space="preserve">      else {</w:t>
      </w:r>
    </w:p>
    <w:p w14:paraId="4C8B72ED" w14:textId="77777777" w:rsidR="00184AA8" w:rsidRPr="00892C59" w:rsidRDefault="00184AA8" w:rsidP="00184AA8">
      <w:pPr>
        <w:pStyle w:val="Code"/>
        <w:rPr>
          <w:highlight w:val="white"/>
        </w:rPr>
      </w:pPr>
      <w:r w:rsidRPr="00892C59">
        <w:rPr>
          <w:highlight w:val="white"/>
        </w:rPr>
        <w:t xml:space="preserve">        return symbol.Offset;</w:t>
      </w:r>
    </w:p>
    <w:p w14:paraId="1CC4C58B" w14:textId="77777777" w:rsidR="00184AA8" w:rsidRPr="00892C59" w:rsidRDefault="00184AA8" w:rsidP="00184AA8">
      <w:pPr>
        <w:pStyle w:val="Code"/>
        <w:rPr>
          <w:highlight w:val="white"/>
        </w:rPr>
      </w:pPr>
      <w:r w:rsidRPr="00892C59">
        <w:rPr>
          <w:highlight w:val="white"/>
        </w:rPr>
        <w:t xml:space="preserve">      }</w:t>
      </w:r>
    </w:p>
    <w:p w14:paraId="43DB17FF" w14:textId="77777777" w:rsidR="00184AA8" w:rsidRPr="00892C59" w:rsidRDefault="00184AA8" w:rsidP="00184AA8">
      <w:pPr>
        <w:pStyle w:val="Code"/>
        <w:rPr>
          <w:highlight w:val="white"/>
        </w:rPr>
      </w:pPr>
      <w:r w:rsidRPr="00892C59">
        <w:rPr>
          <w:highlight w:val="white"/>
        </w:rPr>
        <w:t xml:space="preserve">    }</w:t>
      </w:r>
    </w:p>
    <w:p w14:paraId="7AF1EC0E" w14:textId="44894349" w:rsidR="00D935A0" w:rsidRDefault="00791AEE" w:rsidP="00791AEE">
      <w:pPr>
        <w:pStyle w:val="Rubrik3"/>
        <w:rPr>
          <w:highlight w:val="white"/>
        </w:rPr>
      </w:pPr>
      <w:r>
        <w:rPr>
          <w:highlight w:val="white"/>
        </w:rPr>
        <w:t>Case</w:t>
      </w:r>
    </w:p>
    <w:p w14:paraId="60E72913" w14:textId="7AB7D319" w:rsidR="00542755" w:rsidRPr="00542755" w:rsidRDefault="00542755" w:rsidP="00542755">
      <w:pPr>
        <w:rPr>
          <w:highlight w:val="white"/>
        </w:rPr>
      </w:pPr>
      <w:r>
        <w:rPr>
          <w:highlight w:val="white"/>
        </w:rPr>
        <w:t>The Case is method basically checks whether the switch symbol equals a value.</w:t>
      </w:r>
      <w:r w:rsidR="00392E21">
        <w:rPr>
          <w:highlight w:val="white"/>
        </w:rPr>
        <w:t xml:space="preserve"> </w:t>
      </w:r>
      <w:r w:rsidR="00DE762C">
        <w:rPr>
          <w:highlight w:val="white"/>
        </w:rPr>
        <w:t>Normally, we load the value of a symbol into a register, which we add to the track map. After the operation has been performed, we remove the register from the track map. Ho</w:t>
      </w:r>
      <w:r w:rsidR="00182F96">
        <w:rPr>
          <w:highlight w:val="white"/>
        </w:rPr>
        <w:t>we</w:t>
      </w:r>
      <w:r w:rsidR="00DE762C">
        <w:rPr>
          <w:highlight w:val="white"/>
        </w:rPr>
        <w:t xml:space="preserve">ver, in case of a sequence of case statements, we load </w:t>
      </w:r>
      <w:r w:rsidR="00182F96">
        <w:rPr>
          <w:highlight w:val="white"/>
        </w:rPr>
        <w:t>the value of the switch symbol into a register, and then we keep it in the register during all the case test instructions.</w:t>
      </w:r>
    </w:p>
    <w:p w14:paraId="14495308" w14:textId="77777777" w:rsidR="00943F9A" w:rsidRPr="00943F9A" w:rsidRDefault="00943F9A" w:rsidP="00943F9A">
      <w:pPr>
        <w:pStyle w:val="Code"/>
        <w:rPr>
          <w:highlight w:val="white"/>
        </w:rPr>
      </w:pPr>
      <w:r w:rsidRPr="00943F9A">
        <w:rPr>
          <w:highlight w:val="white"/>
        </w:rPr>
        <w:t xml:space="preserve">    public void Case(MiddleCode middleCode) {</w:t>
      </w:r>
    </w:p>
    <w:p w14:paraId="5C0316F9" w14:textId="77777777" w:rsidR="00943F9A" w:rsidRPr="00943F9A" w:rsidRDefault="00943F9A" w:rsidP="00943F9A">
      <w:pPr>
        <w:pStyle w:val="Code"/>
        <w:rPr>
          <w:highlight w:val="white"/>
        </w:rPr>
      </w:pPr>
      <w:r w:rsidRPr="00943F9A">
        <w:rPr>
          <w:highlight w:val="white"/>
        </w:rPr>
        <w:t xml:space="preserve">      Symbol switchSymbol = (Symbol) middleCode[1];</w:t>
      </w:r>
    </w:p>
    <w:p w14:paraId="7D9529B7" w14:textId="037DC4B0" w:rsidR="00943F9A" w:rsidRPr="00943F9A" w:rsidRDefault="00943F9A" w:rsidP="00943F9A">
      <w:pPr>
        <w:pStyle w:val="Code"/>
        <w:rPr>
          <w:highlight w:val="white"/>
        </w:rPr>
      </w:pPr>
      <w:r w:rsidRPr="00943F9A">
        <w:rPr>
          <w:highlight w:val="white"/>
        </w:rPr>
        <w:t xml:space="preserve">      Track switchTrack</w:t>
      </w:r>
      <w:r w:rsidR="00AF349E">
        <w:rPr>
          <w:highlight w:val="white"/>
        </w:rPr>
        <w:t xml:space="preserve"> = LoadValue</w:t>
      </w:r>
      <w:r w:rsidR="00E54B8B">
        <w:rPr>
          <w:highlight w:val="white"/>
        </w:rPr>
        <w:t>To</w:t>
      </w:r>
      <w:r w:rsidR="00AF349E">
        <w:rPr>
          <w:highlight w:val="white"/>
        </w:rPr>
        <w:t>Register(switchSymbol);</w:t>
      </w:r>
    </w:p>
    <w:p w14:paraId="5EDA485B" w14:textId="77777777" w:rsidR="00943F9A" w:rsidRPr="00943F9A" w:rsidRDefault="00943F9A" w:rsidP="00943F9A">
      <w:pPr>
        <w:pStyle w:val="Code"/>
        <w:rPr>
          <w:highlight w:val="white"/>
        </w:rPr>
      </w:pPr>
      <w:r w:rsidRPr="00943F9A">
        <w:rPr>
          <w:highlight w:val="white"/>
        </w:rPr>
        <w:t xml:space="preserve">      Symbol caseSymbol = (Symbol) middleCode[2];</w:t>
      </w:r>
    </w:p>
    <w:p w14:paraId="7716AF4F" w14:textId="77777777" w:rsidR="00943F9A" w:rsidRPr="00943F9A" w:rsidRDefault="00943F9A" w:rsidP="00943F9A">
      <w:pPr>
        <w:pStyle w:val="Code"/>
        <w:rPr>
          <w:highlight w:val="white"/>
        </w:rPr>
      </w:pPr>
      <w:r w:rsidRPr="00943F9A">
        <w:rPr>
          <w:highlight w:val="white"/>
        </w:rPr>
        <w:t xml:space="preserve">      BigInteger caseValue = (BigInteger) caseSymbol.Value; // cmp ax, 123</w:t>
      </w:r>
    </w:p>
    <w:p w14:paraId="3C506B40" w14:textId="68F1C461" w:rsidR="00943F9A" w:rsidRDefault="00943F9A" w:rsidP="00943F9A">
      <w:pPr>
        <w:pStyle w:val="Code"/>
        <w:rPr>
          <w:highlight w:val="white"/>
        </w:rPr>
      </w:pPr>
      <w:r w:rsidRPr="00943F9A">
        <w:rPr>
          <w:highlight w:val="white"/>
        </w:rPr>
        <w:t xml:space="preserve">      AddAssemblyCode(AssemblyOperator.cmp, switchTrack, caseValue);</w:t>
      </w:r>
    </w:p>
    <w:p w14:paraId="4F50127A" w14:textId="77777777" w:rsidR="00172F89" w:rsidRPr="00943F9A" w:rsidRDefault="00172F89" w:rsidP="00172F89">
      <w:pPr>
        <w:pStyle w:val="Code"/>
        <w:rPr>
          <w:highlight w:val="white"/>
        </w:rPr>
      </w:pPr>
      <w:r w:rsidRPr="00943F9A">
        <w:rPr>
          <w:highlight w:val="white"/>
        </w:rPr>
        <w:t xml:space="preserve">      int target = (int) middleCode[0];</w:t>
      </w:r>
    </w:p>
    <w:p w14:paraId="4DE1A32B" w14:textId="77777777" w:rsidR="00172F89" w:rsidRPr="00943F9A" w:rsidRDefault="00172F89" w:rsidP="00172F89">
      <w:pPr>
        <w:pStyle w:val="Code"/>
        <w:rPr>
          <w:highlight w:val="white"/>
        </w:rPr>
      </w:pPr>
      <w:r w:rsidRPr="00943F9A">
        <w:rPr>
          <w:highlight w:val="white"/>
        </w:rPr>
        <w:t xml:space="preserve">      AddAssemblyCode(AssemblyOperator.je, null, null, target);</w:t>
      </w:r>
    </w:p>
    <w:p w14:paraId="1E07A0E6" w14:textId="50621E03" w:rsidR="00392E21" w:rsidRDefault="00392E21" w:rsidP="000D21FE">
      <w:pPr>
        <w:rPr>
          <w:highlight w:val="white"/>
        </w:rPr>
      </w:pPr>
      <w:r>
        <w:rPr>
          <w:highlight w:val="white"/>
        </w:rPr>
        <w:t xml:space="preserve">Note that we do </w:t>
      </w:r>
      <w:r w:rsidR="00953190">
        <w:rPr>
          <w:highlight w:val="white"/>
        </w:rPr>
        <w:t>add</w:t>
      </w:r>
      <w:r>
        <w:rPr>
          <w:highlight w:val="white"/>
        </w:rPr>
        <w:t xml:space="preserve"> the symbol </w:t>
      </w:r>
      <w:r w:rsidR="00953190">
        <w:rPr>
          <w:highlight w:val="white"/>
        </w:rPr>
        <w:t>to</w:t>
      </w:r>
      <w:r>
        <w:rPr>
          <w:highlight w:val="white"/>
        </w:rPr>
        <w:t xml:space="preserve"> the </w:t>
      </w:r>
      <w:r w:rsidR="000D21FE">
        <w:rPr>
          <w:highlight w:val="white"/>
        </w:rPr>
        <w:t>track map</w:t>
      </w:r>
      <w:r w:rsidR="00953190">
        <w:rPr>
          <w:highlight w:val="white"/>
        </w:rPr>
        <w:t>, in order to keep the value in the register thought out all the succeeding case instruction of the switch statement.</w:t>
      </w:r>
    </w:p>
    <w:p w14:paraId="3A6F4747" w14:textId="2CD3228F" w:rsidR="00E54B8B" w:rsidRPr="00943F9A" w:rsidRDefault="00E54B8B" w:rsidP="00943F9A">
      <w:pPr>
        <w:pStyle w:val="Code"/>
        <w:rPr>
          <w:highlight w:val="white"/>
        </w:rPr>
      </w:pPr>
      <w:r>
        <w:rPr>
          <w:highlight w:val="white"/>
        </w:rPr>
        <w:t xml:space="preserve">      m_trackMap.Add(switchSymbol, switchTrack);</w:t>
      </w:r>
    </w:p>
    <w:p w14:paraId="0B922A23" w14:textId="77777777" w:rsidR="00943F9A" w:rsidRPr="00943F9A" w:rsidRDefault="00943F9A" w:rsidP="00943F9A">
      <w:pPr>
        <w:pStyle w:val="Code"/>
        <w:rPr>
          <w:highlight w:val="white"/>
        </w:rPr>
      </w:pPr>
      <w:r w:rsidRPr="00943F9A">
        <w:rPr>
          <w:highlight w:val="white"/>
        </w:rPr>
        <w:t xml:space="preserve">    }</w:t>
      </w:r>
    </w:p>
    <w:p w14:paraId="01672F8D" w14:textId="72B53251" w:rsidR="00943F9A" w:rsidRPr="00943F9A" w:rsidRDefault="00F52C9A" w:rsidP="00F52C9A">
      <w:pPr>
        <w:rPr>
          <w:highlight w:val="white"/>
        </w:rPr>
      </w:pPr>
      <w:r>
        <w:rPr>
          <w:highlight w:val="white"/>
        </w:rPr>
        <w:lastRenderedPageBreak/>
        <w:t xml:space="preserve">The </w:t>
      </w:r>
      <w:r w:rsidRPr="00F52C9A">
        <w:rPr>
          <w:rStyle w:val="KeyWord0"/>
          <w:highlight w:val="white"/>
        </w:rPr>
        <w:t>CaseEnd</w:t>
      </w:r>
      <w:r>
        <w:rPr>
          <w:highlight w:val="white"/>
        </w:rPr>
        <w:t xml:space="preserve"> method is called after the last case </w:t>
      </w:r>
      <w:r w:rsidR="00B419FE">
        <w:rPr>
          <w:highlight w:val="white"/>
        </w:rPr>
        <w:t>instruction</w:t>
      </w:r>
      <w:r w:rsidR="00DE762C">
        <w:rPr>
          <w:highlight w:val="white"/>
        </w:rPr>
        <w:t xml:space="preserve"> of the switch statement</w:t>
      </w:r>
      <w:r>
        <w:rPr>
          <w:highlight w:val="white"/>
        </w:rPr>
        <w:t>. We only remove the switch symbol from the track map</w:t>
      </w:r>
      <w:r w:rsidR="00B419FE">
        <w:rPr>
          <w:highlight w:val="white"/>
        </w:rPr>
        <w:t>, since we do not need to keep the value in the register after the last case instruction.</w:t>
      </w:r>
    </w:p>
    <w:p w14:paraId="6E97D57D" w14:textId="77777777" w:rsidR="00943F9A" w:rsidRPr="00943F9A" w:rsidRDefault="00943F9A" w:rsidP="00943F9A">
      <w:pPr>
        <w:pStyle w:val="Code"/>
        <w:rPr>
          <w:highlight w:val="white"/>
        </w:rPr>
      </w:pPr>
      <w:r w:rsidRPr="00943F9A">
        <w:rPr>
          <w:highlight w:val="white"/>
        </w:rPr>
        <w:t xml:space="preserve">    public void CaseEnd(MiddleCode middleCode) {</w:t>
      </w:r>
    </w:p>
    <w:p w14:paraId="51E60F20" w14:textId="77777777" w:rsidR="00943F9A" w:rsidRPr="00943F9A" w:rsidRDefault="00943F9A" w:rsidP="00943F9A">
      <w:pPr>
        <w:pStyle w:val="Code"/>
        <w:rPr>
          <w:highlight w:val="white"/>
        </w:rPr>
      </w:pPr>
      <w:r w:rsidRPr="00943F9A">
        <w:rPr>
          <w:highlight w:val="white"/>
        </w:rPr>
        <w:t xml:space="preserve">      Symbol symbol = (Symbol) middleCode[0];</w:t>
      </w:r>
    </w:p>
    <w:p w14:paraId="01DF279B" w14:textId="77777777" w:rsidR="00943F9A" w:rsidRPr="00943F9A" w:rsidRDefault="00943F9A" w:rsidP="00943F9A">
      <w:pPr>
        <w:pStyle w:val="Code"/>
        <w:rPr>
          <w:highlight w:val="white"/>
        </w:rPr>
      </w:pPr>
      <w:r w:rsidRPr="00943F9A">
        <w:rPr>
          <w:highlight w:val="white"/>
        </w:rPr>
        <w:t xml:space="preserve">      m_trackMap.Remove(symbol);</w:t>
      </w:r>
    </w:p>
    <w:p w14:paraId="68FF04C7" w14:textId="77777777" w:rsidR="00943F9A" w:rsidRPr="00943F9A" w:rsidRDefault="00943F9A" w:rsidP="00943F9A">
      <w:pPr>
        <w:pStyle w:val="Code"/>
        <w:rPr>
          <w:highlight w:val="white"/>
        </w:rPr>
      </w:pPr>
      <w:r w:rsidRPr="00943F9A">
        <w:rPr>
          <w:highlight w:val="white"/>
        </w:rPr>
        <w:t xml:space="preserve">    }</w:t>
      </w:r>
    </w:p>
    <w:p w14:paraId="01E76C00" w14:textId="500C093D" w:rsidR="0094556E" w:rsidRDefault="007B36F7" w:rsidP="0094556E">
      <w:pPr>
        <w:pStyle w:val="Rubrik3"/>
        <w:rPr>
          <w:highlight w:val="white"/>
        </w:rPr>
      </w:pPr>
      <w:r>
        <w:rPr>
          <w:highlight w:val="white"/>
        </w:rPr>
        <w:t>Address</w:t>
      </w:r>
    </w:p>
    <w:p w14:paraId="78CB4685" w14:textId="15024F5A" w:rsidR="00B419FE" w:rsidRPr="00B419FE" w:rsidRDefault="00B419FE" w:rsidP="00B419FE">
      <w:pPr>
        <w:rPr>
          <w:highlight w:val="white"/>
        </w:rPr>
      </w:pPr>
      <w:r>
        <w:rPr>
          <w:highlight w:val="white"/>
        </w:rPr>
        <w:t xml:space="preserve">The </w:t>
      </w:r>
      <w:r w:rsidRPr="00745599">
        <w:rPr>
          <w:rStyle w:val="KeyWord0"/>
          <w:highlight w:val="white"/>
        </w:rPr>
        <w:t>Address</w:t>
      </w:r>
      <w:r>
        <w:rPr>
          <w:highlight w:val="white"/>
        </w:rPr>
        <w:t xml:space="preserve"> method </w:t>
      </w:r>
      <w:r w:rsidR="00745599">
        <w:rPr>
          <w:highlight w:val="white"/>
        </w:rPr>
        <w:t xml:space="preserve">adds assembly code instructions for the address operator. It is actually quite simple, since we only gave to call </w:t>
      </w:r>
      <w:r w:rsidR="00745599" w:rsidRPr="00745599">
        <w:rPr>
          <w:rStyle w:val="KeyWord0"/>
          <w:highlight w:val="white"/>
        </w:rPr>
        <w:t>LoadAddressToRegister</w:t>
      </w:r>
      <w:r w:rsidR="00745599">
        <w:rPr>
          <w:highlight w:val="white"/>
        </w:rPr>
        <w:t xml:space="preserve"> to load the address of the symbol int</w:t>
      </w:r>
      <w:r w:rsidR="00B07894">
        <w:rPr>
          <w:highlight w:val="white"/>
        </w:rPr>
        <w:t>o</w:t>
      </w:r>
      <w:r w:rsidR="00745599">
        <w:rPr>
          <w:highlight w:val="white"/>
        </w:rPr>
        <w:t xml:space="preserve"> a register.</w:t>
      </w:r>
    </w:p>
    <w:p w14:paraId="10580E92" w14:textId="77777777" w:rsidR="005571B5" w:rsidRPr="005571B5" w:rsidRDefault="005571B5" w:rsidP="005571B5">
      <w:pPr>
        <w:pStyle w:val="Code"/>
        <w:rPr>
          <w:highlight w:val="white"/>
        </w:rPr>
      </w:pPr>
      <w:r w:rsidRPr="005571B5">
        <w:rPr>
          <w:highlight w:val="white"/>
        </w:rPr>
        <w:t xml:space="preserve">    public void Address(MiddleCode middleCode) {</w:t>
      </w:r>
    </w:p>
    <w:p w14:paraId="1D33B861" w14:textId="77777777" w:rsidR="005571B5" w:rsidRPr="005571B5" w:rsidRDefault="005571B5" w:rsidP="005571B5">
      <w:pPr>
        <w:pStyle w:val="Code"/>
        <w:rPr>
          <w:highlight w:val="white"/>
        </w:rPr>
      </w:pPr>
      <w:r w:rsidRPr="005571B5">
        <w:rPr>
          <w:highlight w:val="white"/>
        </w:rPr>
        <w:t xml:space="preserve">      Symbol resultSymbol = (Symbol) middleCode[0],</w:t>
      </w:r>
    </w:p>
    <w:p w14:paraId="643523B3" w14:textId="77777777" w:rsidR="005571B5" w:rsidRPr="005571B5" w:rsidRDefault="005571B5" w:rsidP="005571B5">
      <w:pPr>
        <w:pStyle w:val="Code"/>
        <w:rPr>
          <w:highlight w:val="white"/>
        </w:rPr>
      </w:pPr>
      <w:r w:rsidRPr="005571B5">
        <w:rPr>
          <w:highlight w:val="white"/>
        </w:rPr>
        <w:t xml:space="preserve">             addressSymbol = (Symbol) middleCode[1];</w:t>
      </w:r>
    </w:p>
    <w:p w14:paraId="65A76849" w14:textId="77777777" w:rsidR="005571B5" w:rsidRPr="005571B5" w:rsidRDefault="005571B5" w:rsidP="005571B5">
      <w:pPr>
        <w:pStyle w:val="Code"/>
        <w:rPr>
          <w:highlight w:val="white"/>
        </w:rPr>
      </w:pPr>
      <w:r w:rsidRPr="005571B5">
        <w:rPr>
          <w:highlight w:val="white"/>
        </w:rPr>
        <w:t xml:space="preserve">      Track track = LoadAddressToRegister(addressSymbol);</w:t>
      </w:r>
    </w:p>
    <w:p w14:paraId="6258A5B0" w14:textId="77777777" w:rsidR="005571B5" w:rsidRPr="005571B5" w:rsidRDefault="005571B5" w:rsidP="005571B5">
      <w:pPr>
        <w:pStyle w:val="Code"/>
        <w:rPr>
          <w:highlight w:val="white"/>
        </w:rPr>
      </w:pPr>
      <w:r w:rsidRPr="005571B5">
        <w:rPr>
          <w:highlight w:val="white"/>
        </w:rPr>
        <w:t xml:space="preserve">      m_trackMap.Add(resultSymbol, track);</w:t>
      </w:r>
    </w:p>
    <w:p w14:paraId="7DD943B9" w14:textId="77777777" w:rsidR="005571B5" w:rsidRPr="005571B5" w:rsidRDefault="005571B5" w:rsidP="005571B5">
      <w:pPr>
        <w:pStyle w:val="Code"/>
        <w:rPr>
          <w:highlight w:val="white"/>
        </w:rPr>
      </w:pPr>
      <w:r w:rsidRPr="005571B5">
        <w:rPr>
          <w:highlight w:val="white"/>
        </w:rPr>
        <w:t xml:space="preserve">      m_trackMap.Remove(addressSymbol);</w:t>
      </w:r>
    </w:p>
    <w:p w14:paraId="13081AE7" w14:textId="77777777" w:rsidR="005571B5" w:rsidRPr="005571B5" w:rsidRDefault="005571B5" w:rsidP="005571B5">
      <w:pPr>
        <w:pStyle w:val="Code"/>
        <w:rPr>
          <w:highlight w:val="white"/>
        </w:rPr>
      </w:pPr>
      <w:r w:rsidRPr="005571B5">
        <w:rPr>
          <w:highlight w:val="white"/>
        </w:rPr>
        <w:t xml:space="preserve">    }</w:t>
      </w:r>
    </w:p>
    <w:p w14:paraId="1BA02D02" w14:textId="755840B5" w:rsidR="007A5D19" w:rsidRPr="00E30569" w:rsidRDefault="007A5D19" w:rsidP="007A5D19">
      <w:pPr>
        <w:rPr>
          <w:highlight w:val="white"/>
        </w:rPr>
      </w:pPr>
      <w:r>
        <w:rPr>
          <w:highlight w:val="white"/>
        </w:rPr>
        <w:t xml:space="preserve">The </w:t>
      </w:r>
      <w:r w:rsidRPr="007A5D19">
        <w:rPr>
          <w:rStyle w:val="KeyWord0"/>
          <w:highlight w:val="white"/>
        </w:rPr>
        <w:t>IntegralDereference</w:t>
      </w:r>
      <w:r>
        <w:rPr>
          <w:highlight w:val="white"/>
        </w:rPr>
        <w:t xml:space="preserve"> method adds assembly code instructions for de</w:t>
      </w:r>
      <w:r w:rsidR="006114E0">
        <w:rPr>
          <w:highlight w:val="white"/>
        </w:rPr>
        <w:t>refereeing</w:t>
      </w:r>
      <w:r>
        <w:rPr>
          <w:highlight w:val="white"/>
        </w:rPr>
        <w:t xml:space="preserve"> a pointer to a</w:t>
      </w:r>
      <w:r w:rsidR="006114E0">
        <w:rPr>
          <w:highlight w:val="white"/>
        </w:rPr>
        <w:t>n integral</w:t>
      </w:r>
      <w:r>
        <w:rPr>
          <w:highlight w:val="white"/>
        </w:rPr>
        <w:t xml:space="preserve"> value. </w:t>
      </w:r>
      <w:r w:rsidR="006114E0">
        <w:rPr>
          <w:highlight w:val="white"/>
        </w:rPr>
        <w:t xml:space="preserve">We only have to call </w:t>
      </w:r>
      <w:r w:rsidR="006114E0" w:rsidRPr="009B528B">
        <w:rPr>
          <w:rStyle w:val="KeyWord0"/>
          <w:highlight w:val="white"/>
        </w:rPr>
        <w:t>LoadValueToRegister</w:t>
      </w:r>
      <w:r w:rsidR="006114E0">
        <w:rPr>
          <w:highlight w:val="white"/>
        </w:rPr>
        <w:t xml:space="preserve"> for the address symbol</w:t>
      </w:r>
      <w:r w:rsidR="009B528B">
        <w:rPr>
          <w:highlight w:val="white"/>
        </w:rPr>
        <w:t>.</w:t>
      </w:r>
    </w:p>
    <w:p w14:paraId="73A53CD2" w14:textId="520DFE55" w:rsidR="002200BD" w:rsidRPr="00E30569" w:rsidRDefault="002200BD" w:rsidP="002200BD">
      <w:pPr>
        <w:pStyle w:val="Code"/>
        <w:rPr>
          <w:highlight w:val="white"/>
        </w:rPr>
      </w:pPr>
      <w:r w:rsidRPr="00E30569">
        <w:rPr>
          <w:highlight w:val="white"/>
        </w:rPr>
        <w:t xml:space="preserve">    public void IntegralDereference(MiddleCode middleCode) {</w:t>
      </w:r>
    </w:p>
    <w:p w14:paraId="251B3AD4" w14:textId="77777777" w:rsidR="002200BD" w:rsidRPr="00E30569" w:rsidRDefault="002200BD" w:rsidP="002200BD">
      <w:pPr>
        <w:pStyle w:val="Code"/>
        <w:rPr>
          <w:highlight w:val="white"/>
        </w:rPr>
      </w:pPr>
      <w:r w:rsidRPr="00E30569">
        <w:rPr>
          <w:highlight w:val="white"/>
        </w:rPr>
        <w:t xml:space="preserve">      Symbol resultSymbol = (Symbol) middleCode[0];</w:t>
      </w:r>
    </w:p>
    <w:p w14:paraId="1EB9E93D" w14:textId="77777777" w:rsidR="00765656" w:rsidRPr="00765656" w:rsidRDefault="00765656" w:rsidP="00765656">
      <w:pPr>
        <w:pStyle w:val="Code"/>
        <w:rPr>
          <w:highlight w:val="white"/>
        </w:rPr>
      </w:pPr>
      <w:r w:rsidRPr="00765656">
        <w:rPr>
          <w:highlight w:val="white"/>
        </w:rPr>
        <w:t xml:space="preserve">      Assert.ErrorXXX(resultSymbol.AddressSymbol != null);</w:t>
      </w:r>
    </w:p>
    <w:p w14:paraId="20AC9848" w14:textId="77777777" w:rsidR="002200BD" w:rsidRPr="00E30569" w:rsidRDefault="002200BD" w:rsidP="002200BD">
      <w:pPr>
        <w:pStyle w:val="Code"/>
        <w:rPr>
          <w:highlight w:val="white"/>
        </w:rPr>
      </w:pPr>
      <w:r w:rsidRPr="00E30569">
        <w:rPr>
          <w:highlight w:val="white"/>
        </w:rPr>
        <w:t xml:space="preserve">      Track addressTrack = LoadValueToRegister(resultSymbol.AddressSymbol);</w:t>
      </w:r>
    </w:p>
    <w:p w14:paraId="185ABDA7" w14:textId="77777777" w:rsidR="002200BD" w:rsidRPr="00E30569" w:rsidRDefault="002200BD" w:rsidP="002200BD">
      <w:pPr>
        <w:pStyle w:val="Code"/>
        <w:rPr>
          <w:highlight w:val="white"/>
        </w:rPr>
      </w:pPr>
      <w:r w:rsidRPr="00E30569">
        <w:rPr>
          <w:highlight w:val="white"/>
        </w:rPr>
        <w:t xml:space="preserve">      m_trackMap.Add(resultSymbol.AddressSymbol, addressTrack);</w:t>
      </w:r>
    </w:p>
    <w:p w14:paraId="6C2A6BAF" w14:textId="77777777" w:rsidR="002200BD" w:rsidRDefault="002200BD" w:rsidP="002200BD">
      <w:pPr>
        <w:pStyle w:val="Code"/>
        <w:rPr>
          <w:highlight w:val="white"/>
        </w:rPr>
      </w:pPr>
      <w:r w:rsidRPr="00E30569">
        <w:rPr>
          <w:highlight w:val="white"/>
        </w:rPr>
        <w:t xml:space="preserve">    }</w:t>
      </w:r>
    </w:p>
    <w:p w14:paraId="1B9F468E" w14:textId="657A8E28" w:rsidR="00D935A0" w:rsidRPr="00E30569" w:rsidRDefault="00C540BA" w:rsidP="00C540BA">
      <w:pPr>
        <w:rPr>
          <w:highlight w:val="white"/>
        </w:rPr>
      </w:pPr>
      <w:r>
        <w:rPr>
          <w:highlight w:val="white"/>
        </w:rPr>
        <w:t xml:space="preserve">The </w:t>
      </w:r>
      <w:r w:rsidRPr="00C540BA">
        <w:rPr>
          <w:rStyle w:val="KeyWord0"/>
          <w:highlight w:val="white"/>
        </w:rPr>
        <w:t>FloatingDereference</w:t>
      </w:r>
      <w:r>
        <w:rPr>
          <w:highlight w:val="white"/>
        </w:rPr>
        <w:t xml:space="preserve"> method </w:t>
      </w:r>
      <w:r w:rsidR="002200BD">
        <w:rPr>
          <w:highlight w:val="white"/>
        </w:rPr>
        <w:t xml:space="preserve">adds assembly code instructions for derefereing a pointer to a floating value. </w:t>
      </w:r>
    </w:p>
    <w:p w14:paraId="48626CBC" w14:textId="77777777" w:rsidR="00D935A0" w:rsidRPr="00E30569" w:rsidRDefault="00D935A0" w:rsidP="00E30569">
      <w:pPr>
        <w:pStyle w:val="Code"/>
        <w:rPr>
          <w:highlight w:val="white"/>
        </w:rPr>
      </w:pPr>
      <w:r w:rsidRPr="00E30569">
        <w:rPr>
          <w:highlight w:val="white"/>
        </w:rPr>
        <w:t xml:space="preserve">    public void FloatingDereference(MiddleCode middleCode) {</w:t>
      </w:r>
    </w:p>
    <w:p w14:paraId="02F23627" w14:textId="77777777" w:rsidR="00D935A0" w:rsidRPr="00E30569" w:rsidRDefault="00D935A0" w:rsidP="00E30569">
      <w:pPr>
        <w:pStyle w:val="Code"/>
        <w:rPr>
          <w:highlight w:val="white"/>
        </w:rPr>
      </w:pPr>
      <w:r w:rsidRPr="00E30569">
        <w:rPr>
          <w:highlight w:val="white"/>
        </w:rPr>
        <w:t xml:space="preserve">      Symbol resultSymbol = (Symbol) middleCode[0];</w:t>
      </w:r>
    </w:p>
    <w:p w14:paraId="0151566F" w14:textId="77777777" w:rsidR="00765656" w:rsidRPr="00765656" w:rsidRDefault="00765656" w:rsidP="00765656">
      <w:pPr>
        <w:pStyle w:val="Code"/>
        <w:rPr>
          <w:highlight w:val="white"/>
        </w:rPr>
      </w:pPr>
      <w:r w:rsidRPr="00765656">
        <w:rPr>
          <w:highlight w:val="white"/>
        </w:rPr>
        <w:t xml:space="preserve">      Assert.ErrorXXX(resultSymbol.AddressSymbol != null);</w:t>
      </w:r>
    </w:p>
    <w:p w14:paraId="21141F15" w14:textId="77777777" w:rsidR="00D935A0" w:rsidRPr="00E30569" w:rsidRDefault="00D935A0" w:rsidP="00E30569">
      <w:pPr>
        <w:pStyle w:val="Code"/>
        <w:rPr>
          <w:highlight w:val="white"/>
        </w:rPr>
      </w:pPr>
      <w:r w:rsidRPr="00E30569">
        <w:rPr>
          <w:highlight w:val="white"/>
        </w:rPr>
        <w:t xml:space="preserve">      Track addressTrack = LoadValueToRegister(resultSymbol.AddressSymbol);</w:t>
      </w:r>
    </w:p>
    <w:p w14:paraId="1BF922DA" w14:textId="77777777" w:rsidR="00D935A0" w:rsidRPr="00E30569" w:rsidRDefault="00D935A0" w:rsidP="00E30569">
      <w:pPr>
        <w:pStyle w:val="Code"/>
        <w:rPr>
          <w:highlight w:val="white"/>
        </w:rPr>
      </w:pPr>
      <w:r w:rsidRPr="00E30569">
        <w:rPr>
          <w:highlight w:val="white"/>
        </w:rPr>
        <w:t xml:space="preserve">      m_trackMap.Add(resultSymbol.AddressSymbol, addressTrack);</w:t>
      </w:r>
    </w:p>
    <w:p w14:paraId="3FBAD4D8" w14:textId="77777777" w:rsidR="00D935A0" w:rsidRPr="00E30569" w:rsidRDefault="00D935A0" w:rsidP="00E30569">
      <w:pPr>
        <w:pStyle w:val="Code"/>
        <w:rPr>
          <w:highlight w:val="white"/>
        </w:rPr>
      </w:pPr>
      <w:r w:rsidRPr="00E30569">
        <w:rPr>
          <w:highlight w:val="white"/>
        </w:rPr>
        <w:t xml:space="preserve">    }</w:t>
      </w:r>
    </w:p>
    <w:p w14:paraId="3E823727" w14:textId="745B94A7" w:rsidR="00CF4437" w:rsidRDefault="00CF4437" w:rsidP="00CF4437">
      <w:pPr>
        <w:pStyle w:val="Rubrik3"/>
        <w:numPr>
          <w:ilvl w:val="2"/>
          <w:numId w:val="136"/>
        </w:numPr>
        <w:rPr>
          <w:highlight w:val="white"/>
        </w:rPr>
      </w:pPr>
      <w:r w:rsidRPr="00CF4437">
        <w:rPr>
          <w:highlight w:val="white"/>
        </w:rPr>
        <w:t>Floating Binary</w:t>
      </w:r>
    </w:p>
    <w:p w14:paraId="7862C5D9" w14:textId="6922FC87" w:rsidR="00673D57" w:rsidRPr="00673D57" w:rsidRDefault="00673D57" w:rsidP="00673D57">
      <w:pPr>
        <w:rPr>
          <w:highlight w:val="white"/>
        </w:rPr>
      </w:pPr>
      <w:r>
        <w:rPr>
          <w:highlight w:val="white"/>
        </w:rPr>
        <w:t xml:space="preserve">Similar to the integral operations, we need the </w:t>
      </w:r>
      <w:r w:rsidRPr="00673D57">
        <w:rPr>
          <w:rStyle w:val="KeyWord0"/>
          <w:highlight w:val="white"/>
        </w:rPr>
        <w:t>m_middleToFloatingMap</w:t>
      </w:r>
      <w:r>
        <w:rPr>
          <w:highlight w:val="white"/>
        </w:rPr>
        <w:t xml:space="preserve"> map to translate </w:t>
      </w:r>
      <w:r w:rsidR="00B55237">
        <w:rPr>
          <w:highlight w:val="white"/>
        </w:rPr>
        <w:t>the middle code operators to the</w:t>
      </w:r>
      <w:r w:rsidR="00F33F0D">
        <w:rPr>
          <w:highlight w:val="white"/>
        </w:rPr>
        <w:t>ir</w:t>
      </w:r>
      <w:r w:rsidR="00B55237">
        <w:rPr>
          <w:highlight w:val="white"/>
        </w:rPr>
        <w:t xml:space="preserve"> </w:t>
      </w:r>
      <w:r w:rsidR="00F33F0D">
        <w:rPr>
          <w:highlight w:val="white"/>
        </w:rPr>
        <w:t xml:space="preserve">equivalent </w:t>
      </w:r>
      <w:r w:rsidR="00B55237">
        <w:rPr>
          <w:highlight w:val="white"/>
        </w:rPr>
        <w:t>assembly code operators.</w:t>
      </w:r>
    </w:p>
    <w:p w14:paraId="446D23A5" w14:textId="77777777" w:rsidR="00A81C3D" w:rsidRPr="004E192C" w:rsidRDefault="00A81C3D" w:rsidP="00A81C3D">
      <w:pPr>
        <w:pStyle w:val="Code"/>
        <w:rPr>
          <w:highlight w:val="white"/>
        </w:rPr>
      </w:pPr>
      <w:r w:rsidRPr="004E192C">
        <w:rPr>
          <w:highlight w:val="white"/>
        </w:rPr>
        <w:t xml:space="preserve">    public static IDictionary&lt;MiddleOperator, AssemblyOperator&gt;</w:t>
      </w:r>
    </w:p>
    <w:p w14:paraId="29FD3C35" w14:textId="77777777" w:rsidR="00A81C3D" w:rsidRPr="004E192C" w:rsidRDefault="00A81C3D" w:rsidP="00A81C3D">
      <w:pPr>
        <w:pStyle w:val="Code"/>
        <w:rPr>
          <w:highlight w:val="white"/>
        </w:rPr>
      </w:pPr>
      <w:r w:rsidRPr="004E192C">
        <w:rPr>
          <w:highlight w:val="white"/>
        </w:rPr>
        <w:t xml:space="preserve">      m_middleToFloatingMap =</w:t>
      </w:r>
    </w:p>
    <w:p w14:paraId="72FB9584" w14:textId="77777777" w:rsidR="00A81C3D" w:rsidRPr="004E192C" w:rsidRDefault="00A81C3D" w:rsidP="00A81C3D">
      <w:pPr>
        <w:pStyle w:val="Code"/>
        <w:rPr>
          <w:highlight w:val="white"/>
        </w:rPr>
      </w:pPr>
      <w:r w:rsidRPr="004E192C">
        <w:rPr>
          <w:highlight w:val="white"/>
        </w:rPr>
        <w:t xml:space="preserve">        new Dictionary&lt;MiddleOperator, AssemblyOperator&gt;() {</w:t>
      </w:r>
    </w:p>
    <w:p w14:paraId="38A3E81B" w14:textId="77777777" w:rsidR="00A81C3D" w:rsidRPr="004E192C" w:rsidRDefault="00A81C3D" w:rsidP="00A81C3D">
      <w:pPr>
        <w:pStyle w:val="Code"/>
        <w:rPr>
          <w:highlight w:val="white"/>
        </w:rPr>
      </w:pPr>
      <w:r w:rsidRPr="004E192C">
        <w:rPr>
          <w:highlight w:val="white"/>
        </w:rPr>
        <w:t xml:space="preserve">          {MiddleOperator.UnarySubtract, AssemblyOperator.fchs},</w:t>
      </w:r>
    </w:p>
    <w:p w14:paraId="030C3718" w14:textId="77777777" w:rsidR="00A81C3D" w:rsidRPr="004E192C" w:rsidRDefault="00A81C3D" w:rsidP="00A81C3D">
      <w:pPr>
        <w:pStyle w:val="Code"/>
        <w:rPr>
          <w:highlight w:val="white"/>
        </w:rPr>
      </w:pPr>
      <w:r w:rsidRPr="004E192C">
        <w:rPr>
          <w:highlight w:val="white"/>
        </w:rPr>
        <w:t xml:space="preserve">          {MiddleOperator.BinaryAdd, AssemblyOperator.fadd},</w:t>
      </w:r>
    </w:p>
    <w:p w14:paraId="06AA3AAF" w14:textId="77777777" w:rsidR="00A81C3D" w:rsidRPr="004E192C" w:rsidRDefault="00A81C3D" w:rsidP="00A81C3D">
      <w:pPr>
        <w:pStyle w:val="Code"/>
        <w:rPr>
          <w:highlight w:val="white"/>
        </w:rPr>
      </w:pPr>
      <w:r w:rsidRPr="004E192C">
        <w:rPr>
          <w:highlight w:val="white"/>
        </w:rPr>
        <w:t xml:space="preserve">          {MiddleOperator.BinarySubtract, AssemblyOperator.fsub},</w:t>
      </w:r>
    </w:p>
    <w:p w14:paraId="4B9A106F" w14:textId="77777777" w:rsidR="00A81C3D" w:rsidRPr="004E192C" w:rsidRDefault="00A81C3D" w:rsidP="00A81C3D">
      <w:pPr>
        <w:pStyle w:val="Code"/>
        <w:rPr>
          <w:highlight w:val="white"/>
        </w:rPr>
      </w:pPr>
      <w:r w:rsidRPr="004E192C">
        <w:rPr>
          <w:highlight w:val="white"/>
        </w:rPr>
        <w:t xml:space="preserve">          {MiddleOperator.SignedMultiply, AssemblyOperator.fmul},</w:t>
      </w:r>
    </w:p>
    <w:p w14:paraId="70756062" w14:textId="77777777" w:rsidR="00A81C3D" w:rsidRPr="004E192C" w:rsidRDefault="00A81C3D" w:rsidP="00A81C3D">
      <w:pPr>
        <w:pStyle w:val="Code"/>
        <w:rPr>
          <w:highlight w:val="white"/>
        </w:rPr>
      </w:pPr>
      <w:r w:rsidRPr="004E192C">
        <w:rPr>
          <w:highlight w:val="white"/>
        </w:rPr>
        <w:t xml:space="preserve">          {MiddleOperator.SignedDivide, AssemblyOperator.fdiv},</w:t>
      </w:r>
    </w:p>
    <w:p w14:paraId="61FF79FF" w14:textId="77777777" w:rsidR="00A81C3D" w:rsidRPr="004E192C" w:rsidRDefault="00A81C3D" w:rsidP="00A81C3D">
      <w:pPr>
        <w:pStyle w:val="Code"/>
        <w:rPr>
          <w:highlight w:val="white"/>
        </w:rPr>
      </w:pPr>
      <w:r w:rsidRPr="004E192C">
        <w:rPr>
          <w:highlight w:val="white"/>
        </w:rPr>
        <w:t xml:space="preserve">          {MiddleOperator.Equal, AssemblyOperator.je},</w:t>
      </w:r>
    </w:p>
    <w:p w14:paraId="20F82925" w14:textId="77777777" w:rsidR="00A81C3D" w:rsidRPr="004E192C" w:rsidRDefault="00A81C3D" w:rsidP="00A81C3D">
      <w:pPr>
        <w:pStyle w:val="Code"/>
        <w:rPr>
          <w:highlight w:val="white"/>
        </w:rPr>
      </w:pPr>
      <w:r w:rsidRPr="004E192C">
        <w:rPr>
          <w:highlight w:val="white"/>
        </w:rPr>
        <w:t xml:space="preserve">          {MiddleOperator.NotEqual, AssemblyOperator.jne},</w:t>
      </w:r>
    </w:p>
    <w:p w14:paraId="6B4F2D6E" w14:textId="77777777" w:rsidR="00A81C3D" w:rsidRPr="004E192C" w:rsidRDefault="00A81C3D" w:rsidP="00A81C3D">
      <w:pPr>
        <w:pStyle w:val="Code"/>
        <w:rPr>
          <w:highlight w:val="white"/>
        </w:rPr>
      </w:pPr>
      <w:r w:rsidRPr="004E192C">
        <w:rPr>
          <w:highlight w:val="white"/>
        </w:rPr>
        <w:t xml:space="preserve">          {MiddleOperator.SignedLessThan, AssemblyOperator.ja},</w:t>
      </w:r>
    </w:p>
    <w:p w14:paraId="578ECF9E" w14:textId="77777777" w:rsidR="00A81C3D" w:rsidRPr="004E192C" w:rsidRDefault="00A81C3D" w:rsidP="00A81C3D">
      <w:pPr>
        <w:pStyle w:val="Code"/>
        <w:rPr>
          <w:highlight w:val="white"/>
        </w:rPr>
      </w:pPr>
      <w:r w:rsidRPr="004E192C">
        <w:rPr>
          <w:highlight w:val="white"/>
        </w:rPr>
        <w:t xml:space="preserve">          {MiddleOperator.SignedLessThanEqual, AssemblyOperator.jae},</w:t>
      </w:r>
    </w:p>
    <w:p w14:paraId="1CBFC794" w14:textId="77777777" w:rsidR="00A81C3D" w:rsidRPr="004E192C" w:rsidRDefault="00A81C3D" w:rsidP="00A81C3D">
      <w:pPr>
        <w:pStyle w:val="Code"/>
        <w:rPr>
          <w:highlight w:val="white"/>
        </w:rPr>
      </w:pPr>
      <w:r w:rsidRPr="004E192C">
        <w:rPr>
          <w:highlight w:val="white"/>
        </w:rPr>
        <w:lastRenderedPageBreak/>
        <w:t xml:space="preserve">          {MiddleOperator.SignedGreaterThan, AssemblyOperator.jb},</w:t>
      </w:r>
    </w:p>
    <w:p w14:paraId="045830D1" w14:textId="77777777" w:rsidR="00A81C3D" w:rsidRPr="004E192C" w:rsidRDefault="00A81C3D" w:rsidP="00A81C3D">
      <w:pPr>
        <w:pStyle w:val="Code"/>
        <w:rPr>
          <w:highlight w:val="white"/>
        </w:rPr>
      </w:pPr>
      <w:r w:rsidRPr="004E192C">
        <w:rPr>
          <w:highlight w:val="white"/>
        </w:rPr>
        <w:t xml:space="preserve">          {MiddleOperator.SignedGreaterThanEqual, AssemblyOperator.jbe}</w:t>
      </w:r>
    </w:p>
    <w:p w14:paraId="4655704E" w14:textId="77777777" w:rsidR="00A81C3D" w:rsidRPr="004E192C" w:rsidRDefault="00A81C3D" w:rsidP="00A81C3D">
      <w:pPr>
        <w:pStyle w:val="Code"/>
        <w:rPr>
          <w:highlight w:val="white"/>
        </w:rPr>
      </w:pPr>
      <w:r w:rsidRPr="004E192C">
        <w:rPr>
          <w:highlight w:val="white"/>
        </w:rPr>
        <w:t xml:space="preserve">        };</w:t>
      </w:r>
    </w:p>
    <w:p w14:paraId="56C24AE2" w14:textId="61445B26" w:rsidR="00A81C3D" w:rsidRPr="004E192C" w:rsidRDefault="00E2361B" w:rsidP="00683167">
      <w:pPr>
        <w:rPr>
          <w:highlight w:val="white"/>
        </w:rPr>
      </w:pPr>
      <w:r>
        <w:rPr>
          <w:highlight w:val="white"/>
        </w:rPr>
        <w:t>The methods for the floatin</w:t>
      </w:r>
      <w:r w:rsidR="003F6D7D">
        <w:rPr>
          <w:highlight w:val="white"/>
        </w:rPr>
        <w:t>g</w:t>
      </w:r>
      <w:r w:rsidR="0067615B">
        <w:rPr>
          <w:highlight w:val="white"/>
        </w:rPr>
        <w:t>-</w:t>
      </w:r>
      <w:r>
        <w:rPr>
          <w:highlight w:val="white"/>
        </w:rPr>
        <w:t>point operations are in fact mush simplier than the</w:t>
      </w:r>
      <w:r w:rsidR="00683167">
        <w:rPr>
          <w:highlight w:val="white"/>
        </w:rPr>
        <w:t xml:space="preserve"> corresponding integral methods.</w:t>
      </w:r>
      <w:r w:rsidR="003F6D7D">
        <w:rPr>
          <w:highlight w:val="white"/>
        </w:rPr>
        <w:t xml:space="preserve"> </w:t>
      </w:r>
      <w:r w:rsidR="0067615B">
        <w:rPr>
          <w:highlight w:val="white"/>
        </w:rPr>
        <w:t xml:space="preserve">The </w:t>
      </w:r>
      <w:r w:rsidR="0067615B" w:rsidRPr="00F067D6">
        <w:rPr>
          <w:rStyle w:val="KeyWord0"/>
          <w:highlight w:val="white"/>
        </w:rPr>
        <w:t>FloatingUnary</w:t>
      </w:r>
      <w:r w:rsidR="0067615B">
        <w:rPr>
          <w:highlight w:val="white"/>
        </w:rPr>
        <w:t xml:space="preserve"> </w:t>
      </w:r>
      <w:r w:rsidR="00F067D6">
        <w:rPr>
          <w:highlight w:val="white"/>
        </w:rPr>
        <w:t xml:space="preserve">method just adds the instruction to the assembly code. The operand of the operator has already been pushed to the </w:t>
      </w:r>
      <w:r w:rsidR="00771DCD">
        <w:rPr>
          <w:highlight w:val="white"/>
        </w:rPr>
        <w:t xml:space="preserve">floating-point </w:t>
      </w:r>
      <w:r w:rsidR="00F067D6">
        <w:rPr>
          <w:highlight w:val="white"/>
        </w:rPr>
        <w:t>stack</w:t>
      </w:r>
      <w:r w:rsidR="002D487E">
        <w:rPr>
          <w:highlight w:val="white"/>
        </w:rPr>
        <w:t xml:space="preserve">, the operator pops that value, and pushes the result </w:t>
      </w:r>
      <w:r w:rsidR="00F77DE8">
        <w:rPr>
          <w:highlight w:val="white"/>
        </w:rPr>
        <w:t>to the stack.</w:t>
      </w:r>
    </w:p>
    <w:p w14:paraId="3F3F72C8" w14:textId="77777777" w:rsidR="00F33F0D" w:rsidRPr="003912A7" w:rsidRDefault="00F33F0D" w:rsidP="00F33F0D">
      <w:pPr>
        <w:pStyle w:val="Code"/>
        <w:rPr>
          <w:highlight w:val="white"/>
        </w:rPr>
      </w:pPr>
      <w:r w:rsidRPr="003912A7">
        <w:rPr>
          <w:highlight w:val="white"/>
        </w:rPr>
        <w:t xml:space="preserve">    public void FloatingUnary(MiddleCode middleCode) {</w:t>
      </w:r>
    </w:p>
    <w:p w14:paraId="00233109" w14:textId="77777777" w:rsidR="00F33F0D" w:rsidRPr="003912A7" w:rsidRDefault="00F33F0D" w:rsidP="00F33F0D">
      <w:pPr>
        <w:pStyle w:val="Code"/>
        <w:rPr>
          <w:highlight w:val="white"/>
        </w:rPr>
      </w:pPr>
      <w:r w:rsidRPr="003912A7">
        <w:rPr>
          <w:highlight w:val="white"/>
        </w:rPr>
        <w:t xml:space="preserve">      AddAssemblyCode(m_middleToFloatingMap[middleCode.Operator]);</w:t>
      </w:r>
    </w:p>
    <w:p w14:paraId="611CD998" w14:textId="77777777" w:rsidR="00F33F0D" w:rsidRPr="003912A7" w:rsidRDefault="00F33F0D" w:rsidP="00F33F0D">
      <w:pPr>
        <w:pStyle w:val="Code"/>
        <w:rPr>
          <w:highlight w:val="white"/>
        </w:rPr>
      </w:pPr>
      <w:r w:rsidRPr="003912A7">
        <w:rPr>
          <w:highlight w:val="white"/>
        </w:rPr>
        <w:t xml:space="preserve">    }</w:t>
      </w:r>
    </w:p>
    <w:p w14:paraId="2AD48652" w14:textId="0613367F" w:rsidR="00F33F0D" w:rsidRPr="003912A7" w:rsidRDefault="00F77DE8" w:rsidP="00F77DE8">
      <w:pPr>
        <w:rPr>
          <w:highlight w:val="white"/>
        </w:rPr>
      </w:pPr>
      <w:r>
        <w:rPr>
          <w:highlight w:val="white"/>
        </w:rPr>
        <w:t xml:space="preserve">The </w:t>
      </w:r>
      <w:r w:rsidRPr="00F067D6">
        <w:rPr>
          <w:rStyle w:val="KeyWord0"/>
          <w:highlight w:val="white"/>
        </w:rPr>
        <w:t>Floating</w:t>
      </w:r>
      <w:r>
        <w:rPr>
          <w:rStyle w:val="KeyWord0"/>
          <w:highlight w:val="white"/>
        </w:rPr>
        <w:t>Binary</w:t>
      </w:r>
      <w:r>
        <w:rPr>
          <w:highlight w:val="white"/>
        </w:rPr>
        <w:t xml:space="preserve"> </w:t>
      </w:r>
      <w:r w:rsidR="00B07ECC">
        <w:rPr>
          <w:highlight w:val="white"/>
        </w:rPr>
        <w:t xml:space="preserve">works in the same way, </w:t>
      </w:r>
      <w:r w:rsidR="00DC3E5E">
        <w:rPr>
          <w:highlight w:val="white"/>
        </w:rPr>
        <w:t xml:space="preserve">the operator </w:t>
      </w:r>
      <w:r w:rsidR="00771DCD">
        <w:rPr>
          <w:highlight w:val="white"/>
        </w:rPr>
        <w:t>pops the two operands from the floating-point stack and pushes the result on the stack.</w:t>
      </w:r>
    </w:p>
    <w:p w14:paraId="248AB540" w14:textId="77777777" w:rsidR="00CF4437" w:rsidRPr="003912A7" w:rsidRDefault="00CF4437" w:rsidP="00CF4437">
      <w:pPr>
        <w:pStyle w:val="Code"/>
        <w:rPr>
          <w:highlight w:val="white"/>
        </w:rPr>
      </w:pPr>
      <w:r w:rsidRPr="003912A7">
        <w:rPr>
          <w:highlight w:val="white"/>
        </w:rPr>
        <w:t xml:space="preserve">    public void FloatingBinary(MiddleCode middleCode) {</w:t>
      </w:r>
    </w:p>
    <w:p w14:paraId="7858292B" w14:textId="77777777" w:rsidR="00CF4437" w:rsidRPr="003912A7" w:rsidRDefault="00CF4437" w:rsidP="00CF4437">
      <w:pPr>
        <w:pStyle w:val="Code"/>
        <w:rPr>
          <w:highlight w:val="white"/>
        </w:rPr>
      </w:pPr>
      <w:r w:rsidRPr="003912A7">
        <w:rPr>
          <w:highlight w:val="white"/>
        </w:rPr>
        <w:t xml:space="preserve">      Assert.ErrorXXX((--m_floatStackSize) &gt;= 0);</w:t>
      </w:r>
    </w:p>
    <w:p w14:paraId="69305D6A" w14:textId="77777777" w:rsidR="00CF4437" w:rsidRPr="003912A7" w:rsidRDefault="00CF4437" w:rsidP="00CF4437">
      <w:pPr>
        <w:pStyle w:val="Code"/>
        <w:rPr>
          <w:highlight w:val="white"/>
        </w:rPr>
      </w:pPr>
      <w:r w:rsidRPr="003912A7">
        <w:rPr>
          <w:highlight w:val="white"/>
        </w:rPr>
        <w:t xml:space="preserve">      AddAssemblyCode(m_middleToFloatingMap[middleCode.Operator]);</w:t>
      </w:r>
    </w:p>
    <w:p w14:paraId="7F7CA304" w14:textId="77777777" w:rsidR="00CF4437" w:rsidRPr="003912A7" w:rsidRDefault="00CF4437" w:rsidP="00CF4437">
      <w:pPr>
        <w:pStyle w:val="Code"/>
        <w:rPr>
          <w:highlight w:val="white"/>
        </w:rPr>
      </w:pPr>
      <w:r w:rsidRPr="003912A7">
        <w:rPr>
          <w:highlight w:val="white"/>
        </w:rPr>
        <w:t xml:space="preserve">    }</w:t>
      </w:r>
    </w:p>
    <w:p w14:paraId="6B86C5CA" w14:textId="6AD32320" w:rsidR="00CF4437" w:rsidRPr="00372133" w:rsidRDefault="00D52D8A" w:rsidP="00D52D8A">
      <w:pPr>
        <w:rPr>
          <w:highlight w:val="white"/>
        </w:rPr>
      </w:pPr>
      <w:r>
        <w:rPr>
          <w:highlight w:val="white"/>
        </w:rPr>
        <w:t xml:space="preserve">In the </w:t>
      </w:r>
      <w:r w:rsidRPr="00D52D8A">
        <w:rPr>
          <w:rStyle w:val="KeyWord0"/>
          <w:highlight w:val="white"/>
        </w:rPr>
        <w:t>FloatingParameter</w:t>
      </w:r>
      <w:r>
        <w:rPr>
          <w:highlight w:val="white"/>
        </w:rPr>
        <w:t xml:space="preserve"> we do not need to actual parameter symbol, since its value has already been pushed on the floating-point stack.</w:t>
      </w:r>
      <w:r w:rsidR="00941CB8">
        <w:rPr>
          <w:highlight w:val="white"/>
        </w:rPr>
        <w:t xml:space="preserve"> We only need to type and offset of the parameter</w:t>
      </w:r>
      <w:r w:rsidR="006C79F7">
        <w:rPr>
          <w:highlight w:val="white"/>
        </w:rPr>
        <w:t xml:space="preserve"> when we pop it on the floating-point stack by calling </w:t>
      </w:r>
      <w:r w:rsidR="0093327C" w:rsidRPr="0093327C">
        <w:rPr>
          <w:rStyle w:val="KeyWord0"/>
          <w:highlight w:val="white"/>
        </w:rPr>
        <w:t>TopPopSymbol</w:t>
      </w:r>
      <w:r w:rsidR="0093327C">
        <w:rPr>
          <w:highlight w:val="white"/>
        </w:rPr>
        <w:t>.</w:t>
      </w:r>
    </w:p>
    <w:p w14:paraId="7CA4D9D0" w14:textId="77777777" w:rsidR="00372133" w:rsidRPr="00372133" w:rsidRDefault="00372133" w:rsidP="00372133">
      <w:pPr>
        <w:pStyle w:val="Code"/>
        <w:rPr>
          <w:highlight w:val="white"/>
        </w:rPr>
      </w:pPr>
      <w:r w:rsidRPr="00372133">
        <w:rPr>
          <w:highlight w:val="white"/>
        </w:rPr>
        <w:t xml:space="preserve">    public void FloatingParameter(MiddleCode middleCode) {</w:t>
      </w:r>
    </w:p>
    <w:p w14:paraId="5B450A5B" w14:textId="77777777" w:rsidR="00372133" w:rsidRPr="00372133" w:rsidRDefault="00372133" w:rsidP="00372133">
      <w:pPr>
        <w:pStyle w:val="Code"/>
        <w:rPr>
          <w:highlight w:val="white"/>
        </w:rPr>
      </w:pPr>
      <w:r w:rsidRPr="00372133">
        <w:rPr>
          <w:highlight w:val="white"/>
        </w:rPr>
        <w:t xml:space="preserve">      Type paramType = (Type) middleCode[0];</w:t>
      </w:r>
    </w:p>
    <w:p w14:paraId="02AB2066" w14:textId="77777777" w:rsidR="00372133" w:rsidRPr="00372133" w:rsidRDefault="00372133" w:rsidP="00372133">
      <w:pPr>
        <w:pStyle w:val="Code"/>
        <w:rPr>
          <w:highlight w:val="white"/>
        </w:rPr>
      </w:pPr>
      <w:r w:rsidRPr="00372133">
        <w:rPr>
          <w:highlight w:val="white"/>
        </w:rPr>
        <w:t xml:space="preserve">      Symbol paramSymbol = new Symbol(paramType);</w:t>
      </w:r>
    </w:p>
    <w:p w14:paraId="7A06ACA3" w14:textId="77777777" w:rsidR="00372133" w:rsidRPr="00372133" w:rsidRDefault="00372133" w:rsidP="00372133">
      <w:pPr>
        <w:pStyle w:val="Code"/>
        <w:rPr>
          <w:highlight w:val="white"/>
        </w:rPr>
      </w:pPr>
      <w:r w:rsidRPr="00372133">
        <w:rPr>
          <w:highlight w:val="white"/>
        </w:rPr>
        <w:t xml:space="preserve">      int paramOffset = (int) middleCode[2];</w:t>
      </w:r>
    </w:p>
    <w:p w14:paraId="6D19E346" w14:textId="77777777" w:rsidR="00372133" w:rsidRPr="00372133" w:rsidRDefault="00372133" w:rsidP="00372133">
      <w:pPr>
        <w:pStyle w:val="Code"/>
        <w:rPr>
          <w:highlight w:val="white"/>
        </w:rPr>
      </w:pPr>
      <w:r w:rsidRPr="00372133">
        <w:rPr>
          <w:highlight w:val="white"/>
        </w:rPr>
        <w:t xml:space="preserve">      paramSymbol.Offset = m_totalExtraSize + paramOffset;</w:t>
      </w:r>
    </w:p>
    <w:p w14:paraId="1530E127" w14:textId="77777777" w:rsidR="00372133" w:rsidRPr="00372133" w:rsidRDefault="00372133" w:rsidP="00372133">
      <w:pPr>
        <w:pStyle w:val="Code"/>
        <w:rPr>
          <w:highlight w:val="white"/>
        </w:rPr>
      </w:pPr>
      <w:r w:rsidRPr="00372133">
        <w:rPr>
          <w:highlight w:val="white"/>
        </w:rPr>
        <w:t xml:space="preserve">      TopPopSymbol(paramSymbol, TopOrPop.Pop);</w:t>
      </w:r>
    </w:p>
    <w:p w14:paraId="0F3A5E3A" w14:textId="77777777" w:rsidR="00372133" w:rsidRPr="00372133" w:rsidRDefault="00372133" w:rsidP="00372133">
      <w:pPr>
        <w:pStyle w:val="Code"/>
        <w:rPr>
          <w:highlight w:val="white"/>
        </w:rPr>
      </w:pPr>
      <w:r w:rsidRPr="00372133">
        <w:rPr>
          <w:highlight w:val="white"/>
        </w:rPr>
        <w:t xml:space="preserve">    }</w:t>
      </w:r>
    </w:p>
    <w:p w14:paraId="52780A16" w14:textId="77777777" w:rsidR="00924172" w:rsidRPr="00924172" w:rsidRDefault="00924172" w:rsidP="00924172">
      <w:pPr>
        <w:pStyle w:val="Rubrik3"/>
        <w:numPr>
          <w:ilvl w:val="2"/>
          <w:numId w:val="135"/>
        </w:numPr>
        <w:rPr>
          <w:highlight w:val="white"/>
        </w:rPr>
      </w:pPr>
      <w:r w:rsidRPr="00924172">
        <w:rPr>
          <w:highlight w:val="white"/>
        </w:rPr>
        <w:t>Floating Relation</w:t>
      </w:r>
    </w:p>
    <w:p w14:paraId="6227BE04" w14:textId="77777777" w:rsidR="00924172" w:rsidRPr="00533A30" w:rsidRDefault="00924172" w:rsidP="00924172">
      <w:pPr>
        <w:rPr>
          <w:highlight w:val="white"/>
        </w:rPr>
      </w:pPr>
      <w:r>
        <w:rPr>
          <w:highlight w:val="white"/>
        </w:rPr>
        <w:t xml:space="preserve">The </w:t>
      </w:r>
      <w:r w:rsidRPr="00313F42">
        <w:rPr>
          <w:rStyle w:val="KeyWord0"/>
          <w:highlight w:val="white"/>
        </w:rPr>
        <w:t>FloatingRelation</w:t>
      </w:r>
      <w:r>
        <w:rPr>
          <w:highlight w:val="white"/>
        </w:rPr>
        <w:t xml:space="preserve"> method generate code for relation operators for floating types. The </w:t>
      </w:r>
      <w:r w:rsidRPr="00842E0E">
        <w:rPr>
          <w:rStyle w:val="KeyWord0"/>
          <w:highlight w:val="white"/>
        </w:rPr>
        <w:t>fcompp</w:t>
      </w:r>
      <w:r>
        <w:rPr>
          <w:highlight w:val="white"/>
        </w:rPr>
        <w:t xml:space="preserve"> (float compare pop) assembly code instruction performs a comparation on the two values on top of the floating value stack, stores the result in the internal float status word, and pops the values from the stack.</w:t>
      </w:r>
      <w:r w:rsidRPr="00842E0E">
        <w:rPr>
          <w:highlight w:val="white"/>
        </w:rPr>
        <w:t xml:space="preserve"> </w:t>
      </w:r>
      <w:r>
        <w:rPr>
          <w:highlight w:val="white"/>
        </w:rPr>
        <w:t xml:space="preserve">The </w:t>
      </w:r>
      <w:r w:rsidRPr="00842E0E">
        <w:rPr>
          <w:rStyle w:val="KeyWord0"/>
          <w:highlight w:val="white"/>
        </w:rPr>
        <w:t>fstsw</w:t>
      </w:r>
      <w:r>
        <w:rPr>
          <w:highlight w:val="white"/>
        </w:rPr>
        <w:t xml:space="preserve"> (float store status word) assembly code instruction stores the floating status word in the </w:t>
      </w:r>
      <w:r w:rsidRPr="00C13E01">
        <w:rPr>
          <w:rStyle w:val="KeyWord0"/>
          <w:highlight w:val="white"/>
        </w:rPr>
        <w:t>ax</w:t>
      </w:r>
      <w:r>
        <w:rPr>
          <w:highlight w:val="white"/>
        </w:rPr>
        <w:t xml:space="preserve"> register.</w:t>
      </w:r>
      <w:r w:rsidRPr="00842E0E">
        <w:rPr>
          <w:highlight w:val="white"/>
        </w:rPr>
        <w:t xml:space="preserve"> </w:t>
      </w:r>
      <w:r>
        <w:rPr>
          <w:highlight w:val="white"/>
        </w:rPr>
        <w:t xml:space="preserve">The </w:t>
      </w:r>
      <w:r w:rsidRPr="00842E0E">
        <w:rPr>
          <w:rStyle w:val="KeyWord0"/>
          <w:highlight w:val="white"/>
        </w:rPr>
        <w:t>sahf</w:t>
      </w:r>
      <w:r>
        <w:rPr>
          <w:highlight w:val="white"/>
        </w:rPr>
        <w:t xml:space="preserve"> (store ah into flags) stores the value of register </w:t>
      </w:r>
      <w:r w:rsidRPr="001B18E4">
        <w:rPr>
          <w:rStyle w:val="KeyWord0"/>
          <w:highlight w:val="white"/>
        </w:rPr>
        <w:t>ah</w:t>
      </w:r>
      <w:r>
        <w:rPr>
          <w:highlight w:val="white"/>
        </w:rPr>
        <w:t xml:space="preserve"> (which hold the higher byte of register </w:t>
      </w:r>
      <w:r w:rsidRPr="001B18E4">
        <w:rPr>
          <w:rStyle w:val="KeyWord0"/>
          <w:highlight w:val="white"/>
        </w:rPr>
        <w:t>ax</w:t>
      </w:r>
      <w:r>
        <w:rPr>
          <w:highlight w:val="white"/>
        </w:rPr>
        <w:t>) into the integral flags. Finally, we add a jump instruction that matches the original middle code instruction and is looked up in the middle to floating map.</w:t>
      </w:r>
    </w:p>
    <w:p w14:paraId="6DD953EA" w14:textId="77777777" w:rsidR="00924172" w:rsidRPr="00B70064" w:rsidRDefault="00924172" w:rsidP="00924172">
      <w:pPr>
        <w:pStyle w:val="Code"/>
        <w:rPr>
          <w:highlight w:val="white"/>
        </w:rPr>
      </w:pPr>
      <w:r w:rsidRPr="00B70064">
        <w:rPr>
          <w:highlight w:val="white"/>
        </w:rPr>
        <w:t xml:space="preserve">    public void FloatingRelation(MiddleCode middleCode) {</w:t>
      </w:r>
    </w:p>
    <w:p w14:paraId="45752939" w14:textId="77777777" w:rsidR="00924172" w:rsidRPr="004E192C" w:rsidRDefault="00924172" w:rsidP="00924172">
      <w:pPr>
        <w:pStyle w:val="Code"/>
        <w:rPr>
          <w:highlight w:val="white"/>
        </w:rPr>
      </w:pPr>
      <w:r w:rsidRPr="004E192C">
        <w:rPr>
          <w:highlight w:val="white"/>
        </w:rPr>
        <w:t xml:space="preserve">      Assert.ErrorXXX((m_floatStackSize -= 2) &gt;= 0);</w:t>
      </w:r>
    </w:p>
    <w:p w14:paraId="3ABB5B3B" w14:textId="77777777" w:rsidR="00924172" w:rsidRPr="004E192C" w:rsidRDefault="00924172" w:rsidP="00924172">
      <w:pPr>
        <w:pStyle w:val="Code"/>
        <w:rPr>
          <w:highlight w:val="white"/>
        </w:rPr>
      </w:pPr>
      <w:r w:rsidRPr="004E192C">
        <w:rPr>
          <w:highlight w:val="white"/>
        </w:rPr>
        <w:t xml:space="preserve">      int target = (int) middleCode[0];</w:t>
      </w:r>
    </w:p>
    <w:p w14:paraId="40A7B303" w14:textId="77777777" w:rsidR="00924172" w:rsidRPr="004E192C" w:rsidRDefault="00924172" w:rsidP="00924172">
      <w:pPr>
        <w:pStyle w:val="Code"/>
        <w:rPr>
          <w:highlight w:val="white"/>
        </w:rPr>
      </w:pPr>
      <w:r w:rsidRPr="004E192C">
        <w:rPr>
          <w:highlight w:val="white"/>
        </w:rPr>
        <w:t xml:space="preserve">      AddAssemblyCode(AssemblyOperator.fcompp);</w:t>
      </w:r>
    </w:p>
    <w:p w14:paraId="7C8B45FD" w14:textId="77777777" w:rsidR="00924172" w:rsidRPr="004E192C" w:rsidRDefault="00924172" w:rsidP="00924172">
      <w:pPr>
        <w:pStyle w:val="Code"/>
        <w:rPr>
          <w:highlight w:val="white"/>
        </w:rPr>
      </w:pPr>
      <w:r w:rsidRPr="004E192C">
        <w:rPr>
          <w:highlight w:val="white"/>
        </w:rPr>
        <w:t xml:space="preserve">      AddAssemblyCode(AssemblyOperator.fstsw, Register.ax);</w:t>
      </w:r>
    </w:p>
    <w:p w14:paraId="0608FB31" w14:textId="77777777" w:rsidR="00924172" w:rsidRPr="004E192C" w:rsidRDefault="00924172" w:rsidP="00924172">
      <w:pPr>
        <w:pStyle w:val="Code"/>
        <w:rPr>
          <w:highlight w:val="white"/>
        </w:rPr>
      </w:pPr>
      <w:r w:rsidRPr="004E192C">
        <w:rPr>
          <w:highlight w:val="white"/>
        </w:rPr>
        <w:t xml:space="preserve">      AddAssemblyCode(AssemblyOperator.sahf);</w:t>
      </w:r>
    </w:p>
    <w:p w14:paraId="21993914" w14:textId="77777777" w:rsidR="00924172" w:rsidRPr="004E192C" w:rsidRDefault="00924172" w:rsidP="00924172">
      <w:pPr>
        <w:pStyle w:val="Code"/>
        <w:rPr>
          <w:highlight w:val="white"/>
        </w:rPr>
      </w:pPr>
      <w:r w:rsidRPr="004E192C">
        <w:rPr>
          <w:highlight w:val="white"/>
        </w:rPr>
        <w:t xml:space="preserve">      AssemblyOperator objectOperator =</w:t>
      </w:r>
    </w:p>
    <w:p w14:paraId="0E2F898A" w14:textId="77777777" w:rsidR="00924172" w:rsidRPr="004E192C" w:rsidRDefault="00924172" w:rsidP="00924172">
      <w:pPr>
        <w:pStyle w:val="Code"/>
        <w:rPr>
          <w:highlight w:val="white"/>
        </w:rPr>
      </w:pPr>
      <w:r w:rsidRPr="004E192C">
        <w:rPr>
          <w:highlight w:val="white"/>
        </w:rPr>
        <w:t xml:space="preserve">        m_middleToFloatingMap[middleCode.Operator];</w:t>
      </w:r>
    </w:p>
    <w:p w14:paraId="50BC1B5E" w14:textId="77777777" w:rsidR="00924172" w:rsidRPr="004E192C" w:rsidRDefault="00924172" w:rsidP="00924172">
      <w:pPr>
        <w:pStyle w:val="Code"/>
        <w:rPr>
          <w:highlight w:val="white"/>
        </w:rPr>
      </w:pPr>
      <w:r w:rsidRPr="004E192C">
        <w:rPr>
          <w:highlight w:val="white"/>
        </w:rPr>
        <w:t xml:space="preserve">      AddAssemblyCode(objectOperator, null, null, target);</w:t>
      </w:r>
    </w:p>
    <w:p w14:paraId="5B72D3BE" w14:textId="77777777" w:rsidR="00924172" w:rsidRPr="004E192C" w:rsidRDefault="00924172" w:rsidP="00924172">
      <w:pPr>
        <w:pStyle w:val="Code"/>
        <w:rPr>
          <w:highlight w:val="white"/>
        </w:rPr>
      </w:pPr>
      <w:r w:rsidRPr="004E192C">
        <w:rPr>
          <w:highlight w:val="white"/>
        </w:rPr>
        <w:t xml:space="preserve">    }</w:t>
      </w:r>
    </w:p>
    <w:p w14:paraId="2BD101B8" w14:textId="0219B098" w:rsidR="00D935A0" w:rsidRDefault="0017732E" w:rsidP="0017732E">
      <w:pPr>
        <w:pStyle w:val="Rubrik3"/>
        <w:rPr>
          <w:highlight w:val="white"/>
        </w:rPr>
      </w:pPr>
      <w:r>
        <w:rPr>
          <w:highlight w:val="white"/>
        </w:rPr>
        <w:lastRenderedPageBreak/>
        <w:t>Floating Push and Pop</w:t>
      </w:r>
    </w:p>
    <w:p w14:paraId="7984E4D9" w14:textId="0D73F20E" w:rsidR="00803EA4" w:rsidRDefault="00803EA4" w:rsidP="00803EA4">
      <w:pPr>
        <w:rPr>
          <w:highlight w:val="white"/>
        </w:rPr>
      </w:pPr>
      <w:r>
        <w:rPr>
          <w:highlight w:val="white"/>
        </w:rPr>
        <w:t xml:space="preserve">When pushing floating values to the floating-point stack, we need the </w:t>
      </w:r>
      <w:r w:rsidRPr="00DF7E57">
        <w:rPr>
          <w:rStyle w:val="KeyWord0"/>
          <w:highlight w:val="white"/>
        </w:rPr>
        <w:t>m_floatPushMap</w:t>
      </w:r>
      <w:r>
        <w:rPr>
          <w:highlight w:val="white"/>
        </w:rPr>
        <w:t xml:space="preserve"> map</w:t>
      </w:r>
      <w:r w:rsidR="00DF7E57">
        <w:rPr>
          <w:highlight w:val="white"/>
        </w:rPr>
        <w:t xml:space="preserve"> that </w:t>
      </w:r>
      <w:r w:rsidR="002E44D3">
        <w:rPr>
          <w:highlight w:val="white"/>
        </w:rPr>
        <w:t xml:space="preserve">maps the type sizes of the symbols to </w:t>
      </w:r>
      <w:r w:rsidR="00DF7E57">
        <w:rPr>
          <w:highlight w:val="white"/>
        </w:rPr>
        <w:t>assembly code operators.</w:t>
      </w:r>
    </w:p>
    <w:p w14:paraId="791FDA0B" w14:textId="1FF0F21C" w:rsidR="00530CE4" w:rsidRPr="00530CE4" w:rsidRDefault="00530CE4" w:rsidP="00530CE4">
      <w:pPr>
        <w:pStyle w:val="Code"/>
        <w:rPr>
          <w:highlight w:val="white"/>
        </w:rPr>
      </w:pPr>
      <w:r w:rsidRPr="00530CE4">
        <w:rPr>
          <w:highlight w:val="white"/>
        </w:rPr>
        <w:t xml:space="preserve">    public static IDictionary&lt;Sort, AssemblyOperator&gt; m_floatPushMap =</w:t>
      </w:r>
    </w:p>
    <w:p w14:paraId="55FCC9F6" w14:textId="77777777" w:rsidR="00530CE4" w:rsidRPr="00530CE4" w:rsidRDefault="00530CE4" w:rsidP="00530CE4">
      <w:pPr>
        <w:pStyle w:val="Code"/>
        <w:rPr>
          <w:highlight w:val="white"/>
        </w:rPr>
      </w:pPr>
      <w:r w:rsidRPr="00530CE4">
        <w:rPr>
          <w:highlight w:val="white"/>
        </w:rPr>
        <w:t xml:space="preserve">      new Dictionary&lt;Sort, AssemblyOperator&gt;() {</w:t>
      </w:r>
    </w:p>
    <w:p w14:paraId="5DDCC6D8" w14:textId="77777777" w:rsidR="00530CE4" w:rsidRPr="00530CE4" w:rsidRDefault="00530CE4" w:rsidP="00530CE4">
      <w:pPr>
        <w:pStyle w:val="Code"/>
        <w:rPr>
          <w:highlight w:val="white"/>
        </w:rPr>
      </w:pPr>
      <w:r w:rsidRPr="00530CE4">
        <w:rPr>
          <w:highlight w:val="white"/>
        </w:rPr>
        <w:t xml:space="preserve">        {Sort.Signed_Int, AssemblyOperator.fild_word},</w:t>
      </w:r>
    </w:p>
    <w:p w14:paraId="79C53C8F" w14:textId="77777777" w:rsidR="00530CE4" w:rsidRPr="00530CE4" w:rsidRDefault="00530CE4" w:rsidP="00530CE4">
      <w:pPr>
        <w:pStyle w:val="Code"/>
        <w:rPr>
          <w:highlight w:val="white"/>
        </w:rPr>
      </w:pPr>
      <w:r w:rsidRPr="00530CE4">
        <w:rPr>
          <w:highlight w:val="white"/>
        </w:rPr>
        <w:t xml:space="preserve">        {Sort.Unsigned_Int, AssemblyOperator.fild_word},</w:t>
      </w:r>
    </w:p>
    <w:p w14:paraId="1EB12FF7" w14:textId="77777777" w:rsidR="00530CE4" w:rsidRPr="00530CE4" w:rsidRDefault="00530CE4" w:rsidP="00530CE4">
      <w:pPr>
        <w:pStyle w:val="Code"/>
        <w:rPr>
          <w:highlight w:val="white"/>
        </w:rPr>
      </w:pPr>
      <w:r w:rsidRPr="00530CE4">
        <w:rPr>
          <w:highlight w:val="white"/>
        </w:rPr>
        <w:t xml:space="preserve">        {Sort.Signed_Long_Int, AssemblyOperator.fild_dword},</w:t>
      </w:r>
    </w:p>
    <w:p w14:paraId="0E89CD82" w14:textId="77777777" w:rsidR="00530CE4" w:rsidRPr="00530CE4" w:rsidRDefault="00530CE4" w:rsidP="00530CE4">
      <w:pPr>
        <w:pStyle w:val="Code"/>
        <w:rPr>
          <w:highlight w:val="white"/>
        </w:rPr>
      </w:pPr>
      <w:r w:rsidRPr="00530CE4">
        <w:rPr>
          <w:highlight w:val="white"/>
        </w:rPr>
        <w:t xml:space="preserve">        {Sort.Unsigned_Long_Int, AssemblyOperator.fild_dword},</w:t>
      </w:r>
    </w:p>
    <w:p w14:paraId="579D9F3C" w14:textId="77777777" w:rsidR="00530CE4" w:rsidRPr="00530CE4" w:rsidRDefault="00530CE4" w:rsidP="00530CE4">
      <w:pPr>
        <w:pStyle w:val="Code"/>
        <w:rPr>
          <w:highlight w:val="white"/>
        </w:rPr>
      </w:pPr>
      <w:r w:rsidRPr="00530CE4">
        <w:rPr>
          <w:highlight w:val="white"/>
        </w:rPr>
        <w:t xml:space="preserve">        {Sort.Float, AssemblyOperator.fld_dword},</w:t>
      </w:r>
    </w:p>
    <w:p w14:paraId="54F2A4AD" w14:textId="77777777" w:rsidR="00530CE4" w:rsidRPr="00530CE4" w:rsidRDefault="00530CE4" w:rsidP="00530CE4">
      <w:pPr>
        <w:pStyle w:val="Code"/>
        <w:rPr>
          <w:highlight w:val="white"/>
        </w:rPr>
      </w:pPr>
      <w:r w:rsidRPr="00530CE4">
        <w:rPr>
          <w:highlight w:val="white"/>
        </w:rPr>
        <w:t xml:space="preserve">        {Sort.Double, AssemblyOperator.fld_qword},</w:t>
      </w:r>
    </w:p>
    <w:p w14:paraId="7BA45F8E" w14:textId="77777777" w:rsidR="00530CE4" w:rsidRPr="00530CE4" w:rsidRDefault="00530CE4" w:rsidP="00530CE4">
      <w:pPr>
        <w:pStyle w:val="Code"/>
        <w:rPr>
          <w:highlight w:val="white"/>
        </w:rPr>
      </w:pPr>
      <w:r w:rsidRPr="00530CE4">
        <w:rPr>
          <w:highlight w:val="white"/>
        </w:rPr>
        <w:t xml:space="preserve">        {Sort.Long_Double, AssemblyOperator.fld_qword}</w:t>
      </w:r>
    </w:p>
    <w:p w14:paraId="6BF2BB33" w14:textId="77777777" w:rsidR="00530CE4" w:rsidRPr="00530CE4" w:rsidRDefault="00530CE4" w:rsidP="00530CE4">
      <w:pPr>
        <w:pStyle w:val="Code"/>
        <w:rPr>
          <w:highlight w:val="white"/>
        </w:rPr>
      </w:pPr>
      <w:r w:rsidRPr="00530CE4">
        <w:rPr>
          <w:highlight w:val="white"/>
        </w:rPr>
        <w:t xml:space="preserve">      };</w:t>
      </w:r>
    </w:p>
    <w:p w14:paraId="5A049407" w14:textId="2BBD1F40" w:rsidR="00530CE4" w:rsidRPr="00530CE4" w:rsidRDefault="00085FB8" w:rsidP="00C0154B">
      <w:pPr>
        <w:rPr>
          <w:highlight w:val="white"/>
        </w:rPr>
      </w:pPr>
      <w:r>
        <w:rPr>
          <w:highlight w:val="white"/>
        </w:rPr>
        <w:t xml:space="preserve">The </w:t>
      </w:r>
      <w:r w:rsidRPr="00C0154B">
        <w:rPr>
          <w:rStyle w:val="KeyWord0"/>
          <w:highlight w:val="white"/>
        </w:rPr>
        <w:t>PushSymbol</w:t>
      </w:r>
      <w:r>
        <w:rPr>
          <w:highlight w:val="white"/>
        </w:rPr>
        <w:t xml:space="preserve"> </w:t>
      </w:r>
      <w:r w:rsidR="00C0154B">
        <w:rPr>
          <w:highlight w:val="white"/>
        </w:rPr>
        <w:t>method generates code that pushes the value of a symbol to the floating-point stack.</w:t>
      </w:r>
    </w:p>
    <w:p w14:paraId="7D1F2121" w14:textId="085D3C11" w:rsidR="00530CE4" w:rsidRPr="00530CE4" w:rsidRDefault="00530CE4" w:rsidP="00530CE4">
      <w:pPr>
        <w:pStyle w:val="Code"/>
        <w:rPr>
          <w:highlight w:val="white"/>
        </w:rPr>
      </w:pPr>
      <w:r w:rsidRPr="00530CE4">
        <w:rPr>
          <w:highlight w:val="white"/>
        </w:rPr>
        <w:t xml:space="preserve">    public void PushSymbol(Symbol symbol)</w:t>
      </w:r>
      <w:r>
        <w:rPr>
          <w:highlight w:val="white"/>
        </w:rPr>
        <w:t xml:space="preserve"> </w:t>
      </w:r>
      <w:r w:rsidRPr="00530CE4">
        <w:rPr>
          <w:highlight w:val="white"/>
        </w:rPr>
        <w:t>{</w:t>
      </w:r>
    </w:p>
    <w:p w14:paraId="2E46E11B" w14:textId="77777777" w:rsidR="00530CE4" w:rsidRPr="00530CE4" w:rsidRDefault="00530CE4" w:rsidP="00530CE4">
      <w:pPr>
        <w:pStyle w:val="Code"/>
        <w:rPr>
          <w:highlight w:val="white"/>
        </w:rPr>
      </w:pPr>
      <w:r w:rsidRPr="00530CE4">
        <w:rPr>
          <w:highlight w:val="white"/>
        </w:rPr>
        <w:t xml:space="preserve">      Assert.ErrorXXX((++m_floatStackSize) &lt;= FloatingStackMaxSize);</w:t>
      </w:r>
    </w:p>
    <w:p w14:paraId="703694DC" w14:textId="77777777" w:rsidR="00530CE4" w:rsidRPr="00530CE4" w:rsidRDefault="00530CE4" w:rsidP="00530CE4">
      <w:pPr>
        <w:pStyle w:val="Code"/>
        <w:rPr>
          <w:highlight w:val="white"/>
        </w:rPr>
      </w:pPr>
      <w:r w:rsidRPr="00530CE4">
        <w:rPr>
          <w:highlight w:val="white"/>
        </w:rPr>
        <w:t xml:space="preserve">      AssemblyOperator objectOperator = m_floatPushMap[symbol.Type.Sort];</w:t>
      </w:r>
    </w:p>
    <w:p w14:paraId="78F9A3C5" w14:textId="77777777" w:rsidR="00530CE4" w:rsidRPr="00530CE4" w:rsidRDefault="00530CE4" w:rsidP="00530CE4">
      <w:pPr>
        <w:pStyle w:val="Code"/>
        <w:rPr>
          <w:highlight w:val="white"/>
        </w:rPr>
      </w:pPr>
      <w:r w:rsidRPr="00530CE4">
        <w:rPr>
          <w:highlight w:val="white"/>
        </w:rPr>
        <w:t xml:space="preserve">      Track track;</w:t>
      </w:r>
    </w:p>
    <w:p w14:paraId="3BE5F871" w14:textId="35C88179" w:rsidR="004C69FA" w:rsidRPr="00530CE4" w:rsidRDefault="004C69FA" w:rsidP="004C69FA">
      <w:pPr>
        <w:rPr>
          <w:highlight w:val="white"/>
        </w:rPr>
      </w:pPr>
      <w:r>
        <w:rPr>
          <w:highlight w:val="white"/>
        </w:rPr>
        <w:t xml:space="preserve">There are two special assembly code instructions for pushing the value zero or one to the floating-point stack: </w:t>
      </w:r>
      <w:r w:rsidRPr="00127A13">
        <w:rPr>
          <w:rStyle w:val="KeyWord0"/>
          <w:highlight w:val="white"/>
        </w:rPr>
        <w:t>fldz</w:t>
      </w:r>
      <w:r>
        <w:rPr>
          <w:highlight w:val="white"/>
        </w:rPr>
        <w:t xml:space="preserve"> (float load zero) </w:t>
      </w:r>
      <w:r w:rsidRPr="00127A13">
        <w:rPr>
          <w:rStyle w:val="KeyWord0"/>
          <w:highlight w:val="white"/>
        </w:rPr>
        <w:t>fld</w:t>
      </w:r>
      <w:r>
        <w:rPr>
          <w:rStyle w:val="KeyWord0"/>
          <w:highlight w:val="white"/>
        </w:rPr>
        <w:t>1</w:t>
      </w:r>
      <w:r>
        <w:rPr>
          <w:highlight w:val="white"/>
        </w:rPr>
        <w:t xml:space="preserve"> (float load one). </w:t>
      </w:r>
      <w:r w:rsidR="007F24CC">
        <w:rPr>
          <w:highlight w:val="white"/>
        </w:rPr>
        <w:t>If the value is (integral or floating) zero</w:t>
      </w:r>
      <w:r w:rsidR="00805B78">
        <w:rPr>
          <w:highlight w:val="white"/>
        </w:rPr>
        <w:t xml:space="preserve">, we use </w:t>
      </w:r>
      <w:r w:rsidRPr="004C69FA">
        <w:rPr>
          <w:rStyle w:val="KeyWord0"/>
          <w:highlight w:val="white"/>
        </w:rPr>
        <w:t>fldz</w:t>
      </w:r>
      <w:r>
        <w:rPr>
          <w:highlight w:val="white"/>
        </w:rPr>
        <w:t xml:space="preserve"> to </w:t>
      </w:r>
      <w:r w:rsidR="00805B78">
        <w:rPr>
          <w:highlight w:val="white"/>
        </w:rPr>
        <w:t>load the value zero</w:t>
      </w:r>
      <w:r>
        <w:rPr>
          <w:highlight w:val="white"/>
        </w:rPr>
        <w:t xml:space="preserve">, and if the value is (integral or floating) one we use </w:t>
      </w:r>
      <w:r w:rsidRPr="004C69FA">
        <w:rPr>
          <w:rStyle w:val="KeyWord0"/>
          <w:highlight w:val="white"/>
        </w:rPr>
        <w:t>fld1</w:t>
      </w:r>
      <w:r>
        <w:rPr>
          <w:highlight w:val="white"/>
        </w:rPr>
        <w:t xml:space="preserve"> to load the value zero.</w:t>
      </w:r>
    </w:p>
    <w:p w14:paraId="2E4E335A" w14:textId="77777777" w:rsidR="00530CE4" w:rsidRPr="00530CE4" w:rsidRDefault="00530CE4" w:rsidP="00530CE4">
      <w:pPr>
        <w:pStyle w:val="Code"/>
        <w:rPr>
          <w:highlight w:val="white"/>
        </w:rPr>
      </w:pPr>
      <w:r w:rsidRPr="00530CE4">
        <w:rPr>
          <w:highlight w:val="white"/>
        </w:rPr>
        <w:t xml:space="preserve">      if (((symbol.Value is BigInteger) &amp;&amp;</w:t>
      </w:r>
    </w:p>
    <w:p w14:paraId="0914C9FB" w14:textId="77777777" w:rsidR="00530CE4" w:rsidRPr="00530CE4" w:rsidRDefault="00530CE4" w:rsidP="00530CE4">
      <w:pPr>
        <w:pStyle w:val="Code"/>
        <w:rPr>
          <w:highlight w:val="white"/>
        </w:rPr>
      </w:pPr>
      <w:r w:rsidRPr="00530CE4">
        <w:rPr>
          <w:highlight w:val="white"/>
        </w:rPr>
        <w:t xml:space="preserve">          (((BigInteger) symbol.Value).IsZero)) ||</w:t>
      </w:r>
    </w:p>
    <w:p w14:paraId="7D956431" w14:textId="77777777" w:rsidR="00530CE4" w:rsidRPr="00530CE4" w:rsidRDefault="00530CE4" w:rsidP="00530CE4">
      <w:pPr>
        <w:pStyle w:val="Code"/>
        <w:rPr>
          <w:highlight w:val="white"/>
        </w:rPr>
      </w:pPr>
      <w:r w:rsidRPr="00530CE4">
        <w:rPr>
          <w:highlight w:val="white"/>
        </w:rPr>
        <w:t xml:space="preserve">          ((symbol.Value is decimal) &amp;&amp; (((decimal) symbol.Value) == 0))) {</w:t>
      </w:r>
    </w:p>
    <w:p w14:paraId="6731ACFA" w14:textId="77777777" w:rsidR="00530CE4" w:rsidRPr="00530CE4" w:rsidRDefault="00530CE4" w:rsidP="00530CE4">
      <w:pPr>
        <w:pStyle w:val="Code"/>
        <w:rPr>
          <w:highlight w:val="white"/>
        </w:rPr>
      </w:pPr>
      <w:r w:rsidRPr="00530CE4">
        <w:rPr>
          <w:highlight w:val="white"/>
        </w:rPr>
        <w:t xml:space="preserve">        AddAssemblyCode(AssemblyOperator.fldz);</w:t>
      </w:r>
    </w:p>
    <w:p w14:paraId="77C5D25A" w14:textId="77777777" w:rsidR="00530CE4" w:rsidRPr="00530CE4" w:rsidRDefault="00530CE4" w:rsidP="00530CE4">
      <w:pPr>
        <w:pStyle w:val="Code"/>
        <w:rPr>
          <w:highlight w:val="white"/>
        </w:rPr>
      </w:pPr>
      <w:r w:rsidRPr="00530CE4">
        <w:rPr>
          <w:highlight w:val="white"/>
        </w:rPr>
        <w:t xml:space="preserve">      }</w:t>
      </w:r>
    </w:p>
    <w:p w14:paraId="7B23B73C" w14:textId="77777777" w:rsidR="00530CE4" w:rsidRPr="00530CE4" w:rsidRDefault="00530CE4" w:rsidP="00530CE4">
      <w:pPr>
        <w:pStyle w:val="Code"/>
        <w:rPr>
          <w:highlight w:val="white"/>
        </w:rPr>
      </w:pPr>
      <w:r w:rsidRPr="00530CE4">
        <w:rPr>
          <w:highlight w:val="white"/>
        </w:rPr>
        <w:t xml:space="preserve">      else if (((symbol.Value is BigInteger) &amp;&amp;</w:t>
      </w:r>
    </w:p>
    <w:p w14:paraId="24397268" w14:textId="77777777" w:rsidR="00530CE4" w:rsidRPr="00530CE4" w:rsidRDefault="00530CE4" w:rsidP="00530CE4">
      <w:pPr>
        <w:pStyle w:val="Code"/>
        <w:rPr>
          <w:highlight w:val="white"/>
        </w:rPr>
      </w:pPr>
      <w:r w:rsidRPr="00530CE4">
        <w:rPr>
          <w:highlight w:val="white"/>
        </w:rPr>
        <w:t xml:space="preserve">                (((BigInteger) symbol.Value).IsOne)) ||</w:t>
      </w:r>
    </w:p>
    <w:p w14:paraId="4AE6D221" w14:textId="77777777" w:rsidR="00530CE4" w:rsidRPr="00530CE4" w:rsidRDefault="00530CE4" w:rsidP="00530CE4">
      <w:pPr>
        <w:pStyle w:val="Code"/>
        <w:rPr>
          <w:highlight w:val="white"/>
        </w:rPr>
      </w:pPr>
      <w:r w:rsidRPr="00530CE4">
        <w:rPr>
          <w:highlight w:val="white"/>
        </w:rPr>
        <w:t xml:space="preserve">               ((symbol.Value is decimal) &amp;&amp;</w:t>
      </w:r>
    </w:p>
    <w:p w14:paraId="1418075F" w14:textId="77777777" w:rsidR="00530CE4" w:rsidRPr="00530CE4" w:rsidRDefault="00530CE4" w:rsidP="00530CE4">
      <w:pPr>
        <w:pStyle w:val="Code"/>
        <w:rPr>
          <w:highlight w:val="white"/>
        </w:rPr>
      </w:pPr>
      <w:r w:rsidRPr="00530CE4">
        <w:rPr>
          <w:highlight w:val="white"/>
        </w:rPr>
        <w:t xml:space="preserve">                (((decimal) symbol.Value) == 1))) {</w:t>
      </w:r>
    </w:p>
    <w:p w14:paraId="78DF70A5" w14:textId="77777777" w:rsidR="00530CE4" w:rsidRPr="00530CE4" w:rsidRDefault="00530CE4" w:rsidP="00530CE4">
      <w:pPr>
        <w:pStyle w:val="Code"/>
        <w:rPr>
          <w:highlight w:val="white"/>
        </w:rPr>
      </w:pPr>
      <w:r w:rsidRPr="00530CE4">
        <w:rPr>
          <w:highlight w:val="white"/>
        </w:rPr>
        <w:t xml:space="preserve">        AddAssemblyCode(AssemblyOperator.fld1);</w:t>
      </w:r>
    </w:p>
    <w:p w14:paraId="2EF15F6E" w14:textId="2202D5D2" w:rsidR="00530CE4" w:rsidRDefault="00530CE4" w:rsidP="00530CE4">
      <w:pPr>
        <w:pStyle w:val="Code"/>
        <w:rPr>
          <w:highlight w:val="white"/>
        </w:rPr>
      </w:pPr>
      <w:r w:rsidRPr="00530CE4">
        <w:rPr>
          <w:highlight w:val="white"/>
        </w:rPr>
        <w:t xml:space="preserve">      }</w:t>
      </w:r>
    </w:p>
    <w:p w14:paraId="61D18CD7" w14:textId="6B687708" w:rsidR="004224B0" w:rsidRPr="00530CE4" w:rsidRDefault="00857422" w:rsidP="00C2308A">
      <w:pPr>
        <w:rPr>
          <w:highlight w:val="white"/>
        </w:rPr>
      </w:pPr>
      <w:r>
        <w:rPr>
          <w:highlight w:val="white"/>
        </w:rPr>
        <w:t xml:space="preserve">For any other </w:t>
      </w:r>
      <w:r w:rsidR="00C2308A">
        <w:rPr>
          <w:highlight w:val="white"/>
        </w:rPr>
        <w:t xml:space="preserve">integral or floating value, </w:t>
      </w:r>
      <w:r>
        <w:rPr>
          <w:highlight w:val="white"/>
        </w:rPr>
        <w:t>we cannot load it directly. Instead, we need store the value on a memory address and load the value from the address</w:t>
      </w:r>
      <w:r w:rsidR="00997ACE">
        <w:rPr>
          <w:highlight w:val="white"/>
        </w:rPr>
        <w:t xml:space="preserve">. </w:t>
      </w:r>
      <w:r w:rsidR="00B94488">
        <w:rPr>
          <w:highlight w:val="white"/>
        </w:rPr>
        <w:t xml:space="preserve"> We add the symbol to the static set for the linker to be able to find the value, and we add the push operation with the name of symbol, which will be changed to a proper address by the linker.</w:t>
      </w:r>
    </w:p>
    <w:p w14:paraId="7CE6D19A" w14:textId="77777777" w:rsidR="00530CE4" w:rsidRPr="00530CE4" w:rsidRDefault="00530CE4" w:rsidP="00530CE4">
      <w:pPr>
        <w:pStyle w:val="Code"/>
        <w:rPr>
          <w:highlight w:val="white"/>
        </w:rPr>
      </w:pPr>
      <w:r w:rsidRPr="00530CE4">
        <w:rPr>
          <w:highlight w:val="white"/>
        </w:rPr>
        <w:t xml:space="preserve">      else if ((symbol.Value is BigInteger) || (symbol.Value is decimal)) {</w:t>
      </w:r>
    </w:p>
    <w:p w14:paraId="3CAF697A" w14:textId="77777777" w:rsidR="00530CE4" w:rsidRPr="00530CE4" w:rsidRDefault="00530CE4" w:rsidP="00530CE4">
      <w:pPr>
        <w:pStyle w:val="Code"/>
        <w:rPr>
          <w:highlight w:val="white"/>
        </w:rPr>
      </w:pPr>
      <w:r w:rsidRPr="00530CE4">
        <w:rPr>
          <w:highlight w:val="white"/>
        </w:rPr>
        <w:t xml:space="preserve">        SymbolTable.StaticSet.Add(ConstantExpression.Value(symbol));</w:t>
      </w:r>
    </w:p>
    <w:p w14:paraId="257D968B" w14:textId="77777777" w:rsidR="00997ACE" w:rsidRPr="00530CE4" w:rsidRDefault="00997ACE" w:rsidP="00997ACE">
      <w:pPr>
        <w:pStyle w:val="Code"/>
        <w:rPr>
          <w:highlight w:val="white"/>
        </w:rPr>
      </w:pPr>
      <w:r w:rsidRPr="00530CE4">
        <w:rPr>
          <w:highlight w:val="white"/>
        </w:rPr>
        <w:t xml:space="preserve">        AddAssemblyCode(objectOperator, symbol.UniqueName, 0);</w:t>
      </w:r>
    </w:p>
    <w:p w14:paraId="306E4BE2" w14:textId="21AB6139" w:rsidR="00530CE4" w:rsidRDefault="00530CE4" w:rsidP="00530CE4">
      <w:pPr>
        <w:pStyle w:val="Code"/>
        <w:rPr>
          <w:highlight w:val="white"/>
        </w:rPr>
      </w:pPr>
      <w:r w:rsidRPr="00530CE4">
        <w:rPr>
          <w:highlight w:val="white"/>
        </w:rPr>
        <w:t xml:space="preserve">      }</w:t>
      </w:r>
    </w:p>
    <w:p w14:paraId="46BD902A" w14:textId="3AA46538" w:rsidR="00B94488" w:rsidRPr="00530CE4" w:rsidRDefault="00F36984" w:rsidP="000434DF">
      <w:pPr>
        <w:rPr>
          <w:highlight w:val="white"/>
        </w:rPr>
      </w:pPr>
      <w:r>
        <w:rPr>
          <w:highlight w:val="white"/>
        </w:rPr>
        <w:t>If the symbol does not hold an integral or a floating</w:t>
      </w:r>
      <w:r w:rsidR="000434DF">
        <w:rPr>
          <w:highlight w:val="white"/>
        </w:rPr>
        <w:t xml:space="preserve"> value, w</w:t>
      </w:r>
      <w:r>
        <w:rPr>
          <w:highlight w:val="white"/>
        </w:rPr>
        <w:t xml:space="preserve">e check if the value is </w:t>
      </w:r>
      <w:r w:rsidR="000434DF">
        <w:rPr>
          <w:highlight w:val="white"/>
        </w:rPr>
        <w:t xml:space="preserve">stored in a register. In that case </w:t>
      </w:r>
      <w:r w:rsidR="00B944D7">
        <w:rPr>
          <w:highlight w:val="white"/>
        </w:rPr>
        <w:t xml:space="preserve">we cannot store the register directly, but </w:t>
      </w:r>
      <w:r w:rsidR="00016D46">
        <w:rPr>
          <w:highlight w:val="white"/>
        </w:rPr>
        <w:t>like</w:t>
      </w:r>
      <w:r w:rsidR="00B944D7">
        <w:rPr>
          <w:highlight w:val="white"/>
        </w:rPr>
        <w:t xml:space="preserve"> the value case above we need to store the value </w:t>
      </w:r>
      <w:r w:rsidR="00AE72AA">
        <w:rPr>
          <w:highlight w:val="white"/>
        </w:rPr>
        <w:t>at</w:t>
      </w:r>
      <w:r w:rsidR="00B944D7">
        <w:rPr>
          <w:highlight w:val="white"/>
        </w:rPr>
        <w:t xml:space="preserve"> </w:t>
      </w:r>
      <w:r w:rsidR="00AE72AA">
        <w:rPr>
          <w:highlight w:val="white"/>
        </w:rPr>
        <w:t xml:space="preserve">the memory address. </w:t>
      </w:r>
      <w:r w:rsidR="00810BCB">
        <w:rPr>
          <w:highlight w:val="white"/>
        </w:rPr>
        <w:t>We use the special integral storage to load the value.</w:t>
      </w:r>
    </w:p>
    <w:p w14:paraId="1261D96C" w14:textId="77777777" w:rsidR="00530CE4" w:rsidRPr="00530CE4" w:rsidRDefault="00530CE4" w:rsidP="00530CE4">
      <w:pPr>
        <w:pStyle w:val="Code"/>
        <w:rPr>
          <w:highlight w:val="white"/>
        </w:rPr>
      </w:pPr>
      <w:r w:rsidRPr="00530CE4">
        <w:rPr>
          <w:highlight w:val="white"/>
        </w:rPr>
        <w:t xml:space="preserve">      else if (m_trackMap.TryGetValue(symbol, out track)) {</w:t>
      </w:r>
    </w:p>
    <w:p w14:paraId="4EDEC02D" w14:textId="1FA48249" w:rsidR="00530CE4" w:rsidRDefault="00530CE4" w:rsidP="00530CE4">
      <w:pPr>
        <w:pStyle w:val="Code"/>
        <w:rPr>
          <w:highlight w:val="white"/>
        </w:rPr>
      </w:pPr>
      <w:r w:rsidRPr="00530CE4">
        <w:rPr>
          <w:highlight w:val="white"/>
        </w:rPr>
        <w:t xml:space="preserve">        m_trackMap.Remove(symbol);</w:t>
      </w:r>
    </w:p>
    <w:p w14:paraId="4876EC22" w14:textId="77777777" w:rsidR="000242A0" w:rsidRPr="000242A0" w:rsidRDefault="000242A0" w:rsidP="000242A0">
      <w:pPr>
        <w:pStyle w:val="Code"/>
        <w:rPr>
          <w:highlight w:val="white"/>
        </w:rPr>
      </w:pPr>
      <w:r w:rsidRPr="000242A0">
        <w:rPr>
          <w:highlight w:val="white"/>
        </w:rPr>
        <w:t xml:space="preserve">        string containerName = AddStaticContainer(symbol.Type);</w:t>
      </w:r>
    </w:p>
    <w:p w14:paraId="7C32E66A" w14:textId="47405251" w:rsidR="00530CE4" w:rsidRPr="00530CE4" w:rsidRDefault="00530CE4" w:rsidP="00530CE4">
      <w:pPr>
        <w:pStyle w:val="Code"/>
        <w:rPr>
          <w:highlight w:val="white"/>
        </w:rPr>
      </w:pPr>
      <w:r w:rsidRPr="00530CE4">
        <w:rPr>
          <w:highlight w:val="white"/>
        </w:rPr>
        <w:t xml:space="preserve">        AddAssemblyCode(AssemblyOperator.mov, </w:t>
      </w:r>
      <w:r w:rsidR="000242A0" w:rsidRPr="000242A0">
        <w:rPr>
          <w:highlight w:val="white"/>
        </w:rPr>
        <w:t>containerName</w:t>
      </w:r>
      <w:r w:rsidRPr="00530CE4">
        <w:rPr>
          <w:highlight w:val="white"/>
        </w:rPr>
        <w:t>, 0, track);</w:t>
      </w:r>
    </w:p>
    <w:p w14:paraId="47BE6911" w14:textId="193DCA5E" w:rsidR="00530CE4" w:rsidRPr="00530CE4" w:rsidRDefault="00530CE4" w:rsidP="00530CE4">
      <w:pPr>
        <w:pStyle w:val="Code"/>
        <w:rPr>
          <w:highlight w:val="white"/>
        </w:rPr>
      </w:pPr>
      <w:r w:rsidRPr="00530CE4">
        <w:rPr>
          <w:highlight w:val="white"/>
        </w:rPr>
        <w:t xml:space="preserve">        AddAssemblyCode(objectOperator, </w:t>
      </w:r>
      <w:r w:rsidR="00257E79">
        <w:rPr>
          <w:highlight w:val="white"/>
        </w:rPr>
        <w:t>containerName</w:t>
      </w:r>
      <w:r w:rsidRPr="00530CE4">
        <w:rPr>
          <w:highlight w:val="white"/>
        </w:rPr>
        <w:t>, 0);</w:t>
      </w:r>
    </w:p>
    <w:p w14:paraId="6ED1950D" w14:textId="4ECEFEBF" w:rsidR="00530CE4" w:rsidRDefault="00530CE4" w:rsidP="00530CE4">
      <w:pPr>
        <w:pStyle w:val="Code"/>
        <w:rPr>
          <w:highlight w:val="white"/>
        </w:rPr>
      </w:pPr>
      <w:r w:rsidRPr="00530CE4">
        <w:rPr>
          <w:highlight w:val="white"/>
        </w:rPr>
        <w:lastRenderedPageBreak/>
        <w:t xml:space="preserve">      }</w:t>
      </w:r>
    </w:p>
    <w:p w14:paraId="760FC824" w14:textId="5E1A4D22" w:rsidR="00611BEB" w:rsidRPr="00530CE4" w:rsidRDefault="00611BEB" w:rsidP="00611BEB">
      <w:pPr>
        <w:rPr>
          <w:highlight w:val="white"/>
        </w:rPr>
      </w:pPr>
      <w:r>
        <w:rPr>
          <w:highlight w:val="white"/>
        </w:rPr>
        <w:t xml:space="preserve">If the symbol is an array, function, or string, </w:t>
      </w:r>
      <w:r w:rsidR="00137398">
        <w:rPr>
          <w:highlight w:val="white"/>
        </w:rPr>
        <w:t>we also use the integral storage name to store the value. However, in this case will shall load the address of the symbol, rather than its value.</w:t>
      </w:r>
      <w:r w:rsidR="00191962">
        <w:rPr>
          <w:highlight w:val="white"/>
        </w:rPr>
        <w:t xml:space="preserve"> We start by </w:t>
      </w:r>
      <w:r w:rsidR="00631791">
        <w:rPr>
          <w:highlight w:val="white"/>
        </w:rPr>
        <w:t>loading the base address of the symbol to the integral storage. Then we add its offset, unless it is zero.</w:t>
      </w:r>
    </w:p>
    <w:p w14:paraId="2BF60710" w14:textId="77777777" w:rsidR="00530CE4" w:rsidRPr="00530CE4" w:rsidRDefault="00530CE4" w:rsidP="00530CE4">
      <w:pPr>
        <w:pStyle w:val="Code"/>
        <w:rPr>
          <w:highlight w:val="white"/>
        </w:rPr>
      </w:pPr>
      <w:r w:rsidRPr="00530CE4">
        <w:rPr>
          <w:highlight w:val="white"/>
        </w:rPr>
        <w:t xml:space="preserve">      else if (symbol.Type.IsArrayFunctionOrString()) {</w:t>
      </w:r>
    </w:p>
    <w:p w14:paraId="3C65D376" w14:textId="77777777" w:rsidR="000242A0" w:rsidRPr="000242A0" w:rsidRDefault="000242A0" w:rsidP="000242A0">
      <w:pPr>
        <w:pStyle w:val="Code"/>
        <w:rPr>
          <w:highlight w:val="white"/>
        </w:rPr>
      </w:pPr>
      <w:r w:rsidRPr="000242A0">
        <w:rPr>
          <w:highlight w:val="white"/>
        </w:rPr>
        <w:t xml:space="preserve">        string containerName = AddStaticContainer(symbol.Type);</w:t>
      </w:r>
    </w:p>
    <w:p w14:paraId="1879C08A" w14:textId="24E87526" w:rsidR="00530CE4" w:rsidRPr="00530CE4" w:rsidRDefault="00530CE4" w:rsidP="00530CE4">
      <w:pPr>
        <w:pStyle w:val="Code"/>
        <w:rPr>
          <w:highlight w:val="white"/>
        </w:rPr>
      </w:pPr>
      <w:r w:rsidRPr="00530CE4">
        <w:rPr>
          <w:highlight w:val="white"/>
        </w:rPr>
        <w:t xml:space="preserve">        AddAssemblyCode(AssemblyOperator.mov, </w:t>
      </w:r>
      <w:r w:rsidR="00257E79">
        <w:rPr>
          <w:highlight w:val="white"/>
        </w:rPr>
        <w:t>containerName</w:t>
      </w:r>
      <w:r w:rsidRPr="00530CE4">
        <w:rPr>
          <w:highlight w:val="white"/>
        </w:rPr>
        <w:t>, 0,</w:t>
      </w:r>
    </w:p>
    <w:p w14:paraId="11DC2BCD" w14:textId="77777777" w:rsidR="00530CE4" w:rsidRPr="00530CE4" w:rsidRDefault="00530CE4" w:rsidP="00530CE4">
      <w:pPr>
        <w:pStyle w:val="Code"/>
        <w:rPr>
          <w:highlight w:val="white"/>
        </w:rPr>
      </w:pPr>
      <w:r w:rsidRPr="00530CE4">
        <w:rPr>
          <w:highlight w:val="white"/>
        </w:rPr>
        <w:t xml:space="preserve">                        Base(symbol), TypeSize.PointerSize);</w:t>
      </w:r>
    </w:p>
    <w:p w14:paraId="46891DC1" w14:textId="77777777" w:rsidR="00530CE4" w:rsidRPr="00530CE4" w:rsidRDefault="00530CE4" w:rsidP="00530CE4">
      <w:pPr>
        <w:pStyle w:val="Code"/>
        <w:rPr>
          <w:highlight w:val="white"/>
        </w:rPr>
      </w:pPr>
    </w:p>
    <w:p w14:paraId="15475D7E" w14:textId="77777777" w:rsidR="00530CE4" w:rsidRPr="00530CE4" w:rsidRDefault="00530CE4" w:rsidP="00530CE4">
      <w:pPr>
        <w:pStyle w:val="Code"/>
        <w:rPr>
          <w:highlight w:val="white"/>
        </w:rPr>
      </w:pPr>
      <w:r w:rsidRPr="00530CE4">
        <w:rPr>
          <w:highlight w:val="white"/>
        </w:rPr>
        <w:t xml:space="preserve">        int offset = Offset(symbol);</w:t>
      </w:r>
    </w:p>
    <w:p w14:paraId="6DDA5F39" w14:textId="77777777" w:rsidR="00530CE4" w:rsidRPr="00530CE4" w:rsidRDefault="00530CE4" w:rsidP="00530CE4">
      <w:pPr>
        <w:pStyle w:val="Code"/>
        <w:rPr>
          <w:highlight w:val="white"/>
        </w:rPr>
      </w:pPr>
      <w:r w:rsidRPr="00530CE4">
        <w:rPr>
          <w:highlight w:val="white"/>
        </w:rPr>
        <w:t xml:space="preserve">        if (offset != 0) {</w:t>
      </w:r>
    </w:p>
    <w:p w14:paraId="6D83ED3D" w14:textId="14607384" w:rsidR="00530CE4" w:rsidRPr="00530CE4" w:rsidRDefault="00530CE4" w:rsidP="00530CE4">
      <w:pPr>
        <w:pStyle w:val="Code"/>
        <w:rPr>
          <w:highlight w:val="white"/>
        </w:rPr>
      </w:pPr>
      <w:r w:rsidRPr="00530CE4">
        <w:rPr>
          <w:highlight w:val="white"/>
        </w:rPr>
        <w:t xml:space="preserve">          AddAssemblyCode(AssemblyOperator.add, </w:t>
      </w:r>
      <w:r w:rsidR="00257E79">
        <w:rPr>
          <w:highlight w:val="white"/>
        </w:rPr>
        <w:t>containerName</w:t>
      </w:r>
      <w:r w:rsidRPr="00530CE4">
        <w:rPr>
          <w:highlight w:val="white"/>
        </w:rPr>
        <w:t>, 0,</w:t>
      </w:r>
    </w:p>
    <w:p w14:paraId="79312DC6" w14:textId="77777777" w:rsidR="00530CE4" w:rsidRPr="00530CE4" w:rsidRDefault="00530CE4" w:rsidP="00530CE4">
      <w:pPr>
        <w:pStyle w:val="Code"/>
        <w:rPr>
          <w:highlight w:val="white"/>
        </w:rPr>
      </w:pPr>
      <w:r w:rsidRPr="00530CE4">
        <w:rPr>
          <w:highlight w:val="white"/>
        </w:rPr>
        <w:t xml:space="preserve">                          (BigInteger) offset, TypeSize.PointerSize);</w:t>
      </w:r>
    </w:p>
    <w:p w14:paraId="6EB6056E" w14:textId="77777777" w:rsidR="00530CE4" w:rsidRPr="00530CE4" w:rsidRDefault="00530CE4" w:rsidP="00530CE4">
      <w:pPr>
        <w:pStyle w:val="Code"/>
        <w:rPr>
          <w:highlight w:val="white"/>
        </w:rPr>
      </w:pPr>
      <w:r w:rsidRPr="00530CE4">
        <w:rPr>
          <w:highlight w:val="white"/>
        </w:rPr>
        <w:t xml:space="preserve">        }</w:t>
      </w:r>
    </w:p>
    <w:p w14:paraId="57FB3A94" w14:textId="77777777" w:rsidR="00530CE4" w:rsidRPr="00530CE4" w:rsidRDefault="00530CE4" w:rsidP="00530CE4">
      <w:pPr>
        <w:pStyle w:val="Code"/>
        <w:rPr>
          <w:highlight w:val="white"/>
        </w:rPr>
      </w:pPr>
    </w:p>
    <w:p w14:paraId="5C033613" w14:textId="490F902B" w:rsidR="00530CE4" w:rsidRPr="00530CE4" w:rsidRDefault="00530CE4" w:rsidP="00530CE4">
      <w:pPr>
        <w:pStyle w:val="Code"/>
        <w:rPr>
          <w:highlight w:val="white"/>
        </w:rPr>
      </w:pPr>
      <w:r w:rsidRPr="00530CE4">
        <w:rPr>
          <w:highlight w:val="white"/>
        </w:rPr>
        <w:t xml:space="preserve">        AddAssemblyCode(objectOperator, </w:t>
      </w:r>
      <w:r w:rsidR="00257E79">
        <w:rPr>
          <w:highlight w:val="white"/>
        </w:rPr>
        <w:t>containerName</w:t>
      </w:r>
      <w:r w:rsidRPr="00530CE4">
        <w:rPr>
          <w:highlight w:val="white"/>
        </w:rPr>
        <w:t>, 0);</w:t>
      </w:r>
    </w:p>
    <w:p w14:paraId="023E6FD7" w14:textId="29BCA5A7" w:rsidR="00530CE4" w:rsidRDefault="00530CE4" w:rsidP="00530CE4">
      <w:pPr>
        <w:pStyle w:val="Code"/>
        <w:rPr>
          <w:highlight w:val="white"/>
        </w:rPr>
      </w:pPr>
      <w:r w:rsidRPr="00530CE4">
        <w:rPr>
          <w:highlight w:val="white"/>
        </w:rPr>
        <w:t xml:space="preserve">      }</w:t>
      </w:r>
    </w:p>
    <w:p w14:paraId="452BB170" w14:textId="6DE2EDC5" w:rsidR="00B5274B" w:rsidRPr="00530CE4" w:rsidRDefault="00B5274B" w:rsidP="00575159">
      <w:pPr>
        <w:rPr>
          <w:highlight w:val="white"/>
        </w:rPr>
      </w:pPr>
      <w:r>
        <w:rPr>
          <w:highlight w:val="white"/>
        </w:rPr>
        <w:t>If non</w:t>
      </w:r>
      <w:r w:rsidR="00B45BF1">
        <w:rPr>
          <w:highlight w:val="white"/>
        </w:rPr>
        <w:t>e</w:t>
      </w:r>
      <w:r>
        <w:rPr>
          <w:highlight w:val="white"/>
        </w:rPr>
        <w:t xml:space="preserve"> of the above </w:t>
      </w:r>
      <w:r w:rsidR="00575159">
        <w:rPr>
          <w:highlight w:val="white"/>
        </w:rPr>
        <w:t>apply, we perform the operation on the address of the symbol.</w:t>
      </w:r>
    </w:p>
    <w:p w14:paraId="30554507" w14:textId="77777777" w:rsidR="00530CE4" w:rsidRPr="00530CE4" w:rsidRDefault="00530CE4" w:rsidP="00530CE4">
      <w:pPr>
        <w:pStyle w:val="Code"/>
        <w:rPr>
          <w:highlight w:val="white"/>
        </w:rPr>
      </w:pPr>
      <w:r w:rsidRPr="00530CE4">
        <w:rPr>
          <w:highlight w:val="white"/>
        </w:rPr>
        <w:t xml:space="preserve">      else {</w:t>
      </w:r>
    </w:p>
    <w:p w14:paraId="5245E0AE" w14:textId="77777777" w:rsidR="00530CE4" w:rsidRPr="00530CE4" w:rsidRDefault="00530CE4" w:rsidP="00530CE4">
      <w:pPr>
        <w:pStyle w:val="Code"/>
        <w:rPr>
          <w:highlight w:val="white"/>
        </w:rPr>
      </w:pPr>
      <w:r w:rsidRPr="00530CE4">
        <w:rPr>
          <w:highlight w:val="white"/>
        </w:rPr>
        <w:t xml:space="preserve">        AddAssemblyCode(objectOperator, Base(symbol), Offset(symbol));</w:t>
      </w:r>
    </w:p>
    <w:p w14:paraId="5DC95A76" w14:textId="77777777" w:rsidR="00530CE4" w:rsidRPr="00530CE4" w:rsidRDefault="00530CE4" w:rsidP="00530CE4">
      <w:pPr>
        <w:pStyle w:val="Code"/>
        <w:rPr>
          <w:highlight w:val="white"/>
        </w:rPr>
      </w:pPr>
      <w:r w:rsidRPr="00530CE4">
        <w:rPr>
          <w:highlight w:val="white"/>
        </w:rPr>
        <w:t xml:space="preserve">      }</w:t>
      </w:r>
    </w:p>
    <w:p w14:paraId="10A04640" w14:textId="60CD7475" w:rsidR="00530CE4" w:rsidRDefault="00530CE4" w:rsidP="00530CE4">
      <w:pPr>
        <w:pStyle w:val="Code"/>
        <w:rPr>
          <w:highlight w:val="white"/>
        </w:rPr>
      </w:pPr>
      <w:r w:rsidRPr="00530CE4">
        <w:rPr>
          <w:highlight w:val="white"/>
        </w:rPr>
        <w:t xml:space="preserve">    }</w:t>
      </w:r>
    </w:p>
    <w:p w14:paraId="2A06E3E1" w14:textId="77777777" w:rsidR="00F8692E" w:rsidRDefault="00F8692E" w:rsidP="00F024B0">
      <w:pPr>
        <w:pStyle w:val="Code"/>
        <w:rPr>
          <w:highlight w:val="white"/>
        </w:rPr>
      </w:pPr>
    </w:p>
    <w:p w14:paraId="2E59EE62" w14:textId="43EB040B" w:rsidR="00F024B0" w:rsidRPr="00F024B0" w:rsidRDefault="00F024B0" w:rsidP="00F024B0">
      <w:pPr>
        <w:pStyle w:val="Code"/>
        <w:rPr>
          <w:highlight w:val="white"/>
        </w:rPr>
      </w:pPr>
      <w:r w:rsidRPr="00F024B0">
        <w:rPr>
          <w:highlight w:val="white"/>
        </w:rPr>
        <w:t xml:space="preserve">    private static string AddStaticContainer(Type type) {</w:t>
      </w:r>
    </w:p>
    <w:p w14:paraId="4D04412E" w14:textId="77777777" w:rsidR="00F8692E" w:rsidRDefault="00F024B0" w:rsidP="00F024B0">
      <w:pPr>
        <w:pStyle w:val="Code"/>
        <w:rPr>
          <w:highlight w:val="white"/>
        </w:rPr>
      </w:pPr>
      <w:r w:rsidRPr="00F024B0">
        <w:rPr>
          <w:highlight w:val="white"/>
        </w:rPr>
        <w:t xml:space="preserve">      string containerName = "container" + type.Size() +</w:t>
      </w:r>
    </w:p>
    <w:p w14:paraId="4B1B0236" w14:textId="6714C50F" w:rsidR="00F024B0" w:rsidRPr="00F024B0" w:rsidRDefault="00F8692E" w:rsidP="00F024B0">
      <w:pPr>
        <w:pStyle w:val="Code"/>
        <w:rPr>
          <w:highlight w:val="white"/>
        </w:rPr>
      </w:pPr>
      <w:r>
        <w:rPr>
          <w:highlight w:val="white"/>
        </w:rPr>
        <w:t xml:space="preserve">                            </w:t>
      </w:r>
      <w:r w:rsidR="00F024B0" w:rsidRPr="00F024B0">
        <w:rPr>
          <w:highlight w:val="white"/>
        </w:rPr>
        <w:t xml:space="preserve"> "bytes" + Symbol.NumberId;</w:t>
      </w:r>
    </w:p>
    <w:p w14:paraId="6D996416" w14:textId="77777777" w:rsidR="00F8692E" w:rsidRDefault="00F024B0" w:rsidP="00F024B0">
      <w:pPr>
        <w:pStyle w:val="Code"/>
        <w:rPr>
          <w:highlight w:val="white"/>
        </w:rPr>
      </w:pPr>
      <w:r w:rsidRPr="00F024B0">
        <w:rPr>
          <w:highlight w:val="white"/>
        </w:rPr>
        <w:t xml:space="preserve">      SymbolTable.StaticSet.Add(ConstantExpression.Value(containerName,</w:t>
      </w:r>
    </w:p>
    <w:p w14:paraId="6630BEF0" w14:textId="6BBE8893" w:rsidR="00F024B0" w:rsidRPr="00F024B0" w:rsidRDefault="00F8692E" w:rsidP="00F024B0">
      <w:pPr>
        <w:pStyle w:val="Code"/>
        <w:rPr>
          <w:highlight w:val="white"/>
        </w:rPr>
      </w:pPr>
      <w:r>
        <w:rPr>
          <w:highlight w:val="white"/>
        </w:rPr>
        <w:t xml:space="preserve">                                                        </w:t>
      </w:r>
      <w:r w:rsidR="00F024B0" w:rsidRPr="00F024B0">
        <w:rPr>
          <w:highlight w:val="white"/>
        </w:rPr>
        <w:t xml:space="preserve"> type, null));</w:t>
      </w:r>
    </w:p>
    <w:p w14:paraId="7719D78C" w14:textId="77777777" w:rsidR="00F024B0" w:rsidRPr="00F024B0" w:rsidRDefault="00F024B0" w:rsidP="00F024B0">
      <w:pPr>
        <w:pStyle w:val="Code"/>
        <w:rPr>
          <w:highlight w:val="white"/>
        </w:rPr>
      </w:pPr>
      <w:r w:rsidRPr="00F024B0">
        <w:rPr>
          <w:highlight w:val="white"/>
        </w:rPr>
        <w:t xml:space="preserve">      return containerName;</w:t>
      </w:r>
    </w:p>
    <w:p w14:paraId="356F184F" w14:textId="77777777" w:rsidR="00F024B0" w:rsidRPr="00F024B0" w:rsidRDefault="00F024B0" w:rsidP="00F024B0">
      <w:pPr>
        <w:pStyle w:val="Code"/>
        <w:rPr>
          <w:highlight w:val="white"/>
        </w:rPr>
      </w:pPr>
      <w:r w:rsidRPr="00F024B0">
        <w:rPr>
          <w:highlight w:val="white"/>
        </w:rPr>
        <w:t xml:space="preserve">    }</w:t>
      </w:r>
    </w:p>
    <w:p w14:paraId="5CC85F9D" w14:textId="23FAD5E5" w:rsidR="006F3439" w:rsidRPr="00530CE4" w:rsidRDefault="00546C2B" w:rsidP="002E44D3">
      <w:pPr>
        <w:rPr>
          <w:highlight w:val="white"/>
        </w:rPr>
      </w:pPr>
      <w:r>
        <w:rPr>
          <w:highlight w:val="white"/>
        </w:rPr>
        <w:t xml:space="preserve">When </w:t>
      </w:r>
      <w:r w:rsidR="002E44D3">
        <w:rPr>
          <w:highlight w:val="white"/>
        </w:rPr>
        <w:t xml:space="preserve">popping or topping a value from the floating-point stack, we also need </w:t>
      </w:r>
      <w:r w:rsidR="006F3439">
        <w:rPr>
          <w:highlight w:val="white"/>
        </w:rPr>
        <w:t xml:space="preserve">the </w:t>
      </w:r>
      <w:r w:rsidR="00D702CD" w:rsidRPr="00D702CD">
        <w:rPr>
          <w:rStyle w:val="KeyWord0"/>
          <w:highlight w:val="white"/>
        </w:rPr>
        <w:t>m_floatPopMap</w:t>
      </w:r>
      <w:r w:rsidR="00D702CD">
        <w:rPr>
          <w:highlight w:val="white"/>
        </w:rPr>
        <w:t xml:space="preserve"> and </w:t>
      </w:r>
      <w:r w:rsidR="00D702CD" w:rsidRPr="00D702CD">
        <w:rPr>
          <w:rStyle w:val="KeyWord0"/>
          <w:highlight w:val="white"/>
        </w:rPr>
        <w:t>m_floatTopMap</w:t>
      </w:r>
      <w:r w:rsidR="00D702CD" w:rsidRPr="00530CE4">
        <w:rPr>
          <w:highlight w:val="white"/>
        </w:rPr>
        <w:t xml:space="preserve"> </w:t>
      </w:r>
      <w:r w:rsidR="002E44D3">
        <w:rPr>
          <w:highlight w:val="white"/>
        </w:rPr>
        <w:t xml:space="preserve">maps </w:t>
      </w:r>
      <w:r w:rsidR="00D702CD">
        <w:rPr>
          <w:highlight w:val="white"/>
        </w:rPr>
        <w:t>that maps from the type sizes of the symbols to assembly code instructions.</w:t>
      </w:r>
    </w:p>
    <w:p w14:paraId="5B60F926" w14:textId="77777777" w:rsidR="00530CE4" w:rsidRPr="00530CE4" w:rsidRDefault="00530CE4" w:rsidP="00530CE4">
      <w:pPr>
        <w:pStyle w:val="Code"/>
        <w:rPr>
          <w:highlight w:val="white"/>
        </w:rPr>
      </w:pPr>
      <w:r w:rsidRPr="00530CE4">
        <w:rPr>
          <w:highlight w:val="white"/>
        </w:rPr>
        <w:t xml:space="preserve">    public static IDictionary&lt;Sort, AssemblyOperator&gt; m_floatPopMap =</w:t>
      </w:r>
    </w:p>
    <w:p w14:paraId="32430870" w14:textId="77777777" w:rsidR="00530CE4" w:rsidRPr="00530CE4" w:rsidRDefault="00530CE4" w:rsidP="00530CE4">
      <w:pPr>
        <w:pStyle w:val="Code"/>
        <w:rPr>
          <w:highlight w:val="white"/>
        </w:rPr>
      </w:pPr>
      <w:r w:rsidRPr="00530CE4">
        <w:rPr>
          <w:highlight w:val="white"/>
        </w:rPr>
        <w:t xml:space="preserve">      new Dictionary&lt;Sort, AssemblyOperator&gt;() {</w:t>
      </w:r>
    </w:p>
    <w:p w14:paraId="50A77E2A" w14:textId="77777777" w:rsidR="00530CE4" w:rsidRPr="00530CE4" w:rsidRDefault="00530CE4" w:rsidP="00530CE4">
      <w:pPr>
        <w:pStyle w:val="Code"/>
        <w:rPr>
          <w:highlight w:val="white"/>
        </w:rPr>
      </w:pPr>
      <w:r w:rsidRPr="00530CE4">
        <w:rPr>
          <w:highlight w:val="white"/>
        </w:rPr>
        <w:t xml:space="preserve">        {Sort.Signed_Int, AssemblyOperator.fistp_word},</w:t>
      </w:r>
    </w:p>
    <w:p w14:paraId="449FE40E" w14:textId="77777777" w:rsidR="00530CE4" w:rsidRPr="00530CE4" w:rsidRDefault="00530CE4" w:rsidP="00530CE4">
      <w:pPr>
        <w:pStyle w:val="Code"/>
        <w:rPr>
          <w:highlight w:val="white"/>
        </w:rPr>
      </w:pPr>
      <w:r w:rsidRPr="00530CE4">
        <w:rPr>
          <w:highlight w:val="white"/>
        </w:rPr>
        <w:t xml:space="preserve">        {Sort.Unsigned_Int, AssemblyOperator.fistp_word},</w:t>
      </w:r>
    </w:p>
    <w:p w14:paraId="44FCBBE9" w14:textId="77777777" w:rsidR="00530CE4" w:rsidRPr="00530CE4" w:rsidRDefault="00530CE4" w:rsidP="00530CE4">
      <w:pPr>
        <w:pStyle w:val="Code"/>
        <w:rPr>
          <w:highlight w:val="white"/>
        </w:rPr>
      </w:pPr>
      <w:r w:rsidRPr="00530CE4">
        <w:rPr>
          <w:highlight w:val="white"/>
        </w:rPr>
        <w:t xml:space="preserve">        {Sort.Pointer, AssemblyOperator.fistp_word},</w:t>
      </w:r>
    </w:p>
    <w:p w14:paraId="2EC1B6C8" w14:textId="77777777" w:rsidR="00530CE4" w:rsidRPr="00530CE4" w:rsidRDefault="00530CE4" w:rsidP="00530CE4">
      <w:pPr>
        <w:pStyle w:val="Code"/>
        <w:rPr>
          <w:highlight w:val="white"/>
        </w:rPr>
      </w:pPr>
      <w:r w:rsidRPr="00530CE4">
        <w:rPr>
          <w:highlight w:val="white"/>
        </w:rPr>
        <w:t xml:space="preserve">        {Sort.Signed_Long_Int, AssemblyOperator.fistp_dword},</w:t>
      </w:r>
    </w:p>
    <w:p w14:paraId="588DE807" w14:textId="77777777" w:rsidR="00530CE4" w:rsidRPr="00530CE4" w:rsidRDefault="00530CE4" w:rsidP="00530CE4">
      <w:pPr>
        <w:pStyle w:val="Code"/>
        <w:rPr>
          <w:highlight w:val="white"/>
        </w:rPr>
      </w:pPr>
      <w:r w:rsidRPr="00530CE4">
        <w:rPr>
          <w:highlight w:val="white"/>
        </w:rPr>
        <w:t xml:space="preserve">        {Sort.Unsigned_Long_Int, AssemblyOperator.fistp_dword},</w:t>
      </w:r>
    </w:p>
    <w:p w14:paraId="570B386C" w14:textId="77777777" w:rsidR="00530CE4" w:rsidRPr="00530CE4" w:rsidRDefault="00530CE4" w:rsidP="00530CE4">
      <w:pPr>
        <w:pStyle w:val="Code"/>
        <w:rPr>
          <w:highlight w:val="white"/>
        </w:rPr>
      </w:pPr>
      <w:r w:rsidRPr="00530CE4">
        <w:rPr>
          <w:highlight w:val="white"/>
        </w:rPr>
        <w:t xml:space="preserve">        {Sort.Float, AssemblyOperator.fstp_dword},</w:t>
      </w:r>
    </w:p>
    <w:p w14:paraId="648065F1" w14:textId="77777777" w:rsidR="00530CE4" w:rsidRPr="00530CE4" w:rsidRDefault="00530CE4" w:rsidP="00530CE4">
      <w:pPr>
        <w:pStyle w:val="Code"/>
        <w:rPr>
          <w:highlight w:val="white"/>
        </w:rPr>
      </w:pPr>
      <w:r w:rsidRPr="00530CE4">
        <w:rPr>
          <w:highlight w:val="white"/>
        </w:rPr>
        <w:t xml:space="preserve">        {Sort.Double, AssemblyOperator.fstp_qword},</w:t>
      </w:r>
    </w:p>
    <w:p w14:paraId="2CD3BF2B" w14:textId="77777777" w:rsidR="00530CE4" w:rsidRPr="00530CE4" w:rsidRDefault="00530CE4" w:rsidP="00530CE4">
      <w:pPr>
        <w:pStyle w:val="Code"/>
        <w:rPr>
          <w:highlight w:val="white"/>
        </w:rPr>
      </w:pPr>
      <w:r w:rsidRPr="00530CE4">
        <w:rPr>
          <w:highlight w:val="white"/>
        </w:rPr>
        <w:t xml:space="preserve">        {Sort.Long_Double, AssemblyOperator.fstp_qword}</w:t>
      </w:r>
    </w:p>
    <w:p w14:paraId="5259AEAF" w14:textId="77777777" w:rsidR="00530CE4" w:rsidRPr="00530CE4" w:rsidRDefault="00530CE4" w:rsidP="00530CE4">
      <w:pPr>
        <w:pStyle w:val="Code"/>
        <w:rPr>
          <w:highlight w:val="white"/>
        </w:rPr>
      </w:pPr>
      <w:r w:rsidRPr="00530CE4">
        <w:rPr>
          <w:highlight w:val="white"/>
        </w:rPr>
        <w:t xml:space="preserve">      };</w:t>
      </w:r>
    </w:p>
    <w:p w14:paraId="558F5626" w14:textId="77777777" w:rsidR="00530CE4" w:rsidRPr="00530CE4" w:rsidRDefault="00530CE4" w:rsidP="00530CE4">
      <w:pPr>
        <w:pStyle w:val="Code"/>
        <w:rPr>
          <w:highlight w:val="white"/>
        </w:rPr>
      </w:pPr>
    </w:p>
    <w:p w14:paraId="76E8E331" w14:textId="77777777" w:rsidR="00530CE4" w:rsidRPr="00530CE4" w:rsidRDefault="00530CE4" w:rsidP="00530CE4">
      <w:pPr>
        <w:pStyle w:val="Code"/>
        <w:rPr>
          <w:highlight w:val="white"/>
        </w:rPr>
      </w:pPr>
      <w:r w:rsidRPr="00530CE4">
        <w:rPr>
          <w:highlight w:val="white"/>
        </w:rPr>
        <w:t xml:space="preserve">    public static IDictionary&lt;Sort, AssemblyOperator&gt; m_floatTopMap =</w:t>
      </w:r>
    </w:p>
    <w:p w14:paraId="5F60C483" w14:textId="77777777" w:rsidR="00530CE4" w:rsidRPr="00530CE4" w:rsidRDefault="00530CE4" w:rsidP="00530CE4">
      <w:pPr>
        <w:pStyle w:val="Code"/>
        <w:rPr>
          <w:highlight w:val="white"/>
        </w:rPr>
      </w:pPr>
      <w:r w:rsidRPr="00530CE4">
        <w:rPr>
          <w:highlight w:val="white"/>
        </w:rPr>
        <w:t xml:space="preserve">      new Dictionary&lt;Sort, AssemblyOperator&gt;() {</w:t>
      </w:r>
    </w:p>
    <w:p w14:paraId="1E5FBD38" w14:textId="77777777" w:rsidR="00530CE4" w:rsidRPr="00530CE4" w:rsidRDefault="00530CE4" w:rsidP="00530CE4">
      <w:pPr>
        <w:pStyle w:val="Code"/>
        <w:rPr>
          <w:highlight w:val="white"/>
        </w:rPr>
      </w:pPr>
      <w:r w:rsidRPr="00530CE4">
        <w:rPr>
          <w:highlight w:val="white"/>
        </w:rPr>
        <w:t xml:space="preserve">        {Sort.Signed_Int, AssemblyOperator.fist_word},</w:t>
      </w:r>
    </w:p>
    <w:p w14:paraId="59EAC8D6" w14:textId="77777777" w:rsidR="00530CE4" w:rsidRPr="00530CE4" w:rsidRDefault="00530CE4" w:rsidP="00530CE4">
      <w:pPr>
        <w:pStyle w:val="Code"/>
        <w:rPr>
          <w:highlight w:val="white"/>
        </w:rPr>
      </w:pPr>
      <w:r w:rsidRPr="00530CE4">
        <w:rPr>
          <w:highlight w:val="white"/>
        </w:rPr>
        <w:t xml:space="preserve">        {Sort.Unsigned_Int, AssemblyOperator.fist_word},</w:t>
      </w:r>
    </w:p>
    <w:p w14:paraId="1F279C20" w14:textId="77777777" w:rsidR="00530CE4" w:rsidRPr="00530CE4" w:rsidRDefault="00530CE4" w:rsidP="00530CE4">
      <w:pPr>
        <w:pStyle w:val="Code"/>
        <w:rPr>
          <w:highlight w:val="white"/>
        </w:rPr>
      </w:pPr>
      <w:r w:rsidRPr="00530CE4">
        <w:rPr>
          <w:highlight w:val="white"/>
        </w:rPr>
        <w:t xml:space="preserve">        {Sort.Pointer, AssemblyOperator.fist_word},</w:t>
      </w:r>
    </w:p>
    <w:p w14:paraId="4D9D3E0F" w14:textId="77777777" w:rsidR="00530CE4" w:rsidRPr="00530CE4" w:rsidRDefault="00530CE4" w:rsidP="00530CE4">
      <w:pPr>
        <w:pStyle w:val="Code"/>
        <w:rPr>
          <w:highlight w:val="white"/>
        </w:rPr>
      </w:pPr>
      <w:r w:rsidRPr="00530CE4">
        <w:rPr>
          <w:highlight w:val="white"/>
        </w:rPr>
        <w:t xml:space="preserve">        {Sort.Signed_Long_Int, AssemblyOperator.fist_dword},</w:t>
      </w:r>
    </w:p>
    <w:p w14:paraId="24629566" w14:textId="77777777" w:rsidR="00530CE4" w:rsidRPr="00530CE4" w:rsidRDefault="00530CE4" w:rsidP="00530CE4">
      <w:pPr>
        <w:pStyle w:val="Code"/>
        <w:rPr>
          <w:highlight w:val="white"/>
        </w:rPr>
      </w:pPr>
      <w:r w:rsidRPr="00530CE4">
        <w:rPr>
          <w:highlight w:val="white"/>
        </w:rPr>
        <w:t xml:space="preserve">        {Sort.Unsigned_Long_Int, AssemblyOperator.fist_dword},</w:t>
      </w:r>
    </w:p>
    <w:p w14:paraId="750A3C9F" w14:textId="77777777" w:rsidR="00530CE4" w:rsidRPr="00530CE4" w:rsidRDefault="00530CE4" w:rsidP="00530CE4">
      <w:pPr>
        <w:pStyle w:val="Code"/>
        <w:rPr>
          <w:highlight w:val="white"/>
        </w:rPr>
      </w:pPr>
      <w:r w:rsidRPr="00530CE4">
        <w:rPr>
          <w:highlight w:val="white"/>
        </w:rPr>
        <w:t xml:space="preserve">        {Sort.Float, AssemblyOperator.fst_dword},</w:t>
      </w:r>
    </w:p>
    <w:p w14:paraId="24C4A669" w14:textId="77777777" w:rsidR="00530CE4" w:rsidRPr="00530CE4" w:rsidRDefault="00530CE4" w:rsidP="00530CE4">
      <w:pPr>
        <w:pStyle w:val="Code"/>
        <w:rPr>
          <w:highlight w:val="white"/>
        </w:rPr>
      </w:pPr>
      <w:r w:rsidRPr="00530CE4">
        <w:rPr>
          <w:highlight w:val="white"/>
        </w:rPr>
        <w:lastRenderedPageBreak/>
        <w:t xml:space="preserve">        {Sort.Double, AssemblyOperator.fst_qword},</w:t>
      </w:r>
    </w:p>
    <w:p w14:paraId="2730CD5B" w14:textId="77777777" w:rsidR="00530CE4" w:rsidRPr="00530CE4" w:rsidRDefault="00530CE4" w:rsidP="00530CE4">
      <w:pPr>
        <w:pStyle w:val="Code"/>
        <w:rPr>
          <w:highlight w:val="white"/>
        </w:rPr>
      </w:pPr>
      <w:r w:rsidRPr="00530CE4">
        <w:rPr>
          <w:highlight w:val="white"/>
        </w:rPr>
        <w:t xml:space="preserve">        {Sort.Long_Double, AssemblyOperator.fst_qword}</w:t>
      </w:r>
    </w:p>
    <w:p w14:paraId="1642F347" w14:textId="77777777" w:rsidR="00530CE4" w:rsidRPr="00530CE4" w:rsidRDefault="00530CE4" w:rsidP="00530CE4">
      <w:pPr>
        <w:pStyle w:val="Code"/>
        <w:rPr>
          <w:highlight w:val="white"/>
        </w:rPr>
      </w:pPr>
      <w:r w:rsidRPr="00530CE4">
        <w:rPr>
          <w:highlight w:val="white"/>
        </w:rPr>
        <w:t xml:space="preserve">      };</w:t>
      </w:r>
    </w:p>
    <w:p w14:paraId="217BAEC1" w14:textId="77777777" w:rsidR="00530CE4" w:rsidRPr="00530CE4" w:rsidRDefault="00530CE4" w:rsidP="00530CE4">
      <w:pPr>
        <w:pStyle w:val="Code"/>
        <w:rPr>
          <w:highlight w:val="white"/>
        </w:rPr>
      </w:pPr>
    </w:p>
    <w:p w14:paraId="20EBF24A" w14:textId="77777777" w:rsidR="00530CE4" w:rsidRPr="00530CE4" w:rsidRDefault="00530CE4" w:rsidP="00530CE4">
      <w:pPr>
        <w:pStyle w:val="Code"/>
        <w:rPr>
          <w:highlight w:val="white"/>
        </w:rPr>
      </w:pPr>
      <w:r w:rsidRPr="00530CE4">
        <w:rPr>
          <w:highlight w:val="white"/>
        </w:rPr>
        <w:t xml:space="preserve">    public enum TopOrPop {Top, Pop};</w:t>
      </w:r>
    </w:p>
    <w:p w14:paraId="16BAC200" w14:textId="16665D66" w:rsidR="00530CE4" w:rsidRPr="00530CE4" w:rsidRDefault="00331A84" w:rsidP="00331A84">
      <w:pPr>
        <w:rPr>
          <w:highlight w:val="white"/>
        </w:rPr>
      </w:pPr>
      <w:r>
        <w:rPr>
          <w:highlight w:val="white"/>
        </w:rPr>
        <w:t xml:space="preserve">The </w:t>
      </w:r>
      <w:r w:rsidRPr="00E771CE">
        <w:rPr>
          <w:rStyle w:val="KeyWord0"/>
          <w:highlight w:val="white"/>
        </w:rPr>
        <w:t>PopEmpty</w:t>
      </w:r>
      <w:r>
        <w:rPr>
          <w:highlight w:val="white"/>
        </w:rPr>
        <w:t xml:space="preserve"> method pops the floating-point stack without </w:t>
      </w:r>
      <w:r w:rsidR="001E4841">
        <w:rPr>
          <w:highlight w:val="white"/>
        </w:rPr>
        <w:t xml:space="preserve">storing the value anywhere. However, there is no matching assembly code instruction. The instructions always store the value somewhere. Therefore, we use the </w:t>
      </w:r>
      <w:r w:rsidR="009845E6">
        <w:rPr>
          <w:highlight w:val="white"/>
        </w:rPr>
        <w:t>integral</w:t>
      </w:r>
      <w:r w:rsidR="001E4841">
        <w:rPr>
          <w:highlight w:val="white"/>
        </w:rPr>
        <w:t xml:space="preserve"> storage, simply </w:t>
      </w:r>
      <w:r w:rsidR="009845E6">
        <w:rPr>
          <w:highlight w:val="white"/>
        </w:rPr>
        <w:t>because we have to use some storage.</w:t>
      </w:r>
    </w:p>
    <w:p w14:paraId="15B1278F" w14:textId="77777777" w:rsidR="00530CE4" w:rsidRPr="00530CE4" w:rsidRDefault="00530CE4" w:rsidP="00530CE4">
      <w:pPr>
        <w:pStyle w:val="Code"/>
        <w:rPr>
          <w:highlight w:val="white"/>
        </w:rPr>
      </w:pPr>
      <w:r w:rsidRPr="00530CE4">
        <w:rPr>
          <w:highlight w:val="white"/>
        </w:rPr>
        <w:t xml:space="preserve">    public void PopEmpty() {</w:t>
      </w:r>
    </w:p>
    <w:p w14:paraId="296E2FC8" w14:textId="477D357E" w:rsidR="000242A0" w:rsidRPr="000242A0" w:rsidRDefault="000242A0" w:rsidP="000242A0">
      <w:pPr>
        <w:pStyle w:val="Code"/>
        <w:rPr>
          <w:highlight w:val="white"/>
        </w:rPr>
      </w:pPr>
      <w:r w:rsidRPr="000242A0">
        <w:rPr>
          <w:highlight w:val="white"/>
        </w:rPr>
        <w:t xml:space="preserve">      string containerName = AddStaticContainer(</w:t>
      </w:r>
      <w:r w:rsidR="00D5071D">
        <w:rPr>
          <w:highlight w:val="white"/>
        </w:rPr>
        <w:t>Type.LongDoubleType</w:t>
      </w:r>
      <w:r w:rsidRPr="000242A0">
        <w:rPr>
          <w:highlight w:val="white"/>
        </w:rPr>
        <w:t>);</w:t>
      </w:r>
    </w:p>
    <w:p w14:paraId="74CFA64C" w14:textId="0BCB4A17" w:rsidR="00530CE4" w:rsidRPr="00530CE4" w:rsidRDefault="00530CE4" w:rsidP="002618E3">
      <w:pPr>
        <w:pStyle w:val="Code"/>
        <w:rPr>
          <w:highlight w:val="white"/>
        </w:rPr>
      </w:pPr>
      <w:r w:rsidRPr="00530CE4">
        <w:rPr>
          <w:highlight w:val="white"/>
        </w:rPr>
        <w:t xml:space="preserve">      AddAssemblyCode(AssemblyOperator.fistp_word,</w:t>
      </w:r>
      <w:r w:rsidR="002618E3" w:rsidRPr="002618E3">
        <w:rPr>
          <w:highlight w:val="white"/>
        </w:rPr>
        <w:t xml:space="preserve"> </w:t>
      </w:r>
      <w:r w:rsidR="002618E3" w:rsidRPr="000242A0">
        <w:rPr>
          <w:highlight w:val="white"/>
        </w:rPr>
        <w:t>containerName</w:t>
      </w:r>
      <w:r w:rsidRPr="00530CE4">
        <w:rPr>
          <w:highlight w:val="white"/>
        </w:rPr>
        <w:t>, 0);</w:t>
      </w:r>
    </w:p>
    <w:p w14:paraId="5D2BAEF7" w14:textId="77777777" w:rsidR="00530CE4" w:rsidRPr="00530CE4" w:rsidRDefault="00530CE4" w:rsidP="00530CE4">
      <w:pPr>
        <w:pStyle w:val="Code"/>
        <w:rPr>
          <w:highlight w:val="white"/>
        </w:rPr>
      </w:pPr>
      <w:r w:rsidRPr="00530CE4">
        <w:rPr>
          <w:highlight w:val="white"/>
        </w:rPr>
        <w:t xml:space="preserve">    }</w:t>
      </w:r>
    </w:p>
    <w:p w14:paraId="2AF4BEF7" w14:textId="087CC6A7" w:rsidR="009845E6" w:rsidRDefault="009845E6" w:rsidP="009845E6">
      <w:pPr>
        <w:rPr>
          <w:highlight w:val="white"/>
        </w:rPr>
      </w:pPr>
      <w:r>
        <w:rPr>
          <w:highlight w:val="white"/>
        </w:rPr>
        <w:t xml:space="preserve">The </w:t>
      </w:r>
      <w:r w:rsidRPr="00450A94">
        <w:rPr>
          <w:rStyle w:val="KeyWord0"/>
          <w:highlight w:val="white"/>
        </w:rPr>
        <w:t>TopPopSymbol</w:t>
      </w:r>
      <w:r>
        <w:rPr>
          <w:highlight w:val="white"/>
        </w:rPr>
        <w:t xml:space="preserve"> method</w:t>
      </w:r>
      <w:r w:rsidR="00D41FF5">
        <w:rPr>
          <w:highlight w:val="white"/>
        </w:rPr>
        <w:t xml:space="preserve"> tops or pops the top-most value of the floating-point stack.</w:t>
      </w:r>
    </w:p>
    <w:p w14:paraId="1B28E137" w14:textId="0AA90644" w:rsidR="00530CE4" w:rsidRPr="00530CE4" w:rsidRDefault="00530CE4" w:rsidP="00530CE4">
      <w:pPr>
        <w:pStyle w:val="Code"/>
        <w:rPr>
          <w:highlight w:val="white"/>
        </w:rPr>
      </w:pPr>
      <w:r w:rsidRPr="00530CE4">
        <w:rPr>
          <w:highlight w:val="white"/>
        </w:rPr>
        <w:t xml:space="preserve">    public void TopPopSymbol(Symbol symbol, TopOrPop topOrPop) {</w:t>
      </w:r>
    </w:p>
    <w:p w14:paraId="0A54B6DA" w14:textId="77777777" w:rsidR="00530CE4" w:rsidRPr="00530CE4" w:rsidRDefault="00530CE4" w:rsidP="00530CE4">
      <w:pPr>
        <w:pStyle w:val="Code"/>
        <w:rPr>
          <w:highlight w:val="white"/>
        </w:rPr>
      </w:pPr>
      <w:r w:rsidRPr="00530CE4">
        <w:rPr>
          <w:highlight w:val="white"/>
        </w:rPr>
        <w:t xml:space="preserve">      Assert.ErrorXXX(symbol != null);</w:t>
      </w:r>
    </w:p>
    <w:p w14:paraId="6EF781B0" w14:textId="77777777" w:rsidR="00530CE4" w:rsidRPr="00530CE4" w:rsidRDefault="00530CE4" w:rsidP="00530CE4">
      <w:pPr>
        <w:pStyle w:val="Code"/>
        <w:rPr>
          <w:highlight w:val="white"/>
        </w:rPr>
      </w:pPr>
      <w:r w:rsidRPr="00530CE4">
        <w:rPr>
          <w:highlight w:val="white"/>
        </w:rPr>
        <w:t xml:space="preserve">      AssemblyOperator objectOperator;</w:t>
      </w:r>
    </w:p>
    <w:p w14:paraId="28373B7E" w14:textId="0F0E05B8" w:rsidR="00530CE4" w:rsidRPr="00530CE4" w:rsidRDefault="00234B87" w:rsidP="00234B87">
      <w:pPr>
        <w:rPr>
          <w:highlight w:val="white"/>
        </w:rPr>
      </w:pPr>
      <w:r>
        <w:rPr>
          <w:highlight w:val="white"/>
        </w:rPr>
        <w:t xml:space="preserve">Depending on the value opf the </w:t>
      </w:r>
      <w:r w:rsidRPr="00234B87">
        <w:rPr>
          <w:rStyle w:val="KeyWord0"/>
          <w:highlight w:val="white"/>
        </w:rPr>
        <w:t>topOrPop</w:t>
      </w:r>
      <w:r>
        <w:rPr>
          <w:highlight w:val="white"/>
        </w:rPr>
        <w:t xml:space="preserve"> parameter</w:t>
      </w:r>
      <w:r w:rsidR="000E4CDF">
        <w:rPr>
          <w:highlight w:val="white"/>
        </w:rPr>
        <w:t xml:space="preserve">, we extract the assembly code instruction from the </w:t>
      </w:r>
      <w:r w:rsidR="000E4CDF" w:rsidRPr="000E4CDF">
        <w:rPr>
          <w:rStyle w:val="KeyWord0"/>
          <w:highlight w:val="white"/>
        </w:rPr>
        <w:t>m_floatPopMap</w:t>
      </w:r>
      <w:r w:rsidR="000E4CDF">
        <w:rPr>
          <w:highlight w:val="white"/>
        </w:rPr>
        <w:t xml:space="preserve"> or </w:t>
      </w:r>
      <w:r w:rsidR="000E4CDF" w:rsidRPr="000E4CDF">
        <w:rPr>
          <w:rStyle w:val="KeyWord0"/>
          <w:highlight w:val="white"/>
        </w:rPr>
        <w:t>m_floatTopMap</w:t>
      </w:r>
      <w:r w:rsidR="000E4CDF">
        <w:rPr>
          <w:highlight w:val="white"/>
        </w:rPr>
        <w:t xml:space="preserve"> map.</w:t>
      </w:r>
    </w:p>
    <w:p w14:paraId="69F222AB" w14:textId="77777777" w:rsidR="00530CE4" w:rsidRPr="00530CE4" w:rsidRDefault="00530CE4" w:rsidP="00530CE4">
      <w:pPr>
        <w:pStyle w:val="Code"/>
        <w:rPr>
          <w:highlight w:val="white"/>
        </w:rPr>
      </w:pPr>
      <w:r w:rsidRPr="00530CE4">
        <w:rPr>
          <w:highlight w:val="white"/>
        </w:rPr>
        <w:t xml:space="preserve">      if (topOrPop == TopOrPop.Pop) {</w:t>
      </w:r>
    </w:p>
    <w:p w14:paraId="0928E86B" w14:textId="77777777" w:rsidR="00530CE4" w:rsidRPr="00530CE4" w:rsidRDefault="00530CE4" w:rsidP="00530CE4">
      <w:pPr>
        <w:pStyle w:val="Code"/>
        <w:rPr>
          <w:highlight w:val="white"/>
        </w:rPr>
      </w:pPr>
      <w:r w:rsidRPr="00530CE4">
        <w:rPr>
          <w:highlight w:val="white"/>
        </w:rPr>
        <w:t xml:space="preserve">        objectOperator = m_floatPopMap[symbol.Type.Sort];</w:t>
      </w:r>
    </w:p>
    <w:p w14:paraId="016912BD" w14:textId="77777777" w:rsidR="00530CE4" w:rsidRPr="00530CE4" w:rsidRDefault="00530CE4" w:rsidP="00530CE4">
      <w:pPr>
        <w:pStyle w:val="Code"/>
        <w:rPr>
          <w:highlight w:val="white"/>
        </w:rPr>
      </w:pPr>
      <w:r w:rsidRPr="00530CE4">
        <w:rPr>
          <w:highlight w:val="white"/>
        </w:rPr>
        <w:t xml:space="preserve">        Assert.ErrorXXX((--m_floatStackSize) &gt;= 0);</w:t>
      </w:r>
    </w:p>
    <w:p w14:paraId="3700832D" w14:textId="640C8912" w:rsidR="00530CE4" w:rsidRDefault="00530CE4" w:rsidP="00530CE4">
      <w:pPr>
        <w:pStyle w:val="Code"/>
        <w:rPr>
          <w:highlight w:val="white"/>
        </w:rPr>
      </w:pPr>
      <w:r w:rsidRPr="00530CE4">
        <w:rPr>
          <w:highlight w:val="white"/>
        </w:rPr>
        <w:t xml:space="preserve">      }</w:t>
      </w:r>
    </w:p>
    <w:p w14:paraId="29B516C3" w14:textId="77777777" w:rsidR="00530CE4" w:rsidRPr="00530CE4" w:rsidRDefault="00530CE4" w:rsidP="00530CE4">
      <w:pPr>
        <w:pStyle w:val="Code"/>
        <w:rPr>
          <w:highlight w:val="white"/>
        </w:rPr>
      </w:pPr>
      <w:r w:rsidRPr="00530CE4">
        <w:rPr>
          <w:highlight w:val="white"/>
        </w:rPr>
        <w:t xml:space="preserve">      else {</w:t>
      </w:r>
    </w:p>
    <w:p w14:paraId="23370BBC" w14:textId="77777777" w:rsidR="00530CE4" w:rsidRPr="00530CE4" w:rsidRDefault="00530CE4" w:rsidP="00530CE4">
      <w:pPr>
        <w:pStyle w:val="Code"/>
        <w:rPr>
          <w:highlight w:val="white"/>
        </w:rPr>
      </w:pPr>
      <w:r w:rsidRPr="00530CE4">
        <w:rPr>
          <w:highlight w:val="white"/>
        </w:rPr>
        <w:t xml:space="preserve">        objectOperator = m_floatTopMap[symbol.Type.Sort];</w:t>
      </w:r>
    </w:p>
    <w:p w14:paraId="11C9FD6C" w14:textId="77777777" w:rsidR="00530CE4" w:rsidRPr="00530CE4" w:rsidRDefault="00530CE4" w:rsidP="00530CE4">
      <w:pPr>
        <w:pStyle w:val="Code"/>
        <w:rPr>
          <w:highlight w:val="white"/>
        </w:rPr>
      </w:pPr>
      <w:r w:rsidRPr="00530CE4">
        <w:rPr>
          <w:highlight w:val="white"/>
        </w:rPr>
        <w:t xml:space="preserve">      }</w:t>
      </w:r>
    </w:p>
    <w:p w14:paraId="5FEBAAEC" w14:textId="3984F3A7" w:rsidR="001924B9" w:rsidRDefault="00B16EE9" w:rsidP="00B16EE9">
      <w:pPr>
        <w:rPr>
          <w:highlight w:val="white"/>
        </w:rPr>
      </w:pPr>
      <w:r>
        <w:rPr>
          <w:highlight w:val="white"/>
        </w:rPr>
        <w:t>If the symbol is a temporary variable, we store it</w:t>
      </w:r>
      <w:r w:rsidR="004F2926">
        <w:rPr>
          <w:highlight w:val="white"/>
        </w:rPr>
        <w:t>s</w:t>
      </w:r>
      <w:r>
        <w:rPr>
          <w:highlight w:val="white"/>
        </w:rPr>
        <w:t xml:space="preserve"> value in a register. </w:t>
      </w:r>
      <w:r w:rsidR="003E5B2E">
        <w:rPr>
          <w:highlight w:val="white"/>
        </w:rPr>
        <w:t xml:space="preserve"> However, we cannot store the value directly in a register. Therefore, </w:t>
      </w:r>
      <w:r w:rsidR="00010BA1">
        <w:rPr>
          <w:highlight w:val="white"/>
        </w:rPr>
        <w:t>we pop or top the value to the integral storage, and loads the value from there into the register.</w:t>
      </w:r>
    </w:p>
    <w:p w14:paraId="1905D19E" w14:textId="17D19FC9" w:rsidR="00530CE4" w:rsidRPr="00530CE4" w:rsidRDefault="00530CE4" w:rsidP="00530CE4">
      <w:pPr>
        <w:pStyle w:val="Code"/>
        <w:rPr>
          <w:highlight w:val="white"/>
        </w:rPr>
      </w:pPr>
      <w:r w:rsidRPr="00530CE4">
        <w:rPr>
          <w:highlight w:val="white"/>
        </w:rPr>
        <w:t xml:space="preserve">      if (symbol.IsTemporary() &amp;&amp; (symbol.AddressSymbol == null) &amp;&amp;</w:t>
      </w:r>
    </w:p>
    <w:p w14:paraId="0F476867" w14:textId="77777777" w:rsidR="00530CE4" w:rsidRPr="00530CE4" w:rsidRDefault="00530CE4" w:rsidP="00530CE4">
      <w:pPr>
        <w:pStyle w:val="Code"/>
        <w:rPr>
          <w:highlight w:val="white"/>
        </w:rPr>
      </w:pPr>
      <w:r w:rsidRPr="00530CE4">
        <w:rPr>
          <w:highlight w:val="white"/>
        </w:rPr>
        <w:t xml:space="preserve">          (symbol.Offset == 0)) {</w:t>
      </w:r>
    </w:p>
    <w:p w14:paraId="3C842183" w14:textId="77777777" w:rsidR="008072C8" w:rsidRPr="000242A0" w:rsidRDefault="008072C8" w:rsidP="008072C8">
      <w:pPr>
        <w:pStyle w:val="Code"/>
        <w:rPr>
          <w:highlight w:val="white"/>
        </w:rPr>
      </w:pPr>
      <w:r w:rsidRPr="000242A0">
        <w:rPr>
          <w:highlight w:val="white"/>
        </w:rPr>
        <w:t xml:space="preserve">        string containerName = AddStaticContainer(symbol.Type);</w:t>
      </w:r>
    </w:p>
    <w:p w14:paraId="70CD7F0A" w14:textId="1720B766" w:rsidR="00530CE4" w:rsidRPr="00530CE4" w:rsidRDefault="00530CE4" w:rsidP="007155AD">
      <w:pPr>
        <w:pStyle w:val="Code"/>
        <w:rPr>
          <w:highlight w:val="white"/>
        </w:rPr>
      </w:pPr>
      <w:r w:rsidRPr="00530CE4">
        <w:rPr>
          <w:highlight w:val="white"/>
        </w:rPr>
        <w:t xml:space="preserve">        AddAssemblyCode(objectOperator,</w:t>
      </w:r>
      <w:r w:rsidR="007155AD">
        <w:rPr>
          <w:highlight w:val="white"/>
        </w:rPr>
        <w:t xml:space="preserve"> </w:t>
      </w:r>
      <w:r w:rsidR="007155AD" w:rsidRPr="000242A0">
        <w:rPr>
          <w:highlight w:val="white"/>
        </w:rPr>
        <w:t>containerName</w:t>
      </w:r>
      <w:r w:rsidRPr="00530CE4">
        <w:rPr>
          <w:highlight w:val="white"/>
        </w:rPr>
        <w:t>, 0);</w:t>
      </w:r>
    </w:p>
    <w:p w14:paraId="168FA8C2" w14:textId="77777777" w:rsidR="00530CE4" w:rsidRPr="00530CE4" w:rsidRDefault="00530CE4" w:rsidP="00530CE4">
      <w:pPr>
        <w:pStyle w:val="Code"/>
        <w:rPr>
          <w:highlight w:val="white"/>
        </w:rPr>
      </w:pPr>
      <w:r w:rsidRPr="00530CE4">
        <w:rPr>
          <w:highlight w:val="white"/>
        </w:rPr>
        <w:t xml:space="preserve">        Track track = new Track(symbol);</w:t>
      </w:r>
    </w:p>
    <w:p w14:paraId="4B3DD200" w14:textId="1C614E70" w:rsidR="00530CE4" w:rsidRPr="00530CE4" w:rsidRDefault="00530CE4" w:rsidP="009537A3">
      <w:pPr>
        <w:pStyle w:val="Code"/>
        <w:rPr>
          <w:highlight w:val="white"/>
        </w:rPr>
      </w:pPr>
      <w:r w:rsidRPr="00530CE4">
        <w:rPr>
          <w:highlight w:val="white"/>
        </w:rPr>
        <w:t xml:space="preserve">        AddAssemblyCode(AssemblyOperator.mov, track,</w:t>
      </w:r>
      <w:r w:rsidR="009537A3" w:rsidRPr="009537A3">
        <w:rPr>
          <w:highlight w:val="white"/>
        </w:rPr>
        <w:t xml:space="preserve"> </w:t>
      </w:r>
      <w:r w:rsidR="009537A3" w:rsidRPr="000242A0">
        <w:rPr>
          <w:highlight w:val="white"/>
        </w:rPr>
        <w:t>containerName</w:t>
      </w:r>
      <w:r w:rsidRPr="00530CE4">
        <w:rPr>
          <w:highlight w:val="white"/>
        </w:rPr>
        <w:t>, 0);</w:t>
      </w:r>
    </w:p>
    <w:p w14:paraId="1DAE2D95" w14:textId="77777777" w:rsidR="00530CE4" w:rsidRPr="00530CE4" w:rsidRDefault="00530CE4" w:rsidP="00530CE4">
      <w:pPr>
        <w:pStyle w:val="Code"/>
        <w:rPr>
          <w:highlight w:val="white"/>
        </w:rPr>
      </w:pPr>
      <w:r w:rsidRPr="00530CE4">
        <w:rPr>
          <w:highlight w:val="white"/>
        </w:rPr>
        <w:t xml:space="preserve">        m_trackMap.Add(symbol, track);</w:t>
      </w:r>
    </w:p>
    <w:p w14:paraId="3E176FF7" w14:textId="77777777" w:rsidR="00530CE4" w:rsidRPr="00530CE4" w:rsidRDefault="00530CE4" w:rsidP="00530CE4">
      <w:pPr>
        <w:pStyle w:val="Code"/>
        <w:rPr>
          <w:highlight w:val="white"/>
        </w:rPr>
      </w:pPr>
      <w:r w:rsidRPr="00530CE4">
        <w:rPr>
          <w:highlight w:val="white"/>
        </w:rPr>
        <w:t xml:space="preserve">      }</w:t>
      </w:r>
    </w:p>
    <w:p w14:paraId="5BA8B56B" w14:textId="78FB1C30" w:rsidR="00B16EE9" w:rsidRPr="00530CE4" w:rsidRDefault="00B16EE9" w:rsidP="00B16EE9">
      <w:pPr>
        <w:rPr>
          <w:highlight w:val="white"/>
        </w:rPr>
      </w:pPr>
      <w:r>
        <w:rPr>
          <w:highlight w:val="white"/>
        </w:rPr>
        <w:t xml:space="preserve">If none of the above cases apply, we </w:t>
      </w:r>
      <w:r w:rsidR="00010BA1">
        <w:rPr>
          <w:highlight w:val="white"/>
        </w:rPr>
        <w:t>pop or top the value to the address of the symbol.</w:t>
      </w:r>
    </w:p>
    <w:p w14:paraId="242F3178" w14:textId="77777777" w:rsidR="00530CE4" w:rsidRPr="00530CE4" w:rsidRDefault="00530CE4" w:rsidP="00530CE4">
      <w:pPr>
        <w:pStyle w:val="Code"/>
        <w:rPr>
          <w:highlight w:val="white"/>
        </w:rPr>
      </w:pPr>
      <w:r w:rsidRPr="00530CE4">
        <w:rPr>
          <w:highlight w:val="white"/>
        </w:rPr>
        <w:t xml:space="preserve">      else {</w:t>
      </w:r>
    </w:p>
    <w:p w14:paraId="4189A129" w14:textId="77777777" w:rsidR="00530CE4" w:rsidRPr="00530CE4" w:rsidRDefault="00530CE4" w:rsidP="00530CE4">
      <w:pPr>
        <w:pStyle w:val="Code"/>
        <w:rPr>
          <w:highlight w:val="white"/>
        </w:rPr>
      </w:pPr>
      <w:r w:rsidRPr="00530CE4">
        <w:rPr>
          <w:highlight w:val="white"/>
        </w:rPr>
        <w:t xml:space="preserve">        AddAssemblyCode(objectOperator, Base(symbol), Offset(symbol));</w:t>
      </w:r>
    </w:p>
    <w:p w14:paraId="57F87032" w14:textId="77777777" w:rsidR="00530CE4" w:rsidRPr="00530CE4" w:rsidRDefault="00530CE4" w:rsidP="00530CE4">
      <w:pPr>
        <w:pStyle w:val="Code"/>
        <w:rPr>
          <w:highlight w:val="white"/>
        </w:rPr>
      </w:pPr>
      <w:r w:rsidRPr="00530CE4">
        <w:rPr>
          <w:highlight w:val="white"/>
        </w:rPr>
        <w:t xml:space="preserve">      }</w:t>
      </w:r>
    </w:p>
    <w:p w14:paraId="70F500E2" w14:textId="77777777" w:rsidR="00530CE4" w:rsidRPr="00530CE4" w:rsidRDefault="00530CE4" w:rsidP="00530CE4">
      <w:pPr>
        <w:pStyle w:val="Code"/>
        <w:rPr>
          <w:highlight w:val="white"/>
        </w:rPr>
      </w:pPr>
      <w:r w:rsidRPr="00530CE4">
        <w:rPr>
          <w:highlight w:val="white"/>
        </w:rPr>
        <w:t xml:space="preserve">    }</w:t>
      </w:r>
    </w:p>
    <w:p w14:paraId="23228F00" w14:textId="31C9AAB4" w:rsidR="00D935A0" w:rsidRDefault="0017732E" w:rsidP="0017732E">
      <w:pPr>
        <w:pStyle w:val="Rubrik3"/>
        <w:rPr>
          <w:highlight w:val="white"/>
        </w:rPr>
      </w:pPr>
      <w:r>
        <w:rPr>
          <w:highlight w:val="white"/>
        </w:rPr>
        <w:t>Type Conversion</w:t>
      </w:r>
    </w:p>
    <w:p w14:paraId="20A68C2A" w14:textId="66AC5450" w:rsidR="00B12E08" w:rsidRPr="00B12E08" w:rsidRDefault="00A65E58" w:rsidP="00B12E08">
      <w:pPr>
        <w:rPr>
          <w:highlight w:val="white"/>
        </w:rPr>
      </w:pPr>
      <w:r>
        <w:rPr>
          <w:highlight w:val="white"/>
        </w:rPr>
        <w:t xml:space="preserve">The </w:t>
      </w:r>
      <w:r w:rsidRPr="00A65E58">
        <w:rPr>
          <w:rStyle w:val="KeyWord0"/>
          <w:highlight w:val="white"/>
        </w:rPr>
        <w:t>IntegralToIntegral</w:t>
      </w:r>
      <w:r>
        <w:rPr>
          <w:highlight w:val="white"/>
        </w:rPr>
        <w:t xml:space="preserve"> method</w:t>
      </w:r>
      <w:r w:rsidR="004C4B1C">
        <w:rPr>
          <w:highlight w:val="white"/>
        </w:rPr>
        <w:t xml:space="preserve"> adds assembly code instructions that converts an integral value from one size to another size.</w:t>
      </w:r>
    </w:p>
    <w:p w14:paraId="226C3B2F" w14:textId="77777777" w:rsidR="00530CE4" w:rsidRPr="00530CE4" w:rsidRDefault="00530CE4" w:rsidP="00530CE4">
      <w:pPr>
        <w:pStyle w:val="Code"/>
        <w:rPr>
          <w:highlight w:val="white"/>
        </w:rPr>
      </w:pPr>
      <w:r w:rsidRPr="00530CE4">
        <w:rPr>
          <w:highlight w:val="white"/>
        </w:rPr>
        <w:t xml:space="preserve">    public void IntegralToIntegral(MiddleCode middleCode, int index) {</w:t>
      </w:r>
    </w:p>
    <w:p w14:paraId="2D27508B" w14:textId="4D8108C2" w:rsidR="00530CE4" w:rsidRPr="00530CE4" w:rsidRDefault="00530CE4" w:rsidP="00530CE4">
      <w:pPr>
        <w:pStyle w:val="Code"/>
        <w:rPr>
          <w:highlight w:val="white"/>
        </w:rPr>
      </w:pPr>
      <w:r w:rsidRPr="00530CE4">
        <w:rPr>
          <w:highlight w:val="white"/>
        </w:rPr>
        <w:t xml:space="preserve">      Symbol </w:t>
      </w:r>
      <w:r w:rsidR="00A17FA1">
        <w:rPr>
          <w:highlight w:val="white"/>
        </w:rPr>
        <w:t>target</w:t>
      </w:r>
      <w:r w:rsidRPr="00530CE4">
        <w:rPr>
          <w:highlight w:val="white"/>
        </w:rPr>
        <w:t>Symbol = (Symbol) middleCode[0],</w:t>
      </w:r>
    </w:p>
    <w:p w14:paraId="5849AF80" w14:textId="15BECF0F" w:rsidR="00530CE4" w:rsidRPr="00530CE4" w:rsidRDefault="00530CE4" w:rsidP="00530CE4">
      <w:pPr>
        <w:pStyle w:val="Code"/>
        <w:rPr>
          <w:highlight w:val="white"/>
        </w:rPr>
      </w:pPr>
      <w:r w:rsidRPr="00530CE4">
        <w:rPr>
          <w:highlight w:val="white"/>
        </w:rPr>
        <w:t xml:space="preserve">             </w:t>
      </w:r>
      <w:r w:rsidR="00A17FA1">
        <w:rPr>
          <w:highlight w:val="white"/>
        </w:rPr>
        <w:t>source</w:t>
      </w:r>
      <w:r w:rsidRPr="00530CE4">
        <w:rPr>
          <w:highlight w:val="white"/>
        </w:rPr>
        <w:t>Symbol = (Symbol) middleCode[1];</w:t>
      </w:r>
    </w:p>
    <w:p w14:paraId="1DDE9486" w14:textId="7BF70B00" w:rsidR="00530CE4" w:rsidRPr="00530CE4" w:rsidRDefault="00374C70" w:rsidP="00374C70">
      <w:pPr>
        <w:rPr>
          <w:highlight w:val="white"/>
        </w:rPr>
      </w:pPr>
      <w:r>
        <w:rPr>
          <w:highlight w:val="white"/>
        </w:rPr>
        <w:lastRenderedPageBreak/>
        <w:t xml:space="preserve">The </w:t>
      </w:r>
      <w:r w:rsidRPr="00374C70">
        <w:rPr>
          <w:rStyle w:val="KeyWord0"/>
          <w:highlight w:val="white"/>
        </w:rPr>
        <w:t>sizeArray</w:t>
      </w:r>
      <w:r>
        <w:rPr>
          <w:highlight w:val="white"/>
        </w:rPr>
        <w:t xml:space="preserve"> method returns pointer size for arrays, functions, and strings.</w:t>
      </w:r>
    </w:p>
    <w:p w14:paraId="7EF4960B" w14:textId="75E5C30F" w:rsidR="00530CE4" w:rsidRPr="00530CE4" w:rsidRDefault="00530CE4" w:rsidP="00530CE4">
      <w:pPr>
        <w:pStyle w:val="Code"/>
        <w:rPr>
          <w:highlight w:val="white"/>
        </w:rPr>
      </w:pPr>
      <w:r w:rsidRPr="00530CE4">
        <w:rPr>
          <w:highlight w:val="white"/>
        </w:rPr>
        <w:t xml:space="preserve">      Type </w:t>
      </w:r>
      <w:r w:rsidR="00A17FA1">
        <w:rPr>
          <w:highlight w:val="white"/>
        </w:rPr>
        <w:t>target</w:t>
      </w:r>
      <w:r w:rsidRPr="00530CE4">
        <w:rPr>
          <w:highlight w:val="white"/>
        </w:rPr>
        <w:t xml:space="preserve">Type = </w:t>
      </w:r>
      <w:r w:rsidR="00A17FA1">
        <w:rPr>
          <w:highlight w:val="white"/>
        </w:rPr>
        <w:t>target</w:t>
      </w:r>
      <w:r w:rsidRPr="00530CE4">
        <w:rPr>
          <w:highlight w:val="white"/>
        </w:rPr>
        <w:t xml:space="preserve">Symbol.Type, </w:t>
      </w:r>
      <w:r w:rsidR="00A17FA1">
        <w:rPr>
          <w:highlight w:val="white"/>
        </w:rPr>
        <w:t>sourceType</w:t>
      </w:r>
      <w:r w:rsidRPr="00530CE4">
        <w:rPr>
          <w:highlight w:val="white"/>
        </w:rPr>
        <w:t xml:space="preserve"> = </w:t>
      </w:r>
      <w:r w:rsidR="00A17FA1">
        <w:rPr>
          <w:highlight w:val="white"/>
        </w:rPr>
        <w:t>source</w:t>
      </w:r>
      <w:r w:rsidRPr="00530CE4">
        <w:rPr>
          <w:highlight w:val="white"/>
        </w:rPr>
        <w:t>Symbol.Type;</w:t>
      </w:r>
    </w:p>
    <w:p w14:paraId="776CBEA7" w14:textId="77777777" w:rsidR="0064546A" w:rsidRDefault="00530CE4" w:rsidP="00530CE4">
      <w:pPr>
        <w:pStyle w:val="Code"/>
        <w:rPr>
          <w:highlight w:val="white"/>
        </w:rPr>
      </w:pPr>
      <w:r w:rsidRPr="00530CE4">
        <w:rPr>
          <w:highlight w:val="white"/>
        </w:rPr>
        <w:t xml:space="preserve">      int </w:t>
      </w:r>
      <w:r w:rsidR="00A17FA1">
        <w:rPr>
          <w:highlight w:val="white"/>
        </w:rPr>
        <w:t>target</w:t>
      </w:r>
      <w:r w:rsidRPr="00530CE4">
        <w:rPr>
          <w:highlight w:val="white"/>
        </w:rPr>
        <w:t xml:space="preserve">Size = </w:t>
      </w:r>
      <w:r w:rsidR="00A17FA1">
        <w:rPr>
          <w:highlight w:val="white"/>
        </w:rPr>
        <w:t>target</w:t>
      </w:r>
      <w:r w:rsidRPr="00530CE4">
        <w:rPr>
          <w:highlight w:val="white"/>
        </w:rPr>
        <w:t>Type.SizeArray(),</w:t>
      </w:r>
    </w:p>
    <w:p w14:paraId="082D1B23" w14:textId="228742CF" w:rsidR="00530CE4" w:rsidRPr="00530CE4" w:rsidRDefault="0064546A" w:rsidP="00530CE4">
      <w:pPr>
        <w:pStyle w:val="Code"/>
        <w:rPr>
          <w:highlight w:val="white"/>
        </w:rPr>
      </w:pPr>
      <w:r>
        <w:rPr>
          <w:highlight w:val="white"/>
        </w:rPr>
        <w:t xml:space="preserve">         </w:t>
      </w:r>
      <w:r w:rsidR="00530CE4" w:rsidRPr="00530CE4">
        <w:rPr>
          <w:highlight w:val="white"/>
        </w:rPr>
        <w:t xml:space="preserve"> </w:t>
      </w:r>
      <w:r w:rsidR="00A17FA1">
        <w:rPr>
          <w:highlight w:val="white"/>
        </w:rPr>
        <w:t>source</w:t>
      </w:r>
      <w:r w:rsidR="00530CE4" w:rsidRPr="00530CE4">
        <w:rPr>
          <w:highlight w:val="white"/>
        </w:rPr>
        <w:t xml:space="preserve">Size = </w:t>
      </w:r>
      <w:r w:rsidR="00A17FA1">
        <w:rPr>
          <w:highlight w:val="white"/>
        </w:rPr>
        <w:t>sourceType</w:t>
      </w:r>
      <w:r w:rsidR="00530CE4" w:rsidRPr="00530CE4">
        <w:rPr>
          <w:highlight w:val="white"/>
        </w:rPr>
        <w:t>.SizeArray();</w:t>
      </w:r>
    </w:p>
    <w:p w14:paraId="4576B9FF" w14:textId="29B58A17" w:rsidR="00530CE4" w:rsidRPr="00530CE4" w:rsidRDefault="00374C70" w:rsidP="00374C70">
      <w:pPr>
        <w:rPr>
          <w:highlight w:val="white"/>
        </w:rPr>
      </w:pPr>
      <w:r>
        <w:rPr>
          <w:highlight w:val="white"/>
        </w:rPr>
        <w:t xml:space="preserve">We need </w:t>
      </w:r>
      <w:r w:rsidR="00364F45">
        <w:rPr>
          <w:highlight w:val="white"/>
        </w:rPr>
        <w:t>target</w:t>
      </w:r>
      <w:r>
        <w:rPr>
          <w:highlight w:val="white"/>
        </w:rPr>
        <w:t xml:space="preserve"> add a set-track-size instruction for </w:t>
      </w:r>
    </w:p>
    <w:p w14:paraId="76CA52E3" w14:textId="200E7171" w:rsidR="00530CE4" w:rsidRPr="00530CE4" w:rsidRDefault="00530CE4" w:rsidP="00530CE4">
      <w:pPr>
        <w:pStyle w:val="Code"/>
        <w:rPr>
          <w:highlight w:val="white"/>
        </w:rPr>
      </w:pPr>
      <w:r w:rsidRPr="00530CE4">
        <w:rPr>
          <w:highlight w:val="white"/>
        </w:rPr>
        <w:t xml:space="preserve">      Track </w:t>
      </w:r>
      <w:r w:rsidR="00A17FA1">
        <w:rPr>
          <w:highlight w:val="white"/>
        </w:rPr>
        <w:t>source</w:t>
      </w:r>
      <w:r w:rsidRPr="00530CE4">
        <w:rPr>
          <w:highlight w:val="white"/>
        </w:rPr>
        <w:t>Track = LoadValueToRegister(</w:t>
      </w:r>
      <w:r w:rsidR="00A17FA1">
        <w:rPr>
          <w:highlight w:val="white"/>
        </w:rPr>
        <w:t>source</w:t>
      </w:r>
      <w:r w:rsidRPr="00530CE4">
        <w:rPr>
          <w:highlight w:val="white"/>
        </w:rPr>
        <w:t>Symbol);</w:t>
      </w:r>
    </w:p>
    <w:p w14:paraId="0F9B8F1C" w14:textId="77777777" w:rsidR="006D50C1"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r.set_track_size,</w:t>
      </w:r>
    </w:p>
    <w:p w14:paraId="4ADAB3D8" w14:textId="46602560" w:rsidR="00530CE4" w:rsidRPr="00530CE4" w:rsidRDefault="006D50C1" w:rsidP="00530CE4">
      <w:pPr>
        <w:pStyle w:val="Code"/>
        <w:rPr>
          <w:highlight w:val="white"/>
        </w:rPr>
      </w:pPr>
      <w:r>
        <w:rPr>
          <w:highlight w:val="white"/>
        </w:rPr>
        <w:t xml:space="preserve">                     </w:t>
      </w:r>
      <w:r w:rsidR="00530CE4" w:rsidRPr="00530CE4">
        <w:rPr>
          <w:highlight w:val="white"/>
        </w:rPr>
        <w:t xml:space="preserve"> </w:t>
      </w:r>
      <w:r w:rsidR="00A17FA1">
        <w:rPr>
          <w:highlight w:val="white"/>
        </w:rPr>
        <w:t>source</w:t>
      </w:r>
      <w:r w:rsidR="00530CE4" w:rsidRPr="00530CE4">
        <w:rPr>
          <w:highlight w:val="white"/>
        </w:rPr>
        <w:t xml:space="preserve">Track, </w:t>
      </w:r>
      <w:r w:rsidR="00A17FA1">
        <w:rPr>
          <w:highlight w:val="white"/>
        </w:rPr>
        <w:t>target</w:t>
      </w:r>
      <w:r w:rsidR="00530CE4" w:rsidRPr="00530CE4">
        <w:rPr>
          <w:highlight w:val="white"/>
        </w:rPr>
        <w:t>Size);</w:t>
      </w:r>
    </w:p>
    <w:p w14:paraId="4332362B" w14:textId="2C8A67A4" w:rsidR="00530CE4" w:rsidRPr="00530CE4" w:rsidRDefault="003C0424" w:rsidP="00364F45">
      <w:pPr>
        <w:rPr>
          <w:highlight w:val="white"/>
        </w:rPr>
      </w:pPr>
      <w:r>
        <w:rPr>
          <w:highlight w:val="white"/>
        </w:rPr>
        <w:t xml:space="preserve">If the </w:t>
      </w:r>
      <w:r w:rsidR="00364F45">
        <w:rPr>
          <w:highlight w:val="white"/>
        </w:rPr>
        <w:t>source</w:t>
      </w:r>
      <w:r>
        <w:rPr>
          <w:highlight w:val="white"/>
        </w:rPr>
        <w:t xml:space="preserve"> size is smaller tha</w:t>
      </w:r>
      <w:r w:rsidR="006D50C1">
        <w:rPr>
          <w:highlight w:val="white"/>
        </w:rPr>
        <w:t>n</w:t>
      </w:r>
      <w:r>
        <w:rPr>
          <w:highlight w:val="white"/>
        </w:rPr>
        <w:t xml:space="preserve"> the </w:t>
      </w:r>
      <w:r w:rsidR="00364F45">
        <w:rPr>
          <w:highlight w:val="white"/>
        </w:rPr>
        <w:t>target</w:t>
      </w:r>
      <w:r>
        <w:rPr>
          <w:highlight w:val="white"/>
        </w:rPr>
        <w:t xml:space="preserve"> size, we add code </w:t>
      </w:r>
      <w:r w:rsidR="00985F3A">
        <w:rPr>
          <w:highlight w:val="white"/>
        </w:rPr>
        <w:t>to</w:t>
      </w:r>
      <w:r>
        <w:rPr>
          <w:highlight w:val="white"/>
        </w:rPr>
        <w:t xml:space="preserve"> mask </w:t>
      </w:r>
      <w:r w:rsidR="00364F45">
        <w:rPr>
          <w:highlight w:val="white"/>
        </w:rPr>
        <w:t xml:space="preserve">the upper bits; that is, we set </w:t>
      </w:r>
      <w:r w:rsidR="00985F3A">
        <w:rPr>
          <w:highlight w:val="white"/>
        </w:rPr>
        <w:t xml:space="preserve">to zero </w:t>
      </w:r>
      <w:r w:rsidR="00364F45">
        <w:rPr>
          <w:highlight w:val="white"/>
        </w:rPr>
        <w:t xml:space="preserve">the bits of the target value </w:t>
      </w:r>
      <w:r w:rsidR="00985F3A">
        <w:rPr>
          <w:highlight w:val="white"/>
        </w:rPr>
        <w:t>that do not fit in the source value.</w:t>
      </w:r>
    </w:p>
    <w:p w14:paraId="7854DB25" w14:textId="4D136431" w:rsidR="00530CE4" w:rsidRPr="00530CE4" w:rsidRDefault="00530CE4" w:rsidP="00530CE4">
      <w:pPr>
        <w:pStyle w:val="Code"/>
        <w:rPr>
          <w:highlight w:val="white"/>
        </w:rPr>
      </w:pPr>
      <w:r w:rsidRPr="00530CE4">
        <w:rPr>
          <w:highlight w:val="white"/>
        </w:rPr>
        <w:t xml:space="preserve">      if (</w:t>
      </w:r>
      <w:r w:rsidR="00A17FA1">
        <w:rPr>
          <w:highlight w:val="white"/>
        </w:rPr>
        <w:t>source</w:t>
      </w:r>
      <w:r w:rsidRPr="00530CE4">
        <w:rPr>
          <w:highlight w:val="white"/>
        </w:rPr>
        <w:t xml:space="preserve">Size != </w:t>
      </w:r>
      <w:r w:rsidR="00A17FA1">
        <w:rPr>
          <w:highlight w:val="white"/>
        </w:rPr>
        <w:t>target</w:t>
      </w:r>
      <w:r w:rsidRPr="00530CE4">
        <w:rPr>
          <w:highlight w:val="white"/>
        </w:rPr>
        <w:t>Size) {</w:t>
      </w:r>
    </w:p>
    <w:p w14:paraId="6A681E3D" w14:textId="54B6D6EB" w:rsidR="00530CE4" w:rsidRDefault="00530CE4" w:rsidP="00530CE4">
      <w:pPr>
        <w:pStyle w:val="Code"/>
        <w:rPr>
          <w:highlight w:val="white"/>
        </w:rPr>
      </w:pPr>
      <w:r w:rsidRPr="00530CE4">
        <w:rPr>
          <w:highlight w:val="white"/>
        </w:rPr>
        <w:t xml:space="preserve">        if (</w:t>
      </w:r>
      <w:r w:rsidR="00A17FA1">
        <w:rPr>
          <w:highlight w:val="white"/>
        </w:rPr>
        <w:t>source</w:t>
      </w:r>
      <w:r w:rsidRPr="00530CE4">
        <w:rPr>
          <w:highlight w:val="white"/>
        </w:rPr>
        <w:t xml:space="preserve">Size &lt; </w:t>
      </w:r>
      <w:r w:rsidR="00A17FA1">
        <w:rPr>
          <w:highlight w:val="white"/>
        </w:rPr>
        <w:t>target</w:t>
      </w:r>
      <w:r w:rsidRPr="00530CE4">
        <w:rPr>
          <w:highlight w:val="white"/>
        </w:rPr>
        <w:t>Size) {</w:t>
      </w:r>
    </w:p>
    <w:p w14:paraId="055FD522" w14:textId="351C75E9" w:rsidR="00985F3A" w:rsidRPr="00530CE4" w:rsidRDefault="00985F3A" w:rsidP="00413CD3">
      <w:pPr>
        <w:rPr>
          <w:highlight w:val="white"/>
        </w:rPr>
      </w:pPr>
      <w:r>
        <w:rPr>
          <w:highlight w:val="white"/>
        </w:rPr>
        <w:t>If the target size is eight byt</w:t>
      </w:r>
      <w:r w:rsidR="00413CD3">
        <w:rPr>
          <w:highlight w:val="white"/>
        </w:rPr>
        <w:t>es, we have a special case.</w:t>
      </w:r>
      <w:r w:rsidR="00B20D15">
        <w:rPr>
          <w:highlight w:val="white"/>
        </w:rPr>
        <w:t xml:space="preserve"> We need to load the mask to a register, and </w:t>
      </w:r>
      <w:r w:rsidR="003E224B">
        <w:rPr>
          <w:highlight w:val="white"/>
        </w:rPr>
        <w:t xml:space="preserve">use the </w:t>
      </w:r>
      <w:r w:rsidR="003E224B" w:rsidRPr="003E224B">
        <w:rPr>
          <w:rStyle w:val="KeyWord0"/>
          <w:highlight w:val="white"/>
        </w:rPr>
        <w:t>and</w:t>
      </w:r>
      <w:r w:rsidR="003E224B">
        <w:rPr>
          <w:highlight w:val="white"/>
        </w:rPr>
        <w:t xml:space="preserve"> instruction to do the actual masking.</w:t>
      </w:r>
    </w:p>
    <w:p w14:paraId="375CF77B" w14:textId="4C795539" w:rsidR="00530CE4" w:rsidRPr="00530CE4" w:rsidRDefault="00530CE4" w:rsidP="00530CE4">
      <w:pPr>
        <w:pStyle w:val="Code"/>
        <w:rPr>
          <w:highlight w:val="white"/>
        </w:rPr>
      </w:pPr>
      <w:r w:rsidRPr="00530CE4">
        <w:rPr>
          <w:highlight w:val="white"/>
        </w:rPr>
        <w:t xml:space="preserve">          if (</w:t>
      </w:r>
      <w:r w:rsidR="00A17FA1">
        <w:rPr>
          <w:highlight w:val="white"/>
        </w:rPr>
        <w:t>target</w:t>
      </w:r>
      <w:r w:rsidRPr="00530CE4">
        <w:rPr>
          <w:highlight w:val="white"/>
        </w:rPr>
        <w:t>Size == 8) {</w:t>
      </w:r>
    </w:p>
    <w:p w14:paraId="048F040D" w14:textId="174F8AC4" w:rsidR="00530CE4" w:rsidRPr="00530CE4" w:rsidRDefault="00530CE4" w:rsidP="00530CE4">
      <w:pPr>
        <w:pStyle w:val="Code"/>
        <w:rPr>
          <w:highlight w:val="white"/>
        </w:rPr>
      </w:pPr>
      <w:r w:rsidRPr="00530CE4">
        <w:rPr>
          <w:highlight w:val="white"/>
        </w:rPr>
        <w:t xml:space="preserve">            Track </w:t>
      </w:r>
      <w:r w:rsidR="00A17FA1">
        <w:rPr>
          <w:highlight w:val="white"/>
        </w:rPr>
        <w:t>target</w:t>
      </w:r>
      <w:r w:rsidRPr="00530CE4">
        <w:rPr>
          <w:highlight w:val="white"/>
        </w:rPr>
        <w:t>Track = new Track(</w:t>
      </w:r>
      <w:r w:rsidR="00A17FA1">
        <w:rPr>
          <w:highlight w:val="white"/>
        </w:rPr>
        <w:t>target</w:t>
      </w:r>
      <w:r w:rsidRPr="00530CE4">
        <w:rPr>
          <w:highlight w:val="white"/>
        </w:rPr>
        <w:t>Symbol);</w:t>
      </w:r>
    </w:p>
    <w:p w14:paraId="7D9B1C71" w14:textId="35F334A9"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r.mov, </w:t>
      </w:r>
      <w:r w:rsidR="00A17FA1">
        <w:rPr>
          <w:highlight w:val="white"/>
        </w:rPr>
        <w:t>target</w:t>
      </w:r>
      <w:r w:rsidRPr="00530CE4">
        <w:rPr>
          <w:highlight w:val="white"/>
        </w:rPr>
        <w:t>Track,</w:t>
      </w:r>
    </w:p>
    <w:p w14:paraId="429F2452" w14:textId="33B0D03A" w:rsidR="00530CE4" w:rsidRPr="00530CE4" w:rsidRDefault="00530CE4" w:rsidP="00530CE4">
      <w:pPr>
        <w:pStyle w:val="Code"/>
        <w:rPr>
          <w:highlight w:val="white"/>
        </w:rPr>
      </w:pPr>
      <w:r w:rsidRPr="00530CE4">
        <w:rPr>
          <w:highlight w:val="white"/>
        </w:rPr>
        <w:t xml:space="preserve">                            TypeSize.GetMask(</w:t>
      </w:r>
      <w:r w:rsidR="00A17FA1">
        <w:rPr>
          <w:highlight w:val="white"/>
        </w:rPr>
        <w:t>sourceType</w:t>
      </w:r>
      <w:r w:rsidRPr="00530CE4">
        <w:rPr>
          <w:highlight w:val="white"/>
        </w:rPr>
        <w:t>.Sort));</w:t>
      </w:r>
    </w:p>
    <w:p w14:paraId="77270EA7" w14:textId="77777777" w:rsidR="00A17FA1"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r.and,</w:t>
      </w:r>
    </w:p>
    <w:p w14:paraId="6E412EA2" w14:textId="0B30ACCA" w:rsidR="00530CE4" w:rsidRPr="00530CE4" w:rsidRDefault="00A17FA1" w:rsidP="00530CE4">
      <w:pPr>
        <w:pStyle w:val="Code"/>
        <w:rPr>
          <w:highlight w:val="white"/>
        </w:rPr>
      </w:pPr>
      <w:r>
        <w:rPr>
          <w:highlight w:val="white"/>
        </w:rPr>
        <w:t xml:space="preserve">                           </w:t>
      </w:r>
      <w:r w:rsidR="00530CE4" w:rsidRPr="00530CE4">
        <w:rPr>
          <w:highlight w:val="white"/>
        </w:rPr>
        <w:t xml:space="preserve"> </w:t>
      </w:r>
      <w:r>
        <w:rPr>
          <w:highlight w:val="white"/>
        </w:rPr>
        <w:t>source</w:t>
      </w:r>
      <w:r w:rsidR="00530CE4" w:rsidRPr="00530CE4">
        <w:rPr>
          <w:highlight w:val="white"/>
        </w:rPr>
        <w:t xml:space="preserve">Track, </w:t>
      </w:r>
      <w:r>
        <w:rPr>
          <w:highlight w:val="white"/>
        </w:rPr>
        <w:t>target</w:t>
      </w:r>
      <w:r w:rsidR="00530CE4" w:rsidRPr="00530CE4">
        <w:rPr>
          <w:highlight w:val="white"/>
        </w:rPr>
        <w:t>Track);</w:t>
      </w:r>
    </w:p>
    <w:p w14:paraId="55A6FCAE" w14:textId="77777777" w:rsidR="00530CE4" w:rsidRPr="00530CE4" w:rsidRDefault="00530CE4" w:rsidP="00530CE4">
      <w:pPr>
        <w:pStyle w:val="Code"/>
        <w:rPr>
          <w:highlight w:val="white"/>
        </w:rPr>
      </w:pPr>
      <w:r w:rsidRPr="00530CE4">
        <w:rPr>
          <w:highlight w:val="white"/>
        </w:rPr>
        <w:t xml:space="preserve">          }</w:t>
      </w:r>
    </w:p>
    <w:p w14:paraId="78B137B6" w14:textId="2F04CB20" w:rsidR="003E224B" w:rsidRPr="00530CE4" w:rsidRDefault="003E224B" w:rsidP="003E224B">
      <w:pPr>
        <w:rPr>
          <w:highlight w:val="white"/>
        </w:rPr>
      </w:pPr>
      <w:r>
        <w:rPr>
          <w:highlight w:val="white"/>
        </w:rPr>
        <w:t xml:space="preserve">If the target size is not eight bytes, we can use the </w:t>
      </w:r>
      <w:r w:rsidRPr="003E224B">
        <w:rPr>
          <w:rStyle w:val="KeyWord0"/>
          <w:highlight w:val="white"/>
        </w:rPr>
        <w:t>and</w:t>
      </w:r>
      <w:r>
        <w:rPr>
          <w:highlight w:val="white"/>
        </w:rPr>
        <w:t xml:space="preserve"> instruction directly.</w:t>
      </w:r>
    </w:p>
    <w:p w14:paraId="0238748F" w14:textId="77777777" w:rsidR="00530CE4" w:rsidRPr="00530CE4" w:rsidRDefault="00530CE4" w:rsidP="00530CE4">
      <w:pPr>
        <w:pStyle w:val="Code"/>
        <w:rPr>
          <w:highlight w:val="white"/>
        </w:rPr>
      </w:pPr>
      <w:r w:rsidRPr="00530CE4">
        <w:rPr>
          <w:highlight w:val="white"/>
        </w:rPr>
        <w:t xml:space="preserve">          else {</w:t>
      </w:r>
    </w:p>
    <w:p w14:paraId="4ADC4127" w14:textId="3ADEF48E"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r.and, </w:t>
      </w:r>
      <w:r w:rsidR="00A17FA1">
        <w:rPr>
          <w:highlight w:val="white"/>
        </w:rPr>
        <w:t>source</w:t>
      </w:r>
      <w:r w:rsidRPr="00530CE4">
        <w:rPr>
          <w:highlight w:val="white"/>
        </w:rPr>
        <w:t>Track,</w:t>
      </w:r>
    </w:p>
    <w:p w14:paraId="7EBC5FA4" w14:textId="73F64D69" w:rsidR="00530CE4" w:rsidRPr="00530CE4" w:rsidRDefault="00530CE4" w:rsidP="00530CE4">
      <w:pPr>
        <w:pStyle w:val="Code"/>
        <w:rPr>
          <w:highlight w:val="white"/>
        </w:rPr>
      </w:pPr>
      <w:r w:rsidRPr="00530CE4">
        <w:rPr>
          <w:highlight w:val="white"/>
        </w:rPr>
        <w:t xml:space="preserve">                            TypeSize.GetMask(</w:t>
      </w:r>
      <w:r w:rsidR="00A17FA1">
        <w:rPr>
          <w:highlight w:val="white"/>
        </w:rPr>
        <w:t>sourceType</w:t>
      </w:r>
      <w:r w:rsidRPr="00530CE4">
        <w:rPr>
          <w:highlight w:val="white"/>
        </w:rPr>
        <w:t>.Sort));</w:t>
      </w:r>
    </w:p>
    <w:p w14:paraId="1BAE0BB2" w14:textId="77777777" w:rsidR="00530CE4" w:rsidRPr="00530CE4" w:rsidRDefault="00530CE4" w:rsidP="00530CE4">
      <w:pPr>
        <w:pStyle w:val="Code"/>
        <w:rPr>
          <w:highlight w:val="white"/>
        </w:rPr>
      </w:pPr>
      <w:r w:rsidRPr="00530CE4">
        <w:rPr>
          <w:highlight w:val="white"/>
        </w:rPr>
        <w:t xml:space="preserve">          }</w:t>
      </w:r>
    </w:p>
    <w:p w14:paraId="3EDBBFF5" w14:textId="77777777" w:rsidR="00530CE4" w:rsidRPr="00530CE4" w:rsidRDefault="00530CE4" w:rsidP="00530CE4">
      <w:pPr>
        <w:pStyle w:val="Code"/>
        <w:rPr>
          <w:highlight w:val="white"/>
        </w:rPr>
      </w:pPr>
      <w:r w:rsidRPr="00530CE4">
        <w:rPr>
          <w:highlight w:val="white"/>
        </w:rPr>
        <w:t xml:space="preserve">        }</w:t>
      </w:r>
    </w:p>
    <w:p w14:paraId="0F5FF98A" w14:textId="5A7114AF" w:rsidR="00530CE4" w:rsidRPr="00530CE4" w:rsidRDefault="003E224B" w:rsidP="004153E4">
      <w:pPr>
        <w:rPr>
          <w:highlight w:val="white"/>
        </w:rPr>
      </w:pPr>
      <w:r>
        <w:rPr>
          <w:highlight w:val="white"/>
        </w:rPr>
        <w:t xml:space="preserve">If both the source type and target type is signed, we need to preserve the signed status throught the </w:t>
      </w:r>
      <w:r w:rsidR="004153E4">
        <w:rPr>
          <w:highlight w:val="white"/>
        </w:rPr>
        <w:t xml:space="preserve">conversion process. </w:t>
      </w:r>
      <w:r w:rsidR="00E02924">
        <w:rPr>
          <w:highlight w:val="white"/>
        </w:rPr>
        <w:t xml:space="preserve">If the </w:t>
      </w:r>
      <w:r w:rsidR="0004293F">
        <w:rPr>
          <w:highlight w:val="white"/>
        </w:rPr>
        <w:t xml:space="preserve">value is negative, the top-most bit is set to one. Since the source size does not equals the target size, </w:t>
      </w:r>
      <w:r w:rsidR="006C3B0E">
        <w:rPr>
          <w:highlight w:val="white"/>
        </w:rPr>
        <w:t xml:space="preserve">the top-most bits differ between the values. Therefore, if the value is negative, we need to </w:t>
      </w:r>
      <w:r w:rsidR="00AF7DB1">
        <w:rPr>
          <w:highlight w:val="white"/>
        </w:rPr>
        <w:t>change it to a positive value with the source size and change it back to a negative value with the target size. In this way, the signed status will be preserved.</w:t>
      </w:r>
      <w:r w:rsidR="001A4153">
        <w:rPr>
          <w:highlight w:val="white"/>
        </w:rPr>
        <w:t xml:space="preserve"> However, if the value is non-negative</w:t>
      </w:r>
      <w:r w:rsidR="00116411">
        <w:rPr>
          <w:highlight w:val="white"/>
        </w:rPr>
        <w:t xml:space="preserve"> (zero or positive), we do nothing. We just add to the track map that the values holds a new size.</w:t>
      </w:r>
    </w:p>
    <w:p w14:paraId="6FF4ED4F" w14:textId="66DFB52A" w:rsidR="00530CE4" w:rsidRPr="00530CE4" w:rsidRDefault="00530CE4" w:rsidP="00530CE4">
      <w:pPr>
        <w:pStyle w:val="Code"/>
        <w:rPr>
          <w:highlight w:val="white"/>
        </w:rPr>
      </w:pPr>
      <w:r w:rsidRPr="00530CE4">
        <w:rPr>
          <w:highlight w:val="white"/>
        </w:rPr>
        <w:t xml:space="preserve">        if (</w:t>
      </w:r>
      <w:r w:rsidR="00A17FA1">
        <w:rPr>
          <w:highlight w:val="white"/>
        </w:rPr>
        <w:t>sourceType</w:t>
      </w:r>
      <w:r w:rsidRPr="00530CE4">
        <w:rPr>
          <w:highlight w:val="white"/>
        </w:rPr>
        <w:t xml:space="preserve">.IsSigned() &amp;&amp; </w:t>
      </w:r>
      <w:r w:rsidR="00A17FA1">
        <w:rPr>
          <w:highlight w:val="white"/>
        </w:rPr>
        <w:t>target</w:t>
      </w:r>
      <w:r w:rsidRPr="00530CE4">
        <w:rPr>
          <w:highlight w:val="white"/>
        </w:rPr>
        <w:t>Type.IsSigned()) {</w:t>
      </w:r>
    </w:p>
    <w:p w14:paraId="2240E929" w14:textId="4424C398"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r.set_track_size,</w:t>
      </w:r>
    </w:p>
    <w:p w14:paraId="2F3D8E4E" w14:textId="04BD643C" w:rsidR="00530CE4" w:rsidRDefault="00530CE4" w:rsidP="00530CE4">
      <w:pPr>
        <w:pStyle w:val="Code"/>
        <w:rPr>
          <w:highlight w:val="white"/>
        </w:rPr>
      </w:pPr>
      <w:r w:rsidRPr="00530CE4">
        <w:rPr>
          <w:highlight w:val="white"/>
        </w:rPr>
        <w:t xml:space="preserve">                          </w:t>
      </w:r>
      <w:r w:rsidR="00A17FA1">
        <w:rPr>
          <w:highlight w:val="white"/>
        </w:rPr>
        <w:t>source</w:t>
      </w:r>
      <w:r w:rsidRPr="00530CE4">
        <w:rPr>
          <w:highlight w:val="white"/>
        </w:rPr>
        <w:t xml:space="preserve">Track, </w:t>
      </w:r>
      <w:r w:rsidR="00A17FA1">
        <w:rPr>
          <w:highlight w:val="white"/>
        </w:rPr>
        <w:t>source</w:t>
      </w:r>
      <w:r w:rsidRPr="00530CE4">
        <w:rPr>
          <w:highlight w:val="white"/>
        </w:rPr>
        <w:t>Size);</w:t>
      </w:r>
    </w:p>
    <w:p w14:paraId="20DD4690" w14:textId="77777777" w:rsidR="00060A58"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r.cmp, </w:t>
      </w:r>
      <w:r w:rsidR="00A17FA1">
        <w:rPr>
          <w:highlight w:val="white"/>
        </w:rPr>
        <w:t>source</w:t>
      </w:r>
      <w:r w:rsidRPr="00530CE4">
        <w:rPr>
          <w:highlight w:val="white"/>
        </w:rPr>
        <w:t>Track,</w:t>
      </w:r>
    </w:p>
    <w:p w14:paraId="678919F4" w14:textId="42165C2C" w:rsidR="00530CE4" w:rsidRPr="00530CE4" w:rsidRDefault="00060A58" w:rsidP="00530CE4">
      <w:pPr>
        <w:pStyle w:val="Code"/>
        <w:rPr>
          <w:highlight w:val="white"/>
        </w:rPr>
      </w:pPr>
      <w:r>
        <w:rPr>
          <w:highlight w:val="white"/>
        </w:rPr>
        <w:t xml:space="preserve">                         </w:t>
      </w:r>
      <w:r w:rsidR="00530CE4" w:rsidRPr="00530CE4">
        <w:rPr>
          <w:highlight w:val="white"/>
        </w:rPr>
        <w:t xml:space="preserve"> BigInteger.Zero);</w:t>
      </w:r>
    </w:p>
    <w:p w14:paraId="11B59AC2" w14:textId="491D3880"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r.jge, null, null, index + 1);</w:t>
      </w:r>
    </w:p>
    <w:p w14:paraId="7EFEB447" w14:textId="7BB99E4E"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r.neg, </w:t>
      </w:r>
      <w:r w:rsidR="00A17FA1">
        <w:rPr>
          <w:highlight w:val="white"/>
        </w:rPr>
        <w:t>source</w:t>
      </w:r>
      <w:r w:rsidRPr="00530CE4">
        <w:rPr>
          <w:highlight w:val="white"/>
        </w:rPr>
        <w:t>Track);</w:t>
      </w:r>
    </w:p>
    <w:p w14:paraId="14DE7EB2" w14:textId="77777777" w:rsidR="00060A58"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r.set_track_size,</w:t>
      </w:r>
    </w:p>
    <w:p w14:paraId="0C5703A7" w14:textId="6AF967CF" w:rsidR="00530CE4" w:rsidRPr="00530CE4" w:rsidRDefault="00060A58" w:rsidP="00530CE4">
      <w:pPr>
        <w:pStyle w:val="Code"/>
        <w:rPr>
          <w:highlight w:val="white"/>
        </w:rPr>
      </w:pPr>
      <w:r>
        <w:rPr>
          <w:highlight w:val="white"/>
        </w:rPr>
        <w:t xml:space="preserve">                          </w:t>
      </w:r>
      <w:r w:rsidR="00A17FA1">
        <w:rPr>
          <w:highlight w:val="white"/>
        </w:rPr>
        <w:t>source</w:t>
      </w:r>
      <w:r w:rsidR="00530CE4" w:rsidRPr="00530CE4">
        <w:rPr>
          <w:highlight w:val="white"/>
        </w:rPr>
        <w:t xml:space="preserve">Track, </w:t>
      </w:r>
      <w:r w:rsidR="00A17FA1">
        <w:rPr>
          <w:highlight w:val="white"/>
        </w:rPr>
        <w:t>target</w:t>
      </w:r>
      <w:r w:rsidR="00530CE4" w:rsidRPr="00530CE4">
        <w:rPr>
          <w:highlight w:val="white"/>
        </w:rPr>
        <w:t>Size);</w:t>
      </w:r>
    </w:p>
    <w:p w14:paraId="0133DAE3" w14:textId="5C5DA283"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r.neg, </w:t>
      </w:r>
      <w:r w:rsidR="00A17FA1">
        <w:rPr>
          <w:highlight w:val="white"/>
        </w:rPr>
        <w:t>source</w:t>
      </w:r>
      <w:r w:rsidRPr="00530CE4">
        <w:rPr>
          <w:highlight w:val="white"/>
        </w:rPr>
        <w:t>Track);</w:t>
      </w:r>
    </w:p>
    <w:p w14:paraId="3D60F94D" w14:textId="77777777" w:rsidR="00530CE4" w:rsidRPr="00530CE4" w:rsidRDefault="00530CE4" w:rsidP="00530CE4">
      <w:pPr>
        <w:pStyle w:val="Code"/>
        <w:rPr>
          <w:highlight w:val="white"/>
        </w:rPr>
      </w:pPr>
      <w:r w:rsidRPr="00530CE4">
        <w:rPr>
          <w:highlight w:val="white"/>
        </w:rPr>
        <w:t xml:space="preserve">        }</w:t>
      </w:r>
    </w:p>
    <w:p w14:paraId="4C48D9B6" w14:textId="77777777" w:rsidR="00530CE4" w:rsidRPr="00530CE4" w:rsidRDefault="00530CE4" w:rsidP="00530CE4">
      <w:pPr>
        <w:pStyle w:val="Code"/>
        <w:rPr>
          <w:highlight w:val="white"/>
        </w:rPr>
      </w:pPr>
      <w:r w:rsidRPr="00530CE4">
        <w:rPr>
          <w:highlight w:val="white"/>
        </w:rPr>
        <w:t xml:space="preserve">      }</w:t>
      </w:r>
    </w:p>
    <w:p w14:paraId="21D4FF26" w14:textId="176893A4" w:rsidR="00530CE4" w:rsidRPr="00530CE4" w:rsidRDefault="00022679" w:rsidP="003C0424">
      <w:pPr>
        <w:rPr>
          <w:highlight w:val="white"/>
        </w:rPr>
      </w:pPr>
      <w:r>
        <w:rPr>
          <w:highlight w:val="white"/>
        </w:rPr>
        <w:t xml:space="preserve">If the </w:t>
      </w:r>
      <w:r w:rsidR="00364F45">
        <w:rPr>
          <w:highlight w:val="white"/>
        </w:rPr>
        <w:t>target</w:t>
      </w:r>
      <w:r w:rsidR="003C0424">
        <w:rPr>
          <w:highlight w:val="white"/>
        </w:rPr>
        <w:t xml:space="preserve"> type and </w:t>
      </w:r>
      <w:r w:rsidR="00364F45">
        <w:rPr>
          <w:highlight w:val="white"/>
        </w:rPr>
        <w:t>source</w:t>
      </w:r>
      <w:r w:rsidR="003C0424">
        <w:rPr>
          <w:highlight w:val="white"/>
        </w:rPr>
        <w:t xml:space="preserve"> type ha</w:t>
      </w:r>
      <w:r w:rsidR="00C03733">
        <w:rPr>
          <w:highlight w:val="white"/>
        </w:rPr>
        <w:t>ve</w:t>
      </w:r>
      <w:r w:rsidR="003C0424">
        <w:rPr>
          <w:highlight w:val="white"/>
        </w:rPr>
        <w:t xml:space="preserve"> the same size, we only add the </w:t>
      </w:r>
      <w:r w:rsidR="00364F45">
        <w:rPr>
          <w:highlight w:val="white"/>
        </w:rPr>
        <w:t>target</w:t>
      </w:r>
      <w:r w:rsidR="003C0424">
        <w:rPr>
          <w:highlight w:val="white"/>
        </w:rPr>
        <w:t xml:space="preserve"> symbol with the </w:t>
      </w:r>
      <w:r w:rsidR="00364F45">
        <w:rPr>
          <w:highlight w:val="white"/>
        </w:rPr>
        <w:t>source</w:t>
      </w:r>
      <w:r w:rsidR="003C0424">
        <w:rPr>
          <w:highlight w:val="white"/>
        </w:rPr>
        <w:t xml:space="preserve"> track in the track map.</w:t>
      </w:r>
    </w:p>
    <w:p w14:paraId="034D1B17" w14:textId="4CBA4997" w:rsidR="00530CE4" w:rsidRPr="00530CE4" w:rsidRDefault="00530CE4" w:rsidP="00530CE4">
      <w:pPr>
        <w:pStyle w:val="Code"/>
        <w:rPr>
          <w:highlight w:val="white"/>
        </w:rPr>
      </w:pPr>
      <w:r w:rsidRPr="00530CE4">
        <w:rPr>
          <w:highlight w:val="white"/>
        </w:rPr>
        <w:lastRenderedPageBreak/>
        <w:t xml:space="preserve">      m_trackMap.Add(</w:t>
      </w:r>
      <w:r w:rsidR="00A17FA1">
        <w:rPr>
          <w:highlight w:val="white"/>
        </w:rPr>
        <w:t>target</w:t>
      </w:r>
      <w:r w:rsidRPr="00530CE4">
        <w:rPr>
          <w:highlight w:val="white"/>
        </w:rPr>
        <w:t xml:space="preserve">Symbol, </w:t>
      </w:r>
      <w:r w:rsidR="00A17FA1">
        <w:rPr>
          <w:highlight w:val="white"/>
        </w:rPr>
        <w:t>source</w:t>
      </w:r>
      <w:r w:rsidRPr="00530CE4">
        <w:rPr>
          <w:highlight w:val="white"/>
        </w:rPr>
        <w:t>Track);</w:t>
      </w:r>
    </w:p>
    <w:p w14:paraId="4015035E" w14:textId="77777777" w:rsidR="00530CE4" w:rsidRPr="00530CE4" w:rsidRDefault="00530CE4" w:rsidP="00530CE4">
      <w:pPr>
        <w:pStyle w:val="Code"/>
        <w:rPr>
          <w:highlight w:val="white"/>
        </w:rPr>
      </w:pPr>
      <w:r w:rsidRPr="00530CE4">
        <w:rPr>
          <w:highlight w:val="white"/>
        </w:rPr>
        <w:t xml:space="preserve">    }</w:t>
      </w:r>
    </w:p>
    <w:p w14:paraId="012F07F8" w14:textId="0D529EAF" w:rsidR="00530CE4" w:rsidRPr="00530CE4" w:rsidRDefault="00116411" w:rsidP="00116411">
      <w:pPr>
        <w:rPr>
          <w:highlight w:val="white"/>
        </w:rPr>
      </w:pPr>
      <w:r>
        <w:rPr>
          <w:highlight w:val="white"/>
        </w:rPr>
        <w:t xml:space="preserve">The </w:t>
      </w:r>
      <w:r w:rsidRPr="00116411">
        <w:rPr>
          <w:rStyle w:val="KeyWord0"/>
          <w:highlight w:val="white"/>
        </w:rPr>
        <w:t>IntegralToFloating</w:t>
      </w:r>
      <w:r>
        <w:rPr>
          <w:highlight w:val="white"/>
        </w:rPr>
        <w:t xml:space="preserve"> and </w:t>
      </w:r>
      <w:r w:rsidRPr="00116411">
        <w:rPr>
          <w:rStyle w:val="KeyWord0"/>
          <w:highlight w:val="white"/>
        </w:rPr>
        <w:t>FloatingToIntegral</w:t>
      </w:r>
      <w:r>
        <w:rPr>
          <w:highlight w:val="white"/>
        </w:rPr>
        <w:t xml:space="preserve"> </w:t>
      </w:r>
      <w:r w:rsidR="0078711E">
        <w:rPr>
          <w:highlight w:val="white"/>
        </w:rPr>
        <w:t>are quite simple. In the integral</w:t>
      </w:r>
      <w:r w:rsidR="0082298E">
        <w:rPr>
          <w:highlight w:val="white"/>
        </w:rPr>
        <w:t>-</w:t>
      </w:r>
      <w:r w:rsidR="0078711E">
        <w:rPr>
          <w:highlight w:val="white"/>
        </w:rPr>
        <w:t xml:space="preserve">to-floating-case </w:t>
      </w:r>
      <w:r w:rsidR="0082298E">
        <w:rPr>
          <w:highlight w:val="white"/>
        </w:rPr>
        <w:t xml:space="preserve">we push the integral value at the floating-point stack, and in the floating-to-integral case, we pop the value from the stack. Note that there is no floating-to-floating case. </w:t>
      </w:r>
      <w:r w:rsidR="00613923">
        <w:rPr>
          <w:highlight w:val="white"/>
        </w:rPr>
        <w:t xml:space="preserve">In that case, we just keep the value on the stack, the type conversion occurs when the </w:t>
      </w:r>
      <w:r w:rsidR="004312DA">
        <w:rPr>
          <w:highlight w:val="white"/>
        </w:rPr>
        <w:t>value is pushed, popped, or topped.</w:t>
      </w:r>
    </w:p>
    <w:p w14:paraId="04515EE8" w14:textId="77777777" w:rsidR="00530CE4" w:rsidRPr="00530CE4" w:rsidRDefault="00530CE4" w:rsidP="00530CE4">
      <w:pPr>
        <w:pStyle w:val="Code"/>
        <w:rPr>
          <w:highlight w:val="white"/>
        </w:rPr>
      </w:pPr>
      <w:r w:rsidRPr="00530CE4">
        <w:rPr>
          <w:highlight w:val="white"/>
        </w:rPr>
        <w:t xml:space="preserve">    public void IntegralToFloating(MiddleCode middleCode) {</w:t>
      </w:r>
    </w:p>
    <w:p w14:paraId="40B2AB65" w14:textId="77777777" w:rsidR="00530CE4" w:rsidRPr="00530CE4" w:rsidRDefault="00530CE4" w:rsidP="00530CE4">
      <w:pPr>
        <w:pStyle w:val="Code"/>
        <w:rPr>
          <w:highlight w:val="white"/>
        </w:rPr>
      </w:pPr>
      <w:r w:rsidRPr="00530CE4">
        <w:rPr>
          <w:highlight w:val="white"/>
        </w:rPr>
        <w:t xml:space="preserve">      Symbol fromSymbol = (Symbol) middleCode[1];</w:t>
      </w:r>
    </w:p>
    <w:p w14:paraId="2166211C" w14:textId="77777777" w:rsidR="00530CE4" w:rsidRPr="00530CE4" w:rsidRDefault="00530CE4" w:rsidP="00530CE4">
      <w:pPr>
        <w:pStyle w:val="Code"/>
        <w:rPr>
          <w:highlight w:val="white"/>
        </w:rPr>
      </w:pPr>
      <w:r w:rsidRPr="00530CE4">
        <w:rPr>
          <w:highlight w:val="white"/>
        </w:rPr>
        <w:t xml:space="preserve">      PushSymbol(fromSymbol);</w:t>
      </w:r>
    </w:p>
    <w:p w14:paraId="6610FA79" w14:textId="77777777" w:rsidR="00530CE4" w:rsidRPr="00530CE4" w:rsidRDefault="00530CE4" w:rsidP="00530CE4">
      <w:pPr>
        <w:pStyle w:val="Code"/>
        <w:rPr>
          <w:highlight w:val="white"/>
        </w:rPr>
      </w:pPr>
      <w:r w:rsidRPr="00530CE4">
        <w:rPr>
          <w:highlight w:val="white"/>
        </w:rPr>
        <w:t xml:space="preserve">    }</w:t>
      </w:r>
    </w:p>
    <w:p w14:paraId="3465E2DA" w14:textId="77777777" w:rsidR="00530CE4" w:rsidRPr="00530CE4" w:rsidRDefault="00530CE4" w:rsidP="00530CE4">
      <w:pPr>
        <w:pStyle w:val="Code"/>
        <w:rPr>
          <w:highlight w:val="white"/>
        </w:rPr>
      </w:pPr>
      <w:r w:rsidRPr="00530CE4">
        <w:rPr>
          <w:highlight w:val="white"/>
        </w:rPr>
        <w:t xml:space="preserve">  </w:t>
      </w:r>
    </w:p>
    <w:p w14:paraId="43BC9871" w14:textId="77777777" w:rsidR="00530CE4" w:rsidRPr="00530CE4" w:rsidRDefault="00530CE4" w:rsidP="00530CE4">
      <w:pPr>
        <w:pStyle w:val="Code"/>
        <w:rPr>
          <w:highlight w:val="white"/>
        </w:rPr>
      </w:pPr>
      <w:r w:rsidRPr="00530CE4">
        <w:rPr>
          <w:highlight w:val="white"/>
        </w:rPr>
        <w:t xml:space="preserve">    public void FloatingToIntegral(MiddleCode middleCode) {</w:t>
      </w:r>
    </w:p>
    <w:p w14:paraId="3530F953" w14:textId="77777777" w:rsidR="00530CE4" w:rsidRPr="00530CE4" w:rsidRDefault="00530CE4" w:rsidP="00530CE4">
      <w:pPr>
        <w:pStyle w:val="Code"/>
        <w:rPr>
          <w:highlight w:val="white"/>
        </w:rPr>
      </w:pPr>
      <w:r w:rsidRPr="00530CE4">
        <w:rPr>
          <w:highlight w:val="white"/>
        </w:rPr>
        <w:t xml:space="preserve">      Symbol toSymbol = (Symbol) middleCode[0];</w:t>
      </w:r>
    </w:p>
    <w:p w14:paraId="32D9A990" w14:textId="77777777" w:rsidR="00530CE4" w:rsidRPr="00530CE4" w:rsidRDefault="00530CE4" w:rsidP="00530CE4">
      <w:pPr>
        <w:pStyle w:val="Code"/>
        <w:rPr>
          <w:highlight w:val="white"/>
        </w:rPr>
      </w:pPr>
      <w:r w:rsidRPr="00530CE4">
        <w:rPr>
          <w:highlight w:val="white"/>
        </w:rPr>
        <w:t xml:space="preserve">      TopPopSymbol(toSymbol, TopOrPop.Pop);</w:t>
      </w:r>
    </w:p>
    <w:p w14:paraId="634ACCEE" w14:textId="77777777" w:rsidR="00530CE4" w:rsidRPr="00530CE4" w:rsidRDefault="00530CE4" w:rsidP="00530CE4">
      <w:pPr>
        <w:pStyle w:val="Code"/>
        <w:rPr>
          <w:highlight w:val="white"/>
        </w:rPr>
      </w:pPr>
      <w:r w:rsidRPr="00530CE4">
        <w:rPr>
          <w:highlight w:val="white"/>
        </w:rPr>
        <w:t xml:space="preserve">    }</w:t>
      </w:r>
    </w:p>
    <w:p w14:paraId="2E4DE932" w14:textId="213AB8DC" w:rsidR="00D935A0" w:rsidRDefault="009F60A9" w:rsidP="009F60A9">
      <w:pPr>
        <w:pStyle w:val="Rubrik3"/>
        <w:rPr>
          <w:highlight w:val="white"/>
        </w:rPr>
      </w:pPr>
      <w:r>
        <w:rPr>
          <w:highlight w:val="white"/>
        </w:rPr>
        <w:t>Struct and Union</w:t>
      </w:r>
    </w:p>
    <w:p w14:paraId="64D28C63" w14:textId="10DC007A" w:rsidR="00444674" w:rsidRPr="00444674" w:rsidRDefault="00444674" w:rsidP="00444674">
      <w:pPr>
        <w:rPr>
          <w:highlight w:val="white"/>
        </w:rPr>
      </w:pPr>
      <w:r>
        <w:rPr>
          <w:highlight w:val="white"/>
        </w:rPr>
        <w:t xml:space="preserve">This section describes the handling of struct and unions, assignment, parameter, </w:t>
      </w:r>
      <w:r w:rsidR="00B158AB">
        <w:rPr>
          <w:highlight w:val="white"/>
        </w:rPr>
        <w:t>and function return value</w:t>
      </w:r>
      <w:r>
        <w:rPr>
          <w:highlight w:val="white"/>
        </w:rPr>
        <w:t xml:space="preserve">. Note that </w:t>
      </w:r>
      <w:r w:rsidR="00B158AB">
        <w:rPr>
          <w:highlight w:val="white"/>
        </w:rPr>
        <w:t xml:space="preserve">these methods make no </w:t>
      </w:r>
      <w:r>
        <w:rPr>
          <w:highlight w:val="white"/>
        </w:rPr>
        <w:t xml:space="preserve">difference </w:t>
      </w:r>
      <w:r w:rsidR="00B158AB">
        <w:rPr>
          <w:highlight w:val="white"/>
        </w:rPr>
        <w:t xml:space="preserve">between </w:t>
      </w:r>
      <w:r w:rsidR="00B64F63">
        <w:rPr>
          <w:highlight w:val="white"/>
        </w:rPr>
        <w:t xml:space="preserve">struct and unions, in all cases the task is to move </w:t>
      </w:r>
      <w:r w:rsidR="001C7F1D">
        <w:rPr>
          <w:highlight w:val="white"/>
        </w:rPr>
        <w:t xml:space="preserve">the data of </w:t>
      </w:r>
      <w:r w:rsidR="00B64F63">
        <w:rPr>
          <w:highlight w:val="white"/>
        </w:rPr>
        <w:t>a memory block between two addresses.</w:t>
      </w:r>
    </w:p>
    <w:p w14:paraId="0F0A7E15" w14:textId="462360EB" w:rsidR="00DE20A4" w:rsidRDefault="00DE20A4" w:rsidP="00DE20A4">
      <w:pPr>
        <w:rPr>
          <w:highlight w:val="white"/>
        </w:rPr>
      </w:pPr>
      <w:r>
        <w:rPr>
          <w:highlight w:val="white"/>
        </w:rPr>
        <w:t xml:space="preserve">The </w:t>
      </w:r>
      <w:r w:rsidRPr="00DE20A4">
        <w:rPr>
          <w:rStyle w:val="KeyWord0"/>
          <w:highlight w:val="white"/>
        </w:rPr>
        <w:t>StructUnionAssign</w:t>
      </w:r>
      <w:r>
        <w:rPr>
          <w:highlight w:val="white"/>
        </w:rPr>
        <w:t xml:space="preserve"> method</w:t>
      </w:r>
      <w:r w:rsidR="000E5B40">
        <w:rPr>
          <w:highlight w:val="white"/>
        </w:rPr>
        <w:t xml:space="preserve"> copies the data from the address of the target symbol to address of the source symbol by calling </w:t>
      </w:r>
      <w:r w:rsidR="000E5B40" w:rsidRPr="000E5B40">
        <w:rPr>
          <w:rStyle w:val="KeyWord0"/>
          <w:highlight w:val="white"/>
        </w:rPr>
        <w:t>MemoryCopy</w:t>
      </w:r>
      <w:r w:rsidR="000E5B40">
        <w:rPr>
          <w:highlight w:val="white"/>
        </w:rPr>
        <w:t>.</w:t>
      </w:r>
    </w:p>
    <w:p w14:paraId="0FEF4A61" w14:textId="0F035CC4" w:rsidR="00655B7D" w:rsidRPr="00655B7D" w:rsidRDefault="00655B7D" w:rsidP="00655B7D">
      <w:pPr>
        <w:pStyle w:val="Code"/>
        <w:rPr>
          <w:highlight w:val="white"/>
        </w:rPr>
      </w:pPr>
      <w:r w:rsidRPr="00655B7D">
        <w:rPr>
          <w:highlight w:val="white"/>
        </w:rPr>
        <w:t xml:space="preserve">    public void StructUnionAssign(MiddleCode middleCode, int index) {</w:t>
      </w:r>
    </w:p>
    <w:p w14:paraId="6A052CA6" w14:textId="77777777" w:rsidR="00655B7D" w:rsidRPr="00655B7D" w:rsidRDefault="00655B7D" w:rsidP="00655B7D">
      <w:pPr>
        <w:pStyle w:val="Code"/>
        <w:rPr>
          <w:highlight w:val="white"/>
        </w:rPr>
      </w:pPr>
      <w:r w:rsidRPr="00655B7D">
        <w:rPr>
          <w:highlight w:val="white"/>
        </w:rPr>
        <w:t xml:space="preserve">      Symbol targetSymbol = (Symbol) middleCode[0],</w:t>
      </w:r>
    </w:p>
    <w:p w14:paraId="638ECC19" w14:textId="77777777" w:rsidR="00655B7D" w:rsidRPr="00655B7D" w:rsidRDefault="00655B7D" w:rsidP="00655B7D">
      <w:pPr>
        <w:pStyle w:val="Code"/>
        <w:rPr>
          <w:highlight w:val="white"/>
        </w:rPr>
      </w:pPr>
      <w:r w:rsidRPr="00655B7D">
        <w:rPr>
          <w:highlight w:val="white"/>
        </w:rPr>
        <w:t xml:space="preserve">             sourceSymbol = (Symbol) middleCode[1];</w:t>
      </w:r>
    </w:p>
    <w:p w14:paraId="328D12E4" w14:textId="77777777" w:rsidR="00655B7D" w:rsidRPr="00655B7D" w:rsidRDefault="00655B7D" w:rsidP="00655B7D">
      <w:pPr>
        <w:pStyle w:val="Code"/>
        <w:rPr>
          <w:highlight w:val="white"/>
        </w:rPr>
      </w:pPr>
      <w:r w:rsidRPr="00655B7D">
        <w:rPr>
          <w:highlight w:val="white"/>
        </w:rPr>
        <w:t xml:space="preserve">      Track targetAddressTrack = LoadAddressToRegister(targetSymbol),</w:t>
      </w:r>
    </w:p>
    <w:p w14:paraId="691A7DE2" w14:textId="77777777" w:rsidR="00655B7D" w:rsidRPr="00655B7D" w:rsidRDefault="00655B7D" w:rsidP="00655B7D">
      <w:pPr>
        <w:pStyle w:val="Code"/>
        <w:rPr>
          <w:highlight w:val="white"/>
        </w:rPr>
      </w:pPr>
      <w:r w:rsidRPr="00655B7D">
        <w:rPr>
          <w:highlight w:val="white"/>
        </w:rPr>
        <w:t xml:space="preserve">            sourceAddressTrack = LoadAddressToRegister(sourceSymbol);</w:t>
      </w:r>
    </w:p>
    <w:p w14:paraId="41FB28A1" w14:textId="77777777" w:rsidR="00655B7D" w:rsidRPr="00655B7D" w:rsidRDefault="00655B7D" w:rsidP="00655B7D">
      <w:pPr>
        <w:pStyle w:val="Code"/>
        <w:rPr>
          <w:highlight w:val="white"/>
        </w:rPr>
      </w:pPr>
      <w:r w:rsidRPr="00655B7D">
        <w:rPr>
          <w:highlight w:val="white"/>
        </w:rPr>
        <w:t xml:space="preserve">      MemoryCopy(targetAddressTrack, sourceAddressTrack,</w:t>
      </w:r>
    </w:p>
    <w:p w14:paraId="5B526F85" w14:textId="0DA0745B" w:rsidR="00655B7D" w:rsidRPr="00655B7D" w:rsidRDefault="00655B7D" w:rsidP="00655B7D">
      <w:pPr>
        <w:pStyle w:val="Code"/>
        <w:rPr>
          <w:highlight w:val="white"/>
        </w:rPr>
      </w:pPr>
      <w:r w:rsidRPr="00655B7D">
        <w:rPr>
          <w:highlight w:val="white"/>
        </w:rPr>
        <w:t xml:space="preserve">               </w:t>
      </w:r>
      <w:r w:rsidR="000E5B40">
        <w:rPr>
          <w:highlight w:val="white"/>
        </w:rPr>
        <w:t xml:space="preserve"> </w:t>
      </w:r>
      <w:r w:rsidRPr="00655B7D">
        <w:rPr>
          <w:highlight w:val="white"/>
        </w:rPr>
        <w:t xml:space="preserve"> targetSymbol.Type.Size(), index);</w:t>
      </w:r>
    </w:p>
    <w:p w14:paraId="048D22A7" w14:textId="77777777" w:rsidR="00655B7D" w:rsidRPr="00655B7D" w:rsidRDefault="00655B7D" w:rsidP="00655B7D">
      <w:pPr>
        <w:pStyle w:val="Code"/>
        <w:rPr>
          <w:highlight w:val="white"/>
        </w:rPr>
      </w:pPr>
      <w:r w:rsidRPr="00655B7D">
        <w:rPr>
          <w:highlight w:val="white"/>
        </w:rPr>
        <w:t xml:space="preserve">    }</w:t>
      </w:r>
    </w:p>
    <w:p w14:paraId="35771245" w14:textId="674C6B11" w:rsidR="00655B7D" w:rsidRPr="00655B7D" w:rsidRDefault="00195B92" w:rsidP="00195B92">
      <w:pPr>
        <w:rPr>
          <w:highlight w:val="white"/>
        </w:rPr>
      </w:pPr>
      <w:r>
        <w:rPr>
          <w:highlight w:val="white"/>
        </w:rPr>
        <w:t xml:space="preserve">The </w:t>
      </w:r>
      <w:r w:rsidRPr="00195B92">
        <w:rPr>
          <w:rStyle w:val="KeyWord0"/>
          <w:highlight w:val="white"/>
        </w:rPr>
        <w:t>StructUnionParameter</w:t>
      </w:r>
      <w:r>
        <w:rPr>
          <w:highlight w:val="white"/>
        </w:rPr>
        <w:t xml:space="preserve"> copies the data from the address of the parameter symbol to the address </w:t>
      </w:r>
      <w:r w:rsidR="002D38C0">
        <w:rPr>
          <w:highlight w:val="white"/>
        </w:rPr>
        <w:t xml:space="preserve">on the </w:t>
      </w:r>
      <w:r w:rsidR="00084BE4">
        <w:rPr>
          <w:highlight w:val="white"/>
        </w:rPr>
        <w:t xml:space="preserve">activation record by calling </w:t>
      </w:r>
      <w:r w:rsidR="00084BE4" w:rsidRPr="00084BE4">
        <w:rPr>
          <w:rStyle w:val="KeyWord0"/>
          <w:highlight w:val="white"/>
        </w:rPr>
        <w:t>MemoryCopy</w:t>
      </w:r>
      <w:r w:rsidR="00084BE4">
        <w:rPr>
          <w:highlight w:val="white"/>
        </w:rPr>
        <w:t>.</w:t>
      </w:r>
      <w:r>
        <w:rPr>
          <w:highlight w:val="white"/>
        </w:rPr>
        <w:t xml:space="preserve"> </w:t>
      </w:r>
    </w:p>
    <w:p w14:paraId="3404C459" w14:textId="77777777" w:rsidR="00655B7D" w:rsidRPr="00655B7D" w:rsidRDefault="00655B7D" w:rsidP="00655B7D">
      <w:pPr>
        <w:pStyle w:val="Code"/>
        <w:rPr>
          <w:highlight w:val="white"/>
        </w:rPr>
      </w:pPr>
      <w:r w:rsidRPr="00655B7D">
        <w:rPr>
          <w:highlight w:val="white"/>
        </w:rPr>
        <w:t xml:space="preserve">    public void StructUnionParameter(MiddleCode middleCode, int index) {</w:t>
      </w:r>
    </w:p>
    <w:p w14:paraId="35ED57A9" w14:textId="77777777" w:rsidR="00655B7D" w:rsidRPr="00655B7D" w:rsidRDefault="00655B7D" w:rsidP="00655B7D">
      <w:pPr>
        <w:pStyle w:val="Code"/>
        <w:rPr>
          <w:highlight w:val="white"/>
        </w:rPr>
      </w:pPr>
      <w:r w:rsidRPr="00655B7D">
        <w:rPr>
          <w:highlight w:val="white"/>
        </w:rPr>
        <w:t xml:space="preserve">      Symbol sourceSymbol = (Symbol) middleCode[1];</w:t>
      </w:r>
    </w:p>
    <w:p w14:paraId="6D48B340" w14:textId="77777777" w:rsidR="00655B7D" w:rsidRPr="00655B7D" w:rsidRDefault="00655B7D" w:rsidP="00655B7D">
      <w:pPr>
        <w:pStyle w:val="Code"/>
        <w:rPr>
          <w:highlight w:val="white"/>
        </w:rPr>
      </w:pPr>
      <w:r w:rsidRPr="00655B7D">
        <w:rPr>
          <w:highlight w:val="white"/>
        </w:rPr>
        <w:t xml:space="preserve">      Symbol targetSymbol = new Symbol(Type.PointerTypeX);</w:t>
      </w:r>
    </w:p>
    <w:p w14:paraId="4B404287" w14:textId="77777777" w:rsidR="00195B92" w:rsidRPr="00195B92" w:rsidRDefault="00195B92" w:rsidP="00195B92">
      <w:pPr>
        <w:pStyle w:val="Code"/>
        <w:rPr>
          <w:highlight w:val="white"/>
        </w:rPr>
      </w:pPr>
      <w:r w:rsidRPr="00195B92">
        <w:rPr>
          <w:highlight w:val="white"/>
        </w:rPr>
        <w:t xml:space="preserve">      int paramOffset = (int) middleCode[2];</w:t>
      </w:r>
    </w:p>
    <w:p w14:paraId="7B450D28" w14:textId="77777777" w:rsidR="00195B92" w:rsidRPr="00195B92" w:rsidRDefault="00195B92" w:rsidP="00195B92">
      <w:pPr>
        <w:pStyle w:val="Code"/>
        <w:rPr>
          <w:highlight w:val="white"/>
        </w:rPr>
      </w:pPr>
      <w:r w:rsidRPr="00195B92">
        <w:rPr>
          <w:highlight w:val="white"/>
        </w:rPr>
        <w:t xml:space="preserve">      targetSymbol.Offset = m_totalExtraSize + paramOffset;</w:t>
      </w:r>
    </w:p>
    <w:p w14:paraId="405AD998" w14:textId="77777777" w:rsidR="00655B7D" w:rsidRPr="00655B7D" w:rsidRDefault="00655B7D" w:rsidP="00655B7D">
      <w:pPr>
        <w:pStyle w:val="Code"/>
        <w:rPr>
          <w:highlight w:val="white"/>
        </w:rPr>
      </w:pPr>
      <w:r w:rsidRPr="00655B7D">
        <w:rPr>
          <w:highlight w:val="white"/>
        </w:rPr>
        <w:t xml:space="preserve">      Track sourceAddressTrack = LoadAddressToRegister(sourceSymbol);</w:t>
      </w:r>
    </w:p>
    <w:p w14:paraId="785A81AB" w14:textId="77777777" w:rsidR="00655B7D" w:rsidRPr="00655B7D" w:rsidRDefault="00655B7D" w:rsidP="00655B7D">
      <w:pPr>
        <w:pStyle w:val="Code"/>
        <w:rPr>
          <w:highlight w:val="white"/>
        </w:rPr>
      </w:pPr>
      <w:r w:rsidRPr="00655B7D">
        <w:rPr>
          <w:highlight w:val="white"/>
        </w:rPr>
        <w:t xml:space="preserve">      Track targetAddressTrack = LoadAddressToRegister(targetSymbol);</w:t>
      </w:r>
    </w:p>
    <w:p w14:paraId="42D76EC7" w14:textId="77777777" w:rsidR="00655B7D" w:rsidRPr="00655B7D" w:rsidRDefault="00655B7D" w:rsidP="00655B7D">
      <w:pPr>
        <w:pStyle w:val="Code"/>
        <w:rPr>
          <w:highlight w:val="white"/>
        </w:rPr>
      </w:pPr>
      <w:r w:rsidRPr="00655B7D">
        <w:rPr>
          <w:highlight w:val="white"/>
        </w:rPr>
        <w:t xml:space="preserve">      MemoryCopy(targetAddressTrack, sourceAddressTrack,</w:t>
      </w:r>
    </w:p>
    <w:p w14:paraId="5DC1B131" w14:textId="42F14F86" w:rsidR="00655B7D" w:rsidRPr="00655B7D" w:rsidRDefault="00655B7D" w:rsidP="00655B7D">
      <w:pPr>
        <w:pStyle w:val="Code"/>
        <w:rPr>
          <w:highlight w:val="white"/>
        </w:rPr>
      </w:pPr>
      <w:r w:rsidRPr="00655B7D">
        <w:rPr>
          <w:highlight w:val="white"/>
        </w:rPr>
        <w:t xml:space="preserve">                 sourceSymbol.Type.Size(), index);    </w:t>
      </w:r>
    </w:p>
    <w:p w14:paraId="6AB78A07" w14:textId="77777777" w:rsidR="00655B7D" w:rsidRPr="00655B7D" w:rsidRDefault="00655B7D" w:rsidP="00655B7D">
      <w:pPr>
        <w:pStyle w:val="Code"/>
        <w:rPr>
          <w:highlight w:val="white"/>
        </w:rPr>
      </w:pPr>
      <w:r w:rsidRPr="00655B7D">
        <w:rPr>
          <w:highlight w:val="white"/>
        </w:rPr>
        <w:t xml:space="preserve">    }</w:t>
      </w:r>
    </w:p>
    <w:p w14:paraId="1E371798" w14:textId="3258BB4C" w:rsidR="00655B7D" w:rsidRPr="00655B7D" w:rsidRDefault="00084BE4" w:rsidP="00084BE4">
      <w:pPr>
        <w:rPr>
          <w:highlight w:val="white"/>
        </w:rPr>
      </w:pPr>
      <w:r>
        <w:rPr>
          <w:highlight w:val="white"/>
        </w:rPr>
        <w:t xml:space="preserve">The </w:t>
      </w:r>
      <w:r w:rsidRPr="00084BE4">
        <w:rPr>
          <w:rStyle w:val="KeyWord0"/>
          <w:highlight w:val="white"/>
        </w:rPr>
        <w:t>StructUnionGetReturnValue</w:t>
      </w:r>
      <w:r>
        <w:rPr>
          <w:highlight w:val="white"/>
        </w:rPr>
        <w:t xml:space="preserve"> </w:t>
      </w:r>
      <w:r w:rsidR="00E1687B">
        <w:rPr>
          <w:highlight w:val="white"/>
        </w:rPr>
        <w:t xml:space="preserve">loads the address </w:t>
      </w:r>
      <w:r w:rsidR="0054237E">
        <w:rPr>
          <w:highlight w:val="white"/>
        </w:rPr>
        <w:t xml:space="preserve">symbol </w:t>
      </w:r>
      <w:r w:rsidR="00E1687B">
        <w:rPr>
          <w:highlight w:val="white"/>
        </w:rPr>
        <w:t>of the symbol</w:t>
      </w:r>
      <w:r w:rsidR="00953741">
        <w:rPr>
          <w:highlight w:val="white"/>
        </w:rPr>
        <w:t xml:space="preserve"> into the return pointer register, which is then added to the track map. </w:t>
      </w:r>
      <w:r w:rsidR="008801EC">
        <w:rPr>
          <w:highlight w:val="white"/>
        </w:rPr>
        <w:t>In this way, is the value of the address symbol of the struct or union stored in the track, and will be used in later operations.</w:t>
      </w:r>
    </w:p>
    <w:p w14:paraId="4290EF05" w14:textId="77777777" w:rsidR="00655B7D" w:rsidRPr="00655B7D" w:rsidRDefault="00655B7D" w:rsidP="00655B7D">
      <w:pPr>
        <w:pStyle w:val="Code"/>
        <w:rPr>
          <w:highlight w:val="white"/>
        </w:rPr>
      </w:pPr>
      <w:r w:rsidRPr="00655B7D">
        <w:rPr>
          <w:highlight w:val="white"/>
        </w:rPr>
        <w:t xml:space="preserve">    public void StructUnionGetReturnValue(MiddleCode middleCode) {</w:t>
      </w:r>
    </w:p>
    <w:p w14:paraId="4D2E73A0" w14:textId="77777777" w:rsidR="00655B7D" w:rsidRPr="00655B7D" w:rsidRDefault="00655B7D" w:rsidP="00655B7D">
      <w:pPr>
        <w:pStyle w:val="Code"/>
        <w:rPr>
          <w:highlight w:val="white"/>
        </w:rPr>
      </w:pPr>
      <w:r w:rsidRPr="00655B7D">
        <w:rPr>
          <w:highlight w:val="white"/>
        </w:rPr>
        <w:t xml:space="preserve">      Symbol targetSymbol = (Symbol) middleCode[0];</w:t>
      </w:r>
    </w:p>
    <w:p w14:paraId="0A168EAE" w14:textId="77777777" w:rsidR="00655B7D" w:rsidRPr="00655B7D" w:rsidRDefault="00655B7D" w:rsidP="00655B7D">
      <w:pPr>
        <w:pStyle w:val="Code"/>
        <w:rPr>
          <w:highlight w:val="white"/>
        </w:rPr>
      </w:pPr>
      <w:r w:rsidRPr="00655B7D">
        <w:rPr>
          <w:highlight w:val="white"/>
        </w:rPr>
        <w:t xml:space="preserve">      CheckRegister(targetSymbol, AssemblyCode.ReturnPointerRegister);</w:t>
      </w:r>
    </w:p>
    <w:p w14:paraId="1E6C5C9D" w14:textId="77777777" w:rsidR="00655B7D" w:rsidRPr="00655B7D" w:rsidRDefault="00655B7D" w:rsidP="00655B7D">
      <w:pPr>
        <w:pStyle w:val="Code"/>
        <w:rPr>
          <w:highlight w:val="white"/>
        </w:rPr>
      </w:pPr>
      <w:r w:rsidRPr="00655B7D">
        <w:rPr>
          <w:highlight w:val="white"/>
        </w:rPr>
        <w:t xml:space="preserve">      Track targetAddressTrack =</w:t>
      </w:r>
    </w:p>
    <w:p w14:paraId="3E29BDBD" w14:textId="77777777" w:rsidR="00655B7D" w:rsidRPr="00655B7D" w:rsidRDefault="00655B7D" w:rsidP="00655B7D">
      <w:pPr>
        <w:pStyle w:val="Code"/>
        <w:rPr>
          <w:highlight w:val="white"/>
        </w:rPr>
      </w:pPr>
      <w:r w:rsidRPr="00655B7D">
        <w:rPr>
          <w:highlight w:val="white"/>
        </w:rPr>
        <w:lastRenderedPageBreak/>
        <w:t xml:space="preserve">        new Track(targetSymbol.AddressSymbol, </w:t>
      </w:r>
    </w:p>
    <w:p w14:paraId="6260D92B" w14:textId="77777777" w:rsidR="00655B7D" w:rsidRPr="00655B7D" w:rsidRDefault="00655B7D" w:rsidP="00655B7D">
      <w:pPr>
        <w:pStyle w:val="Code"/>
        <w:rPr>
          <w:highlight w:val="white"/>
        </w:rPr>
      </w:pPr>
      <w:r w:rsidRPr="00655B7D">
        <w:rPr>
          <w:highlight w:val="white"/>
        </w:rPr>
        <w:t xml:space="preserve">                  AssemblyCode.ReturnPointerRegister);</w:t>
      </w:r>
    </w:p>
    <w:p w14:paraId="38783AD6" w14:textId="77777777" w:rsidR="00655B7D" w:rsidRPr="00655B7D" w:rsidRDefault="00655B7D" w:rsidP="00655B7D">
      <w:pPr>
        <w:pStyle w:val="Code"/>
        <w:rPr>
          <w:highlight w:val="white"/>
        </w:rPr>
      </w:pPr>
      <w:r w:rsidRPr="00655B7D">
        <w:rPr>
          <w:highlight w:val="white"/>
        </w:rPr>
        <w:t xml:space="preserve">      m_trackMap.Add(targetSymbol.AddressSymbol, targetAddressTrack);</w:t>
      </w:r>
    </w:p>
    <w:p w14:paraId="7775F303" w14:textId="77777777" w:rsidR="00655B7D" w:rsidRPr="00655B7D" w:rsidRDefault="00655B7D" w:rsidP="00655B7D">
      <w:pPr>
        <w:pStyle w:val="Code"/>
        <w:rPr>
          <w:highlight w:val="white"/>
        </w:rPr>
      </w:pPr>
      <w:r w:rsidRPr="00655B7D">
        <w:rPr>
          <w:highlight w:val="white"/>
        </w:rPr>
        <w:t xml:space="preserve">    }</w:t>
      </w:r>
    </w:p>
    <w:p w14:paraId="02F8C10A" w14:textId="3BBB5314" w:rsidR="00655B7D" w:rsidRPr="00655B7D" w:rsidRDefault="00E1687B" w:rsidP="00E1687B">
      <w:pPr>
        <w:rPr>
          <w:highlight w:val="white"/>
        </w:rPr>
      </w:pPr>
      <w:r>
        <w:rPr>
          <w:highlight w:val="white"/>
        </w:rPr>
        <w:t xml:space="preserve">The </w:t>
      </w:r>
      <w:r w:rsidRPr="00E1687B">
        <w:rPr>
          <w:rStyle w:val="KeyWord0"/>
          <w:highlight w:val="white"/>
        </w:rPr>
        <w:t>StructUnionSetReturnValue</w:t>
      </w:r>
      <w:r>
        <w:rPr>
          <w:highlight w:val="white"/>
        </w:rPr>
        <w:t xml:space="preserve"> method </w:t>
      </w:r>
    </w:p>
    <w:p w14:paraId="1C12555B" w14:textId="77777777" w:rsidR="00655B7D" w:rsidRPr="00655B7D" w:rsidRDefault="00655B7D" w:rsidP="00655B7D">
      <w:pPr>
        <w:pStyle w:val="Code"/>
        <w:rPr>
          <w:highlight w:val="white"/>
        </w:rPr>
      </w:pPr>
      <w:r w:rsidRPr="00655B7D">
        <w:rPr>
          <w:highlight w:val="white"/>
        </w:rPr>
        <w:t xml:space="preserve">    public void StructUnionSetReturnValue(MiddleCode middleCode) {</w:t>
      </w:r>
    </w:p>
    <w:p w14:paraId="06614ACC" w14:textId="77777777" w:rsidR="00655B7D" w:rsidRPr="00655B7D" w:rsidRDefault="00655B7D" w:rsidP="00655B7D">
      <w:pPr>
        <w:pStyle w:val="Code"/>
        <w:rPr>
          <w:highlight w:val="white"/>
        </w:rPr>
      </w:pPr>
      <w:r w:rsidRPr="00655B7D">
        <w:rPr>
          <w:highlight w:val="white"/>
        </w:rPr>
        <w:t xml:space="preserve">      Symbol returnSymbol = (Symbol) middleCode[1];</w:t>
      </w:r>
    </w:p>
    <w:p w14:paraId="5D7F2A35" w14:textId="77777777" w:rsidR="00655B7D" w:rsidRPr="00655B7D" w:rsidRDefault="00655B7D" w:rsidP="00655B7D">
      <w:pPr>
        <w:pStyle w:val="Code"/>
        <w:rPr>
          <w:highlight w:val="white"/>
        </w:rPr>
      </w:pPr>
      <w:r w:rsidRPr="00655B7D">
        <w:rPr>
          <w:highlight w:val="white"/>
        </w:rPr>
        <w:t xml:space="preserve">      LoadAddressToRegister(returnSymbol, AssemblyCode.ReturnPointerRegister);</w:t>
      </w:r>
    </w:p>
    <w:p w14:paraId="728312A3" w14:textId="77777777" w:rsidR="00655B7D" w:rsidRPr="00655B7D" w:rsidRDefault="00655B7D" w:rsidP="00655B7D">
      <w:pPr>
        <w:pStyle w:val="Code"/>
        <w:rPr>
          <w:highlight w:val="white"/>
        </w:rPr>
      </w:pPr>
      <w:r w:rsidRPr="00655B7D">
        <w:rPr>
          <w:highlight w:val="white"/>
        </w:rPr>
        <w:t xml:space="preserve">    }</w:t>
      </w:r>
    </w:p>
    <w:p w14:paraId="296ED9D2" w14:textId="562BBAD8" w:rsidR="00655B7D" w:rsidRPr="00655B7D" w:rsidRDefault="003944DA" w:rsidP="0072264B">
      <w:pPr>
        <w:rPr>
          <w:highlight w:val="white"/>
        </w:rPr>
      </w:pPr>
      <w:r>
        <w:rPr>
          <w:highlight w:val="white"/>
        </w:rPr>
        <w:t xml:space="preserve">The </w:t>
      </w:r>
      <w:r w:rsidRPr="0072264B">
        <w:rPr>
          <w:rStyle w:val="KeyWord0"/>
          <w:highlight w:val="white"/>
        </w:rPr>
        <w:t>m_labelCount</w:t>
      </w:r>
      <w:r>
        <w:rPr>
          <w:highlight w:val="white"/>
        </w:rPr>
        <w:t xml:space="preserve"> field is used by </w:t>
      </w:r>
      <w:r w:rsidRPr="0072264B">
        <w:rPr>
          <w:rStyle w:val="KeyWord0"/>
          <w:highlight w:val="white"/>
        </w:rPr>
        <w:t>MemoryCop</w:t>
      </w:r>
      <w:r w:rsidR="0072264B" w:rsidRPr="0072264B">
        <w:rPr>
          <w:rStyle w:val="KeyWord0"/>
          <w:highlight w:val="white"/>
        </w:rPr>
        <w:t>y</w:t>
      </w:r>
      <w:r>
        <w:rPr>
          <w:highlight w:val="white"/>
        </w:rPr>
        <w:t xml:space="preserve"> to </w:t>
      </w:r>
      <w:r w:rsidR="004E1BF3">
        <w:rPr>
          <w:highlight w:val="white"/>
        </w:rPr>
        <w:t>generate a new label for each copy process.</w:t>
      </w:r>
    </w:p>
    <w:p w14:paraId="6DD0A26E" w14:textId="77777777" w:rsidR="00BB5595" w:rsidRPr="00BB5595" w:rsidRDefault="00BB5595" w:rsidP="00BB5595">
      <w:pPr>
        <w:pStyle w:val="Code"/>
        <w:rPr>
          <w:highlight w:val="white"/>
        </w:rPr>
      </w:pPr>
      <w:r w:rsidRPr="00BB5595">
        <w:rPr>
          <w:highlight w:val="white"/>
        </w:rPr>
        <w:t xml:space="preserve">    private static int m_labelCount = 0;</w:t>
      </w:r>
    </w:p>
    <w:p w14:paraId="77F44B12" w14:textId="33E7A35B" w:rsidR="00BB5595" w:rsidRPr="00BB5595" w:rsidRDefault="004E1BF3" w:rsidP="004E1BF3">
      <w:pPr>
        <w:rPr>
          <w:highlight w:val="white"/>
        </w:rPr>
      </w:pPr>
      <w:r>
        <w:rPr>
          <w:highlight w:val="white"/>
        </w:rPr>
        <w:t xml:space="preserve">The </w:t>
      </w:r>
      <w:r w:rsidRPr="004E1BF3">
        <w:rPr>
          <w:rStyle w:val="KeyWord0"/>
          <w:highlight w:val="white"/>
        </w:rPr>
        <w:t>MemoryCopy</w:t>
      </w:r>
      <w:r>
        <w:rPr>
          <w:highlight w:val="white"/>
        </w:rPr>
        <w:t xml:space="preserve"> method </w:t>
      </w:r>
      <w:r w:rsidR="001C7F1D">
        <w:rPr>
          <w:highlight w:val="white"/>
        </w:rPr>
        <w:t xml:space="preserve">adds code to copy the data of a memory block </w:t>
      </w:r>
      <w:r w:rsidR="0066115E">
        <w:rPr>
          <w:highlight w:val="white"/>
        </w:rPr>
        <w:t>between two memory addresses.</w:t>
      </w:r>
    </w:p>
    <w:p w14:paraId="71F0EE24" w14:textId="77777777" w:rsidR="00BB5595" w:rsidRPr="00BB5595" w:rsidRDefault="00BB5595" w:rsidP="00BB5595">
      <w:pPr>
        <w:pStyle w:val="Code"/>
        <w:rPr>
          <w:highlight w:val="white"/>
        </w:rPr>
      </w:pPr>
      <w:r w:rsidRPr="00BB5595">
        <w:rPr>
          <w:highlight w:val="white"/>
        </w:rPr>
        <w:t xml:space="preserve">    private void MemoryCopy(Track targetAddressTrack,</w:t>
      </w:r>
    </w:p>
    <w:p w14:paraId="42ECDDFA" w14:textId="607924BC" w:rsidR="00BB5595" w:rsidRDefault="00BB5595" w:rsidP="00BB5595">
      <w:pPr>
        <w:pStyle w:val="Code"/>
        <w:rPr>
          <w:highlight w:val="white"/>
        </w:rPr>
      </w:pPr>
      <w:r w:rsidRPr="00BB5595">
        <w:rPr>
          <w:highlight w:val="white"/>
        </w:rPr>
        <w:t xml:space="preserve">                            Track sourceAddressTrack, int size, int index) {</w:t>
      </w:r>
    </w:p>
    <w:p w14:paraId="68AF08EF" w14:textId="3A4C7BAB" w:rsidR="00C31A0F" w:rsidRDefault="006E5A4D" w:rsidP="006E5A4D">
      <w:pPr>
        <w:rPr>
          <w:highlight w:val="white"/>
        </w:rPr>
      </w:pPr>
      <w:r>
        <w:rPr>
          <w:highlight w:val="white"/>
        </w:rPr>
        <w:t xml:space="preserve">We create tracks for the </w:t>
      </w:r>
      <w:r w:rsidR="00C31A0F">
        <w:rPr>
          <w:highlight w:val="white"/>
        </w:rPr>
        <w:t xml:space="preserve">register to </w:t>
      </w:r>
      <w:r>
        <w:rPr>
          <w:highlight w:val="white"/>
        </w:rPr>
        <w:t>count of the data block and</w:t>
      </w:r>
      <w:r w:rsidR="00C31A0F">
        <w:rPr>
          <w:highlight w:val="white"/>
        </w:rPr>
        <w:t xml:space="preserve"> the value being copied. If the size of the </w:t>
      </w:r>
      <w:r w:rsidR="00F85D1B">
        <w:rPr>
          <w:highlight w:val="white"/>
        </w:rPr>
        <w:t>data</w:t>
      </w:r>
      <w:r w:rsidR="00C31A0F">
        <w:rPr>
          <w:highlight w:val="white"/>
        </w:rPr>
        <w:t xml:space="preserve"> block is less than 256</w:t>
      </w:r>
      <w:r w:rsidR="00F3192C">
        <w:rPr>
          <w:highlight w:val="white"/>
        </w:rPr>
        <w:t>, we use the character types (1 byte)</w:t>
      </w:r>
      <w:r w:rsidR="002E5628">
        <w:rPr>
          <w:highlight w:val="white"/>
        </w:rPr>
        <w:t xml:space="preserve"> for the count register, otherwise we use the integer type (more than one byte)</w:t>
      </w:r>
      <w:r w:rsidR="00C446B8">
        <w:rPr>
          <w:highlight w:val="white"/>
        </w:rPr>
        <w:t xml:space="preserve"> XX</w:t>
      </w:r>
      <w:r w:rsidR="00F85D1B">
        <w:rPr>
          <w:highlight w:val="white"/>
        </w:rPr>
        <w:t>X.</w:t>
      </w:r>
    </w:p>
    <w:p w14:paraId="140CA640" w14:textId="77777777" w:rsidR="00BB5595" w:rsidRPr="00BB5595" w:rsidRDefault="00BB5595" w:rsidP="00BB5595">
      <w:pPr>
        <w:pStyle w:val="Code"/>
        <w:rPr>
          <w:highlight w:val="white"/>
        </w:rPr>
      </w:pPr>
      <w:r w:rsidRPr="00BB5595">
        <w:rPr>
          <w:highlight w:val="white"/>
        </w:rPr>
        <w:t xml:space="preserve">      Type countType = (size &lt; 256) ? Type.UnsignedCharType</w:t>
      </w:r>
    </w:p>
    <w:p w14:paraId="4452A457" w14:textId="77777777" w:rsidR="00BB5595" w:rsidRPr="00BB5595" w:rsidRDefault="00BB5595" w:rsidP="00BB5595">
      <w:pPr>
        <w:pStyle w:val="Code"/>
        <w:rPr>
          <w:highlight w:val="white"/>
        </w:rPr>
      </w:pPr>
      <w:r w:rsidRPr="00BB5595">
        <w:rPr>
          <w:highlight w:val="white"/>
        </w:rPr>
        <w:t xml:space="preserve">                                    : Type.UnsignedIntegerType;</w:t>
      </w:r>
    </w:p>
    <w:p w14:paraId="31777533" w14:textId="68AD229F" w:rsidR="00BB5595" w:rsidRPr="00BB5595" w:rsidRDefault="00BB5595" w:rsidP="00BB5595">
      <w:pPr>
        <w:pStyle w:val="Code"/>
        <w:rPr>
          <w:highlight w:val="white"/>
        </w:rPr>
      </w:pPr>
      <w:r w:rsidRPr="00BB5595">
        <w:rPr>
          <w:highlight w:val="white"/>
        </w:rPr>
        <w:t xml:space="preserve">      Track countTrack = new Track(countType),</w:t>
      </w:r>
    </w:p>
    <w:p w14:paraId="4ED7E5F7" w14:textId="77777777" w:rsidR="00BB5595" w:rsidRPr="00BB5595" w:rsidRDefault="00BB5595" w:rsidP="00BB5595">
      <w:pPr>
        <w:pStyle w:val="Code"/>
        <w:rPr>
          <w:highlight w:val="white"/>
        </w:rPr>
      </w:pPr>
      <w:r w:rsidRPr="00BB5595">
        <w:rPr>
          <w:highlight w:val="white"/>
        </w:rPr>
        <w:t xml:space="preserve">            valueTrack = new Track(Type.UnsignedCharType);</w:t>
      </w:r>
    </w:p>
    <w:p w14:paraId="4B9E16A9" w14:textId="758092F8" w:rsidR="00BB5595" w:rsidRPr="00BB5595" w:rsidRDefault="00F85D1B" w:rsidP="00F85D1B">
      <w:pPr>
        <w:rPr>
          <w:highlight w:val="white"/>
        </w:rPr>
      </w:pPr>
      <w:r>
        <w:rPr>
          <w:highlight w:val="white"/>
        </w:rPr>
        <w:t>We start by loading the size of the data block into the count register, the loop continues until it reaches zero.</w:t>
      </w:r>
    </w:p>
    <w:p w14:paraId="0AD83ABF" w14:textId="6F15E420" w:rsidR="00BB5595" w:rsidRDefault="00BB5595" w:rsidP="00BB5595">
      <w:pPr>
        <w:pStyle w:val="Code"/>
        <w:rPr>
          <w:highlight w:val="white"/>
        </w:rPr>
      </w:pPr>
      <w:r w:rsidRPr="00BB5595">
        <w:rPr>
          <w:highlight w:val="white"/>
        </w:rPr>
        <w:t xml:space="preserve">      AddAssemblyCode(AssemblyOperator.mov, countTrack, (BigInteger) size);</w:t>
      </w:r>
    </w:p>
    <w:p w14:paraId="35DD98A3" w14:textId="3D321116" w:rsidR="00F85D1B" w:rsidRDefault="00F46C23" w:rsidP="00F46C23">
      <w:pPr>
        <w:rPr>
          <w:highlight w:val="white"/>
        </w:rPr>
      </w:pPr>
      <w:r>
        <w:rPr>
          <w:highlight w:val="white"/>
        </w:rPr>
        <w:t xml:space="preserve">Then the loop begins, we use a label that is unique in the assembly file with the </w:t>
      </w:r>
      <w:r w:rsidRPr="00F46C23">
        <w:rPr>
          <w:rStyle w:val="KeyWord0"/>
          <w:highlight w:val="white"/>
        </w:rPr>
        <w:t>m_labelCount</w:t>
      </w:r>
      <w:r>
        <w:rPr>
          <w:highlight w:val="white"/>
        </w:rPr>
        <w:t xml:space="preserve"> field.</w:t>
      </w:r>
    </w:p>
    <w:p w14:paraId="048122DA" w14:textId="77777777" w:rsidR="00B44CD0" w:rsidRPr="00B44CD0" w:rsidRDefault="00B44CD0" w:rsidP="00B44CD0">
      <w:pPr>
        <w:pStyle w:val="Code"/>
        <w:rPr>
          <w:highlight w:val="white"/>
        </w:rPr>
      </w:pPr>
      <w:r w:rsidRPr="00B44CD0">
        <w:rPr>
          <w:highlight w:val="white"/>
        </w:rPr>
        <w:t xml:space="preserve">      int labelIndex = m_labelCount++;</w:t>
      </w:r>
    </w:p>
    <w:p w14:paraId="6922C781" w14:textId="77777777" w:rsidR="00B44CD0" w:rsidRPr="00B44CD0" w:rsidRDefault="00B44CD0" w:rsidP="00B44CD0">
      <w:pPr>
        <w:pStyle w:val="Code"/>
        <w:rPr>
          <w:highlight w:val="white"/>
        </w:rPr>
      </w:pPr>
      <w:r w:rsidRPr="00B44CD0">
        <w:rPr>
          <w:highlight w:val="white"/>
        </w:rPr>
        <w:t xml:space="preserve">      string labelText = AssemblyCode.MakeMemoryLabel(labelIndex);</w:t>
      </w:r>
    </w:p>
    <w:p w14:paraId="764C968C" w14:textId="77777777" w:rsidR="00B44CD0" w:rsidRPr="00B44CD0" w:rsidRDefault="00B44CD0" w:rsidP="00B44CD0">
      <w:pPr>
        <w:pStyle w:val="Code"/>
        <w:rPr>
          <w:highlight w:val="white"/>
        </w:rPr>
      </w:pPr>
      <w:r w:rsidRPr="00B44CD0">
        <w:rPr>
          <w:highlight w:val="white"/>
        </w:rPr>
        <w:t xml:space="preserve">      AddAssemblyCode(AssemblyOperator.label, labelText);</w:t>
      </w:r>
    </w:p>
    <w:p w14:paraId="28DA07E3" w14:textId="2D12BABD" w:rsidR="006E5A84" w:rsidRPr="00BB5595" w:rsidRDefault="006E5A84" w:rsidP="006E5A84">
      <w:pPr>
        <w:rPr>
          <w:highlight w:val="white"/>
        </w:rPr>
      </w:pPr>
      <w:r>
        <w:rPr>
          <w:highlight w:val="white"/>
        </w:rPr>
        <w:t>We move a value from the source address to the target address.</w:t>
      </w:r>
    </w:p>
    <w:p w14:paraId="75C2E410" w14:textId="77777777" w:rsidR="00BB5595" w:rsidRPr="00BB5595" w:rsidRDefault="00BB5595" w:rsidP="00BB5595">
      <w:pPr>
        <w:pStyle w:val="Code"/>
        <w:rPr>
          <w:highlight w:val="white"/>
        </w:rPr>
      </w:pPr>
      <w:r w:rsidRPr="00BB5595">
        <w:rPr>
          <w:highlight w:val="white"/>
        </w:rPr>
        <w:t xml:space="preserve">      AddAssemblyCode(AssemblyOperator.mov, valueTrack,</w:t>
      </w:r>
    </w:p>
    <w:p w14:paraId="50B4252F" w14:textId="77777777" w:rsidR="00BB5595" w:rsidRPr="00BB5595" w:rsidRDefault="00BB5595" w:rsidP="00BB5595">
      <w:pPr>
        <w:pStyle w:val="Code"/>
        <w:rPr>
          <w:highlight w:val="white"/>
        </w:rPr>
      </w:pPr>
      <w:r w:rsidRPr="00BB5595">
        <w:rPr>
          <w:highlight w:val="white"/>
        </w:rPr>
        <w:t xml:space="preserve">                      sourceAddressTrack, 0);</w:t>
      </w:r>
    </w:p>
    <w:p w14:paraId="2A036127" w14:textId="77777777" w:rsidR="00BB5595" w:rsidRPr="00BB5595" w:rsidRDefault="00BB5595" w:rsidP="00BB5595">
      <w:pPr>
        <w:pStyle w:val="Code"/>
        <w:rPr>
          <w:highlight w:val="white"/>
        </w:rPr>
      </w:pPr>
      <w:r w:rsidRPr="00BB5595">
        <w:rPr>
          <w:highlight w:val="white"/>
        </w:rPr>
        <w:t xml:space="preserve">      AddAssemblyCode(AssemblyOperator.mov, targetAddressTrack,</w:t>
      </w:r>
    </w:p>
    <w:p w14:paraId="5EB2F047" w14:textId="4292A240" w:rsidR="00BB5595" w:rsidRDefault="00BB5595" w:rsidP="00BB5595">
      <w:pPr>
        <w:pStyle w:val="Code"/>
        <w:rPr>
          <w:highlight w:val="white"/>
        </w:rPr>
      </w:pPr>
      <w:r w:rsidRPr="00BB5595">
        <w:rPr>
          <w:highlight w:val="white"/>
        </w:rPr>
        <w:t xml:space="preserve">                      0, valueTrack);</w:t>
      </w:r>
    </w:p>
    <w:p w14:paraId="0E6756EE" w14:textId="5A34F743" w:rsidR="006E5A84" w:rsidRPr="00BB5595" w:rsidRDefault="006E5A84" w:rsidP="006E5A84">
      <w:pPr>
        <w:rPr>
          <w:highlight w:val="white"/>
        </w:rPr>
      </w:pPr>
      <w:r>
        <w:rPr>
          <w:highlight w:val="white"/>
        </w:rPr>
        <w:t>We increment the source and target address.</w:t>
      </w:r>
    </w:p>
    <w:p w14:paraId="11B8CF34" w14:textId="77777777" w:rsidR="00BB5595" w:rsidRPr="00BB5595" w:rsidRDefault="00BB5595" w:rsidP="00BB5595">
      <w:pPr>
        <w:pStyle w:val="Code"/>
        <w:rPr>
          <w:highlight w:val="white"/>
        </w:rPr>
      </w:pPr>
      <w:r w:rsidRPr="00BB5595">
        <w:rPr>
          <w:highlight w:val="white"/>
        </w:rPr>
        <w:t xml:space="preserve">      AddAssemblyCode(AssemblyOperator.inc, sourceAddressTrack);</w:t>
      </w:r>
    </w:p>
    <w:p w14:paraId="79F1B795" w14:textId="3CFEABE1" w:rsidR="00BB5595" w:rsidRDefault="00BB5595" w:rsidP="00BB5595">
      <w:pPr>
        <w:pStyle w:val="Code"/>
        <w:rPr>
          <w:highlight w:val="white"/>
        </w:rPr>
      </w:pPr>
      <w:r w:rsidRPr="00BB5595">
        <w:rPr>
          <w:highlight w:val="white"/>
        </w:rPr>
        <w:t xml:space="preserve">      AddAssemblyCode(AssemblyOperator.inc, targetAddressTrack);</w:t>
      </w:r>
    </w:p>
    <w:p w14:paraId="1114B381" w14:textId="2C498945" w:rsidR="006E5A84" w:rsidRPr="00BB5595" w:rsidRDefault="006E5A84" w:rsidP="006E5A84">
      <w:pPr>
        <w:rPr>
          <w:highlight w:val="white"/>
        </w:rPr>
      </w:pPr>
      <w:r>
        <w:rPr>
          <w:highlight w:val="white"/>
        </w:rPr>
        <w:t>We decrement the count register.</w:t>
      </w:r>
    </w:p>
    <w:p w14:paraId="491CCA16" w14:textId="1C23E0A1" w:rsidR="00BB5595" w:rsidRDefault="00BB5595" w:rsidP="00BB5595">
      <w:pPr>
        <w:pStyle w:val="Code"/>
        <w:rPr>
          <w:highlight w:val="white"/>
        </w:rPr>
      </w:pPr>
      <w:r w:rsidRPr="00BB5595">
        <w:rPr>
          <w:highlight w:val="white"/>
        </w:rPr>
        <w:t xml:space="preserve">      AddAssemblyCode(AssemblyOperator.dec, countTrack);</w:t>
      </w:r>
    </w:p>
    <w:p w14:paraId="276D3BAF" w14:textId="448B1997" w:rsidR="006E5A84" w:rsidRPr="00BB5595" w:rsidRDefault="006E5A84" w:rsidP="006E5A84">
      <w:pPr>
        <w:rPr>
          <w:highlight w:val="white"/>
        </w:rPr>
      </w:pPr>
      <w:r>
        <w:rPr>
          <w:highlight w:val="white"/>
        </w:rPr>
        <w:t>If the count register does not euqla zero, we jump to the label.</w:t>
      </w:r>
      <w:r w:rsidR="00775434">
        <w:rPr>
          <w:highlight w:val="white"/>
        </w:rPr>
        <w:t xml:space="preserve"> If it does equal zero, the copy process is done.</w:t>
      </w:r>
    </w:p>
    <w:p w14:paraId="70818AAD" w14:textId="77777777" w:rsidR="00BB5595" w:rsidRPr="00BB5595" w:rsidRDefault="00BB5595" w:rsidP="00BB5595">
      <w:pPr>
        <w:pStyle w:val="Code"/>
        <w:rPr>
          <w:highlight w:val="white"/>
        </w:rPr>
      </w:pPr>
      <w:r w:rsidRPr="00BB5595">
        <w:rPr>
          <w:highlight w:val="white"/>
        </w:rPr>
        <w:t xml:space="preserve">      AddAssemblyCode(AssemblyOperator.cmp, countTrack, BigInteger.Zero);</w:t>
      </w:r>
    </w:p>
    <w:p w14:paraId="34B20323" w14:textId="77777777" w:rsidR="00BB5595" w:rsidRPr="00BB5595" w:rsidRDefault="00BB5595" w:rsidP="00BB5595">
      <w:pPr>
        <w:pStyle w:val="Code"/>
        <w:rPr>
          <w:highlight w:val="white"/>
        </w:rPr>
      </w:pPr>
      <w:r w:rsidRPr="00BB5595">
        <w:rPr>
          <w:highlight w:val="white"/>
        </w:rPr>
        <w:t xml:space="preserve">      AddAssemblyCode(AssemblyOperator.jne, null, labelIndex);</w:t>
      </w:r>
    </w:p>
    <w:p w14:paraId="2C2F2BF5" w14:textId="77777777" w:rsidR="00BB5595" w:rsidRPr="00BB5595" w:rsidRDefault="00BB5595" w:rsidP="00BB5595">
      <w:pPr>
        <w:pStyle w:val="Code"/>
        <w:rPr>
          <w:highlight w:val="white"/>
        </w:rPr>
      </w:pPr>
      <w:r w:rsidRPr="00BB5595">
        <w:rPr>
          <w:highlight w:val="white"/>
        </w:rPr>
        <w:t xml:space="preserve">    }</w:t>
      </w:r>
    </w:p>
    <w:p w14:paraId="6A2742AC" w14:textId="01BDF9E0" w:rsidR="00D935A0" w:rsidRDefault="00CC29C4" w:rsidP="00B84658">
      <w:pPr>
        <w:pStyle w:val="Rubrik3"/>
        <w:rPr>
          <w:highlight w:val="white"/>
        </w:rPr>
      </w:pPr>
      <w:r>
        <w:rPr>
          <w:highlight w:val="white"/>
        </w:rPr>
        <w:lastRenderedPageBreak/>
        <w:t>Initialization Code</w:t>
      </w:r>
    </w:p>
    <w:p w14:paraId="7027AB76" w14:textId="04E24488" w:rsidR="00510899" w:rsidRPr="00510899" w:rsidRDefault="00510899" w:rsidP="00510899">
      <w:pPr>
        <w:rPr>
          <w:highlight w:val="white"/>
        </w:rPr>
      </w:pPr>
      <w:r>
        <w:rPr>
          <w:highlight w:val="white"/>
        </w:rPr>
        <w:t>The initialization of data blocks differs between the Linux and Windows environment.</w:t>
      </w:r>
    </w:p>
    <w:p w14:paraId="195A7660" w14:textId="77777777" w:rsidR="006A0C3D" w:rsidRPr="006A0C3D" w:rsidRDefault="006A0C3D" w:rsidP="006A0C3D">
      <w:pPr>
        <w:pStyle w:val="Code"/>
        <w:rPr>
          <w:highlight w:val="white"/>
        </w:rPr>
      </w:pPr>
      <w:r w:rsidRPr="006A0C3D">
        <w:rPr>
          <w:highlight w:val="white"/>
        </w:rPr>
        <w:t xml:space="preserve">    public static void InitializerializationCodeList() {</w:t>
      </w:r>
    </w:p>
    <w:p w14:paraId="3E7C049C" w14:textId="77777777" w:rsidR="006A0C3D" w:rsidRPr="006A0C3D" w:rsidRDefault="006A0C3D" w:rsidP="006A0C3D">
      <w:pPr>
        <w:pStyle w:val="Code"/>
        <w:rPr>
          <w:highlight w:val="white"/>
        </w:rPr>
      </w:pPr>
      <w:r w:rsidRPr="006A0C3D">
        <w:rPr>
          <w:highlight w:val="white"/>
        </w:rPr>
        <w:t xml:space="preserve">      List&lt;AssemblyCode&gt; assemblyCodeList = new List&lt;AssemblyCode&gt;();</w:t>
      </w:r>
    </w:p>
    <w:p w14:paraId="36C9B64E" w14:textId="77777777" w:rsidR="006A0C3D" w:rsidRPr="006A0C3D" w:rsidRDefault="006A0C3D" w:rsidP="006A0C3D">
      <w:pPr>
        <w:pStyle w:val="Code"/>
        <w:rPr>
          <w:highlight w:val="white"/>
        </w:rPr>
      </w:pPr>
      <w:r w:rsidRPr="006A0C3D">
        <w:rPr>
          <w:highlight w:val="white"/>
        </w:rPr>
        <w:t xml:space="preserve">      AddAssemblyCode(assemblyCodeList, AssemblyOperator.comment,</w:t>
      </w:r>
    </w:p>
    <w:p w14:paraId="73639BCF" w14:textId="77777777" w:rsidR="006A0C3D" w:rsidRPr="006A0C3D" w:rsidRDefault="006A0C3D" w:rsidP="006A0C3D">
      <w:pPr>
        <w:pStyle w:val="Code"/>
        <w:rPr>
          <w:highlight w:val="white"/>
        </w:rPr>
      </w:pPr>
      <w:r w:rsidRPr="006A0C3D">
        <w:rPr>
          <w:highlight w:val="white"/>
        </w:rPr>
        <w:t xml:space="preserve">                      "Initializerialize Stack Pointer");</w:t>
      </w:r>
    </w:p>
    <w:p w14:paraId="4F5D4D5C" w14:textId="77777777" w:rsidR="006A0C3D" w:rsidRPr="006A0C3D" w:rsidRDefault="006A0C3D" w:rsidP="006A0C3D">
      <w:pPr>
        <w:pStyle w:val="Code"/>
        <w:rPr>
          <w:highlight w:val="white"/>
        </w:rPr>
      </w:pPr>
      <w:r w:rsidRPr="006A0C3D">
        <w:rPr>
          <w:highlight w:val="white"/>
        </w:rPr>
        <w:t xml:space="preserve">      AddAssemblyCode(assemblyCodeList, AssemblyOperator.mov,</w:t>
      </w:r>
    </w:p>
    <w:p w14:paraId="496D9152" w14:textId="77777777" w:rsidR="006A0C3D" w:rsidRPr="006A0C3D" w:rsidRDefault="006A0C3D" w:rsidP="006A0C3D">
      <w:pPr>
        <w:pStyle w:val="Code"/>
        <w:rPr>
          <w:highlight w:val="white"/>
        </w:rPr>
      </w:pPr>
      <w:r w:rsidRPr="006A0C3D">
        <w:rPr>
          <w:highlight w:val="white"/>
        </w:rPr>
        <w:t xml:space="preserve">                 AssemblyCode.FrameRegister, LinkerWindows.StackTopName);</w:t>
      </w:r>
    </w:p>
    <w:p w14:paraId="0B6CDAE6" w14:textId="77777777" w:rsidR="006A0C3D" w:rsidRPr="006A0C3D" w:rsidRDefault="006A0C3D" w:rsidP="006A0C3D">
      <w:pPr>
        <w:pStyle w:val="Code"/>
        <w:rPr>
          <w:highlight w:val="white"/>
        </w:rPr>
      </w:pPr>
    </w:p>
    <w:p w14:paraId="6A165071" w14:textId="77777777" w:rsidR="006A0C3D" w:rsidRPr="006A0C3D" w:rsidRDefault="006A0C3D" w:rsidP="006A0C3D">
      <w:pPr>
        <w:pStyle w:val="Code"/>
        <w:rPr>
          <w:highlight w:val="white"/>
        </w:rPr>
      </w:pPr>
      <w:r w:rsidRPr="006A0C3D">
        <w:rPr>
          <w:highlight w:val="white"/>
        </w:rPr>
        <w:t xml:space="preserve">      if (Start.Windows) {</w:t>
      </w:r>
    </w:p>
    <w:p w14:paraId="7518E34D" w14:textId="77777777" w:rsidR="006A0C3D" w:rsidRPr="006A0C3D" w:rsidRDefault="006A0C3D" w:rsidP="006A0C3D">
      <w:pPr>
        <w:pStyle w:val="Code"/>
        <w:rPr>
          <w:highlight w:val="white"/>
        </w:rPr>
      </w:pPr>
      <w:r w:rsidRPr="006A0C3D">
        <w:rPr>
          <w:highlight w:val="white"/>
        </w:rPr>
        <w:t xml:space="preserve">        AddAssemblyCode(assemblyCodeList, AssemblyOperator.comment,</w:t>
      </w:r>
    </w:p>
    <w:p w14:paraId="56D50286" w14:textId="77777777" w:rsidR="006A0C3D" w:rsidRPr="006A0C3D" w:rsidRDefault="006A0C3D" w:rsidP="006A0C3D">
      <w:pPr>
        <w:pStyle w:val="Code"/>
        <w:rPr>
          <w:highlight w:val="white"/>
        </w:rPr>
      </w:pPr>
      <w:r w:rsidRPr="006A0C3D">
        <w:rPr>
          <w:highlight w:val="white"/>
        </w:rPr>
        <w:t xml:space="preserve">                        "Initializerialize Heap Pointer");</w:t>
      </w:r>
    </w:p>
    <w:p w14:paraId="44CEAAC4" w14:textId="77777777" w:rsidR="006A0C3D" w:rsidRPr="006A0C3D" w:rsidRDefault="006A0C3D" w:rsidP="006A0C3D">
      <w:pPr>
        <w:pStyle w:val="Code"/>
        <w:rPr>
          <w:highlight w:val="white"/>
        </w:rPr>
      </w:pPr>
      <w:r w:rsidRPr="006A0C3D">
        <w:rPr>
          <w:highlight w:val="white"/>
        </w:rPr>
        <w:t xml:space="preserve">        AddAssemblyCode(assemblyCodeList, AssemblyOperator.mov_word,</w:t>
      </w:r>
    </w:p>
    <w:p w14:paraId="477A041C" w14:textId="77777777" w:rsidR="006A0C3D" w:rsidRPr="006A0C3D" w:rsidRDefault="006A0C3D" w:rsidP="006A0C3D">
      <w:pPr>
        <w:pStyle w:val="Code"/>
        <w:rPr>
          <w:highlight w:val="white"/>
        </w:rPr>
      </w:pPr>
      <w:r w:rsidRPr="006A0C3D">
        <w:rPr>
          <w:highlight w:val="white"/>
        </w:rPr>
        <w:t xml:space="preserve">                        null, 65534, (BigInteger) 65534);</w:t>
      </w:r>
    </w:p>
    <w:p w14:paraId="2EFC7705" w14:textId="77777777" w:rsidR="006A0C3D" w:rsidRPr="006A0C3D" w:rsidRDefault="006A0C3D" w:rsidP="006A0C3D">
      <w:pPr>
        <w:pStyle w:val="Code"/>
        <w:rPr>
          <w:highlight w:val="white"/>
        </w:rPr>
      </w:pPr>
      <w:r w:rsidRPr="006A0C3D">
        <w:rPr>
          <w:highlight w:val="white"/>
        </w:rPr>
        <w:t xml:space="preserve">      }</w:t>
      </w:r>
    </w:p>
    <w:p w14:paraId="266ED448" w14:textId="77777777" w:rsidR="006A0C3D" w:rsidRPr="006A0C3D" w:rsidRDefault="006A0C3D" w:rsidP="006A0C3D">
      <w:pPr>
        <w:pStyle w:val="Code"/>
        <w:rPr>
          <w:highlight w:val="white"/>
        </w:rPr>
      </w:pPr>
    </w:p>
    <w:p w14:paraId="04D2A35B" w14:textId="77777777" w:rsidR="006A0C3D" w:rsidRPr="006A0C3D" w:rsidRDefault="006A0C3D" w:rsidP="006A0C3D">
      <w:pPr>
        <w:pStyle w:val="Code"/>
        <w:rPr>
          <w:highlight w:val="white"/>
        </w:rPr>
      </w:pPr>
      <w:r w:rsidRPr="006A0C3D">
        <w:rPr>
          <w:highlight w:val="white"/>
        </w:rPr>
        <w:t xml:space="preserve">      if (Start.Linux) {</w:t>
      </w:r>
    </w:p>
    <w:p w14:paraId="1FD17B54" w14:textId="77777777" w:rsidR="006A0C3D" w:rsidRPr="006A0C3D" w:rsidRDefault="006A0C3D" w:rsidP="006A0C3D">
      <w:pPr>
        <w:pStyle w:val="Code"/>
        <w:rPr>
          <w:highlight w:val="white"/>
        </w:rPr>
      </w:pPr>
      <w:r w:rsidRPr="006A0C3D">
        <w:rPr>
          <w:highlight w:val="white"/>
        </w:rPr>
        <w:t xml:space="preserve">        AddAssemblyCode(assemblyCodeList, AssemblyOperator.comment,</w:t>
      </w:r>
    </w:p>
    <w:p w14:paraId="427511DE" w14:textId="77777777" w:rsidR="006A0C3D" w:rsidRPr="006A0C3D" w:rsidRDefault="006A0C3D" w:rsidP="006A0C3D">
      <w:pPr>
        <w:pStyle w:val="Code"/>
        <w:rPr>
          <w:highlight w:val="white"/>
        </w:rPr>
      </w:pPr>
      <w:r w:rsidRPr="006A0C3D">
        <w:rPr>
          <w:highlight w:val="white"/>
        </w:rPr>
        <w:t xml:space="preserve">                        "Initializerialize Heap Pointer");</w:t>
      </w:r>
    </w:p>
    <w:p w14:paraId="203B4F03" w14:textId="77777777" w:rsidR="006A0C3D" w:rsidRPr="006A0C3D" w:rsidRDefault="006A0C3D" w:rsidP="006A0C3D">
      <w:pPr>
        <w:pStyle w:val="Code"/>
        <w:rPr>
          <w:highlight w:val="white"/>
        </w:rPr>
      </w:pPr>
      <w:r w:rsidRPr="006A0C3D">
        <w:rPr>
          <w:highlight w:val="white"/>
        </w:rPr>
        <w:t xml:space="preserve">        AddAssemblyCode(assemblyCodeList, AssemblyOperator.mov_dword,</w:t>
      </w:r>
    </w:p>
    <w:p w14:paraId="1E52E602" w14:textId="77777777" w:rsidR="006A0C3D" w:rsidRPr="006A0C3D" w:rsidRDefault="006A0C3D" w:rsidP="006A0C3D">
      <w:pPr>
        <w:pStyle w:val="Code"/>
        <w:rPr>
          <w:highlight w:val="white"/>
        </w:rPr>
      </w:pPr>
      <w:r w:rsidRPr="006A0C3D">
        <w:rPr>
          <w:highlight w:val="white"/>
        </w:rPr>
        <w:t xml:space="preserve">                        LinkerWindows.StackTopName, 65534,</w:t>
      </w:r>
    </w:p>
    <w:p w14:paraId="6D4E8BE1" w14:textId="77777777" w:rsidR="006A0C3D" w:rsidRPr="006A0C3D" w:rsidRDefault="006A0C3D" w:rsidP="006A0C3D">
      <w:pPr>
        <w:pStyle w:val="Code"/>
        <w:rPr>
          <w:highlight w:val="white"/>
        </w:rPr>
      </w:pPr>
      <w:r w:rsidRPr="006A0C3D">
        <w:rPr>
          <w:highlight w:val="white"/>
        </w:rPr>
        <w:t xml:space="preserve">                        LinkerWindows.StackTopName);</w:t>
      </w:r>
    </w:p>
    <w:p w14:paraId="79591692" w14:textId="77777777" w:rsidR="006A0C3D" w:rsidRPr="006A0C3D" w:rsidRDefault="006A0C3D" w:rsidP="006A0C3D">
      <w:pPr>
        <w:pStyle w:val="Code"/>
        <w:rPr>
          <w:highlight w:val="white"/>
        </w:rPr>
      </w:pPr>
      <w:r w:rsidRPr="006A0C3D">
        <w:rPr>
          <w:highlight w:val="white"/>
        </w:rPr>
        <w:t xml:space="preserve">        AddAssemblyCode(assemblyCodeList, AssemblyOperator.add_dword,</w:t>
      </w:r>
    </w:p>
    <w:p w14:paraId="69C3C52A" w14:textId="77777777" w:rsidR="006A0C3D" w:rsidRPr="006A0C3D" w:rsidRDefault="006A0C3D" w:rsidP="006A0C3D">
      <w:pPr>
        <w:pStyle w:val="Code"/>
        <w:rPr>
          <w:highlight w:val="white"/>
        </w:rPr>
      </w:pPr>
      <w:r w:rsidRPr="006A0C3D">
        <w:rPr>
          <w:highlight w:val="white"/>
        </w:rPr>
        <w:t xml:space="preserve">                        LinkerWindows.StackTopName, 65534,</w:t>
      </w:r>
    </w:p>
    <w:p w14:paraId="166FCC47" w14:textId="77777777" w:rsidR="006A0C3D" w:rsidRPr="006A0C3D" w:rsidRDefault="006A0C3D" w:rsidP="006A0C3D">
      <w:pPr>
        <w:pStyle w:val="Code"/>
        <w:rPr>
          <w:highlight w:val="white"/>
        </w:rPr>
      </w:pPr>
      <w:r w:rsidRPr="006A0C3D">
        <w:rPr>
          <w:highlight w:val="white"/>
        </w:rPr>
        <w:t xml:space="preserve">                        (BigInteger) 65534);</w:t>
      </w:r>
    </w:p>
    <w:p w14:paraId="59FC8879" w14:textId="77777777" w:rsidR="006A0C3D" w:rsidRPr="006A0C3D" w:rsidRDefault="006A0C3D" w:rsidP="006A0C3D">
      <w:pPr>
        <w:pStyle w:val="Code"/>
        <w:rPr>
          <w:highlight w:val="white"/>
        </w:rPr>
      </w:pPr>
      <w:r w:rsidRPr="006A0C3D">
        <w:rPr>
          <w:highlight w:val="white"/>
        </w:rPr>
        <w:t xml:space="preserve">      }</w:t>
      </w:r>
    </w:p>
    <w:p w14:paraId="480C6B24" w14:textId="77777777" w:rsidR="006A0C3D" w:rsidRPr="006A0C3D" w:rsidRDefault="006A0C3D" w:rsidP="006A0C3D">
      <w:pPr>
        <w:pStyle w:val="Code"/>
        <w:rPr>
          <w:highlight w:val="white"/>
        </w:rPr>
      </w:pPr>
    </w:p>
    <w:p w14:paraId="1F770E1C" w14:textId="77777777" w:rsidR="006A0C3D" w:rsidRPr="006A0C3D" w:rsidRDefault="006A0C3D" w:rsidP="006A0C3D">
      <w:pPr>
        <w:pStyle w:val="Code"/>
        <w:rPr>
          <w:highlight w:val="white"/>
        </w:rPr>
      </w:pPr>
      <w:r w:rsidRPr="006A0C3D">
        <w:rPr>
          <w:highlight w:val="white"/>
        </w:rPr>
        <w:t xml:space="preserve">      AddAssemblyCode(assemblyCodeList, AssemblyOperator.comment,</w:t>
      </w:r>
    </w:p>
    <w:p w14:paraId="35650D55" w14:textId="77777777" w:rsidR="006A0C3D" w:rsidRPr="006A0C3D" w:rsidRDefault="006A0C3D" w:rsidP="006A0C3D">
      <w:pPr>
        <w:pStyle w:val="Code"/>
        <w:rPr>
          <w:highlight w:val="white"/>
        </w:rPr>
      </w:pPr>
      <w:r w:rsidRPr="006A0C3D">
        <w:rPr>
          <w:highlight w:val="white"/>
        </w:rPr>
        <w:t xml:space="preserve">                      "Initializerialize FPU Control Word, truncate mode " +</w:t>
      </w:r>
    </w:p>
    <w:p w14:paraId="00BD4276" w14:textId="77777777" w:rsidR="006A0C3D" w:rsidRPr="006A0C3D" w:rsidRDefault="006A0C3D" w:rsidP="006A0C3D">
      <w:pPr>
        <w:pStyle w:val="Code"/>
        <w:rPr>
          <w:highlight w:val="white"/>
        </w:rPr>
      </w:pPr>
      <w:r w:rsidRPr="006A0C3D">
        <w:rPr>
          <w:highlight w:val="white"/>
        </w:rPr>
        <w:t xml:space="preserve">                      "=&gt; set bit 10 and 11.");</w:t>
      </w:r>
    </w:p>
    <w:p w14:paraId="77AB4E67" w14:textId="77777777" w:rsidR="006A0C3D" w:rsidRPr="006A0C3D" w:rsidRDefault="006A0C3D" w:rsidP="006A0C3D">
      <w:pPr>
        <w:pStyle w:val="Code"/>
        <w:rPr>
          <w:highlight w:val="white"/>
        </w:rPr>
      </w:pPr>
      <w:r w:rsidRPr="006A0C3D">
        <w:rPr>
          <w:highlight w:val="white"/>
        </w:rPr>
        <w:t xml:space="preserve">      AddAssemblyCode(assemblyCodeList, AssemblyOperator.fstcw,</w:t>
      </w:r>
    </w:p>
    <w:p w14:paraId="01EBC5B3" w14:textId="5719D013" w:rsidR="006A0C3D" w:rsidRPr="006A0C3D" w:rsidRDefault="006A0C3D" w:rsidP="006A0C3D">
      <w:pPr>
        <w:pStyle w:val="Code"/>
        <w:rPr>
          <w:highlight w:val="white"/>
        </w:rPr>
      </w:pPr>
      <w:r w:rsidRPr="006A0C3D">
        <w:rPr>
          <w:highlight w:val="white"/>
        </w:rPr>
        <w:t xml:space="preserve">                      AssemblyCode.FrameRegister, 0);</w:t>
      </w:r>
    </w:p>
    <w:p w14:paraId="4D0C21D8" w14:textId="77777777" w:rsidR="006A0C3D" w:rsidRPr="006A0C3D" w:rsidRDefault="006A0C3D" w:rsidP="006A0C3D">
      <w:pPr>
        <w:pStyle w:val="Code"/>
        <w:rPr>
          <w:highlight w:val="white"/>
        </w:rPr>
      </w:pPr>
      <w:r w:rsidRPr="006A0C3D">
        <w:rPr>
          <w:highlight w:val="white"/>
        </w:rPr>
        <w:t xml:space="preserve">      AddAssemblyCode(assemblyCodeList, AssemblyOperator.or_word,</w:t>
      </w:r>
    </w:p>
    <w:p w14:paraId="657B2FB0" w14:textId="77777777" w:rsidR="006A0C3D" w:rsidRPr="006A0C3D" w:rsidRDefault="006A0C3D" w:rsidP="006A0C3D">
      <w:pPr>
        <w:pStyle w:val="Code"/>
        <w:rPr>
          <w:highlight w:val="white"/>
        </w:rPr>
      </w:pPr>
      <w:r w:rsidRPr="006A0C3D">
        <w:rPr>
          <w:highlight w:val="white"/>
        </w:rPr>
        <w:t xml:space="preserve">                      AssemblyCode.FrameRegister, 0, (BigInteger) 0x0C00);</w:t>
      </w:r>
    </w:p>
    <w:p w14:paraId="41E16A13" w14:textId="77777777" w:rsidR="006A0C3D" w:rsidRPr="006A0C3D" w:rsidRDefault="006A0C3D" w:rsidP="006A0C3D">
      <w:pPr>
        <w:pStyle w:val="Code"/>
        <w:rPr>
          <w:highlight w:val="white"/>
        </w:rPr>
      </w:pPr>
      <w:r w:rsidRPr="006A0C3D">
        <w:rPr>
          <w:highlight w:val="white"/>
        </w:rPr>
        <w:t xml:space="preserve">      AddAssemblyCode(assemblyCodeList, AssemblyOperator.fldcw,</w:t>
      </w:r>
    </w:p>
    <w:p w14:paraId="7FAF2D65" w14:textId="77777777" w:rsidR="006A0C3D" w:rsidRPr="006A0C3D" w:rsidRDefault="006A0C3D" w:rsidP="006A0C3D">
      <w:pPr>
        <w:pStyle w:val="Code"/>
        <w:rPr>
          <w:highlight w:val="white"/>
        </w:rPr>
      </w:pPr>
      <w:r w:rsidRPr="006A0C3D">
        <w:rPr>
          <w:highlight w:val="white"/>
        </w:rPr>
        <w:t xml:space="preserve">                      AssemblyCode.FrameRegister, 0);</w:t>
      </w:r>
    </w:p>
    <w:p w14:paraId="7E6D7B5E" w14:textId="77777777" w:rsidR="006A0C3D" w:rsidRPr="00F164AC" w:rsidRDefault="006A0C3D" w:rsidP="00F164AC">
      <w:pPr>
        <w:pStyle w:val="Code"/>
        <w:rPr>
          <w:highlight w:val="white"/>
        </w:rPr>
      </w:pPr>
    </w:p>
    <w:p w14:paraId="59C67D04" w14:textId="77777777" w:rsidR="00F164AC" w:rsidRPr="00F164AC" w:rsidRDefault="00F164AC" w:rsidP="00F164AC">
      <w:pPr>
        <w:pStyle w:val="Code"/>
        <w:rPr>
          <w:highlight w:val="white"/>
        </w:rPr>
      </w:pPr>
      <w:r w:rsidRPr="00F164AC">
        <w:rPr>
          <w:highlight w:val="white"/>
        </w:rPr>
        <w:t xml:space="preserve">      if (Start.Linux) {</w:t>
      </w:r>
    </w:p>
    <w:p w14:paraId="2EB6E79C" w14:textId="77777777" w:rsidR="00F164AC" w:rsidRPr="00F164AC" w:rsidRDefault="00F164AC" w:rsidP="00F164AC">
      <w:pPr>
        <w:pStyle w:val="Code"/>
        <w:rPr>
          <w:highlight w:val="white"/>
        </w:rPr>
      </w:pPr>
      <w:r w:rsidRPr="00F164AC">
        <w:rPr>
          <w:highlight w:val="white"/>
        </w:rPr>
        <w:t xml:space="preserve">        List&lt;string&gt; textList = new List&lt;string&gt;();</w:t>
      </w:r>
    </w:p>
    <w:p w14:paraId="39E01E65" w14:textId="77777777" w:rsidR="00F164AC" w:rsidRPr="00F164AC" w:rsidRDefault="00F164AC" w:rsidP="00F164AC">
      <w:pPr>
        <w:pStyle w:val="Code"/>
        <w:rPr>
          <w:highlight w:val="white"/>
        </w:rPr>
      </w:pPr>
      <w:r w:rsidRPr="00F164AC">
        <w:rPr>
          <w:highlight w:val="white"/>
        </w:rPr>
        <w:t xml:space="preserve">        ISet&lt;string&gt; externSet = new HashSet&lt;string&gt;();</w:t>
      </w:r>
    </w:p>
    <w:p w14:paraId="65FAD08C" w14:textId="62946459" w:rsidR="00F164AC" w:rsidRPr="00F164AC" w:rsidRDefault="00F164AC" w:rsidP="00F164AC">
      <w:pPr>
        <w:pStyle w:val="Code"/>
        <w:rPr>
          <w:highlight w:val="white"/>
        </w:rPr>
      </w:pPr>
      <w:r w:rsidRPr="00F164AC">
        <w:rPr>
          <w:highlight w:val="white"/>
        </w:rPr>
        <w:t xml:space="preserve">        AssemblyCodeGenerator.</w:t>
      </w:r>
      <w:r w:rsidR="005873BE">
        <w:rPr>
          <w:highlight w:val="white"/>
        </w:rPr>
        <w:t>LinuxTextList</w:t>
      </w:r>
      <w:r w:rsidRPr="00F164AC">
        <w:rPr>
          <w:highlight w:val="white"/>
        </w:rPr>
        <w:t>(assemblyCodeList, textList, externSet);</w:t>
      </w:r>
    </w:p>
    <w:p w14:paraId="621F6C1D" w14:textId="77777777" w:rsidR="00F164AC" w:rsidRPr="00F164AC" w:rsidRDefault="00F164AC" w:rsidP="00F164AC">
      <w:pPr>
        <w:pStyle w:val="Code"/>
        <w:rPr>
          <w:highlight w:val="white"/>
        </w:rPr>
      </w:pPr>
      <w:r w:rsidRPr="00F164AC">
        <w:rPr>
          <w:highlight w:val="white"/>
        </w:rPr>
        <w:t xml:space="preserve">        SymbolTable.StaticSet.Add(new StaticSymbolLinux</w:t>
      </w:r>
    </w:p>
    <w:p w14:paraId="6A838BE5" w14:textId="77777777" w:rsidR="00F164AC" w:rsidRPr="00F164AC" w:rsidRDefault="00F164AC" w:rsidP="00F164AC">
      <w:pPr>
        <w:pStyle w:val="Code"/>
        <w:rPr>
          <w:highlight w:val="white"/>
        </w:rPr>
      </w:pPr>
      <w:r w:rsidRPr="00F164AC">
        <w:rPr>
          <w:highlight w:val="white"/>
        </w:rPr>
        <w:t xml:space="preserve">          (StaticSymbolLinux.TextOrData.Text,</w:t>
      </w:r>
    </w:p>
    <w:p w14:paraId="539AB797" w14:textId="77777777" w:rsidR="00F164AC" w:rsidRPr="00F164AC" w:rsidRDefault="00F164AC" w:rsidP="00F164AC">
      <w:pPr>
        <w:pStyle w:val="Code"/>
        <w:rPr>
          <w:highlight w:val="white"/>
        </w:rPr>
      </w:pPr>
      <w:r w:rsidRPr="00F164AC">
        <w:rPr>
          <w:highlight w:val="white"/>
        </w:rPr>
        <w:t xml:space="preserve">           AssemblyCodeGenerator.InitializerName, textList, externSet));</w:t>
      </w:r>
    </w:p>
    <w:p w14:paraId="71820F2B" w14:textId="77777777" w:rsidR="00F164AC" w:rsidRPr="00F164AC" w:rsidRDefault="00F164AC" w:rsidP="00F164AC">
      <w:pPr>
        <w:pStyle w:val="Code"/>
        <w:rPr>
          <w:highlight w:val="white"/>
        </w:rPr>
      </w:pPr>
      <w:r w:rsidRPr="00F164AC">
        <w:rPr>
          <w:highlight w:val="white"/>
        </w:rPr>
        <w:t xml:space="preserve">      }</w:t>
      </w:r>
    </w:p>
    <w:p w14:paraId="258CD35E" w14:textId="77777777" w:rsidR="00F164AC" w:rsidRPr="00F164AC" w:rsidRDefault="00F164AC" w:rsidP="00F164AC">
      <w:pPr>
        <w:pStyle w:val="Code"/>
        <w:rPr>
          <w:highlight w:val="white"/>
        </w:rPr>
      </w:pPr>
    </w:p>
    <w:p w14:paraId="2695829C" w14:textId="77777777" w:rsidR="00F164AC" w:rsidRPr="00F164AC" w:rsidRDefault="00F164AC" w:rsidP="00F164AC">
      <w:pPr>
        <w:pStyle w:val="Code"/>
        <w:rPr>
          <w:highlight w:val="white"/>
        </w:rPr>
      </w:pPr>
      <w:r w:rsidRPr="00F164AC">
        <w:rPr>
          <w:highlight w:val="white"/>
        </w:rPr>
        <w:t xml:space="preserve">      if (Start.Windows) {</w:t>
      </w:r>
    </w:p>
    <w:p w14:paraId="50C05CC2" w14:textId="77777777" w:rsidR="00F164AC" w:rsidRPr="00F164AC" w:rsidRDefault="00F164AC" w:rsidP="00F164AC">
      <w:pPr>
        <w:pStyle w:val="Code"/>
        <w:rPr>
          <w:highlight w:val="white"/>
        </w:rPr>
      </w:pPr>
      <w:r w:rsidRPr="00F164AC">
        <w:rPr>
          <w:highlight w:val="white"/>
        </w:rPr>
        <w:t xml:space="preserve">        List&lt;byte&gt; byteList = new List&lt;byte&gt;();</w:t>
      </w:r>
    </w:p>
    <w:p w14:paraId="7EB36041" w14:textId="77777777" w:rsidR="00F164AC" w:rsidRPr="00F164AC" w:rsidRDefault="00F164AC" w:rsidP="00F164AC">
      <w:pPr>
        <w:pStyle w:val="Code"/>
        <w:rPr>
          <w:highlight w:val="white"/>
        </w:rPr>
      </w:pPr>
      <w:r w:rsidRPr="00F164AC">
        <w:rPr>
          <w:highlight w:val="white"/>
        </w:rPr>
        <w:t xml:space="preserve">        IDictionary&lt;int, string&gt; accessMap = new Dictionary&lt;int, string&gt;();</w:t>
      </w:r>
    </w:p>
    <w:p w14:paraId="42809F64" w14:textId="77777777" w:rsidR="00F164AC" w:rsidRPr="00F164AC" w:rsidRDefault="00F164AC" w:rsidP="00F164AC">
      <w:pPr>
        <w:pStyle w:val="Code"/>
        <w:rPr>
          <w:highlight w:val="white"/>
        </w:rPr>
      </w:pPr>
      <w:r w:rsidRPr="00F164AC">
        <w:rPr>
          <w:highlight w:val="white"/>
        </w:rPr>
        <w:t xml:space="preserve">        IDictionary&lt;int, string&gt; callMap = new Dictionary&lt;int, string&gt;();</w:t>
      </w:r>
    </w:p>
    <w:p w14:paraId="5B6F89E1" w14:textId="77777777" w:rsidR="00F164AC" w:rsidRPr="00F164AC" w:rsidRDefault="00F164AC" w:rsidP="00F164AC">
      <w:pPr>
        <w:pStyle w:val="Code"/>
        <w:rPr>
          <w:highlight w:val="white"/>
        </w:rPr>
      </w:pPr>
      <w:r w:rsidRPr="00F164AC">
        <w:rPr>
          <w:highlight w:val="white"/>
        </w:rPr>
        <w:t xml:space="preserve">        ISet&lt;int&gt; returnSet = new HashSet&lt;int&gt;();</w:t>
      </w:r>
    </w:p>
    <w:p w14:paraId="610972AC" w14:textId="77777777" w:rsidR="00F164AC" w:rsidRPr="00F164AC" w:rsidRDefault="00F164AC" w:rsidP="00F164AC">
      <w:pPr>
        <w:pStyle w:val="Code"/>
        <w:rPr>
          <w:highlight w:val="white"/>
        </w:rPr>
      </w:pPr>
      <w:r w:rsidRPr="00F164AC">
        <w:rPr>
          <w:highlight w:val="white"/>
        </w:rPr>
        <w:t xml:space="preserve">        AssemblyCodeGenerator.GenerateTargetWindows(assemblyCodeList,</w:t>
      </w:r>
    </w:p>
    <w:p w14:paraId="42812CF1" w14:textId="77777777" w:rsidR="00F164AC" w:rsidRPr="00F164AC" w:rsidRDefault="00F164AC" w:rsidP="00F164AC">
      <w:pPr>
        <w:pStyle w:val="Code"/>
        <w:rPr>
          <w:highlight w:val="white"/>
        </w:rPr>
      </w:pPr>
      <w:r w:rsidRPr="00F164AC">
        <w:rPr>
          <w:highlight w:val="white"/>
        </w:rPr>
        <w:t xml:space="preserve">                              byteList, accessMap, callMap, returnSet);</w:t>
      </w:r>
    </w:p>
    <w:p w14:paraId="70A5E813" w14:textId="77777777" w:rsidR="00F164AC" w:rsidRPr="00F164AC" w:rsidRDefault="00F164AC" w:rsidP="00F164AC">
      <w:pPr>
        <w:pStyle w:val="Code"/>
        <w:rPr>
          <w:highlight w:val="white"/>
        </w:rPr>
      </w:pPr>
      <w:r w:rsidRPr="00F164AC">
        <w:rPr>
          <w:highlight w:val="white"/>
        </w:rPr>
        <w:t xml:space="preserve">        StaticSymbol staticSymbol =</w:t>
      </w:r>
    </w:p>
    <w:p w14:paraId="27C50888" w14:textId="77777777" w:rsidR="00F164AC" w:rsidRPr="00F164AC" w:rsidRDefault="00F164AC" w:rsidP="00F164AC">
      <w:pPr>
        <w:pStyle w:val="Code"/>
        <w:rPr>
          <w:highlight w:val="white"/>
        </w:rPr>
      </w:pPr>
      <w:r w:rsidRPr="00F164AC">
        <w:rPr>
          <w:highlight w:val="white"/>
        </w:rPr>
        <w:lastRenderedPageBreak/>
        <w:t xml:space="preserve">          new StaticSymbolWindows(AssemblyCodeGenerator.InitializerName,</w:t>
      </w:r>
    </w:p>
    <w:p w14:paraId="4CE504F9" w14:textId="77777777" w:rsidR="00F164AC" w:rsidRPr="00F164AC" w:rsidRDefault="00F164AC" w:rsidP="00F164AC">
      <w:pPr>
        <w:pStyle w:val="Code"/>
        <w:rPr>
          <w:highlight w:val="white"/>
        </w:rPr>
      </w:pPr>
      <w:r w:rsidRPr="00F164AC">
        <w:rPr>
          <w:highlight w:val="white"/>
        </w:rPr>
        <w:t xml:space="preserve">                                  byteList, accessMap, callMap, returnSet);</w:t>
      </w:r>
    </w:p>
    <w:p w14:paraId="08FCADCF" w14:textId="77777777" w:rsidR="00F164AC" w:rsidRPr="00F164AC" w:rsidRDefault="00F164AC" w:rsidP="00F164AC">
      <w:pPr>
        <w:pStyle w:val="Code"/>
        <w:rPr>
          <w:highlight w:val="white"/>
        </w:rPr>
      </w:pPr>
      <w:r w:rsidRPr="00F164AC">
        <w:rPr>
          <w:highlight w:val="white"/>
        </w:rPr>
        <w:t xml:space="preserve">        SymbolTable.StaticSet.Add(staticSymbol);</w:t>
      </w:r>
    </w:p>
    <w:p w14:paraId="60A4A082" w14:textId="77777777" w:rsidR="00F164AC" w:rsidRPr="00F164AC" w:rsidRDefault="00F164AC" w:rsidP="00F164AC">
      <w:pPr>
        <w:pStyle w:val="Code"/>
        <w:rPr>
          <w:highlight w:val="white"/>
        </w:rPr>
      </w:pPr>
      <w:r w:rsidRPr="00F164AC">
        <w:rPr>
          <w:highlight w:val="white"/>
        </w:rPr>
        <w:t xml:space="preserve">      }</w:t>
      </w:r>
    </w:p>
    <w:p w14:paraId="1E588B7F" w14:textId="00974582" w:rsidR="006A0C3D" w:rsidRPr="006A0C3D" w:rsidRDefault="006A0C3D" w:rsidP="006A0C3D">
      <w:pPr>
        <w:pStyle w:val="Code"/>
        <w:rPr>
          <w:highlight w:val="white"/>
        </w:rPr>
      </w:pPr>
      <w:r w:rsidRPr="006A0C3D">
        <w:rPr>
          <w:highlight w:val="white"/>
        </w:rPr>
        <w:t xml:space="preserve">    }</w:t>
      </w:r>
    </w:p>
    <w:p w14:paraId="2C64163B" w14:textId="2D177E88" w:rsidR="00D935A0" w:rsidRDefault="00B84658" w:rsidP="00B84658">
      <w:pPr>
        <w:pStyle w:val="Rubrik3"/>
        <w:rPr>
          <w:highlight w:val="white"/>
        </w:rPr>
      </w:pPr>
      <w:r>
        <w:rPr>
          <w:highlight w:val="white"/>
        </w:rPr>
        <w:t>Command Line Arguments</w:t>
      </w:r>
    </w:p>
    <w:p w14:paraId="795DF434" w14:textId="631B60D8" w:rsidR="00172946" w:rsidRPr="00172946" w:rsidRDefault="00172946" w:rsidP="00172946">
      <w:pPr>
        <w:rPr>
          <w:highlight w:val="white"/>
        </w:rPr>
      </w:pPr>
      <w:r>
        <w:rPr>
          <w:highlight w:val="white"/>
        </w:rPr>
        <w:t>The code for obtaining the command line arguments differs</w:t>
      </w:r>
      <w:r w:rsidR="008610D2">
        <w:rPr>
          <w:highlight w:val="white"/>
        </w:rPr>
        <w:t xml:space="preserve"> between the Linux and Windows environment.</w:t>
      </w:r>
    </w:p>
    <w:p w14:paraId="2E9E6500" w14:textId="77777777" w:rsidR="00B4734E" w:rsidRPr="00B4734E" w:rsidRDefault="00B4734E" w:rsidP="00B4734E">
      <w:pPr>
        <w:pStyle w:val="Code"/>
        <w:rPr>
          <w:highlight w:val="white"/>
        </w:rPr>
      </w:pPr>
      <w:r w:rsidRPr="00B4734E">
        <w:rPr>
          <w:highlight w:val="white"/>
        </w:rPr>
        <w:t xml:space="preserve">    public static void ArgumentCodeList() {</w:t>
      </w:r>
    </w:p>
    <w:p w14:paraId="0D957410" w14:textId="77777777" w:rsidR="00B4734E" w:rsidRPr="00B4734E" w:rsidRDefault="00B4734E" w:rsidP="00B4734E">
      <w:pPr>
        <w:pStyle w:val="Code"/>
        <w:rPr>
          <w:highlight w:val="white"/>
        </w:rPr>
      </w:pPr>
      <w:r w:rsidRPr="00B4734E">
        <w:rPr>
          <w:highlight w:val="white"/>
        </w:rPr>
        <w:t xml:space="preserve">      List&lt;AssemblyCode&gt; assemblyCodeList = new List&lt;AssemblyCode&gt;();</w:t>
      </w:r>
    </w:p>
    <w:p w14:paraId="39925318" w14:textId="56A17F63" w:rsidR="00B4734E" w:rsidRPr="00B4734E" w:rsidRDefault="006326FE" w:rsidP="00901C05">
      <w:pPr>
        <w:rPr>
          <w:highlight w:val="white"/>
        </w:rPr>
      </w:pPr>
      <w:r>
        <w:rPr>
          <w:highlight w:val="white"/>
        </w:rPr>
        <w:t xml:space="preserve">When to execution starts, the stack is loaded with values corresponding to the command line arguments. </w:t>
      </w:r>
    </w:p>
    <w:p w14:paraId="3D8A8BEC" w14:textId="77777777" w:rsidR="00B4734E" w:rsidRPr="00B4734E" w:rsidRDefault="00B4734E" w:rsidP="00B4734E">
      <w:pPr>
        <w:pStyle w:val="Code"/>
        <w:rPr>
          <w:highlight w:val="white"/>
        </w:rPr>
      </w:pPr>
      <w:r w:rsidRPr="00B4734E">
        <w:rPr>
          <w:highlight w:val="white"/>
        </w:rPr>
        <w:t xml:space="preserve">      if (Start.Linux) {</w:t>
      </w:r>
    </w:p>
    <w:p w14:paraId="0726AC2A" w14:textId="77777777" w:rsidR="00B4734E" w:rsidRPr="00B4734E" w:rsidRDefault="00B4734E" w:rsidP="00B4734E">
      <w:pPr>
        <w:pStyle w:val="Code"/>
        <w:rPr>
          <w:highlight w:val="white"/>
        </w:rPr>
      </w:pPr>
      <w:r w:rsidRPr="00B4734E">
        <w:rPr>
          <w:highlight w:val="white"/>
        </w:rPr>
        <w:t xml:space="preserve">        AddAssemblyCode(assemblyCodeList, AssemblyOperator.comment,</w:t>
      </w:r>
    </w:p>
    <w:p w14:paraId="71A7690C" w14:textId="77777777" w:rsidR="00B4734E" w:rsidRPr="00B4734E" w:rsidRDefault="00B4734E" w:rsidP="00B4734E">
      <w:pPr>
        <w:pStyle w:val="Code"/>
        <w:rPr>
          <w:highlight w:val="white"/>
        </w:rPr>
      </w:pPr>
      <w:r w:rsidRPr="00B4734E">
        <w:rPr>
          <w:highlight w:val="white"/>
        </w:rPr>
        <w:t xml:space="preserve">                        "Initializerialize Command Line Arguments");</w:t>
      </w:r>
    </w:p>
    <w:p w14:paraId="3E75EE7D" w14:textId="77777777" w:rsidR="00B4734E" w:rsidRPr="00B4734E" w:rsidRDefault="00B4734E" w:rsidP="00B4734E">
      <w:pPr>
        <w:pStyle w:val="Code"/>
        <w:rPr>
          <w:highlight w:val="white"/>
        </w:rPr>
      </w:pPr>
      <w:r w:rsidRPr="00B4734E">
        <w:rPr>
          <w:highlight w:val="white"/>
        </w:rPr>
        <w:t xml:space="preserve">        AddAssemblyCode(assemblyCodeList, AssemblyOperator.pop, Register.rbx);</w:t>
      </w:r>
    </w:p>
    <w:p w14:paraId="4D4B1870" w14:textId="77777777" w:rsidR="00B4734E" w:rsidRPr="00B4734E" w:rsidRDefault="00B4734E" w:rsidP="00B4734E">
      <w:pPr>
        <w:pStyle w:val="Code"/>
        <w:rPr>
          <w:highlight w:val="white"/>
        </w:rPr>
      </w:pPr>
      <w:r w:rsidRPr="00B4734E">
        <w:rPr>
          <w:highlight w:val="white"/>
        </w:rPr>
        <w:t xml:space="preserve">        AddAssemblyCode(assemblyCodeList, AssemblyOperator.mov,</w:t>
      </w:r>
    </w:p>
    <w:p w14:paraId="54F55129" w14:textId="77777777" w:rsidR="00B4734E" w:rsidRPr="00B4734E" w:rsidRDefault="00B4734E" w:rsidP="00B4734E">
      <w:pPr>
        <w:pStyle w:val="Code"/>
        <w:rPr>
          <w:highlight w:val="white"/>
        </w:rPr>
      </w:pPr>
      <w:r w:rsidRPr="00B4734E">
        <w:rPr>
          <w:highlight w:val="white"/>
        </w:rPr>
        <w:t xml:space="preserve">                        Register.rax, Register.rbx);</w:t>
      </w:r>
    </w:p>
    <w:p w14:paraId="62376EE1" w14:textId="77777777" w:rsidR="00B4734E" w:rsidRPr="00B4734E" w:rsidRDefault="00B4734E" w:rsidP="00B4734E">
      <w:pPr>
        <w:pStyle w:val="Code"/>
        <w:rPr>
          <w:highlight w:val="white"/>
        </w:rPr>
      </w:pPr>
      <w:r w:rsidRPr="00B4734E">
        <w:rPr>
          <w:highlight w:val="white"/>
        </w:rPr>
        <w:t xml:space="preserve">        AddAssemblyCode(assemblyCodeList, AssemblyOperator.mov,</w:t>
      </w:r>
    </w:p>
    <w:p w14:paraId="03A5978B" w14:textId="77777777" w:rsidR="00B4734E" w:rsidRPr="00B4734E" w:rsidRDefault="00B4734E" w:rsidP="00B4734E">
      <w:pPr>
        <w:pStyle w:val="Code"/>
        <w:rPr>
          <w:highlight w:val="white"/>
        </w:rPr>
      </w:pPr>
      <w:r w:rsidRPr="00B4734E">
        <w:rPr>
          <w:highlight w:val="white"/>
        </w:rPr>
        <w:t xml:space="preserve">                        Register.rdx, Register.rbp);</w:t>
      </w:r>
    </w:p>
    <w:p w14:paraId="02B34EE5" w14:textId="77777777" w:rsidR="00B4734E" w:rsidRPr="00B4734E" w:rsidRDefault="00B4734E" w:rsidP="00B4734E">
      <w:pPr>
        <w:pStyle w:val="Code"/>
        <w:rPr>
          <w:highlight w:val="white"/>
        </w:rPr>
      </w:pPr>
    </w:p>
    <w:p w14:paraId="33E65ECA" w14:textId="77777777" w:rsidR="00B4734E" w:rsidRPr="00B4734E" w:rsidRDefault="00B4734E" w:rsidP="00B4734E">
      <w:pPr>
        <w:pStyle w:val="Code"/>
        <w:rPr>
          <w:highlight w:val="white"/>
        </w:rPr>
      </w:pPr>
      <w:r w:rsidRPr="00B4734E">
        <w:rPr>
          <w:highlight w:val="white"/>
        </w:rPr>
        <w:t xml:space="preserve">        AddAssemblyCode(assemblyCodeList, AssemblyOperator.label,</w:t>
      </w:r>
    </w:p>
    <w:p w14:paraId="27CF3CAF" w14:textId="77777777" w:rsidR="00B4734E" w:rsidRPr="00B4734E" w:rsidRDefault="00B4734E" w:rsidP="00B4734E">
      <w:pPr>
        <w:pStyle w:val="Code"/>
        <w:rPr>
          <w:highlight w:val="white"/>
        </w:rPr>
      </w:pPr>
      <w:r w:rsidRPr="00B4734E">
        <w:rPr>
          <w:highlight w:val="white"/>
        </w:rPr>
        <w:t xml:space="preserve">                        "$args$loop");</w:t>
      </w:r>
    </w:p>
    <w:p w14:paraId="5457D320" w14:textId="77777777" w:rsidR="00B4734E" w:rsidRPr="00B4734E" w:rsidRDefault="00B4734E" w:rsidP="00B4734E">
      <w:pPr>
        <w:pStyle w:val="Code"/>
        <w:rPr>
          <w:highlight w:val="white"/>
        </w:rPr>
      </w:pPr>
      <w:r w:rsidRPr="00B4734E">
        <w:rPr>
          <w:highlight w:val="white"/>
        </w:rPr>
        <w:t xml:space="preserve">        AddAssemblyCode(assemblyCodeList, AssemblyOperator.cmp,</w:t>
      </w:r>
    </w:p>
    <w:p w14:paraId="484B4C64" w14:textId="77777777" w:rsidR="00B4734E" w:rsidRPr="00B4734E" w:rsidRDefault="00B4734E" w:rsidP="00B4734E">
      <w:pPr>
        <w:pStyle w:val="Code"/>
        <w:rPr>
          <w:highlight w:val="white"/>
        </w:rPr>
      </w:pPr>
      <w:r w:rsidRPr="00B4734E">
        <w:rPr>
          <w:highlight w:val="white"/>
        </w:rPr>
        <w:t xml:space="preserve">                        Register.rbx, BigInteger.Zero);</w:t>
      </w:r>
    </w:p>
    <w:p w14:paraId="0BBE6309" w14:textId="77777777" w:rsidR="00B4734E" w:rsidRPr="00B4734E" w:rsidRDefault="00B4734E" w:rsidP="00B4734E">
      <w:pPr>
        <w:pStyle w:val="Code"/>
        <w:rPr>
          <w:highlight w:val="white"/>
        </w:rPr>
      </w:pPr>
      <w:r w:rsidRPr="00B4734E">
        <w:rPr>
          <w:highlight w:val="white"/>
        </w:rPr>
        <w:t xml:space="preserve">        AddAssemblyCode(assemblyCodeList, AssemblyOperator.je,</w:t>
      </w:r>
    </w:p>
    <w:p w14:paraId="21EA076B" w14:textId="77777777" w:rsidR="00B4734E" w:rsidRPr="00B4734E" w:rsidRDefault="00B4734E" w:rsidP="00B4734E">
      <w:pPr>
        <w:pStyle w:val="Code"/>
        <w:rPr>
          <w:highlight w:val="white"/>
        </w:rPr>
      </w:pPr>
      <w:r w:rsidRPr="00B4734E">
        <w:rPr>
          <w:highlight w:val="white"/>
        </w:rPr>
        <w:t xml:space="preserve">                        null, null, "$args$exit");</w:t>
      </w:r>
    </w:p>
    <w:p w14:paraId="2A2B61B9" w14:textId="77777777" w:rsidR="00B4734E" w:rsidRPr="00B4734E" w:rsidRDefault="00B4734E" w:rsidP="00B4734E">
      <w:pPr>
        <w:pStyle w:val="Code"/>
        <w:rPr>
          <w:highlight w:val="white"/>
        </w:rPr>
      </w:pPr>
    </w:p>
    <w:p w14:paraId="5D50C57B" w14:textId="77777777" w:rsidR="00B4734E" w:rsidRPr="00B4734E" w:rsidRDefault="00B4734E" w:rsidP="00B4734E">
      <w:pPr>
        <w:pStyle w:val="Code"/>
        <w:rPr>
          <w:highlight w:val="white"/>
        </w:rPr>
      </w:pPr>
      <w:r w:rsidRPr="00B4734E">
        <w:rPr>
          <w:highlight w:val="white"/>
        </w:rPr>
        <w:t xml:space="preserve">        AddAssemblyCode(assemblyCodeList, AssemblyOperator.pop, Register.rsi);</w:t>
      </w:r>
    </w:p>
    <w:p w14:paraId="7EB4E043" w14:textId="77777777" w:rsidR="00B4734E" w:rsidRPr="00B4734E" w:rsidRDefault="00B4734E" w:rsidP="00B4734E">
      <w:pPr>
        <w:pStyle w:val="Code"/>
        <w:rPr>
          <w:highlight w:val="white"/>
        </w:rPr>
      </w:pPr>
      <w:r w:rsidRPr="00B4734E">
        <w:rPr>
          <w:highlight w:val="white"/>
        </w:rPr>
        <w:t xml:space="preserve">        AddAssemblyCode(assemblyCodeList, AssemblyOperator.mov,</w:t>
      </w:r>
    </w:p>
    <w:p w14:paraId="7C0C6FB5" w14:textId="77777777" w:rsidR="00B4734E" w:rsidRPr="00B4734E" w:rsidRDefault="00B4734E" w:rsidP="00B4734E">
      <w:pPr>
        <w:pStyle w:val="Code"/>
        <w:rPr>
          <w:highlight w:val="white"/>
        </w:rPr>
      </w:pPr>
      <w:r w:rsidRPr="00B4734E">
        <w:rPr>
          <w:highlight w:val="white"/>
        </w:rPr>
        <w:t xml:space="preserve">                        Register.rbp, 0, Register.rsi);</w:t>
      </w:r>
    </w:p>
    <w:p w14:paraId="04267F40" w14:textId="77777777" w:rsidR="00B4734E" w:rsidRPr="00B4734E" w:rsidRDefault="00B4734E" w:rsidP="00B4734E">
      <w:pPr>
        <w:pStyle w:val="Code"/>
        <w:rPr>
          <w:highlight w:val="white"/>
        </w:rPr>
      </w:pPr>
      <w:r w:rsidRPr="00B4734E">
        <w:rPr>
          <w:highlight w:val="white"/>
        </w:rPr>
        <w:t xml:space="preserve">        AddAssemblyCode(assemblyCodeList, AssemblyOperator.add, Register.rbp,</w:t>
      </w:r>
    </w:p>
    <w:p w14:paraId="53EC5D8A" w14:textId="77777777" w:rsidR="00B4734E" w:rsidRPr="00B4734E" w:rsidRDefault="00B4734E" w:rsidP="00B4734E">
      <w:pPr>
        <w:pStyle w:val="Code"/>
        <w:rPr>
          <w:highlight w:val="white"/>
        </w:rPr>
      </w:pPr>
      <w:r w:rsidRPr="00B4734E">
        <w:rPr>
          <w:highlight w:val="white"/>
        </w:rPr>
        <w:t xml:space="preserve">                        (BigInteger) TypeSize.PointerSize);</w:t>
      </w:r>
    </w:p>
    <w:p w14:paraId="2DCD662E" w14:textId="77777777" w:rsidR="00B4734E" w:rsidRPr="00B4734E" w:rsidRDefault="00B4734E" w:rsidP="00B4734E">
      <w:pPr>
        <w:pStyle w:val="Code"/>
        <w:rPr>
          <w:highlight w:val="white"/>
        </w:rPr>
      </w:pPr>
      <w:r w:rsidRPr="00B4734E">
        <w:rPr>
          <w:highlight w:val="white"/>
        </w:rPr>
        <w:t xml:space="preserve">        AddAssemblyCode(assemblyCodeList, AssemblyOperator.dec, Register.rbx);</w:t>
      </w:r>
    </w:p>
    <w:p w14:paraId="3BD5AD88" w14:textId="77777777" w:rsidR="00B4734E" w:rsidRPr="00B4734E" w:rsidRDefault="00B4734E" w:rsidP="00B4734E">
      <w:pPr>
        <w:pStyle w:val="Code"/>
        <w:rPr>
          <w:highlight w:val="white"/>
        </w:rPr>
      </w:pPr>
      <w:r w:rsidRPr="00B4734E">
        <w:rPr>
          <w:highlight w:val="white"/>
        </w:rPr>
        <w:t xml:space="preserve">        AddAssemblyCode(assemblyCodeList, AssemblyOperator.jmp,</w:t>
      </w:r>
    </w:p>
    <w:p w14:paraId="0F6F0470" w14:textId="77777777" w:rsidR="00B4734E" w:rsidRPr="00B4734E" w:rsidRDefault="00B4734E" w:rsidP="00B4734E">
      <w:pPr>
        <w:pStyle w:val="Code"/>
        <w:rPr>
          <w:highlight w:val="white"/>
        </w:rPr>
      </w:pPr>
      <w:r w:rsidRPr="00B4734E">
        <w:rPr>
          <w:highlight w:val="white"/>
        </w:rPr>
        <w:t xml:space="preserve">                        null, null, "$args$loop");</w:t>
      </w:r>
    </w:p>
    <w:p w14:paraId="310A01D9" w14:textId="77777777" w:rsidR="00B4734E" w:rsidRPr="00B4734E" w:rsidRDefault="00B4734E" w:rsidP="00B4734E">
      <w:pPr>
        <w:pStyle w:val="Code"/>
        <w:rPr>
          <w:highlight w:val="white"/>
        </w:rPr>
      </w:pPr>
    </w:p>
    <w:p w14:paraId="67F5AE68" w14:textId="77777777" w:rsidR="00B4734E" w:rsidRPr="00B4734E" w:rsidRDefault="00B4734E" w:rsidP="00B4734E">
      <w:pPr>
        <w:pStyle w:val="Code"/>
        <w:rPr>
          <w:highlight w:val="white"/>
        </w:rPr>
      </w:pPr>
      <w:r w:rsidRPr="00B4734E">
        <w:rPr>
          <w:highlight w:val="white"/>
        </w:rPr>
        <w:t xml:space="preserve">        AddAssemblyCode(assemblyCodeList, AssemblyOperator.label,</w:t>
      </w:r>
    </w:p>
    <w:p w14:paraId="5730BE0C" w14:textId="77777777" w:rsidR="00B4734E" w:rsidRPr="00B4734E" w:rsidRDefault="00B4734E" w:rsidP="00B4734E">
      <w:pPr>
        <w:pStyle w:val="Code"/>
        <w:rPr>
          <w:highlight w:val="white"/>
        </w:rPr>
      </w:pPr>
      <w:r w:rsidRPr="00B4734E">
        <w:rPr>
          <w:highlight w:val="white"/>
        </w:rPr>
        <w:t xml:space="preserve">                        "$args$exit");</w:t>
      </w:r>
    </w:p>
    <w:p w14:paraId="03F7AC47" w14:textId="77777777" w:rsidR="00B4734E" w:rsidRPr="00B4734E" w:rsidRDefault="00B4734E" w:rsidP="00B4734E">
      <w:pPr>
        <w:pStyle w:val="Code"/>
        <w:rPr>
          <w:highlight w:val="white"/>
        </w:rPr>
      </w:pPr>
      <w:r w:rsidRPr="00B4734E">
        <w:rPr>
          <w:highlight w:val="white"/>
        </w:rPr>
        <w:t xml:space="preserve">        AddAssemblyCode(assemblyCodeList, AssemblyOperator.mov_qword,</w:t>
      </w:r>
    </w:p>
    <w:p w14:paraId="4F98D212" w14:textId="77777777" w:rsidR="00B4734E" w:rsidRPr="00B4734E" w:rsidRDefault="00B4734E" w:rsidP="00B4734E">
      <w:pPr>
        <w:pStyle w:val="Code"/>
        <w:rPr>
          <w:highlight w:val="white"/>
        </w:rPr>
      </w:pPr>
      <w:r w:rsidRPr="00B4734E">
        <w:rPr>
          <w:highlight w:val="white"/>
        </w:rPr>
        <w:t xml:space="preserve">                        Register.rbp, 0, BigInteger.Zero);</w:t>
      </w:r>
    </w:p>
    <w:p w14:paraId="34BFD1CF" w14:textId="77777777" w:rsidR="00B4734E" w:rsidRPr="00B4734E" w:rsidRDefault="00B4734E" w:rsidP="00B4734E">
      <w:pPr>
        <w:pStyle w:val="Code"/>
        <w:rPr>
          <w:highlight w:val="white"/>
        </w:rPr>
      </w:pPr>
      <w:r w:rsidRPr="00B4734E">
        <w:rPr>
          <w:highlight w:val="white"/>
        </w:rPr>
        <w:t xml:space="preserve">        AddAssemblyCode(assemblyCodeList, AssemblyOperator.add, Register.rbp,</w:t>
      </w:r>
    </w:p>
    <w:p w14:paraId="3DE0C0CD" w14:textId="77777777" w:rsidR="00B4734E" w:rsidRPr="00B4734E" w:rsidRDefault="00B4734E" w:rsidP="00B4734E">
      <w:pPr>
        <w:pStyle w:val="Code"/>
        <w:rPr>
          <w:highlight w:val="white"/>
        </w:rPr>
      </w:pPr>
      <w:r w:rsidRPr="00B4734E">
        <w:rPr>
          <w:highlight w:val="white"/>
        </w:rPr>
        <w:t xml:space="preserve">                        (BigInteger) TypeSize.PointerSize);</w:t>
      </w:r>
    </w:p>
    <w:p w14:paraId="725140B3" w14:textId="77777777" w:rsidR="00B4734E" w:rsidRPr="00B4734E" w:rsidRDefault="00B4734E" w:rsidP="00B4734E">
      <w:pPr>
        <w:pStyle w:val="Code"/>
        <w:rPr>
          <w:highlight w:val="white"/>
        </w:rPr>
      </w:pPr>
      <w:r w:rsidRPr="00B4734E">
        <w:rPr>
          <w:highlight w:val="white"/>
        </w:rPr>
        <w:t xml:space="preserve">        AddAssemblyCode(assemblyCodeList, AssemblyOperator.mov, Register.rbp,</w:t>
      </w:r>
    </w:p>
    <w:p w14:paraId="322C1721" w14:textId="77777777" w:rsidR="00B4734E" w:rsidRPr="00B4734E" w:rsidRDefault="00B4734E" w:rsidP="00B4734E">
      <w:pPr>
        <w:pStyle w:val="Code"/>
        <w:rPr>
          <w:highlight w:val="white"/>
        </w:rPr>
      </w:pPr>
      <w:r w:rsidRPr="00B4734E">
        <w:rPr>
          <w:highlight w:val="white"/>
        </w:rPr>
        <w:t xml:space="preserve">                        SymbolTable.FunctionHeaderSize, Register.eax);</w:t>
      </w:r>
    </w:p>
    <w:p w14:paraId="60800974" w14:textId="77777777" w:rsidR="00B4734E" w:rsidRPr="00B4734E" w:rsidRDefault="00B4734E" w:rsidP="00B4734E">
      <w:pPr>
        <w:pStyle w:val="Code"/>
        <w:rPr>
          <w:highlight w:val="white"/>
        </w:rPr>
      </w:pPr>
      <w:r w:rsidRPr="00B4734E">
        <w:rPr>
          <w:highlight w:val="white"/>
        </w:rPr>
        <w:t xml:space="preserve">        AddAssemblyCode(assemblyCodeList, AssemblyOperator.mov, Register.rbp,</w:t>
      </w:r>
    </w:p>
    <w:p w14:paraId="2AF79763" w14:textId="77777777" w:rsidR="00B4734E" w:rsidRPr="00B4734E" w:rsidRDefault="00B4734E" w:rsidP="00B4734E">
      <w:pPr>
        <w:pStyle w:val="Code"/>
        <w:rPr>
          <w:highlight w:val="white"/>
        </w:rPr>
      </w:pPr>
      <w:r w:rsidRPr="00B4734E">
        <w:rPr>
          <w:highlight w:val="white"/>
        </w:rPr>
        <w:t xml:space="preserve">                        SymbolTable.FunctionHeaderSize +</w:t>
      </w:r>
    </w:p>
    <w:p w14:paraId="7777682F" w14:textId="77777777" w:rsidR="00B4734E" w:rsidRPr="00B4734E" w:rsidRDefault="00B4734E" w:rsidP="00B4734E">
      <w:pPr>
        <w:pStyle w:val="Code"/>
        <w:rPr>
          <w:highlight w:val="white"/>
        </w:rPr>
      </w:pPr>
      <w:r w:rsidRPr="00B4734E">
        <w:rPr>
          <w:highlight w:val="white"/>
        </w:rPr>
        <w:t xml:space="preserve">                        TypeSize.SignedIntegerSize, Register.rdx);</w:t>
      </w:r>
    </w:p>
    <w:p w14:paraId="3AE4CE42" w14:textId="77777777" w:rsidR="00B4734E" w:rsidRPr="00B4734E" w:rsidRDefault="00B4734E" w:rsidP="00B4734E">
      <w:pPr>
        <w:pStyle w:val="Code"/>
        <w:rPr>
          <w:highlight w:val="white"/>
        </w:rPr>
      </w:pPr>
    </w:p>
    <w:p w14:paraId="76C98520" w14:textId="77777777" w:rsidR="00B4734E" w:rsidRPr="00B4734E" w:rsidRDefault="00B4734E" w:rsidP="00B4734E">
      <w:pPr>
        <w:pStyle w:val="Code"/>
        <w:rPr>
          <w:highlight w:val="white"/>
        </w:rPr>
      </w:pPr>
      <w:r w:rsidRPr="00B4734E">
        <w:rPr>
          <w:highlight w:val="white"/>
        </w:rPr>
        <w:t xml:space="preserve">        List&lt;string&gt; textList = new List&lt;string&gt;();</w:t>
      </w:r>
    </w:p>
    <w:p w14:paraId="2C0523F2" w14:textId="77777777" w:rsidR="00B4734E" w:rsidRPr="00B4734E" w:rsidRDefault="00B4734E" w:rsidP="00B4734E">
      <w:pPr>
        <w:pStyle w:val="Code"/>
        <w:rPr>
          <w:highlight w:val="white"/>
        </w:rPr>
      </w:pPr>
      <w:r w:rsidRPr="00B4734E">
        <w:rPr>
          <w:highlight w:val="white"/>
        </w:rPr>
        <w:t xml:space="preserve">        ISet&lt;string&gt; externSet = new HashSet&lt;string&gt;();</w:t>
      </w:r>
    </w:p>
    <w:p w14:paraId="443286D6" w14:textId="77777777" w:rsidR="009B2C72" w:rsidRDefault="00B4734E" w:rsidP="00B4734E">
      <w:pPr>
        <w:pStyle w:val="Code"/>
        <w:rPr>
          <w:highlight w:val="white"/>
        </w:rPr>
      </w:pPr>
      <w:r w:rsidRPr="00B4734E">
        <w:rPr>
          <w:highlight w:val="white"/>
        </w:rPr>
        <w:t xml:space="preserve">        AssemblyCodeGenerator.</w:t>
      </w:r>
      <w:r w:rsidR="005873BE">
        <w:rPr>
          <w:highlight w:val="white"/>
        </w:rPr>
        <w:t>LinuxTextList</w:t>
      </w:r>
      <w:r w:rsidRPr="00B4734E">
        <w:rPr>
          <w:highlight w:val="white"/>
        </w:rPr>
        <w:t>(assemblyCodeList, textList,</w:t>
      </w:r>
    </w:p>
    <w:p w14:paraId="5C40D68D" w14:textId="36030D87" w:rsidR="00B4734E" w:rsidRPr="00B4734E" w:rsidRDefault="009B2C72" w:rsidP="00B4734E">
      <w:pPr>
        <w:pStyle w:val="Code"/>
        <w:rPr>
          <w:highlight w:val="white"/>
        </w:rPr>
      </w:pPr>
      <w:r>
        <w:rPr>
          <w:highlight w:val="white"/>
        </w:rPr>
        <w:t xml:space="preserve">                                           </w:t>
      </w:r>
      <w:r w:rsidR="00B4734E" w:rsidRPr="00B4734E">
        <w:rPr>
          <w:highlight w:val="white"/>
        </w:rPr>
        <w:t xml:space="preserve"> externSet);</w:t>
      </w:r>
    </w:p>
    <w:p w14:paraId="3E73BEAF" w14:textId="77777777" w:rsidR="00B4734E" w:rsidRPr="00B4734E" w:rsidRDefault="00B4734E" w:rsidP="00B4734E">
      <w:pPr>
        <w:pStyle w:val="Code"/>
        <w:rPr>
          <w:highlight w:val="white"/>
        </w:rPr>
      </w:pPr>
      <w:r w:rsidRPr="00B4734E">
        <w:rPr>
          <w:highlight w:val="white"/>
        </w:rPr>
        <w:t xml:space="preserve">        SymbolTable.StaticSet.</w:t>
      </w:r>
    </w:p>
    <w:p w14:paraId="796702C8" w14:textId="77777777" w:rsidR="00B4734E" w:rsidRPr="00B4734E" w:rsidRDefault="00B4734E" w:rsidP="00B4734E">
      <w:pPr>
        <w:pStyle w:val="Code"/>
        <w:rPr>
          <w:highlight w:val="white"/>
        </w:rPr>
      </w:pPr>
      <w:r w:rsidRPr="00B4734E">
        <w:rPr>
          <w:highlight w:val="white"/>
        </w:rPr>
        <w:t xml:space="preserve">          Add(new StaticSymbolLinux(StaticSymbolLinux.TextOrData.Text,</w:t>
      </w:r>
    </w:p>
    <w:p w14:paraId="7FE2B03C" w14:textId="77777777" w:rsidR="00B4734E" w:rsidRPr="00B4734E" w:rsidRDefault="00B4734E" w:rsidP="00B4734E">
      <w:pPr>
        <w:pStyle w:val="Code"/>
        <w:rPr>
          <w:highlight w:val="white"/>
        </w:rPr>
      </w:pPr>
      <w:r w:rsidRPr="00B4734E">
        <w:rPr>
          <w:highlight w:val="white"/>
        </w:rPr>
        <w:lastRenderedPageBreak/>
        <w:t xml:space="preserve">                      AssemblyCodeGenerator.ArgsName, textList, externSet));</w:t>
      </w:r>
    </w:p>
    <w:p w14:paraId="368FD81F" w14:textId="77777777" w:rsidR="00B4734E" w:rsidRPr="00B4734E" w:rsidRDefault="00B4734E" w:rsidP="00B4734E">
      <w:pPr>
        <w:pStyle w:val="Code"/>
        <w:rPr>
          <w:highlight w:val="white"/>
        </w:rPr>
      </w:pPr>
      <w:r w:rsidRPr="00B4734E">
        <w:rPr>
          <w:highlight w:val="white"/>
        </w:rPr>
        <w:t xml:space="preserve">      }</w:t>
      </w:r>
    </w:p>
    <w:p w14:paraId="4762ED83" w14:textId="77777777" w:rsidR="00B4734E" w:rsidRPr="00B4734E" w:rsidRDefault="00B4734E" w:rsidP="00B4734E">
      <w:pPr>
        <w:pStyle w:val="Code"/>
        <w:rPr>
          <w:highlight w:val="white"/>
        </w:rPr>
      </w:pPr>
    </w:p>
    <w:p w14:paraId="393E82AC" w14:textId="77777777" w:rsidR="00B4734E" w:rsidRPr="00B4734E" w:rsidRDefault="00B4734E" w:rsidP="00B4734E">
      <w:pPr>
        <w:pStyle w:val="Code"/>
        <w:rPr>
          <w:highlight w:val="white"/>
        </w:rPr>
      </w:pPr>
      <w:r w:rsidRPr="00B4734E">
        <w:rPr>
          <w:highlight w:val="white"/>
        </w:rPr>
        <w:t xml:space="preserve">      if (Start.Windows) {</w:t>
      </w:r>
    </w:p>
    <w:p w14:paraId="2E27D049" w14:textId="77777777" w:rsidR="00B4734E" w:rsidRPr="00B4734E" w:rsidRDefault="00B4734E" w:rsidP="00B4734E">
      <w:pPr>
        <w:pStyle w:val="Code"/>
        <w:rPr>
          <w:highlight w:val="white"/>
        </w:rPr>
      </w:pPr>
      <w:r w:rsidRPr="00B4734E">
        <w:rPr>
          <w:highlight w:val="white"/>
        </w:rPr>
        <w:t xml:space="preserve">        AddAssemblyCode(assemblyCodeList, AssemblyOperator.mov,</w:t>
      </w:r>
    </w:p>
    <w:p w14:paraId="486E4527" w14:textId="77777777" w:rsidR="00B4734E" w:rsidRPr="00B4734E" w:rsidRDefault="00B4734E" w:rsidP="00B4734E">
      <w:pPr>
        <w:pStyle w:val="Code"/>
        <w:rPr>
          <w:highlight w:val="white"/>
        </w:rPr>
      </w:pPr>
      <w:r w:rsidRPr="00B4734E">
        <w:rPr>
          <w:highlight w:val="white"/>
        </w:rPr>
        <w:t xml:space="preserve">                        Register.si, Register.bp);</w:t>
      </w:r>
    </w:p>
    <w:p w14:paraId="495FD1B1" w14:textId="77777777" w:rsidR="00B4734E" w:rsidRPr="00B4734E" w:rsidRDefault="00B4734E" w:rsidP="00B4734E">
      <w:pPr>
        <w:pStyle w:val="Code"/>
        <w:rPr>
          <w:highlight w:val="white"/>
        </w:rPr>
      </w:pPr>
      <w:r w:rsidRPr="00B4734E">
        <w:rPr>
          <w:highlight w:val="white"/>
        </w:rPr>
        <w:t xml:space="preserve">        AddAssemblyCode(assemblyCodeList, AssemblyOperator.mov_word,</w:t>
      </w:r>
    </w:p>
    <w:p w14:paraId="7BFC5C0C" w14:textId="77777777" w:rsidR="00B4734E" w:rsidRPr="00B4734E" w:rsidRDefault="00B4734E" w:rsidP="00B4734E">
      <w:pPr>
        <w:pStyle w:val="Code"/>
        <w:rPr>
          <w:highlight w:val="white"/>
        </w:rPr>
      </w:pPr>
      <w:r w:rsidRPr="00B4734E">
        <w:rPr>
          <w:highlight w:val="white"/>
        </w:rPr>
        <w:t xml:space="preserve">                        Register.bp, 0, AssemblyCodeGenerator.PathName);</w:t>
      </w:r>
    </w:p>
    <w:p w14:paraId="1B643604" w14:textId="77777777" w:rsidR="00B4734E" w:rsidRPr="00B4734E" w:rsidRDefault="00B4734E" w:rsidP="00B4734E">
      <w:pPr>
        <w:pStyle w:val="Code"/>
        <w:rPr>
          <w:highlight w:val="white"/>
        </w:rPr>
      </w:pPr>
      <w:r w:rsidRPr="00B4734E">
        <w:rPr>
          <w:highlight w:val="white"/>
        </w:rPr>
        <w:t xml:space="preserve">        AddAssemblyCode(assemblyCodeList, AssemblyOperator.add,</w:t>
      </w:r>
    </w:p>
    <w:p w14:paraId="6E790274" w14:textId="77777777" w:rsidR="00B4734E" w:rsidRPr="00B4734E" w:rsidRDefault="00B4734E" w:rsidP="00B4734E">
      <w:pPr>
        <w:pStyle w:val="Code"/>
        <w:rPr>
          <w:highlight w:val="white"/>
        </w:rPr>
      </w:pPr>
      <w:r w:rsidRPr="00B4734E">
        <w:rPr>
          <w:highlight w:val="white"/>
        </w:rPr>
        <w:t xml:space="preserve">                        Register.bp, (BigInteger) 2);</w:t>
      </w:r>
    </w:p>
    <w:p w14:paraId="33601587" w14:textId="77777777" w:rsidR="00B4734E" w:rsidRPr="00B4734E" w:rsidRDefault="00B4734E" w:rsidP="00B4734E">
      <w:pPr>
        <w:pStyle w:val="Code"/>
        <w:rPr>
          <w:highlight w:val="white"/>
        </w:rPr>
      </w:pPr>
      <w:r w:rsidRPr="00B4734E">
        <w:rPr>
          <w:highlight w:val="white"/>
        </w:rPr>
        <w:t xml:space="preserve">        AddAssemblyCode(assemblyCodeList, AssemblyOperator.mov,</w:t>
      </w:r>
    </w:p>
    <w:p w14:paraId="0826996A" w14:textId="77777777" w:rsidR="00B4734E" w:rsidRPr="00B4734E" w:rsidRDefault="00B4734E" w:rsidP="00B4734E">
      <w:pPr>
        <w:pStyle w:val="Code"/>
        <w:rPr>
          <w:highlight w:val="white"/>
        </w:rPr>
      </w:pPr>
      <w:r w:rsidRPr="00B4734E">
        <w:rPr>
          <w:highlight w:val="white"/>
        </w:rPr>
        <w:t xml:space="preserve">                        Register.ax, BigInteger.One);</w:t>
      </w:r>
    </w:p>
    <w:p w14:paraId="4BD821EB" w14:textId="77777777" w:rsidR="00B4734E" w:rsidRPr="00B4734E" w:rsidRDefault="00B4734E" w:rsidP="00B4734E">
      <w:pPr>
        <w:pStyle w:val="Code"/>
        <w:rPr>
          <w:highlight w:val="white"/>
        </w:rPr>
      </w:pPr>
      <w:r w:rsidRPr="00B4734E">
        <w:rPr>
          <w:highlight w:val="white"/>
        </w:rPr>
        <w:t xml:space="preserve">        AddAssemblyCode(assemblyCodeList, AssemblyOperator.mov,</w:t>
      </w:r>
    </w:p>
    <w:p w14:paraId="3D9A06DE" w14:textId="77777777" w:rsidR="00B4734E" w:rsidRPr="00B4734E" w:rsidRDefault="00B4734E" w:rsidP="00B4734E">
      <w:pPr>
        <w:pStyle w:val="Code"/>
        <w:rPr>
          <w:highlight w:val="white"/>
        </w:rPr>
      </w:pPr>
      <w:r w:rsidRPr="00B4734E">
        <w:rPr>
          <w:highlight w:val="white"/>
        </w:rPr>
        <w:t xml:space="preserve">                        Register.bx, (BigInteger) 129);</w:t>
      </w:r>
    </w:p>
    <w:p w14:paraId="59064BF6" w14:textId="77777777" w:rsidR="00B4734E" w:rsidRPr="00B4734E" w:rsidRDefault="00B4734E" w:rsidP="00B4734E">
      <w:pPr>
        <w:pStyle w:val="Code"/>
        <w:rPr>
          <w:highlight w:val="white"/>
        </w:rPr>
      </w:pPr>
    </w:p>
    <w:p w14:paraId="619D09FC" w14:textId="77777777" w:rsidR="00B4734E" w:rsidRPr="00B4734E" w:rsidRDefault="00B4734E" w:rsidP="00B4734E">
      <w:pPr>
        <w:pStyle w:val="Code"/>
        <w:rPr>
          <w:highlight w:val="white"/>
        </w:rPr>
      </w:pPr>
      <w:r w:rsidRPr="00B4734E">
        <w:rPr>
          <w:highlight w:val="white"/>
        </w:rPr>
        <w:t xml:space="preserve">        AddAssemblyCode(assemblyCodeList, AssemblyOperator.cmp_byte,</w:t>
      </w:r>
    </w:p>
    <w:p w14:paraId="6094FEC8" w14:textId="77777777" w:rsidR="00B4734E" w:rsidRPr="00B4734E" w:rsidRDefault="00B4734E" w:rsidP="00B4734E">
      <w:pPr>
        <w:pStyle w:val="Code"/>
        <w:rPr>
          <w:highlight w:val="white"/>
        </w:rPr>
      </w:pPr>
      <w:r w:rsidRPr="00B4734E">
        <w:rPr>
          <w:highlight w:val="white"/>
        </w:rPr>
        <w:t xml:space="preserve">                        Register.bx, 0, (BigInteger) 32);</w:t>
      </w:r>
    </w:p>
    <w:p w14:paraId="4EFF309F" w14:textId="77777777" w:rsidR="00B4734E" w:rsidRPr="00B4734E" w:rsidRDefault="00B4734E" w:rsidP="00B4734E">
      <w:pPr>
        <w:pStyle w:val="Code"/>
        <w:rPr>
          <w:highlight w:val="white"/>
        </w:rPr>
      </w:pPr>
      <w:r w:rsidRPr="00B4734E">
        <w:rPr>
          <w:highlight w:val="white"/>
        </w:rPr>
        <w:t xml:space="preserve">        AddAssemblyCode(assemblyCodeList, AssemblyOperator.je,</w:t>
      </w:r>
    </w:p>
    <w:p w14:paraId="2EF9282B" w14:textId="77777777" w:rsidR="00B4734E" w:rsidRPr="00B4734E" w:rsidRDefault="00B4734E" w:rsidP="00B4734E">
      <w:pPr>
        <w:pStyle w:val="Code"/>
        <w:rPr>
          <w:highlight w:val="white"/>
        </w:rPr>
      </w:pPr>
      <w:r w:rsidRPr="00B4734E">
        <w:rPr>
          <w:highlight w:val="white"/>
        </w:rPr>
        <w:t xml:space="preserve">                        null, assemblyCodeList.Count + 5);</w:t>
      </w:r>
    </w:p>
    <w:p w14:paraId="2786BC62" w14:textId="77777777" w:rsidR="00B4734E" w:rsidRPr="00B4734E" w:rsidRDefault="00B4734E" w:rsidP="00B4734E">
      <w:pPr>
        <w:pStyle w:val="Code"/>
        <w:rPr>
          <w:highlight w:val="white"/>
        </w:rPr>
      </w:pPr>
      <w:r w:rsidRPr="00B4734E">
        <w:rPr>
          <w:highlight w:val="white"/>
        </w:rPr>
        <w:t xml:space="preserve">        AddAssemblyCode(assemblyCodeList, AssemblyOperator.cmp_byte,</w:t>
      </w:r>
    </w:p>
    <w:p w14:paraId="76F5CF5E" w14:textId="77777777" w:rsidR="00B4734E" w:rsidRPr="00B4734E" w:rsidRDefault="00B4734E" w:rsidP="00B4734E">
      <w:pPr>
        <w:pStyle w:val="Code"/>
        <w:rPr>
          <w:highlight w:val="white"/>
        </w:rPr>
      </w:pPr>
      <w:r w:rsidRPr="00B4734E">
        <w:rPr>
          <w:highlight w:val="white"/>
        </w:rPr>
        <w:t xml:space="preserve">                        Register.bx, 0, (BigInteger) 13);</w:t>
      </w:r>
    </w:p>
    <w:p w14:paraId="4F214C33" w14:textId="77777777" w:rsidR="00B4734E" w:rsidRPr="00B4734E" w:rsidRDefault="00B4734E" w:rsidP="00B4734E">
      <w:pPr>
        <w:pStyle w:val="Code"/>
        <w:rPr>
          <w:highlight w:val="white"/>
        </w:rPr>
      </w:pPr>
      <w:r w:rsidRPr="00B4734E">
        <w:rPr>
          <w:highlight w:val="white"/>
        </w:rPr>
        <w:t xml:space="preserve">        AddAssemblyCode(assemblyCodeList, AssemblyOperator.je,</w:t>
      </w:r>
    </w:p>
    <w:p w14:paraId="4B750E87" w14:textId="77777777" w:rsidR="00B4734E" w:rsidRPr="00B4734E" w:rsidRDefault="00B4734E" w:rsidP="00B4734E">
      <w:pPr>
        <w:pStyle w:val="Code"/>
        <w:rPr>
          <w:highlight w:val="white"/>
        </w:rPr>
      </w:pPr>
      <w:r w:rsidRPr="00B4734E">
        <w:rPr>
          <w:highlight w:val="white"/>
        </w:rPr>
        <w:t xml:space="preserve">                        null, assemblyCodeList.Count + 13);</w:t>
      </w:r>
    </w:p>
    <w:p w14:paraId="64BB2E40" w14:textId="77777777" w:rsidR="00B4734E" w:rsidRPr="00B4734E" w:rsidRDefault="00B4734E" w:rsidP="00B4734E">
      <w:pPr>
        <w:pStyle w:val="Code"/>
        <w:rPr>
          <w:highlight w:val="white"/>
        </w:rPr>
      </w:pPr>
      <w:r w:rsidRPr="00B4734E">
        <w:rPr>
          <w:highlight w:val="white"/>
        </w:rPr>
        <w:t xml:space="preserve">        AddAssemblyCode(assemblyCodeList, AssemblyOperator.inc, Register.bx);</w:t>
      </w:r>
    </w:p>
    <w:p w14:paraId="7BEA4BF3" w14:textId="77777777" w:rsidR="00B4734E" w:rsidRPr="00B4734E" w:rsidRDefault="00B4734E" w:rsidP="00B4734E">
      <w:pPr>
        <w:pStyle w:val="Code"/>
        <w:rPr>
          <w:highlight w:val="white"/>
        </w:rPr>
      </w:pPr>
      <w:r w:rsidRPr="00B4734E">
        <w:rPr>
          <w:highlight w:val="white"/>
        </w:rPr>
        <w:t xml:space="preserve">        AddAssemblyCode(assemblyCodeList, AssemblyOperator.jmp,</w:t>
      </w:r>
    </w:p>
    <w:p w14:paraId="6670AF66" w14:textId="77777777" w:rsidR="00B4734E" w:rsidRPr="00B4734E" w:rsidRDefault="00B4734E" w:rsidP="00B4734E">
      <w:pPr>
        <w:pStyle w:val="Code"/>
        <w:rPr>
          <w:highlight w:val="white"/>
        </w:rPr>
      </w:pPr>
      <w:r w:rsidRPr="00B4734E">
        <w:rPr>
          <w:highlight w:val="white"/>
        </w:rPr>
        <w:t xml:space="preserve">                        null, assemblyCodeList.Count - 5);</w:t>
      </w:r>
    </w:p>
    <w:p w14:paraId="0C05BB4B" w14:textId="77777777" w:rsidR="00B4734E" w:rsidRPr="00B4734E" w:rsidRDefault="00B4734E" w:rsidP="00B4734E">
      <w:pPr>
        <w:pStyle w:val="Code"/>
        <w:rPr>
          <w:highlight w:val="white"/>
        </w:rPr>
      </w:pPr>
    </w:p>
    <w:p w14:paraId="52EEDA8D" w14:textId="77777777" w:rsidR="00B4734E" w:rsidRPr="00B4734E" w:rsidRDefault="00B4734E" w:rsidP="00B4734E">
      <w:pPr>
        <w:pStyle w:val="Code"/>
        <w:rPr>
          <w:highlight w:val="white"/>
        </w:rPr>
      </w:pPr>
      <w:r w:rsidRPr="00B4734E">
        <w:rPr>
          <w:highlight w:val="white"/>
        </w:rPr>
        <w:t xml:space="preserve">        AddAssemblyCode(assemblyCodeList, AssemblyOperator.cmp,</w:t>
      </w:r>
    </w:p>
    <w:p w14:paraId="304336CE" w14:textId="77777777" w:rsidR="00B4734E" w:rsidRPr="00B4734E" w:rsidRDefault="00B4734E" w:rsidP="00B4734E">
      <w:pPr>
        <w:pStyle w:val="Code"/>
        <w:rPr>
          <w:highlight w:val="white"/>
        </w:rPr>
      </w:pPr>
      <w:r w:rsidRPr="00B4734E">
        <w:rPr>
          <w:highlight w:val="white"/>
        </w:rPr>
        <w:t xml:space="preserve">                        Register.ax, BigInteger.One);</w:t>
      </w:r>
    </w:p>
    <w:p w14:paraId="1D9A3FAD" w14:textId="77777777" w:rsidR="00B4734E" w:rsidRPr="00B4734E" w:rsidRDefault="00B4734E" w:rsidP="00B4734E">
      <w:pPr>
        <w:pStyle w:val="Code"/>
        <w:rPr>
          <w:highlight w:val="white"/>
        </w:rPr>
      </w:pPr>
      <w:r w:rsidRPr="00B4734E">
        <w:rPr>
          <w:highlight w:val="white"/>
        </w:rPr>
        <w:t xml:space="preserve">        AddAssemblyCode(assemblyCodeList, AssemblyOperator.je,</w:t>
      </w:r>
    </w:p>
    <w:p w14:paraId="41898439" w14:textId="77777777" w:rsidR="00B4734E" w:rsidRPr="00B4734E" w:rsidRDefault="00B4734E" w:rsidP="00B4734E">
      <w:pPr>
        <w:pStyle w:val="Code"/>
        <w:rPr>
          <w:highlight w:val="white"/>
        </w:rPr>
      </w:pPr>
      <w:r w:rsidRPr="00B4734E">
        <w:rPr>
          <w:highlight w:val="white"/>
        </w:rPr>
        <w:t xml:space="preserve">                        null, assemblyCodeList.Count + 2);</w:t>
      </w:r>
    </w:p>
    <w:p w14:paraId="53A25745" w14:textId="77777777" w:rsidR="00B4734E" w:rsidRPr="00B4734E" w:rsidRDefault="00B4734E" w:rsidP="00B4734E">
      <w:pPr>
        <w:pStyle w:val="Code"/>
        <w:rPr>
          <w:highlight w:val="white"/>
        </w:rPr>
      </w:pPr>
      <w:r w:rsidRPr="00B4734E">
        <w:rPr>
          <w:highlight w:val="white"/>
        </w:rPr>
        <w:t xml:space="preserve">        AddAssemblyCode(assemblyCodeList, AssemblyOperator.mov_byte,</w:t>
      </w:r>
    </w:p>
    <w:p w14:paraId="15FAE6BC" w14:textId="77777777" w:rsidR="00B4734E" w:rsidRPr="00B4734E" w:rsidRDefault="00B4734E" w:rsidP="00B4734E">
      <w:pPr>
        <w:pStyle w:val="Code"/>
        <w:rPr>
          <w:highlight w:val="white"/>
        </w:rPr>
      </w:pPr>
      <w:r w:rsidRPr="00B4734E">
        <w:rPr>
          <w:highlight w:val="white"/>
        </w:rPr>
        <w:t xml:space="preserve">                        Register.bx, 0, BigInteger.Zero);</w:t>
      </w:r>
    </w:p>
    <w:p w14:paraId="557266A7" w14:textId="77777777" w:rsidR="00B4734E" w:rsidRPr="00B4734E" w:rsidRDefault="00B4734E" w:rsidP="00B4734E">
      <w:pPr>
        <w:pStyle w:val="Code"/>
        <w:rPr>
          <w:highlight w:val="white"/>
        </w:rPr>
      </w:pPr>
    </w:p>
    <w:p w14:paraId="20D902E4" w14:textId="77777777" w:rsidR="00B4734E" w:rsidRPr="00B4734E" w:rsidRDefault="00B4734E" w:rsidP="00B4734E">
      <w:pPr>
        <w:pStyle w:val="Code"/>
        <w:rPr>
          <w:highlight w:val="white"/>
        </w:rPr>
      </w:pPr>
      <w:r w:rsidRPr="00B4734E">
        <w:rPr>
          <w:highlight w:val="white"/>
        </w:rPr>
        <w:t xml:space="preserve">        AddAssemblyCode(assemblyCodeList, AssemblyOperator.inc, Register.bx);</w:t>
      </w:r>
    </w:p>
    <w:p w14:paraId="40509FB9" w14:textId="77777777" w:rsidR="00B4734E" w:rsidRPr="00B4734E" w:rsidRDefault="00B4734E" w:rsidP="00B4734E">
      <w:pPr>
        <w:pStyle w:val="Code"/>
        <w:rPr>
          <w:highlight w:val="white"/>
        </w:rPr>
      </w:pPr>
      <w:r w:rsidRPr="00B4734E">
        <w:rPr>
          <w:highlight w:val="white"/>
        </w:rPr>
        <w:t xml:space="preserve">        AddAssemblyCode(assemblyCodeList, AssemblyOperator.cmp_byte,</w:t>
      </w:r>
    </w:p>
    <w:p w14:paraId="700C4D34" w14:textId="77777777" w:rsidR="00B4734E" w:rsidRPr="00B4734E" w:rsidRDefault="00B4734E" w:rsidP="00B4734E">
      <w:pPr>
        <w:pStyle w:val="Code"/>
        <w:rPr>
          <w:highlight w:val="white"/>
        </w:rPr>
      </w:pPr>
      <w:r w:rsidRPr="00B4734E">
        <w:rPr>
          <w:highlight w:val="white"/>
        </w:rPr>
        <w:t xml:space="preserve">                        Register.bx, 0, (BigInteger) 32);</w:t>
      </w:r>
    </w:p>
    <w:p w14:paraId="22FAAB4B" w14:textId="77777777" w:rsidR="00B4734E" w:rsidRPr="00B4734E" w:rsidRDefault="00B4734E" w:rsidP="00B4734E">
      <w:pPr>
        <w:pStyle w:val="Code"/>
        <w:rPr>
          <w:highlight w:val="white"/>
        </w:rPr>
      </w:pPr>
      <w:r w:rsidRPr="00B4734E">
        <w:rPr>
          <w:highlight w:val="white"/>
        </w:rPr>
        <w:t xml:space="preserve">        AddAssemblyCode(assemblyCodeList, AssemblyOperator.je,</w:t>
      </w:r>
    </w:p>
    <w:p w14:paraId="058A2934" w14:textId="77777777" w:rsidR="00B4734E" w:rsidRPr="00B4734E" w:rsidRDefault="00B4734E" w:rsidP="00B4734E">
      <w:pPr>
        <w:pStyle w:val="Code"/>
        <w:rPr>
          <w:highlight w:val="white"/>
        </w:rPr>
      </w:pPr>
      <w:r w:rsidRPr="00B4734E">
        <w:rPr>
          <w:highlight w:val="white"/>
        </w:rPr>
        <w:t xml:space="preserve">                        null, assemblyCodeList.Count - 2);</w:t>
      </w:r>
    </w:p>
    <w:p w14:paraId="205B51E9" w14:textId="77777777" w:rsidR="00B4734E" w:rsidRPr="00B4734E" w:rsidRDefault="00B4734E" w:rsidP="00B4734E">
      <w:pPr>
        <w:pStyle w:val="Code"/>
        <w:rPr>
          <w:highlight w:val="white"/>
        </w:rPr>
      </w:pPr>
      <w:r w:rsidRPr="00B4734E">
        <w:rPr>
          <w:highlight w:val="white"/>
        </w:rPr>
        <w:t xml:space="preserve">    </w:t>
      </w:r>
    </w:p>
    <w:p w14:paraId="6A621CF3" w14:textId="77777777" w:rsidR="00B4734E" w:rsidRPr="00B4734E" w:rsidRDefault="00B4734E" w:rsidP="00B4734E">
      <w:pPr>
        <w:pStyle w:val="Code"/>
        <w:rPr>
          <w:highlight w:val="white"/>
        </w:rPr>
      </w:pPr>
      <w:r w:rsidRPr="00B4734E">
        <w:rPr>
          <w:highlight w:val="white"/>
        </w:rPr>
        <w:t xml:space="preserve">        AddAssemblyCode(assemblyCodeList, AssemblyOperator.mov,</w:t>
      </w:r>
    </w:p>
    <w:p w14:paraId="50FD9727" w14:textId="77777777" w:rsidR="00B4734E" w:rsidRPr="00B4734E" w:rsidRDefault="00B4734E" w:rsidP="00B4734E">
      <w:pPr>
        <w:pStyle w:val="Code"/>
        <w:rPr>
          <w:highlight w:val="white"/>
        </w:rPr>
      </w:pPr>
      <w:r w:rsidRPr="00B4734E">
        <w:rPr>
          <w:highlight w:val="white"/>
        </w:rPr>
        <w:t xml:space="preserve">                        Register.bp, 0, Register.bx);</w:t>
      </w:r>
    </w:p>
    <w:p w14:paraId="2B9C9D31" w14:textId="77777777" w:rsidR="00B4734E" w:rsidRPr="00B4734E" w:rsidRDefault="00B4734E" w:rsidP="00B4734E">
      <w:pPr>
        <w:pStyle w:val="Code"/>
        <w:rPr>
          <w:highlight w:val="white"/>
        </w:rPr>
      </w:pPr>
      <w:r w:rsidRPr="00B4734E">
        <w:rPr>
          <w:highlight w:val="white"/>
        </w:rPr>
        <w:t xml:space="preserve">        AddAssemblyCode(assemblyCodeList, AssemblyOperator.add,</w:t>
      </w:r>
    </w:p>
    <w:p w14:paraId="32473B77" w14:textId="77777777" w:rsidR="00B4734E" w:rsidRPr="00B4734E" w:rsidRDefault="00B4734E" w:rsidP="00B4734E">
      <w:pPr>
        <w:pStyle w:val="Code"/>
        <w:rPr>
          <w:highlight w:val="white"/>
        </w:rPr>
      </w:pPr>
      <w:r w:rsidRPr="00B4734E">
        <w:rPr>
          <w:highlight w:val="white"/>
        </w:rPr>
        <w:t xml:space="preserve">                        Register.bp, (BigInteger) 2);</w:t>
      </w:r>
    </w:p>
    <w:p w14:paraId="71C115D3" w14:textId="77777777" w:rsidR="00B4734E" w:rsidRPr="00B4734E" w:rsidRDefault="00B4734E" w:rsidP="00B4734E">
      <w:pPr>
        <w:pStyle w:val="Code"/>
        <w:rPr>
          <w:highlight w:val="white"/>
        </w:rPr>
      </w:pPr>
      <w:r w:rsidRPr="00B4734E">
        <w:rPr>
          <w:highlight w:val="white"/>
        </w:rPr>
        <w:t xml:space="preserve">        AddAssemblyCode(assemblyCodeList, AssemblyOperator.inc, Register.ax);</w:t>
      </w:r>
    </w:p>
    <w:p w14:paraId="176F3871" w14:textId="77777777" w:rsidR="00B4734E" w:rsidRPr="00B4734E" w:rsidRDefault="00B4734E" w:rsidP="00B4734E">
      <w:pPr>
        <w:pStyle w:val="Code"/>
        <w:rPr>
          <w:highlight w:val="white"/>
        </w:rPr>
      </w:pPr>
      <w:r w:rsidRPr="00B4734E">
        <w:rPr>
          <w:highlight w:val="white"/>
        </w:rPr>
        <w:t xml:space="preserve">        AddAssemblyCode(assemblyCodeList, AssemblyOperator.jmp,</w:t>
      </w:r>
    </w:p>
    <w:p w14:paraId="20D4F309" w14:textId="77777777" w:rsidR="00B4734E" w:rsidRPr="00B4734E" w:rsidRDefault="00B4734E" w:rsidP="00B4734E">
      <w:pPr>
        <w:pStyle w:val="Code"/>
        <w:rPr>
          <w:highlight w:val="white"/>
        </w:rPr>
      </w:pPr>
      <w:r w:rsidRPr="00B4734E">
        <w:rPr>
          <w:highlight w:val="white"/>
        </w:rPr>
        <w:t xml:space="preserve">                        null, assemblyCodeList.Count - 15);</w:t>
      </w:r>
    </w:p>
    <w:p w14:paraId="247C6BA6" w14:textId="77777777" w:rsidR="00B4734E" w:rsidRPr="00B4734E" w:rsidRDefault="00B4734E" w:rsidP="00B4734E">
      <w:pPr>
        <w:pStyle w:val="Code"/>
        <w:rPr>
          <w:highlight w:val="white"/>
        </w:rPr>
      </w:pPr>
    </w:p>
    <w:p w14:paraId="543A8ECD" w14:textId="77777777" w:rsidR="00B4734E" w:rsidRPr="00B4734E" w:rsidRDefault="00B4734E" w:rsidP="00B4734E">
      <w:pPr>
        <w:pStyle w:val="Code"/>
        <w:rPr>
          <w:highlight w:val="white"/>
        </w:rPr>
      </w:pPr>
      <w:r w:rsidRPr="00B4734E">
        <w:rPr>
          <w:highlight w:val="white"/>
        </w:rPr>
        <w:t xml:space="preserve">        AddAssemblyCode(assemblyCodeList, AssemblyOperator.mov_byte,</w:t>
      </w:r>
    </w:p>
    <w:p w14:paraId="658543F5" w14:textId="77777777" w:rsidR="00B4734E" w:rsidRPr="00B4734E" w:rsidRDefault="00B4734E" w:rsidP="00B4734E">
      <w:pPr>
        <w:pStyle w:val="Code"/>
        <w:rPr>
          <w:highlight w:val="white"/>
        </w:rPr>
      </w:pPr>
      <w:r w:rsidRPr="00B4734E">
        <w:rPr>
          <w:highlight w:val="white"/>
        </w:rPr>
        <w:t xml:space="preserve">                        Register.bx, 0, BigInteger.Zero);</w:t>
      </w:r>
    </w:p>
    <w:p w14:paraId="448D0703" w14:textId="77777777" w:rsidR="00B4734E" w:rsidRPr="00B4734E" w:rsidRDefault="00B4734E" w:rsidP="00B4734E">
      <w:pPr>
        <w:pStyle w:val="Code"/>
        <w:rPr>
          <w:highlight w:val="white"/>
        </w:rPr>
      </w:pPr>
      <w:r w:rsidRPr="00B4734E">
        <w:rPr>
          <w:highlight w:val="white"/>
        </w:rPr>
        <w:t xml:space="preserve">        AddAssemblyCode(assemblyCodeList, AssemblyOperator.mov_word,</w:t>
      </w:r>
    </w:p>
    <w:p w14:paraId="7152E557" w14:textId="77777777" w:rsidR="00B4734E" w:rsidRPr="00B4734E" w:rsidRDefault="00B4734E" w:rsidP="00B4734E">
      <w:pPr>
        <w:pStyle w:val="Code"/>
        <w:rPr>
          <w:highlight w:val="white"/>
        </w:rPr>
      </w:pPr>
      <w:r w:rsidRPr="00B4734E">
        <w:rPr>
          <w:highlight w:val="white"/>
        </w:rPr>
        <w:t xml:space="preserve">                        Register.bp, 0, BigInteger.Zero);</w:t>
      </w:r>
    </w:p>
    <w:p w14:paraId="14351FFD" w14:textId="77777777" w:rsidR="00B4734E" w:rsidRPr="00B4734E" w:rsidRDefault="00B4734E" w:rsidP="00B4734E">
      <w:pPr>
        <w:pStyle w:val="Code"/>
        <w:rPr>
          <w:highlight w:val="white"/>
        </w:rPr>
      </w:pPr>
      <w:r w:rsidRPr="00B4734E">
        <w:rPr>
          <w:highlight w:val="white"/>
        </w:rPr>
        <w:t xml:space="preserve">        AddAssemblyCode(assemblyCodeList, AssemblyOperator.add,</w:t>
      </w:r>
    </w:p>
    <w:p w14:paraId="5518D73E" w14:textId="77777777" w:rsidR="00B4734E" w:rsidRPr="00B4734E" w:rsidRDefault="00B4734E" w:rsidP="00B4734E">
      <w:pPr>
        <w:pStyle w:val="Code"/>
        <w:rPr>
          <w:highlight w:val="white"/>
        </w:rPr>
      </w:pPr>
      <w:r w:rsidRPr="00B4734E">
        <w:rPr>
          <w:highlight w:val="white"/>
        </w:rPr>
        <w:t xml:space="preserve">                        Register.bp, (BigInteger) 2);</w:t>
      </w:r>
    </w:p>
    <w:p w14:paraId="3506576A" w14:textId="77777777" w:rsidR="00B4734E" w:rsidRPr="00B4734E" w:rsidRDefault="00B4734E" w:rsidP="00B4734E">
      <w:pPr>
        <w:pStyle w:val="Code"/>
        <w:rPr>
          <w:highlight w:val="white"/>
        </w:rPr>
      </w:pPr>
      <w:r w:rsidRPr="00B4734E">
        <w:rPr>
          <w:highlight w:val="white"/>
        </w:rPr>
        <w:t xml:space="preserve">        AddAssemblyCode(assemblyCodeList, AssemblyOperator.mov,</w:t>
      </w:r>
    </w:p>
    <w:p w14:paraId="4F545AF1" w14:textId="77777777" w:rsidR="00B4734E" w:rsidRPr="00B4734E" w:rsidRDefault="00B4734E" w:rsidP="00B4734E">
      <w:pPr>
        <w:pStyle w:val="Code"/>
        <w:rPr>
          <w:highlight w:val="white"/>
        </w:rPr>
      </w:pPr>
      <w:r w:rsidRPr="00B4734E">
        <w:rPr>
          <w:highlight w:val="white"/>
        </w:rPr>
        <w:t xml:space="preserve">                        Register.bp, 6, Register.ax);</w:t>
      </w:r>
    </w:p>
    <w:p w14:paraId="7231BCCB" w14:textId="77777777" w:rsidR="00B4734E" w:rsidRPr="00B4734E" w:rsidRDefault="00B4734E" w:rsidP="00B4734E">
      <w:pPr>
        <w:pStyle w:val="Code"/>
        <w:rPr>
          <w:highlight w:val="white"/>
        </w:rPr>
      </w:pPr>
      <w:r w:rsidRPr="00B4734E">
        <w:rPr>
          <w:highlight w:val="white"/>
        </w:rPr>
        <w:t xml:space="preserve">        AddAssemblyCode(assemblyCodeList, AssemblyOperator.mov,</w:t>
      </w:r>
    </w:p>
    <w:p w14:paraId="7924B180" w14:textId="77777777" w:rsidR="00B4734E" w:rsidRPr="00B4734E" w:rsidRDefault="00B4734E" w:rsidP="00B4734E">
      <w:pPr>
        <w:pStyle w:val="Code"/>
        <w:rPr>
          <w:highlight w:val="white"/>
        </w:rPr>
      </w:pPr>
      <w:r w:rsidRPr="00B4734E">
        <w:rPr>
          <w:highlight w:val="white"/>
        </w:rPr>
        <w:lastRenderedPageBreak/>
        <w:t xml:space="preserve">                        Register.bp, 8, Register.si);</w:t>
      </w:r>
    </w:p>
    <w:p w14:paraId="0FBA8226" w14:textId="77777777" w:rsidR="00B4734E" w:rsidRPr="00B4734E" w:rsidRDefault="00B4734E" w:rsidP="00B4734E">
      <w:pPr>
        <w:pStyle w:val="Code"/>
        <w:rPr>
          <w:highlight w:val="white"/>
        </w:rPr>
      </w:pPr>
    </w:p>
    <w:p w14:paraId="011FAF05" w14:textId="77777777" w:rsidR="00B4734E" w:rsidRPr="00B4734E" w:rsidRDefault="00B4734E" w:rsidP="00B4734E">
      <w:pPr>
        <w:pStyle w:val="Code"/>
        <w:rPr>
          <w:highlight w:val="white"/>
        </w:rPr>
      </w:pPr>
      <w:r w:rsidRPr="00B4734E">
        <w:rPr>
          <w:highlight w:val="white"/>
        </w:rPr>
        <w:t xml:space="preserve">        List&lt;byte&gt; byteList = new List&lt;byte&gt;();</w:t>
      </w:r>
    </w:p>
    <w:p w14:paraId="378A03AC" w14:textId="77777777" w:rsidR="00B4734E" w:rsidRPr="00B4734E" w:rsidRDefault="00B4734E" w:rsidP="00B4734E">
      <w:pPr>
        <w:pStyle w:val="Code"/>
        <w:rPr>
          <w:highlight w:val="white"/>
        </w:rPr>
      </w:pPr>
      <w:r w:rsidRPr="00B4734E">
        <w:rPr>
          <w:highlight w:val="white"/>
        </w:rPr>
        <w:t xml:space="preserve">        IDictionary&lt;int, string&gt; accessMap = new Dictionary&lt;int, string&gt;();</w:t>
      </w:r>
    </w:p>
    <w:p w14:paraId="44BBA172" w14:textId="77777777" w:rsidR="00B4734E" w:rsidRPr="00B4734E" w:rsidRDefault="00B4734E" w:rsidP="00B4734E">
      <w:pPr>
        <w:pStyle w:val="Code"/>
        <w:rPr>
          <w:highlight w:val="white"/>
        </w:rPr>
      </w:pPr>
      <w:r w:rsidRPr="00B4734E">
        <w:rPr>
          <w:highlight w:val="white"/>
        </w:rPr>
        <w:t xml:space="preserve">        IDictionary&lt;int, string&gt; callMap = new Dictionary&lt;int, string&gt;();</w:t>
      </w:r>
    </w:p>
    <w:p w14:paraId="6D2D6E0D" w14:textId="77777777" w:rsidR="00B4734E" w:rsidRPr="00B4734E" w:rsidRDefault="00B4734E" w:rsidP="00B4734E">
      <w:pPr>
        <w:pStyle w:val="Code"/>
        <w:rPr>
          <w:highlight w:val="white"/>
        </w:rPr>
      </w:pPr>
      <w:r w:rsidRPr="00B4734E">
        <w:rPr>
          <w:highlight w:val="white"/>
        </w:rPr>
        <w:t xml:space="preserve">        ISet&lt;int&gt; returnSet = new HashSet&lt;int&gt;();</w:t>
      </w:r>
    </w:p>
    <w:p w14:paraId="02E3C82F" w14:textId="77777777" w:rsidR="00B4734E" w:rsidRPr="00B4734E" w:rsidRDefault="00B4734E" w:rsidP="00B4734E">
      <w:pPr>
        <w:pStyle w:val="Code"/>
        <w:rPr>
          <w:highlight w:val="white"/>
        </w:rPr>
      </w:pPr>
      <w:r w:rsidRPr="00B4734E">
        <w:rPr>
          <w:highlight w:val="white"/>
        </w:rPr>
        <w:t xml:space="preserve">        AssemblyCodeGenerator.</w:t>
      </w:r>
    </w:p>
    <w:p w14:paraId="7783766F" w14:textId="77777777" w:rsidR="00B4734E" w:rsidRPr="00B4734E" w:rsidRDefault="00B4734E" w:rsidP="00B4734E">
      <w:pPr>
        <w:pStyle w:val="Code"/>
        <w:rPr>
          <w:highlight w:val="white"/>
        </w:rPr>
      </w:pPr>
      <w:r w:rsidRPr="00B4734E">
        <w:rPr>
          <w:highlight w:val="white"/>
        </w:rPr>
        <w:t xml:space="preserve">          GenerateTargetWindows(assemblyCodeList, byteList,</w:t>
      </w:r>
    </w:p>
    <w:p w14:paraId="0963657C" w14:textId="77777777" w:rsidR="00B4734E" w:rsidRPr="00B4734E" w:rsidRDefault="00B4734E" w:rsidP="00B4734E">
      <w:pPr>
        <w:pStyle w:val="Code"/>
        <w:rPr>
          <w:highlight w:val="white"/>
        </w:rPr>
      </w:pPr>
      <w:r w:rsidRPr="00B4734E">
        <w:rPr>
          <w:highlight w:val="white"/>
        </w:rPr>
        <w:t xml:space="preserve">                                accessMap, callMap, returnSet);</w:t>
      </w:r>
    </w:p>
    <w:p w14:paraId="4538F27B" w14:textId="77777777" w:rsidR="00B4734E" w:rsidRPr="00B4734E" w:rsidRDefault="00B4734E" w:rsidP="00B4734E">
      <w:pPr>
        <w:pStyle w:val="Code"/>
        <w:rPr>
          <w:highlight w:val="white"/>
        </w:rPr>
      </w:pPr>
      <w:r w:rsidRPr="00B4734E">
        <w:rPr>
          <w:highlight w:val="white"/>
        </w:rPr>
        <w:t xml:space="preserve">        StaticSymbol staticSymbol =</w:t>
      </w:r>
    </w:p>
    <w:p w14:paraId="34BB2782" w14:textId="77777777" w:rsidR="00B4734E" w:rsidRPr="00B4734E" w:rsidRDefault="00B4734E" w:rsidP="00B4734E">
      <w:pPr>
        <w:pStyle w:val="Code"/>
        <w:rPr>
          <w:highlight w:val="white"/>
        </w:rPr>
      </w:pPr>
      <w:r w:rsidRPr="00B4734E">
        <w:rPr>
          <w:highlight w:val="white"/>
        </w:rPr>
        <w:t xml:space="preserve">          new StaticSymbolWindows(AssemblyCodeGenerator.ArgsName, byteList,</w:t>
      </w:r>
    </w:p>
    <w:p w14:paraId="0AE7835E" w14:textId="77777777" w:rsidR="00B4734E" w:rsidRPr="00B4734E" w:rsidRDefault="00B4734E" w:rsidP="00B4734E">
      <w:pPr>
        <w:pStyle w:val="Code"/>
        <w:rPr>
          <w:highlight w:val="white"/>
        </w:rPr>
      </w:pPr>
      <w:r w:rsidRPr="00B4734E">
        <w:rPr>
          <w:highlight w:val="white"/>
        </w:rPr>
        <w:t xml:space="preserve">                                  accessMap, callMap, returnSet);</w:t>
      </w:r>
    </w:p>
    <w:p w14:paraId="6EA75828" w14:textId="77777777" w:rsidR="00B4734E" w:rsidRPr="00B4734E" w:rsidRDefault="00B4734E" w:rsidP="00B4734E">
      <w:pPr>
        <w:pStyle w:val="Code"/>
        <w:rPr>
          <w:highlight w:val="white"/>
        </w:rPr>
      </w:pPr>
      <w:r w:rsidRPr="00B4734E">
        <w:rPr>
          <w:highlight w:val="white"/>
        </w:rPr>
        <w:t xml:space="preserve">        SymbolTable.StaticSet.Add(staticSymbol);</w:t>
      </w:r>
    </w:p>
    <w:p w14:paraId="24EDDA6A" w14:textId="77777777" w:rsidR="00B4734E" w:rsidRPr="00B4734E" w:rsidRDefault="00B4734E" w:rsidP="00B4734E">
      <w:pPr>
        <w:pStyle w:val="Code"/>
        <w:rPr>
          <w:highlight w:val="white"/>
        </w:rPr>
      </w:pPr>
      <w:r w:rsidRPr="00B4734E">
        <w:rPr>
          <w:highlight w:val="white"/>
        </w:rPr>
        <w:t xml:space="preserve">      }</w:t>
      </w:r>
    </w:p>
    <w:p w14:paraId="53E0CCEE" w14:textId="77777777" w:rsidR="00B4734E" w:rsidRPr="00B4734E" w:rsidRDefault="00B4734E" w:rsidP="00B4734E">
      <w:pPr>
        <w:pStyle w:val="Code"/>
        <w:rPr>
          <w:highlight w:val="white"/>
        </w:rPr>
      </w:pPr>
      <w:r w:rsidRPr="00B4734E">
        <w:rPr>
          <w:highlight w:val="white"/>
        </w:rPr>
        <w:t xml:space="preserve">    }</w:t>
      </w:r>
    </w:p>
    <w:p w14:paraId="160C648D" w14:textId="20034A49" w:rsidR="003C15D9" w:rsidRDefault="003C15D9" w:rsidP="003C15D9">
      <w:pPr>
        <w:pStyle w:val="Rubrik3"/>
        <w:numPr>
          <w:ilvl w:val="2"/>
          <w:numId w:val="139"/>
        </w:numPr>
        <w:rPr>
          <w:highlight w:val="white"/>
        </w:rPr>
      </w:pPr>
      <w:r w:rsidRPr="003C15D9">
        <w:rPr>
          <w:highlight w:val="white"/>
        </w:rPr>
        <w:t>Linux Text List</w:t>
      </w:r>
    </w:p>
    <w:p w14:paraId="3945A52B" w14:textId="4D5CBA79" w:rsidR="001A1639" w:rsidRPr="001A1639" w:rsidRDefault="001A1639" w:rsidP="001A1639">
      <w:pPr>
        <w:rPr>
          <w:highlight w:val="white"/>
        </w:rPr>
      </w:pPr>
      <w:r>
        <w:rPr>
          <w:highlight w:val="white"/>
        </w:rPr>
        <w:t xml:space="preserve">When the assembly code has been generated, it needs to be </w:t>
      </w:r>
      <w:r w:rsidR="0095458E">
        <w:rPr>
          <w:highlight w:val="white"/>
        </w:rPr>
        <w:t xml:space="preserve">written as a text file, which is the task of </w:t>
      </w:r>
      <w:r w:rsidR="0095458E" w:rsidRPr="00DD61D3">
        <w:rPr>
          <w:rStyle w:val="KeyWord0"/>
          <w:highlight w:val="white"/>
        </w:rPr>
        <w:t>LinuxTextList</w:t>
      </w:r>
      <w:r w:rsidR="0095458E">
        <w:rPr>
          <w:highlight w:val="white"/>
        </w:rPr>
        <w:t xml:space="preserve">. It iterates through the assembly code list and </w:t>
      </w:r>
      <w:r w:rsidR="00DD61D3">
        <w:rPr>
          <w:highlight w:val="white"/>
        </w:rPr>
        <w:t xml:space="preserve">writes the assembly code instruction at one line each by calling </w:t>
      </w:r>
      <w:r w:rsidR="00DD61D3" w:rsidRPr="00DD61D3">
        <w:rPr>
          <w:rStyle w:val="KeyWord0"/>
          <w:highlight w:val="white"/>
        </w:rPr>
        <w:t>ToString</w:t>
      </w:r>
      <w:r w:rsidR="00DD61D3">
        <w:rPr>
          <w:highlight w:val="white"/>
        </w:rPr>
        <w:t xml:space="preserve"> in </w:t>
      </w:r>
      <w:r w:rsidR="00DD61D3" w:rsidRPr="00DD61D3">
        <w:rPr>
          <w:rStyle w:val="KeyWord0"/>
          <w:highlight w:val="white"/>
        </w:rPr>
        <w:t>AssemblyCode</w:t>
      </w:r>
      <w:r w:rsidR="00DD61D3">
        <w:rPr>
          <w:highlight w:val="white"/>
        </w:rPr>
        <w:t xml:space="preserve">. It also adds names add the </w:t>
      </w:r>
      <w:r w:rsidR="00DD61D3" w:rsidRPr="00DD61D3">
        <w:rPr>
          <w:rStyle w:val="KeyWord0"/>
          <w:highlight w:val="white"/>
        </w:rPr>
        <w:t>externSet</w:t>
      </w:r>
      <w:r w:rsidR="00DD61D3">
        <w:rPr>
          <w:highlight w:val="white"/>
        </w:rPr>
        <w:t xml:space="preserve"> parameter</w:t>
      </w:r>
      <w:r w:rsidR="00906A9B">
        <w:rPr>
          <w:highlight w:val="white"/>
        </w:rPr>
        <w:t xml:space="preserve"> for each name in the instructions.</w:t>
      </w:r>
    </w:p>
    <w:p w14:paraId="747A343C" w14:textId="77777777" w:rsidR="003C15D9" w:rsidRPr="00B4734E" w:rsidRDefault="003C15D9" w:rsidP="003C15D9">
      <w:pPr>
        <w:pStyle w:val="Code"/>
        <w:rPr>
          <w:highlight w:val="white"/>
        </w:rPr>
      </w:pPr>
      <w:r w:rsidRPr="00B4734E">
        <w:rPr>
          <w:highlight w:val="white"/>
        </w:rPr>
        <w:t xml:space="preserve">    public static void </w:t>
      </w:r>
      <w:r>
        <w:rPr>
          <w:highlight w:val="white"/>
        </w:rPr>
        <w:t>LinuxTextList</w:t>
      </w:r>
      <w:r w:rsidRPr="00B4734E">
        <w:rPr>
          <w:highlight w:val="white"/>
        </w:rPr>
        <w:t>(IList&lt;AssemblyCode&gt; assemblyCodeList,</w:t>
      </w:r>
    </w:p>
    <w:p w14:paraId="0F32D8C9" w14:textId="77777777" w:rsidR="003C15D9" w:rsidRPr="00B4734E" w:rsidRDefault="003C15D9" w:rsidP="003C15D9">
      <w:pPr>
        <w:pStyle w:val="Code"/>
        <w:rPr>
          <w:highlight w:val="white"/>
        </w:rPr>
      </w:pPr>
      <w:r>
        <w:rPr>
          <w:highlight w:val="white"/>
        </w:rPr>
        <w:t xml:space="preserve">     </w:t>
      </w:r>
      <w:r w:rsidRPr="00B4734E">
        <w:rPr>
          <w:highlight w:val="white"/>
        </w:rPr>
        <w:t xml:space="preserve">                                IList&lt;string&gt; textList,</w:t>
      </w:r>
    </w:p>
    <w:p w14:paraId="2CB35B95" w14:textId="77777777" w:rsidR="003C15D9" w:rsidRPr="00B4734E" w:rsidRDefault="003C15D9" w:rsidP="003C15D9">
      <w:pPr>
        <w:pStyle w:val="Code"/>
        <w:rPr>
          <w:highlight w:val="white"/>
        </w:rPr>
      </w:pPr>
      <w:r w:rsidRPr="00B4734E">
        <w:rPr>
          <w:highlight w:val="white"/>
        </w:rPr>
        <w:t xml:space="preserve">     </w:t>
      </w:r>
      <w:r>
        <w:rPr>
          <w:highlight w:val="white"/>
        </w:rPr>
        <w:t xml:space="preserve">     </w:t>
      </w:r>
      <w:r w:rsidRPr="00B4734E">
        <w:rPr>
          <w:highlight w:val="white"/>
        </w:rPr>
        <w:t xml:space="preserve">                           ISet&lt;string&gt; externSet) {</w:t>
      </w:r>
    </w:p>
    <w:p w14:paraId="77CD1E52" w14:textId="77777777" w:rsidR="003C15D9" w:rsidRPr="00B4734E" w:rsidRDefault="003C15D9" w:rsidP="003C15D9">
      <w:pPr>
        <w:pStyle w:val="Code"/>
        <w:rPr>
          <w:highlight w:val="white"/>
        </w:rPr>
      </w:pPr>
      <w:r w:rsidRPr="00B4734E">
        <w:rPr>
          <w:highlight w:val="white"/>
        </w:rPr>
        <w:t xml:space="preserve">      foreach (AssemblyCode assemblyCode in assemblyCodeList) {</w:t>
      </w:r>
    </w:p>
    <w:p w14:paraId="13111CAA" w14:textId="77777777" w:rsidR="003C15D9" w:rsidRPr="00B4734E" w:rsidRDefault="003C15D9" w:rsidP="003C15D9">
      <w:pPr>
        <w:pStyle w:val="Code"/>
        <w:rPr>
          <w:highlight w:val="white"/>
        </w:rPr>
      </w:pPr>
      <w:r w:rsidRPr="00B4734E">
        <w:rPr>
          <w:highlight w:val="white"/>
        </w:rPr>
        <w:t xml:space="preserve">        AssemblyOperator assemblyOperator = assemblyCode.Operator;</w:t>
      </w:r>
    </w:p>
    <w:p w14:paraId="12855664" w14:textId="77777777" w:rsidR="003C15D9" w:rsidRPr="00B4734E" w:rsidRDefault="003C15D9" w:rsidP="003C15D9">
      <w:pPr>
        <w:pStyle w:val="Code"/>
        <w:rPr>
          <w:highlight w:val="white"/>
        </w:rPr>
      </w:pPr>
      <w:r w:rsidRPr="00B4734E">
        <w:rPr>
          <w:highlight w:val="white"/>
        </w:rPr>
        <w:t xml:space="preserve">        object operand0 = assemblyCode[0],</w:t>
      </w:r>
    </w:p>
    <w:p w14:paraId="204FE963" w14:textId="77777777" w:rsidR="003C15D9" w:rsidRPr="00B4734E" w:rsidRDefault="003C15D9" w:rsidP="003C15D9">
      <w:pPr>
        <w:pStyle w:val="Code"/>
        <w:rPr>
          <w:highlight w:val="white"/>
        </w:rPr>
      </w:pPr>
      <w:r w:rsidRPr="00B4734E">
        <w:rPr>
          <w:highlight w:val="white"/>
        </w:rPr>
        <w:t xml:space="preserve">               operand1 = assemblyCode[1],</w:t>
      </w:r>
    </w:p>
    <w:p w14:paraId="34B93124" w14:textId="77777777" w:rsidR="003C15D9" w:rsidRPr="00B4734E" w:rsidRDefault="003C15D9" w:rsidP="003C15D9">
      <w:pPr>
        <w:pStyle w:val="Code"/>
        <w:rPr>
          <w:highlight w:val="white"/>
        </w:rPr>
      </w:pPr>
      <w:r w:rsidRPr="00B4734E">
        <w:rPr>
          <w:highlight w:val="white"/>
        </w:rPr>
        <w:t xml:space="preserve">               operand2 = assemblyCode[2];</w:t>
      </w:r>
    </w:p>
    <w:p w14:paraId="3F9EF211" w14:textId="77777777" w:rsidR="003C15D9" w:rsidRPr="00B4734E" w:rsidRDefault="003C15D9" w:rsidP="003C15D9">
      <w:pPr>
        <w:pStyle w:val="Code"/>
        <w:rPr>
          <w:highlight w:val="white"/>
        </w:rPr>
      </w:pPr>
    </w:p>
    <w:p w14:paraId="4FB954A9" w14:textId="77777777" w:rsidR="003C15D9" w:rsidRPr="00B4734E" w:rsidRDefault="003C15D9" w:rsidP="003C15D9">
      <w:pPr>
        <w:pStyle w:val="Code"/>
        <w:rPr>
          <w:highlight w:val="white"/>
        </w:rPr>
      </w:pPr>
      <w:r w:rsidRPr="00B4734E">
        <w:rPr>
          <w:highlight w:val="white"/>
        </w:rPr>
        <w:t xml:space="preserve">        if (assemblyOperator == AssemblyOperator.define_value) {</w:t>
      </w:r>
    </w:p>
    <w:p w14:paraId="13F1B31C" w14:textId="77777777" w:rsidR="003C15D9" w:rsidRPr="00B4734E" w:rsidRDefault="003C15D9" w:rsidP="003C15D9">
      <w:pPr>
        <w:pStyle w:val="Code"/>
        <w:rPr>
          <w:highlight w:val="white"/>
        </w:rPr>
      </w:pPr>
      <w:r w:rsidRPr="00B4734E">
        <w:rPr>
          <w:highlight w:val="white"/>
        </w:rPr>
        <w:t xml:space="preserve">          Sort sort = (Sort) operand0;</w:t>
      </w:r>
    </w:p>
    <w:p w14:paraId="3A70F93C" w14:textId="77777777" w:rsidR="003C15D9" w:rsidRPr="00B4734E" w:rsidRDefault="003C15D9" w:rsidP="003C15D9">
      <w:pPr>
        <w:pStyle w:val="Code"/>
        <w:rPr>
          <w:highlight w:val="white"/>
        </w:rPr>
      </w:pPr>
    </w:p>
    <w:p w14:paraId="1B165841" w14:textId="77777777" w:rsidR="003C15D9" w:rsidRPr="00B4734E" w:rsidRDefault="003C15D9" w:rsidP="003C15D9">
      <w:pPr>
        <w:pStyle w:val="Code"/>
        <w:rPr>
          <w:highlight w:val="white"/>
        </w:rPr>
      </w:pPr>
      <w:r w:rsidRPr="00B4734E">
        <w:rPr>
          <w:highlight w:val="white"/>
        </w:rPr>
        <w:t xml:space="preserve">          if ((sort != Sort.String) &amp;&amp; (operand1 is string)) {</w:t>
      </w:r>
    </w:p>
    <w:p w14:paraId="434466D7" w14:textId="77777777" w:rsidR="003C15D9" w:rsidRPr="00B4734E" w:rsidRDefault="003C15D9" w:rsidP="003C15D9">
      <w:pPr>
        <w:pStyle w:val="Code"/>
        <w:rPr>
          <w:highlight w:val="white"/>
        </w:rPr>
      </w:pPr>
      <w:r w:rsidRPr="00B4734E">
        <w:rPr>
          <w:highlight w:val="white"/>
        </w:rPr>
        <w:t xml:space="preserve">            string name1 = (string) operand1;</w:t>
      </w:r>
    </w:p>
    <w:p w14:paraId="322A2CE9" w14:textId="77777777" w:rsidR="003C15D9" w:rsidRPr="00B4734E" w:rsidRDefault="003C15D9" w:rsidP="003C15D9">
      <w:pPr>
        <w:pStyle w:val="Code"/>
        <w:rPr>
          <w:highlight w:val="white"/>
        </w:rPr>
      </w:pPr>
      <w:r w:rsidRPr="00B4734E">
        <w:rPr>
          <w:highlight w:val="white"/>
        </w:rPr>
        <w:t xml:space="preserve">               </w:t>
      </w:r>
    </w:p>
    <w:p w14:paraId="1709A237" w14:textId="77777777" w:rsidR="003C15D9" w:rsidRPr="00B4734E" w:rsidRDefault="003C15D9" w:rsidP="003C15D9">
      <w:pPr>
        <w:pStyle w:val="Code"/>
        <w:rPr>
          <w:highlight w:val="white"/>
        </w:rPr>
      </w:pPr>
      <w:r w:rsidRPr="00B4734E">
        <w:rPr>
          <w:highlight w:val="white"/>
        </w:rPr>
        <w:t xml:space="preserve">            if (!name1.Contains(Symbol.SeparatorId)) {</w:t>
      </w:r>
    </w:p>
    <w:p w14:paraId="67A0DAF7" w14:textId="77777777" w:rsidR="003C15D9" w:rsidRPr="00B4734E" w:rsidRDefault="003C15D9" w:rsidP="003C15D9">
      <w:pPr>
        <w:pStyle w:val="Code"/>
        <w:rPr>
          <w:highlight w:val="white"/>
        </w:rPr>
      </w:pPr>
      <w:r w:rsidRPr="00B4734E">
        <w:rPr>
          <w:highlight w:val="white"/>
        </w:rPr>
        <w:t xml:space="preserve">              externSet.Add(name1);</w:t>
      </w:r>
    </w:p>
    <w:p w14:paraId="20FD1E68" w14:textId="77777777" w:rsidR="003C15D9" w:rsidRPr="00B4734E" w:rsidRDefault="003C15D9" w:rsidP="003C15D9">
      <w:pPr>
        <w:pStyle w:val="Code"/>
        <w:rPr>
          <w:highlight w:val="white"/>
        </w:rPr>
      </w:pPr>
      <w:r w:rsidRPr="00B4734E">
        <w:rPr>
          <w:highlight w:val="white"/>
        </w:rPr>
        <w:t xml:space="preserve">            }</w:t>
      </w:r>
    </w:p>
    <w:p w14:paraId="29844C1B" w14:textId="77777777" w:rsidR="003C15D9" w:rsidRPr="00B4734E" w:rsidRDefault="003C15D9" w:rsidP="003C15D9">
      <w:pPr>
        <w:pStyle w:val="Code"/>
        <w:rPr>
          <w:highlight w:val="white"/>
        </w:rPr>
      </w:pPr>
      <w:r w:rsidRPr="00B4734E">
        <w:rPr>
          <w:highlight w:val="white"/>
        </w:rPr>
        <w:t xml:space="preserve">          }</w:t>
      </w:r>
    </w:p>
    <w:p w14:paraId="536876DB" w14:textId="77777777" w:rsidR="003C15D9" w:rsidRPr="00B4734E" w:rsidRDefault="003C15D9" w:rsidP="003C15D9">
      <w:pPr>
        <w:pStyle w:val="Code"/>
        <w:rPr>
          <w:highlight w:val="white"/>
        </w:rPr>
      </w:pPr>
      <w:r w:rsidRPr="00B4734E">
        <w:rPr>
          <w:highlight w:val="white"/>
        </w:rPr>
        <w:t xml:space="preserve">        }</w:t>
      </w:r>
    </w:p>
    <w:p w14:paraId="69A4A199" w14:textId="77777777" w:rsidR="003C15D9" w:rsidRPr="00B4734E" w:rsidRDefault="003C15D9" w:rsidP="003C15D9">
      <w:pPr>
        <w:pStyle w:val="Code"/>
        <w:rPr>
          <w:highlight w:val="white"/>
        </w:rPr>
      </w:pPr>
      <w:r w:rsidRPr="00B4734E">
        <w:rPr>
          <w:highlight w:val="white"/>
        </w:rPr>
        <w:t xml:space="preserve">        else if ((assemblyOperator != AssemblyOperator.label) &amp;&amp;</w:t>
      </w:r>
    </w:p>
    <w:p w14:paraId="6BD855F4" w14:textId="77777777" w:rsidR="003C15D9" w:rsidRPr="00B4734E" w:rsidRDefault="003C15D9" w:rsidP="003C15D9">
      <w:pPr>
        <w:pStyle w:val="Code"/>
        <w:rPr>
          <w:highlight w:val="white"/>
        </w:rPr>
      </w:pPr>
      <w:r w:rsidRPr="00B4734E">
        <w:rPr>
          <w:highlight w:val="white"/>
        </w:rPr>
        <w:t xml:space="preserve">                 (assemblyOperator != AssemblyOperator.comment)) {</w:t>
      </w:r>
    </w:p>
    <w:p w14:paraId="656656A4" w14:textId="77777777" w:rsidR="003C15D9" w:rsidRPr="00B4734E" w:rsidRDefault="003C15D9" w:rsidP="003C15D9">
      <w:pPr>
        <w:pStyle w:val="Code"/>
        <w:rPr>
          <w:highlight w:val="white"/>
        </w:rPr>
      </w:pPr>
      <w:r w:rsidRPr="00B4734E">
        <w:rPr>
          <w:highlight w:val="white"/>
        </w:rPr>
        <w:t xml:space="preserve">          if (operand0 is string) {</w:t>
      </w:r>
    </w:p>
    <w:p w14:paraId="2216CC17" w14:textId="77777777" w:rsidR="003C15D9" w:rsidRPr="00B4734E" w:rsidRDefault="003C15D9" w:rsidP="003C15D9">
      <w:pPr>
        <w:pStyle w:val="Code"/>
        <w:rPr>
          <w:highlight w:val="white"/>
        </w:rPr>
      </w:pPr>
      <w:r w:rsidRPr="00B4734E">
        <w:rPr>
          <w:highlight w:val="white"/>
        </w:rPr>
        <w:t xml:space="preserve">            string name0 = (string) operand0;</w:t>
      </w:r>
    </w:p>
    <w:p w14:paraId="5FA04128" w14:textId="77777777" w:rsidR="003C15D9" w:rsidRPr="00B4734E" w:rsidRDefault="003C15D9" w:rsidP="003C15D9">
      <w:pPr>
        <w:pStyle w:val="Code"/>
        <w:rPr>
          <w:highlight w:val="white"/>
        </w:rPr>
      </w:pPr>
      <w:r w:rsidRPr="00B4734E">
        <w:rPr>
          <w:highlight w:val="white"/>
        </w:rPr>
        <w:t xml:space="preserve">               </w:t>
      </w:r>
    </w:p>
    <w:p w14:paraId="21F07B38" w14:textId="77777777" w:rsidR="003C15D9" w:rsidRPr="00B4734E" w:rsidRDefault="003C15D9" w:rsidP="003C15D9">
      <w:pPr>
        <w:pStyle w:val="Code"/>
        <w:rPr>
          <w:highlight w:val="white"/>
        </w:rPr>
      </w:pPr>
      <w:r w:rsidRPr="00B4734E">
        <w:rPr>
          <w:highlight w:val="white"/>
        </w:rPr>
        <w:t xml:space="preserve">            if (!name0.Contains(Symbol.SeparatorId)) {</w:t>
      </w:r>
    </w:p>
    <w:p w14:paraId="21B3C519" w14:textId="77777777" w:rsidR="003C15D9" w:rsidRPr="00B4734E" w:rsidRDefault="003C15D9" w:rsidP="003C15D9">
      <w:pPr>
        <w:pStyle w:val="Code"/>
        <w:rPr>
          <w:highlight w:val="white"/>
        </w:rPr>
      </w:pPr>
      <w:r w:rsidRPr="00B4734E">
        <w:rPr>
          <w:highlight w:val="white"/>
        </w:rPr>
        <w:t xml:space="preserve">              externSet.Add(name0);</w:t>
      </w:r>
    </w:p>
    <w:p w14:paraId="089D1AF0" w14:textId="77777777" w:rsidR="003C15D9" w:rsidRPr="00B4734E" w:rsidRDefault="003C15D9" w:rsidP="003C15D9">
      <w:pPr>
        <w:pStyle w:val="Code"/>
        <w:rPr>
          <w:highlight w:val="white"/>
        </w:rPr>
      </w:pPr>
      <w:r w:rsidRPr="00B4734E">
        <w:rPr>
          <w:highlight w:val="white"/>
        </w:rPr>
        <w:t xml:space="preserve">            }</w:t>
      </w:r>
    </w:p>
    <w:p w14:paraId="0E1F2E46" w14:textId="77777777" w:rsidR="003C15D9" w:rsidRPr="00B4734E" w:rsidRDefault="003C15D9" w:rsidP="003C15D9">
      <w:pPr>
        <w:pStyle w:val="Code"/>
        <w:rPr>
          <w:highlight w:val="white"/>
        </w:rPr>
      </w:pPr>
      <w:r w:rsidRPr="00B4734E">
        <w:rPr>
          <w:highlight w:val="white"/>
        </w:rPr>
        <w:t xml:space="preserve">          }</w:t>
      </w:r>
    </w:p>
    <w:p w14:paraId="5D3EF909" w14:textId="77777777" w:rsidR="003C15D9" w:rsidRPr="00B4734E" w:rsidRDefault="003C15D9" w:rsidP="003C15D9">
      <w:pPr>
        <w:pStyle w:val="Code"/>
        <w:rPr>
          <w:highlight w:val="white"/>
        </w:rPr>
      </w:pPr>
    </w:p>
    <w:p w14:paraId="53E4C4A8" w14:textId="77777777" w:rsidR="003C15D9" w:rsidRPr="00B4734E" w:rsidRDefault="003C15D9" w:rsidP="003C15D9">
      <w:pPr>
        <w:pStyle w:val="Code"/>
        <w:rPr>
          <w:highlight w:val="white"/>
        </w:rPr>
      </w:pPr>
      <w:r w:rsidRPr="00B4734E">
        <w:rPr>
          <w:highlight w:val="white"/>
        </w:rPr>
        <w:t xml:space="preserve">          if (operand1 is string) {</w:t>
      </w:r>
    </w:p>
    <w:p w14:paraId="0A593A93" w14:textId="77777777" w:rsidR="003C15D9" w:rsidRPr="00B4734E" w:rsidRDefault="003C15D9" w:rsidP="003C15D9">
      <w:pPr>
        <w:pStyle w:val="Code"/>
        <w:rPr>
          <w:highlight w:val="white"/>
        </w:rPr>
      </w:pPr>
      <w:r w:rsidRPr="00B4734E">
        <w:rPr>
          <w:highlight w:val="white"/>
        </w:rPr>
        <w:t xml:space="preserve">            string name1 = (string) operand1;</w:t>
      </w:r>
    </w:p>
    <w:p w14:paraId="1C28CF34" w14:textId="77777777" w:rsidR="003C15D9" w:rsidRPr="00B4734E" w:rsidRDefault="003C15D9" w:rsidP="003C15D9">
      <w:pPr>
        <w:pStyle w:val="Code"/>
        <w:rPr>
          <w:highlight w:val="white"/>
        </w:rPr>
      </w:pPr>
      <w:r w:rsidRPr="00B4734E">
        <w:rPr>
          <w:highlight w:val="white"/>
        </w:rPr>
        <w:t xml:space="preserve">               </w:t>
      </w:r>
    </w:p>
    <w:p w14:paraId="64A1C166" w14:textId="77777777" w:rsidR="003C15D9" w:rsidRPr="00B4734E" w:rsidRDefault="003C15D9" w:rsidP="003C15D9">
      <w:pPr>
        <w:pStyle w:val="Code"/>
        <w:rPr>
          <w:highlight w:val="white"/>
        </w:rPr>
      </w:pPr>
      <w:r w:rsidRPr="00B4734E">
        <w:rPr>
          <w:highlight w:val="white"/>
        </w:rPr>
        <w:t xml:space="preserve">            if (!name1.Contains(Symbol.SeparatorId)) {</w:t>
      </w:r>
    </w:p>
    <w:p w14:paraId="2C855925" w14:textId="77777777" w:rsidR="003C15D9" w:rsidRPr="00B4734E" w:rsidRDefault="003C15D9" w:rsidP="003C15D9">
      <w:pPr>
        <w:pStyle w:val="Code"/>
        <w:rPr>
          <w:highlight w:val="white"/>
        </w:rPr>
      </w:pPr>
      <w:r w:rsidRPr="00B4734E">
        <w:rPr>
          <w:highlight w:val="white"/>
        </w:rPr>
        <w:lastRenderedPageBreak/>
        <w:t xml:space="preserve">              externSet.Add(name1);</w:t>
      </w:r>
    </w:p>
    <w:p w14:paraId="12B9BA49" w14:textId="77777777" w:rsidR="003C15D9" w:rsidRPr="00B4734E" w:rsidRDefault="003C15D9" w:rsidP="003C15D9">
      <w:pPr>
        <w:pStyle w:val="Code"/>
        <w:rPr>
          <w:highlight w:val="white"/>
        </w:rPr>
      </w:pPr>
      <w:r w:rsidRPr="00B4734E">
        <w:rPr>
          <w:highlight w:val="white"/>
        </w:rPr>
        <w:t xml:space="preserve">            }</w:t>
      </w:r>
    </w:p>
    <w:p w14:paraId="7A2C2DD3" w14:textId="77777777" w:rsidR="003C15D9" w:rsidRPr="00B4734E" w:rsidRDefault="003C15D9" w:rsidP="003C15D9">
      <w:pPr>
        <w:pStyle w:val="Code"/>
        <w:rPr>
          <w:highlight w:val="white"/>
        </w:rPr>
      </w:pPr>
      <w:r w:rsidRPr="00B4734E">
        <w:rPr>
          <w:highlight w:val="white"/>
        </w:rPr>
        <w:t xml:space="preserve">          }</w:t>
      </w:r>
    </w:p>
    <w:p w14:paraId="0BE6F769" w14:textId="77777777" w:rsidR="003C15D9" w:rsidRPr="00B4734E" w:rsidRDefault="003C15D9" w:rsidP="003C15D9">
      <w:pPr>
        <w:pStyle w:val="Code"/>
        <w:rPr>
          <w:highlight w:val="white"/>
        </w:rPr>
      </w:pPr>
    </w:p>
    <w:p w14:paraId="36AE1F15" w14:textId="77777777" w:rsidR="003C15D9" w:rsidRPr="00B4734E" w:rsidRDefault="003C15D9" w:rsidP="003C15D9">
      <w:pPr>
        <w:pStyle w:val="Code"/>
        <w:rPr>
          <w:highlight w:val="white"/>
        </w:rPr>
      </w:pPr>
      <w:r w:rsidRPr="00B4734E">
        <w:rPr>
          <w:highlight w:val="white"/>
        </w:rPr>
        <w:t xml:space="preserve">          if (operand2 is string) {</w:t>
      </w:r>
    </w:p>
    <w:p w14:paraId="50EB3B59" w14:textId="77777777" w:rsidR="003C15D9" w:rsidRPr="00B4734E" w:rsidRDefault="003C15D9" w:rsidP="003C15D9">
      <w:pPr>
        <w:pStyle w:val="Code"/>
        <w:rPr>
          <w:highlight w:val="white"/>
        </w:rPr>
      </w:pPr>
      <w:r w:rsidRPr="00B4734E">
        <w:rPr>
          <w:highlight w:val="white"/>
        </w:rPr>
        <w:t xml:space="preserve">            string name2 = (string) operand2;</w:t>
      </w:r>
    </w:p>
    <w:p w14:paraId="6B50B38D" w14:textId="77777777" w:rsidR="003C15D9" w:rsidRPr="00B4734E" w:rsidRDefault="003C15D9" w:rsidP="003C15D9">
      <w:pPr>
        <w:pStyle w:val="Code"/>
        <w:rPr>
          <w:highlight w:val="white"/>
        </w:rPr>
      </w:pPr>
      <w:r w:rsidRPr="00B4734E">
        <w:rPr>
          <w:highlight w:val="white"/>
        </w:rPr>
        <w:t xml:space="preserve">               </w:t>
      </w:r>
    </w:p>
    <w:p w14:paraId="1205097C" w14:textId="77777777" w:rsidR="003C15D9" w:rsidRPr="00B4734E" w:rsidRDefault="003C15D9" w:rsidP="003C15D9">
      <w:pPr>
        <w:pStyle w:val="Code"/>
        <w:rPr>
          <w:highlight w:val="white"/>
        </w:rPr>
      </w:pPr>
      <w:r w:rsidRPr="00B4734E">
        <w:rPr>
          <w:highlight w:val="white"/>
        </w:rPr>
        <w:t xml:space="preserve">            if (!name2.Contains(Symbol.SeparatorId)) {</w:t>
      </w:r>
    </w:p>
    <w:p w14:paraId="664984D4" w14:textId="77777777" w:rsidR="003C15D9" w:rsidRPr="00B4734E" w:rsidRDefault="003C15D9" w:rsidP="003C15D9">
      <w:pPr>
        <w:pStyle w:val="Code"/>
        <w:rPr>
          <w:highlight w:val="white"/>
        </w:rPr>
      </w:pPr>
      <w:r w:rsidRPr="00B4734E">
        <w:rPr>
          <w:highlight w:val="white"/>
        </w:rPr>
        <w:t xml:space="preserve">              externSet.Add(name2);</w:t>
      </w:r>
    </w:p>
    <w:p w14:paraId="2D79AE5B" w14:textId="77777777" w:rsidR="003C15D9" w:rsidRPr="00B4734E" w:rsidRDefault="003C15D9" w:rsidP="003C15D9">
      <w:pPr>
        <w:pStyle w:val="Code"/>
        <w:rPr>
          <w:highlight w:val="white"/>
        </w:rPr>
      </w:pPr>
      <w:r w:rsidRPr="00B4734E">
        <w:rPr>
          <w:highlight w:val="white"/>
        </w:rPr>
        <w:t xml:space="preserve">            }</w:t>
      </w:r>
    </w:p>
    <w:p w14:paraId="30229DC5" w14:textId="77777777" w:rsidR="003C15D9" w:rsidRPr="00B4734E" w:rsidRDefault="003C15D9" w:rsidP="003C15D9">
      <w:pPr>
        <w:pStyle w:val="Code"/>
        <w:rPr>
          <w:highlight w:val="white"/>
        </w:rPr>
      </w:pPr>
      <w:r w:rsidRPr="00B4734E">
        <w:rPr>
          <w:highlight w:val="white"/>
        </w:rPr>
        <w:t xml:space="preserve">          }</w:t>
      </w:r>
    </w:p>
    <w:p w14:paraId="3B0B57B2" w14:textId="77777777" w:rsidR="003C15D9" w:rsidRPr="00B4734E" w:rsidRDefault="003C15D9" w:rsidP="003C15D9">
      <w:pPr>
        <w:pStyle w:val="Code"/>
        <w:rPr>
          <w:highlight w:val="white"/>
        </w:rPr>
      </w:pPr>
      <w:r w:rsidRPr="00B4734E">
        <w:rPr>
          <w:highlight w:val="white"/>
        </w:rPr>
        <w:t xml:space="preserve">        }</w:t>
      </w:r>
    </w:p>
    <w:p w14:paraId="3D302C4B" w14:textId="77777777" w:rsidR="003C15D9" w:rsidRPr="00B4734E" w:rsidRDefault="003C15D9" w:rsidP="003C15D9">
      <w:pPr>
        <w:pStyle w:val="Code"/>
        <w:rPr>
          <w:highlight w:val="white"/>
        </w:rPr>
      </w:pPr>
    </w:p>
    <w:p w14:paraId="7C2010E9" w14:textId="77777777" w:rsidR="003C15D9" w:rsidRPr="00B4734E" w:rsidRDefault="003C15D9" w:rsidP="003C15D9">
      <w:pPr>
        <w:pStyle w:val="Code"/>
        <w:rPr>
          <w:highlight w:val="white"/>
        </w:rPr>
      </w:pPr>
      <w:r w:rsidRPr="00B4734E">
        <w:rPr>
          <w:highlight w:val="white"/>
        </w:rPr>
        <w:t xml:space="preserve">        string text = assemblyCode.ToString();</w:t>
      </w:r>
    </w:p>
    <w:p w14:paraId="7535A869" w14:textId="77777777" w:rsidR="003C15D9" w:rsidRPr="00B4734E" w:rsidRDefault="003C15D9" w:rsidP="003C15D9">
      <w:pPr>
        <w:pStyle w:val="Code"/>
        <w:rPr>
          <w:highlight w:val="white"/>
        </w:rPr>
      </w:pPr>
      <w:r w:rsidRPr="00B4734E">
        <w:rPr>
          <w:highlight w:val="white"/>
        </w:rPr>
        <w:t xml:space="preserve">        if (text != null) {</w:t>
      </w:r>
    </w:p>
    <w:p w14:paraId="268AC865" w14:textId="77777777" w:rsidR="003C15D9" w:rsidRPr="00B4734E" w:rsidRDefault="003C15D9" w:rsidP="003C15D9">
      <w:pPr>
        <w:pStyle w:val="Code"/>
        <w:rPr>
          <w:highlight w:val="white"/>
        </w:rPr>
      </w:pPr>
      <w:r w:rsidRPr="00B4734E">
        <w:rPr>
          <w:highlight w:val="white"/>
        </w:rPr>
        <w:t xml:space="preserve">          textList.Add(text);</w:t>
      </w:r>
    </w:p>
    <w:p w14:paraId="35369519" w14:textId="77777777" w:rsidR="003C15D9" w:rsidRPr="00B4734E" w:rsidRDefault="003C15D9" w:rsidP="003C15D9">
      <w:pPr>
        <w:pStyle w:val="Code"/>
        <w:rPr>
          <w:highlight w:val="white"/>
        </w:rPr>
      </w:pPr>
      <w:r w:rsidRPr="00B4734E">
        <w:rPr>
          <w:highlight w:val="white"/>
        </w:rPr>
        <w:t xml:space="preserve">        }</w:t>
      </w:r>
    </w:p>
    <w:p w14:paraId="0A02A1B9" w14:textId="77777777" w:rsidR="003C15D9" w:rsidRPr="00B4734E" w:rsidRDefault="003C15D9" w:rsidP="003C15D9">
      <w:pPr>
        <w:pStyle w:val="Code"/>
        <w:rPr>
          <w:highlight w:val="white"/>
        </w:rPr>
      </w:pPr>
      <w:r w:rsidRPr="00B4734E">
        <w:rPr>
          <w:highlight w:val="white"/>
        </w:rPr>
        <w:t xml:space="preserve">      }</w:t>
      </w:r>
    </w:p>
    <w:p w14:paraId="2202EE2E" w14:textId="77777777" w:rsidR="003C15D9" w:rsidRPr="00B4734E" w:rsidRDefault="003C15D9" w:rsidP="003C15D9">
      <w:pPr>
        <w:pStyle w:val="Code"/>
        <w:rPr>
          <w:highlight w:val="white"/>
        </w:rPr>
      </w:pPr>
      <w:r w:rsidRPr="00B4734E">
        <w:rPr>
          <w:highlight w:val="white"/>
        </w:rPr>
        <w:t xml:space="preserve">    }</w:t>
      </w:r>
    </w:p>
    <w:p w14:paraId="19904AA6" w14:textId="7A1384A2" w:rsidR="00D935A0" w:rsidRDefault="003C15D9" w:rsidP="007B2BDE">
      <w:pPr>
        <w:pStyle w:val="Rubrik3"/>
        <w:rPr>
          <w:highlight w:val="white"/>
        </w:rPr>
      </w:pPr>
      <w:r>
        <w:rPr>
          <w:highlight w:val="white"/>
        </w:rPr>
        <w:t xml:space="preserve">Windows </w:t>
      </w:r>
      <w:r w:rsidR="007B2BDE">
        <w:rPr>
          <w:highlight w:val="white"/>
        </w:rPr>
        <w:t>Jump Info</w:t>
      </w:r>
    </w:p>
    <w:p w14:paraId="58A16FF2" w14:textId="1E702C14" w:rsidR="008610D2" w:rsidRPr="008610D2" w:rsidRDefault="008610D2" w:rsidP="008610D2">
      <w:pPr>
        <w:rPr>
          <w:highlight w:val="white"/>
        </w:rPr>
      </w:pPr>
      <w:r>
        <w:rPr>
          <w:highlight w:val="white"/>
        </w:rPr>
        <w:t xml:space="preserve">The </w:t>
      </w:r>
      <w:r w:rsidR="002977AF">
        <w:rPr>
          <w:rStyle w:val="KeyWord0"/>
          <w:highlight w:val="white"/>
        </w:rPr>
        <w:t>WindowsJumpInfo</w:t>
      </w:r>
      <w:r>
        <w:rPr>
          <w:highlight w:val="white"/>
        </w:rPr>
        <w:t xml:space="preserve"> method</w:t>
      </w:r>
      <w:r w:rsidR="008C050B">
        <w:rPr>
          <w:highlight w:val="white"/>
        </w:rPr>
        <w:t xml:space="preserve"> changes the jump addresses from middle code line numbers to assembly code line numbers, and then to relative byte size addresses.</w:t>
      </w:r>
      <w:r w:rsidR="00575D74">
        <w:rPr>
          <w:highlight w:val="white"/>
        </w:rPr>
        <w:t xml:space="preserve"> To begin with we need the </w:t>
      </w:r>
      <w:r w:rsidR="00575D74" w:rsidRPr="00575D74">
        <w:rPr>
          <w:rStyle w:val="KeyWord0"/>
          <w:highlight w:val="white"/>
        </w:rPr>
        <w:t>middleToAssemblyMap</w:t>
      </w:r>
      <w:r w:rsidR="00575D74">
        <w:rPr>
          <w:highlight w:val="white"/>
        </w:rPr>
        <w:t xml:space="preserve"> map to keep track of the assembly code addresses.</w:t>
      </w:r>
    </w:p>
    <w:p w14:paraId="1187E02D" w14:textId="53440DBD" w:rsidR="00B4734E" w:rsidRPr="00B4734E" w:rsidRDefault="00B4734E" w:rsidP="00B4734E">
      <w:pPr>
        <w:pStyle w:val="Code"/>
        <w:rPr>
          <w:highlight w:val="white"/>
        </w:rPr>
      </w:pPr>
      <w:r w:rsidRPr="00B4734E">
        <w:rPr>
          <w:highlight w:val="white"/>
        </w:rPr>
        <w:t xml:space="preserve">    private void </w:t>
      </w:r>
      <w:r w:rsidR="002977AF">
        <w:rPr>
          <w:highlight w:val="white"/>
        </w:rPr>
        <w:t>WindowsJumpInfo</w:t>
      </w:r>
      <w:r w:rsidRPr="00B4734E">
        <w:rPr>
          <w:highlight w:val="white"/>
        </w:rPr>
        <w:t>() {</w:t>
      </w:r>
    </w:p>
    <w:p w14:paraId="24AFE874" w14:textId="77777777" w:rsidR="00B4734E" w:rsidRPr="00B4734E" w:rsidRDefault="00B4734E" w:rsidP="00B4734E">
      <w:pPr>
        <w:pStyle w:val="Code"/>
        <w:rPr>
          <w:highlight w:val="white"/>
        </w:rPr>
      </w:pPr>
      <w:r w:rsidRPr="00B4734E">
        <w:rPr>
          <w:highlight w:val="white"/>
        </w:rPr>
        <w:t xml:space="preserve">      IDictionary&lt;int,int&gt; middleToAssemblyMap = new Dictionary&lt;int,int&gt;();</w:t>
      </w:r>
    </w:p>
    <w:p w14:paraId="0B757645" w14:textId="6A758533" w:rsidR="00B4734E" w:rsidRPr="00B4734E" w:rsidRDefault="00132640" w:rsidP="00392BA4">
      <w:pPr>
        <w:rPr>
          <w:highlight w:val="white"/>
        </w:rPr>
      </w:pPr>
      <w:r>
        <w:rPr>
          <w:highlight w:val="white"/>
        </w:rPr>
        <w:t xml:space="preserve">We iterate </w:t>
      </w:r>
      <w:r w:rsidR="005B52B9">
        <w:rPr>
          <w:highlight w:val="white"/>
        </w:rPr>
        <w:t>through</w:t>
      </w:r>
      <w:r>
        <w:rPr>
          <w:highlight w:val="white"/>
        </w:rPr>
        <w:t xml:space="preserve"> the </w:t>
      </w:r>
      <w:r w:rsidR="00392BA4">
        <w:rPr>
          <w:highlight w:val="white"/>
        </w:rPr>
        <w:t xml:space="preserve">assembly code list and add the middle code line number the assembly code line number each time we encounter a </w:t>
      </w:r>
      <w:r w:rsidR="00DE2810">
        <w:rPr>
          <w:highlight w:val="white"/>
        </w:rPr>
        <w:t>new-middle-code instruction</w:t>
      </w:r>
      <w:r w:rsidR="002977AF">
        <w:rPr>
          <w:highlight w:val="white"/>
        </w:rPr>
        <w:t>.</w:t>
      </w:r>
      <w:r w:rsidR="00DE2810">
        <w:rPr>
          <w:highlight w:val="white"/>
        </w:rPr>
        <w:t xml:space="preserve"> We really need just the line numbers of first of the assembly line </w:t>
      </w:r>
      <w:r w:rsidR="00023A45">
        <w:rPr>
          <w:highlight w:val="white"/>
        </w:rPr>
        <w:t>that corresponds to a middle code instruction, since all jumps are to those addresses.</w:t>
      </w:r>
      <w:r w:rsidR="00D04C7F">
        <w:rPr>
          <w:highlight w:val="white"/>
        </w:rPr>
        <w:t xml:space="preserve"> </w:t>
      </w:r>
    </w:p>
    <w:p w14:paraId="3446FD86" w14:textId="77777777" w:rsidR="00B4734E" w:rsidRPr="00B4734E" w:rsidRDefault="00B4734E" w:rsidP="00B4734E">
      <w:pPr>
        <w:pStyle w:val="Code"/>
        <w:rPr>
          <w:highlight w:val="white"/>
        </w:rPr>
      </w:pPr>
      <w:r w:rsidRPr="00B4734E">
        <w:rPr>
          <w:highlight w:val="white"/>
        </w:rPr>
        <w:t xml:space="preserve">      for (int assemblyIndex = 0;</w:t>
      </w:r>
    </w:p>
    <w:p w14:paraId="2278C9F5" w14:textId="77777777" w:rsidR="00B4734E" w:rsidRPr="00B4734E" w:rsidRDefault="00B4734E" w:rsidP="00B4734E">
      <w:pPr>
        <w:pStyle w:val="Code"/>
        <w:rPr>
          <w:highlight w:val="white"/>
        </w:rPr>
      </w:pPr>
      <w:r w:rsidRPr="00B4734E">
        <w:rPr>
          <w:highlight w:val="white"/>
        </w:rPr>
        <w:t xml:space="preserve">           assemblyIndex &lt; m_assemblyCodeList.Count; ++assemblyIndex) {</w:t>
      </w:r>
    </w:p>
    <w:p w14:paraId="0EE89266" w14:textId="77777777" w:rsidR="00B4734E" w:rsidRPr="00B4734E" w:rsidRDefault="00B4734E" w:rsidP="00B4734E">
      <w:pPr>
        <w:pStyle w:val="Code"/>
        <w:rPr>
          <w:highlight w:val="white"/>
        </w:rPr>
      </w:pPr>
      <w:r w:rsidRPr="00B4734E">
        <w:rPr>
          <w:highlight w:val="white"/>
        </w:rPr>
        <w:t xml:space="preserve">        AssemblyCode assemblyCode = m_assemblyCodeList[assemblyIndex];</w:t>
      </w:r>
    </w:p>
    <w:p w14:paraId="0B451718" w14:textId="77777777" w:rsidR="00B4734E" w:rsidRPr="00B4734E" w:rsidRDefault="00B4734E" w:rsidP="00B4734E">
      <w:pPr>
        <w:pStyle w:val="Code"/>
        <w:rPr>
          <w:highlight w:val="white"/>
        </w:rPr>
      </w:pPr>
    </w:p>
    <w:p w14:paraId="7493A47F" w14:textId="77777777" w:rsidR="00B4734E" w:rsidRPr="00B4734E" w:rsidRDefault="00B4734E" w:rsidP="00B4734E">
      <w:pPr>
        <w:pStyle w:val="Code"/>
        <w:rPr>
          <w:highlight w:val="white"/>
        </w:rPr>
      </w:pPr>
      <w:r w:rsidRPr="00B4734E">
        <w:rPr>
          <w:highlight w:val="white"/>
        </w:rPr>
        <w:t xml:space="preserve">        if (assemblyCode.Operator == AssemblyOperator.new_middle_code) {</w:t>
      </w:r>
    </w:p>
    <w:p w14:paraId="5F1A7F7D" w14:textId="77777777" w:rsidR="00B4734E" w:rsidRPr="00B4734E" w:rsidRDefault="00B4734E" w:rsidP="00B4734E">
      <w:pPr>
        <w:pStyle w:val="Code"/>
        <w:rPr>
          <w:highlight w:val="white"/>
        </w:rPr>
      </w:pPr>
      <w:r w:rsidRPr="00B4734E">
        <w:rPr>
          <w:highlight w:val="white"/>
        </w:rPr>
        <w:t xml:space="preserve">          int middleIndex = (int) assemblyCode[0];</w:t>
      </w:r>
    </w:p>
    <w:p w14:paraId="1699D938" w14:textId="77777777" w:rsidR="00B4734E" w:rsidRPr="00B4734E" w:rsidRDefault="00B4734E" w:rsidP="00B4734E">
      <w:pPr>
        <w:pStyle w:val="Code"/>
        <w:rPr>
          <w:highlight w:val="white"/>
        </w:rPr>
      </w:pPr>
      <w:r w:rsidRPr="00B4734E">
        <w:rPr>
          <w:highlight w:val="white"/>
        </w:rPr>
        <w:t xml:space="preserve">          middleToAssemblyMap.Add(middleIndex, assemblyIndex);</w:t>
      </w:r>
    </w:p>
    <w:p w14:paraId="272F0805" w14:textId="77777777" w:rsidR="00B4734E" w:rsidRPr="00B4734E" w:rsidRDefault="00B4734E" w:rsidP="00B4734E">
      <w:pPr>
        <w:pStyle w:val="Code"/>
        <w:rPr>
          <w:highlight w:val="white"/>
        </w:rPr>
      </w:pPr>
      <w:r w:rsidRPr="00B4734E">
        <w:rPr>
          <w:highlight w:val="white"/>
        </w:rPr>
        <w:t xml:space="preserve">          assemblyCode.Operator = AssemblyOperator.empty;</w:t>
      </w:r>
    </w:p>
    <w:p w14:paraId="52537704" w14:textId="77777777" w:rsidR="00B4734E" w:rsidRPr="00B4734E" w:rsidRDefault="00B4734E" w:rsidP="00B4734E">
      <w:pPr>
        <w:pStyle w:val="Code"/>
        <w:rPr>
          <w:highlight w:val="white"/>
        </w:rPr>
      </w:pPr>
      <w:r w:rsidRPr="00B4734E">
        <w:rPr>
          <w:highlight w:val="white"/>
        </w:rPr>
        <w:t xml:space="preserve">        }</w:t>
      </w:r>
    </w:p>
    <w:p w14:paraId="6709AE11" w14:textId="77777777" w:rsidR="00B4734E" w:rsidRPr="00B4734E" w:rsidRDefault="00B4734E" w:rsidP="00B4734E">
      <w:pPr>
        <w:pStyle w:val="Code"/>
        <w:rPr>
          <w:highlight w:val="white"/>
        </w:rPr>
      </w:pPr>
      <w:r w:rsidRPr="00B4734E">
        <w:rPr>
          <w:highlight w:val="white"/>
        </w:rPr>
        <w:t xml:space="preserve">      }</w:t>
      </w:r>
    </w:p>
    <w:p w14:paraId="7967A54D" w14:textId="19E867E5" w:rsidR="00B4734E" w:rsidRPr="00B4734E" w:rsidRDefault="00E51F98" w:rsidP="00E51F98">
      <w:pPr>
        <w:rPr>
          <w:highlight w:val="white"/>
        </w:rPr>
      </w:pPr>
      <w:r>
        <w:rPr>
          <w:highlight w:val="white"/>
        </w:rPr>
        <w:t xml:space="preserve">Then we iterate </w:t>
      </w:r>
      <w:r w:rsidR="00BD06F9">
        <w:rPr>
          <w:highlight w:val="white"/>
        </w:rPr>
        <w:t>through</w:t>
      </w:r>
      <w:r>
        <w:rPr>
          <w:highlight w:val="white"/>
        </w:rPr>
        <w:t xml:space="preserve"> the assembly code list and </w:t>
      </w:r>
      <w:r w:rsidR="00CF29D9">
        <w:rPr>
          <w:highlight w:val="white"/>
        </w:rPr>
        <w:t xml:space="preserve">change all jump targets from middle code line numbers to assembly code line numbers. Note that </w:t>
      </w:r>
      <w:r w:rsidR="00BB012C">
        <w:rPr>
          <w:highlight w:val="white"/>
        </w:rPr>
        <w:t>the middle code line number was stored in the third position (index 2) of the instruction, and that we set the assembly line number to the second position (index 1).</w:t>
      </w:r>
    </w:p>
    <w:p w14:paraId="183D8717" w14:textId="77777777" w:rsidR="00B4734E" w:rsidRPr="00B4734E" w:rsidRDefault="00B4734E" w:rsidP="00B4734E">
      <w:pPr>
        <w:pStyle w:val="Code"/>
        <w:rPr>
          <w:highlight w:val="white"/>
        </w:rPr>
      </w:pPr>
      <w:r w:rsidRPr="00B4734E">
        <w:rPr>
          <w:highlight w:val="white"/>
        </w:rPr>
        <w:t xml:space="preserve">      for (int line = 0; line &lt; m_assemblyCodeList.Count; ++line) {</w:t>
      </w:r>
    </w:p>
    <w:p w14:paraId="0B744A9C" w14:textId="77777777" w:rsidR="00B4734E" w:rsidRPr="00B4734E" w:rsidRDefault="00B4734E" w:rsidP="00B4734E">
      <w:pPr>
        <w:pStyle w:val="Code"/>
        <w:rPr>
          <w:highlight w:val="white"/>
        </w:rPr>
      </w:pPr>
      <w:r w:rsidRPr="00B4734E">
        <w:rPr>
          <w:highlight w:val="white"/>
        </w:rPr>
        <w:t xml:space="preserve">        AssemblyCode assemblyCode = m_assemblyCodeList[line];</w:t>
      </w:r>
    </w:p>
    <w:p w14:paraId="075F0091" w14:textId="77777777" w:rsidR="00B4734E" w:rsidRPr="00B4734E" w:rsidRDefault="00B4734E" w:rsidP="00B4734E">
      <w:pPr>
        <w:pStyle w:val="Code"/>
        <w:rPr>
          <w:highlight w:val="white"/>
        </w:rPr>
      </w:pPr>
    </w:p>
    <w:p w14:paraId="62A56F80" w14:textId="77777777" w:rsidR="00B4734E" w:rsidRPr="00B4734E" w:rsidRDefault="00B4734E" w:rsidP="00B4734E">
      <w:pPr>
        <w:pStyle w:val="Code"/>
        <w:rPr>
          <w:highlight w:val="white"/>
        </w:rPr>
      </w:pPr>
      <w:r w:rsidRPr="00B4734E">
        <w:rPr>
          <w:highlight w:val="white"/>
        </w:rPr>
        <w:t xml:space="preserve">        if (assemblyCode.IsRelationNotRegister() ||</w:t>
      </w:r>
    </w:p>
    <w:p w14:paraId="7FB35D82" w14:textId="77777777" w:rsidR="00B4734E" w:rsidRPr="00B4734E" w:rsidRDefault="00B4734E" w:rsidP="00B4734E">
      <w:pPr>
        <w:pStyle w:val="Code"/>
        <w:rPr>
          <w:highlight w:val="white"/>
        </w:rPr>
      </w:pPr>
      <w:r w:rsidRPr="00B4734E">
        <w:rPr>
          <w:highlight w:val="white"/>
        </w:rPr>
        <w:t xml:space="preserve">            assemblyCode.IsJumpNotRegister()) {</w:t>
      </w:r>
    </w:p>
    <w:p w14:paraId="1F174687" w14:textId="77777777" w:rsidR="00B4734E" w:rsidRPr="00B4734E" w:rsidRDefault="00B4734E" w:rsidP="00B4734E">
      <w:pPr>
        <w:pStyle w:val="Code"/>
        <w:rPr>
          <w:highlight w:val="white"/>
        </w:rPr>
      </w:pPr>
      <w:r w:rsidRPr="00B4734E">
        <w:rPr>
          <w:highlight w:val="white"/>
        </w:rPr>
        <w:t xml:space="preserve">          if (!(assemblyCode[1] is int)) {</w:t>
      </w:r>
    </w:p>
    <w:p w14:paraId="5AF97E16" w14:textId="77777777" w:rsidR="00B4734E" w:rsidRPr="00B4734E" w:rsidRDefault="00B4734E" w:rsidP="00B4734E">
      <w:pPr>
        <w:pStyle w:val="Code"/>
        <w:rPr>
          <w:highlight w:val="white"/>
        </w:rPr>
      </w:pPr>
      <w:r w:rsidRPr="00B4734E">
        <w:rPr>
          <w:highlight w:val="white"/>
        </w:rPr>
        <w:t xml:space="preserve">            int middleTarget = (int) assemblyCode[2];</w:t>
      </w:r>
    </w:p>
    <w:p w14:paraId="3066F20D" w14:textId="77777777" w:rsidR="00B4734E" w:rsidRPr="00B4734E" w:rsidRDefault="00B4734E" w:rsidP="00B4734E">
      <w:pPr>
        <w:pStyle w:val="Code"/>
        <w:rPr>
          <w:highlight w:val="white"/>
        </w:rPr>
      </w:pPr>
      <w:r w:rsidRPr="00B4734E">
        <w:rPr>
          <w:highlight w:val="white"/>
        </w:rPr>
        <w:t xml:space="preserve">            assemblyCode[1] = middleToAssemblyMap[middleTarget];</w:t>
      </w:r>
    </w:p>
    <w:p w14:paraId="7860B150" w14:textId="77777777" w:rsidR="00B4734E" w:rsidRPr="00B4734E" w:rsidRDefault="00B4734E" w:rsidP="00B4734E">
      <w:pPr>
        <w:pStyle w:val="Code"/>
        <w:rPr>
          <w:highlight w:val="white"/>
        </w:rPr>
      </w:pPr>
      <w:r w:rsidRPr="00B4734E">
        <w:rPr>
          <w:highlight w:val="white"/>
        </w:rPr>
        <w:lastRenderedPageBreak/>
        <w:t xml:space="preserve">          }</w:t>
      </w:r>
    </w:p>
    <w:p w14:paraId="307F4D0A" w14:textId="77777777" w:rsidR="00B4734E" w:rsidRPr="00B4734E" w:rsidRDefault="00B4734E" w:rsidP="00B4734E">
      <w:pPr>
        <w:pStyle w:val="Code"/>
        <w:rPr>
          <w:highlight w:val="white"/>
        </w:rPr>
      </w:pPr>
      <w:r w:rsidRPr="00B4734E">
        <w:rPr>
          <w:highlight w:val="white"/>
        </w:rPr>
        <w:t xml:space="preserve">        }</w:t>
      </w:r>
    </w:p>
    <w:p w14:paraId="1EBB3F98" w14:textId="77777777" w:rsidR="00B4734E" w:rsidRPr="00B4734E" w:rsidRDefault="00B4734E" w:rsidP="00B4734E">
      <w:pPr>
        <w:pStyle w:val="Code"/>
        <w:rPr>
          <w:highlight w:val="white"/>
        </w:rPr>
      </w:pPr>
      <w:r w:rsidRPr="00B4734E">
        <w:rPr>
          <w:highlight w:val="white"/>
        </w:rPr>
        <w:t xml:space="preserve">      }</w:t>
      </w:r>
    </w:p>
    <w:p w14:paraId="10835E39" w14:textId="3AC58259" w:rsidR="00B4734E" w:rsidRDefault="00F82BB4" w:rsidP="0053044F">
      <w:pPr>
        <w:rPr>
          <w:highlight w:val="white"/>
        </w:rPr>
      </w:pPr>
      <w:r>
        <w:rPr>
          <w:highlight w:val="white"/>
        </w:rPr>
        <w:t>When we have changed the jump targets from middle code line number</w:t>
      </w:r>
      <w:r w:rsidR="00F70190">
        <w:rPr>
          <w:highlight w:val="white"/>
        </w:rPr>
        <w:t>s</w:t>
      </w:r>
      <w:r>
        <w:rPr>
          <w:highlight w:val="white"/>
        </w:rPr>
        <w:t xml:space="preserve"> to </w:t>
      </w:r>
      <w:r w:rsidR="00F70190">
        <w:rPr>
          <w:highlight w:val="white"/>
        </w:rPr>
        <w:t xml:space="preserve">assembly code line numbers, the second step is to change the </w:t>
      </w:r>
      <w:r w:rsidR="0053044F">
        <w:rPr>
          <w:highlight w:val="white"/>
        </w:rPr>
        <w:t>targets into the number of bytes between the next assembly instruction (the instruction following the current instruction)</w:t>
      </w:r>
      <w:r w:rsidR="00C24376">
        <w:rPr>
          <w:highlight w:val="white"/>
        </w:rPr>
        <w:t xml:space="preserve"> and the target instruction, which is a negativ</w:t>
      </w:r>
      <w:r w:rsidR="00D30E3C">
        <w:rPr>
          <w:highlight w:val="white"/>
        </w:rPr>
        <w:t>e</w:t>
      </w:r>
      <w:r w:rsidR="00C24376">
        <w:rPr>
          <w:highlight w:val="white"/>
        </w:rPr>
        <w:t xml:space="preserve"> value in case of backward jumps.</w:t>
      </w:r>
    </w:p>
    <w:p w14:paraId="462656D7" w14:textId="03E668ED" w:rsidR="006B0E0A" w:rsidRPr="00B4734E" w:rsidRDefault="006B0E0A" w:rsidP="0053044F">
      <w:pPr>
        <w:rPr>
          <w:highlight w:val="white"/>
        </w:rPr>
      </w:pPr>
      <w:r>
        <w:rPr>
          <w:highlight w:val="white"/>
        </w:rPr>
        <w:t>First</w:t>
      </w:r>
      <w:r w:rsidR="004730D5">
        <w:rPr>
          <w:highlight w:val="white"/>
        </w:rPr>
        <w:t>,</w:t>
      </w:r>
      <w:r>
        <w:rPr>
          <w:highlight w:val="white"/>
        </w:rPr>
        <w:t xml:space="preserve"> we need the </w:t>
      </w:r>
      <w:r w:rsidRPr="006B0E0A">
        <w:rPr>
          <w:rStyle w:val="KeyWord0"/>
          <w:highlight w:val="white"/>
        </w:rPr>
        <w:t>assemblyToByteMap</w:t>
      </w:r>
      <w:r>
        <w:rPr>
          <w:highlight w:val="white"/>
        </w:rPr>
        <w:t xml:space="preserve"> map to keep track of </w:t>
      </w:r>
      <w:r w:rsidR="004730D5">
        <w:rPr>
          <w:highlight w:val="white"/>
        </w:rPr>
        <w:t xml:space="preserve">the </w:t>
      </w:r>
      <w:r w:rsidR="00C42309">
        <w:rPr>
          <w:highlight w:val="white"/>
        </w:rPr>
        <w:t>address of each assembly code instruction, counted in bytes from the beginning of the code</w:t>
      </w:r>
      <w:r w:rsidR="004730D5">
        <w:rPr>
          <w:highlight w:val="white"/>
        </w:rPr>
        <w:t>.</w:t>
      </w:r>
      <w:r w:rsidR="00817756">
        <w:rPr>
          <w:highlight w:val="white"/>
        </w:rPr>
        <w:t xml:space="preserve"> Then we iterate through the </w:t>
      </w:r>
      <w:r w:rsidR="00E87119">
        <w:rPr>
          <w:highlight w:val="white"/>
        </w:rPr>
        <w:t>assembly code list and add the byte</w:t>
      </w:r>
      <w:r w:rsidR="00C42309">
        <w:rPr>
          <w:highlight w:val="white"/>
        </w:rPr>
        <w:t xml:space="preserve"> addresses</w:t>
      </w:r>
      <w:r w:rsidR="00E87119">
        <w:rPr>
          <w:highlight w:val="white"/>
        </w:rPr>
        <w:t xml:space="preserve"> each instruction.</w:t>
      </w:r>
      <w:r w:rsidR="00216847">
        <w:rPr>
          <w:highlight w:val="white"/>
        </w:rPr>
        <w:t xml:space="preserve"> At the moment</w:t>
      </w:r>
      <w:r w:rsidR="009E5667">
        <w:rPr>
          <w:highlight w:val="white"/>
        </w:rPr>
        <w:t>,</w:t>
      </w:r>
      <w:r w:rsidR="00216847">
        <w:rPr>
          <w:highlight w:val="white"/>
        </w:rPr>
        <w:t xml:space="preserve"> all jump instruction are equally large (in bytes), but that may change later on.</w:t>
      </w:r>
    </w:p>
    <w:p w14:paraId="1AC2666F" w14:textId="77777777" w:rsidR="00B4734E" w:rsidRPr="00B4734E" w:rsidRDefault="00B4734E" w:rsidP="00B4734E">
      <w:pPr>
        <w:pStyle w:val="Code"/>
        <w:rPr>
          <w:highlight w:val="white"/>
        </w:rPr>
      </w:pPr>
      <w:r w:rsidRPr="00B4734E">
        <w:rPr>
          <w:highlight w:val="white"/>
        </w:rPr>
        <w:t xml:space="preserve">      IDictionary&lt;int,int&gt; assemblyToByteMap = new Dictionary&lt;int,int&gt;();</w:t>
      </w:r>
    </w:p>
    <w:p w14:paraId="2EE06CDE" w14:textId="77777777" w:rsidR="00B4734E" w:rsidRPr="00B4734E" w:rsidRDefault="00B4734E" w:rsidP="00B4734E">
      <w:pPr>
        <w:pStyle w:val="Code"/>
        <w:rPr>
          <w:highlight w:val="white"/>
        </w:rPr>
      </w:pPr>
    </w:p>
    <w:p w14:paraId="72BD517E" w14:textId="77777777" w:rsidR="00B4734E" w:rsidRPr="00B4734E" w:rsidRDefault="00B4734E" w:rsidP="00B4734E">
      <w:pPr>
        <w:pStyle w:val="Code"/>
        <w:rPr>
          <w:highlight w:val="white"/>
        </w:rPr>
      </w:pPr>
      <w:r w:rsidRPr="00B4734E">
        <w:rPr>
          <w:highlight w:val="white"/>
        </w:rPr>
        <w:t xml:space="preserve">      { int byteSize = 0, line = 0;</w:t>
      </w:r>
    </w:p>
    <w:p w14:paraId="63EC4E99" w14:textId="77777777" w:rsidR="00B4734E" w:rsidRPr="00B4734E" w:rsidRDefault="00B4734E" w:rsidP="00B4734E">
      <w:pPr>
        <w:pStyle w:val="Code"/>
        <w:rPr>
          <w:highlight w:val="white"/>
        </w:rPr>
      </w:pPr>
      <w:r w:rsidRPr="00B4734E">
        <w:rPr>
          <w:highlight w:val="white"/>
        </w:rPr>
        <w:t xml:space="preserve">        foreach (AssemblyCode assemblyCode in m_assemblyCodeList) {</w:t>
      </w:r>
    </w:p>
    <w:p w14:paraId="7B903F49" w14:textId="77777777" w:rsidR="00B4734E" w:rsidRPr="00B4734E" w:rsidRDefault="00B4734E" w:rsidP="00B4734E">
      <w:pPr>
        <w:pStyle w:val="Code"/>
        <w:rPr>
          <w:highlight w:val="white"/>
        </w:rPr>
      </w:pPr>
      <w:r w:rsidRPr="00B4734E">
        <w:rPr>
          <w:highlight w:val="white"/>
        </w:rPr>
        <w:t xml:space="preserve">          assemblyToByteMap.Add(line++, byteSize);</w:t>
      </w:r>
    </w:p>
    <w:p w14:paraId="67D8CF73" w14:textId="77777777" w:rsidR="00B4734E" w:rsidRPr="00B4734E" w:rsidRDefault="00B4734E" w:rsidP="00B4734E">
      <w:pPr>
        <w:pStyle w:val="Code"/>
        <w:rPr>
          <w:highlight w:val="white"/>
        </w:rPr>
      </w:pPr>
      <w:r w:rsidRPr="00B4734E">
        <w:rPr>
          <w:highlight w:val="white"/>
        </w:rPr>
        <w:t xml:space="preserve">  </w:t>
      </w:r>
    </w:p>
    <w:p w14:paraId="039B5968" w14:textId="77777777" w:rsidR="00B4734E" w:rsidRPr="00B4734E" w:rsidRDefault="00B4734E" w:rsidP="00B4734E">
      <w:pPr>
        <w:pStyle w:val="Code"/>
        <w:rPr>
          <w:highlight w:val="white"/>
        </w:rPr>
      </w:pPr>
      <w:r w:rsidRPr="00B4734E">
        <w:rPr>
          <w:highlight w:val="white"/>
        </w:rPr>
        <w:t xml:space="preserve">          if (!(assemblyCode.IsRelationNotRegister() ||</w:t>
      </w:r>
    </w:p>
    <w:p w14:paraId="79C18A19" w14:textId="77777777" w:rsidR="00B4734E" w:rsidRPr="00B4734E" w:rsidRDefault="00B4734E" w:rsidP="00B4734E">
      <w:pPr>
        <w:pStyle w:val="Code"/>
        <w:rPr>
          <w:highlight w:val="white"/>
        </w:rPr>
      </w:pPr>
      <w:r w:rsidRPr="00B4734E">
        <w:rPr>
          <w:highlight w:val="white"/>
        </w:rPr>
        <w:t xml:space="preserve">                assemblyCode.IsJumpNotRegister())) {</w:t>
      </w:r>
    </w:p>
    <w:p w14:paraId="10DBDE71" w14:textId="77777777" w:rsidR="00B4734E" w:rsidRPr="00B4734E" w:rsidRDefault="00B4734E" w:rsidP="00B4734E">
      <w:pPr>
        <w:pStyle w:val="Code"/>
        <w:rPr>
          <w:highlight w:val="white"/>
        </w:rPr>
      </w:pPr>
      <w:r w:rsidRPr="00B4734E">
        <w:rPr>
          <w:highlight w:val="white"/>
        </w:rPr>
        <w:t xml:space="preserve">            byteSize += assemblyCode.ByteList().Count;</w:t>
      </w:r>
    </w:p>
    <w:p w14:paraId="5DF1442E" w14:textId="77777777" w:rsidR="00B4734E" w:rsidRPr="00B4734E" w:rsidRDefault="00B4734E" w:rsidP="00B4734E">
      <w:pPr>
        <w:pStyle w:val="Code"/>
        <w:rPr>
          <w:highlight w:val="white"/>
        </w:rPr>
      </w:pPr>
      <w:r w:rsidRPr="00B4734E">
        <w:rPr>
          <w:highlight w:val="white"/>
        </w:rPr>
        <w:t xml:space="preserve">          }</w:t>
      </w:r>
    </w:p>
    <w:p w14:paraId="0BD17C38" w14:textId="77777777" w:rsidR="00B4734E" w:rsidRPr="00B4734E" w:rsidRDefault="00B4734E" w:rsidP="00B4734E">
      <w:pPr>
        <w:pStyle w:val="Code"/>
        <w:rPr>
          <w:highlight w:val="white"/>
        </w:rPr>
      </w:pPr>
      <w:r w:rsidRPr="00B4734E">
        <w:rPr>
          <w:highlight w:val="white"/>
        </w:rPr>
        <w:t xml:space="preserve">        }</w:t>
      </w:r>
    </w:p>
    <w:p w14:paraId="7E972C35" w14:textId="77777777" w:rsidR="00B4734E" w:rsidRPr="00B4734E" w:rsidRDefault="00B4734E" w:rsidP="00B4734E">
      <w:pPr>
        <w:pStyle w:val="Code"/>
        <w:rPr>
          <w:highlight w:val="white"/>
        </w:rPr>
      </w:pPr>
      <w:r w:rsidRPr="00B4734E">
        <w:rPr>
          <w:highlight w:val="white"/>
        </w:rPr>
        <w:t xml:space="preserve">        assemblyToByteMap.Add(m_assemblyCodeList.Count, byteSize);</w:t>
      </w:r>
    </w:p>
    <w:p w14:paraId="0887F27B" w14:textId="77777777" w:rsidR="00B4734E" w:rsidRPr="00B4734E" w:rsidRDefault="00B4734E" w:rsidP="00B4734E">
      <w:pPr>
        <w:pStyle w:val="Code"/>
        <w:rPr>
          <w:highlight w:val="white"/>
        </w:rPr>
      </w:pPr>
      <w:r w:rsidRPr="00B4734E">
        <w:rPr>
          <w:highlight w:val="white"/>
        </w:rPr>
        <w:t xml:space="preserve">      }</w:t>
      </w:r>
    </w:p>
    <w:p w14:paraId="626E0AA9" w14:textId="6E86F82C" w:rsidR="00B4734E" w:rsidRPr="00B4734E" w:rsidRDefault="00E87119" w:rsidP="00E87119">
      <w:pPr>
        <w:rPr>
          <w:highlight w:val="white"/>
        </w:rPr>
      </w:pPr>
      <w:r>
        <w:rPr>
          <w:highlight w:val="white"/>
        </w:rPr>
        <w:t xml:space="preserve">When we </w:t>
      </w:r>
      <w:r w:rsidR="00A31B2F">
        <w:rPr>
          <w:highlight w:val="white"/>
        </w:rPr>
        <w:t>change the assembly code targets to relative byte targets</w:t>
      </w:r>
      <w:r w:rsidR="006B1985">
        <w:rPr>
          <w:highlight w:val="white"/>
        </w:rPr>
        <w:t>,</w:t>
      </w:r>
      <w:r w:rsidR="008546FB">
        <w:rPr>
          <w:highlight w:val="white"/>
        </w:rPr>
        <w:t xml:space="preserve"> we may have to iterate several times because short jumps (between -128 </w:t>
      </w:r>
      <w:r w:rsidR="00216847">
        <w:rPr>
          <w:highlight w:val="white"/>
        </w:rPr>
        <w:t>and</w:t>
      </w:r>
      <w:r w:rsidR="008546FB">
        <w:rPr>
          <w:highlight w:val="white"/>
        </w:rPr>
        <w:t xml:space="preserve"> 127, inclusive) instructions are smaller than </w:t>
      </w:r>
      <w:r w:rsidR="003D281C">
        <w:rPr>
          <w:highlight w:val="white"/>
        </w:rPr>
        <w:t>long</w:t>
      </w:r>
      <w:r w:rsidR="008546FB">
        <w:rPr>
          <w:highlight w:val="white"/>
        </w:rPr>
        <w:t xml:space="preserve"> jumps instructions</w:t>
      </w:r>
      <w:r w:rsidR="00216847">
        <w:rPr>
          <w:highlight w:val="white"/>
        </w:rPr>
        <w:t>.</w:t>
      </w:r>
      <w:r w:rsidR="00331651">
        <w:rPr>
          <w:highlight w:val="white"/>
        </w:rPr>
        <w:t xml:space="preserve"> At the beginning, all jumps are </w:t>
      </w:r>
      <w:r w:rsidR="003D281C">
        <w:rPr>
          <w:highlight w:val="white"/>
        </w:rPr>
        <w:t>long</w:t>
      </w:r>
      <w:r w:rsidR="00331651">
        <w:rPr>
          <w:highlight w:val="white"/>
        </w:rPr>
        <w:t xml:space="preserve"> jumps, but some of them may be chan</w:t>
      </w:r>
      <w:r w:rsidR="003D281C">
        <w:rPr>
          <w:highlight w:val="white"/>
        </w:rPr>
        <w:t>g</w:t>
      </w:r>
      <w:r w:rsidR="00331651">
        <w:rPr>
          <w:highlight w:val="white"/>
        </w:rPr>
        <w:t xml:space="preserve">ed to </w:t>
      </w:r>
      <w:r w:rsidR="003D281C">
        <w:rPr>
          <w:highlight w:val="white"/>
        </w:rPr>
        <w:t>short jump during the iteration.</w:t>
      </w:r>
    </w:p>
    <w:p w14:paraId="329BD527" w14:textId="77777777" w:rsidR="00B4734E" w:rsidRPr="00B4734E" w:rsidRDefault="00B4734E" w:rsidP="00B4734E">
      <w:pPr>
        <w:pStyle w:val="Code"/>
        <w:rPr>
          <w:highlight w:val="white"/>
        </w:rPr>
      </w:pPr>
      <w:r w:rsidRPr="00B4734E">
        <w:rPr>
          <w:highlight w:val="white"/>
        </w:rPr>
        <w:t xml:space="preserve">      while (true) {</w:t>
      </w:r>
    </w:p>
    <w:p w14:paraId="1F4D1841" w14:textId="77777777" w:rsidR="00B4734E" w:rsidRPr="00B4734E" w:rsidRDefault="00B4734E" w:rsidP="00B4734E">
      <w:pPr>
        <w:pStyle w:val="Code"/>
        <w:rPr>
          <w:highlight w:val="white"/>
        </w:rPr>
      </w:pPr>
      <w:r w:rsidRPr="00B4734E">
        <w:rPr>
          <w:highlight w:val="white"/>
        </w:rPr>
        <w:t xml:space="preserve">        for (int line = 0; line &lt; (m_assemblyCodeList.Count - 1); ++line) {</w:t>
      </w:r>
    </w:p>
    <w:p w14:paraId="6BA83C58" w14:textId="77777777" w:rsidR="00B4734E" w:rsidRPr="00B4734E" w:rsidRDefault="00B4734E" w:rsidP="00B4734E">
      <w:pPr>
        <w:pStyle w:val="Code"/>
        <w:rPr>
          <w:highlight w:val="white"/>
        </w:rPr>
      </w:pPr>
      <w:r w:rsidRPr="00B4734E">
        <w:rPr>
          <w:highlight w:val="white"/>
        </w:rPr>
        <w:t xml:space="preserve">          AssemblyCode thisCode = m_assemblyCodeList[line],</w:t>
      </w:r>
    </w:p>
    <w:p w14:paraId="301FE7CB" w14:textId="77777777" w:rsidR="00B4734E" w:rsidRPr="00B4734E" w:rsidRDefault="00B4734E" w:rsidP="00B4734E">
      <w:pPr>
        <w:pStyle w:val="Code"/>
        <w:rPr>
          <w:highlight w:val="white"/>
        </w:rPr>
      </w:pPr>
      <w:r w:rsidRPr="00B4734E">
        <w:rPr>
          <w:highlight w:val="white"/>
        </w:rPr>
        <w:t xml:space="preserve">                       nextCode = m_assemblyCodeList[line + 1];</w:t>
      </w:r>
    </w:p>
    <w:p w14:paraId="530C18E8" w14:textId="77777777" w:rsidR="00B4734E" w:rsidRPr="00B4734E" w:rsidRDefault="00B4734E" w:rsidP="00B4734E">
      <w:pPr>
        <w:pStyle w:val="Code"/>
        <w:rPr>
          <w:highlight w:val="white"/>
        </w:rPr>
      </w:pPr>
    </w:p>
    <w:p w14:paraId="12246509" w14:textId="77777777" w:rsidR="00B4734E" w:rsidRPr="00B4734E" w:rsidRDefault="00B4734E" w:rsidP="00B4734E">
      <w:pPr>
        <w:pStyle w:val="Code"/>
        <w:rPr>
          <w:highlight w:val="white"/>
        </w:rPr>
      </w:pPr>
      <w:r w:rsidRPr="00B4734E">
        <w:rPr>
          <w:highlight w:val="white"/>
        </w:rPr>
        <w:t xml:space="preserve">          if (thisCode.IsRelationNotRegister() ||</w:t>
      </w:r>
    </w:p>
    <w:p w14:paraId="1944BB33" w14:textId="77777777" w:rsidR="00B4734E" w:rsidRPr="00B4734E" w:rsidRDefault="00B4734E" w:rsidP="00B4734E">
      <w:pPr>
        <w:pStyle w:val="Code"/>
        <w:rPr>
          <w:highlight w:val="white"/>
        </w:rPr>
      </w:pPr>
      <w:r w:rsidRPr="00B4734E">
        <w:rPr>
          <w:highlight w:val="white"/>
        </w:rPr>
        <w:t xml:space="preserve">              thisCode.IsJumpNotRegister()) {</w:t>
      </w:r>
    </w:p>
    <w:p w14:paraId="7CCE5E74" w14:textId="77777777" w:rsidR="00B4734E" w:rsidRPr="00B4734E" w:rsidRDefault="00B4734E" w:rsidP="00B4734E">
      <w:pPr>
        <w:pStyle w:val="Code"/>
        <w:rPr>
          <w:highlight w:val="white"/>
        </w:rPr>
      </w:pPr>
      <w:r w:rsidRPr="00B4734E">
        <w:rPr>
          <w:highlight w:val="white"/>
        </w:rPr>
        <w:t xml:space="preserve">            int assemblyTarget = (int) thisCode[1];</w:t>
      </w:r>
    </w:p>
    <w:p w14:paraId="4AEB9A3B" w14:textId="779B2531" w:rsidR="0012157F" w:rsidRPr="00B4734E" w:rsidRDefault="0012157F" w:rsidP="0012157F">
      <w:pPr>
        <w:rPr>
          <w:highlight w:val="white"/>
        </w:rPr>
      </w:pPr>
      <w:r>
        <w:rPr>
          <w:highlight w:val="white"/>
        </w:rPr>
        <w:t xml:space="preserve">The </w:t>
      </w:r>
      <w:r w:rsidRPr="0012157F">
        <w:rPr>
          <w:rStyle w:val="KeyWord0"/>
          <w:highlight w:val="white"/>
        </w:rPr>
        <w:t>byte</w:t>
      </w:r>
      <w:r>
        <w:rPr>
          <w:rStyle w:val="KeyWord0"/>
          <w:highlight w:val="white"/>
        </w:rPr>
        <w:t>Source</w:t>
      </w:r>
      <w:r>
        <w:rPr>
          <w:highlight w:val="white"/>
        </w:rPr>
        <w:t xml:space="preserve"> </w:t>
      </w:r>
      <w:r w:rsidR="00076429">
        <w:rPr>
          <w:highlight w:val="white"/>
        </w:rPr>
        <w:t xml:space="preserve">variable </w:t>
      </w:r>
      <w:r>
        <w:rPr>
          <w:highlight w:val="white"/>
        </w:rPr>
        <w:t xml:space="preserve">is the byte address of the target assembly instruction following the current instruction, </w:t>
      </w:r>
      <w:r w:rsidRPr="002A251A">
        <w:rPr>
          <w:rStyle w:val="KeyWord0"/>
          <w:highlight w:val="white"/>
        </w:rPr>
        <w:t>byteTarget</w:t>
      </w:r>
      <w:r>
        <w:rPr>
          <w:highlight w:val="white"/>
        </w:rPr>
        <w:t xml:space="preserve"> is the byte address of the target instruction</w:t>
      </w:r>
      <w:r w:rsidR="00C73C17">
        <w:rPr>
          <w:highlight w:val="white"/>
        </w:rPr>
        <w:t xml:space="preserve">, and </w:t>
      </w:r>
      <w:r w:rsidR="00C73C17" w:rsidRPr="00C73C17">
        <w:rPr>
          <w:rStyle w:val="KeyWord0"/>
          <w:highlight w:val="white"/>
        </w:rPr>
        <w:t>byteDistance</w:t>
      </w:r>
      <w:r w:rsidR="00C73C17">
        <w:rPr>
          <w:highlight w:val="white"/>
        </w:rPr>
        <w:t xml:space="preserve"> is </w:t>
      </w:r>
      <w:r w:rsidR="00A23741">
        <w:rPr>
          <w:highlight w:val="white"/>
        </w:rPr>
        <w:t xml:space="preserve">difference between </w:t>
      </w:r>
      <w:r w:rsidR="00A23741" w:rsidRPr="00A23741">
        <w:rPr>
          <w:rStyle w:val="KeyWord0"/>
          <w:highlight w:val="white"/>
        </w:rPr>
        <w:t>byteTarget</w:t>
      </w:r>
      <w:r w:rsidR="00A23741">
        <w:rPr>
          <w:highlight w:val="white"/>
        </w:rPr>
        <w:t xml:space="preserve"> and </w:t>
      </w:r>
      <w:r w:rsidR="00A23741" w:rsidRPr="00A23741">
        <w:rPr>
          <w:rStyle w:val="KeyWord0"/>
          <w:highlight w:val="white"/>
        </w:rPr>
        <w:t>byteSource</w:t>
      </w:r>
      <w:r w:rsidR="00A23741">
        <w:rPr>
          <w:highlight w:val="white"/>
        </w:rPr>
        <w:t>, which becomes the final target address.</w:t>
      </w:r>
    </w:p>
    <w:p w14:paraId="140A7A8F" w14:textId="77777777" w:rsidR="00B4734E" w:rsidRPr="00B4734E" w:rsidRDefault="00B4734E" w:rsidP="00B4734E">
      <w:pPr>
        <w:pStyle w:val="Code"/>
        <w:rPr>
          <w:highlight w:val="white"/>
        </w:rPr>
      </w:pPr>
      <w:r w:rsidRPr="00B4734E">
        <w:rPr>
          <w:highlight w:val="white"/>
        </w:rPr>
        <w:t xml:space="preserve">            int byteSource = assemblyToByteMap[line + 1],</w:t>
      </w:r>
    </w:p>
    <w:p w14:paraId="710C8182" w14:textId="77777777" w:rsidR="00B4734E" w:rsidRPr="00B4734E" w:rsidRDefault="00B4734E" w:rsidP="00B4734E">
      <w:pPr>
        <w:pStyle w:val="Code"/>
        <w:rPr>
          <w:highlight w:val="white"/>
        </w:rPr>
      </w:pPr>
      <w:r w:rsidRPr="00B4734E">
        <w:rPr>
          <w:highlight w:val="white"/>
        </w:rPr>
        <w:t xml:space="preserve">                byteTarget = assemblyToByteMap[assemblyTarget];</w:t>
      </w:r>
    </w:p>
    <w:p w14:paraId="07D155F6" w14:textId="77777777" w:rsidR="00B4734E" w:rsidRPr="00B4734E" w:rsidRDefault="00B4734E" w:rsidP="00B4734E">
      <w:pPr>
        <w:pStyle w:val="Code"/>
        <w:rPr>
          <w:highlight w:val="white"/>
        </w:rPr>
      </w:pPr>
      <w:r w:rsidRPr="00B4734E">
        <w:rPr>
          <w:highlight w:val="white"/>
        </w:rPr>
        <w:t xml:space="preserve">            int byteDistance = byteTarget - byteSource;</w:t>
      </w:r>
    </w:p>
    <w:p w14:paraId="04DB6A0E" w14:textId="77777777" w:rsidR="00B4734E" w:rsidRPr="00B4734E" w:rsidRDefault="00B4734E" w:rsidP="00B4734E">
      <w:pPr>
        <w:pStyle w:val="Code"/>
        <w:rPr>
          <w:highlight w:val="white"/>
        </w:rPr>
      </w:pPr>
      <w:r w:rsidRPr="00B4734E">
        <w:rPr>
          <w:highlight w:val="white"/>
        </w:rPr>
        <w:t xml:space="preserve">            Assert.ErrorXXX(byteDistance != 0);</w:t>
      </w:r>
    </w:p>
    <w:p w14:paraId="70804A96" w14:textId="77777777" w:rsidR="00B4734E" w:rsidRPr="00B4734E" w:rsidRDefault="00B4734E" w:rsidP="00B4734E">
      <w:pPr>
        <w:pStyle w:val="Code"/>
        <w:rPr>
          <w:highlight w:val="white"/>
        </w:rPr>
      </w:pPr>
      <w:r w:rsidRPr="00B4734E">
        <w:rPr>
          <w:highlight w:val="white"/>
        </w:rPr>
        <w:t xml:space="preserve">            thisCode[0] = byteDistance;</w:t>
      </w:r>
    </w:p>
    <w:p w14:paraId="04BA62D8" w14:textId="77777777" w:rsidR="00B4734E" w:rsidRPr="00B4734E" w:rsidRDefault="00B4734E" w:rsidP="00B4734E">
      <w:pPr>
        <w:pStyle w:val="Code"/>
        <w:rPr>
          <w:highlight w:val="white"/>
        </w:rPr>
      </w:pPr>
      <w:r w:rsidRPr="00B4734E">
        <w:rPr>
          <w:highlight w:val="white"/>
        </w:rPr>
        <w:t xml:space="preserve">          }</w:t>
      </w:r>
    </w:p>
    <w:p w14:paraId="7D6E9FCD" w14:textId="77777777" w:rsidR="00B4734E" w:rsidRPr="00B4734E" w:rsidRDefault="00B4734E" w:rsidP="00B4734E">
      <w:pPr>
        <w:pStyle w:val="Code"/>
        <w:rPr>
          <w:highlight w:val="white"/>
        </w:rPr>
      </w:pPr>
      <w:r w:rsidRPr="00B4734E">
        <w:rPr>
          <w:highlight w:val="white"/>
        </w:rPr>
        <w:t xml:space="preserve">        }</w:t>
      </w:r>
    </w:p>
    <w:p w14:paraId="17F5898A" w14:textId="1163FBE8" w:rsidR="00B4734E" w:rsidRPr="00B4734E" w:rsidRDefault="00A23741" w:rsidP="00536134">
      <w:pPr>
        <w:rPr>
          <w:highlight w:val="white"/>
        </w:rPr>
      </w:pPr>
      <w:r>
        <w:rPr>
          <w:highlight w:val="white"/>
        </w:rPr>
        <w:t xml:space="preserve">When the </w:t>
      </w:r>
      <w:r w:rsidR="00FF4510">
        <w:rPr>
          <w:highlight w:val="white"/>
        </w:rPr>
        <w:t>jump instruction has been given proper target address, w</w:t>
      </w:r>
      <w:r w:rsidR="00C43406">
        <w:rPr>
          <w:highlight w:val="white"/>
        </w:rPr>
        <w:t>e iterate through the assembly lis</w:t>
      </w:r>
      <w:r w:rsidR="00536134">
        <w:rPr>
          <w:highlight w:val="white"/>
        </w:rPr>
        <w:t xml:space="preserve">t and update the </w:t>
      </w:r>
      <w:r w:rsidR="00536134" w:rsidRPr="00A877E5">
        <w:rPr>
          <w:rStyle w:val="KeyWord0"/>
          <w:highlight w:val="white"/>
        </w:rPr>
        <w:t>assemblyToByteMap</w:t>
      </w:r>
      <w:r w:rsidR="00536134">
        <w:rPr>
          <w:highlight w:val="white"/>
        </w:rPr>
        <w:t xml:space="preserve">. </w:t>
      </w:r>
      <w:r w:rsidR="00FF4510">
        <w:rPr>
          <w:highlight w:val="white"/>
        </w:rPr>
        <w:t xml:space="preserve">Some byte address may have been changed because some long jump </w:t>
      </w:r>
      <w:r w:rsidR="00FF4510">
        <w:rPr>
          <w:highlight w:val="white"/>
        </w:rPr>
        <w:lastRenderedPageBreak/>
        <w:t xml:space="preserve">instructions have been changed to short jump instructions. </w:t>
      </w:r>
      <w:r w:rsidR="00536134">
        <w:rPr>
          <w:highlight w:val="white"/>
        </w:rPr>
        <w:t>I</w:t>
      </w:r>
      <w:r w:rsidR="00816C26">
        <w:rPr>
          <w:highlight w:val="white"/>
        </w:rPr>
        <w:t>f</w:t>
      </w:r>
      <w:r w:rsidR="00536134">
        <w:rPr>
          <w:highlight w:val="white"/>
        </w:rPr>
        <w:t xml:space="preserve"> any </w:t>
      </w:r>
      <w:r w:rsidR="00FF4510">
        <w:rPr>
          <w:highlight w:val="white"/>
        </w:rPr>
        <w:t xml:space="preserve">address </w:t>
      </w:r>
      <w:r w:rsidR="00536134">
        <w:rPr>
          <w:highlight w:val="white"/>
        </w:rPr>
        <w:t xml:space="preserve">has been changed, </w:t>
      </w:r>
      <w:r w:rsidR="00536134" w:rsidRPr="00FF4510">
        <w:rPr>
          <w:rStyle w:val="KeyWord0"/>
          <w:highlight w:val="white"/>
        </w:rPr>
        <w:t>update</w:t>
      </w:r>
      <w:r w:rsidR="00536134">
        <w:rPr>
          <w:highlight w:val="white"/>
        </w:rPr>
        <w:t xml:space="preserve"> is set to true and the overall loop will perform another iteration.</w:t>
      </w:r>
    </w:p>
    <w:p w14:paraId="41AA3598" w14:textId="77777777" w:rsidR="00B4734E" w:rsidRPr="00B4734E" w:rsidRDefault="00B4734E" w:rsidP="00B4734E">
      <w:pPr>
        <w:pStyle w:val="Code"/>
        <w:rPr>
          <w:highlight w:val="white"/>
        </w:rPr>
      </w:pPr>
      <w:r w:rsidRPr="00B4734E">
        <w:rPr>
          <w:highlight w:val="white"/>
        </w:rPr>
        <w:t xml:space="preserve">        bool update = false;</w:t>
      </w:r>
    </w:p>
    <w:p w14:paraId="39D6E67B" w14:textId="77777777" w:rsidR="00B4734E" w:rsidRPr="00B4734E" w:rsidRDefault="00B4734E" w:rsidP="00B4734E">
      <w:pPr>
        <w:pStyle w:val="Code"/>
        <w:rPr>
          <w:highlight w:val="white"/>
        </w:rPr>
      </w:pPr>
      <w:r w:rsidRPr="00B4734E">
        <w:rPr>
          <w:highlight w:val="white"/>
        </w:rPr>
        <w:t xml:space="preserve">        { int byteSize = 0, line = 0;</w:t>
      </w:r>
    </w:p>
    <w:p w14:paraId="0454C37F" w14:textId="77777777" w:rsidR="00B4734E" w:rsidRPr="00B4734E" w:rsidRDefault="00B4734E" w:rsidP="00B4734E">
      <w:pPr>
        <w:pStyle w:val="Code"/>
        <w:rPr>
          <w:highlight w:val="white"/>
        </w:rPr>
      </w:pPr>
      <w:r w:rsidRPr="00B4734E">
        <w:rPr>
          <w:highlight w:val="white"/>
        </w:rPr>
        <w:t xml:space="preserve">          foreach (AssemblyCode objectCode in m_assemblyCodeList) {</w:t>
      </w:r>
    </w:p>
    <w:p w14:paraId="42DC8533" w14:textId="77777777" w:rsidR="00B4734E" w:rsidRPr="00B4734E" w:rsidRDefault="00B4734E" w:rsidP="00B4734E">
      <w:pPr>
        <w:pStyle w:val="Code"/>
        <w:rPr>
          <w:highlight w:val="white"/>
        </w:rPr>
      </w:pPr>
      <w:r w:rsidRPr="00B4734E">
        <w:rPr>
          <w:highlight w:val="white"/>
        </w:rPr>
        <w:t xml:space="preserve">            if (assemblyToByteMap[line] != byteSize) {</w:t>
      </w:r>
    </w:p>
    <w:p w14:paraId="20EED9DC" w14:textId="77777777" w:rsidR="00B4734E" w:rsidRPr="00B4734E" w:rsidRDefault="00B4734E" w:rsidP="00B4734E">
      <w:pPr>
        <w:pStyle w:val="Code"/>
        <w:rPr>
          <w:highlight w:val="white"/>
        </w:rPr>
      </w:pPr>
      <w:r w:rsidRPr="00B4734E">
        <w:rPr>
          <w:highlight w:val="white"/>
        </w:rPr>
        <w:t xml:space="preserve">              assemblyToByteMap[line] = byteSize;</w:t>
      </w:r>
    </w:p>
    <w:p w14:paraId="062888B8" w14:textId="77777777" w:rsidR="00B4734E" w:rsidRPr="00B4734E" w:rsidRDefault="00B4734E" w:rsidP="00B4734E">
      <w:pPr>
        <w:pStyle w:val="Code"/>
        <w:rPr>
          <w:highlight w:val="white"/>
        </w:rPr>
      </w:pPr>
      <w:r w:rsidRPr="00B4734E">
        <w:rPr>
          <w:highlight w:val="white"/>
        </w:rPr>
        <w:t xml:space="preserve">              update = true;</w:t>
      </w:r>
    </w:p>
    <w:p w14:paraId="5C11AC5F" w14:textId="77777777" w:rsidR="00B4734E" w:rsidRPr="00B4734E" w:rsidRDefault="00B4734E" w:rsidP="00B4734E">
      <w:pPr>
        <w:pStyle w:val="Code"/>
        <w:rPr>
          <w:highlight w:val="white"/>
        </w:rPr>
      </w:pPr>
      <w:r w:rsidRPr="00B4734E">
        <w:rPr>
          <w:highlight w:val="white"/>
        </w:rPr>
        <w:t xml:space="preserve">            }</w:t>
      </w:r>
    </w:p>
    <w:p w14:paraId="2D0E94D3" w14:textId="77777777" w:rsidR="00B4734E" w:rsidRPr="00B4734E" w:rsidRDefault="00B4734E" w:rsidP="00B4734E">
      <w:pPr>
        <w:pStyle w:val="Code"/>
        <w:rPr>
          <w:highlight w:val="white"/>
        </w:rPr>
      </w:pPr>
      <w:r w:rsidRPr="00B4734E">
        <w:rPr>
          <w:highlight w:val="white"/>
        </w:rPr>
        <w:t xml:space="preserve">            </w:t>
      </w:r>
    </w:p>
    <w:p w14:paraId="2370341A" w14:textId="77777777" w:rsidR="00B4734E" w:rsidRPr="00B4734E" w:rsidRDefault="00B4734E" w:rsidP="00B4734E">
      <w:pPr>
        <w:pStyle w:val="Code"/>
        <w:rPr>
          <w:highlight w:val="white"/>
        </w:rPr>
      </w:pPr>
      <w:r w:rsidRPr="00B4734E">
        <w:rPr>
          <w:highlight w:val="white"/>
        </w:rPr>
        <w:t xml:space="preserve">            byteSize += objectCode.ByteList().Count;</w:t>
      </w:r>
    </w:p>
    <w:p w14:paraId="228B8DEF" w14:textId="77777777" w:rsidR="00B4734E" w:rsidRPr="00B4734E" w:rsidRDefault="00B4734E" w:rsidP="00B4734E">
      <w:pPr>
        <w:pStyle w:val="Code"/>
        <w:rPr>
          <w:highlight w:val="white"/>
        </w:rPr>
      </w:pPr>
      <w:r w:rsidRPr="00B4734E">
        <w:rPr>
          <w:highlight w:val="white"/>
        </w:rPr>
        <w:t xml:space="preserve">            ++line;</w:t>
      </w:r>
    </w:p>
    <w:p w14:paraId="5ED0BE0C" w14:textId="77777777" w:rsidR="00B4734E" w:rsidRPr="00B4734E" w:rsidRDefault="00B4734E" w:rsidP="00B4734E">
      <w:pPr>
        <w:pStyle w:val="Code"/>
        <w:rPr>
          <w:highlight w:val="white"/>
        </w:rPr>
      </w:pPr>
      <w:r w:rsidRPr="00B4734E">
        <w:rPr>
          <w:highlight w:val="white"/>
        </w:rPr>
        <w:t xml:space="preserve">          }</w:t>
      </w:r>
    </w:p>
    <w:p w14:paraId="0917C35B" w14:textId="77777777" w:rsidR="00B4734E" w:rsidRPr="00B4734E" w:rsidRDefault="00B4734E" w:rsidP="00B4734E">
      <w:pPr>
        <w:pStyle w:val="Code"/>
        <w:rPr>
          <w:highlight w:val="white"/>
        </w:rPr>
      </w:pPr>
      <w:r w:rsidRPr="00B4734E">
        <w:rPr>
          <w:highlight w:val="white"/>
        </w:rPr>
        <w:t xml:space="preserve">        }</w:t>
      </w:r>
    </w:p>
    <w:p w14:paraId="6FAE2A3C" w14:textId="72786F78" w:rsidR="00B4734E" w:rsidRPr="00B4734E" w:rsidRDefault="00C43406" w:rsidP="00C43406">
      <w:pPr>
        <w:rPr>
          <w:highlight w:val="white"/>
        </w:rPr>
      </w:pPr>
      <w:r>
        <w:rPr>
          <w:highlight w:val="white"/>
        </w:rPr>
        <w:t xml:space="preserve">If nothing has been changed from the previous iteration, </w:t>
      </w:r>
      <w:r w:rsidR="00536134">
        <w:rPr>
          <w:highlight w:val="white"/>
        </w:rPr>
        <w:t xml:space="preserve">every assembly jump instruction holds the correct target address and </w:t>
      </w:r>
      <w:r>
        <w:rPr>
          <w:highlight w:val="white"/>
        </w:rPr>
        <w:t>we break the loop.</w:t>
      </w:r>
    </w:p>
    <w:p w14:paraId="07973823" w14:textId="77777777" w:rsidR="00B4734E" w:rsidRPr="00B4734E" w:rsidRDefault="00B4734E" w:rsidP="00B4734E">
      <w:pPr>
        <w:pStyle w:val="Code"/>
        <w:rPr>
          <w:highlight w:val="white"/>
        </w:rPr>
      </w:pPr>
      <w:r w:rsidRPr="00B4734E">
        <w:rPr>
          <w:highlight w:val="white"/>
        </w:rPr>
        <w:t xml:space="preserve">        if (!update) {</w:t>
      </w:r>
    </w:p>
    <w:p w14:paraId="4F513F66" w14:textId="77777777" w:rsidR="00B4734E" w:rsidRPr="00B4734E" w:rsidRDefault="00B4734E" w:rsidP="00B4734E">
      <w:pPr>
        <w:pStyle w:val="Code"/>
        <w:rPr>
          <w:highlight w:val="white"/>
        </w:rPr>
      </w:pPr>
      <w:r w:rsidRPr="00B4734E">
        <w:rPr>
          <w:highlight w:val="white"/>
        </w:rPr>
        <w:t xml:space="preserve">          break;</w:t>
      </w:r>
    </w:p>
    <w:p w14:paraId="7AFA1E18" w14:textId="77777777" w:rsidR="00B4734E" w:rsidRPr="00B4734E" w:rsidRDefault="00B4734E" w:rsidP="00B4734E">
      <w:pPr>
        <w:pStyle w:val="Code"/>
        <w:rPr>
          <w:highlight w:val="white"/>
        </w:rPr>
      </w:pPr>
      <w:r w:rsidRPr="00B4734E">
        <w:rPr>
          <w:highlight w:val="white"/>
        </w:rPr>
        <w:t xml:space="preserve">        }</w:t>
      </w:r>
    </w:p>
    <w:p w14:paraId="68616A17" w14:textId="77777777" w:rsidR="00B4734E" w:rsidRPr="00B4734E" w:rsidRDefault="00B4734E" w:rsidP="00B4734E">
      <w:pPr>
        <w:pStyle w:val="Code"/>
        <w:rPr>
          <w:highlight w:val="white"/>
        </w:rPr>
      </w:pPr>
      <w:r w:rsidRPr="00B4734E">
        <w:rPr>
          <w:highlight w:val="white"/>
        </w:rPr>
        <w:t xml:space="preserve">      }</w:t>
      </w:r>
    </w:p>
    <w:p w14:paraId="7C2FD96E" w14:textId="303D9D87" w:rsidR="00B4734E" w:rsidRPr="00B4734E" w:rsidRDefault="00816C26" w:rsidP="00816C26">
      <w:pPr>
        <w:rPr>
          <w:highlight w:val="white"/>
        </w:rPr>
      </w:pPr>
      <w:r>
        <w:rPr>
          <w:highlight w:val="white"/>
        </w:rPr>
        <w:t xml:space="preserve">Finally, </w:t>
      </w:r>
      <w:r w:rsidR="003D281C">
        <w:rPr>
          <w:highlight w:val="white"/>
        </w:rPr>
        <w:t xml:space="preserve">we </w:t>
      </w:r>
      <w:r w:rsidR="00FF4510">
        <w:rPr>
          <w:highlight w:val="white"/>
        </w:rPr>
        <w:t xml:space="preserve">need to </w:t>
      </w:r>
      <w:r w:rsidR="003071E8">
        <w:rPr>
          <w:highlight w:val="white"/>
        </w:rPr>
        <w:t xml:space="preserve">iterate through the assembly code list, and </w:t>
      </w:r>
      <w:r w:rsidR="003D281C">
        <w:rPr>
          <w:highlight w:val="white"/>
        </w:rPr>
        <w:t xml:space="preserve">change the </w:t>
      </w:r>
      <w:r w:rsidR="00303CCD">
        <w:rPr>
          <w:highlight w:val="white"/>
        </w:rPr>
        <w:t xml:space="preserve">return addresses in the same way as the byte target addresses above. </w:t>
      </w:r>
    </w:p>
    <w:p w14:paraId="5C10F4F7" w14:textId="77777777" w:rsidR="00710CC3" w:rsidRPr="00710CC3" w:rsidRDefault="00710CC3" w:rsidP="00710CC3">
      <w:pPr>
        <w:pStyle w:val="Code"/>
        <w:rPr>
          <w:highlight w:val="white"/>
        </w:rPr>
      </w:pPr>
      <w:r w:rsidRPr="00710CC3">
        <w:rPr>
          <w:highlight w:val="white"/>
        </w:rPr>
        <w:t xml:space="preserve">      for (int line = 0; line &lt; m_assemblyCodeList.Count; ++line) {        </w:t>
      </w:r>
    </w:p>
    <w:p w14:paraId="119289E4" w14:textId="77777777" w:rsidR="00710CC3" w:rsidRPr="00710CC3" w:rsidRDefault="00710CC3" w:rsidP="00710CC3">
      <w:pPr>
        <w:pStyle w:val="Code"/>
        <w:rPr>
          <w:highlight w:val="white"/>
        </w:rPr>
      </w:pPr>
      <w:r w:rsidRPr="00710CC3">
        <w:rPr>
          <w:highlight w:val="white"/>
        </w:rPr>
        <w:t xml:space="preserve">        AssemblyCode assemblyCode = m_assemblyCodeList[line];</w:t>
      </w:r>
    </w:p>
    <w:p w14:paraId="3DC0A15B" w14:textId="77777777" w:rsidR="00710CC3" w:rsidRPr="00710CC3" w:rsidRDefault="00710CC3" w:rsidP="00710CC3">
      <w:pPr>
        <w:pStyle w:val="Code"/>
        <w:rPr>
          <w:highlight w:val="white"/>
        </w:rPr>
      </w:pPr>
    </w:p>
    <w:p w14:paraId="21FAFC5F" w14:textId="77777777" w:rsidR="00710CC3" w:rsidRPr="00710CC3" w:rsidRDefault="00710CC3" w:rsidP="00710CC3">
      <w:pPr>
        <w:pStyle w:val="Code"/>
        <w:rPr>
          <w:highlight w:val="white"/>
        </w:rPr>
      </w:pPr>
      <w:r w:rsidRPr="00710CC3">
        <w:rPr>
          <w:highlight w:val="white"/>
        </w:rPr>
        <w:t xml:space="preserve">        if (assemblyCode.Operator == AssemblyOperator.address_return) {</w:t>
      </w:r>
    </w:p>
    <w:p w14:paraId="34B099F6" w14:textId="77777777" w:rsidR="00710CC3" w:rsidRPr="00710CC3" w:rsidRDefault="00710CC3" w:rsidP="00710CC3">
      <w:pPr>
        <w:pStyle w:val="Code"/>
        <w:rPr>
          <w:highlight w:val="white"/>
        </w:rPr>
      </w:pPr>
      <w:r w:rsidRPr="00710CC3">
        <w:rPr>
          <w:highlight w:val="white"/>
        </w:rPr>
        <w:t xml:space="preserve">          int middleAddress = (int) ((BigInteger) assemblyCode[2]);</w:t>
      </w:r>
    </w:p>
    <w:p w14:paraId="760F36D9" w14:textId="77777777" w:rsidR="00710CC3" w:rsidRPr="00710CC3" w:rsidRDefault="00710CC3" w:rsidP="00710CC3">
      <w:pPr>
        <w:pStyle w:val="Code"/>
        <w:rPr>
          <w:highlight w:val="white"/>
        </w:rPr>
      </w:pPr>
      <w:r w:rsidRPr="00710CC3">
        <w:rPr>
          <w:highlight w:val="white"/>
        </w:rPr>
        <w:t xml:space="preserve">          int assemblyAddress = middleToAssemblyMap[middleAddress];</w:t>
      </w:r>
    </w:p>
    <w:p w14:paraId="40B823C9" w14:textId="77777777" w:rsidR="00710CC3" w:rsidRPr="00710CC3" w:rsidRDefault="00710CC3" w:rsidP="00710CC3">
      <w:pPr>
        <w:pStyle w:val="Code"/>
        <w:rPr>
          <w:highlight w:val="white"/>
        </w:rPr>
      </w:pPr>
      <w:r w:rsidRPr="00710CC3">
        <w:rPr>
          <w:highlight w:val="white"/>
        </w:rPr>
        <w:t xml:space="preserve">          int byteAddress = assemblyToByteMap[assemblyAddress];</w:t>
      </w:r>
    </w:p>
    <w:p w14:paraId="7341A0B8" w14:textId="77777777" w:rsidR="00710CC3" w:rsidRPr="00710CC3" w:rsidRDefault="00710CC3" w:rsidP="00710CC3">
      <w:pPr>
        <w:pStyle w:val="Code"/>
        <w:rPr>
          <w:highlight w:val="white"/>
        </w:rPr>
      </w:pPr>
      <w:r w:rsidRPr="00710CC3">
        <w:rPr>
          <w:highlight w:val="white"/>
        </w:rPr>
        <w:t xml:space="preserve">          assemblyCode[2] = (BigInteger) byteAddress;</w:t>
      </w:r>
    </w:p>
    <w:p w14:paraId="37BFB6B8" w14:textId="77777777" w:rsidR="00710CC3" w:rsidRPr="00710CC3" w:rsidRDefault="00710CC3" w:rsidP="00710CC3">
      <w:pPr>
        <w:pStyle w:val="Code"/>
        <w:rPr>
          <w:highlight w:val="white"/>
        </w:rPr>
      </w:pPr>
      <w:r w:rsidRPr="00710CC3">
        <w:rPr>
          <w:highlight w:val="white"/>
        </w:rPr>
        <w:t xml:space="preserve">        }</w:t>
      </w:r>
    </w:p>
    <w:p w14:paraId="50D17EB2" w14:textId="77777777" w:rsidR="00710CC3" w:rsidRPr="00710CC3" w:rsidRDefault="00710CC3" w:rsidP="00710CC3">
      <w:pPr>
        <w:pStyle w:val="Code"/>
        <w:rPr>
          <w:highlight w:val="white"/>
        </w:rPr>
      </w:pPr>
      <w:r w:rsidRPr="00710CC3">
        <w:rPr>
          <w:highlight w:val="white"/>
        </w:rPr>
        <w:t xml:space="preserve">      }</w:t>
      </w:r>
    </w:p>
    <w:p w14:paraId="0FF641F1" w14:textId="77777777" w:rsidR="00710CC3" w:rsidRPr="00710CC3" w:rsidRDefault="00710CC3" w:rsidP="00710CC3">
      <w:pPr>
        <w:pStyle w:val="Code"/>
        <w:rPr>
          <w:highlight w:val="white"/>
        </w:rPr>
      </w:pPr>
      <w:r w:rsidRPr="00710CC3">
        <w:rPr>
          <w:highlight w:val="white"/>
        </w:rPr>
        <w:t xml:space="preserve">    }</w:t>
      </w:r>
    </w:p>
    <w:p w14:paraId="0D08DA7B" w14:textId="314767C7" w:rsidR="00D935A0" w:rsidRDefault="003C15D9" w:rsidP="007B2BDE">
      <w:pPr>
        <w:pStyle w:val="Rubrik3"/>
        <w:rPr>
          <w:highlight w:val="white"/>
        </w:rPr>
      </w:pPr>
      <w:r>
        <w:rPr>
          <w:highlight w:val="white"/>
        </w:rPr>
        <w:t xml:space="preserve">Windows </w:t>
      </w:r>
      <w:r w:rsidR="007B2BDE">
        <w:rPr>
          <w:highlight w:val="white"/>
        </w:rPr>
        <w:t>Byte List</w:t>
      </w:r>
    </w:p>
    <w:p w14:paraId="1B65091F" w14:textId="24B3ACD7" w:rsidR="001A2BBA" w:rsidRPr="001A2BBA" w:rsidRDefault="001A2BBA" w:rsidP="001A2BBA">
      <w:pPr>
        <w:rPr>
          <w:highlight w:val="white"/>
        </w:rPr>
      </w:pPr>
      <w:r>
        <w:rPr>
          <w:highlight w:val="white"/>
        </w:rPr>
        <w:t xml:space="preserve">The </w:t>
      </w:r>
      <w:r w:rsidRPr="009B2445">
        <w:rPr>
          <w:rStyle w:val="KeyWord0"/>
          <w:highlight w:val="white"/>
        </w:rPr>
        <w:t>WindowsByteList</w:t>
      </w:r>
      <w:r>
        <w:rPr>
          <w:highlight w:val="white"/>
        </w:rPr>
        <w:t xml:space="preserve"> method </w:t>
      </w:r>
      <w:r w:rsidR="00690BB9">
        <w:rPr>
          <w:highlight w:val="white"/>
        </w:rPr>
        <w:t>iterates through the assembly code list and generates the byte list for each instruction</w:t>
      </w:r>
      <w:r w:rsidR="002E2390">
        <w:rPr>
          <w:highlight w:val="white"/>
        </w:rPr>
        <w:t xml:space="preserve"> by calling </w:t>
      </w:r>
      <w:r w:rsidR="002E2390" w:rsidRPr="002E2390">
        <w:rPr>
          <w:rStyle w:val="KeyWord0"/>
          <w:highlight w:val="white"/>
        </w:rPr>
        <w:t>ByteList</w:t>
      </w:r>
      <w:r w:rsidR="002E2390">
        <w:rPr>
          <w:highlight w:val="white"/>
        </w:rPr>
        <w:t xml:space="preserve"> in </w:t>
      </w:r>
      <w:r w:rsidR="002E2390" w:rsidRPr="002E2390">
        <w:rPr>
          <w:rStyle w:val="KeyWord0"/>
          <w:highlight w:val="white"/>
        </w:rPr>
        <w:t>AssemblyCode</w:t>
      </w:r>
      <w:r w:rsidR="00690BB9">
        <w:rPr>
          <w:highlight w:val="white"/>
        </w:rPr>
        <w:t xml:space="preserve">. It also adds names to the </w:t>
      </w:r>
      <w:r w:rsidR="00690BB9" w:rsidRPr="002E2390">
        <w:rPr>
          <w:rStyle w:val="KeyWord0"/>
          <w:highlight w:val="white"/>
        </w:rPr>
        <w:t>accessMap</w:t>
      </w:r>
      <w:r w:rsidR="00690BB9">
        <w:rPr>
          <w:highlight w:val="white"/>
        </w:rPr>
        <w:t xml:space="preserve">, </w:t>
      </w:r>
      <w:r w:rsidR="00690BB9" w:rsidRPr="002E2390">
        <w:rPr>
          <w:rStyle w:val="KeyWord0"/>
          <w:highlight w:val="white"/>
        </w:rPr>
        <w:t>callMap</w:t>
      </w:r>
      <w:r w:rsidR="00690BB9">
        <w:rPr>
          <w:highlight w:val="white"/>
        </w:rPr>
        <w:t xml:space="preserve">, and </w:t>
      </w:r>
      <w:r w:rsidR="00690BB9" w:rsidRPr="002E2390">
        <w:rPr>
          <w:rStyle w:val="KeyWord0"/>
          <w:highlight w:val="white"/>
        </w:rPr>
        <w:t>returnSet</w:t>
      </w:r>
      <w:r w:rsidR="00690BB9">
        <w:rPr>
          <w:highlight w:val="white"/>
        </w:rPr>
        <w:t xml:space="preserve"> </w:t>
      </w:r>
      <w:r w:rsidR="002E2390">
        <w:rPr>
          <w:highlight w:val="white"/>
        </w:rPr>
        <w:t>parameters.</w:t>
      </w:r>
    </w:p>
    <w:p w14:paraId="1E61FF99" w14:textId="77777777" w:rsidR="007F292F" w:rsidRPr="007F292F" w:rsidRDefault="007F292F" w:rsidP="007F292F">
      <w:pPr>
        <w:pStyle w:val="Code"/>
        <w:rPr>
          <w:highlight w:val="white"/>
        </w:rPr>
      </w:pPr>
      <w:r w:rsidRPr="007F292F">
        <w:rPr>
          <w:highlight w:val="white"/>
        </w:rPr>
        <w:t xml:space="preserve">    private void WindowsByteList(List&lt;byte&gt; byteList,</w:t>
      </w:r>
    </w:p>
    <w:p w14:paraId="30975DAF" w14:textId="77777777" w:rsidR="007F292F" w:rsidRPr="007F292F" w:rsidRDefault="007F292F" w:rsidP="007F292F">
      <w:pPr>
        <w:pStyle w:val="Code"/>
        <w:rPr>
          <w:highlight w:val="white"/>
        </w:rPr>
      </w:pPr>
      <w:r w:rsidRPr="007F292F">
        <w:rPr>
          <w:highlight w:val="white"/>
        </w:rPr>
        <w:t xml:space="preserve">                                 IDictionary&lt;int,string&gt; accessMap,</w:t>
      </w:r>
    </w:p>
    <w:p w14:paraId="39F1D8E4" w14:textId="77777777" w:rsidR="007F292F" w:rsidRPr="007F292F" w:rsidRDefault="007F292F" w:rsidP="007F292F">
      <w:pPr>
        <w:pStyle w:val="Code"/>
        <w:rPr>
          <w:highlight w:val="white"/>
        </w:rPr>
      </w:pPr>
      <w:r w:rsidRPr="007F292F">
        <w:rPr>
          <w:highlight w:val="white"/>
        </w:rPr>
        <w:t xml:space="preserve">                                 IDictionary&lt;int,string&gt; callMap,</w:t>
      </w:r>
    </w:p>
    <w:p w14:paraId="0E1A8643" w14:textId="77777777" w:rsidR="007F292F" w:rsidRPr="007F292F" w:rsidRDefault="007F292F" w:rsidP="007F292F">
      <w:pPr>
        <w:pStyle w:val="Code"/>
        <w:rPr>
          <w:highlight w:val="white"/>
        </w:rPr>
      </w:pPr>
      <w:r w:rsidRPr="007F292F">
        <w:rPr>
          <w:highlight w:val="white"/>
        </w:rPr>
        <w:t xml:space="preserve">                                 ISet&lt;int&gt; returnSet) {</w:t>
      </w:r>
    </w:p>
    <w:p w14:paraId="2A9D6D3E" w14:textId="77777777" w:rsidR="007F292F" w:rsidRPr="007F292F" w:rsidRDefault="007F292F" w:rsidP="007F292F">
      <w:pPr>
        <w:pStyle w:val="Code"/>
        <w:rPr>
          <w:highlight w:val="white"/>
        </w:rPr>
      </w:pPr>
      <w:r w:rsidRPr="007F292F">
        <w:rPr>
          <w:highlight w:val="white"/>
        </w:rPr>
        <w:t xml:space="preserve">      foreach (AssemblyCode assemblyCode in m_assemblyCodeList) {</w:t>
      </w:r>
    </w:p>
    <w:p w14:paraId="1FA31F3A" w14:textId="77777777" w:rsidR="00742208" w:rsidRPr="007A5FFB" w:rsidRDefault="00742208" w:rsidP="00742208">
      <w:pPr>
        <w:rPr>
          <w:highlight w:val="white"/>
        </w:rPr>
      </w:pPr>
      <w:r>
        <w:rPr>
          <w:highlight w:val="white"/>
        </w:rPr>
        <w:t>We add the byte list of the instruction to the byte list parameter.</w:t>
      </w:r>
    </w:p>
    <w:p w14:paraId="7474A023" w14:textId="77777777" w:rsidR="007F292F" w:rsidRPr="007F292F" w:rsidRDefault="007F292F" w:rsidP="007F292F">
      <w:pPr>
        <w:pStyle w:val="Code"/>
        <w:rPr>
          <w:highlight w:val="white"/>
        </w:rPr>
      </w:pPr>
      <w:r w:rsidRPr="007F292F">
        <w:rPr>
          <w:highlight w:val="white"/>
        </w:rPr>
        <w:t xml:space="preserve">        byteList.AddRange(assemblyCode.ByteList());</w:t>
      </w:r>
    </w:p>
    <w:p w14:paraId="39305CE5" w14:textId="535FA2B7" w:rsidR="007F292F" w:rsidRPr="007F292F" w:rsidRDefault="00742208" w:rsidP="00742208">
      <w:pPr>
        <w:rPr>
          <w:highlight w:val="white"/>
        </w:rPr>
      </w:pPr>
      <w:r>
        <w:rPr>
          <w:highlight w:val="white"/>
        </w:rPr>
        <w:t>Unless the instruction is a label, comment, or zero sequence, we check whether</w:t>
      </w:r>
      <w:r w:rsidR="00F37115">
        <w:rPr>
          <w:highlight w:val="white"/>
        </w:rPr>
        <w:t xml:space="preserve"> </w:t>
      </w:r>
      <w:r w:rsidR="003C1B10">
        <w:rPr>
          <w:highlight w:val="white"/>
        </w:rPr>
        <w:t>there are any names in the code that shall be added to the access map or the call map, or the return set.</w:t>
      </w:r>
    </w:p>
    <w:p w14:paraId="0F68928A" w14:textId="77777777" w:rsidR="007F292F" w:rsidRPr="007F292F" w:rsidRDefault="007F292F" w:rsidP="007F292F">
      <w:pPr>
        <w:pStyle w:val="Code"/>
        <w:rPr>
          <w:highlight w:val="white"/>
        </w:rPr>
      </w:pPr>
      <w:r w:rsidRPr="007F292F">
        <w:rPr>
          <w:highlight w:val="white"/>
        </w:rPr>
        <w:t xml:space="preserve">        if ((assemblyCode.Operator != AssemblyOperator.label) &amp;&amp;</w:t>
      </w:r>
    </w:p>
    <w:p w14:paraId="39CA6757" w14:textId="77777777" w:rsidR="007F292F" w:rsidRPr="007F292F" w:rsidRDefault="007F292F" w:rsidP="007F292F">
      <w:pPr>
        <w:pStyle w:val="Code"/>
        <w:rPr>
          <w:highlight w:val="white"/>
        </w:rPr>
      </w:pPr>
      <w:r w:rsidRPr="007F292F">
        <w:rPr>
          <w:highlight w:val="white"/>
        </w:rPr>
        <w:lastRenderedPageBreak/>
        <w:t xml:space="preserve">            (assemblyCode.Operator != AssemblyOperator.comment) &amp;&amp;</w:t>
      </w:r>
    </w:p>
    <w:p w14:paraId="24EB38B8" w14:textId="6FA8DB49" w:rsidR="007F292F" w:rsidRDefault="007F292F" w:rsidP="007F292F">
      <w:pPr>
        <w:pStyle w:val="Code"/>
        <w:rPr>
          <w:highlight w:val="white"/>
        </w:rPr>
      </w:pPr>
      <w:r w:rsidRPr="007F292F">
        <w:rPr>
          <w:highlight w:val="white"/>
        </w:rPr>
        <w:t xml:space="preserve">            (assemblyCode.Operator != AssemblyOperator.define_zero_sequence)){</w:t>
      </w:r>
    </w:p>
    <w:p w14:paraId="3BF17D40" w14:textId="01FC28AB" w:rsidR="007B18BC" w:rsidRPr="007F292F" w:rsidRDefault="007B18BC" w:rsidP="007B18BC">
      <w:pPr>
        <w:rPr>
          <w:highlight w:val="white"/>
        </w:rPr>
      </w:pPr>
      <w:r>
        <w:rPr>
          <w:highlight w:val="white"/>
        </w:rPr>
        <w:t xml:space="preserve">If the </w:t>
      </w:r>
      <w:r w:rsidR="004E252C">
        <w:rPr>
          <w:highlight w:val="white"/>
        </w:rPr>
        <w:t>instruction is an address definition</w:t>
      </w:r>
      <w:r w:rsidR="00640E53">
        <w:rPr>
          <w:highlight w:val="white"/>
        </w:rPr>
        <w:t>, we add its name to the access map.</w:t>
      </w:r>
    </w:p>
    <w:p w14:paraId="6EEBA296" w14:textId="7018DE1B" w:rsidR="007F292F" w:rsidRPr="007F292F" w:rsidRDefault="007F292F" w:rsidP="007F292F">
      <w:pPr>
        <w:pStyle w:val="Code"/>
        <w:rPr>
          <w:highlight w:val="white"/>
        </w:rPr>
      </w:pPr>
      <w:r w:rsidRPr="007F292F">
        <w:rPr>
          <w:highlight w:val="white"/>
        </w:rPr>
        <w:t xml:space="preserve">          if (assemblyCode.Operator == AssemblyOperator.define_address) {</w:t>
      </w:r>
    </w:p>
    <w:p w14:paraId="60C95A16" w14:textId="77777777" w:rsidR="007F292F" w:rsidRPr="007F292F" w:rsidRDefault="007F292F" w:rsidP="007F292F">
      <w:pPr>
        <w:pStyle w:val="Code"/>
        <w:rPr>
          <w:highlight w:val="white"/>
        </w:rPr>
      </w:pPr>
      <w:r w:rsidRPr="007F292F">
        <w:rPr>
          <w:highlight w:val="white"/>
        </w:rPr>
        <w:t xml:space="preserve">            string name = (string) assemblyCode[0];</w:t>
      </w:r>
    </w:p>
    <w:p w14:paraId="2791F91A" w14:textId="77777777" w:rsidR="007F292F" w:rsidRPr="007F292F" w:rsidRDefault="007F292F" w:rsidP="007F292F">
      <w:pPr>
        <w:pStyle w:val="Code"/>
        <w:rPr>
          <w:highlight w:val="white"/>
        </w:rPr>
      </w:pPr>
      <w:r w:rsidRPr="007F292F">
        <w:rPr>
          <w:highlight w:val="white"/>
        </w:rPr>
        <w:t xml:space="preserve">            accessMap.Add(byteList.Count - TypeSize.PointerSize, name);</w:t>
      </w:r>
    </w:p>
    <w:p w14:paraId="260E1EA2" w14:textId="77777777" w:rsidR="007F292F" w:rsidRPr="007F292F" w:rsidRDefault="007F292F" w:rsidP="007F292F">
      <w:pPr>
        <w:pStyle w:val="Code"/>
        <w:rPr>
          <w:highlight w:val="white"/>
        </w:rPr>
      </w:pPr>
      <w:r w:rsidRPr="007F292F">
        <w:rPr>
          <w:highlight w:val="white"/>
        </w:rPr>
        <w:t xml:space="preserve">          }</w:t>
      </w:r>
    </w:p>
    <w:p w14:paraId="5E381848" w14:textId="082A4CEC" w:rsidR="00640E53" w:rsidRPr="007F292F" w:rsidRDefault="00640E53" w:rsidP="00640E53">
      <w:pPr>
        <w:rPr>
          <w:highlight w:val="white"/>
        </w:rPr>
      </w:pPr>
      <w:r>
        <w:rPr>
          <w:highlight w:val="white"/>
        </w:rPr>
        <w:t>If the instruction is a value definition, we need to look into its sort. If it is a pointer or a static address, we add its name.</w:t>
      </w:r>
    </w:p>
    <w:p w14:paraId="06B9EB92" w14:textId="77777777" w:rsidR="007F292F" w:rsidRPr="007F292F" w:rsidRDefault="007F292F" w:rsidP="007F292F">
      <w:pPr>
        <w:pStyle w:val="Code"/>
        <w:rPr>
          <w:highlight w:val="white"/>
        </w:rPr>
      </w:pPr>
      <w:r w:rsidRPr="007F292F">
        <w:rPr>
          <w:highlight w:val="white"/>
        </w:rPr>
        <w:t xml:space="preserve">          else if (assemblyCode.Operator == AssemblyOperator.define_value) {</w:t>
      </w:r>
    </w:p>
    <w:p w14:paraId="258EF4CA" w14:textId="77777777" w:rsidR="007F292F" w:rsidRPr="007F292F" w:rsidRDefault="007F292F" w:rsidP="007F292F">
      <w:pPr>
        <w:pStyle w:val="Code"/>
        <w:rPr>
          <w:highlight w:val="white"/>
        </w:rPr>
      </w:pPr>
      <w:r w:rsidRPr="007F292F">
        <w:rPr>
          <w:highlight w:val="white"/>
        </w:rPr>
        <w:t xml:space="preserve">            Sort sort = (Sort) assemblyCode[0];</w:t>
      </w:r>
    </w:p>
    <w:p w14:paraId="7851BE6C" w14:textId="77777777" w:rsidR="007F292F" w:rsidRPr="007F292F" w:rsidRDefault="007F292F" w:rsidP="007F292F">
      <w:pPr>
        <w:pStyle w:val="Code"/>
        <w:rPr>
          <w:highlight w:val="white"/>
        </w:rPr>
      </w:pPr>
      <w:r w:rsidRPr="007F292F">
        <w:rPr>
          <w:highlight w:val="white"/>
        </w:rPr>
        <w:t xml:space="preserve">            object value = assemblyCode[1];</w:t>
      </w:r>
    </w:p>
    <w:p w14:paraId="73033BA7" w14:textId="77777777" w:rsidR="007F292F" w:rsidRPr="007F292F" w:rsidRDefault="007F292F" w:rsidP="007F292F">
      <w:pPr>
        <w:pStyle w:val="Code"/>
        <w:rPr>
          <w:highlight w:val="white"/>
        </w:rPr>
      </w:pPr>
    </w:p>
    <w:p w14:paraId="5E1470C6" w14:textId="77777777" w:rsidR="007F292F" w:rsidRPr="007F292F" w:rsidRDefault="007F292F" w:rsidP="007F292F">
      <w:pPr>
        <w:pStyle w:val="Code"/>
        <w:rPr>
          <w:highlight w:val="white"/>
        </w:rPr>
      </w:pPr>
      <w:r w:rsidRPr="007F292F">
        <w:rPr>
          <w:highlight w:val="white"/>
        </w:rPr>
        <w:t xml:space="preserve">            if (sort == Sort.Pointer) {</w:t>
      </w:r>
    </w:p>
    <w:p w14:paraId="5137468D" w14:textId="77777777" w:rsidR="007F292F" w:rsidRPr="007F292F" w:rsidRDefault="007F292F" w:rsidP="007F292F">
      <w:pPr>
        <w:pStyle w:val="Code"/>
        <w:rPr>
          <w:highlight w:val="white"/>
        </w:rPr>
      </w:pPr>
      <w:r w:rsidRPr="007F292F">
        <w:rPr>
          <w:highlight w:val="white"/>
        </w:rPr>
        <w:t xml:space="preserve">              if (value is string) {</w:t>
      </w:r>
    </w:p>
    <w:p w14:paraId="509A7B45" w14:textId="77777777" w:rsidR="007F292F" w:rsidRPr="007F292F" w:rsidRDefault="007F292F" w:rsidP="007F292F">
      <w:pPr>
        <w:pStyle w:val="Code"/>
        <w:rPr>
          <w:highlight w:val="white"/>
        </w:rPr>
      </w:pPr>
      <w:r w:rsidRPr="007F292F">
        <w:rPr>
          <w:highlight w:val="white"/>
        </w:rPr>
        <w:t xml:space="preserve">                accessMap.Add(byteList.Count - TypeSize.PointerSize,</w:t>
      </w:r>
    </w:p>
    <w:p w14:paraId="5177DD0F" w14:textId="77777777" w:rsidR="007F292F" w:rsidRPr="007F292F" w:rsidRDefault="007F292F" w:rsidP="007F292F">
      <w:pPr>
        <w:pStyle w:val="Code"/>
        <w:rPr>
          <w:highlight w:val="white"/>
        </w:rPr>
      </w:pPr>
      <w:r w:rsidRPr="007F292F">
        <w:rPr>
          <w:highlight w:val="white"/>
        </w:rPr>
        <w:t xml:space="preserve">                              (string) value);</w:t>
      </w:r>
    </w:p>
    <w:p w14:paraId="7E685DDD" w14:textId="77777777" w:rsidR="007F292F" w:rsidRPr="007F292F" w:rsidRDefault="007F292F" w:rsidP="007F292F">
      <w:pPr>
        <w:pStyle w:val="Code"/>
        <w:rPr>
          <w:highlight w:val="white"/>
        </w:rPr>
      </w:pPr>
      <w:r w:rsidRPr="007F292F">
        <w:rPr>
          <w:highlight w:val="white"/>
        </w:rPr>
        <w:t xml:space="preserve">              }</w:t>
      </w:r>
    </w:p>
    <w:p w14:paraId="04E5EA30" w14:textId="77777777" w:rsidR="007F292F" w:rsidRPr="007F292F" w:rsidRDefault="007F292F" w:rsidP="007F292F">
      <w:pPr>
        <w:pStyle w:val="Code"/>
        <w:rPr>
          <w:highlight w:val="white"/>
        </w:rPr>
      </w:pPr>
      <w:r w:rsidRPr="007F292F">
        <w:rPr>
          <w:highlight w:val="white"/>
        </w:rPr>
        <w:t xml:space="preserve">              else if (value is StaticAddress) {</w:t>
      </w:r>
    </w:p>
    <w:p w14:paraId="0355F381" w14:textId="77777777" w:rsidR="007F292F" w:rsidRPr="007F292F" w:rsidRDefault="007F292F" w:rsidP="007F292F">
      <w:pPr>
        <w:pStyle w:val="Code"/>
        <w:rPr>
          <w:highlight w:val="white"/>
        </w:rPr>
      </w:pPr>
      <w:r w:rsidRPr="007F292F">
        <w:rPr>
          <w:highlight w:val="white"/>
        </w:rPr>
        <w:t xml:space="preserve">                StaticAddress staticAddress = (StaticAddress) value;</w:t>
      </w:r>
    </w:p>
    <w:p w14:paraId="136B5AF5" w14:textId="77777777" w:rsidR="007F292F" w:rsidRPr="007F292F" w:rsidRDefault="007F292F" w:rsidP="007F292F">
      <w:pPr>
        <w:pStyle w:val="Code"/>
        <w:rPr>
          <w:highlight w:val="white"/>
        </w:rPr>
      </w:pPr>
      <w:r w:rsidRPr="007F292F">
        <w:rPr>
          <w:highlight w:val="white"/>
        </w:rPr>
        <w:t xml:space="preserve">                accessMap.Add(byteList.Count - TypeSize.PointerSize,</w:t>
      </w:r>
    </w:p>
    <w:p w14:paraId="188D1A3C" w14:textId="77777777" w:rsidR="007F292F" w:rsidRPr="007F292F" w:rsidRDefault="007F292F" w:rsidP="007F292F">
      <w:pPr>
        <w:pStyle w:val="Code"/>
        <w:rPr>
          <w:highlight w:val="white"/>
        </w:rPr>
      </w:pPr>
      <w:r w:rsidRPr="007F292F">
        <w:rPr>
          <w:highlight w:val="white"/>
        </w:rPr>
        <w:t xml:space="preserve">                              staticAddress.UniqueName);</w:t>
      </w:r>
    </w:p>
    <w:p w14:paraId="7834303B" w14:textId="77777777" w:rsidR="007F292F" w:rsidRPr="007F292F" w:rsidRDefault="007F292F" w:rsidP="007F292F">
      <w:pPr>
        <w:pStyle w:val="Code"/>
        <w:rPr>
          <w:highlight w:val="white"/>
        </w:rPr>
      </w:pPr>
      <w:r w:rsidRPr="007F292F">
        <w:rPr>
          <w:highlight w:val="white"/>
        </w:rPr>
        <w:t xml:space="preserve">              }</w:t>
      </w:r>
    </w:p>
    <w:p w14:paraId="052B4FBB" w14:textId="77777777" w:rsidR="007F292F" w:rsidRPr="007F292F" w:rsidRDefault="007F292F" w:rsidP="007F292F">
      <w:pPr>
        <w:pStyle w:val="Code"/>
        <w:rPr>
          <w:highlight w:val="white"/>
        </w:rPr>
      </w:pPr>
      <w:r w:rsidRPr="007F292F">
        <w:rPr>
          <w:highlight w:val="white"/>
        </w:rPr>
        <w:t xml:space="preserve">            }</w:t>
      </w:r>
    </w:p>
    <w:p w14:paraId="699E7BFE" w14:textId="79EEACB5" w:rsidR="007F292F" w:rsidRDefault="007F292F" w:rsidP="007F292F">
      <w:pPr>
        <w:pStyle w:val="Code"/>
        <w:rPr>
          <w:highlight w:val="white"/>
        </w:rPr>
      </w:pPr>
      <w:r w:rsidRPr="007F292F">
        <w:rPr>
          <w:highlight w:val="white"/>
        </w:rPr>
        <w:t xml:space="preserve">          }</w:t>
      </w:r>
    </w:p>
    <w:p w14:paraId="5464906B" w14:textId="2F833893" w:rsidR="00D135C8" w:rsidRPr="007F292F" w:rsidRDefault="00D135C8" w:rsidP="007962A8">
      <w:pPr>
        <w:rPr>
          <w:highlight w:val="white"/>
        </w:rPr>
      </w:pPr>
      <w:r>
        <w:rPr>
          <w:highlight w:val="white"/>
        </w:rPr>
        <w:t>In case of a function call, add the name</w:t>
      </w:r>
      <w:r w:rsidR="007962A8">
        <w:rPr>
          <w:highlight w:val="white"/>
        </w:rPr>
        <w:t xml:space="preserve"> of the function to be called</w:t>
      </w:r>
      <w:r>
        <w:rPr>
          <w:highlight w:val="white"/>
        </w:rPr>
        <w:t xml:space="preserve"> to the </w:t>
      </w:r>
      <w:r w:rsidR="007962A8">
        <w:rPr>
          <w:highlight w:val="white"/>
        </w:rPr>
        <w:t>call map.</w:t>
      </w:r>
    </w:p>
    <w:p w14:paraId="0007AEEC" w14:textId="77777777" w:rsidR="007F292F" w:rsidRPr="007F292F" w:rsidRDefault="007F292F" w:rsidP="007F292F">
      <w:pPr>
        <w:pStyle w:val="Code"/>
        <w:rPr>
          <w:highlight w:val="white"/>
        </w:rPr>
      </w:pPr>
      <w:r w:rsidRPr="007F292F">
        <w:rPr>
          <w:highlight w:val="white"/>
        </w:rPr>
        <w:t xml:space="preserve">          else if ((assemblyCode.Operator == AssemblyOperator.call) &amp;&amp;</w:t>
      </w:r>
    </w:p>
    <w:p w14:paraId="41CE3993" w14:textId="77777777" w:rsidR="007F292F" w:rsidRPr="007F292F" w:rsidRDefault="007F292F" w:rsidP="007F292F">
      <w:pPr>
        <w:pStyle w:val="Code"/>
        <w:rPr>
          <w:highlight w:val="white"/>
        </w:rPr>
      </w:pPr>
      <w:r w:rsidRPr="007F292F">
        <w:rPr>
          <w:highlight w:val="white"/>
        </w:rPr>
        <w:t xml:space="preserve">                   (assemblyCode[0] is string)) {</w:t>
      </w:r>
    </w:p>
    <w:p w14:paraId="1F838BD4" w14:textId="77777777" w:rsidR="007F292F" w:rsidRPr="007F292F" w:rsidRDefault="007F292F" w:rsidP="007F292F">
      <w:pPr>
        <w:pStyle w:val="Code"/>
        <w:rPr>
          <w:highlight w:val="white"/>
        </w:rPr>
      </w:pPr>
      <w:r w:rsidRPr="007F292F">
        <w:rPr>
          <w:highlight w:val="white"/>
        </w:rPr>
        <w:t xml:space="preserve">            string calleeName = (string) assemblyCode[0];</w:t>
      </w:r>
    </w:p>
    <w:p w14:paraId="149819D0" w14:textId="77777777" w:rsidR="007F292F" w:rsidRPr="007F292F" w:rsidRDefault="007F292F" w:rsidP="007F292F">
      <w:pPr>
        <w:pStyle w:val="Code"/>
        <w:rPr>
          <w:highlight w:val="white"/>
        </w:rPr>
      </w:pPr>
      <w:r w:rsidRPr="007F292F">
        <w:rPr>
          <w:highlight w:val="white"/>
        </w:rPr>
        <w:t xml:space="preserve">            int address = byteList.Count - TypeSize.PointerSize;</w:t>
      </w:r>
    </w:p>
    <w:p w14:paraId="2A22F337" w14:textId="77777777" w:rsidR="007F292F" w:rsidRPr="007F292F" w:rsidRDefault="007F292F" w:rsidP="007F292F">
      <w:pPr>
        <w:pStyle w:val="Code"/>
        <w:rPr>
          <w:highlight w:val="white"/>
        </w:rPr>
      </w:pPr>
      <w:r w:rsidRPr="007F292F">
        <w:rPr>
          <w:highlight w:val="white"/>
        </w:rPr>
        <w:t xml:space="preserve">            callMap.Add(address, calleeName);</w:t>
      </w:r>
    </w:p>
    <w:p w14:paraId="19D956BB" w14:textId="77777777" w:rsidR="007F292F" w:rsidRPr="007F292F" w:rsidRDefault="007F292F" w:rsidP="007F292F">
      <w:pPr>
        <w:pStyle w:val="Code"/>
        <w:rPr>
          <w:highlight w:val="white"/>
        </w:rPr>
      </w:pPr>
      <w:r w:rsidRPr="007F292F">
        <w:rPr>
          <w:highlight w:val="white"/>
        </w:rPr>
        <w:t xml:space="preserve">          }</w:t>
      </w:r>
    </w:p>
    <w:p w14:paraId="181FACE0" w14:textId="704FA224" w:rsidR="007962A8" w:rsidRPr="007F292F" w:rsidRDefault="007962A8" w:rsidP="007962A8">
      <w:pPr>
        <w:rPr>
          <w:highlight w:val="white"/>
        </w:rPr>
      </w:pPr>
      <w:r>
        <w:rPr>
          <w:highlight w:val="white"/>
        </w:rPr>
        <w:t xml:space="preserve">In case of a function return, </w:t>
      </w:r>
      <w:r w:rsidR="000C6F89">
        <w:rPr>
          <w:highlight w:val="white"/>
        </w:rPr>
        <w:t xml:space="preserve">we </w:t>
      </w:r>
      <w:r>
        <w:rPr>
          <w:highlight w:val="white"/>
        </w:rPr>
        <w:t>add the address the return set.</w:t>
      </w:r>
    </w:p>
    <w:p w14:paraId="41E0FDEE" w14:textId="77777777" w:rsidR="007F292F" w:rsidRPr="007F292F" w:rsidRDefault="007F292F" w:rsidP="007F292F">
      <w:pPr>
        <w:pStyle w:val="Code"/>
        <w:rPr>
          <w:highlight w:val="white"/>
        </w:rPr>
      </w:pPr>
      <w:r w:rsidRPr="007F292F">
        <w:rPr>
          <w:highlight w:val="white"/>
        </w:rPr>
        <w:t xml:space="preserve">          else if (assemblyCode.Operator == AssemblyOperator.address_return) {</w:t>
      </w:r>
    </w:p>
    <w:p w14:paraId="6F7A5D90" w14:textId="77777777" w:rsidR="007F292F" w:rsidRPr="007F292F" w:rsidRDefault="007F292F" w:rsidP="007F292F">
      <w:pPr>
        <w:pStyle w:val="Code"/>
        <w:rPr>
          <w:highlight w:val="white"/>
        </w:rPr>
      </w:pPr>
      <w:r w:rsidRPr="007F292F">
        <w:rPr>
          <w:highlight w:val="white"/>
        </w:rPr>
        <w:t xml:space="preserve">            int address = byteList.Count - TypeSize.PointerSize;</w:t>
      </w:r>
    </w:p>
    <w:p w14:paraId="44644FCE" w14:textId="77777777" w:rsidR="007F292F" w:rsidRPr="007F292F" w:rsidRDefault="007F292F" w:rsidP="007F292F">
      <w:pPr>
        <w:pStyle w:val="Code"/>
        <w:rPr>
          <w:highlight w:val="white"/>
        </w:rPr>
      </w:pPr>
      <w:r w:rsidRPr="007F292F">
        <w:rPr>
          <w:highlight w:val="white"/>
        </w:rPr>
        <w:t xml:space="preserve">            returnSet.Add(address);</w:t>
      </w:r>
    </w:p>
    <w:p w14:paraId="57565A4A" w14:textId="77777777" w:rsidR="007F292F" w:rsidRPr="007F292F" w:rsidRDefault="007F292F" w:rsidP="007F292F">
      <w:pPr>
        <w:pStyle w:val="Code"/>
        <w:rPr>
          <w:highlight w:val="white"/>
        </w:rPr>
      </w:pPr>
      <w:r w:rsidRPr="007F292F">
        <w:rPr>
          <w:highlight w:val="white"/>
        </w:rPr>
        <w:t xml:space="preserve">          }</w:t>
      </w:r>
    </w:p>
    <w:p w14:paraId="6B9949D5" w14:textId="35D21633" w:rsidR="00FE3C0F" w:rsidRPr="007F292F" w:rsidRDefault="00FE3C0F" w:rsidP="00FE3C0F">
      <w:pPr>
        <w:rPr>
          <w:highlight w:val="white"/>
        </w:rPr>
      </w:pPr>
      <w:r>
        <w:rPr>
          <w:highlight w:val="white"/>
        </w:rPr>
        <w:t xml:space="preserve">If the first operand is a string, we have two cases: if the third operand is a value of </w:t>
      </w:r>
      <w:r w:rsidRPr="00752694">
        <w:rPr>
          <w:rStyle w:val="KeyWord0"/>
          <w:highlight w:val="white"/>
        </w:rPr>
        <w:t>BigInteger</w:t>
      </w:r>
      <w:r>
        <w:rPr>
          <w:highlight w:val="white"/>
        </w:rPr>
        <w:t xml:space="preserve">, we need </w:t>
      </w:r>
      <w:r w:rsidR="00752694">
        <w:rPr>
          <w:highlight w:val="white"/>
        </w:rPr>
        <w:t>decrease the address with its size</w:t>
      </w:r>
      <w:r w:rsidR="009E7957">
        <w:rPr>
          <w:highlight w:val="white"/>
        </w:rPr>
        <w:t xml:space="preserve"> and with the size of a pointer</w:t>
      </w:r>
      <w:r w:rsidR="00752694">
        <w:rPr>
          <w:highlight w:val="white"/>
        </w:rPr>
        <w:t>.</w:t>
      </w:r>
      <w:r w:rsidR="009E7957">
        <w:rPr>
          <w:highlight w:val="white"/>
        </w:rPr>
        <w:t xml:space="preserve"> Otherwise, we just decrease the address with the pointer size.</w:t>
      </w:r>
    </w:p>
    <w:p w14:paraId="26D2BB86" w14:textId="77777777" w:rsidR="007F292F" w:rsidRPr="007F292F" w:rsidRDefault="007F292F" w:rsidP="007F292F">
      <w:pPr>
        <w:pStyle w:val="Code"/>
        <w:rPr>
          <w:highlight w:val="white"/>
        </w:rPr>
      </w:pPr>
      <w:r w:rsidRPr="007F292F">
        <w:rPr>
          <w:highlight w:val="white"/>
        </w:rPr>
        <w:t xml:space="preserve">          else if (assemblyCode[0] is string) { // Add [g + 1], 2</w:t>
      </w:r>
    </w:p>
    <w:p w14:paraId="6D6ACEEF" w14:textId="77777777" w:rsidR="007F292F" w:rsidRPr="007F292F" w:rsidRDefault="007F292F" w:rsidP="007F292F">
      <w:pPr>
        <w:pStyle w:val="Code"/>
        <w:rPr>
          <w:highlight w:val="white"/>
        </w:rPr>
      </w:pPr>
      <w:r w:rsidRPr="007F292F">
        <w:rPr>
          <w:highlight w:val="white"/>
        </w:rPr>
        <w:t xml:space="preserve">            if (assemblyCode[2] is BigInteger) {</w:t>
      </w:r>
    </w:p>
    <w:p w14:paraId="3591A454" w14:textId="5359B6B5" w:rsidR="007F292F" w:rsidRPr="007F292F" w:rsidRDefault="007F292F" w:rsidP="007F292F">
      <w:pPr>
        <w:pStyle w:val="Code"/>
        <w:rPr>
          <w:highlight w:val="white"/>
        </w:rPr>
      </w:pPr>
      <w:r w:rsidRPr="007F292F">
        <w:rPr>
          <w:highlight w:val="white"/>
        </w:rPr>
        <w:t xml:space="preserve">              </w:t>
      </w:r>
      <w:r w:rsidR="00C127C2">
        <w:rPr>
          <w:highlight w:val="white"/>
        </w:rPr>
        <w:t xml:space="preserve">int </w:t>
      </w:r>
      <w:r w:rsidRPr="007F292F">
        <w:rPr>
          <w:highlight w:val="white"/>
        </w:rPr>
        <w:t>size</w:t>
      </w:r>
      <w:r w:rsidR="009257D4">
        <w:rPr>
          <w:highlight w:val="white"/>
        </w:rPr>
        <w:t xml:space="preserve"> </w:t>
      </w:r>
      <w:r w:rsidRPr="007F292F">
        <w:rPr>
          <w:highlight w:val="white"/>
        </w:rPr>
        <w:t>=</w:t>
      </w:r>
      <w:r w:rsidR="009257D4">
        <w:rPr>
          <w:highlight w:val="white"/>
        </w:rPr>
        <w:t xml:space="preserve"> </w:t>
      </w:r>
      <w:r w:rsidRPr="007F292F">
        <w:rPr>
          <w:highlight w:val="white"/>
        </w:rPr>
        <w:t>AssemblyCode.SizeOfValue((BigInteger)assemblyCode[2],</w:t>
      </w:r>
    </w:p>
    <w:p w14:paraId="2F5A0DF2" w14:textId="33C32A8D" w:rsidR="007F292F" w:rsidRPr="007F292F" w:rsidRDefault="009257D4" w:rsidP="007F292F">
      <w:pPr>
        <w:pStyle w:val="Code"/>
        <w:rPr>
          <w:highlight w:val="white"/>
        </w:rPr>
      </w:pPr>
      <w:r>
        <w:rPr>
          <w:highlight w:val="white"/>
        </w:rPr>
        <w:t xml:space="preserve"> </w:t>
      </w:r>
      <w:r w:rsidR="007F292F" w:rsidRPr="007F292F">
        <w:rPr>
          <w:highlight w:val="white"/>
        </w:rPr>
        <w:t xml:space="preserve">                        </w:t>
      </w:r>
      <w:r w:rsidR="00C127C2">
        <w:rPr>
          <w:highlight w:val="white"/>
        </w:rPr>
        <w:t xml:space="preserve">  </w:t>
      </w:r>
      <w:r w:rsidR="007F292F" w:rsidRPr="007F292F">
        <w:rPr>
          <w:highlight w:val="white"/>
        </w:rPr>
        <w:t xml:space="preserve">                       assemblyCode.Operator);</w:t>
      </w:r>
    </w:p>
    <w:p w14:paraId="27746766" w14:textId="77777777" w:rsidR="009F33AA" w:rsidRPr="007F292F" w:rsidRDefault="009F33AA" w:rsidP="009F33AA">
      <w:pPr>
        <w:pStyle w:val="Code"/>
        <w:rPr>
          <w:highlight w:val="white"/>
        </w:rPr>
      </w:pPr>
      <w:r>
        <w:rPr>
          <w:highlight w:val="white"/>
        </w:rPr>
        <w:t xml:space="preserve">  </w:t>
      </w:r>
      <w:r w:rsidRPr="007F292F">
        <w:rPr>
          <w:highlight w:val="white"/>
        </w:rPr>
        <w:t xml:space="preserve">            int address = byteList.Count - TypeSize.PointerSize - size;</w:t>
      </w:r>
    </w:p>
    <w:p w14:paraId="37AF82A8" w14:textId="77777777" w:rsidR="009F33AA" w:rsidRDefault="009F33AA" w:rsidP="009F33AA">
      <w:pPr>
        <w:pStyle w:val="Code"/>
        <w:rPr>
          <w:highlight w:val="white"/>
        </w:rPr>
      </w:pPr>
      <w:r w:rsidRPr="007F292F">
        <w:rPr>
          <w:highlight w:val="white"/>
        </w:rPr>
        <w:t xml:space="preserve">  </w:t>
      </w:r>
      <w:r>
        <w:rPr>
          <w:highlight w:val="white"/>
        </w:rPr>
        <w:t xml:space="preserve">  </w:t>
      </w:r>
      <w:r w:rsidRPr="007F292F">
        <w:rPr>
          <w:highlight w:val="white"/>
        </w:rPr>
        <w:t xml:space="preserve">          accessMap.Add(address, (string) assemblyCode[0]);</w:t>
      </w:r>
    </w:p>
    <w:p w14:paraId="2CD5D82E" w14:textId="3FD921C4" w:rsidR="007F292F" w:rsidRDefault="007F292F" w:rsidP="007F292F">
      <w:pPr>
        <w:pStyle w:val="Code"/>
        <w:rPr>
          <w:highlight w:val="white"/>
        </w:rPr>
      </w:pPr>
      <w:r w:rsidRPr="007F292F">
        <w:rPr>
          <w:highlight w:val="white"/>
        </w:rPr>
        <w:t xml:space="preserve">            }</w:t>
      </w:r>
    </w:p>
    <w:p w14:paraId="07F126E9" w14:textId="118F30D8" w:rsidR="004D59A8" w:rsidRPr="007F292F" w:rsidRDefault="004D59A8" w:rsidP="007F292F">
      <w:pPr>
        <w:pStyle w:val="Code"/>
        <w:rPr>
          <w:highlight w:val="white"/>
        </w:rPr>
      </w:pPr>
      <w:r>
        <w:rPr>
          <w:highlight w:val="white"/>
        </w:rPr>
        <w:t xml:space="preserve">            else {</w:t>
      </w:r>
    </w:p>
    <w:p w14:paraId="177F8356" w14:textId="1D563E7B" w:rsidR="007F292F" w:rsidRPr="007F292F" w:rsidRDefault="004D59A8" w:rsidP="007F292F">
      <w:pPr>
        <w:pStyle w:val="Code"/>
        <w:rPr>
          <w:highlight w:val="white"/>
        </w:rPr>
      </w:pPr>
      <w:r>
        <w:rPr>
          <w:highlight w:val="white"/>
        </w:rPr>
        <w:t xml:space="preserve">  </w:t>
      </w:r>
      <w:r w:rsidR="007F292F" w:rsidRPr="007F292F">
        <w:rPr>
          <w:highlight w:val="white"/>
        </w:rPr>
        <w:t xml:space="preserve">            int address = byteList.Count - TypeSize.PointerSiz</w:t>
      </w:r>
      <w:r w:rsidR="009F33AA">
        <w:rPr>
          <w:highlight w:val="white"/>
        </w:rPr>
        <w:t>e</w:t>
      </w:r>
      <w:r w:rsidR="007F292F" w:rsidRPr="007F292F">
        <w:rPr>
          <w:highlight w:val="white"/>
        </w:rPr>
        <w:t>;</w:t>
      </w:r>
    </w:p>
    <w:p w14:paraId="11DE293A" w14:textId="6E0269BB" w:rsidR="007F292F" w:rsidRDefault="007F292F" w:rsidP="007F292F">
      <w:pPr>
        <w:pStyle w:val="Code"/>
        <w:rPr>
          <w:highlight w:val="white"/>
        </w:rPr>
      </w:pPr>
      <w:r w:rsidRPr="007F292F">
        <w:rPr>
          <w:highlight w:val="white"/>
        </w:rPr>
        <w:t xml:space="preserve">  </w:t>
      </w:r>
      <w:r w:rsidR="004D59A8">
        <w:rPr>
          <w:highlight w:val="white"/>
        </w:rPr>
        <w:t xml:space="preserve">  </w:t>
      </w:r>
      <w:r w:rsidRPr="007F292F">
        <w:rPr>
          <w:highlight w:val="white"/>
        </w:rPr>
        <w:t xml:space="preserve">          accessMap.Add(address, (string) assemblyCode[0]);</w:t>
      </w:r>
    </w:p>
    <w:p w14:paraId="75A2F15F" w14:textId="36E67509" w:rsidR="004D59A8" w:rsidRPr="007F292F" w:rsidRDefault="004D59A8" w:rsidP="007F292F">
      <w:pPr>
        <w:pStyle w:val="Code"/>
        <w:rPr>
          <w:highlight w:val="white"/>
        </w:rPr>
      </w:pPr>
      <w:r>
        <w:rPr>
          <w:highlight w:val="white"/>
        </w:rPr>
        <w:lastRenderedPageBreak/>
        <w:t xml:space="preserve">            }</w:t>
      </w:r>
    </w:p>
    <w:p w14:paraId="12E04547" w14:textId="57AA74CC" w:rsidR="007F292F" w:rsidRDefault="007F292F" w:rsidP="007F292F">
      <w:pPr>
        <w:pStyle w:val="Code"/>
        <w:rPr>
          <w:highlight w:val="white"/>
        </w:rPr>
      </w:pPr>
      <w:r w:rsidRPr="007F292F">
        <w:rPr>
          <w:highlight w:val="white"/>
        </w:rPr>
        <w:t xml:space="preserve">          }</w:t>
      </w:r>
    </w:p>
    <w:p w14:paraId="414FA0E2" w14:textId="26143102" w:rsidR="009E7957" w:rsidRPr="007F292F" w:rsidRDefault="009E7957" w:rsidP="00AA556F">
      <w:pPr>
        <w:rPr>
          <w:highlight w:val="white"/>
        </w:rPr>
      </w:pPr>
      <w:r>
        <w:rPr>
          <w:highlight w:val="white"/>
        </w:rPr>
        <w:t xml:space="preserve">If the second or third operand is a </w:t>
      </w:r>
      <w:r w:rsidR="007B18BC">
        <w:rPr>
          <w:highlight w:val="white"/>
        </w:rPr>
        <w:t>string,</w:t>
      </w:r>
      <w:r>
        <w:rPr>
          <w:highlight w:val="white"/>
        </w:rPr>
        <w:t xml:space="preserve"> we add its name the the address</w:t>
      </w:r>
      <w:r w:rsidR="00AA556F">
        <w:rPr>
          <w:highlight w:val="white"/>
        </w:rPr>
        <w:t>, which is the size of the instruction minus the pointer size.</w:t>
      </w:r>
    </w:p>
    <w:p w14:paraId="4B879EBD" w14:textId="77777777" w:rsidR="0021437D" w:rsidRPr="0021437D" w:rsidRDefault="0021437D" w:rsidP="0021437D">
      <w:pPr>
        <w:pStyle w:val="Code"/>
        <w:rPr>
          <w:highlight w:val="white"/>
        </w:rPr>
      </w:pPr>
      <w:r w:rsidRPr="0021437D">
        <w:rPr>
          <w:highlight w:val="white"/>
        </w:rPr>
        <w:t xml:space="preserve">          else if (assemblyCode[1] is string) { // mov ax, [g + 1]; mov ax, g</w:t>
      </w:r>
    </w:p>
    <w:p w14:paraId="2CE19114" w14:textId="77777777" w:rsidR="0021437D" w:rsidRPr="0021437D" w:rsidRDefault="0021437D" w:rsidP="0021437D">
      <w:pPr>
        <w:pStyle w:val="Code"/>
        <w:rPr>
          <w:highlight w:val="white"/>
        </w:rPr>
      </w:pPr>
      <w:r w:rsidRPr="0021437D">
        <w:rPr>
          <w:highlight w:val="white"/>
        </w:rPr>
        <w:t xml:space="preserve">            int address = byteList.Count - TypeSize.PointerSize;</w:t>
      </w:r>
    </w:p>
    <w:p w14:paraId="64876CA1" w14:textId="77777777" w:rsidR="0021437D" w:rsidRPr="0021437D" w:rsidRDefault="0021437D" w:rsidP="0021437D">
      <w:pPr>
        <w:pStyle w:val="Code"/>
        <w:rPr>
          <w:highlight w:val="white"/>
        </w:rPr>
      </w:pPr>
      <w:r w:rsidRPr="0021437D">
        <w:rPr>
          <w:highlight w:val="white"/>
        </w:rPr>
        <w:t xml:space="preserve">            accessMap.Add(address, (string) assemblyCode[1]);</w:t>
      </w:r>
    </w:p>
    <w:p w14:paraId="3A5F3774" w14:textId="77777777" w:rsidR="0021437D" w:rsidRPr="0021437D" w:rsidRDefault="0021437D" w:rsidP="0021437D">
      <w:pPr>
        <w:pStyle w:val="Code"/>
        <w:rPr>
          <w:highlight w:val="white"/>
        </w:rPr>
      </w:pPr>
      <w:r w:rsidRPr="0021437D">
        <w:rPr>
          <w:highlight w:val="white"/>
        </w:rPr>
        <w:t xml:space="preserve">          }</w:t>
      </w:r>
    </w:p>
    <w:p w14:paraId="18C4BD81" w14:textId="77777777" w:rsidR="007F292F" w:rsidRPr="007F292F" w:rsidRDefault="007F292F" w:rsidP="007F292F">
      <w:pPr>
        <w:pStyle w:val="Code"/>
        <w:rPr>
          <w:highlight w:val="white"/>
        </w:rPr>
      </w:pPr>
      <w:r w:rsidRPr="007F292F">
        <w:rPr>
          <w:highlight w:val="white"/>
        </w:rPr>
        <w:t xml:space="preserve">          else if (assemblyCode[2] is string) { // Add [bp + 2], g</w:t>
      </w:r>
    </w:p>
    <w:p w14:paraId="4EA6B8C2" w14:textId="77777777" w:rsidR="007F292F" w:rsidRPr="007F292F" w:rsidRDefault="007F292F" w:rsidP="007F292F">
      <w:pPr>
        <w:pStyle w:val="Code"/>
        <w:rPr>
          <w:highlight w:val="white"/>
        </w:rPr>
      </w:pPr>
      <w:r w:rsidRPr="007F292F">
        <w:rPr>
          <w:highlight w:val="white"/>
        </w:rPr>
        <w:t xml:space="preserve">            int address = byteList.Count - TypeSize.PointerSize;</w:t>
      </w:r>
    </w:p>
    <w:p w14:paraId="6D0ABB79" w14:textId="77777777" w:rsidR="007F292F" w:rsidRPr="007F292F" w:rsidRDefault="007F292F" w:rsidP="007F292F">
      <w:pPr>
        <w:pStyle w:val="Code"/>
        <w:rPr>
          <w:highlight w:val="white"/>
        </w:rPr>
      </w:pPr>
      <w:r w:rsidRPr="007F292F">
        <w:rPr>
          <w:highlight w:val="white"/>
        </w:rPr>
        <w:t xml:space="preserve">            accessMap.Add(address, (string) assemblyCode[2]);</w:t>
      </w:r>
    </w:p>
    <w:p w14:paraId="4FC6F85C" w14:textId="77777777" w:rsidR="007F292F" w:rsidRPr="007F292F" w:rsidRDefault="007F292F" w:rsidP="007F292F">
      <w:pPr>
        <w:pStyle w:val="Code"/>
        <w:rPr>
          <w:highlight w:val="white"/>
        </w:rPr>
      </w:pPr>
      <w:r w:rsidRPr="007F292F">
        <w:rPr>
          <w:highlight w:val="white"/>
        </w:rPr>
        <w:t xml:space="preserve">          }</w:t>
      </w:r>
    </w:p>
    <w:p w14:paraId="1F32AE60" w14:textId="77777777" w:rsidR="007F292F" w:rsidRPr="007F292F" w:rsidRDefault="007F292F" w:rsidP="007F292F">
      <w:pPr>
        <w:pStyle w:val="Code"/>
        <w:rPr>
          <w:highlight w:val="white"/>
        </w:rPr>
      </w:pPr>
      <w:r w:rsidRPr="007F292F">
        <w:rPr>
          <w:highlight w:val="white"/>
        </w:rPr>
        <w:t xml:space="preserve">        }</w:t>
      </w:r>
    </w:p>
    <w:p w14:paraId="76586141" w14:textId="77777777" w:rsidR="007F292F" w:rsidRPr="007F292F" w:rsidRDefault="007F292F" w:rsidP="007F292F">
      <w:pPr>
        <w:pStyle w:val="Code"/>
        <w:rPr>
          <w:highlight w:val="white"/>
        </w:rPr>
      </w:pPr>
      <w:r w:rsidRPr="007F292F">
        <w:rPr>
          <w:highlight w:val="white"/>
        </w:rPr>
        <w:t xml:space="preserve">      }</w:t>
      </w:r>
    </w:p>
    <w:p w14:paraId="3797E649" w14:textId="77777777" w:rsidR="007F292F" w:rsidRPr="007F292F" w:rsidRDefault="007F292F" w:rsidP="007F292F">
      <w:pPr>
        <w:pStyle w:val="Code"/>
        <w:rPr>
          <w:highlight w:val="white"/>
        </w:rPr>
      </w:pPr>
      <w:r w:rsidRPr="007F292F">
        <w:rPr>
          <w:highlight w:val="white"/>
        </w:rPr>
        <w:t xml:space="preserve">    }</w:t>
      </w:r>
    </w:p>
    <w:p w14:paraId="596A591B" w14:textId="77777777" w:rsidR="007F292F" w:rsidRPr="007F292F" w:rsidRDefault="007F292F" w:rsidP="007F292F">
      <w:pPr>
        <w:pStyle w:val="Code"/>
        <w:rPr>
          <w:highlight w:val="white"/>
        </w:rPr>
      </w:pPr>
      <w:r w:rsidRPr="007F292F">
        <w:rPr>
          <w:highlight w:val="white"/>
        </w:rPr>
        <w:t xml:space="preserve">  }</w:t>
      </w:r>
    </w:p>
    <w:p w14:paraId="5FE951CD" w14:textId="77777777" w:rsidR="007F292F" w:rsidRPr="007F292F" w:rsidRDefault="007F292F" w:rsidP="007F292F">
      <w:pPr>
        <w:pStyle w:val="Code"/>
        <w:rPr>
          <w:highlight w:val="white"/>
        </w:rPr>
      </w:pPr>
      <w:r w:rsidRPr="007F292F">
        <w:rPr>
          <w:highlight w:val="white"/>
        </w:rPr>
        <w:t>}</w:t>
      </w:r>
    </w:p>
    <w:p w14:paraId="497A438F" w14:textId="3517315A" w:rsidR="00565A0A" w:rsidRPr="00EC76D5" w:rsidRDefault="00565A0A" w:rsidP="00565A0A">
      <w:pPr>
        <w:pStyle w:val="Rubrik2"/>
      </w:pPr>
      <w:r w:rsidRPr="00EC76D5">
        <w:t>Generation</w:t>
      </w:r>
      <w:bookmarkEnd w:id="5841"/>
    </w:p>
    <w:p w14:paraId="727E97AB" w14:textId="28602421" w:rsidR="004741DE" w:rsidRPr="00EC76D5" w:rsidRDefault="004741DE" w:rsidP="004741DE">
      <w:r w:rsidRPr="00EC76D5">
        <w:t xml:space="preserve">When the middle code has been </w:t>
      </w:r>
      <w:r w:rsidR="00540E32" w:rsidRPr="00EC76D5">
        <w:t>optimized</w:t>
      </w:r>
      <w:r w:rsidRPr="00EC76D5">
        <w:t>, we need to generate base blocks and live sets.</w:t>
      </w:r>
    </w:p>
    <w:p w14:paraId="334CA192" w14:textId="77777777" w:rsidR="00806BE8" w:rsidRPr="00EC76D5" w:rsidRDefault="00806BE8" w:rsidP="00806BE8">
      <w:pPr>
        <w:pStyle w:val="Code"/>
      </w:pPr>
      <w:r w:rsidRPr="00EC76D5">
        <w:t xml:space="preserve">  public void generate() {</w:t>
      </w:r>
    </w:p>
    <w:p w14:paraId="1DDF2244" w14:textId="77777777" w:rsidR="00806BE8" w:rsidRPr="00EC76D5" w:rsidRDefault="00806BE8" w:rsidP="00806BE8">
      <w:pPr>
        <w:pStyle w:val="Code"/>
      </w:pPr>
      <w:r w:rsidRPr="00EC76D5">
        <w:t xml:space="preserve">    { generateDefAndUseLineSets();</w:t>
      </w:r>
    </w:p>
    <w:p w14:paraId="143239B9" w14:textId="77777777" w:rsidR="00806BE8" w:rsidRPr="00EC76D5" w:rsidRDefault="00806BE8" w:rsidP="00806BE8">
      <w:pPr>
        <w:pStyle w:val="Code"/>
      </w:pPr>
      <w:r w:rsidRPr="00EC76D5">
        <w:t xml:space="preserve">      Map&lt;Integer,BaseBlock&gt; leaderMap = new ListMap&lt;&gt;();</w:t>
      </w:r>
    </w:p>
    <w:p w14:paraId="65DD3413" w14:textId="77777777" w:rsidR="00806BE8" w:rsidRPr="00EC76D5" w:rsidRDefault="00806BE8" w:rsidP="00806BE8">
      <w:pPr>
        <w:pStyle w:val="Code"/>
      </w:pPr>
      <w:r w:rsidRPr="00EC76D5">
        <w:t xml:space="preserve">      Set&lt;BaseBlock&gt; baseBlockSet = generateBaseBlockSet(leaderMap);</w:t>
      </w:r>
    </w:p>
    <w:p w14:paraId="7223B87E" w14:textId="77777777" w:rsidR="00806BE8" w:rsidRPr="00EC76D5" w:rsidRDefault="00806BE8" w:rsidP="00806BE8">
      <w:pPr>
        <w:pStyle w:val="Code"/>
      </w:pPr>
      <w:r w:rsidRPr="00EC76D5">
        <w:t xml:space="preserve">      redundantExpressions(baseBlockSet);</w:t>
      </w:r>
    </w:p>
    <w:p w14:paraId="5F69BE65" w14:textId="77777777" w:rsidR="00806BE8" w:rsidRPr="00EC76D5" w:rsidRDefault="00806BE8" w:rsidP="00806BE8">
      <w:pPr>
        <w:pStyle w:val="Code"/>
      </w:pPr>
      <w:r w:rsidRPr="00EC76D5">
        <w:t xml:space="preserve">      removeClearedCode();</w:t>
      </w:r>
    </w:p>
    <w:p w14:paraId="76BA1602" w14:textId="77777777" w:rsidR="00806BE8" w:rsidRPr="00EC76D5" w:rsidRDefault="00806BE8" w:rsidP="00806BE8">
      <w:pPr>
        <w:pStyle w:val="Code"/>
      </w:pPr>
      <w:r w:rsidRPr="00EC76D5">
        <w:t xml:space="preserve">    }</w:t>
      </w:r>
    </w:p>
    <w:p w14:paraId="5BEB4B74" w14:textId="77777777" w:rsidR="00806BE8" w:rsidRPr="00EC76D5" w:rsidRDefault="00806BE8" w:rsidP="00806BE8">
      <w:pPr>
        <w:pStyle w:val="Code"/>
      </w:pPr>
      <w:r w:rsidRPr="00EC76D5">
        <w:t xml:space="preserve">    </w:t>
      </w:r>
    </w:p>
    <w:p w14:paraId="6CBA7D60" w14:textId="77777777" w:rsidR="00806BE8" w:rsidRPr="00EC76D5" w:rsidRDefault="00806BE8" w:rsidP="00806BE8">
      <w:pPr>
        <w:pStyle w:val="Code"/>
      </w:pPr>
      <w:r w:rsidRPr="00EC76D5">
        <w:t xml:space="preserve">    BaseBlock.clearCount();</w:t>
      </w:r>
    </w:p>
    <w:p w14:paraId="4968BCB7" w14:textId="77777777" w:rsidR="00806BE8" w:rsidRPr="00EC76D5" w:rsidRDefault="00806BE8" w:rsidP="00806BE8">
      <w:pPr>
        <w:pStyle w:val="Code"/>
      </w:pPr>
      <w:r w:rsidRPr="00EC76D5">
        <w:t xml:space="preserve">    Map&lt;Integer,BaseBlock&gt; leaderMap = new ListMap&lt;&gt;();</w:t>
      </w:r>
    </w:p>
    <w:p w14:paraId="521CA799" w14:textId="77777777" w:rsidR="00806BE8" w:rsidRPr="00EC76D5" w:rsidRDefault="00806BE8" w:rsidP="00806BE8">
      <w:pPr>
        <w:pStyle w:val="Code"/>
      </w:pPr>
      <w:r w:rsidRPr="00EC76D5">
        <w:t xml:space="preserve">    Set&lt;BaseBlock&gt; baseBlockSet = generateBaseBlockSet(leaderMap);</w:t>
      </w:r>
    </w:p>
    <w:p w14:paraId="0FA19D00" w14:textId="77777777" w:rsidR="00E228EA" w:rsidRPr="00EC76D5" w:rsidRDefault="00806BE8" w:rsidP="00806BE8">
      <w:pPr>
        <w:pStyle w:val="Code"/>
      </w:pPr>
      <w:r w:rsidRPr="00EC76D5">
        <w:t xml:space="preserve">    Set&lt;Pair&lt;BaseBlock,BaseBlock&gt;&gt; edgeSet =</w:t>
      </w:r>
    </w:p>
    <w:p w14:paraId="305680BC" w14:textId="0BC03CEF" w:rsidR="00806BE8" w:rsidRPr="00EC76D5" w:rsidRDefault="00AD7547" w:rsidP="00806BE8">
      <w:pPr>
        <w:pStyle w:val="Code"/>
      </w:pPr>
      <w:r w:rsidRPr="00EC76D5">
        <w:t xml:space="preserve">      </w:t>
      </w:r>
      <w:r w:rsidR="00806BE8" w:rsidRPr="00EC76D5">
        <w:t>generateEdgeSet(baseBlockSet, leaderMap);</w:t>
      </w:r>
    </w:p>
    <w:p w14:paraId="01957236" w14:textId="77777777" w:rsidR="00806BE8" w:rsidRPr="00EC76D5" w:rsidRDefault="00806BE8" w:rsidP="00806BE8">
      <w:pPr>
        <w:pStyle w:val="Code"/>
      </w:pPr>
      <w:r w:rsidRPr="00EC76D5">
        <w:t xml:space="preserve">    m_controlFlowGraph = new DirectedGraph&lt;&gt;(baseBlockSet, edgeSet);</w:t>
      </w:r>
    </w:p>
    <w:p w14:paraId="5D4B20C9" w14:textId="77777777" w:rsidR="00806BE8" w:rsidRPr="00EC76D5" w:rsidRDefault="00806BE8" w:rsidP="00806BE8">
      <w:pPr>
        <w:pStyle w:val="Code"/>
      </w:pPr>
      <w:r w:rsidRPr="00EC76D5">
        <w:t xml:space="preserve">    generateLiveMaps();</w:t>
      </w:r>
    </w:p>
    <w:p w14:paraId="2635AE71" w14:textId="5E35796F" w:rsidR="00806BE8" w:rsidRPr="00EC76D5" w:rsidRDefault="00E228EA" w:rsidP="00806BE8">
      <w:pPr>
        <w:pStyle w:val="Code"/>
      </w:pPr>
      <w:r w:rsidRPr="00EC76D5">
        <w:t xml:space="preserve">    </w:t>
      </w:r>
      <w:r w:rsidR="00806BE8" w:rsidRPr="00EC76D5">
        <w:t>generatePathSets();</w:t>
      </w:r>
    </w:p>
    <w:p w14:paraId="7471E7CF" w14:textId="77777777" w:rsidR="00806BE8" w:rsidRPr="00EC76D5" w:rsidRDefault="00806BE8" w:rsidP="00806BE8">
      <w:pPr>
        <w:pStyle w:val="Code"/>
      </w:pPr>
      <w:r w:rsidRPr="00EC76D5">
        <w:t xml:space="preserve">    </w:t>
      </w:r>
    </w:p>
    <w:p w14:paraId="50D6EA55" w14:textId="77777777" w:rsidR="00806BE8" w:rsidRPr="00EC76D5" w:rsidRDefault="00806BE8" w:rsidP="00806BE8">
      <w:pPr>
        <w:pStyle w:val="Code"/>
      </w:pPr>
      <w:r w:rsidRPr="00EC76D5">
        <w:t xml:space="preserve">    if (Main.SmallWarning) {</w:t>
      </w:r>
    </w:p>
    <w:p w14:paraId="5FE89BB7" w14:textId="77777777" w:rsidR="00806BE8" w:rsidRPr="00EC76D5" w:rsidRDefault="00806BE8" w:rsidP="00806BE8">
      <w:pPr>
        <w:pStyle w:val="Code"/>
      </w:pPr>
      <w:r w:rsidRPr="00EC76D5">
        <w:t xml:space="preserve">      generateDefAndUseLineSets();</w:t>
      </w:r>
    </w:p>
    <w:p w14:paraId="79AA9757" w14:textId="77777777" w:rsidR="00806BE8" w:rsidRPr="00EC76D5" w:rsidRDefault="00806BE8" w:rsidP="00806BE8">
      <w:pPr>
        <w:pStyle w:val="Code"/>
      </w:pPr>
      <w:r w:rsidRPr="00EC76D5">
        <w:t xml:space="preserve">      generateDefAndUseBlockSets();</w:t>
      </w:r>
    </w:p>
    <w:p w14:paraId="207CD8F9" w14:textId="77777777" w:rsidR="00806BE8" w:rsidRPr="00EC76D5" w:rsidRDefault="00806BE8" w:rsidP="00806BE8">
      <w:pPr>
        <w:pStyle w:val="Code"/>
      </w:pPr>
    </w:p>
    <w:p w14:paraId="709C7F60" w14:textId="77777777" w:rsidR="00806BE8" w:rsidRPr="00EC76D5" w:rsidRDefault="00806BE8" w:rsidP="00806BE8">
      <w:pPr>
        <w:pStyle w:val="Code"/>
      </w:pPr>
      <w:r w:rsidRPr="00EC76D5">
        <w:t xml:space="preserve">      generatePathSets();</w:t>
      </w:r>
    </w:p>
    <w:p w14:paraId="3ECF8B8C" w14:textId="3DBFA57D" w:rsidR="00806BE8" w:rsidRPr="00EC76D5" w:rsidRDefault="00806BE8" w:rsidP="00806BE8">
      <w:pPr>
        <w:pStyle w:val="Code"/>
      </w:pPr>
      <w:r w:rsidRPr="00EC76D5">
        <w:t xml:space="preserve">      generateOutPathSets();</w:t>
      </w:r>
    </w:p>
    <w:p w14:paraId="03701206" w14:textId="77777777" w:rsidR="00806BE8" w:rsidRPr="00EC76D5" w:rsidRDefault="00806BE8" w:rsidP="00806BE8">
      <w:pPr>
        <w:pStyle w:val="Code"/>
      </w:pPr>
      <w:r w:rsidRPr="00EC76D5">
        <w:t xml:space="preserve">    }</w:t>
      </w:r>
    </w:p>
    <w:p w14:paraId="7D701C4F" w14:textId="77777777" w:rsidR="00806BE8" w:rsidRPr="00EC76D5" w:rsidRDefault="00806BE8" w:rsidP="00806BE8">
      <w:pPr>
        <w:pStyle w:val="Code"/>
      </w:pPr>
      <w:r w:rsidRPr="00EC76D5">
        <w:t xml:space="preserve">    </w:t>
      </w:r>
    </w:p>
    <w:p w14:paraId="50FB0260" w14:textId="77777777" w:rsidR="00806BE8" w:rsidRPr="00EC76D5" w:rsidRDefault="00806BE8" w:rsidP="00806BE8">
      <w:pPr>
        <w:pStyle w:val="Code"/>
      </w:pPr>
      <w:r w:rsidRPr="00EC76D5">
        <w:t xml:space="preserve">    for (BaseBlock baseBlock : m_controlFlowGraph.getVertexSet()) {</w:t>
      </w:r>
    </w:p>
    <w:p w14:paraId="48970A7F" w14:textId="77777777" w:rsidR="00806BE8" w:rsidRPr="00EC76D5" w:rsidRDefault="00806BE8" w:rsidP="00806BE8">
      <w:pPr>
        <w:pStyle w:val="Code"/>
      </w:pPr>
      <w:r w:rsidRPr="00EC76D5">
        <w:t xml:space="preserve">      int firstIndex = baseBlock.getFirst(), lastIndex = baseBlock.getLast();</w:t>
      </w:r>
    </w:p>
    <w:p w14:paraId="657A7A02" w14:textId="3EA5242C" w:rsidR="00806BE8" w:rsidRPr="00EC76D5" w:rsidRDefault="00806BE8" w:rsidP="00806BE8">
      <w:pPr>
        <w:pStyle w:val="Code"/>
      </w:pPr>
      <w:r w:rsidRPr="00EC76D5">
        <w:t xml:space="preserve">      new </w:t>
      </w:r>
      <w:r w:rsidR="007505C0" w:rsidRPr="00EC76D5">
        <w:t>RegisterPreparator</w:t>
      </w:r>
      <w:r w:rsidRPr="00EC76D5">
        <w:t>(m_middleCodeList, firstIndex, lastIndex);</w:t>
      </w:r>
    </w:p>
    <w:p w14:paraId="26A790B2" w14:textId="77777777" w:rsidR="00806BE8" w:rsidRPr="00EC76D5" w:rsidRDefault="00806BE8" w:rsidP="00806BE8">
      <w:pPr>
        <w:pStyle w:val="Code"/>
      </w:pPr>
      <w:r w:rsidRPr="00EC76D5">
        <w:t xml:space="preserve">      </w:t>
      </w:r>
    </w:p>
    <w:p w14:paraId="0566BAB5" w14:textId="77777777" w:rsidR="00806BE8" w:rsidRPr="00EC76D5" w:rsidRDefault="00806BE8" w:rsidP="00806BE8">
      <w:pPr>
        <w:pStyle w:val="Code"/>
      </w:pPr>
      <w:r w:rsidRPr="00EC76D5">
        <w:t xml:space="preserve">      for (int index = firstIndex; index &lt;= lastIndex; ++index) {</w:t>
      </w:r>
    </w:p>
    <w:p w14:paraId="51157484" w14:textId="77777777" w:rsidR="00806BE8" w:rsidRPr="00EC76D5" w:rsidRDefault="00806BE8" w:rsidP="00806BE8">
      <w:pPr>
        <w:pStyle w:val="Code"/>
      </w:pPr>
      <w:r w:rsidRPr="00EC76D5">
        <w:t xml:space="preserve">        Main.DebugStream.println(index + ": " + m_middleCodeList.get(index));</w:t>
      </w:r>
    </w:p>
    <w:p w14:paraId="3F23BFB9" w14:textId="77777777" w:rsidR="00806BE8" w:rsidRPr="00EC76D5" w:rsidRDefault="00806BE8" w:rsidP="00806BE8">
      <w:pPr>
        <w:pStyle w:val="Code"/>
      </w:pPr>
      <w:r w:rsidRPr="00EC76D5">
        <w:t xml:space="preserve">      }</w:t>
      </w:r>
    </w:p>
    <w:p w14:paraId="597EF8E4" w14:textId="77777777" w:rsidR="00806BE8" w:rsidRPr="00EC76D5" w:rsidRDefault="00806BE8" w:rsidP="00806BE8">
      <w:pPr>
        <w:pStyle w:val="Code"/>
      </w:pPr>
      <w:r w:rsidRPr="00EC76D5">
        <w:t xml:space="preserve">    }</w:t>
      </w:r>
    </w:p>
    <w:p w14:paraId="0B56D365" w14:textId="771F371D" w:rsidR="00BD1C8B" w:rsidRPr="00EC76D5" w:rsidRDefault="00806BE8" w:rsidP="00806BE8">
      <w:pPr>
        <w:pStyle w:val="Code"/>
      </w:pPr>
      <w:r w:rsidRPr="00EC76D5">
        <w:t xml:space="preserve">  }</w:t>
      </w:r>
    </w:p>
    <w:p w14:paraId="7D8D6956" w14:textId="581FB703" w:rsidR="00BA6016" w:rsidRPr="00EC76D5" w:rsidRDefault="00BA6016" w:rsidP="00BA6016">
      <w:pPr>
        <w:pStyle w:val="Rubrik3"/>
      </w:pPr>
      <w:bookmarkStart w:id="5843" w:name="_Ref418278230"/>
      <w:bookmarkStart w:id="5844" w:name="_Toc481936425"/>
      <w:r w:rsidRPr="00EC76D5">
        <w:lastRenderedPageBreak/>
        <w:t>Base Blocks Generation</w:t>
      </w:r>
      <w:bookmarkEnd w:id="5843"/>
      <w:bookmarkEnd w:id="5844"/>
    </w:p>
    <w:p w14:paraId="350F0FF0" w14:textId="77777777" w:rsidR="00540E32" w:rsidRPr="00EC76D5" w:rsidRDefault="00540E32" w:rsidP="00540E32">
      <w:r w:rsidRPr="00EC76D5">
        <w:t xml:space="preserve">A base block is a maximal sequence of middle code where only the first instruction is a jump target. </w:t>
      </w:r>
      <w:r w:rsidR="00A35B8D" w:rsidRPr="00EC76D5">
        <w:t>The idea is that we shall be able to trust that the registers hold the expected values thorugh the base block.</w:t>
      </w:r>
      <w:r w:rsidR="001E0C73" w:rsidRPr="00EC76D5">
        <w:t xml:space="preserve"> </w:t>
      </w:r>
      <w:r w:rsidRPr="00EC76D5">
        <w:t xml:space="preserve">In the first step, we look into </w:t>
      </w:r>
      <w:r w:rsidR="00BE1E20" w:rsidRPr="00EC76D5">
        <w:t xml:space="preserve">all conditional and unconditional </w:t>
      </w:r>
      <w:r w:rsidR="000763E9" w:rsidRPr="00EC76D5">
        <w:t>jump instructions and ma</w:t>
      </w:r>
      <w:r w:rsidR="00B65DA9" w:rsidRPr="00EC76D5">
        <w:t>rk</w:t>
      </w:r>
      <w:r w:rsidR="000763E9" w:rsidRPr="00EC76D5">
        <w:t xml:space="preserve"> their targets as </w:t>
      </w:r>
      <w:r w:rsidR="000763E9" w:rsidRPr="00EC76D5">
        <w:rPr>
          <w:rStyle w:val="CodeInText"/>
        </w:rPr>
        <w:t>leaders</w:t>
      </w:r>
      <w:r w:rsidR="000763E9" w:rsidRPr="00EC76D5">
        <w:t xml:space="preserve">, </w:t>
      </w:r>
      <w:r w:rsidR="00284FC9" w:rsidRPr="00EC76D5">
        <w:t>which</w:t>
      </w:r>
      <w:r w:rsidR="000763E9" w:rsidRPr="00EC76D5">
        <w:t xml:space="preserve"> will form the beginning of a base block.</w:t>
      </w:r>
      <w:r w:rsidR="001268C3" w:rsidRPr="00EC76D5">
        <w:t xml:space="preserve"> The first instruction o</w:t>
      </w:r>
      <w:r w:rsidR="001378AC" w:rsidRPr="00EC76D5">
        <w:t xml:space="preserve">f a function is always a leader and all instructions following a function all an </w:t>
      </w:r>
      <w:r w:rsidR="00533E02" w:rsidRPr="00EC76D5">
        <w:t>interrupts</w:t>
      </w:r>
      <w:r w:rsidR="001378AC" w:rsidRPr="00EC76D5">
        <w:t xml:space="preserve"> system call is also marked as leaders, since a function or system call may affect the registers of the object code.</w:t>
      </w:r>
    </w:p>
    <w:p w14:paraId="1DE3423B" w14:textId="77777777" w:rsidR="00533E02" w:rsidRPr="00EC76D5" w:rsidRDefault="00533E02" w:rsidP="00540E32">
      <w:r w:rsidRPr="00EC76D5">
        <w:t>When all leaders have been established in the first step, we generate a list of pairs holding the first and last line number of each base block.</w:t>
      </w:r>
    </w:p>
    <w:p w14:paraId="611647E9" w14:textId="77777777" w:rsidR="007B08D8" w:rsidRPr="00EC76D5" w:rsidRDefault="00FC04A6" w:rsidP="00FC04A6">
      <w:pPr>
        <w:pStyle w:val="Code"/>
      </w:pPr>
      <w:r w:rsidRPr="00EC76D5">
        <w:t xml:space="preserve">  private Set&lt;BaseBlock&gt; generateBaseBlockSet</w:t>
      </w:r>
    </w:p>
    <w:p w14:paraId="0F497D13" w14:textId="5C4FA43F" w:rsidR="00FC04A6" w:rsidRPr="00EC76D5" w:rsidRDefault="007B08D8" w:rsidP="00FC04A6">
      <w:pPr>
        <w:pStyle w:val="Code"/>
      </w:pPr>
      <w:r w:rsidRPr="00EC76D5">
        <w:t xml:space="preserve">                         </w:t>
      </w:r>
      <w:r w:rsidR="00FC04A6" w:rsidRPr="00EC76D5">
        <w:t>(Map&lt;Integer,BaseBlock&gt; leaderMap) {</w:t>
      </w:r>
    </w:p>
    <w:p w14:paraId="114FE8DE" w14:textId="77777777" w:rsidR="00FC04A6" w:rsidRPr="00EC76D5" w:rsidRDefault="00FC04A6" w:rsidP="00FC04A6">
      <w:pPr>
        <w:pStyle w:val="Code"/>
      </w:pPr>
      <w:r w:rsidRPr="00EC76D5">
        <w:t xml:space="preserve">    m_middleCodeList.get(0).setLeader(); // Function Start</w:t>
      </w:r>
    </w:p>
    <w:p w14:paraId="41A55182" w14:textId="77777777" w:rsidR="00FC04A6" w:rsidRPr="00EC76D5" w:rsidRDefault="00FC04A6" w:rsidP="00FC04A6">
      <w:pPr>
        <w:pStyle w:val="Code"/>
      </w:pPr>
      <w:r w:rsidRPr="00EC76D5">
        <w:t xml:space="preserve">    </w:t>
      </w:r>
    </w:p>
    <w:p w14:paraId="7E34BF4A" w14:textId="77777777" w:rsidR="00FC04A6" w:rsidRPr="00EC76D5" w:rsidRDefault="00FC04A6" w:rsidP="00FC04A6">
      <w:pPr>
        <w:pStyle w:val="Code"/>
      </w:pPr>
      <w:r w:rsidRPr="00EC76D5">
        <w:t xml:space="preserve">    for (int index = 0; index &lt; (m_middleCodeList.size() - 1); ++index) {</w:t>
      </w:r>
    </w:p>
    <w:p w14:paraId="489B7CA2" w14:textId="77777777" w:rsidR="00FC04A6" w:rsidRPr="00EC76D5" w:rsidRDefault="00FC04A6" w:rsidP="00FC04A6">
      <w:pPr>
        <w:pStyle w:val="Code"/>
      </w:pPr>
      <w:r w:rsidRPr="00EC76D5">
        <w:t xml:space="preserve">      MiddleCode middleCode = m_middleCodeList.get(index);</w:t>
      </w:r>
    </w:p>
    <w:p w14:paraId="10092B58" w14:textId="77777777" w:rsidR="00FC04A6" w:rsidRPr="00EC76D5" w:rsidRDefault="00FC04A6" w:rsidP="00FC04A6">
      <w:pPr>
        <w:pStyle w:val="Code"/>
      </w:pPr>
    </w:p>
    <w:p w14:paraId="4AD0964D" w14:textId="77777777" w:rsidR="00FC04A6" w:rsidRPr="00EC76D5" w:rsidRDefault="00FC04A6" w:rsidP="00FC04A6">
      <w:pPr>
        <w:pStyle w:val="Code"/>
      </w:pPr>
      <w:r w:rsidRPr="00EC76D5">
        <w:t xml:space="preserve">      if (Main.CheckStackHeap &amp;&amp;</w:t>
      </w:r>
    </w:p>
    <w:p w14:paraId="3F22DED1" w14:textId="77777777" w:rsidR="00FC04A6" w:rsidRPr="00EC76D5" w:rsidRDefault="00FC04A6" w:rsidP="00FC04A6">
      <w:pPr>
        <w:pStyle w:val="Code"/>
      </w:pPr>
      <w:r w:rsidRPr="00EC76D5">
        <w:t xml:space="preserve">          (middleCode.getOperator() == MiddleOperator.FunctionStart)) {</w:t>
      </w:r>
    </w:p>
    <w:p w14:paraId="37CABF68" w14:textId="77777777" w:rsidR="00FC04A6" w:rsidRPr="00EC76D5" w:rsidRDefault="00FC04A6" w:rsidP="00FC04A6">
      <w:pPr>
        <w:pStyle w:val="Code"/>
      </w:pPr>
      <w:r w:rsidRPr="00EC76D5">
        <w:t xml:space="preserve">        m_middleCodeList.get(index + 1).setLeader();</w:t>
      </w:r>
    </w:p>
    <w:p w14:paraId="781DDD8F" w14:textId="77777777" w:rsidR="00FC04A6" w:rsidRPr="00EC76D5" w:rsidRDefault="00FC04A6" w:rsidP="00FC04A6">
      <w:pPr>
        <w:pStyle w:val="Code"/>
      </w:pPr>
      <w:r w:rsidRPr="00EC76D5">
        <w:t xml:space="preserve">      }</w:t>
      </w:r>
    </w:p>
    <w:p w14:paraId="2CC99C8E" w14:textId="77777777" w:rsidR="00FC04A6" w:rsidRPr="00EC76D5" w:rsidRDefault="00FC04A6" w:rsidP="00FC04A6">
      <w:pPr>
        <w:pStyle w:val="Code"/>
      </w:pPr>
      <w:r w:rsidRPr="00EC76D5">
        <w:t xml:space="preserve">      if (middleCode.isRelationOrGoto()) {</w:t>
      </w:r>
    </w:p>
    <w:p w14:paraId="4D87B2C0" w14:textId="77777777" w:rsidR="00FC04A6" w:rsidRPr="00EC76D5" w:rsidRDefault="00FC04A6" w:rsidP="00FC04A6">
      <w:pPr>
        <w:pStyle w:val="Code"/>
      </w:pPr>
      <w:r w:rsidRPr="00EC76D5">
        <w:t xml:space="preserve">        int target = (Integer) middleCode.getOperand(1);</w:t>
      </w:r>
    </w:p>
    <w:p w14:paraId="69E14E4F" w14:textId="77777777" w:rsidR="00FC04A6" w:rsidRPr="00EC76D5" w:rsidRDefault="00FC04A6" w:rsidP="00FC04A6">
      <w:pPr>
        <w:pStyle w:val="Code"/>
      </w:pPr>
      <w:r w:rsidRPr="00EC76D5">
        <w:t xml:space="preserve">        m_middleCodeList.get(target).setLeader();</w:t>
      </w:r>
    </w:p>
    <w:p w14:paraId="03860F62" w14:textId="77777777" w:rsidR="00FC04A6" w:rsidRPr="00EC76D5" w:rsidRDefault="00FC04A6" w:rsidP="00FC04A6">
      <w:pPr>
        <w:pStyle w:val="Code"/>
      </w:pPr>
      <w:r w:rsidRPr="00EC76D5">
        <w:t xml:space="preserve">        m_middleCodeList.get(index + 1).setLeader();</w:t>
      </w:r>
    </w:p>
    <w:p w14:paraId="4908DE8B" w14:textId="77777777" w:rsidR="00FC04A6" w:rsidRPr="00EC76D5" w:rsidRDefault="00FC04A6" w:rsidP="00FC04A6">
      <w:pPr>
        <w:pStyle w:val="Code"/>
      </w:pPr>
      <w:r w:rsidRPr="00EC76D5">
        <w:t xml:space="preserve">      }</w:t>
      </w:r>
    </w:p>
    <w:p w14:paraId="744E6052" w14:textId="77777777" w:rsidR="00FC04A6" w:rsidRPr="00EC76D5" w:rsidRDefault="00FC04A6" w:rsidP="00FC04A6">
      <w:pPr>
        <w:pStyle w:val="Code"/>
      </w:pPr>
      <w:r w:rsidRPr="00EC76D5">
        <w:t xml:space="preserve">      else if ((middleCode.getOperator() == MiddleOperator.Call) ||</w:t>
      </w:r>
    </w:p>
    <w:p w14:paraId="7DD22438" w14:textId="77777777" w:rsidR="00FC04A6" w:rsidRPr="00EC76D5" w:rsidRDefault="00FC04A6" w:rsidP="00FC04A6">
      <w:pPr>
        <w:pStyle w:val="Code"/>
      </w:pPr>
      <w:r w:rsidRPr="00EC76D5">
        <w:t xml:space="preserve">               (middleCode.getOperator() == MiddleOperator.Interrupt)) {</w:t>
      </w:r>
    </w:p>
    <w:p w14:paraId="01C4710F" w14:textId="77777777" w:rsidR="00FC04A6" w:rsidRPr="00EC76D5" w:rsidRDefault="00FC04A6" w:rsidP="00FC04A6">
      <w:pPr>
        <w:pStyle w:val="Code"/>
      </w:pPr>
      <w:r w:rsidRPr="00EC76D5">
        <w:t xml:space="preserve">        m_middleCodeList.get(index + 1).setLeader();</w:t>
      </w:r>
    </w:p>
    <w:p w14:paraId="6831F189" w14:textId="77777777" w:rsidR="00FC04A6" w:rsidRPr="00EC76D5" w:rsidRDefault="00FC04A6" w:rsidP="00FC04A6">
      <w:pPr>
        <w:pStyle w:val="Code"/>
      </w:pPr>
      <w:r w:rsidRPr="00EC76D5">
        <w:t xml:space="preserve">      }</w:t>
      </w:r>
    </w:p>
    <w:p w14:paraId="5F0C119A" w14:textId="77777777" w:rsidR="00FC04A6" w:rsidRPr="00EC76D5" w:rsidRDefault="00FC04A6" w:rsidP="00FC04A6">
      <w:pPr>
        <w:pStyle w:val="Code"/>
      </w:pPr>
      <w:r w:rsidRPr="00EC76D5">
        <w:t xml:space="preserve">    }</w:t>
      </w:r>
    </w:p>
    <w:p w14:paraId="6D0C22F3" w14:textId="77777777" w:rsidR="00FC04A6" w:rsidRPr="00EC76D5" w:rsidRDefault="00FC04A6" w:rsidP="00FC04A6">
      <w:pPr>
        <w:pStyle w:val="Code"/>
      </w:pPr>
    </w:p>
    <w:p w14:paraId="05A5B499" w14:textId="77777777" w:rsidR="00FC04A6" w:rsidRPr="00EC76D5" w:rsidRDefault="00FC04A6" w:rsidP="00FC04A6">
      <w:pPr>
        <w:pStyle w:val="Code"/>
      </w:pPr>
      <w:r w:rsidRPr="00EC76D5">
        <w:t xml:space="preserve">    int startIndex = 0;</w:t>
      </w:r>
    </w:p>
    <w:p w14:paraId="410E0FD9" w14:textId="77777777" w:rsidR="00FC04A6" w:rsidRPr="00EC76D5" w:rsidRDefault="00FC04A6" w:rsidP="00FC04A6">
      <w:pPr>
        <w:pStyle w:val="Code"/>
      </w:pPr>
      <w:r w:rsidRPr="00EC76D5">
        <w:t xml:space="preserve">    Set&lt;BaseBlock&gt; baseBlockSet = new ListSet&lt;&gt;();</w:t>
      </w:r>
    </w:p>
    <w:p w14:paraId="5382CF7F" w14:textId="77777777" w:rsidR="00FC04A6" w:rsidRPr="00EC76D5" w:rsidRDefault="00FC04A6" w:rsidP="00FC04A6">
      <w:pPr>
        <w:pStyle w:val="Code"/>
      </w:pPr>
    </w:p>
    <w:p w14:paraId="5C5F28E8" w14:textId="77777777" w:rsidR="00FC04A6" w:rsidRPr="00EC76D5" w:rsidRDefault="00FC04A6" w:rsidP="00FC04A6">
      <w:pPr>
        <w:pStyle w:val="Code"/>
      </w:pPr>
      <w:r w:rsidRPr="00EC76D5">
        <w:t xml:space="preserve">    for (int index = 1; index &lt; m_middleCodeList.size(); ++index) {</w:t>
      </w:r>
    </w:p>
    <w:p w14:paraId="49B12A17" w14:textId="77777777" w:rsidR="00FC04A6" w:rsidRPr="00EC76D5" w:rsidRDefault="00FC04A6" w:rsidP="00FC04A6">
      <w:pPr>
        <w:pStyle w:val="Code"/>
      </w:pPr>
      <w:r w:rsidRPr="00EC76D5">
        <w:t xml:space="preserve">      if (m_middleCodeList.get(index).isLeader()) {</w:t>
      </w:r>
    </w:p>
    <w:p w14:paraId="2CA89E15" w14:textId="77777777" w:rsidR="00FC04A6" w:rsidRPr="00EC76D5" w:rsidRDefault="00FC04A6" w:rsidP="00FC04A6">
      <w:pPr>
        <w:pStyle w:val="Code"/>
      </w:pPr>
      <w:r w:rsidRPr="00EC76D5">
        <w:t xml:space="preserve">        BaseBlock baseBlock = new BaseBlock(startIndex, index - 1);</w:t>
      </w:r>
    </w:p>
    <w:p w14:paraId="5BC54A6B" w14:textId="77777777" w:rsidR="00FC04A6" w:rsidRPr="00EC76D5" w:rsidRDefault="00FC04A6" w:rsidP="00FC04A6">
      <w:pPr>
        <w:pStyle w:val="Code"/>
      </w:pPr>
      <w:r w:rsidRPr="00EC76D5">
        <w:t xml:space="preserve">        leaderMap.put(startIndex, baseBlock);</w:t>
      </w:r>
    </w:p>
    <w:p w14:paraId="3AC4CCF4" w14:textId="77777777" w:rsidR="00FC04A6" w:rsidRPr="00EC76D5" w:rsidRDefault="00FC04A6" w:rsidP="00FC04A6">
      <w:pPr>
        <w:pStyle w:val="Code"/>
      </w:pPr>
      <w:r w:rsidRPr="00EC76D5">
        <w:t xml:space="preserve">        baseBlockSet.add(baseBlock);</w:t>
      </w:r>
    </w:p>
    <w:p w14:paraId="2AF77D91" w14:textId="77777777" w:rsidR="00FC04A6" w:rsidRPr="00EC76D5" w:rsidRDefault="00FC04A6" w:rsidP="00FC04A6">
      <w:pPr>
        <w:pStyle w:val="Code"/>
      </w:pPr>
      <w:r w:rsidRPr="00EC76D5">
        <w:t xml:space="preserve">        startIndex = index;</w:t>
      </w:r>
    </w:p>
    <w:p w14:paraId="7398DDBE" w14:textId="77777777" w:rsidR="00FC04A6" w:rsidRPr="00EC76D5" w:rsidRDefault="00FC04A6" w:rsidP="00FC04A6">
      <w:pPr>
        <w:pStyle w:val="Code"/>
      </w:pPr>
      <w:r w:rsidRPr="00EC76D5">
        <w:t xml:space="preserve">      }</w:t>
      </w:r>
    </w:p>
    <w:p w14:paraId="4A7FB975" w14:textId="77777777" w:rsidR="00FC04A6" w:rsidRPr="00EC76D5" w:rsidRDefault="00FC04A6" w:rsidP="00FC04A6">
      <w:pPr>
        <w:pStyle w:val="Code"/>
      </w:pPr>
      <w:r w:rsidRPr="00EC76D5">
        <w:t xml:space="preserve">    }</w:t>
      </w:r>
    </w:p>
    <w:p w14:paraId="20FAAC06" w14:textId="77777777" w:rsidR="00FC04A6" w:rsidRPr="00EC76D5" w:rsidRDefault="00FC04A6" w:rsidP="00FC04A6">
      <w:pPr>
        <w:pStyle w:val="Code"/>
      </w:pPr>
    </w:p>
    <w:p w14:paraId="225213C1" w14:textId="77777777" w:rsidR="000E5597" w:rsidRPr="00EC76D5" w:rsidRDefault="00FC04A6" w:rsidP="00FC04A6">
      <w:pPr>
        <w:pStyle w:val="Code"/>
      </w:pPr>
      <w:r w:rsidRPr="00EC76D5">
        <w:t xml:space="preserve"> </w:t>
      </w:r>
      <w:r w:rsidR="000E5597" w:rsidRPr="00EC76D5">
        <w:t xml:space="preserve">   { BaseBlock baseBlock =</w:t>
      </w:r>
    </w:p>
    <w:p w14:paraId="4BA638F2" w14:textId="64DAC974" w:rsidR="00FC04A6" w:rsidRPr="00EC76D5" w:rsidRDefault="000E5597" w:rsidP="00FC04A6">
      <w:pPr>
        <w:pStyle w:val="Code"/>
      </w:pPr>
      <w:r w:rsidRPr="00EC76D5">
        <w:t xml:space="preserve">        </w:t>
      </w:r>
      <w:r w:rsidR="00FC04A6" w:rsidRPr="00EC76D5">
        <w:t>new BaseBlock(startIndex, m_middleCodeList.size() - 1);</w:t>
      </w:r>
    </w:p>
    <w:p w14:paraId="42E382CA" w14:textId="77777777" w:rsidR="00FC04A6" w:rsidRPr="00EC76D5" w:rsidRDefault="00FC04A6" w:rsidP="00FC04A6">
      <w:pPr>
        <w:pStyle w:val="Code"/>
      </w:pPr>
      <w:r w:rsidRPr="00EC76D5">
        <w:t xml:space="preserve">      leaderMap.put(startIndex, baseBlock);</w:t>
      </w:r>
    </w:p>
    <w:p w14:paraId="2D1D6849" w14:textId="77777777" w:rsidR="00FC04A6" w:rsidRPr="00EC76D5" w:rsidRDefault="00FC04A6" w:rsidP="00FC04A6">
      <w:pPr>
        <w:pStyle w:val="Code"/>
      </w:pPr>
      <w:r w:rsidRPr="00EC76D5">
        <w:t xml:space="preserve">      baseBlockSet.add(baseBlock);</w:t>
      </w:r>
    </w:p>
    <w:p w14:paraId="5C367762" w14:textId="77777777" w:rsidR="00FC04A6" w:rsidRPr="00EC76D5" w:rsidRDefault="00FC04A6" w:rsidP="00FC04A6">
      <w:pPr>
        <w:pStyle w:val="Code"/>
      </w:pPr>
      <w:r w:rsidRPr="00EC76D5">
        <w:t xml:space="preserve">    }</w:t>
      </w:r>
    </w:p>
    <w:p w14:paraId="308ED3A7" w14:textId="77777777" w:rsidR="00FC04A6" w:rsidRPr="00EC76D5" w:rsidRDefault="00FC04A6" w:rsidP="00FC04A6">
      <w:pPr>
        <w:pStyle w:val="Code"/>
      </w:pPr>
      <w:r w:rsidRPr="00EC76D5">
        <w:t xml:space="preserve">    </w:t>
      </w:r>
    </w:p>
    <w:p w14:paraId="725A7A77" w14:textId="77777777" w:rsidR="00FC04A6" w:rsidRPr="00EC76D5" w:rsidRDefault="00FC04A6" w:rsidP="00FC04A6">
      <w:pPr>
        <w:pStyle w:val="Code"/>
      </w:pPr>
      <w:r w:rsidRPr="00EC76D5">
        <w:t xml:space="preserve">    return baseBlockSet;</w:t>
      </w:r>
    </w:p>
    <w:p w14:paraId="658A0245" w14:textId="0A2C6B5A" w:rsidR="001D1BEE" w:rsidRPr="00EC76D5" w:rsidRDefault="00FC04A6" w:rsidP="00FC04A6">
      <w:pPr>
        <w:pStyle w:val="Code"/>
      </w:pPr>
      <w:r w:rsidRPr="00EC76D5">
        <w:t xml:space="preserve">  }</w:t>
      </w:r>
    </w:p>
    <w:p w14:paraId="651F05E1" w14:textId="72316CB1" w:rsidR="003F7075" w:rsidRPr="00EC76D5" w:rsidRDefault="003F7075" w:rsidP="003F7075">
      <w:pPr>
        <w:pStyle w:val="Code"/>
      </w:pPr>
    </w:p>
    <w:p w14:paraId="02F53EA6" w14:textId="77777777" w:rsidR="003F7075" w:rsidRPr="00EC76D5" w:rsidRDefault="003F7075" w:rsidP="003F7075">
      <w:pPr>
        <w:pStyle w:val="Code"/>
      </w:pPr>
      <w:r w:rsidRPr="00EC76D5">
        <w:lastRenderedPageBreak/>
        <w:t xml:space="preserve">  private Set&lt;Pair&lt;BaseBlock,BaseBlock&gt;&gt; generateEdgeSet(Set&lt;BaseBlock&gt; baseBlockSet,</w:t>
      </w:r>
    </w:p>
    <w:p w14:paraId="15712300" w14:textId="77777777" w:rsidR="003F7075" w:rsidRPr="00EC76D5" w:rsidRDefault="003F7075" w:rsidP="003F7075">
      <w:pPr>
        <w:pStyle w:val="Code"/>
      </w:pPr>
      <w:r w:rsidRPr="00EC76D5">
        <w:t xml:space="preserve">                                                         Map&lt;Integer,BaseBlock&gt; leaderMap) {</w:t>
      </w:r>
    </w:p>
    <w:p w14:paraId="30586F6D" w14:textId="77777777" w:rsidR="003F7075" w:rsidRPr="00EC76D5" w:rsidRDefault="003F7075" w:rsidP="003F7075">
      <w:pPr>
        <w:pStyle w:val="Code"/>
      </w:pPr>
      <w:r w:rsidRPr="00EC76D5">
        <w:t xml:space="preserve">    Set&lt;Pair&lt;BaseBlock,BaseBlock&gt;&gt; edgeSet = new ListSet&lt;&gt;();</w:t>
      </w:r>
    </w:p>
    <w:p w14:paraId="4BB76A76" w14:textId="77777777" w:rsidR="003F7075" w:rsidRPr="00EC76D5" w:rsidRDefault="003F7075" w:rsidP="003F7075">
      <w:pPr>
        <w:pStyle w:val="Code"/>
      </w:pPr>
      <w:r w:rsidRPr="00EC76D5">
        <w:t xml:space="preserve">    </w:t>
      </w:r>
    </w:p>
    <w:p w14:paraId="567BFDBE" w14:textId="77777777" w:rsidR="003F7075" w:rsidRPr="00EC76D5" w:rsidRDefault="003F7075" w:rsidP="003F7075">
      <w:pPr>
        <w:pStyle w:val="Code"/>
      </w:pPr>
      <w:r w:rsidRPr="00EC76D5">
        <w:t xml:space="preserve">    for (BaseBlock baseBlock : baseBlockSet) {</w:t>
      </w:r>
    </w:p>
    <w:p w14:paraId="6DC249CC" w14:textId="77777777" w:rsidR="003F7075" w:rsidRPr="00EC76D5" w:rsidRDefault="003F7075" w:rsidP="003F7075">
      <w:pPr>
        <w:pStyle w:val="Code"/>
      </w:pPr>
      <w:r w:rsidRPr="00EC76D5">
        <w:t xml:space="preserve">      int firstIndex = baseBlock.getFirst(), lastIndex = baseBlock.getLast();</w:t>
      </w:r>
    </w:p>
    <w:p w14:paraId="519606E7" w14:textId="77777777" w:rsidR="003F7075" w:rsidRPr="00EC76D5" w:rsidRDefault="003F7075" w:rsidP="003F7075">
      <w:pPr>
        <w:pStyle w:val="Code"/>
      </w:pPr>
      <w:r w:rsidRPr="00EC76D5">
        <w:t xml:space="preserve">      </w:t>
      </w:r>
    </w:p>
    <w:p w14:paraId="0393A610" w14:textId="77777777" w:rsidR="003F7075" w:rsidRPr="00EC76D5" w:rsidRDefault="003F7075" w:rsidP="003F7075">
      <w:pPr>
        <w:pStyle w:val="Code"/>
      </w:pPr>
      <w:r w:rsidRPr="00EC76D5">
        <w:t xml:space="preserve">      for (int index = firstIndex; index &lt;= lastIndex; ++index) {</w:t>
      </w:r>
    </w:p>
    <w:p w14:paraId="525654A1" w14:textId="77777777" w:rsidR="003F7075" w:rsidRPr="00EC76D5" w:rsidRDefault="003F7075" w:rsidP="003F7075">
      <w:pPr>
        <w:pStyle w:val="Code"/>
      </w:pPr>
      <w:r w:rsidRPr="00EC76D5">
        <w:t xml:space="preserve">        MiddleCode middleCode = m_middleCodeList.get(index);</w:t>
      </w:r>
    </w:p>
    <w:p w14:paraId="54F993C1" w14:textId="77777777" w:rsidR="003F7075" w:rsidRPr="00EC76D5" w:rsidRDefault="003F7075" w:rsidP="003F7075">
      <w:pPr>
        <w:pStyle w:val="Code"/>
      </w:pPr>
    </w:p>
    <w:p w14:paraId="05A64934" w14:textId="77777777" w:rsidR="003F7075" w:rsidRPr="00EC76D5" w:rsidRDefault="003F7075" w:rsidP="003F7075">
      <w:pPr>
        <w:pStyle w:val="Code"/>
      </w:pPr>
      <w:r w:rsidRPr="00EC76D5">
        <w:t xml:space="preserve">        switch (middleCode.getOperator()) {</w:t>
      </w:r>
    </w:p>
    <w:p w14:paraId="57530D8E" w14:textId="77777777" w:rsidR="003F7075" w:rsidRPr="00EC76D5" w:rsidRDefault="003F7075" w:rsidP="003F7075">
      <w:pPr>
        <w:pStyle w:val="Code"/>
      </w:pPr>
      <w:r w:rsidRPr="00EC76D5">
        <w:t xml:space="preserve">          case Goto: {</w:t>
      </w:r>
    </w:p>
    <w:p w14:paraId="283BED3C" w14:textId="77777777" w:rsidR="003F7075" w:rsidRPr="00EC76D5" w:rsidRDefault="003F7075" w:rsidP="003F7075">
      <w:pPr>
        <w:pStyle w:val="Code"/>
      </w:pPr>
      <w:r w:rsidRPr="00EC76D5">
        <w:t xml:space="preserve">              int targetAddress = (int) middleCode.getOperand(1);</w:t>
      </w:r>
    </w:p>
    <w:p w14:paraId="1E08D8D0" w14:textId="77777777" w:rsidR="003F7075" w:rsidRPr="00EC76D5" w:rsidRDefault="003F7075" w:rsidP="003F7075">
      <w:pPr>
        <w:pStyle w:val="Code"/>
      </w:pPr>
      <w:r w:rsidRPr="00EC76D5">
        <w:t xml:space="preserve">              BaseBlock targetBlock = leaderMap.get(targetAddress);</w:t>
      </w:r>
    </w:p>
    <w:p w14:paraId="54725803" w14:textId="77777777" w:rsidR="003F7075" w:rsidRPr="00EC76D5" w:rsidRDefault="003F7075" w:rsidP="003F7075">
      <w:pPr>
        <w:pStyle w:val="Code"/>
      </w:pPr>
      <w:r w:rsidRPr="00EC76D5">
        <w:t xml:space="preserve">              edgeSet.add(new Pair&lt;&gt;(baseBlock, targetBlock));</w:t>
      </w:r>
    </w:p>
    <w:p w14:paraId="41A74AA0" w14:textId="77777777" w:rsidR="003F7075" w:rsidRPr="00EC76D5" w:rsidRDefault="003F7075" w:rsidP="003F7075">
      <w:pPr>
        <w:pStyle w:val="Code"/>
      </w:pPr>
      <w:r w:rsidRPr="00EC76D5">
        <w:t xml:space="preserve">            }</w:t>
      </w:r>
    </w:p>
    <w:p w14:paraId="49E6A64E" w14:textId="77777777" w:rsidR="003F7075" w:rsidRPr="00EC76D5" w:rsidRDefault="003F7075" w:rsidP="003F7075">
      <w:pPr>
        <w:pStyle w:val="Code"/>
      </w:pPr>
      <w:r w:rsidRPr="00EC76D5">
        <w:t xml:space="preserve">            break;</w:t>
      </w:r>
    </w:p>
    <w:p w14:paraId="3086D16F" w14:textId="77777777" w:rsidR="003F7075" w:rsidRPr="00EC76D5" w:rsidRDefault="003F7075" w:rsidP="003F7075">
      <w:pPr>
        <w:pStyle w:val="Code"/>
      </w:pPr>
    </w:p>
    <w:p w14:paraId="3F1D53A9" w14:textId="77777777" w:rsidR="003F7075" w:rsidRPr="00EC76D5" w:rsidRDefault="003F7075" w:rsidP="003F7075">
      <w:pPr>
        <w:pStyle w:val="Code"/>
      </w:pPr>
      <w:r w:rsidRPr="00EC76D5">
        <w:t xml:space="preserve">          case Equal:</w:t>
      </w:r>
    </w:p>
    <w:p w14:paraId="631F470B" w14:textId="77777777" w:rsidR="003F7075" w:rsidRPr="00EC76D5" w:rsidRDefault="003F7075" w:rsidP="003F7075">
      <w:pPr>
        <w:pStyle w:val="Code"/>
      </w:pPr>
      <w:r w:rsidRPr="00EC76D5">
        <w:t xml:space="preserve">          case NotEqual:</w:t>
      </w:r>
    </w:p>
    <w:p w14:paraId="41F56A3B" w14:textId="77777777" w:rsidR="003F7075" w:rsidRPr="00EC76D5" w:rsidRDefault="003F7075" w:rsidP="003F7075">
      <w:pPr>
        <w:pStyle w:val="Code"/>
      </w:pPr>
      <w:r w:rsidRPr="00EC76D5">
        <w:t xml:space="preserve">          case LessThan:</w:t>
      </w:r>
    </w:p>
    <w:p w14:paraId="7EF92F39" w14:textId="77777777" w:rsidR="003F7075" w:rsidRPr="00EC76D5" w:rsidRDefault="003F7075" w:rsidP="003F7075">
      <w:pPr>
        <w:pStyle w:val="Code"/>
      </w:pPr>
      <w:r w:rsidRPr="00EC76D5">
        <w:t xml:space="preserve">          case LessThanEqual:</w:t>
      </w:r>
    </w:p>
    <w:p w14:paraId="38959D16" w14:textId="77777777" w:rsidR="003F7075" w:rsidRPr="00EC76D5" w:rsidRDefault="003F7075" w:rsidP="003F7075">
      <w:pPr>
        <w:pStyle w:val="Code"/>
      </w:pPr>
      <w:r w:rsidRPr="00EC76D5">
        <w:t xml:space="preserve">          case GreaterThan:</w:t>
      </w:r>
    </w:p>
    <w:p w14:paraId="5EB826BD" w14:textId="77777777" w:rsidR="003F7075" w:rsidRPr="00EC76D5" w:rsidRDefault="003F7075" w:rsidP="003F7075">
      <w:pPr>
        <w:pStyle w:val="Code"/>
      </w:pPr>
      <w:r w:rsidRPr="00EC76D5">
        <w:t xml:space="preserve">          case GreaterThanEqual: {</w:t>
      </w:r>
    </w:p>
    <w:p w14:paraId="59B30104" w14:textId="77777777" w:rsidR="003F7075" w:rsidRPr="00EC76D5" w:rsidRDefault="003F7075" w:rsidP="003F7075">
      <w:pPr>
        <w:pStyle w:val="Code"/>
      </w:pPr>
      <w:r w:rsidRPr="00EC76D5">
        <w:t xml:space="preserve">              BaseBlock nextBlock = leaderMap.get(index + 1);</w:t>
      </w:r>
    </w:p>
    <w:p w14:paraId="433AE6EC" w14:textId="77777777" w:rsidR="003F7075" w:rsidRPr="00EC76D5" w:rsidRDefault="003F7075" w:rsidP="003F7075">
      <w:pPr>
        <w:pStyle w:val="Code"/>
      </w:pPr>
      <w:r w:rsidRPr="00EC76D5">
        <w:t xml:space="preserve">              edgeSet.add(new Pair&lt;&gt;(baseBlock, nextBlock));</w:t>
      </w:r>
    </w:p>
    <w:p w14:paraId="45B9B7DD" w14:textId="77777777" w:rsidR="003F7075" w:rsidRPr="00EC76D5" w:rsidRDefault="003F7075" w:rsidP="003F7075">
      <w:pPr>
        <w:pStyle w:val="Code"/>
      </w:pPr>
      <w:r w:rsidRPr="00EC76D5">
        <w:t xml:space="preserve">              int targetAddress = (int) middleCode.getOperand(1);</w:t>
      </w:r>
    </w:p>
    <w:p w14:paraId="00CF61BF" w14:textId="77777777" w:rsidR="003F7075" w:rsidRPr="00EC76D5" w:rsidRDefault="003F7075" w:rsidP="003F7075">
      <w:pPr>
        <w:pStyle w:val="Code"/>
      </w:pPr>
      <w:r w:rsidRPr="00EC76D5">
        <w:t xml:space="preserve">              BaseBlock targetBlock = leaderMap.get(targetAddress);</w:t>
      </w:r>
    </w:p>
    <w:p w14:paraId="2EE5824D" w14:textId="77777777" w:rsidR="003F7075" w:rsidRPr="00EC76D5" w:rsidRDefault="003F7075" w:rsidP="003F7075">
      <w:pPr>
        <w:pStyle w:val="Code"/>
      </w:pPr>
      <w:r w:rsidRPr="00EC76D5">
        <w:t xml:space="preserve">              edgeSet.add(new Pair&lt;&gt;(baseBlock, targetBlock));</w:t>
      </w:r>
    </w:p>
    <w:p w14:paraId="35C49A5E" w14:textId="77777777" w:rsidR="003F7075" w:rsidRPr="00EC76D5" w:rsidRDefault="003F7075" w:rsidP="003F7075">
      <w:pPr>
        <w:pStyle w:val="Code"/>
      </w:pPr>
      <w:r w:rsidRPr="00EC76D5">
        <w:t xml:space="preserve">            }</w:t>
      </w:r>
    </w:p>
    <w:p w14:paraId="5262D7AF" w14:textId="77777777" w:rsidR="003F7075" w:rsidRPr="00EC76D5" w:rsidRDefault="003F7075" w:rsidP="003F7075">
      <w:pPr>
        <w:pStyle w:val="Code"/>
      </w:pPr>
      <w:r w:rsidRPr="00EC76D5">
        <w:t xml:space="preserve">            break;</w:t>
      </w:r>
    </w:p>
    <w:p w14:paraId="34F93A54" w14:textId="77777777" w:rsidR="003F7075" w:rsidRPr="00EC76D5" w:rsidRDefault="003F7075" w:rsidP="003F7075">
      <w:pPr>
        <w:pStyle w:val="Code"/>
      </w:pPr>
    </w:p>
    <w:p w14:paraId="583F759E" w14:textId="77777777" w:rsidR="003F7075" w:rsidRPr="00EC76D5" w:rsidRDefault="003F7075" w:rsidP="003F7075">
      <w:pPr>
        <w:pStyle w:val="Code"/>
      </w:pPr>
      <w:r w:rsidRPr="00EC76D5">
        <w:t xml:space="preserve">          case FunctionEnd:</w:t>
      </w:r>
    </w:p>
    <w:p w14:paraId="159004B8" w14:textId="77777777" w:rsidR="003F7075" w:rsidRPr="00EC76D5" w:rsidRDefault="003F7075" w:rsidP="003F7075">
      <w:pPr>
        <w:pStyle w:val="Code"/>
      </w:pPr>
      <w:r w:rsidRPr="00EC76D5">
        <w:t xml:space="preserve">          case Return:</w:t>
      </w:r>
    </w:p>
    <w:p w14:paraId="5111C3E9" w14:textId="77777777" w:rsidR="003F7075" w:rsidRPr="00EC76D5" w:rsidRDefault="003F7075" w:rsidP="003F7075">
      <w:pPr>
        <w:pStyle w:val="Code"/>
      </w:pPr>
      <w:r w:rsidRPr="00EC76D5">
        <w:t xml:space="preserve">          case Exit:</w:t>
      </w:r>
    </w:p>
    <w:p w14:paraId="31959CE9" w14:textId="77777777" w:rsidR="003F7075" w:rsidRPr="00EC76D5" w:rsidRDefault="003F7075" w:rsidP="003F7075">
      <w:pPr>
        <w:pStyle w:val="Code"/>
      </w:pPr>
      <w:r w:rsidRPr="00EC76D5">
        <w:t xml:space="preserve">            break;</w:t>
      </w:r>
    </w:p>
    <w:p w14:paraId="53B15343" w14:textId="77777777" w:rsidR="003F7075" w:rsidRPr="00EC76D5" w:rsidRDefault="003F7075" w:rsidP="003F7075">
      <w:pPr>
        <w:pStyle w:val="Code"/>
      </w:pPr>
    </w:p>
    <w:p w14:paraId="54D40928" w14:textId="77777777" w:rsidR="003F7075" w:rsidRPr="00EC76D5" w:rsidRDefault="003F7075" w:rsidP="003F7075">
      <w:pPr>
        <w:pStyle w:val="Code"/>
      </w:pPr>
      <w:r w:rsidRPr="00EC76D5">
        <w:t xml:space="preserve">          default: </w:t>
      </w:r>
    </w:p>
    <w:p w14:paraId="657018DF" w14:textId="77777777" w:rsidR="003F7075" w:rsidRPr="00EC76D5" w:rsidRDefault="003F7075" w:rsidP="003F7075">
      <w:pPr>
        <w:pStyle w:val="Code"/>
      </w:pPr>
      <w:r w:rsidRPr="00EC76D5">
        <w:t xml:space="preserve">            if (index == lastIndex) {</w:t>
      </w:r>
    </w:p>
    <w:p w14:paraId="18771EF2" w14:textId="77777777" w:rsidR="003F7075" w:rsidRPr="00EC76D5" w:rsidRDefault="003F7075" w:rsidP="003F7075">
      <w:pPr>
        <w:pStyle w:val="Code"/>
      </w:pPr>
      <w:r w:rsidRPr="00EC76D5">
        <w:t xml:space="preserve">              BaseBlock nextBlock = leaderMap.get(index + 1);</w:t>
      </w:r>
    </w:p>
    <w:p w14:paraId="2CEAEE06" w14:textId="77777777" w:rsidR="003F7075" w:rsidRPr="00EC76D5" w:rsidRDefault="003F7075" w:rsidP="003F7075">
      <w:pPr>
        <w:pStyle w:val="Code"/>
      </w:pPr>
      <w:r w:rsidRPr="00EC76D5">
        <w:t xml:space="preserve">              edgeSet.add(new Pair&lt;&gt;(baseBlock, nextBlock));</w:t>
      </w:r>
    </w:p>
    <w:p w14:paraId="4BBA3A4A" w14:textId="77777777" w:rsidR="003F7075" w:rsidRPr="00EC76D5" w:rsidRDefault="003F7075" w:rsidP="003F7075">
      <w:pPr>
        <w:pStyle w:val="Code"/>
      </w:pPr>
      <w:r w:rsidRPr="00EC76D5">
        <w:t xml:space="preserve">            }</w:t>
      </w:r>
    </w:p>
    <w:p w14:paraId="425B081E" w14:textId="77777777" w:rsidR="003F7075" w:rsidRPr="00EC76D5" w:rsidRDefault="003F7075" w:rsidP="003F7075">
      <w:pPr>
        <w:pStyle w:val="Code"/>
      </w:pPr>
      <w:r w:rsidRPr="00EC76D5">
        <w:t xml:space="preserve">            break;</w:t>
      </w:r>
    </w:p>
    <w:p w14:paraId="39533B91" w14:textId="77777777" w:rsidR="003F7075" w:rsidRPr="00EC76D5" w:rsidRDefault="003F7075" w:rsidP="003F7075">
      <w:pPr>
        <w:pStyle w:val="Code"/>
      </w:pPr>
      <w:r w:rsidRPr="00EC76D5">
        <w:t xml:space="preserve">        }</w:t>
      </w:r>
    </w:p>
    <w:p w14:paraId="49210D41" w14:textId="77777777" w:rsidR="003F7075" w:rsidRPr="00EC76D5" w:rsidRDefault="003F7075" w:rsidP="003F7075">
      <w:pPr>
        <w:pStyle w:val="Code"/>
      </w:pPr>
      <w:r w:rsidRPr="00EC76D5">
        <w:t xml:space="preserve">      }</w:t>
      </w:r>
    </w:p>
    <w:p w14:paraId="14065FD1" w14:textId="77777777" w:rsidR="003F7075" w:rsidRPr="00EC76D5" w:rsidRDefault="003F7075" w:rsidP="003F7075">
      <w:pPr>
        <w:pStyle w:val="Code"/>
      </w:pPr>
      <w:r w:rsidRPr="00EC76D5">
        <w:t xml:space="preserve">    }</w:t>
      </w:r>
    </w:p>
    <w:p w14:paraId="5396894D" w14:textId="77777777" w:rsidR="003F7075" w:rsidRPr="00EC76D5" w:rsidRDefault="003F7075" w:rsidP="003F7075">
      <w:pPr>
        <w:pStyle w:val="Code"/>
      </w:pPr>
      <w:r w:rsidRPr="00EC76D5">
        <w:t xml:space="preserve">    </w:t>
      </w:r>
    </w:p>
    <w:p w14:paraId="511E278A" w14:textId="77777777" w:rsidR="003F7075" w:rsidRPr="00EC76D5" w:rsidRDefault="003F7075" w:rsidP="003F7075">
      <w:pPr>
        <w:pStyle w:val="Code"/>
      </w:pPr>
      <w:r w:rsidRPr="00EC76D5">
        <w:t xml:space="preserve">    return edgeSet;</w:t>
      </w:r>
    </w:p>
    <w:p w14:paraId="6D23A7FA" w14:textId="0CDFA770" w:rsidR="003F7075" w:rsidRPr="00EC76D5" w:rsidRDefault="003F7075" w:rsidP="003F7075">
      <w:pPr>
        <w:pStyle w:val="Code"/>
      </w:pPr>
      <w:r w:rsidRPr="00EC76D5">
        <w:t xml:space="preserve">  }</w:t>
      </w:r>
    </w:p>
    <w:p w14:paraId="7A85F744" w14:textId="5DA4D1E8" w:rsidR="001D1BEE" w:rsidRPr="00EC76D5" w:rsidRDefault="00BA6016" w:rsidP="00BA6016">
      <w:pPr>
        <w:pStyle w:val="Rubrik3"/>
      </w:pPr>
      <w:bookmarkStart w:id="5845" w:name="_Toc481936426"/>
      <w:r w:rsidRPr="00EC76D5">
        <w:t>Live Sets Generation</w:t>
      </w:r>
      <w:bookmarkEnd w:id="5845"/>
    </w:p>
    <w:p w14:paraId="006BE29E" w14:textId="77777777" w:rsidR="00E74BC2" w:rsidRPr="00EC76D5" w:rsidRDefault="00E74BC2" w:rsidP="00E74BC2">
      <w:r w:rsidRPr="00EC76D5">
        <w:t xml:space="preserve">We equip each middle code instruction with a </w:t>
      </w:r>
      <w:r w:rsidRPr="00EC76D5">
        <w:rPr>
          <w:rStyle w:val="CodeInText"/>
        </w:rPr>
        <w:t>live</w:t>
      </w:r>
      <w:r w:rsidRPr="00EC76D5">
        <w:t xml:space="preserve"> </w:t>
      </w:r>
      <w:r w:rsidRPr="00EC76D5">
        <w:rPr>
          <w:rStyle w:val="CodeInText"/>
        </w:rPr>
        <w:t>set</w:t>
      </w:r>
      <w:r w:rsidRPr="00EC76D5">
        <w:t xml:space="preserve">; that is, </w:t>
      </w:r>
      <w:r w:rsidR="000C51A1" w:rsidRPr="00EC76D5">
        <w:t>the set of all sym</w:t>
      </w:r>
      <w:r w:rsidR="004E020E" w:rsidRPr="00EC76D5">
        <w:t>bols which values are in demand</w:t>
      </w:r>
      <w:r w:rsidR="000C51A1" w:rsidRPr="00EC76D5">
        <w:t xml:space="preserve"> later in the base block</w:t>
      </w:r>
      <w:r w:rsidR="004E020E" w:rsidRPr="00EC76D5">
        <w:t>.</w:t>
      </w:r>
      <w:r w:rsidR="00870D3F" w:rsidRPr="00EC76D5">
        <w:t xml:space="preserve"> A symbol is live if it is an operand in a </w:t>
      </w:r>
      <w:r w:rsidR="0063082F" w:rsidRPr="00EC76D5">
        <w:t xml:space="preserve">unary or binary </w:t>
      </w:r>
      <w:r w:rsidR="00870D3F" w:rsidRPr="00EC76D5">
        <w:t>expression</w:t>
      </w:r>
      <w:r w:rsidR="00757A67" w:rsidRPr="00EC76D5">
        <w:t>, or as a parameter or return value.</w:t>
      </w:r>
      <w:r w:rsidR="002A5FC7" w:rsidRPr="00EC76D5">
        <w:t xml:space="preserve"> However, it is not live if it is the result of an expression.</w:t>
      </w:r>
    </w:p>
    <w:p w14:paraId="5815DCF6" w14:textId="77777777" w:rsidR="00B02EA2" w:rsidRPr="00EC76D5" w:rsidRDefault="00B02EA2" w:rsidP="00B02EA2">
      <w:pPr>
        <w:pStyle w:val="Code"/>
      </w:pPr>
      <w:r w:rsidRPr="00EC76D5">
        <w:lastRenderedPageBreak/>
        <w:t xml:space="preserve">  private void generateLiveMaps() {</w:t>
      </w:r>
    </w:p>
    <w:p w14:paraId="59CABD2B" w14:textId="77777777" w:rsidR="00B02EA2" w:rsidRPr="00EC76D5" w:rsidRDefault="00B02EA2" w:rsidP="00B02EA2">
      <w:pPr>
        <w:pStyle w:val="Code"/>
      </w:pPr>
      <w:r w:rsidRPr="00EC76D5">
        <w:t xml:space="preserve">    for (BaseBlock baseBlock : m_controlFlowGraph.getVertexSet()) {</w:t>
      </w:r>
    </w:p>
    <w:p w14:paraId="51C7FD13" w14:textId="77777777" w:rsidR="00B02EA2" w:rsidRPr="00EC76D5" w:rsidRDefault="00B02EA2" w:rsidP="00B02EA2">
      <w:pPr>
        <w:pStyle w:val="Code"/>
      </w:pPr>
      <w:r w:rsidRPr="00EC76D5">
        <w:t xml:space="preserve">      int firstIndex = baseBlock.getFirst(), lastIndex = baseBlock.getLast();</w:t>
      </w:r>
    </w:p>
    <w:p w14:paraId="0044B5AC" w14:textId="77777777" w:rsidR="00B02EA2" w:rsidRPr="00EC76D5" w:rsidRDefault="00B02EA2" w:rsidP="00B02EA2">
      <w:pPr>
        <w:pStyle w:val="Code"/>
      </w:pPr>
      <w:r w:rsidRPr="00EC76D5">
        <w:t xml:space="preserve">      Map&lt;Symbol,Integer&gt; liveMap = new ListMap&lt;&gt;();</w:t>
      </w:r>
    </w:p>
    <w:p w14:paraId="66FA2CF2" w14:textId="77777777" w:rsidR="00B02EA2" w:rsidRPr="00EC76D5" w:rsidRDefault="00B02EA2" w:rsidP="00B02EA2">
      <w:pPr>
        <w:pStyle w:val="Code"/>
      </w:pPr>
    </w:p>
    <w:p w14:paraId="269B393A" w14:textId="77777777" w:rsidR="00B02EA2" w:rsidRPr="00EC76D5" w:rsidRDefault="00B02EA2" w:rsidP="00B02EA2">
      <w:pPr>
        <w:pStyle w:val="Code"/>
      </w:pPr>
      <w:r w:rsidRPr="00EC76D5">
        <w:t xml:space="preserve">      for (int index = lastIndex; index &gt;= firstIndex; --index) {</w:t>
      </w:r>
    </w:p>
    <w:p w14:paraId="2BEF2ADB" w14:textId="77777777" w:rsidR="00B02EA2" w:rsidRPr="00EC76D5" w:rsidRDefault="00B02EA2" w:rsidP="00B02EA2">
      <w:pPr>
        <w:pStyle w:val="Code"/>
      </w:pPr>
      <w:r w:rsidRPr="00EC76D5">
        <w:t xml:space="preserve">        MiddleCode middleCode = m_middleCodeList.get(index);</w:t>
      </w:r>
    </w:p>
    <w:p w14:paraId="114BE3A9" w14:textId="77777777" w:rsidR="00B02EA2" w:rsidRPr="00EC76D5" w:rsidRDefault="00B02EA2" w:rsidP="00B02EA2">
      <w:pPr>
        <w:pStyle w:val="Code"/>
      </w:pPr>
      <w:r w:rsidRPr="00EC76D5">
        <w:t xml:space="preserve">        middleCode.setLiveMap(((ListMap) liveMap).clone());</w:t>
      </w:r>
    </w:p>
    <w:p w14:paraId="2769848A" w14:textId="77777777" w:rsidR="00B02EA2" w:rsidRPr="00EC76D5" w:rsidRDefault="00B02EA2" w:rsidP="00B02EA2">
      <w:pPr>
        <w:pStyle w:val="Code"/>
      </w:pPr>
      <w:r w:rsidRPr="00EC76D5">
        <w:t xml:space="preserve">        MiddleOperator middleOp = middleCode.getOperator();        </w:t>
      </w:r>
    </w:p>
    <w:p w14:paraId="160E7A2D" w14:textId="77777777" w:rsidR="00B02EA2" w:rsidRPr="00EC76D5" w:rsidRDefault="00B02EA2" w:rsidP="00B02EA2">
      <w:pPr>
        <w:pStyle w:val="Code"/>
      </w:pPr>
    </w:p>
    <w:p w14:paraId="4471D43C" w14:textId="77777777" w:rsidR="00B02EA2" w:rsidRPr="00EC76D5" w:rsidRDefault="00B02EA2" w:rsidP="00B02EA2">
      <w:pPr>
        <w:pStyle w:val="Code"/>
      </w:pPr>
      <w:r w:rsidRPr="00EC76D5">
        <w:t xml:space="preserve">        switch (middleOp) {</w:t>
      </w:r>
    </w:p>
    <w:p w14:paraId="5DE7CB00" w14:textId="77777777" w:rsidR="00B02EA2" w:rsidRPr="00EC76D5" w:rsidRDefault="00B02EA2" w:rsidP="00B02EA2">
      <w:pPr>
        <w:pStyle w:val="Code"/>
      </w:pPr>
      <w:r w:rsidRPr="00EC76D5">
        <w:t xml:space="preserve">          case Address:</w:t>
      </w:r>
    </w:p>
    <w:p w14:paraId="2063AA99" w14:textId="77777777" w:rsidR="00B02EA2" w:rsidRPr="00EC76D5" w:rsidRDefault="00B02EA2" w:rsidP="00B02EA2">
      <w:pPr>
        <w:pStyle w:val="Code"/>
      </w:pPr>
      <w:r w:rsidRPr="00EC76D5">
        <w:t xml:space="preserve">            break;</w:t>
      </w:r>
    </w:p>
    <w:p w14:paraId="2A948321" w14:textId="77777777" w:rsidR="00B02EA2" w:rsidRPr="00EC76D5" w:rsidRDefault="00B02EA2" w:rsidP="00B02EA2">
      <w:pPr>
        <w:pStyle w:val="Code"/>
      </w:pPr>
      <w:r w:rsidRPr="00EC76D5">
        <w:t xml:space="preserve">            </w:t>
      </w:r>
    </w:p>
    <w:p w14:paraId="1E7750C6" w14:textId="77777777" w:rsidR="00B02EA2" w:rsidRPr="00EC76D5" w:rsidRDefault="00B02EA2" w:rsidP="00B02EA2">
      <w:pPr>
        <w:pStyle w:val="Code"/>
      </w:pPr>
      <w:r w:rsidRPr="00EC76D5">
        <w:t xml:space="preserve">          default: {</w:t>
      </w:r>
    </w:p>
    <w:p w14:paraId="62626FDA" w14:textId="77777777" w:rsidR="00B02EA2" w:rsidRPr="00EC76D5" w:rsidRDefault="00B02EA2" w:rsidP="00B02EA2">
      <w:pPr>
        <w:pStyle w:val="Code"/>
      </w:pPr>
      <w:r w:rsidRPr="00EC76D5">
        <w:t xml:space="preserve">            Object resultObject = middleCode.getOperand(1),</w:t>
      </w:r>
    </w:p>
    <w:p w14:paraId="7569F9AD" w14:textId="77777777" w:rsidR="00B02EA2" w:rsidRPr="00EC76D5" w:rsidRDefault="00B02EA2" w:rsidP="00B02EA2">
      <w:pPr>
        <w:pStyle w:val="Code"/>
      </w:pPr>
      <w:r w:rsidRPr="00EC76D5">
        <w:t xml:space="preserve">                   leftObject = middleCode.getOperand(2),</w:t>
      </w:r>
    </w:p>
    <w:p w14:paraId="7D9C48DF" w14:textId="77777777" w:rsidR="00B02EA2" w:rsidRPr="00EC76D5" w:rsidRDefault="00B02EA2" w:rsidP="00B02EA2">
      <w:pPr>
        <w:pStyle w:val="Code"/>
      </w:pPr>
      <w:r w:rsidRPr="00EC76D5">
        <w:t xml:space="preserve">                   rightObject = middleCode.getOperand(3);</w:t>
      </w:r>
    </w:p>
    <w:p w14:paraId="6FA489EC" w14:textId="77777777" w:rsidR="00B02EA2" w:rsidRPr="00EC76D5" w:rsidRDefault="00B02EA2" w:rsidP="00B02EA2">
      <w:pPr>
        <w:pStyle w:val="Code"/>
      </w:pPr>
    </w:p>
    <w:p w14:paraId="164C06C4" w14:textId="77777777" w:rsidR="00B02EA2" w:rsidRPr="00EC76D5" w:rsidRDefault="00B02EA2" w:rsidP="00B02EA2">
      <w:pPr>
        <w:pStyle w:val="Code"/>
      </w:pPr>
      <w:r w:rsidRPr="00EC76D5">
        <w:t xml:space="preserve">            Symbol resultSymbol, leftSymbol, rightSymbol;</w:t>
      </w:r>
    </w:p>
    <w:p w14:paraId="7DAC538F" w14:textId="77777777" w:rsidR="00B02EA2" w:rsidRPr="00EC76D5" w:rsidRDefault="00B02EA2" w:rsidP="00B02EA2">
      <w:pPr>
        <w:pStyle w:val="Code"/>
      </w:pPr>
    </w:p>
    <w:p w14:paraId="570E844B" w14:textId="77777777" w:rsidR="00B02EA2" w:rsidRPr="00EC76D5" w:rsidRDefault="00B02EA2" w:rsidP="00B02EA2">
      <w:pPr>
        <w:pStyle w:val="Code"/>
      </w:pPr>
      <w:r w:rsidRPr="00EC76D5">
        <w:t xml:space="preserve">            if (middleCode.getOperator() == MiddleOperator.Assign) {</w:t>
      </w:r>
    </w:p>
    <w:p w14:paraId="62F60816" w14:textId="77777777" w:rsidR="00B02EA2" w:rsidRPr="00EC76D5" w:rsidRDefault="00B02EA2" w:rsidP="00B02EA2">
      <w:pPr>
        <w:pStyle w:val="Code"/>
      </w:pPr>
      <w:r w:rsidRPr="00EC76D5">
        <w:t xml:space="preserve">              resultSymbol = (leftObject instanceof Symbol) ? ((Symbol) leftObject) : null;</w:t>
      </w:r>
    </w:p>
    <w:p w14:paraId="13A121D7" w14:textId="77777777" w:rsidR="00B02EA2" w:rsidRPr="00EC76D5" w:rsidRDefault="00B02EA2" w:rsidP="00B02EA2">
      <w:pPr>
        <w:pStyle w:val="Code"/>
      </w:pPr>
      <w:r w:rsidRPr="00EC76D5">
        <w:t xml:space="preserve">              leftSymbol = (rightObject instanceof Symbol) ? ((Symbol) rightObject) : null;</w:t>
      </w:r>
    </w:p>
    <w:p w14:paraId="279BF386" w14:textId="77777777" w:rsidR="00B02EA2" w:rsidRPr="00EC76D5" w:rsidRDefault="00B02EA2" w:rsidP="00B02EA2">
      <w:pPr>
        <w:pStyle w:val="Code"/>
      </w:pPr>
      <w:r w:rsidRPr="00EC76D5">
        <w:t xml:space="preserve">              rightSymbol = null;</w:t>
      </w:r>
    </w:p>
    <w:p w14:paraId="24DA1AEC" w14:textId="77777777" w:rsidR="00B02EA2" w:rsidRPr="00EC76D5" w:rsidRDefault="00B02EA2" w:rsidP="00B02EA2">
      <w:pPr>
        <w:pStyle w:val="Code"/>
      </w:pPr>
      <w:r w:rsidRPr="00EC76D5">
        <w:t xml:space="preserve">            }</w:t>
      </w:r>
    </w:p>
    <w:p w14:paraId="5E478EE6" w14:textId="77777777" w:rsidR="00B02EA2" w:rsidRPr="00EC76D5" w:rsidRDefault="00B02EA2" w:rsidP="00B02EA2">
      <w:pPr>
        <w:pStyle w:val="Code"/>
      </w:pPr>
      <w:r w:rsidRPr="00EC76D5">
        <w:t xml:space="preserve">            else {</w:t>
      </w:r>
    </w:p>
    <w:p w14:paraId="7A41EC1C" w14:textId="77777777" w:rsidR="00B02EA2" w:rsidRPr="00EC76D5" w:rsidRDefault="00B02EA2" w:rsidP="00B02EA2">
      <w:pPr>
        <w:pStyle w:val="Code"/>
      </w:pPr>
      <w:r w:rsidRPr="00EC76D5">
        <w:t xml:space="preserve">              resultSymbol = (resultObject instanceof Symbol) ? ((Symbol) resultObject) : null;</w:t>
      </w:r>
    </w:p>
    <w:p w14:paraId="4E0BF737" w14:textId="77777777" w:rsidR="00B02EA2" w:rsidRPr="00EC76D5" w:rsidRDefault="00B02EA2" w:rsidP="00B02EA2">
      <w:pPr>
        <w:pStyle w:val="Code"/>
      </w:pPr>
      <w:r w:rsidRPr="00EC76D5">
        <w:t xml:space="preserve">              leftSymbol = (leftObject instanceof Symbol) ? ((Symbol) leftObject) : null;</w:t>
      </w:r>
    </w:p>
    <w:p w14:paraId="3C17DB5D" w14:textId="77777777" w:rsidR="00B02EA2" w:rsidRPr="00EC76D5" w:rsidRDefault="00B02EA2" w:rsidP="00B02EA2">
      <w:pPr>
        <w:pStyle w:val="Code"/>
      </w:pPr>
      <w:r w:rsidRPr="00EC76D5">
        <w:t xml:space="preserve">              rightSymbol = (rightObject instanceof Symbol) ? ((Symbol) rightObject) : null;</w:t>
      </w:r>
    </w:p>
    <w:p w14:paraId="7A474537" w14:textId="77777777" w:rsidR="00B02EA2" w:rsidRPr="00EC76D5" w:rsidRDefault="00B02EA2" w:rsidP="00B02EA2">
      <w:pPr>
        <w:pStyle w:val="Code"/>
      </w:pPr>
      <w:r w:rsidRPr="00EC76D5">
        <w:t xml:space="preserve">            }</w:t>
      </w:r>
    </w:p>
    <w:p w14:paraId="1B37454B" w14:textId="77777777" w:rsidR="00B02EA2" w:rsidRPr="00EC76D5" w:rsidRDefault="00B02EA2" w:rsidP="00B02EA2">
      <w:pPr>
        <w:pStyle w:val="Code"/>
      </w:pPr>
      <w:r w:rsidRPr="00EC76D5">
        <w:t xml:space="preserve">            </w:t>
      </w:r>
    </w:p>
    <w:p w14:paraId="326A20E5" w14:textId="77777777" w:rsidR="00B02EA2" w:rsidRPr="00EC76D5" w:rsidRDefault="00B02EA2" w:rsidP="00B02EA2">
      <w:pPr>
        <w:pStyle w:val="Code"/>
      </w:pPr>
      <w:r w:rsidRPr="00EC76D5">
        <w:t xml:space="preserve">            Symbol resultAddressSymbol = (resultSymbol != null) ? resultSymbol.getAddressSymbol() : null,</w:t>
      </w:r>
    </w:p>
    <w:p w14:paraId="2C7CB215" w14:textId="77777777" w:rsidR="00B02EA2" w:rsidRPr="00EC76D5" w:rsidRDefault="00B02EA2" w:rsidP="00B02EA2">
      <w:pPr>
        <w:pStyle w:val="Code"/>
      </w:pPr>
      <w:r w:rsidRPr="00EC76D5">
        <w:t xml:space="preserve">                 leftAddressSymbol = (leftSymbol != null) ? leftSymbol.getAddressSymbol() : null,</w:t>
      </w:r>
    </w:p>
    <w:p w14:paraId="46C88EA5" w14:textId="77777777" w:rsidR="00B02EA2" w:rsidRPr="00EC76D5" w:rsidRDefault="00B02EA2" w:rsidP="00B02EA2">
      <w:pPr>
        <w:pStyle w:val="Code"/>
      </w:pPr>
      <w:r w:rsidRPr="00EC76D5">
        <w:t xml:space="preserve">                 rightAddressSymbol = (rightSymbol != null) ? rightSymbol.getAddressSymbol() : null;</w:t>
      </w:r>
    </w:p>
    <w:p w14:paraId="17152091" w14:textId="77777777" w:rsidR="00B02EA2" w:rsidRPr="00EC76D5" w:rsidRDefault="00B02EA2" w:rsidP="00B02EA2">
      <w:pPr>
        <w:pStyle w:val="Code"/>
      </w:pPr>
      <w:r w:rsidRPr="00EC76D5">
        <w:t xml:space="preserve">            </w:t>
      </w:r>
    </w:p>
    <w:p w14:paraId="208F1F3D" w14:textId="77777777" w:rsidR="00B02EA2" w:rsidRPr="00EC76D5" w:rsidRDefault="00B02EA2" w:rsidP="00B02EA2">
      <w:pPr>
        <w:pStyle w:val="Code"/>
      </w:pPr>
      <w:r w:rsidRPr="00EC76D5">
        <w:t xml:space="preserve">            removeIfNotNull(resultSymbol, liveMap);</w:t>
      </w:r>
    </w:p>
    <w:p w14:paraId="2DAE225B" w14:textId="77777777" w:rsidR="00B02EA2" w:rsidRPr="00EC76D5" w:rsidRDefault="00B02EA2" w:rsidP="00B02EA2">
      <w:pPr>
        <w:pStyle w:val="Code"/>
      </w:pPr>
      <w:r w:rsidRPr="00EC76D5">
        <w:t xml:space="preserve">            addIfNotNull(resultAddressSymbol, liveMap);</w:t>
      </w:r>
    </w:p>
    <w:p w14:paraId="0C68C392" w14:textId="77777777" w:rsidR="00B02EA2" w:rsidRPr="00EC76D5" w:rsidRDefault="00B02EA2" w:rsidP="00B02EA2">
      <w:pPr>
        <w:pStyle w:val="Code"/>
      </w:pPr>
      <w:r w:rsidRPr="00EC76D5">
        <w:t xml:space="preserve">            addIfNotNull(leftSymbol, liveMap);</w:t>
      </w:r>
    </w:p>
    <w:p w14:paraId="2A236898" w14:textId="77777777" w:rsidR="00B02EA2" w:rsidRPr="00EC76D5" w:rsidRDefault="00B02EA2" w:rsidP="00B02EA2">
      <w:pPr>
        <w:pStyle w:val="Code"/>
      </w:pPr>
      <w:r w:rsidRPr="00EC76D5">
        <w:t xml:space="preserve">            addIfNotNull(leftAddressSymbol, liveMap);</w:t>
      </w:r>
    </w:p>
    <w:p w14:paraId="2B705DAC" w14:textId="77777777" w:rsidR="00B02EA2" w:rsidRPr="00EC76D5" w:rsidRDefault="00B02EA2" w:rsidP="00B02EA2">
      <w:pPr>
        <w:pStyle w:val="Code"/>
      </w:pPr>
      <w:r w:rsidRPr="00EC76D5">
        <w:t xml:space="preserve">            addIfNotNull(rightSymbol, liveMap);</w:t>
      </w:r>
    </w:p>
    <w:p w14:paraId="10C649C8" w14:textId="77777777" w:rsidR="00B02EA2" w:rsidRPr="00EC76D5" w:rsidRDefault="00B02EA2" w:rsidP="00B02EA2">
      <w:pPr>
        <w:pStyle w:val="Code"/>
      </w:pPr>
      <w:r w:rsidRPr="00EC76D5">
        <w:t xml:space="preserve">            addIfNotNull(rightAddressSymbol, liveMap);</w:t>
      </w:r>
    </w:p>
    <w:p w14:paraId="22093D46" w14:textId="77777777" w:rsidR="00B02EA2" w:rsidRPr="00EC76D5" w:rsidRDefault="00B02EA2" w:rsidP="00B02EA2">
      <w:pPr>
        <w:pStyle w:val="Code"/>
      </w:pPr>
      <w:r w:rsidRPr="00EC76D5">
        <w:t xml:space="preserve">            </w:t>
      </w:r>
    </w:p>
    <w:p w14:paraId="57806212" w14:textId="77777777" w:rsidR="00B02EA2" w:rsidRPr="00EC76D5" w:rsidRDefault="00B02EA2" w:rsidP="00B02EA2">
      <w:pPr>
        <w:pStyle w:val="Code"/>
      </w:pPr>
      <w:r w:rsidRPr="00EC76D5">
        <w:t>/*            if (middleCode.isMultiply()) {</w:t>
      </w:r>
    </w:p>
    <w:p w14:paraId="733F3CDB" w14:textId="77777777" w:rsidR="00B02EA2" w:rsidRPr="00EC76D5" w:rsidRDefault="00B02EA2" w:rsidP="00B02EA2">
      <w:pPr>
        <w:pStyle w:val="Code"/>
      </w:pPr>
      <w:r w:rsidRPr="00EC76D5">
        <w:t xml:space="preserve">              Set&lt;Symbol&gt; removeSet = new ListSet&lt;&gt;();</w:t>
      </w:r>
    </w:p>
    <w:p w14:paraId="5C0E821C" w14:textId="77777777" w:rsidR="00B02EA2" w:rsidRPr="00EC76D5" w:rsidRDefault="00B02EA2" w:rsidP="00B02EA2">
      <w:pPr>
        <w:pStyle w:val="Code"/>
      </w:pPr>
      <w:r w:rsidRPr="00EC76D5">
        <w:t xml:space="preserve">              </w:t>
      </w:r>
    </w:p>
    <w:p w14:paraId="33A26362" w14:textId="77777777" w:rsidR="00B02EA2" w:rsidRPr="00EC76D5" w:rsidRDefault="00B02EA2" w:rsidP="00B02EA2">
      <w:pPr>
        <w:pStyle w:val="Code"/>
      </w:pPr>
      <w:r w:rsidRPr="00EC76D5">
        <w:t xml:space="preserve">              for (Map.Entry&lt;Symbol,Pair&lt;Integer,Boolean&gt;&gt; entry : liveMap.entrySet()) {</w:t>
      </w:r>
    </w:p>
    <w:p w14:paraId="77CB8010" w14:textId="77777777" w:rsidR="00B02EA2" w:rsidRPr="00EC76D5" w:rsidRDefault="00B02EA2" w:rsidP="00B02EA2">
      <w:pPr>
        <w:pStyle w:val="Code"/>
      </w:pPr>
      <w:r w:rsidRPr="00EC76D5">
        <w:t xml:space="preserve">                Symbol symbol = entry.getKey();</w:t>
      </w:r>
    </w:p>
    <w:p w14:paraId="54FCE15E" w14:textId="77777777" w:rsidR="00B02EA2" w:rsidRPr="00EC76D5" w:rsidRDefault="00B02EA2" w:rsidP="00B02EA2">
      <w:pPr>
        <w:pStyle w:val="Code"/>
      </w:pPr>
      <w:r w:rsidRPr="00EC76D5">
        <w:lastRenderedPageBreak/>
        <w:t xml:space="preserve">                Pair&lt;&gt; pair = entry.getValue();</w:t>
      </w:r>
    </w:p>
    <w:p w14:paraId="045EC139" w14:textId="77777777" w:rsidR="00B02EA2" w:rsidRPr="00EC76D5" w:rsidRDefault="00B02EA2" w:rsidP="00B02EA2">
      <w:pPr>
        <w:pStyle w:val="Code"/>
      </w:pPr>
      <w:r w:rsidRPr="00EC76D5">
        <w:t xml:space="preserve">                boolean isMul = pair.getSecond();</w:t>
      </w:r>
    </w:p>
    <w:p w14:paraId="422754AA" w14:textId="77777777" w:rsidR="00B02EA2" w:rsidRPr="00EC76D5" w:rsidRDefault="00B02EA2" w:rsidP="00B02EA2">
      <w:pPr>
        <w:pStyle w:val="Code"/>
      </w:pPr>
      <w:r w:rsidRPr="00EC76D5">
        <w:t xml:space="preserve">                </w:t>
      </w:r>
    </w:p>
    <w:p w14:paraId="79E7D6FF" w14:textId="77777777" w:rsidR="00B02EA2" w:rsidRPr="00EC76D5" w:rsidRDefault="00B02EA2" w:rsidP="00B02EA2">
      <w:pPr>
        <w:pStyle w:val="Code"/>
      </w:pPr>
      <w:r w:rsidRPr="00EC76D5">
        <w:t xml:space="preserve">                if (isMul) {</w:t>
      </w:r>
    </w:p>
    <w:p w14:paraId="4E2FDB4A" w14:textId="77777777" w:rsidR="00B02EA2" w:rsidRPr="00EC76D5" w:rsidRDefault="00B02EA2" w:rsidP="00B02EA2">
      <w:pPr>
        <w:pStyle w:val="Code"/>
      </w:pPr>
      <w:r w:rsidRPr="00EC76D5">
        <w:t xml:space="preserve">                  removeSet.add(symbol);</w:t>
      </w:r>
    </w:p>
    <w:p w14:paraId="1CFC7A08" w14:textId="77777777" w:rsidR="00B02EA2" w:rsidRPr="00EC76D5" w:rsidRDefault="00B02EA2" w:rsidP="00B02EA2">
      <w:pPr>
        <w:pStyle w:val="Code"/>
      </w:pPr>
      <w:r w:rsidRPr="00EC76D5">
        <w:t xml:space="preserve">                }</w:t>
      </w:r>
    </w:p>
    <w:p w14:paraId="1CE237B6" w14:textId="77777777" w:rsidR="00B02EA2" w:rsidRPr="00EC76D5" w:rsidRDefault="00B02EA2" w:rsidP="00B02EA2">
      <w:pPr>
        <w:pStyle w:val="Code"/>
      </w:pPr>
      <w:r w:rsidRPr="00EC76D5">
        <w:t xml:space="preserve">              }</w:t>
      </w:r>
    </w:p>
    <w:p w14:paraId="2D7FFA70" w14:textId="77777777" w:rsidR="00B02EA2" w:rsidRPr="00EC76D5" w:rsidRDefault="00B02EA2" w:rsidP="00B02EA2">
      <w:pPr>
        <w:pStyle w:val="Code"/>
      </w:pPr>
      <w:r w:rsidRPr="00EC76D5">
        <w:t xml:space="preserve">              </w:t>
      </w:r>
    </w:p>
    <w:p w14:paraId="21B772CE" w14:textId="77777777" w:rsidR="00B02EA2" w:rsidRPr="00EC76D5" w:rsidRDefault="00B02EA2" w:rsidP="00B02EA2">
      <w:pPr>
        <w:pStyle w:val="Code"/>
      </w:pPr>
      <w:r w:rsidRPr="00EC76D5">
        <w:t xml:space="preserve">              for (Symbol symbol : removeSet) {</w:t>
      </w:r>
    </w:p>
    <w:p w14:paraId="15BC13B1" w14:textId="77777777" w:rsidR="00B02EA2" w:rsidRPr="00EC76D5" w:rsidRDefault="00B02EA2" w:rsidP="00B02EA2">
      <w:pPr>
        <w:pStyle w:val="Code"/>
      </w:pPr>
      <w:r w:rsidRPr="00EC76D5">
        <w:t xml:space="preserve">                liveMap.removeParentsAndChildSymbols(symbol);</w:t>
      </w:r>
    </w:p>
    <w:p w14:paraId="6B4C3262" w14:textId="77777777" w:rsidR="00B02EA2" w:rsidRPr="00EC76D5" w:rsidRDefault="00B02EA2" w:rsidP="00B02EA2">
      <w:pPr>
        <w:pStyle w:val="Code"/>
      </w:pPr>
      <w:r w:rsidRPr="00EC76D5">
        <w:t xml:space="preserve">              }</w:t>
      </w:r>
    </w:p>
    <w:p w14:paraId="6535C592" w14:textId="77777777" w:rsidR="00B02EA2" w:rsidRPr="00EC76D5" w:rsidRDefault="00B02EA2" w:rsidP="00B02EA2">
      <w:pPr>
        <w:pStyle w:val="Code"/>
      </w:pPr>
      <w:r w:rsidRPr="00EC76D5">
        <w:t xml:space="preserve">            }*/</w:t>
      </w:r>
    </w:p>
    <w:p w14:paraId="5AE96880" w14:textId="77777777" w:rsidR="00B02EA2" w:rsidRPr="00EC76D5" w:rsidRDefault="00B02EA2" w:rsidP="00B02EA2">
      <w:pPr>
        <w:pStyle w:val="Code"/>
      </w:pPr>
      <w:r w:rsidRPr="00EC76D5">
        <w:t xml:space="preserve">          }</w:t>
      </w:r>
    </w:p>
    <w:p w14:paraId="475AD702" w14:textId="77777777" w:rsidR="00B02EA2" w:rsidRPr="00EC76D5" w:rsidRDefault="00B02EA2" w:rsidP="00B02EA2">
      <w:pPr>
        <w:pStyle w:val="Code"/>
      </w:pPr>
      <w:r w:rsidRPr="00EC76D5">
        <w:t xml:space="preserve">        }</w:t>
      </w:r>
    </w:p>
    <w:p w14:paraId="02F73FC5" w14:textId="77777777" w:rsidR="00B02EA2" w:rsidRPr="00EC76D5" w:rsidRDefault="00B02EA2" w:rsidP="00B02EA2">
      <w:pPr>
        <w:pStyle w:val="Code"/>
      </w:pPr>
      <w:r w:rsidRPr="00EC76D5">
        <w:t xml:space="preserve">      }</w:t>
      </w:r>
    </w:p>
    <w:p w14:paraId="62562C73" w14:textId="77777777" w:rsidR="00B02EA2" w:rsidRPr="00EC76D5" w:rsidRDefault="00B02EA2" w:rsidP="00B02EA2">
      <w:pPr>
        <w:pStyle w:val="Code"/>
      </w:pPr>
      <w:r w:rsidRPr="00EC76D5">
        <w:t xml:space="preserve">    }</w:t>
      </w:r>
    </w:p>
    <w:p w14:paraId="5C17F278" w14:textId="5567F6C0" w:rsidR="00FA4E58" w:rsidRPr="00EC76D5" w:rsidRDefault="00B02EA2" w:rsidP="00B02EA2">
      <w:pPr>
        <w:pStyle w:val="Code"/>
      </w:pPr>
      <w:r w:rsidRPr="00EC76D5">
        <w:t xml:space="preserve">  }</w:t>
      </w:r>
    </w:p>
    <w:p w14:paraId="1072186B" w14:textId="77777777" w:rsidR="00217748" w:rsidRPr="00EC76D5" w:rsidRDefault="00217748" w:rsidP="00B02EA2">
      <w:pPr>
        <w:pStyle w:val="Code"/>
      </w:pPr>
    </w:p>
    <w:p w14:paraId="1DBDDF94" w14:textId="7E9D26AD" w:rsidR="00FA4E58" w:rsidRPr="00EC76D5" w:rsidRDefault="00FA4E58" w:rsidP="00FA4E58">
      <w:pPr>
        <w:pStyle w:val="Code"/>
      </w:pPr>
      <w:r w:rsidRPr="00EC76D5">
        <w:t xml:space="preserve">  private void removeIfNotNull(</w:t>
      </w:r>
      <w:r w:rsidR="00E82F0F" w:rsidRPr="00EC76D5">
        <w:t>Symbol</w:t>
      </w:r>
      <w:r w:rsidRPr="00EC76D5">
        <w:t xml:space="preserve"> symbol, Set&lt;</w:t>
      </w:r>
      <w:r w:rsidR="00E82F0F" w:rsidRPr="00EC76D5">
        <w:t>Symbol</w:t>
      </w:r>
      <w:r w:rsidRPr="00EC76D5">
        <w:t>&gt; liveSet) {</w:t>
      </w:r>
    </w:p>
    <w:p w14:paraId="1836FF85" w14:textId="77777777" w:rsidR="00FA4E58" w:rsidRPr="00EC76D5" w:rsidRDefault="00FA4E58" w:rsidP="00FA4E58">
      <w:pPr>
        <w:pStyle w:val="Code"/>
      </w:pPr>
      <w:r w:rsidRPr="00EC76D5">
        <w:t xml:space="preserve">    if (symbol != null) {</w:t>
      </w:r>
    </w:p>
    <w:p w14:paraId="10F54120" w14:textId="77777777" w:rsidR="00FA4E58" w:rsidRPr="00EC76D5" w:rsidRDefault="00FA4E58" w:rsidP="00FA4E58">
      <w:pPr>
        <w:pStyle w:val="Code"/>
      </w:pPr>
      <w:r w:rsidRPr="00EC76D5">
        <w:t xml:space="preserve">      liveSet.remove(symbol);</w:t>
      </w:r>
    </w:p>
    <w:p w14:paraId="2BD017C2" w14:textId="77777777" w:rsidR="00FA4E58" w:rsidRPr="00EC76D5" w:rsidRDefault="00FA4E58" w:rsidP="00FA4E58">
      <w:pPr>
        <w:pStyle w:val="Code"/>
      </w:pPr>
      <w:r w:rsidRPr="00EC76D5">
        <w:t xml:space="preserve">    }</w:t>
      </w:r>
    </w:p>
    <w:p w14:paraId="692C2A9E" w14:textId="77777777" w:rsidR="00FA4E58" w:rsidRPr="00EC76D5" w:rsidRDefault="00FA4E58" w:rsidP="00FA4E58">
      <w:pPr>
        <w:pStyle w:val="Code"/>
      </w:pPr>
      <w:r w:rsidRPr="00EC76D5">
        <w:t xml:space="preserve">  }</w:t>
      </w:r>
    </w:p>
    <w:p w14:paraId="5E6BD1A1" w14:textId="77777777" w:rsidR="00FA4E58" w:rsidRPr="00EC76D5" w:rsidRDefault="00FA4E58" w:rsidP="00FA4E58">
      <w:pPr>
        <w:pStyle w:val="Code"/>
      </w:pPr>
      <w:r w:rsidRPr="00EC76D5">
        <w:t xml:space="preserve">  </w:t>
      </w:r>
    </w:p>
    <w:p w14:paraId="6955EC58" w14:textId="02739BEB" w:rsidR="00FA4E58" w:rsidRPr="00EC76D5" w:rsidRDefault="00FA4E58" w:rsidP="00FA4E58">
      <w:pPr>
        <w:pStyle w:val="Code"/>
      </w:pPr>
      <w:r w:rsidRPr="00EC76D5">
        <w:t xml:space="preserve">  private void addIfNotNull(</w:t>
      </w:r>
      <w:r w:rsidR="00E82F0F" w:rsidRPr="00EC76D5">
        <w:t>Symbol</w:t>
      </w:r>
      <w:r w:rsidRPr="00EC76D5">
        <w:t xml:space="preserve"> symbol, Set&lt;</w:t>
      </w:r>
      <w:r w:rsidR="00E82F0F" w:rsidRPr="00EC76D5">
        <w:t>Symbol</w:t>
      </w:r>
      <w:r w:rsidRPr="00EC76D5">
        <w:t>&gt; liveSet) {</w:t>
      </w:r>
    </w:p>
    <w:p w14:paraId="2058EA86" w14:textId="77777777" w:rsidR="00FA4E58" w:rsidRPr="00EC76D5" w:rsidRDefault="00FA4E58" w:rsidP="00FA4E58">
      <w:pPr>
        <w:pStyle w:val="Code"/>
      </w:pPr>
      <w:r w:rsidRPr="00EC76D5">
        <w:t xml:space="preserve">    if (symbol != null) {</w:t>
      </w:r>
    </w:p>
    <w:p w14:paraId="0E29E881" w14:textId="77777777" w:rsidR="00FA4E58" w:rsidRPr="00EC76D5" w:rsidRDefault="00FA4E58" w:rsidP="00FA4E58">
      <w:pPr>
        <w:pStyle w:val="Code"/>
      </w:pPr>
      <w:r w:rsidRPr="00EC76D5">
        <w:t xml:space="preserve">      liveSet.add(symbol);</w:t>
      </w:r>
    </w:p>
    <w:p w14:paraId="78C95DD3" w14:textId="77777777" w:rsidR="00FA4E58" w:rsidRPr="00EC76D5" w:rsidRDefault="00FA4E58" w:rsidP="00FA4E58">
      <w:pPr>
        <w:pStyle w:val="Code"/>
      </w:pPr>
      <w:r w:rsidRPr="00EC76D5">
        <w:t xml:space="preserve">    }</w:t>
      </w:r>
    </w:p>
    <w:p w14:paraId="602153FF" w14:textId="77777777" w:rsidR="00FA4E58" w:rsidRPr="00EC76D5" w:rsidRDefault="00FA4E58" w:rsidP="00FA4E58">
      <w:pPr>
        <w:pStyle w:val="Code"/>
      </w:pPr>
      <w:r w:rsidRPr="00EC76D5">
        <w:t xml:space="preserve">  }</w:t>
      </w:r>
    </w:p>
    <w:p w14:paraId="10C476C3" w14:textId="003C7606" w:rsidR="00217748" w:rsidRPr="00EC76D5" w:rsidRDefault="00217748" w:rsidP="00BA6016">
      <w:pPr>
        <w:pStyle w:val="Rubrik3"/>
      </w:pPr>
      <w:bookmarkStart w:id="5846" w:name="_Toc481936427"/>
      <w:r w:rsidRPr="00EC76D5">
        <w:t>Path Sets</w:t>
      </w:r>
      <w:bookmarkEnd w:id="5846"/>
    </w:p>
    <w:p w14:paraId="0C044632" w14:textId="77777777" w:rsidR="00217748" w:rsidRPr="00EC76D5" w:rsidRDefault="00217748" w:rsidP="00217748">
      <w:pPr>
        <w:pStyle w:val="Code"/>
      </w:pPr>
      <w:r w:rsidRPr="00EC76D5">
        <w:t xml:space="preserve">  private void generatePathSets() {</w:t>
      </w:r>
    </w:p>
    <w:p w14:paraId="1B0595C0" w14:textId="77777777" w:rsidR="00217748" w:rsidRPr="00EC76D5" w:rsidRDefault="00217748" w:rsidP="00217748">
      <w:pPr>
        <w:pStyle w:val="Code"/>
      </w:pPr>
      <w:r w:rsidRPr="00EC76D5">
        <w:t xml:space="preserve">    BaseBlock firstBlock = m_controlFlowGraph.getVertexSet().iterator().next();</w:t>
      </w:r>
    </w:p>
    <w:p w14:paraId="404EB952" w14:textId="77777777" w:rsidR="00217748" w:rsidRPr="00EC76D5" w:rsidRDefault="00217748" w:rsidP="00217748">
      <w:pPr>
        <w:pStyle w:val="Code"/>
      </w:pPr>
      <w:r w:rsidRPr="00EC76D5">
        <w:t xml:space="preserve">    Assert.error(m_controlFlowGraph.getInNeighbourSet(firstBlock).isEmpty());</w:t>
      </w:r>
    </w:p>
    <w:p w14:paraId="27285F13" w14:textId="77777777" w:rsidR="00217748" w:rsidRPr="00EC76D5" w:rsidRDefault="00217748" w:rsidP="00217748">
      <w:pPr>
        <w:pStyle w:val="Code"/>
      </w:pPr>
      <w:r w:rsidRPr="00EC76D5">
        <w:t xml:space="preserve">    </w:t>
      </w:r>
    </w:p>
    <w:p w14:paraId="52D41F0A" w14:textId="77777777" w:rsidR="00217748" w:rsidRPr="00EC76D5" w:rsidRDefault="00217748" w:rsidP="00217748">
      <w:pPr>
        <w:pStyle w:val="Code"/>
      </w:pPr>
      <w:r w:rsidRPr="00EC76D5">
        <w:t xml:space="preserve">    int size = m_controlFlowGraph.getVertexSet().size();</w:t>
      </w:r>
    </w:p>
    <w:p w14:paraId="2EB792E2" w14:textId="77777777" w:rsidR="00217748" w:rsidRPr="00EC76D5" w:rsidRDefault="00217748" w:rsidP="00217748">
      <w:pPr>
        <w:pStyle w:val="Code"/>
      </w:pPr>
      <w:r w:rsidRPr="00EC76D5">
        <w:t xml:space="preserve">    for (BaseBlock startBlock : m_controlFlowGraph.getVertexSet()) {</w:t>
      </w:r>
    </w:p>
    <w:p w14:paraId="538AB02F" w14:textId="77777777" w:rsidR="00217748" w:rsidRPr="00EC76D5" w:rsidRDefault="00217748" w:rsidP="00217748">
      <w:pPr>
        <w:pStyle w:val="Code"/>
      </w:pPr>
      <w:r w:rsidRPr="00EC76D5">
        <w:t xml:space="preserve">      for (BaseBlock inBlock:m_controlFlowGraph.getInNeighbourSet(startBlock)) {</w:t>
      </w:r>
    </w:p>
    <w:p w14:paraId="0A95CAE0" w14:textId="77777777" w:rsidR="00217748" w:rsidRPr="00EC76D5" w:rsidRDefault="00217748" w:rsidP="00217748">
      <w:pPr>
        <w:pStyle w:val="Code"/>
      </w:pPr>
      <w:r w:rsidRPr="00EC76D5">
        <w:t xml:space="preserve">        generateInPathSet(firstBlock, startBlock, inBlock,</w:t>
      </w:r>
    </w:p>
    <w:p w14:paraId="2F94B803" w14:textId="77777777" w:rsidR="00217748" w:rsidRPr="00EC76D5" w:rsidRDefault="00217748" w:rsidP="00217748">
      <w:pPr>
        <w:pStyle w:val="Code"/>
      </w:pPr>
      <w:r w:rsidRPr="00EC76D5">
        <w:t xml:space="preserve">                          new LinkedList&lt;Object&gt;(), startBlock.getInPathSet());</w:t>
      </w:r>
    </w:p>
    <w:p w14:paraId="77640D40" w14:textId="77777777" w:rsidR="00217748" w:rsidRPr="00EC76D5" w:rsidRDefault="00217748" w:rsidP="00217748">
      <w:pPr>
        <w:pStyle w:val="Code"/>
      </w:pPr>
      <w:r w:rsidRPr="00EC76D5">
        <w:t xml:space="preserve">      }</w:t>
      </w:r>
    </w:p>
    <w:p w14:paraId="545D3900" w14:textId="77777777" w:rsidR="00217748" w:rsidRPr="00EC76D5" w:rsidRDefault="00217748" w:rsidP="00217748">
      <w:pPr>
        <w:pStyle w:val="Code"/>
      </w:pPr>
    </w:p>
    <w:p w14:paraId="17608C72" w14:textId="77777777" w:rsidR="00217748" w:rsidRPr="00EC76D5" w:rsidRDefault="00217748" w:rsidP="00217748">
      <w:pPr>
        <w:pStyle w:val="Code"/>
      </w:pPr>
      <w:r w:rsidRPr="00EC76D5">
        <w:t xml:space="preserve">      for (BaseBlock outBlock:m_controlFlowGraph.getOutNeighbourSet(startBlock)){</w:t>
      </w:r>
    </w:p>
    <w:p w14:paraId="6DF8A3EA" w14:textId="77777777" w:rsidR="00217748" w:rsidRPr="00EC76D5" w:rsidRDefault="00217748" w:rsidP="00217748">
      <w:pPr>
        <w:pStyle w:val="Code"/>
      </w:pPr>
      <w:r w:rsidRPr="00EC76D5">
        <w:t xml:space="preserve">        generateOutPathSet(startBlock, outBlock, new LinkedList&lt;Object&gt;(),</w:t>
      </w:r>
    </w:p>
    <w:p w14:paraId="76B5322E" w14:textId="77777777" w:rsidR="00217748" w:rsidRPr="00EC76D5" w:rsidRDefault="00217748" w:rsidP="00217748">
      <w:pPr>
        <w:pStyle w:val="Code"/>
      </w:pPr>
      <w:r w:rsidRPr="00EC76D5">
        <w:t xml:space="preserve">                           startBlock.getOutPathSet());</w:t>
      </w:r>
    </w:p>
    <w:p w14:paraId="2052F763" w14:textId="77777777" w:rsidR="00217748" w:rsidRPr="00EC76D5" w:rsidRDefault="00217748" w:rsidP="00217748">
      <w:pPr>
        <w:pStyle w:val="Code"/>
      </w:pPr>
      <w:r w:rsidRPr="00EC76D5">
        <w:t xml:space="preserve">      }</w:t>
      </w:r>
    </w:p>
    <w:p w14:paraId="71B9ADDE" w14:textId="77777777" w:rsidR="00217748" w:rsidRPr="00EC76D5" w:rsidRDefault="00217748" w:rsidP="00217748">
      <w:pPr>
        <w:pStyle w:val="Code"/>
      </w:pPr>
      <w:r w:rsidRPr="00EC76D5">
        <w:t xml:space="preserve">    }</w:t>
      </w:r>
    </w:p>
    <w:p w14:paraId="3C04974F" w14:textId="41106860" w:rsidR="00217748" w:rsidRPr="00EC76D5" w:rsidRDefault="00217748" w:rsidP="00217748">
      <w:pPr>
        <w:pStyle w:val="Code"/>
      </w:pPr>
      <w:r w:rsidRPr="00EC76D5">
        <w:t xml:space="preserve">  }</w:t>
      </w:r>
    </w:p>
    <w:p w14:paraId="2D80F641" w14:textId="4773EB1D" w:rsidR="00DD1B19" w:rsidRPr="00EC76D5" w:rsidRDefault="00DD1B19" w:rsidP="00217748">
      <w:pPr>
        <w:pStyle w:val="Code"/>
      </w:pPr>
    </w:p>
    <w:p w14:paraId="1F0CFA36" w14:textId="77777777" w:rsidR="00DD1B19" w:rsidRPr="00EC76D5" w:rsidRDefault="00DD1B19" w:rsidP="00DD1B19">
      <w:pPr>
        <w:pStyle w:val="Code"/>
      </w:pPr>
      <w:r w:rsidRPr="00EC76D5">
        <w:t xml:space="preserve">  private void generateInPathSet(BaseBlock firstBlock, BaseBlock startBlock,</w:t>
      </w:r>
    </w:p>
    <w:p w14:paraId="4FE7AF3A" w14:textId="77777777" w:rsidR="00DD1B19" w:rsidRPr="00EC76D5" w:rsidRDefault="00DD1B19" w:rsidP="00DD1B19">
      <w:pPr>
        <w:pStyle w:val="Code"/>
      </w:pPr>
      <w:r w:rsidRPr="00EC76D5">
        <w:t xml:space="preserve">                                 BaseBlock currBlock, List&lt;Object&gt; inPath,</w:t>
      </w:r>
    </w:p>
    <w:p w14:paraId="063A1419" w14:textId="77777777" w:rsidR="00DD1B19" w:rsidRPr="00EC76D5" w:rsidRDefault="00DD1B19" w:rsidP="00DD1B19">
      <w:pPr>
        <w:pStyle w:val="Code"/>
      </w:pPr>
      <w:r w:rsidRPr="00EC76D5">
        <w:t xml:space="preserve">                                 Set&lt;List&lt;Object&gt;&gt; inPathSet){</w:t>
      </w:r>
    </w:p>
    <w:p w14:paraId="7D21B641" w14:textId="77777777" w:rsidR="00DD1B19" w:rsidRPr="00EC76D5" w:rsidRDefault="00DD1B19" w:rsidP="00DD1B19">
      <w:pPr>
        <w:pStyle w:val="Code"/>
      </w:pPr>
      <w:r w:rsidRPr="00EC76D5">
        <w:lastRenderedPageBreak/>
        <w:t xml:space="preserve">    if (currBlock == firstBlock) {</w:t>
      </w:r>
    </w:p>
    <w:p w14:paraId="1159DE24" w14:textId="77777777" w:rsidR="00DD1B19" w:rsidRPr="00EC76D5" w:rsidRDefault="00DD1B19" w:rsidP="00DD1B19">
      <w:pPr>
        <w:pStyle w:val="Code"/>
      </w:pPr>
      <w:r w:rsidRPr="00EC76D5">
        <w:t xml:space="preserve">      inPath.add(0, currBlock);</w:t>
      </w:r>
    </w:p>
    <w:p w14:paraId="3FABCEBD" w14:textId="77777777" w:rsidR="00DD1B19" w:rsidRPr="00EC76D5" w:rsidRDefault="00DD1B19" w:rsidP="00DD1B19">
      <w:pPr>
        <w:pStyle w:val="Code"/>
      </w:pPr>
      <w:r w:rsidRPr="00EC76D5">
        <w:t xml:space="preserve">      inPathSet.add(new LinkedList&lt;&gt;(inPath));</w:t>
      </w:r>
    </w:p>
    <w:p w14:paraId="3D270353" w14:textId="77777777" w:rsidR="00DD1B19" w:rsidRPr="00EC76D5" w:rsidRDefault="00DD1B19" w:rsidP="00DD1B19">
      <w:pPr>
        <w:pStyle w:val="Code"/>
      </w:pPr>
      <w:r w:rsidRPr="00EC76D5">
        <w:t xml:space="preserve">      inPath.remove(0);</w:t>
      </w:r>
    </w:p>
    <w:p w14:paraId="1CB758C0" w14:textId="77777777" w:rsidR="00DD1B19" w:rsidRPr="00EC76D5" w:rsidRDefault="00DD1B19" w:rsidP="00DD1B19">
      <w:pPr>
        <w:pStyle w:val="Code"/>
      </w:pPr>
      <w:r w:rsidRPr="00EC76D5">
        <w:t xml:space="preserve">    }</w:t>
      </w:r>
    </w:p>
    <w:p w14:paraId="40D4902C" w14:textId="77777777" w:rsidR="00DD1B19" w:rsidRPr="00EC76D5" w:rsidRDefault="00DD1B19" w:rsidP="00DD1B19">
      <w:pPr>
        <w:pStyle w:val="Code"/>
      </w:pPr>
      <w:r w:rsidRPr="00EC76D5">
        <w:t xml:space="preserve">    else if ((currBlock != startBlock) &amp;&amp; !inPath.contains(currBlock)) {</w:t>
      </w:r>
    </w:p>
    <w:p w14:paraId="35ABBA55" w14:textId="77777777" w:rsidR="00DD1B19" w:rsidRPr="00EC76D5" w:rsidRDefault="00DD1B19" w:rsidP="00DD1B19">
      <w:pPr>
        <w:pStyle w:val="Code"/>
      </w:pPr>
      <w:r w:rsidRPr="00EC76D5">
        <w:t xml:space="preserve">      inPath.add(0, currBlock);</w:t>
      </w:r>
    </w:p>
    <w:p w14:paraId="18181A42" w14:textId="77777777" w:rsidR="00DD1B19" w:rsidRPr="00EC76D5" w:rsidRDefault="00DD1B19" w:rsidP="00DD1B19">
      <w:pPr>
        <w:pStyle w:val="Code"/>
      </w:pPr>
    </w:p>
    <w:p w14:paraId="6FB42579" w14:textId="77777777" w:rsidR="00DD1B19" w:rsidRPr="00EC76D5" w:rsidRDefault="00DD1B19" w:rsidP="00DD1B19">
      <w:pPr>
        <w:pStyle w:val="Code"/>
      </w:pPr>
      <w:r w:rsidRPr="00EC76D5">
        <w:t xml:space="preserve">      for (BaseBlock inBlock:m_controlFlowGraph.getInNeighbourSet(currBlock)) {</w:t>
      </w:r>
    </w:p>
    <w:p w14:paraId="6D0E8871" w14:textId="77777777" w:rsidR="00DD1B19" w:rsidRPr="00EC76D5" w:rsidRDefault="00DD1B19" w:rsidP="00DD1B19">
      <w:pPr>
        <w:pStyle w:val="Code"/>
      </w:pPr>
      <w:r w:rsidRPr="00EC76D5">
        <w:t xml:space="preserve">        generateInPathSet(firstBlock, startBlock, inBlock, inPath, inPathSet);</w:t>
      </w:r>
    </w:p>
    <w:p w14:paraId="6195500F" w14:textId="77777777" w:rsidR="00DD1B19" w:rsidRPr="00EC76D5" w:rsidRDefault="00DD1B19" w:rsidP="00DD1B19">
      <w:pPr>
        <w:pStyle w:val="Code"/>
      </w:pPr>
      <w:r w:rsidRPr="00EC76D5">
        <w:t xml:space="preserve">      }</w:t>
      </w:r>
    </w:p>
    <w:p w14:paraId="382D36C7" w14:textId="77777777" w:rsidR="00DD1B19" w:rsidRPr="00EC76D5" w:rsidRDefault="00DD1B19" w:rsidP="00DD1B19">
      <w:pPr>
        <w:pStyle w:val="Code"/>
      </w:pPr>
    </w:p>
    <w:p w14:paraId="399B3647" w14:textId="77777777" w:rsidR="00DD1B19" w:rsidRPr="00EC76D5" w:rsidRDefault="00DD1B19" w:rsidP="00DD1B19">
      <w:pPr>
        <w:pStyle w:val="Code"/>
      </w:pPr>
      <w:r w:rsidRPr="00EC76D5">
        <w:t xml:space="preserve">      inPath.remove(0);</w:t>
      </w:r>
    </w:p>
    <w:p w14:paraId="127E0E4C" w14:textId="77777777" w:rsidR="00DD1B19" w:rsidRPr="00EC76D5" w:rsidRDefault="00DD1B19" w:rsidP="00DD1B19">
      <w:pPr>
        <w:pStyle w:val="Code"/>
      </w:pPr>
      <w:r w:rsidRPr="00EC76D5">
        <w:t xml:space="preserve">    }</w:t>
      </w:r>
    </w:p>
    <w:p w14:paraId="08F73E8C" w14:textId="77777777" w:rsidR="00DD1B19" w:rsidRPr="00EC76D5" w:rsidRDefault="00DD1B19" w:rsidP="00DD1B19">
      <w:pPr>
        <w:pStyle w:val="Code"/>
      </w:pPr>
      <w:r w:rsidRPr="00EC76D5">
        <w:t xml:space="preserve">  }</w:t>
      </w:r>
    </w:p>
    <w:p w14:paraId="10273889" w14:textId="77777777" w:rsidR="00DD1B19" w:rsidRPr="00EC76D5" w:rsidRDefault="00DD1B19" w:rsidP="00DD1B19">
      <w:pPr>
        <w:pStyle w:val="Code"/>
      </w:pPr>
    </w:p>
    <w:p w14:paraId="4BB091AC" w14:textId="77777777" w:rsidR="00DD1B19" w:rsidRPr="00EC76D5" w:rsidRDefault="00DD1B19" w:rsidP="00DD1B19">
      <w:pPr>
        <w:pStyle w:val="Code"/>
      </w:pPr>
      <w:r w:rsidRPr="00EC76D5">
        <w:t xml:space="preserve">  </w:t>
      </w:r>
    </w:p>
    <w:p w14:paraId="4FD14C46" w14:textId="77777777" w:rsidR="00DD1B19" w:rsidRPr="00EC76D5" w:rsidRDefault="00DD1B19" w:rsidP="00DD1B19">
      <w:pPr>
        <w:pStyle w:val="Code"/>
      </w:pPr>
      <w:r w:rsidRPr="00EC76D5">
        <w:t xml:space="preserve">  private void generateOutPathSet(BaseBlock startBlock, BaseBlock currBlock,</w:t>
      </w:r>
    </w:p>
    <w:p w14:paraId="2B67FCA3" w14:textId="77777777" w:rsidR="00DD1B19" w:rsidRPr="00EC76D5" w:rsidRDefault="00DD1B19" w:rsidP="00DD1B19">
      <w:pPr>
        <w:pStyle w:val="Code"/>
      </w:pPr>
      <w:r w:rsidRPr="00EC76D5">
        <w:t xml:space="preserve">                    List&lt;Object&gt; outPath, Set&lt;List&lt;Object&gt;&gt; outPathSet) {</w:t>
      </w:r>
    </w:p>
    <w:p w14:paraId="4F53BF92" w14:textId="77777777" w:rsidR="00DD1B19" w:rsidRPr="00EC76D5" w:rsidRDefault="00DD1B19" w:rsidP="00DD1B19">
      <w:pPr>
        <w:pStyle w:val="Code"/>
      </w:pPr>
      <w:r w:rsidRPr="00EC76D5">
        <w:t xml:space="preserve">    Set&lt;BaseBlock&gt; outNeighbourSet =</w:t>
      </w:r>
    </w:p>
    <w:p w14:paraId="5AE93362" w14:textId="77777777" w:rsidR="00DD1B19" w:rsidRPr="00EC76D5" w:rsidRDefault="00DD1B19" w:rsidP="00DD1B19">
      <w:pPr>
        <w:pStyle w:val="Code"/>
      </w:pPr>
      <w:r w:rsidRPr="00EC76D5">
        <w:t xml:space="preserve">                   m_controlFlowGraph.getOutNeighbourSet(currBlock);</w:t>
      </w:r>
    </w:p>
    <w:p w14:paraId="3F650D4B" w14:textId="77777777" w:rsidR="00DD1B19" w:rsidRPr="00EC76D5" w:rsidRDefault="00DD1B19" w:rsidP="00DD1B19">
      <w:pPr>
        <w:pStyle w:val="Code"/>
      </w:pPr>
    </w:p>
    <w:p w14:paraId="22BBD628" w14:textId="77777777" w:rsidR="00DD1B19" w:rsidRPr="00EC76D5" w:rsidRDefault="00DD1B19" w:rsidP="00DD1B19">
      <w:pPr>
        <w:pStyle w:val="Code"/>
      </w:pPr>
      <w:r w:rsidRPr="00EC76D5">
        <w:t xml:space="preserve">    if ((currBlock == startBlock) || outNeighbourSet.isEmpty()) {</w:t>
      </w:r>
    </w:p>
    <w:p w14:paraId="1B138331" w14:textId="77777777" w:rsidR="00DD1B19" w:rsidRPr="00EC76D5" w:rsidRDefault="00DD1B19" w:rsidP="00DD1B19">
      <w:pPr>
        <w:pStyle w:val="Code"/>
      </w:pPr>
      <w:r w:rsidRPr="00EC76D5">
        <w:t xml:space="preserve">      outPath.add(currBlock);</w:t>
      </w:r>
    </w:p>
    <w:p w14:paraId="569CAD4A" w14:textId="77777777" w:rsidR="00DD1B19" w:rsidRPr="00EC76D5" w:rsidRDefault="00DD1B19" w:rsidP="00DD1B19">
      <w:pPr>
        <w:pStyle w:val="Code"/>
      </w:pPr>
      <w:r w:rsidRPr="00EC76D5">
        <w:t xml:space="preserve">      outPathSet.add(new LinkedList&lt;&gt;(outPath));</w:t>
      </w:r>
    </w:p>
    <w:p w14:paraId="53B0DC74" w14:textId="77777777" w:rsidR="00DD1B19" w:rsidRPr="00EC76D5" w:rsidRDefault="00DD1B19" w:rsidP="00DD1B19">
      <w:pPr>
        <w:pStyle w:val="Code"/>
      </w:pPr>
      <w:r w:rsidRPr="00EC76D5">
        <w:t xml:space="preserve">      outPath.remove(outPath.size() - 1);</w:t>
      </w:r>
    </w:p>
    <w:p w14:paraId="43062F8C" w14:textId="77777777" w:rsidR="00DD1B19" w:rsidRPr="00EC76D5" w:rsidRDefault="00DD1B19" w:rsidP="00DD1B19">
      <w:pPr>
        <w:pStyle w:val="Code"/>
      </w:pPr>
      <w:r w:rsidRPr="00EC76D5">
        <w:t xml:space="preserve">    }</w:t>
      </w:r>
    </w:p>
    <w:p w14:paraId="5F5AECCB" w14:textId="77777777" w:rsidR="00DD1B19" w:rsidRPr="00EC76D5" w:rsidRDefault="00DD1B19" w:rsidP="00DD1B19">
      <w:pPr>
        <w:pStyle w:val="Code"/>
      </w:pPr>
      <w:r w:rsidRPr="00EC76D5">
        <w:t xml:space="preserve">    else if (outPath.contains(currBlock)) {</w:t>
      </w:r>
    </w:p>
    <w:p w14:paraId="3E3B06E8" w14:textId="77777777" w:rsidR="00DD1B19" w:rsidRPr="00EC76D5" w:rsidRDefault="00DD1B19" w:rsidP="00DD1B19">
      <w:pPr>
        <w:pStyle w:val="Code"/>
      </w:pPr>
      <w:r w:rsidRPr="00EC76D5">
        <w:t xml:space="preserve">      outPathSet.add(new LinkedList&lt;&gt;(outPath));</w:t>
      </w:r>
    </w:p>
    <w:p w14:paraId="7984BFFB" w14:textId="77777777" w:rsidR="00DD1B19" w:rsidRPr="00EC76D5" w:rsidRDefault="00DD1B19" w:rsidP="00DD1B19">
      <w:pPr>
        <w:pStyle w:val="Code"/>
      </w:pPr>
      <w:r w:rsidRPr="00EC76D5">
        <w:t xml:space="preserve">    }</w:t>
      </w:r>
    </w:p>
    <w:p w14:paraId="74C5E7E2" w14:textId="77777777" w:rsidR="00DD1B19" w:rsidRPr="00EC76D5" w:rsidRDefault="00DD1B19" w:rsidP="00DD1B19">
      <w:pPr>
        <w:pStyle w:val="Code"/>
      </w:pPr>
      <w:r w:rsidRPr="00EC76D5">
        <w:t xml:space="preserve">    else {</w:t>
      </w:r>
    </w:p>
    <w:p w14:paraId="675DB1ED" w14:textId="77777777" w:rsidR="00DD1B19" w:rsidRPr="00EC76D5" w:rsidRDefault="00DD1B19" w:rsidP="00DD1B19">
      <w:pPr>
        <w:pStyle w:val="Code"/>
      </w:pPr>
      <w:r w:rsidRPr="00EC76D5">
        <w:t xml:space="preserve">      outPath.add(currBlock);</w:t>
      </w:r>
    </w:p>
    <w:p w14:paraId="0D7A031A" w14:textId="77777777" w:rsidR="00DD1B19" w:rsidRPr="00EC76D5" w:rsidRDefault="00DD1B19" w:rsidP="00DD1B19">
      <w:pPr>
        <w:pStyle w:val="Code"/>
      </w:pPr>
      <w:r w:rsidRPr="00EC76D5">
        <w:t xml:space="preserve">      Set&lt;List&lt;Object&gt;&gt; longPathSet = new ListSet&lt;&gt;();</w:t>
      </w:r>
    </w:p>
    <w:p w14:paraId="1CD5C4C1" w14:textId="77777777" w:rsidR="00DD1B19" w:rsidRPr="00EC76D5" w:rsidRDefault="00DD1B19" w:rsidP="00DD1B19">
      <w:pPr>
        <w:pStyle w:val="Code"/>
      </w:pPr>
    </w:p>
    <w:p w14:paraId="19D5CA8F" w14:textId="77777777" w:rsidR="00DD1B19" w:rsidRPr="00EC76D5" w:rsidRDefault="00DD1B19" w:rsidP="00DD1B19">
      <w:pPr>
        <w:pStyle w:val="Code"/>
      </w:pPr>
      <w:r w:rsidRPr="00EC76D5">
        <w:t xml:space="preserve">      for (BaseBlock outBlock : outNeighbourSet) {</w:t>
      </w:r>
    </w:p>
    <w:p w14:paraId="39C8811A" w14:textId="77777777" w:rsidR="00DD1B19" w:rsidRPr="00EC76D5" w:rsidRDefault="00DD1B19" w:rsidP="00DD1B19">
      <w:pPr>
        <w:pStyle w:val="Code"/>
      </w:pPr>
      <w:r w:rsidRPr="00EC76D5">
        <w:t xml:space="preserve">        generateOutPathSet(startBlock, outBlock, outPath, longPathSet);</w:t>
      </w:r>
    </w:p>
    <w:p w14:paraId="5C0DA247" w14:textId="77777777" w:rsidR="00DD1B19" w:rsidRPr="00EC76D5" w:rsidRDefault="00DD1B19" w:rsidP="00DD1B19">
      <w:pPr>
        <w:pStyle w:val="Code"/>
      </w:pPr>
      <w:r w:rsidRPr="00EC76D5">
        <w:t xml:space="preserve">      }</w:t>
      </w:r>
    </w:p>
    <w:p w14:paraId="121763D9" w14:textId="77777777" w:rsidR="00DD1B19" w:rsidRPr="00EC76D5" w:rsidRDefault="00DD1B19" w:rsidP="00DD1B19">
      <w:pPr>
        <w:pStyle w:val="Code"/>
      </w:pPr>
    </w:p>
    <w:p w14:paraId="265E3E72" w14:textId="77777777" w:rsidR="00DD1B19" w:rsidRPr="00EC76D5" w:rsidRDefault="00DD1B19" w:rsidP="00DD1B19">
      <w:pPr>
        <w:pStyle w:val="Code"/>
      </w:pPr>
      <w:r w:rsidRPr="00EC76D5">
        <w:t xml:space="preserve">      if (!longPathSet.isEmpty()) {</w:t>
      </w:r>
    </w:p>
    <w:p w14:paraId="088E6140" w14:textId="77777777" w:rsidR="00DD1B19" w:rsidRPr="00EC76D5" w:rsidRDefault="00DD1B19" w:rsidP="00DD1B19">
      <w:pPr>
        <w:pStyle w:val="Code"/>
      </w:pPr>
      <w:r w:rsidRPr="00EC76D5">
        <w:t xml:space="preserve">        Set&lt;List&lt;Object&gt;&gt; shortPathSet = new ListSet&lt;&gt;();</w:t>
      </w:r>
    </w:p>
    <w:p w14:paraId="593592D0" w14:textId="77777777" w:rsidR="00DD1B19" w:rsidRPr="00EC76D5" w:rsidRDefault="00DD1B19" w:rsidP="00DD1B19">
      <w:pPr>
        <w:pStyle w:val="Code"/>
      </w:pPr>
    </w:p>
    <w:p w14:paraId="774E2919" w14:textId="77777777" w:rsidR="00DD1B19" w:rsidRPr="00EC76D5" w:rsidRDefault="00DD1B19" w:rsidP="00DD1B19">
      <w:pPr>
        <w:pStyle w:val="Code"/>
      </w:pPr>
      <w:r w:rsidRPr="00EC76D5">
        <w:t xml:space="preserve">        for (List&lt;Object&gt; longPath : longPathSet) {</w:t>
      </w:r>
    </w:p>
    <w:p w14:paraId="0C8BA7BC" w14:textId="77777777" w:rsidR="00DD1B19" w:rsidRPr="00EC76D5" w:rsidRDefault="00DD1B19" w:rsidP="00DD1B19">
      <w:pPr>
        <w:pStyle w:val="Code"/>
      </w:pPr>
      <w:r w:rsidRPr="00EC76D5">
        <w:t xml:space="preserve">          shortPathSet.add(longPath.subList(outPath.size(), longPath.size()));</w:t>
      </w:r>
    </w:p>
    <w:p w14:paraId="64AE9051" w14:textId="77777777" w:rsidR="00DD1B19" w:rsidRPr="00EC76D5" w:rsidRDefault="00DD1B19" w:rsidP="00DD1B19">
      <w:pPr>
        <w:pStyle w:val="Code"/>
      </w:pPr>
      <w:r w:rsidRPr="00EC76D5">
        <w:t xml:space="preserve">        }</w:t>
      </w:r>
    </w:p>
    <w:p w14:paraId="17E35609" w14:textId="77777777" w:rsidR="00DD1B19" w:rsidRPr="00EC76D5" w:rsidRDefault="00DD1B19" w:rsidP="00DD1B19">
      <w:pPr>
        <w:pStyle w:val="Code"/>
      </w:pPr>
      <w:r w:rsidRPr="00EC76D5">
        <w:t xml:space="preserve">      </w:t>
      </w:r>
    </w:p>
    <w:p w14:paraId="07684C3F" w14:textId="77777777" w:rsidR="00DD1B19" w:rsidRPr="00EC76D5" w:rsidRDefault="00DD1B19" w:rsidP="00DD1B19">
      <w:pPr>
        <w:pStyle w:val="Code"/>
      </w:pPr>
      <w:r w:rsidRPr="00EC76D5">
        <w:t xml:space="preserve">        List&lt;Object&gt; newPath = new LinkedList&lt;&gt;(outPath);</w:t>
      </w:r>
    </w:p>
    <w:p w14:paraId="4741D079" w14:textId="77777777" w:rsidR="00DD1B19" w:rsidRPr="00EC76D5" w:rsidRDefault="00DD1B19" w:rsidP="00DD1B19">
      <w:pPr>
        <w:pStyle w:val="Code"/>
      </w:pPr>
      <w:r w:rsidRPr="00EC76D5">
        <w:t xml:space="preserve">        </w:t>
      </w:r>
    </w:p>
    <w:p w14:paraId="42E785A7" w14:textId="77777777" w:rsidR="00DD1B19" w:rsidRPr="00EC76D5" w:rsidRDefault="00DD1B19" w:rsidP="00DD1B19">
      <w:pPr>
        <w:pStyle w:val="Code"/>
      </w:pPr>
      <w:r w:rsidRPr="00EC76D5">
        <w:t xml:space="preserve">        if (shortPathSet.size() == 1) {</w:t>
      </w:r>
    </w:p>
    <w:p w14:paraId="46FF2D63" w14:textId="77777777" w:rsidR="00DD1B19" w:rsidRPr="00EC76D5" w:rsidRDefault="00DD1B19" w:rsidP="00DD1B19">
      <w:pPr>
        <w:pStyle w:val="Code"/>
      </w:pPr>
      <w:r w:rsidRPr="00EC76D5">
        <w:t xml:space="preserve">          newPath.addAll(shortPathSet.iterator().next());</w:t>
      </w:r>
    </w:p>
    <w:p w14:paraId="467D0103" w14:textId="77777777" w:rsidR="00DD1B19" w:rsidRPr="00EC76D5" w:rsidRDefault="00DD1B19" w:rsidP="00DD1B19">
      <w:pPr>
        <w:pStyle w:val="Code"/>
      </w:pPr>
      <w:r w:rsidRPr="00EC76D5">
        <w:t xml:space="preserve">          outPathSet.add(newPath);</w:t>
      </w:r>
    </w:p>
    <w:p w14:paraId="449CA5F5" w14:textId="77777777" w:rsidR="00DD1B19" w:rsidRPr="00EC76D5" w:rsidRDefault="00DD1B19" w:rsidP="00DD1B19">
      <w:pPr>
        <w:pStyle w:val="Code"/>
      </w:pPr>
      <w:r w:rsidRPr="00EC76D5">
        <w:t xml:space="preserve">        }</w:t>
      </w:r>
    </w:p>
    <w:p w14:paraId="489787FD" w14:textId="77777777" w:rsidR="00DD1B19" w:rsidRPr="00EC76D5" w:rsidRDefault="00DD1B19" w:rsidP="00DD1B19">
      <w:pPr>
        <w:pStyle w:val="Code"/>
      </w:pPr>
      <w:r w:rsidRPr="00EC76D5">
        <w:t xml:space="preserve">        else {</w:t>
      </w:r>
    </w:p>
    <w:p w14:paraId="7848C288" w14:textId="77777777" w:rsidR="00DD1B19" w:rsidRPr="00EC76D5" w:rsidRDefault="00DD1B19" w:rsidP="00DD1B19">
      <w:pPr>
        <w:pStyle w:val="Code"/>
      </w:pPr>
      <w:r w:rsidRPr="00EC76D5">
        <w:t xml:space="preserve">          newPath.add(shortPathSet);</w:t>
      </w:r>
    </w:p>
    <w:p w14:paraId="1A5BE281" w14:textId="77777777" w:rsidR="00DD1B19" w:rsidRPr="00EC76D5" w:rsidRDefault="00DD1B19" w:rsidP="00DD1B19">
      <w:pPr>
        <w:pStyle w:val="Code"/>
      </w:pPr>
      <w:r w:rsidRPr="00EC76D5">
        <w:t xml:space="preserve">          outPathSet.add(newPath);</w:t>
      </w:r>
    </w:p>
    <w:p w14:paraId="520D3585" w14:textId="77777777" w:rsidR="00DD1B19" w:rsidRPr="00EC76D5" w:rsidRDefault="00DD1B19" w:rsidP="00DD1B19">
      <w:pPr>
        <w:pStyle w:val="Code"/>
      </w:pPr>
      <w:r w:rsidRPr="00EC76D5">
        <w:t xml:space="preserve">        }</w:t>
      </w:r>
    </w:p>
    <w:p w14:paraId="5FCB142B" w14:textId="77777777" w:rsidR="00DD1B19" w:rsidRPr="00EC76D5" w:rsidRDefault="00DD1B19" w:rsidP="00DD1B19">
      <w:pPr>
        <w:pStyle w:val="Code"/>
      </w:pPr>
      <w:r w:rsidRPr="00EC76D5">
        <w:t xml:space="preserve">      }</w:t>
      </w:r>
    </w:p>
    <w:p w14:paraId="0CD1A232" w14:textId="77777777" w:rsidR="00DD1B19" w:rsidRPr="00EC76D5" w:rsidRDefault="00DD1B19" w:rsidP="00DD1B19">
      <w:pPr>
        <w:pStyle w:val="Code"/>
      </w:pPr>
      <w:r w:rsidRPr="00EC76D5">
        <w:lastRenderedPageBreak/>
        <w:t xml:space="preserve">      </w:t>
      </w:r>
    </w:p>
    <w:p w14:paraId="61481335" w14:textId="77777777" w:rsidR="00DD1B19" w:rsidRPr="00EC76D5" w:rsidRDefault="00DD1B19" w:rsidP="00DD1B19">
      <w:pPr>
        <w:pStyle w:val="Code"/>
      </w:pPr>
      <w:r w:rsidRPr="00EC76D5">
        <w:t xml:space="preserve">      outPath.remove(outPath.size() - 1);</w:t>
      </w:r>
    </w:p>
    <w:p w14:paraId="2515B731" w14:textId="77777777" w:rsidR="00DD1B19" w:rsidRPr="00EC76D5" w:rsidRDefault="00DD1B19" w:rsidP="00DD1B19">
      <w:pPr>
        <w:pStyle w:val="Code"/>
      </w:pPr>
      <w:r w:rsidRPr="00EC76D5">
        <w:t xml:space="preserve">    }</w:t>
      </w:r>
    </w:p>
    <w:p w14:paraId="450F86A9" w14:textId="7D503A87" w:rsidR="00DD1B19" w:rsidRPr="00EC76D5" w:rsidRDefault="00DD1B19" w:rsidP="00DD1B19">
      <w:pPr>
        <w:pStyle w:val="Code"/>
      </w:pPr>
      <w:r w:rsidRPr="00EC76D5">
        <w:t xml:space="preserve">  }</w:t>
      </w:r>
    </w:p>
    <w:p w14:paraId="09E23CB1" w14:textId="473EF84A" w:rsidR="00C6312B" w:rsidRPr="00EC76D5" w:rsidRDefault="00C6312B" w:rsidP="00DD1B19">
      <w:pPr>
        <w:pStyle w:val="Code"/>
      </w:pPr>
    </w:p>
    <w:p w14:paraId="75B81E20" w14:textId="77777777" w:rsidR="00C6312B" w:rsidRPr="00EC76D5" w:rsidRDefault="00C6312B" w:rsidP="00C6312B">
      <w:pPr>
        <w:pStyle w:val="Code"/>
      </w:pPr>
      <w:r w:rsidRPr="00EC76D5">
        <w:t xml:space="preserve">  private void generateDefAndUseBlockSets() {</w:t>
      </w:r>
    </w:p>
    <w:p w14:paraId="3368B9FF" w14:textId="77777777" w:rsidR="00C6312B" w:rsidRPr="00EC76D5" w:rsidRDefault="00C6312B" w:rsidP="00C6312B">
      <w:pPr>
        <w:pStyle w:val="Code"/>
      </w:pPr>
      <w:r w:rsidRPr="00EC76D5">
        <w:t xml:space="preserve">    for (BaseBlock baseBlock : m_controlFlowGraph.getVertexSet()) {</w:t>
      </w:r>
    </w:p>
    <w:p w14:paraId="53B43597" w14:textId="77777777" w:rsidR="00C6312B" w:rsidRPr="00EC76D5" w:rsidRDefault="00C6312B" w:rsidP="00C6312B">
      <w:pPr>
        <w:pStyle w:val="Code"/>
      </w:pPr>
      <w:r w:rsidRPr="00EC76D5">
        <w:t xml:space="preserve">      int firstIndex = baseBlock.getFirst(), lastIndex = baseBlock.getLast();</w:t>
      </w:r>
    </w:p>
    <w:p w14:paraId="4378C669" w14:textId="77777777" w:rsidR="00C6312B" w:rsidRPr="00EC76D5" w:rsidRDefault="00C6312B" w:rsidP="00C6312B">
      <w:pPr>
        <w:pStyle w:val="Code"/>
      </w:pPr>
    </w:p>
    <w:p w14:paraId="0B607AD9" w14:textId="77777777" w:rsidR="00C6312B" w:rsidRPr="00EC76D5" w:rsidRDefault="00C6312B" w:rsidP="00C6312B">
      <w:pPr>
        <w:pStyle w:val="Code"/>
      </w:pPr>
      <w:r w:rsidRPr="00EC76D5">
        <w:t xml:space="preserve">      for (int index = lastIndex; index &gt;= firstIndex; --index) {</w:t>
      </w:r>
    </w:p>
    <w:p w14:paraId="0F557C00" w14:textId="77777777" w:rsidR="00C6312B" w:rsidRPr="00EC76D5" w:rsidRDefault="00C6312B" w:rsidP="00C6312B">
      <w:pPr>
        <w:pStyle w:val="Code"/>
      </w:pPr>
      <w:r w:rsidRPr="00EC76D5">
        <w:t xml:space="preserve">        MiddleCode middleCode = m_middleCodeList.get(index);</w:t>
      </w:r>
    </w:p>
    <w:p w14:paraId="5D82C312" w14:textId="77777777" w:rsidR="00C6312B" w:rsidRPr="00EC76D5" w:rsidRDefault="00C6312B" w:rsidP="00C6312B">
      <w:pPr>
        <w:pStyle w:val="Code"/>
      </w:pPr>
      <w:r w:rsidRPr="00EC76D5">
        <w:t xml:space="preserve">        </w:t>
      </w:r>
    </w:p>
    <w:p w14:paraId="7C8276C8" w14:textId="77777777" w:rsidR="00C6312B" w:rsidRPr="00EC76D5" w:rsidRDefault="00C6312B" w:rsidP="00C6312B">
      <w:pPr>
        <w:pStyle w:val="Code"/>
      </w:pPr>
      <w:r w:rsidRPr="00EC76D5">
        <w:t xml:space="preserve">        addParentsAndChildSymbols(baseBlock.getHardDefSymbolSet(),</w:t>
      </w:r>
    </w:p>
    <w:p w14:paraId="3413D06A" w14:textId="77777777" w:rsidR="00C6312B" w:rsidRPr="00EC76D5" w:rsidRDefault="00C6312B" w:rsidP="00C6312B">
      <w:pPr>
        <w:pStyle w:val="Code"/>
      </w:pPr>
      <w:r w:rsidRPr="00EC76D5">
        <w:t xml:space="preserve">                                  middleCode.getDefSymbolSet());</w:t>
      </w:r>
    </w:p>
    <w:p w14:paraId="772F52CA" w14:textId="77777777" w:rsidR="00C6312B" w:rsidRPr="00EC76D5" w:rsidRDefault="00C6312B" w:rsidP="00C6312B">
      <w:pPr>
        <w:pStyle w:val="Code"/>
      </w:pPr>
      <w:r w:rsidRPr="00EC76D5">
        <w:t xml:space="preserve">        addParentsAndChildSymbols(baseBlock.getHardUseSymbolSet(),</w:t>
      </w:r>
    </w:p>
    <w:p w14:paraId="6D87F8E1" w14:textId="77777777" w:rsidR="00C6312B" w:rsidRPr="00EC76D5" w:rsidRDefault="00C6312B" w:rsidP="00C6312B">
      <w:pPr>
        <w:pStyle w:val="Code"/>
      </w:pPr>
      <w:r w:rsidRPr="00EC76D5">
        <w:t xml:space="preserve">                                  middleCode.getUseSymbolSet());</w:t>
      </w:r>
    </w:p>
    <w:p w14:paraId="1463C65A" w14:textId="77777777" w:rsidR="00C6312B" w:rsidRPr="00EC76D5" w:rsidRDefault="00C6312B" w:rsidP="00C6312B">
      <w:pPr>
        <w:pStyle w:val="Code"/>
      </w:pPr>
    </w:p>
    <w:p w14:paraId="52BD32DA" w14:textId="77777777" w:rsidR="00C6312B" w:rsidRPr="00EC76D5" w:rsidRDefault="00C6312B" w:rsidP="00C6312B">
      <w:pPr>
        <w:pStyle w:val="Code"/>
      </w:pPr>
      <w:r w:rsidRPr="00EC76D5">
        <w:t xml:space="preserve">        addParentsAndChildSymbols(baseBlock.getSoftDefSymbolSet(),</w:t>
      </w:r>
    </w:p>
    <w:p w14:paraId="3F54ABF6" w14:textId="77777777" w:rsidR="00C6312B" w:rsidRPr="00EC76D5" w:rsidRDefault="00C6312B" w:rsidP="00C6312B">
      <w:pPr>
        <w:pStyle w:val="Code"/>
      </w:pPr>
      <w:r w:rsidRPr="00EC76D5">
        <w:t xml:space="preserve">                                  middleCode.getDefSymbolSet());</w:t>
      </w:r>
    </w:p>
    <w:p w14:paraId="2E55E33F" w14:textId="77777777" w:rsidR="00C6312B" w:rsidRPr="00EC76D5" w:rsidRDefault="00C6312B" w:rsidP="00C6312B">
      <w:pPr>
        <w:pStyle w:val="Code"/>
      </w:pPr>
      <w:r w:rsidRPr="00EC76D5">
        <w:t xml:space="preserve">        removeParentsAndChildSymbols(baseBlock.getSoftDefSymbolSet(),</w:t>
      </w:r>
    </w:p>
    <w:p w14:paraId="2FFBAA6D" w14:textId="77777777" w:rsidR="00C6312B" w:rsidRPr="00EC76D5" w:rsidRDefault="00C6312B" w:rsidP="00C6312B">
      <w:pPr>
        <w:pStyle w:val="Code"/>
      </w:pPr>
      <w:r w:rsidRPr="00EC76D5">
        <w:t xml:space="preserve">                                     baseBlock.getHardUseSymbolSet());</w:t>
      </w:r>
    </w:p>
    <w:p w14:paraId="64C5D676" w14:textId="77777777" w:rsidR="00C6312B" w:rsidRPr="00EC76D5" w:rsidRDefault="00C6312B" w:rsidP="00C6312B">
      <w:pPr>
        <w:pStyle w:val="Code"/>
      </w:pPr>
    </w:p>
    <w:p w14:paraId="14C155EB" w14:textId="77777777" w:rsidR="00C6312B" w:rsidRPr="00EC76D5" w:rsidRDefault="00C6312B" w:rsidP="00C6312B">
      <w:pPr>
        <w:pStyle w:val="Code"/>
      </w:pPr>
      <w:r w:rsidRPr="00EC76D5">
        <w:t xml:space="preserve">        removeParentsAndChildSymbols(baseBlock.getSoftUseSymbolSet(),</w:t>
      </w:r>
    </w:p>
    <w:p w14:paraId="5809E52C" w14:textId="77777777" w:rsidR="00C6312B" w:rsidRPr="00EC76D5" w:rsidRDefault="00C6312B" w:rsidP="00C6312B">
      <w:pPr>
        <w:pStyle w:val="Code"/>
      </w:pPr>
      <w:r w:rsidRPr="00EC76D5">
        <w:t xml:space="preserve">                                     middleCode.getDefSymbolSet());</w:t>
      </w:r>
    </w:p>
    <w:p w14:paraId="0EA9A9CC" w14:textId="77777777" w:rsidR="00C6312B" w:rsidRPr="00EC76D5" w:rsidRDefault="00C6312B" w:rsidP="00C6312B">
      <w:pPr>
        <w:pStyle w:val="Code"/>
      </w:pPr>
      <w:r w:rsidRPr="00EC76D5">
        <w:t xml:space="preserve">        addParentsAndChildSymbols(baseBlock.getSoftUseSymbolSet(),</w:t>
      </w:r>
    </w:p>
    <w:p w14:paraId="1DE39E4D" w14:textId="77777777" w:rsidR="00C6312B" w:rsidRPr="00EC76D5" w:rsidRDefault="00C6312B" w:rsidP="00C6312B">
      <w:pPr>
        <w:pStyle w:val="Code"/>
      </w:pPr>
      <w:r w:rsidRPr="00EC76D5">
        <w:t xml:space="preserve">                                  middleCode.getUseSymbolSet());</w:t>
      </w:r>
    </w:p>
    <w:p w14:paraId="201B9F5B" w14:textId="77777777" w:rsidR="00C6312B" w:rsidRPr="00EC76D5" w:rsidRDefault="00C6312B" w:rsidP="00C6312B">
      <w:pPr>
        <w:pStyle w:val="Code"/>
      </w:pPr>
      <w:r w:rsidRPr="00EC76D5">
        <w:t xml:space="preserve">      }</w:t>
      </w:r>
    </w:p>
    <w:p w14:paraId="5EBD24FF" w14:textId="77777777" w:rsidR="00C6312B" w:rsidRPr="00EC76D5" w:rsidRDefault="00C6312B" w:rsidP="00C6312B">
      <w:pPr>
        <w:pStyle w:val="Code"/>
      </w:pPr>
      <w:r w:rsidRPr="00EC76D5">
        <w:t xml:space="preserve">    }</w:t>
      </w:r>
    </w:p>
    <w:p w14:paraId="19413AA8" w14:textId="77777777" w:rsidR="00C6312B" w:rsidRPr="00EC76D5" w:rsidRDefault="00C6312B" w:rsidP="00C6312B">
      <w:pPr>
        <w:pStyle w:val="Code"/>
      </w:pPr>
      <w:r w:rsidRPr="00EC76D5">
        <w:t xml:space="preserve">  }</w:t>
      </w:r>
    </w:p>
    <w:p w14:paraId="767407B5" w14:textId="77777777" w:rsidR="00C6312B" w:rsidRPr="00EC76D5" w:rsidRDefault="00C6312B" w:rsidP="00C6312B">
      <w:pPr>
        <w:pStyle w:val="Code"/>
      </w:pPr>
    </w:p>
    <w:p w14:paraId="3AC37C34" w14:textId="77777777" w:rsidR="00C6312B" w:rsidRPr="00EC76D5" w:rsidRDefault="00C6312B" w:rsidP="00C6312B">
      <w:pPr>
        <w:pStyle w:val="Code"/>
      </w:pPr>
      <w:r w:rsidRPr="00EC76D5">
        <w:t xml:space="preserve">  private void addParentsAndChildSymbols(Set&lt;Symbol&gt; mainSet,</w:t>
      </w:r>
    </w:p>
    <w:p w14:paraId="5C58B24C" w14:textId="1AA8EA5D" w:rsidR="00C6312B" w:rsidRPr="00EC76D5" w:rsidRDefault="00C6312B" w:rsidP="00C6312B">
      <w:pPr>
        <w:pStyle w:val="Code"/>
      </w:pPr>
      <w:r w:rsidRPr="00EC76D5">
        <w:t xml:space="preserve">                                         Set&lt;Symbol&gt; addSet) {</w:t>
      </w:r>
    </w:p>
    <w:p w14:paraId="51BCFE13" w14:textId="77777777" w:rsidR="00C6312B" w:rsidRPr="00EC76D5" w:rsidRDefault="00C6312B" w:rsidP="00C6312B">
      <w:pPr>
        <w:pStyle w:val="Code"/>
      </w:pPr>
      <w:r w:rsidRPr="00EC76D5">
        <w:t xml:space="preserve">    for (Symbol symbol : addSet) {</w:t>
      </w:r>
    </w:p>
    <w:p w14:paraId="5A6C1164" w14:textId="77777777" w:rsidR="00C6312B" w:rsidRPr="00EC76D5" w:rsidRDefault="00C6312B" w:rsidP="00C6312B">
      <w:pPr>
        <w:pStyle w:val="Code"/>
      </w:pPr>
      <w:r w:rsidRPr="00EC76D5">
        <w:t xml:space="preserve">      Symbol parentSymbol = symbol;</w:t>
      </w:r>
    </w:p>
    <w:p w14:paraId="7EE41825" w14:textId="77777777" w:rsidR="00C6312B" w:rsidRPr="00EC76D5" w:rsidRDefault="00C6312B" w:rsidP="00C6312B">
      <w:pPr>
        <w:pStyle w:val="Code"/>
      </w:pPr>
      <w:r w:rsidRPr="00EC76D5">
        <w:t xml:space="preserve">      </w:t>
      </w:r>
    </w:p>
    <w:p w14:paraId="0F7F3616" w14:textId="77777777" w:rsidR="00C6312B" w:rsidRPr="00EC76D5" w:rsidRDefault="00C6312B" w:rsidP="00C6312B">
      <w:pPr>
        <w:pStyle w:val="Code"/>
      </w:pPr>
      <w:r w:rsidRPr="00EC76D5">
        <w:t xml:space="preserve">      while (parentSymbol != null) {</w:t>
      </w:r>
    </w:p>
    <w:p w14:paraId="1E4A9A2C" w14:textId="77777777" w:rsidR="00C6312B" w:rsidRPr="00EC76D5" w:rsidRDefault="00C6312B" w:rsidP="00C6312B">
      <w:pPr>
        <w:pStyle w:val="Code"/>
      </w:pPr>
      <w:r w:rsidRPr="00EC76D5">
        <w:t xml:space="preserve">        mainSet.add(parentSymbol);</w:t>
      </w:r>
    </w:p>
    <w:p w14:paraId="2F095BF5" w14:textId="77777777" w:rsidR="00C6312B" w:rsidRPr="00EC76D5" w:rsidRDefault="00C6312B" w:rsidP="00C6312B">
      <w:pPr>
        <w:pStyle w:val="Code"/>
      </w:pPr>
      <w:r w:rsidRPr="00EC76D5">
        <w:t xml:space="preserve">        parentSymbol = parentSymbol.getParentSymbol();</w:t>
      </w:r>
    </w:p>
    <w:p w14:paraId="151994E8" w14:textId="77777777" w:rsidR="00C6312B" w:rsidRPr="00EC76D5" w:rsidRDefault="00C6312B" w:rsidP="00C6312B">
      <w:pPr>
        <w:pStyle w:val="Code"/>
      </w:pPr>
      <w:r w:rsidRPr="00EC76D5">
        <w:t xml:space="preserve">      }</w:t>
      </w:r>
    </w:p>
    <w:p w14:paraId="11724606" w14:textId="77777777" w:rsidR="00C6312B" w:rsidRPr="00EC76D5" w:rsidRDefault="00C6312B" w:rsidP="00C6312B">
      <w:pPr>
        <w:pStyle w:val="Code"/>
      </w:pPr>
      <w:r w:rsidRPr="00EC76D5">
        <w:t xml:space="preserve">      </w:t>
      </w:r>
    </w:p>
    <w:p w14:paraId="67F5216E" w14:textId="77777777" w:rsidR="00C6312B" w:rsidRPr="00EC76D5" w:rsidRDefault="00C6312B" w:rsidP="00C6312B">
      <w:pPr>
        <w:pStyle w:val="Code"/>
      </w:pPr>
      <w:r w:rsidRPr="00EC76D5">
        <w:t xml:space="preserve">      addChildSet(mainSet, symbol.getChildSymbolSet());</w:t>
      </w:r>
    </w:p>
    <w:p w14:paraId="42105D37" w14:textId="77777777" w:rsidR="00C6312B" w:rsidRPr="00EC76D5" w:rsidRDefault="00C6312B" w:rsidP="00C6312B">
      <w:pPr>
        <w:pStyle w:val="Code"/>
      </w:pPr>
      <w:r w:rsidRPr="00EC76D5">
        <w:t xml:space="preserve">    }</w:t>
      </w:r>
    </w:p>
    <w:p w14:paraId="08D4E22C" w14:textId="77777777" w:rsidR="00C6312B" w:rsidRPr="00EC76D5" w:rsidRDefault="00C6312B" w:rsidP="00C6312B">
      <w:pPr>
        <w:pStyle w:val="Code"/>
      </w:pPr>
      <w:r w:rsidRPr="00EC76D5">
        <w:t xml:space="preserve">  }</w:t>
      </w:r>
    </w:p>
    <w:p w14:paraId="69F567A1" w14:textId="77777777" w:rsidR="00C6312B" w:rsidRPr="00EC76D5" w:rsidRDefault="00C6312B" w:rsidP="00C6312B">
      <w:pPr>
        <w:pStyle w:val="Code"/>
      </w:pPr>
    </w:p>
    <w:p w14:paraId="06958DCB" w14:textId="77777777" w:rsidR="00C6312B" w:rsidRPr="00EC76D5" w:rsidRDefault="00C6312B" w:rsidP="00C6312B">
      <w:pPr>
        <w:pStyle w:val="Code"/>
      </w:pPr>
      <w:r w:rsidRPr="00EC76D5">
        <w:t xml:space="preserve">  private void addChildSet(Set&lt;Symbol&gt; mainSet, Set&lt;Symbol&gt; childSet) {</w:t>
      </w:r>
    </w:p>
    <w:p w14:paraId="326D535A" w14:textId="77777777" w:rsidR="00C6312B" w:rsidRPr="00EC76D5" w:rsidRDefault="00C6312B" w:rsidP="00C6312B">
      <w:pPr>
        <w:pStyle w:val="Code"/>
      </w:pPr>
      <w:r w:rsidRPr="00EC76D5">
        <w:t xml:space="preserve">    for (Symbol childSymbol : childSet) {</w:t>
      </w:r>
    </w:p>
    <w:p w14:paraId="27237CC9" w14:textId="77777777" w:rsidR="00C6312B" w:rsidRPr="00EC76D5" w:rsidRDefault="00C6312B" w:rsidP="00C6312B">
      <w:pPr>
        <w:pStyle w:val="Code"/>
      </w:pPr>
      <w:r w:rsidRPr="00EC76D5">
        <w:t xml:space="preserve">      mainSet.add(childSymbol);</w:t>
      </w:r>
    </w:p>
    <w:p w14:paraId="177703BD" w14:textId="77777777" w:rsidR="00C6312B" w:rsidRPr="00EC76D5" w:rsidRDefault="00C6312B" w:rsidP="00C6312B">
      <w:pPr>
        <w:pStyle w:val="Code"/>
      </w:pPr>
      <w:r w:rsidRPr="00EC76D5">
        <w:t xml:space="preserve">      addChildSet(mainSet, childSymbol.getChildSymbolSet());</w:t>
      </w:r>
    </w:p>
    <w:p w14:paraId="4BD71F89" w14:textId="77777777" w:rsidR="00C6312B" w:rsidRPr="00EC76D5" w:rsidRDefault="00C6312B" w:rsidP="00C6312B">
      <w:pPr>
        <w:pStyle w:val="Code"/>
      </w:pPr>
      <w:r w:rsidRPr="00EC76D5">
        <w:t xml:space="preserve">    }</w:t>
      </w:r>
    </w:p>
    <w:p w14:paraId="16E19540" w14:textId="77777777" w:rsidR="00C6312B" w:rsidRPr="00EC76D5" w:rsidRDefault="00C6312B" w:rsidP="00C6312B">
      <w:pPr>
        <w:pStyle w:val="Code"/>
      </w:pPr>
      <w:r w:rsidRPr="00EC76D5">
        <w:t xml:space="preserve">  }</w:t>
      </w:r>
    </w:p>
    <w:p w14:paraId="672780DA" w14:textId="77777777" w:rsidR="00C6312B" w:rsidRPr="00EC76D5" w:rsidRDefault="00C6312B" w:rsidP="00C6312B">
      <w:pPr>
        <w:pStyle w:val="Code"/>
      </w:pPr>
    </w:p>
    <w:p w14:paraId="71872BC5" w14:textId="77777777" w:rsidR="00C6312B" w:rsidRPr="00EC76D5" w:rsidRDefault="00C6312B" w:rsidP="00C6312B">
      <w:pPr>
        <w:pStyle w:val="Code"/>
      </w:pPr>
      <w:r w:rsidRPr="00EC76D5">
        <w:t xml:space="preserve">  private void removeParentsAndChildSymbols(Set&lt;Symbol&gt; mainSet,</w:t>
      </w:r>
    </w:p>
    <w:p w14:paraId="69A71914" w14:textId="77777777" w:rsidR="00C6312B" w:rsidRPr="00EC76D5" w:rsidRDefault="00C6312B" w:rsidP="00C6312B">
      <w:pPr>
        <w:pStyle w:val="Code"/>
      </w:pPr>
      <w:r w:rsidRPr="00EC76D5">
        <w:t xml:space="preserve">                                            Set&lt;Symbol&gt; removeSet) {</w:t>
      </w:r>
    </w:p>
    <w:p w14:paraId="4A79FF7D" w14:textId="77777777" w:rsidR="00C6312B" w:rsidRPr="00EC76D5" w:rsidRDefault="00C6312B" w:rsidP="00C6312B">
      <w:pPr>
        <w:pStyle w:val="Code"/>
      </w:pPr>
      <w:r w:rsidRPr="00EC76D5">
        <w:t xml:space="preserve">    for (Symbol removeSymbol : removeSet) {</w:t>
      </w:r>
    </w:p>
    <w:p w14:paraId="454B357A" w14:textId="77777777" w:rsidR="00C6312B" w:rsidRPr="00EC76D5" w:rsidRDefault="00C6312B" w:rsidP="00C6312B">
      <w:pPr>
        <w:pStyle w:val="Code"/>
      </w:pPr>
      <w:r w:rsidRPr="00EC76D5">
        <w:t xml:space="preserve">      Symbol parentSymbol = removeSymbol;</w:t>
      </w:r>
    </w:p>
    <w:p w14:paraId="714F65B4" w14:textId="77777777" w:rsidR="00C6312B" w:rsidRPr="00EC76D5" w:rsidRDefault="00C6312B" w:rsidP="00C6312B">
      <w:pPr>
        <w:pStyle w:val="Code"/>
      </w:pPr>
      <w:r w:rsidRPr="00EC76D5">
        <w:t xml:space="preserve">      </w:t>
      </w:r>
    </w:p>
    <w:p w14:paraId="0DFDA92C" w14:textId="77777777" w:rsidR="00C6312B" w:rsidRPr="00EC76D5" w:rsidRDefault="00C6312B" w:rsidP="00C6312B">
      <w:pPr>
        <w:pStyle w:val="Code"/>
      </w:pPr>
      <w:r w:rsidRPr="00EC76D5">
        <w:t xml:space="preserve">      while (parentSymbol != null) {</w:t>
      </w:r>
    </w:p>
    <w:p w14:paraId="574FBD59" w14:textId="77777777" w:rsidR="00C6312B" w:rsidRPr="00EC76D5" w:rsidRDefault="00C6312B" w:rsidP="00C6312B">
      <w:pPr>
        <w:pStyle w:val="Code"/>
      </w:pPr>
      <w:r w:rsidRPr="00EC76D5">
        <w:lastRenderedPageBreak/>
        <w:t xml:space="preserve">        mainSet.remove(parentSymbol);</w:t>
      </w:r>
    </w:p>
    <w:p w14:paraId="291FDA4C" w14:textId="77777777" w:rsidR="00C6312B" w:rsidRPr="00EC76D5" w:rsidRDefault="00C6312B" w:rsidP="00C6312B">
      <w:pPr>
        <w:pStyle w:val="Code"/>
      </w:pPr>
      <w:r w:rsidRPr="00EC76D5">
        <w:t xml:space="preserve">        parentSymbol = parentSymbol.getParentSymbol();</w:t>
      </w:r>
    </w:p>
    <w:p w14:paraId="46065CB7" w14:textId="77777777" w:rsidR="00C6312B" w:rsidRPr="00EC76D5" w:rsidRDefault="00C6312B" w:rsidP="00C6312B">
      <w:pPr>
        <w:pStyle w:val="Code"/>
      </w:pPr>
      <w:r w:rsidRPr="00EC76D5">
        <w:t xml:space="preserve">      }</w:t>
      </w:r>
    </w:p>
    <w:p w14:paraId="7D1FC0C7" w14:textId="77777777" w:rsidR="00C6312B" w:rsidRPr="00EC76D5" w:rsidRDefault="00C6312B" w:rsidP="00C6312B">
      <w:pPr>
        <w:pStyle w:val="Code"/>
      </w:pPr>
      <w:r w:rsidRPr="00EC76D5">
        <w:t xml:space="preserve">      </w:t>
      </w:r>
    </w:p>
    <w:p w14:paraId="46338C80" w14:textId="77777777" w:rsidR="00C6312B" w:rsidRPr="00EC76D5" w:rsidRDefault="00C6312B" w:rsidP="00C6312B">
      <w:pPr>
        <w:pStyle w:val="Code"/>
      </w:pPr>
      <w:r w:rsidRPr="00EC76D5">
        <w:t xml:space="preserve">      removeChildSet(mainSet, removeSymbol.getChildSymbolSet());</w:t>
      </w:r>
    </w:p>
    <w:p w14:paraId="42A1EE3B" w14:textId="77777777" w:rsidR="00C6312B" w:rsidRPr="00EC76D5" w:rsidRDefault="00C6312B" w:rsidP="00C6312B">
      <w:pPr>
        <w:pStyle w:val="Code"/>
      </w:pPr>
      <w:r w:rsidRPr="00EC76D5">
        <w:t xml:space="preserve">    }</w:t>
      </w:r>
    </w:p>
    <w:p w14:paraId="593D1E35" w14:textId="77777777" w:rsidR="00C6312B" w:rsidRPr="00EC76D5" w:rsidRDefault="00C6312B" w:rsidP="00C6312B">
      <w:pPr>
        <w:pStyle w:val="Code"/>
      </w:pPr>
      <w:r w:rsidRPr="00EC76D5">
        <w:t xml:space="preserve">  }</w:t>
      </w:r>
    </w:p>
    <w:p w14:paraId="18BCA9C1" w14:textId="77777777" w:rsidR="00C6312B" w:rsidRPr="00EC76D5" w:rsidRDefault="00C6312B" w:rsidP="00C6312B">
      <w:pPr>
        <w:pStyle w:val="Code"/>
      </w:pPr>
    </w:p>
    <w:p w14:paraId="18C90411" w14:textId="77777777" w:rsidR="00C6312B" w:rsidRPr="00EC76D5" w:rsidRDefault="00C6312B" w:rsidP="00C6312B">
      <w:pPr>
        <w:pStyle w:val="Code"/>
      </w:pPr>
      <w:r w:rsidRPr="00EC76D5">
        <w:t xml:space="preserve">  private void removeChildSet(Set&lt;Symbol&gt; mainSet, Set&lt;Symbol&gt; childSet) {</w:t>
      </w:r>
    </w:p>
    <w:p w14:paraId="72ADC76E" w14:textId="77777777" w:rsidR="00C6312B" w:rsidRPr="00EC76D5" w:rsidRDefault="00C6312B" w:rsidP="00C6312B">
      <w:pPr>
        <w:pStyle w:val="Code"/>
      </w:pPr>
      <w:r w:rsidRPr="00EC76D5">
        <w:t xml:space="preserve">    for (Symbol childSymbol : childSet) {</w:t>
      </w:r>
    </w:p>
    <w:p w14:paraId="0FC8BD33" w14:textId="77777777" w:rsidR="00C6312B" w:rsidRPr="00EC76D5" w:rsidRDefault="00C6312B" w:rsidP="00C6312B">
      <w:pPr>
        <w:pStyle w:val="Code"/>
      </w:pPr>
      <w:r w:rsidRPr="00EC76D5">
        <w:t xml:space="preserve">      mainSet.remove(childSymbol);</w:t>
      </w:r>
    </w:p>
    <w:p w14:paraId="230F1948" w14:textId="77777777" w:rsidR="00C6312B" w:rsidRPr="00EC76D5" w:rsidRDefault="00C6312B" w:rsidP="00C6312B">
      <w:pPr>
        <w:pStyle w:val="Code"/>
      </w:pPr>
      <w:r w:rsidRPr="00EC76D5">
        <w:t xml:space="preserve">      removeChildSet(mainSet, childSymbol.getChildSymbolSet());</w:t>
      </w:r>
    </w:p>
    <w:p w14:paraId="1549AB23" w14:textId="77777777" w:rsidR="00C6312B" w:rsidRPr="00EC76D5" w:rsidRDefault="00C6312B" w:rsidP="00C6312B">
      <w:pPr>
        <w:pStyle w:val="Code"/>
      </w:pPr>
      <w:r w:rsidRPr="00EC76D5">
        <w:t xml:space="preserve">    }</w:t>
      </w:r>
    </w:p>
    <w:p w14:paraId="4637183C" w14:textId="77777777" w:rsidR="00C6312B" w:rsidRPr="00EC76D5" w:rsidRDefault="00C6312B" w:rsidP="00C6312B">
      <w:pPr>
        <w:pStyle w:val="Code"/>
      </w:pPr>
      <w:r w:rsidRPr="00EC76D5">
        <w:t xml:space="preserve">  }</w:t>
      </w:r>
    </w:p>
    <w:p w14:paraId="4AA98A51" w14:textId="77777777" w:rsidR="00C6312B" w:rsidRPr="00EC76D5" w:rsidRDefault="00C6312B" w:rsidP="00C6312B">
      <w:pPr>
        <w:pStyle w:val="Code"/>
      </w:pPr>
    </w:p>
    <w:p w14:paraId="652C1B11" w14:textId="77777777" w:rsidR="00C6312B" w:rsidRPr="00EC76D5" w:rsidRDefault="00C6312B" w:rsidP="00C6312B">
      <w:pPr>
        <w:pStyle w:val="Code"/>
      </w:pPr>
      <w:r w:rsidRPr="00EC76D5">
        <w:t xml:space="preserve">  private void removeIfNotNull(Symbol symbol, Map&lt;Symbol,Integer&gt; liveMap) {</w:t>
      </w:r>
    </w:p>
    <w:p w14:paraId="68174C9D" w14:textId="77777777" w:rsidR="00C6312B" w:rsidRPr="00EC76D5" w:rsidRDefault="00C6312B" w:rsidP="00C6312B">
      <w:pPr>
        <w:pStyle w:val="Code"/>
      </w:pPr>
      <w:r w:rsidRPr="00EC76D5">
        <w:t xml:space="preserve">    if (symbol != null) {</w:t>
      </w:r>
    </w:p>
    <w:p w14:paraId="60E32363" w14:textId="77777777" w:rsidR="00C6312B" w:rsidRPr="00EC76D5" w:rsidRDefault="00C6312B" w:rsidP="00C6312B">
      <w:pPr>
        <w:pStyle w:val="Code"/>
      </w:pPr>
      <w:r w:rsidRPr="00EC76D5">
        <w:t xml:space="preserve">      liveMap.remove(symbol);</w:t>
      </w:r>
    </w:p>
    <w:p w14:paraId="04D16C94" w14:textId="77777777" w:rsidR="00C6312B" w:rsidRPr="00EC76D5" w:rsidRDefault="00C6312B" w:rsidP="00C6312B">
      <w:pPr>
        <w:pStyle w:val="Code"/>
      </w:pPr>
      <w:r w:rsidRPr="00EC76D5">
        <w:t xml:space="preserve">    }</w:t>
      </w:r>
    </w:p>
    <w:p w14:paraId="713F148C" w14:textId="77777777" w:rsidR="00C6312B" w:rsidRPr="00EC76D5" w:rsidRDefault="00C6312B" w:rsidP="00C6312B">
      <w:pPr>
        <w:pStyle w:val="Code"/>
      </w:pPr>
      <w:r w:rsidRPr="00EC76D5">
        <w:t xml:space="preserve">  }</w:t>
      </w:r>
    </w:p>
    <w:p w14:paraId="1C043433" w14:textId="77777777" w:rsidR="00C6312B" w:rsidRPr="00EC76D5" w:rsidRDefault="00C6312B" w:rsidP="00C6312B">
      <w:pPr>
        <w:pStyle w:val="Code"/>
      </w:pPr>
      <w:r w:rsidRPr="00EC76D5">
        <w:t xml:space="preserve">  </w:t>
      </w:r>
    </w:p>
    <w:p w14:paraId="68534D62" w14:textId="77777777" w:rsidR="00C6312B" w:rsidRPr="00EC76D5" w:rsidRDefault="00C6312B" w:rsidP="00C6312B">
      <w:pPr>
        <w:pStyle w:val="Code"/>
      </w:pPr>
      <w:r w:rsidRPr="00EC76D5">
        <w:t xml:space="preserve">  private void addIfNotNull(Symbol symbol, Map&lt;Symbol,Integer&gt; liveMap) {</w:t>
      </w:r>
    </w:p>
    <w:p w14:paraId="5ECCA608" w14:textId="77777777" w:rsidR="00C6312B" w:rsidRPr="00EC76D5" w:rsidRDefault="00C6312B" w:rsidP="00C6312B">
      <w:pPr>
        <w:pStyle w:val="Code"/>
      </w:pPr>
      <w:r w:rsidRPr="00EC76D5">
        <w:t xml:space="preserve">    if ((symbol != null) &amp;&amp; !symbol.hasValue() &amp;&amp; !symbol.isSolid()) {</w:t>
      </w:r>
    </w:p>
    <w:p w14:paraId="6C0A5D4A" w14:textId="77777777" w:rsidR="00C6312B" w:rsidRPr="00EC76D5" w:rsidRDefault="00C6312B" w:rsidP="00C6312B">
      <w:pPr>
        <w:pStyle w:val="Code"/>
      </w:pPr>
      <w:r w:rsidRPr="00EC76D5">
        <w:t xml:space="preserve">      int count = liveMap.containsKey(symbol) ? liveMap.get(symbol) : 0;</w:t>
      </w:r>
    </w:p>
    <w:p w14:paraId="64A9DEA9" w14:textId="77777777" w:rsidR="00C6312B" w:rsidRPr="00EC76D5" w:rsidRDefault="00C6312B" w:rsidP="00C6312B">
      <w:pPr>
        <w:pStyle w:val="Code"/>
      </w:pPr>
      <w:r w:rsidRPr="00EC76D5">
        <w:t xml:space="preserve">      liveMap.put(symbol, count + 1);</w:t>
      </w:r>
    </w:p>
    <w:p w14:paraId="63CFE01F" w14:textId="77777777" w:rsidR="00C6312B" w:rsidRPr="00EC76D5" w:rsidRDefault="00C6312B" w:rsidP="00C6312B">
      <w:pPr>
        <w:pStyle w:val="Code"/>
      </w:pPr>
      <w:r w:rsidRPr="00EC76D5">
        <w:t xml:space="preserve">    }</w:t>
      </w:r>
    </w:p>
    <w:p w14:paraId="55C80C3E" w14:textId="6527B984" w:rsidR="00C6312B" w:rsidRPr="00EC76D5" w:rsidRDefault="00C6312B" w:rsidP="00C6312B">
      <w:pPr>
        <w:pStyle w:val="Code"/>
      </w:pPr>
      <w:r w:rsidRPr="00EC76D5">
        <w:t xml:space="preserve">  }</w:t>
      </w:r>
    </w:p>
    <w:p w14:paraId="4004F404" w14:textId="71A734A4" w:rsidR="00500A53" w:rsidRPr="00EC76D5" w:rsidRDefault="00500A53" w:rsidP="00C6312B">
      <w:pPr>
        <w:pStyle w:val="Code"/>
      </w:pPr>
      <w:r w:rsidRPr="00EC76D5">
        <w:t>}</w:t>
      </w:r>
    </w:p>
    <w:p w14:paraId="79A050A6" w14:textId="1FD4A9A1" w:rsidR="001D1BEE" w:rsidRPr="00EC76D5" w:rsidRDefault="00605CC1" w:rsidP="00BA6016">
      <w:pPr>
        <w:pStyle w:val="Rubrik3"/>
      </w:pPr>
      <w:bookmarkStart w:id="5847" w:name="_Toc481936428"/>
      <w:r w:rsidRPr="00EC76D5">
        <w:t xml:space="preserve">Removal of </w:t>
      </w:r>
      <w:r w:rsidR="00BA6016" w:rsidRPr="00EC76D5">
        <w:t>Unused Code</w:t>
      </w:r>
      <w:bookmarkEnd w:id="5847"/>
    </w:p>
    <w:p w14:paraId="1642E98B" w14:textId="77777777" w:rsidR="00155263" w:rsidRPr="00EC76D5" w:rsidRDefault="009970C2" w:rsidP="00155263">
      <w:r w:rsidRPr="00EC76D5">
        <w:t>Unused code is code that does not perform any meaningful task, such as: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4B29E7" w:rsidRPr="00EC76D5" w14:paraId="5B2959EB" w14:textId="77777777" w:rsidTr="00073206">
        <w:tc>
          <w:tcPr>
            <w:tcW w:w="3116" w:type="dxa"/>
          </w:tcPr>
          <w:p w14:paraId="20062914" w14:textId="77777777" w:rsidR="004B29E7" w:rsidRPr="00EC76D5" w:rsidRDefault="004B29E7" w:rsidP="00AB62EE">
            <w:pPr>
              <w:pStyle w:val="Code"/>
            </w:pPr>
            <w:r w:rsidRPr="00EC76D5">
              <w:t>x * y;</w:t>
            </w:r>
          </w:p>
        </w:tc>
        <w:tc>
          <w:tcPr>
            <w:tcW w:w="3117" w:type="dxa"/>
          </w:tcPr>
          <w:p w14:paraId="2762A4DB" w14:textId="77777777" w:rsidR="004B29E7" w:rsidRPr="00EC76D5" w:rsidRDefault="004B29E7" w:rsidP="00AB62EE">
            <w:pPr>
              <w:pStyle w:val="Code"/>
            </w:pPr>
            <w:r w:rsidRPr="00EC76D5">
              <w:t>1. $0 = x * y</w:t>
            </w:r>
          </w:p>
        </w:tc>
        <w:tc>
          <w:tcPr>
            <w:tcW w:w="3117" w:type="dxa"/>
          </w:tcPr>
          <w:p w14:paraId="0E5B2F11" w14:textId="77777777" w:rsidR="004B29E7" w:rsidRPr="00EC76D5" w:rsidRDefault="004B29E7" w:rsidP="00AB62EE">
            <w:pPr>
              <w:pStyle w:val="Code"/>
            </w:pPr>
          </w:p>
        </w:tc>
      </w:tr>
    </w:tbl>
    <w:p w14:paraId="5C6B75CB" w14:textId="77777777" w:rsidR="00AB62EE" w:rsidRPr="00EC76D5" w:rsidRDefault="00073206" w:rsidP="00073206">
      <w:r w:rsidRPr="00EC76D5">
        <w:t>We use the live sets and remove all instructions that temporary symbols that a</w:t>
      </w:r>
      <w:r w:rsidR="00D6371B" w:rsidRPr="00EC76D5">
        <w:t xml:space="preserve">re not </w:t>
      </w:r>
      <w:r w:rsidR="00C27682" w:rsidRPr="00EC76D5">
        <w:t xml:space="preserve">a </w:t>
      </w:r>
      <w:r w:rsidR="00D6371B" w:rsidRPr="00EC76D5">
        <w:t>member of the live set.</w:t>
      </w:r>
    </w:p>
    <w:p w14:paraId="21C7426B" w14:textId="77777777" w:rsidR="00406266" w:rsidRPr="00EC76D5" w:rsidRDefault="00406266" w:rsidP="007E1080">
      <w:pPr>
        <w:pStyle w:val="Rubrik1"/>
      </w:pPr>
      <w:bookmarkStart w:id="5848" w:name="_Toc481936429"/>
      <w:bookmarkStart w:id="5849" w:name="_Ref419628490"/>
      <w:r w:rsidRPr="00EC76D5">
        <w:lastRenderedPageBreak/>
        <w:t>Object Code Preparation</w:t>
      </w:r>
      <w:bookmarkEnd w:id="5848"/>
    </w:p>
    <w:p w14:paraId="754899A5" w14:textId="0065A2EE" w:rsidR="007E1080" w:rsidRPr="00EC76D5" w:rsidRDefault="001111A0" w:rsidP="00406266">
      <w:pPr>
        <w:pStyle w:val="Rubrik2"/>
      </w:pPr>
      <w:bookmarkStart w:id="5850" w:name="_Toc481936430"/>
      <w:r w:rsidRPr="00EC76D5">
        <w:t>Register</w:t>
      </w:r>
      <w:r w:rsidR="007E1080" w:rsidRPr="00EC76D5">
        <w:t xml:space="preserve"> Preparation</w:t>
      </w:r>
      <w:bookmarkEnd w:id="5850"/>
    </w:p>
    <w:p w14:paraId="5628298D" w14:textId="7AACA180" w:rsidR="00605CC1" w:rsidRPr="00EC76D5" w:rsidRDefault="00D215CA" w:rsidP="00661487">
      <w:pPr>
        <w:pStyle w:val="CodeListing"/>
      </w:pPr>
      <w:r w:rsidRPr="00EC76D5">
        <w:t>RegisterPreparator.java</w:t>
      </w:r>
    </w:p>
    <w:p w14:paraId="30A306AF" w14:textId="77777777" w:rsidR="006929AD" w:rsidRPr="00EC76D5" w:rsidRDefault="006929AD" w:rsidP="006929AD">
      <w:pPr>
        <w:pStyle w:val="Code"/>
      </w:pPr>
      <w:r w:rsidRPr="00EC76D5">
        <w:t>package c_compiler;</w:t>
      </w:r>
    </w:p>
    <w:p w14:paraId="79442A68" w14:textId="77777777" w:rsidR="006929AD" w:rsidRPr="00EC76D5" w:rsidRDefault="006929AD" w:rsidP="006929AD">
      <w:pPr>
        <w:pStyle w:val="Code"/>
      </w:pPr>
      <w:r w:rsidRPr="00EC76D5">
        <w:t>import java.util.*;</w:t>
      </w:r>
    </w:p>
    <w:p w14:paraId="471BD8E2" w14:textId="77777777" w:rsidR="006929AD" w:rsidRPr="00EC76D5" w:rsidRDefault="006929AD" w:rsidP="006929AD">
      <w:pPr>
        <w:pStyle w:val="Code"/>
      </w:pPr>
    </w:p>
    <w:p w14:paraId="125C2EBF" w14:textId="77777777" w:rsidR="006929AD" w:rsidRPr="00EC76D5" w:rsidRDefault="006929AD" w:rsidP="006929AD">
      <w:pPr>
        <w:pStyle w:val="Code"/>
      </w:pPr>
      <w:r w:rsidRPr="00EC76D5">
        <w:t>public class RegisterPreparator {</w:t>
      </w:r>
    </w:p>
    <w:p w14:paraId="757A044A" w14:textId="77777777" w:rsidR="006929AD" w:rsidRPr="00EC76D5" w:rsidRDefault="006929AD" w:rsidP="006929AD">
      <w:pPr>
        <w:pStyle w:val="Code"/>
      </w:pPr>
      <w:r w:rsidRPr="00EC76D5">
        <w:t xml:space="preserve">  private List&lt;MiddleCode&gt; m_middleCodeList;</w:t>
      </w:r>
    </w:p>
    <w:p w14:paraId="65037FD8" w14:textId="77777777" w:rsidR="006929AD" w:rsidRPr="00EC76D5" w:rsidRDefault="006929AD" w:rsidP="006929AD">
      <w:pPr>
        <w:pStyle w:val="Code"/>
      </w:pPr>
      <w:r w:rsidRPr="00EC76D5">
        <w:t xml:space="preserve">  private int m_axLog = -1;</w:t>
      </w:r>
    </w:p>
    <w:p w14:paraId="524C7023" w14:textId="77777777" w:rsidR="006929AD" w:rsidRPr="00EC76D5" w:rsidRDefault="006929AD" w:rsidP="006929AD">
      <w:pPr>
        <w:pStyle w:val="Code"/>
      </w:pPr>
    </w:p>
    <w:p w14:paraId="5976D36B" w14:textId="77777777" w:rsidR="006929AD" w:rsidRPr="00EC76D5" w:rsidRDefault="006929AD" w:rsidP="006929AD">
      <w:pPr>
        <w:pStyle w:val="Code"/>
      </w:pPr>
      <w:r w:rsidRPr="00EC76D5">
        <w:t xml:space="preserve">  public RegisterPreparator(List&lt;MiddleCode&gt; middleCodeList,</w:t>
      </w:r>
    </w:p>
    <w:p w14:paraId="3E998E82" w14:textId="77777777" w:rsidR="006929AD" w:rsidRPr="00EC76D5" w:rsidRDefault="006929AD" w:rsidP="006929AD">
      <w:pPr>
        <w:pStyle w:val="Code"/>
      </w:pPr>
      <w:r w:rsidRPr="00EC76D5">
        <w:t xml:space="preserve">                            int firstIndex, int lastIndex,Set&lt;Track&gt; trackSet){</w:t>
      </w:r>
    </w:p>
    <w:p w14:paraId="23FCD484" w14:textId="77777777" w:rsidR="006929AD" w:rsidRPr="00EC76D5" w:rsidRDefault="006929AD" w:rsidP="006929AD">
      <w:pPr>
        <w:pStyle w:val="Code"/>
      </w:pPr>
      <w:r w:rsidRPr="00EC76D5">
        <w:t xml:space="preserve">    m_middleCodeList = middleCodeList;</w:t>
      </w:r>
    </w:p>
    <w:p w14:paraId="357183C7" w14:textId="77777777" w:rsidR="006929AD" w:rsidRPr="00EC76D5" w:rsidRDefault="006929AD" w:rsidP="006929AD">
      <w:pPr>
        <w:pStyle w:val="Code"/>
      </w:pPr>
      <w:r w:rsidRPr="00EC76D5">
        <w:t xml:space="preserve">    prepareRegister(firstIndex, lastIndex, trackSet);</w:t>
      </w:r>
    </w:p>
    <w:p w14:paraId="5ED92921" w14:textId="77777777" w:rsidR="006929AD" w:rsidRPr="00EC76D5" w:rsidRDefault="006929AD" w:rsidP="006929AD">
      <w:pPr>
        <w:pStyle w:val="Code"/>
      </w:pPr>
      <w:r w:rsidRPr="00EC76D5">
        <w:t xml:space="preserve">  }</w:t>
      </w:r>
    </w:p>
    <w:p w14:paraId="4C0BCDE6" w14:textId="77777777" w:rsidR="006929AD" w:rsidRPr="00EC76D5" w:rsidRDefault="006929AD" w:rsidP="006929AD">
      <w:pPr>
        <w:pStyle w:val="Code"/>
      </w:pPr>
    </w:p>
    <w:p w14:paraId="7BE6D481" w14:textId="0E61AD1B" w:rsidR="006929AD" w:rsidRPr="00EC76D5" w:rsidRDefault="006929AD" w:rsidP="006929AD">
      <w:pPr>
        <w:pStyle w:val="Code"/>
      </w:pPr>
      <w:r w:rsidRPr="00EC76D5">
        <w:t xml:space="preserve">  public static final Map&lt;Integer,Register&gt; </w:t>
      </w:r>
      <w:r w:rsidR="00495BE2">
        <w:t>LeftQuotientMap</w:t>
      </w:r>
      <w:r w:rsidRPr="00EC76D5">
        <w:t xml:space="preserve"> = new ListMap&lt;&gt;(),</w:t>
      </w:r>
    </w:p>
    <w:p w14:paraId="617364E7" w14:textId="2CEBFA24" w:rsidR="006929AD" w:rsidRPr="00EC76D5" w:rsidRDefault="006929AD" w:rsidP="006929AD">
      <w:pPr>
        <w:pStyle w:val="Code"/>
      </w:pPr>
      <w:r w:rsidRPr="00EC76D5">
        <w:t xml:space="preserve">                                            </w:t>
      </w:r>
      <w:r w:rsidR="00495BE2">
        <w:t>ClearRemainderMap</w:t>
      </w:r>
      <w:r w:rsidRPr="00EC76D5">
        <w:t xml:space="preserve"> = new ListMap&lt;&gt;();</w:t>
      </w:r>
    </w:p>
    <w:p w14:paraId="22F2DE7E" w14:textId="77777777" w:rsidR="006929AD" w:rsidRPr="00EC76D5" w:rsidRDefault="006929AD" w:rsidP="006929AD">
      <w:pPr>
        <w:pStyle w:val="Code"/>
      </w:pPr>
      <w:r w:rsidRPr="00EC76D5">
        <w:t xml:space="preserve">  public static final Map&lt;Pair&lt;MiddleOperator,Integer&gt;,Register&gt;</w:t>
      </w:r>
    </w:p>
    <w:p w14:paraId="5A4E42D1" w14:textId="77777777" w:rsidR="006929AD" w:rsidRPr="00EC76D5" w:rsidRDefault="006929AD" w:rsidP="006929AD">
      <w:pPr>
        <w:pStyle w:val="Code"/>
      </w:pPr>
      <w:r w:rsidRPr="00EC76D5">
        <w:t xml:space="preserve">                      ResultMultiplyMap = new ListMap&lt;&gt;();</w:t>
      </w:r>
    </w:p>
    <w:p w14:paraId="07662ADD" w14:textId="77777777" w:rsidR="006929AD" w:rsidRPr="00EC76D5" w:rsidRDefault="006929AD" w:rsidP="006929AD">
      <w:pPr>
        <w:pStyle w:val="Code"/>
      </w:pPr>
      <w:r w:rsidRPr="00EC76D5">
        <w:t xml:space="preserve">  </w:t>
      </w:r>
    </w:p>
    <w:p w14:paraId="75871914" w14:textId="77777777" w:rsidR="006929AD" w:rsidRPr="00EC76D5" w:rsidRDefault="006929AD" w:rsidP="006929AD">
      <w:pPr>
        <w:pStyle w:val="Code"/>
      </w:pPr>
      <w:r w:rsidRPr="00EC76D5">
        <w:t xml:space="preserve">  static {</w:t>
      </w:r>
    </w:p>
    <w:p w14:paraId="5ADA0854" w14:textId="69919BED" w:rsidR="006929AD" w:rsidRPr="00EC76D5" w:rsidRDefault="006929AD" w:rsidP="006929AD">
      <w:pPr>
        <w:pStyle w:val="Code"/>
      </w:pPr>
      <w:r w:rsidRPr="00EC76D5">
        <w:t xml:space="preserve">    </w:t>
      </w:r>
      <w:r w:rsidR="00495BE2">
        <w:t>LeftQuotientMap</w:t>
      </w:r>
      <w:r w:rsidRPr="00EC76D5">
        <w:t>.put(Type.ShortSize, Register.al);</w:t>
      </w:r>
    </w:p>
    <w:p w14:paraId="797E664A" w14:textId="36378C79" w:rsidR="006929AD" w:rsidRPr="00EC76D5" w:rsidRDefault="006929AD" w:rsidP="006929AD">
      <w:pPr>
        <w:pStyle w:val="Code"/>
      </w:pPr>
      <w:r w:rsidRPr="00EC76D5">
        <w:t xml:space="preserve">    </w:t>
      </w:r>
      <w:r w:rsidR="00495BE2">
        <w:t>LeftQuotientMap</w:t>
      </w:r>
      <w:r w:rsidRPr="00EC76D5">
        <w:t>.put(Type.IntegerSize, Register.ax);</w:t>
      </w:r>
    </w:p>
    <w:p w14:paraId="012714AE" w14:textId="1787B4B2" w:rsidR="006929AD" w:rsidRPr="00EC76D5" w:rsidRDefault="006929AD" w:rsidP="006929AD">
      <w:pPr>
        <w:pStyle w:val="Code"/>
      </w:pPr>
      <w:r w:rsidRPr="00EC76D5">
        <w:t xml:space="preserve">    </w:t>
      </w:r>
      <w:r w:rsidR="00495BE2">
        <w:t>LeftQuotientMap</w:t>
      </w:r>
      <w:r w:rsidRPr="00EC76D5">
        <w:t>.put(Type.LongSize, Register.eax);</w:t>
      </w:r>
    </w:p>
    <w:p w14:paraId="53510AFC" w14:textId="77777777" w:rsidR="006929AD" w:rsidRPr="00EC76D5" w:rsidRDefault="006929AD" w:rsidP="006929AD">
      <w:pPr>
        <w:pStyle w:val="Code"/>
      </w:pPr>
    </w:p>
    <w:p w14:paraId="671F5317" w14:textId="2696534C" w:rsidR="006929AD" w:rsidRPr="00EC76D5" w:rsidRDefault="006929AD" w:rsidP="006929AD">
      <w:pPr>
        <w:pStyle w:val="Code"/>
      </w:pPr>
      <w:r w:rsidRPr="00EC76D5">
        <w:t xml:space="preserve">    </w:t>
      </w:r>
      <w:r w:rsidR="00495BE2">
        <w:t>ClearRemainderMap</w:t>
      </w:r>
      <w:r w:rsidRPr="00EC76D5">
        <w:t>.put(Type.ShortSize,Register.ah);</w:t>
      </w:r>
    </w:p>
    <w:p w14:paraId="37C39417" w14:textId="3F1D6EE6" w:rsidR="006929AD" w:rsidRPr="00EC76D5" w:rsidRDefault="006929AD" w:rsidP="006929AD">
      <w:pPr>
        <w:pStyle w:val="Code"/>
      </w:pPr>
      <w:r w:rsidRPr="00EC76D5">
        <w:t xml:space="preserve">    </w:t>
      </w:r>
      <w:r w:rsidR="00495BE2">
        <w:t>ClearRemainderMap</w:t>
      </w:r>
      <w:r w:rsidRPr="00EC76D5">
        <w:t>.put(Type.IntegerSize, Register.dx);</w:t>
      </w:r>
    </w:p>
    <w:p w14:paraId="6514FE0F" w14:textId="5C953480" w:rsidR="006929AD" w:rsidRPr="00EC76D5" w:rsidRDefault="006929AD" w:rsidP="006929AD">
      <w:pPr>
        <w:pStyle w:val="Code"/>
      </w:pPr>
      <w:r w:rsidRPr="00EC76D5">
        <w:t xml:space="preserve">    </w:t>
      </w:r>
      <w:r w:rsidR="00495BE2">
        <w:t>ClearRemainderMap</w:t>
      </w:r>
      <w:r w:rsidRPr="00EC76D5">
        <w:t>.put(Type.LongSize, Register.edx);</w:t>
      </w:r>
    </w:p>
    <w:p w14:paraId="71637F21" w14:textId="77777777" w:rsidR="006929AD" w:rsidRPr="00EC76D5" w:rsidRDefault="006929AD" w:rsidP="006929AD">
      <w:pPr>
        <w:pStyle w:val="Code"/>
      </w:pPr>
    </w:p>
    <w:p w14:paraId="11111498" w14:textId="77777777" w:rsidR="006929AD" w:rsidRPr="00EC76D5" w:rsidRDefault="006929AD" w:rsidP="006929AD">
      <w:pPr>
        <w:pStyle w:val="Code"/>
      </w:pPr>
      <w:r w:rsidRPr="00EC76D5">
        <w:t xml:space="preserve">    ResultMultiplyMap.put(new Pair&lt;&gt;(MiddleOperator.Multiply, Type.ShortSize),</w:t>
      </w:r>
    </w:p>
    <w:p w14:paraId="574FCB95" w14:textId="77777777" w:rsidR="006929AD" w:rsidRPr="00EC76D5" w:rsidRDefault="006929AD" w:rsidP="006929AD">
      <w:pPr>
        <w:pStyle w:val="Code"/>
      </w:pPr>
      <w:r w:rsidRPr="00EC76D5">
        <w:t xml:space="preserve">                          Register.al);</w:t>
      </w:r>
    </w:p>
    <w:p w14:paraId="2B41EE18" w14:textId="77777777" w:rsidR="006929AD" w:rsidRPr="00EC76D5" w:rsidRDefault="006929AD" w:rsidP="006929AD">
      <w:pPr>
        <w:pStyle w:val="Code"/>
      </w:pPr>
      <w:r w:rsidRPr="00EC76D5">
        <w:t xml:space="preserve">    ResultMultiplyMap.put(new Pair&lt;&gt;(MiddleOperator.Multiply,Type.IntegerSize),</w:t>
      </w:r>
    </w:p>
    <w:p w14:paraId="1B57D5D4" w14:textId="77777777" w:rsidR="006929AD" w:rsidRPr="00EC76D5" w:rsidRDefault="006929AD" w:rsidP="006929AD">
      <w:pPr>
        <w:pStyle w:val="Code"/>
      </w:pPr>
      <w:r w:rsidRPr="00EC76D5">
        <w:t xml:space="preserve">                          Register.ax);</w:t>
      </w:r>
    </w:p>
    <w:p w14:paraId="13B2E7F5" w14:textId="77777777" w:rsidR="006929AD" w:rsidRPr="00EC76D5" w:rsidRDefault="006929AD" w:rsidP="006929AD">
      <w:pPr>
        <w:pStyle w:val="Code"/>
      </w:pPr>
      <w:r w:rsidRPr="00EC76D5">
        <w:t xml:space="preserve">    ResultMultiplyMap.put(new Pair&lt;&gt;(MiddleOperator.Multiply, Type.LongSize),</w:t>
      </w:r>
    </w:p>
    <w:p w14:paraId="51794F7C" w14:textId="77777777" w:rsidR="006929AD" w:rsidRPr="00EC76D5" w:rsidRDefault="006929AD" w:rsidP="006929AD">
      <w:pPr>
        <w:pStyle w:val="Code"/>
      </w:pPr>
      <w:r w:rsidRPr="00EC76D5">
        <w:t xml:space="preserve">                          Register.eax);</w:t>
      </w:r>
    </w:p>
    <w:p w14:paraId="35EB2BB4" w14:textId="77777777" w:rsidR="006929AD" w:rsidRPr="00EC76D5" w:rsidRDefault="006929AD" w:rsidP="006929AD">
      <w:pPr>
        <w:pStyle w:val="Code"/>
      </w:pPr>
    </w:p>
    <w:p w14:paraId="19F86233" w14:textId="77777777" w:rsidR="006929AD" w:rsidRPr="00EC76D5" w:rsidRDefault="006929AD" w:rsidP="006929AD">
      <w:pPr>
        <w:pStyle w:val="Code"/>
      </w:pPr>
      <w:r w:rsidRPr="00EC76D5">
        <w:t xml:space="preserve">    ResultMultiplyMap.put(new Pair&lt;&gt;(MiddleOperator.Divide, Type.ShortSize),</w:t>
      </w:r>
    </w:p>
    <w:p w14:paraId="68DBEEC7" w14:textId="77777777" w:rsidR="006929AD" w:rsidRPr="00EC76D5" w:rsidRDefault="006929AD" w:rsidP="006929AD">
      <w:pPr>
        <w:pStyle w:val="Code"/>
      </w:pPr>
      <w:r w:rsidRPr="00EC76D5">
        <w:t xml:space="preserve">                          Register.al);</w:t>
      </w:r>
    </w:p>
    <w:p w14:paraId="58644798" w14:textId="77777777" w:rsidR="006929AD" w:rsidRPr="00EC76D5" w:rsidRDefault="006929AD" w:rsidP="006929AD">
      <w:pPr>
        <w:pStyle w:val="Code"/>
      </w:pPr>
      <w:r w:rsidRPr="00EC76D5">
        <w:t xml:space="preserve">    ResultMultiplyMap.put(new Pair&lt;&gt;(MiddleOperator.Divide, Type.IntegerSize),</w:t>
      </w:r>
    </w:p>
    <w:p w14:paraId="1A1B835D" w14:textId="77777777" w:rsidR="006929AD" w:rsidRPr="00EC76D5" w:rsidRDefault="006929AD" w:rsidP="006929AD">
      <w:pPr>
        <w:pStyle w:val="Code"/>
      </w:pPr>
      <w:r w:rsidRPr="00EC76D5">
        <w:t xml:space="preserve">                          Register.ax);</w:t>
      </w:r>
    </w:p>
    <w:p w14:paraId="2C8B44E7" w14:textId="77777777" w:rsidR="006929AD" w:rsidRPr="00EC76D5" w:rsidRDefault="006929AD" w:rsidP="006929AD">
      <w:pPr>
        <w:pStyle w:val="Code"/>
      </w:pPr>
      <w:r w:rsidRPr="00EC76D5">
        <w:t xml:space="preserve">    ResultMultiplyMap.put(new Pair&lt;&gt;(MiddleOperator.Divide, Type.LongSize),</w:t>
      </w:r>
    </w:p>
    <w:p w14:paraId="75DF1BA5" w14:textId="77777777" w:rsidR="006929AD" w:rsidRPr="00EC76D5" w:rsidRDefault="006929AD" w:rsidP="006929AD">
      <w:pPr>
        <w:pStyle w:val="Code"/>
      </w:pPr>
      <w:r w:rsidRPr="00EC76D5">
        <w:t xml:space="preserve">                          Register.eax);</w:t>
      </w:r>
    </w:p>
    <w:p w14:paraId="0B347EF5" w14:textId="77777777" w:rsidR="006929AD" w:rsidRPr="00EC76D5" w:rsidRDefault="006929AD" w:rsidP="006929AD">
      <w:pPr>
        <w:pStyle w:val="Code"/>
      </w:pPr>
    </w:p>
    <w:p w14:paraId="77F733C6" w14:textId="77777777" w:rsidR="006929AD" w:rsidRPr="00EC76D5" w:rsidRDefault="006929AD" w:rsidP="006929AD">
      <w:pPr>
        <w:pStyle w:val="Code"/>
      </w:pPr>
      <w:r w:rsidRPr="00EC76D5">
        <w:t xml:space="preserve">    ResultMultiplyMap.put(new Pair&lt;&gt;(MiddleOperator.Modulo, Type.ShortSize),</w:t>
      </w:r>
    </w:p>
    <w:p w14:paraId="618A2AAA" w14:textId="77777777" w:rsidR="006929AD" w:rsidRPr="00EC76D5" w:rsidRDefault="006929AD" w:rsidP="006929AD">
      <w:pPr>
        <w:pStyle w:val="Code"/>
      </w:pPr>
      <w:r w:rsidRPr="00EC76D5">
        <w:t xml:space="preserve">                          Register.ah);</w:t>
      </w:r>
    </w:p>
    <w:p w14:paraId="0C939FCA" w14:textId="77777777" w:rsidR="006929AD" w:rsidRPr="00EC76D5" w:rsidRDefault="006929AD" w:rsidP="006929AD">
      <w:pPr>
        <w:pStyle w:val="Code"/>
      </w:pPr>
      <w:r w:rsidRPr="00EC76D5">
        <w:t xml:space="preserve">    ResultMultiplyMap.put(new Pair&lt;&gt;(MiddleOperator.Modulo, Type.IntegerSize),</w:t>
      </w:r>
    </w:p>
    <w:p w14:paraId="1665CEAB" w14:textId="77777777" w:rsidR="006929AD" w:rsidRPr="00EC76D5" w:rsidRDefault="006929AD" w:rsidP="006929AD">
      <w:pPr>
        <w:pStyle w:val="Code"/>
      </w:pPr>
      <w:r w:rsidRPr="00EC76D5">
        <w:t xml:space="preserve">                          Register.dx);</w:t>
      </w:r>
    </w:p>
    <w:p w14:paraId="5AB63822" w14:textId="77777777" w:rsidR="006929AD" w:rsidRPr="00EC76D5" w:rsidRDefault="006929AD" w:rsidP="006929AD">
      <w:pPr>
        <w:pStyle w:val="Code"/>
      </w:pPr>
      <w:r w:rsidRPr="00EC76D5">
        <w:t xml:space="preserve">    ResultMultiplyMap.put(new Pair&lt;&gt;(MiddleOperator.Modulo, Type.LongSize),</w:t>
      </w:r>
    </w:p>
    <w:p w14:paraId="1B944B2B" w14:textId="77777777" w:rsidR="006929AD" w:rsidRPr="00EC76D5" w:rsidRDefault="006929AD" w:rsidP="006929AD">
      <w:pPr>
        <w:pStyle w:val="Code"/>
      </w:pPr>
      <w:r w:rsidRPr="00EC76D5">
        <w:lastRenderedPageBreak/>
        <w:t xml:space="preserve">                          Register.edx);</w:t>
      </w:r>
    </w:p>
    <w:p w14:paraId="231469CB" w14:textId="77777777" w:rsidR="006929AD" w:rsidRPr="00EC76D5" w:rsidRDefault="006929AD" w:rsidP="006929AD">
      <w:pPr>
        <w:pStyle w:val="Code"/>
      </w:pPr>
      <w:r w:rsidRPr="00EC76D5">
        <w:t xml:space="preserve">  }</w:t>
      </w:r>
    </w:p>
    <w:p w14:paraId="612B5AEC" w14:textId="77777777" w:rsidR="006929AD" w:rsidRPr="00EC76D5" w:rsidRDefault="006929AD" w:rsidP="006929AD">
      <w:pPr>
        <w:pStyle w:val="Code"/>
      </w:pPr>
    </w:p>
    <w:p w14:paraId="574C0931" w14:textId="77777777" w:rsidR="006929AD" w:rsidRPr="00EC76D5" w:rsidRDefault="006929AD" w:rsidP="006929AD">
      <w:pPr>
        <w:pStyle w:val="Code"/>
      </w:pPr>
      <w:r w:rsidRPr="00EC76D5">
        <w:t xml:space="preserve">  private Track createTrack(Symbol symbol, Map&lt;Symbol,Track&gt; trackMap,</w:t>
      </w:r>
    </w:p>
    <w:p w14:paraId="1B098780" w14:textId="77777777" w:rsidR="006929AD" w:rsidRPr="00EC76D5" w:rsidRDefault="006929AD" w:rsidP="006929AD">
      <w:pPr>
        <w:pStyle w:val="Code"/>
      </w:pPr>
      <w:r w:rsidRPr="00EC76D5">
        <w:t xml:space="preserve">                            Set&lt;Track&gt; trackSet) {</w:t>
      </w:r>
    </w:p>
    <w:p w14:paraId="57A00627" w14:textId="77777777" w:rsidR="006929AD" w:rsidRPr="00EC76D5" w:rsidRDefault="006929AD" w:rsidP="006929AD">
      <w:pPr>
        <w:pStyle w:val="Code"/>
      </w:pPr>
      <w:r w:rsidRPr="00EC76D5">
        <w:t xml:space="preserve">    Track track = new Track(symbol);</w:t>
      </w:r>
    </w:p>
    <w:p w14:paraId="3118D90A" w14:textId="77777777" w:rsidR="006929AD" w:rsidRPr="00EC76D5" w:rsidRDefault="006929AD" w:rsidP="006929AD">
      <w:pPr>
        <w:pStyle w:val="Code"/>
      </w:pPr>
    </w:p>
    <w:p w14:paraId="214B2A6E" w14:textId="77777777" w:rsidR="006929AD" w:rsidRPr="00EC76D5" w:rsidRDefault="006929AD" w:rsidP="006929AD">
      <w:pPr>
        <w:pStyle w:val="Code"/>
      </w:pPr>
      <w:r w:rsidRPr="00EC76D5">
        <w:t xml:space="preserve">    if (!symbol.isSolid()) {</w:t>
      </w:r>
    </w:p>
    <w:p w14:paraId="5BA7709C" w14:textId="77777777" w:rsidR="006929AD" w:rsidRPr="00EC76D5" w:rsidRDefault="006929AD" w:rsidP="006929AD">
      <w:pPr>
        <w:pStyle w:val="Code"/>
      </w:pPr>
      <w:r w:rsidRPr="00EC76D5">
        <w:t xml:space="preserve">      trackMap.put(symbol, track);</w:t>
      </w:r>
    </w:p>
    <w:p w14:paraId="419808C8" w14:textId="77777777" w:rsidR="006929AD" w:rsidRPr="00EC76D5" w:rsidRDefault="006929AD" w:rsidP="006929AD">
      <w:pPr>
        <w:pStyle w:val="Code"/>
      </w:pPr>
      <w:r w:rsidRPr="00EC76D5">
        <w:t xml:space="preserve">    }</w:t>
      </w:r>
    </w:p>
    <w:p w14:paraId="0095C105" w14:textId="77777777" w:rsidR="006929AD" w:rsidRPr="00EC76D5" w:rsidRDefault="006929AD" w:rsidP="006929AD">
      <w:pPr>
        <w:pStyle w:val="Code"/>
      </w:pPr>
      <w:r w:rsidRPr="00EC76D5">
        <w:t xml:space="preserve">    </w:t>
      </w:r>
    </w:p>
    <w:p w14:paraId="0C1A8090" w14:textId="77777777" w:rsidR="006929AD" w:rsidRPr="00EC76D5" w:rsidRDefault="006929AD" w:rsidP="006929AD">
      <w:pPr>
        <w:pStyle w:val="Code"/>
      </w:pPr>
      <w:r w:rsidRPr="00EC76D5">
        <w:t xml:space="preserve">    trackSet.add(track);</w:t>
      </w:r>
    </w:p>
    <w:p w14:paraId="6FC2BA13" w14:textId="77777777" w:rsidR="006929AD" w:rsidRPr="00EC76D5" w:rsidRDefault="006929AD" w:rsidP="006929AD">
      <w:pPr>
        <w:pStyle w:val="Code"/>
      </w:pPr>
      <w:r w:rsidRPr="00EC76D5">
        <w:t xml:space="preserve">    return track;</w:t>
      </w:r>
    </w:p>
    <w:p w14:paraId="1C69653A" w14:textId="77777777" w:rsidR="006929AD" w:rsidRPr="00EC76D5" w:rsidRDefault="006929AD" w:rsidP="006929AD">
      <w:pPr>
        <w:pStyle w:val="Code"/>
      </w:pPr>
      <w:r w:rsidRPr="00EC76D5">
        <w:t xml:space="preserve">  }</w:t>
      </w:r>
    </w:p>
    <w:p w14:paraId="125D16BF" w14:textId="77777777" w:rsidR="006929AD" w:rsidRPr="00EC76D5" w:rsidRDefault="006929AD" w:rsidP="006929AD">
      <w:pPr>
        <w:pStyle w:val="Code"/>
      </w:pPr>
      <w:r w:rsidRPr="00EC76D5">
        <w:t xml:space="preserve">  </w:t>
      </w:r>
    </w:p>
    <w:p w14:paraId="183E6B77" w14:textId="77777777" w:rsidR="006929AD" w:rsidRPr="00EC76D5" w:rsidRDefault="006929AD" w:rsidP="006929AD">
      <w:pPr>
        <w:pStyle w:val="Code"/>
      </w:pPr>
      <w:r w:rsidRPr="00EC76D5">
        <w:t xml:space="preserve">  private Track createTrack(Type type, Set&lt;Track&gt; trackSet) {</w:t>
      </w:r>
    </w:p>
    <w:p w14:paraId="2DAD720C" w14:textId="77777777" w:rsidR="006929AD" w:rsidRPr="00EC76D5" w:rsidRDefault="006929AD" w:rsidP="006929AD">
      <w:pPr>
        <w:pStyle w:val="Code"/>
      </w:pPr>
      <w:r w:rsidRPr="00EC76D5">
        <w:t xml:space="preserve">    Track track = new Track(type);</w:t>
      </w:r>
    </w:p>
    <w:p w14:paraId="71FD0A93" w14:textId="77777777" w:rsidR="006929AD" w:rsidRPr="00EC76D5" w:rsidRDefault="006929AD" w:rsidP="006929AD">
      <w:pPr>
        <w:pStyle w:val="Code"/>
      </w:pPr>
      <w:r w:rsidRPr="00EC76D5">
        <w:t xml:space="preserve">    trackSet.add(track);</w:t>
      </w:r>
    </w:p>
    <w:p w14:paraId="138BAFE7" w14:textId="77777777" w:rsidR="006929AD" w:rsidRPr="00EC76D5" w:rsidRDefault="006929AD" w:rsidP="006929AD">
      <w:pPr>
        <w:pStyle w:val="Code"/>
      </w:pPr>
      <w:r w:rsidRPr="00EC76D5">
        <w:t xml:space="preserve">    return track;</w:t>
      </w:r>
    </w:p>
    <w:p w14:paraId="70E7E630" w14:textId="77777777" w:rsidR="006929AD" w:rsidRPr="00EC76D5" w:rsidRDefault="006929AD" w:rsidP="006929AD">
      <w:pPr>
        <w:pStyle w:val="Code"/>
      </w:pPr>
      <w:r w:rsidRPr="00EC76D5">
        <w:t xml:space="preserve">  }</w:t>
      </w:r>
    </w:p>
    <w:p w14:paraId="0B76C543" w14:textId="77777777" w:rsidR="006929AD" w:rsidRPr="00EC76D5" w:rsidRDefault="006929AD" w:rsidP="006929AD">
      <w:pPr>
        <w:pStyle w:val="Code"/>
      </w:pPr>
      <w:r w:rsidRPr="00EC76D5">
        <w:t xml:space="preserve">  </w:t>
      </w:r>
    </w:p>
    <w:p w14:paraId="667A5EB3" w14:textId="77777777" w:rsidR="006929AD" w:rsidRPr="00EC76D5" w:rsidRDefault="006929AD" w:rsidP="006929AD">
      <w:pPr>
        <w:pStyle w:val="Code"/>
      </w:pPr>
      <w:r w:rsidRPr="00EC76D5">
        <w:t xml:space="preserve">  /*private boolean mustLoadAddressRegister(int position, int index, Symbol symbol,</w:t>
      </w:r>
    </w:p>
    <w:p w14:paraId="7F8FDE2D" w14:textId="77777777" w:rsidR="006929AD" w:rsidRPr="00EC76D5" w:rsidRDefault="006929AD" w:rsidP="006929AD">
      <w:pPr>
        <w:pStyle w:val="Code"/>
      </w:pPr>
      <w:r w:rsidRPr="00EC76D5">
        <w:t xml:space="preserve">                                          Map&lt;Symbol,Track&gt;trackMap, Set&lt;Track&gt; trackSet) {</w:t>
      </w:r>
    </w:p>
    <w:p w14:paraId="4D4B6CCB" w14:textId="77777777" w:rsidR="006929AD" w:rsidRPr="00EC76D5" w:rsidRDefault="006929AD" w:rsidP="006929AD">
      <w:pPr>
        <w:pStyle w:val="Code"/>
      </w:pPr>
      <w:r w:rsidRPr="00EC76D5">
        <w:t xml:space="preserve">    Symbol getAddressSymbol = symbol.getAddressSymbol();</w:t>
      </w:r>
    </w:p>
    <w:p w14:paraId="619978BE" w14:textId="77777777" w:rsidR="006929AD" w:rsidRPr="00EC76D5" w:rsidRDefault="006929AD" w:rsidP="006929AD">
      <w:pPr>
        <w:pStyle w:val="Code"/>
      </w:pPr>
      <w:r w:rsidRPr="00EC76D5">
        <w:t xml:space="preserve">    boolean load = false;</w:t>
      </w:r>
    </w:p>
    <w:p w14:paraId="57B9F86C" w14:textId="77777777" w:rsidR="006929AD" w:rsidRPr="00EC76D5" w:rsidRDefault="006929AD" w:rsidP="006929AD">
      <w:pPr>
        <w:pStyle w:val="Code"/>
      </w:pPr>
      <w:r w:rsidRPr="00EC76D5">
        <w:t xml:space="preserve">    </w:t>
      </w:r>
    </w:p>
    <w:p w14:paraId="147C3A8D" w14:textId="77777777" w:rsidR="006929AD" w:rsidRPr="00EC76D5" w:rsidRDefault="006929AD" w:rsidP="006929AD">
      <w:pPr>
        <w:pStyle w:val="Code"/>
      </w:pPr>
      <w:r w:rsidRPr="00EC76D5">
        <w:t xml:space="preserve">    if (getAddressSymbol != null) {</w:t>
      </w:r>
    </w:p>
    <w:p w14:paraId="7CDEFB9A" w14:textId="77777777" w:rsidR="006929AD" w:rsidRPr="00EC76D5" w:rsidRDefault="006929AD" w:rsidP="006929AD">
      <w:pPr>
        <w:pStyle w:val="Code"/>
      </w:pPr>
      <w:r w:rsidRPr="00EC76D5">
        <w:t xml:space="preserve">      Track addressTrack = trackMap.get(getAddressSymbol);</w:t>
      </w:r>
    </w:p>
    <w:p w14:paraId="11672E9F" w14:textId="77777777" w:rsidR="006929AD" w:rsidRPr="00EC76D5" w:rsidRDefault="006929AD" w:rsidP="006929AD">
      <w:pPr>
        <w:pStyle w:val="Code"/>
      </w:pPr>
      <w:r w:rsidRPr="00EC76D5">
        <w:t xml:space="preserve">      </w:t>
      </w:r>
    </w:p>
    <w:p w14:paraId="3E743DFD" w14:textId="77777777" w:rsidR="006929AD" w:rsidRPr="00EC76D5" w:rsidRDefault="006929AD" w:rsidP="006929AD">
      <w:pPr>
        <w:pStyle w:val="Code"/>
      </w:pPr>
      <w:r w:rsidRPr="00EC76D5">
        <w:t xml:space="preserve">      if (addressTrack == null) {</w:t>
      </w:r>
    </w:p>
    <w:p w14:paraId="0C7ADD8B" w14:textId="77777777" w:rsidR="006929AD" w:rsidRPr="00EC76D5" w:rsidRDefault="006929AD" w:rsidP="006929AD">
      <w:pPr>
        <w:pStyle w:val="Code"/>
      </w:pPr>
      <w:r w:rsidRPr="00EC76D5">
        <w:t xml:space="preserve">        addressTrack = createTrack(getAddressSymbol, trackMap, trackSet);</w:t>
      </w:r>
    </w:p>
    <w:p w14:paraId="6091CDAC" w14:textId="77777777" w:rsidR="006929AD" w:rsidRPr="00EC76D5" w:rsidRDefault="006929AD" w:rsidP="006929AD">
      <w:pPr>
        <w:pStyle w:val="Code"/>
      </w:pPr>
      <w:r w:rsidRPr="00EC76D5">
        <w:t xml:space="preserve">        load = true;</w:t>
      </w:r>
    </w:p>
    <w:p w14:paraId="548C37D1" w14:textId="77777777" w:rsidR="006929AD" w:rsidRPr="00EC76D5" w:rsidRDefault="006929AD" w:rsidP="006929AD">
      <w:pPr>
        <w:pStyle w:val="Code"/>
      </w:pPr>
      <w:r w:rsidRPr="00EC76D5">
        <w:t xml:space="preserve">      }</w:t>
      </w:r>
    </w:p>
    <w:p w14:paraId="22464231" w14:textId="77777777" w:rsidR="006929AD" w:rsidRPr="00EC76D5" w:rsidRDefault="006929AD" w:rsidP="006929AD">
      <w:pPr>
        <w:pStyle w:val="Code"/>
      </w:pPr>
    </w:p>
    <w:p w14:paraId="7C660F8A" w14:textId="77777777" w:rsidR="006929AD" w:rsidRPr="00EC76D5" w:rsidRDefault="006929AD" w:rsidP="006929AD">
      <w:pPr>
        <w:pStyle w:val="Code"/>
      </w:pPr>
      <w:r w:rsidRPr="00EC76D5">
        <w:t xml:space="preserve">      addressTrack.addCode(position, index);</w:t>
      </w:r>
    </w:p>
    <w:p w14:paraId="726F14BF" w14:textId="77777777" w:rsidR="006929AD" w:rsidRPr="00EC76D5" w:rsidRDefault="006929AD" w:rsidP="006929AD">
      <w:pPr>
        <w:pStyle w:val="Code"/>
      </w:pPr>
      <w:r w:rsidRPr="00EC76D5">
        <w:t xml:space="preserve">      addressTrack.setPointer();</w:t>
      </w:r>
    </w:p>
    <w:p w14:paraId="2A7BC7B8" w14:textId="77777777" w:rsidR="006929AD" w:rsidRPr="00EC76D5" w:rsidRDefault="006929AD" w:rsidP="006929AD">
      <w:pPr>
        <w:pStyle w:val="Code"/>
      </w:pPr>
      <w:r w:rsidRPr="00EC76D5">
        <w:t xml:space="preserve">    }</w:t>
      </w:r>
    </w:p>
    <w:p w14:paraId="69A999B6" w14:textId="77777777" w:rsidR="006929AD" w:rsidRPr="00EC76D5" w:rsidRDefault="006929AD" w:rsidP="006929AD">
      <w:pPr>
        <w:pStyle w:val="Code"/>
      </w:pPr>
    </w:p>
    <w:p w14:paraId="2A7AB9FA" w14:textId="77777777" w:rsidR="006929AD" w:rsidRPr="00EC76D5" w:rsidRDefault="006929AD" w:rsidP="006929AD">
      <w:pPr>
        <w:pStyle w:val="Code"/>
      </w:pPr>
      <w:r w:rsidRPr="00EC76D5">
        <w:t xml:space="preserve">    return load;</w:t>
      </w:r>
    </w:p>
    <w:p w14:paraId="413D8403" w14:textId="77777777" w:rsidR="006929AD" w:rsidRPr="00EC76D5" w:rsidRDefault="006929AD" w:rsidP="006929AD">
      <w:pPr>
        <w:pStyle w:val="Code"/>
      </w:pPr>
      <w:r w:rsidRPr="00EC76D5">
        <w:t xml:space="preserve">  }*/</w:t>
      </w:r>
    </w:p>
    <w:p w14:paraId="6FFE38E9" w14:textId="77777777" w:rsidR="006929AD" w:rsidRPr="00EC76D5" w:rsidRDefault="006929AD" w:rsidP="006929AD">
      <w:pPr>
        <w:pStyle w:val="Code"/>
      </w:pPr>
      <w:r w:rsidRPr="00EC76D5">
        <w:t xml:space="preserve">  </w:t>
      </w:r>
    </w:p>
    <w:p w14:paraId="06DA29F9" w14:textId="77777777" w:rsidR="006929AD" w:rsidRPr="00EC76D5" w:rsidRDefault="006929AD" w:rsidP="006929AD">
      <w:pPr>
        <w:pStyle w:val="Code"/>
      </w:pPr>
      <w:r w:rsidRPr="00EC76D5">
        <w:t xml:space="preserve">  /*private Track mayLoadAddressRegister(int position, int index, Symbol symbol,</w:t>
      </w:r>
    </w:p>
    <w:p w14:paraId="7A88FB83" w14:textId="77777777" w:rsidR="006929AD" w:rsidRPr="00EC76D5" w:rsidRDefault="006929AD" w:rsidP="006929AD">
      <w:pPr>
        <w:pStyle w:val="Code"/>
      </w:pPr>
      <w:r w:rsidRPr="00EC76D5">
        <w:t xml:space="preserve">                              Map&lt;Symbol,Track&gt;trackMap, Set&lt;Track&gt; trackSet) {</w:t>
      </w:r>
    </w:p>
    <w:p w14:paraId="7425CA6C" w14:textId="77777777" w:rsidR="006929AD" w:rsidRPr="00EC76D5" w:rsidRDefault="006929AD" w:rsidP="006929AD">
      <w:pPr>
        <w:pStyle w:val="Code"/>
      </w:pPr>
      <w:r w:rsidRPr="00EC76D5">
        <w:t xml:space="preserve">    Symbol getAddressSymbol = symbol.getAddressSymbol();</w:t>
      </w:r>
    </w:p>
    <w:p w14:paraId="68D3788F" w14:textId="77777777" w:rsidR="006929AD" w:rsidRPr="00EC76D5" w:rsidRDefault="006929AD" w:rsidP="006929AD">
      <w:pPr>
        <w:pStyle w:val="Code"/>
      </w:pPr>
      <w:r w:rsidRPr="00EC76D5">
        <w:t xml:space="preserve">    </w:t>
      </w:r>
    </w:p>
    <w:p w14:paraId="13C4F260" w14:textId="77777777" w:rsidR="006929AD" w:rsidRPr="00EC76D5" w:rsidRDefault="006929AD" w:rsidP="006929AD">
      <w:pPr>
        <w:pStyle w:val="Code"/>
      </w:pPr>
      <w:r w:rsidRPr="00EC76D5">
        <w:t xml:space="preserve">    if (getAddressSymbol != null) {</w:t>
      </w:r>
    </w:p>
    <w:p w14:paraId="0592F9FC" w14:textId="77777777" w:rsidR="006929AD" w:rsidRPr="00EC76D5" w:rsidRDefault="006929AD" w:rsidP="006929AD">
      <w:pPr>
        <w:pStyle w:val="Code"/>
      </w:pPr>
      <w:r w:rsidRPr="00EC76D5">
        <w:t xml:space="preserve">      Track addressTrack = trackMap.get(getAddressSymbol);</w:t>
      </w:r>
    </w:p>
    <w:p w14:paraId="728CF95B" w14:textId="77777777" w:rsidR="006929AD" w:rsidRPr="00EC76D5" w:rsidRDefault="006929AD" w:rsidP="006929AD">
      <w:pPr>
        <w:pStyle w:val="Code"/>
      </w:pPr>
      <w:r w:rsidRPr="00EC76D5">
        <w:t xml:space="preserve">      </w:t>
      </w:r>
    </w:p>
    <w:p w14:paraId="25471CD5" w14:textId="77777777" w:rsidR="006929AD" w:rsidRPr="00EC76D5" w:rsidRDefault="006929AD" w:rsidP="006929AD">
      <w:pPr>
        <w:pStyle w:val="Code"/>
      </w:pPr>
      <w:r w:rsidRPr="00EC76D5">
        <w:t xml:space="preserve">      if (addressTrack != null) {</w:t>
      </w:r>
    </w:p>
    <w:p w14:paraId="3429EC20" w14:textId="77777777" w:rsidR="006929AD" w:rsidRPr="00EC76D5" w:rsidRDefault="006929AD" w:rsidP="006929AD">
      <w:pPr>
        <w:pStyle w:val="Code"/>
      </w:pPr>
      <w:r w:rsidRPr="00EC76D5">
        <w:t xml:space="preserve">        addressTrack.addCode(position, index);</w:t>
      </w:r>
    </w:p>
    <w:p w14:paraId="47544BCF" w14:textId="77777777" w:rsidR="006929AD" w:rsidRPr="00EC76D5" w:rsidRDefault="006929AD" w:rsidP="006929AD">
      <w:pPr>
        <w:pStyle w:val="Code"/>
      </w:pPr>
      <w:r w:rsidRPr="00EC76D5">
        <w:t xml:space="preserve">        addressTrack.setPointer();</w:t>
      </w:r>
    </w:p>
    <w:p w14:paraId="07ED2948" w14:textId="77777777" w:rsidR="006929AD" w:rsidRPr="00EC76D5" w:rsidRDefault="006929AD" w:rsidP="006929AD">
      <w:pPr>
        <w:pStyle w:val="Code"/>
      </w:pPr>
      <w:r w:rsidRPr="00EC76D5">
        <w:t xml:space="preserve">        return addressTrack;</w:t>
      </w:r>
    </w:p>
    <w:p w14:paraId="305563E8" w14:textId="77777777" w:rsidR="006929AD" w:rsidRPr="00EC76D5" w:rsidRDefault="006929AD" w:rsidP="006929AD">
      <w:pPr>
        <w:pStyle w:val="Code"/>
      </w:pPr>
      <w:r w:rsidRPr="00EC76D5">
        <w:t xml:space="preserve">      }</w:t>
      </w:r>
    </w:p>
    <w:p w14:paraId="56E69053" w14:textId="77777777" w:rsidR="006929AD" w:rsidRPr="00EC76D5" w:rsidRDefault="006929AD" w:rsidP="006929AD">
      <w:pPr>
        <w:pStyle w:val="Code"/>
      </w:pPr>
      <w:r w:rsidRPr="00EC76D5">
        <w:lastRenderedPageBreak/>
        <w:t xml:space="preserve">    }</w:t>
      </w:r>
    </w:p>
    <w:p w14:paraId="663BA035" w14:textId="77777777" w:rsidR="006929AD" w:rsidRPr="00EC76D5" w:rsidRDefault="006929AD" w:rsidP="006929AD">
      <w:pPr>
        <w:pStyle w:val="Code"/>
      </w:pPr>
      <w:r w:rsidRPr="00EC76D5">
        <w:t xml:space="preserve">    </w:t>
      </w:r>
    </w:p>
    <w:p w14:paraId="187E0C37" w14:textId="77777777" w:rsidR="006929AD" w:rsidRPr="00EC76D5" w:rsidRDefault="006929AD" w:rsidP="006929AD">
      <w:pPr>
        <w:pStyle w:val="Code"/>
      </w:pPr>
      <w:r w:rsidRPr="00EC76D5">
        <w:t xml:space="preserve">    return null;</w:t>
      </w:r>
    </w:p>
    <w:p w14:paraId="36A7503B" w14:textId="77777777" w:rsidR="006929AD" w:rsidRPr="00EC76D5" w:rsidRDefault="006929AD" w:rsidP="006929AD">
      <w:pPr>
        <w:pStyle w:val="Code"/>
      </w:pPr>
      <w:r w:rsidRPr="00EC76D5">
        <w:t xml:space="preserve">  }</w:t>
      </w:r>
    </w:p>
    <w:p w14:paraId="4BBDAE64" w14:textId="77777777" w:rsidR="006929AD" w:rsidRPr="00EC76D5" w:rsidRDefault="006929AD" w:rsidP="006929AD">
      <w:pPr>
        <w:pStyle w:val="Code"/>
      </w:pPr>
      <w:r w:rsidRPr="00EC76D5">
        <w:t xml:space="preserve">  </w:t>
      </w:r>
    </w:p>
    <w:p w14:paraId="46D80CB1" w14:textId="77777777" w:rsidR="006929AD" w:rsidRPr="00EC76D5" w:rsidRDefault="006929AD" w:rsidP="006929AD">
      <w:pPr>
        <w:pStyle w:val="Code"/>
      </w:pPr>
      <w:r w:rsidRPr="00EC76D5">
        <w:t xml:space="preserve">  private Symbol lookupRegister(Register register, Map&lt;Symbol,Track&gt; trackMap) {</w:t>
      </w:r>
    </w:p>
    <w:p w14:paraId="696BBE63" w14:textId="77777777" w:rsidR="006929AD" w:rsidRPr="00EC76D5" w:rsidRDefault="006929AD" w:rsidP="006929AD">
      <w:pPr>
        <w:pStyle w:val="Code"/>
      </w:pPr>
      <w:r w:rsidRPr="00EC76D5">
        <w:t xml:space="preserve">    for (Map.Entry&lt;Symbol,Track&gt; entry : trackMap.entrySet()) {</w:t>
      </w:r>
    </w:p>
    <w:p w14:paraId="6573BEDE" w14:textId="77777777" w:rsidR="006929AD" w:rsidRPr="00EC76D5" w:rsidRDefault="006929AD" w:rsidP="006929AD">
      <w:pPr>
        <w:pStyle w:val="Code"/>
      </w:pPr>
      <w:r w:rsidRPr="00EC76D5">
        <w:t xml:space="preserve">      Symbol symbol = entry.getKey();</w:t>
      </w:r>
    </w:p>
    <w:p w14:paraId="246E41DD" w14:textId="77777777" w:rsidR="006929AD" w:rsidRPr="00EC76D5" w:rsidRDefault="006929AD" w:rsidP="006929AD">
      <w:pPr>
        <w:pStyle w:val="Code"/>
      </w:pPr>
      <w:r w:rsidRPr="00EC76D5">
        <w:t xml:space="preserve">      Track track = entry.getValue();</w:t>
      </w:r>
    </w:p>
    <w:p w14:paraId="34E16E63" w14:textId="77777777" w:rsidR="006929AD" w:rsidRPr="00EC76D5" w:rsidRDefault="006929AD" w:rsidP="006929AD">
      <w:pPr>
        <w:pStyle w:val="Code"/>
      </w:pPr>
      <w:r w:rsidRPr="00EC76D5">
        <w:t xml:space="preserve">      </w:t>
      </w:r>
    </w:p>
    <w:p w14:paraId="4754A128" w14:textId="77777777" w:rsidR="006929AD" w:rsidRPr="00EC76D5" w:rsidRDefault="006929AD" w:rsidP="006929AD">
      <w:pPr>
        <w:pStyle w:val="Code"/>
      </w:pPr>
      <w:r w:rsidRPr="00EC76D5">
        <w:t xml:space="preserve">      if (ObjectCode.registerOverlap(register, track.getRegister())) {</w:t>
      </w:r>
    </w:p>
    <w:p w14:paraId="14B76987" w14:textId="77777777" w:rsidR="006929AD" w:rsidRPr="00EC76D5" w:rsidRDefault="006929AD" w:rsidP="006929AD">
      <w:pPr>
        <w:pStyle w:val="Code"/>
      </w:pPr>
      <w:r w:rsidRPr="00EC76D5">
        <w:t xml:space="preserve">        return symbol;</w:t>
      </w:r>
    </w:p>
    <w:p w14:paraId="5B582C65" w14:textId="77777777" w:rsidR="006929AD" w:rsidRPr="00EC76D5" w:rsidRDefault="006929AD" w:rsidP="006929AD">
      <w:pPr>
        <w:pStyle w:val="Code"/>
      </w:pPr>
      <w:r w:rsidRPr="00EC76D5">
        <w:t xml:space="preserve">      }</w:t>
      </w:r>
    </w:p>
    <w:p w14:paraId="60ABFC0D" w14:textId="77777777" w:rsidR="006929AD" w:rsidRPr="00EC76D5" w:rsidRDefault="006929AD" w:rsidP="006929AD">
      <w:pPr>
        <w:pStyle w:val="Code"/>
      </w:pPr>
      <w:r w:rsidRPr="00EC76D5">
        <w:t xml:space="preserve">    }</w:t>
      </w:r>
    </w:p>
    <w:p w14:paraId="40F16500" w14:textId="77777777" w:rsidR="006929AD" w:rsidRPr="00EC76D5" w:rsidRDefault="006929AD" w:rsidP="006929AD">
      <w:pPr>
        <w:pStyle w:val="Code"/>
      </w:pPr>
      <w:r w:rsidRPr="00EC76D5">
        <w:t xml:space="preserve">    </w:t>
      </w:r>
    </w:p>
    <w:p w14:paraId="07BC8885" w14:textId="77777777" w:rsidR="006929AD" w:rsidRPr="00EC76D5" w:rsidRDefault="006929AD" w:rsidP="006929AD">
      <w:pPr>
        <w:pStyle w:val="Code"/>
      </w:pPr>
      <w:r w:rsidRPr="00EC76D5">
        <w:t xml:space="preserve">    return null;</w:t>
      </w:r>
    </w:p>
    <w:p w14:paraId="66CE0FC9" w14:textId="77777777" w:rsidR="006929AD" w:rsidRPr="00EC76D5" w:rsidRDefault="006929AD" w:rsidP="006929AD">
      <w:pPr>
        <w:pStyle w:val="Code"/>
      </w:pPr>
      <w:r w:rsidRPr="00EC76D5">
        <w:t xml:space="preserve">  }*/</w:t>
      </w:r>
    </w:p>
    <w:p w14:paraId="0A407813" w14:textId="77777777" w:rsidR="006929AD" w:rsidRPr="00EC76D5" w:rsidRDefault="006929AD" w:rsidP="006929AD">
      <w:pPr>
        <w:pStyle w:val="Code"/>
      </w:pPr>
      <w:r w:rsidRPr="00EC76D5">
        <w:t xml:space="preserve">  </w:t>
      </w:r>
    </w:p>
    <w:p w14:paraId="664B3383" w14:textId="77777777" w:rsidR="006929AD" w:rsidRPr="00EC76D5" w:rsidRDefault="006929AD" w:rsidP="006929AD">
      <w:pPr>
        <w:pStyle w:val="Code"/>
      </w:pPr>
      <w:r w:rsidRPr="00EC76D5">
        <w:t xml:space="preserve">  public void prepareRegister(int firstLine, int lastLine,Set&lt;Track&gt; trackSet){</w:t>
      </w:r>
    </w:p>
    <w:p w14:paraId="6E0414C9" w14:textId="77777777" w:rsidR="006929AD" w:rsidRPr="00EC76D5" w:rsidRDefault="006929AD" w:rsidP="006929AD">
      <w:pPr>
        <w:pStyle w:val="Code"/>
      </w:pPr>
      <w:r w:rsidRPr="00EC76D5">
        <w:t xml:space="preserve">    Map&lt;Symbol,Track&gt; trackMap = new ListMap&lt;&gt;();</w:t>
      </w:r>
    </w:p>
    <w:p w14:paraId="2D9E47F3" w14:textId="77777777" w:rsidR="006929AD" w:rsidRPr="00EC76D5" w:rsidRDefault="006929AD" w:rsidP="006929AD">
      <w:pPr>
        <w:pStyle w:val="Code"/>
      </w:pPr>
    </w:p>
    <w:p w14:paraId="2C3B0288" w14:textId="77777777" w:rsidR="006929AD" w:rsidRPr="00EC76D5" w:rsidRDefault="006929AD" w:rsidP="006929AD">
      <w:pPr>
        <w:pStyle w:val="Code"/>
      </w:pPr>
      <w:r w:rsidRPr="00EC76D5">
        <w:t xml:space="preserve">    for (int line = firstLine; line &lt;= lastLine; ++line) {</w:t>
      </w:r>
    </w:p>
    <w:p w14:paraId="6EDCD94B" w14:textId="77777777" w:rsidR="006929AD" w:rsidRPr="00EC76D5" w:rsidRDefault="006929AD" w:rsidP="006929AD">
      <w:pPr>
        <w:pStyle w:val="Code"/>
      </w:pPr>
      <w:r w:rsidRPr="00EC76D5">
        <w:t xml:space="preserve">      MiddleCode middleCode = m_middleCodeList.get(line);</w:t>
      </w:r>
    </w:p>
    <w:p w14:paraId="298913CC" w14:textId="77777777" w:rsidR="006929AD" w:rsidRPr="00EC76D5" w:rsidRDefault="006929AD" w:rsidP="006929AD">
      <w:pPr>
        <w:pStyle w:val="Code"/>
      </w:pPr>
      <w:r w:rsidRPr="00EC76D5">
        <w:t xml:space="preserve">      MiddleOperator operator = middleCode.getOperator();</w:t>
      </w:r>
    </w:p>
    <w:p w14:paraId="0AC95533" w14:textId="77777777" w:rsidR="006929AD" w:rsidRPr="00EC76D5" w:rsidRDefault="006929AD" w:rsidP="006929AD">
      <w:pPr>
        <w:pStyle w:val="Code"/>
      </w:pPr>
    </w:p>
    <w:p w14:paraId="68D64211" w14:textId="77777777" w:rsidR="006929AD" w:rsidRPr="00EC76D5" w:rsidRDefault="006929AD" w:rsidP="006929AD">
      <w:pPr>
        <w:pStyle w:val="Code"/>
      </w:pPr>
      <w:r w:rsidRPr="00EC76D5">
        <w:t xml:space="preserve">      /*Set&lt;Symbol&gt; removeSet = new ListSet&lt;&gt;();</w:t>
      </w:r>
    </w:p>
    <w:p w14:paraId="7EB17D62" w14:textId="77777777" w:rsidR="006929AD" w:rsidRPr="00EC76D5" w:rsidRDefault="006929AD" w:rsidP="006929AD">
      <w:pPr>
        <w:pStyle w:val="Code"/>
      </w:pPr>
      <w:r w:rsidRPr="00EC76D5">
        <w:t xml:space="preserve">      for (Symbol symbol : trackMap.keySet()) {</w:t>
      </w:r>
    </w:p>
    <w:p w14:paraId="7A24186D" w14:textId="77777777" w:rsidR="006929AD" w:rsidRPr="00EC76D5" w:rsidRDefault="006929AD" w:rsidP="006929AD">
      <w:pPr>
        <w:pStyle w:val="Code"/>
      </w:pPr>
      <w:r w:rsidRPr="00EC76D5">
        <w:t xml:space="preserve">        if (!middleCode.isLive(symbol)) {</w:t>
      </w:r>
    </w:p>
    <w:p w14:paraId="55CA094E" w14:textId="77777777" w:rsidR="006929AD" w:rsidRPr="00EC76D5" w:rsidRDefault="006929AD" w:rsidP="006929AD">
      <w:pPr>
        <w:pStyle w:val="Code"/>
      </w:pPr>
      <w:r w:rsidRPr="00EC76D5">
        <w:t xml:space="preserve">          removeSet.add(symbol);</w:t>
      </w:r>
    </w:p>
    <w:p w14:paraId="42D3CAFB" w14:textId="77777777" w:rsidR="006929AD" w:rsidRPr="00EC76D5" w:rsidRDefault="006929AD" w:rsidP="006929AD">
      <w:pPr>
        <w:pStyle w:val="Code"/>
      </w:pPr>
      <w:r w:rsidRPr="00EC76D5">
        <w:t xml:space="preserve">        }</w:t>
      </w:r>
    </w:p>
    <w:p w14:paraId="521ECA43" w14:textId="77777777" w:rsidR="006929AD" w:rsidRPr="00EC76D5" w:rsidRDefault="006929AD" w:rsidP="006929AD">
      <w:pPr>
        <w:pStyle w:val="Code"/>
      </w:pPr>
      <w:r w:rsidRPr="00EC76D5">
        <w:t xml:space="preserve">      }</w:t>
      </w:r>
    </w:p>
    <w:p w14:paraId="02424655" w14:textId="77777777" w:rsidR="006929AD" w:rsidRPr="00EC76D5" w:rsidRDefault="006929AD" w:rsidP="006929AD">
      <w:pPr>
        <w:pStyle w:val="Code"/>
      </w:pPr>
    </w:p>
    <w:p w14:paraId="4390E420" w14:textId="77777777" w:rsidR="006929AD" w:rsidRPr="00EC76D5" w:rsidRDefault="006929AD" w:rsidP="006929AD">
      <w:pPr>
        <w:pStyle w:val="Code"/>
      </w:pPr>
      <w:r w:rsidRPr="00EC76D5">
        <w:t xml:space="preserve">      for (Symbol symbol : removeSet) {</w:t>
      </w:r>
    </w:p>
    <w:p w14:paraId="288C70C7" w14:textId="77777777" w:rsidR="006929AD" w:rsidRPr="00EC76D5" w:rsidRDefault="006929AD" w:rsidP="006929AD">
      <w:pPr>
        <w:pStyle w:val="Code"/>
      </w:pPr>
      <w:r w:rsidRPr="00EC76D5">
        <w:t xml:space="preserve">        trackMap.remove(symbol);</w:t>
      </w:r>
    </w:p>
    <w:p w14:paraId="2ECF41E9" w14:textId="77777777" w:rsidR="006929AD" w:rsidRPr="00EC76D5" w:rsidRDefault="006929AD" w:rsidP="006929AD">
      <w:pPr>
        <w:pStyle w:val="Code"/>
      </w:pPr>
      <w:r w:rsidRPr="00EC76D5">
        <w:t xml:space="preserve">      }*/</w:t>
      </w:r>
    </w:p>
    <w:p w14:paraId="60204349" w14:textId="77777777" w:rsidR="006929AD" w:rsidRPr="00EC76D5" w:rsidRDefault="006929AD" w:rsidP="006929AD">
      <w:pPr>
        <w:pStyle w:val="Code"/>
      </w:pPr>
    </w:p>
    <w:p w14:paraId="50C237D6" w14:textId="77777777" w:rsidR="006929AD" w:rsidRPr="00EC76D5" w:rsidRDefault="006929AD" w:rsidP="006929AD">
      <w:pPr>
        <w:pStyle w:val="Code"/>
      </w:pPr>
      <w:r w:rsidRPr="00EC76D5">
        <w:t xml:space="preserve">      Object operand1 = middleCode.getOperand(1),</w:t>
      </w:r>
    </w:p>
    <w:p w14:paraId="45E4F14C" w14:textId="77777777" w:rsidR="006929AD" w:rsidRPr="00EC76D5" w:rsidRDefault="006929AD" w:rsidP="006929AD">
      <w:pPr>
        <w:pStyle w:val="Code"/>
      </w:pPr>
      <w:r w:rsidRPr="00EC76D5">
        <w:t xml:space="preserve">             operand2 = middleCode.getOperand(2),</w:t>
      </w:r>
    </w:p>
    <w:p w14:paraId="7B09C14E" w14:textId="77777777" w:rsidR="006929AD" w:rsidRPr="00EC76D5" w:rsidRDefault="006929AD" w:rsidP="006929AD">
      <w:pPr>
        <w:pStyle w:val="Code"/>
      </w:pPr>
      <w:r w:rsidRPr="00EC76D5">
        <w:t xml:space="preserve">             operand3 = middleCode.getOperand(3);</w:t>
      </w:r>
    </w:p>
    <w:p w14:paraId="4049BF3A" w14:textId="77777777" w:rsidR="006929AD" w:rsidRPr="00EC76D5" w:rsidRDefault="006929AD" w:rsidP="006929AD">
      <w:pPr>
        <w:pStyle w:val="Code"/>
      </w:pPr>
    </w:p>
    <w:p w14:paraId="6839F181" w14:textId="77777777" w:rsidR="006929AD" w:rsidRPr="00EC76D5" w:rsidRDefault="006929AD" w:rsidP="006929AD">
      <w:pPr>
        <w:pStyle w:val="Code"/>
      </w:pPr>
      <w:r w:rsidRPr="00EC76D5">
        <w:t xml:space="preserve">      switch (operator) {</w:t>
      </w:r>
    </w:p>
    <w:p w14:paraId="11F2CF1D" w14:textId="77777777" w:rsidR="006929AD" w:rsidRPr="00EC76D5" w:rsidRDefault="006929AD" w:rsidP="006929AD">
      <w:pPr>
        <w:pStyle w:val="Code"/>
      </w:pPr>
      <w:r w:rsidRPr="00EC76D5">
        <w:t xml:space="preserve">        case UnaryAdd:</w:t>
      </w:r>
    </w:p>
    <w:p w14:paraId="2B003892" w14:textId="77777777" w:rsidR="006929AD" w:rsidRPr="00EC76D5" w:rsidRDefault="006929AD" w:rsidP="006929AD">
      <w:pPr>
        <w:pStyle w:val="Code"/>
      </w:pPr>
      <w:r w:rsidRPr="00EC76D5">
        <w:t xml:space="preserve">        case UnarySubtract:</w:t>
      </w:r>
    </w:p>
    <w:p w14:paraId="4286F2E2" w14:textId="77777777" w:rsidR="006929AD" w:rsidRPr="00EC76D5" w:rsidRDefault="006929AD" w:rsidP="006929AD">
      <w:pPr>
        <w:pStyle w:val="Code"/>
      </w:pPr>
      <w:r w:rsidRPr="00EC76D5">
        <w:t xml:space="preserve">        case BitwiseNot: {</w:t>
      </w:r>
    </w:p>
    <w:p w14:paraId="4E20AAA2" w14:textId="77777777" w:rsidR="006929AD" w:rsidRPr="00EC76D5" w:rsidRDefault="006929AD" w:rsidP="006929AD">
      <w:pPr>
        <w:pStyle w:val="Code"/>
      </w:pPr>
      <w:r w:rsidRPr="00EC76D5">
        <w:t xml:space="preserve">            Symbol resultSymbol = (Symbol) operand1,</w:t>
      </w:r>
    </w:p>
    <w:p w14:paraId="563EDD38" w14:textId="77777777" w:rsidR="006929AD" w:rsidRPr="00EC76D5" w:rsidRDefault="006929AD" w:rsidP="006929AD">
      <w:pPr>
        <w:pStyle w:val="Code"/>
      </w:pPr>
      <w:r w:rsidRPr="00EC76D5">
        <w:t xml:space="preserve">                   unarySymbol = (Symbol) operand2;</w:t>
      </w:r>
    </w:p>
    <w:p w14:paraId="44B99B6A" w14:textId="77777777" w:rsidR="006929AD" w:rsidRPr="00EC76D5" w:rsidRDefault="006929AD" w:rsidP="006929AD">
      <w:pPr>
        <w:pStyle w:val="Code"/>
      </w:pPr>
    </w:p>
    <w:p w14:paraId="1F8C04D5" w14:textId="77777777" w:rsidR="006929AD" w:rsidRPr="00EC76D5" w:rsidRDefault="006929AD" w:rsidP="006929AD">
      <w:pPr>
        <w:pStyle w:val="Code"/>
      </w:pPr>
      <w:r w:rsidRPr="00EC76D5">
        <w:t xml:space="preserve">            if (resultSymbol.getType().isIntegralOrPointer()) {</w:t>
      </w:r>
    </w:p>
    <w:p w14:paraId="59A21241" w14:textId="77777777" w:rsidR="006929AD" w:rsidRPr="00EC76D5" w:rsidRDefault="006929AD" w:rsidP="006929AD">
      <w:pPr>
        <w:pStyle w:val="Code"/>
      </w:pPr>
      <w:r w:rsidRPr="00EC76D5">
        <w:t xml:space="preserve">              Track unaryTrack = trackMap.get(unarySymbol);</w:t>
      </w:r>
    </w:p>
    <w:p w14:paraId="39A32E44" w14:textId="77777777" w:rsidR="006929AD" w:rsidRPr="00EC76D5" w:rsidRDefault="006929AD" w:rsidP="006929AD">
      <w:pPr>
        <w:pStyle w:val="Code"/>
      </w:pPr>
    </w:p>
    <w:p w14:paraId="4432BAB3" w14:textId="77777777" w:rsidR="006929AD" w:rsidRPr="00EC76D5" w:rsidRDefault="006929AD" w:rsidP="006929AD">
      <w:pPr>
        <w:pStyle w:val="Code"/>
      </w:pPr>
      <w:r w:rsidRPr="00EC76D5">
        <w:t xml:space="preserve">              if (unaryTrack == null) {</w:t>
      </w:r>
    </w:p>
    <w:p w14:paraId="69313041" w14:textId="77777777" w:rsidR="006929AD" w:rsidRPr="00EC76D5" w:rsidRDefault="006929AD" w:rsidP="006929AD">
      <w:pPr>
        <w:pStyle w:val="Code"/>
      </w:pPr>
      <w:r w:rsidRPr="00EC76D5">
        <w:t xml:space="preserve">                middleCode.setLoad(Track.Left);</w:t>
      </w:r>
    </w:p>
    <w:p w14:paraId="1F15158B" w14:textId="77777777" w:rsidR="006929AD" w:rsidRPr="00EC76D5" w:rsidRDefault="006929AD" w:rsidP="006929AD">
      <w:pPr>
        <w:pStyle w:val="Code"/>
      </w:pPr>
      <w:r w:rsidRPr="00EC76D5">
        <w:t xml:space="preserve">                unaryTrack = createTrack(unarySymbol, trackMap, trackSet);</w:t>
      </w:r>
    </w:p>
    <w:p w14:paraId="06E82681" w14:textId="77777777" w:rsidR="006929AD" w:rsidRPr="00EC76D5" w:rsidRDefault="006929AD" w:rsidP="006929AD">
      <w:pPr>
        <w:pStyle w:val="Code"/>
      </w:pPr>
      <w:r w:rsidRPr="00EC76D5">
        <w:t xml:space="preserve">                tryLoadAddressSymbol(Track.LeftAddress, line,</w:t>
      </w:r>
    </w:p>
    <w:p w14:paraId="1319CE66" w14:textId="77777777" w:rsidR="006929AD" w:rsidRPr="00EC76D5" w:rsidRDefault="006929AD" w:rsidP="006929AD">
      <w:pPr>
        <w:pStyle w:val="Code"/>
      </w:pPr>
      <w:r w:rsidRPr="00EC76D5">
        <w:t xml:space="preserve">                                     unarySymbol, trackMap);</w:t>
      </w:r>
    </w:p>
    <w:p w14:paraId="600FE6FC" w14:textId="77777777" w:rsidR="006929AD" w:rsidRPr="00EC76D5" w:rsidRDefault="006929AD" w:rsidP="006929AD">
      <w:pPr>
        <w:pStyle w:val="Code"/>
      </w:pPr>
      <w:r w:rsidRPr="00EC76D5">
        <w:t xml:space="preserve">                </w:t>
      </w:r>
    </w:p>
    <w:p w14:paraId="5D1D39C5" w14:textId="77777777" w:rsidR="006929AD" w:rsidRPr="00EC76D5" w:rsidRDefault="006929AD" w:rsidP="006929AD">
      <w:pPr>
        <w:pStyle w:val="Code"/>
      </w:pPr>
      <w:r w:rsidRPr="00EC76D5">
        <w:lastRenderedPageBreak/>
        <w:t xml:space="preserve">                /*Symbol getAddressSymbol = unarySymbol.getAddressSymbol();</w:t>
      </w:r>
    </w:p>
    <w:p w14:paraId="453E2DCE" w14:textId="77777777" w:rsidR="006929AD" w:rsidRPr="00EC76D5" w:rsidRDefault="006929AD" w:rsidP="006929AD">
      <w:pPr>
        <w:pStyle w:val="Code"/>
      </w:pPr>
      <w:r w:rsidRPr="00EC76D5">
        <w:t xml:space="preserve">                if (getAddressSymbol != null) {</w:t>
      </w:r>
    </w:p>
    <w:p w14:paraId="7D701F9C" w14:textId="77777777" w:rsidR="006929AD" w:rsidRPr="00EC76D5" w:rsidRDefault="006929AD" w:rsidP="006929AD">
      <w:pPr>
        <w:pStyle w:val="Code"/>
      </w:pPr>
      <w:r w:rsidRPr="00EC76D5">
        <w:t xml:space="preserve">                  Track addressTrack = trackMap.get(getAddressSymbol);</w:t>
      </w:r>
    </w:p>
    <w:p w14:paraId="51799377" w14:textId="77777777" w:rsidR="006929AD" w:rsidRPr="00EC76D5" w:rsidRDefault="006929AD" w:rsidP="006929AD">
      <w:pPr>
        <w:pStyle w:val="Code"/>
      </w:pPr>
    </w:p>
    <w:p w14:paraId="401B165F" w14:textId="77777777" w:rsidR="006929AD" w:rsidRPr="00EC76D5" w:rsidRDefault="006929AD" w:rsidP="006929AD">
      <w:pPr>
        <w:pStyle w:val="Code"/>
      </w:pPr>
      <w:r w:rsidRPr="00EC76D5">
        <w:t xml:space="preserve">                  if (addressTrack != null) {</w:t>
      </w:r>
    </w:p>
    <w:p w14:paraId="6A3601B1" w14:textId="77777777" w:rsidR="006929AD" w:rsidRPr="00EC76D5" w:rsidRDefault="006929AD" w:rsidP="006929AD">
      <w:pPr>
        <w:pStyle w:val="Code"/>
      </w:pPr>
      <w:r w:rsidRPr="00EC76D5">
        <w:t xml:space="preserve">                    addressTrack.addCode(Track.LeftAddress, line, unarySymbol.getType());</w:t>
      </w:r>
    </w:p>
    <w:p w14:paraId="34EBD292" w14:textId="77777777" w:rsidR="006929AD" w:rsidRPr="00EC76D5" w:rsidRDefault="006929AD" w:rsidP="006929AD">
      <w:pPr>
        <w:pStyle w:val="Code"/>
      </w:pPr>
      <w:r w:rsidRPr="00EC76D5">
        <w:t xml:space="preserve">                  }</w:t>
      </w:r>
    </w:p>
    <w:p w14:paraId="55F9FAC3" w14:textId="77777777" w:rsidR="006929AD" w:rsidRPr="00EC76D5" w:rsidRDefault="006929AD" w:rsidP="006929AD">
      <w:pPr>
        <w:pStyle w:val="Code"/>
      </w:pPr>
      <w:r w:rsidRPr="00EC76D5">
        <w:t xml:space="preserve">                }*/</w:t>
      </w:r>
    </w:p>
    <w:p w14:paraId="7215EEDE" w14:textId="77777777" w:rsidR="006929AD" w:rsidRPr="00EC76D5" w:rsidRDefault="006929AD" w:rsidP="006929AD">
      <w:pPr>
        <w:pStyle w:val="Code"/>
      </w:pPr>
      <w:r w:rsidRPr="00EC76D5">
        <w:t xml:space="preserve">              }</w:t>
      </w:r>
    </w:p>
    <w:p w14:paraId="4E79A74B" w14:textId="77777777" w:rsidR="006929AD" w:rsidRPr="00EC76D5" w:rsidRDefault="006929AD" w:rsidP="006929AD">
      <w:pPr>
        <w:pStyle w:val="Code"/>
      </w:pPr>
      <w:r w:rsidRPr="00EC76D5">
        <w:t xml:space="preserve">              </w:t>
      </w:r>
    </w:p>
    <w:p w14:paraId="2C13D0C6" w14:textId="77777777" w:rsidR="006929AD" w:rsidRPr="00EC76D5" w:rsidRDefault="006929AD" w:rsidP="006929AD">
      <w:pPr>
        <w:pStyle w:val="Code"/>
      </w:pPr>
      <w:r w:rsidRPr="00EC76D5">
        <w:t xml:space="preserve">              trackMap.remove(unarySymbol);</w:t>
      </w:r>
    </w:p>
    <w:p w14:paraId="0F3CFE52" w14:textId="77777777" w:rsidR="006929AD" w:rsidRPr="00EC76D5" w:rsidRDefault="006929AD" w:rsidP="006929AD">
      <w:pPr>
        <w:pStyle w:val="Code"/>
      </w:pPr>
      <w:r w:rsidRPr="00EC76D5">
        <w:t xml:space="preserve">              trackMap.put(resultSymbol, unaryTrack);</w:t>
      </w:r>
    </w:p>
    <w:p w14:paraId="31F540B8" w14:textId="77777777" w:rsidR="006929AD" w:rsidRPr="00EC76D5" w:rsidRDefault="006929AD" w:rsidP="006929AD">
      <w:pPr>
        <w:pStyle w:val="Code"/>
      </w:pPr>
      <w:r w:rsidRPr="00EC76D5">
        <w:t xml:space="preserve">              unaryTrack.addCode(Track.Left, line, unarySymbol.getType());</w:t>
      </w:r>
    </w:p>
    <w:p w14:paraId="28C09DC6" w14:textId="77777777" w:rsidR="006929AD" w:rsidRPr="00EC76D5" w:rsidRDefault="006929AD" w:rsidP="006929AD">
      <w:pPr>
        <w:pStyle w:val="Code"/>
      </w:pPr>
      <w:r w:rsidRPr="00EC76D5">
        <w:t xml:space="preserve">            }</w:t>
      </w:r>
    </w:p>
    <w:p w14:paraId="007180FC" w14:textId="77777777" w:rsidR="006929AD" w:rsidRPr="00EC76D5" w:rsidRDefault="006929AD" w:rsidP="006929AD">
      <w:pPr>
        <w:pStyle w:val="Code"/>
      </w:pPr>
      <w:r w:rsidRPr="00EC76D5">
        <w:t xml:space="preserve">          }</w:t>
      </w:r>
    </w:p>
    <w:p w14:paraId="1D6E0509" w14:textId="77777777" w:rsidR="006929AD" w:rsidRPr="00EC76D5" w:rsidRDefault="006929AD" w:rsidP="006929AD">
      <w:pPr>
        <w:pStyle w:val="Code"/>
      </w:pPr>
      <w:r w:rsidRPr="00EC76D5">
        <w:t xml:space="preserve">          break;</w:t>
      </w:r>
    </w:p>
    <w:p w14:paraId="20C3FAAC" w14:textId="77777777" w:rsidR="006929AD" w:rsidRPr="00EC76D5" w:rsidRDefault="006929AD" w:rsidP="006929AD">
      <w:pPr>
        <w:pStyle w:val="Code"/>
      </w:pPr>
    </w:p>
    <w:p w14:paraId="197453A5" w14:textId="77777777" w:rsidR="006929AD" w:rsidRPr="00EC76D5" w:rsidRDefault="006929AD" w:rsidP="006929AD">
      <w:pPr>
        <w:pStyle w:val="Code"/>
      </w:pPr>
      <w:r w:rsidRPr="00EC76D5">
        <w:t>/*</w:t>
      </w:r>
    </w:p>
    <w:p w14:paraId="1EB990C9" w14:textId="77777777" w:rsidR="006929AD" w:rsidRPr="00EC76D5" w:rsidRDefault="006929AD" w:rsidP="006929AD">
      <w:pPr>
        <w:pStyle w:val="Code"/>
      </w:pPr>
      <w:r w:rsidRPr="00EC76D5">
        <w:t xml:space="preserve">        case UnaryAdd:</w:t>
      </w:r>
    </w:p>
    <w:p w14:paraId="4FF434D1" w14:textId="77777777" w:rsidR="006929AD" w:rsidRPr="00EC76D5" w:rsidRDefault="006929AD" w:rsidP="006929AD">
      <w:pPr>
        <w:pStyle w:val="Code"/>
      </w:pPr>
      <w:r w:rsidRPr="00EC76D5">
        <w:t xml:space="preserve">        case UnarySubtract:</w:t>
      </w:r>
    </w:p>
    <w:p w14:paraId="669B0430" w14:textId="77777777" w:rsidR="006929AD" w:rsidRPr="00EC76D5" w:rsidRDefault="006929AD" w:rsidP="006929AD">
      <w:pPr>
        <w:pStyle w:val="Code"/>
      </w:pPr>
      <w:r w:rsidRPr="00EC76D5">
        <w:t xml:space="preserve">        case BitwiseNot: {</w:t>
      </w:r>
    </w:p>
    <w:p w14:paraId="63FC87E4" w14:textId="77777777" w:rsidR="006929AD" w:rsidRPr="00EC76D5" w:rsidRDefault="006929AD" w:rsidP="006929AD">
      <w:pPr>
        <w:pStyle w:val="Code"/>
      </w:pPr>
      <w:r w:rsidRPr="00EC76D5">
        <w:t xml:space="preserve">            if (middleCode.toString().contains("UnarySubtract $temp141 count")) {</w:t>
      </w:r>
    </w:p>
    <w:p w14:paraId="69F62997" w14:textId="77777777" w:rsidR="006929AD" w:rsidRPr="00EC76D5" w:rsidRDefault="006929AD" w:rsidP="006929AD">
      <w:pPr>
        <w:pStyle w:val="Code"/>
      </w:pPr>
      <w:r w:rsidRPr="00EC76D5">
        <w:t xml:space="preserve">              int i = 1;</w:t>
      </w:r>
    </w:p>
    <w:p w14:paraId="23A6780C" w14:textId="77777777" w:rsidR="006929AD" w:rsidRPr="00EC76D5" w:rsidRDefault="006929AD" w:rsidP="006929AD">
      <w:pPr>
        <w:pStyle w:val="Code"/>
      </w:pPr>
      <w:r w:rsidRPr="00EC76D5">
        <w:t xml:space="preserve">            }</w:t>
      </w:r>
    </w:p>
    <w:p w14:paraId="4458374E" w14:textId="77777777" w:rsidR="006929AD" w:rsidRPr="00EC76D5" w:rsidRDefault="006929AD" w:rsidP="006929AD">
      <w:pPr>
        <w:pStyle w:val="Code"/>
      </w:pPr>
      <w:r w:rsidRPr="00EC76D5">
        <w:t xml:space="preserve">          </w:t>
      </w:r>
    </w:p>
    <w:p w14:paraId="074E881A" w14:textId="77777777" w:rsidR="006929AD" w:rsidRPr="00EC76D5" w:rsidRDefault="006929AD" w:rsidP="006929AD">
      <w:pPr>
        <w:pStyle w:val="Code"/>
      </w:pPr>
      <w:r w:rsidRPr="00EC76D5">
        <w:t xml:space="preserve">            Symbol resultSymbol = (Symbol) getOperand1,</w:t>
      </w:r>
    </w:p>
    <w:p w14:paraId="6AC7FBF9" w14:textId="77777777" w:rsidR="006929AD" w:rsidRPr="00EC76D5" w:rsidRDefault="006929AD" w:rsidP="006929AD">
      <w:pPr>
        <w:pStyle w:val="Code"/>
      </w:pPr>
      <w:r w:rsidRPr="00EC76D5">
        <w:t xml:space="preserve">                   unarySymbol = (Symbol) getOperand2;</w:t>
      </w:r>
    </w:p>
    <w:p w14:paraId="151A77F2" w14:textId="77777777" w:rsidR="006929AD" w:rsidRPr="00EC76D5" w:rsidRDefault="006929AD" w:rsidP="006929AD">
      <w:pPr>
        <w:pStyle w:val="Code"/>
      </w:pPr>
    </w:p>
    <w:p w14:paraId="33783563" w14:textId="77777777" w:rsidR="006929AD" w:rsidRPr="00EC76D5" w:rsidRDefault="006929AD" w:rsidP="006929AD">
      <w:pPr>
        <w:pStyle w:val="Code"/>
      </w:pPr>
      <w:r w:rsidRPr="00EC76D5">
        <w:t xml:space="preserve">            if (resultSymbol.getType().isIntegralOrPointer()) {</w:t>
      </w:r>
    </w:p>
    <w:p w14:paraId="25A4F2D4" w14:textId="77777777" w:rsidR="006929AD" w:rsidRPr="00EC76D5" w:rsidRDefault="006929AD" w:rsidP="006929AD">
      <w:pPr>
        <w:pStyle w:val="Code"/>
      </w:pPr>
      <w:r w:rsidRPr="00EC76D5">
        <w:t xml:space="preserve">              Track unaryTrack = trackMap.get(unarySymbol);</w:t>
      </w:r>
    </w:p>
    <w:p w14:paraId="44047D04" w14:textId="77777777" w:rsidR="006929AD" w:rsidRPr="00EC76D5" w:rsidRDefault="006929AD" w:rsidP="006929AD">
      <w:pPr>
        <w:pStyle w:val="Code"/>
      </w:pPr>
    </w:p>
    <w:p w14:paraId="7B3CDFA9" w14:textId="77777777" w:rsidR="006929AD" w:rsidRPr="00EC76D5" w:rsidRDefault="006929AD" w:rsidP="006929AD">
      <w:pPr>
        <w:pStyle w:val="Code"/>
      </w:pPr>
      <w:r w:rsidRPr="00EC76D5">
        <w:t xml:space="preserve">              if (unaryTrack != null) {</w:t>
      </w:r>
    </w:p>
    <w:p w14:paraId="695D5519" w14:textId="77777777" w:rsidR="006929AD" w:rsidRPr="00EC76D5" w:rsidRDefault="006929AD" w:rsidP="006929AD">
      <w:pPr>
        <w:pStyle w:val="Code"/>
      </w:pPr>
      <w:r w:rsidRPr="00EC76D5">
        <w:t xml:space="preserve">                unaryTrack.addCode(Track.Left, line, unarySymbol.getType());</w:t>
      </w:r>
    </w:p>
    <w:p w14:paraId="3C967FEA" w14:textId="77777777" w:rsidR="006929AD" w:rsidRPr="00EC76D5" w:rsidRDefault="006929AD" w:rsidP="006929AD">
      <w:pPr>
        <w:pStyle w:val="Code"/>
      </w:pPr>
      <w:r w:rsidRPr="00EC76D5">
        <w:t xml:space="preserve">                trackMap.remove(unarySymbol);</w:t>
      </w:r>
    </w:p>
    <w:p w14:paraId="74B61A0F" w14:textId="77777777" w:rsidR="006929AD" w:rsidRPr="00EC76D5" w:rsidRDefault="006929AD" w:rsidP="006929AD">
      <w:pPr>
        <w:pStyle w:val="Code"/>
      </w:pPr>
      <w:r w:rsidRPr="00EC76D5">
        <w:t xml:space="preserve">                trackMap.put(resultSymbol, unaryTrack);</w:t>
      </w:r>
    </w:p>
    <w:p w14:paraId="09129A6D" w14:textId="77777777" w:rsidR="006929AD" w:rsidRPr="00EC76D5" w:rsidRDefault="006929AD" w:rsidP="006929AD">
      <w:pPr>
        <w:pStyle w:val="Code"/>
      </w:pPr>
      <w:r w:rsidRPr="00EC76D5">
        <w:t xml:space="preserve">              }</w:t>
      </w:r>
    </w:p>
    <w:p w14:paraId="29BB0D82" w14:textId="77777777" w:rsidR="006929AD" w:rsidRPr="00EC76D5" w:rsidRDefault="006929AD" w:rsidP="006929AD">
      <w:pPr>
        <w:pStyle w:val="Code"/>
      </w:pPr>
      <w:r w:rsidRPr="00EC76D5">
        <w:t xml:space="preserve">              else if (middleCode.isLive(resultSymbol)) {</w:t>
      </w:r>
    </w:p>
    <w:p w14:paraId="0801F9C4" w14:textId="77777777" w:rsidR="006929AD" w:rsidRPr="00EC76D5" w:rsidRDefault="006929AD" w:rsidP="006929AD">
      <w:pPr>
        <w:pStyle w:val="Code"/>
      </w:pPr>
      <w:r w:rsidRPr="00EC76D5">
        <w:t xml:space="preserve">                middleCode.setLoad(Track.Left);</w:t>
      </w:r>
    </w:p>
    <w:p w14:paraId="4ED776E5" w14:textId="77777777" w:rsidR="006929AD" w:rsidRPr="00EC76D5" w:rsidRDefault="006929AD" w:rsidP="006929AD">
      <w:pPr>
        <w:pStyle w:val="Code"/>
      </w:pPr>
      <w:r w:rsidRPr="00EC76D5">
        <w:t xml:space="preserve">                unaryTrack = createTrack(unarySymbol, trackMap, trackSet);</w:t>
      </w:r>
    </w:p>
    <w:p w14:paraId="3AF90CDA" w14:textId="77777777" w:rsidR="006929AD" w:rsidRPr="00EC76D5" w:rsidRDefault="006929AD" w:rsidP="006929AD">
      <w:pPr>
        <w:pStyle w:val="Code"/>
      </w:pPr>
      <w:r w:rsidRPr="00EC76D5">
        <w:t xml:space="preserve">                unaryTrack.addCode(Track.Left, line, unarySymbol.getType());</w:t>
      </w:r>
    </w:p>
    <w:p w14:paraId="7F6EE2FB" w14:textId="77777777" w:rsidR="006929AD" w:rsidRPr="00EC76D5" w:rsidRDefault="006929AD" w:rsidP="006929AD">
      <w:pPr>
        <w:pStyle w:val="Code"/>
      </w:pPr>
      <w:r w:rsidRPr="00EC76D5">
        <w:t xml:space="preserve">                trackMap.put(resultSymbol, unaryTrack);</w:t>
      </w:r>
    </w:p>
    <w:p w14:paraId="5C06A494" w14:textId="77777777" w:rsidR="006929AD" w:rsidRPr="00EC76D5" w:rsidRDefault="006929AD" w:rsidP="006929AD">
      <w:pPr>
        <w:pStyle w:val="Code"/>
      </w:pPr>
      <w:r w:rsidRPr="00EC76D5">
        <w:t xml:space="preserve">              }</w:t>
      </w:r>
    </w:p>
    <w:p w14:paraId="05E4A31A" w14:textId="77777777" w:rsidR="006929AD" w:rsidRPr="00EC76D5" w:rsidRDefault="006929AD" w:rsidP="006929AD">
      <w:pPr>
        <w:pStyle w:val="Code"/>
      </w:pPr>
      <w:r w:rsidRPr="00EC76D5">
        <w:t xml:space="preserve">              </w:t>
      </w:r>
    </w:p>
    <w:p w14:paraId="2F51CE0D" w14:textId="77777777" w:rsidR="006929AD" w:rsidRPr="00EC76D5" w:rsidRDefault="006929AD" w:rsidP="006929AD">
      <w:pPr>
        <w:pStyle w:val="Code"/>
      </w:pPr>
      <w:r w:rsidRPr="00EC76D5">
        <w:t xml:space="preserve">              if (unaryTrack == null) {</w:t>
      </w:r>
    </w:p>
    <w:p w14:paraId="705A85A3" w14:textId="77777777" w:rsidR="006929AD" w:rsidRPr="00EC76D5" w:rsidRDefault="006929AD" w:rsidP="006929AD">
      <w:pPr>
        <w:pStyle w:val="Code"/>
      </w:pPr>
      <w:r w:rsidRPr="00EC76D5">
        <w:t xml:space="preserve">                mayLoadAddressRegister(Track.LeftAddress, line, unarySymbol, trackMap, trackSet);</w:t>
      </w:r>
    </w:p>
    <w:p w14:paraId="5BC5B1E7" w14:textId="77777777" w:rsidR="006929AD" w:rsidRPr="00EC76D5" w:rsidRDefault="006929AD" w:rsidP="006929AD">
      <w:pPr>
        <w:pStyle w:val="Code"/>
      </w:pPr>
      <w:r w:rsidRPr="00EC76D5">
        <w:t xml:space="preserve">              }</w:t>
      </w:r>
    </w:p>
    <w:p w14:paraId="4A46D624" w14:textId="77777777" w:rsidR="006929AD" w:rsidRPr="00EC76D5" w:rsidRDefault="006929AD" w:rsidP="006929AD">
      <w:pPr>
        <w:pStyle w:val="Code"/>
      </w:pPr>
      <w:r w:rsidRPr="00EC76D5">
        <w:t xml:space="preserve">            }</w:t>
      </w:r>
    </w:p>
    <w:p w14:paraId="1A91FA26" w14:textId="77777777" w:rsidR="006929AD" w:rsidRPr="00EC76D5" w:rsidRDefault="006929AD" w:rsidP="006929AD">
      <w:pPr>
        <w:pStyle w:val="Code"/>
      </w:pPr>
      <w:r w:rsidRPr="00EC76D5">
        <w:t xml:space="preserve">          }</w:t>
      </w:r>
    </w:p>
    <w:p w14:paraId="6D3639D3" w14:textId="77777777" w:rsidR="006929AD" w:rsidRPr="00EC76D5" w:rsidRDefault="006929AD" w:rsidP="006929AD">
      <w:pPr>
        <w:pStyle w:val="Code"/>
      </w:pPr>
      <w:r w:rsidRPr="00EC76D5">
        <w:t xml:space="preserve">          break;</w:t>
      </w:r>
    </w:p>
    <w:p w14:paraId="5455526E" w14:textId="77777777" w:rsidR="006929AD" w:rsidRPr="00EC76D5" w:rsidRDefault="006929AD" w:rsidP="006929AD">
      <w:pPr>
        <w:pStyle w:val="Code"/>
      </w:pPr>
      <w:r w:rsidRPr="00EC76D5">
        <w:t>*/</w:t>
      </w:r>
    </w:p>
    <w:p w14:paraId="68482CAF" w14:textId="77777777" w:rsidR="006929AD" w:rsidRPr="00EC76D5" w:rsidRDefault="006929AD" w:rsidP="006929AD">
      <w:pPr>
        <w:pStyle w:val="Code"/>
      </w:pPr>
    </w:p>
    <w:p w14:paraId="33E736E7" w14:textId="77777777" w:rsidR="006929AD" w:rsidRPr="00EC76D5" w:rsidRDefault="006929AD" w:rsidP="006929AD">
      <w:pPr>
        <w:pStyle w:val="Code"/>
      </w:pPr>
      <w:r w:rsidRPr="00EC76D5">
        <w:t xml:space="preserve">        case EqualZero: {</w:t>
      </w:r>
    </w:p>
    <w:p w14:paraId="48320306" w14:textId="77777777" w:rsidR="006929AD" w:rsidRPr="00EC76D5" w:rsidRDefault="006929AD" w:rsidP="006929AD">
      <w:pPr>
        <w:pStyle w:val="Code"/>
      </w:pPr>
      <w:r w:rsidRPr="00EC76D5">
        <w:t xml:space="preserve">            Symbol equalSymbol = (Symbol) operand2;</w:t>
      </w:r>
    </w:p>
    <w:p w14:paraId="41AAE57B" w14:textId="77777777" w:rsidR="006929AD" w:rsidRPr="00EC76D5" w:rsidRDefault="006929AD" w:rsidP="006929AD">
      <w:pPr>
        <w:pStyle w:val="Code"/>
      </w:pPr>
    </w:p>
    <w:p w14:paraId="54327387" w14:textId="77777777" w:rsidR="006929AD" w:rsidRPr="00EC76D5" w:rsidRDefault="006929AD" w:rsidP="006929AD">
      <w:pPr>
        <w:pStyle w:val="Code"/>
      </w:pPr>
      <w:r w:rsidRPr="00EC76D5">
        <w:lastRenderedPageBreak/>
        <w:t xml:space="preserve">            if (equalSymbol.getType().isIntegralOrPointer()) {</w:t>
      </w:r>
    </w:p>
    <w:p w14:paraId="2E86E5B3" w14:textId="77777777" w:rsidR="006929AD" w:rsidRPr="00EC76D5" w:rsidRDefault="006929AD" w:rsidP="006929AD">
      <w:pPr>
        <w:pStyle w:val="Code"/>
      </w:pPr>
      <w:r w:rsidRPr="00EC76D5">
        <w:t xml:space="preserve">              Track equalTrack = trackMap.get(equalSymbol);</w:t>
      </w:r>
    </w:p>
    <w:p w14:paraId="0826CDD6" w14:textId="77777777" w:rsidR="006929AD" w:rsidRPr="00EC76D5" w:rsidRDefault="006929AD" w:rsidP="006929AD">
      <w:pPr>
        <w:pStyle w:val="Code"/>
      </w:pPr>
    </w:p>
    <w:p w14:paraId="53B33AFF" w14:textId="77777777" w:rsidR="006929AD" w:rsidRPr="00EC76D5" w:rsidRDefault="006929AD" w:rsidP="006929AD">
      <w:pPr>
        <w:pStyle w:val="Code"/>
      </w:pPr>
      <w:r w:rsidRPr="00EC76D5">
        <w:t xml:space="preserve">              if (equalTrack != null) {</w:t>
      </w:r>
    </w:p>
    <w:p w14:paraId="1DEB2194" w14:textId="77777777" w:rsidR="006929AD" w:rsidRPr="00EC76D5" w:rsidRDefault="006929AD" w:rsidP="006929AD">
      <w:pPr>
        <w:pStyle w:val="Code"/>
      </w:pPr>
      <w:r w:rsidRPr="00EC76D5">
        <w:t xml:space="preserve">                equalTrack.addCode(Track.Left, line, equalSymbol.getType());</w:t>
      </w:r>
    </w:p>
    <w:p w14:paraId="6073F58B" w14:textId="77777777" w:rsidR="006929AD" w:rsidRPr="00EC76D5" w:rsidRDefault="006929AD" w:rsidP="006929AD">
      <w:pPr>
        <w:pStyle w:val="Code"/>
      </w:pPr>
      <w:r w:rsidRPr="00EC76D5">
        <w:t xml:space="preserve">              }</w:t>
      </w:r>
    </w:p>
    <w:p w14:paraId="5B9FB9F9" w14:textId="77777777" w:rsidR="006929AD" w:rsidRPr="00EC76D5" w:rsidRDefault="006929AD" w:rsidP="006929AD">
      <w:pPr>
        <w:pStyle w:val="Code"/>
      </w:pPr>
      <w:r w:rsidRPr="00EC76D5">
        <w:t xml:space="preserve">              else if (middleCode.isLive(equalSymbol)) {</w:t>
      </w:r>
    </w:p>
    <w:p w14:paraId="19AE758D" w14:textId="77777777" w:rsidR="006929AD" w:rsidRPr="00EC76D5" w:rsidRDefault="006929AD" w:rsidP="006929AD">
      <w:pPr>
        <w:pStyle w:val="Code"/>
      </w:pPr>
      <w:r w:rsidRPr="00EC76D5">
        <w:t xml:space="preserve">                middleCode.setLoad(Track.Left);</w:t>
      </w:r>
    </w:p>
    <w:p w14:paraId="54E071DF" w14:textId="77777777" w:rsidR="006929AD" w:rsidRPr="00EC76D5" w:rsidRDefault="006929AD" w:rsidP="006929AD">
      <w:pPr>
        <w:pStyle w:val="Code"/>
      </w:pPr>
      <w:r w:rsidRPr="00EC76D5">
        <w:t xml:space="preserve">                equalTrack = createTrack(equalSymbol, trackMap, trackSet);</w:t>
      </w:r>
    </w:p>
    <w:p w14:paraId="417D5513" w14:textId="77777777" w:rsidR="006929AD" w:rsidRPr="00EC76D5" w:rsidRDefault="006929AD" w:rsidP="006929AD">
      <w:pPr>
        <w:pStyle w:val="Code"/>
      </w:pPr>
      <w:r w:rsidRPr="00EC76D5">
        <w:t xml:space="preserve">                equalTrack.addCode(Track.Left, line, equalSymbol.getType());</w:t>
      </w:r>
    </w:p>
    <w:p w14:paraId="0035844F" w14:textId="77777777" w:rsidR="006929AD" w:rsidRPr="00EC76D5" w:rsidRDefault="006929AD" w:rsidP="006929AD">
      <w:pPr>
        <w:pStyle w:val="Code"/>
      </w:pPr>
      <w:r w:rsidRPr="00EC76D5">
        <w:t xml:space="preserve">                trackMap.put(equalSymbol, equalTrack);</w:t>
      </w:r>
    </w:p>
    <w:p w14:paraId="20218C57" w14:textId="77777777" w:rsidR="006929AD" w:rsidRPr="00EC76D5" w:rsidRDefault="006929AD" w:rsidP="006929AD">
      <w:pPr>
        <w:pStyle w:val="Code"/>
      </w:pPr>
      <w:r w:rsidRPr="00EC76D5">
        <w:t xml:space="preserve">              }</w:t>
      </w:r>
    </w:p>
    <w:p w14:paraId="42119D94" w14:textId="77777777" w:rsidR="006929AD" w:rsidRPr="00EC76D5" w:rsidRDefault="006929AD" w:rsidP="006929AD">
      <w:pPr>
        <w:pStyle w:val="Code"/>
      </w:pPr>
      <w:r w:rsidRPr="00EC76D5">
        <w:t xml:space="preserve">              </w:t>
      </w:r>
    </w:p>
    <w:p w14:paraId="38D712EE" w14:textId="77777777" w:rsidR="006929AD" w:rsidRPr="00EC76D5" w:rsidRDefault="006929AD" w:rsidP="006929AD">
      <w:pPr>
        <w:pStyle w:val="Code"/>
      </w:pPr>
      <w:r w:rsidRPr="00EC76D5">
        <w:t xml:space="preserve">              if (equalTrack == null) {</w:t>
      </w:r>
    </w:p>
    <w:p w14:paraId="2DFDF7F9" w14:textId="77777777" w:rsidR="006929AD" w:rsidRPr="00EC76D5" w:rsidRDefault="006929AD" w:rsidP="006929AD">
      <w:pPr>
        <w:pStyle w:val="Code"/>
      </w:pPr>
      <w:r w:rsidRPr="00EC76D5">
        <w:t xml:space="preserve">                tryLoadAddressSymbol(Track.LeftAddress, line,</w:t>
      </w:r>
    </w:p>
    <w:p w14:paraId="031ED830" w14:textId="77777777" w:rsidR="006929AD" w:rsidRPr="00EC76D5" w:rsidRDefault="006929AD" w:rsidP="006929AD">
      <w:pPr>
        <w:pStyle w:val="Code"/>
      </w:pPr>
      <w:r w:rsidRPr="00EC76D5">
        <w:t xml:space="preserve">                                     equalSymbol, trackMap);</w:t>
      </w:r>
    </w:p>
    <w:p w14:paraId="51585CEA" w14:textId="77777777" w:rsidR="006929AD" w:rsidRPr="00EC76D5" w:rsidRDefault="006929AD" w:rsidP="006929AD">
      <w:pPr>
        <w:pStyle w:val="Code"/>
      </w:pPr>
      <w:r w:rsidRPr="00EC76D5">
        <w:t xml:space="preserve">              }</w:t>
      </w:r>
    </w:p>
    <w:p w14:paraId="45F14EAF" w14:textId="77777777" w:rsidR="006929AD" w:rsidRPr="00EC76D5" w:rsidRDefault="006929AD" w:rsidP="006929AD">
      <w:pPr>
        <w:pStyle w:val="Code"/>
      </w:pPr>
      <w:r w:rsidRPr="00EC76D5">
        <w:t xml:space="preserve">            }</w:t>
      </w:r>
    </w:p>
    <w:p w14:paraId="5564599A" w14:textId="77777777" w:rsidR="006929AD" w:rsidRPr="00EC76D5" w:rsidRDefault="006929AD" w:rsidP="006929AD">
      <w:pPr>
        <w:pStyle w:val="Code"/>
      </w:pPr>
      <w:r w:rsidRPr="00EC76D5">
        <w:t xml:space="preserve">          }</w:t>
      </w:r>
    </w:p>
    <w:p w14:paraId="05CE5479" w14:textId="77777777" w:rsidR="006929AD" w:rsidRPr="00EC76D5" w:rsidRDefault="006929AD" w:rsidP="006929AD">
      <w:pPr>
        <w:pStyle w:val="Code"/>
      </w:pPr>
      <w:r w:rsidRPr="00EC76D5">
        <w:t xml:space="preserve">          break;</w:t>
      </w:r>
    </w:p>
    <w:p w14:paraId="578B4C2B" w14:textId="77777777" w:rsidR="006929AD" w:rsidRPr="00EC76D5" w:rsidRDefault="006929AD" w:rsidP="006929AD">
      <w:pPr>
        <w:pStyle w:val="Code"/>
      </w:pPr>
    </w:p>
    <w:p w14:paraId="15F5FFE4" w14:textId="77777777" w:rsidR="006929AD" w:rsidRPr="00EC76D5" w:rsidRDefault="006929AD" w:rsidP="006929AD">
      <w:pPr>
        <w:pStyle w:val="Code"/>
      </w:pPr>
      <w:r w:rsidRPr="00EC76D5">
        <w:t xml:space="preserve">        case Address: {</w:t>
      </w:r>
    </w:p>
    <w:p w14:paraId="19668162" w14:textId="77777777" w:rsidR="006929AD" w:rsidRPr="00EC76D5" w:rsidRDefault="006929AD" w:rsidP="006929AD">
      <w:pPr>
        <w:pStyle w:val="Code"/>
      </w:pPr>
      <w:r w:rsidRPr="00EC76D5">
        <w:t xml:space="preserve">            Symbol resultSymbol = (Symbol) operand1,</w:t>
      </w:r>
    </w:p>
    <w:p w14:paraId="0C7E3EE2" w14:textId="77777777" w:rsidR="006929AD" w:rsidRPr="00EC76D5" w:rsidRDefault="006929AD" w:rsidP="006929AD">
      <w:pPr>
        <w:pStyle w:val="Code"/>
      </w:pPr>
      <w:r w:rsidRPr="00EC76D5">
        <w:t xml:space="preserve">                   symbol = (Symbol) operand2;</w:t>
      </w:r>
    </w:p>
    <w:p w14:paraId="623F1301" w14:textId="77777777" w:rsidR="006929AD" w:rsidRPr="00EC76D5" w:rsidRDefault="006929AD" w:rsidP="006929AD">
      <w:pPr>
        <w:pStyle w:val="Code"/>
      </w:pPr>
      <w:r w:rsidRPr="00EC76D5">
        <w:t xml:space="preserve">            Symbol addressSymbol = symbol.getAddressSymbol();</w:t>
      </w:r>
    </w:p>
    <w:p w14:paraId="28C90254" w14:textId="77777777" w:rsidR="006929AD" w:rsidRPr="00EC76D5" w:rsidRDefault="006929AD" w:rsidP="006929AD">
      <w:pPr>
        <w:pStyle w:val="Code"/>
      </w:pPr>
      <w:r w:rsidRPr="00EC76D5">
        <w:t xml:space="preserve">            </w:t>
      </w:r>
    </w:p>
    <w:p w14:paraId="426B18BF" w14:textId="77777777" w:rsidR="006929AD" w:rsidRPr="00EC76D5" w:rsidRDefault="006929AD" w:rsidP="006929AD">
      <w:pPr>
        <w:pStyle w:val="Code"/>
      </w:pPr>
      <w:r w:rsidRPr="00EC76D5">
        <w:t xml:space="preserve">            // &amp;a[i]</w:t>
      </w:r>
    </w:p>
    <w:p w14:paraId="21A13520" w14:textId="77777777" w:rsidR="006929AD" w:rsidRPr="00EC76D5" w:rsidRDefault="006929AD" w:rsidP="006929AD">
      <w:pPr>
        <w:pStyle w:val="Code"/>
      </w:pPr>
      <w:r w:rsidRPr="00EC76D5">
        <w:t xml:space="preserve">            // &amp;p-&gt;m</w:t>
      </w:r>
    </w:p>
    <w:p w14:paraId="407FC904" w14:textId="77777777" w:rsidR="006929AD" w:rsidRPr="00EC76D5" w:rsidRDefault="006929AD" w:rsidP="006929AD">
      <w:pPr>
        <w:pStyle w:val="Code"/>
      </w:pPr>
      <w:r w:rsidRPr="00EC76D5">
        <w:t xml:space="preserve">            // &amp;s.m</w:t>
      </w:r>
    </w:p>
    <w:p w14:paraId="014F87BB" w14:textId="77777777" w:rsidR="006929AD" w:rsidRPr="00EC76D5" w:rsidRDefault="006929AD" w:rsidP="006929AD">
      <w:pPr>
        <w:pStyle w:val="Code"/>
      </w:pPr>
      <w:r w:rsidRPr="00EC76D5">
        <w:t xml:space="preserve">            </w:t>
      </w:r>
    </w:p>
    <w:p w14:paraId="6316CC46" w14:textId="77777777" w:rsidR="006929AD" w:rsidRPr="00EC76D5" w:rsidRDefault="006929AD" w:rsidP="006929AD">
      <w:pPr>
        <w:pStyle w:val="Code"/>
      </w:pPr>
      <w:r w:rsidRPr="00EC76D5">
        <w:t xml:space="preserve">            if (addressSymbol != null) {</w:t>
      </w:r>
    </w:p>
    <w:p w14:paraId="7CA7943C" w14:textId="77777777" w:rsidR="006929AD" w:rsidRPr="00EC76D5" w:rsidRDefault="006929AD" w:rsidP="006929AD">
      <w:pPr>
        <w:pStyle w:val="Code"/>
      </w:pPr>
      <w:r w:rsidRPr="00EC76D5">
        <w:t xml:space="preserve">              Track addressTrack = trackMap.get(addressSymbol);</w:t>
      </w:r>
    </w:p>
    <w:p w14:paraId="43EEC24D" w14:textId="77777777" w:rsidR="006929AD" w:rsidRPr="00EC76D5" w:rsidRDefault="006929AD" w:rsidP="006929AD">
      <w:pPr>
        <w:pStyle w:val="Code"/>
      </w:pPr>
      <w:r w:rsidRPr="00EC76D5">
        <w:t xml:space="preserve">              </w:t>
      </w:r>
    </w:p>
    <w:p w14:paraId="39A0CB3B" w14:textId="77777777" w:rsidR="006929AD" w:rsidRPr="00EC76D5" w:rsidRDefault="006929AD" w:rsidP="006929AD">
      <w:pPr>
        <w:pStyle w:val="Code"/>
      </w:pPr>
      <w:r w:rsidRPr="00EC76D5">
        <w:t xml:space="preserve">              if (addressTrack == null) {</w:t>
      </w:r>
    </w:p>
    <w:p w14:paraId="68A1664E" w14:textId="77777777" w:rsidR="006929AD" w:rsidRPr="00EC76D5" w:rsidRDefault="006929AD" w:rsidP="006929AD">
      <w:pPr>
        <w:pStyle w:val="Code"/>
      </w:pPr>
      <w:r w:rsidRPr="00EC76D5">
        <w:t xml:space="preserve">                middleCode.setLoad(Track.Right);</w:t>
      </w:r>
    </w:p>
    <w:p w14:paraId="12DEB04E" w14:textId="77777777" w:rsidR="006929AD" w:rsidRPr="00EC76D5" w:rsidRDefault="006929AD" w:rsidP="006929AD">
      <w:pPr>
        <w:pStyle w:val="Code"/>
      </w:pPr>
      <w:r w:rsidRPr="00EC76D5">
        <w:t xml:space="preserve">                addressTrack = createTrack(addressSymbol, trackMap, trackSet);</w:t>
      </w:r>
    </w:p>
    <w:p w14:paraId="041E5E61" w14:textId="77777777" w:rsidR="006929AD" w:rsidRPr="00EC76D5" w:rsidRDefault="006929AD" w:rsidP="006929AD">
      <w:pPr>
        <w:pStyle w:val="Code"/>
      </w:pPr>
      <w:r w:rsidRPr="00EC76D5">
        <w:t xml:space="preserve">              }</w:t>
      </w:r>
    </w:p>
    <w:p w14:paraId="1C177200" w14:textId="77777777" w:rsidR="006929AD" w:rsidRPr="00EC76D5" w:rsidRDefault="006929AD" w:rsidP="006929AD">
      <w:pPr>
        <w:pStyle w:val="Code"/>
      </w:pPr>
    </w:p>
    <w:p w14:paraId="4A7D3DC5" w14:textId="77777777" w:rsidR="006929AD" w:rsidRPr="00EC76D5" w:rsidRDefault="006929AD" w:rsidP="006929AD">
      <w:pPr>
        <w:pStyle w:val="Code"/>
      </w:pPr>
      <w:r w:rsidRPr="00EC76D5">
        <w:t xml:space="preserve">              addressTrack.addCode(Track.Right, line);</w:t>
      </w:r>
    </w:p>
    <w:p w14:paraId="41B78B41" w14:textId="77777777" w:rsidR="006929AD" w:rsidRPr="00EC76D5" w:rsidRDefault="006929AD" w:rsidP="006929AD">
      <w:pPr>
        <w:pStyle w:val="Code"/>
      </w:pPr>
      <w:r w:rsidRPr="00EC76D5">
        <w:t xml:space="preserve">              addressTrack.addCode(Track.Left, line);</w:t>
      </w:r>
    </w:p>
    <w:p w14:paraId="39660A8A" w14:textId="77777777" w:rsidR="006929AD" w:rsidRPr="00EC76D5" w:rsidRDefault="006929AD" w:rsidP="006929AD">
      <w:pPr>
        <w:pStyle w:val="Code"/>
      </w:pPr>
      <w:r w:rsidRPr="00EC76D5">
        <w:t xml:space="preserve">              trackMap.put(resultSymbol, addressTrack);</w:t>
      </w:r>
    </w:p>
    <w:p w14:paraId="1AAF2661" w14:textId="77777777" w:rsidR="006929AD" w:rsidRPr="00EC76D5" w:rsidRDefault="006929AD" w:rsidP="006929AD">
      <w:pPr>
        <w:pStyle w:val="Code"/>
      </w:pPr>
      <w:r w:rsidRPr="00EC76D5">
        <w:t xml:space="preserve">            }</w:t>
      </w:r>
    </w:p>
    <w:p w14:paraId="4C600D56" w14:textId="77777777" w:rsidR="006929AD" w:rsidRPr="00EC76D5" w:rsidRDefault="006929AD" w:rsidP="006929AD">
      <w:pPr>
        <w:pStyle w:val="Code"/>
      </w:pPr>
      <w:r w:rsidRPr="00EC76D5">
        <w:t xml:space="preserve">            else {</w:t>
      </w:r>
    </w:p>
    <w:p w14:paraId="1BEC7BA1" w14:textId="77777777" w:rsidR="006929AD" w:rsidRPr="00EC76D5" w:rsidRDefault="006929AD" w:rsidP="006929AD">
      <w:pPr>
        <w:pStyle w:val="Code"/>
      </w:pPr>
      <w:r w:rsidRPr="00EC76D5">
        <w:t xml:space="preserve">              Track resultTrack = createTrack(resultSymbol, trackMap,trackSet);</w:t>
      </w:r>
    </w:p>
    <w:p w14:paraId="5A4F8BBB" w14:textId="77777777" w:rsidR="006929AD" w:rsidRPr="00EC76D5" w:rsidRDefault="006929AD" w:rsidP="006929AD">
      <w:pPr>
        <w:pStyle w:val="Code"/>
      </w:pPr>
      <w:r w:rsidRPr="00EC76D5">
        <w:t xml:space="preserve">              resultTrack.addCode(Track.Left, line);</w:t>
      </w:r>
    </w:p>
    <w:p w14:paraId="38B06046" w14:textId="77777777" w:rsidR="006929AD" w:rsidRPr="00EC76D5" w:rsidRDefault="006929AD" w:rsidP="006929AD">
      <w:pPr>
        <w:pStyle w:val="Code"/>
      </w:pPr>
      <w:r w:rsidRPr="00EC76D5">
        <w:t xml:space="preserve">            }</w:t>
      </w:r>
    </w:p>
    <w:p w14:paraId="616A2103" w14:textId="77777777" w:rsidR="006929AD" w:rsidRPr="00EC76D5" w:rsidRDefault="006929AD" w:rsidP="006929AD">
      <w:pPr>
        <w:pStyle w:val="Code"/>
      </w:pPr>
      <w:r w:rsidRPr="00EC76D5">
        <w:t xml:space="preserve">          }</w:t>
      </w:r>
    </w:p>
    <w:p w14:paraId="3F816A26" w14:textId="77777777" w:rsidR="006929AD" w:rsidRPr="00EC76D5" w:rsidRDefault="006929AD" w:rsidP="006929AD">
      <w:pPr>
        <w:pStyle w:val="Code"/>
      </w:pPr>
      <w:r w:rsidRPr="00EC76D5">
        <w:t xml:space="preserve">          break;</w:t>
      </w:r>
    </w:p>
    <w:p w14:paraId="62D20985" w14:textId="77777777" w:rsidR="006929AD" w:rsidRPr="00EC76D5" w:rsidRDefault="006929AD" w:rsidP="006929AD">
      <w:pPr>
        <w:pStyle w:val="Code"/>
      </w:pPr>
    </w:p>
    <w:p w14:paraId="2EC42BBA" w14:textId="77777777" w:rsidR="006929AD" w:rsidRPr="00EC76D5" w:rsidRDefault="006929AD" w:rsidP="006929AD">
      <w:pPr>
        <w:pStyle w:val="Code"/>
      </w:pPr>
      <w:r w:rsidRPr="00EC76D5">
        <w:t xml:space="preserve">        case PrefixIncrement:</w:t>
      </w:r>
    </w:p>
    <w:p w14:paraId="36CE5470" w14:textId="77777777" w:rsidR="006929AD" w:rsidRPr="00EC76D5" w:rsidRDefault="006929AD" w:rsidP="006929AD">
      <w:pPr>
        <w:pStyle w:val="Code"/>
      </w:pPr>
      <w:r w:rsidRPr="00EC76D5">
        <w:t xml:space="preserve">        case PrefixDecrement: {</w:t>
      </w:r>
    </w:p>
    <w:p w14:paraId="248A2CAC" w14:textId="77777777" w:rsidR="006929AD" w:rsidRPr="00EC76D5" w:rsidRDefault="006929AD" w:rsidP="006929AD">
      <w:pPr>
        <w:pStyle w:val="Code"/>
      </w:pPr>
      <w:r w:rsidRPr="00EC76D5">
        <w:t xml:space="preserve">            Symbol incSymbol = (Symbol) operand3;</w:t>
      </w:r>
    </w:p>
    <w:p w14:paraId="63E0901C" w14:textId="77777777" w:rsidR="006929AD" w:rsidRPr="00EC76D5" w:rsidRDefault="006929AD" w:rsidP="006929AD">
      <w:pPr>
        <w:pStyle w:val="Code"/>
      </w:pPr>
    </w:p>
    <w:p w14:paraId="390562E8" w14:textId="77777777" w:rsidR="006929AD" w:rsidRPr="00EC76D5" w:rsidRDefault="006929AD" w:rsidP="006929AD">
      <w:pPr>
        <w:pStyle w:val="Code"/>
      </w:pPr>
      <w:r w:rsidRPr="00EC76D5">
        <w:t xml:space="preserve">            if (incSymbol.getType().isIntegralOrPointer()) {</w:t>
      </w:r>
    </w:p>
    <w:p w14:paraId="1EB024DE" w14:textId="77777777" w:rsidR="006929AD" w:rsidRPr="00EC76D5" w:rsidRDefault="006929AD" w:rsidP="006929AD">
      <w:pPr>
        <w:pStyle w:val="Code"/>
      </w:pPr>
      <w:r w:rsidRPr="00EC76D5">
        <w:t xml:space="preserve">              Track incTrack = trackMap.get(incSymbol);</w:t>
      </w:r>
    </w:p>
    <w:p w14:paraId="6683102B" w14:textId="77777777" w:rsidR="006929AD" w:rsidRPr="00EC76D5" w:rsidRDefault="006929AD" w:rsidP="006929AD">
      <w:pPr>
        <w:pStyle w:val="Code"/>
      </w:pPr>
    </w:p>
    <w:p w14:paraId="4D103250" w14:textId="77777777" w:rsidR="006929AD" w:rsidRPr="00EC76D5" w:rsidRDefault="006929AD" w:rsidP="006929AD">
      <w:pPr>
        <w:pStyle w:val="Code"/>
      </w:pPr>
      <w:r w:rsidRPr="00EC76D5">
        <w:lastRenderedPageBreak/>
        <w:t xml:space="preserve">              if (incTrack != null) {</w:t>
      </w:r>
    </w:p>
    <w:p w14:paraId="01670819" w14:textId="77777777" w:rsidR="006929AD" w:rsidRPr="00EC76D5" w:rsidRDefault="006929AD" w:rsidP="006929AD">
      <w:pPr>
        <w:pStyle w:val="Code"/>
      </w:pPr>
      <w:r w:rsidRPr="00EC76D5">
        <w:t xml:space="preserve">                incTrack.addCode(Track.Right, line, incSymbol.getType());</w:t>
      </w:r>
    </w:p>
    <w:p w14:paraId="68AE632C" w14:textId="77777777" w:rsidR="006929AD" w:rsidRPr="00EC76D5" w:rsidRDefault="006929AD" w:rsidP="006929AD">
      <w:pPr>
        <w:pStyle w:val="Code"/>
      </w:pPr>
      <w:r w:rsidRPr="00EC76D5">
        <w:t xml:space="preserve">                trackMap.put(incSymbol, incTrack);</w:t>
      </w:r>
    </w:p>
    <w:p w14:paraId="051F82C1" w14:textId="77777777" w:rsidR="006929AD" w:rsidRPr="00EC76D5" w:rsidRDefault="006929AD" w:rsidP="006929AD">
      <w:pPr>
        <w:pStyle w:val="Code"/>
      </w:pPr>
      <w:r w:rsidRPr="00EC76D5">
        <w:t xml:space="preserve">              }</w:t>
      </w:r>
    </w:p>
    <w:p w14:paraId="24E7D70B" w14:textId="77777777" w:rsidR="006929AD" w:rsidRPr="00EC76D5" w:rsidRDefault="006929AD" w:rsidP="006929AD">
      <w:pPr>
        <w:pStyle w:val="Code"/>
      </w:pPr>
      <w:r w:rsidRPr="00EC76D5">
        <w:t xml:space="preserve">              else {</w:t>
      </w:r>
    </w:p>
    <w:p w14:paraId="6D318BEC" w14:textId="77777777" w:rsidR="006929AD" w:rsidRPr="00EC76D5" w:rsidRDefault="006929AD" w:rsidP="006929AD">
      <w:pPr>
        <w:pStyle w:val="Code"/>
      </w:pPr>
      <w:r w:rsidRPr="00EC76D5">
        <w:t xml:space="preserve">                tryLoadAddressSymbol(Track.RightAddress, line,</w:t>
      </w:r>
    </w:p>
    <w:p w14:paraId="20D1CF27" w14:textId="77777777" w:rsidR="006929AD" w:rsidRPr="00EC76D5" w:rsidRDefault="006929AD" w:rsidP="006929AD">
      <w:pPr>
        <w:pStyle w:val="Code"/>
      </w:pPr>
      <w:r w:rsidRPr="00EC76D5">
        <w:t xml:space="preserve">                                     incSymbol, trackMap);</w:t>
      </w:r>
    </w:p>
    <w:p w14:paraId="2C04CCBB" w14:textId="77777777" w:rsidR="006929AD" w:rsidRPr="00EC76D5" w:rsidRDefault="006929AD" w:rsidP="006929AD">
      <w:pPr>
        <w:pStyle w:val="Code"/>
      </w:pPr>
    </w:p>
    <w:p w14:paraId="4F2EF94D" w14:textId="77777777" w:rsidR="006929AD" w:rsidRPr="00EC76D5" w:rsidRDefault="006929AD" w:rsidP="006929AD">
      <w:pPr>
        <w:pStyle w:val="Code"/>
      </w:pPr>
      <w:r w:rsidRPr="00EC76D5">
        <w:t xml:space="preserve">                if (middleCode.isLive(incSymbol)) {</w:t>
      </w:r>
    </w:p>
    <w:p w14:paraId="581ED0DE" w14:textId="77777777" w:rsidR="006929AD" w:rsidRPr="00EC76D5" w:rsidRDefault="006929AD" w:rsidP="006929AD">
      <w:pPr>
        <w:pStyle w:val="Code"/>
      </w:pPr>
      <w:r w:rsidRPr="00EC76D5">
        <w:t xml:space="preserve">                  middleCode.setLoad(Track.Right);</w:t>
      </w:r>
    </w:p>
    <w:p w14:paraId="313FC2F2" w14:textId="77777777" w:rsidR="006929AD" w:rsidRPr="00EC76D5" w:rsidRDefault="006929AD" w:rsidP="006929AD">
      <w:pPr>
        <w:pStyle w:val="Code"/>
      </w:pPr>
      <w:r w:rsidRPr="00EC76D5">
        <w:t xml:space="preserve">                  incTrack = createTrack(incSymbol, trackMap, trackSet);</w:t>
      </w:r>
    </w:p>
    <w:p w14:paraId="76267FC6" w14:textId="77777777" w:rsidR="006929AD" w:rsidRPr="00EC76D5" w:rsidRDefault="006929AD" w:rsidP="006929AD">
      <w:pPr>
        <w:pStyle w:val="Code"/>
      </w:pPr>
      <w:r w:rsidRPr="00EC76D5">
        <w:t xml:space="preserve">                  incTrack.addCode(Track.Right, line, incSymbol.getType());</w:t>
      </w:r>
    </w:p>
    <w:p w14:paraId="3E00C22B" w14:textId="77777777" w:rsidR="006929AD" w:rsidRPr="00EC76D5" w:rsidRDefault="006929AD" w:rsidP="006929AD">
      <w:pPr>
        <w:pStyle w:val="Code"/>
      </w:pPr>
      <w:r w:rsidRPr="00EC76D5">
        <w:t xml:space="preserve">                  trackMap.put(incSymbol, incTrack);                </w:t>
      </w:r>
    </w:p>
    <w:p w14:paraId="3E25D38C" w14:textId="77777777" w:rsidR="006929AD" w:rsidRPr="00EC76D5" w:rsidRDefault="006929AD" w:rsidP="006929AD">
      <w:pPr>
        <w:pStyle w:val="Code"/>
      </w:pPr>
      <w:r w:rsidRPr="00EC76D5">
        <w:t xml:space="preserve">                }</w:t>
      </w:r>
    </w:p>
    <w:p w14:paraId="4C31793A" w14:textId="77777777" w:rsidR="006929AD" w:rsidRPr="00EC76D5" w:rsidRDefault="006929AD" w:rsidP="006929AD">
      <w:pPr>
        <w:pStyle w:val="Code"/>
      </w:pPr>
      <w:r w:rsidRPr="00EC76D5">
        <w:t xml:space="preserve">              }</w:t>
      </w:r>
    </w:p>
    <w:p w14:paraId="210477F8" w14:textId="77777777" w:rsidR="006929AD" w:rsidRPr="00EC76D5" w:rsidRDefault="006929AD" w:rsidP="006929AD">
      <w:pPr>
        <w:pStyle w:val="Code"/>
      </w:pPr>
      <w:r w:rsidRPr="00EC76D5">
        <w:t xml:space="preserve">            }</w:t>
      </w:r>
    </w:p>
    <w:p w14:paraId="437B2D06" w14:textId="77777777" w:rsidR="006929AD" w:rsidRPr="00EC76D5" w:rsidRDefault="006929AD" w:rsidP="006929AD">
      <w:pPr>
        <w:pStyle w:val="Code"/>
      </w:pPr>
      <w:r w:rsidRPr="00EC76D5">
        <w:t xml:space="preserve">          }</w:t>
      </w:r>
    </w:p>
    <w:p w14:paraId="677B2767" w14:textId="77777777" w:rsidR="006929AD" w:rsidRPr="00EC76D5" w:rsidRDefault="006929AD" w:rsidP="006929AD">
      <w:pPr>
        <w:pStyle w:val="Code"/>
      </w:pPr>
      <w:r w:rsidRPr="00EC76D5">
        <w:t xml:space="preserve">          break;</w:t>
      </w:r>
    </w:p>
    <w:p w14:paraId="7AA38DA8" w14:textId="77777777" w:rsidR="006929AD" w:rsidRPr="00EC76D5" w:rsidRDefault="006929AD" w:rsidP="006929AD">
      <w:pPr>
        <w:pStyle w:val="Code"/>
      </w:pPr>
    </w:p>
    <w:p w14:paraId="6F7E4DCE" w14:textId="77777777" w:rsidR="006929AD" w:rsidRPr="00EC76D5" w:rsidRDefault="006929AD" w:rsidP="006929AD">
      <w:pPr>
        <w:pStyle w:val="Code"/>
      </w:pPr>
      <w:r w:rsidRPr="00EC76D5">
        <w:t xml:space="preserve">        case PostfixIncrement:</w:t>
      </w:r>
    </w:p>
    <w:p w14:paraId="5B7BC7B4" w14:textId="77777777" w:rsidR="006929AD" w:rsidRPr="00EC76D5" w:rsidRDefault="006929AD" w:rsidP="006929AD">
      <w:pPr>
        <w:pStyle w:val="Code"/>
      </w:pPr>
      <w:r w:rsidRPr="00EC76D5">
        <w:t xml:space="preserve">        case PostfixDecrement: {</w:t>
      </w:r>
    </w:p>
    <w:p w14:paraId="36A92593" w14:textId="77777777" w:rsidR="006929AD" w:rsidRPr="00EC76D5" w:rsidRDefault="006929AD" w:rsidP="006929AD">
      <w:pPr>
        <w:pStyle w:val="Code"/>
      </w:pPr>
      <w:r w:rsidRPr="00EC76D5">
        <w:t xml:space="preserve">            Symbol resultSymbol = (Symbol) operand2,</w:t>
      </w:r>
    </w:p>
    <w:p w14:paraId="1213426F" w14:textId="77777777" w:rsidR="006929AD" w:rsidRPr="00EC76D5" w:rsidRDefault="006929AD" w:rsidP="006929AD">
      <w:pPr>
        <w:pStyle w:val="Code"/>
      </w:pPr>
      <w:r w:rsidRPr="00EC76D5">
        <w:t xml:space="preserve">                   incSymbol = (Symbol) operand3;</w:t>
      </w:r>
    </w:p>
    <w:p w14:paraId="07E8617D" w14:textId="77777777" w:rsidR="006929AD" w:rsidRPr="00EC76D5" w:rsidRDefault="006929AD" w:rsidP="006929AD">
      <w:pPr>
        <w:pStyle w:val="Code"/>
      </w:pPr>
    </w:p>
    <w:p w14:paraId="78F09E9F" w14:textId="77777777" w:rsidR="006929AD" w:rsidRPr="00EC76D5" w:rsidRDefault="006929AD" w:rsidP="006929AD">
      <w:pPr>
        <w:pStyle w:val="Code"/>
      </w:pPr>
      <w:r w:rsidRPr="00EC76D5">
        <w:t xml:space="preserve">            if (incSymbol.getType().isIntegralOrPointer()) {</w:t>
      </w:r>
    </w:p>
    <w:p w14:paraId="42022C07" w14:textId="77777777" w:rsidR="006929AD" w:rsidRPr="00EC76D5" w:rsidRDefault="006929AD" w:rsidP="006929AD">
      <w:pPr>
        <w:pStyle w:val="Code"/>
      </w:pPr>
      <w:r w:rsidRPr="00EC76D5">
        <w:t xml:space="preserve">              Track incTrack = trackMap.get(incSymbol);</w:t>
      </w:r>
    </w:p>
    <w:p w14:paraId="685FE288" w14:textId="77777777" w:rsidR="006929AD" w:rsidRPr="00EC76D5" w:rsidRDefault="006929AD" w:rsidP="006929AD">
      <w:pPr>
        <w:pStyle w:val="Code"/>
      </w:pPr>
    </w:p>
    <w:p w14:paraId="41825B04" w14:textId="77777777" w:rsidR="006929AD" w:rsidRPr="00EC76D5" w:rsidRDefault="006929AD" w:rsidP="006929AD">
      <w:pPr>
        <w:pStyle w:val="Code"/>
      </w:pPr>
      <w:r w:rsidRPr="00EC76D5">
        <w:t xml:space="preserve">              if (incTrack != null) {</w:t>
      </w:r>
    </w:p>
    <w:p w14:paraId="40EA799A" w14:textId="77777777" w:rsidR="006929AD" w:rsidRPr="00EC76D5" w:rsidRDefault="006929AD" w:rsidP="006929AD">
      <w:pPr>
        <w:pStyle w:val="Code"/>
      </w:pPr>
      <w:r w:rsidRPr="00EC76D5">
        <w:t xml:space="preserve">                incTrack.addCode(Track.Right, line, incSymbol.getType());</w:t>
      </w:r>
    </w:p>
    <w:p w14:paraId="7E47D7EB" w14:textId="77777777" w:rsidR="006929AD" w:rsidRPr="00EC76D5" w:rsidRDefault="006929AD" w:rsidP="006929AD">
      <w:pPr>
        <w:pStyle w:val="Code"/>
      </w:pPr>
      <w:r w:rsidRPr="00EC76D5">
        <w:t xml:space="preserve">                trackMap.put(incSymbol, incTrack);</w:t>
      </w:r>
    </w:p>
    <w:p w14:paraId="25333D72" w14:textId="77777777" w:rsidR="006929AD" w:rsidRPr="00EC76D5" w:rsidRDefault="006929AD" w:rsidP="006929AD">
      <w:pPr>
        <w:pStyle w:val="Code"/>
      </w:pPr>
      <w:r w:rsidRPr="00EC76D5">
        <w:t xml:space="preserve">              }</w:t>
      </w:r>
    </w:p>
    <w:p w14:paraId="39C9079F" w14:textId="77777777" w:rsidR="006929AD" w:rsidRPr="00EC76D5" w:rsidRDefault="006929AD" w:rsidP="006929AD">
      <w:pPr>
        <w:pStyle w:val="Code"/>
      </w:pPr>
      <w:r w:rsidRPr="00EC76D5">
        <w:t xml:space="preserve">              else {</w:t>
      </w:r>
    </w:p>
    <w:p w14:paraId="703623FE" w14:textId="77777777" w:rsidR="006929AD" w:rsidRPr="00EC76D5" w:rsidRDefault="006929AD" w:rsidP="006929AD">
      <w:pPr>
        <w:pStyle w:val="Code"/>
      </w:pPr>
      <w:r w:rsidRPr="00EC76D5">
        <w:t xml:space="preserve">                tryLoadAddressSymbol(Track.RightAddress, line,</w:t>
      </w:r>
    </w:p>
    <w:p w14:paraId="680FC12E" w14:textId="77777777" w:rsidR="006929AD" w:rsidRPr="00EC76D5" w:rsidRDefault="006929AD" w:rsidP="006929AD">
      <w:pPr>
        <w:pStyle w:val="Code"/>
      </w:pPr>
      <w:r w:rsidRPr="00EC76D5">
        <w:t xml:space="preserve">                                     incSymbol, trackMap);</w:t>
      </w:r>
    </w:p>
    <w:p w14:paraId="3F72EFEE" w14:textId="77777777" w:rsidR="006929AD" w:rsidRPr="00EC76D5" w:rsidRDefault="006929AD" w:rsidP="006929AD">
      <w:pPr>
        <w:pStyle w:val="Code"/>
      </w:pPr>
    </w:p>
    <w:p w14:paraId="376B5EB8" w14:textId="77777777" w:rsidR="006929AD" w:rsidRPr="00EC76D5" w:rsidRDefault="006929AD" w:rsidP="006929AD">
      <w:pPr>
        <w:pStyle w:val="Code"/>
      </w:pPr>
      <w:r w:rsidRPr="00EC76D5">
        <w:t xml:space="preserve">                if (middleCode.isLive(incSymbol)) {</w:t>
      </w:r>
    </w:p>
    <w:p w14:paraId="2D1D89D8" w14:textId="77777777" w:rsidR="006929AD" w:rsidRPr="00EC76D5" w:rsidRDefault="006929AD" w:rsidP="006929AD">
      <w:pPr>
        <w:pStyle w:val="Code"/>
      </w:pPr>
      <w:r w:rsidRPr="00EC76D5">
        <w:t xml:space="preserve">                  middleCode.setLoad(Track.Right);</w:t>
      </w:r>
    </w:p>
    <w:p w14:paraId="613DE481" w14:textId="77777777" w:rsidR="006929AD" w:rsidRPr="00EC76D5" w:rsidRDefault="006929AD" w:rsidP="006929AD">
      <w:pPr>
        <w:pStyle w:val="Code"/>
      </w:pPr>
      <w:r w:rsidRPr="00EC76D5">
        <w:t xml:space="preserve">                  incTrack = createTrack(incSymbol, trackMap, trackSet);</w:t>
      </w:r>
    </w:p>
    <w:p w14:paraId="1E741C2E" w14:textId="77777777" w:rsidR="006929AD" w:rsidRPr="00EC76D5" w:rsidRDefault="006929AD" w:rsidP="006929AD">
      <w:pPr>
        <w:pStyle w:val="Code"/>
      </w:pPr>
      <w:r w:rsidRPr="00EC76D5">
        <w:t xml:space="preserve">                  incTrack.addCode(Track.Right, line, incSymbol.getType());</w:t>
      </w:r>
    </w:p>
    <w:p w14:paraId="6769D917" w14:textId="77777777" w:rsidR="006929AD" w:rsidRPr="00EC76D5" w:rsidRDefault="006929AD" w:rsidP="006929AD">
      <w:pPr>
        <w:pStyle w:val="Code"/>
      </w:pPr>
      <w:r w:rsidRPr="00EC76D5">
        <w:t xml:space="preserve">                  trackMap.put(incSymbol, incTrack);                </w:t>
      </w:r>
    </w:p>
    <w:p w14:paraId="62BA3307" w14:textId="77777777" w:rsidR="006929AD" w:rsidRPr="00EC76D5" w:rsidRDefault="006929AD" w:rsidP="006929AD">
      <w:pPr>
        <w:pStyle w:val="Code"/>
      </w:pPr>
      <w:r w:rsidRPr="00EC76D5">
        <w:t xml:space="preserve">                }</w:t>
      </w:r>
    </w:p>
    <w:p w14:paraId="1C446E0F" w14:textId="77777777" w:rsidR="006929AD" w:rsidRPr="00EC76D5" w:rsidRDefault="006929AD" w:rsidP="006929AD">
      <w:pPr>
        <w:pStyle w:val="Code"/>
      </w:pPr>
      <w:r w:rsidRPr="00EC76D5">
        <w:t xml:space="preserve">              }</w:t>
      </w:r>
    </w:p>
    <w:p w14:paraId="083EF91D" w14:textId="77777777" w:rsidR="006929AD" w:rsidRPr="00EC76D5" w:rsidRDefault="006929AD" w:rsidP="006929AD">
      <w:pPr>
        <w:pStyle w:val="Code"/>
      </w:pPr>
      <w:r w:rsidRPr="00EC76D5">
        <w:t xml:space="preserve">              </w:t>
      </w:r>
    </w:p>
    <w:p w14:paraId="72E781D5" w14:textId="77777777" w:rsidR="006929AD" w:rsidRPr="00EC76D5" w:rsidRDefault="006929AD" w:rsidP="006929AD">
      <w:pPr>
        <w:pStyle w:val="Code"/>
      </w:pPr>
      <w:r w:rsidRPr="00EC76D5">
        <w:t xml:space="preserve">              Track resultTrack = createTrack(resultSymbol, trackMap,trackSet);</w:t>
      </w:r>
    </w:p>
    <w:p w14:paraId="366CC057" w14:textId="77777777" w:rsidR="006929AD" w:rsidRPr="00EC76D5" w:rsidRDefault="006929AD" w:rsidP="006929AD">
      <w:pPr>
        <w:pStyle w:val="Code"/>
      </w:pPr>
      <w:r w:rsidRPr="00EC76D5">
        <w:t xml:space="preserve">              resultTrack.addCode(Track.Left, line, resultSymbol.getType());</w:t>
      </w:r>
    </w:p>
    <w:p w14:paraId="051B9C1B" w14:textId="77777777" w:rsidR="006929AD" w:rsidRPr="00EC76D5" w:rsidRDefault="006929AD" w:rsidP="006929AD">
      <w:pPr>
        <w:pStyle w:val="Code"/>
      </w:pPr>
      <w:r w:rsidRPr="00EC76D5">
        <w:t xml:space="preserve">              trackMap.put(resultSymbol, resultTrack);</w:t>
      </w:r>
    </w:p>
    <w:p w14:paraId="0F406AC3" w14:textId="77777777" w:rsidR="006929AD" w:rsidRPr="00EC76D5" w:rsidRDefault="006929AD" w:rsidP="006929AD">
      <w:pPr>
        <w:pStyle w:val="Code"/>
      </w:pPr>
      <w:r w:rsidRPr="00EC76D5">
        <w:t xml:space="preserve">            }</w:t>
      </w:r>
    </w:p>
    <w:p w14:paraId="354C8219" w14:textId="77777777" w:rsidR="006929AD" w:rsidRPr="00EC76D5" w:rsidRDefault="006929AD" w:rsidP="006929AD">
      <w:pPr>
        <w:pStyle w:val="Code"/>
      </w:pPr>
      <w:r w:rsidRPr="00EC76D5">
        <w:t xml:space="preserve">          }</w:t>
      </w:r>
    </w:p>
    <w:p w14:paraId="5327C8F4" w14:textId="77777777" w:rsidR="006929AD" w:rsidRPr="00EC76D5" w:rsidRDefault="006929AD" w:rsidP="006929AD">
      <w:pPr>
        <w:pStyle w:val="Code"/>
      </w:pPr>
      <w:r w:rsidRPr="00EC76D5">
        <w:t xml:space="preserve">          break;</w:t>
      </w:r>
    </w:p>
    <w:p w14:paraId="38552A9B" w14:textId="77777777" w:rsidR="006929AD" w:rsidRPr="00EC76D5" w:rsidRDefault="006929AD" w:rsidP="006929AD">
      <w:pPr>
        <w:pStyle w:val="Code"/>
      </w:pPr>
    </w:p>
    <w:p w14:paraId="365060B7" w14:textId="77777777" w:rsidR="006929AD" w:rsidRPr="00EC76D5" w:rsidRDefault="006929AD" w:rsidP="006929AD">
      <w:pPr>
        <w:pStyle w:val="Code"/>
      </w:pPr>
      <w:r w:rsidRPr="00EC76D5">
        <w:t xml:space="preserve">        case Return: {</w:t>
      </w:r>
    </w:p>
    <w:p w14:paraId="449B0F3E" w14:textId="77777777" w:rsidR="006929AD" w:rsidRPr="00EC76D5" w:rsidRDefault="006929AD" w:rsidP="006929AD">
      <w:pPr>
        <w:pStyle w:val="Code"/>
      </w:pPr>
      <w:r w:rsidRPr="00EC76D5">
        <w:t xml:space="preserve">            middleCode.setLoad(Track.Left);</w:t>
      </w:r>
    </w:p>
    <w:p w14:paraId="0BA4914C" w14:textId="77777777" w:rsidR="006929AD" w:rsidRPr="00EC76D5" w:rsidRDefault="006929AD" w:rsidP="006929AD">
      <w:pPr>
        <w:pStyle w:val="Code"/>
      </w:pPr>
      <w:r w:rsidRPr="00EC76D5">
        <w:t xml:space="preserve">            Track returnTrack = createTrack(Type.PointerType, trackSet);</w:t>
      </w:r>
    </w:p>
    <w:p w14:paraId="4366C6EF" w14:textId="77777777" w:rsidR="006929AD" w:rsidRPr="00EC76D5" w:rsidRDefault="006929AD" w:rsidP="006929AD">
      <w:pPr>
        <w:pStyle w:val="Code"/>
      </w:pPr>
      <w:r w:rsidRPr="00EC76D5">
        <w:t xml:space="preserve">            returnTrack.addCode(Track.Left, line);</w:t>
      </w:r>
    </w:p>
    <w:p w14:paraId="58EA8CC0" w14:textId="77777777" w:rsidR="006929AD" w:rsidRPr="00EC76D5" w:rsidRDefault="006929AD" w:rsidP="006929AD">
      <w:pPr>
        <w:pStyle w:val="Code"/>
      </w:pPr>
      <w:r w:rsidRPr="00EC76D5">
        <w:t xml:space="preserve">          }</w:t>
      </w:r>
    </w:p>
    <w:p w14:paraId="392677FE" w14:textId="77777777" w:rsidR="006929AD" w:rsidRPr="00EC76D5" w:rsidRDefault="006929AD" w:rsidP="006929AD">
      <w:pPr>
        <w:pStyle w:val="Code"/>
      </w:pPr>
      <w:r w:rsidRPr="00EC76D5">
        <w:t xml:space="preserve">          break;</w:t>
      </w:r>
    </w:p>
    <w:p w14:paraId="13D627BD" w14:textId="77777777" w:rsidR="006929AD" w:rsidRPr="00EC76D5" w:rsidRDefault="006929AD" w:rsidP="006929AD">
      <w:pPr>
        <w:pStyle w:val="Code"/>
      </w:pPr>
      <w:r w:rsidRPr="00EC76D5">
        <w:lastRenderedPageBreak/>
        <w:t xml:space="preserve">          </w:t>
      </w:r>
    </w:p>
    <w:p w14:paraId="19BF36AF" w14:textId="77777777" w:rsidR="006929AD" w:rsidRPr="00EC76D5" w:rsidRDefault="006929AD" w:rsidP="006929AD">
      <w:pPr>
        <w:pStyle w:val="Code"/>
      </w:pPr>
      <w:r w:rsidRPr="00EC76D5">
        <w:t xml:space="preserve">        case Parameter: { // mov [bp + 10], 123; mov [bp + 10], ax</w:t>
      </w:r>
    </w:p>
    <w:p w14:paraId="57A193D1" w14:textId="77777777" w:rsidR="006929AD" w:rsidRPr="00EC76D5" w:rsidRDefault="006929AD" w:rsidP="006929AD">
      <w:pPr>
        <w:pStyle w:val="Code"/>
      </w:pPr>
      <w:r w:rsidRPr="00EC76D5">
        <w:t xml:space="preserve">            Symbol paramSymbol = (Symbol) operand2;</w:t>
      </w:r>
    </w:p>
    <w:p w14:paraId="6CB09443" w14:textId="77777777" w:rsidR="006929AD" w:rsidRPr="00EC76D5" w:rsidRDefault="006929AD" w:rsidP="006929AD">
      <w:pPr>
        <w:pStyle w:val="Code"/>
      </w:pPr>
      <w:r w:rsidRPr="00EC76D5">
        <w:t xml:space="preserve">            </w:t>
      </w:r>
    </w:p>
    <w:p w14:paraId="4D34B84A" w14:textId="77777777" w:rsidR="006929AD" w:rsidRPr="00EC76D5" w:rsidRDefault="006929AD" w:rsidP="006929AD">
      <w:pPr>
        <w:pStyle w:val="Code"/>
      </w:pPr>
      <w:r w:rsidRPr="00EC76D5">
        <w:t xml:space="preserve">            if ((paramSymbol.getType().isIntegralOrPointer() ||</w:t>
      </w:r>
    </w:p>
    <w:p w14:paraId="7A8EC2B9" w14:textId="77777777" w:rsidR="006929AD" w:rsidRPr="00EC76D5" w:rsidRDefault="006929AD" w:rsidP="006929AD">
      <w:pPr>
        <w:pStyle w:val="Code"/>
      </w:pPr>
      <w:r w:rsidRPr="00EC76D5">
        <w:t xml:space="preserve">                 paramSymbol.getType().isFunctionOrArray()) &amp;&amp;</w:t>
      </w:r>
    </w:p>
    <w:p w14:paraId="51D13D39" w14:textId="77777777" w:rsidR="006929AD" w:rsidRPr="00EC76D5" w:rsidRDefault="006929AD" w:rsidP="006929AD">
      <w:pPr>
        <w:pStyle w:val="Code"/>
      </w:pPr>
      <w:r w:rsidRPr="00EC76D5">
        <w:t xml:space="preserve">                 !paramSymbol.hasValue()) {</w:t>
      </w:r>
    </w:p>
    <w:p w14:paraId="6326A406" w14:textId="77777777" w:rsidR="006929AD" w:rsidRPr="00EC76D5" w:rsidRDefault="006929AD" w:rsidP="006929AD">
      <w:pPr>
        <w:pStyle w:val="Code"/>
      </w:pPr>
      <w:r w:rsidRPr="00EC76D5">
        <w:t xml:space="preserve">              Track paramTrack = trackMap.get(paramSymbol);</w:t>
      </w:r>
    </w:p>
    <w:p w14:paraId="5C6F5EBB" w14:textId="77777777" w:rsidR="006929AD" w:rsidRPr="00EC76D5" w:rsidRDefault="006929AD" w:rsidP="006929AD">
      <w:pPr>
        <w:pStyle w:val="Code"/>
      </w:pPr>
    </w:p>
    <w:p w14:paraId="379222FF" w14:textId="77777777" w:rsidR="006929AD" w:rsidRPr="00EC76D5" w:rsidRDefault="006929AD" w:rsidP="006929AD">
      <w:pPr>
        <w:pStyle w:val="Code"/>
      </w:pPr>
      <w:r w:rsidRPr="00EC76D5">
        <w:t xml:space="preserve">              if (paramTrack == null) {</w:t>
      </w:r>
    </w:p>
    <w:p w14:paraId="7C555C29" w14:textId="77777777" w:rsidR="006929AD" w:rsidRPr="00EC76D5" w:rsidRDefault="006929AD" w:rsidP="006929AD">
      <w:pPr>
        <w:pStyle w:val="Code"/>
      </w:pPr>
      <w:r w:rsidRPr="00EC76D5">
        <w:t xml:space="preserve">                middleCode.setLoad(Track.Left);</w:t>
      </w:r>
    </w:p>
    <w:p w14:paraId="71BD94B1" w14:textId="77777777" w:rsidR="006929AD" w:rsidRPr="00EC76D5" w:rsidRDefault="006929AD" w:rsidP="006929AD">
      <w:pPr>
        <w:pStyle w:val="Code"/>
      </w:pPr>
      <w:r w:rsidRPr="00EC76D5">
        <w:t xml:space="preserve">                paramTrack = createTrack(paramSymbol, trackMap, trackSet);</w:t>
      </w:r>
    </w:p>
    <w:p w14:paraId="10FE37A0" w14:textId="77777777" w:rsidR="006929AD" w:rsidRPr="00EC76D5" w:rsidRDefault="006929AD" w:rsidP="006929AD">
      <w:pPr>
        <w:pStyle w:val="Code"/>
      </w:pPr>
      <w:r w:rsidRPr="00EC76D5">
        <w:t xml:space="preserve">                tryLoadAddressSymbol(Track.LeftAddress, line,</w:t>
      </w:r>
    </w:p>
    <w:p w14:paraId="03A8A934" w14:textId="77777777" w:rsidR="006929AD" w:rsidRPr="00EC76D5" w:rsidRDefault="006929AD" w:rsidP="006929AD">
      <w:pPr>
        <w:pStyle w:val="Code"/>
      </w:pPr>
      <w:r w:rsidRPr="00EC76D5">
        <w:t xml:space="preserve">                                     paramSymbol, trackMap);</w:t>
      </w:r>
    </w:p>
    <w:p w14:paraId="786FEC94" w14:textId="77777777" w:rsidR="006929AD" w:rsidRPr="00EC76D5" w:rsidRDefault="006929AD" w:rsidP="006929AD">
      <w:pPr>
        <w:pStyle w:val="Code"/>
      </w:pPr>
      <w:r w:rsidRPr="00EC76D5">
        <w:t xml:space="preserve">              }</w:t>
      </w:r>
    </w:p>
    <w:p w14:paraId="78D3EEE9" w14:textId="77777777" w:rsidR="006929AD" w:rsidRPr="00EC76D5" w:rsidRDefault="006929AD" w:rsidP="006929AD">
      <w:pPr>
        <w:pStyle w:val="Code"/>
      </w:pPr>
    </w:p>
    <w:p w14:paraId="7581584D" w14:textId="77777777" w:rsidR="006929AD" w:rsidRPr="00EC76D5" w:rsidRDefault="006929AD" w:rsidP="006929AD">
      <w:pPr>
        <w:pStyle w:val="Code"/>
      </w:pPr>
      <w:r w:rsidRPr="00EC76D5">
        <w:t xml:space="preserve">              paramTrack.addCode(Track.Left, line, paramSymbol.getType());</w:t>
      </w:r>
    </w:p>
    <w:p w14:paraId="7E258552" w14:textId="77777777" w:rsidR="006929AD" w:rsidRPr="00EC76D5" w:rsidRDefault="006929AD" w:rsidP="006929AD">
      <w:pPr>
        <w:pStyle w:val="Code"/>
      </w:pPr>
      <w:r w:rsidRPr="00EC76D5">
        <w:t xml:space="preserve">            }              </w:t>
      </w:r>
    </w:p>
    <w:p w14:paraId="007884AB" w14:textId="77777777" w:rsidR="006929AD" w:rsidRPr="00EC76D5" w:rsidRDefault="006929AD" w:rsidP="006929AD">
      <w:pPr>
        <w:pStyle w:val="Code"/>
      </w:pPr>
      <w:r w:rsidRPr="00EC76D5">
        <w:t xml:space="preserve">            else if (paramSymbol.getType().isStructOrUnion()) {</w:t>
      </w:r>
    </w:p>
    <w:p w14:paraId="2A863A90" w14:textId="77777777" w:rsidR="006929AD" w:rsidRPr="00EC76D5" w:rsidRDefault="006929AD" w:rsidP="006929AD">
      <w:pPr>
        <w:pStyle w:val="Code"/>
      </w:pPr>
      <w:r w:rsidRPr="00EC76D5">
        <w:t xml:space="preserve">              Symbol rightAddressSymbol = paramSymbol.getAddressSymbol();</w:t>
      </w:r>
    </w:p>
    <w:p w14:paraId="7A8160C1" w14:textId="77777777" w:rsidR="006929AD" w:rsidRPr="00EC76D5" w:rsidRDefault="006929AD" w:rsidP="006929AD">
      <w:pPr>
        <w:pStyle w:val="Code"/>
      </w:pPr>
      <w:r w:rsidRPr="00EC76D5">
        <w:t xml:space="preserve">              Track rightAddressTrack;</w:t>
      </w:r>
    </w:p>
    <w:p w14:paraId="5069CB87" w14:textId="77777777" w:rsidR="006929AD" w:rsidRPr="00EC76D5" w:rsidRDefault="006929AD" w:rsidP="006929AD">
      <w:pPr>
        <w:pStyle w:val="Code"/>
      </w:pPr>
    </w:p>
    <w:p w14:paraId="05B1E292" w14:textId="77777777" w:rsidR="006929AD" w:rsidRPr="00EC76D5" w:rsidRDefault="006929AD" w:rsidP="006929AD">
      <w:pPr>
        <w:pStyle w:val="Code"/>
      </w:pPr>
      <w:r w:rsidRPr="00EC76D5">
        <w:t xml:space="preserve">              if (rightAddressSymbol != null) {</w:t>
      </w:r>
    </w:p>
    <w:p w14:paraId="144DBD6E" w14:textId="77777777" w:rsidR="006929AD" w:rsidRPr="00EC76D5" w:rsidRDefault="006929AD" w:rsidP="006929AD">
      <w:pPr>
        <w:pStyle w:val="Code"/>
      </w:pPr>
      <w:r w:rsidRPr="00EC76D5">
        <w:t xml:space="preserve">                rightAddressTrack = trackMap.get(rightAddressSymbol);</w:t>
      </w:r>
    </w:p>
    <w:p w14:paraId="0568D5E5" w14:textId="77777777" w:rsidR="006929AD" w:rsidRPr="00EC76D5" w:rsidRDefault="006929AD" w:rsidP="006929AD">
      <w:pPr>
        <w:pStyle w:val="Code"/>
      </w:pPr>
    </w:p>
    <w:p w14:paraId="21E256C2" w14:textId="77777777" w:rsidR="006929AD" w:rsidRPr="00EC76D5" w:rsidRDefault="006929AD" w:rsidP="006929AD">
      <w:pPr>
        <w:pStyle w:val="Code"/>
      </w:pPr>
      <w:r w:rsidRPr="00EC76D5">
        <w:t xml:space="preserve">                if (rightAddressTrack == null) {</w:t>
      </w:r>
    </w:p>
    <w:p w14:paraId="03271C88" w14:textId="77777777" w:rsidR="006929AD" w:rsidRPr="00EC76D5" w:rsidRDefault="006929AD" w:rsidP="006929AD">
      <w:pPr>
        <w:pStyle w:val="Code"/>
      </w:pPr>
      <w:r w:rsidRPr="00EC76D5">
        <w:t xml:space="preserve">                  middleCode.setLoad(Track.Right);</w:t>
      </w:r>
    </w:p>
    <w:p w14:paraId="0E7E4EE6" w14:textId="77777777" w:rsidR="006929AD" w:rsidRPr="00EC76D5" w:rsidRDefault="006929AD" w:rsidP="006929AD">
      <w:pPr>
        <w:pStyle w:val="Code"/>
      </w:pPr>
      <w:r w:rsidRPr="00EC76D5">
        <w:t xml:space="preserve">                  rightAddressTrack = createTrack(rightAddressSymbol,</w:t>
      </w:r>
    </w:p>
    <w:p w14:paraId="1EA57798" w14:textId="77777777" w:rsidR="006929AD" w:rsidRPr="00EC76D5" w:rsidRDefault="006929AD" w:rsidP="006929AD">
      <w:pPr>
        <w:pStyle w:val="Code"/>
      </w:pPr>
      <w:r w:rsidRPr="00EC76D5">
        <w:t xml:space="preserve">                                                  trackMap, trackSet);</w:t>
      </w:r>
    </w:p>
    <w:p w14:paraId="4CE9C8E0" w14:textId="77777777" w:rsidR="006929AD" w:rsidRPr="00EC76D5" w:rsidRDefault="006929AD" w:rsidP="006929AD">
      <w:pPr>
        <w:pStyle w:val="Code"/>
      </w:pPr>
      <w:r w:rsidRPr="00EC76D5">
        <w:t xml:space="preserve">                }</w:t>
      </w:r>
    </w:p>
    <w:p w14:paraId="3FCC1E3B" w14:textId="77777777" w:rsidR="006929AD" w:rsidRPr="00EC76D5" w:rsidRDefault="006929AD" w:rsidP="006929AD">
      <w:pPr>
        <w:pStyle w:val="Code"/>
      </w:pPr>
      <w:r w:rsidRPr="00EC76D5">
        <w:t xml:space="preserve">              }</w:t>
      </w:r>
    </w:p>
    <w:p w14:paraId="14B083A5" w14:textId="77777777" w:rsidR="006929AD" w:rsidRPr="00EC76D5" w:rsidRDefault="006929AD" w:rsidP="006929AD">
      <w:pPr>
        <w:pStyle w:val="Code"/>
      </w:pPr>
      <w:r w:rsidRPr="00EC76D5">
        <w:t xml:space="preserve">              else {</w:t>
      </w:r>
    </w:p>
    <w:p w14:paraId="52B70BFC" w14:textId="77777777" w:rsidR="006929AD" w:rsidRPr="00EC76D5" w:rsidRDefault="006929AD" w:rsidP="006929AD">
      <w:pPr>
        <w:pStyle w:val="Code"/>
      </w:pPr>
      <w:r w:rsidRPr="00EC76D5">
        <w:t xml:space="preserve">                middleCode.setLoad(Track.Right);</w:t>
      </w:r>
    </w:p>
    <w:p w14:paraId="5353A17B" w14:textId="77777777" w:rsidR="006929AD" w:rsidRPr="00EC76D5" w:rsidRDefault="006929AD" w:rsidP="006929AD">
      <w:pPr>
        <w:pStyle w:val="Code"/>
      </w:pPr>
      <w:r w:rsidRPr="00EC76D5">
        <w:t xml:space="preserve">                rightAddressTrack = createTrack(Type.PointerType, trackSet);</w:t>
      </w:r>
    </w:p>
    <w:p w14:paraId="4A66CAD8" w14:textId="77777777" w:rsidR="006929AD" w:rsidRPr="00EC76D5" w:rsidRDefault="006929AD" w:rsidP="006929AD">
      <w:pPr>
        <w:pStyle w:val="Code"/>
      </w:pPr>
      <w:r w:rsidRPr="00EC76D5">
        <w:t xml:space="preserve">              }</w:t>
      </w:r>
    </w:p>
    <w:p w14:paraId="64808E2B" w14:textId="77777777" w:rsidR="006929AD" w:rsidRPr="00EC76D5" w:rsidRDefault="006929AD" w:rsidP="006929AD">
      <w:pPr>
        <w:pStyle w:val="Code"/>
      </w:pPr>
    </w:p>
    <w:p w14:paraId="32DAEF53" w14:textId="77777777" w:rsidR="006929AD" w:rsidRPr="00EC76D5" w:rsidRDefault="006929AD" w:rsidP="006929AD">
      <w:pPr>
        <w:pStyle w:val="Code"/>
      </w:pPr>
      <w:r w:rsidRPr="00EC76D5">
        <w:t xml:space="preserve">              rightAddressTrack.addCode(Track.RightAddress, line);</w:t>
      </w:r>
    </w:p>
    <w:p w14:paraId="141C059E" w14:textId="77777777" w:rsidR="006929AD" w:rsidRPr="00EC76D5" w:rsidRDefault="006929AD" w:rsidP="006929AD">
      <w:pPr>
        <w:pStyle w:val="Code"/>
      </w:pPr>
      <w:r w:rsidRPr="00EC76D5">
        <w:t xml:space="preserve">              rightAddressTrack.setPointer();</w:t>
      </w:r>
    </w:p>
    <w:p w14:paraId="1210364C" w14:textId="77777777" w:rsidR="006929AD" w:rsidRPr="00EC76D5" w:rsidRDefault="006929AD" w:rsidP="006929AD">
      <w:pPr>
        <w:pStyle w:val="Code"/>
      </w:pPr>
      <w:r w:rsidRPr="00EC76D5">
        <w:t xml:space="preserve">              trackMap.remove(rightAddressSymbol);</w:t>
      </w:r>
    </w:p>
    <w:p w14:paraId="12FFC86B" w14:textId="77777777" w:rsidR="006929AD" w:rsidRPr="00EC76D5" w:rsidRDefault="006929AD" w:rsidP="006929AD">
      <w:pPr>
        <w:pStyle w:val="Code"/>
      </w:pPr>
    </w:p>
    <w:p w14:paraId="79B87D4B" w14:textId="77777777" w:rsidR="006929AD" w:rsidRPr="00EC76D5" w:rsidRDefault="006929AD" w:rsidP="006929AD">
      <w:pPr>
        <w:pStyle w:val="Code"/>
      </w:pPr>
      <w:r w:rsidRPr="00EC76D5">
        <w:t xml:space="preserve">              middleCode.setLoad(Track.Left);</w:t>
      </w:r>
    </w:p>
    <w:p w14:paraId="35ABB0F0" w14:textId="77777777" w:rsidR="006929AD" w:rsidRPr="00EC76D5" w:rsidRDefault="006929AD" w:rsidP="006929AD">
      <w:pPr>
        <w:pStyle w:val="Code"/>
      </w:pPr>
      <w:r w:rsidRPr="00EC76D5">
        <w:t xml:space="preserve">              Track targetAddressTrack =</w:t>
      </w:r>
    </w:p>
    <w:p w14:paraId="16AFC96C" w14:textId="77777777" w:rsidR="006929AD" w:rsidRPr="00EC76D5" w:rsidRDefault="006929AD" w:rsidP="006929AD">
      <w:pPr>
        <w:pStyle w:val="Code"/>
      </w:pPr>
      <w:r w:rsidRPr="00EC76D5">
        <w:t xml:space="preserve">                createTrack(Type.PointerType, trackSet);</w:t>
      </w:r>
    </w:p>
    <w:p w14:paraId="70CEECBA" w14:textId="77777777" w:rsidR="006929AD" w:rsidRPr="00EC76D5" w:rsidRDefault="006929AD" w:rsidP="006929AD">
      <w:pPr>
        <w:pStyle w:val="Code"/>
      </w:pPr>
      <w:r w:rsidRPr="00EC76D5">
        <w:t xml:space="preserve">              targetAddressTrack.addCode(Track.LeftAddress, line);</w:t>
      </w:r>
    </w:p>
    <w:p w14:paraId="4D5C9A20" w14:textId="77777777" w:rsidR="006929AD" w:rsidRPr="00EC76D5" w:rsidRDefault="006929AD" w:rsidP="006929AD">
      <w:pPr>
        <w:pStyle w:val="Code"/>
      </w:pPr>
      <w:r w:rsidRPr="00EC76D5">
        <w:t xml:space="preserve">              targetAddressTrack.setPointer();</w:t>
      </w:r>
    </w:p>
    <w:p w14:paraId="74918F85" w14:textId="77777777" w:rsidR="006929AD" w:rsidRPr="00EC76D5" w:rsidRDefault="006929AD" w:rsidP="006929AD">
      <w:pPr>
        <w:pStyle w:val="Code"/>
      </w:pPr>
    </w:p>
    <w:p w14:paraId="0F3BCF9D" w14:textId="77777777" w:rsidR="006929AD" w:rsidRPr="00EC76D5" w:rsidRDefault="006929AD" w:rsidP="006929AD">
      <w:pPr>
        <w:pStyle w:val="Code"/>
      </w:pPr>
      <w:r w:rsidRPr="00EC76D5">
        <w:t xml:space="preserve">              Symbol valueSymbol =</w:t>
      </w:r>
    </w:p>
    <w:p w14:paraId="04987BE7" w14:textId="77777777" w:rsidR="006929AD" w:rsidRPr="00EC76D5" w:rsidRDefault="006929AD" w:rsidP="006929AD">
      <w:pPr>
        <w:pStyle w:val="Code"/>
      </w:pPr>
      <w:r w:rsidRPr="00EC76D5">
        <w:t xml:space="preserve">                Symbol.createTemporarySymbol(Type.SignedCharType);</w:t>
      </w:r>
    </w:p>
    <w:p w14:paraId="68D5F36E" w14:textId="77777777" w:rsidR="006929AD" w:rsidRPr="00EC76D5" w:rsidRDefault="006929AD" w:rsidP="006929AD">
      <w:pPr>
        <w:pStyle w:val="Code"/>
      </w:pPr>
      <w:r w:rsidRPr="00EC76D5">
        <w:t xml:space="preserve">              Track valueTrack = createTrack(valueSymbol, trackMap, trackSet);</w:t>
      </w:r>
    </w:p>
    <w:p w14:paraId="72E8AABC" w14:textId="77777777" w:rsidR="006929AD" w:rsidRPr="00EC76D5" w:rsidRDefault="006929AD" w:rsidP="006929AD">
      <w:pPr>
        <w:pStyle w:val="Code"/>
      </w:pPr>
      <w:r w:rsidRPr="00EC76D5">
        <w:t xml:space="preserve">              valueTrack.addCode(Track.Left, line);</w:t>
      </w:r>
    </w:p>
    <w:p w14:paraId="62EADE17" w14:textId="77777777" w:rsidR="006929AD" w:rsidRPr="00EC76D5" w:rsidRDefault="006929AD" w:rsidP="006929AD">
      <w:pPr>
        <w:pStyle w:val="Code"/>
      </w:pPr>
    </w:p>
    <w:p w14:paraId="6756F27E" w14:textId="77777777" w:rsidR="006929AD" w:rsidRPr="00EC76D5" w:rsidRDefault="006929AD" w:rsidP="006929AD">
      <w:pPr>
        <w:pStyle w:val="Code"/>
      </w:pPr>
      <w:r w:rsidRPr="00EC76D5">
        <w:t xml:space="preserve">              int typeSize = paramSymbol.getType().getSize();</w:t>
      </w:r>
    </w:p>
    <w:p w14:paraId="0DA1B952" w14:textId="77777777" w:rsidR="006929AD" w:rsidRPr="00EC76D5" w:rsidRDefault="006929AD" w:rsidP="006929AD">
      <w:pPr>
        <w:pStyle w:val="Code"/>
      </w:pPr>
      <w:r w:rsidRPr="00EC76D5">
        <w:t xml:space="preserve">              Type countType = (typeSize &lt; 256) ? Type.SignedCharType</w:t>
      </w:r>
    </w:p>
    <w:p w14:paraId="104F47B3" w14:textId="77777777" w:rsidR="006929AD" w:rsidRPr="00EC76D5" w:rsidRDefault="006929AD" w:rsidP="006929AD">
      <w:pPr>
        <w:pStyle w:val="Code"/>
      </w:pPr>
      <w:r w:rsidRPr="00EC76D5">
        <w:t xml:space="preserve">                                                : Type.SignedIntegerType;</w:t>
      </w:r>
    </w:p>
    <w:p w14:paraId="4C7E4763" w14:textId="77777777" w:rsidR="006929AD" w:rsidRPr="00EC76D5" w:rsidRDefault="006929AD" w:rsidP="006929AD">
      <w:pPr>
        <w:pStyle w:val="Code"/>
      </w:pPr>
      <w:r w:rsidRPr="00EC76D5">
        <w:t xml:space="preserve">              Symbol countSymbol = Symbol.createTemporarySymbol(countType);</w:t>
      </w:r>
    </w:p>
    <w:p w14:paraId="238584FF" w14:textId="77777777" w:rsidR="006929AD" w:rsidRPr="00EC76D5" w:rsidRDefault="006929AD" w:rsidP="006929AD">
      <w:pPr>
        <w:pStyle w:val="Code"/>
      </w:pPr>
      <w:r w:rsidRPr="00EC76D5">
        <w:t xml:space="preserve">              Track countTrack = createTrack(countSymbol, trackMap, trackSet);</w:t>
      </w:r>
    </w:p>
    <w:p w14:paraId="544BF0EB" w14:textId="77777777" w:rsidR="006929AD" w:rsidRPr="00EC76D5" w:rsidRDefault="006929AD" w:rsidP="006929AD">
      <w:pPr>
        <w:pStyle w:val="Code"/>
      </w:pPr>
      <w:r w:rsidRPr="00EC76D5">
        <w:t xml:space="preserve">              countTrack.addCode(Track.Right, line);</w:t>
      </w:r>
    </w:p>
    <w:p w14:paraId="00664FC0" w14:textId="77777777" w:rsidR="006929AD" w:rsidRPr="00EC76D5" w:rsidRDefault="006929AD" w:rsidP="006929AD">
      <w:pPr>
        <w:pStyle w:val="Code"/>
      </w:pPr>
      <w:r w:rsidRPr="00EC76D5">
        <w:lastRenderedPageBreak/>
        <w:t xml:space="preserve">            }</w:t>
      </w:r>
    </w:p>
    <w:p w14:paraId="700E2D32" w14:textId="77777777" w:rsidR="006929AD" w:rsidRPr="00EC76D5" w:rsidRDefault="006929AD" w:rsidP="006929AD">
      <w:pPr>
        <w:pStyle w:val="Code"/>
      </w:pPr>
      <w:r w:rsidRPr="00EC76D5">
        <w:t xml:space="preserve">          }</w:t>
      </w:r>
    </w:p>
    <w:p w14:paraId="6AE8DD0F" w14:textId="77777777" w:rsidR="006929AD" w:rsidRPr="00EC76D5" w:rsidRDefault="006929AD" w:rsidP="006929AD">
      <w:pPr>
        <w:pStyle w:val="Code"/>
      </w:pPr>
      <w:r w:rsidRPr="00EC76D5">
        <w:t xml:space="preserve">          break;</w:t>
      </w:r>
    </w:p>
    <w:p w14:paraId="02758775" w14:textId="77777777" w:rsidR="006929AD" w:rsidRPr="00EC76D5" w:rsidRDefault="006929AD" w:rsidP="006929AD">
      <w:pPr>
        <w:pStyle w:val="Code"/>
      </w:pPr>
      <w:r w:rsidRPr="00EC76D5">
        <w:t xml:space="preserve">          </w:t>
      </w:r>
    </w:p>
    <w:p w14:paraId="71DA427B" w14:textId="77777777" w:rsidR="006929AD" w:rsidRPr="00EC76D5" w:rsidRDefault="006929AD" w:rsidP="006929AD">
      <w:pPr>
        <w:pStyle w:val="Code"/>
      </w:pPr>
      <w:r w:rsidRPr="00EC76D5">
        <w:t xml:space="preserve">        case SetReturnValue: {</w:t>
      </w:r>
    </w:p>
    <w:p w14:paraId="5D35649E" w14:textId="77777777" w:rsidR="006929AD" w:rsidRPr="00EC76D5" w:rsidRDefault="006929AD" w:rsidP="006929AD">
      <w:pPr>
        <w:pStyle w:val="Code"/>
      </w:pPr>
      <w:r w:rsidRPr="00EC76D5">
        <w:t xml:space="preserve">            Symbol returnSymbol = (Symbol) operand2;</w:t>
      </w:r>
    </w:p>
    <w:p w14:paraId="6461DC96" w14:textId="77777777" w:rsidR="006929AD" w:rsidRPr="00EC76D5" w:rsidRDefault="006929AD" w:rsidP="006929AD">
      <w:pPr>
        <w:pStyle w:val="Code"/>
      </w:pPr>
    </w:p>
    <w:p w14:paraId="19584282" w14:textId="77777777" w:rsidR="006929AD" w:rsidRPr="00EC76D5" w:rsidRDefault="006929AD" w:rsidP="006929AD">
      <w:pPr>
        <w:pStyle w:val="Code"/>
      </w:pPr>
      <w:r w:rsidRPr="00EC76D5">
        <w:t xml:space="preserve">            if (returnSymbol.getType().isIntegralOrPointer() ||</w:t>
      </w:r>
    </w:p>
    <w:p w14:paraId="69FC2ACC" w14:textId="77777777" w:rsidR="006929AD" w:rsidRPr="00EC76D5" w:rsidRDefault="006929AD" w:rsidP="006929AD">
      <w:pPr>
        <w:pStyle w:val="Code"/>
      </w:pPr>
      <w:r w:rsidRPr="00EC76D5">
        <w:t xml:space="preserve">                     returnSymbol.getType().isFunctionArrayOrString()) {</w:t>
      </w:r>
    </w:p>
    <w:p w14:paraId="0A02CF72" w14:textId="77777777" w:rsidR="006929AD" w:rsidRPr="00EC76D5" w:rsidRDefault="006929AD" w:rsidP="006929AD">
      <w:pPr>
        <w:pStyle w:val="Code"/>
      </w:pPr>
      <w:r w:rsidRPr="00EC76D5">
        <w:t xml:space="preserve">              int typeSize = returnSymbol.getType().isFunctionArrayOrString() ?</w:t>
      </w:r>
    </w:p>
    <w:p w14:paraId="28DCFB24" w14:textId="38C16C15" w:rsidR="006929AD" w:rsidRPr="00EC76D5" w:rsidRDefault="006929AD" w:rsidP="006929AD">
      <w:pPr>
        <w:pStyle w:val="Code"/>
      </w:pPr>
      <w:r w:rsidRPr="00EC76D5">
        <w:t xml:space="preserve">                           </w:t>
      </w:r>
      <w:r w:rsidR="00BA53A2">
        <w:t>TypeSize.PointerSize</w:t>
      </w:r>
      <w:r w:rsidRPr="00EC76D5">
        <w:t xml:space="preserve"> : returnSymbol.getType().getSize();</w:t>
      </w:r>
    </w:p>
    <w:p w14:paraId="409B6CCB" w14:textId="77777777" w:rsidR="006929AD" w:rsidRPr="00EC76D5" w:rsidRDefault="006929AD" w:rsidP="006929AD">
      <w:pPr>
        <w:pStyle w:val="Code"/>
      </w:pPr>
      <w:r w:rsidRPr="00EC76D5">
        <w:t xml:space="preserve">              Register returnRegister =</w:t>
      </w:r>
    </w:p>
    <w:p w14:paraId="25A983FC" w14:textId="77777777" w:rsidR="006929AD" w:rsidRPr="00EC76D5" w:rsidRDefault="006929AD" w:rsidP="006929AD">
      <w:pPr>
        <w:pStyle w:val="Code"/>
      </w:pPr>
      <w:r w:rsidRPr="00EC76D5">
        <w:t xml:space="preserve">                ObjectCode.registerToSize(ObjectCode.ReturnValueRegister, typeSize);</w:t>
      </w:r>
    </w:p>
    <w:p w14:paraId="73392506" w14:textId="77777777" w:rsidR="006929AD" w:rsidRPr="00EC76D5" w:rsidRDefault="006929AD" w:rsidP="006929AD">
      <w:pPr>
        <w:pStyle w:val="Code"/>
      </w:pPr>
      <w:r w:rsidRPr="00EC76D5">
        <w:t xml:space="preserve">              Track returnTrack = trackMap.get(returnSymbol);</w:t>
      </w:r>
    </w:p>
    <w:p w14:paraId="724E4625" w14:textId="77777777" w:rsidR="006929AD" w:rsidRPr="00EC76D5" w:rsidRDefault="006929AD" w:rsidP="006929AD">
      <w:pPr>
        <w:pStyle w:val="Code"/>
      </w:pPr>
      <w:r w:rsidRPr="00EC76D5">
        <w:t xml:space="preserve">              </w:t>
      </w:r>
    </w:p>
    <w:p w14:paraId="3FE5FA18" w14:textId="77777777" w:rsidR="006929AD" w:rsidRPr="00EC76D5" w:rsidRDefault="006929AD" w:rsidP="006929AD">
      <w:pPr>
        <w:pStyle w:val="Code"/>
      </w:pPr>
      <w:r w:rsidRPr="00EC76D5">
        <w:t xml:space="preserve">              if (returnTrack != null) {</w:t>
      </w:r>
    </w:p>
    <w:p w14:paraId="74B83FE9" w14:textId="77777777" w:rsidR="006929AD" w:rsidRPr="00EC76D5" w:rsidRDefault="006929AD" w:rsidP="006929AD">
      <w:pPr>
        <w:pStyle w:val="Code"/>
      </w:pPr>
      <w:r w:rsidRPr="00EC76D5">
        <w:t xml:space="preserve">                if (returnTrack.getRegister() == null) {</w:t>
      </w:r>
    </w:p>
    <w:p w14:paraId="5B78BBA3" w14:textId="77777777" w:rsidR="006929AD" w:rsidRPr="00EC76D5" w:rsidRDefault="006929AD" w:rsidP="006929AD">
      <w:pPr>
        <w:pStyle w:val="Code"/>
      </w:pPr>
      <w:r w:rsidRPr="00EC76D5">
        <w:t xml:space="preserve">                  returnTrack.setRegister(returnRegister);</w:t>
      </w:r>
    </w:p>
    <w:p w14:paraId="41C34EEE" w14:textId="77777777" w:rsidR="006929AD" w:rsidRPr="00EC76D5" w:rsidRDefault="006929AD" w:rsidP="006929AD">
      <w:pPr>
        <w:pStyle w:val="Code"/>
      </w:pPr>
      <w:r w:rsidRPr="00EC76D5">
        <w:t xml:space="preserve">                }</w:t>
      </w:r>
    </w:p>
    <w:p w14:paraId="7CB7DDD1" w14:textId="77777777" w:rsidR="006929AD" w:rsidRPr="00EC76D5" w:rsidRDefault="006929AD" w:rsidP="006929AD">
      <w:pPr>
        <w:pStyle w:val="Code"/>
      </w:pPr>
      <w:r w:rsidRPr="00EC76D5">
        <w:t xml:space="preserve">              }</w:t>
      </w:r>
    </w:p>
    <w:p w14:paraId="34C5A791" w14:textId="77777777" w:rsidR="006929AD" w:rsidRPr="00EC76D5" w:rsidRDefault="006929AD" w:rsidP="006929AD">
      <w:pPr>
        <w:pStyle w:val="Code"/>
      </w:pPr>
      <w:r w:rsidRPr="00EC76D5">
        <w:t xml:space="preserve">              else {</w:t>
      </w:r>
    </w:p>
    <w:p w14:paraId="1DBA3D45" w14:textId="77777777" w:rsidR="006929AD" w:rsidRPr="00EC76D5" w:rsidRDefault="006929AD" w:rsidP="006929AD">
      <w:pPr>
        <w:pStyle w:val="Code"/>
      </w:pPr>
      <w:r w:rsidRPr="00EC76D5">
        <w:t xml:space="preserve">                middleCode.setLoad(Track.Left);</w:t>
      </w:r>
    </w:p>
    <w:p w14:paraId="0CCD4082" w14:textId="77777777" w:rsidR="006929AD" w:rsidRPr="00EC76D5" w:rsidRDefault="006929AD" w:rsidP="006929AD">
      <w:pPr>
        <w:pStyle w:val="Code"/>
      </w:pPr>
      <w:r w:rsidRPr="00EC76D5">
        <w:t xml:space="preserve">                returnTrack = createTrack(returnSymbol, trackMap, trackSet);</w:t>
      </w:r>
    </w:p>
    <w:p w14:paraId="393076CC" w14:textId="77777777" w:rsidR="006929AD" w:rsidRPr="00EC76D5" w:rsidRDefault="006929AD" w:rsidP="006929AD">
      <w:pPr>
        <w:pStyle w:val="Code"/>
      </w:pPr>
      <w:r w:rsidRPr="00EC76D5">
        <w:t xml:space="preserve">                returnTrack.setRegister(returnRegister);</w:t>
      </w:r>
    </w:p>
    <w:p w14:paraId="134A3319" w14:textId="77777777" w:rsidR="006929AD" w:rsidRPr="00EC76D5" w:rsidRDefault="006929AD" w:rsidP="006929AD">
      <w:pPr>
        <w:pStyle w:val="Code"/>
      </w:pPr>
      <w:r w:rsidRPr="00EC76D5">
        <w:t xml:space="preserve">                tryLoadAddressSymbol(Track.LeftAddress, line,</w:t>
      </w:r>
    </w:p>
    <w:p w14:paraId="20970865" w14:textId="77777777" w:rsidR="006929AD" w:rsidRPr="00EC76D5" w:rsidRDefault="006929AD" w:rsidP="006929AD">
      <w:pPr>
        <w:pStyle w:val="Code"/>
      </w:pPr>
      <w:r w:rsidRPr="00EC76D5">
        <w:t xml:space="preserve">                                     returnSymbol, trackMap);</w:t>
      </w:r>
    </w:p>
    <w:p w14:paraId="5D29DB03" w14:textId="77777777" w:rsidR="006929AD" w:rsidRPr="00EC76D5" w:rsidRDefault="006929AD" w:rsidP="006929AD">
      <w:pPr>
        <w:pStyle w:val="Code"/>
      </w:pPr>
      <w:r w:rsidRPr="00EC76D5">
        <w:t xml:space="preserve">              }</w:t>
      </w:r>
    </w:p>
    <w:p w14:paraId="29C3F781" w14:textId="77777777" w:rsidR="006929AD" w:rsidRPr="00EC76D5" w:rsidRDefault="006929AD" w:rsidP="006929AD">
      <w:pPr>
        <w:pStyle w:val="Code"/>
      </w:pPr>
      <w:r w:rsidRPr="00EC76D5">
        <w:t xml:space="preserve">              </w:t>
      </w:r>
    </w:p>
    <w:p w14:paraId="5DFADB8A" w14:textId="77777777" w:rsidR="006929AD" w:rsidRPr="00EC76D5" w:rsidRDefault="006929AD" w:rsidP="006929AD">
      <w:pPr>
        <w:pStyle w:val="Code"/>
      </w:pPr>
      <w:r w:rsidRPr="00EC76D5">
        <w:t xml:space="preserve">              returnTrack.addCode(Track.Left, line, returnSymbol.getType());</w:t>
      </w:r>
    </w:p>
    <w:p w14:paraId="7BC52880" w14:textId="77777777" w:rsidR="006929AD" w:rsidRPr="00EC76D5" w:rsidRDefault="006929AD" w:rsidP="006929AD">
      <w:pPr>
        <w:pStyle w:val="Code"/>
      </w:pPr>
      <w:r w:rsidRPr="00EC76D5">
        <w:t xml:space="preserve">            }</w:t>
      </w:r>
    </w:p>
    <w:p w14:paraId="55AFC1DE" w14:textId="77777777" w:rsidR="006929AD" w:rsidRPr="00EC76D5" w:rsidRDefault="006929AD" w:rsidP="006929AD">
      <w:pPr>
        <w:pStyle w:val="Code"/>
      </w:pPr>
      <w:r w:rsidRPr="00EC76D5">
        <w:t xml:space="preserve">            else if (returnSymbol.getType().isStructOrUnion()) {</w:t>
      </w:r>
    </w:p>
    <w:p w14:paraId="52AD35CB" w14:textId="77777777" w:rsidR="006929AD" w:rsidRPr="00EC76D5" w:rsidRDefault="006929AD" w:rsidP="006929AD">
      <w:pPr>
        <w:pStyle w:val="Code"/>
      </w:pPr>
      <w:r w:rsidRPr="00EC76D5">
        <w:t xml:space="preserve">              Symbol returnAddressSymbol = returnSymbol.getAddressSymbol();</w:t>
      </w:r>
    </w:p>
    <w:p w14:paraId="59F585E9" w14:textId="77777777" w:rsidR="006929AD" w:rsidRPr="00EC76D5" w:rsidRDefault="006929AD" w:rsidP="006929AD">
      <w:pPr>
        <w:pStyle w:val="Code"/>
      </w:pPr>
      <w:r w:rsidRPr="00EC76D5">
        <w:t xml:space="preserve">              Track returnAddressTrack;</w:t>
      </w:r>
    </w:p>
    <w:p w14:paraId="3B1F1B54" w14:textId="77777777" w:rsidR="006929AD" w:rsidRPr="00EC76D5" w:rsidRDefault="006929AD" w:rsidP="006929AD">
      <w:pPr>
        <w:pStyle w:val="Code"/>
      </w:pPr>
      <w:r w:rsidRPr="00EC76D5">
        <w:t xml:space="preserve">              </w:t>
      </w:r>
    </w:p>
    <w:p w14:paraId="33683DA2" w14:textId="77777777" w:rsidR="006929AD" w:rsidRPr="00EC76D5" w:rsidRDefault="006929AD" w:rsidP="006929AD">
      <w:pPr>
        <w:pStyle w:val="Code"/>
      </w:pPr>
      <w:r w:rsidRPr="00EC76D5">
        <w:t xml:space="preserve">              if (returnAddressSymbol != null) {</w:t>
      </w:r>
    </w:p>
    <w:p w14:paraId="41113AB5" w14:textId="77777777" w:rsidR="006929AD" w:rsidRPr="00EC76D5" w:rsidRDefault="006929AD" w:rsidP="006929AD">
      <w:pPr>
        <w:pStyle w:val="Code"/>
      </w:pPr>
      <w:r w:rsidRPr="00EC76D5">
        <w:t xml:space="preserve">                returnAddressTrack = trackMap.get(returnAddressSymbol);</w:t>
      </w:r>
    </w:p>
    <w:p w14:paraId="4D05F6D6" w14:textId="77777777" w:rsidR="006929AD" w:rsidRPr="00EC76D5" w:rsidRDefault="006929AD" w:rsidP="006929AD">
      <w:pPr>
        <w:pStyle w:val="Code"/>
      </w:pPr>
    </w:p>
    <w:p w14:paraId="78DB5BB6" w14:textId="77777777" w:rsidR="006929AD" w:rsidRPr="00EC76D5" w:rsidRDefault="006929AD" w:rsidP="006929AD">
      <w:pPr>
        <w:pStyle w:val="Code"/>
      </w:pPr>
      <w:r w:rsidRPr="00EC76D5">
        <w:t xml:space="preserve">                if (returnAddressTrack == null) {</w:t>
      </w:r>
    </w:p>
    <w:p w14:paraId="125A4B82" w14:textId="77777777" w:rsidR="006929AD" w:rsidRPr="00EC76D5" w:rsidRDefault="006929AD" w:rsidP="006929AD">
      <w:pPr>
        <w:pStyle w:val="Code"/>
      </w:pPr>
      <w:r w:rsidRPr="00EC76D5">
        <w:t xml:space="preserve">                  middleCode.setLoad(Track.Right);</w:t>
      </w:r>
    </w:p>
    <w:p w14:paraId="2D0F6D67" w14:textId="77777777" w:rsidR="006929AD" w:rsidRPr="00EC76D5" w:rsidRDefault="006929AD" w:rsidP="006929AD">
      <w:pPr>
        <w:pStyle w:val="Code"/>
      </w:pPr>
      <w:r w:rsidRPr="00EC76D5">
        <w:t xml:space="preserve">                  returnAddressTrack =</w:t>
      </w:r>
    </w:p>
    <w:p w14:paraId="43E4E494" w14:textId="77777777" w:rsidR="006929AD" w:rsidRPr="00EC76D5" w:rsidRDefault="006929AD" w:rsidP="006929AD">
      <w:pPr>
        <w:pStyle w:val="Code"/>
      </w:pPr>
      <w:r w:rsidRPr="00EC76D5">
        <w:t xml:space="preserve">                    createTrack(returnAddressSymbol, trackMap, trackSet);</w:t>
      </w:r>
    </w:p>
    <w:p w14:paraId="3F21EBA4" w14:textId="77777777" w:rsidR="006929AD" w:rsidRPr="00EC76D5" w:rsidRDefault="006929AD" w:rsidP="006929AD">
      <w:pPr>
        <w:pStyle w:val="Code"/>
      </w:pPr>
      <w:r w:rsidRPr="00EC76D5">
        <w:t xml:space="preserve">                }</w:t>
      </w:r>
    </w:p>
    <w:p w14:paraId="1359BF4F" w14:textId="77777777" w:rsidR="006929AD" w:rsidRPr="00EC76D5" w:rsidRDefault="006929AD" w:rsidP="006929AD">
      <w:pPr>
        <w:pStyle w:val="Code"/>
      </w:pPr>
      <w:r w:rsidRPr="00EC76D5">
        <w:t xml:space="preserve">              }</w:t>
      </w:r>
    </w:p>
    <w:p w14:paraId="750CED2C" w14:textId="77777777" w:rsidR="006929AD" w:rsidRPr="00EC76D5" w:rsidRDefault="006929AD" w:rsidP="006929AD">
      <w:pPr>
        <w:pStyle w:val="Code"/>
      </w:pPr>
      <w:r w:rsidRPr="00EC76D5">
        <w:t xml:space="preserve">              else {</w:t>
      </w:r>
    </w:p>
    <w:p w14:paraId="0BF3A906" w14:textId="77777777" w:rsidR="006929AD" w:rsidRPr="00EC76D5" w:rsidRDefault="006929AD" w:rsidP="006929AD">
      <w:pPr>
        <w:pStyle w:val="Code"/>
      </w:pPr>
      <w:r w:rsidRPr="00EC76D5">
        <w:t xml:space="preserve">                middleCode.setLoad(Track.Right);</w:t>
      </w:r>
    </w:p>
    <w:p w14:paraId="1DA7FE5C" w14:textId="77777777" w:rsidR="006929AD" w:rsidRPr="00EC76D5" w:rsidRDefault="006929AD" w:rsidP="006929AD">
      <w:pPr>
        <w:pStyle w:val="Code"/>
      </w:pPr>
      <w:r w:rsidRPr="00EC76D5">
        <w:t xml:space="preserve">                returnAddressTrack = createTrack(Type.PointerType, trackSet);</w:t>
      </w:r>
    </w:p>
    <w:p w14:paraId="50D5C538" w14:textId="77777777" w:rsidR="006929AD" w:rsidRPr="00EC76D5" w:rsidRDefault="006929AD" w:rsidP="006929AD">
      <w:pPr>
        <w:pStyle w:val="Code"/>
      </w:pPr>
      <w:r w:rsidRPr="00EC76D5">
        <w:t xml:space="preserve">              }</w:t>
      </w:r>
    </w:p>
    <w:p w14:paraId="33FBDF38" w14:textId="77777777" w:rsidR="006929AD" w:rsidRPr="00EC76D5" w:rsidRDefault="006929AD" w:rsidP="006929AD">
      <w:pPr>
        <w:pStyle w:val="Code"/>
      </w:pPr>
    </w:p>
    <w:p w14:paraId="60AF3412" w14:textId="77777777" w:rsidR="006929AD" w:rsidRPr="00EC76D5" w:rsidRDefault="006929AD" w:rsidP="006929AD">
      <w:pPr>
        <w:pStyle w:val="Code"/>
      </w:pPr>
      <w:r w:rsidRPr="00EC76D5">
        <w:t xml:space="preserve">              returnAddressTrack.addCode(Track.LeftAddress, line);</w:t>
      </w:r>
    </w:p>
    <w:p w14:paraId="3C6D7061" w14:textId="77777777" w:rsidR="006929AD" w:rsidRPr="00EC76D5" w:rsidRDefault="006929AD" w:rsidP="006929AD">
      <w:pPr>
        <w:pStyle w:val="Code"/>
      </w:pPr>
      <w:r w:rsidRPr="00EC76D5">
        <w:t xml:space="preserve">            }</w:t>
      </w:r>
    </w:p>
    <w:p w14:paraId="4D7D0AE9" w14:textId="77777777" w:rsidR="006929AD" w:rsidRPr="00EC76D5" w:rsidRDefault="006929AD" w:rsidP="006929AD">
      <w:pPr>
        <w:pStyle w:val="Code"/>
      </w:pPr>
      <w:r w:rsidRPr="00EC76D5">
        <w:t xml:space="preserve">          }</w:t>
      </w:r>
    </w:p>
    <w:p w14:paraId="51186609" w14:textId="77777777" w:rsidR="006929AD" w:rsidRPr="00EC76D5" w:rsidRDefault="006929AD" w:rsidP="006929AD">
      <w:pPr>
        <w:pStyle w:val="Code"/>
      </w:pPr>
      <w:r w:rsidRPr="00EC76D5">
        <w:t xml:space="preserve">          break;</w:t>
      </w:r>
    </w:p>
    <w:p w14:paraId="300F357F" w14:textId="77777777" w:rsidR="006929AD" w:rsidRPr="00EC76D5" w:rsidRDefault="006929AD" w:rsidP="006929AD">
      <w:pPr>
        <w:pStyle w:val="Code"/>
      </w:pPr>
      <w:r w:rsidRPr="00EC76D5">
        <w:t xml:space="preserve">          </w:t>
      </w:r>
    </w:p>
    <w:p w14:paraId="528414E3" w14:textId="77777777" w:rsidR="006929AD" w:rsidRPr="00EC76D5" w:rsidRDefault="006929AD" w:rsidP="006929AD">
      <w:pPr>
        <w:pStyle w:val="Code"/>
      </w:pPr>
      <w:r w:rsidRPr="00EC76D5">
        <w:t xml:space="preserve">        case GetReturnValue: {</w:t>
      </w:r>
    </w:p>
    <w:p w14:paraId="30223ACF" w14:textId="77777777" w:rsidR="006929AD" w:rsidRPr="00EC76D5" w:rsidRDefault="006929AD" w:rsidP="006929AD">
      <w:pPr>
        <w:pStyle w:val="Code"/>
      </w:pPr>
      <w:r w:rsidRPr="00EC76D5">
        <w:lastRenderedPageBreak/>
        <w:t xml:space="preserve">            Symbol returnSymbol = (Symbol) operand1;</w:t>
      </w:r>
    </w:p>
    <w:p w14:paraId="2C36D1B8" w14:textId="77777777" w:rsidR="006929AD" w:rsidRPr="00EC76D5" w:rsidRDefault="006929AD" w:rsidP="006929AD">
      <w:pPr>
        <w:pStyle w:val="Code"/>
      </w:pPr>
    </w:p>
    <w:p w14:paraId="4E18545D" w14:textId="77777777" w:rsidR="006929AD" w:rsidRPr="00EC76D5" w:rsidRDefault="006929AD" w:rsidP="006929AD">
      <w:pPr>
        <w:pStyle w:val="Code"/>
      </w:pPr>
      <w:r w:rsidRPr="00EC76D5">
        <w:t xml:space="preserve">            if (returnSymbol.getType().isIntegralOrPointer()) {</w:t>
      </w:r>
    </w:p>
    <w:p w14:paraId="1669496E" w14:textId="77777777" w:rsidR="006929AD" w:rsidRPr="00EC76D5" w:rsidRDefault="006929AD" w:rsidP="006929AD">
      <w:pPr>
        <w:pStyle w:val="Code"/>
      </w:pPr>
      <w:r w:rsidRPr="00EC76D5">
        <w:t xml:space="preserve">              Track returnTrack = createTrack(returnSymbol, trackMap, trackSet);</w:t>
      </w:r>
    </w:p>
    <w:p w14:paraId="6032CC0A" w14:textId="77777777" w:rsidR="006929AD" w:rsidRPr="00EC76D5" w:rsidRDefault="006929AD" w:rsidP="006929AD">
      <w:pPr>
        <w:pStyle w:val="Code"/>
      </w:pPr>
      <w:r w:rsidRPr="00EC76D5">
        <w:t xml:space="preserve">              returnTrack.addCode(Track.Left, line,</w:t>
      </w:r>
    </w:p>
    <w:p w14:paraId="17CA75A0" w14:textId="77777777" w:rsidR="006929AD" w:rsidRPr="00EC76D5" w:rsidRDefault="006929AD" w:rsidP="006929AD">
      <w:pPr>
        <w:pStyle w:val="Code"/>
      </w:pPr>
      <w:r w:rsidRPr="00EC76D5">
        <w:t xml:space="preserve">                                  ObjectCode.ReturnValueRegister);</w:t>
      </w:r>
    </w:p>
    <w:p w14:paraId="4D0F345F" w14:textId="77777777" w:rsidR="006929AD" w:rsidRPr="00EC76D5" w:rsidRDefault="006929AD" w:rsidP="006929AD">
      <w:pPr>
        <w:pStyle w:val="Code"/>
      </w:pPr>
      <w:r w:rsidRPr="00EC76D5">
        <w:t xml:space="preserve">              </w:t>
      </w:r>
    </w:p>
    <w:p w14:paraId="5B58F1A8" w14:textId="77777777" w:rsidR="006929AD" w:rsidRPr="00EC76D5" w:rsidRDefault="006929AD" w:rsidP="006929AD">
      <w:pPr>
        <w:pStyle w:val="Code"/>
      </w:pPr>
      <w:r w:rsidRPr="00EC76D5">
        <w:t xml:space="preserve">              if (!middleCode.isLive(returnSymbol)) {</w:t>
      </w:r>
    </w:p>
    <w:p w14:paraId="7E3BAF5E" w14:textId="77777777" w:rsidR="006929AD" w:rsidRPr="00EC76D5" w:rsidRDefault="006929AD" w:rsidP="006929AD">
      <w:pPr>
        <w:pStyle w:val="Code"/>
      </w:pPr>
      <w:r w:rsidRPr="00EC76D5">
        <w:t xml:space="preserve">                middleCode.setSave();</w:t>
      </w:r>
    </w:p>
    <w:p w14:paraId="52C39438" w14:textId="77777777" w:rsidR="006929AD" w:rsidRPr="00EC76D5" w:rsidRDefault="006929AD" w:rsidP="006929AD">
      <w:pPr>
        <w:pStyle w:val="Code"/>
      </w:pPr>
      <w:r w:rsidRPr="00EC76D5">
        <w:t xml:space="preserve">                Main.CurrentTable.addSymbol(returnSymbol);</w:t>
      </w:r>
    </w:p>
    <w:p w14:paraId="341A17EA" w14:textId="77777777" w:rsidR="006929AD" w:rsidRPr="00EC76D5" w:rsidRDefault="006929AD" w:rsidP="006929AD">
      <w:pPr>
        <w:pStyle w:val="Code"/>
      </w:pPr>
      <w:r w:rsidRPr="00EC76D5">
        <w:t xml:space="preserve">              }</w:t>
      </w:r>
    </w:p>
    <w:p w14:paraId="6814313D" w14:textId="77777777" w:rsidR="006929AD" w:rsidRPr="00EC76D5" w:rsidRDefault="006929AD" w:rsidP="006929AD">
      <w:pPr>
        <w:pStyle w:val="Code"/>
      </w:pPr>
      <w:r w:rsidRPr="00EC76D5">
        <w:t xml:space="preserve">            }</w:t>
      </w:r>
    </w:p>
    <w:p w14:paraId="69B1EB11" w14:textId="77777777" w:rsidR="006929AD" w:rsidRPr="00EC76D5" w:rsidRDefault="006929AD" w:rsidP="006929AD">
      <w:pPr>
        <w:pStyle w:val="Code"/>
      </w:pPr>
      <w:r w:rsidRPr="00EC76D5">
        <w:t xml:space="preserve">            else if (returnSymbol.getType().isFloating()) {</w:t>
      </w:r>
    </w:p>
    <w:p w14:paraId="6993D951" w14:textId="77777777" w:rsidR="006929AD" w:rsidRPr="00EC76D5" w:rsidRDefault="006929AD" w:rsidP="006929AD">
      <w:pPr>
        <w:pStyle w:val="Code"/>
      </w:pPr>
      <w:r w:rsidRPr="00EC76D5">
        <w:t xml:space="preserve">              // Empty.</w:t>
      </w:r>
    </w:p>
    <w:p w14:paraId="6804F913" w14:textId="77777777" w:rsidR="006929AD" w:rsidRPr="00EC76D5" w:rsidRDefault="006929AD" w:rsidP="006929AD">
      <w:pPr>
        <w:pStyle w:val="Code"/>
      </w:pPr>
      <w:r w:rsidRPr="00EC76D5">
        <w:t xml:space="preserve">            }</w:t>
      </w:r>
    </w:p>
    <w:p w14:paraId="21D44963" w14:textId="77777777" w:rsidR="006929AD" w:rsidRPr="00EC76D5" w:rsidRDefault="006929AD" w:rsidP="006929AD">
      <w:pPr>
        <w:pStyle w:val="Code"/>
      </w:pPr>
      <w:r w:rsidRPr="00EC76D5">
        <w:t xml:space="preserve">            else if (returnSymbol.getType().isStructOrUnion()) {</w:t>
      </w:r>
    </w:p>
    <w:p w14:paraId="68101BA0" w14:textId="77777777" w:rsidR="006929AD" w:rsidRPr="00EC76D5" w:rsidRDefault="006929AD" w:rsidP="006929AD">
      <w:pPr>
        <w:pStyle w:val="Code"/>
      </w:pPr>
      <w:r w:rsidRPr="00EC76D5">
        <w:t xml:space="preserve">              Symbol returnAddressSymbol = returnSymbol.getAddressSymbol();</w:t>
      </w:r>
    </w:p>
    <w:p w14:paraId="4D00BFF6" w14:textId="77777777" w:rsidR="006929AD" w:rsidRPr="00EC76D5" w:rsidRDefault="006929AD" w:rsidP="006929AD">
      <w:pPr>
        <w:pStyle w:val="Code"/>
      </w:pPr>
      <w:r w:rsidRPr="00EC76D5">
        <w:t xml:space="preserve">              Track returnAddressTrack;</w:t>
      </w:r>
    </w:p>
    <w:p w14:paraId="30D11D5B" w14:textId="77777777" w:rsidR="006929AD" w:rsidRPr="00EC76D5" w:rsidRDefault="006929AD" w:rsidP="006929AD">
      <w:pPr>
        <w:pStyle w:val="Code"/>
      </w:pPr>
    </w:p>
    <w:p w14:paraId="615FEF7E" w14:textId="77777777" w:rsidR="006929AD" w:rsidRPr="00EC76D5" w:rsidRDefault="006929AD" w:rsidP="006929AD">
      <w:pPr>
        <w:pStyle w:val="Code"/>
      </w:pPr>
      <w:r w:rsidRPr="00EC76D5">
        <w:t xml:space="preserve">              if (returnAddressSymbol != null) {</w:t>
      </w:r>
    </w:p>
    <w:p w14:paraId="3873A0E5" w14:textId="77777777" w:rsidR="006929AD" w:rsidRPr="00EC76D5" w:rsidRDefault="006929AD" w:rsidP="006929AD">
      <w:pPr>
        <w:pStyle w:val="Code"/>
      </w:pPr>
      <w:r w:rsidRPr="00EC76D5">
        <w:t xml:space="preserve">                returnAddressTrack = trackMap.get(returnAddressSymbol);</w:t>
      </w:r>
    </w:p>
    <w:p w14:paraId="46F04F27" w14:textId="77777777" w:rsidR="006929AD" w:rsidRPr="00EC76D5" w:rsidRDefault="006929AD" w:rsidP="006929AD">
      <w:pPr>
        <w:pStyle w:val="Code"/>
      </w:pPr>
    </w:p>
    <w:p w14:paraId="0C195C78" w14:textId="77777777" w:rsidR="006929AD" w:rsidRPr="00EC76D5" w:rsidRDefault="006929AD" w:rsidP="006929AD">
      <w:pPr>
        <w:pStyle w:val="Code"/>
      </w:pPr>
      <w:r w:rsidRPr="00EC76D5">
        <w:t xml:space="preserve">                if (returnAddressTrack == null) {</w:t>
      </w:r>
    </w:p>
    <w:p w14:paraId="43FD1E24" w14:textId="77777777" w:rsidR="006929AD" w:rsidRPr="00EC76D5" w:rsidRDefault="006929AD" w:rsidP="006929AD">
      <w:pPr>
        <w:pStyle w:val="Code"/>
      </w:pPr>
      <w:r w:rsidRPr="00EC76D5">
        <w:t xml:space="preserve">                  middleCode.setLoad(Track.Left);</w:t>
      </w:r>
    </w:p>
    <w:p w14:paraId="607A2DE8" w14:textId="77777777" w:rsidR="006929AD" w:rsidRPr="00EC76D5" w:rsidRDefault="006929AD" w:rsidP="006929AD">
      <w:pPr>
        <w:pStyle w:val="Code"/>
      </w:pPr>
      <w:r w:rsidRPr="00EC76D5">
        <w:t xml:space="preserve">                  returnAddressTrack =</w:t>
      </w:r>
    </w:p>
    <w:p w14:paraId="4A400D86" w14:textId="77777777" w:rsidR="006929AD" w:rsidRPr="00EC76D5" w:rsidRDefault="006929AD" w:rsidP="006929AD">
      <w:pPr>
        <w:pStyle w:val="Code"/>
      </w:pPr>
      <w:r w:rsidRPr="00EC76D5">
        <w:t xml:space="preserve">                    createTrack(returnAddressSymbol, trackMap, trackSet);</w:t>
      </w:r>
    </w:p>
    <w:p w14:paraId="1653AB45" w14:textId="77777777" w:rsidR="006929AD" w:rsidRPr="00EC76D5" w:rsidRDefault="006929AD" w:rsidP="006929AD">
      <w:pPr>
        <w:pStyle w:val="Code"/>
      </w:pPr>
      <w:r w:rsidRPr="00EC76D5">
        <w:t xml:space="preserve">                }</w:t>
      </w:r>
    </w:p>
    <w:p w14:paraId="22DE2486" w14:textId="77777777" w:rsidR="006929AD" w:rsidRPr="00EC76D5" w:rsidRDefault="006929AD" w:rsidP="006929AD">
      <w:pPr>
        <w:pStyle w:val="Code"/>
      </w:pPr>
      <w:r w:rsidRPr="00EC76D5">
        <w:t xml:space="preserve">              }</w:t>
      </w:r>
    </w:p>
    <w:p w14:paraId="3F2BF3D5" w14:textId="77777777" w:rsidR="006929AD" w:rsidRPr="00EC76D5" w:rsidRDefault="006929AD" w:rsidP="006929AD">
      <w:pPr>
        <w:pStyle w:val="Code"/>
      </w:pPr>
      <w:r w:rsidRPr="00EC76D5">
        <w:t xml:space="preserve">              else {</w:t>
      </w:r>
    </w:p>
    <w:p w14:paraId="14361357" w14:textId="77777777" w:rsidR="006929AD" w:rsidRPr="00EC76D5" w:rsidRDefault="006929AD" w:rsidP="006929AD">
      <w:pPr>
        <w:pStyle w:val="Code"/>
      </w:pPr>
      <w:r w:rsidRPr="00EC76D5">
        <w:t xml:space="preserve">                middleCode.setLoad(Track.Left);</w:t>
      </w:r>
    </w:p>
    <w:p w14:paraId="7990A5BA" w14:textId="77777777" w:rsidR="006929AD" w:rsidRPr="00EC76D5" w:rsidRDefault="006929AD" w:rsidP="006929AD">
      <w:pPr>
        <w:pStyle w:val="Code"/>
      </w:pPr>
      <w:r w:rsidRPr="00EC76D5">
        <w:t xml:space="preserve">                returnAddressTrack = createTrack(Type.PointerType, trackSet);</w:t>
      </w:r>
    </w:p>
    <w:p w14:paraId="3D32C875" w14:textId="77777777" w:rsidR="006929AD" w:rsidRPr="00EC76D5" w:rsidRDefault="006929AD" w:rsidP="006929AD">
      <w:pPr>
        <w:pStyle w:val="Code"/>
      </w:pPr>
      <w:r w:rsidRPr="00EC76D5">
        <w:t xml:space="preserve">              }</w:t>
      </w:r>
    </w:p>
    <w:p w14:paraId="6040FBF4" w14:textId="77777777" w:rsidR="006929AD" w:rsidRPr="00EC76D5" w:rsidRDefault="006929AD" w:rsidP="006929AD">
      <w:pPr>
        <w:pStyle w:val="Code"/>
      </w:pPr>
    </w:p>
    <w:p w14:paraId="380EBC79" w14:textId="77777777" w:rsidR="006929AD" w:rsidRPr="00EC76D5" w:rsidRDefault="006929AD" w:rsidP="006929AD">
      <w:pPr>
        <w:pStyle w:val="Code"/>
      </w:pPr>
      <w:r w:rsidRPr="00EC76D5">
        <w:t xml:space="preserve">              returnAddressTrack.addCode(Track.LeftAddress, line);</w:t>
      </w:r>
    </w:p>
    <w:p w14:paraId="286138F6" w14:textId="77777777" w:rsidR="006929AD" w:rsidRPr="00EC76D5" w:rsidRDefault="006929AD" w:rsidP="006929AD">
      <w:pPr>
        <w:pStyle w:val="Code"/>
      </w:pPr>
      <w:r w:rsidRPr="00EC76D5">
        <w:t xml:space="preserve">              returnAddressTrack.setPointer();</w:t>
      </w:r>
    </w:p>
    <w:p w14:paraId="34D30864" w14:textId="77777777" w:rsidR="006929AD" w:rsidRPr="00EC76D5" w:rsidRDefault="006929AD" w:rsidP="006929AD">
      <w:pPr>
        <w:pStyle w:val="Code"/>
      </w:pPr>
    </w:p>
    <w:p w14:paraId="1EF5A1B2" w14:textId="77777777" w:rsidR="006929AD" w:rsidRPr="00EC76D5" w:rsidRDefault="006929AD" w:rsidP="006929AD">
      <w:pPr>
        <w:pStyle w:val="Code"/>
      </w:pPr>
      <w:r w:rsidRPr="00EC76D5">
        <w:t xml:space="preserve">              Symbol valueSymbol =</w:t>
      </w:r>
    </w:p>
    <w:p w14:paraId="5048FA70" w14:textId="77777777" w:rsidR="006929AD" w:rsidRPr="00EC76D5" w:rsidRDefault="006929AD" w:rsidP="006929AD">
      <w:pPr>
        <w:pStyle w:val="Code"/>
      </w:pPr>
      <w:r w:rsidRPr="00EC76D5">
        <w:t xml:space="preserve">                Symbol.createTemporarySymbol(Type.SignedCharType);</w:t>
      </w:r>
    </w:p>
    <w:p w14:paraId="1ABC6D30" w14:textId="77777777" w:rsidR="006929AD" w:rsidRPr="00EC76D5" w:rsidRDefault="006929AD" w:rsidP="006929AD">
      <w:pPr>
        <w:pStyle w:val="Code"/>
      </w:pPr>
      <w:r w:rsidRPr="00EC76D5">
        <w:t xml:space="preserve">              Track valueTrack = createTrack(valueSymbol, trackMap, trackSet);</w:t>
      </w:r>
    </w:p>
    <w:p w14:paraId="49B57D63" w14:textId="77777777" w:rsidR="006929AD" w:rsidRPr="00EC76D5" w:rsidRDefault="006929AD" w:rsidP="006929AD">
      <w:pPr>
        <w:pStyle w:val="Code"/>
      </w:pPr>
      <w:r w:rsidRPr="00EC76D5">
        <w:t xml:space="preserve">              valueTrack.addCode(Track.Left, line);</w:t>
      </w:r>
    </w:p>
    <w:p w14:paraId="52982C96" w14:textId="77777777" w:rsidR="006929AD" w:rsidRPr="00EC76D5" w:rsidRDefault="006929AD" w:rsidP="006929AD">
      <w:pPr>
        <w:pStyle w:val="Code"/>
      </w:pPr>
    </w:p>
    <w:p w14:paraId="32F3465E" w14:textId="77777777" w:rsidR="006929AD" w:rsidRPr="00EC76D5" w:rsidRDefault="006929AD" w:rsidP="006929AD">
      <w:pPr>
        <w:pStyle w:val="Code"/>
      </w:pPr>
      <w:r w:rsidRPr="00EC76D5">
        <w:t xml:space="preserve">              int typeSize = returnSymbol.getType().getSize();</w:t>
      </w:r>
    </w:p>
    <w:p w14:paraId="39DF4FC0" w14:textId="77777777" w:rsidR="006929AD" w:rsidRPr="00EC76D5" w:rsidRDefault="006929AD" w:rsidP="006929AD">
      <w:pPr>
        <w:pStyle w:val="Code"/>
      </w:pPr>
      <w:r w:rsidRPr="00EC76D5">
        <w:t xml:space="preserve">              Type countType = (typeSize &lt; 256) ? Type.SignedCharType</w:t>
      </w:r>
    </w:p>
    <w:p w14:paraId="47035D27" w14:textId="77777777" w:rsidR="006929AD" w:rsidRPr="00EC76D5" w:rsidRDefault="006929AD" w:rsidP="006929AD">
      <w:pPr>
        <w:pStyle w:val="Code"/>
      </w:pPr>
      <w:r w:rsidRPr="00EC76D5">
        <w:t xml:space="preserve">                                                : Type.SignedIntegerType;</w:t>
      </w:r>
    </w:p>
    <w:p w14:paraId="67198A4A" w14:textId="77777777" w:rsidR="006929AD" w:rsidRPr="00EC76D5" w:rsidRDefault="006929AD" w:rsidP="006929AD">
      <w:pPr>
        <w:pStyle w:val="Code"/>
      </w:pPr>
      <w:r w:rsidRPr="00EC76D5">
        <w:t xml:space="preserve">              Symbol countSymbol = Symbol.createTemporarySymbol(countType);</w:t>
      </w:r>
    </w:p>
    <w:p w14:paraId="59DB3304" w14:textId="77777777" w:rsidR="006929AD" w:rsidRPr="00EC76D5" w:rsidRDefault="006929AD" w:rsidP="006929AD">
      <w:pPr>
        <w:pStyle w:val="Code"/>
      </w:pPr>
      <w:r w:rsidRPr="00EC76D5">
        <w:t xml:space="preserve">              Track countTrack = createTrack(countSymbol, trackMap, trackSet);</w:t>
      </w:r>
    </w:p>
    <w:p w14:paraId="4940FD24" w14:textId="77777777" w:rsidR="006929AD" w:rsidRPr="00EC76D5" w:rsidRDefault="006929AD" w:rsidP="006929AD">
      <w:pPr>
        <w:pStyle w:val="Code"/>
      </w:pPr>
      <w:r w:rsidRPr="00EC76D5">
        <w:t xml:space="preserve">              countTrack.addCode(Track.Right, line);</w:t>
      </w:r>
    </w:p>
    <w:p w14:paraId="5D3C1C01" w14:textId="77777777" w:rsidR="006929AD" w:rsidRPr="00EC76D5" w:rsidRDefault="006929AD" w:rsidP="006929AD">
      <w:pPr>
        <w:pStyle w:val="Code"/>
      </w:pPr>
      <w:r w:rsidRPr="00EC76D5">
        <w:t xml:space="preserve">            }</w:t>
      </w:r>
    </w:p>
    <w:p w14:paraId="660B289B" w14:textId="77777777" w:rsidR="006929AD" w:rsidRPr="00EC76D5" w:rsidRDefault="006929AD" w:rsidP="006929AD">
      <w:pPr>
        <w:pStyle w:val="Code"/>
      </w:pPr>
      <w:r w:rsidRPr="00EC76D5">
        <w:t xml:space="preserve">          }</w:t>
      </w:r>
    </w:p>
    <w:p w14:paraId="55219EC5" w14:textId="77777777" w:rsidR="006929AD" w:rsidRPr="00EC76D5" w:rsidRDefault="006929AD" w:rsidP="006929AD">
      <w:pPr>
        <w:pStyle w:val="Code"/>
      </w:pPr>
      <w:r w:rsidRPr="00EC76D5">
        <w:t xml:space="preserve">          break;</w:t>
      </w:r>
    </w:p>
    <w:p w14:paraId="05D4CAF4" w14:textId="77777777" w:rsidR="006929AD" w:rsidRPr="00EC76D5" w:rsidRDefault="006929AD" w:rsidP="006929AD">
      <w:pPr>
        <w:pStyle w:val="Code"/>
      </w:pPr>
    </w:p>
    <w:p w14:paraId="4F7AAEE2" w14:textId="77777777" w:rsidR="006929AD" w:rsidRPr="00EC76D5" w:rsidRDefault="006929AD" w:rsidP="006929AD">
      <w:pPr>
        <w:pStyle w:val="Code"/>
      </w:pPr>
      <w:r w:rsidRPr="00EC76D5">
        <w:t xml:space="preserve">        case Exit:</w:t>
      </w:r>
    </w:p>
    <w:p w14:paraId="3093EF71" w14:textId="77777777" w:rsidR="006929AD" w:rsidRPr="00EC76D5" w:rsidRDefault="006929AD" w:rsidP="006929AD">
      <w:pPr>
        <w:pStyle w:val="Code"/>
      </w:pPr>
      <w:r w:rsidRPr="00EC76D5">
        <w:t xml:space="preserve">          if (operand2 != null) {</w:t>
      </w:r>
    </w:p>
    <w:p w14:paraId="365585A3" w14:textId="77777777" w:rsidR="006929AD" w:rsidRPr="00EC76D5" w:rsidRDefault="006929AD" w:rsidP="006929AD">
      <w:pPr>
        <w:pStyle w:val="Code"/>
      </w:pPr>
      <w:r w:rsidRPr="00EC76D5">
        <w:t xml:space="preserve">            Symbol exitSymbol = (Symbol) operand2;</w:t>
      </w:r>
    </w:p>
    <w:p w14:paraId="09F491EA" w14:textId="77777777" w:rsidR="006929AD" w:rsidRPr="00EC76D5" w:rsidRDefault="006929AD" w:rsidP="006929AD">
      <w:pPr>
        <w:pStyle w:val="Code"/>
      </w:pPr>
    </w:p>
    <w:p w14:paraId="068E6D5E" w14:textId="77777777" w:rsidR="006929AD" w:rsidRPr="00EC76D5" w:rsidRDefault="006929AD" w:rsidP="006929AD">
      <w:pPr>
        <w:pStyle w:val="Code"/>
      </w:pPr>
      <w:r w:rsidRPr="00EC76D5">
        <w:t xml:space="preserve">            if (exitSymbol.getType().isIntegralOrPointer()) {</w:t>
      </w:r>
    </w:p>
    <w:p w14:paraId="21065AD5" w14:textId="77777777" w:rsidR="006929AD" w:rsidRPr="00EC76D5" w:rsidRDefault="006929AD" w:rsidP="006929AD">
      <w:pPr>
        <w:pStyle w:val="Code"/>
      </w:pPr>
      <w:r w:rsidRPr="00EC76D5">
        <w:lastRenderedPageBreak/>
        <w:t xml:space="preserve">              Track exitTrack = trackMap.get(exitSymbol);</w:t>
      </w:r>
    </w:p>
    <w:p w14:paraId="0BD77340" w14:textId="77777777" w:rsidR="006929AD" w:rsidRPr="00EC76D5" w:rsidRDefault="006929AD" w:rsidP="006929AD">
      <w:pPr>
        <w:pStyle w:val="Code"/>
      </w:pPr>
    </w:p>
    <w:p w14:paraId="636D17DE" w14:textId="77777777" w:rsidR="006929AD" w:rsidRPr="00EC76D5" w:rsidRDefault="006929AD" w:rsidP="006929AD">
      <w:pPr>
        <w:pStyle w:val="Code"/>
      </w:pPr>
      <w:r w:rsidRPr="00EC76D5">
        <w:t xml:space="preserve">              if (exitTrack != null) {</w:t>
      </w:r>
    </w:p>
    <w:p w14:paraId="6B3993A3" w14:textId="77777777" w:rsidR="006929AD" w:rsidRPr="00EC76D5" w:rsidRDefault="006929AD" w:rsidP="006929AD">
      <w:pPr>
        <w:pStyle w:val="Code"/>
      </w:pPr>
      <w:r w:rsidRPr="00EC76D5">
        <w:t xml:space="preserve">                if (exitTrack.getRegister() == null) {</w:t>
      </w:r>
    </w:p>
    <w:p w14:paraId="1AE1B4F3" w14:textId="77777777" w:rsidR="006929AD" w:rsidRPr="00EC76D5" w:rsidRDefault="006929AD" w:rsidP="006929AD">
      <w:pPr>
        <w:pStyle w:val="Code"/>
      </w:pPr>
      <w:r w:rsidRPr="00EC76D5">
        <w:t xml:space="preserve">                  exitTrack.setRegister(Register.dl);</w:t>
      </w:r>
    </w:p>
    <w:p w14:paraId="5FE794EF" w14:textId="77777777" w:rsidR="006929AD" w:rsidRPr="00EC76D5" w:rsidRDefault="006929AD" w:rsidP="006929AD">
      <w:pPr>
        <w:pStyle w:val="Code"/>
      </w:pPr>
      <w:r w:rsidRPr="00EC76D5">
        <w:t xml:space="preserve">                }</w:t>
      </w:r>
    </w:p>
    <w:p w14:paraId="524979AD" w14:textId="77777777" w:rsidR="006929AD" w:rsidRPr="00EC76D5" w:rsidRDefault="006929AD" w:rsidP="006929AD">
      <w:pPr>
        <w:pStyle w:val="Code"/>
      </w:pPr>
      <w:r w:rsidRPr="00EC76D5">
        <w:t xml:space="preserve">              }</w:t>
      </w:r>
    </w:p>
    <w:p w14:paraId="67CDCE6B" w14:textId="77777777" w:rsidR="006929AD" w:rsidRPr="00EC76D5" w:rsidRDefault="006929AD" w:rsidP="006929AD">
      <w:pPr>
        <w:pStyle w:val="Code"/>
      </w:pPr>
      <w:r w:rsidRPr="00EC76D5">
        <w:t xml:space="preserve">              else {</w:t>
      </w:r>
    </w:p>
    <w:p w14:paraId="5D74C047" w14:textId="77777777" w:rsidR="006929AD" w:rsidRPr="00EC76D5" w:rsidRDefault="006929AD" w:rsidP="006929AD">
      <w:pPr>
        <w:pStyle w:val="Code"/>
      </w:pPr>
      <w:r w:rsidRPr="00EC76D5">
        <w:t xml:space="preserve">                middleCode.setLoad(Track.Left);</w:t>
      </w:r>
    </w:p>
    <w:p w14:paraId="630142BA" w14:textId="77777777" w:rsidR="006929AD" w:rsidRPr="00EC76D5" w:rsidRDefault="006929AD" w:rsidP="006929AD">
      <w:pPr>
        <w:pStyle w:val="Code"/>
      </w:pPr>
      <w:r w:rsidRPr="00EC76D5">
        <w:t xml:space="preserve">                exitTrack = createTrack(exitSymbol, trackMap, trackSet);</w:t>
      </w:r>
    </w:p>
    <w:p w14:paraId="4269B8BB" w14:textId="77777777" w:rsidR="006929AD" w:rsidRPr="00EC76D5" w:rsidRDefault="006929AD" w:rsidP="006929AD">
      <w:pPr>
        <w:pStyle w:val="Code"/>
      </w:pPr>
      <w:r w:rsidRPr="00EC76D5">
        <w:t xml:space="preserve">                tryLoadAddressSymbol(Track.LeftAddress, line,</w:t>
      </w:r>
    </w:p>
    <w:p w14:paraId="6CE0ABA2" w14:textId="77777777" w:rsidR="006929AD" w:rsidRPr="00EC76D5" w:rsidRDefault="006929AD" w:rsidP="006929AD">
      <w:pPr>
        <w:pStyle w:val="Code"/>
      </w:pPr>
      <w:r w:rsidRPr="00EC76D5">
        <w:t xml:space="preserve">                                     exitSymbol, trackMap);</w:t>
      </w:r>
    </w:p>
    <w:p w14:paraId="02254D8E" w14:textId="77777777" w:rsidR="006929AD" w:rsidRPr="00EC76D5" w:rsidRDefault="006929AD" w:rsidP="006929AD">
      <w:pPr>
        <w:pStyle w:val="Code"/>
      </w:pPr>
      <w:r w:rsidRPr="00EC76D5">
        <w:t xml:space="preserve">              }</w:t>
      </w:r>
    </w:p>
    <w:p w14:paraId="6C1D030C" w14:textId="77777777" w:rsidR="006929AD" w:rsidRPr="00EC76D5" w:rsidRDefault="006929AD" w:rsidP="006929AD">
      <w:pPr>
        <w:pStyle w:val="Code"/>
      </w:pPr>
    </w:p>
    <w:p w14:paraId="300AC19F" w14:textId="77777777" w:rsidR="006929AD" w:rsidRPr="00EC76D5" w:rsidRDefault="006929AD" w:rsidP="006929AD">
      <w:pPr>
        <w:pStyle w:val="Code"/>
      </w:pPr>
      <w:r w:rsidRPr="00EC76D5">
        <w:t xml:space="preserve">              exitTrack.addCode(Track.Left, line, Register.dl);</w:t>
      </w:r>
    </w:p>
    <w:p w14:paraId="27B2CEA6" w14:textId="77777777" w:rsidR="006929AD" w:rsidRPr="00EC76D5" w:rsidRDefault="006929AD" w:rsidP="006929AD">
      <w:pPr>
        <w:pStyle w:val="Code"/>
      </w:pPr>
      <w:r w:rsidRPr="00EC76D5">
        <w:t xml:space="preserve">            }</w:t>
      </w:r>
    </w:p>
    <w:p w14:paraId="11AE80A3" w14:textId="77777777" w:rsidR="006929AD" w:rsidRPr="00EC76D5" w:rsidRDefault="006929AD" w:rsidP="006929AD">
      <w:pPr>
        <w:pStyle w:val="Code"/>
      </w:pPr>
      <w:r w:rsidRPr="00EC76D5">
        <w:t xml:space="preserve">          }</w:t>
      </w:r>
    </w:p>
    <w:p w14:paraId="6E89A7E2" w14:textId="77777777" w:rsidR="006929AD" w:rsidRPr="00EC76D5" w:rsidRDefault="006929AD" w:rsidP="006929AD">
      <w:pPr>
        <w:pStyle w:val="Code"/>
      </w:pPr>
      <w:r w:rsidRPr="00EC76D5">
        <w:t xml:space="preserve">          break;</w:t>
      </w:r>
    </w:p>
    <w:p w14:paraId="31FA6B8F" w14:textId="77777777" w:rsidR="006929AD" w:rsidRPr="00EC76D5" w:rsidRDefault="006929AD" w:rsidP="006929AD">
      <w:pPr>
        <w:pStyle w:val="Code"/>
      </w:pPr>
      <w:r w:rsidRPr="00EC76D5">
        <w:t xml:space="preserve">          </w:t>
      </w:r>
    </w:p>
    <w:p w14:paraId="6EFD1A7F" w14:textId="77777777" w:rsidR="006929AD" w:rsidRPr="00EC76D5" w:rsidRDefault="006929AD" w:rsidP="006929AD">
      <w:pPr>
        <w:pStyle w:val="Code"/>
      </w:pPr>
      <w:r w:rsidRPr="00EC76D5">
        <w:t xml:space="preserve">        case Call: {</w:t>
      </w:r>
    </w:p>
    <w:p w14:paraId="7EEE7A43" w14:textId="77777777" w:rsidR="006929AD" w:rsidRPr="00EC76D5" w:rsidRDefault="006929AD" w:rsidP="006929AD">
      <w:pPr>
        <w:pStyle w:val="Code"/>
      </w:pPr>
      <w:r w:rsidRPr="00EC76D5">
        <w:t xml:space="preserve">            Symbol calleeSymbol = (Symbol) operand1;</w:t>
      </w:r>
    </w:p>
    <w:p w14:paraId="1DD54D8F" w14:textId="77777777" w:rsidR="006929AD" w:rsidRPr="00EC76D5" w:rsidRDefault="006929AD" w:rsidP="006929AD">
      <w:pPr>
        <w:pStyle w:val="Code"/>
      </w:pPr>
    </w:p>
    <w:p w14:paraId="1B0D2C1C" w14:textId="77777777" w:rsidR="006929AD" w:rsidRPr="00EC76D5" w:rsidRDefault="006929AD" w:rsidP="006929AD">
      <w:pPr>
        <w:pStyle w:val="Code"/>
      </w:pPr>
      <w:r w:rsidRPr="00EC76D5">
        <w:t xml:space="preserve">            if (calleeSymbol.getType().isPointer()) {</w:t>
      </w:r>
    </w:p>
    <w:p w14:paraId="6361FABF" w14:textId="77777777" w:rsidR="006929AD" w:rsidRPr="00EC76D5" w:rsidRDefault="006929AD" w:rsidP="006929AD">
      <w:pPr>
        <w:pStyle w:val="Code"/>
      </w:pPr>
      <w:r w:rsidRPr="00EC76D5">
        <w:t xml:space="preserve">              Track calleeTrack = trackMap.get(calleeSymbol);</w:t>
      </w:r>
    </w:p>
    <w:p w14:paraId="40DD63A7" w14:textId="77777777" w:rsidR="006929AD" w:rsidRPr="00EC76D5" w:rsidRDefault="006929AD" w:rsidP="006929AD">
      <w:pPr>
        <w:pStyle w:val="Code"/>
      </w:pPr>
    </w:p>
    <w:p w14:paraId="0844D796" w14:textId="77777777" w:rsidR="006929AD" w:rsidRPr="00EC76D5" w:rsidRDefault="006929AD" w:rsidP="006929AD">
      <w:pPr>
        <w:pStyle w:val="Code"/>
      </w:pPr>
      <w:r w:rsidRPr="00EC76D5">
        <w:t xml:space="preserve">              if (calleeTrack != null) {</w:t>
      </w:r>
    </w:p>
    <w:p w14:paraId="540F47C5" w14:textId="77777777" w:rsidR="006929AD" w:rsidRPr="00EC76D5" w:rsidRDefault="006929AD" w:rsidP="006929AD">
      <w:pPr>
        <w:pStyle w:val="Code"/>
      </w:pPr>
      <w:r w:rsidRPr="00EC76D5">
        <w:t xml:space="preserve">                calleeTrack.addCode(Track.Left, line, calleeSymbol.getType());</w:t>
      </w:r>
    </w:p>
    <w:p w14:paraId="694125D5" w14:textId="77777777" w:rsidR="006929AD" w:rsidRPr="00EC76D5" w:rsidRDefault="006929AD" w:rsidP="006929AD">
      <w:pPr>
        <w:pStyle w:val="Code"/>
      </w:pPr>
      <w:r w:rsidRPr="00EC76D5">
        <w:t xml:space="preserve">              }</w:t>
      </w:r>
    </w:p>
    <w:p w14:paraId="03555159" w14:textId="77777777" w:rsidR="006929AD" w:rsidRPr="00EC76D5" w:rsidRDefault="006929AD" w:rsidP="006929AD">
      <w:pPr>
        <w:pStyle w:val="Code"/>
      </w:pPr>
      <w:r w:rsidRPr="00EC76D5">
        <w:t xml:space="preserve">              else {</w:t>
      </w:r>
    </w:p>
    <w:p w14:paraId="7B1E6532" w14:textId="77777777" w:rsidR="006929AD" w:rsidRPr="00EC76D5" w:rsidRDefault="006929AD" w:rsidP="006929AD">
      <w:pPr>
        <w:pStyle w:val="Code"/>
      </w:pPr>
      <w:r w:rsidRPr="00EC76D5">
        <w:t xml:space="preserve">                tryLoadAddressSymbol(Track.LeftAddress, line, calleeSymbol, trackMap);</w:t>
      </w:r>
    </w:p>
    <w:p w14:paraId="581D3344" w14:textId="77777777" w:rsidR="006929AD" w:rsidRPr="00EC76D5" w:rsidRDefault="006929AD" w:rsidP="006929AD">
      <w:pPr>
        <w:pStyle w:val="Code"/>
      </w:pPr>
      <w:r w:rsidRPr="00EC76D5">
        <w:t xml:space="preserve">              }</w:t>
      </w:r>
    </w:p>
    <w:p w14:paraId="73448B18" w14:textId="77777777" w:rsidR="006929AD" w:rsidRPr="00EC76D5" w:rsidRDefault="006929AD" w:rsidP="006929AD">
      <w:pPr>
        <w:pStyle w:val="Code"/>
      </w:pPr>
      <w:r w:rsidRPr="00EC76D5">
        <w:t xml:space="preserve">            }</w:t>
      </w:r>
    </w:p>
    <w:p w14:paraId="27991E4B" w14:textId="77777777" w:rsidR="006929AD" w:rsidRPr="00EC76D5" w:rsidRDefault="006929AD" w:rsidP="006929AD">
      <w:pPr>
        <w:pStyle w:val="Code"/>
      </w:pPr>
      <w:r w:rsidRPr="00EC76D5">
        <w:t xml:space="preserve">          }</w:t>
      </w:r>
    </w:p>
    <w:p w14:paraId="382BDF6A" w14:textId="77777777" w:rsidR="006929AD" w:rsidRPr="00EC76D5" w:rsidRDefault="006929AD" w:rsidP="006929AD">
      <w:pPr>
        <w:pStyle w:val="Code"/>
      </w:pPr>
      <w:r w:rsidRPr="00EC76D5">
        <w:t xml:space="preserve">          break;</w:t>
      </w:r>
    </w:p>
    <w:p w14:paraId="0626B9E2" w14:textId="77777777" w:rsidR="006929AD" w:rsidRPr="00EC76D5" w:rsidRDefault="006929AD" w:rsidP="006929AD">
      <w:pPr>
        <w:pStyle w:val="Code"/>
      </w:pPr>
      <w:r w:rsidRPr="00EC76D5">
        <w:t xml:space="preserve">          </w:t>
      </w:r>
    </w:p>
    <w:p w14:paraId="16B5B473" w14:textId="35FD454F" w:rsidR="006929AD" w:rsidRPr="00EC76D5" w:rsidRDefault="006929AD" w:rsidP="006929AD">
      <w:pPr>
        <w:pStyle w:val="Code"/>
      </w:pPr>
      <w:r w:rsidRPr="00EC76D5">
        <w:t xml:space="preserve">        case </w:t>
      </w:r>
      <w:r w:rsidR="00B02345">
        <w:t>Dereference</w:t>
      </w:r>
      <w:r w:rsidRPr="00EC76D5">
        <w:t>:</w:t>
      </w:r>
    </w:p>
    <w:p w14:paraId="53D84CBC" w14:textId="77777777" w:rsidR="006929AD" w:rsidRPr="00EC76D5" w:rsidRDefault="006929AD" w:rsidP="006929AD">
      <w:pPr>
        <w:pStyle w:val="Code"/>
      </w:pPr>
      <w:r w:rsidRPr="00EC76D5">
        <w:t xml:space="preserve">        case Arrow:</w:t>
      </w:r>
    </w:p>
    <w:p w14:paraId="2C04A18A" w14:textId="77777777" w:rsidR="006929AD" w:rsidRPr="00EC76D5" w:rsidRDefault="006929AD" w:rsidP="006929AD">
      <w:pPr>
        <w:pStyle w:val="Code"/>
      </w:pPr>
      <w:r w:rsidRPr="00EC76D5">
        <w:t xml:space="preserve">        case Index: {</w:t>
      </w:r>
    </w:p>
    <w:p w14:paraId="48B5EB6C" w14:textId="77777777" w:rsidR="006929AD" w:rsidRPr="00EC76D5" w:rsidRDefault="006929AD" w:rsidP="006929AD">
      <w:pPr>
        <w:pStyle w:val="Code"/>
      </w:pPr>
      <w:r w:rsidRPr="00EC76D5">
        <w:t xml:space="preserve">            Symbol leftSymbol = (Symbol) operand2,</w:t>
      </w:r>
    </w:p>
    <w:p w14:paraId="0615623C" w14:textId="77777777" w:rsidR="006929AD" w:rsidRPr="00EC76D5" w:rsidRDefault="006929AD" w:rsidP="006929AD">
      <w:pPr>
        <w:pStyle w:val="Code"/>
      </w:pPr>
      <w:r w:rsidRPr="00EC76D5">
        <w:t xml:space="preserve">                   rightSymbol = (Symbol) operand3;</w:t>
      </w:r>
    </w:p>
    <w:p w14:paraId="7D663CA8" w14:textId="77777777" w:rsidR="006929AD" w:rsidRPr="00EC76D5" w:rsidRDefault="006929AD" w:rsidP="006929AD">
      <w:pPr>
        <w:pStyle w:val="Code"/>
      </w:pPr>
      <w:r w:rsidRPr="00EC76D5">
        <w:t xml:space="preserve">            Track rightTrack = trackMap.get(rightSymbol);</w:t>
      </w:r>
    </w:p>
    <w:p w14:paraId="56320752" w14:textId="77777777" w:rsidR="006929AD" w:rsidRPr="00EC76D5" w:rsidRDefault="006929AD" w:rsidP="006929AD">
      <w:pPr>
        <w:pStyle w:val="Code"/>
      </w:pPr>
    </w:p>
    <w:p w14:paraId="584FAC3B" w14:textId="77777777" w:rsidR="006929AD" w:rsidRPr="00EC76D5" w:rsidRDefault="006929AD" w:rsidP="006929AD">
      <w:pPr>
        <w:pStyle w:val="Code"/>
      </w:pPr>
      <w:r w:rsidRPr="00EC76D5">
        <w:t xml:space="preserve">            if (rightTrack == null) {</w:t>
      </w:r>
    </w:p>
    <w:p w14:paraId="038F2C4D" w14:textId="77777777" w:rsidR="006929AD" w:rsidRPr="00EC76D5" w:rsidRDefault="006929AD" w:rsidP="006929AD">
      <w:pPr>
        <w:pStyle w:val="Code"/>
      </w:pPr>
      <w:r w:rsidRPr="00EC76D5">
        <w:t xml:space="preserve">              middleCode.setLoad(Track.Right);</w:t>
      </w:r>
    </w:p>
    <w:p w14:paraId="26A349C9" w14:textId="77777777" w:rsidR="006929AD" w:rsidRPr="00EC76D5" w:rsidRDefault="006929AD" w:rsidP="006929AD">
      <w:pPr>
        <w:pStyle w:val="Code"/>
      </w:pPr>
      <w:r w:rsidRPr="00EC76D5">
        <w:t xml:space="preserve">              rightTrack = createTrack(rightSymbol, trackMap, trackSet);</w:t>
      </w:r>
    </w:p>
    <w:p w14:paraId="61526641" w14:textId="77777777" w:rsidR="006929AD" w:rsidRPr="00EC76D5" w:rsidRDefault="006929AD" w:rsidP="006929AD">
      <w:pPr>
        <w:pStyle w:val="Code"/>
      </w:pPr>
      <w:r w:rsidRPr="00EC76D5">
        <w:t xml:space="preserve">              tryLoadAddressSymbol(Track.RightAddress, line,</w:t>
      </w:r>
    </w:p>
    <w:p w14:paraId="3129BB55" w14:textId="77777777" w:rsidR="006929AD" w:rsidRPr="00EC76D5" w:rsidRDefault="006929AD" w:rsidP="006929AD">
      <w:pPr>
        <w:pStyle w:val="Code"/>
      </w:pPr>
      <w:r w:rsidRPr="00EC76D5">
        <w:t xml:space="preserve">                                   rightSymbol, trackMap);</w:t>
      </w:r>
    </w:p>
    <w:p w14:paraId="29047F0D" w14:textId="77777777" w:rsidR="006929AD" w:rsidRPr="00EC76D5" w:rsidRDefault="006929AD" w:rsidP="006929AD">
      <w:pPr>
        <w:pStyle w:val="Code"/>
      </w:pPr>
      <w:r w:rsidRPr="00EC76D5">
        <w:t xml:space="preserve">            }</w:t>
      </w:r>
    </w:p>
    <w:p w14:paraId="2C8AE107" w14:textId="77777777" w:rsidR="006929AD" w:rsidRPr="00EC76D5" w:rsidRDefault="006929AD" w:rsidP="006929AD">
      <w:pPr>
        <w:pStyle w:val="Code"/>
      </w:pPr>
    </w:p>
    <w:p w14:paraId="66E79212" w14:textId="77777777" w:rsidR="006929AD" w:rsidRPr="00EC76D5" w:rsidRDefault="006929AD" w:rsidP="006929AD">
      <w:pPr>
        <w:pStyle w:val="Code"/>
      </w:pPr>
      <w:r w:rsidRPr="00EC76D5">
        <w:t xml:space="preserve">            rightTrack.addCode(Track.Right, line);</w:t>
      </w:r>
    </w:p>
    <w:p w14:paraId="5CDBB625" w14:textId="77777777" w:rsidR="006929AD" w:rsidRPr="00EC76D5" w:rsidRDefault="006929AD" w:rsidP="006929AD">
      <w:pPr>
        <w:pStyle w:val="Code"/>
      </w:pPr>
      <w:r w:rsidRPr="00EC76D5">
        <w:t xml:space="preserve">            rightTrack.addCode(Track.LeftAddress, line);</w:t>
      </w:r>
    </w:p>
    <w:p w14:paraId="73E7A213" w14:textId="77777777" w:rsidR="006929AD" w:rsidRPr="00EC76D5" w:rsidRDefault="006929AD" w:rsidP="006929AD">
      <w:pPr>
        <w:pStyle w:val="Code"/>
      </w:pPr>
      <w:r w:rsidRPr="00EC76D5">
        <w:t xml:space="preserve">            rightTrack.setPointer();</w:t>
      </w:r>
    </w:p>
    <w:p w14:paraId="18419DAE" w14:textId="77777777" w:rsidR="006929AD" w:rsidRPr="00EC76D5" w:rsidRDefault="006929AD" w:rsidP="006929AD">
      <w:pPr>
        <w:pStyle w:val="Code"/>
      </w:pPr>
    </w:p>
    <w:p w14:paraId="284AC98B" w14:textId="77777777" w:rsidR="006929AD" w:rsidRPr="00EC76D5" w:rsidRDefault="006929AD" w:rsidP="006929AD">
      <w:pPr>
        <w:pStyle w:val="Code"/>
      </w:pPr>
      <w:r w:rsidRPr="00EC76D5">
        <w:t xml:space="preserve">            if (leftSymbol.getType().isIntegralOrPointer()) {</w:t>
      </w:r>
    </w:p>
    <w:p w14:paraId="5822AF37" w14:textId="77777777" w:rsidR="006929AD" w:rsidRPr="00EC76D5" w:rsidRDefault="006929AD" w:rsidP="006929AD">
      <w:pPr>
        <w:pStyle w:val="Code"/>
      </w:pPr>
      <w:r w:rsidRPr="00EC76D5">
        <w:t xml:space="preserve">              if (!leftSymbol.isTemporary()) { // XXX</w:t>
      </w:r>
    </w:p>
    <w:p w14:paraId="45A8A307" w14:textId="77777777" w:rsidR="006929AD" w:rsidRPr="00EC76D5" w:rsidRDefault="006929AD" w:rsidP="006929AD">
      <w:pPr>
        <w:pStyle w:val="Code"/>
      </w:pPr>
      <w:r w:rsidRPr="00EC76D5">
        <w:t xml:space="preserve">                Track leftTrack = createTrack(leftSymbol, trackMap, trackSet);</w:t>
      </w:r>
    </w:p>
    <w:p w14:paraId="71831968" w14:textId="77777777" w:rsidR="006929AD" w:rsidRPr="00EC76D5" w:rsidRDefault="006929AD" w:rsidP="006929AD">
      <w:pPr>
        <w:pStyle w:val="Code"/>
      </w:pPr>
      <w:r w:rsidRPr="00EC76D5">
        <w:lastRenderedPageBreak/>
        <w:t xml:space="preserve">                leftTrack.addCode(Track.Left, line, leftSymbol.getType());</w:t>
      </w:r>
    </w:p>
    <w:p w14:paraId="4D72B121" w14:textId="77777777" w:rsidR="006929AD" w:rsidRPr="00EC76D5" w:rsidRDefault="006929AD" w:rsidP="006929AD">
      <w:pPr>
        <w:pStyle w:val="Code"/>
      </w:pPr>
      <w:r w:rsidRPr="00EC76D5">
        <w:t xml:space="preserve">                middleCode.setSave();</w:t>
      </w:r>
    </w:p>
    <w:p w14:paraId="44020CB0" w14:textId="77777777" w:rsidR="006929AD" w:rsidRPr="00EC76D5" w:rsidRDefault="006929AD" w:rsidP="006929AD">
      <w:pPr>
        <w:pStyle w:val="Code"/>
      </w:pPr>
      <w:r w:rsidRPr="00EC76D5">
        <w:t xml:space="preserve">              }</w:t>
      </w:r>
    </w:p>
    <w:p w14:paraId="1DADA3A4" w14:textId="77777777" w:rsidR="006929AD" w:rsidRPr="00EC76D5" w:rsidRDefault="006929AD" w:rsidP="006929AD">
      <w:pPr>
        <w:pStyle w:val="Code"/>
      </w:pPr>
      <w:r w:rsidRPr="00EC76D5">
        <w:t xml:space="preserve">            }</w:t>
      </w:r>
    </w:p>
    <w:p w14:paraId="296B8D0B" w14:textId="77777777" w:rsidR="006929AD" w:rsidRPr="00EC76D5" w:rsidRDefault="006929AD" w:rsidP="006929AD">
      <w:pPr>
        <w:pStyle w:val="Code"/>
      </w:pPr>
      <w:r w:rsidRPr="00EC76D5">
        <w:t xml:space="preserve">          }</w:t>
      </w:r>
    </w:p>
    <w:p w14:paraId="1E0E96E5" w14:textId="77777777" w:rsidR="006929AD" w:rsidRPr="00EC76D5" w:rsidRDefault="006929AD" w:rsidP="006929AD">
      <w:pPr>
        <w:pStyle w:val="Code"/>
      </w:pPr>
      <w:r w:rsidRPr="00EC76D5">
        <w:t xml:space="preserve">          break;</w:t>
      </w:r>
    </w:p>
    <w:p w14:paraId="30BF9600" w14:textId="77777777" w:rsidR="006929AD" w:rsidRPr="00EC76D5" w:rsidRDefault="006929AD" w:rsidP="006929AD">
      <w:pPr>
        <w:pStyle w:val="Code"/>
      </w:pPr>
    </w:p>
    <w:p w14:paraId="40EA4A6D" w14:textId="77777777" w:rsidR="006929AD" w:rsidRPr="00EC76D5" w:rsidRDefault="006929AD" w:rsidP="006929AD">
      <w:pPr>
        <w:pStyle w:val="Code"/>
      </w:pPr>
      <w:r w:rsidRPr="00EC76D5">
        <w:t xml:space="preserve">        case PushFloat: {</w:t>
      </w:r>
    </w:p>
    <w:p w14:paraId="77361BEC" w14:textId="77777777" w:rsidR="006929AD" w:rsidRPr="00EC76D5" w:rsidRDefault="006929AD" w:rsidP="006929AD">
      <w:pPr>
        <w:pStyle w:val="Code"/>
      </w:pPr>
      <w:r w:rsidRPr="00EC76D5">
        <w:t xml:space="preserve">              Symbol pushSymbol = (Symbol) middleCode.getOperand(1);</w:t>
      </w:r>
    </w:p>
    <w:p w14:paraId="71DA3540" w14:textId="77777777" w:rsidR="006929AD" w:rsidRPr="00EC76D5" w:rsidRDefault="006929AD" w:rsidP="006929AD">
      <w:pPr>
        <w:pStyle w:val="Code"/>
      </w:pPr>
      <w:r w:rsidRPr="00EC76D5">
        <w:t xml:space="preserve">              </w:t>
      </w:r>
    </w:p>
    <w:p w14:paraId="5B39D6A7" w14:textId="77777777" w:rsidR="006929AD" w:rsidRPr="00EC76D5" w:rsidRDefault="006929AD" w:rsidP="006929AD">
      <w:pPr>
        <w:pStyle w:val="Code"/>
      </w:pPr>
      <w:r w:rsidRPr="00EC76D5">
        <w:t xml:space="preserve">              if (pushSymbol.getType().isIntegralOrPointer()) {</w:t>
      </w:r>
    </w:p>
    <w:p w14:paraId="54ECAEFE" w14:textId="77777777" w:rsidR="006929AD" w:rsidRPr="00EC76D5" w:rsidRDefault="006929AD" w:rsidP="006929AD">
      <w:pPr>
        <w:pStyle w:val="Code"/>
      </w:pPr>
      <w:r w:rsidRPr="00EC76D5">
        <w:t xml:space="preserve">                Track pushTrack = trackMap.get(pushSymbol);</w:t>
      </w:r>
    </w:p>
    <w:p w14:paraId="17021673" w14:textId="77777777" w:rsidR="006929AD" w:rsidRPr="00EC76D5" w:rsidRDefault="006929AD" w:rsidP="006929AD">
      <w:pPr>
        <w:pStyle w:val="Code"/>
      </w:pPr>
    </w:p>
    <w:p w14:paraId="4623FAE4" w14:textId="77777777" w:rsidR="006929AD" w:rsidRPr="00EC76D5" w:rsidRDefault="006929AD" w:rsidP="006929AD">
      <w:pPr>
        <w:pStyle w:val="Code"/>
      </w:pPr>
      <w:r w:rsidRPr="00EC76D5">
        <w:t xml:space="preserve">                if (pushTrack != null) {</w:t>
      </w:r>
    </w:p>
    <w:p w14:paraId="6D5CD0BF" w14:textId="77777777" w:rsidR="006929AD" w:rsidRPr="00EC76D5" w:rsidRDefault="006929AD" w:rsidP="006929AD">
      <w:pPr>
        <w:pStyle w:val="Code"/>
      </w:pPr>
      <w:r w:rsidRPr="00EC76D5">
        <w:t xml:space="preserve">                  pushTrack.addCode(Track.Left, line);</w:t>
      </w:r>
    </w:p>
    <w:p w14:paraId="1CC11A03" w14:textId="77777777" w:rsidR="006929AD" w:rsidRPr="00EC76D5" w:rsidRDefault="006929AD" w:rsidP="006929AD">
      <w:pPr>
        <w:pStyle w:val="Code"/>
      </w:pPr>
      <w:r w:rsidRPr="00EC76D5">
        <w:t xml:space="preserve">                }</w:t>
      </w:r>
    </w:p>
    <w:p w14:paraId="370FAAD9" w14:textId="77777777" w:rsidR="006929AD" w:rsidRPr="00EC76D5" w:rsidRDefault="006929AD" w:rsidP="006929AD">
      <w:pPr>
        <w:pStyle w:val="Code"/>
      </w:pPr>
      <w:r w:rsidRPr="00EC76D5">
        <w:t xml:space="preserve">                else {</w:t>
      </w:r>
    </w:p>
    <w:p w14:paraId="6F1A24CA" w14:textId="77777777" w:rsidR="006929AD" w:rsidRPr="00EC76D5" w:rsidRDefault="006929AD" w:rsidP="006929AD">
      <w:pPr>
        <w:pStyle w:val="Code"/>
      </w:pPr>
      <w:r w:rsidRPr="00EC76D5">
        <w:t xml:space="preserve">                  tryLoadAddressSymbol(Track.LeftAddress, line,</w:t>
      </w:r>
    </w:p>
    <w:p w14:paraId="5902510B" w14:textId="77777777" w:rsidR="006929AD" w:rsidRPr="00EC76D5" w:rsidRDefault="006929AD" w:rsidP="006929AD">
      <w:pPr>
        <w:pStyle w:val="Code"/>
      </w:pPr>
      <w:r w:rsidRPr="00EC76D5">
        <w:t xml:space="preserve">                                       pushSymbol, trackMap);</w:t>
      </w:r>
    </w:p>
    <w:p w14:paraId="48EBEFFB" w14:textId="77777777" w:rsidR="006929AD" w:rsidRPr="00EC76D5" w:rsidRDefault="006929AD" w:rsidP="006929AD">
      <w:pPr>
        <w:pStyle w:val="Code"/>
      </w:pPr>
      <w:r w:rsidRPr="00EC76D5">
        <w:t xml:space="preserve">                }</w:t>
      </w:r>
    </w:p>
    <w:p w14:paraId="1E6259FC" w14:textId="77777777" w:rsidR="006929AD" w:rsidRPr="00EC76D5" w:rsidRDefault="006929AD" w:rsidP="006929AD">
      <w:pPr>
        <w:pStyle w:val="Code"/>
      </w:pPr>
      <w:r w:rsidRPr="00EC76D5">
        <w:t xml:space="preserve">              }</w:t>
      </w:r>
    </w:p>
    <w:p w14:paraId="3E22DE4E" w14:textId="77777777" w:rsidR="006929AD" w:rsidRPr="00EC76D5" w:rsidRDefault="006929AD" w:rsidP="006929AD">
      <w:pPr>
        <w:pStyle w:val="Code"/>
      </w:pPr>
      <w:r w:rsidRPr="00EC76D5">
        <w:t xml:space="preserve">            }</w:t>
      </w:r>
    </w:p>
    <w:p w14:paraId="5AB7344B" w14:textId="77777777" w:rsidR="006929AD" w:rsidRPr="00EC76D5" w:rsidRDefault="006929AD" w:rsidP="006929AD">
      <w:pPr>
        <w:pStyle w:val="Code"/>
      </w:pPr>
      <w:r w:rsidRPr="00EC76D5">
        <w:t xml:space="preserve">            break;</w:t>
      </w:r>
    </w:p>
    <w:p w14:paraId="415E18E8" w14:textId="77777777" w:rsidR="006929AD" w:rsidRPr="00EC76D5" w:rsidRDefault="006929AD" w:rsidP="006929AD">
      <w:pPr>
        <w:pStyle w:val="Code"/>
      </w:pPr>
      <w:r w:rsidRPr="00EC76D5">
        <w:t xml:space="preserve">          </w:t>
      </w:r>
    </w:p>
    <w:p w14:paraId="51EE5931" w14:textId="77777777" w:rsidR="006929AD" w:rsidRPr="00EC76D5" w:rsidRDefault="006929AD" w:rsidP="006929AD">
      <w:pPr>
        <w:pStyle w:val="Code"/>
      </w:pPr>
      <w:r w:rsidRPr="00EC76D5">
        <w:t xml:space="preserve">        case Assign: {</w:t>
      </w:r>
    </w:p>
    <w:p w14:paraId="3FE08FA2" w14:textId="77777777" w:rsidR="006929AD" w:rsidRPr="00EC76D5" w:rsidRDefault="006929AD" w:rsidP="006929AD">
      <w:pPr>
        <w:pStyle w:val="Code"/>
      </w:pPr>
      <w:r w:rsidRPr="00EC76D5">
        <w:t xml:space="preserve">            Symbol leftSymbol = (Symbol) operand2,</w:t>
      </w:r>
    </w:p>
    <w:p w14:paraId="24F303BC" w14:textId="77777777" w:rsidR="006929AD" w:rsidRPr="00EC76D5" w:rsidRDefault="006929AD" w:rsidP="006929AD">
      <w:pPr>
        <w:pStyle w:val="Code"/>
      </w:pPr>
      <w:r w:rsidRPr="00EC76D5">
        <w:t xml:space="preserve">                   rightSymbol = (Symbol) operand3;</w:t>
      </w:r>
    </w:p>
    <w:p w14:paraId="19E2FA86" w14:textId="77777777" w:rsidR="006929AD" w:rsidRPr="00EC76D5" w:rsidRDefault="006929AD" w:rsidP="006929AD">
      <w:pPr>
        <w:pStyle w:val="Code"/>
      </w:pPr>
      <w:r w:rsidRPr="00EC76D5">
        <w:t xml:space="preserve">            </w:t>
      </w:r>
    </w:p>
    <w:p w14:paraId="33B19523" w14:textId="77777777" w:rsidR="006929AD" w:rsidRPr="00EC76D5" w:rsidRDefault="006929AD" w:rsidP="006929AD">
      <w:pPr>
        <w:pStyle w:val="Code"/>
      </w:pPr>
      <w:r w:rsidRPr="00EC76D5">
        <w:t xml:space="preserve">            tryLoadAddressSymbol(Track.LeftAddress, line, leftSymbol,trackMap);</w:t>
      </w:r>
    </w:p>
    <w:p w14:paraId="3EB32ADE" w14:textId="77777777" w:rsidR="006929AD" w:rsidRPr="00EC76D5" w:rsidRDefault="006929AD" w:rsidP="006929AD">
      <w:pPr>
        <w:pStyle w:val="Code"/>
      </w:pPr>
      <w:r w:rsidRPr="00EC76D5">
        <w:t xml:space="preserve">            tryLoadAddressSymbol(Track.RightAddress,line,rightSymbol,trackMap);</w:t>
      </w:r>
    </w:p>
    <w:p w14:paraId="7A80679A" w14:textId="77777777" w:rsidR="006929AD" w:rsidRPr="00EC76D5" w:rsidRDefault="006929AD" w:rsidP="006929AD">
      <w:pPr>
        <w:pStyle w:val="Code"/>
      </w:pPr>
    </w:p>
    <w:p w14:paraId="2B1380CC" w14:textId="77777777" w:rsidR="006929AD" w:rsidRPr="00EC76D5" w:rsidRDefault="006929AD" w:rsidP="006929AD">
      <w:pPr>
        <w:pStyle w:val="Code"/>
      </w:pPr>
      <w:r w:rsidRPr="00EC76D5">
        <w:t xml:space="preserve">            if (leftSymbol.getType().isIntegralOrPointer()) {</w:t>
      </w:r>
    </w:p>
    <w:p w14:paraId="2640E3B5" w14:textId="77777777" w:rsidR="006929AD" w:rsidRPr="00EC76D5" w:rsidRDefault="006929AD" w:rsidP="006929AD">
      <w:pPr>
        <w:pStyle w:val="Code"/>
      </w:pPr>
      <w:r w:rsidRPr="00EC76D5">
        <w:t xml:space="preserve">              if (rightSymbol.hasValue()) {</w:t>
      </w:r>
    </w:p>
    <w:p w14:paraId="226C692D" w14:textId="77777777" w:rsidR="006929AD" w:rsidRPr="00EC76D5" w:rsidRDefault="006929AD" w:rsidP="006929AD">
      <w:pPr>
        <w:pStyle w:val="Code"/>
      </w:pPr>
      <w:r w:rsidRPr="00EC76D5">
        <w:t xml:space="preserve">                if (middleCode.isLive(leftSymbol)) {</w:t>
      </w:r>
    </w:p>
    <w:p w14:paraId="340BB5B2" w14:textId="77777777" w:rsidR="006929AD" w:rsidRPr="00EC76D5" w:rsidRDefault="006929AD" w:rsidP="006929AD">
      <w:pPr>
        <w:pStyle w:val="Code"/>
      </w:pPr>
      <w:r w:rsidRPr="00EC76D5">
        <w:t xml:space="preserve">                  Track leftTrack = createTrack(leftSymbol, trackMap,trackSet);</w:t>
      </w:r>
    </w:p>
    <w:p w14:paraId="4046390B" w14:textId="77777777" w:rsidR="006929AD" w:rsidRPr="00EC76D5" w:rsidRDefault="006929AD" w:rsidP="006929AD">
      <w:pPr>
        <w:pStyle w:val="Code"/>
      </w:pPr>
      <w:r w:rsidRPr="00EC76D5">
        <w:t xml:space="preserve">                  leftTrack.addCode(Track.Left, line, leftSymbol.getType());</w:t>
      </w:r>
    </w:p>
    <w:p w14:paraId="61072A7E" w14:textId="77777777" w:rsidR="006929AD" w:rsidRPr="00EC76D5" w:rsidRDefault="006929AD" w:rsidP="006929AD">
      <w:pPr>
        <w:pStyle w:val="Code"/>
      </w:pPr>
      <w:r w:rsidRPr="00EC76D5">
        <w:t xml:space="preserve">                  trackMap.put(leftSymbol, leftTrack);</w:t>
      </w:r>
    </w:p>
    <w:p w14:paraId="6AF61942" w14:textId="77777777" w:rsidR="006929AD" w:rsidRPr="00EC76D5" w:rsidRDefault="006929AD" w:rsidP="006929AD">
      <w:pPr>
        <w:pStyle w:val="Code"/>
      </w:pPr>
      <w:r w:rsidRPr="00EC76D5">
        <w:t xml:space="preserve">                }</w:t>
      </w:r>
    </w:p>
    <w:p w14:paraId="7E33F1FB" w14:textId="77777777" w:rsidR="006929AD" w:rsidRPr="00EC76D5" w:rsidRDefault="006929AD" w:rsidP="006929AD">
      <w:pPr>
        <w:pStyle w:val="Code"/>
      </w:pPr>
      <w:r w:rsidRPr="00EC76D5">
        <w:t xml:space="preserve">              }</w:t>
      </w:r>
    </w:p>
    <w:p w14:paraId="29D737E0" w14:textId="77777777" w:rsidR="006929AD" w:rsidRPr="00EC76D5" w:rsidRDefault="006929AD" w:rsidP="006929AD">
      <w:pPr>
        <w:pStyle w:val="Code"/>
      </w:pPr>
      <w:r w:rsidRPr="00EC76D5">
        <w:t xml:space="preserve">              else {</w:t>
      </w:r>
    </w:p>
    <w:p w14:paraId="4087526F" w14:textId="77777777" w:rsidR="006929AD" w:rsidRPr="00EC76D5" w:rsidRDefault="006929AD" w:rsidP="006929AD">
      <w:pPr>
        <w:pStyle w:val="Code"/>
      </w:pPr>
      <w:r w:rsidRPr="00EC76D5">
        <w:t xml:space="preserve">                Track rightTrack = trackMap.get(rightSymbol);</w:t>
      </w:r>
    </w:p>
    <w:p w14:paraId="22723FCC" w14:textId="77777777" w:rsidR="006929AD" w:rsidRPr="00EC76D5" w:rsidRDefault="006929AD" w:rsidP="006929AD">
      <w:pPr>
        <w:pStyle w:val="Code"/>
      </w:pPr>
    </w:p>
    <w:p w14:paraId="140635ED" w14:textId="77777777" w:rsidR="006929AD" w:rsidRPr="00EC76D5" w:rsidRDefault="006929AD" w:rsidP="006929AD">
      <w:pPr>
        <w:pStyle w:val="Code"/>
      </w:pPr>
      <w:r w:rsidRPr="00EC76D5">
        <w:t xml:space="preserve">                if (rightTrack == null) {</w:t>
      </w:r>
    </w:p>
    <w:p w14:paraId="4D4F7D25" w14:textId="77777777" w:rsidR="006929AD" w:rsidRPr="00EC76D5" w:rsidRDefault="006929AD" w:rsidP="006929AD">
      <w:pPr>
        <w:pStyle w:val="Code"/>
      </w:pPr>
      <w:r w:rsidRPr="00EC76D5">
        <w:t xml:space="preserve">                  middleCode.setLoad(Track.Right);</w:t>
      </w:r>
    </w:p>
    <w:p w14:paraId="7D80C92F" w14:textId="77777777" w:rsidR="006929AD" w:rsidRPr="00EC76D5" w:rsidRDefault="006929AD" w:rsidP="006929AD">
      <w:pPr>
        <w:pStyle w:val="Code"/>
      </w:pPr>
      <w:r w:rsidRPr="00EC76D5">
        <w:t xml:space="preserve">                  rightTrack = createTrack(rightSymbol, trackMap, trackSet);</w:t>
      </w:r>
    </w:p>
    <w:p w14:paraId="50B2FA9F" w14:textId="77777777" w:rsidR="006929AD" w:rsidRPr="00EC76D5" w:rsidRDefault="006929AD" w:rsidP="006929AD">
      <w:pPr>
        <w:pStyle w:val="Code"/>
      </w:pPr>
      <w:r w:rsidRPr="00EC76D5">
        <w:t xml:space="preserve">                  tryLoadAddressSymbol(Track.RightAddress, line,</w:t>
      </w:r>
    </w:p>
    <w:p w14:paraId="7D458AFD" w14:textId="77777777" w:rsidR="006929AD" w:rsidRPr="00EC76D5" w:rsidRDefault="006929AD" w:rsidP="006929AD">
      <w:pPr>
        <w:pStyle w:val="Code"/>
      </w:pPr>
      <w:r w:rsidRPr="00EC76D5">
        <w:t xml:space="preserve">                                       rightSymbol, trackMap);</w:t>
      </w:r>
    </w:p>
    <w:p w14:paraId="6FF1F4F5" w14:textId="77777777" w:rsidR="006929AD" w:rsidRPr="00EC76D5" w:rsidRDefault="006929AD" w:rsidP="006929AD">
      <w:pPr>
        <w:pStyle w:val="Code"/>
      </w:pPr>
      <w:r w:rsidRPr="00EC76D5">
        <w:t xml:space="preserve">                  trackMap.put(rightSymbol, rightTrack);</w:t>
      </w:r>
    </w:p>
    <w:p w14:paraId="304F4E52" w14:textId="77777777" w:rsidR="006929AD" w:rsidRPr="00EC76D5" w:rsidRDefault="006929AD" w:rsidP="006929AD">
      <w:pPr>
        <w:pStyle w:val="Code"/>
      </w:pPr>
      <w:r w:rsidRPr="00EC76D5">
        <w:t xml:space="preserve">                }                  </w:t>
      </w:r>
    </w:p>
    <w:p w14:paraId="6D7C683E" w14:textId="77777777" w:rsidR="006929AD" w:rsidRPr="00EC76D5" w:rsidRDefault="006929AD" w:rsidP="006929AD">
      <w:pPr>
        <w:pStyle w:val="Code"/>
      </w:pPr>
    </w:p>
    <w:p w14:paraId="58B8052A" w14:textId="77777777" w:rsidR="006929AD" w:rsidRPr="00EC76D5" w:rsidRDefault="006929AD" w:rsidP="006929AD">
      <w:pPr>
        <w:pStyle w:val="Code"/>
      </w:pPr>
      <w:r w:rsidRPr="00EC76D5">
        <w:t xml:space="preserve">                rightTrack.addCode(Track.Left, line, leftSymbol.getType());</w:t>
      </w:r>
    </w:p>
    <w:p w14:paraId="26AAF2CD" w14:textId="77777777" w:rsidR="006929AD" w:rsidRPr="00EC76D5" w:rsidRDefault="006929AD" w:rsidP="006929AD">
      <w:pPr>
        <w:pStyle w:val="Code"/>
      </w:pPr>
      <w:r w:rsidRPr="00EC76D5">
        <w:t xml:space="preserve">                rightTrack.addCode(Track.Right, line, rightSymbol.getType());</w:t>
      </w:r>
    </w:p>
    <w:p w14:paraId="07317473" w14:textId="77777777" w:rsidR="006929AD" w:rsidRPr="00EC76D5" w:rsidRDefault="006929AD" w:rsidP="006929AD">
      <w:pPr>
        <w:pStyle w:val="Code"/>
      </w:pPr>
      <w:r w:rsidRPr="00EC76D5">
        <w:t xml:space="preserve">                trackMap.put(leftSymbol, rightTrack);</w:t>
      </w:r>
    </w:p>
    <w:p w14:paraId="0F4D0851" w14:textId="77777777" w:rsidR="006929AD" w:rsidRPr="00EC76D5" w:rsidRDefault="006929AD" w:rsidP="006929AD">
      <w:pPr>
        <w:pStyle w:val="Code"/>
      </w:pPr>
      <w:r w:rsidRPr="00EC76D5">
        <w:t xml:space="preserve">              }</w:t>
      </w:r>
    </w:p>
    <w:p w14:paraId="1944C92B" w14:textId="77777777" w:rsidR="006929AD" w:rsidRPr="00EC76D5" w:rsidRDefault="006929AD" w:rsidP="006929AD">
      <w:pPr>
        <w:pStyle w:val="Code"/>
      </w:pPr>
    </w:p>
    <w:p w14:paraId="7EE643DE" w14:textId="77777777" w:rsidR="006929AD" w:rsidRPr="00EC76D5" w:rsidRDefault="006929AD" w:rsidP="006929AD">
      <w:pPr>
        <w:pStyle w:val="Code"/>
      </w:pPr>
      <w:r w:rsidRPr="00EC76D5">
        <w:t xml:space="preserve">              mustLoadAddressSymbol(Track.LeftAddress, line, leftSymbol,</w:t>
      </w:r>
    </w:p>
    <w:p w14:paraId="62C6A644" w14:textId="77777777" w:rsidR="006929AD" w:rsidRPr="00EC76D5" w:rsidRDefault="006929AD" w:rsidP="006929AD">
      <w:pPr>
        <w:pStyle w:val="Code"/>
      </w:pPr>
      <w:r w:rsidRPr="00EC76D5">
        <w:t xml:space="preserve">                                    middleCode, trackMap, trackSet);</w:t>
      </w:r>
    </w:p>
    <w:p w14:paraId="79E55A0A" w14:textId="77777777" w:rsidR="006929AD" w:rsidRPr="00EC76D5" w:rsidRDefault="006929AD" w:rsidP="006929AD">
      <w:pPr>
        <w:pStyle w:val="Code"/>
      </w:pPr>
      <w:r w:rsidRPr="00EC76D5">
        <w:t xml:space="preserve">              middleCode.setSave();</w:t>
      </w:r>
    </w:p>
    <w:p w14:paraId="6EBC1B94" w14:textId="77777777" w:rsidR="006929AD" w:rsidRPr="00EC76D5" w:rsidRDefault="006929AD" w:rsidP="006929AD">
      <w:pPr>
        <w:pStyle w:val="Code"/>
      </w:pPr>
      <w:r w:rsidRPr="00EC76D5">
        <w:t xml:space="preserve">            }</w:t>
      </w:r>
    </w:p>
    <w:p w14:paraId="417AF6F9" w14:textId="77777777" w:rsidR="006929AD" w:rsidRPr="00EC76D5" w:rsidRDefault="006929AD" w:rsidP="006929AD">
      <w:pPr>
        <w:pStyle w:val="Code"/>
      </w:pPr>
      <w:r w:rsidRPr="00EC76D5">
        <w:t xml:space="preserve">            else if (leftSymbol.getType().isFloating()) {</w:t>
      </w:r>
    </w:p>
    <w:p w14:paraId="25619230" w14:textId="77777777" w:rsidR="006929AD" w:rsidRPr="00EC76D5" w:rsidRDefault="006929AD" w:rsidP="006929AD">
      <w:pPr>
        <w:pStyle w:val="Code"/>
      </w:pPr>
      <w:r w:rsidRPr="00EC76D5">
        <w:t xml:space="preserve">              mustLoadAddressSymbol(Track.LeftAddress, line, leftSymbol,</w:t>
      </w:r>
    </w:p>
    <w:p w14:paraId="2B320C36" w14:textId="77777777" w:rsidR="006929AD" w:rsidRPr="00EC76D5" w:rsidRDefault="006929AD" w:rsidP="006929AD">
      <w:pPr>
        <w:pStyle w:val="Code"/>
      </w:pPr>
      <w:r w:rsidRPr="00EC76D5">
        <w:t xml:space="preserve">                                    middleCode, trackMap, trackSet);</w:t>
      </w:r>
    </w:p>
    <w:p w14:paraId="3A0B461D" w14:textId="77777777" w:rsidR="006929AD" w:rsidRPr="00EC76D5" w:rsidRDefault="006929AD" w:rsidP="006929AD">
      <w:pPr>
        <w:pStyle w:val="Code"/>
      </w:pPr>
      <w:r w:rsidRPr="00EC76D5">
        <w:t xml:space="preserve">            }</w:t>
      </w:r>
    </w:p>
    <w:p w14:paraId="5D8D9FD9" w14:textId="77777777" w:rsidR="006929AD" w:rsidRPr="00EC76D5" w:rsidRDefault="006929AD" w:rsidP="006929AD">
      <w:pPr>
        <w:pStyle w:val="Code"/>
      </w:pPr>
      <w:r w:rsidRPr="00EC76D5">
        <w:t xml:space="preserve">            else if (leftSymbol.getType().isStructOrUnion()) {</w:t>
      </w:r>
    </w:p>
    <w:p w14:paraId="1D3A3574" w14:textId="77777777" w:rsidR="006929AD" w:rsidRPr="00EC76D5" w:rsidRDefault="006929AD" w:rsidP="006929AD">
      <w:pPr>
        <w:pStyle w:val="Code"/>
      </w:pPr>
      <w:r w:rsidRPr="00EC76D5">
        <w:t xml:space="preserve">              Symbol leftAddressSymbol = leftSymbol.getAddressSymbol(),</w:t>
      </w:r>
    </w:p>
    <w:p w14:paraId="5D217303" w14:textId="77777777" w:rsidR="006929AD" w:rsidRPr="00EC76D5" w:rsidRDefault="006929AD" w:rsidP="006929AD">
      <w:pPr>
        <w:pStyle w:val="Code"/>
      </w:pPr>
      <w:r w:rsidRPr="00EC76D5">
        <w:t xml:space="preserve">                     rightAddressSymbol = rightSymbol.getAddressSymbol();</w:t>
      </w:r>
    </w:p>
    <w:p w14:paraId="67462C0E" w14:textId="77777777" w:rsidR="006929AD" w:rsidRPr="00EC76D5" w:rsidRDefault="006929AD" w:rsidP="006929AD">
      <w:pPr>
        <w:pStyle w:val="Code"/>
      </w:pPr>
      <w:r w:rsidRPr="00EC76D5">
        <w:t xml:space="preserve">              Track leftAddressTrack, rightAddressTrack;</w:t>
      </w:r>
    </w:p>
    <w:p w14:paraId="0A14F97E" w14:textId="77777777" w:rsidR="006929AD" w:rsidRPr="00EC76D5" w:rsidRDefault="006929AD" w:rsidP="006929AD">
      <w:pPr>
        <w:pStyle w:val="Code"/>
      </w:pPr>
    </w:p>
    <w:p w14:paraId="61B41988" w14:textId="77777777" w:rsidR="006929AD" w:rsidRPr="00EC76D5" w:rsidRDefault="006929AD" w:rsidP="006929AD">
      <w:pPr>
        <w:pStyle w:val="Code"/>
      </w:pPr>
      <w:r w:rsidRPr="00EC76D5">
        <w:t xml:space="preserve">              if (leftAddressSymbol != null) {</w:t>
      </w:r>
    </w:p>
    <w:p w14:paraId="5544708A" w14:textId="77777777" w:rsidR="006929AD" w:rsidRPr="00EC76D5" w:rsidRDefault="006929AD" w:rsidP="006929AD">
      <w:pPr>
        <w:pStyle w:val="Code"/>
      </w:pPr>
      <w:r w:rsidRPr="00EC76D5">
        <w:t xml:space="preserve">                leftAddressTrack = trackMap.get(leftAddressSymbol);</w:t>
      </w:r>
    </w:p>
    <w:p w14:paraId="3D9E3AD2" w14:textId="77777777" w:rsidR="006929AD" w:rsidRPr="00EC76D5" w:rsidRDefault="006929AD" w:rsidP="006929AD">
      <w:pPr>
        <w:pStyle w:val="Code"/>
      </w:pPr>
    </w:p>
    <w:p w14:paraId="7A435836" w14:textId="77777777" w:rsidR="006929AD" w:rsidRPr="00EC76D5" w:rsidRDefault="006929AD" w:rsidP="006929AD">
      <w:pPr>
        <w:pStyle w:val="Code"/>
      </w:pPr>
      <w:r w:rsidRPr="00EC76D5">
        <w:t xml:space="preserve">                if (leftAddressTrack == null) {</w:t>
      </w:r>
    </w:p>
    <w:p w14:paraId="049C0C3A" w14:textId="77777777" w:rsidR="006929AD" w:rsidRPr="00EC76D5" w:rsidRDefault="006929AD" w:rsidP="006929AD">
      <w:pPr>
        <w:pStyle w:val="Code"/>
      </w:pPr>
      <w:r w:rsidRPr="00EC76D5">
        <w:t xml:space="preserve">                  middleCode.setLoad(Track.Left);</w:t>
      </w:r>
    </w:p>
    <w:p w14:paraId="718DC33E" w14:textId="77777777" w:rsidR="006929AD" w:rsidRPr="00EC76D5" w:rsidRDefault="006929AD" w:rsidP="006929AD">
      <w:pPr>
        <w:pStyle w:val="Code"/>
      </w:pPr>
      <w:r w:rsidRPr="00EC76D5">
        <w:t xml:space="preserve">                  leftAddressTrack =</w:t>
      </w:r>
    </w:p>
    <w:p w14:paraId="668807E0" w14:textId="77777777" w:rsidR="006929AD" w:rsidRPr="00EC76D5" w:rsidRDefault="006929AD" w:rsidP="006929AD">
      <w:pPr>
        <w:pStyle w:val="Code"/>
      </w:pPr>
      <w:r w:rsidRPr="00EC76D5">
        <w:t xml:space="preserve">                    createTrack(leftAddressSymbol, trackMap, trackSet);</w:t>
      </w:r>
    </w:p>
    <w:p w14:paraId="0BA2FB03" w14:textId="77777777" w:rsidR="006929AD" w:rsidRPr="00EC76D5" w:rsidRDefault="006929AD" w:rsidP="006929AD">
      <w:pPr>
        <w:pStyle w:val="Code"/>
      </w:pPr>
      <w:r w:rsidRPr="00EC76D5">
        <w:t xml:space="preserve">                }</w:t>
      </w:r>
    </w:p>
    <w:p w14:paraId="06846561" w14:textId="77777777" w:rsidR="006929AD" w:rsidRPr="00EC76D5" w:rsidRDefault="006929AD" w:rsidP="006929AD">
      <w:pPr>
        <w:pStyle w:val="Code"/>
      </w:pPr>
      <w:r w:rsidRPr="00EC76D5">
        <w:t xml:space="preserve">              }</w:t>
      </w:r>
    </w:p>
    <w:p w14:paraId="2031F210" w14:textId="77777777" w:rsidR="006929AD" w:rsidRPr="00EC76D5" w:rsidRDefault="006929AD" w:rsidP="006929AD">
      <w:pPr>
        <w:pStyle w:val="Code"/>
      </w:pPr>
      <w:r w:rsidRPr="00EC76D5">
        <w:t xml:space="preserve">              else {</w:t>
      </w:r>
    </w:p>
    <w:p w14:paraId="37200FA7" w14:textId="77777777" w:rsidR="006929AD" w:rsidRPr="00EC76D5" w:rsidRDefault="006929AD" w:rsidP="006929AD">
      <w:pPr>
        <w:pStyle w:val="Code"/>
      </w:pPr>
      <w:r w:rsidRPr="00EC76D5">
        <w:t xml:space="preserve">                middleCode.setLoad(Track.Left);</w:t>
      </w:r>
    </w:p>
    <w:p w14:paraId="64054A37" w14:textId="77777777" w:rsidR="006929AD" w:rsidRPr="00EC76D5" w:rsidRDefault="006929AD" w:rsidP="006929AD">
      <w:pPr>
        <w:pStyle w:val="Code"/>
      </w:pPr>
      <w:r w:rsidRPr="00EC76D5">
        <w:t xml:space="preserve">                leftAddressTrack = createTrack(Type.PointerType, trackSet);</w:t>
      </w:r>
    </w:p>
    <w:p w14:paraId="39FD03EF" w14:textId="77777777" w:rsidR="006929AD" w:rsidRPr="00EC76D5" w:rsidRDefault="006929AD" w:rsidP="006929AD">
      <w:pPr>
        <w:pStyle w:val="Code"/>
      </w:pPr>
      <w:r w:rsidRPr="00EC76D5">
        <w:t xml:space="preserve">              }</w:t>
      </w:r>
    </w:p>
    <w:p w14:paraId="3A8CCD81" w14:textId="77777777" w:rsidR="006929AD" w:rsidRPr="00EC76D5" w:rsidRDefault="006929AD" w:rsidP="006929AD">
      <w:pPr>
        <w:pStyle w:val="Code"/>
      </w:pPr>
    </w:p>
    <w:p w14:paraId="46B493FF" w14:textId="77777777" w:rsidR="006929AD" w:rsidRPr="00EC76D5" w:rsidRDefault="006929AD" w:rsidP="006929AD">
      <w:pPr>
        <w:pStyle w:val="Code"/>
      </w:pPr>
      <w:r w:rsidRPr="00EC76D5">
        <w:t xml:space="preserve">              leftAddressTrack.addCode(Track.LeftAddress, line);</w:t>
      </w:r>
    </w:p>
    <w:p w14:paraId="189E7814" w14:textId="77777777" w:rsidR="006929AD" w:rsidRPr="00EC76D5" w:rsidRDefault="006929AD" w:rsidP="006929AD">
      <w:pPr>
        <w:pStyle w:val="Code"/>
      </w:pPr>
      <w:r w:rsidRPr="00EC76D5">
        <w:t xml:space="preserve">              leftAddressTrack.setPointer();</w:t>
      </w:r>
    </w:p>
    <w:p w14:paraId="127153F6" w14:textId="77777777" w:rsidR="006929AD" w:rsidRPr="00EC76D5" w:rsidRDefault="006929AD" w:rsidP="006929AD">
      <w:pPr>
        <w:pStyle w:val="Code"/>
      </w:pPr>
      <w:r w:rsidRPr="00EC76D5">
        <w:t xml:space="preserve">              trackMap.remove(leftAddressSymbol);</w:t>
      </w:r>
    </w:p>
    <w:p w14:paraId="20AEBCCA" w14:textId="77777777" w:rsidR="006929AD" w:rsidRPr="00EC76D5" w:rsidRDefault="006929AD" w:rsidP="006929AD">
      <w:pPr>
        <w:pStyle w:val="Code"/>
      </w:pPr>
    </w:p>
    <w:p w14:paraId="6A8D629A" w14:textId="77777777" w:rsidR="006929AD" w:rsidRPr="00EC76D5" w:rsidRDefault="006929AD" w:rsidP="006929AD">
      <w:pPr>
        <w:pStyle w:val="Code"/>
      </w:pPr>
      <w:r w:rsidRPr="00EC76D5">
        <w:t xml:space="preserve">              if (rightAddressSymbol != null) {</w:t>
      </w:r>
    </w:p>
    <w:p w14:paraId="4D0CAA40" w14:textId="77777777" w:rsidR="006929AD" w:rsidRPr="00EC76D5" w:rsidRDefault="006929AD" w:rsidP="006929AD">
      <w:pPr>
        <w:pStyle w:val="Code"/>
      </w:pPr>
      <w:r w:rsidRPr="00EC76D5">
        <w:t xml:space="preserve">                rightAddressTrack = trackMap.get(rightAddressSymbol);</w:t>
      </w:r>
    </w:p>
    <w:p w14:paraId="79EC4033" w14:textId="77777777" w:rsidR="006929AD" w:rsidRPr="00EC76D5" w:rsidRDefault="006929AD" w:rsidP="006929AD">
      <w:pPr>
        <w:pStyle w:val="Code"/>
      </w:pPr>
    </w:p>
    <w:p w14:paraId="7767D464" w14:textId="77777777" w:rsidR="006929AD" w:rsidRPr="00EC76D5" w:rsidRDefault="006929AD" w:rsidP="006929AD">
      <w:pPr>
        <w:pStyle w:val="Code"/>
      </w:pPr>
      <w:r w:rsidRPr="00EC76D5">
        <w:t xml:space="preserve">                if (rightAddressTrack == null) {</w:t>
      </w:r>
    </w:p>
    <w:p w14:paraId="654C07DF" w14:textId="77777777" w:rsidR="006929AD" w:rsidRPr="00EC76D5" w:rsidRDefault="006929AD" w:rsidP="006929AD">
      <w:pPr>
        <w:pStyle w:val="Code"/>
      </w:pPr>
      <w:r w:rsidRPr="00EC76D5">
        <w:t xml:space="preserve">                  middleCode.setLoad(Track.Right);</w:t>
      </w:r>
    </w:p>
    <w:p w14:paraId="30D6E67B" w14:textId="77777777" w:rsidR="006929AD" w:rsidRPr="00EC76D5" w:rsidRDefault="006929AD" w:rsidP="006929AD">
      <w:pPr>
        <w:pStyle w:val="Code"/>
      </w:pPr>
      <w:r w:rsidRPr="00EC76D5">
        <w:t xml:space="preserve">                  rightAddressTrack =</w:t>
      </w:r>
    </w:p>
    <w:p w14:paraId="3F54C8D0" w14:textId="77777777" w:rsidR="006929AD" w:rsidRPr="00EC76D5" w:rsidRDefault="006929AD" w:rsidP="006929AD">
      <w:pPr>
        <w:pStyle w:val="Code"/>
      </w:pPr>
      <w:r w:rsidRPr="00EC76D5">
        <w:t xml:space="preserve">                    createTrack(rightAddressSymbol, trackMap, trackSet);</w:t>
      </w:r>
    </w:p>
    <w:p w14:paraId="32A89C05" w14:textId="77777777" w:rsidR="006929AD" w:rsidRPr="00EC76D5" w:rsidRDefault="006929AD" w:rsidP="006929AD">
      <w:pPr>
        <w:pStyle w:val="Code"/>
      </w:pPr>
      <w:r w:rsidRPr="00EC76D5">
        <w:t xml:space="preserve">                }</w:t>
      </w:r>
    </w:p>
    <w:p w14:paraId="09763819" w14:textId="77777777" w:rsidR="006929AD" w:rsidRPr="00EC76D5" w:rsidRDefault="006929AD" w:rsidP="006929AD">
      <w:pPr>
        <w:pStyle w:val="Code"/>
      </w:pPr>
      <w:r w:rsidRPr="00EC76D5">
        <w:t xml:space="preserve">              }</w:t>
      </w:r>
    </w:p>
    <w:p w14:paraId="1752C71D" w14:textId="77777777" w:rsidR="006929AD" w:rsidRPr="00EC76D5" w:rsidRDefault="006929AD" w:rsidP="006929AD">
      <w:pPr>
        <w:pStyle w:val="Code"/>
      </w:pPr>
      <w:r w:rsidRPr="00EC76D5">
        <w:t xml:space="preserve">              else {</w:t>
      </w:r>
    </w:p>
    <w:p w14:paraId="5DAD6792" w14:textId="77777777" w:rsidR="006929AD" w:rsidRPr="00EC76D5" w:rsidRDefault="006929AD" w:rsidP="006929AD">
      <w:pPr>
        <w:pStyle w:val="Code"/>
      </w:pPr>
      <w:r w:rsidRPr="00EC76D5">
        <w:t xml:space="preserve">                middleCode.setLoad(Track.Right);</w:t>
      </w:r>
    </w:p>
    <w:p w14:paraId="606B232E" w14:textId="77777777" w:rsidR="006929AD" w:rsidRPr="00EC76D5" w:rsidRDefault="006929AD" w:rsidP="006929AD">
      <w:pPr>
        <w:pStyle w:val="Code"/>
      </w:pPr>
      <w:r w:rsidRPr="00EC76D5">
        <w:t xml:space="preserve">                rightAddressTrack = createTrack(Type.PointerType, trackSet);</w:t>
      </w:r>
    </w:p>
    <w:p w14:paraId="09317F12" w14:textId="77777777" w:rsidR="006929AD" w:rsidRPr="00EC76D5" w:rsidRDefault="006929AD" w:rsidP="006929AD">
      <w:pPr>
        <w:pStyle w:val="Code"/>
      </w:pPr>
      <w:r w:rsidRPr="00EC76D5">
        <w:t xml:space="preserve">              }</w:t>
      </w:r>
    </w:p>
    <w:p w14:paraId="4AE48378" w14:textId="77777777" w:rsidR="006929AD" w:rsidRPr="00EC76D5" w:rsidRDefault="006929AD" w:rsidP="006929AD">
      <w:pPr>
        <w:pStyle w:val="Code"/>
      </w:pPr>
    </w:p>
    <w:p w14:paraId="3B9479B2" w14:textId="77777777" w:rsidR="006929AD" w:rsidRPr="00EC76D5" w:rsidRDefault="006929AD" w:rsidP="006929AD">
      <w:pPr>
        <w:pStyle w:val="Code"/>
      </w:pPr>
      <w:r w:rsidRPr="00EC76D5">
        <w:t xml:space="preserve">              rightAddressTrack.addCode(Track.RightAddress, line);</w:t>
      </w:r>
    </w:p>
    <w:p w14:paraId="4A0D791B" w14:textId="77777777" w:rsidR="006929AD" w:rsidRPr="00EC76D5" w:rsidRDefault="006929AD" w:rsidP="006929AD">
      <w:pPr>
        <w:pStyle w:val="Code"/>
      </w:pPr>
      <w:r w:rsidRPr="00EC76D5">
        <w:t xml:space="preserve">              rightAddressTrack.setPointer();</w:t>
      </w:r>
    </w:p>
    <w:p w14:paraId="01EBD9AD" w14:textId="77777777" w:rsidR="006929AD" w:rsidRPr="00EC76D5" w:rsidRDefault="006929AD" w:rsidP="006929AD">
      <w:pPr>
        <w:pStyle w:val="Code"/>
      </w:pPr>
      <w:r w:rsidRPr="00EC76D5">
        <w:t xml:space="preserve">              trackMap.remove(rightAddressSymbol);</w:t>
      </w:r>
    </w:p>
    <w:p w14:paraId="500A85A8" w14:textId="77777777" w:rsidR="006929AD" w:rsidRPr="00EC76D5" w:rsidRDefault="006929AD" w:rsidP="006929AD">
      <w:pPr>
        <w:pStyle w:val="Code"/>
      </w:pPr>
    </w:p>
    <w:p w14:paraId="3EB666A2" w14:textId="77777777" w:rsidR="006929AD" w:rsidRPr="00EC76D5" w:rsidRDefault="006929AD" w:rsidP="006929AD">
      <w:pPr>
        <w:pStyle w:val="Code"/>
      </w:pPr>
      <w:r w:rsidRPr="00EC76D5">
        <w:t xml:space="preserve">              Symbol valueSymbol =</w:t>
      </w:r>
    </w:p>
    <w:p w14:paraId="768C3535" w14:textId="77777777" w:rsidR="006929AD" w:rsidRPr="00EC76D5" w:rsidRDefault="006929AD" w:rsidP="006929AD">
      <w:pPr>
        <w:pStyle w:val="Code"/>
      </w:pPr>
      <w:r w:rsidRPr="00EC76D5">
        <w:t xml:space="preserve">                Symbol.createTemporarySymbol(Type.SignedCharType);</w:t>
      </w:r>
    </w:p>
    <w:p w14:paraId="7BE222B8" w14:textId="77777777" w:rsidR="006929AD" w:rsidRPr="00EC76D5" w:rsidRDefault="006929AD" w:rsidP="006929AD">
      <w:pPr>
        <w:pStyle w:val="Code"/>
      </w:pPr>
      <w:r w:rsidRPr="00EC76D5">
        <w:t xml:space="preserve">              Track valueTrack = createTrack(valueSymbol, trackMap, trackSet);</w:t>
      </w:r>
    </w:p>
    <w:p w14:paraId="2D5ADF69" w14:textId="77777777" w:rsidR="006929AD" w:rsidRPr="00EC76D5" w:rsidRDefault="006929AD" w:rsidP="006929AD">
      <w:pPr>
        <w:pStyle w:val="Code"/>
      </w:pPr>
      <w:r w:rsidRPr="00EC76D5">
        <w:t xml:space="preserve">              valueTrack.addCode(Track.Left, line);</w:t>
      </w:r>
    </w:p>
    <w:p w14:paraId="12398EA6" w14:textId="77777777" w:rsidR="006929AD" w:rsidRPr="00EC76D5" w:rsidRDefault="006929AD" w:rsidP="006929AD">
      <w:pPr>
        <w:pStyle w:val="Code"/>
      </w:pPr>
    </w:p>
    <w:p w14:paraId="45221F11" w14:textId="77777777" w:rsidR="006929AD" w:rsidRPr="00EC76D5" w:rsidRDefault="006929AD" w:rsidP="006929AD">
      <w:pPr>
        <w:pStyle w:val="Code"/>
      </w:pPr>
      <w:r w:rsidRPr="00EC76D5">
        <w:t xml:space="preserve">              int typeSize = leftSymbol.getType().getSize();</w:t>
      </w:r>
    </w:p>
    <w:p w14:paraId="490EA1D2" w14:textId="77777777" w:rsidR="006929AD" w:rsidRPr="00EC76D5" w:rsidRDefault="006929AD" w:rsidP="006929AD">
      <w:pPr>
        <w:pStyle w:val="Code"/>
      </w:pPr>
      <w:r w:rsidRPr="00EC76D5">
        <w:t xml:space="preserve">              Type countType = (typeSize &lt; 256) ? Type.SignedCharType</w:t>
      </w:r>
    </w:p>
    <w:p w14:paraId="5162DC8A" w14:textId="77777777" w:rsidR="006929AD" w:rsidRPr="00EC76D5" w:rsidRDefault="006929AD" w:rsidP="006929AD">
      <w:pPr>
        <w:pStyle w:val="Code"/>
      </w:pPr>
      <w:r w:rsidRPr="00EC76D5">
        <w:lastRenderedPageBreak/>
        <w:t xml:space="preserve">                                                : Type.SignedIntegerType;</w:t>
      </w:r>
    </w:p>
    <w:p w14:paraId="58B37F82" w14:textId="77777777" w:rsidR="006929AD" w:rsidRPr="00EC76D5" w:rsidRDefault="006929AD" w:rsidP="006929AD">
      <w:pPr>
        <w:pStyle w:val="Code"/>
      </w:pPr>
      <w:r w:rsidRPr="00EC76D5">
        <w:t xml:space="preserve">              Symbol countSymbol = Symbol.createTemporarySymbol(countType);</w:t>
      </w:r>
    </w:p>
    <w:p w14:paraId="792F9536" w14:textId="77777777" w:rsidR="006929AD" w:rsidRPr="00EC76D5" w:rsidRDefault="006929AD" w:rsidP="006929AD">
      <w:pPr>
        <w:pStyle w:val="Code"/>
      </w:pPr>
      <w:r w:rsidRPr="00EC76D5">
        <w:t xml:space="preserve">              Track countTrack = createTrack(countSymbol, trackMap, trackSet);</w:t>
      </w:r>
    </w:p>
    <w:p w14:paraId="317C238B" w14:textId="77777777" w:rsidR="006929AD" w:rsidRPr="00EC76D5" w:rsidRDefault="006929AD" w:rsidP="006929AD">
      <w:pPr>
        <w:pStyle w:val="Code"/>
      </w:pPr>
      <w:r w:rsidRPr="00EC76D5">
        <w:t xml:space="preserve">              countTrack.addCode(Track.Right, line);</w:t>
      </w:r>
    </w:p>
    <w:p w14:paraId="026C46C5" w14:textId="77777777" w:rsidR="006929AD" w:rsidRPr="00EC76D5" w:rsidRDefault="006929AD" w:rsidP="006929AD">
      <w:pPr>
        <w:pStyle w:val="Code"/>
      </w:pPr>
      <w:r w:rsidRPr="00EC76D5">
        <w:t xml:space="preserve">            }</w:t>
      </w:r>
    </w:p>
    <w:p w14:paraId="0EE39AAF" w14:textId="77777777" w:rsidR="006929AD" w:rsidRPr="00EC76D5" w:rsidRDefault="006929AD" w:rsidP="006929AD">
      <w:pPr>
        <w:pStyle w:val="Code"/>
      </w:pPr>
      <w:r w:rsidRPr="00EC76D5">
        <w:t xml:space="preserve">          }</w:t>
      </w:r>
    </w:p>
    <w:p w14:paraId="4CB1D802" w14:textId="77777777" w:rsidR="006929AD" w:rsidRPr="00EC76D5" w:rsidRDefault="006929AD" w:rsidP="006929AD">
      <w:pPr>
        <w:pStyle w:val="Code"/>
      </w:pPr>
      <w:r w:rsidRPr="00EC76D5">
        <w:t xml:space="preserve">          break;</w:t>
      </w:r>
    </w:p>
    <w:p w14:paraId="5DB8AA8D" w14:textId="77777777" w:rsidR="006929AD" w:rsidRPr="00EC76D5" w:rsidRDefault="006929AD" w:rsidP="006929AD">
      <w:pPr>
        <w:pStyle w:val="Code"/>
      </w:pPr>
    </w:p>
    <w:p w14:paraId="1073DDA9" w14:textId="77777777" w:rsidR="006929AD" w:rsidRPr="00EC76D5" w:rsidRDefault="006929AD" w:rsidP="006929AD">
      <w:pPr>
        <w:pStyle w:val="Code"/>
      </w:pPr>
      <w:r w:rsidRPr="00EC76D5">
        <w:t xml:space="preserve">        case Equal:</w:t>
      </w:r>
    </w:p>
    <w:p w14:paraId="480B483A" w14:textId="77777777" w:rsidR="006929AD" w:rsidRPr="00EC76D5" w:rsidRDefault="006929AD" w:rsidP="006929AD">
      <w:pPr>
        <w:pStyle w:val="Code"/>
      </w:pPr>
      <w:r w:rsidRPr="00EC76D5">
        <w:t xml:space="preserve">        case NotEqual:</w:t>
      </w:r>
    </w:p>
    <w:p w14:paraId="73DEBCDF" w14:textId="77777777" w:rsidR="006929AD" w:rsidRPr="00EC76D5" w:rsidRDefault="006929AD" w:rsidP="006929AD">
      <w:pPr>
        <w:pStyle w:val="Code"/>
      </w:pPr>
      <w:r w:rsidRPr="00EC76D5">
        <w:t xml:space="preserve">        case LessThan:</w:t>
      </w:r>
    </w:p>
    <w:p w14:paraId="4300B51E" w14:textId="77777777" w:rsidR="006929AD" w:rsidRPr="00EC76D5" w:rsidRDefault="006929AD" w:rsidP="006929AD">
      <w:pPr>
        <w:pStyle w:val="Code"/>
      </w:pPr>
      <w:r w:rsidRPr="00EC76D5">
        <w:t xml:space="preserve">        case LessThanEqual:</w:t>
      </w:r>
    </w:p>
    <w:p w14:paraId="0D310E5A" w14:textId="77777777" w:rsidR="006929AD" w:rsidRPr="00EC76D5" w:rsidRDefault="006929AD" w:rsidP="006929AD">
      <w:pPr>
        <w:pStyle w:val="Code"/>
      </w:pPr>
      <w:r w:rsidRPr="00EC76D5">
        <w:t xml:space="preserve">        case GreaterThan:</w:t>
      </w:r>
    </w:p>
    <w:p w14:paraId="2E004CFE" w14:textId="77777777" w:rsidR="006929AD" w:rsidRPr="00EC76D5" w:rsidRDefault="006929AD" w:rsidP="006929AD">
      <w:pPr>
        <w:pStyle w:val="Code"/>
      </w:pPr>
      <w:r w:rsidRPr="00EC76D5">
        <w:t xml:space="preserve">        case GreaterThanEqual: {</w:t>
      </w:r>
    </w:p>
    <w:p w14:paraId="5C966BE3" w14:textId="77777777" w:rsidR="006929AD" w:rsidRPr="00EC76D5" w:rsidRDefault="006929AD" w:rsidP="006929AD">
      <w:pPr>
        <w:pStyle w:val="Code"/>
      </w:pPr>
      <w:r w:rsidRPr="00EC76D5">
        <w:t xml:space="preserve">            Symbol leftSymbol = (Symbol) operand2,</w:t>
      </w:r>
    </w:p>
    <w:p w14:paraId="11B5C579" w14:textId="77777777" w:rsidR="006929AD" w:rsidRPr="00EC76D5" w:rsidRDefault="006929AD" w:rsidP="006929AD">
      <w:pPr>
        <w:pStyle w:val="Code"/>
      </w:pPr>
      <w:r w:rsidRPr="00EC76D5">
        <w:t xml:space="preserve">                   rightSymbol = (Symbol) operand3;</w:t>
      </w:r>
    </w:p>
    <w:p w14:paraId="05657CEA" w14:textId="77777777" w:rsidR="006929AD" w:rsidRPr="00EC76D5" w:rsidRDefault="006929AD" w:rsidP="006929AD">
      <w:pPr>
        <w:pStyle w:val="Code"/>
      </w:pPr>
      <w:r w:rsidRPr="00EC76D5">
        <w:t xml:space="preserve">            </w:t>
      </w:r>
    </w:p>
    <w:p w14:paraId="2175DB33" w14:textId="77777777" w:rsidR="006929AD" w:rsidRPr="00EC76D5" w:rsidRDefault="006929AD" w:rsidP="006929AD">
      <w:pPr>
        <w:pStyle w:val="Code"/>
      </w:pPr>
      <w:r w:rsidRPr="00EC76D5">
        <w:t xml:space="preserve">            tryLoadAddressSymbol(Track.LeftAddress, line,leftSymbol, trackMap);</w:t>
      </w:r>
    </w:p>
    <w:p w14:paraId="4167043A" w14:textId="77777777" w:rsidR="006929AD" w:rsidRPr="00EC76D5" w:rsidRDefault="006929AD" w:rsidP="006929AD">
      <w:pPr>
        <w:pStyle w:val="Code"/>
      </w:pPr>
      <w:r w:rsidRPr="00EC76D5">
        <w:t xml:space="preserve">            tryLoadAddressSymbol(Track.RightAddress,line,rightSymbol,trackMap);</w:t>
      </w:r>
    </w:p>
    <w:p w14:paraId="2819F09A" w14:textId="77777777" w:rsidR="006929AD" w:rsidRPr="00EC76D5" w:rsidRDefault="006929AD" w:rsidP="006929AD">
      <w:pPr>
        <w:pStyle w:val="Code"/>
      </w:pPr>
    </w:p>
    <w:p w14:paraId="062FFB05" w14:textId="77777777" w:rsidR="006929AD" w:rsidRPr="00EC76D5" w:rsidRDefault="006929AD" w:rsidP="006929AD">
      <w:pPr>
        <w:pStyle w:val="Code"/>
      </w:pPr>
      <w:r w:rsidRPr="00EC76D5">
        <w:t xml:space="preserve">            if (leftSymbol.getType().isIntegralOrPointer()) {</w:t>
      </w:r>
    </w:p>
    <w:p w14:paraId="79BDB5B2" w14:textId="77777777" w:rsidR="006929AD" w:rsidRPr="00EC76D5" w:rsidRDefault="006929AD" w:rsidP="006929AD">
      <w:pPr>
        <w:pStyle w:val="Code"/>
      </w:pPr>
      <w:r w:rsidRPr="00EC76D5">
        <w:t xml:space="preserve">              if (leftSymbol.hasValue()) {</w:t>
      </w:r>
    </w:p>
    <w:p w14:paraId="7DF0676B" w14:textId="77777777" w:rsidR="006929AD" w:rsidRPr="00EC76D5" w:rsidRDefault="006929AD" w:rsidP="006929AD">
      <w:pPr>
        <w:pStyle w:val="Code"/>
      </w:pPr>
      <w:r w:rsidRPr="00EC76D5">
        <w:t xml:space="preserve">                Track rightTrack = trackMap.get(rightSymbol);</w:t>
      </w:r>
    </w:p>
    <w:p w14:paraId="0ABC7A85" w14:textId="77777777" w:rsidR="006929AD" w:rsidRPr="00EC76D5" w:rsidRDefault="006929AD" w:rsidP="006929AD">
      <w:pPr>
        <w:pStyle w:val="Code"/>
      </w:pPr>
      <w:r w:rsidRPr="00EC76D5">
        <w:t xml:space="preserve">                </w:t>
      </w:r>
    </w:p>
    <w:p w14:paraId="7BB50386" w14:textId="77777777" w:rsidR="006929AD" w:rsidRPr="00EC76D5" w:rsidRDefault="006929AD" w:rsidP="006929AD">
      <w:pPr>
        <w:pStyle w:val="Code"/>
      </w:pPr>
      <w:r w:rsidRPr="00EC76D5">
        <w:t xml:space="preserve">                if ((rightTrack != null) &amp;&amp; rightSymbol.hasValue()) {</w:t>
      </w:r>
    </w:p>
    <w:p w14:paraId="6A552942" w14:textId="77777777" w:rsidR="006929AD" w:rsidRPr="00EC76D5" w:rsidRDefault="006929AD" w:rsidP="006929AD">
      <w:pPr>
        <w:pStyle w:val="Code"/>
      </w:pPr>
      <w:r w:rsidRPr="00EC76D5">
        <w:t xml:space="preserve">                  rightTrack.addCode(Track.Right, line, rightSymbol.getType());</w:t>
      </w:r>
    </w:p>
    <w:p w14:paraId="601CB34C" w14:textId="77777777" w:rsidR="006929AD" w:rsidRPr="00EC76D5" w:rsidRDefault="006929AD" w:rsidP="006929AD">
      <w:pPr>
        <w:pStyle w:val="Code"/>
      </w:pPr>
      <w:r w:rsidRPr="00EC76D5">
        <w:t xml:space="preserve">                }</w:t>
      </w:r>
    </w:p>
    <w:p w14:paraId="48176125" w14:textId="77777777" w:rsidR="006929AD" w:rsidRPr="00EC76D5" w:rsidRDefault="006929AD" w:rsidP="006929AD">
      <w:pPr>
        <w:pStyle w:val="Code"/>
      </w:pPr>
      <w:r w:rsidRPr="00EC76D5">
        <w:t xml:space="preserve">                else if (middleCode.isLive(rightSymbol) &amp;&amp; rightSymbol.hasValue()) {</w:t>
      </w:r>
    </w:p>
    <w:p w14:paraId="43F6AFEB" w14:textId="77777777" w:rsidR="006929AD" w:rsidRPr="00EC76D5" w:rsidRDefault="006929AD" w:rsidP="006929AD">
      <w:pPr>
        <w:pStyle w:val="Code"/>
      </w:pPr>
      <w:r w:rsidRPr="00EC76D5">
        <w:t xml:space="preserve">                  middleCode.setLoad(Track.Right);</w:t>
      </w:r>
    </w:p>
    <w:p w14:paraId="69C79E4A" w14:textId="77777777" w:rsidR="006929AD" w:rsidRPr="00EC76D5" w:rsidRDefault="006929AD" w:rsidP="006929AD">
      <w:pPr>
        <w:pStyle w:val="Code"/>
      </w:pPr>
      <w:r w:rsidRPr="00EC76D5">
        <w:t xml:space="preserve">                  rightTrack = createTrack(rightSymbol, trackMap, trackSet);</w:t>
      </w:r>
    </w:p>
    <w:p w14:paraId="2A106782" w14:textId="77777777" w:rsidR="006929AD" w:rsidRPr="00EC76D5" w:rsidRDefault="006929AD" w:rsidP="006929AD">
      <w:pPr>
        <w:pStyle w:val="Code"/>
      </w:pPr>
      <w:r w:rsidRPr="00EC76D5">
        <w:t xml:space="preserve">                  rightTrack.addCode(Track.Right, line, rightSymbol.getType());</w:t>
      </w:r>
    </w:p>
    <w:p w14:paraId="525FABE9" w14:textId="77777777" w:rsidR="006929AD" w:rsidRPr="00EC76D5" w:rsidRDefault="006929AD" w:rsidP="006929AD">
      <w:pPr>
        <w:pStyle w:val="Code"/>
      </w:pPr>
      <w:r w:rsidRPr="00EC76D5">
        <w:t xml:space="preserve">                }</w:t>
      </w:r>
    </w:p>
    <w:p w14:paraId="3B52E0A3" w14:textId="77777777" w:rsidR="006929AD" w:rsidRPr="00EC76D5" w:rsidRDefault="006929AD" w:rsidP="006929AD">
      <w:pPr>
        <w:pStyle w:val="Code"/>
      </w:pPr>
      <w:r w:rsidRPr="00EC76D5">
        <w:t xml:space="preserve">              }</w:t>
      </w:r>
    </w:p>
    <w:p w14:paraId="7580A2A1" w14:textId="77777777" w:rsidR="006929AD" w:rsidRPr="00EC76D5" w:rsidRDefault="006929AD" w:rsidP="006929AD">
      <w:pPr>
        <w:pStyle w:val="Code"/>
      </w:pPr>
      <w:r w:rsidRPr="00EC76D5">
        <w:t xml:space="preserve">              else if (rightSymbol.hasValue()) {</w:t>
      </w:r>
    </w:p>
    <w:p w14:paraId="62EBFD63" w14:textId="77777777" w:rsidR="006929AD" w:rsidRPr="00EC76D5" w:rsidRDefault="006929AD" w:rsidP="006929AD">
      <w:pPr>
        <w:pStyle w:val="Code"/>
      </w:pPr>
      <w:r w:rsidRPr="00EC76D5">
        <w:t xml:space="preserve">                Track leftTrack = trackMap.get(leftSymbol);</w:t>
      </w:r>
    </w:p>
    <w:p w14:paraId="1264A565" w14:textId="77777777" w:rsidR="006929AD" w:rsidRPr="00EC76D5" w:rsidRDefault="006929AD" w:rsidP="006929AD">
      <w:pPr>
        <w:pStyle w:val="Code"/>
      </w:pPr>
      <w:r w:rsidRPr="00EC76D5">
        <w:t xml:space="preserve">                </w:t>
      </w:r>
    </w:p>
    <w:p w14:paraId="3A29D2C8" w14:textId="77777777" w:rsidR="006929AD" w:rsidRPr="00EC76D5" w:rsidRDefault="006929AD" w:rsidP="006929AD">
      <w:pPr>
        <w:pStyle w:val="Code"/>
      </w:pPr>
      <w:r w:rsidRPr="00EC76D5">
        <w:t xml:space="preserve">                if ((leftTrack != null) &amp;&amp; rightSymbol.hasValue()) {</w:t>
      </w:r>
    </w:p>
    <w:p w14:paraId="71881A3F" w14:textId="77777777" w:rsidR="006929AD" w:rsidRPr="00EC76D5" w:rsidRDefault="006929AD" w:rsidP="006929AD">
      <w:pPr>
        <w:pStyle w:val="Code"/>
      </w:pPr>
      <w:r w:rsidRPr="00EC76D5">
        <w:t xml:space="preserve">                  leftTrack.addCode(Track.Left, line, leftSymbol.getType());</w:t>
      </w:r>
    </w:p>
    <w:p w14:paraId="0D63C9B1" w14:textId="77777777" w:rsidR="006929AD" w:rsidRPr="00EC76D5" w:rsidRDefault="006929AD" w:rsidP="006929AD">
      <w:pPr>
        <w:pStyle w:val="Code"/>
      </w:pPr>
      <w:r w:rsidRPr="00EC76D5">
        <w:t xml:space="preserve">                }</w:t>
      </w:r>
    </w:p>
    <w:p w14:paraId="483D46DE" w14:textId="77777777" w:rsidR="006929AD" w:rsidRPr="00EC76D5" w:rsidRDefault="006929AD" w:rsidP="006929AD">
      <w:pPr>
        <w:pStyle w:val="Code"/>
      </w:pPr>
      <w:r w:rsidRPr="00EC76D5">
        <w:t xml:space="preserve">                else if (middleCode.isLive(leftSymbol) &amp;&amp; rightSymbol.hasValue()) {</w:t>
      </w:r>
    </w:p>
    <w:p w14:paraId="71D49BFF" w14:textId="77777777" w:rsidR="006929AD" w:rsidRPr="00EC76D5" w:rsidRDefault="006929AD" w:rsidP="006929AD">
      <w:pPr>
        <w:pStyle w:val="Code"/>
      </w:pPr>
      <w:r w:rsidRPr="00EC76D5">
        <w:t xml:space="preserve">                  middleCode.setLoad(Track.Left);</w:t>
      </w:r>
    </w:p>
    <w:p w14:paraId="04716E51" w14:textId="77777777" w:rsidR="006929AD" w:rsidRPr="00EC76D5" w:rsidRDefault="006929AD" w:rsidP="006929AD">
      <w:pPr>
        <w:pStyle w:val="Code"/>
      </w:pPr>
      <w:r w:rsidRPr="00EC76D5">
        <w:t xml:space="preserve">                  leftTrack = createTrack(leftSymbol, trackMap, trackSet);</w:t>
      </w:r>
    </w:p>
    <w:p w14:paraId="0EA1C377" w14:textId="77777777" w:rsidR="006929AD" w:rsidRPr="00EC76D5" w:rsidRDefault="006929AD" w:rsidP="006929AD">
      <w:pPr>
        <w:pStyle w:val="Code"/>
      </w:pPr>
      <w:r w:rsidRPr="00EC76D5">
        <w:t xml:space="preserve">                  leftTrack.addCode(Track.Left, line, leftSymbol.getType());</w:t>
      </w:r>
    </w:p>
    <w:p w14:paraId="6ED45BE2" w14:textId="77777777" w:rsidR="006929AD" w:rsidRPr="00EC76D5" w:rsidRDefault="006929AD" w:rsidP="006929AD">
      <w:pPr>
        <w:pStyle w:val="Code"/>
      </w:pPr>
      <w:r w:rsidRPr="00EC76D5">
        <w:t xml:space="preserve">                }</w:t>
      </w:r>
    </w:p>
    <w:p w14:paraId="63D5DB05" w14:textId="77777777" w:rsidR="006929AD" w:rsidRPr="00EC76D5" w:rsidRDefault="006929AD" w:rsidP="006929AD">
      <w:pPr>
        <w:pStyle w:val="Code"/>
      </w:pPr>
      <w:r w:rsidRPr="00EC76D5">
        <w:t xml:space="preserve">              }</w:t>
      </w:r>
    </w:p>
    <w:p w14:paraId="1E403AA4" w14:textId="77777777" w:rsidR="006929AD" w:rsidRPr="00EC76D5" w:rsidRDefault="006929AD" w:rsidP="006929AD">
      <w:pPr>
        <w:pStyle w:val="Code"/>
      </w:pPr>
      <w:r w:rsidRPr="00EC76D5">
        <w:t xml:space="preserve">              else {</w:t>
      </w:r>
    </w:p>
    <w:p w14:paraId="211667AB" w14:textId="77777777" w:rsidR="006929AD" w:rsidRPr="00EC76D5" w:rsidRDefault="006929AD" w:rsidP="006929AD">
      <w:pPr>
        <w:pStyle w:val="Code"/>
      </w:pPr>
      <w:r w:rsidRPr="00EC76D5">
        <w:t xml:space="preserve">                Track leftTrack = trackMap.get(leftSymbol),</w:t>
      </w:r>
    </w:p>
    <w:p w14:paraId="7393C689" w14:textId="77777777" w:rsidR="006929AD" w:rsidRPr="00EC76D5" w:rsidRDefault="006929AD" w:rsidP="006929AD">
      <w:pPr>
        <w:pStyle w:val="Code"/>
      </w:pPr>
      <w:r w:rsidRPr="00EC76D5">
        <w:t xml:space="preserve">                      rightTrack = trackMap.get(rightSymbol);</w:t>
      </w:r>
    </w:p>
    <w:p w14:paraId="0734778D" w14:textId="77777777" w:rsidR="006929AD" w:rsidRPr="00EC76D5" w:rsidRDefault="006929AD" w:rsidP="006929AD">
      <w:pPr>
        <w:pStyle w:val="Code"/>
      </w:pPr>
      <w:r w:rsidRPr="00EC76D5">
        <w:t xml:space="preserve">                        </w:t>
      </w:r>
    </w:p>
    <w:p w14:paraId="02DB006B" w14:textId="77777777" w:rsidR="006929AD" w:rsidRPr="00EC76D5" w:rsidRDefault="006929AD" w:rsidP="006929AD">
      <w:pPr>
        <w:pStyle w:val="Code"/>
      </w:pPr>
      <w:r w:rsidRPr="00EC76D5">
        <w:t xml:space="preserve">                if ((leftTrack == null) &amp;&amp; middleCode.isLive(leftSymbol)) {</w:t>
      </w:r>
    </w:p>
    <w:p w14:paraId="26ABB215" w14:textId="77777777" w:rsidR="006929AD" w:rsidRPr="00EC76D5" w:rsidRDefault="006929AD" w:rsidP="006929AD">
      <w:pPr>
        <w:pStyle w:val="Code"/>
      </w:pPr>
      <w:r w:rsidRPr="00EC76D5">
        <w:t xml:space="preserve">                  middleCode.setLoad(Track.Left);</w:t>
      </w:r>
    </w:p>
    <w:p w14:paraId="23DBA5BA" w14:textId="77777777" w:rsidR="006929AD" w:rsidRPr="00EC76D5" w:rsidRDefault="006929AD" w:rsidP="006929AD">
      <w:pPr>
        <w:pStyle w:val="Code"/>
      </w:pPr>
      <w:r w:rsidRPr="00EC76D5">
        <w:lastRenderedPageBreak/>
        <w:t xml:space="preserve">                  leftTrack = createTrack(leftSymbol, trackMap, trackSet);</w:t>
      </w:r>
    </w:p>
    <w:p w14:paraId="3C718FBC" w14:textId="77777777" w:rsidR="006929AD" w:rsidRPr="00EC76D5" w:rsidRDefault="006929AD" w:rsidP="006929AD">
      <w:pPr>
        <w:pStyle w:val="Code"/>
      </w:pPr>
      <w:r w:rsidRPr="00EC76D5">
        <w:t xml:space="preserve">                }</w:t>
      </w:r>
    </w:p>
    <w:p w14:paraId="6BA3FDDB" w14:textId="77777777" w:rsidR="006929AD" w:rsidRPr="00EC76D5" w:rsidRDefault="006929AD" w:rsidP="006929AD">
      <w:pPr>
        <w:pStyle w:val="Code"/>
      </w:pPr>
    </w:p>
    <w:p w14:paraId="0D4E9D3E" w14:textId="77777777" w:rsidR="006929AD" w:rsidRPr="00EC76D5" w:rsidRDefault="006929AD" w:rsidP="006929AD">
      <w:pPr>
        <w:pStyle w:val="Code"/>
      </w:pPr>
      <w:r w:rsidRPr="00EC76D5">
        <w:t xml:space="preserve">                if ((rightTrack == null) &amp;&amp; middleCode.isLive(rightSymbol)) {</w:t>
      </w:r>
    </w:p>
    <w:p w14:paraId="1BF30F8B" w14:textId="77777777" w:rsidR="006929AD" w:rsidRPr="00EC76D5" w:rsidRDefault="006929AD" w:rsidP="006929AD">
      <w:pPr>
        <w:pStyle w:val="Code"/>
      </w:pPr>
      <w:r w:rsidRPr="00EC76D5">
        <w:t xml:space="preserve">                  middleCode.setLoad(Track.Right);</w:t>
      </w:r>
    </w:p>
    <w:p w14:paraId="56A80DED" w14:textId="77777777" w:rsidR="006929AD" w:rsidRPr="00EC76D5" w:rsidRDefault="006929AD" w:rsidP="006929AD">
      <w:pPr>
        <w:pStyle w:val="Code"/>
      </w:pPr>
      <w:r w:rsidRPr="00EC76D5">
        <w:t xml:space="preserve">                  rightTrack = createTrack(rightSymbol, trackMap, trackSet);</w:t>
      </w:r>
    </w:p>
    <w:p w14:paraId="082B336A" w14:textId="77777777" w:rsidR="006929AD" w:rsidRPr="00EC76D5" w:rsidRDefault="006929AD" w:rsidP="006929AD">
      <w:pPr>
        <w:pStyle w:val="Code"/>
      </w:pPr>
      <w:r w:rsidRPr="00EC76D5">
        <w:t xml:space="preserve">                }</w:t>
      </w:r>
    </w:p>
    <w:p w14:paraId="7C6015B6" w14:textId="77777777" w:rsidR="006929AD" w:rsidRPr="00EC76D5" w:rsidRDefault="006929AD" w:rsidP="006929AD">
      <w:pPr>
        <w:pStyle w:val="Code"/>
      </w:pPr>
    </w:p>
    <w:p w14:paraId="0D2DEDC4" w14:textId="77777777" w:rsidR="006929AD" w:rsidRPr="00EC76D5" w:rsidRDefault="006929AD" w:rsidP="006929AD">
      <w:pPr>
        <w:pStyle w:val="Code"/>
      </w:pPr>
      <w:r w:rsidRPr="00EC76D5">
        <w:t xml:space="preserve">                if (leftTrack != null) {</w:t>
      </w:r>
    </w:p>
    <w:p w14:paraId="36073B6A" w14:textId="77777777" w:rsidR="006929AD" w:rsidRPr="00EC76D5" w:rsidRDefault="006929AD" w:rsidP="006929AD">
      <w:pPr>
        <w:pStyle w:val="Code"/>
      </w:pPr>
      <w:r w:rsidRPr="00EC76D5">
        <w:t xml:space="preserve">                  leftTrack.addCode(Track.Left, line, leftSymbol.getType());</w:t>
      </w:r>
    </w:p>
    <w:p w14:paraId="4E7F28B9" w14:textId="77777777" w:rsidR="006929AD" w:rsidRPr="00EC76D5" w:rsidRDefault="006929AD" w:rsidP="006929AD">
      <w:pPr>
        <w:pStyle w:val="Code"/>
      </w:pPr>
      <w:r w:rsidRPr="00EC76D5">
        <w:t xml:space="preserve">                }</w:t>
      </w:r>
    </w:p>
    <w:p w14:paraId="7F4A2B87" w14:textId="77777777" w:rsidR="006929AD" w:rsidRPr="00EC76D5" w:rsidRDefault="006929AD" w:rsidP="006929AD">
      <w:pPr>
        <w:pStyle w:val="Code"/>
      </w:pPr>
    </w:p>
    <w:p w14:paraId="5B74D094" w14:textId="77777777" w:rsidR="006929AD" w:rsidRPr="00EC76D5" w:rsidRDefault="006929AD" w:rsidP="006929AD">
      <w:pPr>
        <w:pStyle w:val="Code"/>
      </w:pPr>
      <w:r w:rsidRPr="00EC76D5">
        <w:t xml:space="preserve">                if (rightTrack != null) {</w:t>
      </w:r>
    </w:p>
    <w:p w14:paraId="2B72A565" w14:textId="77777777" w:rsidR="006929AD" w:rsidRPr="00EC76D5" w:rsidRDefault="006929AD" w:rsidP="006929AD">
      <w:pPr>
        <w:pStyle w:val="Code"/>
      </w:pPr>
      <w:r w:rsidRPr="00EC76D5">
        <w:t xml:space="preserve">                  rightTrack.addCode(Track.Right, line, rightSymbol.getType());</w:t>
      </w:r>
    </w:p>
    <w:p w14:paraId="683FCF2F" w14:textId="77777777" w:rsidR="006929AD" w:rsidRPr="00EC76D5" w:rsidRDefault="006929AD" w:rsidP="006929AD">
      <w:pPr>
        <w:pStyle w:val="Code"/>
      </w:pPr>
      <w:r w:rsidRPr="00EC76D5">
        <w:t xml:space="preserve">                }</w:t>
      </w:r>
    </w:p>
    <w:p w14:paraId="72FC2074" w14:textId="77777777" w:rsidR="006929AD" w:rsidRPr="00EC76D5" w:rsidRDefault="006929AD" w:rsidP="006929AD">
      <w:pPr>
        <w:pStyle w:val="Code"/>
      </w:pPr>
    </w:p>
    <w:p w14:paraId="4D75EEF0" w14:textId="77777777" w:rsidR="006929AD" w:rsidRPr="00EC76D5" w:rsidRDefault="006929AD" w:rsidP="006929AD">
      <w:pPr>
        <w:pStyle w:val="Code"/>
      </w:pPr>
      <w:r w:rsidRPr="00EC76D5">
        <w:t xml:space="preserve">                if ((leftTrack == null) &amp;&amp; (rightTrack == null)) {</w:t>
      </w:r>
    </w:p>
    <w:p w14:paraId="405C3D23" w14:textId="77777777" w:rsidR="006929AD" w:rsidRPr="00EC76D5" w:rsidRDefault="006929AD" w:rsidP="006929AD">
      <w:pPr>
        <w:pStyle w:val="Code"/>
      </w:pPr>
      <w:r w:rsidRPr="00EC76D5">
        <w:t xml:space="preserve">                  int leftCount = middleCode.getCount(leftSymbol),</w:t>
      </w:r>
    </w:p>
    <w:p w14:paraId="2DA23A4A" w14:textId="77777777" w:rsidR="006929AD" w:rsidRPr="00EC76D5" w:rsidRDefault="006929AD" w:rsidP="006929AD">
      <w:pPr>
        <w:pStyle w:val="Code"/>
      </w:pPr>
      <w:r w:rsidRPr="00EC76D5">
        <w:t xml:space="preserve">                      rightCount = middleCode.getCount(leftSymbol);</w:t>
      </w:r>
    </w:p>
    <w:p w14:paraId="43A2E2CD" w14:textId="77777777" w:rsidR="006929AD" w:rsidRPr="00EC76D5" w:rsidRDefault="006929AD" w:rsidP="006929AD">
      <w:pPr>
        <w:pStyle w:val="Code"/>
      </w:pPr>
    </w:p>
    <w:p w14:paraId="5AE3BBF8" w14:textId="77777777" w:rsidR="006929AD" w:rsidRPr="00EC76D5" w:rsidRDefault="006929AD" w:rsidP="006929AD">
      <w:pPr>
        <w:pStyle w:val="Code"/>
      </w:pPr>
      <w:r w:rsidRPr="00EC76D5">
        <w:t xml:space="preserve">                  if (leftCount &gt;= rightCount) {</w:t>
      </w:r>
    </w:p>
    <w:p w14:paraId="6DAF0FB4" w14:textId="77777777" w:rsidR="006929AD" w:rsidRPr="00EC76D5" w:rsidRDefault="006929AD" w:rsidP="006929AD">
      <w:pPr>
        <w:pStyle w:val="Code"/>
      </w:pPr>
      <w:r w:rsidRPr="00EC76D5">
        <w:t xml:space="preserve">                    middleCode.setLoad(Track.Left);</w:t>
      </w:r>
    </w:p>
    <w:p w14:paraId="6FFA5AD5" w14:textId="77777777" w:rsidR="006929AD" w:rsidRPr="00EC76D5" w:rsidRDefault="006929AD" w:rsidP="006929AD">
      <w:pPr>
        <w:pStyle w:val="Code"/>
      </w:pPr>
      <w:r w:rsidRPr="00EC76D5">
        <w:t xml:space="preserve">                    leftTrack = createTrack(leftSymbol, trackMap, trackSet);</w:t>
      </w:r>
    </w:p>
    <w:p w14:paraId="727B93B0" w14:textId="77777777" w:rsidR="006929AD" w:rsidRPr="00EC76D5" w:rsidRDefault="006929AD" w:rsidP="006929AD">
      <w:pPr>
        <w:pStyle w:val="Code"/>
      </w:pPr>
      <w:r w:rsidRPr="00EC76D5">
        <w:t xml:space="preserve">                    leftTrack.addCode(Track.Left, line, leftSymbol.getType());</w:t>
      </w:r>
    </w:p>
    <w:p w14:paraId="09DDBFF3" w14:textId="77777777" w:rsidR="006929AD" w:rsidRPr="00EC76D5" w:rsidRDefault="006929AD" w:rsidP="006929AD">
      <w:pPr>
        <w:pStyle w:val="Code"/>
      </w:pPr>
      <w:r w:rsidRPr="00EC76D5">
        <w:t xml:space="preserve">                  }</w:t>
      </w:r>
    </w:p>
    <w:p w14:paraId="1B198E3E" w14:textId="77777777" w:rsidR="006929AD" w:rsidRPr="00EC76D5" w:rsidRDefault="006929AD" w:rsidP="006929AD">
      <w:pPr>
        <w:pStyle w:val="Code"/>
      </w:pPr>
      <w:r w:rsidRPr="00EC76D5">
        <w:t xml:space="preserve">                  else {</w:t>
      </w:r>
    </w:p>
    <w:p w14:paraId="3E72A682" w14:textId="77777777" w:rsidR="006929AD" w:rsidRPr="00EC76D5" w:rsidRDefault="006929AD" w:rsidP="006929AD">
      <w:pPr>
        <w:pStyle w:val="Code"/>
      </w:pPr>
      <w:r w:rsidRPr="00EC76D5">
        <w:t xml:space="preserve">                    middleCode.setLoad(Track.Right);</w:t>
      </w:r>
    </w:p>
    <w:p w14:paraId="4F6A95BA" w14:textId="77777777" w:rsidR="006929AD" w:rsidRPr="00EC76D5" w:rsidRDefault="006929AD" w:rsidP="006929AD">
      <w:pPr>
        <w:pStyle w:val="Code"/>
      </w:pPr>
      <w:r w:rsidRPr="00EC76D5">
        <w:t xml:space="preserve">                    rightTrack = createTrack(rightSymbol, trackMap, trackSet);</w:t>
      </w:r>
    </w:p>
    <w:p w14:paraId="46FEEBDE" w14:textId="77777777" w:rsidR="006929AD" w:rsidRPr="00EC76D5" w:rsidRDefault="006929AD" w:rsidP="006929AD">
      <w:pPr>
        <w:pStyle w:val="Code"/>
      </w:pPr>
      <w:r w:rsidRPr="00EC76D5">
        <w:t xml:space="preserve">                    rightTrack.addCode(Track.Right,line,rightSymbol.getType());</w:t>
      </w:r>
    </w:p>
    <w:p w14:paraId="3CAB81AF" w14:textId="77777777" w:rsidR="006929AD" w:rsidRPr="00EC76D5" w:rsidRDefault="006929AD" w:rsidP="006929AD">
      <w:pPr>
        <w:pStyle w:val="Code"/>
      </w:pPr>
      <w:r w:rsidRPr="00EC76D5">
        <w:t xml:space="preserve">                  }</w:t>
      </w:r>
    </w:p>
    <w:p w14:paraId="1A9AEED8" w14:textId="77777777" w:rsidR="006929AD" w:rsidRPr="00EC76D5" w:rsidRDefault="006929AD" w:rsidP="006929AD">
      <w:pPr>
        <w:pStyle w:val="Code"/>
      </w:pPr>
      <w:r w:rsidRPr="00EC76D5">
        <w:t xml:space="preserve">                }</w:t>
      </w:r>
    </w:p>
    <w:p w14:paraId="44C986E5" w14:textId="77777777" w:rsidR="006929AD" w:rsidRPr="00EC76D5" w:rsidRDefault="006929AD" w:rsidP="006929AD">
      <w:pPr>
        <w:pStyle w:val="Code"/>
      </w:pPr>
      <w:r w:rsidRPr="00EC76D5">
        <w:t xml:space="preserve">              }</w:t>
      </w:r>
    </w:p>
    <w:p w14:paraId="0248E267" w14:textId="77777777" w:rsidR="006929AD" w:rsidRPr="00EC76D5" w:rsidRDefault="006929AD" w:rsidP="006929AD">
      <w:pPr>
        <w:pStyle w:val="Code"/>
      </w:pPr>
      <w:r w:rsidRPr="00EC76D5">
        <w:t xml:space="preserve">            }</w:t>
      </w:r>
    </w:p>
    <w:p w14:paraId="4122296A" w14:textId="77777777" w:rsidR="006929AD" w:rsidRPr="00EC76D5" w:rsidRDefault="006929AD" w:rsidP="006929AD">
      <w:pPr>
        <w:pStyle w:val="Code"/>
      </w:pPr>
      <w:r w:rsidRPr="00EC76D5">
        <w:t xml:space="preserve">          }</w:t>
      </w:r>
    </w:p>
    <w:p w14:paraId="569B907D" w14:textId="77777777" w:rsidR="006929AD" w:rsidRPr="00EC76D5" w:rsidRDefault="006929AD" w:rsidP="006929AD">
      <w:pPr>
        <w:pStyle w:val="Code"/>
      </w:pPr>
      <w:r w:rsidRPr="00EC76D5">
        <w:t xml:space="preserve">          break;</w:t>
      </w:r>
    </w:p>
    <w:p w14:paraId="2902F91B" w14:textId="77777777" w:rsidR="006929AD" w:rsidRPr="00EC76D5" w:rsidRDefault="006929AD" w:rsidP="006929AD">
      <w:pPr>
        <w:pStyle w:val="Code"/>
      </w:pPr>
    </w:p>
    <w:p w14:paraId="721B57A6" w14:textId="77777777" w:rsidR="006929AD" w:rsidRPr="00EC76D5" w:rsidRDefault="006929AD" w:rsidP="006929AD">
      <w:pPr>
        <w:pStyle w:val="Code"/>
      </w:pPr>
      <w:r w:rsidRPr="00EC76D5">
        <w:t xml:space="preserve">        case BinaryAdd:</w:t>
      </w:r>
    </w:p>
    <w:p w14:paraId="1DFE6927" w14:textId="77777777" w:rsidR="006929AD" w:rsidRPr="00EC76D5" w:rsidRDefault="006929AD" w:rsidP="006929AD">
      <w:pPr>
        <w:pStyle w:val="Code"/>
      </w:pPr>
      <w:r w:rsidRPr="00EC76D5">
        <w:t xml:space="preserve">        case BinarySubtract:</w:t>
      </w:r>
    </w:p>
    <w:p w14:paraId="4414BBBC" w14:textId="1D24D81D" w:rsidR="006929AD" w:rsidRPr="00EC76D5" w:rsidRDefault="006929AD" w:rsidP="006929AD">
      <w:pPr>
        <w:pStyle w:val="Code"/>
      </w:pPr>
      <w:r w:rsidRPr="00EC76D5">
        <w:t xml:space="preserve">        case Bitwise</w:t>
      </w:r>
      <w:r w:rsidR="00414C74">
        <w:t>Or</w:t>
      </w:r>
      <w:r w:rsidRPr="00EC76D5">
        <w:t>:</w:t>
      </w:r>
    </w:p>
    <w:p w14:paraId="6A72E879" w14:textId="77777777" w:rsidR="006929AD" w:rsidRPr="00EC76D5" w:rsidRDefault="006929AD" w:rsidP="006929AD">
      <w:pPr>
        <w:pStyle w:val="Code"/>
      </w:pPr>
      <w:r w:rsidRPr="00EC76D5">
        <w:t xml:space="preserve">        case BitwiseXOr:</w:t>
      </w:r>
    </w:p>
    <w:p w14:paraId="554D473E" w14:textId="77777777" w:rsidR="006929AD" w:rsidRPr="00EC76D5" w:rsidRDefault="006929AD" w:rsidP="006929AD">
      <w:pPr>
        <w:pStyle w:val="Code"/>
      </w:pPr>
      <w:r w:rsidRPr="00EC76D5">
        <w:t xml:space="preserve">        case BitwiseAnd: {</w:t>
      </w:r>
    </w:p>
    <w:p w14:paraId="10B2F4D6" w14:textId="77777777" w:rsidR="006929AD" w:rsidRPr="00EC76D5" w:rsidRDefault="006929AD" w:rsidP="006929AD">
      <w:pPr>
        <w:pStyle w:val="Code"/>
      </w:pPr>
      <w:r w:rsidRPr="00EC76D5">
        <w:t xml:space="preserve">            Symbol resultSymbol = (Symbol) operand1,</w:t>
      </w:r>
    </w:p>
    <w:p w14:paraId="3C676B04" w14:textId="77777777" w:rsidR="006929AD" w:rsidRPr="00EC76D5" w:rsidRDefault="006929AD" w:rsidP="006929AD">
      <w:pPr>
        <w:pStyle w:val="Code"/>
      </w:pPr>
      <w:r w:rsidRPr="00EC76D5">
        <w:t xml:space="preserve">                   leftSymbol = (Symbol) operand2,</w:t>
      </w:r>
    </w:p>
    <w:p w14:paraId="668157E9" w14:textId="77777777" w:rsidR="006929AD" w:rsidRPr="00EC76D5" w:rsidRDefault="006929AD" w:rsidP="006929AD">
      <w:pPr>
        <w:pStyle w:val="Code"/>
      </w:pPr>
      <w:r w:rsidRPr="00EC76D5">
        <w:t xml:space="preserve">                   rightSymbol = (Symbol) operand3;</w:t>
      </w:r>
    </w:p>
    <w:p w14:paraId="0B166F39" w14:textId="77777777" w:rsidR="006929AD" w:rsidRPr="00EC76D5" w:rsidRDefault="006929AD" w:rsidP="006929AD">
      <w:pPr>
        <w:pStyle w:val="Code"/>
      </w:pPr>
      <w:r w:rsidRPr="00EC76D5">
        <w:t xml:space="preserve">            </w:t>
      </w:r>
    </w:p>
    <w:p w14:paraId="76B58E8F" w14:textId="77777777" w:rsidR="006929AD" w:rsidRPr="00EC76D5" w:rsidRDefault="006929AD" w:rsidP="006929AD">
      <w:pPr>
        <w:pStyle w:val="Code"/>
      </w:pPr>
      <w:r w:rsidRPr="00EC76D5">
        <w:t xml:space="preserve">            if (resultSymbol.getType().isIntegralOrPointer()) {</w:t>
      </w:r>
    </w:p>
    <w:p w14:paraId="2E2AEE46" w14:textId="77777777" w:rsidR="006929AD" w:rsidRPr="00EC76D5" w:rsidRDefault="006929AD" w:rsidP="006929AD">
      <w:pPr>
        <w:pStyle w:val="Code"/>
      </w:pPr>
      <w:r w:rsidRPr="00EC76D5">
        <w:t xml:space="preserve">              Track leftTrack = trackMap.get(leftSymbol);</w:t>
      </w:r>
    </w:p>
    <w:p w14:paraId="4003C3AE" w14:textId="77777777" w:rsidR="006929AD" w:rsidRPr="00EC76D5" w:rsidRDefault="006929AD" w:rsidP="006929AD">
      <w:pPr>
        <w:pStyle w:val="Code"/>
      </w:pPr>
    </w:p>
    <w:p w14:paraId="6B76B24A" w14:textId="77777777" w:rsidR="006929AD" w:rsidRPr="00EC76D5" w:rsidRDefault="006929AD" w:rsidP="006929AD">
      <w:pPr>
        <w:pStyle w:val="Code"/>
      </w:pPr>
      <w:r w:rsidRPr="00EC76D5">
        <w:t xml:space="preserve">              if (leftTrack == null) {</w:t>
      </w:r>
    </w:p>
    <w:p w14:paraId="43A2B70B" w14:textId="77777777" w:rsidR="006929AD" w:rsidRPr="00EC76D5" w:rsidRDefault="006929AD" w:rsidP="006929AD">
      <w:pPr>
        <w:pStyle w:val="Code"/>
      </w:pPr>
      <w:r w:rsidRPr="00EC76D5">
        <w:t xml:space="preserve">                middleCode.setLoad(Track.Left);</w:t>
      </w:r>
    </w:p>
    <w:p w14:paraId="54550C11" w14:textId="77777777" w:rsidR="006929AD" w:rsidRPr="00EC76D5" w:rsidRDefault="006929AD" w:rsidP="006929AD">
      <w:pPr>
        <w:pStyle w:val="Code"/>
      </w:pPr>
      <w:r w:rsidRPr="00EC76D5">
        <w:t xml:space="preserve">                leftTrack = createTrack(leftSymbol, trackMap, trackSet);</w:t>
      </w:r>
    </w:p>
    <w:p w14:paraId="5DBCD7AB" w14:textId="77777777" w:rsidR="006929AD" w:rsidRPr="00EC76D5" w:rsidRDefault="006929AD" w:rsidP="006929AD">
      <w:pPr>
        <w:pStyle w:val="Code"/>
      </w:pPr>
      <w:r w:rsidRPr="00EC76D5">
        <w:t xml:space="preserve">                tryLoadAddressSymbol(Track.LeftAddress, line,</w:t>
      </w:r>
    </w:p>
    <w:p w14:paraId="30AA9FC0" w14:textId="77777777" w:rsidR="006929AD" w:rsidRPr="00EC76D5" w:rsidRDefault="006929AD" w:rsidP="006929AD">
      <w:pPr>
        <w:pStyle w:val="Code"/>
      </w:pPr>
      <w:r w:rsidRPr="00EC76D5">
        <w:t xml:space="preserve">                                     leftSymbol, trackMap);</w:t>
      </w:r>
    </w:p>
    <w:p w14:paraId="1CBF606B" w14:textId="77777777" w:rsidR="006929AD" w:rsidRPr="00EC76D5" w:rsidRDefault="006929AD" w:rsidP="006929AD">
      <w:pPr>
        <w:pStyle w:val="Code"/>
      </w:pPr>
      <w:r w:rsidRPr="00EC76D5">
        <w:t xml:space="preserve">              }</w:t>
      </w:r>
    </w:p>
    <w:p w14:paraId="74E2B046" w14:textId="77777777" w:rsidR="006929AD" w:rsidRPr="00EC76D5" w:rsidRDefault="006929AD" w:rsidP="006929AD">
      <w:pPr>
        <w:pStyle w:val="Code"/>
      </w:pPr>
    </w:p>
    <w:p w14:paraId="3791719B" w14:textId="77777777" w:rsidR="006929AD" w:rsidRPr="00EC76D5" w:rsidRDefault="006929AD" w:rsidP="006929AD">
      <w:pPr>
        <w:pStyle w:val="Code"/>
      </w:pPr>
      <w:r w:rsidRPr="00EC76D5">
        <w:lastRenderedPageBreak/>
        <w:t xml:space="preserve">              leftTrack.addCode(Track.Left, line, leftSymbol.getType());</w:t>
      </w:r>
    </w:p>
    <w:p w14:paraId="61C00AAB" w14:textId="77777777" w:rsidR="006929AD" w:rsidRPr="00EC76D5" w:rsidRDefault="006929AD" w:rsidP="006929AD">
      <w:pPr>
        <w:pStyle w:val="Code"/>
      </w:pPr>
    </w:p>
    <w:p w14:paraId="1F662747" w14:textId="77777777" w:rsidR="006929AD" w:rsidRPr="00EC76D5" w:rsidRDefault="006929AD" w:rsidP="006929AD">
      <w:pPr>
        <w:pStyle w:val="Code"/>
      </w:pPr>
      <w:r w:rsidRPr="00EC76D5">
        <w:t xml:space="preserve">              if (!rightSymbol.hasValue()) {</w:t>
      </w:r>
    </w:p>
    <w:p w14:paraId="2CFD8A83" w14:textId="77777777" w:rsidR="006929AD" w:rsidRPr="00EC76D5" w:rsidRDefault="006929AD" w:rsidP="006929AD">
      <w:pPr>
        <w:pStyle w:val="Code"/>
      </w:pPr>
      <w:r w:rsidRPr="00EC76D5">
        <w:t xml:space="preserve">                Track rightTrack = trackMap.get(rightSymbol);</w:t>
      </w:r>
    </w:p>
    <w:p w14:paraId="15B79484" w14:textId="77777777" w:rsidR="006929AD" w:rsidRPr="00EC76D5" w:rsidRDefault="006929AD" w:rsidP="006929AD">
      <w:pPr>
        <w:pStyle w:val="Code"/>
      </w:pPr>
    </w:p>
    <w:p w14:paraId="3EC94606" w14:textId="77777777" w:rsidR="006929AD" w:rsidRPr="00EC76D5" w:rsidRDefault="006929AD" w:rsidP="006929AD">
      <w:pPr>
        <w:pStyle w:val="Code"/>
      </w:pPr>
      <w:r w:rsidRPr="00EC76D5">
        <w:t xml:space="preserve">                if (rightTrack != null) {</w:t>
      </w:r>
    </w:p>
    <w:p w14:paraId="4A902540" w14:textId="77777777" w:rsidR="006929AD" w:rsidRPr="00EC76D5" w:rsidRDefault="006929AD" w:rsidP="006929AD">
      <w:pPr>
        <w:pStyle w:val="Code"/>
      </w:pPr>
      <w:r w:rsidRPr="00EC76D5">
        <w:t xml:space="preserve">                  rightTrack.addCode(Track.Right, line, rightSymbol.getType());              </w:t>
      </w:r>
    </w:p>
    <w:p w14:paraId="16F1F69F" w14:textId="77777777" w:rsidR="006929AD" w:rsidRPr="00EC76D5" w:rsidRDefault="006929AD" w:rsidP="006929AD">
      <w:pPr>
        <w:pStyle w:val="Code"/>
      </w:pPr>
      <w:r w:rsidRPr="00EC76D5">
        <w:t xml:space="preserve">                }</w:t>
      </w:r>
    </w:p>
    <w:p w14:paraId="5B8EFA97" w14:textId="77777777" w:rsidR="006929AD" w:rsidRPr="00EC76D5" w:rsidRDefault="006929AD" w:rsidP="006929AD">
      <w:pPr>
        <w:pStyle w:val="Code"/>
      </w:pPr>
      <w:r w:rsidRPr="00EC76D5">
        <w:t xml:space="preserve">                else {</w:t>
      </w:r>
    </w:p>
    <w:p w14:paraId="173061FA" w14:textId="77777777" w:rsidR="006929AD" w:rsidRPr="00EC76D5" w:rsidRDefault="006929AD" w:rsidP="006929AD">
      <w:pPr>
        <w:pStyle w:val="Code"/>
      </w:pPr>
      <w:r w:rsidRPr="00EC76D5">
        <w:t xml:space="preserve">                  if (middleCode.isLive(rightSymbol)) {</w:t>
      </w:r>
    </w:p>
    <w:p w14:paraId="362B759C" w14:textId="77777777" w:rsidR="006929AD" w:rsidRPr="00EC76D5" w:rsidRDefault="006929AD" w:rsidP="006929AD">
      <w:pPr>
        <w:pStyle w:val="Code"/>
      </w:pPr>
      <w:r w:rsidRPr="00EC76D5">
        <w:t xml:space="preserve">                    middleCode.setLoad(Track.Right);</w:t>
      </w:r>
    </w:p>
    <w:p w14:paraId="3C4BA795" w14:textId="77777777" w:rsidR="006929AD" w:rsidRPr="00EC76D5" w:rsidRDefault="006929AD" w:rsidP="006929AD">
      <w:pPr>
        <w:pStyle w:val="Code"/>
      </w:pPr>
      <w:r w:rsidRPr="00EC76D5">
        <w:t xml:space="preserve">                    rightTrack = createTrack(rightSymbol, trackMap, trackSet);</w:t>
      </w:r>
    </w:p>
    <w:p w14:paraId="3D68C4AA" w14:textId="77777777" w:rsidR="006929AD" w:rsidRPr="00EC76D5" w:rsidRDefault="006929AD" w:rsidP="006929AD">
      <w:pPr>
        <w:pStyle w:val="Code"/>
      </w:pPr>
      <w:r w:rsidRPr="00EC76D5">
        <w:t xml:space="preserve">                    rightTrack.addCode(Track.Right,line,rightSymbol.getType());</w:t>
      </w:r>
    </w:p>
    <w:p w14:paraId="774D76CF" w14:textId="77777777" w:rsidR="006929AD" w:rsidRPr="00EC76D5" w:rsidRDefault="006929AD" w:rsidP="006929AD">
      <w:pPr>
        <w:pStyle w:val="Code"/>
      </w:pPr>
      <w:r w:rsidRPr="00EC76D5">
        <w:t xml:space="preserve">                  }</w:t>
      </w:r>
    </w:p>
    <w:p w14:paraId="71D3E738" w14:textId="77777777" w:rsidR="006929AD" w:rsidRPr="00EC76D5" w:rsidRDefault="006929AD" w:rsidP="006929AD">
      <w:pPr>
        <w:pStyle w:val="Code"/>
      </w:pPr>
    </w:p>
    <w:p w14:paraId="695A51A4" w14:textId="77777777" w:rsidR="006929AD" w:rsidRPr="00EC76D5" w:rsidRDefault="006929AD" w:rsidP="006929AD">
      <w:pPr>
        <w:pStyle w:val="Code"/>
      </w:pPr>
      <w:r w:rsidRPr="00EC76D5">
        <w:t xml:space="preserve">                  tryLoadAddressSymbol(Track.RightAddress, line,</w:t>
      </w:r>
    </w:p>
    <w:p w14:paraId="48FAFBFC" w14:textId="77777777" w:rsidR="006929AD" w:rsidRPr="00EC76D5" w:rsidRDefault="006929AD" w:rsidP="006929AD">
      <w:pPr>
        <w:pStyle w:val="Code"/>
      </w:pPr>
      <w:r w:rsidRPr="00EC76D5">
        <w:t xml:space="preserve">                                       rightSymbol, trackMap);</w:t>
      </w:r>
    </w:p>
    <w:p w14:paraId="5FA1D29A" w14:textId="77777777" w:rsidR="006929AD" w:rsidRPr="00EC76D5" w:rsidRDefault="006929AD" w:rsidP="006929AD">
      <w:pPr>
        <w:pStyle w:val="Code"/>
      </w:pPr>
      <w:r w:rsidRPr="00EC76D5">
        <w:t xml:space="preserve">                }</w:t>
      </w:r>
    </w:p>
    <w:p w14:paraId="5E1958E7" w14:textId="77777777" w:rsidR="006929AD" w:rsidRPr="00EC76D5" w:rsidRDefault="006929AD" w:rsidP="006929AD">
      <w:pPr>
        <w:pStyle w:val="Code"/>
      </w:pPr>
      <w:r w:rsidRPr="00EC76D5">
        <w:t xml:space="preserve">              }</w:t>
      </w:r>
    </w:p>
    <w:p w14:paraId="0D747288" w14:textId="77777777" w:rsidR="006929AD" w:rsidRPr="00EC76D5" w:rsidRDefault="006929AD" w:rsidP="006929AD">
      <w:pPr>
        <w:pStyle w:val="Code"/>
      </w:pPr>
    </w:p>
    <w:p w14:paraId="475A925D" w14:textId="77777777" w:rsidR="006929AD" w:rsidRPr="00EC76D5" w:rsidRDefault="006929AD" w:rsidP="006929AD">
      <w:pPr>
        <w:pStyle w:val="Code"/>
      </w:pPr>
      <w:r w:rsidRPr="00EC76D5">
        <w:t xml:space="preserve">              trackMap.remove(leftSymbol);</w:t>
      </w:r>
    </w:p>
    <w:p w14:paraId="78ADD425" w14:textId="77777777" w:rsidR="006929AD" w:rsidRPr="00EC76D5" w:rsidRDefault="006929AD" w:rsidP="006929AD">
      <w:pPr>
        <w:pStyle w:val="Code"/>
      </w:pPr>
      <w:r w:rsidRPr="00EC76D5">
        <w:t xml:space="preserve">              Symbol rightAddressSymbol = rightSymbol.getAddressSymbol();</w:t>
      </w:r>
    </w:p>
    <w:p w14:paraId="3FB091E4" w14:textId="77777777" w:rsidR="006929AD" w:rsidRPr="00EC76D5" w:rsidRDefault="006929AD" w:rsidP="006929AD">
      <w:pPr>
        <w:pStyle w:val="Code"/>
      </w:pPr>
      <w:r w:rsidRPr="00EC76D5">
        <w:t xml:space="preserve">              </w:t>
      </w:r>
    </w:p>
    <w:p w14:paraId="73D9BACE" w14:textId="77777777" w:rsidR="006929AD" w:rsidRPr="00EC76D5" w:rsidRDefault="006929AD" w:rsidP="006929AD">
      <w:pPr>
        <w:pStyle w:val="Code"/>
      </w:pPr>
      <w:r w:rsidRPr="00EC76D5">
        <w:t xml:space="preserve">              if ((rightAddressSymbol != null) &amp;&amp;</w:t>
      </w:r>
    </w:p>
    <w:p w14:paraId="02E06F05" w14:textId="77777777" w:rsidR="006929AD" w:rsidRPr="00EC76D5" w:rsidRDefault="006929AD" w:rsidP="006929AD">
      <w:pPr>
        <w:pStyle w:val="Code"/>
      </w:pPr>
      <w:r w:rsidRPr="00EC76D5">
        <w:t xml:space="preserve">                  leftTrack == trackMap.get(rightAddressSymbol)) {</w:t>
      </w:r>
    </w:p>
    <w:p w14:paraId="770FC1CB" w14:textId="77777777" w:rsidR="006929AD" w:rsidRPr="00EC76D5" w:rsidRDefault="006929AD" w:rsidP="006929AD">
      <w:pPr>
        <w:pStyle w:val="Code"/>
      </w:pPr>
      <w:r w:rsidRPr="00EC76D5">
        <w:t xml:space="preserve">                trackMap.remove(rightAddressSymbol);</w:t>
      </w:r>
    </w:p>
    <w:p w14:paraId="328A84AE" w14:textId="77777777" w:rsidR="006929AD" w:rsidRPr="00EC76D5" w:rsidRDefault="006929AD" w:rsidP="006929AD">
      <w:pPr>
        <w:pStyle w:val="Code"/>
      </w:pPr>
      <w:r w:rsidRPr="00EC76D5">
        <w:t xml:space="preserve">              }</w:t>
      </w:r>
    </w:p>
    <w:p w14:paraId="0710E267" w14:textId="77777777" w:rsidR="006929AD" w:rsidRPr="00EC76D5" w:rsidRDefault="006929AD" w:rsidP="006929AD">
      <w:pPr>
        <w:pStyle w:val="Code"/>
      </w:pPr>
    </w:p>
    <w:p w14:paraId="2DCA3F11" w14:textId="77777777" w:rsidR="006929AD" w:rsidRPr="00EC76D5" w:rsidRDefault="006929AD" w:rsidP="006929AD">
      <w:pPr>
        <w:pStyle w:val="Code"/>
      </w:pPr>
      <w:r w:rsidRPr="00EC76D5">
        <w:t xml:space="preserve">              trackMap.put(resultSymbol, leftTrack);</w:t>
      </w:r>
    </w:p>
    <w:p w14:paraId="42E24B1D" w14:textId="77777777" w:rsidR="006929AD" w:rsidRPr="00EC76D5" w:rsidRDefault="006929AD" w:rsidP="006929AD">
      <w:pPr>
        <w:pStyle w:val="Code"/>
      </w:pPr>
      <w:r w:rsidRPr="00EC76D5">
        <w:t xml:space="preserve">            }</w:t>
      </w:r>
    </w:p>
    <w:p w14:paraId="7E686C80" w14:textId="77777777" w:rsidR="006929AD" w:rsidRPr="00EC76D5" w:rsidRDefault="006929AD" w:rsidP="006929AD">
      <w:pPr>
        <w:pStyle w:val="Code"/>
      </w:pPr>
      <w:r w:rsidRPr="00EC76D5">
        <w:t xml:space="preserve">          }</w:t>
      </w:r>
    </w:p>
    <w:p w14:paraId="071769F5" w14:textId="77777777" w:rsidR="006929AD" w:rsidRPr="00EC76D5" w:rsidRDefault="006929AD" w:rsidP="006929AD">
      <w:pPr>
        <w:pStyle w:val="Code"/>
      </w:pPr>
      <w:r w:rsidRPr="00EC76D5">
        <w:t xml:space="preserve">          break;</w:t>
      </w:r>
    </w:p>
    <w:p w14:paraId="28488E6F" w14:textId="77777777" w:rsidR="006929AD" w:rsidRPr="00EC76D5" w:rsidRDefault="006929AD" w:rsidP="006929AD">
      <w:pPr>
        <w:pStyle w:val="Code"/>
      </w:pPr>
    </w:p>
    <w:p w14:paraId="028CF52C" w14:textId="77777777" w:rsidR="006929AD" w:rsidRPr="00EC76D5" w:rsidRDefault="006929AD" w:rsidP="006929AD">
      <w:pPr>
        <w:pStyle w:val="Code"/>
      </w:pPr>
      <w:r w:rsidRPr="00EC76D5">
        <w:t xml:space="preserve">        case LeftShift:</w:t>
      </w:r>
    </w:p>
    <w:p w14:paraId="74A638FA" w14:textId="77777777" w:rsidR="006929AD" w:rsidRPr="00EC76D5" w:rsidRDefault="006929AD" w:rsidP="006929AD">
      <w:pPr>
        <w:pStyle w:val="Code"/>
      </w:pPr>
      <w:r w:rsidRPr="00EC76D5">
        <w:t xml:space="preserve">        case RightShift: {</w:t>
      </w:r>
    </w:p>
    <w:p w14:paraId="27E4BE2B" w14:textId="77777777" w:rsidR="006929AD" w:rsidRPr="00EC76D5" w:rsidRDefault="006929AD" w:rsidP="006929AD">
      <w:pPr>
        <w:pStyle w:val="Code"/>
      </w:pPr>
      <w:r w:rsidRPr="00EC76D5">
        <w:t xml:space="preserve">            Symbol resultSymbol = (Symbol) operand1,</w:t>
      </w:r>
    </w:p>
    <w:p w14:paraId="0D603F08" w14:textId="77777777" w:rsidR="006929AD" w:rsidRPr="00EC76D5" w:rsidRDefault="006929AD" w:rsidP="006929AD">
      <w:pPr>
        <w:pStyle w:val="Code"/>
      </w:pPr>
      <w:r w:rsidRPr="00EC76D5">
        <w:t xml:space="preserve">                   leftSymbol = (Symbol) operand2,</w:t>
      </w:r>
    </w:p>
    <w:p w14:paraId="405ECD5A" w14:textId="77777777" w:rsidR="006929AD" w:rsidRPr="00EC76D5" w:rsidRDefault="006929AD" w:rsidP="006929AD">
      <w:pPr>
        <w:pStyle w:val="Code"/>
      </w:pPr>
      <w:r w:rsidRPr="00EC76D5">
        <w:t xml:space="preserve">                   rightSymbol = (Symbol) operand3;</w:t>
      </w:r>
    </w:p>
    <w:p w14:paraId="0FF8DF6C" w14:textId="77777777" w:rsidR="006929AD" w:rsidRPr="00EC76D5" w:rsidRDefault="006929AD" w:rsidP="006929AD">
      <w:pPr>
        <w:pStyle w:val="Code"/>
      </w:pPr>
    </w:p>
    <w:p w14:paraId="599FF106" w14:textId="77777777" w:rsidR="006929AD" w:rsidRPr="00EC76D5" w:rsidRDefault="006929AD" w:rsidP="006929AD">
      <w:pPr>
        <w:pStyle w:val="Code"/>
      </w:pPr>
      <w:r w:rsidRPr="00EC76D5">
        <w:t xml:space="preserve">            Track leftTrack = trackMap.get(leftSymbol),</w:t>
      </w:r>
    </w:p>
    <w:p w14:paraId="67EE5542" w14:textId="77777777" w:rsidR="006929AD" w:rsidRPr="00EC76D5" w:rsidRDefault="006929AD" w:rsidP="006929AD">
      <w:pPr>
        <w:pStyle w:val="Code"/>
      </w:pPr>
      <w:r w:rsidRPr="00EC76D5">
        <w:t xml:space="preserve">                  rightTrack = trackMap.get(rightSymbol);</w:t>
      </w:r>
    </w:p>
    <w:p w14:paraId="3D49BC43" w14:textId="77777777" w:rsidR="006929AD" w:rsidRPr="00EC76D5" w:rsidRDefault="006929AD" w:rsidP="006929AD">
      <w:pPr>
        <w:pStyle w:val="Code"/>
      </w:pPr>
    </w:p>
    <w:p w14:paraId="50C836C6" w14:textId="77777777" w:rsidR="006929AD" w:rsidRPr="00EC76D5" w:rsidRDefault="006929AD" w:rsidP="006929AD">
      <w:pPr>
        <w:pStyle w:val="Code"/>
      </w:pPr>
      <w:r w:rsidRPr="00EC76D5">
        <w:t xml:space="preserve">            if (leftTrack == null) {</w:t>
      </w:r>
    </w:p>
    <w:p w14:paraId="2BEA1B01" w14:textId="77777777" w:rsidR="006929AD" w:rsidRPr="00EC76D5" w:rsidRDefault="006929AD" w:rsidP="006929AD">
      <w:pPr>
        <w:pStyle w:val="Code"/>
      </w:pPr>
      <w:r w:rsidRPr="00EC76D5">
        <w:t xml:space="preserve">              middleCode.setLoad(Track.Left);</w:t>
      </w:r>
    </w:p>
    <w:p w14:paraId="4F1ABD5E" w14:textId="77777777" w:rsidR="006929AD" w:rsidRPr="00EC76D5" w:rsidRDefault="006929AD" w:rsidP="006929AD">
      <w:pPr>
        <w:pStyle w:val="Code"/>
      </w:pPr>
      <w:r w:rsidRPr="00EC76D5">
        <w:t xml:space="preserve">              leftTrack = createTrack(leftSymbol, trackMap, trackSet);</w:t>
      </w:r>
    </w:p>
    <w:p w14:paraId="4FDFAE57" w14:textId="77777777" w:rsidR="006929AD" w:rsidRPr="00EC76D5" w:rsidRDefault="006929AD" w:rsidP="006929AD">
      <w:pPr>
        <w:pStyle w:val="Code"/>
      </w:pPr>
      <w:r w:rsidRPr="00EC76D5">
        <w:t xml:space="preserve">              tryLoadAddressSymbol(Track.LeftAddress,line,leftSymbol,trackMap);</w:t>
      </w:r>
    </w:p>
    <w:p w14:paraId="53302EB9" w14:textId="77777777" w:rsidR="006929AD" w:rsidRPr="00EC76D5" w:rsidRDefault="006929AD" w:rsidP="006929AD">
      <w:pPr>
        <w:pStyle w:val="Code"/>
      </w:pPr>
      <w:r w:rsidRPr="00EC76D5">
        <w:t xml:space="preserve">            }</w:t>
      </w:r>
    </w:p>
    <w:p w14:paraId="7A7D575B" w14:textId="77777777" w:rsidR="006929AD" w:rsidRPr="00EC76D5" w:rsidRDefault="006929AD" w:rsidP="006929AD">
      <w:pPr>
        <w:pStyle w:val="Code"/>
      </w:pPr>
    </w:p>
    <w:p w14:paraId="358D2A55" w14:textId="77777777" w:rsidR="006929AD" w:rsidRPr="00EC76D5" w:rsidRDefault="006929AD" w:rsidP="006929AD">
      <w:pPr>
        <w:pStyle w:val="Code"/>
      </w:pPr>
      <w:r w:rsidRPr="00EC76D5">
        <w:t xml:space="preserve">            leftTrack.addCode(Track.Left, line, leftSymbol.getType());</w:t>
      </w:r>
    </w:p>
    <w:p w14:paraId="039DC47E" w14:textId="77777777" w:rsidR="006929AD" w:rsidRPr="00EC76D5" w:rsidRDefault="006929AD" w:rsidP="006929AD">
      <w:pPr>
        <w:pStyle w:val="Code"/>
      </w:pPr>
      <w:r w:rsidRPr="00EC76D5">
        <w:t xml:space="preserve">            trackMap.remove(leftSymbol);</w:t>
      </w:r>
    </w:p>
    <w:p w14:paraId="5687BF6F" w14:textId="77777777" w:rsidR="006929AD" w:rsidRPr="00EC76D5" w:rsidRDefault="006929AD" w:rsidP="006929AD">
      <w:pPr>
        <w:pStyle w:val="Code"/>
      </w:pPr>
      <w:r w:rsidRPr="00EC76D5">
        <w:t xml:space="preserve">            trackMap.put(resultSymbol, leftTrack);</w:t>
      </w:r>
    </w:p>
    <w:p w14:paraId="30C7DEDD" w14:textId="77777777" w:rsidR="006929AD" w:rsidRPr="00EC76D5" w:rsidRDefault="006929AD" w:rsidP="006929AD">
      <w:pPr>
        <w:pStyle w:val="Code"/>
      </w:pPr>
    </w:p>
    <w:p w14:paraId="7EBDA072" w14:textId="77777777" w:rsidR="006929AD" w:rsidRPr="00EC76D5" w:rsidRDefault="006929AD" w:rsidP="006929AD">
      <w:pPr>
        <w:pStyle w:val="Code"/>
      </w:pPr>
      <w:r w:rsidRPr="00EC76D5">
        <w:t xml:space="preserve">            if (!rightSymbol.hasValue()) {            </w:t>
      </w:r>
    </w:p>
    <w:p w14:paraId="4BC11F4A" w14:textId="77777777" w:rsidR="006929AD" w:rsidRPr="00EC76D5" w:rsidRDefault="006929AD" w:rsidP="006929AD">
      <w:pPr>
        <w:pStyle w:val="Code"/>
      </w:pPr>
      <w:r w:rsidRPr="00EC76D5">
        <w:t xml:space="preserve">              leftTrack.setNotCL(true);              </w:t>
      </w:r>
    </w:p>
    <w:p w14:paraId="4ADA26AF" w14:textId="77777777" w:rsidR="006929AD" w:rsidRPr="00EC76D5" w:rsidRDefault="006929AD" w:rsidP="006929AD">
      <w:pPr>
        <w:pStyle w:val="Code"/>
      </w:pPr>
      <w:r w:rsidRPr="00EC76D5">
        <w:lastRenderedPageBreak/>
        <w:t xml:space="preserve">              saveTemporarySymbol(middleCode,rightSymbol,Register.dl,trackMap); // XXX</w:t>
      </w:r>
    </w:p>
    <w:p w14:paraId="2E0AE862" w14:textId="77777777" w:rsidR="006929AD" w:rsidRPr="00EC76D5" w:rsidRDefault="006929AD" w:rsidP="006929AD">
      <w:pPr>
        <w:pStyle w:val="Code"/>
      </w:pPr>
      <w:r w:rsidRPr="00EC76D5">
        <w:t xml:space="preserve">              </w:t>
      </w:r>
    </w:p>
    <w:p w14:paraId="7381C526" w14:textId="77777777" w:rsidR="006929AD" w:rsidRPr="00EC76D5" w:rsidRDefault="006929AD" w:rsidP="006929AD">
      <w:pPr>
        <w:pStyle w:val="Code"/>
      </w:pPr>
      <w:r w:rsidRPr="00EC76D5">
        <w:t xml:space="preserve">              if (rightTrack != null) {</w:t>
      </w:r>
    </w:p>
    <w:p w14:paraId="547542EE" w14:textId="77777777" w:rsidR="006929AD" w:rsidRPr="00EC76D5" w:rsidRDefault="006929AD" w:rsidP="006929AD">
      <w:pPr>
        <w:pStyle w:val="Code"/>
      </w:pPr>
      <w:r w:rsidRPr="00EC76D5">
        <w:t xml:space="preserve">                if (rightTrack.getRegister() == null) {</w:t>
      </w:r>
    </w:p>
    <w:p w14:paraId="319595AE" w14:textId="77777777" w:rsidR="006929AD" w:rsidRPr="00EC76D5" w:rsidRDefault="006929AD" w:rsidP="006929AD">
      <w:pPr>
        <w:pStyle w:val="Code"/>
      </w:pPr>
      <w:r w:rsidRPr="00EC76D5">
        <w:t xml:space="preserve">                  rightTrack.setRegister(Register.cl);</w:t>
      </w:r>
    </w:p>
    <w:p w14:paraId="529BF94B" w14:textId="77777777" w:rsidR="006929AD" w:rsidRPr="00EC76D5" w:rsidRDefault="006929AD" w:rsidP="006929AD">
      <w:pPr>
        <w:pStyle w:val="Code"/>
      </w:pPr>
      <w:r w:rsidRPr="00EC76D5">
        <w:t xml:space="preserve">                }</w:t>
      </w:r>
    </w:p>
    <w:p w14:paraId="44B79E38" w14:textId="77777777" w:rsidR="006929AD" w:rsidRPr="00EC76D5" w:rsidRDefault="006929AD" w:rsidP="006929AD">
      <w:pPr>
        <w:pStyle w:val="Code"/>
      </w:pPr>
    </w:p>
    <w:p w14:paraId="533D9A5E" w14:textId="77777777" w:rsidR="006929AD" w:rsidRPr="00EC76D5" w:rsidRDefault="006929AD" w:rsidP="006929AD">
      <w:pPr>
        <w:pStyle w:val="Code"/>
      </w:pPr>
      <w:r w:rsidRPr="00EC76D5">
        <w:t xml:space="preserve">                rightTrack.addCode(Track.Right, line, rightSymbol.getType());</w:t>
      </w:r>
    </w:p>
    <w:p w14:paraId="7D57E1AF" w14:textId="77777777" w:rsidR="006929AD" w:rsidRPr="00EC76D5" w:rsidRDefault="006929AD" w:rsidP="006929AD">
      <w:pPr>
        <w:pStyle w:val="Code"/>
      </w:pPr>
      <w:r w:rsidRPr="00EC76D5">
        <w:t xml:space="preserve">              }</w:t>
      </w:r>
    </w:p>
    <w:p w14:paraId="2F79F91A" w14:textId="77777777" w:rsidR="006929AD" w:rsidRPr="00EC76D5" w:rsidRDefault="006929AD" w:rsidP="006929AD">
      <w:pPr>
        <w:pStyle w:val="Code"/>
      </w:pPr>
      <w:r w:rsidRPr="00EC76D5">
        <w:t xml:space="preserve">              else {</w:t>
      </w:r>
    </w:p>
    <w:p w14:paraId="75561E1A" w14:textId="77777777" w:rsidR="006929AD" w:rsidRPr="00EC76D5" w:rsidRDefault="006929AD" w:rsidP="006929AD">
      <w:pPr>
        <w:pStyle w:val="Code"/>
      </w:pPr>
      <w:r w:rsidRPr="00EC76D5">
        <w:t xml:space="preserve">                if (middleCode.isLive(rightSymbol)) {</w:t>
      </w:r>
    </w:p>
    <w:p w14:paraId="03CDCC7A" w14:textId="77777777" w:rsidR="006929AD" w:rsidRPr="00EC76D5" w:rsidRDefault="006929AD" w:rsidP="006929AD">
      <w:pPr>
        <w:pStyle w:val="Code"/>
      </w:pPr>
      <w:r w:rsidRPr="00EC76D5">
        <w:t xml:space="preserve">                  middleCode.setLoad(Track.Right);</w:t>
      </w:r>
    </w:p>
    <w:p w14:paraId="092A0FB5" w14:textId="77777777" w:rsidR="006929AD" w:rsidRPr="00EC76D5" w:rsidRDefault="006929AD" w:rsidP="006929AD">
      <w:pPr>
        <w:pStyle w:val="Code"/>
      </w:pPr>
      <w:r w:rsidRPr="00EC76D5">
        <w:t xml:space="preserve">                  rightTrack = createTrack(rightSymbol, trackMap, trackSet);</w:t>
      </w:r>
    </w:p>
    <w:p w14:paraId="2DA94CC0" w14:textId="77777777" w:rsidR="006929AD" w:rsidRPr="00EC76D5" w:rsidRDefault="006929AD" w:rsidP="006929AD">
      <w:pPr>
        <w:pStyle w:val="Code"/>
      </w:pPr>
      <w:r w:rsidRPr="00EC76D5">
        <w:t xml:space="preserve">                  rightTrack.addCode(Track.Right, line, rightSymbol.getType());</w:t>
      </w:r>
    </w:p>
    <w:p w14:paraId="52F22BDA" w14:textId="77777777" w:rsidR="006929AD" w:rsidRPr="00EC76D5" w:rsidRDefault="006929AD" w:rsidP="006929AD">
      <w:pPr>
        <w:pStyle w:val="Code"/>
      </w:pPr>
      <w:r w:rsidRPr="00EC76D5">
        <w:t xml:space="preserve">                }</w:t>
      </w:r>
    </w:p>
    <w:p w14:paraId="2F893CB0" w14:textId="77777777" w:rsidR="006929AD" w:rsidRPr="00EC76D5" w:rsidRDefault="006929AD" w:rsidP="006929AD">
      <w:pPr>
        <w:pStyle w:val="Code"/>
      </w:pPr>
    </w:p>
    <w:p w14:paraId="3EE9F465" w14:textId="77777777" w:rsidR="006929AD" w:rsidRPr="00EC76D5" w:rsidRDefault="006929AD" w:rsidP="006929AD">
      <w:pPr>
        <w:pStyle w:val="Code"/>
      </w:pPr>
      <w:r w:rsidRPr="00EC76D5">
        <w:t xml:space="preserve">                tryLoadAddressSymbol(Track.RightAddress, line,</w:t>
      </w:r>
    </w:p>
    <w:p w14:paraId="305192F8" w14:textId="77777777" w:rsidR="006929AD" w:rsidRPr="00EC76D5" w:rsidRDefault="006929AD" w:rsidP="006929AD">
      <w:pPr>
        <w:pStyle w:val="Code"/>
      </w:pPr>
      <w:r w:rsidRPr="00EC76D5">
        <w:t xml:space="preserve">                                     rightSymbol, trackMap);</w:t>
      </w:r>
    </w:p>
    <w:p w14:paraId="44800A7C" w14:textId="77777777" w:rsidR="006929AD" w:rsidRPr="00EC76D5" w:rsidRDefault="006929AD" w:rsidP="006929AD">
      <w:pPr>
        <w:pStyle w:val="Code"/>
      </w:pPr>
      <w:r w:rsidRPr="00EC76D5">
        <w:t xml:space="preserve">              }</w:t>
      </w:r>
    </w:p>
    <w:p w14:paraId="7F1F2171" w14:textId="77777777" w:rsidR="006929AD" w:rsidRPr="00EC76D5" w:rsidRDefault="006929AD" w:rsidP="006929AD">
      <w:pPr>
        <w:pStyle w:val="Code"/>
      </w:pPr>
      <w:r w:rsidRPr="00EC76D5">
        <w:t xml:space="preserve">            }</w:t>
      </w:r>
    </w:p>
    <w:p w14:paraId="6852E98E" w14:textId="77777777" w:rsidR="006929AD" w:rsidRPr="00EC76D5" w:rsidRDefault="006929AD" w:rsidP="006929AD">
      <w:pPr>
        <w:pStyle w:val="Code"/>
      </w:pPr>
      <w:r w:rsidRPr="00EC76D5">
        <w:t xml:space="preserve">          }</w:t>
      </w:r>
    </w:p>
    <w:p w14:paraId="4FD6D004" w14:textId="77777777" w:rsidR="006929AD" w:rsidRPr="00EC76D5" w:rsidRDefault="006929AD" w:rsidP="006929AD">
      <w:pPr>
        <w:pStyle w:val="Code"/>
      </w:pPr>
      <w:r w:rsidRPr="00EC76D5">
        <w:t xml:space="preserve">          break;</w:t>
      </w:r>
    </w:p>
    <w:p w14:paraId="7EF704B6" w14:textId="77777777" w:rsidR="006929AD" w:rsidRPr="00EC76D5" w:rsidRDefault="006929AD" w:rsidP="006929AD">
      <w:pPr>
        <w:pStyle w:val="Code"/>
      </w:pPr>
    </w:p>
    <w:p w14:paraId="657CC375" w14:textId="77777777" w:rsidR="006929AD" w:rsidRPr="00EC76D5" w:rsidRDefault="006929AD" w:rsidP="006929AD">
      <w:pPr>
        <w:pStyle w:val="Code"/>
      </w:pPr>
      <w:r w:rsidRPr="00EC76D5">
        <w:t xml:space="preserve">        case Multiply:</w:t>
      </w:r>
    </w:p>
    <w:p w14:paraId="7E635DC1" w14:textId="77777777" w:rsidR="006929AD" w:rsidRPr="00EC76D5" w:rsidRDefault="006929AD" w:rsidP="006929AD">
      <w:pPr>
        <w:pStyle w:val="Code"/>
      </w:pPr>
      <w:r w:rsidRPr="00EC76D5">
        <w:t xml:space="preserve">        case Divide:</w:t>
      </w:r>
    </w:p>
    <w:p w14:paraId="4510B7CA" w14:textId="77777777" w:rsidR="006929AD" w:rsidRPr="00EC76D5" w:rsidRDefault="006929AD" w:rsidP="006929AD">
      <w:pPr>
        <w:pStyle w:val="Code"/>
      </w:pPr>
      <w:r w:rsidRPr="00EC76D5">
        <w:t xml:space="preserve">        case Modulo: {</w:t>
      </w:r>
    </w:p>
    <w:p w14:paraId="2D6791D5" w14:textId="77777777" w:rsidR="006929AD" w:rsidRPr="00EC76D5" w:rsidRDefault="006929AD" w:rsidP="006929AD">
      <w:pPr>
        <w:pStyle w:val="Code"/>
      </w:pPr>
      <w:r w:rsidRPr="00EC76D5">
        <w:t xml:space="preserve">            Symbol resultSymbol = (Symbol) operand1,</w:t>
      </w:r>
    </w:p>
    <w:p w14:paraId="79525CDC" w14:textId="77777777" w:rsidR="006929AD" w:rsidRPr="00EC76D5" w:rsidRDefault="006929AD" w:rsidP="006929AD">
      <w:pPr>
        <w:pStyle w:val="Code"/>
      </w:pPr>
      <w:r w:rsidRPr="00EC76D5">
        <w:t xml:space="preserve">                   leftSymbol = (Symbol) operand2,</w:t>
      </w:r>
    </w:p>
    <w:p w14:paraId="67C164DF" w14:textId="77777777" w:rsidR="006929AD" w:rsidRPr="00EC76D5" w:rsidRDefault="006929AD" w:rsidP="006929AD">
      <w:pPr>
        <w:pStyle w:val="Code"/>
      </w:pPr>
      <w:r w:rsidRPr="00EC76D5">
        <w:t xml:space="preserve">                   rightSymbol = (Symbol) operand3;</w:t>
      </w:r>
    </w:p>
    <w:p w14:paraId="0147B015" w14:textId="77777777" w:rsidR="006929AD" w:rsidRPr="00EC76D5" w:rsidRDefault="006929AD" w:rsidP="006929AD">
      <w:pPr>
        <w:pStyle w:val="Code"/>
      </w:pPr>
    </w:p>
    <w:p w14:paraId="363ACCC7" w14:textId="77777777" w:rsidR="006929AD" w:rsidRPr="00EC76D5" w:rsidRDefault="006929AD" w:rsidP="006929AD">
      <w:pPr>
        <w:pStyle w:val="Code"/>
      </w:pPr>
      <w:r w:rsidRPr="00EC76D5">
        <w:t xml:space="preserve">            if (resultSymbol.getType().isIntegralOrPointer()) {</w:t>
      </w:r>
    </w:p>
    <w:p w14:paraId="08CEBC26" w14:textId="77777777" w:rsidR="006929AD" w:rsidRPr="00EC76D5" w:rsidRDefault="006929AD" w:rsidP="006929AD">
      <w:pPr>
        <w:pStyle w:val="Code"/>
      </w:pPr>
      <w:r w:rsidRPr="00EC76D5">
        <w:t xml:space="preserve">              int typeSize = leftSymbol.getType().getSize();</w:t>
      </w:r>
    </w:p>
    <w:p w14:paraId="7E14B22D" w14:textId="49914266" w:rsidR="006929AD" w:rsidRPr="00EC76D5" w:rsidRDefault="006929AD" w:rsidP="006929AD">
      <w:pPr>
        <w:pStyle w:val="Code"/>
      </w:pPr>
      <w:r w:rsidRPr="00EC76D5">
        <w:t xml:space="preserve">              Register axRegister = </w:t>
      </w:r>
      <w:r w:rsidR="00495BE2">
        <w:t>LeftQuotientMap</w:t>
      </w:r>
      <w:r w:rsidRPr="00EC76D5">
        <w:t>.get(typeSize);</w:t>
      </w:r>
    </w:p>
    <w:p w14:paraId="7B046746" w14:textId="77777777" w:rsidR="006929AD" w:rsidRPr="00EC76D5" w:rsidRDefault="006929AD" w:rsidP="006929AD">
      <w:pPr>
        <w:pStyle w:val="Code"/>
      </w:pPr>
      <w:r w:rsidRPr="00EC76D5">
        <w:t xml:space="preserve">              saveTemporarySymbol(middleCode, leftSymbol, axRegister,trackMap);</w:t>
      </w:r>
    </w:p>
    <w:p w14:paraId="72FADD3D" w14:textId="77777777" w:rsidR="006929AD" w:rsidRPr="00EC76D5" w:rsidRDefault="006929AD" w:rsidP="006929AD">
      <w:pPr>
        <w:pStyle w:val="Code"/>
      </w:pPr>
      <w:r w:rsidRPr="00EC76D5">
        <w:t xml:space="preserve">              Track leftTrack = trackMap.get(leftSymbol);</w:t>
      </w:r>
    </w:p>
    <w:p w14:paraId="1D067442" w14:textId="77777777" w:rsidR="006929AD" w:rsidRPr="00EC76D5" w:rsidRDefault="006929AD" w:rsidP="006929AD">
      <w:pPr>
        <w:pStyle w:val="Code"/>
      </w:pPr>
    </w:p>
    <w:p w14:paraId="1BA6CEA3" w14:textId="77777777" w:rsidR="006929AD" w:rsidRPr="00EC76D5" w:rsidRDefault="006929AD" w:rsidP="006929AD">
      <w:pPr>
        <w:pStyle w:val="Code"/>
      </w:pPr>
      <w:r w:rsidRPr="00EC76D5">
        <w:t xml:space="preserve">              if (leftTrack != null) {</w:t>
      </w:r>
    </w:p>
    <w:p w14:paraId="695201B4" w14:textId="77777777" w:rsidR="006929AD" w:rsidRPr="00EC76D5" w:rsidRDefault="006929AD" w:rsidP="006929AD">
      <w:pPr>
        <w:pStyle w:val="Code"/>
      </w:pPr>
      <w:r w:rsidRPr="00EC76D5">
        <w:t xml:space="preserve">                if (!leftTrack.isEmpty()) {</w:t>
      </w:r>
    </w:p>
    <w:p w14:paraId="0A1842F7" w14:textId="77777777" w:rsidR="006929AD" w:rsidRPr="00EC76D5" w:rsidRDefault="006929AD" w:rsidP="006929AD">
      <w:pPr>
        <w:pStyle w:val="Code"/>
      </w:pPr>
      <w:r w:rsidRPr="00EC76D5">
        <w:t xml:space="preserve">                  int lastTrackLine = leftTrack.getLastLine();</w:t>
      </w:r>
    </w:p>
    <w:p w14:paraId="5FCDB8C6" w14:textId="77777777" w:rsidR="006929AD" w:rsidRPr="00EC76D5" w:rsidRDefault="006929AD" w:rsidP="006929AD">
      <w:pPr>
        <w:pStyle w:val="Code"/>
      </w:pPr>
    </w:p>
    <w:p w14:paraId="723662DC" w14:textId="77777777" w:rsidR="006929AD" w:rsidRPr="00EC76D5" w:rsidRDefault="006929AD" w:rsidP="006929AD">
      <w:pPr>
        <w:pStyle w:val="Code"/>
      </w:pPr>
      <w:r w:rsidRPr="00EC76D5">
        <w:t xml:space="preserve">                  if (lastTrackLine &lt;= m_axLog) {</w:t>
      </w:r>
    </w:p>
    <w:p w14:paraId="2B7B9772" w14:textId="77777777" w:rsidR="006929AD" w:rsidRPr="00EC76D5" w:rsidRDefault="006929AD" w:rsidP="006929AD">
      <w:pPr>
        <w:pStyle w:val="Code"/>
      </w:pPr>
      <w:r w:rsidRPr="00EC76D5">
        <w:t xml:space="preserve">                    middleCode.setLoad(Track.Left);</w:t>
      </w:r>
    </w:p>
    <w:p w14:paraId="3F6DBE44" w14:textId="77777777" w:rsidR="006929AD" w:rsidRPr="00EC76D5" w:rsidRDefault="006929AD" w:rsidP="006929AD">
      <w:pPr>
        <w:pStyle w:val="Code"/>
      </w:pPr>
      <w:r w:rsidRPr="00EC76D5">
        <w:t xml:space="preserve">                    leftTrack = createTrack(leftSymbol, trackMap, trackSet);</w:t>
      </w:r>
    </w:p>
    <w:p w14:paraId="702905FA" w14:textId="77777777" w:rsidR="006929AD" w:rsidRPr="00EC76D5" w:rsidRDefault="006929AD" w:rsidP="006929AD">
      <w:pPr>
        <w:pStyle w:val="Code"/>
      </w:pPr>
      <w:r w:rsidRPr="00EC76D5">
        <w:t xml:space="preserve">                    m_middleCodeList.get(lastTrackLine).setSave();</w:t>
      </w:r>
    </w:p>
    <w:p w14:paraId="70D72866" w14:textId="77777777" w:rsidR="006929AD" w:rsidRPr="00EC76D5" w:rsidRDefault="006929AD" w:rsidP="006929AD">
      <w:pPr>
        <w:pStyle w:val="Code"/>
      </w:pPr>
      <w:r w:rsidRPr="00EC76D5">
        <w:t xml:space="preserve">                  }</w:t>
      </w:r>
    </w:p>
    <w:p w14:paraId="0935D681" w14:textId="77777777" w:rsidR="006929AD" w:rsidRPr="00EC76D5" w:rsidRDefault="006929AD" w:rsidP="006929AD">
      <w:pPr>
        <w:pStyle w:val="Code"/>
      </w:pPr>
      <w:r w:rsidRPr="00EC76D5">
        <w:t xml:space="preserve">                }</w:t>
      </w:r>
    </w:p>
    <w:p w14:paraId="7172D9AB" w14:textId="77777777" w:rsidR="006929AD" w:rsidRPr="00EC76D5" w:rsidRDefault="006929AD" w:rsidP="006929AD">
      <w:pPr>
        <w:pStyle w:val="Code"/>
      </w:pPr>
    </w:p>
    <w:p w14:paraId="5E1567E9" w14:textId="77777777" w:rsidR="006929AD" w:rsidRPr="00EC76D5" w:rsidRDefault="006929AD" w:rsidP="006929AD">
      <w:pPr>
        <w:pStyle w:val="Code"/>
      </w:pPr>
      <w:r w:rsidRPr="00EC76D5">
        <w:t xml:space="preserve">                Register trackRegister = leftTrack.getRegister();</w:t>
      </w:r>
    </w:p>
    <w:p w14:paraId="764039F8" w14:textId="77777777" w:rsidR="006929AD" w:rsidRPr="00EC76D5" w:rsidRDefault="006929AD" w:rsidP="006929AD">
      <w:pPr>
        <w:pStyle w:val="Code"/>
      </w:pPr>
      <w:r w:rsidRPr="00EC76D5">
        <w:t xml:space="preserve">                </w:t>
      </w:r>
    </w:p>
    <w:p w14:paraId="18FCE79E" w14:textId="77777777" w:rsidR="006929AD" w:rsidRPr="00EC76D5" w:rsidRDefault="006929AD" w:rsidP="006929AD">
      <w:pPr>
        <w:pStyle w:val="Code"/>
      </w:pPr>
      <w:r w:rsidRPr="00EC76D5">
        <w:t xml:space="preserve">                if (trackRegister == null) {</w:t>
      </w:r>
    </w:p>
    <w:p w14:paraId="394E4A14" w14:textId="77777777" w:rsidR="006929AD" w:rsidRPr="00EC76D5" w:rsidRDefault="006929AD" w:rsidP="006929AD">
      <w:pPr>
        <w:pStyle w:val="Code"/>
      </w:pPr>
      <w:r w:rsidRPr="00EC76D5">
        <w:t xml:space="preserve">                  leftTrack.setRegister(axRegister);</w:t>
      </w:r>
    </w:p>
    <w:p w14:paraId="0B7CA527" w14:textId="77777777" w:rsidR="006929AD" w:rsidRPr="00EC76D5" w:rsidRDefault="006929AD" w:rsidP="006929AD">
      <w:pPr>
        <w:pStyle w:val="Code"/>
      </w:pPr>
      <w:r w:rsidRPr="00EC76D5">
        <w:t xml:space="preserve">                  leftTrack.addCode(Track.Left, line, axRegister);</w:t>
      </w:r>
    </w:p>
    <w:p w14:paraId="47D8925F" w14:textId="77777777" w:rsidR="006929AD" w:rsidRPr="00EC76D5" w:rsidRDefault="006929AD" w:rsidP="006929AD">
      <w:pPr>
        <w:pStyle w:val="Code"/>
      </w:pPr>
      <w:r w:rsidRPr="00EC76D5">
        <w:t xml:space="preserve">                }</w:t>
      </w:r>
    </w:p>
    <w:p w14:paraId="5A74321C" w14:textId="77777777" w:rsidR="006929AD" w:rsidRPr="00EC76D5" w:rsidRDefault="006929AD" w:rsidP="006929AD">
      <w:pPr>
        <w:pStyle w:val="Code"/>
      </w:pPr>
      <w:r w:rsidRPr="00EC76D5">
        <w:t xml:space="preserve">                else {</w:t>
      </w:r>
    </w:p>
    <w:p w14:paraId="36B32FB8" w14:textId="77777777" w:rsidR="006929AD" w:rsidRPr="00EC76D5" w:rsidRDefault="006929AD" w:rsidP="006929AD">
      <w:pPr>
        <w:pStyle w:val="Code"/>
      </w:pPr>
      <w:r w:rsidRPr="00EC76D5">
        <w:lastRenderedPageBreak/>
        <w:t xml:space="preserve">                  leftTrack.addCode(Track.Left, line, trackRegister);</w:t>
      </w:r>
    </w:p>
    <w:p w14:paraId="133A6DA1" w14:textId="77777777" w:rsidR="006929AD" w:rsidRPr="00EC76D5" w:rsidRDefault="006929AD" w:rsidP="006929AD">
      <w:pPr>
        <w:pStyle w:val="Code"/>
      </w:pPr>
      <w:r w:rsidRPr="00EC76D5">
        <w:t xml:space="preserve">                }</w:t>
      </w:r>
    </w:p>
    <w:p w14:paraId="438C6D6A" w14:textId="77777777" w:rsidR="006929AD" w:rsidRPr="00EC76D5" w:rsidRDefault="006929AD" w:rsidP="006929AD">
      <w:pPr>
        <w:pStyle w:val="Code"/>
      </w:pPr>
      <w:r w:rsidRPr="00EC76D5">
        <w:t xml:space="preserve">              }</w:t>
      </w:r>
    </w:p>
    <w:p w14:paraId="7D4E509F" w14:textId="77777777" w:rsidR="006929AD" w:rsidRPr="00EC76D5" w:rsidRDefault="006929AD" w:rsidP="006929AD">
      <w:pPr>
        <w:pStyle w:val="Code"/>
      </w:pPr>
      <w:r w:rsidRPr="00EC76D5">
        <w:t xml:space="preserve">              else {</w:t>
      </w:r>
    </w:p>
    <w:p w14:paraId="4077F127" w14:textId="77777777" w:rsidR="006929AD" w:rsidRPr="00EC76D5" w:rsidRDefault="006929AD" w:rsidP="006929AD">
      <w:pPr>
        <w:pStyle w:val="Code"/>
      </w:pPr>
      <w:r w:rsidRPr="00EC76D5">
        <w:t xml:space="preserve">                middleCode.setLoad(Track.Left);</w:t>
      </w:r>
    </w:p>
    <w:p w14:paraId="546B35B7" w14:textId="77777777" w:rsidR="006929AD" w:rsidRPr="00EC76D5" w:rsidRDefault="006929AD" w:rsidP="006929AD">
      <w:pPr>
        <w:pStyle w:val="Code"/>
      </w:pPr>
      <w:r w:rsidRPr="00EC76D5">
        <w:t xml:space="preserve">                leftTrack = createTrack(leftSymbol, trackMap, trackSet);</w:t>
      </w:r>
    </w:p>
    <w:p w14:paraId="2FF89170" w14:textId="77777777" w:rsidR="006929AD" w:rsidRPr="00EC76D5" w:rsidRDefault="006929AD" w:rsidP="006929AD">
      <w:pPr>
        <w:pStyle w:val="Code"/>
      </w:pPr>
      <w:r w:rsidRPr="00EC76D5">
        <w:t xml:space="preserve">                tryLoadAddressSymbol(Track.LeftAddress, line,</w:t>
      </w:r>
    </w:p>
    <w:p w14:paraId="6DF03500" w14:textId="77777777" w:rsidR="006929AD" w:rsidRPr="00EC76D5" w:rsidRDefault="006929AD" w:rsidP="006929AD">
      <w:pPr>
        <w:pStyle w:val="Code"/>
      </w:pPr>
      <w:r w:rsidRPr="00EC76D5">
        <w:t xml:space="preserve">                                     leftSymbol, trackMap);</w:t>
      </w:r>
    </w:p>
    <w:p w14:paraId="332E2D7F" w14:textId="77777777" w:rsidR="006929AD" w:rsidRPr="00EC76D5" w:rsidRDefault="006929AD" w:rsidP="006929AD">
      <w:pPr>
        <w:pStyle w:val="Code"/>
      </w:pPr>
      <w:r w:rsidRPr="00EC76D5">
        <w:t xml:space="preserve">                leftTrack.addCode(Track.Left, line, axRegister);</w:t>
      </w:r>
    </w:p>
    <w:p w14:paraId="0D943B94" w14:textId="77777777" w:rsidR="006929AD" w:rsidRPr="00EC76D5" w:rsidRDefault="006929AD" w:rsidP="006929AD">
      <w:pPr>
        <w:pStyle w:val="Code"/>
      </w:pPr>
      <w:r w:rsidRPr="00EC76D5">
        <w:t xml:space="preserve">              }</w:t>
      </w:r>
    </w:p>
    <w:p w14:paraId="0ABE5976" w14:textId="77777777" w:rsidR="006929AD" w:rsidRPr="00EC76D5" w:rsidRDefault="006929AD" w:rsidP="006929AD">
      <w:pPr>
        <w:pStyle w:val="Code"/>
      </w:pPr>
    </w:p>
    <w:p w14:paraId="437ABC4A" w14:textId="77777777" w:rsidR="006929AD" w:rsidRPr="00EC76D5" w:rsidRDefault="006929AD" w:rsidP="006929AD">
      <w:pPr>
        <w:pStyle w:val="Code"/>
      </w:pPr>
      <w:r w:rsidRPr="00EC76D5">
        <w:t xml:space="preserve">              trackMap.remove(leftSymbol);</w:t>
      </w:r>
    </w:p>
    <w:p w14:paraId="5696341B" w14:textId="77777777" w:rsidR="006929AD" w:rsidRPr="00EC76D5" w:rsidRDefault="006929AD" w:rsidP="006929AD">
      <w:pPr>
        <w:pStyle w:val="Code"/>
      </w:pPr>
      <w:r w:rsidRPr="00EC76D5">
        <w:t xml:space="preserve">              Track rightTrack = trackMap.get(rightSymbol);</w:t>
      </w:r>
    </w:p>
    <w:p w14:paraId="5B59C5C0" w14:textId="77777777" w:rsidR="006929AD" w:rsidRPr="00EC76D5" w:rsidRDefault="006929AD" w:rsidP="006929AD">
      <w:pPr>
        <w:pStyle w:val="Code"/>
      </w:pPr>
      <w:r w:rsidRPr="00EC76D5">
        <w:t xml:space="preserve">              </w:t>
      </w:r>
    </w:p>
    <w:p w14:paraId="1E043DB4" w14:textId="77777777" w:rsidR="006929AD" w:rsidRPr="00EC76D5" w:rsidRDefault="006929AD" w:rsidP="006929AD">
      <w:pPr>
        <w:pStyle w:val="Code"/>
      </w:pPr>
      <w:r w:rsidRPr="00EC76D5">
        <w:t xml:space="preserve">              if (rightTrack != null) {</w:t>
      </w:r>
    </w:p>
    <w:p w14:paraId="23BFEBE6" w14:textId="77777777" w:rsidR="006929AD" w:rsidRPr="00EC76D5" w:rsidRDefault="006929AD" w:rsidP="006929AD">
      <w:pPr>
        <w:pStyle w:val="Code"/>
      </w:pPr>
      <w:r w:rsidRPr="00EC76D5">
        <w:t xml:space="preserve">                rightTrack.addCode(Track.Right, line, rightSymbol.getType());</w:t>
      </w:r>
    </w:p>
    <w:p w14:paraId="14C9914D" w14:textId="77777777" w:rsidR="006929AD" w:rsidRPr="00EC76D5" w:rsidRDefault="006929AD" w:rsidP="006929AD">
      <w:pPr>
        <w:pStyle w:val="Code"/>
      </w:pPr>
      <w:r w:rsidRPr="00EC76D5">
        <w:t xml:space="preserve">              }</w:t>
      </w:r>
    </w:p>
    <w:p w14:paraId="13D7FA09" w14:textId="77777777" w:rsidR="006929AD" w:rsidRPr="00EC76D5" w:rsidRDefault="006929AD" w:rsidP="006929AD">
      <w:pPr>
        <w:pStyle w:val="Code"/>
      </w:pPr>
      <w:r w:rsidRPr="00EC76D5">
        <w:t xml:space="preserve">              else {</w:t>
      </w:r>
    </w:p>
    <w:p w14:paraId="5F9FF48C" w14:textId="77777777" w:rsidR="006929AD" w:rsidRPr="00EC76D5" w:rsidRDefault="006929AD" w:rsidP="006929AD">
      <w:pPr>
        <w:pStyle w:val="Code"/>
      </w:pPr>
      <w:r w:rsidRPr="00EC76D5">
        <w:t xml:space="preserve">                tryLoadAddressSymbol(Track.RightAddress, line,</w:t>
      </w:r>
    </w:p>
    <w:p w14:paraId="1675916D" w14:textId="77777777" w:rsidR="006929AD" w:rsidRPr="00EC76D5" w:rsidRDefault="006929AD" w:rsidP="006929AD">
      <w:pPr>
        <w:pStyle w:val="Code"/>
      </w:pPr>
      <w:r w:rsidRPr="00EC76D5">
        <w:t xml:space="preserve">                                     rightSymbol, trackMap);</w:t>
      </w:r>
    </w:p>
    <w:p w14:paraId="3758D206" w14:textId="77777777" w:rsidR="006929AD" w:rsidRPr="00EC76D5" w:rsidRDefault="006929AD" w:rsidP="006929AD">
      <w:pPr>
        <w:pStyle w:val="Code"/>
      </w:pPr>
      <w:r w:rsidRPr="00EC76D5">
        <w:t xml:space="preserve">              }</w:t>
      </w:r>
    </w:p>
    <w:p w14:paraId="657DF855" w14:textId="77777777" w:rsidR="006929AD" w:rsidRPr="00EC76D5" w:rsidRDefault="006929AD" w:rsidP="006929AD">
      <w:pPr>
        <w:pStyle w:val="Code"/>
      </w:pPr>
    </w:p>
    <w:p w14:paraId="2CACD203" w14:textId="5B42D99B" w:rsidR="006929AD" w:rsidRPr="00EC76D5" w:rsidRDefault="006929AD" w:rsidP="006929AD">
      <w:pPr>
        <w:pStyle w:val="Code"/>
      </w:pPr>
      <w:r w:rsidRPr="00EC76D5">
        <w:t xml:space="preserve">              Register dxRegister = </w:t>
      </w:r>
      <w:r w:rsidR="00495BE2">
        <w:t>ClearRemainderMap</w:t>
      </w:r>
      <w:r w:rsidRPr="00EC76D5">
        <w:t>.get(typeSize);</w:t>
      </w:r>
    </w:p>
    <w:p w14:paraId="7D017D9A" w14:textId="77777777" w:rsidR="006929AD" w:rsidRPr="00EC76D5" w:rsidRDefault="006929AD" w:rsidP="006929AD">
      <w:pPr>
        <w:pStyle w:val="Code"/>
      </w:pPr>
    </w:p>
    <w:p w14:paraId="3D3C65D8" w14:textId="77777777" w:rsidR="006929AD" w:rsidRPr="00EC76D5" w:rsidRDefault="006929AD" w:rsidP="006929AD">
      <w:pPr>
        <w:pStyle w:val="Code"/>
      </w:pPr>
      <w:r w:rsidRPr="00EC76D5">
        <w:t xml:space="preserve">              if (!((leftTrack != null) &amp;&amp;</w:t>
      </w:r>
    </w:p>
    <w:p w14:paraId="511BF4B2" w14:textId="77777777" w:rsidR="006929AD" w:rsidRPr="00EC76D5" w:rsidRDefault="006929AD" w:rsidP="006929AD">
      <w:pPr>
        <w:pStyle w:val="Code"/>
      </w:pPr>
      <w:r w:rsidRPr="00EC76D5">
        <w:t xml:space="preserve">                   ObjectCode.registerOverlap(dxRegister, leftTrack.getRegister())) &amp;&amp;</w:t>
      </w:r>
    </w:p>
    <w:p w14:paraId="388739B7" w14:textId="77777777" w:rsidR="006929AD" w:rsidRPr="00EC76D5" w:rsidRDefault="006929AD" w:rsidP="006929AD">
      <w:pPr>
        <w:pStyle w:val="Code"/>
      </w:pPr>
      <w:r w:rsidRPr="00EC76D5">
        <w:t xml:space="preserve">                  !((rightTrack != null) &amp;&amp;</w:t>
      </w:r>
    </w:p>
    <w:p w14:paraId="36BDEE48" w14:textId="77777777" w:rsidR="006929AD" w:rsidRPr="00EC76D5" w:rsidRDefault="006929AD" w:rsidP="006929AD">
      <w:pPr>
        <w:pStyle w:val="Code"/>
      </w:pPr>
      <w:r w:rsidRPr="00EC76D5">
        <w:t xml:space="preserve">                   ObjectCode.registerOverlap(dxRegister, rightTrack.getRegister()))) {</w:t>
      </w:r>
    </w:p>
    <w:p w14:paraId="2F6B20F7" w14:textId="77777777" w:rsidR="006929AD" w:rsidRPr="00EC76D5" w:rsidRDefault="006929AD" w:rsidP="006929AD">
      <w:pPr>
        <w:pStyle w:val="Code"/>
      </w:pPr>
      <w:r w:rsidRPr="00EC76D5">
        <w:t xml:space="preserve">                saveTemporarySymbol(middleCode, null, dxRegister, trackMap);</w:t>
      </w:r>
    </w:p>
    <w:p w14:paraId="3BDC7148" w14:textId="77777777" w:rsidR="006929AD" w:rsidRPr="00EC76D5" w:rsidRDefault="006929AD" w:rsidP="006929AD">
      <w:pPr>
        <w:pStyle w:val="Code"/>
      </w:pPr>
      <w:r w:rsidRPr="00EC76D5">
        <w:t xml:space="preserve">                Track clearTrack = new Track(leftSymbol.getType());</w:t>
      </w:r>
    </w:p>
    <w:p w14:paraId="12F2B0EC" w14:textId="77777777" w:rsidR="006929AD" w:rsidRPr="00EC76D5" w:rsidRDefault="006929AD" w:rsidP="006929AD">
      <w:pPr>
        <w:pStyle w:val="Code"/>
      </w:pPr>
      <w:r w:rsidRPr="00EC76D5">
        <w:t xml:space="preserve">                trackSet.add(clearTrack);</w:t>
      </w:r>
    </w:p>
    <w:p w14:paraId="037A1871" w14:textId="77777777" w:rsidR="006929AD" w:rsidRPr="00EC76D5" w:rsidRDefault="006929AD" w:rsidP="006929AD">
      <w:pPr>
        <w:pStyle w:val="Code"/>
      </w:pPr>
      <w:r w:rsidRPr="00EC76D5">
        <w:t xml:space="preserve">                clearTrack.addCode(Track.Clear, line, dxRegister);</w:t>
      </w:r>
    </w:p>
    <w:p w14:paraId="7E085E32" w14:textId="77777777" w:rsidR="006929AD" w:rsidRPr="00EC76D5" w:rsidRDefault="006929AD" w:rsidP="006929AD">
      <w:pPr>
        <w:pStyle w:val="Code"/>
      </w:pPr>
      <w:r w:rsidRPr="00EC76D5">
        <w:t xml:space="preserve">              }</w:t>
      </w:r>
    </w:p>
    <w:p w14:paraId="22129861" w14:textId="77777777" w:rsidR="006929AD" w:rsidRPr="00EC76D5" w:rsidRDefault="006929AD" w:rsidP="006929AD">
      <w:pPr>
        <w:pStyle w:val="Code"/>
      </w:pPr>
    </w:p>
    <w:p w14:paraId="3E6C9096" w14:textId="77777777" w:rsidR="006929AD" w:rsidRPr="00EC76D5" w:rsidRDefault="006929AD" w:rsidP="006929AD">
      <w:pPr>
        <w:pStyle w:val="Code"/>
      </w:pPr>
      <w:r w:rsidRPr="00EC76D5">
        <w:t xml:space="preserve">              Track resultTrack = createTrack(resultSymbol, trackMap, trackSet);</w:t>
      </w:r>
    </w:p>
    <w:p w14:paraId="65F3B20B" w14:textId="77777777" w:rsidR="006929AD" w:rsidRPr="00EC76D5" w:rsidRDefault="006929AD" w:rsidP="006929AD">
      <w:pPr>
        <w:pStyle w:val="Code"/>
      </w:pPr>
      <w:r w:rsidRPr="00EC76D5">
        <w:t xml:space="preserve">              Register resultRegister =</w:t>
      </w:r>
    </w:p>
    <w:p w14:paraId="51022AE2" w14:textId="77777777" w:rsidR="006929AD" w:rsidRPr="00EC76D5" w:rsidRDefault="006929AD" w:rsidP="006929AD">
      <w:pPr>
        <w:pStyle w:val="Code"/>
      </w:pPr>
      <w:r w:rsidRPr="00EC76D5">
        <w:t xml:space="preserve">                ResultMultiplyMap.get(new Pair&lt;&gt;(operator, typeSize));</w:t>
      </w:r>
    </w:p>
    <w:p w14:paraId="5B34069A" w14:textId="77777777" w:rsidR="006929AD" w:rsidRPr="00EC76D5" w:rsidRDefault="006929AD" w:rsidP="006929AD">
      <w:pPr>
        <w:pStyle w:val="Code"/>
      </w:pPr>
      <w:r w:rsidRPr="00EC76D5">
        <w:t xml:space="preserve">              resultTrack.setRegister(resultRegister);</w:t>
      </w:r>
    </w:p>
    <w:p w14:paraId="75EE2E5D" w14:textId="77777777" w:rsidR="006929AD" w:rsidRPr="00EC76D5" w:rsidRDefault="006929AD" w:rsidP="006929AD">
      <w:pPr>
        <w:pStyle w:val="Code"/>
      </w:pPr>
      <w:r w:rsidRPr="00EC76D5">
        <w:t xml:space="preserve">              trackMap.put(resultSymbol, resultTrack);</w:t>
      </w:r>
    </w:p>
    <w:p w14:paraId="4D759F9E" w14:textId="77777777" w:rsidR="006929AD" w:rsidRPr="00EC76D5" w:rsidRDefault="006929AD" w:rsidP="006929AD">
      <w:pPr>
        <w:pStyle w:val="Code"/>
      </w:pPr>
      <w:r w:rsidRPr="00EC76D5">
        <w:t xml:space="preserve">            }</w:t>
      </w:r>
    </w:p>
    <w:p w14:paraId="347957BA" w14:textId="77777777" w:rsidR="006929AD" w:rsidRPr="00EC76D5" w:rsidRDefault="006929AD" w:rsidP="006929AD">
      <w:pPr>
        <w:pStyle w:val="Code"/>
      </w:pPr>
      <w:r w:rsidRPr="00EC76D5">
        <w:t xml:space="preserve">            </w:t>
      </w:r>
    </w:p>
    <w:p w14:paraId="2E27408E" w14:textId="77777777" w:rsidR="006929AD" w:rsidRPr="00EC76D5" w:rsidRDefault="006929AD" w:rsidP="006929AD">
      <w:pPr>
        <w:pStyle w:val="Code"/>
      </w:pPr>
      <w:r w:rsidRPr="00EC76D5">
        <w:t xml:space="preserve">            m_axLog = line;</w:t>
      </w:r>
    </w:p>
    <w:p w14:paraId="32E45417" w14:textId="77777777" w:rsidR="006929AD" w:rsidRPr="00EC76D5" w:rsidRDefault="006929AD" w:rsidP="006929AD">
      <w:pPr>
        <w:pStyle w:val="Code"/>
      </w:pPr>
      <w:r w:rsidRPr="00EC76D5">
        <w:t xml:space="preserve">            // left ax, clear dx, right bx</w:t>
      </w:r>
    </w:p>
    <w:p w14:paraId="7C7ABB49" w14:textId="77777777" w:rsidR="006929AD" w:rsidRPr="00EC76D5" w:rsidRDefault="006929AD" w:rsidP="006929AD">
      <w:pPr>
        <w:pStyle w:val="Code"/>
      </w:pPr>
      <w:r w:rsidRPr="00EC76D5">
        <w:t xml:space="preserve">            // mul bx</w:t>
      </w:r>
    </w:p>
    <w:p w14:paraId="0B6FE3EC" w14:textId="77777777" w:rsidR="006929AD" w:rsidRPr="00EC76D5" w:rsidRDefault="006929AD" w:rsidP="006929AD">
      <w:pPr>
        <w:pStyle w:val="Code"/>
      </w:pPr>
      <w:r w:rsidRPr="00EC76D5">
        <w:t xml:space="preserve">          }</w:t>
      </w:r>
    </w:p>
    <w:p w14:paraId="5E8786B6" w14:textId="77777777" w:rsidR="006929AD" w:rsidRPr="00EC76D5" w:rsidRDefault="006929AD" w:rsidP="006929AD">
      <w:pPr>
        <w:pStyle w:val="Code"/>
      </w:pPr>
      <w:r w:rsidRPr="00EC76D5">
        <w:t xml:space="preserve">          break;</w:t>
      </w:r>
    </w:p>
    <w:p w14:paraId="1047D3E1" w14:textId="77777777" w:rsidR="006929AD" w:rsidRPr="00EC76D5" w:rsidRDefault="006929AD" w:rsidP="006929AD">
      <w:pPr>
        <w:pStyle w:val="Code"/>
      </w:pPr>
    </w:p>
    <w:p w14:paraId="2E981776" w14:textId="77777777" w:rsidR="006929AD" w:rsidRPr="00EC76D5" w:rsidRDefault="006929AD" w:rsidP="006929AD">
      <w:pPr>
        <w:pStyle w:val="Code"/>
      </w:pPr>
      <w:r w:rsidRPr="00EC76D5">
        <w:t xml:space="preserve">        case LoadToRegister: { // load_register(bx, a * b);</w:t>
      </w:r>
    </w:p>
    <w:p w14:paraId="1BC8D09A" w14:textId="77777777" w:rsidR="006929AD" w:rsidRPr="00EC76D5" w:rsidRDefault="006929AD" w:rsidP="006929AD">
      <w:pPr>
        <w:pStyle w:val="Code"/>
      </w:pPr>
      <w:r w:rsidRPr="00EC76D5">
        <w:t xml:space="preserve">            Symbol symbol = (Symbol) operand2;</w:t>
      </w:r>
    </w:p>
    <w:p w14:paraId="01F76968" w14:textId="77777777" w:rsidR="006929AD" w:rsidRPr="00EC76D5" w:rsidRDefault="006929AD" w:rsidP="006929AD">
      <w:pPr>
        <w:pStyle w:val="Code"/>
      </w:pPr>
      <w:r w:rsidRPr="00EC76D5">
        <w:t xml:space="preserve">            </w:t>
      </w:r>
    </w:p>
    <w:p w14:paraId="0B937CDF" w14:textId="77777777" w:rsidR="006929AD" w:rsidRPr="00EC76D5" w:rsidRDefault="006929AD" w:rsidP="006929AD">
      <w:pPr>
        <w:pStyle w:val="Code"/>
      </w:pPr>
      <w:r w:rsidRPr="00EC76D5">
        <w:t xml:space="preserve">            if (!symbol.hasValue()) {</w:t>
      </w:r>
    </w:p>
    <w:p w14:paraId="342A326F" w14:textId="77777777" w:rsidR="006929AD" w:rsidRPr="00EC76D5" w:rsidRDefault="006929AD" w:rsidP="006929AD">
      <w:pPr>
        <w:pStyle w:val="Code"/>
      </w:pPr>
      <w:r w:rsidRPr="00EC76D5">
        <w:t xml:space="preserve">              Register register = (Register) operand1;</w:t>
      </w:r>
    </w:p>
    <w:p w14:paraId="51DD985E" w14:textId="77777777" w:rsidR="006929AD" w:rsidRPr="00EC76D5" w:rsidRDefault="006929AD" w:rsidP="006929AD">
      <w:pPr>
        <w:pStyle w:val="Code"/>
      </w:pPr>
      <w:r w:rsidRPr="00EC76D5">
        <w:t xml:space="preserve">              middleCode.setRegister(Track.Left, register);</w:t>
      </w:r>
    </w:p>
    <w:p w14:paraId="3D2B26C0" w14:textId="77777777" w:rsidR="006929AD" w:rsidRPr="00EC76D5" w:rsidRDefault="006929AD" w:rsidP="006929AD">
      <w:pPr>
        <w:pStyle w:val="Code"/>
      </w:pPr>
      <w:r w:rsidRPr="00EC76D5">
        <w:t xml:space="preserve">              Track track = trackMap.get(symbol);</w:t>
      </w:r>
    </w:p>
    <w:p w14:paraId="3B7A78C1" w14:textId="77777777" w:rsidR="006929AD" w:rsidRPr="00EC76D5" w:rsidRDefault="006929AD" w:rsidP="006929AD">
      <w:pPr>
        <w:pStyle w:val="Code"/>
      </w:pPr>
    </w:p>
    <w:p w14:paraId="64775841" w14:textId="77777777" w:rsidR="006929AD" w:rsidRPr="00EC76D5" w:rsidRDefault="006929AD" w:rsidP="006929AD">
      <w:pPr>
        <w:pStyle w:val="Code"/>
      </w:pPr>
      <w:r w:rsidRPr="00EC76D5">
        <w:t xml:space="preserve">              if (track != null) {</w:t>
      </w:r>
    </w:p>
    <w:p w14:paraId="5181B524" w14:textId="77777777" w:rsidR="006929AD" w:rsidRPr="00EC76D5" w:rsidRDefault="006929AD" w:rsidP="006929AD">
      <w:pPr>
        <w:pStyle w:val="Code"/>
      </w:pPr>
      <w:r w:rsidRPr="00EC76D5">
        <w:t xml:space="preserve">                if (track.getRegister() == null) {</w:t>
      </w:r>
    </w:p>
    <w:p w14:paraId="780F05C2" w14:textId="77777777" w:rsidR="006929AD" w:rsidRPr="00EC76D5" w:rsidRDefault="006929AD" w:rsidP="006929AD">
      <w:pPr>
        <w:pStyle w:val="Code"/>
      </w:pPr>
      <w:r w:rsidRPr="00EC76D5">
        <w:t xml:space="preserve">                  track.addCode(Track.Left, line, register);</w:t>
      </w:r>
    </w:p>
    <w:p w14:paraId="735CE1F4" w14:textId="77777777" w:rsidR="006929AD" w:rsidRPr="00EC76D5" w:rsidRDefault="006929AD" w:rsidP="006929AD">
      <w:pPr>
        <w:pStyle w:val="Code"/>
      </w:pPr>
      <w:r w:rsidRPr="00EC76D5">
        <w:t xml:space="preserve">                }</w:t>
      </w:r>
    </w:p>
    <w:p w14:paraId="4D553EDB" w14:textId="77777777" w:rsidR="006929AD" w:rsidRPr="00EC76D5" w:rsidRDefault="006929AD" w:rsidP="006929AD">
      <w:pPr>
        <w:pStyle w:val="Code"/>
      </w:pPr>
      <w:r w:rsidRPr="00EC76D5">
        <w:t xml:space="preserve">                else {</w:t>
      </w:r>
    </w:p>
    <w:p w14:paraId="5A594314" w14:textId="77777777" w:rsidR="006929AD" w:rsidRPr="00EC76D5" w:rsidRDefault="006929AD" w:rsidP="006929AD">
      <w:pPr>
        <w:pStyle w:val="Code"/>
      </w:pPr>
      <w:r w:rsidRPr="00EC76D5">
        <w:t xml:space="preserve">                  track.addCode(Track.Left, line, symbol.getType());</w:t>
      </w:r>
    </w:p>
    <w:p w14:paraId="2D6F4935" w14:textId="77777777" w:rsidR="006929AD" w:rsidRPr="00EC76D5" w:rsidRDefault="006929AD" w:rsidP="006929AD">
      <w:pPr>
        <w:pStyle w:val="Code"/>
      </w:pPr>
      <w:r w:rsidRPr="00EC76D5">
        <w:t xml:space="preserve">                }</w:t>
      </w:r>
    </w:p>
    <w:p w14:paraId="21584229" w14:textId="77777777" w:rsidR="006929AD" w:rsidRPr="00EC76D5" w:rsidRDefault="006929AD" w:rsidP="006929AD">
      <w:pPr>
        <w:pStyle w:val="Code"/>
      </w:pPr>
      <w:r w:rsidRPr="00EC76D5">
        <w:t xml:space="preserve">              }</w:t>
      </w:r>
    </w:p>
    <w:p w14:paraId="51EED272" w14:textId="77777777" w:rsidR="006929AD" w:rsidRPr="00EC76D5" w:rsidRDefault="006929AD" w:rsidP="006929AD">
      <w:pPr>
        <w:pStyle w:val="Code"/>
      </w:pPr>
      <w:r w:rsidRPr="00EC76D5">
        <w:t xml:space="preserve">              else {</w:t>
      </w:r>
    </w:p>
    <w:p w14:paraId="520C380E" w14:textId="77777777" w:rsidR="006929AD" w:rsidRPr="00EC76D5" w:rsidRDefault="006929AD" w:rsidP="006929AD">
      <w:pPr>
        <w:pStyle w:val="Code"/>
      </w:pPr>
      <w:r w:rsidRPr="00EC76D5">
        <w:t xml:space="preserve">                middleCode.setLoad(Track.Left);</w:t>
      </w:r>
    </w:p>
    <w:p w14:paraId="39CF465B" w14:textId="77777777" w:rsidR="006929AD" w:rsidRPr="00EC76D5" w:rsidRDefault="006929AD" w:rsidP="006929AD">
      <w:pPr>
        <w:pStyle w:val="Code"/>
      </w:pPr>
      <w:r w:rsidRPr="00EC76D5">
        <w:t xml:space="preserve">                track = createTrack(symbol, trackMap, trackSet);</w:t>
      </w:r>
    </w:p>
    <w:p w14:paraId="5FCADFA8" w14:textId="77777777" w:rsidR="006929AD" w:rsidRPr="00EC76D5" w:rsidRDefault="006929AD" w:rsidP="006929AD">
      <w:pPr>
        <w:pStyle w:val="Code"/>
      </w:pPr>
      <w:r w:rsidRPr="00EC76D5">
        <w:t xml:space="preserve">                track.addCode(Track.Left, line, register);</w:t>
      </w:r>
    </w:p>
    <w:p w14:paraId="04F31EA1" w14:textId="77777777" w:rsidR="006929AD" w:rsidRPr="00EC76D5" w:rsidRDefault="006929AD" w:rsidP="006929AD">
      <w:pPr>
        <w:pStyle w:val="Code"/>
      </w:pPr>
      <w:r w:rsidRPr="00EC76D5">
        <w:t xml:space="preserve">                tryLoadAddressSymbol(Track.LeftAddress, line, symbol, trackMap);</w:t>
      </w:r>
    </w:p>
    <w:p w14:paraId="7DEABDDB" w14:textId="77777777" w:rsidR="006929AD" w:rsidRPr="00EC76D5" w:rsidRDefault="006929AD" w:rsidP="006929AD">
      <w:pPr>
        <w:pStyle w:val="Code"/>
      </w:pPr>
      <w:r w:rsidRPr="00EC76D5">
        <w:t xml:space="preserve">              }</w:t>
      </w:r>
    </w:p>
    <w:p w14:paraId="318283AE" w14:textId="77777777" w:rsidR="006929AD" w:rsidRPr="00EC76D5" w:rsidRDefault="006929AD" w:rsidP="006929AD">
      <w:pPr>
        <w:pStyle w:val="Code"/>
      </w:pPr>
      <w:r w:rsidRPr="00EC76D5">
        <w:t xml:space="preserve">            }</w:t>
      </w:r>
    </w:p>
    <w:p w14:paraId="77026D45" w14:textId="77777777" w:rsidR="006929AD" w:rsidRPr="00EC76D5" w:rsidRDefault="006929AD" w:rsidP="006929AD">
      <w:pPr>
        <w:pStyle w:val="Code"/>
      </w:pPr>
      <w:r w:rsidRPr="00EC76D5">
        <w:t xml:space="preserve">          }</w:t>
      </w:r>
    </w:p>
    <w:p w14:paraId="3326DFB6" w14:textId="77777777" w:rsidR="006929AD" w:rsidRPr="00EC76D5" w:rsidRDefault="006929AD" w:rsidP="006929AD">
      <w:pPr>
        <w:pStyle w:val="Code"/>
      </w:pPr>
      <w:r w:rsidRPr="00EC76D5">
        <w:t xml:space="preserve">          break;</w:t>
      </w:r>
    </w:p>
    <w:p w14:paraId="75611577" w14:textId="77777777" w:rsidR="006929AD" w:rsidRPr="00EC76D5" w:rsidRDefault="006929AD" w:rsidP="006929AD">
      <w:pPr>
        <w:pStyle w:val="Code"/>
      </w:pPr>
    </w:p>
    <w:p w14:paraId="288179F5" w14:textId="77777777" w:rsidR="006929AD" w:rsidRPr="00EC76D5" w:rsidRDefault="006929AD" w:rsidP="006929AD">
      <w:pPr>
        <w:pStyle w:val="Code"/>
      </w:pPr>
      <w:r w:rsidRPr="00EC76D5">
        <w:t xml:space="preserve">        case SaveFromRegister: {              </w:t>
      </w:r>
    </w:p>
    <w:p w14:paraId="0A306C12" w14:textId="77777777" w:rsidR="006929AD" w:rsidRPr="00EC76D5" w:rsidRDefault="006929AD" w:rsidP="006929AD">
      <w:pPr>
        <w:pStyle w:val="Code"/>
      </w:pPr>
      <w:r w:rsidRPr="00EC76D5">
        <w:t xml:space="preserve">            Symbol symbol = (Symbol) operand1;</w:t>
      </w:r>
    </w:p>
    <w:p w14:paraId="7EAEADA0" w14:textId="77777777" w:rsidR="006929AD" w:rsidRPr="00EC76D5" w:rsidRDefault="006929AD" w:rsidP="006929AD">
      <w:pPr>
        <w:pStyle w:val="Code"/>
      </w:pPr>
      <w:r w:rsidRPr="00EC76D5">
        <w:t xml:space="preserve">            trackMap.remove(symbol);</w:t>
      </w:r>
    </w:p>
    <w:p w14:paraId="0E47D115" w14:textId="77777777" w:rsidR="006929AD" w:rsidRPr="00EC76D5" w:rsidRDefault="006929AD" w:rsidP="006929AD">
      <w:pPr>
        <w:pStyle w:val="Code"/>
      </w:pPr>
    </w:p>
    <w:p w14:paraId="742CD324" w14:textId="77777777" w:rsidR="006929AD" w:rsidRPr="00EC76D5" w:rsidRDefault="006929AD" w:rsidP="006929AD">
      <w:pPr>
        <w:pStyle w:val="Code"/>
      </w:pPr>
      <w:r w:rsidRPr="00EC76D5">
        <w:t xml:space="preserve">            Track track = createTrack(symbol, trackMap, trackSet);</w:t>
      </w:r>
    </w:p>
    <w:p w14:paraId="76ACF4FA" w14:textId="77777777" w:rsidR="006929AD" w:rsidRPr="00EC76D5" w:rsidRDefault="006929AD" w:rsidP="006929AD">
      <w:pPr>
        <w:pStyle w:val="Code"/>
      </w:pPr>
      <w:r w:rsidRPr="00EC76D5">
        <w:t xml:space="preserve">            Register register = (Register) operand2;</w:t>
      </w:r>
    </w:p>
    <w:p w14:paraId="643F000C" w14:textId="77777777" w:rsidR="006929AD" w:rsidRPr="00EC76D5" w:rsidRDefault="006929AD" w:rsidP="006929AD">
      <w:pPr>
        <w:pStyle w:val="Code"/>
      </w:pPr>
      <w:r w:rsidRPr="00EC76D5">
        <w:t xml:space="preserve">            track.addCode(Track.Left, line, register);</w:t>
      </w:r>
    </w:p>
    <w:p w14:paraId="5FF1B57B" w14:textId="77777777" w:rsidR="006929AD" w:rsidRPr="00EC76D5" w:rsidRDefault="006929AD" w:rsidP="006929AD">
      <w:pPr>
        <w:pStyle w:val="Code"/>
      </w:pPr>
      <w:r w:rsidRPr="00EC76D5">
        <w:t xml:space="preserve">          }</w:t>
      </w:r>
    </w:p>
    <w:p w14:paraId="56CC29D1" w14:textId="77777777" w:rsidR="006929AD" w:rsidRPr="00EC76D5" w:rsidRDefault="006929AD" w:rsidP="006929AD">
      <w:pPr>
        <w:pStyle w:val="Code"/>
      </w:pPr>
      <w:r w:rsidRPr="00EC76D5">
        <w:t xml:space="preserve">          break;</w:t>
      </w:r>
    </w:p>
    <w:p w14:paraId="716D139C" w14:textId="77777777" w:rsidR="006929AD" w:rsidRPr="00EC76D5" w:rsidRDefault="006929AD" w:rsidP="006929AD">
      <w:pPr>
        <w:pStyle w:val="Code"/>
      </w:pPr>
    </w:p>
    <w:p w14:paraId="00963BF7" w14:textId="77777777" w:rsidR="006929AD" w:rsidRPr="00EC76D5" w:rsidRDefault="006929AD" w:rsidP="006929AD">
      <w:pPr>
        <w:pStyle w:val="Code"/>
      </w:pPr>
      <w:r w:rsidRPr="00EC76D5">
        <w:t xml:space="preserve">        case ClearRegisters: {</w:t>
      </w:r>
    </w:p>
    <w:p w14:paraId="1E87229D" w14:textId="77777777" w:rsidR="006929AD" w:rsidRPr="00EC76D5" w:rsidRDefault="006929AD" w:rsidP="006929AD">
      <w:pPr>
        <w:pStyle w:val="Code"/>
      </w:pPr>
      <w:r w:rsidRPr="00EC76D5">
        <w:t xml:space="preserve">            trackMap.clear();</w:t>
      </w:r>
    </w:p>
    <w:p w14:paraId="41479723" w14:textId="77777777" w:rsidR="006929AD" w:rsidRPr="00EC76D5" w:rsidRDefault="006929AD" w:rsidP="006929AD">
      <w:pPr>
        <w:pStyle w:val="Code"/>
      </w:pPr>
      <w:r w:rsidRPr="00EC76D5">
        <w:t xml:space="preserve">          }</w:t>
      </w:r>
    </w:p>
    <w:p w14:paraId="727DDE3C" w14:textId="77777777" w:rsidR="006929AD" w:rsidRPr="00EC76D5" w:rsidRDefault="006929AD" w:rsidP="006929AD">
      <w:pPr>
        <w:pStyle w:val="Code"/>
      </w:pPr>
      <w:r w:rsidRPr="00EC76D5">
        <w:t xml:space="preserve">          break;</w:t>
      </w:r>
    </w:p>
    <w:p w14:paraId="61C39516" w14:textId="77777777" w:rsidR="006929AD" w:rsidRPr="00EC76D5" w:rsidRDefault="006929AD" w:rsidP="006929AD">
      <w:pPr>
        <w:pStyle w:val="Code"/>
      </w:pPr>
    </w:p>
    <w:p w14:paraId="273B5F69" w14:textId="77777777" w:rsidR="006929AD" w:rsidRPr="00EC76D5" w:rsidRDefault="006929AD" w:rsidP="006929AD">
      <w:pPr>
        <w:pStyle w:val="Code"/>
      </w:pPr>
      <w:r w:rsidRPr="00EC76D5">
        <w:t xml:space="preserve">        case LoadStatusByte:</w:t>
      </w:r>
    </w:p>
    <w:p w14:paraId="2BC800A2" w14:textId="77777777" w:rsidR="006929AD" w:rsidRPr="00EC76D5" w:rsidRDefault="006929AD" w:rsidP="006929AD">
      <w:pPr>
        <w:pStyle w:val="Code"/>
      </w:pPr>
      <w:r w:rsidRPr="00EC76D5">
        <w:t xml:space="preserve">          break;</w:t>
      </w:r>
    </w:p>
    <w:p w14:paraId="32CD1740" w14:textId="77777777" w:rsidR="006929AD" w:rsidRPr="00EC76D5" w:rsidRDefault="006929AD" w:rsidP="006929AD">
      <w:pPr>
        <w:pStyle w:val="Code"/>
      </w:pPr>
    </w:p>
    <w:p w14:paraId="0101C846" w14:textId="77777777" w:rsidR="006929AD" w:rsidRPr="00EC76D5" w:rsidRDefault="006929AD" w:rsidP="006929AD">
      <w:pPr>
        <w:pStyle w:val="Code"/>
      </w:pPr>
      <w:r w:rsidRPr="00EC76D5">
        <w:t xml:space="preserve">        case SaveFromFlagByte: {</w:t>
      </w:r>
    </w:p>
    <w:p w14:paraId="3C6CC6A0" w14:textId="77777777" w:rsidR="006929AD" w:rsidRPr="00EC76D5" w:rsidRDefault="006929AD" w:rsidP="006929AD">
      <w:pPr>
        <w:pStyle w:val="Code"/>
      </w:pPr>
      <w:r w:rsidRPr="00EC76D5">
        <w:t xml:space="preserve">            Symbol symbol = (Symbol) operand1;</w:t>
      </w:r>
    </w:p>
    <w:p w14:paraId="340CAD83" w14:textId="77777777" w:rsidR="006929AD" w:rsidRPr="00EC76D5" w:rsidRDefault="006929AD" w:rsidP="006929AD">
      <w:pPr>
        <w:pStyle w:val="Code"/>
      </w:pPr>
      <w:r w:rsidRPr="00EC76D5">
        <w:t xml:space="preserve">            saveTemporarySymbol(middleCode, null, Register.ax, trackMap);</w:t>
      </w:r>
    </w:p>
    <w:p w14:paraId="6569412C" w14:textId="77777777" w:rsidR="006929AD" w:rsidRPr="00EC76D5" w:rsidRDefault="006929AD" w:rsidP="006929AD">
      <w:pPr>
        <w:pStyle w:val="Code"/>
      </w:pPr>
      <w:r w:rsidRPr="00EC76D5">
        <w:t xml:space="preserve">            Track track = createTrack(symbol, trackMap, trackSet);</w:t>
      </w:r>
    </w:p>
    <w:p w14:paraId="11F612DF" w14:textId="77777777" w:rsidR="006929AD" w:rsidRPr="00EC76D5" w:rsidRDefault="006929AD" w:rsidP="006929AD">
      <w:pPr>
        <w:pStyle w:val="Code"/>
      </w:pPr>
      <w:r w:rsidRPr="00EC76D5">
        <w:t xml:space="preserve">            track.addCode(Track.Left, line, Register.al);</w:t>
      </w:r>
    </w:p>
    <w:p w14:paraId="283EBF58" w14:textId="77777777" w:rsidR="006929AD" w:rsidRPr="00EC76D5" w:rsidRDefault="006929AD" w:rsidP="006929AD">
      <w:pPr>
        <w:pStyle w:val="Code"/>
      </w:pPr>
      <w:r w:rsidRPr="00EC76D5">
        <w:t xml:space="preserve">            middleCode.setSave();</w:t>
      </w:r>
    </w:p>
    <w:p w14:paraId="0A3F4DA4" w14:textId="77777777" w:rsidR="006929AD" w:rsidRPr="00EC76D5" w:rsidRDefault="006929AD" w:rsidP="006929AD">
      <w:pPr>
        <w:pStyle w:val="Code"/>
      </w:pPr>
      <w:r w:rsidRPr="00EC76D5">
        <w:t xml:space="preserve">          }</w:t>
      </w:r>
    </w:p>
    <w:p w14:paraId="399248AC" w14:textId="77777777" w:rsidR="006929AD" w:rsidRPr="00EC76D5" w:rsidRDefault="006929AD" w:rsidP="006929AD">
      <w:pPr>
        <w:pStyle w:val="Code"/>
      </w:pPr>
      <w:r w:rsidRPr="00EC76D5">
        <w:t xml:space="preserve">          break;</w:t>
      </w:r>
    </w:p>
    <w:p w14:paraId="3BFABBE3" w14:textId="77777777" w:rsidR="006929AD" w:rsidRPr="00EC76D5" w:rsidRDefault="006929AD" w:rsidP="006929AD">
      <w:pPr>
        <w:pStyle w:val="Code"/>
      </w:pPr>
    </w:p>
    <w:p w14:paraId="1D06BF4B" w14:textId="77777777" w:rsidR="006929AD" w:rsidRPr="00EC76D5" w:rsidRDefault="006929AD" w:rsidP="006929AD">
      <w:pPr>
        <w:pStyle w:val="Code"/>
      </w:pPr>
      <w:r w:rsidRPr="00EC76D5">
        <w:t xml:space="preserve">        case IntegralToIntegral: {</w:t>
      </w:r>
    </w:p>
    <w:p w14:paraId="26E57332" w14:textId="77777777" w:rsidR="006929AD" w:rsidRPr="00EC76D5" w:rsidRDefault="006929AD" w:rsidP="006929AD">
      <w:pPr>
        <w:pStyle w:val="Code"/>
      </w:pPr>
      <w:r w:rsidRPr="00EC76D5">
        <w:t xml:space="preserve">            Symbol leftSymbol = (Symbol) operand2,</w:t>
      </w:r>
    </w:p>
    <w:p w14:paraId="4B80FB90" w14:textId="77777777" w:rsidR="006929AD" w:rsidRPr="00EC76D5" w:rsidRDefault="006929AD" w:rsidP="006929AD">
      <w:pPr>
        <w:pStyle w:val="Code"/>
      </w:pPr>
      <w:r w:rsidRPr="00EC76D5">
        <w:t xml:space="preserve">                   rightSymbol = (Symbol) operand3;</w:t>
      </w:r>
    </w:p>
    <w:p w14:paraId="2E3F9835" w14:textId="77777777" w:rsidR="006929AD" w:rsidRPr="00EC76D5" w:rsidRDefault="006929AD" w:rsidP="006929AD">
      <w:pPr>
        <w:pStyle w:val="Code"/>
      </w:pPr>
      <w:r w:rsidRPr="00EC76D5">
        <w:t xml:space="preserve">            </w:t>
      </w:r>
    </w:p>
    <w:p w14:paraId="58BEFB60" w14:textId="77777777" w:rsidR="006929AD" w:rsidRPr="00EC76D5" w:rsidRDefault="006929AD" w:rsidP="006929AD">
      <w:pPr>
        <w:pStyle w:val="Code"/>
      </w:pPr>
      <w:r w:rsidRPr="00EC76D5">
        <w:t xml:space="preserve">            Track fromTrack = trackMap.get(rightSymbol);</w:t>
      </w:r>
    </w:p>
    <w:p w14:paraId="31BE6EB6" w14:textId="77777777" w:rsidR="006929AD" w:rsidRPr="00EC76D5" w:rsidRDefault="006929AD" w:rsidP="006929AD">
      <w:pPr>
        <w:pStyle w:val="Code"/>
      </w:pPr>
      <w:r w:rsidRPr="00EC76D5">
        <w:t xml:space="preserve">            boolean set = false;</w:t>
      </w:r>
    </w:p>
    <w:p w14:paraId="71AA17FA" w14:textId="77777777" w:rsidR="006929AD" w:rsidRPr="00EC76D5" w:rsidRDefault="006929AD" w:rsidP="006929AD">
      <w:pPr>
        <w:pStyle w:val="Code"/>
      </w:pPr>
    </w:p>
    <w:p w14:paraId="2566C630" w14:textId="77777777" w:rsidR="006929AD" w:rsidRPr="00EC76D5" w:rsidRDefault="006929AD" w:rsidP="006929AD">
      <w:pPr>
        <w:pStyle w:val="Code"/>
      </w:pPr>
      <w:r w:rsidRPr="00EC76D5">
        <w:t xml:space="preserve">            tryLoadAddressSymbol(Track.RightAddress, line, rightSymbol, trackMap);</w:t>
      </w:r>
    </w:p>
    <w:p w14:paraId="72CDD65B" w14:textId="77777777" w:rsidR="006929AD" w:rsidRPr="00EC76D5" w:rsidRDefault="006929AD" w:rsidP="006929AD">
      <w:pPr>
        <w:pStyle w:val="Code"/>
      </w:pPr>
    </w:p>
    <w:p w14:paraId="5DA566BB" w14:textId="77777777" w:rsidR="006929AD" w:rsidRPr="00EC76D5" w:rsidRDefault="006929AD" w:rsidP="006929AD">
      <w:pPr>
        <w:pStyle w:val="Code"/>
      </w:pPr>
      <w:r w:rsidRPr="00EC76D5">
        <w:lastRenderedPageBreak/>
        <w:t xml:space="preserve">            if (fromTrack == null) {</w:t>
      </w:r>
    </w:p>
    <w:p w14:paraId="2D62EF93" w14:textId="77777777" w:rsidR="006929AD" w:rsidRPr="00EC76D5" w:rsidRDefault="006929AD" w:rsidP="006929AD">
      <w:pPr>
        <w:pStyle w:val="Code"/>
      </w:pPr>
      <w:r w:rsidRPr="00EC76D5">
        <w:t xml:space="preserve">              middleCode.setLoad(Track.Right);</w:t>
      </w:r>
    </w:p>
    <w:p w14:paraId="478D937F" w14:textId="77777777" w:rsidR="006929AD" w:rsidRPr="00EC76D5" w:rsidRDefault="006929AD" w:rsidP="006929AD">
      <w:pPr>
        <w:pStyle w:val="Code"/>
      </w:pPr>
      <w:r w:rsidRPr="00EC76D5">
        <w:t xml:space="preserve">              fromTrack = createTrack(rightSymbol, trackMap, trackSet);</w:t>
      </w:r>
    </w:p>
    <w:p w14:paraId="1D6058B7" w14:textId="77777777" w:rsidR="006929AD" w:rsidRPr="00EC76D5" w:rsidRDefault="006929AD" w:rsidP="006929AD">
      <w:pPr>
        <w:pStyle w:val="Code"/>
      </w:pPr>
      <w:r w:rsidRPr="00EC76D5">
        <w:t xml:space="preserve">              fromTrack.addCode(Track.Right, line, rightSymbol.getType());</w:t>
      </w:r>
    </w:p>
    <w:p w14:paraId="14381556" w14:textId="77777777" w:rsidR="006929AD" w:rsidRPr="00EC76D5" w:rsidRDefault="006929AD" w:rsidP="006929AD">
      <w:pPr>
        <w:pStyle w:val="Code"/>
      </w:pPr>
      <w:r w:rsidRPr="00EC76D5">
        <w:t xml:space="preserve">              set = true;</w:t>
      </w:r>
    </w:p>
    <w:p w14:paraId="46974834" w14:textId="77777777" w:rsidR="006929AD" w:rsidRPr="00EC76D5" w:rsidRDefault="006929AD" w:rsidP="006929AD">
      <w:pPr>
        <w:pStyle w:val="Code"/>
      </w:pPr>
      <w:r w:rsidRPr="00EC76D5">
        <w:t xml:space="preserve">            }</w:t>
      </w:r>
    </w:p>
    <w:p w14:paraId="34B9C311" w14:textId="77777777" w:rsidR="006929AD" w:rsidRPr="00EC76D5" w:rsidRDefault="006929AD" w:rsidP="006929AD">
      <w:pPr>
        <w:pStyle w:val="Code"/>
      </w:pPr>
    </w:p>
    <w:p w14:paraId="557D244A" w14:textId="77777777" w:rsidR="006929AD" w:rsidRPr="00EC76D5" w:rsidRDefault="006929AD" w:rsidP="006929AD">
      <w:pPr>
        <w:pStyle w:val="Code"/>
      </w:pPr>
      <w:r w:rsidRPr="00EC76D5">
        <w:t xml:space="preserve">            if (leftSymbol.getType().getSize() != rightSymbol.getType().getSize()) {</w:t>
      </w:r>
    </w:p>
    <w:p w14:paraId="3CE5FECE" w14:textId="77777777" w:rsidR="006929AD" w:rsidRPr="00EC76D5" w:rsidRDefault="006929AD" w:rsidP="006929AD">
      <w:pPr>
        <w:pStyle w:val="Code"/>
      </w:pPr>
      <w:r w:rsidRPr="00EC76D5">
        <w:t xml:space="preserve">              fromTrack.addCode(Track.Left, line, leftSymbol.getType());</w:t>
      </w:r>
    </w:p>
    <w:p w14:paraId="5E6CE918" w14:textId="77777777" w:rsidR="006929AD" w:rsidRPr="00EC76D5" w:rsidRDefault="006929AD" w:rsidP="006929AD">
      <w:pPr>
        <w:pStyle w:val="Code"/>
      </w:pPr>
      <w:r w:rsidRPr="00EC76D5">
        <w:t xml:space="preserve">              </w:t>
      </w:r>
    </w:p>
    <w:p w14:paraId="133729C5" w14:textId="77777777" w:rsidR="006929AD" w:rsidRPr="00EC76D5" w:rsidRDefault="006929AD" w:rsidP="006929AD">
      <w:pPr>
        <w:pStyle w:val="Code"/>
      </w:pPr>
      <w:r w:rsidRPr="00EC76D5">
        <w:t xml:space="preserve">              if (!set) {</w:t>
      </w:r>
    </w:p>
    <w:p w14:paraId="464A1B32" w14:textId="77777777" w:rsidR="006929AD" w:rsidRPr="00EC76D5" w:rsidRDefault="006929AD" w:rsidP="006929AD">
      <w:pPr>
        <w:pStyle w:val="Code"/>
      </w:pPr>
      <w:r w:rsidRPr="00EC76D5">
        <w:t xml:space="preserve">                fromTrack.addCode(Track.Right, line, rightSymbol.getType());</w:t>
      </w:r>
    </w:p>
    <w:p w14:paraId="24022296" w14:textId="77777777" w:rsidR="006929AD" w:rsidRPr="00EC76D5" w:rsidRDefault="006929AD" w:rsidP="006929AD">
      <w:pPr>
        <w:pStyle w:val="Code"/>
      </w:pPr>
      <w:r w:rsidRPr="00EC76D5">
        <w:t xml:space="preserve">              }</w:t>
      </w:r>
    </w:p>
    <w:p w14:paraId="00F58AAB" w14:textId="77777777" w:rsidR="006929AD" w:rsidRPr="00EC76D5" w:rsidRDefault="006929AD" w:rsidP="006929AD">
      <w:pPr>
        <w:pStyle w:val="Code"/>
      </w:pPr>
      <w:r w:rsidRPr="00EC76D5">
        <w:t xml:space="preserve">            }</w:t>
      </w:r>
    </w:p>
    <w:p w14:paraId="66D5821C" w14:textId="77777777" w:rsidR="006929AD" w:rsidRPr="00EC76D5" w:rsidRDefault="006929AD" w:rsidP="006929AD">
      <w:pPr>
        <w:pStyle w:val="Code"/>
      </w:pPr>
      <w:r w:rsidRPr="00EC76D5">
        <w:t xml:space="preserve">            </w:t>
      </w:r>
    </w:p>
    <w:p w14:paraId="27ED4AA9" w14:textId="77777777" w:rsidR="006929AD" w:rsidRPr="00EC76D5" w:rsidRDefault="006929AD" w:rsidP="006929AD">
      <w:pPr>
        <w:pStyle w:val="Code"/>
      </w:pPr>
      <w:r w:rsidRPr="00EC76D5">
        <w:t xml:space="preserve">            trackMap.put(leftSymbol, fromTrack);</w:t>
      </w:r>
    </w:p>
    <w:p w14:paraId="5555F635" w14:textId="77777777" w:rsidR="006929AD" w:rsidRPr="00EC76D5" w:rsidRDefault="006929AD" w:rsidP="006929AD">
      <w:pPr>
        <w:pStyle w:val="Code"/>
      </w:pPr>
      <w:r w:rsidRPr="00EC76D5">
        <w:t xml:space="preserve">          }</w:t>
      </w:r>
    </w:p>
    <w:p w14:paraId="5DD32DA9" w14:textId="77777777" w:rsidR="006929AD" w:rsidRPr="00EC76D5" w:rsidRDefault="006929AD" w:rsidP="006929AD">
      <w:pPr>
        <w:pStyle w:val="Code"/>
      </w:pPr>
      <w:r w:rsidRPr="00EC76D5">
        <w:t xml:space="preserve">          break;</w:t>
      </w:r>
    </w:p>
    <w:p w14:paraId="098BA781" w14:textId="77777777" w:rsidR="006929AD" w:rsidRPr="00EC76D5" w:rsidRDefault="006929AD" w:rsidP="006929AD">
      <w:pPr>
        <w:pStyle w:val="Code"/>
      </w:pPr>
    </w:p>
    <w:p w14:paraId="4DA5C40C" w14:textId="77777777" w:rsidR="006929AD" w:rsidRPr="00EC76D5" w:rsidRDefault="006929AD" w:rsidP="006929AD">
      <w:pPr>
        <w:pStyle w:val="Code"/>
      </w:pPr>
      <w:r w:rsidRPr="00EC76D5">
        <w:t xml:space="preserve">        case IntegralToFloating: {</w:t>
      </w:r>
    </w:p>
    <w:p w14:paraId="6B5EE56F" w14:textId="77777777" w:rsidR="006929AD" w:rsidRPr="00EC76D5" w:rsidRDefault="006929AD" w:rsidP="006929AD">
      <w:pPr>
        <w:pStyle w:val="Code"/>
      </w:pPr>
      <w:r w:rsidRPr="00EC76D5">
        <w:t xml:space="preserve">            Symbol fromSymbol = (Symbol) operand3;</w:t>
      </w:r>
    </w:p>
    <w:p w14:paraId="3294D4CD" w14:textId="77777777" w:rsidR="006929AD" w:rsidRPr="00EC76D5" w:rsidRDefault="006929AD" w:rsidP="006929AD">
      <w:pPr>
        <w:pStyle w:val="Code"/>
      </w:pPr>
      <w:r w:rsidRPr="00EC76D5">
        <w:t xml:space="preserve">            Track fromTrack = trackMap.get(fromSymbol);</w:t>
      </w:r>
    </w:p>
    <w:p w14:paraId="12B49185" w14:textId="77777777" w:rsidR="006929AD" w:rsidRPr="00EC76D5" w:rsidRDefault="006929AD" w:rsidP="006929AD">
      <w:pPr>
        <w:pStyle w:val="Code"/>
      </w:pPr>
    </w:p>
    <w:p w14:paraId="343F5503" w14:textId="77777777" w:rsidR="006929AD" w:rsidRPr="00EC76D5" w:rsidRDefault="006929AD" w:rsidP="006929AD">
      <w:pPr>
        <w:pStyle w:val="Code"/>
      </w:pPr>
      <w:r w:rsidRPr="00EC76D5">
        <w:t xml:space="preserve">            if (fromTrack != null) {</w:t>
      </w:r>
    </w:p>
    <w:p w14:paraId="7CAD28AE" w14:textId="77777777" w:rsidR="006929AD" w:rsidRPr="00EC76D5" w:rsidRDefault="006929AD" w:rsidP="006929AD">
      <w:pPr>
        <w:pStyle w:val="Code"/>
      </w:pPr>
      <w:r w:rsidRPr="00EC76D5">
        <w:t xml:space="preserve">              fromTrack.addCode(Track.Right, line);</w:t>
      </w:r>
    </w:p>
    <w:p w14:paraId="19FE9E30" w14:textId="77777777" w:rsidR="006929AD" w:rsidRPr="00EC76D5" w:rsidRDefault="006929AD" w:rsidP="006929AD">
      <w:pPr>
        <w:pStyle w:val="Code"/>
      </w:pPr>
      <w:r w:rsidRPr="00EC76D5">
        <w:t xml:space="preserve">            }</w:t>
      </w:r>
    </w:p>
    <w:p w14:paraId="58075E65" w14:textId="77777777" w:rsidR="006929AD" w:rsidRPr="00EC76D5" w:rsidRDefault="006929AD" w:rsidP="006929AD">
      <w:pPr>
        <w:pStyle w:val="Code"/>
      </w:pPr>
      <w:r w:rsidRPr="00EC76D5">
        <w:t xml:space="preserve">          }</w:t>
      </w:r>
    </w:p>
    <w:p w14:paraId="2DBD230E" w14:textId="77777777" w:rsidR="006929AD" w:rsidRPr="00EC76D5" w:rsidRDefault="006929AD" w:rsidP="006929AD">
      <w:pPr>
        <w:pStyle w:val="Code"/>
      </w:pPr>
      <w:r w:rsidRPr="00EC76D5">
        <w:t xml:space="preserve">          break;</w:t>
      </w:r>
    </w:p>
    <w:p w14:paraId="4BF6AC2C" w14:textId="77777777" w:rsidR="006929AD" w:rsidRPr="00EC76D5" w:rsidRDefault="006929AD" w:rsidP="006929AD">
      <w:pPr>
        <w:pStyle w:val="Code"/>
      </w:pPr>
    </w:p>
    <w:p w14:paraId="5137F6E4" w14:textId="77777777" w:rsidR="006929AD" w:rsidRPr="00EC76D5" w:rsidRDefault="006929AD" w:rsidP="006929AD">
      <w:pPr>
        <w:pStyle w:val="Code"/>
      </w:pPr>
      <w:r w:rsidRPr="00EC76D5">
        <w:t xml:space="preserve">        case FloatingToIntegral:</w:t>
      </w:r>
    </w:p>
    <w:p w14:paraId="6B0759AC" w14:textId="77777777" w:rsidR="006929AD" w:rsidRPr="00EC76D5" w:rsidRDefault="006929AD" w:rsidP="006929AD">
      <w:pPr>
        <w:pStyle w:val="Code"/>
      </w:pPr>
      <w:r w:rsidRPr="00EC76D5">
        <w:t xml:space="preserve">          break;</w:t>
      </w:r>
    </w:p>
    <w:p w14:paraId="14081B51" w14:textId="77777777" w:rsidR="006929AD" w:rsidRPr="00EC76D5" w:rsidRDefault="006929AD" w:rsidP="006929AD">
      <w:pPr>
        <w:pStyle w:val="Code"/>
      </w:pPr>
      <w:r w:rsidRPr="00EC76D5">
        <w:t xml:space="preserve">      }</w:t>
      </w:r>
    </w:p>
    <w:p w14:paraId="160CA169" w14:textId="77777777" w:rsidR="006929AD" w:rsidRPr="00EC76D5" w:rsidRDefault="006929AD" w:rsidP="006929AD">
      <w:pPr>
        <w:pStyle w:val="Code"/>
      </w:pPr>
      <w:r w:rsidRPr="00EC76D5">
        <w:t xml:space="preserve">    }</w:t>
      </w:r>
    </w:p>
    <w:p w14:paraId="7D98E859" w14:textId="77777777" w:rsidR="006929AD" w:rsidRPr="00EC76D5" w:rsidRDefault="006929AD" w:rsidP="006929AD">
      <w:pPr>
        <w:pStyle w:val="Code"/>
      </w:pPr>
      <w:r w:rsidRPr="00EC76D5">
        <w:t xml:space="preserve">  }</w:t>
      </w:r>
    </w:p>
    <w:p w14:paraId="6E1688CD" w14:textId="77777777" w:rsidR="006929AD" w:rsidRPr="00EC76D5" w:rsidRDefault="006929AD" w:rsidP="006929AD">
      <w:pPr>
        <w:pStyle w:val="Code"/>
      </w:pPr>
      <w:r w:rsidRPr="00EC76D5">
        <w:t xml:space="preserve">  </w:t>
      </w:r>
    </w:p>
    <w:p w14:paraId="718B2505" w14:textId="77777777" w:rsidR="006929AD" w:rsidRPr="00EC76D5" w:rsidRDefault="006929AD" w:rsidP="006929AD">
      <w:pPr>
        <w:pStyle w:val="Code"/>
      </w:pPr>
      <w:r w:rsidRPr="00EC76D5">
        <w:t xml:space="preserve">  private void tryLoadAddressSymbol(int position, int line, Symbol symbol,</w:t>
      </w:r>
    </w:p>
    <w:p w14:paraId="02181719" w14:textId="77777777" w:rsidR="006929AD" w:rsidRPr="00EC76D5" w:rsidRDefault="006929AD" w:rsidP="006929AD">
      <w:pPr>
        <w:pStyle w:val="Code"/>
      </w:pPr>
      <w:r w:rsidRPr="00EC76D5">
        <w:t xml:space="preserve">                                    Map&lt;Symbol,Track&gt; trackMap) {</w:t>
      </w:r>
    </w:p>
    <w:p w14:paraId="713ACB4F" w14:textId="77777777" w:rsidR="006929AD" w:rsidRPr="00EC76D5" w:rsidRDefault="006929AD" w:rsidP="006929AD">
      <w:pPr>
        <w:pStyle w:val="Code"/>
      </w:pPr>
      <w:r w:rsidRPr="00EC76D5">
        <w:t xml:space="preserve">    Symbol addressSymbol = symbol.getAddressSymbol();</w:t>
      </w:r>
    </w:p>
    <w:p w14:paraId="77967C80" w14:textId="77777777" w:rsidR="006929AD" w:rsidRPr="00EC76D5" w:rsidRDefault="006929AD" w:rsidP="006929AD">
      <w:pPr>
        <w:pStyle w:val="Code"/>
      </w:pPr>
    </w:p>
    <w:p w14:paraId="63333382" w14:textId="77777777" w:rsidR="006929AD" w:rsidRPr="00EC76D5" w:rsidRDefault="006929AD" w:rsidP="006929AD">
      <w:pPr>
        <w:pStyle w:val="Code"/>
      </w:pPr>
      <w:r w:rsidRPr="00EC76D5">
        <w:t xml:space="preserve">    if (addressSymbol != null) {</w:t>
      </w:r>
    </w:p>
    <w:p w14:paraId="3E4BE98E" w14:textId="77777777" w:rsidR="006929AD" w:rsidRPr="00EC76D5" w:rsidRDefault="006929AD" w:rsidP="006929AD">
      <w:pPr>
        <w:pStyle w:val="Code"/>
      </w:pPr>
      <w:r w:rsidRPr="00EC76D5">
        <w:t xml:space="preserve">      Track addressTrack = trackMap.get(addressSymbol);</w:t>
      </w:r>
    </w:p>
    <w:p w14:paraId="014BB293" w14:textId="77777777" w:rsidR="006929AD" w:rsidRPr="00EC76D5" w:rsidRDefault="006929AD" w:rsidP="006929AD">
      <w:pPr>
        <w:pStyle w:val="Code"/>
      </w:pPr>
    </w:p>
    <w:p w14:paraId="500E578A" w14:textId="77777777" w:rsidR="006929AD" w:rsidRPr="00EC76D5" w:rsidRDefault="006929AD" w:rsidP="006929AD">
      <w:pPr>
        <w:pStyle w:val="Code"/>
      </w:pPr>
      <w:r w:rsidRPr="00EC76D5">
        <w:t xml:space="preserve">      if (addressTrack != null) {</w:t>
      </w:r>
    </w:p>
    <w:p w14:paraId="5141346E" w14:textId="77777777" w:rsidR="006929AD" w:rsidRPr="00EC76D5" w:rsidRDefault="006929AD" w:rsidP="006929AD">
      <w:pPr>
        <w:pStyle w:val="Code"/>
      </w:pPr>
      <w:r w:rsidRPr="00EC76D5">
        <w:t xml:space="preserve">        addressTrack.addCode(position, line);</w:t>
      </w:r>
    </w:p>
    <w:p w14:paraId="4D854976" w14:textId="77777777" w:rsidR="006929AD" w:rsidRPr="00EC76D5" w:rsidRDefault="006929AD" w:rsidP="006929AD">
      <w:pPr>
        <w:pStyle w:val="Code"/>
      </w:pPr>
      <w:r w:rsidRPr="00EC76D5">
        <w:t xml:space="preserve">        m_middleCodeList.get(line).setAddressOffset(position, symbol.getAddressOffset());</w:t>
      </w:r>
    </w:p>
    <w:p w14:paraId="0D60041E" w14:textId="77777777" w:rsidR="006929AD" w:rsidRPr="00EC76D5" w:rsidRDefault="006929AD" w:rsidP="006929AD">
      <w:pPr>
        <w:pStyle w:val="Code"/>
      </w:pPr>
      <w:r w:rsidRPr="00EC76D5">
        <w:t xml:space="preserve">      }</w:t>
      </w:r>
    </w:p>
    <w:p w14:paraId="378ABAFB" w14:textId="77777777" w:rsidR="006929AD" w:rsidRPr="00EC76D5" w:rsidRDefault="006929AD" w:rsidP="006929AD">
      <w:pPr>
        <w:pStyle w:val="Code"/>
      </w:pPr>
      <w:r w:rsidRPr="00EC76D5">
        <w:t xml:space="preserve">    }</w:t>
      </w:r>
    </w:p>
    <w:p w14:paraId="6033FEFB" w14:textId="77777777" w:rsidR="006929AD" w:rsidRPr="00EC76D5" w:rsidRDefault="006929AD" w:rsidP="006929AD">
      <w:pPr>
        <w:pStyle w:val="Code"/>
      </w:pPr>
      <w:r w:rsidRPr="00EC76D5">
        <w:t xml:space="preserve">  }</w:t>
      </w:r>
    </w:p>
    <w:p w14:paraId="45C9CE2E" w14:textId="77777777" w:rsidR="006929AD" w:rsidRPr="00EC76D5" w:rsidRDefault="006929AD" w:rsidP="006929AD">
      <w:pPr>
        <w:pStyle w:val="Code"/>
      </w:pPr>
    </w:p>
    <w:p w14:paraId="69F7A33C" w14:textId="77777777" w:rsidR="006929AD" w:rsidRPr="00EC76D5" w:rsidRDefault="006929AD" w:rsidP="006929AD">
      <w:pPr>
        <w:pStyle w:val="Code"/>
      </w:pPr>
      <w:r w:rsidRPr="00EC76D5">
        <w:t xml:space="preserve">  private void mustLoadAddressSymbol(int position, int line, Symbol symbol, MiddleCode middleCode,</w:t>
      </w:r>
    </w:p>
    <w:p w14:paraId="5C3E1D8C" w14:textId="77777777" w:rsidR="006929AD" w:rsidRPr="00EC76D5" w:rsidRDefault="006929AD" w:rsidP="006929AD">
      <w:pPr>
        <w:pStyle w:val="Code"/>
      </w:pPr>
      <w:r w:rsidRPr="00EC76D5">
        <w:t xml:space="preserve">                                     Map&lt;Symbol,Track&gt; trackMap, Set&lt;Track&gt; trackSet) {</w:t>
      </w:r>
    </w:p>
    <w:p w14:paraId="56005B26" w14:textId="77777777" w:rsidR="006929AD" w:rsidRPr="00EC76D5" w:rsidRDefault="006929AD" w:rsidP="006929AD">
      <w:pPr>
        <w:pStyle w:val="Code"/>
      </w:pPr>
      <w:r w:rsidRPr="00EC76D5">
        <w:t xml:space="preserve">    Symbol addressSymbol = symbol.getAddressSymbol();</w:t>
      </w:r>
    </w:p>
    <w:p w14:paraId="66B5B218" w14:textId="77777777" w:rsidR="006929AD" w:rsidRPr="00EC76D5" w:rsidRDefault="006929AD" w:rsidP="006929AD">
      <w:pPr>
        <w:pStyle w:val="Code"/>
      </w:pPr>
    </w:p>
    <w:p w14:paraId="637E3522" w14:textId="77777777" w:rsidR="006929AD" w:rsidRPr="00EC76D5" w:rsidRDefault="006929AD" w:rsidP="006929AD">
      <w:pPr>
        <w:pStyle w:val="Code"/>
      </w:pPr>
      <w:r w:rsidRPr="00EC76D5">
        <w:lastRenderedPageBreak/>
        <w:t xml:space="preserve">    if (addressSymbol != null) {</w:t>
      </w:r>
    </w:p>
    <w:p w14:paraId="7BC94133" w14:textId="77777777" w:rsidR="006929AD" w:rsidRPr="00EC76D5" w:rsidRDefault="006929AD" w:rsidP="006929AD">
      <w:pPr>
        <w:pStyle w:val="Code"/>
      </w:pPr>
      <w:r w:rsidRPr="00EC76D5">
        <w:t xml:space="preserve">      Track addressTrack = trackMap.get(addressSymbol);</w:t>
      </w:r>
    </w:p>
    <w:p w14:paraId="72D73849" w14:textId="77777777" w:rsidR="006929AD" w:rsidRPr="00EC76D5" w:rsidRDefault="006929AD" w:rsidP="006929AD">
      <w:pPr>
        <w:pStyle w:val="Code"/>
      </w:pPr>
    </w:p>
    <w:p w14:paraId="459744FA" w14:textId="77777777" w:rsidR="006929AD" w:rsidRPr="00EC76D5" w:rsidRDefault="006929AD" w:rsidP="006929AD">
      <w:pPr>
        <w:pStyle w:val="Code"/>
      </w:pPr>
      <w:r w:rsidRPr="00EC76D5">
        <w:t xml:space="preserve">      if (addressTrack == null) {</w:t>
      </w:r>
    </w:p>
    <w:p w14:paraId="573DF96B" w14:textId="77777777" w:rsidR="006929AD" w:rsidRPr="00EC76D5" w:rsidRDefault="006929AD" w:rsidP="006929AD">
      <w:pPr>
        <w:pStyle w:val="Code"/>
      </w:pPr>
      <w:r w:rsidRPr="00EC76D5">
        <w:t xml:space="preserve">        middleCode.setLoad(position);</w:t>
      </w:r>
    </w:p>
    <w:p w14:paraId="7F966C76" w14:textId="77777777" w:rsidR="006929AD" w:rsidRPr="00EC76D5" w:rsidRDefault="006929AD" w:rsidP="006929AD">
      <w:pPr>
        <w:pStyle w:val="Code"/>
      </w:pPr>
      <w:r w:rsidRPr="00EC76D5">
        <w:t xml:space="preserve">        addressTrack = createTrack(addressSymbol, trackMap, trackSet);</w:t>
      </w:r>
    </w:p>
    <w:p w14:paraId="48CBEEF7" w14:textId="77777777" w:rsidR="006929AD" w:rsidRPr="00EC76D5" w:rsidRDefault="006929AD" w:rsidP="006929AD">
      <w:pPr>
        <w:pStyle w:val="Code"/>
      </w:pPr>
      <w:r w:rsidRPr="00EC76D5">
        <w:t xml:space="preserve">      }</w:t>
      </w:r>
    </w:p>
    <w:p w14:paraId="529B5C8F" w14:textId="77777777" w:rsidR="006929AD" w:rsidRPr="00EC76D5" w:rsidRDefault="006929AD" w:rsidP="006929AD">
      <w:pPr>
        <w:pStyle w:val="Code"/>
      </w:pPr>
    </w:p>
    <w:p w14:paraId="2D3ACA31" w14:textId="77777777" w:rsidR="006929AD" w:rsidRPr="00EC76D5" w:rsidRDefault="006929AD" w:rsidP="006929AD">
      <w:pPr>
        <w:pStyle w:val="Code"/>
      </w:pPr>
      <w:r w:rsidRPr="00EC76D5">
        <w:t xml:space="preserve">      middleCode.setAddressOffset(position, symbol.getAddressOffset());</w:t>
      </w:r>
    </w:p>
    <w:p w14:paraId="436B9763" w14:textId="77777777" w:rsidR="006929AD" w:rsidRPr="00EC76D5" w:rsidRDefault="006929AD" w:rsidP="006929AD">
      <w:pPr>
        <w:pStyle w:val="Code"/>
      </w:pPr>
      <w:r w:rsidRPr="00EC76D5">
        <w:t xml:space="preserve">      addressTrack.addCode(position, line);</w:t>
      </w:r>
    </w:p>
    <w:p w14:paraId="119B85C9" w14:textId="77777777" w:rsidR="006929AD" w:rsidRPr="00EC76D5" w:rsidRDefault="006929AD" w:rsidP="006929AD">
      <w:pPr>
        <w:pStyle w:val="Code"/>
      </w:pPr>
      <w:r w:rsidRPr="00EC76D5">
        <w:t xml:space="preserve">      addressTrack.setPointer();</w:t>
      </w:r>
    </w:p>
    <w:p w14:paraId="16683B2D" w14:textId="77777777" w:rsidR="006929AD" w:rsidRPr="00EC76D5" w:rsidRDefault="006929AD" w:rsidP="006929AD">
      <w:pPr>
        <w:pStyle w:val="Code"/>
      </w:pPr>
      <w:r w:rsidRPr="00EC76D5">
        <w:t xml:space="preserve">    }</w:t>
      </w:r>
    </w:p>
    <w:p w14:paraId="37B2E7F1" w14:textId="77777777" w:rsidR="006929AD" w:rsidRPr="00EC76D5" w:rsidRDefault="006929AD" w:rsidP="006929AD">
      <w:pPr>
        <w:pStyle w:val="Code"/>
      </w:pPr>
      <w:r w:rsidRPr="00EC76D5">
        <w:t xml:space="preserve">  }          </w:t>
      </w:r>
    </w:p>
    <w:p w14:paraId="6578E409" w14:textId="77777777" w:rsidR="006929AD" w:rsidRPr="00EC76D5" w:rsidRDefault="006929AD" w:rsidP="006929AD">
      <w:pPr>
        <w:pStyle w:val="Code"/>
      </w:pPr>
      <w:r w:rsidRPr="00EC76D5">
        <w:t xml:space="preserve">  </w:t>
      </w:r>
    </w:p>
    <w:p w14:paraId="69D12527" w14:textId="77777777" w:rsidR="006929AD" w:rsidRPr="00EC76D5" w:rsidRDefault="006929AD" w:rsidP="006929AD">
      <w:pPr>
        <w:pStyle w:val="Code"/>
      </w:pPr>
      <w:r w:rsidRPr="00EC76D5">
        <w:t xml:space="preserve">  private void saveTemporarySymbol(MiddleCode middleCode, Symbol saveSymbol,</w:t>
      </w:r>
    </w:p>
    <w:p w14:paraId="178B3AFD" w14:textId="77777777" w:rsidR="006929AD" w:rsidRPr="00EC76D5" w:rsidRDefault="006929AD" w:rsidP="006929AD">
      <w:pPr>
        <w:pStyle w:val="Code"/>
      </w:pPr>
      <w:r w:rsidRPr="00EC76D5">
        <w:t xml:space="preserve">                            Register register, Map&lt;Symbol,Track&gt; trackMap) {</w:t>
      </w:r>
    </w:p>
    <w:p w14:paraId="5362AC03" w14:textId="77777777" w:rsidR="006929AD" w:rsidRPr="00EC76D5" w:rsidRDefault="006929AD" w:rsidP="006929AD">
      <w:pPr>
        <w:pStyle w:val="Code"/>
      </w:pPr>
      <w:r w:rsidRPr="00EC76D5">
        <w:t xml:space="preserve">    Set&lt;Pair&lt;Symbol,Register&gt;&gt; axPairSet =</w:t>
      </w:r>
    </w:p>
    <w:p w14:paraId="0B6DE076" w14:textId="77777777" w:rsidR="006929AD" w:rsidRPr="00EC76D5" w:rsidRDefault="006929AD" w:rsidP="006929AD">
      <w:pPr>
        <w:pStyle w:val="Code"/>
      </w:pPr>
      <w:r w:rsidRPr="00EC76D5">
        <w:t xml:space="preserve">      extractSymbolSet(register, trackMap);</w:t>
      </w:r>
    </w:p>
    <w:p w14:paraId="1148BB87" w14:textId="77777777" w:rsidR="006929AD" w:rsidRPr="00EC76D5" w:rsidRDefault="006929AD" w:rsidP="006929AD">
      <w:pPr>
        <w:pStyle w:val="Code"/>
      </w:pPr>
      <w:r w:rsidRPr="00EC76D5">
        <w:t xml:space="preserve">    </w:t>
      </w:r>
    </w:p>
    <w:p w14:paraId="2E4EE769" w14:textId="77777777" w:rsidR="006929AD" w:rsidRPr="00EC76D5" w:rsidRDefault="006929AD" w:rsidP="006929AD">
      <w:pPr>
        <w:pStyle w:val="Code"/>
      </w:pPr>
      <w:r w:rsidRPr="00EC76D5">
        <w:t xml:space="preserve">    for (Pair&lt;Symbol,Register&gt; pair : axPairSet) {</w:t>
      </w:r>
    </w:p>
    <w:p w14:paraId="241077EB" w14:textId="77777777" w:rsidR="006929AD" w:rsidRPr="00EC76D5" w:rsidRDefault="006929AD" w:rsidP="006929AD">
      <w:pPr>
        <w:pStyle w:val="Code"/>
      </w:pPr>
      <w:r w:rsidRPr="00EC76D5">
        <w:t xml:space="preserve">      Symbol symbol = pair.getFirst();</w:t>
      </w:r>
    </w:p>
    <w:p w14:paraId="26D544DE" w14:textId="77777777" w:rsidR="006929AD" w:rsidRPr="00EC76D5" w:rsidRDefault="006929AD" w:rsidP="006929AD">
      <w:pPr>
        <w:pStyle w:val="Code"/>
      </w:pPr>
    </w:p>
    <w:p w14:paraId="5EBFD1F6" w14:textId="77777777" w:rsidR="006929AD" w:rsidRPr="00EC76D5" w:rsidRDefault="006929AD" w:rsidP="006929AD">
      <w:pPr>
        <w:pStyle w:val="Code"/>
      </w:pPr>
      <w:r w:rsidRPr="00EC76D5">
        <w:t xml:space="preserve">      if (symbol.isTemporary() &amp;&amp; middleCode.isLive(symbol)) {</w:t>
      </w:r>
    </w:p>
    <w:p w14:paraId="7FE6B7FC" w14:textId="77777777" w:rsidR="006929AD" w:rsidRPr="00EC76D5" w:rsidRDefault="006929AD" w:rsidP="006929AD">
      <w:pPr>
        <w:pStyle w:val="Code"/>
      </w:pPr>
      <w:r w:rsidRPr="00EC76D5">
        <w:t xml:space="preserve">        Assert.error(middleCode.axPair() == null);</w:t>
      </w:r>
    </w:p>
    <w:p w14:paraId="512D34C8" w14:textId="77777777" w:rsidR="006929AD" w:rsidRPr="00EC76D5" w:rsidRDefault="006929AD" w:rsidP="006929AD">
      <w:pPr>
        <w:pStyle w:val="Code"/>
      </w:pPr>
      <w:r w:rsidRPr="00EC76D5">
        <w:t xml:space="preserve">        middleCode.axSetPair(pair);</w:t>
      </w:r>
    </w:p>
    <w:p w14:paraId="4E4ECEC6" w14:textId="77777777" w:rsidR="006929AD" w:rsidRPr="00EC76D5" w:rsidRDefault="006929AD" w:rsidP="006929AD">
      <w:pPr>
        <w:pStyle w:val="Code"/>
      </w:pPr>
    </w:p>
    <w:p w14:paraId="405F4DE8" w14:textId="77777777" w:rsidR="006929AD" w:rsidRPr="00EC76D5" w:rsidRDefault="006929AD" w:rsidP="006929AD">
      <w:pPr>
        <w:pStyle w:val="Code"/>
      </w:pPr>
      <w:r w:rsidRPr="00EC76D5">
        <w:t xml:space="preserve">        if (symbol.getOffset() == 0) {</w:t>
      </w:r>
    </w:p>
    <w:p w14:paraId="233C9E2A" w14:textId="77777777" w:rsidR="006929AD" w:rsidRPr="00EC76D5" w:rsidRDefault="006929AD" w:rsidP="006929AD">
      <w:pPr>
        <w:pStyle w:val="Code"/>
      </w:pPr>
      <w:r w:rsidRPr="00EC76D5">
        <w:t xml:space="preserve">          //symbol.addToSymbolTable();</w:t>
      </w:r>
    </w:p>
    <w:p w14:paraId="678C85C6" w14:textId="77777777" w:rsidR="006929AD" w:rsidRPr="00EC76D5" w:rsidRDefault="006929AD" w:rsidP="006929AD">
      <w:pPr>
        <w:pStyle w:val="Code"/>
      </w:pPr>
      <w:r w:rsidRPr="00EC76D5">
        <w:t xml:space="preserve">          Main.CurrentTable.addSymbol(symbol);</w:t>
      </w:r>
    </w:p>
    <w:p w14:paraId="14F4F8F0" w14:textId="77777777" w:rsidR="006929AD" w:rsidRPr="00EC76D5" w:rsidRDefault="006929AD" w:rsidP="006929AD">
      <w:pPr>
        <w:pStyle w:val="Code"/>
      </w:pPr>
      <w:r w:rsidRPr="00EC76D5">
        <w:t xml:space="preserve">        }</w:t>
      </w:r>
    </w:p>
    <w:p w14:paraId="14FEDA45" w14:textId="77777777" w:rsidR="006929AD" w:rsidRPr="00EC76D5" w:rsidRDefault="006929AD" w:rsidP="006929AD">
      <w:pPr>
        <w:pStyle w:val="Code"/>
      </w:pPr>
      <w:r w:rsidRPr="00EC76D5">
        <w:t xml:space="preserve">      }</w:t>
      </w:r>
    </w:p>
    <w:p w14:paraId="10083CB2" w14:textId="77777777" w:rsidR="006929AD" w:rsidRPr="00EC76D5" w:rsidRDefault="006929AD" w:rsidP="006929AD">
      <w:pPr>
        <w:pStyle w:val="Code"/>
      </w:pPr>
    </w:p>
    <w:p w14:paraId="270D31E9" w14:textId="77777777" w:rsidR="006929AD" w:rsidRPr="00EC76D5" w:rsidRDefault="006929AD" w:rsidP="006929AD">
      <w:pPr>
        <w:pStyle w:val="Code"/>
      </w:pPr>
      <w:r w:rsidRPr="00EC76D5">
        <w:t xml:space="preserve">      if (!symbol.equals(saveSymbol)) {</w:t>
      </w:r>
    </w:p>
    <w:p w14:paraId="404088CB" w14:textId="77777777" w:rsidR="006929AD" w:rsidRPr="00EC76D5" w:rsidRDefault="006929AD" w:rsidP="006929AD">
      <w:pPr>
        <w:pStyle w:val="Code"/>
      </w:pPr>
      <w:r w:rsidRPr="00EC76D5">
        <w:t xml:space="preserve">        trackMap.remove(symbol);</w:t>
      </w:r>
    </w:p>
    <w:p w14:paraId="06CCA2B9" w14:textId="77777777" w:rsidR="006929AD" w:rsidRPr="00EC76D5" w:rsidRDefault="006929AD" w:rsidP="006929AD">
      <w:pPr>
        <w:pStyle w:val="Code"/>
      </w:pPr>
      <w:r w:rsidRPr="00EC76D5">
        <w:t xml:space="preserve">      }</w:t>
      </w:r>
    </w:p>
    <w:p w14:paraId="738B57EA" w14:textId="77777777" w:rsidR="006929AD" w:rsidRPr="00EC76D5" w:rsidRDefault="006929AD" w:rsidP="006929AD">
      <w:pPr>
        <w:pStyle w:val="Code"/>
      </w:pPr>
      <w:r w:rsidRPr="00EC76D5">
        <w:t xml:space="preserve">    }</w:t>
      </w:r>
    </w:p>
    <w:p w14:paraId="43B89B80" w14:textId="77777777" w:rsidR="006929AD" w:rsidRPr="00EC76D5" w:rsidRDefault="006929AD" w:rsidP="006929AD">
      <w:pPr>
        <w:pStyle w:val="Code"/>
      </w:pPr>
      <w:r w:rsidRPr="00EC76D5">
        <w:t xml:space="preserve">  }</w:t>
      </w:r>
    </w:p>
    <w:p w14:paraId="1C326222" w14:textId="77777777" w:rsidR="006929AD" w:rsidRPr="00EC76D5" w:rsidRDefault="006929AD" w:rsidP="006929AD">
      <w:pPr>
        <w:pStyle w:val="Code"/>
      </w:pPr>
      <w:r w:rsidRPr="00EC76D5">
        <w:t xml:space="preserve">  </w:t>
      </w:r>
    </w:p>
    <w:p w14:paraId="53EB63A7" w14:textId="77777777" w:rsidR="006929AD" w:rsidRPr="00EC76D5" w:rsidRDefault="006929AD" w:rsidP="006929AD">
      <w:pPr>
        <w:pStyle w:val="Code"/>
      </w:pPr>
      <w:r w:rsidRPr="00EC76D5">
        <w:t xml:space="preserve">  private Set&lt;Pair&lt;Symbol,Register&gt;&gt; extractSymbolSet(Register register,</w:t>
      </w:r>
    </w:p>
    <w:p w14:paraId="085AEB71" w14:textId="6F3B21B2" w:rsidR="006929AD" w:rsidRPr="00EC76D5" w:rsidRDefault="006929AD" w:rsidP="006929AD">
      <w:pPr>
        <w:pStyle w:val="Code"/>
      </w:pPr>
      <w:r w:rsidRPr="00EC76D5">
        <w:t xml:space="preserve">                                                  Map&lt;Symbol,Track&gt; trackMap){</w:t>
      </w:r>
    </w:p>
    <w:p w14:paraId="23070580" w14:textId="77777777" w:rsidR="006929AD" w:rsidRPr="00EC76D5" w:rsidRDefault="006929AD" w:rsidP="006929AD">
      <w:pPr>
        <w:pStyle w:val="Code"/>
      </w:pPr>
      <w:r w:rsidRPr="00EC76D5">
        <w:t xml:space="preserve">    Set&lt;Pair&lt;Symbol,Register&gt;&gt; resultSet = new ListSet&lt;&gt;();</w:t>
      </w:r>
    </w:p>
    <w:p w14:paraId="5F6AC2DC" w14:textId="77777777" w:rsidR="006929AD" w:rsidRPr="00EC76D5" w:rsidRDefault="006929AD" w:rsidP="006929AD">
      <w:pPr>
        <w:pStyle w:val="Code"/>
      </w:pPr>
      <w:r w:rsidRPr="00EC76D5">
        <w:t xml:space="preserve">  </w:t>
      </w:r>
    </w:p>
    <w:p w14:paraId="1DC25714" w14:textId="77777777" w:rsidR="006929AD" w:rsidRPr="00EC76D5" w:rsidRDefault="006929AD" w:rsidP="006929AD">
      <w:pPr>
        <w:pStyle w:val="Code"/>
      </w:pPr>
      <w:r w:rsidRPr="00EC76D5">
        <w:t xml:space="preserve">    for (Map.Entry&lt;Symbol,Track&gt; entry : trackMap.entrySet()) {</w:t>
      </w:r>
    </w:p>
    <w:p w14:paraId="439355FC" w14:textId="77777777" w:rsidR="006929AD" w:rsidRPr="00EC76D5" w:rsidRDefault="006929AD" w:rsidP="006929AD">
      <w:pPr>
        <w:pStyle w:val="Code"/>
      </w:pPr>
      <w:r w:rsidRPr="00EC76D5">
        <w:t xml:space="preserve">      Symbol symbol = entry.getKey();</w:t>
      </w:r>
    </w:p>
    <w:p w14:paraId="06567579" w14:textId="77777777" w:rsidR="006929AD" w:rsidRPr="00EC76D5" w:rsidRDefault="006929AD" w:rsidP="006929AD">
      <w:pPr>
        <w:pStyle w:val="Code"/>
      </w:pPr>
      <w:r w:rsidRPr="00EC76D5">
        <w:t xml:space="preserve">      Track track = entry.getValue();</w:t>
      </w:r>
    </w:p>
    <w:p w14:paraId="3DE55D07" w14:textId="77777777" w:rsidR="006929AD" w:rsidRPr="00EC76D5" w:rsidRDefault="006929AD" w:rsidP="006929AD">
      <w:pPr>
        <w:pStyle w:val="Code"/>
      </w:pPr>
      <w:r w:rsidRPr="00EC76D5">
        <w:t xml:space="preserve">      Register trackRegister = track.getRegister();</w:t>
      </w:r>
    </w:p>
    <w:p w14:paraId="232EA69E" w14:textId="77777777" w:rsidR="006929AD" w:rsidRPr="00EC76D5" w:rsidRDefault="006929AD" w:rsidP="006929AD">
      <w:pPr>
        <w:pStyle w:val="Code"/>
      </w:pPr>
    </w:p>
    <w:p w14:paraId="4FBAC367" w14:textId="77777777" w:rsidR="006929AD" w:rsidRPr="00EC76D5" w:rsidRDefault="006929AD" w:rsidP="006929AD">
      <w:pPr>
        <w:pStyle w:val="Code"/>
      </w:pPr>
      <w:r w:rsidRPr="00EC76D5">
        <w:t xml:space="preserve">      if (ObjectCode.registerOverlap(register, trackRegister)) {</w:t>
      </w:r>
    </w:p>
    <w:p w14:paraId="4AE7359C" w14:textId="77777777" w:rsidR="006929AD" w:rsidRPr="00EC76D5" w:rsidRDefault="006929AD" w:rsidP="006929AD">
      <w:pPr>
        <w:pStyle w:val="Code"/>
      </w:pPr>
      <w:r w:rsidRPr="00EC76D5">
        <w:t xml:space="preserve">        resultSet.add(new Pair&lt;&gt;(symbol, trackRegister));</w:t>
      </w:r>
    </w:p>
    <w:p w14:paraId="230090CB" w14:textId="77777777" w:rsidR="006929AD" w:rsidRPr="00EC76D5" w:rsidRDefault="006929AD" w:rsidP="006929AD">
      <w:pPr>
        <w:pStyle w:val="Code"/>
      </w:pPr>
      <w:r w:rsidRPr="00EC76D5">
        <w:t xml:space="preserve">      }</w:t>
      </w:r>
    </w:p>
    <w:p w14:paraId="67BF7D88" w14:textId="77777777" w:rsidR="006929AD" w:rsidRPr="00EC76D5" w:rsidRDefault="006929AD" w:rsidP="006929AD">
      <w:pPr>
        <w:pStyle w:val="Code"/>
      </w:pPr>
      <w:r w:rsidRPr="00EC76D5">
        <w:t xml:space="preserve">    }</w:t>
      </w:r>
    </w:p>
    <w:p w14:paraId="383FB6AE" w14:textId="77777777" w:rsidR="006929AD" w:rsidRPr="00EC76D5" w:rsidRDefault="006929AD" w:rsidP="006929AD">
      <w:pPr>
        <w:pStyle w:val="Code"/>
      </w:pPr>
      <w:r w:rsidRPr="00EC76D5">
        <w:t xml:space="preserve">    </w:t>
      </w:r>
    </w:p>
    <w:p w14:paraId="7F4FF6BE" w14:textId="77777777" w:rsidR="006929AD" w:rsidRPr="00EC76D5" w:rsidRDefault="006929AD" w:rsidP="006929AD">
      <w:pPr>
        <w:pStyle w:val="Code"/>
      </w:pPr>
      <w:r w:rsidRPr="00EC76D5">
        <w:t xml:space="preserve">    return resultSet;</w:t>
      </w:r>
    </w:p>
    <w:p w14:paraId="39B9C671" w14:textId="77777777" w:rsidR="006929AD" w:rsidRPr="00EC76D5" w:rsidRDefault="006929AD" w:rsidP="006929AD">
      <w:pPr>
        <w:pStyle w:val="Code"/>
      </w:pPr>
      <w:r w:rsidRPr="00EC76D5">
        <w:t xml:space="preserve">  }  </w:t>
      </w:r>
    </w:p>
    <w:p w14:paraId="4BBCB644" w14:textId="26FEBACA" w:rsidR="00661487" w:rsidRPr="00EC76D5" w:rsidRDefault="006929AD" w:rsidP="006929AD">
      <w:pPr>
        <w:pStyle w:val="Code"/>
      </w:pPr>
      <w:r w:rsidRPr="00EC76D5">
        <w:t>}</w:t>
      </w:r>
    </w:p>
    <w:p w14:paraId="1703935C" w14:textId="77777777" w:rsidR="00AA2921" w:rsidRPr="00EC76D5" w:rsidRDefault="00AA2921" w:rsidP="00AA2921">
      <w:pPr>
        <w:pStyle w:val="Rubrik2"/>
      </w:pPr>
      <w:bookmarkStart w:id="5851" w:name="_Toc481936431"/>
      <w:r w:rsidRPr="00EC76D5">
        <w:lastRenderedPageBreak/>
        <w:t>Register Allocation</w:t>
      </w:r>
      <w:bookmarkEnd w:id="5851"/>
    </w:p>
    <w:p w14:paraId="7F38E6F7" w14:textId="77777777" w:rsidR="00AA2921" w:rsidRPr="00EC76D5" w:rsidRDefault="00AA2921" w:rsidP="00AA2921">
      <w:r w:rsidRPr="00EC76D5">
        <w:t xml:space="preserve">Graph coloring is a NP-complete problem, which means that there is no known algorithm that works on polynomial time. To be sure that we have found the best solution, we have to exam every possible solution, which would require an unrealistic amount of time. In this book we perform a </w:t>
      </w:r>
      <w:r w:rsidRPr="00EC76D5">
        <w:rPr>
          <w:rStyle w:val="CodeInText"/>
        </w:rPr>
        <w:t>deep search</w:t>
      </w:r>
      <w:r w:rsidRPr="00EC76D5">
        <w:t>, where we sort the vertices into a list and for each vertices try to found a register not already allocated by any of its neighbors. If we cannot find such register we backtrack and try another combination. If we finally find a solution where each vertex is mapped to a register not mapped by any of its neighbors, we have found an optimal solution.</w:t>
      </w:r>
    </w:p>
    <w:p w14:paraId="45019AED" w14:textId="77777777" w:rsidR="00AA2921" w:rsidRPr="00EC76D5" w:rsidRDefault="00AA2921" w:rsidP="00AA2921">
      <w:r w:rsidRPr="00EC76D5">
        <w:t>If the deep search does not found such a solution, we have to do something about the graph. In this book we remove one edge and try the deep search again. In this way we continue to remove edges until we have found a solution. The benefit of removing edges is that the likeliness of founding a solution increases for each removed edge. The drawback is that each removed edge means that two tracks have to share we one register and that we have to add store and load instruction for the code to work. When we need to remove an edge we sort the edges by counting the number of load and store instructions necessary to add as compensation for the removal of the edge. There is no guaranty that this method generates the optimal solution but since shortage of registers only occur on rare occasions it shall be good enough.</w:t>
      </w:r>
    </w:p>
    <w:p w14:paraId="69A1400D" w14:textId="77777777" w:rsidR="00AA2921" w:rsidRPr="00EC76D5" w:rsidRDefault="00AA2921" w:rsidP="00AA2921">
      <w:pPr>
        <w:pStyle w:val="CodeHeader"/>
      </w:pPr>
      <w:r w:rsidRPr="00EC76D5">
        <w:t>RegisterAllocator.java</w:t>
      </w:r>
    </w:p>
    <w:p w14:paraId="6A231746" w14:textId="77777777" w:rsidR="00AA2921" w:rsidRPr="00EC76D5" w:rsidRDefault="00AA2921" w:rsidP="00AA2921">
      <w:pPr>
        <w:pStyle w:val="Code"/>
      </w:pPr>
      <w:r w:rsidRPr="00EC76D5">
        <w:t>package c_compiler;</w:t>
      </w:r>
    </w:p>
    <w:p w14:paraId="5F40CF7D" w14:textId="77777777" w:rsidR="00AA2921" w:rsidRPr="00EC76D5" w:rsidRDefault="00AA2921" w:rsidP="00AA2921">
      <w:pPr>
        <w:pStyle w:val="Code"/>
      </w:pPr>
      <w:r w:rsidRPr="00EC76D5">
        <w:t>import java.util.*;</w:t>
      </w:r>
    </w:p>
    <w:p w14:paraId="5464E04D" w14:textId="77777777" w:rsidR="00AA2921" w:rsidRPr="00EC76D5" w:rsidRDefault="00AA2921" w:rsidP="00AA2921">
      <w:pPr>
        <w:pStyle w:val="Code"/>
      </w:pPr>
    </w:p>
    <w:p w14:paraId="3CFDC769" w14:textId="77777777" w:rsidR="00AA2921" w:rsidRPr="00EC76D5" w:rsidRDefault="00AA2921" w:rsidP="00AA2921">
      <w:pPr>
        <w:pStyle w:val="Code"/>
      </w:pPr>
      <w:r w:rsidRPr="00EC76D5">
        <w:t>public class RegisterAllocator {</w:t>
      </w:r>
    </w:p>
    <w:p w14:paraId="6ED7CE06" w14:textId="77777777" w:rsidR="00AA2921" w:rsidRPr="00EC76D5" w:rsidRDefault="00AA2921" w:rsidP="00AA2921">
      <w:pPr>
        <w:pStyle w:val="Code"/>
      </w:pPr>
      <w:r w:rsidRPr="00EC76D5">
        <w:t xml:space="preserve">  public RegisterAllocator(List&lt;MiddleCode&gt; middleCodeList,</w:t>
      </w:r>
    </w:p>
    <w:p w14:paraId="6807B5F0" w14:textId="77777777" w:rsidR="00AA2921" w:rsidRPr="00EC76D5" w:rsidRDefault="00AA2921" w:rsidP="00AA2921">
      <w:pPr>
        <w:pStyle w:val="Code"/>
      </w:pPr>
      <w:r w:rsidRPr="00EC76D5">
        <w:t xml:space="preserve">                           Set&lt;Track&gt; trackSet) {</w:t>
      </w:r>
    </w:p>
    <w:p w14:paraId="0ADB9879" w14:textId="77777777" w:rsidR="00AA2921" w:rsidRPr="00EC76D5" w:rsidRDefault="00AA2921" w:rsidP="00AA2921">
      <w:pPr>
        <w:pStyle w:val="Code"/>
      </w:pPr>
      <w:r w:rsidRPr="00EC76D5">
        <w:t xml:space="preserve">    Graph&lt;Track&gt; totalTrackGraph = new Graph&lt;Track&gt;(trackSet);</w:t>
      </w:r>
    </w:p>
    <w:p w14:paraId="25751D18" w14:textId="77777777" w:rsidR="00AA2921" w:rsidRPr="00EC76D5" w:rsidRDefault="00AA2921" w:rsidP="00AA2921">
      <w:pPr>
        <w:pStyle w:val="Code"/>
      </w:pPr>
      <w:r w:rsidRPr="00EC76D5">
        <w:t xml:space="preserve">    generateEdgeSet(totalTrackGraph);</w:t>
      </w:r>
    </w:p>
    <w:p w14:paraId="18E9F1F8" w14:textId="77777777" w:rsidR="00AA2921" w:rsidRPr="00EC76D5" w:rsidRDefault="00AA2921" w:rsidP="00AA2921">
      <w:pPr>
        <w:pStyle w:val="Code"/>
      </w:pPr>
      <w:r w:rsidRPr="00EC76D5">
        <w:t xml:space="preserve">    Set&lt;Graph&lt;Track&gt;&gt; trackGraphSet = totalTrackGraph.partitionate();</w:t>
      </w:r>
    </w:p>
    <w:p w14:paraId="61F47F2C" w14:textId="77777777" w:rsidR="00AA2921" w:rsidRPr="00EC76D5" w:rsidRDefault="00AA2921" w:rsidP="00AA2921">
      <w:pPr>
        <w:pStyle w:val="Code"/>
      </w:pPr>
    </w:p>
    <w:p w14:paraId="7BBFB125" w14:textId="77777777" w:rsidR="00AA2921" w:rsidRPr="00EC76D5" w:rsidRDefault="00AA2921" w:rsidP="00AA2921">
      <w:pPr>
        <w:pStyle w:val="Code"/>
      </w:pPr>
      <w:r w:rsidRPr="00EC76D5">
        <w:t xml:space="preserve">    for (Graph&lt;Track&gt; trackGraph : trackGraphSet) {</w:t>
      </w:r>
    </w:p>
    <w:p w14:paraId="03FBC371" w14:textId="77777777" w:rsidR="00AA2921" w:rsidRPr="00EC76D5" w:rsidRDefault="00AA2921" w:rsidP="00AA2921">
      <w:pPr>
        <w:pStyle w:val="Code"/>
      </w:pPr>
      <w:r w:rsidRPr="00EC76D5">
        <w:t xml:space="preserve">      checkColorEdge(trackGraph);</w:t>
      </w:r>
    </w:p>
    <w:p w14:paraId="6C858836" w14:textId="77777777" w:rsidR="00AA2921" w:rsidRPr="00EC76D5" w:rsidRDefault="00AA2921" w:rsidP="00AA2921">
      <w:pPr>
        <w:pStyle w:val="Code"/>
      </w:pPr>
      <w:r w:rsidRPr="00EC76D5">
        <w:t xml:space="preserve">      generateMatch(middleCodeList, trackGraph);</w:t>
      </w:r>
    </w:p>
    <w:p w14:paraId="59C7685E" w14:textId="77777777" w:rsidR="00AA2921" w:rsidRPr="00EC76D5" w:rsidRDefault="00AA2921" w:rsidP="00AA2921">
      <w:pPr>
        <w:pStyle w:val="Code"/>
      </w:pPr>
      <w:r w:rsidRPr="00EC76D5">
        <w:t xml:space="preserve">    }</w:t>
      </w:r>
    </w:p>
    <w:p w14:paraId="51FBB597" w14:textId="77777777" w:rsidR="00AA2921" w:rsidRPr="00EC76D5" w:rsidRDefault="00AA2921" w:rsidP="00AA2921">
      <w:pPr>
        <w:pStyle w:val="Code"/>
      </w:pPr>
      <w:r w:rsidRPr="00EC76D5">
        <w:t xml:space="preserve">  }</w:t>
      </w:r>
    </w:p>
    <w:p w14:paraId="40723AB9" w14:textId="77777777" w:rsidR="00AA2921" w:rsidRPr="00EC76D5" w:rsidRDefault="00AA2921" w:rsidP="00AA2921">
      <w:pPr>
        <w:pStyle w:val="Code"/>
      </w:pPr>
      <w:r w:rsidRPr="00EC76D5">
        <w:t xml:space="preserve">  </w:t>
      </w:r>
    </w:p>
    <w:p w14:paraId="02CDD851" w14:textId="77777777" w:rsidR="00B25242" w:rsidRPr="00EC76D5" w:rsidRDefault="00B25242" w:rsidP="00B25242">
      <w:pPr>
        <w:pStyle w:val="Code"/>
      </w:pPr>
      <w:r w:rsidRPr="00EC76D5">
        <w:t xml:space="preserve">  private void checkColorEdge(Graph&lt;Track&gt; trackGraph) {</w:t>
      </w:r>
    </w:p>
    <w:p w14:paraId="2DF05F63" w14:textId="77777777" w:rsidR="00B25242" w:rsidRPr="00EC76D5" w:rsidRDefault="00B25242" w:rsidP="00B25242">
      <w:pPr>
        <w:pStyle w:val="Code"/>
      </w:pPr>
      <w:r w:rsidRPr="00EC76D5">
        <w:t xml:space="preserve">    for (UnorderedPair&lt;Track,Track&gt; pair : trackGraph.getEdgeSet()) {</w:t>
      </w:r>
    </w:p>
    <w:p w14:paraId="79882923" w14:textId="77777777" w:rsidR="00B25242" w:rsidRPr="00EC76D5" w:rsidRDefault="00B25242" w:rsidP="00B25242">
      <w:pPr>
        <w:pStyle w:val="Code"/>
      </w:pPr>
      <w:r w:rsidRPr="00EC76D5">
        <w:t xml:space="preserve">      Track track1 = pair.getFirst(), track2 = pair.getSecond();</w:t>
      </w:r>
    </w:p>
    <w:p w14:paraId="779F2231" w14:textId="77777777" w:rsidR="00B25242" w:rsidRPr="00EC76D5" w:rsidRDefault="00B25242" w:rsidP="00B25242">
      <w:pPr>
        <w:pStyle w:val="Code"/>
      </w:pPr>
      <w:r w:rsidRPr="00EC76D5">
        <w:t xml:space="preserve">      Assert.error(!ObjectCode.registerOverlap(track1.getRegister(),</w:t>
      </w:r>
    </w:p>
    <w:p w14:paraId="2EEFA305" w14:textId="77777777" w:rsidR="00B25242" w:rsidRPr="00EC76D5" w:rsidRDefault="00B25242" w:rsidP="00B25242">
      <w:pPr>
        <w:pStyle w:val="Code"/>
      </w:pPr>
      <w:r w:rsidRPr="00EC76D5">
        <w:t xml:space="preserve">                                               track2.getRegister()),</w:t>
      </w:r>
    </w:p>
    <w:p w14:paraId="3A4DBBFA" w14:textId="77777777" w:rsidR="00B25242" w:rsidRPr="00EC76D5" w:rsidRDefault="00B25242" w:rsidP="00B25242">
      <w:pPr>
        <w:pStyle w:val="Code"/>
      </w:pPr>
      <w:r w:rsidRPr="00EC76D5">
        <w:t xml:space="preserve">                   "register overlap " + track1.getRegister() +</w:t>
      </w:r>
    </w:p>
    <w:p w14:paraId="53313265" w14:textId="77777777" w:rsidR="00B25242" w:rsidRPr="00EC76D5" w:rsidRDefault="00B25242" w:rsidP="00B25242">
      <w:pPr>
        <w:pStyle w:val="Code"/>
      </w:pPr>
      <w:r w:rsidRPr="00EC76D5">
        <w:t xml:space="preserve">                   " " + track2.getRegister());</w:t>
      </w:r>
    </w:p>
    <w:p w14:paraId="21673EF6" w14:textId="77777777" w:rsidR="00B25242" w:rsidRPr="00EC76D5" w:rsidRDefault="00B25242" w:rsidP="00B25242">
      <w:pPr>
        <w:pStyle w:val="Code"/>
      </w:pPr>
      <w:r w:rsidRPr="00EC76D5">
        <w:t xml:space="preserve">    }</w:t>
      </w:r>
    </w:p>
    <w:p w14:paraId="2B42854B" w14:textId="0C670E04" w:rsidR="00AA2921" w:rsidRPr="00EC76D5" w:rsidRDefault="00B25242" w:rsidP="00B25242">
      <w:pPr>
        <w:pStyle w:val="Code"/>
      </w:pPr>
      <w:r w:rsidRPr="00EC76D5">
        <w:t xml:space="preserve">  }</w:t>
      </w:r>
    </w:p>
    <w:p w14:paraId="68915E5B" w14:textId="77777777" w:rsidR="00B25242" w:rsidRPr="00EC76D5" w:rsidRDefault="00B25242" w:rsidP="00B25242">
      <w:pPr>
        <w:pStyle w:val="Code"/>
      </w:pPr>
    </w:p>
    <w:p w14:paraId="32006457" w14:textId="77777777" w:rsidR="00AA2921" w:rsidRPr="00EC76D5" w:rsidRDefault="00AA2921" w:rsidP="00AA2921">
      <w:pPr>
        <w:pStyle w:val="Code"/>
      </w:pPr>
      <w:r w:rsidRPr="00EC76D5">
        <w:t xml:space="preserve">  private void generateEdgeSet(Graph&lt;Track&gt; trackGraph) {</w:t>
      </w:r>
    </w:p>
    <w:p w14:paraId="54162C21" w14:textId="77777777" w:rsidR="00AA2921" w:rsidRPr="00EC76D5" w:rsidRDefault="00AA2921" w:rsidP="00AA2921">
      <w:pPr>
        <w:pStyle w:val="Code"/>
      </w:pPr>
      <w:r w:rsidRPr="00EC76D5">
        <w:t xml:space="preserve">    Set&lt;Track&gt; trackSet = trackGraph.getVertexSet();</w:t>
      </w:r>
    </w:p>
    <w:p w14:paraId="71A7D59D" w14:textId="77777777" w:rsidR="00AA2921" w:rsidRPr="00EC76D5" w:rsidRDefault="00AA2921" w:rsidP="00AA2921">
      <w:pPr>
        <w:pStyle w:val="Code"/>
      </w:pPr>
    </w:p>
    <w:p w14:paraId="4EBAC9E4" w14:textId="77777777" w:rsidR="00AA2921" w:rsidRPr="00EC76D5" w:rsidRDefault="00AA2921" w:rsidP="00AA2921">
      <w:pPr>
        <w:pStyle w:val="Code"/>
      </w:pPr>
      <w:r w:rsidRPr="00EC76D5">
        <w:t xml:space="preserve">    for (Track track1 : trackSet) {</w:t>
      </w:r>
    </w:p>
    <w:p w14:paraId="6EE0125B" w14:textId="77777777" w:rsidR="00AA2921" w:rsidRPr="00EC76D5" w:rsidRDefault="00AA2921" w:rsidP="00AA2921">
      <w:pPr>
        <w:pStyle w:val="Code"/>
      </w:pPr>
      <w:r w:rsidRPr="00EC76D5">
        <w:t xml:space="preserve">      for (Track track2 : trackSet) {</w:t>
      </w:r>
    </w:p>
    <w:p w14:paraId="252D27CB" w14:textId="77777777" w:rsidR="00AA2921" w:rsidRPr="00EC76D5" w:rsidRDefault="00AA2921" w:rsidP="00AA2921">
      <w:pPr>
        <w:pStyle w:val="Code"/>
      </w:pPr>
      <w:r w:rsidRPr="00EC76D5">
        <w:t xml:space="preserve">        if (!track1.equals(track2) &amp;&amp; track1.doesOverlap(track2)) {</w:t>
      </w:r>
    </w:p>
    <w:p w14:paraId="505C5E9A" w14:textId="77777777" w:rsidR="00AA2921" w:rsidRPr="00EC76D5" w:rsidRDefault="00AA2921" w:rsidP="00AA2921">
      <w:pPr>
        <w:pStyle w:val="Code"/>
      </w:pPr>
      <w:r w:rsidRPr="00EC76D5">
        <w:t xml:space="preserve">          trackGraph.addEdge(track1, track2);</w:t>
      </w:r>
    </w:p>
    <w:p w14:paraId="02A61B35" w14:textId="77777777" w:rsidR="00AA2921" w:rsidRPr="00EC76D5" w:rsidRDefault="00AA2921" w:rsidP="00AA2921">
      <w:pPr>
        <w:pStyle w:val="Code"/>
      </w:pPr>
      <w:r w:rsidRPr="00EC76D5">
        <w:t xml:space="preserve">        }</w:t>
      </w:r>
    </w:p>
    <w:p w14:paraId="396E6AE4" w14:textId="77777777" w:rsidR="00AA2921" w:rsidRPr="00EC76D5" w:rsidRDefault="00AA2921" w:rsidP="00AA2921">
      <w:pPr>
        <w:pStyle w:val="Code"/>
      </w:pPr>
      <w:r w:rsidRPr="00EC76D5">
        <w:lastRenderedPageBreak/>
        <w:t xml:space="preserve">      }</w:t>
      </w:r>
    </w:p>
    <w:p w14:paraId="5C076DDE" w14:textId="77777777" w:rsidR="00AA2921" w:rsidRPr="00EC76D5" w:rsidRDefault="00AA2921" w:rsidP="00AA2921">
      <w:pPr>
        <w:pStyle w:val="Code"/>
      </w:pPr>
      <w:r w:rsidRPr="00EC76D5">
        <w:t xml:space="preserve">    }</w:t>
      </w:r>
    </w:p>
    <w:p w14:paraId="240EC19B" w14:textId="77777777" w:rsidR="00AA2921" w:rsidRPr="00EC76D5" w:rsidRDefault="00AA2921" w:rsidP="00AA2921">
      <w:pPr>
        <w:pStyle w:val="Code"/>
      </w:pPr>
      <w:r w:rsidRPr="00EC76D5">
        <w:t xml:space="preserve">  }</w:t>
      </w:r>
    </w:p>
    <w:p w14:paraId="6526169F" w14:textId="77777777" w:rsidR="00AA2921" w:rsidRPr="00EC76D5" w:rsidRDefault="00AA2921" w:rsidP="00AA2921">
      <w:pPr>
        <w:pStyle w:val="Code"/>
      </w:pPr>
    </w:p>
    <w:p w14:paraId="013EBE43" w14:textId="77777777" w:rsidR="00AA2921" w:rsidRPr="00EC76D5" w:rsidRDefault="00AA2921" w:rsidP="00AA2921">
      <w:pPr>
        <w:pStyle w:val="Code"/>
      </w:pPr>
      <w:r w:rsidRPr="00EC76D5">
        <w:t xml:space="preserve">  //Track x;</w:t>
      </w:r>
    </w:p>
    <w:p w14:paraId="5F15C46A" w14:textId="77777777" w:rsidR="00AA2921" w:rsidRPr="00EC76D5" w:rsidRDefault="00AA2921" w:rsidP="00AA2921">
      <w:pPr>
        <w:pStyle w:val="Code"/>
      </w:pPr>
      <w:r w:rsidRPr="00EC76D5">
        <w:t xml:space="preserve">  </w:t>
      </w:r>
    </w:p>
    <w:p w14:paraId="611CF990" w14:textId="77777777" w:rsidR="00AA2921" w:rsidRPr="00EC76D5" w:rsidRDefault="00AA2921" w:rsidP="00AA2921">
      <w:pPr>
        <w:pStyle w:val="Code"/>
      </w:pPr>
      <w:r w:rsidRPr="00EC76D5">
        <w:t xml:space="preserve">  private void generateMatch(List&lt;MiddleCode&gt; middleCodeList,</w:t>
      </w:r>
    </w:p>
    <w:p w14:paraId="2F9EF390" w14:textId="77777777" w:rsidR="00AA2921" w:rsidRPr="00EC76D5" w:rsidRDefault="00AA2921" w:rsidP="00AA2921">
      <w:pPr>
        <w:pStyle w:val="Code"/>
      </w:pPr>
      <w:r w:rsidRPr="00EC76D5">
        <w:t xml:space="preserve">                             Graph&lt;Track&gt; trackGraph) {</w:t>
      </w:r>
    </w:p>
    <w:p w14:paraId="7FF2A484" w14:textId="77777777" w:rsidR="00AA2921" w:rsidRPr="00EC76D5" w:rsidRDefault="00AA2921" w:rsidP="00AA2921">
      <w:pPr>
        <w:pStyle w:val="Code"/>
      </w:pPr>
      <w:r w:rsidRPr="00EC76D5">
        <w:t xml:space="preserve">    List&lt;Track&gt; trackList = new LinkedList&lt;&gt;(trackGraph.getVertexSet());</w:t>
      </w:r>
    </w:p>
    <w:p w14:paraId="1A9E478E" w14:textId="77777777" w:rsidR="00AA2921" w:rsidRPr="00EC76D5" w:rsidRDefault="00AA2921" w:rsidP="00AA2921">
      <w:pPr>
        <w:pStyle w:val="Code"/>
      </w:pPr>
    </w:p>
    <w:p w14:paraId="452BBFC5" w14:textId="77777777" w:rsidR="00AA2921" w:rsidRPr="00EC76D5" w:rsidRDefault="00AA2921" w:rsidP="00AA2921">
      <w:pPr>
        <w:pStyle w:val="Code"/>
      </w:pPr>
      <w:r w:rsidRPr="00EC76D5">
        <w:t xml:space="preserve">    for (Pair&lt;Track,Track&gt; edge : trackGraph.getEdgeSet()) {</w:t>
      </w:r>
    </w:p>
    <w:p w14:paraId="3A68B059" w14:textId="77777777" w:rsidR="00AA2921" w:rsidRPr="00EC76D5" w:rsidRDefault="00AA2921" w:rsidP="00AA2921">
      <w:pPr>
        <w:pStyle w:val="Code"/>
      </w:pPr>
      <w:r w:rsidRPr="00EC76D5">
        <w:t xml:space="preserve">      Assert.error(((edge.getFirst().getRegister() == null) &amp;&amp;</w:t>
      </w:r>
    </w:p>
    <w:p w14:paraId="5D42209F" w14:textId="77777777" w:rsidR="00AA2921" w:rsidRPr="00EC76D5" w:rsidRDefault="00AA2921" w:rsidP="00AA2921">
      <w:pPr>
        <w:pStyle w:val="Code"/>
      </w:pPr>
      <w:r w:rsidRPr="00EC76D5">
        <w:t xml:space="preserve">                    (edge.getFirst().getRegister() == null)) ||</w:t>
      </w:r>
    </w:p>
    <w:p w14:paraId="4CEA48E1" w14:textId="77777777" w:rsidR="00AA2921" w:rsidRPr="00EC76D5" w:rsidRDefault="00AA2921" w:rsidP="00AA2921">
      <w:pPr>
        <w:pStyle w:val="Code"/>
      </w:pPr>
      <w:r w:rsidRPr="00EC76D5">
        <w:t xml:space="preserve">                   (edge.getFirst().getRegister() !=</w:t>
      </w:r>
    </w:p>
    <w:p w14:paraId="52FAC6C4" w14:textId="77777777" w:rsidR="00AA2921" w:rsidRPr="00EC76D5" w:rsidRDefault="00AA2921" w:rsidP="00AA2921">
      <w:pPr>
        <w:pStyle w:val="Code"/>
      </w:pPr>
      <w:r w:rsidRPr="00EC76D5">
        <w:t xml:space="preserve">                    edge.getSecond().getRegister()));</w:t>
      </w:r>
    </w:p>
    <w:p w14:paraId="79A81DAC" w14:textId="77777777" w:rsidR="00AA2921" w:rsidRPr="00EC76D5" w:rsidRDefault="00AA2921" w:rsidP="00AA2921">
      <w:pPr>
        <w:pStyle w:val="Code"/>
      </w:pPr>
      <w:r w:rsidRPr="00EC76D5">
        <w:t xml:space="preserve">    }</w:t>
      </w:r>
    </w:p>
    <w:p w14:paraId="418752D5" w14:textId="77777777" w:rsidR="00AA2921" w:rsidRPr="00EC76D5" w:rsidRDefault="00AA2921" w:rsidP="00AA2921">
      <w:pPr>
        <w:pStyle w:val="Code"/>
      </w:pPr>
    </w:p>
    <w:p w14:paraId="7F819F40" w14:textId="77777777" w:rsidR="00AA2921" w:rsidRPr="00EC76D5" w:rsidRDefault="00AA2921" w:rsidP="00AA2921">
      <w:pPr>
        <w:pStyle w:val="Code"/>
      </w:pPr>
      <w:r w:rsidRPr="00EC76D5">
        <w:t xml:space="preserve">    try {</w:t>
      </w:r>
    </w:p>
    <w:p w14:paraId="2AC74D57" w14:textId="77777777" w:rsidR="00AA2921" w:rsidRPr="00EC76D5" w:rsidRDefault="00AA2921" w:rsidP="00AA2921">
      <w:pPr>
        <w:pStyle w:val="Code"/>
      </w:pPr>
      <w:r w:rsidRPr="00EC76D5">
        <w:t xml:space="preserve">      listSearch(trackList, trackGraph);</w:t>
      </w:r>
    </w:p>
    <w:p w14:paraId="3AEEDC72" w14:textId="77777777" w:rsidR="00AA2921" w:rsidRPr="00EC76D5" w:rsidRDefault="00AA2921" w:rsidP="00AA2921">
      <w:pPr>
        <w:pStyle w:val="Code"/>
      </w:pPr>
      <w:r w:rsidRPr="00EC76D5">
        <w:t xml:space="preserve">      Assert.error("Out of registers");</w:t>
      </w:r>
    </w:p>
    <w:p w14:paraId="788BD315" w14:textId="77777777" w:rsidR="00AA2921" w:rsidRPr="00EC76D5" w:rsidRDefault="00AA2921" w:rsidP="00AA2921">
      <w:pPr>
        <w:pStyle w:val="Code"/>
      </w:pPr>
      <w:r w:rsidRPr="00EC76D5">
        <w:t xml:space="preserve">    }</w:t>
      </w:r>
    </w:p>
    <w:p w14:paraId="272DCC62" w14:textId="77777777" w:rsidR="00AA2921" w:rsidRPr="00EC76D5" w:rsidRDefault="00AA2921" w:rsidP="00AA2921">
      <w:pPr>
        <w:pStyle w:val="Code"/>
      </w:pPr>
      <w:r w:rsidRPr="00EC76D5">
        <w:t xml:space="preserve">    catch (FoundColorMatchException exception) {</w:t>
      </w:r>
    </w:p>
    <w:p w14:paraId="230699E7" w14:textId="77777777" w:rsidR="00AA2921" w:rsidRPr="00EC76D5" w:rsidRDefault="00AA2921" w:rsidP="00AA2921">
      <w:pPr>
        <w:pStyle w:val="Code"/>
      </w:pPr>
      <w:r w:rsidRPr="00EC76D5">
        <w:t xml:space="preserve">      for (Track track : trackGraph.getVertexSet()) {</w:t>
      </w:r>
    </w:p>
    <w:p w14:paraId="4F4B05A3" w14:textId="77777777" w:rsidR="00AA2921" w:rsidRPr="00EC76D5" w:rsidRDefault="00AA2921" w:rsidP="00AA2921">
      <w:pPr>
        <w:pStyle w:val="Code"/>
      </w:pPr>
      <w:r w:rsidRPr="00EC76D5">
        <w:t xml:space="preserve">        Assert.error(track.getRegister() != null);</w:t>
      </w:r>
    </w:p>
    <w:p w14:paraId="0C242C70" w14:textId="77777777" w:rsidR="00AA2921" w:rsidRPr="00EC76D5" w:rsidRDefault="00AA2921" w:rsidP="00AA2921">
      <w:pPr>
        <w:pStyle w:val="Code"/>
      </w:pPr>
      <w:r w:rsidRPr="00EC76D5">
        <w:t xml:space="preserve">      }</w:t>
      </w:r>
    </w:p>
    <w:p w14:paraId="62C97F94" w14:textId="77777777" w:rsidR="00AA2921" w:rsidRPr="00EC76D5" w:rsidRDefault="00AA2921" w:rsidP="00AA2921">
      <w:pPr>
        <w:pStyle w:val="Code"/>
      </w:pPr>
    </w:p>
    <w:p w14:paraId="67304820" w14:textId="77777777" w:rsidR="00AA2921" w:rsidRPr="00EC76D5" w:rsidRDefault="00AA2921" w:rsidP="00AA2921">
      <w:pPr>
        <w:pStyle w:val="Code"/>
      </w:pPr>
      <w:r w:rsidRPr="00EC76D5">
        <w:t xml:space="preserve">      for (Pair&lt;Track,Track&gt; edge : trackGraph.getEdgeSet()) {</w:t>
      </w:r>
    </w:p>
    <w:p w14:paraId="424BDB07" w14:textId="77777777" w:rsidR="00AA2921" w:rsidRPr="00EC76D5" w:rsidRDefault="00AA2921" w:rsidP="00AA2921">
      <w:pPr>
        <w:pStyle w:val="Code"/>
      </w:pPr>
      <w:r w:rsidRPr="00EC76D5">
        <w:t xml:space="preserve">        Assert.error(edge.getFirst().getRegister() != edge.getSecond().getRegister());</w:t>
      </w:r>
    </w:p>
    <w:p w14:paraId="731E687E" w14:textId="77777777" w:rsidR="00AA2921" w:rsidRPr="00EC76D5" w:rsidRDefault="00AA2921" w:rsidP="00AA2921">
      <w:pPr>
        <w:pStyle w:val="Code"/>
      </w:pPr>
      <w:r w:rsidRPr="00EC76D5">
        <w:t xml:space="preserve">      }</w:t>
      </w:r>
    </w:p>
    <w:p w14:paraId="709B9884" w14:textId="77777777" w:rsidR="00AA2921" w:rsidRPr="00EC76D5" w:rsidRDefault="00AA2921" w:rsidP="00AA2921">
      <w:pPr>
        <w:pStyle w:val="Code"/>
      </w:pPr>
      <w:r w:rsidRPr="00EC76D5">
        <w:t xml:space="preserve">    }</w:t>
      </w:r>
    </w:p>
    <w:p w14:paraId="1C36EBC7" w14:textId="77777777" w:rsidR="00AA2921" w:rsidRPr="00EC76D5" w:rsidRDefault="00AA2921" w:rsidP="00AA2921">
      <w:pPr>
        <w:pStyle w:val="Code"/>
      </w:pPr>
      <w:r w:rsidRPr="00EC76D5">
        <w:t xml:space="preserve">    </w:t>
      </w:r>
    </w:p>
    <w:p w14:paraId="01FFF375" w14:textId="77777777" w:rsidR="00AA2921" w:rsidRPr="00EC76D5" w:rsidRDefault="00AA2921" w:rsidP="00AA2921">
      <w:pPr>
        <w:pStyle w:val="Code"/>
      </w:pPr>
      <w:r w:rsidRPr="00EC76D5">
        <w:t xml:space="preserve">    for (Track track : trackGraph.getVertexSet()) {</w:t>
      </w:r>
    </w:p>
    <w:p w14:paraId="532B91E4" w14:textId="77777777" w:rsidR="00AA2921" w:rsidRPr="00EC76D5" w:rsidRDefault="00AA2921" w:rsidP="00AA2921">
      <w:pPr>
        <w:pStyle w:val="Code"/>
      </w:pPr>
      <w:r w:rsidRPr="00EC76D5">
        <w:t xml:space="preserve">      track.generate(middleCodeList, track.getRegister());</w:t>
      </w:r>
    </w:p>
    <w:p w14:paraId="4988AF1F" w14:textId="77777777" w:rsidR="00AA2921" w:rsidRPr="00EC76D5" w:rsidRDefault="00AA2921" w:rsidP="00AA2921">
      <w:pPr>
        <w:pStyle w:val="Code"/>
      </w:pPr>
      <w:r w:rsidRPr="00EC76D5">
        <w:t xml:space="preserve">    }</w:t>
      </w:r>
    </w:p>
    <w:p w14:paraId="1BB31A32" w14:textId="77777777" w:rsidR="00AA2921" w:rsidRPr="00EC76D5" w:rsidRDefault="00AA2921" w:rsidP="00AA2921">
      <w:pPr>
        <w:pStyle w:val="Code"/>
      </w:pPr>
      <w:r w:rsidRPr="00EC76D5">
        <w:t xml:space="preserve">  }</w:t>
      </w:r>
    </w:p>
    <w:p w14:paraId="4100B326" w14:textId="77777777" w:rsidR="00AA2921" w:rsidRPr="00EC76D5" w:rsidRDefault="00AA2921" w:rsidP="00AA2921">
      <w:pPr>
        <w:pStyle w:val="Code"/>
      </w:pPr>
      <w:r w:rsidRPr="00EC76D5">
        <w:t xml:space="preserve">    </w:t>
      </w:r>
    </w:p>
    <w:p w14:paraId="52E5A17B" w14:textId="77777777" w:rsidR="00AA2921" w:rsidRPr="00EC76D5" w:rsidRDefault="00AA2921" w:rsidP="00AA2921">
      <w:pPr>
        <w:pStyle w:val="Code"/>
      </w:pPr>
      <w:r w:rsidRPr="00EC76D5">
        <w:t xml:space="preserve">  private  void listSearch(List&lt;Track&gt; trackList, Graph&lt;Track&gt; trackGraph)</w:t>
      </w:r>
    </w:p>
    <w:p w14:paraId="4E70BC02" w14:textId="77777777" w:rsidR="00AA2921" w:rsidRPr="00EC76D5" w:rsidRDefault="00AA2921" w:rsidP="00AA2921">
      <w:pPr>
        <w:pStyle w:val="Code"/>
      </w:pPr>
      <w:r w:rsidRPr="00EC76D5">
        <w:t xml:space="preserve">                          throws FoundColorMatchException {</w:t>
      </w:r>
    </w:p>
    <w:p w14:paraId="55E967C6" w14:textId="77777777" w:rsidR="00AA2921" w:rsidRPr="00EC76D5" w:rsidRDefault="00AA2921" w:rsidP="00AA2921">
      <w:pPr>
        <w:pStyle w:val="Code"/>
      </w:pPr>
      <w:r w:rsidRPr="00EC76D5">
        <w:t xml:space="preserve">    if (trackList.isEmpty()) {</w:t>
      </w:r>
    </w:p>
    <w:p w14:paraId="763F08F8" w14:textId="77777777" w:rsidR="00AA2921" w:rsidRPr="00EC76D5" w:rsidRDefault="00AA2921" w:rsidP="00AA2921">
      <w:pPr>
        <w:pStyle w:val="Code"/>
      </w:pPr>
      <w:r w:rsidRPr="00EC76D5">
        <w:t xml:space="preserve">      throw (new FoundColorMatchException());</w:t>
      </w:r>
    </w:p>
    <w:p w14:paraId="6B47FD77" w14:textId="77777777" w:rsidR="00AA2921" w:rsidRPr="00EC76D5" w:rsidRDefault="00AA2921" w:rsidP="00AA2921">
      <w:pPr>
        <w:pStyle w:val="Code"/>
      </w:pPr>
      <w:r w:rsidRPr="00EC76D5">
        <w:t xml:space="preserve">    }</w:t>
      </w:r>
    </w:p>
    <w:p w14:paraId="43D3A34F" w14:textId="77777777" w:rsidR="00AA2921" w:rsidRPr="00EC76D5" w:rsidRDefault="00AA2921" w:rsidP="00AA2921">
      <w:pPr>
        <w:pStyle w:val="Code"/>
      </w:pPr>
      <w:r w:rsidRPr="00EC76D5">
        <w:t xml:space="preserve">    else {</w:t>
      </w:r>
    </w:p>
    <w:p w14:paraId="292CE8E3" w14:textId="77777777" w:rsidR="00AA2921" w:rsidRPr="00EC76D5" w:rsidRDefault="00AA2921" w:rsidP="00AA2921">
      <w:pPr>
        <w:pStyle w:val="Code"/>
      </w:pPr>
      <w:r w:rsidRPr="00EC76D5">
        <w:t xml:space="preserve">      Track track = trackList.remove(0);</w:t>
      </w:r>
    </w:p>
    <w:p w14:paraId="3AEF287A" w14:textId="77777777" w:rsidR="00AA2921" w:rsidRPr="00EC76D5" w:rsidRDefault="00AA2921" w:rsidP="00AA2921">
      <w:pPr>
        <w:pStyle w:val="Code"/>
      </w:pPr>
    </w:p>
    <w:p w14:paraId="03F0AC43" w14:textId="77777777" w:rsidR="00AA2921" w:rsidRPr="00EC76D5" w:rsidRDefault="00AA2921" w:rsidP="00AA2921">
      <w:pPr>
        <w:pStyle w:val="Code"/>
      </w:pPr>
      <w:r w:rsidRPr="00EC76D5">
        <w:t xml:space="preserve">      if (track.getRegister() != null) {</w:t>
      </w:r>
    </w:p>
    <w:p w14:paraId="430D34F2" w14:textId="77777777" w:rsidR="00AA2921" w:rsidRPr="00EC76D5" w:rsidRDefault="00AA2921" w:rsidP="00AA2921">
      <w:pPr>
        <w:pStyle w:val="Code"/>
      </w:pPr>
      <w:r w:rsidRPr="00EC76D5">
        <w:t xml:space="preserve">        listSearch(trackList, trackGraph);</w:t>
      </w:r>
    </w:p>
    <w:p w14:paraId="6CB50100" w14:textId="77777777" w:rsidR="00AA2921" w:rsidRPr="00EC76D5" w:rsidRDefault="00AA2921" w:rsidP="00AA2921">
      <w:pPr>
        <w:pStyle w:val="Code"/>
      </w:pPr>
      <w:r w:rsidRPr="00EC76D5">
        <w:t xml:space="preserve">      }</w:t>
      </w:r>
    </w:p>
    <w:p w14:paraId="76F45C13" w14:textId="77777777" w:rsidR="00AA2921" w:rsidRPr="00EC76D5" w:rsidRDefault="00AA2921" w:rsidP="00AA2921">
      <w:pPr>
        <w:pStyle w:val="Code"/>
      </w:pPr>
      <w:r w:rsidRPr="00EC76D5">
        <w:t xml:space="preserve">      else {</w:t>
      </w:r>
    </w:p>
    <w:p w14:paraId="177D4781" w14:textId="77777777" w:rsidR="00AA2921" w:rsidRPr="00EC76D5" w:rsidRDefault="00AA2921" w:rsidP="00AA2921">
      <w:pPr>
        <w:pStyle w:val="Code"/>
      </w:pPr>
      <w:r w:rsidRPr="00EC76D5">
        <w:t xml:space="preserve">        Set&lt;Register&gt; possibleSet = getPossibleSet(track, track.getNotCL());</w:t>
      </w:r>
    </w:p>
    <w:p w14:paraId="3C2CEA6B" w14:textId="77777777" w:rsidR="00AA2921" w:rsidRPr="00EC76D5" w:rsidRDefault="00AA2921" w:rsidP="00AA2921">
      <w:pPr>
        <w:pStyle w:val="Code"/>
      </w:pPr>
      <w:r w:rsidRPr="00EC76D5">
        <w:t xml:space="preserve">        Set&lt;Track&gt; neighbourSet = trackGraph.getNeighbourSet(track);</w:t>
      </w:r>
    </w:p>
    <w:p w14:paraId="2229DA72" w14:textId="77777777" w:rsidR="00AA2921" w:rsidRPr="00EC76D5" w:rsidRDefault="00AA2921" w:rsidP="00AA2921">
      <w:pPr>
        <w:pStyle w:val="Code"/>
      </w:pPr>
    </w:p>
    <w:p w14:paraId="3AAE1D82" w14:textId="77777777" w:rsidR="00AA2921" w:rsidRPr="00EC76D5" w:rsidRDefault="00AA2921" w:rsidP="00AA2921">
      <w:pPr>
        <w:pStyle w:val="Code"/>
      </w:pPr>
      <w:r w:rsidRPr="00EC76D5">
        <w:t xml:space="preserve">        for (Register possibleRegister : possibleSet) {</w:t>
      </w:r>
    </w:p>
    <w:p w14:paraId="44AED2C0" w14:textId="77777777" w:rsidR="00AA2921" w:rsidRPr="00EC76D5" w:rsidRDefault="00AA2921" w:rsidP="00AA2921">
      <w:pPr>
        <w:pStyle w:val="Code"/>
      </w:pPr>
      <w:r w:rsidRPr="00EC76D5">
        <w:t xml:space="preserve">          boolean match = true;</w:t>
      </w:r>
    </w:p>
    <w:p w14:paraId="01D7F761" w14:textId="77777777" w:rsidR="00AA2921" w:rsidRPr="00EC76D5" w:rsidRDefault="00AA2921" w:rsidP="00AA2921">
      <w:pPr>
        <w:pStyle w:val="Code"/>
      </w:pPr>
    </w:p>
    <w:p w14:paraId="5539FFBB" w14:textId="77777777" w:rsidR="00AA2921" w:rsidRPr="00EC76D5" w:rsidRDefault="00AA2921" w:rsidP="00AA2921">
      <w:pPr>
        <w:pStyle w:val="Code"/>
      </w:pPr>
      <w:r w:rsidRPr="00EC76D5">
        <w:t xml:space="preserve">          for (Track neighbourTrack : neighbourSet) {</w:t>
      </w:r>
    </w:p>
    <w:p w14:paraId="2D148B51" w14:textId="77777777" w:rsidR="00AA2921" w:rsidRPr="00EC76D5" w:rsidRDefault="00AA2921" w:rsidP="00AA2921">
      <w:pPr>
        <w:pStyle w:val="Code"/>
      </w:pPr>
      <w:r w:rsidRPr="00EC76D5">
        <w:t xml:space="preserve">            Register neighbourRegister = neighbourTrack.getRegister();</w:t>
      </w:r>
    </w:p>
    <w:p w14:paraId="08317FDD" w14:textId="77777777" w:rsidR="00AA2921" w:rsidRPr="00EC76D5" w:rsidRDefault="00AA2921" w:rsidP="00AA2921">
      <w:pPr>
        <w:pStyle w:val="Code"/>
      </w:pPr>
      <w:r w:rsidRPr="00EC76D5">
        <w:lastRenderedPageBreak/>
        <w:t xml:space="preserve">            </w:t>
      </w:r>
    </w:p>
    <w:p w14:paraId="6E03082A" w14:textId="77777777" w:rsidR="00AA2921" w:rsidRPr="00EC76D5" w:rsidRDefault="00AA2921" w:rsidP="00AA2921">
      <w:pPr>
        <w:pStyle w:val="Code"/>
      </w:pPr>
      <w:r w:rsidRPr="00EC76D5">
        <w:t xml:space="preserve">            if (ObjectCode.registerOverlap(possibleRegister, neighbourRegister)) {</w:t>
      </w:r>
    </w:p>
    <w:p w14:paraId="055D2D05" w14:textId="77777777" w:rsidR="00AA2921" w:rsidRPr="00EC76D5" w:rsidRDefault="00AA2921" w:rsidP="00AA2921">
      <w:pPr>
        <w:pStyle w:val="Code"/>
      </w:pPr>
      <w:r w:rsidRPr="00EC76D5">
        <w:t xml:space="preserve">              match = false;</w:t>
      </w:r>
    </w:p>
    <w:p w14:paraId="6294D2BC" w14:textId="77777777" w:rsidR="00AA2921" w:rsidRPr="00EC76D5" w:rsidRDefault="00AA2921" w:rsidP="00AA2921">
      <w:pPr>
        <w:pStyle w:val="Code"/>
      </w:pPr>
      <w:r w:rsidRPr="00EC76D5">
        <w:t xml:space="preserve">              break;</w:t>
      </w:r>
    </w:p>
    <w:p w14:paraId="02655FCD" w14:textId="77777777" w:rsidR="00AA2921" w:rsidRPr="00EC76D5" w:rsidRDefault="00AA2921" w:rsidP="00AA2921">
      <w:pPr>
        <w:pStyle w:val="Code"/>
      </w:pPr>
      <w:r w:rsidRPr="00EC76D5">
        <w:t xml:space="preserve">            }</w:t>
      </w:r>
    </w:p>
    <w:p w14:paraId="0618E55D" w14:textId="77777777" w:rsidR="00AA2921" w:rsidRPr="00EC76D5" w:rsidRDefault="00AA2921" w:rsidP="00AA2921">
      <w:pPr>
        <w:pStyle w:val="Code"/>
      </w:pPr>
      <w:r w:rsidRPr="00EC76D5">
        <w:t xml:space="preserve">          }</w:t>
      </w:r>
    </w:p>
    <w:p w14:paraId="0423C282" w14:textId="77777777" w:rsidR="00AA2921" w:rsidRPr="00EC76D5" w:rsidRDefault="00AA2921" w:rsidP="00AA2921">
      <w:pPr>
        <w:pStyle w:val="Code"/>
      </w:pPr>
    </w:p>
    <w:p w14:paraId="6AE9B5A7" w14:textId="77777777" w:rsidR="00AA2921" w:rsidRPr="00EC76D5" w:rsidRDefault="00AA2921" w:rsidP="00AA2921">
      <w:pPr>
        <w:pStyle w:val="Code"/>
      </w:pPr>
      <w:r w:rsidRPr="00EC76D5">
        <w:t xml:space="preserve">          if (match) {</w:t>
      </w:r>
    </w:p>
    <w:p w14:paraId="22EAC0B5" w14:textId="77777777" w:rsidR="00AA2921" w:rsidRPr="00EC76D5" w:rsidRDefault="00AA2921" w:rsidP="00AA2921">
      <w:pPr>
        <w:pStyle w:val="Code"/>
      </w:pPr>
      <w:r w:rsidRPr="00EC76D5">
        <w:t xml:space="preserve">            //System.out.println(indent + "match\n\n");</w:t>
      </w:r>
    </w:p>
    <w:p w14:paraId="22EFA810" w14:textId="77777777" w:rsidR="00AA2921" w:rsidRPr="00EC76D5" w:rsidRDefault="00AA2921" w:rsidP="00AA2921">
      <w:pPr>
        <w:pStyle w:val="Code"/>
      </w:pPr>
      <w:r w:rsidRPr="00EC76D5">
        <w:t xml:space="preserve">            track.setRegister(possibleRegister);</w:t>
      </w:r>
    </w:p>
    <w:p w14:paraId="5F0F2C27" w14:textId="77777777" w:rsidR="00AA2921" w:rsidRPr="00EC76D5" w:rsidRDefault="00AA2921" w:rsidP="00AA2921">
      <w:pPr>
        <w:pStyle w:val="Code"/>
      </w:pPr>
      <w:r w:rsidRPr="00EC76D5">
        <w:t xml:space="preserve">            listSearch(trackList, trackGraph);</w:t>
      </w:r>
    </w:p>
    <w:p w14:paraId="641DB2CD" w14:textId="77777777" w:rsidR="00AA2921" w:rsidRPr="00EC76D5" w:rsidRDefault="00AA2921" w:rsidP="00AA2921">
      <w:pPr>
        <w:pStyle w:val="Code"/>
      </w:pPr>
      <w:r w:rsidRPr="00EC76D5">
        <w:t xml:space="preserve">          }</w:t>
      </w:r>
    </w:p>
    <w:p w14:paraId="62614C1F" w14:textId="77777777" w:rsidR="00AA2921" w:rsidRPr="00EC76D5" w:rsidRDefault="00AA2921" w:rsidP="00AA2921">
      <w:pPr>
        <w:pStyle w:val="Code"/>
      </w:pPr>
      <w:r w:rsidRPr="00EC76D5">
        <w:t xml:space="preserve">        }</w:t>
      </w:r>
    </w:p>
    <w:p w14:paraId="49B21F72" w14:textId="77777777" w:rsidR="00AA2921" w:rsidRPr="00EC76D5" w:rsidRDefault="00AA2921" w:rsidP="00AA2921">
      <w:pPr>
        <w:pStyle w:val="Code"/>
      </w:pPr>
      <w:r w:rsidRPr="00EC76D5">
        <w:t xml:space="preserve">        </w:t>
      </w:r>
    </w:p>
    <w:p w14:paraId="516D3E9E" w14:textId="77777777" w:rsidR="00AA2921" w:rsidRPr="00EC76D5" w:rsidRDefault="00AA2921" w:rsidP="00AA2921">
      <w:pPr>
        <w:pStyle w:val="Code"/>
      </w:pPr>
      <w:r w:rsidRPr="00EC76D5">
        <w:t xml:space="preserve">        //System.out.println();        </w:t>
      </w:r>
    </w:p>
    <w:p w14:paraId="670803F2" w14:textId="77777777" w:rsidR="00AA2921" w:rsidRPr="00EC76D5" w:rsidRDefault="00AA2921" w:rsidP="00AA2921">
      <w:pPr>
        <w:pStyle w:val="Code"/>
      </w:pPr>
      <w:r w:rsidRPr="00EC76D5">
        <w:t xml:space="preserve">        track.setRegister(null);</w:t>
      </w:r>
    </w:p>
    <w:p w14:paraId="398C3EDE" w14:textId="77777777" w:rsidR="00AA2921" w:rsidRPr="00EC76D5" w:rsidRDefault="00AA2921" w:rsidP="00AA2921">
      <w:pPr>
        <w:pStyle w:val="Code"/>
      </w:pPr>
      <w:r w:rsidRPr="00EC76D5">
        <w:t xml:space="preserve">      }</w:t>
      </w:r>
    </w:p>
    <w:p w14:paraId="5454B053" w14:textId="77777777" w:rsidR="00AA2921" w:rsidRPr="00EC76D5" w:rsidRDefault="00AA2921" w:rsidP="00AA2921">
      <w:pPr>
        <w:pStyle w:val="Code"/>
      </w:pPr>
      <w:r w:rsidRPr="00EC76D5">
        <w:t xml:space="preserve">      </w:t>
      </w:r>
    </w:p>
    <w:p w14:paraId="4FFD4CA6" w14:textId="77777777" w:rsidR="00AA2921" w:rsidRPr="00EC76D5" w:rsidRDefault="00AA2921" w:rsidP="00AA2921">
      <w:pPr>
        <w:pStyle w:val="Code"/>
      </w:pPr>
      <w:r w:rsidRPr="00EC76D5">
        <w:t xml:space="preserve">      trackList.add(0, track);</w:t>
      </w:r>
    </w:p>
    <w:p w14:paraId="437256BE" w14:textId="77777777" w:rsidR="00AA2921" w:rsidRPr="00EC76D5" w:rsidRDefault="00AA2921" w:rsidP="00AA2921">
      <w:pPr>
        <w:pStyle w:val="Code"/>
      </w:pPr>
      <w:r w:rsidRPr="00EC76D5">
        <w:t xml:space="preserve">    }</w:t>
      </w:r>
    </w:p>
    <w:p w14:paraId="14769A15" w14:textId="77777777" w:rsidR="00AA2921" w:rsidRPr="00EC76D5" w:rsidRDefault="00AA2921" w:rsidP="00AA2921">
      <w:pPr>
        <w:pStyle w:val="Code"/>
      </w:pPr>
      <w:r w:rsidRPr="00EC76D5">
        <w:t xml:space="preserve">  }</w:t>
      </w:r>
    </w:p>
    <w:p w14:paraId="2501D00D" w14:textId="77777777" w:rsidR="00AA2921" w:rsidRPr="00EC76D5" w:rsidRDefault="00AA2921" w:rsidP="00AA2921">
      <w:pPr>
        <w:pStyle w:val="Code"/>
      </w:pPr>
    </w:p>
    <w:p w14:paraId="519753F2" w14:textId="77777777" w:rsidR="00AA2921" w:rsidRPr="00EC76D5" w:rsidRDefault="00AA2921" w:rsidP="00AA2921">
      <w:pPr>
        <w:pStyle w:val="Code"/>
      </w:pPr>
      <w:r w:rsidRPr="00EC76D5">
        <w:t xml:space="preserve">  /*private boolean matchNeighbourSet(Register register,</w:t>
      </w:r>
    </w:p>
    <w:p w14:paraId="357C40DC" w14:textId="77777777" w:rsidR="00AA2921" w:rsidRPr="00EC76D5" w:rsidRDefault="00AA2921" w:rsidP="00AA2921">
      <w:pPr>
        <w:pStyle w:val="Code"/>
      </w:pPr>
      <w:r w:rsidRPr="00EC76D5">
        <w:t xml:space="preserve">                                    Set&lt;Track&gt; neighbourSet) {</w:t>
      </w:r>
    </w:p>
    <w:p w14:paraId="7AD0F882" w14:textId="77777777" w:rsidR="00AA2921" w:rsidRPr="00EC76D5" w:rsidRDefault="00AA2921" w:rsidP="00AA2921">
      <w:pPr>
        <w:pStyle w:val="Code"/>
      </w:pPr>
      <w:r w:rsidRPr="00EC76D5">
        <w:t xml:space="preserve">    for (Track neighbourTrack : neighbourSet) {</w:t>
      </w:r>
    </w:p>
    <w:p w14:paraId="3DDA8318" w14:textId="77777777" w:rsidR="00AA2921" w:rsidRPr="00EC76D5" w:rsidRDefault="00AA2921" w:rsidP="00AA2921">
      <w:pPr>
        <w:pStyle w:val="Code"/>
      </w:pPr>
      <w:r w:rsidRPr="00EC76D5">
        <w:t xml:space="preserve">      if (ObjectCode.registerOverlap(register, neighbourTrack.getRegister())){</w:t>
      </w:r>
    </w:p>
    <w:p w14:paraId="02E410E8" w14:textId="77777777" w:rsidR="00AA2921" w:rsidRPr="00EC76D5" w:rsidRDefault="00AA2921" w:rsidP="00AA2921">
      <w:pPr>
        <w:pStyle w:val="Code"/>
      </w:pPr>
      <w:r w:rsidRPr="00EC76D5">
        <w:t xml:space="preserve">        return false;</w:t>
      </w:r>
    </w:p>
    <w:p w14:paraId="026937F4" w14:textId="77777777" w:rsidR="00AA2921" w:rsidRPr="00EC76D5" w:rsidRDefault="00AA2921" w:rsidP="00AA2921">
      <w:pPr>
        <w:pStyle w:val="Code"/>
      </w:pPr>
      <w:r w:rsidRPr="00EC76D5">
        <w:t xml:space="preserve">      }</w:t>
      </w:r>
    </w:p>
    <w:p w14:paraId="19942A71" w14:textId="77777777" w:rsidR="00AA2921" w:rsidRPr="00EC76D5" w:rsidRDefault="00AA2921" w:rsidP="00AA2921">
      <w:pPr>
        <w:pStyle w:val="Code"/>
      </w:pPr>
      <w:r w:rsidRPr="00EC76D5">
        <w:t xml:space="preserve">    }</w:t>
      </w:r>
    </w:p>
    <w:p w14:paraId="642CEE43" w14:textId="77777777" w:rsidR="00AA2921" w:rsidRPr="00EC76D5" w:rsidRDefault="00AA2921" w:rsidP="00AA2921">
      <w:pPr>
        <w:pStyle w:val="Code"/>
      </w:pPr>
      <w:r w:rsidRPr="00EC76D5">
        <w:t xml:space="preserve">    </w:t>
      </w:r>
    </w:p>
    <w:p w14:paraId="2ABD61EB" w14:textId="77777777" w:rsidR="00AA2921" w:rsidRPr="00EC76D5" w:rsidRDefault="00AA2921" w:rsidP="00AA2921">
      <w:pPr>
        <w:pStyle w:val="Code"/>
      </w:pPr>
      <w:r w:rsidRPr="00EC76D5">
        <w:t xml:space="preserve">    return true;</w:t>
      </w:r>
    </w:p>
    <w:p w14:paraId="3E623303" w14:textId="77777777" w:rsidR="00AA2921" w:rsidRPr="00EC76D5" w:rsidRDefault="00AA2921" w:rsidP="00AA2921">
      <w:pPr>
        <w:pStyle w:val="Code"/>
      </w:pPr>
      <w:r w:rsidRPr="00EC76D5">
        <w:t xml:space="preserve">  }*/</w:t>
      </w:r>
    </w:p>
    <w:p w14:paraId="584BCE3C" w14:textId="77777777" w:rsidR="00AA2921" w:rsidRPr="00EC76D5" w:rsidRDefault="00AA2921" w:rsidP="00AA2921">
      <w:pPr>
        <w:pStyle w:val="Code"/>
      </w:pPr>
    </w:p>
    <w:p w14:paraId="6F33ACF6" w14:textId="77777777" w:rsidR="00AA2921" w:rsidRPr="00EC76D5" w:rsidRDefault="00AA2921" w:rsidP="00AA2921">
      <w:pPr>
        <w:pStyle w:val="Code"/>
      </w:pPr>
      <w:r w:rsidRPr="00EC76D5">
        <w:t xml:space="preserve">  public static Set&lt;Register&gt; m_pointerRegisterSet =</w:t>
      </w:r>
    </w:p>
    <w:p w14:paraId="2C7F390D" w14:textId="77777777" w:rsidR="00AA2921" w:rsidRPr="00EC76D5" w:rsidRDefault="00AA2921" w:rsidP="00AA2921">
      <w:pPr>
        <w:pStyle w:val="Code"/>
      </w:pPr>
      <w:r w:rsidRPr="00EC76D5">
        <w:t xml:space="preserve">    new ListSet&lt;&gt;(Arrays.asList(Register.si, Register.di, Register.bx));</w:t>
      </w:r>
    </w:p>
    <w:p w14:paraId="27BC7FEA" w14:textId="77777777" w:rsidR="00AA2921" w:rsidRPr="00EC76D5" w:rsidRDefault="00AA2921" w:rsidP="00AA2921">
      <w:pPr>
        <w:pStyle w:val="Code"/>
      </w:pPr>
    </w:p>
    <w:p w14:paraId="058405D5" w14:textId="77777777" w:rsidR="00AA2921" w:rsidRPr="00EC76D5" w:rsidRDefault="00AA2921" w:rsidP="00AA2921">
      <w:pPr>
        <w:pStyle w:val="Code"/>
      </w:pPr>
      <w:r w:rsidRPr="00EC76D5">
        <w:t xml:space="preserve">  private static Set&lt;Register&gt; m_shortRegisterSet =</w:t>
      </w:r>
    </w:p>
    <w:p w14:paraId="34E07D58" w14:textId="77777777" w:rsidR="00AA2921" w:rsidRPr="00EC76D5" w:rsidRDefault="00AA2921" w:rsidP="00AA2921">
      <w:pPr>
        <w:pStyle w:val="Code"/>
      </w:pPr>
      <w:r w:rsidRPr="00EC76D5">
        <w:t xml:space="preserve">    new ListSet&lt;&gt;(Arrays.asList(Register.al, Register.ah, Register.bl,</w:t>
      </w:r>
    </w:p>
    <w:p w14:paraId="23355EF4" w14:textId="77777777" w:rsidR="00AA2921" w:rsidRPr="00EC76D5" w:rsidRDefault="00AA2921" w:rsidP="00AA2921">
      <w:pPr>
        <w:pStyle w:val="Code"/>
      </w:pPr>
      <w:r w:rsidRPr="00EC76D5">
        <w:t xml:space="preserve">                              Register.bh, Register.cl, Register.ch,</w:t>
      </w:r>
    </w:p>
    <w:p w14:paraId="51888324" w14:textId="77777777" w:rsidR="00AA2921" w:rsidRPr="00EC76D5" w:rsidRDefault="00AA2921" w:rsidP="00AA2921">
      <w:pPr>
        <w:pStyle w:val="Code"/>
      </w:pPr>
      <w:r w:rsidRPr="00EC76D5">
        <w:t xml:space="preserve">                              Register.dl, Register.dh)),</w:t>
      </w:r>
    </w:p>
    <w:p w14:paraId="7D1BE75F" w14:textId="77777777" w:rsidR="00AA2921" w:rsidRPr="00EC76D5" w:rsidRDefault="00AA2921" w:rsidP="00AA2921">
      <w:pPr>
        <w:pStyle w:val="Code"/>
      </w:pPr>
      <w:r w:rsidRPr="00EC76D5">
        <w:t xml:space="preserve">                               m_normalRegisterSet =</w:t>
      </w:r>
    </w:p>
    <w:p w14:paraId="32882BE9" w14:textId="77777777" w:rsidR="00AA2921" w:rsidRPr="00EC76D5" w:rsidRDefault="00AA2921" w:rsidP="00AA2921">
      <w:pPr>
        <w:pStyle w:val="Code"/>
      </w:pPr>
      <w:r w:rsidRPr="00EC76D5">
        <w:t xml:space="preserve">    new ListSet&lt;&gt;(Arrays.asList(Register.ax, Register.bx,</w:t>
      </w:r>
    </w:p>
    <w:p w14:paraId="2D0961FD" w14:textId="77777777" w:rsidR="00AA2921" w:rsidRPr="00EC76D5" w:rsidRDefault="00AA2921" w:rsidP="00AA2921">
      <w:pPr>
        <w:pStyle w:val="Code"/>
      </w:pPr>
      <w:r w:rsidRPr="00EC76D5">
        <w:t xml:space="preserve">                                Register.cx, Register.dx));</w:t>
      </w:r>
    </w:p>
    <w:p w14:paraId="5C00E04E" w14:textId="77777777" w:rsidR="00AA2921" w:rsidRPr="00EC76D5" w:rsidRDefault="00AA2921" w:rsidP="00AA2921">
      <w:pPr>
        <w:pStyle w:val="Code"/>
      </w:pPr>
    </w:p>
    <w:p w14:paraId="28A9EF6C" w14:textId="77777777" w:rsidR="00AA2921" w:rsidRPr="00EC76D5" w:rsidRDefault="00AA2921" w:rsidP="00AA2921">
      <w:pPr>
        <w:pStyle w:val="Code"/>
      </w:pPr>
      <w:r w:rsidRPr="00EC76D5">
        <w:t xml:space="preserve">  private static Set&lt;Register&gt; getPossibleSet(Track track, boolean notDL) {</w:t>
      </w:r>
    </w:p>
    <w:p w14:paraId="1A52C8F8" w14:textId="77777777" w:rsidR="00AA2921" w:rsidRPr="00EC76D5" w:rsidRDefault="00AA2921" w:rsidP="00AA2921">
      <w:pPr>
        <w:pStyle w:val="Code"/>
      </w:pPr>
      <w:r w:rsidRPr="00EC76D5">
        <w:t xml:space="preserve">    Set&lt;Register&gt; possibleSet = new ListSet&lt;&gt;();</w:t>
      </w:r>
    </w:p>
    <w:p w14:paraId="74F4978D" w14:textId="77777777" w:rsidR="00AA2921" w:rsidRPr="00EC76D5" w:rsidRDefault="00AA2921" w:rsidP="00AA2921">
      <w:pPr>
        <w:pStyle w:val="Code"/>
      </w:pPr>
      <w:r w:rsidRPr="00EC76D5">
        <w:t xml:space="preserve">    </w:t>
      </w:r>
    </w:p>
    <w:p w14:paraId="6666E4AC" w14:textId="77777777" w:rsidR="00AA2921" w:rsidRPr="00EC76D5" w:rsidRDefault="00AA2921" w:rsidP="00AA2921">
      <w:pPr>
        <w:pStyle w:val="Code"/>
      </w:pPr>
      <w:r w:rsidRPr="00EC76D5">
        <w:t xml:space="preserve">    if (track.isPointer()) {</w:t>
      </w:r>
    </w:p>
    <w:p w14:paraId="145F7C6B" w14:textId="77777777" w:rsidR="00AA2921" w:rsidRPr="00EC76D5" w:rsidRDefault="00AA2921" w:rsidP="00AA2921">
      <w:pPr>
        <w:pStyle w:val="Code"/>
      </w:pPr>
      <w:r w:rsidRPr="00EC76D5">
        <w:t xml:space="preserve">      possibleSet.addAll(m_pointerRegisterSet);</w:t>
      </w:r>
    </w:p>
    <w:p w14:paraId="2E34D7DC" w14:textId="77777777" w:rsidR="00AA2921" w:rsidRPr="00EC76D5" w:rsidRDefault="00AA2921" w:rsidP="00AA2921">
      <w:pPr>
        <w:pStyle w:val="Code"/>
      </w:pPr>
      <w:r w:rsidRPr="00EC76D5">
        <w:t xml:space="preserve">      </w:t>
      </w:r>
    </w:p>
    <w:p w14:paraId="3C49D53C" w14:textId="77777777" w:rsidR="00AA2921" w:rsidRPr="00EC76D5" w:rsidRDefault="00AA2921" w:rsidP="00AA2921">
      <w:pPr>
        <w:pStyle w:val="Code"/>
      </w:pPr>
      <w:r w:rsidRPr="00EC76D5">
        <w:t xml:space="preserve">      if (Main.FuncSymbol.getType().isEllipse()) {</w:t>
      </w:r>
    </w:p>
    <w:p w14:paraId="77862F1E" w14:textId="77777777" w:rsidR="00AA2921" w:rsidRPr="00EC76D5" w:rsidRDefault="00AA2921" w:rsidP="00AA2921">
      <w:pPr>
        <w:pStyle w:val="Code"/>
      </w:pPr>
      <w:r w:rsidRPr="00EC76D5">
        <w:t xml:space="preserve">        possibleSet.remove(ObjectCode.EllipseRegister);</w:t>
      </w:r>
    </w:p>
    <w:p w14:paraId="71CA874F" w14:textId="77777777" w:rsidR="00AA2921" w:rsidRPr="00EC76D5" w:rsidRDefault="00AA2921" w:rsidP="00AA2921">
      <w:pPr>
        <w:pStyle w:val="Code"/>
      </w:pPr>
      <w:r w:rsidRPr="00EC76D5">
        <w:t xml:space="preserve">      }</w:t>
      </w:r>
    </w:p>
    <w:p w14:paraId="01B5D3D2" w14:textId="77777777" w:rsidR="00AA2921" w:rsidRPr="00EC76D5" w:rsidRDefault="00AA2921" w:rsidP="00AA2921">
      <w:pPr>
        <w:pStyle w:val="Code"/>
      </w:pPr>
      <w:r w:rsidRPr="00EC76D5">
        <w:t xml:space="preserve">    }</w:t>
      </w:r>
    </w:p>
    <w:p w14:paraId="378BC4FB" w14:textId="77777777" w:rsidR="00AA2921" w:rsidRPr="00EC76D5" w:rsidRDefault="00AA2921" w:rsidP="00AA2921">
      <w:pPr>
        <w:pStyle w:val="Code"/>
      </w:pPr>
      <w:r w:rsidRPr="00EC76D5">
        <w:t xml:space="preserve">    else if (track.getMaxSize() == Type.ShortSize) {</w:t>
      </w:r>
    </w:p>
    <w:p w14:paraId="081092AD" w14:textId="77777777" w:rsidR="00AA2921" w:rsidRPr="00EC76D5" w:rsidRDefault="00AA2921" w:rsidP="00AA2921">
      <w:pPr>
        <w:pStyle w:val="Code"/>
      </w:pPr>
      <w:r w:rsidRPr="00EC76D5">
        <w:t xml:space="preserve">      possibleSet.addAll(m_shortRegisterSet);</w:t>
      </w:r>
    </w:p>
    <w:p w14:paraId="7ED7B7E2" w14:textId="77777777" w:rsidR="00AA2921" w:rsidRPr="00EC76D5" w:rsidRDefault="00AA2921" w:rsidP="00AA2921">
      <w:pPr>
        <w:pStyle w:val="Code"/>
      </w:pPr>
      <w:r w:rsidRPr="00EC76D5">
        <w:lastRenderedPageBreak/>
        <w:t xml:space="preserve">      </w:t>
      </w:r>
    </w:p>
    <w:p w14:paraId="34B64C6B" w14:textId="77777777" w:rsidR="00AA2921" w:rsidRPr="00EC76D5" w:rsidRDefault="00AA2921" w:rsidP="00AA2921">
      <w:pPr>
        <w:pStyle w:val="Code"/>
      </w:pPr>
      <w:r w:rsidRPr="00EC76D5">
        <w:t xml:space="preserve">      if (notDL) {</w:t>
      </w:r>
    </w:p>
    <w:p w14:paraId="509E6D53" w14:textId="77777777" w:rsidR="00AA2921" w:rsidRPr="00EC76D5" w:rsidRDefault="00AA2921" w:rsidP="00AA2921">
      <w:pPr>
        <w:pStyle w:val="Code"/>
      </w:pPr>
      <w:r w:rsidRPr="00EC76D5">
        <w:t xml:space="preserve">        possibleSet.remove(Register.dl);</w:t>
      </w:r>
    </w:p>
    <w:p w14:paraId="68D4FBCA" w14:textId="77777777" w:rsidR="00AA2921" w:rsidRPr="00EC76D5" w:rsidRDefault="00AA2921" w:rsidP="00AA2921">
      <w:pPr>
        <w:pStyle w:val="Code"/>
      </w:pPr>
      <w:r w:rsidRPr="00EC76D5">
        <w:t xml:space="preserve">      }</w:t>
      </w:r>
    </w:p>
    <w:p w14:paraId="4DCC7123" w14:textId="77777777" w:rsidR="00AA2921" w:rsidRPr="00EC76D5" w:rsidRDefault="00AA2921" w:rsidP="00AA2921">
      <w:pPr>
        <w:pStyle w:val="Code"/>
      </w:pPr>
      <w:r w:rsidRPr="00EC76D5">
        <w:t xml:space="preserve">    }</w:t>
      </w:r>
    </w:p>
    <w:p w14:paraId="371D361D" w14:textId="77777777" w:rsidR="00AA2921" w:rsidRPr="00EC76D5" w:rsidRDefault="00AA2921" w:rsidP="00AA2921">
      <w:pPr>
        <w:pStyle w:val="Code"/>
      </w:pPr>
      <w:r w:rsidRPr="00EC76D5">
        <w:t xml:space="preserve">    else {</w:t>
      </w:r>
    </w:p>
    <w:p w14:paraId="76B1CDAC" w14:textId="77777777" w:rsidR="00AA2921" w:rsidRPr="00EC76D5" w:rsidRDefault="00AA2921" w:rsidP="00AA2921">
      <w:pPr>
        <w:pStyle w:val="Code"/>
      </w:pPr>
      <w:r w:rsidRPr="00EC76D5">
        <w:t xml:space="preserve">      possibleSet.addAll(m_normalRegisterSet);</w:t>
      </w:r>
    </w:p>
    <w:p w14:paraId="1E2C4934" w14:textId="77777777" w:rsidR="00AA2921" w:rsidRPr="00EC76D5" w:rsidRDefault="00AA2921" w:rsidP="00AA2921">
      <w:pPr>
        <w:pStyle w:val="Code"/>
      </w:pPr>
    </w:p>
    <w:p w14:paraId="24012456" w14:textId="77777777" w:rsidR="00AA2921" w:rsidRPr="00EC76D5" w:rsidRDefault="00AA2921" w:rsidP="00AA2921">
      <w:pPr>
        <w:pStyle w:val="Code"/>
      </w:pPr>
      <w:r w:rsidRPr="00EC76D5">
        <w:t xml:space="preserve">      if (notDL) {</w:t>
      </w:r>
    </w:p>
    <w:p w14:paraId="5ADBC5EA" w14:textId="77777777" w:rsidR="00AA2921" w:rsidRPr="00EC76D5" w:rsidRDefault="00AA2921" w:rsidP="00AA2921">
      <w:pPr>
        <w:pStyle w:val="Code"/>
      </w:pPr>
      <w:r w:rsidRPr="00EC76D5">
        <w:t xml:space="preserve">        possibleSet.remove(Register.dx);</w:t>
      </w:r>
    </w:p>
    <w:p w14:paraId="3C449792" w14:textId="77777777" w:rsidR="00AA2921" w:rsidRPr="00EC76D5" w:rsidRDefault="00AA2921" w:rsidP="00AA2921">
      <w:pPr>
        <w:pStyle w:val="Code"/>
      </w:pPr>
      <w:r w:rsidRPr="00EC76D5">
        <w:t xml:space="preserve">      }</w:t>
      </w:r>
    </w:p>
    <w:p w14:paraId="2E7795A8" w14:textId="77777777" w:rsidR="00AA2921" w:rsidRPr="00EC76D5" w:rsidRDefault="00AA2921" w:rsidP="00AA2921">
      <w:pPr>
        <w:pStyle w:val="Code"/>
      </w:pPr>
      <w:r w:rsidRPr="00EC76D5">
        <w:t xml:space="preserve">    }</w:t>
      </w:r>
    </w:p>
    <w:p w14:paraId="3CB50ACC" w14:textId="77777777" w:rsidR="00AA2921" w:rsidRPr="00EC76D5" w:rsidRDefault="00AA2921" w:rsidP="00AA2921">
      <w:pPr>
        <w:pStyle w:val="Code"/>
      </w:pPr>
    </w:p>
    <w:p w14:paraId="086C19DE" w14:textId="77777777" w:rsidR="00AA2921" w:rsidRPr="00EC76D5" w:rsidRDefault="00AA2921" w:rsidP="00AA2921">
      <w:pPr>
        <w:pStyle w:val="Code"/>
      </w:pPr>
      <w:r w:rsidRPr="00EC76D5">
        <w:t xml:space="preserve">    return possibleSet;</w:t>
      </w:r>
    </w:p>
    <w:p w14:paraId="36290063" w14:textId="77777777" w:rsidR="00AA2921" w:rsidRPr="00EC76D5" w:rsidRDefault="00AA2921" w:rsidP="00AA2921">
      <w:pPr>
        <w:pStyle w:val="Code"/>
      </w:pPr>
      <w:r w:rsidRPr="00EC76D5">
        <w:t xml:space="preserve">  }</w:t>
      </w:r>
    </w:p>
    <w:p w14:paraId="14DDAB5C" w14:textId="5E00AC48" w:rsidR="00AA2921" w:rsidRPr="00EC76D5" w:rsidRDefault="00AA2921" w:rsidP="00AA2921">
      <w:pPr>
        <w:pStyle w:val="Code"/>
      </w:pPr>
      <w:r w:rsidRPr="00EC76D5">
        <w:t>}</w:t>
      </w:r>
    </w:p>
    <w:p w14:paraId="333C53B3" w14:textId="6F8C5ECA" w:rsidR="00AD7B52" w:rsidRPr="00EC76D5" w:rsidRDefault="00526593" w:rsidP="006A31DF">
      <w:pPr>
        <w:pStyle w:val="Rubrik1"/>
      </w:pPr>
      <w:bookmarkStart w:id="5852" w:name="_Toc481936432"/>
      <w:r w:rsidRPr="00EC76D5">
        <w:lastRenderedPageBreak/>
        <w:t>Object</w:t>
      </w:r>
      <w:r w:rsidR="00AD7B52" w:rsidRPr="00EC76D5">
        <w:t xml:space="preserve"> Code Generation</w:t>
      </w:r>
      <w:bookmarkEnd w:id="5849"/>
      <w:bookmarkEnd w:id="5852"/>
    </w:p>
    <w:p w14:paraId="2C63DB5C" w14:textId="60DF0CFB" w:rsidR="008A39BB" w:rsidRPr="00EC76D5" w:rsidRDefault="008A39BB" w:rsidP="008A39BB">
      <w:r w:rsidRPr="00EC76D5">
        <w:t>The object code generation</w:t>
      </w:r>
      <w:r w:rsidRPr="00EC76D5">
        <w:rPr>
          <w:rStyle w:val="Fotnotsreferens"/>
        </w:rPr>
        <w:footnoteReference w:id="9"/>
      </w:r>
      <w:r w:rsidR="00644F00" w:rsidRPr="00EC76D5">
        <w:t xml:space="preserve"> is the …</w:t>
      </w:r>
    </w:p>
    <w:p w14:paraId="0DE33064" w14:textId="06D09017" w:rsidR="00730572" w:rsidRPr="00EC76D5" w:rsidRDefault="00730572" w:rsidP="00730572">
      <w:pPr>
        <w:pStyle w:val="Rubrik2"/>
      </w:pPr>
      <w:bookmarkStart w:id="5853" w:name="_Toc481936433"/>
      <w:r w:rsidRPr="00EC76D5">
        <w:t xml:space="preserve">The </w:t>
      </w:r>
      <w:r w:rsidR="00C339AA" w:rsidRPr="00EC76D5">
        <w:t>Object</w:t>
      </w:r>
      <w:r w:rsidRPr="00EC76D5">
        <w:t xml:space="preserve"> Operator</w:t>
      </w:r>
      <w:bookmarkEnd w:id="5853"/>
    </w:p>
    <w:p w14:paraId="5FC4293E" w14:textId="1F67F37F" w:rsidR="00090F04" w:rsidRPr="00EC76D5" w:rsidRDefault="00946DC7" w:rsidP="00201C51">
      <w:pPr>
        <w:pStyle w:val="CodeHeader"/>
      </w:pPr>
      <w:r w:rsidRPr="00EC76D5">
        <w:t>Object</w:t>
      </w:r>
      <w:r w:rsidR="00090F04" w:rsidRPr="00EC76D5">
        <w:t>Operator.java</w:t>
      </w:r>
    </w:p>
    <w:p w14:paraId="13B402D0" w14:textId="77777777" w:rsidR="00EB2C40" w:rsidRPr="00EC76D5" w:rsidRDefault="00EB2C40" w:rsidP="00EB2C40">
      <w:pPr>
        <w:pStyle w:val="Code"/>
      </w:pPr>
      <w:r w:rsidRPr="00EC76D5">
        <w:t>package c_compiler;</w:t>
      </w:r>
    </w:p>
    <w:p w14:paraId="7BDC9510" w14:textId="77777777" w:rsidR="00EB2C40" w:rsidRPr="00EC76D5" w:rsidRDefault="00EB2C40" w:rsidP="00EB2C40">
      <w:pPr>
        <w:pStyle w:val="Code"/>
      </w:pPr>
    </w:p>
    <w:p w14:paraId="584F8D28" w14:textId="77777777" w:rsidR="00EB2C40" w:rsidRPr="00EC76D5" w:rsidRDefault="00EB2C40" w:rsidP="00EB2C40">
      <w:pPr>
        <w:pStyle w:val="Code"/>
      </w:pPr>
      <w:r w:rsidRPr="00EC76D5">
        <w:t>public enum ObjectOperator {add, add_byte, add_dword, add_word,</w:t>
      </w:r>
    </w:p>
    <w:p w14:paraId="7EE72B97" w14:textId="77777777" w:rsidR="00EB2C40" w:rsidRPr="00EC76D5" w:rsidRDefault="00EB2C40" w:rsidP="00EB2C40">
      <w:pPr>
        <w:pStyle w:val="Code"/>
      </w:pPr>
      <w:r w:rsidRPr="00EC76D5">
        <w:t xml:space="preserve">                            and, and_byte, and_dword, and_word,</w:t>
      </w:r>
    </w:p>
    <w:p w14:paraId="05804DEC" w14:textId="77777777" w:rsidR="00EB2C40" w:rsidRPr="00EC76D5" w:rsidRDefault="00EB2C40" w:rsidP="00EB2C40">
      <w:pPr>
        <w:pStyle w:val="Code"/>
      </w:pPr>
      <w:r w:rsidRPr="00EC76D5">
        <w:t xml:space="preserve">                            cmp, cmp_byte, cmp_dword, cmp_word,</w:t>
      </w:r>
    </w:p>
    <w:p w14:paraId="263A1933" w14:textId="77777777" w:rsidR="00EB2C40" w:rsidRPr="00EC76D5" w:rsidRDefault="00EB2C40" w:rsidP="00EB2C40">
      <w:pPr>
        <w:pStyle w:val="Code"/>
      </w:pPr>
      <w:r w:rsidRPr="00EC76D5">
        <w:t xml:space="preserve">                            dec, dec_byte, dec_dword, dec_word,</w:t>
      </w:r>
    </w:p>
    <w:p w14:paraId="1DE5716D" w14:textId="77777777" w:rsidR="00EB2C40" w:rsidRPr="00EC76D5" w:rsidRDefault="00EB2C40" w:rsidP="00EB2C40">
      <w:pPr>
        <w:pStyle w:val="Code"/>
      </w:pPr>
      <w:r w:rsidRPr="00EC76D5">
        <w:t xml:space="preserve">                            div, div_byte, div_dword, div_word,</w:t>
      </w:r>
    </w:p>
    <w:p w14:paraId="063D2969" w14:textId="77777777" w:rsidR="00EB2C40" w:rsidRPr="00EC76D5" w:rsidRDefault="00EB2C40" w:rsidP="00EB2C40">
      <w:pPr>
        <w:pStyle w:val="Code"/>
      </w:pPr>
      <w:r w:rsidRPr="00EC76D5">
        <w:t xml:space="preserve">                            fabs, faddp, fadd, fchs, fcompp,</w:t>
      </w:r>
    </w:p>
    <w:p w14:paraId="736A4735" w14:textId="77777777" w:rsidR="00EB2C40" w:rsidRPr="00EC76D5" w:rsidRDefault="00EB2C40" w:rsidP="00EB2C40">
      <w:pPr>
        <w:pStyle w:val="Code"/>
      </w:pPr>
      <w:r w:rsidRPr="00EC76D5">
        <w:t xml:space="preserve">                            fdivp, fdivrp, fdivr, fdiv,</w:t>
      </w:r>
    </w:p>
    <w:p w14:paraId="4F3AA095" w14:textId="28FB38D8" w:rsidR="00EB2C40" w:rsidRPr="00EC76D5" w:rsidRDefault="00EB2C40" w:rsidP="00EB2C40">
      <w:pPr>
        <w:pStyle w:val="Code"/>
      </w:pPr>
      <w:r w:rsidRPr="00EC76D5">
        <w:t xml:space="preserve">                            fild_dword, fild_word, f</w:t>
      </w:r>
      <w:r w:rsidR="002F35C1">
        <w:t>initializer</w:t>
      </w:r>
      <w:r w:rsidRPr="00EC76D5">
        <w:t>,</w:t>
      </w:r>
    </w:p>
    <w:p w14:paraId="172F565D" w14:textId="77777777" w:rsidR="00EB2C40" w:rsidRPr="00EC76D5" w:rsidRDefault="00EB2C40" w:rsidP="00EB2C40">
      <w:pPr>
        <w:pStyle w:val="Code"/>
      </w:pPr>
      <w:r w:rsidRPr="00EC76D5">
        <w:t xml:space="preserve">                            fistp_dword, fistp_word, fist_dword,</w:t>
      </w:r>
    </w:p>
    <w:p w14:paraId="0E10E649" w14:textId="77777777" w:rsidR="00EB2C40" w:rsidRPr="00EC76D5" w:rsidRDefault="00EB2C40" w:rsidP="00EB2C40">
      <w:pPr>
        <w:pStyle w:val="Code"/>
      </w:pPr>
      <w:r w:rsidRPr="00EC76D5">
        <w:t xml:space="preserve">                            fist_word, fld1, fldcw, fldz,</w:t>
      </w:r>
    </w:p>
    <w:p w14:paraId="395F3059" w14:textId="77777777" w:rsidR="00EB2C40" w:rsidRPr="00EC76D5" w:rsidRDefault="00EB2C40" w:rsidP="00EB2C40">
      <w:pPr>
        <w:pStyle w:val="Code"/>
      </w:pPr>
      <w:r w:rsidRPr="00EC76D5">
        <w:t xml:space="preserve">                            fld_dword, fld_qword, fmulp, fmul,</w:t>
      </w:r>
    </w:p>
    <w:p w14:paraId="13CE9828" w14:textId="77777777" w:rsidR="00EB2C40" w:rsidRPr="00EC76D5" w:rsidRDefault="00EB2C40" w:rsidP="00EB2C40">
      <w:pPr>
        <w:pStyle w:val="Code"/>
      </w:pPr>
      <w:r w:rsidRPr="00EC76D5">
        <w:t xml:space="preserve">                            fstcw, fstp_dword, fstp_qword, </w:t>
      </w:r>
    </w:p>
    <w:p w14:paraId="77AFF77E" w14:textId="77777777" w:rsidR="00EB2C40" w:rsidRPr="00EC76D5" w:rsidRDefault="00EB2C40" w:rsidP="00EB2C40">
      <w:pPr>
        <w:pStyle w:val="Code"/>
      </w:pPr>
      <w:r w:rsidRPr="00EC76D5">
        <w:t xml:space="preserve">                            fstsw, fst_dword, fst_qword, fsubp,</w:t>
      </w:r>
    </w:p>
    <w:p w14:paraId="34B6891F" w14:textId="77777777" w:rsidR="00EB2C40" w:rsidRPr="00EC76D5" w:rsidRDefault="00EB2C40" w:rsidP="00EB2C40">
      <w:pPr>
        <w:pStyle w:val="Code"/>
      </w:pPr>
      <w:r w:rsidRPr="00EC76D5">
        <w:t xml:space="preserve">                            fsubrp, fsubr, fsub, ftst, fwait,</w:t>
      </w:r>
    </w:p>
    <w:p w14:paraId="59B736EA" w14:textId="77777777" w:rsidR="00EB2C40" w:rsidRPr="00EC76D5" w:rsidRDefault="00EB2C40" w:rsidP="00EB2C40">
      <w:pPr>
        <w:pStyle w:val="Code"/>
      </w:pPr>
      <w:r w:rsidRPr="00EC76D5">
        <w:t xml:space="preserve">                            idiv, idiv_byte, idiv_dword,</w:t>
      </w:r>
    </w:p>
    <w:p w14:paraId="64C281E0" w14:textId="77777777" w:rsidR="00EB2C40" w:rsidRPr="00EC76D5" w:rsidRDefault="00EB2C40" w:rsidP="00EB2C40">
      <w:pPr>
        <w:pStyle w:val="Code"/>
      </w:pPr>
      <w:r w:rsidRPr="00EC76D5">
        <w:t xml:space="preserve">                            idiv_word, imul, imul_byte,</w:t>
      </w:r>
    </w:p>
    <w:p w14:paraId="14FD6A89" w14:textId="77777777" w:rsidR="00EB2C40" w:rsidRPr="00EC76D5" w:rsidRDefault="00EB2C40" w:rsidP="00EB2C40">
      <w:pPr>
        <w:pStyle w:val="Code"/>
      </w:pPr>
      <w:r w:rsidRPr="00EC76D5">
        <w:t xml:space="preserve">                            imul_dword, imul_word, inc,</w:t>
      </w:r>
    </w:p>
    <w:p w14:paraId="58ECBC6B" w14:textId="77777777" w:rsidR="00EB2C40" w:rsidRPr="00EC76D5" w:rsidRDefault="00EB2C40" w:rsidP="00EB2C40">
      <w:pPr>
        <w:pStyle w:val="Code"/>
      </w:pPr>
      <w:r w:rsidRPr="00EC76D5">
        <w:t xml:space="preserve">                            inc_byte, inc_dword, inc_word,</w:t>
      </w:r>
    </w:p>
    <w:p w14:paraId="0D054CFC" w14:textId="77777777" w:rsidR="00EB2C40" w:rsidRPr="00EC76D5" w:rsidRDefault="00EB2C40" w:rsidP="00EB2C40">
      <w:pPr>
        <w:pStyle w:val="Code"/>
      </w:pPr>
      <w:r w:rsidRPr="00EC76D5">
        <w:t xml:space="preserve">                            interrupt, jae, ja, jbe, jb, jc, je,</w:t>
      </w:r>
    </w:p>
    <w:p w14:paraId="1F67198B" w14:textId="77777777" w:rsidR="00EB2C40" w:rsidRPr="00EC76D5" w:rsidRDefault="00EB2C40" w:rsidP="00EB2C40">
      <w:pPr>
        <w:pStyle w:val="Code"/>
      </w:pPr>
      <w:r w:rsidRPr="00EC76D5">
        <w:t xml:space="preserve">                            jge, jg, jle, jl, jmp, short_jmp,</w:t>
      </w:r>
    </w:p>
    <w:p w14:paraId="514BB399" w14:textId="77777777" w:rsidR="00EB2C40" w:rsidRPr="00EC76D5" w:rsidRDefault="00EB2C40" w:rsidP="00EB2C40">
      <w:pPr>
        <w:pStyle w:val="Code"/>
      </w:pPr>
      <w:r w:rsidRPr="00EC76D5">
        <w:t xml:space="preserve">                            long_jmp, jnc, jne, jnz, jz, lahf, </w:t>
      </w:r>
    </w:p>
    <w:p w14:paraId="6035E712" w14:textId="77777777" w:rsidR="00EB2C40" w:rsidRPr="00EC76D5" w:rsidRDefault="00EB2C40" w:rsidP="00EB2C40">
      <w:pPr>
        <w:pStyle w:val="Code"/>
      </w:pPr>
      <w:r w:rsidRPr="00EC76D5">
        <w:t xml:space="preserve">                            mov, mov_byte, mov_dword, mov_word,</w:t>
      </w:r>
    </w:p>
    <w:p w14:paraId="0EEE8C5C" w14:textId="77777777" w:rsidR="00EB2C40" w:rsidRPr="00EC76D5" w:rsidRDefault="00EB2C40" w:rsidP="00EB2C40">
      <w:pPr>
        <w:pStyle w:val="Code"/>
      </w:pPr>
      <w:r w:rsidRPr="00EC76D5">
        <w:t xml:space="preserve">                            mul, mul_byte, mul_dword, mul_word,</w:t>
      </w:r>
    </w:p>
    <w:p w14:paraId="708B71B2" w14:textId="77777777" w:rsidR="00EB2C40" w:rsidRPr="00EC76D5" w:rsidRDefault="00EB2C40" w:rsidP="00EB2C40">
      <w:pPr>
        <w:pStyle w:val="Code"/>
      </w:pPr>
      <w:r w:rsidRPr="00EC76D5">
        <w:t xml:space="preserve">                            neg, neg_byte, neg_dword, neg_word,</w:t>
      </w:r>
    </w:p>
    <w:p w14:paraId="3095B66C" w14:textId="77777777" w:rsidR="00EB2C40" w:rsidRPr="00EC76D5" w:rsidRDefault="00EB2C40" w:rsidP="00EB2C40">
      <w:pPr>
        <w:pStyle w:val="Code"/>
      </w:pPr>
      <w:r w:rsidRPr="00EC76D5">
        <w:t xml:space="preserve">                            nop, not, not_byte, not_dword,</w:t>
      </w:r>
    </w:p>
    <w:p w14:paraId="7A841157" w14:textId="77777777" w:rsidR="00EB2C40" w:rsidRPr="00EC76D5" w:rsidRDefault="00EB2C40" w:rsidP="00EB2C40">
      <w:pPr>
        <w:pStyle w:val="Code"/>
      </w:pPr>
      <w:r w:rsidRPr="00EC76D5">
        <w:t xml:space="preserve">                            not_word, or, or_byte, or_dword,</w:t>
      </w:r>
    </w:p>
    <w:p w14:paraId="379A3B14" w14:textId="77777777" w:rsidR="00EB2C40" w:rsidRPr="00EC76D5" w:rsidRDefault="00EB2C40" w:rsidP="00EB2C40">
      <w:pPr>
        <w:pStyle w:val="Code"/>
      </w:pPr>
      <w:r w:rsidRPr="00EC76D5">
        <w:t xml:space="preserve">                            or_word, sahf, shl, shr, sub,</w:t>
      </w:r>
    </w:p>
    <w:p w14:paraId="32D94D80" w14:textId="77777777" w:rsidR="00EB2C40" w:rsidRPr="00EC76D5" w:rsidRDefault="00EB2C40" w:rsidP="00EB2C40">
      <w:pPr>
        <w:pStyle w:val="Code"/>
      </w:pPr>
      <w:r w:rsidRPr="00EC76D5">
        <w:t xml:space="preserve">                            sub_byte, sub_dword, sub_word, xor,</w:t>
      </w:r>
    </w:p>
    <w:p w14:paraId="557EFC2B" w14:textId="77777777" w:rsidR="00EB2C40" w:rsidRPr="00EC76D5" w:rsidRDefault="00EB2C40" w:rsidP="00EB2C40">
      <w:pPr>
        <w:pStyle w:val="Code"/>
      </w:pPr>
      <w:r w:rsidRPr="00EC76D5">
        <w:t xml:space="preserve">                            xor_byte, xor_dword, xor_word, call,</w:t>
      </w:r>
    </w:p>
    <w:p w14:paraId="5ED4C50E" w14:textId="77777777" w:rsidR="00EB2C40" w:rsidRPr="00EC76D5" w:rsidRDefault="00EB2C40" w:rsidP="00EB2C40">
      <w:pPr>
        <w:pStyle w:val="Code"/>
        <w:rPr>
          <w:rFonts w:ascii="Times New Roman" w:eastAsiaTheme="majorEastAsia" w:hAnsi="Times New Roman" w:cstheme="majorBidi"/>
          <w:b/>
          <w:sz w:val="40"/>
          <w:szCs w:val="26"/>
        </w:rPr>
      </w:pPr>
      <w:r w:rsidRPr="00EC76D5">
        <w:t xml:space="preserve">                            empty, label, label2, comment};</w:t>
      </w:r>
    </w:p>
    <w:p w14:paraId="59A6B9D7" w14:textId="2FB65A6F" w:rsidR="00201DB0" w:rsidRPr="00EC76D5" w:rsidRDefault="00201DB0" w:rsidP="00EB2C40">
      <w:pPr>
        <w:pStyle w:val="Rubrik2"/>
      </w:pPr>
      <w:bookmarkStart w:id="5854" w:name="_Toc481936434"/>
      <w:r w:rsidRPr="00EC76D5">
        <w:t xml:space="preserve">The </w:t>
      </w:r>
      <w:r w:rsidR="00CA4231" w:rsidRPr="00EC76D5">
        <w:t>Object</w:t>
      </w:r>
      <w:r w:rsidRPr="00EC76D5">
        <w:t xml:space="preserve"> Code</w:t>
      </w:r>
      <w:bookmarkEnd w:id="5854"/>
    </w:p>
    <w:p w14:paraId="6C34442B" w14:textId="191902C7" w:rsidR="00201C51" w:rsidRPr="00EC76D5" w:rsidRDefault="00162AA9" w:rsidP="00201C51">
      <w:pPr>
        <w:pStyle w:val="CodeHeader"/>
      </w:pPr>
      <w:r w:rsidRPr="00EC76D5">
        <w:t>ObjectCode</w:t>
      </w:r>
      <w:r w:rsidR="00201C51" w:rsidRPr="00EC76D5">
        <w:t>.java</w:t>
      </w:r>
    </w:p>
    <w:p w14:paraId="475F5B5C" w14:textId="77777777" w:rsidR="009B66F3" w:rsidRPr="00EC76D5" w:rsidRDefault="009B66F3" w:rsidP="009B66F3">
      <w:pPr>
        <w:pStyle w:val="Code"/>
      </w:pPr>
      <w:r w:rsidRPr="00EC76D5">
        <w:t>package c_compiler;</w:t>
      </w:r>
    </w:p>
    <w:p w14:paraId="3040AFB7" w14:textId="77777777" w:rsidR="009B66F3" w:rsidRPr="00EC76D5" w:rsidRDefault="009B66F3" w:rsidP="009B66F3">
      <w:pPr>
        <w:pStyle w:val="Code"/>
      </w:pPr>
      <w:r w:rsidRPr="00EC76D5">
        <w:t>import java.util.*;</w:t>
      </w:r>
    </w:p>
    <w:p w14:paraId="3CA1CA69" w14:textId="77777777" w:rsidR="009B66F3" w:rsidRPr="00EC76D5" w:rsidRDefault="009B66F3" w:rsidP="009B66F3">
      <w:pPr>
        <w:pStyle w:val="Code"/>
      </w:pPr>
      <w:r w:rsidRPr="00EC76D5">
        <w:t>import java.lang.reflect.*;</w:t>
      </w:r>
    </w:p>
    <w:p w14:paraId="25DEEA33" w14:textId="77777777" w:rsidR="009B66F3" w:rsidRPr="00EC76D5" w:rsidRDefault="009B66F3" w:rsidP="009B66F3">
      <w:pPr>
        <w:pStyle w:val="Code"/>
      </w:pPr>
    </w:p>
    <w:p w14:paraId="73CB6803" w14:textId="77777777" w:rsidR="009B66F3" w:rsidRPr="00EC76D5" w:rsidRDefault="009B66F3" w:rsidP="009B66F3">
      <w:pPr>
        <w:pStyle w:val="Code"/>
      </w:pPr>
      <w:r w:rsidRPr="00EC76D5">
        <w:t>public class ObjectCode {</w:t>
      </w:r>
    </w:p>
    <w:p w14:paraId="5D6231DA" w14:textId="77777777" w:rsidR="009B66F3" w:rsidRPr="00EC76D5" w:rsidRDefault="009B66F3" w:rsidP="009B66F3">
      <w:pPr>
        <w:pStyle w:val="Code"/>
      </w:pPr>
      <w:r w:rsidRPr="00EC76D5">
        <w:t xml:space="preserve">  public static final int CallSize = 3;</w:t>
      </w:r>
    </w:p>
    <w:p w14:paraId="1B1F4E4A" w14:textId="77777777" w:rsidR="009B66F3" w:rsidRPr="00EC76D5" w:rsidRDefault="009B66F3" w:rsidP="009B66F3">
      <w:pPr>
        <w:pStyle w:val="Code"/>
      </w:pPr>
      <w:r w:rsidRPr="00EC76D5">
        <w:lastRenderedPageBreak/>
        <w:t xml:space="preserve">  public static final int RelationSize = 2;</w:t>
      </w:r>
    </w:p>
    <w:p w14:paraId="1B0B3B69" w14:textId="77777777" w:rsidR="009B66F3" w:rsidRPr="00EC76D5" w:rsidRDefault="009B66F3" w:rsidP="009B66F3">
      <w:pPr>
        <w:pStyle w:val="Code"/>
      </w:pPr>
      <w:r w:rsidRPr="00EC76D5">
        <w:t xml:space="preserve">  public static final int LongJumpSize = 3;</w:t>
      </w:r>
    </w:p>
    <w:p w14:paraId="18F2EC69" w14:textId="77777777" w:rsidR="009B66F3" w:rsidRPr="00EC76D5" w:rsidRDefault="009B66F3" w:rsidP="009B66F3">
      <w:pPr>
        <w:pStyle w:val="Code"/>
      </w:pPr>
      <w:r w:rsidRPr="00EC76D5">
        <w:t xml:space="preserve">  public static final int ShortJumpSize = 2;</w:t>
      </w:r>
    </w:p>
    <w:p w14:paraId="3A6433A3" w14:textId="77777777" w:rsidR="009B66F3" w:rsidRPr="00EC76D5" w:rsidRDefault="009B66F3" w:rsidP="009B66F3">
      <w:pPr>
        <w:pStyle w:val="Code"/>
      </w:pPr>
      <w:r w:rsidRPr="00EC76D5">
        <w:t xml:space="preserve">  public static final int JumpDifference = LongJumpSize - ShortJumpSize;</w:t>
      </w:r>
    </w:p>
    <w:p w14:paraId="311DD699" w14:textId="77777777" w:rsidR="009B66F3" w:rsidRPr="00EC76D5" w:rsidRDefault="009B66F3" w:rsidP="009B66F3">
      <w:pPr>
        <w:pStyle w:val="Code"/>
      </w:pPr>
      <w:r w:rsidRPr="00EC76D5">
        <w:t xml:space="preserve">  </w:t>
      </w:r>
    </w:p>
    <w:p w14:paraId="60BE7203" w14:textId="77777777" w:rsidR="009B66F3" w:rsidRPr="00EC76D5" w:rsidRDefault="009B66F3" w:rsidP="009B66F3">
      <w:pPr>
        <w:pStyle w:val="Code"/>
      </w:pPr>
      <w:r w:rsidRPr="00EC76D5">
        <w:t xml:space="preserve">  public static final byte NopOperator = -112;</w:t>
      </w:r>
    </w:p>
    <w:p w14:paraId="0528D368" w14:textId="77777777" w:rsidR="009B66F3" w:rsidRPr="00EC76D5" w:rsidRDefault="009B66F3" w:rsidP="009B66F3">
      <w:pPr>
        <w:pStyle w:val="Code"/>
      </w:pPr>
      <w:r w:rsidRPr="00EC76D5">
        <w:t xml:space="preserve">  public static final byte ShortJumpOperator = -21;</w:t>
      </w:r>
    </w:p>
    <w:p w14:paraId="0A42E8FE" w14:textId="77777777" w:rsidR="009B66F3" w:rsidRPr="00EC76D5" w:rsidRDefault="009B66F3" w:rsidP="009B66F3">
      <w:pPr>
        <w:pStyle w:val="Code"/>
      </w:pPr>
      <w:r w:rsidRPr="00EC76D5">
        <w:t xml:space="preserve">  public static final byte LongJumpOperator = -23;</w:t>
      </w:r>
    </w:p>
    <w:p w14:paraId="43F11231" w14:textId="77777777" w:rsidR="009B66F3" w:rsidRPr="00EC76D5" w:rsidRDefault="009B66F3" w:rsidP="009B66F3">
      <w:pPr>
        <w:pStyle w:val="Code"/>
      </w:pPr>
    </w:p>
    <w:p w14:paraId="1253CB4E" w14:textId="6083E71A" w:rsidR="009B66F3" w:rsidRPr="00EC76D5" w:rsidRDefault="009B66F3" w:rsidP="009B66F3">
      <w:pPr>
        <w:pStyle w:val="Code"/>
      </w:pPr>
      <w:r w:rsidRPr="00EC76D5">
        <w:t xml:space="preserve">  public static final int Main</w:t>
      </w:r>
      <w:r w:rsidR="002F35C1">
        <w:t>Initializer</w:t>
      </w:r>
      <w:r w:rsidRPr="00EC76D5">
        <w:t>Size = 31;</w:t>
      </w:r>
    </w:p>
    <w:p w14:paraId="33AB1939" w14:textId="6FC7B6FF" w:rsidR="009B66F3" w:rsidRPr="00EC76D5" w:rsidRDefault="009B66F3" w:rsidP="009B66F3">
      <w:pPr>
        <w:pStyle w:val="Code"/>
      </w:pPr>
      <w:r w:rsidRPr="00EC76D5">
        <w:t xml:space="preserve">  public static final int Main</w:t>
      </w:r>
      <w:r w:rsidR="002F35C1">
        <w:t>Initializer</w:t>
      </w:r>
      <w:r w:rsidRPr="00EC76D5">
        <w:t>ArgsSize = 74;</w:t>
      </w:r>
    </w:p>
    <w:p w14:paraId="45F367CA" w14:textId="77777777" w:rsidR="009B66F3" w:rsidRPr="00EC76D5" w:rsidRDefault="009B66F3" w:rsidP="009B66F3">
      <w:pPr>
        <w:pStyle w:val="Code"/>
      </w:pPr>
    </w:p>
    <w:p w14:paraId="25E1802F" w14:textId="77777777" w:rsidR="009B66F3" w:rsidRPr="00EC76D5" w:rsidRDefault="009B66F3" w:rsidP="009B66F3">
      <w:pPr>
        <w:pStyle w:val="Code"/>
      </w:pPr>
      <w:r w:rsidRPr="00EC76D5">
        <w:t xml:space="preserve">  public static final Register CallRegister = Register.ax;</w:t>
      </w:r>
    </w:p>
    <w:p w14:paraId="56FF4FB5" w14:textId="77777777" w:rsidR="009B66F3" w:rsidRPr="00EC76D5" w:rsidRDefault="009B66F3" w:rsidP="009B66F3">
      <w:pPr>
        <w:pStyle w:val="Code"/>
      </w:pPr>
      <w:r w:rsidRPr="00EC76D5">
        <w:t xml:space="preserve">  public static final Register FrameRegister = Register.bp;</w:t>
      </w:r>
    </w:p>
    <w:p w14:paraId="1BA1BB48" w14:textId="77777777" w:rsidR="009B66F3" w:rsidRPr="00EC76D5" w:rsidRDefault="009B66F3" w:rsidP="009B66F3">
      <w:pPr>
        <w:pStyle w:val="Code"/>
      </w:pPr>
      <w:r w:rsidRPr="00EC76D5">
        <w:t xml:space="preserve">  public static final Register EllipseRegister = Register.di;</w:t>
      </w:r>
    </w:p>
    <w:p w14:paraId="269A7B8B" w14:textId="77777777" w:rsidR="009B66F3" w:rsidRPr="00EC76D5" w:rsidRDefault="009B66F3" w:rsidP="009B66F3">
      <w:pPr>
        <w:pStyle w:val="Code"/>
      </w:pPr>
      <w:r w:rsidRPr="00EC76D5">
        <w:t xml:space="preserve">  public static final Register ReturnValueRegister = Register.bx;</w:t>
      </w:r>
    </w:p>
    <w:p w14:paraId="0F825ACA" w14:textId="77777777" w:rsidR="009B66F3" w:rsidRPr="00EC76D5" w:rsidRDefault="009B66F3" w:rsidP="009B66F3">
      <w:pPr>
        <w:pStyle w:val="Code"/>
      </w:pPr>
      <w:r w:rsidRPr="00EC76D5">
        <w:t xml:space="preserve">  public static final Register ReturnPointerRegister = Register.bx;</w:t>
      </w:r>
    </w:p>
    <w:p w14:paraId="16E1C250" w14:textId="77777777" w:rsidR="009B66F3" w:rsidRPr="00EC76D5" w:rsidRDefault="009B66F3" w:rsidP="009B66F3">
      <w:pPr>
        <w:pStyle w:val="Code"/>
      </w:pPr>
      <w:r w:rsidRPr="00EC76D5">
        <w:t xml:space="preserve">  public static final Register ExitValueRegister = Register.al;</w:t>
      </w:r>
    </w:p>
    <w:p w14:paraId="6DE8431D" w14:textId="77777777" w:rsidR="009B66F3" w:rsidRPr="00EC76D5" w:rsidRDefault="009B66F3" w:rsidP="009B66F3">
      <w:pPr>
        <w:pStyle w:val="Code"/>
      </w:pPr>
    </w:p>
    <w:p w14:paraId="02639764" w14:textId="77777777" w:rsidR="009B66F3" w:rsidRPr="00EC76D5" w:rsidRDefault="009B66F3" w:rsidP="009B66F3">
      <w:pPr>
        <w:pStyle w:val="Code"/>
      </w:pPr>
      <w:r w:rsidRPr="00EC76D5">
        <w:t xml:space="preserve">  public static final Register ShiftRegister = Register.cl;</w:t>
      </w:r>
    </w:p>
    <w:p w14:paraId="41B38183" w14:textId="77777777" w:rsidR="009B66F3" w:rsidRPr="00EC76D5" w:rsidRDefault="009B66F3" w:rsidP="009B66F3">
      <w:pPr>
        <w:pStyle w:val="Code"/>
      </w:pPr>
      <w:r w:rsidRPr="00EC76D5">
        <w:t xml:space="preserve">  public static final Register MultiplyRegister = Register.ax;</w:t>
      </w:r>
    </w:p>
    <w:p w14:paraId="1E7C628D" w14:textId="77777777" w:rsidR="009B66F3" w:rsidRPr="00EC76D5" w:rsidRDefault="009B66F3" w:rsidP="009B66F3">
      <w:pPr>
        <w:pStyle w:val="Code"/>
      </w:pPr>
      <w:r w:rsidRPr="00EC76D5">
        <w:t xml:space="preserve">  public static final Register MultiplyResult = Register.ax;</w:t>
      </w:r>
    </w:p>
    <w:p w14:paraId="24DD6B2E" w14:textId="77777777" w:rsidR="009B66F3" w:rsidRPr="00EC76D5" w:rsidRDefault="009B66F3" w:rsidP="009B66F3">
      <w:pPr>
        <w:pStyle w:val="Code"/>
      </w:pPr>
      <w:r w:rsidRPr="00EC76D5">
        <w:t xml:space="preserve">  public static final Register DivideResult = Register.ah;</w:t>
      </w:r>
    </w:p>
    <w:p w14:paraId="5D6580C7" w14:textId="77777777" w:rsidR="009B66F3" w:rsidRPr="00EC76D5" w:rsidRDefault="009B66F3" w:rsidP="009B66F3">
      <w:pPr>
        <w:pStyle w:val="Code"/>
      </w:pPr>
      <w:r w:rsidRPr="00EC76D5">
        <w:t xml:space="preserve">  public static final Register ModuloResult = Register.al;</w:t>
      </w:r>
    </w:p>
    <w:p w14:paraId="1A0A2D8F" w14:textId="77777777" w:rsidR="009B66F3" w:rsidRPr="00EC76D5" w:rsidRDefault="009B66F3" w:rsidP="009B66F3">
      <w:pPr>
        <w:pStyle w:val="Code"/>
      </w:pPr>
      <w:r w:rsidRPr="00EC76D5">
        <w:t xml:space="preserve">  </w:t>
      </w:r>
    </w:p>
    <w:p w14:paraId="13828392" w14:textId="77777777" w:rsidR="009B66F3" w:rsidRPr="00EC76D5" w:rsidRDefault="009B66F3" w:rsidP="009B66F3">
      <w:pPr>
        <w:pStyle w:val="Code"/>
      </w:pPr>
      <w:r w:rsidRPr="00EC76D5">
        <w:t xml:space="preserve">  public static final Register SourceRegister = Register.dx;</w:t>
      </w:r>
    </w:p>
    <w:p w14:paraId="10FE297F" w14:textId="77777777" w:rsidR="009B66F3" w:rsidRPr="00EC76D5" w:rsidRDefault="009B66F3" w:rsidP="009B66F3">
      <w:pPr>
        <w:pStyle w:val="Code"/>
      </w:pPr>
      <w:r w:rsidRPr="00EC76D5">
        <w:t xml:space="preserve">  public static final Register TargetRegister = Register.dx;</w:t>
      </w:r>
    </w:p>
    <w:p w14:paraId="018A9C1F" w14:textId="77777777" w:rsidR="009B66F3" w:rsidRPr="00EC76D5" w:rsidRDefault="009B66F3" w:rsidP="009B66F3">
      <w:pPr>
        <w:pStyle w:val="Code"/>
      </w:pPr>
      <w:r w:rsidRPr="00EC76D5">
        <w:t xml:space="preserve">  public static final Register MemoryCount = Register.ax;</w:t>
      </w:r>
    </w:p>
    <w:p w14:paraId="3D940078" w14:textId="77777777" w:rsidR="009B66F3" w:rsidRPr="00EC76D5" w:rsidRDefault="009B66F3" w:rsidP="009B66F3">
      <w:pPr>
        <w:pStyle w:val="Code"/>
      </w:pPr>
      <w:r w:rsidRPr="00EC76D5">
        <w:t xml:space="preserve">  public static final Register MemoryValue = Register.bl;</w:t>
      </w:r>
    </w:p>
    <w:p w14:paraId="71E2BFB4" w14:textId="77777777" w:rsidR="009B66F3" w:rsidRPr="00EC76D5" w:rsidRDefault="009B66F3" w:rsidP="009B66F3">
      <w:pPr>
        <w:pStyle w:val="Code"/>
      </w:pPr>
      <w:r w:rsidRPr="00EC76D5">
        <w:t xml:space="preserve">    </w:t>
      </w:r>
    </w:p>
    <w:p w14:paraId="22E145F7" w14:textId="77777777" w:rsidR="009B66F3" w:rsidRPr="00EC76D5" w:rsidRDefault="009B66F3" w:rsidP="009B66F3">
      <w:pPr>
        <w:pStyle w:val="Code"/>
      </w:pPr>
      <w:r w:rsidRPr="00EC76D5">
        <w:t xml:space="preserve">  private ObjectOperator m_operator;</w:t>
      </w:r>
    </w:p>
    <w:p w14:paraId="3745EC06" w14:textId="77777777" w:rsidR="009B66F3" w:rsidRPr="00EC76D5" w:rsidRDefault="009B66F3" w:rsidP="009B66F3">
      <w:pPr>
        <w:pStyle w:val="Code"/>
      </w:pPr>
      <w:r w:rsidRPr="00EC76D5">
        <w:t xml:space="preserve">  private Object m_operandArray[] = new Object[3];</w:t>
      </w:r>
    </w:p>
    <w:p w14:paraId="107C6D1C" w14:textId="77777777" w:rsidR="009B66F3" w:rsidRPr="00EC76D5" w:rsidRDefault="009B66F3" w:rsidP="009B66F3">
      <w:pPr>
        <w:pStyle w:val="Code"/>
      </w:pPr>
      <w:r w:rsidRPr="00EC76D5">
        <w:t xml:space="preserve">  //private Object m_operandArray[0], m_operandArray[1], m_operandArray[2];</w:t>
      </w:r>
    </w:p>
    <w:p w14:paraId="1072973A" w14:textId="77777777" w:rsidR="009B66F3" w:rsidRPr="00EC76D5" w:rsidRDefault="009B66F3" w:rsidP="009B66F3">
      <w:pPr>
        <w:pStyle w:val="Code"/>
      </w:pPr>
      <w:r w:rsidRPr="00EC76D5">
        <w:t xml:space="preserve">  private String m_returnLabel;</w:t>
      </w:r>
    </w:p>
    <w:p w14:paraId="17204D8F" w14:textId="77777777" w:rsidR="009B66F3" w:rsidRPr="00EC76D5" w:rsidRDefault="009B66F3" w:rsidP="009B66F3">
      <w:pPr>
        <w:pStyle w:val="Code"/>
      </w:pPr>
      <w:r w:rsidRPr="00EC76D5">
        <w:t xml:space="preserve">  private boolean m_longToShort = false;</w:t>
      </w:r>
    </w:p>
    <w:p w14:paraId="4D4C3759" w14:textId="77777777" w:rsidR="009B66F3" w:rsidRPr="00EC76D5" w:rsidRDefault="009B66F3" w:rsidP="009B66F3">
      <w:pPr>
        <w:pStyle w:val="Code"/>
      </w:pPr>
      <w:r w:rsidRPr="00EC76D5">
        <w:t xml:space="preserve">  </w:t>
      </w:r>
    </w:p>
    <w:p w14:paraId="7FF42759" w14:textId="77777777" w:rsidR="009B66F3" w:rsidRPr="00EC76D5" w:rsidRDefault="009B66F3" w:rsidP="009B66F3">
      <w:pPr>
        <w:pStyle w:val="Code"/>
      </w:pPr>
      <w:r w:rsidRPr="00EC76D5">
        <w:t xml:space="preserve">  public boolean isLongToShort() {</w:t>
      </w:r>
    </w:p>
    <w:p w14:paraId="54966F40" w14:textId="77777777" w:rsidR="009B66F3" w:rsidRPr="00EC76D5" w:rsidRDefault="009B66F3" w:rsidP="009B66F3">
      <w:pPr>
        <w:pStyle w:val="Code"/>
      </w:pPr>
      <w:r w:rsidRPr="00EC76D5">
        <w:t xml:space="preserve">    return m_longToShort;</w:t>
      </w:r>
    </w:p>
    <w:p w14:paraId="2A36D613" w14:textId="77777777" w:rsidR="009B66F3" w:rsidRPr="00EC76D5" w:rsidRDefault="009B66F3" w:rsidP="009B66F3">
      <w:pPr>
        <w:pStyle w:val="Code"/>
      </w:pPr>
      <w:r w:rsidRPr="00EC76D5">
        <w:t xml:space="preserve">  }</w:t>
      </w:r>
    </w:p>
    <w:p w14:paraId="14BF58FE" w14:textId="77777777" w:rsidR="009B66F3" w:rsidRPr="00EC76D5" w:rsidRDefault="009B66F3" w:rsidP="009B66F3">
      <w:pPr>
        <w:pStyle w:val="Code"/>
      </w:pPr>
      <w:r w:rsidRPr="00EC76D5">
        <w:t xml:space="preserve">  </w:t>
      </w:r>
    </w:p>
    <w:p w14:paraId="0BC5C3B2" w14:textId="77777777" w:rsidR="009B66F3" w:rsidRPr="00EC76D5" w:rsidRDefault="009B66F3" w:rsidP="009B66F3">
      <w:pPr>
        <w:pStyle w:val="Code"/>
      </w:pPr>
      <w:r w:rsidRPr="00EC76D5">
        <w:t xml:space="preserve">  public void setLongToShort() {</w:t>
      </w:r>
    </w:p>
    <w:p w14:paraId="3CF138B7" w14:textId="77777777" w:rsidR="009B66F3" w:rsidRPr="00EC76D5" w:rsidRDefault="009B66F3" w:rsidP="009B66F3">
      <w:pPr>
        <w:pStyle w:val="Code"/>
      </w:pPr>
      <w:r w:rsidRPr="00EC76D5">
        <w:t xml:space="preserve">    m_longToShort = true;</w:t>
      </w:r>
    </w:p>
    <w:p w14:paraId="0D198F0A" w14:textId="77777777" w:rsidR="009B66F3" w:rsidRPr="00EC76D5" w:rsidRDefault="009B66F3" w:rsidP="009B66F3">
      <w:pPr>
        <w:pStyle w:val="Code"/>
      </w:pPr>
      <w:r w:rsidRPr="00EC76D5">
        <w:t xml:space="preserve">  }</w:t>
      </w:r>
    </w:p>
    <w:p w14:paraId="28911BD8" w14:textId="77777777" w:rsidR="009B66F3" w:rsidRPr="00EC76D5" w:rsidRDefault="009B66F3" w:rsidP="009B66F3">
      <w:pPr>
        <w:pStyle w:val="Code"/>
      </w:pPr>
      <w:r w:rsidRPr="00EC76D5">
        <w:t xml:space="preserve">  </w:t>
      </w:r>
    </w:p>
    <w:p w14:paraId="61E6038F" w14:textId="77777777" w:rsidR="009B66F3" w:rsidRPr="00EC76D5" w:rsidRDefault="009B66F3" w:rsidP="009B66F3">
      <w:pPr>
        <w:pStyle w:val="Code"/>
      </w:pPr>
      <w:r w:rsidRPr="00EC76D5">
        <w:t xml:space="preserve">  public ObjectCode(ObjectOperator operator, Object operand1,</w:t>
      </w:r>
    </w:p>
    <w:p w14:paraId="502379D6" w14:textId="77777777" w:rsidR="009B66F3" w:rsidRPr="00EC76D5" w:rsidRDefault="009B66F3" w:rsidP="009B66F3">
      <w:pPr>
        <w:pStyle w:val="Code"/>
      </w:pPr>
      <w:r w:rsidRPr="00EC76D5">
        <w:t xml:space="preserve">                    Object operand2, Object operand3) {</w:t>
      </w:r>
    </w:p>
    <w:p w14:paraId="7C05EE5D" w14:textId="77777777" w:rsidR="009B66F3" w:rsidRPr="00EC76D5" w:rsidRDefault="009B66F3" w:rsidP="009B66F3">
      <w:pPr>
        <w:pStyle w:val="Code"/>
      </w:pPr>
      <w:r w:rsidRPr="00EC76D5">
        <w:t xml:space="preserve">    this(operator, operand1, operand2, operand3, null);</w:t>
      </w:r>
    </w:p>
    <w:p w14:paraId="0A966E02" w14:textId="77777777" w:rsidR="009B66F3" w:rsidRPr="00EC76D5" w:rsidRDefault="009B66F3" w:rsidP="009B66F3">
      <w:pPr>
        <w:pStyle w:val="Code"/>
      </w:pPr>
      <w:r w:rsidRPr="00EC76D5">
        <w:t xml:space="preserve">  }</w:t>
      </w:r>
    </w:p>
    <w:p w14:paraId="4806FEE5" w14:textId="77777777" w:rsidR="009B66F3" w:rsidRPr="00EC76D5" w:rsidRDefault="009B66F3" w:rsidP="009B66F3">
      <w:pPr>
        <w:pStyle w:val="Code"/>
      </w:pPr>
      <w:r w:rsidRPr="00EC76D5">
        <w:t xml:space="preserve">  </w:t>
      </w:r>
    </w:p>
    <w:p w14:paraId="4F6D6B8F" w14:textId="77777777" w:rsidR="009B66F3" w:rsidRPr="00EC76D5" w:rsidRDefault="009B66F3" w:rsidP="009B66F3">
      <w:pPr>
        <w:pStyle w:val="Code"/>
      </w:pPr>
      <w:r w:rsidRPr="00EC76D5">
        <w:t xml:space="preserve">  public ObjectCode(ObjectOperator operator, Object operand1,</w:t>
      </w:r>
    </w:p>
    <w:p w14:paraId="33C43B05" w14:textId="77777777" w:rsidR="009B66F3" w:rsidRPr="00EC76D5" w:rsidRDefault="009B66F3" w:rsidP="009B66F3">
      <w:pPr>
        <w:pStyle w:val="Code"/>
      </w:pPr>
      <w:r w:rsidRPr="00EC76D5">
        <w:t xml:space="preserve">                    Object operand2, Object operand3, String returnLabel) {</w:t>
      </w:r>
    </w:p>
    <w:p w14:paraId="0A190224" w14:textId="77777777" w:rsidR="009B66F3" w:rsidRPr="00EC76D5" w:rsidRDefault="009B66F3" w:rsidP="009B66F3">
      <w:pPr>
        <w:pStyle w:val="Code"/>
      </w:pPr>
      <w:r w:rsidRPr="00EC76D5">
        <w:t xml:space="preserve">    m_operator = operator;</w:t>
      </w:r>
    </w:p>
    <w:p w14:paraId="7C73D1F3" w14:textId="77777777" w:rsidR="009B66F3" w:rsidRPr="00EC76D5" w:rsidRDefault="009B66F3" w:rsidP="009B66F3">
      <w:pPr>
        <w:pStyle w:val="Code"/>
      </w:pPr>
      <w:r w:rsidRPr="00EC76D5">
        <w:t xml:space="preserve">    m_operandArray[0] = operand1;</w:t>
      </w:r>
    </w:p>
    <w:p w14:paraId="024A644C" w14:textId="77777777" w:rsidR="009B66F3" w:rsidRPr="00EC76D5" w:rsidRDefault="009B66F3" w:rsidP="009B66F3">
      <w:pPr>
        <w:pStyle w:val="Code"/>
      </w:pPr>
      <w:r w:rsidRPr="00EC76D5">
        <w:t xml:space="preserve">    m_operandArray[1] = operand2;</w:t>
      </w:r>
    </w:p>
    <w:p w14:paraId="7AF66563" w14:textId="77777777" w:rsidR="009B66F3" w:rsidRPr="00EC76D5" w:rsidRDefault="009B66F3" w:rsidP="009B66F3">
      <w:pPr>
        <w:pStyle w:val="Code"/>
      </w:pPr>
      <w:r w:rsidRPr="00EC76D5">
        <w:t xml:space="preserve">    m_operandArray[2] = operand3;</w:t>
      </w:r>
    </w:p>
    <w:p w14:paraId="599C867E" w14:textId="77777777" w:rsidR="009B66F3" w:rsidRPr="00EC76D5" w:rsidRDefault="009B66F3" w:rsidP="009B66F3">
      <w:pPr>
        <w:pStyle w:val="Code"/>
      </w:pPr>
      <w:r w:rsidRPr="00EC76D5">
        <w:t xml:space="preserve">    m_returnLabel = returnLabel;</w:t>
      </w:r>
    </w:p>
    <w:p w14:paraId="64E08688" w14:textId="77777777" w:rsidR="009B66F3" w:rsidRPr="00EC76D5" w:rsidRDefault="009B66F3" w:rsidP="009B66F3">
      <w:pPr>
        <w:pStyle w:val="Code"/>
      </w:pPr>
      <w:r w:rsidRPr="00EC76D5">
        <w:t xml:space="preserve">    optimizeIncrement();</w:t>
      </w:r>
    </w:p>
    <w:p w14:paraId="686FE6EC" w14:textId="77777777" w:rsidR="009B66F3" w:rsidRPr="00EC76D5" w:rsidRDefault="009B66F3" w:rsidP="009B66F3">
      <w:pPr>
        <w:pStyle w:val="Code"/>
      </w:pPr>
      <w:r w:rsidRPr="00EC76D5">
        <w:lastRenderedPageBreak/>
        <w:t xml:space="preserve">  }</w:t>
      </w:r>
    </w:p>
    <w:p w14:paraId="27FADA55" w14:textId="77777777" w:rsidR="009B66F3" w:rsidRPr="00EC76D5" w:rsidRDefault="009B66F3" w:rsidP="009B66F3">
      <w:pPr>
        <w:pStyle w:val="Code"/>
      </w:pPr>
    </w:p>
    <w:p w14:paraId="5D96A640" w14:textId="77777777" w:rsidR="009B66F3" w:rsidRPr="00EC76D5" w:rsidRDefault="009B66F3" w:rsidP="009B66F3">
      <w:pPr>
        <w:pStyle w:val="Code"/>
      </w:pPr>
      <w:r w:rsidRPr="00EC76D5">
        <w:t xml:space="preserve">  public static final Map&lt;Pair&lt;ObjectOperator,Integer&gt;,ObjectOperator&gt;</w:t>
      </w:r>
    </w:p>
    <w:p w14:paraId="7774C801" w14:textId="77777777" w:rsidR="009B66F3" w:rsidRPr="00EC76D5" w:rsidRDefault="009B66F3" w:rsidP="009B66F3">
      <w:pPr>
        <w:pStyle w:val="Code"/>
      </w:pPr>
      <w:r w:rsidRPr="00EC76D5">
        <w:t xml:space="preserve">                      m_incrementMap = new ListMap&lt;&gt;();</w:t>
      </w:r>
    </w:p>
    <w:p w14:paraId="5629B7A3" w14:textId="77777777" w:rsidR="009B66F3" w:rsidRPr="00EC76D5" w:rsidRDefault="009B66F3" w:rsidP="009B66F3">
      <w:pPr>
        <w:pStyle w:val="Code"/>
      </w:pPr>
    </w:p>
    <w:p w14:paraId="1976CA00" w14:textId="77777777" w:rsidR="009B66F3" w:rsidRPr="00EC76D5" w:rsidRDefault="009B66F3" w:rsidP="009B66F3">
      <w:pPr>
        <w:pStyle w:val="Code"/>
      </w:pPr>
      <w:r w:rsidRPr="00EC76D5">
        <w:t xml:space="preserve">  static {</w:t>
      </w:r>
    </w:p>
    <w:p w14:paraId="3973E659" w14:textId="77777777" w:rsidR="00C654DC" w:rsidRPr="00EC76D5" w:rsidRDefault="009B66F3" w:rsidP="009B66F3">
      <w:pPr>
        <w:pStyle w:val="Code"/>
      </w:pPr>
      <w:r w:rsidRPr="00EC76D5">
        <w:t xml:space="preserve">    m_incrementMap.put(new Pair&lt;&gt;(ObjectOperator.add,  1),</w:t>
      </w:r>
    </w:p>
    <w:p w14:paraId="7D30170C" w14:textId="570E229E" w:rsidR="009B66F3" w:rsidRPr="00EC76D5" w:rsidRDefault="00C654DC" w:rsidP="009B66F3">
      <w:pPr>
        <w:pStyle w:val="Code"/>
      </w:pPr>
      <w:r w:rsidRPr="00EC76D5">
        <w:t xml:space="preserve">                      </w:t>
      </w:r>
      <w:r w:rsidR="009B66F3" w:rsidRPr="00EC76D5">
        <w:t xml:space="preserve"> ObjectOperator.inc);</w:t>
      </w:r>
    </w:p>
    <w:p w14:paraId="0A2797E1" w14:textId="77777777" w:rsidR="00C654DC" w:rsidRPr="00EC76D5" w:rsidRDefault="009B66F3" w:rsidP="009B66F3">
      <w:pPr>
        <w:pStyle w:val="Code"/>
      </w:pPr>
      <w:r w:rsidRPr="00EC76D5">
        <w:t xml:space="preserve">    m_incrementMap.put(new Pair&lt;&gt;(ObjectOperator.add, -1),</w:t>
      </w:r>
    </w:p>
    <w:p w14:paraId="38F11847" w14:textId="59B01CE8" w:rsidR="009B66F3" w:rsidRPr="00EC76D5" w:rsidRDefault="00C654DC" w:rsidP="009B66F3">
      <w:pPr>
        <w:pStyle w:val="Code"/>
      </w:pPr>
      <w:r w:rsidRPr="00EC76D5">
        <w:t xml:space="preserve">                      </w:t>
      </w:r>
      <w:r w:rsidR="009B66F3" w:rsidRPr="00EC76D5">
        <w:t xml:space="preserve"> ObjectOperator.dec);</w:t>
      </w:r>
    </w:p>
    <w:p w14:paraId="143D2B72" w14:textId="77777777" w:rsidR="009B66F3" w:rsidRPr="00EC76D5" w:rsidRDefault="009B66F3" w:rsidP="009B66F3">
      <w:pPr>
        <w:pStyle w:val="Code"/>
      </w:pPr>
      <w:r w:rsidRPr="00EC76D5">
        <w:t xml:space="preserve">    m_incrementMap.put(new Pair&lt;&gt;(ObjectOperator.sub, 1), ObjectOperator.dec);</w:t>
      </w:r>
    </w:p>
    <w:p w14:paraId="604DFE3C" w14:textId="77777777" w:rsidR="00C654DC" w:rsidRPr="00EC76D5" w:rsidRDefault="009B66F3" w:rsidP="009B66F3">
      <w:pPr>
        <w:pStyle w:val="Code"/>
      </w:pPr>
      <w:r w:rsidRPr="00EC76D5">
        <w:t xml:space="preserve">    m_incrementMap.put(new Pair&lt;&gt;(ObjectOperator.sub, -1),</w:t>
      </w:r>
    </w:p>
    <w:p w14:paraId="09B86B1E" w14:textId="5C9F607F" w:rsidR="009B66F3" w:rsidRPr="00EC76D5" w:rsidRDefault="00C654DC" w:rsidP="009B66F3">
      <w:pPr>
        <w:pStyle w:val="Code"/>
      </w:pPr>
      <w:r w:rsidRPr="00EC76D5">
        <w:t xml:space="preserve">                      </w:t>
      </w:r>
      <w:r w:rsidR="009B66F3" w:rsidRPr="00EC76D5">
        <w:t xml:space="preserve"> ObjectOperator.inc);</w:t>
      </w:r>
    </w:p>
    <w:p w14:paraId="02F201F1" w14:textId="77777777" w:rsidR="009B66F3" w:rsidRPr="00EC76D5" w:rsidRDefault="009B66F3" w:rsidP="009B66F3">
      <w:pPr>
        <w:pStyle w:val="Code"/>
      </w:pPr>
      <w:r w:rsidRPr="00EC76D5">
        <w:t xml:space="preserve">  }  </w:t>
      </w:r>
    </w:p>
    <w:p w14:paraId="19413C31" w14:textId="77777777" w:rsidR="009B66F3" w:rsidRPr="00EC76D5" w:rsidRDefault="009B66F3" w:rsidP="009B66F3">
      <w:pPr>
        <w:pStyle w:val="Code"/>
      </w:pPr>
      <w:r w:rsidRPr="00EC76D5">
        <w:t xml:space="preserve">  </w:t>
      </w:r>
    </w:p>
    <w:p w14:paraId="76AEDBC6" w14:textId="77777777" w:rsidR="009B66F3" w:rsidRPr="00EC76D5" w:rsidRDefault="009B66F3" w:rsidP="009B66F3">
      <w:pPr>
        <w:pStyle w:val="Code"/>
      </w:pPr>
      <w:r w:rsidRPr="00EC76D5">
        <w:t xml:space="preserve">  private void optimizeIncrement() {</w:t>
      </w:r>
    </w:p>
    <w:p w14:paraId="2D321FB6" w14:textId="77777777" w:rsidR="009B66F3" w:rsidRPr="00EC76D5" w:rsidRDefault="009B66F3" w:rsidP="009B66F3">
      <w:pPr>
        <w:pStyle w:val="Code"/>
      </w:pPr>
      <w:r w:rsidRPr="00EC76D5">
        <w:t xml:space="preserve">    if ((m_operator == ObjectOperator.add) ||</w:t>
      </w:r>
    </w:p>
    <w:p w14:paraId="76F7486E" w14:textId="77777777" w:rsidR="009B66F3" w:rsidRPr="00EC76D5" w:rsidRDefault="009B66F3" w:rsidP="009B66F3">
      <w:pPr>
        <w:pStyle w:val="Code"/>
      </w:pPr>
      <w:r w:rsidRPr="00EC76D5">
        <w:t xml:space="preserve">        (m_operator == ObjectOperator.sub)) {</w:t>
      </w:r>
    </w:p>
    <w:p w14:paraId="07A29076" w14:textId="77777777" w:rsidR="009B66F3" w:rsidRPr="00EC76D5" w:rsidRDefault="009B66F3" w:rsidP="009B66F3">
      <w:pPr>
        <w:pStyle w:val="Code"/>
      </w:pPr>
      <w:r w:rsidRPr="00EC76D5">
        <w:t xml:space="preserve">      if ((m_operandArray[0] instanceof Register) &amp;&amp;</w:t>
      </w:r>
    </w:p>
    <w:p w14:paraId="028CB2F2" w14:textId="77777777" w:rsidR="009B66F3" w:rsidRPr="00EC76D5" w:rsidRDefault="009B66F3" w:rsidP="009B66F3">
      <w:pPr>
        <w:pStyle w:val="Code"/>
      </w:pPr>
      <w:r w:rsidRPr="00EC76D5">
        <w:t xml:space="preserve">          ((m_operandArray[1] != null) &amp;&amp;</w:t>
      </w:r>
    </w:p>
    <w:p w14:paraId="6AB9AA9B" w14:textId="77777777" w:rsidR="009B66F3" w:rsidRPr="00EC76D5" w:rsidRDefault="009B66F3" w:rsidP="009B66F3">
      <w:pPr>
        <w:pStyle w:val="Code"/>
      </w:pPr>
      <w:r w:rsidRPr="00EC76D5">
        <w:t xml:space="preserve">           (m_operandArray[1].equals(1) || m_operandArray[1].equals(-1))) &amp;&amp;</w:t>
      </w:r>
    </w:p>
    <w:p w14:paraId="6FD2DB18" w14:textId="77777777" w:rsidR="009B66F3" w:rsidRPr="00EC76D5" w:rsidRDefault="009B66F3" w:rsidP="009B66F3">
      <w:pPr>
        <w:pStyle w:val="Code"/>
      </w:pPr>
      <w:r w:rsidRPr="00EC76D5">
        <w:t xml:space="preserve">          (m_operandArray[2] == null)) {</w:t>
      </w:r>
    </w:p>
    <w:p w14:paraId="072C0FF3" w14:textId="77777777" w:rsidR="009B66F3" w:rsidRPr="00EC76D5" w:rsidRDefault="009B66F3" w:rsidP="009B66F3">
      <w:pPr>
        <w:pStyle w:val="Code"/>
      </w:pPr>
      <w:r w:rsidRPr="00EC76D5">
        <w:t xml:space="preserve">        m_operator =</w:t>
      </w:r>
    </w:p>
    <w:p w14:paraId="406C83DE" w14:textId="77777777" w:rsidR="009B66F3" w:rsidRPr="00EC76D5" w:rsidRDefault="009B66F3" w:rsidP="009B66F3">
      <w:pPr>
        <w:pStyle w:val="Code"/>
      </w:pPr>
      <w:r w:rsidRPr="00EC76D5">
        <w:t xml:space="preserve">          m_incrementMap.get(new Pair&lt;&gt;(m_operator, m_operandArray[1]));</w:t>
      </w:r>
    </w:p>
    <w:p w14:paraId="1E0BA408" w14:textId="77777777" w:rsidR="009B66F3" w:rsidRPr="00EC76D5" w:rsidRDefault="009B66F3" w:rsidP="009B66F3">
      <w:pPr>
        <w:pStyle w:val="Code"/>
      </w:pPr>
      <w:r w:rsidRPr="00EC76D5">
        <w:t xml:space="preserve">        m_operandArray[1] = null;</w:t>
      </w:r>
    </w:p>
    <w:p w14:paraId="3FA08C37" w14:textId="77777777" w:rsidR="009B66F3" w:rsidRPr="00EC76D5" w:rsidRDefault="009B66F3" w:rsidP="009B66F3">
      <w:pPr>
        <w:pStyle w:val="Code"/>
      </w:pPr>
      <w:r w:rsidRPr="00EC76D5">
        <w:t xml:space="preserve">      }</w:t>
      </w:r>
    </w:p>
    <w:p w14:paraId="0D2FF47F" w14:textId="77777777" w:rsidR="009B66F3" w:rsidRPr="00EC76D5" w:rsidRDefault="009B66F3" w:rsidP="009B66F3">
      <w:pPr>
        <w:pStyle w:val="Code"/>
      </w:pPr>
      <w:r w:rsidRPr="00EC76D5">
        <w:t xml:space="preserve">      else if ((m_operandArray[0] instanceof Register) &amp;&amp;</w:t>
      </w:r>
    </w:p>
    <w:p w14:paraId="03C36FCD" w14:textId="77777777" w:rsidR="009B66F3" w:rsidRPr="00EC76D5" w:rsidRDefault="009B66F3" w:rsidP="009B66F3">
      <w:pPr>
        <w:pStyle w:val="Code"/>
      </w:pPr>
      <w:r w:rsidRPr="00EC76D5">
        <w:t xml:space="preserve">               (m_operandArray[1] instanceof Integer) &amp;&amp;</w:t>
      </w:r>
    </w:p>
    <w:p w14:paraId="7BA4BFC5" w14:textId="77777777" w:rsidR="009B66F3" w:rsidRPr="00EC76D5" w:rsidRDefault="009B66F3" w:rsidP="009B66F3">
      <w:pPr>
        <w:pStyle w:val="Code"/>
      </w:pPr>
      <w:r w:rsidRPr="00EC76D5">
        <w:t xml:space="preserve">               ((m_operandArray[2] != null) &amp;&amp;</w:t>
      </w:r>
    </w:p>
    <w:p w14:paraId="65C86E14" w14:textId="77777777" w:rsidR="00215429" w:rsidRPr="00EC76D5" w:rsidRDefault="009B66F3" w:rsidP="009B66F3">
      <w:pPr>
        <w:pStyle w:val="Code"/>
      </w:pPr>
      <w:r w:rsidRPr="00EC76D5">
        <w:t xml:space="preserve">                (m_operandArray[2].equals(1)</w:t>
      </w:r>
      <w:r w:rsidR="00215429" w:rsidRPr="00EC76D5">
        <w:t xml:space="preserve"> </w:t>
      </w:r>
      <w:r w:rsidRPr="00EC76D5">
        <w:t>||</w:t>
      </w:r>
    </w:p>
    <w:p w14:paraId="7A5DE086" w14:textId="16DDE094" w:rsidR="009B66F3" w:rsidRPr="00EC76D5" w:rsidRDefault="00215429" w:rsidP="009B66F3">
      <w:pPr>
        <w:pStyle w:val="Code"/>
      </w:pPr>
      <w:r w:rsidRPr="00EC76D5">
        <w:t xml:space="preserve">                 </w:t>
      </w:r>
      <w:r w:rsidR="009B66F3" w:rsidRPr="00EC76D5">
        <w:t>m_operandArray[2].equals(-1)))) {</w:t>
      </w:r>
    </w:p>
    <w:p w14:paraId="7E7B6D89" w14:textId="77777777" w:rsidR="009B66F3" w:rsidRPr="00EC76D5" w:rsidRDefault="009B66F3" w:rsidP="009B66F3">
      <w:pPr>
        <w:pStyle w:val="Code"/>
      </w:pPr>
      <w:r w:rsidRPr="00EC76D5">
        <w:t xml:space="preserve">        m_operator =</w:t>
      </w:r>
    </w:p>
    <w:p w14:paraId="60262085" w14:textId="77777777" w:rsidR="009B66F3" w:rsidRPr="00EC76D5" w:rsidRDefault="009B66F3" w:rsidP="009B66F3">
      <w:pPr>
        <w:pStyle w:val="Code"/>
      </w:pPr>
      <w:r w:rsidRPr="00EC76D5">
        <w:t xml:space="preserve">          m_incrementMap.get(new Pair&lt;&gt;(m_operator, m_operandArray[2]));</w:t>
      </w:r>
    </w:p>
    <w:p w14:paraId="31BA82FB" w14:textId="77777777" w:rsidR="009B66F3" w:rsidRPr="00EC76D5" w:rsidRDefault="009B66F3" w:rsidP="009B66F3">
      <w:pPr>
        <w:pStyle w:val="Code"/>
      </w:pPr>
      <w:r w:rsidRPr="00EC76D5">
        <w:t xml:space="preserve">        m_operandArray[2] = null;</w:t>
      </w:r>
    </w:p>
    <w:p w14:paraId="5B3FA9E7" w14:textId="77777777" w:rsidR="009B66F3" w:rsidRPr="00EC76D5" w:rsidRDefault="009B66F3" w:rsidP="009B66F3">
      <w:pPr>
        <w:pStyle w:val="Code"/>
      </w:pPr>
      <w:r w:rsidRPr="00EC76D5">
        <w:t xml:space="preserve">      }</w:t>
      </w:r>
    </w:p>
    <w:p w14:paraId="3465F123" w14:textId="77777777" w:rsidR="009B66F3" w:rsidRPr="00EC76D5" w:rsidRDefault="009B66F3" w:rsidP="009B66F3">
      <w:pPr>
        <w:pStyle w:val="Code"/>
      </w:pPr>
      <w:r w:rsidRPr="00EC76D5">
        <w:t xml:space="preserve">    }</w:t>
      </w:r>
    </w:p>
    <w:p w14:paraId="45E0ACF9" w14:textId="77777777" w:rsidR="009B66F3" w:rsidRPr="00EC76D5" w:rsidRDefault="009B66F3" w:rsidP="009B66F3">
      <w:pPr>
        <w:pStyle w:val="Code"/>
      </w:pPr>
      <w:r w:rsidRPr="00EC76D5">
        <w:t xml:space="preserve">  }</w:t>
      </w:r>
    </w:p>
    <w:p w14:paraId="57589D74" w14:textId="77777777" w:rsidR="009B66F3" w:rsidRPr="00EC76D5" w:rsidRDefault="009B66F3" w:rsidP="009B66F3">
      <w:pPr>
        <w:pStyle w:val="Code"/>
      </w:pPr>
      <w:r w:rsidRPr="00EC76D5">
        <w:t xml:space="preserve">  </w:t>
      </w:r>
    </w:p>
    <w:p w14:paraId="7D9D528A" w14:textId="77777777" w:rsidR="009B66F3" w:rsidRPr="00EC76D5" w:rsidRDefault="009B66F3" w:rsidP="009B66F3">
      <w:pPr>
        <w:pStyle w:val="Code"/>
      </w:pPr>
      <w:r w:rsidRPr="00EC76D5">
        <w:t xml:space="preserve">  public String getReturnLabel() {</w:t>
      </w:r>
    </w:p>
    <w:p w14:paraId="17746B73" w14:textId="77777777" w:rsidR="009B66F3" w:rsidRPr="00EC76D5" w:rsidRDefault="009B66F3" w:rsidP="009B66F3">
      <w:pPr>
        <w:pStyle w:val="Code"/>
      </w:pPr>
      <w:r w:rsidRPr="00EC76D5">
        <w:t xml:space="preserve">    return m_returnLabel;</w:t>
      </w:r>
    </w:p>
    <w:p w14:paraId="684AE33B" w14:textId="77777777" w:rsidR="009B66F3" w:rsidRPr="00EC76D5" w:rsidRDefault="009B66F3" w:rsidP="009B66F3">
      <w:pPr>
        <w:pStyle w:val="Code"/>
      </w:pPr>
      <w:r w:rsidRPr="00EC76D5">
        <w:t xml:space="preserve">  }</w:t>
      </w:r>
    </w:p>
    <w:p w14:paraId="1BFC4114" w14:textId="77777777" w:rsidR="009B66F3" w:rsidRPr="00EC76D5" w:rsidRDefault="009B66F3" w:rsidP="009B66F3">
      <w:pPr>
        <w:pStyle w:val="Code"/>
      </w:pPr>
      <w:r w:rsidRPr="00EC76D5">
        <w:t xml:space="preserve">  </w:t>
      </w:r>
    </w:p>
    <w:p w14:paraId="37594C4C" w14:textId="77777777" w:rsidR="009B66F3" w:rsidRPr="00EC76D5" w:rsidRDefault="009B66F3" w:rsidP="009B66F3">
      <w:pPr>
        <w:pStyle w:val="Code"/>
      </w:pPr>
      <w:r w:rsidRPr="00EC76D5">
        <w:t xml:space="preserve">  public ObjectOperator getOperator() {</w:t>
      </w:r>
    </w:p>
    <w:p w14:paraId="77D0C3A4" w14:textId="77777777" w:rsidR="009B66F3" w:rsidRPr="00EC76D5" w:rsidRDefault="009B66F3" w:rsidP="009B66F3">
      <w:pPr>
        <w:pStyle w:val="Code"/>
      </w:pPr>
      <w:r w:rsidRPr="00EC76D5">
        <w:t xml:space="preserve">    return m_operator;</w:t>
      </w:r>
    </w:p>
    <w:p w14:paraId="1EEE6816" w14:textId="77777777" w:rsidR="009B66F3" w:rsidRPr="00EC76D5" w:rsidRDefault="009B66F3" w:rsidP="009B66F3">
      <w:pPr>
        <w:pStyle w:val="Code"/>
      </w:pPr>
      <w:r w:rsidRPr="00EC76D5">
        <w:t xml:space="preserve">  }</w:t>
      </w:r>
    </w:p>
    <w:p w14:paraId="3B1BD10F" w14:textId="77777777" w:rsidR="009B66F3" w:rsidRPr="00EC76D5" w:rsidRDefault="009B66F3" w:rsidP="009B66F3">
      <w:pPr>
        <w:pStyle w:val="Code"/>
      </w:pPr>
      <w:r w:rsidRPr="00EC76D5">
        <w:t xml:space="preserve">  </w:t>
      </w:r>
    </w:p>
    <w:p w14:paraId="353007B6" w14:textId="77777777" w:rsidR="009B66F3" w:rsidRPr="00EC76D5" w:rsidRDefault="009B66F3" w:rsidP="009B66F3">
      <w:pPr>
        <w:pStyle w:val="Code"/>
      </w:pPr>
      <w:r w:rsidRPr="00EC76D5">
        <w:t xml:space="preserve">  public void setOperator(ObjectOperator operator) {</w:t>
      </w:r>
    </w:p>
    <w:p w14:paraId="0EA4B41A" w14:textId="77777777" w:rsidR="009B66F3" w:rsidRPr="00EC76D5" w:rsidRDefault="009B66F3" w:rsidP="009B66F3">
      <w:pPr>
        <w:pStyle w:val="Code"/>
      </w:pPr>
      <w:r w:rsidRPr="00EC76D5">
        <w:t xml:space="preserve">    m_operator = operator;</w:t>
      </w:r>
    </w:p>
    <w:p w14:paraId="5F9DFAE5" w14:textId="77777777" w:rsidR="009B66F3" w:rsidRPr="00EC76D5" w:rsidRDefault="009B66F3" w:rsidP="009B66F3">
      <w:pPr>
        <w:pStyle w:val="Code"/>
      </w:pPr>
      <w:r w:rsidRPr="00EC76D5">
        <w:t xml:space="preserve">  }</w:t>
      </w:r>
    </w:p>
    <w:p w14:paraId="4AAF1EE6" w14:textId="77777777" w:rsidR="009B66F3" w:rsidRPr="00EC76D5" w:rsidRDefault="009B66F3" w:rsidP="009B66F3">
      <w:pPr>
        <w:pStyle w:val="Code"/>
      </w:pPr>
    </w:p>
    <w:p w14:paraId="3B413320" w14:textId="77777777" w:rsidR="009B66F3" w:rsidRPr="00EC76D5" w:rsidRDefault="009B66F3" w:rsidP="009B66F3">
      <w:pPr>
        <w:pStyle w:val="Code"/>
      </w:pPr>
      <w:r w:rsidRPr="00EC76D5">
        <w:t xml:space="preserve">  public Object getOperand(int index) {</w:t>
      </w:r>
    </w:p>
    <w:p w14:paraId="4F5316BC" w14:textId="77777777" w:rsidR="009B66F3" w:rsidRPr="00EC76D5" w:rsidRDefault="009B66F3" w:rsidP="009B66F3">
      <w:pPr>
        <w:pStyle w:val="Code"/>
      </w:pPr>
      <w:r w:rsidRPr="00EC76D5">
        <w:t xml:space="preserve">    return m_operandArray[index - 1];</w:t>
      </w:r>
    </w:p>
    <w:p w14:paraId="419C0868" w14:textId="77777777" w:rsidR="009B66F3" w:rsidRPr="00EC76D5" w:rsidRDefault="009B66F3" w:rsidP="009B66F3">
      <w:pPr>
        <w:pStyle w:val="Code"/>
      </w:pPr>
      <w:r w:rsidRPr="00EC76D5">
        <w:t xml:space="preserve">  }</w:t>
      </w:r>
    </w:p>
    <w:p w14:paraId="19FB5D05" w14:textId="77777777" w:rsidR="009B66F3" w:rsidRPr="00EC76D5" w:rsidRDefault="009B66F3" w:rsidP="009B66F3">
      <w:pPr>
        <w:pStyle w:val="Code"/>
      </w:pPr>
      <w:r w:rsidRPr="00EC76D5">
        <w:t xml:space="preserve">  </w:t>
      </w:r>
    </w:p>
    <w:p w14:paraId="5B2C371F" w14:textId="77777777" w:rsidR="009B66F3" w:rsidRPr="00EC76D5" w:rsidRDefault="009B66F3" w:rsidP="009B66F3">
      <w:pPr>
        <w:pStyle w:val="Code"/>
      </w:pPr>
      <w:r w:rsidRPr="00EC76D5">
        <w:t xml:space="preserve">  public void setOperand(int index, Object operand) {</w:t>
      </w:r>
    </w:p>
    <w:p w14:paraId="4A4B83D7" w14:textId="77777777" w:rsidR="009B66F3" w:rsidRPr="00EC76D5" w:rsidRDefault="009B66F3" w:rsidP="009B66F3">
      <w:pPr>
        <w:pStyle w:val="Code"/>
      </w:pPr>
      <w:r w:rsidRPr="00EC76D5">
        <w:t xml:space="preserve">    m_operandArray[index - 1] = operand;</w:t>
      </w:r>
    </w:p>
    <w:p w14:paraId="4E0DB84E" w14:textId="77777777" w:rsidR="009B66F3" w:rsidRPr="00EC76D5" w:rsidRDefault="009B66F3" w:rsidP="009B66F3">
      <w:pPr>
        <w:pStyle w:val="Code"/>
      </w:pPr>
      <w:r w:rsidRPr="00EC76D5">
        <w:t xml:space="preserve">  }</w:t>
      </w:r>
    </w:p>
    <w:p w14:paraId="2F8DC6A4" w14:textId="77777777" w:rsidR="005571E8" w:rsidRPr="00EC76D5" w:rsidRDefault="005571E8" w:rsidP="009B66F3">
      <w:pPr>
        <w:pStyle w:val="Code"/>
      </w:pPr>
    </w:p>
    <w:p w14:paraId="6E86D0A7" w14:textId="1F021FE1" w:rsidR="009B66F3" w:rsidRPr="00EC76D5" w:rsidRDefault="009B66F3" w:rsidP="009B66F3">
      <w:pPr>
        <w:pStyle w:val="Code"/>
      </w:pPr>
      <w:r w:rsidRPr="00EC76D5">
        <w:t xml:space="preserve">  public boolean isRelation() {</w:t>
      </w:r>
    </w:p>
    <w:p w14:paraId="44FF7CA5" w14:textId="77777777" w:rsidR="009B66F3" w:rsidRPr="00EC76D5" w:rsidRDefault="009B66F3" w:rsidP="009B66F3">
      <w:pPr>
        <w:pStyle w:val="Code"/>
      </w:pPr>
      <w:r w:rsidRPr="00EC76D5">
        <w:t xml:space="preserve">    switch (m_operator) {</w:t>
      </w:r>
    </w:p>
    <w:p w14:paraId="185DA806" w14:textId="77777777" w:rsidR="009B66F3" w:rsidRPr="00EC76D5" w:rsidRDefault="009B66F3" w:rsidP="009B66F3">
      <w:pPr>
        <w:pStyle w:val="Code"/>
      </w:pPr>
      <w:r w:rsidRPr="00EC76D5">
        <w:t xml:space="preserve">      case je:</w:t>
      </w:r>
    </w:p>
    <w:p w14:paraId="5C03BF1A" w14:textId="77777777" w:rsidR="009B66F3" w:rsidRPr="00EC76D5" w:rsidRDefault="009B66F3" w:rsidP="009B66F3">
      <w:pPr>
        <w:pStyle w:val="Code"/>
      </w:pPr>
      <w:r w:rsidRPr="00EC76D5">
        <w:t xml:space="preserve">      case jne:</w:t>
      </w:r>
    </w:p>
    <w:p w14:paraId="16C728E2" w14:textId="77777777" w:rsidR="009B66F3" w:rsidRPr="00EC76D5" w:rsidRDefault="009B66F3" w:rsidP="009B66F3">
      <w:pPr>
        <w:pStyle w:val="Code"/>
      </w:pPr>
      <w:r w:rsidRPr="00EC76D5">
        <w:t xml:space="preserve">      case jl:</w:t>
      </w:r>
    </w:p>
    <w:p w14:paraId="717810CF" w14:textId="77777777" w:rsidR="009B66F3" w:rsidRPr="00EC76D5" w:rsidRDefault="009B66F3" w:rsidP="009B66F3">
      <w:pPr>
        <w:pStyle w:val="Code"/>
      </w:pPr>
      <w:r w:rsidRPr="00EC76D5">
        <w:t xml:space="preserve">      case jle:</w:t>
      </w:r>
    </w:p>
    <w:p w14:paraId="2629C392" w14:textId="77777777" w:rsidR="009B66F3" w:rsidRPr="00EC76D5" w:rsidRDefault="009B66F3" w:rsidP="009B66F3">
      <w:pPr>
        <w:pStyle w:val="Code"/>
      </w:pPr>
      <w:r w:rsidRPr="00EC76D5">
        <w:t xml:space="preserve">      case jg:</w:t>
      </w:r>
    </w:p>
    <w:p w14:paraId="2B4080F2" w14:textId="77777777" w:rsidR="009B66F3" w:rsidRPr="00EC76D5" w:rsidRDefault="009B66F3" w:rsidP="009B66F3">
      <w:pPr>
        <w:pStyle w:val="Code"/>
      </w:pPr>
      <w:r w:rsidRPr="00EC76D5">
        <w:t xml:space="preserve">      case jge:</w:t>
      </w:r>
    </w:p>
    <w:p w14:paraId="649F93A3" w14:textId="77777777" w:rsidR="009B66F3" w:rsidRPr="00EC76D5" w:rsidRDefault="009B66F3" w:rsidP="009B66F3">
      <w:pPr>
        <w:pStyle w:val="Code"/>
      </w:pPr>
      <w:r w:rsidRPr="00EC76D5">
        <w:t xml:space="preserve">      case jb:</w:t>
      </w:r>
    </w:p>
    <w:p w14:paraId="58EFB83E" w14:textId="77777777" w:rsidR="009B66F3" w:rsidRPr="00EC76D5" w:rsidRDefault="009B66F3" w:rsidP="009B66F3">
      <w:pPr>
        <w:pStyle w:val="Code"/>
      </w:pPr>
      <w:r w:rsidRPr="00EC76D5">
        <w:t xml:space="preserve">      case jbe:</w:t>
      </w:r>
    </w:p>
    <w:p w14:paraId="7F7C0F2A" w14:textId="77777777" w:rsidR="009B66F3" w:rsidRPr="00EC76D5" w:rsidRDefault="009B66F3" w:rsidP="009B66F3">
      <w:pPr>
        <w:pStyle w:val="Code"/>
      </w:pPr>
      <w:r w:rsidRPr="00EC76D5">
        <w:t xml:space="preserve">      case ja:</w:t>
      </w:r>
    </w:p>
    <w:p w14:paraId="555ECCFF" w14:textId="77777777" w:rsidR="009B66F3" w:rsidRPr="00EC76D5" w:rsidRDefault="009B66F3" w:rsidP="009B66F3">
      <w:pPr>
        <w:pStyle w:val="Code"/>
      </w:pPr>
      <w:r w:rsidRPr="00EC76D5">
        <w:t xml:space="preserve">      case jae:</w:t>
      </w:r>
    </w:p>
    <w:p w14:paraId="30EB2D87" w14:textId="77777777" w:rsidR="009B66F3" w:rsidRPr="00EC76D5" w:rsidRDefault="009B66F3" w:rsidP="009B66F3">
      <w:pPr>
        <w:pStyle w:val="Code"/>
      </w:pPr>
      <w:r w:rsidRPr="00EC76D5">
        <w:t xml:space="preserve">      case jc:</w:t>
      </w:r>
    </w:p>
    <w:p w14:paraId="493E542E" w14:textId="77777777" w:rsidR="009B66F3" w:rsidRPr="00EC76D5" w:rsidRDefault="009B66F3" w:rsidP="009B66F3">
      <w:pPr>
        <w:pStyle w:val="Code"/>
      </w:pPr>
      <w:r w:rsidRPr="00EC76D5">
        <w:t xml:space="preserve">      case jnc:</w:t>
      </w:r>
    </w:p>
    <w:p w14:paraId="77305521" w14:textId="77777777" w:rsidR="009B66F3" w:rsidRPr="00EC76D5" w:rsidRDefault="009B66F3" w:rsidP="009B66F3">
      <w:pPr>
        <w:pStyle w:val="Code"/>
      </w:pPr>
      <w:r w:rsidRPr="00EC76D5">
        <w:t xml:space="preserve">        return true;</w:t>
      </w:r>
    </w:p>
    <w:p w14:paraId="143ECCD3" w14:textId="77777777" w:rsidR="009B66F3" w:rsidRPr="00EC76D5" w:rsidRDefault="009B66F3" w:rsidP="009B66F3">
      <w:pPr>
        <w:pStyle w:val="Code"/>
      </w:pPr>
      <w:r w:rsidRPr="00EC76D5">
        <w:t xml:space="preserve">        </w:t>
      </w:r>
    </w:p>
    <w:p w14:paraId="48447B9D" w14:textId="77777777" w:rsidR="009B66F3" w:rsidRPr="00EC76D5" w:rsidRDefault="009B66F3" w:rsidP="009B66F3">
      <w:pPr>
        <w:pStyle w:val="Code"/>
      </w:pPr>
      <w:r w:rsidRPr="00EC76D5">
        <w:t xml:space="preserve">      default:</w:t>
      </w:r>
    </w:p>
    <w:p w14:paraId="06472263" w14:textId="77777777" w:rsidR="009B66F3" w:rsidRPr="00EC76D5" w:rsidRDefault="009B66F3" w:rsidP="009B66F3">
      <w:pPr>
        <w:pStyle w:val="Code"/>
      </w:pPr>
      <w:r w:rsidRPr="00EC76D5">
        <w:t xml:space="preserve">        return false;        </w:t>
      </w:r>
    </w:p>
    <w:p w14:paraId="71FED61A" w14:textId="77777777" w:rsidR="009B66F3" w:rsidRPr="00EC76D5" w:rsidRDefault="009B66F3" w:rsidP="009B66F3">
      <w:pPr>
        <w:pStyle w:val="Code"/>
      </w:pPr>
      <w:r w:rsidRPr="00EC76D5">
        <w:t xml:space="preserve">    }</w:t>
      </w:r>
    </w:p>
    <w:p w14:paraId="58688EBE" w14:textId="77777777" w:rsidR="009B66F3" w:rsidRPr="00EC76D5" w:rsidRDefault="009B66F3" w:rsidP="009B66F3">
      <w:pPr>
        <w:pStyle w:val="Code"/>
      </w:pPr>
      <w:r w:rsidRPr="00EC76D5">
        <w:t xml:space="preserve">  }</w:t>
      </w:r>
    </w:p>
    <w:p w14:paraId="3E38ED0F" w14:textId="77777777" w:rsidR="009B66F3" w:rsidRPr="00EC76D5" w:rsidRDefault="009B66F3" w:rsidP="009B66F3">
      <w:pPr>
        <w:pStyle w:val="Code"/>
      </w:pPr>
      <w:r w:rsidRPr="00EC76D5">
        <w:t xml:space="preserve">  </w:t>
      </w:r>
    </w:p>
    <w:p w14:paraId="28EB30B7" w14:textId="77777777" w:rsidR="009B66F3" w:rsidRPr="00EC76D5" w:rsidRDefault="009B66F3" w:rsidP="009B66F3">
      <w:pPr>
        <w:pStyle w:val="Code"/>
      </w:pPr>
      <w:r w:rsidRPr="00EC76D5">
        <w:t xml:space="preserve">  public boolean isJump() {</w:t>
      </w:r>
    </w:p>
    <w:p w14:paraId="61B8B545" w14:textId="77777777" w:rsidR="009B66F3" w:rsidRPr="00EC76D5" w:rsidRDefault="009B66F3" w:rsidP="009B66F3">
      <w:pPr>
        <w:pStyle w:val="Code"/>
      </w:pPr>
      <w:r w:rsidRPr="00EC76D5">
        <w:t xml:space="preserve">    return isJump(m_operator);</w:t>
      </w:r>
    </w:p>
    <w:p w14:paraId="060EFB46" w14:textId="77777777" w:rsidR="009B66F3" w:rsidRPr="00EC76D5" w:rsidRDefault="009B66F3" w:rsidP="009B66F3">
      <w:pPr>
        <w:pStyle w:val="Code"/>
      </w:pPr>
      <w:r w:rsidRPr="00EC76D5">
        <w:t xml:space="preserve">  }</w:t>
      </w:r>
    </w:p>
    <w:p w14:paraId="07CA72CB" w14:textId="77777777" w:rsidR="009B66F3" w:rsidRPr="00EC76D5" w:rsidRDefault="009B66F3" w:rsidP="009B66F3">
      <w:pPr>
        <w:pStyle w:val="Code"/>
      </w:pPr>
    </w:p>
    <w:p w14:paraId="7CA2785C" w14:textId="77777777" w:rsidR="009B66F3" w:rsidRPr="00EC76D5" w:rsidRDefault="009B66F3" w:rsidP="009B66F3">
      <w:pPr>
        <w:pStyle w:val="Code"/>
      </w:pPr>
      <w:r w:rsidRPr="00EC76D5">
        <w:t xml:space="preserve">  public boolean isCallRegular() {</w:t>
      </w:r>
    </w:p>
    <w:p w14:paraId="7FF05E79" w14:textId="77777777" w:rsidR="009B66F3" w:rsidRPr="00EC76D5" w:rsidRDefault="009B66F3" w:rsidP="009B66F3">
      <w:pPr>
        <w:pStyle w:val="Code"/>
      </w:pPr>
      <w:r w:rsidRPr="00EC76D5">
        <w:t xml:space="preserve">    return isCallRegular(m_operator);</w:t>
      </w:r>
    </w:p>
    <w:p w14:paraId="43654E4E" w14:textId="77777777" w:rsidR="009B66F3" w:rsidRPr="00EC76D5" w:rsidRDefault="009B66F3" w:rsidP="009B66F3">
      <w:pPr>
        <w:pStyle w:val="Code"/>
      </w:pPr>
      <w:r w:rsidRPr="00EC76D5">
        <w:t xml:space="preserve">  }</w:t>
      </w:r>
    </w:p>
    <w:p w14:paraId="2079D40A" w14:textId="77777777" w:rsidR="009B66F3" w:rsidRPr="00EC76D5" w:rsidRDefault="009B66F3" w:rsidP="009B66F3">
      <w:pPr>
        <w:pStyle w:val="Code"/>
      </w:pPr>
    </w:p>
    <w:p w14:paraId="7CC844F8" w14:textId="77777777" w:rsidR="009B66F3" w:rsidRPr="00EC76D5" w:rsidRDefault="009B66F3" w:rsidP="009B66F3">
      <w:pPr>
        <w:pStyle w:val="Code"/>
      </w:pPr>
      <w:r w:rsidRPr="00EC76D5">
        <w:t xml:space="preserve">  public boolean isCallRegister() {</w:t>
      </w:r>
    </w:p>
    <w:p w14:paraId="2A0AC6EC" w14:textId="77777777" w:rsidR="009B66F3" w:rsidRPr="00EC76D5" w:rsidRDefault="009B66F3" w:rsidP="009B66F3">
      <w:pPr>
        <w:pStyle w:val="Code"/>
      </w:pPr>
      <w:r w:rsidRPr="00EC76D5">
        <w:t xml:space="preserve">    return isCallRegister(m_operator);</w:t>
      </w:r>
    </w:p>
    <w:p w14:paraId="7A7E03B4" w14:textId="77777777" w:rsidR="009B66F3" w:rsidRPr="00EC76D5" w:rsidRDefault="009B66F3" w:rsidP="009B66F3">
      <w:pPr>
        <w:pStyle w:val="Code"/>
      </w:pPr>
      <w:r w:rsidRPr="00EC76D5">
        <w:t xml:space="preserve">  }</w:t>
      </w:r>
    </w:p>
    <w:p w14:paraId="4F610487" w14:textId="77777777" w:rsidR="009B66F3" w:rsidRPr="00EC76D5" w:rsidRDefault="009B66F3" w:rsidP="009B66F3">
      <w:pPr>
        <w:pStyle w:val="Code"/>
      </w:pPr>
    </w:p>
    <w:p w14:paraId="57F79DDC" w14:textId="77777777" w:rsidR="009B66F3" w:rsidRPr="00EC76D5" w:rsidRDefault="009B66F3" w:rsidP="009B66F3">
      <w:pPr>
        <w:pStyle w:val="Code"/>
      </w:pPr>
      <w:r w:rsidRPr="00EC76D5">
        <w:t xml:space="preserve">  public boolean isCallMemory() {</w:t>
      </w:r>
    </w:p>
    <w:p w14:paraId="516FF390" w14:textId="77777777" w:rsidR="009B66F3" w:rsidRPr="00EC76D5" w:rsidRDefault="009B66F3" w:rsidP="009B66F3">
      <w:pPr>
        <w:pStyle w:val="Code"/>
      </w:pPr>
      <w:r w:rsidRPr="00EC76D5">
        <w:t xml:space="preserve">    return isCallMemory(m_operator);</w:t>
      </w:r>
    </w:p>
    <w:p w14:paraId="4EDFB1B4" w14:textId="77777777" w:rsidR="009B66F3" w:rsidRPr="00EC76D5" w:rsidRDefault="009B66F3" w:rsidP="009B66F3">
      <w:pPr>
        <w:pStyle w:val="Code"/>
      </w:pPr>
      <w:r w:rsidRPr="00EC76D5">
        <w:t xml:space="preserve">  }</w:t>
      </w:r>
    </w:p>
    <w:p w14:paraId="76B130C9" w14:textId="77777777" w:rsidR="009B66F3" w:rsidRPr="00EC76D5" w:rsidRDefault="009B66F3" w:rsidP="009B66F3">
      <w:pPr>
        <w:pStyle w:val="Code"/>
      </w:pPr>
    </w:p>
    <w:p w14:paraId="06A98C87" w14:textId="77777777" w:rsidR="009B66F3" w:rsidRPr="00EC76D5" w:rsidRDefault="009B66F3" w:rsidP="009B66F3">
      <w:pPr>
        <w:pStyle w:val="Code"/>
      </w:pPr>
      <w:r w:rsidRPr="00EC76D5">
        <w:t xml:space="preserve">  public boolean isCallAuto() {</w:t>
      </w:r>
    </w:p>
    <w:p w14:paraId="3180D41C" w14:textId="77777777" w:rsidR="009B66F3" w:rsidRPr="00EC76D5" w:rsidRDefault="009B66F3" w:rsidP="009B66F3">
      <w:pPr>
        <w:pStyle w:val="Code"/>
      </w:pPr>
      <w:r w:rsidRPr="00EC76D5">
        <w:t xml:space="preserve">    return isCallAuto(m_operator);</w:t>
      </w:r>
    </w:p>
    <w:p w14:paraId="3656116F" w14:textId="77777777" w:rsidR="009B66F3" w:rsidRPr="00EC76D5" w:rsidRDefault="009B66F3" w:rsidP="009B66F3">
      <w:pPr>
        <w:pStyle w:val="Code"/>
      </w:pPr>
      <w:r w:rsidRPr="00EC76D5">
        <w:t xml:space="preserve">  }</w:t>
      </w:r>
    </w:p>
    <w:p w14:paraId="1EE7B24F" w14:textId="77777777" w:rsidR="009B66F3" w:rsidRPr="00EC76D5" w:rsidRDefault="009B66F3" w:rsidP="009B66F3">
      <w:pPr>
        <w:pStyle w:val="Code"/>
      </w:pPr>
    </w:p>
    <w:p w14:paraId="39B03227" w14:textId="77777777" w:rsidR="009B66F3" w:rsidRPr="00EC76D5" w:rsidRDefault="009B66F3" w:rsidP="009B66F3">
      <w:pPr>
        <w:pStyle w:val="Code"/>
      </w:pPr>
      <w:r w:rsidRPr="00EC76D5">
        <w:t xml:space="preserve">  public boolean isCallStatic() {</w:t>
      </w:r>
    </w:p>
    <w:p w14:paraId="3780D783" w14:textId="77777777" w:rsidR="009B66F3" w:rsidRPr="00EC76D5" w:rsidRDefault="009B66F3" w:rsidP="009B66F3">
      <w:pPr>
        <w:pStyle w:val="Code"/>
      </w:pPr>
      <w:r w:rsidRPr="00EC76D5">
        <w:t xml:space="preserve">    return isCallStatic(m_operator);</w:t>
      </w:r>
    </w:p>
    <w:p w14:paraId="64D89228" w14:textId="77777777" w:rsidR="009B66F3" w:rsidRPr="00EC76D5" w:rsidRDefault="009B66F3" w:rsidP="009B66F3">
      <w:pPr>
        <w:pStyle w:val="Code"/>
      </w:pPr>
      <w:r w:rsidRPr="00EC76D5">
        <w:t xml:space="preserve">  }</w:t>
      </w:r>
    </w:p>
    <w:p w14:paraId="636BF301" w14:textId="77777777" w:rsidR="009B66F3" w:rsidRPr="00EC76D5" w:rsidRDefault="009B66F3" w:rsidP="009B66F3">
      <w:pPr>
        <w:pStyle w:val="Code"/>
      </w:pPr>
    </w:p>
    <w:p w14:paraId="3F564B79" w14:textId="77777777" w:rsidR="009B66F3" w:rsidRPr="00EC76D5" w:rsidRDefault="009B66F3" w:rsidP="009B66F3">
      <w:pPr>
        <w:pStyle w:val="Code"/>
      </w:pPr>
      <w:r w:rsidRPr="00EC76D5">
        <w:t xml:space="preserve">  public boolean isJump(ObjectOperator operator) {</w:t>
      </w:r>
    </w:p>
    <w:p w14:paraId="6C9A4030" w14:textId="77777777" w:rsidR="009B66F3" w:rsidRPr="00EC76D5" w:rsidRDefault="009B66F3" w:rsidP="009B66F3">
      <w:pPr>
        <w:pStyle w:val="Code"/>
      </w:pPr>
      <w:r w:rsidRPr="00EC76D5">
        <w:t xml:space="preserve">    return ((m_operator == ObjectOperator.short_jmp) ||</w:t>
      </w:r>
    </w:p>
    <w:p w14:paraId="749D6C78" w14:textId="77777777" w:rsidR="009B66F3" w:rsidRPr="00EC76D5" w:rsidRDefault="009B66F3" w:rsidP="009B66F3">
      <w:pPr>
        <w:pStyle w:val="Code"/>
      </w:pPr>
      <w:r w:rsidRPr="00EC76D5">
        <w:t xml:space="preserve">            (m_operator == ObjectOperator.long_jmp)) &amp;&amp;</w:t>
      </w:r>
    </w:p>
    <w:p w14:paraId="56571B53" w14:textId="77777777" w:rsidR="009B66F3" w:rsidRPr="00EC76D5" w:rsidRDefault="009B66F3" w:rsidP="009B66F3">
      <w:pPr>
        <w:pStyle w:val="Code"/>
      </w:pPr>
      <w:r w:rsidRPr="00EC76D5">
        <w:t xml:space="preserve">           !(m_operandArray[0] instanceof Register);</w:t>
      </w:r>
    </w:p>
    <w:p w14:paraId="66C00FFF" w14:textId="77777777" w:rsidR="009B66F3" w:rsidRPr="00EC76D5" w:rsidRDefault="009B66F3" w:rsidP="009B66F3">
      <w:pPr>
        <w:pStyle w:val="Code"/>
      </w:pPr>
      <w:r w:rsidRPr="00EC76D5">
        <w:t xml:space="preserve">  }</w:t>
      </w:r>
    </w:p>
    <w:p w14:paraId="7132A976" w14:textId="77777777" w:rsidR="009B66F3" w:rsidRPr="00EC76D5" w:rsidRDefault="009B66F3" w:rsidP="009B66F3">
      <w:pPr>
        <w:pStyle w:val="Code"/>
      </w:pPr>
    </w:p>
    <w:p w14:paraId="3F9C0F6D" w14:textId="77777777" w:rsidR="009B66F3" w:rsidRPr="00EC76D5" w:rsidRDefault="009B66F3" w:rsidP="009B66F3">
      <w:pPr>
        <w:pStyle w:val="Code"/>
      </w:pPr>
      <w:r w:rsidRPr="00EC76D5">
        <w:t xml:space="preserve">  // call test      Integer null null</w:t>
      </w:r>
    </w:p>
    <w:p w14:paraId="6108904D" w14:textId="77777777" w:rsidR="009B66F3" w:rsidRPr="00EC76D5" w:rsidRDefault="009B66F3" w:rsidP="009B66F3">
      <w:pPr>
        <w:pStyle w:val="Code"/>
      </w:pPr>
      <w:r w:rsidRPr="00EC76D5">
        <w:t xml:space="preserve">  public boolean isCallRegular(ObjectOperator operator) {</w:t>
      </w:r>
    </w:p>
    <w:p w14:paraId="2094D3A9" w14:textId="77777777" w:rsidR="009B66F3" w:rsidRPr="00EC76D5" w:rsidRDefault="009B66F3" w:rsidP="009B66F3">
      <w:pPr>
        <w:pStyle w:val="Code"/>
      </w:pPr>
      <w:r w:rsidRPr="00EC76D5">
        <w:t xml:space="preserve">    return (m_operator == ObjectOperator.call) &amp;&amp;</w:t>
      </w:r>
    </w:p>
    <w:p w14:paraId="0888AD46" w14:textId="77777777" w:rsidR="009B66F3" w:rsidRPr="00EC76D5" w:rsidRDefault="009B66F3" w:rsidP="009B66F3">
      <w:pPr>
        <w:pStyle w:val="Code"/>
      </w:pPr>
      <w:r w:rsidRPr="00EC76D5">
        <w:t xml:space="preserve">           (m_operandArray[0] instanceof String) &amp;&amp; </w:t>
      </w:r>
    </w:p>
    <w:p w14:paraId="7E6C16B7" w14:textId="77777777" w:rsidR="009B66F3" w:rsidRPr="00EC76D5" w:rsidRDefault="009B66F3" w:rsidP="009B66F3">
      <w:pPr>
        <w:pStyle w:val="Code"/>
      </w:pPr>
      <w:r w:rsidRPr="00EC76D5">
        <w:t xml:space="preserve">           (m_operandArray[1] == null) &amp;&amp;</w:t>
      </w:r>
    </w:p>
    <w:p w14:paraId="13B064D7" w14:textId="77777777" w:rsidR="009B66F3" w:rsidRPr="00EC76D5" w:rsidRDefault="009B66F3" w:rsidP="009B66F3">
      <w:pPr>
        <w:pStyle w:val="Code"/>
      </w:pPr>
      <w:r w:rsidRPr="00EC76D5">
        <w:lastRenderedPageBreak/>
        <w:t xml:space="preserve">           (m_operandArray[2] == null);</w:t>
      </w:r>
    </w:p>
    <w:p w14:paraId="71195768" w14:textId="77777777" w:rsidR="009B66F3" w:rsidRPr="00EC76D5" w:rsidRDefault="009B66F3" w:rsidP="009B66F3">
      <w:pPr>
        <w:pStyle w:val="Code"/>
      </w:pPr>
      <w:r w:rsidRPr="00EC76D5">
        <w:t xml:space="preserve">  }</w:t>
      </w:r>
    </w:p>
    <w:p w14:paraId="743B1FAC" w14:textId="77777777" w:rsidR="009B66F3" w:rsidRPr="00EC76D5" w:rsidRDefault="009B66F3" w:rsidP="009B66F3">
      <w:pPr>
        <w:pStyle w:val="Code"/>
      </w:pPr>
    </w:p>
    <w:p w14:paraId="1B3B0318" w14:textId="77777777" w:rsidR="009B66F3" w:rsidRPr="00EC76D5" w:rsidRDefault="009B66F3" w:rsidP="009B66F3">
      <w:pPr>
        <w:pStyle w:val="Code"/>
      </w:pPr>
      <w:r w:rsidRPr="00EC76D5">
        <w:t xml:space="preserve">  // call ax        Register null null</w:t>
      </w:r>
    </w:p>
    <w:p w14:paraId="41F28211" w14:textId="77777777" w:rsidR="009B66F3" w:rsidRPr="00EC76D5" w:rsidRDefault="009B66F3" w:rsidP="009B66F3">
      <w:pPr>
        <w:pStyle w:val="Code"/>
      </w:pPr>
      <w:r w:rsidRPr="00EC76D5">
        <w:t xml:space="preserve">  public boolean isCallRegister(ObjectOperator operator) {</w:t>
      </w:r>
    </w:p>
    <w:p w14:paraId="0F74918F" w14:textId="77777777" w:rsidR="009B66F3" w:rsidRPr="00EC76D5" w:rsidRDefault="009B66F3" w:rsidP="009B66F3">
      <w:pPr>
        <w:pStyle w:val="Code"/>
      </w:pPr>
      <w:r w:rsidRPr="00EC76D5">
        <w:t xml:space="preserve">    return (m_operator == ObjectOperator.call) &amp;&amp;</w:t>
      </w:r>
    </w:p>
    <w:p w14:paraId="0600C417" w14:textId="77777777" w:rsidR="009B66F3" w:rsidRPr="00EC76D5" w:rsidRDefault="009B66F3" w:rsidP="009B66F3">
      <w:pPr>
        <w:pStyle w:val="Code"/>
      </w:pPr>
      <w:r w:rsidRPr="00EC76D5">
        <w:t xml:space="preserve">           (m_operandArray[0] instanceof Register) &amp;&amp; </w:t>
      </w:r>
    </w:p>
    <w:p w14:paraId="666F4F1D" w14:textId="77777777" w:rsidR="009B66F3" w:rsidRPr="00EC76D5" w:rsidRDefault="009B66F3" w:rsidP="009B66F3">
      <w:pPr>
        <w:pStyle w:val="Code"/>
      </w:pPr>
      <w:r w:rsidRPr="00EC76D5">
        <w:t xml:space="preserve">           (m_operandArray[1] == null) &amp;&amp;</w:t>
      </w:r>
    </w:p>
    <w:p w14:paraId="573B048B" w14:textId="77777777" w:rsidR="009B66F3" w:rsidRPr="00EC76D5" w:rsidRDefault="009B66F3" w:rsidP="009B66F3">
      <w:pPr>
        <w:pStyle w:val="Code"/>
      </w:pPr>
      <w:r w:rsidRPr="00EC76D5">
        <w:t xml:space="preserve">           (m_operandArray[2] == null);</w:t>
      </w:r>
    </w:p>
    <w:p w14:paraId="0E2A2FC0" w14:textId="77777777" w:rsidR="009B66F3" w:rsidRPr="00EC76D5" w:rsidRDefault="009B66F3" w:rsidP="009B66F3">
      <w:pPr>
        <w:pStyle w:val="Code"/>
      </w:pPr>
      <w:r w:rsidRPr="00EC76D5">
        <w:t xml:space="preserve">  }</w:t>
      </w:r>
    </w:p>
    <w:p w14:paraId="037697C5" w14:textId="77777777" w:rsidR="009B66F3" w:rsidRPr="00EC76D5" w:rsidRDefault="009B66F3" w:rsidP="009B66F3">
      <w:pPr>
        <w:pStyle w:val="Code"/>
      </w:pPr>
    </w:p>
    <w:p w14:paraId="77A90AD3" w14:textId="77777777" w:rsidR="009B66F3" w:rsidRPr="00EC76D5" w:rsidRDefault="009B66F3" w:rsidP="009B66F3">
      <w:pPr>
        <w:pStyle w:val="Code"/>
      </w:pPr>
      <w:r w:rsidRPr="00EC76D5">
        <w:t xml:space="preserve">  public boolean isCallMemory(ObjectOperator operator) {</w:t>
      </w:r>
    </w:p>
    <w:p w14:paraId="2B112B94" w14:textId="77777777" w:rsidR="009B66F3" w:rsidRPr="00EC76D5" w:rsidRDefault="009B66F3" w:rsidP="009B66F3">
      <w:pPr>
        <w:pStyle w:val="Code"/>
      </w:pPr>
      <w:r w:rsidRPr="00EC76D5">
        <w:t xml:space="preserve">    return isCallAuto(operator) || isCallStatic(operator);</w:t>
      </w:r>
    </w:p>
    <w:p w14:paraId="4CC18809" w14:textId="77777777" w:rsidR="009B66F3" w:rsidRPr="00EC76D5" w:rsidRDefault="009B66F3" w:rsidP="009B66F3">
      <w:pPr>
        <w:pStyle w:val="Code"/>
      </w:pPr>
      <w:r w:rsidRPr="00EC76D5">
        <w:t xml:space="preserve">  }</w:t>
      </w:r>
    </w:p>
    <w:p w14:paraId="378C8EBF" w14:textId="77777777" w:rsidR="009B66F3" w:rsidRPr="00EC76D5" w:rsidRDefault="009B66F3" w:rsidP="009B66F3">
      <w:pPr>
        <w:pStyle w:val="Code"/>
      </w:pPr>
      <w:r w:rsidRPr="00EC76D5">
        <w:t xml:space="preserve">  </w:t>
      </w:r>
    </w:p>
    <w:p w14:paraId="264D082F" w14:textId="77777777" w:rsidR="009B66F3" w:rsidRPr="00EC76D5" w:rsidRDefault="009B66F3" w:rsidP="009B66F3">
      <w:pPr>
        <w:pStyle w:val="Code"/>
      </w:pPr>
      <w:r w:rsidRPr="00EC76D5">
        <w:t xml:space="preserve">  // call [bp + 10] Register Integer null</w:t>
      </w:r>
    </w:p>
    <w:p w14:paraId="743FC1E5" w14:textId="77777777" w:rsidR="009B66F3" w:rsidRPr="00EC76D5" w:rsidRDefault="009B66F3" w:rsidP="009B66F3">
      <w:pPr>
        <w:pStyle w:val="Code"/>
      </w:pPr>
      <w:r w:rsidRPr="00EC76D5">
        <w:t xml:space="preserve">  public boolean isCallAuto(ObjectOperator operator) {</w:t>
      </w:r>
    </w:p>
    <w:p w14:paraId="4CFE71B1" w14:textId="77777777" w:rsidR="009B66F3" w:rsidRPr="00EC76D5" w:rsidRDefault="009B66F3" w:rsidP="009B66F3">
      <w:pPr>
        <w:pStyle w:val="Code"/>
      </w:pPr>
      <w:r w:rsidRPr="00EC76D5">
        <w:t xml:space="preserve">    return (m_operator == ObjectOperator.call) &amp;&amp;</w:t>
      </w:r>
    </w:p>
    <w:p w14:paraId="585C64BF" w14:textId="77777777" w:rsidR="009B66F3" w:rsidRPr="00EC76D5" w:rsidRDefault="009B66F3" w:rsidP="009B66F3">
      <w:pPr>
        <w:pStyle w:val="Code"/>
      </w:pPr>
      <w:r w:rsidRPr="00EC76D5">
        <w:t xml:space="preserve">           (m_operandArray[0] instanceof Register) &amp;&amp;</w:t>
      </w:r>
    </w:p>
    <w:p w14:paraId="6B91DE3B" w14:textId="77777777" w:rsidR="009B66F3" w:rsidRPr="00EC76D5" w:rsidRDefault="009B66F3" w:rsidP="009B66F3">
      <w:pPr>
        <w:pStyle w:val="Code"/>
      </w:pPr>
      <w:r w:rsidRPr="00EC76D5">
        <w:t xml:space="preserve">           (m_operandArray[1] instanceof Integer) &amp;&amp;</w:t>
      </w:r>
    </w:p>
    <w:p w14:paraId="56077E62" w14:textId="77777777" w:rsidR="009B66F3" w:rsidRPr="00EC76D5" w:rsidRDefault="009B66F3" w:rsidP="009B66F3">
      <w:pPr>
        <w:pStyle w:val="Code"/>
      </w:pPr>
      <w:r w:rsidRPr="00EC76D5">
        <w:t xml:space="preserve">           (m_operandArray[2] == null);</w:t>
      </w:r>
    </w:p>
    <w:p w14:paraId="788866AA" w14:textId="77777777" w:rsidR="009B66F3" w:rsidRPr="00EC76D5" w:rsidRDefault="009B66F3" w:rsidP="009B66F3">
      <w:pPr>
        <w:pStyle w:val="Code"/>
      </w:pPr>
      <w:r w:rsidRPr="00EC76D5">
        <w:t xml:space="preserve">  }</w:t>
      </w:r>
    </w:p>
    <w:p w14:paraId="23D78BA2" w14:textId="77777777" w:rsidR="009B66F3" w:rsidRPr="00EC76D5" w:rsidRDefault="009B66F3" w:rsidP="009B66F3">
      <w:pPr>
        <w:pStyle w:val="Code"/>
      </w:pPr>
    </w:p>
    <w:p w14:paraId="1F1493B4" w14:textId="77777777" w:rsidR="009B66F3" w:rsidRPr="00EC76D5" w:rsidRDefault="009B66F3" w:rsidP="009B66F3">
      <w:pPr>
        <w:pStyle w:val="Code"/>
      </w:pPr>
      <w:r w:rsidRPr="00EC76D5">
        <w:t xml:space="preserve">  // call [1000]   null Integer null</w:t>
      </w:r>
    </w:p>
    <w:p w14:paraId="73732FA9" w14:textId="77777777" w:rsidR="009B66F3" w:rsidRPr="00EC76D5" w:rsidRDefault="009B66F3" w:rsidP="009B66F3">
      <w:pPr>
        <w:pStyle w:val="Code"/>
      </w:pPr>
      <w:r w:rsidRPr="00EC76D5">
        <w:t xml:space="preserve">  public boolean isCallStatic(ObjectOperator operator) {</w:t>
      </w:r>
    </w:p>
    <w:p w14:paraId="24F86D58" w14:textId="77777777" w:rsidR="009B66F3" w:rsidRPr="00EC76D5" w:rsidRDefault="009B66F3" w:rsidP="009B66F3">
      <w:pPr>
        <w:pStyle w:val="Code"/>
      </w:pPr>
      <w:r w:rsidRPr="00EC76D5">
        <w:t xml:space="preserve">    return (m_operator == ObjectOperator.call) &amp;&amp;</w:t>
      </w:r>
    </w:p>
    <w:p w14:paraId="698781B0" w14:textId="77777777" w:rsidR="009B66F3" w:rsidRPr="00EC76D5" w:rsidRDefault="009B66F3" w:rsidP="009B66F3">
      <w:pPr>
        <w:pStyle w:val="Code"/>
      </w:pPr>
      <w:r w:rsidRPr="00EC76D5">
        <w:t xml:space="preserve">           (m_operandArray[0] == null) &amp;&amp;</w:t>
      </w:r>
    </w:p>
    <w:p w14:paraId="0E872A09" w14:textId="77777777" w:rsidR="009B66F3" w:rsidRPr="00EC76D5" w:rsidRDefault="009B66F3" w:rsidP="009B66F3">
      <w:pPr>
        <w:pStyle w:val="Code"/>
      </w:pPr>
      <w:r w:rsidRPr="00EC76D5">
        <w:t xml:space="preserve">           (m_operandArray[1] instanceof Pair) &amp;&amp;</w:t>
      </w:r>
    </w:p>
    <w:p w14:paraId="726460BA" w14:textId="77777777" w:rsidR="009B66F3" w:rsidRPr="00EC76D5" w:rsidRDefault="009B66F3" w:rsidP="009B66F3">
      <w:pPr>
        <w:pStyle w:val="Code"/>
      </w:pPr>
      <w:r w:rsidRPr="00EC76D5">
        <w:t xml:space="preserve">           (m_operandArray[2] == null);</w:t>
      </w:r>
    </w:p>
    <w:p w14:paraId="0FDFA806" w14:textId="77777777" w:rsidR="009B66F3" w:rsidRPr="00EC76D5" w:rsidRDefault="009B66F3" w:rsidP="009B66F3">
      <w:pPr>
        <w:pStyle w:val="Code"/>
      </w:pPr>
      <w:r w:rsidRPr="00EC76D5">
        <w:t xml:space="preserve">  }</w:t>
      </w:r>
    </w:p>
    <w:p w14:paraId="123DA9C0" w14:textId="77777777" w:rsidR="009B66F3" w:rsidRPr="00EC76D5" w:rsidRDefault="009B66F3" w:rsidP="009B66F3">
      <w:pPr>
        <w:pStyle w:val="Code"/>
      </w:pPr>
    </w:p>
    <w:p w14:paraId="62A5EDBC" w14:textId="77777777" w:rsidR="009B66F3" w:rsidRPr="00EC76D5" w:rsidRDefault="009B66F3" w:rsidP="009B66F3">
      <w:pPr>
        <w:pStyle w:val="Code"/>
      </w:pPr>
      <w:r w:rsidRPr="00EC76D5">
        <w:t xml:space="preserve">  public boolean isRegisterLoad(int position) {</w:t>
      </w:r>
    </w:p>
    <w:p w14:paraId="129E2DFA" w14:textId="77777777" w:rsidR="009B66F3" w:rsidRPr="00EC76D5" w:rsidRDefault="009B66F3" w:rsidP="009B66F3">
      <w:pPr>
        <w:pStyle w:val="Code"/>
      </w:pPr>
      <w:r w:rsidRPr="00EC76D5">
        <w:t xml:space="preserve">    return ((position == 1) &amp;&amp; (m_operandArray[0] instanceof Register) &amp;&amp;</w:t>
      </w:r>
    </w:p>
    <w:p w14:paraId="595679C7" w14:textId="77777777" w:rsidR="009B66F3" w:rsidRPr="00EC76D5" w:rsidRDefault="009B66F3" w:rsidP="009B66F3">
      <w:pPr>
        <w:pStyle w:val="Code"/>
      </w:pPr>
      <w:r w:rsidRPr="00EC76D5">
        <w:t xml:space="preserve">            ((m_operandArray[1] instanceof Register) ||</w:t>
      </w:r>
    </w:p>
    <w:p w14:paraId="658ABCB4" w14:textId="77777777" w:rsidR="009B66F3" w:rsidRPr="00EC76D5" w:rsidRDefault="009B66F3" w:rsidP="009B66F3">
      <w:pPr>
        <w:pStyle w:val="Code"/>
      </w:pPr>
      <w:r w:rsidRPr="00EC76D5">
        <w:t xml:space="preserve">             (m_operandArray[1] instanceof Integer)));</w:t>
      </w:r>
    </w:p>
    <w:p w14:paraId="1676376F" w14:textId="77777777" w:rsidR="009B66F3" w:rsidRPr="00EC76D5" w:rsidRDefault="009B66F3" w:rsidP="009B66F3">
      <w:pPr>
        <w:pStyle w:val="Code"/>
      </w:pPr>
      <w:r w:rsidRPr="00EC76D5">
        <w:t xml:space="preserve">  }</w:t>
      </w:r>
    </w:p>
    <w:p w14:paraId="50396255" w14:textId="77777777" w:rsidR="009B66F3" w:rsidRPr="00EC76D5" w:rsidRDefault="009B66F3" w:rsidP="009B66F3">
      <w:pPr>
        <w:pStyle w:val="Code"/>
      </w:pPr>
      <w:r w:rsidRPr="00EC76D5">
        <w:t xml:space="preserve">  </w:t>
      </w:r>
    </w:p>
    <w:p w14:paraId="447E3BE2" w14:textId="77777777" w:rsidR="009B66F3" w:rsidRPr="00EC76D5" w:rsidRDefault="009B66F3" w:rsidP="009B66F3">
      <w:pPr>
        <w:pStyle w:val="Code"/>
      </w:pPr>
      <w:r w:rsidRPr="00EC76D5">
        <w:t xml:space="preserve">  public boolean isRegisterSave(int position) {</w:t>
      </w:r>
    </w:p>
    <w:p w14:paraId="39CC213F" w14:textId="77777777" w:rsidR="009B66F3" w:rsidRPr="00EC76D5" w:rsidRDefault="009B66F3" w:rsidP="009B66F3">
      <w:pPr>
        <w:pStyle w:val="Code"/>
      </w:pPr>
      <w:r w:rsidRPr="00EC76D5">
        <w:t xml:space="preserve">    return ((position == 3) &amp;&amp; (m_operandArray[2] instanceof Register));</w:t>
      </w:r>
    </w:p>
    <w:p w14:paraId="6724470D" w14:textId="77777777" w:rsidR="009B66F3" w:rsidRPr="00EC76D5" w:rsidRDefault="009B66F3" w:rsidP="009B66F3">
      <w:pPr>
        <w:pStyle w:val="Code"/>
      </w:pPr>
      <w:r w:rsidRPr="00EC76D5">
        <w:t xml:space="preserve">  }</w:t>
      </w:r>
    </w:p>
    <w:p w14:paraId="75C69D67" w14:textId="77777777" w:rsidR="009B66F3" w:rsidRPr="00EC76D5" w:rsidRDefault="009B66F3" w:rsidP="009B66F3">
      <w:pPr>
        <w:pStyle w:val="Code"/>
      </w:pPr>
      <w:r w:rsidRPr="00EC76D5">
        <w:t xml:space="preserve">  </w:t>
      </w:r>
    </w:p>
    <w:p w14:paraId="7667213A" w14:textId="77777777" w:rsidR="009B66F3" w:rsidRPr="00EC76D5" w:rsidRDefault="009B66F3" w:rsidP="009B66F3">
      <w:pPr>
        <w:pStyle w:val="Code"/>
      </w:pPr>
      <w:r w:rsidRPr="00EC76D5">
        <w:t xml:space="preserve">  public static boolean registerOverlap(Register register1,</w:t>
      </w:r>
    </w:p>
    <w:p w14:paraId="6D729A0A" w14:textId="77777777" w:rsidR="009B66F3" w:rsidRPr="00EC76D5" w:rsidRDefault="009B66F3" w:rsidP="009B66F3">
      <w:pPr>
        <w:pStyle w:val="Code"/>
      </w:pPr>
      <w:r w:rsidRPr="00EC76D5">
        <w:t xml:space="preserve">                                        Register register2) {</w:t>
      </w:r>
    </w:p>
    <w:p w14:paraId="608C6818" w14:textId="77777777" w:rsidR="009B66F3" w:rsidRPr="00EC76D5" w:rsidRDefault="009B66F3" w:rsidP="009B66F3">
      <w:pPr>
        <w:pStyle w:val="Code"/>
      </w:pPr>
      <w:r w:rsidRPr="00EC76D5">
        <w:t xml:space="preserve">    if ((register1 == null) || (register2 == null)) {</w:t>
      </w:r>
    </w:p>
    <w:p w14:paraId="0582414E" w14:textId="77777777" w:rsidR="009B66F3" w:rsidRPr="00EC76D5" w:rsidRDefault="009B66F3" w:rsidP="009B66F3">
      <w:pPr>
        <w:pStyle w:val="Code"/>
      </w:pPr>
      <w:r w:rsidRPr="00EC76D5">
        <w:t xml:space="preserve">      return false;</w:t>
      </w:r>
    </w:p>
    <w:p w14:paraId="711005FB" w14:textId="77777777" w:rsidR="009B66F3" w:rsidRPr="00EC76D5" w:rsidRDefault="009B66F3" w:rsidP="009B66F3">
      <w:pPr>
        <w:pStyle w:val="Code"/>
      </w:pPr>
      <w:r w:rsidRPr="00EC76D5">
        <w:t xml:space="preserve">    }</w:t>
      </w:r>
    </w:p>
    <w:p w14:paraId="0EC25450" w14:textId="77777777" w:rsidR="009B66F3" w:rsidRPr="00EC76D5" w:rsidRDefault="009B66F3" w:rsidP="009B66F3">
      <w:pPr>
        <w:pStyle w:val="Code"/>
      </w:pPr>
      <w:r w:rsidRPr="00EC76D5">
        <w:t xml:space="preserve">    </w:t>
      </w:r>
    </w:p>
    <w:p w14:paraId="50294AB7" w14:textId="77777777" w:rsidR="009B66F3" w:rsidRPr="00EC76D5" w:rsidRDefault="009B66F3" w:rsidP="009B66F3">
      <w:pPr>
        <w:pStyle w:val="Code"/>
      </w:pPr>
      <w:r w:rsidRPr="00EC76D5">
        <w:t xml:space="preserve">    if (register1.equals(register2)) {</w:t>
      </w:r>
    </w:p>
    <w:p w14:paraId="5B243D86" w14:textId="77777777" w:rsidR="009B66F3" w:rsidRPr="00EC76D5" w:rsidRDefault="009B66F3" w:rsidP="009B66F3">
      <w:pPr>
        <w:pStyle w:val="Code"/>
      </w:pPr>
      <w:r w:rsidRPr="00EC76D5">
        <w:t xml:space="preserve">      return true;</w:t>
      </w:r>
    </w:p>
    <w:p w14:paraId="18591EDD" w14:textId="77777777" w:rsidR="009B66F3" w:rsidRPr="00EC76D5" w:rsidRDefault="009B66F3" w:rsidP="009B66F3">
      <w:pPr>
        <w:pStyle w:val="Code"/>
      </w:pPr>
      <w:r w:rsidRPr="00EC76D5">
        <w:t xml:space="preserve">    }</w:t>
      </w:r>
    </w:p>
    <w:p w14:paraId="2E01CE51" w14:textId="77777777" w:rsidR="009B66F3" w:rsidRPr="00EC76D5" w:rsidRDefault="009B66F3" w:rsidP="009B66F3">
      <w:pPr>
        <w:pStyle w:val="Code"/>
      </w:pPr>
    </w:p>
    <w:p w14:paraId="1654BE96" w14:textId="77777777" w:rsidR="009B66F3" w:rsidRPr="00EC76D5" w:rsidRDefault="009B66F3" w:rsidP="009B66F3">
      <w:pPr>
        <w:pStyle w:val="Code"/>
      </w:pPr>
      <w:r w:rsidRPr="00EC76D5">
        <w:t xml:space="preserve">    String name1 = register1.name(), name2 = register2.name();</w:t>
      </w:r>
    </w:p>
    <w:p w14:paraId="4C204D12" w14:textId="77777777" w:rsidR="009B66F3" w:rsidRPr="00EC76D5" w:rsidRDefault="009B66F3" w:rsidP="009B66F3">
      <w:pPr>
        <w:pStyle w:val="Code"/>
      </w:pPr>
    </w:p>
    <w:p w14:paraId="0E397772" w14:textId="77777777" w:rsidR="009B66F3" w:rsidRPr="00EC76D5" w:rsidRDefault="009B66F3" w:rsidP="009B66F3">
      <w:pPr>
        <w:pStyle w:val="Code"/>
      </w:pPr>
      <w:r w:rsidRPr="00EC76D5">
        <w:t xml:space="preserve">    name1 = (name1.length() == 3) ? name1.substring(1) : name1;</w:t>
      </w:r>
    </w:p>
    <w:p w14:paraId="4DA803F7" w14:textId="77777777" w:rsidR="009B66F3" w:rsidRPr="00EC76D5" w:rsidRDefault="009B66F3" w:rsidP="009B66F3">
      <w:pPr>
        <w:pStyle w:val="Code"/>
      </w:pPr>
      <w:r w:rsidRPr="00EC76D5">
        <w:t xml:space="preserve">    name2 = (name2.length() == 3) ? name2.substring(1) : name2;</w:t>
      </w:r>
    </w:p>
    <w:p w14:paraId="41ACF35F" w14:textId="77777777" w:rsidR="009B66F3" w:rsidRPr="00EC76D5" w:rsidRDefault="009B66F3" w:rsidP="009B66F3">
      <w:pPr>
        <w:pStyle w:val="Code"/>
      </w:pPr>
    </w:p>
    <w:p w14:paraId="230158C8" w14:textId="77777777" w:rsidR="009B66F3" w:rsidRPr="00EC76D5" w:rsidRDefault="009B66F3" w:rsidP="009B66F3">
      <w:pPr>
        <w:pStyle w:val="Code"/>
      </w:pPr>
      <w:r w:rsidRPr="00EC76D5">
        <w:t xml:space="preserve">    if ((name1.contains("h") &amp;&amp; name2.contains("l")) ||</w:t>
      </w:r>
    </w:p>
    <w:p w14:paraId="05B7BF43" w14:textId="77777777" w:rsidR="009B66F3" w:rsidRPr="00EC76D5" w:rsidRDefault="009B66F3" w:rsidP="009B66F3">
      <w:pPr>
        <w:pStyle w:val="Code"/>
      </w:pPr>
      <w:r w:rsidRPr="00EC76D5">
        <w:lastRenderedPageBreak/>
        <w:t xml:space="preserve">        (name1.contains("l") &amp;&amp; name2.contains("h"))) {</w:t>
      </w:r>
    </w:p>
    <w:p w14:paraId="75310F34" w14:textId="77777777" w:rsidR="009B66F3" w:rsidRPr="00EC76D5" w:rsidRDefault="009B66F3" w:rsidP="009B66F3">
      <w:pPr>
        <w:pStyle w:val="Code"/>
      </w:pPr>
      <w:r w:rsidRPr="00EC76D5">
        <w:t xml:space="preserve">      return false;</w:t>
      </w:r>
    </w:p>
    <w:p w14:paraId="762141FC" w14:textId="77777777" w:rsidR="009B66F3" w:rsidRPr="00EC76D5" w:rsidRDefault="009B66F3" w:rsidP="009B66F3">
      <w:pPr>
        <w:pStyle w:val="Code"/>
      </w:pPr>
      <w:r w:rsidRPr="00EC76D5">
        <w:t xml:space="preserve">    }</w:t>
      </w:r>
    </w:p>
    <w:p w14:paraId="74ED69BD" w14:textId="77777777" w:rsidR="009B66F3" w:rsidRPr="00EC76D5" w:rsidRDefault="009B66F3" w:rsidP="009B66F3">
      <w:pPr>
        <w:pStyle w:val="Code"/>
      </w:pPr>
      <w:r w:rsidRPr="00EC76D5">
        <w:t xml:space="preserve">    </w:t>
      </w:r>
    </w:p>
    <w:p w14:paraId="52FE67FA" w14:textId="77777777" w:rsidR="009B66F3" w:rsidRPr="00EC76D5" w:rsidRDefault="009B66F3" w:rsidP="009B66F3">
      <w:pPr>
        <w:pStyle w:val="Code"/>
      </w:pPr>
      <w:r w:rsidRPr="00EC76D5">
        <w:t xml:space="preserve">    name1 = (name1.contains("h") || name1.contains("l") ||</w:t>
      </w:r>
    </w:p>
    <w:p w14:paraId="04E7C674" w14:textId="77777777" w:rsidR="009B66F3" w:rsidRPr="00EC76D5" w:rsidRDefault="009B66F3" w:rsidP="009B66F3">
      <w:pPr>
        <w:pStyle w:val="Code"/>
      </w:pPr>
      <w:r w:rsidRPr="00EC76D5">
        <w:t xml:space="preserve">             name1.contains("x")) ? name1.substring(0, 1) : name1;</w:t>
      </w:r>
    </w:p>
    <w:p w14:paraId="4AB50171" w14:textId="77777777" w:rsidR="009B66F3" w:rsidRPr="00EC76D5" w:rsidRDefault="009B66F3" w:rsidP="009B66F3">
      <w:pPr>
        <w:pStyle w:val="Code"/>
      </w:pPr>
      <w:r w:rsidRPr="00EC76D5">
        <w:t xml:space="preserve">    name2 = (name2.contains("h") || name2.contains("l") ||</w:t>
      </w:r>
    </w:p>
    <w:p w14:paraId="1D0539D3" w14:textId="77777777" w:rsidR="009B66F3" w:rsidRPr="00EC76D5" w:rsidRDefault="009B66F3" w:rsidP="009B66F3">
      <w:pPr>
        <w:pStyle w:val="Code"/>
      </w:pPr>
      <w:r w:rsidRPr="00EC76D5">
        <w:t xml:space="preserve">             name2.contains("x")) ? name2.substring(0, 1) : name2;</w:t>
      </w:r>
    </w:p>
    <w:p w14:paraId="6C880B19" w14:textId="77777777" w:rsidR="009B66F3" w:rsidRPr="00EC76D5" w:rsidRDefault="009B66F3" w:rsidP="009B66F3">
      <w:pPr>
        <w:pStyle w:val="Code"/>
      </w:pPr>
    </w:p>
    <w:p w14:paraId="3A1EA7CE" w14:textId="77777777" w:rsidR="009B66F3" w:rsidRPr="00EC76D5" w:rsidRDefault="009B66F3" w:rsidP="009B66F3">
      <w:pPr>
        <w:pStyle w:val="Code"/>
      </w:pPr>
      <w:r w:rsidRPr="00EC76D5">
        <w:t xml:space="preserve">    return name1.equals(name2);</w:t>
      </w:r>
    </w:p>
    <w:p w14:paraId="45186F10" w14:textId="77777777" w:rsidR="009B66F3" w:rsidRPr="00EC76D5" w:rsidRDefault="009B66F3" w:rsidP="009B66F3">
      <w:pPr>
        <w:pStyle w:val="Code"/>
      </w:pPr>
      <w:r w:rsidRPr="00EC76D5">
        <w:t xml:space="preserve">  }</w:t>
      </w:r>
    </w:p>
    <w:p w14:paraId="5569A1DC" w14:textId="77777777" w:rsidR="009B66F3" w:rsidRPr="00EC76D5" w:rsidRDefault="009B66F3" w:rsidP="009B66F3">
      <w:pPr>
        <w:pStyle w:val="Code"/>
      </w:pPr>
      <w:r w:rsidRPr="00EC76D5">
        <w:t xml:space="preserve">  </w:t>
      </w:r>
    </w:p>
    <w:p w14:paraId="50736816" w14:textId="77777777" w:rsidR="009B66F3" w:rsidRPr="00EC76D5" w:rsidRDefault="009B66F3" w:rsidP="009B66F3">
      <w:pPr>
        <w:pStyle w:val="Code"/>
      </w:pPr>
      <w:r w:rsidRPr="00EC76D5">
        <w:t xml:space="preserve">  public static Register registerToSize(Register register, int size) {</w:t>
      </w:r>
    </w:p>
    <w:p w14:paraId="766CF4CC" w14:textId="77777777" w:rsidR="009B66F3" w:rsidRPr="00EC76D5" w:rsidRDefault="009B66F3" w:rsidP="009B66F3">
      <w:pPr>
        <w:pStyle w:val="Code"/>
      </w:pPr>
      <w:r w:rsidRPr="00EC76D5">
        <w:t xml:space="preserve">    switch (size) {</w:t>
      </w:r>
    </w:p>
    <w:p w14:paraId="4CF82A06" w14:textId="77777777" w:rsidR="009B66F3" w:rsidRPr="00EC76D5" w:rsidRDefault="009B66F3" w:rsidP="009B66F3">
      <w:pPr>
        <w:pStyle w:val="Code"/>
      </w:pPr>
      <w:r w:rsidRPr="00EC76D5">
        <w:t xml:space="preserve">      case Type.ShortSize:</w:t>
      </w:r>
    </w:p>
    <w:p w14:paraId="67710204" w14:textId="77777777" w:rsidR="009B66F3" w:rsidRPr="00EC76D5" w:rsidRDefault="009B66F3" w:rsidP="009B66F3">
      <w:pPr>
        <w:pStyle w:val="Code"/>
      </w:pPr>
      <w:r w:rsidRPr="00EC76D5">
        <w:t xml:space="preserve">        return Register.valueOf(register.name().replace("x", "l").</w:t>
      </w:r>
    </w:p>
    <w:p w14:paraId="75674B7C" w14:textId="77777777" w:rsidR="009B66F3" w:rsidRPr="00EC76D5" w:rsidRDefault="009B66F3" w:rsidP="009B66F3">
      <w:pPr>
        <w:pStyle w:val="Code"/>
      </w:pPr>
      <w:r w:rsidRPr="00EC76D5">
        <w:t xml:space="preserve">                                                replace("e", ""));</w:t>
      </w:r>
    </w:p>
    <w:p w14:paraId="16C7D3CD" w14:textId="77777777" w:rsidR="009B66F3" w:rsidRPr="00EC76D5" w:rsidRDefault="009B66F3" w:rsidP="009B66F3">
      <w:pPr>
        <w:pStyle w:val="Code"/>
      </w:pPr>
    </w:p>
    <w:p w14:paraId="0B152DC7" w14:textId="77777777" w:rsidR="009B66F3" w:rsidRPr="00EC76D5" w:rsidRDefault="009B66F3" w:rsidP="009B66F3">
      <w:pPr>
        <w:pStyle w:val="Code"/>
      </w:pPr>
      <w:r w:rsidRPr="00EC76D5">
        <w:t xml:space="preserve">      case Type.IntegerSize:</w:t>
      </w:r>
    </w:p>
    <w:p w14:paraId="4689D7A7" w14:textId="77777777" w:rsidR="009B66F3" w:rsidRPr="00EC76D5" w:rsidRDefault="009B66F3" w:rsidP="009B66F3">
      <w:pPr>
        <w:pStyle w:val="Code"/>
      </w:pPr>
      <w:r w:rsidRPr="00EC76D5">
        <w:t xml:space="preserve">        return Register.valueOf(register.name().replace("h", "x").</w:t>
      </w:r>
    </w:p>
    <w:p w14:paraId="3122E987" w14:textId="77777777" w:rsidR="009B66F3" w:rsidRPr="00EC76D5" w:rsidRDefault="009B66F3" w:rsidP="009B66F3">
      <w:pPr>
        <w:pStyle w:val="Code"/>
      </w:pPr>
      <w:r w:rsidRPr="00EC76D5">
        <w:t xml:space="preserve">                                replace("l", "x").replace("e", ""));</w:t>
      </w:r>
    </w:p>
    <w:p w14:paraId="23659AF0" w14:textId="77777777" w:rsidR="009B66F3" w:rsidRPr="00EC76D5" w:rsidRDefault="009B66F3" w:rsidP="009B66F3">
      <w:pPr>
        <w:pStyle w:val="Code"/>
      </w:pPr>
    </w:p>
    <w:p w14:paraId="0BF5BA30" w14:textId="77777777" w:rsidR="009B66F3" w:rsidRPr="00EC76D5" w:rsidRDefault="009B66F3" w:rsidP="009B66F3">
      <w:pPr>
        <w:pStyle w:val="Code"/>
      </w:pPr>
      <w:r w:rsidRPr="00EC76D5">
        <w:t xml:space="preserve">      case Type.LongSize:</w:t>
      </w:r>
    </w:p>
    <w:p w14:paraId="6CF48479" w14:textId="77777777" w:rsidR="009B66F3" w:rsidRPr="00EC76D5" w:rsidRDefault="009B66F3" w:rsidP="009B66F3">
      <w:pPr>
        <w:pStyle w:val="Code"/>
      </w:pPr>
      <w:r w:rsidRPr="00EC76D5">
        <w:t xml:space="preserve">        return Register.valueOf("e" + register.name().replace("l", "x").</w:t>
      </w:r>
    </w:p>
    <w:p w14:paraId="7B8B0945" w14:textId="77777777" w:rsidR="009B66F3" w:rsidRPr="00EC76D5" w:rsidRDefault="009B66F3" w:rsidP="009B66F3">
      <w:pPr>
        <w:pStyle w:val="Code"/>
      </w:pPr>
      <w:r w:rsidRPr="00EC76D5">
        <w:t xml:space="preserve">                                                      replace("e", ""));</w:t>
      </w:r>
    </w:p>
    <w:p w14:paraId="1FEF8AE3" w14:textId="77777777" w:rsidR="009B66F3" w:rsidRPr="00EC76D5" w:rsidRDefault="009B66F3" w:rsidP="009B66F3">
      <w:pPr>
        <w:pStyle w:val="Code"/>
      </w:pPr>
      <w:r w:rsidRPr="00EC76D5">
        <w:t xml:space="preserve">    }</w:t>
      </w:r>
    </w:p>
    <w:p w14:paraId="43AFF2D1" w14:textId="77777777" w:rsidR="009B66F3" w:rsidRPr="00EC76D5" w:rsidRDefault="009B66F3" w:rsidP="009B66F3">
      <w:pPr>
        <w:pStyle w:val="Code"/>
      </w:pPr>
      <w:r w:rsidRPr="00EC76D5">
        <w:t xml:space="preserve">    </w:t>
      </w:r>
    </w:p>
    <w:p w14:paraId="50031949" w14:textId="77777777" w:rsidR="009B66F3" w:rsidRPr="00EC76D5" w:rsidRDefault="009B66F3" w:rsidP="009B66F3">
      <w:pPr>
        <w:pStyle w:val="Code"/>
      </w:pPr>
      <w:r w:rsidRPr="00EC76D5">
        <w:t xml:space="preserve">    return null;</w:t>
      </w:r>
    </w:p>
    <w:p w14:paraId="21EDEBCC" w14:textId="77777777" w:rsidR="009B66F3" w:rsidRPr="00EC76D5" w:rsidRDefault="009B66F3" w:rsidP="009B66F3">
      <w:pPr>
        <w:pStyle w:val="Code"/>
      </w:pPr>
      <w:r w:rsidRPr="00EC76D5">
        <w:t xml:space="preserve">  }</w:t>
      </w:r>
    </w:p>
    <w:p w14:paraId="3F7BC8A0" w14:textId="77777777" w:rsidR="009B66F3" w:rsidRPr="00EC76D5" w:rsidRDefault="009B66F3" w:rsidP="009B66F3">
      <w:pPr>
        <w:pStyle w:val="Code"/>
      </w:pPr>
      <w:r w:rsidRPr="00EC76D5">
        <w:t xml:space="preserve">  </w:t>
      </w:r>
    </w:p>
    <w:p w14:paraId="0ACC81F6" w14:textId="77777777" w:rsidR="009B66F3" w:rsidRPr="00EC76D5" w:rsidRDefault="009B66F3" w:rsidP="009B66F3">
      <w:pPr>
        <w:pStyle w:val="Code"/>
      </w:pPr>
      <w:r w:rsidRPr="00EC76D5">
        <w:t xml:space="preserve">  public static int registerSize(Register register) {</w:t>
      </w:r>
    </w:p>
    <w:p w14:paraId="62A27A0E" w14:textId="77777777" w:rsidR="009B66F3" w:rsidRPr="00EC76D5" w:rsidRDefault="009B66F3" w:rsidP="009B66F3">
      <w:pPr>
        <w:pStyle w:val="Code"/>
      </w:pPr>
      <w:r w:rsidRPr="00EC76D5">
        <w:t xml:space="preserve">    String name = register.name();</w:t>
      </w:r>
    </w:p>
    <w:p w14:paraId="0E315410" w14:textId="77777777" w:rsidR="009B66F3" w:rsidRPr="00EC76D5" w:rsidRDefault="009B66F3" w:rsidP="009B66F3">
      <w:pPr>
        <w:pStyle w:val="Code"/>
      </w:pPr>
      <w:r w:rsidRPr="00EC76D5">
        <w:t xml:space="preserve">    </w:t>
      </w:r>
    </w:p>
    <w:p w14:paraId="1572AFA6" w14:textId="77777777" w:rsidR="009B66F3" w:rsidRPr="00EC76D5" w:rsidRDefault="009B66F3" w:rsidP="009B66F3">
      <w:pPr>
        <w:pStyle w:val="Code"/>
      </w:pPr>
      <w:r w:rsidRPr="00EC76D5">
        <w:t xml:space="preserve">    if (name.contains("e")) {</w:t>
      </w:r>
    </w:p>
    <w:p w14:paraId="6BC931DE" w14:textId="77777777" w:rsidR="009B66F3" w:rsidRPr="00EC76D5" w:rsidRDefault="009B66F3" w:rsidP="009B66F3">
      <w:pPr>
        <w:pStyle w:val="Code"/>
      </w:pPr>
      <w:r w:rsidRPr="00EC76D5">
        <w:t xml:space="preserve">      return c_compiler.Type.LongSize;</w:t>
      </w:r>
    </w:p>
    <w:p w14:paraId="208B0531" w14:textId="77777777" w:rsidR="009B66F3" w:rsidRPr="00EC76D5" w:rsidRDefault="009B66F3" w:rsidP="009B66F3">
      <w:pPr>
        <w:pStyle w:val="Code"/>
      </w:pPr>
      <w:r w:rsidRPr="00EC76D5">
        <w:t xml:space="preserve">    }</w:t>
      </w:r>
    </w:p>
    <w:p w14:paraId="1052DFE0" w14:textId="77777777" w:rsidR="009B66F3" w:rsidRPr="00EC76D5" w:rsidRDefault="009B66F3" w:rsidP="009B66F3">
      <w:pPr>
        <w:pStyle w:val="Code"/>
      </w:pPr>
      <w:r w:rsidRPr="00EC76D5">
        <w:t xml:space="preserve">    else if (name.contains("l") || name.contains("h")) {</w:t>
      </w:r>
    </w:p>
    <w:p w14:paraId="56635B42" w14:textId="77777777" w:rsidR="009B66F3" w:rsidRPr="00EC76D5" w:rsidRDefault="009B66F3" w:rsidP="009B66F3">
      <w:pPr>
        <w:pStyle w:val="Code"/>
      </w:pPr>
      <w:r w:rsidRPr="00EC76D5">
        <w:t xml:space="preserve">      return c_compiler.Type.ShortSize;</w:t>
      </w:r>
    </w:p>
    <w:p w14:paraId="3CB0C65F" w14:textId="77777777" w:rsidR="009B66F3" w:rsidRPr="00EC76D5" w:rsidRDefault="009B66F3" w:rsidP="009B66F3">
      <w:pPr>
        <w:pStyle w:val="Code"/>
      </w:pPr>
      <w:r w:rsidRPr="00EC76D5">
        <w:t xml:space="preserve">    }</w:t>
      </w:r>
    </w:p>
    <w:p w14:paraId="64B70AB8" w14:textId="77777777" w:rsidR="009B66F3" w:rsidRPr="00EC76D5" w:rsidRDefault="009B66F3" w:rsidP="009B66F3">
      <w:pPr>
        <w:pStyle w:val="Code"/>
      </w:pPr>
      <w:r w:rsidRPr="00EC76D5">
        <w:t xml:space="preserve">    else {</w:t>
      </w:r>
    </w:p>
    <w:p w14:paraId="5D23175F" w14:textId="77777777" w:rsidR="009B66F3" w:rsidRPr="00EC76D5" w:rsidRDefault="009B66F3" w:rsidP="009B66F3">
      <w:pPr>
        <w:pStyle w:val="Code"/>
      </w:pPr>
      <w:r w:rsidRPr="00EC76D5">
        <w:t xml:space="preserve">      return c_compiler.Type.IntegerSize;</w:t>
      </w:r>
    </w:p>
    <w:p w14:paraId="2644923F" w14:textId="77777777" w:rsidR="009B66F3" w:rsidRPr="00EC76D5" w:rsidRDefault="009B66F3" w:rsidP="009B66F3">
      <w:pPr>
        <w:pStyle w:val="Code"/>
      </w:pPr>
      <w:r w:rsidRPr="00EC76D5">
        <w:t xml:space="preserve">    }</w:t>
      </w:r>
    </w:p>
    <w:p w14:paraId="2FAB4298" w14:textId="77777777" w:rsidR="009B66F3" w:rsidRPr="00EC76D5" w:rsidRDefault="009B66F3" w:rsidP="009B66F3">
      <w:pPr>
        <w:pStyle w:val="Code"/>
      </w:pPr>
      <w:r w:rsidRPr="00EC76D5">
        <w:t xml:space="preserve">  }</w:t>
      </w:r>
    </w:p>
    <w:p w14:paraId="5826948A" w14:textId="77777777" w:rsidR="009B66F3" w:rsidRPr="00EC76D5" w:rsidRDefault="009B66F3" w:rsidP="009B66F3">
      <w:pPr>
        <w:pStyle w:val="Code"/>
      </w:pPr>
    </w:p>
    <w:p w14:paraId="5B1D4B5F" w14:textId="77777777" w:rsidR="009B66F3" w:rsidRPr="00EC76D5" w:rsidRDefault="009B66F3" w:rsidP="009B66F3">
      <w:pPr>
        <w:pStyle w:val="Code"/>
      </w:pPr>
      <w:r w:rsidRPr="00EC76D5">
        <w:t xml:space="preserve">  public static int operatorSize(ObjectOperator operator) {    </w:t>
      </w:r>
    </w:p>
    <w:p w14:paraId="0DE1622B" w14:textId="77777777" w:rsidR="009B66F3" w:rsidRPr="00EC76D5" w:rsidRDefault="009B66F3" w:rsidP="009B66F3">
      <w:pPr>
        <w:pStyle w:val="Code"/>
      </w:pPr>
      <w:r w:rsidRPr="00EC76D5">
        <w:t xml:space="preserve">    if (operator.name().contains("_byte")) {</w:t>
      </w:r>
    </w:p>
    <w:p w14:paraId="1A7FB941" w14:textId="77777777" w:rsidR="009B66F3" w:rsidRPr="00EC76D5" w:rsidRDefault="009B66F3" w:rsidP="009B66F3">
      <w:pPr>
        <w:pStyle w:val="Code"/>
      </w:pPr>
      <w:r w:rsidRPr="00EC76D5">
        <w:t xml:space="preserve">      return Type.CharSize;</w:t>
      </w:r>
    </w:p>
    <w:p w14:paraId="30F2BDD8" w14:textId="77777777" w:rsidR="009B66F3" w:rsidRPr="00EC76D5" w:rsidRDefault="009B66F3" w:rsidP="009B66F3">
      <w:pPr>
        <w:pStyle w:val="Code"/>
      </w:pPr>
      <w:r w:rsidRPr="00EC76D5">
        <w:t xml:space="preserve">    }</w:t>
      </w:r>
    </w:p>
    <w:p w14:paraId="6B69C907" w14:textId="77777777" w:rsidR="009B66F3" w:rsidRPr="00EC76D5" w:rsidRDefault="009B66F3" w:rsidP="009B66F3">
      <w:pPr>
        <w:pStyle w:val="Code"/>
      </w:pPr>
      <w:r w:rsidRPr="00EC76D5">
        <w:t xml:space="preserve">    else if (operator.name().contains("_word")) {</w:t>
      </w:r>
    </w:p>
    <w:p w14:paraId="54520F46" w14:textId="77777777" w:rsidR="009B66F3" w:rsidRPr="00EC76D5" w:rsidRDefault="009B66F3" w:rsidP="009B66F3">
      <w:pPr>
        <w:pStyle w:val="Code"/>
      </w:pPr>
      <w:r w:rsidRPr="00EC76D5">
        <w:t xml:space="preserve">      return Type.IntegerSize;</w:t>
      </w:r>
    </w:p>
    <w:p w14:paraId="6B20C279" w14:textId="77777777" w:rsidR="009B66F3" w:rsidRPr="00EC76D5" w:rsidRDefault="009B66F3" w:rsidP="009B66F3">
      <w:pPr>
        <w:pStyle w:val="Code"/>
      </w:pPr>
      <w:r w:rsidRPr="00EC76D5">
        <w:t xml:space="preserve">    }</w:t>
      </w:r>
    </w:p>
    <w:p w14:paraId="62D19830" w14:textId="77777777" w:rsidR="009B66F3" w:rsidRPr="00EC76D5" w:rsidRDefault="009B66F3" w:rsidP="009B66F3">
      <w:pPr>
        <w:pStyle w:val="Code"/>
      </w:pPr>
      <w:r w:rsidRPr="00EC76D5">
        <w:t xml:space="preserve">    else if (operator.name().contains("_dword")) {</w:t>
      </w:r>
    </w:p>
    <w:p w14:paraId="1DC84993" w14:textId="77777777" w:rsidR="009B66F3" w:rsidRPr="00EC76D5" w:rsidRDefault="009B66F3" w:rsidP="009B66F3">
      <w:pPr>
        <w:pStyle w:val="Code"/>
      </w:pPr>
      <w:r w:rsidRPr="00EC76D5">
        <w:t xml:space="preserve">      return Type.LongSize;</w:t>
      </w:r>
    </w:p>
    <w:p w14:paraId="27BB419A" w14:textId="77777777" w:rsidR="009B66F3" w:rsidRPr="00EC76D5" w:rsidRDefault="009B66F3" w:rsidP="009B66F3">
      <w:pPr>
        <w:pStyle w:val="Code"/>
      </w:pPr>
      <w:r w:rsidRPr="00EC76D5">
        <w:t xml:space="preserve">    }</w:t>
      </w:r>
    </w:p>
    <w:p w14:paraId="55D0896F" w14:textId="77777777" w:rsidR="009B66F3" w:rsidRPr="00EC76D5" w:rsidRDefault="009B66F3" w:rsidP="009B66F3">
      <w:pPr>
        <w:pStyle w:val="Code"/>
      </w:pPr>
    </w:p>
    <w:p w14:paraId="3C355505" w14:textId="77777777" w:rsidR="009B66F3" w:rsidRPr="00EC76D5" w:rsidRDefault="009B66F3" w:rsidP="009B66F3">
      <w:pPr>
        <w:pStyle w:val="Code"/>
      </w:pPr>
      <w:r w:rsidRPr="00EC76D5">
        <w:t xml:space="preserve">    Assert.error("operator size");</w:t>
      </w:r>
    </w:p>
    <w:p w14:paraId="650B77A8" w14:textId="77777777" w:rsidR="009B66F3" w:rsidRPr="00EC76D5" w:rsidRDefault="009B66F3" w:rsidP="009B66F3">
      <w:pPr>
        <w:pStyle w:val="Code"/>
      </w:pPr>
      <w:r w:rsidRPr="00EC76D5">
        <w:t xml:space="preserve">    return 0;</w:t>
      </w:r>
    </w:p>
    <w:p w14:paraId="03FA55E1" w14:textId="77777777" w:rsidR="009B66F3" w:rsidRPr="00EC76D5" w:rsidRDefault="009B66F3" w:rsidP="009B66F3">
      <w:pPr>
        <w:pStyle w:val="Code"/>
      </w:pPr>
      <w:r w:rsidRPr="00EC76D5">
        <w:lastRenderedPageBreak/>
        <w:t xml:space="preserve">  }</w:t>
      </w:r>
    </w:p>
    <w:p w14:paraId="35BD5728" w14:textId="77777777" w:rsidR="009B66F3" w:rsidRPr="00EC76D5" w:rsidRDefault="009B66F3" w:rsidP="009B66F3">
      <w:pPr>
        <w:pStyle w:val="Code"/>
      </w:pPr>
      <w:r w:rsidRPr="00EC76D5">
        <w:t xml:space="preserve">  </w:t>
      </w:r>
    </w:p>
    <w:p w14:paraId="3BC558C5" w14:textId="77777777" w:rsidR="009B66F3" w:rsidRPr="00EC76D5" w:rsidRDefault="009B66F3" w:rsidP="009B66F3">
      <w:pPr>
        <w:pStyle w:val="Code"/>
      </w:pPr>
      <w:r w:rsidRPr="00EC76D5">
        <w:t xml:space="preserve">  public static ObjectOperator operatorSize(ObjectOperator operator,</w:t>
      </w:r>
    </w:p>
    <w:p w14:paraId="1CEB6319" w14:textId="77777777" w:rsidR="009B66F3" w:rsidRPr="00EC76D5" w:rsidRDefault="009B66F3" w:rsidP="009B66F3">
      <w:pPr>
        <w:pStyle w:val="Code"/>
      </w:pPr>
      <w:r w:rsidRPr="00EC76D5">
        <w:t xml:space="preserve">                                            int size) {</w:t>
      </w:r>
    </w:p>
    <w:p w14:paraId="0D456E48" w14:textId="77777777" w:rsidR="009B66F3" w:rsidRPr="00EC76D5" w:rsidRDefault="009B66F3" w:rsidP="009B66F3">
      <w:pPr>
        <w:pStyle w:val="Code"/>
      </w:pPr>
      <w:r w:rsidRPr="00EC76D5">
        <w:t xml:space="preserve">    if (operator == ObjectOperator.interrupt) {</w:t>
      </w:r>
    </w:p>
    <w:p w14:paraId="3BA47C79" w14:textId="77777777" w:rsidR="009B66F3" w:rsidRPr="00EC76D5" w:rsidRDefault="009B66F3" w:rsidP="009B66F3">
      <w:pPr>
        <w:pStyle w:val="Code"/>
      </w:pPr>
      <w:r w:rsidRPr="00EC76D5">
        <w:t xml:space="preserve">      return ObjectOperator.interrupt;</w:t>
      </w:r>
    </w:p>
    <w:p w14:paraId="30481044" w14:textId="77777777" w:rsidR="009B66F3" w:rsidRPr="00EC76D5" w:rsidRDefault="009B66F3" w:rsidP="009B66F3">
      <w:pPr>
        <w:pStyle w:val="Code"/>
      </w:pPr>
      <w:r w:rsidRPr="00EC76D5">
        <w:t xml:space="preserve">    }</w:t>
      </w:r>
    </w:p>
    <w:p w14:paraId="57A4C02B" w14:textId="77777777" w:rsidR="009B66F3" w:rsidRPr="00EC76D5" w:rsidRDefault="009B66F3" w:rsidP="009B66F3">
      <w:pPr>
        <w:pStyle w:val="Code"/>
      </w:pPr>
      <w:r w:rsidRPr="00EC76D5">
        <w:t xml:space="preserve">    </w:t>
      </w:r>
    </w:p>
    <w:p w14:paraId="666D05B0" w14:textId="77777777" w:rsidR="009B66F3" w:rsidRPr="00EC76D5" w:rsidRDefault="009B66F3" w:rsidP="009B66F3">
      <w:pPr>
        <w:pStyle w:val="Code"/>
      </w:pPr>
      <w:r w:rsidRPr="00EC76D5">
        <w:t xml:space="preserve">    switch (size) {</w:t>
      </w:r>
    </w:p>
    <w:p w14:paraId="7F80297E" w14:textId="77777777" w:rsidR="009B66F3" w:rsidRPr="00EC76D5" w:rsidRDefault="009B66F3" w:rsidP="009B66F3">
      <w:pPr>
        <w:pStyle w:val="Code"/>
      </w:pPr>
      <w:r w:rsidRPr="00EC76D5">
        <w:t xml:space="preserve">      case Type.CharSize:</w:t>
      </w:r>
    </w:p>
    <w:p w14:paraId="72C4D0F0" w14:textId="77777777" w:rsidR="009B66F3" w:rsidRPr="00EC76D5" w:rsidRDefault="009B66F3" w:rsidP="009B66F3">
      <w:pPr>
        <w:pStyle w:val="Code"/>
      </w:pPr>
      <w:r w:rsidRPr="00EC76D5">
        <w:t xml:space="preserve">        return ObjectOperator.valueOf(operator.name() + "_byte");</w:t>
      </w:r>
    </w:p>
    <w:p w14:paraId="0390854C" w14:textId="77777777" w:rsidR="009B66F3" w:rsidRPr="00EC76D5" w:rsidRDefault="009B66F3" w:rsidP="009B66F3">
      <w:pPr>
        <w:pStyle w:val="Code"/>
      </w:pPr>
      <w:r w:rsidRPr="00EC76D5">
        <w:t xml:space="preserve">        </w:t>
      </w:r>
    </w:p>
    <w:p w14:paraId="5A565CB2" w14:textId="77777777" w:rsidR="009B66F3" w:rsidRPr="00EC76D5" w:rsidRDefault="009B66F3" w:rsidP="009B66F3">
      <w:pPr>
        <w:pStyle w:val="Code"/>
      </w:pPr>
      <w:r w:rsidRPr="00EC76D5">
        <w:t xml:space="preserve">      case Type.IntegerSize:</w:t>
      </w:r>
    </w:p>
    <w:p w14:paraId="3E2EF952" w14:textId="77777777" w:rsidR="009B66F3" w:rsidRPr="00EC76D5" w:rsidRDefault="009B66F3" w:rsidP="009B66F3">
      <w:pPr>
        <w:pStyle w:val="Code"/>
      </w:pPr>
      <w:r w:rsidRPr="00EC76D5">
        <w:t xml:space="preserve">        return ObjectOperator.valueOf(operator.name() + "_word");</w:t>
      </w:r>
    </w:p>
    <w:p w14:paraId="2B1FA4C5" w14:textId="77777777" w:rsidR="009B66F3" w:rsidRPr="00EC76D5" w:rsidRDefault="009B66F3" w:rsidP="009B66F3">
      <w:pPr>
        <w:pStyle w:val="Code"/>
      </w:pPr>
      <w:r w:rsidRPr="00EC76D5">
        <w:t xml:space="preserve">        </w:t>
      </w:r>
    </w:p>
    <w:p w14:paraId="7800D535" w14:textId="77777777" w:rsidR="009B66F3" w:rsidRPr="00EC76D5" w:rsidRDefault="009B66F3" w:rsidP="009B66F3">
      <w:pPr>
        <w:pStyle w:val="Code"/>
      </w:pPr>
      <w:r w:rsidRPr="00EC76D5">
        <w:t xml:space="preserve">      case Type.LongSize:</w:t>
      </w:r>
    </w:p>
    <w:p w14:paraId="53004292" w14:textId="77777777" w:rsidR="009B66F3" w:rsidRPr="00EC76D5" w:rsidRDefault="009B66F3" w:rsidP="009B66F3">
      <w:pPr>
        <w:pStyle w:val="Code"/>
      </w:pPr>
      <w:r w:rsidRPr="00EC76D5">
        <w:t xml:space="preserve">        return ObjectOperator.valueOf(operator.name() + "_dword");</w:t>
      </w:r>
    </w:p>
    <w:p w14:paraId="4C06BFAB" w14:textId="77777777" w:rsidR="009B66F3" w:rsidRPr="00EC76D5" w:rsidRDefault="009B66F3" w:rsidP="009B66F3">
      <w:pPr>
        <w:pStyle w:val="Code"/>
      </w:pPr>
      <w:r w:rsidRPr="00EC76D5">
        <w:t xml:space="preserve">        </w:t>
      </w:r>
    </w:p>
    <w:p w14:paraId="39F3DACA" w14:textId="77777777" w:rsidR="009B66F3" w:rsidRPr="00EC76D5" w:rsidRDefault="009B66F3" w:rsidP="009B66F3">
      <w:pPr>
        <w:pStyle w:val="Code"/>
      </w:pPr>
      <w:r w:rsidRPr="00EC76D5">
        <w:t xml:space="preserve">      default:</w:t>
      </w:r>
    </w:p>
    <w:p w14:paraId="5B1D3ECA" w14:textId="77777777" w:rsidR="009B66F3" w:rsidRPr="00EC76D5" w:rsidRDefault="009B66F3" w:rsidP="009B66F3">
      <w:pPr>
        <w:pStyle w:val="Code"/>
      </w:pPr>
      <w:r w:rsidRPr="00EC76D5">
        <w:t xml:space="preserve">        return null;</w:t>
      </w:r>
    </w:p>
    <w:p w14:paraId="0BFEA932" w14:textId="77777777" w:rsidR="009B66F3" w:rsidRPr="00EC76D5" w:rsidRDefault="009B66F3" w:rsidP="009B66F3">
      <w:pPr>
        <w:pStyle w:val="Code"/>
      </w:pPr>
      <w:r w:rsidRPr="00EC76D5">
        <w:t xml:space="preserve">    }</w:t>
      </w:r>
    </w:p>
    <w:p w14:paraId="43ADA686" w14:textId="77777777" w:rsidR="009B66F3" w:rsidRPr="00EC76D5" w:rsidRDefault="009B66F3" w:rsidP="009B66F3">
      <w:pPr>
        <w:pStyle w:val="Code"/>
      </w:pPr>
      <w:r w:rsidRPr="00EC76D5">
        <w:t xml:space="preserve">  }</w:t>
      </w:r>
    </w:p>
    <w:p w14:paraId="2EB14804" w14:textId="77777777" w:rsidR="00BD029F" w:rsidRPr="00EC76D5" w:rsidRDefault="00BD029F" w:rsidP="009B66F3">
      <w:pPr>
        <w:pStyle w:val="Code"/>
      </w:pPr>
    </w:p>
    <w:p w14:paraId="641CAA73" w14:textId="40483F4D" w:rsidR="009B66F3" w:rsidRPr="00EC76D5" w:rsidRDefault="009B66F3" w:rsidP="009B66F3">
      <w:pPr>
        <w:pStyle w:val="Code"/>
      </w:pPr>
      <w:r w:rsidRPr="00EC76D5">
        <w:t xml:space="preserve">  public static int operandSize(Object operand) {</w:t>
      </w:r>
    </w:p>
    <w:p w14:paraId="3AC3E82D" w14:textId="77777777" w:rsidR="009B66F3" w:rsidRPr="00EC76D5" w:rsidRDefault="009B66F3" w:rsidP="009B66F3">
      <w:pPr>
        <w:pStyle w:val="Code"/>
      </w:pPr>
      <w:r w:rsidRPr="00EC76D5">
        <w:t xml:space="preserve">    if (operand instanceof Pair) {</w:t>
      </w:r>
    </w:p>
    <w:p w14:paraId="08AEDD7E" w14:textId="3E4376B2" w:rsidR="009B66F3" w:rsidRPr="00EC76D5" w:rsidRDefault="009B66F3" w:rsidP="009B66F3">
      <w:pPr>
        <w:pStyle w:val="Code"/>
      </w:pPr>
      <w:r w:rsidRPr="00EC76D5">
        <w:t xml:space="preserve">      return </w:t>
      </w:r>
      <w:r w:rsidR="00BA53A2">
        <w:t>TypeSize.PointerSize</w:t>
      </w:r>
      <w:r w:rsidRPr="00EC76D5">
        <w:t>;</w:t>
      </w:r>
    </w:p>
    <w:p w14:paraId="3773E7C4" w14:textId="77777777" w:rsidR="009B66F3" w:rsidRPr="00EC76D5" w:rsidRDefault="009B66F3" w:rsidP="009B66F3">
      <w:pPr>
        <w:pStyle w:val="Code"/>
      </w:pPr>
      <w:r w:rsidRPr="00EC76D5">
        <w:t xml:space="preserve">    }</w:t>
      </w:r>
    </w:p>
    <w:p w14:paraId="748F1E7F" w14:textId="77777777" w:rsidR="009B66F3" w:rsidRPr="00EC76D5" w:rsidRDefault="009B66F3" w:rsidP="009B66F3">
      <w:pPr>
        <w:pStyle w:val="Code"/>
      </w:pPr>
      <w:r w:rsidRPr="00EC76D5">
        <w:t xml:space="preserve">    else if (operand instanceof Integer) {</w:t>
      </w:r>
    </w:p>
    <w:p w14:paraId="3191D53D" w14:textId="77777777" w:rsidR="009B66F3" w:rsidRPr="00EC76D5" w:rsidRDefault="009B66F3" w:rsidP="009B66F3">
      <w:pPr>
        <w:pStyle w:val="Code"/>
      </w:pPr>
      <w:r w:rsidRPr="00EC76D5">
        <w:t xml:space="preserve">      int value = (int) operand;</w:t>
      </w:r>
    </w:p>
    <w:p w14:paraId="42AE5C9A" w14:textId="77777777" w:rsidR="009B66F3" w:rsidRPr="00EC76D5" w:rsidRDefault="009B66F3" w:rsidP="009B66F3">
      <w:pPr>
        <w:pStyle w:val="Code"/>
      </w:pPr>
      <w:r w:rsidRPr="00EC76D5">
        <w:t xml:space="preserve">      return (value == 0) ? 0 : ((value &lt; 128) ? 1 : 2);</w:t>
      </w:r>
    </w:p>
    <w:p w14:paraId="362358D0" w14:textId="77777777" w:rsidR="009B66F3" w:rsidRPr="00EC76D5" w:rsidRDefault="009B66F3" w:rsidP="009B66F3">
      <w:pPr>
        <w:pStyle w:val="Code"/>
      </w:pPr>
      <w:r w:rsidRPr="00EC76D5">
        <w:t xml:space="preserve">    }</w:t>
      </w:r>
    </w:p>
    <w:p w14:paraId="0512E760" w14:textId="77777777" w:rsidR="009B66F3" w:rsidRPr="00EC76D5" w:rsidRDefault="009B66F3" w:rsidP="009B66F3">
      <w:pPr>
        <w:pStyle w:val="Code"/>
      </w:pPr>
    </w:p>
    <w:p w14:paraId="4143101D" w14:textId="77777777" w:rsidR="009B66F3" w:rsidRPr="00EC76D5" w:rsidRDefault="009B66F3" w:rsidP="009B66F3">
      <w:pPr>
        <w:pStyle w:val="Code"/>
      </w:pPr>
      <w:r w:rsidRPr="00EC76D5">
        <w:t xml:space="preserve">    return 0;</w:t>
      </w:r>
    </w:p>
    <w:p w14:paraId="44CDF1E4" w14:textId="77777777" w:rsidR="009B66F3" w:rsidRPr="00EC76D5" w:rsidRDefault="009B66F3" w:rsidP="009B66F3">
      <w:pPr>
        <w:pStyle w:val="Code"/>
      </w:pPr>
      <w:r w:rsidRPr="00EC76D5">
        <w:t xml:space="preserve">  }</w:t>
      </w:r>
    </w:p>
    <w:p w14:paraId="2BC58B00" w14:textId="77777777" w:rsidR="009B66F3" w:rsidRPr="00EC76D5" w:rsidRDefault="009B66F3" w:rsidP="009B66F3">
      <w:pPr>
        <w:pStyle w:val="Code"/>
      </w:pPr>
    </w:p>
    <w:p w14:paraId="54724A4D" w14:textId="77777777" w:rsidR="009B66F3" w:rsidRPr="00EC76D5" w:rsidRDefault="009B66F3" w:rsidP="009B66F3">
      <w:pPr>
        <w:pStyle w:val="Code"/>
      </w:pPr>
      <w:r w:rsidRPr="00EC76D5">
        <w:t xml:space="preserve">  public static int valueSize(int value) {</w:t>
      </w:r>
    </w:p>
    <w:p w14:paraId="3F995ADE" w14:textId="77777777" w:rsidR="009B66F3" w:rsidRPr="00EC76D5" w:rsidRDefault="009B66F3" w:rsidP="009B66F3">
      <w:pPr>
        <w:pStyle w:val="Code"/>
      </w:pPr>
      <w:r w:rsidRPr="00EC76D5">
        <w:t xml:space="preserve">    if (value == 0) {</w:t>
      </w:r>
    </w:p>
    <w:p w14:paraId="793FC9E4" w14:textId="77777777" w:rsidR="009B66F3" w:rsidRPr="00EC76D5" w:rsidRDefault="009B66F3" w:rsidP="009B66F3">
      <w:pPr>
        <w:pStyle w:val="Code"/>
      </w:pPr>
      <w:r w:rsidRPr="00EC76D5">
        <w:t xml:space="preserve">      return 0;</w:t>
      </w:r>
    </w:p>
    <w:p w14:paraId="1F312877" w14:textId="77777777" w:rsidR="009B66F3" w:rsidRPr="00EC76D5" w:rsidRDefault="009B66F3" w:rsidP="009B66F3">
      <w:pPr>
        <w:pStyle w:val="Code"/>
      </w:pPr>
      <w:r w:rsidRPr="00EC76D5">
        <w:t xml:space="preserve">    }</w:t>
      </w:r>
    </w:p>
    <w:p w14:paraId="3BEA21CA" w14:textId="77777777" w:rsidR="009B66F3" w:rsidRPr="00EC76D5" w:rsidRDefault="009B66F3" w:rsidP="009B66F3">
      <w:pPr>
        <w:pStyle w:val="Code"/>
      </w:pPr>
      <w:r w:rsidRPr="00EC76D5">
        <w:t xml:space="preserve">    else if (value &lt; 256) {</w:t>
      </w:r>
    </w:p>
    <w:p w14:paraId="201F23F1" w14:textId="77777777" w:rsidR="009B66F3" w:rsidRPr="00EC76D5" w:rsidRDefault="009B66F3" w:rsidP="009B66F3">
      <w:pPr>
        <w:pStyle w:val="Code"/>
      </w:pPr>
      <w:r w:rsidRPr="00EC76D5">
        <w:t xml:space="preserve">      return 1;</w:t>
      </w:r>
    </w:p>
    <w:p w14:paraId="65B29B0E" w14:textId="77777777" w:rsidR="009B66F3" w:rsidRPr="00EC76D5" w:rsidRDefault="009B66F3" w:rsidP="009B66F3">
      <w:pPr>
        <w:pStyle w:val="Code"/>
      </w:pPr>
      <w:r w:rsidRPr="00EC76D5">
        <w:t xml:space="preserve">    }</w:t>
      </w:r>
    </w:p>
    <w:p w14:paraId="0FF3655F" w14:textId="77777777" w:rsidR="009B66F3" w:rsidRPr="00EC76D5" w:rsidRDefault="009B66F3" w:rsidP="009B66F3">
      <w:pPr>
        <w:pStyle w:val="Code"/>
      </w:pPr>
      <w:r w:rsidRPr="00EC76D5">
        <w:t xml:space="preserve">    else if (value &lt; 65536) {</w:t>
      </w:r>
    </w:p>
    <w:p w14:paraId="0784959A" w14:textId="77777777" w:rsidR="009B66F3" w:rsidRPr="00EC76D5" w:rsidRDefault="009B66F3" w:rsidP="009B66F3">
      <w:pPr>
        <w:pStyle w:val="Code"/>
      </w:pPr>
      <w:r w:rsidRPr="00EC76D5">
        <w:t xml:space="preserve">      return 2;</w:t>
      </w:r>
    </w:p>
    <w:p w14:paraId="046BEF3E" w14:textId="77777777" w:rsidR="009B66F3" w:rsidRPr="00EC76D5" w:rsidRDefault="009B66F3" w:rsidP="009B66F3">
      <w:pPr>
        <w:pStyle w:val="Code"/>
      </w:pPr>
      <w:r w:rsidRPr="00EC76D5">
        <w:t xml:space="preserve">    }</w:t>
      </w:r>
    </w:p>
    <w:p w14:paraId="3BC5DD23" w14:textId="77777777" w:rsidR="009B66F3" w:rsidRPr="00EC76D5" w:rsidRDefault="009B66F3" w:rsidP="009B66F3">
      <w:pPr>
        <w:pStyle w:val="Code"/>
      </w:pPr>
      <w:r w:rsidRPr="00EC76D5">
        <w:t xml:space="preserve">    else {</w:t>
      </w:r>
    </w:p>
    <w:p w14:paraId="30C169B9" w14:textId="77777777" w:rsidR="009B66F3" w:rsidRPr="00EC76D5" w:rsidRDefault="009B66F3" w:rsidP="009B66F3">
      <w:pPr>
        <w:pStyle w:val="Code"/>
      </w:pPr>
      <w:r w:rsidRPr="00EC76D5">
        <w:t xml:space="preserve">      return 4;</w:t>
      </w:r>
    </w:p>
    <w:p w14:paraId="0701A82A" w14:textId="77777777" w:rsidR="009B66F3" w:rsidRPr="00EC76D5" w:rsidRDefault="009B66F3" w:rsidP="009B66F3">
      <w:pPr>
        <w:pStyle w:val="Code"/>
      </w:pPr>
      <w:r w:rsidRPr="00EC76D5">
        <w:t xml:space="preserve">    }</w:t>
      </w:r>
    </w:p>
    <w:p w14:paraId="659D1172" w14:textId="77777777" w:rsidR="009B66F3" w:rsidRPr="00EC76D5" w:rsidRDefault="009B66F3" w:rsidP="009B66F3">
      <w:pPr>
        <w:pStyle w:val="Code"/>
      </w:pPr>
      <w:r w:rsidRPr="00EC76D5">
        <w:t xml:space="preserve">  }</w:t>
      </w:r>
    </w:p>
    <w:p w14:paraId="55B33979" w14:textId="77777777" w:rsidR="009B66F3" w:rsidRPr="00EC76D5" w:rsidRDefault="009B66F3" w:rsidP="009B66F3">
      <w:pPr>
        <w:pStyle w:val="Code"/>
      </w:pPr>
      <w:r w:rsidRPr="00EC76D5">
        <w:t xml:space="preserve">  </w:t>
      </w:r>
    </w:p>
    <w:p w14:paraId="57B0C8D9" w14:textId="77777777" w:rsidR="009B66F3" w:rsidRPr="00EC76D5" w:rsidRDefault="009B66F3" w:rsidP="009B66F3">
      <w:pPr>
        <w:pStyle w:val="Code"/>
      </w:pPr>
      <w:r w:rsidRPr="00EC76D5">
        <w:t xml:space="preserve">  public int byteSizeCompare(int registerSize, int value, boolean signed) {</w:t>
      </w:r>
    </w:p>
    <w:p w14:paraId="34160A45" w14:textId="77777777" w:rsidR="009B66F3" w:rsidRPr="00EC76D5" w:rsidRDefault="009B66F3" w:rsidP="009B66F3">
      <w:pPr>
        <w:pStyle w:val="Code"/>
      </w:pPr>
      <w:r w:rsidRPr="00EC76D5">
        <w:t xml:space="preserve">    switch (registerSize) {</w:t>
      </w:r>
    </w:p>
    <w:p w14:paraId="4C94BFF3" w14:textId="77777777" w:rsidR="009B66F3" w:rsidRPr="00EC76D5" w:rsidRDefault="009B66F3" w:rsidP="009B66F3">
      <w:pPr>
        <w:pStyle w:val="Code"/>
      </w:pPr>
      <w:r w:rsidRPr="00EC76D5">
        <w:t xml:space="preserve">      case 1:</w:t>
      </w:r>
    </w:p>
    <w:p w14:paraId="0194A0AD" w14:textId="77777777" w:rsidR="009B66F3" w:rsidRPr="00EC76D5" w:rsidRDefault="009B66F3" w:rsidP="009B66F3">
      <w:pPr>
        <w:pStyle w:val="Code"/>
      </w:pPr>
      <w:r w:rsidRPr="00EC76D5">
        <w:t xml:space="preserve">        if ((value &gt;= 128) &amp;&amp; (value &lt;= 255)) {</w:t>
      </w:r>
    </w:p>
    <w:p w14:paraId="3DE4C6B1" w14:textId="77777777" w:rsidR="009B66F3" w:rsidRPr="00EC76D5" w:rsidRDefault="009B66F3" w:rsidP="009B66F3">
      <w:pPr>
        <w:pStyle w:val="Code"/>
      </w:pPr>
      <w:r w:rsidRPr="00EC76D5">
        <w:t xml:space="preserve">          value -= 256;</w:t>
      </w:r>
    </w:p>
    <w:p w14:paraId="0CA756D6" w14:textId="77777777" w:rsidR="009B66F3" w:rsidRPr="00EC76D5" w:rsidRDefault="009B66F3" w:rsidP="009B66F3">
      <w:pPr>
        <w:pStyle w:val="Code"/>
      </w:pPr>
      <w:r w:rsidRPr="00EC76D5">
        <w:t xml:space="preserve">        }</w:t>
      </w:r>
    </w:p>
    <w:p w14:paraId="0ABB0937" w14:textId="77777777" w:rsidR="009B66F3" w:rsidRPr="00EC76D5" w:rsidRDefault="009B66F3" w:rsidP="009B66F3">
      <w:pPr>
        <w:pStyle w:val="Code"/>
      </w:pPr>
      <w:r w:rsidRPr="00EC76D5">
        <w:t xml:space="preserve">        break;</w:t>
      </w:r>
    </w:p>
    <w:p w14:paraId="445D42AB" w14:textId="77777777" w:rsidR="009B66F3" w:rsidRPr="00EC76D5" w:rsidRDefault="009B66F3" w:rsidP="009B66F3">
      <w:pPr>
        <w:pStyle w:val="Code"/>
      </w:pPr>
    </w:p>
    <w:p w14:paraId="48D38318" w14:textId="77777777" w:rsidR="009B66F3" w:rsidRPr="00EC76D5" w:rsidRDefault="009B66F3" w:rsidP="009B66F3">
      <w:pPr>
        <w:pStyle w:val="Code"/>
      </w:pPr>
      <w:r w:rsidRPr="00EC76D5">
        <w:t xml:space="preserve">      case 2:</w:t>
      </w:r>
    </w:p>
    <w:p w14:paraId="75591BEA" w14:textId="77777777" w:rsidR="009B66F3" w:rsidRPr="00EC76D5" w:rsidRDefault="009B66F3" w:rsidP="009B66F3">
      <w:pPr>
        <w:pStyle w:val="Code"/>
      </w:pPr>
      <w:r w:rsidRPr="00EC76D5">
        <w:t xml:space="preserve">        if ((value &gt;= 32768) &amp;&amp; (value &lt;= 65535)) {</w:t>
      </w:r>
    </w:p>
    <w:p w14:paraId="7690C4EF" w14:textId="77777777" w:rsidR="009B66F3" w:rsidRPr="00EC76D5" w:rsidRDefault="009B66F3" w:rsidP="009B66F3">
      <w:pPr>
        <w:pStyle w:val="Code"/>
      </w:pPr>
      <w:r w:rsidRPr="00EC76D5">
        <w:t xml:space="preserve">          value -= 65536;</w:t>
      </w:r>
    </w:p>
    <w:p w14:paraId="2ADFF871" w14:textId="77777777" w:rsidR="009B66F3" w:rsidRPr="00EC76D5" w:rsidRDefault="009B66F3" w:rsidP="009B66F3">
      <w:pPr>
        <w:pStyle w:val="Code"/>
      </w:pPr>
      <w:r w:rsidRPr="00EC76D5">
        <w:t xml:space="preserve">        }</w:t>
      </w:r>
    </w:p>
    <w:p w14:paraId="6D4AC504" w14:textId="77777777" w:rsidR="009B66F3" w:rsidRPr="00EC76D5" w:rsidRDefault="009B66F3" w:rsidP="009B66F3">
      <w:pPr>
        <w:pStyle w:val="Code"/>
      </w:pPr>
      <w:r w:rsidRPr="00EC76D5">
        <w:t xml:space="preserve">        break;</w:t>
      </w:r>
    </w:p>
    <w:p w14:paraId="68750C9B" w14:textId="77777777" w:rsidR="009B66F3" w:rsidRPr="00EC76D5" w:rsidRDefault="009B66F3" w:rsidP="009B66F3">
      <w:pPr>
        <w:pStyle w:val="Code"/>
      </w:pPr>
      <w:r w:rsidRPr="00EC76D5">
        <w:t xml:space="preserve">    }      </w:t>
      </w:r>
    </w:p>
    <w:p w14:paraId="6D7194B6" w14:textId="77777777" w:rsidR="009B66F3" w:rsidRPr="00EC76D5" w:rsidRDefault="009B66F3" w:rsidP="009B66F3">
      <w:pPr>
        <w:pStyle w:val="Code"/>
      </w:pPr>
    </w:p>
    <w:p w14:paraId="3962F45E" w14:textId="77777777" w:rsidR="009B66F3" w:rsidRPr="00EC76D5" w:rsidRDefault="009B66F3" w:rsidP="009B66F3">
      <w:pPr>
        <w:pStyle w:val="Code"/>
      </w:pPr>
      <w:r w:rsidRPr="00EC76D5">
        <w:t xml:space="preserve">    int size;</w:t>
      </w:r>
    </w:p>
    <w:p w14:paraId="24458381" w14:textId="77777777" w:rsidR="009B66F3" w:rsidRPr="00EC76D5" w:rsidRDefault="009B66F3" w:rsidP="009B66F3">
      <w:pPr>
        <w:pStyle w:val="Code"/>
      </w:pPr>
    </w:p>
    <w:p w14:paraId="19D2BF09" w14:textId="77777777" w:rsidR="009B66F3" w:rsidRPr="00EC76D5" w:rsidRDefault="009B66F3" w:rsidP="009B66F3">
      <w:pPr>
        <w:pStyle w:val="Code"/>
      </w:pPr>
      <w:r w:rsidRPr="00EC76D5">
        <w:t xml:space="preserve">    if (value == 0) {</w:t>
      </w:r>
    </w:p>
    <w:p w14:paraId="44F78793" w14:textId="77777777" w:rsidR="009B66F3" w:rsidRPr="00EC76D5" w:rsidRDefault="009B66F3" w:rsidP="009B66F3">
      <w:pPr>
        <w:pStyle w:val="Code"/>
      </w:pPr>
      <w:r w:rsidRPr="00EC76D5">
        <w:t xml:space="preserve">      size = 0;</w:t>
      </w:r>
    </w:p>
    <w:p w14:paraId="6718DAEE" w14:textId="77777777" w:rsidR="009B66F3" w:rsidRPr="00EC76D5" w:rsidRDefault="009B66F3" w:rsidP="009B66F3">
      <w:pPr>
        <w:pStyle w:val="Code"/>
      </w:pPr>
      <w:r w:rsidRPr="00EC76D5">
        <w:t xml:space="preserve">    }</w:t>
      </w:r>
    </w:p>
    <w:p w14:paraId="3F93D612" w14:textId="77777777" w:rsidR="009B66F3" w:rsidRPr="00EC76D5" w:rsidRDefault="009B66F3" w:rsidP="009B66F3">
      <w:pPr>
        <w:pStyle w:val="Code"/>
      </w:pPr>
      <w:r w:rsidRPr="00EC76D5">
        <w:t xml:space="preserve">    else if ((value &gt;= -128) &amp;&amp; (value &lt;= 127)) {</w:t>
      </w:r>
    </w:p>
    <w:p w14:paraId="258842D0" w14:textId="77777777" w:rsidR="009B66F3" w:rsidRPr="00EC76D5" w:rsidRDefault="009B66F3" w:rsidP="009B66F3">
      <w:pPr>
        <w:pStyle w:val="Code"/>
      </w:pPr>
      <w:r w:rsidRPr="00EC76D5">
        <w:t xml:space="preserve">      size = 1;</w:t>
      </w:r>
    </w:p>
    <w:p w14:paraId="7777E9F8" w14:textId="77777777" w:rsidR="009B66F3" w:rsidRPr="00EC76D5" w:rsidRDefault="009B66F3" w:rsidP="009B66F3">
      <w:pPr>
        <w:pStyle w:val="Code"/>
      </w:pPr>
      <w:r w:rsidRPr="00EC76D5">
        <w:t xml:space="preserve">    }</w:t>
      </w:r>
    </w:p>
    <w:p w14:paraId="4E57C914" w14:textId="77777777" w:rsidR="009B66F3" w:rsidRPr="00EC76D5" w:rsidRDefault="009B66F3" w:rsidP="009B66F3">
      <w:pPr>
        <w:pStyle w:val="Code"/>
      </w:pPr>
      <w:r w:rsidRPr="00EC76D5">
        <w:t xml:space="preserve">    else if ((value &gt;= -32768) &amp;&amp; (value &lt;= 32767)) {</w:t>
      </w:r>
    </w:p>
    <w:p w14:paraId="18C9D305" w14:textId="77777777" w:rsidR="009B66F3" w:rsidRPr="00EC76D5" w:rsidRDefault="009B66F3" w:rsidP="009B66F3">
      <w:pPr>
        <w:pStyle w:val="Code"/>
      </w:pPr>
      <w:r w:rsidRPr="00EC76D5">
        <w:t xml:space="preserve">      size = 2;</w:t>
      </w:r>
    </w:p>
    <w:p w14:paraId="11B116A0" w14:textId="77777777" w:rsidR="009B66F3" w:rsidRPr="00EC76D5" w:rsidRDefault="009B66F3" w:rsidP="009B66F3">
      <w:pPr>
        <w:pStyle w:val="Code"/>
      </w:pPr>
      <w:r w:rsidRPr="00EC76D5">
        <w:t xml:space="preserve">    }</w:t>
      </w:r>
    </w:p>
    <w:p w14:paraId="51BDA741" w14:textId="77777777" w:rsidR="009B66F3" w:rsidRPr="00EC76D5" w:rsidRDefault="009B66F3" w:rsidP="009B66F3">
      <w:pPr>
        <w:pStyle w:val="Code"/>
      </w:pPr>
      <w:r w:rsidRPr="00EC76D5">
        <w:t xml:space="preserve">    else {</w:t>
      </w:r>
    </w:p>
    <w:p w14:paraId="73C64C1D" w14:textId="77777777" w:rsidR="009B66F3" w:rsidRPr="00EC76D5" w:rsidRDefault="009B66F3" w:rsidP="009B66F3">
      <w:pPr>
        <w:pStyle w:val="Code"/>
      </w:pPr>
      <w:r w:rsidRPr="00EC76D5">
        <w:t xml:space="preserve">      size = 4;</w:t>
      </w:r>
    </w:p>
    <w:p w14:paraId="1962FD22" w14:textId="77777777" w:rsidR="009B66F3" w:rsidRPr="00EC76D5" w:rsidRDefault="009B66F3" w:rsidP="009B66F3">
      <w:pPr>
        <w:pStyle w:val="Code"/>
      </w:pPr>
      <w:r w:rsidRPr="00EC76D5">
        <w:t xml:space="preserve">    }</w:t>
      </w:r>
    </w:p>
    <w:p w14:paraId="0595B9ED" w14:textId="77777777" w:rsidR="009B66F3" w:rsidRPr="00EC76D5" w:rsidRDefault="009B66F3" w:rsidP="009B66F3">
      <w:pPr>
        <w:pStyle w:val="Code"/>
      </w:pPr>
      <w:r w:rsidRPr="00EC76D5">
        <w:t xml:space="preserve">    </w:t>
      </w:r>
    </w:p>
    <w:p w14:paraId="5C0A71E4" w14:textId="77777777" w:rsidR="009B66F3" w:rsidRPr="00EC76D5" w:rsidRDefault="009B66F3" w:rsidP="009B66F3">
      <w:pPr>
        <w:pStyle w:val="Code"/>
      </w:pPr>
      <w:r w:rsidRPr="00EC76D5">
        <w:t xml:space="preserve">    return Math.min(size, valueSize());</w:t>
      </w:r>
    </w:p>
    <w:p w14:paraId="17C02BE5" w14:textId="77777777" w:rsidR="009B66F3" w:rsidRPr="00EC76D5" w:rsidRDefault="009B66F3" w:rsidP="009B66F3">
      <w:pPr>
        <w:pStyle w:val="Code"/>
      </w:pPr>
      <w:r w:rsidRPr="00EC76D5">
        <w:t xml:space="preserve">  }</w:t>
      </w:r>
    </w:p>
    <w:p w14:paraId="331E72AA" w14:textId="77777777" w:rsidR="00BD029F" w:rsidRPr="00EC76D5" w:rsidRDefault="00BD029F" w:rsidP="009B66F3">
      <w:pPr>
        <w:pStyle w:val="Code"/>
      </w:pPr>
    </w:p>
    <w:p w14:paraId="3B313306" w14:textId="4F9C1D57" w:rsidR="009B66F3" w:rsidRPr="00EC76D5" w:rsidRDefault="009B66F3" w:rsidP="009B66F3">
      <w:pPr>
        <w:pStyle w:val="Code"/>
      </w:pPr>
      <w:r w:rsidRPr="00EC76D5">
        <w:t xml:space="preserve">  public int valueSize() {</w:t>
      </w:r>
    </w:p>
    <w:p w14:paraId="697F4B10" w14:textId="77777777" w:rsidR="009B66F3" w:rsidRPr="00EC76D5" w:rsidRDefault="009B66F3" w:rsidP="009B66F3">
      <w:pPr>
        <w:pStyle w:val="Code"/>
      </w:pPr>
      <w:r w:rsidRPr="00EC76D5">
        <w:t xml:space="preserve">    if (m_operator == ObjectOperator.long_jmp) {</w:t>
      </w:r>
    </w:p>
    <w:p w14:paraId="536F9581" w14:textId="125E5010" w:rsidR="009B66F3" w:rsidRPr="00EC76D5" w:rsidRDefault="009B66F3" w:rsidP="009B66F3">
      <w:pPr>
        <w:pStyle w:val="Code"/>
      </w:pPr>
      <w:r w:rsidRPr="00EC76D5">
        <w:t xml:space="preserve">      return c_compiler.</w:t>
      </w:r>
      <w:r w:rsidR="00BA53A2">
        <w:t>TypeSize.PointerSize</w:t>
      </w:r>
      <w:r w:rsidRPr="00EC76D5">
        <w:t>;</w:t>
      </w:r>
    </w:p>
    <w:p w14:paraId="7AC756E4" w14:textId="77777777" w:rsidR="009B66F3" w:rsidRPr="00EC76D5" w:rsidRDefault="009B66F3" w:rsidP="009B66F3">
      <w:pPr>
        <w:pStyle w:val="Code"/>
      </w:pPr>
      <w:r w:rsidRPr="00EC76D5">
        <w:t xml:space="preserve">    }</w:t>
      </w:r>
    </w:p>
    <w:p w14:paraId="4C5D71A6" w14:textId="77777777" w:rsidR="009B66F3" w:rsidRPr="00EC76D5" w:rsidRDefault="009B66F3" w:rsidP="009B66F3">
      <w:pPr>
        <w:pStyle w:val="Code"/>
      </w:pPr>
      <w:r w:rsidRPr="00EC76D5">
        <w:t xml:space="preserve">    else if (isRelation()) {</w:t>
      </w:r>
    </w:p>
    <w:p w14:paraId="37DDBADB" w14:textId="77777777" w:rsidR="009B66F3" w:rsidRPr="00EC76D5" w:rsidRDefault="009B66F3" w:rsidP="009B66F3">
      <w:pPr>
        <w:pStyle w:val="Code"/>
      </w:pPr>
      <w:r w:rsidRPr="00EC76D5">
        <w:t xml:space="preserve">      int address = (Integer) m_operandArray[0];</w:t>
      </w:r>
    </w:p>
    <w:p w14:paraId="50563D52" w14:textId="77777777" w:rsidR="009B66F3" w:rsidRPr="00EC76D5" w:rsidRDefault="009B66F3" w:rsidP="009B66F3">
      <w:pPr>
        <w:pStyle w:val="Code"/>
      </w:pPr>
      <w:r w:rsidRPr="00EC76D5">
        <w:t xml:space="preserve">      return ((address &gt;= -128) &amp;&amp; (address &lt;= 127)) ? 1 : 2;</w:t>
      </w:r>
    </w:p>
    <w:p w14:paraId="177B63DC" w14:textId="77777777" w:rsidR="009B66F3" w:rsidRPr="00EC76D5" w:rsidRDefault="009B66F3" w:rsidP="009B66F3">
      <w:pPr>
        <w:pStyle w:val="Code"/>
      </w:pPr>
      <w:r w:rsidRPr="00EC76D5">
        <w:t xml:space="preserve">    }</w:t>
      </w:r>
    </w:p>
    <w:p w14:paraId="73B2A611" w14:textId="77777777" w:rsidR="009B66F3" w:rsidRPr="00EC76D5" w:rsidRDefault="009B66F3" w:rsidP="009B66F3">
      <w:pPr>
        <w:pStyle w:val="Code"/>
      </w:pPr>
      <w:r w:rsidRPr="00EC76D5">
        <w:t xml:space="preserve">    else if (m_operator == ObjectOperator.interrupt) {</w:t>
      </w:r>
    </w:p>
    <w:p w14:paraId="2799CE64" w14:textId="77777777" w:rsidR="009B66F3" w:rsidRPr="00EC76D5" w:rsidRDefault="009B66F3" w:rsidP="009B66F3">
      <w:pPr>
        <w:pStyle w:val="Code"/>
      </w:pPr>
      <w:r w:rsidRPr="00EC76D5">
        <w:t xml:space="preserve">      return c_compiler.Type.ShortSize;</w:t>
      </w:r>
    </w:p>
    <w:p w14:paraId="528FA1AD" w14:textId="77777777" w:rsidR="009B66F3" w:rsidRPr="00EC76D5" w:rsidRDefault="009B66F3" w:rsidP="009B66F3">
      <w:pPr>
        <w:pStyle w:val="Code"/>
      </w:pPr>
      <w:r w:rsidRPr="00EC76D5">
        <w:t xml:space="preserve">    }    </w:t>
      </w:r>
    </w:p>
    <w:p w14:paraId="6B3A5165" w14:textId="77777777" w:rsidR="009B66F3" w:rsidRPr="00EC76D5" w:rsidRDefault="009B66F3" w:rsidP="009B66F3">
      <w:pPr>
        <w:pStyle w:val="Code"/>
      </w:pPr>
      <w:r w:rsidRPr="00EC76D5">
        <w:t xml:space="preserve">    else if (m_operator.name().contains("byte")) {</w:t>
      </w:r>
    </w:p>
    <w:p w14:paraId="375190F2" w14:textId="77777777" w:rsidR="009B66F3" w:rsidRPr="00EC76D5" w:rsidRDefault="009B66F3" w:rsidP="009B66F3">
      <w:pPr>
        <w:pStyle w:val="Code"/>
      </w:pPr>
      <w:r w:rsidRPr="00EC76D5">
        <w:t xml:space="preserve">      return c_compiler.Type.ShortSize;</w:t>
      </w:r>
    </w:p>
    <w:p w14:paraId="4F325421" w14:textId="77777777" w:rsidR="009B66F3" w:rsidRPr="00EC76D5" w:rsidRDefault="009B66F3" w:rsidP="009B66F3">
      <w:pPr>
        <w:pStyle w:val="Code"/>
      </w:pPr>
      <w:r w:rsidRPr="00EC76D5">
        <w:t xml:space="preserve">    }</w:t>
      </w:r>
    </w:p>
    <w:p w14:paraId="58D24303" w14:textId="77777777" w:rsidR="009B66F3" w:rsidRPr="00EC76D5" w:rsidRDefault="009B66F3" w:rsidP="009B66F3">
      <w:pPr>
        <w:pStyle w:val="Code"/>
      </w:pPr>
      <w:r w:rsidRPr="00EC76D5">
        <w:t xml:space="preserve">    else if (m_operator.name().contains("dword")) {</w:t>
      </w:r>
    </w:p>
    <w:p w14:paraId="1561BFCE" w14:textId="77777777" w:rsidR="009B66F3" w:rsidRPr="00EC76D5" w:rsidRDefault="009B66F3" w:rsidP="009B66F3">
      <w:pPr>
        <w:pStyle w:val="Code"/>
      </w:pPr>
      <w:r w:rsidRPr="00EC76D5">
        <w:t xml:space="preserve">      return c_compiler.Type.LongSize;</w:t>
      </w:r>
    </w:p>
    <w:p w14:paraId="62080306" w14:textId="77777777" w:rsidR="009B66F3" w:rsidRPr="00EC76D5" w:rsidRDefault="009B66F3" w:rsidP="009B66F3">
      <w:pPr>
        <w:pStyle w:val="Code"/>
      </w:pPr>
      <w:r w:rsidRPr="00EC76D5">
        <w:t xml:space="preserve">    }</w:t>
      </w:r>
    </w:p>
    <w:p w14:paraId="6868D811" w14:textId="77777777" w:rsidR="009B66F3" w:rsidRPr="00EC76D5" w:rsidRDefault="009B66F3" w:rsidP="009B66F3">
      <w:pPr>
        <w:pStyle w:val="Code"/>
      </w:pPr>
      <w:r w:rsidRPr="00EC76D5">
        <w:t xml:space="preserve">    else if (m_operator.name().contains("word")) {</w:t>
      </w:r>
    </w:p>
    <w:p w14:paraId="1935EAAE" w14:textId="77777777" w:rsidR="009B66F3" w:rsidRPr="00EC76D5" w:rsidRDefault="009B66F3" w:rsidP="009B66F3">
      <w:pPr>
        <w:pStyle w:val="Code"/>
      </w:pPr>
      <w:r w:rsidRPr="00EC76D5">
        <w:t xml:space="preserve">      return c_compiler.Type.IntegerSize;</w:t>
      </w:r>
    </w:p>
    <w:p w14:paraId="4478DB45" w14:textId="77777777" w:rsidR="009B66F3" w:rsidRPr="00EC76D5" w:rsidRDefault="009B66F3" w:rsidP="009B66F3">
      <w:pPr>
        <w:pStyle w:val="Code"/>
      </w:pPr>
      <w:r w:rsidRPr="00EC76D5">
        <w:t xml:space="preserve">    }</w:t>
      </w:r>
    </w:p>
    <w:p w14:paraId="6B80B989" w14:textId="77777777" w:rsidR="009B66F3" w:rsidRPr="00EC76D5" w:rsidRDefault="009B66F3" w:rsidP="009B66F3">
      <w:pPr>
        <w:pStyle w:val="Code"/>
      </w:pPr>
      <w:r w:rsidRPr="00EC76D5">
        <w:t xml:space="preserve">    else {</w:t>
      </w:r>
    </w:p>
    <w:p w14:paraId="445AA3F2" w14:textId="77777777" w:rsidR="009B66F3" w:rsidRPr="00EC76D5" w:rsidRDefault="009B66F3" w:rsidP="009B66F3">
      <w:pPr>
        <w:pStyle w:val="Code"/>
      </w:pPr>
      <w:r w:rsidRPr="00EC76D5">
        <w:t xml:space="preserve">      return registerSize((Register) m_operandArray[0]);</w:t>
      </w:r>
    </w:p>
    <w:p w14:paraId="64505966" w14:textId="77777777" w:rsidR="009B66F3" w:rsidRPr="00EC76D5" w:rsidRDefault="009B66F3" w:rsidP="009B66F3">
      <w:pPr>
        <w:pStyle w:val="Code"/>
      </w:pPr>
      <w:r w:rsidRPr="00EC76D5">
        <w:t xml:space="preserve">    }</w:t>
      </w:r>
    </w:p>
    <w:p w14:paraId="798279C4" w14:textId="77777777" w:rsidR="009B66F3" w:rsidRPr="00EC76D5" w:rsidRDefault="009B66F3" w:rsidP="009B66F3">
      <w:pPr>
        <w:pStyle w:val="Code"/>
      </w:pPr>
      <w:r w:rsidRPr="00EC76D5">
        <w:t xml:space="preserve">  }</w:t>
      </w:r>
    </w:p>
    <w:p w14:paraId="1D863AA2" w14:textId="77777777" w:rsidR="009B66F3" w:rsidRPr="00EC76D5" w:rsidRDefault="009B66F3" w:rsidP="009B66F3">
      <w:pPr>
        <w:pStyle w:val="Code"/>
      </w:pPr>
    </w:p>
    <w:p w14:paraId="41841804" w14:textId="77777777" w:rsidR="009B66F3" w:rsidRPr="00EC76D5" w:rsidRDefault="009B66F3" w:rsidP="009B66F3">
      <w:pPr>
        <w:pStyle w:val="Code"/>
      </w:pPr>
      <w:r w:rsidRPr="00EC76D5">
        <w:t xml:space="preserve">  // ------------------------------------------------------------------------</w:t>
      </w:r>
    </w:p>
    <w:p w14:paraId="039A3004" w14:textId="77777777" w:rsidR="009B66F3" w:rsidRPr="00EC76D5" w:rsidRDefault="009B66F3" w:rsidP="009B66F3">
      <w:pPr>
        <w:pStyle w:val="Code"/>
      </w:pPr>
      <w:r w:rsidRPr="00EC76D5">
        <w:t xml:space="preserve">  </w:t>
      </w:r>
    </w:p>
    <w:p w14:paraId="4D30C5C5" w14:textId="77777777" w:rsidR="009B66F3" w:rsidRPr="00EC76D5" w:rsidRDefault="009B66F3" w:rsidP="009B66F3">
      <w:pPr>
        <w:pStyle w:val="Code"/>
      </w:pPr>
      <w:r w:rsidRPr="00EC76D5">
        <w:t xml:space="preserve">  // mov [global1}, global2</w:t>
      </w:r>
    </w:p>
    <w:p w14:paraId="5C9B68D6" w14:textId="77777777" w:rsidR="009B66F3" w:rsidRPr="00EC76D5" w:rsidRDefault="009B66F3" w:rsidP="009B66F3">
      <w:pPr>
        <w:pStyle w:val="Code"/>
      </w:pPr>
      <w:r w:rsidRPr="00EC76D5">
        <w:t xml:space="preserve">  public List&lt;Byte&gt; byteList() {</w:t>
      </w:r>
    </w:p>
    <w:p w14:paraId="5111D42D" w14:textId="77777777" w:rsidR="009B66F3" w:rsidRPr="00EC76D5" w:rsidRDefault="009B66F3" w:rsidP="009B66F3">
      <w:pPr>
        <w:pStyle w:val="Code"/>
      </w:pPr>
      <w:r w:rsidRPr="00EC76D5">
        <w:t xml:space="preserve">    ObjectOperator operator = m_operator;</w:t>
      </w:r>
    </w:p>
    <w:p w14:paraId="3405948C" w14:textId="77777777" w:rsidR="009B66F3" w:rsidRPr="00EC76D5" w:rsidRDefault="009B66F3" w:rsidP="009B66F3">
      <w:pPr>
        <w:pStyle w:val="Code"/>
      </w:pPr>
      <w:r w:rsidRPr="00EC76D5">
        <w:t xml:space="preserve">    </w:t>
      </w:r>
    </w:p>
    <w:p w14:paraId="55207C4D" w14:textId="77777777" w:rsidR="009B66F3" w:rsidRPr="00EC76D5" w:rsidRDefault="009B66F3" w:rsidP="009B66F3">
      <w:pPr>
        <w:pStyle w:val="Code"/>
      </w:pPr>
      <w:r w:rsidRPr="00EC76D5">
        <w:lastRenderedPageBreak/>
        <w:t xml:space="preserve">    if ((operator == ObjectOperator.empty) ||</w:t>
      </w:r>
    </w:p>
    <w:p w14:paraId="5A4D6DB6" w14:textId="77777777" w:rsidR="009B66F3" w:rsidRPr="00EC76D5" w:rsidRDefault="009B66F3" w:rsidP="009B66F3">
      <w:pPr>
        <w:pStyle w:val="Code"/>
      </w:pPr>
      <w:r w:rsidRPr="00EC76D5">
        <w:t xml:space="preserve">        (operator == ObjectOperator.label) ||</w:t>
      </w:r>
    </w:p>
    <w:p w14:paraId="6776D3DA" w14:textId="77777777" w:rsidR="009B66F3" w:rsidRPr="00EC76D5" w:rsidRDefault="009B66F3" w:rsidP="009B66F3">
      <w:pPr>
        <w:pStyle w:val="Code"/>
      </w:pPr>
      <w:r w:rsidRPr="00EC76D5">
        <w:t xml:space="preserve">        (operator == ObjectOperator.comment)) {</w:t>
      </w:r>
    </w:p>
    <w:p w14:paraId="54AA523F" w14:textId="77777777" w:rsidR="009B66F3" w:rsidRPr="00EC76D5" w:rsidRDefault="009B66F3" w:rsidP="009B66F3">
      <w:pPr>
        <w:pStyle w:val="Code"/>
      </w:pPr>
      <w:r w:rsidRPr="00EC76D5">
        <w:t xml:space="preserve">      return (new LinkedList&lt;&gt;());</w:t>
      </w:r>
    </w:p>
    <w:p w14:paraId="252224FD" w14:textId="77777777" w:rsidR="009B66F3" w:rsidRPr="00EC76D5" w:rsidRDefault="009B66F3" w:rsidP="009B66F3">
      <w:pPr>
        <w:pStyle w:val="Code"/>
      </w:pPr>
      <w:r w:rsidRPr="00EC76D5">
        <w:t xml:space="preserve">    }</w:t>
      </w:r>
    </w:p>
    <w:p w14:paraId="29F1B92E" w14:textId="77777777" w:rsidR="009B66F3" w:rsidRPr="00EC76D5" w:rsidRDefault="009B66F3" w:rsidP="009B66F3">
      <w:pPr>
        <w:pStyle w:val="Code"/>
      </w:pPr>
      <w:r w:rsidRPr="00EC76D5">
        <w:t xml:space="preserve">    else if (isCallRegular()) {</w:t>
      </w:r>
    </w:p>
    <w:p w14:paraId="3959E730" w14:textId="6C0D5A8B" w:rsidR="009B66F3" w:rsidRPr="00EC76D5" w:rsidRDefault="009B66F3" w:rsidP="009B66F3">
      <w:pPr>
        <w:pStyle w:val="Code"/>
      </w:pPr>
      <w:r w:rsidRPr="00EC76D5">
        <w:t xml:space="preserve">      return lookupByteArray(ObjectOperator.jmp, c_compiler.</w:t>
      </w:r>
      <w:r w:rsidR="00BA53A2">
        <w:t>TypeSize.PointerSize</w:t>
      </w:r>
      <w:r w:rsidRPr="00EC76D5">
        <w:t>,</w:t>
      </w:r>
    </w:p>
    <w:p w14:paraId="4906EF3C" w14:textId="77777777" w:rsidR="009B66F3" w:rsidRPr="00EC76D5" w:rsidRDefault="009B66F3" w:rsidP="009B66F3">
      <w:pPr>
        <w:pStyle w:val="Code"/>
      </w:pPr>
      <w:r w:rsidRPr="00EC76D5">
        <w:t xml:space="preserve">                             null, null);</w:t>
      </w:r>
    </w:p>
    <w:p w14:paraId="2A149FA0" w14:textId="77777777" w:rsidR="009B66F3" w:rsidRPr="00EC76D5" w:rsidRDefault="009B66F3" w:rsidP="009B66F3">
      <w:pPr>
        <w:pStyle w:val="Code"/>
      </w:pPr>
      <w:r w:rsidRPr="00EC76D5">
        <w:t xml:space="preserve">    }</w:t>
      </w:r>
    </w:p>
    <w:p w14:paraId="743C73E5" w14:textId="77777777" w:rsidR="009B66F3" w:rsidRPr="00EC76D5" w:rsidRDefault="009B66F3" w:rsidP="009B66F3">
      <w:pPr>
        <w:pStyle w:val="Code"/>
      </w:pPr>
      <w:r w:rsidRPr="00EC76D5">
        <w:t xml:space="preserve">    else if (isCallRegister()) {</w:t>
      </w:r>
    </w:p>
    <w:p w14:paraId="4E370FED" w14:textId="77777777" w:rsidR="009B66F3" w:rsidRPr="00EC76D5" w:rsidRDefault="009B66F3" w:rsidP="009B66F3">
      <w:pPr>
        <w:pStyle w:val="Code"/>
      </w:pPr>
      <w:r w:rsidRPr="00EC76D5">
        <w:t xml:space="preserve">      Register register = (Register) m_operandArray[0];</w:t>
      </w:r>
    </w:p>
    <w:p w14:paraId="316ADB21" w14:textId="77777777" w:rsidR="009B66F3" w:rsidRPr="00EC76D5" w:rsidRDefault="009B66F3" w:rsidP="009B66F3">
      <w:pPr>
        <w:pStyle w:val="Code"/>
      </w:pPr>
      <w:r w:rsidRPr="00EC76D5">
        <w:t xml:space="preserve">      return lookupByteArray(ObjectOperator.jmp, register, null, null);</w:t>
      </w:r>
    </w:p>
    <w:p w14:paraId="6B654745" w14:textId="77777777" w:rsidR="009B66F3" w:rsidRPr="00EC76D5" w:rsidRDefault="009B66F3" w:rsidP="009B66F3">
      <w:pPr>
        <w:pStyle w:val="Code"/>
      </w:pPr>
      <w:r w:rsidRPr="00EC76D5">
        <w:t xml:space="preserve">    }</w:t>
      </w:r>
    </w:p>
    <w:p w14:paraId="276C0A71" w14:textId="77777777" w:rsidR="009B66F3" w:rsidRPr="00EC76D5" w:rsidRDefault="009B66F3" w:rsidP="009B66F3">
      <w:pPr>
        <w:pStyle w:val="Code"/>
      </w:pPr>
      <w:r w:rsidRPr="00EC76D5">
        <w:t xml:space="preserve">    else {</w:t>
      </w:r>
    </w:p>
    <w:p w14:paraId="76D96BF0" w14:textId="77777777" w:rsidR="009B66F3" w:rsidRPr="00EC76D5" w:rsidRDefault="009B66F3" w:rsidP="009B66F3">
      <w:pPr>
        <w:pStyle w:val="Code"/>
      </w:pPr>
      <w:r w:rsidRPr="00EC76D5">
        <w:t xml:space="preserve">      if (isCallMemory()) {</w:t>
      </w:r>
    </w:p>
    <w:p w14:paraId="0E0EBCB1" w14:textId="77777777" w:rsidR="009B66F3" w:rsidRPr="00EC76D5" w:rsidRDefault="009B66F3" w:rsidP="009B66F3">
      <w:pPr>
        <w:pStyle w:val="Code"/>
      </w:pPr>
      <w:r w:rsidRPr="00EC76D5">
        <w:t xml:space="preserve">        operator = ObjectOperator.jmp;</w:t>
      </w:r>
    </w:p>
    <w:p w14:paraId="6669985B" w14:textId="77777777" w:rsidR="009B66F3" w:rsidRPr="00EC76D5" w:rsidRDefault="009B66F3" w:rsidP="009B66F3">
      <w:pPr>
        <w:pStyle w:val="Code"/>
      </w:pPr>
      <w:r w:rsidRPr="00EC76D5">
        <w:t xml:space="preserve">      }</w:t>
      </w:r>
    </w:p>
    <w:p w14:paraId="7C06D4E3" w14:textId="77777777" w:rsidR="009B66F3" w:rsidRPr="00EC76D5" w:rsidRDefault="009B66F3" w:rsidP="009B66F3">
      <w:pPr>
        <w:pStyle w:val="Code"/>
      </w:pPr>
      <w:r w:rsidRPr="00EC76D5">
        <w:t xml:space="preserve">      </w:t>
      </w:r>
    </w:p>
    <w:p w14:paraId="2D221602" w14:textId="77777777" w:rsidR="009B66F3" w:rsidRPr="00EC76D5" w:rsidRDefault="009B66F3" w:rsidP="009B66F3">
      <w:pPr>
        <w:pStyle w:val="Code"/>
      </w:pPr>
      <w:r w:rsidRPr="00EC76D5">
        <w:t xml:space="preserve">      Object fillParam1 = (m_operandArray[0] instanceof Pair) ?</w:t>
      </w:r>
    </w:p>
    <w:p w14:paraId="0FB302DA" w14:textId="77777777" w:rsidR="009B66F3" w:rsidRPr="00EC76D5" w:rsidRDefault="009B66F3" w:rsidP="009B66F3">
      <w:pPr>
        <w:pStyle w:val="Code"/>
      </w:pPr>
      <w:r w:rsidRPr="00EC76D5">
        <w:t xml:space="preserve">                 ((Pair) m_operandArray[0]).getSecond() : m_operandArray[0],</w:t>
      </w:r>
    </w:p>
    <w:p w14:paraId="61811A8B" w14:textId="77777777" w:rsidR="009B66F3" w:rsidRPr="00EC76D5" w:rsidRDefault="009B66F3" w:rsidP="009B66F3">
      <w:pPr>
        <w:pStyle w:val="Code"/>
      </w:pPr>
      <w:r w:rsidRPr="00EC76D5">
        <w:t xml:space="preserve">             fillParam2 = (m_operandArray[1] instanceof Pair) ?</w:t>
      </w:r>
    </w:p>
    <w:p w14:paraId="30E42CED" w14:textId="77777777" w:rsidR="009B66F3" w:rsidRPr="00EC76D5" w:rsidRDefault="009B66F3" w:rsidP="009B66F3">
      <w:pPr>
        <w:pStyle w:val="Code"/>
      </w:pPr>
      <w:r w:rsidRPr="00EC76D5">
        <w:t xml:space="preserve">                 ((Pair) m_operandArray[1]).getSecond() : m_operandArray[1],</w:t>
      </w:r>
    </w:p>
    <w:p w14:paraId="3C9C3F30" w14:textId="77777777" w:rsidR="009B66F3" w:rsidRPr="00EC76D5" w:rsidRDefault="009B66F3" w:rsidP="009B66F3">
      <w:pPr>
        <w:pStyle w:val="Code"/>
      </w:pPr>
      <w:r w:rsidRPr="00EC76D5">
        <w:t xml:space="preserve">             fillParam3 = (m_operandArray[2] instanceof Pair) ?</w:t>
      </w:r>
    </w:p>
    <w:p w14:paraId="5130EC07" w14:textId="77777777" w:rsidR="009B66F3" w:rsidRPr="00EC76D5" w:rsidRDefault="009B66F3" w:rsidP="009B66F3">
      <w:pPr>
        <w:pStyle w:val="Code"/>
      </w:pPr>
      <w:r w:rsidRPr="00EC76D5">
        <w:t xml:space="preserve">                 ((Pair) m_operandArray[2]).getSecond() : m_operandArray[2];</w:t>
      </w:r>
    </w:p>
    <w:p w14:paraId="5CDBAF58" w14:textId="77777777" w:rsidR="009B66F3" w:rsidRPr="00EC76D5" w:rsidRDefault="009B66F3" w:rsidP="009B66F3">
      <w:pPr>
        <w:pStyle w:val="Code"/>
      </w:pPr>
    </w:p>
    <w:p w14:paraId="72E2A4E6" w14:textId="77777777" w:rsidR="009B66F3" w:rsidRPr="00EC76D5" w:rsidRDefault="009B66F3" w:rsidP="009B66F3">
      <w:pPr>
        <w:pStyle w:val="Code"/>
      </w:pPr>
      <w:r w:rsidRPr="00EC76D5">
        <w:t xml:space="preserve">      int size1 = (m_operandArray[0] instanceof Pair) ?</w:t>
      </w:r>
    </w:p>
    <w:p w14:paraId="7BDCF4E7" w14:textId="4F39E7DA" w:rsidR="009B66F3" w:rsidRPr="00EC76D5" w:rsidRDefault="009B66F3" w:rsidP="009B66F3">
      <w:pPr>
        <w:pStyle w:val="Code"/>
      </w:pPr>
      <w:r w:rsidRPr="00EC76D5">
        <w:t xml:space="preserve">                  </w:t>
      </w:r>
      <w:r w:rsidR="00BA53A2">
        <w:t>TypeSize.PointerSize</w:t>
      </w:r>
      <w:r w:rsidRPr="00EC76D5">
        <w:t xml:space="preserve"> : operandSize(m_operandArray[0]),</w:t>
      </w:r>
    </w:p>
    <w:p w14:paraId="66AC2ABE" w14:textId="77777777" w:rsidR="009B66F3" w:rsidRPr="00EC76D5" w:rsidRDefault="009B66F3" w:rsidP="009B66F3">
      <w:pPr>
        <w:pStyle w:val="Code"/>
      </w:pPr>
      <w:r w:rsidRPr="00EC76D5">
        <w:t xml:space="preserve">          size2 = (m_operandArray[1] instanceof Pair) ?</w:t>
      </w:r>
    </w:p>
    <w:p w14:paraId="75F0995B" w14:textId="0A22F1C3" w:rsidR="009B66F3" w:rsidRPr="00EC76D5" w:rsidRDefault="009B66F3" w:rsidP="009B66F3">
      <w:pPr>
        <w:pStyle w:val="Code"/>
      </w:pPr>
      <w:r w:rsidRPr="00EC76D5">
        <w:t xml:space="preserve">                  </w:t>
      </w:r>
      <w:r w:rsidR="00BA53A2">
        <w:t>TypeSize.PointerSize</w:t>
      </w:r>
      <w:r w:rsidRPr="00EC76D5">
        <w:t xml:space="preserve"> : operandSize(m_operandArray[1]),</w:t>
      </w:r>
    </w:p>
    <w:p w14:paraId="2A382C33" w14:textId="77777777" w:rsidR="009B66F3" w:rsidRPr="00EC76D5" w:rsidRDefault="009B66F3" w:rsidP="009B66F3">
      <w:pPr>
        <w:pStyle w:val="Code"/>
      </w:pPr>
      <w:r w:rsidRPr="00EC76D5">
        <w:t xml:space="preserve">          size3 = (m_operandArray[2] instanceof Pair) ?</w:t>
      </w:r>
    </w:p>
    <w:p w14:paraId="480468FC" w14:textId="44CE920B" w:rsidR="009B66F3" w:rsidRPr="00EC76D5" w:rsidRDefault="009B66F3" w:rsidP="009B66F3">
      <w:pPr>
        <w:pStyle w:val="Code"/>
      </w:pPr>
      <w:r w:rsidRPr="00EC76D5">
        <w:t xml:space="preserve">                  </w:t>
      </w:r>
      <w:r w:rsidR="00BA53A2">
        <w:t>TypeSize.PointerSize</w:t>
      </w:r>
      <w:r w:rsidRPr="00EC76D5">
        <w:t xml:space="preserve"> : operandSize(m_operandArray[2]);</w:t>
      </w:r>
    </w:p>
    <w:p w14:paraId="6C3C57D2" w14:textId="77777777" w:rsidR="009B66F3" w:rsidRPr="00EC76D5" w:rsidRDefault="009B66F3" w:rsidP="009B66F3">
      <w:pPr>
        <w:pStyle w:val="Code"/>
      </w:pPr>
      <w:r w:rsidRPr="00EC76D5">
        <w:t xml:space="preserve">          </w:t>
      </w:r>
    </w:p>
    <w:p w14:paraId="6202100B" w14:textId="77777777" w:rsidR="009B66F3" w:rsidRPr="00EC76D5" w:rsidRDefault="009B66F3" w:rsidP="009B66F3">
      <w:pPr>
        <w:pStyle w:val="Code"/>
      </w:pPr>
      <w:r w:rsidRPr="00EC76D5">
        <w:t xml:space="preserve">      if ((operator == ObjectOperator.inc_word) &amp;&amp; (m_operandArray[1] != null)</w:t>
      </w:r>
    </w:p>
    <w:p w14:paraId="042E6079" w14:textId="77777777" w:rsidR="009B66F3" w:rsidRPr="00EC76D5" w:rsidRDefault="009B66F3" w:rsidP="009B66F3">
      <w:pPr>
        <w:pStyle w:val="Code"/>
      </w:pPr>
      <w:r w:rsidRPr="00EC76D5">
        <w:t xml:space="preserve">          &amp;&amp; m_operandArray[1].toString().contains("g_outChars") &amp;&amp;</w:t>
      </w:r>
    </w:p>
    <w:p w14:paraId="0237B9B5" w14:textId="77777777" w:rsidR="009B66F3" w:rsidRPr="00EC76D5" w:rsidRDefault="009B66F3" w:rsidP="009B66F3">
      <w:pPr>
        <w:pStyle w:val="Code"/>
      </w:pPr>
      <w:r w:rsidRPr="00EC76D5">
        <w:t xml:space="preserve">          (m_operandArray[0] == null) &amp;&amp; (m_operandArray[2] == null)) {</w:t>
      </w:r>
    </w:p>
    <w:p w14:paraId="2EDC0DA0" w14:textId="77777777" w:rsidR="009B66F3" w:rsidRPr="00EC76D5" w:rsidRDefault="009B66F3" w:rsidP="009B66F3">
      <w:pPr>
        <w:pStyle w:val="Code"/>
      </w:pPr>
      <w:r w:rsidRPr="00EC76D5">
        <w:t xml:space="preserve">        size3 = 0;</w:t>
      </w:r>
    </w:p>
    <w:p w14:paraId="4B0387CC" w14:textId="77777777" w:rsidR="009B66F3" w:rsidRPr="00EC76D5" w:rsidRDefault="009B66F3" w:rsidP="009B66F3">
      <w:pPr>
        <w:pStyle w:val="Code"/>
      </w:pPr>
      <w:r w:rsidRPr="00EC76D5">
        <w:t xml:space="preserve">      }</w:t>
      </w:r>
    </w:p>
    <w:p w14:paraId="617D7154" w14:textId="77777777" w:rsidR="009B66F3" w:rsidRPr="00EC76D5" w:rsidRDefault="009B66F3" w:rsidP="009B66F3">
      <w:pPr>
        <w:pStyle w:val="Code"/>
      </w:pPr>
    </w:p>
    <w:p w14:paraId="247183A7" w14:textId="77777777" w:rsidR="009B66F3" w:rsidRPr="00EC76D5" w:rsidRDefault="009B66F3" w:rsidP="009B66F3">
      <w:pPr>
        <w:pStyle w:val="Code"/>
      </w:pPr>
      <w:r w:rsidRPr="00EC76D5">
        <w:t xml:space="preserve">      if (operator.name().startsWith("cmp_") &amp;&amp;</w:t>
      </w:r>
    </w:p>
    <w:p w14:paraId="31D452DE" w14:textId="77777777" w:rsidR="009B66F3" w:rsidRPr="00EC76D5" w:rsidRDefault="009B66F3" w:rsidP="009B66F3">
      <w:pPr>
        <w:pStyle w:val="Code"/>
      </w:pPr>
      <w:r w:rsidRPr="00EC76D5">
        <w:t xml:space="preserve">          (m_operandArray[1] instanceof Integer)) {</w:t>
      </w:r>
    </w:p>
    <w:p w14:paraId="397BE724" w14:textId="77777777" w:rsidR="009B66F3" w:rsidRPr="00EC76D5" w:rsidRDefault="009B66F3" w:rsidP="009B66F3">
      <w:pPr>
        <w:pStyle w:val="Code"/>
      </w:pPr>
      <w:r w:rsidRPr="00EC76D5">
        <w:t xml:space="preserve">        size3 = Math.max(1, size3);</w:t>
      </w:r>
    </w:p>
    <w:p w14:paraId="615F1768" w14:textId="77777777" w:rsidR="009B66F3" w:rsidRPr="00EC76D5" w:rsidRDefault="009B66F3" w:rsidP="009B66F3">
      <w:pPr>
        <w:pStyle w:val="Code"/>
      </w:pPr>
      <w:r w:rsidRPr="00EC76D5">
        <w:t xml:space="preserve">      }</w:t>
      </w:r>
    </w:p>
    <w:p w14:paraId="1811EDFD" w14:textId="77777777" w:rsidR="009B66F3" w:rsidRPr="00EC76D5" w:rsidRDefault="009B66F3" w:rsidP="009B66F3">
      <w:pPr>
        <w:pStyle w:val="Code"/>
      </w:pPr>
    </w:p>
    <w:p w14:paraId="02E3CA65" w14:textId="77777777" w:rsidR="009B66F3" w:rsidRPr="00EC76D5" w:rsidRDefault="009B66F3" w:rsidP="009B66F3">
      <w:pPr>
        <w:pStyle w:val="Code"/>
      </w:pPr>
      <w:r w:rsidRPr="00EC76D5">
        <w:t xml:space="preserve">      if (isJump()) {</w:t>
      </w:r>
    </w:p>
    <w:p w14:paraId="77D8431B" w14:textId="77777777" w:rsidR="009B66F3" w:rsidRPr="00EC76D5" w:rsidRDefault="009B66F3" w:rsidP="009B66F3">
      <w:pPr>
        <w:pStyle w:val="Code"/>
      </w:pPr>
      <w:r w:rsidRPr="00EC76D5">
        <w:t xml:space="preserve">        size1 = (operator == ObjectOperator.short_jmp) ?</w:t>
      </w:r>
    </w:p>
    <w:p w14:paraId="3E93486A" w14:textId="0C5127E6" w:rsidR="009B66F3" w:rsidRPr="00EC76D5" w:rsidRDefault="009B66F3" w:rsidP="009B66F3">
      <w:pPr>
        <w:pStyle w:val="Code"/>
      </w:pPr>
      <w:r w:rsidRPr="00EC76D5">
        <w:t xml:space="preserve">                Type.CharSize : </w:t>
      </w:r>
      <w:r w:rsidR="00BA53A2">
        <w:t>TypeSize.PointerSize</w:t>
      </w:r>
      <w:r w:rsidRPr="00EC76D5">
        <w:t>;</w:t>
      </w:r>
    </w:p>
    <w:p w14:paraId="334DE0C0" w14:textId="77777777" w:rsidR="009B66F3" w:rsidRPr="00EC76D5" w:rsidRDefault="009B66F3" w:rsidP="009B66F3">
      <w:pPr>
        <w:pStyle w:val="Code"/>
      </w:pPr>
      <w:r w:rsidRPr="00EC76D5">
        <w:t xml:space="preserve">        operator = ObjectOperator.jmp;</w:t>
      </w:r>
    </w:p>
    <w:p w14:paraId="4DB40236" w14:textId="77777777" w:rsidR="009B66F3" w:rsidRPr="00EC76D5" w:rsidRDefault="009B66F3" w:rsidP="009B66F3">
      <w:pPr>
        <w:pStyle w:val="Code"/>
      </w:pPr>
      <w:r w:rsidRPr="00EC76D5">
        <w:t xml:space="preserve">      }</w:t>
      </w:r>
    </w:p>
    <w:p w14:paraId="0DC5B101" w14:textId="77777777" w:rsidR="009B66F3" w:rsidRPr="00EC76D5" w:rsidRDefault="009B66F3" w:rsidP="009B66F3">
      <w:pPr>
        <w:pStyle w:val="Code"/>
      </w:pPr>
      <w:r w:rsidRPr="00EC76D5">
        <w:t xml:space="preserve">      </w:t>
      </w:r>
    </w:p>
    <w:p w14:paraId="74242F9A" w14:textId="77777777" w:rsidR="009B66F3" w:rsidRPr="00EC76D5" w:rsidRDefault="009B66F3" w:rsidP="009B66F3">
      <w:pPr>
        <w:pStyle w:val="Code"/>
      </w:pPr>
      <w:r w:rsidRPr="00EC76D5">
        <w:t xml:space="preserve">      if (isRelation()) {</w:t>
      </w:r>
    </w:p>
    <w:p w14:paraId="2B4328A6" w14:textId="77777777" w:rsidR="009B66F3" w:rsidRPr="00EC76D5" w:rsidRDefault="009B66F3" w:rsidP="009B66F3">
      <w:pPr>
        <w:pStyle w:val="Code"/>
      </w:pPr>
      <w:r w:rsidRPr="00EC76D5">
        <w:t xml:space="preserve">        size1 = Type.CharSize;</w:t>
      </w:r>
    </w:p>
    <w:p w14:paraId="4A7B2BF7" w14:textId="77777777" w:rsidR="009B66F3" w:rsidRPr="00EC76D5" w:rsidRDefault="009B66F3" w:rsidP="009B66F3">
      <w:pPr>
        <w:pStyle w:val="Code"/>
      </w:pPr>
      <w:r w:rsidRPr="00EC76D5">
        <w:t xml:space="preserve">      }</w:t>
      </w:r>
    </w:p>
    <w:p w14:paraId="72527D64" w14:textId="77777777" w:rsidR="009B66F3" w:rsidRPr="00EC76D5" w:rsidRDefault="009B66F3" w:rsidP="009B66F3">
      <w:pPr>
        <w:pStyle w:val="Code"/>
      </w:pPr>
    </w:p>
    <w:p w14:paraId="61A15D49" w14:textId="77777777" w:rsidR="009B66F3" w:rsidRPr="00EC76D5" w:rsidRDefault="009B66F3" w:rsidP="009B66F3">
      <w:pPr>
        <w:pStyle w:val="Code"/>
      </w:pPr>
      <w:r w:rsidRPr="00EC76D5">
        <w:t xml:space="preserve">      Object byteParam1 = (fillParam1 instanceof Integer) ? size1 : fillParam1,</w:t>
      </w:r>
    </w:p>
    <w:p w14:paraId="0684B262" w14:textId="77777777" w:rsidR="009B66F3" w:rsidRPr="00EC76D5" w:rsidRDefault="009B66F3" w:rsidP="009B66F3">
      <w:pPr>
        <w:pStyle w:val="Code"/>
      </w:pPr>
      <w:r w:rsidRPr="00EC76D5">
        <w:t xml:space="preserve">             byteParam2 = (fillParam2 instanceof Integer) ? size2 : fillParam2,</w:t>
      </w:r>
    </w:p>
    <w:p w14:paraId="2BBC0C8E" w14:textId="77777777" w:rsidR="009B66F3" w:rsidRPr="00EC76D5" w:rsidRDefault="009B66F3" w:rsidP="009B66F3">
      <w:pPr>
        <w:pStyle w:val="Code"/>
      </w:pPr>
      <w:r w:rsidRPr="00EC76D5">
        <w:t xml:space="preserve">             byteParam3 = (fillParam3 instanceof Integer) ? size3 : fillParam3;</w:t>
      </w:r>
    </w:p>
    <w:p w14:paraId="683A6AD7" w14:textId="77777777" w:rsidR="009B66F3" w:rsidRPr="00EC76D5" w:rsidRDefault="009B66F3" w:rsidP="009B66F3">
      <w:pPr>
        <w:pStyle w:val="Code"/>
      </w:pPr>
    </w:p>
    <w:p w14:paraId="2421B058" w14:textId="77777777" w:rsidR="009B66F3" w:rsidRPr="00EC76D5" w:rsidRDefault="009B66F3" w:rsidP="009B66F3">
      <w:pPr>
        <w:pStyle w:val="Code"/>
      </w:pPr>
      <w:r w:rsidRPr="00EC76D5">
        <w:t xml:space="preserve">      if ((operator == ObjectOperator.mov) &amp;&amp;</w:t>
      </w:r>
    </w:p>
    <w:p w14:paraId="3B76EB92" w14:textId="77777777" w:rsidR="009B66F3" w:rsidRPr="00EC76D5" w:rsidRDefault="009B66F3" w:rsidP="009B66F3">
      <w:pPr>
        <w:pStyle w:val="Code"/>
      </w:pPr>
      <w:r w:rsidRPr="00EC76D5">
        <w:t xml:space="preserve">          (m_operandArray[0] instanceof Register) &amp;&amp;</w:t>
      </w:r>
    </w:p>
    <w:p w14:paraId="5C382471" w14:textId="77777777" w:rsidR="009B66F3" w:rsidRPr="00EC76D5" w:rsidRDefault="009B66F3" w:rsidP="009B66F3">
      <w:pPr>
        <w:pStyle w:val="Code"/>
      </w:pPr>
      <w:r w:rsidRPr="00EC76D5">
        <w:t xml:space="preserve">          (m_operandArray[1] instanceof Integer) &amp;&amp;</w:t>
      </w:r>
    </w:p>
    <w:p w14:paraId="70DAEC2C" w14:textId="77777777" w:rsidR="009B66F3" w:rsidRPr="00EC76D5" w:rsidRDefault="009B66F3" w:rsidP="009B66F3">
      <w:pPr>
        <w:pStyle w:val="Code"/>
      </w:pPr>
      <w:r w:rsidRPr="00EC76D5">
        <w:t xml:space="preserve">          (m_operandArray[2] == null)) {</w:t>
      </w:r>
    </w:p>
    <w:p w14:paraId="19A34E1F" w14:textId="77777777" w:rsidR="009B66F3" w:rsidRPr="00EC76D5" w:rsidRDefault="009B66F3" w:rsidP="009B66F3">
      <w:pPr>
        <w:pStyle w:val="Code"/>
      </w:pPr>
      <w:r w:rsidRPr="00EC76D5">
        <w:t xml:space="preserve">        byteParam2 = size2 = registerSize((Register) m_operandArray[0]);</w:t>
      </w:r>
    </w:p>
    <w:p w14:paraId="28F8B1BC" w14:textId="77777777" w:rsidR="009B66F3" w:rsidRPr="00EC76D5" w:rsidRDefault="009B66F3" w:rsidP="009B66F3">
      <w:pPr>
        <w:pStyle w:val="Code"/>
      </w:pPr>
      <w:r w:rsidRPr="00EC76D5">
        <w:t xml:space="preserve">      }</w:t>
      </w:r>
    </w:p>
    <w:p w14:paraId="67C75528" w14:textId="77777777" w:rsidR="009B66F3" w:rsidRPr="00EC76D5" w:rsidRDefault="009B66F3" w:rsidP="009B66F3">
      <w:pPr>
        <w:pStyle w:val="Code"/>
      </w:pPr>
    </w:p>
    <w:p w14:paraId="651AD3E5" w14:textId="77777777" w:rsidR="009B66F3" w:rsidRPr="00EC76D5" w:rsidRDefault="009B66F3" w:rsidP="009B66F3">
      <w:pPr>
        <w:pStyle w:val="Code"/>
      </w:pPr>
      <w:r w:rsidRPr="00EC76D5">
        <w:t xml:space="preserve">      if ((operator == ObjectOperator.add) &amp;&amp;</w:t>
      </w:r>
    </w:p>
    <w:p w14:paraId="513FD567" w14:textId="77777777" w:rsidR="009B66F3" w:rsidRPr="00EC76D5" w:rsidRDefault="009B66F3" w:rsidP="009B66F3">
      <w:pPr>
        <w:pStyle w:val="Code"/>
      </w:pPr>
      <w:r w:rsidRPr="00EC76D5">
        <w:t xml:space="preserve">          (m_operandArray[0] == Register.eax) &amp;&amp;</w:t>
      </w:r>
    </w:p>
    <w:p w14:paraId="18EAA8C3" w14:textId="77777777" w:rsidR="009B66F3" w:rsidRPr="00EC76D5" w:rsidRDefault="009B66F3" w:rsidP="009B66F3">
      <w:pPr>
        <w:pStyle w:val="Code"/>
      </w:pPr>
      <w:r w:rsidRPr="00EC76D5">
        <w:t xml:space="preserve">          (m_operandArray[1] instanceof Integer) &amp;&amp;</w:t>
      </w:r>
    </w:p>
    <w:p w14:paraId="7D58FA3B" w14:textId="77777777" w:rsidR="009B66F3" w:rsidRPr="00EC76D5" w:rsidRDefault="009B66F3" w:rsidP="009B66F3">
      <w:pPr>
        <w:pStyle w:val="Code"/>
      </w:pPr>
      <w:r w:rsidRPr="00EC76D5">
        <w:t xml:space="preserve">          (m_operandArray[2] == null)) {</w:t>
      </w:r>
    </w:p>
    <w:p w14:paraId="5984AEE1" w14:textId="77777777" w:rsidR="009B66F3" w:rsidRPr="00EC76D5" w:rsidRDefault="009B66F3" w:rsidP="009B66F3">
      <w:pPr>
        <w:pStyle w:val="Code"/>
      </w:pPr>
      <w:r w:rsidRPr="00EC76D5">
        <w:t xml:space="preserve">        byteParam2 = size2 = registerSize((Register) m_operandArray[0]);</w:t>
      </w:r>
    </w:p>
    <w:p w14:paraId="5235DAE8" w14:textId="77777777" w:rsidR="009B66F3" w:rsidRPr="00EC76D5" w:rsidRDefault="009B66F3" w:rsidP="009B66F3">
      <w:pPr>
        <w:pStyle w:val="Code"/>
      </w:pPr>
      <w:r w:rsidRPr="00EC76D5">
        <w:t xml:space="preserve">      }</w:t>
      </w:r>
    </w:p>
    <w:p w14:paraId="771BE911" w14:textId="77777777" w:rsidR="009B66F3" w:rsidRPr="00EC76D5" w:rsidRDefault="009B66F3" w:rsidP="009B66F3">
      <w:pPr>
        <w:pStyle w:val="Code"/>
      </w:pPr>
    </w:p>
    <w:p w14:paraId="04C93BDF" w14:textId="77777777" w:rsidR="009B66F3" w:rsidRPr="00EC76D5" w:rsidRDefault="009B66F3" w:rsidP="009B66F3">
      <w:pPr>
        <w:pStyle w:val="Code"/>
      </w:pPr>
      <w:r w:rsidRPr="00EC76D5">
        <w:t xml:space="preserve">      if ((operator == ObjectOperator.and) &amp;&amp;</w:t>
      </w:r>
    </w:p>
    <w:p w14:paraId="370A95E1" w14:textId="77777777" w:rsidR="009B66F3" w:rsidRPr="00EC76D5" w:rsidRDefault="009B66F3" w:rsidP="009B66F3">
      <w:pPr>
        <w:pStyle w:val="Code"/>
      </w:pPr>
      <w:r w:rsidRPr="00EC76D5">
        <w:t xml:space="preserve">          (m_operandArray[0] instanceof Register) &amp;&amp;</w:t>
      </w:r>
    </w:p>
    <w:p w14:paraId="2C24B799" w14:textId="77777777" w:rsidR="009B66F3" w:rsidRPr="00EC76D5" w:rsidRDefault="009B66F3" w:rsidP="009B66F3">
      <w:pPr>
        <w:pStyle w:val="Code"/>
      </w:pPr>
      <w:r w:rsidRPr="00EC76D5">
        <w:t xml:space="preserve">          (m_operandArray[1] instanceof Integer) &amp;&amp;</w:t>
      </w:r>
    </w:p>
    <w:p w14:paraId="17A440C7" w14:textId="77777777" w:rsidR="009B66F3" w:rsidRPr="00EC76D5" w:rsidRDefault="009B66F3" w:rsidP="009B66F3">
      <w:pPr>
        <w:pStyle w:val="Code"/>
      </w:pPr>
      <w:r w:rsidRPr="00EC76D5">
        <w:t xml:space="preserve">          !m_operandArray[1].toString().equals("1") &amp;&amp;</w:t>
      </w:r>
    </w:p>
    <w:p w14:paraId="1355BDC1" w14:textId="77777777" w:rsidR="009B66F3" w:rsidRPr="00EC76D5" w:rsidRDefault="009B66F3" w:rsidP="009B66F3">
      <w:pPr>
        <w:pStyle w:val="Code"/>
      </w:pPr>
      <w:r w:rsidRPr="00EC76D5">
        <w:t xml:space="preserve">          (m_operandArray[2] == null)) {</w:t>
      </w:r>
    </w:p>
    <w:p w14:paraId="5B5D5613" w14:textId="77777777" w:rsidR="009B66F3" w:rsidRPr="00EC76D5" w:rsidRDefault="009B66F3" w:rsidP="009B66F3">
      <w:pPr>
        <w:pStyle w:val="Code"/>
      </w:pPr>
      <w:r w:rsidRPr="00EC76D5">
        <w:t xml:space="preserve">        byteParam2 = size2 = registerSize((Register) m_operandArray[0]);</w:t>
      </w:r>
    </w:p>
    <w:p w14:paraId="26BC0340" w14:textId="77777777" w:rsidR="009B66F3" w:rsidRPr="00EC76D5" w:rsidRDefault="009B66F3" w:rsidP="009B66F3">
      <w:pPr>
        <w:pStyle w:val="Code"/>
      </w:pPr>
      <w:r w:rsidRPr="00EC76D5">
        <w:t xml:space="preserve">      }</w:t>
      </w:r>
    </w:p>
    <w:p w14:paraId="15D57AC1" w14:textId="77777777" w:rsidR="009B66F3" w:rsidRPr="00EC76D5" w:rsidRDefault="009B66F3" w:rsidP="009B66F3">
      <w:pPr>
        <w:pStyle w:val="Code"/>
      </w:pPr>
    </w:p>
    <w:p w14:paraId="39D3030C" w14:textId="77777777" w:rsidR="009B66F3" w:rsidRPr="00EC76D5" w:rsidRDefault="009B66F3" w:rsidP="009B66F3">
      <w:pPr>
        <w:pStyle w:val="Code"/>
      </w:pPr>
      <w:r w:rsidRPr="00EC76D5">
        <w:t xml:space="preserve">      if ((m_operandArray[0] == null) &amp;&amp; // mov word [100], 1</w:t>
      </w:r>
    </w:p>
    <w:p w14:paraId="6F28C164" w14:textId="77777777" w:rsidR="009B66F3" w:rsidRPr="00EC76D5" w:rsidRDefault="009B66F3" w:rsidP="009B66F3">
      <w:pPr>
        <w:pStyle w:val="Code"/>
      </w:pPr>
      <w:r w:rsidRPr="00EC76D5">
        <w:t xml:space="preserve">          (m_operandArray[1] instanceof Integer) &amp;&amp;</w:t>
      </w:r>
    </w:p>
    <w:p w14:paraId="099017F6" w14:textId="77777777" w:rsidR="009B66F3" w:rsidRPr="00EC76D5" w:rsidRDefault="009B66F3" w:rsidP="009B66F3">
      <w:pPr>
        <w:pStyle w:val="Code"/>
      </w:pPr>
      <w:r w:rsidRPr="00EC76D5">
        <w:t xml:space="preserve">          (m_operandArray[2] == null)) {</w:t>
      </w:r>
    </w:p>
    <w:p w14:paraId="77F3EAF1" w14:textId="2D4B5D98" w:rsidR="009B66F3" w:rsidRPr="00EC76D5" w:rsidRDefault="009B66F3" w:rsidP="009B66F3">
      <w:pPr>
        <w:pStyle w:val="Code"/>
      </w:pPr>
      <w:r w:rsidRPr="00EC76D5">
        <w:t xml:space="preserve">        byteParam2 = </w:t>
      </w:r>
      <w:r w:rsidR="00BA53A2">
        <w:t>TypeSize.PointerSize</w:t>
      </w:r>
      <w:r w:rsidRPr="00EC76D5">
        <w:t>;</w:t>
      </w:r>
    </w:p>
    <w:p w14:paraId="638910B1" w14:textId="77777777" w:rsidR="009B66F3" w:rsidRPr="00EC76D5" w:rsidRDefault="009B66F3" w:rsidP="009B66F3">
      <w:pPr>
        <w:pStyle w:val="Code"/>
      </w:pPr>
      <w:r w:rsidRPr="00EC76D5">
        <w:t xml:space="preserve">      }</w:t>
      </w:r>
    </w:p>
    <w:p w14:paraId="1C523AEF" w14:textId="77777777" w:rsidR="009B66F3" w:rsidRPr="00EC76D5" w:rsidRDefault="009B66F3" w:rsidP="009B66F3">
      <w:pPr>
        <w:pStyle w:val="Code"/>
      </w:pPr>
    </w:p>
    <w:p w14:paraId="19AB9421" w14:textId="77777777" w:rsidR="009B66F3" w:rsidRPr="00EC76D5" w:rsidRDefault="009B66F3" w:rsidP="009B66F3">
      <w:pPr>
        <w:pStyle w:val="Code"/>
      </w:pPr>
      <w:r w:rsidRPr="00EC76D5">
        <w:t xml:space="preserve">      if ((operator == ObjectOperator.add_word) &amp;&amp;</w:t>
      </w:r>
    </w:p>
    <w:p w14:paraId="665E7D65" w14:textId="77777777" w:rsidR="009B66F3" w:rsidRPr="00EC76D5" w:rsidRDefault="009B66F3" w:rsidP="009B66F3">
      <w:pPr>
        <w:pStyle w:val="Code"/>
      </w:pPr>
      <w:r w:rsidRPr="00EC76D5">
        <w:t xml:space="preserve">          (m_operandArray[0] == Register.bp) &amp;&amp;</w:t>
      </w:r>
    </w:p>
    <w:p w14:paraId="51FD6980" w14:textId="77777777" w:rsidR="009B66F3" w:rsidRPr="00EC76D5" w:rsidRDefault="009B66F3" w:rsidP="009B66F3">
      <w:pPr>
        <w:pStyle w:val="Code"/>
      </w:pPr>
      <w:r w:rsidRPr="00EC76D5">
        <w:t xml:space="preserve">          (m_operandArray[1] != null) &amp;&amp;</w:t>
      </w:r>
    </w:p>
    <w:p w14:paraId="01C53D3A" w14:textId="77777777" w:rsidR="009B66F3" w:rsidRPr="00EC76D5" w:rsidRDefault="009B66F3" w:rsidP="009B66F3">
      <w:pPr>
        <w:pStyle w:val="Code"/>
      </w:pPr>
      <w:r w:rsidRPr="00EC76D5">
        <w:t xml:space="preserve">          m_operandArray[1].toString().equals("20") &amp;&amp;</w:t>
      </w:r>
    </w:p>
    <w:p w14:paraId="06CA98DD" w14:textId="77777777" w:rsidR="009B66F3" w:rsidRPr="00EC76D5" w:rsidRDefault="009B66F3" w:rsidP="009B66F3">
      <w:pPr>
        <w:pStyle w:val="Code"/>
      </w:pPr>
      <w:r w:rsidRPr="00EC76D5">
        <w:t xml:space="preserve">          (m_operandArray[2] != null) &amp;&amp;</w:t>
      </w:r>
    </w:p>
    <w:p w14:paraId="25571202" w14:textId="77777777" w:rsidR="009B66F3" w:rsidRPr="00EC76D5" w:rsidRDefault="009B66F3" w:rsidP="009B66F3">
      <w:pPr>
        <w:pStyle w:val="Code"/>
      </w:pPr>
      <w:r w:rsidRPr="00EC76D5">
        <w:t xml:space="preserve">          m_operandArray[2].toString().equals("0")) {</w:t>
      </w:r>
    </w:p>
    <w:p w14:paraId="185A9848" w14:textId="77777777" w:rsidR="009B66F3" w:rsidRPr="00EC76D5" w:rsidRDefault="009B66F3" w:rsidP="009B66F3">
      <w:pPr>
        <w:pStyle w:val="Code"/>
      </w:pPr>
      <w:r w:rsidRPr="00EC76D5">
        <w:t xml:space="preserve">        size3 = Type.CharSize;</w:t>
      </w:r>
    </w:p>
    <w:p w14:paraId="6690CA46" w14:textId="77777777" w:rsidR="009B66F3" w:rsidRPr="00EC76D5" w:rsidRDefault="009B66F3" w:rsidP="009B66F3">
      <w:pPr>
        <w:pStyle w:val="Code"/>
      </w:pPr>
      <w:r w:rsidRPr="00EC76D5">
        <w:t xml:space="preserve">      }</w:t>
      </w:r>
    </w:p>
    <w:p w14:paraId="5BACC5E5" w14:textId="77777777" w:rsidR="009B66F3" w:rsidRPr="00EC76D5" w:rsidRDefault="009B66F3" w:rsidP="009B66F3">
      <w:pPr>
        <w:pStyle w:val="Code"/>
      </w:pPr>
    </w:p>
    <w:p w14:paraId="0E30B7EA" w14:textId="0677CF5F" w:rsidR="009B66F3" w:rsidRPr="00EC76D5" w:rsidRDefault="009B66F3" w:rsidP="009B66F3">
      <w:pPr>
        <w:pStyle w:val="Code"/>
      </w:pPr>
      <w:r w:rsidRPr="00EC76D5">
        <w:t xml:space="preserve">      if (operator.name().startsWith("mov_")) {</w:t>
      </w:r>
    </w:p>
    <w:p w14:paraId="7E0C37B0" w14:textId="77777777" w:rsidR="009B66F3" w:rsidRPr="00EC76D5" w:rsidRDefault="009B66F3" w:rsidP="009B66F3">
      <w:pPr>
        <w:pStyle w:val="Code"/>
      </w:pPr>
      <w:r w:rsidRPr="00EC76D5">
        <w:t xml:space="preserve">        byteParam3 = size3 = ObjectCode.operatorSize(operator);</w:t>
      </w:r>
    </w:p>
    <w:p w14:paraId="35C1572B" w14:textId="77777777" w:rsidR="009B66F3" w:rsidRPr="00EC76D5" w:rsidRDefault="009B66F3" w:rsidP="009B66F3">
      <w:pPr>
        <w:pStyle w:val="Code"/>
      </w:pPr>
      <w:r w:rsidRPr="00EC76D5">
        <w:t xml:space="preserve">      }</w:t>
      </w:r>
    </w:p>
    <w:p w14:paraId="5539ECC1" w14:textId="77777777" w:rsidR="009B66F3" w:rsidRPr="00EC76D5" w:rsidRDefault="009B66F3" w:rsidP="009B66F3">
      <w:pPr>
        <w:pStyle w:val="Code"/>
      </w:pPr>
    </w:p>
    <w:p w14:paraId="2A3C83AD" w14:textId="77777777" w:rsidR="009B66F3" w:rsidRPr="00EC76D5" w:rsidRDefault="009B66F3" w:rsidP="009B66F3">
      <w:pPr>
        <w:pStyle w:val="Code"/>
      </w:pPr>
      <w:r w:rsidRPr="00EC76D5">
        <w:t xml:space="preserve">      if (isRelation() || isJump()) {</w:t>
      </w:r>
    </w:p>
    <w:p w14:paraId="6E945C56" w14:textId="77777777" w:rsidR="009B66F3" w:rsidRPr="00EC76D5" w:rsidRDefault="009B66F3" w:rsidP="009B66F3">
      <w:pPr>
        <w:pStyle w:val="Code"/>
      </w:pPr>
      <w:r w:rsidRPr="00EC76D5">
        <w:t xml:space="preserve">        byteParam2 = byteParam3 = null;</w:t>
      </w:r>
    </w:p>
    <w:p w14:paraId="4CA73CF0" w14:textId="77777777" w:rsidR="009B66F3" w:rsidRPr="00EC76D5" w:rsidRDefault="009B66F3" w:rsidP="009B66F3">
      <w:pPr>
        <w:pStyle w:val="Code"/>
      </w:pPr>
      <w:r w:rsidRPr="00EC76D5">
        <w:t xml:space="preserve">        size2 = size3 = 0;</w:t>
      </w:r>
    </w:p>
    <w:p w14:paraId="46D99A08" w14:textId="77777777" w:rsidR="009B66F3" w:rsidRPr="00EC76D5" w:rsidRDefault="009B66F3" w:rsidP="009B66F3">
      <w:pPr>
        <w:pStyle w:val="Code"/>
      </w:pPr>
      <w:r w:rsidRPr="00EC76D5">
        <w:t xml:space="preserve">      }</w:t>
      </w:r>
    </w:p>
    <w:p w14:paraId="24F6EC64" w14:textId="77777777" w:rsidR="009B66F3" w:rsidRPr="00EC76D5" w:rsidRDefault="009B66F3" w:rsidP="009B66F3">
      <w:pPr>
        <w:pStyle w:val="Code"/>
      </w:pPr>
      <w:r w:rsidRPr="00EC76D5">
        <w:t xml:space="preserve">      </w:t>
      </w:r>
    </w:p>
    <w:p w14:paraId="2FD776BF" w14:textId="77777777" w:rsidR="009B66F3" w:rsidRPr="00EC76D5" w:rsidRDefault="009B66F3" w:rsidP="009B66F3">
      <w:pPr>
        <w:pStyle w:val="Code"/>
      </w:pPr>
      <w:r w:rsidRPr="00EC76D5">
        <w:t xml:space="preserve">      if ((m_operandArray[0] instanceof Integer) &amp;&amp;</w:t>
      </w:r>
    </w:p>
    <w:p w14:paraId="77F33CA0" w14:textId="77777777" w:rsidR="009B66F3" w:rsidRPr="00EC76D5" w:rsidRDefault="009B66F3" w:rsidP="009B66F3">
      <w:pPr>
        <w:pStyle w:val="Code"/>
      </w:pPr>
      <w:r w:rsidRPr="00EC76D5">
        <w:t xml:space="preserve">          (m_operandArray[1] instanceof Register) &amp;&amp;</w:t>
      </w:r>
    </w:p>
    <w:p w14:paraId="4969ABA7" w14:textId="77777777" w:rsidR="009B66F3" w:rsidRPr="00EC76D5" w:rsidRDefault="009B66F3" w:rsidP="009B66F3">
      <w:pPr>
        <w:pStyle w:val="Code"/>
      </w:pPr>
      <w:r w:rsidRPr="00EC76D5">
        <w:t xml:space="preserve">          (m_operandArray[2] == null)) {</w:t>
      </w:r>
    </w:p>
    <w:p w14:paraId="75EB044D" w14:textId="77777777" w:rsidR="009B66F3" w:rsidRPr="00EC76D5" w:rsidRDefault="009B66F3" w:rsidP="009B66F3">
      <w:pPr>
        <w:pStyle w:val="Code"/>
      </w:pPr>
      <w:r w:rsidRPr="00EC76D5">
        <w:t xml:space="preserve">        byteParam1 = ObjectCode.registerSize((Register) m_operandArray[1]);</w:t>
      </w:r>
    </w:p>
    <w:p w14:paraId="5410E79F" w14:textId="77777777" w:rsidR="009B66F3" w:rsidRPr="00EC76D5" w:rsidRDefault="009B66F3" w:rsidP="009B66F3">
      <w:pPr>
        <w:pStyle w:val="Code"/>
      </w:pPr>
      <w:r w:rsidRPr="00EC76D5">
        <w:t xml:space="preserve">      }</w:t>
      </w:r>
    </w:p>
    <w:p w14:paraId="27929D19" w14:textId="77777777" w:rsidR="009B66F3" w:rsidRPr="00EC76D5" w:rsidRDefault="009B66F3" w:rsidP="009B66F3">
      <w:pPr>
        <w:pStyle w:val="Code"/>
      </w:pPr>
      <w:r w:rsidRPr="00EC76D5">
        <w:t xml:space="preserve">      </w:t>
      </w:r>
    </w:p>
    <w:p w14:paraId="3EA195DC" w14:textId="77777777" w:rsidR="009B66F3" w:rsidRPr="00EC76D5" w:rsidRDefault="009B66F3" w:rsidP="009B66F3">
      <w:pPr>
        <w:pStyle w:val="Code"/>
      </w:pPr>
      <w:r w:rsidRPr="00EC76D5">
        <w:t xml:space="preserve">      if (operator.name().contains("mov_") &amp;&amp;</w:t>
      </w:r>
    </w:p>
    <w:p w14:paraId="57FEE13A" w14:textId="77777777" w:rsidR="009B66F3" w:rsidRPr="00EC76D5" w:rsidRDefault="009B66F3" w:rsidP="009B66F3">
      <w:pPr>
        <w:pStyle w:val="Code"/>
      </w:pPr>
      <w:r w:rsidRPr="00EC76D5">
        <w:t xml:space="preserve">          (m_operandArray[1] instanceof Integer) &amp;&amp;</w:t>
      </w:r>
    </w:p>
    <w:p w14:paraId="681352C6" w14:textId="77777777" w:rsidR="009B66F3" w:rsidRPr="00EC76D5" w:rsidRDefault="009B66F3" w:rsidP="009B66F3">
      <w:pPr>
        <w:pStyle w:val="Code"/>
      </w:pPr>
      <w:r w:rsidRPr="00EC76D5">
        <w:t xml:space="preserve">          (m_operandArray[2] instanceof Integer) &amp;&amp;</w:t>
      </w:r>
    </w:p>
    <w:p w14:paraId="485B5490" w14:textId="77777777" w:rsidR="009B66F3" w:rsidRPr="00EC76D5" w:rsidRDefault="009B66F3" w:rsidP="009B66F3">
      <w:pPr>
        <w:pStyle w:val="Code"/>
      </w:pPr>
      <w:r w:rsidRPr="00EC76D5">
        <w:t xml:space="preserve">          m_operandArray[2].toString().equals("0")) {</w:t>
      </w:r>
    </w:p>
    <w:p w14:paraId="72C801F5" w14:textId="77777777" w:rsidR="009B66F3" w:rsidRPr="00EC76D5" w:rsidRDefault="009B66F3" w:rsidP="009B66F3">
      <w:pPr>
        <w:pStyle w:val="Code"/>
      </w:pPr>
      <w:r w:rsidRPr="00EC76D5">
        <w:lastRenderedPageBreak/>
        <w:t xml:space="preserve">        size3 = operatorSize(operator);</w:t>
      </w:r>
    </w:p>
    <w:p w14:paraId="7E00188C" w14:textId="77777777" w:rsidR="009B66F3" w:rsidRPr="00EC76D5" w:rsidRDefault="009B66F3" w:rsidP="009B66F3">
      <w:pPr>
        <w:pStyle w:val="Code"/>
      </w:pPr>
      <w:r w:rsidRPr="00EC76D5">
        <w:t xml:space="preserve">      }</w:t>
      </w:r>
    </w:p>
    <w:p w14:paraId="64BABF7F" w14:textId="77777777" w:rsidR="009B66F3" w:rsidRPr="00EC76D5" w:rsidRDefault="009B66F3" w:rsidP="009B66F3">
      <w:pPr>
        <w:pStyle w:val="Code"/>
      </w:pPr>
    </w:p>
    <w:p w14:paraId="6B516917" w14:textId="77777777" w:rsidR="009B66F3" w:rsidRPr="00EC76D5" w:rsidRDefault="009B66F3" w:rsidP="009B66F3">
      <w:pPr>
        <w:pStyle w:val="Code"/>
      </w:pPr>
      <w:r w:rsidRPr="00EC76D5">
        <w:t xml:space="preserve">      if ((operator == ObjectOperator.jae) &amp;&amp;</w:t>
      </w:r>
    </w:p>
    <w:p w14:paraId="2D397E29" w14:textId="77777777" w:rsidR="009B66F3" w:rsidRPr="00EC76D5" w:rsidRDefault="009B66F3" w:rsidP="009B66F3">
      <w:pPr>
        <w:pStyle w:val="Code"/>
      </w:pPr>
      <w:r w:rsidRPr="00EC76D5">
        <w:t xml:space="preserve">          (m_operandArray[0] instanceof Integer) &amp;&amp;</w:t>
      </w:r>
    </w:p>
    <w:p w14:paraId="11A9A677" w14:textId="77777777" w:rsidR="009B66F3" w:rsidRPr="00EC76D5" w:rsidRDefault="009B66F3" w:rsidP="009B66F3">
      <w:pPr>
        <w:pStyle w:val="Code"/>
      </w:pPr>
      <w:r w:rsidRPr="00EC76D5">
        <w:t xml:space="preserve">          m_operandArray[0].toString().equals("127")) {</w:t>
      </w:r>
    </w:p>
    <w:p w14:paraId="3463E638" w14:textId="77777777" w:rsidR="009B66F3" w:rsidRPr="00EC76D5" w:rsidRDefault="009B66F3" w:rsidP="009B66F3">
      <w:pPr>
        <w:pStyle w:val="Code"/>
      </w:pPr>
      <w:r w:rsidRPr="00EC76D5">
        <w:t xml:space="preserve">        List&lt;Byte&gt; byteList = new LinkedList&lt;&gt;();</w:t>
      </w:r>
    </w:p>
    <w:p w14:paraId="7783B4A7" w14:textId="77777777" w:rsidR="009B66F3" w:rsidRPr="00EC76D5" w:rsidRDefault="009B66F3" w:rsidP="009B66F3">
      <w:pPr>
        <w:pStyle w:val="Code"/>
      </w:pPr>
      <w:r w:rsidRPr="00EC76D5">
        <w:t xml:space="preserve">        byteList.add((byte) 15);</w:t>
      </w:r>
    </w:p>
    <w:p w14:paraId="12B6615C" w14:textId="77777777" w:rsidR="009B66F3" w:rsidRPr="00EC76D5" w:rsidRDefault="009B66F3" w:rsidP="009B66F3">
      <w:pPr>
        <w:pStyle w:val="Code"/>
      </w:pPr>
      <w:r w:rsidRPr="00EC76D5">
        <w:t xml:space="preserve">        byteList.add((byte) -125);</w:t>
      </w:r>
    </w:p>
    <w:p w14:paraId="79C1AF1B" w14:textId="77777777" w:rsidR="009B66F3" w:rsidRPr="00EC76D5" w:rsidRDefault="009B66F3" w:rsidP="009B66F3">
      <w:pPr>
        <w:pStyle w:val="Code"/>
      </w:pPr>
      <w:r w:rsidRPr="00EC76D5">
        <w:t xml:space="preserve">        byteList.add((byte) 127);</w:t>
      </w:r>
    </w:p>
    <w:p w14:paraId="166790DA" w14:textId="77777777" w:rsidR="009B66F3" w:rsidRPr="00EC76D5" w:rsidRDefault="009B66F3" w:rsidP="009B66F3">
      <w:pPr>
        <w:pStyle w:val="Code"/>
      </w:pPr>
      <w:r w:rsidRPr="00EC76D5">
        <w:t xml:space="preserve">        byteList.add((byte) 0);</w:t>
      </w:r>
    </w:p>
    <w:p w14:paraId="1E2CC05B" w14:textId="77777777" w:rsidR="009B66F3" w:rsidRPr="00EC76D5" w:rsidRDefault="009B66F3" w:rsidP="009B66F3">
      <w:pPr>
        <w:pStyle w:val="Code"/>
      </w:pPr>
      <w:r w:rsidRPr="00EC76D5">
        <w:t xml:space="preserve">        return byteList;</w:t>
      </w:r>
    </w:p>
    <w:p w14:paraId="35DC2FA3" w14:textId="77777777" w:rsidR="009B66F3" w:rsidRPr="00EC76D5" w:rsidRDefault="009B66F3" w:rsidP="009B66F3">
      <w:pPr>
        <w:pStyle w:val="Code"/>
      </w:pPr>
      <w:r w:rsidRPr="00EC76D5">
        <w:t xml:space="preserve">      }</w:t>
      </w:r>
    </w:p>
    <w:p w14:paraId="5B1C4C1E" w14:textId="77777777" w:rsidR="009B66F3" w:rsidRPr="00EC76D5" w:rsidRDefault="009B66F3" w:rsidP="009B66F3">
      <w:pPr>
        <w:pStyle w:val="Code"/>
      </w:pPr>
      <w:r w:rsidRPr="00EC76D5">
        <w:t xml:space="preserve">      else if ((operator == ObjectOperator.je) &amp;&amp;</w:t>
      </w:r>
    </w:p>
    <w:p w14:paraId="67A0F4CF" w14:textId="77777777" w:rsidR="009B66F3" w:rsidRPr="00EC76D5" w:rsidRDefault="009B66F3" w:rsidP="009B66F3">
      <w:pPr>
        <w:pStyle w:val="Code"/>
      </w:pPr>
      <w:r w:rsidRPr="00EC76D5">
        <w:t xml:space="preserve">               (m_operandArray[0] instanceof Integer) &amp;&amp;</w:t>
      </w:r>
    </w:p>
    <w:p w14:paraId="24DCA834" w14:textId="77777777" w:rsidR="009B66F3" w:rsidRPr="00EC76D5" w:rsidRDefault="009B66F3" w:rsidP="009B66F3">
      <w:pPr>
        <w:pStyle w:val="Code"/>
      </w:pPr>
      <w:r w:rsidRPr="00EC76D5">
        <w:t xml:space="preserve">               m_operandArray[0].toString().equals("126")) {</w:t>
      </w:r>
    </w:p>
    <w:p w14:paraId="402DA829" w14:textId="77777777" w:rsidR="009B66F3" w:rsidRPr="00EC76D5" w:rsidRDefault="009B66F3" w:rsidP="009B66F3">
      <w:pPr>
        <w:pStyle w:val="Code"/>
      </w:pPr>
      <w:r w:rsidRPr="00EC76D5">
        <w:t xml:space="preserve">        List&lt;Byte&gt; byteList = new LinkedList&lt;&gt;();</w:t>
      </w:r>
    </w:p>
    <w:p w14:paraId="3298FB7F" w14:textId="77777777" w:rsidR="009B66F3" w:rsidRPr="00EC76D5" w:rsidRDefault="009B66F3" w:rsidP="009B66F3">
      <w:pPr>
        <w:pStyle w:val="Code"/>
      </w:pPr>
      <w:r w:rsidRPr="00EC76D5">
        <w:t xml:space="preserve">        byteList.add((byte) 15);</w:t>
      </w:r>
    </w:p>
    <w:p w14:paraId="31F4FF5E" w14:textId="77777777" w:rsidR="009B66F3" w:rsidRPr="00EC76D5" w:rsidRDefault="009B66F3" w:rsidP="009B66F3">
      <w:pPr>
        <w:pStyle w:val="Code"/>
      </w:pPr>
      <w:r w:rsidRPr="00EC76D5">
        <w:t xml:space="preserve">        byteList.add((byte) -124);</w:t>
      </w:r>
    </w:p>
    <w:p w14:paraId="1EF596E3" w14:textId="77777777" w:rsidR="009B66F3" w:rsidRPr="00EC76D5" w:rsidRDefault="009B66F3" w:rsidP="009B66F3">
      <w:pPr>
        <w:pStyle w:val="Code"/>
      </w:pPr>
      <w:r w:rsidRPr="00EC76D5">
        <w:t xml:space="preserve">        byteList.add((byte) 126);</w:t>
      </w:r>
    </w:p>
    <w:p w14:paraId="4EAA3EDB" w14:textId="77777777" w:rsidR="009B66F3" w:rsidRPr="00EC76D5" w:rsidRDefault="009B66F3" w:rsidP="009B66F3">
      <w:pPr>
        <w:pStyle w:val="Code"/>
      </w:pPr>
      <w:r w:rsidRPr="00EC76D5">
        <w:t xml:space="preserve">        byteList.add((byte) 0);</w:t>
      </w:r>
    </w:p>
    <w:p w14:paraId="743A40D4" w14:textId="77777777" w:rsidR="009B66F3" w:rsidRPr="00EC76D5" w:rsidRDefault="009B66F3" w:rsidP="009B66F3">
      <w:pPr>
        <w:pStyle w:val="Code"/>
      </w:pPr>
      <w:r w:rsidRPr="00EC76D5">
        <w:t xml:space="preserve">        return byteList;</w:t>
      </w:r>
    </w:p>
    <w:p w14:paraId="79D60D15" w14:textId="77777777" w:rsidR="009B66F3" w:rsidRPr="00EC76D5" w:rsidRDefault="009B66F3" w:rsidP="009B66F3">
      <w:pPr>
        <w:pStyle w:val="Code"/>
      </w:pPr>
      <w:r w:rsidRPr="00EC76D5">
        <w:t xml:space="preserve">      }</w:t>
      </w:r>
    </w:p>
    <w:p w14:paraId="23C0D970" w14:textId="77777777" w:rsidR="009B66F3" w:rsidRPr="00EC76D5" w:rsidRDefault="009B66F3" w:rsidP="009B66F3">
      <w:pPr>
        <w:pStyle w:val="Code"/>
      </w:pPr>
      <w:r w:rsidRPr="00EC76D5">
        <w:t xml:space="preserve">      else {</w:t>
      </w:r>
    </w:p>
    <w:p w14:paraId="38626C70" w14:textId="77777777" w:rsidR="009B66F3" w:rsidRPr="00EC76D5" w:rsidRDefault="009B66F3" w:rsidP="009B66F3">
      <w:pPr>
        <w:pStyle w:val="Code"/>
      </w:pPr>
      <w:r w:rsidRPr="00EC76D5">
        <w:t xml:space="preserve">        // shl ebx, [bp]</w:t>
      </w:r>
    </w:p>
    <w:p w14:paraId="32E6DADB" w14:textId="77777777" w:rsidR="009B66F3" w:rsidRPr="00EC76D5" w:rsidRDefault="009B66F3" w:rsidP="009B66F3">
      <w:pPr>
        <w:pStyle w:val="Code"/>
      </w:pPr>
      <w:r w:rsidRPr="00EC76D5">
        <w:t xml:space="preserve">        List&lt;Byte&gt; byteList =</w:t>
      </w:r>
    </w:p>
    <w:p w14:paraId="5D66D90D" w14:textId="77777777" w:rsidR="009B66F3" w:rsidRPr="00EC76D5" w:rsidRDefault="009B66F3" w:rsidP="009B66F3">
      <w:pPr>
        <w:pStyle w:val="Code"/>
      </w:pPr>
      <w:r w:rsidRPr="00EC76D5">
        <w:t xml:space="preserve">          lookupByteArray(operator, byteParam1, byteParam2, byteParam3);</w:t>
      </w:r>
    </w:p>
    <w:p w14:paraId="4DA1AB3A" w14:textId="77777777" w:rsidR="009B66F3" w:rsidRPr="00EC76D5" w:rsidRDefault="009B66F3" w:rsidP="009B66F3">
      <w:pPr>
        <w:pStyle w:val="Code"/>
      </w:pPr>
    </w:p>
    <w:p w14:paraId="4A0BFE3F" w14:textId="77777777" w:rsidR="009B66F3" w:rsidRPr="00EC76D5" w:rsidRDefault="009B66F3" w:rsidP="009B66F3">
      <w:pPr>
        <w:pStyle w:val="Code"/>
      </w:pPr>
      <w:r w:rsidRPr="00EC76D5">
        <w:t xml:space="preserve">        loadByteList(byteList, byteList.size() - (size1 + size2 + size3),</w:t>
      </w:r>
    </w:p>
    <w:p w14:paraId="4925A33C" w14:textId="77777777" w:rsidR="009B66F3" w:rsidRPr="00EC76D5" w:rsidRDefault="009B66F3" w:rsidP="009B66F3">
      <w:pPr>
        <w:pStyle w:val="Code"/>
      </w:pPr>
      <w:r w:rsidRPr="00EC76D5">
        <w:t xml:space="preserve">                     size1, fillParam1);</w:t>
      </w:r>
    </w:p>
    <w:p w14:paraId="43F4014C" w14:textId="77777777" w:rsidR="009B66F3" w:rsidRPr="00EC76D5" w:rsidRDefault="009B66F3" w:rsidP="009B66F3">
      <w:pPr>
        <w:pStyle w:val="Code"/>
      </w:pPr>
      <w:r w:rsidRPr="00EC76D5">
        <w:t xml:space="preserve">        loadByteList(byteList, byteList.size() - (size2 + size3), size2,</w:t>
      </w:r>
    </w:p>
    <w:p w14:paraId="02E2ABE9" w14:textId="77777777" w:rsidR="009B66F3" w:rsidRPr="00EC76D5" w:rsidRDefault="009B66F3" w:rsidP="009B66F3">
      <w:pPr>
        <w:pStyle w:val="Code"/>
      </w:pPr>
      <w:r w:rsidRPr="00EC76D5">
        <w:t xml:space="preserve">                     fillParam2);</w:t>
      </w:r>
    </w:p>
    <w:p w14:paraId="4CE9C151" w14:textId="77777777" w:rsidR="009B66F3" w:rsidRPr="00EC76D5" w:rsidRDefault="009B66F3" w:rsidP="009B66F3">
      <w:pPr>
        <w:pStyle w:val="Code"/>
      </w:pPr>
      <w:r w:rsidRPr="00EC76D5">
        <w:t xml:space="preserve">        loadByteList(byteList, byteList.size() - size3, size3, fillParam3);</w:t>
      </w:r>
    </w:p>
    <w:p w14:paraId="3EAA18B2" w14:textId="77777777" w:rsidR="009B66F3" w:rsidRPr="00EC76D5" w:rsidRDefault="009B66F3" w:rsidP="009B66F3">
      <w:pPr>
        <w:pStyle w:val="Code"/>
      </w:pPr>
      <w:r w:rsidRPr="00EC76D5">
        <w:t xml:space="preserve">        return byteList;</w:t>
      </w:r>
    </w:p>
    <w:p w14:paraId="1E822E19" w14:textId="77777777" w:rsidR="009B66F3" w:rsidRPr="00EC76D5" w:rsidRDefault="009B66F3" w:rsidP="009B66F3">
      <w:pPr>
        <w:pStyle w:val="Code"/>
      </w:pPr>
      <w:r w:rsidRPr="00EC76D5">
        <w:t xml:space="preserve">      }</w:t>
      </w:r>
    </w:p>
    <w:p w14:paraId="032F28DD" w14:textId="77777777" w:rsidR="009B66F3" w:rsidRPr="00EC76D5" w:rsidRDefault="009B66F3" w:rsidP="009B66F3">
      <w:pPr>
        <w:pStyle w:val="Code"/>
      </w:pPr>
      <w:r w:rsidRPr="00EC76D5">
        <w:t xml:space="preserve">    }</w:t>
      </w:r>
    </w:p>
    <w:p w14:paraId="433F471B" w14:textId="77777777" w:rsidR="009B66F3" w:rsidRPr="00EC76D5" w:rsidRDefault="009B66F3" w:rsidP="009B66F3">
      <w:pPr>
        <w:pStyle w:val="Code"/>
      </w:pPr>
      <w:r w:rsidRPr="00EC76D5">
        <w:t xml:space="preserve">  }</w:t>
      </w:r>
    </w:p>
    <w:p w14:paraId="6D979FB7" w14:textId="77777777" w:rsidR="009B66F3" w:rsidRPr="00EC76D5" w:rsidRDefault="009B66F3" w:rsidP="009B66F3">
      <w:pPr>
        <w:pStyle w:val="Code"/>
      </w:pPr>
    </w:p>
    <w:p w14:paraId="6CD71634" w14:textId="77777777" w:rsidR="009B66F3" w:rsidRPr="00EC76D5" w:rsidRDefault="009B66F3" w:rsidP="009B66F3">
      <w:pPr>
        <w:pStyle w:val="Code"/>
      </w:pPr>
      <w:r w:rsidRPr="00EC76D5">
        <w:t xml:space="preserve">  private void loadByteList(List&lt;Byte&gt; byteList, int index,</w:t>
      </w:r>
    </w:p>
    <w:p w14:paraId="127BCA4B" w14:textId="77777777" w:rsidR="009B66F3" w:rsidRPr="00EC76D5" w:rsidRDefault="009B66F3" w:rsidP="009B66F3">
      <w:pPr>
        <w:pStyle w:val="Code"/>
      </w:pPr>
      <w:r w:rsidRPr="00EC76D5">
        <w:t xml:space="preserve">                            int size, Object param) {</w:t>
      </w:r>
    </w:p>
    <w:p w14:paraId="320C6D66" w14:textId="77777777" w:rsidR="009B66F3" w:rsidRPr="00EC76D5" w:rsidRDefault="009B66F3" w:rsidP="009B66F3">
      <w:pPr>
        <w:pStyle w:val="Code"/>
      </w:pPr>
      <w:r w:rsidRPr="00EC76D5">
        <w:t xml:space="preserve">    if (size &gt; 0) {</w:t>
      </w:r>
    </w:p>
    <w:p w14:paraId="21CDA6D7" w14:textId="77777777" w:rsidR="009B66F3" w:rsidRPr="00EC76D5" w:rsidRDefault="009B66F3" w:rsidP="009B66F3">
      <w:pPr>
        <w:pStyle w:val="Code"/>
      </w:pPr>
      <w:r w:rsidRPr="00EC76D5">
        <w:t xml:space="preserve">      int value = (Integer) param;</w:t>
      </w:r>
    </w:p>
    <w:p w14:paraId="69865634" w14:textId="77777777" w:rsidR="009B66F3" w:rsidRPr="00EC76D5" w:rsidRDefault="009B66F3" w:rsidP="009B66F3">
      <w:pPr>
        <w:pStyle w:val="Code"/>
      </w:pPr>
      <w:r w:rsidRPr="00EC76D5">
        <w:t xml:space="preserve">      fillByteList(byteList, index, size, value);</w:t>
      </w:r>
    </w:p>
    <w:p w14:paraId="61A5E966" w14:textId="77777777" w:rsidR="009B66F3" w:rsidRPr="00EC76D5" w:rsidRDefault="009B66F3" w:rsidP="009B66F3">
      <w:pPr>
        <w:pStyle w:val="Code"/>
      </w:pPr>
      <w:r w:rsidRPr="00EC76D5">
        <w:t xml:space="preserve">    }</w:t>
      </w:r>
    </w:p>
    <w:p w14:paraId="34F7C619" w14:textId="77777777" w:rsidR="009B66F3" w:rsidRPr="00EC76D5" w:rsidRDefault="009B66F3" w:rsidP="009B66F3">
      <w:pPr>
        <w:pStyle w:val="Code"/>
      </w:pPr>
      <w:r w:rsidRPr="00EC76D5">
        <w:t xml:space="preserve">  }</w:t>
      </w:r>
    </w:p>
    <w:p w14:paraId="207770F8" w14:textId="77777777" w:rsidR="009B66F3" w:rsidRPr="00EC76D5" w:rsidRDefault="009B66F3" w:rsidP="009B66F3">
      <w:pPr>
        <w:pStyle w:val="Code"/>
      </w:pPr>
      <w:r w:rsidRPr="00EC76D5">
        <w:t xml:space="preserve">  </w:t>
      </w:r>
    </w:p>
    <w:p w14:paraId="2135A34D" w14:textId="77777777" w:rsidR="009B66F3" w:rsidRPr="00EC76D5" w:rsidRDefault="009B66F3" w:rsidP="009B66F3">
      <w:pPr>
        <w:pStyle w:val="Code"/>
      </w:pPr>
      <w:r w:rsidRPr="00EC76D5">
        <w:t xml:space="preserve">  public static void fillByteList(List&lt;Byte&gt; byteList, int index,</w:t>
      </w:r>
    </w:p>
    <w:p w14:paraId="21C68635" w14:textId="77777777" w:rsidR="009B66F3" w:rsidRPr="00EC76D5" w:rsidRDefault="009B66F3" w:rsidP="009B66F3">
      <w:pPr>
        <w:pStyle w:val="Code"/>
      </w:pPr>
      <w:r w:rsidRPr="00EC76D5">
        <w:t xml:space="preserve">                                  int size, int value) {</w:t>
      </w:r>
    </w:p>
    <w:p w14:paraId="581772CC" w14:textId="77777777" w:rsidR="009B66F3" w:rsidRPr="00EC76D5" w:rsidRDefault="009B66F3" w:rsidP="009B66F3">
      <w:pPr>
        <w:pStyle w:val="Code"/>
      </w:pPr>
      <w:r w:rsidRPr="00EC76D5">
        <w:t xml:space="preserve">    switch (size) {</w:t>
      </w:r>
    </w:p>
    <w:p w14:paraId="169BEA42" w14:textId="77777777" w:rsidR="009B66F3" w:rsidRPr="00EC76D5" w:rsidRDefault="009B66F3" w:rsidP="009B66F3">
      <w:pPr>
        <w:pStyle w:val="Code"/>
      </w:pPr>
      <w:r w:rsidRPr="00EC76D5">
        <w:t xml:space="preserve">      case 0:</w:t>
      </w:r>
    </w:p>
    <w:p w14:paraId="767699E6" w14:textId="77777777" w:rsidR="009B66F3" w:rsidRPr="00EC76D5" w:rsidRDefault="009B66F3" w:rsidP="009B66F3">
      <w:pPr>
        <w:pStyle w:val="Code"/>
      </w:pPr>
      <w:r w:rsidRPr="00EC76D5">
        <w:t xml:space="preserve">        break;</w:t>
      </w:r>
    </w:p>
    <w:p w14:paraId="3EFB0809" w14:textId="77777777" w:rsidR="009B66F3" w:rsidRPr="00EC76D5" w:rsidRDefault="009B66F3" w:rsidP="009B66F3">
      <w:pPr>
        <w:pStyle w:val="Code"/>
      </w:pPr>
      <w:r w:rsidRPr="00EC76D5">
        <w:t xml:space="preserve">        </w:t>
      </w:r>
    </w:p>
    <w:p w14:paraId="3F70284C" w14:textId="77777777" w:rsidR="009B66F3" w:rsidRPr="00EC76D5" w:rsidRDefault="009B66F3" w:rsidP="009B66F3">
      <w:pPr>
        <w:pStyle w:val="Code"/>
      </w:pPr>
      <w:r w:rsidRPr="00EC76D5">
        <w:t xml:space="preserve">      case Type.CharSize:</w:t>
      </w:r>
    </w:p>
    <w:p w14:paraId="4CC6BC15" w14:textId="77777777" w:rsidR="009B66F3" w:rsidRPr="00EC76D5" w:rsidRDefault="009B66F3" w:rsidP="009B66F3">
      <w:pPr>
        <w:pStyle w:val="Code"/>
      </w:pPr>
      <w:r w:rsidRPr="00EC76D5">
        <w:t xml:space="preserve">        byteList.set(index, (byte) value);</w:t>
      </w:r>
    </w:p>
    <w:p w14:paraId="7F2A4E9D" w14:textId="77777777" w:rsidR="009B66F3" w:rsidRPr="00EC76D5" w:rsidRDefault="009B66F3" w:rsidP="009B66F3">
      <w:pPr>
        <w:pStyle w:val="Code"/>
      </w:pPr>
      <w:r w:rsidRPr="00EC76D5">
        <w:t xml:space="preserve">        break;</w:t>
      </w:r>
    </w:p>
    <w:p w14:paraId="1516C6D6" w14:textId="77777777" w:rsidR="009B66F3" w:rsidRPr="00EC76D5" w:rsidRDefault="009B66F3" w:rsidP="009B66F3">
      <w:pPr>
        <w:pStyle w:val="Code"/>
      </w:pPr>
    </w:p>
    <w:p w14:paraId="25D6C581" w14:textId="77777777" w:rsidR="009B66F3" w:rsidRPr="00EC76D5" w:rsidRDefault="009B66F3" w:rsidP="009B66F3">
      <w:pPr>
        <w:pStyle w:val="Code"/>
      </w:pPr>
      <w:r w:rsidRPr="00EC76D5">
        <w:t xml:space="preserve">      case Type.IntegerSize:</w:t>
      </w:r>
    </w:p>
    <w:p w14:paraId="3B639D76" w14:textId="77777777" w:rsidR="009B66F3" w:rsidRPr="00EC76D5" w:rsidRDefault="009B66F3" w:rsidP="009B66F3">
      <w:pPr>
        <w:pStyle w:val="Code"/>
      </w:pPr>
      <w:r w:rsidRPr="00EC76D5">
        <w:lastRenderedPageBreak/>
        <w:t xml:space="preserve">        byteList.set(index, (byte) value);</w:t>
      </w:r>
    </w:p>
    <w:p w14:paraId="779C8929" w14:textId="77777777" w:rsidR="009B66F3" w:rsidRPr="00EC76D5" w:rsidRDefault="009B66F3" w:rsidP="009B66F3">
      <w:pPr>
        <w:pStyle w:val="Code"/>
      </w:pPr>
      <w:r w:rsidRPr="00EC76D5">
        <w:t xml:space="preserve">        byteList.set(index + 1, (byte) (value &gt;&gt; 8));</w:t>
      </w:r>
    </w:p>
    <w:p w14:paraId="4B46ED2B" w14:textId="77777777" w:rsidR="009B66F3" w:rsidRPr="00EC76D5" w:rsidRDefault="009B66F3" w:rsidP="009B66F3">
      <w:pPr>
        <w:pStyle w:val="Code"/>
      </w:pPr>
      <w:r w:rsidRPr="00EC76D5">
        <w:t xml:space="preserve">        break;</w:t>
      </w:r>
    </w:p>
    <w:p w14:paraId="7B056D73" w14:textId="77777777" w:rsidR="009B66F3" w:rsidRPr="00EC76D5" w:rsidRDefault="009B66F3" w:rsidP="009B66F3">
      <w:pPr>
        <w:pStyle w:val="Code"/>
      </w:pPr>
    </w:p>
    <w:p w14:paraId="1A44C506" w14:textId="77777777" w:rsidR="009B66F3" w:rsidRPr="00EC76D5" w:rsidRDefault="009B66F3" w:rsidP="009B66F3">
      <w:pPr>
        <w:pStyle w:val="Code"/>
      </w:pPr>
      <w:r w:rsidRPr="00EC76D5">
        <w:t xml:space="preserve">      case Type.LongSize:</w:t>
      </w:r>
    </w:p>
    <w:p w14:paraId="5B472E8D" w14:textId="77777777" w:rsidR="009B66F3" w:rsidRPr="00EC76D5" w:rsidRDefault="009B66F3" w:rsidP="009B66F3">
      <w:pPr>
        <w:pStyle w:val="Code"/>
      </w:pPr>
      <w:r w:rsidRPr="00EC76D5">
        <w:t xml:space="preserve">        byteList.set(index, (byte) value);</w:t>
      </w:r>
    </w:p>
    <w:p w14:paraId="54D1B9FA" w14:textId="77777777" w:rsidR="009B66F3" w:rsidRPr="00EC76D5" w:rsidRDefault="009B66F3" w:rsidP="009B66F3">
      <w:pPr>
        <w:pStyle w:val="Code"/>
      </w:pPr>
      <w:r w:rsidRPr="00EC76D5">
        <w:t xml:space="preserve">        byteList.set(index + 1, (byte) (value &gt;&gt; 8));</w:t>
      </w:r>
    </w:p>
    <w:p w14:paraId="0CD89519" w14:textId="77777777" w:rsidR="009B66F3" w:rsidRPr="00EC76D5" w:rsidRDefault="009B66F3" w:rsidP="009B66F3">
      <w:pPr>
        <w:pStyle w:val="Code"/>
      </w:pPr>
      <w:r w:rsidRPr="00EC76D5">
        <w:t xml:space="preserve">        byteList.set(index + 2, (byte) (value &gt;&gt; 16));</w:t>
      </w:r>
    </w:p>
    <w:p w14:paraId="6BDC9B6C" w14:textId="77777777" w:rsidR="009B66F3" w:rsidRPr="00EC76D5" w:rsidRDefault="009B66F3" w:rsidP="009B66F3">
      <w:pPr>
        <w:pStyle w:val="Code"/>
      </w:pPr>
      <w:r w:rsidRPr="00EC76D5">
        <w:t xml:space="preserve">        byteList.set(index + 3, (byte) (value &gt;&gt; 24));</w:t>
      </w:r>
    </w:p>
    <w:p w14:paraId="0943790C" w14:textId="77777777" w:rsidR="009B66F3" w:rsidRPr="00EC76D5" w:rsidRDefault="009B66F3" w:rsidP="009B66F3">
      <w:pPr>
        <w:pStyle w:val="Code"/>
      </w:pPr>
      <w:r w:rsidRPr="00EC76D5">
        <w:t xml:space="preserve">        break;</w:t>
      </w:r>
    </w:p>
    <w:p w14:paraId="7C8769BE" w14:textId="77777777" w:rsidR="009B66F3" w:rsidRPr="00EC76D5" w:rsidRDefault="009B66F3" w:rsidP="009B66F3">
      <w:pPr>
        <w:pStyle w:val="Code"/>
      </w:pPr>
      <w:r w:rsidRPr="00EC76D5">
        <w:t xml:space="preserve">    }</w:t>
      </w:r>
    </w:p>
    <w:p w14:paraId="71F09A8D" w14:textId="77777777" w:rsidR="009B66F3" w:rsidRPr="00EC76D5" w:rsidRDefault="009B66F3" w:rsidP="009B66F3">
      <w:pPr>
        <w:pStyle w:val="Code"/>
      </w:pPr>
      <w:r w:rsidRPr="00EC76D5">
        <w:t xml:space="preserve">  }</w:t>
      </w:r>
    </w:p>
    <w:p w14:paraId="36660F3B" w14:textId="77777777" w:rsidR="009B66F3" w:rsidRPr="00EC76D5" w:rsidRDefault="009B66F3" w:rsidP="009B66F3">
      <w:pPr>
        <w:pStyle w:val="Code"/>
      </w:pPr>
    </w:p>
    <w:p w14:paraId="04631597" w14:textId="77777777" w:rsidR="009B66F3" w:rsidRPr="00EC76D5" w:rsidRDefault="009B66F3" w:rsidP="009B66F3">
      <w:pPr>
        <w:pStyle w:val="Code"/>
      </w:pPr>
      <w:r w:rsidRPr="00EC76D5">
        <w:t xml:space="preserve">  public String toString() {</w:t>
      </w:r>
    </w:p>
    <w:p w14:paraId="683FFC73" w14:textId="77777777" w:rsidR="009B66F3" w:rsidRPr="00EC76D5" w:rsidRDefault="009B66F3" w:rsidP="009B66F3">
      <w:pPr>
        <w:pStyle w:val="Code"/>
      </w:pPr>
      <w:r w:rsidRPr="00EC76D5">
        <w:t xml:space="preserve">    if (m_operator == ObjectOperator.empty) {</w:t>
      </w:r>
    </w:p>
    <w:p w14:paraId="79C4A343" w14:textId="77777777" w:rsidR="009B66F3" w:rsidRPr="00EC76D5" w:rsidRDefault="009B66F3" w:rsidP="009B66F3">
      <w:pPr>
        <w:pStyle w:val="Code"/>
      </w:pPr>
      <w:r w:rsidRPr="00EC76D5">
        <w:t xml:space="preserve">      return "";</w:t>
      </w:r>
    </w:p>
    <w:p w14:paraId="07B8393B" w14:textId="77777777" w:rsidR="009B66F3" w:rsidRPr="00EC76D5" w:rsidRDefault="009B66F3" w:rsidP="009B66F3">
      <w:pPr>
        <w:pStyle w:val="Code"/>
      </w:pPr>
      <w:r w:rsidRPr="00EC76D5">
        <w:t xml:space="preserve">    }</w:t>
      </w:r>
    </w:p>
    <w:p w14:paraId="41783186" w14:textId="77777777" w:rsidR="009B66F3" w:rsidRPr="00EC76D5" w:rsidRDefault="009B66F3" w:rsidP="009B66F3">
      <w:pPr>
        <w:pStyle w:val="Code"/>
      </w:pPr>
      <w:r w:rsidRPr="00EC76D5">
        <w:t xml:space="preserve">    else if (m_operator == ObjectOperator.label) {</w:t>
      </w:r>
    </w:p>
    <w:p w14:paraId="3B10B826" w14:textId="77777777" w:rsidR="009B66F3" w:rsidRPr="00EC76D5" w:rsidRDefault="009B66F3" w:rsidP="009B66F3">
      <w:pPr>
        <w:pStyle w:val="Code"/>
      </w:pPr>
      <w:r w:rsidRPr="00EC76D5">
        <w:t xml:space="preserve">      return ("\n" + m_operandArray[0] + ":" +</w:t>
      </w:r>
    </w:p>
    <w:p w14:paraId="0B7554D0" w14:textId="77777777" w:rsidR="009B66F3" w:rsidRPr="00EC76D5" w:rsidRDefault="009B66F3" w:rsidP="009B66F3">
      <w:pPr>
        <w:pStyle w:val="Code"/>
      </w:pPr>
      <w:r w:rsidRPr="00EC76D5">
        <w:t xml:space="preserve">            ((m_operandArray[1] != null) ? ("\t; " + m_operandArray[1]) : ""));</w:t>
      </w:r>
    </w:p>
    <w:p w14:paraId="2F435C39" w14:textId="77777777" w:rsidR="009B66F3" w:rsidRPr="00EC76D5" w:rsidRDefault="009B66F3" w:rsidP="009B66F3">
      <w:pPr>
        <w:pStyle w:val="Code"/>
      </w:pPr>
      <w:r w:rsidRPr="00EC76D5">
        <w:t xml:space="preserve">    }</w:t>
      </w:r>
    </w:p>
    <w:p w14:paraId="4635B413" w14:textId="77777777" w:rsidR="009B66F3" w:rsidRPr="00EC76D5" w:rsidRDefault="009B66F3" w:rsidP="009B66F3">
      <w:pPr>
        <w:pStyle w:val="Code"/>
      </w:pPr>
      <w:r w:rsidRPr="00EC76D5">
        <w:t xml:space="preserve">    else if (m_operator == ObjectOperator.comment) {</w:t>
      </w:r>
    </w:p>
    <w:p w14:paraId="154A0DAE" w14:textId="77777777" w:rsidR="009B66F3" w:rsidRPr="00EC76D5" w:rsidRDefault="009B66F3" w:rsidP="009B66F3">
      <w:pPr>
        <w:pStyle w:val="Code"/>
      </w:pPr>
      <w:r w:rsidRPr="00EC76D5">
        <w:t xml:space="preserve">      return ("\n;\t" + m_operandArray[0]);</w:t>
      </w:r>
    </w:p>
    <w:p w14:paraId="54FB7858" w14:textId="77777777" w:rsidR="009B66F3" w:rsidRPr="00EC76D5" w:rsidRDefault="009B66F3" w:rsidP="009B66F3">
      <w:pPr>
        <w:pStyle w:val="Code"/>
      </w:pPr>
      <w:r w:rsidRPr="00EC76D5">
        <w:t xml:space="preserve">    }</w:t>
      </w:r>
    </w:p>
    <w:p w14:paraId="4E44A148" w14:textId="77777777" w:rsidR="009B66F3" w:rsidRPr="00EC76D5" w:rsidRDefault="009B66F3" w:rsidP="009B66F3">
      <w:pPr>
        <w:pStyle w:val="Code"/>
      </w:pPr>
    </w:p>
    <w:p w14:paraId="39EC34C7" w14:textId="77777777" w:rsidR="009B66F3" w:rsidRPr="00EC76D5" w:rsidRDefault="009B66F3" w:rsidP="009B66F3">
      <w:pPr>
        <w:pStyle w:val="Code"/>
      </w:pPr>
      <w:r w:rsidRPr="00EC76D5">
        <w:t xml:space="preserve">    String operatorName = (m_operator == ObjectOperator.call) ? "jmp" :</w:t>
      </w:r>
    </w:p>
    <w:p w14:paraId="35B1862B" w14:textId="77777777" w:rsidR="009B66F3" w:rsidRPr="00EC76D5" w:rsidRDefault="009B66F3" w:rsidP="009B66F3">
      <w:pPr>
        <w:pStyle w:val="Code"/>
      </w:pPr>
      <w:r w:rsidRPr="00EC76D5">
        <w:t xml:space="preserve">                           (m_operator.name().endsWith("jmp") ? "jmp" :</w:t>
      </w:r>
    </w:p>
    <w:p w14:paraId="7674EB39" w14:textId="77777777" w:rsidR="009B66F3" w:rsidRPr="00EC76D5" w:rsidRDefault="009B66F3" w:rsidP="009B66F3">
      <w:pPr>
        <w:pStyle w:val="Code"/>
      </w:pPr>
      <w:r w:rsidRPr="00EC76D5">
        <w:t xml:space="preserve">                            (m_operator == ObjectOperator.interrupt) ? "int" :</w:t>
      </w:r>
    </w:p>
    <w:p w14:paraId="7E70CE1C" w14:textId="77777777" w:rsidR="009B66F3" w:rsidRPr="00EC76D5" w:rsidRDefault="009B66F3" w:rsidP="009B66F3">
      <w:pPr>
        <w:pStyle w:val="Code"/>
      </w:pPr>
      <w:r w:rsidRPr="00EC76D5">
        <w:t xml:space="preserve">                             m_operator.name().replace("_", " "));</w:t>
      </w:r>
    </w:p>
    <w:p w14:paraId="489FF14C" w14:textId="77777777" w:rsidR="009B66F3" w:rsidRPr="00EC76D5" w:rsidRDefault="009B66F3" w:rsidP="009B66F3">
      <w:pPr>
        <w:pStyle w:val="Code"/>
      </w:pPr>
      <w:r w:rsidRPr="00EC76D5">
        <w:t xml:space="preserve">    StringBuilder buffer = new StringBuilder("\t" + operatorName);</w:t>
      </w:r>
    </w:p>
    <w:p w14:paraId="3AF8C474" w14:textId="77777777" w:rsidR="009B66F3" w:rsidRPr="00EC76D5" w:rsidRDefault="009B66F3" w:rsidP="009B66F3">
      <w:pPr>
        <w:pStyle w:val="Code"/>
      </w:pPr>
    </w:p>
    <w:p w14:paraId="749579CB" w14:textId="77777777" w:rsidR="009B66F3" w:rsidRPr="00EC76D5" w:rsidRDefault="009B66F3" w:rsidP="009B66F3">
      <w:pPr>
        <w:pStyle w:val="Code"/>
      </w:pPr>
      <w:r w:rsidRPr="00EC76D5">
        <w:t xml:space="preserve">    if (isCallRegular()) {</w:t>
      </w:r>
    </w:p>
    <w:p w14:paraId="256E50EA" w14:textId="77777777" w:rsidR="009B66F3" w:rsidRPr="00EC76D5" w:rsidRDefault="009B66F3" w:rsidP="009B66F3">
      <w:pPr>
        <w:pStyle w:val="Code"/>
      </w:pPr>
      <w:r w:rsidRPr="00EC76D5">
        <w:t xml:space="preserve">      buffer.append(" " + toString(m_operandArray[0]));</w:t>
      </w:r>
    </w:p>
    <w:p w14:paraId="1422F7B4" w14:textId="77777777" w:rsidR="009B66F3" w:rsidRPr="00EC76D5" w:rsidRDefault="009B66F3" w:rsidP="009B66F3">
      <w:pPr>
        <w:pStyle w:val="Code"/>
      </w:pPr>
      <w:r w:rsidRPr="00EC76D5">
        <w:t xml:space="preserve">    }</w:t>
      </w:r>
    </w:p>
    <w:p w14:paraId="1C856DF0" w14:textId="77777777" w:rsidR="009B66F3" w:rsidRPr="00EC76D5" w:rsidRDefault="009B66F3" w:rsidP="009B66F3">
      <w:pPr>
        <w:pStyle w:val="Code"/>
      </w:pPr>
      <w:r w:rsidRPr="00EC76D5">
        <w:t xml:space="preserve">    else if (isCallRegister()) {</w:t>
      </w:r>
    </w:p>
    <w:p w14:paraId="45D756D8" w14:textId="77777777" w:rsidR="009B66F3" w:rsidRPr="00EC76D5" w:rsidRDefault="009B66F3" w:rsidP="009B66F3">
      <w:pPr>
        <w:pStyle w:val="Code"/>
      </w:pPr>
      <w:r w:rsidRPr="00EC76D5">
        <w:t xml:space="preserve">      buffer.append(" " + m_operandArray[0]);</w:t>
      </w:r>
    </w:p>
    <w:p w14:paraId="712B8152" w14:textId="77777777" w:rsidR="009B66F3" w:rsidRPr="00EC76D5" w:rsidRDefault="009B66F3" w:rsidP="009B66F3">
      <w:pPr>
        <w:pStyle w:val="Code"/>
      </w:pPr>
      <w:r w:rsidRPr="00EC76D5">
        <w:t xml:space="preserve">    }</w:t>
      </w:r>
    </w:p>
    <w:p w14:paraId="2D0D135D" w14:textId="77777777" w:rsidR="009B66F3" w:rsidRPr="00EC76D5" w:rsidRDefault="009B66F3" w:rsidP="009B66F3">
      <w:pPr>
        <w:pStyle w:val="Code"/>
      </w:pPr>
      <w:r w:rsidRPr="00EC76D5">
        <w:t xml:space="preserve">    else if (isCallAuto()) {</w:t>
      </w:r>
    </w:p>
    <w:p w14:paraId="69AC91E7" w14:textId="77777777" w:rsidR="009B66F3" w:rsidRPr="00EC76D5" w:rsidRDefault="009B66F3" w:rsidP="009B66F3">
      <w:pPr>
        <w:pStyle w:val="Code"/>
      </w:pPr>
      <w:r w:rsidRPr="00EC76D5">
        <w:t xml:space="preserve">      buffer.append(" [" + toString(m_operandArray[0]) +</w:t>
      </w:r>
    </w:p>
    <w:p w14:paraId="1C6630D3" w14:textId="77777777" w:rsidR="009B66F3" w:rsidRPr="00EC76D5" w:rsidRDefault="009B66F3" w:rsidP="009B66F3">
      <w:pPr>
        <w:pStyle w:val="Code"/>
      </w:pPr>
      <w:r w:rsidRPr="00EC76D5">
        <w:t xml:space="preserve">                    withSign(m_operandArray[1]) + "]");</w:t>
      </w:r>
    </w:p>
    <w:p w14:paraId="176BC354" w14:textId="77777777" w:rsidR="009B66F3" w:rsidRPr="00EC76D5" w:rsidRDefault="009B66F3" w:rsidP="009B66F3">
      <w:pPr>
        <w:pStyle w:val="Code"/>
      </w:pPr>
      <w:r w:rsidRPr="00EC76D5">
        <w:t xml:space="preserve">    }</w:t>
      </w:r>
    </w:p>
    <w:p w14:paraId="1C313B98" w14:textId="77777777" w:rsidR="009B66F3" w:rsidRPr="00EC76D5" w:rsidRDefault="009B66F3" w:rsidP="009B66F3">
      <w:pPr>
        <w:pStyle w:val="Code"/>
      </w:pPr>
      <w:r w:rsidRPr="00EC76D5">
        <w:t xml:space="preserve">    else if (isCallStatic()) {</w:t>
      </w:r>
    </w:p>
    <w:p w14:paraId="27C7F409" w14:textId="77777777" w:rsidR="009B66F3" w:rsidRPr="00EC76D5" w:rsidRDefault="009B66F3" w:rsidP="009B66F3">
      <w:pPr>
        <w:pStyle w:val="Code"/>
      </w:pPr>
      <w:r w:rsidRPr="00EC76D5">
        <w:t xml:space="preserve">      buffer.append(" [" + toString(m_operandArray[1]) + "]");</w:t>
      </w:r>
    </w:p>
    <w:p w14:paraId="3CE9D17D" w14:textId="77777777" w:rsidR="009B66F3" w:rsidRPr="00EC76D5" w:rsidRDefault="009B66F3" w:rsidP="009B66F3">
      <w:pPr>
        <w:pStyle w:val="Code"/>
      </w:pPr>
      <w:r w:rsidRPr="00EC76D5">
        <w:t xml:space="preserve">    }</w:t>
      </w:r>
    </w:p>
    <w:p w14:paraId="7116888A" w14:textId="77777777" w:rsidR="009B66F3" w:rsidRPr="00EC76D5" w:rsidRDefault="009B66F3" w:rsidP="009B66F3">
      <w:pPr>
        <w:pStyle w:val="Code"/>
      </w:pPr>
      <w:r w:rsidRPr="00EC76D5">
        <w:t xml:space="preserve">    else if (isRelation() || isJump()) {</w:t>
      </w:r>
    </w:p>
    <w:p w14:paraId="08811810" w14:textId="77777777" w:rsidR="009B66F3" w:rsidRPr="00EC76D5" w:rsidRDefault="009B66F3" w:rsidP="009B66F3">
      <w:pPr>
        <w:pStyle w:val="Code"/>
      </w:pPr>
      <w:r w:rsidRPr="00EC76D5">
        <w:t xml:space="preserve">      buffer.append(" " + m_operandArray[2]);</w:t>
      </w:r>
    </w:p>
    <w:p w14:paraId="5B84D017" w14:textId="77777777" w:rsidR="009B66F3" w:rsidRPr="00EC76D5" w:rsidRDefault="009B66F3" w:rsidP="009B66F3">
      <w:pPr>
        <w:pStyle w:val="Code"/>
      </w:pPr>
      <w:r w:rsidRPr="00EC76D5">
        <w:t xml:space="preserve">    }</w:t>
      </w:r>
    </w:p>
    <w:p w14:paraId="112FD7A1" w14:textId="77777777" w:rsidR="009B66F3" w:rsidRPr="00EC76D5" w:rsidRDefault="009B66F3" w:rsidP="009B66F3">
      <w:pPr>
        <w:pStyle w:val="Code"/>
      </w:pPr>
      <w:r w:rsidRPr="00EC76D5">
        <w:t xml:space="preserve">    else if (m_returnLabel != null) {</w:t>
      </w:r>
    </w:p>
    <w:p w14:paraId="736FE3B9" w14:textId="77777777" w:rsidR="009B66F3" w:rsidRPr="00EC76D5" w:rsidRDefault="009B66F3" w:rsidP="009B66F3">
      <w:pPr>
        <w:pStyle w:val="Code"/>
      </w:pPr>
      <w:r w:rsidRPr="00EC76D5">
        <w:t xml:space="preserve">      if (m_operandArray[2] != null) {</w:t>
      </w:r>
    </w:p>
    <w:p w14:paraId="26801ECE" w14:textId="77777777" w:rsidR="009B66F3" w:rsidRPr="00EC76D5" w:rsidRDefault="009B66F3" w:rsidP="009B66F3">
      <w:pPr>
        <w:pStyle w:val="Code"/>
      </w:pPr>
      <w:r w:rsidRPr="00EC76D5">
        <w:t xml:space="preserve">        buffer.append(" [" + toString(m_operandArray[0]) +</w:t>
      </w:r>
    </w:p>
    <w:p w14:paraId="1C2A7C36" w14:textId="77777777" w:rsidR="009B66F3" w:rsidRPr="00EC76D5" w:rsidRDefault="009B66F3" w:rsidP="009B66F3">
      <w:pPr>
        <w:pStyle w:val="Code"/>
      </w:pPr>
      <w:r w:rsidRPr="00EC76D5">
        <w:t xml:space="preserve">                      withSign(m_operandArray[1]) + "], " + m_returnLabel);</w:t>
      </w:r>
    </w:p>
    <w:p w14:paraId="24EBE003" w14:textId="77777777" w:rsidR="009B66F3" w:rsidRPr="00EC76D5" w:rsidRDefault="009B66F3" w:rsidP="009B66F3">
      <w:pPr>
        <w:pStyle w:val="Code"/>
      </w:pPr>
      <w:r w:rsidRPr="00EC76D5">
        <w:t xml:space="preserve">      }</w:t>
      </w:r>
    </w:p>
    <w:p w14:paraId="07FD9601" w14:textId="77777777" w:rsidR="009B66F3" w:rsidRPr="00EC76D5" w:rsidRDefault="009B66F3" w:rsidP="009B66F3">
      <w:pPr>
        <w:pStyle w:val="Code"/>
      </w:pPr>
      <w:r w:rsidRPr="00EC76D5">
        <w:t xml:space="preserve">      else {</w:t>
      </w:r>
    </w:p>
    <w:p w14:paraId="26705FB5" w14:textId="77777777" w:rsidR="009B66F3" w:rsidRPr="00EC76D5" w:rsidRDefault="009B66F3" w:rsidP="009B66F3">
      <w:pPr>
        <w:pStyle w:val="Code"/>
      </w:pPr>
      <w:r w:rsidRPr="00EC76D5">
        <w:t xml:space="preserve">        buffer.append(" " + toString(m_operandArray[0]) + ", " +m_returnLabel);</w:t>
      </w:r>
    </w:p>
    <w:p w14:paraId="40147733" w14:textId="77777777" w:rsidR="009B66F3" w:rsidRPr="00EC76D5" w:rsidRDefault="009B66F3" w:rsidP="009B66F3">
      <w:pPr>
        <w:pStyle w:val="Code"/>
      </w:pPr>
      <w:r w:rsidRPr="00EC76D5">
        <w:t xml:space="preserve">      }</w:t>
      </w:r>
    </w:p>
    <w:p w14:paraId="6C2DAE33" w14:textId="77777777" w:rsidR="009B66F3" w:rsidRPr="00EC76D5" w:rsidRDefault="009B66F3" w:rsidP="009B66F3">
      <w:pPr>
        <w:pStyle w:val="Code"/>
      </w:pPr>
      <w:r w:rsidRPr="00EC76D5">
        <w:t xml:space="preserve">    }    </w:t>
      </w:r>
    </w:p>
    <w:p w14:paraId="2F80D017" w14:textId="77777777" w:rsidR="009B66F3" w:rsidRPr="00EC76D5" w:rsidRDefault="009B66F3" w:rsidP="009B66F3">
      <w:pPr>
        <w:pStyle w:val="Code"/>
      </w:pPr>
      <w:r w:rsidRPr="00EC76D5">
        <w:t xml:space="preserve">    else if ((m_operandArray[0] != null) &amp;&amp; (m_operandArray[1] != null) &amp;&amp;</w:t>
      </w:r>
    </w:p>
    <w:p w14:paraId="7BBBDC0B" w14:textId="77777777" w:rsidR="009B66F3" w:rsidRPr="00EC76D5" w:rsidRDefault="009B66F3" w:rsidP="009B66F3">
      <w:pPr>
        <w:pStyle w:val="Code"/>
      </w:pPr>
      <w:r w:rsidRPr="00EC76D5">
        <w:lastRenderedPageBreak/>
        <w:t xml:space="preserve">             (m_operandArray[2] != null)) {</w:t>
      </w:r>
    </w:p>
    <w:p w14:paraId="70F57C18" w14:textId="77777777" w:rsidR="009B66F3" w:rsidRPr="00EC76D5" w:rsidRDefault="009B66F3" w:rsidP="009B66F3">
      <w:pPr>
        <w:pStyle w:val="Code"/>
      </w:pPr>
      <w:r w:rsidRPr="00EC76D5">
        <w:t xml:space="preserve">      if (m_operandArray[1] instanceof Integer) {</w:t>
      </w:r>
    </w:p>
    <w:p w14:paraId="14A6865A" w14:textId="77777777" w:rsidR="009B66F3" w:rsidRPr="00EC76D5" w:rsidRDefault="009B66F3" w:rsidP="009B66F3">
      <w:pPr>
        <w:pStyle w:val="Code"/>
      </w:pPr>
      <w:r w:rsidRPr="00EC76D5">
        <w:t xml:space="preserve">        buffer.append(" [" + toString(m_operandArray[0]) +</w:t>
      </w:r>
    </w:p>
    <w:p w14:paraId="537CF83F" w14:textId="77777777" w:rsidR="009B66F3" w:rsidRPr="00EC76D5" w:rsidRDefault="009B66F3" w:rsidP="009B66F3">
      <w:pPr>
        <w:pStyle w:val="Code"/>
      </w:pPr>
      <w:r w:rsidRPr="00EC76D5">
        <w:t xml:space="preserve">                      withSign(m_operandArray[1]) + "], " +</w:t>
      </w:r>
    </w:p>
    <w:p w14:paraId="7C4C62A6" w14:textId="77777777" w:rsidR="009B66F3" w:rsidRPr="00EC76D5" w:rsidRDefault="009B66F3" w:rsidP="009B66F3">
      <w:pPr>
        <w:pStyle w:val="Code"/>
      </w:pPr>
      <w:r w:rsidRPr="00EC76D5">
        <w:t xml:space="preserve">                      toString(m_operandArray[2]));</w:t>
      </w:r>
    </w:p>
    <w:p w14:paraId="19716B60" w14:textId="77777777" w:rsidR="009B66F3" w:rsidRPr="00EC76D5" w:rsidRDefault="009B66F3" w:rsidP="009B66F3">
      <w:pPr>
        <w:pStyle w:val="Code"/>
      </w:pPr>
      <w:r w:rsidRPr="00EC76D5">
        <w:t xml:space="preserve">      }</w:t>
      </w:r>
    </w:p>
    <w:p w14:paraId="2F30F919" w14:textId="77777777" w:rsidR="009B66F3" w:rsidRPr="00EC76D5" w:rsidRDefault="009B66F3" w:rsidP="009B66F3">
      <w:pPr>
        <w:pStyle w:val="Code"/>
      </w:pPr>
      <w:r w:rsidRPr="00EC76D5">
        <w:t xml:space="preserve">      else {</w:t>
      </w:r>
    </w:p>
    <w:p w14:paraId="04D108E8" w14:textId="77777777" w:rsidR="009B66F3" w:rsidRPr="00EC76D5" w:rsidRDefault="009B66F3" w:rsidP="009B66F3">
      <w:pPr>
        <w:pStyle w:val="Code"/>
      </w:pPr>
      <w:r w:rsidRPr="00EC76D5">
        <w:t xml:space="preserve">        buffer.append(" " + toString(m_operandArray[0]) +</w:t>
      </w:r>
    </w:p>
    <w:p w14:paraId="624F5112" w14:textId="77777777" w:rsidR="009B66F3" w:rsidRPr="00EC76D5" w:rsidRDefault="009B66F3" w:rsidP="009B66F3">
      <w:pPr>
        <w:pStyle w:val="Code"/>
      </w:pPr>
      <w:r w:rsidRPr="00EC76D5">
        <w:t xml:space="preserve">                      ", [" + toString(m_operandArray[1]) +</w:t>
      </w:r>
    </w:p>
    <w:p w14:paraId="17E60080" w14:textId="77777777" w:rsidR="009B66F3" w:rsidRPr="00EC76D5" w:rsidRDefault="009B66F3" w:rsidP="009B66F3">
      <w:pPr>
        <w:pStyle w:val="Code"/>
      </w:pPr>
      <w:r w:rsidRPr="00EC76D5">
        <w:t xml:space="preserve">                      withSign(m_operandArray[2]) + "]");</w:t>
      </w:r>
    </w:p>
    <w:p w14:paraId="6DADE39F" w14:textId="77777777" w:rsidR="009B66F3" w:rsidRPr="00EC76D5" w:rsidRDefault="009B66F3" w:rsidP="009B66F3">
      <w:pPr>
        <w:pStyle w:val="Code"/>
      </w:pPr>
      <w:r w:rsidRPr="00EC76D5">
        <w:t xml:space="preserve">      }</w:t>
      </w:r>
    </w:p>
    <w:p w14:paraId="430242A6" w14:textId="77777777" w:rsidR="009B66F3" w:rsidRPr="00EC76D5" w:rsidRDefault="009B66F3" w:rsidP="009B66F3">
      <w:pPr>
        <w:pStyle w:val="Code"/>
      </w:pPr>
      <w:r w:rsidRPr="00EC76D5">
        <w:t xml:space="preserve">    }</w:t>
      </w:r>
    </w:p>
    <w:p w14:paraId="48C3A5C2" w14:textId="77777777" w:rsidR="009B66F3" w:rsidRPr="00EC76D5" w:rsidRDefault="009B66F3" w:rsidP="009B66F3">
      <w:pPr>
        <w:pStyle w:val="Code"/>
      </w:pPr>
      <w:r w:rsidRPr="00EC76D5">
        <w:t xml:space="preserve">    else if ((m_operandArray[0] == null) &amp;&amp; (m_operandArray[1] != null) &amp;&amp;</w:t>
      </w:r>
    </w:p>
    <w:p w14:paraId="14BAD9F2" w14:textId="77777777" w:rsidR="009B66F3" w:rsidRPr="00EC76D5" w:rsidRDefault="009B66F3" w:rsidP="009B66F3">
      <w:pPr>
        <w:pStyle w:val="Code"/>
      </w:pPr>
      <w:r w:rsidRPr="00EC76D5">
        <w:t xml:space="preserve">             (m_operandArray[2] != null)) {</w:t>
      </w:r>
    </w:p>
    <w:p w14:paraId="5F47E3EA" w14:textId="77777777" w:rsidR="009B66F3" w:rsidRPr="00EC76D5" w:rsidRDefault="009B66F3" w:rsidP="009B66F3">
      <w:pPr>
        <w:pStyle w:val="Code"/>
      </w:pPr>
      <w:r w:rsidRPr="00EC76D5">
        <w:t xml:space="preserve">      buffer.append(" [" + toString(m_operandArray[1]) + "], " +</w:t>
      </w:r>
    </w:p>
    <w:p w14:paraId="63FF8164" w14:textId="77777777" w:rsidR="009B66F3" w:rsidRPr="00EC76D5" w:rsidRDefault="009B66F3" w:rsidP="009B66F3">
      <w:pPr>
        <w:pStyle w:val="Code"/>
      </w:pPr>
      <w:r w:rsidRPr="00EC76D5">
        <w:t xml:space="preserve">                    toString(m_operandArray[2]));</w:t>
      </w:r>
    </w:p>
    <w:p w14:paraId="5C13BD0E" w14:textId="77777777" w:rsidR="009B66F3" w:rsidRPr="00EC76D5" w:rsidRDefault="009B66F3" w:rsidP="009B66F3">
      <w:pPr>
        <w:pStyle w:val="Code"/>
      </w:pPr>
      <w:r w:rsidRPr="00EC76D5">
        <w:t xml:space="preserve">    }</w:t>
      </w:r>
    </w:p>
    <w:p w14:paraId="7C48B938" w14:textId="77777777" w:rsidR="009B66F3" w:rsidRPr="00EC76D5" w:rsidRDefault="009B66F3" w:rsidP="009B66F3">
      <w:pPr>
        <w:pStyle w:val="Code"/>
      </w:pPr>
      <w:r w:rsidRPr="00EC76D5">
        <w:t xml:space="preserve">    else if ((m_operandArray[0] != null) &amp;&amp; (m_operandArray[1] == null) &amp;&amp;</w:t>
      </w:r>
    </w:p>
    <w:p w14:paraId="0CF69235" w14:textId="77777777" w:rsidR="009B66F3" w:rsidRPr="00EC76D5" w:rsidRDefault="009B66F3" w:rsidP="009B66F3">
      <w:pPr>
        <w:pStyle w:val="Code"/>
      </w:pPr>
      <w:r w:rsidRPr="00EC76D5">
        <w:t xml:space="preserve">             (m_operandArray[2] != null)) {</w:t>
      </w:r>
    </w:p>
    <w:p w14:paraId="6A53AE47" w14:textId="77777777" w:rsidR="009B66F3" w:rsidRPr="00EC76D5" w:rsidRDefault="009B66F3" w:rsidP="009B66F3">
      <w:pPr>
        <w:pStyle w:val="Code"/>
      </w:pPr>
      <w:r w:rsidRPr="00EC76D5">
        <w:t xml:space="preserve">      buffer.append(" " + toString(m_operandArray[0]) + ", [" +</w:t>
      </w:r>
    </w:p>
    <w:p w14:paraId="2751CE62" w14:textId="77777777" w:rsidR="009B66F3" w:rsidRPr="00EC76D5" w:rsidRDefault="009B66F3" w:rsidP="009B66F3">
      <w:pPr>
        <w:pStyle w:val="Code"/>
      </w:pPr>
      <w:r w:rsidRPr="00EC76D5">
        <w:t xml:space="preserve">                    toString(m_operandArray[2]) + "]");</w:t>
      </w:r>
    </w:p>
    <w:p w14:paraId="0867515C" w14:textId="77777777" w:rsidR="009B66F3" w:rsidRPr="00EC76D5" w:rsidRDefault="009B66F3" w:rsidP="009B66F3">
      <w:pPr>
        <w:pStyle w:val="Code"/>
      </w:pPr>
      <w:r w:rsidRPr="00EC76D5">
        <w:t xml:space="preserve">    }</w:t>
      </w:r>
    </w:p>
    <w:p w14:paraId="7EA8DC08" w14:textId="77777777" w:rsidR="009B66F3" w:rsidRPr="00EC76D5" w:rsidRDefault="009B66F3" w:rsidP="009B66F3">
      <w:pPr>
        <w:pStyle w:val="Code"/>
      </w:pPr>
      <w:r w:rsidRPr="00EC76D5">
        <w:t xml:space="preserve">    else if ((m_operandArray[0] == null) &amp;&amp; (m_operandArray[1] != null) &amp;&amp;</w:t>
      </w:r>
    </w:p>
    <w:p w14:paraId="2F0E2627" w14:textId="77777777" w:rsidR="009B66F3" w:rsidRPr="00EC76D5" w:rsidRDefault="009B66F3" w:rsidP="009B66F3">
      <w:pPr>
        <w:pStyle w:val="Code"/>
      </w:pPr>
      <w:r w:rsidRPr="00EC76D5">
        <w:t xml:space="preserve">             (m_operandArray[2] == null)) {</w:t>
      </w:r>
    </w:p>
    <w:p w14:paraId="4CDA7AC3" w14:textId="77777777" w:rsidR="009B66F3" w:rsidRPr="00EC76D5" w:rsidRDefault="009B66F3" w:rsidP="009B66F3">
      <w:pPr>
        <w:pStyle w:val="Code"/>
      </w:pPr>
      <w:r w:rsidRPr="00EC76D5">
        <w:t xml:space="preserve">      buffer.append(" [" + toString(m_operandArray[1]) + "]");</w:t>
      </w:r>
    </w:p>
    <w:p w14:paraId="74A46773" w14:textId="77777777" w:rsidR="009B66F3" w:rsidRPr="00EC76D5" w:rsidRDefault="009B66F3" w:rsidP="009B66F3">
      <w:pPr>
        <w:pStyle w:val="Code"/>
      </w:pPr>
      <w:r w:rsidRPr="00EC76D5">
        <w:t xml:space="preserve">    }</w:t>
      </w:r>
    </w:p>
    <w:p w14:paraId="62219419" w14:textId="77777777" w:rsidR="009B66F3" w:rsidRPr="00EC76D5" w:rsidRDefault="009B66F3" w:rsidP="009B66F3">
      <w:pPr>
        <w:pStyle w:val="Code"/>
      </w:pPr>
      <w:r w:rsidRPr="00EC76D5">
        <w:t xml:space="preserve">    else if ((m_operator.name().equals("fstcw") ||</w:t>
      </w:r>
    </w:p>
    <w:p w14:paraId="3D3B5D85" w14:textId="77777777" w:rsidR="009B66F3" w:rsidRPr="00EC76D5" w:rsidRDefault="009B66F3" w:rsidP="009B66F3">
      <w:pPr>
        <w:pStyle w:val="Code"/>
      </w:pPr>
      <w:r w:rsidRPr="00EC76D5">
        <w:t xml:space="preserve">              m_operator.name().equals("fldcw")) &amp;&amp;</w:t>
      </w:r>
    </w:p>
    <w:p w14:paraId="297F9A60" w14:textId="77777777" w:rsidR="009B66F3" w:rsidRPr="00EC76D5" w:rsidRDefault="009B66F3" w:rsidP="009B66F3">
      <w:pPr>
        <w:pStyle w:val="Code"/>
      </w:pPr>
      <w:r w:rsidRPr="00EC76D5">
        <w:t xml:space="preserve">             (m_operandArray[0] != null) &amp;&amp; (m_operandArray[1] != null) &amp;&amp;</w:t>
      </w:r>
    </w:p>
    <w:p w14:paraId="1F520D4C" w14:textId="77777777" w:rsidR="009B66F3" w:rsidRPr="00EC76D5" w:rsidRDefault="009B66F3" w:rsidP="009B66F3">
      <w:pPr>
        <w:pStyle w:val="Code"/>
      </w:pPr>
      <w:r w:rsidRPr="00EC76D5">
        <w:t xml:space="preserve">             (m_operandArray[2] == null)) {</w:t>
      </w:r>
    </w:p>
    <w:p w14:paraId="29D4EDD5" w14:textId="77777777" w:rsidR="009B66F3" w:rsidRPr="00EC76D5" w:rsidRDefault="009B66F3" w:rsidP="009B66F3">
      <w:pPr>
        <w:pStyle w:val="Code"/>
      </w:pPr>
      <w:r w:rsidRPr="00EC76D5">
        <w:t xml:space="preserve">      buffer.append(" [" + toString(m_operandArray[0]) +</w:t>
      </w:r>
    </w:p>
    <w:p w14:paraId="68B4DA52" w14:textId="77777777" w:rsidR="009B66F3" w:rsidRPr="00EC76D5" w:rsidRDefault="009B66F3" w:rsidP="009B66F3">
      <w:pPr>
        <w:pStyle w:val="Code"/>
      </w:pPr>
      <w:r w:rsidRPr="00EC76D5">
        <w:t xml:space="preserve">                    withSign(m_operandArray[1]) + "]");</w:t>
      </w:r>
    </w:p>
    <w:p w14:paraId="7D2862BD" w14:textId="77777777" w:rsidR="009B66F3" w:rsidRPr="00EC76D5" w:rsidRDefault="009B66F3" w:rsidP="009B66F3">
      <w:pPr>
        <w:pStyle w:val="Code"/>
      </w:pPr>
      <w:r w:rsidRPr="00EC76D5">
        <w:t xml:space="preserve">    }    </w:t>
      </w:r>
    </w:p>
    <w:p w14:paraId="1160DC88" w14:textId="77777777" w:rsidR="009B66F3" w:rsidRPr="00EC76D5" w:rsidRDefault="009B66F3" w:rsidP="009B66F3">
      <w:pPr>
        <w:pStyle w:val="Code"/>
      </w:pPr>
      <w:r w:rsidRPr="00EC76D5">
        <w:t xml:space="preserve">    else if (m_operator.name().contains("_") &amp;&amp; (m_operandArray[0] != null) &amp;&amp;</w:t>
      </w:r>
    </w:p>
    <w:p w14:paraId="4BF90839" w14:textId="77777777" w:rsidR="009B66F3" w:rsidRPr="00EC76D5" w:rsidRDefault="009B66F3" w:rsidP="009B66F3">
      <w:pPr>
        <w:pStyle w:val="Code"/>
      </w:pPr>
      <w:r w:rsidRPr="00EC76D5">
        <w:t xml:space="preserve">             (m_operandArray[1] != null) &amp;&amp; (m_operandArray[2] == null)) {</w:t>
      </w:r>
    </w:p>
    <w:p w14:paraId="2BBD631A" w14:textId="77777777" w:rsidR="009B66F3" w:rsidRPr="00EC76D5" w:rsidRDefault="009B66F3" w:rsidP="009B66F3">
      <w:pPr>
        <w:pStyle w:val="Code"/>
      </w:pPr>
      <w:r w:rsidRPr="00EC76D5">
        <w:t xml:space="preserve">      buffer.append(" [" + toString(m_operandArray[0]) +</w:t>
      </w:r>
    </w:p>
    <w:p w14:paraId="1B8FA19B" w14:textId="77777777" w:rsidR="009B66F3" w:rsidRPr="00EC76D5" w:rsidRDefault="009B66F3" w:rsidP="009B66F3">
      <w:pPr>
        <w:pStyle w:val="Code"/>
      </w:pPr>
      <w:r w:rsidRPr="00EC76D5">
        <w:t xml:space="preserve">                    withSign(m_operandArray[1]) + "]");</w:t>
      </w:r>
    </w:p>
    <w:p w14:paraId="703783E2" w14:textId="77777777" w:rsidR="009B66F3" w:rsidRPr="00EC76D5" w:rsidRDefault="009B66F3" w:rsidP="009B66F3">
      <w:pPr>
        <w:pStyle w:val="Code"/>
      </w:pPr>
      <w:r w:rsidRPr="00EC76D5">
        <w:t xml:space="preserve">    }    </w:t>
      </w:r>
    </w:p>
    <w:p w14:paraId="1CCB675F" w14:textId="77777777" w:rsidR="009B66F3" w:rsidRPr="00EC76D5" w:rsidRDefault="009B66F3" w:rsidP="009B66F3">
      <w:pPr>
        <w:pStyle w:val="Code"/>
      </w:pPr>
      <w:r w:rsidRPr="00EC76D5">
        <w:t xml:space="preserve">    else if (!m_operator.name().contains("_") &amp;&amp; (m_operandArray[0] != null) &amp;&amp;</w:t>
      </w:r>
    </w:p>
    <w:p w14:paraId="42495B23" w14:textId="77777777" w:rsidR="009B66F3" w:rsidRPr="00EC76D5" w:rsidRDefault="009B66F3" w:rsidP="009B66F3">
      <w:pPr>
        <w:pStyle w:val="Code"/>
      </w:pPr>
      <w:r w:rsidRPr="00EC76D5">
        <w:t xml:space="preserve">             (m_operandArray[1] != null) &amp;&amp; (m_operandArray[2] == null)) {</w:t>
      </w:r>
    </w:p>
    <w:p w14:paraId="133A2D54" w14:textId="77777777" w:rsidR="009B66F3" w:rsidRPr="00EC76D5" w:rsidRDefault="009B66F3" w:rsidP="009B66F3">
      <w:pPr>
        <w:pStyle w:val="Code"/>
      </w:pPr>
      <w:r w:rsidRPr="00EC76D5">
        <w:t xml:space="preserve">      buffer.append(" " + toString(m_operandArray[0]) + ", " +</w:t>
      </w:r>
    </w:p>
    <w:p w14:paraId="39E99A4D" w14:textId="77777777" w:rsidR="009B66F3" w:rsidRPr="00EC76D5" w:rsidRDefault="009B66F3" w:rsidP="009B66F3">
      <w:pPr>
        <w:pStyle w:val="Code"/>
      </w:pPr>
      <w:r w:rsidRPr="00EC76D5">
        <w:t xml:space="preserve">                    toString(m_operandArray[1]));</w:t>
      </w:r>
    </w:p>
    <w:p w14:paraId="51D14AF2" w14:textId="77777777" w:rsidR="009B66F3" w:rsidRPr="00EC76D5" w:rsidRDefault="009B66F3" w:rsidP="009B66F3">
      <w:pPr>
        <w:pStyle w:val="Code"/>
      </w:pPr>
      <w:r w:rsidRPr="00EC76D5">
        <w:t xml:space="preserve">    }    </w:t>
      </w:r>
    </w:p>
    <w:p w14:paraId="653510FC" w14:textId="77777777" w:rsidR="009B66F3" w:rsidRPr="00EC76D5" w:rsidRDefault="009B66F3" w:rsidP="009B66F3">
      <w:pPr>
        <w:pStyle w:val="Code"/>
      </w:pPr>
      <w:r w:rsidRPr="00EC76D5">
        <w:t xml:space="preserve">    else if ((m_operandArray[0] != null) &amp;&amp; (m_operandArray[1] == null) &amp;&amp;</w:t>
      </w:r>
    </w:p>
    <w:p w14:paraId="3FD9830A" w14:textId="77777777" w:rsidR="009B66F3" w:rsidRPr="00EC76D5" w:rsidRDefault="009B66F3" w:rsidP="009B66F3">
      <w:pPr>
        <w:pStyle w:val="Code"/>
      </w:pPr>
      <w:r w:rsidRPr="00EC76D5">
        <w:t xml:space="preserve">             (m_operandArray[2] == null)) {</w:t>
      </w:r>
    </w:p>
    <w:p w14:paraId="1684FB44" w14:textId="77777777" w:rsidR="009B66F3" w:rsidRPr="00EC76D5" w:rsidRDefault="009B66F3" w:rsidP="009B66F3">
      <w:pPr>
        <w:pStyle w:val="Code"/>
      </w:pPr>
      <w:r w:rsidRPr="00EC76D5">
        <w:t xml:space="preserve">      buffer.append(" " + toString(m_operandArray[0]));</w:t>
      </w:r>
    </w:p>
    <w:p w14:paraId="06A81103" w14:textId="77777777" w:rsidR="009B66F3" w:rsidRPr="00EC76D5" w:rsidRDefault="009B66F3" w:rsidP="009B66F3">
      <w:pPr>
        <w:pStyle w:val="Code"/>
      </w:pPr>
      <w:r w:rsidRPr="00EC76D5">
        <w:t xml:space="preserve">    }    </w:t>
      </w:r>
    </w:p>
    <w:p w14:paraId="78A14121" w14:textId="77777777" w:rsidR="009B66F3" w:rsidRPr="00EC76D5" w:rsidRDefault="009B66F3" w:rsidP="009B66F3">
      <w:pPr>
        <w:pStyle w:val="Code"/>
      </w:pPr>
      <w:r w:rsidRPr="00EC76D5">
        <w:t xml:space="preserve">    else if ((m_operandArray[0] == null) &amp;&amp; (m_operandArray[1] == null) &amp;&amp;</w:t>
      </w:r>
    </w:p>
    <w:p w14:paraId="5D4C9329" w14:textId="77777777" w:rsidR="009B66F3" w:rsidRPr="00EC76D5" w:rsidRDefault="009B66F3" w:rsidP="009B66F3">
      <w:pPr>
        <w:pStyle w:val="Code"/>
      </w:pPr>
      <w:r w:rsidRPr="00EC76D5">
        <w:t xml:space="preserve">             (m_operandArray[2] == null)) {</w:t>
      </w:r>
    </w:p>
    <w:p w14:paraId="5DB6759E" w14:textId="77777777" w:rsidR="009B66F3" w:rsidRPr="00EC76D5" w:rsidRDefault="009B66F3" w:rsidP="009B66F3">
      <w:pPr>
        <w:pStyle w:val="Code"/>
      </w:pPr>
      <w:r w:rsidRPr="00EC76D5">
        <w:t xml:space="preserve">      // Empty.</w:t>
      </w:r>
    </w:p>
    <w:p w14:paraId="3BCB138D" w14:textId="77777777" w:rsidR="009B66F3" w:rsidRPr="00EC76D5" w:rsidRDefault="009B66F3" w:rsidP="009B66F3">
      <w:pPr>
        <w:pStyle w:val="Code"/>
      </w:pPr>
      <w:r w:rsidRPr="00EC76D5">
        <w:t xml:space="preserve">    }    </w:t>
      </w:r>
    </w:p>
    <w:p w14:paraId="78B9EA4D" w14:textId="77777777" w:rsidR="009B66F3" w:rsidRPr="00EC76D5" w:rsidRDefault="009B66F3" w:rsidP="009B66F3">
      <w:pPr>
        <w:pStyle w:val="Code"/>
      </w:pPr>
      <w:r w:rsidRPr="00EC76D5">
        <w:t xml:space="preserve">    else {</w:t>
      </w:r>
    </w:p>
    <w:p w14:paraId="0F5E8343" w14:textId="77777777" w:rsidR="009B66F3" w:rsidRPr="00EC76D5" w:rsidRDefault="009B66F3" w:rsidP="009B66F3">
      <w:pPr>
        <w:pStyle w:val="Code"/>
      </w:pPr>
      <w:r w:rsidRPr="00EC76D5">
        <w:t xml:space="preserve">      Assert.error("object code toString");</w:t>
      </w:r>
    </w:p>
    <w:p w14:paraId="37DE5B69" w14:textId="77777777" w:rsidR="009B66F3" w:rsidRPr="00EC76D5" w:rsidRDefault="009B66F3" w:rsidP="009B66F3">
      <w:pPr>
        <w:pStyle w:val="Code"/>
      </w:pPr>
      <w:r w:rsidRPr="00EC76D5">
        <w:t xml:space="preserve">    }</w:t>
      </w:r>
    </w:p>
    <w:p w14:paraId="68659C37" w14:textId="77777777" w:rsidR="009B66F3" w:rsidRPr="00EC76D5" w:rsidRDefault="009B66F3" w:rsidP="009B66F3">
      <w:pPr>
        <w:pStyle w:val="Code"/>
      </w:pPr>
    </w:p>
    <w:p w14:paraId="1D26D85A" w14:textId="77777777" w:rsidR="009B66F3" w:rsidRPr="00EC76D5" w:rsidRDefault="009B66F3" w:rsidP="009B66F3">
      <w:pPr>
        <w:pStyle w:val="Code"/>
      </w:pPr>
      <w:r w:rsidRPr="00EC76D5">
        <w:t xml:space="preserve">    buffer.append("\t; " + byteList().size());</w:t>
      </w:r>
    </w:p>
    <w:p w14:paraId="7646BD86" w14:textId="77777777" w:rsidR="009B66F3" w:rsidRPr="00EC76D5" w:rsidRDefault="009B66F3" w:rsidP="009B66F3">
      <w:pPr>
        <w:pStyle w:val="Code"/>
      </w:pPr>
      <w:r w:rsidRPr="00EC76D5">
        <w:t xml:space="preserve">    return buffer.toString();</w:t>
      </w:r>
    </w:p>
    <w:p w14:paraId="12E1ACCD" w14:textId="77777777" w:rsidR="009B66F3" w:rsidRPr="00EC76D5" w:rsidRDefault="009B66F3" w:rsidP="009B66F3">
      <w:pPr>
        <w:pStyle w:val="Code"/>
      </w:pPr>
      <w:r w:rsidRPr="00EC76D5">
        <w:lastRenderedPageBreak/>
        <w:t xml:space="preserve">  }</w:t>
      </w:r>
    </w:p>
    <w:p w14:paraId="76AEF655" w14:textId="77777777" w:rsidR="009B66F3" w:rsidRPr="00EC76D5" w:rsidRDefault="009B66F3" w:rsidP="009B66F3">
      <w:pPr>
        <w:pStyle w:val="Code"/>
      </w:pPr>
      <w:r w:rsidRPr="00EC76D5">
        <w:t xml:space="preserve">  </w:t>
      </w:r>
    </w:p>
    <w:p w14:paraId="312D0E1F" w14:textId="77777777" w:rsidR="009B66F3" w:rsidRPr="00EC76D5" w:rsidRDefault="009B66F3" w:rsidP="009B66F3">
      <w:pPr>
        <w:pStyle w:val="Code"/>
      </w:pPr>
      <w:r w:rsidRPr="00EC76D5">
        <w:t xml:space="preserve">  private String withSign(Object object) {</w:t>
      </w:r>
    </w:p>
    <w:p w14:paraId="28837CD3" w14:textId="77777777" w:rsidR="009B66F3" w:rsidRPr="00EC76D5" w:rsidRDefault="009B66F3" w:rsidP="009B66F3">
      <w:pPr>
        <w:pStyle w:val="Code"/>
      </w:pPr>
      <w:r w:rsidRPr="00EC76D5">
        <w:t xml:space="preserve">    int value = (int) object;</w:t>
      </w:r>
    </w:p>
    <w:p w14:paraId="57588205" w14:textId="77777777" w:rsidR="009B66F3" w:rsidRPr="00EC76D5" w:rsidRDefault="009B66F3" w:rsidP="009B66F3">
      <w:pPr>
        <w:pStyle w:val="Code"/>
      </w:pPr>
      <w:r w:rsidRPr="00EC76D5">
        <w:t xml:space="preserve">    </w:t>
      </w:r>
    </w:p>
    <w:p w14:paraId="7980CBB6" w14:textId="77777777" w:rsidR="009B66F3" w:rsidRPr="00EC76D5" w:rsidRDefault="009B66F3" w:rsidP="009B66F3">
      <w:pPr>
        <w:pStyle w:val="Code"/>
      </w:pPr>
      <w:r w:rsidRPr="00EC76D5">
        <w:t xml:space="preserve">    if (value &gt; 0) {</w:t>
      </w:r>
    </w:p>
    <w:p w14:paraId="5D13F369" w14:textId="77777777" w:rsidR="009B66F3" w:rsidRPr="00EC76D5" w:rsidRDefault="009B66F3" w:rsidP="009B66F3">
      <w:pPr>
        <w:pStyle w:val="Code"/>
      </w:pPr>
      <w:r w:rsidRPr="00EC76D5">
        <w:t xml:space="preserve">      return " + " + value;</w:t>
      </w:r>
    </w:p>
    <w:p w14:paraId="616DEB5E" w14:textId="77777777" w:rsidR="009B66F3" w:rsidRPr="00EC76D5" w:rsidRDefault="009B66F3" w:rsidP="009B66F3">
      <w:pPr>
        <w:pStyle w:val="Code"/>
      </w:pPr>
      <w:r w:rsidRPr="00EC76D5">
        <w:t xml:space="preserve">    }</w:t>
      </w:r>
    </w:p>
    <w:p w14:paraId="50EB6863" w14:textId="77777777" w:rsidR="009B66F3" w:rsidRPr="00EC76D5" w:rsidRDefault="009B66F3" w:rsidP="009B66F3">
      <w:pPr>
        <w:pStyle w:val="Code"/>
      </w:pPr>
      <w:r w:rsidRPr="00EC76D5">
        <w:t xml:space="preserve">    else if (value &lt; 0) {</w:t>
      </w:r>
    </w:p>
    <w:p w14:paraId="721085BD" w14:textId="77777777" w:rsidR="009B66F3" w:rsidRPr="00EC76D5" w:rsidRDefault="009B66F3" w:rsidP="009B66F3">
      <w:pPr>
        <w:pStyle w:val="Code"/>
      </w:pPr>
      <w:r w:rsidRPr="00EC76D5">
        <w:t xml:space="preserve">      return " - " + (-value);</w:t>
      </w:r>
    </w:p>
    <w:p w14:paraId="7EE79373" w14:textId="77777777" w:rsidR="009B66F3" w:rsidRPr="00EC76D5" w:rsidRDefault="009B66F3" w:rsidP="009B66F3">
      <w:pPr>
        <w:pStyle w:val="Code"/>
      </w:pPr>
      <w:r w:rsidRPr="00EC76D5">
        <w:t xml:space="preserve">    }</w:t>
      </w:r>
    </w:p>
    <w:p w14:paraId="1510A348" w14:textId="77777777" w:rsidR="009B66F3" w:rsidRPr="00EC76D5" w:rsidRDefault="009B66F3" w:rsidP="009B66F3">
      <w:pPr>
        <w:pStyle w:val="Code"/>
      </w:pPr>
      <w:r w:rsidRPr="00EC76D5">
        <w:t xml:space="preserve">    else {</w:t>
      </w:r>
    </w:p>
    <w:p w14:paraId="3A54C86A" w14:textId="77777777" w:rsidR="009B66F3" w:rsidRPr="00EC76D5" w:rsidRDefault="009B66F3" w:rsidP="009B66F3">
      <w:pPr>
        <w:pStyle w:val="Code"/>
      </w:pPr>
      <w:r w:rsidRPr="00EC76D5">
        <w:t xml:space="preserve">      return "";</w:t>
      </w:r>
    </w:p>
    <w:p w14:paraId="61995A61" w14:textId="77777777" w:rsidR="009B66F3" w:rsidRPr="00EC76D5" w:rsidRDefault="009B66F3" w:rsidP="009B66F3">
      <w:pPr>
        <w:pStyle w:val="Code"/>
      </w:pPr>
      <w:r w:rsidRPr="00EC76D5">
        <w:t xml:space="preserve">    }</w:t>
      </w:r>
    </w:p>
    <w:p w14:paraId="532D2D34" w14:textId="77777777" w:rsidR="009B66F3" w:rsidRPr="00EC76D5" w:rsidRDefault="009B66F3" w:rsidP="009B66F3">
      <w:pPr>
        <w:pStyle w:val="Code"/>
      </w:pPr>
      <w:r w:rsidRPr="00EC76D5">
        <w:t xml:space="preserve">  }</w:t>
      </w:r>
    </w:p>
    <w:p w14:paraId="072C084C" w14:textId="77777777" w:rsidR="009B66F3" w:rsidRPr="00EC76D5" w:rsidRDefault="009B66F3" w:rsidP="009B66F3">
      <w:pPr>
        <w:pStyle w:val="Code"/>
      </w:pPr>
    </w:p>
    <w:p w14:paraId="3F470E5F" w14:textId="77777777" w:rsidR="009B66F3" w:rsidRPr="00EC76D5" w:rsidRDefault="009B66F3" w:rsidP="009B66F3">
      <w:pPr>
        <w:pStyle w:val="Code"/>
      </w:pPr>
      <w:r w:rsidRPr="00EC76D5">
        <w:t xml:space="preserve">  private String toString(Object object) {</w:t>
      </w:r>
    </w:p>
    <w:p w14:paraId="23FF2649" w14:textId="77777777" w:rsidR="009B66F3" w:rsidRPr="00EC76D5" w:rsidRDefault="009B66F3" w:rsidP="009B66F3">
      <w:pPr>
        <w:pStyle w:val="Code"/>
      </w:pPr>
      <w:r w:rsidRPr="00EC76D5">
        <w:t xml:space="preserve">    if (object instanceof Pair) {</w:t>
      </w:r>
    </w:p>
    <w:p w14:paraId="0E6C74D9" w14:textId="77777777" w:rsidR="009B66F3" w:rsidRPr="00EC76D5" w:rsidRDefault="009B66F3" w:rsidP="009B66F3">
      <w:pPr>
        <w:pStyle w:val="Code"/>
      </w:pPr>
      <w:r w:rsidRPr="00EC76D5">
        <w:t xml:space="preserve">      Pair pair = (Pair) object;</w:t>
      </w:r>
    </w:p>
    <w:p w14:paraId="71CB5064" w14:textId="77777777" w:rsidR="009B66F3" w:rsidRPr="00EC76D5" w:rsidRDefault="009B66F3" w:rsidP="009B66F3">
      <w:pPr>
        <w:pStyle w:val="Code"/>
      </w:pPr>
      <w:r w:rsidRPr="00EC76D5">
        <w:t xml:space="preserve">      String name = (String) pair.getFirst();</w:t>
      </w:r>
    </w:p>
    <w:p w14:paraId="1FD808F0" w14:textId="77777777" w:rsidR="009B66F3" w:rsidRPr="00EC76D5" w:rsidRDefault="009B66F3" w:rsidP="009B66F3">
      <w:pPr>
        <w:pStyle w:val="Code"/>
      </w:pPr>
      <w:r w:rsidRPr="00EC76D5">
        <w:t xml:space="preserve">      int offset = (int) pair.getSecond();</w:t>
      </w:r>
    </w:p>
    <w:p w14:paraId="3DDB955C" w14:textId="77777777" w:rsidR="009B66F3" w:rsidRPr="00EC76D5" w:rsidRDefault="009B66F3" w:rsidP="009B66F3">
      <w:pPr>
        <w:pStyle w:val="Code"/>
      </w:pPr>
      <w:r w:rsidRPr="00EC76D5">
        <w:t xml:space="preserve">      return name + withSign(offset);</w:t>
      </w:r>
    </w:p>
    <w:p w14:paraId="2BFDD0C7" w14:textId="77777777" w:rsidR="009B66F3" w:rsidRPr="00EC76D5" w:rsidRDefault="009B66F3" w:rsidP="009B66F3">
      <w:pPr>
        <w:pStyle w:val="Code"/>
      </w:pPr>
      <w:r w:rsidRPr="00EC76D5">
        <w:t xml:space="preserve">    }</w:t>
      </w:r>
    </w:p>
    <w:p w14:paraId="433F1A6A" w14:textId="77777777" w:rsidR="009B66F3" w:rsidRPr="00EC76D5" w:rsidRDefault="009B66F3" w:rsidP="009B66F3">
      <w:pPr>
        <w:pStyle w:val="Code"/>
      </w:pPr>
      <w:r w:rsidRPr="00EC76D5">
        <w:t xml:space="preserve">    else if (object instanceof Register) {</w:t>
      </w:r>
    </w:p>
    <w:p w14:paraId="66E53038" w14:textId="77777777" w:rsidR="009B66F3" w:rsidRPr="00EC76D5" w:rsidRDefault="009B66F3" w:rsidP="009B66F3">
      <w:pPr>
        <w:pStyle w:val="Code"/>
      </w:pPr>
      <w:r w:rsidRPr="00EC76D5">
        <w:t xml:space="preserve">      return ((Register) object).name();</w:t>
      </w:r>
    </w:p>
    <w:p w14:paraId="0177BAC6" w14:textId="77777777" w:rsidR="009B66F3" w:rsidRPr="00EC76D5" w:rsidRDefault="009B66F3" w:rsidP="009B66F3">
      <w:pPr>
        <w:pStyle w:val="Code"/>
      </w:pPr>
      <w:r w:rsidRPr="00EC76D5">
        <w:t xml:space="preserve">    }</w:t>
      </w:r>
    </w:p>
    <w:p w14:paraId="6944FD04" w14:textId="77777777" w:rsidR="009B66F3" w:rsidRPr="00EC76D5" w:rsidRDefault="009B66F3" w:rsidP="009B66F3">
      <w:pPr>
        <w:pStyle w:val="Code"/>
      </w:pPr>
      <w:r w:rsidRPr="00EC76D5">
        <w:t xml:space="preserve">    else {</w:t>
      </w:r>
    </w:p>
    <w:p w14:paraId="16AB8069" w14:textId="77777777" w:rsidR="009B66F3" w:rsidRPr="00EC76D5" w:rsidRDefault="009B66F3" w:rsidP="009B66F3">
      <w:pPr>
        <w:pStyle w:val="Code"/>
      </w:pPr>
      <w:r w:rsidRPr="00EC76D5">
        <w:t xml:space="preserve">      return object.toString();</w:t>
      </w:r>
    </w:p>
    <w:p w14:paraId="4C6A080C" w14:textId="77777777" w:rsidR="009B66F3" w:rsidRPr="00EC76D5" w:rsidRDefault="009B66F3" w:rsidP="009B66F3">
      <w:pPr>
        <w:pStyle w:val="Code"/>
      </w:pPr>
      <w:r w:rsidRPr="00EC76D5">
        <w:t xml:space="preserve">    }</w:t>
      </w:r>
    </w:p>
    <w:p w14:paraId="1AC38E47" w14:textId="77777777" w:rsidR="009B66F3" w:rsidRPr="00EC76D5" w:rsidRDefault="009B66F3" w:rsidP="009B66F3">
      <w:pPr>
        <w:pStyle w:val="Code"/>
      </w:pPr>
      <w:r w:rsidRPr="00EC76D5">
        <w:t xml:space="preserve">  }</w:t>
      </w:r>
    </w:p>
    <w:p w14:paraId="374974C3" w14:textId="77777777" w:rsidR="00D447E8" w:rsidRPr="00EC76D5" w:rsidRDefault="00D447E8" w:rsidP="009B66F3">
      <w:pPr>
        <w:pStyle w:val="Code"/>
      </w:pPr>
    </w:p>
    <w:p w14:paraId="2F17D9D7" w14:textId="605EFE2A" w:rsidR="009B66F3" w:rsidRPr="00EC76D5" w:rsidRDefault="009B66F3" w:rsidP="009B66F3">
      <w:pPr>
        <w:pStyle w:val="Code"/>
      </w:pPr>
      <w:r w:rsidRPr="00EC76D5">
        <w:t xml:space="preserve">  public static List&lt;Byte&gt; lookupByteArray(ObjectOperator operator,</w:t>
      </w:r>
    </w:p>
    <w:p w14:paraId="410CE0E0" w14:textId="18113F13" w:rsidR="009B66F3" w:rsidRPr="00EC76D5" w:rsidRDefault="009B66F3" w:rsidP="009B66F3">
      <w:pPr>
        <w:pStyle w:val="Code"/>
      </w:pPr>
      <w:r w:rsidRPr="00EC76D5">
        <w:t xml:space="preserve">                           Object operand1, Object operand2, Object operand3){</w:t>
      </w:r>
    </w:p>
    <w:p w14:paraId="261BCE10" w14:textId="77777777" w:rsidR="009B66F3" w:rsidRPr="00EC76D5" w:rsidRDefault="009B66F3" w:rsidP="009B66F3">
      <w:pPr>
        <w:pStyle w:val="Code"/>
      </w:pPr>
      <w:r w:rsidRPr="00EC76D5">
        <w:t xml:space="preserve">    try {</w:t>
      </w:r>
    </w:p>
    <w:p w14:paraId="13BD09BE" w14:textId="77777777" w:rsidR="009B66F3" w:rsidRPr="00EC76D5" w:rsidRDefault="009B66F3" w:rsidP="009B66F3">
      <w:pPr>
        <w:pStyle w:val="Code"/>
      </w:pPr>
      <w:r w:rsidRPr="00EC76D5">
        <w:t xml:space="preserve">      if ((operator == ObjectOperator.shl) ||</w:t>
      </w:r>
    </w:p>
    <w:p w14:paraId="562B6DE7" w14:textId="77777777" w:rsidR="009B66F3" w:rsidRPr="00EC76D5" w:rsidRDefault="009B66F3" w:rsidP="009B66F3">
      <w:pPr>
        <w:pStyle w:val="Code"/>
      </w:pPr>
      <w:r w:rsidRPr="00EC76D5">
        <w:t xml:space="preserve">          (operator == ObjectOperator.shr)) {</w:t>
      </w:r>
    </w:p>
    <w:p w14:paraId="5B241361" w14:textId="77777777" w:rsidR="009B66F3" w:rsidRPr="00EC76D5" w:rsidRDefault="009B66F3" w:rsidP="009B66F3">
      <w:pPr>
        <w:pStyle w:val="Code"/>
      </w:pPr>
      <w:r w:rsidRPr="00EC76D5">
        <w:t xml:space="preserve">        operand1 = (operand1 instanceof Integer) ? 0 : operand1;</w:t>
      </w:r>
    </w:p>
    <w:p w14:paraId="12084FA0" w14:textId="77777777" w:rsidR="009B66F3" w:rsidRPr="00EC76D5" w:rsidRDefault="009B66F3" w:rsidP="009B66F3">
      <w:pPr>
        <w:pStyle w:val="Code"/>
      </w:pPr>
      <w:r w:rsidRPr="00EC76D5">
        <w:t xml:space="preserve">        operand2 = (operand2 instanceof Integer) ? 0 : operand2;</w:t>
      </w:r>
    </w:p>
    <w:p w14:paraId="63E3695E" w14:textId="77777777" w:rsidR="009B66F3" w:rsidRPr="00EC76D5" w:rsidRDefault="009B66F3" w:rsidP="009B66F3">
      <w:pPr>
        <w:pStyle w:val="Code"/>
      </w:pPr>
      <w:r w:rsidRPr="00EC76D5">
        <w:t xml:space="preserve">        operand3 = (operand3 instanceof Integer) ? 0 : operand3;</w:t>
      </w:r>
    </w:p>
    <w:p w14:paraId="264E167D" w14:textId="77777777" w:rsidR="009B66F3" w:rsidRPr="00EC76D5" w:rsidRDefault="009B66F3" w:rsidP="009B66F3">
      <w:pPr>
        <w:pStyle w:val="Code"/>
      </w:pPr>
      <w:r w:rsidRPr="00EC76D5">
        <w:t xml:space="preserve">      }</w:t>
      </w:r>
    </w:p>
    <w:p w14:paraId="1CC17CFF" w14:textId="77777777" w:rsidR="009B66F3" w:rsidRPr="00EC76D5" w:rsidRDefault="009B66F3" w:rsidP="009B66F3">
      <w:pPr>
        <w:pStyle w:val="Code"/>
      </w:pPr>
    </w:p>
    <w:p w14:paraId="45E51655" w14:textId="77777777" w:rsidR="009B66F3" w:rsidRPr="00EC76D5" w:rsidRDefault="009B66F3" w:rsidP="009B66F3">
      <w:pPr>
        <w:pStyle w:val="Code"/>
      </w:pPr>
      <w:r w:rsidRPr="00EC76D5">
        <w:t xml:space="preserve">      Tuple&lt;ObjectOperator,Object,Object,Object&gt; tuple =</w:t>
      </w:r>
    </w:p>
    <w:p w14:paraId="0096909A" w14:textId="77777777" w:rsidR="009B66F3" w:rsidRPr="00EC76D5" w:rsidRDefault="009B66F3" w:rsidP="009B66F3">
      <w:pPr>
        <w:pStyle w:val="Code"/>
      </w:pPr>
      <w:r w:rsidRPr="00EC76D5">
        <w:t xml:space="preserve">        new Tuple&lt;&gt;(operator, operand1, operand2, operand3);</w:t>
      </w:r>
    </w:p>
    <w:p w14:paraId="2B360FA1" w14:textId="77777777" w:rsidR="009B66F3" w:rsidRPr="00EC76D5" w:rsidRDefault="009B66F3" w:rsidP="009B66F3">
      <w:pPr>
        <w:pStyle w:val="Code"/>
      </w:pPr>
    </w:p>
    <w:p w14:paraId="5402695B" w14:textId="77777777" w:rsidR="009B66F3" w:rsidRPr="00EC76D5" w:rsidRDefault="009B66F3" w:rsidP="009B66F3">
      <w:pPr>
        <w:pStyle w:val="Code"/>
      </w:pPr>
      <w:r w:rsidRPr="00EC76D5">
        <w:t xml:space="preserve">      for (int index = 0; index &lt; Main.ObjectCodeTableMapSize; ++index) {</w:t>
      </w:r>
    </w:p>
    <w:p w14:paraId="7B90B38A" w14:textId="77777777" w:rsidR="009B66F3" w:rsidRPr="00EC76D5" w:rsidRDefault="009B66F3" w:rsidP="009B66F3">
      <w:pPr>
        <w:pStyle w:val="Code"/>
      </w:pPr>
      <w:r w:rsidRPr="00EC76D5">
        <w:t xml:space="preserve">        String classPath =</w:t>
      </w:r>
    </w:p>
    <w:p w14:paraId="7944B7CE" w14:textId="77777777" w:rsidR="009B66F3" w:rsidRPr="00EC76D5" w:rsidRDefault="009B66F3" w:rsidP="009B66F3">
      <w:pPr>
        <w:pStyle w:val="Code"/>
      </w:pPr>
      <w:r w:rsidRPr="00EC76D5">
        <w:t xml:space="preserve">          "c_compiler.object_code_table.ObjectCodeTable" + index;</w:t>
      </w:r>
    </w:p>
    <w:p w14:paraId="5C4C51A5" w14:textId="77777777" w:rsidR="009B66F3" w:rsidRPr="00EC76D5" w:rsidRDefault="009B66F3" w:rsidP="009B66F3">
      <w:pPr>
        <w:pStyle w:val="Code"/>
      </w:pPr>
      <w:r w:rsidRPr="00EC76D5">
        <w:t xml:space="preserve">        Class classType = Class.forName(classPath);</w:t>
      </w:r>
    </w:p>
    <w:p w14:paraId="76E511DC" w14:textId="77777777" w:rsidR="009B66F3" w:rsidRPr="00EC76D5" w:rsidRDefault="009B66F3" w:rsidP="009B66F3">
      <w:pPr>
        <w:pStyle w:val="Code"/>
      </w:pPr>
      <w:r w:rsidRPr="00EC76D5">
        <w:t xml:space="preserve">        Object classInst = classType.newInstance();        </w:t>
      </w:r>
    </w:p>
    <w:p w14:paraId="4CEB2CD7" w14:textId="77777777" w:rsidR="009B66F3" w:rsidRPr="00EC76D5" w:rsidRDefault="009B66F3" w:rsidP="009B66F3">
      <w:pPr>
        <w:pStyle w:val="Code"/>
      </w:pPr>
      <w:r w:rsidRPr="00EC76D5">
        <w:t xml:space="preserve">        Field fieldType = classType.getField("ByteArrayMap");</w:t>
      </w:r>
    </w:p>
    <w:p w14:paraId="75242120" w14:textId="77777777" w:rsidR="009B66F3" w:rsidRPr="00EC76D5" w:rsidRDefault="009B66F3" w:rsidP="009B66F3">
      <w:pPr>
        <w:pStyle w:val="Code"/>
      </w:pPr>
      <w:r w:rsidRPr="00EC76D5">
        <w:t xml:space="preserve">        Map&lt;Tuple&lt;ObjectOperator,Object,Object,Object&gt;,byte[]&gt; byteArrayMap =</w:t>
      </w:r>
    </w:p>
    <w:p w14:paraId="0617AD7B" w14:textId="77777777" w:rsidR="009B66F3" w:rsidRPr="00EC76D5" w:rsidRDefault="009B66F3" w:rsidP="009B66F3">
      <w:pPr>
        <w:pStyle w:val="Code"/>
      </w:pPr>
      <w:r w:rsidRPr="00EC76D5">
        <w:t xml:space="preserve">          (Map&lt;Tuple&lt;ObjectOperator,Object,Object,Object&gt;,byte[]&gt;)</w:t>
      </w:r>
    </w:p>
    <w:p w14:paraId="55670E0A" w14:textId="77777777" w:rsidR="009B66F3" w:rsidRPr="00EC76D5" w:rsidRDefault="009B66F3" w:rsidP="009B66F3">
      <w:pPr>
        <w:pStyle w:val="Code"/>
      </w:pPr>
      <w:r w:rsidRPr="00EC76D5">
        <w:t xml:space="preserve">          fieldType.get(classInst);</w:t>
      </w:r>
    </w:p>
    <w:p w14:paraId="6D9284F9" w14:textId="77777777" w:rsidR="009B66F3" w:rsidRPr="00EC76D5" w:rsidRDefault="009B66F3" w:rsidP="009B66F3">
      <w:pPr>
        <w:pStyle w:val="Code"/>
      </w:pPr>
    </w:p>
    <w:p w14:paraId="29044184" w14:textId="77777777" w:rsidR="009B66F3" w:rsidRPr="00EC76D5" w:rsidRDefault="009B66F3" w:rsidP="009B66F3">
      <w:pPr>
        <w:pStyle w:val="Code"/>
      </w:pPr>
      <w:r w:rsidRPr="00EC76D5">
        <w:t xml:space="preserve">        byte[] byteArray = byteArrayMap.get(tuple);</w:t>
      </w:r>
    </w:p>
    <w:p w14:paraId="23521E93" w14:textId="77777777" w:rsidR="009B66F3" w:rsidRPr="00EC76D5" w:rsidRDefault="009B66F3" w:rsidP="009B66F3">
      <w:pPr>
        <w:pStyle w:val="Code"/>
      </w:pPr>
    </w:p>
    <w:p w14:paraId="206BBB08" w14:textId="77777777" w:rsidR="009B66F3" w:rsidRPr="00EC76D5" w:rsidRDefault="009B66F3" w:rsidP="009B66F3">
      <w:pPr>
        <w:pStyle w:val="Code"/>
      </w:pPr>
      <w:r w:rsidRPr="00EC76D5">
        <w:t xml:space="preserve">        if (byteArray != null) {</w:t>
      </w:r>
    </w:p>
    <w:p w14:paraId="5FF2DC46" w14:textId="77777777" w:rsidR="009B66F3" w:rsidRPr="00EC76D5" w:rsidRDefault="009B66F3" w:rsidP="009B66F3">
      <w:pPr>
        <w:pStyle w:val="Code"/>
      </w:pPr>
      <w:r w:rsidRPr="00EC76D5">
        <w:lastRenderedPageBreak/>
        <w:t xml:space="preserve">          List&lt;Byte&gt; byteList = new LinkedList&lt;&gt;();</w:t>
      </w:r>
    </w:p>
    <w:p w14:paraId="02F95661" w14:textId="77777777" w:rsidR="009B66F3" w:rsidRPr="00EC76D5" w:rsidRDefault="009B66F3" w:rsidP="009B66F3">
      <w:pPr>
        <w:pStyle w:val="Code"/>
      </w:pPr>
      <w:r w:rsidRPr="00EC76D5">
        <w:t xml:space="preserve">    </w:t>
      </w:r>
    </w:p>
    <w:p w14:paraId="32737EC3" w14:textId="77777777" w:rsidR="009B66F3" w:rsidRPr="00EC76D5" w:rsidRDefault="009B66F3" w:rsidP="009B66F3">
      <w:pPr>
        <w:pStyle w:val="Code"/>
      </w:pPr>
      <w:r w:rsidRPr="00EC76D5">
        <w:t xml:space="preserve">          for (byte b : byteArray) {</w:t>
      </w:r>
    </w:p>
    <w:p w14:paraId="13D2C92D" w14:textId="77777777" w:rsidR="009B66F3" w:rsidRPr="00EC76D5" w:rsidRDefault="009B66F3" w:rsidP="009B66F3">
      <w:pPr>
        <w:pStyle w:val="Code"/>
      </w:pPr>
      <w:r w:rsidRPr="00EC76D5">
        <w:t xml:space="preserve">            byteList.add(b);</w:t>
      </w:r>
    </w:p>
    <w:p w14:paraId="187C6EA9" w14:textId="77777777" w:rsidR="009B66F3" w:rsidRPr="00EC76D5" w:rsidRDefault="009B66F3" w:rsidP="009B66F3">
      <w:pPr>
        <w:pStyle w:val="Code"/>
      </w:pPr>
      <w:r w:rsidRPr="00EC76D5">
        <w:t xml:space="preserve">          }</w:t>
      </w:r>
    </w:p>
    <w:p w14:paraId="78ADFC6B" w14:textId="77777777" w:rsidR="009B66F3" w:rsidRPr="00EC76D5" w:rsidRDefault="009B66F3" w:rsidP="009B66F3">
      <w:pPr>
        <w:pStyle w:val="Code"/>
      </w:pPr>
      <w:r w:rsidRPr="00EC76D5">
        <w:t xml:space="preserve">          </w:t>
      </w:r>
    </w:p>
    <w:p w14:paraId="45B98976" w14:textId="77777777" w:rsidR="009B66F3" w:rsidRPr="00EC76D5" w:rsidRDefault="009B66F3" w:rsidP="009B66F3">
      <w:pPr>
        <w:pStyle w:val="Code"/>
      </w:pPr>
      <w:r w:rsidRPr="00EC76D5">
        <w:t xml:space="preserve">          return byteList;</w:t>
      </w:r>
    </w:p>
    <w:p w14:paraId="79DB3F9E" w14:textId="77777777" w:rsidR="009B66F3" w:rsidRPr="00EC76D5" w:rsidRDefault="009B66F3" w:rsidP="009B66F3">
      <w:pPr>
        <w:pStyle w:val="Code"/>
      </w:pPr>
      <w:r w:rsidRPr="00EC76D5">
        <w:t xml:space="preserve">        }</w:t>
      </w:r>
    </w:p>
    <w:p w14:paraId="6B2482BD" w14:textId="77777777" w:rsidR="009B66F3" w:rsidRPr="00EC76D5" w:rsidRDefault="009B66F3" w:rsidP="009B66F3">
      <w:pPr>
        <w:pStyle w:val="Code"/>
      </w:pPr>
      <w:r w:rsidRPr="00EC76D5">
        <w:t xml:space="preserve">      }</w:t>
      </w:r>
    </w:p>
    <w:p w14:paraId="72B86DB1" w14:textId="77777777" w:rsidR="009B66F3" w:rsidRPr="00EC76D5" w:rsidRDefault="009B66F3" w:rsidP="009B66F3">
      <w:pPr>
        <w:pStyle w:val="Code"/>
      </w:pPr>
      <w:r w:rsidRPr="00EC76D5">
        <w:t xml:space="preserve">    }</w:t>
      </w:r>
    </w:p>
    <w:p w14:paraId="285501D5" w14:textId="77777777" w:rsidR="009B66F3" w:rsidRPr="00EC76D5" w:rsidRDefault="009B66F3" w:rsidP="009B66F3">
      <w:pPr>
        <w:pStyle w:val="Code"/>
      </w:pPr>
      <w:r w:rsidRPr="00EC76D5">
        <w:t xml:space="preserve">    catch (Exception exception) {</w:t>
      </w:r>
    </w:p>
    <w:p w14:paraId="60341CD2" w14:textId="77777777" w:rsidR="009B66F3" w:rsidRPr="00EC76D5" w:rsidRDefault="009B66F3" w:rsidP="009B66F3">
      <w:pPr>
        <w:pStyle w:val="Code"/>
      </w:pPr>
      <w:r w:rsidRPr="00EC76D5">
        <w:t xml:space="preserve">      exception.printStackTrace();</w:t>
      </w:r>
    </w:p>
    <w:p w14:paraId="4A429954" w14:textId="77777777" w:rsidR="009B66F3" w:rsidRPr="00EC76D5" w:rsidRDefault="009B66F3" w:rsidP="009B66F3">
      <w:pPr>
        <w:pStyle w:val="Code"/>
      </w:pPr>
      <w:r w:rsidRPr="00EC76D5">
        <w:t xml:space="preserve">      Assert.error(exception.getMessage());</w:t>
      </w:r>
    </w:p>
    <w:p w14:paraId="7800FAB6" w14:textId="77777777" w:rsidR="009B66F3" w:rsidRPr="00EC76D5" w:rsidRDefault="009B66F3" w:rsidP="009B66F3">
      <w:pPr>
        <w:pStyle w:val="Code"/>
      </w:pPr>
      <w:r w:rsidRPr="00EC76D5">
        <w:t xml:space="preserve">    }</w:t>
      </w:r>
    </w:p>
    <w:p w14:paraId="589F1818" w14:textId="77777777" w:rsidR="009B66F3" w:rsidRPr="00EC76D5" w:rsidRDefault="009B66F3" w:rsidP="009B66F3">
      <w:pPr>
        <w:pStyle w:val="Code"/>
      </w:pPr>
    </w:p>
    <w:p w14:paraId="6A6C33D9" w14:textId="77777777" w:rsidR="009B66F3" w:rsidRPr="00EC76D5" w:rsidRDefault="009B66F3" w:rsidP="009B66F3">
      <w:pPr>
        <w:pStyle w:val="Code"/>
      </w:pPr>
      <w:r w:rsidRPr="00EC76D5">
        <w:t xml:space="preserve">    return null;</w:t>
      </w:r>
    </w:p>
    <w:p w14:paraId="540DF195" w14:textId="77777777" w:rsidR="009B66F3" w:rsidRPr="00EC76D5" w:rsidRDefault="009B66F3" w:rsidP="009B66F3">
      <w:pPr>
        <w:pStyle w:val="Code"/>
      </w:pPr>
      <w:r w:rsidRPr="00EC76D5">
        <w:t xml:space="preserve">  }</w:t>
      </w:r>
    </w:p>
    <w:p w14:paraId="6F8C4263" w14:textId="53100F74" w:rsidR="00E6454A" w:rsidRPr="00EC76D5" w:rsidRDefault="009B66F3" w:rsidP="009B66F3">
      <w:pPr>
        <w:pStyle w:val="Code"/>
      </w:pPr>
      <w:r w:rsidRPr="00EC76D5">
        <w:t>}</w:t>
      </w:r>
    </w:p>
    <w:p w14:paraId="1DFAFC37" w14:textId="47B8C8E3" w:rsidR="00507E51" w:rsidRPr="00EC76D5" w:rsidRDefault="00F54971" w:rsidP="00663AEB">
      <w:pPr>
        <w:pStyle w:val="Rubrik3"/>
      </w:pPr>
      <w:bookmarkStart w:id="5855" w:name="_Toc481936435"/>
      <w:r w:rsidRPr="00EC76D5">
        <w:t>Object</w:t>
      </w:r>
      <w:r w:rsidR="00663AEB" w:rsidRPr="00EC76D5">
        <w:t xml:space="preserve"> Code</w:t>
      </w:r>
      <w:r w:rsidR="00884B6D" w:rsidRPr="00EC76D5">
        <w:t xml:space="preserve"> </w:t>
      </w:r>
      <w:r w:rsidRPr="00EC76D5">
        <w:t>Generation</w:t>
      </w:r>
      <w:bookmarkEnd w:id="5855"/>
    </w:p>
    <w:tbl>
      <w:tblPr>
        <w:tblStyle w:val="Tabellrutnt"/>
        <w:tblW w:w="9209" w:type="dxa"/>
        <w:tblLook w:val="04A0" w:firstRow="1" w:lastRow="0" w:firstColumn="1" w:lastColumn="0" w:noHBand="0" w:noVBand="1"/>
      </w:tblPr>
      <w:tblGrid>
        <w:gridCol w:w="704"/>
        <w:gridCol w:w="1418"/>
        <w:gridCol w:w="1275"/>
        <w:gridCol w:w="1276"/>
        <w:gridCol w:w="1418"/>
        <w:gridCol w:w="1559"/>
        <w:gridCol w:w="1559"/>
      </w:tblGrid>
      <w:tr w:rsidR="00884B6D" w:rsidRPr="00EC76D5" w14:paraId="6AB60B01" w14:textId="77777777" w:rsidTr="00884B6D">
        <w:tc>
          <w:tcPr>
            <w:tcW w:w="704" w:type="dxa"/>
          </w:tcPr>
          <w:p w14:paraId="40AA8446" w14:textId="77777777" w:rsidR="00884B6D" w:rsidRPr="00EC76D5" w:rsidRDefault="00884B6D" w:rsidP="00884B6D">
            <w:r w:rsidRPr="00EC76D5">
              <w:t>Case</w:t>
            </w:r>
          </w:p>
        </w:tc>
        <w:tc>
          <w:tcPr>
            <w:tcW w:w="1418" w:type="dxa"/>
          </w:tcPr>
          <w:p w14:paraId="68A15768" w14:textId="77777777" w:rsidR="00884B6D" w:rsidRPr="00EC76D5" w:rsidRDefault="00884B6D" w:rsidP="00884B6D">
            <w:r w:rsidRPr="00EC76D5">
              <w:t>Operator</w:t>
            </w:r>
          </w:p>
        </w:tc>
        <w:tc>
          <w:tcPr>
            <w:tcW w:w="1275" w:type="dxa"/>
          </w:tcPr>
          <w:p w14:paraId="10A312CA" w14:textId="77777777" w:rsidR="00884B6D" w:rsidRPr="00EC76D5" w:rsidRDefault="00884B6D" w:rsidP="00884B6D">
            <w:r w:rsidRPr="00EC76D5">
              <w:t>Operand 1</w:t>
            </w:r>
          </w:p>
        </w:tc>
        <w:tc>
          <w:tcPr>
            <w:tcW w:w="1276" w:type="dxa"/>
          </w:tcPr>
          <w:p w14:paraId="5B149956" w14:textId="77777777" w:rsidR="00884B6D" w:rsidRPr="00EC76D5" w:rsidRDefault="00884B6D" w:rsidP="00884B6D">
            <w:r w:rsidRPr="00EC76D5">
              <w:t>Operand 2</w:t>
            </w:r>
          </w:p>
        </w:tc>
        <w:tc>
          <w:tcPr>
            <w:tcW w:w="1418" w:type="dxa"/>
          </w:tcPr>
          <w:p w14:paraId="404B5CCC" w14:textId="77777777" w:rsidR="00884B6D" w:rsidRPr="00EC76D5" w:rsidRDefault="00884B6D" w:rsidP="00884B6D">
            <w:r w:rsidRPr="00EC76D5">
              <w:t>Operand 3</w:t>
            </w:r>
          </w:p>
        </w:tc>
        <w:tc>
          <w:tcPr>
            <w:tcW w:w="1559" w:type="dxa"/>
          </w:tcPr>
          <w:p w14:paraId="2633CECF" w14:textId="77777777" w:rsidR="00884B6D" w:rsidRPr="00EC76D5" w:rsidRDefault="00884B6D" w:rsidP="00884B6D">
            <w:r w:rsidRPr="00EC76D5">
              <w:t>Full Name</w:t>
            </w:r>
          </w:p>
        </w:tc>
        <w:tc>
          <w:tcPr>
            <w:tcW w:w="1559" w:type="dxa"/>
          </w:tcPr>
          <w:p w14:paraId="2C91A6BA" w14:textId="77777777" w:rsidR="00884B6D" w:rsidRPr="00EC76D5" w:rsidRDefault="003A06FA" w:rsidP="00884B6D">
            <w:r w:rsidRPr="00EC76D5">
              <w:t>Example</w:t>
            </w:r>
          </w:p>
        </w:tc>
      </w:tr>
      <w:tr w:rsidR="00884B6D" w:rsidRPr="00EC76D5" w14:paraId="7CB21BC0" w14:textId="77777777" w:rsidTr="00884B6D">
        <w:tc>
          <w:tcPr>
            <w:tcW w:w="704" w:type="dxa"/>
          </w:tcPr>
          <w:p w14:paraId="64D1129B" w14:textId="77777777" w:rsidR="00884B6D" w:rsidRPr="00EC76D5" w:rsidRDefault="00884B6D" w:rsidP="00884B6D">
            <w:r w:rsidRPr="00EC76D5">
              <w:t>1</w:t>
            </w:r>
          </w:p>
        </w:tc>
        <w:tc>
          <w:tcPr>
            <w:tcW w:w="1418" w:type="dxa"/>
          </w:tcPr>
          <w:p w14:paraId="43C3BE11" w14:textId="77777777" w:rsidR="00884B6D" w:rsidRPr="00EC76D5" w:rsidRDefault="00884B6D" w:rsidP="00884B6D">
            <w:r w:rsidRPr="00EC76D5">
              <w:t>mov</w:t>
            </w:r>
          </w:p>
        </w:tc>
        <w:tc>
          <w:tcPr>
            <w:tcW w:w="1275" w:type="dxa"/>
          </w:tcPr>
          <w:p w14:paraId="475F7262" w14:textId="77777777" w:rsidR="00884B6D" w:rsidRPr="00EC76D5" w:rsidRDefault="00884B6D" w:rsidP="00884B6D">
            <w:r w:rsidRPr="00EC76D5">
              <w:t>null</w:t>
            </w:r>
          </w:p>
        </w:tc>
        <w:tc>
          <w:tcPr>
            <w:tcW w:w="1276" w:type="dxa"/>
          </w:tcPr>
          <w:p w14:paraId="33B3FC22" w14:textId="77777777" w:rsidR="00884B6D" w:rsidRPr="00EC76D5" w:rsidRDefault="00884B6D" w:rsidP="00884B6D">
            <w:r w:rsidRPr="00EC76D5">
              <w:t>null</w:t>
            </w:r>
          </w:p>
        </w:tc>
        <w:tc>
          <w:tcPr>
            <w:tcW w:w="1418" w:type="dxa"/>
          </w:tcPr>
          <w:p w14:paraId="1ADC78B9" w14:textId="77777777" w:rsidR="00884B6D" w:rsidRPr="00EC76D5" w:rsidRDefault="00884B6D" w:rsidP="00884B6D">
            <w:r w:rsidRPr="00EC76D5">
              <w:t>Integer</w:t>
            </w:r>
          </w:p>
        </w:tc>
        <w:tc>
          <w:tcPr>
            <w:tcW w:w="1559" w:type="dxa"/>
          </w:tcPr>
          <w:p w14:paraId="171018EB" w14:textId="77777777" w:rsidR="00884B6D" w:rsidRPr="00EC76D5" w:rsidRDefault="00884B6D" w:rsidP="00884B6D">
            <w:r w:rsidRPr="00EC76D5">
              <w:t>null</w:t>
            </w:r>
          </w:p>
        </w:tc>
        <w:tc>
          <w:tcPr>
            <w:tcW w:w="1559" w:type="dxa"/>
          </w:tcPr>
          <w:p w14:paraId="5F989C54" w14:textId="77777777" w:rsidR="00884B6D" w:rsidRPr="00EC76D5" w:rsidRDefault="00884B6D" w:rsidP="00884B6D"/>
        </w:tc>
      </w:tr>
      <w:tr w:rsidR="00884B6D" w:rsidRPr="00EC76D5" w14:paraId="27736DAD" w14:textId="77777777" w:rsidTr="00884B6D">
        <w:tc>
          <w:tcPr>
            <w:tcW w:w="704" w:type="dxa"/>
          </w:tcPr>
          <w:p w14:paraId="57DFA1C4" w14:textId="77777777" w:rsidR="00884B6D" w:rsidRPr="00EC76D5" w:rsidRDefault="00884B6D" w:rsidP="00884B6D">
            <w:r w:rsidRPr="00EC76D5">
              <w:t>2</w:t>
            </w:r>
          </w:p>
        </w:tc>
        <w:tc>
          <w:tcPr>
            <w:tcW w:w="1418" w:type="dxa"/>
          </w:tcPr>
          <w:p w14:paraId="394DB059" w14:textId="77777777" w:rsidR="00884B6D" w:rsidRPr="00EC76D5" w:rsidRDefault="00884B6D" w:rsidP="00884B6D">
            <w:r w:rsidRPr="00EC76D5">
              <w:t>mov_wordX</w:t>
            </w:r>
          </w:p>
        </w:tc>
        <w:tc>
          <w:tcPr>
            <w:tcW w:w="1275" w:type="dxa"/>
          </w:tcPr>
          <w:p w14:paraId="74731F7E" w14:textId="77777777" w:rsidR="00884B6D" w:rsidRPr="00EC76D5" w:rsidRDefault="00884B6D" w:rsidP="00884B6D">
            <w:r w:rsidRPr="00EC76D5">
              <w:t>Register</w:t>
            </w:r>
          </w:p>
        </w:tc>
        <w:tc>
          <w:tcPr>
            <w:tcW w:w="1276" w:type="dxa"/>
          </w:tcPr>
          <w:p w14:paraId="7F8C2AD1" w14:textId="77777777" w:rsidR="00884B6D" w:rsidRPr="00EC76D5" w:rsidRDefault="00884B6D" w:rsidP="00884B6D">
            <w:r w:rsidRPr="00EC76D5">
              <w:t>Integer</w:t>
            </w:r>
          </w:p>
        </w:tc>
        <w:tc>
          <w:tcPr>
            <w:tcW w:w="1418" w:type="dxa"/>
          </w:tcPr>
          <w:p w14:paraId="3F53927B" w14:textId="77777777" w:rsidR="00884B6D" w:rsidRPr="00EC76D5" w:rsidRDefault="00884B6D" w:rsidP="00884B6D">
            <w:r w:rsidRPr="00EC76D5">
              <w:t>null</w:t>
            </w:r>
          </w:p>
        </w:tc>
        <w:tc>
          <w:tcPr>
            <w:tcW w:w="1559" w:type="dxa"/>
          </w:tcPr>
          <w:p w14:paraId="04274A96" w14:textId="77777777" w:rsidR="00884B6D" w:rsidRPr="00EC76D5" w:rsidRDefault="00884B6D" w:rsidP="00884B6D"/>
        </w:tc>
        <w:tc>
          <w:tcPr>
            <w:tcW w:w="1559" w:type="dxa"/>
          </w:tcPr>
          <w:p w14:paraId="7264FE0F" w14:textId="77777777" w:rsidR="00884B6D" w:rsidRPr="00EC76D5" w:rsidRDefault="00884B6D" w:rsidP="00884B6D"/>
        </w:tc>
      </w:tr>
      <w:tr w:rsidR="00884B6D" w:rsidRPr="00EC76D5" w14:paraId="3D7BE7D0" w14:textId="77777777" w:rsidTr="00884B6D">
        <w:tc>
          <w:tcPr>
            <w:tcW w:w="704" w:type="dxa"/>
          </w:tcPr>
          <w:p w14:paraId="124352CD" w14:textId="77777777" w:rsidR="00884B6D" w:rsidRPr="00EC76D5" w:rsidRDefault="00884B6D" w:rsidP="00884B6D">
            <w:r w:rsidRPr="00EC76D5">
              <w:t>3</w:t>
            </w:r>
          </w:p>
        </w:tc>
        <w:tc>
          <w:tcPr>
            <w:tcW w:w="1418" w:type="dxa"/>
          </w:tcPr>
          <w:p w14:paraId="3BCC4ADB" w14:textId="77777777" w:rsidR="00884B6D" w:rsidRPr="00EC76D5" w:rsidRDefault="00884B6D" w:rsidP="00884B6D"/>
        </w:tc>
        <w:tc>
          <w:tcPr>
            <w:tcW w:w="1275" w:type="dxa"/>
          </w:tcPr>
          <w:p w14:paraId="276078DE" w14:textId="77777777" w:rsidR="00884B6D" w:rsidRPr="00EC76D5" w:rsidRDefault="003A06FA" w:rsidP="00884B6D">
            <w:r w:rsidRPr="00EC76D5">
              <w:t>Integer</w:t>
            </w:r>
          </w:p>
        </w:tc>
        <w:tc>
          <w:tcPr>
            <w:tcW w:w="1276" w:type="dxa"/>
          </w:tcPr>
          <w:p w14:paraId="3B09B72A" w14:textId="77777777" w:rsidR="00884B6D" w:rsidRPr="00EC76D5" w:rsidRDefault="003A06FA" w:rsidP="00884B6D">
            <w:r w:rsidRPr="00EC76D5">
              <w:t>Null</w:t>
            </w:r>
          </w:p>
        </w:tc>
        <w:tc>
          <w:tcPr>
            <w:tcW w:w="1418" w:type="dxa"/>
          </w:tcPr>
          <w:p w14:paraId="7EC489EA" w14:textId="77777777" w:rsidR="00884B6D" w:rsidRPr="00EC76D5" w:rsidRDefault="003A06FA" w:rsidP="00884B6D">
            <w:r w:rsidRPr="00EC76D5">
              <w:t>Null</w:t>
            </w:r>
          </w:p>
        </w:tc>
        <w:tc>
          <w:tcPr>
            <w:tcW w:w="1559" w:type="dxa"/>
          </w:tcPr>
          <w:p w14:paraId="54EBD709" w14:textId="77777777" w:rsidR="00884B6D" w:rsidRPr="00EC76D5" w:rsidRDefault="003A06FA" w:rsidP="00884B6D">
            <w:r w:rsidRPr="00EC76D5">
              <w:t>Null</w:t>
            </w:r>
          </w:p>
        </w:tc>
        <w:tc>
          <w:tcPr>
            <w:tcW w:w="1559" w:type="dxa"/>
          </w:tcPr>
          <w:p w14:paraId="76A54603" w14:textId="77777777" w:rsidR="00884B6D" w:rsidRPr="00EC76D5" w:rsidRDefault="003A06FA" w:rsidP="003A06FA">
            <w:r w:rsidRPr="00EC76D5">
              <w:t>int 21</w:t>
            </w:r>
          </w:p>
        </w:tc>
      </w:tr>
      <w:tr w:rsidR="00884B6D" w:rsidRPr="00EC76D5" w14:paraId="23402B49" w14:textId="77777777" w:rsidTr="00884B6D">
        <w:tc>
          <w:tcPr>
            <w:tcW w:w="704" w:type="dxa"/>
          </w:tcPr>
          <w:p w14:paraId="5578E0D1" w14:textId="77777777" w:rsidR="00884B6D" w:rsidRPr="00EC76D5" w:rsidRDefault="00884B6D" w:rsidP="00884B6D">
            <w:r w:rsidRPr="00EC76D5">
              <w:t>4</w:t>
            </w:r>
          </w:p>
        </w:tc>
        <w:tc>
          <w:tcPr>
            <w:tcW w:w="1418" w:type="dxa"/>
          </w:tcPr>
          <w:p w14:paraId="19558BFE" w14:textId="77777777" w:rsidR="00884B6D" w:rsidRPr="00EC76D5" w:rsidRDefault="00884B6D" w:rsidP="00884B6D"/>
        </w:tc>
        <w:tc>
          <w:tcPr>
            <w:tcW w:w="1275" w:type="dxa"/>
          </w:tcPr>
          <w:p w14:paraId="01E84F7E" w14:textId="77777777" w:rsidR="00884B6D" w:rsidRPr="00EC76D5" w:rsidRDefault="00884B6D" w:rsidP="00884B6D"/>
        </w:tc>
        <w:tc>
          <w:tcPr>
            <w:tcW w:w="1276" w:type="dxa"/>
          </w:tcPr>
          <w:p w14:paraId="483E3B70" w14:textId="77777777" w:rsidR="00884B6D" w:rsidRPr="00EC76D5" w:rsidRDefault="00884B6D" w:rsidP="00884B6D"/>
        </w:tc>
        <w:tc>
          <w:tcPr>
            <w:tcW w:w="1418" w:type="dxa"/>
          </w:tcPr>
          <w:p w14:paraId="167B070B" w14:textId="77777777" w:rsidR="00884B6D" w:rsidRPr="00EC76D5" w:rsidRDefault="00884B6D" w:rsidP="00884B6D"/>
        </w:tc>
        <w:tc>
          <w:tcPr>
            <w:tcW w:w="1559" w:type="dxa"/>
          </w:tcPr>
          <w:p w14:paraId="08C9E2D4" w14:textId="77777777" w:rsidR="00884B6D" w:rsidRPr="00EC76D5" w:rsidRDefault="00884B6D" w:rsidP="00884B6D"/>
        </w:tc>
        <w:tc>
          <w:tcPr>
            <w:tcW w:w="1559" w:type="dxa"/>
          </w:tcPr>
          <w:p w14:paraId="440F8A79" w14:textId="77777777" w:rsidR="00884B6D" w:rsidRPr="00EC76D5" w:rsidRDefault="00884B6D" w:rsidP="00884B6D"/>
        </w:tc>
      </w:tr>
      <w:tr w:rsidR="00884B6D" w:rsidRPr="00EC76D5" w14:paraId="2C2B37FB" w14:textId="77777777" w:rsidTr="00884B6D">
        <w:tc>
          <w:tcPr>
            <w:tcW w:w="704" w:type="dxa"/>
          </w:tcPr>
          <w:p w14:paraId="6FC95580" w14:textId="77777777" w:rsidR="00884B6D" w:rsidRPr="00EC76D5" w:rsidRDefault="00884B6D" w:rsidP="00884B6D">
            <w:r w:rsidRPr="00EC76D5">
              <w:t>5</w:t>
            </w:r>
          </w:p>
        </w:tc>
        <w:tc>
          <w:tcPr>
            <w:tcW w:w="1418" w:type="dxa"/>
          </w:tcPr>
          <w:p w14:paraId="19E2025E" w14:textId="77777777" w:rsidR="00884B6D" w:rsidRPr="00EC76D5" w:rsidRDefault="00884B6D" w:rsidP="00884B6D"/>
        </w:tc>
        <w:tc>
          <w:tcPr>
            <w:tcW w:w="1275" w:type="dxa"/>
          </w:tcPr>
          <w:p w14:paraId="0E819529" w14:textId="77777777" w:rsidR="00884B6D" w:rsidRPr="00EC76D5" w:rsidRDefault="00884B6D" w:rsidP="00884B6D"/>
        </w:tc>
        <w:tc>
          <w:tcPr>
            <w:tcW w:w="1276" w:type="dxa"/>
          </w:tcPr>
          <w:p w14:paraId="1C440489" w14:textId="77777777" w:rsidR="00884B6D" w:rsidRPr="00EC76D5" w:rsidRDefault="00884B6D" w:rsidP="00884B6D"/>
        </w:tc>
        <w:tc>
          <w:tcPr>
            <w:tcW w:w="1418" w:type="dxa"/>
          </w:tcPr>
          <w:p w14:paraId="786ECFE9" w14:textId="77777777" w:rsidR="00884B6D" w:rsidRPr="00EC76D5" w:rsidRDefault="00884B6D" w:rsidP="00884B6D"/>
        </w:tc>
        <w:tc>
          <w:tcPr>
            <w:tcW w:w="1559" w:type="dxa"/>
          </w:tcPr>
          <w:p w14:paraId="4E2B1D2C" w14:textId="77777777" w:rsidR="00884B6D" w:rsidRPr="00EC76D5" w:rsidRDefault="00884B6D" w:rsidP="00884B6D"/>
        </w:tc>
        <w:tc>
          <w:tcPr>
            <w:tcW w:w="1559" w:type="dxa"/>
          </w:tcPr>
          <w:p w14:paraId="670B00D1" w14:textId="77777777" w:rsidR="00884B6D" w:rsidRPr="00EC76D5" w:rsidRDefault="00884B6D" w:rsidP="00884B6D"/>
        </w:tc>
      </w:tr>
      <w:tr w:rsidR="00884B6D" w:rsidRPr="00EC76D5" w14:paraId="1A2237ED" w14:textId="77777777" w:rsidTr="00884B6D">
        <w:tc>
          <w:tcPr>
            <w:tcW w:w="704" w:type="dxa"/>
          </w:tcPr>
          <w:p w14:paraId="110F5ACC" w14:textId="77777777" w:rsidR="00884B6D" w:rsidRPr="00EC76D5" w:rsidRDefault="00884B6D" w:rsidP="00884B6D"/>
        </w:tc>
        <w:tc>
          <w:tcPr>
            <w:tcW w:w="1418" w:type="dxa"/>
          </w:tcPr>
          <w:p w14:paraId="151B09F2" w14:textId="77777777" w:rsidR="00884B6D" w:rsidRPr="00EC76D5" w:rsidRDefault="00884B6D" w:rsidP="00884B6D"/>
        </w:tc>
        <w:tc>
          <w:tcPr>
            <w:tcW w:w="1275" w:type="dxa"/>
          </w:tcPr>
          <w:p w14:paraId="4959477B" w14:textId="77777777" w:rsidR="00884B6D" w:rsidRPr="00EC76D5" w:rsidRDefault="00884B6D" w:rsidP="00884B6D"/>
        </w:tc>
        <w:tc>
          <w:tcPr>
            <w:tcW w:w="1276" w:type="dxa"/>
          </w:tcPr>
          <w:p w14:paraId="011806DD" w14:textId="77777777" w:rsidR="00884B6D" w:rsidRPr="00EC76D5" w:rsidRDefault="00884B6D" w:rsidP="00884B6D"/>
        </w:tc>
        <w:tc>
          <w:tcPr>
            <w:tcW w:w="1418" w:type="dxa"/>
          </w:tcPr>
          <w:p w14:paraId="11CC0336" w14:textId="77777777" w:rsidR="00884B6D" w:rsidRPr="00EC76D5" w:rsidRDefault="00884B6D" w:rsidP="00884B6D"/>
        </w:tc>
        <w:tc>
          <w:tcPr>
            <w:tcW w:w="1559" w:type="dxa"/>
          </w:tcPr>
          <w:p w14:paraId="5AA3E790" w14:textId="77777777" w:rsidR="00884B6D" w:rsidRPr="00EC76D5" w:rsidRDefault="00884B6D" w:rsidP="00884B6D"/>
        </w:tc>
        <w:tc>
          <w:tcPr>
            <w:tcW w:w="1559" w:type="dxa"/>
          </w:tcPr>
          <w:p w14:paraId="5CF76673" w14:textId="77777777" w:rsidR="00884B6D" w:rsidRPr="00EC76D5" w:rsidRDefault="00884B6D" w:rsidP="00884B6D"/>
        </w:tc>
      </w:tr>
      <w:tr w:rsidR="00884B6D" w:rsidRPr="00EC76D5" w14:paraId="00769560" w14:textId="77777777" w:rsidTr="00884B6D">
        <w:tc>
          <w:tcPr>
            <w:tcW w:w="704" w:type="dxa"/>
          </w:tcPr>
          <w:p w14:paraId="2DC83306" w14:textId="77777777" w:rsidR="00884B6D" w:rsidRPr="00EC76D5" w:rsidRDefault="00884B6D" w:rsidP="00884B6D"/>
        </w:tc>
        <w:tc>
          <w:tcPr>
            <w:tcW w:w="1418" w:type="dxa"/>
          </w:tcPr>
          <w:p w14:paraId="745A424C" w14:textId="77777777" w:rsidR="00884B6D" w:rsidRPr="00EC76D5" w:rsidRDefault="00884B6D" w:rsidP="00884B6D"/>
        </w:tc>
        <w:tc>
          <w:tcPr>
            <w:tcW w:w="1275" w:type="dxa"/>
          </w:tcPr>
          <w:p w14:paraId="45AE44A3" w14:textId="77777777" w:rsidR="00884B6D" w:rsidRPr="00EC76D5" w:rsidRDefault="00884B6D" w:rsidP="00884B6D"/>
        </w:tc>
        <w:tc>
          <w:tcPr>
            <w:tcW w:w="1276" w:type="dxa"/>
          </w:tcPr>
          <w:p w14:paraId="498BF1C3" w14:textId="77777777" w:rsidR="00884B6D" w:rsidRPr="00EC76D5" w:rsidRDefault="00884B6D" w:rsidP="00884B6D"/>
        </w:tc>
        <w:tc>
          <w:tcPr>
            <w:tcW w:w="1418" w:type="dxa"/>
          </w:tcPr>
          <w:p w14:paraId="18C6A9CC" w14:textId="77777777" w:rsidR="00884B6D" w:rsidRPr="00EC76D5" w:rsidRDefault="00884B6D" w:rsidP="00884B6D"/>
        </w:tc>
        <w:tc>
          <w:tcPr>
            <w:tcW w:w="1559" w:type="dxa"/>
          </w:tcPr>
          <w:p w14:paraId="186CB66D" w14:textId="77777777" w:rsidR="00884B6D" w:rsidRPr="00EC76D5" w:rsidRDefault="00884B6D" w:rsidP="00884B6D"/>
        </w:tc>
        <w:tc>
          <w:tcPr>
            <w:tcW w:w="1559" w:type="dxa"/>
          </w:tcPr>
          <w:p w14:paraId="1D9F39BC" w14:textId="77777777" w:rsidR="00884B6D" w:rsidRPr="00EC76D5" w:rsidRDefault="00884B6D" w:rsidP="00884B6D"/>
        </w:tc>
      </w:tr>
    </w:tbl>
    <w:p w14:paraId="7A7FED5A" w14:textId="20A0A8C3" w:rsidR="00E72C1B" w:rsidRPr="00EC76D5" w:rsidRDefault="00E72C1B" w:rsidP="00E72C1B">
      <w:pPr>
        <w:pStyle w:val="Rubrik2"/>
      </w:pPr>
      <w:bookmarkStart w:id="5856" w:name="_Ref419650505"/>
      <w:bookmarkStart w:id="5857" w:name="_Ref419653264"/>
      <w:bookmarkStart w:id="5858" w:name="_Toc481936436"/>
      <w:r w:rsidRPr="00EC76D5">
        <w:t>Object Code Generation</w:t>
      </w:r>
      <w:bookmarkEnd w:id="5856"/>
      <w:bookmarkEnd w:id="5857"/>
      <w:bookmarkEnd w:id="5858"/>
    </w:p>
    <w:p w14:paraId="0FC6F58B" w14:textId="27666DE9" w:rsidR="001702F3" w:rsidRPr="00EC76D5" w:rsidRDefault="00E72C1B" w:rsidP="002759C1">
      <w:pPr>
        <w:pStyle w:val="CodeListing"/>
      </w:pPr>
      <w:r w:rsidRPr="00EC76D5">
        <w:t>ObjectCodeGenerator.java</w:t>
      </w:r>
    </w:p>
    <w:p w14:paraId="26B31FDB" w14:textId="77777777" w:rsidR="002759C1" w:rsidRPr="00EC76D5" w:rsidRDefault="002759C1" w:rsidP="002759C1">
      <w:pPr>
        <w:pStyle w:val="Code"/>
      </w:pPr>
      <w:r w:rsidRPr="00EC76D5">
        <w:t>package c_compiler;</w:t>
      </w:r>
    </w:p>
    <w:p w14:paraId="40D9ED59" w14:textId="77777777" w:rsidR="002759C1" w:rsidRPr="00EC76D5" w:rsidRDefault="002759C1" w:rsidP="002759C1">
      <w:pPr>
        <w:pStyle w:val="Code"/>
      </w:pPr>
      <w:r w:rsidRPr="00EC76D5">
        <w:t>import java.math.*;</w:t>
      </w:r>
    </w:p>
    <w:p w14:paraId="0373528B" w14:textId="77777777" w:rsidR="002759C1" w:rsidRPr="00EC76D5" w:rsidRDefault="002759C1" w:rsidP="002759C1">
      <w:pPr>
        <w:pStyle w:val="Code"/>
      </w:pPr>
      <w:r w:rsidRPr="00EC76D5">
        <w:t>import java.util.*;</w:t>
      </w:r>
    </w:p>
    <w:p w14:paraId="7A323E7D" w14:textId="77777777" w:rsidR="002759C1" w:rsidRPr="00EC76D5" w:rsidRDefault="002759C1" w:rsidP="002759C1">
      <w:pPr>
        <w:pStyle w:val="Code"/>
      </w:pPr>
    </w:p>
    <w:p w14:paraId="749430C0" w14:textId="77777777" w:rsidR="002759C1" w:rsidRPr="00EC76D5" w:rsidRDefault="002759C1" w:rsidP="002759C1">
      <w:pPr>
        <w:pStyle w:val="Code"/>
      </w:pPr>
      <w:r w:rsidRPr="00EC76D5">
        <w:t>public class ObjectCodeGenerator {</w:t>
      </w:r>
    </w:p>
    <w:p w14:paraId="741F32F4" w14:textId="77777777" w:rsidR="002759C1" w:rsidRPr="00EC76D5" w:rsidRDefault="002759C1" w:rsidP="002759C1">
      <w:pPr>
        <w:pStyle w:val="Code"/>
      </w:pPr>
      <w:r w:rsidRPr="00EC76D5">
        <w:t xml:space="preserve">  private List&lt;MiddleCode&gt; m_middleCodeList;</w:t>
      </w:r>
    </w:p>
    <w:p w14:paraId="6BF2A88F" w14:textId="77777777" w:rsidR="002759C1" w:rsidRPr="00EC76D5" w:rsidRDefault="002759C1" w:rsidP="002759C1">
      <w:pPr>
        <w:pStyle w:val="Code"/>
      </w:pPr>
      <w:r w:rsidRPr="00EC76D5">
        <w:t xml:space="preserve">  private List&lt;ObjectCode&gt; m_objectCodeList;</w:t>
      </w:r>
    </w:p>
    <w:p w14:paraId="573961C5" w14:textId="77777777" w:rsidR="002759C1" w:rsidRPr="00EC76D5" w:rsidRDefault="002759C1" w:rsidP="002759C1">
      <w:pPr>
        <w:pStyle w:val="Code"/>
      </w:pPr>
      <w:r w:rsidRPr="00EC76D5">
        <w:t xml:space="preserve">  private int m_stackSize = 0;</w:t>
      </w:r>
    </w:p>
    <w:p w14:paraId="4F68AB17" w14:textId="77777777" w:rsidR="002759C1" w:rsidRPr="00EC76D5" w:rsidRDefault="002759C1" w:rsidP="002759C1">
      <w:pPr>
        <w:pStyle w:val="Code"/>
      </w:pPr>
      <w:r w:rsidRPr="00EC76D5">
        <w:t xml:space="preserve">  private static int m_loopCount = 0;</w:t>
      </w:r>
    </w:p>
    <w:p w14:paraId="7D787A1A" w14:textId="77777777" w:rsidR="002759C1" w:rsidRPr="00EC76D5" w:rsidRDefault="002759C1" w:rsidP="002759C1">
      <w:pPr>
        <w:pStyle w:val="Code"/>
      </w:pPr>
      <w:r w:rsidRPr="00EC76D5">
        <w:t xml:space="preserve">  private final Map&lt;Symbol,Track&gt; m_trackMap = new ListMap&lt;&gt;();</w:t>
      </w:r>
    </w:p>
    <w:p w14:paraId="11F1351A" w14:textId="77777777" w:rsidR="002759C1" w:rsidRPr="00EC76D5" w:rsidRDefault="002759C1" w:rsidP="002759C1">
      <w:pPr>
        <w:pStyle w:val="Code"/>
      </w:pPr>
      <w:r w:rsidRPr="00EC76D5">
        <w:t xml:space="preserve">  private Map&lt;Integer,Integer&gt; m_middleToObjectMap = new ListMap&lt;&gt;();</w:t>
      </w:r>
    </w:p>
    <w:p w14:paraId="6D8EF172" w14:textId="77777777" w:rsidR="002759C1" w:rsidRPr="00EC76D5" w:rsidRDefault="002759C1" w:rsidP="002759C1">
      <w:pPr>
        <w:pStyle w:val="Code"/>
      </w:pPr>
    </w:p>
    <w:p w14:paraId="1FD19BCD" w14:textId="77777777" w:rsidR="002759C1" w:rsidRPr="00EC76D5" w:rsidRDefault="002759C1" w:rsidP="002759C1">
      <w:pPr>
        <w:pStyle w:val="Code"/>
      </w:pPr>
      <w:r w:rsidRPr="00EC76D5">
        <w:t xml:space="preserve">  public ObjectCodeGenerator(List&lt;MiddleCode&gt; middleCodeList,</w:t>
      </w:r>
    </w:p>
    <w:p w14:paraId="4752C4D7" w14:textId="77777777" w:rsidR="002759C1" w:rsidRPr="00EC76D5" w:rsidRDefault="002759C1" w:rsidP="002759C1">
      <w:pPr>
        <w:pStyle w:val="Code"/>
      </w:pPr>
      <w:r w:rsidRPr="00EC76D5">
        <w:t xml:space="preserve">                             List&lt;ObjectCode&gt; objectCodeList) {</w:t>
      </w:r>
    </w:p>
    <w:p w14:paraId="4D563CE1" w14:textId="77777777" w:rsidR="002759C1" w:rsidRPr="00EC76D5" w:rsidRDefault="002759C1" w:rsidP="002759C1">
      <w:pPr>
        <w:pStyle w:val="Code"/>
      </w:pPr>
      <w:r w:rsidRPr="00EC76D5">
        <w:lastRenderedPageBreak/>
        <w:t xml:space="preserve">    m_middleCodeList = middleCodeList;</w:t>
      </w:r>
    </w:p>
    <w:p w14:paraId="006A563D" w14:textId="77777777" w:rsidR="002759C1" w:rsidRPr="00EC76D5" w:rsidRDefault="002759C1" w:rsidP="002759C1">
      <w:pPr>
        <w:pStyle w:val="Code"/>
      </w:pPr>
      <w:r w:rsidRPr="00EC76D5">
        <w:t xml:space="preserve">    m_objectCodeList = objectCodeList;</w:t>
      </w:r>
    </w:p>
    <w:p w14:paraId="0A7B151D" w14:textId="77777777" w:rsidR="002759C1" w:rsidRPr="00EC76D5" w:rsidRDefault="002759C1" w:rsidP="002759C1">
      <w:pPr>
        <w:pStyle w:val="Code"/>
      </w:pPr>
      <w:r w:rsidRPr="00EC76D5">
        <w:t xml:space="preserve">  }</w:t>
      </w:r>
    </w:p>
    <w:p w14:paraId="2EE5C0CB" w14:textId="77777777" w:rsidR="002759C1" w:rsidRPr="00EC76D5" w:rsidRDefault="002759C1" w:rsidP="002759C1">
      <w:pPr>
        <w:pStyle w:val="Code"/>
      </w:pPr>
    </w:p>
    <w:p w14:paraId="3F22071F" w14:textId="77777777" w:rsidR="002759C1" w:rsidRPr="00EC76D5" w:rsidRDefault="002759C1" w:rsidP="002759C1">
      <w:pPr>
        <w:pStyle w:val="Code"/>
      </w:pPr>
      <w:r w:rsidRPr="00EC76D5">
        <w:t xml:space="preserve">  private void addObjectCode(ObjectOperator operator, Object operand1,</w:t>
      </w:r>
    </w:p>
    <w:p w14:paraId="17780A84" w14:textId="77777777" w:rsidR="002759C1" w:rsidRPr="00EC76D5" w:rsidRDefault="002759C1" w:rsidP="002759C1">
      <w:pPr>
        <w:pStyle w:val="Code"/>
      </w:pPr>
      <w:r w:rsidRPr="00EC76D5">
        <w:t xml:space="preserve">                             Object operand2, Object operand3) {</w:t>
      </w:r>
    </w:p>
    <w:p w14:paraId="73382871" w14:textId="77777777" w:rsidR="002759C1" w:rsidRPr="00EC76D5" w:rsidRDefault="002759C1" w:rsidP="002759C1">
      <w:pPr>
        <w:pStyle w:val="Code"/>
      </w:pPr>
      <w:r w:rsidRPr="00EC76D5">
        <w:t xml:space="preserve">    m_objectCodeList.add(new ObjectCode(operator, operand1,</w:t>
      </w:r>
    </w:p>
    <w:p w14:paraId="4C74639F" w14:textId="77777777" w:rsidR="002759C1" w:rsidRPr="00EC76D5" w:rsidRDefault="002759C1" w:rsidP="002759C1">
      <w:pPr>
        <w:pStyle w:val="Code"/>
      </w:pPr>
      <w:r w:rsidRPr="00EC76D5">
        <w:t xml:space="preserve">                                        operand2, operand3, null));</w:t>
      </w:r>
    </w:p>
    <w:p w14:paraId="281EAC3F" w14:textId="77777777" w:rsidR="002759C1" w:rsidRPr="00EC76D5" w:rsidRDefault="002759C1" w:rsidP="002759C1">
      <w:pPr>
        <w:pStyle w:val="Code"/>
      </w:pPr>
      <w:r w:rsidRPr="00EC76D5">
        <w:t xml:space="preserve">  }</w:t>
      </w:r>
    </w:p>
    <w:p w14:paraId="3BC2AC6D" w14:textId="77777777" w:rsidR="002759C1" w:rsidRPr="00EC76D5" w:rsidRDefault="002759C1" w:rsidP="002759C1">
      <w:pPr>
        <w:pStyle w:val="Code"/>
      </w:pPr>
      <w:r w:rsidRPr="00EC76D5">
        <w:t xml:space="preserve">  </w:t>
      </w:r>
    </w:p>
    <w:p w14:paraId="365DACA3" w14:textId="77777777" w:rsidR="002759C1" w:rsidRPr="00EC76D5" w:rsidRDefault="002759C1" w:rsidP="002759C1">
      <w:pPr>
        <w:pStyle w:val="Code"/>
      </w:pPr>
      <w:r w:rsidRPr="00EC76D5">
        <w:t xml:space="preserve">  private int addCountObjectCode(ObjectOperator operator, Object operand1,</w:t>
      </w:r>
    </w:p>
    <w:p w14:paraId="42B4B74A" w14:textId="77777777" w:rsidR="002759C1" w:rsidRPr="00EC76D5" w:rsidRDefault="002759C1" w:rsidP="002759C1">
      <w:pPr>
        <w:pStyle w:val="Code"/>
      </w:pPr>
      <w:r w:rsidRPr="00EC76D5">
        <w:t xml:space="preserve">                                 Object operand2, Object operand3) {</w:t>
      </w:r>
    </w:p>
    <w:p w14:paraId="29E87610" w14:textId="77777777" w:rsidR="002759C1" w:rsidRPr="00EC76D5" w:rsidRDefault="002759C1" w:rsidP="002759C1">
      <w:pPr>
        <w:pStyle w:val="Code"/>
      </w:pPr>
      <w:r w:rsidRPr="00EC76D5">
        <w:t xml:space="preserve">    ObjectCode objectCode = new ObjectCode(operator, operand1,</w:t>
      </w:r>
    </w:p>
    <w:p w14:paraId="56061808" w14:textId="77777777" w:rsidR="002759C1" w:rsidRPr="00EC76D5" w:rsidRDefault="002759C1" w:rsidP="002759C1">
      <w:pPr>
        <w:pStyle w:val="Code"/>
      </w:pPr>
      <w:r w:rsidRPr="00EC76D5">
        <w:t xml:space="preserve">                                           operand2, operand3, null);</w:t>
      </w:r>
    </w:p>
    <w:p w14:paraId="42D4CB0A" w14:textId="77777777" w:rsidR="002759C1" w:rsidRPr="00EC76D5" w:rsidRDefault="002759C1" w:rsidP="002759C1">
      <w:pPr>
        <w:pStyle w:val="Code"/>
      </w:pPr>
      <w:r w:rsidRPr="00EC76D5">
        <w:t xml:space="preserve">    m_objectCodeList.add(objectCode);</w:t>
      </w:r>
    </w:p>
    <w:p w14:paraId="787E1A31" w14:textId="77777777" w:rsidR="002759C1" w:rsidRPr="00EC76D5" w:rsidRDefault="002759C1" w:rsidP="002759C1">
      <w:pPr>
        <w:pStyle w:val="Code"/>
      </w:pPr>
      <w:r w:rsidRPr="00EC76D5">
        <w:t xml:space="preserve">    return byteListSize(objectCode);</w:t>
      </w:r>
    </w:p>
    <w:p w14:paraId="18BFC8A8" w14:textId="77777777" w:rsidR="002759C1" w:rsidRPr="00EC76D5" w:rsidRDefault="002759C1" w:rsidP="002759C1">
      <w:pPr>
        <w:pStyle w:val="Code"/>
      </w:pPr>
      <w:r w:rsidRPr="00EC76D5">
        <w:t xml:space="preserve">  }</w:t>
      </w:r>
    </w:p>
    <w:p w14:paraId="10819C71" w14:textId="77777777" w:rsidR="002759C1" w:rsidRPr="00EC76D5" w:rsidRDefault="002759C1" w:rsidP="002759C1">
      <w:pPr>
        <w:pStyle w:val="Code"/>
      </w:pPr>
      <w:r w:rsidRPr="00EC76D5">
        <w:t xml:space="preserve">  </w:t>
      </w:r>
    </w:p>
    <w:p w14:paraId="575B527F" w14:textId="77777777" w:rsidR="002759C1" w:rsidRPr="00EC76D5" w:rsidRDefault="002759C1" w:rsidP="002759C1">
      <w:pPr>
        <w:pStyle w:val="Code"/>
      </w:pPr>
      <w:r w:rsidRPr="00EC76D5">
        <w:t xml:space="preserve">  private void addObjectCode(ObjectOperator operator, Object operand1,</w:t>
      </w:r>
    </w:p>
    <w:p w14:paraId="6578BBDC" w14:textId="77777777" w:rsidR="002759C1" w:rsidRPr="00EC76D5" w:rsidRDefault="002759C1" w:rsidP="002759C1">
      <w:pPr>
        <w:pStyle w:val="Code"/>
      </w:pPr>
      <w:r w:rsidRPr="00EC76D5">
        <w:t xml:space="preserve">                        Object operand2, Object operand3, String returnLabel) {</w:t>
      </w:r>
    </w:p>
    <w:p w14:paraId="63CBCC13" w14:textId="77777777" w:rsidR="002759C1" w:rsidRPr="00EC76D5" w:rsidRDefault="002759C1" w:rsidP="002759C1">
      <w:pPr>
        <w:pStyle w:val="Code"/>
      </w:pPr>
      <w:r w:rsidRPr="00EC76D5">
        <w:t xml:space="preserve">    m_objectCodeList.add(new ObjectCode(operator, operand1, operand2,</w:t>
      </w:r>
    </w:p>
    <w:p w14:paraId="1C60D6FC" w14:textId="77777777" w:rsidR="002759C1" w:rsidRPr="00EC76D5" w:rsidRDefault="002759C1" w:rsidP="002759C1">
      <w:pPr>
        <w:pStyle w:val="Code"/>
      </w:pPr>
      <w:r w:rsidRPr="00EC76D5">
        <w:t xml:space="preserve">                                        operand3, returnLabel));</w:t>
      </w:r>
    </w:p>
    <w:p w14:paraId="4A245278" w14:textId="77777777" w:rsidR="002759C1" w:rsidRPr="00EC76D5" w:rsidRDefault="002759C1" w:rsidP="002759C1">
      <w:pPr>
        <w:pStyle w:val="Code"/>
      </w:pPr>
      <w:r w:rsidRPr="00EC76D5">
        <w:t xml:space="preserve">  }</w:t>
      </w:r>
    </w:p>
    <w:p w14:paraId="6E7CA606" w14:textId="77777777" w:rsidR="002759C1" w:rsidRPr="00EC76D5" w:rsidRDefault="002759C1" w:rsidP="002759C1">
      <w:pPr>
        <w:pStyle w:val="Code"/>
      </w:pPr>
      <w:r w:rsidRPr="00EC76D5">
        <w:t xml:space="preserve">  </w:t>
      </w:r>
    </w:p>
    <w:p w14:paraId="3EFA2B9E" w14:textId="77777777" w:rsidR="002759C1" w:rsidRPr="00EC76D5" w:rsidRDefault="002759C1" w:rsidP="002759C1">
      <w:pPr>
        <w:pStyle w:val="Code"/>
      </w:pPr>
      <w:r w:rsidRPr="00EC76D5">
        <w:t xml:space="preserve">  Track setPointerTrack(Symbol addressSymbol, Track track) {</w:t>
      </w:r>
    </w:p>
    <w:p w14:paraId="1E68148F" w14:textId="77777777" w:rsidR="002759C1" w:rsidRPr="00EC76D5" w:rsidRDefault="002759C1" w:rsidP="002759C1">
      <w:pPr>
        <w:pStyle w:val="Code"/>
      </w:pPr>
      <w:r w:rsidRPr="00EC76D5">
        <w:t xml:space="preserve">    if (!track.setPointer()) {</w:t>
      </w:r>
    </w:p>
    <w:p w14:paraId="19E9625B" w14:textId="77777777" w:rsidR="002759C1" w:rsidRPr="00EC76D5" w:rsidRDefault="002759C1" w:rsidP="002759C1">
      <w:pPr>
        <w:pStyle w:val="Code"/>
      </w:pPr>
      <w:r w:rsidRPr="00EC76D5">
        <w:t xml:space="preserve">      m_trackMap.remove(addressSymbol);</w:t>
      </w:r>
    </w:p>
    <w:p w14:paraId="296EFD93" w14:textId="77777777" w:rsidR="002759C1" w:rsidRPr="00EC76D5" w:rsidRDefault="002759C1" w:rsidP="002759C1">
      <w:pPr>
        <w:pStyle w:val="Code"/>
      </w:pPr>
      <w:r w:rsidRPr="00EC76D5">
        <w:t xml:space="preserve">      track.setPointer();</w:t>
      </w:r>
    </w:p>
    <w:p w14:paraId="2202B2F1" w14:textId="77777777" w:rsidR="002759C1" w:rsidRPr="00EC76D5" w:rsidRDefault="002759C1" w:rsidP="002759C1">
      <w:pPr>
        <w:pStyle w:val="Code"/>
      </w:pPr>
      <w:r w:rsidRPr="00EC76D5">
        <w:t xml:space="preserve">    }</w:t>
      </w:r>
    </w:p>
    <w:p w14:paraId="5C97866A" w14:textId="77777777" w:rsidR="002759C1" w:rsidRPr="00EC76D5" w:rsidRDefault="002759C1" w:rsidP="002759C1">
      <w:pPr>
        <w:pStyle w:val="Code"/>
      </w:pPr>
    </w:p>
    <w:p w14:paraId="3C0C798F" w14:textId="77777777" w:rsidR="002759C1" w:rsidRPr="00EC76D5" w:rsidRDefault="002759C1" w:rsidP="002759C1">
      <w:pPr>
        <w:pStyle w:val="Code"/>
      </w:pPr>
      <w:r w:rsidRPr="00EC76D5">
        <w:t xml:space="preserve">    return track;</w:t>
      </w:r>
    </w:p>
    <w:p w14:paraId="45A02FC0" w14:textId="77777777" w:rsidR="002759C1" w:rsidRPr="00EC76D5" w:rsidRDefault="002759C1" w:rsidP="002759C1">
      <w:pPr>
        <w:pStyle w:val="Code"/>
      </w:pPr>
      <w:r w:rsidRPr="00EC76D5">
        <w:t xml:space="preserve">  }</w:t>
      </w:r>
    </w:p>
    <w:p w14:paraId="2D54B98F" w14:textId="77777777" w:rsidR="002759C1" w:rsidRPr="00EC76D5" w:rsidRDefault="002759C1" w:rsidP="002759C1">
      <w:pPr>
        <w:pStyle w:val="Code"/>
      </w:pPr>
    </w:p>
    <w:p w14:paraId="265F7080" w14:textId="77777777" w:rsidR="002759C1" w:rsidRPr="00EC76D5" w:rsidRDefault="002759C1" w:rsidP="002759C1">
      <w:pPr>
        <w:pStyle w:val="Code"/>
      </w:pPr>
      <w:r w:rsidRPr="00EC76D5">
        <w:t xml:space="preserve">  public static Register baseRegister(Symbol symbol) {</w:t>
      </w:r>
    </w:p>
    <w:p w14:paraId="366BB844" w14:textId="77777777" w:rsidR="002759C1" w:rsidRPr="00EC76D5" w:rsidRDefault="002759C1" w:rsidP="002759C1">
      <w:pPr>
        <w:pStyle w:val="Code"/>
      </w:pPr>
      <w:r w:rsidRPr="00EC76D5">
        <w:t xml:space="preserve">    Storage storage = symbol.getStorage();</w:t>
      </w:r>
    </w:p>
    <w:p w14:paraId="5D88D368" w14:textId="77777777" w:rsidR="002759C1" w:rsidRPr="00EC76D5" w:rsidRDefault="002759C1" w:rsidP="002759C1">
      <w:pPr>
        <w:pStyle w:val="Code"/>
      </w:pPr>
      <w:r w:rsidRPr="00EC76D5">
        <w:t xml:space="preserve">    </w:t>
      </w:r>
    </w:p>
    <w:p w14:paraId="65231A4A" w14:textId="77777777" w:rsidR="002759C1" w:rsidRPr="00EC76D5" w:rsidRDefault="002759C1" w:rsidP="002759C1">
      <w:pPr>
        <w:pStyle w:val="Code"/>
      </w:pPr>
      <w:r w:rsidRPr="00EC76D5">
        <w:t xml:space="preserve">    if ((storage == Storage.Auto) || (storage == Storage.Register)) {</w:t>
      </w:r>
    </w:p>
    <w:p w14:paraId="0EB47D1A" w14:textId="77777777" w:rsidR="002759C1" w:rsidRPr="00EC76D5" w:rsidRDefault="002759C1" w:rsidP="002759C1">
      <w:pPr>
        <w:pStyle w:val="Code"/>
      </w:pPr>
      <w:r w:rsidRPr="00EC76D5">
        <w:t xml:space="preserve">      if (Main.FuncSymbol.getType().isEllipse() &amp;&amp; !symbol.isParameter()) {</w:t>
      </w:r>
    </w:p>
    <w:p w14:paraId="3D2FF75B" w14:textId="77777777" w:rsidR="002759C1" w:rsidRPr="00EC76D5" w:rsidRDefault="002759C1" w:rsidP="002759C1">
      <w:pPr>
        <w:pStyle w:val="Code"/>
      </w:pPr>
      <w:r w:rsidRPr="00EC76D5">
        <w:t xml:space="preserve">        return ObjectCode.EllipseRegister;</w:t>
      </w:r>
    </w:p>
    <w:p w14:paraId="74313EA3" w14:textId="77777777" w:rsidR="002759C1" w:rsidRPr="00EC76D5" w:rsidRDefault="002759C1" w:rsidP="002759C1">
      <w:pPr>
        <w:pStyle w:val="Code"/>
      </w:pPr>
      <w:r w:rsidRPr="00EC76D5">
        <w:t xml:space="preserve">      }</w:t>
      </w:r>
    </w:p>
    <w:p w14:paraId="203CF897" w14:textId="77777777" w:rsidR="002759C1" w:rsidRPr="00EC76D5" w:rsidRDefault="002759C1" w:rsidP="002759C1">
      <w:pPr>
        <w:pStyle w:val="Code"/>
      </w:pPr>
      <w:r w:rsidRPr="00EC76D5">
        <w:t xml:space="preserve">      else {</w:t>
      </w:r>
    </w:p>
    <w:p w14:paraId="5E19789E" w14:textId="77777777" w:rsidR="002759C1" w:rsidRPr="00EC76D5" w:rsidRDefault="002759C1" w:rsidP="002759C1">
      <w:pPr>
        <w:pStyle w:val="Code"/>
      </w:pPr>
      <w:r w:rsidRPr="00EC76D5">
        <w:t xml:space="preserve">        return ObjectCode.FrameRegister;</w:t>
      </w:r>
    </w:p>
    <w:p w14:paraId="12353558" w14:textId="77777777" w:rsidR="002759C1" w:rsidRPr="00EC76D5" w:rsidRDefault="002759C1" w:rsidP="002759C1">
      <w:pPr>
        <w:pStyle w:val="Code"/>
      </w:pPr>
      <w:r w:rsidRPr="00EC76D5">
        <w:t xml:space="preserve">      }</w:t>
      </w:r>
    </w:p>
    <w:p w14:paraId="1E4C32AF" w14:textId="77777777" w:rsidR="002759C1" w:rsidRPr="00EC76D5" w:rsidRDefault="002759C1" w:rsidP="002759C1">
      <w:pPr>
        <w:pStyle w:val="Code"/>
      </w:pPr>
      <w:r w:rsidRPr="00EC76D5">
        <w:t xml:space="preserve">    }</w:t>
      </w:r>
    </w:p>
    <w:p w14:paraId="6C412283" w14:textId="77777777" w:rsidR="002759C1" w:rsidRPr="00EC76D5" w:rsidRDefault="002759C1" w:rsidP="002759C1">
      <w:pPr>
        <w:pStyle w:val="Code"/>
      </w:pPr>
      <w:r w:rsidRPr="00EC76D5">
        <w:t xml:space="preserve">    else {</w:t>
      </w:r>
    </w:p>
    <w:p w14:paraId="19D5EB9C" w14:textId="77777777" w:rsidR="002759C1" w:rsidRPr="00EC76D5" w:rsidRDefault="002759C1" w:rsidP="002759C1">
      <w:pPr>
        <w:pStyle w:val="Code"/>
      </w:pPr>
      <w:r w:rsidRPr="00EC76D5">
        <w:t xml:space="preserve">      return null;</w:t>
      </w:r>
    </w:p>
    <w:p w14:paraId="3EBC886D" w14:textId="77777777" w:rsidR="002759C1" w:rsidRPr="00EC76D5" w:rsidRDefault="002759C1" w:rsidP="002759C1">
      <w:pPr>
        <w:pStyle w:val="Code"/>
      </w:pPr>
      <w:r w:rsidRPr="00EC76D5">
        <w:t xml:space="preserve">    }</w:t>
      </w:r>
    </w:p>
    <w:p w14:paraId="61CAA5BF" w14:textId="77777777" w:rsidR="002759C1" w:rsidRPr="00EC76D5" w:rsidRDefault="002759C1" w:rsidP="002759C1">
      <w:pPr>
        <w:pStyle w:val="Code"/>
      </w:pPr>
      <w:r w:rsidRPr="00EC76D5">
        <w:t xml:space="preserve">  }</w:t>
      </w:r>
    </w:p>
    <w:p w14:paraId="36457CA9" w14:textId="77777777" w:rsidR="002759C1" w:rsidRPr="00EC76D5" w:rsidRDefault="002759C1" w:rsidP="002759C1">
      <w:pPr>
        <w:pStyle w:val="Code"/>
      </w:pPr>
    </w:p>
    <w:p w14:paraId="22CC24EE" w14:textId="77777777" w:rsidR="002759C1" w:rsidRPr="00EC76D5" w:rsidRDefault="002759C1" w:rsidP="002759C1">
      <w:pPr>
        <w:pStyle w:val="Code"/>
      </w:pPr>
      <w:r w:rsidRPr="00EC76D5">
        <w:t xml:space="preserve">  public void generateObjectCodeList() {</w:t>
      </w:r>
    </w:p>
    <w:p w14:paraId="0CB18785" w14:textId="77777777" w:rsidR="002759C1" w:rsidRPr="00EC76D5" w:rsidRDefault="002759C1" w:rsidP="002759C1">
      <w:pPr>
        <w:pStyle w:val="Code"/>
      </w:pPr>
      <w:r w:rsidRPr="00EC76D5">
        <w:t xml:space="preserve">    for (int index = 0; index &lt; m_middleCodeList.size(); ++index) {</w:t>
      </w:r>
    </w:p>
    <w:p w14:paraId="11A8B09E" w14:textId="77777777" w:rsidR="002759C1" w:rsidRPr="00EC76D5" w:rsidRDefault="002759C1" w:rsidP="002759C1">
      <w:pPr>
        <w:pStyle w:val="Code"/>
      </w:pPr>
      <w:r w:rsidRPr="00EC76D5">
        <w:t xml:space="preserve">      MiddleCode middleCode = m_middleCodeList.get(index);</w:t>
      </w:r>
    </w:p>
    <w:p w14:paraId="0F8C52D3" w14:textId="77777777" w:rsidR="002759C1" w:rsidRPr="00EC76D5" w:rsidRDefault="002759C1" w:rsidP="002759C1">
      <w:pPr>
        <w:pStyle w:val="Code"/>
      </w:pPr>
      <w:r w:rsidRPr="00EC76D5">
        <w:t xml:space="preserve">      MiddleOperator middleOp = middleCode.getOperator();</w:t>
      </w:r>
    </w:p>
    <w:p w14:paraId="15522FB0" w14:textId="77777777" w:rsidR="002759C1" w:rsidRPr="00EC76D5" w:rsidRDefault="002759C1" w:rsidP="002759C1">
      <w:pPr>
        <w:pStyle w:val="Code"/>
      </w:pPr>
    </w:p>
    <w:p w14:paraId="0CFC2DE9" w14:textId="77777777" w:rsidR="002759C1" w:rsidRPr="00EC76D5" w:rsidRDefault="002759C1" w:rsidP="002759C1">
      <w:pPr>
        <w:pStyle w:val="Code"/>
      </w:pPr>
      <w:r w:rsidRPr="00EC76D5">
        <w:t xml:space="preserve">      m_middleToObjectMap.put(index, m_objectCodeList.size());</w:t>
      </w:r>
    </w:p>
    <w:p w14:paraId="4179F53F" w14:textId="77777777" w:rsidR="002759C1" w:rsidRPr="00EC76D5" w:rsidRDefault="002759C1" w:rsidP="002759C1">
      <w:pPr>
        <w:pStyle w:val="Code"/>
      </w:pPr>
      <w:r w:rsidRPr="00EC76D5">
        <w:t xml:space="preserve">      String middleText = middleCode.toString();</w:t>
      </w:r>
    </w:p>
    <w:p w14:paraId="7EC2552A" w14:textId="77777777" w:rsidR="002759C1" w:rsidRPr="00EC76D5" w:rsidRDefault="002759C1" w:rsidP="002759C1">
      <w:pPr>
        <w:pStyle w:val="Code"/>
      </w:pPr>
      <w:r w:rsidRPr="00EC76D5">
        <w:lastRenderedPageBreak/>
        <w:t xml:space="preserve">      </w:t>
      </w:r>
    </w:p>
    <w:p w14:paraId="004A1FF4" w14:textId="77777777" w:rsidR="002759C1" w:rsidRPr="00EC76D5" w:rsidRDefault="002759C1" w:rsidP="002759C1">
      <w:pPr>
        <w:pStyle w:val="Code"/>
      </w:pPr>
      <w:r w:rsidRPr="00EC76D5">
        <w:t xml:space="preserve">      if (middleCode.getOperator() == MiddleOperator.FunctionStart) {</w:t>
      </w:r>
    </w:p>
    <w:p w14:paraId="36B87223" w14:textId="77777777" w:rsidR="002759C1" w:rsidRPr="00EC76D5" w:rsidRDefault="002759C1" w:rsidP="002759C1">
      <w:pPr>
        <w:pStyle w:val="Code"/>
      </w:pPr>
      <w:r w:rsidRPr="00EC76D5">
        <w:t xml:space="preserve">        middleText += ", " + Main.CurrentTable.toString();</w:t>
      </w:r>
    </w:p>
    <w:p w14:paraId="5CFF7FC8" w14:textId="77777777" w:rsidR="002759C1" w:rsidRPr="00EC76D5" w:rsidRDefault="002759C1" w:rsidP="002759C1">
      <w:pPr>
        <w:pStyle w:val="Code"/>
      </w:pPr>
      <w:r w:rsidRPr="00EC76D5">
        <w:t xml:space="preserve">      }</w:t>
      </w:r>
    </w:p>
    <w:p w14:paraId="50D6066E" w14:textId="77777777" w:rsidR="002759C1" w:rsidRPr="00EC76D5" w:rsidRDefault="002759C1" w:rsidP="002759C1">
      <w:pPr>
        <w:pStyle w:val="Code"/>
      </w:pPr>
    </w:p>
    <w:p w14:paraId="3DC17D95" w14:textId="77777777" w:rsidR="002759C1" w:rsidRPr="00EC76D5" w:rsidRDefault="002759C1" w:rsidP="002759C1">
      <w:pPr>
        <w:pStyle w:val="Code"/>
      </w:pPr>
      <w:r w:rsidRPr="00EC76D5">
        <w:t xml:space="preserve">      if (middleCode.isLeader()) {</w:t>
      </w:r>
    </w:p>
    <w:p w14:paraId="42FB8BE1" w14:textId="77777777" w:rsidR="002759C1" w:rsidRPr="00EC76D5" w:rsidRDefault="002759C1" w:rsidP="002759C1">
      <w:pPr>
        <w:pStyle w:val="Code"/>
      </w:pPr>
      <w:r w:rsidRPr="00EC76D5">
        <w:t xml:space="preserve">        middleText += " (leader)";</w:t>
      </w:r>
    </w:p>
    <w:p w14:paraId="47320CE8" w14:textId="77777777" w:rsidR="002759C1" w:rsidRPr="00EC76D5" w:rsidRDefault="002759C1" w:rsidP="002759C1">
      <w:pPr>
        <w:pStyle w:val="Code"/>
      </w:pPr>
      <w:r w:rsidRPr="00EC76D5">
        <w:t xml:space="preserve">      }</w:t>
      </w:r>
    </w:p>
    <w:p w14:paraId="6625F5C6" w14:textId="77777777" w:rsidR="002759C1" w:rsidRPr="00EC76D5" w:rsidRDefault="002759C1" w:rsidP="002759C1">
      <w:pPr>
        <w:pStyle w:val="Code"/>
      </w:pPr>
    </w:p>
    <w:p w14:paraId="5952906F" w14:textId="77777777" w:rsidR="002759C1" w:rsidRPr="00EC76D5" w:rsidRDefault="002759C1" w:rsidP="002759C1">
      <w:pPr>
        <w:pStyle w:val="Code"/>
      </w:pPr>
      <w:r w:rsidRPr="00EC76D5">
        <w:t xml:space="preserve">      String label = Main.FuncSymbol.getUniqueName() +</w:t>
      </w:r>
    </w:p>
    <w:p w14:paraId="4F7BD48E" w14:textId="77777777" w:rsidR="002759C1" w:rsidRPr="00EC76D5" w:rsidRDefault="002759C1" w:rsidP="002759C1">
      <w:pPr>
        <w:pStyle w:val="Code"/>
      </w:pPr>
      <w:r w:rsidRPr="00EC76D5">
        <w:t xml:space="preserve">                     ((index &gt; 0) ? (Main.SeparatorId + index) : "");</w:t>
      </w:r>
    </w:p>
    <w:p w14:paraId="5C962A72" w14:textId="77777777" w:rsidR="002759C1" w:rsidRPr="00EC76D5" w:rsidRDefault="002759C1" w:rsidP="002759C1">
      <w:pPr>
        <w:pStyle w:val="Code"/>
      </w:pPr>
      <w:r w:rsidRPr="00EC76D5">
        <w:t xml:space="preserve">      addObjectCode(ObjectOperator.label, label, middleText, null);</w:t>
      </w:r>
    </w:p>
    <w:p w14:paraId="07E72F9C" w14:textId="77777777" w:rsidR="002759C1" w:rsidRPr="00EC76D5" w:rsidRDefault="002759C1" w:rsidP="002759C1">
      <w:pPr>
        <w:pStyle w:val="Code"/>
      </w:pPr>
    </w:p>
    <w:p w14:paraId="4B1A1F21" w14:textId="77777777" w:rsidR="002759C1" w:rsidRPr="00EC76D5" w:rsidRDefault="002759C1" w:rsidP="002759C1">
      <w:pPr>
        <w:pStyle w:val="Code"/>
      </w:pPr>
      <w:r w:rsidRPr="00EC76D5">
        <w:t xml:space="preserve">      switch (middleOp) {</w:t>
      </w:r>
    </w:p>
    <w:p w14:paraId="44291C51" w14:textId="77777777" w:rsidR="002759C1" w:rsidRPr="00EC76D5" w:rsidRDefault="002759C1" w:rsidP="002759C1">
      <w:pPr>
        <w:pStyle w:val="Code"/>
      </w:pPr>
      <w:r w:rsidRPr="00EC76D5">
        <w:t xml:space="preserve">        case Address:</w:t>
      </w:r>
    </w:p>
    <w:p w14:paraId="78301568" w14:textId="77777777" w:rsidR="002759C1" w:rsidRPr="00EC76D5" w:rsidRDefault="002759C1" w:rsidP="002759C1">
      <w:pPr>
        <w:pStyle w:val="Code"/>
      </w:pPr>
      <w:r w:rsidRPr="00EC76D5">
        <w:t xml:space="preserve">        case Dot:</w:t>
      </w:r>
    </w:p>
    <w:p w14:paraId="67B229A5" w14:textId="77777777" w:rsidR="002759C1" w:rsidRPr="00EC76D5" w:rsidRDefault="002759C1" w:rsidP="002759C1">
      <w:pPr>
        <w:pStyle w:val="Code"/>
      </w:pPr>
      <w:r w:rsidRPr="00EC76D5">
        <w:t xml:space="preserve">          generateMemory(middleCode);</w:t>
      </w:r>
    </w:p>
    <w:p w14:paraId="38F48A50" w14:textId="77777777" w:rsidR="002759C1" w:rsidRPr="00EC76D5" w:rsidRDefault="002759C1" w:rsidP="002759C1">
      <w:pPr>
        <w:pStyle w:val="Code"/>
      </w:pPr>
      <w:r w:rsidRPr="00EC76D5">
        <w:t xml:space="preserve">          break;</w:t>
      </w:r>
    </w:p>
    <w:p w14:paraId="186B0412" w14:textId="77777777" w:rsidR="002759C1" w:rsidRPr="00EC76D5" w:rsidRDefault="002759C1" w:rsidP="002759C1">
      <w:pPr>
        <w:pStyle w:val="Code"/>
      </w:pPr>
    </w:p>
    <w:p w14:paraId="5C87D452" w14:textId="52D8E75B" w:rsidR="002759C1" w:rsidRPr="00EC76D5" w:rsidRDefault="002759C1" w:rsidP="002759C1">
      <w:pPr>
        <w:pStyle w:val="Code"/>
      </w:pPr>
      <w:r w:rsidRPr="00EC76D5">
        <w:t xml:space="preserve">        case </w:t>
      </w:r>
      <w:r w:rsidR="00B02345">
        <w:t>Dereference</w:t>
      </w:r>
      <w:r w:rsidRPr="00EC76D5">
        <w:t>:</w:t>
      </w:r>
    </w:p>
    <w:p w14:paraId="61E926F4" w14:textId="77777777" w:rsidR="002759C1" w:rsidRPr="00EC76D5" w:rsidRDefault="002759C1" w:rsidP="002759C1">
      <w:pPr>
        <w:pStyle w:val="Code"/>
      </w:pPr>
      <w:r w:rsidRPr="00EC76D5">
        <w:t xml:space="preserve">        case Arrow:</w:t>
      </w:r>
    </w:p>
    <w:p w14:paraId="48883E53" w14:textId="77777777" w:rsidR="002759C1" w:rsidRPr="00EC76D5" w:rsidRDefault="002759C1" w:rsidP="002759C1">
      <w:pPr>
        <w:pStyle w:val="Code"/>
      </w:pPr>
      <w:r w:rsidRPr="00EC76D5">
        <w:t xml:space="preserve">        case Index: {</w:t>
      </w:r>
    </w:p>
    <w:p w14:paraId="2DCBCE45" w14:textId="77777777" w:rsidR="002759C1" w:rsidRPr="00EC76D5" w:rsidRDefault="002759C1" w:rsidP="002759C1">
      <w:pPr>
        <w:pStyle w:val="Code"/>
      </w:pPr>
      <w:r w:rsidRPr="00EC76D5">
        <w:t xml:space="preserve">            Symbol resultSymbol = (Symbol) middleCode.getOperand(2);</w:t>
      </w:r>
    </w:p>
    <w:p w14:paraId="7EB4F7EB" w14:textId="77777777" w:rsidR="002759C1" w:rsidRPr="00EC76D5" w:rsidRDefault="002759C1" w:rsidP="002759C1">
      <w:pPr>
        <w:pStyle w:val="Code"/>
      </w:pPr>
      <w:r w:rsidRPr="00EC76D5">
        <w:t xml:space="preserve">            </w:t>
      </w:r>
    </w:p>
    <w:p w14:paraId="7F97DDD1" w14:textId="77777777" w:rsidR="002759C1" w:rsidRPr="00EC76D5" w:rsidRDefault="002759C1" w:rsidP="002759C1">
      <w:pPr>
        <w:pStyle w:val="Code"/>
      </w:pPr>
      <w:r w:rsidRPr="00EC76D5">
        <w:t xml:space="preserve">            if (resultSymbol.getType().isIntegralOrPointer()) {</w:t>
      </w:r>
    </w:p>
    <w:p w14:paraId="0025870D" w14:textId="77777777" w:rsidR="002759C1" w:rsidRPr="00EC76D5" w:rsidRDefault="002759C1" w:rsidP="002759C1">
      <w:pPr>
        <w:pStyle w:val="Code"/>
      </w:pPr>
      <w:r w:rsidRPr="00EC76D5">
        <w:t xml:space="preserve">              generateIntegral(middleCode, index);</w:t>
      </w:r>
    </w:p>
    <w:p w14:paraId="3ABAB565" w14:textId="77777777" w:rsidR="002759C1" w:rsidRPr="00EC76D5" w:rsidRDefault="002759C1" w:rsidP="002759C1">
      <w:pPr>
        <w:pStyle w:val="Code"/>
      </w:pPr>
      <w:r w:rsidRPr="00EC76D5">
        <w:t xml:space="preserve">            }</w:t>
      </w:r>
    </w:p>
    <w:p w14:paraId="27CDBBF6" w14:textId="77777777" w:rsidR="002759C1" w:rsidRPr="00EC76D5" w:rsidRDefault="002759C1" w:rsidP="002759C1">
      <w:pPr>
        <w:pStyle w:val="Code"/>
      </w:pPr>
      <w:r w:rsidRPr="00EC76D5">
        <w:t xml:space="preserve">            else {</w:t>
      </w:r>
    </w:p>
    <w:p w14:paraId="1AB08D2F" w14:textId="77777777" w:rsidR="002759C1" w:rsidRPr="00EC76D5" w:rsidRDefault="002759C1" w:rsidP="002759C1">
      <w:pPr>
        <w:pStyle w:val="Code"/>
      </w:pPr>
      <w:r w:rsidRPr="00EC76D5">
        <w:t xml:space="preserve">              generateMemory(middleCode);</w:t>
      </w:r>
    </w:p>
    <w:p w14:paraId="0224FC20" w14:textId="77777777" w:rsidR="002759C1" w:rsidRPr="00EC76D5" w:rsidRDefault="002759C1" w:rsidP="002759C1">
      <w:pPr>
        <w:pStyle w:val="Code"/>
      </w:pPr>
      <w:r w:rsidRPr="00EC76D5">
        <w:t xml:space="preserve">            }</w:t>
      </w:r>
    </w:p>
    <w:p w14:paraId="5FE90601" w14:textId="77777777" w:rsidR="002759C1" w:rsidRPr="00EC76D5" w:rsidRDefault="002759C1" w:rsidP="002759C1">
      <w:pPr>
        <w:pStyle w:val="Code"/>
      </w:pPr>
      <w:r w:rsidRPr="00EC76D5">
        <w:t xml:space="preserve">          }</w:t>
      </w:r>
    </w:p>
    <w:p w14:paraId="09983EEB" w14:textId="77777777" w:rsidR="002759C1" w:rsidRPr="00EC76D5" w:rsidRDefault="002759C1" w:rsidP="002759C1">
      <w:pPr>
        <w:pStyle w:val="Code"/>
      </w:pPr>
      <w:r w:rsidRPr="00EC76D5">
        <w:t xml:space="preserve">          break;</w:t>
      </w:r>
    </w:p>
    <w:p w14:paraId="30B26CBA" w14:textId="77777777" w:rsidR="002759C1" w:rsidRPr="00EC76D5" w:rsidRDefault="002759C1" w:rsidP="002759C1">
      <w:pPr>
        <w:pStyle w:val="Code"/>
      </w:pPr>
    </w:p>
    <w:p w14:paraId="4801ED9E" w14:textId="77777777" w:rsidR="002759C1" w:rsidRPr="00EC76D5" w:rsidRDefault="002759C1" w:rsidP="002759C1">
      <w:pPr>
        <w:pStyle w:val="Code"/>
      </w:pPr>
      <w:r w:rsidRPr="00EC76D5">
        <w:t xml:space="preserve">        case FunctionStart:</w:t>
      </w:r>
    </w:p>
    <w:p w14:paraId="0D059C45" w14:textId="77777777" w:rsidR="002759C1" w:rsidRPr="00EC76D5" w:rsidRDefault="002759C1" w:rsidP="002759C1">
      <w:pPr>
        <w:pStyle w:val="Code"/>
      </w:pPr>
      <w:r w:rsidRPr="00EC76D5">
        <w:t xml:space="preserve">        case FunctionEnd:</w:t>
      </w:r>
    </w:p>
    <w:p w14:paraId="2B48BCB0" w14:textId="77777777" w:rsidR="002759C1" w:rsidRPr="00EC76D5" w:rsidRDefault="002759C1" w:rsidP="002759C1">
      <w:pPr>
        <w:pStyle w:val="Code"/>
      </w:pPr>
      <w:r w:rsidRPr="00EC76D5">
        <w:t xml:space="preserve">        case Call:</w:t>
      </w:r>
    </w:p>
    <w:p w14:paraId="207B7991" w14:textId="77777777" w:rsidR="002759C1" w:rsidRPr="00EC76D5" w:rsidRDefault="002759C1" w:rsidP="002759C1">
      <w:pPr>
        <w:pStyle w:val="Code"/>
      </w:pPr>
      <w:r w:rsidRPr="00EC76D5">
        <w:t xml:space="preserve">        case Return:</w:t>
      </w:r>
    </w:p>
    <w:p w14:paraId="3BF36A0C" w14:textId="77777777" w:rsidR="002759C1" w:rsidRPr="00EC76D5" w:rsidRDefault="002759C1" w:rsidP="002759C1">
      <w:pPr>
        <w:pStyle w:val="Code"/>
      </w:pPr>
      <w:r w:rsidRPr="00EC76D5">
        <w:t xml:space="preserve">        case Goto:</w:t>
      </w:r>
    </w:p>
    <w:p w14:paraId="043814F2" w14:textId="77777777" w:rsidR="002759C1" w:rsidRPr="00EC76D5" w:rsidRDefault="002759C1" w:rsidP="002759C1">
      <w:pPr>
        <w:pStyle w:val="Code"/>
      </w:pPr>
      <w:r w:rsidRPr="00EC76D5">
        <w:t xml:space="preserve">        case Empty:</w:t>
      </w:r>
    </w:p>
    <w:p w14:paraId="76883F6F" w14:textId="77777777" w:rsidR="002759C1" w:rsidRPr="00EC76D5" w:rsidRDefault="002759C1" w:rsidP="002759C1">
      <w:pPr>
        <w:pStyle w:val="Code"/>
      </w:pPr>
      <w:r w:rsidRPr="00EC76D5">
        <w:t xml:space="preserve">          generateFunction(middleCode, index);</w:t>
      </w:r>
    </w:p>
    <w:p w14:paraId="63F67604" w14:textId="77777777" w:rsidR="002759C1" w:rsidRPr="00EC76D5" w:rsidRDefault="002759C1" w:rsidP="002759C1">
      <w:pPr>
        <w:pStyle w:val="Code"/>
      </w:pPr>
      <w:r w:rsidRPr="00EC76D5">
        <w:t xml:space="preserve">          break;</w:t>
      </w:r>
    </w:p>
    <w:p w14:paraId="011A587D" w14:textId="77777777" w:rsidR="002759C1" w:rsidRPr="00EC76D5" w:rsidRDefault="002759C1" w:rsidP="002759C1">
      <w:pPr>
        <w:pStyle w:val="Code"/>
      </w:pPr>
    </w:p>
    <w:p w14:paraId="6AC16F80" w14:textId="77777777" w:rsidR="002759C1" w:rsidRPr="00EC76D5" w:rsidRDefault="002759C1" w:rsidP="002759C1">
      <w:pPr>
        <w:pStyle w:val="Code"/>
      </w:pPr>
      <w:r w:rsidRPr="00EC76D5">
        <w:t xml:space="preserve">        case FloatingToFloating:</w:t>
      </w:r>
    </w:p>
    <w:p w14:paraId="19DF7545" w14:textId="77777777" w:rsidR="002759C1" w:rsidRPr="00EC76D5" w:rsidRDefault="002759C1" w:rsidP="002759C1">
      <w:pPr>
        <w:pStyle w:val="Code"/>
      </w:pPr>
      <w:r w:rsidRPr="00EC76D5">
        <w:t xml:space="preserve">        case IntegralToIntegral:</w:t>
      </w:r>
    </w:p>
    <w:p w14:paraId="2CA288FF" w14:textId="77777777" w:rsidR="002759C1" w:rsidRPr="00EC76D5" w:rsidRDefault="002759C1" w:rsidP="002759C1">
      <w:pPr>
        <w:pStyle w:val="Code"/>
      </w:pPr>
      <w:r w:rsidRPr="00EC76D5">
        <w:t xml:space="preserve">        case FloatingToIntegral:</w:t>
      </w:r>
    </w:p>
    <w:p w14:paraId="726E6990" w14:textId="77777777" w:rsidR="002759C1" w:rsidRPr="00EC76D5" w:rsidRDefault="002759C1" w:rsidP="002759C1">
      <w:pPr>
        <w:pStyle w:val="Code"/>
      </w:pPr>
      <w:r w:rsidRPr="00EC76D5">
        <w:t xml:space="preserve">          generateConvert(middleCode, index);</w:t>
      </w:r>
    </w:p>
    <w:p w14:paraId="10D4ABBB" w14:textId="77777777" w:rsidR="002759C1" w:rsidRPr="00EC76D5" w:rsidRDefault="002759C1" w:rsidP="002759C1">
      <w:pPr>
        <w:pStyle w:val="Code"/>
      </w:pPr>
      <w:r w:rsidRPr="00EC76D5">
        <w:t xml:space="preserve">          break;</w:t>
      </w:r>
    </w:p>
    <w:p w14:paraId="49CCE67F" w14:textId="77777777" w:rsidR="002759C1" w:rsidRPr="00EC76D5" w:rsidRDefault="002759C1" w:rsidP="002759C1">
      <w:pPr>
        <w:pStyle w:val="Code"/>
      </w:pPr>
    </w:p>
    <w:p w14:paraId="54B36D81" w14:textId="77777777" w:rsidR="002759C1" w:rsidRPr="00EC76D5" w:rsidRDefault="002759C1" w:rsidP="002759C1">
      <w:pPr>
        <w:pStyle w:val="Code"/>
      </w:pPr>
      <w:r w:rsidRPr="00EC76D5">
        <w:t xml:space="preserve">        case Exit:</w:t>
      </w:r>
    </w:p>
    <w:p w14:paraId="027CBFC4" w14:textId="77777777" w:rsidR="002759C1" w:rsidRPr="00EC76D5" w:rsidRDefault="002759C1" w:rsidP="002759C1">
      <w:pPr>
        <w:pStyle w:val="Code"/>
      </w:pPr>
      <w:r w:rsidRPr="00EC76D5">
        <w:t xml:space="preserve">        case LoadToRegister:</w:t>
      </w:r>
    </w:p>
    <w:p w14:paraId="06D563C6" w14:textId="77777777" w:rsidR="002759C1" w:rsidRPr="00EC76D5" w:rsidRDefault="002759C1" w:rsidP="002759C1">
      <w:pPr>
        <w:pStyle w:val="Code"/>
      </w:pPr>
      <w:r w:rsidRPr="00EC76D5">
        <w:t xml:space="preserve">        case SaveFromRegister:</w:t>
      </w:r>
    </w:p>
    <w:p w14:paraId="436164CB" w14:textId="77777777" w:rsidR="002759C1" w:rsidRPr="00EC76D5" w:rsidRDefault="002759C1" w:rsidP="002759C1">
      <w:pPr>
        <w:pStyle w:val="Code"/>
      </w:pPr>
      <w:r w:rsidRPr="00EC76D5">
        <w:t xml:space="preserve">        case SaveFromFlagByte:</w:t>
      </w:r>
    </w:p>
    <w:p w14:paraId="0A64A39F" w14:textId="77777777" w:rsidR="002759C1" w:rsidRPr="00EC76D5" w:rsidRDefault="002759C1" w:rsidP="002759C1">
      <w:pPr>
        <w:pStyle w:val="Code"/>
      </w:pPr>
      <w:r w:rsidRPr="00EC76D5">
        <w:t xml:space="preserve">        case JumpRegister:</w:t>
      </w:r>
    </w:p>
    <w:p w14:paraId="51E5B3D2" w14:textId="77777777" w:rsidR="002759C1" w:rsidRPr="00EC76D5" w:rsidRDefault="002759C1" w:rsidP="002759C1">
      <w:pPr>
        <w:pStyle w:val="Code"/>
      </w:pPr>
      <w:r w:rsidRPr="00EC76D5">
        <w:t xml:space="preserve">        case Interrupt:</w:t>
      </w:r>
    </w:p>
    <w:p w14:paraId="74306DCE" w14:textId="77777777" w:rsidR="002759C1" w:rsidRPr="00EC76D5" w:rsidRDefault="002759C1" w:rsidP="002759C1">
      <w:pPr>
        <w:pStyle w:val="Code"/>
      </w:pPr>
      <w:r w:rsidRPr="00EC76D5">
        <w:t xml:space="preserve">          generateIntegral(middleCode, index);</w:t>
      </w:r>
    </w:p>
    <w:p w14:paraId="00F174F8" w14:textId="77777777" w:rsidR="002759C1" w:rsidRPr="00EC76D5" w:rsidRDefault="002759C1" w:rsidP="002759C1">
      <w:pPr>
        <w:pStyle w:val="Code"/>
      </w:pPr>
      <w:r w:rsidRPr="00EC76D5">
        <w:t xml:space="preserve">          break;</w:t>
      </w:r>
    </w:p>
    <w:p w14:paraId="4A210EC2" w14:textId="77777777" w:rsidR="002759C1" w:rsidRPr="00EC76D5" w:rsidRDefault="002759C1" w:rsidP="002759C1">
      <w:pPr>
        <w:pStyle w:val="Code"/>
      </w:pPr>
    </w:p>
    <w:p w14:paraId="713FF8F3" w14:textId="77777777" w:rsidR="002759C1" w:rsidRPr="00EC76D5" w:rsidRDefault="002759C1" w:rsidP="002759C1">
      <w:pPr>
        <w:pStyle w:val="Code"/>
      </w:pPr>
      <w:r w:rsidRPr="00EC76D5">
        <w:lastRenderedPageBreak/>
        <w:t xml:space="preserve">        case ClearRegisters:</w:t>
      </w:r>
    </w:p>
    <w:p w14:paraId="3E3E6ABA" w14:textId="77777777" w:rsidR="002759C1" w:rsidRPr="00EC76D5" w:rsidRDefault="002759C1" w:rsidP="002759C1">
      <w:pPr>
        <w:pStyle w:val="Code"/>
      </w:pPr>
      <w:r w:rsidRPr="00EC76D5">
        <w:t xml:space="preserve">          break;</w:t>
      </w:r>
    </w:p>
    <w:p w14:paraId="7B914380" w14:textId="77777777" w:rsidR="002759C1" w:rsidRPr="00EC76D5" w:rsidRDefault="002759C1" w:rsidP="002759C1">
      <w:pPr>
        <w:pStyle w:val="Code"/>
      </w:pPr>
      <w:r w:rsidRPr="00EC76D5">
        <w:t xml:space="preserve">          </w:t>
      </w:r>
    </w:p>
    <w:p w14:paraId="0ED76EDA" w14:textId="77777777" w:rsidR="002759C1" w:rsidRPr="00EC76D5" w:rsidRDefault="002759C1" w:rsidP="002759C1">
      <w:pPr>
        <w:pStyle w:val="Code"/>
      </w:pPr>
      <w:r w:rsidRPr="00EC76D5">
        <w:t xml:space="preserve">        case PushFloat:</w:t>
      </w:r>
    </w:p>
    <w:p w14:paraId="79C463A7" w14:textId="77777777" w:rsidR="002759C1" w:rsidRPr="00EC76D5" w:rsidRDefault="002759C1" w:rsidP="002759C1">
      <w:pPr>
        <w:pStyle w:val="Code"/>
      </w:pPr>
      <w:r w:rsidRPr="00EC76D5">
        <w:t xml:space="preserve">        case PopFloat:</w:t>
      </w:r>
    </w:p>
    <w:p w14:paraId="7E30024A" w14:textId="77777777" w:rsidR="002759C1" w:rsidRPr="00EC76D5" w:rsidRDefault="002759C1" w:rsidP="002759C1">
      <w:pPr>
        <w:pStyle w:val="Code"/>
      </w:pPr>
      <w:r w:rsidRPr="00EC76D5">
        <w:t xml:space="preserve">        case TopFloat:</w:t>
      </w:r>
    </w:p>
    <w:p w14:paraId="12D4BE35" w14:textId="77777777" w:rsidR="002759C1" w:rsidRPr="00EC76D5" w:rsidRDefault="002759C1" w:rsidP="002759C1">
      <w:pPr>
        <w:pStyle w:val="Code"/>
      </w:pPr>
      <w:r w:rsidRPr="00EC76D5">
        <w:t xml:space="preserve">        case CheckReturnValue1:          </w:t>
      </w:r>
    </w:p>
    <w:p w14:paraId="0691AB55" w14:textId="77777777" w:rsidR="002759C1" w:rsidRPr="00EC76D5" w:rsidRDefault="002759C1" w:rsidP="002759C1">
      <w:pPr>
        <w:pStyle w:val="Code"/>
      </w:pPr>
      <w:r w:rsidRPr="00EC76D5">
        <w:t xml:space="preserve">        case CheckReturnValue2:</w:t>
      </w:r>
    </w:p>
    <w:p w14:paraId="1D669893" w14:textId="77777777" w:rsidR="002759C1" w:rsidRPr="00EC76D5" w:rsidRDefault="002759C1" w:rsidP="002759C1">
      <w:pPr>
        <w:pStyle w:val="Code"/>
      </w:pPr>
      <w:r w:rsidRPr="00EC76D5">
        <w:t xml:space="preserve">        case CheckReturnValue3:          </w:t>
      </w:r>
    </w:p>
    <w:p w14:paraId="03F7F7D4" w14:textId="77777777" w:rsidR="002759C1" w:rsidRPr="00EC76D5" w:rsidRDefault="002759C1" w:rsidP="002759C1">
      <w:pPr>
        <w:pStyle w:val="Code"/>
      </w:pPr>
      <w:r w:rsidRPr="00EC76D5">
        <w:t xml:space="preserve">          generateFloating(middleCode, index);</w:t>
      </w:r>
    </w:p>
    <w:p w14:paraId="5AEB2AE0" w14:textId="77777777" w:rsidR="002759C1" w:rsidRPr="00EC76D5" w:rsidRDefault="002759C1" w:rsidP="002759C1">
      <w:pPr>
        <w:pStyle w:val="Code"/>
      </w:pPr>
      <w:r w:rsidRPr="00EC76D5">
        <w:t xml:space="preserve">          break;</w:t>
      </w:r>
    </w:p>
    <w:p w14:paraId="0AD8A952" w14:textId="77777777" w:rsidR="002759C1" w:rsidRPr="00EC76D5" w:rsidRDefault="002759C1" w:rsidP="002759C1">
      <w:pPr>
        <w:pStyle w:val="Code"/>
      </w:pPr>
    </w:p>
    <w:p w14:paraId="34E46F61" w14:textId="77777777" w:rsidR="002759C1" w:rsidRPr="00EC76D5" w:rsidRDefault="002759C1" w:rsidP="002759C1">
      <w:pPr>
        <w:pStyle w:val="Code"/>
      </w:pPr>
      <w:r w:rsidRPr="00EC76D5">
        <w:t xml:space="preserve">        case PrefixIncrement:</w:t>
      </w:r>
    </w:p>
    <w:p w14:paraId="3A91A5BE" w14:textId="77777777" w:rsidR="002759C1" w:rsidRPr="00EC76D5" w:rsidRDefault="002759C1" w:rsidP="002759C1">
      <w:pPr>
        <w:pStyle w:val="Code"/>
      </w:pPr>
      <w:r w:rsidRPr="00EC76D5">
        <w:t xml:space="preserve">        case PrefixDecrement:</w:t>
      </w:r>
    </w:p>
    <w:p w14:paraId="00904B22" w14:textId="77777777" w:rsidR="002759C1" w:rsidRPr="00EC76D5" w:rsidRDefault="002759C1" w:rsidP="002759C1">
      <w:pPr>
        <w:pStyle w:val="Code"/>
      </w:pPr>
      <w:r w:rsidRPr="00EC76D5">
        <w:t xml:space="preserve">        case PostfixIncrement:</w:t>
      </w:r>
    </w:p>
    <w:p w14:paraId="3A9F1A6A" w14:textId="77777777" w:rsidR="002759C1" w:rsidRPr="00EC76D5" w:rsidRDefault="002759C1" w:rsidP="002759C1">
      <w:pPr>
        <w:pStyle w:val="Code"/>
      </w:pPr>
      <w:r w:rsidRPr="00EC76D5">
        <w:t xml:space="preserve">        case PostfixDecrement: {</w:t>
      </w:r>
    </w:p>
    <w:p w14:paraId="04C51DCB" w14:textId="77777777" w:rsidR="002759C1" w:rsidRPr="00EC76D5" w:rsidRDefault="002759C1" w:rsidP="002759C1">
      <w:pPr>
        <w:pStyle w:val="Code"/>
      </w:pPr>
      <w:r w:rsidRPr="00EC76D5">
        <w:t xml:space="preserve">              Symbol incSymbol = (Symbol) middleCode.getOperand(3);</w:t>
      </w:r>
    </w:p>
    <w:p w14:paraId="1914A60D" w14:textId="77777777" w:rsidR="002759C1" w:rsidRPr="00EC76D5" w:rsidRDefault="002759C1" w:rsidP="002759C1">
      <w:pPr>
        <w:pStyle w:val="Code"/>
      </w:pPr>
    </w:p>
    <w:p w14:paraId="48330821" w14:textId="77777777" w:rsidR="002759C1" w:rsidRPr="00EC76D5" w:rsidRDefault="002759C1" w:rsidP="002759C1">
      <w:pPr>
        <w:pStyle w:val="Code"/>
      </w:pPr>
      <w:r w:rsidRPr="00EC76D5">
        <w:t xml:space="preserve">              if (incSymbol.getType().isIntegralOrPointer()) {</w:t>
      </w:r>
    </w:p>
    <w:p w14:paraId="68CBB7CC" w14:textId="77777777" w:rsidR="002759C1" w:rsidRPr="00EC76D5" w:rsidRDefault="002759C1" w:rsidP="002759C1">
      <w:pPr>
        <w:pStyle w:val="Code"/>
      </w:pPr>
      <w:r w:rsidRPr="00EC76D5">
        <w:t xml:space="preserve">                generateIntegral(middleCode, index);</w:t>
      </w:r>
    </w:p>
    <w:p w14:paraId="6A56F6D5" w14:textId="77777777" w:rsidR="002759C1" w:rsidRPr="00EC76D5" w:rsidRDefault="002759C1" w:rsidP="002759C1">
      <w:pPr>
        <w:pStyle w:val="Code"/>
      </w:pPr>
      <w:r w:rsidRPr="00EC76D5">
        <w:t xml:space="preserve">              }</w:t>
      </w:r>
    </w:p>
    <w:p w14:paraId="25482E89" w14:textId="77777777" w:rsidR="002759C1" w:rsidRPr="00EC76D5" w:rsidRDefault="002759C1" w:rsidP="002759C1">
      <w:pPr>
        <w:pStyle w:val="Code"/>
      </w:pPr>
      <w:r w:rsidRPr="00EC76D5">
        <w:t xml:space="preserve">              else  {</w:t>
      </w:r>
    </w:p>
    <w:p w14:paraId="5D2DF97C" w14:textId="77777777" w:rsidR="002759C1" w:rsidRPr="00EC76D5" w:rsidRDefault="002759C1" w:rsidP="002759C1">
      <w:pPr>
        <w:pStyle w:val="Code"/>
      </w:pPr>
      <w:r w:rsidRPr="00EC76D5">
        <w:t xml:space="preserve">                generateFloating(middleCode, index);</w:t>
      </w:r>
    </w:p>
    <w:p w14:paraId="47C90155" w14:textId="77777777" w:rsidR="002759C1" w:rsidRPr="00EC76D5" w:rsidRDefault="002759C1" w:rsidP="002759C1">
      <w:pPr>
        <w:pStyle w:val="Code"/>
      </w:pPr>
      <w:r w:rsidRPr="00EC76D5">
        <w:t xml:space="preserve">              }</w:t>
      </w:r>
    </w:p>
    <w:p w14:paraId="0544FA51" w14:textId="77777777" w:rsidR="002759C1" w:rsidRPr="00EC76D5" w:rsidRDefault="002759C1" w:rsidP="002759C1">
      <w:pPr>
        <w:pStyle w:val="Code"/>
      </w:pPr>
      <w:r w:rsidRPr="00EC76D5">
        <w:t xml:space="preserve">            }</w:t>
      </w:r>
    </w:p>
    <w:p w14:paraId="4243A023" w14:textId="77777777" w:rsidR="002759C1" w:rsidRPr="00EC76D5" w:rsidRDefault="002759C1" w:rsidP="002759C1">
      <w:pPr>
        <w:pStyle w:val="Code"/>
      </w:pPr>
      <w:r w:rsidRPr="00EC76D5">
        <w:t xml:space="preserve">            break;</w:t>
      </w:r>
    </w:p>
    <w:p w14:paraId="376326B9" w14:textId="77777777" w:rsidR="002759C1" w:rsidRPr="00EC76D5" w:rsidRDefault="002759C1" w:rsidP="002759C1">
      <w:pPr>
        <w:pStyle w:val="Code"/>
      </w:pPr>
      <w:r w:rsidRPr="00EC76D5">
        <w:t xml:space="preserve">          </w:t>
      </w:r>
    </w:p>
    <w:p w14:paraId="71D15009" w14:textId="77777777" w:rsidR="002759C1" w:rsidRPr="00EC76D5" w:rsidRDefault="002759C1" w:rsidP="002759C1">
      <w:pPr>
        <w:pStyle w:val="Code"/>
      </w:pPr>
      <w:r w:rsidRPr="00EC76D5">
        <w:t xml:space="preserve">        default: {</w:t>
      </w:r>
    </w:p>
    <w:p w14:paraId="05F85864" w14:textId="77777777" w:rsidR="002759C1" w:rsidRPr="00EC76D5" w:rsidRDefault="002759C1" w:rsidP="002759C1">
      <w:pPr>
        <w:pStyle w:val="Code"/>
      </w:pPr>
      <w:r w:rsidRPr="00EC76D5">
        <w:t xml:space="preserve">            Object operand2 = middleCode.getOperand(2);</w:t>
      </w:r>
    </w:p>
    <w:p w14:paraId="2363B631" w14:textId="77777777" w:rsidR="002759C1" w:rsidRPr="00EC76D5" w:rsidRDefault="002759C1" w:rsidP="002759C1">
      <w:pPr>
        <w:pStyle w:val="Code"/>
      </w:pPr>
      <w:r w:rsidRPr="00EC76D5">
        <w:t xml:space="preserve">            </w:t>
      </w:r>
    </w:p>
    <w:p w14:paraId="435142AD" w14:textId="77777777" w:rsidR="002759C1" w:rsidRPr="00EC76D5" w:rsidRDefault="002759C1" w:rsidP="002759C1">
      <w:pPr>
        <w:pStyle w:val="Code"/>
      </w:pPr>
      <w:r w:rsidRPr="00EC76D5">
        <w:t xml:space="preserve">            if (operand2 == null) {</w:t>
      </w:r>
    </w:p>
    <w:p w14:paraId="1F77CEA0" w14:textId="77777777" w:rsidR="002759C1" w:rsidRPr="00EC76D5" w:rsidRDefault="002759C1" w:rsidP="002759C1">
      <w:pPr>
        <w:pStyle w:val="Code"/>
      </w:pPr>
      <w:r w:rsidRPr="00EC76D5">
        <w:t xml:space="preserve">              operand2 = middleCode.getOperand(1);</w:t>
      </w:r>
    </w:p>
    <w:p w14:paraId="523E998E" w14:textId="77777777" w:rsidR="002759C1" w:rsidRPr="00EC76D5" w:rsidRDefault="002759C1" w:rsidP="002759C1">
      <w:pPr>
        <w:pStyle w:val="Code"/>
      </w:pPr>
      <w:r w:rsidRPr="00EC76D5">
        <w:t xml:space="preserve">            }</w:t>
      </w:r>
    </w:p>
    <w:p w14:paraId="4695B6B9" w14:textId="77777777" w:rsidR="002759C1" w:rsidRPr="00EC76D5" w:rsidRDefault="002759C1" w:rsidP="002759C1">
      <w:pPr>
        <w:pStyle w:val="Code"/>
      </w:pPr>
    </w:p>
    <w:p w14:paraId="788FC4C0" w14:textId="77777777" w:rsidR="002759C1" w:rsidRPr="00EC76D5" w:rsidRDefault="002759C1" w:rsidP="002759C1">
      <w:pPr>
        <w:pStyle w:val="Code"/>
      </w:pPr>
      <w:r w:rsidRPr="00EC76D5">
        <w:t xml:space="preserve">            Symbol symbol = (operand2 instanceof Symbol) ?</w:t>
      </w:r>
    </w:p>
    <w:p w14:paraId="3E7BE905" w14:textId="77777777" w:rsidR="002759C1" w:rsidRPr="00EC76D5" w:rsidRDefault="002759C1" w:rsidP="002759C1">
      <w:pPr>
        <w:pStyle w:val="Code"/>
      </w:pPr>
      <w:r w:rsidRPr="00EC76D5">
        <w:t xml:space="preserve">                            ((Symbol) operand2) : null;</w:t>
      </w:r>
    </w:p>
    <w:p w14:paraId="32A7349E" w14:textId="77777777" w:rsidR="002759C1" w:rsidRPr="00EC76D5" w:rsidRDefault="002759C1" w:rsidP="002759C1">
      <w:pPr>
        <w:pStyle w:val="Code"/>
      </w:pPr>
    </w:p>
    <w:p w14:paraId="539A5608" w14:textId="77777777" w:rsidR="002759C1" w:rsidRPr="00EC76D5" w:rsidRDefault="002759C1" w:rsidP="002759C1">
      <w:pPr>
        <w:pStyle w:val="Code"/>
      </w:pPr>
      <w:r w:rsidRPr="00EC76D5">
        <w:t xml:space="preserve">            if (symbol.getType().isIntegralOrPointer() ||</w:t>
      </w:r>
    </w:p>
    <w:p w14:paraId="62E3596E" w14:textId="77777777" w:rsidR="002759C1" w:rsidRPr="00EC76D5" w:rsidRDefault="002759C1" w:rsidP="002759C1">
      <w:pPr>
        <w:pStyle w:val="Code"/>
      </w:pPr>
      <w:r w:rsidRPr="00EC76D5">
        <w:t xml:space="preserve">                symbol.getType().isFunctionArrayOrString()) {</w:t>
      </w:r>
    </w:p>
    <w:p w14:paraId="46EAB9B6" w14:textId="77777777" w:rsidR="002759C1" w:rsidRPr="00EC76D5" w:rsidRDefault="002759C1" w:rsidP="002759C1">
      <w:pPr>
        <w:pStyle w:val="Code"/>
      </w:pPr>
      <w:r w:rsidRPr="00EC76D5">
        <w:t xml:space="preserve">              generateIntegral(middleCode, index);</w:t>
      </w:r>
    </w:p>
    <w:p w14:paraId="35E35269" w14:textId="77777777" w:rsidR="002759C1" w:rsidRPr="00EC76D5" w:rsidRDefault="002759C1" w:rsidP="002759C1">
      <w:pPr>
        <w:pStyle w:val="Code"/>
      </w:pPr>
      <w:r w:rsidRPr="00EC76D5">
        <w:t xml:space="preserve">            }</w:t>
      </w:r>
    </w:p>
    <w:p w14:paraId="6CDD5112" w14:textId="77777777" w:rsidR="002759C1" w:rsidRPr="00EC76D5" w:rsidRDefault="002759C1" w:rsidP="002759C1">
      <w:pPr>
        <w:pStyle w:val="Code"/>
      </w:pPr>
      <w:r w:rsidRPr="00EC76D5">
        <w:t xml:space="preserve">            else if (symbol.getType().isFloating()) {</w:t>
      </w:r>
    </w:p>
    <w:p w14:paraId="017C11F5" w14:textId="77777777" w:rsidR="002759C1" w:rsidRPr="00EC76D5" w:rsidRDefault="002759C1" w:rsidP="002759C1">
      <w:pPr>
        <w:pStyle w:val="Code"/>
      </w:pPr>
      <w:r w:rsidRPr="00EC76D5">
        <w:t xml:space="preserve">              generateFloating(middleCode, index);</w:t>
      </w:r>
    </w:p>
    <w:p w14:paraId="0FC9A592" w14:textId="77777777" w:rsidR="002759C1" w:rsidRPr="00EC76D5" w:rsidRDefault="002759C1" w:rsidP="002759C1">
      <w:pPr>
        <w:pStyle w:val="Code"/>
      </w:pPr>
      <w:r w:rsidRPr="00EC76D5">
        <w:t xml:space="preserve">            }</w:t>
      </w:r>
    </w:p>
    <w:p w14:paraId="45E1830B" w14:textId="77777777" w:rsidR="002759C1" w:rsidRPr="00EC76D5" w:rsidRDefault="002759C1" w:rsidP="002759C1">
      <w:pPr>
        <w:pStyle w:val="Code"/>
      </w:pPr>
      <w:r w:rsidRPr="00EC76D5">
        <w:t xml:space="preserve">            else if (symbol.getType().isStructOrUnion()) {</w:t>
      </w:r>
    </w:p>
    <w:p w14:paraId="776D1A64" w14:textId="77777777" w:rsidR="002759C1" w:rsidRPr="00EC76D5" w:rsidRDefault="002759C1" w:rsidP="002759C1">
      <w:pPr>
        <w:pStyle w:val="Code"/>
      </w:pPr>
      <w:r w:rsidRPr="00EC76D5">
        <w:t xml:space="preserve">              generateStructure(middleCode, index);</w:t>
      </w:r>
    </w:p>
    <w:p w14:paraId="2F9A6B4F" w14:textId="77777777" w:rsidR="002759C1" w:rsidRPr="00EC76D5" w:rsidRDefault="002759C1" w:rsidP="002759C1">
      <w:pPr>
        <w:pStyle w:val="Code"/>
      </w:pPr>
      <w:r w:rsidRPr="00EC76D5">
        <w:t xml:space="preserve">            }</w:t>
      </w:r>
    </w:p>
    <w:p w14:paraId="52138EA3" w14:textId="77777777" w:rsidR="002759C1" w:rsidRPr="00EC76D5" w:rsidRDefault="002759C1" w:rsidP="002759C1">
      <w:pPr>
        <w:pStyle w:val="Code"/>
      </w:pPr>
      <w:r w:rsidRPr="00EC76D5">
        <w:t xml:space="preserve">          }</w:t>
      </w:r>
    </w:p>
    <w:p w14:paraId="5353F45B" w14:textId="77777777" w:rsidR="002759C1" w:rsidRPr="00EC76D5" w:rsidRDefault="002759C1" w:rsidP="002759C1">
      <w:pPr>
        <w:pStyle w:val="Code"/>
      </w:pPr>
      <w:r w:rsidRPr="00EC76D5">
        <w:t xml:space="preserve">          break;</w:t>
      </w:r>
    </w:p>
    <w:p w14:paraId="56D22B89" w14:textId="77777777" w:rsidR="002759C1" w:rsidRPr="00EC76D5" w:rsidRDefault="002759C1" w:rsidP="002759C1">
      <w:pPr>
        <w:pStyle w:val="Code"/>
      </w:pPr>
      <w:r w:rsidRPr="00EC76D5">
        <w:t xml:space="preserve">      }</w:t>
      </w:r>
    </w:p>
    <w:p w14:paraId="57DD16DC" w14:textId="77777777" w:rsidR="002759C1" w:rsidRPr="00EC76D5" w:rsidRDefault="002759C1" w:rsidP="002759C1">
      <w:pPr>
        <w:pStyle w:val="Code"/>
      </w:pPr>
      <w:r w:rsidRPr="00EC76D5">
        <w:t xml:space="preserve">    }</w:t>
      </w:r>
    </w:p>
    <w:p w14:paraId="57C2EBEF" w14:textId="77777777" w:rsidR="002759C1" w:rsidRPr="00EC76D5" w:rsidRDefault="002759C1" w:rsidP="002759C1">
      <w:pPr>
        <w:pStyle w:val="Code"/>
      </w:pPr>
      <w:r w:rsidRPr="00EC76D5">
        <w:t xml:space="preserve">  }</w:t>
      </w:r>
    </w:p>
    <w:p w14:paraId="6BE20CE2" w14:textId="77777777" w:rsidR="002759C1" w:rsidRPr="00EC76D5" w:rsidRDefault="002759C1" w:rsidP="002759C1">
      <w:pPr>
        <w:pStyle w:val="Code"/>
      </w:pPr>
    </w:p>
    <w:p w14:paraId="5A152ADE" w14:textId="77777777" w:rsidR="002759C1" w:rsidRPr="00EC76D5" w:rsidRDefault="002759C1" w:rsidP="002759C1">
      <w:pPr>
        <w:pStyle w:val="Code"/>
      </w:pPr>
      <w:r w:rsidRPr="00EC76D5">
        <w:t xml:space="preserve">  private void generateMemory(MiddleCode middleCode) {</w:t>
      </w:r>
    </w:p>
    <w:p w14:paraId="791A6EB8" w14:textId="77777777" w:rsidR="002759C1" w:rsidRPr="00EC76D5" w:rsidRDefault="002759C1" w:rsidP="002759C1">
      <w:pPr>
        <w:pStyle w:val="Code"/>
      </w:pPr>
      <w:r w:rsidRPr="00EC76D5">
        <w:t xml:space="preserve">    MiddleOperator middleOp = middleCode.getOperator();</w:t>
      </w:r>
    </w:p>
    <w:p w14:paraId="06169484" w14:textId="77777777" w:rsidR="002759C1" w:rsidRPr="00EC76D5" w:rsidRDefault="002759C1" w:rsidP="002759C1">
      <w:pPr>
        <w:pStyle w:val="Code"/>
      </w:pPr>
    </w:p>
    <w:p w14:paraId="2B4C2F3F" w14:textId="77777777" w:rsidR="002759C1" w:rsidRPr="00EC76D5" w:rsidRDefault="002759C1" w:rsidP="002759C1">
      <w:pPr>
        <w:pStyle w:val="Code"/>
      </w:pPr>
      <w:r w:rsidRPr="00EC76D5">
        <w:t xml:space="preserve">    Object operand1 = middleCode.getOperand(1),</w:t>
      </w:r>
    </w:p>
    <w:p w14:paraId="24BD4C92" w14:textId="77777777" w:rsidR="002759C1" w:rsidRPr="00EC76D5" w:rsidRDefault="002759C1" w:rsidP="002759C1">
      <w:pPr>
        <w:pStyle w:val="Code"/>
      </w:pPr>
      <w:r w:rsidRPr="00EC76D5">
        <w:lastRenderedPageBreak/>
        <w:t xml:space="preserve">           operand2 = middleCode.getOperand(2),</w:t>
      </w:r>
    </w:p>
    <w:p w14:paraId="0D2F37DC" w14:textId="77777777" w:rsidR="002759C1" w:rsidRPr="00EC76D5" w:rsidRDefault="002759C1" w:rsidP="002759C1">
      <w:pPr>
        <w:pStyle w:val="Code"/>
      </w:pPr>
      <w:r w:rsidRPr="00EC76D5">
        <w:t xml:space="preserve">           operand3 = middleCode.getOperand(3);</w:t>
      </w:r>
    </w:p>
    <w:p w14:paraId="677EBCF3" w14:textId="77777777" w:rsidR="002759C1" w:rsidRPr="00EC76D5" w:rsidRDefault="002759C1" w:rsidP="002759C1">
      <w:pPr>
        <w:pStyle w:val="Code"/>
      </w:pPr>
    </w:p>
    <w:p w14:paraId="0423A1CE" w14:textId="77777777" w:rsidR="002759C1" w:rsidRPr="00EC76D5" w:rsidRDefault="002759C1" w:rsidP="002759C1">
      <w:pPr>
        <w:pStyle w:val="Code"/>
      </w:pPr>
      <w:r w:rsidRPr="00EC76D5">
        <w:t xml:space="preserve">    Register leftRegister = middleCode.getRegister(Track.Left),</w:t>
      </w:r>
    </w:p>
    <w:p w14:paraId="6603020C" w14:textId="77777777" w:rsidR="002759C1" w:rsidRPr="00EC76D5" w:rsidRDefault="002759C1" w:rsidP="002759C1">
      <w:pPr>
        <w:pStyle w:val="Code"/>
      </w:pPr>
      <w:r w:rsidRPr="00EC76D5">
        <w:t xml:space="preserve">             leftAddressRegister = middleCode.getRegister(Track.LeftAddress),</w:t>
      </w:r>
    </w:p>
    <w:p w14:paraId="1C7278A1" w14:textId="77777777" w:rsidR="002759C1" w:rsidRPr="00EC76D5" w:rsidRDefault="002759C1" w:rsidP="002759C1">
      <w:pPr>
        <w:pStyle w:val="Code"/>
      </w:pPr>
      <w:r w:rsidRPr="00EC76D5">
        <w:t xml:space="preserve">             rightRegister = middleCode.getRegister(Track.Right),</w:t>
      </w:r>
    </w:p>
    <w:p w14:paraId="6E8A6C09" w14:textId="77777777" w:rsidR="002759C1" w:rsidRPr="00EC76D5" w:rsidRDefault="002759C1" w:rsidP="002759C1">
      <w:pPr>
        <w:pStyle w:val="Code"/>
      </w:pPr>
      <w:r w:rsidRPr="00EC76D5">
        <w:t xml:space="preserve">             rightAddressRegister = middleCode.getRegister(Track.RightAddress);</w:t>
      </w:r>
    </w:p>
    <w:p w14:paraId="4F5F9446" w14:textId="77777777" w:rsidR="002759C1" w:rsidRPr="00EC76D5" w:rsidRDefault="002759C1" w:rsidP="002759C1">
      <w:pPr>
        <w:pStyle w:val="Code"/>
      </w:pPr>
      <w:r w:rsidRPr="00EC76D5">
        <w:t xml:space="preserve">    </w:t>
      </w:r>
    </w:p>
    <w:p w14:paraId="20C816C6" w14:textId="77777777" w:rsidR="002759C1" w:rsidRPr="00EC76D5" w:rsidRDefault="002759C1" w:rsidP="002759C1">
      <w:pPr>
        <w:pStyle w:val="Code"/>
      </w:pPr>
      <w:r w:rsidRPr="00EC76D5">
        <w:t xml:space="preserve">    int leftAddressOffset = middleCode.getAddressOffset(Track.LeftAddress),</w:t>
      </w:r>
    </w:p>
    <w:p w14:paraId="371E7F80" w14:textId="77777777" w:rsidR="002759C1" w:rsidRPr="00EC76D5" w:rsidRDefault="002759C1" w:rsidP="002759C1">
      <w:pPr>
        <w:pStyle w:val="Code"/>
      </w:pPr>
      <w:r w:rsidRPr="00EC76D5">
        <w:t xml:space="preserve">        rightAddressOffset = middleCode.getAddressOffset(Track.RightAddress);</w:t>
      </w:r>
    </w:p>
    <w:p w14:paraId="280E159D" w14:textId="77777777" w:rsidR="002759C1" w:rsidRPr="00EC76D5" w:rsidRDefault="002759C1" w:rsidP="002759C1">
      <w:pPr>
        <w:pStyle w:val="Code"/>
      </w:pPr>
    </w:p>
    <w:p w14:paraId="3F5FDFC8" w14:textId="77777777" w:rsidR="002759C1" w:rsidRPr="00EC76D5" w:rsidRDefault="002759C1" w:rsidP="002759C1">
      <w:pPr>
        <w:pStyle w:val="Code"/>
      </w:pPr>
      <w:r w:rsidRPr="00EC76D5">
        <w:t xml:space="preserve">    switch (middleOp) {</w:t>
      </w:r>
    </w:p>
    <w:p w14:paraId="5C18DAE4" w14:textId="6D5BCE34" w:rsidR="002759C1" w:rsidRPr="00EC76D5" w:rsidRDefault="002759C1" w:rsidP="002759C1">
      <w:pPr>
        <w:pStyle w:val="Code"/>
      </w:pPr>
      <w:r w:rsidRPr="00EC76D5">
        <w:t xml:space="preserve">        case </w:t>
      </w:r>
      <w:r w:rsidR="00B02345">
        <w:t>Dereference</w:t>
      </w:r>
      <w:r w:rsidRPr="00EC76D5">
        <w:t>:</w:t>
      </w:r>
    </w:p>
    <w:p w14:paraId="4092317F" w14:textId="77777777" w:rsidR="002759C1" w:rsidRPr="00EC76D5" w:rsidRDefault="002759C1" w:rsidP="002759C1">
      <w:pPr>
        <w:pStyle w:val="Code"/>
      </w:pPr>
      <w:r w:rsidRPr="00EC76D5">
        <w:t xml:space="preserve">        case Arrow:</w:t>
      </w:r>
    </w:p>
    <w:p w14:paraId="4381B8B7" w14:textId="77777777" w:rsidR="002759C1" w:rsidRPr="00EC76D5" w:rsidRDefault="002759C1" w:rsidP="002759C1">
      <w:pPr>
        <w:pStyle w:val="Code"/>
      </w:pPr>
      <w:r w:rsidRPr="00EC76D5">
        <w:t xml:space="preserve">        case Index: {</w:t>
      </w:r>
    </w:p>
    <w:p w14:paraId="62982DAE" w14:textId="77777777" w:rsidR="002759C1" w:rsidRPr="00EC76D5" w:rsidRDefault="002759C1" w:rsidP="002759C1">
      <w:pPr>
        <w:pStyle w:val="Code"/>
      </w:pPr>
      <w:r w:rsidRPr="00EC76D5">
        <w:t xml:space="preserve">            int memberOffset = (int) operand1;</w:t>
      </w:r>
    </w:p>
    <w:p w14:paraId="031D46F4" w14:textId="77777777" w:rsidR="002759C1" w:rsidRPr="00EC76D5" w:rsidRDefault="002759C1" w:rsidP="002759C1">
      <w:pPr>
        <w:pStyle w:val="Code"/>
      </w:pPr>
      <w:r w:rsidRPr="00EC76D5">
        <w:t xml:space="preserve">            Symbol leftSymbol = (Symbol) operand2,</w:t>
      </w:r>
    </w:p>
    <w:p w14:paraId="1537B0D8" w14:textId="77777777" w:rsidR="002759C1" w:rsidRPr="00EC76D5" w:rsidRDefault="002759C1" w:rsidP="002759C1">
      <w:pPr>
        <w:pStyle w:val="Code"/>
      </w:pPr>
      <w:r w:rsidRPr="00EC76D5">
        <w:t xml:space="preserve">                   rightSymbol = (Symbol) operand3;</w:t>
      </w:r>
    </w:p>
    <w:p w14:paraId="14881CC6" w14:textId="77777777" w:rsidR="002759C1" w:rsidRPr="00EC76D5" w:rsidRDefault="002759C1" w:rsidP="002759C1">
      <w:pPr>
        <w:pStyle w:val="Code"/>
      </w:pPr>
    </w:p>
    <w:p w14:paraId="44C49B4A" w14:textId="77777777" w:rsidR="002759C1" w:rsidRPr="00EC76D5" w:rsidRDefault="002759C1" w:rsidP="002759C1">
      <w:pPr>
        <w:pStyle w:val="Code"/>
      </w:pPr>
      <w:r w:rsidRPr="00EC76D5">
        <w:t xml:space="preserve">            if (middleCode.isLoad(Track.Right)) {</w:t>
      </w:r>
    </w:p>
    <w:p w14:paraId="45864B09" w14:textId="77777777" w:rsidR="002759C1" w:rsidRPr="00EC76D5" w:rsidRDefault="002759C1" w:rsidP="002759C1">
      <w:pPr>
        <w:pStyle w:val="Code"/>
      </w:pPr>
      <w:r w:rsidRPr="00EC76D5">
        <w:t xml:space="preserve">              loadRegister(rightRegister, rightSymbol,</w:t>
      </w:r>
    </w:p>
    <w:p w14:paraId="4BF97A5A" w14:textId="77777777" w:rsidR="002759C1" w:rsidRPr="00EC76D5" w:rsidRDefault="002759C1" w:rsidP="002759C1">
      <w:pPr>
        <w:pStyle w:val="Code"/>
      </w:pPr>
      <w:r w:rsidRPr="00EC76D5">
        <w:t xml:space="preserve">                           rightAddressRegister, rightAddressOffset);</w:t>
      </w:r>
    </w:p>
    <w:p w14:paraId="3CD79F9E" w14:textId="77777777" w:rsidR="002759C1" w:rsidRPr="00EC76D5" w:rsidRDefault="002759C1" w:rsidP="002759C1">
      <w:pPr>
        <w:pStyle w:val="Code"/>
      </w:pPr>
      <w:r w:rsidRPr="00EC76D5">
        <w:t xml:space="preserve">            }</w:t>
      </w:r>
    </w:p>
    <w:p w14:paraId="371350D5" w14:textId="77777777" w:rsidR="002759C1" w:rsidRPr="00EC76D5" w:rsidRDefault="002759C1" w:rsidP="002759C1">
      <w:pPr>
        <w:pStyle w:val="Code"/>
      </w:pPr>
    </w:p>
    <w:p w14:paraId="7B10CC73" w14:textId="77777777" w:rsidR="002759C1" w:rsidRPr="00EC76D5" w:rsidRDefault="002759C1" w:rsidP="002759C1">
      <w:pPr>
        <w:pStyle w:val="Code"/>
      </w:pPr>
      <w:r w:rsidRPr="00EC76D5">
        <w:t xml:space="preserve">            if (leftSymbol.getType().isIntegralOrPointer()) {</w:t>
      </w:r>
    </w:p>
    <w:p w14:paraId="4E804625" w14:textId="77777777" w:rsidR="002759C1" w:rsidRPr="00EC76D5" w:rsidRDefault="002759C1" w:rsidP="002759C1">
      <w:pPr>
        <w:pStyle w:val="Code"/>
      </w:pPr>
      <w:r w:rsidRPr="00EC76D5">
        <w:t xml:space="preserve">              if (middleCode.isSave()) {</w:t>
      </w:r>
    </w:p>
    <w:p w14:paraId="2A0FE8B6" w14:textId="77777777" w:rsidR="002759C1" w:rsidRPr="00EC76D5" w:rsidRDefault="002759C1" w:rsidP="002759C1">
      <w:pPr>
        <w:pStyle w:val="Code"/>
      </w:pPr>
      <w:r w:rsidRPr="00EC76D5">
        <w:t xml:space="preserve">                addObjectCode(ObjectOperator.mov, leftRegister,</w:t>
      </w:r>
    </w:p>
    <w:p w14:paraId="3F5F5DD7" w14:textId="77777777" w:rsidR="002759C1" w:rsidRPr="00EC76D5" w:rsidRDefault="002759C1" w:rsidP="002759C1">
      <w:pPr>
        <w:pStyle w:val="Code"/>
      </w:pPr>
      <w:r w:rsidRPr="00EC76D5">
        <w:t xml:space="preserve">                              rightRegister, memberOffset);</w:t>
      </w:r>
    </w:p>
    <w:p w14:paraId="489FE522" w14:textId="77777777" w:rsidR="002759C1" w:rsidRPr="00EC76D5" w:rsidRDefault="002759C1" w:rsidP="002759C1">
      <w:pPr>
        <w:pStyle w:val="Code"/>
      </w:pPr>
      <w:r w:rsidRPr="00EC76D5">
        <w:t xml:space="preserve">                saveRegister(leftRegister, leftSymbol,</w:t>
      </w:r>
    </w:p>
    <w:p w14:paraId="39263600" w14:textId="77777777" w:rsidR="002759C1" w:rsidRPr="00EC76D5" w:rsidRDefault="002759C1" w:rsidP="002759C1">
      <w:pPr>
        <w:pStyle w:val="Code"/>
      </w:pPr>
      <w:r w:rsidRPr="00EC76D5">
        <w:t xml:space="preserve">                             leftAddressRegister, leftAddressOffset);</w:t>
      </w:r>
    </w:p>
    <w:p w14:paraId="09F26004" w14:textId="77777777" w:rsidR="002759C1" w:rsidRPr="00EC76D5" w:rsidRDefault="002759C1" w:rsidP="002759C1">
      <w:pPr>
        <w:pStyle w:val="Code"/>
      </w:pPr>
      <w:r w:rsidRPr="00EC76D5">
        <w:t xml:space="preserve">              }</w:t>
      </w:r>
    </w:p>
    <w:p w14:paraId="325A2DE7" w14:textId="77777777" w:rsidR="002759C1" w:rsidRPr="00EC76D5" w:rsidRDefault="002759C1" w:rsidP="002759C1">
      <w:pPr>
        <w:pStyle w:val="Code"/>
      </w:pPr>
      <w:r w:rsidRPr="00EC76D5">
        <w:t xml:space="preserve">            }</w:t>
      </w:r>
    </w:p>
    <w:p w14:paraId="489FD674" w14:textId="77777777" w:rsidR="002759C1" w:rsidRPr="00EC76D5" w:rsidRDefault="002759C1" w:rsidP="002759C1">
      <w:pPr>
        <w:pStyle w:val="Code"/>
      </w:pPr>
      <w:r w:rsidRPr="00EC76D5">
        <w:t xml:space="preserve">            else if (leftSymbol.getType().isFloating()) {</w:t>
      </w:r>
    </w:p>
    <w:p w14:paraId="36F2EA52" w14:textId="77777777" w:rsidR="002759C1" w:rsidRPr="00EC76D5" w:rsidRDefault="002759C1" w:rsidP="002759C1">
      <w:pPr>
        <w:pStyle w:val="Code"/>
      </w:pPr>
      <w:r w:rsidRPr="00EC76D5">
        <w:t xml:space="preserve">              if (middleCode.isRightValue()) {</w:t>
      </w:r>
    </w:p>
    <w:p w14:paraId="20141EE3" w14:textId="77777777" w:rsidR="002759C1" w:rsidRPr="00EC76D5" w:rsidRDefault="002759C1" w:rsidP="002759C1">
      <w:pPr>
        <w:pStyle w:val="Code"/>
      </w:pPr>
      <w:r w:rsidRPr="00EC76D5">
        <w:t xml:space="preserve">                pushFloating(leftSymbol,leftAddressRegister,leftAddressOffset);</w:t>
      </w:r>
    </w:p>
    <w:p w14:paraId="3EF1AECD" w14:textId="77777777" w:rsidR="002759C1" w:rsidRPr="00EC76D5" w:rsidRDefault="002759C1" w:rsidP="002759C1">
      <w:pPr>
        <w:pStyle w:val="Code"/>
      </w:pPr>
      <w:r w:rsidRPr="00EC76D5">
        <w:t xml:space="preserve">              }</w:t>
      </w:r>
    </w:p>
    <w:p w14:paraId="58CBBB20" w14:textId="77777777" w:rsidR="002759C1" w:rsidRPr="00EC76D5" w:rsidRDefault="002759C1" w:rsidP="002759C1">
      <w:pPr>
        <w:pStyle w:val="Code"/>
      </w:pPr>
      <w:r w:rsidRPr="00EC76D5">
        <w:t xml:space="preserve">            }</w:t>
      </w:r>
    </w:p>
    <w:p w14:paraId="1AD68D80" w14:textId="77777777" w:rsidR="002759C1" w:rsidRPr="00EC76D5" w:rsidRDefault="002759C1" w:rsidP="002759C1">
      <w:pPr>
        <w:pStyle w:val="Code"/>
      </w:pPr>
      <w:r w:rsidRPr="00EC76D5">
        <w:t xml:space="preserve">          }</w:t>
      </w:r>
    </w:p>
    <w:p w14:paraId="33FF16EE" w14:textId="77777777" w:rsidR="002759C1" w:rsidRPr="00EC76D5" w:rsidRDefault="002759C1" w:rsidP="002759C1">
      <w:pPr>
        <w:pStyle w:val="Code"/>
      </w:pPr>
      <w:r w:rsidRPr="00EC76D5">
        <w:t xml:space="preserve">          break;</w:t>
      </w:r>
    </w:p>
    <w:p w14:paraId="5C1F8179" w14:textId="77777777" w:rsidR="002759C1" w:rsidRPr="00EC76D5" w:rsidRDefault="002759C1" w:rsidP="002759C1">
      <w:pPr>
        <w:pStyle w:val="Code"/>
      </w:pPr>
    </w:p>
    <w:p w14:paraId="3FB6F711" w14:textId="77777777" w:rsidR="002759C1" w:rsidRPr="00EC76D5" w:rsidRDefault="002759C1" w:rsidP="002759C1">
      <w:pPr>
        <w:pStyle w:val="Code"/>
      </w:pPr>
      <w:r w:rsidRPr="00EC76D5">
        <w:t xml:space="preserve">      case Address: {</w:t>
      </w:r>
    </w:p>
    <w:p w14:paraId="69312788" w14:textId="77777777" w:rsidR="002759C1" w:rsidRPr="00EC76D5" w:rsidRDefault="002759C1" w:rsidP="002759C1">
      <w:pPr>
        <w:pStyle w:val="Code"/>
      </w:pPr>
      <w:r w:rsidRPr="00EC76D5">
        <w:t xml:space="preserve">          Symbol symbol = (Symbol) operand2;</w:t>
      </w:r>
    </w:p>
    <w:p w14:paraId="1DC67CE0" w14:textId="77777777" w:rsidR="002759C1" w:rsidRPr="00EC76D5" w:rsidRDefault="002759C1" w:rsidP="002759C1">
      <w:pPr>
        <w:pStyle w:val="Code"/>
      </w:pPr>
      <w:r w:rsidRPr="00EC76D5">
        <w:t xml:space="preserve">          </w:t>
      </w:r>
    </w:p>
    <w:p w14:paraId="62B16980" w14:textId="77777777" w:rsidR="002759C1" w:rsidRPr="00EC76D5" w:rsidRDefault="002759C1" w:rsidP="002759C1">
      <w:pPr>
        <w:pStyle w:val="Code"/>
      </w:pPr>
      <w:r w:rsidRPr="00EC76D5">
        <w:t xml:space="preserve">          if (rightRegister == null) {</w:t>
      </w:r>
    </w:p>
    <w:p w14:paraId="4B294252" w14:textId="77777777" w:rsidR="002759C1" w:rsidRPr="00EC76D5" w:rsidRDefault="002759C1" w:rsidP="002759C1">
      <w:pPr>
        <w:pStyle w:val="Code"/>
      </w:pPr>
      <w:r w:rsidRPr="00EC76D5">
        <w:t xml:space="preserve">            loadAddressRegister(leftRegister, symbol, null);</w:t>
      </w:r>
    </w:p>
    <w:p w14:paraId="08E21012" w14:textId="77777777" w:rsidR="002759C1" w:rsidRPr="00EC76D5" w:rsidRDefault="002759C1" w:rsidP="002759C1">
      <w:pPr>
        <w:pStyle w:val="Code"/>
      </w:pPr>
      <w:r w:rsidRPr="00EC76D5">
        <w:t xml:space="preserve">          }</w:t>
      </w:r>
    </w:p>
    <w:p w14:paraId="638F3291" w14:textId="77777777" w:rsidR="002759C1" w:rsidRPr="00EC76D5" w:rsidRDefault="002759C1" w:rsidP="002759C1">
      <w:pPr>
        <w:pStyle w:val="Code"/>
      </w:pPr>
      <w:r w:rsidRPr="00EC76D5">
        <w:t xml:space="preserve">        }</w:t>
      </w:r>
    </w:p>
    <w:p w14:paraId="0793CF14" w14:textId="77777777" w:rsidR="002759C1" w:rsidRPr="00EC76D5" w:rsidRDefault="002759C1" w:rsidP="002759C1">
      <w:pPr>
        <w:pStyle w:val="Code"/>
      </w:pPr>
      <w:r w:rsidRPr="00EC76D5">
        <w:t xml:space="preserve">        break;</w:t>
      </w:r>
    </w:p>
    <w:p w14:paraId="4C7BE30B" w14:textId="77777777" w:rsidR="002759C1" w:rsidRPr="00EC76D5" w:rsidRDefault="002759C1" w:rsidP="002759C1">
      <w:pPr>
        <w:pStyle w:val="Code"/>
      </w:pPr>
    </w:p>
    <w:p w14:paraId="47C2005A" w14:textId="77777777" w:rsidR="002759C1" w:rsidRPr="00EC76D5" w:rsidRDefault="002759C1" w:rsidP="002759C1">
      <w:pPr>
        <w:pStyle w:val="Code"/>
      </w:pPr>
      <w:r w:rsidRPr="00EC76D5">
        <w:t xml:space="preserve">      default:</w:t>
      </w:r>
    </w:p>
    <w:p w14:paraId="789450FD" w14:textId="77777777" w:rsidR="002759C1" w:rsidRPr="00EC76D5" w:rsidRDefault="002759C1" w:rsidP="002759C1">
      <w:pPr>
        <w:pStyle w:val="Code"/>
      </w:pPr>
      <w:r w:rsidRPr="00EC76D5">
        <w:t xml:space="preserve">        Assert.error("default memory");</w:t>
      </w:r>
    </w:p>
    <w:p w14:paraId="6CF3E102" w14:textId="77777777" w:rsidR="002759C1" w:rsidRPr="00EC76D5" w:rsidRDefault="002759C1" w:rsidP="002759C1">
      <w:pPr>
        <w:pStyle w:val="Code"/>
      </w:pPr>
      <w:r w:rsidRPr="00EC76D5">
        <w:t xml:space="preserve">        break;</w:t>
      </w:r>
    </w:p>
    <w:p w14:paraId="630C0788" w14:textId="77777777" w:rsidR="002759C1" w:rsidRPr="00EC76D5" w:rsidRDefault="002759C1" w:rsidP="002759C1">
      <w:pPr>
        <w:pStyle w:val="Code"/>
      </w:pPr>
      <w:r w:rsidRPr="00EC76D5">
        <w:t xml:space="preserve">    }        </w:t>
      </w:r>
    </w:p>
    <w:p w14:paraId="5F89C558" w14:textId="77777777" w:rsidR="002759C1" w:rsidRPr="00EC76D5" w:rsidRDefault="002759C1" w:rsidP="002759C1">
      <w:pPr>
        <w:pStyle w:val="Code"/>
      </w:pPr>
      <w:r w:rsidRPr="00EC76D5">
        <w:t xml:space="preserve">  }</w:t>
      </w:r>
    </w:p>
    <w:p w14:paraId="4364B21C" w14:textId="77777777" w:rsidR="002759C1" w:rsidRPr="00EC76D5" w:rsidRDefault="002759C1" w:rsidP="002759C1">
      <w:pPr>
        <w:pStyle w:val="Code"/>
      </w:pPr>
    </w:p>
    <w:p w14:paraId="0911C0A8" w14:textId="77777777" w:rsidR="002759C1" w:rsidRPr="00EC76D5" w:rsidRDefault="002759C1" w:rsidP="002759C1">
      <w:pPr>
        <w:pStyle w:val="Code"/>
      </w:pPr>
      <w:r w:rsidRPr="00EC76D5">
        <w:lastRenderedPageBreak/>
        <w:t xml:space="preserve">  private void generateFunction(MiddleCode middleCode, int index) {</w:t>
      </w:r>
    </w:p>
    <w:p w14:paraId="09189067" w14:textId="77777777" w:rsidR="002759C1" w:rsidRPr="00EC76D5" w:rsidRDefault="002759C1" w:rsidP="002759C1">
      <w:pPr>
        <w:pStyle w:val="Code"/>
      </w:pPr>
      <w:r w:rsidRPr="00EC76D5">
        <w:t xml:space="preserve">    MiddleOperator middleOp = middleCode.getOperator();</w:t>
      </w:r>
    </w:p>
    <w:p w14:paraId="0E6868B5" w14:textId="77777777" w:rsidR="002759C1" w:rsidRPr="00EC76D5" w:rsidRDefault="002759C1" w:rsidP="002759C1">
      <w:pPr>
        <w:pStyle w:val="Code"/>
      </w:pPr>
    </w:p>
    <w:p w14:paraId="56859E73" w14:textId="77777777" w:rsidR="002759C1" w:rsidRPr="00EC76D5" w:rsidRDefault="002759C1" w:rsidP="002759C1">
      <w:pPr>
        <w:pStyle w:val="Code"/>
      </w:pPr>
      <w:r w:rsidRPr="00EC76D5">
        <w:t xml:space="preserve">    Object operand1 = middleCode.getOperand(1),</w:t>
      </w:r>
    </w:p>
    <w:p w14:paraId="5F1C928B" w14:textId="77777777" w:rsidR="002759C1" w:rsidRPr="00EC76D5" w:rsidRDefault="002759C1" w:rsidP="002759C1">
      <w:pPr>
        <w:pStyle w:val="Code"/>
      </w:pPr>
      <w:r w:rsidRPr="00EC76D5">
        <w:t xml:space="preserve">           operand2 = middleCode.getOperand(2),</w:t>
      </w:r>
    </w:p>
    <w:p w14:paraId="662EC67F" w14:textId="77777777" w:rsidR="002759C1" w:rsidRPr="00EC76D5" w:rsidRDefault="002759C1" w:rsidP="002759C1">
      <w:pPr>
        <w:pStyle w:val="Code"/>
      </w:pPr>
      <w:r w:rsidRPr="00EC76D5">
        <w:t xml:space="preserve">           operand3 = middleCode.getOperand(3);</w:t>
      </w:r>
    </w:p>
    <w:p w14:paraId="2B81D479" w14:textId="77777777" w:rsidR="002759C1" w:rsidRPr="00EC76D5" w:rsidRDefault="002759C1" w:rsidP="002759C1">
      <w:pPr>
        <w:pStyle w:val="Code"/>
      </w:pPr>
    </w:p>
    <w:p w14:paraId="2EC0F3BC" w14:textId="77777777" w:rsidR="002759C1" w:rsidRPr="00EC76D5" w:rsidRDefault="002759C1" w:rsidP="002759C1">
      <w:pPr>
        <w:pStyle w:val="Code"/>
      </w:pPr>
      <w:r w:rsidRPr="00EC76D5">
        <w:t xml:space="preserve">    switch (middleOp) {</w:t>
      </w:r>
    </w:p>
    <w:p w14:paraId="3B533B9A" w14:textId="77777777" w:rsidR="002759C1" w:rsidRPr="00EC76D5" w:rsidRDefault="002759C1" w:rsidP="002759C1">
      <w:pPr>
        <w:pStyle w:val="Code"/>
      </w:pPr>
      <w:r w:rsidRPr="00EC76D5">
        <w:t xml:space="preserve">      case FunctionStart:</w:t>
      </w:r>
    </w:p>
    <w:p w14:paraId="032267A7" w14:textId="77777777" w:rsidR="002759C1" w:rsidRPr="00EC76D5" w:rsidRDefault="002759C1" w:rsidP="002759C1">
      <w:pPr>
        <w:pStyle w:val="Code"/>
      </w:pPr>
      <w:r w:rsidRPr="00EC76D5">
        <w:t xml:space="preserve">        if (Main.CheckStackHeap) {</w:t>
      </w:r>
    </w:p>
    <w:p w14:paraId="59EF29F0" w14:textId="77777777" w:rsidR="002759C1" w:rsidRPr="00EC76D5" w:rsidRDefault="002759C1" w:rsidP="002759C1">
      <w:pPr>
        <w:pStyle w:val="Code"/>
      </w:pPr>
      <w:r w:rsidRPr="00EC76D5">
        <w:t xml:space="preserve">          String returnLabel =</w:t>
      </w:r>
    </w:p>
    <w:p w14:paraId="4728C5D7" w14:textId="77777777" w:rsidR="002759C1" w:rsidRPr="00EC76D5" w:rsidRDefault="002759C1" w:rsidP="002759C1">
      <w:pPr>
        <w:pStyle w:val="Code"/>
      </w:pPr>
      <w:r w:rsidRPr="00EC76D5">
        <w:t xml:space="preserve">            Main.FuncSymbol.getUniqueName() + Main.SeparatorId + (index + 1);</w:t>
      </w:r>
    </w:p>
    <w:p w14:paraId="023A97EF" w14:textId="77777777" w:rsidR="002759C1" w:rsidRPr="00EC76D5" w:rsidRDefault="002759C1" w:rsidP="002759C1">
      <w:pPr>
        <w:pStyle w:val="Code"/>
      </w:pPr>
      <w:r w:rsidRPr="00EC76D5">
        <w:t xml:space="preserve">          addObjectCode(ObjectOperator.comment,</w:t>
      </w:r>
    </w:p>
    <w:p w14:paraId="1CE36299" w14:textId="77777777" w:rsidR="002759C1" w:rsidRPr="00EC76D5" w:rsidRDefault="002759C1" w:rsidP="002759C1">
      <w:pPr>
        <w:pStyle w:val="Code"/>
      </w:pPr>
      <w:r w:rsidRPr="00EC76D5">
        <w:t xml:space="preserve">                        "Check Stack and Heap", null, null);</w:t>
      </w:r>
    </w:p>
    <w:p w14:paraId="5A4A58F5" w14:textId="77777777" w:rsidR="002759C1" w:rsidRPr="00EC76D5" w:rsidRDefault="002759C1" w:rsidP="002759C1">
      <w:pPr>
        <w:pStyle w:val="Code"/>
      </w:pPr>
      <w:r w:rsidRPr="00EC76D5">
        <w:t xml:space="preserve">          addObjectCode(ObjectOperator.mov, Register.ax,</w:t>
      </w:r>
    </w:p>
    <w:p w14:paraId="71438385" w14:textId="77777777" w:rsidR="002759C1" w:rsidRPr="00EC76D5" w:rsidRDefault="002759C1" w:rsidP="002759C1">
      <w:pPr>
        <w:pStyle w:val="Code"/>
      </w:pPr>
      <w:r w:rsidRPr="00EC76D5">
        <w:t xml:space="preserve">                        Main.CurrentTable.getFunctionSize(), null);</w:t>
      </w:r>
    </w:p>
    <w:p w14:paraId="46198153" w14:textId="77777777" w:rsidR="002759C1" w:rsidRPr="00EC76D5" w:rsidRDefault="002759C1" w:rsidP="002759C1">
      <w:pPr>
        <w:pStyle w:val="Code"/>
      </w:pPr>
      <w:r w:rsidRPr="00EC76D5">
        <w:t xml:space="preserve">          addObjectCode(ObjectOperator.mov, Register.bx, ObjectCode.CallSize +</w:t>
      </w:r>
    </w:p>
    <w:p w14:paraId="5B83184E" w14:textId="5382C3BF" w:rsidR="002759C1" w:rsidRPr="00EC76D5" w:rsidRDefault="002759C1" w:rsidP="002759C1">
      <w:pPr>
        <w:pStyle w:val="Code"/>
      </w:pPr>
      <w:r w:rsidRPr="00EC76D5">
        <w:t xml:space="preserve">                        </w:t>
      </w:r>
      <w:r w:rsidR="00BA53A2">
        <w:t>TypeSize.PointerSize</w:t>
      </w:r>
      <w:r w:rsidRPr="00EC76D5">
        <w:t>, null, returnLabel);</w:t>
      </w:r>
    </w:p>
    <w:p w14:paraId="4F48494B" w14:textId="77777777" w:rsidR="002759C1" w:rsidRPr="00EC76D5" w:rsidRDefault="002759C1" w:rsidP="002759C1">
      <w:pPr>
        <w:pStyle w:val="Code"/>
      </w:pPr>
    </w:p>
    <w:p w14:paraId="23309DBC" w14:textId="77777777" w:rsidR="002759C1" w:rsidRPr="00EC76D5" w:rsidRDefault="002759C1" w:rsidP="002759C1">
      <w:pPr>
        <w:pStyle w:val="Code"/>
      </w:pPr>
      <w:r w:rsidRPr="00EC76D5">
        <w:t xml:space="preserve">          if (Main.FuncSymbol.getType().isEllipse()) {</w:t>
      </w:r>
    </w:p>
    <w:p w14:paraId="1B2006D2" w14:textId="77777777" w:rsidR="002759C1" w:rsidRPr="00EC76D5" w:rsidRDefault="002759C1" w:rsidP="002759C1">
      <w:pPr>
        <w:pStyle w:val="Code"/>
      </w:pPr>
      <w:r w:rsidRPr="00EC76D5">
        <w:t xml:space="preserve">            addObjectCode(ObjectOperator.call,</w:t>
      </w:r>
    </w:p>
    <w:p w14:paraId="36B271BE" w14:textId="77777777" w:rsidR="002759C1" w:rsidRPr="00EC76D5" w:rsidRDefault="002759C1" w:rsidP="002759C1">
      <w:pPr>
        <w:pStyle w:val="Code"/>
      </w:pPr>
      <w:r w:rsidRPr="00EC76D5">
        <w:t xml:space="preserve">                          Main.CheckStackHeapFunctionEllipse, null, null);</w:t>
      </w:r>
    </w:p>
    <w:p w14:paraId="76C25C7D" w14:textId="77777777" w:rsidR="002759C1" w:rsidRPr="00EC76D5" w:rsidRDefault="002759C1" w:rsidP="002759C1">
      <w:pPr>
        <w:pStyle w:val="Code"/>
      </w:pPr>
      <w:r w:rsidRPr="00EC76D5">
        <w:t xml:space="preserve">          }</w:t>
      </w:r>
    </w:p>
    <w:p w14:paraId="196318C8" w14:textId="77777777" w:rsidR="002759C1" w:rsidRPr="00EC76D5" w:rsidRDefault="002759C1" w:rsidP="002759C1">
      <w:pPr>
        <w:pStyle w:val="Code"/>
      </w:pPr>
      <w:r w:rsidRPr="00EC76D5">
        <w:t xml:space="preserve">          else {</w:t>
      </w:r>
    </w:p>
    <w:p w14:paraId="09BA5D64" w14:textId="77777777" w:rsidR="002759C1" w:rsidRPr="00EC76D5" w:rsidRDefault="002759C1" w:rsidP="002759C1">
      <w:pPr>
        <w:pStyle w:val="Code"/>
      </w:pPr>
      <w:r w:rsidRPr="00EC76D5">
        <w:t xml:space="preserve">            addObjectCode(ObjectOperator.call,</w:t>
      </w:r>
    </w:p>
    <w:p w14:paraId="4D9D89AA" w14:textId="77777777" w:rsidR="002759C1" w:rsidRPr="00EC76D5" w:rsidRDefault="002759C1" w:rsidP="002759C1">
      <w:pPr>
        <w:pStyle w:val="Code"/>
      </w:pPr>
      <w:r w:rsidRPr="00EC76D5">
        <w:t xml:space="preserve">                          Main.CheckStackHeapFunctionRegular, null, null);</w:t>
      </w:r>
    </w:p>
    <w:p w14:paraId="2FB70B69" w14:textId="77777777" w:rsidR="002759C1" w:rsidRPr="00EC76D5" w:rsidRDefault="002759C1" w:rsidP="002759C1">
      <w:pPr>
        <w:pStyle w:val="Code"/>
      </w:pPr>
      <w:r w:rsidRPr="00EC76D5">
        <w:t xml:space="preserve">          }</w:t>
      </w:r>
    </w:p>
    <w:p w14:paraId="1C3D8E05" w14:textId="77777777" w:rsidR="002759C1" w:rsidRPr="00EC76D5" w:rsidRDefault="002759C1" w:rsidP="002759C1">
      <w:pPr>
        <w:pStyle w:val="Code"/>
      </w:pPr>
      <w:r w:rsidRPr="00EC76D5">
        <w:t xml:space="preserve">        }</w:t>
      </w:r>
    </w:p>
    <w:p w14:paraId="007E0540" w14:textId="77777777" w:rsidR="002759C1" w:rsidRPr="00EC76D5" w:rsidRDefault="002759C1" w:rsidP="002759C1">
      <w:pPr>
        <w:pStyle w:val="Code"/>
      </w:pPr>
      <w:r w:rsidRPr="00EC76D5">
        <w:t xml:space="preserve">        break;</w:t>
      </w:r>
    </w:p>
    <w:p w14:paraId="7D9C1AE6" w14:textId="77777777" w:rsidR="002759C1" w:rsidRPr="00EC76D5" w:rsidRDefault="002759C1" w:rsidP="002759C1">
      <w:pPr>
        <w:pStyle w:val="Code"/>
      </w:pPr>
      <w:r w:rsidRPr="00EC76D5">
        <w:t xml:space="preserve">  </w:t>
      </w:r>
    </w:p>
    <w:p w14:paraId="68C0E1AA" w14:textId="77777777" w:rsidR="002759C1" w:rsidRPr="00EC76D5" w:rsidRDefault="002759C1" w:rsidP="002759C1">
      <w:pPr>
        <w:pStyle w:val="Code"/>
      </w:pPr>
      <w:r w:rsidRPr="00EC76D5">
        <w:t xml:space="preserve">      case Call: {</w:t>
      </w:r>
    </w:p>
    <w:p w14:paraId="4A9E22BB" w14:textId="77777777" w:rsidR="002759C1" w:rsidRPr="00EC76D5" w:rsidRDefault="002759C1" w:rsidP="002759C1">
      <w:pPr>
        <w:pStyle w:val="Code"/>
      </w:pPr>
      <w:r w:rsidRPr="00EC76D5">
        <w:t xml:space="preserve">          Symbol calleeSymbol = (Symbol) operand1;</w:t>
      </w:r>
    </w:p>
    <w:p w14:paraId="2FA72FF5" w14:textId="77777777" w:rsidR="002759C1" w:rsidRPr="00EC76D5" w:rsidRDefault="002759C1" w:rsidP="002759C1">
      <w:pPr>
        <w:pStyle w:val="Code"/>
      </w:pPr>
      <w:r w:rsidRPr="00EC76D5">
        <w:t xml:space="preserve">          int stackSize = (int) operand3;</w:t>
      </w:r>
    </w:p>
    <w:p w14:paraId="3BE7A38B" w14:textId="77777777" w:rsidR="002759C1" w:rsidRPr="00EC76D5" w:rsidRDefault="002759C1" w:rsidP="002759C1">
      <w:pPr>
        <w:pStyle w:val="Code"/>
      </w:pPr>
      <w:r w:rsidRPr="00EC76D5">
        <w:t xml:space="preserve">          int recordSize = Main.CurrentTable.getFunctionSize() + stackSize;</w:t>
      </w:r>
    </w:p>
    <w:p w14:paraId="4079E7A8" w14:textId="77777777" w:rsidR="002759C1" w:rsidRPr="00EC76D5" w:rsidRDefault="002759C1" w:rsidP="002759C1">
      <w:pPr>
        <w:pStyle w:val="Code"/>
      </w:pPr>
      <w:r w:rsidRPr="00EC76D5">
        <w:t xml:space="preserve">          </w:t>
      </w:r>
    </w:p>
    <w:p w14:paraId="1FB901E8" w14:textId="1D6C1F61" w:rsidR="002759C1" w:rsidRPr="00EC76D5" w:rsidRDefault="002759C1" w:rsidP="002759C1">
      <w:pPr>
        <w:pStyle w:val="Code"/>
      </w:pPr>
      <w:r w:rsidRPr="00EC76D5">
        <w:t xml:space="preserve">          boolean </w:t>
      </w:r>
      <w:r w:rsidR="00F73611">
        <w:t>callerType.IsEllipse()</w:t>
      </w:r>
      <w:r w:rsidRPr="00EC76D5">
        <w:t xml:space="preserve"> = Main.FuncSymbol.getType().isEllipse(),</w:t>
      </w:r>
    </w:p>
    <w:p w14:paraId="178AEE03" w14:textId="16D566B6" w:rsidR="002759C1" w:rsidRPr="00EC76D5" w:rsidRDefault="002759C1" w:rsidP="002759C1">
      <w:pPr>
        <w:pStyle w:val="Code"/>
      </w:pPr>
      <w:r w:rsidRPr="00EC76D5">
        <w:t xml:space="preserve">                  </w:t>
      </w:r>
      <w:r w:rsidR="00F73611">
        <w:t>calleeType.IsEllipse()</w:t>
      </w:r>
      <w:r w:rsidRPr="00EC76D5">
        <w:t xml:space="preserve"> = calleeSymbol.getType().isFunction() ?</w:t>
      </w:r>
    </w:p>
    <w:p w14:paraId="47D99C91" w14:textId="77777777" w:rsidR="002759C1" w:rsidRPr="00EC76D5" w:rsidRDefault="002759C1" w:rsidP="002759C1">
      <w:pPr>
        <w:pStyle w:val="Code"/>
      </w:pPr>
      <w:r w:rsidRPr="00EC76D5">
        <w:t xml:space="preserve">                                  calleeSymbol.getType().isEllipse() :</w:t>
      </w:r>
    </w:p>
    <w:p w14:paraId="0258385A" w14:textId="77777777" w:rsidR="002759C1" w:rsidRPr="00EC76D5" w:rsidRDefault="002759C1" w:rsidP="002759C1">
      <w:pPr>
        <w:pStyle w:val="Code"/>
      </w:pPr>
      <w:r w:rsidRPr="00EC76D5">
        <w:t xml:space="preserve">                        calleeSymbol.getType().getPointerType().isEllipse();</w:t>
      </w:r>
    </w:p>
    <w:p w14:paraId="0D7687BA" w14:textId="77777777" w:rsidR="002759C1" w:rsidRPr="00EC76D5" w:rsidRDefault="002759C1" w:rsidP="002759C1">
      <w:pPr>
        <w:pStyle w:val="Code"/>
      </w:pPr>
    </w:p>
    <w:p w14:paraId="17419270" w14:textId="77777777" w:rsidR="002759C1" w:rsidRPr="00EC76D5" w:rsidRDefault="002759C1" w:rsidP="002759C1">
      <w:pPr>
        <w:pStyle w:val="Code"/>
      </w:pPr>
      <w:r w:rsidRPr="00EC76D5">
        <w:t xml:space="preserve">          Type returnType = calleeSymbol.getType().isFunction() ?</w:t>
      </w:r>
    </w:p>
    <w:p w14:paraId="499B8F14" w14:textId="77777777" w:rsidR="002759C1" w:rsidRPr="00EC76D5" w:rsidRDefault="002759C1" w:rsidP="002759C1">
      <w:pPr>
        <w:pStyle w:val="Code"/>
      </w:pPr>
      <w:r w:rsidRPr="00EC76D5">
        <w:t xml:space="preserve">                            calleeSymbol.getType().getReturnType() :</w:t>
      </w:r>
    </w:p>
    <w:p w14:paraId="6FCCDB8A" w14:textId="77777777" w:rsidR="002759C1" w:rsidRPr="00EC76D5" w:rsidRDefault="002759C1" w:rsidP="002759C1">
      <w:pPr>
        <w:pStyle w:val="Code"/>
      </w:pPr>
      <w:r w:rsidRPr="00EC76D5">
        <w:t xml:space="preserve">                     calleeSymbol.getType().getPointerType().getReturnType();</w:t>
      </w:r>
    </w:p>
    <w:p w14:paraId="210F1ED7" w14:textId="77777777" w:rsidR="002759C1" w:rsidRPr="00EC76D5" w:rsidRDefault="002759C1" w:rsidP="002759C1">
      <w:pPr>
        <w:pStyle w:val="Code"/>
      </w:pPr>
      <w:r w:rsidRPr="00EC76D5">
        <w:t xml:space="preserve">          </w:t>
      </w:r>
    </w:p>
    <w:p w14:paraId="5C1EF28C" w14:textId="77777777" w:rsidR="002759C1" w:rsidRPr="00EC76D5" w:rsidRDefault="002759C1" w:rsidP="002759C1">
      <w:pPr>
        <w:pStyle w:val="Code"/>
      </w:pPr>
      <w:r w:rsidRPr="00EC76D5">
        <w:t xml:space="preserve">          Register callRegister = middleCode.getRegister(Track.Left),</w:t>
      </w:r>
    </w:p>
    <w:p w14:paraId="2A4BD9E6" w14:textId="77777777" w:rsidR="002759C1" w:rsidRPr="00EC76D5" w:rsidRDefault="002759C1" w:rsidP="002759C1">
      <w:pPr>
        <w:pStyle w:val="Code"/>
      </w:pPr>
      <w:r w:rsidRPr="00EC76D5">
        <w:t xml:space="preserve">                   addressRegister = middleCode.getRegister(Track.LeftAddress);</w:t>
      </w:r>
    </w:p>
    <w:p w14:paraId="3AF31BC1" w14:textId="77777777" w:rsidR="002759C1" w:rsidRPr="00EC76D5" w:rsidRDefault="002759C1" w:rsidP="002759C1">
      <w:pPr>
        <w:pStyle w:val="Code"/>
      </w:pPr>
      <w:r w:rsidRPr="00EC76D5">
        <w:t xml:space="preserve">          int addressOffset = middleCode.getAddressOffset(Track.LeftAddress);</w:t>
      </w:r>
    </w:p>
    <w:p w14:paraId="1B7C94BB" w14:textId="77777777" w:rsidR="002759C1" w:rsidRPr="00EC76D5" w:rsidRDefault="002759C1" w:rsidP="002759C1">
      <w:pPr>
        <w:pStyle w:val="Code"/>
      </w:pPr>
    </w:p>
    <w:p w14:paraId="156286B4" w14:textId="77777777" w:rsidR="002759C1" w:rsidRPr="00EC76D5" w:rsidRDefault="002759C1" w:rsidP="002759C1">
      <w:pPr>
        <w:pStyle w:val="Code"/>
      </w:pPr>
      <w:r w:rsidRPr="00EC76D5">
        <w:t xml:space="preserve">          if (middleCode.isLoad(Track.Left)) {</w:t>
      </w:r>
    </w:p>
    <w:p w14:paraId="7FD666C7" w14:textId="77777777" w:rsidR="002759C1" w:rsidRPr="00EC76D5" w:rsidRDefault="002759C1" w:rsidP="002759C1">
      <w:pPr>
        <w:pStyle w:val="Code"/>
      </w:pPr>
      <w:r w:rsidRPr="00EC76D5">
        <w:t xml:space="preserve">            loadRegister(callRegister, calleeSymbol,</w:t>
      </w:r>
    </w:p>
    <w:p w14:paraId="5F31D3C2" w14:textId="77777777" w:rsidR="002759C1" w:rsidRPr="00EC76D5" w:rsidRDefault="002759C1" w:rsidP="002759C1">
      <w:pPr>
        <w:pStyle w:val="Code"/>
      </w:pPr>
      <w:r w:rsidRPr="00EC76D5">
        <w:t xml:space="preserve">                         addressRegister, addressOffset);</w:t>
      </w:r>
    </w:p>
    <w:p w14:paraId="15958FDF" w14:textId="77777777" w:rsidR="002759C1" w:rsidRPr="00EC76D5" w:rsidRDefault="002759C1" w:rsidP="002759C1">
      <w:pPr>
        <w:pStyle w:val="Code"/>
      </w:pPr>
      <w:r w:rsidRPr="00EC76D5">
        <w:t xml:space="preserve">          }</w:t>
      </w:r>
    </w:p>
    <w:p w14:paraId="25BD220C" w14:textId="77777777" w:rsidR="002759C1" w:rsidRPr="00EC76D5" w:rsidRDefault="002759C1" w:rsidP="002759C1">
      <w:pPr>
        <w:pStyle w:val="Code"/>
      </w:pPr>
      <w:r w:rsidRPr="00EC76D5">
        <w:t xml:space="preserve">            </w:t>
      </w:r>
    </w:p>
    <w:p w14:paraId="63CFFD80" w14:textId="77777777" w:rsidR="002759C1" w:rsidRPr="00EC76D5" w:rsidRDefault="002759C1" w:rsidP="002759C1">
      <w:pPr>
        <w:pStyle w:val="Code"/>
      </w:pPr>
      <w:r w:rsidRPr="00EC76D5">
        <w:t xml:space="preserve">          int byteSize = 0;</w:t>
      </w:r>
    </w:p>
    <w:p w14:paraId="3D3CFADB" w14:textId="77777777" w:rsidR="002759C1" w:rsidRPr="00EC76D5" w:rsidRDefault="002759C1" w:rsidP="002759C1">
      <w:pPr>
        <w:pStyle w:val="Code"/>
      </w:pPr>
      <w:r w:rsidRPr="00EC76D5">
        <w:lastRenderedPageBreak/>
        <w:t xml:space="preserve">          int returnLine = m_objectCodeList.size();</w:t>
      </w:r>
    </w:p>
    <w:p w14:paraId="677077DA" w14:textId="77777777" w:rsidR="002759C1" w:rsidRPr="00EC76D5" w:rsidRDefault="002759C1" w:rsidP="002759C1">
      <w:pPr>
        <w:pStyle w:val="Code"/>
      </w:pPr>
      <w:r w:rsidRPr="00EC76D5">
        <w:t xml:space="preserve">          String returnLabel =</w:t>
      </w:r>
    </w:p>
    <w:p w14:paraId="60B2CD4C" w14:textId="77777777" w:rsidR="002759C1" w:rsidRPr="00EC76D5" w:rsidRDefault="002759C1" w:rsidP="002759C1">
      <w:pPr>
        <w:pStyle w:val="Code"/>
      </w:pPr>
      <w:r w:rsidRPr="00EC76D5">
        <w:t xml:space="preserve">            Main.FuncSymbol.getUniqueName() + Main.SeparatorId + (index + 1);</w:t>
      </w:r>
    </w:p>
    <w:p w14:paraId="467AB40D" w14:textId="77777777" w:rsidR="002759C1" w:rsidRPr="00EC76D5" w:rsidRDefault="002759C1" w:rsidP="002759C1">
      <w:pPr>
        <w:pStyle w:val="Code"/>
      </w:pPr>
      <w:r w:rsidRPr="00EC76D5">
        <w:t xml:space="preserve">          </w:t>
      </w:r>
    </w:p>
    <w:p w14:paraId="6C5A2F96" w14:textId="77777777" w:rsidR="002759C1" w:rsidRPr="00EC76D5" w:rsidRDefault="002759C1" w:rsidP="002759C1">
      <w:pPr>
        <w:pStyle w:val="Code"/>
      </w:pPr>
      <w:r w:rsidRPr="00EC76D5">
        <w:t xml:space="preserve">          Pair&lt;Integer,Boolean&gt; pair = (Pair) operand2;          </w:t>
      </w:r>
    </w:p>
    <w:p w14:paraId="5AE077AA" w14:textId="77777777" w:rsidR="002759C1" w:rsidRPr="00EC76D5" w:rsidRDefault="002759C1" w:rsidP="002759C1">
      <w:pPr>
        <w:pStyle w:val="Code"/>
      </w:pPr>
      <w:r w:rsidRPr="00EC76D5">
        <w:t xml:space="preserve">          int extraSize = pair.getFirst();</w:t>
      </w:r>
    </w:p>
    <w:p w14:paraId="705B9D6E" w14:textId="77777777" w:rsidR="002759C1" w:rsidRPr="00EC76D5" w:rsidRDefault="002759C1" w:rsidP="002759C1">
      <w:pPr>
        <w:pStyle w:val="Code"/>
      </w:pPr>
      <w:r w:rsidRPr="00EC76D5">
        <w:t xml:space="preserve">          boolean useResult = pair.getSecond();</w:t>
      </w:r>
    </w:p>
    <w:p w14:paraId="05B37BA7" w14:textId="77777777" w:rsidR="002759C1" w:rsidRPr="00EC76D5" w:rsidRDefault="002759C1" w:rsidP="002759C1">
      <w:pPr>
        <w:pStyle w:val="Code"/>
      </w:pPr>
    </w:p>
    <w:p w14:paraId="519B5E5A" w14:textId="0FF83BE9" w:rsidR="002759C1" w:rsidRPr="00EC76D5" w:rsidRDefault="002759C1" w:rsidP="002759C1">
      <w:pPr>
        <w:pStyle w:val="Code"/>
      </w:pPr>
      <w:r w:rsidRPr="00EC76D5">
        <w:t xml:space="preserve">          if (</w:t>
      </w:r>
      <w:r w:rsidR="00F73611">
        <w:t>callerType.IsEllipse()</w:t>
      </w:r>
      <w:r w:rsidRPr="00EC76D5">
        <w:t>) {</w:t>
      </w:r>
    </w:p>
    <w:p w14:paraId="507F94BC" w14:textId="77777777" w:rsidR="002759C1" w:rsidRPr="00EC76D5" w:rsidRDefault="002759C1" w:rsidP="002759C1">
      <w:pPr>
        <w:pStyle w:val="Code"/>
      </w:pPr>
      <w:r w:rsidRPr="00EC76D5">
        <w:t xml:space="preserve">            // mov word [di + 10], 20</w:t>
      </w:r>
    </w:p>
    <w:p w14:paraId="4979DBAB" w14:textId="77777777" w:rsidR="002759C1" w:rsidRPr="00EC76D5" w:rsidRDefault="002759C1" w:rsidP="002759C1">
      <w:pPr>
        <w:pStyle w:val="Code"/>
      </w:pPr>
      <w:r w:rsidRPr="00EC76D5">
        <w:t xml:space="preserve">            addObjectCode(ObjectOperator.mov_word, ObjectCode.EllipseRegister,</w:t>
      </w:r>
    </w:p>
    <w:p w14:paraId="62ED141F" w14:textId="77777777" w:rsidR="002759C1" w:rsidRPr="00EC76D5" w:rsidRDefault="002759C1" w:rsidP="002759C1">
      <w:pPr>
        <w:pStyle w:val="Code"/>
      </w:pPr>
      <w:r w:rsidRPr="00EC76D5">
        <w:t xml:space="preserve">               recordSize + SymbolTable.ReturnAddressOffset, null,returnLabel);</w:t>
      </w:r>
    </w:p>
    <w:p w14:paraId="3C29E3C5" w14:textId="77777777" w:rsidR="002759C1" w:rsidRPr="00EC76D5" w:rsidRDefault="002759C1" w:rsidP="002759C1">
      <w:pPr>
        <w:pStyle w:val="Code"/>
      </w:pPr>
    </w:p>
    <w:p w14:paraId="2E13D5BC" w14:textId="77777777" w:rsidR="002759C1" w:rsidRPr="00EC76D5" w:rsidRDefault="002759C1" w:rsidP="002759C1">
      <w:pPr>
        <w:pStyle w:val="Code"/>
      </w:pPr>
      <w:r w:rsidRPr="00EC76D5">
        <w:t xml:space="preserve">            byteSize +=</w:t>
      </w:r>
    </w:p>
    <w:p w14:paraId="49FB469E" w14:textId="77777777" w:rsidR="002759C1" w:rsidRPr="00EC76D5" w:rsidRDefault="002759C1" w:rsidP="002759C1">
      <w:pPr>
        <w:pStyle w:val="Code"/>
      </w:pPr>
      <w:r w:rsidRPr="00EC76D5">
        <w:t xml:space="preserve">              addCountObjectCode(ObjectOperator.mov,ObjectCode.EllipseRegister,</w:t>
      </w:r>
    </w:p>
    <w:p w14:paraId="47D0F384" w14:textId="77777777" w:rsidR="002759C1" w:rsidRPr="00EC76D5" w:rsidRDefault="002759C1" w:rsidP="002759C1">
      <w:pPr>
        <w:pStyle w:val="Code"/>
      </w:pPr>
      <w:r w:rsidRPr="00EC76D5">
        <w:t xml:space="preserve">                                 recordSize + SymbolTable.RegularFrameOffset,</w:t>
      </w:r>
    </w:p>
    <w:p w14:paraId="361AD9CF" w14:textId="77777777" w:rsidR="002759C1" w:rsidRPr="00EC76D5" w:rsidRDefault="002759C1" w:rsidP="002759C1">
      <w:pPr>
        <w:pStyle w:val="Code"/>
      </w:pPr>
      <w:r w:rsidRPr="00EC76D5">
        <w:t xml:space="preserve">                                 ObjectCode.FrameRegister);</w:t>
      </w:r>
    </w:p>
    <w:p w14:paraId="3F229F49" w14:textId="77777777" w:rsidR="002759C1" w:rsidRPr="00EC76D5" w:rsidRDefault="002759C1" w:rsidP="002759C1">
      <w:pPr>
        <w:pStyle w:val="Code"/>
      </w:pPr>
      <w:r w:rsidRPr="00EC76D5">
        <w:t xml:space="preserve">            byteSize +=</w:t>
      </w:r>
    </w:p>
    <w:p w14:paraId="2E457921" w14:textId="77777777" w:rsidR="002759C1" w:rsidRPr="00EC76D5" w:rsidRDefault="002759C1" w:rsidP="002759C1">
      <w:pPr>
        <w:pStyle w:val="Code"/>
      </w:pPr>
      <w:r w:rsidRPr="00EC76D5">
        <w:t xml:space="preserve">              addCountObjectCode(ObjectOperator.mov,ObjectCode.EllipseRegister,</w:t>
      </w:r>
    </w:p>
    <w:p w14:paraId="3A44B703" w14:textId="77777777" w:rsidR="002759C1" w:rsidRPr="00EC76D5" w:rsidRDefault="002759C1" w:rsidP="002759C1">
      <w:pPr>
        <w:pStyle w:val="Code"/>
      </w:pPr>
      <w:r w:rsidRPr="00EC76D5">
        <w:t xml:space="preserve">                                 recordSize + SymbolTable.EllipseFrameOffset,</w:t>
      </w:r>
    </w:p>
    <w:p w14:paraId="792DC7A0" w14:textId="77777777" w:rsidR="002759C1" w:rsidRPr="00EC76D5" w:rsidRDefault="002759C1" w:rsidP="002759C1">
      <w:pPr>
        <w:pStyle w:val="Code"/>
      </w:pPr>
      <w:r w:rsidRPr="00EC76D5">
        <w:t xml:space="preserve">                                 ObjectCode.EllipseRegister);</w:t>
      </w:r>
    </w:p>
    <w:p w14:paraId="6C5047A6" w14:textId="77777777" w:rsidR="002759C1" w:rsidRPr="00EC76D5" w:rsidRDefault="002759C1" w:rsidP="002759C1">
      <w:pPr>
        <w:pStyle w:val="Code"/>
      </w:pPr>
    </w:p>
    <w:p w14:paraId="5ED99554" w14:textId="77777777" w:rsidR="002759C1" w:rsidRPr="00EC76D5" w:rsidRDefault="002759C1" w:rsidP="002759C1">
      <w:pPr>
        <w:pStyle w:val="Code"/>
      </w:pPr>
      <w:r w:rsidRPr="00EC76D5">
        <w:t xml:space="preserve">            if (returnType.isFloating()) {</w:t>
      </w:r>
    </w:p>
    <w:p w14:paraId="5C429241" w14:textId="77777777" w:rsidR="002759C1" w:rsidRPr="00EC76D5" w:rsidRDefault="002759C1" w:rsidP="002759C1">
      <w:pPr>
        <w:pStyle w:val="Code"/>
      </w:pPr>
      <w:r w:rsidRPr="00EC76D5">
        <w:t xml:space="preserve">              byteSize +=</w:t>
      </w:r>
    </w:p>
    <w:p w14:paraId="00F1A02F" w14:textId="77777777" w:rsidR="002759C1" w:rsidRPr="00EC76D5" w:rsidRDefault="002759C1" w:rsidP="002759C1">
      <w:pPr>
        <w:pStyle w:val="Code"/>
      </w:pPr>
      <w:r w:rsidRPr="00EC76D5">
        <w:t xml:space="preserve">                addCountObjectCode(ObjectOperator.mov_byte, ObjectCode.EllipseRegister,</w:t>
      </w:r>
    </w:p>
    <w:p w14:paraId="509AD303" w14:textId="77777777" w:rsidR="002759C1" w:rsidRPr="00EC76D5" w:rsidRDefault="002759C1" w:rsidP="002759C1">
      <w:pPr>
        <w:pStyle w:val="Code"/>
      </w:pPr>
      <w:r w:rsidRPr="00EC76D5">
        <w:t xml:space="preserve">                                   recordSize + SymbolTable.UseResultOffset,</w:t>
      </w:r>
    </w:p>
    <w:p w14:paraId="5E9DECCF" w14:textId="77777777" w:rsidR="002759C1" w:rsidRPr="00EC76D5" w:rsidRDefault="002759C1" w:rsidP="002759C1">
      <w:pPr>
        <w:pStyle w:val="Code"/>
      </w:pPr>
      <w:r w:rsidRPr="00EC76D5">
        <w:t xml:space="preserve">                                   useResult ? 1 : 0);</w:t>
      </w:r>
    </w:p>
    <w:p w14:paraId="6B92BAE1" w14:textId="77777777" w:rsidR="002759C1" w:rsidRPr="00EC76D5" w:rsidRDefault="002759C1" w:rsidP="002759C1">
      <w:pPr>
        <w:pStyle w:val="Code"/>
      </w:pPr>
      <w:r w:rsidRPr="00EC76D5">
        <w:t xml:space="preserve">            }</w:t>
      </w:r>
    </w:p>
    <w:p w14:paraId="77184957" w14:textId="77777777" w:rsidR="002759C1" w:rsidRPr="00EC76D5" w:rsidRDefault="002759C1" w:rsidP="002759C1">
      <w:pPr>
        <w:pStyle w:val="Code"/>
      </w:pPr>
      <w:r w:rsidRPr="00EC76D5">
        <w:t xml:space="preserve">            </w:t>
      </w:r>
    </w:p>
    <w:p w14:paraId="79C27554" w14:textId="77777777" w:rsidR="002759C1" w:rsidRPr="00EC76D5" w:rsidRDefault="002759C1" w:rsidP="002759C1">
      <w:pPr>
        <w:pStyle w:val="Code"/>
      </w:pPr>
      <w:r w:rsidRPr="00EC76D5">
        <w:t xml:space="preserve">            byteSize += addCountObjectCode(ObjectOperator.add, ObjectCode.EllipseRegister,</w:t>
      </w:r>
    </w:p>
    <w:p w14:paraId="341C18EB" w14:textId="77777777" w:rsidR="002759C1" w:rsidRPr="00EC76D5" w:rsidRDefault="002759C1" w:rsidP="002759C1">
      <w:pPr>
        <w:pStyle w:val="Code"/>
      </w:pPr>
      <w:r w:rsidRPr="00EC76D5">
        <w:t xml:space="preserve">                                           recordSize, null);</w:t>
      </w:r>
    </w:p>
    <w:p w14:paraId="34F4BD86" w14:textId="77777777" w:rsidR="002759C1" w:rsidRPr="00EC76D5" w:rsidRDefault="002759C1" w:rsidP="002759C1">
      <w:pPr>
        <w:pStyle w:val="Code"/>
      </w:pPr>
      <w:r w:rsidRPr="00EC76D5">
        <w:t xml:space="preserve">            byteSize += addCountObjectCode(ObjectOperator.mov, ObjectCode.FrameRegister,</w:t>
      </w:r>
    </w:p>
    <w:p w14:paraId="2C178277" w14:textId="77777777" w:rsidR="002759C1" w:rsidRPr="00EC76D5" w:rsidRDefault="002759C1" w:rsidP="002759C1">
      <w:pPr>
        <w:pStyle w:val="Code"/>
      </w:pPr>
      <w:r w:rsidRPr="00EC76D5">
        <w:t xml:space="preserve">                                           ObjectCode.EllipseRegister, null);</w:t>
      </w:r>
    </w:p>
    <w:p w14:paraId="1CF4DF55" w14:textId="77777777" w:rsidR="002759C1" w:rsidRPr="00EC76D5" w:rsidRDefault="002759C1" w:rsidP="002759C1">
      <w:pPr>
        <w:pStyle w:val="Code"/>
      </w:pPr>
      <w:r w:rsidRPr="00EC76D5">
        <w:t xml:space="preserve">          }</w:t>
      </w:r>
    </w:p>
    <w:p w14:paraId="79287A05" w14:textId="77777777" w:rsidR="002759C1" w:rsidRPr="00EC76D5" w:rsidRDefault="002759C1" w:rsidP="002759C1">
      <w:pPr>
        <w:pStyle w:val="Code"/>
      </w:pPr>
      <w:r w:rsidRPr="00EC76D5">
        <w:t xml:space="preserve">          else {</w:t>
      </w:r>
    </w:p>
    <w:p w14:paraId="20DE1039" w14:textId="77777777" w:rsidR="002759C1" w:rsidRPr="00EC76D5" w:rsidRDefault="002759C1" w:rsidP="002759C1">
      <w:pPr>
        <w:pStyle w:val="Code"/>
      </w:pPr>
      <w:r w:rsidRPr="00EC76D5">
        <w:t xml:space="preserve">            addObjectCode(ObjectOperator.mov_word, ObjectCode.FrameRegister,</w:t>
      </w:r>
    </w:p>
    <w:p w14:paraId="02211EAC" w14:textId="77777777" w:rsidR="002759C1" w:rsidRPr="00EC76D5" w:rsidRDefault="002759C1" w:rsidP="002759C1">
      <w:pPr>
        <w:pStyle w:val="Code"/>
      </w:pPr>
      <w:r w:rsidRPr="00EC76D5">
        <w:t xml:space="preserve">                          recordSize + SymbolTable.ReturnAddressOffset, null, returnLabel);</w:t>
      </w:r>
    </w:p>
    <w:p w14:paraId="4BA2564B" w14:textId="77777777" w:rsidR="002759C1" w:rsidRPr="00EC76D5" w:rsidRDefault="002759C1" w:rsidP="002759C1">
      <w:pPr>
        <w:pStyle w:val="Code"/>
      </w:pPr>
    </w:p>
    <w:p w14:paraId="2DD562BA" w14:textId="77777777" w:rsidR="002759C1" w:rsidRPr="00EC76D5" w:rsidRDefault="002759C1" w:rsidP="002759C1">
      <w:pPr>
        <w:pStyle w:val="Code"/>
      </w:pPr>
      <w:r w:rsidRPr="00EC76D5">
        <w:t xml:space="preserve">            byteSize += addCountObjectCode(ObjectOperator.mov, ObjectCode.FrameRegister,</w:t>
      </w:r>
    </w:p>
    <w:p w14:paraId="6E393E21" w14:textId="77777777" w:rsidR="002759C1" w:rsidRPr="00EC76D5" w:rsidRDefault="002759C1" w:rsidP="002759C1">
      <w:pPr>
        <w:pStyle w:val="Code"/>
      </w:pPr>
      <w:r w:rsidRPr="00EC76D5">
        <w:t xml:space="preserve">                                           recordSize + SymbolTable.RegularFrameOffset,</w:t>
      </w:r>
    </w:p>
    <w:p w14:paraId="2511598C" w14:textId="77777777" w:rsidR="002759C1" w:rsidRPr="00EC76D5" w:rsidRDefault="002759C1" w:rsidP="002759C1">
      <w:pPr>
        <w:pStyle w:val="Code"/>
      </w:pPr>
      <w:r w:rsidRPr="00EC76D5">
        <w:t xml:space="preserve">                                           ObjectCode.FrameRegister);</w:t>
      </w:r>
    </w:p>
    <w:p w14:paraId="25A51685" w14:textId="77777777" w:rsidR="002759C1" w:rsidRPr="00EC76D5" w:rsidRDefault="002759C1" w:rsidP="002759C1">
      <w:pPr>
        <w:pStyle w:val="Code"/>
      </w:pPr>
      <w:r w:rsidRPr="00EC76D5">
        <w:t xml:space="preserve">            byteSize += addCountObjectCode(ObjectOperator.mov, ObjectCode.FrameRegister,</w:t>
      </w:r>
    </w:p>
    <w:p w14:paraId="495DAACE" w14:textId="77777777" w:rsidR="002759C1" w:rsidRPr="00EC76D5" w:rsidRDefault="002759C1" w:rsidP="002759C1">
      <w:pPr>
        <w:pStyle w:val="Code"/>
      </w:pPr>
      <w:r w:rsidRPr="00EC76D5">
        <w:t xml:space="preserve">                                           recordSize + SymbolTable.EllipseFrameOffset,</w:t>
      </w:r>
    </w:p>
    <w:p w14:paraId="296E8D69" w14:textId="77777777" w:rsidR="002759C1" w:rsidRPr="00EC76D5" w:rsidRDefault="002759C1" w:rsidP="002759C1">
      <w:pPr>
        <w:pStyle w:val="Code"/>
      </w:pPr>
      <w:r w:rsidRPr="00EC76D5">
        <w:t xml:space="preserve">                                           ObjectCode.EllipseRegister);</w:t>
      </w:r>
    </w:p>
    <w:p w14:paraId="1133B031" w14:textId="77777777" w:rsidR="002759C1" w:rsidRPr="00EC76D5" w:rsidRDefault="002759C1" w:rsidP="002759C1">
      <w:pPr>
        <w:pStyle w:val="Code"/>
      </w:pPr>
    </w:p>
    <w:p w14:paraId="06FB0060" w14:textId="77777777" w:rsidR="002759C1" w:rsidRPr="00EC76D5" w:rsidRDefault="002759C1" w:rsidP="002759C1">
      <w:pPr>
        <w:pStyle w:val="Code"/>
      </w:pPr>
      <w:r w:rsidRPr="00EC76D5">
        <w:t xml:space="preserve">            if (returnType.isFloating()) {</w:t>
      </w:r>
    </w:p>
    <w:p w14:paraId="664A1BAB" w14:textId="77777777" w:rsidR="002759C1" w:rsidRPr="00EC76D5" w:rsidRDefault="002759C1" w:rsidP="002759C1">
      <w:pPr>
        <w:pStyle w:val="Code"/>
      </w:pPr>
      <w:r w:rsidRPr="00EC76D5">
        <w:lastRenderedPageBreak/>
        <w:t xml:space="preserve">              byteSize += addCountObjectCode(ObjectOperator.mov_byte, ObjectCode.FrameRegister,</w:t>
      </w:r>
    </w:p>
    <w:p w14:paraId="4414632F" w14:textId="77777777" w:rsidR="002759C1" w:rsidRPr="00EC76D5" w:rsidRDefault="002759C1" w:rsidP="002759C1">
      <w:pPr>
        <w:pStyle w:val="Code"/>
      </w:pPr>
      <w:r w:rsidRPr="00EC76D5">
        <w:t xml:space="preserve">                                             recordSize + SymbolTable.UseResultOffset,</w:t>
      </w:r>
    </w:p>
    <w:p w14:paraId="5D2DE9C6" w14:textId="77777777" w:rsidR="002759C1" w:rsidRPr="00EC76D5" w:rsidRDefault="002759C1" w:rsidP="002759C1">
      <w:pPr>
        <w:pStyle w:val="Code"/>
      </w:pPr>
      <w:r w:rsidRPr="00EC76D5">
        <w:t xml:space="preserve">                                             useResult ? 1 : 0);</w:t>
      </w:r>
    </w:p>
    <w:p w14:paraId="456E39C1" w14:textId="77777777" w:rsidR="002759C1" w:rsidRPr="00EC76D5" w:rsidRDefault="002759C1" w:rsidP="002759C1">
      <w:pPr>
        <w:pStyle w:val="Code"/>
      </w:pPr>
      <w:r w:rsidRPr="00EC76D5">
        <w:t xml:space="preserve">            }</w:t>
      </w:r>
    </w:p>
    <w:p w14:paraId="30AA7F60" w14:textId="77777777" w:rsidR="002759C1" w:rsidRPr="00EC76D5" w:rsidRDefault="002759C1" w:rsidP="002759C1">
      <w:pPr>
        <w:pStyle w:val="Code"/>
      </w:pPr>
      <w:r w:rsidRPr="00EC76D5">
        <w:t xml:space="preserve">            </w:t>
      </w:r>
    </w:p>
    <w:p w14:paraId="17E54CAF" w14:textId="77777777" w:rsidR="002759C1" w:rsidRPr="00EC76D5" w:rsidRDefault="002759C1" w:rsidP="002759C1">
      <w:pPr>
        <w:pStyle w:val="Code"/>
      </w:pPr>
      <w:r w:rsidRPr="00EC76D5">
        <w:t xml:space="preserve">            byteSize += addCountObjectCode(ObjectOperator.add, ObjectCode.FrameRegister,</w:t>
      </w:r>
    </w:p>
    <w:p w14:paraId="52BBA200" w14:textId="77777777" w:rsidR="002759C1" w:rsidRPr="00EC76D5" w:rsidRDefault="002759C1" w:rsidP="002759C1">
      <w:pPr>
        <w:pStyle w:val="Code"/>
      </w:pPr>
      <w:r w:rsidRPr="00EC76D5">
        <w:t xml:space="preserve">                                           recordSize, null);</w:t>
      </w:r>
    </w:p>
    <w:p w14:paraId="0342BE55" w14:textId="77777777" w:rsidR="002759C1" w:rsidRPr="00EC76D5" w:rsidRDefault="002759C1" w:rsidP="002759C1">
      <w:pPr>
        <w:pStyle w:val="Code"/>
      </w:pPr>
      <w:r w:rsidRPr="00EC76D5">
        <w:t xml:space="preserve">            </w:t>
      </w:r>
    </w:p>
    <w:p w14:paraId="328C7EAC" w14:textId="7E098667" w:rsidR="002759C1" w:rsidRPr="00EC76D5" w:rsidRDefault="002759C1" w:rsidP="002759C1">
      <w:pPr>
        <w:pStyle w:val="Code"/>
      </w:pPr>
      <w:r w:rsidRPr="00EC76D5">
        <w:t xml:space="preserve">            if (</w:t>
      </w:r>
      <w:r w:rsidR="00F73611">
        <w:t>calleeType.IsEllipse()</w:t>
      </w:r>
      <w:r w:rsidRPr="00EC76D5">
        <w:t>) {</w:t>
      </w:r>
    </w:p>
    <w:p w14:paraId="52E46460" w14:textId="77777777" w:rsidR="002759C1" w:rsidRPr="00EC76D5" w:rsidRDefault="002759C1" w:rsidP="002759C1">
      <w:pPr>
        <w:pStyle w:val="Code"/>
      </w:pPr>
      <w:r w:rsidRPr="00EC76D5">
        <w:t xml:space="preserve">              byteSize += addCountObjectCode(ObjectOperator.mov, ObjectCode.EllipseRegister,</w:t>
      </w:r>
    </w:p>
    <w:p w14:paraId="1EEBAA31" w14:textId="77777777" w:rsidR="002759C1" w:rsidRPr="00EC76D5" w:rsidRDefault="002759C1" w:rsidP="002759C1">
      <w:pPr>
        <w:pStyle w:val="Code"/>
      </w:pPr>
      <w:r w:rsidRPr="00EC76D5">
        <w:t xml:space="preserve">                                             ObjectCode.FrameRegister, null);</w:t>
      </w:r>
    </w:p>
    <w:p w14:paraId="51ECE22E" w14:textId="77777777" w:rsidR="002759C1" w:rsidRPr="00EC76D5" w:rsidRDefault="002759C1" w:rsidP="002759C1">
      <w:pPr>
        <w:pStyle w:val="Code"/>
      </w:pPr>
      <w:r w:rsidRPr="00EC76D5">
        <w:t xml:space="preserve">            }</w:t>
      </w:r>
    </w:p>
    <w:p w14:paraId="07ADEA63" w14:textId="77777777" w:rsidR="002759C1" w:rsidRPr="00EC76D5" w:rsidRDefault="002759C1" w:rsidP="002759C1">
      <w:pPr>
        <w:pStyle w:val="Code"/>
      </w:pPr>
      <w:r w:rsidRPr="00EC76D5">
        <w:t xml:space="preserve">          }</w:t>
      </w:r>
    </w:p>
    <w:p w14:paraId="36058C1E" w14:textId="77777777" w:rsidR="002759C1" w:rsidRPr="00EC76D5" w:rsidRDefault="002759C1" w:rsidP="002759C1">
      <w:pPr>
        <w:pStyle w:val="Code"/>
      </w:pPr>
    </w:p>
    <w:p w14:paraId="0DDD1E90" w14:textId="77777777" w:rsidR="002759C1" w:rsidRPr="00EC76D5" w:rsidRDefault="002759C1" w:rsidP="002759C1">
      <w:pPr>
        <w:pStyle w:val="Code"/>
      </w:pPr>
      <w:r w:rsidRPr="00EC76D5">
        <w:t xml:space="preserve">          if (extraSize &gt; 0) {</w:t>
      </w:r>
    </w:p>
    <w:p w14:paraId="76EA2E9C" w14:textId="77777777" w:rsidR="002759C1" w:rsidRPr="00EC76D5" w:rsidRDefault="002759C1" w:rsidP="002759C1">
      <w:pPr>
        <w:pStyle w:val="Code"/>
      </w:pPr>
      <w:r w:rsidRPr="00EC76D5">
        <w:t xml:space="preserve">            byteSize += addCountObjectCode(ObjectOperator.add, ObjectCode.EllipseRegister,</w:t>
      </w:r>
    </w:p>
    <w:p w14:paraId="110B0EA3" w14:textId="77777777" w:rsidR="002759C1" w:rsidRPr="00EC76D5" w:rsidRDefault="002759C1" w:rsidP="002759C1">
      <w:pPr>
        <w:pStyle w:val="Code"/>
      </w:pPr>
      <w:r w:rsidRPr="00EC76D5">
        <w:t xml:space="preserve">                                           extraSize, null);</w:t>
      </w:r>
    </w:p>
    <w:p w14:paraId="703D2F58" w14:textId="77777777" w:rsidR="002759C1" w:rsidRPr="00EC76D5" w:rsidRDefault="002759C1" w:rsidP="002759C1">
      <w:pPr>
        <w:pStyle w:val="Code"/>
      </w:pPr>
      <w:r w:rsidRPr="00EC76D5">
        <w:t xml:space="preserve">          }</w:t>
      </w:r>
    </w:p>
    <w:p w14:paraId="764E42A5" w14:textId="77777777" w:rsidR="002759C1" w:rsidRPr="00EC76D5" w:rsidRDefault="002759C1" w:rsidP="002759C1">
      <w:pPr>
        <w:pStyle w:val="Code"/>
      </w:pPr>
    </w:p>
    <w:p w14:paraId="335FA190" w14:textId="77777777" w:rsidR="002759C1" w:rsidRPr="00EC76D5" w:rsidRDefault="002759C1" w:rsidP="002759C1">
      <w:pPr>
        <w:pStyle w:val="Code"/>
      </w:pPr>
      <w:r w:rsidRPr="00EC76D5">
        <w:t xml:space="preserve">          if (calleeSymbol.getType().isFunction()) {</w:t>
      </w:r>
    </w:p>
    <w:p w14:paraId="76C5E142" w14:textId="77777777" w:rsidR="002759C1" w:rsidRPr="00EC76D5" w:rsidRDefault="002759C1" w:rsidP="002759C1">
      <w:pPr>
        <w:pStyle w:val="Code"/>
      </w:pPr>
      <w:r w:rsidRPr="00EC76D5">
        <w:t xml:space="preserve">            byteSize += addCountObjectCode(ObjectOperator.call,</w:t>
      </w:r>
    </w:p>
    <w:p w14:paraId="205F99EA" w14:textId="77777777" w:rsidR="002759C1" w:rsidRPr="00EC76D5" w:rsidRDefault="002759C1" w:rsidP="002759C1">
      <w:pPr>
        <w:pStyle w:val="Code"/>
      </w:pPr>
      <w:r w:rsidRPr="00EC76D5">
        <w:t xml:space="preserve">                                calleeSymbol.getUniqueName(), null, null);</w:t>
      </w:r>
    </w:p>
    <w:p w14:paraId="0EA06015" w14:textId="77777777" w:rsidR="002759C1" w:rsidRPr="00EC76D5" w:rsidRDefault="002759C1" w:rsidP="002759C1">
      <w:pPr>
        <w:pStyle w:val="Code"/>
      </w:pPr>
      <w:r w:rsidRPr="00EC76D5">
        <w:t xml:space="preserve">          }</w:t>
      </w:r>
    </w:p>
    <w:p w14:paraId="3992B057" w14:textId="77777777" w:rsidR="002759C1" w:rsidRPr="00EC76D5" w:rsidRDefault="002759C1" w:rsidP="002759C1">
      <w:pPr>
        <w:pStyle w:val="Code"/>
      </w:pPr>
      <w:r w:rsidRPr="00EC76D5">
        <w:t xml:space="preserve">          else {</w:t>
      </w:r>
    </w:p>
    <w:p w14:paraId="4B83C19C" w14:textId="77777777" w:rsidR="002759C1" w:rsidRPr="00EC76D5" w:rsidRDefault="002759C1" w:rsidP="002759C1">
      <w:pPr>
        <w:pStyle w:val="Code"/>
      </w:pPr>
      <w:r w:rsidRPr="00EC76D5">
        <w:t xml:space="preserve">            if (calleeSymbol.isAutoOrRegister()) {</w:t>
      </w:r>
    </w:p>
    <w:p w14:paraId="18A76CDE" w14:textId="77777777" w:rsidR="002759C1" w:rsidRPr="00EC76D5" w:rsidRDefault="002759C1" w:rsidP="002759C1">
      <w:pPr>
        <w:pStyle w:val="Code"/>
      </w:pPr>
      <w:r w:rsidRPr="00EC76D5">
        <w:t xml:space="preserve">              calleeSymbol.setReferred(true);</w:t>
      </w:r>
    </w:p>
    <w:p w14:paraId="6A084967" w14:textId="77777777" w:rsidR="002759C1" w:rsidRPr="00EC76D5" w:rsidRDefault="002759C1" w:rsidP="002759C1">
      <w:pPr>
        <w:pStyle w:val="Code"/>
      </w:pPr>
      <w:r w:rsidRPr="00EC76D5">
        <w:t xml:space="preserve">              calleeSymbol = Symbol.createOffsetSymbol(calleeSymbol);</w:t>
      </w:r>
    </w:p>
    <w:p w14:paraId="5AF4DC91" w14:textId="77777777" w:rsidR="002759C1" w:rsidRPr="00EC76D5" w:rsidRDefault="002759C1" w:rsidP="002759C1">
      <w:pPr>
        <w:pStyle w:val="Code"/>
      </w:pPr>
      <w:r w:rsidRPr="00EC76D5">
        <w:t xml:space="preserve">              </w:t>
      </w:r>
    </w:p>
    <w:p w14:paraId="7EBE92F2" w14:textId="5F91EC92" w:rsidR="002759C1" w:rsidRPr="00EC76D5" w:rsidRDefault="002759C1" w:rsidP="002759C1">
      <w:pPr>
        <w:pStyle w:val="Code"/>
      </w:pPr>
      <w:r w:rsidRPr="00EC76D5">
        <w:t xml:space="preserve">              if (</w:t>
      </w:r>
      <w:r w:rsidR="00F73611">
        <w:t>callerType.IsEllipse()</w:t>
      </w:r>
      <w:r w:rsidRPr="00EC76D5">
        <w:t xml:space="preserve"> &amp;&amp; !calleeSymbol.isParameter()) {</w:t>
      </w:r>
    </w:p>
    <w:p w14:paraId="701839CF" w14:textId="77777777" w:rsidR="002759C1" w:rsidRPr="00EC76D5" w:rsidRDefault="002759C1" w:rsidP="002759C1">
      <w:pPr>
        <w:pStyle w:val="Code"/>
      </w:pPr>
      <w:r w:rsidRPr="00EC76D5">
        <w:t xml:space="preserve">                calleeSymbol.setOffset(calleeSymbol.getOffset() -</w:t>
      </w:r>
    </w:p>
    <w:p w14:paraId="6C6EA99D" w14:textId="77777777" w:rsidR="002759C1" w:rsidRPr="00EC76D5" w:rsidRDefault="002759C1" w:rsidP="002759C1">
      <w:pPr>
        <w:pStyle w:val="Code"/>
      </w:pPr>
      <w:r w:rsidRPr="00EC76D5">
        <w:t xml:space="preserve">                                       (recordSize + extraSize));</w:t>
      </w:r>
    </w:p>
    <w:p w14:paraId="6C6DF022" w14:textId="77777777" w:rsidR="002759C1" w:rsidRPr="00EC76D5" w:rsidRDefault="002759C1" w:rsidP="002759C1">
      <w:pPr>
        <w:pStyle w:val="Code"/>
      </w:pPr>
      <w:r w:rsidRPr="00EC76D5">
        <w:t xml:space="preserve">              }</w:t>
      </w:r>
    </w:p>
    <w:p w14:paraId="50A22B2E" w14:textId="77777777" w:rsidR="002759C1" w:rsidRPr="00EC76D5" w:rsidRDefault="002759C1" w:rsidP="002759C1">
      <w:pPr>
        <w:pStyle w:val="Code"/>
      </w:pPr>
      <w:r w:rsidRPr="00EC76D5">
        <w:t xml:space="preserve">              else {</w:t>
      </w:r>
    </w:p>
    <w:p w14:paraId="785F7406" w14:textId="77777777" w:rsidR="002759C1" w:rsidRPr="00EC76D5" w:rsidRDefault="002759C1" w:rsidP="002759C1">
      <w:pPr>
        <w:pStyle w:val="Code"/>
      </w:pPr>
      <w:r w:rsidRPr="00EC76D5">
        <w:t xml:space="preserve">                calleeSymbol.setOffset(calleeSymbol.getOffset() - recordSize);</w:t>
      </w:r>
    </w:p>
    <w:p w14:paraId="00F3151A" w14:textId="77777777" w:rsidR="002759C1" w:rsidRPr="00EC76D5" w:rsidRDefault="002759C1" w:rsidP="002759C1">
      <w:pPr>
        <w:pStyle w:val="Code"/>
      </w:pPr>
      <w:r w:rsidRPr="00EC76D5">
        <w:t xml:space="preserve">              }</w:t>
      </w:r>
    </w:p>
    <w:p w14:paraId="087D30EF" w14:textId="77777777" w:rsidR="002759C1" w:rsidRPr="00EC76D5" w:rsidRDefault="002759C1" w:rsidP="002759C1">
      <w:pPr>
        <w:pStyle w:val="Code"/>
      </w:pPr>
      <w:r w:rsidRPr="00EC76D5">
        <w:t xml:space="preserve">            }</w:t>
      </w:r>
    </w:p>
    <w:p w14:paraId="45CAF3ED" w14:textId="77777777" w:rsidR="002759C1" w:rsidRPr="00EC76D5" w:rsidRDefault="002759C1" w:rsidP="002759C1">
      <w:pPr>
        <w:pStyle w:val="Code"/>
      </w:pPr>
      <w:r w:rsidRPr="00EC76D5">
        <w:t xml:space="preserve">            </w:t>
      </w:r>
    </w:p>
    <w:p w14:paraId="15FCABCC" w14:textId="77777777" w:rsidR="002759C1" w:rsidRPr="00EC76D5" w:rsidRDefault="002759C1" w:rsidP="002759C1">
      <w:pPr>
        <w:pStyle w:val="Code"/>
      </w:pPr>
      <w:r w:rsidRPr="00EC76D5">
        <w:t xml:space="preserve">            byteSize +=</w:t>
      </w:r>
    </w:p>
    <w:p w14:paraId="19576111" w14:textId="77777777" w:rsidR="002759C1" w:rsidRPr="00EC76D5" w:rsidRDefault="002759C1" w:rsidP="002759C1">
      <w:pPr>
        <w:pStyle w:val="Code"/>
      </w:pPr>
      <w:r w:rsidRPr="00EC76D5">
        <w:t xml:space="preserve">              generateUnaryExpression(ObjectOperator.call, callRegister,</w:t>
      </w:r>
    </w:p>
    <w:p w14:paraId="4833863E" w14:textId="77777777" w:rsidR="002759C1" w:rsidRPr="00EC76D5" w:rsidRDefault="002759C1" w:rsidP="002759C1">
      <w:pPr>
        <w:pStyle w:val="Code"/>
      </w:pPr>
      <w:r w:rsidRPr="00EC76D5">
        <w:t xml:space="preserve">                                 calleeSymbol, addressRegister, addressOffset);</w:t>
      </w:r>
    </w:p>
    <w:p w14:paraId="7BB1D3C8" w14:textId="77777777" w:rsidR="002759C1" w:rsidRPr="00EC76D5" w:rsidRDefault="002759C1" w:rsidP="002759C1">
      <w:pPr>
        <w:pStyle w:val="Code"/>
      </w:pPr>
      <w:r w:rsidRPr="00EC76D5">
        <w:t xml:space="preserve">          }</w:t>
      </w:r>
    </w:p>
    <w:p w14:paraId="7016A8FF" w14:textId="77777777" w:rsidR="002759C1" w:rsidRPr="00EC76D5" w:rsidRDefault="002759C1" w:rsidP="002759C1">
      <w:pPr>
        <w:pStyle w:val="Code"/>
      </w:pPr>
    </w:p>
    <w:p w14:paraId="305E3CE4" w14:textId="77777777" w:rsidR="002759C1" w:rsidRPr="00EC76D5" w:rsidRDefault="002759C1" w:rsidP="002759C1">
      <w:pPr>
        <w:pStyle w:val="Code"/>
      </w:pPr>
      <w:r w:rsidRPr="00EC76D5">
        <w:t xml:space="preserve">          ObjectCode returnCode = m_objectCodeList.get(returnLine);</w:t>
      </w:r>
    </w:p>
    <w:p w14:paraId="2A52D337" w14:textId="3BEC39A7" w:rsidR="002759C1" w:rsidRPr="00EC76D5" w:rsidRDefault="002759C1" w:rsidP="002759C1">
      <w:pPr>
        <w:pStyle w:val="Code"/>
      </w:pPr>
      <w:r w:rsidRPr="00EC76D5">
        <w:t xml:space="preserve">          returnCode.setOperand(3, byteSize + </w:t>
      </w:r>
      <w:r w:rsidR="00BA53A2">
        <w:t>TypeSize.PointerSize</w:t>
      </w:r>
      <w:r w:rsidRPr="00EC76D5">
        <w:t>);</w:t>
      </w:r>
    </w:p>
    <w:p w14:paraId="467DBD65" w14:textId="77777777" w:rsidR="002759C1" w:rsidRPr="00EC76D5" w:rsidRDefault="002759C1" w:rsidP="002759C1">
      <w:pPr>
        <w:pStyle w:val="Code"/>
      </w:pPr>
      <w:r w:rsidRPr="00EC76D5">
        <w:t xml:space="preserve">        }</w:t>
      </w:r>
    </w:p>
    <w:p w14:paraId="60D7B26B" w14:textId="77777777" w:rsidR="002759C1" w:rsidRPr="00EC76D5" w:rsidRDefault="002759C1" w:rsidP="002759C1">
      <w:pPr>
        <w:pStyle w:val="Code"/>
      </w:pPr>
      <w:r w:rsidRPr="00EC76D5">
        <w:t xml:space="preserve">        break;</w:t>
      </w:r>
    </w:p>
    <w:p w14:paraId="4DE48DD5" w14:textId="77777777" w:rsidR="002759C1" w:rsidRPr="00EC76D5" w:rsidRDefault="002759C1" w:rsidP="002759C1">
      <w:pPr>
        <w:pStyle w:val="Code"/>
      </w:pPr>
    </w:p>
    <w:p w14:paraId="542211D9" w14:textId="77777777" w:rsidR="002759C1" w:rsidRPr="00EC76D5" w:rsidRDefault="002759C1" w:rsidP="002759C1">
      <w:pPr>
        <w:pStyle w:val="Code"/>
      </w:pPr>
      <w:r w:rsidRPr="00EC76D5">
        <w:t xml:space="preserve">      case Return: {</w:t>
      </w:r>
    </w:p>
    <w:p w14:paraId="3A139A22" w14:textId="77777777" w:rsidR="002759C1" w:rsidRPr="00EC76D5" w:rsidRDefault="002759C1" w:rsidP="002759C1">
      <w:pPr>
        <w:pStyle w:val="Code"/>
      </w:pPr>
      <w:r w:rsidRPr="00EC76D5">
        <w:t xml:space="preserve">          Register returnAddressRegister = middleCode.getRegister(Track.Left);</w:t>
      </w:r>
    </w:p>
    <w:p w14:paraId="1D0CDE33" w14:textId="77777777" w:rsidR="002759C1" w:rsidRPr="00EC76D5" w:rsidRDefault="002759C1" w:rsidP="002759C1">
      <w:pPr>
        <w:pStyle w:val="Code"/>
      </w:pPr>
      <w:r w:rsidRPr="00EC76D5">
        <w:t xml:space="preserve">          addObjectCode(ObjectOperator.mov, returnAddressRegister,</w:t>
      </w:r>
    </w:p>
    <w:p w14:paraId="11B507D2" w14:textId="77777777" w:rsidR="002759C1" w:rsidRPr="00EC76D5" w:rsidRDefault="002759C1" w:rsidP="002759C1">
      <w:pPr>
        <w:pStyle w:val="Code"/>
      </w:pPr>
      <w:r w:rsidRPr="00EC76D5">
        <w:lastRenderedPageBreak/>
        <w:t xml:space="preserve">                        ObjectCode.FrameRegister, SymbolTable.ReturnAddressOffset);                </w:t>
      </w:r>
    </w:p>
    <w:p w14:paraId="68F9CD17" w14:textId="77777777" w:rsidR="002759C1" w:rsidRPr="00EC76D5" w:rsidRDefault="002759C1" w:rsidP="002759C1">
      <w:pPr>
        <w:pStyle w:val="Code"/>
      </w:pPr>
      <w:r w:rsidRPr="00EC76D5">
        <w:t xml:space="preserve">          addObjectCode(ObjectOperator.mov, ObjectCode.EllipseRegister,</w:t>
      </w:r>
    </w:p>
    <w:p w14:paraId="523DE856" w14:textId="77777777" w:rsidR="002759C1" w:rsidRPr="00EC76D5" w:rsidRDefault="002759C1" w:rsidP="002759C1">
      <w:pPr>
        <w:pStyle w:val="Code"/>
      </w:pPr>
      <w:r w:rsidRPr="00EC76D5">
        <w:t xml:space="preserve">                        ObjectCode.FrameRegister, SymbolTable.EllipseFrameOffset);</w:t>
      </w:r>
    </w:p>
    <w:p w14:paraId="2C07042F" w14:textId="77777777" w:rsidR="002759C1" w:rsidRPr="00EC76D5" w:rsidRDefault="002759C1" w:rsidP="002759C1">
      <w:pPr>
        <w:pStyle w:val="Code"/>
      </w:pPr>
      <w:r w:rsidRPr="00EC76D5">
        <w:t xml:space="preserve">          addObjectCode(ObjectOperator.mov, ObjectCode.FrameRegister,</w:t>
      </w:r>
    </w:p>
    <w:p w14:paraId="243849DB" w14:textId="77777777" w:rsidR="002759C1" w:rsidRPr="00EC76D5" w:rsidRDefault="002759C1" w:rsidP="002759C1">
      <w:pPr>
        <w:pStyle w:val="Code"/>
      </w:pPr>
      <w:r w:rsidRPr="00EC76D5">
        <w:t xml:space="preserve">                        ObjectCode.FrameRegister, SymbolTable.RegularFrameOffset);</w:t>
      </w:r>
    </w:p>
    <w:p w14:paraId="1E7614AD" w14:textId="77777777" w:rsidR="002759C1" w:rsidRPr="00EC76D5" w:rsidRDefault="002759C1" w:rsidP="002759C1">
      <w:pPr>
        <w:pStyle w:val="Code"/>
      </w:pPr>
      <w:r w:rsidRPr="00EC76D5">
        <w:t xml:space="preserve">          addObjectCode(ObjectOperator.jmp, returnAddressRegister, null, null);</w:t>
      </w:r>
    </w:p>
    <w:p w14:paraId="3303FA94" w14:textId="77777777" w:rsidR="002759C1" w:rsidRPr="00EC76D5" w:rsidRDefault="002759C1" w:rsidP="002759C1">
      <w:pPr>
        <w:pStyle w:val="Code"/>
      </w:pPr>
      <w:r w:rsidRPr="00EC76D5">
        <w:t xml:space="preserve">        }</w:t>
      </w:r>
    </w:p>
    <w:p w14:paraId="3AB0CF6A" w14:textId="77777777" w:rsidR="002759C1" w:rsidRPr="00EC76D5" w:rsidRDefault="002759C1" w:rsidP="002759C1">
      <w:pPr>
        <w:pStyle w:val="Code"/>
      </w:pPr>
      <w:r w:rsidRPr="00EC76D5">
        <w:t xml:space="preserve">        break;</w:t>
      </w:r>
    </w:p>
    <w:p w14:paraId="2C11F292" w14:textId="77777777" w:rsidR="002759C1" w:rsidRPr="00EC76D5" w:rsidRDefault="002759C1" w:rsidP="002759C1">
      <w:pPr>
        <w:pStyle w:val="Code"/>
      </w:pPr>
    </w:p>
    <w:p w14:paraId="47939571" w14:textId="77777777" w:rsidR="002759C1" w:rsidRPr="00EC76D5" w:rsidRDefault="002759C1" w:rsidP="002759C1">
      <w:pPr>
        <w:pStyle w:val="Code"/>
      </w:pPr>
      <w:r w:rsidRPr="00EC76D5">
        <w:t xml:space="preserve">      case Goto:</w:t>
      </w:r>
    </w:p>
    <w:p w14:paraId="03D8F80E" w14:textId="77777777" w:rsidR="002759C1" w:rsidRPr="00EC76D5" w:rsidRDefault="002759C1" w:rsidP="002759C1">
      <w:pPr>
        <w:pStyle w:val="Code"/>
      </w:pPr>
      <w:r w:rsidRPr="00EC76D5">
        <w:t xml:space="preserve">        addObjectCode(ObjectOperator.long_jmp, null, null, operand1);</w:t>
      </w:r>
    </w:p>
    <w:p w14:paraId="35B0E90F" w14:textId="77777777" w:rsidR="002759C1" w:rsidRPr="00EC76D5" w:rsidRDefault="002759C1" w:rsidP="002759C1">
      <w:pPr>
        <w:pStyle w:val="Code"/>
      </w:pPr>
      <w:r w:rsidRPr="00EC76D5">
        <w:t xml:space="preserve">        break;</w:t>
      </w:r>
    </w:p>
    <w:p w14:paraId="5EE9B239" w14:textId="77777777" w:rsidR="002759C1" w:rsidRPr="00EC76D5" w:rsidRDefault="002759C1" w:rsidP="002759C1">
      <w:pPr>
        <w:pStyle w:val="Code"/>
      </w:pPr>
      <w:r w:rsidRPr="00EC76D5">
        <w:t xml:space="preserve">    }</w:t>
      </w:r>
    </w:p>
    <w:p w14:paraId="46672360" w14:textId="77777777" w:rsidR="002759C1" w:rsidRPr="00EC76D5" w:rsidRDefault="002759C1" w:rsidP="002759C1">
      <w:pPr>
        <w:pStyle w:val="Code"/>
      </w:pPr>
      <w:r w:rsidRPr="00EC76D5">
        <w:t xml:space="preserve">  }</w:t>
      </w:r>
    </w:p>
    <w:p w14:paraId="7DC4FE93" w14:textId="77777777" w:rsidR="002759C1" w:rsidRPr="00EC76D5" w:rsidRDefault="002759C1" w:rsidP="002759C1">
      <w:pPr>
        <w:pStyle w:val="Code"/>
      </w:pPr>
    </w:p>
    <w:p w14:paraId="09675267" w14:textId="77777777" w:rsidR="002759C1" w:rsidRPr="00EC76D5" w:rsidRDefault="002759C1" w:rsidP="002759C1">
      <w:pPr>
        <w:pStyle w:val="Code"/>
      </w:pPr>
      <w:r w:rsidRPr="00EC76D5">
        <w:t xml:space="preserve">  // ------------------------------------------------------------------------</w:t>
      </w:r>
    </w:p>
    <w:p w14:paraId="5BD0FCC7" w14:textId="77777777" w:rsidR="002759C1" w:rsidRPr="00EC76D5" w:rsidRDefault="002759C1" w:rsidP="002759C1">
      <w:pPr>
        <w:pStyle w:val="Code"/>
      </w:pPr>
      <w:r w:rsidRPr="00EC76D5">
        <w:t xml:space="preserve">  </w:t>
      </w:r>
    </w:p>
    <w:p w14:paraId="7B7E4371" w14:textId="77777777" w:rsidR="002759C1" w:rsidRPr="00EC76D5" w:rsidRDefault="002759C1" w:rsidP="002759C1">
      <w:pPr>
        <w:pStyle w:val="Code"/>
      </w:pPr>
      <w:r w:rsidRPr="00EC76D5">
        <w:t xml:space="preserve">  private static final Map&lt;MiddleOperator,ObjectOperator&gt;</w:t>
      </w:r>
    </w:p>
    <w:p w14:paraId="35EE4E7F" w14:textId="77777777" w:rsidR="002759C1" w:rsidRPr="00EC76D5" w:rsidRDefault="002759C1" w:rsidP="002759C1">
      <w:pPr>
        <w:pStyle w:val="Code"/>
      </w:pPr>
      <w:r w:rsidRPr="00EC76D5">
        <w:t xml:space="preserve">                         m_middleToIntegralTargetMap = new ListMap&lt;&gt;(),</w:t>
      </w:r>
    </w:p>
    <w:p w14:paraId="12462F23" w14:textId="77777777" w:rsidR="002759C1" w:rsidRPr="00EC76D5" w:rsidRDefault="002759C1" w:rsidP="002759C1">
      <w:pPr>
        <w:pStyle w:val="Code"/>
      </w:pPr>
      <w:r w:rsidRPr="00EC76D5">
        <w:t xml:space="preserve">                         m_middleToFloatingTargetMap = new ListMap&lt;&gt;();</w:t>
      </w:r>
    </w:p>
    <w:p w14:paraId="298B12C1" w14:textId="77777777" w:rsidR="002759C1" w:rsidRPr="00EC76D5" w:rsidRDefault="002759C1" w:rsidP="002759C1">
      <w:pPr>
        <w:pStyle w:val="Code"/>
      </w:pPr>
      <w:r w:rsidRPr="00EC76D5">
        <w:t xml:space="preserve">  private static final Map&lt;Pair&lt;MiddleOperator,Boolean&gt;,ObjectOperator&gt;</w:t>
      </w:r>
    </w:p>
    <w:p w14:paraId="575B4310" w14:textId="77777777" w:rsidR="002759C1" w:rsidRPr="00EC76D5" w:rsidRDefault="002759C1" w:rsidP="002759C1">
      <w:pPr>
        <w:pStyle w:val="Code"/>
      </w:pPr>
      <w:r w:rsidRPr="00EC76D5">
        <w:t xml:space="preserve">                         m_middleToSignedIntegralTargetMap = new ListMap&lt;&gt;();</w:t>
      </w:r>
    </w:p>
    <w:p w14:paraId="6328AB8E" w14:textId="77777777" w:rsidR="002759C1" w:rsidRPr="00EC76D5" w:rsidRDefault="002759C1" w:rsidP="002759C1">
      <w:pPr>
        <w:pStyle w:val="Code"/>
      </w:pPr>
      <w:r w:rsidRPr="00EC76D5">
        <w:t xml:space="preserve">  private static final Map&lt;ObjectOperator,ObjectOperator&gt;</w:t>
      </w:r>
    </w:p>
    <w:p w14:paraId="2A4A5242" w14:textId="77777777" w:rsidR="002759C1" w:rsidRPr="00EC76D5" w:rsidRDefault="002759C1" w:rsidP="002759C1">
      <w:pPr>
        <w:pStyle w:val="Code"/>
      </w:pPr>
      <w:r w:rsidRPr="00EC76D5">
        <w:t xml:space="preserve">                         m_inverseMap =  new ListMap&lt;&gt;();</w:t>
      </w:r>
    </w:p>
    <w:p w14:paraId="0042887F" w14:textId="77777777" w:rsidR="002759C1" w:rsidRPr="00EC76D5" w:rsidRDefault="002759C1" w:rsidP="002759C1">
      <w:pPr>
        <w:pStyle w:val="Code"/>
      </w:pPr>
      <w:r w:rsidRPr="00EC76D5">
        <w:t xml:space="preserve">  private static final Map&lt;Pair&lt;Integer,Integer&gt;,Integer&gt;</w:t>
      </w:r>
    </w:p>
    <w:p w14:paraId="137B0D70" w14:textId="77777777" w:rsidR="002759C1" w:rsidRPr="00EC76D5" w:rsidRDefault="002759C1" w:rsidP="002759C1">
      <w:pPr>
        <w:pStyle w:val="Code"/>
      </w:pPr>
      <w:r w:rsidRPr="00EC76D5">
        <w:t xml:space="preserve">                         m_maskMap = new ListMap&lt;&gt;();</w:t>
      </w:r>
    </w:p>
    <w:p w14:paraId="72BF35FC" w14:textId="77777777" w:rsidR="002759C1" w:rsidRPr="00EC76D5" w:rsidRDefault="002759C1" w:rsidP="002759C1">
      <w:pPr>
        <w:pStyle w:val="Code"/>
      </w:pPr>
      <w:r w:rsidRPr="00EC76D5">
        <w:t xml:space="preserve">  private static final Map&lt;Sort,ObjectOperator&gt; m_floatPushMap=new ListMap&lt;&gt;();</w:t>
      </w:r>
    </w:p>
    <w:p w14:paraId="2C870AE0" w14:textId="77777777" w:rsidR="002759C1" w:rsidRPr="00EC76D5" w:rsidRDefault="002759C1" w:rsidP="002759C1">
      <w:pPr>
        <w:pStyle w:val="Code"/>
      </w:pPr>
      <w:r w:rsidRPr="00EC76D5">
        <w:t xml:space="preserve">  </w:t>
      </w:r>
    </w:p>
    <w:p w14:paraId="53B908DE" w14:textId="77777777" w:rsidR="002759C1" w:rsidRPr="00EC76D5" w:rsidRDefault="002759C1" w:rsidP="002759C1">
      <w:pPr>
        <w:pStyle w:val="Code"/>
      </w:pPr>
      <w:r w:rsidRPr="00EC76D5">
        <w:t xml:space="preserve">  private static final Map&lt;Sort,ObjectOperator&gt; m_floatTopMap =new ListMap&lt;&gt;(),</w:t>
      </w:r>
    </w:p>
    <w:p w14:paraId="7C961026" w14:textId="77777777" w:rsidR="002759C1" w:rsidRPr="00EC76D5" w:rsidRDefault="002759C1" w:rsidP="002759C1">
      <w:pPr>
        <w:pStyle w:val="Code"/>
      </w:pPr>
      <w:r w:rsidRPr="00EC76D5">
        <w:t xml:space="preserve">                                                m_floatPopMap =new ListMap&lt;&gt;();</w:t>
      </w:r>
    </w:p>
    <w:p w14:paraId="23F68A67" w14:textId="77777777" w:rsidR="002759C1" w:rsidRPr="00EC76D5" w:rsidRDefault="002759C1" w:rsidP="002759C1">
      <w:pPr>
        <w:pStyle w:val="Code"/>
      </w:pPr>
    </w:p>
    <w:p w14:paraId="442849FD" w14:textId="77777777" w:rsidR="002759C1" w:rsidRPr="00EC76D5" w:rsidRDefault="002759C1" w:rsidP="002759C1">
      <w:pPr>
        <w:pStyle w:val="Code"/>
      </w:pPr>
      <w:r w:rsidRPr="00EC76D5">
        <w:t xml:space="preserve">  static {</w:t>
      </w:r>
    </w:p>
    <w:p w14:paraId="58AB4E11" w14:textId="77777777" w:rsidR="002759C1" w:rsidRPr="00EC76D5" w:rsidRDefault="002759C1" w:rsidP="002759C1">
      <w:pPr>
        <w:pStyle w:val="Code"/>
      </w:pPr>
      <w:r w:rsidRPr="00EC76D5">
        <w:t xml:space="preserve">    m_middleToIntegralTargetMap.</w:t>
      </w:r>
    </w:p>
    <w:p w14:paraId="3EDED63D" w14:textId="77777777" w:rsidR="002759C1" w:rsidRPr="00EC76D5" w:rsidRDefault="002759C1" w:rsidP="002759C1">
      <w:pPr>
        <w:pStyle w:val="Code"/>
      </w:pPr>
      <w:r w:rsidRPr="00EC76D5">
        <w:t xml:space="preserve">      put(MiddleOperator.Assign, ObjectOperator.mov);</w:t>
      </w:r>
    </w:p>
    <w:p w14:paraId="05CDC9DD" w14:textId="77777777" w:rsidR="002759C1" w:rsidRPr="00EC76D5" w:rsidRDefault="002759C1" w:rsidP="002759C1">
      <w:pPr>
        <w:pStyle w:val="Code"/>
      </w:pPr>
      <w:r w:rsidRPr="00EC76D5">
        <w:t xml:space="preserve">    m_middleToIntegralTargetMap.</w:t>
      </w:r>
    </w:p>
    <w:p w14:paraId="42C5E5BF" w14:textId="77777777" w:rsidR="002759C1" w:rsidRPr="00EC76D5" w:rsidRDefault="002759C1" w:rsidP="002759C1">
      <w:pPr>
        <w:pStyle w:val="Code"/>
      </w:pPr>
      <w:r w:rsidRPr="00EC76D5">
        <w:t xml:space="preserve">      put(MiddleOperator.BitwiseNot,ObjectOperator.not);</w:t>
      </w:r>
    </w:p>
    <w:p w14:paraId="3D0BAEA6" w14:textId="77777777" w:rsidR="002759C1" w:rsidRPr="00EC76D5" w:rsidRDefault="002759C1" w:rsidP="002759C1">
      <w:pPr>
        <w:pStyle w:val="Code"/>
      </w:pPr>
      <w:r w:rsidRPr="00EC76D5">
        <w:t xml:space="preserve">    m_middleToIntegralTargetMap.</w:t>
      </w:r>
    </w:p>
    <w:p w14:paraId="0437DD1E" w14:textId="77777777" w:rsidR="002759C1" w:rsidRPr="00EC76D5" w:rsidRDefault="002759C1" w:rsidP="002759C1">
      <w:pPr>
        <w:pStyle w:val="Code"/>
      </w:pPr>
      <w:r w:rsidRPr="00EC76D5">
        <w:t xml:space="preserve">      put(MiddleOperator.UnarySubtract, ObjectOperator.neg);</w:t>
      </w:r>
    </w:p>
    <w:p w14:paraId="6E2A6DF6" w14:textId="77777777" w:rsidR="002759C1" w:rsidRPr="00EC76D5" w:rsidRDefault="002759C1" w:rsidP="002759C1">
      <w:pPr>
        <w:pStyle w:val="Code"/>
      </w:pPr>
      <w:r w:rsidRPr="00EC76D5">
        <w:t xml:space="preserve">    m_middleToIntegralTargetMap.</w:t>
      </w:r>
    </w:p>
    <w:p w14:paraId="6CC95AB2" w14:textId="77777777" w:rsidR="002759C1" w:rsidRPr="00EC76D5" w:rsidRDefault="002759C1" w:rsidP="002759C1">
      <w:pPr>
        <w:pStyle w:val="Code"/>
      </w:pPr>
      <w:r w:rsidRPr="00EC76D5">
        <w:t xml:space="preserve">      put(MiddleOperator.PrefixIncrement, ObjectOperator.inc);</w:t>
      </w:r>
    </w:p>
    <w:p w14:paraId="03A940E6" w14:textId="77777777" w:rsidR="002759C1" w:rsidRPr="00EC76D5" w:rsidRDefault="002759C1" w:rsidP="002759C1">
      <w:pPr>
        <w:pStyle w:val="Code"/>
      </w:pPr>
      <w:r w:rsidRPr="00EC76D5">
        <w:t xml:space="preserve">    m_middleToIntegralTargetMap.</w:t>
      </w:r>
    </w:p>
    <w:p w14:paraId="0F2B7021" w14:textId="77777777" w:rsidR="002759C1" w:rsidRPr="00EC76D5" w:rsidRDefault="002759C1" w:rsidP="002759C1">
      <w:pPr>
        <w:pStyle w:val="Code"/>
      </w:pPr>
      <w:r w:rsidRPr="00EC76D5">
        <w:t xml:space="preserve">      put(MiddleOperator.PrefixDecrement, ObjectOperator.dec);</w:t>
      </w:r>
    </w:p>
    <w:p w14:paraId="10795ACA" w14:textId="77777777" w:rsidR="002759C1" w:rsidRPr="00EC76D5" w:rsidRDefault="002759C1" w:rsidP="002759C1">
      <w:pPr>
        <w:pStyle w:val="Code"/>
      </w:pPr>
      <w:r w:rsidRPr="00EC76D5">
        <w:t xml:space="preserve">    m_middleToIntegralTargetMap.</w:t>
      </w:r>
    </w:p>
    <w:p w14:paraId="1A9C9EB9" w14:textId="77777777" w:rsidR="002759C1" w:rsidRPr="00EC76D5" w:rsidRDefault="002759C1" w:rsidP="002759C1">
      <w:pPr>
        <w:pStyle w:val="Code"/>
      </w:pPr>
      <w:r w:rsidRPr="00EC76D5">
        <w:t xml:space="preserve">      put(MiddleOperator.PostfixIncrement, ObjectOperator.inc);</w:t>
      </w:r>
    </w:p>
    <w:p w14:paraId="0581E08C" w14:textId="77777777" w:rsidR="002759C1" w:rsidRPr="00EC76D5" w:rsidRDefault="002759C1" w:rsidP="002759C1">
      <w:pPr>
        <w:pStyle w:val="Code"/>
      </w:pPr>
      <w:r w:rsidRPr="00EC76D5">
        <w:t xml:space="preserve">    m_middleToIntegralTargetMap.</w:t>
      </w:r>
    </w:p>
    <w:p w14:paraId="62901D52" w14:textId="77777777" w:rsidR="002759C1" w:rsidRPr="00EC76D5" w:rsidRDefault="002759C1" w:rsidP="002759C1">
      <w:pPr>
        <w:pStyle w:val="Code"/>
      </w:pPr>
      <w:r w:rsidRPr="00EC76D5">
        <w:t xml:space="preserve">      put(MiddleOperator.PostfixDecrement, ObjectOperator.dec);</w:t>
      </w:r>
    </w:p>
    <w:p w14:paraId="4DC1B10C" w14:textId="77777777" w:rsidR="002759C1" w:rsidRPr="00EC76D5" w:rsidRDefault="002759C1" w:rsidP="002759C1">
      <w:pPr>
        <w:pStyle w:val="Code"/>
      </w:pPr>
      <w:r w:rsidRPr="00EC76D5">
        <w:t xml:space="preserve">    m_middleToIntegralTargetMap.</w:t>
      </w:r>
    </w:p>
    <w:p w14:paraId="1AB20688" w14:textId="77777777" w:rsidR="002759C1" w:rsidRPr="00EC76D5" w:rsidRDefault="002759C1" w:rsidP="002759C1">
      <w:pPr>
        <w:pStyle w:val="Code"/>
      </w:pPr>
      <w:r w:rsidRPr="00EC76D5">
        <w:t xml:space="preserve">      put(MiddleOperator.BitwiseAnd, ObjectOperator.and);</w:t>
      </w:r>
    </w:p>
    <w:p w14:paraId="3AB15BD5" w14:textId="77777777" w:rsidR="002759C1" w:rsidRPr="00EC76D5" w:rsidRDefault="002759C1" w:rsidP="002759C1">
      <w:pPr>
        <w:pStyle w:val="Code"/>
      </w:pPr>
      <w:r w:rsidRPr="00EC76D5">
        <w:t xml:space="preserve">    m_middleToIntegralTargetMap.</w:t>
      </w:r>
    </w:p>
    <w:p w14:paraId="411CDEB5" w14:textId="08A888F0" w:rsidR="002759C1" w:rsidRPr="00EC76D5" w:rsidRDefault="002759C1" w:rsidP="002759C1">
      <w:pPr>
        <w:pStyle w:val="Code"/>
      </w:pPr>
      <w:r w:rsidRPr="00EC76D5">
        <w:t xml:space="preserve">      put(MiddleOperator.Bitwise</w:t>
      </w:r>
      <w:r w:rsidR="00414C74">
        <w:t>Or</w:t>
      </w:r>
      <w:r w:rsidRPr="00EC76D5">
        <w:t>, ObjectOperator.or);</w:t>
      </w:r>
    </w:p>
    <w:p w14:paraId="0B98A7EA" w14:textId="77777777" w:rsidR="002759C1" w:rsidRPr="00EC76D5" w:rsidRDefault="002759C1" w:rsidP="002759C1">
      <w:pPr>
        <w:pStyle w:val="Code"/>
      </w:pPr>
      <w:r w:rsidRPr="00EC76D5">
        <w:t xml:space="preserve">    m_middleToIntegralTargetMap.</w:t>
      </w:r>
    </w:p>
    <w:p w14:paraId="7A6E6D88" w14:textId="77777777" w:rsidR="002759C1" w:rsidRPr="00EC76D5" w:rsidRDefault="002759C1" w:rsidP="002759C1">
      <w:pPr>
        <w:pStyle w:val="Code"/>
      </w:pPr>
      <w:r w:rsidRPr="00EC76D5">
        <w:t xml:space="preserve">      put(MiddleOperator.BitwiseXOr, ObjectOperator.xor);</w:t>
      </w:r>
    </w:p>
    <w:p w14:paraId="796CFD14" w14:textId="77777777" w:rsidR="002759C1" w:rsidRPr="00EC76D5" w:rsidRDefault="002759C1" w:rsidP="002759C1">
      <w:pPr>
        <w:pStyle w:val="Code"/>
      </w:pPr>
      <w:r w:rsidRPr="00EC76D5">
        <w:lastRenderedPageBreak/>
        <w:t xml:space="preserve">    m_middleToIntegralTargetMap.</w:t>
      </w:r>
    </w:p>
    <w:p w14:paraId="6535E013" w14:textId="77777777" w:rsidR="002759C1" w:rsidRPr="00EC76D5" w:rsidRDefault="002759C1" w:rsidP="002759C1">
      <w:pPr>
        <w:pStyle w:val="Code"/>
      </w:pPr>
      <w:r w:rsidRPr="00EC76D5">
        <w:t xml:space="preserve">      put(MiddleOperator.LeftShift, ObjectOperator.shl);</w:t>
      </w:r>
    </w:p>
    <w:p w14:paraId="5EE223D3" w14:textId="77777777" w:rsidR="002759C1" w:rsidRPr="00EC76D5" w:rsidRDefault="002759C1" w:rsidP="002759C1">
      <w:pPr>
        <w:pStyle w:val="Code"/>
      </w:pPr>
      <w:r w:rsidRPr="00EC76D5">
        <w:t xml:space="preserve">    m_middleToIntegralTargetMap.</w:t>
      </w:r>
    </w:p>
    <w:p w14:paraId="24853736" w14:textId="77777777" w:rsidR="002759C1" w:rsidRPr="00EC76D5" w:rsidRDefault="002759C1" w:rsidP="002759C1">
      <w:pPr>
        <w:pStyle w:val="Code"/>
      </w:pPr>
      <w:r w:rsidRPr="00EC76D5">
        <w:t xml:space="preserve">      put(MiddleOperator.RightShift, ObjectOperator.shr);</w:t>
      </w:r>
    </w:p>
    <w:p w14:paraId="25A3D920" w14:textId="77777777" w:rsidR="002759C1" w:rsidRPr="00EC76D5" w:rsidRDefault="002759C1" w:rsidP="002759C1">
      <w:pPr>
        <w:pStyle w:val="Code"/>
      </w:pPr>
      <w:r w:rsidRPr="00EC76D5">
        <w:t xml:space="preserve">    m_middleToIntegralTargetMap.</w:t>
      </w:r>
    </w:p>
    <w:p w14:paraId="19CD778B" w14:textId="77777777" w:rsidR="002759C1" w:rsidRPr="00EC76D5" w:rsidRDefault="002759C1" w:rsidP="002759C1">
      <w:pPr>
        <w:pStyle w:val="Code"/>
      </w:pPr>
      <w:r w:rsidRPr="00EC76D5">
        <w:t xml:space="preserve">      put(MiddleOperator.BinaryAdd, ObjectOperator.add);</w:t>
      </w:r>
    </w:p>
    <w:p w14:paraId="7A6FDDF1" w14:textId="77777777" w:rsidR="002759C1" w:rsidRPr="00EC76D5" w:rsidRDefault="002759C1" w:rsidP="002759C1">
      <w:pPr>
        <w:pStyle w:val="Code"/>
      </w:pPr>
      <w:r w:rsidRPr="00EC76D5">
        <w:t xml:space="preserve">    m_middleToIntegralTargetMap.</w:t>
      </w:r>
    </w:p>
    <w:p w14:paraId="30A26D93" w14:textId="77777777" w:rsidR="002759C1" w:rsidRPr="00EC76D5" w:rsidRDefault="002759C1" w:rsidP="002759C1">
      <w:pPr>
        <w:pStyle w:val="Code"/>
      </w:pPr>
      <w:r w:rsidRPr="00EC76D5">
        <w:t xml:space="preserve">      put(MiddleOperator.BinarySubtract, ObjectOperator.sub);</w:t>
      </w:r>
    </w:p>
    <w:p w14:paraId="6252602A" w14:textId="77777777" w:rsidR="002759C1" w:rsidRPr="00EC76D5" w:rsidRDefault="002759C1" w:rsidP="002759C1">
      <w:pPr>
        <w:pStyle w:val="Code"/>
      </w:pPr>
      <w:r w:rsidRPr="00EC76D5">
        <w:t xml:space="preserve">    m_middleToIntegralTargetMap.</w:t>
      </w:r>
    </w:p>
    <w:p w14:paraId="0D401B34" w14:textId="77777777" w:rsidR="002759C1" w:rsidRPr="00EC76D5" w:rsidRDefault="002759C1" w:rsidP="002759C1">
      <w:pPr>
        <w:pStyle w:val="Code"/>
      </w:pPr>
      <w:r w:rsidRPr="00EC76D5">
        <w:t xml:space="preserve">      put(MiddleOperator.Interrupt, ObjectOperator.interrupt);</w:t>
      </w:r>
    </w:p>
    <w:p w14:paraId="6F605B9A" w14:textId="77777777" w:rsidR="002759C1" w:rsidRPr="00EC76D5" w:rsidRDefault="002759C1" w:rsidP="002759C1">
      <w:pPr>
        <w:pStyle w:val="Code"/>
      </w:pPr>
    </w:p>
    <w:p w14:paraId="5EA7083F" w14:textId="77777777" w:rsidR="002759C1" w:rsidRPr="00EC76D5" w:rsidRDefault="002759C1" w:rsidP="002759C1">
      <w:pPr>
        <w:pStyle w:val="Code"/>
      </w:pPr>
      <w:r w:rsidRPr="00EC76D5">
        <w:t xml:space="preserve">    m_middleToSignedIntegralTargetMap.</w:t>
      </w:r>
    </w:p>
    <w:p w14:paraId="48F448E7" w14:textId="77777777" w:rsidR="002759C1" w:rsidRPr="00EC76D5" w:rsidRDefault="002759C1" w:rsidP="002759C1">
      <w:pPr>
        <w:pStyle w:val="Code"/>
      </w:pPr>
      <w:r w:rsidRPr="00EC76D5">
        <w:t xml:space="preserve">      put(new Pair&lt;&gt;(MiddleOperator.Multiply, true), ObjectOperator.imul);</w:t>
      </w:r>
    </w:p>
    <w:p w14:paraId="5E9DB4F6" w14:textId="77777777" w:rsidR="002759C1" w:rsidRPr="00EC76D5" w:rsidRDefault="002759C1" w:rsidP="002759C1">
      <w:pPr>
        <w:pStyle w:val="Code"/>
      </w:pPr>
      <w:r w:rsidRPr="00EC76D5">
        <w:t xml:space="preserve">    m_middleToSignedIntegralTargetMap.</w:t>
      </w:r>
    </w:p>
    <w:p w14:paraId="6334228C" w14:textId="77777777" w:rsidR="002759C1" w:rsidRPr="00EC76D5" w:rsidRDefault="002759C1" w:rsidP="002759C1">
      <w:pPr>
        <w:pStyle w:val="Code"/>
      </w:pPr>
      <w:r w:rsidRPr="00EC76D5">
        <w:t xml:space="preserve">      put(new Pair&lt;&gt;(MiddleOperator.Multiply, false), ObjectOperator.mul);</w:t>
      </w:r>
    </w:p>
    <w:p w14:paraId="621E4540" w14:textId="77777777" w:rsidR="002759C1" w:rsidRPr="00EC76D5" w:rsidRDefault="002759C1" w:rsidP="002759C1">
      <w:pPr>
        <w:pStyle w:val="Code"/>
      </w:pPr>
      <w:r w:rsidRPr="00EC76D5">
        <w:t xml:space="preserve">    m_middleToSignedIntegralTargetMap.</w:t>
      </w:r>
    </w:p>
    <w:p w14:paraId="3E5393C6" w14:textId="77777777" w:rsidR="002759C1" w:rsidRPr="00EC76D5" w:rsidRDefault="002759C1" w:rsidP="002759C1">
      <w:pPr>
        <w:pStyle w:val="Code"/>
      </w:pPr>
      <w:r w:rsidRPr="00EC76D5">
        <w:t xml:space="preserve">      put(new Pair&lt;&gt;(MiddleOperator.Divide, true), ObjectOperator.idiv);</w:t>
      </w:r>
    </w:p>
    <w:p w14:paraId="2758DF82" w14:textId="77777777" w:rsidR="002759C1" w:rsidRPr="00EC76D5" w:rsidRDefault="002759C1" w:rsidP="002759C1">
      <w:pPr>
        <w:pStyle w:val="Code"/>
      </w:pPr>
      <w:r w:rsidRPr="00EC76D5">
        <w:t xml:space="preserve">    m_middleToSignedIntegralTargetMap.</w:t>
      </w:r>
    </w:p>
    <w:p w14:paraId="17834A22" w14:textId="77777777" w:rsidR="002759C1" w:rsidRPr="00EC76D5" w:rsidRDefault="002759C1" w:rsidP="002759C1">
      <w:pPr>
        <w:pStyle w:val="Code"/>
      </w:pPr>
      <w:r w:rsidRPr="00EC76D5">
        <w:t xml:space="preserve">      put(new Pair&lt;&gt;(MiddleOperator.Divide, false), ObjectOperator.div);</w:t>
      </w:r>
    </w:p>
    <w:p w14:paraId="22BFADE8" w14:textId="77777777" w:rsidR="002759C1" w:rsidRPr="00EC76D5" w:rsidRDefault="002759C1" w:rsidP="002759C1">
      <w:pPr>
        <w:pStyle w:val="Code"/>
      </w:pPr>
      <w:r w:rsidRPr="00EC76D5">
        <w:t xml:space="preserve">    m_middleToSignedIntegralTargetMap.</w:t>
      </w:r>
    </w:p>
    <w:p w14:paraId="2E7F4F8F" w14:textId="77777777" w:rsidR="002759C1" w:rsidRPr="00EC76D5" w:rsidRDefault="002759C1" w:rsidP="002759C1">
      <w:pPr>
        <w:pStyle w:val="Code"/>
      </w:pPr>
      <w:r w:rsidRPr="00EC76D5">
        <w:t xml:space="preserve">      put(new Pair&lt;&gt;(MiddleOperator.Modulo, true), ObjectOperator.idiv);</w:t>
      </w:r>
    </w:p>
    <w:p w14:paraId="651BF637" w14:textId="77777777" w:rsidR="002759C1" w:rsidRPr="00EC76D5" w:rsidRDefault="002759C1" w:rsidP="002759C1">
      <w:pPr>
        <w:pStyle w:val="Code"/>
      </w:pPr>
      <w:r w:rsidRPr="00EC76D5">
        <w:t xml:space="preserve">    m_middleToSignedIntegralTargetMap.</w:t>
      </w:r>
    </w:p>
    <w:p w14:paraId="7CC190F1" w14:textId="77777777" w:rsidR="002759C1" w:rsidRPr="00EC76D5" w:rsidRDefault="002759C1" w:rsidP="002759C1">
      <w:pPr>
        <w:pStyle w:val="Code"/>
      </w:pPr>
      <w:r w:rsidRPr="00EC76D5">
        <w:t xml:space="preserve">      put(new Pair&lt;&gt;(MiddleOperator.Modulo, false), ObjectOperator.div);</w:t>
      </w:r>
    </w:p>
    <w:p w14:paraId="28E25C26" w14:textId="77777777" w:rsidR="002759C1" w:rsidRPr="00EC76D5" w:rsidRDefault="002759C1" w:rsidP="002759C1">
      <w:pPr>
        <w:pStyle w:val="Code"/>
      </w:pPr>
    </w:p>
    <w:p w14:paraId="0EF5D52E" w14:textId="77777777" w:rsidR="002759C1" w:rsidRPr="00EC76D5" w:rsidRDefault="002759C1" w:rsidP="002759C1">
      <w:pPr>
        <w:pStyle w:val="Code"/>
      </w:pPr>
      <w:r w:rsidRPr="00EC76D5">
        <w:t xml:space="preserve">    m_middleToSignedIntegralTargetMap.</w:t>
      </w:r>
    </w:p>
    <w:p w14:paraId="0800021B" w14:textId="77777777" w:rsidR="002759C1" w:rsidRPr="00EC76D5" w:rsidRDefault="002759C1" w:rsidP="002759C1">
      <w:pPr>
        <w:pStyle w:val="Code"/>
      </w:pPr>
      <w:r w:rsidRPr="00EC76D5">
        <w:t xml:space="preserve">      put(new Pair&lt;&gt;(MiddleOperator.Equal, true), ObjectOperator.je);</w:t>
      </w:r>
    </w:p>
    <w:p w14:paraId="035D88B9" w14:textId="77777777" w:rsidR="002759C1" w:rsidRPr="00EC76D5" w:rsidRDefault="002759C1" w:rsidP="002759C1">
      <w:pPr>
        <w:pStyle w:val="Code"/>
      </w:pPr>
      <w:r w:rsidRPr="00EC76D5">
        <w:t xml:space="preserve">    m_middleToSignedIntegralTargetMap.</w:t>
      </w:r>
    </w:p>
    <w:p w14:paraId="3652DC8D" w14:textId="77777777" w:rsidR="002759C1" w:rsidRPr="00EC76D5" w:rsidRDefault="002759C1" w:rsidP="002759C1">
      <w:pPr>
        <w:pStyle w:val="Code"/>
      </w:pPr>
      <w:r w:rsidRPr="00EC76D5">
        <w:t xml:space="preserve">      put(new Pair&lt;&gt;(MiddleOperator.NotEqual, true), ObjectOperator.jne);</w:t>
      </w:r>
    </w:p>
    <w:p w14:paraId="23E3E1AB" w14:textId="77777777" w:rsidR="002759C1" w:rsidRPr="00EC76D5" w:rsidRDefault="002759C1" w:rsidP="002759C1">
      <w:pPr>
        <w:pStyle w:val="Code"/>
      </w:pPr>
      <w:r w:rsidRPr="00EC76D5">
        <w:t xml:space="preserve">    m_middleToSignedIntegralTargetMap.</w:t>
      </w:r>
    </w:p>
    <w:p w14:paraId="78552BCB" w14:textId="77777777" w:rsidR="002759C1" w:rsidRPr="00EC76D5" w:rsidRDefault="002759C1" w:rsidP="002759C1">
      <w:pPr>
        <w:pStyle w:val="Code"/>
      </w:pPr>
      <w:r w:rsidRPr="00EC76D5">
        <w:t xml:space="preserve">      put(new Pair&lt;&gt;(MiddleOperator.LessThan, true), ObjectOperator.jl);</w:t>
      </w:r>
    </w:p>
    <w:p w14:paraId="767E004E" w14:textId="77777777" w:rsidR="002759C1" w:rsidRPr="00EC76D5" w:rsidRDefault="002759C1" w:rsidP="002759C1">
      <w:pPr>
        <w:pStyle w:val="Code"/>
      </w:pPr>
      <w:r w:rsidRPr="00EC76D5">
        <w:t xml:space="preserve">    m_middleToSignedIntegralTargetMap.</w:t>
      </w:r>
    </w:p>
    <w:p w14:paraId="5ADEB063" w14:textId="77777777" w:rsidR="002759C1" w:rsidRPr="00EC76D5" w:rsidRDefault="002759C1" w:rsidP="002759C1">
      <w:pPr>
        <w:pStyle w:val="Code"/>
      </w:pPr>
      <w:r w:rsidRPr="00EC76D5">
        <w:t xml:space="preserve">      put(new Pair&lt;&gt;(MiddleOperator.LessThanEqual, true),ObjectOperator.jle);</w:t>
      </w:r>
    </w:p>
    <w:p w14:paraId="2C21B024" w14:textId="77777777" w:rsidR="002759C1" w:rsidRPr="00EC76D5" w:rsidRDefault="002759C1" w:rsidP="002759C1">
      <w:pPr>
        <w:pStyle w:val="Code"/>
      </w:pPr>
      <w:r w:rsidRPr="00EC76D5">
        <w:t xml:space="preserve">    m_middleToSignedIntegralTargetMap.</w:t>
      </w:r>
    </w:p>
    <w:p w14:paraId="236F1751" w14:textId="77777777" w:rsidR="002759C1" w:rsidRPr="00EC76D5" w:rsidRDefault="002759C1" w:rsidP="002759C1">
      <w:pPr>
        <w:pStyle w:val="Code"/>
      </w:pPr>
      <w:r w:rsidRPr="00EC76D5">
        <w:t xml:space="preserve">      put(new Pair&lt;&gt;(MiddleOperator.GreaterThan, true), ObjectOperator.jg);</w:t>
      </w:r>
    </w:p>
    <w:p w14:paraId="77DE47C7" w14:textId="77777777" w:rsidR="002759C1" w:rsidRPr="00EC76D5" w:rsidRDefault="002759C1" w:rsidP="002759C1">
      <w:pPr>
        <w:pStyle w:val="Code"/>
      </w:pPr>
      <w:r w:rsidRPr="00EC76D5">
        <w:t xml:space="preserve">    m_middleToSignedIntegralTargetMap.</w:t>
      </w:r>
    </w:p>
    <w:p w14:paraId="257496D4" w14:textId="77777777" w:rsidR="002759C1" w:rsidRPr="00EC76D5" w:rsidRDefault="002759C1" w:rsidP="002759C1">
      <w:pPr>
        <w:pStyle w:val="Code"/>
      </w:pPr>
      <w:r w:rsidRPr="00EC76D5">
        <w:t xml:space="preserve">    put(new Pair&lt;&gt;(MiddleOperator.GreaterThanEqual,true),ObjectOperator.jge);</w:t>
      </w:r>
    </w:p>
    <w:p w14:paraId="04CB0E79" w14:textId="77777777" w:rsidR="002759C1" w:rsidRPr="00EC76D5" w:rsidRDefault="002759C1" w:rsidP="002759C1">
      <w:pPr>
        <w:pStyle w:val="Code"/>
      </w:pPr>
      <w:r w:rsidRPr="00EC76D5">
        <w:t xml:space="preserve">    m_middleToSignedIntegralTargetMap.</w:t>
      </w:r>
    </w:p>
    <w:p w14:paraId="7CF6E80F" w14:textId="77777777" w:rsidR="002759C1" w:rsidRPr="00EC76D5" w:rsidRDefault="002759C1" w:rsidP="002759C1">
      <w:pPr>
        <w:pStyle w:val="Code"/>
      </w:pPr>
      <w:r w:rsidRPr="00EC76D5">
        <w:t xml:space="preserve">      put(new Pair&lt;&gt;(MiddleOperator.Equal, false), ObjectOperator.je);</w:t>
      </w:r>
    </w:p>
    <w:p w14:paraId="273178D1" w14:textId="77777777" w:rsidR="002759C1" w:rsidRPr="00EC76D5" w:rsidRDefault="002759C1" w:rsidP="002759C1">
      <w:pPr>
        <w:pStyle w:val="Code"/>
      </w:pPr>
      <w:r w:rsidRPr="00EC76D5">
        <w:t xml:space="preserve">    m_middleToSignedIntegralTargetMap.</w:t>
      </w:r>
    </w:p>
    <w:p w14:paraId="2FF4BD06" w14:textId="77777777" w:rsidR="002759C1" w:rsidRPr="00EC76D5" w:rsidRDefault="002759C1" w:rsidP="002759C1">
      <w:pPr>
        <w:pStyle w:val="Code"/>
      </w:pPr>
      <w:r w:rsidRPr="00EC76D5">
        <w:t xml:space="preserve">      put(new Pair&lt;&gt;(MiddleOperator.NotEqual, false), ObjectOperator.jne);</w:t>
      </w:r>
    </w:p>
    <w:p w14:paraId="5B045383" w14:textId="77777777" w:rsidR="002759C1" w:rsidRPr="00EC76D5" w:rsidRDefault="002759C1" w:rsidP="002759C1">
      <w:pPr>
        <w:pStyle w:val="Code"/>
      </w:pPr>
      <w:r w:rsidRPr="00EC76D5">
        <w:t xml:space="preserve">    m_middleToSignedIntegralTargetMap.</w:t>
      </w:r>
    </w:p>
    <w:p w14:paraId="5004BB9B" w14:textId="77777777" w:rsidR="002759C1" w:rsidRPr="00EC76D5" w:rsidRDefault="002759C1" w:rsidP="002759C1">
      <w:pPr>
        <w:pStyle w:val="Code"/>
      </w:pPr>
      <w:r w:rsidRPr="00EC76D5">
        <w:t xml:space="preserve">      put(new Pair&lt;&gt;(MiddleOperator.LessThan, false), ObjectOperator.jb);</w:t>
      </w:r>
    </w:p>
    <w:p w14:paraId="609DFC2D" w14:textId="77777777" w:rsidR="002759C1" w:rsidRPr="00EC76D5" w:rsidRDefault="002759C1" w:rsidP="002759C1">
      <w:pPr>
        <w:pStyle w:val="Code"/>
      </w:pPr>
      <w:r w:rsidRPr="00EC76D5">
        <w:t xml:space="preserve">    m_middleToSignedIntegralTargetMap.</w:t>
      </w:r>
    </w:p>
    <w:p w14:paraId="27E04681" w14:textId="77777777" w:rsidR="002759C1" w:rsidRPr="00EC76D5" w:rsidRDefault="002759C1" w:rsidP="002759C1">
      <w:pPr>
        <w:pStyle w:val="Code"/>
      </w:pPr>
      <w:r w:rsidRPr="00EC76D5">
        <w:t xml:space="preserve">      put(new Pair&lt;&gt;(MiddleOperator.LessThanEqual,false),ObjectOperator.jbe);</w:t>
      </w:r>
    </w:p>
    <w:p w14:paraId="61FD9BE0" w14:textId="77777777" w:rsidR="002759C1" w:rsidRPr="00EC76D5" w:rsidRDefault="002759C1" w:rsidP="002759C1">
      <w:pPr>
        <w:pStyle w:val="Code"/>
      </w:pPr>
      <w:r w:rsidRPr="00EC76D5">
        <w:t xml:space="preserve">    m_middleToSignedIntegralTargetMap.</w:t>
      </w:r>
    </w:p>
    <w:p w14:paraId="5951D87C" w14:textId="77777777" w:rsidR="002759C1" w:rsidRPr="00EC76D5" w:rsidRDefault="002759C1" w:rsidP="002759C1">
      <w:pPr>
        <w:pStyle w:val="Code"/>
      </w:pPr>
      <w:r w:rsidRPr="00EC76D5">
        <w:t xml:space="preserve">      put(new Pair&lt;&gt;(MiddleOperator.GreaterThan, false), ObjectOperator.ja);</w:t>
      </w:r>
    </w:p>
    <w:p w14:paraId="33EAED68" w14:textId="77777777" w:rsidR="002759C1" w:rsidRPr="00EC76D5" w:rsidRDefault="002759C1" w:rsidP="002759C1">
      <w:pPr>
        <w:pStyle w:val="Code"/>
      </w:pPr>
      <w:r w:rsidRPr="00EC76D5">
        <w:t xml:space="preserve">    m_middleToSignedIntegralTargetMap.</w:t>
      </w:r>
    </w:p>
    <w:p w14:paraId="56A278E2" w14:textId="77777777" w:rsidR="002759C1" w:rsidRPr="00EC76D5" w:rsidRDefault="002759C1" w:rsidP="002759C1">
      <w:pPr>
        <w:pStyle w:val="Code"/>
      </w:pPr>
      <w:r w:rsidRPr="00EC76D5">
        <w:t xml:space="preserve">   put(new Pair&lt;&gt;(MiddleOperator.GreaterThanEqual,false),ObjectOperator.jae);</w:t>
      </w:r>
    </w:p>
    <w:p w14:paraId="32046898" w14:textId="77777777" w:rsidR="002759C1" w:rsidRPr="00EC76D5" w:rsidRDefault="002759C1" w:rsidP="002759C1">
      <w:pPr>
        <w:pStyle w:val="Code"/>
      </w:pPr>
    </w:p>
    <w:p w14:paraId="6E2D57AC" w14:textId="77777777" w:rsidR="002759C1" w:rsidRPr="00EC76D5" w:rsidRDefault="002759C1" w:rsidP="002759C1">
      <w:pPr>
        <w:pStyle w:val="Code"/>
      </w:pPr>
      <w:r w:rsidRPr="00EC76D5">
        <w:t xml:space="preserve">    m_middleToFloatingTargetMap.</w:t>
      </w:r>
    </w:p>
    <w:p w14:paraId="5C895420" w14:textId="77777777" w:rsidR="002759C1" w:rsidRPr="00EC76D5" w:rsidRDefault="002759C1" w:rsidP="002759C1">
      <w:pPr>
        <w:pStyle w:val="Code"/>
      </w:pPr>
      <w:r w:rsidRPr="00EC76D5">
        <w:t xml:space="preserve">      put(MiddleOperator.UnarySubtract, ObjectOperator.fchs);</w:t>
      </w:r>
    </w:p>
    <w:p w14:paraId="1B6D262B" w14:textId="77777777" w:rsidR="002759C1" w:rsidRPr="00EC76D5" w:rsidRDefault="002759C1" w:rsidP="002759C1">
      <w:pPr>
        <w:pStyle w:val="Code"/>
      </w:pPr>
      <w:r w:rsidRPr="00EC76D5">
        <w:t xml:space="preserve">    m_middleToFloatingTargetMap.</w:t>
      </w:r>
    </w:p>
    <w:p w14:paraId="455E1198" w14:textId="77777777" w:rsidR="002759C1" w:rsidRPr="00EC76D5" w:rsidRDefault="002759C1" w:rsidP="002759C1">
      <w:pPr>
        <w:pStyle w:val="Code"/>
      </w:pPr>
      <w:r w:rsidRPr="00EC76D5">
        <w:t xml:space="preserve">      put(MiddleOperator.BinaryAdd, ObjectOperator.fadd);</w:t>
      </w:r>
    </w:p>
    <w:p w14:paraId="44D5C31E" w14:textId="77777777" w:rsidR="002759C1" w:rsidRPr="00EC76D5" w:rsidRDefault="002759C1" w:rsidP="002759C1">
      <w:pPr>
        <w:pStyle w:val="Code"/>
      </w:pPr>
      <w:r w:rsidRPr="00EC76D5">
        <w:t xml:space="preserve">    m_middleToFloatingTargetMap.</w:t>
      </w:r>
    </w:p>
    <w:p w14:paraId="57AB3A00" w14:textId="77777777" w:rsidR="002759C1" w:rsidRPr="00EC76D5" w:rsidRDefault="002759C1" w:rsidP="002759C1">
      <w:pPr>
        <w:pStyle w:val="Code"/>
      </w:pPr>
      <w:r w:rsidRPr="00EC76D5">
        <w:t xml:space="preserve">      put(MiddleOperator.BinarySubtract, ObjectOperator.fsub);</w:t>
      </w:r>
    </w:p>
    <w:p w14:paraId="5EDD059D" w14:textId="77777777" w:rsidR="002759C1" w:rsidRPr="00EC76D5" w:rsidRDefault="002759C1" w:rsidP="002759C1">
      <w:pPr>
        <w:pStyle w:val="Code"/>
      </w:pPr>
      <w:r w:rsidRPr="00EC76D5">
        <w:t xml:space="preserve">    m_middleToFloatingTargetMap.</w:t>
      </w:r>
    </w:p>
    <w:p w14:paraId="602D3C4A" w14:textId="77777777" w:rsidR="002759C1" w:rsidRPr="00EC76D5" w:rsidRDefault="002759C1" w:rsidP="002759C1">
      <w:pPr>
        <w:pStyle w:val="Code"/>
      </w:pPr>
      <w:r w:rsidRPr="00EC76D5">
        <w:t xml:space="preserve">      put(MiddleOperator.Multiply, ObjectOperator.fmul);</w:t>
      </w:r>
    </w:p>
    <w:p w14:paraId="426EBE12" w14:textId="77777777" w:rsidR="002759C1" w:rsidRPr="00EC76D5" w:rsidRDefault="002759C1" w:rsidP="002759C1">
      <w:pPr>
        <w:pStyle w:val="Code"/>
      </w:pPr>
      <w:r w:rsidRPr="00EC76D5">
        <w:lastRenderedPageBreak/>
        <w:t xml:space="preserve">    m_middleToFloatingTargetMap.</w:t>
      </w:r>
    </w:p>
    <w:p w14:paraId="2D7E948D" w14:textId="77777777" w:rsidR="002759C1" w:rsidRPr="00EC76D5" w:rsidRDefault="002759C1" w:rsidP="002759C1">
      <w:pPr>
        <w:pStyle w:val="Code"/>
      </w:pPr>
      <w:r w:rsidRPr="00EC76D5">
        <w:t xml:space="preserve">      put(MiddleOperator.Divide, ObjectOperator.fdiv);</w:t>
      </w:r>
    </w:p>
    <w:p w14:paraId="6C15C128" w14:textId="77777777" w:rsidR="002759C1" w:rsidRPr="00EC76D5" w:rsidRDefault="002759C1" w:rsidP="002759C1">
      <w:pPr>
        <w:pStyle w:val="Code"/>
      </w:pPr>
      <w:r w:rsidRPr="00EC76D5">
        <w:t xml:space="preserve">    m_middleToFloatingTargetMap.</w:t>
      </w:r>
    </w:p>
    <w:p w14:paraId="19A016DE" w14:textId="77777777" w:rsidR="002759C1" w:rsidRPr="00EC76D5" w:rsidRDefault="002759C1" w:rsidP="002759C1">
      <w:pPr>
        <w:pStyle w:val="Code"/>
      </w:pPr>
      <w:r w:rsidRPr="00EC76D5">
        <w:t xml:space="preserve">      put(MiddleOperator.PrefixIncrement, ObjectOperator.fadd);</w:t>
      </w:r>
    </w:p>
    <w:p w14:paraId="2D99F587" w14:textId="77777777" w:rsidR="002759C1" w:rsidRPr="00EC76D5" w:rsidRDefault="002759C1" w:rsidP="002759C1">
      <w:pPr>
        <w:pStyle w:val="Code"/>
      </w:pPr>
      <w:r w:rsidRPr="00EC76D5">
        <w:t xml:space="preserve">    m_middleToFloatingTargetMap.</w:t>
      </w:r>
    </w:p>
    <w:p w14:paraId="066CFC56" w14:textId="77777777" w:rsidR="002759C1" w:rsidRPr="00EC76D5" w:rsidRDefault="002759C1" w:rsidP="002759C1">
      <w:pPr>
        <w:pStyle w:val="Code"/>
      </w:pPr>
      <w:r w:rsidRPr="00EC76D5">
        <w:t xml:space="preserve">      put(MiddleOperator.PrefixDecrement, ObjectOperator.fsub);</w:t>
      </w:r>
    </w:p>
    <w:p w14:paraId="1E191CE0" w14:textId="77777777" w:rsidR="002759C1" w:rsidRPr="00EC76D5" w:rsidRDefault="002759C1" w:rsidP="002759C1">
      <w:pPr>
        <w:pStyle w:val="Code"/>
      </w:pPr>
      <w:r w:rsidRPr="00EC76D5">
        <w:t xml:space="preserve">    m_middleToFloatingTargetMap.</w:t>
      </w:r>
    </w:p>
    <w:p w14:paraId="4475889A" w14:textId="77777777" w:rsidR="002759C1" w:rsidRPr="00EC76D5" w:rsidRDefault="002759C1" w:rsidP="002759C1">
      <w:pPr>
        <w:pStyle w:val="Code"/>
      </w:pPr>
      <w:r w:rsidRPr="00EC76D5">
        <w:t xml:space="preserve">      put(MiddleOperator.PostfixIncrement, ObjectOperator.fadd);</w:t>
      </w:r>
    </w:p>
    <w:p w14:paraId="6C0663DE" w14:textId="77777777" w:rsidR="002759C1" w:rsidRPr="00EC76D5" w:rsidRDefault="002759C1" w:rsidP="002759C1">
      <w:pPr>
        <w:pStyle w:val="Code"/>
      </w:pPr>
      <w:r w:rsidRPr="00EC76D5">
        <w:t xml:space="preserve">    m_middleToFloatingTargetMap.</w:t>
      </w:r>
    </w:p>
    <w:p w14:paraId="4C323961" w14:textId="77777777" w:rsidR="002759C1" w:rsidRPr="00EC76D5" w:rsidRDefault="002759C1" w:rsidP="002759C1">
      <w:pPr>
        <w:pStyle w:val="Code"/>
      </w:pPr>
      <w:r w:rsidRPr="00EC76D5">
        <w:t xml:space="preserve">      put(MiddleOperator.PostfixDecrement, ObjectOperator.fsub);</w:t>
      </w:r>
    </w:p>
    <w:p w14:paraId="3DD01049" w14:textId="77777777" w:rsidR="002759C1" w:rsidRPr="00EC76D5" w:rsidRDefault="002759C1" w:rsidP="002759C1">
      <w:pPr>
        <w:pStyle w:val="Code"/>
      </w:pPr>
      <w:r w:rsidRPr="00EC76D5">
        <w:t xml:space="preserve">    m_middleToFloatingTargetMap.</w:t>
      </w:r>
    </w:p>
    <w:p w14:paraId="720D9662" w14:textId="77777777" w:rsidR="002759C1" w:rsidRPr="00EC76D5" w:rsidRDefault="002759C1" w:rsidP="002759C1">
      <w:pPr>
        <w:pStyle w:val="Code"/>
      </w:pPr>
      <w:r w:rsidRPr="00EC76D5">
        <w:t xml:space="preserve">      put(MiddleOperator.Equal, ObjectOperator.je);</w:t>
      </w:r>
    </w:p>
    <w:p w14:paraId="0E4F33F4" w14:textId="77777777" w:rsidR="002759C1" w:rsidRPr="00EC76D5" w:rsidRDefault="002759C1" w:rsidP="002759C1">
      <w:pPr>
        <w:pStyle w:val="Code"/>
      </w:pPr>
      <w:r w:rsidRPr="00EC76D5">
        <w:t xml:space="preserve">    m_middleToFloatingTargetMap.</w:t>
      </w:r>
    </w:p>
    <w:p w14:paraId="0F88BEFB" w14:textId="77777777" w:rsidR="002759C1" w:rsidRPr="00EC76D5" w:rsidRDefault="002759C1" w:rsidP="002759C1">
      <w:pPr>
        <w:pStyle w:val="Code"/>
      </w:pPr>
      <w:r w:rsidRPr="00EC76D5">
        <w:t xml:space="preserve">      put(MiddleOperator.NotEqual, ObjectOperator.jne);</w:t>
      </w:r>
    </w:p>
    <w:p w14:paraId="0C136486" w14:textId="77777777" w:rsidR="002759C1" w:rsidRPr="00EC76D5" w:rsidRDefault="002759C1" w:rsidP="002759C1">
      <w:pPr>
        <w:pStyle w:val="Code"/>
      </w:pPr>
      <w:r w:rsidRPr="00EC76D5">
        <w:t xml:space="preserve">    m_middleToFloatingTargetMap.</w:t>
      </w:r>
    </w:p>
    <w:p w14:paraId="5F042B24" w14:textId="77777777" w:rsidR="002759C1" w:rsidRPr="00EC76D5" w:rsidRDefault="002759C1" w:rsidP="002759C1">
      <w:pPr>
        <w:pStyle w:val="Code"/>
      </w:pPr>
      <w:r w:rsidRPr="00EC76D5">
        <w:t xml:space="preserve">      put(MiddleOperator.LessThan, ObjectOperator.ja);</w:t>
      </w:r>
    </w:p>
    <w:p w14:paraId="3DF7E257" w14:textId="77777777" w:rsidR="002759C1" w:rsidRPr="00EC76D5" w:rsidRDefault="002759C1" w:rsidP="002759C1">
      <w:pPr>
        <w:pStyle w:val="Code"/>
      </w:pPr>
      <w:r w:rsidRPr="00EC76D5">
        <w:t xml:space="preserve">    m_middleToFloatingTargetMap.</w:t>
      </w:r>
    </w:p>
    <w:p w14:paraId="69B2EA69" w14:textId="77777777" w:rsidR="002759C1" w:rsidRPr="00EC76D5" w:rsidRDefault="002759C1" w:rsidP="002759C1">
      <w:pPr>
        <w:pStyle w:val="Code"/>
      </w:pPr>
      <w:r w:rsidRPr="00EC76D5">
        <w:t xml:space="preserve">      put(MiddleOperator.LessThanEqual, ObjectOperator.jae);</w:t>
      </w:r>
    </w:p>
    <w:p w14:paraId="0FD7B0F0" w14:textId="77777777" w:rsidR="002759C1" w:rsidRPr="00EC76D5" w:rsidRDefault="002759C1" w:rsidP="002759C1">
      <w:pPr>
        <w:pStyle w:val="Code"/>
      </w:pPr>
      <w:r w:rsidRPr="00EC76D5">
        <w:t xml:space="preserve">    m_middleToFloatingTargetMap.</w:t>
      </w:r>
    </w:p>
    <w:p w14:paraId="60ABA527" w14:textId="77777777" w:rsidR="002759C1" w:rsidRPr="00EC76D5" w:rsidRDefault="002759C1" w:rsidP="002759C1">
      <w:pPr>
        <w:pStyle w:val="Code"/>
      </w:pPr>
      <w:r w:rsidRPr="00EC76D5">
        <w:t xml:space="preserve">      put(MiddleOperator.GreaterThan, ObjectOperator.jb);</w:t>
      </w:r>
    </w:p>
    <w:p w14:paraId="33EBAB53" w14:textId="77777777" w:rsidR="002759C1" w:rsidRPr="00EC76D5" w:rsidRDefault="002759C1" w:rsidP="002759C1">
      <w:pPr>
        <w:pStyle w:val="Code"/>
      </w:pPr>
      <w:r w:rsidRPr="00EC76D5">
        <w:t xml:space="preserve">    m_middleToFloatingTargetMap.</w:t>
      </w:r>
    </w:p>
    <w:p w14:paraId="7318670A" w14:textId="77777777" w:rsidR="002759C1" w:rsidRPr="00EC76D5" w:rsidRDefault="002759C1" w:rsidP="002759C1">
      <w:pPr>
        <w:pStyle w:val="Code"/>
      </w:pPr>
      <w:r w:rsidRPr="00EC76D5">
        <w:t xml:space="preserve">      put(MiddleOperator.GreaterThanEqual, ObjectOperator.jbe);</w:t>
      </w:r>
    </w:p>
    <w:p w14:paraId="0A35ED50" w14:textId="77777777" w:rsidR="002759C1" w:rsidRPr="00EC76D5" w:rsidRDefault="002759C1" w:rsidP="002759C1">
      <w:pPr>
        <w:pStyle w:val="Code"/>
      </w:pPr>
    </w:p>
    <w:p w14:paraId="51DDC125" w14:textId="77777777" w:rsidR="002759C1" w:rsidRPr="00EC76D5" w:rsidRDefault="002759C1" w:rsidP="002759C1">
      <w:pPr>
        <w:pStyle w:val="Code"/>
      </w:pPr>
      <w:r w:rsidRPr="00EC76D5">
        <w:t xml:space="preserve">    m_inverseMap.put(ObjectOperator.je, ObjectOperator.jne);</w:t>
      </w:r>
    </w:p>
    <w:p w14:paraId="4347934A" w14:textId="77777777" w:rsidR="002759C1" w:rsidRPr="00EC76D5" w:rsidRDefault="002759C1" w:rsidP="002759C1">
      <w:pPr>
        <w:pStyle w:val="Code"/>
      </w:pPr>
      <w:r w:rsidRPr="00EC76D5">
        <w:t xml:space="preserve">    m_inverseMap.put(ObjectOperator.jne, ObjectOperator.je);</w:t>
      </w:r>
    </w:p>
    <w:p w14:paraId="2BEA5879" w14:textId="77777777" w:rsidR="002759C1" w:rsidRPr="00EC76D5" w:rsidRDefault="002759C1" w:rsidP="002759C1">
      <w:pPr>
        <w:pStyle w:val="Code"/>
      </w:pPr>
      <w:r w:rsidRPr="00EC76D5">
        <w:t xml:space="preserve">    m_inverseMap.put(ObjectOperator.jl, ObjectOperator.jge);</w:t>
      </w:r>
    </w:p>
    <w:p w14:paraId="5850E496" w14:textId="77777777" w:rsidR="002759C1" w:rsidRPr="00EC76D5" w:rsidRDefault="002759C1" w:rsidP="002759C1">
      <w:pPr>
        <w:pStyle w:val="Code"/>
      </w:pPr>
      <w:r w:rsidRPr="00EC76D5">
        <w:t xml:space="preserve">    m_inverseMap.put(ObjectOperator.jle, ObjectOperator.jg);</w:t>
      </w:r>
    </w:p>
    <w:p w14:paraId="325E2509" w14:textId="77777777" w:rsidR="002759C1" w:rsidRPr="00EC76D5" w:rsidRDefault="002759C1" w:rsidP="002759C1">
      <w:pPr>
        <w:pStyle w:val="Code"/>
      </w:pPr>
      <w:r w:rsidRPr="00EC76D5">
        <w:t xml:space="preserve">    m_inverseMap.put(ObjectOperator.jg, ObjectOperator.jle);</w:t>
      </w:r>
    </w:p>
    <w:p w14:paraId="60BF9C3D" w14:textId="77777777" w:rsidR="002759C1" w:rsidRPr="00EC76D5" w:rsidRDefault="002759C1" w:rsidP="002759C1">
      <w:pPr>
        <w:pStyle w:val="Code"/>
      </w:pPr>
      <w:r w:rsidRPr="00EC76D5">
        <w:t xml:space="preserve">    m_inverseMap.put(ObjectOperator.jge, ObjectOperator.jl);</w:t>
      </w:r>
    </w:p>
    <w:p w14:paraId="31D9C56D" w14:textId="77777777" w:rsidR="002759C1" w:rsidRPr="00EC76D5" w:rsidRDefault="002759C1" w:rsidP="002759C1">
      <w:pPr>
        <w:pStyle w:val="Code"/>
      </w:pPr>
      <w:r w:rsidRPr="00EC76D5">
        <w:t xml:space="preserve">    m_inverseMap.put(ObjectOperator.ja, ObjectOperator.jbe);</w:t>
      </w:r>
    </w:p>
    <w:p w14:paraId="0A77A458" w14:textId="77777777" w:rsidR="002759C1" w:rsidRPr="00EC76D5" w:rsidRDefault="002759C1" w:rsidP="002759C1">
      <w:pPr>
        <w:pStyle w:val="Code"/>
      </w:pPr>
      <w:r w:rsidRPr="00EC76D5">
        <w:t xml:space="preserve">    m_inverseMap.put(ObjectOperator.jae, ObjectOperator.jb);</w:t>
      </w:r>
    </w:p>
    <w:p w14:paraId="2AE86ADC" w14:textId="77777777" w:rsidR="002759C1" w:rsidRPr="00EC76D5" w:rsidRDefault="002759C1" w:rsidP="002759C1">
      <w:pPr>
        <w:pStyle w:val="Code"/>
      </w:pPr>
      <w:r w:rsidRPr="00EC76D5">
        <w:t xml:space="preserve">    m_inverseMap.put(ObjectOperator.jb, ObjectOperator.jae);</w:t>
      </w:r>
    </w:p>
    <w:p w14:paraId="315837D0" w14:textId="77777777" w:rsidR="002759C1" w:rsidRPr="00EC76D5" w:rsidRDefault="002759C1" w:rsidP="002759C1">
      <w:pPr>
        <w:pStyle w:val="Code"/>
      </w:pPr>
      <w:r w:rsidRPr="00EC76D5">
        <w:t xml:space="preserve">    m_inverseMap.put(ObjectOperator.jbe, ObjectOperator.ja);</w:t>
      </w:r>
    </w:p>
    <w:p w14:paraId="206201C1" w14:textId="77777777" w:rsidR="002759C1" w:rsidRPr="00EC76D5" w:rsidRDefault="002759C1" w:rsidP="002759C1">
      <w:pPr>
        <w:pStyle w:val="Code"/>
      </w:pPr>
    </w:p>
    <w:p w14:paraId="6AE9FEC2" w14:textId="77777777" w:rsidR="002759C1" w:rsidRPr="00EC76D5" w:rsidRDefault="002759C1" w:rsidP="002759C1">
      <w:pPr>
        <w:pStyle w:val="Code"/>
      </w:pPr>
      <w:r w:rsidRPr="00EC76D5">
        <w:t xml:space="preserve">    m_maskMap.put(new Pair&lt;&gt;(1,2), 0x00FF);</w:t>
      </w:r>
    </w:p>
    <w:p w14:paraId="2DDF5AC7" w14:textId="77777777" w:rsidR="002759C1" w:rsidRPr="00EC76D5" w:rsidRDefault="002759C1" w:rsidP="002759C1">
      <w:pPr>
        <w:pStyle w:val="Code"/>
      </w:pPr>
      <w:r w:rsidRPr="00EC76D5">
        <w:t xml:space="preserve">    m_maskMap.put(new Pair&lt;&gt;(1,4), 0x000000FF);</w:t>
      </w:r>
    </w:p>
    <w:p w14:paraId="6CAA5956" w14:textId="77777777" w:rsidR="002759C1" w:rsidRPr="00EC76D5" w:rsidRDefault="002759C1" w:rsidP="002759C1">
      <w:pPr>
        <w:pStyle w:val="Code"/>
      </w:pPr>
      <w:r w:rsidRPr="00EC76D5">
        <w:t xml:space="preserve">    m_maskMap.put(new Pair&lt;&gt;(2,4), 0x0000FFFF);</w:t>
      </w:r>
    </w:p>
    <w:p w14:paraId="5E32184C" w14:textId="77777777" w:rsidR="002759C1" w:rsidRPr="00EC76D5" w:rsidRDefault="002759C1" w:rsidP="002759C1">
      <w:pPr>
        <w:pStyle w:val="Code"/>
      </w:pPr>
    </w:p>
    <w:p w14:paraId="42DB16B7" w14:textId="77777777" w:rsidR="002759C1" w:rsidRPr="00EC76D5" w:rsidRDefault="002759C1" w:rsidP="002759C1">
      <w:pPr>
        <w:pStyle w:val="Code"/>
      </w:pPr>
      <w:r w:rsidRPr="00EC76D5">
        <w:t xml:space="preserve">    m_floatPushMap.put(Sort.Signed_Int, ObjectOperator.fild_word);</w:t>
      </w:r>
    </w:p>
    <w:p w14:paraId="6A035507" w14:textId="77777777" w:rsidR="002759C1" w:rsidRPr="00EC76D5" w:rsidRDefault="002759C1" w:rsidP="002759C1">
      <w:pPr>
        <w:pStyle w:val="Code"/>
      </w:pPr>
      <w:r w:rsidRPr="00EC76D5">
        <w:t xml:space="preserve">    m_floatPushMap.put(Sort.Unsigned_Int, ObjectOperator.fild_word);</w:t>
      </w:r>
    </w:p>
    <w:p w14:paraId="1CE1D2A0" w14:textId="77777777" w:rsidR="002759C1" w:rsidRPr="00EC76D5" w:rsidRDefault="002759C1" w:rsidP="002759C1">
      <w:pPr>
        <w:pStyle w:val="Code"/>
      </w:pPr>
      <w:r w:rsidRPr="00EC76D5">
        <w:t xml:space="preserve">    m_floatPushMap.put(Sort.Signed_Long_Int, ObjectOperator.fild_dword);</w:t>
      </w:r>
    </w:p>
    <w:p w14:paraId="1E59F8E0" w14:textId="77777777" w:rsidR="002759C1" w:rsidRPr="00EC76D5" w:rsidRDefault="002759C1" w:rsidP="002759C1">
      <w:pPr>
        <w:pStyle w:val="Code"/>
      </w:pPr>
      <w:r w:rsidRPr="00EC76D5">
        <w:t xml:space="preserve">    m_floatPushMap.put(Sort.Unsigned_Long_Int, ObjectOperator.fild_dword);</w:t>
      </w:r>
    </w:p>
    <w:p w14:paraId="7CAD7E6A" w14:textId="77777777" w:rsidR="002759C1" w:rsidRPr="00EC76D5" w:rsidRDefault="002759C1" w:rsidP="002759C1">
      <w:pPr>
        <w:pStyle w:val="Code"/>
      </w:pPr>
      <w:r w:rsidRPr="00EC76D5">
        <w:t xml:space="preserve">    m_floatPushMap.put(Sort.Float, ObjectOperator.fld_dword);</w:t>
      </w:r>
    </w:p>
    <w:p w14:paraId="26D7AEEE" w14:textId="77777777" w:rsidR="002759C1" w:rsidRPr="00EC76D5" w:rsidRDefault="002759C1" w:rsidP="002759C1">
      <w:pPr>
        <w:pStyle w:val="Code"/>
      </w:pPr>
      <w:r w:rsidRPr="00EC76D5">
        <w:t xml:space="preserve">    m_floatPushMap.put(Sort.Double, ObjectOperator.fld_qword);</w:t>
      </w:r>
    </w:p>
    <w:p w14:paraId="3B5EB535" w14:textId="77777777" w:rsidR="002759C1" w:rsidRPr="00EC76D5" w:rsidRDefault="002759C1" w:rsidP="002759C1">
      <w:pPr>
        <w:pStyle w:val="Code"/>
      </w:pPr>
      <w:r w:rsidRPr="00EC76D5">
        <w:t xml:space="preserve">    m_floatPushMap.put(Sort.Long_Double, ObjectOperator.fld_qword);</w:t>
      </w:r>
    </w:p>
    <w:p w14:paraId="3B5A7670" w14:textId="77777777" w:rsidR="002759C1" w:rsidRPr="00EC76D5" w:rsidRDefault="002759C1" w:rsidP="002759C1">
      <w:pPr>
        <w:pStyle w:val="Code"/>
      </w:pPr>
      <w:r w:rsidRPr="00EC76D5">
        <w:t xml:space="preserve">  </w:t>
      </w:r>
    </w:p>
    <w:p w14:paraId="187E8BC5" w14:textId="77777777" w:rsidR="002759C1" w:rsidRPr="00EC76D5" w:rsidRDefault="002759C1" w:rsidP="002759C1">
      <w:pPr>
        <w:pStyle w:val="Code"/>
      </w:pPr>
      <w:r w:rsidRPr="00EC76D5">
        <w:t xml:space="preserve">    m_floatTopMap.put(Sort.Signed_Int, ObjectOperator.fist_word);</w:t>
      </w:r>
    </w:p>
    <w:p w14:paraId="49C4B951" w14:textId="77777777" w:rsidR="002759C1" w:rsidRPr="00EC76D5" w:rsidRDefault="002759C1" w:rsidP="002759C1">
      <w:pPr>
        <w:pStyle w:val="Code"/>
      </w:pPr>
      <w:r w:rsidRPr="00EC76D5">
        <w:t xml:space="preserve">    m_floatTopMap.put(Sort.Unsigned_Int, ObjectOperator.fist_word);</w:t>
      </w:r>
    </w:p>
    <w:p w14:paraId="1B062D79" w14:textId="77777777" w:rsidR="002759C1" w:rsidRPr="00EC76D5" w:rsidRDefault="002759C1" w:rsidP="002759C1">
      <w:pPr>
        <w:pStyle w:val="Code"/>
      </w:pPr>
      <w:r w:rsidRPr="00EC76D5">
        <w:t xml:space="preserve">    m_floatTopMap.put(Sort.Pointer, ObjectOperator.fist_word);</w:t>
      </w:r>
    </w:p>
    <w:p w14:paraId="570B34A7" w14:textId="77777777" w:rsidR="002759C1" w:rsidRPr="00EC76D5" w:rsidRDefault="002759C1" w:rsidP="002759C1">
      <w:pPr>
        <w:pStyle w:val="Code"/>
      </w:pPr>
      <w:r w:rsidRPr="00EC76D5">
        <w:t xml:space="preserve">    m_floatTopMap.put(Sort.Signed_Long_Int, ObjectOperator.fist_dword);</w:t>
      </w:r>
    </w:p>
    <w:p w14:paraId="63EFBF43" w14:textId="77777777" w:rsidR="002759C1" w:rsidRPr="00EC76D5" w:rsidRDefault="002759C1" w:rsidP="002759C1">
      <w:pPr>
        <w:pStyle w:val="Code"/>
      </w:pPr>
      <w:r w:rsidRPr="00EC76D5">
        <w:t xml:space="preserve">    m_floatTopMap.put(Sort.Unsigned_Long_Int, ObjectOperator.fist_dword);</w:t>
      </w:r>
    </w:p>
    <w:p w14:paraId="7F8949F3" w14:textId="77777777" w:rsidR="002759C1" w:rsidRPr="00EC76D5" w:rsidRDefault="002759C1" w:rsidP="002759C1">
      <w:pPr>
        <w:pStyle w:val="Code"/>
      </w:pPr>
      <w:r w:rsidRPr="00EC76D5">
        <w:t xml:space="preserve">    m_floatTopMap.put(Sort.Float, ObjectOperator.fst_dword);</w:t>
      </w:r>
    </w:p>
    <w:p w14:paraId="50E6DC99" w14:textId="77777777" w:rsidR="002759C1" w:rsidRPr="00EC76D5" w:rsidRDefault="002759C1" w:rsidP="002759C1">
      <w:pPr>
        <w:pStyle w:val="Code"/>
      </w:pPr>
      <w:r w:rsidRPr="00EC76D5">
        <w:t xml:space="preserve">    m_floatTopMap.put(Sort.Double, ObjectOperator.fst_qword);</w:t>
      </w:r>
    </w:p>
    <w:p w14:paraId="43A9B405" w14:textId="77777777" w:rsidR="002759C1" w:rsidRPr="00EC76D5" w:rsidRDefault="002759C1" w:rsidP="002759C1">
      <w:pPr>
        <w:pStyle w:val="Code"/>
      </w:pPr>
      <w:r w:rsidRPr="00EC76D5">
        <w:t xml:space="preserve">    m_floatTopMap.put(Sort.Long_Double, ObjectOperator.fst_qword);</w:t>
      </w:r>
    </w:p>
    <w:p w14:paraId="606C06DF" w14:textId="77777777" w:rsidR="002759C1" w:rsidRPr="00EC76D5" w:rsidRDefault="002759C1" w:rsidP="002759C1">
      <w:pPr>
        <w:pStyle w:val="Code"/>
      </w:pPr>
      <w:r w:rsidRPr="00EC76D5">
        <w:t xml:space="preserve">  </w:t>
      </w:r>
    </w:p>
    <w:p w14:paraId="2B5077CC" w14:textId="77777777" w:rsidR="002759C1" w:rsidRPr="00EC76D5" w:rsidRDefault="002759C1" w:rsidP="002759C1">
      <w:pPr>
        <w:pStyle w:val="Code"/>
      </w:pPr>
      <w:r w:rsidRPr="00EC76D5">
        <w:t xml:space="preserve">    m_floatPopMap.put(Sort.Signed_Int, ObjectOperator.fistp_word);</w:t>
      </w:r>
    </w:p>
    <w:p w14:paraId="49109E55" w14:textId="77777777" w:rsidR="002759C1" w:rsidRPr="00EC76D5" w:rsidRDefault="002759C1" w:rsidP="002759C1">
      <w:pPr>
        <w:pStyle w:val="Code"/>
      </w:pPr>
      <w:r w:rsidRPr="00EC76D5">
        <w:t xml:space="preserve">    m_floatPopMap.put(Sort.Unsigned_Int, ObjectOperator.fistp_word);</w:t>
      </w:r>
    </w:p>
    <w:p w14:paraId="1D96F8D3" w14:textId="77777777" w:rsidR="002759C1" w:rsidRPr="00EC76D5" w:rsidRDefault="002759C1" w:rsidP="002759C1">
      <w:pPr>
        <w:pStyle w:val="Code"/>
      </w:pPr>
      <w:r w:rsidRPr="00EC76D5">
        <w:lastRenderedPageBreak/>
        <w:t xml:space="preserve">    m_floatPopMap.put(Sort.Pointer, ObjectOperator.fistp_word);</w:t>
      </w:r>
    </w:p>
    <w:p w14:paraId="43D4773E" w14:textId="77777777" w:rsidR="002759C1" w:rsidRPr="00EC76D5" w:rsidRDefault="002759C1" w:rsidP="002759C1">
      <w:pPr>
        <w:pStyle w:val="Code"/>
      </w:pPr>
      <w:r w:rsidRPr="00EC76D5">
        <w:t xml:space="preserve">    m_floatPopMap.put(Sort.Signed_Long_Int, ObjectOperator.fistp_dword);</w:t>
      </w:r>
    </w:p>
    <w:p w14:paraId="48EF4F07" w14:textId="77777777" w:rsidR="002759C1" w:rsidRPr="00EC76D5" w:rsidRDefault="002759C1" w:rsidP="002759C1">
      <w:pPr>
        <w:pStyle w:val="Code"/>
      </w:pPr>
      <w:r w:rsidRPr="00EC76D5">
        <w:t xml:space="preserve">    m_floatPopMap.put(Sort.Unsigned_Long_Int, ObjectOperator.fistp_dword);</w:t>
      </w:r>
    </w:p>
    <w:p w14:paraId="1FB7A0A7" w14:textId="77777777" w:rsidR="002759C1" w:rsidRPr="00EC76D5" w:rsidRDefault="002759C1" w:rsidP="002759C1">
      <w:pPr>
        <w:pStyle w:val="Code"/>
      </w:pPr>
      <w:r w:rsidRPr="00EC76D5">
        <w:t xml:space="preserve">    m_floatPopMap.put(Sort.Float, ObjectOperator.fstp_dword);</w:t>
      </w:r>
    </w:p>
    <w:p w14:paraId="629AE9BA" w14:textId="77777777" w:rsidR="002759C1" w:rsidRPr="00EC76D5" w:rsidRDefault="002759C1" w:rsidP="002759C1">
      <w:pPr>
        <w:pStyle w:val="Code"/>
      </w:pPr>
      <w:r w:rsidRPr="00EC76D5">
        <w:t xml:space="preserve">    m_floatPopMap.put(Sort.Double, ObjectOperator.fstp_qword);</w:t>
      </w:r>
    </w:p>
    <w:p w14:paraId="6C057436" w14:textId="77777777" w:rsidR="002759C1" w:rsidRPr="00EC76D5" w:rsidRDefault="002759C1" w:rsidP="002759C1">
      <w:pPr>
        <w:pStyle w:val="Code"/>
      </w:pPr>
      <w:r w:rsidRPr="00EC76D5">
        <w:t xml:space="preserve">    m_floatPopMap.put(Sort.Long_Double, ObjectOperator.fstp_qword);</w:t>
      </w:r>
    </w:p>
    <w:p w14:paraId="28482E2F" w14:textId="77777777" w:rsidR="002759C1" w:rsidRPr="00EC76D5" w:rsidRDefault="002759C1" w:rsidP="002759C1">
      <w:pPr>
        <w:pStyle w:val="Code"/>
      </w:pPr>
      <w:r w:rsidRPr="00EC76D5">
        <w:t xml:space="preserve">  }</w:t>
      </w:r>
    </w:p>
    <w:p w14:paraId="74209092" w14:textId="77777777" w:rsidR="002759C1" w:rsidRPr="00EC76D5" w:rsidRDefault="002759C1" w:rsidP="002759C1">
      <w:pPr>
        <w:pStyle w:val="Code"/>
      </w:pPr>
    </w:p>
    <w:p w14:paraId="20572687" w14:textId="77777777" w:rsidR="002759C1" w:rsidRPr="00EC76D5" w:rsidRDefault="002759C1" w:rsidP="002759C1">
      <w:pPr>
        <w:pStyle w:val="Code"/>
      </w:pPr>
      <w:r w:rsidRPr="00EC76D5">
        <w:t xml:space="preserve">  private void loadRegister(Register register, Symbol symbol,</w:t>
      </w:r>
    </w:p>
    <w:p w14:paraId="4A6DDBB0" w14:textId="77777777" w:rsidR="002759C1" w:rsidRPr="00EC76D5" w:rsidRDefault="002759C1" w:rsidP="002759C1">
      <w:pPr>
        <w:pStyle w:val="Code"/>
      </w:pPr>
      <w:r w:rsidRPr="00EC76D5">
        <w:t xml:space="preserve">                            Register addressRegister, int addressOffset) {</w:t>
      </w:r>
    </w:p>
    <w:p w14:paraId="7391D630" w14:textId="77777777" w:rsidR="002759C1" w:rsidRPr="00EC76D5" w:rsidRDefault="002759C1" w:rsidP="002759C1">
      <w:pPr>
        <w:pStyle w:val="Code"/>
      </w:pPr>
      <w:r w:rsidRPr="00EC76D5">
        <w:t xml:space="preserve">    if (symbol.hasValue()) {</w:t>
      </w:r>
    </w:p>
    <w:p w14:paraId="3CD2D4D1" w14:textId="77777777" w:rsidR="002759C1" w:rsidRPr="00EC76D5" w:rsidRDefault="002759C1" w:rsidP="002759C1">
      <w:pPr>
        <w:pStyle w:val="Code"/>
      </w:pPr>
      <w:r w:rsidRPr="00EC76D5">
        <w:t xml:space="preserve">      int value = ((BigInteger) symbol.getSignedValue()).intValue();</w:t>
      </w:r>
    </w:p>
    <w:p w14:paraId="7F3B269F" w14:textId="77777777" w:rsidR="002759C1" w:rsidRPr="00EC76D5" w:rsidRDefault="002759C1" w:rsidP="002759C1">
      <w:pPr>
        <w:pStyle w:val="Code"/>
      </w:pPr>
      <w:r w:rsidRPr="00EC76D5">
        <w:t xml:space="preserve">      addObjectCode(ObjectOperator.mov, register, value, null);</w:t>
      </w:r>
    </w:p>
    <w:p w14:paraId="1B4593A8" w14:textId="77777777" w:rsidR="002759C1" w:rsidRPr="00EC76D5" w:rsidRDefault="002759C1" w:rsidP="002759C1">
      <w:pPr>
        <w:pStyle w:val="Code"/>
      </w:pPr>
      <w:r w:rsidRPr="00EC76D5">
        <w:t xml:space="preserve">    }</w:t>
      </w:r>
    </w:p>
    <w:p w14:paraId="573E4B1A" w14:textId="77777777" w:rsidR="002759C1" w:rsidRPr="00EC76D5" w:rsidRDefault="002759C1" w:rsidP="002759C1">
      <w:pPr>
        <w:pStyle w:val="Code"/>
      </w:pPr>
      <w:r w:rsidRPr="00EC76D5">
        <w:t xml:space="preserve">    else if (addressRegister != null) {</w:t>
      </w:r>
    </w:p>
    <w:p w14:paraId="0BD411B2" w14:textId="77777777" w:rsidR="002759C1" w:rsidRPr="00EC76D5" w:rsidRDefault="002759C1" w:rsidP="002759C1">
      <w:pPr>
        <w:pStyle w:val="Code"/>
      </w:pPr>
      <w:r w:rsidRPr="00EC76D5">
        <w:t xml:space="preserve">      if (symbol.getType().isFunctionOrArray()) {</w:t>
      </w:r>
    </w:p>
    <w:p w14:paraId="61B786B2" w14:textId="77777777" w:rsidR="002759C1" w:rsidRPr="00EC76D5" w:rsidRDefault="002759C1" w:rsidP="002759C1">
      <w:pPr>
        <w:pStyle w:val="Code"/>
      </w:pPr>
      <w:r w:rsidRPr="00EC76D5">
        <w:t xml:space="preserve">        addObjectCode(ObjectOperator.mov, register, addressRegister, null);</w:t>
      </w:r>
    </w:p>
    <w:p w14:paraId="58B73ADF" w14:textId="77777777" w:rsidR="002759C1" w:rsidRPr="00EC76D5" w:rsidRDefault="002759C1" w:rsidP="002759C1">
      <w:pPr>
        <w:pStyle w:val="Code"/>
      </w:pPr>
      <w:r w:rsidRPr="00EC76D5">
        <w:t xml:space="preserve">        </w:t>
      </w:r>
    </w:p>
    <w:p w14:paraId="085A5F8C" w14:textId="77777777" w:rsidR="002759C1" w:rsidRPr="00EC76D5" w:rsidRDefault="002759C1" w:rsidP="002759C1">
      <w:pPr>
        <w:pStyle w:val="Code"/>
      </w:pPr>
      <w:r w:rsidRPr="00EC76D5">
        <w:t xml:space="preserve">        if (addressOffset != 0) {</w:t>
      </w:r>
    </w:p>
    <w:p w14:paraId="0E102BDE" w14:textId="77777777" w:rsidR="002759C1" w:rsidRPr="00EC76D5" w:rsidRDefault="002759C1" w:rsidP="002759C1">
      <w:pPr>
        <w:pStyle w:val="Code"/>
      </w:pPr>
      <w:r w:rsidRPr="00EC76D5">
        <w:t xml:space="preserve">          addObjectCode(ObjectOperator.add, register, addressOffset, null);</w:t>
      </w:r>
    </w:p>
    <w:p w14:paraId="1D6FAB5B" w14:textId="77777777" w:rsidR="002759C1" w:rsidRPr="00EC76D5" w:rsidRDefault="002759C1" w:rsidP="002759C1">
      <w:pPr>
        <w:pStyle w:val="Code"/>
      </w:pPr>
      <w:r w:rsidRPr="00EC76D5">
        <w:t xml:space="preserve">        }</w:t>
      </w:r>
    </w:p>
    <w:p w14:paraId="600D9561" w14:textId="77777777" w:rsidR="002759C1" w:rsidRPr="00EC76D5" w:rsidRDefault="002759C1" w:rsidP="002759C1">
      <w:pPr>
        <w:pStyle w:val="Code"/>
      </w:pPr>
      <w:r w:rsidRPr="00EC76D5">
        <w:t xml:space="preserve">      }</w:t>
      </w:r>
    </w:p>
    <w:p w14:paraId="0428837B" w14:textId="77777777" w:rsidR="002759C1" w:rsidRPr="00EC76D5" w:rsidRDefault="002759C1" w:rsidP="002759C1">
      <w:pPr>
        <w:pStyle w:val="Code"/>
      </w:pPr>
      <w:r w:rsidRPr="00EC76D5">
        <w:t xml:space="preserve">      else {</w:t>
      </w:r>
    </w:p>
    <w:p w14:paraId="2148C5F9" w14:textId="77777777" w:rsidR="002759C1" w:rsidRPr="00EC76D5" w:rsidRDefault="002759C1" w:rsidP="002759C1">
      <w:pPr>
        <w:pStyle w:val="Code"/>
      </w:pPr>
      <w:r w:rsidRPr="00EC76D5">
        <w:t xml:space="preserve">        addObjectCode(ObjectOperator.mov, register,</w:t>
      </w:r>
    </w:p>
    <w:p w14:paraId="7FDFB573" w14:textId="77777777" w:rsidR="002759C1" w:rsidRPr="00EC76D5" w:rsidRDefault="002759C1" w:rsidP="002759C1">
      <w:pPr>
        <w:pStyle w:val="Code"/>
      </w:pPr>
      <w:r w:rsidRPr="00EC76D5">
        <w:t xml:space="preserve">                      addressRegister, addressOffset);</w:t>
      </w:r>
    </w:p>
    <w:p w14:paraId="4440EE5E" w14:textId="77777777" w:rsidR="002759C1" w:rsidRPr="00EC76D5" w:rsidRDefault="002759C1" w:rsidP="002759C1">
      <w:pPr>
        <w:pStyle w:val="Code"/>
      </w:pPr>
      <w:r w:rsidRPr="00EC76D5">
        <w:t xml:space="preserve">      }</w:t>
      </w:r>
    </w:p>
    <w:p w14:paraId="0A057414" w14:textId="77777777" w:rsidR="002759C1" w:rsidRPr="00EC76D5" w:rsidRDefault="002759C1" w:rsidP="002759C1">
      <w:pPr>
        <w:pStyle w:val="Code"/>
      </w:pPr>
      <w:r w:rsidRPr="00EC76D5">
        <w:t xml:space="preserve">    }</w:t>
      </w:r>
    </w:p>
    <w:p w14:paraId="0E42D446" w14:textId="77777777" w:rsidR="002759C1" w:rsidRPr="00EC76D5" w:rsidRDefault="002759C1" w:rsidP="002759C1">
      <w:pPr>
        <w:pStyle w:val="Code"/>
      </w:pPr>
      <w:r w:rsidRPr="00EC76D5">
        <w:t xml:space="preserve">    else if (symbol.isAutoOrRegister()) {</w:t>
      </w:r>
    </w:p>
    <w:p w14:paraId="34D62CF7" w14:textId="77777777" w:rsidR="002759C1" w:rsidRPr="00EC76D5" w:rsidRDefault="002759C1" w:rsidP="002759C1">
      <w:pPr>
        <w:pStyle w:val="Code"/>
      </w:pPr>
      <w:r w:rsidRPr="00EC76D5">
        <w:t xml:space="preserve">      Register stackRegister = getStackRegister(symbol);</w:t>
      </w:r>
    </w:p>
    <w:p w14:paraId="1787C7AA" w14:textId="77777777" w:rsidR="002759C1" w:rsidRPr="00EC76D5" w:rsidRDefault="002759C1" w:rsidP="002759C1">
      <w:pPr>
        <w:pStyle w:val="Code"/>
      </w:pPr>
    </w:p>
    <w:p w14:paraId="4F03869F" w14:textId="77777777" w:rsidR="002759C1" w:rsidRPr="00EC76D5" w:rsidRDefault="002759C1" w:rsidP="002759C1">
      <w:pPr>
        <w:pStyle w:val="Code"/>
      </w:pPr>
      <w:r w:rsidRPr="00EC76D5">
        <w:t xml:space="preserve">      if (symbol.getType().isFunctionOrArray()) {</w:t>
      </w:r>
    </w:p>
    <w:p w14:paraId="55504EA3" w14:textId="77777777" w:rsidR="002759C1" w:rsidRPr="00EC76D5" w:rsidRDefault="002759C1" w:rsidP="002759C1">
      <w:pPr>
        <w:pStyle w:val="Code"/>
      </w:pPr>
      <w:r w:rsidRPr="00EC76D5">
        <w:t xml:space="preserve">        addObjectCode(ObjectOperator.mov, register, stackRegister, null);</w:t>
      </w:r>
    </w:p>
    <w:p w14:paraId="04E5AAFF" w14:textId="77777777" w:rsidR="002759C1" w:rsidRPr="00EC76D5" w:rsidRDefault="002759C1" w:rsidP="002759C1">
      <w:pPr>
        <w:pStyle w:val="Code"/>
      </w:pPr>
      <w:r w:rsidRPr="00EC76D5">
        <w:t xml:space="preserve">        addOffset(register, symbol.getOffset());</w:t>
      </w:r>
    </w:p>
    <w:p w14:paraId="79DD9BB3" w14:textId="77777777" w:rsidR="002759C1" w:rsidRPr="00EC76D5" w:rsidRDefault="002759C1" w:rsidP="002759C1">
      <w:pPr>
        <w:pStyle w:val="Code"/>
      </w:pPr>
      <w:r w:rsidRPr="00EC76D5">
        <w:t xml:space="preserve">      }</w:t>
      </w:r>
    </w:p>
    <w:p w14:paraId="45AB2288" w14:textId="77777777" w:rsidR="002759C1" w:rsidRPr="00EC76D5" w:rsidRDefault="002759C1" w:rsidP="002759C1">
      <w:pPr>
        <w:pStyle w:val="Code"/>
      </w:pPr>
      <w:r w:rsidRPr="00EC76D5">
        <w:t xml:space="preserve">      else {</w:t>
      </w:r>
    </w:p>
    <w:p w14:paraId="515882AA" w14:textId="77777777" w:rsidR="002759C1" w:rsidRPr="00EC76D5" w:rsidRDefault="002759C1" w:rsidP="002759C1">
      <w:pPr>
        <w:pStyle w:val="Code"/>
      </w:pPr>
      <w:r w:rsidRPr="00EC76D5">
        <w:t xml:space="preserve">        addObjectCode(ObjectOperator.mov, register,</w:t>
      </w:r>
    </w:p>
    <w:p w14:paraId="4B9983A2" w14:textId="77777777" w:rsidR="002759C1" w:rsidRPr="00EC76D5" w:rsidRDefault="002759C1" w:rsidP="002759C1">
      <w:pPr>
        <w:pStyle w:val="Code"/>
      </w:pPr>
      <w:r w:rsidRPr="00EC76D5">
        <w:t xml:space="preserve">                      stackRegister, symbol.getOffset());</w:t>
      </w:r>
    </w:p>
    <w:p w14:paraId="5B5BA974" w14:textId="77777777" w:rsidR="002759C1" w:rsidRPr="00EC76D5" w:rsidRDefault="002759C1" w:rsidP="002759C1">
      <w:pPr>
        <w:pStyle w:val="Code"/>
      </w:pPr>
      <w:r w:rsidRPr="00EC76D5">
        <w:t xml:space="preserve">      }</w:t>
      </w:r>
    </w:p>
    <w:p w14:paraId="6680AB8B" w14:textId="77777777" w:rsidR="002759C1" w:rsidRPr="00EC76D5" w:rsidRDefault="002759C1" w:rsidP="002759C1">
      <w:pPr>
        <w:pStyle w:val="Code"/>
      </w:pPr>
      <w:r w:rsidRPr="00EC76D5">
        <w:t xml:space="preserve">    }</w:t>
      </w:r>
    </w:p>
    <w:p w14:paraId="7141DC9E" w14:textId="77777777" w:rsidR="002759C1" w:rsidRPr="00EC76D5" w:rsidRDefault="002759C1" w:rsidP="002759C1">
      <w:pPr>
        <w:pStyle w:val="Code"/>
      </w:pPr>
      <w:r w:rsidRPr="00EC76D5">
        <w:t xml:space="preserve">    else {</w:t>
      </w:r>
    </w:p>
    <w:p w14:paraId="06B99389" w14:textId="77777777" w:rsidR="002759C1" w:rsidRPr="00EC76D5" w:rsidRDefault="002759C1" w:rsidP="002759C1">
      <w:pPr>
        <w:pStyle w:val="Code"/>
      </w:pPr>
      <w:r w:rsidRPr="00EC76D5">
        <w:t xml:space="preserve">      if (symbol.getType().isFunctionOrArray()) {</w:t>
      </w:r>
    </w:p>
    <w:p w14:paraId="185DA53F" w14:textId="77777777" w:rsidR="002759C1" w:rsidRPr="00EC76D5" w:rsidRDefault="002759C1" w:rsidP="002759C1">
      <w:pPr>
        <w:pStyle w:val="Code"/>
      </w:pPr>
      <w:r w:rsidRPr="00EC76D5">
        <w:t xml:space="preserve">        Pair&lt;String,Integer&gt; pair =</w:t>
      </w:r>
    </w:p>
    <w:p w14:paraId="5B991762" w14:textId="77777777" w:rsidR="002759C1" w:rsidRPr="00EC76D5" w:rsidRDefault="002759C1" w:rsidP="002759C1">
      <w:pPr>
        <w:pStyle w:val="Code"/>
      </w:pPr>
      <w:r w:rsidRPr="00EC76D5">
        <w:t xml:space="preserve">          new Pair&lt;&gt;(symbol.getUniqueName(), symbol.getOffset());</w:t>
      </w:r>
    </w:p>
    <w:p w14:paraId="1B22FEF8" w14:textId="77777777" w:rsidR="002759C1" w:rsidRPr="00EC76D5" w:rsidRDefault="002759C1" w:rsidP="002759C1">
      <w:pPr>
        <w:pStyle w:val="Code"/>
      </w:pPr>
      <w:r w:rsidRPr="00EC76D5">
        <w:t xml:space="preserve">        addObjectCode(ObjectOperator.mov, register, pair, null); // mov ax, f</w:t>
      </w:r>
    </w:p>
    <w:p w14:paraId="289C26F1" w14:textId="77777777" w:rsidR="002759C1" w:rsidRPr="00EC76D5" w:rsidRDefault="002759C1" w:rsidP="002759C1">
      <w:pPr>
        <w:pStyle w:val="Code"/>
      </w:pPr>
      <w:r w:rsidRPr="00EC76D5">
        <w:t xml:space="preserve">      }</w:t>
      </w:r>
    </w:p>
    <w:p w14:paraId="098EC3E5" w14:textId="77777777" w:rsidR="002759C1" w:rsidRPr="00EC76D5" w:rsidRDefault="002759C1" w:rsidP="002759C1">
      <w:pPr>
        <w:pStyle w:val="Code"/>
      </w:pPr>
      <w:r w:rsidRPr="00EC76D5">
        <w:t xml:space="preserve">      else {</w:t>
      </w:r>
    </w:p>
    <w:p w14:paraId="44FDE196" w14:textId="77777777" w:rsidR="002759C1" w:rsidRPr="00EC76D5" w:rsidRDefault="002759C1" w:rsidP="002759C1">
      <w:pPr>
        <w:pStyle w:val="Code"/>
      </w:pPr>
      <w:r w:rsidRPr="00EC76D5">
        <w:t xml:space="preserve">        Pair&lt;String,Integer&gt; pair =</w:t>
      </w:r>
    </w:p>
    <w:p w14:paraId="5AC41693" w14:textId="77777777" w:rsidR="002759C1" w:rsidRPr="00EC76D5" w:rsidRDefault="002759C1" w:rsidP="002759C1">
      <w:pPr>
        <w:pStyle w:val="Code"/>
      </w:pPr>
      <w:r w:rsidRPr="00EC76D5">
        <w:t xml:space="preserve">          new Pair&lt;&gt;(symbol.getUniqueName(), symbol.getOffset());</w:t>
      </w:r>
    </w:p>
    <w:p w14:paraId="2FA2F280" w14:textId="77777777" w:rsidR="002759C1" w:rsidRPr="00EC76D5" w:rsidRDefault="002759C1" w:rsidP="002759C1">
      <w:pPr>
        <w:pStyle w:val="Code"/>
      </w:pPr>
      <w:r w:rsidRPr="00EC76D5">
        <w:t xml:space="preserve">        addObjectCode(ObjectOperator.mov, register, null, pair); // mov ax, [g]</w:t>
      </w:r>
    </w:p>
    <w:p w14:paraId="193DDDF6" w14:textId="77777777" w:rsidR="002759C1" w:rsidRPr="00EC76D5" w:rsidRDefault="002759C1" w:rsidP="002759C1">
      <w:pPr>
        <w:pStyle w:val="Code"/>
      </w:pPr>
      <w:r w:rsidRPr="00EC76D5">
        <w:t xml:space="preserve">        </w:t>
      </w:r>
    </w:p>
    <w:p w14:paraId="7578E873" w14:textId="77777777" w:rsidR="002759C1" w:rsidRPr="00EC76D5" w:rsidRDefault="002759C1" w:rsidP="002759C1">
      <w:pPr>
        <w:pStyle w:val="Code"/>
      </w:pPr>
      <w:r w:rsidRPr="00EC76D5">
        <w:t xml:space="preserve">        if (!symbol.getName().contains(".")) {</w:t>
      </w:r>
    </w:p>
    <w:p w14:paraId="3A7A8BEC" w14:textId="77777777" w:rsidR="002759C1" w:rsidRPr="00EC76D5" w:rsidRDefault="002759C1" w:rsidP="002759C1">
      <w:pPr>
        <w:pStyle w:val="Code"/>
      </w:pPr>
      <w:r w:rsidRPr="00EC76D5">
        <w:t xml:space="preserve">          addOffset(register, symbol.getOffset());</w:t>
      </w:r>
    </w:p>
    <w:p w14:paraId="0A56B83A" w14:textId="77777777" w:rsidR="002759C1" w:rsidRPr="00EC76D5" w:rsidRDefault="002759C1" w:rsidP="002759C1">
      <w:pPr>
        <w:pStyle w:val="Code"/>
      </w:pPr>
      <w:r w:rsidRPr="00EC76D5">
        <w:t xml:space="preserve">        }</w:t>
      </w:r>
    </w:p>
    <w:p w14:paraId="3BE6343B" w14:textId="77777777" w:rsidR="002759C1" w:rsidRPr="00EC76D5" w:rsidRDefault="002759C1" w:rsidP="002759C1">
      <w:pPr>
        <w:pStyle w:val="Code"/>
      </w:pPr>
      <w:r w:rsidRPr="00EC76D5">
        <w:t xml:space="preserve">      }</w:t>
      </w:r>
    </w:p>
    <w:p w14:paraId="096E86E4" w14:textId="77777777" w:rsidR="002759C1" w:rsidRPr="00EC76D5" w:rsidRDefault="002759C1" w:rsidP="002759C1">
      <w:pPr>
        <w:pStyle w:val="Code"/>
      </w:pPr>
      <w:r w:rsidRPr="00EC76D5">
        <w:t xml:space="preserve">    }</w:t>
      </w:r>
    </w:p>
    <w:p w14:paraId="703988EE" w14:textId="77777777" w:rsidR="002759C1" w:rsidRPr="00EC76D5" w:rsidRDefault="002759C1" w:rsidP="002759C1">
      <w:pPr>
        <w:pStyle w:val="Code"/>
      </w:pPr>
      <w:r w:rsidRPr="00EC76D5">
        <w:t xml:space="preserve">  }</w:t>
      </w:r>
    </w:p>
    <w:p w14:paraId="6A4703D3" w14:textId="77777777" w:rsidR="002759C1" w:rsidRPr="00EC76D5" w:rsidRDefault="002759C1" w:rsidP="002759C1">
      <w:pPr>
        <w:pStyle w:val="Code"/>
      </w:pPr>
    </w:p>
    <w:p w14:paraId="416AAF1D" w14:textId="77777777" w:rsidR="002759C1" w:rsidRPr="00EC76D5" w:rsidRDefault="002759C1" w:rsidP="002759C1">
      <w:pPr>
        <w:pStyle w:val="Code"/>
      </w:pPr>
      <w:r w:rsidRPr="00EC76D5">
        <w:lastRenderedPageBreak/>
        <w:t xml:space="preserve">  private void addOffset(Register register, int offset) {</w:t>
      </w:r>
    </w:p>
    <w:p w14:paraId="34CCAFDF" w14:textId="77777777" w:rsidR="002759C1" w:rsidRPr="00EC76D5" w:rsidRDefault="002759C1" w:rsidP="002759C1">
      <w:pPr>
        <w:pStyle w:val="Code"/>
      </w:pPr>
      <w:r w:rsidRPr="00EC76D5">
        <w:t xml:space="preserve">    if (offset &gt; 0) {</w:t>
      </w:r>
    </w:p>
    <w:p w14:paraId="2B83CAAA" w14:textId="77777777" w:rsidR="002759C1" w:rsidRPr="00EC76D5" w:rsidRDefault="002759C1" w:rsidP="002759C1">
      <w:pPr>
        <w:pStyle w:val="Code"/>
      </w:pPr>
      <w:r w:rsidRPr="00EC76D5">
        <w:t xml:space="preserve">      addObjectCode(ObjectOperator.add, register, offset, null);</w:t>
      </w:r>
    </w:p>
    <w:p w14:paraId="7A02AEA0" w14:textId="77777777" w:rsidR="002759C1" w:rsidRPr="00EC76D5" w:rsidRDefault="002759C1" w:rsidP="002759C1">
      <w:pPr>
        <w:pStyle w:val="Code"/>
      </w:pPr>
      <w:r w:rsidRPr="00EC76D5">
        <w:t xml:space="preserve">    }</w:t>
      </w:r>
    </w:p>
    <w:p w14:paraId="53F22C48" w14:textId="77777777" w:rsidR="002759C1" w:rsidRPr="00EC76D5" w:rsidRDefault="002759C1" w:rsidP="002759C1">
      <w:pPr>
        <w:pStyle w:val="Code"/>
      </w:pPr>
      <w:r w:rsidRPr="00EC76D5">
        <w:t xml:space="preserve">  }</w:t>
      </w:r>
    </w:p>
    <w:p w14:paraId="0C999F40" w14:textId="77777777" w:rsidR="002759C1" w:rsidRPr="00EC76D5" w:rsidRDefault="002759C1" w:rsidP="002759C1">
      <w:pPr>
        <w:pStyle w:val="Code"/>
      </w:pPr>
      <w:r w:rsidRPr="00EC76D5">
        <w:t xml:space="preserve">  </w:t>
      </w:r>
    </w:p>
    <w:p w14:paraId="7C7F0C99" w14:textId="77777777" w:rsidR="002759C1" w:rsidRPr="00EC76D5" w:rsidRDefault="002759C1" w:rsidP="002759C1">
      <w:pPr>
        <w:pStyle w:val="Code"/>
      </w:pPr>
      <w:r w:rsidRPr="00EC76D5">
        <w:t xml:space="preserve">  private Register getStackRegister(Symbol symbol) {</w:t>
      </w:r>
    </w:p>
    <w:p w14:paraId="31134C2F" w14:textId="77777777" w:rsidR="002759C1" w:rsidRPr="00EC76D5" w:rsidRDefault="002759C1" w:rsidP="002759C1">
      <w:pPr>
        <w:pStyle w:val="Code"/>
      </w:pPr>
      <w:r w:rsidRPr="00EC76D5">
        <w:t xml:space="preserve">    if (!symbol.isParameter() &amp;&amp; Main.FuncSymbol.getType().isEllipse()) {</w:t>
      </w:r>
    </w:p>
    <w:p w14:paraId="4C5E71A1" w14:textId="77777777" w:rsidR="002759C1" w:rsidRPr="00EC76D5" w:rsidRDefault="002759C1" w:rsidP="002759C1">
      <w:pPr>
        <w:pStyle w:val="Code"/>
      </w:pPr>
      <w:r w:rsidRPr="00EC76D5">
        <w:t xml:space="preserve">      return ObjectCode.EllipseRegister;</w:t>
      </w:r>
    </w:p>
    <w:p w14:paraId="5E39FD10" w14:textId="77777777" w:rsidR="002759C1" w:rsidRPr="00EC76D5" w:rsidRDefault="002759C1" w:rsidP="002759C1">
      <w:pPr>
        <w:pStyle w:val="Code"/>
      </w:pPr>
      <w:r w:rsidRPr="00EC76D5">
        <w:t xml:space="preserve">    }</w:t>
      </w:r>
    </w:p>
    <w:p w14:paraId="71AE24E7" w14:textId="77777777" w:rsidR="002759C1" w:rsidRPr="00EC76D5" w:rsidRDefault="002759C1" w:rsidP="002759C1">
      <w:pPr>
        <w:pStyle w:val="Code"/>
      </w:pPr>
      <w:r w:rsidRPr="00EC76D5">
        <w:t xml:space="preserve">    else {</w:t>
      </w:r>
    </w:p>
    <w:p w14:paraId="40CAA6CE" w14:textId="77777777" w:rsidR="002759C1" w:rsidRPr="00EC76D5" w:rsidRDefault="002759C1" w:rsidP="002759C1">
      <w:pPr>
        <w:pStyle w:val="Code"/>
      </w:pPr>
      <w:r w:rsidRPr="00EC76D5">
        <w:t xml:space="preserve">      return ObjectCode.FrameRegister;</w:t>
      </w:r>
    </w:p>
    <w:p w14:paraId="396E1476" w14:textId="77777777" w:rsidR="002759C1" w:rsidRPr="00EC76D5" w:rsidRDefault="002759C1" w:rsidP="002759C1">
      <w:pPr>
        <w:pStyle w:val="Code"/>
      </w:pPr>
      <w:r w:rsidRPr="00EC76D5">
        <w:t xml:space="preserve">    }</w:t>
      </w:r>
    </w:p>
    <w:p w14:paraId="4F13D4B9" w14:textId="77777777" w:rsidR="002759C1" w:rsidRPr="00EC76D5" w:rsidRDefault="002759C1" w:rsidP="002759C1">
      <w:pPr>
        <w:pStyle w:val="Code"/>
      </w:pPr>
      <w:r w:rsidRPr="00EC76D5">
        <w:t xml:space="preserve">  }</w:t>
      </w:r>
    </w:p>
    <w:p w14:paraId="46D49F96" w14:textId="77777777" w:rsidR="002759C1" w:rsidRPr="00EC76D5" w:rsidRDefault="002759C1" w:rsidP="002759C1">
      <w:pPr>
        <w:pStyle w:val="Code"/>
      </w:pPr>
      <w:r w:rsidRPr="00EC76D5">
        <w:t xml:space="preserve">  </w:t>
      </w:r>
    </w:p>
    <w:p w14:paraId="65FB2A49" w14:textId="77777777" w:rsidR="002759C1" w:rsidRPr="00EC76D5" w:rsidRDefault="002759C1" w:rsidP="002759C1">
      <w:pPr>
        <w:pStyle w:val="Code"/>
      </w:pPr>
      <w:r w:rsidRPr="00EC76D5">
        <w:t xml:space="preserve">  private void loadAddressRegister(Register register, Symbol symbol,</w:t>
      </w:r>
    </w:p>
    <w:p w14:paraId="6F9228D4" w14:textId="77777777" w:rsidR="002759C1" w:rsidRPr="00EC76D5" w:rsidRDefault="002759C1" w:rsidP="002759C1">
      <w:pPr>
        <w:pStyle w:val="Code"/>
      </w:pPr>
      <w:r w:rsidRPr="00EC76D5">
        <w:t xml:space="preserve">                                   Register baseRegister) {</w:t>
      </w:r>
    </w:p>
    <w:p w14:paraId="553545F3" w14:textId="77777777" w:rsidR="002759C1" w:rsidRPr="00EC76D5" w:rsidRDefault="002759C1" w:rsidP="002759C1">
      <w:pPr>
        <w:pStyle w:val="Code"/>
      </w:pPr>
      <w:r w:rsidRPr="00EC76D5">
        <w:t xml:space="preserve">    if (symbol.isAutoOrRegister()) {</w:t>
      </w:r>
    </w:p>
    <w:p w14:paraId="77C95BB5" w14:textId="77777777" w:rsidR="002759C1" w:rsidRPr="00EC76D5" w:rsidRDefault="002759C1" w:rsidP="002759C1">
      <w:pPr>
        <w:pStyle w:val="Code"/>
      </w:pPr>
      <w:r w:rsidRPr="00EC76D5">
        <w:t xml:space="preserve">      if (baseRegister == null) {</w:t>
      </w:r>
    </w:p>
    <w:p w14:paraId="02D02632" w14:textId="77777777" w:rsidR="002759C1" w:rsidRPr="00EC76D5" w:rsidRDefault="002759C1" w:rsidP="002759C1">
      <w:pPr>
        <w:pStyle w:val="Code"/>
      </w:pPr>
      <w:r w:rsidRPr="00EC76D5">
        <w:t xml:space="preserve">        baseRegister = getStackRegister(symbol);</w:t>
      </w:r>
    </w:p>
    <w:p w14:paraId="0655EDF6" w14:textId="77777777" w:rsidR="002759C1" w:rsidRPr="00EC76D5" w:rsidRDefault="002759C1" w:rsidP="002759C1">
      <w:pPr>
        <w:pStyle w:val="Code"/>
      </w:pPr>
      <w:r w:rsidRPr="00EC76D5">
        <w:t xml:space="preserve">      }</w:t>
      </w:r>
    </w:p>
    <w:p w14:paraId="2996A6C6" w14:textId="77777777" w:rsidR="002759C1" w:rsidRPr="00EC76D5" w:rsidRDefault="002759C1" w:rsidP="002759C1">
      <w:pPr>
        <w:pStyle w:val="Code"/>
      </w:pPr>
      <w:r w:rsidRPr="00EC76D5">
        <w:t xml:space="preserve">      </w:t>
      </w:r>
    </w:p>
    <w:p w14:paraId="1388D171" w14:textId="77777777" w:rsidR="002759C1" w:rsidRPr="00EC76D5" w:rsidRDefault="002759C1" w:rsidP="002759C1">
      <w:pPr>
        <w:pStyle w:val="Code"/>
      </w:pPr>
      <w:r w:rsidRPr="00EC76D5">
        <w:t xml:space="preserve">      addObjectCode(ObjectOperator.mov, register, baseRegister, null);</w:t>
      </w:r>
    </w:p>
    <w:p w14:paraId="02D78647" w14:textId="77777777" w:rsidR="002759C1" w:rsidRPr="00EC76D5" w:rsidRDefault="002759C1" w:rsidP="002759C1">
      <w:pPr>
        <w:pStyle w:val="Code"/>
      </w:pPr>
      <w:r w:rsidRPr="00EC76D5">
        <w:t xml:space="preserve">      addOffset(register, symbol.getOffset());</w:t>
      </w:r>
    </w:p>
    <w:p w14:paraId="2146FFB0" w14:textId="77777777" w:rsidR="002759C1" w:rsidRPr="00EC76D5" w:rsidRDefault="002759C1" w:rsidP="002759C1">
      <w:pPr>
        <w:pStyle w:val="Code"/>
      </w:pPr>
      <w:r w:rsidRPr="00EC76D5">
        <w:t xml:space="preserve">    }</w:t>
      </w:r>
    </w:p>
    <w:p w14:paraId="3BCBD360" w14:textId="77777777" w:rsidR="002759C1" w:rsidRPr="00EC76D5" w:rsidRDefault="002759C1" w:rsidP="002759C1">
      <w:pPr>
        <w:pStyle w:val="Code"/>
      </w:pPr>
      <w:r w:rsidRPr="00EC76D5">
        <w:t xml:space="preserve">    else {</w:t>
      </w:r>
    </w:p>
    <w:p w14:paraId="1578E733" w14:textId="77777777" w:rsidR="002759C1" w:rsidRPr="00EC76D5" w:rsidRDefault="002759C1" w:rsidP="002759C1">
      <w:pPr>
        <w:pStyle w:val="Code"/>
      </w:pPr>
      <w:r w:rsidRPr="00EC76D5">
        <w:t xml:space="preserve">      Pair&lt;String,Integer&gt; pair =</w:t>
      </w:r>
    </w:p>
    <w:p w14:paraId="5A4A5F1A" w14:textId="77777777" w:rsidR="002759C1" w:rsidRPr="00EC76D5" w:rsidRDefault="002759C1" w:rsidP="002759C1">
      <w:pPr>
        <w:pStyle w:val="Code"/>
      </w:pPr>
      <w:r w:rsidRPr="00EC76D5">
        <w:t xml:space="preserve">        new Pair&lt;&gt;(symbol.getUniqueName(), symbol.getOffset());</w:t>
      </w:r>
    </w:p>
    <w:p w14:paraId="722F3E89" w14:textId="77777777" w:rsidR="002759C1" w:rsidRPr="00EC76D5" w:rsidRDefault="002759C1" w:rsidP="002759C1">
      <w:pPr>
        <w:pStyle w:val="Code"/>
      </w:pPr>
      <w:r w:rsidRPr="00EC76D5">
        <w:t xml:space="preserve">      addObjectCode(ObjectOperator.mov, register, pair, null);</w:t>
      </w:r>
    </w:p>
    <w:p w14:paraId="197F02A9" w14:textId="77777777" w:rsidR="002759C1" w:rsidRPr="00EC76D5" w:rsidRDefault="002759C1" w:rsidP="002759C1">
      <w:pPr>
        <w:pStyle w:val="Code"/>
      </w:pPr>
      <w:r w:rsidRPr="00EC76D5">
        <w:t xml:space="preserve">      addOffset(register, symbol.getOffset());</w:t>
      </w:r>
    </w:p>
    <w:p w14:paraId="3895CEA8" w14:textId="77777777" w:rsidR="002759C1" w:rsidRPr="00EC76D5" w:rsidRDefault="002759C1" w:rsidP="002759C1">
      <w:pPr>
        <w:pStyle w:val="Code"/>
      </w:pPr>
      <w:r w:rsidRPr="00EC76D5">
        <w:t xml:space="preserve">    }</w:t>
      </w:r>
    </w:p>
    <w:p w14:paraId="6625E4E3" w14:textId="77777777" w:rsidR="002759C1" w:rsidRPr="00EC76D5" w:rsidRDefault="002759C1" w:rsidP="002759C1">
      <w:pPr>
        <w:pStyle w:val="Code"/>
      </w:pPr>
      <w:r w:rsidRPr="00EC76D5">
        <w:t xml:space="preserve">  }</w:t>
      </w:r>
    </w:p>
    <w:p w14:paraId="56CABAD8" w14:textId="77777777" w:rsidR="002759C1" w:rsidRPr="00EC76D5" w:rsidRDefault="002759C1" w:rsidP="002759C1">
      <w:pPr>
        <w:pStyle w:val="Code"/>
      </w:pPr>
    </w:p>
    <w:p w14:paraId="3A6EDD44" w14:textId="77777777" w:rsidR="002759C1" w:rsidRPr="00EC76D5" w:rsidRDefault="002759C1" w:rsidP="002759C1">
      <w:pPr>
        <w:pStyle w:val="Code"/>
      </w:pPr>
      <w:r w:rsidRPr="00EC76D5">
        <w:t xml:space="preserve">  private void saveRegister(Register register, Symbol symbol,</w:t>
      </w:r>
    </w:p>
    <w:p w14:paraId="4A2B49A7" w14:textId="77777777" w:rsidR="002759C1" w:rsidRPr="00EC76D5" w:rsidRDefault="002759C1" w:rsidP="002759C1">
      <w:pPr>
        <w:pStyle w:val="Code"/>
      </w:pPr>
      <w:r w:rsidRPr="00EC76D5">
        <w:t xml:space="preserve">                            Register addressRegister, int addressOffset) {</w:t>
      </w:r>
    </w:p>
    <w:p w14:paraId="79B55E3C" w14:textId="77777777" w:rsidR="002759C1" w:rsidRPr="00EC76D5" w:rsidRDefault="002759C1" w:rsidP="002759C1">
      <w:pPr>
        <w:pStyle w:val="Code"/>
      </w:pPr>
      <w:r w:rsidRPr="00EC76D5">
        <w:t xml:space="preserve">    if (addressRegister != null) {</w:t>
      </w:r>
    </w:p>
    <w:p w14:paraId="3DED2A72" w14:textId="77777777" w:rsidR="002759C1" w:rsidRPr="00EC76D5" w:rsidRDefault="002759C1" w:rsidP="002759C1">
      <w:pPr>
        <w:pStyle w:val="Code"/>
      </w:pPr>
      <w:r w:rsidRPr="00EC76D5">
        <w:t xml:space="preserve">      addObjectCode(ObjectOperator.mov, addressRegister,</w:t>
      </w:r>
    </w:p>
    <w:p w14:paraId="4E821AA0" w14:textId="77777777" w:rsidR="002759C1" w:rsidRPr="00EC76D5" w:rsidRDefault="002759C1" w:rsidP="002759C1">
      <w:pPr>
        <w:pStyle w:val="Code"/>
      </w:pPr>
      <w:r w:rsidRPr="00EC76D5">
        <w:t xml:space="preserve">                    addressOffset, register);</w:t>
      </w:r>
    </w:p>
    <w:p w14:paraId="70444357" w14:textId="77777777" w:rsidR="002759C1" w:rsidRPr="00EC76D5" w:rsidRDefault="002759C1" w:rsidP="002759C1">
      <w:pPr>
        <w:pStyle w:val="Code"/>
      </w:pPr>
      <w:r w:rsidRPr="00EC76D5">
        <w:t xml:space="preserve">    }</w:t>
      </w:r>
    </w:p>
    <w:p w14:paraId="05D84AEF" w14:textId="77777777" w:rsidR="002759C1" w:rsidRPr="00EC76D5" w:rsidRDefault="002759C1" w:rsidP="002759C1">
      <w:pPr>
        <w:pStyle w:val="Code"/>
      </w:pPr>
      <w:r w:rsidRPr="00EC76D5">
        <w:t xml:space="preserve">    else if (symbol.isAutoOrRegister()) {</w:t>
      </w:r>
    </w:p>
    <w:p w14:paraId="55BF5CB5" w14:textId="77777777" w:rsidR="002759C1" w:rsidRPr="00EC76D5" w:rsidRDefault="002759C1" w:rsidP="002759C1">
      <w:pPr>
        <w:pStyle w:val="Code"/>
      </w:pPr>
      <w:r w:rsidRPr="00EC76D5">
        <w:t xml:space="preserve">      Register stackRegister = getStackRegister(symbol);</w:t>
      </w:r>
    </w:p>
    <w:p w14:paraId="29547A33" w14:textId="77777777" w:rsidR="002759C1" w:rsidRPr="00EC76D5" w:rsidRDefault="002759C1" w:rsidP="002759C1">
      <w:pPr>
        <w:pStyle w:val="Code"/>
      </w:pPr>
      <w:r w:rsidRPr="00EC76D5">
        <w:t xml:space="preserve">      addObjectCode(ObjectOperator.mov, stackRegister,</w:t>
      </w:r>
    </w:p>
    <w:p w14:paraId="28E0C654" w14:textId="77777777" w:rsidR="002759C1" w:rsidRPr="00EC76D5" w:rsidRDefault="002759C1" w:rsidP="002759C1">
      <w:pPr>
        <w:pStyle w:val="Code"/>
      </w:pPr>
      <w:r w:rsidRPr="00EC76D5">
        <w:t xml:space="preserve">                    symbol.getOffset(), register);</w:t>
      </w:r>
    </w:p>
    <w:p w14:paraId="52254926" w14:textId="77777777" w:rsidR="002759C1" w:rsidRPr="00EC76D5" w:rsidRDefault="002759C1" w:rsidP="002759C1">
      <w:pPr>
        <w:pStyle w:val="Code"/>
      </w:pPr>
      <w:r w:rsidRPr="00EC76D5">
        <w:t xml:space="preserve">    }</w:t>
      </w:r>
    </w:p>
    <w:p w14:paraId="7B741F54" w14:textId="77777777" w:rsidR="002759C1" w:rsidRPr="00EC76D5" w:rsidRDefault="002759C1" w:rsidP="002759C1">
      <w:pPr>
        <w:pStyle w:val="Code"/>
      </w:pPr>
      <w:r w:rsidRPr="00EC76D5">
        <w:t xml:space="preserve">    else {</w:t>
      </w:r>
    </w:p>
    <w:p w14:paraId="30E2C244" w14:textId="77777777" w:rsidR="002759C1" w:rsidRPr="00EC76D5" w:rsidRDefault="002759C1" w:rsidP="002759C1">
      <w:pPr>
        <w:pStyle w:val="Code"/>
      </w:pPr>
      <w:r w:rsidRPr="00EC76D5">
        <w:t xml:space="preserve">      Pair&lt;String,Integer&gt; pair =</w:t>
      </w:r>
    </w:p>
    <w:p w14:paraId="06438226" w14:textId="77777777" w:rsidR="002759C1" w:rsidRPr="00EC76D5" w:rsidRDefault="002759C1" w:rsidP="002759C1">
      <w:pPr>
        <w:pStyle w:val="Code"/>
      </w:pPr>
      <w:r w:rsidRPr="00EC76D5">
        <w:t xml:space="preserve">        new Pair&lt;&gt;(symbol.getUniqueName(), symbol.getOffset());</w:t>
      </w:r>
    </w:p>
    <w:p w14:paraId="66E49E4E" w14:textId="77777777" w:rsidR="002759C1" w:rsidRPr="00EC76D5" w:rsidRDefault="002759C1" w:rsidP="002759C1">
      <w:pPr>
        <w:pStyle w:val="Code"/>
      </w:pPr>
      <w:r w:rsidRPr="00EC76D5">
        <w:t xml:space="preserve">      addObjectCode(ObjectOperator.mov, null, pair, register);</w:t>
      </w:r>
    </w:p>
    <w:p w14:paraId="6B9A0082" w14:textId="77777777" w:rsidR="002759C1" w:rsidRPr="00EC76D5" w:rsidRDefault="002759C1" w:rsidP="002759C1">
      <w:pPr>
        <w:pStyle w:val="Code"/>
      </w:pPr>
      <w:r w:rsidRPr="00EC76D5">
        <w:t xml:space="preserve">    }</w:t>
      </w:r>
    </w:p>
    <w:p w14:paraId="0E1263D4" w14:textId="77777777" w:rsidR="002759C1" w:rsidRPr="00EC76D5" w:rsidRDefault="002759C1" w:rsidP="002759C1">
      <w:pPr>
        <w:pStyle w:val="Code"/>
      </w:pPr>
      <w:r w:rsidRPr="00EC76D5">
        <w:t xml:space="preserve">  }</w:t>
      </w:r>
    </w:p>
    <w:p w14:paraId="728C855E" w14:textId="77777777" w:rsidR="002759C1" w:rsidRPr="00EC76D5" w:rsidRDefault="002759C1" w:rsidP="002759C1">
      <w:pPr>
        <w:pStyle w:val="Code"/>
      </w:pPr>
    </w:p>
    <w:p w14:paraId="13E560AF" w14:textId="77777777" w:rsidR="002759C1" w:rsidRPr="00EC76D5" w:rsidRDefault="002759C1" w:rsidP="002759C1">
      <w:pPr>
        <w:pStyle w:val="Code"/>
      </w:pPr>
      <w:r w:rsidRPr="00EC76D5">
        <w:t xml:space="preserve">  private int generateUnaryExpression(ObjectOperator operator, Register register,</w:t>
      </w:r>
    </w:p>
    <w:p w14:paraId="61BAE506" w14:textId="77777777" w:rsidR="002759C1" w:rsidRPr="00EC76D5" w:rsidRDefault="002759C1" w:rsidP="002759C1">
      <w:pPr>
        <w:pStyle w:val="Code"/>
      </w:pPr>
      <w:r w:rsidRPr="00EC76D5">
        <w:t xml:space="preserve">                                       Symbol symbol, Register addressRegister, int addressOffset) {</w:t>
      </w:r>
    </w:p>
    <w:p w14:paraId="59F11402" w14:textId="77777777" w:rsidR="002759C1" w:rsidRPr="00EC76D5" w:rsidRDefault="002759C1" w:rsidP="002759C1">
      <w:pPr>
        <w:pStyle w:val="Code"/>
      </w:pPr>
      <w:r w:rsidRPr="00EC76D5">
        <w:t xml:space="preserve">    if (register != null) {</w:t>
      </w:r>
    </w:p>
    <w:p w14:paraId="10998219" w14:textId="77777777" w:rsidR="002759C1" w:rsidRPr="00EC76D5" w:rsidRDefault="002759C1" w:rsidP="002759C1">
      <w:pPr>
        <w:pStyle w:val="Code"/>
      </w:pPr>
      <w:r w:rsidRPr="00EC76D5">
        <w:t xml:space="preserve">      return addCountObjectCode(operator, register, null, null);</w:t>
      </w:r>
    </w:p>
    <w:p w14:paraId="6C20A5BD" w14:textId="77777777" w:rsidR="002759C1" w:rsidRPr="00EC76D5" w:rsidRDefault="002759C1" w:rsidP="002759C1">
      <w:pPr>
        <w:pStyle w:val="Code"/>
      </w:pPr>
      <w:r w:rsidRPr="00EC76D5">
        <w:lastRenderedPageBreak/>
        <w:t xml:space="preserve">    }</w:t>
      </w:r>
    </w:p>
    <w:p w14:paraId="3B832764" w14:textId="77777777" w:rsidR="002759C1" w:rsidRPr="00EC76D5" w:rsidRDefault="002759C1" w:rsidP="002759C1">
      <w:pPr>
        <w:pStyle w:val="Code"/>
      </w:pPr>
      <w:r w:rsidRPr="00EC76D5">
        <w:t xml:space="preserve">    else {</w:t>
      </w:r>
    </w:p>
    <w:p w14:paraId="318AF82D" w14:textId="77777777" w:rsidR="002759C1" w:rsidRPr="00EC76D5" w:rsidRDefault="002759C1" w:rsidP="002759C1">
      <w:pPr>
        <w:pStyle w:val="Code"/>
      </w:pPr>
      <w:r w:rsidRPr="00EC76D5">
        <w:t xml:space="preserve">      if (operator != ObjectOperator.call) {</w:t>
      </w:r>
    </w:p>
    <w:p w14:paraId="3B5FAFD0" w14:textId="77777777" w:rsidR="002759C1" w:rsidRPr="00EC76D5" w:rsidRDefault="002759C1" w:rsidP="002759C1">
      <w:pPr>
        <w:pStyle w:val="Code"/>
      </w:pPr>
      <w:r w:rsidRPr="00EC76D5">
        <w:t xml:space="preserve">        operator=ObjectCode.operatorSize(operator, symbol.getType().getSize());</w:t>
      </w:r>
    </w:p>
    <w:p w14:paraId="60E893C1" w14:textId="77777777" w:rsidR="002759C1" w:rsidRPr="00EC76D5" w:rsidRDefault="002759C1" w:rsidP="002759C1">
      <w:pPr>
        <w:pStyle w:val="Code"/>
      </w:pPr>
      <w:r w:rsidRPr="00EC76D5">
        <w:t xml:space="preserve">      }</w:t>
      </w:r>
    </w:p>
    <w:p w14:paraId="5579411B" w14:textId="77777777" w:rsidR="002759C1" w:rsidRPr="00EC76D5" w:rsidRDefault="002759C1" w:rsidP="002759C1">
      <w:pPr>
        <w:pStyle w:val="Code"/>
      </w:pPr>
    </w:p>
    <w:p w14:paraId="27C39B87" w14:textId="77777777" w:rsidR="002759C1" w:rsidRPr="00EC76D5" w:rsidRDefault="002759C1" w:rsidP="002759C1">
      <w:pPr>
        <w:pStyle w:val="Code"/>
      </w:pPr>
      <w:r w:rsidRPr="00EC76D5">
        <w:t xml:space="preserve">      if (addressRegister != null) {</w:t>
      </w:r>
    </w:p>
    <w:p w14:paraId="1632410B" w14:textId="77777777" w:rsidR="002759C1" w:rsidRPr="00EC76D5" w:rsidRDefault="002759C1" w:rsidP="002759C1">
      <w:pPr>
        <w:pStyle w:val="Code"/>
      </w:pPr>
      <w:r w:rsidRPr="00EC76D5">
        <w:t xml:space="preserve">        return addCountObjectCode(operator,addressRegister,addressOffset,null);</w:t>
      </w:r>
    </w:p>
    <w:p w14:paraId="20F602EA" w14:textId="77777777" w:rsidR="002759C1" w:rsidRPr="00EC76D5" w:rsidRDefault="002759C1" w:rsidP="002759C1">
      <w:pPr>
        <w:pStyle w:val="Code"/>
      </w:pPr>
      <w:r w:rsidRPr="00EC76D5">
        <w:t xml:space="preserve">      }</w:t>
      </w:r>
    </w:p>
    <w:p w14:paraId="18DA7C2A" w14:textId="77777777" w:rsidR="002759C1" w:rsidRPr="00EC76D5" w:rsidRDefault="002759C1" w:rsidP="002759C1">
      <w:pPr>
        <w:pStyle w:val="Code"/>
      </w:pPr>
      <w:r w:rsidRPr="00EC76D5">
        <w:t xml:space="preserve">      else if (symbol.isAutoOrRegister()) {</w:t>
      </w:r>
    </w:p>
    <w:p w14:paraId="10DA10BB" w14:textId="77777777" w:rsidR="002759C1" w:rsidRPr="00EC76D5" w:rsidRDefault="002759C1" w:rsidP="002759C1">
      <w:pPr>
        <w:pStyle w:val="Code"/>
      </w:pPr>
      <w:r w:rsidRPr="00EC76D5">
        <w:t xml:space="preserve">        Register stackRegister = getStackRegister(symbol);</w:t>
      </w:r>
    </w:p>
    <w:p w14:paraId="18C095A0" w14:textId="77777777" w:rsidR="002759C1" w:rsidRPr="00EC76D5" w:rsidRDefault="002759C1" w:rsidP="002759C1">
      <w:pPr>
        <w:pStyle w:val="Code"/>
      </w:pPr>
      <w:r w:rsidRPr="00EC76D5">
        <w:t xml:space="preserve">        return addCountObjectCode(operator, stackRegister,</w:t>
      </w:r>
    </w:p>
    <w:p w14:paraId="2F38DDBD" w14:textId="77777777" w:rsidR="002759C1" w:rsidRPr="00EC76D5" w:rsidRDefault="002759C1" w:rsidP="002759C1">
      <w:pPr>
        <w:pStyle w:val="Code"/>
      </w:pPr>
      <w:r w:rsidRPr="00EC76D5">
        <w:t xml:space="preserve">                                  symbol.getOffset(), null);</w:t>
      </w:r>
    </w:p>
    <w:p w14:paraId="339F617F" w14:textId="77777777" w:rsidR="002759C1" w:rsidRPr="00EC76D5" w:rsidRDefault="002759C1" w:rsidP="002759C1">
      <w:pPr>
        <w:pStyle w:val="Code"/>
      </w:pPr>
      <w:r w:rsidRPr="00EC76D5">
        <w:t xml:space="preserve">      }</w:t>
      </w:r>
    </w:p>
    <w:p w14:paraId="046C03B5" w14:textId="77777777" w:rsidR="002759C1" w:rsidRPr="00EC76D5" w:rsidRDefault="002759C1" w:rsidP="002759C1">
      <w:pPr>
        <w:pStyle w:val="Code"/>
      </w:pPr>
      <w:r w:rsidRPr="00EC76D5">
        <w:t xml:space="preserve">      else {</w:t>
      </w:r>
    </w:p>
    <w:p w14:paraId="3ED6DD91" w14:textId="77777777" w:rsidR="002759C1" w:rsidRPr="00EC76D5" w:rsidRDefault="002759C1" w:rsidP="002759C1">
      <w:pPr>
        <w:pStyle w:val="Code"/>
      </w:pPr>
      <w:r w:rsidRPr="00EC76D5">
        <w:t xml:space="preserve">        Pair&lt;String,Integer&gt; pair =</w:t>
      </w:r>
    </w:p>
    <w:p w14:paraId="53FEE0F6" w14:textId="77777777" w:rsidR="002759C1" w:rsidRPr="00EC76D5" w:rsidRDefault="002759C1" w:rsidP="002759C1">
      <w:pPr>
        <w:pStyle w:val="Code"/>
      </w:pPr>
      <w:r w:rsidRPr="00EC76D5">
        <w:t xml:space="preserve">          new Pair&lt;&gt;(symbol.getUniqueName(), symbol.getOffset());</w:t>
      </w:r>
    </w:p>
    <w:p w14:paraId="74091CAC" w14:textId="77777777" w:rsidR="002759C1" w:rsidRPr="00EC76D5" w:rsidRDefault="002759C1" w:rsidP="002759C1">
      <w:pPr>
        <w:pStyle w:val="Code"/>
      </w:pPr>
      <w:r w:rsidRPr="00EC76D5">
        <w:t xml:space="preserve">        return addCountObjectCode(operator, null, pair, null);</w:t>
      </w:r>
    </w:p>
    <w:p w14:paraId="1C9DF47D" w14:textId="77777777" w:rsidR="002759C1" w:rsidRPr="00EC76D5" w:rsidRDefault="002759C1" w:rsidP="002759C1">
      <w:pPr>
        <w:pStyle w:val="Code"/>
      </w:pPr>
      <w:r w:rsidRPr="00EC76D5">
        <w:t xml:space="preserve">      }</w:t>
      </w:r>
    </w:p>
    <w:p w14:paraId="72B91894" w14:textId="77777777" w:rsidR="002759C1" w:rsidRPr="00EC76D5" w:rsidRDefault="002759C1" w:rsidP="002759C1">
      <w:pPr>
        <w:pStyle w:val="Code"/>
      </w:pPr>
      <w:r w:rsidRPr="00EC76D5">
        <w:t xml:space="preserve">    }</w:t>
      </w:r>
    </w:p>
    <w:p w14:paraId="41F0D64F" w14:textId="77777777" w:rsidR="002759C1" w:rsidRPr="00EC76D5" w:rsidRDefault="002759C1" w:rsidP="002759C1">
      <w:pPr>
        <w:pStyle w:val="Code"/>
      </w:pPr>
      <w:r w:rsidRPr="00EC76D5">
        <w:t xml:space="preserve">  }</w:t>
      </w:r>
    </w:p>
    <w:p w14:paraId="4F5A67F2" w14:textId="77777777" w:rsidR="002759C1" w:rsidRPr="00EC76D5" w:rsidRDefault="002759C1" w:rsidP="002759C1">
      <w:pPr>
        <w:pStyle w:val="Code"/>
      </w:pPr>
    </w:p>
    <w:p w14:paraId="5A52812F" w14:textId="77777777" w:rsidR="002759C1" w:rsidRPr="00EC76D5" w:rsidRDefault="002759C1" w:rsidP="002759C1">
      <w:pPr>
        <w:pStyle w:val="Code"/>
      </w:pPr>
      <w:r w:rsidRPr="00EC76D5">
        <w:t xml:space="preserve">  private void generateBinaryExpression(ObjectOperator operator, Register leftRegister,</w:t>
      </w:r>
    </w:p>
    <w:p w14:paraId="2A32D2D9" w14:textId="77777777" w:rsidR="002759C1" w:rsidRPr="00EC76D5" w:rsidRDefault="002759C1" w:rsidP="002759C1">
      <w:pPr>
        <w:pStyle w:val="Code"/>
      </w:pPr>
      <w:r w:rsidRPr="00EC76D5">
        <w:t xml:space="preserve">                                        Symbol leftSymbol, Register leftAddressRegister,</w:t>
      </w:r>
    </w:p>
    <w:p w14:paraId="7ACFA273" w14:textId="77777777" w:rsidR="002759C1" w:rsidRPr="00EC76D5" w:rsidRDefault="002759C1" w:rsidP="002759C1">
      <w:pPr>
        <w:pStyle w:val="Code"/>
      </w:pPr>
      <w:r w:rsidRPr="00EC76D5">
        <w:t xml:space="preserve">                                        int leftAddressOffset, Register rightRegister,</w:t>
      </w:r>
    </w:p>
    <w:p w14:paraId="0A980AE5" w14:textId="77777777" w:rsidR="002759C1" w:rsidRPr="00EC76D5" w:rsidRDefault="002759C1" w:rsidP="002759C1">
      <w:pPr>
        <w:pStyle w:val="Code"/>
      </w:pPr>
      <w:r w:rsidRPr="00EC76D5">
        <w:t xml:space="preserve">                                        Symbol rightSymbol, Register rightAddressRegister, int rightAddressOffset) {</w:t>
      </w:r>
    </w:p>
    <w:p w14:paraId="05E6A313" w14:textId="77777777" w:rsidR="002759C1" w:rsidRPr="00EC76D5" w:rsidRDefault="002759C1" w:rsidP="002759C1">
      <w:pPr>
        <w:pStyle w:val="Code"/>
      </w:pPr>
      <w:r w:rsidRPr="00EC76D5">
        <w:t xml:space="preserve">    if ((leftRegister != null) &amp;&amp; (rightRegister != null)) {</w:t>
      </w:r>
    </w:p>
    <w:p w14:paraId="7C0AC5FF" w14:textId="77777777" w:rsidR="002759C1" w:rsidRPr="00EC76D5" w:rsidRDefault="002759C1" w:rsidP="002759C1">
      <w:pPr>
        <w:pStyle w:val="Code"/>
      </w:pPr>
      <w:r w:rsidRPr="00EC76D5">
        <w:t xml:space="preserve">      addObjectCode(operator, leftRegister, rightRegister, null);</w:t>
      </w:r>
    </w:p>
    <w:p w14:paraId="445ACD62" w14:textId="77777777" w:rsidR="002759C1" w:rsidRPr="00EC76D5" w:rsidRDefault="002759C1" w:rsidP="002759C1">
      <w:pPr>
        <w:pStyle w:val="Code"/>
      </w:pPr>
      <w:r w:rsidRPr="00EC76D5">
        <w:t xml:space="preserve">    }</w:t>
      </w:r>
    </w:p>
    <w:p w14:paraId="6A860B48" w14:textId="77777777" w:rsidR="002759C1" w:rsidRPr="00EC76D5" w:rsidRDefault="002759C1" w:rsidP="002759C1">
      <w:pPr>
        <w:pStyle w:val="Code"/>
      </w:pPr>
      <w:r w:rsidRPr="00EC76D5">
        <w:t xml:space="preserve">    else if ((leftRegister != null) &amp;&amp; rightSymbol.hasValue()) {</w:t>
      </w:r>
    </w:p>
    <w:p w14:paraId="336BAB77" w14:textId="77777777" w:rsidR="002759C1" w:rsidRPr="00EC76D5" w:rsidRDefault="002759C1" w:rsidP="002759C1">
      <w:pPr>
        <w:pStyle w:val="Code"/>
      </w:pPr>
      <w:r w:rsidRPr="00EC76D5">
        <w:t xml:space="preserve">      Object rightValue = rightSymbol.getSignedValue().intValue();</w:t>
      </w:r>
    </w:p>
    <w:p w14:paraId="449DB3B2" w14:textId="77777777" w:rsidR="002759C1" w:rsidRPr="00EC76D5" w:rsidRDefault="002759C1" w:rsidP="002759C1">
      <w:pPr>
        <w:pStyle w:val="Code"/>
      </w:pPr>
      <w:r w:rsidRPr="00EC76D5">
        <w:t xml:space="preserve">      addObjectCode(operator, leftRegister, rightValue, null);</w:t>
      </w:r>
    </w:p>
    <w:p w14:paraId="710387BB" w14:textId="77777777" w:rsidR="002759C1" w:rsidRPr="00EC76D5" w:rsidRDefault="002759C1" w:rsidP="002759C1">
      <w:pPr>
        <w:pStyle w:val="Code"/>
      </w:pPr>
      <w:r w:rsidRPr="00EC76D5">
        <w:t xml:space="preserve">    }</w:t>
      </w:r>
    </w:p>
    <w:p w14:paraId="2F7B097F" w14:textId="77777777" w:rsidR="002759C1" w:rsidRPr="00EC76D5" w:rsidRDefault="002759C1" w:rsidP="002759C1">
      <w:pPr>
        <w:pStyle w:val="Code"/>
      </w:pPr>
      <w:r w:rsidRPr="00EC76D5">
        <w:t xml:space="preserve">    else if (leftSymbol.hasValue() &amp;&amp; (rightRegister != null)) {</w:t>
      </w:r>
    </w:p>
    <w:p w14:paraId="1E280AA8" w14:textId="77777777" w:rsidR="002759C1" w:rsidRPr="00EC76D5" w:rsidRDefault="002759C1" w:rsidP="002759C1">
      <w:pPr>
        <w:pStyle w:val="Code"/>
      </w:pPr>
      <w:r w:rsidRPr="00EC76D5">
        <w:t xml:space="preserve">      Object leftValue = leftSymbol.getSignedValue().intValue();</w:t>
      </w:r>
    </w:p>
    <w:p w14:paraId="012D8762" w14:textId="77777777" w:rsidR="002759C1" w:rsidRPr="00EC76D5" w:rsidRDefault="002759C1" w:rsidP="002759C1">
      <w:pPr>
        <w:pStyle w:val="Code"/>
      </w:pPr>
      <w:r w:rsidRPr="00EC76D5">
        <w:t xml:space="preserve">      addObjectCode(operator, leftValue, rightRegister, null);</w:t>
      </w:r>
    </w:p>
    <w:p w14:paraId="4AAF5E7E" w14:textId="77777777" w:rsidR="002759C1" w:rsidRPr="00EC76D5" w:rsidRDefault="002759C1" w:rsidP="002759C1">
      <w:pPr>
        <w:pStyle w:val="Code"/>
      </w:pPr>
      <w:r w:rsidRPr="00EC76D5">
        <w:t xml:space="preserve">    }</w:t>
      </w:r>
    </w:p>
    <w:p w14:paraId="44C8E1D7" w14:textId="77777777" w:rsidR="002759C1" w:rsidRPr="00EC76D5" w:rsidRDefault="002759C1" w:rsidP="002759C1">
      <w:pPr>
        <w:pStyle w:val="Code"/>
      </w:pPr>
      <w:r w:rsidRPr="00EC76D5">
        <w:t xml:space="preserve">    else if (leftRegister != null) {</w:t>
      </w:r>
    </w:p>
    <w:p w14:paraId="698CC0C8" w14:textId="77777777" w:rsidR="002759C1" w:rsidRPr="00EC76D5" w:rsidRDefault="002759C1" w:rsidP="002759C1">
      <w:pPr>
        <w:pStyle w:val="Code"/>
      </w:pPr>
      <w:r w:rsidRPr="00EC76D5">
        <w:t xml:space="preserve">      generateBinaryMemory(operator, leftRegister, null, 0, null, null,</w:t>
      </w:r>
    </w:p>
    <w:p w14:paraId="57CCA407" w14:textId="77777777" w:rsidR="002759C1" w:rsidRPr="00EC76D5" w:rsidRDefault="002759C1" w:rsidP="002759C1">
      <w:pPr>
        <w:pStyle w:val="Code"/>
      </w:pPr>
      <w:r w:rsidRPr="00EC76D5">
        <w:t xml:space="preserve">                    rightAddressRegister, rightAddressOffset, rightSymbol);</w:t>
      </w:r>
    </w:p>
    <w:p w14:paraId="60BD858B" w14:textId="77777777" w:rsidR="002759C1" w:rsidRPr="00EC76D5" w:rsidRDefault="002759C1" w:rsidP="002759C1">
      <w:pPr>
        <w:pStyle w:val="Code"/>
      </w:pPr>
      <w:r w:rsidRPr="00EC76D5">
        <w:t xml:space="preserve">    }</w:t>
      </w:r>
    </w:p>
    <w:p w14:paraId="61B92001" w14:textId="77777777" w:rsidR="002759C1" w:rsidRPr="00EC76D5" w:rsidRDefault="002759C1" w:rsidP="002759C1">
      <w:pPr>
        <w:pStyle w:val="Code"/>
      </w:pPr>
      <w:r w:rsidRPr="00EC76D5">
        <w:t xml:space="preserve">    else if (rightRegister != null) {</w:t>
      </w:r>
    </w:p>
    <w:p w14:paraId="160D9F88" w14:textId="77777777" w:rsidR="002759C1" w:rsidRPr="00EC76D5" w:rsidRDefault="002759C1" w:rsidP="002759C1">
      <w:pPr>
        <w:pStyle w:val="Code"/>
      </w:pPr>
      <w:r w:rsidRPr="00EC76D5">
        <w:t xml:space="preserve">      generateBinaryMemory(operator, null, leftAddressRegister,</w:t>
      </w:r>
    </w:p>
    <w:p w14:paraId="23ADDDBA" w14:textId="77777777" w:rsidR="002759C1" w:rsidRPr="00EC76D5" w:rsidRDefault="002759C1" w:rsidP="002759C1">
      <w:pPr>
        <w:pStyle w:val="Code"/>
      </w:pPr>
      <w:r w:rsidRPr="00EC76D5">
        <w:t xml:space="preserve">                    leftAddressOffset, leftSymbol, rightRegister, null, 0, null);</w:t>
      </w:r>
    </w:p>
    <w:p w14:paraId="602000AF" w14:textId="77777777" w:rsidR="002759C1" w:rsidRPr="00EC76D5" w:rsidRDefault="002759C1" w:rsidP="002759C1">
      <w:pPr>
        <w:pStyle w:val="Code"/>
      </w:pPr>
      <w:r w:rsidRPr="00EC76D5">
        <w:t xml:space="preserve">    }</w:t>
      </w:r>
    </w:p>
    <w:p w14:paraId="46C72ACA" w14:textId="77777777" w:rsidR="002759C1" w:rsidRPr="00EC76D5" w:rsidRDefault="002759C1" w:rsidP="002759C1">
      <w:pPr>
        <w:pStyle w:val="Code"/>
      </w:pPr>
      <w:r w:rsidRPr="00EC76D5">
        <w:t xml:space="preserve">    else if (leftSymbol.hasValue()) {</w:t>
      </w:r>
    </w:p>
    <w:p w14:paraId="61C172D4" w14:textId="77777777" w:rsidR="002759C1" w:rsidRPr="00EC76D5" w:rsidRDefault="002759C1" w:rsidP="002759C1">
      <w:pPr>
        <w:pStyle w:val="Code"/>
      </w:pPr>
      <w:r w:rsidRPr="00EC76D5">
        <w:t xml:space="preserve">      Object leftValue = leftSymbol.getSignedValue().intValue();</w:t>
      </w:r>
    </w:p>
    <w:p w14:paraId="555F1AFC" w14:textId="77777777" w:rsidR="002759C1" w:rsidRPr="00EC76D5" w:rsidRDefault="002759C1" w:rsidP="002759C1">
      <w:pPr>
        <w:pStyle w:val="Code"/>
      </w:pPr>
      <w:r w:rsidRPr="00EC76D5">
        <w:t xml:space="preserve">      generateBinaryMemory(operator, leftValue, null, 0, null, null,</w:t>
      </w:r>
    </w:p>
    <w:p w14:paraId="3C9B2BEF" w14:textId="77777777" w:rsidR="002759C1" w:rsidRPr="00EC76D5" w:rsidRDefault="002759C1" w:rsidP="002759C1">
      <w:pPr>
        <w:pStyle w:val="Code"/>
      </w:pPr>
      <w:r w:rsidRPr="00EC76D5">
        <w:t xml:space="preserve">                           rightAddressRegister, rightAddressOffset, rightSymbol);</w:t>
      </w:r>
    </w:p>
    <w:p w14:paraId="27F1495E" w14:textId="77777777" w:rsidR="002759C1" w:rsidRPr="00EC76D5" w:rsidRDefault="002759C1" w:rsidP="002759C1">
      <w:pPr>
        <w:pStyle w:val="Code"/>
      </w:pPr>
      <w:r w:rsidRPr="00EC76D5">
        <w:lastRenderedPageBreak/>
        <w:t xml:space="preserve">    }</w:t>
      </w:r>
    </w:p>
    <w:p w14:paraId="6E9850F2" w14:textId="77777777" w:rsidR="002759C1" w:rsidRPr="00EC76D5" w:rsidRDefault="002759C1" w:rsidP="002759C1">
      <w:pPr>
        <w:pStyle w:val="Code"/>
      </w:pPr>
      <w:r w:rsidRPr="00EC76D5">
        <w:t xml:space="preserve">    else if (rightSymbol.hasValue()) {</w:t>
      </w:r>
    </w:p>
    <w:p w14:paraId="64663DC9" w14:textId="77777777" w:rsidR="002759C1" w:rsidRPr="00EC76D5" w:rsidRDefault="002759C1" w:rsidP="002759C1">
      <w:pPr>
        <w:pStyle w:val="Code"/>
      </w:pPr>
      <w:r w:rsidRPr="00EC76D5">
        <w:t xml:space="preserve">      Object rightValue = rightSymbol.getSignedValue().intValue();</w:t>
      </w:r>
    </w:p>
    <w:p w14:paraId="415D3B2F" w14:textId="77777777" w:rsidR="002759C1" w:rsidRPr="00EC76D5" w:rsidRDefault="002759C1" w:rsidP="002759C1">
      <w:pPr>
        <w:pStyle w:val="Code"/>
      </w:pPr>
      <w:r w:rsidRPr="00EC76D5">
        <w:t xml:space="preserve">      generateBinaryMemory(operator, null, leftAddressRegister,</w:t>
      </w:r>
    </w:p>
    <w:p w14:paraId="30B45AE2" w14:textId="77777777" w:rsidR="002759C1" w:rsidRPr="00EC76D5" w:rsidRDefault="002759C1" w:rsidP="002759C1">
      <w:pPr>
        <w:pStyle w:val="Code"/>
      </w:pPr>
      <w:r w:rsidRPr="00EC76D5">
        <w:t xml:space="preserve">                           leftAddressOffset, leftSymbol, rightValue, null, 0, null);</w:t>
      </w:r>
    </w:p>
    <w:p w14:paraId="120F5DA8" w14:textId="77777777" w:rsidR="002759C1" w:rsidRPr="00EC76D5" w:rsidRDefault="002759C1" w:rsidP="002759C1">
      <w:pPr>
        <w:pStyle w:val="Code"/>
      </w:pPr>
      <w:r w:rsidRPr="00EC76D5">
        <w:t xml:space="preserve">    }</w:t>
      </w:r>
    </w:p>
    <w:p w14:paraId="7288A96E" w14:textId="77777777" w:rsidR="002759C1" w:rsidRPr="00EC76D5" w:rsidRDefault="002759C1" w:rsidP="002759C1">
      <w:pPr>
        <w:pStyle w:val="Code"/>
      </w:pPr>
      <w:r w:rsidRPr="00EC76D5">
        <w:t xml:space="preserve">    else {</w:t>
      </w:r>
    </w:p>
    <w:p w14:paraId="7FD8D206" w14:textId="77777777" w:rsidR="002759C1" w:rsidRPr="00EC76D5" w:rsidRDefault="002759C1" w:rsidP="002759C1">
      <w:pPr>
        <w:pStyle w:val="Code"/>
      </w:pPr>
      <w:r w:rsidRPr="00EC76D5">
        <w:t xml:space="preserve">      Assert.error("generateBinaryExpression)");</w:t>
      </w:r>
    </w:p>
    <w:p w14:paraId="3BFE3421" w14:textId="77777777" w:rsidR="002759C1" w:rsidRPr="00EC76D5" w:rsidRDefault="002759C1" w:rsidP="002759C1">
      <w:pPr>
        <w:pStyle w:val="Code"/>
      </w:pPr>
      <w:r w:rsidRPr="00EC76D5">
        <w:t xml:space="preserve">    }</w:t>
      </w:r>
    </w:p>
    <w:p w14:paraId="2222AAE2" w14:textId="77777777" w:rsidR="002759C1" w:rsidRPr="00EC76D5" w:rsidRDefault="002759C1" w:rsidP="002759C1">
      <w:pPr>
        <w:pStyle w:val="Code"/>
      </w:pPr>
      <w:r w:rsidRPr="00EC76D5">
        <w:t xml:space="preserve">  }</w:t>
      </w:r>
    </w:p>
    <w:p w14:paraId="2702723A" w14:textId="77777777" w:rsidR="002759C1" w:rsidRPr="00EC76D5" w:rsidRDefault="002759C1" w:rsidP="002759C1">
      <w:pPr>
        <w:pStyle w:val="Code"/>
      </w:pPr>
    </w:p>
    <w:p w14:paraId="23E4D18C" w14:textId="77777777" w:rsidR="002759C1" w:rsidRPr="00EC76D5" w:rsidRDefault="002759C1" w:rsidP="002759C1">
      <w:pPr>
        <w:pStyle w:val="Code"/>
      </w:pPr>
      <w:r w:rsidRPr="00EC76D5">
        <w:t xml:space="preserve">  private void generateBinaryMemory(ObjectOperator operator, Object leftRegisterValue, Register leftAddressRegister, int leftAddressOffset, Symbol leftSymbol,</w:t>
      </w:r>
    </w:p>
    <w:p w14:paraId="1C479D5C" w14:textId="77777777" w:rsidR="002759C1" w:rsidRPr="00EC76D5" w:rsidRDefault="002759C1" w:rsidP="002759C1">
      <w:pPr>
        <w:pStyle w:val="Code"/>
      </w:pPr>
      <w:r w:rsidRPr="00EC76D5">
        <w:t xml:space="preserve">                                    Object rightRegisterValue, Register rightAddressRegister, int rightAddressOffset, Symbol rightSymbol) {</w:t>
      </w:r>
    </w:p>
    <w:p w14:paraId="026CA06D" w14:textId="77777777" w:rsidR="002759C1" w:rsidRPr="00EC76D5" w:rsidRDefault="002759C1" w:rsidP="002759C1">
      <w:pPr>
        <w:pStyle w:val="Code"/>
      </w:pPr>
      <w:r w:rsidRPr="00EC76D5">
        <w:t xml:space="preserve">    if (leftRegisterValue != null) {</w:t>
      </w:r>
    </w:p>
    <w:p w14:paraId="1C532C73" w14:textId="77777777" w:rsidR="002759C1" w:rsidRPr="00EC76D5" w:rsidRDefault="002759C1" w:rsidP="002759C1">
      <w:pPr>
        <w:pStyle w:val="Code"/>
      </w:pPr>
      <w:r w:rsidRPr="00EC76D5">
        <w:t xml:space="preserve">      if (leftRegisterValue instanceof Integer) {</w:t>
      </w:r>
    </w:p>
    <w:p w14:paraId="3DDCE9C2" w14:textId="77777777" w:rsidR="002759C1" w:rsidRPr="00EC76D5" w:rsidRDefault="002759C1" w:rsidP="002759C1">
      <w:pPr>
        <w:pStyle w:val="Code"/>
      </w:pPr>
      <w:r w:rsidRPr="00EC76D5">
        <w:t xml:space="preserve">        operator =</w:t>
      </w:r>
    </w:p>
    <w:p w14:paraId="5F0087E0" w14:textId="77777777" w:rsidR="002759C1" w:rsidRPr="00EC76D5" w:rsidRDefault="002759C1" w:rsidP="002759C1">
      <w:pPr>
        <w:pStyle w:val="Code"/>
      </w:pPr>
      <w:r w:rsidRPr="00EC76D5">
        <w:t xml:space="preserve">          ObjectCode.operatorSize(operator, leftSymbol.getType().getSize());</w:t>
      </w:r>
    </w:p>
    <w:p w14:paraId="32697265" w14:textId="77777777" w:rsidR="002759C1" w:rsidRPr="00EC76D5" w:rsidRDefault="002759C1" w:rsidP="002759C1">
      <w:pPr>
        <w:pStyle w:val="Code"/>
      </w:pPr>
      <w:r w:rsidRPr="00EC76D5">
        <w:t xml:space="preserve">      }</w:t>
      </w:r>
    </w:p>
    <w:p w14:paraId="12565440" w14:textId="77777777" w:rsidR="002759C1" w:rsidRPr="00EC76D5" w:rsidRDefault="002759C1" w:rsidP="002759C1">
      <w:pPr>
        <w:pStyle w:val="Code"/>
      </w:pPr>
      <w:r w:rsidRPr="00EC76D5">
        <w:t xml:space="preserve">      </w:t>
      </w:r>
    </w:p>
    <w:p w14:paraId="14EAE0A3" w14:textId="77777777" w:rsidR="002759C1" w:rsidRPr="00EC76D5" w:rsidRDefault="002759C1" w:rsidP="002759C1">
      <w:pPr>
        <w:pStyle w:val="Code"/>
      </w:pPr>
      <w:r w:rsidRPr="00EC76D5">
        <w:t xml:space="preserve">      if (rightAddressRegister != null) {</w:t>
      </w:r>
    </w:p>
    <w:p w14:paraId="11B88856" w14:textId="77777777" w:rsidR="002759C1" w:rsidRPr="00EC76D5" w:rsidRDefault="002759C1" w:rsidP="002759C1">
      <w:pPr>
        <w:pStyle w:val="Code"/>
      </w:pPr>
      <w:r w:rsidRPr="00EC76D5">
        <w:t xml:space="preserve">        addObjectCode(operator, leftRegisterValue,</w:t>
      </w:r>
    </w:p>
    <w:p w14:paraId="6F530AC7" w14:textId="77777777" w:rsidR="002759C1" w:rsidRPr="00EC76D5" w:rsidRDefault="002759C1" w:rsidP="002759C1">
      <w:pPr>
        <w:pStyle w:val="Code"/>
      </w:pPr>
      <w:r w:rsidRPr="00EC76D5">
        <w:t xml:space="preserve">                      rightAddressRegister, rightAddressOffset);</w:t>
      </w:r>
    </w:p>
    <w:p w14:paraId="5FD175B1" w14:textId="77777777" w:rsidR="002759C1" w:rsidRPr="00EC76D5" w:rsidRDefault="002759C1" w:rsidP="002759C1">
      <w:pPr>
        <w:pStyle w:val="Code"/>
      </w:pPr>
      <w:r w:rsidRPr="00EC76D5">
        <w:t xml:space="preserve">      }</w:t>
      </w:r>
    </w:p>
    <w:p w14:paraId="019CFBD2" w14:textId="77777777" w:rsidR="002759C1" w:rsidRPr="00EC76D5" w:rsidRDefault="002759C1" w:rsidP="002759C1">
      <w:pPr>
        <w:pStyle w:val="Code"/>
      </w:pPr>
      <w:r w:rsidRPr="00EC76D5">
        <w:t xml:space="preserve">      else if (rightSymbol.isAutoOrRegister()) {</w:t>
      </w:r>
    </w:p>
    <w:p w14:paraId="7E7545B5" w14:textId="77777777" w:rsidR="002759C1" w:rsidRPr="00EC76D5" w:rsidRDefault="002759C1" w:rsidP="002759C1">
      <w:pPr>
        <w:pStyle w:val="Code"/>
      </w:pPr>
      <w:r w:rsidRPr="00EC76D5">
        <w:t xml:space="preserve">        Register stackRegister = getStackRegister(rightSymbol);</w:t>
      </w:r>
    </w:p>
    <w:p w14:paraId="74002737" w14:textId="77777777" w:rsidR="002759C1" w:rsidRPr="00EC76D5" w:rsidRDefault="002759C1" w:rsidP="002759C1">
      <w:pPr>
        <w:pStyle w:val="Code"/>
      </w:pPr>
      <w:r w:rsidRPr="00EC76D5">
        <w:t xml:space="preserve">        </w:t>
      </w:r>
    </w:p>
    <w:p w14:paraId="44ED551A" w14:textId="77777777" w:rsidR="002759C1" w:rsidRPr="00EC76D5" w:rsidRDefault="002759C1" w:rsidP="002759C1">
      <w:pPr>
        <w:pStyle w:val="Code"/>
      </w:pPr>
      <w:r w:rsidRPr="00EC76D5">
        <w:t xml:space="preserve">        if (rightSymbol.getType().isFunctionOrArray()) {</w:t>
      </w:r>
    </w:p>
    <w:p w14:paraId="5FE6A47B" w14:textId="77777777" w:rsidR="002759C1" w:rsidRPr="00EC76D5" w:rsidRDefault="002759C1" w:rsidP="002759C1">
      <w:pPr>
        <w:pStyle w:val="Code"/>
      </w:pPr>
      <w:r w:rsidRPr="00EC76D5">
        <w:t xml:space="preserve">          addObjectCode(operator, leftRegisterValue, stackRegister, null);</w:t>
      </w:r>
    </w:p>
    <w:p w14:paraId="2E40DAF3" w14:textId="77777777" w:rsidR="002759C1" w:rsidRPr="00EC76D5" w:rsidRDefault="002759C1" w:rsidP="002759C1">
      <w:pPr>
        <w:pStyle w:val="Code"/>
      </w:pPr>
      <w:r w:rsidRPr="00EC76D5">
        <w:t xml:space="preserve">          addObjectCode(operator, leftRegisterValue,</w:t>
      </w:r>
    </w:p>
    <w:p w14:paraId="091C7512" w14:textId="77777777" w:rsidR="002759C1" w:rsidRPr="00EC76D5" w:rsidRDefault="002759C1" w:rsidP="002759C1">
      <w:pPr>
        <w:pStyle w:val="Code"/>
      </w:pPr>
      <w:r w:rsidRPr="00EC76D5">
        <w:t xml:space="preserve">                        rightSymbol.getOffset(), null);</w:t>
      </w:r>
    </w:p>
    <w:p w14:paraId="23C3F062" w14:textId="77777777" w:rsidR="002759C1" w:rsidRPr="00EC76D5" w:rsidRDefault="002759C1" w:rsidP="002759C1">
      <w:pPr>
        <w:pStyle w:val="Code"/>
      </w:pPr>
      <w:r w:rsidRPr="00EC76D5">
        <w:t xml:space="preserve">        }</w:t>
      </w:r>
    </w:p>
    <w:p w14:paraId="2EE9A5F6" w14:textId="77777777" w:rsidR="002759C1" w:rsidRPr="00EC76D5" w:rsidRDefault="002759C1" w:rsidP="002759C1">
      <w:pPr>
        <w:pStyle w:val="Code"/>
      </w:pPr>
      <w:r w:rsidRPr="00EC76D5">
        <w:t xml:space="preserve">        else {</w:t>
      </w:r>
    </w:p>
    <w:p w14:paraId="54909759" w14:textId="77777777" w:rsidR="002759C1" w:rsidRPr="00EC76D5" w:rsidRDefault="002759C1" w:rsidP="002759C1">
      <w:pPr>
        <w:pStyle w:val="Code"/>
      </w:pPr>
      <w:r w:rsidRPr="00EC76D5">
        <w:t xml:space="preserve">          addObjectCode(operator, leftRegisterValue,</w:t>
      </w:r>
    </w:p>
    <w:p w14:paraId="4A0B0806" w14:textId="77777777" w:rsidR="002759C1" w:rsidRPr="00EC76D5" w:rsidRDefault="002759C1" w:rsidP="002759C1">
      <w:pPr>
        <w:pStyle w:val="Code"/>
      </w:pPr>
      <w:r w:rsidRPr="00EC76D5">
        <w:t xml:space="preserve">                        stackRegister, rightSymbol.getOffset());</w:t>
      </w:r>
    </w:p>
    <w:p w14:paraId="243FAE17" w14:textId="77777777" w:rsidR="002759C1" w:rsidRPr="00EC76D5" w:rsidRDefault="002759C1" w:rsidP="002759C1">
      <w:pPr>
        <w:pStyle w:val="Code"/>
      </w:pPr>
      <w:r w:rsidRPr="00EC76D5">
        <w:t xml:space="preserve">        }</w:t>
      </w:r>
    </w:p>
    <w:p w14:paraId="3A066F03" w14:textId="77777777" w:rsidR="002759C1" w:rsidRPr="00EC76D5" w:rsidRDefault="002759C1" w:rsidP="002759C1">
      <w:pPr>
        <w:pStyle w:val="Code"/>
      </w:pPr>
      <w:r w:rsidRPr="00EC76D5">
        <w:t xml:space="preserve">      }</w:t>
      </w:r>
    </w:p>
    <w:p w14:paraId="23DDAAF2" w14:textId="77777777" w:rsidR="002759C1" w:rsidRPr="00EC76D5" w:rsidRDefault="002759C1" w:rsidP="002759C1">
      <w:pPr>
        <w:pStyle w:val="Code"/>
      </w:pPr>
      <w:r w:rsidRPr="00EC76D5">
        <w:t xml:space="preserve">      else {</w:t>
      </w:r>
    </w:p>
    <w:p w14:paraId="09F3CC20" w14:textId="77777777" w:rsidR="002759C1" w:rsidRPr="00EC76D5" w:rsidRDefault="002759C1" w:rsidP="002759C1">
      <w:pPr>
        <w:pStyle w:val="Code"/>
      </w:pPr>
      <w:r w:rsidRPr="00EC76D5">
        <w:t xml:space="preserve">        Pair&lt;String,Integer&gt; rightPair =</w:t>
      </w:r>
    </w:p>
    <w:p w14:paraId="68EAA2AB" w14:textId="77777777" w:rsidR="002759C1" w:rsidRPr="00EC76D5" w:rsidRDefault="002759C1" w:rsidP="002759C1">
      <w:pPr>
        <w:pStyle w:val="Code"/>
      </w:pPr>
      <w:r w:rsidRPr="00EC76D5">
        <w:t xml:space="preserve">          new Pair&lt;&gt;(rightSymbol.getUniqueName(), rightSymbol.getOffset());</w:t>
      </w:r>
    </w:p>
    <w:p w14:paraId="0C6F590F" w14:textId="77777777" w:rsidR="002759C1" w:rsidRPr="00EC76D5" w:rsidRDefault="002759C1" w:rsidP="002759C1">
      <w:pPr>
        <w:pStyle w:val="Code"/>
      </w:pPr>
      <w:r w:rsidRPr="00EC76D5">
        <w:t xml:space="preserve">        </w:t>
      </w:r>
    </w:p>
    <w:p w14:paraId="26B84D3F" w14:textId="77777777" w:rsidR="002759C1" w:rsidRPr="00EC76D5" w:rsidRDefault="002759C1" w:rsidP="002759C1">
      <w:pPr>
        <w:pStyle w:val="Code"/>
      </w:pPr>
      <w:r w:rsidRPr="00EC76D5">
        <w:t xml:space="preserve">        if (rightSymbol.getType().isFunctionOrArray()) {</w:t>
      </w:r>
    </w:p>
    <w:p w14:paraId="07783797" w14:textId="77777777" w:rsidR="002759C1" w:rsidRPr="00EC76D5" w:rsidRDefault="002759C1" w:rsidP="002759C1">
      <w:pPr>
        <w:pStyle w:val="Code"/>
      </w:pPr>
      <w:r w:rsidRPr="00EC76D5">
        <w:t xml:space="preserve">          addObjectCode(operator, leftRegisterValue, rightPair, null);</w:t>
      </w:r>
    </w:p>
    <w:p w14:paraId="29F95D32" w14:textId="77777777" w:rsidR="002759C1" w:rsidRPr="00EC76D5" w:rsidRDefault="002759C1" w:rsidP="002759C1">
      <w:pPr>
        <w:pStyle w:val="Code"/>
      </w:pPr>
      <w:r w:rsidRPr="00EC76D5">
        <w:t xml:space="preserve">        }</w:t>
      </w:r>
    </w:p>
    <w:p w14:paraId="5E7909A0" w14:textId="77777777" w:rsidR="002759C1" w:rsidRPr="00EC76D5" w:rsidRDefault="002759C1" w:rsidP="002759C1">
      <w:pPr>
        <w:pStyle w:val="Code"/>
      </w:pPr>
      <w:r w:rsidRPr="00EC76D5">
        <w:t xml:space="preserve">        else {</w:t>
      </w:r>
    </w:p>
    <w:p w14:paraId="64731D62" w14:textId="77777777" w:rsidR="002759C1" w:rsidRPr="00EC76D5" w:rsidRDefault="002759C1" w:rsidP="002759C1">
      <w:pPr>
        <w:pStyle w:val="Code"/>
      </w:pPr>
      <w:r w:rsidRPr="00EC76D5">
        <w:t xml:space="preserve">          addObjectCode(operator, leftRegisterValue, null, rightPair);</w:t>
      </w:r>
    </w:p>
    <w:p w14:paraId="2F3B25C6" w14:textId="77777777" w:rsidR="002759C1" w:rsidRPr="00EC76D5" w:rsidRDefault="002759C1" w:rsidP="002759C1">
      <w:pPr>
        <w:pStyle w:val="Code"/>
      </w:pPr>
      <w:r w:rsidRPr="00EC76D5">
        <w:t xml:space="preserve">        }</w:t>
      </w:r>
    </w:p>
    <w:p w14:paraId="0B24E95C" w14:textId="77777777" w:rsidR="002759C1" w:rsidRPr="00EC76D5" w:rsidRDefault="002759C1" w:rsidP="002759C1">
      <w:pPr>
        <w:pStyle w:val="Code"/>
      </w:pPr>
      <w:r w:rsidRPr="00EC76D5">
        <w:t xml:space="preserve">      }</w:t>
      </w:r>
    </w:p>
    <w:p w14:paraId="22192C64" w14:textId="77777777" w:rsidR="002759C1" w:rsidRPr="00EC76D5" w:rsidRDefault="002759C1" w:rsidP="002759C1">
      <w:pPr>
        <w:pStyle w:val="Code"/>
      </w:pPr>
      <w:r w:rsidRPr="00EC76D5">
        <w:t xml:space="preserve">    }</w:t>
      </w:r>
    </w:p>
    <w:p w14:paraId="3AC8B41F" w14:textId="77777777" w:rsidR="002759C1" w:rsidRPr="00EC76D5" w:rsidRDefault="002759C1" w:rsidP="002759C1">
      <w:pPr>
        <w:pStyle w:val="Code"/>
      </w:pPr>
      <w:r w:rsidRPr="00EC76D5">
        <w:t xml:space="preserve">    else if (rightRegisterValue != null) {</w:t>
      </w:r>
    </w:p>
    <w:p w14:paraId="40B2E127" w14:textId="77777777" w:rsidR="002759C1" w:rsidRPr="00EC76D5" w:rsidRDefault="002759C1" w:rsidP="002759C1">
      <w:pPr>
        <w:pStyle w:val="Code"/>
      </w:pPr>
      <w:r w:rsidRPr="00EC76D5">
        <w:t xml:space="preserve">      if (rightRegisterValue instanceof Integer) {</w:t>
      </w:r>
    </w:p>
    <w:p w14:paraId="2974717B" w14:textId="77777777" w:rsidR="002759C1" w:rsidRPr="00EC76D5" w:rsidRDefault="002759C1" w:rsidP="002759C1">
      <w:pPr>
        <w:pStyle w:val="Code"/>
      </w:pPr>
      <w:r w:rsidRPr="00EC76D5">
        <w:t xml:space="preserve">        operator =</w:t>
      </w:r>
    </w:p>
    <w:p w14:paraId="73324D21" w14:textId="77777777" w:rsidR="002759C1" w:rsidRPr="00EC76D5" w:rsidRDefault="002759C1" w:rsidP="002759C1">
      <w:pPr>
        <w:pStyle w:val="Code"/>
      </w:pPr>
      <w:r w:rsidRPr="00EC76D5">
        <w:t xml:space="preserve">          ObjectCode.operatorSize(operator, leftSymbol.getType().getSize());</w:t>
      </w:r>
    </w:p>
    <w:p w14:paraId="6BC5D5D5" w14:textId="77777777" w:rsidR="002759C1" w:rsidRPr="00EC76D5" w:rsidRDefault="002759C1" w:rsidP="002759C1">
      <w:pPr>
        <w:pStyle w:val="Code"/>
      </w:pPr>
      <w:r w:rsidRPr="00EC76D5">
        <w:t xml:space="preserve">      }</w:t>
      </w:r>
    </w:p>
    <w:p w14:paraId="1FA94D7C" w14:textId="77777777" w:rsidR="002759C1" w:rsidRPr="00EC76D5" w:rsidRDefault="002759C1" w:rsidP="002759C1">
      <w:pPr>
        <w:pStyle w:val="Code"/>
      </w:pPr>
      <w:r w:rsidRPr="00EC76D5">
        <w:lastRenderedPageBreak/>
        <w:t xml:space="preserve">      </w:t>
      </w:r>
    </w:p>
    <w:p w14:paraId="3D0E4053" w14:textId="77777777" w:rsidR="002759C1" w:rsidRPr="00EC76D5" w:rsidRDefault="002759C1" w:rsidP="002759C1">
      <w:pPr>
        <w:pStyle w:val="Code"/>
      </w:pPr>
      <w:r w:rsidRPr="00EC76D5">
        <w:t xml:space="preserve">      if (leftAddressRegister != null) {</w:t>
      </w:r>
    </w:p>
    <w:p w14:paraId="66C6856B" w14:textId="77777777" w:rsidR="002759C1" w:rsidRPr="00EC76D5" w:rsidRDefault="002759C1" w:rsidP="002759C1">
      <w:pPr>
        <w:pStyle w:val="Code"/>
      </w:pPr>
      <w:r w:rsidRPr="00EC76D5">
        <w:t xml:space="preserve">        addObjectCode(operator, leftAddressRegister,</w:t>
      </w:r>
    </w:p>
    <w:p w14:paraId="68F94ED5" w14:textId="77777777" w:rsidR="002759C1" w:rsidRPr="00EC76D5" w:rsidRDefault="002759C1" w:rsidP="002759C1">
      <w:pPr>
        <w:pStyle w:val="Code"/>
      </w:pPr>
      <w:r w:rsidRPr="00EC76D5">
        <w:t xml:space="preserve">                      leftAddressOffset, rightRegisterValue);</w:t>
      </w:r>
    </w:p>
    <w:p w14:paraId="3F522FF9" w14:textId="77777777" w:rsidR="002759C1" w:rsidRPr="00EC76D5" w:rsidRDefault="002759C1" w:rsidP="002759C1">
      <w:pPr>
        <w:pStyle w:val="Code"/>
      </w:pPr>
      <w:r w:rsidRPr="00EC76D5">
        <w:t xml:space="preserve">      }</w:t>
      </w:r>
    </w:p>
    <w:p w14:paraId="4F074131" w14:textId="77777777" w:rsidR="002759C1" w:rsidRPr="00EC76D5" w:rsidRDefault="002759C1" w:rsidP="002759C1">
      <w:pPr>
        <w:pStyle w:val="Code"/>
      </w:pPr>
      <w:r w:rsidRPr="00EC76D5">
        <w:t xml:space="preserve">      else if (leftSymbol.isAutoOrRegister()) {</w:t>
      </w:r>
    </w:p>
    <w:p w14:paraId="645CD78E" w14:textId="77777777" w:rsidR="002759C1" w:rsidRPr="00EC76D5" w:rsidRDefault="002759C1" w:rsidP="002759C1">
      <w:pPr>
        <w:pStyle w:val="Code"/>
      </w:pPr>
      <w:r w:rsidRPr="00EC76D5">
        <w:t xml:space="preserve">        Register stackRegister = getStackRegister(leftSymbol);</w:t>
      </w:r>
    </w:p>
    <w:p w14:paraId="58C64BDC" w14:textId="77777777" w:rsidR="002759C1" w:rsidRPr="00EC76D5" w:rsidRDefault="002759C1" w:rsidP="002759C1">
      <w:pPr>
        <w:pStyle w:val="Code"/>
      </w:pPr>
      <w:r w:rsidRPr="00EC76D5">
        <w:t xml:space="preserve">        addObjectCode(operator, stackRegister,</w:t>
      </w:r>
    </w:p>
    <w:p w14:paraId="4A5918A1" w14:textId="77777777" w:rsidR="002759C1" w:rsidRPr="00EC76D5" w:rsidRDefault="002759C1" w:rsidP="002759C1">
      <w:pPr>
        <w:pStyle w:val="Code"/>
      </w:pPr>
      <w:r w:rsidRPr="00EC76D5">
        <w:t xml:space="preserve">                      leftSymbol.getOffset(), rightRegisterValue);</w:t>
      </w:r>
    </w:p>
    <w:p w14:paraId="5712ACEE" w14:textId="77777777" w:rsidR="002759C1" w:rsidRPr="00EC76D5" w:rsidRDefault="002759C1" w:rsidP="002759C1">
      <w:pPr>
        <w:pStyle w:val="Code"/>
      </w:pPr>
      <w:r w:rsidRPr="00EC76D5">
        <w:t xml:space="preserve">      }</w:t>
      </w:r>
    </w:p>
    <w:p w14:paraId="02811B81" w14:textId="77777777" w:rsidR="002759C1" w:rsidRPr="00EC76D5" w:rsidRDefault="002759C1" w:rsidP="002759C1">
      <w:pPr>
        <w:pStyle w:val="Code"/>
      </w:pPr>
      <w:r w:rsidRPr="00EC76D5">
        <w:t xml:space="preserve">      else {</w:t>
      </w:r>
    </w:p>
    <w:p w14:paraId="2E08CCB3" w14:textId="77777777" w:rsidR="002759C1" w:rsidRPr="00EC76D5" w:rsidRDefault="002759C1" w:rsidP="002759C1">
      <w:pPr>
        <w:pStyle w:val="Code"/>
      </w:pPr>
      <w:r w:rsidRPr="00EC76D5">
        <w:t xml:space="preserve">        Pair&lt;String,Integer&gt; leftPair =</w:t>
      </w:r>
    </w:p>
    <w:p w14:paraId="22A1C8A5" w14:textId="77777777" w:rsidR="002759C1" w:rsidRPr="00EC76D5" w:rsidRDefault="002759C1" w:rsidP="002759C1">
      <w:pPr>
        <w:pStyle w:val="Code"/>
      </w:pPr>
      <w:r w:rsidRPr="00EC76D5">
        <w:t xml:space="preserve">          new Pair&lt;&gt;(leftSymbol.getUniqueName(), leftSymbol.getOffset());</w:t>
      </w:r>
    </w:p>
    <w:p w14:paraId="339B35B6" w14:textId="77777777" w:rsidR="002759C1" w:rsidRPr="00EC76D5" w:rsidRDefault="002759C1" w:rsidP="002759C1">
      <w:pPr>
        <w:pStyle w:val="Code"/>
      </w:pPr>
      <w:r w:rsidRPr="00EC76D5">
        <w:t xml:space="preserve">        addObjectCode(operator, null, leftPair, rightRegisterValue);</w:t>
      </w:r>
    </w:p>
    <w:p w14:paraId="646863CD" w14:textId="77777777" w:rsidR="002759C1" w:rsidRPr="00EC76D5" w:rsidRDefault="002759C1" w:rsidP="002759C1">
      <w:pPr>
        <w:pStyle w:val="Code"/>
      </w:pPr>
      <w:r w:rsidRPr="00EC76D5">
        <w:t xml:space="preserve">      }</w:t>
      </w:r>
    </w:p>
    <w:p w14:paraId="13C9A3C4" w14:textId="77777777" w:rsidR="002759C1" w:rsidRPr="00EC76D5" w:rsidRDefault="002759C1" w:rsidP="002759C1">
      <w:pPr>
        <w:pStyle w:val="Code"/>
      </w:pPr>
      <w:r w:rsidRPr="00EC76D5">
        <w:t xml:space="preserve">    }</w:t>
      </w:r>
    </w:p>
    <w:p w14:paraId="399C4615" w14:textId="77777777" w:rsidR="002759C1" w:rsidRPr="00EC76D5" w:rsidRDefault="002759C1" w:rsidP="002759C1">
      <w:pPr>
        <w:pStyle w:val="Code"/>
      </w:pPr>
      <w:r w:rsidRPr="00EC76D5">
        <w:t xml:space="preserve">    else {</w:t>
      </w:r>
    </w:p>
    <w:p w14:paraId="3B397017" w14:textId="77777777" w:rsidR="002759C1" w:rsidRPr="00EC76D5" w:rsidRDefault="002759C1" w:rsidP="002759C1">
      <w:pPr>
        <w:pStyle w:val="Code"/>
      </w:pPr>
      <w:r w:rsidRPr="00EC76D5">
        <w:t xml:space="preserve">      Assert.error("generateBinaryMemory)");</w:t>
      </w:r>
    </w:p>
    <w:p w14:paraId="258E01BE" w14:textId="77777777" w:rsidR="002759C1" w:rsidRPr="00EC76D5" w:rsidRDefault="002759C1" w:rsidP="002759C1">
      <w:pPr>
        <w:pStyle w:val="Code"/>
      </w:pPr>
      <w:r w:rsidRPr="00EC76D5">
        <w:t xml:space="preserve">    }</w:t>
      </w:r>
    </w:p>
    <w:p w14:paraId="53E59244" w14:textId="77777777" w:rsidR="002759C1" w:rsidRPr="00EC76D5" w:rsidRDefault="002759C1" w:rsidP="002759C1">
      <w:pPr>
        <w:pStyle w:val="Code"/>
      </w:pPr>
      <w:r w:rsidRPr="00EC76D5">
        <w:t xml:space="preserve">  }</w:t>
      </w:r>
    </w:p>
    <w:p w14:paraId="2929160B" w14:textId="77777777" w:rsidR="002759C1" w:rsidRPr="00EC76D5" w:rsidRDefault="002759C1" w:rsidP="002759C1">
      <w:pPr>
        <w:pStyle w:val="Code"/>
      </w:pPr>
      <w:r w:rsidRPr="00EC76D5">
        <w:t xml:space="preserve">    </w:t>
      </w:r>
    </w:p>
    <w:p w14:paraId="283F6795" w14:textId="77777777" w:rsidR="002759C1" w:rsidRPr="00EC76D5" w:rsidRDefault="002759C1" w:rsidP="002759C1">
      <w:pPr>
        <w:pStyle w:val="Code"/>
      </w:pPr>
      <w:r w:rsidRPr="00EC76D5">
        <w:t xml:space="preserve">  private void generateIntegral(MiddleCode middleCode, int index) {</w:t>
      </w:r>
    </w:p>
    <w:p w14:paraId="237592D3" w14:textId="77777777" w:rsidR="002759C1" w:rsidRPr="00EC76D5" w:rsidRDefault="002759C1" w:rsidP="002759C1">
      <w:pPr>
        <w:pStyle w:val="Code"/>
      </w:pPr>
      <w:r w:rsidRPr="00EC76D5">
        <w:t xml:space="preserve">    MiddleOperator middleOp = middleCode.getOperator();</w:t>
      </w:r>
    </w:p>
    <w:p w14:paraId="708E7E5E" w14:textId="77777777" w:rsidR="002759C1" w:rsidRPr="00EC76D5" w:rsidRDefault="002759C1" w:rsidP="002759C1">
      <w:pPr>
        <w:pStyle w:val="Code"/>
      </w:pPr>
    </w:p>
    <w:p w14:paraId="2592D48F" w14:textId="77777777" w:rsidR="002759C1" w:rsidRPr="00EC76D5" w:rsidRDefault="002759C1" w:rsidP="002759C1">
      <w:pPr>
        <w:pStyle w:val="Code"/>
      </w:pPr>
      <w:r w:rsidRPr="00EC76D5">
        <w:t xml:space="preserve">    Object operand1 = middleCode.getOperand(1),</w:t>
      </w:r>
    </w:p>
    <w:p w14:paraId="0CF147E5" w14:textId="77777777" w:rsidR="002759C1" w:rsidRPr="00EC76D5" w:rsidRDefault="002759C1" w:rsidP="002759C1">
      <w:pPr>
        <w:pStyle w:val="Code"/>
      </w:pPr>
      <w:r w:rsidRPr="00EC76D5">
        <w:t xml:space="preserve">           operand2 = middleCode.getOperand(2),</w:t>
      </w:r>
    </w:p>
    <w:p w14:paraId="1F5FDCC8" w14:textId="77777777" w:rsidR="002759C1" w:rsidRPr="00EC76D5" w:rsidRDefault="002759C1" w:rsidP="002759C1">
      <w:pPr>
        <w:pStyle w:val="Code"/>
      </w:pPr>
      <w:r w:rsidRPr="00EC76D5">
        <w:t xml:space="preserve">           operand3 = middleCode.getOperand(3);</w:t>
      </w:r>
    </w:p>
    <w:p w14:paraId="3BA5AE29" w14:textId="77777777" w:rsidR="002759C1" w:rsidRPr="00EC76D5" w:rsidRDefault="002759C1" w:rsidP="002759C1">
      <w:pPr>
        <w:pStyle w:val="Code"/>
      </w:pPr>
    </w:p>
    <w:p w14:paraId="5E173C00" w14:textId="77777777" w:rsidR="002759C1" w:rsidRPr="00EC76D5" w:rsidRDefault="002759C1" w:rsidP="002759C1">
      <w:pPr>
        <w:pStyle w:val="Code"/>
      </w:pPr>
      <w:r w:rsidRPr="00EC76D5">
        <w:t xml:space="preserve">    Symbol resultSymbol = (operand1 instanceof Symbol) ? ((Symbol) operand1) : null,</w:t>
      </w:r>
    </w:p>
    <w:p w14:paraId="3C65B56D" w14:textId="77777777" w:rsidR="002759C1" w:rsidRPr="00EC76D5" w:rsidRDefault="002759C1" w:rsidP="002759C1">
      <w:pPr>
        <w:pStyle w:val="Code"/>
      </w:pPr>
      <w:r w:rsidRPr="00EC76D5">
        <w:t xml:space="preserve">           leftSymbol = (operand2 instanceof Symbol) ? ((Symbol) operand2) : null,</w:t>
      </w:r>
    </w:p>
    <w:p w14:paraId="24EDDFE1" w14:textId="77777777" w:rsidR="002759C1" w:rsidRPr="00EC76D5" w:rsidRDefault="002759C1" w:rsidP="002759C1">
      <w:pPr>
        <w:pStyle w:val="Code"/>
      </w:pPr>
      <w:r w:rsidRPr="00EC76D5">
        <w:t xml:space="preserve">           rightSymbol = (operand3 instanceof Symbol) ? ((Symbol) operand3) : null;</w:t>
      </w:r>
    </w:p>
    <w:p w14:paraId="54B286F0" w14:textId="77777777" w:rsidR="002759C1" w:rsidRPr="00EC76D5" w:rsidRDefault="002759C1" w:rsidP="002759C1">
      <w:pPr>
        <w:pStyle w:val="Code"/>
      </w:pPr>
    </w:p>
    <w:p w14:paraId="5FEF9AF9" w14:textId="77777777" w:rsidR="002759C1" w:rsidRPr="00EC76D5" w:rsidRDefault="002759C1" w:rsidP="002759C1">
      <w:pPr>
        <w:pStyle w:val="Code"/>
      </w:pPr>
      <w:r w:rsidRPr="00EC76D5">
        <w:t xml:space="preserve">    Pair&lt;Symbol,Register&gt; axPair = middleCode.axPair();</w:t>
      </w:r>
    </w:p>
    <w:p w14:paraId="061930FB" w14:textId="77777777" w:rsidR="002759C1" w:rsidRPr="00EC76D5" w:rsidRDefault="002759C1" w:rsidP="002759C1">
      <w:pPr>
        <w:pStyle w:val="Code"/>
      </w:pPr>
      <w:r w:rsidRPr="00EC76D5">
        <w:t xml:space="preserve">    if (axPair != null) {</w:t>
      </w:r>
    </w:p>
    <w:p w14:paraId="0F78BD97" w14:textId="77777777" w:rsidR="002759C1" w:rsidRPr="00EC76D5" w:rsidRDefault="002759C1" w:rsidP="002759C1">
      <w:pPr>
        <w:pStyle w:val="Code"/>
      </w:pPr>
      <w:r w:rsidRPr="00EC76D5">
        <w:t xml:space="preserve">      Symbol saveSymbol = axPair.getFirst();</w:t>
      </w:r>
    </w:p>
    <w:p w14:paraId="260E0A5F" w14:textId="77777777" w:rsidR="002759C1" w:rsidRPr="00EC76D5" w:rsidRDefault="002759C1" w:rsidP="002759C1">
      <w:pPr>
        <w:pStyle w:val="Code"/>
      </w:pPr>
      <w:r w:rsidRPr="00EC76D5">
        <w:t xml:space="preserve">      Register saveRegister = axPair.getSecond();</w:t>
      </w:r>
    </w:p>
    <w:p w14:paraId="03B0A10D" w14:textId="77777777" w:rsidR="002759C1" w:rsidRPr="00EC76D5" w:rsidRDefault="002759C1" w:rsidP="002759C1">
      <w:pPr>
        <w:pStyle w:val="Code"/>
      </w:pPr>
      <w:r w:rsidRPr="00EC76D5">
        <w:t xml:space="preserve">      saveRegister(saveRegister, saveSymbol, null, 0);</w:t>
      </w:r>
    </w:p>
    <w:p w14:paraId="2A1F2E97" w14:textId="77777777" w:rsidR="002759C1" w:rsidRPr="00EC76D5" w:rsidRDefault="002759C1" w:rsidP="002759C1">
      <w:pPr>
        <w:pStyle w:val="Code"/>
      </w:pPr>
      <w:r w:rsidRPr="00EC76D5">
        <w:t xml:space="preserve">    }</w:t>
      </w:r>
    </w:p>
    <w:p w14:paraId="094B198C" w14:textId="77777777" w:rsidR="002759C1" w:rsidRPr="00EC76D5" w:rsidRDefault="002759C1" w:rsidP="002759C1">
      <w:pPr>
        <w:pStyle w:val="Code"/>
      </w:pPr>
    </w:p>
    <w:p w14:paraId="211FB64D" w14:textId="77777777" w:rsidR="002759C1" w:rsidRPr="00EC76D5" w:rsidRDefault="002759C1" w:rsidP="002759C1">
      <w:pPr>
        <w:pStyle w:val="Code"/>
      </w:pPr>
      <w:r w:rsidRPr="00EC76D5">
        <w:t xml:space="preserve">    Register leftRegister = middleCode.getRegister(Track.Left),</w:t>
      </w:r>
    </w:p>
    <w:p w14:paraId="58A1626A" w14:textId="77777777" w:rsidR="002759C1" w:rsidRPr="00EC76D5" w:rsidRDefault="002759C1" w:rsidP="002759C1">
      <w:pPr>
        <w:pStyle w:val="Code"/>
      </w:pPr>
      <w:r w:rsidRPr="00EC76D5">
        <w:t xml:space="preserve">             leftAddressRegister = middleCode.getRegister(Track.LeftAddress),</w:t>
      </w:r>
    </w:p>
    <w:p w14:paraId="4249706C" w14:textId="77777777" w:rsidR="002759C1" w:rsidRPr="00EC76D5" w:rsidRDefault="002759C1" w:rsidP="002759C1">
      <w:pPr>
        <w:pStyle w:val="Code"/>
      </w:pPr>
      <w:r w:rsidRPr="00EC76D5">
        <w:t xml:space="preserve">             rightRegister = middleCode.getRegister(Track.Right),</w:t>
      </w:r>
    </w:p>
    <w:p w14:paraId="166AB900" w14:textId="77777777" w:rsidR="002759C1" w:rsidRPr="00EC76D5" w:rsidRDefault="002759C1" w:rsidP="002759C1">
      <w:pPr>
        <w:pStyle w:val="Code"/>
      </w:pPr>
      <w:r w:rsidRPr="00EC76D5">
        <w:t xml:space="preserve">             rightAddressRegister = middleCode.getRegister(Track.RightAddress);</w:t>
      </w:r>
    </w:p>
    <w:p w14:paraId="1747FFB5" w14:textId="77777777" w:rsidR="002759C1" w:rsidRPr="00EC76D5" w:rsidRDefault="002759C1" w:rsidP="002759C1">
      <w:pPr>
        <w:pStyle w:val="Code"/>
      </w:pPr>
    </w:p>
    <w:p w14:paraId="402979E7" w14:textId="77777777" w:rsidR="002759C1" w:rsidRPr="00EC76D5" w:rsidRDefault="002759C1" w:rsidP="002759C1">
      <w:pPr>
        <w:pStyle w:val="Code"/>
      </w:pPr>
      <w:r w:rsidRPr="00EC76D5">
        <w:t xml:space="preserve">    int leftAddressOffset = middleCode.getAddressOffset(Track.LeftAddress),</w:t>
      </w:r>
    </w:p>
    <w:p w14:paraId="123660C6" w14:textId="77777777" w:rsidR="002759C1" w:rsidRPr="00EC76D5" w:rsidRDefault="002759C1" w:rsidP="002759C1">
      <w:pPr>
        <w:pStyle w:val="Code"/>
      </w:pPr>
      <w:r w:rsidRPr="00EC76D5">
        <w:t xml:space="preserve">        rightAddressOffset = middleCode.getAddressOffset(Track.RightAddress);</w:t>
      </w:r>
    </w:p>
    <w:p w14:paraId="4B2B34D7" w14:textId="77777777" w:rsidR="002759C1" w:rsidRPr="00EC76D5" w:rsidRDefault="002759C1" w:rsidP="002759C1">
      <w:pPr>
        <w:pStyle w:val="Code"/>
      </w:pPr>
    </w:p>
    <w:p w14:paraId="5396FCB0" w14:textId="77777777" w:rsidR="002759C1" w:rsidRPr="00EC76D5" w:rsidRDefault="002759C1" w:rsidP="002759C1">
      <w:pPr>
        <w:pStyle w:val="Code"/>
      </w:pPr>
      <w:r w:rsidRPr="00EC76D5">
        <w:t xml:space="preserve">    if (middleCode.toString().contains("Parameter offset 15 to $temp1675")) {</w:t>
      </w:r>
    </w:p>
    <w:p w14:paraId="6268CAF2" w14:textId="77777777" w:rsidR="002759C1" w:rsidRPr="00EC76D5" w:rsidRDefault="002759C1" w:rsidP="002759C1">
      <w:pPr>
        <w:pStyle w:val="Code"/>
      </w:pPr>
      <w:r w:rsidRPr="00EC76D5">
        <w:t xml:space="preserve">      int i = 1;</w:t>
      </w:r>
    </w:p>
    <w:p w14:paraId="693E8C0A" w14:textId="77777777" w:rsidR="002759C1" w:rsidRPr="00EC76D5" w:rsidRDefault="002759C1" w:rsidP="002759C1">
      <w:pPr>
        <w:pStyle w:val="Code"/>
      </w:pPr>
      <w:r w:rsidRPr="00EC76D5">
        <w:t xml:space="preserve">    }</w:t>
      </w:r>
    </w:p>
    <w:p w14:paraId="1F8F4B94" w14:textId="77777777" w:rsidR="002759C1" w:rsidRPr="00EC76D5" w:rsidRDefault="002759C1" w:rsidP="002759C1">
      <w:pPr>
        <w:pStyle w:val="Code"/>
      </w:pPr>
    </w:p>
    <w:p w14:paraId="57532E7A" w14:textId="77777777" w:rsidR="002759C1" w:rsidRPr="00EC76D5" w:rsidRDefault="002759C1" w:rsidP="002759C1">
      <w:pPr>
        <w:pStyle w:val="Code"/>
      </w:pPr>
      <w:r w:rsidRPr="00EC76D5">
        <w:t xml:space="preserve">    if ((leftRegister != null) &amp;&amp; middleCode.isLoad(Track.Left)) {</w:t>
      </w:r>
    </w:p>
    <w:p w14:paraId="2D2AE3A0" w14:textId="77777777" w:rsidR="002759C1" w:rsidRPr="00EC76D5" w:rsidRDefault="002759C1" w:rsidP="002759C1">
      <w:pPr>
        <w:pStyle w:val="Code"/>
      </w:pPr>
      <w:r w:rsidRPr="00EC76D5">
        <w:t xml:space="preserve">      loadRegister(leftRegister, leftSymbol,</w:t>
      </w:r>
    </w:p>
    <w:p w14:paraId="616B3AC7" w14:textId="77777777" w:rsidR="002759C1" w:rsidRPr="00EC76D5" w:rsidRDefault="002759C1" w:rsidP="002759C1">
      <w:pPr>
        <w:pStyle w:val="Code"/>
      </w:pPr>
      <w:r w:rsidRPr="00EC76D5">
        <w:lastRenderedPageBreak/>
        <w:t xml:space="preserve">                   leftAddressRegister, leftAddressOffset);</w:t>
      </w:r>
    </w:p>
    <w:p w14:paraId="69BAD356" w14:textId="77777777" w:rsidR="002759C1" w:rsidRPr="00EC76D5" w:rsidRDefault="002759C1" w:rsidP="002759C1">
      <w:pPr>
        <w:pStyle w:val="Code"/>
      </w:pPr>
      <w:r w:rsidRPr="00EC76D5">
        <w:t xml:space="preserve">    }</w:t>
      </w:r>
    </w:p>
    <w:p w14:paraId="3F4A6B6D" w14:textId="77777777" w:rsidR="002759C1" w:rsidRPr="00EC76D5" w:rsidRDefault="002759C1" w:rsidP="002759C1">
      <w:pPr>
        <w:pStyle w:val="Code"/>
      </w:pPr>
    </w:p>
    <w:p w14:paraId="2507FEA1" w14:textId="77777777" w:rsidR="002759C1" w:rsidRPr="00EC76D5" w:rsidRDefault="002759C1" w:rsidP="002759C1">
      <w:pPr>
        <w:pStyle w:val="Code"/>
      </w:pPr>
      <w:r w:rsidRPr="00EC76D5">
        <w:t xml:space="preserve">    if (!middleCode.isMemory() &amp;&amp; (rightRegister != null) &amp;&amp;</w:t>
      </w:r>
    </w:p>
    <w:p w14:paraId="3EC02BA6" w14:textId="77777777" w:rsidR="002759C1" w:rsidRPr="00EC76D5" w:rsidRDefault="002759C1" w:rsidP="002759C1">
      <w:pPr>
        <w:pStyle w:val="Code"/>
      </w:pPr>
      <w:r w:rsidRPr="00EC76D5">
        <w:t xml:space="preserve">        (rightSymbol != null) &amp;&amp; middleCode.isLoad(Track.Right)) {</w:t>
      </w:r>
    </w:p>
    <w:p w14:paraId="6D574BE1" w14:textId="77777777" w:rsidR="002759C1" w:rsidRPr="00EC76D5" w:rsidRDefault="002759C1" w:rsidP="002759C1">
      <w:pPr>
        <w:pStyle w:val="Code"/>
      </w:pPr>
      <w:r w:rsidRPr="00EC76D5">
        <w:t xml:space="preserve">      loadRegister(rightRegister, rightSymbol,</w:t>
      </w:r>
    </w:p>
    <w:p w14:paraId="4906E901" w14:textId="77777777" w:rsidR="002759C1" w:rsidRPr="00EC76D5" w:rsidRDefault="002759C1" w:rsidP="002759C1">
      <w:pPr>
        <w:pStyle w:val="Code"/>
      </w:pPr>
      <w:r w:rsidRPr="00EC76D5">
        <w:t xml:space="preserve">                   rightAddressRegister, rightAddressOffset);</w:t>
      </w:r>
    </w:p>
    <w:p w14:paraId="2925A55B" w14:textId="77777777" w:rsidR="002759C1" w:rsidRPr="00EC76D5" w:rsidRDefault="002759C1" w:rsidP="002759C1">
      <w:pPr>
        <w:pStyle w:val="Code"/>
      </w:pPr>
      <w:r w:rsidRPr="00EC76D5">
        <w:t xml:space="preserve">    }</w:t>
      </w:r>
    </w:p>
    <w:p w14:paraId="24454D4E" w14:textId="77777777" w:rsidR="002759C1" w:rsidRPr="00EC76D5" w:rsidRDefault="002759C1" w:rsidP="002759C1">
      <w:pPr>
        <w:pStyle w:val="Code"/>
      </w:pPr>
    </w:p>
    <w:p w14:paraId="11B37A7D" w14:textId="77777777" w:rsidR="002759C1" w:rsidRPr="00EC76D5" w:rsidRDefault="002759C1" w:rsidP="002759C1">
      <w:pPr>
        <w:pStyle w:val="Code"/>
      </w:pPr>
      <w:r w:rsidRPr="00EC76D5">
        <w:t xml:space="preserve">    if (!middleCode.isMemory() &amp;&amp; (leftAddressRegister != null) &amp;&amp;</w:t>
      </w:r>
    </w:p>
    <w:p w14:paraId="2D6EB606" w14:textId="77777777" w:rsidR="002759C1" w:rsidRPr="00EC76D5" w:rsidRDefault="002759C1" w:rsidP="002759C1">
      <w:pPr>
        <w:pStyle w:val="Code"/>
      </w:pPr>
      <w:r w:rsidRPr="00EC76D5">
        <w:t xml:space="preserve">        middleCode.isLoad(Track.LeftAddress)) { // &amp;&amp; (middleOp != MiddleOperator.Parameter)) {</w:t>
      </w:r>
    </w:p>
    <w:p w14:paraId="0B49C8E4" w14:textId="77777777" w:rsidR="002759C1" w:rsidRPr="00EC76D5" w:rsidRDefault="002759C1" w:rsidP="002759C1">
      <w:pPr>
        <w:pStyle w:val="Code"/>
      </w:pPr>
      <w:r w:rsidRPr="00EC76D5">
        <w:t xml:space="preserve">      loadRegister(leftAddressRegister, leftSymbol.getAddressSymbol(), null,0);</w:t>
      </w:r>
    </w:p>
    <w:p w14:paraId="28AC9BF6" w14:textId="77777777" w:rsidR="002759C1" w:rsidRPr="00EC76D5" w:rsidRDefault="002759C1" w:rsidP="002759C1">
      <w:pPr>
        <w:pStyle w:val="Code"/>
      </w:pPr>
      <w:r w:rsidRPr="00EC76D5">
        <w:t xml:space="preserve">    }</w:t>
      </w:r>
    </w:p>
    <w:p w14:paraId="00E7EAA3" w14:textId="77777777" w:rsidR="002759C1" w:rsidRPr="00EC76D5" w:rsidRDefault="002759C1" w:rsidP="002759C1">
      <w:pPr>
        <w:pStyle w:val="Code"/>
      </w:pPr>
    </w:p>
    <w:p w14:paraId="5C212084" w14:textId="77777777" w:rsidR="002759C1" w:rsidRPr="00EC76D5" w:rsidRDefault="002759C1" w:rsidP="002759C1">
      <w:pPr>
        <w:pStyle w:val="Code"/>
      </w:pPr>
      <w:r w:rsidRPr="00EC76D5">
        <w:t xml:space="preserve">    if ((rightRegister != null) &amp;&amp; middleCode.isLoad(Track.RightAddress)) {</w:t>
      </w:r>
    </w:p>
    <w:p w14:paraId="7DE955B9" w14:textId="77777777" w:rsidR="002759C1" w:rsidRPr="00EC76D5" w:rsidRDefault="002759C1" w:rsidP="002759C1">
      <w:pPr>
        <w:pStyle w:val="Code"/>
      </w:pPr>
      <w:r w:rsidRPr="00EC76D5">
        <w:t xml:space="preserve">      loadRegister(rightAddressRegister,rightSymbol.getAddressSymbol(),null,0);</w:t>
      </w:r>
    </w:p>
    <w:p w14:paraId="7B8A837A" w14:textId="77777777" w:rsidR="002759C1" w:rsidRPr="00EC76D5" w:rsidRDefault="002759C1" w:rsidP="002759C1">
      <w:pPr>
        <w:pStyle w:val="Code"/>
      </w:pPr>
      <w:r w:rsidRPr="00EC76D5">
        <w:t xml:space="preserve">    }</w:t>
      </w:r>
    </w:p>
    <w:p w14:paraId="0BE2E778" w14:textId="77777777" w:rsidR="002759C1" w:rsidRPr="00EC76D5" w:rsidRDefault="002759C1" w:rsidP="002759C1">
      <w:pPr>
        <w:pStyle w:val="Code"/>
      </w:pPr>
    </w:p>
    <w:p w14:paraId="1AD69BB8" w14:textId="77777777" w:rsidR="002759C1" w:rsidRPr="00EC76D5" w:rsidRDefault="002759C1" w:rsidP="002759C1">
      <w:pPr>
        <w:pStyle w:val="Code"/>
      </w:pPr>
      <w:r w:rsidRPr="00EC76D5">
        <w:t xml:space="preserve">    switch (middleOp) { // mov [bp + 10], 123</w:t>
      </w:r>
    </w:p>
    <w:p w14:paraId="3620B35E" w14:textId="77777777" w:rsidR="002759C1" w:rsidRPr="00EC76D5" w:rsidRDefault="002759C1" w:rsidP="002759C1">
      <w:pPr>
        <w:pStyle w:val="Code"/>
      </w:pPr>
      <w:r w:rsidRPr="00EC76D5">
        <w:t xml:space="preserve">      case Parameter: { // mov [bp + 10], ax</w:t>
      </w:r>
    </w:p>
    <w:p w14:paraId="1F8DE89B" w14:textId="77777777" w:rsidR="002759C1" w:rsidRPr="00EC76D5" w:rsidRDefault="002759C1" w:rsidP="002759C1">
      <w:pPr>
        <w:pStyle w:val="Code"/>
      </w:pPr>
      <w:r w:rsidRPr="00EC76D5">
        <w:t xml:space="preserve">          Symbol paramSymbol = (Symbol) operand2;</w:t>
      </w:r>
    </w:p>
    <w:p w14:paraId="2221326A" w14:textId="77777777" w:rsidR="002759C1" w:rsidRPr="00EC76D5" w:rsidRDefault="002759C1" w:rsidP="002759C1">
      <w:pPr>
        <w:pStyle w:val="Code"/>
      </w:pPr>
      <w:r w:rsidRPr="00EC76D5">
        <w:t xml:space="preserve">          Register stackRegister = getStackRegister(paramSymbol);</w:t>
      </w:r>
    </w:p>
    <w:p w14:paraId="6E97D782" w14:textId="77777777" w:rsidR="002759C1" w:rsidRPr="00EC76D5" w:rsidRDefault="002759C1" w:rsidP="002759C1">
      <w:pPr>
        <w:pStyle w:val="Code"/>
      </w:pPr>
      <w:r w:rsidRPr="00EC76D5">
        <w:t xml:space="preserve">          int recordSize = Main.CurrentTable.getFunctionSize();</w:t>
      </w:r>
    </w:p>
    <w:p w14:paraId="52338F9C" w14:textId="77777777" w:rsidR="002759C1" w:rsidRPr="00EC76D5" w:rsidRDefault="002759C1" w:rsidP="002759C1">
      <w:pPr>
        <w:pStyle w:val="Code"/>
      </w:pPr>
      <w:r w:rsidRPr="00EC76D5">
        <w:t xml:space="preserve">          int paramOffset = recordSize + ((int) operand1);</w:t>
      </w:r>
    </w:p>
    <w:p w14:paraId="1F193767" w14:textId="77777777" w:rsidR="002759C1" w:rsidRPr="00EC76D5" w:rsidRDefault="002759C1" w:rsidP="002759C1">
      <w:pPr>
        <w:pStyle w:val="Code"/>
      </w:pPr>
    </w:p>
    <w:p w14:paraId="256F3B31" w14:textId="77777777" w:rsidR="002759C1" w:rsidRPr="00EC76D5" w:rsidRDefault="002759C1" w:rsidP="002759C1">
      <w:pPr>
        <w:pStyle w:val="Code"/>
      </w:pPr>
      <w:r w:rsidRPr="00EC76D5">
        <w:t xml:space="preserve">          Register baseRegister = Main.FuncSymbol.getType().isEllipse() ?</w:t>
      </w:r>
    </w:p>
    <w:p w14:paraId="373E994C" w14:textId="77777777" w:rsidR="002759C1" w:rsidRPr="00EC76D5" w:rsidRDefault="002759C1" w:rsidP="002759C1">
      <w:pPr>
        <w:pStyle w:val="Code"/>
      </w:pPr>
      <w:r w:rsidRPr="00EC76D5">
        <w:t xml:space="preserve">                                  ObjectCode.EllipseRegister :</w:t>
      </w:r>
    </w:p>
    <w:p w14:paraId="778BD1EC" w14:textId="77777777" w:rsidR="002759C1" w:rsidRPr="00EC76D5" w:rsidRDefault="002759C1" w:rsidP="002759C1">
      <w:pPr>
        <w:pStyle w:val="Code"/>
      </w:pPr>
      <w:r w:rsidRPr="00EC76D5">
        <w:t xml:space="preserve">                                  ObjectCode.FrameRegister;</w:t>
      </w:r>
    </w:p>
    <w:p w14:paraId="4A01385B" w14:textId="77777777" w:rsidR="002759C1" w:rsidRPr="00EC76D5" w:rsidRDefault="002759C1" w:rsidP="002759C1">
      <w:pPr>
        <w:pStyle w:val="Code"/>
      </w:pPr>
    </w:p>
    <w:p w14:paraId="2BDBCB02" w14:textId="77777777" w:rsidR="002759C1" w:rsidRPr="00EC76D5" w:rsidRDefault="002759C1" w:rsidP="002759C1">
      <w:pPr>
        <w:pStyle w:val="Code"/>
      </w:pPr>
      <w:r w:rsidRPr="00EC76D5">
        <w:t xml:space="preserve">          if (paramSymbol.hasValue()) {</w:t>
      </w:r>
    </w:p>
    <w:p w14:paraId="2A07DE4D" w14:textId="77777777" w:rsidR="002759C1" w:rsidRPr="00EC76D5" w:rsidRDefault="002759C1" w:rsidP="002759C1">
      <w:pPr>
        <w:pStyle w:val="Code"/>
      </w:pPr>
      <w:r w:rsidRPr="00EC76D5">
        <w:t xml:space="preserve">            if (paramSymbol.getValue() instanceof String) {</w:t>
      </w:r>
    </w:p>
    <w:p w14:paraId="0AE7E9E5" w14:textId="59EA0580" w:rsidR="002759C1" w:rsidRPr="00EC76D5" w:rsidRDefault="002759C1" w:rsidP="002759C1">
      <w:pPr>
        <w:pStyle w:val="Code"/>
      </w:pPr>
      <w:r w:rsidRPr="00EC76D5">
        <w:t xml:space="preserve">              Generate</w:t>
      </w:r>
      <w:r w:rsidR="002F35C1">
        <w:t>Initializer</w:t>
      </w:r>
      <w:r w:rsidRPr="00EC76D5">
        <w:t>Static.generateByteTextList(Type.StringType, paramSymbol.getValue(),</w:t>
      </w:r>
    </w:p>
    <w:p w14:paraId="7E04B953" w14:textId="77777777" w:rsidR="002759C1" w:rsidRPr="00EC76D5" w:rsidRDefault="002759C1" w:rsidP="002759C1">
      <w:pPr>
        <w:pStyle w:val="Code"/>
      </w:pPr>
      <w:r w:rsidRPr="00EC76D5">
        <w:t xml:space="preserve">                                                         paramSymbol.getByteList(), paramSymbol.getAccessMap(), paramSymbol.getTextList());</w:t>
      </w:r>
    </w:p>
    <w:p w14:paraId="16469BC4" w14:textId="77777777" w:rsidR="002759C1" w:rsidRPr="00EC76D5" w:rsidRDefault="002759C1" w:rsidP="002759C1">
      <w:pPr>
        <w:pStyle w:val="Code"/>
      </w:pPr>
    </w:p>
    <w:p w14:paraId="2DD2765C" w14:textId="77777777" w:rsidR="002759C1" w:rsidRPr="00EC76D5" w:rsidRDefault="002759C1" w:rsidP="002759C1">
      <w:pPr>
        <w:pStyle w:val="Code"/>
      </w:pPr>
      <w:r w:rsidRPr="00EC76D5">
        <w:t xml:space="preserve">              Pair&lt;String,Integer&gt; pair = new Pair&lt;&gt;(paramSymbol.getUniqueName(), paramSymbol.getOffset());</w:t>
      </w:r>
    </w:p>
    <w:p w14:paraId="7E137E2F" w14:textId="77777777" w:rsidR="002759C1" w:rsidRPr="00EC76D5" w:rsidRDefault="002759C1" w:rsidP="002759C1">
      <w:pPr>
        <w:pStyle w:val="Code"/>
      </w:pPr>
      <w:r w:rsidRPr="00EC76D5">
        <w:t xml:space="preserve">              addObjectCode(ObjectOperator.mov_word, baseRegister, paramOffset, pair);</w:t>
      </w:r>
    </w:p>
    <w:p w14:paraId="4CDCDE50" w14:textId="77777777" w:rsidR="002759C1" w:rsidRPr="00EC76D5" w:rsidRDefault="002759C1" w:rsidP="002759C1">
      <w:pPr>
        <w:pStyle w:val="Code"/>
      </w:pPr>
      <w:r w:rsidRPr="00EC76D5">
        <w:t xml:space="preserve">            }</w:t>
      </w:r>
    </w:p>
    <w:p w14:paraId="50498C09" w14:textId="77777777" w:rsidR="002759C1" w:rsidRPr="00EC76D5" w:rsidRDefault="002759C1" w:rsidP="002759C1">
      <w:pPr>
        <w:pStyle w:val="Code"/>
      </w:pPr>
      <w:r w:rsidRPr="00EC76D5">
        <w:t xml:space="preserve">            else {</w:t>
      </w:r>
    </w:p>
    <w:p w14:paraId="308E2178" w14:textId="77777777" w:rsidR="002759C1" w:rsidRPr="00EC76D5" w:rsidRDefault="002759C1" w:rsidP="002759C1">
      <w:pPr>
        <w:pStyle w:val="Code"/>
      </w:pPr>
      <w:r w:rsidRPr="00EC76D5">
        <w:t xml:space="preserve">              int value = ((BigInteger) paramSymbol.getSignedValue()).intValue();</w:t>
      </w:r>
    </w:p>
    <w:p w14:paraId="57A6B728" w14:textId="77777777" w:rsidR="002759C1" w:rsidRPr="00EC76D5" w:rsidRDefault="002759C1" w:rsidP="002759C1">
      <w:pPr>
        <w:pStyle w:val="Code"/>
      </w:pPr>
      <w:r w:rsidRPr="00EC76D5">
        <w:t xml:space="preserve">              ObjectOperator objectOp =</w:t>
      </w:r>
    </w:p>
    <w:p w14:paraId="31CD6D12" w14:textId="77777777" w:rsidR="002759C1" w:rsidRPr="00EC76D5" w:rsidRDefault="002759C1" w:rsidP="002759C1">
      <w:pPr>
        <w:pStyle w:val="Code"/>
      </w:pPr>
      <w:r w:rsidRPr="00EC76D5">
        <w:t xml:space="preserve">                ObjectCode.operatorSize(ObjectOperator.mov, paramSymbol.getType().getSize());</w:t>
      </w:r>
    </w:p>
    <w:p w14:paraId="30DE28D3" w14:textId="77777777" w:rsidR="002759C1" w:rsidRPr="00EC76D5" w:rsidRDefault="002759C1" w:rsidP="002759C1">
      <w:pPr>
        <w:pStyle w:val="Code"/>
      </w:pPr>
      <w:r w:rsidRPr="00EC76D5">
        <w:t xml:space="preserve">              addObjectCode(objectOp, baseRegister, paramOffset, value);</w:t>
      </w:r>
    </w:p>
    <w:p w14:paraId="55D105F6" w14:textId="77777777" w:rsidR="002759C1" w:rsidRPr="00EC76D5" w:rsidRDefault="002759C1" w:rsidP="002759C1">
      <w:pPr>
        <w:pStyle w:val="Code"/>
      </w:pPr>
      <w:r w:rsidRPr="00EC76D5">
        <w:t xml:space="preserve">            }</w:t>
      </w:r>
    </w:p>
    <w:p w14:paraId="4EDE8A01" w14:textId="77777777" w:rsidR="002759C1" w:rsidRPr="00EC76D5" w:rsidRDefault="002759C1" w:rsidP="002759C1">
      <w:pPr>
        <w:pStyle w:val="Code"/>
      </w:pPr>
      <w:r w:rsidRPr="00EC76D5">
        <w:t xml:space="preserve">          }</w:t>
      </w:r>
    </w:p>
    <w:p w14:paraId="4A6127D2" w14:textId="77777777" w:rsidR="002759C1" w:rsidRPr="00EC76D5" w:rsidRDefault="002759C1" w:rsidP="002759C1">
      <w:pPr>
        <w:pStyle w:val="Code"/>
      </w:pPr>
      <w:r w:rsidRPr="00EC76D5">
        <w:t xml:space="preserve">          else { // mov [bp + 2], bp + 10</w:t>
      </w:r>
    </w:p>
    <w:p w14:paraId="0C418CDE" w14:textId="77777777" w:rsidR="002759C1" w:rsidRPr="00EC76D5" w:rsidRDefault="002759C1" w:rsidP="002759C1">
      <w:pPr>
        <w:pStyle w:val="Code"/>
      </w:pPr>
      <w:r w:rsidRPr="00EC76D5">
        <w:t xml:space="preserve">            if (leftRegister != null) {</w:t>
      </w:r>
    </w:p>
    <w:p w14:paraId="49C5D180" w14:textId="77777777" w:rsidR="002759C1" w:rsidRPr="00EC76D5" w:rsidRDefault="002759C1" w:rsidP="002759C1">
      <w:pPr>
        <w:pStyle w:val="Code"/>
      </w:pPr>
      <w:r w:rsidRPr="00EC76D5">
        <w:lastRenderedPageBreak/>
        <w:t xml:space="preserve">              addObjectCode(ObjectOperator.mov, baseRegister, paramOffset, leftRegister);</w:t>
      </w:r>
    </w:p>
    <w:p w14:paraId="450305D3" w14:textId="77777777" w:rsidR="002759C1" w:rsidRPr="00EC76D5" w:rsidRDefault="002759C1" w:rsidP="002759C1">
      <w:pPr>
        <w:pStyle w:val="Code"/>
      </w:pPr>
      <w:r w:rsidRPr="00EC76D5">
        <w:t xml:space="preserve">            }</w:t>
      </w:r>
    </w:p>
    <w:p w14:paraId="20033FD4" w14:textId="77777777" w:rsidR="002759C1" w:rsidRPr="00EC76D5" w:rsidRDefault="002759C1" w:rsidP="002759C1">
      <w:pPr>
        <w:pStyle w:val="Code"/>
      </w:pPr>
      <w:r w:rsidRPr="00EC76D5">
        <w:t xml:space="preserve">            else {</w:t>
      </w:r>
    </w:p>
    <w:p w14:paraId="37B46921" w14:textId="77777777" w:rsidR="002759C1" w:rsidRPr="00EC76D5" w:rsidRDefault="002759C1" w:rsidP="002759C1">
      <w:pPr>
        <w:pStyle w:val="Code"/>
      </w:pPr>
      <w:r w:rsidRPr="00EC76D5">
        <w:t xml:space="preserve">              Assert.error(paramSymbol.getType().isFunctionOrArray());</w:t>
      </w:r>
    </w:p>
    <w:p w14:paraId="1F31EAE9" w14:textId="77777777" w:rsidR="002759C1" w:rsidRPr="00EC76D5" w:rsidRDefault="002759C1" w:rsidP="002759C1">
      <w:pPr>
        <w:pStyle w:val="Code"/>
      </w:pPr>
      <w:r w:rsidRPr="00EC76D5">
        <w:t xml:space="preserve">              </w:t>
      </w:r>
    </w:p>
    <w:p w14:paraId="590DB0E7" w14:textId="77777777" w:rsidR="002759C1" w:rsidRPr="00EC76D5" w:rsidRDefault="002759C1" w:rsidP="002759C1">
      <w:pPr>
        <w:pStyle w:val="Code"/>
      </w:pPr>
      <w:r w:rsidRPr="00EC76D5">
        <w:t xml:space="preserve">              if (paramSymbol.isAutoOrRegister()) {</w:t>
      </w:r>
    </w:p>
    <w:p w14:paraId="7D4879F6" w14:textId="77777777" w:rsidR="002759C1" w:rsidRPr="00EC76D5" w:rsidRDefault="002759C1" w:rsidP="002759C1">
      <w:pPr>
        <w:pStyle w:val="Code"/>
      </w:pPr>
      <w:r w:rsidRPr="00EC76D5">
        <w:t xml:space="preserve">                addObjectCode(ObjectOperator.mov, baseRegister, paramOffset, stackRegister);</w:t>
      </w:r>
    </w:p>
    <w:p w14:paraId="607BCFB8" w14:textId="77777777" w:rsidR="002759C1" w:rsidRPr="00EC76D5" w:rsidRDefault="002759C1" w:rsidP="002759C1">
      <w:pPr>
        <w:pStyle w:val="Code"/>
      </w:pPr>
      <w:r w:rsidRPr="00EC76D5">
        <w:t xml:space="preserve">                addObjectCode(ObjectOperator.add_word, baseRegister, paramOffset, paramSymbol.getOffset());</w:t>
      </w:r>
    </w:p>
    <w:p w14:paraId="08DCC1B4" w14:textId="77777777" w:rsidR="002759C1" w:rsidRPr="00EC76D5" w:rsidRDefault="002759C1" w:rsidP="002759C1">
      <w:pPr>
        <w:pStyle w:val="Code"/>
      </w:pPr>
      <w:r w:rsidRPr="00EC76D5">
        <w:t xml:space="preserve">              }</w:t>
      </w:r>
    </w:p>
    <w:p w14:paraId="17FFD389" w14:textId="77777777" w:rsidR="002759C1" w:rsidRPr="00EC76D5" w:rsidRDefault="002759C1" w:rsidP="002759C1">
      <w:pPr>
        <w:pStyle w:val="Code"/>
      </w:pPr>
      <w:r w:rsidRPr="00EC76D5">
        <w:t xml:space="preserve">              else {</w:t>
      </w:r>
    </w:p>
    <w:p w14:paraId="4C62EAA3" w14:textId="77777777" w:rsidR="002759C1" w:rsidRPr="00EC76D5" w:rsidRDefault="002759C1" w:rsidP="002759C1">
      <w:pPr>
        <w:pStyle w:val="Code"/>
      </w:pPr>
      <w:r w:rsidRPr="00EC76D5">
        <w:t xml:space="preserve">                Pair&lt;String,Integer&gt; paramPair = new Pair&lt;&gt;(paramSymbol.getUniqueName(), paramSymbol.getOffset());</w:t>
      </w:r>
    </w:p>
    <w:p w14:paraId="09D04E14" w14:textId="77777777" w:rsidR="002759C1" w:rsidRPr="00EC76D5" w:rsidRDefault="002759C1" w:rsidP="002759C1">
      <w:pPr>
        <w:pStyle w:val="Code"/>
      </w:pPr>
      <w:r w:rsidRPr="00EC76D5">
        <w:t xml:space="preserve">                addObjectCode(ObjectOperator.mov_word, baseRegister, paramOffset, paramPair);</w:t>
      </w:r>
    </w:p>
    <w:p w14:paraId="17500719" w14:textId="77777777" w:rsidR="002759C1" w:rsidRPr="00EC76D5" w:rsidRDefault="002759C1" w:rsidP="002759C1">
      <w:pPr>
        <w:pStyle w:val="Code"/>
      </w:pPr>
      <w:r w:rsidRPr="00EC76D5">
        <w:t xml:space="preserve">              }</w:t>
      </w:r>
    </w:p>
    <w:p w14:paraId="742CF58A" w14:textId="77777777" w:rsidR="002759C1" w:rsidRPr="00EC76D5" w:rsidRDefault="002759C1" w:rsidP="002759C1">
      <w:pPr>
        <w:pStyle w:val="Code"/>
      </w:pPr>
      <w:r w:rsidRPr="00EC76D5">
        <w:t xml:space="preserve">            }</w:t>
      </w:r>
    </w:p>
    <w:p w14:paraId="7BD49675" w14:textId="77777777" w:rsidR="002759C1" w:rsidRPr="00EC76D5" w:rsidRDefault="002759C1" w:rsidP="002759C1">
      <w:pPr>
        <w:pStyle w:val="Code"/>
      </w:pPr>
      <w:r w:rsidRPr="00EC76D5">
        <w:t xml:space="preserve">          }</w:t>
      </w:r>
    </w:p>
    <w:p w14:paraId="259CF2ED" w14:textId="77777777" w:rsidR="002759C1" w:rsidRPr="00EC76D5" w:rsidRDefault="002759C1" w:rsidP="002759C1">
      <w:pPr>
        <w:pStyle w:val="Code"/>
      </w:pPr>
      <w:r w:rsidRPr="00EC76D5">
        <w:t xml:space="preserve">        }</w:t>
      </w:r>
    </w:p>
    <w:p w14:paraId="112041A5" w14:textId="77777777" w:rsidR="002759C1" w:rsidRPr="00EC76D5" w:rsidRDefault="002759C1" w:rsidP="002759C1">
      <w:pPr>
        <w:pStyle w:val="Code"/>
      </w:pPr>
      <w:r w:rsidRPr="00EC76D5">
        <w:t xml:space="preserve">        break;</w:t>
      </w:r>
    </w:p>
    <w:p w14:paraId="1D831EBA" w14:textId="77777777" w:rsidR="002759C1" w:rsidRPr="00EC76D5" w:rsidRDefault="002759C1" w:rsidP="002759C1">
      <w:pPr>
        <w:pStyle w:val="Code"/>
      </w:pPr>
    </w:p>
    <w:p w14:paraId="4A3E797F" w14:textId="77777777" w:rsidR="002759C1" w:rsidRPr="00EC76D5" w:rsidRDefault="002759C1" w:rsidP="002759C1">
      <w:pPr>
        <w:pStyle w:val="Code"/>
      </w:pPr>
      <w:r w:rsidRPr="00EC76D5">
        <w:t xml:space="preserve">      case Exit:</w:t>
      </w:r>
    </w:p>
    <w:p w14:paraId="59C7D241" w14:textId="77777777" w:rsidR="002759C1" w:rsidRPr="00EC76D5" w:rsidRDefault="002759C1" w:rsidP="002759C1">
      <w:pPr>
        <w:pStyle w:val="Code"/>
      </w:pPr>
      <w:r w:rsidRPr="00EC76D5">
        <w:t xml:space="preserve">        if (leftSymbol == null) {</w:t>
      </w:r>
    </w:p>
    <w:p w14:paraId="61D9EEA3" w14:textId="77777777" w:rsidR="002759C1" w:rsidRPr="00EC76D5" w:rsidRDefault="002759C1" w:rsidP="002759C1">
      <w:pPr>
        <w:pStyle w:val="Code"/>
      </w:pPr>
      <w:r w:rsidRPr="00EC76D5">
        <w:t xml:space="preserve">          addObjectCode(ObjectOperator.mov, Register.al, 0x00, null);</w:t>
      </w:r>
    </w:p>
    <w:p w14:paraId="00A4DA0E" w14:textId="77777777" w:rsidR="002759C1" w:rsidRPr="00EC76D5" w:rsidRDefault="002759C1" w:rsidP="002759C1">
      <w:pPr>
        <w:pStyle w:val="Code"/>
      </w:pPr>
      <w:r w:rsidRPr="00EC76D5">
        <w:t xml:space="preserve">        }</w:t>
      </w:r>
    </w:p>
    <w:p w14:paraId="4F4E01B5" w14:textId="77777777" w:rsidR="002759C1" w:rsidRPr="00EC76D5" w:rsidRDefault="002759C1" w:rsidP="002759C1">
      <w:pPr>
        <w:pStyle w:val="Code"/>
      </w:pPr>
      <w:r w:rsidRPr="00EC76D5">
        <w:t xml:space="preserve">        else if (leftRegister != Register.al) {</w:t>
      </w:r>
    </w:p>
    <w:p w14:paraId="7EA4668D" w14:textId="77777777" w:rsidR="002759C1" w:rsidRPr="00EC76D5" w:rsidRDefault="002759C1" w:rsidP="002759C1">
      <w:pPr>
        <w:pStyle w:val="Code"/>
      </w:pPr>
      <w:r w:rsidRPr="00EC76D5">
        <w:t xml:space="preserve">          addObjectCode(ObjectOperator.mov, Register.al, leftRegister, null);</w:t>
      </w:r>
    </w:p>
    <w:p w14:paraId="03FF26D0" w14:textId="77777777" w:rsidR="002759C1" w:rsidRPr="00EC76D5" w:rsidRDefault="002759C1" w:rsidP="002759C1">
      <w:pPr>
        <w:pStyle w:val="Code"/>
      </w:pPr>
      <w:r w:rsidRPr="00EC76D5">
        <w:t xml:space="preserve">        }</w:t>
      </w:r>
    </w:p>
    <w:p w14:paraId="6E80A924" w14:textId="77777777" w:rsidR="002759C1" w:rsidRPr="00EC76D5" w:rsidRDefault="002759C1" w:rsidP="002759C1">
      <w:pPr>
        <w:pStyle w:val="Code"/>
      </w:pPr>
    </w:p>
    <w:p w14:paraId="58E5B107" w14:textId="77777777" w:rsidR="002759C1" w:rsidRPr="00EC76D5" w:rsidRDefault="002759C1" w:rsidP="002759C1">
      <w:pPr>
        <w:pStyle w:val="Code"/>
      </w:pPr>
      <w:r w:rsidRPr="00EC76D5">
        <w:t xml:space="preserve">        addObjectCode(ObjectOperator.mov, Register.ah, 0x4C, null);</w:t>
      </w:r>
    </w:p>
    <w:p w14:paraId="7EC5498F" w14:textId="77777777" w:rsidR="002759C1" w:rsidRPr="00EC76D5" w:rsidRDefault="002759C1" w:rsidP="002759C1">
      <w:pPr>
        <w:pStyle w:val="Code"/>
      </w:pPr>
      <w:r w:rsidRPr="00EC76D5">
        <w:t xml:space="preserve">        addObjectCode(ObjectOperator.interrupt, 33, null, null);</w:t>
      </w:r>
    </w:p>
    <w:p w14:paraId="71A3E1FE" w14:textId="77777777" w:rsidR="002759C1" w:rsidRPr="00EC76D5" w:rsidRDefault="002759C1" w:rsidP="002759C1">
      <w:pPr>
        <w:pStyle w:val="Code"/>
      </w:pPr>
      <w:r w:rsidRPr="00EC76D5">
        <w:t xml:space="preserve">        break;</w:t>
      </w:r>
    </w:p>
    <w:p w14:paraId="3721AE9B" w14:textId="77777777" w:rsidR="002759C1" w:rsidRPr="00EC76D5" w:rsidRDefault="002759C1" w:rsidP="002759C1">
      <w:pPr>
        <w:pStyle w:val="Code"/>
      </w:pPr>
    </w:p>
    <w:p w14:paraId="2234485A" w14:textId="77777777" w:rsidR="002759C1" w:rsidRPr="00EC76D5" w:rsidRDefault="002759C1" w:rsidP="002759C1">
      <w:pPr>
        <w:pStyle w:val="Code"/>
      </w:pPr>
      <w:r w:rsidRPr="00EC76D5">
        <w:t xml:space="preserve">      case LoadToRegister: {</w:t>
      </w:r>
    </w:p>
    <w:p w14:paraId="4AC86894" w14:textId="77777777" w:rsidR="002759C1" w:rsidRPr="00EC76D5" w:rsidRDefault="002759C1" w:rsidP="002759C1">
      <w:pPr>
        <w:pStyle w:val="Code"/>
      </w:pPr>
      <w:r w:rsidRPr="00EC76D5">
        <w:t xml:space="preserve">          Register register = (Register) operand1;</w:t>
      </w:r>
    </w:p>
    <w:p w14:paraId="0560E556" w14:textId="77777777" w:rsidR="002759C1" w:rsidRPr="00EC76D5" w:rsidRDefault="002759C1" w:rsidP="002759C1">
      <w:pPr>
        <w:pStyle w:val="Code"/>
      </w:pPr>
      <w:r w:rsidRPr="00EC76D5">
        <w:t xml:space="preserve">          </w:t>
      </w:r>
    </w:p>
    <w:p w14:paraId="714AD979" w14:textId="77777777" w:rsidR="002759C1" w:rsidRPr="00EC76D5" w:rsidRDefault="002759C1" w:rsidP="002759C1">
      <w:pPr>
        <w:pStyle w:val="Code"/>
      </w:pPr>
      <w:r w:rsidRPr="00EC76D5">
        <w:t xml:space="preserve">          if (leftSymbol.hasValue()) {</w:t>
      </w:r>
    </w:p>
    <w:p w14:paraId="5F85F0DD" w14:textId="77777777" w:rsidR="002759C1" w:rsidRPr="00EC76D5" w:rsidRDefault="002759C1" w:rsidP="002759C1">
      <w:pPr>
        <w:pStyle w:val="Code"/>
      </w:pPr>
      <w:r w:rsidRPr="00EC76D5">
        <w:t xml:space="preserve">            loadRegister(register, leftSymbol,</w:t>
      </w:r>
    </w:p>
    <w:p w14:paraId="30763C82" w14:textId="77777777" w:rsidR="002759C1" w:rsidRPr="00EC76D5" w:rsidRDefault="002759C1" w:rsidP="002759C1">
      <w:pPr>
        <w:pStyle w:val="Code"/>
      </w:pPr>
      <w:r w:rsidRPr="00EC76D5">
        <w:t xml:space="preserve">                         rightAddressRegister, rightAddressOffset);</w:t>
      </w:r>
    </w:p>
    <w:p w14:paraId="42FC021F" w14:textId="77777777" w:rsidR="002759C1" w:rsidRPr="00EC76D5" w:rsidRDefault="002759C1" w:rsidP="002759C1">
      <w:pPr>
        <w:pStyle w:val="Code"/>
      </w:pPr>
      <w:r w:rsidRPr="00EC76D5">
        <w:t xml:space="preserve">          }</w:t>
      </w:r>
    </w:p>
    <w:p w14:paraId="58EA3042" w14:textId="77777777" w:rsidR="002759C1" w:rsidRPr="00EC76D5" w:rsidRDefault="002759C1" w:rsidP="002759C1">
      <w:pPr>
        <w:pStyle w:val="Code"/>
      </w:pPr>
      <w:r w:rsidRPr="00EC76D5">
        <w:t xml:space="preserve">          else if (register != leftRegister) {</w:t>
      </w:r>
    </w:p>
    <w:p w14:paraId="2B4A3B61" w14:textId="77777777" w:rsidR="002759C1" w:rsidRPr="00EC76D5" w:rsidRDefault="002759C1" w:rsidP="002759C1">
      <w:pPr>
        <w:pStyle w:val="Code"/>
      </w:pPr>
      <w:r w:rsidRPr="00EC76D5">
        <w:t xml:space="preserve">            addObjectCode(ObjectOperator.mov, register, leftRegister, null);</w:t>
      </w:r>
    </w:p>
    <w:p w14:paraId="59D4C530" w14:textId="77777777" w:rsidR="002759C1" w:rsidRPr="00EC76D5" w:rsidRDefault="002759C1" w:rsidP="002759C1">
      <w:pPr>
        <w:pStyle w:val="Code"/>
      </w:pPr>
      <w:r w:rsidRPr="00EC76D5">
        <w:t xml:space="preserve">          }</w:t>
      </w:r>
    </w:p>
    <w:p w14:paraId="529DB12E" w14:textId="77777777" w:rsidR="002759C1" w:rsidRPr="00EC76D5" w:rsidRDefault="002759C1" w:rsidP="002759C1">
      <w:pPr>
        <w:pStyle w:val="Code"/>
      </w:pPr>
      <w:r w:rsidRPr="00EC76D5">
        <w:t xml:space="preserve">        }</w:t>
      </w:r>
    </w:p>
    <w:p w14:paraId="06A31D63" w14:textId="77777777" w:rsidR="002759C1" w:rsidRPr="00EC76D5" w:rsidRDefault="002759C1" w:rsidP="002759C1">
      <w:pPr>
        <w:pStyle w:val="Code"/>
      </w:pPr>
      <w:r w:rsidRPr="00EC76D5">
        <w:t xml:space="preserve">        break;</w:t>
      </w:r>
    </w:p>
    <w:p w14:paraId="3AAB131E" w14:textId="77777777" w:rsidR="002759C1" w:rsidRPr="00EC76D5" w:rsidRDefault="002759C1" w:rsidP="002759C1">
      <w:pPr>
        <w:pStyle w:val="Code"/>
      </w:pPr>
      <w:r w:rsidRPr="00EC76D5">
        <w:t xml:space="preserve">        </w:t>
      </w:r>
    </w:p>
    <w:p w14:paraId="5009298F" w14:textId="77777777" w:rsidR="002759C1" w:rsidRPr="00EC76D5" w:rsidRDefault="002759C1" w:rsidP="002759C1">
      <w:pPr>
        <w:pStyle w:val="Code"/>
      </w:pPr>
      <w:r w:rsidRPr="00EC76D5">
        <w:t xml:space="preserve">      case SaveFromRegister:</w:t>
      </w:r>
    </w:p>
    <w:p w14:paraId="0A8C2D9E" w14:textId="77777777" w:rsidR="002759C1" w:rsidRPr="00EC76D5" w:rsidRDefault="002759C1" w:rsidP="002759C1">
      <w:pPr>
        <w:pStyle w:val="Code"/>
      </w:pPr>
      <w:r w:rsidRPr="00EC76D5">
        <w:t xml:space="preserve">        saveRegister(leftRegister, resultSymbol,</w:t>
      </w:r>
    </w:p>
    <w:p w14:paraId="3EBEB1A2" w14:textId="77777777" w:rsidR="002759C1" w:rsidRPr="00EC76D5" w:rsidRDefault="002759C1" w:rsidP="002759C1">
      <w:pPr>
        <w:pStyle w:val="Code"/>
      </w:pPr>
      <w:r w:rsidRPr="00EC76D5">
        <w:t xml:space="preserve">                     leftAddressRegister, leftAddressOffset);</w:t>
      </w:r>
    </w:p>
    <w:p w14:paraId="34B16646" w14:textId="77777777" w:rsidR="002759C1" w:rsidRPr="00EC76D5" w:rsidRDefault="002759C1" w:rsidP="002759C1">
      <w:pPr>
        <w:pStyle w:val="Code"/>
      </w:pPr>
      <w:r w:rsidRPr="00EC76D5">
        <w:t xml:space="preserve">        break;</w:t>
      </w:r>
    </w:p>
    <w:p w14:paraId="14AD5DC7" w14:textId="77777777" w:rsidR="002759C1" w:rsidRPr="00EC76D5" w:rsidRDefault="002759C1" w:rsidP="002759C1">
      <w:pPr>
        <w:pStyle w:val="Code"/>
      </w:pPr>
      <w:r w:rsidRPr="00EC76D5">
        <w:t xml:space="preserve">        </w:t>
      </w:r>
    </w:p>
    <w:p w14:paraId="59F366AB" w14:textId="77777777" w:rsidR="002759C1" w:rsidRPr="00EC76D5" w:rsidRDefault="002759C1" w:rsidP="002759C1">
      <w:pPr>
        <w:pStyle w:val="Code"/>
      </w:pPr>
      <w:r w:rsidRPr="00EC76D5">
        <w:t xml:space="preserve">      case ClearRegisters:</w:t>
      </w:r>
    </w:p>
    <w:p w14:paraId="69B6A3FB" w14:textId="77777777" w:rsidR="002759C1" w:rsidRPr="00EC76D5" w:rsidRDefault="002759C1" w:rsidP="002759C1">
      <w:pPr>
        <w:pStyle w:val="Code"/>
      </w:pPr>
      <w:r w:rsidRPr="00EC76D5">
        <w:t xml:space="preserve">        break;</w:t>
      </w:r>
    </w:p>
    <w:p w14:paraId="1EBDC9AC" w14:textId="77777777" w:rsidR="002759C1" w:rsidRPr="00EC76D5" w:rsidRDefault="002759C1" w:rsidP="002759C1">
      <w:pPr>
        <w:pStyle w:val="Code"/>
      </w:pPr>
      <w:r w:rsidRPr="00EC76D5">
        <w:t xml:space="preserve">        </w:t>
      </w:r>
    </w:p>
    <w:p w14:paraId="71EE9E21" w14:textId="77777777" w:rsidR="002759C1" w:rsidRPr="00EC76D5" w:rsidRDefault="002759C1" w:rsidP="002759C1">
      <w:pPr>
        <w:pStyle w:val="Code"/>
      </w:pPr>
      <w:r w:rsidRPr="00EC76D5">
        <w:t xml:space="preserve">      case SaveFromFlagByte:</w:t>
      </w:r>
    </w:p>
    <w:p w14:paraId="6A353F3D" w14:textId="77777777" w:rsidR="002759C1" w:rsidRPr="00EC76D5" w:rsidRDefault="002759C1" w:rsidP="002759C1">
      <w:pPr>
        <w:pStyle w:val="Code"/>
      </w:pPr>
      <w:r w:rsidRPr="00EC76D5">
        <w:lastRenderedPageBreak/>
        <w:t xml:space="preserve">        addObjectCode(ObjectOperator.sahf, null, null, null);</w:t>
      </w:r>
    </w:p>
    <w:p w14:paraId="17C7ECB1" w14:textId="77777777" w:rsidR="002759C1" w:rsidRPr="00EC76D5" w:rsidRDefault="002759C1" w:rsidP="002759C1">
      <w:pPr>
        <w:pStyle w:val="Code"/>
      </w:pPr>
      <w:r w:rsidRPr="00EC76D5">
        <w:t xml:space="preserve">        addObjectCode(ObjectOperator.mov, Register.al, Register.ah, null);</w:t>
      </w:r>
    </w:p>
    <w:p w14:paraId="6BCFFA7F" w14:textId="77777777" w:rsidR="002759C1" w:rsidRPr="00EC76D5" w:rsidRDefault="002759C1" w:rsidP="002759C1">
      <w:pPr>
        <w:pStyle w:val="Code"/>
      </w:pPr>
      <w:r w:rsidRPr="00EC76D5">
        <w:t xml:space="preserve">        break;</w:t>
      </w:r>
    </w:p>
    <w:p w14:paraId="24C9BCD2" w14:textId="77777777" w:rsidR="002759C1" w:rsidRPr="00EC76D5" w:rsidRDefault="002759C1" w:rsidP="002759C1">
      <w:pPr>
        <w:pStyle w:val="Code"/>
      </w:pPr>
      <w:r w:rsidRPr="00EC76D5">
        <w:t xml:space="preserve">        </w:t>
      </w:r>
    </w:p>
    <w:p w14:paraId="6A5D804E" w14:textId="77777777" w:rsidR="002759C1" w:rsidRPr="00EC76D5" w:rsidRDefault="002759C1" w:rsidP="002759C1">
      <w:pPr>
        <w:pStyle w:val="Code"/>
      </w:pPr>
      <w:r w:rsidRPr="00EC76D5">
        <w:t xml:space="preserve">      case LoadStatusByte:</w:t>
      </w:r>
    </w:p>
    <w:p w14:paraId="20101D22" w14:textId="77777777" w:rsidR="002759C1" w:rsidRPr="00EC76D5" w:rsidRDefault="002759C1" w:rsidP="002759C1">
      <w:pPr>
        <w:pStyle w:val="Code"/>
      </w:pPr>
      <w:r w:rsidRPr="00EC76D5">
        <w:t xml:space="preserve">        addObjectCode(ObjectOperator.lahf, null, null, null);</w:t>
      </w:r>
    </w:p>
    <w:p w14:paraId="253A714D" w14:textId="77777777" w:rsidR="002759C1" w:rsidRPr="00EC76D5" w:rsidRDefault="002759C1" w:rsidP="002759C1">
      <w:pPr>
        <w:pStyle w:val="Code"/>
      </w:pPr>
      <w:r w:rsidRPr="00EC76D5">
        <w:t xml:space="preserve">        break;</w:t>
      </w:r>
    </w:p>
    <w:p w14:paraId="4E19698B" w14:textId="77777777" w:rsidR="002759C1" w:rsidRPr="00EC76D5" w:rsidRDefault="002759C1" w:rsidP="002759C1">
      <w:pPr>
        <w:pStyle w:val="Code"/>
      </w:pPr>
    </w:p>
    <w:p w14:paraId="3FF2D9C7" w14:textId="77777777" w:rsidR="002759C1" w:rsidRPr="00EC76D5" w:rsidRDefault="002759C1" w:rsidP="002759C1">
      <w:pPr>
        <w:pStyle w:val="Code"/>
      </w:pPr>
      <w:r w:rsidRPr="00EC76D5">
        <w:t xml:space="preserve">        // x = x + 1</w:t>
      </w:r>
    </w:p>
    <w:p w14:paraId="629990CA" w14:textId="77777777" w:rsidR="002759C1" w:rsidRPr="00EC76D5" w:rsidRDefault="002759C1" w:rsidP="002759C1">
      <w:pPr>
        <w:pStyle w:val="Code"/>
      </w:pPr>
      <w:r w:rsidRPr="00EC76D5">
        <w:t xml:space="preserve">        // x = 1 + x</w:t>
      </w:r>
    </w:p>
    <w:p w14:paraId="38548BFF" w14:textId="77777777" w:rsidR="002759C1" w:rsidRPr="00EC76D5" w:rsidRDefault="002759C1" w:rsidP="002759C1">
      <w:pPr>
        <w:pStyle w:val="Code"/>
      </w:pPr>
      <w:r w:rsidRPr="00EC76D5">
        <w:t xml:space="preserve">        // x += 1</w:t>
      </w:r>
    </w:p>
    <w:p w14:paraId="1E8B7DB8" w14:textId="77777777" w:rsidR="002759C1" w:rsidRPr="00EC76D5" w:rsidRDefault="002759C1" w:rsidP="002759C1">
      <w:pPr>
        <w:pStyle w:val="Code"/>
      </w:pPr>
      <w:r w:rsidRPr="00EC76D5">
        <w:t xml:space="preserve">        // x++</w:t>
      </w:r>
    </w:p>
    <w:p w14:paraId="6862CBA4" w14:textId="77777777" w:rsidR="002759C1" w:rsidRPr="00EC76D5" w:rsidRDefault="002759C1" w:rsidP="002759C1">
      <w:pPr>
        <w:pStyle w:val="Code"/>
      </w:pPr>
      <w:r w:rsidRPr="00EC76D5">
        <w:t xml:space="preserve">        </w:t>
      </w:r>
    </w:p>
    <w:p w14:paraId="312B3D94" w14:textId="77777777" w:rsidR="002759C1" w:rsidRPr="00EC76D5" w:rsidRDefault="002759C1" w:rsidP="002759C1">
      <w:pPr>
        <w:pStyle w:val="Code"/>
      </w:pPr>
      <w:r w:rsidRPr="00EC76D5">
        <w:t xml:space="preserve">        // $1 = y + z</w:t>
      </w:r>
    </w:p>
    <w:p w14:paraId="62E618ED" w14:textId="77777777" w:rsidR="002759C1" w:rsidRPr="00EC76D5" w:rsidRDefault="002759C1" w:rsidP="002759C1">
      <w:pPr>
        <w:pStyle w:val="Code"/>
      </w:pPr>
      <w:r w:rsidRPr="00EC76D5">
        <w:t xml:space="preserve">        // x = $1</w:t>
      </w:r>
    </w:p>
    <w:p w14:paraId="305724D9" w14:textId="77777777" w:rsidR="002759C1" w:rsidRPr="00EC76D5" w:rsidRDefault="002759C1" w:rsidP="002759C1">
      <w:pPr>
        <w:pStyle w:val="Code"/>
      </w:pPr>
      <w:r w:rsidRPr="00EC76D5">
        <w:t xml:space="preserve">        // x = y + z</w:t>
      </w:r>
    </w:p>
    <w:p w14:paraId="1A2D7020" w14:textId="77777777" w:rsidR="002759C1" w:rsidRPr="00EC76D5" w:rsidRDefault="002759C1" w:rsidP="002759C1">
      <w:pPr>
        <w:pStyle w:val="Code"/>
      </w:pPr>
      <w:r w:rsidRPr="00EC76D5">
        <w:t xml:space="preserve">        </w:t>
      </w:r>
    </w:p>
    <w:p w14:paraId="5C33468D" w14:textId="77777777" w:rsidR="002759C1" w:rsidRPr="00EC76D5" w:rsidRDefault="002759C1" w:rsidP="002759C1">
      <w:pPr>
        <w:pStyle w:val="Code"/>
      </w:pPr>
      <w:r w:rsidRPr="00EC76D5">
        <w:t xml:space="preserve">        // $1 = -y</w:t>
      </w:r>
    </w:p>
    <w:p w14:paraId="362681A4" w14:textId="77777777" w:rsidR="002759C1" w:rsidRPr="00EC76D5" w:rsidRDefault="002759C1" w:rsidP="002759C1">
      <w:pPr>
        <w:pStyle w:val="Code"/>
      </w:pPr>
      <w:r w:rsidRPr="00EC76D5">
        <w:t xml:space="preserve">        // x = $1</w:t>
      </w:r>
    </w:p>
    <w:p w14:paraId="7E483210" w14:textId="77777777" w:rsidR="002759C1" w:rsidRPr="00EC76D5" w:rsidRDefault="002759C1" w:rsidP="002759C1">
      <w:pPr>
        <w:pStyle w:val="Code"/>
      </w:pPr>
      <w:r w:rsidRPr="00EC76D5">
        <w:t xml:space="preserve">        // x = -y</w:t>
      </w:r>
    </w:p>
    <w:p w14:paraId="32B58693" w14:textId="77777777" w:rsidR="002759C1" w:rsidRPr="00EC76D5" w:rsidRDefault="002759C1" w:rsidP="002759C1">
      <w:pPr>
        <w:pStyle w:val="Code"/>
      </w:pPr>
      <w:r w:rsidRPr="00EC76D5">
        <w:t xml:space="preserve">        </w:t>
      </w:r>
    </w:p>
    <w:p w14:paraId="78F88B7E" w14:textId="77777777" w:rsidR="002759C1" w:rsidRPr="00EC76D5" w:rsidRDefault="002759C1" w:rsidP="002759C1">
      <w:pPr>
        <w:pStyle w:val="Code"/>
      </w:pPr>
      <w:r w:rsidRPr="00EC76D5">
        <w:t xml:space="preserve">        // x = -x -&gt; neg [bp + 10]</w:t>
      </w:r>
    </w:p>
    <w:p w14:paraId="720C55A9" w14:textId="77777777" w:rsidR="002759C1" w:rsidRPr="00EC76D5" w:rsidRDefault="002759C1" w:rsidP="002759C1">
      <w:pPr>
        <w:pStyle w:val="Code"/>
      </w:pPr>
      <w:r w:rsidRPr="00EC76D5">
        <w:t xml:space="preserve">        </w:t>
      </w:r>
    </w:p>
    <w:p w14:paraId="5E3F1C05" w14:textId="77777777" w:rsidR="002759C1" w:rsidRPr="00EC76D5" w:rsidRDefault="002759C1" w:rsidP="002759C1">
      <w:pPr>
        <w:pStyle w:val="Code"/>
      </w:pPr>
      <w:r w:rsidRPr="00EC76D5">
        <w:t xml:space="preserve">      case BitwiseNot:</w:t>
      </w:r>
    </w:p>
    <w:p w14:paraId="3622CDC0" w14:textId="77777777" w:rsidR="002759C1" w:rsidRPr="00EC76D5" w:rsidRDefault="002759C1" w:rsidP="002759C1">
      <w:pPr>
        <w:pStyle w:val="Code"/>
      </w:pPr>
      <w:r w:rsidRPr="00EC76D5">
        <w:t xml:space="preserve">      case UnarySubtract: {</w:t>
      </w:r>
    </w:p>
    <w:p w14:paraId="703C01BC" w14:textId="77777777" w:rsidR="002759C1" w:rsidRPr="00EC76D5" w:rsidRDefault="002759C1" w:rsidP="002759C1">
      <w:pPr>
        <w:pStyle w:val="Code"/>
      </w:pPr>
      <w:r w:rsidRPr="00EC76D5">
        <w:t xml:space="preserve">          ObjectOperator objectOp = m_middleToIntegralTargetMap.get(middleOp);</w:t>
      </w:r>
    </w:p>
    <w:p w14:paraId="491B71F9" w14:textId="77777777" w:rsidR="002759C1" w:rsidRPr="00EC76D5" w:rsidRDefault="002759C1" w:rsidP="002759C1">
      <w:pPr>
        <w:pStyle w:val="Code"/>
      </w:pPr>
      <w:r w:rsidRPr="00EC76D5">
        <w:t xml:space="preserve">          generateUnaryExpression(objectOp, leftRegister, leftSymbol,</w:t>
      </w:r>
    </w:p>
    <w:p w14:paraId="3CF02DDB" w14:textId="77777777" w:rsidR="002759C1" w:rsidRPr="00EC76D5" w:rsidRDefault="002759C1" w:rsidP="002759C1">
      <w:pPr>
        <w:pStyle w:val="Code"/>
      </w:pPr>
      <w:r w:rsidRPr="00EC76D5">
        <w:t xml:space="preserve">                                  leftAddressRegister, leftAddressOffset);</w:t>
      </w:r>
    </w:p>
    <w:p w14:paraId="651C0093" w14:textId="77777777" w:rsidR="002759C1" w:rsidRPr="00EC76D5" w:rsidRDefault="002759C1" w:rsidP="002759C1">
      <w:pPr>
        <w:pStyle w:val="Code"/>
      </w:pPr>
      <w:r w:rsidRPr="00EC76D5">
        <w:t xml:space="preserve">        }</w:t>
      </w:r>
    </w:p>
    <w:p w14:paraId="7E4EF552" w14:textId="77777777" w:rsidR="002759C1" w:rsidRPr="00EC76D5" w:rsidRDefault="002759C1" w:rsidP="002759C1">
      <w:pPr>
        <w:pStyle w:val="Code"/>
      </w:pPr>
      <w:r w:rsidRPr="00EC76D5">
        <w:t xml:space="preserve">        break;</w:t>
      </w:r>
    </w:p>
    <w:p w14:paraId="36263689" w14:textId="77777777" w:rsidR="002759C1" w:rsidRPr="00EC76D5" w:rsidRDefault="002759C1" w:rsidP="002759C1">
      <w:pPr>
        <w:pStyle w:val="Code"/>
      </w:pPr>
      <w:r w:rsidRPr="00EC76D5">
        <w:t xml:space="preserve">        </w:t>
      </w:r>
    </w:p>
    <w:p w14:paraId="73070766" w14:textId="77777777" w:rsidR="002759C1" w:rsidRPr="00EC76D5" w:rsidRDefault="002759C1" w:rsidP="002759C1">
      <w:pPr>
        <w:pStyle w:val="Code"/>
      </w:pPr>
      <w:r w:rsidRPr="00EC76D5">
        <w:t xml:space="preserve">      case PrefixIncrement:</w:t>
      </w:r>
    </w:p>
    <w:p w14:paraId="6FB3C7E4" w14:textId="77777777" w:rsidR="002759C1" w:rsidRPr="00EC76D5" w:rsidRDefault="002759C1" w:rsidP="002759C1">
      <w:pPr>
        <w:pStyle w:val="Code"/>
      </w:pPr>
      <w:r w:rsidRPr="00EC76D5">
        <w:t xml:space="preserve">      case PrefixDecrement: {</w:t>
      </w:r>
    </w:p>
    <w:p w14:paraId="5F086F23" w14:textId="77777777" w:rsidR="002759C1" w:rsidRPr="00EC76D5" w:rsidRDefault="002759C1" w:rsidP="002759C1">
      <w:pPr>
        <w:pStyle w:val="Code"/>
      </w:pPr>
      <w:r w:rsidRPr="00EC76D5">
        <w:t xml:space="preserve">          ObjectOperator objectOp = m_middleToIntegralTargetMap.get(middleOp);</w:t>
      </w:r>
    </w:p>
    <w:p w14:paraId="619C6E8D" w14:textId="77777777" w:rsidR="002759C1" w:rsidRPr="00EC76D5" w:rsidRDefault="002759C1" w:rsidP="002759C1">
      <w:pPr>
        <w:pStyle w:val="Code"/>
      </w:pPr>
      <w:r w:rsidRPr="00EC76D5">
        <w:t xml:space="preserve">          generateUnaryExpression(objectOp, rightRegister, rightSymbol,</w:t>
      </w:r>
    </w:p>
    <w:p w14:paraId="4949F316" w14:textId="77777777" w:rsidR="002759C1" w:rsidRPr="00EC76D5" w:rsidRDefault="002759C1" w:rsidP="002759C1">
      <w:pPr>
        <w:pStyle w:val="Code"/>
      </w:pPr>
      <w:r w:rsidRPr="00EC76D5">
        <w:t xml:space="preserve">                                  rightAddressRegister, rightAddressOffset);</w:t>
      </w:r>
    </w:p>
    <w:p w14:paraId="34FF60FE" w14:textId="77777777" w:rsidR="002759C1" w:rsidRPr="00EC76D5" w:rsidRDefault="002759C1" w:rsidP="002759C1">
      <w:pPr>
        <w:pStyle w:val="Code"/>
      </w:pPr>
      <w:r w:rsidRPr="00EC76D5">
        <w:t xml:space="preserve">          </w:t>
      </w:r>
    </w:p>
    <w:p w14:paraId="4438CD7C" w14:textId="77777777" w:rsidR="002759C1" w:rsidRPr="00EC76D5" w:rsidRDefault="002759C1" w:rsidP="002759C1">
      <w:pPr>
        <w:pStyle w:val="Code"/>
      </w:pPr>
      <w:r w:rsidRPr="00EC76D5">
        <w:t xml:space="preserve">          if (rightRegister != null) {</w:t>
      </w:r>
    </w:p>
    <w:p w14:paraId="522FE663" w14:textId="77777777" w:rsidR="002759C1" w:rsidRPr="00EC76D5" w:rsidRDefault="002759C1" w:rsidP="002759C1">
      <w:pPr>
        <w:pStyle w:val="Code"/>
      </w:pPr>
      <w:r w:rsidRPr="00EC76D5">
        <w:t xml:space="preserve">            saveRegister(rightRegister, rightSymbol, null, 0);</w:t>
      </w:r>
    </w:p>
    <w:p w14:paraId="12A643BA" w14:textId="77777777" w:rsidR="002759C1" w:rsidRPr="00EC76D5" w:rsidRDefault="002759C1" w:rsidP="002759C1">
      <w:pPr>
        <w:pStyle w:val="Code"/>
      </w:pPr>
      <w:r w:rsidRPr="00EC76D5">
        <w:t xml:space="preserve">          }</w:t>
      </w:r>
    </w:p>
    <w:p w14:paraId="0F80EF4B" w14:textId="77777777" w:rsidR="002759C1" w:rsidRPr="00EC76D5" w:rsidRDefault="002759C1" w:rsidP="002759C1">
      <w:pPr>
        <w:pStyle w:val="Code"/>
      </w:pPr>
      <w:r w:rsidRPr="00EC76D5">
        <w:t xml:space="preserve">        }</w:t>
      </w:r>
    </w:p>
    <w:p w14:paraId="6068D6FA" w14:textId="77777777" w:rsidR="002759C1" w:rsidRPr="00EC76D5" w:rsidRDefault="002759C1" w:rsidP="002759C1">
      <w:pPr>
        <w:pStyle w:val="Code"/>
      </w:pPr>
      <w:r w:rsidRPr="00EC76D5">
        <w:t xml:space="preserve">        break;</w:t>
      </w:r>
    </w:p>
    <w:p w14:paraId="310C20A5" w14:textId="77777777" w:rsidR="002759C1" w:rsidRPr="00EC76D5" w:rsidRDefault="002759C1" w:rsidP="002759C1">
      <w:pPr>
        <w:pStyle w:val="Code"/>
      </w:pPr>
    </w:p>
    <w:p w14:paraId="394D1C07" w14:textId="77777777" w:rsidR="002759C1" w:rsidRPr="00EC76D5" w:rsidRDefault="002759C1" w:rsidP="002759C1">
      <w:pPr>
        <w:pStyle w:val="Code"/>
      </w:pPr>
      <w:r w:rsidRPr="00EC76D5">
        <w:t xml:space="preserve">      case PostfixIncrement:</w:t>
      </w:r>
    </w:p>
    <w:p w14:paraId="5E391A53" w14:textId="77777777" w:rsidR="002759C1" w:rsidRPr="00EC76D5" w:rsidRDefault="002759C1" w:rsidP="002759C1">
      <w:pPr>
        <w:pStyle w:val="Code"/>
      </w:pPr>
      <w:r w:rsidRPr="00EC76D5">
        <w:t xml:space="preserve">      case PostfixDecrement: {</w:t>
      </w:r>
    </w:p>
    <w:p w14:paraId="4FB3BD90" w14:textId="77777777" w:rsidR="002759C1" w:rsidRPr="00EC76D5" w:rsidRDefault="002759C1" w:rsidP="002759C1">
      <w:pPr>
        <w:pStyle w:val="Code"/>
      </w:pPr>
      <w:r w:rsidRPr="00EC76D5">
        <w:t xml:space="preserve">          if (rightRegister != null) {</w:t>
      </w:r>
    </w:p>
    <w:p w14:paraId="3D7C2E3B" w14:textId="77777777" w:rsidR="002759C1" w:rsidRPr="00EC76D5" w:rsidRDefault="002759C1" w:rsidP="002759C1">
      <w:pPr>
        <w:pStyle w:val="Code"/>
      </w:pPr>
      <w:r w:rsidRPr="00EC76D5">
        <w:t xml:space="preserve">            addObjectCode(ObjectOperator.mov, leftRegister,rightRegister,null);</w:t>
      </w:r>
    </w:p>
    <w:p w14:paraId="60065D01" w14:textId="77777777" w:rsidR="002759C1" w:rsidRPr="00EC76D5" w:rsidRDefault="002759C1" w:rsidP="002759C1">
      <w:pPr>
        <w:pStyle w:val="Code"/>
      </w:pPr>
      <w:r w:rsidRPr="00EC76D5">
        <w:t xml:space="preserve">          }</w:t>
      </w:r>
    </w:p>
    <w:p w14:paraId="6F2AEBD1" w14:textId="77777777" w:rsidR="002759C1" w:rsidRPr="00EC76D5" w:rsidRDefault="002759C1" w:rsidP="002759C1">
      <w:pPr>
        <w:pStyle w:val="Code"/>
      </w:pPr>
      <w:r w:rsidRPr="00EC76D5">
        <w:t xml:space="preserve">          else {</w:t>
      </w:r>
    </w:p>
    <w:p w14:paraId="5CA5A5D0" w14:textId="77777777" w:rsidR="002759C1" w:rsidRPr="00EC76D5" w:rsidRDefault="002759C1" w:rsidP="002759C1">
      <w:pPr>
        <w:pStyle w:val="Code"/>
      </w:pPr>
      <w:r w:rsidRPr="00EC76D5">
        <w:t xml:space="preserve">            loadRegister(leftRegister, rightSymbol, null, 0);</w:t>
      </w:r>
    </w:p>
    <w:p w14:paraId="59D70430" w14:textId="77777777" w:rsidR="002759C1" w:rsidRPr="00EC76D5" w:rsidRDefault="002759C1" w:rsidP="002759C1">
      <w:pPr>
        <w:pStyle w:val="Code"/>
      </w:pPr>
      <w:r w:rsidRPr="00EC76D5">
        <w:t xml:space="preserve">          }</w:t>
      </w:r>
    </w:p>
    <w:p w14:paraId="28C8874C" w14:textId="77777777" w:rsidR="002759C1" w:rsidRPr="00EC76D5" w:rsidRDefault="002759C1" w:rsidP="002759C1">
      <w:pPr>
        <w:pStyle w:val="Code"/>
      </w:pPr>
      <w:r w:rsidRPr="00EC76D5">
        <w:t xml:space="preserve">          </w:t>
      </w:r>
    </w:p>
    <w:p w14:paraId="2FFB2AA1" w14:textId="77777777" w:rsidR="002759C1" w:rsidRPr="00EC76D5" w:rsidRDefault="002759C1" w:rsidP="002759C1">
      <w:pPr>
        <w:pStyle w:val="Code"/>
      </w:pPr>
      <w:r w:rsidRPr="00EC76D5">
        <w:t xml:space="preserve">          ObjectOperator objectOp = m_middleToIntegralTargetMap.get(middleOp);</w:t>
      </w:r>
    </w:p>
    <w:p w14:paraId="519F28EC" w14:textId="77777777" w:rsidR="002759C1" w:rsidRPr="00EC76D5" w:rsidRDefault="002759C1" w:rsidP="002759C1">
      <w:pPr>
        <w:pStyle w:val="Code"/>
      </w:pPr>
      <w:r w:rsidRPr="00EC76D5">
        <w:t xml:space="preserve">          generateUnaryExpression(objectOp, rightRegister, rightSymbol,</w:t>
      </w:r>
    </w:p>
    <w:p w14:paraId="61F1B5AE" w14:textId="77777777" w:rsidR="002759C1" w:rsidRPr="00EC76D5" w:rsidRDefault="002759C1" w:rsidP="002759C1">
      <w:pPr>
        <w:pStyle w:val="Code"/>
      </w:pPr>
      <w:r w:rsidRPr="00EC76D5">
        <w:t xml:space="preserve">                                  rightAddressRegister, rightAddressOffset);</w:t>
      </w:r>
    </w:p>
    <w:p w14:paraId="10D3CD26" w14:textId="77777777" w:rsidR="002759C1" w:rsidRPr="00EC76D5" w:rsidRDefault="002759C1" w:rsidP="002759C1">
      <w:pPr>
        <w:pStyle w:val="Code"/>
      </w:pPr>
      <w:r w:rsidRPr="00EC76D5">
        <w:t xml:space="preserve">          </w:t>
      </w:r>
    </w:p>
    <w:p w14:paraId="2871E4BA" w14:textId="77777777" w:rsidR="002759C1" w:rsidRPr="00EC76D5" w:rsidRDefault="002759C1" w:rsidP="002759C1">
      <w:pPr>
        <w:pStyle w:val="Code"/>
      </w:pPr>
      <w:r w:rsidRPr="00EC76D5">
        <w:lastRenderedPageBreak/>
        <w:t xml:space="preserve">          if (rightRegister != null) {</w:t>
      </w:r>
    </w:p>
    <w:p w14:paraId="346076B5" w14:textId="77777777" w:rsidR="002759C1" w:rsidRPr="00EC76D5" w:rsidRDefault="002759C1" w:rsidP="002759C1">
      <w:pPr>
        <w:pStyle w:val="Code"/>
      </w:pPr>
      <w:r w:rsidRPr="00EC76D5">
        <w:t xml:space="preserve">            saveRegister(rightRegister, rightSymbol, null, 0);</w:t>
      </w:r>
    </w:p>
    <w:p w14:paraId="73B6CE00" w14:textId="77777777" w:rsidR="002759C1" w:rsidRPr="00EC76D5" w:rsidRDefault="002759C1" w:rsidP="002759C1">
      <w:pPr>
        <w:pStyle w:val="Code"/>
      </w:pPr>
      <w:r w:rsidRPr="00EC76D5">
        <w:t xml:space="preserve">          }</w:t>
      </w:r>
    </w:p>
    <w:p w14:paraId="4709C472" w14:textId="77777777" w:rsidR="002759C1" w:rsidRPr="00EC76D5" w:rsidRDefault="002759C1" w:rsidP="002759C1">
      <w:pPr>
        <w:pStyle w:val="Code"/>
      </w:pPr>
      <w:r w:rsidRPr="00EC76D5">
        <w:t xml:space="preserve">        }</w:t>
      </w:r>
    </w:p>
    <w:p w14:paraId="5CC2195C" w14:textId="77777777" w:rsidR="002759C1" w:rsidRPr="00EC76D5" w:rsidRDefault="002759C1" w:rsidP="002759C1">
      <w:pPr>
        <w:pStyle w:val="Code"/>
      </w:pPr>
      <w:r w:rsidRPr="00EC76D5">
        <w:t xml:space="preserve">        break;</w:t>
      </w:r>
    </w:p>
    <w:p w14:paraId="1D53D75C" w14:textId="77777777" w:rsidR="002759C1" w:rsidRPr="00EC76D5" w:rsidRDefault="002759C1" w:rsidP="002759C1">
      <w:pPr>
        <w:pStyle w:val="Code"/>
      </w:pPr>
    </w:p>
    <w:p w14:paraId="34799E58" w14:textId="77777777" w:rsidR="002759C1" w:rsidRPr="00EC76D5" w:rsidRDefault="002759C1" w:rsidP="002759C1">
      <w:pPr>
        <w:pStyle w:val="Code"/>
      </w:pPr>
      <w:r w:rsidRPr="00EC76D5">
        <w:t xml:space="preserve">      case Interrupt: {</w:t>
      </w:r>
    </w:p>
    <w:p w14:paraId="38BC591B" w14:textId="77777777" w:rsidR="002759C1" w:rsidRPr="00EC76D5" w:rsidRDefault="002759C1" w:rsidP="002759C1">
      <w:pPr>
        <w:pStyle w:val="Code"/>
      </w:pPr>
      <w:r w:rsidRPr="00EC76D5">
        <w:t xml:space="preserve">          int intValue = ((BigInteger) operand1).intValue();</w:t>
      </w:r>
    </w:p>
    <w:p w14:paraId="2CB3310F" w14:textId="77777777" w:rsidR="002759C1" w:rsidRPr="00EC76D5" w:rsidRDefault="002759C1" w:rsidP="002759C1">
      <w:pPr>
        <w:pStyle w:val="Code"/>
      </w:pPr>
      <w:r w:rsidRPr="00EC76D5">
        <w:t xml:space="preserve">          addObjectCode(ObjectOperator.interrupt, intValue, null, null);</w:t>
      </w:r>
    </w:p>
    <w:p w14:paraId="716DD487" w14:textId="77777777" w:rsidR="002759C1" w:rsidRPr="00EC76D5" w:rsidRDefault="002759C1" w:rsidP="002759C1">
      <w:pPr>
        <w:pStyle w:val="Code"/>
      </w:pPr>
      <w:r w:rsidRPr="00EC76D5">
        <w:t xml:space="preserve">        }</w:t>
      </w:r>
    </w:p>
    <w:p w14:paraId="1D7F3535" w14:textId="77777777" w:rsidR="002759C1" w:rsidRPr="00EC76D5" w:rsidRDefault="002759C1" w:rsidP="002759C1">
      <w:pPr>
        <w:pStyle w:val="Code"/>
      </w:pPr>
      <w:r w:rsidRPr="00EC76D5">
        <w:t xml:space="preserve">        break;</w:t>
      </w:r>
    </w:p>
    <w:p w14:paraId="3428F6F7" w14:textId="77777777" w:rsidR="002759C1" w:rsidRPr="00EC76D5" w:rsidRDefault="002759C1" w:rsidP="002759C1">
      <w:pPr>
        <w:pStyle w:val="Code"/>
      </w:pPr>
    </w:p>
    <w:p w14:paraId="22972ADD" w14:textId="77777777" w:rsidR="002759C1" w:rsidRPr="00EC76D5" w:rsidRDefault="002759C1" w:rsidP="002759C1">
      <w:pPr>
        <w:pStyle w:val="Code"/>
      </w:pPr>
      <w:r w:rsidRPr="00EC76D5">
        <w:t xml:space="preserve">      case JumpRegister: {</w:t>
      </w:r>
    </w:p>
    <w:p w14:paraId="1C541E8E" w14:textId="77777777" w:rsidR="002759C1" w:rsidRPr="00EC76D5" w:rsidRDefault="002759C1" w:rsidP="002759C1">
      <w:pPr>
        <w:pStyle w:val="Code"/>
      </w:pPr>
      <w:r w:rsidRPr="00EC76D5">
        <w:t xml:space="preserve">          Register jumpRegister = (Register) operand1;</w:t>
      </w:r>
    </w:p>
    <w:p w14:paraId="6224DEE3" w14:textId="77777777" w:rsidR="002759C1" w:rsidRPr="00EC76D5" w:rsidRDefault="002759C1" w:rsidP="002759C1">
      <w:pPr>
        <w:pStyle w:val="Code"/>
      </w:pPr>
      <w:r w:rsidRPr="00EC76D5">
        <w:t xml:space="preserve">          addObjectCode(ObjectOperator.jmp, jumpRegister, null, null);</w:t>
      </w:r>
    </w:p>
    <w:p w14:paraId="3B87983C" w14:textId="77777777" w:rsidR="002759C1" w:rsidRPr="00EC76D5" w:rsidRDefault="002759C1" w:rsidP="002759C1">
      <w:pPr>
        <w:pStyle w:val="Code"/>
      </w:pPr>
      <w:r w:rsidRPr="00EC76D5">
        <w:t xml:space="preserve">        }</w:t>
      </w:r>
    </w:p>
    <w:p w14:paraId="5BE8139B" w14:textId="77777777" w:rsidR="002759C1" w:rsidRPr="00EC76D5" w:rsidRDefault="002759C1" w:rsidP="002759C1">
      <w:pPr>
        <w:pStyle w:val="Code"/>
      </w:pPr>
      <w:r w:rsidRPr="00EC76D5">
        <w:t xml:space="preserve">        break;</w:t>
      </w:r>
    </w:p>
    <w:p w14:paraId="71450B08" w14:textId="77777777" w:rsidR="002759C1" w:rsidRPr="00EC76D5" w:rsidRDefault="002759C1" w:rsidP="002759C1">
      <w:pPr>
        <w:pStyle w:val="Code"/>
      </w:pPr>
    </w:p>
    <w:p w14:paraId="00C51710" w14:textId="77777777" w:rsidR="002759C1" w:rsidRPr="00EC76D5" w:rsidRDefault="002759C1" w:rsidP="002759C1">
      <w:pPr>
        <w:pStyle w:val="Code"/>
      </w:pPr>
      <w:r w:rsidRPr="00EC76D5">
        <w:t xml:space="preserve">      case Multiply:</w:t>
      </w:r>
    </w:p>
    <w:p w14:paraId="24127CAF" w14:textId="77777777" w:rsidR="002759C1" w:rsidRPr="00EC76D5" w:rsidRDefault="002759C1" w:rsidP="002759C1">
      <w:pPr>
        <w:pStyle w:val="Code"/>
      </w:pPr>
      <w:r w:rsidRPr="00EC76D5">
        <w:t xml:space="preserve">      case Divide:</w:t>
      </w:r>
    </w:p>
    <w:p w14:paraId="7445FE12" w14:textId="77777777" w:rsidR="002759C1" w:rsidRPr="00EC76D5" w:rsidRDefault="002759C1" w:rsidP="002759C1">
      <w:pPr>
        <w:pStyle w:val="Code"/>
      </w:pPr>
      <w:r w:rsidRPr="00EC76D5">
        <w:t xml:space="preserve">      case Modulo: {</w:t>
      </w:r>
    </w:p>
    <w:p w14:paraId="3C30DC3B" w14:textId="77777777" w:rsidR="002759C1" w:rsidRPr="00EC76D5" w:rsidRDefault="002759C1" w:rsidP="002759C1">
      <w:pPr>
        <w:pStyle w:val="Code"/>
      </w:pPr>
      <w:r w:rsidRPr="00EC76D5">
        <w:t xml:space="preserve">          if (middleCode.toString().contains("Modulo $temp1170 num denum")) {</w:t>
      </w:r>
    </w:p>
    <w:p w14:paraId="397DA404" w14:textId="77777777" w:rsidR="002759C1" w:rsidRPr="00EC76D5" w:rsidRDefault="002759C1" w:rsidP="002759C1">
      <w:pPr>
        <w:pStyle w:val="Code"/>
      </w:pPr>
      <w:r w:rsidRPr="00EC76D5">
        <w:t xml:space="preserve">            int i = 1;</w:t>
      </w:r>
    </w:p>
    <w:p w14:paraId="240A0C77" w14:textId="77777777" w:rsidR="002759C1" w:rsidRPr="00EC76D5" w:rsidRDefault="002759C1" w:rsidP="002759C1">
      <w:pPr>
        <w:pStyle w:val="Code"/>
      </w:pPr>
      <w:r w:rsidRPr="00EC76D5">
        <w:t xml:space="preserve">          }</w:t>
      </w:r>
    </w:p>
    <w:p w14:paraId="308CF0FF" w14:textId="77777777" w:rsidR="002759C1" w:rsidRPr="00EC76D5" w:rsidRDefault="002759C1" w:rsidP="002759C1">
      <w:pPr>
        <w:pStyle w:val="Code"/>
      </w:pPr>
    </w:p>
    <w:p w14:paraId="2A063038" w14:textId="77777777" w:rsidR="002759C1" w:rsidRPr="00EC76D5" w:rsidRDefault="002759C1" w:rsidP="002759C1">
      <w:pPr>
        <w:pStyle w:val="Code"/>
      </w:pPr>
      <w:r w:rsidRPr="00EC76D5">
        <w:t xml:space="preserve">          int typeSize = leftSymbol.getType().getSize();</w:t>
      </w:r>
    </w:p>
    <w:p w14:paraId="4A74960E" w14:textId="7112AAC9" w:rsidR="002759C1" w:rsidRPr="00EC76D5" w:rsidRDefault="002759C1" w:rsidP="002759C1">
      <w:pPr>
        <w:pStyle w:val="Code"/>
      </w:pPr>
      <w:r w:rsidRPr="00EC76D5">
        <w:t xml:space="preserve">          Register axRegister = RegisterPreparator.</w:t>
      </w:r>
      <w:r w:rsidR="00495BE2">
        <w:t>LeftQuotientMap</w:t>
      </w:r>
      <w:r w:rsidRPr="00EC76D5">
        <w:t>.get(typeSize),</w:t>
      </w:r>
    </w:p>
    <w:p w14:paraId="75AD7C63" w14:textId="508F11A7" w:rsidR="002759C1" w:rsidRPr="00EC76D5" w:rsidRDefault="002759C1" w:rsidP="002759C1">
      <w:pPr>
        <w:pStyle w:val="Code"/>
      </w:pPr>
      <w:r w:rsidRPr="00EC76D5">
        <w:t xml:space="preserve">                   dxRegister = RegisterPreparator.</w:t>
      </w:r>
      <w:r w:rsidR="00495BE2">
        <w:t>ClearRemainderMap</w:t>
      </w:r>
      <w:r w:rsidRPr="00EC76D5">
        <w:t>.get(typeSize);</w:t>
      </w:r>
    </w:p>
    <w:p w14:paraId="1B89D1FC" w14:textId="77777777" w:rsidR="002759C1" w:rsidRPr="00EC76D5" w:rsidRDefault="002759C1" w:rsidP="002759C1">
      <w:pPr>
        <w:pStyle w:val="Code"/>
      </w:pPr>
    </w:p>
    <w:p w14:paraId="1149794E" w14:textId="77777777" w:rsidR="002759C1" w:rsidRPr="00EC76D5" w:rsidRDefault="002759C1" w:rsidP="002759C1">
      <w:pPr>
        <w:pStyle w:val="Code"/>
      </w:pPr>
      <w:r w:rsidRPr="00EC76D5">
        <w:t xml:space="preserve">          if (leftRegister != axRegister) {</w:t>
      </w:r>
    </w:p>
    <w:p w14:paraId="4ABF671F" w14:textId="77777777" w:rsidR="002759C1" w:rsidRPr="00EC76D5" w:rsidRDefault="002759C1" w:rsidP="002759C1">
      <w:pPr>
        <w:pStyle w:val="Code"/>
      </w:pPr>
      <w:r w:rsidRPr="00EC76D5">
        <w:t xml:space="preserve">            Assert.error(ObjectCode.registerSize(leftRegister) ==</w:t>
      </w:r>
    </w:p>
    <w:p w14:paraId="2BE3FC89" w14:textId="77777777" w:rsidR="002759C1" w:rsidRPr="00EC76D5" w:rsidRDefault="002759C1" w:rsidP="002759C1">
      <w:pPr>
        <w:pStyle w:val="Code"/>
      </w:pPr>
      <w:r w:rsidRPr="00EC76D5">
        <w:t xml:space="preserve">                         ObjectCode.registerSize(dxRegister));</w:t>
      </w:r>
    </w:p>
    <w:p w14:paraId="645BD94D" w14:textId="77777777" w:rsidR="002759C1" w:rsidRPr="00EC76D5" w:rsidRDefault="002759C1" w:rsidP="002759C1">
      <w:pPr>
        <w:pStyle w:val="Code"/>
      </w:pPr>
      <w:r w:rsidRPr="00EC76D5">
        <w:t xml:space="preserve">            addObjectCode(ObjectOperator.mov, axRegister, leftRegister, null);</w:t>
      </w:r>
    </w:p>
    <w:p w14:paraId="32AC4E64" w14:textId="77777777" w:rsidR="002759C1" w:rsidRPr="00EC76D5" w:rsidRDefault="002759C1" w:rsidP="002759C1">
      <w:pPr>
        <w:pStyle w:val="Code"/>
      </w:pPr>
      <w:r w:rsidRPr="00EC76D5">
        <w:t xml:space="preserve">          }</w:t>
      </w:r>
    </w:p>
    <w:p w14:paraId="17482FFE" w14:textId="77777777" w:rsidR="002759C1" w:rsidRPr="00EC76D5" w:rsidRDefault="002759C1" w:rsidP="002759C1">
      <w:pPr>
        <w:pStyle w:val="Code"/>
      </w:pPr>
      <w:r w:rsidRPr="00EC76D5">
        <w:t xml:space="preserve">          </w:t>
      </w:r>
    </w:p>
    <w:p w14:paraId="4765D8B2" w14:textId="77777777" w:rsidR="002759C1" w:rsidRPr="00EC76D5" w:rsidRDefault="002759C1" w:rsidP="002759C1">
      <w:pPr>
        <w:pStyle w:val="Code"/>
      </w:pPr>
      <w:r w:rsidRPr="00EC76D5">
        <w:t xml:space="preserve">          Assert.error(dxRegister != null);</w:t>
      </w:r>
    </w:p>
    <w:p w14:paraId="29371210" w14:textId="77777777" w:rsidR="002759C1" w:rsidRPr="00EC76D5" w:rsidRDefault="002759C1" w:rsidP="002759C1">
      <w:pPr>
        <w:pStyle w:val="Code"/>
      </w:pPr>
      <w:r w:rsidRPr="00EC76D5">
        <w:t xml:space="preserve">          addObjectCode(ObjectOperator.mov, dxRegister, 0, null);</w:t>
      </w:r>
    </w:p>
    <w:p w14:paraId="40BCAAC8" w14:textId="77777777" w:rsidR="002759C1" w:rsidRPr="00EC76D5" w:rsidRDefault="002759C1" w:rsidP="002759C1">
      <w:pPr>
        <w:pStyle w:val="Code"/>
      </w:pPr>
      <w:r w:rsidRPr="00EC76D5">
        <w:t xml:space="preserve">    </w:t>
      </w:r>
    </w:p>
    <w:p w14:paraId="20F092A0" w14:textId="77777777" w:rsidR="002759C1" w:rsidRPr="00EC76D5" w:rsidRDefault="002759C1" w:rsidP="002759C1">
      <w:pPr>
        <w:pStyle w:val="Code"/>
      </w:pPr>
      <w:r w:rsidRPr="00EC76D5">
        <w:t xml:space="preserve">          boolean signed = leftSymbol.getType().isSigned();</w:t>
      </w:r>
    </w:p>
    <w:p w14:paraId="4835C10B" w14:textId="77777777" w:rsidR="002759C1" w:rsidRPr="00EC76D5" w:rsidRDefault="002759C1" w:rsidP="002759C1">
      <w:pPr>
        <w:pStyle w:val="Code"/>
      </w:pPr>
      <w:r w:rsidRPr="00EC76D5">
        <w:t xml:space="preserve">          ObjectOperator objectOp =</w:t>
      </w:r>
    </w:p>
    <w:p w14:paraId="513B9052" w14:textId="77777777" w:rsidR="002759C1" w:rsidRPr="00EC76D5" w:rsidRDefault="002759C1" w:rsidP="002759C1">
      <w:pPr>
        <w:pStyle w:val="Code"/>
      </w:pPr>
      <w:r w:rsidRPr="00EC76D5">
        <w:t xml:space="preserve">            m_middleToSignedIntegralTargetMap.get(new Pair&lt;&gt;(middleOp, signed));</w:t>
      </w:r>
    </w:p>
    <w:p w14:paraId="751C8502" w14:textId="77777777" w:rsidR="002759C1" w:rsidRPr="00EC76D5" w:rsidRDefault="002759C1" w:rsidP="002759C1">
      <w:pPr>
        <w:pStyle w:val="Code"/>
      </w:pPr>
      <w:r w:rsidRPr="00EC76D5">
        <w:t xml:space="preserve">          generateUnaryExpression(objectOp, rightRegister, rightSymbol,</w:t>
      </w:r>
    </w:p>
    <w:p w14:paraId="62279B28" w14:textId="77777777" w:rsidR="002759C1" w:rsidRPr="00EC76D5" w:rsidRDefault="002759C1" w:rsidP="002759C1">
      <w:pPr>
        <w:pStyle w:val="Code"/>
      </w:pPr>
      <w:r w:rsidRPr="00EC76D5">
        <w:t xml:space="preserve">                                  rightAddressRegister, rightAddressOffset);</w:t>
      </w:r>
    </w:p>
    <w:p w14:paraId="24782A12" w14:textId="77777777" w:rsidR="002759C1" w:rsidRPr="00EC76D5" w:rsidRDefault="002759C1" w:rsidP="002759C1">
      <w:pPr>
        <w:pStyle w:val="Code"/>
      </w:pPr>
      <w:r w:rsidRPr="00EC76D5">
        <w:t xml:space="preserve">        }</w:t>
      </w:r>
    </w:p>
    <w:p w14:paraId="30F2B487" w14:textId="77777777" w:rsidR="002759C1" w:rsidRPr="00EC76D5" w:rsidRDefault="002759C1" w:rsidP="002759C1">
      <w:pPr>
        <w:pStyle w:val="Code"/>
      </w:pPr>
      <w:r w:rsidRPr="00EC76D5">
        <w:t xml:space="preserve">        break;</w:t>
      </w:r>
    </w:p>
    <w:p w14:paraId="6A047D86" w14:textId="77777777" w:rsidR="002759C1" w:rsidRPr="00EC76D5" w:rsidRDefault="002759C1" w:rsidP="002759C1">
      <w:pPr>
        <w:pStyle w:val="Code"/>
      </w:pPr>
    </w:p>
    <w:p w14:paraId="49507FC1" w14:textId="5A810EC7" w:rsidR="002759C1" w:rsidRPr="00EC76D5" w:rsidRDefault="002759C1" w:rsidP="002759C1">
      <w:pPr>
        <w:pStyle w:val="Code"/>
      </w:pPr>
      <w:r w:rsidRPr="00EC76D5">
        <w:t xml:space="preserve">      case </w:t>
      </w:r>
      <w:r w:rsidR="00B02345">
        <w:t>Dereference</w:t>
      </w:r>
      <w:r w:rsidRPr="00EC76D5">
        <w:t>:</w:t>
      </w:r>
    </w:p>
    <w:p w14:paraId="3041F58B" w14:textId="77777777" w:rsidR="002759C1" w:rsidRPr="00EC76D5" w:rsidRDefault="002759C1" w:rsidP="002759C1">
      <w:pPr>
        <w:pStyle w:val="Code"/>
      </w:pPr>
      <w:r w:rsidRPr="00EC76D5">
        <w:t xml:space="preserve">      case Arrow:</w:t>
      </w:r>
    </w:p>
    <w:p w14:paraId="6D759495" w14:textId="77777777" w:rsidR="002759C1" w:rsidRPr="00EC76D5" w:rsidRDefault="002759C1" w:rsidP="002759C1">
      <w:pPr>
        <w:pStyle w:val="Code"/>
      </w:pPr>
      <w:r w:rsidRPr="00EC76D5">
        <w:t xml:space="preserve">      case Index: {</w:t>
      </w:r>
    </w:p>
    <w:p w14:paraId="52D21615" w14:textId="77777777" w:rsidR="002759C1" w:rsidRPr="00EC76D5" w:rsidRDefault="002759C1" w:rsidP="002759C1">
      <w:pPr>
        <w:pStyle w:val="Code"/>
      </w:pPr>
      <w:r w:rsidRPr="00EC76D5">
        <w:t xml:space="preserve">          if (middleCode.isLoad(Track.Right)) {</w:t>
      </w:r>
    </w:p>
    <w:p w14:paraId="60A60A81" w14:textId="77777777" w:rsidR="002759C1" w:rsidRPr="00EC76D5" w:rsidRDefault="002759C1" w:rsidP="002759C1">
      <w:pPr>
        <w:pStyle w:val="Code"/>
      </w:pPr>
      <w:r w:rsidRPr="00EC76D5">
        <w:t xml:space="preserve">            loadRegister(rightRegister, rightSymbol, null, 0);</w:t>
      </w:r>
    </w:p>
    <w:p w14:paraId="5CEDDFC3" w14:textId="77777777" w:rsidR="002759C1" w:rsidRPr="00EC76D5" w:rsidRDefault="002759C1" w:rsidP="002759C1">
      <w:pPr>
        <w:pStyle w:val="Code"/>
      </w:pPr>
      <w:r w:rsidRPr="00EC76D5">
        <w:t xml:space="preserve">          }</w:t>
      </w:r>
    </w:p>
    <w:p w14:paraId="2CAE2112" w14:textId="77777777" w:rsidR="002759C1" w:rsidRPr="00EC76D5" w:rsidRDefault="002759C1" w:rsidP="002759C1">
      <w:pPr>
        <w:pStyle w:val="Code"/>
      </w:pPr>
    </w:p>
    <w:p w14:paraId="2F37723A" w14:textId="77777777" w:rsidR="002759C1" w:rsidRPr="00EC76D5" w:rsidRDefault="002759C1" w:rsidP="002759C1">
      <w:pPr>
        <w:pStyle w:val="Code"/>
      </w:pPr>
      <w:r w:rsidRPr="00EC76D5">
        <w:t xml:space="preserve">          if (leftRegister != null) {</w:t>
      </w:r>
    </w:p>
    <w:p w14:paraId="7D25E7DE" w14:textId="77777777" w:rsidR="002759C1" w:rsidRPr="00EC76D5" w:rsidRDefault="002759C1" w:rsidP="002759C1">
      <w:pPr>
        <w:pStyle w:val="Code"/>
      </w:pPr>
      <w:r w:rsidRPr="00EC76D5">
        <w:lastRenderedPageBreak/>
        <w:t xml:space="preserve">            int addressOffset = (int) middleCode.getOperand(1);</w:t>
      </w:r>
    </w:p>
    <w:p w14:paraId="323D36D2" w14:textId="77777777" w:rsidR="002759C1" w:rsidRPr="00EC76D5" w:rsidRDefault="002759C1" w:rsidP="002759C1">
      <w:pPr>
        <w:pStyle w:val="Code"/>
      </w:pPr>
      <w:r w:rsidRPr="00EC76D5">
        <w:t xml:space="preserve">            addObjectCode(ObjectOperator.mov, leftRegister,</w:t>
      </w:r>
    </w:p>
    <w:p w14:paraId="716CE3D6" w14:textId="77777777" w:rsidR="002759C1" w:rsidRPr="00EC76D5" w:rsidRDefault="002759C1" w:rsidP="002759C1">
      <w:pPr>
        <w:pStyle w:val="Code"/>
      </w:pPr>
      <w:r w:rsidRPr="00EC76D5">
        <w:t xml:space="preserve">                          rightRegister, addressOffset);</w:t>
      </w:r>
    </w:p>
    <w:p w14:paraId="796D88DE" w14:textId="77777777" w:rsidR="002759C1" w:rsidRPr="00EC76D5" w:rsidRDefault="002759C1" w:rsidP="002759C1">
      <w:pPr>
        <w:pStyle w:val="Code"/>
      </w:pPr>
      <w:r w:rsidRPr="00EC76D5">
        <w:t xml:space="preserve">          }</w:t>
      </w:r>
    </w:p>
    <w:p w14:paraId="7A289DDD" w14:textId="77777777" w:rsidR="002759C1" w:rsidRPr="00EC76D5" w:rsidRDefault="002759C1" w:rsidP="002759C1">
      <w:pPr>
        <w:pStyle w:val="Code"/>
      </w:pPr>
      <w:r w:rsidRPr="00EC76D5">
        <w:t xml:space="preserve">        }</w:t>
      </w:r>
    </w:p>
    <w:p w14:paraId="033D12D0" w14:textId="77777777" w:rsidR="002759C1" w:rsidRPr="00EC76D5" w:rsidRDefault="002759C1" w:rsidP="002759C1">
      <w:pPr>
        <w:pStyle w:val="Code"/>
      </w:pPr>
      <w:r w:rsidRPr="00EC76D5">
        <w:t xml:space="preserve">        break;</w:t>
      </w:r>
    </w:p>
    <w:p w14:paraId="59075BDA" w14:textId="77777777" w:rsidR="002759C1" w:rsidRPr="00EC76D5" w:rsidRDefault="002759C1" w:rsidP="002759C1">
      <w:pPr>
        <w:pStyle w:val="Code"/>
      </w:pPr>
      <w:r w:rsidRPr="00EC76D5">
        <w:t xml:space="preserve">        </w:t>
      </w:r>
    </w:p>
    <w:p w14:paraId="0A5B8D12" w14:textId="77777777" w:rsidR="002759C1" w:rsidRPr="00EC76D5" w:rsidRDefault="002759C1" w:rsidP="002759C1">
      <w:pPr>
        <w:pStyle w:val="Code"/>
      </w:pPr>
      <w:r w:rsidRPr="00EC76D5">
        <w:t xml:space="preserve">      case Assign:</w:t>
      </w:r>
    </w:p>
    <w:p w14:paraId="753FB1F8" w14:textId="77777777" w:rsidR="002759C1" w:rsidRPr="00EC76D5" w:rsidRDefault="002759C1" w:rsidP="002759C1">
      <w:pPr>
        <w:pStyle w:val="Code"/>
      </w:pPr>
      <w:r w:rsidRPr="00EC76D5">
        <w:t xml:space="preserve">          if (rightSymbol.hasValue()) {</w:t>
      </w:r>
    </w:p>
    <w:p w14:paraId="279B6D68" w14:textId="77777777" w:rsidR="002759C1" w:rsidRPr="00EC76D5" w:rsidRDefault="002759C1" w:rsidP="002759C1">
      <w:pPr>
        <w:pStyle w:val="Code"/>
      </w:pPr>
      <w:r w:rsidRPr="00EC76D5">
        <w:t xml:space="preserve">            Object value = rightSymbol.getValue();</w:t>
      </w:r>
    </w:p>
    <w:p w14:paraId="10C1016E" w14:textId="77777777" w:rsidR="002759C1" w:rsidRPr="00EC76D5" w:rsidRDefault="002759C1" w:rsidP="002759C1">
      <w:pPr>
        <w:pStyle w:val="Code"/>
      </w:pPr>
    </w:p>
    <w:p w14:paraId="576099D9" w14:textId="77777777" w:rsidR="002759C1" w:rsidRPr="00EC76D5" w:rsidRDefault="002759C1" w:rsidP="002759C1">
      <w:pPr>
        <w:pStyle w:val="Code"/>
      </w:pPr>
      <w:r w:rsidRPr="00EC76D5">
        <w:t xml:space="preserve">            if (value instanceof String) {</w:t>
      </w:r>
    </w:p>
    <w:p w14:paraId="2FFAFF36" w14:textId="52ABD5A3" w:rsidR="002759C1" w:rsidRPr="00EC76D5" w:rsidRDefault="002759C1" w:rsidP="002759C1">
      <w:pPr>
        <w:pStyle w:val="Code"/>
      </w:pPr>
      <w:r w:rsidRPr="00EC76D5">
        <w:t xml:space="preserve">              String stringName = Generate</w:t>
      </w:r>
      <w:r w:rsidR="002F35C1">
        <w:t>Initializer</w:t>
      </w:r>
      <w:r w:rsidRPr="00EC76D5">
        <w:t>Static.generateValueName(Type.StringType, value);</w:t>
      </w:r>
    </w:p>
    <w:p w14:paraId="4B1D8B3D" w14:textId="77777777" w:rsidR="002759C1" w:rsidRPr="00EC76D5" w:rsidRDefault="002759C1" w:rsidP="002759C1">
      <w:pPr>
        <w:pStyle w:val="Code"/>
      </w:pPr>
      <w:r w:rsidRPr="00EC76D5">
        <w:t xml:space="preserve">              value = new Pair&lt;&gt;(stringName, 0);</w:t>
      </w:r>
    </w:p>
    <w:p w14:paraId="47738E15" w14:textId="77777777" w:rsidR="002759C1" w:rsidRPr="00EC76D5" w:rsidRDefault="002759C1" w:rsidP="002759C1">
      <w:pPr>
        <w:pStyle w:val="Code"/>
      </w:pPr>
      <w:r w:rsidRPr="00EC76D5">
        <w:t xml:space="preserve">            }</w:t>
      </w:r>
    </w:p>
    <w:p w14:paraId="371E9D30" w14:textId="77777777" w:rsidR="002759C1" w:rsidRPr="00EC76D5" w:rsidRDefault="002759C1" w:rsidP="002759C1">
      <w:pPr>
        <w:pStyle w:val="Code"/>
      </w:pPr>
      <w:r w:rsidRPr="00EC76D5">
        <w:t xml:space="preserve">            else {</w:t>
      </w:r>
    </w:p>
    <w:p w14:paraId="2C8100F2" w14:textId="77777777" w:rsidR="002759C1" w:rsidRPr="00EC76D5" w:rsidRDefault="002759C1" w:rsidP="002759C1">
      <w:pPr>
        <w:pStyle w:val="Code"/>
      </w:pPr>
      <w:r w:rsidRPr="00EC76D5">
        <w:t xml:space="preserve">              value = ((BigInteger) rightSymbol.getValue()).intValue();</w:t>
      </w:r>
    </w:p>
    <w:p w14:paraId="6C0E1AD4" w14:textId="77777777" w:rsidR="002759C1" w:rsidRPr="00EC76D5" w:rsidRDefault="002759C1" w:rsidP="002759C1">
      <w:pPr>
        <w:pStyle w:val="Code"/>
      </w:pPr>
      <w:r w:rsidRPr="00EC76D5">
        <w:t xml:space="preserve">            }</w:t>
      </w:r>
    </w:p>
    <w:p w14:paraId="74282BD3" w14:textId="77777777" w:rsidR="002759C1" w:rsidRPr="00EC76D5" w:rsidRDefault="002759C1" w:rsidP="002759C1">
      <w:pPr>
        <w:pStyle w:val="Code"/>
      </w:pPr>
    </w:p>
    <w:p w14:paraId="442644C0" w14:textId="77777777" w:rsidR="002759C1" w:rsidRPr="00EC76D5" w:rsidRDefault="002759C1" w:rsidP="002759C1">
      <w:pPr>
        <w:pStyle w:val="Code"/>
      </w:pPr>
      <w:r w:rsidRPr="00EC76D5">
        <w:t xml:space="preserve">            if (leftRegister != null) {</w:t>
      </w:r>
    </w:p>
    <w:p w14:paraId="0B284069" w14:textId="77777777" w:rsidR="002759C1" w:rsidRPr="00EC76D5" w:rsidRDefault="002759C1" w:rsidP="002759C1">
      <w:pPr>
        <w:pStyle w:val="Code"/>
      </w:pPr>
      <w:r w:rsidRPr="00EC76D5">
        <w:t xml:space="preserve">              addObjectCode(ObjectOperator.mov, leftRegister, value, null);</w:t>
      </w:r>
    </w:p>
    <w:p w14:paraId="223BBAA3" w14:textId="77777777" w:rsidR="002759C1" w:rsidRPr="00EC76D5" w:rsidRDefault="002759C1" w:rsidP="002759C1">
      <w:pPr>
        <w:pStyle w:val="Code"/>
      </w:pPr>
      <w:r w:rsidRPr="00EC76D5">
        <w:t xml:space="preserve">            }</w:t>
      </w:r>
    </w:p>
    <w:p w14:paraId="6873C56C" w14:textId="77777777" w:rsidR="002759C1" w:rsidRPr="00EC76D5" w:rsidRDefault="002759C1" w:rsidP="002759C1">
      <w:pPr>
        <w:pStyle w:val="Code"/>
      </w:pPr>
      <w:r w:rsidRPr="00EC76D5">
        <w:t xml:space="preserve">            else if (leftAddressRegister != null) {</w:t>
      </w:r>
    </w:p>
    <w:p w14:paraId="3C69A1A4" w14:textId="77777777" w:rsidR="002759C1" w:rsidRPr="00EC76D5" w:rsidRDefault="002759C1" w:rsidP="002759C1">
      <w:pPr>
        <w:pStyle w:val="Code"/>
      </w:pPr>
      <w:r w:rsidRPr="00EC76D5">
        <w:t xml:space="preserve">              ObjectOperator operator = ObjectCode.operatorSize(ObjectOperator.mov, leftSymbol.getType().getSize());</w:t>
      </w:r>
    </w:p>
    <w:p w14:paraId="3B6AEF83" w14:textId="77777777" w:rsidR="002759C1" w:rsidRPr="00EC76D5" w:rsidRDefault="002759C1" w:rsidP="002759C1">
      <w:pPr>
        <w:pStyle w:val="Code"/>
      </w:pPr>
      <w:r w:rsidRPr="00EC76D5">
        <w:t xml:space="preserve">              addObjectCode(operator, leftAddressRegister, leftAddressOffset, value);</w:t>
      </w:r>
    </w:p>
    <w:p w14:paraId="107353C1" w14:textId="77777777" w:rsidR="002759C1" w:rsidRPr="00EC76D5" w:rsidRDefault="002759C1" w:rsidP="002759C1">
      <w:pPr>
        <w:pStyle w:val="Code"/>
      </w:pPr>
      <w:r w:rsidRPr="00EC76D5">
        <w:t xml:space="preserve">            }</w:t>
      </w:r>
    </w:p>
    <w:p w14:paraId="3360BA74" w14:textId="77777777" w:rsidR="002759C1" w:rsidRPr="00EC76D5" w:rsidRDefault="002759C1" w:rsidP="002759C1">
      <w:pPr>
        <w:pStyle w:val="Code"/>
      </w:pPr>
      <w:r w:rsidRPr="00EC76D5">
        <w:t xml:space="preserve">            else {</w:t>
      </w:r>
    </w:p>
    <w:p w14:paraId="20DDB57B" w14:textId="77777777" w:rsidR="002759C1" w:rsidRPr="00EC76D5" w:rsidRDefault="002759C1" w:rsidP="002759C1">
      <w:pPr>
        <w:pStyle w:val="Code"/>
      </w:pPr>
      <w:r w:rsidRPr="00EC76D5">
        <w:t xml:space="preserve">              ObjectOperator operator = ObjectCode.operatorSize(ObjectOperator.mov, leftSymbol.getType().getSize());</w:t>
      </w:r>
    </w:p>
    <w:p w14:paraId="7487F224" w14:textId="77777777" w:rsidR="002759C1" w:rsidRPr="00EC76D5" w:rsidRDefault="002759C1" w:rsidP="002759C1">
      <w:pPr>
        <w:pStyle w:val="Code"/>
      </w:pPr>
    </w:p>
    <w:p w14:paraId="1E6153B4" w14:textId="77777777" w:rsidR="002759C1" w:rsidRPr="00EC76D5" w:rsidRDefault="002759C1" w:rsidP="002759C1">
      <w:pPr>
        <w:pStyle w:val="Code"/>
      </w:pPr>
      <w:r w:rsidRPr="00EC76D5">
        <w:t xml:space="preserve">              if (leftSymbol.isAutoOrRegister()) {</w:t>
      </w:r>
    </w:p>
    <w:p w14:paraId="16D4E75A" w14:textId="77777777" w:rsidR="002759C1" w:rsidRPr="00EC76D5" w:rsidRDefault="002759C1" w:rsidP="002759C1">
      <w:pPr>
        <w:pStyle w:val="Code"/>
      </w:pPr>
      <w:r w:rsidRPr="00EC76D5">
        <w:t xml:space="preserve">                Register stackRegister = getStackRegister(leftSymbol);</w:t>
      </w:r>
    </w:p>
    <w:p w14:paraId="00BC1BB3" w14:textId="77777777" w:rsidR="002759C1" w:rsidRPr="00EC76D5" w:rsidRDefault="002759C1" w:rsidP="002759C1">
      <w:pPr>
        <w:pStyle w:val="Code"/>
      </w:pPr>
      <w:r w:rsidRPr="00EC76D5">
        <w:t xml:space="preserve">                addObjectCode(operator, stackRegister, leftSymbol.getOffset(), value);</w:t>
      </w:r>
    </w:p>
    <w:p w14:paraId="4B7F57C0" w14:textId="77777777" w:rsidR="002759C1" w:rsidRPr="00EC76D5" w:rsidRDefault="002759C1" w:rsidP="002759C1">
      <w:pPr>
        <w:pStyle w:val="Code"/>
      </w:pPr>
      <w:r w:rsidRPr="00EC76D5">
        <w:t xml:space="preserve">              }</w:t>
      </w:r>
    </w:p>
    <w:p w14:paraId="6F5643A7" w14:textId="77777777" w:rsidR="002759C1" w:rsidRPr="00EC76D5" w:rsidRDefault="002759C1" w:rsidP="002759C1">
      <w:pPr>
        <w:pStyle w:val="Code"/>
      </w:pPr>
      <w:r w:rsidRPr="00EC76D5">
        <w:t xml:space="preserve">              else {</w:t>
      </w:r>
    </w:p>
    <w:p w14:paraId="5B6E6057" w14:textId="77777777" w:rsidR="002759C1" w:rsidRPr="00EC76D5" w:rsidRDefault="002759C1" w:rsidP="002759C1">
      <w:pPr>
        <w:pStyle w:val="Code"/>
      </w:pPr>
      <w:r w:rsidRPr="00EC76D5">
        <w:t xml:space="preserve">                Pair&lt;String,Integer&gt; staticPair = new Pair&lt;&gt;(leftSymbol.getUniqueName(), leftSymbol.getOffset());</w:t>
      </w:r>
    </w:p>
    <w:p w14:paraId="3472E16B" w14:textId="77777777" w:rsidR="002759C1" w:rsidRPr="00EC76D5" w:rsidRDefault="002759C1" w:rsidP="002759C1">
      <w:pPr>
        <w:pStyle w:val="Code"/>
      </w:pPr>
      <w:r w:rsidRPr="00EC76D5">
        <w:t xml:space="preserve">                addObjectCode(operator, null, staticPair, value);</w:t>
      </w:r>
    </w:p>
    <w:p w14:paraId="363E8A5B" w14:textId="77777777" w:rsidR="002759C1" w:rsidRPr="00EC76D5" w:rsidRDefault="002759C1" w:rsidP="002759C1">
      <w:pPr>
        <w:pStyle w:val="Code"/>
      </w:pPr>
      <w:r w:rsidRPr="00EC76D5">
        <w:t xml:space="preserve">              }</w:t>
      </w:r>
    </w:p>
    <w:p w14:paraId="184E9FA6" w14:textId="77777777" w:rsidR="002759C1" w:rsidRPr="00EC76D5" w:rsidRDefault="002759C1" w:rsidP="002759C1">
      <w:pPr>
        <w:pStyle w:val="Code"/>
      </w:pPr>
      <w:r w:rsidRPr="00EC76D5">
        <w:t xml:space="preserve">            }</w:t>
      </w:r>
    </w:p>
    <w:p w14:paraId="1B4F6DF0" w14:textId="77777777" w:rsidR="002759C1" w:rsidRPr="00EC76D5" w:rsidRDefault="002759C1" w:rsidP="002759C1">
      <w:pPr>
        <w:pStyle w:val="Code"/>
      </w:pPr>
      <w:r w:rsidRPr="00EC76D5">
        <w:t xml:space="preserve">          }</w:t>
      </w:r>
    </w:p>
    <w:p w14:paraId="5139405E" w14:textId="77777777" w:rsidR="002759C1" w:rsidRPr="00EC76D5" w:rsidRDefault="002759C1" w:rsidP="002759C1">
      <w:pPr>
        <w:pStyle w:val="Code"/>
      </w:pPr>
      <w:r w:rsidRPr="00EC76D5">
        <w:t xml:space="preserve">          //else if (leftRegister == null) {</w:t>
      </w:r>
    </w:p>
    <w:p w14:paraId="1C67281F" w14:textId="77777777" w:rsidR="002759C1" w:rsidRPr="00EC76D5" w:rsidRDefault="002759C1" w:rsidP="002759C1">
      <w:pPr>
        <w:pStyle w:val="Code"/>
      </w:pPr>
      <w:r w:rsidRPr="00EC76D5">
        <w:t xml:space="preserve">          else if ((!leftSymbol.isTemporary() || (leftRegister == null)) &amp;&amp;</w:t>
      </w:r>
    </w:p>
    <w:p w14:paraId="3C7AFC29" w14:textId="77777777" w:rsidR="002759C1" w:rsidRPr="00EC76D5" w:rsidRDefault="002759C1" w:rsidP="002759C1">
      <w:pPr>
        <w:pStyle w:val="Code"/>
      </w:pPr>
      <w:r w:rsidRPr="00EC76D5">
        <w:t xml:space="preserve">                   (leftRegister != rightRegister)) {</w:t>
      </w:r>
    </w:p>
    <w:p w14:paraId="552894FF" w14:textId="77777777" w:rsidR="002759C1" w:rsidRPr="00EC76D5" w:rsidRDefault="002759C1" w:rsidP="002759C1">
      <w:pPr>
        <w:pStyle w:val="Code"/>
      </w:pPr>
      <w:r w:rsidRPr="00EC76D5">
        <w:t xml:space="preserve">            generateBinaryExpression(m_middleToIntegralTargetMap.get(middleOp),</w:t>
      </w:r>
    </w:p>
    <w:p w14:paraId="10E8EE41" w14:textId="77777777" w:rsidR="002759C1" w:rsidRPr="00EC76D5" w:rsidRDefault="002759C1" w:rsidP="002759C1">
      <w:pPr>
        <w:pStyle w:val="Code"/>
      </w:pPr>
      <w:r w:rsidRPr="00EC76D5">
        <w:t xml:space="preserve">                                     leftRegister, leftSymbol, leftAddressRegister, leftAddressOffset,</w:t>
      </w:r>
    </w:p>
    <w:p w14:paraId="5308F181" w14:textId="77777777" w:rsidR="002759C1" w:rsidRPr="00EC76D5" w:rsidRDefault="002759C1" w:rsidP="002759C1">
      <w:pPr>
        <w:pStyle w:val="Code"/>
      </w:pPr>
      <w:r w:rsidRPr="00EC76D5">
        <w:t xml:space="preserve">                                     rightRegister, rightSymbol, rightAddressRegister, rightAddressOffset);</w:t>
      </w:r>
    </w:p>
    <w:p w14:paraId="1925BD0E" w14:textId="77777777" w:rsidR="002759C1" w:rsidRPr="00EC76D5" w:rsidRDefault="002759C1" w:rsidP="002759C1">
      <w:pPr>
        <w:pStyle w:val="Code"/>
      </w:pPr>
      <w:r w:rsidRPr="00EC76D5">
        <w:t xml:space="preserve">          }</w:t>
      </w:r>
    </w:p>
    <w:p w14:paraId="57D277BC" w14:textId="77777777" w:rsidR="002759C1" w:rsidRPr="00EC76D5" w:rsidRDefault="002759C1" w:rsidP="002759C1">
      <w:pPr>
        <w:pStyle w:val="Code"/>
      </w:pPr>
    </w:p>
    <w:p w14:paraId="4048433C" w14:textId="77777777" w:rsidR="002759C1" w:rsidRPr="00EC76D5" w:rsidRDefault="002759C1" w:rsidP="002759C1">
      <w:pPr>
        <w:pStyle w:val="Code"/>
      </w:pPr>
      <w:r w:rsidRPr="00EC76D5">
        <w:t xml:space="preserve">          if (middleCode.isSave() &amp;&amp; (leftRegister != null) &amp;&amp;</w:t>
      </w:r>
    </w:p>
    <w:p w14:paraId="2F4829C4" w14:textId="77777777" w:rsidR="002759C1" w:rsidRPr="00EC76D5" w:rsidRDefault="002759C1" w:rsidP="002759C1">
      <w:pPr>
        <w:pStyle w:val="Code"/>
      </w:pPr>
      <w:r w:rsidRPr="00EC76D5">
        <w:lastRenderedPageBreak/>
        <w:t xml:space="preserve">             !(leftSymbol.isTemporary() &amp;&amp; (leftAddressRegister == null) &amp;&amp; (leftSymbol.getOffset() == 0))) {</w:t>
      </w:r>
    </w:p>
    <w:p w14:paraId="7E771D4A" w14:textId="77777777" w:rsidR="002759C1" w:rsidRPr="00EC76D5" w:rsidRDefault="002759C1" w:rsidP="002759C1">
      <w:pPr>
        <w:pStyle w:val="Code"/>
      </w:pPr>
      <w:r w:rsidRPr="00EC76D5">
        <w:t xml:space="preserve">            saveRegister(leftRegister, leftSymbol, leftAddressRegister, leftAddressOffset);</w:t>
      </w:r>
    </w:p>
    <w:p w14:paraId="3AAB9EF6" w14:textId="77777777" w:rsidR="002759C1" w:rsidRPr="00EC76D5" w:rsidRDefault="002759C1" w:rsidP="002759C1">
      <w:pPr>
        <w:pStyle w:val="Code"/>
      </w:pPr>
      <w:r w:rsidRPr="00EC76D5">
        <w:t xml:space="preserve">          }</w:t>
      </w:r>
    </w:p>
    <w:p w14:paraId="64FE1F9A" w14:textId="77777777" w:rsidR="002759C1" w:rsidRPr="00EC76D5" w:rsidRDefault="002759C1" w:rsidP="002759C1">
      <w:pPr>
        <w:pStyle w:val="Code"/>
      </w:pPr>
      <w:r w:rsidRPr="00EC76D5">
        <w:t xml:space="preserve">        //}</w:t>
      </w:r>
    </w:p>
    <w:p w14:paraId="040F47CB" w14:textId="77777777" w:rsidR="002759C1" w:rsidRPr="00EC76D5" w:rsidRDefault="002759C1" w:rsidP="002759C1">
      <w:pPr>
        <w:pStyle w:val="Code"/>
      </w:pPr>
      <w:r w:rsidRPr="00EC76D5">
        <w:t xml:space="preserve">        break;</w:t>
      </w:r>
    </w:p>
    <w:p w14:paraId="5941D8FD" w14:textId="77777777" w:rsidR="002759C1" w:rsidRPr="00EC76D5" w:rsidRDefault="002759C1" w:rsidP="002759C1">
      <w:pPr>
        <w:pStyle w:val="Code"/>
      </w:pPr>
    </w:p>
    <w:p w14:paraId="4E2E3C20" w14:textId="77777777" w:rsidR="002759C1" w:rsidRPr="00EC76D5" w:rsidRDefault="002759C1" w:rsidP="002759C1">
      <w:pPr>
        <w:pStyle w:val="Code"/>
      </w:pPr>
      <w:r w:rsidRPr="00EC76D5">
        <w:t xml:space="preserve">      case BinaryAdd:</w:t>
      </w:r>
    </w:p>
    <w:p w14:paraId="5EC565C6" w14:textId="653B1BE5" w:rsidR="002759C1" w:rsidRPr="00EC76D5" w:rsidRDefault="002759C1" w:rsidP="002759C1">
      <w:pPr>
        <w:pStyle w:val="Code"/>
      </w:pPr>
      <w:r w:rsidRPr="00EC76D5">
        <w:t xml:space="preserve">      case Bitwise</w:t>
      </w:r>
      <w:r w:rsidR="00414C74">
        <w:t>Or</w:t>
      </w:r>
      <w:r w:rsidRPr="00EC76D5">
        <w:t>:</w:t>
      </w:r>
    </w:p>
    <w:p w14:paraId="55DE4813" w14:textId="77777777" w:rsidR="002759C1" w:rsidRPr="00EC76D5" w:rsidRDefault="002759C1" w:rsidP="002759C1">
      <w:pPr>
        <w:pStyle w:val="Code"/>
      </w:pPr>
      <w:r w:rsidRPr="00EC76D5">
        <w:t xml:space="preserve">      case BitwiseXOr:</w:t>
      </w:r>
    </w:p>
    <w:p w14:paraId="4B7FF75D" w14:textId="77777777" w:rsidR="002759C1" w:rsidRPr="00EC76D5" w:rsidRDefault="002759C1" w:rsidP="002759C1">
      <w:pPr>
        <w:pStyle w:val="Code"/>
      </w:pPr>
      <w:r w:rsidRPr="00EC76D5">
        <w:t xml:space="preserve">      case BitwiseAnd:</w:t>
      </w:r>
    </w:p>
    <w:p w14:paraId="07418B4C" w14:textId="77777777" w:rsidR="002759C1" w:rsidRPr="00EC76D5" w:rsidRDefault="002759C1" w:rsidP="002759C1">
      <w:pPr>
        <w:pStyle w:val="Code"/>
      </w:pPr>
      <w:r w:rsidRPr="00EC76D5">
        <w:t xml:space="preserve">      case BinarySubtract:</w:t>
      </w:r>
    </w:p>
    <w:p w14:paraId="78899449" w14:textId="77777777" w:rsidR="002759C1" w:rsidRPr="00EC76D5" w:rsidRDefault="002759C1" w:rsidP="002759C1">
      <w:pPr>
        <w:pStyle w:val="Code"/>
      </w:pPr>
      <w:r w:rsidRPr="00EC76D5">
        <w:t xml:space="preserve">        generateBinaryExpression(m_middleToIntegralTargetMap.get(middleOp),</w:t>
      </w:r>
    </w:p>
    <w:p w14:paraId="510A9EC4" w14:textId="77777777" w:rsidR="002759C1" w:rsidRPr="00EC76D5" w:rsidRDefault="002759C1" w:rsidP="002759C1">
      <w:pPr>
        <w:pStyle w:val="Code"/>
      </w:pPr>
      <w:r w:rsidRPr="00EC76D5">
        <w:t xml:space="preserve">                                 leftRegister, leftSymbol, leftAddressRegister,</w:t>
      </w:r>
    </w:p>
    <w:p w14:paraId="1F79B4EC" w14:textId="77777777" w:rsidR="002759C1" w:rsidRPr="00EC76D5" w:rsidRDefault="002759C1" w:rsidP="002759C1">
      <w:pPr>
        <w:pStyle w:val="Code"/>
      </w:pPr>
      <w:r w:rsidRPr="00EC76D5">
        <w:t xml:space="preserve">                                 leftAddressOffset, rightRegister, rightSymbol,</w:t>
      </w:r>
    </w:p>
    <w:p w14:paraId="1B1E94E8" w14:textId="77777777" w:rsidR="002759C1" w:rsidRPr="00EC76D5" w:rsidRDefault="002759C1" w:rsidP="002759C1">
      <w:pPr>
        <w:pStyle w:val="Code"/>
      </w:pPr>
      <w:r w:rsidRPr="00EC76D5">
        <w:t xml:space="preserve">                                 rightAddressRegister, rightAddressOffset);</w:t>
      </w:r>
    </w:p>
    <w:p w14:paraId="7F435395" w14:textId="77777777" w:rsidR="002759C1" w:rsidRPr="00EC76D5" w:rsidRDefault="002759C1" w:rsidP="002759C1">
      <w:pPr>
        <w:pStyle w:val="Code"/>
      </w:pPr>
      <w:r w:rsidRPr="00EC76D5">
        <w:t xml:space="preserve">        break;</w:t>
      </w:r>
    </w:p>
    <w:p w14:paraId="54EA6A06" w14:textId="77777777" w:rsidR="002759C1" w:rsidRPr="00EC76D5" w:rsidRDefault="002759C1" w:rsidP="002759C1">
      <w:pPr>
        <w:pStyle w:val="Code"/>
      </w:pPr>
    </w:p>
    <w:p w14:paraId="3FF23B6D" w14:textId="77777777" w:rsidR="002759C1" w:rsidRPr="00EC76D5" w:rsidRDefault="002759C1" w:rsidP="002759C1">
      <w:pPr>
        <w:pStyle w:val="Code"/>
      </w:pPr>
      <w:r w:rsidRPr="00EC76D5">
        <w:t xml:space="preserve">      case LeftShift:</w:t>
      </w:r>
    </w:p>
    <w:p w14:paraId="4ADE96DE" w14:textId="77777777" w:rsidR="002759C1" w:rsidRPr="00EC76D5" w:rsidRDefault="002759C1" w:rsidP="002759C1">
      <w:pPr>
        <w:pStyle w:val="Code"/>
      </w:pPr>
      <w:r w:rsidRPr="00EC76D5">
        <w:t xml:space="preserve">      case RightShift: {</w:t>
      </w:r>
    </w:p>
    <w:p w14:paraId="584EAD6C" w14:textId="77777777" w:rsidR="002759C1" w:rsidRPr="00EC76D5" w:rsidRDefault="002759C1" w:rsidP="002759C1">
      <w:pPr>
        <w:pStyle w:val="Code"/>
      </w:pPr>
      <w:r w:rsidRPr="00EC76D5">
        <w:t xml:space="preserve">          if (rightRegister != null) {</w:t>
      </w:r>
    </w:p>
    <w:p w14:paraId="5D5FDBDA" w14:textId="77777777" w:rsidR="002759C1" w:rsidRPr="00EC76D5" w:rsidRDefault="002759C1" w:rsidP="002759C1">
      <w:pPr>
        <w:pStyle w:val="Code"/>
      </w:pPr>
      <w:r w:rsidRPr="00EC76D5">
        <w:t xml:space="preserve">            if (middleCode.isLoad(Track.Right)) {</w:t>
      </w:r>
    </w:p>
    <w:p w14:paraId="41822F4F" w14:textId="77777777" w:rsidR="002759C1" w:rsidRPr="00EC76D5" w:rsidRDefault="002759C1" w:rsidP="002759C1">
      <w:pPr>
        <w:pStyle w:val="Code"/>
      </w:pPr>
      <w:r w:rsidRPr="00EC76D5">
        <w:t xml:space="preserve">              loadRegister(rightRegister, rightSymbol,</w:t>
      </w:r>
    </w:p>
    <w:p w14:paraId="3A5DBFDE" w14:textId="77777777" w:rsidR="002759C1" w:rsidRPr="00EC76D5" w:rsidRDefault="002759C1" w:rsidP="002759C1">
      <w:pPr>
        <w:pStyle w:val="Code"/>
      </w:pPr>
      <w:r w:rsidRPr="00EC76D5">
        <w:t xml:space="preserve">                           rightAddressRegister, rightAddressOffset);</w:t>
      </w:r>
    </w:p>
    <w:p w14:paraId="39967D24" w14:textId="77777777" w:rsidR="002759C1" w:rsidRPr="00EC76D5" w:rsidRDefault="002759C1" w:rsidP="002759C1">
      <w:pPr>
        <w:pStyle w:val="Code"/>
      </w:pPr>
      <w:r w:rsidRPr="00EC76D5">
        <w:t xml:space="preserve">            }</w:t>
      </w:r>
    </w:p>
    <w:p w14:paraId="5D4BB195" w14:textId="77777777" w:rsidR="002759C1" w:rsidRPr="00EC76D5" w:rsidRDefault="002759C1" w:rsidP="002759C1">
      <w:pPr>
        <w:pStyle w:val="Code"/>
      </w:pPr>
      <w:r w:rsidRPr="00EC76D5">
        <w:t xml:space="preserve">            else if (rightRegister != Register.cl) {</w:t>
      </w:r>
    </w:p>
    <w:p w14:paraId="3BE8835C" w14:textId="77777777" w:rsidR="002759C1" w:rsidRPr="00EC76D5" w:rsidRDefault="002759C1" w:rsidP="002759C1">
      <w:pPr>
        <w:pStyle w:val="Code"/>
      </w:pPr>
      <w:r w:rsidRPr="00EC76D5">
        <w:t xml:space="preserve">              Assert.error(ObjectCode.registerSize(rightRegister) ==</w:t>
      </w:r>
    </w:p>
    <w:p w14:paraId="62043F48" w14:textId="77777777" w:rsidR="002759C1" w:rsidRPr="00EC76D5" w:rsidRDefault="002759C1" w:rsidP="002759C1">
      <w:pPr>
        <w:pStyle w:val="Code"/>
      </w:pPr>
      <w:r w:rsidRPr="00EC76D5">
        <w:t xml:space="preserve">                           ObjectCode.registerSize(Register.cl));</w:t>
      </w:r>
    </w:p>
    <w:p w14:paraId="57FC8559" w14:textId="77777777" w:rsidR="002759C1" w:rsidRPr="00EC76D5" w:rsidRDefault="002759C1" w:rsidP="002759C1">
      <w:pPr>
        <w:pStyle w:val="Code"/>
      </w:pPr>
      <w:r w:rsidRPr="00EC76D5">
        <w:t xml:space="preserve">              addObjectCode(ObjectOperator.mov, Register.cl,</w:t>
      </w:r>
    </w:p>
    <w:p w14:paraId="0D947928" w14:textId="77777777" w:rsidR="002759C1" w:rsidRPr="00EC76D5" w:rsidRDefault="002759C1" w:rsidP="002759C1">
      <w:pPr>
        <w:pStyle w:val="Code"/>
      </w:pPr>
      <w:r w:rsidRPr="00EC76D5">
        <w:t xml:space="preserve">                            rightRegister, null);</w:t>
      </w:r>
    </w:p>
    <w:p w14:paraId="13F8B47F" w14:textId="77777777" w:rsidR="002759C1" w:rsidRPr="00EC76D5" w:rsidRDefault="002759C1" w:rsidP="002759C1">
      <w:pPr>
        <w:pStyle w:val="Code"/>
      </w:pPr>
      <w:r w:rsidRPr="00EC76D5">
        <w:t xml:space="preserve">              rightRegister = Register.cl;</w:t>
      </w:r>
    </w:p>
    <w:p w14:paraId="4731321F" w14:textId="77777777" w:rsidR="002759C1" w:rsidRPr="00EC76D5" w:rsidRDefault="002759C1" w:rsidP="002759C1">
      <w:pPr>
        <w:pStyle w:val="Code"/>
      </w:pPr>
      <w:r w:rsidRPr="00EC76D5">
        <w:t xml:space="preserve">            }</w:t>
      </w:r>
    </w:p>
    <w:p w14:paraId="455C9BC3" w14:textId="77777777" w:rsidR="002759C1" w:rsidRPr="00EC76D5" w:rsidRDefault="002759C1" w:rsidP="002759C1">
      <w:pPr>
        <w:pStyle w:val="Code"/>
      </w:pPr>
      <w:r w:rsidRPr="00EC76D5">
        <w:t xml:space="preserve">          }</w:t>
      </w:r>
    </w:p>
    <w:p w14:paraId="0CD07324" w14:textId="77777777" w:rsidR="002759C1" w:rsidRPr="00EC76D5" w:rsidRDefault="002759C1" w:rsidP="002759C1">
      <w:pPr>
        <w:pStyle w:val="Code"/>
      </w:pPr>
      <w:r w:rsidRPr="00EC76D5">
        <w:t xml:space="preserve">          </w:t>
      </w:r>
    </w:p>
    <w:p w14:paraId="33DDE3C0" w14:textId="77777777" w:rsidR="002759C1" w:rsidRPr="00EC76D5" w:rsidRDefault="002759C1" w:rsidP="002759C1">
      <w:pPr>
        <w:pStyle w:val="Code"/>
      </w:pPr>
      <w:r w:rsidRPr="00EC76D5">
        <w:t xml:space="preserve">          generateBinaryExpression(m_middleToIntegralTargetMap.get(middleOp),</w:t>
      </w:r>
    </w:p>
    <w:p w14:paraId="62771504" w14:textId="77777777" w:rsidR="002759C1" w:rsidRPr="00EC76D5" w:rsidRDefault="002759C1" w:rsidP="002759C1">
      <w:pPr>
        <w:pStyle w:val="Code"/>
      </w:pPr>
      <w:r w:rsidRPr="00EC76D5">
        <w:t xml:space="preserve">                                leftRegister, leftSymbol, leftAddressRegister,</w:t>
      </w:r>
    </w:p>
    <w:p w14:paraId="0D6E133F" w14:textId="77777777" w:rsidR="002759C1" w:rsidRPr="00EC76D5" w:rsidRDefault="002759C1" w:rsidP="002759C1">
      <w:pPr>
        <w:pStyle w:val="Code"/>
      </w:pPr>
      <w:r w:rsidRPr="00EC76D5">
        <w:t xml:space="preserve">                                leftAddressOffset, rightRegister, rightSymbol,</w:t>
      </w:r>
    </w:p>
    <w:p w14:paraId="52E514BA" w14:textId="77777777" w:rsidR="002759C1" w:rsidRPr="00EC76D5" w:rsidRDefault="002759C1" w:rsidP="002759C1">
      <w:pPr>
        <w:pStyle w:val="Code"/>
      </w:pPr>
      <w:r w:rsidRPr="00EC76D5">
        <w:t xml:space="preserve">                                rightAddressRegister, rightAddressOffset);</w:t>
      </w:r>
    </w:p>
    <w:p w14:paraId="3959104B" w14:textId="77777777" w:rsidR="002759C1" w:rsidRPr="00EC76D5" w:rsidRDefault="002759C1" w:rsidP="002759C1">
      <w:pPr>
        <w:pStyle w:val="Code"/>
      </w:pPr>
      <w:r w:rsidRPr="00EC76D5">
        <w:t xml:space="preserve">        }</w:t>
      </w:r>
    </w:p>
    <w:p w14:paraId="28D2D63A" w14:textId="77777777" w:rsidR="002759C1" w:rsidRPr="00EC76D5" w:rsidRDefault="002759C1" w:rsidP="002759C1">
      <w:pPr>
        <w:pStyle w:val="Code"/>
      </w:pPr>
      <w:r w:rsidRPr="00EC76D5">
        <w:t xml:space="preserve">        break;</w:t>
      </w:r>
    </w:p>
    <w:p w14:paraId="3B7145C3" w14:textId="77777777" w:rsidR="002759C1" w:rsidRPr="00EC76D5" w:rsidRDefault="002759C1" w:rsidP="002759C1">
      <w:pPr>
        <w:pStyle w:val="Code"/>
      </w:pPr>
    </w:p>
    <w:p w14:paraId="038E29C1" w14:textId="77777777" w:rsidR="002759C1" w:rsidRPr="00EC76D5" w:rsidRDefault="002759C1" w:rsidP="002759C1">
      <w:pPr>
        <w:pStyle w:val="Code"/>
      </w:pPr>
      <w:r w:rsidRPr="00EC76D5">
        <w:t xml:space="preserve">      case Equal:</w:t>
      </w:r>
    </w:p>
    <w:p w14:paraId="7FE47167" w14:textId="77777777" w:rsidR="002759C1" w:rsidRPr="00EC76D5" w:rsidRDefault="002759C1" w:rsidP="002759C1">
      <w:pPr>
        <w:pStyle w:val="Code"/>
      </w:pPr>
      <w:r w:rsidRPr="00EC76D5">
        <w:t xml:space="preserve">      case NotEqual:</w:t>
      </w:r>
    </w:p>
    <w:p w14:paraId="79DF87A2" w14:textId="77777777" w:rsidR="002759C1" w:rsidRPr="00EC76D5" w:rsidRDefault="002759C1" w:rsidP="002759C1">
      <w:pPr>
        <w:pStyle w:val="Code"/>
      </w:pPr>
      <w:r w:rsidRPr="00EC76D5">
        <w:t xml:space="preserve">      case LessThan:</w:t>
      </w:r>
    </w:p>
    <w:p w14:paraId="0F633E93" w14:textId="77777777" w:rsidR="002759C1" w:rsidRPr="00EC76D5" w:rsidRDefault="002759C1" w:rsidP="002759C1">
      <w:pPr>
        <w:pStyle w:val="Code"/>
      </w:pPr>
      <w:r w:rsidRPr="00EC76D5">
        <w:t xml:space="preserve">      case LessThanEqual:</w:t>
      </w:r>
    </w:p>
    <w:p w14:paraId="6D645674" w14:textId="77777777" w:rsidR="002759C1" w:rsidRPr="00EC76D5" w:rsidRDefault="002759C1" w:rsidP="002759C1">
      <w:pPr>
        <w:pStyle w:val="Code"/>
      </w:pPr>
      <w:r w:rsidRPr="00EC76D5">
        <w:t xml:space="preserve">      case GreaterThan:</w:t>
      </w:r>
    </w:p>
    <w:p w14:paraId="3D55A42A" w14:textId="77777777" w:rsidR="002759C1" w:rsidRPr="00EC76D5" w:rsidRDefault="002759C1" w:rsidP="002759C1">
      <w:pPr>
        <w:pStyle w:val="Code"/>
      </w:pPr>
      <w:r w:rsidRPr="00EC76D5">
        <w:t xml:space="preserve">      case GreaterThanEqual: {</w:t>
      </w:r>
    </w:p>
    <w:p w14:paraId="1987BB33" w14:textId="77777777" w:rsidR="002759C1" w:rsidRPr="00EC76D5" w:rsidRDefault="002759C1" w:rsidP="002759C1">
      <w:pPr>
        <w:pStyle w:val="Code"/>
      </w:pPr>
      <w:r w:rsidRPr="00EC76D5">
        <w:t xml:space="preserve">          generateBinaryExpression(ObjectOperator.cmp, leftRegister, leftSymbol,</w:t>
      </w:r>
    </w:p>
    <w:p w14:paraId="07254223" w14:textId="77777777" w:rsidR="002759C1" w:rsidRPr="00EC76D5" w:rsidRDefault="002759C1" w:rsidP="002759C1">
      <w:pPr>
        <w:pStyle w:val="Code"/>
      </w:pPr>
      <w:r w:rsidRPr="00EC76D5">
        <w:t xml:space="preserve">                                   leftAddressRegister, leftAddressOffset,</w:t>
      </w:r>
    </w:p>
    <w:p w14:paraId="3B66EB71" w14:textId="77777777" w:rsidR="002759C1" w:rsidRPr="00EC76D5" w:rsidRDefault="002759C1" w:rsidP="002759C1">
      <w:pPr>
        <w:pStyle w:val="Code"/>
      </w:pPr>
      <w:r w:rsidRPr="00EC76D5">
        <w:t xml:space="preserve">                                   rightRegister, rightSymbol,</w:t>
      </w:r>
    </w:p>
    <w:p w14:paraId="766326C3" w14:textId="77777777" w:rsidR="002759C1" w:rsidRPr="00EC76D5" w:rsidRDefault="002759C1" w:rsidP="002759C1">
      <w:pPr>
        <w:pStyle w:val="Code"/>
      </w:pPr>
      <w:r w:rsidRPr="00EC76D5">
        <w:t xml:space="preserve">                                   rightAddressRegister, rightAddressOffset);</w:t>
      </w:r>
    </w:p>
    <w:p w14:paraId="54D30970" w14:textId="77777777" w:rsidR="002759C1" w:rsidRPr="00EC76D5" w:rsidRDefault="002759C1" w:rsidP="002759C1">
      <w:pPr>
        <w:pStyle w:val="Code"/>
      </w:pPr>
      <w:r w:rsidRPr="00EC76D5">
        <w:t xml:space="preserve">          int target = (Integer) operand1;</w:t>
      </w:r>
    </w:p>
    <w:p w14:paraId="3F1DFE9B" w14:textId="77777777" w:rsidR="002759C1" w:rsidRPr="00EC76D5" w:rsidRDefault="002759C1" w:rsidP="002759C1">
      <w:pPr>
        <w:pStyle w:val="Code"/>
      </w:pPr>
    </w:p>
    <w:p w14:paraId="7CBD4FE1" w14:textId="77777777" w:rsidR="002759C1" w:rsidRPr="00EC76D5" w:rsidRDefault="002759C1" w:rsidP="002759C1">
      <w:pPr>
        <w:pStyle w:val="Code"/>
      </w:pPr>
      <w:r w:rsidRPr="00EC76D5">
        <w:lastRenderedPageBreak/>
        <w:t xml:space="preserve">          boolean signed = leftSymbol.getType().isSigned();</w:t>
      </w:r>
    </w:p>
    <w:p w14:paraId="05AE6733" w14:textId="77777777" w:rsidR="002759C1" w:rsidRPr="00EC76D5" w:rsidRDefault="002759C1" w:rsidP="002759C1">
      <w:pPr>
        <w:pStyle w:val="Code"/>
      </w:pPr>
      <w:r w:rsidRPr="00EC76D5">
        <w:t xml:space="preserve">          ObjectOperator objectOp =</w:t>
      </w:r>
    </w:p>
    <w:p w14:paraId="0EB9B7C4" w14:textId="77777777" w:rsidR="002759C1" w:rsidRPr="00EC76D5" w:rsidRDefault="002759C1" w:rsidP="002759C1">
      <w:pPr>
        <w:pStyle w:val="Code"/>
      </w:pPr>
      <w:r w:rsidRPr="00EC76D5">
        <w:t xml:space="preserve">            m_middleToSignedIntegralTargetMap.get(new Pair&lt;&gt;(middleOp,signed));</w:t>
      </w:r>
    </w:p>
    <w:p w14:paraId="05CBA270" w14:textId="77777777" w:rsidR="002759C1" w:rsidRPr="00EC76D5" w:rsidRDefault="002759C1" w:rsidP="002759C1">
      <w:pPr>
        <w:pStyle w:val="Code"/>
      </w:pPr>
      <w:r w:rsidRPr="00EC76D5">
        <w:t xml:space="preserve">          ObjectOperator inverseOp = m_inverseMap.get(objectOp);</w:t>
      </w:r>
    </w:p>
    <w:p w14:paraId="70235A0F" w14:textId="77777777" w:rsidR="002759C1" w:rsidRPr="00EC76D5" w:rsidRDefault="002759C1" w:rsidP="002759C1">
      <w:pPr>
        <w:pStyle w:val="Code"/>
      </w:pPr>
    </w:p>
    <w:p w14:paraId="1742D435" w14:textId="77777777" w:rsidR="002759C1" w:rsidRPr="00EC76D5" w:rsidRDefault="002759C1" w:rsidP="002759C1">
      <w:pPr>
        <w:pStyle w:val="Code"/>
      </w:pPr>
      <w:r w:rsidRPr="00EC76D5">
        <w:t xml:space="preserve">          addObjectCode(inverseOp, null, null, index + 1);</w:t>
      </w:r>
    </w:p>
    <w:p w14:paraId="79D3B850" w14:textId="77777777" w:rsidR="002759C1" w:rsidRPr="00EC76D5" w:rsidRDefault="002759C1" w:rsidP="002759C1">
      <w:pPr>
        <w:pStyle w:val="Code"/>
      </w:pPr>
      <w:r w:rsidRPr="00EC76D5">
        <w:t xml:space="preserve">          addObjectCode(ObjectOperator.long_jmp, null, null, target);</w:t>
      </w:r>
    </w:p>
    <w:p w14:paraId="4A52C4B5" w14:textId="77777777" w:rsidR="002759C1" w:rsidRPr="00EC76D5" w:rsidRDefault="002759C1" w:rsidP="002759C1">
      <w:pPr>
        <w:pStyle w:val="Code"/>
      </w:pPr>
      <w:r w:rsidRPr="00EC76D5">
        <w:t xml:space="preserve">        }</w:t>
      </w:r>
    </w:p>
    <w:p w14:paraId="6451201B" w14:textId="77777777" w:rsidR="002759C1" w:rsidRPr="00EC76D5" w:rsidRDefault="002759C1" w:rsidP="002759C1">
      <w:pPr>
        <w:pStyle w:val="Code"/>
      </w:pPr>
      <w:r w:rsidRPr="00EC76D5">
        <w:t xml:space="preserve">        break;</w:t>
      </w:r>
    </w:p>
    <w:p w14:paraId="1749892C" w14:textId="77777777" w:rsidR="002759C1" w:rsidRPr="00EC76D5" w:rsidRDefault="002759C1" w:rsidP="002759C1">
      <w:pPr>
        <w:pStyle w:val="Code"/>
      </w:pPr>
      <w:r w:rsidRPr="00EC76D5">
        <w:t xml:space="preserve">  </w:t>
      </w:r>
    </w:p>
    <w:p w14:paraId="7B201CE5" w14:textId="77777777" w:rsidR="002759C1" w:rsidRPr="00EC76D5" w:rsidRDefault="002759C1" w:rsidP="002759C1">
      <w:pPr>
        <w:pStyle w:val="Code"/>
      </w:pPr>
      <w:r w:rsidRPr="00EC76D5">
        <w:t xml:space="preserve">      case SetReturnValue: {</w:t>
      </w:r>
    </w:p>
    <w:p w14:paraId="1A017B13" w14:textId="77777777" w:rsidR="002759C1" w:rsidRPr="00EC76D5" w:rsidRDefault="002759C1" w:rsidP="002759C1">
      <w:pPr>
        <w:pStyle w:val="Code"/>
      </w:pPr>
      <w:r w:rsidRPr="00EC76D5">
        <w:t xml:space="preserve">          Register returnRegister = ObjectCode.registerToSize(ObjectCode.ReturnValueRegister, ObjectCode.registerSize(leftRegister));</w:t>
      </w:r>
    </w:p>
    <w:p w14:paraId="45DB415F" w14:textId="77777777" w:rsidR="002759C1" w:rsidRPr="00EC76D5" w:rsidRDefault="002759C1" w:rsidP="002759C1">
      <w:pPr>
        <w:pStyle w:val="Code"/>
      </w:pPr>
    </w:p>
    <w:p w14:paraId="0767BF91" w14:textId="77777777" w:rsidR="002759C1" w:rsidRPr="00EC76D5" w:rsidRDefault="002759C1" w:rsidP="002759C1">
      <w:pPr>
        <w:pStyle w:val="Code"/>
      </w:pPr>
      <w:r w:rsidRPr="00EC76D5">
        <w:t xml:space="preserve">          if (leftRegister != returnRegister) {</w:t>
      </w:r>
    </w:p>
    <w:p w14:paraId="322CE04A" w14:textId="77777777" w:rsidR="002759C1" w:rsidRPr="00EC76D5" w:rsidRDefault="002759C1" w:rsidP="002759C1">
      <w:pPr>
        <w:pStyle w:val="Code"/>
      </w:pPr>
      <w:r w:rsidRPr="00EC76D5">
        <w:t xml:space="preserve">            addObjectCode(ObjectOperator.mov, returnRegister, leftRegister, null);</w:t>
      </w:r>
    </w:p>
    <w:p w14:paraId="7EA53CB6" w14:textId="77777777" w:rsidR="002759C1" w:rsidRPr="00EC76D5" w:rsidRDefault="002759C1" w:rsidP="002759C1">
      <w:pPr>
        <w:pStyle w:val="Code"/>
      </w:pPr>
      <w:r w:rsidRPr="00EC76D5">
        <w:t xml:space="preserve">          }</w:t>
      </w:r>
    </w:p>
    <w:p w14:paraId="24171D69" w14:textId="77777777" w:rsidR="002759C1" w:rsidRPr="00EC76D5" w:rsidRDefault="002759C1" w:rsidP="002759C1">
      <w:pPr>
        <w:pStyle w:val="Code"/>
      </w:pPr>
      <w:r w:rsidRPr="00EC76D5">
        <w:t xml:space="preserve">        }</w:t>
      </w:r>
    </w:p>
    <w:p w14:paraId="25D01266" w14:textId="77777777" w:rsidR="002759C1" w:rsidRPr="00EC76D5" w:rsidRDefault="002759C1" w:rsidP="002759C1">
      <w:pPr>
        <w:pStyle w:val="Code"/>
      </w:pPr>
      <w:r w:rsidRPr="00EC76D5">
        <w:t xml:space="preserve">        break;</w:t>
      </w:r>
    </w:p>
    <w:p w14:paraId="3A5E90F2" w14:textId="77777777" w:rsidR="002759C1" w:rsidRPr="00EC76D5" w:rsidRDefault="002759C1" w:rsidP="002759C1">
      <w:pPr>
        <w:pStyle w:val="Code"/>
      </w:pPr>
      <w:r w:rsidRPr="00EC76D5">
        <w:t xml:space="preserve">      </w:t>
      </w:r>
    </w:p>
    <w:p w14:paraId="58EB6F1A" w14:textId="77777777" w:rsidR="002759C1" w:rsidRPr="00EC76D5" w:rsidRDefault="002759C1" w:rsidP="002759C1">
      <w:pPr>
        <w:pStyle w:val="Code"/>
      </w:pPr>
      <w:r w:rsidRPr="00EC76D5">
        <w:t xml:space="preserve">      case GetReturnValue:</w:t>
      </w:r>
    </w:p>
    <w:p w14:paraId="5B121475" w14:textId="77777777" w:rsidR="002759C1" w:rsidRPr="00EC76D5" w:rsidRDefault="002759C1" w:rsidP="002759C1">
      <w:pPr>
        <w:pStyle w:val="Code"/>
      </w:pPr>
      <w:r w:rsidRPr="00EC76D5">
        <w:t xml:space="preserve">        break;</w:t>
      </w:r>
    </w:p>
    <w:p w14:paraId="5FA7A870" w14:textId="77777777" w:rsidR="002759C1" w:rsidRPr="00EC76D5" w:rsidRDefault="002759C1" w:rsidP="002759C1">
      <w:pPr>
        <w:pStyle w:val="Code"/>
      </w:pPr>
    </w:p>
    <w:p w14:paraId="3DF5CC05" w14:textId="77777777" w:rsidR="002759C1" w:rsidRPr="00EC76D5" w:rsidRDefault="002759C1" w:rsidP="002759C1">
      <w:pPr>
        <w:pStyle w:val="Code"/>
      </w:pPr>
      <w:r w:rsidRPr="00EC76D5">
        <w:t xml:space="preserve">      default:</w:t>
      </w:r>
    </w:p>
    <w:p w14:paraId="19A0B4E9" w14:textId="77777777" w:rsidR="002759C1" w:rsidRPr="00EC76D5" w:rsidRDefault="002759C1" w:rsidP="002759C1">
      <w:pPr>
        <w:pStyle w:val="Code"/>
      </w:pPr>
      <w:r w:rsidRPr="00EC76D5">
        <w:t xml:space="preserve">          //Assert.error("default integral");</w:t>
      </w:r>
    </w:p>
    <w:p w14:paraId="454900FF" w14:textId="77777777" w:rsidR="002759C1" w:rsidRPr="00EC76D5" w:rsidRDefault="002759C1" w:rsidP="002759C1">
      <w:pPr>
        <w:pStyle w:val="Code"/>
      </w:pPr>
      <w:r w:rsidRPr="00EC76D5">
        <w:t xml:space="preserve">          break;</w:t>
      </w:r>
    </w:p>
    <w:p w14:paraId="1CB812E0" w14:textId="77777777" w:rsidR="002759C1" w:rsidRPr="00EC76D5" w:rsidRDefault="002759C1" w:rsidP="002759C1">
      <w:pPr>
        <w:pStyle w:val="Code"/>
      </w:pPr>
      <w:r w:rsidRPr="00EC76D5">
        <w:t xml:space="preserve">    }</w:t>
      </w:r>
    </w:p>
    <w:p w14:paraId="5CB8E5DA" w14:textId="77777777" w:rsidR="002759C1" w:rsidRPr="00EC76D5" w:rsidRDefault="002759C1" w:rsidP="002759C1">
      <w:pPr>
        <w:pStyle w:val="Code"/>
      </w:pPr>
      <w:r w:rsidRPr="00EC76D5">
        <w:t xml:space="preserve">    </w:t>
      </w:r>
    </w:p>
    <w:p w14:paraId="3C56CB2A" w14:textId="77777777" w:rsidR="002759C1" w:rsidRPr="00EC76D5" w:rsidRDefault="002759C1" w:rsidP="002759C1">
      <w:pPr>
        <w:pStyle w:val="Code"/>
      </w:pPr>
      <w:r w:rsidRPr="00EC76D5">
        <w:t xml:space="preserve">    if (middleCode.isSave() &amp;&amp; (resultSymbol != null)) {</w:t>
      </w:r>
    </w:p>
    <w:p w14:paraId="68BCE478" w14:textId="77777777" w:rsidR="002759C1" w:rsidRPr="00EC76D5" w:rsidRDefault="002759C1" w:rsidP="002759C1">
      <w:pPr>
        <w:pStyle w:val="Code"/>
      </w:pPr>
      <w:r w:rsidRPr="00EC76D5">
        <w:t xml:space="preserve">      saveRegister(leftRegister, resultSymbol, leftAddressRegister, leftAddressOffset);</w:t>
      </w:r>
    </w:p>
    <w:p w14:paraId="3195C41C" w14:textId="77777777" w:rsidR="002759C1" w:rsidRPr="00EC76D5" w:rsidRDefault="002759C1" w:rsidP="002759C1">
      <w:pPr>
        <w:pStyle w:val="Code"/>
      </w:pPr>
      <w:r w:rsidRPr="00EC76D5">
        <w:t xml:space="preserve">    }</w:t>
      </w:r>
    </w:p>
    <w:p w14:paraId="59912AF4" w14:textId="77777777" w:rsidR="002759C1" w:rsidRPr="00EC76D5" w:rsidRDefault="002759C1" w:rsidP="002759C1">
      <w:pPr>
        <w:pStyle w:val="Code"/>
      </w:pPr>
      <w:r w:rsidRPr="00EC76D5">
        <w:t xml:space="preserve">  }</w:t>
      </w:r>
    </w:p>
    <w:p w14:paraId="3129C91A" w14:textId="77777777" w:rsidR="002759C1" w:rsidRPr="00EC76D5" w:rsidRDefault="002759C1" w:rsidP="002759C1">
      <w:pPr>
        <w:pStyle w:val="Code"/>
      </w:pPr>
    </w:p>
    <w:p w14:paraId="2B14CAF4" w14:textId="77777777" w:rsidR="002759C1" w:rsidRPr="00EC76D5" w:rsidRDefault="002759C1" w:rsidP="002759C1">
      <w:pPr>
        <w:pStyle w:val="Code"/>
      </w:pPr>
      <w:r w:rsidRPr="00EC76D5">
        <w:t xml:space="preserve">  // ------------------------------------------------------------------------</w:t>
      </w:r>
    </w:p>
    <w:p w14:paraId="57BACAAE" w14:textId="77777777" w:rsidR="002759C1" w:rsidRPr="00EC76D5" w:rsidRDefault="002759C1" w:rsidP="002759C1">
      <w:pPr>
        <w:pStyle w:val="Code"/>
      </w:pPr>
      <w:r w:rsidRPr="00EC76D5">
        <w:t xml:space="preserve">  </w:t>
      </w:r>
    </w:p>
    <w:p w14:paraId="33FE5F76" w14:textId="77777777" w:rsidR="002759C1" w:rsidRPr="00EC76D5" w:rsidRDefault="002759C1" w:rsidP="002759C1">
      <w:pPr>
        <w:pStyle w:val="Code"/>
      </w:pPr>
      <w:r w:rsidRPr="00EC76D5">
        <w:t xml:space="preserve">  private void pushFloating(Symbol symbol, Register addressRegister, int addressOffset) {</w:t>
      </w:r>
    </w:p>
    <w:p w14:paraId="40A0FB13" w14:textId="77777777" w:rsidR="002759C1" w:rsidRPr="00EC76D5" w:rsidRDefault="002759C1" w:rsidP="002759C1">
      <w:pPr>
        <w:pStyle w:val="Code"/>
      </w:pPr>
      <w:r w:rsidRPr="00EC76D5">
        <w:t xml:space="preserve">    ObjectOperator objectOp = m_floatPushMap.get(symbol.getType().getSort());</w:t>
      </w:r>
    </w:p>
    <w:p w14:paraId="7ACCCD22" w14:textId="77777777" w:rsidR="002759C1" w:rsidRPr="00EC76D5" w:rsidRDefault="002759C1" w:rsidP="002759C1">
      <w:pPr>
        <w:pStyle w:val="Code"/>
      </w:pPr>
    </w:p>
    <w:p w14:paraId="1DE68B43" w14:textId="77777777" w:rsidR="002759C1" w:rsidRPr="00EC76D5" w:rsidRDefault="002759C1" w:rsidP="002759C1">
      <w:pPr>
        <w:pStyle w:val="Code"/>
      </w:pPr>
      <w:r w:rsidRPr="00EC76D5">
        <w:t xml:space="preserve">    if (symbol.hasValue()) {</w:t>
      </w:r>
    </w:p>
    <w:p w14:paraId="30795133" w14:textId="77777777" w:rsidR="002759C1" w:rsidRPr="00EC76D5" w:rsidRDefault="002759C1" w:rsidP="002759C1">
      <w:pPr>
        <w:pStyle w:val="Code"/>
      </w:pPr>
      <w:r w:rsidRPr="00EC76D5">
        <w:t xml:space="preserve">      Object value = symbol.getValue();</w:t>
      </w:r>
    </w:p>
    <w:p w14:paraId="392CCC6C" w14:textId="77777777" w:rsidR="002759C1" w:rsidRPr="00EC76D5" w:rsidRDefault="002759C1" w:rsidP="002759C1">
      <w:pPr>
        <w:pStyle w:val="Code"/>
      </w:pPr>
      <w:r w:rsidRPr="00EC76D5">
        <w:t xml:space="preserve">      </w:t>
      </w:r>
    </w:p>
    <w:p w14:paraId="06AB1C3C" w14:textId="77777777" w:rsidR="002759C1" w:rsidRPr="00EC76D5" w:rsidRDefault="002759C1" w:rsidP="002759C1">
      <w:pPr>
        <w:pStyle w:val="Code"/>
      </w:pPr>
      <w:r w:rsidRPr="00EC76D5">
        <w:t xml:space="preserve">      if (value instanceof BigInteger) {</w:t>
      </w:r>
    </w:p>
    <w:p w14:paraId="6D66EAD5" w14:textId="77777777" w:rsidR="002759C1" w:rsidRPr="00EC76D5" w:rsidRDefault="002759C1" w:rsidP="002759C1">
      <w:pPr>
        <w:pStyle w:val="Code"/>
      </w:pPr>
      <w:r w:rsidRPr="00EC76D5">
        <w:t xml:space="preserve">        value = new BigDecimal(((BigInteger) value).intValue());</w:t>
      </w:r>
    </w:p>
    <w:p w14:paraId="204BE0B2" w14:textId="77777777" w:rsidR="002759C1" w:rsidRPr="00EC76D5" w:rsidRDefault="002759C1" w:rsidP="002759C1">
      <w:pPr>
        <w:pStyle w:val="Code"/>
      </w:pPr>
      <w:r w:rsidRPr="00EC76D5">
        <w:t xml:space="preserve">      }</w:t>
      </w:r>
    </w:p>
    <w:p w14:paraId="19F7D51F" w14:textId="77777777" w:rsidR="002759C1" w:rsidRPr="00EC76D5" w:rsidRDefault="002759C1" w:rsidP="002759C1">
      <w:pPr>
        <w:pStyle w:val="Code"/>
      </w:pPr>
    </w:p>
    <w:p w14:paraId="53B7D28A" w14:textId="77777777" w:rsidR="002759C1" w:rsidRPr="00EC76D5" w:rsidRDefault="002759C1" w:rsidP="002759C1">
      <w:pPr>
        <w:pStyle w:val="Code"/>
      </w:pPr>
      <w:r w:rsidRPr="00EC76D5">
        <w:t xml:space="preserve">      if (((Number) value).doubleValue() == 0.0) {</w:t>
      </w:r>
    </w:p>
    <w:p w14:paraId="4E14CE86" w14:textId="77777777" w:rsidR="002759C1" w:rsidRPr="00EC76D5" w:rsidRDefault="002759C1" w:rsidP="002759C1">
      <w:pPr>
        <w:pStyle w:val="Code"/>
      </w:pPr>
      <w:r w:rsidRPr="00EC76D5">
        <w:t xml:space="preserve">        addObjectCode(ObjectOperator.fldz, null, null, null);</w:t>
      </w:r>
    </w:p>
    <w:p w14:paraId="0F43D515" w14:textId="77777777" w:rsidR="002759C1" w:rsidRPr="00EC76D5" w:rsidRDefault="002759C1" w:rsidP="002759C1">
      <w:pPr>
        <w:pStyle w:val="Code"/>
      </w:pPr>
      <w:r w:rsidRPr="00EC76D5">
        <w:t xml:space="preserve">      }</w:t>
      </w:r>
    </w:p>
    <w:p w14:paraId="38523768" w14:textId="77777777" w:rsidR="002759C1" w:rsidRPr="00EC76D5" w:rsidRDefault="002759C1" w:rsidP="002759C1">
      <w:pPr>
        <w:pStyle w:val="Code"/>
      </w:pPr>
      <w:r w:rsidRPr="00EC76D5">
        <w:t xml:space="preserve">      else if (((Number) value).doubleValue() == 1.0) {</w:t>
      </w:r>
    </w:p>
    <w:p w14:paraId="45247423" w14:textId="77777777" w:rsidR="002759C1" w:rsidRPr="00EC76D5" w:rsidRDefault="002759C1" w:rsidP="002759C1">
      <w:pPr>
        <w:pStyle w:val="Code"/>
      </w:pPr>
      <w:r w:rsidRPr="00EC76D5">
        <w:t xml:space="preserve">        addObjectCode(ObjectOperator.fld1, null, null, null);</w:t>
      </w:r>
    </w:p>
    <w:p w14:paraId="22883703" w14:textId="77777777" w:rsidR="002759C1" w:rsidRPr="00EC76D5" w:rsidRDefault="002759C1" w:rsidP="002759C1">
      <w:pPr>
        <w:pStyle w:val="Code"/>
      </w:pPr>
      <w:r w:rsidRPr="00EC76D5">
        <w:t xml:space="preserve">      }</w:t>
      </w:r>
    </w:p>
    <w:p w14:paraId="5EB32ED4" w14:textId="77777777" w:rsidR="002759C1" w:rsidRPr="00EC76D5" w:rsidRDefault="002759C1" w:rsidP="002759C1">
      <w:pPr>
        <w:pStyle w:val="Code"/>
      </w:pPr>
      <w:r w:rsidRPr="00EC76D5">
        <w:t xml:space="preserve">      else {</w:t>
      </w:r>
    </w:p>
    <w:p w14:paraId="1B185276" w14:textId="77777777" w:rsidR="002759C1" w:rsidRPr="00EC76D5" w:rsidRDefault="002759C1" w:rsidP="002759C1">
      <w:pPr>
        <w:pStyle w:val="Code"/>
      </w:pPr>
      <w:r w:rsidRPr="00EC76D5">
        <w:lastRenderedPageBreak/>
        <w:t xml:space="preserve">        Pair&lt;String,Integer&gt; pair = new Pair&lt;&gt;(symbol.getUniqueName(), 0);</w:t>
      </w:r>
    </w:p>
    <w:p w14:paraId="0F202B5F" w14:textId="77777777" w:rsidR="002759C1" w:rsidRPr="00EC76D5" w:rsidRDefault="002759C1" w:rsidP="002759C1">
      <w:pPr>
        <w:pStyle w:val="Code"/>
      </w:pPr>
      <w:r w:rsidRPr="00EC76D5">
        <w:t xml:space="preserve">        addObjectCode(objectOp, null, pair, null);</w:t>
      </w:r>
    </w:p>
    <w:p w14:paraId="602C9F52" w14:textId="77777777" w:rsidR="002759C1" w:rsidRPr="00EC76D5" w:rsidRDefault="002759C1" w:rsidP="002759C1">
      <w:pPr>
        <w:pStyle w:val="Code"/>
      </w:pPr>
      <w:r w:rsidRPr="00EC76D5">
        <w:t xml:space="preserve">      }</w:t>
      </w:r>
    </w:p>
    <w:p w14:paraId="2AE8F564" w14:textId="77777777" w:rsidR="002759C1" w:rsidRPr="00EC76D5" w:rsidRDefault="002759C1" w:rsidP="002759C1">
      <w:pPr>
        <w:pStyle w:val="Code"/>
      </w:pPr>
      <w:r w:rsidRPr="00EC76D5">
        <w:t xml:space="preserve">    }</w:t>
      </w:r>
    </w:p>
    <w:p w14:paraId="461AC6AF" w14:textId="77777777" w:rsidR="002759C1" w:rsidRPr="00EC76D5" w:rsidRDefault="002759C1" w:rsidP="002759C1">
      <w:pPr>
        <w:pStyle w:val="Code"/>
      </w:pPr>
      <w:r w:rsidRPr="00EC76D5">
        <w:t xml:space="preserve">    else if (addressRegister != null) {</w:t>
      </w:r>
    </w:p>
    <w:p w14:paraId="0C44FAC0" w14:textId="77777777" w:rsidR="002759C1" w:rsidRPr="00EC76D5" w:rsidRDefault="002759C1" w:rsidP="002759C1">
      <w:pPr>
        <w:pStyle w:val="Code"/>
      </w:pPr>
      <w:r w:rsidRPr="00EC76D5">
        <w:t xml:space="preserve">      addObjectCode(objectOp, addressRegister, addressOffset, null);</w:t>
      </w:r>
    </w:p>
    <w:p w14:paraId="4D543CB0" w14:textId="77777777" w:rsidR="002759C1" w:rsidRPr="00EC76D5" w:rsidRDefault="002759C1" w:rsidP="002759C1">
      <w:pPr>
        <w:pStyle w:val="Code"/>
      </w:pPr>
      <w:r w:rsidRPr="00EC76D5">
        <w:t xml:space="preserve">    }</w:t>
      </w:r>
    </w:p>
    <w:p w14:paraId="33A91AD5" w14:textId="77777777" w:rsidR="002759C1" w:rsidRPr="00EC76D5" w:rsidRDefault="002759C1" w:rsidP="002759C1">
      <w:pPr>
        <w:pStyle w:val="Code"/>
      </w:pPr>
      <w:r w:rsidRPr="00EC76D5">
        <w:t xml:space="preserve">    else if (symbol.isAutoOrRegister()) {</w:t>
      </w:r>
    </w:p>
    <w:p w14:paraId="7977309F" w14:textId="77777777" w:rsidR="002759C1" w:rsidRPr="00EC76D5" w:rsidRDefault="002759C1" w:rsidP="002759C1">
      <w:pPr>
        <w:pStyle w:val="Code"/>
      </w:pPr>
      <w:r w:rsidRPr="00EC76D5">
        <w:t xml:space="preserve">      addObjectCode(objectOp, getStackRegister(symbol), symbol.getOffset(), null);</w:t>
      </w:r>
    </w:p>
    <w:p w14:paraId="6C913C65" w14:textId="77777777" w:rsidR="002759C1" w:rsidRPr="00EC76D5" w:rsidRDefault="002759C1" w:rsidP="002759C1">
      <w:pPr>
        <w:pStyle w:val="Code"/>
      </w:pPr>
      <w:r w:rsidRPr="00EC76D5">
        <w:t xml:space="preserve">    }</w:t>
      </w:r>
    </w:p>
    <w:p w14:paraId="1AC6D99E" w14:textId="77777777" w:rsidR="002759C1" w:rsidRPr="00EC76D5" w:rsidRDefault="002759C1" w:rsidP="002759C1">
      <w:pPr>
        <w:pStyle w:val="Code"/>
      </w:pPr>
      <w:r w:rsidRPr="00EC76D5">
        <w:t xml:space="preserve">    else {</w:t>
      </w:r>
    </w:p>
    <w:p w14:paraId="59973DAA" w14:textId="77777777" w:rsidR="002759C1" w:rsidRPr="00EC76D5" w:rsidRDefault="002759C1" w:rsidP="002759C1">
      <w:pPr>
        <w:pStyle w:val="Code"/>
      </w:pPr>
      <w:r w:rsidRPr="00EC76D5">
        <w:t xml:space="preserve">      Pair&lt;String,Integer&gt; pair = new Pair&lt;&gt;(symbol.getUniqueName(), symbol.getOffset());</w:t>
      </w:r>
    </w:p>
    <w:p w14:paraId="1A259699" w14:textId="77777777" w:rsidR="002759C1" w:rsidRPr="00EC76D5" w:rsidRDefault="002759C1" w:rsidP="002759C1">
      <w:pPr>
        <w:pStyle w:val="Code"/>
      </w:pPr>
      <w:r w:rsidRPr="00EC76D5">
        <w:t xml:space="preserve">      addObjectCode(objectOp, null, pair, null);</w:t>
      </w:r>
    </w:p>
    <w:p w14:paraId="2F0F3E61" w14:textId="77777777" w:rsidR="002759C1" w:rsidRPr="00EC76D5" w:rsidRDefault="002759C1" w:rsidP="002759C1">
      <w:pPr>
        <w:pStyle w:val="Code"/>
      </w:pPr>
      <w:r w:rsidRPr="00EC76D5">
        <w:t xml:space="preserve">    }</w:t>
      </w:r>
    </w:p>
    <w:p w14:paraId="76D8DE0F" w14:textId="77777777" w:rsidR="002759C1" w:rsidRPr="00EC76D5" w:rsidRDefault="002759C1" w:rsidP="002759C1">
      <w:pPr>
        <w:pStyle w:val="Code"/>
      </w:pPr>
    </w:p>
    <w:p w14:paraId="78CBE8F2" w14:textId="77777777" w:rsidR="002759C1" w:rsidRPr="00EC76D5" w:rsidRDefault="002759C1" w:rsidP="002759C1">
      <w:pPr>
        <w:pStyle w:val="Code"/>
      </w:pPr>
      <w:r w:rsidRPr="00EC76D5">
        <w:t xml:space="preserve">    ++m_stackSize;</w:t>
      </w:r>
    </w:p>
    <w:p w14:paraId="41B483BA" w14:textId="77777777" w:rsidR="002759C1" w:rsidRPr="00EC76D5" w:rsidRDefault="002759C1" w:rsidP="002759C1">
      <w:pPr>
        <w:pStyle w:val="Code"/>
      </w:pPr>
      <w:r w:rsidRPr="00EC76D5">
        <w:t xml:space="preserve">    Main.DebugStream.println("Push " + symbol.getName() + " " + m_stackSize);</w:t>
      </w:r>
    </w:p>
    <w:p w14:paraId="452E3B21" w14:textId="77777777" w:rsidR="002759C1" w:rsidRPr="00EC76D5" w:rsidRDefault="002759C1" w:rsidP="002759C1">
      <w:pPr>
        <w:pStyle w:val="Code"/>
      </w:pPr>
      <w:r w:rsidRPr="00EC76D5">
        <w:t xml:space="preserve">  }</w:t>
      </w:r>
    </w:p>
    <w:p w14:paraId="199F428C" w14:textId="77777777" w:rsidR="002759C1" w:rsidRPr="00EC76D5" w:rsidRDefault="002759C1" w:rsidP="002759C1">
      <w:pPr>
        <w:pStyle w:val="Code"/>
      </w:pPr>
    </w:p>
    <w:p w14:paraId="0DC8BB5F" w14:textId="77777777" w:rsidR="002759C1" w:rsidRPr="00EC76D5" w:rsidRDefault="002759C1" w:rsidP="002759C1">
      <w:pPr>
        <w:pStyle w:val="Code"/>
      </w:pPr>
      <w:r w:rsidRPr="00EC76D5">
        <w:t xml:space="preserve">  private void topPopFloating(Symbol symbol, boolean pop, Register addressRegister,</w:t>
      </w:r>
    </w:p>
    <w:p w14:paraId="68C8DC10" w14:textId="77777777" w:rsidR="002759C1" w:rsidRPr="00EC76D5" w:rsidRDefault="002759C1" w:rsidP="002759C1">
      <w:pPr>
        <w:pStyle w:val="Code"/>
      </w:pPr>
      <w:r w:rsidRPr="00EC76D5">
        <w:t xml:space="preserve">                              int addressOffset, Register baseRegister) {</w:t>
      </w:r>
    </w:p>
    <w:p w14:paraId="7CAF469F" w14:textId="77777777" w:rsidR="002759C1" w:rsidRPr="00EC76D5" w:rsidRDefault="002759C1" w:rsidP="002759C1">
      <w:pPr>
        <w:pStyle w:val="Code"/>
      </w:pPr>
      <w:r w:rsidRPr="00EC76D5">
        <w:t xml:space="preserve">    if (symbol == null) {</w:t>
      </w:r>
    </w:p>
    <w:p w14:paraId="6B3548C8" w14:textId="77777777" w:rsidR="002759C1" w:rsidRPr="00EC76D5" w:rsidRDefault="002759C1" w:rsidP="002759C1">
      <w:pPr>
        <w:pStyle w:val="Code"/>
      </w:pPr>
      <w:r w:rsidRPr="00EC76D5">
        <w:t xml:space="preserve">      Assert.error(pop, "pop");</w:t>
      </w:r>
    </w:p>
    <w:p w14:paraId="763606C8" w14:textId="77777777" w:rsidR="002759C1" w:rsidRPr="00EC76D5" w:rsidRDefault="002759C1" w:rsidP="002759C1">
      <w:pPr>
        <w:pStyle w:val="Code"/>
      </w:pPr>
      <w:r w:rsidRPr="00EC76D5">
        <w:t xml:space="preserve">      </w:t>
      </w:r>
    </w:p>
    <w:p w14:paraId="11AF16AD" w14:textId="77777777" w:rsidR="002759C1" w:rsidRPr="00EC76D5" w:rsidRDefault="002759C1" w:rsidP="002759C1">
      <w:pPr>
        <w:pStyle w:val="Code"/>
      </w:pPr>
      <w:r w:rsidRPr="00EC76D5">
        <w:t xml:space="preserve">      if (pop) {</w:t>
      </w:r>
    </w:p>
    <w:p w14:paraId="0505B39B" w14:textId="77777777" w:rsidR="002759C1" w:rsidRPr="00EC76D5" w:rsidRDefault="002759C1" w:rsidP="002759C1">
      <w:pPr>
        <w:pStyle w:val="Code"/>
      </w:pPr>
      <w:r w:rsidRPr="00EC76D5">
        <w:t xml:space="preserve">        --m_stackSize;</w:t>
      </w:r>
    </w:p>
    <w:p w14:paraId="46C80318" w14:textId="77777777" w:rsidR="002759C1" w:rsidRPr="00EC76D5" w:rsidRDefault="002759C1" w:rsidP="002759C1">
      <w:pPr>
        <w:pStyle w:val="Code"/>
      </w:pPr>
      <w:r w:rsidRPr="00EC76D5">
        <w:t xml:space="preserve">        addObjectCode(ObjectOperator.fstsw, null, null, null); // XXX</w:t>
      </w:r>
    </w:p>
    <w:p w14:paraId="022B9BFF" w14:textId="77777777" w:rsidR="002759C1" w:rsidRPr="00EC76D5" w:rsidRDefault="002759C1" w:rsidP="002759C1">
      <w:pPr>
        <w:pStyle w:val="Code"/>
      </w:pPr>
      <w:r w:rsidRPr="00EC76D5">
        <w:t xml:space="preserve">        Main.DebugStream.println("Pop " + m_stackSize);</w:t>
      </w:r>
    </w:p>
    <w:p w14:paraId="5E0C24CE" w14:textId="77777777" w:rsidR="002759C1" w:rsidRPr="00EC76D5" w:rsidRDefault="002759C1" w:rsidP="002759C1">
      <w:pPr>
        <w:pStyle w:val="Code"/>
      </w:pPr>
      <w:r w:rsidRPr="00EC76D5">
        <w:t xml:space="preserve">      }</w:t>
      </w:r>
    </w:p>
    <w:p w14:paraId="12ECE242" w14:textId="77777777" w:rsidR="002759C1" w:rsidRPr="00EC76D5" w:rsidRDefault="002759C1" w:rsidP="002759C1">
      <w:pPr>
        <w:pStyle w:val="Code"/>
      </w:pPr>
      <w:r w:rsidRPr="00EC76D5">
        <w:t xml:space="preserve">      else {</w:t>
      </w:r>
    </w:p>
    <w:p w14:paraId="24B0CC47" w14:textId="77777777" w:rsidR="002759C1" w:rsidRPr="00EC76D5" w:rsidRDefault="002759C1" w:rsidP="002759C1">
      <w:pPr>
        <w:pStyle w:val="Code"/>
      </w:pPr>
      <w:r w:rsidRPr="00EC76D5">
        <w:t xml:space="preserve">        Main.DebugStream.println("Top " + m_stackSize);</w:t>
      </w:r>
    </w:p>
    <w:p w14:paraId="2D999284" w14:textId="77777777" w:rsidR="002759C1" w:rsidRPr="00EC76D5" w:rsidRDefault="002759C1" w:rsidP="002759C1">
      <w:pPr>
        <w:pStyle w:val="Code"/>
      </w:pPr>
      <w:r w:rsidRPr="00EC76D5">
        <w:t xml:space="preserve">      }</w:t>
      </w:r>
    </w:p>
    <w:p w14:paraId="779699CE" w14:textId="77777777" w:rsidR="002759C1" w:rsidRPr="00EC76D5" w:rsidRDefault="002759C1" w:rsidP="002759C1">
      <w:pPr>
        <w:pStyle w:val="Code"/>
      </w:pPr>
      <w:r w:rsidRPr="00EC76D5">
        <w:t xml:space="preserve">    }</w:t>
      </w:r>
    </w:p>
    <w:p w14:paraId="67977B74" w14:textId="77777777" w:rsidR="002759C1" w:rsidRPr="00EC76D5" w:rsidRDefault="002759C1" w:rsidP="002759C1">
      <w:pPr>
        <w:pStyle w:val="Code"/>
      </w:pPr>
      <w:r w:rsidRPr="00EC76D5">
        <w:t xml:space="preserve">    else { // if (!symbol.isTemporary()) {</w:t>
      </w:r>
    </w:p>
    <w:p w14:paraId="396808A7" w14:textId="77777777" w:rsidR="002759C1" w:rsidRPr="00EC76D5" w:rsidRDefault="002759C1" w:rsidP="002759C1">
      <w:pPr>
        <w:pStyle w:val="Code"/>
      </w:pPr>
      <w:r w:rsidRPr="00EC76D5">
        <w:t xml:space="preserve">      ObjectOperator objectOp = pop ? m_floatPopMap.get(symbol.getType().getSort())</w:t>
      </w:r>
    </w:p>
    <w:p w14:paraId="6720BDA4" w14:textId="77777777" w:rsidR="002759C1" w:rsidRPr="00EC76D5" w:rsidRDefault="002759C1" w:rsidP="002759C1">
      <w:pPr>
        <w:pStyle w:val="Code"/>
      </w:pPr>
      <w:r w:rsidRPr="00EC76D5">
        <w:t xml:space="preserve">                                    : m_floatTopMap.get(symbol.getType().getSort());</w:t>
      </w:r>
    </w:p>
    <w:p w14:paraId="6E1827A6" w14:textId="77777777" w:rsidR="002759C1" w:rsidRPr="00EC76D5" w:rsidRDefault="002759C1" w:rsidP="002759C1">
      <w:pPr>
        <w:pStyle w:val="Code"/>
      </w:pPr>
      <w:r w:rsidRPr="00EC76D5">
        <w:t xml:space="preserve">  </w:t>
      </w:r>
    </w:p>
    <w:p w14:paraId="2FB5FACD" w14:textId="77777777" w:rsidR="002759C1" w:rsidRPr="00EC76D5" w:rsidRDefault="002759C1" w:rsidP="002759C1">
      <w:pPr>
        <w:pStyle w:val="Code"/>
      </w:pPr>
      <w:r w:rsidRPr="00EC76D5">
        <w:t xml:space="preserve">      if (addressRegister != null) {</w:t>
      </w:r>
    </w:p>
    <w:p w14:paraId="736348BC" w14:textId="77777777" w:rsidR="002759C1" w:rsidRPr="00EC76D5" w:rsidRDefault="002759C1" w:rsidP="002759C1">
      <w:pPr>
        <w:pStyle w:val="Code"/>
      </w:pPr>
      <w:r w:rsidRPr="00EC76D5">
        <w:t xml:space="preserve">        addObjectCode(objectOp, addressRegister, 0, null);</w:t>
      </w:r>
    </w:p>
    <w:p w14:paraId="42EA5254" w14:textId="77777777" w:rsidR="002759C1" w:rsidRPr="00EC76D5" w:rsidRDefault="002759C1" w:rsidP="002759C1">
      <w:pPr>
        <w:pStyle w:val="Code"/>
      </w:pPr>
      <w:r w:rsidRPr="00EC76D5">
        <w:t xml:space="preserve">      }</w:t>
      </w:r>
    </w:p>
    <w:p w14:paraId="32652813" w14:textId="77777777" w:rsidR="002759C1" w:rsidRPr="00EC76D5" w:rsidRDefault="002759C1" w:rsidP="002759C1">
      <w:pPr>
        <w:pStyle w:val="Code"/>
      </w:pPr>
      <w:r w:rsidRPr="00EC76D5">
        <w:t xml:space="preserve">      else if (symbol.isAutoOrRegister()) {</w:t>
      </w:r>
    </w:p>
    <w:p w14:paraId="6DBF2649" w14:textId="77777777" w:rsidR="002759C1" w:rsidRPr="00EC76D5" w:rsidRDefault="002759C1" w:rsidP="002759C1">
      <w:pPr>
        <w:pStyle w:val="Code"/>
      </w:pPr>
      <w:r w:rsidRPr="00EC76D5">
        <w:t xml:space="preserve">        if (baseRegister == null) {</w:t>
      </w:r>
    </w:p>
    <w:p w14:paraId="592CA000" w14:textId="77777777" w:rsidR="002759C1" w:rsidRPr="00EC76D5" w:rsidRDefault="002759C1" w:rsidP="002759C1">
      <w:pPr>
        <w:pStyle w:val="Code"/>
      </w:pPr>
      <w:r w:rsidRPr="00EC76D5">
        <w:t xml:space="preserve">          baseRegister = getStackRegister(symbol);</w:t>
      </w:r>
    </w:p>
    <w:p w14:paraId="200305FB" w14:textId="77777777" w:rsidR="002759C1" w:rsidRPr="00EC76D5" w:rsidRDefault="002759C1" w:rsidP="002759C1">
      <w:pPr>
        <w:pStyle w:val="Code"/>
      </w:pPr>
      <w:r w:rsidRPr="00EC76D5">
        <w:t xml:space="preserve">        }</w:t>
      </w:r>
    </w:p>
    <w:p w14:paraId="2F0929D4" w14:textId="77777777" w:rsidR="002759C1" w:rsidRPr="00EC76D5" w:rsidRDefault="002759C1" w:rsidP="002759C1">
      <w:pPr>
        <w:pStyle w:val="Code"/>
      </w:pPr>
      <w:r w:rsidRPr="00EC76D5">
        <w:t xml:space="preserve">        </w:t>
      </w:r>
    </w:p>
    <w:p w14:paraId="0D9673F9" w14:textId="77777777" w:rsidR="002759C1" w:rsidRPr="00EC76D5" w:rsidRDefault="002759C1" w:rsidP="002759C1">
      <w:pPr>
        <w:pStyle w:val="Code"/>
      </w:pPr>
      <w:r w:rsidRPr="00EC76D5">
        <w:t xml:space="preserve">        addObjectCode(objectOp, baseRegister, symbol.getOffset(), null);</w:t>
      </w:r>
    </w:p>
    <w:p w14:paraId="5FEBD5A5" w14:textId="77777777" w:rsidR="002759C1" w:rsidRPr="00EC76D5" w:rsidRDefault="002759C1" w:rsidP="002759C1">
      <w:pPr>
        <w:pStyle w:val="Code"/>
      </w:pPr>
      <w:r w:rsidRPr="00EC76D5">
        <w:t xml:space="preserve">      }</w:t>
      </w:r>
    </w:p>
    <w:p w14:paraId="75701200" w14:textId="77777777" w:rsidR="002759C1" w:rsidRPr="00EC76D5" w:rsidRDefault="002759C1" w:rsidP="002759C1">
      <w:pPr>
        <w:pStyle w:val="Code"/>
      </w:pPr>
      <w:r w:rsidRPr="00EC76D5">
        <w:t xml:space="preserve">      else {</w:t>
      </w:r>
    </w:p>
    <w:p w14:paraId="676F7BE4" w14:textId="77777777" w:rsidR="002759C1" w:rsidRPr="00EC76D5" w:rsidRDefault="002759C1" w:rsidP="002759C1">
      <w:pPr>
        <w:pStyle w:val="Code"/>
      </w:pPr>
      <w:r w:rsidRPr="00EC76D5">
        <w:t xml:space="preserve">        Pair&lt;String,Integer&gt; pair = new Pair&lt;&gt;(symbol.getUniqueName(), symbol.getOffset());</w:t>
      </w:r>
    </w:p>
    <w:p w14:paraId="3AF0B744" w14:textId="77777777" w:rsidR="002759C1" w:rsidRPr="00EC76D5" w:rsidRDefault="002759C1" w:rsidP="002759C1">
      <w:pPr>
        <w:pStyle w:val="Code"/>
      </w:pPr>
      <w:r w:rsidRPr="00EC76D5">
        <w:t xml:space="preserve">        addObjectCode(objectOp, null, pair, null);</w:t>
      </w:r>
    </w:p>
    <w:p w14:paraId="3FB37296" w14:textId="77777777" w:rsidR="002759C1" w:rsidRPr="00EC76D5" w:rsidRDefault="002759C1" w:rsidP="002759C1">
      <w:pPr>
        <w:pStyle w:val="Code"/>
      </w:pPr>
      <w:r w:rsidRPr="00EC76D5">
        <w:t xml:space="preserve">      }</w:t>
      </w:r>
    </w:p>
    <w:p w14:paraId="623FB7E3" w14:textId="77777777" w:rsidR="002759C1" w:rsidRPr="00EC76D5" w:rsidRDefault="002759C1" w:rsidP="002759C1">
      <w:pPr>
        <w:pStyle w:val="Code"/>
      </w:pPr>
      <w:r w:rsidRPr="00EC76D5">
        <w:lastRenderedPageBreak/>
        <w:t xml:space="preserve">      </w:t>
      </w:r>
    </w:p>
    <w:p w14:paraId="417E5FAC" w14:textId="77777777" w:rsidR="002759C1" w:rsidRPr="00EC76D5" w:rsidRDefault="002759C1" w:rsidP="002759C1">
      <w:pPr>
        <w:pStyle w:val="Code"/>
      </w:pPr>
      <w:r w:rsidRPr="00EC76D5">
        <w:t xml:space="preserve">      if (pop) {</w:t>
      </w:r>
    </w:p>
    <w:p w14:paraId="28292C04" w14:textId="77777777" w:rsidR="002759C1" w:rsidRPr="00EC76D5" w:rsidRDefault="002759C1" w:rsidP="002759C1">
      <w:pPr>
        <w:pStyle w:val="Code"/>
      </w:pPr>
      <w:r w:rsidRPr="00EC76D5">
        <w:t xml:space="preserve">        --m_stackSize;</w:t>
      </w:r>
    </w:p>
    <w:p w14:paraId="4E8A69D2" w14:textId="77777777" w:rsidR="002759C1" w:rsidRPr="00EC76D5" w:rsidRDefault="002759C1" w:rsidP="002759C1">
      <w:pPr>
        <w:pStyle w:val="Code"/>
      </w:pPr>
      <w:r w:rsidRPr="00EC76D5">
        <w:t xml:space="preserve">        Main.DebugStream.println("Pop " + symbol.getName() + " " + m_stackSize);</w:t>
      </w:r>
    </w:p>
    <w:p w14:paraId="2F0A8B5C" w14:textId="77777777" w:rsidR="002759C1" w:rsidRPr="00EC76D5" w:rsidRDefault="002759C1" w:rsidP="002759C1">
      <w:pPr>
        <w:pStyle w:val="Code"/>
      </w:pPr>
      <w:r w:rsidRPr="00EC76D5">
        <w:t xml:space="preserve">      }</w:t>
      </w:r>
    </w:p>
    <w:p w14:paraId="42911BBE" w14:textId="77777777" w:rsidR="002759C1" w:rsidRPr="00EC76D5" w:rsidRDefault="002759C1" w:rsidP="002759C1">
      <w:pPr>
        <w:pStyle w:val="Code"/>
      </w:pPr>
      <w:r w:rsidRPr="00EC76D5">
        <w:t xml:space="preserve">      else {</w:t>
      </w:r>
    </w:p>
    <w:p w14:paraId="53E22143" w14:textId="77777777" w:rsidR="002759C1" w:rsidRPr="00EC76D5" w:rsidRDefault="002759C1" w:rsidP="002759C1">
      <w:pPr>
        <w:pStyle w:val="Code"/>
      </w:pPr>
      <w:r w:rsidRPr="00EC76D5">
        <w:t xml:space="preserve">        Main.DebugStream.println("Top " + m_stackSize);</w:t>
      </w:r>
    </w:p>
    <w:p w14:paraId="2522EDFE" w14:textId="77777777" w:rsidR="002759C1" w:rsidRPr="00EC76D5" w:rsidRDefault="002759C1" w:rsidP="002759C1">
      <w:pPr>
        <w:pStyle w:val="Code"/>
      </w:pPr>
      <w:r w:rsidRPr="00EC76D5">
        <w:t xml:space="preserve">      }</w:t>
      </w:r>
    </w:p>
    <w:p w14:paraId="4810FD45" w14:textId="77777777" w:rsidR="002759C1" w:rsidRPr="00EC76D5" w:rsidRDefault="002759C1" w:rsidP="002759C1">
      <w:pPr>
        <w:pStyle w:val="Code"/>
      </w:pPr>
      <w:r w:rsidRPr="00EC76D5">
        <w:t xml:space="preserve">    }</w:t>
      </w:r>
    </w:p>
    <w:p w14:paraId="4ED10B4B" w14:textId="77777777" w:rsidR="002759C1" w:rsidRPr="00EC76D5" w:rsidRDefault="002759C1" w:rsidP="002759C1">
      <w:pPr>
        <w:pStyle w:val="Code"/>
      </w:pPr>
      <w:r w:rsidRPr="00EC76D5">
        <w:t xml:space="preserve">  }</w:t>
      </w:r>
    </w:p>
    <w:p w14:paraId="44AB242C" w14:textId="77777777" w:rsidR="002759C1" w:rsidRPr="00EC76D5" w:rsidRDefault="002759C1" w:rsidP="002759C1">
      <w:pPr>
        <w:pStyle w:val="Code"/>
      </w:pPr>
    </w:p>
    <w:p w14:paraId="74978359" w14:textId="77777777" w:rsidR="002759C1" w:rsidRPr="00EC76D5" w:rsidRDefault="002759C1" w:rsidP="002759C1">
      <w:pPr>
        <w:pStyle w:val="Code"/>
      </w:pPr>
      <w:r w:rsidRPr="00EC76D5">
        <w:t xml:space="preserve">  private void generateFloating(MiddleCode middleCode, int index) {</w:t>
      </w:r>
    </w:p>
    <w:p w14:paraId="7396E597" w14:textId="77777777" w:rsidR="002759C1" w:rsidRPr="00EC76D5" w:rsidRDefault="002759C1" w:rsidP="002759C1">
      <w:pPr>
        <w:pStyle w:val="Code"/>
      </w:pPr>
      <w:r w:rsidRPr="00EC76D5">
        <w:t xml:space="preserve">    MiddleOperator middleOp = middleCode.getOperator();</w:t>
      </w:r>
    </w:p>
    <w:p w14:paraId="7EF2C039" w14:textId="77777777" w:rsidR="002759C1" w:rsidRPr="00EC76D5" w:rsidRDefault="002759C1" w:rsidP="002759C1">
      <w:pPr>
        <w:pStyle w:val="Code"/>
      </w:pPr>
    </w:p>
    <w:p w14:paraId="41C539FA" w14:textId="77777777" w:rsidR="002759C1" w:rsidRPr="00EC76D5" w:rsidRDefault="002759C1" w:rsidP="002759C1">
      <w:pPr>
        <w:pStyle w:val="Code"/>
      </w:pPr>
      <w:r w:rsidRPr="00EC76D5">
        <w:t xml:space="preserve">    Object operand1 = middleCode.getOperand(1),</w:t>
      </w:r>
    </w:p>
    <w:p w14:paraId="464DFB9E" w14:textId="77777777" w:rsidR="002759C1" w:rsidRPr="00EC76D5" w:rsidRDefault="002759C1" w:rsidP="002759C1">
      <w:pPr>
        <w:pStyle w:val="Code"/>
      </w:pPr>
      <w:r w:rsidRPr="00EC76D5">
        <w:t xml:space="preserve">           operand2 = middleCode.getOperand(2),</w:t>
      </w:r>
    </w:p>
    <w:p w14:paraId="38BAC766" w14:textId="77777777" w:rsidR="002759C1" w:rsidRPr="00EC76D5" w:rsidRDefault="002759C1" w:rsidP="002759C1">
      <w:pPr>
        <w:pStyle w:val="Code"/>
      </w:pPr>
      <w:r w:rsidRPr="00EC76D5">
        <w:t xml:space="preserve">           operand3 = middleCode.getOperand(3);</w:t>
      </w:r>
    </w:p>
    <w:p w14:paraId="70805637" w14:textId="77777777" w:rsidR="002759C1" w:rsidRPr="00EC76D5" w:rsidRDefault="002759C1" w:rsidP="002759C1">
      <w:pPr>
        <w:pStyle w:val="Code"/>
      </w:pPr>
    </w:p>
    <w:p w14:paraId="067864BC" w14:textId="77777777" w:rsidR="002759C1" w:rsidRPr="00EC76D5" w:rsidRDefault="002759C1" w:rsidP="002759C1">
      <w:pPr>
        <w:pStyle w:val="Code"/>
      </w:pPr>
      <w:r w:rsidRPr="00EC76D5">
        <w:t xml:space="preserve">    Register leftAddressRegister = middleCode.getRegister(Track.LeftAddress);</w:t>
      </w:r>
    </w:p>
    <w:p w14:paraId="53BD3160" w14:textId="77777777" w:rsidR="002759C1" w:rsidRPr="00EC76D5" w:rsidRDefault="002759C1" w:rsidP="002759C1">
      <w:pPr>
        <w:pStyle w:val="Code"/>
      </w:pPr>
      <w:r w:rsidRPr="00EC76D5">
        <w:t xml:space="preserve">    int leftAddressOffset = middleCode.getAddressOffset(Track.LeftAddress);</w:t>
      </w:r>
    </w:p>
    <w:p w14:paraId="1C1C08BE" w14:textId="77777777" w:rsidR="002759C1" w:rsidRPr="00EC76D5" w:rsidRDefault="002759C1" w:rsidP="002759C1">
      <w:pPr>
        <w:pStyle w:val="Code"/>
      </w:pPr>
      <w:r w:rsidRPr="00EC76D5">
        <w:t xml:space="preserve">        </w:t>
      </w:r>
    </w:p>
    <w:p w14:paraId="7A8824D5" w14:textId="77777777" w:rsidR="002759C1" w:rsidRPr="00EC76D5" w:rsidRDefault="002759C1" w:rsidP="002759C1">
      <w:pPr>
        <w:pStyle w:val="Code"/>
      </w:pPr>
      <w:r w:rsidRPr="00EC76D5">
        <w:t xml:space="preserve">    switch (middleOp) {</w:t>
      </w:r>
    </w:p>
    <w:p w14:paraId="53F9E7FA" w14:textId="77777777" w:rsidR="002759C1" w:rsidRPr="00EC76D5" w:rsidRDefault="002759C1" w:rsidP="002759C1">
      <w:pPr>
        <w:pStyle w:val="Code"/>
      </w:pPr>
      <w:r w:rsidRPr="00EC76D5">
        <w:t xml:space="preserve">      case PushFloat: {</w:t>
      </w:r>
    </w:p>
    <w:p w14:paraId="3545518A" w14:textId="77777777" w:rsidR="002759C1" w:rsidRPr="00EC76D5" w:rsidRDefault="002759C1" w:rsidP="002759C1">
      <w:pPr>
        <w:pStyle w:val="Code"/>
      </w:pPr>
      <w:r w:rsidRPr="00EC76D5">
        <w:t xml:space="preserve">          Symbol pushSymbol = (Symbol) operand1;</w:t>
      </w:r>
    </w:p>
    <w:p w14:paraId="3F55EE4E" w14:textId="77777777" w:rsidR="002759C1" w:rsidRPr="00EC76D5" w:rsidRDefault="002759C1" w:rsidP="002759C1">
      <w:pPr>
        <w:pStyle w:val="Code"/>
      </w:pPr>
      <w:r w:rsidRPr="00EC76D5">
        <w:t xml:space="preserve">          Register leftRegister = middleCode.getRegister(Track.Left);</w:t>
      </w:r>
    </w:p>
    <w:p w14:paraId="5EA3F1A3" w14:textId="77777777" w:rsidR="002759C1" w:rsidRPr="00EC76D5" w:rsidRDefault="002759C1" w:rsidP="002759C1">
      <w:pPr>
        <w:pStyle w:val="Code"/>
      </w:pPr>
      <w:r w:rsidRPr="00EC76D5">
        <w:t xml:space="preserve">          </w:t>
      </w:r>
    </w:p>
    <w:p w14:paraId="5279E91C" w14:textId="77777777" w:rsidR="002759C1" w:rsidRPr="00EC76D5" w:rsidRDefault="002759C1" w:rsidP="002759C1">
      <w:pPr>
        <w:pStyle w:val="Code"/>
      </w:pPr>
      <w:r w:rsidRPr="00EC76D5">
        <w:t xml:space="preserve">          if ((leftRegister != null) &amp;&amp; pushSymbol.isTemporary()) {</w:t>
      </w:r>
    </w:p>
    <w:p w14:paraId="29F0AA6B" w14:textId="77777777" w:rsidR="002759C1" w:rsidRPr="00EC76D5" w:rsidRDefault="002759C1" w:rsidP="002759C1">
      <w:pPr>
        <w:pStyle w:val="Code"/>
      </w:pPr>
      <w:r w:rsidRPr="00EC76D5">
        <w:t xml:space="preserve">            Assert.error(pushSymbol.getOffset() != 0);</w:t>
      </w:r>
    </w:p>
    <w:p w14:paraId="10C69D25" w14:textId="77777777" w:rsidR="002759C1" w:rsidRPr="00EC76D5" w:rsidRDefault="002759C1" w:rsidP="002759C1">
      <w:pPr>
        <w:pStyle w:val="Code"/>
      </w:pPr>
      <w:r w:rsidRPr="00EC76D5">
        <w:t xml:space="preserve">            leftRegister =</w:t>
      </w:r>
    </w:p>
    <w:p w14:paraId="2E8758DA" w14:textId="77777777" w:rsidR="002759C1" w:rsidRPr="00EC76D5" w:rsidRDefault="002759C1" w:rsidP="002759C1">
      <w:pPr>
        <w:pStyle w:val="Code"/>
      </w:pPr>
      <w:r w:rsidRPr="00EC76D5">
        <w:t xml:space="preserve">              ObjectCode.registerToSize(leftRegister, pushSymbol.getType().getSize());</w:t>
      </w:r>
    </w:p>
    <w:p w14:paraId="196876D1" w14:textId="77777777" w:rsidR="002759C1" w:rsidRPr="00EC76D5" w:rsidRDefault="002759C1" w:rsidP="002759C1">
      <w:pPr>
        <w:pStyle w:val="Code"/>
      </w:pPr>
      <w:r w:rsidRPr="00EC76D5">
        <w:t xml:space="preserve">            saveRegister(leftRegister, pushSymbol, null, 0);</w:t>
      </w:r>
    </w:p>
    <w:p w14:paraId="57A2FEAD" w14:textId="77777777" w:rsidR="002759C1" w:rsidRPr="00EC76D5" w:rsidRDefault="002759C1" w:rsidP="002759C1">
      <w:pPr>
        <w:pStyle w:val="Code"/>
      </w:pPr>
      <w:r w:rsidRPr="00EC76D5">
        <w:t xml:space="preserve">          }</w:t>
      </w:r>
    </w:p>
    <w:p w14:paraId="23110904" w14:textId="77777777" w:rsidR="002759C1" w:rsidRPr="00EC76D5" w:rsidRDefault="002759C1" w:rsidP="002759C1">
      <w:pPr>
        <w:pStyle w:val="Code"/>
      </w:pPr>
      <w:r w:rsidRPr="00EC76D5">
        <w:t xml:space="preserve">          </w:t>
      </w:r>
    </w:p>
    <w:p w14:paraId="5F93B3F2" w14:textId="77777777" w:rsidR="002759C1" w:rsidRPr="00EC76D5" w:rsidRDefault="002759C1" w:rsidP="002759C1">
      <w:pPr>
        <w:pStyle w:val="Code"/>
      </w:pPr>
      <w:r w:rsidRPr="00EC76D5">
        <w:t xml:space="preserve">          pushFloating(pushSymbol, leftAddressRegister, leftAddressOffset);</w:t>
      </w:r>
    </w:p>
    <w:p w14:paraId="406B2E6B" w14:textId="77777777" w:rsidR="002759C1" w:rsidRPr="00EC76D5" w:rsidRDefault="002759C1" w:rsidP="002759C1">
      <w:pPr>
        <w:pStyle w:val="Code"/>
      </w:pPr>
      <w:r w:rsidRPr="00EC76D5">
        <w:t xml:space="preserve">        }</w:t>
      </w:r>
    </w:p>
    <w:p w14:paraId="6AE0A11A" w14:textId="77777777" w:rsidR="002759C1" w:rsidRPr="00EC76D5" w:rsidRDefault="002759C1" w:rsidP="002759C1">
      <w:pPr>
        <w:pStyle w:val="Code"/>
      </w:pPr>
      <w:r w:rsidRPr="00EC76D5">
        <w:t xml:space="preserve">        break;</w:t>
      </w:r>
    </w:p>
    <w:p w14:paraId="4691414E" w14:textId="77777777" w:rsidR="002759C1" w:rsidRPr="00EC76D5" w:rsidRDefault="002759C1" w:rsidP="002759C1">
      <w:pPr>
        <w:pStyle w:val="Code"/>
      </w:pPr>
    </w:p>
    <w:p w14:paraId="4D8325AD" w14:textId="77777777" w:rsidR="002759C1" w:rsidRPr="00EC76D5" w:rsidRDefault="002759C1" w:rsidP="002759C1">
      <w:pPr>
        <w:pStyle w:val="Code"/>
      </w:pPr>
      <w:r w:rsidRPr="00EC76D5">
        <w:t xml:space="preserve">      case TopFloat: {</w:t>
      </w:r>
    </w:p>
    <w:p w14:paraId="3B493D9B" w14:textId="77777777" w:rsidR="002759C1" w:rsidRPr="00EC76D5" w:rsidRDefault="002759C1" w:rsidP="002759C1">
      <w:pPr>
        <w:pStyle w:val="Code"/>
      </w:pPr>
      <w:r w:rsidRPr="00EC76D5">
        <w:t xml:space="preserve">          Symbol symbol = (Symbol) operand1;</w:t>
      </w:r>
    </w:p>
    <w:p w14:paraId="03CD4266" w14:textId="77777777" w:rsidR="002759C1" w:rsidRPr="00EC76D5" w:rsidRDefault="002759C1" w:rsidP="002759C1">
      <w:pPr>
        <w:pStyle w:val="Code"/>
      </w:pPr>
      <w:r w:rsidRPr="00EC76D5">
        <w:t xml:space="preserve">          topPopFloating(symbol, false, leftAddressRegister,</w:t>
      </w:r>
    </w:p>
    <w:p w14:paraId="7478E36C" w14:textId="77777777" w:rsidR="002759C1" w:rsidRPr="00EC76D5" w:rsidRDefault="002759C1" w:rsidP="002759C1">
      <w:pPr>
        <w:pStyle w:val="Code"/>
      </w:pPr>
      <w:r w:rsidRPr="00EC76D5">
        <w:t xml:space="preserve">                         leftAddressOffset, null);</w:t>
      </w:r>
    </w:p>
    <w:p w14:paraId="5CB9920E" w14:textId="77777777" w:rsidR="002759C1" w:rsidRPr="00EC76D5" w:rsidRDefault="002759C1" w:rsidP="002759C1">
      <w:pPr>
        <w:pStyle w:val="Code"/>
      </w:pPr>
      <w:r w:rsidRPr="00EC76D5">
        <w:t xml:space="preserve">        }</w:t>
      </w:r>
    </w:p>
    <w:p w14:paraId="56250B9C" w14:textId="77777777" w:rsidR="002759C1" w:rsidRPr="00EC76D5" w:rsidRDefault="002759C1" w:rsidP="002759C1">
      <w:pPr>
        <w:pStyle w:val="Code"/>
      </w:pPr>
      <w:r w:rsidRPr="00EC76D5">
        <w:t xml:space="preserve">        break;</w:t>
      </w:r>
    </w:p>
    <w:p w14:paraId="663B486B" w14:textId="77777777" w:rsidR="002759C1" w:rsidRPr="00EC76D5" w:rsidRDefault="002759C1" w:rsidP="002759C1">
      <w:pPr>
        <w:pStyle w:val="Code"/>
      </w:pPr>
    </w:p>
    <w:p w14:paraId="0B562E88" w14:textId="77777777" w:rsidR="002759C1" w:rsidRPr="00EC76D5" w:rsidRDefault="002759C1" w:rsidP="002759C1">
      <w:pPr>
        <w:pStyle w:val="Code"/>
      </w:pPr>
      <w:r w:rsidRPr="00EC76D5">
        <w:t xml:space="preserve">      case PopFloat: {</w:t>
      </w:r>
    </w:p>
    <w:p w14:paraId="0443BBFA" w14:textId="77777777" w:rsidR="002759C1" w:rsidRPr="00EC76D5" w:rsidRDefault="002759C1" w:rsidP="002759C1">
      <w:pPr>
        <w:pStyle w:val="Code"/>
      </w:pPr>
      <w:r w:rsidRPr="00EC76D5">
        <w:t xml:space="preserve">          Symbol symbol = (Symbol) operand1;</w:t>
      </w:r>
    </w:p>
    <w:p w14:paraId="358F0B83" w14:textId="77777777" w:rsidR="002759C1" w:rsidRPr="00EC76D5" w:rsidRDefault="002759C1" w:rsidP="002759C1">
      <w:pPr>
        <w:pStyle w:val="Code"/>
      </w:pPr>
      <w:r w:rsidRPr="00EC76D5">
        <w:t xml:space="preserve">          Assert.error(symbol != null);</w:t>
      </w:r>
    </w:p>
    <w:p w14:paraId="4BB96214" w14:textId="77777777" w:rsidR="002759C1" w:rsidRPr="00EC76D5" w:rsidRDefault="002759C1" w:rsidP="002759C1">
      <w:pPr>
        <w:pStyle w:val="Code"/>
      </w:pPr>
      <w:r w:rsidRPr="00EC76D5">
        <w:t xml:space="preserve">          topPopFloating(symbol, true, leftAddressRegister,</w:t>
      </w:r>
    </w:p>
    <w:p w14:paraId="21F469AA" w14:textId="77777777" w:rsidR="002759C1" w:rsidRPr="00EC76D5" w:rsidRDefault="002759C1" w:rsidP="002759C1">
      <w:pPr>
        <w:pStyle w:val="Code"/>
      </w:pPr>
      <w:r w:rsidRPr="00EC76D5">
        <w:t xml:space="preserve">                         leftAddressOffset, null);</w:t>
      </w:r>
    </w:p>
    <w:p w14:paraId="388674C7" w14:textId="77777777" w:rsidR="002759C1" w:rsidRPr="00EC76D5" w:rsidRDefault="002759C1" w:rsidP="002759C1">
      <w:pPr>
        <w:pStyle w:val="Code"/>
      </w:pPr>
      <w:r w:rsidRPr="00EC76D5">
        <w:t xml:space="preserve">        }</w:t>
      </w:r>
    </w:p>
    <w:p w14:paraId="193ABDDA" w14:textId="77777777" w:rsidR="002759C1" w:rsidRPr="00EC76D5" w:rsidRDefault="002759C1" w:rsidP="002759C1">
      <w:pPr>
        <w:pStyle w:val="Code"/>
      </w:pPr>
      <w:r w:rsidRPr="00EC76D5">
        <w:t xml:space="preserve">        break;</w:t>
      </w:r>
    </w:p>
    <w:p w14:paraId="7D921993" w14:textId="77777777" w:rsidR="002759C1" w:rsidRPr="00EC76D5" w:rsidRDefault="002759C1" w:rsidP="002759C1">
      <w:pPr>
        <w:pStyle w:val="Code"/>
      </w:pPr>
    </w:p>
    <w:p w14:paraId="68EC243F" w14:textId="77777777" w:rsidR="002759C1" w:rsidRPr="00EC76D5" w:rsidRDefault="002759C1" w:rsidP="002759C1">
      <w:pPr>
        <w:pStyle w:val="Code"/>
      </w:pPr>
      <w:r w:rsidRPr="00EC76D5">
        <w:t xml:space="preserve">      case UnaryAdd:</w:t>
      </w:r>
    </w:p>
    <w:p w14:paraId="46376ADD" w14:textId="77777777" w:rsidR="002759C1" w:rsidRPr="00EC76D5" w:rsidRDefault="002759C1" w:rsidP="002759C1">
      <w:pPr>
        <w:pStyle w:val="Code"/>
      </w:pPr>
      <w:r w:rsidRPr="00EC76D5">
        <w:t xml:space="preserve">        break;</w:t>
      </w:r>
    </w:p>
    <w:p w14:paraId="570B824A" w14:textId="77777777" w:rsidR="002759C1" w:rsidRPr="00EC76D5" w:rsidRDefault="002759C1" w:rsidP="002759C1">
      <w:pPr>
        <w:pStyle w:val="Code"/>
      </w:pPr>
      <w:r w:rsidRPr="00EC76D5">
        <w:t xml:space="preserve">        </w:t>
      </w:r>
    </w:p>
    <w:p w14:paraId="6F924133" w14:textId="77777777" w:rsidR="002759C1" w:rsidRPr="00EC76D5" w:rsidRDefault="002759C1" w:rsidP="002759C1">
      <w:pPr>
        <w:pStyle w:val="Code"/>
      </w:pPr>
      <w:r w:rsidRPr="00EC76D5">
        <w:lastRenderedPageBreak/>
        <w:t xml:space="preserve">      case UnarySubtract:</w:t>
      </w:r>
    </w:p>
    <w:p w14:paraId="58DC2614" w14:textId="77777777" w:rsidR="002759C1" w:rsidRPr="00EC76D5" w:rsidRDefault="002759C1" w:rsidP="002759C1">
      <w:pPr>
        <w:pStyle w:val="Code"/>
      </w:pPr>
      <w:r w:rsidRPr="00EC76D5">
        <w:t xml:space="preserve">        addObjectCode(ObjectOperator.fchs, null, null, null);</w:t>
      </w:r>
    </w:p>
    <w:p w14:paraId="10ADC47B" w14:textId="77777777" w:rsidR="002759C1" w:rsidRPr="00EC76D5" w:rsidRDefault="002759C1" w:rsidP="002759C1">
      <w:pPr>
        <w:pStyle w:val="Code"/>
      </w:pPr>
      <w:r w:rsidRPr="00EC76D5">
        <w:t xml:space="preserve">        break;</w:t>
      </w:r>
    </w:p>
    <w:p w14:paraId="755755C8" w14:textId="77777777" w:rsidR="002759C1" w:rsidRPr="00EC76D5" w:rsidRDefault="002759C1" w:rsidP="002759C1">
      <w:pPr>
        <w:pStyle w:val="Code"/>
      </w:pPr>
    </w:p>
    <w:p w14:paraId="3282D537" w14:textId="77777777" w:rsidR="002759C1" w:rsidRPr="00EC76D5" w:rsidRDefault="002759C1" w:rsidP="002759C1">
      <w:pPr>
        <w:pStyle w:val="Code"/>
      </w:pPr>
      <w:r w:rsidRPr="00EC76D5">
        <w:t xml:space="preserve">      case Assign: {</w:t>
      </w:r>
    </w:p>
    <w:p w14:paraId="603A66AF" w14:textId="77777777" w:rsidR="002759C1" w:rsidRPr="00EC76D5" w:rsidRDefault="002759C1" w:rsidP="002759C1">
      <w:pPr>
        <w:pStyle w:val="Code"/>
      </w:pPr>
      <w:r w:rsidRPr="00EC76D5">
        <w:t xml:space="preserve">          boolean pop = (Boolean) operand1;</w:t>
      </w:r>
    </w:p>
    <w:p w14:paraId="3B824142" w14:textId="77777777" w:rsidR="002759C1" w:rsidRPr="00EC76D5" w:rsidRDefault="002759C1" w:rsidP="002759C1">
      <w:pPr>
        <w:pStyle w:val="Code"/>
      </w:pPr>
      <w:r w:rsidRPr="00EC76D5">
        <w:t xml:space="preserve">          Symbol resultSymbol = (Symbol) operand2;</w:t>
      </w:r>
    </w:p>
    <w:p w14:paraId="0F0E5A38" w14:textId="77777777" w:rsidR="002759C1" w:rsidRPr="00EC76D5" w:rsidRDefault="002759C1" w:rsidP="002759C1">
      <w:pPr>
        <w:pStyle w:val="Code"/>
      </w:pPr>
    </w:p>
    <w:p w14:paraId="34A7D6A2" w14:textId="77777777" w:rsidR="002759C1" w:rsidRPr="00EC76D5" w:rsidRDefault="002759C1" w:rsidP="002759C1">
      <w:pPr>
        <w:pStyle w:val="Code"/>
      </w:pPr>
      <w:r w:rsidRPr="00EC76D5">
        <w:t xml:space="preserve">          if (middleCode.isLoad(Track.LeftAddress)) {</w:t>
      </w:r>
    </w:p>
    <w:p w14:paraId="25E1D8D9" w14:textId="77777777" w:rsidR="002759C1" w:rsidRPr="00EC76D5" w:rsidRDefault="002759C1" w:rsidP="002759C1">
      <w:pPr>
        <w:pStyle w:val="Code"/>
      </w:pPr>
      <w:r w:rsidRPr="00EC76D5">
        <w:t xml:space="preserve">            loadRegister(leftAddressRegister,</w:t>
      </w:r>
    </w:p>
    <w:p w14:paraId="6448C80F" w14:textId="77777777" w:rsidR="002759C1" w:rsidRPr="00EC76D5" w:rsidRDefault="002759C1" w:rsidP="002759C1">
      <w:pPr>
        <w:pStyle w:val="Code"/>
      </w:pPr>
      <w:r w:rsidRPr="00EC76D5">
        <w:t xml:space="preserve">                         resultSymbol.getAddressSymbol(), null, 0);</w:t>
      </w:r>
    </w:p>
    <w:p w14:paraId="572FCF60" w14:textId="77777777" w:rsidR="002759C1" w:rsidRPr="00EC76D5" w:rsidRDefault="002759C1" w:rsidP="002759C1">
      <w:pPr>
        <w:pStyle w:val="Code"/>
      </w:pPr>
      <w:r w:rsidRPr="00EC76D5">
        <w:t xml:space="preserve">          }</w:t>
      </w:r>
    </w:p>
    <w:p w14:paraId="60336D3D" w14:textId="77777777" w:rsidR="002759C1" w:rsidRPr="00EC76D5" w:rsidRDefault="002759C1" w:rsidP="002759C1">
      <w:pPr>
        <w:pStyle w:val="Code"/>
      </w:pPr>
      <w:r w:rsidRPr="00EC76D5">
        <w:t xml:space="preserve">          </w:t>
      </w:r>
    </w:p>
    <w:p w14:paraId="2FF2B56C" w14:textId="77777777" w:rsidR="002759C1" w:rsidRPr="00EC76D5" w:rsidRDefault="002759C1" w:rsidP="002759C1">
      <w:pPr>
        <w:pStyle w:val="Code"/>
      </w:pPr>
      <w:r w:rsidRPr="00EC76D5">
        <w:t xml:space="preserve">          topPopFloating(resultSymbol, pop, leftAddressRegister,</w:t>
      </w:r>
    </w:p>
    <w:p w14:paraId="0D26B82B" w14:textId="77777777" w:rsidR="002759C1" w:rsidRPr="00EC76D5" w:rsidRDefault="002759C1" w:rsidP="002759C1">
      <w:pPr>
        <w:pStyle w:val="Code"/>
      </w:pPr>
      <w:r w:rsidRPr="00EC76D5">
        <w:t xml:space="preserve">                         leftAddressOffset, null);</w:t>
      </w:r>
    </w:p>
    <w:p w14:paraId="21740B7C" w14:textId="77777777" w:rsidR="002759C1" w:rsidRPr="00EC76D5" w:rsidRDefault="002759C1" w:rsidP="002759C1">
      <w:pPr>
        <w:pStyle w:val="Code"/>
      </w:pPr>
      <w:r w:rsidRPr="00EC76D5">
        <w:t xml:space="preserve">        }</w:t>
      </w:r>
    </w:p>
    <w:p w14:paraId="7BE960EC" w14:textId="77777777" w:rsidR="002759C1" w:rsidRPr="00EC76D5" w:rsidRDefault="002759C1" w:rsidP="002759C1">
      <w:pPr>
        <w:pStyle w:val="Code"/>
      </w:pPr>
      <w:r w:rsidRPr="00EC76D5">
        <w:t xml:space="preserve">        break;</w:t>
      </w:r>
    </w:p>
    <w:p w14:paraId="43382583" w14:textId="77777777" w:rsidR="002759C1" w:rsidRPr="00EC76D5" w:rsidRDefault="002759C1" w:rsidP="002759C1">
      <w:pPr>
        <w:pStyle w:val="Code"/>
      </w:pPr>
      <w:r w:rsidRPr="00EC76D5">
        <w:t xml:space="preserve">        </w:t>
      </w:r>
    </w:p>
    <w:p w14:paraId="5C03DC18" w14:textId="77777777" w:rsidR="002759C1" w:rsidRPr="00EC76D5" w:rsidRDefault="002759C1" w:rsidP="002759C1">
      <w:pPr>
        <w:pStyle w:val="Code"/>
      </w:pPr>
      <w:r w:rsidRPr="00EC76D5">
        <w:t xml:space="preserve">      case PrefixIncrement:</w:t>
      </w:r>
    </w:p>
    <w:p w14:paraId="1B1F65D4" w14:textId="77777777" w:rsidR="002759C1" w:rsidRPr="00EC76D5" w:rsidRDefault="002759C1" w:rsidP="002759C1">
      <w:pPr>
        <w:pStyle w:val="Code"/>
      </w:pPr>
      <w:r w:rsidRPr="00EC76D5">
        <w:t xml:space="preserve">      case PrefixDecrement: {</w:t>
      </w:r>
    </w:p>
    <w:p w14:paraId="1E923914" w14:textId="77777777" w:rsidR="002759C1" w:rsidRPr="00EC76D5" w:rsidRDefault="002759C1" w:rsidP="002759C1">
      <w:pPr>
        <w:pStyle w:val="Code"/>
      </w:pPr>
      <w:r w:rsidRPr="00EC76D5">
        <w:t xml:space="preserve">          Symbol incSymbol = (Symbol) operand3,</w:t>
      </w:r>
    </w:p>
    <w:p w14:paraId="6AA47D8B" w14:textId="77777777" w:rsidR="002759C1" w:rsidRPr="00EC76D5" w:rsidRDefault="002759C1" w:rsidP="002759C1">
      <w:pPr>
        <w:pStyle w:val="Code"/>
      </w:pPr>
      <w:r w:rsidRPr="00EC76D5">
        <w:t xml:space="preserve">                 oneSymbol =</w:t>
      </w:r>
    </w:p>
    <w:p w14:paraId="43713010" w14:textId="77777777" w:rsidR="002759C1" w:rsidRPr="00EC76D5" w:rsidRDefault="002759C1" w:rsidP="002759C1">
      <w:pPr>
        <w:pStyle w:val="Code"/>
      </w:pPr>
      <w:r w:rsidRPr="00EC76D5">
        <w:t xml:space="preserve">                   Symbol.createValueSymbol(incSymbol.getType(), BigDecimal.ONE);</w:t>
      </w:r>
    </w:p>
    <w:p w14:paraId="684DA53C" w14:textId="77777777" w:rsidR="002759C1" w:rsidRPr="00EC76D5" w:rsidRDefault="002759C1" w:rsidP="002759C1">
      <w:pPr>
        <w:pStyle w:val="Code"/>
      </w:pPr>
      <w:r w:rsidRPr="00EC76D5">
        <w:t xml:space="preserve">          pushFloating(oneSymbol, null, 0);</w:t>
      </w:r>
    </w:p>
    <w:p w14:paraId="05C8DD52" w14:textId="77777777" w:rsidR="002759C1" w:rsidRPr="00EC76D5" w:rsidRDefault="002759C1" w:rsidP="002759C1">
      <w:pPr>
        <w:pStyle w:val="Code"/>
      </w:pPr>
      <w:r w:rsidRPr="00EC76D5">
        <w:t xml:space="preserve">          addObjectCode(m_middleToFloatingTargetMap.get(middleOp),</w:t>
      </w:r>
    </w:p>
    <w:p w14:paraId="05DF4332" w14:textId="77777777" w:rsidR="002759C1" w:rsidRPr="00EC76D5" w:rsidRDefault="002759C1" w:rsidP="002759C1">
      <w:pPr>
        <w:pStyle w:val="Code"/>
      </w:pPr>
      <w:r w:rsidRPr="00EC76D5">
        <w:t xml:space="preserve">                        null, null, null);</w:t>
      </w:r>
    </w:p>
    <w:p w14:paraId="612195AD" w14:textId="77777777" w:rsidR="002759C1" w:rsidRPr="00EC76D5" w:rsidRDefault="002759C1" w:rsidP="002759C1">
      <w:pPr>
        <w:pStyle w:val="Code"/>
      </w:pPr>
      <w:r w:rsidRPr="00EC76D5">
        <w:t xml:space="preserve">          boolean pop = (boolean) operand1;</w:t>
      </w:r>
    </w:p>
    <w:p w14:paraId="6077F6BF" w14:textId="77777777" w:rsidR="002759C1" w:rsidRPr="00EC76D5" w:rsidRDefault="002759C1" w:rsidP="002759C1">
      <w:pPr>
        <w:pStyle w:val="Code"/>
      </w:pPr>
      <w:r w:rsidRPr="00EC76D5">
        <w:t xml:space="preserve">          topPopFloating(incSymbol, pop, leftAddressRegister,</w:t>
      </w:r>
    </w:p>
    <w:p w14:paraId="7541E29D" w14:textId="77777777" w:rsidR="002759C1" w:rsidRPr="00EC76D5" w:rsidRDefault="002759C1" w:rsidP="002759C1">
      <w:pPr>
        <w:pStyle w:val="Code"/>
      </w:pPr>
      <w:r w:rsidRPr="00EC76D5">
        <w:t xml:space="preserve">                         leftAddressOffset, null);</w:t>
      </w:r>
    </w:p>
    <w:p w14:paraId="7B9F8A15" w14:textId="77777777" w:rsidR="002759C1" w:rsidRPr="00EC76D5" w:rsidRDefault="002759C1" w:rsidP="002759C1">
      <w:pPr>
        <w:pStyle w:val="Code"/>
      </w:pPr>
      <w:r w:rsidRPr="00EC76D5">
        <w:t xml:space="preserve">        }</w:t>
      </w:r>
    </w:p>
    <w:p w14:paraId="32813AF2" w14:textId="77777777" w:rsidR="002759C1" w:rsidRPr="00EC76D5" w:rsidRDefault="002759C1" w:rsidP="002759C1">
      <w:pPr>
        <w:pStyle w:val="Code"/>
      </w:pPr>
      <w:r w:rsidRPr="00EC76D5">
        <w:t xml:space="preserve">        break;</w:t>
      </w:r>
    </w:p>
    <w:p w14:paraId="22BF1E5F" w14:textId="77777777" w:rsidR="002759C1" w:rsidRPr="00EC76D5" w:rsidRDefault="002759C1" w:rsidP="002759C1">
      <w:pPr>
        <w:pStyle w:val="Code"/>
      </w:pPr>
      <w:r w:rsidRPr="00EC76D5">
        <w:t xml:space="preserve">      </w:t>
      </w:r>
    </w:p>
    <w:p w14:paraId="18FCEECB" w14:textId="77777777" w:rsidR="002759C1" w:rsidRPr="00EC76D5" w:rsidRDefault="002759C1" w:rsidP="002759C1">
      <w:pPr>
        <w:pStyle w:val="Code"/>
      </w:pPr>
      <w:r w:rsidRPr="00EC76D5">
        <w:t xml:space="preserve">      case PostfixIncrement:</w:t>
      </w:r>
    </w:p>
    <w:p w14:paraId="3A6191C7" w14:textId="77777777" w:rsidR="002759C1" w:rsidRPr="00EC76D5" w:rsidRDefault="002759C1" w:rsidP="002759C1">
      <w:pPr>
        <w:pStyle w:val="Code"/>
      </w:pPr>
      <w:r w:rsidRPr="00EC76D5">
        <w:t xml:space="preserve">      case PostfixDecrement: {</w:t>
      </w:r>
    </w:p>
    <w:p w14:paraId="4C224354" w14:textId="77777777" w:rsidR="002759C1" w:rsidRPr="00EC76D5" w:rsidRDefault="002759C1" w:rsidP="002759C1">
      <w:pPr>
        <w:pStyle w:val="Code"/>
      </w:pPr>
      <w:r w:rsidRPr="00EC76D5">
        <w:t xml:space="preserve">          Symbol resultSymbol = (Symbol) operand2,</w:t>
      </w:r>
    </w:p>
    <w:p w14:paraId="597DC4A8" w14:textId="77777777" w:rsidR="002759C1" w:rsidRPr="00EC76D5" w:rsidRDefault="002759C1" w:rsidP="002759C1">
      <w:pPr>
        <w:pStyle w:val="Code"/>
      </w:pPr>
      <w:r w:rsidRPr="00EC76D5">
        <w:t xml:space="preserve">                 incSymbol = (Symbol) operand3,</w:t>
      </w:r>
    </w:p>
    <w:p w14:paraId="48EE4463" w14:textId="77777777" w:rsidR="002759C1" w:rsidRPr="00EC76D5" w:rsidRDefault="002759C1" w:rsidP="002759C1">
      <w:pPr>
        <w:pStyle w:val="Code"/>
      </w:pPr>
      <w:r w:rsidRPr="00EC76D5">
        <w:t xml:space="preserve">                 oneSymbol =</w:t>
      </w:r>
    </w:p>
    <w:p w14:paraId="77C25E42" w14:textId="77777777" w:rsidR="002759C1" w:rsidRPr="00EC76D5" w:rsidRDefault="002759C1" w:rsidP="002759C1">
      <w:pPr>
        <w:pStyle w:val="Code"/>
      </w:pPr>
      <w:r w:rsidRPr="00EC76D5">
        <w:t xml:space="preserve">                   Symbol.createValueSymbol(incSymbol.getType(),BigDecimal.ONE);</w:t>
      </w:r>
    </w:p>
    <w:p w14:paraId="76A6F113" w14:textId="77777777" w:rsidR="002759C1" w:rsidRPr="00EC76D5" w:rsidRDefault="002759C1" w:rsidP="002759C1">
      <w:pPr>
        <w:pStyle w:val="Code"/>
      </w:pPr>
      <w:r w:rsidRPr="00EC76D5">
        <w:t xml:space="preserve">          topPopFloating(resultSymbol, false, leftAddressRegister,</w:t>
      </w:r>
    </w:p>
    <w:p w14:paraId="7D7B63B4" w14:textId="77777777" w:rsidR="002759C1" w:rsidRPr="00EC76D5" w:rsidRDefault="002759C1" w:rsidP="002759C1">
      <w:pPr>
        <w:pStyle w:val="Code"/>
      </w:pPr>
      <w:r w:rsidRPr="00EC76D5">
        <w:t xml:space="preserve">                         leftAddressOffset, null);</w:t>
      </w:r>
    </w:p>
    <w:p w14:paraId="01ACEFB3" w14:textId="77777777" w:rsidR="002759C1" w:rsidRPr="00EC76D5" w:rsidRDefault="002759C1" w:rsidP="002759C1">
      <w:pPr>
        <w:pStyle w:val="Code"/>
      </w:pPr>
      <w:r w:rsidRPr="00EC76D5">
        <w:t xml:space="preserve">          pushFloating(oneSymbol, null, 0);</w:t>
      </w:r>
    </w:p>
    <w:p w14:paraId="62744A84" w14:textId="77777777" w:rsidR="002759C1" w:rsidRPr="00EC76D5" w:rsidRDefault="002759C1" w:rsidP="002759C1">
      <w:pPr>
        <w:pStyle w:val="Code"/>
      </w:pPr>
      <w:r w:rsidRPr="00EC76D5">
        <w:t xml:space="preserve">          addObjectCode(m_middleToFloatingTargetMap.get(middleOp),</w:t>
      </w:r>
    </w:p>
    <w:p w14:paraId="225B9568" w14:textId="77777777" w:rsidR="002759C1" w:rsidRPr="00EC76D5" w:rsidRDefault="002759C1" w:rsidP="002759C1">
      <w:pPr>
        <w:pStyle w:val="Code"/>
      </w:pPr>
      <w:r w:rsidRPr="00EC76D5">
        <w:t xml:space="preserve">                        null, null, null);</w:t>
      </w:r>
    </w:p>
    <w:p w14:paraId="2E7F6D08" w14:textId="77777777" w:rsidR="002759C1" w:rsidRPr="00EC76D5" w:rsidRDefault="002759C1" w:rsidP="002759C1">
      <w:pPr>
        <w:pStyle w:val="Code"/>
      </w:pPr>
      <w:r w:rsidRPr="00EC76D5">
        <w:t xml:space="preserve">          topPopFloating(incSymbol, true, leftAddressRegister,</w:t>
      </w:r>
    </w:p>
    <w:p w14:paraId="698692DC" w14:textId="77777777" w:rsidR="002759C1" w:rsidRPr="00EC76D5" w:rsidRDefault="002759C1" w:rsidP="002759C1">
      <w:pPr>
        <w:pStyle w:val="Code"/>
      </w:pPr>
      <w:r w:rsidRPr="00EC76D5">
        <w:t xml:space="preserve">                         leftAddressOffset, null);</w:t>
      </w:r>
    </w:p>
    <w:p w14:paraId="6ABD02A5" w14:textId="77777777" w:rsidR="002759C1" w:rsidRPr="00EC76D5" w:rsidRDefault="002759C1" w:rsidP="002759C1">
      <w:pPr>
        <w:pStyle w:val="Code"/>
      </w:pPr>
      <w:r w:rsidRPr="00EC76D5">
        <w:t xml:space="preserve">          pushFloating(resultSymbol, null, 0);</w:t>
      </w:r>
    </w:p>
    <w:p w14:paraId="701B7664" w14:textId="77777777" w:rsidR="002759C1" w:rsidRPr="00EC76D5" w:rsidRDefault="002759C1" w:rsidP="002759C1">
      <w:pPr>
        <w:pStyle w:val="Code"/>
      </w:pPr>
      <w:r w:rsidRPr="00EC76D5">
        <w:t xml:space="preserve">        }</w:t>
      </w:r>
    </w:p>
    <w:p w14:paraId="6899BD3B" w14:textId="77777777" w:rsidR="002759C1" w:rsidRPr="00EC76D5" w:rsidRDefault="002759C1" w:rsidP="002759C1">
      <w:pPr>
        <w:pStyle w:val="Code"/>
      </w:pPr>
      <w:r w:rsidRPr="00EC76D5">
        <w:t xml:space="preserve">        break;</w:t>
      </w:r>
    </w:p>
    <w:p w14:paraId="6CFD77A4" w14:textId="77777777" w:rsidR="002759C1" w:rsidRPr="00EC76D5" w:rsidRDefault="002759C1" w:rsidP="002759C1">
      <w:pPr>
        <w:pStyle w:val="Code"/>
      </w:pPr>
    </w:p>
    <w:p w14:paraId="52E3CE68" w14:textId="77777777" w:rsidR="002759C1" w:rsidRPr="00EC76D5" w:rsidRDefault="002759C1" w:rsidP="002759C1">
      <w:pPr>
        <w:pStyle w:val="Code"/>
      </w:pPr>
      <w:r w:rsidRPr="00EC76D5">
        <w:t xml:space="preserve">      case BinaryAdd:</w:t>
      </w:r>
    </w:p>
    <w:p w14:paraId="08724121" w14:textId="77777777" w:rsidR="002759C1" w:rsidRPr="00EC76D5" w:rsidRDefault="002759C1" w:rsidP="002759C1">
      <w:pPr>
        <w:pStyle w:val="Code"/>
      </w:pPr>
      <w:r w:rsidRPr="00EC76D5">
        <w:t xml:space="preserve">      case BinarySubtract:</w:t>
      </w:r>
    </w:p>
    <w:p w14:paraId="22393E32" w14:textId="77777777" w:rsidR="002759C1" w:rsidRPr="00EC76D5" w:rsidRDefault="002759C1" w:rsidP="002759C1">
      <w:pPr>
        <w:pStyle w:val="Code"/>
      </w:pPr>
      <w:r w:rsidRPr="00EC76D5">
        <w:t xml:space="preserve">      case Multiply:</w:t>
      </w:r>
    </w:p>
    <w:p w14:paraId="0913C847" w14:textId="77777777" w:rsidR="002759C1" w:rsidRPr="00EC76D5" w:rsidRDefault="002759C1" w:rsidP="002759C1">
      <w:pPr>
        <w:pStyle w:val="Code"/>
      </w:pPr>
      <w:r w:rsidRPr="00EC76D5">
        <w:t xml:space="preserve">      case Divide: {</w:t>
      </w:r>
    </w:p>
    <w:p w14:paraId="56F7038A" w14:textId="77777777" w:rsidR="002759C1" w:rsidRPr="00EC76D5" w:rsidRDefault="002759C1" w:rsidP="002759C1">
      <w:pPr>
        <w:pStyle w:val="Code"/>
      </w:pPr>
      <w:r w:rsidRPr="00EC76D5">
        <w:t xml:space="preserve">          addObjectCode(m_middleToFloatingTargetMap.get(middleOp),</w:t>
      </w:r>
    </w:p>
    <w:p w14:paraId="5D4FA45D" w14:textId="77777777" w:rsidR="002759C1" w:rsidRPr="00EC76D5" w:rsidRDefault="002759C1" w:rsidP="002759C1">
      <w:pPr>
        <w:pStyle w:val="Code"/>
      </w:pPr>
      <w:r w:rsidRPr="00EC76D5">
        <w:t xml:space="preserve">                        null, null, null);</w:t>
      </w:r>
    </w:p>
    <w:p w14:paraId="53617ED1" w14:textId="77777777" w:rsidR="002759C1" w:rsidRPr="00EC76D5" w:rsidRDefault="002759C1" w:rsidP="002759C1">
      <w:pPr>
        <w:pStyle w:val="Code"/>
      </w:pPr>
      <w:r w:rsidRPr="00EC76D5">
        <w:lastRenderedPageBreak/>
        <w:t xml:space="preserve">          --m_stackSize;</w:t>
      </w:r>
    </w:p>
    <w:p w14:paraId="5E4AFB81" w14:textId="77777777" w:rsidR="002759C1" w:rsidRPr="00EC76D5" w:rsidRDefault="002759C1" w:rsidP="002759C1">
      <w:pPr>
        <w:pStyle w:val="Code"/>
      </w:pPr>
      <w:r w:rsidRPr="00EC76D5">
        <w:t xml:space="preserve">          Main.DebugStream.println("Binary " + m_stackSize);</w:t>
      </w:r>
    </w:p>
    <w:p w14:paraId="7D9F6D0F" w14:textId="77777777" w:rsidR="002759C1" w:rsidRPr="00EC76D5" w:rsidRDefault="002759C1" w:rsidP="002759C1">
      <w:pPr>
        <w:pStyle w:val="Code"/>
      </w:pPr>
      <w:r w:rsidRPr="00EC76D5">
        <w:t xml:space="preserve">        }</w:t>
      </w:r>
    </w:p>
    <w:p w14:paraId="6827D98C" w14:textId="77777777" w:rsidR="002759C1" w:rsidRPr="00EC76D5" w:rsidRDefault="002759C1" w:rsidP="002759C1">
      <w:pPr>
        <w:pStyle w:val="Code"/>
      </w:pPr>
      <w:r w:rsidRPr="00EC76D5">
        <w:t xml:space="preserve">        break;</w:t>
      </w:r>
    </w:p>
    <w:p w14:paraId="5BD1CEDD" w14:textId="77777777" w:rsidR="002759C1" w:rsidRPr="00EC76D5" w:rsidRDefault="002759C1" w:rsidP="002759C1">
      <w:pPr>
        <w:pStyle w:val="Code"/>
      </w:pPr>
      <w:r w:rsidRPr="00EC76D5">
        <w:t xml:space="preserve">        </w:t>
      </w:r>
    </w:p>
    <w:p w14:paraId="1AF9C98E" w14:textId="77777777" w:rsidR="002759C1" w:rsidRPr="00EC76D5" w:rsidRDefault="002759C1" w:rsidP="002759C1">
      <w:pPr>
        <w:pStyle w:val="Code"/>
      </w:pPr>
      <w:r w:rsidRPr="00EC76D5">
        <w:t xml:space="preserve">      case Equal:</w:t>
      </w:r>
    </w:p>
    <w:p w14:paraId="7BB61B2F" w14:textId="77777777" w:rsidR="002759C1" w:rsidRPr="00EC76D5" w:rsidRDefault="002759C1" w:rsidP="002759C1">
      <w:pPr>
        <w:pStyle w:val="Code"/>
      </w:pPr>
      <w:r w:rsidRPr="00EC76D5">
        <w:t xml:space="preserve">      case NotEqual:</w:t>
      </w:r>
    </w:p>
    <w:p w14:paraId="143DC8AC" w14:textId="77777777" w:rsidR="002759C1" w:rsidRPr="00EC76D5" w:rsidRDefault="002759C1" w:rsidP="002759C1">
      <w:pPr>
        <w:pStyle w:val="Code"/>
      </w:pPr>
      <w:r w:rsidRPr="00EC76D5">
        <w:t xml:space="preserve">      case LessThan:</w:t>
      </w:r>
    </w:p>
    <w:p w14:paraId="214825DC" w14:textId="77777777" w:rsidR="002759C1" w:rsidRPr="00EC76D5" w:rsidRDefault="002759C1" w:rsidP="002759C1">
      <w:pPr>
        <w:pStyle w:val="Code"/>
      </w:pPr>
      <w:r w:rsidRPr="00EC76D5">
        <w:t xml:space="preserve">      case LessThanEqual:</w:t>
      </w:r>
    </w:p>
    <w:p w14:paraId="67E12550" w14:textId="77777777" w:rsidR="002759C1" w:rsidRPr="00EC76D5" w:rsidRDefault="002759C1" w:rsidP="002759C1">
      <w:pPr>
        <w:pStyle w:val="Code"/>
      </w:pPr>
      <w:r w:rsidRPr="00EC76D5">
        <w:t xml:space="preserve">      case GreaterThan:</w:t>
      </w:r>
    </w:p>
    <w:p w14:paraId="43615756" w14:textId="77777777" w:rsidR="002759C1" w:rsidRPr="00EC76D5" w:rsidRDefault="002759C1" w:rsidP="002759C1">
      <w:pPr>
        <w:pStyle w:val="Code"/>
      </w:pPr>
      <w:r w:rsidRPr="00EC76D5">
        <w:t xml:space="preserve">      case GreaterThanEqual: {</w:t>
      </w:r>
    </w:p>
    <w:p w14:paraId="08605FF4" w14:textId="77777777" w:rsidR="002759C1" w:rsidRPr="00EC76D5" w:rsidRDefault="002759C1" w:rsidP="002759C1">
      <w:pPr>
        <w:pStyle w:val="Code"/>
      </w:pPr>
      <w:r w:rsidRPr="00EC76D5">
        <w:t xml:space="preserve">          int target = (Integer) operand1;</w:t>
      </w:r>
    </w:p>
    <w:p w14:paraId="744DC1B8" w14:textId="77777777" w:rsidR="002759C1" w:rsidRPr="00EC76D5" w:rsidRDefault="002759C1" w:rsidP="002759C1">
      <w:pPr>
        <w:pStyle w:val="Code"/>
      </w:pPr>
      <w:r w:rsidRPr="00EC76D5">
        <w:t xml:space="preserve">          addObjectCode(ObjectOperator.fcompp, null, null, null);</w:t>
      </w:r>
    </w:p>
    <w:p w14:paraId="660DA4E1" w14:textId="77777777" w:rsidR="002759C1" w:rsidRPr="00EC76D5" w:rsidRDefault="002759C1" w:rsidP="002759C1">
      <w:pPr>
        <w:pStyle w:val="Code"/>
      </w:pPr>
      <w:r w:rsidRPr="00EC76D5">
        <w:t xml:space="preserve">          addObjectCode(ObjectOperator.fstsw, Register.ax, null, null);</w:t>
      </w:r>
    </w:p>
    <w:p w14:paraId="347B4174" w14:textId="77777777" w:rsidR="002759C1" w:rsidRPr="00EC76D5" w:rsidRDefault="002759C1" w:rsidP="002759C1">
      <w:pPr>
        <w:pStyle w:val="Code"/>
      </w:pPr>
      <w:r w:rsidRPr="00EC76D5">
        <w:t xml:space="preserve">          addObjectCode(ObjectOperator.sahf, null, null, null);</w:t>
      </w:r>
    </w:p>
    <w:p w14:paraId="778AC053" w14:textId="77777777" w:rsidR="002759C1" w:rsidRPr="00EC76D5" w:rsidRDefault="002759C1" w:rsidP="002759C1">
      <w:pPr>
        <w:pStyle w:val="Code"/>
      </w:pPr>
      <w:r w:rsidRPr="00EC76D5">
        <w:t xml:space="preserve">          ObjectOperator objectOp = m_middleToFloatingTargetMap.get(middleOp);</w:t>
      </w:r>
    </w:p>
    <w:p w14:paraId="21013168" w14:textId="77777777" w:rsidR="002759C1" w:rsidRPr="00EC76D5" w:rsidRDefault="002759C1" w:rsidP="002759C1">
      <w:pPr>
        <w:pStyle w:val="Code"/>
      </w:pPr>
      <w:r w:rsidRPr="00EC76D5">
        <w:t xml:space="preserve">          ObjectOperator inverseOp = m_inverseMap.get(objectOp); </w:t>
      </w:r>
    </w:p>
    <w:p w14:paraId="45D122FF" w14:textId="77777777" w:rsidR="002759C1" w:rsidRPr="00EC76D5" w:rsidRDefault="002759C1" w:rsidP="002759C1">
      <w:pPr>
        <w:pStyle w:val="Code"/>
      </w:pPr>
      <w:r w:rsidRPr="00EC76D5">
        <w:t xml:space="preserve">          addObjectCode(inverseOp, null, null, index + 1);</w:t>
      </w:r>
    </w:p>
    <w:p w14:paraId="03385DAB" w14:textId="77777777" w:rsidR="002759C1" w:rsidRPr="00EC76D5" w:rsidRDefault="002759C1" w:rsidP="002759C1">
      <w:pPr>
        <w:pStyle w:val="Code"/>
      </w:pPr>
      <w:r w:rsidRPr="00EC76D5">
        <w:t xml:space="preserve">          addObjectCode(ObjectOperator.long_jmp, null, null, target);</w:t>
      </w:r>
    </w:p>
    <w:p w14:paraId="246E121C" w14:textId="77777777" w:rsidR="002759C1" w:rsidRPr="00EC76D5" w:rsidRDefault="002759C1" w:rsidP="002759C1">
      <w:pPr>
        <w:pStyle w:val="Code"/>
      </w:pPr>
      <w:r w:rsidRPr="00EC76D5">
        <w:t xml:space="preserve">          m_stackSize -= 2;</w:t>
      </w:r>
    </w:p>
    <w:p w14:paraId="2DB97D5D" w14:textId="77777777" w:rsidR="002759C1" w:rsidRPr="00EC76D5" w:rsidRDefault="002759C1" w:rsidP="002759C1">
      <w:pPr>
        <w:pStyle w:val="Code"/>
      </w:pPr>
      <w:r w:rsidRPr="00EC76D5">
        <w:t xml:space="preserve">          Main.DebugStream.println("Relation " + m_stackSize);</w:t>
      </w:r>
    </w:p>
    <w:p w14:paraId="400B2450" w14:textId="77777777" w:rsidR="002759C1" w:rsidRPr="00EC76D5" w:rsidRDefault="002759C1" w:rsidP="002759C1">
      <w:pPr>
        <w:pStyle w:val="Code"/>
      </w:pPr>
      <w:r w:rsidRPr="00EC76D5">
        <w:t xml:space="preserve">        }</w:t>
      </w:r>
    </w:p>
    <w:p w14:paraId="067CEE80" w14:textId="77777777" w:rsidR="002759C1" w:rsidRPr="00EC76D5" w:rsidRDefault="002759C1" w:rsidP="002759C1">
      <w:pPr>
        <w:pStyle w:val="Code"/>
      </w:pPr>
      <w:r w:rsidRPr="00EC76D5">
        <w:t xml:space="preserve">        break;</w:t>
      </w:r>
    </w:p>
    <w:p w14:paraId="01D66B63" w14:textId="77777777" w:rsidR="002759C1" w:rsidRPr="00EC76D5" w:rsidRDefault="002759C1" w:rsidP="002759C1">
      <w:pPr>
        <w:pStyle w:val="Code"/>
      </w:pPr>
    </w:p>
    <w:p w14:paraId="19E26200" w14:textId="77777777" w:rsidR="002759C1" w:rsidRPr="00EC76D5" w:rsidRDefault="002759C1" w:rsidP="002759C1">
      <w:pPr>
        <w:pStyle w:val="Code"/>
      </w:pPr>
      <w:r w:rsidRPr="00EC76D5">
        <w:t xml:space="preserve">      case Parameter: {</w:t>
      </w:r>
    </w:p>
    <w:p w14:paraId="1CD653D9" w14:textId="77777777" w:rsidR="002759C1" w:rsidRPr="00EC76D5" w:rsidRDefault="002759C1" w:rsidP="002759C1">
      <w:pPr>
        <w:pStyle w:val="Code"/>
      </w:pPr>
      <w:r w:rsidRPr="00EC76D5">
        <w:t xml:space="preserve">          Symbol paramSymbol = (Symbol) operand2;</w:t>
      </w:r>
    </w:p>
    <w:p w14:paraId="655B7F00" w14:textId="77777777" w:rsidR="002759C1" w:rsidRPr="00EC76D5" w:rsidRDefault="002759C1" w:rsidP="002759C1">
      <w:pPr>
        <w:pStyle w:val="Code"/>
      </w:pPr>
      <w:r w:rsidRPr="00EC76D5">
        <w:t xml:space="preserve">          Symbol saveSymbol =</w:t>
      </w:r>
    </w:p>
    <w:p w14:paraId="022414AC" w14:textId="77777777" w:rsidR="002759C1" w:rsidRPr="00EC76D5" w:rsidRDefault="002759C1" w:rsidP="002759C1">
      <w:pPr>
        <w:pStyle w:val="Code"/>
      </w:pPr>
      <w:r w:rsidRPr="00EC76D5">
        <w:t xml:space="preserve">            Symbol.createTemporarySymbol(paramSymbol.getType());</w:t>
      </w:r>
    </w:p>
    <w:p w14:paraId="3D39ACA7" w14:textId="77777777" w:rsidR="002759C1" w:rsidRPr="00EC76D5" w:rsidRDefault="002759C1" w:rsidP="002759C1">
      <w:pPr>
        <w:pStyle w:val="Code"/>
      </w:pPr>
      <w:r w:rsidRPr="00EC76D5">
        <w:t xml:space="preserve">          int recordSize = Main.CurrentTable.getFunctionSize();</w:t>
      </w:r>
    </w:p>
    <w:p w14:paraId="68A155EA" w14:textId="77777777" w:rsidR="002759C1" w:rsidRPr="00EC76D5" w:rsidRDefault="002759C1" w:rsidP="002759C1">
      <w:pPr>
        <w:pStyle w:val="Code"/>
      </w:pPr>
      <w:r w:rsidRPr="00EC76D5">
        <w:t xml:space="preserve">          int paramOffset = recordSize + ((int) operand1);</w:t>
      </w:r>
    </w:p>
    <w:p w14:paraId="1069DB49" w14:textId="77777777" w:rsidR="002759C1" w:rsidRPr="00EC76D5" w:rsidRDefault="002759C1" w:rsidP="002759C1">
      <w:pPr>
        <w:pStyle w:val="Code"/>
      </w:pPr>
      <w:r w:rsidRPr="00EC76D5">
        <w:t xml:space="preserve">          saveSymbol.setOffset(paramOffset);</w:t>
      </w:r>
    </w:p>
    <w:p w14:paraId="480E3ADD" w14:textId="77777777" w:rsidR="002759C1" w:rsidRPr="00EC76D5" w:rsidRDefault="002759C1" w:rsidP="002759C1">
      <w:pPr>
        <w:pStyle w:val="Code"/>
      </w:pPr>
    </w:p>
    <w:p w14:paraId="64F504BA" w14:textId="77777777" w:rsidR="002759C1" w:rsidRPr="00EC76D5" w:rsidRDefault="002759C1" w:rsidP="002759C1">
      <w:pPr>
        <w:pStyle w:val="Code"/>
      </w:pPr>
      <w:r w:rsidRPr="00EC76D5">
        <w:t xml:space="preserve">          Register baseRegister = Main.FuncSymbol.getType().isEllipse() ?</w:t>
      </w:r>
    </w:p>
    <w:p w14:paraId="26C3489C" w14:textId="77777777" w:rsidR="002759C1" w:rsidRPr="00EC76D5" w:rsidRDefault="002759C1" w:rsidP="002759C1">
      <w:pPr>
        <w:pStyle w:val="Code"/>
      </w:pPr>
      <w:r w:rsidRPr="00EC76D5">
        <w:t xml:space="preserve">                                  ObjectCode.EllipseRegister :</w:t>
      </w:r>
    </w:p>
    <w:p w14:paraId="2CC557DF" w14:textId="77777777" w:rsidR="002759C1" w:rsidRPr="00EC76D5" w:rsidRDefault="002759C1" w:rsidP="002759C1">
      <w:pPr>
        <w:pStyle w:val="Code"/>
      </w:pPr>
      <w:r w:rsidRPr="00EC76D5">
        <w:t xml:space="preserve">                                  ObjectCode.FrameRegister;</w:t>
      </w:r>
    </w:p>
    <w:p w14:paraId="29C8DFA1" w14:textId="77777777" w:rsidR="002759C1" w:rsidRPr="00EC76D5" w:rsidRDefault="002759C1" w:rsidP="002759C1">
      <w:pPr>
        <w:pStyle w:val="Code"/>
      </w:pPr>
      <w:r w:rsidRPr="00EC76D5">
        <w:t xml:space="preserve">          topPopFloating(saveSymbol, true, null, 0, baseRegister);</w:t>
      </w:r>
    </w:p>
    <w:p w14:paraId="1A37E042" w14:textId="77777777" w:rsidR="002759C1" w:rsidRPr="00EC76D5" w:rsidRDefault="002759C1" w:rsidP="002759C1">
      <w:pPr>
        <w:pStyle w:val="Code"/>
      </w:pPr>
      <w:r w:rsidRPr="00EC76D5">
        <w:t xml:space="preserve">        }</w:t>
      </w:r>
    </w:p>
    <w:p w14:paraId="6CA3035D" w14:textId="77777777" w:rsidR="002759C1" w:rsidRPr="00EC76D5" w:rsidRDefault="002759C1" w:rsidP="002759C1">
      <w:pPr>
        <w:pStyle w:val="Code"/>
      </w:pPr>
      <w:r w:rsidRPr="00EC76D5">
        <w:t xml:space="preserve">        break;</w:t>
      </w:r>
    </w:p>
    <w:p w14:paraId="44C4FA40" w14:textId="77777777" w:rsidR="002759C1" w:rsidRPr="00EC76D5" w:rsidRDefault="002759C1" w:rsidP="002759C1">
      <w:pPr>
        <w:pStyle w:val="Code"/>
      </w:pPr>
    </w:p>
    <w:p w14:paraId="53C13FA4" w14:textId="77777777" w:rsidR="002759C1" w:rsidRPr="00EC76D5" w:rsidRDefault="002759C1" w:rsidP="002759C1">
      <w:pPr>
        <w:pStyle w:val="Code"/>
      </w:pPr>
      <w:r w:rsidRPr="00EC76D5">
        <w:t xml:space="preserve">      case GetReturnValue:</w:t>
      </w:r>
    </w:p>
    <w:p w14:paraId="37B360FA" w14:textId="77777777" w:rsidR="002759C1" w:rsidRPr="00EC76D5" w:rsidRDefault="002759C1" w:rsidP="002759C1">
      <w:pPr>
        <w:pStyle w:val="Code"/>
      </w:pPr>
      <w:r w:rsidRPr="00EC76D5">
        <w:t xml:space="preserve">        break;</w:t>
      </w:r>
    </w:p>
    <w:p w14:paraId="779C2DF5" w14:textId="77777777" w:rsidR="002759C1" w:rsidRPr="00EC76D5" w:rsidRDefault="002759C1" w:rsidP="002759C1">
      <w:pPr>
        <w:pStyle w:val="Code"/>
      </w:pPr>
    </w:p>
    <w:p w14:paraId="3D9C19B9" w14:textId="77777777" w:rsidR="002759C1" w:rsidRPr="00EC76D5" w:rsidRDefault="002759C1" w:rsidP="002759C1">
      <w:pPr>
        <w:pStyle w:val="Code"/>
      </w:pPr>
      <w:r w:rsidRPr="00EC76D5">
        <w:t xml:space="preserve">      case CheckReturnValue1:</w:t>
      </w:r>
    </w:p>
    <w:p w14:paraId="2893A2A7" w14:textId="77777777" w:rsidR="002759C1" w:rsidRPr="00EC76D5" w:rsidRDefault="002759C1" w:rsidP="002759C1">
      <w:pPr>
        <w:pStyle w:val="Code"/>
      </w:pPr>
      <w:r w:rsidRPr="00EC76D5">
        <w:t xml:space="preserve">        addObjectCode(ObjectOperator.cmp_byte, ObjectCode.FrameRegister,</w:t>
      </w:r>
    </w:p>
    <w:p w14:paraId="42D3AF58" w14:textId="77777777" w:rsidR="002759C1" w:rsidRPr="00EC76D5" w:rsidRDefault="002759C1" w:rsidP="002759C1">
      <w:pPr>
        <w:pStyle w:val="Code"/>
      </w:pPr>
      <w:r w:rsidRPr="00EC76D5">
        <w:t xml:space="preserve">                      SymbolTable.UseResultOffset, 0);</w:t>
      </w:r>
    </w:p>
    <w:p w14:paraId="4DFA922B" w14:textId="77777777" w:rsidR="002759C1" w:rsidRPr="00EC76D5" w:rsidRDefault="002759C1" w:rsidP="002759C1">
      <w:pPr>
        <w:pStyle w:val="Code"/>
      </w:pPr>
      <w:r w:rsidRPr="00EC76D5">
        <w:t xml:space="preserve">        addObjectCode(ObjectOperator.je, null, null, index + 1);</w:t>
      </w:r>
    </w:p>
    <w:p w14:paraId="20C6553D" w14:textId="77777777" w:rsidR="002759C1" w:rsidRPr="00EC76D5" w:rsidRDefault="002759C1" w:rsidP="002759C1">
      <w:pPr>
        <w:pStyle w:val="Code"/>
      </w:pPr>
      <w:r w:rsidRPr="00EC76D5">
        <w:t xml:space="preserve">        addObjectCode(ObjectOperator.long_jmp, null, null, operand1);</w:t>
      </w:r>
    </w:p>
    <w:p w14:paraId="73C0C1ED" w14:textId="77777777" w:rsidR="002759C1" w:rsidRPr="00EC76D5" w:rsidRDefault="002759C1" w:rsidP="002759C1">
      <w:pPr>
        <w:pStyle w:val="Code"/>
      </w:pPr>
      <w:r w:rsidRPr="00EC76D5">
        <w:t xml:space="preserve">        break;</w:t>
      </w:r>
    </w:p>
    <w:p w14:paraId="44DC86DA" w14:textId="77777777" w:rsidR="002759C1" w:rsidRPr="00EC76D5" w:rsidRDefault="002759C1" w:rsidP="002759C1">
      <w:pPr>
        <w:pStyle w:val="Code"/>
      </w:pPr>
    </w:p>
    <w:p w14:paraId="5B2E2672" w14:textId="77777777" w:rsidR="002759C1" w:rsidRPr="00EC76D5" w:rsidRDefault="002759C1" w:rsidP="002759C1">
      <w:pPr>
        <w:pStyle w:val="Code"/>
      </w:pPr>
      <w:r w:rsidRPr="00EC76D5">
        <w:t xml:space="preserve">      case CheckReturnValue2:</w:t>
      </w:r>
    </w:p>
    <w:p w14:paraId="1485C7AC" w14:textId="77777777" w:rsidR="002759C1" w:rsidRPr="00EC76D5" w:rsidRDefault="002759C1" w:rsidP="002759C1">
      <w:pPr>
        <w:pStyle w:val="Code"/>
      </w:pPr>
      <w:r w:rsidRPr="00EC76D5">
        <w:t xml:space="preserve">        addObjectCode(ObjectOperator.long_jmp, null, null, operand1);</w:t>
      </w:r>
    </w:p>
    <w:p w14:paraId="6B49C64E" w14:textId="77777777" w:rsidR="002759C1" w:rsidRPr="00EC76D5" w:rsidRDefault="002759C1" w:rsidP="002759C1">
      <w:pPr>
        <w:pStyle w:val="Code"/>
      </w:pPr>
      <w:r w:rsidRPr="00EC76D5">
        <w:t xml:space="preserve">        break;</w:t>
      </w:r>
    </w:p>
    <w:p w14:paraId="0849A0B7" w14:textId="77777777" w:rsidR="002759C1" w:rsidRPr="00EC76D5" w:rsidRDefault="002759C1" w:rsidP="002759C1">
      <w:pPr>
        <w:pStyle w:val="Code"/>
      </w:pPr>
      <w:r w:rsidRPr="00EC76D5">
        <w:t xml:space="preserve">        </w:t>
      </w:r>
    </w:p>
    <w:p w14:paraId="0BA7420F" w14:textId="77777777" w:rsidR="002759C1" w:rsidRPr="00EC76D5" w:rsidRDefault="002759C1" w:rsidP="002759C1">
      <w:pPr>
        <w:pStyle w:val="Code"/>
      </w:pPr>
      <w:r w:rsidRPr="00EC76D5">
        <w:t xml:space="preserve">      case CheckReturnValue3:</w:t>
      </w:r>
    </w:p>
    <w:p w14:paraId="2A9DE80E" w14:textId="77777777" w:rsidR="002759C1" w:rsidRPr="00EC76D5" w:rsidRDefault="002759C1" w:rsidP="002759C1">
      <w:pPr>
        <w:pStyle w:val="Code"/>
      </w:pPr>
      <w:r w:rsidRPr="00EC76D5">
        <w:t xml:space="preserve">        break;</w:t>
      </w:r>
    </w:p>
    <w:p w14:paraId="06DC3A2E" w14:textId="77777777" w:rsidR="002759C1" w:rsidRPr="00EC76D5" w:rsidRDefault="002759C1" w:rsidP="002759C1">
      <w:pPr>
        <w:pStyle w:val="Code"/>
      </w:pPr>
      <w:r w:rsidRPr="00EC76D5">
        <w:t xml:space="preserve">        </w:t>
      </w:r>
    </w:p>
    <w:p w14:paraId="49B0A910" w14:textId="77777777" w:rsidR="002759C1" w:rsidRPr="00EC76D5" w:rsidRDefault="002759C1" w:rsidP="002759C1">
      <w:pPr>
        <w:pStyle w:val="Code"/>
      </w:pPr>
      <w:r w:rsidRPr="00EC76D5">
        <w:t xml:space="preserve">      case SetReturnValue:</w:t>
      </w:r>
    </w:p>
    <w:p w14:paraId="1952A70D" w14:textId="77777777" w:rsidR="002759C1" w:rsidRPr="00EC76D5" w:rsidRDefault="002759C1" w:rsidP="002759C1">
      <w:pPr>
        <w:pStyle w:val="Code"/>
      </w:pPr>
      <w:r w:rsidRPr="00EC76D5">
        <w:lastRenderedPageBreak/>
        <w:t xml:space="preserve">        break;</w:t>
      </w:r>
    </w:p>
    <w:p w14:paraId="12DF6834" w14:textId="77777777" w:rsidR="002759C1" w:rsidRPr="00EC76D5" w:rsidRDefault="002759C1" w:rsidP="002759C1">
      <w:pPr>
        <w:pStyle w:val="Code"/>
      </w:pPr>
    </w:p>
    <w:p w14:paraId="1FAD5B80" w14:textId="1C872D31" w:rsidR="002759C1" w:rsidRPr="00EC76D5" w:rsidRDefault="002759C1" w:rsidP="002759C1">
      <w:pPr>
        <w:pStyle w:val="Code"/>
      </w:pPr>
      <w:r w:rsidRPr="00EC76D5">
        <w:t xml:space="preserve">      case </w:t>
      </w:r>
      <w:r w:rsidR="00B02345">
        <w:t>Dereference</w:t>
      </w:r>
      <w:r w:rsidRPr="00EC76D5">
        <w:t>:</w:t>
      </w:r>
    </w:p>
    <w:p w14:paraId="589BF159" w14:textId="77777777" w:rsidR="002759C1" w:rsidRPr="00EC76D5" w:rsidRDefault="002759C1" w:rsidP="002759C1">
      <w:pPr>
        <w:pStyle w:val="Code"/>
      </w:pPr>
      <w:r w:rsidRPr="00EC76D5">
        <w:t xml:space="preserve">        break;</w:t>
      </w:r>
    </w:p>
    <w:p w14:paraId="7186D7D8" w14:textId="77777777" w:rsidR="002759C1" w:rsidRPr="00EC76D5" w:rsidRDefault="002759C1" w:rsidP="002759C1">
      <w:pPr>
        <w:pStyle w:val="Code"/>
      </w:pPr>
    </w:p>
    <w:p w14:paraId="5D13649D" w14:textId="77777777" w:rsidR="002759C1" w:rsidRPr="00EC76D5" w:rsidRDefault="002759C1" w:rsidP="002759C1">
      <w:pPr>
        <w:pStyle w:val="Code"/>
      </w:pPr>
      <w:r w:rsidRPr="00EC76D5">
        <w:t xml:space="preserve">      case Index:</w:t>
      </w:r>
    </w:p>
    <w:p w14:paraId="4C07D1A5" w14:textId="77777777" w:rsidR="002759C1" w:rsidRPr="00EC76D5" w:rsidRDefault="002759C1" w:rsidP="002759C1">
      <w:pPr>
        <w:pStyle w:val="Code"/>
      </w:pPr>
      <w:r w:rsidRPr="00EC76D5">
        <w:t xml:space="preserve">        break;</w:t>
      </w:r>
    </w:p>
    <w:p w14:paraId="63029562" w14:textId="77777777" w:rsidR="002759C1" w:rsidRPr="00EC76D5" w:rsidRDefault="002759C1" w:rsidP="002759C1">
      <w:pPr>
        <w:pStyle w:val="Code"/>
      </w:pPr>
    </w:p>
    <w:p w14:paraId="7529C6C3" w14:textId="77777777" w:rsidR="002759C1" w:rsidRPr="00EC76D5" w:rsidRDefault="002759C1" w:rsidP="002759C1">
      <w:pPr>
        <w:pStyle w:val="Code"/>
      </w:pPr>
      <w:r w:rsidRPr="00EC76D5">
        <w:t xml:space="preserve">      default:</w:t>
      </w:r>
    </w:p>
    <w:p w14:paraId="5EBB11D6" w14:textId="77777777" w:rsidR="002759C1" w:rsidRPr="00EC76D5" w:rsidRDefault="002759C1" w:rsidP="002759C1">
      <w:pPr>
        <w:pStyle w:val="Code"/>
      </w:pPr>
      <w:r w:rsidRPr="00EC76D5">
        <w:t xml:space="preserve">        Assert.error("default floating", middleOp.toString());</w:t>
      </w:r>
    </w:p>
    <w:p w14:paraId="49A82744" w14:textId="77777777" w:rsidR="002759C1" w:rsidRPr="00EC76D5" w:rsidRDefault="002759C1" w:rsidP="002759C1">
      <w:pPr>
        <w:pStyle w:val="Code"/>
      </w:pPr>
      <w:r w:rsidRPr="00EC76D5">
        <w:t xml:space="preserve">        break;</w:t>
      </w:r>
    </w:p>
    <w:p w14:paraId="52F74474" w14:textId="77777777" w:rsidR="002759C1" w:rsidRPr="00EC76D5" w:rsidRDefault="002759C1" w:rsidP="002759C1">
      <w:pPr>
        <w:pStyle w:val="Code"/>
      </w:pPr>
      <w:r w:rsidRPr="00EC76D5">
        <w:t xml:space="preserve">    }</w:t>
      </w:r>
    </w:p>
    <w:p w14:paraId="7309ED6E" w14:textId="77777777" w:rsidR="002759C1" w:rsidRPr="00EC76D5" w:rsidRDefault="002759C1" w:rsidP="002759C1">
      <w:pPr>
        <w:pStyle w:val="Code"/>
      </w:pPr>
      <w:r w:rsidRPr="00EC76D5">
        <w:t xml:space="preserve">  }</w:t>
      </w:r>
    </w:p>
    <w:p w14:paraId="5EE68640" w14:textId="77777777" w:rsidR="002759C1" w:rsidRPr="00EC76D5" w:rsidRDefault="002759C1" w:rsidP="002759C1">
      <w:pPr>
        <w:pStyle w:val="Code"/>
      </w:pPr>
    </w:p>
    <w:p w14:paraId="4CB937AA" w14:textId="77777777" w:rsidR="002759C1" w:rsidRPr="00EC76D5" w:rsidRDefault="002759C1" w:rsidP="002759C1">
      <w:pPr>
        <w:pStyle w:val="Code"/>
      </w:pPr>
      <w:r w:rsidRPr="00EC76D5">
        <w:t xml:space="preserve">  // ------------------------------------------------------------------------</w:t>
      </w:r>
    </w:p>
    <w:p w14:paraId="78995C9B" w14:textId="77777777" w:rsidR="002759C1" w:rsidRPr="00EC76D5" w:rsidRDefault="002759C1" w:rsidP="002759C1">
      <w:pPr>
        <w:pStyle w:val="Code"/>
      </w:pPr>
      <w:r w:rsidRPr="00EC76D5">
        <w:t xml:space="preserve">  </w:t>
      </w:r>
    </w:p>
    <w:p w14:paraId="2E829D12" w14:textId="77777777" w:rsidR="002759C1" w:rsidRPr="00EC76D5" w:rsidRDefault="002759C1" w:rsidP="002759C1">
      <w:pPr>
        <w:pStyle w:val="Code"/>
      </w:pPr>
      <w:r w:rsidRPr="00EC76D5">
        <w:t xml:space="preserve">  private void generateStructure(MiddleCode middleCode, int index) {</w:t>
      </w:r>
    </w:p>
    <w:p w14:paraId="63D091A1" w14:textId="77777777" w:rsidR="002759C1" w:rsidRPr="00EC76D5" w:rsidRDefault="002759C1" w:rsidP="002759C1">
      <w:pPr>
        <w:pStyle w:val="Code"/>
      </w:pPr>
      <w:r w:rsidRPr="00EC76D5">
        <w:t xml:space="preserve">    MiddleOperator middleOp = middleCode.getOperator();</w:t>
      </w:r>
    </w:p>
    <w:p w14:paraId="536FC260" w14:textId="77777777" w:rsidR="002759C1" w:rsidRPr="00EC76D5" w:rsidRDefault="002759C1" w:rsidP="002759C1">
      <w:pPr>
        <w:pStyle w:val="Code"/>
      </w:pPr>
    </w:p>
    <w:p w14:paraId="0180C481" w14:textId="77777777" w:rsidR="002759C1" w:rsidRPr="00EC76D5" w:rsidRDefault="002759C1" w:rsidP="002759C1">
      <w:pPr>
        <w:pStyle w:val="Code"/>
      </w:pPr>
      <w:r w:rsidRPr="00EC76D5">
        <w:t xml:space="preserve">    Object operand1 = middleCode.getOperand(1),</w:t>
      </w:r>
    </w:p>
    <w:p w14:paraId="43FF445B" w14:textId="77777777" w:rsidR="002759C1" w:rsidRPr="00EC76D5" w:rsidRDefault="002759C1" w:rsidP="002759C1">
      <w:pPr>
        <w:pStyle w:val="Code"/>
      </w:pPr>
      <w:r w:rsidRPr="00EC76D5">
        <w:t xml:space="preserve">           operand2 = middleCode.getOperand(2),</w:t>
      </w:r>
    </w:p>
    <w:p w14:paraId="32EE3971" w14:textId="77777777" w:rsidR="002759C1" w:rsidRPr="00EC76D5" w:rsidRDefault="002759C1" w:rsidP="002759C1">
      <w:pPr>
        <w:pStyle w:val="Code"/>
      </w:pPr>
      <w:r w:rsidRPr="00EC76D5">
        <w:t xml:space="preserve">           operand3 = middleCode.getOperand(3);</w:t>
      </w:r>
    </w:p>
    <w:p w14:paraId="781E75F2" w14:textId="77777777" w:rsidR="002759C1" w:rsidRPr="00EC76D5" w:rsidRDefault="002759C1" w:rsidP="002759C1">
      <w:pPr>
        <w:pStyle w:val="Code"/>
      </w:pPr>
    </w:p>
    <w:p w14:paraId="439FB335" w14:textId="77777777" w:rsidR="002759C1" w:rsidRPr="00EC76D5" w:rsidRDefault="002759C1" w:rsidP="002759C1">
      <w:pPr>
        <w:pStyle w:val="Code"/>
      </w:pPr>
      <w:r w:rsidRPr="00EC76D5">
        <w:t xml:space="preserve">    switch (middleOp) {</w:t>
      </w:r>
    </w:p>
    <w:p w14:paraId="60AAE07A" w14:textId="77777777" w:rsidR="002759C1" w:rsidRPr="00EC76D5" w:rsidRDefault="002759C1" w:rsidP="002759C1">
      <w:pPr>
        <w:pStyle w:val="Code"/>
      </w:pPr>
      <w:r w:rsidRPr="00EC76D5">
        <w:t xml:space="preserve">      case Assign: {</w:t>
      </w:r>
    </w:p>
    <w:p w14:paraId="16729B90" w14:textId="77777777" w:rsidR="002759C1" w:rsidRPr="00EC76D5" w:rsidRDefault="002759C1" w:rsidP="002759C1">
      <w:pPr>
        <w:pStyle w:val="Code"/>
      </w:pPr>
      <w:r w:rsidRPr="00EC76D5">
        <w:t xml:space="preserve">          Symbol targetSymbol = (Symbol) operand2,</w:t>
      </w:r>
    </w:p>
    <w:p w14:paraId="45C6A4BA" w14:textId="77777777" w:rsidR="002759C1" w:rsidRPr="00EC76D5" w:rsidRDefault="002759C1" w:rsidP="002759C1">
      <w:pPr>
        <w:pStyle w:val="Code"/>
      </w:pPr>
      <w:r w:rsidRPr="00EC76D5">
        <w:t xml:space="preserve">               sourceSymbol = (Symbol) operand3;</w:t>
      </w:r>
    </w:p>
    <w:p w14:paraId="70AA3CFF" w14:textId="77777777" w:rsidR="002759C1" w:rsidRPr="00EC76D5" w:rsidRDefault="002759C1" w:rsidP="002759C1">
      <w:pPr>
        <w:pStyle w:val="Code"/>
      </w:pPr>
      <w:r w:rsidRPr="00EC76D5">
        <w:t xml:space="preserve">          int copySize = targetSymbol.getType().getSize();</w:t>
      </w:r>
    </w:p>
    <w:p w14:paraId="4DF30323" w14:textId="77777777" w:rsidR="002759C1" w:rsidRPr="00EC76D5" w:rsidRDefault="002759C1" w:rsidP="002759C1">
      <w:pPr>
        <w:pStyle w:val="Code"/>
      </w:pPr>
      <w:r w:rsidRPr="00EC76D5">
        <w:t xml:space="preserve">          </w:t>
      </w:r>
    </w:p>
    <w:p w14:paraId="7ECC4355" w14:textId="77777777" w:rsidR="002759C1" w:rsidRPr="00EC76D5" w:rsidRDefault="002759C1" w:rsidP="002759C1">
      <w:pPr>
        <w:pStyle w:val="Code"/>
      </w:pPr>
      <w:r w:rsidRPr="00EC76D5">
        <w:t xml:space="preserve">          Register targetAddressRegister =</w:t>
      </w:r>
    </w:p>
    <w:p w14:paraId="7D400A1D" w14:textId="77777777" w:rsidR="002759C1" w:rsidRPr="00EC76D5" w:rsidRDefault="002759C1" w:rsidP="002759C1">
      <w:pPr>
        <w:pStyle w:val="Code"/>
      </w:pPr>
      <w:r w:rsidRPr="00EC76D5">
        <w:t xml:space="preserve">                     middleCode.getRegister(Track.LeftAddress),</w:t>
      </w:r>
    </w:p>
    <w:p w14:paraId="1CD0ECA7" w14:textId="77777777" w:rsidR="002759C1" w:rsidRPr="00EC76D5" w:rsidRDefault="002759C1" w:rsidP="002759C1">
      <w:pPr>
        <w:pStyle w:val="Code"/>
      </w:pPr>
      <w:r w:rsidRPr="00EC76D5">
        <w:t xml:space="preserve">                   sourceAddressRegister =</w:t>
      </w:r>
    </w:p>
    <w:p w14:paraId="16138EB9" w14:textId="77777777" w:rsidR="002759C1" w:rsidRPr="00EC76D5" w:rsidRDefault="002759C1" w:rsidP="002759C1">
      <w:pPr>
        <w:pStyle w:val="Code"/>
      </w:pPr>
      <w:r w:rsidRPr="00EC76D5">
        <w:t xml:space="preserve">                     middleCode.getRegister(Track.RightAddress),</w:t>
      </w:r>
    </w:p>
    <w:p w14:paraId="075710B3" w14:textId="77777777" w:rsidR="002759C1" w:rsidRPr="00EC76D5" w:rsidRDefault="002759C1" w:rsidP="002759C1">
      <w:pPr>
        <w:pStyle w:val="Code"/>
      </w:pPr>
      <w:r w:rsidRPr="00EC76D5">
        <w:t xml:space="preserve">                   countRegister = middleCode.getRegister(Track.Left),</w:t>
      </w:r>
    </w:p>
    <w:p w14:paraId="32284D10" w14:textId="77777777" w:rsidR="002759C1" w:rsidRPr="00EC76D5" w:rsidRDefault="002759C1" w:rsidP="002759C1">
      <w:pPr>
        <w:pStyle w:val="Code"/>
      </w:pPr>
      <w:r w:rsidRPr="00EC76D5">
        <w:t xml:space="preserve">                   valueRegister = middleCode.getRegister(Track.Right);</w:t>
      </w:r>
    </w:p>
    <w:p w14:paraId="4F2134D4" w14:textId="77777777" w:rsidR="002759C1" w:rsidRPr="00EC76D5" w:rsidRDefault="002759C1" w:rsidP="002759C1">
      <w:pPr>
        <w:pStyle w:val="Code"/>
      </w:pPr>
    </w:p>
    <w:p w14:paraId="47F496EF" w14:textId="77777777" w:rsidR="002759C1" w:rsidRPr="00EC76D5" w:rsidRDefault="002759C1" w:rsidP="002759C1">
      <w:pPr>
        <w:pStyle w:val="Code"/>
      </w:pPr>
      <w:r w:rsidRPr="00EC76D5">
        <w:t xml:space="preserve">          if (middleCode.isLoad(Track.Left)) {</w:t>
      </w:r>
    </w:p>
    <w:p w14:paraId="0D4F3A93" w14:textId="77777777" w:rsidR="002759C1" w:rsidRPr="00EC76D5" w:rsidRDefault="002759C1" w:rsidP="002759C1">
      <w:pPr>
        <w:pStyle w:val="Code"/>
      </w:pPr>
      <w:r w:rsidRPr="00EC76D5">
        <w:t xml:space="preserve">            loadAddressRegister(targetAddressRegister, targetSymbol, null);</w:t>
      </w:r>
    </w:p>
    <w:p w14:paraId="3386D486" w14:textId="77777777" w:rsidR="002759C1" w:rsidRPr="00EC76D5" w:rsidRDefault="002759C1" w:rsidP="002759C1">
      <w:pPr>
        <w:pStyle w:val="Code"/>
      </w:pPr>
      <w:r w:rsidRPr="00EC76D5">
        <w:t xml:space="preserve">          }    </w:t>
      </w:r>
    </w:p>
    <w:p w14:paraId="5693D838" w14:textId="77777777" w:rsidR="002759C1" w:rsidRPr="00EC76D5" w:rsidRDefault="002759C1" w:rsidP="002759C1">
      <w:pPr>
        <w:pStyle w:val="Code"/>
      </w:pPr>
      <w:r w:rsidRPr="00EC76D5">
        <w:t xml:space="preserve">    </w:t>
      </w:r>
    </w:p>
    <w:p w14:paraId="00DAB763" w14:textId="77777777" w:rsidR="002759C1" w:rsidRPr="00EC76D5" w:rsidRDefault="002759C1" w:rsidP="002759C1">
      <w:pPr>
        <w:pStyle w:val="Code"/>
      </w:pPr>
      <w:r w:rsidRPr="00EC76D5">
        <w:t xml:space="preserve">          if (middleCode.isLoad(Track.Right)) {</w:t>
      </w:r>
    </w:p>
    <w:p w14:paraId="61B9F8AD" w14:textId="77777777" w:rsidR="002759C1" w:rsidRPr="00EC76D5" w:rsidRDefault="002759C1" w:rsidP="002759C1">
      <w:pPr>
        <w:pStyle w:val="Code"/>
      </w:pPr>
      <w:r w:rsidRPr="00EC76D5">
        <w:t xml:space="preserve">            loadAddressRegister(sourceAddressRegister, sourceSymbol, null);</w:t>
      </w:r>
    </w:p>
    <w:p w14:paraId="3685E907" w14:textId="77777777" w:rsidR="002759C1" w:rsidRPr="00EC76D5" w:rsidRDefault="002759C1" w:rsidP="002759C1">
      <w:pPr>
        <w:pStyle w:val="Code"/>
      </w:pPr>
      <w:r w:rsidRPr="00EC76D5">
        <w:t xml:space="preserve">          }</w:t>
      </w:r>
    </w:p>
    <w:p w14:paraId="4A49913A" w14:textId="77777777" w:rsidR="002759C1" w:rsidRPr="00EC76D5" w:rsidRDefault="002759C1" w:rsidP="002759C1">
      <w:pPr>
        <w:pStyle w:val="Code"/>
      </w:pPr>
    </w:p>
    <w:p w14:paraId="03553631" w14:textId="77777777" w:rsidR="002759C1" w:rsidRPr="00EC76D5" w:rsidRDefault="002759C1" w:rsidP="002759C1">
      <w:pPr>
        <w:pStyle w:val="Code"/>
      </w:pPr>
      <w:r w:rsidRPr="00EC76D5">
        <w:t xml:space="preserve">          generateMemoryCopy(targetAddressRegister, sourceAddressRegister,</w:t>
      </w:r>
    </w:p>
    <w:p w14:paraId="770C9A4A" w14:textId="77777777" w:rsidR="002759C1" w:rsidRPr="00EC76D5" w:rsidRDefault="002759C1" w:rsidP="002759C1">
      <w:pPr>
        <w:pStyle w:val="Code"/>
      </w:pPr>
      <w:r w:rsidRPr="00EC76D5">
        <w:t xml:space="preserve">                             countRegister, valueRegister, copySize, index);</w:t>
      </w:r>
    </w:p>
    <w:p w14:paraId="3987F455" w14:textId="77777777" w:rsidR="002759C1" w:rsidRPr="00EC76D5" w:rsidRDefault="002759C1" w:rsidP="002759C1">
      <w:pPr>
        <w:pStyle w:val="Code"/>
      </w:pPr>
      <w:r w:rsidRPr="00EC76D5">
        <w:t xml:space="preserve">        }</w:t>
      </w:r>
    </w:p>
    <w:p w14:paraId="2FB53D91" w14:textId="77777777" w:rsidR="002759C1" w:rsidRPr="00EC76D5" w:rsidRDefault="002759C1" w:rsidP="002759C1">
      <w:pPr>
        <w:pStyle w:val="Code"/>
      </w:pPr>
      <w:r w:rsidRPr="00EC76D5">
        <w:t xml:space="preserve">        break;</w:t>
      </w:r>
    </w:p>
    <w:p w14:paraId="5707B19A" w14:textId="77777777" w:rsidR="002759C1" w:rsidRPr="00EC76D5" w:rsidRDefault="002759C1" w:rsidP="002759C1">
      <w:pPr>
        <w:pStyle w:val="Code"/>
      </w:pPr>
    </w:p>
    <w:p w14:paraId="5D353730" w14:textId="77777777" w:rsidR="002759C1" w:rsidRPr="00EC76D5" w:rsidRDefault="002759C1" w:rsidP="002759C1">
      <w:pPr>
        <w:pStyle w:val="Code"/>
      </w:pPr>
      <w:r w:rsidRPr="00EC76D5">
        <w:t xml:space="preserve">      case Parameter: {</w:t>
      </w:r>
    </w:p>
    <w:p w14:paraId="5D9308E6" w14:textId="77777777" w:rsidR="002759C1" w:rsidRPr="00EC76D5" w:rsidRDefault="002759C1" w:rsidP="002759C1">
      <w:pPr>
        <w:pStyle w:val="Code"/>
      </w:pPr>
      <w:r w:rsidRPr="00EC76D5">
        <w:t xml:space="preserve">          int recordSize = Main.CurrentTable.getFunctionSize();</w:t>
      </w:r>
    </w:p>
    <w:p w14:paraId="6CC93EF0" w14:textId="77777777" w:rsidR="002759C1" w:rsidRPr="00EC76D5" w:rsidRDefault="002759C1" w:rsidP="002759C1">
      <w:pPr>
        <w:pStyle w:val="Code"/>
      </w:pPr>
      <w:r w:rsidRPr="00EC76D5">
        <w:t xml:space="preserve">          int paramOffset =  recordSize + ((int) operand1);</w:t>
      </w:r>
    </w:p>
    <w:p w14:paraId="7F805FCA" w14:textId="77777777" w:rsidR="002759C1" w:rsidRPr="00EC76D5" w:rsidRDefault="002759C1" w:rsidP="002759C1">
      <w:pPr>
        <w:pStyle w:val="Code"/>
      </w:pPr>
      <w:r w:rsidRPr="00EC76D5">
        <w:t xml:space="preserve">          Symbol paramSymbol = (Symbol) operand2;</w:t>
      </w:r>
    </w:p>
    <w:p w14:paraId="7AE7CA15" w14:textId="77777777" w:rsidR="002759C1" w:rsidRPr="00EC76D5" w:rsidRDefault="002759C1" w:rsidP="002759C1">
      <w:pPr>
        <w:pStyle w:val="Code"/>
      </w:pPr>
      <w:r w:rsidRPr="00EC76D5">
        <w:t xml:space="preserve">          </w:t>
      </w:r>
    </w:p>
    <w:p w14:paraId="294071A7" w14:textId="77777777" w:rsidR="002759C1" w:rsidRPr="00EC76D5" w:rsidRDefault="002759C1" w:rsidP="002759C1">
      <w:pPr>
        <w:pStyle w:val="Code"/>
      </w:pPr>
      <w:r w:rsidRPr="00EC76D5">
        <w:t xml:space="preserve">          Register targetAddressRegister =</w:t>
      </w:r>
    </w:p>
    <w:p w14:paraId="2854EE68" w14:textId="77777777" w:rsidR="002759C1" w:rsidRPr="00EC76D5" w:rsidRDefault="002759C1" w:rsidP="002759C1">
      <w:pPr>
        <w:pStyle w:val="Code"/>
      </w:pPr>
      <w:r w:rsidRPr="00EC76D5">
        <w:t xml:space="preserve">                     middleCode.getRegister(Track.LeftAddress),</w:t>
      </w:r>
    </w:p>
    <w:p w14:paraId="5D4AE458" w14:textId="77777777" w:rsidR="002759C1" w:rsidRPr="00EC76D5" w:rsidRDefault="002759C1" w:rsidP="002759C1">
      <w:pPr>
        <w:pStyle w:val="Code"/>
      </w:pPr>
      <w:r w:rsidRPr="00EC76D5">
        <w:t xml:space="preserve">                   sourceAddressRegister =</w:t>
      </w:r>
    </w:p>
    <w:p w14:paraId="1D26F8A2" w14:textId="77777777" w:rsidR="002759C1" w:rsidRPr="00EC76D5" w:rsidRDefault="002759C1" w:rsidP="002759C1">
      <w:pPr>
        <w:pStyle w:val="Code"/>
      </w:pPr>
      <w:r w:rsidRPr="00EC76D5">
        <w:lastRenderedPageBreak/>
        <w:t xml:space="preserve">                     middleCode.getRegister(Track.RightAddress),</w:t>
      </w:r>
    </w:p>
    <w:p w14:paraId="7B1D3192" w14:textId="77777777" w:rsidR="002759C1" w:rsidRPr="00EC76D5" w:rsidRDefault="002759C1" w:rsidP="002759C1">
      <w:pPr>
        <w:pStyle w:val="Code"/>
      </w:pPr>
      <w:r w:rsidRPr="00EC76D5">
        <w:t xml:space="preserve">                   countRegister = middleCode.getRegister(Track.Left),</w:t>
      </w:r>
    </w:p>
    <w:p w14:paraId="2A039C43" w14:textId="77777777" w:rsidR="002759C1" w:rsidRPr="00EC76D5" w:rsidRDefault="002759C1" w:rsidP="002759C1">
      <w:pPr>
        <w:pStyle w:val="Code"/>
      </w:pPr>
      <w:r w:rsidRPr="00EC76D5">
        <w:t xml:space="preserve">                   valueRegister = middleCode.getRegister(Track.Right);</w:t>
      </w:r>
    </w:p>
    <w:p w14:paraId="678E714E" w14:textId="77777777" w:rsidR="002759C1" w:rsidRPr="00EC76D5" w:rsidRDefault="002759C1" w:rsidP="002759C1">
      <w:pPr>
        <w:pStyle w:val="Code"/>
      </w:pPr>
    </w:p>
    <w:p w14:paraId="5E9DBBAA" w14:textId="77777777" w:rsidR="002759C1" w:rsidRPr="00EC76D5" w:rsidRDefault="002759C1" w:rsidP="002759C1">
      <w:pPr>
        <w:pStyle w:val="Code"/>
      </w:pPr>
      <w:r w:rsidRPr="00EC76D5">
        <w:t xml:space="preserve">          if (middleCode.isLoad(Track.Right)) {</w:t>
      </w:r>
    </w:p>
    <w:p w14:paraId="64354C09" w14:textId="77777777" w:rsidR="002759C1" w:rsidRPr="00EC76D5" w:rsidRDefault="002759C1" w:rsidP="002759C1">
      <w:pPr>
        <w:pStyle w:val="Code"/>
      </w:pPr>
      <w:r w:rsidRPr="00EC76D5">
        <w:t xml:space="preserve">            loadAddressRegister(sourceAddressRegister, paramSymbol, null);</w:t>
      </w:r>
    </w:p>
    <w:p w14:paraId="6BB2E8F5" w14:textId="77777777" w:rsidR="002759C1" w:rsidRPr="00EC76D5" w:rsidRDefault="002759C1" w:rsidP="002759C1">
      <w:pPr>
        <w:pStyle w:val="Code"/>
      </w:pPr>
      <w:r w:rsidRPr="00EC76D5">
        <w:t xml:space="preserve">          }    </w:t>
      </w:r>
    </w:p>
    <w:p w14:paraId="499FEA3A" w14:textId="77777777" w:rsidR="002759C1" w:rsidRPr="00EC76D5" w:rsidRDefault="002759C1" w:rsidP="002759C1">
      <w:pPr>
        <w:pStyle w:val="Code"/>
      </w:pPr>
      <w:r w:rsidRPr="00EC76D5">
        <w:t xml:space="preserve">    </w:t>
      </w:r>
    </w:p>
    <w:p w14:paraId="16E98A37" w14:textId="77777777" w:rsidR="002759C1" w:rsidRPr="00EC76D5" w:rsidRDefault="002759C1" w:rsidP="002759C1">
      <w:pPr>
        <w:pStyle w:val="Code"/>
      </w:pPr>
      <w:r w:rsidRPr="00EC76D5">
        <w:t xml:space="preserve">          Symbol targetSymbol = Symbol.createVariableSymbol("parameter", false,</w:t>
      </w:r>
    </w:p>
    <w:p w14:paraId="18681CFA" w14:textId="77777777" w:rsidR="002759C1" w:rsidRPr="00EC76D5" w:rsidRDefault="002759C1" w:rsidP="002759C1">
      <w:pPr>
        <w:pStyle w:val="Code"/>
      </w:pPr>
      <w:r w:rsidRPr="00EC76D5">
        <w:t xml:space="preserve">                                Storage.Auto, paramSymbol.getType(), null);</w:t>
      </w:r>
    </w:p>
    <w:p w14:paraId="6D2C50C0" w14:textId="77777777" w:rsidR="002759C1" w:rsidRPr="00EC76D5" w:rsidRDefault="002759C1" w:rsidP="002759C1">
      <w:pPr>
        <w:pStyle w:val="Code"/>
      </w:pPr>
      <w:r w:rsidRPr="00EC76D5">
        <w:t xml:space="preserve">          targetSymbol.setOffset(paramOffset);</w:t>
      </w:r>
    </w:p>
    <w:p w14:paraId="5822BCDA" w14:textId="77777777" w:rsidR="002759C1" w:rsidRPr="00EC76D5" w:rsidRDefault="002759C1" w:rsidP="002759C1">
      <w:pPr>
        <w:pStyle w:val="Code"/>
      </w:pPr>
      <w:r w:rsidRPr="00EC76D5">
        <w:t xml:space="preserve">          </w:t>
      </w:r>
    </w:p>
    <w:p w14:paraId="47B3CEA3" w14:textId="77777777" w:rsidR="002759C1" w:rsidRPr="00EC76D5" w:rsidRDefault="002759C1" w:rsidP="002759C1">
      <w:pPr>
        <w:pStyle w:val="Code"/>
      </w:pPr>
      <w:r w:rsidRPr="00EC76D5">
        <w:t xml:space="preserve">          Register baseRegister = Main.FuncSymbol.getType().isEllipse() ?</w:t>
      </w:r>
    </w:p>
    <w:p w14:paraId="580B1C14" w14:textId="77777777" w:rsidR="002759C1" w:rsidRPr="00EC76D5" w:rsidRDefault="002759C1" w:rsidP="002759C1">
      <w:pPr>
        <w:pStyle w:val="Code"/>
      </w:pPr>
      <w:r w:rsidRPr="00EC76D5">
        <w:t xml:space="preserve">                                  ObjectCode.EllipseRegister :</w:t>
      </w:r>
    </w:p>
    <w:p w14:paraId="3D411571" w14:textId="77777777" w:rsidR="002759C1" w:rsidRPr="00EC76D5" w:rsidRDefault="002759C1" w:rsidP="002759C1">
      <w:pPr>
        <w:pStyle w:val="Code"/>
      </w:pPr>
      <w:r w:rsidRPr="00EC76D5">
        <w:t xml:space="preserve">                                  ObjectCode.FrameRegister;</w:t>
      </w:r>
    </w:p>
    <w:p w14:paraId="04E0524B" w14:textId="77777777" w:rsidR="002759C1" w:rsidRPr="00EC76D5" w:rsidRDefault="002759C1" w:rsidP="002759C1">
      <w:pPr>
        <w:pStyle w:val="Code"/>
      </w:pPr>
      <w:r w:rsidRPr="00EC76D5">
        <w:t xml:space="preserve">          loadAddressRegister(targetAddressRegister,</w:t>
      </w:r>
    </w:p>
    <w:p w14:paraId="2CC1AA3D" w14:textId="77777777" w:rsidR="002759C1" w:rsidRPr="00EC76D5" w:rsidRDefault="002759C1" w:rsidP="002759C1">
      <w:pPr>
        <w:pStyle w:val="Code"/>
      </w:pPr>
      <w:r w:rsidRPr="00EC76D5">
        <w:t xml:space="preserve">                              targetSymbol, baseRegister);</w:t>
      </w:r>
    </w:p>
    <w:p w14:paraId="1CACB955" w14:textId="77777777" w:rsidR="002759C1" w:rsidRPr="00EC76D5" w:rsidRDefault="002759C1" w:rsidP="002759C1">
      <w:pPr>
        <w:pStyle w:val="Code"/>
      </w:pPr>
      <w:r w:rsidRPr="00EC76D5">
        <w:t xml:space="preserve">          </w:t>
      </w:r>
    </w:p>
    <w:p w14:paraId="294EBD2F" w14:textId="77777777" w:rsidR="002759C1" w:rsidRPr="00EC76D5" w:rsidRDefault="002759C1" w:rsidP="002759C1">
      <w:pPr>
        <w:pStyle w:val="Code"/>
      </w:pPr>
      <w:r w:rsidRPr="00EC76D5">
        <w:t xml:space="preserve">          generateMemoryCopy(targetAddressRegister, sourceAddressRegister,</w:t>
      </w:r>
    </w:p>
    <w:p w14:paraId="4CBC7C9B" w14:textId="77777777" w:rsidR="002759C1" w:rsidRPr="00EC76D5" w:rsidRDefault="002759C1" w:rsidP="002759C1">
      <w:pPr>
        <w:pStyle w:val="Code"/>
      </w:pPr>
      <w:r w:rsidRPr="00EC76D5">
        <w:t xml:space="preserve">                             countRegister, valueRegister,</w:t>
      </w:r>
    </w:p>
    <w:p w14:paraId="7605198D" w14:textId="77777777" w:rsidR="002759C1" w:rsidRPr="00EC76D5" w:rsidRDefault="002759C1" w:rsidP="002759C1">
      <w:pPr>
        <w:pStyle w:val="Code"/>
      </w:pPr>
      <w:r w:rsidRPr="00EC76D5">
        <w:t xml:space="preserve">                             paramSymbol.getType().getSize(), index);</w:t>
      </w:r>
    </w:p>
    <w:p w14:paraId="3CB22EDC" w14:textId="77777777" w:rsidR="002759C1" w:rsidRPr="00EC76D5" w:rsidRDefault="002759C1" w:rsidP="002759C1">
      <w:pPr>
        <w:pStyle w:val="Code"/>
      </w:pPr>
      <w:r w:rsidRPr="00EC76D5">
        <w:t xml:space="preserve">        }</w:t>
      </w:r>
    </w:p>
    <w:p w14:paraId="1ABC727C" w14:textId="77777777" w:rsidR="002759C1" w:rsidRPr="00EC76D5" w:rsidRDefault="002759C1" w:rsidP="002759C1">
      <w:pPr>
        <w:pStyle w:val="Code"/>
      </w:pPr>
      <w:r w:rsidRPr="00EC76D5">
        <w:t xml:space="preserve">        break;</w:t>
      </w:r>
    </w:p>
    <w:p w14:paraId="4A80BA3D" w14:textId="77777777" w:rsidR="002759C1" w:rsidRPr="00EC76D5" w:rsidRDefault="002759C1" w:rsidP="002759C1">
      <w:pPr>
        <w:pStyle w:val="Code"/>
      </w:pPr>
    </w:p>
    <w:p w14:paraId="4775A308" w14:textId="77777777" w:rsidR="002759C1" w:rsidRPr="00EC76D5" w:rsidRDefault="002759C1" w:rsidP="002759C1">
      <w:pPr>
        <w:pStyle w:val="Code"/>
      </w:pPr>
      <w:r w:rsidRPr="00EC76D5">
        <w:t xml:space="preserve">      case GetReturnValue: {</w:t>
      </w:r>
    </w:p>
    <w:p w14:paraId="06FC40D4" w14:textId="77777777" w:rsidR="002759C1" w:rsidRPr="00EC76D5" w:rsidRDefault="002759C1" w:rsidP="002759C1">
      <w:pPr>
        <w:pStyle w:val="Code"/>
      </w:pPr>
      <w:r w:rsidRPr="00EC76D5">
        <w:t xml:space="preserve">          Symbol returnSymbol = (Symbol) operand1;</w:t>
      </w:r>
    </w:p>
    <w:p w14:paraId="164FAD1B" w14:textId="77777777" w:rsidR="002759C1" w:rsidRPr="00EC76D5" w:rsidRDefault="002759C1" w:rsidP="002759C1">
      <w:pPr>
        <w:pStyle w:val="Code"/>
      </w:pPr>
      <w:r w:rsidRPr="00EC76D5">
        <w:t xml:space="preserve">          </w:t>
      </w:r>
    </w:p>
    <w:p w14:paraId="09B09F1B" w14:textId="77777777" w:rsidR="002759C1" w:rsidRPr="00EC76D5" w:rsidRDefault="002759C1" w:rsidP="002759C1">
      <w:pPr>
        <w:pStyle w:val="Code"/>
      </w:pPr>
      <w:r w:rsidRPr="00EC76D5">
        <w:t xml:space="preserve">          Register returnAddressRegister =</w:t>
      </w:r>
    </w:p>
    <w:p w14:paraId="57D48E6C" w14:textId="77777777" w:rsidR="002759C1" w:rsidRPr="00EC76D5" w:rsidRDefault="002759C1" w:rsidP="002759C1">
      <w:pPr>
        <w:pStyle w:val="Code"/>
      </w:pPr>
      <w:r w:rsidRPr="00EC76D5">
        <w:t xml:space="preserve">                     middleCode.getRegister(Track.LeftAddress),</w:t>
      </w:r>
    </w:p>
    <w:p w14:paraId="1068A73E" w14:textId="77777777" w:rsidR="002759C1" w:rsidRPr="00EC76D5" w:rsidRDefault="002759C1" w:rsidP="002759C1">
      <w:pPr>
        <w:pStyle w:val="Code"/>
      </w:pPr>
      <w:r w:rsidRPr="00EC76D5">
        <w:t xml:space="preserve">                   countRegister = middleCode.getRegister(Track.Left),</w:t>
      </w:r>
    </w:p>
    <w:p w14:paraId="19E4BF7B" w14:textId="77777777" w:rsidR="002759C1" w:rsidRPr="00EC76D5" w:rsidRDefault="002759C1" w:rsidP="002759C1">
      <w:pPr>
        <w:pStyle w:val="Code"/>
      </w:pPr>
      <w:r w:rsidRPr="00EC76D5">
        <w:t xml:space="preserve">                   valueRegister = middleCode.getRegister(Track.Right);</w:t>
      </w:r>
    </w:p>
    <w:p w14:paraId="77928FDF" w14:textId="77777777" w:rsidR="002759C1" w:rsidRPr="00EC76D5" w:rsidRDefault="002759C1" w:rsidP="002759C1">
      <w:pPr>
        <w:pStyle w:val="Code"/>
      </w:pPr>
    </w:p>
    <w:p w14:paraId="4CA65513" w14:textId="77777777" w:rsidR="002759C1" w:rsidRPr="00EC76D5" w:rsidRDefault="002759C1" w:rsidP="002759C1">
      <w:pPr>
        <w:pStyle w:val="Code"/>
      </w:pPr>
      <w:r w:rsidRPr="00EC76D5">
        <w:t xml:space="preserve">          if (middleCode.isLoad(Track.Left)) {</w:t>
      </w:r>
    </w:p>
    <w:p w14:paraId="241A8582" w14:textId="77777777" w:rsidR="002759C1" w:rsidRPr="00EC76D5" w:rsidRDefault="002759C1" w:rsidP="002759C1">
      <w:pPr>
        <w:pStyle w:val="Code"/>
      </w:pPr>
      <w:r w:rsidRPr="00EC76D5">
        <w:t xml:space="preserve">            loadAddressRegister(returnAddressRegister, returnSymbol, null);</w:t>
      </w:r>
    </w:p>
    <w:p w14:paraId="28808A45" w14:textId="77777777" w:rsidR="002759C1" w:rsidRPr="00EC76D5" w:rsidRDefault="002759C1" w:rsidP="002759C1">
      <w:pPr>
        <w:pStyle w:val="Code"/>
      </w:pPr>
      <w:r w:rsidRPr="00EC76D5">
        <w:t xml:space="preserve">          }    </w:t>
      </w:r>
    </w:p>
    <w:p w14:paraId="66453BD3" w14:textId="77777777" w:rsidR="002759C1" w:rsidRPr="00EC76D5" w:rsidRDefault="002759C1" w:rsidP="002759C1">
      <w:pPr>
        <w:pStyle w:val="Code"/>
      </w:pPr>
      <w:r w:rsidRPr="00EC76D5">
        <w:t xml:space="preserve">    </w:t>
      </w:r>
    </w:p>
    <w:p w14:paraId="091507CA" w14:textId="77777777" w:rsidR="002759C1" w:rsidRPr="00EC76D5" w:rsidRDefault="002759C1" w:rsidP="002759C1">
      <w:pPr>
        <w:pStyle w:val="Code"/>
      </w:pPr>
      <w:r w:rsidRPr="00EC76D5">
        <w:t xml:space="preserve">          generateMemoryCopy(returnAddressRegister, ObjectCode.ReturnPointerRegister,</w:t>
      </w:r>
    </w:p>
    <w:p w14:paraId="06D886B6" w14:textId="77777777" w:rsidR="002759C1" w:rsidRPr="00EC76D5" w:rsidRDefault="002759C1" w:rsidP="002759C1">
      <w:pPr>
        <w:pStyle w:val="Code"/>
      </w:pPr>
      <w:r w:rsidRPr="00EC76D5">
        <w:t xml:space="preserve">                             countRegister, valueRegister,</w:t>
      </w:r>
    </w:p>
    <w:p w14:paraId="3BB49BAE" w14:textId="77777777" w:rsidR="002759C1" w:rsidRPr="00EC76D5" w:rsidRDefault="002759C1" w:rsidP="002759C1">
      <w:pPr>
        <w:pStyle w:val="Code"/>
      </w:pPr>
      <w:r w:rsidRPr="00EC76D5">
        <w:t xml:space="preserve">                             returnSymbol.getType().getSize(), index);</w:t>
      </w:r>
    </w:p>
    <w:p w14:paraId="1AC53875" w14:textId="77777777" w:rsidR="002759C1" w:rsidRPr="00EC76D5" w:rsidRDefault="002759C1" w:rsidP="002759C1">
      <w:pPr>
        <w:pStyle w:val="Code"/>
      </w:pPr>
      <w:r w:rsidRPr="00EC76D5">
        <w:t xml:space="preserve">        }</w:t>
      </w:r>
    </w:p>
    <w:p w14:paraId="1B13969B" w14:textId="77777777" w:rsidR="002759C1" w:rsidRPr="00EC76D5" w:rsidRDefault="002759C1" w:rsidP="002759C1">
      <w:pPr>
        <w:pStyle w:val="Code"/>
      </w:pPr>
      <w:r w:rsidRPr="00EC76D5">
        <w:t xml:space="preserve">        break;</w:t>
      </w:r>
    </w:p>
    <w:p w14:paraId="59857154" w14:textId="77777777" w:rsidR="002759C1" w:rsidRPr="00EC76D5" w:rsidRDefault="002759C1" w:rsidP="002759C1">
      <w:pPr>
        <w:pStyle w:val="Code"/>
      </w:pPr>
      <w:r w:rsidRPr="00EC76D5">
        <w:t xml:space="preserve">      </w:t>
      </w:r>
    </w:p>
    <w:p w14:paraId="6F59861E" w14:textId="77777777" w:rsidR="002759C1" w:rsidRPr="00EC76D5" w:rsidRDefault="002759C1" w:rsidP="002759C1">
      <w:pPr>
        <w:pStyle w:val="Code"/>
      </w:pPr>
      <w:r w:rsidRPr="00EC76D5">
        <w:t xml:space="preserve">      case SetReturnValue: {</w:t>
      </w:r>
    </w:p>
    <w:p w14:paraId="587B2E99" w14:textId="77777777" w:rsidR="002759C1" w:rsidRPr="00EC76D5" w:rsidRDefault="002759C1" w:rsidP="002759C1">
      <w:pPr>
        <w:pStyle w:val="Code"/>
      </w:pPr>
      <w:r w:rsidRPr="00EC76D5">
        <w:t xml:space="preserve">          Symbol returnSymbol = (Symbol) operand2;</w:t>
      </w:r>
    </w:p>
    <w:p w14:paraId="08B78D9C" w14:textId="77777777" w:rsidR="002759C1" w:rsidRPr="00EC76D5" w:rsidRDefault="002759C1" w:rsidP="002759C1">
      <w:pPr>
        <w:pStyle w:val="Code"/>
      </w:pPr>
      <w:r w:rsidRPr="00EC76D5">
        <w:t xml:space="preserve">          loadAddressRegister(ObjectCode.ReturnPointerRegister,</w:t>
      </w:r>
    </w:p>
    <w:p w14:paraId="04C04DFA" w14:textId="77777777" w:rsidR="002759C1" w:rsidRPr="00EC76D5" w:rsidRDefault="002759C1" w:rsidP="002759C1">
      <w:pPr>
        <w:pStyle w:val="Code"/>
      </w:pPr>
      <w:r w:rsidRPr="00EC76D5">
        <w:t xml:space="preserve">                              returnSymbol, null);</w:t>
      </w:r>
    </w:p>
    <w:p w14:paraId="607C1B0D" w14:textId="77777777" w:rsidR="002759C1" w:rsidRPr="00EC76D5" w:rsidRDefault="002759C1" w:rsidP="002759C1">
      <w:pPr>
        <w:pStyle w:val="Code"/>
      </w:pPr>
      <w:r w:rsidRPr="00EC76D5">
        <w:t xml:space="preserve">        }</w:t>
      </w:r>
    </w:p>
    <w:p w14:paraId="1426BA83" w14:textId="77777777" w:rsidR="002759C1" w:rsidRPr="00EC76D5" w:rsidRDefault="002759C1" w:rsidP="002759C1">
      <w:pPr>
        <w:pStyle w:val="Code"/>
      </w:pPr>
      <w:r w:rsidRPr="00EC76D5">
        <w:t xml:space="preserve">        break;</w:t>
      </w:r>
    </w:p>
    <w:p w14:paraId="2CCDDF93" w14:textId="77777777" w:rsidR="002759C1" w:rsidRPr="00EC76D5" w:rsidRDefault="002759C1" w:rsidP="002759C1">
      <w:pPr>
        <w:pStyle w:val="Code"/>
      </w:pPr>
    </w:p>
    <w:p w14:paraId="7106D5C7" w14:textId="32E66C3D" w:rsidR="002759C1" w:rsidRPr="00EC76D5" w:rsidRDefault="002759C1" w:rsidP="002759C1">
      <w:pPr>
        <w:pStyle w:val="Code"/>
      </w:pPr>
      <w:r w:rsidRPr="00EC76D5">
        <w:t xml:space="preserve">      case </w:t>
      </w:r>
      <w:r w:rsidR="00B02345">
        <w:t>Dereference</w:t>
      </w:r>
      <w:r w:rsidRPr="00EC76D5">
        <w:t>:</w:t>
      </w:r>
    </w:p>
    <w:p w14:paraId="2E442928" w14:textId="77777777" w:rsidR="002759C1" w:rsidRPr="00EC76D5" w:rsidRDefault="002759C1" w:rsidP="002759C1">
      <w:pPr>
        <w:pStyle w:val="Code"/>
      </w:pPr>
      <w:r w:rsidRPr="00EC76D5">
        <w:t xml:space="preserve">        break;</w:t>
      </w:r>
    </w:p>
    <w:p w14:paraId="07EBB2BC" w14:textId="77777777" w:rsidR="002759C1" w:rsidRPr="00EC76D5" w:rsidRDefault="002759C1" w:rsidP="002759C1">
      <w:pPr>
        <w:pStyle w:val="Code"/>
      </w:pPr>
      <w:r w:rsidRPr="00EC76D5">
        <w:t xml:space="preserve">        </w:t>
      </w:r>
    </w:p>
    <w:p w14:paraId="7834898B" w14:textId="77777777" w:rsidR="002759C1" w:rsidRPr="00EC76D5" w:rsidRDefault="002759C1" w:rsidP="002759C1">
      <w:pPr>
        <w:pStyle w:val="Code"/>
      </w:pPr>
      <w:r w:rsidRPr="00EC76D5">
        <w:t xml:space="preserve">      case Index:</w:t>
      </w:r>
    </w:p>
    <w:p w14:paraId="128DA2FE" w14:textId="77777777" w:rsidR="002759C1" w:rsidRPr="00EC76D5" w:rsidRDefault="002759C1" w:rsidP="002759C1">
      <w:pPr>
        <w:pStyle w:val="Code"/>
      </w:pPr>
      <w:r w:rsidRPr="00EC76D5">
        <w:t xml:space="preserve">        break;</w:t>
      </w:r>
    </w:p>
    <w:p w14:paraId="5EB2A9BC" w14:textId="77777777" w:rsidR="002759C1" w:rsidRPr="00EC76D5" w:rsidRDefault="002759C1" w:rsidP="002759C1">
      <w:pPr>
        <w:pStyle w:val="Code"/>
      </w:pPr>
      <w:r w:rsidRPr="00EC76D5">
        <w:t xml:space="preserve">        </w:t>
      </w:r>
    </w:p>
    <w:p w14:paraId="07268BBC" w14:textId="77777777" w:rsidR="002759C1" w:rsidRPr="00EC76D5" w:rsidRDefault="002759C1" w:rsidP="002759C1">
      <w:pPr>
        <w:pStyle w:val="Code"/>
      </w:pPr>
      <w:r w:rsidRPr="00EC76D5">
        <w:lastRenderedPageBreak/>
        <w:t xml:space="preserve">      default:</w:t>
      </w:r>
    </w:p>
    <w:p w14:paraId="6CCB5721" w14:textId="77777777" w:rsidR="002759C1" w:rsidRPr="00EC76D5" w:rsidRDefault="002759C1" w:rsidP="002759C1">
      <w:pPr>
        <w:pStyle w:val="Code"/>
      </w:pPr>
      <w:r w:rsidRPr="00EC76D5">
        <w:t xml:space="preserve">        Assert.error("default struct", middleOp.toString());</w:t>
      </w:r>
    </w:p>
    <w:p w14:paraId="4FDA70CB" w14:textId="77777777" w:rsidR="002759C1" w:rsidRPr="00EC76D5" w:rsidRDefault="002759C1" w:rsidP="002759C1">
      <w:pPr>
        <w:pStyle w:val="Code"/>
      </w:pPr>
      <w:r w:rsidRPr="00EC76D5">
        <w:t xml:space="preserve">        break;</w:t>
      </w:r>
    </w:p>
    <w:p w14:paraId="0A25F37E" w14:textId="77777777" w:rsidR="002759C1" w:rsidRPr="00EC76D5" w:rsidRDefault="002759C1" w:rsidP="002759C1">
      <w:pPr>
        <w:pStyle w:val="Code"/>
      </w:pPr>
      <w:r w:rsidRPr="00EC76D5">
        <w:t xml:space="preserve">    }</w:t>
      </w:r>
    </w:p>
    <w:p w14:paraId="6CFAD0C8" w14:textId="77777777" w:rsidR="002759C1" w:rsidRPr="00EC76D5" w:rsidRDefault="002759C1" w:rsidP="002759C1">
      <w:pPr>
        <w:pStyle w:val="Code"/>
      </w:pPr>
      <w:r w:rsidRPr="00EC76D5">
        <w:t xml:space="preserve">  }</w:t>
      </w:r>
    </w:p>
    <w:p w14:paraId="6D2888B5" w14:textId="77777777" w:rsidR="002759C1" w:rsidRPr="00EC76D5" w:rsidRDefault="002759C1" w:rsidP="002759C1">
      <w:pPr>
        <w:pStyle w:val="Code"/>
      </w:pPr>
    </w:p>
    <w:p w14:paraId="471171ED" w14:textId="77777777" w:rsidR="002759C1" w:rsidRPr="00EC76D5" w:rsidRDefault="002759C1" w:rsidP="002759C1">
      <w:pPr>
        <w:pStyle w:val="Code"/>
      </w:pPr>
      <w:r w:rsidRPr="00EC76D5">
        <w:t xml:space="preserve">  private void generateMemoryCopy(Register targetAddressRegister,</w:t>
      </w:r>
    </w:p>
    <w:p w14:paraId="034C79C7" w14:textId="77777777" w:rsidR="002759C1" w:rsidRPr="00EC76D5" w:rsidRDefault="002759C1" w:rsidP="002759C1">
      <w:pPr>
        <w:pStyle w:val="Code"/>
      </w:pPr>
      <w:r w:rsidRPr="00EC76D5">
        <w:t xml:space="preserve">                                  Register sourceAddressRegister,</w:t>
      </w:r>
    </w:p>
    <w:p w14:paraId="27E87141" w14:textId="77777777" w:rsidR="002759C1" w:rsidRPr="00EC76D5" w:rsidRDefault="002759C1" w:rsidP="002759C1">
      <w:pPr>
        <w:pStyle w:val="Code"/>
      </w:pPr>
      <w:r w:rsidRPr="00EC76D5">
        <w:t xml:space="preserve">                                  Register countRegister, Register valueRegister,</w:t>
      </w:r>
    </w:p>
    <w:p w14:paraId="1B4D99AB" w14:textId="77777777" w:rsidR="002759C1" w:rsidRPr="00EC76D5" w:rsidRDefault="002759C1" w:rsidP="002759C1">
      <w:pPr>
        <w:pStyle w:val="Code"/>
      </w:pPr>
      <w:r w:rsidRPr="00EC76D5">
        <w:t xml:space="preserve">                                  int size, int index) {</w:t>
      </w:r>
    </w:p>
    <w:p w14:paraId="0B0CF171" w14:textId="77777777" w:rsidR="002759C1" w:rsidRPr="00EC76D5" w:rsidRDefault="002759C1" w:rsidP="002759C1">
      <w:pPr>
        <w:pStyle w:val="Code"/>
      </w:pPr>
      <w:r w:rsidRPr="00EC76D5">
        <w:t xml:space="preserve">    addObjectCode(ObjectOperator.mov, countRegister, size, null);</w:t>
      </w:r>
    </w:p>
    <w:p w14:paraId="0A9737FF" w14:textId="77777777" w:rsidR="002759C1" w:rsidRPr="00EC76D5" w:rsidRDefault="002759C1" w:rsidP="002759C1">
      <w:pPr>
        <w:pStyle w:val="Code"/>
      </w:pPr>
      <w:r w:rsidRPr="00EC76D5">
        <w:t xml:space="preserve">    String label = Main.FuncSymbol.getUniqueName() + Main.SeparatorId +</w:t>
      </w:r>
    </w:p>
    <w:p w14:paraId="664BF119" w14:textId="77777777" w:rsidR="002759C1" w:rsidRPr="00EC76D5" w:rsidRDefault="002759C1" w:rsidP="002759C1">
      <w:pPr>
        <w:pStyle w:val="Code"/>
      </w:pPr>
      <w:r w:rsidRPr="00EC76D5">
        <w:t xml:space="preserve">                   index +  Main.SeparatorId + "Loop";</w:t>
      </w:r>
    </w:p>
    <w:p w14:paraId="0A6D4685" w14:textId="77777777" w:rsidR="002759C1" w:rsidRPr="00EC76D5" w:rsidRDefault="002759C1" w:rsidP="002759C1">
      <w:pPr>
        <w:pStyle w:val="Code"/>
      </w:pPr>
      <w:r w:rsidRPr="00EC76D5">
        <w:t xml:space="preserve">    addObjectCode(ObjectOperator.label, label, null, null);</w:t>
      </w:r>
    </w:p>
    <w:p w14:paraId="1D370827" w14:textId="77777777" w:rsidR="002759C1" w:rsidRPr="00EC76D5" w:rsidRDefault="002759C1" w:rsidP="002759C1">
      <w:pPr>
        <w:pStyle w:val="Code"/>
      </w:pPr>
      <w:r w:rsidRPr="00EC76D5">
        <w:t xml:space="preserve">    addObjectCode(ObjectOperator.mov, valueRegister, sourceAddressRegister, 0);</w:t>
      </w:r>
    </w:p>
    <w:p w14:paraId="63407D9B" w14:textId="77777777" w:rsidR="002759C1" w:rsidRPr="00EC76D5" w:rsidRDefault="002759C1" w:rsidP="002759C1">
      <w:pPr>
        <w:pStyle w:val="Code"/>
      </w:pPr>
      <w:r w:rsidRPr="00EC76D5">
        <w:t xml:space="preserve">    addObjectCode(ObjectOperator.mov, targetAddressRegister, 0, valueRegister);</w:t>
      </w:r>
    </w:p>
    <w:p w14:paraId="3C1FA16A" w14:textId="77777777" w:rsidR="002759C1" w:rsidRPr="00EC76D5" w:rsidRDefault="002759C1" w:rsidP="002759C1">
      <w:pPr>
        <w:pStyle w:val="Code"/>
      </w:pPr>
      <w:r w:rsidRPr="00EC76D5">
        <w:t xml:space="preserve">    addObjectCode(ObjectOperator.inc, sourceAddressRegister, null, null);</w:t>
      </w:r>
    </w:p>
    <w:p w14:paraId="24802DE3" w14:textId="77777777" w:rsidR="002759C1" w:rsidRPr="00EC76D5" w:rsidRDefault="002759C1" w:rsidP="002759C1">
      <w:pPr>
        <w:pStyle w:val="Code"/>
      </w:pPr>
      <w:r w:rsidRPr="00EC76D5">
        <w:t xml:space="preserve">    addObjectCode(ObjectOperator.inc, targetAddressRegister, null, null);</w:t>
      </w:r>
    </w:p>
    <w:p w14:paraId="646D10CA" w14:textId="77777777" w:rsidR="002759C1" w:rsidRPr="00EC76D5" w:rsidRDefault="002759C1" w:rsidP="002759C1">
      <w:pPr>
        <w:pStyle w:val="Code"/>
      </w:pPr>
      <w:r w:rsidRPr="00EC76D5">
        <w:t xml:space="preserve">    addObjectCode(ObjectOperator.dec, countRegister, null, null);</w:t>
      </w:r>
    </w:p>
    <w:p w14:paraId="4729FF7B" w14:textId="77777777" w:rsidR="002759C1" w:rsidRPr="00EC76D5" w:rsidRDefault="002759C1" w:rsidP="002759C1">
      <w:pPr>
        <w:pStyle w:val="Code"/>
      </w:pPr>
      <w:r w:rsidRPr="00EC76D5">
        <w:t xml:space="preserve">    addObjectCode(ObjectOperator.cmp, countRegister, 0, null);</w:t>
      </w:r>
    </w:p>
    <w:p w14:paraId="313AF351" w14:textId="77777777" w:rsidR="002759C1" w:rsidRPr="00EC76D5" w:rsidRDefault="002759C1" w:rsidP="002759C1">
      <w:pPr>
        <w:pStyle w:val="Code"/>
      </w:pPr>
      <w:r w:rsidRPr="00EC76D5">
        <w:t xml:space="preserve">    addObjectCode(ObjectOperator.jne, null, m_objectCodeList.size() - 7, label, null);</w:t>
      </w:r>
    </w:p>
    <w:p w14:paraId="3D9537E7" w14:textId="77777777" w:rsidR="002759C1" w:rsidRPr="00EC76D5" w:rsidRDefault="002759C1" w:rsidP="002759C1">
      <w:pPr>
        <w:pStyle w:val="Code"/>
      </w:pPr>
      <w:r w:rsidRPr="00EC76D5">
        <w:t xml:space="preserve">  }</w:t>
      </w:r>
    </w:p>
    <w:p w14:paraId="208E6BB7" w14:textId="77777777" w:rsidR="002759C1" w:rsidRPr="00EC76D5" w:rsidRDefault="002759C1" w:rsidP="002759C1">
      <w:pPr>
        <w:pStyle w:val="Code"/>
      </w:pPr>
    </w:p>
    <w:p w14:paraId="12C71A4F" w14:textId="77777777" w:rsidR="002759C1" w:rsidRPr="00EC76D5" w:rsidRDefault="002759C1" w:rsidP="002759C1">
      <w:pPr>
        <w:pStyle w:val="Code"/>
      </w:pPr>
      <w:r w:rsidRPr="00EC76D5">
        <w:t xml:space="preserve">  // ------------------------------------------------------------------------</w:t>
      </w:r>
    </w:p>
    <w:p w14:paraId="7B48FF78" w14:textId="77777777" w:rsidR="002759C1" w:rsidRPr="00EC76D5" w:rsidRDefault="002759C1" w:rsidP="002759C1">
      <w:pPr>
        <w:pStyle w:val="Code"/>
      </w:pPr>
    </w:p>
    <w:p w14:paraId="3A7D9654" w14:textId="77777777" w:rsidR="002759C1" w:rsidRPr="00EC76D5" w:rsidRDefault="002759C1" w:rsidP="002759C1">
      <w:pPr>
        <w:pStyle w:val="Code"/>
      </w:pPr>
      <w:r w:rsidRPr="00EC76D5">
        <w:t xml:space="preserve">  private void generateConvert(MiddleCode middleCode, int index) {</w:t>
      </w:r>
    </w:p>
    <w:p w14:paraId="7EFCF88B" w14:textId="77777777" w:rsidR="002759C1" w:rsidRPr="00EC76D5" w:rsidRDefault="002759C1" w:rsidP="002759C1">
      <w:pPr>
        <w:pStyle w:val="Code"/>
      </w:pPr>
      <w:r w:rsidRPr="00EC76D5">
        <w:t xml:space="preserve">    MiddleOperator middleOp = middleCode.getOperator();</w:t>
      </w:r>
    </w:p>
    <w:p w14:paraId="49D7D924" w14:textId="77777777" w:rsidR="002759C1" w:rsidRPr="00EC76D5" w:rsidRDefault="002759C1" w:rsidP="002759C1">
      <w:pPr>
        <w:pStyle w:val="Code"/>
      </w:pPr>
    </w:p>
    <w:p w14:paraId="78B2229A" w14:textId="77777777" w:rsidR="002759C1" w:rsidRPr="00EC76D5" w:rsidRDefault="002759C1" w:rsidP="002759C1">
      <w:pPr>
        <w:pStyle w:val="Code"/>
      </w:pPr>
      <w:r w:rsidRPr="00EC76D5">
        <w:t xml:space="preserve">    Register leftRegister = middleCode.getRegister(Track.Left),</w:t>
      </w:r>
    </w:p>
    <w:p w14:paraId="64E656B1" w14:textId="77777777" w:rsidR="002759C1" w:rsidRPr="00EC76D5" w:rsidRDefault="002759C1" w:rsidP="002759C1">
      <w:pPr>
        <w:pStyle w:val="Code"/>
      </w:pPr>
      <w:r w:rsidRPr="00EC76D5">
        <w:t xml:space="preserve">             rightRegister = middleCode.getRegister(Track.Right),</w:t>
      </w:r>
    </w:p>
    <w:p w14:paraId="7398C21A" w14:textId="77777777" w:rsidR="002759C1" w:rsidRPr="00EC76D5" w:rsidRDefault="002759C1" w:rsidP="002759C1">
      <w:pPr>
        <w:pStyle w:val="Code"/>
      </w:pPr>
      <w:r w:rsidRPr="00EC76D5">
        <w:t xml:space="preserve">             leftAddressRegister = middleCode.getRegister(Track.LeftAddress),</w:t>
      </w:r>
    </w:p>
    <w:p w14:paraId="465B5EAC" w14:textId="77777777" w:rsidR="002759C1" w:rsidRPr="00EC76D5" w:rsidRDefault="002759C1" w:rsidP="002759C1">
      <w:pPr>
        <w:pStyle w:val="Code"/>
      </w:pPr>
      <w:r w:rsidRPr="00EC76D5">
        <w:t xml:space="preserve">             rightAddressRegister = middleCode.getRegister(Track.RightAddress);</w:t>
      </w:r>
    </w:p>
    <w:p w14:paraId="3A4BD6CF" w14:textId="77777777" w:rsidR="002759C1" w:rsidRPr="00EC76D5" w:rsidRDefault="002759C1" w:rsidP="002759C1">
      <w:pPr>
        <w:pStyle w:val="Code"/>
      </w:pPr>
    </w:p>
    <w:p w14:paraId="0A7C9360" w14:textId="77777777" w:rsidR="002759C1" w:rsidRPr="00EC76D5" w:rsidRDefault="002759C1" w:rsidP="002759C1">
      <w:pPr>
        <w:pStyle w:val="Code"/>
      </w:pPr>
      <w:r w:rsidRPr="00EC76D5">
        <w:t xml:space="preserve">    int leftAddressOffset = middleCode.getAddressOffset(Track.LeftAddress),</w:t>
      </w:r>
    </w:p>
    <w:p w14:paraId="682E8AFC" w14:textId="77777777" w:rsidR="002759C1" w:rsidRPr="00EC76D5" w:rsidRDefault="002759C1" w:rsidP="002759C1">
      <w:pPr>
        <w:pStyle w:val="Code"/>
      </w:pPr>
      <w:r w:rsidRPr="00EC76D5">
        <w:t xml:space="preserve">        rightAddressOffset = middleCode.getAddressOffset(Track.RightAddress);</w:t>
      </w:r>
    </w:p>
    <w:p w14:paraId="5C96DFD4" w14:textId="77777777" w:rsidR="002759C1" w:rsidRPr="00EC76D5" w:rsidRDefault="002759C1" w:rsidP="002759C1">
      <w:pPr>
        <w:pStyle w:val="Code"/>
      </w:pPr>
      <w:r w:rsidRPr="00EC76D5">
        <w:t xml:space="preserve">    </w:t>
      </w:r>
    </w:p>
    <w:p w14:paraId="2315B2A4" w14:textId="77777777" w:rsidR="002759C1" w:rsidRPr="00EC76D5" w:rsidRDefault="002759C1" w:rsidP="002759C1">
      <w:pPr>
        <w:pStyle w:val="Code"/>
      </w:pPr>
      <w:r w:rsidRPr="00EC76D5">
        <w:t xml:space="preserve">    Symbol leftSymbol = (Symbol) middleCode.getOperand(2),</w:t>
      </w:r>
    </w:p>
    <w:p w14:paraId="12730344" w14:textId="77777777" w:rsidR="002759C1" w:rsidRPr="00EC76D5" w:rsidRDefault="002759C1" w:rsidP="002759C1">
      <w:pPr>
        <w:pStyle w:val="Code"/>
      </w:pPr>
      <w:r w:rsidRPr="00EC76D5">
        <w:t xml:space="preserve">           rightSymbol = (Symbol) middleCode.getOperand(3);</w:t>
      </w:r>
    </w:p>
    <w:p w14:paraId="6150F854" w14:textId="77777777" w:rsidR="002759C1" w:rsidRPr="00EC76D5" w:rsidRDefault="002759C1" w:rsidP="002759C1">
      <w:pPr>
        <w:pStyle w:val="Code"/>
      </w:pPr>
      <w:r w:rsidRPr="00EC76D5">
        <w:t xml:space="preserve">          </w:t>
      </w:r>
    </w:p>
    <w:p w14:paraId="7A53AA4B" w14:textId="77777777" w:rsidR="002759C1" w:rsidRPr="00EC76D5" w:rsidRDefault="002759C1" w:rsidP="002759C1">
      <w:pPr>
        <w:pStyle w:val="Code"/>
      </w:pPr>
      <w:r w:rsidRPr="00EC76D5">
        <w:t xml:space="preserve">    if (middleCode.isLoad(Track.Left) &amp;&amp; (leftRegister != null)) {</w:t>
      </w:r>
    </w:p>
    <w:p w14:paraId="76B90225" w14:textId="77777777" w:rsidR="002759C1" w:rsidRPr="00EC76D5" w:rsidRDefault="002759C1" w:rsidP="002759C1">
      <w:pPr>
        <w:pStyle w:val="Code"/>
      </w:pPr>
      <w:r w:rsidRPr="00EC76D5">
        <w:t xml:space="preserve">      loadRegister(leftRegister, leftSymbol, leftAddressRegister, leftAddressOffset);</w:t>
      </w:r>
    </w:p>
    <w:p w14:paraId="32942BDF" w14:textId="77777777" w:rsidR="002759C1" w:rsidRPr="00EC76D5" w:rsidRDefault="002759C1" w:rsidP="002759C1">
      <w:pPr>
        <w:pStyle w:val="Code"/>
      </w:pPr>
      <w:r w:rsidRPr="00EC76D5">
        <w:t xml:space="preserve">    }</w:t>
      </w:r>
    </w:p>
    <w:p w14:paraId="7963C92C" w14:textId="77777777" w:rsidR="002759C1" w:rsidRPr="00EC76D5" w:rsidRDefault="002759C1" w:rsidP="002759C1">
      <w:pPr>
        <w:pStyle w:val="Code"/>
      </w:pPr>
    </w:p>
    <w:p w14:paraId="0429A1E9" w14:textId="77777777" w:rsidR="002759C1" w:rsidRPr="00EC76D5" w:rsidRDefault="002759C1" w:rsidP="002759C1">
      <w:pPr>
        <w:pStyle w:val="Code"/>
      </w:pPr>
      <w:r w:rsidRPr="00EC76D5">
        <w:t xml:space="preserve">    if (middleCode.isLoad(Track.Right) &amp;&amp; (rightRegister != null)) {</w:t>
      </w:r>
    </w:p>
    <w:p w14:paraId="4C35241C" w14:textId="77777777" w:rsidR="002759C1" w:rsidRPr="00EC76D5" w:rsidRDefault="002759C1" w:rsidP="002759C1">
      <w:pPr>
        <w:pStyle w:val="Code"/>
      </w:pPr>
      <w:r w:rsidRPr="00EC76D5">
        <w:t xml:space="preserve">      loadRegister(rightRegister, rightSymbol, rightAddressRegister, rightAddressOffset);</w:t>
      </w:r>
    </w:p>
    <w:p w14:paraId="2DB7366A" w14:textId="77777777" w:rsidR="002759C1" w:rsidRPr="00EC76D5" w:rsidRDefault="002759C1" w:rsidP="002759C1">
      <w:pPr>
        <w:pStyle w:val="Code"/>
      </w:pPr>
      <w:r w:rsidRPr="00EC76D5">
        <w:t xml:space="preserve">    }</w:t>
      </w:r>
    </w:p>
    <w:p w14:paraId="68AF5E17" w14:textId="77777777" w:rsidR="002759C1" w:rsidRPr="00EC76D5" w:rsidRDefault="002759C1" w:rsidP="002759C1">
      <w:pPr>
        <w:pStyle w:val="Code"/>
      </w:pPr>
    </w:p>
    <w:p w14:paraId="2AB9938A" w14:textId="77777777" w:rsidR="002759C1" w:rsidRPr="00EC76D5" w:rsidRDefault="002759C1" w:rsidP="002759C1">
      <w:pPr>
        <w:pStyle w:val="Code"/>
      </w:pPr>
      <w:r w:rsidRPr="00EC76D5">
        <w:t xml:space="preserve">    switch (middleOp) {</w:t>
      </w:r>
    </w:p>
    <w:p w14:paraId="2C5DE04A" w14:textId="77777777" w:rsidR="002759C1" w:rsidRPr="00EC76D5" w:rsidRDefault="002759C1" w:rsidP="002759C1">
      <w:pPr>
        <w:pStyle w:val="Code"/>
      </w:pPr>
      <w:r w:rsidRPr="00EC76D5">
        <w:t xml:space="preserve">      case IntegralToIntegral: {</w:t>
      </w:r>
    </w:p>
    <w:p w14:paraId="2872317A" w14:textId="77777777" w:rsidR="002759C1" w:rsidRPr="00EC76D5" w:rsidRDefault="002759C1" w:rsidP="002759C1">
      <w:pPr>
        <w:pStyle w:val="Code"/>
      </w:pPr>
      <w:r w:rsidRPr="00EC76D5">
        <w:lastRenderedPageBreak/>
        <w:t xml:space="preserve">          if (leftSymbol.getType().getSize() != rightSymbol.getType().getSize()) {</w:t>
      </w:r>
    </w:p>
    <w:p w14:paraId="3FE0F0CF" w14:textId="77777777" w:rsidR="002759C1" w:rsidRPr="00EC76D5" w:rsidRDefault="002759C1" w:rsidP="002759C1">
      <w:pPr>
        <w:pStyle w:val="Code"/>
      </w:pPr>
      <w:r w:rsidRPr="00EC76D5">
        <w:t xml:space="preserve">            if (leftSymbol.getType().getSize() != rightSymbol.getType().getSize()) {</w:t>
      </w:r>
    </w:p>
    <w:p w14:paraId="338306B9" w14:textId="77777777" w:rsidR="002759C1" w:rsidRPr="00EC76D5" w:rsidRDefault="002759C1" w:rsidP="002759C1">
      <w:pPr>
        <w:pStyle w:val="Code"/>
      </w:pPr>
      <w:r w:rsidRPr="00EC76D5">
        <w:t xml:space="preserve">              int leftSize = leftSymbol.getType().getSize(),</w:t>
      </w:r>
    </w:p>
    <w:p w14:paraId="44A5B2A9" w14:textId="77777777" w:rsidR="002759C1" w:rsidRPr="00EC76D5" w:rsidRDefault="002759C1" w:rsidP="002759C1">
      <w:pPr>
        <w:pStyle w:val="Code"/>
      </w:pPr>
      <w:r w:rsidRPr="00EC76D5">
        <w:t xml:space="preserve">                  rightSize = rightSymbol.getType().getSize();</w:t>
      </w:r>
    </w:p>
    <w:p w14:paraId="23C3D3DD" w14:textId="77777777" w:rsidR="002759C1" w:rsidRPr="00EC76D5" w:rsidRDefault="002759C1" w:rsidP="002759C1">
      <w:pPr>
        <w:pStyle w:val="Code"/>
      </w:pPr>
    </w:p>
    <w:p w14:paraId="2AA3904A" w14:textId="77777777" w:rsidR="002759C1" w:rsidRPr="00EC76D5" w:rsidRDefault="002759C1" w:rsidP="002759C1">
      <w:pPr>
        <w:pStyle w:val="Code"/>
      </w:pPr>
      <w:r w:rsidRPr="00EC76D5">
        <w:t xml:space="preserve">              Assert.error(!leftRegister.name().contains("h"), "left register");</w:t>
      </w:r>
    </w:p>
    <w:p w14:paraId="5FE339E7" w14:textId="77777777" w:rsidR="002759C1" w:rsidRPr="00EC76D5" w:rsidRDefault="002759C1" w:rsidP="002759C1">
      <w:pPr>
        <w:pStyle w:val="Code"/>
      </w:pPr>
      <w:r w:rsidRPr="00EC76D5">
        <w:t xml:space="preserve">              //Assert.error(!getRightRegister.getName().contains("h"), "right getRegister");</w:t>
      </w:r>
    </w:p>
    <w:p w14:paraId="2B3136A6" w14:textId="77777777" w:rsidR="002759C1" w:rsidRPr="00EC76D5" w:rsidRDefault="002759C1" w:rsidP="002759C1">
      <w:pPr>
        <w:pStyle w:val="Code"/>
      </w:pPr>
    </w:p>
    <w:p w14:paraId="1A0A4F14" w14:textId="77777777" w:rsidR="002759C1" w:rsidRPr="00EC76D5" w:rsidRDefault="002759C1" w:rsidP="002759C1">
      <w:pPr>
        <w:pStyle w:val="Code"/>
      </w:pPr>
      <w:r w:rsidRPr="00EC76D5">
        <w:t xml:space="preserve">              if (rightRegister.name().contains("h")) {</w:t>
      </w:r>
    </w:p>
    <w:p w14:paraId="188884C4" w14:textId="77777777" w:rsidR="002759C1" w:rsidRPr="00EC76D5" w:rsidRDefault="002759C1" w:rsidP="002759C1">
      <w:pPr>
        <w:pStyle w:val="Code"/>
      </w:pPr>
      <w:r w:rsidRPr="00EC76D5">
        <w:t xml:space="preserve">                Register highRegister = rightRegister;</w:t>
      </w:r>
    </w:p>
    <w:p w14:paraId="485A0627" w14:textId="77777777" w:rsidR="002759C1" w:rsidRPr="00EC76D5" w:rsidRDefault="002759C1" w:rsidP="002759C1">
      <w:pPr>
        <w:pStyle w:val="Code"/>
      </w:pPr>
      <w:r w:rsidRPr="00EC76D5">
        <w:t xml:space="preserve">                rightRegister = Register.valueOf(rightRegister.name().replace("h", "l"));</w:t>
      </w:r>
    </w:p>
    <w:p w14:paraId="40AAF3CA" w14:textId="77777777" w:rsidR="002759C1" w:rsidRPr="00EC76D5" w:rsidRDefault="002759C1" w:rsidP="002759C1">
      <w:pPr>
        <w:pStyle w:val="Code"/>
      </w:pPr>
      <w:r w:rsidRPr="00EC76D5">
        <w:t xml:space="preserve">                addObjectCode(ObjectOperator.mov, rightRegister, highRegister, null);</w:t>
      </w:r>
    </w:p>
    <w:p w14:paraId="79575C41" w14:textId="77777777" w:rsidR="002759C1" w:rsidRPr="00EC76D5" w:rsidRDefault="002759C1" w:rsidP="002759C1">
      <w:pPr>
        <w:pStyle w:val="Code"/>
      </w:pPr>
      <w:r w:rsidRPr="00EC76D5">
        <w:t xml:space="preserve">              }</w:t>
      </w:r>
    </w:p>
    <w:p w14:paraId="277B1B95" w14:textId="77777777" w:rsidR="002759C1" w:rsidRPr="00EC76D5" w:rsidRDefault="002759C1" w:rsidP="002759C1">
      <w:pPr>
        <w:pStyle w:val="Code"/>
      </w:pPr>
    </w:p>
    <w:p w14:paraId="38DDE13F" w14:textId="77777777" w:rsidR="002759C1" w:rsidRPr="00EC76D5" w:rsidRDefault="002759C1" w:rsidP="002759C1">
      <w:pPr>
        <w:pStyle w:val="Code"/>
      </w:pPr>
      <w:r w:rsidRPr="00EC76D5">
        <w:t xml:space="preserve">              if (rightSize &lt; leftSize) {</w:t>
      </w:r>
    </w:p>
    <w:p w14:paraId="3316F79E" w14:textId="77777777" w:rsidR="002759C1" w:rsidRPr="00EC76D5" w:rsidRDefault="002759C1" w:rsidP="002759C1">
      <w:pPr>
        <w:pStyle w:val="Code"/>
      </w:pPr>
      <w:r w:rsidRPr="00EC76D5">
        <w:t xml:space="preserve">                int mask = m_maskMap.get(new Pair&lt;&gt;(rightSize, leftSize));</w:t>
      </w:r>
    </w:p>
    <w:p w14:paraId="1326380D" w14:textId="77777777" w:rsidR="002759C1" w:rsidRPr="00EC76D5" w:rsidRDefault="002759C1" w:rsidP="002759C1">
      <w:pPr>
        <w:pStyle w:val="Code"/>
      </w:pPr>
      <w:r w:rsidRPr="00EC76D5">
        <w:t xml:space="preserve">                addObjectCode(ObjectOperator.and, leftRegister, mask, null);</w:t>
      </w:r>
    </w:p>
    <w:p w14:paraId="3C41016C" w14:textId="77777777" w:rsidR="002759C1" w:rsidRPr="00EC76D5" w:rsidRDefault="002759C1" w:rsidP="002759C1">
      <w:pPr>
        <w:pStyle w:val="Code"/>
      </w:pPr>
      <w:r w:rsidRPr="00EC76D5">
        <w:t xml:space="preserve">              }</w:t>
      </w:r>
    </w:p>
    <w:p w14:paraId="24E056A4" w14:textId="77777777" w:rsidR="002759C1" w:rsidRPr="00EC76D5" w:rsidRDefault="002759C1" w:rsidP="002759C1">
      <w:pPr>
        <w:pStyle w:val="Code"/>
      </w:pPr>
    </w:p>
    <w:p w14:paraId="4D689337" w14:textId="77777777" w:rsidR="002759C1" w:rsidRPr="00EC76D5" w:rsidRDefault="002759C1" w:rsidP="002759C1">
      <w:pPr>
        <w:pStyle w:val="Code"/>
      </w:pPr>
      <w:r w:rsidRPr="00EC76D5">
        <w:t xml:space="preserve">              if (rightSymbol.getType().isSigned()) {</w:t>
      </w:r>
    </w:p>
    <w:p w14:paraId="3FE48351" w14:textId="77777777" w:rsidR="002759C1" w:rsidRPr="00EC76D5" w:rsidRDefault="002759C1" w:rsidP="002759C1">
      <w:pPr>
        <w:pStyle w:val="Code"/>
      </w:pPr>
      <w:r w:rsidRPr="00EC76D5">
        <w:t xml:space="preserve">                ObjectCode negSource = new ObjectCode(ObjectOperator.neg, rightRegister, null, null);</w:t>
      </w:r>
    </w:p>
    <w:p w14:paraId="3C8E8834" w14:textId="77777777" w:rsidR="002759C1" w:rsidRPr="00EC76D5" w:rsidRDefault="002759C1" w:rsidP="002759C1">
      <w:pPr>
        <w:pStyle w:val="Code"/>
      </w:pPr>
      <w:r w:rsidRPr="00EC76D5">
        <w:t xml:space="preserve">                ObjectCode negTarget = new ObjectCode(ObjectOperator.neg, leftRegister, null, null);</w:t>
      </w:r>
    </w:p>
    <w:p w14:paraId="430BFB32" w14:textId="77777777" w:rsidR="002759C1" w:rsidRPr="00EC76D5" w:rsidRDefault="002759C1" w:rsidP="002759C1">
      <w:pPr>
        <w:pStyle w:val="Code"/>
      </w:pPr>
    </w:p>
    <w:p w14:paraId="3DB091DE" w14:textId="77777777" w:rsidR="002759C1" w:rsidRPr="00EC76D5" w:rsidRDefault="002759C1" w:rsidP="002759C1">
      <w:pPr>
        <w:pStyle w:val="Code"/>
      </w:pPr>
      <w:r w:rsidRPr="00EC76D5">
        <w:t xml:space="preserve">                addObjectCode(ObjectOperator.cmp, rightRegister, 0, null);</w:t>
      </w:r>
    </w:p>
    <w:p w14:paraId="39D8D049" w14:textId="77777777" w:rsidR="002759C1" w:rsidRPr="00EC76D5" w:rsidRDefault="002759C1" w:rsidP="002759C1">
      <w:pPr>
        <w:pStyle w:val="Code"/>
      </w:pPr>
      <w:r w:rsidRPr="00EC76D5">
        <w:t xml:space="preserve">                addObjectCode(ObjectOperator.jge, null, null, index + 1);</w:t>
      </w:r>
    </w:p>
    <w:p w14:paraId="4DBB43CE" w14:textId="77777777" w:rsidR="002759C1" w:rsidRPr="00EC76D5" w:rsidRDefault="002759C1" w:rsidP="002759C1">
      <w:pPr>
        <w:pStyle w:val="Code"/>
      </w:pPr>
      <w:r w:rsidRPr="00EC76D5">
        <w:t xml:space="preserve">                m_objectCodeList.add(negSource);</w:t>
      </w:r>
    </w:p>
    <w:p w14:paraId="24251406" w14:textId="77777777" w:rsidR="002759C1" w:rsidRPr="00EC76D5" w:rsidRDefault="002759C1" w:rsidP="002759C1">
      <w:pPr>
        <w:pStyle w:val="Code"/>
      </w:pPr>
      <w:r w:rsidRPr="00EC76D5">
        <w:t xml:space="preserve">                m_objectCodeList.add(negTarget);</w:t>
      </w:r>
    </w:p>
    <w:p w14:paraId="3D7DEA05" w14:textId="77777777" w:rsidR="002759C1" w:rsidRPr="00EC76D5" w:rsidRDefault="002759C1" w:rsidP="002759C1">
      <w:pPr>
        <w:pStyle w:val="Code"/>
      </w:pPr>
      <w:r w:rsidRPr="00EC76D5">
        <w:t xml:space="preserve">              }</w:t>
      </w:r>
    </w:p>
    <w:p w14:paraId="2287925E" w14:textId="77777777" w:rsidR="002759C1" w:rsidRPr="00EC76D5" w:rsidRDefault="002759C1" w:rsidP="002759C1">
      <w:pPr>
        <w:pStyle w:val="Code"/>
      </w:pPr>
      <w:r w:rsidRPr="00EC76D5">
        <w:t xml:space="preserve">            }</w:t>
      </w:r>
    </w:p>
    <w:p w14:paraId="4606DDBD" w14:textId="77777777" w:rsidR="002759C1" w:rsidRPr="00EC76D5" w:rsidRDefault="002759C1" w:rsidP="002759C1">
      <w:pPr>
        <w:pStyle w:val="Code"/>
      </w:pPr>
      <w:r w:rsidRPr="00EC76D5">
        <w:t xml:space="preserve">          }</w:t>
      </w:r>
    </w:p>
    <w:p w14:paraId="10758157" w14:textId="77777777" w:rsidR="002759C1" w:rsidRPr="00EC76D5" w:rsidRDefault="002759C1" w:rsidP="002759C1">
      <w:pPr>
        <w:pStyle w:val="Code"/>
      </w:pPr>
      <w:r w:rsidRPr="00EC76D5">
        <w:t xml:space="preserve">        }</w:t>
      </w:r>
    </w:p>
    <w:p w14:paraId="06EFACBE" w14:textId="77777777" w:rsidR="002759C1" w:rsidRPr="00EC76D5" w:rsidRDefault="002759C1" w:rsidP="002759C1">
      <w:pPr>
        <w:pStyle w:val="Code"/>
      </w:pPr>
      <w:r w:rsidRPr="00EC76D5">
        <w:t xml:space="preserve">        break;</w:t>
      </w:r>
    </w:p>
    <w:p w14:paraId="33C2A91A" w14:textId="77777777" w:rsidR="002759C1" w:rsidRPr="00EC76D5" w:rsidRDefault="002759C1" w:rsidP="002759C1">
      <w:pPr>
        <w:pStyle w:val="Code"/>
      </w:pPr>
    </w:p>
    <w:p w14:paraId="4DDE0723" w14:textId="77777777" w:rsidR="002759C1" w:rsidRPr="00EC76D5" w:rsidRDefault="002759C1" w:rsidP="002759C1">
      <w:pPr>
        <w:pStyle w:val="Code"/>
      </w:pPr>
      <w:r w:rsidRPr="00EC76D5">
        <w:t xml:space="preserve">      case IntegralToFloating:</w:t>
      </w:r>
    </w:p>
    <w:p w14:paraId="59C4A87F" w14:textId="77777777" w:rsidR="002759C1" w:rsidRPr="00EC76D5" w:rsidRDefault="002759C1" w:rsidP="002759C1">
      <w:pPr>
        <w:pStyle w:val="Code"/>
      </w:pPr>
      <w:r w:rsidRPr="00EC76D5">
        <w:t xml:space="preserve">        if (rightSymbol.isTemporary() &amp;&amp; (rightAddressRegister == null)) {</w:t>
      </w:r>
    </w:p>
    <w:p w14:paraId="688107B8" w14:textId="77777777" w:rsidR="002759C1" w:rsidRPr="00EC76D5" w:rsidRDefault="002759C1" w:rsidP="002759C1">
      <w:pPr>
        <w:pStyle w:val="Code"/>
      </w:pPr>
      <w:r w:rsidRPr="00EC76D5">
        <w:t xml:space="preserve">          saveRegister(rightRegister, rightSymbol,</w:t>
      </w:r>
    </w:p>
    <w:p w14:paraId="39121A27" w14:textId="77777777" w:rsidR="002759C1" w:rsidRPr="00EC76D5" w:rsidRDefault="002759C1" w:rsidP="002759C1">
      <w:pPr>
        <w:pStyle w:val="Code"/>
      </w:pPr>
      <w:r w:rsidRPr="00EC76D5">
        <w:t xml:space="preserve">                       rightAddressRegister, rightAddressOffset);</w:t>
      </w:r>
    </w:p>
    <w:p w14:paraId="06820AC3" w14:textId="77777777" w:rsidR="002759C1" w:rsidRPr="00EC76D5" w:rsidRDefault="002759C1" w:rsidP="002759C1">
      <w:pPr>
        <w:pStyle w:val="Code"/>
      </w:pPr>
      <w:r w:rsidRPr="00EC76D5">
        <w:t xml:space="preserve">        }</w:t>
      </w:r>
    </w:p>
    <w:p w14:paraId="45E37DFB" w14:textId="77777777" w:rsidR="002759C1" w:rsidRPr="00EC76D5" w:rsidRDefault="002759C1" w:rsidP="002759C1">
      <w:pPr>
        <w:pStyle w:val="Code"/>
      </w:pPr>
      <w:r w:rsidRPr="00EC76D5">
        <w:t xml:space="preserve">        </w:t>
      </w:r>
    </w:p>
    <w:p w14:paraId="4364E74A" w14:textId="77777777" w:rsidR="002759C1" w:rsidRPr="00EC76D5" w:rsidRDefault="002759C1" w:rsidP="002759C1">
      <w:pPr>
        <w:pStyle w:val="Code"/>
      </w:pPr>
      <w:r w:rsidRPr="00EC76D5">
        <w:t xml:space="preserve">        pushFloating(rightSymbol, rightAddressRegister, rightAddressOffset);</w:t>
      </w:r>
    </w:p>
    <w:p w14:paraId="1109EB4F" w14:textId="77777777" w:rsidR="002759C1" w:rsidRPr="00EC76D5" w:rsidRDefault="002759C1" w:rsidP="002759C1">
      <w:pPr>
        <w:pStyle w:val="Code"/>
      </w:pPr>
      <w:r w:rsidRPr="00EC76D5">
        <w:t xml:space="preserve">        break;</w:t>
      </w:r>
    </w:p>
    <w:p w14:paraId="4494FEFB" w14:textId="77777777" w:rsidR="002759C1" w:rsidRPr="00EC76D5" w:rsidRDefault="002759C1" w:rsidP="002759C1">
      <w:pPr>
        <w:pStyle w:val="Code"/>
      </w:pPr>
    </w:p>
    <w:p w14:paraId="2306AF63" w14:textId="77777777" w:rsidR="002759C1" w:rsidRPr="00EC76D5" w:rsidRDefault="002759C1" w:rsidP="002759C1">
      <w:pPr>
        <w:pStyle w:val="Code"/>
      </w:pPr>
      <w:r w:rsidRPr="00EC76D5">
        <w:t xml:space="preserve">      case FloatingToIntegral:</w:t>
      </w:r>
    </w:p>
    <w:p w14:paraId="52833863" w14:textId="77777777" w:rsidR="002759C1" w:rsidRPr="00EC76D5" w:rsidRDefault="002759C1" w:rsidP="002759C1">
      <w:pPr>
        <w:pStyle w:val="Code"/>
      </w:pPr>
      <w:r w:rsidRPr="00EC76D5">
        <w:t xml:space="preserve">        topPopFloating(leftSymbol, true, leftAddressRegister,</w:t>
      </w:r>
    </w:p>
    <w:p w14:paraId="0F171C7D" w14:textId="77777777" w:rsidR="002759C1" w:rsidRPr="00EC76D5" w:rsidRDefault="002759C1" w:rsidP="002759C1">
      <w:pPr>
        <w:pStyle w:val="Code"/>
      </w:pPr>
      <w:r w:rsidRPr="00EC76D5">
        <w:t xml:space="preserve">                       leftAddressOffset, null);</w:t>
      </w:r>
    </w:p>
    <w:p w14:paraId="04AC97D1" w14:textId="77777777" w:rsidR="002759C1" w:rsidRPr="00EC76D5" w:rsidRDefault="002759C1" w:rsidP="002759C1">
      <w:pPr>
        <w:pStyle w:val="Code"/>
      </w:pPr>
      <w:r w:rsidRPr="00EC76D5">
        <w:t xml:space="preserve">        break;</w:t>
      </w:r>
    </w:p>
    <w:p w14:paraId="6C48ED70" w14:textId="77777777" w:rsidR="002759C1" w:rsidRPr="00EC76D5" w:rsidRDefault="002759C1" w:rsidP="002759C1">
      <w:pPr>
        <w:pStyle w:val="Code"/>
      </w:pPr>
      <w:r w:rsidRPr="00EC76D5">
        <w:t xml:space="preserve">    }</w:t>
      </w:r>
    </w:p>
    <w:p w14:paraId="44C9CA96" w14:textId="77777777" w:rsidR="002759C1" w:rsidRPr="00EC76D5" w:rsidRDefault="002759C1" w:rsidP="002759C1">
      <w:pPr>
        <w:pStyle w:val="Code"/>
      </w:pPr>
      <w:r w:rsidRPr="00EC76D5">
        <w:t xml:space="preserve">  }</w:t>
      </w:r>
    </w:p>
    <w:p w14:paraId="0C6DC1B9" w14:textId="77777777" w:rsidR="002759C1" w:rsidRPr="00EC76D5" w:rsidRDefault="002759C1" w:rsidP="002759C1">
      <w:pPr>
        <w:pStyle w:val="Code"/>
      </w:pPr>
    </w:p>
    <w:p w14:paraId="69AD98E4" w14:textId="77777777" w:rsidR="002759C1" w:rsidRPr="00EC76D5" w:rsidRDefault="002759C1" w:rsidP="002759C1">
      <w:pPr>
        <w:pStyle w:val="Code"/>
      </w:pPr>
      <w:r w:rsidRPr="00EC76D5">
        <w:lastRenderedPageBreak/>
        <w:t xml:space="preserve">  // ------------------------------------------------------------------------</w:t>
      </w:r>
    </w:p>
    <w:p w14:paraId="43CF55FE" w14:textId="77777777" w:rsidR="002759C1" w:rsidRPr="00EC76D5" w:rsidRDefault="002759C1" w:rsidP="002759C1">
      <w:pPr>
        <w:pStyle w:val="Code"/>
      </w:pPr>
      <w:r w:rsidRPr="00EC76D5">
        <w:t xml:space="preserve">  </w:t>
      </w:r>
    </w:p>
    <w:p w14:paraId="0422D216" w14:textId="4E9369EB" w:rsidR="002759C1" w:rsidRPr="00EC76D5" w:rsidRDefault="002759C1" w:rsidP="002759C1">
      <w:pPr>
        <w:pStyle w:val="Code"/>
      </w:pPr>
      <w:r w:rsidRPr="00EC76D5">
        <w:t xml:space="preserve">  public void add</w:t>
      </w:r>
      <w:r w:rsidR="002F35C1">
        <w:t>Initializer</w:t>
      </w:r>
      <w:r w:rsidRPr="00EC76D5">
        <w:t>Code() {</w:t>
      </w:r>
    </w:p>
    <w:p w14:paraId="46E23D2E" w14:textId="77777777" w:rsidR="002759C1" w:rsidRPr="00EC76D5" w:rsidRDefault="002759C1" w:rsidP="002759C1">
      <w:pPr>
        <w:pStyle w:val="Code"/>
      </w:pPr>
      <w:r w:rsidRPr="00EC76D5">
        <w:t xml:space="preserve">    List&lt;Byte&gt; byteList = new LinkedList&lt;&gt;();</w:t>
      </w:r>
    </w:p>
    <w:p w14:paraId="7051E779" w14:textId="77777777" w:rsidR="002759C1" w:rsidRPr="00EC76D5" w:rsidRDefault="002759C1" w:rsidP="002759C1">
      <w:pPr>
        <w:pStyle w:val="Code"/>
      </w:pPr>
      <w:r w:rsidRPr="00EC76D5">
        <w:t xml:space="preserve">    Map&lt;Integer,String&gt; accessMap = new ListMap&lt;&gt;();</w:t>
      </w:r>
    </w:p>
    <w:p w14:paraId="1129FE07" w14:textId="77777777" w:rsidR="002759C1" w:rsidRPr="00EC76D5" w:rsidRDefault="002759C1" w:rsidP="002759C1">
      <w:pPr>
        <w:pStyle w:val="Code"/>
      </w:pPr>
      <w:r w:rsidRPr="00EC76D5">
        <w:t xml:space="preserve">    List&lt;String&gt; textList = new LinkedList&lt;&gt;();</w:t>
      </w:r>
    </w:p>
    <w:p w14:paraId="130309C5" w14:textId="77777777" w:rsidR="002759C1" w:rsidRPr="00EC76D5" w:rsidRDefault="002759C1" w:rsidP="002759C1">
      <w:pPr>
        <w:pStyle w:val="Code"/>
      </w:pPr>
      <w:r w:rsidRPr="00EC76D5">
        <w:t xml:space="preserve">    //textList.add("\n" + Main.StackTopName + ":");</w:t>
      </w:r>
    </w:p>
    <w:p w14:paraId="769A7905" w14:textId="77777777" w:rsidR="002759C1" w:rsidRPr="00EC76D5" w:rsidRDefault="002759C1" w:rsidP="002759C1">
      <w:pPr>
        <w:pStyle w:val="Code"/>
      </w:pPr>
      <w:r w:rsidRPr="00EC76D5">
        <w:t xml:space="preserve">    Symbol symbol = Symbol.createStaticSymbol(Main.StackTopName, byteList,</w:t>
      </w:r>
    </w:p>
    <w:p w14:paraId="1F21A656" w14:textId="77777777" w:rsidR="002759C1" w:rsidRPr="00EC76D5" w:rsidRDefault="002759C1" w:rsidP="002759C1">
      <w:pPr>
        <w:pStyle w:val="Code"/>
      </w:pPr>
      <w:r w:rsidRPr="00EC76D5">
        <w:t xml:space="preserve">                                              accessMap, textList);</w:t>
      </w:r>
    </w:p>
    <w:p w14:paraId="68F6EBE9" w14:textId="77777777" w:rsidR="002759C1" w:rsidRPr="00EC76D5" w:rsidRDefault="002759C1" w:rsidP="002759C1">
      <w:pPr>
        <w:pStyle w:val="Code"/>
      </w:pPr>
      <w:r w:rsidRPr="00EC76D5">
        <w:t xml:space="preserve">    Main.GlobalSet.add(symbol);</w:t>
      </w:r>
    </w:p>
    <w:p w14:paraId="63C52C19" w14:textId="77777777" w:rsidR="002759C1" w:rsidRPr="00EC76D5" w:rsidRDefault="002759C1" w:rsidP="002759C1">
      <w:pPr>
        <w:pStyle w:val="Code"/>
      </w:pPr>
    </w:p>
    <w:p w14:paraId="1E39AED9" w14:textId="7DC90AF7" w:rsidR="002759C1" w:rsidRPr="00EC76D5" w:rsidRDefault="002759C1" w:rsidP="002759C1">
      <w:pPr>
        <w:pStyle w:val="Code"/>
      </w:pPr>
      <w:r w:rsidRPr="00EC76D5">
        <w:t xml:space="preserve">    addObjectCode(ObjectOperator.comment, "</w:t>
      </w:r>
      <w:r w:rsidR="002F35C1">
        <w:t>Initializer</w:t>
      </w:r>
      <w:r w:rsidRPr="00EC76D5">
        <w:t>ialize Stack Pointer", null, null);</w:t>
      </w:r>
    </w:p>
    <w:p w14:paraId="25F586A9" w14:textId="77777777" w:rsidR="002759C1" w:rsidRPr="00EC76D5" w:rsidRDefault="002759C1" w:rsidP="002759C1">
      <w:pPr>
        <w:pStyle w:val="Code"/>
      </w:pPr>
      <w:r w:rsidRPr="00EC76D5">
        <w:t xml:space="preserve">    Pair&lt;String,Integer&gt; pair = new Pair&lt;&gt;(Main.StackTopName, 0);</w:t>
      </w:r>
    </w:p>
    <w:p w14:paraId="573BD457" w14:textId="77777777" w:rsidR="002759C1" w:rsidRPr="00EC76D5" w:rsidRDefault="002759C1" w:rsidP="002759C1">
      <w:pPr>
        <w:pStyle w:val="Code"/>
      </w:pPr>
      <w:r w:rsidRPr="00EC76D5">
        <w:t xml:space="preserve">    addObjectCode(ObjectOperator.mov, ObjectCode.FrameRegister, pair, null);</w:t>
      </w:r>
    </w:p>
    <w:p w14:paraId="2D4DEA5E" w14:textId="77777777" w:rsidR="002759C1" w:rsidRPr="00EC76D5" w:rsidRDefault="002759C1" w:rsidP="002759C1">
      <w:pPr>
        <w:pStyle w:val="Code"/>
      </w:pPr>
    </w:p>
    <w:p w14:paraId="2124ED0B" w14:textId="0AF21710" w:rsidR="002759C1" w:rsidRPr="00EC76D5" w:rsidRDefault="002759C1" w:rsidP="002759C1">
      <w:pPr>
        <w:pStyle w:val="Code"/>
      </w:pPr>
      <w:r w:rsidRPr="00EC76D5">
        <w:t xml:space="preserve">    addObjectCode(ObjectOperator.comment, "</w:t>
      </w:r>
      <w:r w:rsidR="002F35C1">
        <w:t>Initializer</w:t>
      </w:r>
      <w:r w:rsidRPr="00EC76D5">
        <w:t>ialize Heap Pointer", null, null);</w:t>
      </w:r>
    </w:p>
    <w:p w14:paraId="20A6911F" w14:textId="77777777" w:rsidR="002759C1" w:rsidRPr="00EC76D5" w:rsidRDefault="002759C1" w:rsidP="002759C1">
      <w:pPr>
        <w:pStyle w:val="Code"/>
      </w:pPr>
      <w:r w:rsidRPr="00EC76D5">
        <w:t xml:space="preserve">    addObjectCode(ObjectOperator.mov_word, null, 65534, -2); // 65534);</w:t>
      </w:r>
    </w:p>
    <w:p w14:paraId="311A08BC" w14:textId="77777777" w:rsidR="002759C1" w:rsidRPr="00EC76D5" w:rsidRDefault="002759C1" w:rsidP="002759C1">
      <w:pPr>
        <w:pStyle w:val="Code"/>
      </w:pPr>
    </w:p>
    <w:p w14:paraId="4ECDF029" w14:textId="2C640982" w:rsidR="002759C1" w:rsidRPr="00EC76D5" w:rsidRDefault="002759C1" w:rsidP="002759C1">
      <w:pPr>
        <w:pStyle w:val="Code"/>
      </w:pPr>
      <w:r w:rsidRPr="00EC76D5">
        <w:t xml:space="preserve">    addObjectCode(ObjectOperator.comment, "</w:t>
      </w:r>
      <w:r w:rsidR="002F35C1">
        <w:t>Initializer</w:t>
      </w:r>
      <w:r w:rsidRPr="00EC76D5">
        <w:t>ialize FPU Control Word, truncate mode =&gt; set bit 10 and 11.", null, null);</w:t>
      </w:r>
    </w:p>
    <w:p w14:paraId="4D8322E5" w14:textId="77777777" w:rsidR="002759C1" w:rsidRPr="00EC76D5" w:rsidRDefault="002759C1" w:rsidP="002759C1">
      <w:pPr>
        <w:pStyle w:val="Code"/>
      </w:pPr>
      <w:r w:rsidRPr="00EC76D5">
        <w:t xml:space="preserve">    addObjectCode(ObjectOperator.fstcw, ObjectCode.FrameRegister, 0, null);</w:t>
      </w:r>
    </w:p>
    <w:p w14:paraId="3ADE8867" w14:textId="77777777" w:rsidR="002759C1" w:rsidRPr="00EC76D5" w:rsidRDefault="002759C1" w:rsidP="002759C1">
      <w:pPr>
        <w:pStyle w:val="Code"/>
      </w:pPr>
      <w:r w:rsidRPr="00EC76D5">
        <w:t xml:space="preserve">    addObjectCode(ObjectOperator.or_word, ObjectCode.FrameRegister, 0, 0x0C00);</w:t>
      </w:r>
    </w:p>
    <w:p w14:paraId="0623AFC3" w14:textId="77777777" w:rsidR="002759C1" w:rsidRPr="00EC76D5" w:rsidRDefault="002759C1" w:rsidP="002759C1">
      <w:pPr>
        <w:pStyle w:val="Code"/>
      </w:pPr>
      <w:r w:rsidRPr="00EC76D5">
        <w:t xml:space="preserve">    addObjectCode(ObjectOperator.fldcw, ObjectCode.FrameRegister, 0, null);</w:t>
      </w:r>
    </w:p>
    <w:p w14:paraId="221A853D" w14:textId="77777777" w:rsidR="002759C1" w:rsidRPr="00EC76D5" w:rsidRDefault="002759C1" w:rsidP="002759C1">
      <w:pPr>
        <w:pStyle w:val="Code"/>
      </w:pPr>
      <w:r w:rsidRPr="00EC76D5">
        <w:t xml:space="preserve">  }</w:t>
      </w:r>
    </w:p>
    <w:p w14:paraId="6E762DE1" w14:textId="77777777" w:rsidR="002759C1" w:rsidRPr="00EC76D5" w:rsidRDefault="002759C1" w:rsidP="002759C1">
      <w:pPr>
        <w:pStyle w:val="Code"/>
      </w:pPr>
    </w:p>
    <w:p w14:paraId="46CAFDD5" w14:textId="77777777" w:rsidR="002759C1" w:rsidRPr="00EC76D5" w:rsidRDefault="002759C1" w:rsidP="002759C1">
      <w:pPr>
        <w:pStyle w:val="Code"/>
      </w:pPr>
      <w:r w:rsidRPr="00EC76D5">
        <w:t xml:space="preserve">  public void addArgsCode() {</w:t>
      </w:r>
    </w:p>
    <w:p w14:paraId="7478C033" w14:textId="77777777" w:rsidR="002759C1" w:rsidRPr="00EC76D5" w:rsidRDefault="002759C1" w:rsidP="002759C1">
      <w:pPr>
        <w:pStyle w:val="Code"/>
      </w:pPr>
      <w:r w:rsidRPr="00EC76D5">
        <w:t xml:space="preserve">    { Symbol symbol = Symbol.createStaticSymbol(Main.PathName, null, null,</w:t>
      </w:r>
    </w:p>
    <w:p w14:paraId="57724CFA" w14:textId="77777777" w:rsidR="002759C1" w:rsidRPr="00EC76D5" w:rsidRDefault="002759C1" w:rsidP="002759C1">
      <w:pPr>
        <w:pStyle w:val="Code"/>
      </w:pPr>
      <w:r w:rsidRPr="00EC76D5">
        <w:t xml:space="preserve">                                                new LinkedList&lt;String&gt;());</w:t>
      </w:r>
    </w:p>
    <w:p w14:paraId="56FFF4C0" w14:textId="77777777" w:rsidR="002759C1" w:rsidRPr="00EC76D5" w:rsidRDefault="002759C1" w:rsidP="002759C1">
      <w:pPr>
        <w:pStyle w:val="Code"/>
      </w:pPr>
      <w:r w:rsidRPr="00EC76D5">
        <w:t xml:space="preserve">      Main.GlobalSet.add(symbol);</w:t>
      </w:r>
    </w:p>
    <w:p w14:paraId="345D531A" w14:textId="77777777" w:rsidR="002759C1" w:rsidRPr="00EC76D5" w:rsidRDefault="002759C1" w:rsidP="002759C1">
      <w:pPr>
        <w:pStyle w:val="Code"/>
      </w:pPr>
      <w:r w:rsidRPr="00EC76D5">
        <w:t xml:space="preserve">    }</w:t>
      </w:r>
    </w:p>
    <w:p w14:paraId="7B49CEC1" w14:textId="77777777" w:rsidR="002759C1" w:rsidRPr="00EC76D5" w:rsidRDefault="002759C1" w:rsidP="002759C1">
      <w:pPr>
        <w:pStyle w:val="Code"/>
      </w:pPr>
    </w:p>
    <w:p w14:paraId="598DB8CC" w14:textId="2DE737FF" w:rsidR="002759C1" w:rsidRPr="00EC76D5" w:rsidRDefault="002759C1" w:rsidP="002759C1">
      <w:pPr>
        <w:pStyle w:val="Code"/>
      </w:pPr>
      <w:r w:rsidRPr="00EC76D5">
        <w:t xml:space="preserve">    String label1 = Main.SeparatorId + "</w:t>
      </w:r>
      <w:r w:rsidR="002F35C1">
        <w:t>Initializer</w:t>
      </w:r>
      <w:r w:rsidRPr="00EC76D5">
        <w:t>ialize" + Main.SeparatorId + "1",</w:t>
      </w:r>
    </w:p>
    <w:p w14:paraId="2CF75F86" w14:textId="56C9C928" w:rsidR="002759C1" w:rsidRPr="00EC76D5" w:rsidRDefault="002759C1" w:rsidP="002759C1">
      <w:pPr>
        <w:pStyle w:val="Code"/>
      </w:pPr>
      <w:r w:rsidRPr="00EC76D5">
        <w:t xml:space="preserve">           label2 = Main.SeparatorId + "</w:t>
      </w:r>
      <w:r w:rsidR="002F35C1">
        <w:t>Initializer</w:t>
      </w:r>
      <w:r w:rsidRPr="00EC76D5">
        <w:t>ialize" + Main.SeparatorId + "2",</w:t>
      </w:r>
    </w:p>
    <w:p w14:paraId="2918635C" w14:textId="543B9BA3" w:rsidR="002759C1" w:rsidRPr="00EC76D5" w:rsidRDefault="002759C1" w:rsidP="002759C1">
      <w:pPr>
        <w:pStyle w:val="Code"/>
      </w:pPr>
      <w:r w:rsidRPr="00EC76D5">
        <w:t xml:space="preserve">           label3 = Main.SeparatorId + "</w:t>
      </w:r>
      <w:r w:rsidR="002F35C1">
        <w:t>Initializer</w:t>
      </w:r>
      <w:r w:rsidRPr="00EC76D5">
        <w:t>ialize" + Main.SeparatorId + "3",</w:t>
      </w:r>
    </w:p>
    <w:p w14:paraId="27A8856F" w14:textId="49FD81A5" w:rsidR="002759C1" w:rsidRPr="00EC76D5" w:rsidRDefault="002759C1" w:rsidP="002759C1">
      <w:pPr>
        <w:pStyle w:val="Code"/>
      </w:pPr>
      <w:r w:rsidRPr="00EC76D5">
        <w:t xml:space="preserve">           label4 = Main.SeparatorId + "</w:t>
      </w:r>
      <w:r w:rsidR="002F35C1">
        <w:t>Initializer</w:t>
      </w:r>
      <w:r w:rsidRPr="00EC76D5">
        <w:t>ialize" + Main.SeparatorId + "4",</w:t>
      </w:r>
    </w:p>
    <w:p w14:paraId="0713B1F8" w14:textId="0B605507" w:rsidR="002759C1" w:rsidRPr="00EC76D5" w:rsidRDefault="002759C1" w:rsidP="002759C1">
      <w:pPr>
        <w:pStyle w:val="Code"/>
      </w:pPr>
      <w:r w:rsidRPr="00EC76D5">
        <w:t xml:space="preserve">           label5 = Main.SeparatorId + "</w:t>
      </w:r>
      <w:r w:rsidR="002F35C1">
        <w:t>Initializer</w:t>
      </w:r>
      <w:r w:rsidRPr="00EC76D5">
        <w:t>ialize" + Main.SeparatorId + "5";</w:t>
      </w:r>
    </w:p>
    <w:p w14:paraId="199F24E1" w14:textId="77777777" w:rsidR="002759C1" w:rsidRPr="00EC76D5" w:rsidRDefault="002759C1" w:rsidP="002759C1">
      <w:pPr>
        <w:pStyle w:val="Code"/>
      </w:pPr>
      <w:r w:rsidRPr="00EC76D5">
        <w:t xml:space="preserve">           </w:t>
      </w:r>
    </w:p>
    <w:p w14:paraId="09567E8B" w14:textId="754B87D1" w:rsidR="002759C1" w:rsidRPr="00EC76D5" w:rsidRDefault="002759C1" w:rsidP="002759C1">
      <w:pPr>
        <w:pStyle w:val="Code"/>
      </w:pPr>
      <w:r w:rsidRPr="00EC76D5">
        <w:t xml:space="preserve">    addObjectCode(ObjectOperator.comment,"</w:t>
      </w:r>
      <w:r w:rsidR="002F35C1">
        <w:t>Initializer</w:t>
      </w:r>
      <w:r w:rsidRPr="00EC76D5">
        <w:t>ialize Argument List",null,null);</w:t>
      </w:r>
    </w:p>
    <w:p w14:paraId="564153D1" w14:textId="77777777" w:rsidR="002759C1" w:rsidRPr="00EC76D5" w:rsidRDefault="002759C1" w:rsidP="002759C1">
      <w:pPr>
        <w:pStyle w:val="Code"/>
      </w:pPr>
      <w:r w:rsidRPr="00EC76D5">
        <w:t xml:space="preserve">    addObjectCode(ObjectOperator.mov, Register.si, Register.bp, null);</w:t>
      </w:r>
    </w:p>
    <w:p w14:paraId="2339510B" w14:textId="77777777" w:rsidR="002759C1" w:rsidRPr="00EC76D5" w:rsidRDefault="002759C1" w:rsidP="002759C1">
      <w:pPr>
        <w:pStyle w:val="Code"/>
      </w:pPr>
      <w:r w:rsidRPr="00EC76D5">
        <w:t xml:space="preserve">    Pair&lt;String,Integer&gt; pair = new Pair&lt;&gt;(Main.PathName, 0);</w:t>
      </w:r>
    </w:p>
    <w:p w14:paraId="68E6DDD9" w14:textId="77777777" w:rsidR="002759C1" w:rsidRPr="00EC76D5" w:rsidRDefault="002759C1" w:rsidP="002759C1">
      <w:pPr>
        <w:pStyle w:val="Code"/>
      </w:pPr>
      <w:r w:rsidRPr="00EC76D5">
        <w:t xml:space="preserve">    addObjectCode(ObjectOperator.mov_word, Register.bp, 0, pair);</w:t>
      </w:r>
    </w:p>
    <w:p w14:paraId="7BD9B947" w14:textId="77777777" w:rsidR="002759C1" w:rsidRPr="00EC76D5" w:rsidRDefault="002759C1" w:rsidP="002759C1">
      <w:pPr>
        <w:pStyle w:val="Code"/>
      </w:pPr>
      <w:r w:rsidRPr="00EC76D5">
        <w:t xml:space="preserve">    addObjectCode(ObjectOperator.add, Register.bp, 2, null);</w:t>
      </w:r>
    </w:p>
    <w:p w14:paraId="6AA5C4C3" w14:textId="77777777" w:rsidR="002759C1" w:rsidRPr="00EC76D5" w:rsidRDefault="002759C1" w:rsidP="002759C1">
      <w:pPr>
        <w:pStyle w:val="Code"/>
      </w:pPr>
      <w:r w:rsidRPr="00EC76D5">
        <w:t xml:space="preserve">    addObjectCode(ObjectOperator.mov, Register.ax, 1, null);</w:t>
      </w:r>
    </w:p>
    <w:p w14:paraId="747A634C" w14:textId="77777777" w:rsidR="002759C1" w:rsidRPr="00EC76D5" w:rsidRDefault="002759C1" w:rsidP="002759C1">
      <w:pPr>
        <w:pStyle w:val="Code"/>
      </w:pPr>
      <w:r w:rsidRPr="00EC76D5">
        <w:t xml:space="preserve">    addObjectCode(ObjectOperator.mov, Register.bx, 129, null);</w:t>
      </w:r>
    </w:p>
    <w:p w14:paraId="1640617C" w14:textId="77777777" w:rsidR="002759C1" w:rsidRPr="00EC76D5" w:rsidRDefault="002759C1" w:rsidP="002759C1">
      <w:pPr>
        <w:pStyle w:val="Code"/>
      </w:pPr>
      <w:r w:rsidRPr="00EC76D5">
        <w:t xml:space="preserve">    </w:t>
      </w:r>
    </w:p>
    <w:p w14:paraId="3EE883BA" w14:textId="77777777" w:rsidR="002759C1" w:rsidRPr="00EC76D5" w:rsidRDefault="002759C1" w:rsidP="002759C1">
      <w:pPr>
        <w:pStyle w:val="Code"/>
      </w:pPr>
      <w:r w:rsidRPr="00EC76D5">
        <w:t xml:space="preserve">    addObjectCode(ObjectOperator.label, label1, null, null);</w:t>
      </w:r>
    </w:p>
    <w:p w14:paraId="79123A74" w14:textId="77777777" w:rsidR="002759C1" w:rsidRPr="00EC76D5" w:rsidRDefault="002759C1" w:rsidP="002759C1">
      <w:pPr>
        <w:pStyle w:val="Code"/>
      </w:pPr>
      <w:r w:rsidRPr="00EC76D5">
        <w:t xml:space="preserve">    addObjectCode(ObjectOperator.cmp_byte, Register.bx, 0, 32);</w:t>
      </w:r>
    </w:p>
    <w:p w14:paraId="4B5963B5" w14:textId="77777777" w:rsidR="002759C1" w:rsidRPr="00EC76D5" w:rsidRDefault="002759C1" w:rsidP="002759C1">
      <w:pPr>
        <w:pStyle w:val="Code"/>
      </w:pPr>
      <w:r w:rsidRPr="00EC76D5">
        <w:t xml:space="preserve">    addObjectCode(ObjectOperator.je, null, m_objectCodeList.size()+5, label2);</w:t>
      </w:r>
    </w:p>
    <w:p w14:paraId="3F53026D" w14:textId="77777777" w:rsidR="002759C1" w:rsidRPr="00EC76D5" w:rsidRDefault="002759C1" w:rsidP="002759C1">
      <w:pPr>
        <w:pStyle w:val="Code"/>
      </w:pPr>
      <w:r w:rsidRPr="00EC76D5">
        <w:lastRenderedPageBreak/>
        <w:t xml:space="preserve">    addObjectCode(ObjectOperator.cmp_byte, Register.bx, 0, 13);</w:t>
      </w:r>
    </w:p>
    <w:p w14:paraId="6E90EA1C" w14:textId="77777777" w:rsidR="002759C1" w:rsidRPr="00EC76D5" w:rsidRDefault="002759C1" w:rsidP="002759C1">
      <w:pPr>
        <w:pStyle w:val="Code"/>
      </w:pPr>
      <w:r w:rsidRPr="00EC76D5">
        <w:t xml:space="preserve">    addObjectCode(ObjectOperator.je, null, m_objectCodeList.size()+17, label5);</w:t>
      </w:r>
    </w:p>
    <w:p w14:paraId="48721E32" w14:textId="77777777" w:rsidR="002759C1" w:rsidRPr="00EC76D5" w:rsidRDefault="002759C1" w:rsidP="002759C1">
      <w:pPr>
        <w:pStyle w:val="Code"/>
      </w:pPr>
      <w:r w:rsidRPr="00EC76D5">
        <w:t xml:space="preserve">    addObjectCode(ObjectOperator.inc, Register.bx, null, null);</w:t>
      </w:r>
    </w:p>
    <w:p w14:paraId="5CFD3EE7" w14:textId="77777777" w:rsidR="002759C1" w:rsidRPr="00EC76D5" w:rsidRDefault="002759C1" w:rsidP="002759C1">
      <w:pPr>
        <w:pStyle w:val="Code"/>
      </w:pPr>
      <w:r w:rsidRPr="00EC76D5">
        <w:t xml:space="preserve">    addObjectCode(ObjectOperator.long_jmp, null,</w:t>
      </w:r>
    </w:p>
    <w:p w14:paraId="7A62FC7B" w14:textId="77777777" w:rsidR="002759C1" w:rsidRPr="00EC76D5" w:rsidRDefault="002759C1" w:rsidP="002759C1">
      <w:pPr>
        <w:pStyle w:val="Code"/>
      </w:pPr>
      <w:r w:rsidRPr="00EC76D5">
        <w:t xml:space="preserve">                  m_objectCodeList.size() - 6, label1);</w:t>
      </w:r>
    </w:p>
    <w:p w14:paraId="427CEF59" w14:textId="77777777" w:rsidR="002759C1" w:rsidRPr="00EC76D5" w:rsidRDefault="002759C1" w:rsidP="002759C1">
      <w:pPr>
        <w:pStyle w:val="Code"/>
      </w:pPr>
    </w:p>
    <w:p w14:paraId="4DF6FC21" w14:textId="77777777" w:rsidR="002759C1" w:rsidRPr="00EC76D5" w:rsidRDefault="002759C1" w:rsidP="002759C1">
      <w:pPr>
        <w:pStyle w:val="Code"/>
      </w:pPr>
      <w:r w:rsidRPr="00EC76D5">
        <w:t xml:space="preserve">    addObjectCode(ObjectOperator.label, label2, null, null);</w:t>
      </w:r>
    </w:p>
    <w:p w14:paraId="17334CD1" w14:textId="77777777" w:rsidR="002759C1" w:rsidRPr="00EC76D5" w:rsidRDefault="002759C1" w:rsidP="002759C1">
      <w:pPr>
        <w:pStyle w:val="Code"/>
      </w:pPr>
      <w:r w:rsidRPr="00EC76D5">
        <w:t xml:space="preserve">    addObjectCode(ObjectOperator.cmp, Register.ax, 1, null);</w:t>
      </w:r>
    </w:p>
    <w:p w14:paraId="2616A4B3" w14:textId="77777777" w:rsidR="002759C1" w:rsidRPr="00EC76D5" w:rsidRDefault="002759C1" w:rsidP="002759C1">
      <w:pPr>
        <w:pStyle w:val="Code"/>
      </w:pPr>
      <w:r w:rsidRPr="00EC76D5">
        <w:t xml:space="preserve">    addObjectCode(ObjectOperator.je, null, m_objectCodeList.size() + 2,label3);</w:t>
      </w:r>
    </w:p>
    <w:p w14:paraId="4DB93866" w14:textId="77777777" w:rsidR="002759C1" w:rsidRPr="00EC76D5" w:rsidRDefault="002759C1" w:rsidP="002759C1">
      <w:pPr>
        <w:pStyle w:val="Code"/>
      </w:pPr>
      <w:r w:rsidRPr="00EC76D5">
        <w:t xml:space="preserve">    addObjectCode(ObjectOperator.mov_byte, Register.bx, 0, 0);</w:t>
      </w:r>
    </w:p>
    <w:p w14:paraId="55B584EF" w14:textId="77777777" w:rsidR="002759C1" w:rsidRPr="00EC76D5" w:rsidRDefault="002759C1" w:rsidP="002759C1">
      <w:pPr>
        <w:pStyle w:val="Code"/>
      </w:pPr>
    </w:p>
    <w:p w14:paraId="2FB9A389" w14:textId="77777777" w:rsidR="002759C1" w:rsidRPr="00EC76D5" w:rsidRDefault="002759C1" w:rsidP="002759C1">
      <w:pPr>
        <w:pStyle w:val="Code"/>
      </w:pPr>
      <w:r w:rsidRPr="00EC76D5">
        <w:t xml:space="preserve">    addObjectCode(ObjectOperator.label, label3, null, null);</w:t>
      </w:r>
    </w:p>
    <w:p w14:paraId="7FC38905" w14:textId="77777777" w:rsidR="002759C1" w:rsidRPr="00EC76D5" w:rsidRDefault="002759C1" w:rsidP="002759C1">
      <w:pPr>
        <w:pStyle w:val="Code"/>
      </w:pPr>
      <w:r w:rsidRPr="00EC76D5">
        <w:t xml:space="preserve">    addObjectCode(ObjectOperator.inc, Register.bx, null, null);</w:t>
      </w:r>
    </w:p>
    <w:p w14:paraId="0B6C853F" w14:textId="77777777" w:rsidR="002759C1" w:rsidRPr="00EC76D5" w:rsidRDefault="002759C1" w:rsidP="002759C1">
      <w:pPr>
        <w:pStyle w:val="Code"/>
      </w:pPr>
      <w:r w:rsidRPr="00EC76D5">
        <w:t xml:space="preserve">    addObjectCode(ObjectOperator.cmp_byte, Register.bx, 0, 32);</w:t>
      </w:r>
    </w:p>
    <w:p w14:paraId="5D408240" w14:textId="77777777" w:rsidR="002759C1" w:rsidRPr="00EC76D5" w:rsidRDefault="002759C1" w:rsidP="002759C1">
      <w:pPr>
        <w:pStyle w:val="Code"/>
      </w:pPr>
      <w:r w:rsidRPr="00EC76D5">
        <w:t xml:space="preserve">    addObjectCode(ObjectOperator.je, null, m_objectCodeList.size() - 3,label3);</w:t>
      </w:r>
    </w:p>
    <w:p w14:paraId="0ED1AC37" w14:textId="77777777" w:rsidR="002759C1" w:rsidRPr="00EC76D5" w:rsidRDefault="002759C1" w:rsidP="002759C1">
      <w:pPr>
        <w:pStyle w:val="Code"/>
      </w:pPr>
      <w:r w:rsidRPr="00EC76D5">
        <w:t xml:space="preserve">    </w:t>
      </w:r>
    </w:p>
    <w:p w14:paraId="1CC88117" w14:textId="77777777" w:rsidR="002759C1" w:rsidRPr="00EC76D5" w:rsidRDefault="002759C1" w:rsidP="002759C1">
      <w:pPr>
        <w:pStyle w:val="Code"/>
      </w:pPr>
      <w:r w:rsidRPr="00EC76D5">
        <w:t xml:space="preserve">    addObjectCode(ObjectOperator.label, label4, null, null);</w:t>
      </w:r>
    </w:p>
    <w:p w14:paraId="530D114B" w14:textId="77777777" w:rsidR="002759C1" w:rsidRPr="00EC76D5" w:rsidRDefault="002759C1" w:rsidP="002759C1">
      <w:pPr>
        <w:pStyle w:val="Code"/>
      </w:pPr>
      <w:r w:rsidRPr="00EC76D5">
        <w:t xml:space="preserve">    addObjectCode(ObjectOperator.mov, Register.bp, 0, Register.bx);</w:t>
      </w:r>
    </w:p>
    <w:p w14:paraId="375D3E17" w14:textId="77777777" w:rsidR="002759C1" w:rsidRPr="00EC76D5" w:rsidRDefault="002759C1" w:rsidP="002759C1">
      <w:pPr>
        <w:pStyle w:val="Code"/>
      </w:pPr>
      <w:r w:rsidRPr="00EC76D5">
        <w:t xml:space="preserve">    addObjectCode(ObjectOperator.add, Register.bp, 2, null);</w:t>
      </w:r>
    </w:p>
    <w:p w14:paraId="0F23DC03" w14:textId="77777777" w:rsidR="002759C1" w:rsidRPr="00EC76D5" w:rsidRDefault="002759C1" w:rsidP="002759C1">
      <w:pPr>
        <w:pStyle w:val="Code"/>
      </w:pPr>
      <w:r w:rsidRPr="00EC76D5">
        <w:t xml:space="preserve">    addObjectCode(ObjectOperator.inc, Register.ax, null, null);</w:t>
      </w:r>
    </w:p>
    <w:p w14:paraId="6DBC28E4" w14:textId="77777777" w:rsidR="002759C1" w:rsidRPr="00EC76D5" w:rsidRDefault="002759C1" w:rsidP="002759C1">
      <w:pPr>
        <w:pStyle w:val="Code"/>
      </w:pPr>
      <w:r w:rsidRPr="00EC76D5">
        <w:t xml:space="preserve">    addObjectCode(ObjectOperator.long_jmp, null, m_objectCodeList.size() - 19, label1);</w:t>
      </w:r>
    </w:p>
    <w:p w14:paraId="6679AFCE" w14:textId="77777777" w:rsidR="002759C1" w:rsidRPr="00EC76D5" w:rsidRDefault="002759C1" w:rsidP="002759C1">
      <w:pPr>
        <w:pStyle w:val="Code"/>
      </w:pPr>
      <w:r w:rsidRPr="00EC76D5">
        <w:t xml:space="preserve">    </w:t>
      </w:r>
    </w:p>
    <w:p w14:paraId="655A7123" w14:textId="77777777" w:rsidR="002759C1" w:rsidRPr="00EC76D5" w:rsidRDefault="002759C1" w:rsidP="002759C1">
      <w:pPr>
        <w:pStyle w:val="Code"/>
      </w:pPr>
      <w:r w:rsidRPr="00EC76D5">
        <w:t xml:space="preserve">    addObjectCode(ObjectOperator.label, label5, null, null);    </w:t>
      </w:r>
    </w:p>
    <w:p w14:paraId="59B33CDB" w14:textId="77777777" w:rsidR="002759C1" w:rsidRPr="00EC76D5" w:rsidRDefault="002759C1" w:rsidP="002759C1">
      <w:pPr>
        <w:pStyle w:val="Code"/>
      </w:pPr>
      <w:r w:rsidRPr="00EC76D5">
        <w:t xml:space="preserve">    addObjectCode(ObjectOperator.mov_byte, Register.bx, 0, 0);</w:t>
      </w:r>
    </w:p>
    <w:p w14:paraId="4C328209" w14:textId="77777777" w:rsidR="002759C1" w:rsidRPr="00EC76D5" w:rsidRDefault="002759C1" w:rsidP="002759C1">
      <w:pPr>
        <w:pStyle w:val="Code"/>
      </w:pPr>
      <w:r w:rsidRPr="00EC76D5">
        <w:t xml:space="preserve">    addObjectCode(ObjectOperator.mov_word, Register.bp, 0, 0);</w:t>
      </w:r>
    </w:p>
    <w:p w14:paraId="48B3835D" w14:textId="77777777" w:rsidR="002759C1" w:rsidRPr="00EC76D5" w:rsidRDefault="002759C1" w:rsidP="002759C1">
      <w:pPr>
        <w:pStyle w:val="Code"/>
      </w:pPr>
      <w:r w:rsidRPr="00EC76D5">
        <w:t xml:space="preserve">    addObjectCode(ObjectOperator.add, Register.bp, 2, null);</w:t>
      </w:r>
    </w:p>
    <w:p w14:paraId="29C35670" w14:textId="77777777" w:rsidR="002759C1" w:rsidRPr="00EC76D5" w:rsidRDefault="002759C1" w:rsidP="002759C1">
      <w:pPr>
        <w:pStyle w:val="Code"/>
      </w:pPr>
      <w:r w:rsidRPr="00EC76D5">
        <w:t xml:space="preserve">    addObjectCode(ObjectOperator.mov, Register.bp, 6, Register.ax);</w:t>
      </w:r>
    </w:p>
    <w:p w14:paraId="45D7BD63" w14:textId="77777777" w:rsidR="002759C1" w:rsidRPr="00EC76D5" w:rsidRDefault="002759C1" w:rsidP="002759C1">
      <w:pPr>
        <w:pStyle w:val="Code"/>
      </w:pPr>
      <w:r w:rsidRPr="00EC76D5">
        <w:t xml:space="preserve">    addObjectCode(ObjectOperator.mov, Register.bp, 8, Register.si);</w:t>
      </w:r>
    </w:p>
    <w:p w14:paraId="0089495F" w14:textId="77777777" w:rsidR="002759C1" w:rsidRPr="00EC76D5" w:rsidRDefault="002759C1" w:rsidP="002759C1">
      <w:pPr>
        <w:pStyle w:val="Code"/>
      </w:pPr>
      <w:r w:rsidRPr="00EC76D5">
        <w:t xml:space="preserve">  }</w:t>
      </w:r>
    </w:p>
    <w:p w14:paraId="2DD08326" w14:textId="77777777" w:rsidR="002759C1" w:rsidRPr="00EC76D5" w:rsidRDefault="002759C1" w:rsidP="002759C1">
      <w:pPr>
        <w:pStyle w:val="Code"/>
      </w:pPr>
      <w:r w:rsidRPr="00EC76D5">
        <w:t xml:space="preserve">  </w:t>
      </w:r>
    </w:p>
    <w:p w14:paraId="33442724" w14:textId="77777777" w:rsidR="002759C1" w:rsidRPr="00EC76D5" w:rsidRDefault="002759C1" w:rsidP="002759C1">
      <w:pPr>
        <w:pStyle w:val="Code"/>
      </w:pPr>
      <w:r w:rsidRPr="00EC76D5">
        <w:t xml:space="preserve">  public void generateStackHeapCheckFunction() {</w:t>
      </w:r>
    </w:p>
    <w:p w14:paraId="589E695B" w14:textId="77777777" w:rsidR="002759C1" w:rsidRPr="00EC76D5" w:rsidRDefault="002759C1" w:rsidP="002759C1">
      <w:pPr>
        <w:pStyle w:val="Code"/>
      </w:pPr>
      <w:r w:rsidRPr="00EC76D5">
        <w:t xml:space="preserve">    { List&lt;Byte&gt; byteList = new LinkedList&lt;&gt;();</w:t>
      </w:r>
    </w:p>
    <w:p w14:paraId="503C9F03" w14:textId="77777777" w:rsidR="002759C1" w:rsidRPr="00EC76D5" w:rsidRDefault="002759C1" w:rsidP="002759C1">
      <w:pPr>
        <w:pStyle w:val="Code"/>
      </w:pPr>
      <w:r w:rsidRPr="00EC76D5">
        <w:t xml:space="preserve">      Map&lt;Integer,String&gt; accessMap = new ListMap&lt;&gt;();</w:t>
      </w:r>
    </w:p>
    <w:p w14:paraId="40AD1B3E" w14:textId="77777777" w:rsidR="002759C1" w:rsidRPr="00EC76D5" w:rsidRDefault="002759C1" w:rsidP="002759C1">
      <w:pPr>
        <w:pStyle w:val="Code"/>
      </w:pPr>
      <w:r w:rsidRPr="00EC76D5">
        <w:t xml:space="preserve">      List&lt;String&gt; textList = new LinkedList&lt;&gt;();</w:t>
      </w:r>
    </w:p>
    <w:p w14:paraId="4BFAFB9B" w14:textId="2F801313" w:rsidR="002759C1" w:rsidRPr="00EC76D5" w:rsidRDefault="002759C1" w:rsidP="002759C1">
      <w:pPr>
        <w:pStyle w:val="Code"/>
      </w:pPr>
      <w:r w:rsidRPr="00EC76D5">
        <w:t xml:space="preserve">      Generate</w:t>
      </w:r>
      <w:r w:rsidR="002F35C1">
        <w:t>Initializer</w:t>
      </w:r>
      <w:r w:rsidRPr="00EC76D5">
        <w:t>Static.generateByteTextList(Type.StringType,</w:t>
      </w:r>
    </w:p>
    <w:p w14:paraId="76933A3A" w14:textId="77777777" w:rsidR="002759C1" w:rsidRPr="00EC76D5" w:rsidRDefault="002759C1" w:rsidP="002759C1">
      <w:pPr>
        <w:pStyle w:val="Code"/>
      </w:pPr>
      <w:r w:rsidRPr="00EC76D5">
        <w:t xml:space="preserve">                     Main.StackOverflowMessage, byteList, accessMap, textList);</w:t>
      </w:r>
    </w:p>
    <w:p w14:paraId="092DC9DF" w14:textId="77777777" w:rsidR="002759C1" w:rsidRPr="00EC76D5" w:rsidRDefault="002759C1" w:rsidP="002759C1">
      <w:pPr>
        <w:pStyle w:val="Code"/>
      </w:pPr>
      <w:r w:rsidRPr="00EC76D5">
        <w:t xml:space="preserve">      Map&lt;Integer,String&gt; callMap = new ListMap&lt;&gt;();</w:t>
      </w:r>
    </w:p>
    <w:p w14:paraId="3CA61ACC" w14:textId="77777777" w:rsidR="002759C1" w:rsidRPr="00EC76D5" w:rsidRDefault="002759C1" w:rsidP="002759C1">
      <w:pPr>
        <w:pStyle w:val="Code"/>
      </w:pPr>
      <w:r w:rsidRPr="00EC76D5">
        <w:t xml:space="preserve">      Set&lt;Integer&gt; returnSet = new ListSet&lt;&gt;();</w:t>
      </w:r>
    </w:p>
    <w:p w14:paraId="4B5ED315" w14:textId="77777777" w:rsidR="002759C1" w:rsidRPr="00EC76D5" w:rsidRDefault="002759C1" w:rsidP="002759C1">
      <w:pPr>
        <w:pStyle w:val="Code"/>
      </w:pPr>
      <w:r w:rsidRPr="00EC76D5">
        <w:t xml:space="preserve">      Map&lt;Integer,Integer&gt; byteToTextMap = new ListMap&lt;&gt;();</w:t>
      </w:r>
    </w:p>
    <w:p w14:paraId="0FD4B7B4" w14:textId="77777777" w:rsidR="002759C1" w:rsidRPr="00EC76D5" w:rsidRDefault="002759C1" w:rsidP="002759C1">
      <w:pPr>
        <w:pStyle w:val="Code"/>
      </w:pPr>
    </w:p>
    <w:p w14:paraId="6E983D85" w14:textId="77777777" w:rsidR="002759C1" w:rsidRPr="00EC76D5" w:rsidRDefault="002759C1" w:rsidP="002759C1">
      <w:pPr>
        <w:pStyle w:val="Code"/>
      </w:pPr>
      <w:r w:rsidRPr="00EC76D5">
        <w:t xml:space="preserve">      Symbol symbol = Symbol.createStaticSymbol(Main.StackOverflowName, byteList, accessMap, callMap, returnSet, byteToTextMap, textList);</w:t>
      </w:r>
    </w:p>
    <w:p w14:paraId="617CFBF2" w14:textId="77777777" w:rsidR="002759C1" w:rsidRPr="00EC76D5" w:rsidRDefault="002759C1" w:rsidP="002759C1">
      <w:pPr>
        <w:pStyle w:val="Code"/>
      </w:pPr>
      <w:r w:rsidRPr="00EC76D5">
        <w:t xml:space="preserve">      Main.GlobalSet.add(symbol);</w:t>
      </w:r>
    </w:p>
    <w:p w14:paraId="12DA4AA8" w14:textId="77777777" w:rsidR="002759C1" w:rsidRPr="00EC76D5" w:rsidRDefault="002759C1" w:rsidP="002759C1">
      <w:pPr>
        <w:pStyle w:val="Code"/>
      </w:pPr>
      <w:r w:rsidRPr="00EC76D5">
        <w:t xml:space="preserve">    }</w:t>
      </w:r>
    </w:p>
    <w:p w14:paraId="5B6EDD68" w14:textId="77777777" w:rsidR="002759C1" w:rsidRPr="00EC76D5" w:rsidRDefault="002759C1" w:rsidP="002759C1">
      <w:pPr>
        <w:pStyle w:val="Code"/>
      </w:pPr>
      <w:r w:rsidRPr="00EC76D5">
        <w:t xml:space="preserve">    </w:t>
      </w:r>
    </w:p>
    <w:p w14:paraId="4730B878" w14:textId="77777777" w:rsidR="002759C1" w:rsidRPr="00EC76D5" w:rsidRDefault="002759C1" w:rsidP="002759C1">
      <w:pPr>
        <w:pStyle w:val="Code"/>
      </w:pPr>
      <w:r w:rsidRPr="00EC76D5">
        <w:t xml:space="preserve">    { m_objectCodeList.clear();</w:t>
      </w:r>
    </w:p>
    <w:p w14:paraId="3321BDB1" w14:textId="77777777" w:rsidR="002759C1" w:rsidRPr="00EC76D5" w:rsidRDefault="002759C1" w:rsidP="002759C1">
      <w:pPr>
        <w:pStyle w:val="Code"/>
      </w:pPr>
      <w:r w:rsidRPr="00EC76D5">
        <w:t xml:space="preserve">      addObjectCode(ObjectOperator.add, Register.ax, ObjectCode.FrameRegister, null);</w:t>
      </w:r>
    </w:p>
    <w:p w14:paraId="307710EF" w14:textId="77777777" w:rsidR="002759C1" w:rsidRPr="00EC76D5" w:rsidRDefault="002759C1" w:rsidP="002759C1">
      <w:pPr>
        <w:pStyle w:val="Code"/>
      </w:pPr>
      <w:r w:rsidRPr="00EC76D5">
        <w:t xml:space="preserve">      String label = Main.CheckStackHeapFunctionRegular + Main.SeparatorId + "1";</w:t>
      </w:r>
    </w:p>
    <w:p w14:paraId="62D16E4C" w14:textId="77777777" w:rsidR="002759C1" w:rsidRPr="00EC76D5" w:rsidRDefault="002759C1" w:rsidP="002759C1">
      <w:pPr>
        <w:pStyle w:val="Code"/>
      </w:pPr>
      <w:r w:rsidRPr="00EC76D5">
        <w:t xml:space="preserve">      addObjectCode(ObjectOperator.jc, null, m_objectCodeList.size() + 4, label);</w:t>
      </w:r>
    </w:p>
    <w:p w14:paraId="178152C5" w14:textId="77777777" w:rsidR="002759C1" w:rsidRPr="00EC76D5" w:rsidRDefault="002759C1" w:rsidP="002759C1">
      <w:pPr>
        <w:pStyle w:val="Code"/>
      </w:pPr>
      <w:r w:rsidRPr="00EC76D5">
        <w:lastRenderedPageBreak/>
        <w:t xml:space="preserve">      addObjectCode(ObjectOperator.cmp, Register.ax, -2, null); // 65534</w:t>
      </w:r>
    </w:p>
    <w:p w14:paraId="57511E64" w14:textId="77777777" w:rsidR="002759C1" w:rsidRPr="00EC76D5" w:rsidRDefault="002759C1" w:rsidP="002759C1">
      <w:pPr>
        <w:pStyle w:val="Code"/>
      </w:pPr>
      <w:r w:rsidRPr="00EC76D5">
        <w:t xml:space="preserve">      addObjectCode(ObjectOperator.ja, null, m_objectCodeList.size() + 2, label);</w:t>
      </w:r>
    </w:p>
    <w:p w14:paraId="5E07BF76" w14:textId="77777777" w:rsidR="002759C1" w:rsidRPr="00EC76D5" w:rsidRDefault="002759C1" w:rsidP="002759C1">
      <w:pPr>
        <w:pStyle w:val="Code"/>
      </w:pPr>
      <w:r w:rsidRPr="00EC76D5">
        <w:t xml:space="preserve">      addObjectCode(ObjectOperator.jmp, Register.bx, null, null);</w:t>
      </w:r>
    </w:p>
    <w:p w14:paraId="6A49099A" w14:textId="77777777" w:rsidR="002759C1" w:rsidRPr="00EC76D5" w:rsidRDefault="002759C1" w:rsidP="002759C1">
      <w:pPr>
        <w:pStyle w:val="Code"/>
      </w:pPr>
    </w:p>
    <w:p w14:paraId="0F023CD4" w14:textId="77777777" w:rsidR="002759C1" w:rsidRPr="00EC76D5" w:rsidRDefault="002759C1" w:rsidP="002759C1">
      <w:pPr>
        <w:pStyle w:val="Code"/>
      </w:pPr>
      <w:r w:rsidRPr="00EC76D5">
        <w:t xml:space="preserve">      addObjectCode(ObjectOperator.label, label, null, null);</w:t>
      </w:r>
    </w:p>
    <w:p w14:paraId="63E4495C" w14:textId="77777777" w:rsidR="002759C1" w:rsidRPr="00EC76D5" w:rsidRDefault="002759C1" w:rsidP="002759C1">
      <w:pPr>
        <w:pStyle w:val="Code"/>
      </w:pPr>
      <w:r w:rsidRPr="00EC76D5">
        <w:t xml:space="preserve">      addObjectCode(ObjectOperator.mov, Register.ah, 0x40, null);</w:t>
      </w:r>
    </w:p>
    <w:p w14:paraId="47DF3F0A" w14:textId="77777777" w:rsidR="002759C1" w:rsidRPr="00EC76D5" w:rsidRDefault="002759C1" w:rsidP="002759C1">
      <w:pPr>
        <w:pStyle w:val="Code"/>
      </w:pPr>
      <w:r w:rsidRPr="00EC76D5">
        <w:t xml:space="preserve">      addObjectCode(ObjectOperator.mov, Register.bx, 1, null);</w:t>
      </w:r>
    </w:p>
    <w:p w14:paraId="5A823CB2" w14:textId="77777777" w:rsidR="002759C1" w:rsidRPr="00EC76D5" w:rsidRDefault="002759C1" w:rsidP="002759C1">
      <w:pPr>
        <w:pStyle w:val="Code"/>
      </w:pPr>
      <w:r w:rsidRPr="00EC76D5">
        <w:t xml:space="preserve">      addObjectCode(ObjectOperator.mov, Register.cx, Main.StackOverflowMessage.length(), null);</w:t>
      </w:r>
    </w:p>
    <w:p w14:paraId="515F5F3D" w14:textId="77777777" w:rsidR="002759C1" w:rsidRPr="00EC76D5" w:rsidRDefault="002759C1" w:rsidP="002759C1">
      <w:pPr>
        <w:pStyle w:val="Code"/>
      </w:pPr>
      <w:r w:rsidRPr="00EC76D5">
        <w:t xml:space="preserve">      Pair&lt;String,Integer&gt; pair = new Pair&lt;&gt;(Main.StackOverflowName, 0);</w:t>
      </w:r>
    </w:p>
    <w:p w14:paraId="52D59A8D" w14:textId="77777777" w:rsidR="002759C1" w:rsidRPr="00EC76D5" w:rsidRDefault="002759C1" w:rsidP="002759C1">
      <w:pPr>
        <w:pStyle w:val="Code"/>
      </w:pPr>
      <w:r w:rsidRPr="00EC76D5">
        <w:t xml:space="preserve">      addObjectCode(ObjectOperator.mov, Register.dx, pair, null);</w:t>
      </w:r>
    </w:p>
    <w:p w14:paraId="6796E292" w14:textId="77777777" w:rsidR="002759C1" w:rsidRPr="00EC76D5" w:rsidRDefault="002759C1" w:rsidP="002759C1">
      <w:pPr>
        <w:pStyle w:val="Code"/>
      </w:pPr>
      <w:r w:rsidRPr="00EC76D5">
        <w:t xml:space="preserve">      addObjectCode(ObjectOperator.interrupt, 0x21, null, null);</w:t>
      </w:r>
    </w:p>
    <w:p w14:paraId="227EE298" w14:textId="77777777" w:rsidR="002759C1" w:rsidRPr="00EC76D5" w:rsidRDefault="002759C1" w:rsidP="002759C1">
      <w:pPr>
        <w:pStyle w:val="Code"/>
      </w:pPr>
      <w:r w:rsidRPr="00EC76D5">
        <w:t xml:space="preserve">      addObjectCode(ObjectOperator.mov, Register.ah, 0x4C, null);</w:t>
      </w:r>
    </w:p>
    <w:p w14:paraId="78C795BE" w14:textId="77777777" w:rsidR="002759C1" w:rsidRPr="00EC76D5" w:rsidRDefault="002759C1" w:rsidP="002759C1">
      <w:pPr>
        <w:pStyle w:val="Code"/>
      </w:pPr>
      <w:r w:rsidRPr="00EC76D5">
        <w:t xml:space="preserve">      addObjectCode(ObjectOperator.mov, Register.al, -1, null);</w:t>
      </w:r>
    </w:p>
    <w:p w14:paraId="1BC88087" w14:textId="77777777" w:rsidR="002759C1" w:rsidRPr="00EC76D5" w:rsidRDefault="002759C1" w:rsidP="002759C1">
      <w:pPr>
        <w:pStyle w:val="Code"/>
      </w:pPr>
      <w:r w:rsidRPr="00EC76D5">
        <w:t xml:space="preserve">      addObjectCode(ObjectOperator.interrupt,0x21,null,null);</w:t>
      </w:r>
    </w:p>
    <w:p w14:paraId="75F78119" w14:textId="77777777" w:rsidR="002759C1" w:rsidRPr="00EC76D5" w:rsidRDefault="002759C1" w:rsidP="002759C1">
      <w:pPr>
        <w:pStyle w:val="Code"/>
      </w:pPr>
      <w:r w:rsidRPr="00EC76D5">
        <w:t xml:space="preserve">      generateJumpInfo();</w:t>
      </w:r>
    </w:p>
    <w:p w14:paraId="332095EB" w14:textId="77777777" w:rsidR="002759C1" w:rsidRPr="00EC76D5" w:rsidRDefault="002759C1" w:rsidP="002759C1">
      <w:pPr>
        <w:pStyle w:val="Code"/>
      </w:pPr>
      <w:r w:rsidRPr="00EC76D5">
        <w:t xml:space="preserve">      </w:t>
      </w:r>
    </w:p>
    <w:p w14:paraId="04241957" w14:textId="77777777" w:rsidR="002759C1" w:rsidRPr="00EC76D5" w:rsidRDefault="002759C1" w:rsidP="002759C1">
      <w:pPr>
        <w:pStyle w:val="Code"/>
      </w:pPr>
      <w:r w:rsidRPr="00EC76D5">
        <w:t xml:space="preserve">      List&lt;Byte&gt; byteList = new LinkedList&lt;&gt;();</w:t>
      </w:r>
    </w:p>
    <w:p w14:paraId="77ECBE39" w14:textId="77777777" w:rsidR="002759C1" w:rsidRPr="00EC76D5" w:rsidRDefault="002759C1" w:rsidP="002759C1">
      <w:pPr>
        <w:pStyle w:val="Code"/>
      </w:pPr>
      <w:r w:rsidRPr="00EC76D5">
        <w:t xml:space="preserve">      Map&lt;Integer,String&gt; accessMap = new ListMap&lt;&gt;();</w:t>
      </w:r>
    </w:p>
    <w:p w14:paraId="504A8392" w14:textId="77777777" w:rsidR="002759C1" w:rsidRPr="00EC76D5" w:rsidRDefault="002759C1" w:rsidP="002759C1">
      <w:pPr>
        <w:pStyle w:val="Code"/>
      </w:pPr>
      <w:r w:rsidRPr="00EC76D5">
        <w:t xml:space="preserve">      Map&lt;Integer,String&gt; callMap = new ListMap&lt;&gt;();</w:t>
      </w:r>
    </w:p>
    <w:p w14:paraId="55A66369" w14:textId="77777777" w:rsidR="002759C1" w:rsidRPr="00EC76D5" w:rsidRDefault="002759C1" w:rsidP="002759C1">
      <w:pPr>
        <w:pStyle w:val="Code"/>
      </w:pPr>
      <w:r w:rsidRPr="00EC76D5">
        <w:t xml:space="preserve">      Set&lt;Integer&gt; returnSet = new ListSet&lt;&gt;();</w:t>
      </w:r>
    </w:p>
    <w:p w14:paraId="6B409825" w14:textId="77777777" w:rsidR="002759C1" w:rsidRPr="00EC76D5" w:rsidRDefault="002759C1" w:rsidP="002759C1">
      <w:pPr>
        <w:pStyle w:val="Code"/>
      </w:pPr>
      <w:r w:rsidRPr="00EC76D5">
        <w:t xml:space="preserve">      Map&lt;Integer,Integer&gt; byteToTextMap = new ListMap&lt;&gt;();</w:t>
      </w:r>
    </w:p>
    <w:p w14:paraId="2819BDF3" w14:textId="77777777" w:rsidR="002759C1" w:rsidRPr="00EC76D5" w:rsidRDefault="002759C1" w:rsidP="002759C1">
      <w:pPr>
        <w:pStyle w:val="Code"/>
      </w:pPr>
      <w:r w:rsidRPr="00EC76D5">
        <w:t xml:space="preserve">      List&lt;String&gt; textList = new LinkedList&lt;&gt;();</w:t>
      </w:r>
    </w:p>
    <w:p w14:paraId="7E98EC83" w14:textId="77777777" w:rsidR="002759C1" w:rsidRPr="00EC76D5" w:rsidRDefault="002759C1" w:rsidP="002759C1">
      <w:pPr>
        <w:pStyle w:val="Code"/>
      </w:pPr>
      <w:r w:rsidRPr="00EC76D5">
        <w:t xml:space="preserve">      generateTargetByteList(byteList, accessMap, callMap, returnSet, byteToTextMap, textList);</w:t>
      </w:r>
    </w:p>
    <w:p w14:paraId="4BB66A9B" w14:textId="77777777" w:rsidR="002759C1" w:rsidRPr="00EC76D5" w:rsidRDefault="002759C1" w:rsidP="002759C1">
      <w:pPr>
        <w:pStyle w:val="Code"/>
      </w:pPr>
      <w:r w:rsidRPr="00EC76D5">
        <w:t xml:space="preserve">      Symbol symbol =</w:t>
      </w:r>
    </w:p>
    <w:p w14:paraId="30249074" w14:textId="77777777" w:rsidR="002759C1" w:rsidRPr="00EC76D5" w:rsidRDefault="002759C1" w:rsidP="002759C1">
      <w:pPr>
        <w:pStyle w:val="Code"/>
      </w:pPr>
      <w:r w:rsidRPr="00EC76D5">
        <w:t xml:space="preserve">        Symbol.createStaticSymbol(Main.CheckStackHeapFunctionRegular, byteList, accessMap,</w:t>
      </w:r>
    </w:p>
    <w:p w14:paraId="05C68B4F" w14:textId="77777777" w:rsidR="002759C1" w:rsidRPr="00EC76D5" w:rsidRDefault="002759C1" w:rsidP="002759C1">
      <w:pPr>
        <w:pStyle w:val="Code"/>
      </w:pPr>
      <w:r w:rsidRPr="00EC76D5">
        <w:t xml:space="preserve">                                  callMap, returnSet, byteToTextMap, textList);</w:t>
      </w:r>
    </w:p>
    <w:p w14:paraId="2CDB0F05" w14:textId="77777777" w:rsidR="002759C1" w:rsidRPr="00EC76D5" w:rsidRDefault="002759C1" w:rsidP="002759C1">
      <w:pPr>
        <w:pStyle w:val="Code"/>
      </w:pPr>
      <w:r w:rsidRPr="00EC76D5">
        <w:t xml:space="preserve">      Main.GlobalSet.add(symbol);</w:t>
      </w:r>
    </w:p>
    <w:p w14:paraId="6ADC0AEE" w14:textId="77777777" w:rsidR="002759C1" w:rsidRPr="00EC76D5" w:rsidRDefault="002759C1" w:rsidP="002759C1">
      <w:pPr>
        <w:pStyle w:val="Code"/>
      </w:pPr>
      <w:r w:rsidRPr="00EC76D5">
        <w:t xml:space="preserve">    }</w:t>
      </w:r>
    </w:p>
    <w:p w14:paraId="169C3DAE" w14:textId="77777777" w:rsidR="002759C1" w:rsidRPr="00EC76D5" w:rsidRDefault="002759C1" w:rsidP="002759C1">
      <w:pPr>
        <w:pStyle w:val="Code"/>
      </w:pPr>
    </w:p>
    <w:p w14:paraId="02F70160" w14:textId="77777777" w:rsidR="002759C1" w:rsidRPr="00EC76D5" w:rsidRDefault="002759C1" w:rsidP="002759C1">
      <w:pPr>
        <w:pStyle w:val="Code"/>
      </w:pPr>
      <w:r w:rsidRPr="00EC76D5">
        <w:t xml:space="preserve">    { m_objectCodeList.clear();</w:t>
      </w:r>
    </w:p>
    <w:p w14:paraId="58FC6616" w14:textId="77777777" w:rsidR="002759C1" w:rsidRPr="00EC76D5" w:rsidRDefault="002759C1" w:rsidP="002759C1">
      <w:pPr>
        <w:pStyle w:val="Code"/>
      </w:pPr>
      <w:r w:rsidRPr="00EC76D5">
        <w:t xml:space="preserve">      addObjectCode(ObjectOperator.add, Register.ax, ObjectCode.EllipseRegister, null);</w:t>
      </w:r>
    </w:p>
    <w:p w14:paraId="65E54C42" w14:textId="77777777" w:rsidR="002759C1" w:rsidRPr="00EC76D5" w:rsidRDefault="002759C1" w:rsidP="002759C1">
      <w:pPr>
        <w:pStyle w:val="Code"/>
      </w:pPr>
      <w:r w:rsidRPr="00EC76D5">
        <w:t xml:space="preserve">      String label = Main.CheckStackHeapFunctionEllipse + Main.SeparatorId + "1";</w:t>
      </w:r>
    </w:p>
    <w:p w14:paraId="28AB70E5" w14:textId="77777777" w:rsidR="002759C1" w:rsidRPr="00EC76D5" w:rsidRDefault="002759C1" w:rsidP="002759C1">
      <w:pPr>
        <w:pStyle w:val="Code"/>
      </w:pPr>
      <w:r w:rsidRPr="00EC76D5">
        <w:t xml:space="preserve">      addObjectCode(ObjectOperator.jc, null, m_objectCodeList.size() + 4, label);</w:t>
      </w:r>
    </w:p>
    <w:p w14:paraId="5416D0C4" w14:textId="77777777" w:rsidR="002759C1" w:rsidRPr="00EC76D5" w:rsidRDefault="002759C1" w:rsidP="002759C1">
      <w:pPr>
        <w:pStyle w:val="Code"/>
      </w:pPr>
      <w:r w:rsidRPr="00EC76D5">
        <w:t xml:space="preserve">      addObjectCode(ObjectOperator.cmp, Register.ax, -2, null); // 65534</w:t>
      </w:r>
    </w:p>
    <w:p w14:paraId="0A53C54D" w14:textId="77777777" w:rsidR="002759C1" w:rsidRPr="00EC76D5" w:rsidRDefault="002759C1" w:rsidP="002759C1">
      <w:pPr>
        <w:pStyle w:val="Code"/>
      </w:pPr>
      <w:r w:rsidRPr="00EC76D5">
        <w:t xml:space="preserve">      addObjectCode(ObjectOperator.ja, null, m_objectCodeList.size() + 2, label);</w:t>
      </w:r>
    </w:p>
    <w:p w14:paraId="4AC4C322" w14:textId="77777777" w:rsidR="002759C1" w:rsidRPr="00EC76D5" w:rsidRDefault="002759C1" w:rsidP="002759C1">
      <w:pPr>
        <w:pStyle w:val="Code"/>
      </w:pPr>
      <w:r w:rsidRPr="00EC76D5">
        <w:t xml:space="preserve">      addObjectCode(ObjectOperator.jmp, Register.bx, null, null);</w:t>
      </w:r>
    </w:p>
    <w:p w14:paraId="797ED6F9" w14:textId="77777777" w:rsidR="002759C1" w:rsidRPr="00EC76D5" w:rsidRDefault="002759C1" w:rsidP="002759C1">
      <w:pPr>
        <w:pStyle w:val="Code"/>
      </w:pPr>
    </w:p>
    <w:p w14:paraId="120A16AE" w14:textId="77777777" w:rsidR="002759C1" w:rsidRPr="00EC76D5" w:rsidRDefault="002759C1" w:rsidP="002759C1">
      <w:pPr>
        <w:pStyle w:val="Code"/>
      </w:pPr>
      <w:r w:rsidRPr="00EC76D5">
        <w:t xml:space="preserve">      addObjectCode(ObjectOperator.label, label, null, null);</w:t>
      </w:r>
    </w:p>
    <w:p w14:paraId="2814CD61" w14:textId="77777777" w:rsidR="002759C1" w:rsidRPr="00EC76D5" w:rsidRDefault="002759C1" w:rsidP="002759C1">
      <w:pPr>
        <w:pStyle w:val="Code"/>
      </w:pPr>
      <w:r w:rsidRPr="00EC76D5">
        <w:t xml:space="preserve">      addObjectCode(ObjectOperator.mov, Register.ah, 0x40, null);</w:t>
      </w:r>
    </w:p>
    <w:p w14:paraId="4117D69C" w14:textId="77777777" w:rsidR="002759C1" w:rsidRPr="00EC76D5" w:rsidRDefault="002759C1" w:rsidP="002759C1">
      <w:pPr>
        <w:pStyle w:val="Code"/>
      </w:pPr>
      <w:r w:rsidRPr="00EC76D5">
        <w:t xml:space="preserve">      addObjectCode(ObjectOperator.mov, Register.bx, 1, null);</w:t>
      </w:r>
    </w:p>
    <w:p w14:paraId="4A90E661" w14:textId="77777777" w:rsidR="002759C1" w:rsidRPr="00EC76D5" w:rsidRDefault="002759C1" w:rsidP="002759C1">
      <w:pPr>
        <w:pStyle w:val="Code"/>
      </w:pPr>
      <w:r w:rsidRPr="00EC76D5">
        <w:t xml:space="preserve">      addObjectCode(ObjectOperator.mov, Register.cx, Main.StackOverflowMessage.length(),null);</w:t>
      </w:r>
    </w:p>
    <w:p w14:paraId="33E2EA8F" w14:textId="77777777" w:rsidR="002759C1" w:rsidRPr="00EC76D5" w:rsidRDefault="002759C1" w:rsidP="002759C1">
      <w:pPr>
        <w:pStyle w:val="Code"/>
      </w:pPr>
      <w:r w:rsidRPr="00EC76D5">
        <w:t xml:space="preserve">      Pair&lt;String,Integer&gt; pair = new Pair&lt;&gt;(Main.StackOverflowName, 0);</w:t>
      </w:r>
    </w:p>
    <w:p w14:paraId="234D4931" w14:textId="77777777" w:rsidR="002759C1" w:rsidRPr="00EC76D5" w:rsidRDefault="002759C1" w:rsidP="002759C1">
      <w:pPr>
        <w:pStyle w:val="Code"/>
      </w:pPr>
      <w:r w:rsidRPr="00EC76D5">
        <w:t xml:space="preserve">      addObjectCode(ObjectOperator.mov, Register.dx, pair, null);</w:t>
      </w:r>
    </w:p>
    <w:p w14:paraId="66FD9D16" w14:textId="77777777" w:rsidR="002759C1" w:rsidRPr="00EC76D5" w:rsidRDefault="002759C1" w:rsidP="002759C1">
      <w:pPr>
        <w:pStyle w:val="Code"/>
      </w:pPr>
      <w:r w:rsidRPr="00EC76D5">
        <w:t xml:space="preserve">      addObjectCode(ObjectOperator.interrupt, 0x21, null, null);</w:t>
      </w:r>
    </w:p>
    <w:p w14:paraId="2A804F5A" w14:textId="77777777" w:rsidR="002759C1" w:rsidRPr="00EC76D5" w:rsidRDefault="002759C1" w:rsidP="002759C1">
      <w:pPr>
        <w:pStyle w:val="Code"/>
      </w:pPr>
      <w:r w:rsidRPr="00EC76D5">
        <w:t xml:space="preserve">      addObjectCode(ObjectOperator.mov, Register.ah, 0x4C, null);</w:t>
      </w:r>
    </w:p>
    <w:p w14:paraId="1770FAED" w14:textId="77777777" w:rsidR="002759C1" w:rsidRPr="00EC76D5" w:rsidRDefault="002759C1" w:rsidP="002759C1">
      <w:pPr>
        <w:pStyle w:val="Code"/>
      </w:pPr>
      <w:r w:rsidRPr="00EC76D5">
        <w:t xml:space="preserve">      addObjectCode(ObjectOperator.mov, Register.al, -1, null);</w:t>
      </w:r>
    </w:p>
    <w:p w14:paraId="645717A8" w14:textId="77777777" w:rsidR="002759C1" w:rsidRPr="00EC76D5" w:rsidRDefault="002759C1" w:rsidP="002759C1">
      <w:pPr>
        <w:pStyle w:val="Code"/>
      </w:pPr>
      <w:r w:rsidRPr="00EC76D5">
        <w:t xml:space="preserve">      addObjectCode(ObjectOperator.interrupt, 0x21, null, null);</w:t>
      </w:r>
    </w:p>
    <w:p w14:paraId="7C3385C2" w14:textId="77777777" w:rsidR="002759C1" w:rsidRPr="00EC76D5" w:rsidRDefault="002759C1" w:rsidP="002759C1">
      <w:pPr>
        <w:pStyle w:val="Code"/>
      </w:pPr>
      <w:r w:rsidRPr="00EC76D5">
        <w:lastRenderedPageBreak/>
        <w:t xml:space="preserve">      generateJumpInfo();</w:t>
      </w:r>
    </w:p>
    <w:p w14:paraId="5F9F5BBC" w14:textId="77777777" w:rsidR="002759C1" w:rsidRPr="00EC76D5" w:rsidRDefault="002759C1" w:rsidP="002759C1">
      <w:pPr>
        <w:pStyle w:val="Code"/>
      </w:pPr>
    </w:p>
    <w:p w14:paraId="7F8F29AA" w14:textId="77777777" w:rsidR="002759C1" w:rsidRPr="00EC76D5" w:rsidRDefault="002759C1" w:rsidP="002759C1">
      <w:pPr>
        <w:pStyle w:val="Code"/>
      </w:pPr>
      <w:r w:rsidRPr="00EC76D5">
        <w:t xml:space="preserve">      List&lt;Byte&gt; byteList = new LinkedList&lt;&gt;();</w:t>
      </w:r>
    </w:p>
    <w:p w14:paraId="323E4DF4" w14:textId="77777777" w:rsidR="002759C1" w:rsidRPr="00EC76D5" w:rsidRDefault="002759C1" w:rsidP="002759C1">
      <w:pPr>
        <w:pStyle w:val="Code"/>
      </w:pPr>
      <w:r w:rsidRPr="00EC76D5">
        <w:t xml:space="preserve">      Map&lt;Integer,String&gt; accessMap = new ListMap&lt;&gt;();</w:t>
      </w:r>
    </w:p>
    <w:p w14:paraId="1B415266" w14:textId="77777777" w:rsidR="002759C1" w:rsidRPr="00EC76D5" w:rsidRDefault="002759C1" w:rsidP="002759C1">
      <w:pPr>
        <w:pStyle w:val="Code"/>
      </w:pPr>
      <w:r w:rsidRPr="00EC76D5">
        <w:t xml:space="preserve">      Map&lt;Integer,String&gt; callMap = new ListMap&lt;&gt;();</w:t>
      </w:r>
    </w:p>
    <w:p w14:paraId="3402D4D8" w14:textId="77777777" w:rsidR="002759C1" w:rsidRPr="00EC76D5" w:rsidRDefault="002759C1" w:rsidP="002759C1">
      <w:pPr>
        <w:pStyle w:val="Code"/>
      </w:pPr>
      <w:r w:rsidRPr="00EC76D5">
        <w:t xml:space="preserve">      Set&lt;Integer&gt; returnSet = new ListSet&lt;&gt;();</w:t>
      </w:r>
    </w:p>
    <w:p w14:paraId="6BAC2860" w14:textId="77777777" w:rsidR="002759C1" w:rsidRPr="00EC76D5" w:rsidRDefault="002759C1" w:rsidP="002759C1">
      <w:pPr>
        <w:pStyle w:val="Code"/>
      </w:pPr>
      <w:r w:rsidRPr="00EC76D5">
        <w:t xml:space="preserve">      Map&lt;Integer,Integer&gt; byteToTextMap = new ListMap&lt;&gt;();</w:t>
      </w:r>
    </w:p>
    <w:p w14:paraId="4695D6C6" w14:textId="77777777" w:rsidR="002759C1" w:rsidRPr="00EC76D5" w:rsidRDefault="002759C1" w:rsidP="002759C1">
      <w:pPr>
        <w:pStyle w:val="Code"/>
      </w:pPr>
      <w:r w:rsidRPr="00EC76D5">
        <w:t xml:space="preserve">      List&lt;String&gt; textList = new LinkedList&lt;&gt;();</w:t>
      </w:r>
    </w:p>
    <w:p w14:paraId="7D5D32FB" w14:textId="77777777" w:rsidR="002759C1" w:rsidRPr="00EC76D5" w:rsidRDefault="002759C1" w:rsidP="002759C1">
      <w:pPr>
        <w:pStyle w:val="Code"/>
      </w:pPr>
      <w:r w:rsidRPr="00EC76D5">
        <w:t xml:space="preserve">      generateTargetByteList(byteList, accessMap, callMap, returnSet, byteToTextMap, textList);</w:t>
      </w:r>
    </w:p>
    <w:p w14:paraId="7B79CB34" w14:textId="77777777" w:rsidR="002759C1" w:rsidRPr="00EC76D5" w:rsidRDefault="002759C1" w:rsidP="002759C1">
      <w:pPr>
        <w:pStyle w:val="Code"/>
      </w:pPr>
    </w:p>
    <w:p w14:paraId="0A758C32" w14:textId="77777777" w:rsidR="002759C1" w:rsidRPr="00EC76D5" w:rsidRDefault="002759C1" w:rsidP="002759C1">
      <w:pPr>
        <w:pStyle w:val="Code"/>
      </w:pPr>
      <w:r w:rsidRPr="00EC76D5">
        <w:t xml:space="preserve">      Symbol symbol = Symbol.createStaticSymbol(Main.CheckStackHeapFunctionEllipse, byteList, accessMap, callMap, returnSet, byteToTextMap, textList);</w:t>
      </w:r>
    </w:p>
    <w:p w14:paraId="5A9008D8" w14:textId="77777777" w:rsidR="002759C1" w:rsidRPr="00EC76D5" w:rsidRDefault="002759C1" w:rsidP="002759C1">
      <w:pPr>
        <w:pStyle w:val="Code"/>
      </w:pPr>
      <w:r w:rsidRPr="00EC76D5">
        <w:t xml:space="preserve">      Main.GlobalSet.add(symbol);</w:t>
      </w:r>
    </w:p>
    <w:p w14:paraId="62B02686" w14:textId="77777777" w:rsidR="002759C1" w:rsidRPr="00EC76D5" w:rsidRDefault="002759C1" w:rsidP="002759C1">
      <w:pPr>
        <w:pStyle w:val="Code"/>
      </w:pPr>
      <w:r w:rsidRPr="00EC76D5">
        <w:t xml:space="preserve">    }</w:t>
      </w:r>
    </w:p>
    <w:p w14:paraId="1AC2DDA4" w14:textId="77777777" w:rsidR="002759C1" w:rsidRPr="00EC76D5" w:rsidRDefault="002759C1" w:rsidP="002759C1">
      <w:pPr>
        <w:pStyle w:val="Code"/>
      </w:pPr>
      <w:r w:rsidRPr="00EC76D5">
        <w:t xml:space="preserve">  }</w:t>
      </w:r>
    </w:p>
    <w:p w14:paraId="40BD92D4" w14:textId="77777777" w:rsidR="002759C1" w:rsidRPr="00EC76D5" w:rsidRDefault="002759C1" w:rsidP="002759C1">
      <w:pPr>
        <w:pStyle w:val="Code"/>
      </w:pPr>
    </w:p>
    <w:p w14:paraId="43B695F9" w14:textId="77777777" w:rsidR="002759C1" w:rsidRPr="00EC76D5" w:rsidRDefault="002759C1" w:rsidP="002759C1">
      <w:pPr>
        <w:pStyle w:val="Code"/>
      </w:pPr>
      <w:r w:rsidRPr="00EC76D5">
        <w:t xml:space="preserve">  // ------------------------------------------------------------------------</w:t>
      </w:r>
    </w:p>
    <w:p w14:paraId="4EA44BD2" w14:textId="77777777" w:rsidR="002759C1" w:rsidRPr="00EC76D5" w:rsidRDefault="002759C1" w:rsidP="002759C1">
      <w:pPr>
        <w:pStyle w:val="Code"/>
      </w:pPr>
      <w:r w:rsidRPr="00EC76D5">
        <w:t xml:space="preserve">  </w:t>
      </w:r>
    </w:p>
    <w:p w14:paraId="0FFD9361" w14:textId="77777777" w:rsidR="002759C1" w:rsidRPr="00EC76D5" w:rsidRDefault="002759C1" w:rsidP="002759C1">
      <w:pPr>
        <w:pStyle w:val="Code"/>
      </w:pPr>
      <w:r w:rsidRPr="00EC76D5">
        <w:t xml:space="preserve">  private static int byteListSize(ObjectCode objectCode) {</w:t>
      </w:r>
    </w:p>
    <w:p w14:paraId="0E0BACC9" w14:textId="77777777" w:rsidR="002759C1" w:rsidRPr="00EC76D5" w:rsidRDefault="002759C1" w:rsidP="002759C1">
      <w:pPr>
        <w:pStyle w:val="Code"/>
      </w:pPr>
      <w:r w:rsidRPr="00EC76D5">
        <w:t xml:space="preserve">    if (objectCode.isCallRegular() || (objectCode.getOperator() == ObjectOperator.long_jmp)) {</w:t>
      </w:r>
    </w:p>
    <w:p w14:paraId="70F04580" w14:textId="77777777" w:rsidR="002759C1" w:rsidRPr="00EC76D5" w:rsidRDefault="002759C1" w:rsidP="002759C1">
      <w:pPr>
        <w:pStyle w:val="Code"/>
      </w:pPr>
      <w:r w:rsidRPr="00EC76D5">
        <w:t xml:space="preserve">      return ObjectCode.LongJumpSize;</w:t>
      </w:r>
    </w:p>
    <w:p w14:paraId="4CA73F54" w14:textId="77777777" w:rsidR="002759C1" w:rsidRPr="00EC76D5" w:rsidRDefault="002759C1" w:rsidP="002759C1">
      <w:pPr>
        <w:pStyle w:val="Code"/>
      </w:pPr>
      <w:r w:rsidRPr="00EC76D5">
        <w:t xml:space="preserve">    }</w:t>
      </w:r>
    </w:p>
    <w:p w14:paraId="47354EDC" w14:textId="77777777" w:rsidR="002759C1" w:rsidRPr="00EC76D5" w:rsidRDefault="002759C1" w:rsidP="002759C1">
      <w:pPr>
        <w:pStyle w:val="Code"/>
      </w:pPr>
      <w:r w:rsidRPr="00EC76D5">
        <w:t xml:space="preserve">    else if (objectCode.isRelation() || (objectCode.getOperator() == ObjectOperator.short_jmp)) {</w:t>
      </w:r>
    </w:p>
    <w:p w14:paraId="631F237D" w14:textId="77777777" w:rsidR="002759C1" w:rsidRPr="00EC76D5" w:rsidRDefault="002759C1" w:rsidP="002759C1">
      <w:pPr>
        <w:pStyle w:val="Code"/>
      </w:pPr>
      <w:r w:rsidRPr="00EC76D5">
        <w:t xml:space="preserve">      return ObjectCode.RelationSize;</w:t>
      </w:r>
    </w:p>
    <w:p w14:paraId="3CA15CE2" w14:textId="77777777" w:rsidR="002759C1" w:rsidRPr="00EC76D5" w:rsidRDefault="002759C1" w:rsidP="002759C1">
      <w:pPr>
        <w:pStyle w:val="Code"/>
      </w:pPr>
      <w:r w:rsidRPr="00EC76D5">
        <w:t xml:space="preserve">    }</w:t>
      </w:r>
    </w:p>
    <w:p w14:paraId="15752837" w14:textId="77777777" w:rsidR="002759C1" w:rsidRPr="00EC76D5" w:rsidRDefault="002759C1" w:rsidP="002759C1">
      <w:pPr>
        <w:pStyle w:val="Code"/>
      </w:pPr>
      <w:r w:rsidRPr="00EC76D5">
        <w:t xml:space="preserve">    else {</w:t>
      </w:r>
    </w:p>
    <w:p w14:paraId="4A947EDA" w14:textId="77777777" w:rsidR="002759C1" w:rsidRPr="00EC76D5" w:rsidRDefault="002759C1" w:rsidP="002759C1">
      <w:pPr>
        <w:pStyle w:val="Code"/>
      </w:pPr>
      <w:r w:rsidRPr="00EC76D5">
        <w:t xml:space="preserve">      return objectCode.byteList().size();</w:t>
      </w:r>
    </w:p>
    <w:p w14:paraId="3DD345DD" w14:textId="77777777" w:rsidR="002759C1" w:rsidRPr="00EC76D5" w:rsidRDefault="002759C1" w:rsidP="002759C1">
      <w:pPr>
        <w:pStyle w:val="Code"/>
      </w:pPr>
      <w:r w:rsidRPr="00EC76D5">
        <w:t xml:space="preserve">    }</w:t>
      </w:r>
    </w:p>
    <w:p w14:paraId="6D2C12DD" w14:textId="77777777" w:rsidR="002759C1" w:rsidRPr="00EC76D5" w:rsidRDefault="002759C1" w:rsidP="002759C1">
      <w:pPr>
        <w:pStyle w:val="Code"/>
      </w:pPr>
      <w:r w:rsidRPr="00EC76D5">
        <w:t xml:space="preserve">  }</w:t>
      </w:r>
    </w:p>
    <w:p w14:paraId="4EDC917C" w14:textId="77777777" w:rsidR="002759C1" w:rsidRPr="00EC76D5" w:rsidRDefault="002759C1" w:rsidP="002759C1">
      <w:pPr>
        <w:pStyle w:val="Code"/>
      </w:pPr>
    </w:p>
    <w:p w14:paraId="7EC61CC8" w14:textId="77777777" w:rsidR="002759C1" w:rsidRPr="00EC76D5" w:rsidRDefault="002759C1" w:rsidP="002759C1">
      <w:pPr>
        <w:pStyle w:val="Code"/>
      </w:pPr>
      <w:r w:rsidRPr="00EC76D5">
        <w:t xml:space="preserve">  public void generateJumpInfo() {</w:t>
      </w:r>
    </w:p>
    <w:p w14:paraId="114B2397" w14:textId="77777777" w:rsidR="002759C1" w:rsidRPr="00EC76D5" w:rsidRDefault="002759C1" w:rsidP="002759C1">
      <w:pPr>
        <w:pStyle w:val="Code"/>
      </w:pPr>
      <w:r w:rsidRPr="00EC76D5">
        <w:t xml:space="preserve">    generatMiddleToObjectJumps();</w:t>
      </w:r>
    </w:p>
    <w:p w14:paraId="0AA0FFF2" w14:textId="77777777" w:rsidR="002759C1" w:rsidRPr="00EC76D5" w:rsidRDefault="002759C1" w:rsidP="002759C1">
      <w:pPr>
        <w:pStyle w:val="Code"/>
      </w:pPr>
      <w:r w:rsidRPr="00EC76D5">
        <w:t xml:space="preserve">    Map&lt;Integer,Integer&gt; objectToByteMap = new ListMap&lt;&gt;();</w:t>
      </w:r>
    </w:p>
    <w:p w14:paraId="5D87A135" w14:textId="77777777" w:rsidR="002759C1" w:rsidRPr="00EC76D5" w:rsidRDefault="002759C1" w:rsidP="002759C1">
      <w:pPr>
        <w:pStyle w:val="Code"/>
      </w:pPr>
      <w:r w:rsidRPr="00EC76D5">
        <w:t xml:space="preserve">    iterateOverJumps(objectToByteMap);</w:t>
      </w:r>
    </w:p>
    <w:p w14:paraId="3740543B" w14:textId="77777777" w:rsidR="002759C1" w:rsidRPr="00EC76D5" w:rsidRDefault="002759C1" w:rsidP="002759C1">
      <w:pPr>
        <w:pStyle w:val="Code"/>
      </w:pPr>
      <w:r w:rsidRPr="00EC76D5">
        <w:t xml:space="preserve">    generateObjectToAbsoluteByteJumps(objectToByteMap);</w:t>
      </w:r>
    </w:p>
    <w:p w14:paraId="39EC3D71" w14:textId="77777777" w:rsidR="002759C1" w:rsidRPr="00EC76D5" w:rsidRDefault="002759C1" w:rsidP="002759C1">
      <w:pPr>
        <w:pStyle w:val="Code"/>
      </w:pPr>
      <w:r w:rsidRPr="00EC76D5">
        <w:t xml:space="preserve">  }</w:t>
      </w:r>
    </w:p>
    <w:p w14:paraId="36FDE202" w14:textId="77777777" w:rsidR="002759C1" w:rsidRPr="00EC76D5" w:rsidRDefault="002759C1" w:rsidP="002759C1">
      <w:pPr>
        <w:pStyle w:val="Code"/>
      </w:pPr>
    </w:p>
    <w:p w14:paraId="44D424EB" w14:textId="77777777" w:rsidR="002759C1" w:rsidRPr="00EC76D5" w:rsidRDefault="002759C1" w:rsidP="002759C1">
      <w:pPr>
        <w:pStyle w:val="Code"/>
      </w:pPr>
      <w:r w:rsidRPr="00EC76D5">
        <w:t xml:space="preserve">  private void generatMiddleToObjectJumps() {</w:t>
      </w:r>
    </w:p>
    <w:p w14:paraId="19991C12" w14:textId="77777777" w:rsidR="002759C1" w:rsidRPr="00EC76D5" w:rsidRDefault="002759C1" w:rsidP="002759C1">
      <w:pPr>
        <w:pStyle w:val="Code"/>
      </w:pPr>
      <w:r w:rsidRPr="00EC76D5">
        <w:t xml:space="preserve">    for (int line = 0; line &lt; m_objectCodeList.size(); ++line) {</w:t>
      </w:r>
    </w:p>
    <w:p w14:paraId="21D6AA12" w14:textId="77777777" w:rsidR="002759C1" w:rsidRPr="00EC76D5" w:rsidRDefault="002759C1" w:rsidP="002759C1">
      <w:pPr>
        <w:pStyle w:val="Code"/>
      </w:pPr>
      <w:r w:rsidRPr="00EC76D5">
        <w:t xml:space="preserve">      ObjectCode objectCode = m_objectCodeList.get(line);</w:t>
      </w:r>
    </w:p>
    <w:p w14:paraId="43472B9D" w14:textId="77777777" w:rsidR="002759C1" w:rsidRPr="00EC76D5" w:rsidRDefault="002759C1" w:rsidP="002759C1">
      <w:pPr>
        <w:pStyle w:val="Code"/>
      </w:pPr>
    </w:p>
    <w:p w14:paraId="1C60ECEB" w14:textId="77777777" w:rsidR="002759C1" w:rsidRPr="00EC76D5" w:rsidRDefault="002759C1" w:rsidP="002759C1">
      <w:pPr>
        <w:pStyle w:val="Code"/>
      </w:pPr>
      <w:r w:rsidRPr="00EC76D5">
        <w:t xml:space="preserve">      if ((objectCode.isRelation() || objectCode.isJump()) &amp;&amp;</w:t>
      </w:r>
    </w:p>
    <w:p w14:paraId="4D6DC6C4" w14:textId="77777777" w:rsidR="002759C1" w:rsidRPr="00EC76D5" w:rsidRDefault="002759C1" w:rsidP="002759C1">
      <w:pPr>
        <w:pStyle w:val="Code"/>
      </w:pPr>
      <w:r w:rsidRPr="00EC76D5">
        <w:t xml:space="preserve">          (objectCode.getOperand(3) instanceof Integer)) {</w:t>
      </w:r>
    </w:p>
    <w:p w14:paraId="076F2D6A" w14:textId="77777777" w:rsidR="002759C1" w:rsidRPr="00EC76D5" w:rsidRDefault="002759C1" w:rsidP="002759C1">
      <w:pPr>
        <w:pStyle w:val="Code"/>
      </w:pPr>
      <w:r w:rsidRPr="00EC76D5">
        <w:t xml:space="preserve">        Assert.error((objectCode.getOperand(1) == null) &amp;&amp;</w:t>
      </w:r>
    </w:p>
    <w:p w14:paraId="4F2DF7AD" w14:textId="77777777" w:rsidR="002759C1" w:rsidRPr="00EC76D5" w:rsidRDefault="002759C1" w:rsidP="002759C1">
      <w:pPr>
        <w:pStyle w:val="Code"/>
      </w:pPr>
      <w:r w:rsidRPr="00EC76D5">
        <w:t xml:space="preserve">                     (objectCode.getOperand(2) == null), "middle to object");</w:t>
      </w:r>
    </w:p>
    <w:p w14:paraId="31837C38" w14:textId="77777777" w:rsidR="002759C1" w:rsidRPr="00EC76D5" w:rsidRDefault="002759C1" w:rsidP="002759C1">
      <w:pPr>
        <w:pStyle w:val="Code"/>
      </w:pPr>
      <w:r w:rsidRPr="00EC76D5">
        <w:t xml:space="preserve">        int middleTarget = (int) objectCode.getOperand(3);</w:t>
      </w:r>
    </w:p>
    <w:p w14:paraId="1C41380D" w14:textId="77777777" w:rsidR="002759C1" w:rsidRPr="00EC76D5" w:rsidRDefault="002759C1" w:rsidP="002759C1">
      <w:pPr>
        <w:pStyle w:val="Code"/>
      </w:pPr>
      <w:r w:rsidRPr="00EC76D5">
        <w:t xml:space="preserve">        </w:t>
      </w:r>
    </w:p>
    <w:p w14:paraId="0D101E0C" w14:textId="77777777" w:rsidR="002759C1" w:rsidRPr="00EC76D5" w:rsidRDefault="002759C1" w:rsidP="002759C1">
      <w:pPr>
        <w:pStyle w:val="Code"/>
      </w:pPr>
      <w:r w:rsidRPr="00EC76D5">
        <w:t xml:space="preserve">        objectCode.setOperand(2, m_middleToObjectMap.get(middleTarget));</w:t>
      </w:r>
    </w:p>
    <w:p w14:paraId="3E5D653C" w14:textId="77777777" w:rsidR="002759C1" w:rsidRPr="00EC76D5" w:rsidRDefault="002759C1" w:rsidP="002759C1">
      <w:pPr>
        <w:pStyle w:val="Code"/>
      </w:pPr>
      <w:r w:rsidRPr="00EC76D5">
        <w:t xml:space="preserve">        objectCode.setOperand(3, Main.FuncSymbol.getUniqueName() + Main.SeparatorId + middleTarget);</w:t>
      </w:r>
    </w:p>
    <w:p w14:paraId="20019573" w14:textId="77777777" w:rsidR="002759C1" w:rsidRPr="00EC76D5" w:rsidRDefault="002759C1" w:rsidP="002759C1">
      <w:pPr>
        <w:pStyle w:val="Code"/>
      </w:pPr>
      <w:r w:rsidRPr="00EC76D5">
        <w:t xml:space="preserve">      }</w:t>
      </w:r>
    </w:p>
    <w:p w14:paraId="77CF30C5" w14:textId="77777777" w:rsidR="002759C1" w:rsidRPr="00EC76D5" w:rsidRDefault="002759C1" w:rsidP="002759C1">
      <w:pPr>
        <w:pStyle w:val="Code"/>
      </w:pPr>
      <w:r w:rsidRPr="00EC76D5">
        <w:t xml:space="preserve">    }</w:t>
      </w:r>
    </w:p>
    <w:p w14:paraId="628EE728" w14:textId="77777777" w:rsidR="002759C1" w:rsidRPr="00EC76D5" w:rsidRDefault="002759C1" w:rsidP="002759C1">
      <w:pPr>
        <w:pStyle w:val="Code"/>
      </w:pPr>
      <w:r w:rsidRPr="00EC76D5">
        <w:t xml:space="preserve">  }</w:t>
      </w:r>
    </w:p>
    <w:p w14:paraId="1F46D176" w14:textId="77777777" w:rsidR="002759C1" w:rsidRPr="00EC76D5" w:rsidRDefault="002759C1" w:rsidP="002759C1">
      <w:pPr>
        <w:pStyle w:val="Code"/>
      </w:pPr>
      <w:r w:rsidRPr="00EC76D5">
        <w:lastRenderedPageBreak/>
        <w:t xml:space="preserve">  </w:t>
      </w:r>
    </w:p>
    <w:p w14:paraId="7ADE4CDE" w14:textId="77777777" w:rsidR="002759C1" w:rsidRPr="00EC76D5" w:rsidRDefault="002759C1" w:rsidP="002759C1">
      <w:pPr>
        <w:pStyle w:val="Code"/>
      </w:pPr>
      <w:r w:rsidRPr="00EC76D5">
        <w:t xml:space="preserve">  public void iterateOverJumps(Map&lt;Integer,Integer&gt; objectToByteMap) {</w:t>
      </w:r>
    </w:p>
    <w:p w14:paraId="3D37D8E9" w14:textId="77777777" w:rsidR="002759C1" w:rsidRPr="00EC76D5" w:rsidRDefault="002759C1" w:rsidP="002759C1">
      <w:pPr>
        <w:pStyle w:val="Code"/>
      </w:pPr>
      <w:r w:rsidRPr="00EC76D5">
        <w:t xml:space="preserve">    boolean update = true;</w:t>
      </w:r>
    </w:p>
    <w:p w14:paraId="22892AA7" w14:textId="77777777" w:rsidR="002759C1" w:rsidRPr="00EC76D5" w:rsidRDefault="002759C1" w:rsidP="002759C1">
      <w:pPr>
        <w:pStyle w:val="Code"/>
      </w:pPr>
    </w:p>
    <w:p w14:paraId="03361181" w14:textId="77777777" w:rsidR="002759C1" w:rsidRPr="00EC76D5" w:rsidRDefault="002759C1" w:rsidP="002759C1">
      <w:pPr>
        <w:pStyle w:val="Code"/>
      </w:pPr>
      <w:r w:rsidRPr="00EC76D5">
        <w:t xml:space="preserve">    while (update) {</w:t>
      </w:r>
    </w:p>
    <w:p w14:paraId="4C4A2441" w14:textId="77777777" w:rsidR="002759C1" w:rsidRPr="00EC76D5" w:rsidRDefault="002759C1" w:rsidP="002759C1">
      <w:pPr>
        <w:pStyle w:val="Code"/>
      </w:pPr>
      <w:r w:rsidRPr="00EC76D5">
        <w:t xml:space="preserve">      int byteSize = 0;</w:t>
      </w:r>
    </w:p>
    <w:p w14:paraId="535DB9C4" w14:textId="77777777" w:rsidR="002759C1" w:rsidRPr="00EC76D5" w:rsidRDefault="002759C1" w:rsidP="002759C1">
      <w:pPr>
        <w:pStyle w:val="Code"/>
      </w:pPr>
      <w:r w:rsidRPr="00EC76D5">
        <w:t xml:space="preserve">      objectToByteMap.clear();</w:t>
      </w:r>
    </w:p>
    <w:p w14:paraId="4DAC711D" w14:textId="77777777" w:rsidR="002759C1" w:rsidRPr="00EC76D5" w:rsidRDefault="002759C1" w:rsidP="002759C1">
      <w:pPr>
        <w:pStyle w:val="Code"/>
      </w:pPr>
    </w:p>
    <w:p w14:paraId="6B7C485D" w14:textId="77777777" w:rsidR="002759C1" w:rsidRPr="00EC76D5" w:rsidRDefault="002759C1" w:rsidP="002759C1">
      <w:pPr>
        <w:pStyle w:val="Code"/>
      </w:pPr>
      <w:r w:rsidRPr="00EC76D5">
        <w:t xml:space="preserve">      for (int line = 0; line &lt; m_objectCodeList.size(); ++line) {</w:t>
      </w:r>
    </w:p>
    <w:p w14:paraId="19F10808" w14:textId="77777777" w:rsidR="002759C1" w:rsidRPr="00EC76D5" w:rsidRDefault="002759C1" w:rsidP="002759C1">
      <w:pPr>
        <w:pStyle w:val="Code"/>
      </w:pPr>
      <w:r w:rsidRPr="00EC76D5">
        <w:t xml:space="preserve">        objectToByteMap.put(line, byteSize);</w:t>
      </w:r>
    </w:p>
    <w:p w14:paraId="4ECDD247" w14:textId="77777777" w:rsidR="002759C1" w:rsidRPr="00EC76D5" w:rsidRDefault="002759C1" w:rsidP="002759C1">
      <w:pPr>
        <w:pStyle w:val="Code"/>
      </w:pPr>
      <w:r w:rsidRPr="00EC76D5">
        <w:t xml:space="preserve">        byteSize += byteListSize(m_objectCodeList.get(line));</w:t>
      </w:r>
    </w:p>
    <w:p w14:paraId="4908D08C" w14:textId="77777777" w:rsidR="002759C1" w:rsidRPr="00EC76D5" w:rsidRDefault="002759C1" w:rsidP="002759C1">
      <w:pPr>
        <w:pStyle w:val="Code"/>
      </w:pPr>
      <w:r w:rsidRPr="00EC76D5">
        <w:t xml:space="preserve">      }</w:t>
      </w:r>
    </w:p>
    <w:p w14:paraId="72357422" w14:textId="77777777" w:rsidR="002759C1" w:rsidRPr="00EC76D5" w:rsidRDefault="002759C1" w:rsidP="002759C1">
      <w:pPr>
        <w:pStyle w:val="Code"/>
      </w:pPr>
    </w:p>
    <w:p w14:paraId="07B51E10" w14:textId="77777777" w:rsidR="002759C1" w:rsidRPr="00EC76D5" w:rsidRDefault="002759C1" w:rsidP="002759C1">
      <w:pPr>
        <w:pStyle w:val="Code"/>
      </w:pPr>
      <w:r w:rsidRPr="00EC76D5">
        <w:t xml:space="preserve">      objectToByteMap.put(m_objectCodeList.size(), byteSize);</w:t>
      </w:r>
    </w:p>
    <w:p w14:paraId="4A4EF9E5" w14:textId="77777777" w:rsidR="002759C1" w:rsidRPr="00EC76D5" w:rsidRDefault="002759C1" w:rsidP="002759C1">
      <w:pPr>
        <w:pStyle w:val="Code"/>
      </w:pPr>
    </w:p>
    <w:p w14:paraId="52D594DE" w14:textId="77777777" w:rsidR="002759C1" w:rsidRPr="00EC76D5" w:rsidRDefault="002759C1" w:rsidP="002759C1">
      <w:pPr>
        <w:pStyle w:val="Code"/>
      </w:pPr>
      <w:r w:rsidRPr="00EC76D5">
        <w:t xml:space="preserve">      update = false;</w:t>
      </w:r>
    </w:p>
    <w:p w14:paraId="66BCD7D8" w14:textId="77777777" w:rsidR="002759C1" w:rsidRPr="00EC76D5" w:rsidRDefault="002759C1" w:rsidP="002759C1">
      <w:pPr>
        <w:pStyle w:val="Code"/>
      </w:pPr>
      <w:r w:rsidRPr="00EC76D5">
        <w:t xml:space="preserve">      for (int line = 0; line &lt; (m_objectCodeList.size() - 1); ++line) {</w:t>
      </w:r>
    </w:p>
    <w:p w14:paraId="75B17971" w14:textId="77777777" w:rsidR="002759C1" w:rsidRPr="00EC76D5" w:rsidRDefault="002759C1" w:rsidP="002759C1">
      <w:pPr>
        <w:pStyle w:val="Code"/>
      </w:pPr>
      <w:r w:rsidRPr="00EC76D5">
        <w:t xml:space="preserve">        ObjectCode thisCode = m_objectCodeList.get(line),</w:t>
      </w:r>
    </w:p>
    <w:p w14:paraId="348CED8C" w14:textId="77777777" w:rsidR="002759C1" w:rsidRPr="00EC76D5" w:rsidRDefault="002759C1" w:rsidP="002759C1">
      <w:pPr>
        <w:pStyle w:val="Code"/>
      </w:pPr>
      <w:r w:rsidRPr="00EC76D5">
        <w:t xml:space="preserve">                   nextCode = m_objectCodeList.get(line + 1);</w:t>
      </w:r>
    </w:p>
    <w:p w14:paraId="1D81D353" w14:textId="77777777" w:rsidR="002759C1" w:rsidRPr="00EC76D5" w:rsidRDefault="002759C1" w:rsidP="002759C1">
      <w:pPr>
        <w:pStyle w:val="Code"/>
      </w:pPr>
    </w:p>
    <w:p w14:paraId="1894EB3A" w14:textId="77777777" w:rsidR="002759C1" w:rsidRPr="00EC76D5" w:rsidRDefault="002759C1" w:rsidP="002759C1">
      <w:pPr>
        <w:pStyle w:val="Code"/>
      </w:pPr>
      <w:r w:rsidRPr="00EC76D5">
        <w:t xml:space="preserve">        if (thisCode.isRelation() &amp;&amp; nextCode.isJump()) {          </w:t>
      </w:r>
    </w:p>
    <w:p w14:paraId="2410BBE8" w14:textId="77777777" w:rsidR="002759C1" w:rsidRPr="00EC76D5" w:rsidRDefault="002759C1" w:rsidP="002759C1">
      <w:pPr>
        <w:pStyle w:val="Code"/>
      </w:pPr>
      <w:r w:rsidRPr="00EC76D5">
        <w:t xml:space="preserve">          Assert.error((thisCode.getOperand(1) == null) &amp;&amp;</w:t>
      </w:r>
    </w:p>
    <w:p w14:paraId="310570B9" w14:textId="77777777" w:rsidR="002759C1" w:rsidRPr="00EC76D5" w:rsidRDefault="002759C1" w:rsidP="002759C1">
      <w:pPr>
        <w:pStyle w:val="Code"/>
      </w:pPr>
      <w:r w:rsidRPr="00EC76D5">
        <w:t xml:space="preserve">                       (thisCode.getOperand(2) instanceof Integer) &amp;&amp;</w:t>
      </w:r>
    </w:p>
    <w:p w14:paraId="38C240F3" w14:textId="77777777" w:rsidR="002759C1" w:rsidRPr="00EC76D5" w:rsidRDefault="002759C1" w:rsidP="002759C1">
      <w:pPr>
        <w:pStyle w:val="Code"/>
      </w:pPr>
      <w:r w:rsidRPr="00EC76D5">
        <w:t xml:space="preserve">                       (thisCode.getOperand(3) instanceof String), "this code");</w:t>
      </w:r>
    </w:p>
    <w:p w14:paraId="0F4278A8" w14:textId="77777777" w:rsidR="002759C1" w:rsidRPr="00EC76D5" w:rsidRDefault="002759C1" w:rsidP="002759C1">
      <w:pPr>
        <w:pStyle w:val="Code"/>
      </w:pPr>
    </w:p>
    <w:p w14:paraId="041B785C" w14:textId="77777777" w:rsidR="002759C1" w:rsidRPr="00EC76D5" w:rsidRDefault="002759C1" w:rsidP="002759C1">
      <w:pPr>
        <w:pStyle w:val="Code"/>
      </w:pPr>
      <w:r w:rsidRPr="00EC76D5">
        <w:t xml:space="preserve">          Assert.error((nextCode.getOperand(1) == null) &amp;&amp;</w:t>
      </w:r>
    </w:p>
    <w:p w14:paraId="2CE52529" w14:textId="77777777" w:rsidR="002759C1" w:rsidRPr="00EC76D5" w:rsidRDefault="002759C1" w:rsidP="002759C1">
      <w:pPr>
        <w:pStyle w:val="Code"/>
      </w:pPr>
      <w:r w:rsidRPr="00EC76D5">
        <w:t xml:space="preserve">                       (nextCode.getOperand(2) instanceof Integer) &amp;&amp;</w:t>
      </w:r>
    </w:p>
    <w:p w14:paraId="6DCF5129" w14:textId="77777777" w:rsidR="002759C1" w:rsidRPr="00EC76D5" w:rsidRDefault="002759C1" w:rsidP="002759C1">
      <w:pPr>
        <w:pStyle w:val="Code"/>
      </w:pPr>
      <w:r w:rsidRPr="00EC76D5">
        <w:t xml:space="preserve">                       (nextCode.getOperand(3) instanceof String), "next code");</w:t>
      </w:r>
    </w:p>
    <w:p w14:paraId="456985BC" w14:textId="77777777" w:rsidR="002759C1" w:rsidRPr="00EC76D5" w:rsidRDefault="002759C1" w:rsidP="002759C1">
      <w:pPr>
        <w:pStyle w:val="Code"/>
      </w:pPr>
    </w:p>
    <w:p w14:paraId="7C3C503D" w14:textId="77777777" w:rsidR="002759C1" w:rsidRPr="00EC76D5" w:rsidRDefault="002759C1" w:rsidP="002759C1">
      <w:pPr>
        <w:pStyle w:val="Code"/>
      </w:pPr>
      <w:r w:rsidRPr="00EC76D5">
        <w:t xml:space="preserve">          int thisTarget = (int) thisCode.getOperand(2);</w:t>
      </w:r>
    </w:p>
    <w:p w14:paraId="30DF3749" w14:textId="77777777" w:rsidR="002759C1" w:rsidRPr="00EC76D5" w:rsidRDefault="002759C1" w:rsidP="002759C1">
      <w:pPr>
        <w:pStyle w:val="Code"/>
      </w:pPr>
      <w:r w:rsidRPr="00EC76D5">
        <w:t xml:space="preserve">          Assert.error(thisTarget == (line + 2), "this target");</w:t>
      </w:r>
    </w:p>
    <w:p w14:paraId="7E58C08F" w14:textId="77777777" w:rsidR="002759C1" w:rsidRPr="00EC76D5" w:rsidRDefault="002759C1" w:rsidP="002759C1">
      <w:pPr>
        <w:pStyle w:val="Code"/>
      </w:pPr>
    </w:p>
    <w:p w14:paraId="2DE0345F" w14:textId="77777777" w:rsidR="002759C1" w:rsidRPr="00EC76D5" w:rsidRDefault="002759C1" w:rsidP="002759C1">
      <w:pPr>
        <w:pStyle w:val="Code"/>
      </w:pPr>
      <w:r w:rsidRPr="00EC76D5">
        <w:t xml:space="preserve">          int nextTarget = (int) nextCode.getOperand(2);</w:t>
      </w:r>
    </w:p>
    <w:p w14:paraId="0D45F542" w14:textId="77777777" w:rsidR="002759C1" w:rsidRPr="00EC76D5" w:rsidRDefault="002759C1" w:rsidP="002759C1">
      <w:pPr>
        <w:pStyle w:val="Code"/>
      </w:pPr>
      <w:r w:rsidRPr="00EC76D5">
        <w:t xml:space="preserve">          int fromByteAddress = objectToByteMap.get(line + 2),</w:t>
      </w:r>
    </w:p>
    <w:p w14:paraId="4FDEA929" w14:textId="77777777" w:rsidR="002759C1" w:rsidRPr="00EC76D5" w:rsidRDefault="002759C1" w:rsidP="002759C1">
      <w:pPr>
        <w:pStyle w:val="Code"/>
      </w:pPr>
      <w:r w:rsidRPr="00EC76D5">
        <w:t xml:space="preserve">              toByteAddress = objectToByteMap.get(nextTarget);</w:t>
      </w:r>
    </w:p>
    <w:p w14:paraId="2C0C6EF9" w14:textId="77777777" w:rsidR="002759C1" w:rsidRPr="00EC76D5" w:rsidRDefault="002759C1" w:rsidP="002759C1">
      <w:pPr>
        <w:pStyle w:val="Code"/>
      </w:pPr>
      <w:r w:rsidRPr="00EC76D5">
        <w:t xml:space="preserve">          int byteDistance = toByteAddress - fromByteAddress;</w:t>
      </w:r>
    </w:p>
    <w:p w14:paraId="740A2191" w14:textId="77777777" w:rsidR="002759C1" w:rsidRPr="00EC76D5" w:rsidRDefault="002759C1" w:rsidP="002759C1">
      <w:pPr>
        <w:pStyle w:val="Code"/>
      </w:pPr>
      <w:r w:rsidRPr="00EC76D5">
        <w:t xml:space="preserve">          int nextSize = byteListSize(nextCode);</w:t>
      </w:r>
    </w:p>
    <w:p w14:paraId="43B6B315" w14:textId="77777777" w:rsidR="002759C1" w:rsidRPr="00EC76D5" w:rsidRDefault="002759C1" w:rsidP="002759C1">
      <w:pPr>
        <w:pStyle w:val="Code"/>
      </w:pPr>
    </w:p>
    <w:p w14:paraId="53010CC3" w14:textId="77777777" w:rsidR="002759C1" w:rsidRPr="00EC76D5" w:rsidRDefault="002759C1" w:rsidP="002759C1">
      <w:pPr>
        <w:pStyle w:val="Code"/>
      </w:pPr>
      <w:r w:rsidRPr="00EC76D5">
        <w:t xml:space="preserve">          if (((byteDistance + nextSize) &gt;= -128) &amp;&amp; (byteDistance &lt;= 127)) {</w:t>
      </w:r>
    </w:p>
    <w:p w14:paraId="6A537066" w14:textId="77777777" w:rsidR="002759C1" w:rsidRPr="00EC76D5" w:rsidRDefault="002759C1" w:rsidP="002759C1">
      <w:pPr>
        <w:pStyle w:val="Code"/>
      </w:pPr>
      <w:r w:rsidRPr="00EC76D5">
        <w:t xml:space="preserve">            thisCode.setOperator(m_inverseMap.get(thisCode.getOperator()));</w:t>
      </w:r>
    </w:p>
    <w:p w14:paraId="1E0BF7E9" w14:textId="77777777" w:rsidR="002759C1" w:rsidRPr="00EC76D5" w:rsidRDefault="002759C1" w:rsidP="002759C1">
      <w:pPr>
        <w:pStyle w:val="Code"/>
      </w:pPr>
      <w:r w:rsidRPr="00EC76D5">
        <w:t xml:space="preserve">            thisCode.setOperand(2, nextTarget);</w:t>
      </w:r>
    </w:p>
    <w:p w14:paraId="4C326CFA" w14:textId="77777777" w:rsidR="002759C1" w:rsidRPr="00EC76D5" w:rsidRDefault="002759C1" w:rsidP="002759C1">
      <w:pPr>
        <w:pStyle w:val="Code"/>
      </w:pPr>
      <w:r w:rsidRPr="00EC76D5">
        <w:t xml:space="preserve">            thisCode.setOperand(3, nextCode.getOperand(3));</w:t>
      </w:r>
    </w:p>
    <w:p w14:paraId="458B89AA" w14:textId="77777777" w:rsidR="002759C1" w:rsidRPr="00EC76D5" w:rsidRDefault="002759C1" w:rsidP="002759C1">
      <w:pPr>
        <w:pStyle w:val="Code"/>
      </w:pPr>
      <w:r w:rsidRPr="00EC76D5">
        <w:t xml:space="preserve">            nextCode.setOperator(ObjectOperator.empty);</w:t>
      </w:r>
    </w:p>
    <w:p w14:paraId="152D063E" w14:textId="77777777" w:rsidR="002759C1" w:rsidRPr="00EC76D5" w:rsidRDefault="002759C1" w:rsidP="002759C1">
      <w:pPr>
        <w:pStyle w:val="Code"/>
      </w:pPr>
      <w:r w:rsidRPr="00EC76D5">
        <w:t xml:space="preserve">            update = true;</w:t>
      </w:r>
    </w:p>
    <w:p w14:paraId="7B5536EF" w14:textId="77777777" w:rsidR="002759C1" w:rsidRPr="00EC76D5" w:rsidRDefault="002759C1" w:rsidP="002759C1">
      <w:pPr>
        <w:pStyle w:val="Code"/>
      </w:pPr>
      <w:r w:rsidRPr="00EC76D5">
        <w:t xml:space="preserve">          }</w:t>
      </w:r>
    </w:p>
    <w:p w14:paraId="0F297ACB" w14:textId="77777777" w:rsidR="002759C1" w:rsidRPr="00EC76D5" w:rsidRDefault="002759C1" w:rsidP="002759C1">
      <w:pPr>
        <w:pStyle w:val="Code"/>
      </w:pPr>
      <w:r w:rsidRPr="00EC76D5">
        <w:t xml:space="preserve">        }</w:t>
      </w:r>
    </w:p>
    <w:p w14:paraId="45587CE9" w14:textId="77777777" w:rsidR="002759C1" w:rsidRPr="00EC76D5" w:rsidRDefault="002759C1" w:rsidP="002759C1">
      <w:pPr>
        <w:pStyle w:val="Code"/>
      </w:pPr>
      <w:r w:rsidRPr="00EC76D5">
        <w:t xml:space="preserve">        else if ((thisCode.isRelation() || thisCode.isJump())) {</w:t>
      </w:r>
    </w:p>
    <w:p w14:paraId="6EBCD534" w14:textId="77777777" w:rsidR="002759C1" w:rsidRPr="00EC76D5" w:rsidRDefault="002759C1" w:rsidP="002759C1">
      <w:pPr>
        <w:pStyle w:val="Code"/>
      </w:pPr>
      <w:r w:rsidRPr="00EC76D5">
        <w:t xml:space="preserve">          Assert.error((thisCode.getOperand(1) == null) &amp;&amp;</w:t>
      </w:r>
    </w:p>
    <w:p w14:paraId="5D4C0E92" w14:textId="77777777" w:rsidR="002759C1" w:rsidRPr="00EC76D5" w:rsidRDefault="002759C1" w:rsidP="002759C1">
      <w:pPr>
        <w:pStyle w:val="Code"/>
      </w:pPr>
      <w:r w:rsidRPr="00EC76D5">
        <w:t xml:space="preserve">                       (thisCode.getOperand(2) instanceof Integer) &amp;&amp;</w:t>
      </w:r>
    </w:p>
    <w:p w14:paraId="49D7D96B" w14:textId="77777777" w:rsidR="002759C1" w:rsidRPr="00EC76D5" w:rsidRDefault="002759C1" w:rsidP="002759C1">
      <w:pPr>
        <w:pStyle w:val="Code"/>
      </w:pPr>
      <w:r w:rsidRPr="00EC76D5">
        <w:t xml:space="preserve">                       (thisCode.getOperand(3) instanceof String), "this code");</w:t>
      </w:r>
    </w:p>
    <w:p w14:paraId="78BCCAAA" w14:textId="77777777" w:rsidR="002759C1" w:rsidRPr="00EC76D5" w:rsidRDefault="002759C1" w:rsidP="002759C1">
      <w:pPr>
        <w:pStyle w:val="Code"/>
      </w:pPr>
    </w:p>
    <w:p w14:paraId="7DB7D211" w14:textId="77777777" w:rsidR="002759C1" w:rsidRPr="00EC76D5" w:rsidRDefault="002759C1" w:rsidP="002759C1">
      <w:pPr>
        <w:pStyle w:val="Code"/>
      </w:pPr>
      <w:r w:rsidRPr="00EC76D5">
        <w:t xml:space="preserve">          int thisTarget = (int) thisCode.getOperand(2);</w:t>
      </w:r>
    </w:p>
    <w:p w14:paraId="1002CF30" w14:textId="77777777" w:rsidR="002759C1" w:rsidRPr="00EC76D5" w:rsidRDefault="002759C1" w:rsidP="002759C1">
      <w:pPr>
        <w:pStyle w:val="Code"/>
      </w:pPr>
      <w:r w:rsidRPr="00EC76D5">
        <w:t xml:space="preserve">          int fromByteAddress = objectToByteMap.get(line + 1),</w:t>
      </w:r>
    </w:p>
    <w:p w14:paraId="56D32566" w14:textId="77777777" w:rsidR="002759C1" w:rsidRPr="00EC76D5" w:rsidRDefault="002759C1" w:rsidP="002759C1">
      <w:pPr>
        <w:pStyle w:val="Code"/>
      </w:pPr>
      <w:r w:rsidRPr="00EC76D5">
        <w:t xml:space="preserve">              toByteAddress = objectToByteMap.get(thisTarget);</w:t>
      </w:r>
    </w:p>
    <w:p w14:paraId="7D4EA666" w14:textId="77777777" w:rsidR="002759C1" w:rsidRPr="00EC76D5" w:rsidRDefault="002759C1" w:rsidP="002759C1">
      <w:pPr>
        <w:pStyle w:val="Code"/>
      </w:pPr>
      <w:r w:rsidRPr="00EC76D5">
        <w:lastRenderedPageBreak/>
        <w:t xml:space="preserve">          int byteDistance = toByteAddress - fromByteAddress;</w:t>
      </w:r>
    </w:p>
    <w:p w14:paraId="4D5289EB" w14:textId="77777777" w:rsidR="002759C1" w:rsidRPr="00EC76D5" w:rsidRDefault="002759C1" w:rsidP="002759C1">
      <w:pPr>
        <w:pStyle w:val="Code"/>
      </w:pPr>
    </w:p>
    <w:p w14:paraId="7281E7BE" w14:textId="77777777" w:rsidR="002759C1" w:rsidRPr="00EC76D5" w:rsidRDefault="002759C1" w:rsidP="002759C1">
      <w:pPr>
        <w:pStyle w:val="Code"/>
      </w:pPr>
      <w:r w:rsidRPr="00EC76D5">
        <w:t xml:space="preserve">          if (byteDistance == 0) {          </w:t>
      </w:r>
    </w:p>
    <w:p w14:paraId="7CA44906" w14:textId="77777777" w:rsidR="002759C1" w:rsidRPr="00EC76D5" w:rsidRDefault="002759C1" w:rsidP="002759C1">
      <w:pPr>
        <w:pStyle w:val="Code"/>
      </w:pPr>
      <w:r w:rsidRPr="00EC76D5">
        <w:t xml:space="preserve">            thisCode.setOperator(ObjectOperator.empty);</w:t>
      </w:r>
    </w:p>
    <w:p w14:paraId="459265B0" w14:textId="77777777" w:rsidR="002759C1" w:rsidRPr="00EC76D5" w:rsidRDefault="002759C1" w:rsidP="002759C1">
      <w:pPr>
        <w:pStyle w:val="Code"/>
      </w:pPr>
      <w:r w:rsidRPr="00EC76D5">
        <w:t xml:space="preserve">            update = true;</w:t>
      </w:r>
    </w:p>
    <w:p w14:paraId="1C53EA2E" w14:textId="77777777" w:rsidR="002759C1" w:rsidRPr="00EC76D5" w:rsidRDefault="002759C1" w:rsidP="002759C1">
      <w:pPr>
        <w:pStyle w:val="Code"/>
      </w:pPr>
      <w:r w:rsidRPr="00EC76D5">
        <w:t xml:space="preserve">          }</w:t>
      </w:r>
    </w:p>
    <w:p w14:paraId="5A4BA700" w14:textId="77777777" w:rsidR="002759C1" w:rsidRPr="00EC76D5" w:rsidRDefault="002759C1" w:rsidP="002759C1">
      <w:pPr>
        <w:pStyle w:val="Code"/>
      </w:pPr>
      <w:r w:rsidRPr="00EC76D5">
        <w:t xml:space="preserve">          else if ((thisCode.getOperator() == ObjectOperator.long_jmp) &amp;&amp;</w:t>
      </w:r>
    </w:p>
    <w:p w14:paraId="23527EFF" w14:textId="77777777" w:rsidR="002759C1" w:rsidRPr="00EC76D5" w:rsidRDefault="002759C1" w:rsidP="002759C1">
      <w:pPr>
        <w:pStyle w:val="Code"/>
      </w:pPr>
      <w:r w:rsidRPr="00EC76D5">
        <w:t xml:space="preserve">                   (byteDistance &gt;= -129) &amp;&amp; (byteDistance &lt;= 127)) {</w:t>
      </w:r>
    </w:p>
    <w:p w14:paraId="2EDEC7DE" w14:textId="77777777" w:rsidR="002759C1" w:rsidRPr="00EC76D5" w:rsidRDefault="002759C1" w:rsidP="002759C1">
      <w:pPr>
        <w:pStyle w:val="Code"/>
      </w:pPr>
      <w:r w:rsidRPr="00EC76D5">
        <w:t xml:space="preserve">            thisCode.setOperator(ObjectOperator.short_jmp);</w:t>
      </w:r>
    </w:p>
    <w:p w14:paraId="33A65136" w14:textId="77777777" w:rsidR="002759C1" w:rsidRPr="00EC76D5" w:rsidRDefault="002759C1" w:rsidP="002759C1">
      <w:pPr>
        <w:pStyle w:val="Code"/>
      </w:pPr>
      <w:r w:rsidRPr="00EC76D5">
        <w:t xml:space="preserve">            update = true;</w:t>
      </w:r>
    </w:p>
    <w:p w14:paraId="0E865BFD" w14:textId="77777777" w:rsidR="002759C1" w:rsidRPr="00EC76D5" w:rsidRDefault="002759C1" w:rsidP="002759C1">
      <w:pPr>
        <w:pStyle w:val="Code"/>
      </w:pPr>
      <w:r w:rsidRPr="00EC76D5">
        <w:t xml:space="preserve">          }</w:t>
      </w:r>
    </w:p>
    <w:p w14:paraId="5383A471" w14:textId="77777777" w:rsidR="002759C1" w:rsidRPr="00EC76D5" w:rsidRDefault="002759C1" w:rsidP="002759C1">
      <w:pPr>
        <w:pStyle w:val="Code"/>
      </w:pPr>
      <w:r w:rsidRPr="00EC76D5">
        <w:t xml:space="preserve">        }</w:t>
      </w:r>
    </w:p>
    <w:p w14:paraId="7C487158" w14:textId="77777777" w:rsidR="002759C1" w:rsidRPr="00EC76D5" w:rsidRDefault="002759C1" w:rsidP="002759C1">
      <w:pPr>
        <w:pStyle w:val="Code"/>
      </w:pPr>
      <w:r w:rsidRPr="00EC76D5">
        <w:t xml:space="preserve">      }</w:t>
      </w:r>
    </w:p>
    <w:p w14:paraId="02312533" w14:textId="77777777" w:rsidR="002759C1" w:rsidRPr="00EC76D5" w:rsidRDefault="002759C1" w:rsidP="002759C1">
      <w:pPr>
        <w:pStyle w:val="Code"/>
      </w:pPr>
      <w:r w:rsidRPr="00EC76D5">
        <w:t xml:space="preserve">    }</w:t>
      </w:r>
    </w:p>
    <w:p w14:paraId="326CBC1E" w14:textId="77777777" w:rsidR="002759C1" w:rsidRPr="00EC76D5" w:rsidRDefault="002759C1" w:rsidP="002759C1">
      <w:pPr>
        <w:pStyle w:val="Code"/>
      </w:pPr>
      <w:r w:rsidRPr="00EC76D5">
        <w:t xml:space="preserve">  }</w:t>
      </w:r>
    </w:p>
    <w:p w14:paraId="10799349" w14:textId="77777777" w:rsidR="002759C1" w:rsidRPr="00EC76D5" w:rsidRDefault="002759C1" w:rsidP="002759C1">
      <w:pPr>
        <w:pStyle w:val="Code"/>
      </w:pPr>
    </w:p>
    <w:p w14:paraId="23140D78" w14:textId="77777777" w:rsidR="002759C1" w:rsidRPr="00EC76D5" w:rsidRDefault="002759C1" w:rsidP="002759C1">
      <w:pPr>
        <w:pStyle w:val="Code"/>
      </w:pPr>
      <w:r w:rsidRPr="00EC76D5">
        <w:t xml:space="preserve">  private void generateObjectToAbsoluteByteJumps(Map&lt;Integer,Integer&gt; objectToByteMap) {</w:t>
      </w:r>
    </w:p>
    <w:p w14:paraId="5355860A" w14:textId="77777777" w:rsidR="002759C1" w:rsidRPr="00EC76D5" w:rsidRDefault="002759C1" w:rsidP="002759C1">
      <w:pPr>
        <w:pStyle w:val="Code"/>
      </w:pPr>
      <w:r w:rsidRPr="00EC76D5">
        <w:t xml:space="preserve">    for (int line = 0; line &lt; m_objectCodeList.size(); ++line) {</w:t>
      </w:r>
    </w:p>
    <w:p w14:paraId="1304187C" w14:textId="77777777" w:rsidR="002759C1" w:rsidRPr="00EC76D5" w:rsidRDefault="002759C1" w:rsidP="002759C1">
      <w:pPr>
        <w:pStyle w:val="Code"/>
      </w:pPr>
      <w:r w:rsidRPr="00EC76D5">
        <w:t xml:space="preserve">      ObjectCode objectCode = m_objectCodeList.get(line);</w:t>
      </w:r>
    </w:p>
    <w:p w14:paraId="1F2C0146" w14:textId="77777777" w:rsidR="002759C1" w:rsidRPr="00EC76D5" w:rsidRDefault="002759C1" w:rsidP="002759C1">
      <w:pPr>
        <w:pStyle w:val="Code"/>
      </w:pPr>
    </w:p>
    <w:p w14:paraId="7639A50E" w14:textId="77777777" w:rsidR="002759C1" w:rsidRPr="00EC76D5" w:rsidRDefault="002759C1" w:rsidP="002759C1">
      <w:pPr>
        <w:pStyle w:val="Code"/>
      </w:pPr>
      <w:r w:rsidRPr="00EC76D5">
        <w:t xml:space="preserve">      if (objectCode.isRelation() || objectCode.isJump()) {</w:t>
      </w:r>
    </w:p>
    <w:p w14:paraId="1C7E06FE" w14:textId="77777777" w:rsidR="002759C1" w:rsidRPr="00EC76D5" w:rsidRDefault="002759C1" w:rsidP="002759C1">
      <w:pPr>
        <w:pStyle w:val="Code"/>
      </w:pPr>
      <w:r w:rsidRPr="00EC76D5">
        <w:t xml:space="preserve">        Assert.error((objectCode.getOperand(1) == null) &amp;&amp;</w:t>
      </w:r>
    </w:p>
    <w:p w14:paraId="29DF1052" w14:textId="77777777" w:rsidR="002759C1" w:rsidRPr="00EC76D5" w:rsidRDefault="002759C1" w:rsidP="002759C1">
      <w:pPr>
        <w:pStyle w:val="Code"/>
      </w:pPr>
      <w:r w:rsidRPr="00EC76D5">
        <w:t xml:space="preserve">                     (objectCode.getOperand(2) instanceof Integer) &amp;&amp;</w:t>
      </w:r>
    </w:p>
    <w:p w14:paraId="6D81EFA8" w14:textId="77777777" w:rsidR="002759C1" w:rsidRPr="00EC76D5" w:rsidRDefault="002759C1" w:rsidP="002759C1">
      <w:pPr>
        <w:pStyle w:val="Code"/>
      </w:pPr>
      <w:r w:rsidRPr="00EC76D5">
        <w:t xml:space="preserve">                     (objectCode.getOperand(3) instanceof String),</w:t>
      </w:r>
    </w:p>
    <w:p w14:paraId="2CD3E004" w14:textId="77777777" w:rsidR="002759C1" w:rsidRPr="00EC76D5" w:rsidRDefault="002759C1" w:rsidP="002759C1">
      <w:pPr>
        <w:pStyle w:val="Code"/>
      </w:pPr>
      <w:r w:rsidRPr="00EC76D5">
        <w:t xml:space="preserve">                     "object to absolute byte");</w:t>
      </w:r>
    </w:p>
    <w:p w14:paraId="5745C727" w14:textId="77777777" w:rsidR="002759C1" w:rsidRPr="00EC76D5" w:rsidRDefault="002759C1" w:rsidP="002759C1">
      <w:pPr>
        <w:pStyle w:val="Code"/>
      </w:pPr>
    </w:p>
    <w:p w14:paraId="2AF60ADF" w14:textId="77777777" w:rsidR="002759C1" w:rsidRPr="00EC76D5" w:rsidRDefault="002759C1" w:rsidP="002759C1">
      <w:pPr>
        <w:pStyle w:val="Code"/>
      </w:pPr>
      <w:r w:rsidRPr="00EC76D5">
        <w:t xml:space="preserve">        int objectTarget = (int) objectCode.getOperand(2);</w:t>
      </w:r>
    </w:p>
    <w:p w14:paraId="3C0BCF79" w14:textId="77777777" w:rsidR="002759C1" w:rsidRPr="00EC76D5" w:rsidRDefault="002759C1" w:rsidP="002759C1">
      <w:pPr>
        <w:pStyle w:val="Code"/>
      </w:pPr>
      <w:r w:rsidRPr="00EC76D5">
        <w:t xml:space="preserve">        int fromByteAddress = objectToByteMap.get(line + 1),</w:t>
      </w:r>
    </w:p>
    <w:p w14:paraId="2C233338" w14:textId="77777777" w:rsidR="002759C1" w:rsidRPr="00EC76D5" w:rsidRDefault="002759C1" w:rsidP="002759C1">
      <w:pPr>
        <w:pStyle w:val="Code"/>
      </w:pPr>
      <w:r w:rsidRPr="00EC76D5">
        <w:t xml:space="preserve">            toByteAddress = objectToByteMap.get(objectTarget);</w:t>
      </w:r>
    </w:p>
    <w:p w14:paraId="5D70B226" w14:textId="77777777" w:rsidR="002759C1" w:rsidRPr="00EC76D5" w:rsidRDefault="002759C1" w:rsidP="002759C1">
      <w:pPr>
        <w:pStyle w:val="Code"/>
      </w:pPr>
      <w:r w:rsidRPr="00EC76D5">
        <w:t xml:space="preserve">        objectCode.setOperand(1, toByteAddress - fromByteAddress);</w:t>
      </w:r>
    </w:p>
    <w:p w14:paraId="476F4E98" w14:textId="77777777" w:rsidR="002759C1" w:rsidRPr="00EC76D5" w:rsidRDefault="002759C1" w:rsidP="002759C1">
      <w:pPr>
        <w:pStyle w:val="Code"/>
      </w:pPr>
      <w:r w:rsidRPr="00EC76D5">
        <w:t xml:space="preserve">      }</w:t>
      </w:r>
    </w:p>
    <w:p w14:paraId="1427018D" w14:textId="77777777" w:rsidR="002759C1" w:rsidRPr="00EC76D5" w:rsidRDefault="002759C1" w:rsidP="002759C1">
      <w:pPr>
        <w:pStyle w:val="Code"/>
      </w:pPr>
      <w:r w:rsidRPr="00EC76D5">
        <w:t xml:space="preserve">    }</w:t>
      </w:r>
    </w:p>
    <w:p w14:paraId="37733A04" w14:textId="77777777" w:rsidR="002759C1" w:rsidRPr="00EC76D5" w:rsidRDefault="002759C1" w:rsidP="002759C1">
      <w:pPr>
        <w:pStyle w:val="Code"/>
      </w:pPr>
      <w:r w:rsidRPr="00EC76D5">
        <w:t xml:space="preserve">  }</w:t>
      </w:r>
    </w:p>
    <w:p w14:paraId="5A858358" w14:textId="77777777" w:rsidR="002759C1" w:rsidRPr="00EC76D5" w:rsidRDefault="002759C1" w:rsidP="002759C1">
      <w:pPr>
        <w:pStyle w:val="Code"/>
      </w:pPr>
    </w:p>
    <w:p w14:paraId="4F0CA348" w14:textId="77777777" w:rsidR="002759C1" w:rsidRPr="00EC76D5" w:rsidRDefault="002759C1" w:rsidP="002759C1">
      <w:pPr>
        <w:pStyle w:val="Code"/>
      </w:pPr>
      <w:r w:rsidRPr="00EC76D5">
        <w:t xml:space="preserve">  // ------------------------------------------------------------------------</w:t>
      </w:r>
    </w:p>
    <w:p w14:paraId="32E0D29B" w14:textId="77777777" w:rsidR="002759C1" w:rsidRPr="00EC76D5" w:rsidRDefault="002759C1" w:rsidP="002759C1">
      <w:pPr>
        <w:pStyle w:val="Code"/>
      </w:pPr>
      <w:r w:rsidRPr="00EC76D5">
        <w:t xml:space="preserve">  </w:t>
      </w:r>
    </w:p>
    <w:p w14:paraId="75FC48CA" w14:textId="77777777" w:rsidR="002759C1" w:rsidRPr="00EC76D5" w:rsidRDefault="002759C1" w:rsidP="002759C1">
      <w:pPr>
        <w:pStyle w:val="Code"/>
      </w:pPr>
      <w:r w:rsidRPr="00EC76D5">
        <w:t xml:space="preserve">  private int operandSize(ObjectOperator operator, Object operand) {</w:t>
      </w:r>
    </w:p>
    <w:p w14:paraId="6A816E55" w14:textId="77777777" w:rsidR="002759C1" w:rsidRPr="00EC76D5" w:rsidRDefault="002759C1" w:rsidP="002759C1">
      <w:pPr>
        <w:pStyle w:val="Code"/>
      </w:pPr>
      <w:r w:rsidRPr="00EC76D5">
        <w:t xml:space="preserve">    if (operator.name().contains("mov_")) {</w:t>
      </w:r>
    </w:p>
    <w:p w14:paraId="0272A3F3" w14:textId="77777777" w:rsidR="002759C1" w:rsidRPr="00EC76D5" w:rsidRDefault="002759C1" w:rsidP="002759C1">
      <w:pPr>
        <w:pStyle w:val="Code"/>
      </w:pPr>
      <w:r w:rsidRPr="00EC76D5">
        <w:t xml:space="preserve">      return ObjectCode.operatorSize(operator);</w:t>
      </w:r>
    </w:p>
    <w:p w14:paraId="0308586E" w14:textId="77777777" w:rsidR="002759C1" w:rsidRPr="00EC76D5" w:rsidRDefault="002759C1" w:rsidP="002759C1">
      <w:pPr>
        <w:pStyle w:val="Code"/>
      </w:pPr>
      <w:r w:rsidRPr="00EC76D5">
        <w:t xml:space="preserve">    }</w:t>
      </w:r>
    </w:p>
    <w:p w14:paraId="72351B73" w14:textId="77777777" w:rsidR="002759C1" w:rsidRPr="00EC76D5" w:rsidRDefault="002759C1" w:rsidP="002759C1">
      <w:pPr>
        <w:pStyle w:val="Code"/>
      </w:pPr>
      <w:r w:rsidRPr="00EC76D5">
        <w:t xml:space="preserve">    else if (operator.name().contains("cmp_")) {</w:t>
      </w:r>
    </w:p>
    <w:p w14:paraId="7A6AF10C" w14:textId="77777777" w:rsidR="002759C1" w:rsidRPr="00EC76D5" w:rsidRDefault="002759C1" w:rsidP="002759C1">
      <w:pPr>
        <w:pStyle w:val="Code"/>
      </w:pPr>
      <w:r w:rsidRPr="00EC76D5">
        <w:t xml:space="preserve">      return Math.max(1, valueSize(operand));</w:t>
      </w:r>
    </w:p>
    <w:p w14:paraId="73AE4FAB" w14:textId="77777777" w:rsidR="002759C1" w:rsidRPr="00EC76D5" w:rsidRDefault="002759C1" w:rsidP="002759C1">
      <w:pPr>
        <w:pStyle w:val="Code"/>
      </w:pPr>
      <w:r w:rsidRPr="00EC76D5">
        <w:t xml:space="preserve">    }</w:t>
      </w:r>
    </w:p>
    <w:p w14:paraId="01334C22" w14:textId="77777777" w:rsidR="002759C1" w:rsidRPr="00EC76D5" w:rsidRDefault="002759C1" w:rsidP="002759C1">
      <w:pPr>
        <w:pStyle w:val="Code"/>
      </w:pPr>
      <w:r w:rsidRPr="00EC76D5">
        <w:t xml:space="preserve">    else {</w:t>
      </w:r>
    </w:p>
    <w:p w14:paraId="27FC7551" w14:textId="77777777" w:rsidR="002759C1" w:rsidRPr="00EC76D5" w:rsidRDefault="002759C1" w:rsidP="002759C1">
      <w:pPr>
        <w:pStyle w:val="Code"/>
      </w:pPr>
      <w:r w:rsidRPr="00EC76D5">
        <w:t xml:space="preserve">      return valueSize(operand);</w:t>
      </w:r>
    </w:p>
    <w:p w14:paraId="1B2D6A6A" w14:textId="77777777" w:rsidR="002759C1" w:rsidRPr="00EC76D5" w:rsidRDefault="002759C1" w:rsidP="002759C1">
      <w:pPr>
        <w:pStyle w:val="Code"/>
      </w:pPr>
      <w:r w:rsidRPr="00EC76D5">
        <w:t xml:space="preserve">    }</w:t>
      </w:r>
    </w:p>
    <w:p w14:paraId="38581626" w14:textId="77777777" w:rsidR="002759C1" w:rsidRPr="00EC76D5" w:rsidRDefault="002759C1" w:rsidP="002759C1">
      <w:pPr>
        <w:pStyle w:val="Code"/>
      </w:pPr>
      <w:r w:rsidRPr="00EC76D5">
        <w:t xml:space="preserve">  }</w:t>
      </w:r>
    </w:p>
    <w:p w14:paraId="26568364" w14:textId="77777777" w:rsidR="002759C1" w:rsidRPr="00EC76D5" w:rsidRDefault="002759C1" w:rsidP="002759C1">
      <w:pPr>
        <w:pStyle w:val="Code"/>
      </w:pPr>
      <w:r w:rsidRPr="00EC76D5">
        <w:t xml:space="preserve">  </w:t>
      </w:r>
    </w:p>
    <w:p w14:paraId="5FFB4B5F" w14:textId="77777777" w:rsidR="002759C1" w:rsidRPr="00EC76D5" w:rsidRDefault="002759C1" w:rsidP="002759C1">
      <w:pPr>
        <w:pStyle w:val="Code"/>
      </w:pPr>
      <w:r w:rsidRPr="00EC76D5">
        <w:t xml:space="preserve">  private int valueSize(Object operand) {</w:t>
      </w:r>
    </w:p>
    <w:p w14:paraId="4687769E" w14:textId="77777777" w:rsidR="002759C1" w:rsidRPr="00EC76D5" w:rsidRDefault="002759C1" w:rsidP="002759C1">
      <w:pPr>
        <w:pStyle w:val="Code"/>
      </w:pPr>
      <w:r w:rsidRPr="00EC76D5">
        <w:t xml:space="preserve">    if (operand instanceof Integer) {</w:t>
      </w:r>
    </w:p>
    <w:p w14:paraId="55DE75F2" w14:textId="77777777" w:rsidR="002759C1" w:rsidRPr="00EC76D5" w:rsidRDefault="002759C1" w:rsidP="002759C1">
      <w:pPr>
        <w:pStyle w:val="Code"/>
      </w:pPr>
      <w:r w:rsidRPr="00EC76D5">
        <w:t xml:space="preserve">      return ObjectCode.valueSize((int) operand);</w:t>
      </w:r>
    </w:p>
    <w:p w14:paraId="525FA9FE" w14:textId="77777777" w:rsidR="002759C1" w:rsidRPr="00EC76D5" w:rsidRDefault="002759C1" w:rsidP="002759C1">
      <w:pPr>
        <w:pStyle w:val="Code"/>
      </w:pPr>
      <w:r w:rsidRPr="00EC76D5">
        <w:t xml:space="preserve">    }</w:t>
      </w:r>
    </w:p>
    <w:p w14:paraId="3B095063" w14:textId="77777777" w:rsidR="002759C1" w:rsidRPr="00EC76D5" w:rsidRDefault="002759C1" w:rsidP="002759C1">
      <w:pPr>
        <w:pStyle w:val="Code"/>
      </w:pPr>
      <w:r w:rsidRPr="00EC76D5">
        <w:t xml:space="preserve">    </w:t>
      </w:r>
    </w:p>
    <w:p w14:paraId="6F5DBB02" w14:textId="77777777" w:rsidR="002759C1" w:rsidRPr="00EC76D5" w:rsidRDefault="002759C1" w:rsidP="002759C1">
      <w:pPr>
        <w:pStyle w:val="Code"/>
      </w:pPr>
      <w:r w:rsidRPr="00EC76D5">
        <w:t xml:space="preserve">    return 0;</w:t>
      </w:r>
    </w:p>
    <w:p w14:paraId="79DC1BC8" w14:textId="77777777" w:rsidR="002759C1" w:rsidRPr="00EC76D5" w:rsidRDefault="002759C1" w:rsidP="002759C1">
      <w:pPr>
        <w:pStyle w:val="Code"/>
      </w:pPr>
      <w:r w:rsidRPr="00EC76D5">
        <w:t xml:space="preserve">  }</w:t>
      </w:r>
    </w:p>
    <w:p w14:paraId="0C22C2C4" w14:textId="77777777" w:rsidR="002759C1" w:rsidRPr="00EC76D5" w:rsidRDefault="002759C1" w:rsidP="002759C1">
      <w:pPr>
        <w:pStyle w:val="Code"/>
      </w:pPr>
      <w:r w:rsidRPr="00EC76D5">
        <w:t xml:space="preserve">  </w:t>
      </w:r>
    </w:p>
    <w:p w14:paraId="2C969D77" w14:textId="77777777" w:rsidR="002759C1" w:rsidRPr="00EC76D5" w:rsidRDefault="002759C1" w:rsidP="002759C1">
      <w:pPr>
        <w:pStyle w:val="Code"/>
      </w:pPr>
      <w:r w:rsidRPr="00EC76D5">
        <w:lastRenderedPageBreak/>
        <w:t xml:space="preserve">  public void generateTargetByteList(List&lt;Byte&gt; byteList, Map&lt;Integer,String&gt; accessMap,</w:t>
      </w:r>
    </w:p>
    <w:p w14:paraId="2923A3EA" w14:textId="77777777" w:rsidR="002759C1" w:rsidRPr="00EC76D5" w:rsidRDefault="002759C1" w:rsidP="002759C1">
      <w:pPr>
        <w:pStyle w:val="Code"/>
      </w:pPr>
      <w:r w:rsidRPr="00EC76D5">
        <w:t xml:space="preserve">                      Map&lt;Integer,String&gt; callMap, Set&lt;Integer&gt; returnSet,</w:t>
      </w:r>
    </w:p>
    <w:p w14:paraId="57541F00" w14:textId="77777777" w:rsidR="002759C1" w:rsidRPr="00EC76D5" w:rsidRDefault="002759C1" w:rsidP="002759C1">
      <w:pPr>
        <w:pStyle w:val="Code"/>
      </w:pPr>
      <w:r w:rsidRPr="00EC76D5">
        <w:t xml:space="preserve">                      Map&lt;Integer,Integer&gt; byteToTextMap, List&lt;String&gt; textList) {</w:t>
      </w:r>
    </w:p>
    <w:p w14:paraId="5136186B" w14:textId="77777777" w:rsidR="002759C1" w:rsidRPr="00EC76D5" w:rsidRDefault="002759C1" w:rsidP="002759C1">
      <w:pPr>
        <w:pStyle w:val="Code"/>
      </w:pPr>
      <w:r w:rsidRPr="00EC76D5">
        <w:t xml:space="preserve">    for (int line = 0; line &lt; m_objectCodeList.size(); ++line) {</w:t>
      </w:r>
    </w:p>
    <w:p w14:paraId="23539D69" w14:textId="77777777" w:rsidR="002759C1" w:rsidRPr="00EC76D5" w:rsidRDefault="002759C1" w:rsidP="002759C1">
      <w:pPr>
        <w:pStyle w:val="Code"/>
      </w:pPr>
      <w:r w:rsidRPr="00EC76D5">
        <w:t xml:space="preserve">      ObjectCode objectCode = m_objectCodeList.get(line);</w:t>
      </w:r>
    </w:p>
    <w:p w14:paraId="59CA8522" w14:textId="77777777" w:rsidR="002759C1" w:rsidRPr="00EC76D5" w:rsidRDefault="002759C1" w:rsidP="002759C1">
      <w:pPr>
        <w:pStyle w:val="Code"/>
      </w:pPr>
      <w:r w:rsidRPr="00EC76D5">
        <w:t xml:space="preserve">      </w:t>
      </w:r>
    </w:p>
    <w:p w14:paraId="496247D6" w14:textId="77777777" w:rsidR="002759C1" w:rsidRPr="00EC76D5" w:rsidRDefault="002759C1" w:rsidP="002759C1">
      <w:pPr>
        <w:pStyle w:val="Code"/>
      </w:pPr>
      <w:r w:rsidRPr="00EC76D5">
        <w:t xml:space="preserve">      byteList.addAll(objectCode.byteList());</w:t>
      </w:r>
    </w:p>
    <w:p w14:paraId="5A6AB874" w14:textId="77777777" w:rsidR="002759C1" w:rsidRPr="00EC76D5" w:rsidRDefault="002759C1" w:rsidP="002759C1">
      <w:pPr>
        <w:pStyle w:val="Code"/>
      </w:pPr>
      <w:r w:rsidRPr="00EC76D5">
        <w:t xml:space="preserve">      textList.add(objectCode.toString());</w:t>
      </w:r>
    </w:p>
    <w:p w14:paraId="4B332091" w14:textId="77777777" w:rsidR="002759C1" w:rsidRPr="00EC76D5" w:rsidRDefault="002759C1" w:rsidP="002759C1">
      <w:pPr>
        <w:pStyle w:val="Code"/>
      </w:pPr>
      <w:r w:rsidRPr="00EC76D5">
        <w:t xml:space="preserve">      String returnLabel = objectCode.getReturnLabel();</w:t>
      </w:r>
    </w:p>
    <w:p w14:paraId="03754022" w14:textId="77777777" w:rsidR="002759C1" w:rsidRPr="00EC76D5" w:rsidRDefault="002759C1" w:rsidP="002759C1">
      <w:pPr>
        <w:pStyle w:val="Code"/>
      </w:pPr>
      <w:r w:rsidRPr="00EC76D5">
        <w:t xml:space="preserve">      </w:t>
      </w:r>
    </w:p>
    <w:p w14:paraId="442A0994" w14:textId="77777777" w:rsidR="002759C1" w:rsidRPr="00EC76D5" w:rsidRDefault="002759C1" w:rsidP="002759C1">
      <w:pPr>
        <w:pStyle w:val="Code"/>
      </w:pPr>
      <w:r w:rsidRPr="00EC76D5">
        <w:t xml:space="preserve">      if (objectCode.isRelation() || objectCode.isJump()) {</w:t>
      </w:r>
    </w:p>
    <w:p w14:paraId="1BBE5992" w14:textId="77777777" w:rsidR="002759C1" w:rsidRPr="00EC76D5" w:rsidRDefault="002759C1" w:rsidP="002759C1">
      <w:pPr>
        <w:pStyle w:val="Code"/>
      </w:pPr>
      <w:r w:rsidRPr="00EC76D5">
        <w:t xml:space="preserve">        // Empty.</w:t>
      </w:r>
    </w:p>
    <w:p w14:paraId="707EF19B" w14:textId="77777777" w:rsidR="002759C1" w:rsidRPr="00EC76D5" w:rsidRDefault="002759C1" w:rsidP="002759C1">
      <w:pPr>
        <w:pStyle w:val="Code"/>
      </w:pPr>
      <w:r w:rsidRPr="00EC76D5">
        <w:t xml:space="preserve">      }</w:t>
      </w:r>
    </w:p>
    <w:p w14:paraId="5107B0A8" w14:textId="77777777" w:rsidR="002759C1" w:rsidRPr="00EC76D5" w:rsidRDefault="002759C1" w:rsidP="002759C1">
      <w:pPr>
        <w:pStyle w:val="Code"/>
      </w:pPr>
      <w:r w:rsidRPr="00EC76D5">
        <w:t xml:space="preserve">      else if ((objectCode.getOperator() == ObjectOperator.empty) ||</w:t>
      </w:r>
    </w:p>
    <w:p w14:paraId="2F1105DB" w14:textId="77777777" w:rsidR="002759C1" w:rsidRPr="00EC76D5" w:rsidRDefault="002759C1" w:rsidP="002759C1">
      <w:pPr>
        <w:pStyle w:val="Code"/>
      </w:pPr>
      <w:r w:rsidRPr="00EC76D5">
        <w:t xml:space="preserve">               (objectCode.getOperator() == ObjectOperator.comment) ||</w:t>
      </w:r>
    </w:p>
    <w:p w14:paraId="3B1A80D2" w14:textId="77777777" w:rsidR="002759C1" w:rsidRPr="00EC76D5" w:rsidRDefault="002759C1" w:rsidP="002759C1">
      <w:pPr>
        <w:pStyle w:val="Code"/>
      </w:pPr>
      <w:r w:rsidRPr="00EC76D5">
        <w:t xml:space="preserve">               (objectCode.getOperator() == ObjectOperator.label)) {</w:t>
      </w:r>
    </w:p>
    <w:p w14:paraId="02CCBF1A" w14:textId="77777777" w:rsidR="002759C1" w:rsidRPr="00EC76D5" w:rsidRDefault="002759C1" w:rsidP="002759C1">
      <w:pPr>
        <w:pStyle w:val="Code"/>
      </w:pPr>
      <w:r w:rsidRPr="00EC76D5">
        <w:t xml:space="preserve">        // Empty.</w:t>
      </w:r>
    </w:p>
    <w:p w14:paraId="03CBEE83" w14:textId="77777777" w:rsidR="002759C1" w:rsidRPr="00EC76D5" w:rsidRDefault="002759C1" w:rsidP="002759C1">
      <w:pPr>
        <w:pStyle w:val="Code"/>
      </w:pPr>
      <w:r w:rsidRPr="00EC76D5">
        <w:t xml:space="preserve">      }</w:t>
      </w:r>
    </w:p>
    <w:p w14:paraId="4189D58F" w14:textId="77777777" w:rsidR="002759C1" w:rsidRPr="00EC76D5" w:rsidRDefault="002759C1" w:rsidP="002759C1">
      <w:pPr>
        <w:pStyle w:val="Code"/>
      </w:pPr>
      <w:r w:rsidRPr="00EC76D5">
        <w:t xml:space="preserve">      else if ((objectCode.getOperator() == ObjectOperator.call) &amp;&amp;</w:t>
      </w:r>
    </w:p>
    <w:p w14:paraId="5FD2A1BC" w14:textId="77777777" w:rsidR="002759C1" w:rsidRPr="00EC76D5" w:rsidRDefault="002759C1" w:rsidP="002759C1">
      <w:pPr>
        <w:pStyle w:val="Code"/>
      </w:pPr>
      <w:r w:rsidRPr="00EC76D5">
        <w:t xml:space="preserve">               (objectCode.getOperand(1) instanceof String)) {</w:t>
      </w:r>
    </w:p>
    <w:p w14:paraId="2E938F33" w14:textId="77777777" w:rsidR="002759C1" w:rsidRPr="00EC76D5" w:rsidRDefault="002759C1" w:rsidP="002759C1">
      <w:pPr>
        <w:pStyle w:val="Code"/>
      </w:pPr>
      <w:r w:rsidRPr="00EC76D5">
        <w:t xml:space="preserve">        String calleeName = (String) objectCode.getOperand(1);</w:t>
      </w:r>
    </w:p>
    <w:p w14:paraId="6DE97290" w14:textId="118AE413" w:rsidR="002759C1" w:rsidRPr="00EC76D5" w:rsidRDefault="002759C1" w:rsidP="002759C1">
      <w:pPr>
        <w:pStyle w:val="Code"/>
      </w:pPr>
      <w:r w:rsidRPr="00EC76D5">
        <w:t xml:space="preserve">        int address = byteList.size() - </w:t>
      </w:r>
      <w:r w:rsidR="00BA53A2">
        <w:t>TypeSize.PointerSize</w:t>
      </w:r>
      <w:r w:rsidRPr="00EC76D5">
        <w:t>;</w:t>
      </w:r>
    </w:p>
    <w:p w14:paraId="2FDCF2C1" w14:textId="77777777" w:rsidR="002759C1" w:rsidRPr="00EC76D5" w:rsidRDefault="002759C1" w:rsidP="002759C1">
      <w:pPr>
        <w:pStyle w:val="Code"/>
      </w:pPr>
      <w:r w:rsidRPr="00EC76D5">
        <w:t xml:space="preserve">        callMap.put(address, calleeName);</w:t>
      </w:r>
    </w:p>
    <w:p w14:paraId="4A599414" w14:textId="77777777" w:rsidR="002759C1" w:rsidRPr="00EC76D5" w:rsidRDefault="002759C1" w:rsidP="002759C1">
      <w:pPr>
        <w:pStyle w:val="Code"/>
      </w:pPr>
      <w:r w:rsidRPr="00EC76D5">
        <w:t xml:space="preserve">        byteToTextMap.put(address, textList.size() - 1);</w:t>
      </w:r>
    </w:p>
    <w:p w14:paraId="6992A56B" w14:textId="77777777" w:rsidR="002759C1" w:rsidRPr="00EC76D5" w:rsidRDefault="002759C1" w:rsidP="002759C1">
      <w:pPr>
        <w:pStyle w:val="Code"/>
      </w:pPr>
      <w:r w:rsidRPr="00EC76D5">
        <w:t xml:space="preserve">      }</w:t>
      </w:r>
    </w:p>
    <w:p w14:paraId="39E0F820" w14:textId="77777777" w:rsidR="002759C1" w:rsidRPr="00EC76D5" w:rsidRDefault="002759C1" w:rsidP="002759C1">
      <w:pPr>
        <w:pStyle w:val="Code"/>
      </w:pPr>
      <w:r w:rsidRPr="00EC76D5">
        <w:t xml:space="preserve">      else if (returnLabel != null) {</w:t>
      </w:r>
    </w:p>
    <w:p w14:paraId="069BBFF1" w14:textId="29ED464B" w:rsidR="002759C1" w:rsidRPr="00EC76D5" w:rsidRDefault="002759C1" w:rsidP="002759C1">
      <w:pPr>
        <w:pStyle w:val="Code"/>
      </w:pPr>
      <w:r w:rsidRPr="00EC76D5">
        <w:t xml:space="preserve">        int address = byteList.size() - </w:t>
      </w:r>
      <w:r w:rsidR="00BA53A2">
        <w:t>TypeSize.PointerSize</w:t>
      </w:r>
      <w:r w:rsidRPr="00EC76D5">
        <w:t>;</w:t>
      </w:r>
    </w:p>
    <w:p w14:paraId="201F2BA3" w14:textId="77777777" w:rsidR="002759C1" w:rsidRPr="00EC76D5" w:rsidRDefault="002759C1" w:rsidP="002759C1">
      <w:pPr>
        <w:pStyle w:val="Code"/>
      </w:pPr>
      <w:r w:rsidRPr="00EC76D5">
        <w:t xml:space="preserve">        returnSet.add(address);</w:t>
      </w:r>
    </w:p>
    <w:p w14:paraId="66D9D0B2" w14:textId="77777777" w:rsidR="002759C1" w:rsidRPr="00EC76D5" w:rsidRDefault="002759C1" w:rsidP="002759C1">
      <w:pPr>
        <w:pStyle w:val="Code"/>
      </w:pPr>
      <w:r w:rsidRPr="00EC76D5">
        <w:t xml:space="preserve">      }</w:t>
      </w:r>
    </w:p>
    <w:p w14:paraId="4D283D9D" w14:textId="77777777" w:rsidR="002759C1" w:rsidRPr="00EC76D5" w:rsidRDefault="002759C1" w:rsidP="002759C1">
      <w:pPr>
        <w:pStyle w:val="Code"/>
      </w:pPr>
      <w:r w:rsidRPr="00EC76D5">
        <w:t xml:space="preserve">      else if (objectCode.getOperand(1) instanceof Pair) {</w:t>
      </w:r>
    </w:p>
    <w:p w14:paraId="1BD0A108" w14:textId="54FE53A6" w:rsidR="002759C1" w:rsidRPr="00EC76D5" w:rsidRDefault="002759C1" w:rsidP="002759C1">
      <w:pPr>
        <w:pStyle w:val="Code"/>
      </w:pPr>
      <w:r w:rsidRPr="00EC76D5">
        <w:t xml:space="preserve">        int address = byteList.size() - valueSize(objectCode.getOperand(2)) - valueSize(objectCode.getOperand(3)) - </w:t>
      </w:r>
      <w:r w:rsidR="00BA53A2">
        <w:t>TypeSize.PointerSize</w:t>
      </w:r>
      <w:r w:rsidRPr="00EC76D5">
        <w:t>;</w:t>
      </w:r>
    </w:p>
    <w:p w14:paraId="2DBE6016" w14:textId="77777777" w:rsidR="002759C1" w:rsidRPr="00EC76D5" w:rsidRDefault="002759C1" w:rsidP="002759C1">
      <w:pPr>
        <w:pStyle w:val="Code"/>
      </w:pPr>
      <w:r w:rsidRPr="00EC76D5">
        <w:t xml:space="preserve">        String name = (String) ((Pair) objectCode.getOperand(1)).getFirst();</w:t>
      </w:r>
    </w:p>
    <w:p w14:paraId="7B78FDF6" w14:textId="77777777" w:rsidR="002759C1" w:rsidRPr="00EC76D5" w:rsidRDefault="002759C1" w:rsidP="002759C1">
      <w:pPr>
        <w:pStyle w:val="Code"/>
      </w:pPr>
      <w:r w:rsidRPr="00EC76D5">
        <w:t xml:space="preserve">        accessMap.put(address, name);</w:t>
      </w:r>
    </w:p>
    <w:p w14:paraId="6BB3BBA1" w14:textId="77777777" w:rsidR="002759C1" w:rsidRPr="00EC76D5" w:rsidRDefault="002759C1" w:rsidP="002759C1">
      <w:pPr>
        <w:pStyle w:val="Code"/>
      </w:pPr>
      <w:r w:rsidRPr="00EC76D5">
        <w:t xml:space="preserve">      }</w:t>
      </w:r>
    </w:p>
    <w:p w14:paraId="6931F3AA" w14:textId="77777777" w:rsidR="002759C1" w:rsidRPr="00EC76D5" w:rsidRDefault="002759C1" w:rsidP="002759C1">
      <w:pPr>
        <w:pStyle w:val="Code"/>
      </w:pPr>
      <w:r w:rsidRPr="00EC76D5">
        <w:t xml:space="preserve">      else if (objectCode.getOperand(2) instanceof Pair) {</w:t>
      </w:r>
    </w:p>
    <w:p w14:paraId="3C5DBB6A" w14:textId="016F6B0B" w:rsidR="002759C1" w:rsidRPr="00EC76D5" w:rsidRDefault="002759C1" w:rsidP="002759C1">
      <w:pPr>
        <w:pStyle w:val="Code"/>
      </w:pPr>
      <w:r w:rsidRPr="00EC76D5">
        <w:t xml:space="preserve">        int address = byteList.size() - operandSize(objectCode.getOperator(), objectCode.getOperand(3)) - </w:t>
      </w:r>
      <w:r w:rsidR="00BA53A2">
        <w:t>TypeSize.PointerSize</w:t>
      </w:r>
      <w:r w:rsidRPr="00EC76D5">
        <w:t>;</w:t>
      </w:r>
    </w:p>
    <w:p w14:paraId="72EBB89B" w14:textId="77777777" w:rsidR="002759C1" w:rsidRPr="00EC76D5" w:rsidRDefault="002759C1" w:rsidP="002759C1">
      <w:pPr>
        <w:pStyle w:val="Code"/>
      </w:pPr>
      <w:r w:rsidRPr="00EC76D5">
        <w:t xml:space="preserve">        String name = (String) ((Pair) objectCode.getOperand(2)).getFirst();</w:t>
      </w:r>
    </w:p>
    <w:p w14:paraId="5816101D" w14:textId="77777777" w:rsidR="002759C1" w:rsidRPr="00EC76D5" w:rsidRDefault="002759C1" w:rsidP="002759C1">
      <w:pPr>
        <w:pStyle w:val="Code"/>
      </w:pPr>
      <w:r w:rsidRPr="00EC76D5">
        <w:t xml:space="preserve">        accessMap.put(address, name);</w:t>
      </w:r>
    </w:p>
    <w:p w14:paraId="61750179" w14:textId="77777777" w:rsidR="002759C1" w:rsidRPr="00EC76D5" w:rsidRDefault="002759C1" w:rsidP="002759C1">
      <w:pPr>
        <w:pStyle w:val="Code"/>
      </w:pPr>
      <w:r w:rsidRPr="00EC76D5">
        <w:t xml:space="preserve">      }</w:t>
      </w:r>
    </w:p>
    <w:p w14:paraId="60C67019" w14:textId="77777777" w:rsidR="002759C1" w:rsidRPr="00EC76D5" w:rsidRDefault="002759C1" w:rsidP="002759C1">
      <w:pPr>
        <w:pStyle w:val="Code"/>
      </w:pPr>
      <w:r w:rsidRPr="00EC76D5">
        <w:t xml:space="preserve">      else if (objectCode.getOperand(3) instanceof Pair) {</w:t>
      </w:r>
    </w:p>
    <w:p w14:paraId="37C75390" w14:textId="475E9321" w:rsidR="002759C1" w:rsidRPr="00EC76D5" w:rsidRDefault="002759C1" w:rsidP="002759C1">
      <w:pPr>
        <w:pStyle w:val="Code"/>
      </w:pPr>
      <w:r w:rsidRPr="00EC76D5">
        <w:t xml:space="preserve">        int address = byteList.size() - </w:t>
      </w:r>
      <w:r w:rsidR="00BA53A2">
        <w:t>TypeSize.PointerSize</w:t>
      </w:r>
      <w:r w:rsidRPr="00EC76D5">
        <w:t>;</w:t>
      </w:r>
    </w:p>
    <w:p w14:paraId="74DD850A" w14:textId="77777777" w:rsidR="002759C1" w:rsidRPr="00EC76D5" w:rsidRDefault="002759C1" w:rsidP="002759C1">
      <w:pPr>
        <w:pStyle w:val="Code"/>
      </w:pPr>
      <w:r w:rsidRPr="00EC76D5">
        <w:t xml:space="preserve">        String name = (String) ((Pair) objectCode.getOperand(3)).getFirst();</w:t>
      </w:r>
    </w:p>
    <w:p w14:paraId="7145C6A4" w14:textId="77777777" w:rsidR="002759C1" w:rsidRPr="00EC76D5" w:rsidRDefault="002759C1" w:rsidP="002759C1">
      <w:pPr>
        <w:pStyle w:val="Code"/>
      </w:pPr>
      <w:r w:rsidRPr="00EC76D5">
        <w:t xml:space="preserve">        accessMap.put(address, name);</w:t>
      </w:r>
    </w:p>
    <w:p w14:paraId="1CE28514" w14:textId="77777777" w:rsidR="002759C1" w:rsidRPr="00EC76D5" w:rsidRDefault="002759C1" w:rsidP="002759C1">
      <w:pPr>
        <w:pStyle w:val="Code"/>
      </w:pPr>
      <w:r w:rsidRPr="00EC76D5">
        <w:t xml:space="preserve">      }</w:t>
      </w:r>
    </w:p>
    <w:p w14:paraId="391821B7" w14:textId="77777777" w:rsidR="002759C1" w:rsidRPr="00EC76D5" w:rsidRDefault="002759C1" w:rsidP="002759C1">
      <w:pPr>
        <w:pStyle w:val="Code"/>
      </w:pPr>
      <w:r w:rsidRPr="00EC76D5">
        <w:t xml:space="preserve">      else if (objectCode.getOperand(1) instanceof String) {</w:t>
      </w:r>
    </w:p>
    <w:p w14:paraId="6DD22DF6" w14:textId="77777777" w:rsidR="002759C1" w:rsidRPr="00EC76D5" w:rsidRDefault="002759C1" w:rsidP="002759C1">
      <w:pPr>
        <w:pStyle w:val="Code"/>
      </w:pPr>
      <w:r w:rsidRPr="00EC76D5">
        <w:t xml:space="preserve">        Main.DebugStream2.println("1: " + objectCode.getOperand(1));</w:t>
      </w:r>
    </w:p>
    <w:p w14:paraId="333A3752" w14:textId="77777777" w:rsidR="002759C1" w:rsidRPr="00EC76D5" w:rsidRDefault="002759C1" w:rsidP="002759C1">
      <w:pPr>
        <w:pStyle w:val="Code"/>
      </w:pPr>
      <w:r w:rsidRPr="00EC76D5">
        <w:t xml:space="preserve">      }</w:t>
      </w:r>
    </w:p>
    <w:p w14:paraId="5B690F7E" w14:textId="77777777" w:rsidR="002759C1" w:rsidRPr="00EC76D5" w:rsidRDefault="002759C1" w:rsidP="002759C1">
      <w:pPr>
        <w:pStyle w:val="Code"/>
      </w:pPr>
      <w:r w:rsidRPr="00EC76D5">
        <w:t xml:space="preserve">      else if (objectCode.getOperand(2) instanceof String) {</w:t>
      </w:r>
    </w:p>
    <w:p w14:paraId="68843248" w14:textId="77777777" w:rsidR="002759C1" w:rsidRPr="00EC76D5" w:rsidRDefault="002759C1" w:rsidP="002759C1">
      <w:pPr>
        <w:pStyle w:val="Code"/>
      </w:pPr>
      <w:r w:rsidRPr="00EC76D5">
        <w:t xml:space="preserve">        Main.DebugStream2.println("2: " + objectCode.getOperand(2));</w:t>
      </w:r>
    </w:p>
    <w:p w14:paraId="3289E85F" w14:textId="77777777" w:rsidR="002759C1" w:rsidRPr="00EC76D5" w:rsidRDefault="002759C1" w:rsidP="002759C1">
      <w:pPr>
        <w:pStyle w:val="Code"/>
      </w:pPr>
      <w:r w:rsidRPr="00EC76D5">
        <w:t xml:space="preserve">      }</w:t>
      </w:r>
    </w:p>
    <w:p w14:paraId="6FA453C9" w14:textId="77777777" w:rsidR="002759C1" w:rsidRPr="00EC76D5" w:rsidRDefault="002759C1" w:rsidP="002759C1">
      <w:pPr>
        <w:pStyle w:val="Code"/>
      </w:pPr>
      <w:r w:rsidRPr="00EC76D5">
        <w:t xml:space="preserve">      else if (objectCode.getOperand(3) instanceof String) {</w:t>
      </w:r>
    </w:p>
    <w:p w14:paraId="0E2F269B" w14:textId="77777777" w:rsidR="002759C1" w:rsidRPr="00EC76D5" w:rsidRDefault="002759C1" w:rsidP="002759C1">
      <w:pPr>
        <w:pStyle w:val="Code"/>
      </w:pPr>
      <w:r w:rsidRPr="00EC76D5">
        <w:t xml:space="preserve">        Main.DebugStream2.println("3: " + objectCode.getOperand(3));</w:t>
      </w:r>
    </w:p>
    <w:p w14:paraId="41E8C108" w14:textId="77777777" w:rsidR="002759C1" w:rsidRPr="00EC76D5" w:rsidRDefault="002759C1" w:rsidP="002759C1">
      <w:pPr>
        <w:pStyle w:val="Code"/>
      </w:pPr>
      <w:r w:rsidRPr="00EC76D5">
        <w:t xml:space="preserve">      }</w:t>
      </w:r>
    </w:p>
    <w:p w14:paraId="194216A4" w14:textId="77777777" w:rsidR="002759C1" w:rsidRPr="00EC76D5" w:rsidRDefault="002759C1" w:rsidP="002759C1">
      <w:pPr>
        <w:pStyle w:val="Code"/>
      </w:pPr>
      <w:r w:rsidRPr="00EC76D5">
        <w:lastRenderedPageBreak/>
        <w:t xml:space="preserve">    }</w:t>
      </w:r>
    </w:p>
    <w:p w14:paraId="176B570A" w14:textId="77777777" w:rsidR="002759C1" w:rsidRPr="00EC76D5" w:rsidRDefault="002759C1" w:rsidP="002759C1">
      <w:pPr>
        <w:pStyle w:val="Code"/>
      </w:pPr>
      <w:r w:rsidRPr="00EC76D5">
        <w:t xml:space="preserve">  }</w:t>
      </w:r>
    </w:p>
    <w:p w14:paraId="1F93552B" w14:textId="0BF6DCB9" w:rsidR="002759C1" w:rsidRPr="00EC76D5" w:rsidRDefault="002759C1" w:rsidP="002759C1">
      <w:pPr>
        <w:pStyle w:val="Code"/>
      </w:pPr>
      <w:r w:rsidRPr="00EC76D5">
        <w:t>}</w:t>
      </w:r>
    </w:p>
    <w:p w14:paraId="5A0C5D5C" w14:textId="77777777" w:rsidR="002759C1" w:rsidRPr="00EC76D5" w:rsidRDefault="002759C1" w:rsidP="002759C1"/>
    <w:p w14:paraId="4723D0D6" w14:textId="77777777" w:rsidR="00E72C1B" w:rsidRPr="00EC76D5" w:rsidRDefault="00E72C1B" w:rsidP="00E72C1B">
      <w:pPr>
        <w:pStyle w:val="Code"/>
      </w:pPr>
    </w:p>
    <w:p w14:paraId="471857BA" w14:textId="75D6E828" w:rsidR="004F3CC8" w:rsidRPr="00EC76D5" w:rsidRDefault="004F3CC8" w:rsidP="007F7AF0">
      <w:pPr>
        <w:pStyle w:val="Code"/>
      </w:pPr>
    </w:p>
    <w:p w14:paraId="37CA8CF2" w14:textId="3B947DB6" w:rsidR="00D45C3E" w:rsidRPr="00EC76D5" w:rsidRDefault="00D45C3E" w:rsidP="00B952B4">
      <w:pPr>
        <w:pStyle w:val="Code"/>
      </w:pPr>
    </w:p>
    <w:p w14:paraId="5B4F3609" w14:textId="5810F502" w:rsidR="00AD7B52" w:rsidRDefault="001D1BEE" w:rsidP="00AD7B52">
      <w:pPr>
        <w:pStyle w:val="Rubrik1"/>
      </w:pPr>
      <w:bookmarkStart w:id="5859" w:name="_Ref420874022"/>
      <w:bookmarkStart w:id="5860" w:name="_Toc481936437"/>
      <w:r w:rsidRPr="00EC76D5">
        <w:lastRenderedPageBreak/>
        <w:t>The Linker</w:t>
      </w:r>
      <w:bookmarkEnd w:id="5859"/>
      <w:bookmarkEnd w:id="5860"/>
    </w:p>
    <w:p w14:paraId="1D942E16" w14:textId="5CE06595" w:rsidR="0040618B" w:rsidRDefault="0040618B" w:rsidP="0040618B">
      <w:r>
        <w:t>The linker if the final part of the compilation process. Its merges together the compiled files and generates an executable file.</w:t>
      </w:r>
      <w:r w:rsidR="00092532">
        <w:t xml:space="preserve"> To be more exact, it has the following tasks:</w:t>
      </w:r>
    </w:p>
    <w:p w14:paraId="27A5EF61" w14:textId="4A8EF2A3" w:rsidR="00092532" w:rsidRDefault="00092532" w:rsidP="00092532">
      <w:pPr>
        <w:pStyle w:val="Liststycke"/>
        <w:numPr>
          <w:ilvl w:val="0"/>
          <w:numId w:val="140"/>
        </w:numPr>
      </w:pPr>
      <w:r>
        <w:t>To resolve access to static symbols</w:t>
      </w:r>
    </w:p>
    <w:p w14:paraId="68FF425C" w14:textId="69E3A1D9" w:rsidR="00092532" w:rsidRDefault="00092532" w:rsidP="00092532">
      <w:pPr>
        <w:pStyle w:val="Liststycke"/>
        <w:numPr>
          <w:ilvl w:val="0"/>
          <w:numId w:val="140"/>
        </w:numPr>
      </w:pPr>
      <w:r>
        <w:t>To resolve function calls.</w:t>
      </w:r>
    </w:p>
    <w:p w14:paraId="5CC5045B" w14:textId="571957DB" w:rsidR="00092532" w:rsidRDefault="00092532" w:rsidP="00092532">
      <w:pPr>
        <w:pStyle w:val="Liststycke"/>
        <w:numPr>
          <w:ilvl w:val="0"/>
          <w:numId w:val="140"/>
        </w:numPr>
      </w:pPr>
      <w:r>
        <w:t>To resolve return addresses.</w:t>
      </w:r>
    </w:p>
    <w:p w14:paraId="08D8D409" w14:textId="58588CDE" w:rsidR="00DB29D5" w:rsidRPr="00EC76D5" w:rsidRDefault="00DB29D5" w:rsidP="00276387">
      <w:pPr>
        <w:pStyle w:val="Rubrik2"/>
      </w:pPr>
      <w:bookmarkStart w:id="5861" w:name="_Ref419646553"/>
      <w:bookmarkStart w:id="5862" w:name="_Toc481936438"/>
      <w:r w:rsidRPr="00EC76D5">
        <w:t>The Linker Class</w:t>
      </w:r>
      <w:bookmarkEnd w:id="5861"/>
      <w:bookmarkEnd w:id="5862"/>
    </w:p>
    <w:p w14:paraId="6E403FB9" w14:textId="7D798A20" w:rsidR="007503AC" w:rsidRPr="00EC76D5" w:rsidRDefault="007503AC" w:rsidP="007503AC">
      <w:r w:rsidRPr="00EC76D5">
        <w:t xml:space="preserve">The </w:t>
      </w:r>
      <w:r w:rsidRPr="00EC76D5">
        <w:rPr>
          <w:rStyle w:val="CodeInText"/>
        </w:rPr>
        <w:t>LinkerInfo</w:t>
      </w:r>
      <w:r w:rsidRPr="00EC76D5">
        <w:t xml:space="preserve"> class holds the information of a function </w:t>
      </w:r>
      <w:r w:rsidR="00C37108">
        <w:t>definition</w:t>
      </w:r>
      <w:r w:rsidRPr="00EC76D5">
        <w:t xml:space="preserve"> or a static variable:</w:t>
      </w:r>
    </w:p>
    <w:p w14:paraId="31D9A09B" w14:textId="77777777" w:rsidR="00E61F62" w:rsidRPr="00EC76D5" w:rsidRDefault="008B7D09" w:rsidP="00E61F62">
      <w:pPr>
        <w:pStyle w:val="Liststycke"/>
        <w:numPr>
          <w:ilvl w:val="0"/>
          <w:numId w:val="99"/>
        </w:numPr>
      </w:pPr>
      <w:r w:rsidRPr="00EC76D5">
        <w:rPr>
          <w:rStyle w:val="CodeInText"/>
        </w:rPr>
        <w:t>m</w:t>
      </w:r>
      <w:r w:rsidR="00D21DFD" w:rsidRPr="00EC76D5">
        <w:rPr>
          <w:rStyle w:val="CodeInText"/>
        </w:rPr>
        <w:t>_fullName</w:t>
      </w:r>
      <w:r w:rsidR="00C90584" w:rsidRPr="00EC76D5">
        <w:t>: t</w:t>
      </w:r>
      <w:r w:rsidR="00A4082A" w:rsidRPr="00EC76D5">
        <w:t xml:space="preserve">he full name of the </w:t>
      </w:r>
      <w:r w:rsidR="00AB21C4" w:rsidRPr="00EC76D5">
        <w:t>function or static variable.</w:t>
      </w:r>
      <w:r w:rsidR="000101FD" w:rsidRPr="00EC76D5">
        <w:t xml:space="preserve"> The full name of a function or global variable with external linkage is just its regular name, while the full name of </w:t>
      </w:r>
    </w:p>
    <w:p w14:paraId="04F332A7" w14:textId="77777777" w:rsidR="00E61F62" w:rsidRPr="00EC76D5" w:rsidRDefault="006B074A" w:rsidP="00E61F62">
      <w:pPr>
        <w:pStyle w:val="Liststycke"/>
        <w:numPr>
          <w:ilvl w:val="0"/>
          <w:numId w:val="99"/>
        </w:numPr>
      </w:pPr>
      <w:r w:rsidRPr="00EC76D5">
        <w:rPr>
          <w:rStyle w:val="CodeInText"/>
        </w:rPr>
        <w:t>m_entryPoint</w:t>
      </w:r>
      <w:r w:rsidR="00C90584" w:rsidRPr="00EC76D5">
        <w:t>: t</w:t>
      </w:r>
      <w:r w:rsidR="00E61F62" w:rsidRPr="00EC76D5">
        <w:t xml:space="preserve">he function </w:t>
      </w:r>
      <w:r w:rsidR="00650DC1" w:rsidRPr="00EC76D5">
        <w:t>call entry point</w:t>
      </w:r>
      <w:r w:rsidR="00E61F62" w:rsidRPr="00EC76D5">
        <w:t>, which may differ</w:t>
      </w:r>
      <w:r w:rsidR="00650DC1" w:rsidRPr="00EC76D5">
        <w:t xml:space="preserve"> from the start address of the function</w:t>
      </w:r>
      <w:r w:rsidR="00E61F62" w:rsidRPr="00EC76D5">
        <w:rPr>
          <w:rStyle w:val="Fotnotsreferens"/>
        </w:rPr>
        <w:footnoteReference w:id="10"/>
      </w:r>
      <w:r w:rsidR="006A5F1A" w:rsidRPr="00EC76D5">
        <w:t>.</w:t>
      </w:r>
    </w:p>
    <w:p w14:paraId="00EAEA11" w14:textId="77777777" w:rsidR="006B074A" w:rsidRPr="00EC76D5" w:rsidRDefault="006B074A" w:rsidP="0076353F">
      <w:pPr>
        <w:pStyle w:val="Liststycke"/>
        <w:numPr>
          <w:ilvl w:val="0"/>
          <w:numId w:val="99"/>
        </w:numPr>
      </w:pPr>
      <w:r w:rsidRPr="00EC76D5">
        <w:rPr>
          <w:rStyle w:val="CodeInText"/>
        </w:rPr>
        <w:t>m_accessMap</w:t>
      </w:r>
      <w:r w:rsidR="00C90584" w:rsidRPr="00EC76D5">
        <w:t xml:space="preserve">: </w:t>
      </w:r>
      <w:r w:rsidR="00344BE1" w:rsidRPr="00EC76D5">
        <w:t>the map of all accesses of function or static variables.</w:t>
      </w:r>
    </w:p>
    <w:p w14:paraId="4F2246E5" w14:textId="77777777" w:rsidR="006B074A" w:rsidRPr="00EC76D5" w:rsidRDefault="006B074A" w:rsidP="0076353F">
      <w:pPr>
        <w:pStyle w:val="Liststycke"/>
        <w:numPr>
          <w:ilvl w:val="0"/>
          <w:numId w:val="99"/>
        </w:numPr>
      </w:pPr>
      <w:r w:rsidRPr="00EC76D5">
        <w:rPr>
          <w:rStyle w:val="CodeInText"/>
        </w:rPr>
        <w:t>m_</w:t>
      </w:r>
      <w:r w:rsidR="00BC5E1E" w:rsidRPr="00EC76D5">
        <w:rPr>
          <w:rStyle w:val="CodeInText"/>
        </w:rPr>
        <w:t>callMap</w:t>
      </w:r>
      <w:r w:rsidR="00BC5E1E" w:rsidRPr="00EC76D5">
        <w:t>:</w:t>
      </w:r>
      <w:r w:rsidR="00344BE1" w:rsidRPr="00EC76D5">
        <w:t xml:space="preserve"> the map of all function calls. The reason we </w:t>
      </w:r>
      <w:r w:rsidR="00FF63D6" w:rsidRPr="00EC76D5">
        <w:t>distinguish</w:t>
      </w:r>
      <w:r w:rsidR="00344BE1" w:rsidRPr="00EC76D5">
        <w:t xml:space="preserve"> between </w:t>
      </w:r>
      <w:r w:rsidR="00344BE1" w:rsidRPr="00EC76D5">
        <w:rPr>
          <w:rStyle w:val="CodeInText"/>
        </w:rPr>
        <w:t>m_accessMap</w:t>
      </w:r>
      <w:r w:rsidR="00344BE1" w:rsidRPr="00EC76D5">
        <w:t xml:space="preserve"> and </w:t>
      </w:r>
      <w:r w:rsidR="00344BE1" w:rsidRPr="00EC76D5">
        <w:rPr>
          <w:rStyle w:val="CodeInText"/>
        </w:rPr>
        <w:t>m_callMap</w:t>
      </w:r>
      <w:r w:rsidR="00344BE1" w:rsidRPr="00EC76D5">
        <w:t xml:space="preserve"> is that accesses are </w:t>
      </w:r>
      <w:r w:rsidR="00A37C7B" w:rsidRPr="00EC76D5">
        <w:t>absolute</w:t>
      </w:r>
      <w:r w:rsidR="00344BE1" w:rsidRPr="00EC76D5">
        <w:t xml:space="preserve"> while function calls are relative.</w:t>
      </w:r>
    </w:p>
    <w:p w14:paraId="7106AC49" w14:textId="77777777" w:rsidR="006B074A" w:rsidRPr="00EC76D5" w:rsidRDefault="006B074A" w:rsidP="0076353F">
      <w:pPr>
        <w:pStyle w:val="Liststycke"/>
        <w:numPr>
          <w:ilvl w:val="0"/>
          <w:numId w:val="99"/>
        </w:numPr>
      </w:pPr>
      <w:r w:rsidRPr="00EC76D5">
        <w:rPr>
          <w:rStyle w:val="CodeInText"/>
        </w:rPr>
        <w:t>m_</w:t>
      </w:r>
      <w:r w:rsidR="00BC5E1E" w:rsidRPr="00EC76D5">
        <w:rPr>
          <w:rStyle w:val="CodeInText"/>
        </w:rPr>
        <w:t>returnSet</w:t>
      </w:r>
      <w:r w:rsidR="00BC5E1E" w:rsidRPr="00EC76D5">
        <w:t>:</w:t>
      </w:r>
      <w:r w:rsidR="00FF63D6" w:rsidRPr="00EC76D5">
        <w:t xml:space="preserve"> the set o</w:t>
      </w:r>
      <w:r w:rsidR="008B097B" w:rsidRPr="00EC76D5">
        <w:t>f all return address assignments.</w:t>
      </w:r>
    </w:p>
    <w:p w14:paraId="280C63CF" w14:textId="3BAEE149" w:rsidR="006B074A" w:rsidRPr="00EC76D5" w:rsidRDefault="006B074A" w:rsidP="0076353F">
      <w:pPr>
        <w:pStyle w:val="Liststycke"/>
        <w:numPr>
          <w:ilvl w:val="0"/>
          <w:numId w:val="99"/>
        </w:numPr>
      </w:pPr>
      <w:r w:rsidRPr="00EC76D5">
        <w:rPr>
          <w:rStyle w:val="CodeInText"/>
        </w:rPr>
        <w:t>m_</w:t>
      </w:r>
      <w:r w:rsidR="00BC5E1E" w:rsidRPr="00EC76D5">
        <w:rPr>
          <w:rStyle w:val="CodeInText"/>
        </w:rPr>
        <w:t>byteList</w:t>
      </w:r>
      <w:r w:rsidR="00BC5E1E" w:rsidRPr="00EC76D5">
        <w:t>:</w:t>
      </w:r>
      <w:r w:rsidR="008B097B" w:rsidRPr="00EC76D5">
        <w:t xml:space="preserve"> the actual code of the function or </w:t>
      </w:r>
      <w:r w:rsidR="00F4217C">
        <w:t>initialization</w:t>
      </w:r>
      <w:r w:rsidR="00A37C7B" w:rsidRPr="00EC76D5">
        <w:t xml:space="preserve"> </w:t>
      </w:r>
      <w:r w:rsidR="008B097B" w:rsidRPr="00EC76D5">
        <w:t>data of the static variable.</w:t>
      </w:r>
      <w:r w:rsidR="007D0024" w:rsidRPr="00EC76D5">
        <w:t xml:space="preserve"> If the static variable is un</w:t>
      </w:r>
      <w:r w:rsidR="00266D64">
        <w:t>initialized</w:t>
      </w:r>
      <w:r w:rsidR="007D0024" w:rsidRPr="00EC76D5">
        <w:t>, all data is zero.</w:t>
      </w:r>
    </w:p>
    <w:p w14:paraId="0A827FC9" w14:textId="77777777" w:rsidR="00F6417F" w:rsidRPr="00EC76D5" w:rsidRDefault="004E4EB0" w:rsidP="004E4EB0">
      <w:r w:rsidRPr="00EC76D5">
        <w:t xml:space="preserve">The </w:t>
      </w:r>
      <w:r w:rsidRPr="00EC76D5">
        <w:rPr>
          <w:rStyle w:val="CodeInText"/>
        </w:rPr>
        <w:t>Linker</w:t>
      </w:r>
      <w:r w:rsidRPr="00EC76D5">
        <w:t xml:space="preserve"> class</w:t>
      </w:r>
      <w:r w:rsidR="005B486C" w:rsidRPr="00EC76D5">
        <w:t xml:space="preserve"> merge </w:t>
      </w:r>
      <w:r w:rsidR="00D000C7" w:rsidRPr="00EC76D5">
        <w:t>code of the object files and modifies the global accesses, function call</w:t>
      </w:r>
      <w:r w:rsidR="0003716F" w:rsidRPr="00EC76D5">
        <w:t>s</w:t>
      </w:r>
      <w:r w:rsidR="00D000C7" w:rsidRPr="00EC76D5">
        <w:t>,</w:t>
      </w:r>
      <w:r w:rsidR="00D70339" w:rsidRPr="00EC76D5">
        <w:t xml:space="preserve"> and</w:t>
      </w:r>
      <w:r w:rsidR="00D000C7" w:rsidRPr="00EC76D5">
        <w:t xml:space="preserve"> return </w:t>
      </w:r>
      <w:r w:rsidR="0003716F" w:rsidRPr="00EC76D5">
        <w:t>assignments</w:t>
      </w:r>
      <w:r w:rsidR="001D5527" w:rsidRPr="00EC76D5">
        <w:t xml:space="preserve"> and save</w:t>
      </w:r>
      <w:r w:rsidR="00013B7A" w:rsidRPr="00EC76D5">
        <w:t>s the final code in a com-file, which is executable in 16-bits Windows</w:t>
      </w:r>
      <w:r w:rsidR="00072191" w:rsidRPr="00EC76D5">
        <w:t>.</w:t>
      </w:r>
      <w:r w:rsidR="00F6417F" w:rsidRPr="00EC76D5">
        <w:t xml:space="preserve"> More specific, the linker has the following tasks:</w:t>
      </w:r>
    </w:p>
    <w:p w14:paraId="4B6D03E2" w14:textId="77777777" w:rsidR="00F6417F" w:rsidRPr="00EC76D5" w:rsidRDefault="005064F2" w:rsidP="00F6417F">
      <w:pPr>
        <w:pStyle w:val="Liststycke"/>
        <w:numPr>
          <w:ilvl w:val="0"/>
          <w:numId w:val="102"/>
        </w:numPr>
      </w:pPr>
      <w:r w:rsidRPr="00EC76D5">
        <w:t xml:space="preserve">First we </w:t>
      </w:r>
      <w:r w:rsidR="008B5778" w:rsidRPr="00EC76D5">
        <w:t xml:space="preserve">load all function and static variables from all the object files and </w:t>
      </w:r>
      <w:r w:rsidR="00917942" w:rsidRPr="00EC76D5">
        <w:t xml:space="preserve">to </w:t>
      </w:r>
      <w:r w:rsidR="008B5778" w:rsidRPr="00EC76D5">
        <w:t xml:space="preserve">make sure </w:t>
      </w:r>
      <w:r w:rsidR="006F4B5A" w:rsidRPr="00EC76D5">
        <w:t xml:space="preserve">that </w:t>
      </w:r>
      <w:r w:rsidR="008B5778" w:rsidRPr="00EC76D5">
        <w:t xml:space="preserve">two elements </w:t>
      </w:r>
      <w:r w:rsidR="00296128" w:rsidRPr="00EC76D5">
        <w:t xml:space="preserve">do not </w:t>
      </w:r>
      <w:r w:rsidR="008B5778" w:rsidRPr="00EC76D5">
        <w:t>share the same name.</w:t>
      </w:r>
    </w:p>
    <w:p w14:paraId="303AC1FB" w14:textId="77777777" w:rsidR="00296128" w:rsidRPr="00EC76D5" w:rsidRDefault="005064F2" w:rsidP="00F6417F">
      <w:pPr>
        <w:pStyle w:val="Liststycke"/>
        <w:numPr>
          <w:ilvl w:val="0"/>
          <w:numId w:val="102"/>
        </w:numPr>
      </w:pPr>
      <w:r w:rsidRPr="00EC76D5">
        <w:t xml:space="preserve">The we </w:t>
      </w:r>
      <w:r w:rsidR="00293565" w:rsidRPr="00EC76D5">
        <w:t>i</w:t>
      </w:r>
      <w:r w:rsidR="00296128" w:rsidRPr="00EC76D5">
        <w:t xml:space="preserve">dentify the </w:t>
      </w:r>
      <w:r w:rsidR="00296128" w:rsidRPr="00EC76D5">
        <w:rPr>
          <w:rStyle w:val="CodeInText"/>
        </w:rPr>
        <w:t>main</w:t>
      </w:r>
      <w:r w:rsidR="00296128" w:rsidRPr="00EC76D5">
        <w:t xml:space="preserve"> function and trace all functions and global variables reachable from </w:t>
      </w:r>
      <w:r w:rsidR="00296128" w:rsidRPr="00EC76D5">
        <w:rPr>
          <w:rStyle w:val="CodeInText"/>
        </w:rPr>
        <w:t>main</w:t>
      </w:r>
      <w:r w:rsidR="00296128" w:rsidRPr="00EC76D5">
        <w:t xml:space="preserve">. All elements not reachable from </w:t>
      </w:r>
      <w:r w:rsidR="00296128" w:rsidRPr="00EC76D5">
        <w:rPr>
          <w:rStyle w:val="CodeInText"/>
        </w:rPr>
        <w:t>main</w:t>
      </w:r>
      <w:r w:rsidR="00296128" w:rsidRPr="00EC76D5">
        <w:t xml:space="preserve"> are discarded.</w:t>
      </w:r>
    </w:p>
    <w:p w14:paraId="59307B98" w14:textId="77777777" w:rsidR="007B5A8B" w:rsidRPr="00EC76D5" w:rsidRDefault="00AE77D6" w:rsidP="00F6417F">
      <w:pPr>
        <w:pStyle w:val="Liststycke"/>
        <w:numPr>
          <w:ilvl w:val="0"/>
          <w:numId w:val="102"/>
        </w:numPr>
      </w:pPr>
      <w:r w:rsidRPr="00EC76D5">
        <w:t xml:space="preserve">For each function or </w:t>
      </w:r>
      <w:r w:rsidR="00B50D7B" w:rsidRPr="00EC76D5">
        <w:t>global variable we modifies all accesses, and for each function we modify all calls and return assignments.</w:t>
      </w:r>
    </w:p>
    <w:p w14:paraId="34026603" w14:textId="77777777" w:rsidR="00293565" w:rsidRPr="00EC76D5" w:rsidRDefault="00B65949" w:rsidP="00F6417F">
      <w:pPr>
        <w:pStyle w:val="Liststycke"/>
        <w:numPr>
          <w:ilvl w:val="0"/>
          <w:numId w:val="102"/>
        </w:numPr>
      </w:pPr>
      <w:r w:rsidRPr="00EC76D5">
        <w:t xml:space="preserve">Finally, we save the code and data for all elements reachable from </w:t>
      </w:r>
      <w:r w:rsidRPr="00EC76D5">
        <w:rPr>
          <w:rStyle w:val="CodeInText"/>
        </w:rPr>
        <w:t>main</w:t>
      </w:r>
      <w:r w:rsidRPr="00EC76D5">
        <w:t xml:space="preserve"> in the com-file.</w:t>
      </w:r>
    </w:p>
    <w:p w14:paraId="5B105B3A" w14:textId="77777777" w:rsidR="00D70339" w:rsidRPr="00EC76D5" w:rsidRDefault="001B717F" w:rsidP="004E4EB0">
      <w:r w:rsidRPr="00EC76D5">
        <w:t>There are several maps:</w:t>
      </w:r>
    </w:p>
    <w:p w14:paraId="1D88AD9E" w14:textId="77777777" w:rsidR="00431169" w:rsidRPr="00EC76D5" w:rsidRDefault="00396672" w:rsidP="001B717F">
      <w:pPr>
        <w:pStyle w:val="Liststycke"/>
        <w:numPr>
          <w:ilvl w:val="0"/>
          <w:numId w:val="100"/>
        </w:numPr>
      </w:pPr>
      <w:r w:rsidRPr="00EC76D5">
        <w:rPr>
          <w:rStyle w:val="CodeInText"/>
        </w:rPr>
        <w:t>m_globalMap</w:t>
      </w:r>
      <w:r w:rsidR="001B717F" w:rsidRPr="00EC76D5">
        <w:rPr>
          <w:rStyle w:val="CodeInText"/>
        </w:rPr>
        <w:t>:</w:t>
      </w:r>
      <w:r w:rsidRPr="00EC76D5">
        <w:t xml:space="preserve"> </w:t>
      </w:r>
      <w:r w:rsidR="0023128A" w:rsidRPr="00EC76D5">
        <w:t>holds all functions and static variables of all object files.</w:t>
      </w:r>
      <w:r w:rsidRPr="00EC76D5">
        <w:t xml:space="preserve"> </w:t>
      </w:r>
    </w:p>
    <w:p w14:paraId="1F794F4E" w14:textId="77777777" w:rsidR="00431169" w:rsidRPr="00EC76D5" w:rsidRDefault="00396672" w:rsidP="00B96F81">
      <w:pPr>
        <w:pStyle w:val="Liststycke"/>
        <w:numPr>
          <w:ilvl w:val="0"/>
          <w:numId w:val="100"/>
        </w:numPr>
      </w:pPr>
      <w:r w:rsidRPr="00EC76D5">
        <w:rPr>
          <w:rStyle w:val="CodeInText"/>
        </w:rPr>
        <w:t>m_globalList</w:t>
      </w:r>
      <w:r w:rsidR="00431169" w:rsidRPr="00EC76D5">
        <w:rPr>
          <w:rStyle w:val="CodeInText"/>
        </w:rPr>
        <w:t>:</w:t>
      </w:r>
      <w:r w:rsidRPr="00EC76D5">
        <w:t xml:space="preserve"> holds all </w:t>
      </w:r>
      <w:r w:rsidR="0023128A" w:rsidRPr="00EC76D5">
        <w:t>functions and static variables r</w:t>
      </w:r>
      <w:r w:rsidRPr="00EC76D5">
        <w:t xml:space="preserve">eachable from </w:t>
      </w:r>
      <w:r w:rsidRPr="00EC76D5">
        <w:rPr>
          <w:rStyle w:val="CodeInText"/>
        </w:rPr>
        <w:t>main</w:t>
      </w:r>
      <w:r w:rsidRPr="00EC76D5">
        <w:t xml:space="preserve">, where </w:t>
      </w:r>
      <w:r w:rsidRPr="00EC76D5">
        <w:rPr>
          <w:rStyle w:val="CodeInText"/>
        </w:rPr>
        <w:t>main</w:t>
      </w:r>
      <w:r w:rsidRPr="00EC76D5">
        <w:t xml:space="preserve"> is always placed first.</w:t>
      </w:r>
    </w:p>
    <w:p w14:paraId="0BE43310" w14:textId="77777777" w:rsidR="00431169" w:rsidRPr="00EC76D5" w:rsidRDefault="00396672" w:rsidP="001B717F">
      <w:pPr>
        <w:pStyle w:val="Liststycke"/>
        <w:numPr>
          <w:ilvl w:val="0"/>
          <w:numId w:val="100"/>
        </w:numPr>
      </w:pPr>
      <w:r w:rsidRPr="00EC76D5">
        <w:rPr>
          <w:rStyle w:val="CodeInText"/>
        </w:rPr>
        <w:t>m_addressMap</w:t>
      </w:r>
      <w:r w:rsidRPr="00EC76D5">
        <w:t xml:space="preserve"> holds the beginning of </w:t>
      </w:r>
      <w:r w:rsidR="00602D3F" w:rsidRPr="00EC76D5">
        <w:t xml:space="preserve">each </w:t>
      </w:r>
      <w:r w:rsidR="0001265B" w:rsidRPr="00EC76D5">
        <w:t>function or static variables</w:t>
      </w:r>
      <w:r w:rsidR="00725125" w:rsidRPr="00EC76D5">
        <w:t xml:space="preserve"> in the final code.</w:t>
      </w:r>
    </w:p>
    <w:p w14:paraId="4C87AA7A" w14:textId="77777777" w:rsidR="00237A20" w:rsidRPr="00EC76D5" w:rsidRDefault="004C5083" w:rsidP="001B717F">
      <w:pPr>
        <w:pStyle w:val="Liststycke"/>
        <w:numPr>
          <w:ilvl w:val="0"/>
          <w:numId w:val="100"/>
        </w:numPr>
      </w:pPr>
      <w:r w:rsidRPr="00EC76D5">
        <w:rPr>
          <w:rStyle w:val="CodeInText"/>
        </w:rPr>
        <w:lastRenderedPageBreak/>
        <w:t>m_entryMap</w:t>
      </w:r>
      <w:r w:rsidRPr="00EC76D5">
        <w:t xml:space="preserve"> holds the entry point of each function.</w:t>
      </w:r>
      <w:r w:rsidR="00DB458B" w:rsidRPr="00EC76D5">
        <w:rPr>
          <w:rStyle w:val="Fotnotsreferens"/>
        </w:rPr>
        <w:footnoteReference w:id="11"/>
      </w:r>
    </w:p>
    <w:p w14:paraId="0BA3F6F8" w14:textId="255F696E" w:rsidR="001D1BEE" w:rsidRDefault="00E1579E" w:rsidP="00666E2F">
      <w:pPr>
        <w:pStyle w:val="CodeHeader"/>
      </w:pPr>
      <w:r>
        <w:t>Windows</w:t>
      </w:r>
      <w:r w:rsidR="001D1BEE" w:rsidRPr="00EC76D5">
        <w:t>Linker.</w:t>
      </w:r>
      <w:r>
        <w:t>cs</w:t>
      </w:r>
    </w:p>
    <w:p w14:paraId="2A5EB8BD" w14:textId="77777777" w:rsidR="00E1579E" w:rsidRPr="00FD0C59" w:rsidRDefault="00E1579E" w:rsidP="00FD0C59">
      <w:pPr>
        <w:pStyle w:val="Code"/>
        <w:rPr>
          <w:highlight w:val="white"/>
        </w:rPr>
      </w:pPr>
      <w:r w:rsidRPr="00FD0C59">
        <w:rPr>
          <w:highlight w:val="white"/>
        </w:rPr>
        <w:t>using System;</w:t>
      </w:r>
    </w:p>
    <w:p w14:paraId="0EE1F179" w14:textId="77777777" w:rsidR="00E1579E" w:rsidRPr="00FD0C59" w:rsidRDefault="00E1579E" w:rsidP="00FD0C59">
      <w:pPr>
        <w:pStyle w:val="Code"/>
        <w:rPr>
          <w:highlight w:val="white"/>
        </w:rPr>
      </w:pPr>
      <w:r w:rsidRPr="00FD0C59">
        <w:rPr>
          <w:highlight w:val="white"/>
        </w:rPr>
        <w:t>using System.IO;</w:t>
      </w:r>
    </w:p>
    <w:p w14:paraId="0CF95506" w14:textId="77777777" w:rsidR="00E1579E" w:rsidRPr="00FD0C59" w:rsidRDefault="00E1579E" w:rsidP="00FD0C59">
      <w:pPr>
        <w:pStyle w:val="Code"/>
        <w:rPr>
          <w:highlight w:val="white"/>
        </w:rPr>
      </w:pPr>
      <w:r w:rsidRPr="00FD0C59">
        <w:rPr>
          <w:highlight w:val="white"/>
        </w:rPr>
        <w:t>using System.Collections.Generic;</w:t>
      </w:r>
    </w:p>
    <w:p w14:paraId="543F8525" w14:textId="77777777" w:rsidR="00E1579E" w:rsidRPr="00FD0C59" w:rsidRDefault="00E1579E" w:rsidP="00FD0C59">
      <w:pPr>
        <w:pStyle w:val="Code"/>
        <w:rPr>
          <w:highlight w:val="white"/>
        </w:rPr>
      </w:pPr>
    </w:p>
    <w:p w14:paraId="23E3BE99" w14:textId="77777777" w:rsidR="00E1579E" w:rsidRPr="00FD0C59" w:rsidRDefault="00E1579E" w:rsidP="00FD0C59">
      <w:pPr>
        <w:pStyle w:val="Code"/>
        <w:rPr>
          <w:highlight w:val="white"/>
        </w:rPr>
      </w:pPr>
      <w:r w:rsidRPr="00FD0C59">
        <w:rPr>
          <w:highlight w:val="white"/>
        </w:rPr>
        <w:t>namespace CCompiler {</w:t>
      </w:r>
    </w:p>
    <w:p w14:paraId="7313CB78" w14:textId="26B3E725" w:rsidR="00E1579E" w:rsidRDefault="00E1579E" w:rsidP="00FD0C59">
      <w:pPr>
        <w:pStyle w:val="Code"/>
        <w:rPr>
          <w:highlight w:val="white"/>
        </w:rPr>
      </w:pPr>
      <w:r w:rsidRPr="00FD0C59">
        <w:rPr>
          <w:highlight w:val="white"/>
        </w:rPr>
        <w:t xml:space="preserve">  public class WindowsLinker {</w:t>
      </w:r>
    </w:p>
    <w:p w14:paraId="5EB744D1" w14:textId="0CEF0516" w:rsidR="000732E3" w:rsidRPr="00FD0C59" w:rsidRDefault="000732E3" w:rsidP="000732E3">
      <w:pPr>
        <w:rPr>
          <w:highlight w:val="white"/>
        </w:rPr>
      </w:pPr>
      <w:r>
        <w:rPr>
          <w:highlight w:val="white"/>
        </w:rPr>
        <w:t xml:space="preserve">The </w:t>
      </w:r>
      <w:r w:rsidRPr="000732E3">
        <w:rPr>
          <w:rStyle w:val="KeyWord0"/>
          <w:highlight w:val="white"/>
        </w:rPr>
        <w:t>m_globalMap</w:t>
      </w:r>
      <w:r>
        <w:rPr>
          <w:highlight w:val="white"/>
        </w:rPr>
        <w:t xml:space="preserve"> map </w:t>
      </w:r>
      <w:r w:rsidR="00B03863">
        <w:rPr>
          <w:highlight w:val="white"/>
        </w:rPr>
        <w:t xml:space="preserve">holds all the static symbols of the source code, while </w:t>
      </w:r>
      <w:r w:rsidR="00B03863" w:rsidRPr="00B03863">
        <w:rPr>
          <w:rStyle w:val="KeyWord0"/>
          <w:highlight w:val="white"/>
        </w:rPr>
        <w:t>m_globalList</w:t>
      </w:r>
      <w:r w:rsidR="00B03863">
        <w:rPr>
          <w:highlight w:val="white"/>
        </w:rPr>
        <w:t xml:space="preserve"> holds only the symbols that are reachable (directly or indirectly) from the </w:t>
      </w:r>
      <w:r w:rsidR="00B03863" w:rsidRPr="00B03863">
        <w:rPr>
          <w:rStyle w:val="KeyWord0"/>
          <w:highlight w:val="white"/>
        </w:rPr>
        <w:t>main</w:t>
      </w:r>
      <w:r w:rsidR="00B03863">
        <w:rPr>
          <w:highlight w:val="white"/>
        </w:rPr>
        <w:t xml:space="preserve"> function. The final code </w:t>
      </w:r>
      <w:r w:rsidR="008A4F5C">
        <w:rPr>
          <w:highlight w:val="white"/>
        </w:rPr>
        <w:t>is</w:t>
      </w:r>
      <w:r w:rsidR="00B03863">
        <w:rPr>
          <w:highlight w:val="white"/>
        </w:rPr>
        <w:t xml:space="preserve"> generated from the symbols of </w:t>
      </w:r>
      <w:r w:rsidR="00B03863" w:rsidRPr="00B03863">
        <w:rPr>
          <w:rStyle w:val="KeyWord0"/>
          <w:highlight w:val="white"/>
        </w:rPr>
        <w:t>m_globalList</w:t>
      </w:r>
      <w:r w:rsidR="009A7E19" w:rsidRPr="009A7E19">
        <w:rPr>
          <w:highlight w:val="white"/>
        </w:rPr>
        <w:t xml:space="preserve">, the other symbols are </w:t>
      </w:r>
      <w:r w:rsidR="009A7E19">
        <w:rPr>
          <w:highlight w:val="white"/>
        </w:rPr>
        <w:t>omitted from the final code.</w:t>
      </w:r>
      <w:r w:rsidR="00B03863">
        <w:rPr>
          <w:highlight w:val="white"/>
        </w:rPr>
        <w:t xml:space="preserve"> </w:t>
      </w:r>
      <w:r w:rsidR="0050618D">
        <w:rPr>
          <w:highlight w:val="white"/>
        </w:rPr>
        <w:t xml:space="preserve">The </w:t>
      </w:r>
      <w:r w:rsidR="0050618D" w:rsidRPr="0050618D">
        <w:rPr>
          <w:rStyle w:val="KeyWord0"/>
          <w:highlight w:val="white"/>
        </w:rPr>
        <w:t>m_addressMap</w:t>
      </w:r>
      <w:r w:rsidR="0050618D">
        <w:rPr>
          <w:highlight w:val="white"/>
        </w:rPr>
        <w:t xml:space="preserve"> holds the address of each symbol in </w:t>
      </w:r>
      <w:r w:rsidR="0050618D" w:rsidRPr="0050618D">
        <w:rPr>
          <w:rStyle w:val="KeyWord0"/>
          <w:highlight w:val="white"/>
        </w:rPr>
        <w:t>m_globalList</w:t>
      </w:r>
      <w:r w:rsidR="0050618D">
        <w:rPr>
          <w:highlight w:val="white"/>
        </w:rPr>
        <w:t xml:space="preserve">. </w:t>
      </w:r>
      <w:r w:rsidR="009A7E19">
        <w:rPr>
          <w:highlight w:val="white"/>
        </w:rPr>
        <w:t xml:space="preserve">Finally, </w:t>
      </w:r>
      <w:r w:rsidR="009A7E19" w:rsidRPr="009A7E19">
        <w:rPr>
          <w:rStyle w:val="KeyWord0"/>
          <w:highlight w:val="white"/>
        </w:rPr>
        <w:t>m_totalSize</w:t>
      </w:r>
      <w:r w:rsidR="009A7E19">
        <w:rPr>
          <w:highlight w:val="white"/>
        </w:rPr>
        <w:t xml:space="preserve"> holds the current total size of the symbols of </w:t>
      </w:r>
      <w:r w:rsidR="009A7E19" w:rsidRPr="009A7E19">
        <w:rPr>
          <w:rStyle w:val="KeyWord0"/>
          <w:highlight w:val="white"/>
        </w:rPr>
        <w:t>m_globalList</w:t>
      </w:r>
      <w:r w:rsidR="009A7E19">
        <w:rPr>
          <w:highlight w:val="white"/>
        </w:rPr>
        <w:t xml:space="preserve"> and is used to add the positions of the symbols to </w:t>
      </w:r>
      <w:r w:rsidR="009A7E19" w:rsidRPr="009A7E19">
        <w:rPr>
          <w:rStyle w:val="KeyWord0"/>
          <w:highlight w:val="white"/>
        </w:rPr>
        <w:t>m_addressMap</w:t>
      </w:r>
      <w:r w:rsidR="009A7E19">
        <w:rPr>
          <w:highlight w:val="white"/>
        </w:rPr>
        <w:t>.</w:t>
      </w:r>
    </w:p>
    <w:p w14:paraId="5971BD44" w14:textId="77777777" w:rsidR="00E1579E" w:rsidRPr="00FD0C59" w:rsidRDefault="00E1579E" w:rsidP="00FD0C59">
      <w:pPr>
        <w:pStyle w:val="Code"/>
        <w:rPr>
          <w:highlight w:val="white"/>
        </w:rPr>
      </w:pPr>
      <w:r w:rsidRPr="00FD0C59">
        <w:rPr>
          <w:highlight w:val="white"/>
        </w:rPr>
        <w:t xml:space="preserve">    private IDictionary&lt;string,StaticSymbolWindows&gt; m_globalMap =</w:t>
      </w:r>
    </w:p>
    <w:p w14:paraId="7B76D183" w14:textId="77777777" w:rsidR="00E1579E" w:rsidRPr="00FD0C59" w:rsidRDefault="00E1579E" w:rsidP="00FD0C59">
      <w:pPr>
        <w:pStyle w:val="Code"/>
        <w:rPr>
          <w:highlight w:val="white"/>
        </w:rPr>
      </w:pPr>
      <w:r w:rsidRPr="00FD0C59">
        <w:rPr>
          <w:highlight w:val="white"/>
        </w:rPr>
        <w:t xml:space="preserve">      new Dictionary&lt;string,StaticSymbolWindows&gt;();</w:t>
      </w:r>
    </w:p>
    <w:p w14:paraId="18507971" w14:textId="77777777" w:rsidR="00E1579E" w:rsidRPr="00FD0C59" w:rsidRDefault="00E1579E" w:rsidP="00FD0C59">
      <w:pPr>
        <w:pStyle w:val="Code"/>
        <w:rPr>
          <w:highlight w:val="white"/>
        </w:rPr>
      </w:pPr>
      <w:r w:rsidRPr="00FD0C59">
        <w:rPr>
          <w:highlight w:val="white"/>
        </w:rPr>
        <w:t xml:space="preserve">    private List&lt;StaticSymbolWindows&gt; m_globalList =</w:t>
      </w:r>
    </w:p>
    <w:p w14:paraId="624F986D" w14:textId="77777777" w:rsidR="00E1579E" w:rsidRPr="00FD0C59" w:rsidRDefault="00E1579E" w:rsidP="00FD0C59">
      <w:pPr>
        <w:pStyle w:val="Code"/>
        <w:rPr>
          <w:highlight w:val="white"/>
        </w:rPr>
      </w:pPr>
      <w:r w:rsidRPr="00FD0C59">
        <w:rPr>
          <w:highlight w:val="white"/>
        </w:rPr>
        <w:t xml:space="preserve">      new List&lt;StaticSymbolWindows&gt;();</w:t>
      </w:r>
    </w:p>
    <w:p w14:paraId="2297662A" w14:textId="77777777" w:rsidR="00E1579E" w:rsidRPr="00FD0C59" w:rsidRDefault="00E1579E" w:rsidP="00FD0C59">
      <w:pPr>
        <w:pStyle w:val="Code"/>
        <w:rPr>
          <w:highlight w:val="white"/>
        </w:rPr>
      </w:pPr>
      <w:r w:rsidRPr="00FD0C59">
        <w:rPr>
          <w:highlight w:val="white"/>
        </w:rPr>
        <w:t xml:space="preserve">    private IDictionary&lt;string,int&gt; m_addressMap =</w:t>
      </w:r>
    </w:p>
    <w:p w14:paraId="2537278F" w14:textId="77777777" w:rsidR="00E1579E" w:rsidRPr="00FD0C59" w:rsidRDefault="00E1579E" w:rsidP="00FD0C59">
      <w:pPr>
        <w:pStyle w:val="Code"/>
        <w:rPr>
          <w:highlight w:val="white"/>
        </w:rPr>
      </w:pPr>
      <w:r w:rsidRPr="00FD0C59">
        <w:rPr>
          <w:highlight w:val="white"/>
        </w:rPr>
        <w:t xml:space="preserve">      new Dictionary&lt;string,int&gt;();</w:t>
      </w:r>
    </w:p>
    <w:p w14:paraId="4FF56BAB" w14:textId="77777777" w:rsidR="00E1579E" w:rsidRPr="00FD0C59" w:rsidRDefault="00E1579E" w:rsidP="00FD0C59">
      <w:pPr>
        <w:pStyle w:val="Code"/>
        <w:rPr>
          <w:highlight w:val="white"/>
        </w:rPr>
      </w:pPr>
      <w:r w:rsidRPr="00FD0C59">
        <w:rPr>
          <w:highlight w:val="white"/>
        </w:rPr>
        <w:t xml:space="preserve">    private int m_totalSize = 256;</w:t>
      </w:r>
    </w:p>
    <w:p w14:paraId="15306D58" w14:textId="09FE55AA" w:rsidR="00E1579E" w:rsidRPr="00FD0C59" w:rsidRDefault="007A1CC9" w:rsidP="007A1CC9">
      <w:pPr>
        <w:rPr>
          <w:highlight w:val="white"/>
        </w:rPr>
      </w:pPr>
      <w:r>
        <w:rPr>
          <w:highlight w:val="white"/>
        </w:rPr>
        <w:t xml:space="preserve">The </w:t>
      </w:r>
      <w:r w:rsidRPr="00E53C08">
        <w:rPr>
          <w:rStyle w:val="KeyWord0"/>
          <w:highlight w:val="white"/>
        </w:rPr>
        <w:t>Add</w:t>
      </w:r>
      <w:r>
        <w:rPr>
          <w:highlight w:val="white"/>
        </w:rPr>
        <w:t xml:space="preserve"> method is called for each static symbol of the source code.</w:t>
      </w:r>
      <w:r w:rsidR="00E53C08">
        <w:rPr>
          <w:highlight w:val="white"/>
        </w:rPr>
        <w:t xml:space="preserve"> If two symbols have the same unique name</w:t>
      </w:r>
      <w:r w:rsidR="00055201">
        <w:rPr>
          <w:highlight w:val="white"/>
        </w:rPr>
        <w:t>, that does not end with the number identification character (‘#’), we have two symbols with external linkage, which is not allowed. However,</w:t>
      </w:r>
      <w:r w:rsidR="002F57B1">
        <w:rPr>
          <w:highlight w:val="white"/>
        </w:rPr>
        <w:t xml:space="preserve"> if the name ends with the </w:t>
      </w:r>
      <w:r w:rsidR="003D7A51">
        <w:rPr>
          <w:highlight w:val="white"/>
        </w:rPr>
        <w:t>identification</w:t>
      </w:r>
      <w:r w:rsidR="002F57B1">
        <w:rPr>
          <w:highlight w:val="white"/>
        </w:rPr>
        <w:t xml:space="preserve"> character, it only means that two numerical constants with the same value is present in two different files, with is allowed. We simply </w:t>
      </w:r>
      <w:r w:rsidR="003D7A51">
        <w:rPr>
          <w:highlight w:val="white"/>
        </w:rPr>
        <w:t>refrain from adding the second symbol to the map.</w:t>
      </w:r>
      <w:r w:rsidR="002F57B1">
        <w:rPr>
          <w:highlight w:val="white"/>
        </w:rPr>
        <w:t xml:space="preserve"> </w:t>
      </w:r>
    </w:p>
    <w:p w14:paraId="7DDF83DC" w14:textId="77777777" w:rsidR="00E1579E" w:rsidRPr="00FD0C59" w:rsidRDefault="00E1579E" w:rsidP="00FD0C59">
      <w:pPr>
        <w:pStyle w:val="Code"/>
        <w:rPr>
          <w:highlight w:val="white"/>
        </w:rPr>
      </w:pPr>
      <w:r w:rsidRPr="00FD0C59">
        <w:rPr>
          <w:highlight w:val="white"/>
        </w:rPr>
        <w:t xml:space="preserve">    public void Add(StaticSymbolWindows staticSymbol) {</w:t>
      </w:r>
    </w:p>
    <w:p w14:paraId="02D28649" w14:textId="77777777" w:rsidR="00E1579E" w:rsidRPr="00FD0C59" w:rsidRDefault="00E1579E" w:rsidP="00FD0C59">
      <w:pPr>
        <w:pStyle w:val="Code"/>
        <w:rPr>
          <w:highlight w:val="white"/>
        </w:rPr>
      </w:pPr>
      <w:r w:rsidRPr="00FD0C59">
        <w:rPr>
          <w:highlight w:val="white"/>
        </w:rPr>
        <w:t xml:space="preserve">      string uniqueName = staticSymbol.UniqueName;</w:t>
      </w:r>
    </w:p>
    <w:p w14:paraId="61765FA1" w14:textId="77777777" w:rsidR="00E1579E" w:rsidRPr="00FD0C59" w:rsidRDefault="00E1579E" w:rsidP="00FD0C59">
      <w:pPr>
        <w:pStyle w:val="Code"/>
        <w:rPr>
          <w:highlight w:val="white"/>
        </w:rPr>
      </w:pPr>
    </w:p>
    <w:p w14:paraId="153F9DC7" w14:textId="77777777" w:rsidR="00E1579E" w:rsidRPr="00FD0C59" w:rsidRDefault="00E1579E" w:rsidP="00FD0C59">
      <w:pPr>
        <w:pStyle w:val="Code"/>
        <w:rPr>
          <w:highlight w:val="white"/>
        </w:rPr>
      </w:pPr>
      <w:r w:rsidRPr="00FD0C59">
        <w:rPr>
          <w:highlight w:val="white"/>
        </w:rPr>
        <w:t xml:space="preserve">      if (!m_globalMap.ContainsKey(uniqueName)) {</w:t>
      </w:r>
    </w:p>
    <w:p w14:paraId="44949031" w14:textId="77777777" w:rsidR="00E1579E" w:rsidRPr="00FD0C59" w:rsidRDefault="00E1579E" w:rsidP="00FD0C59">
      <w:pPr>
        <w:pStyle w:val="Code"/>
        <w:rPr>
          <w:highlight w:val="white"/>
        </w:rPr>
      </w:pPr>
      <w:r w:rsidRPr="00FD0C59">
        <w:rPr>
          <w:highlight w:val="white"/>
        </w:rPr>
        <w:t xml:space="preserve">        m_globalMap.Add(uniqueName, staticSymbol);</w:t>
      </w:r>
    </w:p>
    <w:p w14:paraId="126C8AC9" w14:textId="77777777" w:rsidR="00E1579E" w:rsidRPr="00FD0C59" w:rsidRDefault="00E1579E" w:rsidP="00FD0C59">
      <w:pPr>
        <w:pStyle w:val="Code"/>
        <w:rPr>
          <w:highlight w:val="white"/>
        </w:rPr>
      </w:pPr>
      <w:r w:rsidRPr="00FD0C59">
        <w:rPr>
          <w:highlight w:val="white"/>
        </w:rPr>
        <w:t xml:space="preserve">      }</w:t>
      </w:r>
    </w:p>
    <w:p w14:paraId="6914F278" w14:textId="77777777" w:rsidR="00E1579E" w:rsidRPr="00FD0C59" w:rsidRDefault="00E1579E" w:rsidP="00FD0C59">
      <w:pPr>
        <w:pStyle w:val="Code"/>
        <w:rPr>
          <w:highlight w:val="white"/>
        </w:rPr>
      </w:pPr>
      <w:r w:rsidRPr="00FD0C59">
        <w:rPr>
          <w:highlight w:val="white"/>
        </w:rPr>
        <w:t xml:space="preserve">      else {</w:t>
      </w:r>
    </w:p>
    <w:p w14:paraId="63A6E14C" w14:textId="77777777" w:rsidR="00E1579E" w:rsidRPr="00FD0C59" w:rsidRDefault="00E1579E" w:rsidP="00FD0C59">
      <w:pPr>
        <w:pStyle w:val="Code"/>
        <w:rPr>
          <w:highlight w:val="white"/>
        </w:rPr>
      </w:pPr>
      <w:r w:rsidRPr="00FD0C59">
        <w:rPr>
          <w:highlight w:val="white"/>
        </w:rPr>
        <w:t xml:space="preserve">        Assert.Error(uniqueName.EndsWith(Symbol.NumberId),</w:t>
      </w:r>
    </w:p>
    <w:p w14:paraId="141E1C8B" w14:textId="77777777" w:rsidR="00E1579E" w:rsidRPr="00FD0C59" w:rsidRDefault="00E1579E" w:rsidP="00FD0C59">
      <w:pPr>
        <w:pStyle w:val="Code"/>
        <w:rPr>
          <w:highlight w:val="white"/>
        </w:rPr>
      </w:pPr>
      <w:r w:rsidRPr="00FD0C59">
        <w:rPr>
          <w:highlight w:val="white"/>
        </w:rPr>
        <w:t xml:space="preserve">                     SimpleName(uniqueName), Message.Duplicate_global_name);</w:t>
      </w:r>
    </w:p>
    <w:p w14:paraId="6239C49B" w14:textId="77777777" w:rsidR="00E1579E" w:rsidRPr="00FD0C59" w:rsidRDefault="00E1579E" w:rsidP="00FD0C59">
      <w:pPr>
        <w:pStyle w:val="Code"/>
        <w:rPr>
          <w:highlight w:val="white"/>
        </w:rPr>
      </w:pPr>
      <w:r w:rsidRPr="00FD0C59">
        <w:rPr>
          <w:highlight w:val="white"/>
        </w:rPr>
        <w:t xml:space="preserve">      }</w:t>
      </w:r>
    </w:p>
    <w:p w14:paraId="1B3E3916" w14:textId="2DC377D8" w:rsidR="00E440D4" w:rsidRDefault="00E1579E" w:rsidP="00E440D4">
      <w:pPr>
        <w:pStyle w:val="Code"/>
        <w:rPr>
          <w:highlight w:val="white"/>
        </w:rPr>
      </w:pPr>
      <w:r w:rsidRPr="00FD0C59">
        <w:rPr>
          <w:highlight w:val="white"/>
        </w:rPr>
        <w:t xml:space="preserve">    }</w:t>
      </w:r>
      <w:bookmarkStart w:id="5863" w:name="_Hlk48420241"/>
    </w:p>
    <w:p w14:paraId="58D689F6" w14:textId="39777F81" w:rsidR="003475AA" w:rsidRPr="003D7A51" w:rsidRDefault="003D7A51" w:rsidP="003475AA">
      <w:pPr>
        <w:rPr>
          <w:highlight w:val="white"/>
        </w:rPr>
      </w:pPr>
      <w:r>
        <w:rPr>
          <w:highlight w:val="white"/>
        </w:rPr>
        <w:t xml:space="preserve">The </w:t>
      </w:r>
      <w:r w:rsidRPr="008D6F0C">
        <w:rPr>
          <w:rStyle w:val="KeyWord0"/>
          <w:highlight w:val="white"/>
        </w:rPr>
        <w:t>Generate</w:t>
      </w:r>
      <w:r>
        <w:rPr>
          <w:highlight w:val="white"/>
        </w:rPr>
        <w:t xml:space="preserve"> method writes the final executable code to the target file.</w:t>
      </w:r>
      <w:r w:rsidR="003F1CD8">
        <w:rPr>
          <w:highlight w:val="white"/>
        </w:rPr>
        <w:t xml:space="preserve"> Its task is to identify the symbols reachable from the </w:t>
      </w:r>
      <w:r w:rsidR="003F1CD8" w:rsidRPr="003F1CD8">
        <w:rPr>
          <w:rStyle w:val="KeyWord0"/>
          <w:highlight w:val="white"/>
        </w:rPr>
        <w:t>main</w:t>
      </w:r>
      <w:r w:rsidR="003F1CD8">
        <w:rPr>
          <w:highlight w:val="white"/>
        </w:rPr>
        <w:t xml:space="preserve"> function, and to replace the names of accessed symbols with called functions with proper addresses as well as to replace the function returns addresses with proper addresses. </w:t>
      </w:r>
      <w:r w:rsidR="003475AA">
        <w:rPr>
          <w:highlight w:val="white"/>
        </w:rPr>
        <w:t xml:space="preserve">However, we need to start by including the code for the initialization execution code and, optionally, the code for handling the command line arguments. </w:t>
      </w:r>
    </w:p>
    <w:p w14:paraId="3450D47B" w14:textId="77777777" w:rsidR="00E1579E" w:rsidRPr="00FD0C59" w:rsidRDefault="00E1579E" w:rsidP="00A1282B">
      <w:pPr>
        <w:pStyle w:val="Code"/>
        <w:rPr>
          <w:highlight w:val="white"/>
        </w:rPr>
      </w:pPr>
      <w:r w:rsidRPr="00FD0C59">
        <w:rPr>
          <w:highlight w:val="white"/>
        </w:rPr>
        <w:t xml:space="preserve">    public void Generate(FileInfo targetFile) {</w:t>
      </w:r>
    </w:p>
    <w:bookmarkEnd w:id="5863"/>
    <w:p w14:paraId="4046E1C2" w14:textId="29F087D2" w:rsidR="003475AA" w:rsidRDefault="003475AA" w:rsidP="003475AA">
      <w:pPr>
        <w:rPr>
          <w:highlight w:val="white"/>
        </w:rPr>
      </w:pPr>
      <w:r>
        <w:rPr>
          <w:highlight w:val="white"/>
        </w:rPr>
        <w:lastRenderedPageBreak/>
        <w:t xml:space="preserve">The code for initialization shall </w:t>
      </w:r>
      <w:r w:rsidR="00605CA1">
        <w:rPr>
          <w:highlight w:val="white"/>
        </w:rPr>
        <w:t xml:space="preserve">be added to the code at the beginning, before the </w:t>
      </w:r>
      <w:r w:rsidR="00605CA1" w:rsidRPr="00605CA1">
        <w:rPr>
          <w:rStyle w:val="KeyWord0"/>
          <w:highlight w:val="white"/>
        </w:rPr>
        <w:t>main</w:t>
      </w:r>
      <w:r w:rsidR="00605CA1">
        <w:rPr>
          <w:highlight w:val="white"/>
        </w:rPr>
        <w:t xml:space="preserve"> function</w:t>
      </w:r>
    </w:p>
    <w:p w14:paraId="71B7A591" w14:textId="425B3682" w:rsid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StaticSymbolWindows initializerInfo =</w:t>
      </w:r>
    </w:p>
    <w:p w14:paraId="01DE73C2" w14:textId="33C5A454" w:rsidR="00E1579E" w:rsidRPr="00FD0C59" w:rsidRDefault="00FD0C59" w:rsidP="00FD0C59">
      <w:pPr>
        <w:pStyle w:val="Code"/>
        <w:rPr>
          <w:highlight w:val="white"/>
        </w:rPr>
      </w:pPr>
      <w:r>
        <w:rPr>
          <w:highlight w:val="white"/>
        </w:rPr>
        <w:t xml:space="preserve">       </w:t>
      </w:r>
      <w:r w:rsidR="00E1579E" w:rsidRPr="00FD0C59">
        <w:rPr>
          <w:highlight w:val="white"/>
        </w:rPr>
        <w:t xml:space="preserve"> </w:t>
      </w:r>
      <w:r w:rsidR="00551CC2">
        <w:rPr>
          <w:highlight w:val="white"/>
        </w:rPr>
        <w:t xml:space="preserve">  </w:t>
      </w:r>
      <w:r w:rsidR="00E1579E" w:rsidRPr="00FD0C59">
        <w:rPr>
          <w:highlight w:val="white"/>
        </w:rPr>
        <w:t>m_globalMap[AssemblyCodeGenerator.InitializerName];</w:t>
      </w:r>
    </w:p>
    <w:p w14:paraId="4E0B8DDA" w14:textId="243D1FA0" w:rsidR="00E1579E" w:rsidRPr="00FD0C59" w:rsidRDefault="00551CC2" w:rsidP="00FD0C59">
      <w:pPr>
        <w:pStyle w:val="Code"/>
        <w:rPr>
          <w:highlight w:val="white"/>
        </w:rPr>
      </w:pPr>
      <w:r>
        <w:rPr>
          <w:highlight w:val="white"/>
        </w:rPr>
        <w:t xml:space="preserve">  </w:t>
      </w:r>
      <w:r w:rsidR="00E1579E" w:rsidRPr="00FD0C59">
        <w:rPr>
          <w:highlight w:val="white"/>
        </w:rPr>
        <w:t xml:space="preserve">      m_globalList.Add(initializerInfo);</w:t>
      </w:r>
    </w:p>
    <w:p w14:paraId="2C4DBCC4" w14:textId="1E07F57D"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m_totalSize += initializerInfo.ByteList.Count;</w:t>
      </w:r>
    </w:p>
    <w:p w14:paraId="3D4F6A25" w14:textId="641E8ECF"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m_addressMap.Add(AssemblyCodeGenerator.InitializerName, 0);</w:t>
      </w:r>
    </w:p>
    <w:p w14:paraId="2AA7D719" w14:textId="1D080E7C" w:rsidR="00E1579E" w:rsidRDefault="00E1579E" w:rsidP="00FD0C59">
      <w:pPr>
        <w:pStyle w:val="Code"/>
        <w:rPr>
          <w:highlight w:val="white"/>
        </w:rPr>
      </w:pPr>
      <w:r w:rsidRPr="00FD0C59">
        <w:rPr>
          <w:highlight w:val="white"/>
        </w:rPr>
        <w:t xml:space="preserve">      </w:t>
      </w:r>
      <w:r w:rsidR="00551CC2">
        <w:rPr>
          <w:highlight w:val="white"/>
        </w:rPr>
        <w:t>}</w:t>
      </w:r>
    </w:p>
    <w:p w14:paraId="59206770" w14:textId="660C9CDC" w:rsidR="00551CC2" w:rsidRPr="00FD0C59" w:rsidRDefault="009709E9" w:rsidP="009144DE">
      <w:pPr>
        <w:rPr>
          <w:highlight w:val="white"/>
        </w:rPr>
      </w:pPr>
      <w:r>
        <w:rPr>
          <w:highlight w:val="white"/>
        </w:rPr>
        <w:t xml:space="preserve">In case of command line arguments, we add </w:t>
      </w:r>
      <w:r w:rsidR="009144DE">
        <w:rPr>
          <w:highlight w:val="white"/>
        </w:rPr>
        <w:t>its symbol</w:t>
      </w:r>
      <w:r w:rsidR="00EB6159">
        <w:rPr>
          <w:highlight w:val="white"/>
        </w:rPr>
        <w:t xml:space="preserve"> after the initialization code symbol and before the </w:t>
      </w:r>
      <w:r w:rsidR="00EB6159" w:rsidRPr="00EB6159">
        <w:rPr>
          <w:rStyle w:val="KeyWord0"/>
          <w:highlight w:val="white"/>
        </w:rPr>
        <w:t>main</w:t>
      </w:r>
      <w:r w:rsidR="00EB6159">
        <w:rPr>
          <w:highlight w:val="white"/>
        </w:rPr>
        <w:t xml:space="preserve"> function code.</w:t>
      </w:r>
    </w:p>
    <w:p w14:paraId="03F3A2C4" w14:textId="77777777" w:rsidR="00E1579E" w:rsidRPr="00FD0C59" w:rsidRDefault="00E1579E" w:rsidP="00FD0C59">
      <w:pPr>
        <w:pStyle w:val="Code"/>
        <w:rPr>
          <w:highlight w:val="white"/>
        </w:rPr>
      </w:pPr>
      <w:r w:rsidRPr="00FD0C59">
        <w:rPr>
          <w:highlight w:val="white"/>
        </w:rPr>
        <w:t xml:space="preserve">      StaticSymbolWindows pathNameSymbol = null;</w:t>
      </w:r>
    </w:p>
    <w:p w14:paraId="34B7F406" w14:textId="77777777" w:rsidR="00E1579E" w:rsidRPr="00FD0C59" w:rsidRDefault="00E1579E" w:rsidP="00FD0C59">
      <w:pPr>
        <w:pStyle w:val="Code"/>
        <w:rPr>
          <w:highlight w:val="white"/>
        </w:rPr>
      </w:pPr>
      <w:r w:rsidRPr="00FD0C59">
        <w:rPr>
          <w:highlight w:val="white"/>
        </w:rPr>
        <w:t xml:space="preserve">      if (m_globalMap.ContainsKey(AssemblyCodeGenerator.ArgsName)) {</w:t>
      </w:r>
    </w:p>
    <w:p w14:paraId="1E025CF9" w14:textId="470C75B6" w:rsid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StaticSymbolWindows argsInfo =</w:t>
      </w:r>
    </w:p>
    <w:p w14:paraId="10195436" w14:textId="34EC18A4" w:rsidR="00E1579E" w:rsidRPr="00FD0C59" w:rsidRDefault="00551CC2" w:rsidP="00FD0C59">
      <w:pPr>
        <w:pStyle w:val="Code"/>
        <w:rPr>
          <w:highlight w:val="white"/>
        </w:rPr>
      </w:pPr>
      <w:r>
        <w:rPr>
          <w:highlight w:val="white"/>
        </w:rPr>
        <w:t xml:space="preserve">  </w:t>
      </w:r>
      <w:r w:rsidR="00FD0C59">
        <w:rPr>
          <w:highlight w:val="white"/>
        </w:rPr>
        <w:t xml:space="preserve">         </w:t>
      </w:r>
      <w:r w:rsidR="00E1579E" w:rsidRPr="00FD0C59">
        <w:rPr>
          <w:highlight w:val="white"/>
        </w:rPr>
        <w:t xml:space="preserve"> m_globalMap[AssemblyCodeGenerator.ArgsName];</w:t>
      </w:r>
    </w:p>
    <w:p w14:paraId="36C060C7" w14:textId="4711A187"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m_globalList.Add(argsInfo);</w:t>
      </w:r>
    </w:p>
    <w:p w14:paraId="0D4D7EE0" w14:textId="504F4C38"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m_totalSize += argsInfo.ByteList.Count;</w:t>
      </w:r>
    </w:p>
    <w:p w14:paraId="7108FCE9" w14:textId="67BCBEF7"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m_addressMap.Add(AssemblyCodeGenerator.ArgsName, 0);</w:t>
      </w:r>
    </w:p>
    <w:p w14:paraId="00DB76ED" w14:textId="75986F41" w:rsidR="00E1579E" w:rsidRDefault="00E1579E" w:rsidP="00FD0C59">
      <w:pPr>
        <w:pStyle w:val="Code"/>
        <w:rPr>
          <w:highlight w:val="white"/>
        </w:rPr>
      </w:pPr>
      <w:r w:rsidRPr="00FD0C59">
        <w:rPr>
          <w:highlight w:val="white"/>
        </w:rPr>
        <w:t xml:space="preserve">        </w:t>
      </w:r>
      <w:r w:rsidR="00551CC2">
        <w:rPr>
          <w:highlight w:val="white"/>
        </w:rPr>
        <w:t>}</w:t>
      </w:r>
    </w:p>
    <w:p w14:paraId="73F0FB15" w14:textId="244DDD45" w:rsidR="00551CC2" w:rsidRPr="00FD0C59" w:rsidRDefault="00EB6159" w:rsidP="00605CA1">
      <w:pPr>
        <w:rPr>
          <w:highlight w:val="white"/>
        </w:rPr>
      </w:pPr>
      <w:r>
        <w:rPr>
          <w:highlight w:val="white"/>
        </w:rPr>
        <w:t xml:space="preserve">We </w:t>
      </w:r>
      <w:r w:rsidR="00605CA1">
        <w:rPr>
          <w:highlight w:val="white"/>
        </w:rPr>
        <w:t>also need to add the path name of final executable file.</w:t>
      </w:r>
    </w:p>
    <w:p w14:paraId="7E6E145F" w14:textId="0CB2F9A1"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List&lt;byte&gt; byteList = new List&lt;byte&gt;();</w:t>
      </w:r>
    </w:p>
    <w:p w14:paraId="60107C25" w14:textId="4FE8C148" w:rsidR="00E1579E" w:rsidRPr="00FD0C59" w:rsidRDefault="00551CC2" w:rsidP="00FD0C59">
      <w:pPr>
        <w:pStyle w:val="Code"/>
        <w:rPr>
          <w:highlight w:val="white"/>
        </w:rPr>
      </w:pPr>
      <w:r>
        <w:rPr>
          <w:highlight w:val="white"/>
        </w:rPr>
        <w:t xml:space="preserve">  </w:t>
      </w:r>
      <w:r w:rsidR="00E1579E" w:rsidRPr="00FD0C59">
        <w:rPr>
          <w:highlight w:val="white"/>
        </w:rPr>
        <w:t xml:space="preserve">        IDictionary&lt;int, string&gt; accessMap = new Dictionary&lt;int, string&gt;();</w:t>
      </w:r>
    </w:p>
    <w:p w14:paraId="2CA5924D" w14:textId="096E3A58" w:rsid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pathNameSymbol = (StaticSymbolWindows)</w:t>
      </w:r>
    </w:p>
    <w:p w14:paraId="574149EE" w14:textId="5BCE0E7A" w:rsidR="00FD0C59" w:rsidRPr="00724315" w:rsidRDefault="00FD0C59" w:rsidP="00724315">
      <w:pPr>
        <w:pStyle w:val="Code"/>
        <w:rPr>
          <w:highlight w:val="white"/>
        </w:rPr>
      </w:pPr>
      <w:r w:rsidRPr="00724315">
        <w:rPr>
          <w:highlight w:val="white"/>
        </w:rPr>
        <w:t xml:space="preserve">    </w:t>
      </w:r>
      <w:r w:rsidR="00551CC2">
        <w:rPr>
          <w:highlight w:val="white"/>
        </w:rPr>
        <w:t xml:space="preserve">  </w:t>
      </w:r>
      <w:r w:rsidRPr="00724315">
        <w:rPr>
          <w:highlight w:val="white"/>
        </w:rPr>
        <w:t xml:space="preserve">     </w:t>
      </w:r>
      <w:r w:rsidR="00E1579E" w:rsidRPr="00724315">
        <w:rPr>
          <w:highlight w:val="white"/>
        </w:rPr>
        <w:t xml:space="preserve"> ConstantExpression.Value(AssemblyCodeGenerator.PathName,</w:t>
      </w:r>
    </w:p>
    <w:p w14:paraId="73777194" w14:textId="3FAF1EFA" w:rsidR="00E1579E" w:rsidRPr="00724315" w:rsidRDefault="00FD0C59" w:rsidP="00724315">
      <w:pPr>
        <w:pStyle w:val="Code"/>
        <w:rPr>
          <w:highlight w:val="white"/>
        </w:rPr>
      </w:pPr>
      <w:r w:rsidRPr="00724315">
        <w:rPr>
          <w:highlight w:val="white"/>
        </w:rPr>
        <w:t xml:space="preserve">      </w:t>
      </w:r>
      <w:r w:rsidR="00551CC2">
        <w:rPr>
          <w:highlight w:val="white"/>
        </w:rPr>
        <w:t xml:space="preserve">  </w:t>
      </w:r>
      <w:r w:rsidRPr="00724315">
        <w:rPr>
          <w:highlight w:val="white"/>
        </w:rPr>
        <w:t xml:space="preserve">                            </w:t>
      </w:r>
      <w:r w:rsidR="00E1579E" w:rsidRPr="00724315">
        <w:rPr>
          <w:highlight w:val="white"/>
        </w:rPr>
        <w:t xml:space="preserve"> Type.StringType, </w:t>
      </w:r>
      <w:r w:rsidR="00724315" w:rsidRPr="00724315">
        <w:rPr>
          <w:highlight w:val="white"/>
        </w:rPr>
        <w:t>targetFile.FullName</w:t>
      </w:r>
      <w:r w:rsidR="00E1579E" w:rsidRPr="00724315">
        <w:rPr>
          <w:highlight w:val="white"/>
        </w:rPr>
        <w:t>);</w:t>
      </w:r>
    </w:p>
    <w:p w14:paraId="484D2850" w14:textId="585E3EF6" w:rsidR="00E1579E" w:rsidRDefault="00E1579E" w:rsidP="00724315">
      <w:pPr>
        <w:pStyle w:val="Code"/>
        <w:rPr>
          <w:highlight w:val="white"/>
        </w:rPr>
      </w:pPr>
      <w:r w:rsidRPr="00724315">
        <w:rPr>
          <w:highlight w:val="white"/>
        </w:rPr>
        <w:t xml:space="preserve">        </w:t>
      </w:r>
      <w:r w:rsidR="00551CC2">
        <w:rPr>
          <w:highlight w:val="white"/>
        </w:rPr>
        <w:t xml:space="preserve">  </w:t>
      </w:r>
      <w:r w:rsidRPr="00724315">
        <w:rPr>
          <w:highlight w:val="white"/>
        </w:rPr>
        <w:t>m_globalMap.Add(AssemblyCodeGenerator.PathName, pathNameSymbol);</w:t>
      </w:r>
    </w:p>
    <w:p w14:paraId="32A23C88" w14:textId="2E07F9B9" w:rsidR="00551CC2" w:rsidRPr="00724315" w:rsidRDefault="00551CC2" w:rsidP="00724315">
      <w:pPr>
        <w:pStyle w:val="Code"/>
        <w:rPr>
          <w:highlight w:val="white"/>
        </w:rPr>
      </w:pPr>
      <w:r>
        <w:rPr>
          <w:highlight w:val="white"/>
        </w:rPr>
        <w:t xml:space="preserve">        }</w:t>
      </w:r>
    </w:p>
    <w:p w14:paraId="53104E1E" w14:textId="77777777" w:rsidR="00E1579E" w:rsidRPr="00FD0C59" w:rsidRDefault="00E1579E" w:rsidP="00FD0C59">
      <w:pPr>
        <w:pStyle w:val="Code"/>
        <w:rPr>
          <w:highlight w:val="white"/>
        </w:rPr>
      </w:pPr>
      <w:r w:rsidRPr="00FD0C59">
        <w:rPr>
          <w:highlight w:val="white"/>
        </w:rPr>
        <w:t xml:space="preserve">      }</w:t>
      </w:r>
    </w:p>
    <w:p w14:paraId="3391B28F" w14:textId="717A557B" w:rsidR="00E1579E" w:rsidRPr="00FD0C59" w:rsidRDefault="00785D68" w:rsidP="00EB6159">
      <w:pPr>
        <w:rPr>
          <w:highlight w:val="white"/>
        </w:rPr>
      </w:pPr>
      <w:r>
        <w:rPr>
          <w:highlight w:val="white"/>
        </w:rPr>
        <w:t>W</w:t>
      </w:r>
      <w:r w:rsidR="00EB6159">
        <w:rPr>
          <w:highlight w:val="white"/>
        </w:rPr>
        <w:t>e look up the main function symbol and report an error if it is not present. I</w:t>
      </w:r>
      <w:r w:rsidR="009D7007">
        <w:rPr>
          <w:highlight w:val="white"/>
        </w:rPr>
        <w:t>f</w:t>
      </w:r>
      <w:r w:rsidR="00EB6159">
        <w:rPr>
          <w:highlight w:val="white"/>
        </w:rPr>
        <w:t xml:space="preserve"> it is present</w:t>
      </w:r>
      <w:r w:rsidR="009D7007">
        <w:rPr>
          <w:highlight w:val="white"/>
        </w:rPr>
        <w:t>,</w:t>
      </w:r>
      <w:r w:rsidR="00EB6159">
        <w:rPr>
          <w:highlight w:val="white"/>
        </w:rPr>
        <w:t xml:space="preserve"> we add it after the </w:t>
      </w:r>
      <w:r w:rsidR="009D7007">
        <w:rPr>
          <w:highlight w:val="white"/>
        </w:rPr>
        <w:t>initiation symbol and potential command line symbol.</w:t>
      </w:r>
      <w:r>
        <w:rPr>
          <w:highlight w:val="white"/>
        </w:rPr>
        <w:t xml:space="preserve"> Then we call </w:t>
      </w:r>
      <w:r w:rsidRPr="00785D68">
        <w:rPr>
          <w:rStyle w:val="KeyWord0"/>
          <w:highlight w:val="white"/>
        </w:rPr>
        <w:t>GenerateTrace</w:t>
      </w:r>
      <w:r>
        <w:rPr>
          <w:highlight w:val="white"/>
        </w:rPr>
        <w:t xml:space="preserve">, which traces all symbols reachable from the main function, and adds them to </w:t>
      </w:r>
      <w:r w:rsidRPr="00785D68">
        <w:rPr>
          <w:rStyle w:val="KeyWord0"/>
          <w:highlight w:val="white"/>
        </w:rPr>
        <w:t>m_globalList</w:t>
      </w:r>
      <w:r>
        <w:rPr>
          <w:highlight w:val="white"/>
        </w:rPr>
        <w:t xml:space="preserve"> and </w:t>
      </w:r>
      <w:r w:rsidRPr="00785D68">
        <w:rPr>
          <w:rStyle w:val="KeyWord0"/>
          <w:highlight w:val="white"/>
        </w:rPr>
        <w:t>m_addressMap</w:t>
      </w:r>
      <w:r>
        <w:rPr>
          <w:highlight w:val="white"/>
        </w:rPr>
        <w:t>.</w:t>
      </w:r>
    </w:p>
    <w:p w14:paraId="777BF3BC" w14:textId="77777777" w:rsidR="00E1579E" w:rsidRPr="00FD0C59" w:rsidRDefault="00E1579E" w:rsidP="00FD0C59">
      <w:pPr>
        <w:pStyle w:val="Code"/>
        <w:rPr>
          <w:highlight w:val="white"/>
        </w:rPr>
      </w:pPr>
      <w:r w:rsidRPr="00FD0C59">
        <w:rPr>
          <w:highlight w:val="white"/>
        </w:rPr>
        <w:t xml:space="preserve">      StaticSymbolWindows mainInfo;</w:t>
      </w:r>
    </w:p>
    <w:p w14:paraId="1199ED20" w14:textId="77777777" w:rsidR="00034B05" w:rsidRDefault="00E1579E" w:rsidP="00FD0C59">
      <w:pPr>
        <w:pStyle w:val="Code"/>
        <w:rPr>
          <w:highlight w:val="white"/>
        </w:rPr>
      </w:pPr>
      <w:r w:rsidRPr="00FD0C59">
        <w:rPr>
          <w:highlight w:val="white"/>
        </w:rPr>
        <w:t xml:space="preserve">      Assert.Error(m_globalMap.TryGetValue(AssemblyCodeGenerator.MainName,</w:t>
      </w:r>
    </w:p>
    <w:p w14:paraId="4BA169E6" w14:textId="77777777" w:rsidR="00034B05" w:rsidRDefault="00034B05" w:rsidP="00FD0C59">
      <w:pPr>
        <w:pStyle w:val="Code"/>
        <w:rPr>
          <w:highlight w:val="white"/>
        </w:rPr>
      </w:pPr>
      <w:r>
        <w:rPr>
          <w:highlight w:val="white"/>
        </w:rPr>
        <w:t xml:space="preserve">                  </w:t>
      </w:r>
      <w:r w:rsidR="00E1579E" w:rsidRPr="00FD0C59">
        <w:rPr>
          <w:highlight w:val="white"/>
        </w:rPr>
        <w:t xml:space="preserve"> out mainInfo),</w:t>
      </w:r>
      <w:r>
        <w:rPr>
          <w:highlight w:val="white"/>
        </w:rPr>
        <w:t xml:space="preserve"> </w:t>
      </w:r>
      <w:r w:rsidR="00E1579E" w:rsidRPr="00FD0C59">
        <w:rPr>
          <w:highlight w:val="white"/>
        </w:rPr>
        <w:t>"non-static main",</w:t>
      </w:r>
    </w:p>
    <w:p w14:paraId="328447A2" w14:textId="2A2DD9C8" w:rsidR="00E1579E" w:rsidRPr="00FD0C59" w:rsidRDefault="00034B05" w:rsidP="00FD0C59">
      <w:pPr>
        <w:pStyle w:val="Code"/>
        <w:rPr>
          <w:highlight w:val="white"/>
        </w:rPr>
      </w:pPr>
      <w:r>
        <w:rPr>
          <w:highlight w:val="white"/>
        </w:rPr>
        <w:t xml:space="preserve">                  </w:t>
      </w:r>
      <w:r w:rsidR="00E1579E" w:rsidRPr="00FD0C59">
        <w:rPr>
          <w:highlight w:val="white"/>
        </w:rPr>
        <w:t xml:space="preserve"> Message.Function_missing);</w:t>
      </w:r>
    </w:p>
    <w:p w14:paraId="17BCE9D2" w14:textId="77777777" w:rsidR="00E1579E" w:rsidRPr="00FD0C59" w:rsidRDefault="00E1579E" w:rsidP="00FD0C59">
      <w:pPr>
        <w:pStyle w:val="Code"/>
        <w:rPr>
          <w:highlight w:val="white"/>
        </w:rPr>
      </w:pPr>
      <w:r w:rsidRPr="00FD0C59">
        <w:rPr>
          <w:highlight w:val="white"/>
        </w:rPr>
        <w:t xml:space="preserve">      GenerateTrace(mainInfo);</w:t>
      </w:r>
    </w:p>
    <w:p w14:paraId="4562DA35" w14:textId="1FA9CECB" w:rsidR="00E1579E" w:rsidRPr="00FD0C59" w:rsidRDefault="009D7007" w:rsidP="009D7007">
      <w:pPr>
        <w:rPr>
          <w:highlight w:val="white"/>
        </w:rPr>
      </w:pPr>
      <w:r>
        <w:rPr>
          <w:highlight w:val="white"/>
        </w:rPr>
        <w:t>In case of comman</w:t>
      </w:r>
      <w:r w:rsidR="00AF13F6">
        <w:rPr>
          <w:highlight w:val="white"/>
        </w:rPr>
        <w:t>d</w:t>
      </w:r>
      <w:r>
        <w:rPr>
          <w:highlight w:val="white"/>
        </w:rPr>
        <w:t xml:space="preserve"> line arguments</w:t>
      </w:r>
      <w:r w:rsidR="00AF13F6">
        <w:rPr>
          <w:highlight w:val="white"/>
        </w:rPr>
        <w:t xml:space="preserve">, </w:t>
      </w:r>
      <w:r w:rsidR="00785D68">
        <w:rPr>
          <w:highlight w:val="white"/>
        </w:rPr>
        <w:t xml:space="preserve">we add </w:t>
      </w:r>
      <w:r w:rsidR="00FA3AE3">
        <w:rPr>
          <w:highlight w:val="white"/>
        </w:rPr>
        <w:t xml:space="preserve">the symbol for the executable file path name to </w:t>
      </w:r>
      <w:r w:rsidR="00FA3AE3" w:rsidRPr="00FA3AE3">
        <w:rPr>
          <w:rStyle w:val="KeyWord0"/>
          <w:highlight w:val="white"/>
        </w:rPr>
        <w:t>m_globalList</w:t>
      </w:r>
      <w:r w:rsidR="00FA3AE3">
        <w:rPr>
          <w:highlight w:val="white"/>
        </w:rPr>
        <w:t xml:space="preserve"> and </w:t>
      </w:r>
      <w:r w:rsidR="00FA3AE3" w:rsidRPr="00FA3AE3">
        <w:rPr>
          <w:rStyle w:val="KeyWord0"/>
          <w:highlight w:val="white"/>
        </w:rPr>
        <w:t>m_addressMap</w:t>
      </w:r>
      <w:r w:rsidR="00FA3AE3">
        <w:rPr>
          <w:highlight w:val="white"/>
        </w:rPr>
        <w:t>.</w:t>
      </w:r>
    </w:p>
    <w:p w14:paraId="7C59F094" w14:textId="77777777" w:rsidR="00E1579E" w:rsidRPr="00FD0C59" w:rsidRDefault="00E1579E" w:rsidP="00FD0C59">
      <w:pPr>
        <w:pStyle w:val="Code"/>
        <w:rPr>
          <w:highlight w:val="white"/>
        </w:rPr>
      </w:pPr>
      <w:r w:rsidRPr="00FD0C59">
        <w:rPr>
          <w:highlight w:val="white"/>
        </w:rPr>
        <w:t xml:space="preserve">      if (pathNameSymbol != null) {</w:t>
      </w:r>
    </w:p>
    <w:p w14:paraId="216F48FD" w14:textId="77777777" w:rsidR="00E1579E" w:rsidRPr="00FD0C59" w:rsidRDefault="00E1579E" w:rsidP="00FD0C59">
      <w:pPr>
        <w:pStyle w:val="Code"/>
        <w:rPr>
          <w:highlight w:val="white"/>
        </w:rPr>
      </w:pPr>
      <w:r w:rsidRPr="00FD0C59">
        <w:rPr>
          <w:highlight w:val="white"/>
        </w:rPr>
        <w:t xml:space="preserve">        Assert.ErrorXXX(!m_globalList.Contains(pathNameSymbol));</w:t>
      </w:r>
    </w:p>
    <w:p w14:paraId="454FE90D" w14:textId="77777777" w:rsidR="00E1579E" w:rsidRPr="00FD0C59" w:rsidRDefault="00E1579E" w:rsidP="00FD0C59">
      <w:pPr>
        <w:pStyle w:val="Code"/>
        <w:rPr>
          <w:highlight w:val="white"/>
        </w:rPr>
      </w:pPr>
      <w:r w:rsidRPr="00FD0C59">
        <w:rPr>
          <w:highlight w:val="white"/>
        </w:rPr>
        <w:t xml:space="preserve">        m_globalList.Add(pathNameSymbol);</w:t>
      </w:r>
    </w:p>
    <w:p w14:paraId="25AC7B14" w14:textId="77777777" w:rsidR="00E1579E" w:rsidRPr="00FD0C59" w:rsidRDefault="00E1579E" w:rsidP="00FD0C59">
      <w:pPr>
        <w:pStyle w:val="Code"/>
        <w:rPr>
          <w:highlight w:val="white"/>
        </w:rPr>
      </w:pPr>
      <w:r w:rsidRPr="00FD0C59">
        <w:rPr>
          <w:highlight w:val="white"/>
        </w:rPr>
        <w:t xml:space="preserve">        m_addressMap.Add(pathNameSymbol.UniqueName, m_totalSize);</w:t>
      </w:r>
    </w:p>
    <w:p w14:paraId="64FA828F" w14:textId="77777777" w:rsidR="00E1579E" w:rsidRPr="00FD0C59" w:rsidRDefault="00E1579E" w:rsidP="00FD0C59">
      <w:pPr>
        <w:pStyle w:val="Code"/>
        <w:rPr>
          <w:highlight w:val="white"/>
        </w:rPr>
      </w:pPr>
      <w:r w:rsidRPr="00FD0C59">
        <w:rPr>
          <w:highlight w:val="white"/>
        </w:rPr>
        <w:t xml:space="preserve">        m_totalSize += (int) pathNameSymbol.ByteList.Count;</w:t>
      </w:r>
    </w:p>
    <w:p w14:paraId="796F8F0C" w14:textId="77777777" w:rsidR="00E1579E" w:rsidRPr="00FD0C59" w:rsidRDefault="00E1579E" w:rsidP="00FD0C59">
      <w:pPr>
        <w:pStyle w:val="Code"/>
        <w:rPr>
          <w:highlight w:val="white"/>
        </w:rPr>
      </w:pPr>
      <w:r w:rsidRPr="00FD0C59">
        <w:rPr>
          <w:highlight w:val="white"/>
        </w:rPr>
        <w:t xml:space="preserve">      }</w:t>
      </w:r>
    </w:p>
    <w:p w14:paraId="47CFBD2A" w14:textId="7095E61B" w:rsidR="00E1579E" w:rsidRPr="00FD0C59" w:rsidRDefault="00FA3AE3" w:rsidP="00FA3AE3">
      <w:pPr>
        <w:rPr>
          <w:highlight w:val="white"/>
        </w:rPr>
      </w:pPr>
      <w:r>
        <w:rPr>
          <w:highlight w:val="white"/>
        </w:rPr>
        <w:t xml:space="preserve">Finally, we add the stack top name, which </w:t>
      </w:r>
      <w:r w:rsidR="00EE72B0">
        <w:rPr>
          <w:highlight w:val="white"/>
        </w:rPr>
        <w:t xml:space="preserve">will be the address of the activation record of the </w:t>
      </w:r>
      <w:r w:rsidR="00EE72B0" w:rsidRPr="00EE72B0">
        <w:rPr>
          <w:rStyle w:val="KeyWord0"/>
          <w:highlight w:val="white"/>
        </w:rPr>
        <w:t>main</w:t>
      </w:r>
      <w:r w:rsidR="00EE72B0">
        <w:rPr>
          <w:highlight w:val="white"/>
        </w:rPr>
        <w:t xml:space="preserve"> function.</w:t>
      </w:r>
    </w:p>
    <w:p w14:paraId="0798CD34" w14:textId="77777777" w:rsidR="00E1579E" w:rsidRPr="00FD0C59" w:rsidRDefault="00E1579E" w:rsidP="00FD0C59">
      <w:pPr>
        <w:pStyle w:val="Code"/>
        <w:rPr>
          <w:highlight w:val="white"/>
        </w:rPr>
      </w:pPr>
      <w:r w:rsidRPr="00FD0C59">
        <w:rPr>
          <w:highlight w:val="white"/>
        </w:rPr>
        <w:t xml:space="preserve">      m_addressMap.Add(AssemblyCodeGenerator.StackTopName, m_totalSize);</w:t>
      </w:r>
    </w:p>
    <w:p w14:paraId="0C04E84F" w14:textId="2B1D11E1" w:rsidR="00E1579E" w:rsidRPr="00FD0C59" w:rsidRDefault="00726384" w:rsidP="00DC41EF">
      <w:pPr>
        <w:rPr>
          <w:highlight w:val="white"/>
        </w:rPr>
      </w:pPr>
      <w:r>
        <w:rPr>
          <w:highlight w:val="white"/>
        </w:rPr>
        <w:t xml:space="preserve">We iterate through the </w:t>
      </w:r>
      <w:r w:rsidR="00DC41EF">
        <w:rPr>
          <w:highlight w:val="white"/>
        </w:rPr>
        <w:t xml:space="preserve">global list and, for each of its symbols, we call </w:t>
      </w:r>
      <w:r w:rsidR="00DC41EF" w:rsidRPr="00DC41EF">
        <w:rPr>
          <w:rStyle w:val="KeyWord0"/>
          <w:highlight w:val="white"/>
        </w:rPr>
        <w:t>GenerateAccess</w:t>
      </w:r>
      <w:r w:rsidR="00DC41EF">
        <w:rPr>
          <w:highlight w:val="white"/>
        </w:rPr>
        <w:t xml:space="preserve">, </w:t>
      </w:r>
      <w:r w:rsidR="00DC41EF" w:rsidRPr="00DC41EF">
        <w:rPr>
          <w:rStyle w:val="KeyWord0"/>
          <w:highlight w:val="white"/>
        </w:rPr>
        <w:t>GenerateCall</w:t>
      </w:r>
      <w:r w:rsidR="00DC41EF">
        <w:rPr>
          <w:highlight w:val="white"/>
        </w:rPr>
        <w:t xml:space="preserve">, </w:t>
      </w:r>
      <w:r w:rsidR="00DC41EF" w:rsidRPr="00DC41EF">
        <w:rPr>
          <w:rStyle w:val="KeyWord0"/>
          <w:highlight w:val="white"/>
        </w:rPr>
        <w:t>GenerateReturn</w:t>
      </w:r>
      <w:r w:rsidR="00DC41EF">
        <w:rPr>
          <w:highlight w:val="white"/>
        </w:rPr>
        <w:t xml:space="preserve">, which </w:t>
      </w:r>
      <w:r w:rsidR="006742F0">
        <w:rPr>
          <w:highlight w:val="white"/>
        </w:rPr>
        <w:t>replace the names of accessed static symbols and called functions as well as return addresses with proper addresses.</w:t>
      </w:r>
    </w:p>
    <w:p w14:paraId="3350DCD1" w14:textId="77777777" w:rsidR="00E1579E" w:rsidRPr="00FD0C59" w:rsidRDefault="00E1579E" w:rsidP="00FD0C59">
      <w:pPr>
        <w:pStyle w:val="Code"/>
        <w:rPr>
          <w:highlight w:val="white"/>
        </w:rPr>
      </w:pPr>
      <w:r w:rsidRPr="00FD0C59">
        <w:rPr>
          <w:highlight w:val="white"/>
        </w:rPr>
        <w:lastRenderedPageBreak/>
        <w:t xml:space="preserve">      foreach (StaticSymbolWindows staticSymbol in m_globalList) {</w:t>
      </w:r>
    </w:p>
    <w:p w14:paraId="403407A8" w14:textId="77777777" w:rsidR="00E1579E" w:rsidRPr="00FD0C59" w:rsidRDefault="00E1579E" w:rsidP="00FD0C59">
      <w:pPr>
        <w:pStyle w:val="Code"/>
        <w:rPr>
          <w:highlight w:val="white"/>
        </w:rPr>
      </w:pPr>
      <w:r w:rsidRPr="00FD0C59">
        <w:rPr>
          <w:highlight w:val="white"/>
        </w:rPr>
        <w:t xml:space="preserve">        List&lt;byte&gt; byteList = staticSymbol.ByteList;</w:t>
      </w:r>
    </w:p>
    <w:p w14:paraId="271687AF" w14:textId="77777777" w:rsidR="00E1579E" w:rsidRPr="00FD0C59" w:rsidRDefault="00E1579E" w:rsidP="00FD0C59">
      <w:pPr>
        <w:pStyle w:val="Code"/>
        <w:rPr>
          <w:highlight w:val="white"/>
        </w:rPr>
      </w:pPr>
      <w:r w:rsidRPr="00FD0C59">
        <w:rPr>
          <w:highlight w:val="white"/>
        </w:rPr>
        <w:t xml:space="preserve">        int startAddress = m_addressMap[staticSymbol.UniqueName];</w:t>
      </w:r>
    </w:p>
    <w:p w14:paraId="265FFB46" w14:textId="77777777" w:rsidR="00E1579E" w:rsidRPr="00FD0C59" w:rsidRDefault="00E1579E" w:rsidP="00FD0C59">
      <w:pPr>
        <w:pStyle w:val="Code"/>
        <w:rPr>
          <w:highlight w:val="white"/>
        </w:rPr>
      </w:pPr>
      <w:r w:rsidRPr="00FD0C59">
        <w:rPr>
          <w:highlight w:val="white"/>
        </w:rPr>
        <w:t xml:space="preserve">        GenerateAccess(staticSymbol.AccessMap, byteList);</w:t>
      </w:r>
    </w:p>
    <w:p w14:paraId="4B3776D5" w14:textId="77777777" w:rsidR="00E1579E" w:rsidRPr="00FD0C59" w:rsidRDefault="00E1579E" w:rsidP="00FD0C59">
      <w:pPr>
        <w:pStyle w:val="Code"/>
        <w:rPr>
          <w:highlight w:val="white"/>
        </w:rPr>
      </w:pPr>
      <w:r w:rsidRPr="00FD0C59">
        <w:rPr>
          <w:highlight w:val="white"/>
        </w:rPr>
        <w:t xml:space="preserve">        GenerateCall(startAddress, staticSymbol.CallMap, byteList);</w:t>
      </w:r>
    </w:p>
    <w:p w14:paraId="29D6B162" w14:textId="77777777" w:rsidR="00E1579E" w:rsidRPr="00FD0C59" w:rsidRDefault="00E1579E" w:rsidP="00FD0C59">
      <w:pPr>
        <w:pStyle w:val="Code"/>
        <w:rPr>
          <w:highlight w:val="white"/>
        </w:rPr>
      </w:pPr>
      <w:r w:rsidRPr="00FD0C59">
        <w:rPr>
          <w:highlight w:val="white"/>
        </w:rPr>
        <w:t xml:space="preserve">        GenerateReturn(startAddress, staticSymbol.ReturnSet, byteList);</w:t>
      </w:r>
    </w:p>
    <w:p w14:paraId="2C5FB493" w14:textId="77777777" w:rsidR="00E1579E" w:rsidRPr="00FD0C59" w:rsidRDefault="00E1579E" w:rsidP="00FD0C59">
      <w:pPr>
        <w:pStyle w:val="Code"/>
        <w:rPr>
          <w:highlight w:val="white"/>
        </w:rPr>
      </w:pPr>
      <w:r w:rsidRPr="00FD0C59">
        <w:rPr>
          <w:highlight w:val="white"/>
        </w:rPr>
        <w:t xml:space="preserve">      }</w:t>
      </w:r>
    </w:p>
    <w:p w14:paraId="6E9F392D" w14:textId="3C9DE866" w:rsidR="00E1579E" w:rsidRPr="00FD0C59" w:rsidRDefault="006742F0" w:rsidP="006742F0">
      <w:pPr>
        <w:rPr>
          <w:highlight w:val="white"/>
        </w:rPr>
      </w:pPr>
      <w:r>
        <w:rPr>
          <w:highlight w:val="white"/>
        </w:rPr>
        <w:t xml:space="preserve">Finally, we </w:t>
      </w:r>
      <w:r w:rsidR="00103389">
        <w:rPr>
          <w:highlight w:val="white"/>
        </w:rPr>
        <w:t>write the byte list of each symbol in the global list to the target file.</w:t>
      </w:r>
    </w:p>
    <w:p w14:paraId="6D616204" w14:textId="77777777" w:rsidR="00E1579E" w:rsidRPr="00FD0C59" w:rsidRDefault="00E1579E" w:rsidP="00FD0C59">
      <w:pPr>
        <w:pStyle w:val="Code"/>
        <w:rPr>
          <w:highlight w:val="white"/>
        </w:rPr>
      </w:pPr>
      <w:r w:rsidRPr="00FD0C59">
        <w:rPr>
          <w:highlight w:val="white"/>
        </w:rPr>
        <w:t xml:space="preserve">      { Console.Out.WriteLine("Generating \"" + targetFile.FullName + "\".");</w:t>
      </w:r>
    </w:p>
    <w:p w14:paraId="4BFA183B" w14:textId="77777777" w:rsidR="00E1579E" w:rsidRPr="00FD0C59" w:rsidRDefault="00E1579E" w:rsidP="00FD0C59">
      <w:pPr>
        <w:pStyle w:val="Code"/>
        <w:rPr>
          <w:highlight w:val="white"/>
        </w:rPr>
      </w:pPr>
      <w:r w:rsidRPr="00FD0C59">
        <w:rPr>
          <w:highlight w:val="white"/>
        </w:rPr>
        <w:t xml:space="preserve">        targetFile.Delete();</w:t>
      </w:r>
    </w:p>
    <w:p w14:paraId="336A80AC" w14:textId="77777777" w:rsidR="00034B05" w:rsidRDefault="00E1579E" w:rsidP="00FD0C59">
      <w:pPr>
        <w:pStyle w:val="Code"/>
        <w:rPr>
          <w:highlight w:val="white"/>
        </w:rPr>
      </w:pPr>
      <w:r w:rsidRPr="00FD0C59">
        <w:rPr>
          <w:highlight w:val="white"/>
        </w:rPr>
        <w:t xml:space="preserve">        BinaryWriter targetStream =</w:t>
      </w:r>
    </w:p>
    <w:p w14:paraId="5480751C" w14:textId="594CFB53" w:rsidR="00E1579E" w:rsidRPr="00FD0C59" w:rsidRDefault="00034B05" w:rsidP="00FD0C59">
      <w:pPr>
        <w:pStyle w:val="Code"/>
        <w:rPr>
          <w:highlight w:val="white"/>
        </w:rPr>
      </w:pPr>
      <w:r>
        <w:rPr>
          <w:highlight w:val="white"/>
        </w:rPr>
        <w:t xml:space="preserve">         </w:t>
      </w:r>
      <w:r w:rsidR="00E1579E" w:rsidRPr="00FD0C59">
        <w:rPr>
          <w:highlight w:val="white"/>
        </w:rPr>
        <w:t xml:space="preserve"> new BinaryWriter(File.OpenWrite(targetFile.FullName));</w:t>
      </w:r>
    </w:p>
    <w:p w14:paraId="5F199FAB" w14:textId="77777777" w:rsidR="00E1579E" w:rsidRPr="00FD0C59" w:rsidRDefault="00E1579E" w:rsidP="00FD0C59">
      <w:pPr>
        <w:pStyle w:val="Code"/>
        <w:rPr>
          <w:highlight w:val="white"/>
        </w:rPr>
      </w:pPr>
    </w:p>
    <w:p w14:paraId="750F3D8E" w14:textId="77777777" w:rsidR="00E1579E" w:rsidRPr="00E1579E" w:rsidRDefault="00E1579E" w:rsidP="00E1579E">
      <w:pPr>
        <w:pStyle w:val="Code"/>
        <w:rPr>
          <w:highlight w:val="white"/>
        </w:rPr>
      </w:pPr>
      <w:r w:rsidRPr="00E1579E">
        <w:rPr>
          <w:highlight w:val="white"/>
        </w:rPr>
        <w:t xml:space="preserve">        foreach (StaticSymbolWindows staticSymbol in m_globalList) {</w:t>
      </w:r>
    </w:p>
    <w:p w14:paraId="64B97A01" w14:textId="77777777" w:rsidR="00E1579E" w:rsidRPr="00E1579E" w:rsidRDefault="00E1579E" w:rsidP="00E1579E">
      <w:pPr>
        <w:pStyle w:val="Code"/>
        <w:rPr>
          <w:highlight w:val="white"/>
        </w:rPr>
      </w:pPr>
      <w:r w:rsidRPr="00E1579E">
        <w:rPr>
          <w:highlight w:val="white"/>
        </w:rPr>
        <w:t xml:space="preserve">          foreach (sbyte b in staticSymbol.ByteList) {</w:t>
      </w:r>
    </w:p>
    <w:p w14:paraId="3A8A574C" w14:textId="77777777" w:rsidR="00E1579E" w:rsidRPr="00E1579E" w:rsidRDefault="00E1579E" w:rsidP="00E1579E">
      <w:pPr>
        <w:pStyle w:val="Code"/>
        <w:rPr>
          <w:highlight w:val="white"/>
        </w:rPr>
      </w:pPr>
      <w:r w:rsidRPr="00E1579E">
        <w:rPr>
          <w:highlight w:val="white"/>
        </w:rPr>
        <w:t xml:space="preserve">            targetStream.Write(b);</w:t>
      </w:r>
    </w:p>
    <w:p w14:paraId="6843DDC4" w14:textId="77777777" w:rsidR="00E1579E" w:rsidRPr="00E1579E" w:rsidRDefault="00E1579E" w:rsidP="00E1579E">
      <w:pPr>
        <w:pStyle w:val="Code"/>
        <w:rPr>
          <w:highlight w:val="white"/>
        </w:rPr>
      </w:pPr>
      <w:r w:rsidRPr="00E1579E">
        <w:rPr>
          <w:highlight w:val="white"/>
        </w:rPr>
        <w:t xml:space="preserve">          }</w:t>
      </w:r>
    </w:p>
    <w:p w14:paraId="0E9F9C45" w14:textId="77777777" w:rsidR="00E1579E" w:rsidRPr="00E1579E" w:rsidRDefault="00E1579E" w:rsidP="00E1579E">
      <w:pPr>
        <w:pStyle w:val="Code"/>
        <w:rPr>
          <w:highlight w:val="white"/>
        </w:rPr>
      </w:pPr>
      <w:r w:rsidRPr="00E1579E">
        <w:rPr>
          <w:highlight w:val="white"/>
        </w:rPr>
        <w:t xml:space="preserve">        }</w:t>
      </w:r>
    </w:p>
    <w:p w14:paraId="1C3AC468" w14:textId="77777777" w:rsidR="00E1579E" w:rsidRPr="00E1579E" w:rsidRDefault="00E1579E" w:rsidP="00E1579E">
      <w:pPr>
        <w:pStyle w:val="Code"/>
        <w:rPr>
          <w:highlight w:val="white"/>
        </w:rPr>
      </w:pPr>
    </w:p>
    <w:p w14:paraId="158D8C3F" w14:textId="77777777" w:rsidR="00E1579E" w:rsidRPr="00E1579E" w:rsidRDefault="00E1579E" w:rsidP="00E1579E">
      <w:pPr>
        <w:pStyle w:val="Code"/>
        <w:rPr>
          <w:highlight w:val="white"/>
        </w:rPr>
      </w:pPr>
      <w:r w:rsidRPr="00E1579E">
        <w:rPr>
          <w:highlight w:val="white"/>
        </w:rPr>
        <w:t xml:space="preserve">        targetStream.Close();</w:t>
      </w:r>
    </w:p>
    <w:p w14:paraId="724A04C8" w14:textId="77777777" w:rsidR="00E1579E" w:rsidRPr="00E1579E" w:rsidRDefault="00E1579E" w:rsidP="00E1579E">
      <w:pPr>
        <w:pStyle w:val="Code"/>
        <w:rPr>
          <w:highlight w:val="white"/>
        </w:rPr>
      </w:pPr>
      <w:r w:rsidRPr="00E1579E">
        <w:rPr>
          <w:highlight w:val="white"/>
        </w:rPr>
        <w:t xml:space="preserve">      }</w:t>
      </w:r>
    </w:p>
    <w:p w14:paraId="1CA659D4" w14:textId="77777777" w:rsidR="00E1579E" w:rsidRPr="00E1579E" w:rsidRDefault="00E1579E" w:rsidP="00E1579E">
      <w:pPr>
        <w:pStyle w:val="Code"/>
        <w:rPr>
          <w:highlight w:val="white"/>
        </w:rPr>
      </w:pPr>
      <w:r w:rsidRPr="00E1579E">
        <w:rPr>
          <w:highlight w:val="white"/>
        </w:rPr>
        <w:t xml:space="preserve">    }</w:t>
      </w:r>
    </w:p>
    <w:p w14:paraId="34D0E685" w14:textId="21C426FD" w:rsidR="00E1579E" w:rsidRPr="00E1579E" w:rsidRDefault="00A14DBA" w:rsidP="00A14DBA">
      <w:pPr>
        <w:rPr>
          <w:highlight w:val="white"/>
        </w:rPr>
      </w:pPr>
      <w:r>
        <w:rPr>
          <w:highlight w:val="white"/>
        </w:rPr>
        <w:t xml:space="preserve">The </w:t>
      </w:r>
      <w:r w:rsidRPr="00A14DBA">
        <w:rPr>
          <w:rStyle w:val="KeyWord0"/>
          <w:highlight w:val="white"/>
        </w:rPr>
        <w:t>GenerateTrace</w:t>
      </w:r>
      <w:r>
        <w:rPr>
          <w:highlight w:val="white"/>
        </w:rPr>
        <w:t xml:space="preserve"> method</w:t>
      </w:r>
      <w:r w:rsidR="008E063F">
        <w:rPr>
          <w:highlight w:val="white"/>
        </w:rPr>
        <w:t xml:space="preserve"> adds the symbol to the </w:t>
      </w:r>
      <w:r w:rsidR="008E063F" w:rsidRPr="008E063F">
        <w:rPr>
          <w:rStyle w:val="KeyWord0"/>
          <w:highlight w:val="white"/>
        </w:rPr>
        <w:t>m_globalList</w:t>
      </w:r>
      <w:r>
        <w:rPr>
          <w:highlight w:val="white"/>
        </w:rPr>
        <w:t xml:space="preserve"> </w:t>
      </w:r>
      <w:r w:rsidR="0072024D">
        <w:rPr>
          <w:highlight w:val="white"/>
        </w:rPr>
        <w:t xml:space="preserve">iterates through the </w:t>
      </w:r>
      <w:r w:rsidR="008E063F">
        <w:rPr>
          <w:highlight w:val="white"/>
        </w:rPr>
        <w:t xml:space="preserve">names of </w:t>
      </w:r>
      <w:r w:rsidR="0072024D">
        <w:rPr>
          <w:highlight w:val="white"/>
        </w:rPr>
        <w:t>access name set and function call name set</w:t>
      </w:r>
      <w:r w:rsidR="008433E2">
        <w:rPr>
          <w:highlight w:val="white"/>
        </w:rPr>
        <w:t xml:space="preserve"> and calls </w:t>
      </w:r>
      <w:r w:rsidR="008433E2" w:rsidRPr="00A14DBA">
        <w:rPr>
          <w:rStyle w:val="KeyWord0"/>
          <w:highlight w:val="white"/>
        </w:rPr>
        <w:t>GenerateTrace</w:t>
      </w:r>
      <w:r w:rsidR="008433E2" w:rsidRPr="008433E2">
        <w:rPr>
          <w:highlight w:val="white"/>
        </w:rPr>
        <w:t xml:space="preserve"> recursively for each symbol.</w:t>
      </w:r>
      <w:r w:rsidR="008433E2">
        <w:rPr>
          <w:highlight w:val="white"/>
        </w:rPr>
        <w:t xml:space="preserve"> </w:t>
      </w:r>
    </w:p>
    <w:p w14:paraId="4D284140" w14:textId="77777777" w:rsidR="00E1579E" w:rsidRPr="00E1579E" w:rsidRDefault="00E1579E" w:rsidP="00E1579E">
      <w:pPr>
        <w:pStyle w:val="Code"/>
        <w:rPr>
          <w:highlight w:val="white"/>
        </w:rPr>
      </w:pPr>
      <w:r w:rsidRPr="00E1579E">
        <w:rPr>
          <w:highlight w:val="white"/>
        </w:rPr>
        <w:t xml:space="preserve">    private void GenerateTrace(StaticSymbolWindows staticSymbol) {</w:t>
      </w:r>
    </w:p>
    <w:p w14:paraId="1C5C124A" w14:textId="77777777" w:rsidR="00E1579E" w:rsidRPr="00E1579E" w:rsidRDefault="00E1579E" w:rsidP="00E1579E">
      <w:pPr>
        <w:pStyle w:val="Code"/>
        <w:rPr>
          <w:highlight w:val="white"/>
        </w:rPr>
      </w:pPr>
      <w:r w:rsidRPr="00E1579E">
        <w:rPr>
          <w:highlight w:val="white"/>
        </w:rPr>
        <w:t xml:space="preserve">      if (!m_globalList.Contains(staticSymbol)) {</w:t>
      </w:r>
    </w:p>
    <w:p w14:paraId="133652CA" w14:textId="77777777" w:rsidR="00E1579E" w:rsidRPr="00E1579E" w:rsidRDefault="00E1579E" w:rsidP="00E1579E">
      <w:pPr>
        <w:pStyle w:val="Code"/>
        <w:rPr>
          <w:highlight w:val="white"/>
        </w:rPr>
      </w:pPr>
      <w:r w:rsidRPr="00E1579E">
        <w:rPr>
          <w:highlight w:val="white"/>
        </w:rPr>
        <w:t xml:space="preserve">        m_globalList.Add(staticSymbol);</w:t>
      </w:r>
    </w:p>
    <w:p w14:paraId="2612C1D0" w14:textId="77777777" w:rsidR="00E1579E" w:rsidRPr="00E1579E" w:rsidRDefault="00E1579E" w:rsidP="00E1579E">
      <w:pPr>
        <w:pStyle w:val="Code"/>
        <w:rPr>
          <w:highlight w:val="white"/>
        </w:rPr>
      </w:pPr>
      <w:r w:rsidRPr="00E1579E">
        <w:rPr>
          <w:highlight w:val="white"/>
        </w:rPr>
        <w:t xml:space="preserve">        m_addressMap.Add(staticSymbol.UniqueName, m_totalSize);</w:t>
      </w:r>
    </w:p>
    <w:p w14:paraId="38A20568" w14:textId="77777777" w:rsidR="00E1579E" w:rsidRPr="00E1579E" w:rsidRDefault="00E1579E" w:rsidP="00E1579E">
      <w:pPr>
        <w:pStyle w:val="Code"/>
        <w:rPr>
          <w:highlight w:val="white"/>
        </w:rPr>
      </w:pPr>
      <w:r w:rsidRPr="00E1579E">
        <w:rPr>
          <w:highlight w:val="white"/>
        </w:rPr>
        <w:t xml:space="preserve">        m_totalSize += (int) staticSymbol.ByteList.Count;</w:t>
      </w:r>
    </w:p>
    <w:p w14:paraId="3AB62D24" w14:textId="77777777" w:rsidR="00E1579E" w:rsidRPr="00E1579E" w:rsidRDefault="00E1579E" w:rsidP="00E1579E">
      <w:pPr>
        <w:pStyle w:val="Code"/>
        <w:rPr>
          <w:highlight w:val="white"/>
        </w:rPr>
      </w:pPr>
      <w:r w:rsidRPr="00E1579E">
        <w:rPr>
          <w:highlight w:val="white"/>
        </w:rPr>
        <w:t xml:space="preserve">      </w:t>
      </w:r>
    </w:p>
    <w:p w14:paraId="6E1AA15F" w14:textId="77777777" w:rsidR="00034B05" w:rsidRDefault="00E1579E" w:rsidP="00E1579E">
      <w:pPr>
        <w:pStyle w:val="Code"/>
        <w:rPr>
          <w:highlight w:val="white"/>
        </w:rPr>
      </w:pPr>
      <w:r w:rsidRPr="00E1579E">
        <w:rPr>
          <w:highlight w:val="white"/>
        </w:rPr>
        <w:t xml:space="preserve">        ISet&lt;string&gt; accessNameSet =</w:t>
      </w:r>
    </w:p>
    <w:p w14:paraId="79EE870E" w14:textId="344BC11C" w:rsidR="00E1579E" w:rsidRPr="00E1579E" w:rsidRDefault="00034B05" w:rsidP="00E1579E">
      <w:pPr>
        <w:pStyle w:val="Code"/>
        <w:rPr>
          <w:highlight w:val="white"/>
        </w:rPr>
      </w:pPr>
      <w:r>
        <w:rPr>
          <w:highlight w:val="white"/>
        </w:rPr>
        <w:t xml:space="preserve">         </w:t>
      </w:r>
      <w:r w:rsidR="00E1579E" w:rsidRPr="00E1579E">
        <w:rPr>
          <w:highlight w:val="white"/>
        </w:rPr>
        <w:t xml:space="preserve"> new HashSet&lt;string&gt;(staticSymbol.AccessMap.Values);</w:t>
      </w:r>
    </w:p>
    <w:p w14:paraId="4EC02124" w14:textId="77777777" w:rsidR="00E1579E" w:rsidRPr="00E1579E" w:rsidRDefault="00E1579E" w:rsidP="00E1579E">
      <w:pPr>
        <w:pStyle w:val="Code"/>
        <w:rPr>
          <w:highlight w:val="white"/>
        </w:rPr>
      </w:pPr>
      <w:r w:rsidRPr="00E1579E">
        <w:rPr>
          <w:highlight w:val="white"/>
        </w:rPr>
        <w:t xml:space="preserve">        foreach (string accessName in accessNameSet) {</w:t>
      </w:r>
    </w:p>
    <w:p w14:paraId="3BC44210" w14:textId="77777777" w:rsidR="00E1579E" w:rsidRPr="00E1579E" w:rsidRDefault="00E1579E" w:rsidP="00E1579E">
      <w:pPr>
        <w:pStyle w:val="Code"/>
        <w:rPr>
          <w:highlight w:val="white"/>
        </w:rPr>
      </w:pPr>
      <w:r w:rsidRPr="00E1579E">
        <w:rPr>
          <w:highlight w:val="white"/>
        </w:rPr>
        <w:t xml:space="preserve">          StaticSymbolWindows accessSymbol;</w:t>
      </w:r>
    </w:p>
    <w:p w14:paraId="73272D6F" w14:textId="77777777" w:rsidR="00E1579E" w:rsidRPr="00E1579E" w:rsidRDefault="00E1579E" w:rsidP="00E1579E">
      <w:pPr>
        <w:pStyle w:val="Code"/>
        <w:rPr>
          <w:highlight w:val="white"/>
        </w:rPr>
      </w:pPr>
      <w:r w:rsidRPr="00E1579E">
        <w:rPr>
          <w:highlight w:val="white"/>
        </w:rPr>
        <w:t xml:space="preserve">          Assert.Error(m_globalMap.TryGetValue(accessName, out accessSymbol),</w:t>
      </w:r>
    </w:p>
    <w:p w14:paraId="4107026C" w14:textId="77777777" w:rsidR="00E1579E" w:rsidRPr="00E1579E" w:rsidRDefault="00E1579E" w:rsidP="00E1579E">
      <w:pPr>
        <w:pStyle w:val="Code"/>
        <w:rPr>
          <w:highlight w:val="white"/>
        </w:rPr>
      </w:pPr>
      <w:r w:rsidRPr="00E1579E">
        <w:rPr>
          <w:highlight w:val="white"/>
        </w:rPr>
        <w:t xml:space="preserve">                       accessName, Message.Object_missing_in_linking);</w:t>
      </w:r>
    </w:p>
    <w:p w14:paraId="44F4AFE4" w14:textId="77777777" w:rsidR="00E1579E" w:rsidRPr="00E1579E" w:rsidRDefault="00E1579E" w:rsidP="00E1579E">
      <w:pPr>
        <w:pStyle w:val="Code"/>
        <w:rPr>
          <w:highlight w:val="white"/>
        </w:rPr>
      </w:pPr>
      <w:r w:rsidRPr="00E1579E">
        <w:rPr>
          <w:highlight w:val="white"/>
        </w:rPr>
        <w:t xml:space="preserve">          Assert.ErrorXXX(accessSymbol != null);</w:t>
      </w:r>
    </w:p>
    <w:p w14:paraId="7A0CA2AE" w14:textId="77777777" w:rsidR="00E1579E" w:rsidRPr="00E1579E" w:rsidRDefault="00E1579E" w:rsidP="00E1579E">
      <w:pPr>
        <w:pStyle w:val="Code"/>
        <w:rPr>
          <w:highlight w:val="white"/>
        </w:rPr>
      </w:pPr>
      <w:r w:rsidRPr="00E1579E">
        <w:rPr>
          <w:highlight w:val="white"/>
        </w:rPr>
        <w:t xml:space="preserve">          GenerateTrace(accessSymbol);</w:t>
      </w:r>
    </w:p>
    <w:p w14:paraId="51C9D9C8" w14:textId="77777777" w:rsidR="00E1579E" w:rsidRPr="00E1579E" w:rsidRDefault="00E1579E" w:rsidP="00E1579E">
      <w:pPr>
        <w:pStyle w:val="Code"/>
        <w:rPr>
          <w:highlight w:val="white"/>
        </w:rPr>
      </w:pPr>
      <w:r w:rsidRPr="00E1579E">
        <w:rPr>
          <w:highlight w:val="white"/>
        </w:rPr>
        <w:t xml:space="preserve">        }</w:t>
      </w:r>
    </w:p>
    <w:p w14:paraId="47B4AF23" w14:textId="77777777" w:rsidR="00E1579E" w:rsidRPr="00E1579E" w:rsidRDefault="00E1579E" w:rsidP="00E1579E">
      <w:pPr>
        <w:pStyle w:val="Code"/>
        <w:rPr>
          <w:highlight w:val="white"/>
        </w:rPr>
      </w:pPr>
    </w:p>
    <w:p w14:paraId="71188B20" w14:textId="77777777" w:rsidR="00034B05" w:rsidRDefault="00E1579E" w:rsidP="00E1579E">
      <w:pPr>
        <w:pStyle w:val="Code"/>
        <w:rPr>
          <w:highlight w:val="white"/>
        </w:rPr>
      </w:pPr>
      <w:r w:rsidRPr="00E1579E">
        <w:rPr>
          <w:highlight w:val="white"/>
        </w:rPr>
        <w:t xml:space="preserve">        ISet&lt;string&gt; callNameSet =</w:t>
      </w:r>
    </w:p>
    <w:p w14:paraId="79AFB79D" w14:textId="479C594C" w:rsidR="00E1579E" w:rsidRPr="00E1579E" w:rsidRDefault="00034B05" w:rsidP="00E1579E">
      <w:pPr>
        <w:pStyle w:val="Code"/>
        <w:rPr>
          <w:highlight w:val="white"/>
        </w:rPr>
      </w:pPr>
      <w:r>
        <w:rPr>
          <w:highlight w:val="white"/>
        </w:rPr>
        <w:t xml:space="preserve">         </w:t>
      </w:r>
      <w:r w:rsidR="00E1579E" w:rsidRPr="00E1579E">
        <w:rPr>
          <w:highlight w:val="white"/>
        </w:rPr>
        <w:t xml:space="preserve"> new HashSet&lt;string&gt;(staticSymbol.CallMap.Values);</w:t>
      </w:r>
    </w:p>
    <w:p w14:paraId="6524036F" w14:textId="77777777" w:rsidR="00E1579E" w:rsidRPr="00E1579E" w:rsidRDefault="00E1579E" w:rsidP="00E1579E">
      <w:pPr>
        <w:pStyle w:val="Code"/>
        <w:rPr>
          <w:highlight w:val="white"/>
        </w:rPr>
      </w:pPr>
      <w:r w:rsidRPr="00E1579E">
        <w:rPr>
          <w:highlight w:val="white"/>
        </w:rPr>
        <w:t xml:space="preserve">        foreach (string callName in callNameSet) {</w:t>
      </w:r>
    </w:p>
    <w:p w14:paraId="31A4ADD7" w14:textId="77777777" w:rsidR="00E1579E" w:rsidRPr="00E1579E" w:rsidRDefault="00E1579E" w:rsidP="00E1579E">
      <w:pPr>
        <w:pStyle w:val="Code"/>
        <w:rPr>
          <w:highlight w:val="white"/>
        </w:rPr>
      </w:pPr>
      <w:r w:rsidRPr="00E1579E">
        <w:rPr>
          <w:highlight w:val="white"/>
        </w:rPr>
        <w:t xml:space="preserve">          StaticSymbolWindows funcSymbol;</w:t>
      </w:r>
    </w:p>
    <w:p w14:paraId="19770E2B" w14:textId="77777777" w:rsidR="00034B05" w:rsidRDefault="00E1579E" w:rsidP="00E1579E">
      <w:pPr>
        <w:pStyle w:val="Code"/>
        <w:rPr>
          <w:highlight w:val="white"/>
        </w:rPr>
      </w:pPr>
      <w:r w:rsidRPr="00E1579E">
        <w:rPr>
          <w:highlight w:val="white"/>
        </w:rPr>
        <w:t xml:space="preserve">          Assert.Error(m_globalMap.TryGetValue(callName, out funcSymbol),</w:t>
      </w:r>
    </w:p>
    <w:p w14:paraId="15ADD5E4" w14:textId="0D61CCF2" w:rsidR="00E1579E" w:rsidRPr="00E1579E" w:rsidRDefault="00034B05" w:rsidP="00E1579E">
      <w:pPr>
        <w:pStyle w:val="Code"/>
        <w:rPr>
          <w:highlight w:val="white"/>
        </w:rPr>
      </w:pPr>
      <w:r>
        <w:rPr>
          <w:highlight w:val="white"/>
        </w:rPr>
        <w:t xml:space="preserve">                      </w:t>
      </w:r>
      <w:r w:rsidR="00E1579E" w:rsidRPr="00E1579E">
        <w:rPr>
          <w:highlight w:val="white"/>
        </w:rPr>
        <w:t xml:space="preserve"> callName, Message.Function_missing_in_linking);</w:t>
      </w:r>
    </w:p>
    <w:p w14:paraId="48F35BED" w14:textId="77777777" w:rsidR="00E1579E" w:rsidRPr="00E1579E" w:rsidRDefault="00E1579E" w:rsidP="00E1579E">
      <w:pPr>
        <w:pStyle w:val="Code"/>
        <w:rPr>
          <w:highlight w:val="white"/>
        </w:rPr>
      </w:pPr>
      <w:r w:rsidRPr="00E1579E">
        <w:rPr>
          <w:highlight w:val="white"/>
        </w:rPr>
        <w:t xml:space="preserve">          Assert.Error(funcSymbol != null, SimpleName(callName), </w:t>
      </w:r>
    </w:p>
    <w:p w14:paraId="3B1A739B" w14:textId="77777777" w:rsidR="00E1579E" w:rsidRPr="00E1579E" w:rsidRDefault="00E1579E" w:rsidP="00E1579E">
      <w:pPr>
        <w:pStyle w:val="Code"/>
        <w:rPr>
          <w:highlight w:val="white"/>
        </w:rPr>
      </w:pPr>
      <w:r w:rsidRPr="00E1579E">
        <w:rPr>
          <w:highlight w:val="white"/>
        </w:rPr>
        <w:t xml:space="preserve">                         Message.Missing_external_function);</w:t>
      </w:r>
    </w:p>
    <w:p w14:paraId="00D1D95B" w14:textId="77777777" w:rsidR="00E1579E" w:rsidRPr="00E1579E" w:rsidRDefault="00E1579E" w:rsidP="00E1579E">
      <w:pPr>
        <w:pStyle w:val="Code"/>
        <w:rPr>
          <w:highlight w:val="white"/>
        </w:rPr>
      </w:pPr>
      <w:r w:rsidRPr="00E1579E">
        <w:rPr>
          <w:highlight w:val="white"/>
        </w:rPr>
        <w:t xml:space="preserve">          GenerateTrace(funcSymbol);</w:t>
      </w:r>
    </w:p>
    <w:p w14:paraId="0D8C1595" w14:textId="77777777" w:rsidR="00E1579E" w:rsidRPr="00E1579E" w:rsidRDefault="00E1579E" w:rsidP="00E1579E">
      <w:pPr>
        <w:pStyle w:val="Code"/>
        <w:rPr>
          <w:highlight w:val="white"/>
        </w:rPr>
      </w:pPr>
      <w:r w:rsidRPr="00E1579E">
        <w:rPr>
          <w:highlight w:val="white"/>
        </w:rPr>
        <w:t xml:space="preserve">        }      </w:t>
      </w:r>
    </w:p>
    <w:p w14:paraId="5224BE56" w14:textId="77777777" w:rsidR="00E1579E" w:rsidRPr="00E1579E" w:rsidRDefault="00E1579E" w:rsidP="00E1579E">
      <w:pPr>
        <w:pStyle w:val="Code"/>
        <w:rPr>
          <w:highlight w:val="white"/>
        </w:rPr>
      </w:pPr>
      <w:r w:rsidRPr="00E1579E">
        <w:rPr>
          <w:highlight w:val="white"/>
        </w:rPr>
        <w:t xml:space="preserve">      }</w:t>
      </w:r>
    </w:p>
    <w:p w14:paraId="66A6B9FA" w14:textId="77777777" w:rsidR="00E1579E" w:rsidRPr="00E1579E" w:rsidRDefault="00E1579E" w:rsidP="00E1579E">
      <w:pPr>
        <w:pStyle w:val="Code"/>
        <w:rPr>
          <w:highlight w:val="white"/>
        </w:rPr>
      </w:pPr>
      <w:r w:rsidRPr="00E1579E">
        <w:rPr>
          <w:highlight w:val="white"/>
        </w:rPr>
        <w:t xml:space="preserve">    }</w:t>
      </w:r>
    </w:p>
    <w:p w14:paraId="25398DFA" w14:textId="4DA6E69E" w:rsidR="00E1579E" w:rsidRPr="00E1579E" w:rsidRDefault="003045D3" w:rsidP="003045D3">
      <w:pPr>
        <w:rPr>
          <w:highlight w:val="white"/>
        </w:rPr>
      </w:pPr>
      <w:r>
        <w:rPr>
          <w:highlight w:val="white"/>
        </w:rPr>
        <w:t xml:space="preserve">The </w:t>
      </w:r>
      <w:r w:rsidRPr="003045D3">
        <w:rPr>
          <w:rStyle w:val="KeyWord0"/>
          <w:highlight w:val="white"/>
        </w:rPr>
        <w:t>GenerateAccess</w:t>
      </w:r>
      <w:r>
        <w:rPr>
          <w:highlight w:val="white"/>
        </w:rPr>
        <w:t xml:space="preserve"> </w:t>
      </w:r>
      <w:r w:rsidR="009A0FCE">
        <w:rPr>
          <w:highlight w:val="white"/>
        </w:rPr>
        <w:t>methods iterators through</w:t>
      </w:r>
      <w:r w:rsidR="005A135F">
        <w:rPr>
          <w:highlight w:val="white"/>
        </w:rPr>
        <w:t xml:space="preserve"> the access map and </w:t>
      </w:r>
      <w:r w:rsidR="00C94223">
        <w:rPr>
          <w:highlight w:val="white"/>
        </w:rPr>
        <w:t>modifies the addresses.</w:t>
      </w:r>
    </w:p>
    <w:p w14:paraId="2C0887B6" w14:textId="77777777" w:rsidR="00E1579E" w:rsidRPr="00E1579E" w:rsidRDefault="00E1579E" w:rsidP="00E1579E">
      <w:pPr>
        <w:pStyle w:val="Code"/>
        <w:rPr>
          <w:highlight w:val="white"/>
        </w:rPr>
      </w:pPr>
      <w:r w:rsidRPr="00E1579E">
        <w:rPr>
          <w:highlight w:val="white"/>
        </w:rPr>
        <w:lastRenderedPageBreak/>
        <w:t xml:space="preserve">    private void GenerateAccess(IDictionary&lt;int,string&gt; accessMap,</w:t>
      </w:r>
    </w:p>
    <w:p w14:paraId="5E4B2D6D" w14:textId="77777777" w:rsidR="00E1579E" w:rsidRPr="00E1579E" w:rsidRDefault="00E1579E" w:rsidP="00E1579E">
      <w:pPr>
        <w:pStyle w:val="Code"/>
        <w:rPr>
          <w:highlight w:val="white"/>
        </w:rPr>
      </w:pPr>
      <w:r w:rsidRPr="00E1579E">
        <w:rPr>
          <w:highlight w:val="white"/>
        </w:rPr>
        <w:t xml:space="preserve">                                List&lt;byte&gt; byteList) {</w:t>
      </w:r>
    </w:p>
    <w:p w14:paraId="051AA669" w14:textId="77777777" w:rsidR="00E1579E" w:rsidRPr="00E1579E" w:rsidRDefault="00E1579E" w:rsidP="00E1579E">
      <w:pPr>
        <w:pStyle w:val="Code"/>
        <w:rPr>
          <w:highlight w:val="white"/>
        </w:rPr>
      </w:pPr>
      <w:r w:rsidRPr="00E1579E">
        <w:rPr>
          <w:highlight w:val="white"/>
        </w:rPr>
        <w:t xml:space="preserve">      foreach (KeyValuePair&lt;int,string&gt; entry in accessMap) {</w:t>
      </w:r>
    </w:p>
    <w:p w14:paraId="6A6ECEA0" w14:textId="4AFDEFD2" w:rsidR="00E1579E" w:rsidRPr="00E1579E" w:rsidRDefault="00E1579E" w:rsidP="00E1579E">
      <w:pPr>
        <w:pStyle w:val="Code"/>
        <w:rPr>
          <w:highlight w:val="white"/>
        </w:rPr>
      </w:pPr>
      <w:r w:rsidRPr="00E1579E">
        <w:rPr>
          <w:highlight w:val="white"/>
        </w:rPr>
        <w:t xml:space="preserve">        int </w:t>
      </w:r>
      <w:r w:rsidR="007F1ED9">
        <w:rPr>
          <w:highlight w:val="white"/>
        </w:rPr>
        <w:t>sourceAddress</w:t>
      </w:r>
      <w:r w:rsidRPr="00E1579E">
        <w:rPr>
          <w:highlight w:val="white"/>
        </w:rPr>
        <w:t xml:space="preserve"> = entry.Key;</w:t>
      </w:r>
    </w:p>
    <w:p w14:paraId="37F9D114" w14:textId="4B2591FA" w:rsidR="00E1579E" w:rsidRDefault="00E1579E" w:rsidP="00E1579E">
      <w:pPr>
        <w:pStyle w:val="Code"/>
        <w:rPr>
          <w:highlight w:val="white"/>
        </w:rPr>
      </w:pPr>
      <w:r w:rsidRPr="00E1579E">
        <w:rPr>
          <w:highlight w:val="white"/>
        </w:rPr>
        <w:t xml:space="preserve">        string </w:t>
      </w:r>
      <w:r w:rsidR="00E52B24">
        <w:rPr>
          <w:highlight w:val="white"/>
        </w:rPr>
        <w:t>targetN</w:t>
      </w:r>
      <w:r w:rsidRPr="00E1579E">
        <w:rPr>
          <w:highlight w:val="white"/>
        </w:rPr>
        <w:t>ame = entry.Value;</w:t>
      </w:r>
    </w:p>
    <w:p w14:paraId="2D09D929" w14:textId="3D6698E6" w:rsidR="00C94223" w:rsidRPr="00E1579E" w:rsidRDefault="007F1B64" w:rsidP="007F1B64">
      <w:pPr>
        <w:rPr>
          <w:highlight w:val="white"/>
        </w:rPr>
      </w:pPr>
      <w:r>
        <w:rPr>
          <w:highlight w:val="white"/>
        </w:rPr>
        <w:t xml:space="preserve">We obtain the </w:t>
      </w:r>
      <w:r w:rsidR="007F1ED9">
        <w:rPr>
          <w:highlight w:val="white"/>
        </w:rPr>
        <w:t>target address</w:t>
      </w:r>
      <w:r>
        <w:rPr>
          <w:highlight w:val="white"/>
        </w:rPr>
        <w:t xml:space="preserve"> from the low and hig</w:t>
      </w:r>
      <w:r w:rsidR="005B3053">
        <w:rPr>
          <w:highlight w:val="white"/>
        </w:rPr>
        <w:t>h</w:t>
      </w:r>
      <w:r>
        <w:rPr>
          <w:highlight w:val="white"/>
        </w:rPr>
        <w:t xml:space="preserve"> byte of the </w:t>
      </w:r>
      <w:r w:rsidR="007F1ED9">
        <w:rPr>
          <w:highlight w:val="white"/>
        </w:rPr>
        <w:t>source address</w:t>
      </w:r>
      <w:r>
        <w:rPr>
          <w:highlight w:val="white"/>
        </w:rPr>
        <w:t>.</w:t>
      </w:r>
      <w:r w:rsidR="00870C36">
        <w:rPr>
          <w:highlight w:val="white"/>
        </w:rPr>
        <w:t xml:space="preserve"> Note that the </w:t>
      </w:r>
      <w:r w:rsidR="007F1ED9">
        <w:rPr>
          <w:highlight w:val="white"/>
        </w:rPr>
        <w:t>target address</w:t>
      </w:r>
      <w:r w:rsidR="00870C36">
        <w:rPr>
          <w:highlight w:val="white"/>
        </w:rPr>
        <w:t xml:space="preserve"> does not need to be zero</w:t>
      </w:r>
      <w:r w:rsidR="00C42881">
        <w:rPr>
          <w:highlight w:val="white"/>
        </w:rPr>
        <w:t>, it may hold an offset. F</w:t>
      </w:r>
      <w:r w:rsidR="00FB0E68">
        <w:rPr>
          <w:highlight w:val="white"/>
        </w:rPr>
        <w:t xml:space="preserve">or instance, the </w:t>
      </w:r>
      <w:r w:rsidR="007F1ED9">
        <w:rPr>
          <w:highlight w:val="white"/>
        </w:rPr>
        <w:t>target address</w:t>
      </w:r>
      <w:r w:rsidR="00FB0E68">
        <w:rPr>
          <w:highlight w:val="white"/>
        </w:rPr>
        <w:t xml:space="preserve"> may be a pointer to a value in an array of a non-zero index, in which case </w:t>
      </w:r>
      <w:r w:rsidR="00C42881">
        <w:rPr>
          <w:highlight w:val="white"/>
        </w:rPr>
        <w:t xml:space="preserve">its offset </w:t>
      </w:r>
      <w:r w:rsidR="00FB0E68">
        <w:rPr>
          <w:highlight w:val="white"/>
        </w:rPr>
        <w:t>is non-zero.</w:t>
      </w:r>
    </w:p>
    <w:p w14:paraId="05D6B6E6" w14:textId="1902CF0E" w:rsidR="00E1579E" w:rsidRPr="00E1579E" w:rsidRDefault="00E1579E" w:rsidP="00E1579E">
      <w:pPr>
        <w:pStyle w:val="Code"/>
        <w:rPr>
          <w:highlight w:val="white"/>
        </w:rPr>
      </w:pPr>
      <w:r w:rsidRPr="00E1579E">
        <w:rPr>
          <w:highlight w:val="white"/>
        </w:rPr>
        <w:t xml:space="preserve">        byte </w:t>
      </w:r>
      <w:r w:rsidR="00E4675D">
        <w:rPr>
          <w:highlight w:val="white"/>
        </w:rPr>
        <w:t>l</w:t>
      </w:r>
      <w:r w:rsidRPr="00E1579E">
        <w:rPr>
          <w:highlight w:val="white"/>
        </w:rPr>
        <w:t>owByte = byteList[</w:t>
      </w:r>
      <w:r w:rsidR="007F1ED9">
        <w:rPr>
          <w:highlight w:val="white"/>
        </w:rPr>
        <w:t>sourceAddress</w:t>
      </w:r>
      <w:r w:rsidRPr="00E1579E">
        <w:rPr>
          <w:highlight w:val="white"/>
        </w:rPr>
        <w:t>],</w:t>
      </w:r>
    </w:p>
    <w:p w14:paraId="193345BC" w14:textId="492E04D8" w:rsidR="00E1579E" w:rsidRPr="00E1579E" w:rsidRDefault="00E1579E" w:rsidP="00E1579E">
      <w:pPr>
        <w:pStyle w:val="Code"/>
        <w:rPr>
          <w:highlight w:val="white"/>
        </w:rPr>
      </w:pPr>
      <w:r w:rsidRPr="00E1579E">
        <w:rPr>
          <w:highlight w:val="white"/>
        </w:rPr>
        <w:t xml:space="preserve">             </w:t>
      </w:r>
      <w:r w:rsidR="00E4675D">
        <w:rPr>
          <w:highlight w:val="white"/>
        </w:rPr>
        <w:t>h</w:t>
      </w:r>
      <w:r w:rsidRPr="00E1579E">
        <w:rPr>
          <w:highlight w:val="white"/>
        </w:rPr>
        <w:t>ighByte = byteList[</w:t>
      </w:r>
      <w:r w:rsidR="007F1ED9">
        <w:rPr>
          <w:highlight w:val="white"/>
        </w:rPr>
        <w:t>sourceAddress</w:t>
      </w:r>
      <w:r w:rsidRPr="00E1579E">
        <w:rPr>
          <w:highlight w:val="white"/>
        </w:rPr>
        <w:t xml:space="preserve"> + 1];</w:t>
      </w:r>
    </w:p>
    <w:p w14:paraId="5F070F44" w14:textId="592CC9EB" w:rsidR="00E1579E" w:rsidRDefault="00E1579E" w:rsidP="00E1579E">
      <w:pPr>
        <w:pStyle w:val="Code"/>
        <w:rPr>
          <w:highlight w:val="white"/>
        </w:rPr>
      </w:pPr>
      <w:r w:rsidRPr="00E1579E">
        <w:rPr>
          <w:highlight w:val="white"/>
        </w:rPr>
        <w:t xml:space="preserve">        int </w:t>
      </w:r>
      <w:r w:rsidR="007F1ED9">
        <w:rPr>
          <w:highlight w:val="white"/>
        </w:rPr>
        <w:t>targetAddress</w:t>
      </w:r>
      <w:r w:rsidRPr="00E1579E">
        <w:rPr>
          <w:highlight w:val="white"/>
        </w:rPr>
        <w:t xml:space="preserve"> = ((int) </w:t>
      </w:r>
      <w:r w:rsidR="00E4675D">
        <w:rPr>
          <w:highlight w:val="white"/>
        </w:rPr>
        <w:t>h</w:t>
      </w:r>
      <w:r w:rsidRPr="00E1579E">
        <w:rPr>
          <w:highlight w:val="white"/>
        </w:rPr>
        <w:t xml:space="preserve">ighByte &lt;&lt; 8) + </w:t>
      </w:r>
      <w:r w:rsidR="00E4675D">
        <w:rPr>
          <w:highlight w:val="white"/>
        </w:rPr>
        <w:t>l</w:t>
      </w:r>
      <w:r w:rsidRPr="00E1579E">
        <w:rPr>
          <w:highlight w:val="white"/>
        </w:rPr>
        <w:t>owByte;</w:t>
      </w:r>
    </w:p>
    <w:p w14:paraId="4E1F1A0D" w14:textId="53AA015A" w:rsidR="007F1B64" w:rsidRPr="007F1ED9" w:rsidRDefault="00870C36" w:rsidP="000121DD">
      <w:pPr>
        <w:rPr>
          <w:b/>
          <w:bCs/>
          <w:highlight w:val="white"/>
        </w:rPr>
      </w:pPr>
      <w:r>
        <w:rPr>
          <w:highlight w:val="white"/>
        </w:rPr>
        <w:t xml:space="preserve">We modify the </w:t>
      </w:r>
      <w:r w:rsidR="007F1ED9">
        <w:rPr>
          <w:highlight w:val="white"/>
        </w:rPr>
        <w:t>target address</w:t>
      </w:r>
      <w:r>
        <w:rPr>
          <w:highlight w:val="white"/>
        </w:rPr>
        <w:t xml:space="preserve"> by</w:t>
      </w:r>
      <w:r w:rsidR="00907C44">
        <w:rPr>
          <w:highlight w:val="white"/>
        </w:rPr>
        <w:t xml:space="preserve"> adding the address of </w:t>
      </w:r>
      <w:r w:rsidR="001934F7">
        <w:rPr>
          <w:highlight w:val="white"/>
        </w:rPr>
        <w:t xml:space="preserve">the </w:t>
      </w:r>
      <w:r w:rsidR="00F85B99">
        <w:rPr>
          <w:highlight w:val="white"/>
        </w:rPr>
        <w:t xml:space="preserve">name to </w:t>
      </w:r>
      <w:r w:rsidR="007F1ED9">
        <w:rPr>
          <w:highlight w:val="white"/>
        </w:rPr>
        <w:t xml:space="preserve">target address, which we </w:t>
      </w:r>
      <w:r w:rsidR="001934F7">
        <w:rPr>
          <w:highlight w:val="white"/>
        </w:rPr>
        <w:t>restore to the source address.</w:t>
      </w:r>
    </w:p>
    <w:p w14:paraId="2CE198F8" w14:textId="49FD2A62" w:rsidR="00E1579E" w:rsidRPr="00E1579E" w:rsidRDefault="00E1579E" w:rsidP="00E1579E">
      <w:pPr>
        <w:pStyle w:val="Code"/>
        <w:rPr>
          <w:highlight w:val="white"/>
        </w:rPr>
      </w:pPr>
      <w:r w:rsidRPr="00E1579E">
        <w:rPr>
          <w:highlight w:val="white"/>
        </w:rPr>
        <w:t xml:space="preserve">        </w:t>
      </w:r>
      <w:r w:rsidR="007F1ED9">
        <w:rPr>
          <w:highlight w:val="white"/>
        </w:rPr>
        <w:t>targetAddress</w:t>
      </w:r>
      <w:r w:rsidRPr="00E1579E">
        <w:rPr>
          <w:highlight w:val="white"/>
        </w:rPr>
        <w:t xml:space="preserve"> </w:t>
      </w:r>
      <w:r w:rsidR="00E4675D">
        <w:rPr>
          <w:highlight w:val="white"/>
        </w:rPr>
        <w:t>+</w:t>
      </w:r>
      <w:r w:rsidRPr="00E1579E">
        <w:rPr>
          <w:highlight w:val="white"/>
        </w:rPr>
        <w:t>= m_</w:t>
      </w:r>
      <w:r w:rsidR="007F1ED9">
        <w:rPr>
          <w:highlight w:val="white"/>
        </w:rPr>
        <w:t>address</w:t>
      </w:r>
      <w:r w:rsidRPr="00E1579E">
        <w:rPr>
          <w:highlight w:val="white"/>
        </w:rPr>
        <w:t>Map[</w:t>
      </w:r>
      <w:r w:rsidR="00317998">
        <w:rPr>
          <w:highlight w:val="white"/>
        </w:rPr>
        <w:t>targetN</w:t>
      </w:r>
      <w:r w:rsidR="00317998" w:rsidRPr="00E1579E">
        <w:rPr>
          <w:highlight w:val="white"/>
        </w:rPr>
        <w:t>ame</w:t>
      </w:r>
      <w:r w:rsidRPr="00E1579E">
        <w:rPr>
          <w:highlight w:val="white"/>
        </w:rPr>
        <w:t>];</w:t>
      </w:r>
    </w:p>
    <w:p w14:paraId="65B61FD5" w14:textId="1D52813C" w:rsidR="00E1579E" w:rsidRPr="00E1579E" w:rsidRDefault="00E1579E" w:rsidP="00E1579E">
      <w:pPr>
        <w:pStyle w:val="Code"/>
        <w:rPr>
          <w:highlight w:val="white"/>
        </w:rPr>
      </w:pPr>
      <w:r w:rsidRPr="00E1579E">
        <w:rPr>
          <w:highlight w:val="white"/>
        </w:rPr>
        <w:t xml:space="preserve">        byteList[</w:t>
      </w:r>
      <w:r w:rsidR="007F1ED9">
        <w:rPr>
          <w:highlight w:val="white"/>
        </w:rPr>
        <w:t>sourceAddress</w:t>
      </w:r>
      <w:r w:rsidRPr="00E1579E">
        <w:rPr>
          <w:highlight w:val="white"/>
        </w:rPr>
        <w:t xml:space="preserve">] = (byte) </w:t>
      </w:r>
      <w:r w:rsidR="007F1ED9">
        <w:rPr>
          <w:highlight w:val="white"/>
        </w:rPr>
        <w:t>targetAddress</w:t>
      </w:r>
      <w:r w:rsidRPr="00E1579E">
        <w:rPr>
          <w:highlight w:val="white"/>
        </w:rPr>
        <w:t>;</w:t>
      </w:r>
    </w:p>
    <w:p w14:paraId="16F021FF" w14:textId="58822241" w:rsidR="00E1579E" w:rsidRPr="00E1579E" w:rsidRDefault="00E1579E" w:rsidP="00E1579E">
      <w:pPr>
        <w:pStyle w:val="Code"/>
        <w:rPr>
          <w:highlight w:val="white"/>
        </w:rPr>
      </w:pPr>
      <w:r w:rsidRPr="00E1579E">
        <w:rPr>
          <w:highlight w:val="white"/>
        </w:rPr>
        <w:t xml:space="preserve">        byteList[</w:t>
      </w:r>
      <w:r w:rsidR="007F1ED9">
        <w:rPr>
          <w:highlight w:val="white"/>
        </w:rPr>
        <w:t>sourceAddress</w:t>
      </w:r>
      <w:r w:rsidRPr="00E1579E">
        <w:rPr>
          <w:highlight w:val="white"/>
        </w:rPr>
        <w:t xml:space="preserve"> + 1] = (byte) (</w:t>
      </w:r>
      <w:r w:rsidR="007F1ED9">
        <w:rPr>
          <w:highlight w:val="white"/>
        </w:rPr>
        <w:t>targetAddress</w:t>
      </w:r>
      <w:r w:rsidRPr="00E1579E">
        <w:rPr>
          <w:highlight w:val="white"/>
        </w:rPr>
        <w:t xml:space="preserve"> &gt;&gt; 8);</w:t>
      </w:r>
    </w:p>
    <w:p w14:paraId="1554F188" w14:textId="77777777" w:rsidR="00E1579E" w:rsidRPr="00E1579E" w:rsidRDefault="00E1579E" w:rsidP="00E1579E">
      <w:pPr>
        <w:pStyle w:val="Code"/>
        <w:rPr>
          <w:highlight w:val="white"/>
        </w:rPr>
      </w:pPr>
      <w:r w:rsidRPr="00E1579E">
        <w:rPr>
          <w:highlight w:val="white"/>
        </w:rPr>
        <w:t xml:space="preserve">      }</w:t>
      </w:r>
    </w:p>
    <w:p w14:paraId="76C2A33A" w14:textId="77777777" w:rsidR="00E1579E" w:rsidRPr="00E1579E" w:rsidRDefault="00E1579E" w:rsidP="00E1579E">
      <w:pPr>
        <w:pStyle w:val="Code"/>
        <w:rPr>
          <w:highlight w:val="white"/>
        </w:rPr>
      </w:pPr>
      <w:r w:rsidRPr="00E1579E">
        <w:rPr>
          <w:highlight w:val="white"/>
        </w:rPr>
        <w:t xml:space="preserve">    }</w:t>
      </w:r>
    </w:p>
    <w:p w14:paraId="23FCEA73" w14:textId="3308B1E8" w:rsidR="00E1579E" w:rsidRPr="00E1579E" w:rsidRDefault="00B07640" w:rsidP="00E16F6A">
      <w:pPr>
        <w:rPr>
          <w:highlight w:val="white"/>
        </w:rPr>
      </w:pPr>
      <w:r>
        <w:rPr>
          <w:highlight w:val="white"/>
        </w:rPr>
        <w:t xml:space="preserve">The </w:t>
      </w:r>
      <w:r w:rsidRPr="00B07640">
        <w:rPr>
          <w:rStyle w:val="KeyWord0"/>
          <w:highlight w:val="white"/>
        </w:rPr>
        <w:t>GenerateCall</w:t>
      </w:r>
      <w:r>
        <w:rPr>
          <w:highlight w:val="white"/>
        </w:rPr>
        <w:t xml:space="preserve"> method</w:t>
      </w:r>
      <w:r w:rsidR="00DD3E21">
        <w:rPr>
          <w:highlight w:val="white"/>
        </w:rPr>
        <w:t xml:space="preserve"> </w:t>
      </w:r>
      <w:r w:rsidR="00FA5691">
        <w:rPr>
          <w:highlight w:val="white"/>
        </w:rPr>
        <w:t>iterates through the</w:t>
      </w:r>
      <w:r w:rsidR="00E52B24">
        <w:rPr>
          <w:highlight w:val="white"/>
        </w:rPr>
        <w:t xml:space="preserve"> </w:t>
      </w:r>
      <w:r w:rsidR="00E6689C">
        <w:rPr>
          <w:highlight w:val="white"/>
        </w:rPr>
        <w:t xml:space="preserve">names of the functions to called. There are two differences between this method and </w:t>
      </w:r>
      <w:r w:rsidR="00E6689C" w:rsidRPr="003045D3">
        <w:rPr>
          <w:rStyle w:val="KeyWord0"/>
          <w:highlight w:val="white"/>
        </w:rPr>
        <w:t>GenerateAccess</w:t>
      </w:r>
      <w:r w:rsidR="00E16F6A" w:rsidRPr="00E16F6A">
        <w:rPr>
          <w:highlight w:val="white"/>
        </w:rPr>
        <w:t xml:space="preserve"> above</w:t>
      </w:r>
      <w:r w:rsidR="008F2431">
        <w:rPr>
          <w:highlight w:val="white"/>
        </w:rPr>
        <w:t xml:space="preserve">. First, we do not need to take into consideration that the original </w:t>
      </w:r>
      <w:r w:rsidR="00EB4BEC">
        <w:rPr>
          <w:highlight w:val="white"/>
        </w:rPr>
        <w:t xml:space="preserve">value on the </w:t>
      </w:r>
      <w:r w:rsidR="008F2431">
        <w:rPr>
          <w:highlight w:val="white"/>
        </w:rPr>
        <w:t xml:space="preserve">address of the function </w:t>
      </w:r>
      <w:r w:rsidR="00EB4BEC">
        <w:rPr>
          <w:highlight w:val="white"/>
        </w:rPr>
        <w:t xml:space="preserve">call </w:t>
      </w:r>
      <w:r w:rsidR="008F2431">
        <w:rPr>
          <w:highlight w:val="white"/>
        </w:rPr>
        <w:t>may be non-zer</w:t>
      </w:r>
      <w:r w:rsidR="00EB4BEC">
        <w:rPr>
          <w:highlight w:val="white"/>
        </w:rPr>
        <w:t>o</w:t>
      </w:r>
      <w:r w:rsidR="008F2431">
        <w:rPr>
          <w:highlight w:val="white"/>
        </w:rPr>
        <w:t xml:space="preserve">, since it is not possible to </w:t>
      </w:r>
      <w:r w:rsidR="00EB4BEC">
        <w:rPr>
          <w:highlight w:val="white"/>
        </w:rPr>
        <w:t>add an offset to a function call. Second, the address of the call is relative the next assembly code instruction</w:t>
      </w:r>
      <w:r w:rsidR="00775C28">
        <w:rPr>
          <w:highlight w:val="white"/>
        </w:rPr>
        <w:t>.</w:t>
      </w:r>
    </w:p>
    <w:p w14:paraId="2B02E8D8" w14:textId="084600D5" w:rsidR="00034B05" w:rsidRDefault="00E1579E" w:rsidP="00E1579E">
      <w:pPr>
        <w:pStyle w:val="Code"/>
        <w:rPr>
          <w:highlight w:val="white"/>
        </w:rPr>
      </w:pPr>
      <w:r w:rsidRPr="00E1579E">
        <w:rPr>
          <w:highlight w:val="white"/>
        </w:rPr>
        <w:t xml:space="preserve">    private void GenerateCall(int </w:t>
      </w:r>
      <w:r w:rsidR="00D95327">
        <w:rPr>
          <w:highlight w:val="white"/>
        </w:rPr>
        <w:t>callerS</w:t>
      </w:r>
      <w:r w:rsidRPr="00E1579E">
        <w:rPr>
          <w:highlight w:val="white"/>
        </w:rPr>
        <w:t>tartAddress,</w:t>
      </w:r>
    </w:p>
    <w:p w14:paraId="38BAF35A" w14:textId="6D131FD0" w:rsidR="00E1579E" w:rsidRPr="00E1579E" w:rsidRDefault="00034B05" w:rsidP="00E1579E">
      <w:pPr>
        <w:pStyle w:val="Code"/>
        <w:rPr>
          <w:highlight w:val="white"/>
        </w:rPr>
      </w:pPr>
      <w:r>
        <w:rPr>
          <w:highlight w:val="white"/>
        </w:rPr>
        <w:t xml:space="preserve">                             </w:t>
      </w:r>
      <w:r w:rsidR="00E1579E" w:rsidRPr="00E1579E">
        <w:rPr>
          <w:highlight w:val="white"/>
        </w:rPr>
        <w:t xml:space="preserve"> IDictionary&lt;int,string&gt; callMap,</w:t>
      </w:r>
    </w:p>
    <w:p w14:paraId="771698A9" w14:textId="77777777" w:rsidR="00E1579E" w:rsidRPr="00E1579E" w:rsidRDefault="00E1579E" w:rsidP="00E1579E">
      <w:pPr>
        <w:pStyle w:val="Code"/>
        <w:rPr>
          <w:highlight w:val="white"/>
        </w:rPr>
      </w:pPr>
      <w:r w:rsidRPr="00E1579E">
        <w:rPr>
          <w:highlight w:val="white"/>
        </w:rPr>
        <w:t xml:space="preserve">                              List&lt;byte&gt; byteList) {</w:t>
      </w:r>
    </w:p>
    <w:p w14:paraId="38EB8AD9" w14:textId="77777777" w:rsidR="00E1579E" w:rsidRPr="00E1579E" w:rsidRDefault="00E1579E" w:rsidP="00E1579E">
      <w:pPr>
        <w:pStyle w:val="Code"/>
        <w:rPr>
          <w:highlight w:val="white"/>
        </w:rPr>
      </w:pPr>
      <w:r w:rsidRPr="00E1579E">
        <w:rPr>
          <w:highlight w:val="white"/>
        </w:rPr>
        <w:t xml:space="preserve">      foreach (KeyValuePair&lt;int,string&gt; entry in callMap) {</w:t>
      </w:r>
    </w:p>
    <w:p w14:paraId="3F3A7F9F" w14:textId="104FC9F2" w:rsidR="00E1579E" w:rsidRDefault="00E1579E" w:rsidP="00E1579E">
      <w:pPr>
        <w:pStyle w:val="Code"/>
        <w:rPr>
          <w:highlight w:val="white"/>
        </w:rPr>
      </w:pPr>
      <w:r w:rsidRPr="00E1579E">
        <w:rPr>
          <w:highlight w:val="white"/>
        </w:rPr>
        <w:t xml:space="preserve">        int </w:t>
      </w:r>
      <w:r w:rsidR="00DD3E21">
        <w:rPr>
          <w:highlight w:val="white"/>
        </w:rPr>
        <w:t>sourceA</w:t>
      </w:r>
      <w:r w:rsidRPr="00E1579E">
        <w:rPr>
          <w:highlight w:val="white"/>
        </w:rPr>
        <w:t>ddress = entry.Key;</w:t>
      </w:r>
    </w:p>
    <w:p w14:paraId="6003024F" w14:textId="6F9DF040" w:rsidR="00317998" w:rsidRDefault="00317998" w:rsidP="00E1579E">
      <w:pPr>
        <w:pStyle w:val="Code"/>
        <w:rPr>
          <w:highlight w:val="white"/>
        </w:rPr>
      </w:pPr>
      <w:r>
        <w:rPr>
          <w:highlight w:val="white"/>
        </w:rPr>
        <w:t xml:space="preserve">        string sourceName = entry.Value;</w:t>
      </w:r>
    </w:p>
    <w:p w14:paraId="1916BD14" w14:textId="446FD0E7" w:rsidR="00800186" w:rsidRPr="00E1579E" w:rsidRDefault="00800186" w:rsidP="00800186">
      <w:pPr>
        <w:rPr>
          <w:highlight w:val="white"/>
        </w:rPr>
      </w:pPr>
      <w:r>
        <w:rPr>
          <w:highlight w:val="white"/>
        </w:rPr>
        <w:t>The source address is the last two bytes of the function assembly code instruction, why the address of the next instruction is the source address plus two. However, the source address is relative the beginning of the function. Therefore, we need to add the global start address of the caller function to the caller address, in order to make the address relative the whole executable file.</w:t>
      </w:r>
    </w:p>
    <w:p w14:paraId="641C52EF" w14:textId="1D4294C0" w:rsidR="00C22711" w:rsidRPr="00E1579E" w:rsidRDefault="00C22711" w:rsidP="00C22711">
      <w:pPr>
        <w:pStyle w:val="Code"/>
        <w:rPr>
          <w:highlight w:val="white"/>
        </w:rPr>
      </w:pPr>
      <w:r w:rsidRPr="00E1579E">
        <w:rPr>
          <w:highlight w:val="white"/>
        </w:rPr>
        <w:t xml:space="preserve">        int </w:t>
      </w:r>
      <w:r w:rsidR="0061063E">
        <w:rPr>
          <w:highlight w:val="white"/>
        </w:rPr>
        <w:t>next</w:t>
      </w:r>
      <w:r w:rsidRPr="00E1579E">
        <w:rPr>
          <w:highlight w:val="white"/>
        </w:rPr>
        <w:t xml:space="preserve">Address = </w:t>
      </w:r>
      <w:r>
        <w:rPr>
          <w:highlight w:val="white"/>
        </w:rPr>
        <w:t>(sourceA</w:t>
      </w:r>
      <w:r w:rsidRPr="00E1579E">
        <w:rPr>
          <w:highlight w:val="white"/>
        </w:rPr>
        <w:t>ddress + 2</w:t>
      </w:r>
      <w:r>
        <w:rPr>
          <w:highlight w:val="white"/>
        </w:rPr>
        <w:t>) + callerS</w:t>
      </w:r>
      <w:r w:rsidRPr="00E1579E">
        <w:rPr>
          <w:highlight w:val="white"/>
        </w:rPr>
        <w:t>tartAddress;</w:t>
      </w:r>
    </w:p>
    <w:p w14:paraId="4197AEA7" w14:textId="7F313409" w:rsidR="0061063E" w:rsidRDefault="00E1579E" w:rsidP="00E1579E">
      <w:pPr>
        <w:pStyle w:val="Code"/>
        <w:rPr>
          <w:highlight w:val="white"/>
        </w:rPr>
      </w:pPr>
      <w:r w:rsidRPr="00E1579E">
        <w:rPr>
          <w:highlight w:val="white"/>
        </w:rPr>
        <w:t xml:space="preserve">        int calleeAddress = m_addressMap[</w:t>
      </w:r>
      <w:r w:rsidR="000342A7">
        <w:rPr>
          <w:highlight w:val="white"/>
        </w:rPr>
        <w:t>sourceName</w:t>
      </w:r>
      <w:r w:rsidRPr="00E1579E">
        <w:rPr>
          <w:highlight w:val="white"/>
        </w:rPr>
        <w:t>];</w:t>
      </w:r>
    </w:p>
    <w:p w14:paraId="1DA62BA4" w14:textId="31DADAB1" w:rsidR="0061063E" w:rsidRPr="00E1579E" w:rsidRDefault="0061063E" w:rsidP="00EE2D29">
      <w:pPr>
        <w:rPr>
          <w:highlight w:val="white"/>
        </w:rPr>
      </w:pPr>
      <w:r>
        <w:rPr>
          <w:highlight w:val="white"/>
        </w:rPr>
        <w:t>The relative address of the call is the difference of the address of the callee function and the next</w:t>
      </w:r>
      <w:r w:rsidR="00EE2D29">
        <w:rPr>
          <w:highlight w:val="white"/>
        </w:rPr>
        <w:t xml:space="preserve"> instruction (the address of the instruction following the call).</w:t>
      </w:r>
    </w:p>
    <w:p w14:paraId="366FBC1F" w14:textId="5058F163" w:rsidR="00E1579E" w:rsidRPr="00E1579E" w:rsidRDefault="00E1579E" w:rsidP="00E1579E">
      <w:pPr>
        <w:pStyle w:val="Code"/>
        <w:rPr>
          <w:highlight w:val="white"/>
        </w:rPr>
      </w:pPr>
      <w:r w:rsidRPr="00E1579E">
        <w:rPr>
          <w:highlight w:val="white"/>
        </w:rPr>
        <w:t xml:space="preserve">        int relativeAddress = calleeAddress - </w:t>
      </w:r>
      <w:r w:rsidR="0061063E">
        <w:rPr>
          <w:highlight w:val="white"/>
        </w:rPr>
        <w:t>next</w:t>
      </w:r>
      <w:r w:rsidR="0061063E" w:rsidRPr="00E1579E">
        <w:rPr>
          <w:highlight w:val="white"/>
        </w:rPr>
        <w:t>Address</w:t>
      </w:r>
      <w:r w:rsidRPr="00E1579E">
        <w:rPr>
          <w:highlight w:val="white"/>
        </w:rPr>
        <w:t>;</w:t>
      </w:r>
    </w:p>
    <w:p w14:paraId="7790C7F4" w14:textId="2AD8B7B3" w:rsidR="00E1579E" w:rsidRPr="00E1579E" w:rsidRDefault="00E1579E" w:rsidP="00E1579E">
      <w:pPr>
        <w:pStyle w:val="Code"/>
        <w:rPr>
          <w:highlight w:val="white"/>
        </w:rPr>
      </w:pPr>
      <w:r w:rsidRPr="00E1579E">
        <w:rPr>
          <w:highlight w:val="white"/>
        </w:rPr>
        <w:t xml:space="preserve">        byteList[</w:t>
      </w:r>
      <w:r w:rsidR="00B20082">
        <w:rPr>
          <w:highlight w:val="white"/>
        </w:rPr>
        <w:t>sourceA</w:t>
      </w:r>
      <w:r w:rsidR="00B20082" w:rsidRPr="00E1579E">
        <w:rPr>
          <w:highlight w:val="white"/>
        </w:rPr>
        <w:t>ddress</w:t>
      </w:r>
      <w:r w:rsidRPr="00E1579E">
        <w:rPr>
          <w:highlight w:val="white"/>
        </w:rPr>
        <w:t>] = (byte) ((sbyte) relativeAddress);</w:t>
      </w:r>
    </w:p>
    <w:p w14:paraId="0853C9F0" w14:textId="08D25C48" w:rsidR="00E1579E" w:rsidRPr="00E1579E" w:rsidRDefault="00E1579E" w:rsidP="00E1579E">
      <w:pPr>
        <w:pStyle w:val="Code"/>
        <w:rPr>
          <w:highlight w:val="white"/>
        </w:rPr>
      </w:pPr>
      <w:r w:rsidRPr="00E1579E">
        <w:rPr>
          <w:highlight w:val="white"/>
        </w:rPr>
        <w:t xml:space="preserve">        byteList[</w:t>
      </w:r>
      <w:r w:rsidR="00B20082">
        <w:rPr>
          <w:highlight w:val="white"/>
        </w:rPr>
        <w:t>sourceA</w:t>
      </w:r>
      <w:r w:rsidR="00B20082" w:rsidRPr="00E1579E">
        <w:rPr>
          <w:highlight w:val="white"/>
        </w:rPr>
        <w:t xml:space="preserve">ddress </w:t>
      </w:r>
      <w:r w:rsidRPr="00E1579E">
        <w:rPr>
          <w:highlight w:val="white"/>
        </w:rPr>
        <w:t>+ 1] = (byte) ((sbyte) (relativeAddress &gt;&gt; 8));</w:t>
      </w:r>
    </w:p>
    <w:p w14:paraId="1176BE0D" w14:textId="77777777" w:rsidR="00E1579E" w:rsidRPr="00E1579E" w:rsidRDefault="00E1579E" w:rsidP="00E1579E">
      <w:pPr>
        <w:pStyle w:val="Code"/>
        <w:rPr>
          <w:highlight w:val="white"/>
        </w:rPr>
      </w:pPr>
      <w:r w:rsidRPr="00E1579E">
        <w:rPr>
          <w:highlight w:val="white"/>
        </w:rPr>
        <w:t xml:space="preserve">      }</w:t>
      </w:r>
    </w:p>
    <w:p w14:paraId="1365C59A" w14:textId="77777777" w:rsidR="00E1579E" w:rsidRPr="00E1579E" w:rsidRDefault="00E1579E" w:rsidP="00E1579E">
      <w:pPr>
        <w:pStyle w:val="Code"/>
        <w:rPr>
          <w:highlight w:val="white"/>
        </w:rPr>
      </w:pPr>
      <w:r w:rsidRPr="00E1579E">
        <w:rPr>
          <w:highlight w:val="white"/>
        </w:rPr>
        <w:t xml:space="preserve">    }</w:t>
      </w:r>
    </w:p>
    <w:p w14:paraId="425A665C" w14:textId="178FDEB8" w:rsidR="00E1579E" w:rsidRPr="00E1579E" w:rsidRDefault="00BB1986" w:rsidP="00BB1986">
      <w:pPr>
        <w:rPr>
          <w:highlight w:val="white"/>
        </w:rPr>
      </w:pPr>
      <w:r>
        <w:rPr>
          <w:highlight w:val="white"/>
        </w:rPr>
        <w:t xml:space="preserve">The </w:t>
      </w:r>
      <w:r w:rsidRPr="00BB1986">
        <w:rPr>
          <w:rStyle w:val="KeyWord0"/>
          <w:highlight w:val="white"/>
        </w:rPr>
        <w:t>GenerateReturn</w:t>
      </w:r>
      <w:r>
        <w:rPr>
          <w:highlight w:val="white"/>
        </w:rPr>
        <w:t xml:space="preserve"> method</w:t>
      </w:r>
      <w:r w:rsidR="00670599">
        <w:rPr>
          <w:highlight w:val="white"/>
        </w:rPr>
        <w:t xml:space="preserve"> changes the return address from the address relative</w:t>
      </w:r>
      <w:r w:rsidR="00B01423">
        <w:rPr>
          <w:highlight w:val="white"/>
        </w:rPr>
        <w:t xml:space="preserve"> the beginning of the function </w:t>
      </w:r>
    </w:p>
    <w:p w14:paraId="3AC9E52D" w14:textId="77777777" w:rsidR="00F4455B" w:rsidRPr="00F4455B" w:rsidRDefault="00F4455B" w:rsidP="00F4455B">
      <w:pPr>
        <w:pStyle w:val="Code"/>
        <w:rPr>
          <w:highlight w:val="white"/>
        </w:rPr>
      </w:pPr>
      <w:r w:rsidRPr="00F4455B">
        <w:rPr>
          <w:highlight w:val="white"/>
        </w:rPr>
        <w:t xml:space="preserve">    private void GenerateReturn(int functionStartAddress, ISet&lt;int&gt; returnSet,</w:t>
      </w:r>
    </w:p>
    <w:p w14:paraId="6E69C776" w14:textId="77777777" w:rsidR="00F4455B" w:rsidRPr="00F4455B" w:rsidRDefault="00F4455B" w:rsidP="00F4455B">
      <w:pPr>
        <w:pStyle w:val="Code"/>
        <w:rPr>
          <w:highlight w:val="white"/>
        </w:rPr>
      </w:pPr>
      <w:r w:rsidRPr="00F4455B">
        <w:rPr>
          <w:highlight w:val="white"/>
        </w:rPr>
        <w:t xml:space="preserve">                                List&lt;byte&gt; byteList) {</w:t>
      </w:r>
    </w:p>
    <w:p w14:paraId="6B15EB15" w14:textId="77777777" w:rsidR="00F4455B" w:rsidRPr="00F4455B" w:rsidRDefault="00F4455B" w:rsidP="00F4455B">
      <w:pPr>
        <w:pStyle w:val="Code"/>
        <w:rPr>
          <w:highlight w:val="white"/>
        </w:rPr>
      </w:pPr>
      <w:r w:rsidRPr="00F4455B">
        <w:rPr>
          <w:highlight w:val="white"/>
        </w:rPr>
        <w:t xml:space="preserve">      foreach (int sourceAddress in returnSet) {</w:t>
      </w:r>
    </w:p>
    <w:p w14:paraId="42E87027" w14:textId="77777777" w:rsidR="00F4455B" w:rsidRPr="00F4455B" w:rsidRDefault="00F4455B" w:rsidP="00F4455B">
      <w:pPr>
        <w:pStyle w:val="Code"/>
        <w:rPr>
          <w:highlight w:val="white"/>
        </w:rPr>
      </w:pPr>
      <w:r w:rsidRPr="00F4455B">
        <w:rPr>
          <w:highlight w:val="white"/>
        </w:rPr>
        <w:t xml:space="preserve">        int lowByte = byteList[sourceAddress],</w:t>
      </w:r>
    </w:p>
    <w:p w14:paraId="6A2354D1" w14:textId="77777777" w:rsidR="00F4455B" w:rsidRPr="00F4455B" w:rsidRDefault="00F4455B" w:rsidP="00F4455B">
      <w:pPr>
        <w:pStyle w:val="Code"/>
        <w:rPr>
          <w:highlight w:val="white"/>
        </w:rPr>
      </w:pPr>
      <w:r w:rsidRPr="00F4455B">
        <w:rPr>
          <w:highlight w:val="white"/>
        </w:rPr>
        <w:lastRenderedPageBreak/>
        <w:t xml:space="preserve">            highByte = byteList[sourceAddress + 1];</w:t>
      </w:r>
    </w:p>
    <w:p w14:paraId="6879CF28" w14:textId="77777777" w:rsidR="00F4455B" w:rsidRPr="00F4455B" w:rsidRDefault="00F4455B" w:rsidP="00F4455B">
      <w:pPr>
        <w:pStyle w:val="Code"/>
        <w:rPr>
          <w:highlight w:val="white"/>
        </w:rPr>
      </w:pPr>
      <w:r w:rsidRPr="00F4455B">
        <w:rPr>
          <w:highlight w:val="white"/>
        </w:rPr>
        <w:t xml:space="preserve">        int targetAddress = (highByte &lt;&lt; 8) + lowByte;</w:t>
      </w:r>
    </w:p>
    <w:p w14:paraId="240D2DB1" w14:textId="77777777" w:rsidR="00F4455B" w:rsidRPr="00F4455B" w:rsidRDefault="00F4455B" w:rsidP="00F4455B">
      <w:pPr>
        <w:pStyle w:val="Code"/>
        <w:rPr>
          <w:highlight w:val="white"/>
        </w:rPr>
      </w:pPr>
      <w:r w:rsidRPr="00F4455B">
        <w:rPr>
          <w:highlight w:val="white"/>
        </w:rPr>
        <w:t xml:space="preserve">        targetAddress += functionStartAddress;</w:t>
      </w:r>
    </w:p>
    <w:p w14:paraId="289E91F4" w14:textId="77777777" w:rsidR="00F4455B" w:rsidRPr="00F4455B" w:rsidRDefault="00F4455B" w:rsidP="00F4455B">
      <w:pPr>
        <w:pStyle w:val="Code"/>
        <w:rPr>
          <w:highlight w:val="white"/>
        </w:rPr>
      </w:pPr>
      <w:r w:rsidRPr="00F4455B">
        <w:rPr>
          <w:highlight w:val="white"/>
        </w:rPr>
        <w:t xml:space="preserve">        byteList[sourceAddress] = (byte) targetAddress;</w:t>
      </w:r>
    </w:p>
    <w:p w14:paraId="66520F63" w14:textId="77777777" w:rsidR="00F4455B" w:rsidRPr="00F4455B" w:rsidRDefault="00F4455B" w:rsidP="00F4455B">
      <w:pPr>
        <w:pStyle w:val="Code"/>
        <w:rPr>
          <w:highlight w:val="white"/>
        </w:rPr>
      </w:pPr>
      <w:r w:rsidRPr="00F4455B">
        <w:rPr>
          <w:highlight w:val="white"/>
        </w:rPr>
        <w:t xml:space="preserve">        byteList[sourceAddress + 1] = (byte) (targetAddress &gt;&gt; 8);</w:t>
      </w:r>
    </w:p>
    <w:p w14:paraId="75252952" w14:textId="77777777" w:rsidR="00F4455B" w:rsidRPr="00F4455B" w:rsidRDefault="00F4455B" w:rsidP="00F4455B">
      <w:pPr>
        <w:pStyle w:val="Code"/>
        <w:rPr>
          <w:highlight w:val="white"/>
        </w:rPr>
      </w:pPr>
      <w:r w:rsidRPr="00F4455B">
        <w:rPr>
          <w:highlight w:val="white"/>
        </w:rPr>
        <w:t xml:space="preserve">      }</w:t>
      </w:r>
    </w:p>
    <w:p w14:paraId="2DAF1F42" w14:textId="77777777" w:rsidR="00F4455B" w:rsidRPr="00F4455B" w:rsidRDefault="00F4455B" w:rsidP="00F4455B">
      <w:pPr>
        <w:pStyle w:val="Code"/>
        <w:rPr>
          <w:highlight w:val="white"/>
        </w:rPr>
      </w:pPr>
      <w:r w:rsidRPr="00F4455B">
        <w:rPr>
          <w:highlight w:val="white"/>
        </w:rPr>
        <w:t xml:space="preserve">    }</w:t>
      </w:r>
    </w:p>
    <w:p w14:paraId="324EF32E" w14:textId="77777777" w:rsidR="00F4455B" w:rsidRPr="00F4455B" w:rsidRDefault="00F4455B" w:rsidP="00F4455B">
      <w:pPr>
        <w:pStyle w:val="Code"/>
        <w:rPr>
          <w:highlight w:val="white"/>
        </w:rPr>
      </w:pPr>
    </w:p>
    <w:p w14:paraId="73F2B3E5" w14:textId="2DE576AC" w:rsidR="00E1579E" w:rsidRPr="00E1579E" w:rsidRDefault="00B01423" w:rsidP="00B01423">
      <w:pPr>
        <w:rPr>
          <w:highlight w:val="white"/>
        </w:rPr>
      </w:pPr>
      <w:r>
        <w:rPr>
          <w:highlight w:val="white"/>
        </w:rPr>
        <w:t xml:space="preserve">The </w:t>
      </w:r>
      <w:r w:rsidRPr="00B01423">
        <w:rPr>
          <w:rStyle w:val="KeyWord0"/>
          <w:highlight w:val="white"/>
        </w:rPr>
        <w:t>SimpleName</w:t>
      </w:r>
      <w:r>
        <w:rPr>
          <w:highlight w:val="white"/>
        </w:rPr>
        <w:t xml:space="preserve"> method returns the left part of the name if it includes the separator identity character (‘$’).</w:t>
      </w:r>
    </w:p>
    <w:p w14:paraId="40EC510D" w14:textId="77777777" w:rsidR="00E1579E" w:rsidRPr="00E1579E" w:rsidRDefault="00E1579E" w:rsidP="00E1579E">
      <w:pPr>
        <w:pStyle w:val="Code"/>
        <w:rPr>
          <w:highlight w:val="white"/>
        </w:rPr>
      </w:pPr>
      <w:r w:rsidRPr="00E1579E">
        <w:rPr>
          <w:highlight w:val="white"/>
        </w:rPr>
        <w:t xml:space="preserve">    public static string SimpleName(string name) {</w:t>
      </w:r>
    </w:p>
    <w:p w14:paraId="44EE391D" w14:textId="77777777" w:rsidR="00E1579E" w:rsidRPr="00E1579E" w:rsidRDefault="00E1579E" w:rsidP="00E1579E">
      <w:pPr>
        <w:pStyle w:val="Code"/>
        <w:rPr>
          <w:highlight w:val="white"/>
        </w:rPr>
      </w:pPr>
      <w:r w:rsidRPr="00E1579E">
        <w:rPr>
          <w:highlight w:val="white"/>
        </w:rPr>
        <w:t xml:space="preserve">      int index = name.LastIndexOf(Symbol.SeparatorId);</w:t>
      </w:r>
    </w:p>
    <w:p w14:paraId="0211DBC4" w14:textId="77777777" w:rsidR="00E1579E" w:rsidRPr="00E1579E" w:rsidRDefault="00E1579E" w:rsidP="00E1579E">
      <w:pPr>
        <w:pStyle w:val="Code"/>
        <w:rPr>
          <w:highlight w:val="white"/>
        </w:rPr>
      </w:pPr>
      <w:r w:rsidRPr="00E1579E">
        <w:rPr>
          <w:highlight w:val="white"/>
        </w:rPr>
        <w:t xml:space="preserve">      return (index != -1) ? name.Substring(0, index) : name;</w:t>
      </w:r>
    </w:p>
    <w:p w14:paraId="02289399" w14:textId="77777777" w:rsidR="00E1579E" w:rsidRPr="00E1579E" w:rsidRDefault="00E1579E" w:rsidP="00E1579E">
      <w:pPr>
        <w:pStyle w:val="Code"/>
        <w:rPr>
          <w:highlight w:val="white"/>
        </w:rPr>
      </w:pPr>
      <w:r w:rsidRPr="00E1579E">
        <w:rPr>
          <w:highlight w:val="white"/>
        </w:rPr>
        <w:t xml:space="preserve">    }  </w:t>
      </w:r>
    </w:p>
    <w:p w14:paraId="69B2FA32" w14:textId="77777777" w:rsidR="00E1579E" w:rsidRPr="00E1579E" w:rsidRDefault="00E1579E" w:rsidP="00E1579E">
      <w:pPr>
        <w:pStyle w:val="Code"/>
        <w:rPr>
          <w:highlight w:val="white"/>
        </w:rPr>
      </w:pPr>
      <w:r w:rsidRPr="00E1579E">
        <w:rPr>
          <w:highlight w:val="white"/>
        </w:rPr>
        <w:t xml:space="preserve">  }</w:t>
      </w:r>
    </w:p>
    <w:p w14:paraId="585C5A94" w14:textId="12827E11" w:rsidR="00E1579E" w:rsidRPr="00E1579E" w:rsidRDefault="00E1579E" w:rsidP="00E1579E">
      <w:pPr>
        <w:pStyle w:val="Code"/>
        <w:rPr>
          <w:highlight w:val="white"/>
        </w:rPr>
      </w:pPr>
      <w:r w:rsidRPr="00E1579E">
        <w:rPr>
          <w:highlight w:val="white"/>
        </w:rPr>
        <w:t>}</w:t>
      </w:r>
    </w:p>
    <w:p w14:paraId="1535310A" w14:textId="11D3838B" w:rsidR="000F66B0" w:rsidRPr="00EC76D5" w:rsidRDefault="000F66B0" w:rsidP="00963102">
      <w:r w:rsidRPr="00EC76D5">
        <w:t xml:space="preserve">To begin with, </w:t>
      </w:r>
      <w:r w:rsidR="000B4E53" w:rsidRPr="00EC76D5">
        <w:rPr>
          <w:rStyle w:val="CodeInText"/>
        </w:rPr>
        <w:t>addAll</w:t>
      </w:r>
      <w:r w:rsidR="000B4E53" w:rsidRPr="00EC76D5">
        <w:t xml:space="preserve"> is called by </w:t>
      </w:r>
      <w:r w:rsidRPr="00EC76D5">
        <w:rPr>
          <w:rStyle w:val="CodeInText"/>
        </w:rPr>
        <w:t>Main</w:t>
      </w:r>
      <w:r w:rsidRPr="00EC76D5">
        <w:t xml:space="preserve"> class of Section </w:t>
      </w:r>
      <w:r w:rsidRPr="00EC76D5">
        <w:fldChar w:fldCharType="begin"/>
      </w:r>
      <w:r w:rsidRPr="00EC76D5">
        <w:instrText xml:space="preserve"> REF _Ref418406175 \r \h </w:instrText>
      </w:r>
      <w:r w:rsidRPr="00EC76D5">
        <w:fldChar w:fldCharType="separate"/>
      </w:r>
      <w:r w:rsidR="00545E00" w:rsidRPr="00EC76D5">
        <w:t>20</w:t>
      </w:r>
      <w:r w:rsidRPr="00EC76D5">
        <w:fldChar w:fldCharType="end"/>
      </w:r>
      <w:r w:rsidRPr="00EC76D5">
        <w:t xml:space="preserve">. If the same symbol is loaded from two object files, unless the name starts with “x#” (in that case it is a numerical constant, which is allowed in more than one object file), an error message is reported. All loaded elements are stored in </w:t>
      </w:r>
      <w:r w:rsidRPr="00EC76D5">
        <w:rPr>
          <w:rStyle w:val="CodeInText"/>
        </w:rPr>
        <w:t>m_globalMap</w:t>
      </w:r>
      <w:r w:rsidRPr="00EC76D5">
        <w:t>.</w:t>
      </w:r>
    </w:p>
    <w:p w14:paraId="47ED6A62" w14:textId="77777777" w:rsidR="00B06154" w:rsidRPr="00EC76D5" w:rsidRDefault="00B06154" w:rsidP="00B06154">
      <w:pPr>
        <w:pStyle w:val="Code"/>
      </w:pPr>
      <w:r w:rsidRPr="00EC76D5">
        <w:t xml:space="preserve">  public void add(Symbol symbol) {</w:t>
      </w:r>
    </w:p>
    <w:p w14:paraId="7A1702AC" w14:textId="77777777" w:rsidR="00B06154" w:rsidRPr="00EC76D5" w:rsidRDefault="00B06154" w:rsidP="00B06154">
      <w:pPr>
        <w:pStyle w:val="Code"/>
      </w:pPr>
      <w:r w:rsidRPr="00EC76D5">
        <w:t xml:space="preserve">    String name = symbol.getUniqueName();</w:t>
      </w:r>
    </w:p>
    <w:p w14:paraId="5FCE6EDA" w14:textId="77777777" w:rsidR="00B06154" w:rsidRPr="00EC76D5" w:rsidRDefault="00B06154" w:rsidP="00B06154">
      <w:pPr>
        <w:pStyle w:val="Code"/>
      </w:pPr>
    </w:p>
    <w:p w14:paraId="0D7F9078" w14:textId="77777777" w:rsidR="00B06154" w:rsidRPr="00EC76D5" w:rsidRDefault="00B06154" w:rsidP="00B06154">
      <w:pPr>
        <w:pStyle w:val="Code"/>
      </w:pPr>
      <w:r w:rsidRPr="00EC76D5">
        <w:t xml:space="preserve">    if (name.equals(Main.StackTopName)) {</w:t>
      </w:r>
    </w:p>
    <w:p w14:paraId="71D5F4F4" w14:textId="77777777" w:rsidR="00B06154" w:rsidRPr="00EC76D5" w:rsidRDefault="00B06154" w:rsidP="00B06154">
      <w:pPr>
        <w:pStyle w:val="Code"/>
      </w:pPr>
      <w:r w:rsidRPr="00EC76D5">
        <w:t xml:space="preserve">      m_stackTop = symbol;</w:t>
      </w:r>
    </w:p>
    <w:p w14:paraId="382318AC" w14:textId="77777777" w:rsidR="00B06154" w:rsidRPr="00EC76D5" w:rsidRDefault="00B06154" w:rsidP="00B06154">
      <w:pPr>
        <w:pStyle w:val="Code"/>
      </w:pPr>
      <w:r w:rsidRPr="00EC76D5">
        <w:t xml:space="preserve">    }</w:t>
      </w:r>
    </w:p>
    <w:p w14:paraId="357644D8" w14:textId="77777777" w:rsidR="00B06154" w:rsidRPr="00EC76D5" w:rsidRDefault="00B06154" w:rsidP="00B06154">
      <w:pPr>
        <w:pStyle w:val="Code"/>
      </w:pPr>
      <w:r w:rsidRPr="00EC76D5">
        <w:t xml:space="preserve">    else {</w:t>
      </w:r>
    </w:p>
    <w:p w14:paraId="153BDB74" w14:textId="77777777" w:rsidR="00B06154" w:rsidRPr="00EC76D5" w:rsidRDefault="00B06154" w:rsidP="00B06154">
      <w:pPr>
        <w:pStyle w:val="Code"/>
      </w:pPr>
      <w:r w:rsidRPr="00EC76D5">
        <w:t xml:space="preserve">      Symbol result = m_globalMap.put(name, symbol);</w:t>
      </w:r>
    </w:p>
    <w:p w14:paraId="345EA178" w14:textId="77777777" w:rsidR="00B06154" w:rsidRPr="00EC76D5" w:rsidRDefault="00B06154" w:rsidP="00B06154">
      <w:pPr>
        <w:pStyle w:val="Code"/>
      </w:pPr>
      <w:r w:rsidRPr="00EC76D5">
        <w:t xml:space="preserve">      Assert.error((result == null) || name.endsWith(Main.NumberId),</w:t>
      </w:r>
    </w:p>
    <w:p w14:paraId="2D655881" w14:textId="77777777" w:rsidR="00B06154" w:rsidRPr="00EC76D5" w:rsidRDefault="00B06154" w:rsidP="00B06154">
      <w:pPr>
        <w:pStyle w:val="Code"/>
      </w:pPr>
      <w:r w:rsidRPr="00EC76D5">
        <w:t xml:space="preserve">                   simpleName(name), "duplicate global identifier");      </w:t>
      </w:r>
    </w:p>
    <w:p w14:paraId="24011386" w14:textId="77777777" w:rsidR="00B06154" w:rsidRPr="00EC76D5" w:rsidRDefault="00B06154" w:rsidP="00B06154">
      <w:pPr>
        <w:pStyle w:val="Code"/>
      </w:pPr>
      <w:r w:rsidRPr="00EC76D5">
        <w:t xml:space="preserve">    }</w:t>
      </w:r>
    </w:p>
    <w:p w14:paraId="7114F354" w14:textId="5856BA2B" w:rsidR="00515352" w:rsidRPr="00EC76D5" w:rsidRDefault="00B06154" w:rsidP="00B06154">
      <w:pPr>
        <w:pStyle w:val="Code"/>
      </w:pPr>
      <w:r w:rsidRPr="00EC76D5">
        <w:t xml:space="preserve">  }</w:t>
      </w:r>
    </w:p>
    <w:p w14:paraId="664A849B" w14:textId="623C03A6" w:rsidR="008945E4" w:rsidRPr="00EC76D5" w:rsidRDefault="008945E4" w:rsidP="008945E4">
      <w:r w:rsidRPr="00EC76D5">
        <w:t xml:space="preserve">The </w:t>
      </w:r>
      <w:r w:rsidRPr="00EC76D5">
        <w:rPr>
          <w:rStyle w:val="CodeInText"/>
        </w:rPr>
        <w:t>generate</w:t>
      </w:r>
      <w:r w:rsidRPr="00EC76D5">
        <w:t xml:space="preserve"> method traces the elements reachable from main by calling </w:t>
      </w:r>
      <w:r w:rsidRPr="00EC76D5">
        <w:rPr>
          <w:rStyle w:val="CodeInText"/>
        </w:rPr>
        <w:t>generateTrace</w:t>
      </w:r>
      <w:r w:rsidRPr="00EC76D5">
        <w:t xml:space="preserve">, and sets the total size of the code at the beginning of the main code </w:t>
      </w:r>
      <w:r w:rsidR="00F15437" w:rsidRPr="00EC76D5">
        <w:t>to</w:t>
      </w:r>
      <w:r w:rsidRPr="00EC76D5">
        <w:t xml:space="preserve"> </w:t>
      </w:r>
      <w:r w:rsidR="002F35C1">
        <w:t>initializer</w:t>
      </w:r>
      <w:r w:rsidRPr="00EC76D5">
        <w:t>ialize the stack.</w:t>
      </w:r>
    </w:p>
    <w:p w14:paraId="3417E4EF" w14:textId="77777777" w:rsidR="00F5536D" w:rsidRPr="00EC76D5" w:rsidRDefault="00F5536D" w:rsidP="00F5536D">
      <w:pPr>
        <w:pStyle w:val="Code"/>
      </w:pPr>
      <w:r w:rsidRPr="00EC76D5">
        <w:t xml:space="preserve">  public void generate() throws Exception {</w:t>
      </w:r>
    </w:p>
    <w:p w14:paraId="13B67BBE" w14:textId="77777777" w:rsidR="00F5536D" w:rsidRPr="00EC76D5" w:rsidRDefault="00F5536D" w:rsidP="00F5536D">
      <w:pPr>
        <w:pStyle w:val="Code"/>
      </w:pPr>
      <w:r w:rsidRPr="00EC76D5">
        <w:t xml:space="preserve">    m_globalMap.put(Main.PathName, generatePathSymbol());</w:t>
      </w:r>
    </w:p>
    <w:p w14:paraId="5AB5F679" w14:textId="77777777" w:rsidR="00F5536D" w:rsidRPr="00EC76D5" w:rsidRDefault="00F5536D" w:rsidP="00F5536D">
      <w:pPr>
        <w:pStyle w:val="Code"/>
      </w:pPr>
    </w:p>
    <w:p w14:paraId="11BD609E" w14:textId="77777777" w:rsidR="00F5536D" w:rsidRPr="00EC76D5" w:rsidRDefault="00F5536D" w:rsidP="00F5536D">
      <w:pPr>
        <w:pStyle w:val="Code"/>
      </w:pPr>
      <w:r w:rsidRPr="00EC76D5">
        <w:t xml:space="preserve">    { Symbol mainInfo = m_globalMap.get("main");</w:t>
      </w:r>
    </w:p>
    <w:p w14:paraId="29304D04" w14:textId="77777777" w:rsidR="00F5536D" w:rsidRPr="00EC76D5" w:rsidRDefault="00F5536D" w:rsidP="00F5536D">
      <w:pPr>
        <w:pStyle w:val="Code"/>
      </w:pPr>
      <w:r w:rsidRPr="00EC76D5">
        <w:t xml:space="preserve">      Assert.error(mainInfo != null, "main", "function missing");</w:t>
      </w:r>
    </w:p>
    <w:p w14:paraId="3D074E19" w14:textId="77777777" w:rsidR="00F5536D" w:rsidRPr="00EC76D5" w:rsidRDefault="00F5536D" w:rsidP="00F5536D">
      <w:pPr>
        <w:pStyle w:val="Code"/>
      </w:pPr>
      <w:r w:rsidRPr="00EC76D5">
        <w:t xml:space="preserve">      generateTrace(mainInfo);</w:t>
      </w:r>
    </w:p>
    <w:p w14:paraId="5C4BDF09" w14:textId="77777777" w:rsidR="00F5536D" w:rsidRPr="00EC76D5" w:rsidRDefault="00F5536D" w:rsidP="00F5536D">
      <w:pPr>
        <w:pStyle w:val="Code"/>
      </w:pPr>
    </w:p>
    <w:p w14:paraId="65B840D2" w14:textId="77777777" w:rsidR="00F5536D" w:rsidRPr="00EC76D5" w:rsidRDefault="00F5536D" w:rsidP="00F5536D">
      <w:pPr>
        <w:pStyle w:val="Code"/>
      </w:pPr>
      <w:r w:rsidRPr="00EC76D5">
        <w:t xml:space="preserve">      m_addressMap.put(m_stackTop.getUniqueName(), m_totalSize);</w:t>
      </w:r>
    </w:p>
    <w:p w14:paraId="689BAF59" w14:textId="77777777" w:rsidR="00F5536D" w:rsidRPr="00EC76D5" w:rsidRDefault="00F5536D" w:rsidP="00F5536D">
      <w:pPr>
        <w:pStyle w:val="Code"/>
      </w:pPr>
      <w:r w:rsidRPr="00EC76D5">
        <w:t xml:space="preserve">      m_globalList.add(m_stackTop);</w:t>
      </w:r>
    </w:p>
    <w:p w14:paraId="37A2DB39" w14:textId="77777777" w:rsidR="00F5536D" w:rsidRPr="00EC76D5" w:rsidRDefault="00F5536D" w:rsidP="00F5536D">
      <w:pPr>
        <w:pStyle w:val="Code"/>
      </w:pPr>
      <w:r w:rsidRPr="00EC76D5">
        <w:t xml:space="preserve">      m_totalSize += m_stackTop.getByteList().size();</w:t>
      </w:r>
    </w:p>
    <w:p w14:paraId="7DC0F724" w14:textId="77777777" w:rsidR="00F5536D" w:rsidRPr="00EC76D5" w:rsidRDefault="00F5536D" w:rsidP="00F5536D">
      <w:pPr>
        <w:pStyle w:val="Code"/>
      </w:pPr>
      <w:r w:rsidRPr="00EC76D5">
        <w:t xml:space="preserve">    }</w:t>
      </w:r>
    </w:p>
    <w:p w14:paraId="6ED60D52" w14:textId="77777777" w:rsidR="00F5536D" w:rsidRPr="00EC76D5" w:rsidRDefault="00F5536D" w:rsidP="00F5536D">
      <w:pPr>
        <w:pStyle w:val="Code"/>
      </w:pPr>
    </w:p>
    <w:p w14:paraId="24C9FCB3" w14:textId="77777777" w:rsidR="00F5536D" w:rsidRPr="00EC76D5" w:rsidRDefault="00F5536D" w:rsidP="00F5536D">
      <w:pPr>
        <w:pStyle w:val="Code"/>
      </w:pPr>
      <w:r w:rsidRPr="00EC76D5">
        <w:t xml:space="preserve">    for (Symbol symbol : m_globalList) {</w:t>
      </w:r>
    </w:p>
    <w:p w14:paraId="73F026E1" w14:textId="77777777" w:rsidR="00F5536D" w:rsidRPr="00EC76D5" w:rsidRDefault="00F5536D" w:rsidP="00F5536D">
      <w:pPr>
        <w:pStyle w:val="Code"/>
      </w:pPr>
      <w:r w:rsidRPr="00EC76D5">
        <w:t xml:space="preserve">      List&lt;Byte&gt; byteList = symbol.getByteList();</w:t>
      </w:r>
    </w:p>
    <w:p w14:paraId="5F108D5B" w14:textId="77777777" w:rsidR="00F5536D" w:rsidRPr="00EC76D5" w:rsidRDefault="00F5536D" w:rsidP="00F5536D">
      <w:pPr>
        <w:pStyle w:val="Code"/>
      </w:pPr>
      <w:r w:rsidRPr="00EC76D5">
        <w:t xml:space="preserve">      int startAddress = m_addressMap.get(symbol.getUniqueName());</w:t>
      </w:r>
    </w:p>
    <w:p w14:paraId="190BD392" w14:textId="77777777" w:rsidR="00F5536D" w:rsidRPr="00EC76D5" w:rsidRDefault="00F5536D" w:rsidP="00F5536D">
      <w:pPr>
        <w:pStyle w:val="Code"/>
      </w:pPr>
      <w:r w:rsidRPr="00EC76D5">
        <w:t xml:space="preserve">      generateAccess(symbol.getAccessMap(), byteList);</w:t>
      </w:r>
    </w:p>
    <w:p w14:paraId="75C05703" w14:textId="77777777" w:rsidR="00F5536D" w:rsidRPr="00EC76D5" w:rsidRDefault="00F5536D" w:rsidP="00F5536D">
      <w:pPr>
        <w:pStyle w:val="Code"/>
      </w:pPr>
      <w:r w:rsidRPr="00EC76D5">
        <w:t xml:space="preserve">      generateCall(startAddress, symbol.getCallMap(), byteList,</w:t>
      </w:r>
    </w:p>
    <w:p w14:paraId="6ED6F929" w14:textId="77777777" w:rsidR="00F5536D" w:rsidRPr="00EC76D5" w:rsidRDefault="00F5536D" w:rsidP="00F5536D">
      <w:pPr>
        <w:pStyle w:val="Code"/>
      </w:pPr>
      <w:r w:rsidRPr="00EC76D5">
        <w:t xml:space="preserve">                   symbol.getTextList(), symbol.getByteToTextMap());</w:t>
      </w:r>
    </w:p>
    <w:p w14:paraId="48218976" w14:textId="77777777" w:rsidR="00F5536D" w:rsidRPr="00EC76D5" w:rsidRDefault="00F5536D" w:rsidP="00F5536D">
      <w:pPr>
        <w:pStyle w:val="Code"/>
      </w:pPr>
      <w:r w:rsidRPr="00EC76D5">
        <w:t xml:space="preserve">      generateReturn(startAddress, symbol.getReturnSet(), byteList);</w:t>
      </w:r>
    </w:p>
    <w:p w14:paraId="49A35F8A" w14:textId="77777777" w:rsidR="00F5536D" w:rsidRPr="00EC76D5" w:rsidRDefault="00F5536D" w:rsidP="00F5536D">
      <w:pPr>
        <w:pStyle w:val="Code"/>
      </w:pPr>
      <w:r w:rsidRPr="00EC76D5">
        <w:lastRenderedPageBreak/>
        <w:t xml:space="preserve">    }</w:t>
      </w:r>
    </w:p>
    <w:p w14:paraId="1B950BA6" w14:textId="77777777" w:rsidR="00F5536D" w:rsidRPr="00EC76D5" w:rsidRDefault="00F5536D" w:rsidP="00F5536D">
      <w:pPr>
        <w:pStyle w:val="Code"/>
      </w:pPr>
    </w:p>
    <w:p w14:paraId="3FECA2F7" w14:textId="77777777" w:rsidR="00F5536D" w:rsidRPr="00EC76D5" w:rsidRDefault="00F5536D" w:rsidP="00F5536D">
      <w:pPr>
        <w:pStyle w:val="Code"/>
      </w:pPr>
      <w:r w:rsidRPr="00EC76D5">
        <w:t xml:space="preserve">    for (Symbol symbol : m_globalList) {</w:t>
      </w:r>
    </w:p>
    <w:p w14:paraId="7434B864" w14:textId="77777777" w:rsidR="00F5536D" w:rsidRPr="00EC76D5" w:rsidRDefault="00F5536D" w:rsidP="00F5536D">
      <w:pPr>
        <w:pStyle w:val="Code"/>
      </w:pPr>
      <w:r w:rsidRPr="00EC76D5">
        <w:t xml:space="preserve">      int startAddress = m_addressMap.get(symbol.getUniqueName());</w:t>
      </w:r>
    </w:p>
    <w:p w14:paraId="2592CC4A" w14:textId="77777777" w:rsidR="00F5536D" w:rsidRPr="00EC76D5" w:rsidRDefault="00F5536D" w:rsidP="00F5536D">
      <w:pPr>
        <w:pStyle w:val="Code"/>
      </w:pPr>
      <w:r w:rsidRPr="00EC76D5">
        <w:t xml:space="preserve">      splitTextList(symbol.getTextList());</w:t>
      </w:r>
    </w:p>
    <w:p w14:paraId="0BB40562" w14:textId="77777777" w:rsidR="00F5536D" w:rsidRPr="00EC76D5" w:rsidRDefault="00F5536D" w:rsidP="00F5536D">
      <w:pPr>
        <w:pStyle w:val="Code"/>
      </w:pPr>
      <w:r w:rsidRPr="00EC76D5">
        <w:t xml:space="preserve">      generateTextAddress(startAddress, symbol.getByteList(),</w:t>
      </w:r>
    </w:p>
    <w:p w14:paraId="143F338E" w14:textId="77777777" w:rsidR="00F5536D" w:rsidRPr="00EC76D5" w:rsidRDefault="00F5536D" w:rsidP="00F5536D">
      <w:pPr>
        <w:pStyle w:val="Code"/>
      </w:pPr>
      <w:r w:rsidRPr="00EC76D5">
        <w:t xml:space="preserve">                          symbol.getTextList());</w:t>
      </w:r>
    </w:p>
    <w:p w14:paraId="57A995D7" w14:textId="77777777" w:rsidR="00F5536D" w:rsidRPr="00EC76D5" w:rsidRDefault="00F5536D" w:rsidP="00F5536D">
      <w:pPr>
        <w:pStyle w:val="Code"/>
      </w:pPr>
      <w:r w:rsidRPr="00EC76D5">
        <w:t xml:space="preserve">    }</w:t>
      </w:r>
    </w:p>
    <w:p w14:paraId="1FE64F58" w14:textId="77777777" w:rsidR="00F5536D" w:rsidRPr="00EC76D5" w:rsidRDefault="00F5536D" w:rsidP="00F5536D">
      <w:pPr>
        <w:pStyle w:val="Code"/>
      </w:pPr>
      <w:r w:rsidRPr="00EC76D5">
        <w:t xml:space="preserve">    </w:t>
      </w:r>
    </w:p>
    <w:p w14:paraId="617EAE92" w14:textId="77777777" w:rsidR="00F5536D" w:rsidRPr="00EC76D5" w:rsidRDefault="00F5536D" w:rsidP="00F5536D">
      <w:pPr>
        <w:pStyle w:val="Code"/>
      </w:pPr>
      <w:r w:rsidRPr="00EC76D5">
        <w:t xml:space="preserve">    { System.out.println("Generating \"" + m_comFile.getPath() + "\".");</w:t>
      </w:r>
    </w:p>
    <w:p w14:paraId="53FBFB71" w14:textId="77777777" w:rsidR="00F5536D" w:rsidRPr="00EC76D5" w:rsidRDefault="00F5536D" w:rsidP="00F5536D">
      <w:pPr>
        <w:pStyle w:val="Code"/>
      </w:pPr>
      <w:r w:rsidRPr="00EC76D5">
        <w:t xml:space="preserve">      OutputStream comStream = new FileOutputStream(m_comFile);</w:t>
      </w:r>
    </w:p>
    <w:p w14:paraId="04EA072E" w14:textId="77777777" w:rsidR="00F5536D" w:rsidRPr="00EC76D5" w:rsidRDefault="00F5536D" w:rsidP="00F5536D">
      <w:pPr>
        <w:pStyle w:val="Code"/>
      </w:pPr>
    </w:p>
    <w:p w14:paraId="21221D1F" w14:textId="77777777" w:rsidR="00F5536D" w:rsidRPr="00EC76D5" w:rsidRDefault="00F5536D" w:rsidP="00F5536D">
      <w:pPr>
        <w:pStyle w:val="Code"/>
      </w:pPr>
      <w:r w:rsidRPr="00EC76D5">
        <w:t xml:space="preserve">      for (Symbol symbol : m_globalList) {</w:t>
      </w:r>
    </w:p>
    <w:p w14:paraId="34C3E496" w14:textId="77777777" w:rsidR="00F5536D" w:rsidRPr="00EC76D5" w:rsidRDefault="00F5536D" w:rsidP="00F5536D">
      <w:pPr>
        <w:pStyle w:val="Code"/>
      </w:pPr>
      <w:r w:rsidRPr="00EC76D5">
        <w:t xml:space="preserve">        for (Byte b : symbol.getByteList()) {</w:t>
      </w:r>
    </w:p>
    <w:p w14:paraId="5A251C6B" w14:textId="77777777" w:rsidR="00F5536D" w:rsidRPr="00EC76D5" w:rsidRDefault="00F5536D" w:rsidP="00F5536D">
      <w:pPr>
        <w:pStyle w:val="Code"/>
      </w:pPr>
      <w:r w:rsidRPr="00EC76D5">
        <w:t xml:space="preserve">          comStream.write(b);</w:t>
      </w:r>
    </w:p>
    <w:p w14:paraId="5CC00B1D" w14:textId="77777777" w:rsidR="00F5536D" w:rsidRPr="00EC76D5" w:rsidRDefault="00F5536D" w:rsidP="00F5536D">
      <w:pPr>
        <w:pStyle w:val="Code"/>
      </w:pPr>
      <w:r w:rsidRPr="00EC76D5">
        <w:t xml:space="preserve">        }</w:t>
      </w:r>
    </w:p>
    <w:p w14:paraId="4E7733FF" w14:textId="77777777" w:rsidR="00F5536D" w:rsidRPr="00EC76D5" w:rsidRDefault="00F5536D" w:rsidP="00F5536D">
      <w:pPr>
        <w:pStyle w:val="Code"/>
      </w:pPr>
      <w:r w:rsidRPr="00EC76D5">
        <w:t xml:space="preserve">      }</w:t>
      </w:r>
    </w:p>
    <w:p w14:paraId="4E129D05" w14:textId="77777777" w:rsidR="00F5536D" w:rsidRPr="00EC76D5" w:rsidRDefault="00F5536D" w:rsidP="00F5536D">
      <w:pPr>
        <w:pStyle w:val="Code"/>
      </w:pPr>
    </w:p>
    <w:p w14:paraId="3B1EAB6C" w14:textId="77777777" w:rsidR="00F5536D" w:rsidRPr="00EC76D5" w:rsidRDefault="00F5536D" w:rsidP="00F5536D">
      <w:pPr>
        <w:pStyle w:val="Code"/>
      </w:pPr>
      <w:r w:rsidRPr="00EC76D5">
        <w:t xml:space="preserve">      comStream.close();</w:t>
      </w:r>
    </w:p>
    <w:p w14:paraId="22A32993" w14:textId="77777777" w:rsidR="00F5536D" w:rsidRPr="00EC76D5" w:rsidRDefault="00F5536D" w:rsidP="00F5536D">
      <w:pPr>
        <w:pStyle w:val="Code"/>
      </w:pPr>
      <w:r w:rsidRPr="00EC76D5">
        <w:t xml:space="preserve">    }</w:t>
      </w:r>
    </w:p>
    <w:p w14:paraId="687EAFFC" w14:textId="77777777" w:rsidR="00F5536D" w:rsidRPr="00EC76D5" w:rsidRDefault="00F5536D" w:rsidP="00F5536D">
      <w:pPr>
        <w:pStyle w:val="Code"/>
      </w:pPr>
      <w:r w:rsidRPr="00EC76D5">
        <w:t xml:space="preserve">    </w:t>
      </w:r>
    </w:p>
    <w:p w14:paraId="5F32509A" w14:textId="77777777" w:rsidR="00F5536D" w:rsidRPr="00EC76D5" w:rsidRDefault="00F5536D" w:rsidP="00F5536D">
      <w:pPr>
        <w:pStyle w:val="Code"/>
      </w:pPr>
      <w:r w:rsidRPr="00EC76D5">
        <w:t xml:space="preserve">    { System.out.println("Generating \"" + m_asmFile.getPath() + "\".");</w:t>
      </w:r>
    </w:p>
    <w:p w14:paraId="284B2007" w14:textId="77777777" w:rsidR="00F5536D" w:rsidRPr="00EC76D5" w:rsidRDefault="00F5536D" w:rsidP="00F5536D">
      <w:pPr>
        <w:pStyle w:val="Code"/>
      </w:pPr>
      <w:r w:rsidRPr="00EC76D5">
        <w:t xml:space="preserve">      PrintStream asmStream = new PrintStream(m_asmFile);</w:t>
      </w:r>
    </w:p>
    <w:p w14:paraId="65187E96" w14:textId="77777777" w:rsidR="00F5536D" w:rsidRPr="00EC76D5" w:rsidRDefault="00F5536D" w:rsidP="00F5536D">
      <w:pPr>
        <w:pStyle w:val="Code"/>
      </w:pPr>
      <w:r w:rsidRPr="00EC76D5">
        <w:t xml:space="preserve">      asmStream.println("\torg 100h");</w:t>
      </w:r>
    </w:p>
    <w:p w14:paraId="77BD3CB8" w14:textId="77777777" w:rsidR="00F5536D" w:rsidRPr="00EC76D5" w:rsidRDefault="00F5536D" w:rsidP="00F5536D">
      <w:pPr>
        <w:pStyle w:val="Code"/>
      </w:pPr>
    </w:p>
    <w:p w14:paraId="31CF6531" w14:textId="77777777" w:rsidR="00F5536D" w:rsidRPr="00EC76D5" w:rsidRDefault="00F5536D" w:rsidP="00F5536D">
      <w:pPr>
        <w:pStyle w:val="Code"/>
      </w:pPr>
      <w:r w:rsidRPr="00EC76D5">
        <w:t xml:space="preserve">      for (Symbol symbol : m_globalList) {</w:t>
      </w:r>
    </w:p>
    <w:p w14:paraId="7C69D680" w14:textId="77777777" w:rsidR="00F5536D" w:rsidRPr="00EC76D5" w:rsidRDefault="00F5536D" w:rsidP="00F5536D">
      <w:pPr>
        <w:pStyle w:val="Code"/>
      </w:pPr>
      <w:r w:rsidRPr="00EC76D5">
        <w:t xml:space="preserve">        for (String text : symbol.getTextList()) {</w:t>
      </w:r>
    </w:p>
    <w:p w14:paraId="0356D434" w14:textId="77777777" w:rsidR="00F5536D" w:rsidRPr="00EC76D5" w:rsidRDefault="00F5536D" w:rsidP="00F5536D">
      <w:pPr>
        <w:pStyle w:val="Code"/>
      </w:pPr>
      <w:r w:rsidRPr="00EC76D5">
        <w:t xml:space="preserve">          if (text != null) {</w:t>
      </w:r>
    </w:p>
    <w:p w14:paraId="3517915A" w14:textId="77777777" w:rsidR="00F5536D" w:rsidRPr="00EC76D5" w:rsidRDefault="00F5536D" w:rsidP="00F5536D">
      <w:pPr>
        <w:pStyle w:val="Code"/>
      </w:pPr>
      <w:r w:rsidRPr="00EC76D5">
        <w:t xml:space="preserve">            asmStream.println(text);</w:t>
      </w:r>
    </w:p>
    <w:p w14:paraId="643007F4" w14:textId="77777777" w:rsidR="00F5536D" w:rsidRPr="00EC76D5" w:rsidRDefault="00F5536D" w:rsidP="00F5536D">
      <w:pPr>
        <w:pStyle w:val="Code"/>
      </w:pPr>
      <w:r w:rsidRPr="00EC76D5">
        <w:t xml:space="preserve">          }</w:t>
      </w:r>
    </w:p>
    <w:p w14:paraId="21AE08D0" w14:textId="77777777" w:rsidR="00F5536D" w:rsidRPr="00EC76D5" w:rsidRDefault="00F5536D" w:rsidP="00F5536D">
      <w:pPr>
        <w:pStyle w:val="Code"/>
      </w:pPr>
      <w:r w:rsidRPr="00EC76D5">
        <w:t xml:space="preserve">        }</w:t>
      </w:r>
    </w:p>
    <w:p w14:paraId="2C94DFFE" w14:textId="77777777" w:rsidR="00F5536D" w:rsidRPr="00EC76D5" w:rsidRDefault="00F5536D" w:rsidP="00F5536D">
      <w:pPr>
        <w:pStyle w:val="Code"/>
      </w:pPr>
      <w:r w:rsidRPr="00EC76D5">
        <w:t xml:space="preserve">      }</w:t>
      </w:r>
    </w:p>
    <w:p w14:paraId="6661D13D" w14:textId="77777777" w:rsidR="00F5536D" w:rsidRPr="00EC76D5" w:rsidRDefault="00F5536D" w:rsidP="00F5536D">
      <w:pPr>
        <w:pStyle w:val="Code"/>
      </w:pPr>
    </w:p>
    <w:p w14:paraId="51A4F351" w14:textId="77777777" w:rsidR="00F5536D" w:rsidRPr="00EC76D5" w:rsidRDefault="00F5536D" w:rsidP="00F5536D">
      <w:pPr>
        <w:pStyle w:val="Code"/>
      </w:pPr>
      <w:r w:rsidRPr="00EC76D5">
        <w:t xml:space="preserve">      asmStream.println("x" + m_totalSize + ":");</w:t>
      </w:r>
    </w:p>
    <w:p w14:paraId="40174251" w14:textId="77777777" w:rsidR="00F5536D" w:rsidRPr="00EC76D5" w:rsidRDefault="00F5536D" w:rsidP="00F5536D">
      <w:pPr>
        <w:pStyle w:val="Code"/>
      </w:pPr>
      <w:r w:rsidRPr="00EC76D5">
        <w:t xml:space="preserve">      asmStream.close();</w:t>
      </w:r>
    </w:p>
    <w:p w14:paraId="5757F9BD" w14:textId="77777777" w:rsidR="00F5536D" w:rsidRPr="00EC76D5" w:rsidRDefault="00F5536D" w:rsidP="00F5536D">
      <w:pPr>
        <w:pStyle w:val="Code"/>
      </w:pPr>
      <w:r w:rsidRPr="00EC76D5">
        <w:t xml:space="preserve">    }    </w:t>
      </w:r>
    </w:p>
    <w:p w14:paraId="6514991B" w14:textId="77777777" w:rsidR="00F5536D" w:rsidRPr="00EC76D5" w:rsidRDefault="00F5536D" w:rsidP="00F5536D">
      <w:pPr>
        <w:pStyle w:val="Code"/>
      </w:pPr>
      <w:r w:rsidRPr="00EC76D5">
        <w:t xml:space="preserve">  }</w:t>
      </w:r>
    </w:p>
    <w:p w14:paraId="62428BA8" w14:textId="77777777" w:rsidR="00F5536D" w:rsidRPr="00EC76D5" w:rsidRDefault="00F5536D" w:rsidP="00F5536D">
      <w:pPr>
        <w:pStyle w:val="Code"/>
      </w:pPr>
      <w:r w:rsidRPr="00EC76D5">
        <w:t xml:space="preserve">  </w:t>
      </w:r>
    </w:p>
    <w:p w14:paraId="2DF4869F" w14:textId="77777777" w:rsidR="00F5536D" w:rsidRPr="00EC76D5" w:rsidRDefault="00F5536D" w:rsidP="00F5536D">
      <w:pPr>
        <w:pStyle w:val="Code"/>
      </w:pPr>
      <w:r w:rsidRPr="00EC76D5">
        <w:t xml:space="preserve">  private Symbol generatePathSymbol() {</w:t>
      </w:r>
    </w:p>
    <w:p w14:paraId="18DD4C65" w14:textId="77777777" w:rsidR="00F5536D" w:rsidRPr="00EC76D5" w:rsidRDefault="00F5536D" w:rsidP="00F5536D">
      <w:pPr>
        <w:pStyle w:val="Code"/>
      </w:pPr>
      <w:r w:rsidRPr="00EC76D5">
        <w:t xml:space="preserve">    List&lt;Byte&gt; byteList = new LinkedList&lt;&gt;();</w:t>
      </w:r>
    </w:p>
    <w:p w14:paraId="7CC86EDE" w14:textId="77777777" w:rsidR="00F5536D" w:rsidRPr="00EC76D5" w:rsidRDefault="00F5536D" w:rsidP="00F5536D">
      <w:pPr>
        <w:pStyle w:val="Code"/>
      </w:pPr>
      <w:r w:rsidRPr="00EC76D5">
        <w:t xml:space="preserve">    Map&lt;Integer,String&gt; accessMap = new ListMap&lt;&gt;(),</w:t>
      </w:r>
    </w:p>
    <w:p w14:paraId="305232FC" w14:textId="77777777" w:rsidR="00F5536D" w:rsidRPr="00EC76D5" w:rsidRDefault="00F5536D" w:rsidP="00F5536D">
      <w:pPr>
        <w:pStyle w:val="Code"/>
      </w:pPr>
      <w:r w:rsidRPr="00EC76D5">
        <w:t xml:space="preserve">                        callMap = new ListMap&lt;&gt;();</w:t>
      </w:r>
    </w:p>
    <w:p w14:paraId="5C7ABC98" w14:textId="77777777" w:rsidR="00F5536D" w:rsidRPr="00EC76D5" w:rsidRDefault="00F5536D" w:rsidP="00F5536D">
      <w:pPr>
        <w:pStyle w:val="Code"/>
      </w:pPr>
      <w:r w:rsidRPr="00EC76D5">
        <w:t xml:space="preserve">    Set&lt;Integer&gt; returnSet = new ListSet&lt;&gt;();</w:t>
      </w:r>
    </w:p>
    <w:p w14:paraId="6BA20542" w14:textId="77777777" w:rsidR="00F5536D" w:rsidRPr="00EC76D5" w:rsidRDefault="00F5536D" w:rsidP="00F5536D">
      <w:pPr>
        <w:pStyle w:val="Code"/>
      </w:pPr>
      <w:r w:rsidRPr="00EC76D5">
        <w:t xml:space="preserve">    Map&lt;Integer,Integer&gt; byteToTextMap = new ListMap&lt;&gt;();</w:t>
      </w:r>
    </w:p>
    <w:p w14:paraId="41B0A059" w14:textId="77777777" w:rsidR="00F5536D" w:rsidRPr="00EC76D5" w:rsidRDefault="00F5536D" w:rsidP="00F5536D">
      <w:pPr>
        <w:pStyle w:val="Code"/>
      </w:pPr>
      <w:r w:rsidRPr="00EC76D5">
        <w:t xml:space="preserve">                        </w:t>
      </w:r>
    </w:p>
    <w:p w14:paraId="30045B69" w14:textId="77777777" w:rsidR="00F5536D" w:rsidRPr="00EC76D5" w:rsidRDefault="00F5536D" w:rsidP="00F5536D">
      <w:pPr>
        <w:pStyle w:val="Code"/>
      </w:pPr>
      <w:r w:rsidRPr="00EC76D5">
        <w:t xml:space="preserve">    List&lt;String&gt; textList = new LinkedList&lt;&gt;();</w:t>
      </w:r>
    </w:p>
    <w:p w14:paraId="475882B8" w14:textId="47EAE1B5" w:rsidR="00F5536D" w:rsidRPr="00EC76D5" w:rsidRDefault="00F5536D" w:rsidP="00F5536D">
      <w:pPr>
        <w:pStyle w:val="Code"/>
      </w:pPr>
      <w:r w:rsidRPr="00EC76D5">
        <w:t xml:space="preserve">    Generate</w:t>
      </w:r>
      <w:r w:rsidR="002F35C1">
        <w:t>Initializer</w:t>
      </w:r>
      <w:r w:rsidRPr="00EC76D5">
        <w:t>Static.generateByteTextList</w:t>
      </w:r>
    </w:p>
    <w:p w14:paraId="027E0706" w14:textId="061CDB5D" w:rsidR="00F5536D" w:rsidRPr="00EC76D5" w:rsidRDefault="00F5536D" w:rsidP="00F5536D">
      <w:pPr>
        <w:pStyle w:val="Code"/>
      </w:pPr>
      <w:r w:rsidRPr="00EC76D5">
        <w:t xml:space="preserve">      (Type.StringType, m_comFile.getPath(),byteList, accessMap, textList);</w:t>
      </w:r>
    </w:p>
    <w:p w14:paraId="37E02AE0" w14:textId="77777777" w:rsidR="00F5536D" w:rsidRPr="00EC76D5" w:rsidRDefault="00F5536D" w:rsidP="00F5536D">
      <w:pPr>
        <w:pStyle w:val="Code"/>
      </w:pPr>
      <w:r w:rsidRPr="00EC76D5">
        <w:t xml:space="preserve">    </w:t>
      </w:r>
    </w:p>
    <w:p w14:paraId="681EDC92" w14:textId="77777777" w:rsidR="00F5536D" w:rsidRPr="00EC76D5" w:rsidRDefault="00F5536D" w:rsidP="00F5536D">
      <w:pPr>
        <w:pStyle w:val="Code"/>
      </w:pPr>
      <w:r w:rsidRPr="00EC76D5">
        <w:t xml:space="preserve">    Symbol symbol =</w:t>
      </w:r>
    </w:p>
    <w:p w14:paraId="2DD9A7F9" w14:textId="21D845CD" w:rsidR="00F5536D" w:rsidRPr="00EC76D5" w:rsidRDefault="00F5536D" w:rsidP="00F5536D">
      <w:pPr>
        <w:pStyle w:val="Code"/>
      </w:pPr>
      <w:r w:rsidRPr="00EC76D5">
        <w:t xml:space="preserve">      Symbol.createStaticSymbol(Main.PathName, byteList, accessMap,</w:t>
      </w:r>
    </w:p>
    <w:p w14:paraId="120DC8B6" w14:textId="68630B90" w:rsidR="00F5536D" w:rsidRPr="00EC76D5" w:rsidRDefault="00F5536D" w:rsidP="00F5536D">
      <w:pPr>
        <w:pStyle w:val="Code"/>
      </w:pPr>
      <w:r w:rsidRPr="00EC76D5">
        <w:t xml:space="preserve">                                callMap, returnSet, byteToTextMap, textList);</w:t>
      </w:r>
    </w:p>
    <w:p w14:paraId="35D9AC02" w14:textId="77777777" w:rsidR="00F5536D" w:rsidRPr="00EC76D5" w:rsidRDefault="00F5536D" w:rsidP="00F5536D">
      <w:pPr>
        <w:pStyle w:val="Code"/>
      </w:pPr>
      <w:r w:rsidRPr="00EC76D5">
        <w:t xml:space="preserve">    symbol.setByteList(byteList);</w:t>
      </w:r>
    </w:p>
    <w:p w14:paraId="7AA8A3E9" w14:textId="77777777" w:rsidR="00F5536D" w:rsidRPr="00EC76D5" w:rsidRDefault="00F5536D" w:rsidP="00F5536D">
      <w:pPr>
        <w:pStyle w:val="Code"/>
      </w:pPr>
      <w:r w:rsidRPr="00EC76D5">
        <w:t xml:space="preserve">    symbol.setTextList(textList);</w:t>
      </w:r>
    </w:p>
    <w:p w14:paraId="32A52405" w14:textId="77777777" w:rsidR="00F5536D" w:rsidRPr="00EC76D5" w:rsidRDefault="00F5536D" w:rsidP="00F5536D">
      <w:pPr>
        <w:pStyle w:val="Code"/>
      </w:pPr>
      <w:r w:rsidRPr="00EC76D5">
        <w:t xml:space="preserve">    return symbol;</w:t>
      </w:r>
    </w:p>
    <w:p w14:paraId="3455F4A6" w14:textId="0463AFC2" w:rsidR="00F5536D" w:rsidRPr="00EC76D5" w:rsidRDefault="00F5536D" w:rsidP="00F5536D">
      <w:pPr>
        <w:pStyle w:val="Code"/>
      </w:pPr>
      <w:r w:rsidRPr="00EC76D5">
        <w:t xml:space="preserve">  }</w:t>
      </w:r>
    </w:p>
    <w:p w14:paraId="4BC7D793" w14:textId="5D08F329" w:rsidR="00686CA6" w:rsidRPr="00EC76D5" w:rsidRDefault="00BA6016" w:rsidP="00BA6016">
      <w:pPr>
        <w:pStyle w:val="Rubrik3"/>
      </w:pPr>
      <w:bookmarkStart w:id="5864" w:name="_Toc481936440"/>
      <w:r w:rsidRPr="00EC76D5">
        <w:lastRenderedPageBreak/>
        <w:t>Main Trace Generation</w:t>
      </w:r>
      <w:bookmarkEnd w:id="5864"/>
    </w:p>
    <w:p w14:paraId="4CA5F832" w14:textId="116FDFAD" w:rsidR="00A657D1" w:rsidRPr="00EC76D5" w:rsidRDefault="009D4E10" w:rsidP="009D4E10">
      <w:r w:rsidRPr="00EC76D5">
        <w:t xml:space="preserve">The </w:t>
      </w:r>
      <w:r w:rsidRPr="00EC76D5">
        <w:rPr>
          <w:rStyle w:val="CodeInText"/>
        </w:rPr>
        <w:t>generateTrace</w:t>
      </w:r>
      <w:r w:rsidRPr="00EC76D5">
        <w:t xml:space="preserve"> method looks into the </w:t>
      </w:r>
      <w:r w:rsidRPr="00EC76D5">
        <w:rPr>
          <w:rStyle w:val="CodeInText"/>
        </w:rPr>
        <w:t>globalInfo</w:t>
      </w:r>
      <w:r w:rsidRPr="00EC76D5">
        <w:t xml:space="preserve"> parameter, and adds it to </w:t>
      </w:r>
      <w:r w:rsidRPr="00EC76D5">
        <w:rPr>
          <w:rStyle w:val="CodeInText"/>
        </w:rPr>
        <w:t>m_globalList</w:t>
      </w:r>
      <w:r w:rsidRPr="00EC76D5">
        <w:t>.</w:t>
      </w:r>
      <w:r w:rsidR="00F15437" w:rsidRPr="00EC76D5">
        <w:t xml:space="preserve"> However, we must</w:t>
      </w:r>
      <w:r w:rsidRPr="00EC76D5">
        <w:t xml:space="preserve"> check that the e</w:t>
      </w:r>
      <w:r w:rsidR="00C44A54" w:rsidRPr="00EC76D5">
        <w:t xml:space="preserve">lement is not already a member </w:t>
      </w:r>
      <w:r w:rsidRPr="00EC76D5">
        <w:t xml:space="preserve">since recursive function calls may occur. </w:t>
      </w:r>
      <w:r w:rsidR="00D170B4" w:rsidRPr="00EC76D5">
        <w:t xml:space="preserve">The </w:t>
      </w:r>
      <w:r w:rsidR="00EC1389" w:rsidRPr="00EC76D5">
        <w:t xml:space="preserve">start address and entry point of the element </w:t>
      </w:r>
      <w:r w:rsidR="00D170B4" w:rsidRPr="00EC76D5">
        <w:t xml:space="preserve">is added </w:t>
      </w:r>
      <w:r w:rsidRPr="00EC76D5">
        <w:rPr>
          <w:rStyle w:val="CodeInText"/>
        </w:rPr>
        <w:t>m_addressMap</w:t>
      </w:r>
      <w:r w:rsidRPr="00EC76D5">
        <w:t xml:space="preserve"> </w:t>
      </w:r>
      <w:r w:rsidR="00BD450D" w:rsidRPr="00EC76D5">
        <w:t xml:space="preserve">and </w:t>
      </w:r>
      <w:r w:rsidRPr="00EC76D5">
        <w:rPr>
          <w:rStyle w:val="CodeInText"/>
        </w:rPr>
        <w:t>m_entryMap</w:t>
      </w:r>
      <w:r w:rsidR="00BD450D" w:rsidRPr="00EC76D5">
        <w:t xml:space="preserve">, respectively. </w:t>
      </w:r>
      <w:r w:rsidR="00A657D1" w:rsidRPr="00EC76D5">
        <w:t xml:space="preserve">The </w:t>
      </w:r>
      <w:r w:rsidR="00A657D1" w:rsidRPr="00EC76D5">
        <w:rPr>
          <w:rStyle w:val="CodeInText"/>
        </w:rPr>
        <w:t>m_totalSize</w:t>
      </w:r>
      <w:r w:rsidR="00A657D1" w:rsidRPr="00EC76D5">
        <w:t xml:space="preserve"> field keeps track of the current size of the code.</w:t>
      </w:r>
    </w:p>
    <w:p w14:paraId="162F6F2F" w14:textId="77777777" w:rsidR="009D4E10" w:rsidRPr="00EC76D5" w:rsidRDefault="009D4E10" w:rsidP="009D4E10">
      <w:r w:rsidRPr="00EC76D5">
        <w:t xml:space="preserve">Then we continue to call </w:t>
      </w:r>
      <w:r w:rsidRPr="00EC76D5">
        <w:rPr>
          <w:rStyle w:val="CodeInText"/>
        </w:rPr>
        <w:t>generateTrace</w:t>
      </w:r>
      <w:r w:rsidRPr="00EC76D5">
        <w:t xml:space="preserve"> recursively for each function call in the call map and global variables access in the access map. If any function or variable is missing, an error message is reported.</w:t>
      </w:r>
    </w:p>
    <w:p w14:paraId="5916E905" w14:textId="77777777" w:rsidR="001516E6" w:rsidRPr="00EC76D5" w:rsidRDefault="001516E6" w:rsidP="001516E6">
      <w:pPr>
        <w:pStyle w:val="Code"/>
      </w:pPr>
      <w:r w:rsidRPr="00EC76D5">
        <w:t xml:space="preserve">  private void generateTrace(Symbol symbol) {</w:t>
      </w:r>
    </w:p>
    <w:p w14:paraId="5EF65283" w14:textId="77777777" w:rsidR="001516E6" w:rsidRPr="00EC76D5" w:rsidRDefault="001516E6" w:rsidP="001516E6">
      <w:pPr>
        <w:pStyle w:val="Code"/>
      </w:pPr>
      <w:r w:rsidRPr="00EC76D5">
        <w:t xml:space="preserve">    if (!m_globalList.contains(symbol)) {</w:t>
      </w:r>
    </w:p>
    <w:p w14:paraId="2AC8426F" w14:textId="77777777" w:rsidR="001516E6" w:rsidRPr="00EC76D5" w:rsidRDefault="001516E6" w:rsidP="001516E6">
      <w:pPr>
        <w:pStyle w:val="Code"/>
      </w:pPr>
      <w:r w:rsidRPr="00EC76D5">
        <w:t xml:space="preserve">      m_globalList.add(symbol);</w:t>
      </w:r>
    </w:p>
    <w:p w14:paraId="5FA963CE" w14:textId="77777777" w:rsidR="001516E6" w:rsidRPr="00EC76D5" w:rsidRDefault="001516E6" w:rsidP="001516E6">
      <w:pPr>
        <w:pStyle w:val="Code"/>
      </w:pPr>
      <w:r w:rsidRPr="00EC76D5">
        <w:t xml:space="preserve">      m_addressMap.put(symbol.getUniqueName(), m_totalSize);</w:t>
      </w:r>
    </w:p>
    <w:p w14:paraId="0066BA9E" w14:textId="77777777" w:rsidR="001516E6" w:rsidRPr="00EC76D5" w:rsidRDefault="001516E6" w:rsidP="001516E6">
      <w:pPr>
        <w:pStyle w:val="Code"/>
      </w:pPr>
      <w:r w:rsidRPr="00EC76D5">
        <w:t xml:space="preserve">      m_entryMap.put(symbol.getUniqueName(), m_totalSize +</w:t>
      </w:r>
    </w:p>
    <w:p w14:paraId="0011FEA4" w14:textId="77777777" w:rsidR="001516E6" w:rsidRPr="00EC76D5" w:rsidRDefault="001516E6" w:rsidP="001516E6">
      <w:pPr>
        <w:pStyle w:val="Code"/>
      </w:pPr>
      <w:r w:rsidRPr="00EC76D5">
        <w:t xml:space="preserve">                     symbol.getEntryPoint());</w:t>
      </w:r>
    </w:p>
    <w:p w14:paraId="4D6298BE" w14:textId="77777777" w:rsidR="001516E6" w:rsidRPr="00EC76D5" w:rsidRDefault="001516E6" w:rsidP="001516E6">
      <w:pPr>
        <w:pStyle w:val="Code"/>
      </w:pPr>
      <w:r w:rsidRPr="00EC76D5">
        <w:t xml:space="preserve">      m_totalSize += symbol.getByteList().size();</w:t>
      </w:r>
    </w:p>
    <w:p w14:paraId="5A8A9DF5" w14:textId="77777777" w:rsidR="001516E6" w:rsidRPr="00EC76D5" w:rsidRDefault="001516E6" w:rsidP="001516E6">
      <w:pPr>
        <w:pStyle w:val="Code"/>
      </w:pPr>
      <w:r w:rsidRPr="00EC76D5">
        <w:t xml:space="preserve">      </w:t>
      </w:r>
    </w:p>
    <w:p w14:paraId="12DA9786" w14:textId="77777777" w:rsidR="001516E6" w:rsidRPr="00EC76D5" w:rsidRDefault="001516E6" w:rsidP="001516E6">
      <w:pPr>
        <w:pStyle w:val="Code"/>
      </w:pPr>
      <w:r w:rsidRPr="00EC76D5">
        <w:t xml:space="preserve">      Set&lt;String&gt; accessNameSet =</w:t>
      </w:r>
    </w:p>
    <w:p w14:paraId="66F3A926" w14:textId="77777777" w:rsidR="001516E6" w:rsidRPr="00EC76D5" w:rsidRDefault="001516E6" w:rsidP="001516E6">
      <w:pPr>
        <w:pStyle w:val="Code"/>
      </w:pPr>
      <w:r w:rsidRPr="00EC76D5">
        <w:t xml:space="preserve">        new ListSet&lt;&gt;(symbol.getAccessMap().values());</w:t>
      </w:r>
    </w:p>
    <w:p w14:paraId="2CACFCDC" w14:textId="77777777" w:rsidR="001516E6" w:rsidRPr="00EC76D5" w:rsidRDefault="001516E6" w:rsidP="001516E6">
      <w:pPr>
        <w:pStyle w:val="Code"/>
      </w:pPr>
      <w:r w:rsidRPr="00EC76D5">
        <w:t xml:space="preserve">      for (String accessName : accessNameSet) {</w:t>
      </w:r>
    </w:p>
    <w:p w14:paraId="036D468A" w14:textId="77777777" w:rsidR="001516E6" w:rsidRPr="00EC76D5" w:rsidRDefault="001516E6" w:rsidP="001516E6">
      <w:pPr>
        <w:pStyle w:val="Code"/>
      </w:pPr>
      <w:r w:rsidRPr="00EC76D5">
        <w:t xml:space="preserve">        Symbol accessSymbol = m_globalMap.get(accessName);</w:t>
      </w:r>
    </w:p>
    <w:p w14:paraId="1237BB9B" w14:textId="77777777" w:rsidR="001516E6" w:rsidRPr="00EC76D5" w:rsidRDefault="001516E6" w:rsidP="001516E6">
      <w:pPr>
        <w:pStyle w:val="Code"/>
      </w:pPr>
      <w:r w:rsidRPr="00EC76D5">
        <w:t xml:space="preserve">        </w:t>
      </w:r>
    </w:p>
    <w:p w14:paraId="7F24E7DF" w14:textId="77777777" w:rsidR="001516E6" w:rsidRPr="00EC76D5" w:rsidRDefault="001516E6" w:rsidP="001516E6">
      <w:pPr>
        <w:pStyle w:val="Code"/>
      </w:pPr>
      <w:r w:rsidRPr="00EC76D5">
        <w:t xml:space="preserve">        if (!accessName.equals(Main.StackTopName)) {</w:t>
      </w:r>
    </w:p>
    <w:p w14:paraId="45E0498D" w14:textId="77777777" w:rsidR="001516E6" w:rsidRPr="00EC76D5" w:rsidRDefault="001516E6" w:rsidP="001516E6">
      <w:pPr>
        <w:pStyle w:val="Code"/>
      </w:pPr>
      <w:r w:rsidRPr="00EC76D5">
        <w:t xml:space="preserve">          Assert.error(accessSymbol != null, "Linkage",</w:t>
      </w:r>
    </w:p>
    <w:p w14:paraId="487283A8" w14:textId="77777777" w:rsidR="001516E6" w:rsidRPr="00EC76D5" w:rsidRDefault="001516E6" w:rsidP="001516E6">
      <w:pPr>
        <w:pStyle w:val="Code"/>
      </w:pPr>
      <w:r w:rsidRPr="00EC76D5">
        <w:t xml:space="preserve">                       "missing external variable \"" + simpleName(accessName)+</w:t>
      </w:r>
    </w:p>
    <w:p w14:paraId="6C31B146" w14:textId="77777777" w:rsidR="001516E6" w:rsidRPr="00EC76D5" w:rsidRDefault="001516E6" w:rsidP="001516E6">
      <w:pPr>
        <w:pStyle w:val="Code"/>
      </w:pPr>
      <w:r w:rsidRPr="00EC76D5">
        <w:t xml:space="preserve">                       "\" in \"" + simpleName(symbol.getUniqueName()) +"\"");</w:t>
      </w:r>
    </w:p>
    <w:p w14:paraId="496AC430" w14:textId="77777777" w:rsidR="001516E6" w:rsidRPr="00EC76D5" w:rsidRDefault="001516E6" w:rsidP="001516E6">
      <w:pPr>
        <w:pStyle w:val="Code"/>
      </w:pPr>
      <w:r w:rsidRPr="00EC76D5">
        <w:t xml:space="preserve">          generateTrace(accessSymbol);</w:t>
      </w:r>
    </w:p>
    <w:p w14:paraId="1FF545B9" w14:textId="77777777" w:rsidR="001516E6" w:rsidRPr="00EC76D5" w:rsidRDefault="001516E6" w:rsidP="001516E6">
      <w:pPr>
        <w:pStyle w:val="Code"/>
      </w:pPr>
      <w:r w:rsidRPr="00EC76D5">
        <w:t xml:space="preserve">        }</w:t>
      </w:r>
    </w:p>
    <w:p w14:paraId="1F808D58" w14:textId="77777777" w:rsidR="001516E6" w:rsidRPr="00EC76D5" w:rsidRDefault="001516E6" w:rsidP="001516E6">
      <w:pPr>
        <w:pStyle w:val="Code"/>
      </w:pPr>
      <w:r w:rsidRPr="00EC76D5">
        <w:t xml:space="preserve">      }</w:t>
      </w:r>
    </w:p>
    <w:p w14:paraId="21BB3938" w14:textId="77777777" w:rsidR="001516E6" w:rsidRPr="00EC76D5" w:rsidRDefault="001516E6" w:rsidP="001516E6">
      <w:pPr>
        <w:pStyle w:val="Code"/>
      </w:pPr>
    </w:p>
    <w:p w14:paraId="268EE16D" w14:textId="77777777" w:rsidR="001516E6" w:rsidRPr="00EC76D5" w:rsidRDefault="001516E6" w:rsidP="001516E6">
      <w:pPr>
        <w:pStyle w:val="Code"/>
      </w:pPr>
      <w:r w:rsidRPr="00EC76D5">
        <w:t xml:space="preserve">      Set&lt;String&gt; callNameSet = new ListSet&lt;&gt;(symbol.getCallMap().values());</w:t>
      </w:r>
    </w:p>
    <w:p w14:paraId="526AE265" w14:textId="77777777" w:rsidR="001516E6" w:rsidRPr="00EC76D5" w:rsidRDefault="001516E6" w:rsidP="001516E6">
      <w:pPr>
        <w:pStyle w:val="Code"/>
      </w:pPr>
      <w:r w:rsidRPr="00EC76D5">
        <w:t xml:space="preserve">      for (String callName : callNameSet) {</w:t>
      </w:r>
    </w:p>
    <w:p w14:paraId="697C27B0" w14:textId="77777777" w:rsidR="001516E6" w:rsidRPr="00EC76D5" w:rsidRDefault="001516E6" w:rsidP="001516E6">
      <w:pPr>
        <w:pStyle w:val="Code"/>
      </w:pPr>
      <w:r w:rsidRPr="00EC76D5">
        <w:t xml:space="preserve">        Symbol funcSymbol = m_globalMap.get(callName);</w:t>
      </w:r>
    </w:p>
    <w:p w14:paraId="5CB8D7BC" w14:textId="77777777" w:rsidR="001516E6" w:rsidRPr="00EC76D5" w:rsidRDefault="001516E6" w:rsidP="001516E6">
      <w:pPr>
        <w:pStyle w:val="Code"/>
      </w:pPr>
      <w:r w:rsidRPr="00EC76D5">
        <w:t xml:space="preserve">        Assert.error(funcSymbol != null, callName,</w:t>
      </w:r>
    </w:p>
    <w:p w14:paraId="5B0B7376" w14:textId="67F45B03" w:rsidR="001516E6" w:rsidRPr="00EC76D5" w:rsidRDefault="001516E6" w:rsidP="001516E6">
      <w:pPr>
        <w:pStyle w:val="Code"/>
      </w:pPr>
      <w:r w:rsidRPr="00EC76D5">
        <w:t xml:space="preserve">                     "missing extern function \""</w:t>
      </w:r>
      <w:r w:rsidR="006F5DA6" w:rsidRPr="00EC76D5">
        <w:t xml:space="preserve"> </w:t>
      </w:r>
      <w:r w:rsidRPr="00EC76D5">
        <w:t>+</w:t>
      </w:r>
    </w:p>
    <w:p w14:paraId="61595E9D" w14:textId="77777777" w:rsidR="001516E6" w:rsidRPr="00EC76D5" w:rsidRDefault="001516E6" w:rsidP="001516E6">
      <w:pPr>
        <w:pStyle w:val="Code"/>
      </w:pPr>
      <w:r w:rsidRPr="00EC76D5">
        <w:t xml:space="preserve">                     simpleName(callName) + "\" in \"" +</w:t>
      </w:r>
    </w:p>
    <w:p w14:paraId="3C8FAAB1" w14:textId="77777777" w:rsidR="001516E6" w:rsidRPr="00EC76D5" w:rsidRDefault="001516E6" w:rsidP="001516E6">
      <w:pPr>
        <w:pStyle w:val="Code"/>
      </w:pPr>
      <w:r w:rsidRPr="00EC76D5">
        <w:t xml:space="preserve">                     simpleName(symbol.getUniqueName()) + "\"");</w:t>
      </w:r>
    </w:p>
    <w:p w14:paraId="6E94133A" w14:textId="77777777" w:rsidR="001516E6" w:rsidRPr="00EC76D5" w:rsidRDefault="001516E6" w:rsidP="001516E6">
      <w:pPr>
        <w:pStyle w:val="Code"/>
      </w:pPr>
      <w:r w:rsidRPr="00EC76D5">
        <w:t xml:space="preserve">        generateTrace(funcSymbol);</w:t>
      </w:r>
    </w:p>
    <w:p w14:paraId="41B28A7C" w14:textId="77777777" w:rsidR="001516E6" w:rsidRPr="00EC76D5" w:rsidRDefault="001516E6" w:rsidP="001516E6">
      <w:pPr>
        <w:pStyle w:val="Code"/>
      </w:pPr>
      <w:r w:rsidRPr="00EC76D5">
        <w:t xml:space="preserve">      }      </w:t>
      </w:r>
    </w:p>
    <w:p w14:paraId="79779EF8" w14:textId="77777777" w:rsidR="001516E6" w:rsidRPr="00EC76D5" w:rsidRDefault="001516E6" w:rsidP="001516E6">
      <w:pPr>
        <w:pStyle w:val="Code"/>
      </w:pPr>
      <w:r w:rsidRPr="00EC76D5">
        <w:t xml:space="preserve">    }</w:t>
      </w:r>
    </w:p>
    <w:p w14:paraId="19DE0DF9" w14:textId="77777777" w:rsidR="001516E6" w:rsidRPr="00EC76D5" w:rsidRDefault="001516E6" w:rsidP="001516E6">
      <w:pPr>
        <w:pStyle w:val="Code"/>
      </w:pPr>
      <w:r w:rsidRPr="00EC76D5">
        <w:t xml:space="preserve">  }</w:t>
      </w:r>
    </w:p>
    <w:p w14:paraId="65EA0F07" w14:textId="70DEAC11" w:rsidR="00C65C7A" w:rsidRPr="00EC76D5" w:rsidRDefault="00A41058" w:rsidP="001516E6">
      <w:r w:rsidRPr="00EC76D5">
        <w:t xml:space="preserve">For </w:t>
      </w:r>
      <w:r w:rsidR="00CC0A75" w:rsidRPr="00EC76D5">
        <w:t xml:space="preserve">each </w:t>
      </w:r>
      <w:r w:rsidR="00B62189" w:rsidRPr="00EC76D5">
        <w:t>element,</w:t>
      </w:r>
      <w:r w:rsidR="00FC7FDE" w:rsidRPr="00EC76D5">
        <w:t xml:space="preserve"> reachable from </w:t>
      </w:r>
      <w:r w:rsidR="007A3F77" w:rsidRPr="00EC76D5">
        <w:rPr>
          <w:rStyle w:val="CodeInText"/>
        </w:rPr>
        <w:t>main</w:t>
      </w:r>
      <w:r w:rsidR="007A3F77" w:rsidRPr="00EC76D5">
        <w:t>, we need to modify its accesses, function calls and return assignment (for a global variable, the cal</w:t>
      </w:r>
      <w:r w:rsidR="00C81C63" w:rsidRPr="00EC76D5">
        <w:t xml:space="preserve">l map and return set are empty) by calling </w:t>
      </w:r>
      <w:r w:rsidR="00C858CE" w:rsidRPr="00EC76D5">
        <w:rPr>
          <w:rStyle w:val="CodeInText"/>
        </w:rPr>
        <w:t>generateAccess</w:t>
      </w:r>
      <w:r w:rsidR="00C858CE" w:rsidRPr="00EC76D5">
        <w:t xml:space="preserve">, </w:t>
      </w:r>
      <w:r w:rsidR="00C858CE" w:rsidRPr="00EC76D5">
        <w:rPr>
          <w:rStyle w:val="CodeInText"/>
        </w:rPr>
        <w:t>generateCall</w:t>
      </w:r>
      <w:r w:rsidR="00C858CE" w:rsidRPr="00EC76D5">
        <w:t xml:space="preserve">, and </w:t>
      </w:r>
      <w:r w:rsidR="00C858CE" w:rsidRPr="00EC76D5">
        <w:rPr>
          <w:rStyle w:val="CodeInText"/>
        </w:rPr>
        <w:t>generateReturn</w:t>
      </w:r>
      <w:r w:rsidR="00C858CE" w:rsidRPr="00EC76D5">
        <w:t>, resp</w:t>
      </w:r>
      <w:r w:rsidR="00FE15B3" w:rsidRPr="00EC76D5">
        <w:t>e</w:t>
      </w:r>
      <w:r w:rsidR="00C858CE" w:rsidRPr="00EC76D5">
        <w:t>ctivly.</w:t>
      </w:r>
    </w:p>
    <w:p w14:paraId="09DD3A29" w14:textId="243F581C" w:rsidR="00A81889" w:rsidRPr="00EC76D5" w:rsidRDefault="008308A0" w:rsidP="006527BD">
      <w:pPr>
        <w:rPr>
          <w:rStyle w:val="CodeInText"/>
        </w:rPr>
      </w:pPr>
      <w:r w:rsidRPr="00EC76D5">
        <w:t xml:space="preserve">The </w:t>
      </w:r>
      <w:r w:rsidRPr="00EC76D5">
        <w:rPr>
          <w:rStyle w:val="CodeInText"/>
        </w:rPr>
        <w:t>generateAccess</w:t>
      </w:r>
      <w:r w:rsidRPr="00EC76D5">
        <w:t xml:space="preserve"> method</w:t>
      </w:r>
      <w:r w:rsidR="00A81889" w:rsidRPr="00EC76D5">
        <w:t xml:space="preserve"> looks up the name and address of each global access.</w:t>
      </w:r>
      <w:r w:rsidR="00135F7C" w:rsidRPr="00EC76D5">
        <w:t xml:space="preserve"> The address of the name is looked up in </w:t>
      </w:r>
      <w:r w:rsidR="00BB378F" w:rsidRPr="00EC76D5">
        <w:rPr>
          <w:rStyle w:val="CodeInText"/>
        </w:rPr>
        <w:t>accessMap</w:t>
      </w:r>
      <w:r w:rsidR="00BB378F" w:rsidRPr="00EC76D5">
        <w:t>, and original address is calculated by adding the low an</w:t>
      </w:r>
      <w:r w:rsidR="00307F09" w:rsidRPr="00EC76D5">
        <w:t>a</w:t>
      </w:r>
      <w:r w:rsidR="00BB378F" w:rsidRPr="00EC76D5">
        <w:t xml:space="preserve">d high byte of the address. Note </w:t>
      </w:r>
      <w:r w:rsidR="00FB3A36" w:rsidRPr="00EC76D5">
        <w:t xml:space="preserve">that </w:t>
      </w:r>
      <w:r w:rsidR="008A580B" w:rsidRPr="00EC76D5">
        <w:t>the</w:t>
      </w:r>
      <w:r w:rsidR="00FB3A36" w:rsidRPr="00EC76D5">
        <w:t xml:space="preserve"> access may be not zero in some cases,</w:t>
      </w:r>
      <w:r w:rsidR="00DD11B2" w:rsidRPr="00EC76D5">
        <w:t xml:space="preserve"> such as </w:t>
      </w:r>
      <w:r w:rsidR="00FE4D24" w:rsidRPr="00EC76D5">
        <w:t xml:space="preserve">pointer arithmentic with a static pointer and constant integer. In the code below, </w:t>
      </w:r>
      <w:r w:rsidR="00FC4FC7" w:rsidRPr="00EC76D5">
        <w:t xml:space="preserve">the </w:t>
      </w:r>
      <w:r w:rsidR="002F35C1">
        <w:t>initializer</w:t>
      </w:r>
      <w:r w:rsidR="00FC4FC7" w:rsidRPr="00EC76D5">
        <w:t xml:space="preserve">ial value of </w:t>
      </w:r>
      <w:r w:rsidR="00FC4FC7" w:rsidRPr="00EC76D5">
        <w:rPr>
          <w:rStyle w:val="CodeInText"/>
        </w:rPr>
        <w:t>p</w:t>
      </w:r>
      <w:r w:rsidR="00FC4FC7" w:rsidRPr="00EC76D5">
        <w:t xml:space="preserve"> will be two, since the address is two bytes higher than the </w:t>
      </w:r>
      <w:r w:rsidR="00EB3045" w:rsidRPr="00EC76D5">
        <w:t xml:space="preserve">address of </w:t>
      </w:r>
      <w:r w:rsidR="00EB3045" w:rsidRPr="00EC76D5">
        <w:rPr>
          <w:rStyle w:val="CodeInText"/>
        </w:rPr>
        <w:t>a</w:t>
      </w:r>
      <w:r w:rsidR="00EB3045" w:rsidRPr="00EC76D5">
        <w:t xml:space="preserve">; </w:t>
      </w:r>
      <w:r w:rsidR="00EB3045" w:rsidRPr="00EC76D5">
        <w:rPr>
          <w:rStyle w:val="CodeInText"/>
        </w:rPr>
        <w:t>generateAccess</w:t>
      </w:r>
      <w:r w:rsidR="00EB3045" w:rsidRPr="00EC76D5">
        <w:t xml:space="preserve"> will then look up and add the address of </w:t>
      </w:r>
      <w:r w:rsidR="00EB3045" w:rsidRPr="00EC76D5">
        <w:rPr>
          <w:rStyle w:val="CodeInText"/>
        </w:rPr>
        <w:t>a</w:t>
      </w:r>
      <w:r w:rsidR="00EB3045" w:rsidRPr="00EC76D5">
        <w:t xml:space="preserve"> in order to properly </w:t>
      </w:r>
      <w:r w:rsidR="002F35C1">
        <w:t>initializer</w:t>
      </w:r>
      <w:r w:rsidR="00EB3045" w:rsidRPr="00EC76D5">
        <w:t xml:space="preserve">ialize </w:t>
      </w:r>
      <w:r w:rsidR="00EB3045" w:rsidRPr="00EC76D5">
        <w:rPr>
          <w:rStyle w:val="CodeInText"/>
        </w:rPr>
        <w:t>p</w:t>
      </w:r>
      <w:r w:rsidR="00EB3045" w:rsidRPr="00EC76D5">
        <w:t>.</w:t>
      </w:r>
    </w:p>
    <w:p w14:paraId="070CDC10" w14:textId="77777777" w:rsidR="00FE4D24" w:rsidRPr="00EC76D5" w:rsidRDefault="00FE4D24" w:rsidP="00BE6C6C">
      <w:pPr>
        <w:pStyle w:val="Code"/>
      </w:pPr>
      <w:r w:rsidRPr="00EC76D5">
        <w:t>static char arr[10];</w:t>
      </w:r>
    </w:p>
    <w:p w14:paraId="136308E3" w14:textId="77777777" w:rsidR="00FC4FC7" w:rsidRPr="00EC76D5" w:rsidRDefault="002A4E6D" w:rsidP="00BE6C6C">
      <w:pPr>
        <w:pStyle w:val="Code"/>
      </w:pPr>
      <w:r w:rsidRPr="00EC76D5">
        <w:t>static int p = &amp;</w:t>
      </w:r>
      <w:r w:rsidR="00FC4FC7" w:rsidRPr="00EC76D5">
        <w:t>a[2];</w:t>
      </w:r>
    </w:p>
    <w:p w14:paraId="5958B359" w14:textId="77777777" w:rsidR="00FE4D24" w:rsidRPr="00EC76D5" w:rsidRDefault="00FC4FC7" w:rsidP="00BE6C6C">
      <w:pPr>
        <w:pStyle w:val="Code"/>
      </w:pPr>
      <w:r w:rsidRPr="00EC76D5">
        <w:lastRenderedPageBreak/>
        <w:t xml:space="preserve"> </w:t>
      </w:r>
    </w:p>
    <w:p w14:paraId="3EB9EA1E" w14:textId="77777777" w:rsidR="00BE6C6C" w:rsidRPr="00EC76D5" w:rsidRDefault="00BE6C6C" w:rsidP="00BE6C6C">
      <w:pPr>
        <w:pStyle w:val="Code"/>
      </w:pPr>
      <w:r w:rsidRPr="00EC76D5">
        <w:t xml:space="preserve">  private void generateAccess(Map&lt;Integer,String&gt; accessMap,</w:t>
      </w:r>
    </w:p>
    <w:p w14:paraId="7D576539" w14:textId="77777777" w:rsidR="00BE6C6C" w:rsidRPr="00EC76D5" w:rsidRDefault="00BE6C6C" w:rsidP="00BE6C6C">
      <w:pPr>
        <w:pStyle w:val="Code"/>
      </w:pPr>
      <w:r w:rsidRPr="00EC76D5">
        <w:t xml:space="preserve">                              List&lt;Byte&gt; byteList) {</w:t>
      </w:r>
    </w:p>
    <w:p w14:paraId="1CD3443B" w14:textId="77777777" w:rsidR="00BE6C6C" w:rsidRPr="00EC76D5" w:rsidRDefault="00BE6C6C" w:rsidP="00BE6C6C">
      <w:pPr>
        <w:pStyle w:val="Code"/>
      </w:pPr>
      <w:r w:rsidRPr="00EC76D5">
        <w:t xml:space="preserve">    for (Map.Entry&lt;Integer,String&gt; entry : accessMap.entrySet()) {</w:t>
      </w:r>
    </w:p>
    <w:p w14:paraId="6FED3D1C" w14:textId="77777777" w:rsidR="00BE6C6C" w:rsidRPr="00EC76D5" w:rsidRDefault="00BE6C6C" w:rsidP="00BE6C6C">
      <w:pPr>
        <w:pStyle w:val="Code"/>
      </w:pPr>
      <w:r w:rsidRPr="00EC76D5">
        <w:t xml:space="preserve">      int address = entry.getKey();</w:t>
      </w:r>
    </w:p>
    <w:p w14:paraId="7B4E456B" w14:textId="77777777" w:rsidR="00BE6C6C" w:rsidRPr="00EC76D5" w:rsidRDefault="00BE6C6C" w:rsidP="00BE6C6C">
      <w:pPr>
        <w:pStyle w:val="Code"/>
      </w:pPr>
      <w:r w:rsidRPr="00EC76D5">
        <w:t xml:space="preserve">      String name = entry.getValue();</w:t>
      </w:r>
    </w:p>
    <w:p w14:paraId="04CA0998" w14:textId="77777777" w:rsidR="00BE6C6C" w:rsidRPr="00EC76D5" w:rsidRDefault="00BE6C6C" w:rsidP="00BE6C6C">
      <w:pPr>
        <w:pStyle w:val="Code"/>
      </w:pPr>
    </w:p>
    <w:p w14:paraId="55DEB91A" w14:textId="77777777" w:rsidR="00BE6C6C" w:rsidRPr="00EC76D5" w:rsidRDefault="00BE6C6C" w:rsidP="00BE6C6C">
      <w:pPr>
        <w:pStyle w:val="Code"/>
      </w:pPr>
      <w:r w:rsidRPr="00EC76D5">
        <w:t xml:space="preserve">        int oldLowByte = checkValue(byteList.get(address)),</w:t>
      </w:r>
    </w:p>
    <w:p w14:paraId="5C6FECB7" w14:textId="77777777" w:rsidR="00BE6C6C" w:rsidRPr="00EC76D5" w:rsidRDefault="00BE6C6C" w:rsidP="00BE6C6C">
      <w:pPr>
        <w:pStyle w:val="Code"/>
      </w:pPr>
      <w:r w:rsidRPr="00EC76D5">
        <w:t xml:space="preserve">            oldHighByte = checkValue(byteList.get(address + 1));</w:t>
      </w:r>
    </w:p>
    <w:p w14:paraId="4CD91341" w14:textId="77777777" w:rsidR="00BE6C6C" w:rsidRPr="00EC76D5" w:rsidRDefault="00BE6C6C" w:rsidP="00BE6C6C">
      <w:pPr>
        <w:pStyle w:val="Code"/>
      </w:pPr>
    </w:p>
    <w:p w14:paraId="3EC4783C" w14:textId="77777777" w:rsidR="00BE6C6C" w:rsidRPr="00EC76D5" w:rsidRDefault="00BE6C6C" w:rsidP="00BE6C6C">
      <w:pPr>
        <w:pStyle w:val="Code"/>
      </w:pPr>
      <w:r w:rsidRPr="00EC76D5">
        <w:t xml:space="preserve">        int oldTarget = (oldHighByte &lt;&lt; 8) + oldLowByte;</w:t>
      </w:r>
    </w:p>
    <w:p w14:paraId="1245648D" w14:textId="77777777" w:rsidR="00BE6C6C" w:rsidRPr="00EC76D5" w:rsidRDefault="00BE6C6C" w:rsidP="00BE6C6C">
      <w:pPr>
        <w:pStyle w:val="Code"/>
      </w:pPr>
      <w:r w:rsidRPr="00EC76D5">
        <w:t xml:space="preserve">        int newTarget = oldTarget + m_addressMap.get(name);</w:t>
      </w:r>
    </w:p>
    <w:p w14:paraId="0B2F2508" w14:textId="77777777" w:rsidR="00BE6C6C" w:rsidRPr="00EC76D5" w:rsidRDefault="00BE6C6C" w:rsidP="00BE6C6C">
      <w:pPr>
        <w:pStyle w:val="Code"/>
      </w:pPr>
    </w:p>
    <w:p w14:paraId="2AAC530A" w14:textId="77777777" w:rsidR="00BE6C6C" w:rsidRPr="00EC76D5" w:rsidRDefault="00BE6C6C" w:rsidP="00BE6C6C">
      <w:pPr>
        <w:pStyle w:val="Code"/>
      </w:pPr>
      <w:r w:rsidRPr="00EC76D5">
        <w:t xml:space="preserve">        byte newLowByte = (byte) newTarget,</w:t>
      </w:r>
    </w:p>
    <w:p w14:paraId="2FFA63C7" w14:textId="77777777" w:rsidR="00BE6C6C" w:rsidRPr="00EC76D5" w:rsidRDefault="00BE6C6C" w:rsidP="00BE6C6C">
      <w:pPr>
        <w:pStyle w:val="Code"/>
      </w:pPr>
      <w:r w:rsidRPr="00EC76D5">
        <w:t xml:space="preserve">             newHighByte = (byte) (newTarget &gt;&gt; 8);</w:t>
      </w:r>
    </w:p>
    <w:p w14:paraId="33D28529" w14:textId="77777777" w:rsidR="00BE6C6C" w:rsidRPr="00EC76D5" w:rsidRDefault="00BE6C6C" w:rsidP="00BE6C6C">
      <w:pPr>
        <w:pStyle w:val="Code"/>
      </w:pPr>
    </w:p>
    <w:p w14:paraId="2E4B54C1" w14:textId="77777777" w:rsidR="00BE6C6C" w:rsidRPr="00EC76D5" w:rsidRDefault="00BE6C6C" w:rsidP="00BE6C6C">
      <w:pPr>
        <w:pStyle w:val="Code"/>
      </w:pPr>
      <w:r w:rsidRPr="00EC76D5">
        <w:t xml:space="preserve">        byteList.set(address, newLowByte);</w:t>
      </w:r>
    </w:p>
    <w:p w14:paraId="1AFF484E" w14:textId="77777777" w:rsidR="00BE6C6C" w:rsidRPr="00EC76D5" w:rsidRDefault="00BE6C6C" w:rsidP="00BE6C6C">
      <w:pPr>
        <w:pStyle w:val="Code"/>
      </w:pPr>
      <w:r w:rsidRPr="00EC76D5">
        <w:t xml:space="preserve">        byteList.set(address + 1, newHighByte);</w:t>
      </w:r>
    </w:p>
    <w:p w14:paraId="4E85AA28" w14:textId="77777777" w:rsidR="00BE6C6C" w:rsidRPr="00EC76D5" w:rsidRDefault="00BE6C6C" w:rsidP="00BE6C6C">
      <w:pPr>
        <w:pStyle w:val="Code"/>
      </w:pPr>
      <w:r w:rsidRPr="00EC76D5">
        <w:t xml:space="preserve">      }</w:t>
      </w:r>
    </w:p>
    <w:p w14:paraId="682E58EE" w14:textId="77777777" w:rsidR="00BE6C6C" w:rsidRPr="00EC76D5" w:rsidRDefault="00BE6C6C" w:rsidP="007926A0">
      <w:pPr>
        <w:pStyle w:val="Code"/>
      </w:pPr>
      <w:r w:rsidRPr="00EC76D5">
        <w:t xml:space="preserve">  }</w:t>
      </w:r>
    </w:p>
    <w:p w14:paraId="5254D03F" w14:textId="77777777" w:rsidR="007926A0" w:rsidRPr="00EC76D5" w:rsidRDefault="007926A0" w:rsidP="007926A0">
      <w:pPr>
        <w:pStyle w:val="Code"/>
      </w:pPr>
    </w:p>
    <w:p w14:paraId="050D33C6" w14:textId="022B4DD0" w:rsidR="007926A0" w:rsidRPr="00EC76D5" w:rsidRDefault="007926A0" w:rsidP="007926A0">
      <w:pPr>
        <w:pStyle w:val="Code"/>
      </w:pPr>
      <w:r w:rsidRPr="00EC76D5">
        <w:t xml:space="preserve">  private static int checkValue(int i) {</w:t>
      </w:r>
    </w:p>
    <w:p w14:paraId="6687E907" w14:textId="77777777" w:rsidR="007926A0" w:rsidRPr="00EC76D5" w:rsidRDefault="007926A0" w:rsidP="007926A0">
      <w:pPr>
        <w:pStyle w:val="Code"/>
      </w:pPr>
      <w:r w:rsidRPr="00EC76D5">
        <w:t xml:space="preserve">    return (i &lt; 0) ? (i + 256) : i;</w:t>
      </w:r>
    </w:p>
    <w:p w14:paraId="070390EE" w14:textId="77777777" w:rsidR="007926A0" w:rsidRPr="00EC76D5" w:rsidRDefault="007926A0" w:rsidP="007926A0">
      <w:pPr>
        <w:pStyle w:val="Code"/>
      </w:pPr>
      <w:r w:rsidRPr="00EC76D5">
        <w:t xml:space="preserve">  }</w:t>
      </w:r>
    </w:p>
    <w:p w14:paraId="455F6FE5" w14:textId="3DFCF2BB" w:rsidR="00C65C7A" w:rsidRPr="00EC76D5" w:rsidRDefault="00777A04" w:rsidP="007926A0">
      <w:r w:rsidRPr="00EC76D5">
        <w:t xml:space="preserve">The </w:t>
      </w:r>
      <w:r w:rsidRPr="00EC76D5">
        <w:rPr>
          <w:rStyle w:val="CodeInText"/>
        </w:rPr>
        <w:t>generateCall</w:t>
      </w:r>
      <w:r w:rsidRPr="00EC76D5">
        <w:t xml:space="preserve"> method sets the address of each function call by looking up the function. Unlik</w:t>
      </w:r>
      <w:r w:rsidR="00FB41E4" w:rsidRPr="00EC76D5">
        <w:t>e the access case above, we do not have to look up the original address, it is always zero.</w:t>
      </w:r>
      <w:r w:rsidR="00831709" w:rsidRPr="00EC76D5">
        <w:t xml:space="preserve"> However, since jumps are relative we need to </w:t>
      </w:r>
      <w:r w:rsidR="004223F6" w:rsidRPr="00EC76D5">
        <w:t xml:space="preserve">calculate </w:t>
      </w:r>
      <w:r w:rsidR="00831709" w:rsidRPr="00EC76D5">
        <w:t>the relative address</w:t>
      </w:r>
      <w:r w:rsidR="00AD22FE" w:rsidRPr="00EC76D5">
        <w:t xml:space="preserve"> between</w:t>
      </w:r>
      <w:r w:rsidR="00831709" w:rsidRPr="00EC76D5">
        <w:t xml:space="preserve"> the source and target</w:t>
      </w:r>
      <w:r w:rsidR="005E54CB" w:rsidRPr="00EC76D5">
        <w:t xml:space="preserve">. Note that the caller address is the address of the instruction following the </w:t>
      </w:r>
      <w:r w:rsidR="00B01240" w:rsidRPr="00EC76D5">
        <w:t xml:space="preserve">caller instruction, which is the address stored in </w:t>
      </w:r>
      <w:r w:rsidR="00B01240" w:rsidRPr="00EC76D5">
        <w:rPr>
          <w:rStyle w:val="CodeInText"/>
        </w:rPr>
        <w:t>callMap</w:t>
      </w:r>
      <w:r w:rsidR="00B01240" w:rsidRPr="00EC76D5">
        <w:t xml:space="preserve"> plus the start address of the calling function plus another two bytes.</w:t>
      </w:r>
    </w:p>
    <w:p w14:paraId="79547D21" w14:textId="546F656A" w:rsidR="00C77F48" w:rsidRPr="00EC76D5" w:rsidRDefault="00EF3C97" w:rsidP="00777A04">
      <w:r w:rsidRPr="00EC76D5">
        <w:t xml:space="preserve">Moreover, we have two special cases and two general cases. </w:t>
      </w:r>
      <w:r w:rsidR="00C77F48" w:rsidRPr="00EC76D5">
        <w:rPr>
          <w:rStyle w:val="CodeInText"/>
        </w:rPr>
        <w:t>ObjectCodeGenerator</w:t>
      </w:r>
      <w:r w:rsidR="00C77F48" w:rsidRPr="00EC76D5">
        <w:t xml:space="preserve"> of </w:t>
      </w:r>
      <w:r w:rsidR="00FB7E13" w:rsidRPr="00EC76D5">
        <w:t>Section</w:t>
      </w:r>
      <w:r w:rsidR="00C77F48" w:rsidRPr="00EC76D5">
        <w:t xml:space="preserve"> </w:t>
      </w:r>
      <w:r w:rsidR="00FB7E13" w:rsidRPr="00EC76D5">
        <w:fldChar w:fldCharType="begin"/>
      </w:r>
      <w:r w:rsidR="00FB7E13" w:rsidRPr="00EC76D5">
        <w:instrText xml:space="preserve"> REF _Ref419650505 \r \h </w:instrText>
      </w:r>
      <w:r w:rsidR="00FB7E13" w:rsidRPr="00EC76D5">
        <w:fldChar w:fldCharType="separate"/>
      </w:r>
      <w:r w:rsidR="00545E00" w:rsidRPr="00EC76D5">
        <w:t>16.3</w:t>
      </w:r>
      <w:r w:rsidR="00FB7E13" w:rsidRPr="00EC76D5">
        <w:fldChar w:fldCharType="end"/>
      </w:r>
      <w:r w:rsidR="003B4EA3" w:rsidRPr="00EC76D5">
        <w:t xml:space="preserve"> generated long jumps</w:t>
      </w:r>
      <w:r w:rsidR="00AA0D21" w:rsidRPr="00EC76D5">
        <w:t xml:space="preserve"> for each function call</w:t>
      </w:r>
      <w:r w:rsidR="003B4EA3" w:rsidRPr="00EC76D5">
        <w:t>; that is</w:t>
      </w:r>
      <w:r w:rsidR="00650A80" w:rsidRPr="00EC76D5">
        <w:t>,</w:t>
      </w:r>
      <w:r w:rsidR="003B4EA3" w:rsidRPr="00EC76D5">
        <w:t xml:space="preserve"> a long jump instruction followed </w:t>
      </w:r>
      <w:r w:rsidR="00650A80" w:rsidRPr="00EC76D5">
        <w:t>two bytes holding the relative address. However, if the relative address only one byte, we change to a short jump instruction followed by one byt</w:t>
      </w:r>
      <w:r w:rsidR="00953E34" w:rsidRPr="00EC76D5">
        <w:t>e</w:t>
      </w:r>
      <w:r w:rsidR="00650A80" w:rsidRPr="00EC76D5">
        <w:t xml:space="preserve"> holding the relative address</w:t>
      </w:r>
      <w:r w:rsidR="00615CDB" w:rsidRPr="00EC76D5">
        <w:t xml:space="preserve"> and insert a </w:t>
      </w:r>
      <w:r w:rsidR="00615CDB" w:rsidRPr="00EC76D5">
        <w:rPr>
          <w:rStyle w:val="CodeInText"/>
        </w:rPr>
        <w:t>nop</w:t>
      </w:r>
      <w:r w:rsidR="00615CDB" w:rsidRPr="00EC76D5">
        <w:t xml:space="preserve"> instruction in order to keep the size of the code</w:t>
      </w:r>
      <w:r w:rsidR="00615CDB" w:rsidRPr="00EC76D5">
        <w:rPr>
          <w:rStyle w:val="Fotnotsreferens"/>
        </w:rPr>
        <w:footnoteReference w:id="12"/>
      </w:r>
      <w:r w:rsidR="00650A80" w:rsidRPr="00EC76D5">
        <w:t>.</w:t>
      </w:r>
    </w:p>
    <w:p w14:paraId="39514C21" w14:textId="25A6852F" w:rsidR="00EF3C97" w:rsidRPr="00EC76D5" w:rsidRDefault="00EF3C97" w:rsidP="00777A04">
      <w:r w:rsidRPr="00EC76D5">
        <w:t xml:space="preserve">The </w:t>
      </w:r>
      <w:r w:rsidR="00933367" w:rsidRPr="00EC76D5">
        <w:t xml:space="preserve">first </w:t>
      </w:r>
      <w:r w:rsidRPr="00EC76D5">
        <w:t>special case occur</w:t>
      </w:r>
      <w:r w:rsidR="005F4869" w:rsidRPr="00EC76D5">
        <w:t>s</w:t>
      </w:r>
      <w:r w:rsidRPr="00EC76D5">
        <w:t xml:space="preserve"> when </w:t>
      </w:r>
      <w:r w:rsidR="00933367" w:rsidRPr="00EC76D5">
        <w:t xml:space="preserve">the relative address is 127, in which case we set 127 as the low byte jump address and 0 as the high byte. The second special case is when the relative address is -129, in which case we </w:t>
      </w:r>
      <w:r w:rsidR="00317AFD" w:rsidRPr="00EC76D5">
        <w:t>change the jump instruction from long jump to short jump with the relative address -128.</w:t>
      </w:r>
    </w:p>
    <w:p w14:paraId="7EE2729D" w14:textId="2578C83D" w:rsidR="00317AFD" w:rsidRPr="00EC76D5" w:rsidRDefault="00317AFD" w:rsidP="00777A04">
      <w:r w:rsidRPr="00EC76D5">
        <w:t xml:space="preserve">The </w:t>
      </w:r>
      <w:r w:rsidR="0078255C" w:rsidRPr="00EC76D5">
        <w:t>first general case occur</w:t>
      </w:r>
      <w:r w:rsidR="005F4869" w:rsidRPr="00EC76D5">
        <w:t>s</w:t>
      </w:r>
      <w:r w:rsidR="0078255C" w:rsidRPr="00EC76D5">
        <w:t xml:space="preserve"> when the relative address is between -128 and 126, inclusive.</w:t>
      </w:r>
      <w:r w:rsidR="005B65BD" w:rsidRPr="00EC76D5">
        <w:t xml:space="preserve"> In that case, we c</w:t>
      </w:r>
      <w:r w:rsidR="00BA5940" w:rsidRPr="00EC76D5">
        <w:t>hange the jump instr</w:t>
      </w:r>
      <w:r w:rsidR="004F3EA3" w:rsidRPr="00EC76D5">
        <w:t xml:space="preserve">uction from long the short jump and insert a </w:t>
      </w:r>
      <w:r w:rsidR="004F3EA3" w:rsidRPr="00EC76D5">
        <w:rPr>
          <w:rStyle w:val="CodeInText"/>
        </w:rPr>
        <w:t>nop</w:t>
      </w:r>
      <w:r w:rsidR="004F3EA3" w:rsidRPr="00EC76D5">
        <w:t xml:space="preserve"> instruction. </w:t>
      </w:r>
      <w:r w:rsidR="00F72A80" w:rsidRPr="00EC76D5">
        <w:t>Finally, in all other cases we set the low and high byte of the relative jump address.</w:t>
      </w:r>
    </w:p>
    <w:p w14:paraId="4A18C486" w14:textId="77777777" w:rsidR="005F4869" w:rsidRPr="00EC76D5" w:rsidRDefault="005F4869" w:rsidP="005F4869">
      <w:pPr>
        <w:pStyle w:val="Code"/>
      </w:pPr>
      <w:r w:rsidRPr="00EC76D5">
        <w:t xml:space="preserve">  private void generateCall(int startAddress, Map&lt;Integer,String&gt; callMap,</w:t>
      </w:r>
    </w:p>
    <w:p w14:paraId="333821C5" w14:textId="77777777" w:rsidR="005F4869" w:rsidRPr="00EC76D5" w:rsidRDefault="005F4869" w:rsidP="005F4869">
      <w:pPr>
        <w:pStyle w:val="Code"/>
      </w:pPr>
      <w:r w:rsidRPr="00EC76D5">
        <w:t xml:space="preserve">                            List&lt;Byte&gt; byteList, List&lt;String&gt; textList,</w:t>
      </w:r>
    </w:p>
    <w:p w14:paraId="0B745B49" w14:textId="77777777" w:rsidR="005F4869" w:rsidRPr="00EC76D5" w:rsidRDefault="005F4869" w:rsidP="005F4869">
      <w:pPr>
        <w:pStyle w:val="Code"/>
      </w:pPr>
      <w:r w:rsidRPr="00EC76D5">
        <w:t xml:space="preserve">                            Map&lt;Integer,Integer&gt; byteToTextMap) {</w:t>
      </w:r>
    </w:p>
    <w:p w14:paraId="09DEB566" w14:textId="77777777" w:rsidR="005F4869" w:rsidRPr="00EC76D5" w:rsidRDefault="005F4869" w:rsidP="005F4869">
      <w:pPr>
        <w:pStyle w:val="Code"/>
      </w:pPr>
      <w:r w:rsidRPr="00EC76D5">
        <w:t xml:space="preserve">    for (Map.Entry&lt;Integer,String&gt; entry : callMap.entrySet()) {</w:t>
      </w:r>
    </w:p>
    <w:p w14:paraId="3FE1AE2C" w14:textId="77777777" w:rsidR="005F4869" w:rsidRPr="00EC76D5" w:rsidRDefault="005F4869" w:rsidP="005F4869">
      <w:pPr>
        <w:pStyle w:val="Code"/>
      </w:pPr>
      <w:r w:rsidRPr="00EC76D5">
        <w:t xml:space="preserve">      int address = entry.getKey();</w:t>
      </w:r>
    </w:p>
    <w:p w14:paraId="4FE39697" w14:textId="77777777" w:rsidR="005F4869" w:rsidRPr="00EC76D5" w:rsidRDefault="005F4869" w:rsidP="005F4869">
      <w:pPr>
        <w:pStyle w:val="Code"/>
      </w:pPr>
      <w:r w:rsidRPr="00EC76D5">
        <w:lastRenderedPageBreak/>
        <w:t xml:space="preserve">      int callerAddress = startAddress + address + 2;</w:t>
      </w:r>
    </w:p>
    <w:p w14:paraId="6914F911" w14:textId="77777777" w:rsidR="005F4869" w:rsidRPr="00EC76D5" w:rsidRDefault="005F4869" w:rsidP="005F4869">
      <w:pPr>
        <w:pStyle w:val="Code"/>
      </w:pPr>
      <w:r w:rsidRPr="00EC76D5">
        <w:t xml:space="preserve">      int calleeAddress = m_entryMap.get(entry.getValue());</w:t>
      </w:r>
    </w:p>
    <w:p w14:paraId="64A3F5B0" w14:textId="77777777" w:rsidR="005F4869" w:rsidRPr="00EC76D5" w:rsidRDefault="005F4869" w:rsidP="005F4869">
      <w:pPr>
        <w:pStyle w:val="Code"/>
      </w:pPr>
      <w:r w:rsidRPr="00EC76D5">
        <w:t xml:space="preserve">      int relativeAddress = calleeAddress - callerAddress;</w:t>
      </w:r>
    </w:p>
    <w:p w14:paraId="01154C17" w14:textId="77777777" w:rsidR="005F4869" w:rsidRPr="00EC76D5" w:rsidRDefault="005F4869" w:rsidP="005F4869">
      <w:pPr>
        <w:pStyle w:val="Code"/>
      </w:pPr>
    </w:p>
    <w:p w14:paraId="2914B818" w14:textId="77777777" w:rsidR="005F4869" w:rsidRPr="00EC76D5" w:rsidRDefault="005F4869" w:rsidP="005F4869">
      <w:pPr>
        <w:pStyle w:val="Code"/>
      </w:pPr>
      <w:r w:rsidRPr="00EC76D5">
        <w:t xml:space="preserve">      if (relativeAddress == -129) {</w:t>
      </w:r>
    </w:p>
    <w:p w14:paraId="1AE72ADE" w14:textId="77777777" w:rsidR="005F4869" w:rsidRPr="00EC76D5" w:rsidRDefault="005F4869" w:rsidP="005F4869">
      <w:pPr>
        <w:pStyle w:val="Code"/>
      </w:pPr>
      <w:r w:rsidRPr="00EC76D5">
        <w:t xml:space="preserve">        byteList.set(address - 1,(byte) ObjectCode.ShortJumpOperator);</w:t>
      </w:r>
    </w:p>
    <w:p w14:paraId="316443D4" w14:textId="77777777" w:rsidR="005F4869" w:rsidRPr="00EC76D5" w:rsidRDefault="005F4869" w:rsidP="005F4869">
      <w:pPr>
        <w:pStyle w:val="Code"/>
      </w:pPr>
      <w:r w:rsidRPr="00EC76D5">
        <w:t xml:space="preserve">        byteList.set(address, (byte) -128);</w:t>
      </w:r>
    </w:p>
    <w:p w14:paraId="6E8AEE8C" w14:textId="77777777" w:rsidR="005F4869" w:rsidRPr="00EC76D5" w:rsidRDefault="005F4869" w:rsidP="005F4869">
      <w:pPr>
        <w:pStyle w:val="Code"/>
      </w:pPr>
      <w:r w:rsidRPr="00EC76D5">
        <w:t xml:space="preserve">        byteList.set(address + 1, (byte) ObjectCode.NopOperator);</w:t>
      </w:r>
    </w:p>
    <w:p w14:paraId="62EE60D7" w14:textId="77777777" w:rsidR="005F4869" w:rsidRPr="00EC76D5" w:rsidRDefault="005F4869" w:rsidP="005F4869">
      <w:pPr>
        <w:pStyle w:val="Code"/>
      </w:pPr>
      <w:r w:rsidRPr="00EC76D5">
        <w:t xml:space="preserve">      }</w:t>
      </w:r>
    </w:p>
    <w:p w14:paraId="6E05F098" w14:textId="77777777" w:rsidR="005F4869" w:rsidRPr="00EC76D5" w:rsidRDefault="005F4869" w:rsidP="005F4869">
      <w:pPr>
        <w:pStyle w:val="Code"/>
      </w:pPr>
      <w:r w:rsidRPr="00EC76D5">
        <w:t xml:space="preserve">      else if ((relativeAddress &gt;= -128) &amp;&amp; (relativeAddress &lt;= 127)) {</w:t>
      </w:r>
    </w:p>
    <w:p w14:paraId="74EBE4E9" w14:textId="77777777" w:rsidR="005F4869" w:rsidRPr="00EC76D5" w:rsidRDefault="005F4869" w:rsidP="005F4869">
      <w:pPr>
        <w:pStyle w:val="Code"/>
      </w:pPr>
      <w:r w:rsidRPr="00EC76D5">
        <w:t xml:space="preserve">        byteList.set(address - 1, (byte) ObjectCode.NopOperator);</w:t>
      </w:r>
    </w:p>
    <w:p w14:paraId="18B9BBDA" w14:textId="77777777" w:rsidR="005F4869" w:rsidRPr="00EC76D5" w:rsidRDefault="005F4869" w:rsidP="005F4869">
      <w:pPr>
        <w:pStyle w:val="Code"/>
      </w:pPr>
      <w:r w:rsidRPr="00EC76D5">
        <w:t xml:space="preserve">        byteList.set(address, (byte) ObjectCode.ShortJumpOperator);</w:t>
      </w:r>
    </w:p>
    <w:p w14:paraId="286861C1" w14:textId="77777777" w:rsidR="005F4869" w:rsidRPr="00EC76D5" w:rsidRDefault="005F4869" w:rsidP="005F4869">
      <w:pPr>
        <w:pStyle w:val="Code"/>
      </w:pPr>
      <w:r w:rsidRPr="00EC76D5">
        <w:t xml:space="preserve">        byteList.set(address + 1, (byte) relativeAddress);</w:t>
      </w:r>
    </w:p>
    <w:p w14:paraId="477AEE7F" w14:textId="77777777" w:rsidR="005F4869" w:rsidRPr="00EC76D5" w:rsidRDefault="005F4869" w:rsidP="005F4869">
      <w:pPr>
        <w:pStyle w:val="Code"/>
      </w:pPr>
      <w:r w:rsidRPr="00EC76D5">
        <w:t xml:space="preserve">        </w:t>
      </w:r>
    </w:p>
    <w:p w14:paraId="521C5F9E" w14:textId="77777777" w:rsidR="005F4869" w:rsidRPr="00EC76D5" w:rsidRDefault="005F4869" w:rsidP="005F4869">
      <w:pPr>
        <w:pStyle w:val="Code"/>
      </w:pPr>
      <w:r w:rsidRPr="00EC76D5">
        <w:t xml:space="preserve">        int textLine = byteToTextMap.get(address);</w:t>
      </w:r>
    </w:p>
    <w:p w14:paraId="258D164E" w14:textId="77777777" w:rsidR="005F4869" w:rsidRPr="00EC76D5" w:rsidRDefault="005F4869" w:rsidP="005F4869">
      <w:pPr>
        <w:pStyle w:val="Code"/>
      </w:pPr>
      <w:r w:rsidRPr="00EC76D5">
        <w:t xml:space="preserve">        Assert.error(textLine &lt; textList.size(), "text line");</w:t>
      </w:r>
    </w:p>
    <w:p w14:paraId="309D6303" w14:textId="77777777" w:rsidR="005F4869" w:rsidRPr="00EC76D5" w:rsidRDefault="005F4869" w:rsidP="005F4869">
      <w:pPr>
        <w:pStyle w:val="Code"/>
      </w:pPr>
      <w:r w:rsidRPr="00EC76D5">
        <w:t xml:space="preserve">        </w:t>
      </w:r>
    </w:p>
    <w:p w14:paraId="20EC382B" w14:textId="77777777" w:rsidR="005F4869" w:rsidRPr="00EC76D5" w:rsidRDefault="005F4869" w:rsidP="005F4869">
      <w:pPr>
        <w:pStyle w:val="Code"/>
      </w:pPr>
      <w:r w:rsidRPr="00EC76D5">
        <w:t xml:space="preserve">        String text = textList.get(textLine);</w:t>
      </w:r>
    </w:p>
    <w:p w14:paraId="21338770" w14:textId="77777777" w:rsidR="005F4869" w:rsidRPr="00EC76D5" w:rsidRDefault="005F4869" w:rsidP="005F4869">
      <w:pPr>
        <w:pStyle w:val="Code"/>
      </w:pPr>
      <w:r w:rsidRPr="00EC76D5">
        <w:t xml:space="preserve">        textList.set(textLine,"\tnop\t; 1\n" + text.replace("\t; 3", "\t; 2"));</w:t>
      </w:r>
    </w:p>
    <w:p w14:paraId="50DFA7E8" w14:textId="77777777" w:rsidR="005F4869" w:rsidRPr="00EC76D5" w:rsidRDefault="005F4869" w:rsidP="005F4869">
      <w:pPr>
        <w:pStyle w:val="Code"/>
      </w:pPr>
      <w:r w:rsidRPr="00EC76D5">
        <w:t xml:space="preserve">      }</w:t>
      </w:r>
    </w:p>
    <w:p w14:paraId="2F394F6A" w14:textId="77777777" w:rsidR="005F4869" w:rsidRPr="00EC76D5" w:rsidRDefault="005F4869" w:rsidP="005F4869">
      <w:pPr>
        <w:pStyle w:val="Code"/>
      </w:pPr>
      <w:r w:rsidRPr="00EC76D5">
        <w:t xml:space="preserve">      else {</w:t>
      </w:r>
    </w:p>
    <w:p w14:paraId="44A87112" w14:textId="77777777" w:rsidR="005F4869" w:rsidRPr="00EC76D5" w:rsidRDefault="005F4869" w:rsidP="005F4869">
      <w:pPr>
        <w:pStyle w:val="Code"/>
      </w:pPr>
      <w:r w:rsidRPr="00EC76D5">
        <w:t xml:space="preserve">        byteList.set(address, (byte) relativeAddress);</w:t>
      </w:r>
    </w:p>
    <w:p w14:paraId="0D069808" w14:textId="77777777" w:rsidR="005F4869" w:rsidRPr="00EC76D5" w:rsidRDefault="005F4869" w:rsidP="005F4869">
      <w:pPr>
        <w:pStyle w:val="Code"/>
      </w:pPr>
      <w:r w:rsidRPr="00EC76D5">
        <w:t xml:space="preserve">        byteList.set(address + 1, (byte) (relativeAddress &gt;&gt; 8));</w:t>
      </w:r>
    </w:p>
    <w:p w14:paraId="5103323D" w14:textId="77777777" w:rsidR="005F4869" w:rsidRPr="00EC76D5" w:rsidRDefault="005F4869" w:rsidP="005F4869">
      <w:pPr>
        <w:pStyle w:val="Code"/>
      </w:pPr>
      <w:r w:rsidRPr="00EC76D5">
        <w:t xml:space="preserve">      }</w:t>
      </w:r>
    </w:p>
    <w:p w14:paraId="02AB2502" w14:textId="77777777" w:rsidR="005F4869" w:rsidRPr="00EC76D5" w:rsidRDefault="005F4869" w:rsidP="005F4869">
      <w:pPr>
        <w:pStyle w:val="Code"/>
      </w:pPr>
      <w:r w:rsidRPr="00EC76D5">
        <w:t xml:space="preserve">    }</w:t>
      </w:r>
    </w:p>
    <w:p w14:paraId="0ED8927F" w14:textId="77777777" w:rsidR="005F4869" w:rsidRPr="00EC76D5" w:rsidRDefault="005F4869" w:rsidP="005F4869">
      <w:pPr>
        <w:pStyle w:val="Code"/>
      </w:pPr>
      <w:r w:rsidRPr="00EC76D5">
        <w:t xml:space="preserve">  }</w:t>
      </w:r>
    </w:p>
    <w:p w14:paraId="4FED1F55" w14:textId="5A474AC3" w:rsidR="00C65C7A" w:rsidRPr="00EC76D5" w:rsidRDefault="00C42210" w:rsidP="005F4869">
      <w:r w:rsidRPr="00EC76D5">
        <w:t xml:space="preserve">The </w:t>
      </w:r>
      <w:r w:rsidRPr="00EC76D5">
        <w:rPr>
          <w:rStyle w:val="CodeInText"/>
        </w:rPr>
        <w:t>generateReturn</w:t>
      </w:r>
      <w:r w:rsidRPr="00EC76D5">
        <w:t xml:space="preserve"> method modifies all return address assignments. </w:t>
      </w:r>
      <w:r w:rsidR="006376F5" w:rsidRPr="00EC76D5">
        <w:t xml:space="preserve">When a function call is generated in Section </w:t>
      </w:r>
      <w:r w:rsidR="006376F5" w:rsidRPr="00EC76D5">
        <w:fldChar w:fldCharType="begin"/>
      </w:r>
      <w:r w:rsidR="006376F5" w:rsidRPr="00EC76D5">
        <w:instrText xml:space="preserve"> REF _Ref419651009 \r \h </w:instrText>
      </w:r>
      <w:r w:rsidR="006376F5" w:rsidRPr="00EC76D5">
        <w:fldChar w:fldCharType="separate"/>
      </w:r>
      <w:r w:rsidR="00545E00" w:rsidRPr="00EC76D5">
        <w:rPr>
          <w:b/>
          <w:bCs/>
        </w:rPr>
        <w:t>Fel! Hittar inte referenskälla.</w:t>
      </w:r>
      <w:r w:rsidR="006376F5" w:rsidRPr="00EC76D5">
        <w:fldChar w:fldCharType="end"/>
      </w:r>
      <w:r w:rsidR="006376F5" w:rsidRPr="00EC76D5">
        <w:t xml:space="preserve">, </w:t>
      </w:r>
      <w:r w:rsidR="00564BC1" w:rsidRPr="00EC76D5">
        <w:t xml:space="preserve">the return assignment address is relative to the assignment itself, we need to add the function start address </w:t>
      </w:r>
      <w:r w:rsidR="001E41AA" w:rsidRPr="00EC76D5">
        <w:t>and the address of the return assignment to the relative address.</w:t>
      </w:r>
    </w:p>
    <w:p w14:paraId="4125D29C" w14:textId="77777777" w:rsidR="005F4869" w:rsidRPr="00EC76D5" w:rsidRDefault="005F4869" w:rsidP="005F4869">
      <w:pPr>
        <w:pStyle w:val="Code"/>
      </w:pPr>
      <w:r w:rsidRPr="00EC76D5">
        <w:t xml:space="preserve">  private void generateReturn(int startAddress, Set&lt;Integer&gt; returnSet,</w:t>
      </w:r>
    </w:p>
    <w:p w14:paraId="630D7A52" w14:textId="77777777" w:rsidR="005F4869" w:rsidRPr="00EC76D5" w:rsidRDefault="005F4869" w:rsidP="005F4869">
      <w:pPr>
        <w:pStyle w:val="Code"/>
      </w:pPr>
      <w:r w:rsidRPr="00EC76D5">
        <w:t xml:space="preserve">                              List&lt;Byte&gt; byteList) {</w:t>
      </w:r>
    </w:p>
    <w:p w14:paraId="171A78DA" w14:textId="77777777" w:rsidR="005F4869" w:rsidRPr="00EC76D5" w:rsidRDefault="005F4869" w:rsidP="005F4869">
      <w:pPr>
        <w:pStyle w:val="Code"/>
      </w:pPr>
      <w:r w:rsidRPr="00EC76D5">
        <w:t xml:space="preserve">    for (int address : returnSet) {</w:t>
      </w:r>
    </w:p>
    <w:p w14:paraId="6D9B0D99" w14:textId="77777777" w:rsidR="005F4869" w:rsidRPr="00EC76D5" w:rsidRDefault="005F4869" w:rsidP="005F4869">
      <w:pPr>
        <w:pStyle w:val="Code"/>
      </w:pPr>
      <w:r w:rsidRPr="00EC76D5">
        <w:t xml:space="preserve">      int relativeLowByte = checkValue(byteList.get(address)),</w:t>
      </w:r>
    </w:p>
    <w:p w14:paraId="70658E94" w14:textId="77777777" w:rsidR="005F4869" w:rsidRPr="00EC76D5" w:rsidRDefault="005F4869" w:rsidP="005F4869">
      <w:pPr>
        <w:pStyle w:val="Code"/>
      </w:pPr>
      <w:r w:rsidRPr="00EC76D5">
        <w:t xml:space="preserve">          relativeHighByte = checkValue(byteList.get(address + 1));</w:t>
      </w:r>
    </w:p>
    <w:p w14:paraId="031BC878" w14:textId="77777777" w:rsidR="005F4869" w:rsidRPr="00EC76D5" w:rsidRDefault="005F4869" w:rsidP="005F4869">
      <w:pPr>
        <w:pStyle w:val="Code"/>
      </w:pPr>
      <w:r w:rsidRPr="00EC76D5">
        <w:t xml:space="preserve">          </w:t>
      </w:r>
    </w:p>
    <w:p w14:paraId="5BE64B14" w14:textId="77777777" w:rsidR="005F4869" w:rsidRPr="00EC76D5" w:rsidRDefault="005F4869" w:rsidP="005F4869">
      <w:pPr>
        <w:pStyle w:val="Code"/>
      </w:pPr>
      <w:r w:rsidRPr="00EC76D5">
        <w:t xml:space="preserve">      int relativeAddress = (relativeHighByte &lt;&lt; 8) + relativeLowByte;</w:t>
      </w:r>
    </w:p>
    <w:p w14:paraId="2CDB33E8" w14:textId="77777777" w:rsidR="005F4869" w:rsidRPr="00EC76D5" w:rsidRDefault="005F4869" w:rsidP="005F4869">
      <w:pPr>
        <w:pStyle w:val="Code"/>
      </w:pPr>
      <w:r w:rsidRPr="00EC76D5">
        <w:t xml:space="preserve">      int globalAddress = startAddress + address + relativeAddress;</w:t>
      </w:r>
    </w:p>
    <w:p w14:paraId="70631C80" w14:textId="77777777" w:rsidR="005F4869" w:rsidRPr="00EC76D5" w:rsidRDefault="005F4869" w:rsidP="005F4869">
      <w:pPr>
        <w:pStyle w:val="Code"/>
      </w:pPr>
      <w:r w:rsidRPr="00EC76D5">
        <w:t xml:space="preserve">      </w:t>
      </w:r>
    </w:p>
    <w:p w14:paraId="254956CF" w14:textId="77777777" w:rsidR="005F4869" w:rsidRPr="00EC76D5" w:rsidRDefault="005F4869" w:rsidP="005F4869">
      <w:pPr>
        <w:pStyle w:val="Code"/>
      </w:pPr>
      <w:r w:rsidRPr="00EC76D5">
        <w:t xml:space="preserve">      byte globalLowByte = (byte) globalAddress;</w:t>
      </w:r>
    </w:p>
    <w:p w14:paraId="099403DE" w14:textId="77777777" w:rsidR="005F4869" w:rsidRPr="00EC76D5" w:rsidRDefault="005F4869" w:rsidP="005F4869">
      <w:pPr>
        <w:pStyle w:val="Code"/>
      </w:pPr>
      <w:r w:rsidRPr="00EC76D5">
        <w:t xml:space="preserve">      byte globaHighByte = (byte) (globalAddress &gt;&gt; 8);</w:t>
      </w:r>
    </w:p>
    <w:p w14:paraId="0E6505C3" w14:textId="77777777" w:rsidR="005F4869" w:rsidRPr="00EC76D5" w:rsidRDefault="005F4869" w:rsidP="005F4869">
      <w:pPr>
        <w:pStyle w:val="Code"/>
      </w:pPr>
      <w:r w:rsidRPr="00EC76D5">
        <w:t xml:space="preserve">    </w:t>
      </w:r>
    </w:p>
    <w:p w14:paraId="549AC076" w14:textId="77777777" w:rsidR="005F4869" w:rsidRPr="00EC76D5" w:rsidRDefault="005F4869" w:rsidP="005F4869">
      <w:pPr>
        <w:pStyle w:val="Code"/>
      </w:pPr>
      <w:r w:rsidRPr="00EC76D5">
        <w:t xml:space="preserve">      byteList.set(address, globalLowByte);</w:t>
      </w:r>
    </w:p>
    <w:p w14:paraId="4FD658AA" w14:textId="77777777" w:rsidR="005F4869" w:rsidRPr="00EC76D5" w:rsidRDefault="005F4869" w:rsidP="005F4869">
      <w:pPr>
        <w:pStyle w:val="Code"/>
      </w:pPr>
      <w:r w:rsidRPr="00EC76D5">
        <w:t xml:space="preserve">      byteList.set(address + 1, globaHighByte);</w:t>
      </w:r>
    </w:p>
    <w:p w14:paraId="6D145DE0" w14:textId="77777777" w:rsidR="005F4869" w:rsidRPr="00EC76D5" w:rsidRDefault="005F4869" w:rsidP="005F4869">
      <w:pPr>
        <w:pStyle w:val="Code"/>
      </w:pPr>
      <w:r w:rsidRPr="00EC76D5">
        <w:t xml:space="preserve">    }</w:t>
      </w:r>
    </w:p>
    <w:p w14:paraId="2FF601BC" w14:textId="75D7CA79" w:rsidR="00C65C7A" w:rsidRPr="00EC76D5" w:rsidRDefault="005F4869" w:rsidP="005F4869">
      <w:pPr>
        <w:pStyle w:val="Code"/>
      </w:pPr>
      <w:r w:rsidRPr="00EC76D5">
        <w:t xml:space="preserve">  }</w:t>
      </w:r>
    </w:p>
    <w:p w14:paraId="727F6ECD" w14:textId="3C504244" w:rsidR="005F4869" w:rsidRPr="00EC76D5" w:rsidRDefault="005F4869" w:rsidP="005F4869">
      <w:pPr>
        <w:pStyle w:val="Code"/>
      </w:pPr>
    </w:p>
    <w:p w14:paraId="42056D56" w14:textId="77777777" w:rsidR="005F4869" w:rsidRPr="00EC76D5" w:rsidRDefault="005F4869" w:rsidP="005F4869">
      <w:pPr>
        <w:pStyle w:val="Code"/>
      </w:pPr>
      <w:r w:rsidRPr="00EC76D5">
        <w:t xml:space="preserve">  private void generateTextAddress(int address, List&lt;Byte&gt; byteList,</w:t>
      </w:r>
    </w:p>
    <w:p w14:paraId="65405A20" w14:textId="77777777" w:rsidR="005F4869" w:rsidRPr="00EC76D5" w:rsidRDefault="005F4869" w:rsidP="005F4869">
      <w:pPr>
        <w:pStyle w:val="Code"/>
      </w:pPr>
      <w:r w:rsidRPr="00EC76D5">
        <w:t xml:space="preserve">                                   List&lt;String&gt; textList) {</w:t>
      </w:r>
    </w:p>
    <w:p w14:paraId="70CE6E51" w14:textId="77777777" w:rsidR="005F4869" w:rsidRPr="00EC76D5" w:rsidRDefault="005F4869" w:rsidP="005F4869">
      <w:pPr>
        <w:pStyle w:val="Code"/>
      </w:pPr>
      <w:r w:rsidRPr="00EC76D5">
        <w:t xml:space="preserve">    int byteIndex = 0;</w:t>
      </w:r>
    </w:p>
    <w:p w14:paraId="3A6AFA75" w14:textId="77777777" w:rsidR="005F4869" w:rsidRPr="00EC76D5" w:rsidRDefault="005F4869" w:rsidP="005F4869">
      <w:pPr>
        <w:pStyle w:val="Code"/>
      </w:pPr>
      <w:r w:rsidRPr="00EC76D5">
        <w:t xml:space="preserve">    </w:t>
      </w:r>
    </w:p>
    <w:p w14:paraId="35173D09" w14:textId="77777777" w:rsidR="005F4869" w:rsidRPr="00EC76D5" w:rsidRDefault="005F4869" w:rsidP="005F4869">
      <w:pPr>
        <w:pStyle w:val="Code"/>
      </w:pPr>
      <w:r w:rsidRPr="00EC76D5">
        <w:t xml:space="preserve">    for (int line = 0; line &lt; textList.size(); ++line) {</w:t>
      </w:r>
    </w:p>
    <w:p w14:paraId="578D56A3" w14:textId="77777777" w:rsidR="005F4869" w:rsidRPr="00EC76D5" w:rsidRDefault="005F4869" w:rsidP="005F4869">
      <w:pPr>
        <w:pStyle w:val="Code"/>
      </w:pPr>
      <w:r w:rsidRPr="00EC76D5">
        <w:t xml:space="preserve">      String text = textList.get(line);</w:t>
      </w:r>
    </w:p>
    <w:p w14:paraId="64419948" w14:textId="77777777" w:rsidR="005F4869" w:rsidRPr="00EC76D5" w:rsidRDefault="005F4869" w:rsidP="005F4869">
      <w:pPr>
        <w:pStyle w:val="Code"/>
      </w:pPr>
      <w:r w:rsidRPr="00EC76D5">
        <w:t xml:space="preserve">      </w:t>
      </w:r>
    </w:p>
    <w:p w14:paraId="43A258D7" w14:textId="77777777" w:rsidR="005F4869" w:rsidRPr="00EC76D5" w:rsidRDefault="005F4869" w:rsidP="005F4869">
      <w:pPr>
        <w:pStyle w:val="Code"/>
      </w:pPr>
      <w:r w:rsidRPr="00EC76D5">
        <w:t xml:space="preserve">      if ((text != null) &amp;&amp; !text.isEmpty() &amp;&amp; !text.contains(":\t;") &amp;&amp;</w:t>
      </w:r>
    </w:p>
    <w:p w14:paraId="46370958" w14:textId="77777777" w:rsidR="005F4869" w:rsidRPr="00EC76D5" w:rsidRDefault="005F4869" w:rsidP="005F4869">
      <w:pPr>
        <w:pStyle w:val="Code"/>
      </w:pPr>
      <w:r w:rsidRPr="00EC76D5">
        <w:t xml:space="preserve">          !text.startsWith(";") &amp;&amp; !text.endsWith(":")) {</w:t>
      </w:r>
    </w:p>
    <w:p w14:paraId="486E5B9F" w14:textId="77777777" w:rsidR="005F4869" w:rsidRPr="00EC76D5" w:rsidRDefault="005F4869" w:rsidP="005F4869">
      <w:pPr>
        <w:pStyle w:val="Code"/>
      </w:pPr>
      <w:r w:rsidRPr="00EC76D5">
        <w:lastRenderedPageBreak/>
        <w:t xml:space="preserve">        StringBuilder buffer = new StringBuilder(text);</w:t>
      </w:r>
    </w:p>
    <w:p w14:paraId="4CBDB6C2" w14:textId="77777777" w:rsidR="005F4869" w:rsidRPr="00EC76D5" w:rsidRDefault="005F4869" w:rsidP="005F4869">
      <w:pPr>
        <w:pStyle w:val="Code"/>
      </w:pPr>
      <w:r w:rsidRPr="00EC76D5">
        <w:t xml:space="preserve">        buffer.insert(0, "x" + address + ":");</w:t>
      </w:r>
    </w:p>
    <w:p w14:paraId="2518FBB5" w14:textId="77777777" w:rsidR="005F4869" w:rsidRPr="00EC76D5" w:rsidRDefault="005F4869" w:rsidP="005F4869">
      <w:pPr>
        <w:pStyle w:val="Code"/>
      </w:pPr>
    </w:p>
    <w:p w14:paraId="4A7D1051" w14:textId="77777777" w:rsidR="005F4869" w:rsidRPr="00EC76D5" w:rsidRDefault="005F4869" w:rsidP="005F4869">
      <w:pPr>
        <w:pStyle w:val="Code"/>
      </w:pPr>
      <w:r w:rsidRPr="00EC76D5">
        <w:t xml:space="preserve">        int semiIndex = buffer.lastIndexOf("; "), size = 0;</w:t>
      </w:r>
    </w:p>
    <w:p w14:paraId="3AE7CACB" w14:textId="77777777" w:rsidR="005F4869" w:rsidRPr="00EC76D5" w:rsidRDefault="005F4869" w:rsidP="005F4869">
      <w:pPr>
        <w:pStyle w:val="Code"/>
      </w:pPr>
      <w:r w:rsidRPr="00EC76D5">
        <w:t xml:space="preserve">        </w:t>
      </w:r>
    </w:p>
    <w:p w14:paraId="695B9FA4" w14:textId="77777777" w:rsidR="005F4869" w:rsidRPr="00EC76D5" w:rsidRDefault="005F4869" w:rsidP="005F4869">
      <w:pPr>
        <w:pStyle w:val="Code"/>
      </w:pPr>
      <w:r w:rsidRPr="00EC76D5">
        <w:t xml:space="preserve">        try {</w:t>
      </w:r>
    </w:p>
    <w:p w14:paraId="7B0844DF" w14:textId="77777777" w:rsidR="005F4869" w:rsidRPr="00EC76D5" w:rsidRDefault="005F4869" w:rsidP="005F4869">
      <w:pPr>
        <w:pStyle w:val="Code"/>
      </w:pPr>
      <w:r w:rsidRPr="00EC76D5">
        <w:t xml:space="preserve">          size = Integer.valueOf(buffer.substring(semiIndex + 2));</w:t>
      </w:r>
    </w:p>
    <w:p w14:paraId="0747073E" w14:textId="77777777" w:rsidR="005F4869" w:rsidRPr="00EC76D5" w:rsidRDefault="005F4869" w:rsidP="005F4869">
      <w:pPr>
        <w:pStyle w:val="Code"/>
      </w:pPr>
      <w:r w:rsidRPr="00EC76D5">
        <w:t xml:space="preserve">        }</w:t>
      </w:r>
    </w:p>
    <w:p w14:paraId="4AED7C1C" w14:textId="77777777" w:rsidR="005F4869" w:rsidRPr="00EC76D5" w:rsidRDefault="005F4869" w:rsidP="005F4869">
      <w:pPr>
        <w:pStyle w:val="Code"/>
      </w:pPr>
      <w:r w:rsidRPr="00EC76D5">
        <w:t xml:space="preserve">        catch (NumberFormatException exception) {</w:t>
      </w:r>
    </w:p>
    <w:p w14:paraId="13BF2CEB" w14:textId="77777777" w:rsidR="005F4869" w:rsidRPr="00EC76D5" w:rsidRDefault="005F4869" w:rsidP="005F4869">
      <w:pPr>
        <w:pStyle w:val="Code"/>
      </w:pPr>
      <w:r w:rsidRPr="00EC76D5">
        <w:t xml:space="preserve">          Assert.error(exception.getMessage());</w:t>
      </w:r>
    </w:p>
    <w:p w14:paraId="282AF8AE" w14:textId="77777777" w:rsidR="005F4869" w:rsidRPr="00EC76D5" w:rsidRDefault="005F4869" w:rsidP="005F4869">
      <w:pPr>
        <w:pStyle w:val="Code"/>
      </w:pPr>
      <w:r w:rsidRPr="00EC76D5">
        <w:t xml:space="preserve">        }</w:t>
      </w:r>
    </w:p>
    <w:p w14:paraId="139305BA" w14:textId="77777777" w:rsidR="005F4869" w:rsidRPr="00EC76D5" w:rsidRDefault="005F4869" w:rsidP="005F4869">
      <w:pPr>
        <w:pStyle w:val="Code"/>
      </w:pPr>
    </w:p>
    <w:p w14:paraId="0A4F743C" w14:textId="77777777" w:rsidR="005F4869" w:rsidRPr="00EC76D5" w:rsidRDefault="005F4869" w:rsidP="005F4869">
      <w:pPr>
        <w:pStyle w:val="Code"/>
      </w:pPr>
      <w:r w:rsidRPr="00EC76D5">
        <w:t xml:space="preserve">        buffer.append(":");</w:t>
      </w:r>
    </w:p>
    <w:p w14:paraId="252AD619" w14:textId="77777777" w:rsidR="005F4869" w:rsidRPr="00EC76D5" w:rsidRDefault="005F4869" w:rsidP="005F4869">
      <w:pPr>
        <w:pStyle w:val="Code"/>
      </w:pPr>
      <w:r w:rsidRPr="00EC76D5">
        <w:t xml:space="preserve">        for (int index = 0; index &lt; size; ++index) {</w:t>
      </w:r>
    </w:p>
    <w:p w14:paraId="77644EAD" w14:textId="77777777" w:rsidR="005F4869" w:rsidRPr="00EC76D5" w:rsidRDefault="005F4869" w:rsidP="005F4869">
      <w:pPr>
        <w:pStyle w:val="Code"/>
      </w:pPr>
      <w:r w:rsidRPr="00EC76D5">
        <w:t xml:space="preserve">          buffer.append(" " + byteList.get(byteIndex++));</w:t>
      </w:r>
    </w:p>
    <w:p w14:paraId="5E2B3BA1" w14:textId="77777777" w:rsidR="005F4869" w:rsidRPr="00EC76D5" w:rsidRDefault="005F4869" w:rsidP="005F4869">
      <w:pPr>
        <w:pStyle w:val="Code"/>
      </w:pPr>
      <w:r w:rsidRPr="00EC76D5">
        <w:t xml:space="preserve">        }</w:t>
      </w:r>
    </w:p>
    <w:p w14:paraId="3B9B8833" w14:textId="77777777" w:rsidR="005F4869" w:rsidRPr="00EC76D5" w:rsidRDefault="005F4869" w:rsidP="005F4869">
      <w:pPr>
        <w:pStyle w:val="Code"/>
      </w:pPr>
    </w:p>
    <w:p w14:paraId="58C4D7E7" w14:textId="77777777" w:rsidR="005F4869" w:rsidRPr="00EC76D5" w:rsidRDefault="005F4869" w:rsidP="005F4869">
      <w:pPr>
        <w:pStyle w:val="Code"/>
      </w:pPr>
      <w:r w:rsidRPr="00EC76D5">
        <w:t xml:space="preserve">        textList.set(line, buffer.toString());</w:t>
      </w:r>
    </w:p>
    <w:p w14:paraId="129BAEC9" w14:textId="77777777" w:rsidR="005F4869" w:rsidRPr="00EC76D5" w:rsidRDefault="005F4869" w:rsidP="005F4869">
      <w:pPr>
        <w:pStyle w:val="Code"/>
      </w:pPr>
      <w:r w:rsidRPr="00EC76D5">
        <w:t xml:space="preserve">        address += size;</w:t>
      </w:r>
    </w:p>
    <w:p w14:paraId="798CFDC7" w14:textId="77777777" w:rsidR="005F4869" w:rsidRPr="00EC76D5" w:rsidRDefault="005F4869" w:rsidP="005F4869">
      <w:pPr>
        <w:pStyle w:val="Code"/>
      </w:pPr>
      <w:r w:rsidRPr="00EC76D5">
        <w:t xml:space="preserve">      }</w:t>
      </w:r>
    </w:p>
    <w:p w14:paraId="30F0B44E" w14:textId="77777777" w:rsidR="005F4869" w:rsidRPr="00EC76D5" w:rsidRDefault="005F4869" w:rsidP="005F4869">
      <w:pPr>
        <w:pStyle w:val="Code"/>
      </w:pPr>
      <w:r w:rsidRPr="00EC76D5">
        <w:t xml:space="preserve">    }</w:t>
      </w:r>
    </w:p>
    <w:p w14:paraId="1D41D54D" w14:textId="77777777" w:rsidR="005F4869" w:rsidRPr="00EC76D5" w:rsidRDefault="005F4869" w:rsidP="005F4869">
      <w:pPr>
        <w:pStyle w:val="Code"/>
      </w:pPr>
      <w:r w:rsidRPr="00EC76D5">
        <w:t xml:space="preserve">    </w:t>
      </w:r>
    </w:p>
    <w:p w14:paraId="01A0B0F6" w14:textId="77777777" w:rsidR="005F4869" w:rsidRPr="00EC76D5" w:rsidRDefault="005F4869" w:rsidP="005F4869">
      <w:pPr>
        <w:pStyle w:val="Code"/>
      </w:pPr>
      <w:r w:rsidRPr="00EC76D5">
        <w:t xml:space="preserve">    Assert.error(byteIndex == byteList.size(), "linker byte list");</w:t>
      </w:r>
    </w:p>
    <w:p w14:paraId="6E0AF94D" w14:textId="32782594" w:rsidR="005F4869" w:rsidRPr="00EC76D5" w:rsidRDefault="005F4869" w:rsidP="005F4869">
      <w:pPr>
        <w:pStyle w:val="Code"/>
      </w:pPr>
      <w:r w:rsidRPr="00EC76D5">
        <w:t xml:space="preserve">  }</w:t>
      </w:r>
    </w:p>
    <w:p w14:paraId="46466ECA" w14:textId="171514ED" w:rsidR="005F4869" w:rsidRPr="00EC76D5" w:rsidRDefault="005F4869" w:rsidP="005F4869">
      <w:pPr>
        <w:pStyle w:val="Code"/>
      </w:pPr>
    </w:p>
    <w:p w14:paraId="6BBB6172" w14:textId="77777777" w:rsidR="005F4869" w:rsidRPr="00EC76D5" w:rsidRDefault="005F4869" w:rsidP="005F4869">
      <w:pPr>
        <w:pStyle w:val="Code"/>
      </w:pPr>
    </w:p>
    <w:p w14:paraId="0E9644C2" w14:textId="77777777" w:rsidR="005F4869" w:rsidRPr="00EC76D5" w:rsidRDefault="005F4869" w:rsidP="005F4869">
      <w:pPr>
        <w:pStyle w:val="Code"/>
      </w:pPr>
      <w:r w:rsidRPr="00EC76D5">
        <w:t xml:space="preserve">  private void splitTextList(List&lt;String&gt; textList) {</w:t>
      </w:r>
    </w:p>
    <w:p w14:paraId="35D88125" w14:textId="77777777" w:rsidR="005F4869" w:rsidRPr="00EC76D5" w:rsidRDefault="005F4869" w:rsidP="005F4869">
      <w:pPr>
        <w:pStyle w:val="Code"/>
      </w:pPr>
      <w:r w:rsidRPr="00EC76D5">
        <w:t xml:space="preserve">    for (int index = (textList.size() - 1); index &gt;= 0; --index) {</w:t>
      </w:r>
    </w:p>
    <w:p w14:paraId="4DDF4AE6" w14:textId="77777777" w:rsidR="005F4869" w:rsidRPr="00EC76D5" w:rsidRDefault="005F4869" w:rsidP="005F4869">
      <w:pPr>
        <w:pStyle w:val="Code"/>
      </w:pPr>
      <w:r w:rsidRPr="00EC76D5">
        <w:t xml:space="preserve">      String text = textList.get(index);</w:t>
      </w:r>
    </w:p>
    <w:p w14:paraId="0A4926F6" w14:textId="77777777" w:rsidR="005F4869" w:rsidRPr="00EC76D5" w:rsidRDefault="005F4869" w:rsidP="005F4869">
      <w:pPr>
        <w:pStyle w:val="Code"/>
      </w:pPr>
      <w:r w:rsidRPr="00EC76D5">
        <w:t xml:space="preserve">      </w:t>
      </w:r>
    </w:p>
    <w:p w14:paraId="336850D5" w14:textId="77777777" w:rsidR="005F4869" w:rsidRPr="00EC76D5" w:rsidRDefault="005F4869" w:rsidP="005F4869">
      <w:pPr>
        <w:pStyle w:val="Code"/>
      </w:pPr>
      <w:r w:rsidRPr="00EC76D5">
        <w:t xml:space="preserve">      int newLineIndex = text.indexOf("\n");</w:t>
      </w:r>
    </w:p>
    <w:p w14:paraId="43F1CE53" w14:textId="77777777" w:rsidR="005F4869" w:rsidRPr="00EC76D5" w:rsidRDefault="005F4869" w:rsidP="005F4869">
      <w:pPr>
        <w:pStyle w:val="Code"/>
      </w:pPr>
      <w:r w:rsidRPr="00EC76D5">
        <w:t xml:space="preserve">      if (newLineIndex != -1) {</w:t>
      </w:r>
    </w:p>
    <w:p w14:paraId="2E8522EA" w14:textId="77777777" w:rsidR="005F4869" w:rsidRPr="00EC76D5" w:rsidRDefault="005F4869" w:rsidP="005F4869">
      <w:pPr>
        <w:pStyle w:val="Code"/>
      </w:pPr>
      <w:r w:rsidRPr="00EC76D5">
        <w:t xml:space="preserve">        textList.set(index, text.substring(0, newLineIndex));</w:t>
      </w:r>
    </w:p>
    <w:p w14:paraId="44993FE7" w14:textId="77777777" w:rsidR="005F4869" w:rsidRPr="00EC76D5" w:rsidRDefault="005F4869" w:rsidP="005F4869">
      <w:pPr>
        <w:pStyle w:val="Code"/>
      </w:pPr>
      <w:r w:rsidRPr="00EC76D5">
        <w:t xml:space="preserve">        textList.add(index + 1, text.substring(newLineIndex + 1));</w:t>
      </w:r>
    </w:p>
    <w:p w14:paraId="4635530A" w14:textId="77777777" w:rsidR="005F4869" w:rsidRPr="00EC76D5" w:rsidRDefault="005F4869" w:rsidP="005F4869">
      <w:pPr>
        <w:pStyle w:val="Code"/>
      </w:pPr>
      <w:r w:rsidRPr="00EC76D5">
        <w:t xml:space="preserve">      }</w:t>
      </w:r>
    </w:p>
    <w:p w14:paraId="06BF8379" w14:textId="77777777" w:rsidR="005F4869" w:rsidRPr="00EC76D5" w:rsidRDefault="005F4869" w:rsidP="005F4869">
      <w:pPr>
        <w:pStyle w:val="Code"/>
      </w:pPr>
      <w:r w:rsidRPr="00EC76D5">
        <w:t xml:space="preserve">    }</w:t>
      </w:r>
    </w:p>
    <w:p w14:paraId="7C236E74" w14:textId="77777777" w:rsidR="005F4869" w:rsidRPr="00EC76D5" w:rsidRDefault="005F4869" w:rsidP="005F4869">
      <w:pPr>
        <w:pStyle w:val="Code"/>
      </w:pPr>
      <w:r w:rsidRPr="00EC76D5">
        <w:t xml:space="preserve">  }</w:t>
      </w:r>
    </w:p>
    <w:p w14:paraId="76514C80" w14:textId="77777777" w:rsidR="005F4869" w:rsidRPr="00EC76D5" w:rsidRDefault="005F4869" w:rsidP="005F4869">
      <w:pPr>
        <w:pStyle w:val="Code"/>
      </w:pPr>
      <w:r w:rsidRPr="00EC76D5">
        <w:t xml:space="preserve">  </w:t>
      </w:r>
    </w:p>
    <w:p w14:paraId="27F0CE27" w14:textId="77777777" w:rsidR="005F4869" w:rsidRPr="00EC76D5" w:rsidRDefault="005F4869" w:rsidP="005F4869">
      <w:pPr>
        <w:pStyle w:val="Code"/>
      </w:pPr>
      <w:r w:rsidRPr="00EC76D5">
        <w:t xml:space="preserve">  String simpleName(String name) {</w:t>
      </w:r>
    </w:p>
    <w:p w14:paraId="5C216730" w14:textId="77777777" w:rsidR="005F4869" w:rsidRPr="00EC76D5" w:rsidRDefault="005F4869" w:rsidP="005F4869">
      <w:pPr>
        <w:pStyle w:val="Code"/>
      </w:pPr>
      <w:r w:rsidRPr="00EC76D5">
        <w:t xml:space="preserve">    int index = name.lastIndexOf(Main.SeparatorId);</w:t>
      </w:r>
    </w:p>
    <w:p w14:paraId="08807F0C" w14:textId="77777777" w:rsidR="005F4869" w:rsidRPr="00EC76D5" w:rsidRDefault="005F4869" w:rsidP="005F4869">
      <w:pPr>
        <w:pStyle w:val="Code"/>
      </w:pPr>
      <w:r w:rsidRPr="00EC76D5">
        <w:t xml:space="preserve">    return ((index != -1)) ? name.substring(0, index) : name;</w:t>
      </w:r>
    </w:p>
    <w:p w14:paraId="4496A455" w14:textId="77777777" w:rsidR="005F4869" w:rsidRPr="00EC76D5" w:rsidRDefault="005F4869" w:rsidP="005F4869">
      <w:pPr>
        <w:pStyle w:val="Code"/>
      </w:pPr>
      <w:r w:rsidRPr="00EC76D5">
        <w:t xml:space="preserve">  }  </w:t>
      </w:r>
    </w:p>
    <w:p w14:paraId="1ED07DE6" w14:textId="622B3AD3" w:rsidR="005F4869" w:rsidRPr="00EC76D5" w:rsidRDefault="005F4869" w:rsidP="005F4869">
      <w:pPr>
        <w:pStyle w:val="Code"/>
      </w:pPr>
      <w:r w:rsidRPr="00EC76D5">
        <w:t>}</w:t>
      </w:r>
    </w:p>
    <w:p w14:paraId="0BAD65E9" w14:textId="59188612" w:rsidR="004C5DAE" w:rsidRPr="00EC76D5" w:rsidRDefault="004C5DAE" w:rsidP="004C5DAE">
      <w:pPr>
        <w:pStyle w:val="Rubrik1"/>
      </w:pPr>
      <w:bookmarkStart w:id="5865" w:name="_Toc481936441"/>
      <w:r w:rsidRPr="00EC76D5">
        <w:lastRenderedPageBreak/>
        <w:t>Auxiliary Classes</w:t>
      </w:r>
      <w:bookmarkEnd w:id="5865"/>
    </w:p>
    <w:p w14:paraId="162B629B" w14:textId="77777777" w:rsidR="00DD284A" w:rsidRPr="00EC76D5" w:rsidRDefault="00DD284A" w:rsidP="00DD284A">
      <w:r w:rsidRPr="00EC76D5">
        <w:t>Java comes with a large class library, with functionality for almost all requirements. However, there are some classes that are missing, which we need to write our</w:t>
      </w:r>
      <w:r w:rsidR="000C2E0A" w:rsidRPr="00EC76D5">
        <w:t xml:space="preserve">selves: a class for error handling, </w:t>
      </w:r>
      <w:r w:rsidR="00436A1F" w:rsidRPr="00EC76D5">
        <w:t>container</w:t>
      </w:r>
      <w:r w:rsidR="00F922C4" w:rsidRPr="00EC76D5">
        <w:t xml:space="preserve"> classes, and a graph class.</w:t>
      </w:r>
    </w:p>
    <w:p w14:paraId="19728850" w14:textId="71CABAEA" w:rsidR="004C5DAE" w:rsidRPr="00EC76D5" w:rsidRDefault="004C5DAE" w:rsidP="004C5DAE">
      <w:pPr>
        <w:pStyle w:val="Rubrik2"/>
      </w:pPr>
      <w:bookmarkStart w:id="5866" w:name="_Toc481936442"/>
      <w:r w:rsidRPr="00EC76D5">
        <w:t>Error Handling</w:t>
      </w:r>
      <w:bookmarkEnd w:id="5866"/>
    </w:p>
    <w:p w14:paraId="59E41AC9" w14:textId="7A0A38EA" w:rsidR="004C5DAE" w:rsidRPr="00EC76D5" w:rsidRDefault="004C5DAE" w:rsidP="004C5DAE">
      <w:r w:rsidRPr="00EC76D5">
        <w:t xml:space="preserve">To begin with, we need </w:t>
      </w:r>
      <w:r w:rsidR="00453BA0" w:rsidRPr="00EC76D5">
        <w:t>error</w:t>
      </w:r>
      <w:r w:rsidRPr="00EC76D5">
        <w:t xml:space="preserve"> handling, a way to notify the programmer of errors and warnings. In the C Standard Library there is a macro called assert, and in this application we imitate that macro by defining a class with the corresponding behav</w:t>
      </w:r>
      <w:r w:rsidR="00414C74">
        <w:t>or</w:t>
      </w:r>
      <w:r w:rsidRPr="00EC76D5">
        <w:t>. It has the two method sets error and warning, that writes a message. The difference between them is that error stops the execution.</w:t>
      </w:r>
    </w:p>
    <w:p w14:paraId="1EE473ED" w14:textId="77777777" w:rsidR="004C5DAE" w:rsidRPr="00EC76D5" w:rsidRDefault="004C5DAE" w:rsidP="004C5DAE">
      <w:pPr>
        <w:pStyle w:val="CodeHeader"/>
      </w:pPr>
      <w:r w:rsidRPr="00EC76D5">
        <w:t>Assert.java</w:t>
      </w:r>
    </w:p>
    <w:p w14:paraId="3AEF7780" w14:textId="77777777" w:rsidR="00437003" w:rsidRPr="00EC76D5" w:rsidRDefault="00437003" w:rsidP="00437003">
      <w:pPr>
        <w:pStyle w:val="Code"/>
      </w:pPr>
      <w:r w:rsidRPr="00EC76D5">
        <w:t>package c_compiler;</w:t>
      </w:r>
    </w:p>
    <w:p w14:paraId="0FC84E22" w14:textId="77777777" w:rsidR="00437003" w:rsidRPr="00EC76D5" w:rsidRDefault="00437003" w:rsidP="00437003">
      <w:pPr>
        <w:pStyle w:val="Code"/>
      </w:pPr>
      <w:r w:rsidRPr="00EC76D5">
        <w:t>import java.io.*;</w:t>
      </w:r>
    </w:p>
    <w:p w14:paraId="126A1FA8" w14:textId="77777777" w:rsidR="00437003" w:rsidRPr="00EC76D5" w:rsidRDefault="00437003" w:rsidP="00437003">
      <w:pPr>
        <w:pStyle w:val="Code"/>
      </w:pPr>
    </w:p>
    <w:p w14:paraId="0C4D3771" w14:textId="77777777" w:rsidR="00437003" w:rsidRPr="00EC76D5" w:rsidRDefault="00437003" w:rsidP="00437003">
      <w:pPr>
        <w:pStyle w:val="Code"/>
      </w:pPr>
      <w:r w:rsidRPr="00EC76D5">
        <w:t>public class Assert {</w:t>
      </w:r>
    </w:p>
    <w:p w14:paraId="0954A180" w14:textId="77777777" w:rsidR="00437003" w:rsidRPr="00EC76D5" w:rsidRDefault="00437003" w:rsidP="00437003">
      <w:pPr>
        <w:pStyle w:val="Code"/>
      </w:pPr>
      <w:r w:rsidRPr="00EC76D5">
        <w:t xml:space="preserve">  public static void error(boolean test, String message) {</w:t>
      </w:r>
    </w:p>
    <w:p w14:paraId="0EC46EDD" w14:textId="77777777" w:rsidR="00437003" w:rsidRPr="00EC76D5" w:rsidRDefault="00437003" w:rsidP="00437003">
      <w:pPr>
        <w:pStyle w:val="Code"/>
      </w:pPr>
      <w:r w:rsidRPr="00EC76D5">
        <w:t xml:space="preserve">    error(test, null, message);</w:t>
      </w:r>
    </w:p>
    <w:p w14:paraId="20DDD314" w14:textId="77777777" w:rsidR="00437003" w:rsidRPr="00EC76D5" w:rsidRDefault="00437003" w:rsidP="00437003">
      <w:pPr>
        <w:pStyle w:val="Code"/>
      </w:pPr>
      <w:r w:rsidRPr="00EC76D5">
        <w:t xml:space="preserve">  }</w:t>
      </w:r>
    </w:p>
    <w:p w14:paraId="78F761FB" w14:textId="77777777" w:rsidR="00437003" w:rsidRPr="00EC76D5" w:rsidRDefault="00437003" w:rsidP="00437003">
      <w:pPr>
        <w:pStyle w:val="Code"/>
      </w:pPr>
      <w:r w:rsidRPr="00EC76D5">
        <w:t xml:space="preserve">  </w:t>
      </w:r>
    </w:p>
    <w:p w14:paraId="4576D178" w14:textId="77777777" w:rsidR="00437003" w:rsidRPr="00EC76D5" w:rsidRDefault="00437003" w:rsidP="00437003">
      <w:pPr>
        <w:pStyle w:val="Code"/>
      </w:pPr>
      <w:r w:rsidRPr="00EC76D5">
        <w:t xml:space="preserve">  public static void error(boolean test) {</w:t>
      </w:r>
    </w:p>
    <w:p w14:paraId="7A4EC906" w14:textId="77777777" w:rsidR="00437003" w:rsidRPr="00EC76D5" w:rsidRDefault="00437003" w:rsidP="00437003">
      <w:pPr>
        <w:pStyle w:val="Code"/>
      </w:pPr>
      <w:r w:rsidRPr="00EC76D5">
        <w:t xml:space="preserve">    error(test, null, null);</w:t>
      </w:r>
    </w:p>
    <w:p w14:paraId="3B82E29E" w14:textId="77777777" w:rsidR="00437003" w:rsidRPr="00EC76D5" w:rsidRDefault="00437003" w:rsidP="00437003">
      <w:pPr>
        <w:pStyle w:val="Code"/>
      </w:pPr>
      <w:r w:rsidRPr="00EC76D5">
        <w:t xml:space="preserve">  }</w:t>
      </w:r>
    </w:p>
    <w:p w14:paraId="273C8F8E" w14:textId="77777777" w:rsidR="00437003" w:rsidRPr="00EC76D5" w:rsidRDefault="00437003" w:rsidP="00437003">
      <w:pPr>
        <w:pStyle w:val="Code"/>
      </w:pPr>
      <w:r w:rsidRPr="00EC76D5">
        <w:t xml:space="preserve">  </w:t>
      </w:r>
    </w:p>
    <w:p w14:paraId="595C115A" w14:textId="77777777" w:rsidR="00437003" w:rsidRPr="00EC76D5" w:rsidRDefault="00437003" w:rsidP="00437003">
      <w:pPr>
        <w:pStyle w:val="Code"/>
      </w:pPr>
      <w:r w:rsidRPr="00EC76D5">
        <w:t xml:space="preserve">  public static void error(boolean test, Object object, String message) {</w:t>
      </w:r>
    </w:p>
    <w:p w14:paraId="3C129093" w14:textId="77777777" w:rsidR="00437003" w:rsidRPr="00EC76D5" w:rsidRDefault="00437003" w:rsidP="00437003">
      <w:pPr>
        <w:pStyle w:val="Code"/>
      </w:pPr>
      <w:r w:rsidRPr="00EC76D5">
        <w:t xml:space="preserve">    if (!test) {</w:t>
      </w:r>
    </w:p>
    <w:p w14:paraId="2F4119F1" w14:textId="77777777" w:rsidR="00437003" w:rsidRPr="00EC76D5" w:rsidRDefault="00437003" w:rsidP="00437003">
      <w:pPr>
        <w:pStyle w:val="Code"/>
      </w:pPr>
      <w:r w:rsidRPr="00EC76D5">
        <w:t xml:space="preserve">      error((object != null) ? object.toString() : null, message);</w:t>
      </w:r>
    </w:p>
    <w:p w14:paraId="6F8CF16A" w14:textId="77777777" w:rsidR="00437003" w:rsidRPr="00EC76D5" w:rsidRDefault="00437003" w:rsidP="00437003">
      <w:pPr>
        <w:pStyle w:val="Code"/>
      </w:pPr>
      <w:r w:rsidRPr="00EC76D5">
        <w:t xml:space="preserve">    }</w:t>
      </w:r>
    </w:p>
    <w:p w14:paraId="0D165890" w14:textId="77777777" w:rsidR="00437003" w:rsidRPr="00EC76D5" w:rsidRDefault="00437003" w:rsidP="00437003">
      <w:pPr>
        <w:pStyle w:val="Code"/>
      </w:pPr>
      <w:r w:rsidRPr="00EC76D5">
        <w:t xml:space="preserve">  }</w:t>
      </w:r>
    </w:p>
    <w:p w14:paraId="2D5032E7" w14:textId="77777777" w:rsidR="00437003" w:rsidRPr="00EC76D5" w:rsidRDefault="00437003" w:rsidP="00437003">
      <w:pPr>
        <w:pStyle w:val="Code"/>
      </w:pPr>
    </w:p>
    <w:p w14:paraId="78BD904C" w14:textId="77777777" w:rsidR="00437003" w:rsidRPr="00EC76D5" w:rsidRDefault="00437003" w:rsidP="00437003">
      <w:pPr>
        <w:pStyle w:val="Code"/>
      </w:pPr>
      <w:r w:rsidRPr="00EC76D5">
        <w:t xml:space="preserve">  public static void error(String message) {</w:t>
      </w:r>
    </w:p>
    <w:p w14:paraId="1B559F49" w14:textId="77777777" w:rsidR="00437003" w:rsidRPr="00EC76D5" w:rsidRDefault="00437003" w:rsidP="00437003">
      <w:pPr>
        <w:pStyle w:val="Code"/>
      </w:pPr>
      <w:r w:rsidRPr="00EC76D5">
        <w:t xml:space="preserve">    error(null, message);</w:t>
      </w:r>
    </w:p>
    <w:p w14:paraId="3ECC67BF" w14:textId="77777777" w:rsidR="00437003" w:rsidRPr="00EC76D5" w:rsidRDefault="00437003" w:rsidP="00437003">
      <w:pPr>
        <w:pStyle w:val="Code"/>
      </w:pPr>
      <w:r w:rsidRPr="00EC76D5">
        <w:t xml:space="preserve">  }</w:t>
      </w:r>
    </w:p>
    <w:p w14:paraId="42B4D504" w14:textId="77777777" w:rsidR="00437003" w:rsidRPr="00EC76D5" w:rsidRDefault="00437003" w:rsidP="00437003">
      <w:pPr>
        <w:pStyle w:val="Code"/>
      </w:pPr>
    </w:p>
    <w:p w14:paraId="2E5CD0FF" w14:textId="77777777" w:rsidR="00437003" w:rsidRPr="00EC76D5" w:rsidRDefault="00437003" w:rsidP="00437003">
      <w:pPr>
        <w:pStyle w:val="Code"/>
      </w:pPr>
      <w:r w:rsidRPr="00EC76D5">
        <w:t xml:space="preserve">  public static void warning(String message) {</w:t>
      </w:r>
    </w:p>
    <w:p w14:paraId="39CA989C" w14:textId="77777777" w:rsidR="00437003" w:rsidRPr="00EC76D5" w:rsidRDefault="00437003" w:rsidP="00437003">
      <w:pPr>
        <w:pStyle w:val="Code"/>
      </w:pPr>
      <w:r w:rsidRPr="00EC76D5">
        <w:t xml:space="preserve">    warning(null, message);</w:t>
      </w:r>
    </w:p>
    <w:p w14:paraId="2C4D6793" w14:textId="77777777" w:rsidR="00437003" w:rsidRPr="00EC76D5" w:rsidRDefault="00437003" w:rsidP="00437003">
      <w:pPr>
        <w:pStyle w:val="Code"/>
      </w:pPr>
      <w:r w:rsidRPr="00EC76D5">
        <w:t xml:space="preserve">  }</w:t>
      </w:r>
    </w:p>
    <w:p w14:paraId="308B3025" w14:textId="77777777" w:rsidR="00437003" w:rsidRPr="00EC76D5" w:rsidRDefault="00437003" w:rsidP="00437003">
      <w:pPr>
        <w:pStyle w:val="Code"/>
      </w:pPr>
    </w:p>
    <w:p w14:paraId="66C2C8B1" w14:textId="77777777" w:rsidR="00437003" w:rsidRPr="00EC76D5" w:rsidRDefault="00437003" w:rsidP="00437003">
      <w:pPr>
        <w:pStyle w:val="Code"/>
      </w:pPr>
      <w:r w:rsidRPr="00EC76D5">
        <w:t xml:space="preserve">  public static void error(Object object, String message) {</w:t>
      </w:r>
    </w:p>
    <w:p w14:paraId="599A128E" w14:textId="77777777" w:rsidR="00437003" w:rsidRPr="00EC76D5" w:rsidRDefault="00437003" w:rsidP="00437003">
      <w:pPr>
        <w:pStyle w:val="Code"/>
      </w:pPr>
      <w:r w:rsidRPr="00EC76D5">
        <w:t xml:space="preserve">    message("Error", (object != null) ? object.toString() : null, message);</w:t>
      </w:r>
    </w:p>
    <w:p w14:paraId="06C6ACC7" w14:textId="77777777" w:rsidR="00437003" w:rsidRPr="00EC76D5" w:rsidRDefault="00437003" w:rsidP="00437003">
      <w:pPr>
        <w:pStyle w:val="Code"/>
      </w:pPr>
      <w:r w:rsidRPr="00EC76D5">
        <w:t xml:space="preserve">    Main.DebugStream.close();</w:t>
      </w:r>
    </w:p>
    <w:p w14:paraId="0EDF03F2" w14:textId="77777777" w:rsidR="00437003" w:rsidRPr="00EC76D5" w:rsidRDefault="00437003" w:rsidP="00437003">
      <w:pPr>
        <w:pStyle w:val="Code"/>
      </w:pPr>
      <w:r w:rsidRPr="00EC76D5">
        <w:t xml:space="preserve">    Main.DebugStream2.close();</w:t>
      </w:r>
    </w:p>
    <w:p w14:paraId="1CA7107E" w14:textId="77777777" w:rsidR="00437003" w:rsidRPr="00EC76D5" w:rsidRDefault="00437003" w:rsidP="00437003">
      <w:pPr>
        <w:pStyle w:val="Code"/>
      </w:pPr>
      <w:r w:rsidRPr="00EC76D5">
        <w:t xml:space="preserve">    System.exit(-1);</w:t>
      </w:r>
    </w:p>
    <w:p w14:paraId="50306061" w14:textId="77777777" w:rsidR="00437003" w:rsidRPr="00EC76D5" w:rsidRDefault="00437003" w:rsidP="00437003">
      <w:pPr>
        <w:pStyle w:val="Code"/>
      </w:pPr>
      <w:r w:rsidRPr="00EC76D5">
        <w:t xml:space="preserve">  }</w:t>
      </w:r>
    </w:p>
    <w:p w14:paraId="6AEE4253" w14:textId="77777777" w:rsidR="00437003" w:rsidRPr="00EC76D5" w:rsidRDefault="00437003" w:rsidP="00437003">
      <w:pPr>
        <w:pStyle w:val="Code"/>
      </w:pPr>
    </w:p>
    <w:p w14:paraId="5173693B" w14:textId="77777777" w:rsidR="00437003" w:rsidRPr="00EC76D5" w:rsidRDefault="00437003" w:rsidP="00437003">
      <w:pPr>
        <w:pStyle w:val="Code"/>
      </w:pPr>
      <w:r w:rsidRPr="00EC76D5">
        <w:t xml:space="preserve">  public static void warning(boolean test, Object object, String message) {</w:t>
      </w:r>
    </w:p>
    <w:p w14:paraId="5398D8AB" w14:textId="77777777" w:rsidR="00437003" w:rsidRPr="00EC76D5" w:rsidRDefault="00437003" w:rsidP="00437003">
      <w:pPr>
        <w:pStyle w:val="Code"/>
      </w:pPr>
      <w:r w:rsidRPr="00EC76D5">
        <w:t xml:space="preserve">    if (!test) {</w:t>
      </w:r>
    </w:p>
    <w:p w14:paraId="29BD08F7" w14:textId="77777777" w:rsidR="00437003" w:rsidRPr="00EC76D5" w:rsidRDefault="00437003" w:rsidP="00437003">
      <w:pPr>
        <w:pStyle w:val="Code"/>
      </w:pPr>
      <w:r w:rsidRPr="00EC76D5">
        <w:t xml:space="preserve">      warning((object != null) ? object.toString() : null, message);</w:t>
      </w:r>
    </w:p>
    <w:p w14:paraId="540DB456" w14:textId="77777777" w:rsidR="00437003" w:rsidRPr="00EC76D5" w:rsidRDefault="00437003" w:rsidP="00437003">
      <w:pPr>
        <w:pStyle w:val="Code"/>
      </w:pPr>
      <w:r w:rsidRPr="00EC76D5">
        <w:t xml:space="preserve">    }</w:t>
      </w:r>
    </w:p>
    <w:p w14:paraId="2CCC2175" w14:textId="77777777" w:rsidR="00437003" w:rsidRPr="00EC76D5" w:rsidRDefault="00437003" w:rsidP="00437003">
      <w:pPr>
        <w:pStyle w:val="Code"/>
      </w:pPr>
      <w:r w:rsidRPr="00EC76D5">
        <w:t xml:space="preserve">  }</w:t>
      </w:r>
    </w:p>
    <w:p w14:paraId="2E2C53A8" w14:textId="77777777" w:rsidR="00437003" w:rsidRPr="00EC76D5" w:rsidRDefault="00437003" w:rsidP="00437003">
      <w:pPr>
        <w:pStyle w:val="Code"/>
      </w:pPr>
    </w:p>
    <w:p w14:paraId="759218D0" w14:textId="77777777" w:rsidR="00437003" w:rsidRPr="00EC76D5" w:rsidRDefault="00437003" w:rsidP="00437003">
      <w:pPr>
        <w:pStyle w:val="Code"/>
      </w:pPr>
      <w:r w:rsidRPr="00EC76D5">
        <w:t xml:space="preserve">  public static void warning(Object object, String message) {</w:t>
      </w:r>
    </w:p>
    <w:p w14:paraId="00CEDA07" w14:textId="77777777" w:rsidR="00437003" w:rsidRPr="00EC76D5" w:rsidRDefault="00437003" w:rsidP="00437003">
      <w:pPr>
        <w:pStyle w:val="Code"/>
      </w:pPr>
      <w:r w:rsidRPr="00EC76D5">
        <w:lastRenderedPageBreak/>
        <w:t xml:space="preserve">    if (Main.SmallWarning) {</w:t>
      </w:r>
    </w:p>
    <w:p w14:paraId="1A8EF8C4" w14:textId="77777777" w:rsidR="00437003" w:rsidRPr="00EC76D5" w:rsidRDefault="00437003" w:rsidP="00437003">
      <w:pPr>
        <w:pStyle w:val="Code"/>
      </w:pPr>
      <w:r w:rsidRPr="00EC76D5">
        <w:t xml:space="preserve">      message("Warning", (object != null) ? object.toString() : null, message);</w:t>
      </w:r>
    </w:p>
    <w:p w14:paraId="79EA2FD9" w14:textId="77777777" w:rsidR="00437003" w:rsidRPr="00EC76D5" w:rsidRDefault="00437003" w:rsidP="00437003">
      <w:pPr>
        <w:pStyle w:val="Code"/>
      </w:pPr>
      <w:r w:rsidRPr="00EC76D5">
        <w:t xml:space="preserve">      </w:t>
      </w:r>
    </w:p>
    <w:p w14:paraId="283A8976" w14:textId="77777777" w:rsidR="00437003" w:rsidRPr="00EC76D5" w:rsidRDefault="00437003" w:rsidP="00437003">
      <w:pPr>
        <w:pStyle w:val="Code"/>
      </w:pPr>
      <w:r w:rsidRPr="00EC76D5">
        <w:t xml:space="preserve">      if (Main.LargeWarning) {</w:t>
      </w:r>
    </w:p>
    <w:p w14:paraId="68B84C35" w14:textId="77777777" w:rsidR="00437003" w:rsidRPr="00EC76D5" w:rsidRDefault="00437003" w:rsidP="00437003">
      <w:pPr>
        <w:pStyle w:val="Code"/>
      </w:pPr>
      <w:r w:rsidRPr="00EC76D5">
        <w:t xml:space="preserve">        System.exit(-1);</w:t>
      </w:r>
    </w:p>
    <w:p w14:paraId="01506D04" w14:textId="77777777" w:rsidR="00437003" w:rsidRPr="00EC76D5" w:rsidRDefault="00437003" w:rsidP="00437003">
      <w:pPr>
        <w:pStyle w:val="Code"/>
      </w:pPr>
      <w:r w:rsidRPr="00EC76D5">
        <w:t xml:space="preserve">      }</w:t>
      </w:r>
    </w:p>
    <w:p w14:paraId="0572EB2E" w14:textId="77777777" w:rsidR="00437003" w:rsidRPr="00EC76D5" w:rsidRDefault="00437003" w:rsidP="00437003">
      <w:pPr>
        <w:pStyle w:val="Code"/>
      </w:pPr>
      <w:r w:rsidRPr="00EC76D5">
        <w:t xml:space="preserve">    }</w:t>
      </w:r>
    </w:p>
    <w:p w14:paraId="24B4E415" w14:textId="77777777" w:rsidR="00437003" w:rsidRPr="00EC76D5" w:rsidRDefault="00437003" w:rsidP="00437003">
      <w:pPr>
        <w:pStyle w:val="Code"/>
      </w:pPr>
      <w:r w:rsidRPr="00EC76D5">
        <w:t xml:space="preserve">  }</w:t>
      </w:r>
    </w:p>
    <w:p w14:paraId="4A9ECA95" w14:textId="77777777" w:rsidR="00437003" w:rsidRPr="00EC76D5" w:rsidRDefault="00437003" w:rsidP="00437003">
      <w:pPr>
        <w:pStyle w:val="Code"/>
      </w:pPr>
    </w:p>
    <w:p w14:paraId="48CEA596" w14:textId="77777777" w:rsidR="00437003" w:rsidRPr="00EC76D5" w:rsidRDefault="00437003" w:rsidP="00437003">
      <w:pPr>
        <w:pStyle w:val="Code"/>
      </w:pPr>
      <w:r w:rsidRPr="00EC76D5">
        <w:t xml:space="preserve">  private static void message(String type, String name, String message) {</w:t>
      </w:r>
    </w:p>
    <w:p w14:paraId="3AB3396B" w14:textId="77777777" w:rsidR="00437003" w:rsidRPr="00EC76D5" w:rsidRDefault="00437003" w:rsidP="00437003">
      <w:pPr>
        <w:pStyle w:val="Code"/>
      </w:pPr>
      <w:r w:rsidRPr="00EC76D5">
        <w:t xml:space="preserve">    String funcText = (Main.FuncSymbol != null) ? (" in function \"" +</w:t>
      </w:r>
    </w:p>
    <w:p w14:paraId="08AE941E" w14:textId="77777777" w:rsidR="00437003" w:rsidRPr="00EC76D5" w:rsidRDefault="00437003" w:rsidP="00437003">
      <w:pPr>
        <w:pStyle w:val="Code"/>
      </w:pPr>
      <w:r w:rsidRPr="00EC76D5">
        <w:t xml:space="preserve">                      Main.FuncSymbol.getName() + "\"") : "";</w:t>
      </w:r>
    </w:p>
    <w:p w14:paraId="2C74F900" w14:textId="77777777" w:rsidR="00437003" w:rsidRPr="00EC76D5" w:rsidRDefault="00437003" w:rsidP="00437003">
      <w:pPr>
        <w:pStyle w:val="Code"/>
      </w:pPr>
      <w:r w:rsidRPr="00EC76D5">
        <w:t xml:space="preserve">    PrintStream errorStream = (Main.ErrorStream != null) ?</w:t>
      </w:r>
    </w:p>
    <w:p w14:paraId="1E812E06" w14:textId="77777777" w:rsidR="00437003" w:rsidRPr="00EC76D5" w:rsidRDefault="00437003" w:rsidP="00437003">
      <w:pPr>
        <w:pStyle w:val="Code"/>
      </w:pPr>
      <w:r w:rsidRPr="00EC76D5">
        <w:t xml:space="preserve">                              Main.ErrorStream : System.err;</w:t>
      </w:r>
    </w:p>
    <w:p w14:paraId="5CCF586C" w14:textId="77777777" w:rsidR="00437003" w:rsidRPr="00EC76D5" w:rsidRDefault="00437003" w:rsidP="00437003">
      <w:pPr>
        <w:pStyle w:val="Code"/>
      </w:pPr>
      <w:r w:rsidRPr="00EC76D5">
        <w:t xml:space="preserve">    </w:t>
      </w:r>
    </w:p>
    <w:p w14:paraId="19800293" w14:textId="77777777" w:rsidR="00437003" w:rsidRPr="00EC76D5" w:rsidRDefault="00437003" w:rsidP="00437003">
      <w:pPr>
        <w:pStyle w:val="Code"/>
      </w:pPr>
      <w:r w:rsidRPr="00EC76D5">
        <w:t xml:space="preserve">    if ((name != null) &amp;&amp; (Main.Path != null)) {</w:t>
      </w:r>
    </w:p>
    <w:p w14:paraId="5EEF84FC" w14:textId="77777777" w:rsidR="00437003" w:rsidRPr="00EC76D5" w:rsidRDefault="00437003" w:rsidP="00437003">
      <w:pPr>
        <w:pStyle w:val="Code"/>
      </w:pPr>
      <w:r w:rsidRPr="00EC76D5">
        <w:t xml:space="preserve">      errorStream.println(type + " in file \"" + Main.Path + "\"" + funcText +</w:t>
      </w:r>
    </w:p>
    <w:p w14:paraId="25CDB19B" w14:textId="77777777" w:rsidR="00437003" w:rsidRPr="00EC76D5" w:rsidRDefault="00437003" w:rsidP="00437003">
      <w:pPr>
        <w:pStyle w:val="Code"/>
      </w:pPr>
      <w:r w:rsidRPr="00EC76D5">
        <w:t xml:space="preserve">           " at line " + Main.Line + ". \"" + name + "\": " + message + ".");</w:t>
      </w:r>
    </w:p>
    <w:p w14:paraId="5F235D06" w14:textId="77777777" w:rsidR="00437003" w:rsidRPr="00EC76D5" w:rsidRDefault="00437003" w:rsidP="00437003">
      <w:pPr>
        <w:pStyle w:val="Code"/>
      </w:pPr>
      <w:r w:rsidRPr="00EC76D5">
        <w:t xml:space="preserve">    }</w:t>
      </w:r>
    </w:p>
    <w:p w14:paraId="6AB4A796" w14:textId="77777777" w:rsidR="00437003" w:rsidRPr="00EC76D5" w:rsidRDefault="00437003" w:rsidP="00437003">
      <w:pPr>
        <w:pStyle w:val="Code"/>
      </w:pPr>
      <w:r w:rsidRPr="00EC76D5">
        <w:t xml:space="preserve">    else if ((name == null) &amp;&amp; (Main.Path != null)) {</w:t>
      </w:r>
    </w:p>
    <w:p w14:paraId="2F8E21BA" w14:textId="77777777" w:rsidR="00437003" w:rsidRPr="00EC76D5" w:rsidRDefault="00437003" w:rsidP="00437003">
      <w:pPr>
        <w:pStyle w:val="Code"/>
      </w:pPr>
      <w:r w:rsidRPr="00EC76D5">
        <w:t xml:space="preserve">      errorStream.println(type + " in file \"" + Main.Path + "\"" + funcText +</w:t>
      </w:r>
    </w:p>
    <w:p w14:paraId="7AB09630" w14:textId="77777777" w:rsidR="00437003" w:rsidRPr="00EC76D5" w:rsidRDefault="00437003" w:rsidP="00437003">
      <w:pPr>
        <w:pStyle w:val="Code"/>
      </w:pPr>
      <w:r w:rsidRPr="00EC76D5">
        <w:t xml:space="preserve">                          " at line " + Main.Line + ": " + message + ".");</w:t>
      </w:r>
    </w:p>
    <w:p w14:paraId="637EA36D" w14:textId="77777777" w:rsidR="00437003" w:rsidRPr="00EC76D5" w:rsidRDefault="00437003" w:rsidP="00437003">
      <w:pPr>
        <w:pStyle w:val="Code"/>
      </w:pPr>
      <w:r w:rsidRPr="00EC76D5">
        <w:t xml:space="preserve">    }</w:t>
      </w:r>
    </w:p>
    <w:p w14:paraId="0C506D55" w14:textId="77777777" w:rsidR="00437003" w:rsidRPr="00EC76D5" w:rsidRDefault="00437003" w:rsidP="00437003">
      <w:pPr>
        <w:pStyle w:val="Code"/>
      </w:pPr>
      <w:r w:rsidRPr="00EC76D5">
        <w:t xml:space="preserve">    else if ((name != null) &amp;&amp; (Main.Path == null)) {</w:t>
      </w:r>
    </w:p>
    <w:p w14:paraId="047F1C77" w14:textId="77777777" w:rsidR="00437003" w:rsidRPr="00EC76D5" w:rsidRDefault="00437003" w:rsidP="00437003">
      <w:pPr>
        <w:pStyle w:val="Code"/>
      </w:pPr>
      <w:r w:rsidRPr="00EC76D5">
        <w:t xml:space="preserve">      errorStream.println(type + ": \"" + name + "\", " + message + ".");</w:t>
      </w:r>
    </w:p>
    <w:p w14:paraId="1B73B8C1" w14:textId="77777777" w:rsidR="00437003" w:rsidRPr="00EC76D5" w:rsidRDefault="00437003" w:rsidP="00437003">
      <w:pPr>
        <w:pStyle w:val="Code"/>
      </w:pPr>
      <w:r w:rsidRPr="00EC76D5">
        <w:t xml:space="preserve">    }</w:t>
      </w:r>
    </w:p>
    <w:p w14:paraId="41838E71" w14:textId="77777777" w:rsidR="00437003" w:rsidRPr="00EC76D5" w:rsidRDefault="00437003" w:rsidP="00437003">
      <w:pPr>
        <w:pStyle w:val="Code"/>
      </w:pPr>
      <w:r w:rsidRPr="00EC76D5">
        <w:t xml:space="preserve">    else if ((name != null) &amp;&amp; (Main.Path == null)) {</w:t>
      </w:r>
    </w:p>
    <w:p w14:paraId="6EFC6615" w14:textId="77777777" w:rsidR="00437003" w:rsidRPr="00EC76D5" w:rsidRDefault="00437003" w:rsidP="00437003">
      <w:pPr>
        <w:pStyle w:val="Code"/>
      </w:pPr>
      <w:r w:rsidRPr="00EC76D5">
        <w:t xml:space="preserve">      errorStream.println(type + ": \"" + name + "\", " + message + ".");</w:t>
      </w:r>
    </w:p>
    <w:p w14:paraId="63E51615" w14:textId="77777777" w:rsidR="00437003" w:rsidRPr="00EC76D5" w:rsidRDefault="00437003" w:rsidP="00437003">
      <w:pPr>
        <w:pStyle w:val="Code"/>
      </w:pPr>
      <w:r w:rsidRPr="00EC76D5">
        <w:t xml:space="preserve">    }</w:t>
      </w:r>
    </w:p>
    <w:p w14:paraId="668D178A" w14:textId="77777777" w:rsidR="00437003" w:rsidRPr="00EC76D5" w:rsidRDefault="00437003" w:rsidP="00437003">
      <w:pPr>
        <w:pStyle w:val="Code"/>
      </w:pPr>
      <w:r w:rsidRPr="00EC76D5">
        <w:t xml:space="preserve">  }</w:t>
      </w:r>
    </w:p>
    <w:p w14:paraId="2DCA1C29" w14:textId="4DCD0942" w:rsidR="004C5DAE" w:rsidRPr="00EC76D5" w:rsidRDefault="00437003" w:rsidP="00437003">
      <w:pPr>
        <w:pStyle w:val="Code"/>
      </w:pPr>
      <w:r w:rsidRPr="00EC76D5">
        <w:t>}</w:t>
      </w:r>
    </w:p>
    <w:p w14:paraId="3DA717ED" w14:textId="0785E8C1" w:rsidR="004C5DAE" w:rsidRPr="00EC76D5" w:rsidRDefault="004C5DAE" w:rsidP="004C5DAE">
      <w:pPr>
        <w:pStyle w:val="Rubrik2"/>
      </w:pPr>
      <w:bookmarkStart w:id="5867" w:name="_Toc481936443"/>
      <w:r w:rsidRPr="00EC76D5">
        <w:t>Container Classes</w:t>
      </w:r>
      <w:bookmarkEnd w:id="5867"/>
    </w:p>
    <w:p w14:paraId="4E4DC06E" w14:textId="77777777" w:rsidR="00007B83" w:rsidRPr="00EC76D5" w:rsidRDefault="00007B83" w:rsidP="00007B83">
      <w:r w:rsidRPr="00EC76D5">
        <w:t>Java has a large class library holding many container classes. However, there are no classes f</w:t>
      </w:r>
      <w:r w:rsidR="00171E9D" w:rsidRPr="00EC76D5">
        <w:t>or</w:t>
      </w:r>
      <w:r w:rsidRPr="00EC76D5">
        <w:t xml:space="preserve"> ordered or unorder</w:t>
      </w:r>
      <w:r w:rsidR="00171E9D" w:rsidRPr="00EC76D5">
        <w:t>ed</w:t>
      </w:r>
      <w:r w:rsidRPr="00EC76D5">
        <w:t xml:space="preserve"> pairs</w:t>
      </w:r>
      <w:r w:rsidR="00171E9D" w:rsidRPr="00EC76D5">
        <w:t>, there is also no classes for triples or tuples.</w:t>
      </w:r>
    </w:p>
    <w:p w14:paraId="17DC13EE" w14:textId="49CF7625" w:rsidR="004C5DAE" w:rsidRPr="00EC76D5" w:rsidRDefault="00437003" w:rsidP="004C5DAE">
      <w:pPr>
        <w:pStyle w:val="Rubrik3"/>
      </w:pPr>
      <w:bookmarkStart w:id="5868" w:name="_Toc481936444"/>
      <w:r w:rsidRPr="00EC76D5">
        <w:t xml:space="preserve">Ordered </w:t>
      </w:r>
      <w:r w:rsidR="004C5DAE" w:rsidRPr="00EC76D5">
        <w:t>Pair</w:t>
      </w:r>
      <w:bookmarkEnd w:id="5868"/>
    </w:p>
    <w:p w14:paraId="70F54E60" w14:textId="77777777" w:rsidR="0022372A" w:rsidRPr="00EC76D5" w:rsidRDefault="0022372A" w:rsidP="0022372A">
      <w:r w:rsidRPr="00EC76D5">
        <w:t xml:space="preserve">In the preprocessor (and in several other classes in the following chapters) we also need the auxiliary class </w:t>
      </w:r>
      <w:r w:rsidRPr="00EC76D5">
        <w:rPr>
          <w:rStyle w:val="CodeInText"/>
        </w:rPr>
        <w:t>Pair</w:t>
      </w:r>
      <w:r w:rsidR="00171E9D" w:rsidRPr="00EC76D5">
        <w:t>.</w:t>
      </w:r>
    </w:p>
    <w:p w14:paraId="0DCCAC91" w14:textId="5009875B" w:rsidR="004C5DAE" w:rsidRPr="00EC76D5" w:rsidRDefault="004C5DAE" w:rsidP="004C5DAE">
      <w:pPr>
        <w:pStyle w:val="CodeHeader"/>
      </w:pPr>
      <w:r w:rsidRPr="00EC76D5">
        <w:t>Pair.java</w:t>
      </w:r>
    </w:p>
    <w:p w14:paraId="7B405D42" w14:textId="77777777" w:rsidR="009A2F8F" w:rsidRPr="00EC76D5" w:rsidRDefault="009A2F8F" w:rsidP="009A2F8F">
      <w:pPr>
        <w:pStyle w:val="Code"/>
      </w:pPr>
      <w:r w:rsidRPr="00EC76D5">
        <w:t>package c_compiler;</w:t>
      </w:r>
    </w:p>
    <w:p w14:paraId="6F46A6BC" w14:textId="77777777" w:rsidR="009A2F8F" w:rsidRPr="00EC76D5" w:rsidRDefault="009A2F8F" w:rsidP="009A2F8F">
      <w:pPr>
        <w:pStyle w:val="Code"/>
      </w:pPr>
    </w:p>
    <w:p w14:paraId="04775A95" w14:textId="77777777" w:rsidR="009A2F8F" w:rsidRPr="00EC76D5" w:rsidRDefault="009A2F8F" w:rsidP="009A2F8F">
      <w:pPr>
        <w:pStyle w:val="Code"/>
      </w:pPr>
      <w:r w:rsidRPr="00EC76D5">
        <w:t>public class Pair&lt;FirstType,SecondType&gt; {</w:t>
      </w:r>
    </w:p>
    <w:p w14:paraId="71DAC956" w14:textId="77777777" w:rsidR="009A2F8F" w:rsidRPr="00EC76D5" w:rsidRDefault="009A2F8F" w:rsidP="009A2F8F">
      <w:pPr>
        <w:pStyle w:val="Code"/>
      </w:pPr>
      <w:r w:rsidRPr="00EC76D5">
        <w:t xml:space="preserve">  protected FirstType m_first;</w:t>
      </w:r>
    </w:p>
    <w:p w14:paraId="716AE5D2" w14:textId="77777777" w:rsidR="009A2F8F" w:rsidRPr="00EC76D5" w:rsidRDefault="009A2F8F" w:rsidP="009A2F8F">
      <w:pPr>
        <w:pStyle w:val="Code"/>
      </w:pPr>
      <w:r w:rsidRPr="00EC76D5">
        <w:t xml:space="preserve">  protected SecondType m_second;</w:t>
      </w:r>
    </w:p>
    <w:p w14:paraId="2CFF939D" w14:textId="77777777" w:rsidR="009A2F8F" w:rsidRPr="00EC76D5" w:rsidRDefault="009A2F8F" w:rsidP="009A2F8F">
      <w:pPr>
        <w:pStyle w:val="Code"/>
      </w:pPr>
    </w:p>
    <w:p w14:paraId="63CEBE48" w14:textId="77777777" w:rsidR="009A2F8F" w:rsidRPr="00EC76D5" w:rsidRDefault="009A2F8F" w:rsidP="009A2F8F">
      <w:pPr>
        <w:pStyle w:val="Code"/>
      </w:pPr>
      <w:r w:rsidRPr="00EC76D5">
        <w:t xml:space="preserve">  public Pair(FirstType first, SecondType second) {</w:t>
      </w:r>
    </w:p>
    <w:p w14:paraId="0D66BE9B" w14:textId="77777777" w:rsidR="009A2F8F" w:rsidRPr="00EC76D5" w:rsidRDefault="009A2F8F" w:rsidP="009A2F8F">
      <w:pPr>
        <w:pStyle w:val="Code"/>
      </w:pPr>
      <w:r w:rsidRPr="00EC76D5">
        <w:t xml:space="preserve">    m_first = first;</w:t>
      </w:r>
    </w:p>
    <w:p w14:paraId="39AAE9BF" w14:textId="77777777" w:rsidR="009A2F8F" w:rsidRPr="00EC76D5" w:rsidRDefault="009A2F8F" w:rsidP="009A2F8F">
      <w:pPr>
        <w:pStyle w:val="Code"/>
      </w:pPr>
      <w:r w:rsidRPr="00EC76D5">
        <w:t xml:space="preserve">    m_second = second;</w:t>
      </w:r>
    </w:p>
    <w:p w14:paraId="6CD60905" w14:textId="77777777" w:rsidR="009A2F8F" w:rsidRPr="00EC76D5" w:rsidRDefault="009A2F8F" w:rsidP="009A2F8F">
      <w:pPr>
        <w:pStyle w:val="Code"/>
      </w:pPr>
      <w:r w:rsidRPr="00EC76D5">
        <w:t xml:space="preserve">  }</w:t>
      </w:r>
    </w:p>
    <w:p w14:paraId="6A24ED57" w14:textId="77777777" w:rsidR="009A2F8F" w:rsidRPr="00EC76D5" w:rsidRDefault="009A2F8F" w:rsidP="009A2F8F">
      <w:pPr>
        <w:pStyle w:val="Code"/>
      </w:pPr>
    </w:p>
    <w:p w14:paraId="25B20B6F" w14:textId="77777777" w:rsidR="009A2F8F" w:rsidRPr="00EC76D5" w:rsidRDefault="009A2F8F" w:rsidP="009A2F8F">
      <w:pPr>
        <w:pStyle w:val="Code"/>
      </w:pPr>
      <w:r w:rsidRPr="00EC76D5">
        <w:t xml:space="preserve">  public FirstType getFirst() {</w:t>
      </w:r>
    </w:p>
    <w:p w14:paraId="3A6D5939" w14:textId="77777777" w:rsidR="009A2F8F" w:rsidRPr="00EC76D5" w:rsidRDefault="009A2F8F" w:rsidP="009A2F8F">
      <w:pPr>
        <w:pStyle w:val="Code"/>
      </w:pPr>
      <w:r w:rsidRPr="00EC76D5">
        <w:t xml:space="preserve">    return m_first;</w:t>
      </w:r>
    </w:p>
    <w:p w14:paraId="1004A684" w14:textId="77777777" w:rsidR="009A2F8F" w:rsidRPr="00EC76D5" w:rsidRDefault="009A2F8F" w:rsidP="009A2F8F">
      <w:pPr>
        <w:pStyle w:val="Code"/>
      </w:pPr>
      <w:r w:rsidRPr="00EC76D5">
        <w:lastRenderedPageBreak/>
        <w:t xml:space="preserve">  }</w:t>
      </w:r>
    </w:p>
    <w:p w14:paraId="1D74E262" w14:textId="77777777" w:rsidR="009A2F8F" w:rsidRPr="00EC76D5" w:rsidRDefault="009A2F8F" w:rsidP="009A2F8F">
      <w:pPr>
        <w:pStyle w:val="Code"/>
      </w:pPr>
    </w:p>
    <w:p w14:paraId="281D8792" w14:textId="77777777" w:rsidR="009A2F8F" w:rsidRPr="00EC76D5" w:rsidRDefault="009A2F8F" w:rsidP="009A2F8F">
      <w:pPr>
        <w:pStyle w:val="Code"/>
      </w:pPr>
      <w:r w:rsidRPr="00EC76D5">
        <w:t xml:space="preserve">  public void setFirst(FirstType first) {</w:t>
      </w:r>
    </w:p>
    <w:p w14:paraId="0FE6A7D6" w14:textId="77777777" w:rsidR="009A2F8F" w:rsidRPr="00EC76D5" w:rsidRDefault="009A2F8F" w:rsidP="009A2F8F">
      <w:pPr>
        <w:pStyle w:val="Code"/>
      </w:pPr>
      <w:r w:rsidRPr="00EC76D5">
        <w:t xml:space="preserve">    m_first = first;</w:t>
      </w:r>
    </w:p>
    <w:p w14:paraId="1EC16E46" w14:textId="77777777" w:rsidR="009A2F8F" w:rsidRPr="00EC76D5" w:rsidRDefault="009A2F8F" w:rsidP="009A2F8F">
      <w:pPr>
        <w:pStyle w:val="Code"/>
      </w:pPr>
      <w:r w:rsidRPr="00EC76D5">
        <w:t xml:space="preserve">  }</w:t>
      </w:r>
    </w:p>
    <w:p w14:paraId="7DB02960" w14:textId="77777777" w:rsidR="009A2F8F" w:rsidRPr="00EC76D5" w:rsidRDefault="009A2F8F" w:rsidP="009A2F8F">
      <w:pPr>
        <w:pStyle w:val="Code"/>
      </w:pPr>
    </w:p>
    <w:p w14:paraId="6A303FAF" w14:textId="77777777" w:rsidR="009A2F8F" w:rsidRPr="00EC76D5" w:rsidRDefault="009A2F8F" w:rsidP="009A2F8F">
      <w:pPr>
        <w:pStyle w:val="Code"/>
      </w:pPr>
      <w:r w:rsidRPr="00EC76D5">
        <w:t xml:space="preserve">  public SecondType getSecond() {</w:t>
      </w:r>
    </w:p>
    <w:p w14:paraId="5808077F" w14:textId="77777777" w:rsidR="009A2F8F" w:rsidRPr="00EC76D5" w:rsidRDefault="009A2F8F" w:rsidP="009A2F8F">
      <w:pPr>
        <w:pStyle w:val="Code"/>
      </w:pPr>
      <w:r w:rsidRPr="00EC76D5">
        <w:t xml:space="preserve">    return m_second;</w:t>
      </w:r>
    </w:p>
    <w:p w14:paraId="471474B1" w14:textId="77777777" w:rsidR="009A2F8F" w:rsidRPr="00EC76D5" w:rsidRDefault="009A2F8F" w:rsidP="009A2F8F">
      <w:pPr>
        <w:pStyle w:val="Code"/>
      </w:pPr>
      <w:r w:rsidRPr="00EC76D5">
        <w:t xml:space="preserve">  }</w:t>
      </w:r>
    </w:p>
    <w:p w14:paraId="76CD972B" w14:textId="77777777" w:rsidR="009A2F8F" w:rsidRPr="00EC76D5" w:rsidRDefault="009A2F8F" w:rsidP="009A2F8F">
      <w:pPr>
        <w:pStyle w:val="Code"/>
      </w:pPr>
    </w:p>
    <w:p w14:paraId="482D49E7" w14:textId="77777777" w:rsidR="009A2F8F" w:rsidRPr="00EC76D5" w:rsidRDefault="009A2F8F" w:rsidP="009A2F8F">
      <w:pPr>
        <w:pStyle w:val="Code"/>
      </w:pPr>
      <w:r w:rsidRPr="00EC76D5">
        <w:t xml:space="preserve">  public void setSecond(SecondType second) {</w:t>
      </w:r>
    </w:p>
    <w:p w14:paraId="0C78F15F" w14:textId="77777777" w:rsidR="009A2F8F" w:rsidRPr="00EC76D5" w:rsidRDefault="009A2F8F" w:rsidP="009A2F8F">
      <w:pPr>
        <w:pStyle w:val="Code"/>
      </w:pPr>
      <w:r w:rsidRPr="00EC76D5">
        <w:t xml:space="preserve">    m_second = second;</w:t>
      </w:r>
    </w:p>
    <w:p w14:paraId="189A977C" w14:textId="16D083CF" w:rsidR="009A2F8F" w:rsidRPr="00EC76D5" w:rsidRDefault="009A2F8F" w:rsidP="009A2F8F">
      <w:pPr>
        <w:pStyle w:val="Code"/>
      </w:pPr>
      <w:r w:rsidRPr="00EC76D5">
        <w:t xml:space="preserve">  }</w:t>
      </w:r>
    </w:p>
    <w:p w14:paraId="170018C8" w14:textId="77777777" w:rsidR="004C5DAE" w:rsidRPr="00EC76D5" w:rsidRDefault="004C5DAE" w:rsidP="004C5DAE">
      <w:r w:rsidRPr="00EC76D5">
        <w:t xml:space="preserve">Two pairs are considered equal if (for both the first and second value) the values ar both null, or they are both not null and the values are equal (the </w:t>
      </w:r>
      <w:r w:rsidRPr="00EC76D5">
        <w:rPr>
          <w:rStyle w:val="CodeInText"/>
        </w:rPr>
        <w:t>equals</w:t>
      </w:r>
      <w:r w:rsidRPr="00EC76D5">
        <w:t xml:space="preserve"> method returns true).</w:t>
      </w:r>
    </w:p>
    <w:p w14:paraId="76041469" w14:textId="77777777" w:rsidR="009A2F8F" w:rsidRPr="00EC76D5" w:rsidRDefault="009A2F8F" w:rsidP="009A2F8F">
      <w:pPr>
        <w:pStyle w:val="Code"/>
      </w:pPr>
      <w:r w:rsidRPr="00EC76D5">
        <w:t xml:space="preserve">  public boolean equals(Object object) {</w:t>
      </w:r>
    </w:p>
    <w:p w14:paraId="158FE9B9" w14:textId="77777777" w:rsidR="009A2F8F" w:rsidRPr="00EC76D5" w:rsidRDefault="009A2F8F" w:rsidP="009A2F8F">
      <w:pPr>
        <w:pStyle w:val="Code"/>
      </w:pPr>
      <w:r w:rsidRPr="00EC76D5">
        <w:t xml:space="preserve">    if (object instanceof Pair) {</w:t>
      </w:r>
    </w:p>
    <w:p w14:paraId="4D060F22" w14:textId="77777777" w:rsidR="009A2F8F" w:rsidRPr="00EC76D5" w:rsidRDefault="009A2F8F" w:rsidP="009A2F8F">
      <w:pPr>
        <w:pStyle w:val="Code"/>
      </w:pPr>
      <w:r w:rsidRPr="00EC76D5">
        <w:t xml:space="preserve">      Pair pair = (Pair) object;</w:t>
      </w:r>
    </w:p>
    <w:p w14:paraId="7C7F7CA4" w14:textId="77777777" w:rsidR="009A2F8F" w:rsidRPr="00EC76D5" w:rsidRDefault="009A2F8F" w:rsidP="009A2F8F">
      <w:pPr>
        <w:pStyle w:val="Code"/>
      </w:pPr>
      <w:r w:rsidRPr="00EC76D5">
        <w:t xml:space="preserve">      return equalsFirst(pair) &amp;&amp; equalsSecond(pair);</w:t>
      </w:r>
    </w:p>
    <w:p w14:paraId="41DD91FE" w14:textId="77777777" w:rsidR="009A2F8F" w:rsidRPr="00EC76D5" w:rsidRDefault="009A2F8F" w:rsidP="009A2F8F">
      <w:pPr>
        <w:pStyle w:val="Code"/>
      </w:pPr>
      <w:r w:rsidRPr="00EC76D5">
        <w:t xml:space="preserve">    }</w:t>
      </w:r>
    </w:p>
    <w:p w14:paraId="6C36A532" w14:textId="77777777" w:rsidR="009A2F8F" w:rsidRPr="00EC76D5" w:rsidRDefault="009A2F8F" w:rsidP="009A2F8F">
      <w:pPr>
        <w:pStyle w:val="Code"/>
      </w:pPr>
      <w:r w:rsidRPr="00EC76D5">
        <w:t xml:space="preserve">    </w:t>
      </w:r>
    </w:p>
    <w:p w14:paraId="076C6CE6" w14:textId="77777777" w:rsidR="009A2F8F" w:rsidRPr="00EC76D5" w:rsidRDefault="009A2F8F" w:rsidP="009A2F8F">
      <w:pPr>
        <w:pStyle w:val="Code"/>
      </w:pPr>
      <w:r w:rsidRPr="00EC76D5">
        <w:t xml:space="preserve">    return false;</w:t>
      </w:r>
    </w:p>
    <w:p w14:paraId="659A5F3C" w14:textId="77777777" w:rsidR="009A2F8F" w:rsidRPr="00EC76D5" w:rsidRDefault="009A2F8F" w:rsidP="009A2F8F">
      <w:pPr>
        <w:pStyle w:val="Code"/>
      </w:pPr>
      <w:r w:rsidRPr="00EC76D5">
        <w:t xml:space="preserve">  }</w:t>
      </w:r>
    </w:p>
    <w:p w14:paraId="6E447D07" w14:textId="77777777" w:rsidR="009A2F8F" w:rsidRPr="00EC76D5" w:rsidRDefault="009A2F8F" w:rsidP="009A2F8F">
      <w:pPr>
        <w:pStyle w:val="Code"/>
      </w:pPr>
      <w:r w:rsidRPr="00EC76D5">
        <w:t xml:space="preserve">  </w:t>
      </w:r>
    </w:p>
    <w:p w14:paraId="547D5586" w14:textId="77777777" w:rsidR="009A2F8F" w:rsidRPr="00EC76D5" w:rsidRDefault="009A2F8F" w:rsidP="009A2F8F">
      <w:pPr>
        <w:pStyle w:val="Code"/>
      </w:pPr>
      <w:r w:rsidRPr="00EC76D5">
        <w:t xml:space="preserve">  private boolean equalsFirst(Pair pair) {</w:t>
      </w:r>
    </w:p>
    <w:p w14:paraId="6746E9BE" w14:textId="77777777" w:rsidR="009A2F8F" w:rsidRPr="00EC76D5" w:rsidRDefault="009A2F8F" w:rsidP="009A2F8F">
      <w:pPr>
        <w:pStyle w:val="Code"/>
      </w:pPr>
      <w:r w:rsidRPr="00EC76D5">
        <w:t xml:space="preserve">    return (((m_first == null) &amp;&amp; (pair.m_first == null)) ||</w:t>
      </w:r>
    </w:p>
    <w:p w14:paraId="268205BA" w14:textId="77777777" w:rsidR="009A2F8F" w:rsidRPr="00EC76D5" w:rsidRDefault="009A2F8F" w:rsidP="009A2F8F">
      <w:pPr>
        <w:pStyle w:val="Code"/>
      </w:pPr>
      <w:r w:rsidRPr="00EC76D5">
        <w:t xml:space="preserve">            ((m_first != null) &amp;&amp; (pair.m_first != null) &amp;&amp;</w:t>
      </w:r>
    </w:p>
    <w:p w14:paraId="65227308" w14:textId="77777777" w:rsidR="009A2F8F" w:rsidRPr="00EC76D5" w:rsidRDefault="009A2F8F" w:rsidP="009A2F8F">
      <w:pPr>
        <w:pStyle w:val="Code"/>
      </w:pPr>
      <w:r w:rsidRPr="00EC76D5">
        <w:t xml:space="preserve">            m_first.equals(pair.m_first)));</w:t>
      </w:r>
    </w:p>
    <w:p w14:paraId="75A3D82A" w14:textId="77777777" w:rsidR="009A2F8F" w:rsidRPr="00EC76D5" w:rsidRDefault="009A2F8F" w:rsidP="009A2F8F">
      <w:pPr>
        <w:pStyle w:val="Code"/>
      </w:pPr>
      <w:r w:rsidRPr="00EC76D5">
        <w:t xml:space="preserve">  }</w:t>
      </w:r>
    </w:p>
    <w:p w14:paraId="29A8B06E" w14:textId="77777777" w:rsidR="009A2F8F" w:rsidRPr="00EC76D5" w:rsidRDefault="009A2F8F" w:rsidP="009A2F8F">
      <w:pPr>
        <w:pStyle w:val="Code"/>
      </w:pPr>
      <w:r w:rsidRPr="00EC76D5">
        <w:t xml:space="preserve">  </w:t>
      </w:r>
    </w:p>
    <w:p w14:paraId="47853876" w14:textId="77777777" w:rsidR="009A2F8F" w:rsidRPr="00EC76D5" w:rsidRDefault="009A2F8F" w:rsidP="009A2F8F">
      <w:pPr>
        <w:pStyle w:val="Code"/>
      </w:pPr>
      <w:r w:rsidRPr="00EC76D5">
        <w:t xml:space="preserve">  private boolean equalsSecond(Pair pair) {</w:t>
      </w:r>
    </w:p>
    <w:p w14:paraId="5CD3F22A" w14:textId="77777777" w:rsidR="009A2F8F" w:rsidRPr="00EC76D5" w:rsidRDefault="009A2F8F" w:rsidP="009A2F8F">
      <w:pPr>
        <w:pStyle w:val="Code"/>
      </w:pPr>
      <w:r w:rsidRPr="00EC76D5">
        <w:t xml:space="preserve">    return (((m_second == null) &amp;&amp; (pair.m_second == null)) ||</w:t>
      </w:r>
    </w:p>
    <w:p w14:paraId="49FE134B" w14:textId="77777777" w:rsidR="009A2F8F" w:rsidRPr="00EC76D5" w:rsidRDefault="009A2F8F" w:rsidP="009A2F8F">
      <w:pPr>
        <w:pStyle w:val="Code"/>
      </w:pPr>
      <w:r w:rsidRPr="00EC76D5">
        <w:t xml:space="preserve">            ((m_second != null) &amp;&amp; (pair.m_second != null) &amp;&amp;</w:t>
      </w:r>
    </w:p>
    <w:p w14:paraId="3336FC83" w14:textId="77777777" w:rsidR="009A2F8F" w:rsidRPr="00EC76D5" w:rsidRDefault="009A2F8F" w:rsidP="009A2F8F">
      <w:pPr>
        <w:pStyle w:val="Code"/>
      </w:pPr>
      <w:r w:rsidRPr="00EC76D5">
        <w:t xml:space="preserve">            m_second.equals(pair.m_second)));</w:t>
      </w:r>
    </w:p>
    <w:p w14:paraId="5F820661" w14:textId="77777777" w:rsidR="009A2F8F" w:rsidRPr="00EC76D5" w:rsidRDefault="009A2F8F" w:rsidP="009A2F8F">
      <w:pPr>
        <w:pStyle w:val="Code"/>
      </w:pPr>
      <w:r w:rsidRPr="00EC76D5">
        <w:t xml:space="preserve">  }</w:t>
      </w:r>
    </w:p>
    <w:p w14:paraId="1A3B9A72" w14:textId="77777777" w:rsidR="009A2F8F" w:rsidRPr="00EC76D5" w:rsidRDefault="009A2F8F" w:rsidP="009A2F8F">
      <w:pPr>
        <w:pStyle w:val="Code"/>
      </w:pPr>
      <w:r w:rsidRPr="00EC76D5">
        <w:t xml:space="preserve">  </w:t>
      </w:r>
    </w:p>
    <w:p w14:paraId="7BA0CDC5" w14:textId="77777777" w:rsidR="009A2F8F" w:rsidRPr="00EC76D5" w:rsidRDefault="009A2F8F" w:rsidP="009A2F8F">
      <w:pPr>
        <w:pStyle w:val="Code"/>
      </w:pPr>
      <w:r w:rsidRPr="00EC76D5">
        <w:t xml:space="preserve">  public String toString() {</w:t>
      </w:r>
    </w:p>
    <w:p w14:paraId="6302EDE8" w14:textId="77777777" w:rsidR="009A2F8F" w:rsidRPr="00EC76D5" w:rsidRDefault="009A2F8F" w:rsidP="009A2F8F">
      <w:pPr>
        <w:pStyle w:val="Code"/>
      </w:pPr>
      <w:r w:rsidRPr="00EC76D5">
        <w:t xml:space="preserve">    String firstText = (m_first != null) ? m_first.toString() : "&lt;null&gt;",</w:t>
      </w:r>
    </w:p>
    <w:p w14:paraId="026DDA7E" w14:textId="77777777" w:rsidR="009A2F8F" w:rsidRPr="00EC76D5" w:rsidRDefault="009A2F8F" w:rsidP="009A2F8F">
      <w:pPr>
        <w:pStyle w:val="Code"/>
      </w:pPr>
      <w:r w:rsidRPr="00EC76D5">
        <w:t xml:space="preserve">           secondText = (m_second != null) ? m_second.toString() : "&lt;null&gt;";</w:t>
      </w:r>
    </w:p>
    <w:p w14:paraId="4B63B4E4" w14:textId="77777777" w:rsidR="009A2F8F" w:rsidRPr="00EC76D5" w:rsidRDefault="009A2F8F" w:rsidP="009A2F8F">
      <w:pPr>
        <w:pStyle w:val="Code"/>
      </w:pPr>
      <w:r w:rsidRPr="00EC76D5">
        <w:t xml:space="preserve">    return "(" + firstText + "," + secondText + ")";</w:t>
      </w:r>
    </w:p>
    <w:p w14:paraId="4B1F739C" w14:textId="77777777" w:rsidR="009A2F8F" w:rsidRPr="00EC76D5" w:rsidRDefault="009A2F8F" w:rsidP="009A2F8F">
      <w:pPr>
        <w:pStyle w:val="Code"/>
      </w:pPr>
      <w:r w:rsidRPr="00EC76D5">
        <w:t xml:space="preserve">  }</w:t>
      </w:r>
    </w:p>
    <w:p w14:paraId="5807503A" w14:textId="10A2FDEB" w:rsidR="004C5DAE" w:rsidRPr="00EC76D5" w:rsidRDefault="009A2F8F" w:rsidP="009A2F8F">
      <w:pPr>
        <w:pStyle w:val="Code"/>
      </w:pPr>
      <w:r w:rsidRPr="00EC76D5">
        <w:t>}</w:t>
      </w:r>
    </w:p>
    <w:p w14:paraId="2B9D9A8A" w14:textId="3CFB4CFC" w:rsidR="004C5DAE" w:rsidRPr="00EC76D5" w:rsidRDefault="004C5DAE" w:rsidP="004C5DAE">
      <w:pPr>
        <w:pStyle w:val="Rubrik3"/>
      </w:pPr>
      <w:bookmarkStart w:id="5869" w:name="_Toc481936445"/>
      <w:r w:rsidRPr="00EC76D5">
        <w:t>Unordered Pair</w:t>
      </w:r>
      <w:bookmarkEnd w:id="5869"/>
    </w:p>
    <w:p w14:paraId="583E65F7" w14:textId="77777777" w:rsidR="00002B58" w:rsidRPr="00EC76D5" w:rsidRDefault="00002B58" w:rsidP="00002B58">
      <w:r w:rsidRPr="00EC76D5">
        <w:rPr>
          <w:rStyle w:val="CodeInText"/>
        </w:rPr>
        <w:t>UnPair</w:t>
      </w:r>
      <w:r w:rsidRPr="00EC76D5">
        <w:t xml:space="preserve"> is a s</w:t>
      </w:r>
      <w:r w:rsidR="00C574D2" w:rsidRPr="00EC76D5">
        <w:t>u</w:t>
      </w:r>
      <w:r w:rsidRPr="00EC76D5">
        <w:t xml:space="preserve">bclass of </w:t>
      </w:r>
      <w:r w:rsidRPr="00EC76D5">
        <w:rPr>
          <w:rStyle w:val="CodeInText"/>
        </w:rPr>
        <w:t>Pair</w:t>
      </w:r>
      <w:r w:rsidRPr="00EC76D5">
        <w:t xml:space="preserve">, the difference is that the pair is unordered and that </w:t>
      </w:r>
      <w:r w:rsidR="00D934C6" w:rsidRPr="00EC76D5">
        <w:t>two pair are considered equals even if their values are switched.</w:t>
      </w:r>
    </w:p>
    <w:p w14:paraId="6CDA99A8" w14:textId="21F9401C" w:rsidR="004C5DAE" w:rsidRPr="00EC76D5" w:rsidRDefault="004C5DAE" w:rsidP="004C5DAE">
      <w:pPr>
        <w:pStyle w:val="CodeHeader"/>
      </w:pPr>
      <w:r w:rsidRPr="00EC76D5">
        <w:t>Un</w:t>
      </w:r>
      <w:r w:rsidR="0078290E" w:rsidRPr="00EC76D5">
        <w:t>orderd</w:t>
      </w:r>
      <w:r w:rsidRPr="00EC76D5">
        <w:t>Pair.java</w:t>
      </w:r>
    </w:p>
    <w:p w14:paraId="2F738EA7" w14:textId="77777777" w:rsidR="0078290E" w:rsidRPr="00EC76D5" w:rsidRDefault="0078290E" w:rsidP="0078290E">
      <w:pPr>
        <w:pStyle w:val="Code"/>
      </w:pPr>
      <w:r w:rsidRPr="00EC76D5">
        <w:t>package c_compiler;</w:t>
      </w:r>
    </w:p>
    <w:p w14:paraId="7F345A8E" w14:textId="77777777" w:rsidR="0078290E" w:rsidRPr="00EC76D5" w:rsidRDefault="0078290E" w:rsidP="0078290E">
      <w:pPr>
        <w:pStyle w:val="Code"/>
      </w:pPr>
    </w:p>
    <w:p w14:paraId="1682FB24" w14:textId="77777777" w:rsidR="0078290E" w:rsidRPr="00EC76D5" w:rsidRDefault="0078290E" w:rsidP="0078290E">
      <w:pPr>
        <w:pStyle w:val="Code"/>
      </w:pPr>
      <w:r w:rsidRPr="00EC76D5">
        <w:t>public class UnorderedPair&lt;FirstType,SecondType&gt;</w:t>
      </w:r>
    </w:p>
    <w:p w14:paraId="39E949CD" w14:textId="77777777" w:rsidR="0078290E" w:rsidRPr="00EC76D5" w:rsidRDefault="0078290E" w:rsidP="0078290E">
      <w:pPr>
        <w:pStyle w:val="Code"/>
      </w:pPr>
      <w:r w:rsidRPr="00EC76D5">
        <w:t xml:space="preserve">             extends Pair&lt;FirstType,SecondType&gt;{</w:t>
      </w:r>
    </w:p>
    <w:p w14:paraId="45C12061" w14:textId="77777777" w:rsidR="0078290E" w:rsidRPr="00EC76D5" w:rsidRDefault="0078290E" w:rsidP="0078290E">
      <w:pPr>
        <w:pStyle w:val="Code"/>
      </w:pPr>
      <w:r w:rsidRPr="00EC76D5">
        <w:t xml:space="preserve">  public UnorderedPair(FirstType first, SecondType second) {</w:t>
      </w:r>
    </w:p>
    <w:p w14:paraId="1D03FA17" w14:textId="77777777" w:rsidR="0078290E" w:rsidRPr="00EC76D5" w:rsidRDefault="0078290E" w:rsidP="0078290E">
      <w:pPr>
        <w:pStyle w:val="Code"/>
      </w:pPr>
      <w:r w:rsidRPr="00EC76D5">
        <w:t xml:space="preserve">    super(first, second);</w:t>
      </w:r>
    </w:p>
    <w:p w14:paraId="3C9DF775" w14:textId="77777777" w:rsidR="0078290E" w:rsidRPr="00EC76D5" w:rsidRDefault="0078290E" w:rsidP="0078290E">
      <w:pPr>
        <w:pStyle w:val="Code"/>
      </w:pPr>
      <w:r w:rsidRPr="00EC76D5">
        <w:t xml:space="preserve">  }</w:t>
      </w:r>
    </w:p>
    <w:p w14:paraId="132B18B3" w14:textId="77777777" w:rsidR="0078290E" w:rsidRPr="00EC76D5" w:rsidRDefault="0078290E" w:rsidP="0078290E">
      <w:pPr>
        <w:pStyle w:val="Code"/>
      </w:pPr>
    </w:p>
    <w:p w14:paraId="775F52A8" w14:textId="77777777" w:rsidR="0078290E" w:rsidRPr="00EC76D5" w:rsidRDefault="0078290E" w:rsidP="0078290E">
      <w:pPr>
        <w:pStyle w:val="Code"/>
      </w:pPr>
      <w:r w:rsidRPr="00EC76D5">
        <w:t xml:space="preserve">  public boolean equals(Object object) {</w:t>
      </w:r>
    </w:p>
    <w:p w14:paraId="1EF2E9C0" w14:textId="77777777" w:rsidR="0078290E" w:rsidRPr="00EC76D5" w:rsidRDefault="0078290E" w:rsidP="0078290E">
      <w:pPr>
        <w:pStyle w:val="Code"/>
      </w:pPr>
      <w:r w:rsidRPr="00EC76D5">
        <w:t xml:space="preserve">    if (object instanceof UnorderedPair) {</w:t>
      </w:r>
    </w:p>
    <w:p w14:paraId="67FE21D2" w14:textId="77777777" w:rsidR="0078290E" w:rsidRPr="00EC76D5" w:rsidRDefault="0078290E" w:rsidP="0078290E">
      <w:pPr>
        <w:pStyle w:val="Code"/>
      </w:pPr>
      <w:r w:rsidRPr="00EC76D5">
        <w:t xml:space="preserve">      UnorderedPair pair = (UnorderedPair) object;</w:t>
      </w:r>
    </w:p>
    <w:p w14:paraId="1B646289" w14:textId="77777777" w:rsidR="0078290E" w:rsidRPr="00EC76D5" w:rsidRDefault="0078290E" w:rsidP="0078290E">
      <w:pPr>
        <w:pStyle w:val="Code"/>
      </w:pPr>
      <w:r w:rsidRPr="00EC76D5">
        <w:t xml:space="preserve">      return super.equals(pair) ||</w:t>
      </w:r>
    </w:p>
    <w:p w14:paraId="7524F529" w14:textId="77777777" w:rsidR="0078290E" w:rsidRPr="00EC76D5" w:rsidRDefault="0078290E" w:rsidP="0078290E">
      <w:pPr>
        <w:pStyle w:val="Code"/>
      </w:pPr>
      <w:r w:rsidRPr="00EC76D5">
        <w:t xml:space="preserve">             (equalsFirstSecond(pair) &amp;&amp; equalsSecondFirst(pair));</w:t>
      </w:r>
    </w:p>
    <w:p w14:paraId="25DE2C78" w14:textId="77777777" w:rsidR="0078290E" w:rsidRPr="00EC76D5" w:rsidRDefault="0078290E" w:rsidP="0078290E">
      <w:pPr>
        <w:pStyle w:val="Code"/>
      </w:pPr>
      <w:r w:rsidRPr="00EC76D5">
        <w:t xml:space="preserve">    }</w:t>
      </w:r>
    </w:p>
    <w:p w14:paraId="575CB3C3" w14:textId="77777777" w:rsidR="0078290E" w:rsidRPr="00EC76D5" w:rsidRDefault="0078290E" w:rsidP="0078290E">
      <w:pPr>
        <w:pStyle w:val="Code"/>
      </w:pPr>
      <w:r w:rsidRPr="00EC76D5">
        <w:t xml:space="preserve">    </w:t>
      </w:r>
    </w:p>
    <w:p w14:paraId="1A691436" w14:textId="77777777" w:rsidR="0078290E" w:rsidRPr="00EC76D5" w:rsidRDefault="0078290E" w:rsidP="0078290E">
      <w:pPr>
        <w:pStyle w:val="Code"/>
      </w:pPr>
      <w:r w:rsidRPr="00EC76D5">
        <w:t xml:space="preserve">    return false;</w:t>
      </w:r>
    </w:p>
    <w:p w14:paraId="4C392353" w14:textId="77777777" w:rsidR="0078290E" w:rsidRPr="00EC76D5" w:rsidRDefault="0078290E" w:rsidP="0078290E">
      <w:pPr>
        <w:pStyle w:val="Code"/>
      </w:pPr>
      <w:r w:rsidRPr="00EC76D5">
        <w:t xml:space="preserve">  }</w:t>
      </w:r>
    </w:p>
    <w:p w14:paraId="470CFA79" w14:textId="77777777" w:rsidR="0078290E" w:rsidRPr="00EC76D5" w:rsidRDefault="0078290E" w:rsidP="0078290E">
      <w:pPr>
        <w:pStyle w:val="Code"/>
      </w:pPr>
      <w:r w:rsidRPr="00EC76D5">
        <w:t xml:space="preserve">  </w:t>
      </w:r>
    </w:p>
    <w:p w14:paraId="57F1CD32" w14:textId="77777777" w:rsidR="0078290E" w:rsidRPr="00EC76D5" w:rsidRDefault="0078290E" w:rsidP="0078290E">
      <w:pPr>
        <w:pStyle w:val="Code"/>
      </w:pPr>
      <w:r w:rsidRPr="00EC76D5">
        <w:t xml:space="preserve">  private boolean equalsFirstSecond(UnorderedPair pair) {</w:t>
      </w:r>
    </w:p>
    <w:p w14:paraId="7259DDD0" w14:textId="77777777" w:rsidR="0078290E" w:rsidRPr="00EC76D5" w:rsidRDefault="0078290E" w:rsidP="0078290E">
      <w:pPr>
        <w:pStyle w:val="Code"/>
      </w:pPr>
      <w:r w:rsidRPr="00EC76D5">
        <w:t xml:space="preserve">    return (((m_first == null) &amp;&amp; (pair.m_second == null)) ||</w:t>
      </w:r>
    </w:p>
    <w:p w14:paraId="7C9F6EEB" w14:textId="77777777" w:rsidR="0078290E" w:rsidRPr="00EC76D5" w:rsidRDefault="0078290E" w:rsidP="0078290E">
      <w:pPr>
        <w:pStyle w:val="Code"/>
      </w:pPr>
      <w:r w:rsidRPr="00EC76D5">
        <w:t xml:space="preserve">            ((m_first != null) &amp;&amp; (pair.m_second != null) &amp;&amp;</w:t>
      </w:r>
    </w:p>
    <w:p w14:paraId="0B6F1F0A" w14:textId="77777777" w:rsidR="0078290E" w:rsidRPr="00EC76D5" w:rsidRDefault="0078290E" w:rsidP="0078290E">
      <w:pPr>
        <w:pStyle w:val="Code"/>
      </w:pPr>
      <w:r w:rsidRPr="00EC76D5">
        <w:t xml:space="preserve">            m_first.equals(pair.m_second)));</w:t>
      </w:r>
    </w:p>
    <w:p w14:paraId="41068B3D" w14:textId="77777777" w:rsidR="0078290E" w:rsidRPr="00EC76D5" w:rsidRDefault="0078290E" w:rsidP="0078290E">
      <w:pPr>
        <w:pStyle w:val="Code"/>
      </w:pPr>
      <w:r w:rsidRPr="00EC76D5">
        <w:t xml:space="preserve">  }</w:t>
      </w:r>
    </w:p>
    <w:p w14:paraId="33187D60" w14:textId="77777777" w:rsidR="0078290E" w:rsidRPr="00EC76D5" w:rsidRDefault="0078290E" w:rsidP="0078290E">
      <w:pPr>
        <w:pStyle w:val="Code"/>
      </w:pPr>
      <w:r w:rsidRPr="00EC76D5">
        <w:t xml:space="preserve">  </w:t>
      </w:r>
    </w:p>
    <w:p w14:paraId="4D8E9A06" w14:textId="77777777" w:rsidR="0078290E" w:rsidRPr="00EC76D5" w:rsidRDefault="0078290E" w:rsidP="0078290E">
      <w:pPr>
        <w:pStyle w:val="Code"/>
      </w:pPr>
      <w:r w:rsidRPr="00EC76D5">
        <w:t xml:space="preserve">  private boolean equalsSecondFirst(UnorderedPair pair) {</w:t>
      </w:r>
    </w:p>
    <w:p w14:paraId="72B7C353" w14:textId="77777777" w:rsidR="0078290E" w:rsidRPr="00EC76D5" w:rsidRDefault="0078290E" w:rsidP="0078290E">
      <w:pPr>
        <w:pStyle w:val="Code"/>
      </w:pPr>
      <w:r w:rsidRPr="00EC76D5">
        <w:t xml:space="preserve">    return (((m_second == null) &amp;&amp; (pair.m_first == null)) ||</w:t>
      </w:r>
    </w:p>
    <w:p w14:paraId="0ECD3D9E" w14:textId="77777777" w:rsidR="0078290E" w:rsidRPr="00EC76D5" w:rsidRDefault="0078290E" w:rsidP="0078290E">
      <w:pPr>
        <w:pStyle w:val="Code"/>
      </w:pPr>
      <w:r w:rsidRPr="00EC76D5">
        <w:t xml:space="preserve">            ((m_second != null) &amp;&amp; (pair.m_first != null) &amp;&amp;</w:t>
      </w:r>
    </w:p>
    <w:p w14:paraId="72C1909D" w14:textId="77777777" w:rsidR="0078290E" w:rsidRPr="00EC76D5" w:rsidRDefault="0078290E" w:rsidP="0078290E">
      <w:pPr>
        <w:pStyle w:val="Code"/>
      </w:pPr>
      <w:r w:rsidRPr="00EC76D5">
        <w:t xml:space="preserve">            m_second.equals(pair.m_first)));</w:t>
      </w:r>
    </w:p>
    <w:p w14:paraId="06D5DC69" w14:textId="77777777" w:rsidR="0078290E" w:rsidRPr="00EC76D5" w:rsidRDefault="0078290E" w:rsidP="0078290E">
      <w:pPr>
        <w:pStyle w:val="Code"/>
      </w:pPr>
      <w:r w:rsidRPr="00EC76D5">
        <w:t xml:space="preserve">  }</w:t>
      </w:r>
    </w:p>
    <w:p w14:paraId="557567E8" w14:textId="77777777" w:rsidR="0078290E" w:rsidRPr="00EC76D5" w:rsidRDefault="0078290E" w:rsidP="0078290E">
      <w:pPr>
        <w:pStyle w:val="Code"/>
      </w:pPr>
      <w:r w:rsidRPr="00EC76D5">
        <w:t xml:space="preserve">  </w:t>
      </w:r>
    </w:p>
    <w:p w14:paraId="14201F3A" w14:textId="77777777" w:rsidR="0078290E" w:rsidRPr="00EC76D5" w:rsidRDefault="0078290E" w:rsidP="0078290E">
      <w:pPr>
        <w:pStyle w:val="Code"/>
      </w:pPr>
      <w:r w:rsidRPr="00EC76D5">
        <w:t xml:space="preserve">  public String toString() {</w:t>
      </w:r>
    </w:p>
    <w:p w14:paraId="2F5AB5C9" w14:textId="77777777" w:rsidR="0078290E" w:rsidRPr="00EC76D5" w:rsidRDefault="0078290E" w:rsidP="0078290E">
      <w:pPr>
        <w:pStyle w:val="Code"/>
      </w:pPr>
      <w:r w:rsidRPr="00EC76D5">
        <w:t xml:space="preserve">    return "(" + m_first.toString() + "," + m_second.toString() + ")";</w:t>
      </w:r>
    </w:p>
    <w:p w14:paraId="45FC9EF6" w14:textId="77777777" w:rsidR="0078290E" w:rsidRPr="00EC76D5" w:rsidRDefault="0078290E" w:rsidP="0078290E">
      <w:pPr>
        <w:pStyle w:val="Code"/>
      </w:pPr>
      <w:r w:rsidRPr="00EC76D5">
        <w:t xml:space="preserve">  }</w:t>
      </w:r>
    </w:p>
    <w:p w14:paraId="0A6DDBEC" w14:textId="076B0D07" w:rsidR="004C5DAE" w:rsidRPr="00EC76D5" w:rsidRDefault="0078290E" w:rsidP="0078290E">
      <w:pPr>
        <w:pStyle w:val="Code"/>
      </w:pPr>
      <w:r w:rsidRPr="00EC76D5">
        <w:t>}</w:t>
      </w:r>
    </w:p>
    <w:p w14:paraId="339A9C3D" w14:textId="51D71AF4" w:rsidR="004C5DAE" w:rsidRPr="00EC76D5" w:rsidRDefault="004C5DAE" w:rsidP="004C5DAE">
      <w:pPr>
        <w:pStyle w:val="Rubrik3"/>
      </w:pPr>
      <w:bookmarkStart w:id="5870" w:name="_Toc481936446"/>
      <w:r w:rsidRPr="00EC76D5">
        <w:t>Triple</w:t>
      </w:r>
      <w:bookmarkEnd w:id="5870"/>
    </w:p>
    <w:p w14:paraId="4D68B025" w14:textId="77777777" w:rsidR="004C5DAE" w:rsidRPr="00EC76D5" w:rsidRDefault="004C5DAE" w:rsidP="004C5DAE">
      <w:r w:rsidRPr="00EC76D5">
        <w:t xml:space="preserve">Moreover, we also need the class Triple, to hold three values. The </w:t>
      </w:r>
      <w:r w:rsidRPr="00EC76D5">
        <w:rPr>
          <w:rStyle w:val="CodeInText"/>
        </w:rPr>
        <w:t>Triple</w:t>
      </w:r>
      <w:r w:rsidRPr="00EC76D5">
        <w:t xml:space="preserve"> class is a direct sub class of </w:t>
      </w:r>
      <w:r w:rsidRPr="00EC76D5">
        <w:rPr>
          <w:rStyle w:val="CodeInText"/>
        </w:rPr>
        <w:t>Pair</w:t>
      </w:r>
      <w:r w:rsidRPr="00EC76D5">
        <w:t>, it only adds the third value.</w:t>
      </w:r>
    </w:p>
    <w:p w14:paraId="3B39F9DD" w14:textId="77777777" w:rsidR="00843780" w:rsidRPr="00EC76D5" w:rsidRDefault="00843780" w:rsidP="00843780">
      <w:pPr>
        <w:pStyle w:val="CodeListing"/>
      </w:pPr>
      <w:r w:rsidRPr="00EC76D5">
        <w:t>Triple.java</w:t>
      </w:r>
    </w:p>
    <w:p w14:paraId="37AABEF6" w14:textId="77777777" w:rsidR="00843780" w:rsidRPr="00EC76D5" w:rsidRDefault="00843780" w:rsidP="00843780">
      <w:pPr>
        <w:pStyle w:val="Code"/>
      </w:pPr>
      <w:r w:rsidRPr="00EC76D5">
        <w:t>package c_compiler;</w:t>
      </w:r>
    </w:p>
    <w:p w14:paraId="2C6CA83A" w14:textId="77777777" w:rsidR="00843780" w:rsidRPr="00EC76D5" w:rsidRDefault="00843780" w:rsidP="00843780">
      <w:pPr>
        <w:pStyle w:val="Code"/>
      </w:pPr>
    </w:p>
    <w:p w14:paraId="5F7E9023" w14:textId="77777777" w:rsidR="00843780" w:rsidRPr="00EC76D5" w:rsidRDefault="00843780" w:rsidP="00843780">
      <w:pPr>
        <w:pStyle w:val="Code"/>
      </w:pPr>
      <w:r w:rsidRPr="00EC76D5">
        <w:t>public class Triple&lt;FirstType,SecondType,ThirdType&gt;</w:t>
      </w:r>
    </w:p>
    <w:p w14:paraId="156C6B1B" w14:textId="77777777" w:rsidR="00843780" w:rsidRPr="00EC76D5" w:rsidRDefault="00843780" w:rsidP="00843780">
      <w:pPr>
        <w:pStyle w:val="Code"/>
      </w:pPr>
      <w:r w:rsidRPr="00EC76D5">
        <w:t xml:space="preserve">             extends Pair&lt;FirstType,SecondType&gt; {</w:t>
      </w:r>
    </w:p>
    <w:p w14:paraId="7B559CDB" w14:textId="77777777" w:rsidR="00843780" w:rsidRPr="00EC76D5" w:rsidRDefault="00843780" w:rsidP="00843780">
      <w:pPr>
        <w:pStyle w:val="Code"/>
      </w:pPr>
      <w:r w:rsidRPr="00EC76D5">
        <w:t xml:space="preserve">  protected ThirdType m_third;</w:t>
      </w:r>
    </w:p>
    <w:p w14:paraId="1E6F8AA7" w14:textId="77777777" w:rsidR="00843780" w:rsidRPr="00EC76D5" w:rsidRDefault="00843780" w:rsidP="00843780">
      <w:pPr>
        <w:pStyle w:val="Code"/>
      </w:pPr>
    </w:p>
    <w:p w14:paraId="3826DD58" w14:textId="77777777" w:rsidR="00843780" w:rsidRPr="00EC76D5" w:rsidRDefault="00843780" w:rsidP="00843780">
      <w:pPr>
        <w:pStyle w:val="Code"/>
      </w:pPr>
      <w:r w:rsidRPr="00EC76D5">
        <w:t xml:space="preserve">  public Triple(FirstType first, SecondType second, ThirdType third) {</w:t>
      </w:r>
    </w:p>
    <w:p w14:paraId="4606470B" w14:textId="77777777" w:rsidR="00843780" w:rsidRPr="00EC76D5" w:rsidRDefault="00843780" w:rsidP="00843780">
      <w:pPr>
        <w:pStyle w:val="Code"/>
      </w:pPr>
      <w:r w:rsidRPr="00EC76D5">
        <w:t xml:space="preserve">    super(first, second);</w:t>
      </w:r>
    </w:p>
    <w:p w14:paraId="79E0552C" w14:textId="77777777" w:rsidR="00843780" w:rsidRPr="00EC76D5" w:rsidRDefault="00843780" w:rsidP="00843780">
      <w:pPr>
        <w:pStyle w:val="Code"/>
      </w:pPr>
      <w:r w:rsidRPr="00EC76D5">
        <w:t xml:space="preserve">    m_third = third;</w:t>
      </w:r>
    </w:p>
    <w:p w14:paraId="2E307392" w14:textId="77777777" w:rsidR="00843780" w:rsidRPr="00EC76D5" w:rsidRDefault="00843780" w:rsidP="00843780">
      <w:pPr>
        <w:pStyle w:val="Code"/>
      </w:pPr>
      <w:r w:rsidRPr="00EC76D5">
        <w:t xml:space="preserve">  }</w:t>
      </w:r>
    </w:p>
    <w:p w14:paraId="13CE61D0" w14:textId="77777777" w:rsidR="00843780" w:rsidRPr="00EC76D5" w:rsidRDefault="00843780" w:rsidP="00843780">
      <w:pPr>
        <w:pStyle w:val="Code"/>
      </w:pPr>
      <w:r w:rsidRPr="00EC76D5">
        <w:t xml:space="preserve">  </w:t>
      </w:r>
    </w:p>
    <w:p w14:paraId="6F8B1DC2" w14:textId="77777777" w:rsidR="00843780" w:rsidRPr="00EC76D5" w:rsidRDefault="00843780" w:rsidP="00843780">
      <w:pPr>
        <w:pStyle w:val="Code"/>
      </w:pPr>
      <w:r w:rsidRPr="00EC76D5">
        <w:t xml:space="preserve">  public ThirdType getThird() {</w:t>
      </w:r>
    </w:p>
    <w:p w14:paraId="47019A54" w14:textId="77777777" w:rsidR="00843780" w:rsidRPr="00EC76D5" w:rsidRDefault="00843780" w:rsidP="00843780">
      <w:pPr>
        <w:pStyle w:val="Code"/>
      </w:pPr>
      <w:r w:rsidRPr="00EC76D5">
        <w:t xml:space="preserve">    return m_third;</w:t>
      </w:r>
    </w:p>
    <w:p w14:paraId="238A764A" w14:textId="77777777" w:rsidR="00843780" w:rsidRPr="00EC76D5" w:rsidRDefault="00843780" w:rsidP="00843780">
      <w:pPr>
        <w:pStyle w:val="Code"/>
      </w:pPr>
      <w:r w:rsidRPr="00EC76D5">
        <w:t xml:space="preserve">  }</w:t>
      </w:r>
    </w:p>
    <w:p w14:paraId="11E8AC55" w14:textId="77777777" w:rsidR="00843780" w:rsidRPr="00EC76D5" w:rsidRDefault="00843780" w:rsidP="00843780">
      <w:pPr>
        <w:pStyle w:val="Code"/>
      </w:pPr>
      <w:r w:rsidRPr="00EC76D5">
        <w:t xml:space="preserve">  </w:t>
      </w:r>
    </w:p>
    <w:p w14:paraId="2627FC3E" w14:textId="77777777" w:rsidR="00843780" w:rsidRPr="00EC76D5" w:rsidRDefault="00843780" w:rsidP="00843780">
      <w:pPr>
        <w:pStyle w:val="Code"/>
      </w:pPr>
      <w:r w:rsidRPr="00EC76D5">
        <w:t xml:space="preserve">  public void setThird(ThirdType third) {</w:t>
      </w:r>
    </w:p>
    <w:p w14:paraId="67049550" w14:textId="77777777" w:rsidR="00843780" w:rsidRPr="00EC76D5" w:rsidRDefault="00843780" w:rsidP="00843780">
      <w:pPr>
        <w:pStyle w:val="Code"/>
      </w:pPr>
      <w:r w:rsidRPr="00EC76D5">
        <w:t xml:space="preserve">    m_third = third;</w:t>
      </w:r>
    </w:p>
    <w:p w14:paraId="35E10025" w14:textId="77777777" w:rsidR="00843780" w:rsidRPr="00EC76D5" w:rsidRDefault="00843780" w:rsidP="00843780">
      <w:pPr>
        <w:pStyle w:val="Code"/>
      </w:pPr>
      <w:r w:rsidRPr="00EC76D5">
        <w:t xml:space="preserve">  }</w:t>
      </w:r>
    </w:p>
    <w:p w14:paraId="13CF5C5E" w14:textId="77777777" w:rsidR="00843780" w:rsidRPr="00EC76D5" w:rsidRDefault="00843780" w:rsidP="00843780">
      <w:pPr>
        <w:pStyle w:val="Code"/>
      </w:pPr>
      <w:r w:rsidRPr="00EC76D5">
        <w:t xml:space="preserve">  </w:t>
      </w:r>
    </w:p>
    <w:p w14:paraId="15173C39" w14:textId="77777777" w:rsidR="00843780" w:rsidRPr="00EC76D5" w:rsidRDefault="00843780" w:rsidP="00843780">
      <w:pPr>
        <w:pStyle w:val="Code"/>
      </w:pPr>
      <w:r w:rsidRPr="00EC76D5">
        <w:t xml:space="preserve">  public boolean equals(Object object) {</w:t>
      </w:r>
    </w:p>
    <w:p w14:paraId="376E016B" w14:textId="77777777" w:rsidR="00843780" w:rsidRPr="00EC76D5" w:rsidRDefault="00843780" w:rsidP="00843780">
      <w:pPr>
        <w:pStyle w:val="Code"/>
      </w:pPr>
      <w:r w:rsidRPr="00EC76D5">
        <w:t xml:space="preserve">    if (object instanceof Triple) {</w:t>
      </w:r>
    </w:p>
    <w:p w14:paraId="12392DE1" w14:textId="77777777" w:rsidR="00843780" w:rsidRPr="00EC76D5" w:rsidRDefault="00843780" w:rsidP="00843780">
      <w:pPr>
        <w:pStyle w:val="Code"/>
      </w:pPr>
      <w:r w:rsidRPr="00EC76D5">
        <w:t xml:space="preserve">      Triple triple = (Triple) object;</w:t>
      </w:r>
    </w:p>
    <w:p w14:paraId="36A1D992" w14:textId="77777777" w:rsidR="00843780" w:rsidRPr="00EC76D5" w:rsidRDefault="00843780" w:rsidP="00843780">
      <w:pPr>
        <w:pStyle w:val="Code"/>
      </w:pPr>
      <w:r w:rsidRPr="00EC76D5">
        <w:t xml:space="preserve">      return super.equals((Pair) triple) &amp;&amp;</w:t>
      </w:r>
    </w:p>
    <w:p w14:paraId="7A247ECB" w14:textId="77777777" w:rsidR="00843780" w:rsidRPr="00EC76D5" w:rsidRDefault="00843780" w:rsidP="00843780">
      <w:pPr>
        <w:pStyle w:val="Code"/>
      </w:pPr>
      <w:r w:rsidRPr="00EC76D5">
        <w:lastRenderedPageBreak/>
        <w:t xml:space="preserve">             (((m_third == null) &amp;&amp; (triple.m_third == null)) ||</w:t>
      </w:r>
    </w:p>
    <w:p w14:paraId="652119E5" w14:textId="77777777" w:rsidR="00843780" w:rsidRPr="00EC76D5" w:rsidRDefault="00843780" w:rsidP="00843780">
      <w:pPr>
        <w:pStyle w:val="Code"/>
      </w:pPr>
      <w:r w:rsidRPr="00EC76D5">
        <w:t xml:space="preserve">              ((m_third != null) &amp;&amp; (triple.m_third != null) &amp;&amp;</w:t>
      </w:r>
    </w:p>
    <w:p w14:paraId="41EB529D" w14:textId="77777777" w:rsidR="00843780" w:rsidRPr="00EC76D5" w:rsidRDefault="00843780" w:rsidP="00843780">
      <w:pPr>
        <w:pStyle w:val="Code"/>
      </w:pPr>
      <w:r w:rsidRPr="00EC76D5">
        <w:t xml:space="preserve">               m_third.equals(triple.m_third)));</w:t>
      </w:r>
    </w:p>
    <w:p w14:paraId="7BCD2480" w14:textId="77777777" w:rsidR="00843780" w:rsidRPr="00EC76D5" w:rsidRDefault="00843780" w:rsidP="00843780">
      <w:pPr>
        <w:pStyle w:val="Code"/>
      </w:pPr>
      <w:r w:rsidRPr="00EC76D5">
        <w:t xml:space="preserve">    }</w:t>
      </w:r>
    </w:p>
    <w:p w14:paraId="07FE500B" w14:textId="77777777" w:rsidR="00843780" w:rsidRPr="00EC76D5" w:rsidRDefault="00843780" w:rsidP="00843780">
      <w:pPr>
        <w:pStyle w:val="Code"/>
      </w:pPr>
      <w:r w:rsidRPr="00EC76D5">
        <w:t xml:space="preserve">    </w:t>
      </w:r>
    </w:p>
    <w:p w14:paraId="42516E1E" w14:textId="77777777" w:rsidR="00843780" w:rsidRPr="00EC76D5" w:rsidRDefault="00843780" w:rsidP="00843780">
      <w:pPr>
        <w:pStyle w:val="Code"/>
      </w:pPr>
      <w:r w:rsidRPr="00EC76D5">
        <w:t xml:space="preserve">    return false;</w:t>
      </w:r>
    </w:p>
    <w:p w14:paraId="48FA509C" w14:textId="77777777" w:rsidR="00843780" w:rsidRPr="00EC76D5" w:rsidRDefault="00843780" w:rsidP="00843780">
      <w:pPr>
        <w:pStyle w:val="Code"/>
      </w:pPr>
      <w:r w:rsidRPr="00EC76D5">
        <w:t xml:space="preserve">  }</w:t>
      </w:r>
    </w:p>
    <w:p w14:paraId="443BF6FD" w14:textId="45F35719" w:rsidR="00843780" w:rsidRPr="00EC76D5" w:rsidRDefault="00843780" w:rsidP="00843780">
      <w:pPr>
        <w:pStyle w:val="Code"/>
      </w:pPr>
      <w:r w:rsidRPr="00EC76D5">
        <w:t>}</w:t>
      </w:r>
    </w:p>
    <w:p w14:paraId="1BCB0507" w14:textId="6DC54442" w:rsidR="004C5DAE" w:rsidRPr="00EC76D5" w:rsidRDefault="004C5DAE" w:rsidP="004C5DAE">
      <w:pPr>
        <w:pStyle w:val="Rubrik3"/>
      </w:pPr>
      <w:bookmarkStart w:id="5871" w:name="_Toc481936447"/>
      <w:r w:rsidRPr="00EC76D5">
        <w:t>Tuple</w:t>
      </w:r>
      <w:bookmarkEnd w:id="5871"/>
    </w:p>
    <w:p w14:paraId="568C991C" w14:textId="77777777" w:rsidR="00965D79" w:rsidRPr="00EC76D5" w:rsidRDefault="00965D79" w:rsidP="00965D79">
      <w:r w:rsidRPr="00EC76D5">
        <w:rPr>
          <w:rStyle w:val="CodeInText"/>
        </w:rPr>
        <w:t>Tuple</w:t>
      </w:r>
      <w:r w:rsidRPr="00EC76D5">
        <w:t xml:space="preserve"> is </w:t>
      </w:r>
      <w:r w:rsidR="00F81869" w:rsidRPr="00EC76D5">
        <w:t>a direct</w:t>
      </w:r>
      <w:r w:rsidRPr="00EC76D5">
        <w:t xml:space="preserve"> subclass of </w:t>
      </w:r>
      <w:r w:rsidRPr="00EC76D5">
        <w:rPr>
          <w:rStyle w:val="CodeInText"/>
        </w:rPr>
        <w:t>Triple</w:t>
      </w:r>
      <w:r w:rsidRPr="00EC76D5">
        <w:t>.</w:t>
      </w:r>
    </w:p>
    <w:p w14:paraId="699F7968" w14:textId="77777777" w:rsidR="008F1A15" w:rsidRPr="00EC76D5" w:rsidRDefault="008F1A15" w:rsidP="008F1A15">
      <w:pPr>
        <w:pStyle w:val="CodeListing"/>
      </w:pPr>
      <w:r w:rsidRPr="00EC76D5">
        <w:t>Tuple.java</w:t>
      </w:r>
    </w:p>
    <w:p w14:paraId="58B2BB3C" w14:textId="77777777" w:rsidR="008F1A15" w:rsidRPr="00EC76D5" w:rsidRDefault="008F1A15" w:rsidP="008F1A15">
      <w:pPr>
        <w:pStyle w:val="Code"/>
      </w:pPr>
      <w:r w:rsidRPr="00EC76D5">
        <w:t>package c_compiler;</w:t>
      </w:r>
    </w:p>
    <w:p w14:paraId="5BC5CB5B" w14:textId="77777777" w:rsidR="008F1A15" w:rsidRPr="00EC76D5" w:rsidRDefault="008F1A15" w:rsidP="008F1A15">
      <w:pPr>
        <w:pStyle w:val="Code"/>
      </w:pPr>
    </w:p>
    <w:p w14:paraId="4E1744BD" w14:textId="77777777" w:rsidR="008F1A15" w:rsidRPr="00EC76D5" w:rsidRDefault="008F1A15" w:rsidP="008F1A15">
      <w:pPr>
        <w:pStyle w:val="Code"/>
      </w:pPr>
      <w:r w:rsidRPr="00EC76D5">
        <w:t>public class Tuple&lt;FirstType,SecondType,ThirdType,FourthType&gt;</w:t>
      </w:r>
    </w:p>
    <w:p w14:paraId="6DB4E8F7" w14:textId="77777777" w:rsidR="008F1A15" w:rsidRPr="00EC76D5" w:rsidRDefault="008F1A15" w:rsidP="008F1A15">
      <w:pPr>
        <w:pStyle w:val="Code"/>
      </w:pPr>
      <w:r w:rsidRPr="00EC76D5">
        <w:t xml:space="preserve">             extends Triple&lt;FirstType,SecondType,ThirdType&gt; {</w:t>
      </w:r>
    </w:p>
    <w:p w14:paraId="505A318F" w14:textId="77777777" w:rsidR="008F1A15" w:rsidRPr="00EC76D5" w:rsidRDefault="008F1A15" w:rsidP="008F1A15">
      <w:pPr>
        <w:pStyle w:val="Code"/>
      </w:pPr>
      <w:r w:rsidRPr="00EC76D5">
        <w:t xml:space="preserve">  private FourthType m_fourth;</w:t>
      </w:r>
    </w:p>
    <w:p w14:paraId="2F2C0F18" w14:textId="77777777" w:rsidR="008F1A15" w:rsidRPr="00EC76D5" w:rsidRDefault="008F1A15" w:rsidP="008F1A15">
      <w:pPr>
        <w:pStyle w:val="Code"/>
      </w:pPr>
    </w:p>
    <w:p w14:paraId="484BE4E2" w14:textId="77777777" w:rsidR="008F1A15" w:rsidRPr="00EC76D5" w:rsidRDefault="008F1A15" w:rsidP="008F1A15">
      <w:pPr>
        <w:pStyle w:val="Code"/>
      </w:pPr>
      <w:r w:rsidRPr="00EC76D5">
        <w:t xml:space="preserve">  public Tuple(FirstType first, SecondType second,</w:t>
      </w:r>
    </w:p>
    <w:p w14:paraId="229891CA" w14:textId="77777777" w:rsidR="008F1A15" w:rsidRPr="00EC76D5" w:rsidRDefault="008F1A15" w:rsidP="008F1A15">
      <w:pPr>
        <w:pStyle w:val="Code"/>
      </w:pPr>
      <w:r w:rsidRPr="00EC76D5">
        <w:t xml:space="preserve">               ThirdType third, FourthType fourth) {</w:t>
      </w:r>
    </w:p>
    <w:p w14:paraId="521DA422" w14:textId="77777777" w:rsidR="008F1A15" w:rsidRPr="00EC76D5" w:rsidRDefault="008F1A15" w:rsidP="008F1A15">
      <w:pPr>
        <w:pStyle w:val="Code"/>
      </w:pPr>
      <w:r w:rsidRPr="00EC76D5">
        <w:t xml:space="preserve">    super(first, second, third);</w:t>
      </w:r>
    </w:p>
    <w:p w14:paraId="562E9D91" w14:textId="77777777" w:rsidR="008F1A15" w:rsidRPr="00EC76D5" w:rsidRDefault="008F1A15" w:rsidP="008F1A15">
      <w:pPr>
        <w:pStyle w:val="Code"/>
      </w:pPr>
      <w:r w:rsidRPr="00EC76D5">
        <w:t xml:space="preserve">    m_fourth = fourth;</w:t>
      </w:r>
    </w:p>
    <w:p w14:paraId="555FAF1F" w14:textId="77777777" w:rsidR="008F1A15" w:rsidRPr="00EC76D5" w:rsidRDefault="008F1A15" w:rsidP="008F1A15">
      <w:pPr>
        <w:pStyle w:val="Code"/>
      </w:pPr>
      <w:r w:rsidRPr="00EC76D5">
        <w:t xml:space="preserve">  }</w:t>
      </w:r>
    </w:p>
    <w:p w14:paraId="52CE243C" w14:textId="77777777" w:rsidR="008F1A15" w:rsidRPr="00EC76D5" w:rsidRDefault="008F1A15" w:rsidP="008F1A15">
      <w:pPr>
        <w:pStyle w:val="Code"/>
      </w:pPr>
      <w:r w:rsidRPr="00EC76D5">
        <w:t xml:space="preserve">  </w:t>
      </w:r>
    </w:p>
    <w:p w14:paraId="4950E1D2" w14:textId="77777777" w:rsidR="008F1A15" w:rsidRPr="00EC76D5" w:rsidRDefault="008F1A15" w:rsidP="008F1A15">
      <w:pPr>
        <w:pStyle w:val="Code"/>
      </w:pPr>
      <w:r w:rsidRPr="00EC76D5">
        <w:t xml:space="preserve">  public FourthType getFourth() {</w:t>
      </w:r>
    </w:p>
    <w:p w14:paraId="3EF40ED4" w14:textId="77777777" w:rsidR="008F1A15" w:rsidRPr="00EC76D5" w:rsidRDefault="008F1A15" w:rsidP="008F1A15">
      <w:pPr>
        <w:pStyle w:val="Code"/>
      </w:pPr>
      <w:r w:rsidRPr="00EC76D5">
        <w:t xml:space="preserve">    return m_fourth;</w:t>
      </w:r>
    </w:p>
    <w:p w14:paraId="33E9B72E" w14:textId="77777777" w:rsidR="008F1A15" w:rsidRPr="00EC76D5" w:rsidRDefault="008F1A15" w:rsidP="008F1A15">
      <w:pPr>
        <w:pStyle w:val="Code"/>
      </w:pPr>
      <w:r w:rsidRPr="00EC76D5">
        <w:t xml:space="preserve">  }</w:t>
      </w:r>
    </w:p>
    <w:p w14:paraId="28252339" w14:textId="77777777" w:rsidR="008F1A15" w:rsidRPr="00EC76D5" w:rsidRDefault="008F1A15" w:rsidP="008F1A15">
      <w:pPr>
        <w:pStyle w:val="Code"/>
      </w:pPr>
      <w:r w:rsidRPr="00EC76D5">
        <w:t xml:space="preserve">  </w:t>
      </w:r>
    </w:p>
    <w:p w14:paraId="33C50E6F" w14:textId="77777777" w:rsidR="008F1A15" w:rsidRPr="00EC76D5" w:rsidRDefault="008F1A15" w:rsidP="008F1A15">
      <w:pPr>
        <w:pStyle w:val="Code"/>
      </w:pPr>
      <w:r w:rsidRPr="00EC76D5">
        <w:t xml:space="preserve">  public boolean equals(Object object) {</w:t>
      </w:r>
    </w:p>
    <w:p w14:paraId="29C7922A" w14:textId="77777777" w:rsidR="008F1A15" w:rsidRPr="00EC76D5" w:rsidRDefault="008F1A15" w:rsidP="008F1A15">
      <w:pPr>
        <w:pStyle w:val="Code"/>
      </w:pPr>
      <w:r w:rsidRPr="00EC76D5">
        <w:t xml:space="preserve">    if (object instanceof Tuple) {</w:t>
      </w:r>
    </w:p>
    <w:p w14:paraId="683F26ED" w14:textId="77777777" w:rsidR="008F1A15" w:rsidRPr="00EC76D5" w:rsidRDefault="008F1A15" w:rsidP="008F1A15">
      <w:pPr>
        <w:pStyle w:val="Code"/>
      </w:pPr>
      <w:r w:rsidRPr="00EC76D5">
        <w:t xml:space="preserve">      Tuple tuple = (Tuple) object;</w:t>
      </w:r>
    </w:p>
    <w:p w14:paraId="59C551D9" w14:textId="77777777" w:rsidR="008F1A15" w:rsidRPr="00EC76D5" w:rsidRDefault="008F1A15" w:rsidP="008F1A15">
      <w:pPr>
        <w:pStyle w:val="Code"/>
      </w:pPr>
      <w:r w:rsidRPr="00EC76D5">
        <w:t xml:space="preserve">      return super.equals((Triple) tuple) &amp;&amp;</w:t>
      </w:r>
    </w:p>
    <w:p w14:paraId="01E1E66D" w14:textId="77777777" w:rsidR="008F1A15" w:rsidRPr="00EC76D5" w:rsidRDefault="008F1A15" w:rsidP="008F1A15">
      <w:pPr>
        <w:pStyle w:val="Code"/>
      </w:pPr>
      <w:r w:rsidRPr="00EC76D5">
        <w:t xml:space="preserve">             (((m_fourth == null) &amp;&amp; (tuple.m_fourth == null)) ||</w:t>
      </w:r>
    </w:p>
    <w:p w14:paraId="525188FC" w14:textId="77777777" w:rsidR="008F1A15" w:rsidRPr="00EC76D5" w:rsidRDefault="008F1A15" w:rsidP="008F1A15">
      <w:pPr>
        <w:pStyle w:val="Code"/>
      </w:pPr>
      <w:r w:rsidRPr="00EC76D5">
        <w:t xml:space="preserve">              ((m_fourth != null) &amp;&amp; (tuple.m_fourth != null) &amp;&amp;</w:t>
      </w:r>
    </w:p>
    <w:p w14:paraId="1D011DE4" w14:textId="77777777" w:rsidR="008F1A15" w:rsidRPr="00EC76D5" w:rsidRDefault="008F1A15" w:rsidP="008F1A15">
      <w:pPr>
        <w:pStyle w:val="Code"/>
      </w:pPr>
      <w:r w:rsidRPr="00EC76D5">
        <w:t xml:space="preserve">              m_fourth.equals(tuple.m_fourth)));</w:t>
      </w:r>
    </w:p>
    <w:p w14:paraId="4EE48559" w14:textId="77777777" w:rsidR="008F1A15" w:rsidRPr="00EC76D5" w:rsidRDefault="008F1A15" w:rsidP="008F1A15">
      <w:pPr>
        <w:pStyle w:val="Code"/>
      </w:pPr>
      <w:r w:rsidRPr="00EC76D5">
        <w:t xml:space="preserve">    }</w:t>
      </w:r>
    </w:p>
    <w:p w14:paraId="2FDC9926" w14:textId="77777777" w:rsidR="008F1A15" w:rsidRPr="00EC76D5" w:rsidRDefault="008F1A15" w:rsidP="008F1A15">
      <w:pPr>
        <w:pStyle w:val="Code"/>
      </w:pPr>
      <w:r w:rsidRPr="00EC76D5">
        <w:t xml:space="preserve">    </w:t>
      </w:r>
    </w:p>
    <w:p w14:paraId="3CEC1D46" w14:textId="77777777" w:rsidR="008F1A15" w:rsidRPr="00EC76D5" w:rsidRDefault="008F1A15" w:rsidP="008F1A15">
      <w:pPr>
        <w:pStyle w:val="Code"/>
      </w:pPr>
      <w:r w:rsidRPr="00EC76D5">
        <w:t xml:space="preserve">    return false;</w:t>
      </w:r>
    </w:p>
    <w:p w14:paraId="492BD16F" w14:textId="77777777" w:rsidR="008F1A15" w:rsidRPr="00EC76D5" w:rsidRDefault="008F1A15" w:rsidP="008F1A15">
      <w:pPr>
        <w:pStyle w:val="Code"/>
      </w:pPr>
      <w:r w:rsidRPr="00EC76D5">
        <w:t xml:space="preserve">  }</w:t>
      </w:r>
    </w:p>
    <w:p w14:paraId="366F9E5A" w14:textId="310E6259" w:rsidR="004C5DAE" w:rsidRPr="00EC76D5" w:rsidRDefault="008F1A15" w:rsidP="008F1A15">
      <w:pPr>
        <w:pStyle w:val="Code"/>
      </w:pPr>
      <w:r w:rsidRPr="00EC76D5">
        <w:t>}</w:t>
      </w:r>
      <w:r w:rsidR="004C5DAE" w:rsidRPr="00EC76D5">
        <w:t xml:space="preserve"> </w:t>
      </w:r>
    </w:p>
    <w:p w14:paraId="731AABE6" w14:textId="501D8BC4" w:rsidR="004C5DAE" w:rsidRPr="00EC76D5" w:rsidRDefault="003F2FE3" w:rsidP="004C5DAE">
      <w:pPr>
        <w:pStyle w:val="Rubrik2"/>
      </w:pPr>
      <w:bookmarkStart w:id="5872" w:name="_Toc481936448"/>
      <w:r w:rsidRPr="00EC76D5">
        <w:t xml:space="preserve">Undirected </w:t>
      </w:r>
      <w:r w:rsidR="004C5DAE" w:rsidRPr="00EC76D5">
        <w:t>Graph</w:t>
      </w:r>
      <w:bookmarkEnd w:id="5872"/>
    </w:p>
    <w:p w14:paraId="61418226" w14:textId="77777777" w:rsidR="00917B98" w:rsidRPr="00EC76D5" w:rsidRDefault="00917B98" w:rsidP="00917B98">
      <w:r w:rsidRPr="00EC76D5">
        <w:t xml:space="preserve">Graph </w:t>
      </w:r>
      <w:r w:rsidR="001A17D0" w:rsidRPr="00EC76D5">
        <w:t>implements a general unordered graph.</w:t>
      </w:r>
      <w:r w:rsidR="00FC219C" w:rsidRPr="00EC76D5">
        <w:t xml:space="preserve"> It holds of set of </w:t>
      </w:r>
      <w:r w:rsidR="00D63F32" w:rsidRPr="00EC76D5">
        <w:t>vertices</w:t>
      </w:r>
      <w:r w:rsidR="00FC219C" w:rsidRPr="00EC76D5">
        <w:t xml:space="preserve"> and a set of edges.</w:t>
      </w:r>
    </w:p>
    <w:p w14:paraId="292AE5B7" w14:textId="77777777" w:rsidR="004C5DAE" w:rsidRPr="00EC76D5" w:rsidRDefault="004C5DAE" w:rsidP="004C5DAE">
      <w:pPr>
        <w:pStyle w:val="CodeHeader"/>
      </w:pPr>
      <w:r w:rsidRPr="00EC76D5">
        <w:t>Graph.java</w:t>
      </w:r>
    </w:p>
    <w:p w14:paraId="64110486" w14:textId="77777777" w:rsidR="00A67F9A" w:rsidRPr="00EC76D5" w:rsidRDefault="00A67F9A" w:rsidP="00A67F9A">
      <w:pPr>
        <w:pStyle w:val="Code"/>
      </w:pPr>
      <w:r w:rsidRPr="00EC76D5">
        <w:t>package c_compiler;</w:t>
      </w:r>
    </w:p>
    <w:p w14:paraId="7BE77493" w14:textId="77777777" w:rsidR="00A67F9A" w:rsidRPr="00EC76D5" w:rsidRDefault="00A67F9A" w:rsidP="00A67F9A">
      <w:pPr>
        <w:pStyle w:val="Code"/>
      </w:pPr>
      <w:r w:rsidRPr="00EC76D5">
        <w:t>import java.util.*;</w:t>
      </w:r>
    </w:p>
    <w:p w14:paraId="79701AD1" w14:textId="77777777" w:rsidR="00A67F9A" w:rsidRPr="00EC76D5" w:rsidRDefault="00A67F9A" w:rsidP="00A67F9A">
      <w:pPr>
        <w:pStyle w:val="Code"/>
      </w:pPr>
    </w:p>
    <w:p w14:paraId="5CC1C806" w14:textId="77777777" w:rsidR="00A67F9A" w:rsidRPr="00EC76D5" w:rsidRDefault="00A67F9A" w:rsidP="00A67F9A">
      <w:pPr>
        <w:pStyle w:val="Code"/>
      </w:pPr>
      <w:r w:rsidRPr="00EC76D5">
        <w:t>public class Graph&lt;VertexType&gt; {</w:t>
      </w:r>
    </w:p>
    <w:p w14:paraId="11237103" w14:textId="77777777" w:rsidR="00A67F9A" w:rsidRPr="00EC76D5" w:rsidRDefault="00A67F9A" w:rsidP="00A67F9A">
      <w:pPr>
        <w:pStyle w:val="Code"/>
      </w:pPr>
      <w:r w:rsidRPr="00EC76D5">
        <w:t xml:space="preserve">  private Set&lt;VertexType&gt; m_vertexSet = new ListSet&lt;&gt;();</w:t>
      </w:r>
    </w:p>
    <w:p w14:paraId="17B349F9" w14:textId="77777777" w:rsidR="00A67F9A" w:rsidRPr="00EC76D5" w:rsidRDefault="00A67F9A" w:rsidP="00A67F9A">
      <w:pPr>
        <w:pStyle w:val="Code"/>
      </w:pPr>
      <w:r w:rsidRPr="00EC76D5">
        <w:t xml:space="preserve">  private Set&lt;UnorderedPair&lt;VertexType,VertexType&gt;&gt; m_edgeSet = new ListSet&lt;&gt;();</w:t>
      </w:r>
    </w:p>
    <w:p w14:paraId="54298CAE" w14:textId="77777777" w:rsidR="00A67F9A" w:rsidRPr="00EC76D5" w:rsidRDefault="00A67F9A" w:rsidP="00A67F9A">
      <w:pPr>
        <w:pStyle w:val="Code"/>
      </w:pPr>
    </w:p>
    <w:p w14:paraId="5906C407" w14:textId="77777777" w:rsidR="00A67F9A" w:rsidRPr="00EC76D5" w:rsidRDefault="00A67F9A" w:rsidP="00A67F9A">
      <w:pPr>
        <w:pStyle w:val="Code"/>
      </w:pPr>
      <w:r w:rsidRPr="00EC76D5">
        <w:t xml:space="preserve">  public Graph() {</w:t>
      </w:r>
    </w:p>
    <w:p w14:paraId="739B320E" w14:textId="77777777" w:rsidR="00A67F9A" w:rsidRPr="00EC76D5" w:rsidRDefault="00A67F9A" w:rsidP="00A67F9A">
      <w:pPr>
        <w:pStyle w:val="Code"/>
      </w:pPr>
      <w:r w:rsidRPr="00EC76D5">
        <w:lastRenderedPageBreak/>
        <w:t xml:space="preserve">    m_vertexSet = new ListSet&lt;&gt;();</w:t>
      </w:r>
    </w:p>
    <w:p w14:paraId="23DC4A69" w14:textId="77777777" w:rsidR="00A67F9A" w:rsidRPr="00EC76D5" w:rsidRDefault="00A67F9A" w:rsidP="00A67F9A">
      <w:pPr>
        <w:pStyle w:val="Code"/>
      </w:pPr>
      <w:r w:rsidRPr="00EC76D5">
        <w:t xml:space="preserve">    m_edgeSet = new ListSet&lt;&gt;();</w:t>
      </w:r>
    </w:p>
    <w:p w14:paraId="551F536B" w14:textId="77777777" w:rsidR="00A67F9A" w:rsidRPr="00EC76D5" w:rsidRDefault="00A67F9A" w:rsidP="00A67F9A">
      <w:pPr>
        <w:pStyle w:val="Code"/>
      </w:pPr>
      <w:r w:rsidRPr="00EC76D5">
        <w:t xml:space="preserve">  }</w:t>
      </w:r>
    </w:p>
    <w:p w14:paraId="2DD00F55" w14:textId="77777777" w:rsidR="00A67F9A" w:rsidRPr="00EC76D5" w:rsidRDefault="00A67F9A" w:rsidP="00A67F9A">
      <w:pPr>
        <w:pStyle w:val="Code"/>
      </w:pPr>
      <w:r w:rsidRPr="00EC76D5">
        <w:t xml:space="preserve">  </w:t>
      </w:r>
    </w:p>
    <w:p w14:paraId="21E8F317" w14:textId="77777777" w:rsidR="00A67F9A" w:rsidRPr="00EC76D5" w:rsidRDefault="00A67F9A" w:rsidP="00A67F9A">
      <w:pPr>
        <w:pStyle w:val="Code"/>
      </w:pPr>
      <w:r w:rsidRPr="00EC76D5">
        <w:t xml:space="preserve">  public Graph(Set&lt;VertexType&gt; vertexSet) {</w:t>
      </w:r>
    </w:p>
    <w:p w14:paraId="00C29094" w14:textId="77777777" w:rsidR="00A67F9A" w:rsidRPr="00EC76D5" w:rsidRDefault="00A67F9A" w:rsidP="00A67F9A">
      <w:pPr>
        <w:pStyle w:val="Code"/>
      </w:pPr>
      <w:r w:rsidRPr="00EC76D5">
        <w:t xml:space="preserve">    m_vertexSet = vertexSet;</w:t>
      </w:r>
    </w:p>
    <w:p w14:paraId="43311B5D" w14:textId="77777777" w:rsidR="00A67F9A" w:rsidRPr="00EC76D5" w:rsidRDefault="00A67F9A" w:rsidP="00A67F9A">
      <w:pPr>
        <w:pStyle w:val="Code"/>
      </w:pPr>
      <w:r w:rsidRPr="00EC76D5">
        <w:t xml:space="preserve">    m_edgeSet = new ListSet&lt;&gt;();</w:t>
      </w:r>
    </w:p>
    <w:p w14:paraId="4DF38EF6" w14:textId="77777777" w:rsidR="00A67F9A" w:rsidRPr="00EC76D5" w:rsidRDefault="00A67F9A" w:rsidP="00A67F9A">
      <w:pPr>
        <w:pStyle w:val="Code"/>
      </w:pPr>
      <w:r w:rsidRPr="00EC76D5">
        <w:t xml:space="preserve">  }</w:t>
      </w:r>
    </w:p>
    <w:p w14:paraId="13C03FF2" w14:textId="77777777" w:rsidR="00A67F9A" w:rsidRPr="00EC76D5" w:rsidRDefault="00A67F9A" w:rsidP="00A67F9A">
      <w:pPr>
        <w:pStyle w:val="Code"/>
      </w:pPr>
    </w:p>
    <w:p w14:paraId="5161F2D1" w14:textId="77777777" w:rsidR="00A67F9A" w:rsidRPr="00EC76D5" w:rsidRDefault="00A67F9A" w:rsidP="00A67F9A">
      <w:pPr>
        <w:pStyle w:val="Code"/>
      </w:pPr>
      <w:r w:rsidRPr="00EC76D5">
        <w:t xml:space="preserve">  public Graph(Set&lt;VertexType&gt; vertexSet,</w:t>
      </w:r>
    </w:p>
    <w:p w14:paraId="35AD15D7" w14:textId="77777777" w:rsidR="00A67F9A" w:rsidRPr="00EC76D5" w:rsidRDefault="00A67F9A" w:rsidP="00A67F9A">
      <w:pPr>
        <w:pStyle w:val="Code"/>
      </w:pPr>
      <w:r w:rsidRPr="00EC76D5">
        <w:t xml:space="preserve">               Set&lt;UnorderedPair&lt;VertexType,VertexType&gt;&gt; edgeSet) {</w:t>
      </w:r>
    </w:p>
    <w:p w14:paraId="4C2BB1BF" w14:textId="77777777" w:rsidR="00A67F9A" w:rsidRPr="00EC76D5" w:rsidRDefault="00A67F9A" w:rsidP="00A67F9A">
      <w:pPr>
        <w:pStyle w:val="Code"/>
      </w:pPr>
      <w:r w:rsidRPr="00EC76D5">
        <w:t xml:space="preserve">    m_vertexSet = vertexSet;</w:t>
      </w:r>
    </w:p>
    <w:p w14:paraId="434EC1A8" w14:textId="77777777" w:rsidR="00A67F9A" w:rsidRPr="00EC76D5" w:rsidRDefault="00A67F9A" w:rsidP="00A67F9A">
      <w:pPr>
        <w:pStyle w:val="Code"/>
      </w:pPr>
      <w:r w:rsidRPr="00EC76D5">
        <w:t xml:space="preserve">    m_edgeSet = edgeSet;</w:t>
      </w:r>
    </w:p>
    <w:p w14:paraId="3F6818A2" w14:textId="77777777" w:rsidR="00A67F9A" w:rsidRPr="00EC76D5" w:rsidRDefault="00A67F9A" w:rsidP="00A67F9A">
      <w:pPr>
        <w:pStyle w:val="Code"/>
      </w:pPr>
      <w:r w:rsidRPr="00EC76D5">
        <w:t xml:space="preserve">  }</w:t>
      </w:r>
    </w:p>
    <w:p w14:paraId="1785C716" w14:textId="77777777" w:rsidR="00A67F9A" w:rsidRPr="00EC76D5" w:rsidRDefault="00A67F9A" w:rsidP="00A67F9A">
      <w:pPr>
        <w:pStyle w:val="Code"/>
      </w:pPr>
    </w:p>
    <w:p w14:paraId="02334E5E" w14:textId="77777777" w:rsidR="00A67F9A" w:rsidRPr="00EC76D5" w:rsidRDefault="00A67F9A" w:rsidP="00466918">
      <w:pPr>
        <w:pStyle w:val="Code"/>
      </w:pPr>
      <w:r w:rsidRPr="00EC76D5">
        <w:t xml:space="preserve">  public Set&lt;VertexType&gt; getVertexSet() {</w:t>
      </w:r>
    </w:p>
    <w:p w14:paraId="0552288B" w14:textId="77777777" w:rsidR="00A67F9A" w:rsidRPr="00EC76D5" w:rsidRDefault="00A67F9A" w:rsidP="00466918">
      <w:pPr>
        <w:pStyle w:val="Code"/>
      </w:pPr>
      <w:r w:rsidRPr="00EC76D5">
        <w:t xml:space="preserve">    return m_vertexSet;</w:t>
      </w:r>
    </w:p>
    <w:p w14:paraId="685356A5" w14:textId="3BEA1F69" w:rsidR="00A67F9A" w:rsidRPr="00EC76D5" w:rsidRDefault="00A67F9A" w:rsidP="00466918">
      <w:pPr>
        <w:pStyle w:val="Code"/>
      </w:pPr>
      <w:r w:rsidRPr="00EC76D5">
        <w:t xml:space="preserve">  }</w:t>
      </w:r>
    </w:p>
    <w:p w14:paraId="30EBBF65" w14:textId="77777777" w:rsidR="000942C4" w:rsidRPr="00EC76D5" w:rsidRDefault="000942C4" w:rsidP="00466918">
      <w:pPr>
        <w:pStyle w:val="Code"/>
      </w:pPr>
    </w:p>
    <w:p w14:paraId="68C17799" w14:textId="187739A9" w:rsidR="00466918" w:rsidRPr="00EC76D5" w:rsidRDefault="00466918" w:rsidP="00466918">
      <w:pPr>
        <w:pStyle w:val="Code"/>
      </w:pPr>
      <w:r w:rsidRPr="00EC76D5">
        <w:t xml:space="preserve">  public Set&lt;UnorderedPair&lt;VertexType,VertexType&gt;&gt; getEdgeSet() {</w:t>
      </w:r>
    </w:p>
    <w:p w14:paraId="61162290" w14:textId="77777777" w:rsidR="00466918" w:rsidRPr="00EC76D5" w:rsidRDefault="00466918" w:rsidP="00466918">
      <w:pPr>
        <w:pStyle w:val="Code"/>
      </w:pPr>
      <w:r w:rsidRPr="00EC76D5">
        <w:t xml:space="preserve">    return m_edgeSet;</w:t>
      </w:r>
    </w:p>
    <w:p w14:paraId="2938E36D" w14:textId="77777777" w:rsidR="00466918" w:rsidRPr="00EC76D5" w:rsidRDefault="00466918" w:rsidP="00466918">
      <w:pPr>
        <w:pStyle w:val="Code"/>
      </w:pPr>
      <w:r w:rsidRPr="00EC76D5">
        <w:t xml:space="preserve">  }</w:t>
      </w:r>
    </w:p>
    <w:p w14:paraId="09CE20BA" w14:textId="00EEE853" w:rsidR="004C5DAE" w:rsidRPr="00EC76D5" w:rsidRDefault="00E91806" w:rsidP="00E91806">
      <w:r w:rsidRPr="00EC76D5">
        <w:t xml:space="preserve">The </w:t>
      </w:r>
      <w:r w:rsidRPr="00EC76D5">
        <w:rPr>
          <w:rStyle w:val="CodeInText"/>
        </w:rPr>
        <w:t>neighbourSet</w:t>
      </w:r>
      <w:r w:rsidRPr="00EC76D5">
        <w:t xml:space="preserve"> method goes through all edges and add each found neighbor to the vertex.</w:t>
      </w:r>
    </w:p>
    <w:p w14:paraId="153FD9A8" w14:textId="77777777" w:rsidR="000942C4" w:rsidRPr="00EC76D5" w:rsidRDefault="000942C4" w:rsidP="000942C4">
      <w:pPr>
        <w:pStyle w:val="Code"/>
      </w:pPr>
      <w:r w:rsidRPr="00EC76D5">
        <w:t xml:space="preserve">  public Set&lt;VertexType&gt; getNeighbourSet(VertexType vertex) {</w:t>
      </w:r>
    </w:p>
    <w:p w14:paraId="4D8DB80E" w14:textId="77777777" w:rsidR="000942C4" w:rsidRPr="00EC76D5" w:rsidRDefault="000942C4" w:rsidP="000942C4">
      <w:pPr>
        <w:pStyle w:val="Code"/>
      </w:pPr>
      <w:r w:rsidRPr="00EC76D5">
        <w:t xml:space="preserve">    Set&lt;VertexType&gt; neighbourSet = new ListSet&lt;&gt;();</w:t>
      </w:r>
    </w:p>
    <w:p w14:paraId="50DAC980" w14:textId="77777777" w:rsidR="000942C4" w:rsidRPr="00EC76D5" w:rsidRDefault="000942C4" w:rsidP="000942C4">
      <w:pPr>
        <w:pStyle w:val="Code"/>
      </w:pPr>
      <w:r w:rsidRPr="00EC76D5">
        <w:t xml:space="preserve">    </w:t>
      </w:r>
    </w:p>
    <w:p w14:paraId="74711A39" w14:textId="77777777" w:rsidR="000942C4" w:rsidRPr="00EC76D5" w:rsidRDefault="000942C4" w:rsidP="000942C4">
      <w:pPr>
        <w:pStyle w:val="Code"/>
      </w:pPr>
      <w:r w:rsidRPr="00EC76D5">
        <w:t xml:space="preserve">    for (UnorderedPair&lt;VertexType,VertexType&gt; edge : m_edgeSet) {</w:t>
      </w:r>
    </w:p>
    <w:p w14:paraId="3207FE09" w14:textId="77777777" w:rsidR="000942C4" w:rsidRPr="00EC76D5" w:rsidRDefault="000942C4" w:rsidP="000942C4">
      <w:pPr>
        <w:pStyle w:val="Code"/>
      </w:pPr>
      <w:r w:rsidRPr="00EC76D5">
        <w:t xml:space="preserve">      if (edge.getFirst() == vertex) {</w:t>
      </w:r>
    </w:p>
    <w:p w14:paraId="77A96686" w14:textId="77777777" w:rsidR="000942C4" w:rsidRPr="00EC76D5" w:rsidRDefault="000942C4" w:rsidP="000942C4">
      <w:pPr>
        <w:pStyle w:val="Code"/>
      </w:pPr>
      <w:r w:rsidRPr="00EC76D5">
        <w:t xml:space="preserve">        neighbourSet.add(edge.getSecond());</w:t>
      </w:r>
    </w:p>
    <w:p w14:paraId="38CF18EB" w14:textId="77777777" w:rsidR="000942C4" w:rsidRPr="00EC76D5" w:rsidRDefault="000942C4" w:rsidP="000942C4">
      <w:pPr>
        <w:pStyle w:val="Code"/>
      </w:pPr>
      <w:r w:rsidRPr="00EC76D5">
        <w:t xml:space="preserve">      }</w:t>
      </w:r>
    </w:p>
    <w:p w14:paraId="7BFBBB1F" w14:textId="77777777" w:rsidR="000942C4" w:rsidRPr="00EC76D5" w:rsidRDefault="000942C4" w:rsidP="000942C4">
      <w:pPr>
        <w:pStyle w:val="Code"/>
      </w:pPr>
      <w:r w:rsidRPr="00EC76D5">
        <w:t xml:space="preserve">      </w:t>
      </w:r>
    </w:p>
    <w:p w14:paraId="0346869B" w14:textId="77777777" w:rsidR="000942C4" w:rsidRPr="00EC76D5" w:rsidRDefault="000942C4" w:rsidP="000942C4">
      <w:pPr>
        <w:pStyle w:val="Code"/>
      </w:pPr>
      <w:r w:rsidRPr="00EC76D5">
        <w:t xml:space="preserve">      if (edge.getSecond() == vertex) {</w:t>
      </w:r>
    </w:p>
    <w:p w14:paraId="43A6A2FA" w14:textId="77777777" w:rsidR="000942C4" w:rsidRPr="00EC76D5" w:rsidRDefault="000942C4" w:rsidP="000942C4">
      <w:pPr>
        <w:pStyle w:val="Code"/>
      </w:pPr>
      <w:r w:rsidRPr="00EC76D5">
        <w:t xml:space="preserve">        neighbourSet.add(edge.getFirst());</w:t>
      </w:r>
    </w:p>
    <w:p w14:paraId="6AC73347" w14:textId="77777777" w:rsidR="000942C4" w:rsidRPr="00EC76D5" w:rsidRDefault="000942C4" w:rsidP="000942C4">
      <w:pPr>
        <w:pStyle w:val="Code"/>
      </w:pPr>
      <w:r w:rsidRPr="00EC76D5">
        <w:t xml:space="preserve">      }      </w:t>
      </w:r>
    </w:p>
    <w:p w14:paraId="77070F32" w14:textId="77777777" w:rsidR="000942C4" w:rsidRPr="00EC76D5" w:rsidRDefault="000942C4" w:rsidP="000942C4">
      <w:pPr>
        <w:pStyle w:val="Code"/>
      </w:pPr>
      <w:r w:rsidRPr="00EC76D5">
        <w:t xml:space="preserve">    }</w:t>
      </w:r>
    </w:p>
    <w:p w14:paraId="64DEDA49" w14:textId="77777777" w:rsidR="000942C4" w:rsidRPr="00EC76D5" w:rsidRDefault="000942C4" w:rsidP="000942C4">
      <w:pPr>
        <w:pStyle w:val="Code"/>
      </w:pPr>
      <w:r w:rsidRPr="00EC76D5">
        <w:t xml:space="preserve">    </w:t>
      </w:r>
    </w:p>
    <w:p w14:paraId="54691CBA" w14:textId="77777777" w:rsidR="000942C4" w:rsidRPr="00EC76D5" w:rsidRDefault="000942C4" w:rsidP="000942C4">
      <w:pPr>
        <w:pStyle w:val="Code"/>
      </w:pPr>
      <w:r w:rsidRPr="00EC76D5">
        <w:t xml:space="preserve">    return neighbourSet;</w:t>
      </w:r>
    </w:p>
    <w:p w14:paraId="34A03E4C" w14:textId="5F7FEF39" w:rsidR="004C5DAE" w:rsidRPr="00EC76D5" w:rsidRDefault="000942C4" w:rsidP="000942C4">
      <w:pPr>
        <w:pStyle w:val="Code"/>
      </w:pPr>
      <w:r w:rsidRPr="00EC76D5">
        <w:t xml:space="preserve">  }</w:t>
      </w:r>
    </w:p>
    <w:p w14:paraId="0282A75B" w14:textId="3FD542B3" w:rsidR="004C5DAE" w:rsidRPr="00EC76D5" w:rsidRDefault="004C5DAE" w:rsidP="004C5DAE">
      <w:pPr>
        <w:pStyle w:val="Rubrik3"/>
      </w:pPr>
      <w:bookmarkStart w:id="5873" w:name="_Toc481936449"/>
      <w:r w:rsidRPr="00EC76D5">
        <w:t>Addition and Removal of Vertices and Edges</w:t>
      </w:r>
      <w:bookmarkEnd w:id="5873"/>
    </w:p>
    <w:p w14:paraId="61729864" w14:textId="77777777" w:rsidR="000942C4" w:rsidRPr="00EC76D5" w:rsidRDefault="000942C4" w:rsidP="000942C4">
      <w:pPr>
        <w:pStyle w:val="Code"/>
      </w:pPr>
      <w:r w:rsidRPr="00EC76D5">
        <w:t xml:space="preserve">  public void addVertex(VertexType vertex) {</w:t>
      </w:r>
    </w:p>
    <w:p w14:paraId="044D2613" w14:textId="77777777" w:rsidR="000942C4" w:rsidRPr="00EC76D5" w:rsidRDefault="000942C4" w:rsidP="000942C4">
      <w:pPr>
        <w:pStyle w:val="Code"/>
      </w:pPr>
      <w:r w:rsidRPr="00EC76D5">
        <w:t xml:space="preserve">    m_vertexSet.add(vertex);</w:t>
      </w:r>
    </w:p>
    <w:p w14:paraId="1EBA500A" w14:textId="77777777" w:rsidR="000942C4" w:rsidRPr="00EC76D5" w:rsidRDefault="000942C4" w:rsidP="000942C4">
      <w:pPr>
        <w:pStyle w:val="Code"/>
      </w:pPr>
      <w:r w:rsidRPr="00EC76D5">
        <w:t xml:space="preserve">  }</w:t>
      </w:r>
    </w:p>
    <w:p w14:paraId="6C9D5EC1" w14:textId="77777777" w:rsidR="000942C4" w:rsidRPr="00EC76D5" w:rsidRDefault="000942C4" w:rsidP="000942C4">
      <w:pPr>
        <w:pStyle w:val="Code"/>
      </w:pPr>
      <w:r w:rsidRPr="00EC76D5">
        <w:t xml:space="preserve">  </w:t>
      </w:r>
    </w:p>
    <w:p w14:paraId="6C490B1F" w14:textId="77777777" w:rsidR="000942C4" w:rsidRPr="00EC76D5" w:rsidRDefault="000942C4" w:rsidP="000942C4">
      <w:pPr>
        <w:pStyle w:val="Code"/>
      </w:pPr>
      <w:r w:rsidRPr="00EC76D5">
        <w:t xml:space="preserve">  public void eraseVertex(VertexType vertex) {</w:t>
      </w:r>
    </w:p>
    <w:p w14:paraId="493C8B96" w14:textId="77777777" w:rsidR="000942C4" w:rsidRPr="00EC76D5" w:rsidRDefault="000942C4" w:rsidP="000942C4">
      <w:pPr>
        <w:pStyle w:val="Code"/>
      </w:pPr>
      <w:r w:rsidRPr="00EC76D5">
        <w:t xml:space="preserve">    m_vertexSet.remove(vertex);</w:t>
      </w:r>
    </w:p>
    <w:p w14:paraId="32C3E5EA" w14:textId="77777777" w:rsidR="000942C4" w:rsidRPr="00EC76D5" w:rsidRDefault="000942C4" w:rsidP="000942C4">
      <w:pPr>
        <w:pStyle w:val="Code"/>
      </w:pPr>
      <w:r w:rsidRPr="00EC76D5">
        <w:t xml:space="preserve">  }</w:t>
      </w:r>
    </w:p>
    <w:p w14:paraId="2058157B" w14:textId="77777777" w:rsidR="000942C4" w:rsidRPr="00EC76D5" w:rsidRDefault="000942C4" w:rsidP="000942C4">
      <w:pPr>
        <w:pStyle w:val="Code"/>
      </w:pPr>
      <w:r w:rsidRPr="00EC76D5">
        <w:t xml:space="preserve">  </w:t>
      </w:r>
    </w:p>
    <w:p w14:paraId="6E3CD07E" w14:textId="77777777" w:rsidR="000942C4" w:rsidRPr="00EC76D5" w:rsidRDefault="000942C4" w:rsidP="000942C4">
      <w:pPr>
        <w:pStyle w:val="Code"/>
      </w:pPr>
      <w:r w:rsidRPr="00EC76D5">
        <w:t xml:space="preserve">  public void addEdge(VertexType vertex1, VertexType vertex2) {</w:t>
      </w:r>
    </w:p>
    <w:p w14:paraId="2E17768C" w14:textId="77777777" w:rsidR="000942C4" w:rsidRPr="00EC76D5" w:rsidRDefault="000942C4" w:rsidP="000942C4">
      <w:pPr>
        <w:pStyle w:val="Code"/>
      </w:pPr>
      <w:r w:rsidRPr="00EC76D5">
        <w:t xml:space="preserve">    m_edgeSet.add(new UnorderedPair&lt;&gt;(vertex1, vertex2));</w:t>
      </w:r>
    </w:p>
    <w:p w14:paraId="552BAD9A" w14:textId="77777777" w:rsidR="000942C4" w:rsidRPr="00EC76D5" w:rsidRDefault="000942C4" w:rsidP="000942C4">
      <w:pPr>
        <w:pStyle w:val="Code"/>
      </w:pPr>
      <w:r w:rsidRPr="00EC76D5">
        <w:t xml:space="preserve">  }</w:t>
      </w:r>
    </w:p>
    <w:p w14:paraId="07AFD77F" w14:textId="77777777" w:rsidR="000942C4" w:rsidRPr="00EC76D5" w:rsidRDefault="000942C4" w:rsidP="000942C4">
      <w:pPr>
        <w:pStyle w:val="Code"/>
      </w:pPr>
      <w:r w:rsidRPr="00EC76D5">
        <w:t xml:space="preserve">  </w:t>
      </w:r>
    </w:p>
    <w:p w14:paraId="7FEAE1D9" w14:textId="77777777" w:rsidR="000942C4" w:rsidRPr="00EC76D5" w:rsidRDefault="000942C4" w:rsidP="000942C4">
      <w:pPr>
        <w:pStyle w:val="Code"/>
      </w:pPr>
      <w:r w:rsidRPr="00EC76D5">
        <w:t xml:space="preserve">  public void addEdge(UnorderedPair&lt;VertexType,VertexType&gt; edge) {</w:t>
      </w:r>
    </w:p>
    <w:p w14:paraId="70E7434E" w14:textId="77777777" w:rsidR="000942C4" w:rsidRPr="00EC76D5" w:rsidRDefault="000942C4" w:rsidP="000942C4">
      <w:pPr>
        <w:pStyle w:val="Code"/>
      </w:pPr>
      <w:r w:rsidRPr="00EC76D5">
        <w:t xml:space="preserve">    m_edgeSet.add(edge);</w:t>
      </w:r>
    </w:p>
    <w:p w14:paraId="730E02BD" w14:textId="77777777" w:rsidR="000942C4" w:rsidRPr="00EC76D5" w:rsidRDefault="000942C4" w:rsidP="000942C4">
      <w:pPr>
        <w:pStyle w:val="Code"/>
      </w:pPr>
      <w:r w:rsidRPr="00EC76D5">
        <w:t xml:space="preserve">  }</w:t>
      </w:r>
    </w:p>
    <w:p w14:paraId="7B8C1327" w14:textId="77777777" w:rsidR="000942C4" w:rsidRPr="00EC76D5" w:rsidRDefault="000942C4" w:rsidP="000942C4">
      <w:pPr>
        <w:pStyle w:val="Code"/>
      </w:pPr>
      <w:r w:rsidRPr="00EC76D5">
        <w:lastRenderedPageBreak/>
        <w:t xml:space="preserve">  </w:t>
      </w:r>
    </w:p>
    <w:p w14:paraId="47C7C12B" w14:textId="77777777" w:rsidR="000942C4" w:rsidRPr="00EC76D5" w:rsidRDefault="000942C4" w:rsidP="000942C4">
      <w:pPr>
        <w:pStyle w:val="Code"/>
      </w:pPr>
      <w:r w:rsidRPr="00EC76D5">
        <w:t xml:space="preserve">  public void eraseEdge(VertexType vertex1, VertexType vertex2) {</w:t>
      </w:r>
    </w:p>
    <w:p w14:paraId="554A6E27" w14:textId="77777777" w:rsidR="000942C4" w:rsidRPr="00EC76D5" w:rsidRDefault="000942C4" w:rsidP="000942C4">
      <w:pPr>
        <w:pStyle w:val="Code"/>
      </w:pPr>
      <w:r w:rsidRPr="00EC76D5">
        <w:t xml:space="preserve">    m_edgeSet.remove(new UnorderedPair&lt;&gt;(vertex1, vertex2));</w:t>
      </w:r>
    </w:p>
    <w:p w14:paraId="2370BEB6" w14:textId="77777777" w:rsidR="000942C4" w:rsidRPr="00EC76D5" w:rsidRDefault="000942C4" w:rsidP="000942C4">
      <w:pPr>
        <w:pStyle w:val="Code"/>
      </w:pPr>
      <w:r w:rsidRPr="00EC76D5">
        <w:t xml:space="preserve">  }</w:t>
      </w:r>
    </w:p>
    <w:p w14:paraId="37511F37" w14:textId="77777777" w:rsidR="000942C4" w:rsidRPr="00EC76D5" w:rsidRDefault="000942C4" w:rsidP="000942C4">
      <w:pPr>
        <w:pStyle w:val="Code"/>
      </w:pPr>
    </w:p>
    <w:p w14:paraId="3E274551" w14:textId="77777777" w:rsidR="000942C4" w:rsidRPr="00EC76D5" w:rsidRDefault="000942C4" w:rsidP="000942C4">
      <w:pPr>
        <w:pStyle w:val="Code"/>
      </w:pPr>
      <w:r w:rsidRPr="00EC76D5">
        <w:t xml:space="preserve">  public void eraseEdge(UnorderedPair&lt;VertexType,VertexType&gt; edge) {</w:t>
      </w:r>
    </w:p>
    <w:p w14:paraId="039B0115" w14:textId="77777777" w:rsidR="000942C4" w:rsidRPr="00EC76D5" w:rsidRDefault="000942C4" w:rsidP="000942C4">
      <w:pPr>
        <w:pStyle w:val="Code"/>
      </w:pPr>
      <w:r w:rsidRPr="00EC76D5">
        <w:t xml:space="preserve">    m_edgeSet.remove(edge);</w:t>
      </w:r>
    </w:p>
    <w:p w14:paraId="20085D5B" w14:textId="6C852F22" w:rsidR="007908D5" w:rsidRPr="00EC76D5" w:rsidRDefault="000942C4" w:rsidP="000942C4">
      <w:pPr>
        <w:pStyle w:val="Code"/>
      </w:pPr>
      <w:r w:rsidRPr="00EC76D5">
        <w:t xml:space="preserve">  }</w:t>
      </w:r>
    </w:p>
    <w:p w14:paraId="7BF22EAB" w14:textId="079B6CE4" w:rsidR="004C5DAE" w:rsidRPr="00EC76D5" w:rsidRDefault="004C5DAE" w:rsidP="006375DF">
      <w:pPr>
        <w:pStyle w:val="Rubrik3"/>
      </w:pPr>
      <w:bookmarkStart w:id="5874" w:name="_Toc481936450"/>
      <w:r w:rsidRPr="00EC76D5">
        <w:t>Graph Partition</w:t>
      </w:r>
      <w:bookmarkEnd w:id="5874"/>
    </w:p>
    <w:p w14:paraId="14F54252" w14:textId="77777777" w:rsidR="006C6632" w:rsidRPr="00EC76D5" w:rsidRDefault="006C6632" w:rsidP="008B7E8E">
      <w:r w:rsidRPr="00EC76D5">
        <w:t xml:space="preserve">The method </w:t>
      </w:r>
      <w:r w:rsidRPr="00EC76D5">
        <w:rPr>
          <w:rStyle w:val="CodeInText"/>
        </w:rPr>
        <w:t>partitionate</w:t>
      </w:r>
      <w:r w:rsidRPr="00EC76D5">
        <w:t xml:space="preserve"> </w:t>
      </w:r>
      <w:r w:rsidR="00E73367" w:rsidRPr="00EC76D5">
        <w:t>divides</w:t>
      </w:r>
      <w:r w:rsidR="008B7E8E" w:rsidRPr="00EC76D5">
        <w:t xml:space="preserve"> the graph into</w:t>
      </w:r>
      <w:r w:rsidR="00262BD9" w:rsidRPr="00EC76D5">
        <w:t xml:space="preserve"> free subgraphs</w:t>
      </w:r>
      <w:r w:rsidR="008B7E8E" w:rsidRPr="00EC76D5">
        <w:t xml:space="preserve">; that is, </w:t>
      </w:r>
      <w:r w:rsidR="004B0542" w:rsidRPr="00EC76D5">
        <w:t>subgraph</w:t>
      </w:r>
      <w:r w:rsidR="00262BD9" w:rsidRPr="00EC76D5">
        <w:t xml:space="preserve">s </w:t>
      </w:r>
      <w:r w:rsidR="002F4562" w:rsidRPr="00EC76D5">
        <w:t xml:space="preserve">which vertices have no </w:t>
      </w:r>
      <w:r w:rsidR="007844A1" w:rsidRPr="00EC76D5">
        <w:t>neighbors</w:t>
      </w:r>
      <w:r w:rsidR="002F4562" w:rsidRPr="00EC76D5">
        <w:t xml:space="preserve"> in any </w:t>
      </w:r>
      <w:r w:rsidR="00196AD3" w:rsidRPr="00EC76D5">
        <w:t xml:space="preserve">of the </w:t>
      </w:r>
      <w:r w:rsidR="002F4562" w:rsidRPr="00EC76D5">
        <w:t xml:space="preserve">other </w:t>
      </w:r>
      <w:r w:rsidR="00196AD3" w:rsidRPr="00EC76D5">
        <w:t xml:space="preserve">free </w:t>
      </w:r>
      <w:r w:rsidR="002F4562" w:rsidRPr="00EC76D5">
        <w:t>subgraph</w:t>
      </w:r>
      <w:r w:rsidR="00196AD3" w:rsidRPr="00EC76D5">
        <w:t>s</w:t>
      </w:r>
      <w:r w:rsidR="002F4562" w:rsidRPr="00EC76D5">
        <w:t>.</w:t>
      </w:r>
      <w:r w:rsidR="001417DE" w:rsidRPr="00EC76D5">
        <w:t xml:space="preserve"> First we go through the </w:t>
      </w:r>
      <w:r w:rsidR="00267927" w:rsidRPr="00EC76D5">
        <w:t xml:space="preserve">vertices and </w:t>
      </w:r>
      <w:r w:rsidR="00DB041A" w:rsidRPr="00EC76D5">
        <w:t>perform a deep search to</w:t>
      </w:r>
      <w:r w:rsidR="001104C1" w:rsidRPr="00EC76D5">
        <w:t xml:space="preserve"> </w:t>
      </w:r>
      <w:r w:rsidR="00DB041A" w:rsidRPr="00EC76D5">
        <w:t>find all vertices reachable from the vertex.</w:t>
      </w:r>
      <w:r w:rsidR="001104C1" w:rsidRPr="00EC76D5">
        <w:t xml:space="preserve"> Then we generate </w:t>
      </w:r>
      <w:r w:rsidR="002563D9" w:rsidRPr="00EC76D5">
        <w:t>a subgraph for each such vertex set.</w:t>
      </w:r>
    </w:p>
    <w:p w14:paraId="6CA334B5" w14:textId="77777777" w:rsidR="00327206" w:rsidRPr="00EC76D5" w:rsidRDefault="00327206" w:rsidP="00327206">
      <w:pPr>
        <w:pStyle w:val="Code"/>
      </w:pPr>
      <w:r w:rsidRPr="00EC76D5">
        <w:t xml:space="preserve">  public Set&lt;Graph&lt;VertexType&gt;&gt; partitionate() {</w:t>
      </w:r>
    </w:p>
    <w:p w14:paraId="4C29E862" w14:textId="77777777" w:rsidR="00327206" w:rsidRPr="00EC76D5" w:rsidRDefault="00327206" w:rsidP="00327206">
      <w:pPr>
        <w:pStyle w:val="Code"/>
      </w:pPr>
      <w:r w:rsidRPr="00EC76D5">
        <w:t xml:space="preserve">    Set&lt;Set&lt;VertexType&gt;&gt; qliqueSet = new ListSet&lt;&gt;();</w:t>
      </w:r>
    </w:p>
    <w:p w14:paraId="7EC4CF57" w14:textId="77777777" w:rsidR="00327206" w:rsidRPr="00EC76D5" w:rsidRDefault="00327206" w:rsidP="00327206">
      <w:pPr>
        <w:pStyle w:val="Code"/>
      </w:pPr>
      <w:r w:rsidRPr="00EC76D5">
        <w:t xml:space="preserve">    for (VertexType vertex : m_vertexSet) {</w:t>
      </w:r>
    </w:p>
    <w:p w14:paraId="5F533158" w14:textId="77777777" w:rsidR="00327206" w:rsidRPr="00EC76D5" w:rsidRDefault="00327206" w:rsidP="00327206">
      <w:pPr>
        <w:pStyle w:val="Code"/>
      </w:pPr>
      <w:r w:rsidRPr="00EC76D5">
        <w:t xml:space="preserve">      Set&lt;VertexType&gt; vertexSet = new ListSet&lt;&gt;();</w:t>
      </w:r>
    </w:p>
    <w:p w14:paraId="1598D6D0" w14:textId="02958B5C" w:rsidR="00327206" w:rsidRPr="00EC76D5" w:rsidRDefault="00327206" w:rsidP="00327206">
      <w:pPr>
        <w:pStyle w:val="Code"/>
      </w:pPr>
      <w:r w:rsidRPr="00EC76D5">
        <w:t xml:space="preserve">      </w:t>
      </w:r>
      <w:r w:rsidR="00D03DAF">
        <w:t>DeepFirstSearch</w:t>
      </w:r>
      <w:r w:rsidRPr="00EC76D5">
        <w:t>(vertex, vertexSet);</w:t>
      </w:r>
    </w:p>
    <w:p w14:paraId="237594E0" w14:textId="77777777" w:rsidR="00327206" w:rsidRPr="00EC76D5" w:rsidRDefault="00327206" w:rsidP="00327206">
      <w:pPr>
        <w:pStyle w:val="Code"/>
      </w:pPr>
      <w:r w:rsidRPr="00EC76D5">
        <w:t xml:space="preserve">      qliqueSet.add(vertexSet);</w:t>
      </w:r>
    </w:p>
    <w:p w14:paraId="70DD0866" w14:textId="77777777" w:rsidR="00327206" w:rsidRPr="00EC76D5" w:rsidRDefault="00327206" w:rsidP="00327206">
      <w:pPr>
        <w:pStyle w:val="Code"/>
      </w:pPr>
      <w:r w:rsidRPr="00EC76D5">
        <w:t xml:space="preserve">    }</w:t>
      </w:r>
    </w:p>
    <w:p w14:paraId="6A9825A4" w14:textId="77777777" w:rsidR="00327206" w:rsidRPr="00EC76D5" w:rsidRDefault="00327206" w:rsidP="00327206">
      <w:pPr>
        <w:pStyle w:val="Code"/>
      </w:pPr>
    </w:p>
    <w:p w14:paraId="69E8F6B1" w14:textId="77777777" w:rsidR="00327206" w:rsidRPr="00EC76D5" w:rsidRDefault="00327206" w:rsidP="00327206">
      <w:pPr>
        <w:pStyle w:val="Code"/>
      </w:pPr>
      <w:r w:rsidRPr="00EC76D5">
        <w:t xml:space="preserve">    Set&lt;Graph&lt;VertexType&gt;&gt; graphSet = new ListSet&lt;&gt;();</w:t>
      </w:r>
    </w:p>
    <w:p w14:paraId="294CD6A5" w14:textId="77777777" w:rsidR="00327206" w:rsidRPr="00EC76D5" w:rsidRDefault="00327206" w:rsidP="00327206">
      <w:pPr>
        <w:pStyle w:val="Code"/>
      </w:pPr>
      <w:r w:rsidRPr="00EC76D5">
        <w:t xml:space="preserve">    for (Set&lt;VertexType&gt; vertexSet : qliqueSet) {</w:t>
      </w:r>
    </w:p>
    <w:p w14:paraId="03D33277" w14:textId="77777777" w:rsidR="00327206" w:rsidRPr="00EC76D5" w:rsidRDefault="00327206" w:rsidP="00327206">
      <w:pPr>
        <w:pStyle w:val="Code"/>
      </w:pPr>
      <w:r w:rsidRPr="00EC76D5">
        <w:t xml:space="preserve">      graphSet.add(generateSubGraph(vertexSet));</w:t>
      </w:r>
    </w:p>
    <w:p w14:paraId="5843AD63" w14:textId="77777777" w:rsidR="00327206" w:rsidRPr="00EC76D5" w:rsidRDefault="00327206" w:rsidP="00327206">
      <w:pPr>
        <w:pStyle w:val="Code"/>
      </w:pPr>
      <w:r w:rsidRPr="00EC76D5">
        <w:t xml:space="preserve">    }</w:t>
      </w:r>
    </w:p>
    <w:p w14:paraId="375F849C" w14:textId="77777777" w:rsidR="00327206" w:rsidRPr="00EC76D5" w:rsidRDefault="00327206" w:rsidP="00327206">
      <w:pPr>
        <w:pStyle w:val="Code"/>
      </w:pPr>
      <w:r w:rsidRPr="00EC76D5">
        <w:t xml:space="preserve">    </w:t>
      </w:r>
    </w:p>
    <w:p w14:paraId="666F1FBF" w14:textId="77777777" w:rsidR="00327206" w:rsidRPr="00EC76D5" w:rsidRDefault="00327206" w:rsidP="00327206">
      <w:pPr>
        <w:pStyle w:val="Code"/>
      </w:pPr>
      <w:r w:rsidRPr="00EC76D5">
        <w:t xml:space="preserve">    return graphSet;</w:t>
      </w:r>
    </w:p>
    <w:p w14:paraId="22EEC437" w14:textId="77777777" w:rsidR="00327206" w:rsidRPr="00EC76D5" w:rsidRDefault="00327206" w:rsidP="00327206">
      <w:pPr>
        <w:pStyle w:val="Code"/>
      </w:pPr>
      <w:r w:rsidRPr="00EC76D5">
        <w:t xml:space="preserve">  }</w:t>
      </w:r>
    </w:p>
    <w:p w14:paraId="421180CB" w14:textId="067BD584" w:rsidR="007844A1" w:rsidRPr="00EC76D5" w:rsidRDefault="00703A3A" w:rsidP="00327206">
      <w:r w:rsidRPr="00EC76D5">
        <w:t xml:space="preserve">The </w:t>
      </w:r>
      <w:r w:rsidR="00D03DAF">
        <w:rPr>
          <w:rStyle w:val="CodeInText"/>
        </w:rPr>
        <w:t>DeepFirstSearch</w:t>
      </w:r>
      <w:r w:rsidRPr="00EC76D5">
        <w:t xml:space="preserve"> </w:t>
      </w:r>
      <w:r w:rsidR="002C1E59" w:rsidRPr="00EC76D5">
        <w:t xml:space="preserve">method </w:t>
      </w:r>
      <w:r w:rsidR="00C10672" w:rsidRPr="00EC76D5">
        <w:t xml:space="preserve">search </w:t>
      </w:r>
      <w:r w:rsidR="002C1E59" w:rsidRPr="00EC76D5">
        <w:t xml:space="preserve">recursively through the graph </w:t>
      </w:r>
      <w:r w:rsidR="00831F25" w:rsidRPr="00EC76D5">
        <w:t>in order to find all vertices reachable from the given vertex.</w:t>
      </w:r>
      <w:r w:rsidR="00B03FFD" w:rsidRPr="00EC76D5">
        <w:t xml:space="preserve"> </w:t>
      </w:r>
      <w:r w:rsidR="00327206" w:rsidRPr="00EC76D5">
        <w:t>To</w:t>
      </w:r>
      <w:r w:rsidR="00B03FFD" w:rsidRPr="00EC76D5">
        <w:t xml:space="preserve"> avoid cyclic search, the </w:t>
      </w:r>
      <w:r w:rsidR="008D774B" w:rsidRPr="00EC76D5">
        <w:t>search</w:t>
      </w:r>
      <w:r w:rsidR="00B03FFD" w:rsidRPr="00EC76D5">
        <w:t xml:space="preserve"> is terminated if the vertex </w:t>
      </w:r>
      <w:r w:rsidR="00C52F5B" w:rsidRPr="00EC76D5">
        <w:t xml:space="preserve">is </w:t>
      </w:r>
      <w:r w:rsidR="008D774B" w:rsidRPr="00EC76D5">
        <w:t>already</w:t>
      </w:r>
      <w:r w:rsidR="00C52F5B" w:rsidRPr="00EC76D5">
        <w:t xml:space="preserve"> a member of the result set.</w:t>
      </w:r>
    </w:p>
    <w:p w14:paraId="453756F2" w14:textId="388FE3A6" w:rsidR="00B81692" w:rsidRPr="00EC76D5" w:rsidRDefault="00B81692" w:rsidP="00B81692">
      <w:pPr>
        <w:pStyle w:val="Code"/>
      </w:pPr>
      <w:r w:rsidRPr="00EC76D5">
        <w:t xml:space="preserve">  private void </w:t>
      </w:r>
      <w:r w:rsidR="00D03DAF">
        <w:t>DeepFirstSearch</w:t>
      </w:r>
      <w:r w:rsidRPr="00EC76D5">
        <w:t>(VertexType vertex, Set&lt;VertexType&gt; resultSet) {</w:t>
      </w:r>
    </w:p>
    <w:p w14:paraId="770F4A38" w14:textId="77777777" w:rsidR="00B81692" w:rsidRPr="00EC76D5" w:rsidRDefault="00B81692" w:rsidP="00B81692">
      <w:pPr>
        <w:pStyle w:val="Code"/>
      </w:pPr>
      <w:r w:rsidRPr="00EC76D5">
        <w:t xml:space="preserve">    if (!resultSet.contains(vertex)) {</w:t>
      </w:r>
    </w:p>
    <w:p w14:paraId="209F2B0D" w14:textId="77777777" w:rsidR="00B81692" w:rsidRPr="00EC76D5" w:rsidRDefault="00B81692" w:rsidP="00B81692">
      <w:pPr>
        <w:pStyle w:val="Code"/>
      </w:pPr>
      <w:r w:rsidRPr="00EC76D5">
        <w:t xml:space="preserve">      resultSet.add(vertex);</w:t>
      </w:r>
    </w:p>
    <w:p w14:paraId="154349FF" w14:textId="77777777" w:rsidR="00B81692" w:rsidRPr="00EC76D5" w:rsidRDefault="00B81692" w:rsidP="00B81692">
      <w:pPr>
        <w:pStyle w:val="Code"/>
      </w:pPr>
      <w:r w:rsidRPr="00EC76D5">
        <w:t xml:space="preserve">      Set&lt;VertexType&gt; neighbourSet = getNeighbourSet(vertex);</w:t>
      </w:r>
    </w:p>
    <w:p w14:paraId="517A7EEC" w14:textId="77777777" w:rsidR="00B81692" w:rsidRPr="00EC76D5" w:rsidRDefault="00B81692" w:rsidP="00B81692">
      <w:pPr>
        <w:pStyle w:val="Code"/>
      </w:pPr>
      <w:r w:rsidRPr="00EC76D5">
        <w:t xml:space="preserve">        </w:t>
      </w:r>
    </w:p>
    <w:p w14:paraId="636401EB" w14:textId="77777777" w:rsidR="00B81692" w:rsidRPr="00EC76D5" w:rsidRDefault="00B81692" w:rsidP="00B81692">
      <w:pPr>
        <w:pStyle w:val="Code"/>
      </w:pPr>
      <w:r w:rsidRPr="00EC76D5">
        <w:t xml:space="preserve">      for (VertexType neighbour : neighbourSet) {</w:t>
      </w:r>
    </w:p>
    <w:p w14:paraId="0EAA7A94" w14:textId="1060BC39" w:rsidR="00B81692" w:rsidRPr="00EC76D5" w:rsidRDefault="00B81692" w:rsidP="00B81692">
      <w:pPr>
        <w:pStyle w:val="Code"/>
      </w:pPr>
      <w:r w:rsidRPr="00EC76D5">
        <w:t xml:space="preserve">        </w:t>
      </w:r>
      <w:r w:rsidR="00D03DAF">
        <w:t>DeepFirstSearch</w:t>
      </w:r>
      <w:r w:rsidRPr="00EC76D5">
        <w:t>(neighbour, resultSet);</w:t>
      </w:r>
    </w:p>
    <w:p w14:paraId="3D2D29F3" w14:textId="77777777" w:rsidR="00B81692" w:rsidRPr="00EC76D5" w:rsidRDefault="00B81692" w:rsidP="00B81692">
      <w:pPr>
        <w:pStyle w:val="Code"/>
      </w:pPr>
      <w:r w:rsidRPr="00EC76D5">
        <w:t xml:space="preserve">      }</w:t>
      </w:r>
    </w:p>
    <w:p w14:paraId="08AF333C" w14:textId="77777777" w:rsidR="00B81692" w:rsidRPr="00EC76D5" w:rsidRDefault="00B81692" w:rsidP="00B81692">
      <w:pPr>
        <w:pStyle w:val="Code"/>
      </w:pPr>
      <w:r w:rsidRPr="00EC76D5">
        <w:t xml:space="preserve">    }</w:t>
      </w:r>
    </w:p>
    <w:p w14:paraId="0251F86D" w14:textId="444D441D" w:rsidR="007844A1" w:rsidRPr="00EC76D5" w:rsidRDefault="00B81692" w:rsidP="00B81692">
      <w:pPr>
        <w:pStyle w:val="Code"/>
      </w:pPr>
      <w:r w:rsidRPr="00EC76D5">
        <w:t xml:space="preserve">  }</w:t>
      </w:r>
    </w:p>
    <w:p w14:paraId="1DB412FD" w14:textId="77777777" w:rsidR="00194706" w:rsidRPr="00EC76D5" w:rsidRDefault="008D774B" w:rsidP="008D774B">
      <w:r w:rsidRPr="00EC76D5">
        <w:t xml:space="preserve">The </w:t>
      </w:r>
      <w:r w:rsidRPr="00EC76D5">
        <w:rPr>
          <w:rStyle w:val="CodeInText"/>
        </w:rPr>
        <w:t>generateSubGraph</w:t>
      </w:r>
      <w:r w:rsidRPr="00EC76D5">
        <w:t xml:space="preserve"> method goes through the edge set and add all edges which both end vertices are members of the vertex set.</w:t>
      </w:r>
    </w:p>
    <w:p w14:paraId="0B33E4F5" w14:textId="77777777" w:rsidR="00A6064D" w:rsidRPr="00EC76D5" w:rsidRDefault="00A6064D" w:rsidP="00A6064D">
      <w:pPr>
        <w:pStyle w:val="Code"/>
      </w:pPr>
      <w:r w:rsidRPr="00EC76D5">
        <w:t xml:space="preserve">  public Graph&lt;VertexType&gt; generateSubGraph(Set&lt;VertexType&gt; vertexSet) {</w:t>
      </w:r>
    </w:p>
    <w:p w14:paraId="60E34FF0" w14:textId="77777777" w:rsidR="00A6064D" w:rsidRPr="00EC76D5" w:rsidRDefault="00A6064D" w:rsidP="00A6064D">
      <w:pPr>
        <w:pStyle w:val="Code"/>
      </w:pPr>
      <w:r w:rsidRPr="00EC76D5">
        <w:t xml:space="preserve">    Set&lt;UnorderedPair&lt;VertexType,VertexType&gt;&gt; resultEdgeSet = new ListSet&lt;&gt;();</w:t>
      </w:r>
    </w:p>
    <w:p w14:paraId="0B7E883A" w14:textId="77777777" w:rsidR="00A6064D" w:rsidRPr="00EC76D5" w:rsidRDefault="00A6064D" w:rsidP="00A6064D">
      <w:pPr>
        <w:pStyle w:val="Code"/>
      </w:pPr>
      <w:r w:rsidRPr="00EC76D5">
        <w:t xml:space="preserve">   </w:t>
      </w:r>
    </w:p>
    <w:p w14:paraId="103CCAFA" w14:textId="77777777" w:rsidR="00A6064D" w:rsidRPr="00EC76D5" w:rsidRDefault="00A6064D" w:rsidP="00A6064D">
      <w:pPr>
        <w:pStyle w:val="Code"/>
      </w:pPr>
      <w:r w:rsidRPr="00EC76D5">
        <w:t xml:space="preserve">   for (UnorderedPair&lt;VertexType,VertexType&gt; edge : m_edgeSet) {</w:t>
      </w:r>
    </w:p>
    <w:p w14:paraId="07438B40" w14:textId="77777777" w:rsidR="00A6064D" w:rsidRPr="00EC76D5" w:rsidRDefault="00A6064D" w:rsidP="00A6064D">
      <w:pPr>
        <w:pStyle w:val="Code"/>
      </w:pPr>
      <w:r w:rsidRPr="00EC76D5">
        <w:t xml:space="preserve">     if (vertexSet.contains(edge.getFirst()) &amp;&amp;</w:t>
      </w:r>
    </w:p>
    <w:p w14:paraId="4541D317" w14:textId="77777777" w:rsidR="00A6064D" w:rsidRPr="00EC76D5" w:rsidRDefault="00A6064D" w:rsidP="00A6064D">
      <w:pPr>
        <w:pStyle w:val="Code"/>
      </w:pPr>
      <w:r w:rsidRPr="00EC76D5">
        <w:t xml:space="preserve">         vertexSet.contains(edge.getSecond())) {</w:t>
      </w:r>
    </w:p>
    <w:p w14:paraId="094C0615" w14:textId="77777777" w:rsidR="00A6064D" w:rsidRPr="00EC76D5" w:rsidRDefault="00A6064D" w:rsidP="00A6064D">
      <w:pPr>
        <w:pStyle w:val="Code"/>
      </w:pPr>
      <w:r w:rsidRPr="00EC76D5">
        <w:t xml:space="preserve">       resultEdgeSet.add(edge);</w:t>
      </w:r>
    </w:p>
    <w:p w14:paraId="4491F63F" w14:textId="77777777" w:rsidR="00A6064D" w:rsidRPr="00EC76D5" w:rsidRDefault="00A6064D" w:rsidP="00A6064D">
      <w:pPr>
        <w:pStyle w:val="Code"/>
      </w:pPr>
      <w:r w:rsidRPr="00EC76D5">
        <w:t xml:space="preserve">     }</w:t>
      </w:r>
    </w:p>
    <w:p w14:paraId="2EA0A595" w14:textId="77777777" w:rsidR="00A6064D" w:rsidRPr="00EC76D5" w:rsidRDefault="00A6064D" w:rsidP="00A6064D">
      <w:pPr>
        <w:pStyle w:val="Code"/>
      </w:pPr>
      <w:r w:rsidRPr="00EC76D5">
        <w:t xml:space="preserve">   }</w:t>
      </w:r>
    </w:p>
    <w:p w14:paraId="63FCFEAC" w14:textId="77777777" w:rsidR="00A6064D" w:rsidRPr="00EC76D5" w:rsidRDefault="00A6064D" w:rsidP="00A6064D">
      <w:pPr>
        <w:pStyle w:val="Code"/>
      </w:pPr>
      <w:r w:rsidRPr="00EC76D5">
        <w:lastRenderedPageBreak/>
        <w:t xml:space="preserve">   </w:t>
      </w:r>
    </w:p>
    <w:p w14:paraId="7BC2F980" w14:textId="77777777" w:rsidR="00A6064D" w:rsidRPr="00EC76D5" w:rsidRDefault="00A6064D" w:rsidP="00A6064D">
      <w:pPr>
        <w:pStyle w:val="Code"/>
      </w:pPr>
      <w:r w:rsidRPr="00EC76D5">
        <w:t xml:space="preserve">   return (new Graph(vertexSet, resultEdgeSet));</w:t>
      </w:r>
    </w:p>
    <w:p w14:paraId="01EAAEB9" w14:textId="77777777" w:rsidR="00A6064D" w:rsidRPr="00EC76D5" w:rsidRDefault="00A6064D" w:rsidP="00A6064D">
      <w:pPr>
        <w:pStyle w:val="Code"/>
      </w:pPr>
      <w:r w:rsidRPr="00EC76D5">
        <w:t xml:space="preserve">  } </w:t>
      </w:r>
    </w:p>
    <w:p w14:paraId="233D8F34" w14:textId="77777777" w:rsidR="00A6064D" w:rsidRPr="00EC76D5" w:rsidRDefault="00A6064D" w:rsidP="00A6064D">
      <w:pPr>
        <w:pStyle w:val="Code"/>
      </w:pPr>
      <w:r w:rsidRPr="00EC76D5">
        <w:t xml:space="preserve">  </w:t>
      </w:r>
    </w:p>
    <w:p w14:paraId="0BAB86E0" w14:textId="77777777" w:rsidR="00A6064D" w:rsidRPr="00EC76D5" w:rsidRDefault="00A6064D" w:rsidP="00A6064D">
      <w:pPr>
        <w:pStyle w:val="Code"/>
      </w:pPr>
      <w:r w:rsidRPr="00EC76D5">
        <w:t xml:space="preserve">  public String toString() {</w:t>
      </w:r>
    </w:p>
    <w:p w14:paraId="4E6206B5" w14:textId="77777777" w:rsidR="00A6064D" w:rsidRPr="00EC76D5" w:rsidRDefault="00A6064D" w:rsidP="00A6064D">
      <w:pPr>
        <w:pStyle w:val="Code"/>
      </w:pPr>
      <w:r w:rsidRPr="00EC76D5">
        <w:t xml:space="preserve">    return "&lt;" + m_vertexSet + "," + m_edgeSet + "&gt;";</w:t>
      </w:r>
    </w:p>
    <w:p w14:paraId="21A82499" w14:textId="77777777" w:rsidR="00A6064D" w:rsidRPr="00EC76D5" w:rsidRDefault="00A6064D" w:rsidP="00A6064D">
      <w:pPr>
        <w:pStyle w:val="Code"/>
      </w:pPr>
      <w:r w:rsidRPr="00EC76D5">
        <w:t xml:space="preserve">  }</w:t>
      </w:r>
    </w:p>
    <w:p w14:paraId="0F5B4DDA" w14:textId="748FEEC1" w:rsidR="006031A5" w:rsidRPr="00EC76D5" w:rsidRDefault="00A6064D" w:rsidP="00A6064D">
      <w:pPr>
        <w:pStyle w:val="Code"/>
      </w:pPr>
      <w:r w:rsidRPr="00EC76D5">
        <w:t>}</w:t>
      </w:r>
    </w:p>
    <w:p w14:paraId="0B8F5520" w14:textId="036F9226" w:rsidR="00C06B34" w:rsidRPr="00EC76D5" w:rsidRDefault="00C06B34" w:rsidP="00C06B34">
      <w:pPr>
        <w:pStyle w:val="Rubrik2"/>
      </w:pPr>
      <w:bookmarkStart w:id="5875" w:name="_Toc481936451"/>
      <w:r w:rsidRPr="00EC76D5">
        <w:t xml:space="preserve">Directed </w:t>
      </w:r>
      <w:r w:rsidR="00163CD4" w:rsidRPr="00EC76D5">
        <w:t>Graph</w:t>
      </w:r>
      <w:bookmarkEnd w:id="5875"/>
    </w:p>
    <w:p w14:paraId="49FC9525" w14:textId="2E8D34BC" w:rsidR="009A6828" w:rsidRPr="00EC76D5" w:rsidRDefault="009A6828" w:rsidP="009A6828">
      <w:r w:rsidRPr="00EC76D5">
        <w:t>Besides the undirected graph, we also need the directed graph.</w:t>
      </w:r>
    </w:p>
    <w:p w14:paraId="7A2CD48E" w14:textId="7D8E4C38" w:rsidR="009A6828" w:rsidRPr="00EC76D5" w:rsidRDefault="009A6828" w:rsidP="009A6828">
      <w:pPr>
        <w:pStyle w:val="CodeListing"/>
      </w:pPr>
      <w:r w:rsidRPr="00EC76D5">
        <w:t>DirectedGraph.java</w:t>
      </w:r>
    </w:p>
    <w:p w14:paraId="656E4184" w14:textId="77777777" w:rsidR="00F96565" w:rsidRPr="00EC76D5" w:rsidRDefault="00F96565" w:rsidP="00F96565">
      <w:pPr>
        <w:pStyle w:val="Code"/>
      </w:pPr>
      <w:r w:rsidRPr="00EC76D5">
        <w:t>package c_compiler;</w:t>
      </w:r>
    </w:p>
    <w:p w14:paraId="51D45425" w14:textId="77777777" w:rsidR="00F96565" w:rsidRPr="00EC76D5" w:rsidRDefault="00F96565" w:rsidP="00F96565">
      <w:pPr>
        <w:pStyle w:val="Code"/>
      </w:pPr>
      <w:r w:rsidRPr="00EC76D5">
        <w:t>import java.util.*;</w:t>
      </w:r>
    </w:p>
    <w:p w14:paraId="59ACFE8F" w14:textId="77777777" w:rsidR="00F96565" w:rsidRPr="00EC76D5" w:rsidRDefault="00F96565" w:rsidP="00F96565">
      <w:pPr>
        <w:pStyle w:val="Code"/>
      </w:pPr>
    </w:p>
    <w:p w14:paraId="5CAE9C19" w14:textId="77777777" w:rsidR="00F96565" w:rsidRPr="00EC76D5" w:rsidRDefault="00F96565" w:rsidP="00F96565">
      <w:pPr>
        <w:pStyle w:val="Code"/>
      </w:pPr>
      <w:r w:rsidRPr="00EC76D5">
        <w:t>public class DirectedGraph&lt;VertexType&gt; {</w:t>
      </w:r>
    </w:p>
    <w:p w14:paraId="31A7575B" w14:textId="77777777" w:rsidR="00F96565" w:rsidRPr="00EC76D5" w:rsidRDefault="00F96565" w:rsidP="00F96565">
      <w:pPr>
        <w:pStyle w:val="Code"/>
      </w:pPr>
      <w:r w:rsidRPr="00EC76D5">
        <w:t xml:space="preserve">  private Set&lt;VertexType&gt; m_vertexSet = new ListSet&lt;&gt;();</w:t>
      </w:r>
    </w:p>
    <w:p w14:paraId="7BCF0397" w14:textId="77777777" w:rsidR="00F96565" w:rsidRPr="00EC76D5" w:rsidRDefault="00F96565" w:rsidP="00F96565">
      <w:pPr>
        <w:pStyle w:val="Code"/>
      </w:pPr>
      <w:r w:rsidRPr="00EC76D5">
        <w:t xml:space="preserve">  private Set&lt;Pair&lt;VertexType,VertexType&gt;&gt; m_edgeSet = new ListSet&lt;&gt;();</w:t>
      </w:r>
    </w:p>
    <w:p w14:paraId="4FC9A746" w14:textId="77777777" w:rsidR="00F96565" w:rsidRPr="00EC76D5" w:rsidRDefault="00F96565" w:rsidP="00F96565">
      <w:pPr>
        <w:pStyle w:val="Code"/>
      </w:pPr>
    </w:p>
    <w:p w14:paraId="0623062B" w14:textId="77777777" w:rsidR="00F96565" w:rsidRPr="00EC76D5" w:rsidRDefault="00F96565" w:rsidP="00F96565">
      <w:pPr>
        <w:pStyle w:val="Code"/>
      </w:pPr>
      <w:r w:rsidRPr="00EC76D5">
        <w:t xml:space="preserve">  public DirectedGraph() {</w:t>
      </w:r>
    </w:p>
    <w:p w14:paraId="08B05C04" w14:textId="77777777" w:rsidR="00F96565" w:rsidRPr="00EC76D5" w:rsidRDefault="00F96565" w:rsidP="00F96565">
      <w:pPr>
        <w:pStyle w:val="Code"/>
      </w:pPr>
      <w:r w:rsidRPr="00EC76D5">
        <w:t xml:space="preserve">    m_vertexSet = new ListSet&lt;&gt;();</w:t>
      </w:r>
    </w:p>
    <w:p w14:paraId="70C6C85D" w14:textId="77777777" w:rsidR="00F96565" w:rsidRPr="00EC76D5" w:rsidRDefault="00F96565" w:rsidP="00F96565">
      <w:pPr>
        <w:pStyle w:val="Code"/>
      </w:pPr>
      <w:r w:rsidRPr="00EC76D5">
        <w:t xml:space="preserve">    m_edgeSet = new ListSet&lt;&gt;();</w:t>
      </w:r>
    </w:p>
    <w:p w14:paraId="1501797F" w14:textId="77777777" w:rsidR="00F96565" w:rsidRPr="00EC76D5" w:rsidRDefault="00F96565" w:rsidP="00F96565">
      <w:pPr>
        <w:pStyle w:val="Code"/>
      </w:pPr>
      <w:r w:rsidRPr="00EC76D5">
        <w:t xml:space="preserve">  }</w:t>
      </w:r>
    </w:p>
    <w:p w14:paraId="749EAB37" w14:textId="77777777" w:rsidR="00F96565" w:rsidRPr="00EC76D5" w:rsidRDefault="00F96565" w:rsidP="00F96565">
      <w:pPr>
        <w:pStyle w:val="Code"/>
      </w:pPr>
      <w:r w:rsidRPr="00EC76D5">
        <w:t xml:space="preserve">  </w:t>
      </w:r>
    </w:p>
    <w:p w14:paraId="061B5206" w14:textId="77777777" w:rsidR="00F96565" w:rsidRPr="00EC76D5" w:rsidRDefault="00F96565" w:rsidP="00F96565">
      <w:pPr>
        <w:pStyle w:val="Code"/>
      </w:pPr>
      <w:r w:rsidRPr="00EC76D5">
        <w:t xml:space="preserve">  public DirectedGraph(Set&lt;VertexType&gt; vertexSet) {</w:t>
      </w:r>
    </w:p>
    <w:p w14:paraId="6126592A" w14:textId="77777777" w:rsidR="00F96565" w:rsidRPr="00EC76D5" w:rsidRDefault="00F96565" w:rsidP="00F96565">
      <w:pPr>
        <w:pStyle w:val="Code"/>
      </w:pPr>
      <w:r w:rsidRPr="00EC76D5">
        <w:t xml:space="preserve">    m_vertexSet = vertexSet;</w:t>
      </w:r>
    </w:p>
    <w:p w14:paraId="173787D0" w14:textId="77777777" w:rsidR="00F96565" w:rsidRPr="00EC76D5" w:rsidRDefault="00F96565" w:rsidP="00F96565">
      <w:pPr>
        <w:pStyle w:val="Code"/>
      </w:pPr>
      <w:r w:rsidRPr="00EC76D5">
        <w:t xml:space="preserve">    m_edgeSet = new ListSet&lt;&gt;();</w:t>
      </w:r>
    </w:p>
    <w:p w14:paraId="4861EB16" w14:textId="77777777" w:rsidR="00F96565" w:rsidRPr="00EC76D5" w:rsidRDefault="00F96565" w:rsidP="00F96565">
      <w:pPr>
        <w:pStyle w:val="Code"/>
      </w:pPr>
      <w:r w:rsidRPr="00EC76D5">
        <w:t xml:space="preserve">  }</w:t>
      </w:r>
    </w:p>
    <w:p w14:paraId="6F84917E" w14:textId="77777777" w:rsidR="00F96565" w:rsidRPr="00EC76D5" w:rsidRDefault="00F96565" w:rsidP="00F96565">
      <w:pPr>
        <w:pStyle w:val="Code"/>
      </w:pPr>
    </w:p>
    <w:p w14:paraId="4BCE7B32" w14:textId="77777777" w:rsidR="00F96565" w:rsidRPr="00EC76D5" w:rsidRDefault="00F96565" w:rsidP="00F96565">
      <w:pPr>
        <w:pStyle w:val="Code"/>
      </w:pPr>
      <w:r w:rsidRPr="00EC76D5">
        <w:t xml:space="preserve">  public DirectedGraph(Set&lt;VertexType&gt; vertexSet,</w:t>
      </w:r>
    </w:p>
    <w:p w14:paraId="4B5900B5" w14:textId="77777777" w:rsidR="00F96565" w:rsidRPr="00EC76D5" w:rsidRDefault="00F96565" w:rsidP="00F96565">
      <w:pPr>
        <w:pStyle w:val="Code"/>
      </w:pPr>
      <w:r w:rsidRPr="00EC76D5">
        <w:t xml:space="preserve">                       Set&lt;Pair&lt;VertexType,VertexType&gt;&gt; edgeSet) {</w:t>
      </w:r>
    </w:p>
    <w:p w14:paraId="307D0DE6" w14:textId="77777777" w:rsidR="00F96565" w:rsidRPr="00EC76D5" w:rsidRDefault="00F96565" w:rsidP="00F96565">
      <w:pPr>
        <w:pStyle w:val="Code"/>
      </w:pPr>
      <w:r w:rsidRPr="00EC76D5">
        <w:t xml:space="preserve">    m_vertexSet = vertexSet;</w:t>
      </w:r>
    </w:p>
    <w:p w14:paraId="488B0AD8" w14:textId="77777777" w:rsidR="00F96565" w:rsidRPr="00EC76D5" w:rsidRDefault="00F96565" w:rsidP="00F96565">
      <w:pPr>
        <w:pStyle w:val="Code"/>
      </w:pPr>
      <w:r w:rsidRPr="00EC76D5">
        <w:t xml:space="preserve">    m_edgeSet = edgeSet;</w:t>
      </w:r>
    </w:p>
    <w:p w14:paraId="192BD597" w14:textId="77777777" w:rsidR="00F96565" w:rsidRPr="00EC76D5" w:rsidRDefault="00F96565" w:rsidP="00F96565">
      <w:pPr>
        <w:pStyle w:val="Code"/>
      </w:pPr>
      <w:r w:rsidRPr="00EC76D5">
        <w:t xml:space="preserve">  }</w:t>
      </w:r>
    </w:p>
    <w:p w14:paraId="41ADC285" w14:textId="77777777" w:rsidR="00F96565" w:rsidRPr="00EC76D5" w:rsidRDefault="00F96565" w:rsidP="00F96565">
      <w:pPr>
        <w:pStyle w:val="Code"/>
      </w:pPr>
    </w:p>
    <w:p w14:paraId="420C38CA" w14:textId="77777777" w:rsidR="00F96565" w:rsidRPr="00EC76D5" w:rsidRDefault="00F96565" w:rsidP="00F96565">
      <w:pPr>
        <w:pStyle w:val="Code"/>
      </w:pPr>
      <w:r w:rsidRPr="00EC76D5">
        <w:t xml:space="preserve">  public Set&lt;VertexType&gt; getVertexSet() {</w:t>
      </w:r>
    </w:p>
    <w:p w14:paraId="69EB7A5E" w14:textId="77777777" w:rsidR="00F96565" w:rsidRPr="00EC76D5" w:rsidRDefault="00F96565" w:rsidP="00F96565">
      <w:pPr>
        <w:pStyle w:val="Code"/>
      </w:pPr>
      <w:r w:rsidRPr="00EC76D5">
        <w:t xml:space="preserve">    return m_vertexSet;</w:t>
      </w:r>
    </w:p>
    <w:p w14:paraId="09C251F3" w14:textId="77777777" w:rsidR="00F96565" w:rsidRPr="00EC76D5" w:rsidRDefault="00F96565" w:rsidP="00F96565">
      <w:pPr>
        <w:pStyle w:val="Code"/>
      </w:pPr>
      <w:r w:rsidRPr="00EC76D5">
        <w:t xml:space="preserve">  }</w:t>
      </w:r>
    </w:p>
    <w:p w14:paraId="7ECE9D08" w14:textId="77777777" w:rsidR="00F96565" w:rsidRPr="00EC76D5" w:rsidRDefault="00F96565" w:rsidP="00F96565">
      <w:pPr>
        <w:pStyle w:val="Code"/>
      </w:pPr>
      <w:r w:rsidRPr="00EC76D5">
        <w:t xml:space="preserve">  </w:t>
      </w:r>
    </w:p>
    <w:p w14:paraId="576B403B" w14:textId="77777777" w:rsidR="00F96565" w:rsidRPr="00EC76D5" w:rsidRDefault="00F96565" w:rsidP="00F96565">
      <w:pPr>
        <w:pStyle w:val="Code"/>
      </w:pPr>
      <w:r w:rsidRPr="00EC76D5">
        <w:t xml:space="preserve">  public Set&lt;VertexType&gt; getInNeighbourSet(VertexType vertex) {</w:t>
      </w:r>
    </w:p>
    <w:p w14:paraId="488BE8E1" w14:textId="77777777" w:rsidR="00F96565" w:rsidRPr="00EC76D5" w:rsidRDefault="00F96565" w:rsidP="00F96565">
      <w:pPr>
        <w:pStyle w:val="Code"/>
      </w:pPr>
      <w:r w:rsidRPr="00EC76D5">
        <w:t xml:space="preserve">    Set&lt;VertexType&gt; inNeighbourSet = new ListSet&lt;&gt;();</w:t>
      </w:r>
    </w:p>
    <w:p w14:paraId="3A71EA96" w14:textId="77777777" w:rsidR="00F96565" w:rsidRPr="00EC76D5" w:rsidRDefault="00F96565" w:rsidP="00F96565">
      <w:pPr>
        <w:pStyle w:val="Code"/>
      </w:pPr>
      <w:r w:rsidRPr="00EC76D5">
        <w:t xml:space="preserve">    </w:t>
      </w:r>
    </w:p>
    <w:p w14:paraId="3F415715" w14:textId="77777777" w:rsidR="00F96565" w:rsidRPr="00EC76D5" w:rsidRDefault="00F96565" w:rsidP="00F96565">
      <w:pPr>
        <w:pStyle w:val="Code"/>
      </w:pPr>
      <w:r w:rsidRPr="00EC76D5">
        <w:t xml:space="preserve">    for (Pair&lt;VertexType,VertexType&gt; edge : m_edgeSet) {</w:t>
      </w:r>
    </w:p>
    <w:p w14:paraId="48B68B42" w14:textId="77777777" w:rsidR="00F96565" w:rsidRPr="00EC76D5" w:rsidRDefault="00F96565" w:rsidP="00F96565">
      <w:pPr>
        <w:pStyle w:val="Code"/>
      </w:pPr>
      <w:r w:rsidRPr="00EC76D5">
        <w:t xml:space="preserve">      if (edge.getSecond() == vertex) {</w:t>
      </w:r>
    </w:p>
    <w:p w14:paraId="1E093985" w14:textId="77777777" w:rsidR="00F96565" w:rsidRPr="00EC76D5" w:rsidRDefault="00F96565" w:rsidP="00F96565">
      <w:pPr>
        <w:pStyle w:val="Code"/>
      </w:pPr>
      <w:r w:rsidRPr="00EC76D5">
        <w:t xml:space="preserve">        inNeighbourSet.add(edge.getFirst());</w:t>
      </w:r>
    </w:p>
    <w:p w14:paraId="62F07549" w14:textId="77777777" w:rsidR="00F96565" w:rsidRPr="00EC76D5" w:rsidRDefault="00F96565" w:rsidP="00F96565">
      <w:pPr>
        <w:pStyle w:val="Code"/>
      </w:pPr>
      <w:r w:rsidRPr="00EC76D5">
        <w:t xml:space="preserve">      }      </w:t>
      </w:r>
    </w:p>
    <w:p w14:paraId="3DD066C8" w14:textId="77777777" w:rsidR="00F96565" w:rsidRPr="00EC76D5" w:rsidRDefault="00F96565" w:rsidP="00F96565">
      <w:pPr>
        <w:pStyle w:val="Code"/>
      </w:pPr>
      <w:r w:rsidRPr="00EC76D5">
        <w:t xml:space="preserve">    }</w:t>
      </w:r>
    </w:p>
    <w:p w14:paraId="7F03EAC2" w14:textId="77777777" w:rsidR="00F96565" w:rsidRPr="00EC76D5" w:rsidRDefault="00F96565" w:rsidP="00F96565">
      <w:pPr>
        <w:pStyle w:val="Code"/>
      </w:pPr>
      <w:r w:rsidRPr="00EC76D5">
        <w:t xml:space="preserve">    </w:t>
      </w:r>
    </w:p>
    <w:p w14:paraId="54520817" w14:textId="77777777" w:rsidR="00F96565" w:rsidRPr="00EC76D5" w:rsidRDefault="00F96565" w:rsidP="00F96565">
      <w:pPr>
        <w:pStyle w:val="Code"/>
      </w:pPr>
      <w:r w:rsidRPr="00EC76D5">
        <w:t xml:space="preserve">    return inNeighbourSet;</w:t>
      </w:r>
    </w:p>
    <w:p w14:paraId="6A0D3EAF" w14:textId="77777777" w:rsidR="00F96565" w:rsidRPr="00EC76D5" w:rsidRDefault="00F96565" w:rsidP="00F96565">
      <w:pPr>
        <w:pStyle w:val="Code"/>
      </w:pPr>
      <w:r w:rsidRPr="00EC76D5">
        <w:t xml:space="preserve">  }</w:t>
      </w:r>
    </w:p>
    <w:p w14:paraId="192AA1BC" w14:textId="77777777" w:rsidR="00F96565" w:rsidRPr="00EC76D5" w:rsidRDefault="00F96565" w:rsidP="00F96565">
      <w:pPr>
        <w:pStyle w:val="Code"/>
      </w:pPr>
    </w:p>
    <w:p w14:paraId="138B5AD4" w14:textId="77777777" w:rsidR="00F96565" w:rsidRPr="00EC76D5" w:rsidRDefault="00F96565" w:rsidP="00F96565">
      <w:pPr>
        <w:pStyle w:val="Code"/>
      </w:pPr>
      <w:r w:rsidRPr="00EC76D5">
        <w:t xml:space="preserve">  public Set&lt;VertexType&gt; getOutNeighbourSet(VertexType vertex) {</w:t>
      </w:r>
    </w:p>
    <w:p w14:paraId="64282CF6" w14:textId="77777777" w:rsidR="00F96565" w:rsidRPr="00EC76D5" w:rsidRDefault="00F96565" w:rsidP="00F96565">
      <w:pPr>
        <w:pStyle w:val="Code"/>
      </w:pPr>
      <w:r w:rsidRPr="00EC76D5">
        <w:t xml:space="preserve">    Set&lt;VertexType&gt; outNeighbourSet = new ListSet&lt;&gt;();</w:t>
      </w:r>
    </w:p>
    <w:p w14:paraId="7451D12D" w14:textId="77777777" w:rsidR="00F96565" w:rsidRPr="00EC76D5" w:rsidRDefault="00F96565" w:rsidP="00F96565">
      <w:pPr>
        <w:pStyle w:val="Code"/>
      </w:pPr>
      <w:r w:rsidRPr="00EC76D5">
        <w:t xml:space="preserve">    </w:t>
      </w:r>
    </w:p>
    <w:p w14:paraId="01D29633" w14:textId="77777777" w:rsidR="00F96565" w:rsidRPr="00EC76D5" w:rsidRDefault="00F96565" w:rsidP="00F96565">
      <w:pPr>
        <w:pStyle w:val="Code"/>
      </w:pPr>
      <w:r w:rsidRPr="00EC76D5">
        <w:t xml:space="preserve">    for (Pair&lt;VertexType,VertexType&gt; edge : m_edgeSet) {</w:t>
      </w:r>
    </w:p>
    <w:p w14:paraId="06D8D6E8" w14:textId="77777777" w:rsidR="00F96565" w:rsidRPr="00EC76D5" w:rsidRDefault="00F96565" w:rsidP="00F96565">
      <w:pPr>
        <w:pStyle w:val="Code"/>
      </w:pPr>
      <w:r w:rsidRPr="00EC76D5">
        <w:lastRenderedPageBreak/>
        <w:t xml:space="preserve">      if (edge.getFirst() == vertex) {</w:t>
      </w:r>
    </w:p>
    <w:p w14:paraId="47B9347C" w14:textId="77777777" w:rsidR="00F96565" w:rsidRPr="00EC76D5" w:rsidRDefault="00F96565" w:rsidP="00F96565">
      <w:pPr>
        <w:pStyle w:val="Code"/>
      </w:pPr>
      <w:r w:rsidRPr="00EC76D5">
        <w:t xml:space="preserve">        outNeighbourSet.add(edge.getSecond());</w:t>
      </w:r>
    </w:p>
    <w:p w14:paraId="271F5E58" w14:textId="77777777" w:rsidR="00F96565" w:rsidRPr="00EC76D5" w:rsidRDefault="00F96565" w:rsidP="00F96565">
      <w:pPr>
        <w:pStyle w:val="Code"/>
      </w:pPr>
      <w:r w:rsidRPr="00EC76D5">
        <w:t xml:space="preserve">      }</w:t>
      </w:r>
    </w:p>
    <w:p w14:paraId="79731056" w14:textId="77777777" w:rsidR="00F96565" w:rsidRPr="00EC76D5" w:rsidRDefault="00F96565" w:rsidP="00F96565">
      <w:pPr>
        <w:pStyle w:val="Code"/>
      </w:pPr>
      <w:r w:rsidRPr="00EC76D5">
        <w:t xml:space="preserve">    }</w:t>
      </w:r>
    </w:p>
    <w:p w14:paraId="4E46A030" w14:textId="77777777" w:rsidR="00F96565" w:rsidRPr="00EC76D5" w:rsidRDefault="00F96565" w:rsidP="00F96565">
      <w:pPr>
        <w:pStyle w:val="Code"/>
      </w:pPr>
      <w:r w:rsidRPr="00EC76D5">
        <w:t xml:space="preserve">    </w:t>
      </w:r>
    </w:p>
    <w:p w14:paraId="067C2F7A" w14:textId="77777777" w:rsidR="00F96565" w:rsidRPr="00EC76D5" w:rsidRDefault="00F96565" w:rsidP="00F96565">
      <w:pPr>
        <w:pStyle w:val="Code"/>
      </w:pPr>
      <w:r w:rsidRPr="00EC76D5">
        <w:t xml:space="preserve">    return outNeighbourSet;</w:t>
      </w:r>
    </w:p>
    <w:p w14:paraId="65360D38" w14:textId="77777777" w:rsidR="00F96565" w:rsidRPr="00EC76D5" w:rsidRDefault="00F96565" w:rsidP="00F96565">
      <w:pPr>
        <w:pStyle w:val="Code"/>
      </w:pPr>
      <w:r w:rsidRPr="00EC76D5">
        <w:t xml:space="preserve">  }</w:t>
      </w:r>
    </w:p>
    <w:p w14:paraId="65A61C7F" w14:textId="77777777" w:rsidR="00F96565" w:rsidRPr="00EC76D5" w:rsidRDefault="00F96565" w:rsidP="00F96565">
      <w:pPr>
        <w:pStyle w:val="Code"/>
      </w:pPr>
    </w:p>
    <w:p w14:paraId="30A01758" w14:textId="77777777" w:rsidR="00F96565" w:rsidRPr="00EC76D5" w:rsidRDefault="00F96565" w:rsidP="00F96565">
      <w:pPr>
        <w:pStyle w:val="Code"/>
      </w:pPr>
      <w:r w:rsidRPr="00EC76D5">
        <w:t xml:space="preserve">  public Set&lt;Pair&lt;VertexType,VertexType&gt;&gt; getEdgeSet() {</w:t>
      </w:r>
    </w:p>
    <w:p w14:paraId="08AC5155" w14:textId="77777777" w:rsidR="00F96565" w:rsidRPr="00EC76D5" w:rsidRDefault="00F96565" w:rsidP="00F96565">
      <w:pPr>
        <w:pStyle w:val="Code"/>
      </w:pPr>
      <w:r w:rsidRPr="00EC76D5">
        <w:t xml:space="preserve">    return m_edgeSet;</w:t>
      </w:r>
    </w:p>
    <w:p w14:paraId="55B8CC7F" w14:textId="77777777" w:rsidR="00F96565" w:rsidRPr="00EC76D5" w:rsidRDefault="00F96565" w:rsidP="00F96565">
      <w:pPr>
        <w:pStyle w:val="Code"/>
      </w:pPr>
      <w:r w:rsidRPr="00EC76D5">
        <w:t xml:space="preserve">  }</w:t>
      </w:r>
    </w:p>
    <w:p w14:paraId="2D89FAD5" w14:textId="77777777" w:rsidR="00F96565" w:rsidRPr="00EC76D5" w:rsidRDefault="00F96565" w:rsidP="00F96565">
      <w:pPr>
        <w:pStyle w:val="Code"/>
      </w:pPr>
    </w:p>
    <w:p w14:paraId="216876ED" w14:textId="77777777" w:rsidR="00F96565" w:rsidRPr="00EC76D5" w:rsidRDefault="00F96565" w:rsidP="00F96565">
      <w:pPr>
        <w:pStyle w:val="Code"/>
      </w:pPr>
      <w:r w:rsidRPr="00EC76D5">
        <w:t xml:space="preserve">  // ------------------------------------------------------------------------</w:t>
      </w:r>
    </w:p>
    <w:p w14:paraId="3FA728C1" w14:textId="77777777" w:rsidR="00F96565" w:rsidRPr="00EC76D5" w:rsidRDefault="00F96565" w:rsidP="00F96565">
      <w:pPr>
        <w:pStyle w:val="Code"/>
      </w:pPr>
      <w:r w:rsidRPr="00EC76D5">
        <w:t xml:space="preserve">  </w:t>
      </w:r>
    </w:p>
    <w:p w14:paraId="0AD358F8" w14:textId="77777777" w:rsidR="00F96565" w:rsidRPr="00EC76D5" w:rsidRDefault="00F96565" w:rsidP="00F96565">
      <w:pPr>
        <w:pStyle w:val="Code"/>
      </w:pPr>
      <w:r w:rsidRPr="00EC76D5">
        <w:t xml:space="preserve">  public void addVertex(VertexType vertex) {</w:t>
      </w:r>
    </w:p>
    <w:p w14:paraId="6908E84D" w14:textId="77777777" w:rsidR="00F96565" w:rsidRPr="00EC76D5" w:rsidRDefault="00F96565" w:rsidP="00F96565">
      <w:pPr>
        <w:pStyle w:val="Code"/>
      </w:pPr>
      <w:r w:rsidRPr="00EC76D5">
        <w:t xml:space="preserve">    m_vertexSet.add(vertex);</w:t>
      </w:r>
    </w:p>
    <w:p w14:paraId="15C4B362" w14:textId="77777777" w:rsidR="00F96565" w:rsidRPr="00EC76D5" w:rsidRDefault="00F96565" w:rsidP="00F96565">
      <w:pPr>
        <w:pStyle w:val="Code"/>
      </w:pPr>
      <w:r w:rsidRPr="00EC76D5">
        <w:t xml:space="preserve">  }</w:t>
      </w:r>
    </w:p>
    <w:p w14:paraId="36226F2C" w14:textId="77777777" w:rsidR="00F96565" w:rsidRPr="00EC76D5" w:rsidRDefault="00F96565" w:rsidP="00F96565">
      <w:pPr>
        <w:pStyle w:val="Code"/>
      </w:pPr>
      <w:r w:rsidRPr="00EC76D5">
        <w:t xml:space="preserve">  </w:t>
      </w:r>
    </w:p>
    <w:p w14:paraId="620FCA24" w14:textId="77777777" w:rsidR="00F96565" w:rsidRPr="00EC76D5" w:rsidRDefault="00F96565" w:rsidP="00F96565">
      <w:pPr>
        <w:pStyle w:val="Code"/>
      </w:pPr>
      <w:r w:rsidRPr="00EC76D5">
        <w:t xml:space="preserve">  public void eraseVertex(VertexType vertex) {</w:t>
      </w:r>
    </w:p>
    <w:p w14:paraId="12CABB25" w14:textId="77777777" w:rsidR="00F96565" w:rsidRPr="00EC76D5" w:rsidRDefault="00F96565" w:rsidP="00F96565">
      <w:pPr>
        <w:pStyle w:val="Code"/>
      </w:pPr>
      <w:r w:rsidRPr="00EC76D5">
        <w:t xml:space="preserve">    m_vertexSet.remove(vertex);</w:t>
      </w:r>
    </w:p>
    <w:p w14:paraId="067A3BC8" w14:textId="77777777" w:rsidR="00F96565" w:rsidRPr="00EC76D5" w:rsidRDefault="00F96565" w:rsidP="00F96565">
      <w:pPr>
        <w:pStyle w:val="Code"/>
      </w:pPr>
      <w:r w:rsidRPr="00EC76D5">
        <w:t xml:space="preserve">  }</w:t>
      </w:r>
    </w:p>
    <w:p w14:paraId="1A542A1F" w14:textId="77777777" w:rsidR="00F96565" w:rsidRPr="00EC76D5" w:rsidRDefault="00F96565" w:rsidP="00F96565">
      <w:pPr>
        <w:pStyle w:val="Code"/>
      </w:pPr>
      <w:r w:rsidRPr="00EC76D5">
        <w:t xml:space="preserve">  </w:t>
      </w:r>
    </w:p>
    <w:p w14:paraId="29E09F29" w14:textId="77777777" w:rsidR="00F96565" w:rsidRPr="00EC76D5" w:rsidRDefault="00F96565" w:rsidP="00F96565">
      <w:pPr>
        <w:pStyle w:val="Code"/>
      </w:pPr>
      <w:r w:rsidRPr="00EC76D5">
        <w:t xml:space="preserve">  public void addEdge(VertexType vertex1, VertexType vertex2) {</w:t>
      </w:r>
    </w:p>
    <w:p w14:paraId="2946AEB4" w14:textId="77777777" w:rsidR="00F96565" w:rsidRPr="00EC76D5" w:rsidRDefault="00F96565" w:rsidP="00F96565">
      <w:pPr>
        <w:pStyle w:val="Code"/>
      </w:pPr>
      <w:r w:rsidRPr="00EC76D5">
        <w:t xml:space="preserve">    m_edgeSet.add(new Pair&lt;&gt;(vertex1, vertex2));</w:t>
      </w:r>
    </w:p>
    <w:p w14:paraId="17A8FBD2" w14:textId="77777777" w:rsidR="00F96565" w:rsidRPr="00EC76D5" w:rsidRDefault="00F96565" w:rsidP="00F96565">
      <w:pPr>
        <w:pStyle w:val="Code"/>
      </w:pPr>
      <w:r w:rsidRPr="00EC76D5">
        <w:t xml:space="preserve">  }</w:t>
      </w:r>
    </w:p>
    <w:p w14:paraId="48D16541" w14:textId="77777777" w:rsidR="00F96565" w:rsidRPr="00EC76D5" w:rsidRDefault="00F96565" w:rsidP="00F96565">
      <w:pPr>
        <w:pStyle w:val="Code"/>
      </w:pPr>
      <w:r w:rsidRPr="00EC76D5">
        <w:t xml:space="preserve">  </w:t>
      </w:r>
    </w:p>
    <w:p w14:paraId="242650C5" w14:textId="77777777" w:rsidR="00F96565" w:rsidRPr="00EC76D5" w:rsidRDefault="00F96565" w:rsidP="00F96565">
      <w:pPr>
        <w:pStyle w:val="Code"/>
      </w:pPr>
      <w:r w:rsidRPr="00EC76D5">
        <w:t xml:space="preserve">  public void addEdge(Pair&lt;VertexType,VertexType&gt; edge) {</w:t>
      </w:r>
    </w:p>
    <w:p w14:paraId="6CF56D74" w14:textId="77777777" w:rsidR="00F96565" w:rsidRPr="00EC76D5" w:rsidRDefault="00F96565" w:rsidP="00F96565">
      <w:pPr>
        <w:pStyle w:val="Code"/>
      </w:pPr>
      <w:r w:rsidRPr="00EC76D5">
        <w:t xml:space="preserve">    m_edgeSet.add(edge);</w:t>
      </w:r>
    </w:p>
    <w:p w14:paraId="1E74FDD1" w14:textId="77777777" w:rsidR="00F96565" w:rsidRPr="00EC76D5" w:rsidRDefault="00F96565" w:rsidP="00F96565">
      <w:pPr>
        <w:pStyle w:val="Code"/>
      </w:pPr>
      <w:r w:rsidRPr="00EC76D5">
        <w:t xml:space="preserve">  }</w:t>
      </w:r>
    </w:p>
    <w:p w14:paraId="093A0C60" w14:textId="77777777" w:rsidR="00F96565" w:rsidRPr="00EC76D5" w:rsidRDefault="00F96565" w:rsidP="00F96565">
      <w:pPr>
        <w:pStyle w:val="Code"/>
      </w:pPr>
      <w:r w:rsidRPr="00EC76D5">
        <w:t xml:space="preserve">  </w:t>
      </w:r>
    </w:p>
    <w:p w14:paraId="12F9835D" w14:textId="77777777" w:rsidR="00F96565" w:rsidRPr="00EC76D5" w:rsidRDefault="00F96565" w:rsidP="00F96565">
      <w:pPr>
        <w:pStyle w:val="Code"/>
      </w:pPr>
      <w:r w:rsidRPr="00EC76D5">
        <w:t xml:space="preserve">  public void eraseEdge(VertexType vertex1, VertexType vertex2) {</w:t>
      </w:r>
    </w:p>
    <w:p w14:paraId="09313B04" w14:textId="77777777" w:rsidR="00F96565" w:rsidRPr="00EC76D5" w:rsidRDefault="00F96565" w:rsidP="00F96565">
      <w:pPr>
        <w:pStyle w:val="Code"/>
      </w:pPr>
      <w:r w:rsidRPr="00EC76D5">
        <w:t xml:space="preserve">    m_edgeSet.remove(new Pair&lt;&gt;(vertex1, vertex2));</w:t>
      </w:r>
    </w:p>
    <w:p w14:paraId="40B1ACB8" w14:textId="77777777" w:rsidR="00F96565" w:rsidRPr="00EC76D5" w:rsidRDefault="00F96565" w:rsidP="00F96565">
      <w:pPr>
        <w:pStyle w:val="Code"/>
      </w:pPr>
      <w:r w:rsidRPr="00EC76D5">
        <w:t xml:space="preserve">  }</w:t>
      </w:r>
    </w:p>
    <w:p w14:paraId="7B3BE562" w14:textId="77777777" w:rsidR="00F96565" w:rsidRPr="00EC76D5" w:rsidRDefault="00F96565" w:rsidP="00F96565">
      <w:pPr>
        <w:pStyle w:val="Code"/>
      </w:pPr>
    </w:p>
    <w:p w14:paraId="43DBD8F0" w14:textId="77777777" w:rsidR="00F96565" w:rsidRPr="00EC76D5" w:rsidRDefault="00F96565" w:rsidP="00F96565">
      <w:pPr>
        <w:pStyle w:val="Code"/>
      </w:pPr>
      <w:r w:rsidRPr="00EC76D5">
        <w:t xml:space="preserve">  public void eraseEdge(Pair&lt;VertexType,VertexType&gt; edge) {</w:t>
      </w:r>
    </w:p>
    <w:p w14:paraId="641E3E3C" w14:textId="77777777" w:rsidR="00F96565" w:rsidRPr="00EC76D5" w:rsidRDefault="00F96565" w:rsidP="00F96565">
      <w:pPr>
        <w:pStyle w:val="Code"/>
      </w:pPr>
      <w:r w:rsidRPr="00EC76D5">
        <w:t xml:space="preserve">    m_edgeSet.remove(edge);</w:t>
      </w:r>
    </w:p>
    <w:p w14:paraId="774675D6" w14:textId="77777777" w:rsidR="00F96565" w:rsidRPr="00EC76D5" w:rsidRDefault="00F96565" w:rsidP="00F96565">
      <w:pPr>
        <w:pStyle w:val="Code"/>
      </w:pPr>
      <w:r w:rsidRPr="00EC76D5">
        <w:t xml:space="preserve">  }</w:t>
      </w:r>
    </w:p>
    <w:p w14:paraId="65237E1D" w14:textId="77777777" w:rsidR="00F96565" w:rsidRPr="00EC76D5" w:rsidRDefault="00F96565" w:rsidP="00F96565">
      <w:pPr>
        <w:pStyle w:val="Code"/>
      </w:pPr>
    </w:p>
    <w:p w14:paraId="1DAA039E" w14:textId="77777777" w:rsidR="00F96565" w:rsidRPr="00EC76D5" w:rsidRDefault="00F96565" w:rsidP="00F96565">
      <w:pPr>
        <w:pStyle w:val="Code"/>
      </w:pPr>
      <w:r w:rsidRPr="00EC76D5">
        <w:t xml:space="preserve">  public Set&lt;DirectedGraph&lt;VertexType&gt;&gt; partitionate() {</w:t>
      </w:r>
    </w:p>
    <w:p w14:paraId="1E597926" w14:textId="77777777" w:rsidR="00F96565" w:rsidRPr="00EC76D5" w:rsidRDefault="00F96565" w:rsidP="00F96565">
      <w:pPr>
        <w:pStyle w:val="Code"/>
      </w:pPr>
      <w:r w:rsidRPr="00EC76D5">
        <w:t xml:space="preserve">    Set&lt;Set&lt;VertexType&gt;&gt; qliqueSet = new ListSet&lt;&gt;();</w:t>
      </w:r>
    </w:p>
    <w:p w14:paraId="69897BD9" w14:textId="77777777" w:rsidR="00F96565" w:rsidRPr="00EC76D5" w:rsidRDefault="00F96565" w:rsidP="00F96565">
      <w:pPr>
        <w:pStyle w:val="Code"/>
      </w:pPr>
      <w:r w:rsidRPr="00EC76D5">
        <w:t xml:space="preserve">    for (VertexType vertex : m_vertexSet) {</w:t>
      </w:r>
    </w:p>
    <w:p w14:paraId="5A6113E4" w14:textId="77777777" w:rsidR="00F96565" w:rsidRPr="00EC76D5" w:rsidRDefault="00F96565" w:rsidP="00F96565">
      <w:pPr>
        <w:pStyle w:val="Code"/>
      </w:pPr>
      <w:r w:rsidRPr="00EC76D5">
        <w:t xml:space="preserve">      Set&lt;VertexType&gt; vertexSet = new ListSet&lt;&gt;();</w:t>
      </w:r>
    </w:p>
    <w:p w14:paraId="5944E66C" w14:textId="23E753F1" w:rsidR="00F96565" w:rsidRPr="00EC76D5" w:rsidRDefault="00F96565" w:rsidP="00F96565">
      <w:pPr>
        <w:pStyle w:val="Code"/>
      </w:pPr>
      <w:r w:rsidRPr="00EC76D5">
        <w:t xml:space="preserve">      </w:t>
      </w:r>
      <w:r w:rsidR="00D03DAF">
        <w:t>DeepFirstSearch</w:t>
      </w:r>
      <w:r w:rsidRPr="00EC76D5">
        <w:t>(vertex, vertexSet);</w:t>
      </w:r>
    </w:p>
    <w:p w14:paraId="434899D9" w14:textId="77777777" w:rsidR="00F96565" w:rsidRPr="00EC76D5" w:rsidRDefault="00F96565" w:rsidP="00F96565">
      <w:pPr>
        <w:pStyle w:val="Code"/>
      </w:pPr>
      <w:r w:rsidRPr="00EC76D5">
        <w:t xml:space="preserve">      qliqueSet.add(vertexSet);</w:t>
      </w:r>
    </w:p>
    <w:p w14:paraId="5342E0CA" w14:textId="77777777" w:rsidR="00F96565" w:rsidRPr="00EC76D5" w:rsidRDefault="00F96565" w:rsidP="00F96565">
      <w:pPr>
        <w:pStyle w:val="Code"/>
      </w:pPr>
      <w:r w:rsidRPr="00EC76D5">
        <w:t xml:space="preserve">    }</w:t>
      </w:r>
    </w:p>
    <w:p w14:paraId="47B67FBF" w14:textId="77777777" w:rsidR="00F96565" w:rsidRPr="00EC76D5" w:rsidRDefault="00F96565" w:rsidP="00F96565">
      <w:pPr>
        <w:pStyle w:val="Code"/>
      </w:pPr>
    </w:p>
    <w:p w14:paraId="3F4F9E79" w14:textId="77777777" w:rsidR="00F96565" w:rsidRPr="00EC76D5" w:rsidRDefault="00F96565" w:rsidP="00F96565">
      <w:pPr>
        <w:pStyle w:val="Code"/>
      </w:pPr>
      <w:r w:rsidRPr="00EC76D5">
        <w:t xml:space="preserve">    Set&lt;DirectedGraph&lt;VertexType&gt;&gt; graphSet = new ListSet&lt;&gt;();</w:t>
      </w:r>
    </w:p>
    <w:p w14:paraId="6C7F6ADC" w14:textId="77777777" w:rsidR="00F96565" w:rsidRPr="00EC76D5" w:rsidRDefault="00F96565" w:rsidP="00F96565">
      <w:pPr>
        <w:pStyle w:val="Code"/>
      </w:pPr>
      <w:r w:rsidRPr="00EC76D5">
        <w:t xml:space="preserve">    for (Set&lt;VertexType&gt; vertexSet : qliqueSet) {</w:t>
      </w:r>
    </w:p>
    <w:p w14:paraId="6F337121" w14:textId="77777777" w:rsidR="00F96565" w:rsidRPr="00EC76D5" w:rsidRDefault="00F96565" w:rsidP="00F96565">
      <w:pPr>
        <w:pStyle w:val="Code"/>
      </w:pPr>
      <w:r w:rsidRPr="00EC76D5">
        <w:t xml:space="preserve">      graphSet.add(generateSubGraph(vertexSet));</w:t>
      </w:r>
    </w:p>
    <w:p w14:paraId="2387FEE5" w14:textId="77777777" w:rsidR="00F96565" w:rsidRPr="00EC76D5" w:rsidRDefault="00F96565" w:rsidP="00F96565">
      <w:pPr>
        <w:pStyle w:val="Code"/>
      </w:pPr>
      <w:r w:rsidRPr="00EC76D5">
        <w:t xml:space="preserve">    }</w:t>
      </w:r>
    </w:p>
    <w:p w14:paraId="334A4D11" w14:textId="77777777" w:rsidR="00F96565" w:rsidRPr="00EC76D5" w:rsidRDefault="00F96565" w:rsidP="00F96565">
      <w:pPr>
        <w:pStyle w:val="Code"/>
      </w:pPr>
      <w:r w:rsidRPr="00EC76D5">
        <w:t xml:space="preserve">    </w:t>
      </w:r>
    </w:p>
    <w:p w14:paraId="447B4FA8" w14:textId="77777777" w:rsidR="00F96565" w:rsidRPr="00EC76D5" w:rsidRDefault="00F96565" w:rsidP="00F96565">
      <w:pPr>
        <w:pStyle w:val="Code"/>
      </w:pPr>
      <w:r w:rsidRPr="00EC76D5">
        <w:t xml:space="preserve">    return graphSet;</w:t>
      </w:r>
    </w:p>
    <w:p w14:paraId="49ABA8A3" w14:textId="77777777" w:rsidR="00F96565" w:rsidRPr="00EC76D5" w:rsidRDefault="00F96565" w:rsidP="00F96565">
      <w:pPr>
        <w:pStyle w:val="Code"/>
      </w:pPr>
      <w:r w:rsidRPr="00EC76D5">
        <w:t xml:space="preserve">  }</w:t>
      </w:r>
    </w:p>
    <w:p w14:paraId="59714F6D" w14:textId="77777777" w:rsidR="00F96565" w:rsidRPr="00EC76D5" w:rsidRDefault="00F96565" w:rsidP="00F96565">
      <w:pPr>
        <w:pStyle w:val="Code"/>
      </w:pPr>
      <w:r w:rsidRPr="00EC76D5">
        <w:t xml:space="preserve">  </w:t>
      </w:r>
    </w:p>
    <w:p w14:paraId="6B00FD1C" w14:textId="222405CB" w:rsidR="00F96565" w:rsidRPr="00EC76D5" w:rsidRDefault="00F96565" w:rsidP="00F96565">
      <w:pPr>
        <w:pStyle w:val="Code"/>
      </w:pPr>
      <w:r w:rsidRPr="00EC76D5">
        <w:t xml:space="preserve">  private void </w:t>
      </w:r>
      <w:r w:rsidR="00D03DAF">
        <w:t>DeepFirstSearch</w:t>
      </w:r>
      <w:r w:rsidRPr="00EC76D5">
        <w:t>(VertexType vertex, Set&lt;VertexType&gt; resultSet) {</w:t>
      </w:r>
    </w:p>
    <w:p w14:paraId="1FFB0652" w14:textId="77777777" w:rsidR="00F96565" w:rsidRPr="00EC76D5" w:rsidRDefault="00F96565" w:rsidP="00F96565">
      <w:pPr>
        <w:pStyle w:val="Code"/>
      </w:pPr>
      <w:r w:rsidRPr="00EC76D5">
        <w:t xml:space="preserve">    if (!resultSet.contains(vertex)) {</w:t>
      </w:r>
    </w:p>
    <w:p w14:paraId="7C2E4809" w14:textId="77777777" w:rsidR="00F96565" w:rsidRPr="00EC76D5" w:rsidRDefault="00F96565" w:rsidP="00F96565">
      <w:pPr>
        <w:pStyle w:val="Code"/>
      </w:pPr>
      <w:r w:rsidRPr="00EC76D5">
        <w:t xml:space="preserve">      resultSet.add(vertex);</w:t>
      </w:r>
    </w:p>
    <w:p w14:paraId="168E6FB7" w14:textId="77777777" w:rsidR="00F96565" w:rsidRPr="00EC76D5" w:rsidRDefault="00F96565" w:rsidP="00F96565">
      <w:pPr>
        <w:pStyle w:val="Code"/>
      </w:pPr>
      <w:r w:rsidRPr="00EC76D5">
        <w:lastRenderedPageBreak/>
        <w:t xml:space="preserve">      Set&lt;VertexType&gt; outNeighbourSet = getOutNeighbourSet(vertex);</w:t>
      </w:r>
    </w:p>
    <w:p w14:paraId="71608F6D" w14:textId="77777777" w:rsidR="00F96565" w:rsidRPr="00EC76D5" w:rsidRDefault="00F96565" w:rsidP="00F96565">
      <w:pPr>
        <w:pStyle w:val="Code"/>
      </w:pPr>
      <w:r w:rsidRPr="00EC76D5">
        <w:t xml:space="preserve">        </w:t>
      </w:r>
    </w:p>
    <w:p w14:paraId="206B4189" w14:textId="77777777" w:rsidR="00F96565" w:rsidRPr="00EC76D5" w:rsidRDefault="00F96565" w:rsidP="00F96565">
      <w:pPr>
        <w:pStyle w:val="Code"/>
      </w:pPr>
      <w:r w:rsidRPr="00EC76D5">
        <w:t xml:space="preserve">      for (VertexType outNeighbour : outNeighbourSet) {</w:t>
      </w:r>
    </w:p>
    <w:p w14:paraId="4DBDDED7" w14:textId="0352355D" w:rsidR="00F96565" w:rsidRPr="00EC76D5" w:rsidRDefault="00F96565" w:rsidP="00F96565">
      <w:pPr>
        <w:pStyle w:val="Code"/>
      </w:pPr>
      <w:r w:rsidRPr="00EC76D5">
        <w:t xml:space="preserve">        </w:t>
      </w:r>
      <w:r w:rsidR="00D03DAF">
        <w:t>DeepFirstSearch</w:t>
      </w:r>
      <w:r w:rsidRPr="00EC76D5">
        <w:t>(outNeighbour, resultSet);</w:t>
      </w:r>
    </w:p>
    <w:p w14:paraId="081AAF2E" w14:textId="77777777" w:rsidR="00F96565" w:rsidRPr="00EC76D5" w:rsidRDefault="00F96565" w:rsidP="00F96565">
      <w:pPr>
        <w:pStyle w:val="Code"/>
      </w:pPr>
      <w:r w:rsidRPr="00EC76D5">
        <w:t xml:space="preserve">      }</w:t>
      </w:r>
    </w:p>
    <w:p w14:paraId="02BF3FB9" w14:textId="77777777" w:rsidR="00F96565" w:rsidRPr="00EC76D5" w:rsidRDefault="00F96565" w:rsidP="00F96565">
      <w:pPr>
        <w:pStyle w:val="Code"/>
      </w:pPr>
      <w:r w:rsidRPr="00EC76D5">
        <w:t xml:space="preserve">    }</w:t>
      </w:r>
    </w:p>
    <w:p w14:paraId="7DFC3EAC" w14:textId="77777777" w:rsidR="00F96565" w:rsidRPr="00EC76D5" w:rsidRDefault="00F96565" w:rsidP="00F96565">
      <w:pPr>
        <w:pStyle w:val="Code"/>
      </w:pPr>
      <w:r w:rsidRPr="00EC76D5">
        <w:t xml:space="preserve">  }</w:t>
      </w:r>
    </w:p>
    <w:p w14:paraId="50FD3B9B" w14:textId="77777777" w:rsidR="00F96565" w:rsidRPr="00EC76D5" w:rsidRDefault="00F96565" w:rsidP="00F96565">
      <w:pPr>
        <w:pStyle w:val="Code"/>
      </w:pPr>
    </w:p>
    <w:p w14:paraId="1DE4821A" w14:textId="4281C947" w:rsidR="00F96565" w:rsidRPr="00EC76D5" w:rsidRDefault="00F96565" w:rsidP="00F96565">
      <w:pPr>
        <w:pStyle w:val="Code"/>
      </w:pPr>
      <w:r w:rsidRPr="00EC76D5">
        <w:t xml:space="preserve">  public DirectedGraph&lt;VertexType&gt; generateSubGraph(Set&lt;VertexType&gt;vertexSet){</w:t>
      </w:r>
    </w:p>
    <w:p w14:paraId="625FDC49" w14:textId="77777777" w:rsidR="00F96565" w:rsidRPr="00EC76D5" w:rsidRDefault="00F96565" w:rsidP="00F96565">
      <w:pPr>
        <w:pStyle w:val="Code"/>
      </w:pPr>
      <w:r w:rsidRPr="00EC76D5">
        <w:t xml:space="preserve">    Set&lt;Pair&lt;VertexType,VertexType&gt;&gt; resultEdgeSet = new ListSet&lt;&gt;();</w:t>
      </w:r>
    </w:p>
    <w:p w14:paraId="1292C93E" w14:textId="77777777" w:rsidR="00F96565" w:rsidRPr="00EC76D5" w:rsidRDefault="00F96565" w:rsidP="00F96565">
      <w:pPr>
        <w:pStyle w:val="Code"/>
      </w:pPr>
      <w:r w:rsidRPr="00EC76D5">
        <w:t xml:space="preserve">   </w:t>
      </w:r>
    </w:p>
    <w:p w14:paraId="243F1881" w14:textId="77777777" w:rsidR="00F96565" w:rsidRPr="00EC76D5" w:rsidRDefault="00F96565" w:rsidP="00F96565">
      <w:pPr>
        <w:pStyle w:val="Code"/>
      </w:pPr>
      <w:r w:rsidRPr="00EC76D5">
        <w:t xml:space="preserve">   for (Pair&lt;VertexType,VertexType&gt; edge : m_edgeSet) {</w:t>
      </w:r>
    </w:p>
    <w:p w14:paraId="239BE38F" w14:textId="77777777" w:rsidR="00F96565" w:rsidRPr="00EC76D5" w:rsidRDefault="00F96565" w:rsidP="00F96565">
      <w:pPr>
        <w:pStyle w:val="Code"/>
      </w:pPr>
      <w:r w:rsidRPr="00EC76D5">
        <w:t xml:space="preserve">     if (vertexSet.contains(edge.getFirst()) &amp;&amp;</w:t>
      </w:r>
    </w:p>
    <w:p w14:paraId="2E759E7F" w14:textId="77777777" w:rsidR="00F96565" w:rsidRPr="00EC76D5" w:rsidRDefault="00F96565" w:rsidP="00F96565">
      <w:pPr>
        <w:pStyle w:val="Code"/>
      </w:pPr>
      <w:r w:rsidRPr="00EC76D5">
        <w:t xml:space="preserve">         vertexSet.contains(edge.getSecond())) {</w:t>
      </w:r>
    </w:p>
    <w:p w14:paraId="714E34CB" w14:textId="77777777" w:rsidR="00F96565" w:rsidRPr="00EC76D5" w:rsidRDefault="00F96565" w:rsidP="00F96565">
      <w:pPr>
        <w:pStyle w:val="Code"/>
      </w:pPr>
      <w:r w:rsidRPr="00EC76D5">
        <w:t xml:space="preserve">       resultEdgeSet.add(edge);</w:t>
      </w:r>
    </w:p>
    <w:p w14:paraId="604C3499" w14:textId="77777777" w:rsidR="00F96565" w:rsidRPr="00EC76D5" w:rsidRDefault="00F96565" w:rsidP="00F96565">
      <w:pPr>
        <w:pStyle w:val="Code"/>
      </w:pPr>
      <w:r w:rsidRPr="00EC76D5">
        <w:t xml:space="preserve">     }</w:t>
      </w:r>
    </w:p>
    <w:p w14:paraId="668ABE4D" w14:textId="77777777" w:rsidR="00F96565" w:rsidRPr="00EC76D5" w:rsidRDefault="00F96565" w:rsidP="00F96565">
      <w:pPr>
        <w:pStyle w:val="Code"/>
      </w:pPr>
      <w:r w:rsidRPr="00EC76D5">
        <w:t xml:space="preserve">   }</w:t>
      </w:r>
    </w:p>
    <w:p w14:paraId="73B37F50" w14:textId="77777777" w:rsidR="00F96565" w:rsidRPr="00EC76D5" w:rsidRDefault="00F96565" w:rsidP="00F96565">
      <w:pPr>
        <w:pStyle w:val="Code"/>
      </w:pPr>
      <w:r w:rsidRPr="00EC76D5">
        <w:t xml:space="preserve">   </w:t>
      </w:r>
    </w:p>
    <w:p w14:paraId="48281D1E" w14:textId="77777777" w:rsidR="00F96565" w:rsidRPr="00EC76D5" w:rsidRDefault="00F96565" w:rsidP="00F96565">
      <w:pPr>
        <w:pStyle w:val="Code"/>
      </w:pPr>
      <w:r w:rsidRPr="00EC76D5">
        <w:t xml:space="preserve">   return (new DirectedGraph(vertexSet, resultEdgeSet));</w:t>
      </w:r>
    </w:p>
    <w:p w14:paraId="45F1E7E2" w14:textId="77777777" w:rsidR="00F96565" w:rsidRPr="00EC76D5" w:rsidRDefault="00F96565" w:rsidP="00F96565">
      <w:pPr>
        <w:pStyle w:val="Code"/>
      </w:pPr>
      <w:r w:rsidRPr="00EC76D5">
        <w:t xml:space="preserve">  } </w:t>
      </w:r>
    </w:p>
    <w:p w14:paraId="6C5996BA" w14:textId="77777777" w:rsidR="00F96565" w:rsidRPr="00EC76D5" w:rsidRDefault="00F96565" w:rsidP="00F96565">
      <w:pPr>
        <w:pStyle w:val="Code"/>
      </w:pPr>
      <w:r w:rsidRPr="00EC76D5">
        <w:t xml:space="preserve">  </w:t>
      </w:r>
    </w:p>
    <w:p w14:paraId="43F83E4E" w14:textId="77777777" w:rsidR="00F96565" w:rsidRPr="00EC76D5" w:rsidRDefault="00F96565" w:rsidP="00F96565">
      <w:pPr>
        <w:pStyle w:val="Code"/>
      </w:pPr>
      <w:r w:rsidRPr="00EC76D5">
        <w:t xml:space="preserve">  public String toString() {</w:t>
      </w:r>
    </w:p>
    <w:p w14:paraId="257AFCFF" w14:textId="77777777" w:rsidR="00F96565" w:rsidRPr="00EC76D5" w:rsidRDefault="00F96565" w:rsidP="00F96565">
      <w:pPr>
        <w:pStyle w:val="Code"/>
      </w:pPr>
      <w:r w:rsidRPr="00EC76D5">
        <w:t xml:space="preserve">    return "&lt;" + m_vertexSet + "," + m_edgeSet + "&gt;";</w:t>
      </w:r>
    </w:p>
    <w:p w14:paraId="7A488120" w14:textId="77777777" w:rsidR="00F96565" w:rsidRPr="00EC76D5" w:rsidRDefault="00F96565" w:rsidP="00F96565">
      <w:pPr>
        <w:pStyle w:val="Code"/>
      </w:pPr>
      <w:r w:rsidRPr="00EC76D5">
        <w:t xml:space="preserve">  }</w:t>
      </w:r>
    </w:p>
    <w:p w14:paraId="570F0EB5" w14:textId="4A8E9532" w:rsidR="009A6828" w:rsidRPr="00EC76D5" w:rsidRDefault="00F96565" w:rsidP="00F96565">
      <w:pPr>
        <w:pStyle w:val="Code"/>
      </w:pPr>
      <w:r w:rsidRPr="00EC76D5">
        <w:t>}</w:t>
      </w:r>
    </w:p>
    <w:p w14:paraId="50C75EDE" w14:textId="77777777" w:rsidR="00C06B34" w:rsidRPr="00EC76D5" w:rsidRDefault="00C06B34" w:rsidP="00A6064D">
      <w:pPr>
        <w:pStyle w:val="Code"/>
      </w:pPr>
    </w:p>
    <w:p w14:paraId="440074C9" w14:textId="77777777" w:rsidR="006375DF" w:rsidRPr="00EC76D5" w:rsidRDefault="006375DF" w:rsidP="00A6064D">
      <w:pPr>
        <w:pStyle w:val="Code"/>
      </w:pPr>
    </w:p>
    <w:p w14:paraId="3CC66250" w14:textId="2F7E2715" w:rsidR="00AD7B52" w:rsidRPr="00EC76D5" w:rsidRDefault="006A31DF" w:rsidP="00363EC9">
      <w:pPr>
        <w:pStyle w:val="Rubrik1"/>
      </w:pPr>
      <w:bookmarkStart w:id="5876" w:name="_Toc481936452"/>
      <w:r w:rsidRPr="00EC76D5">
        <w:lastRenderedPageBreak/>
        <w:t xml:space="preserve">The </w:t>
      </w:r>
      <w:r w:rsidR="002554E1" w:rsidRPr="00EC76D5">
        <w:t>Standard Library</w:t>
      </w:r>
      <w:bookmarkEnd w:id="5876"/>
    </w:p>
    <w:p w14:paraId="21B660CB" w14:textId="0EAC07D4" w:rsidR="00EE220E" w:rsidRPr="00EC76D5" w:rsidRDefault="00503728" w:rsidP="00265BDF">
      <w:pPr>
        <w:pStyle w:val="Rubrik2"/>
      </w:pPr>
      <w:bookmarkStart w:id="5877" w:name="_Toc481936453"/>
      <w:r w:rsidRPr="00EC76D5">
        <w:t>Integral and Floating Limits</w:t>
      </w:r>
      <w:bookmarkEnd w:id="5877"/>
    </w:p>
    <w:p w14:paraId="2F6FA423" w14:textId="77777777" w:rsidR="003D1398" w:rsidRPr="00EC76D5" w:rsidRDefault="003D1398" w:rsidP="003D1398">
      <w:pPr>
        <w:pStyle w:val="CodeListing"/>
        <w:rPr>
          <w:highlight w:val="white"/>
        </w:rPr>
      </w:pPr>
      <w:r w:rsidRPr="00EC76D5">
        <w:rPr>
          <w:highlight w:val="white"/>
        </w:rPr>
        <w:t>Limits.h</w:t>
      </w:r>
    </w:p>
    <w:p w14:paraId="2CB79E3C" w14:textId="6364DC98" w:rsidR="00CA2976" w:rsidRPr="00EC76D5" w:rsidRDefault="00CA2976" w:rsidP="003D1398">
      <w:pPr>
        <w:pStyle w:val="Code"/>
        <w:rPr>
          <w:highlight w:val="white"/>
        </w:rPr>
      </w:pPr>
      <w:r w:rsidRPr="00EC76D5">
        <w:rPr>
          <w:highlight w:val="white"/>
        </w:rPr>
        <w:t>#ifndef __LIMITS_H__</w:t>
      </w:r>
    </w:p>
    <w:p w14:paraId="1B3E1FE4" w14:textId="77777777" w:rsidR="00CA2976" w:rsidRPr="00EC76D5" w:rsidRDefault="00CA2976" w:rsidP="003D1398">
      <w:pPr>
        <w:pStyle w:val="Code"/>
        <w:rPr>
          <w:highlight w:val="white"/>
        </w:rPr>
      </w:pPr>
      <w:r w:rsidRPr="00EC76D5">
        <w:rPr>
          <w:highlight w:val="white"/>
        </w:rPr>
        <w:t>#define __LIMITS_H__</w:t>
      </w:r>
    </w:p>
    <w:p w14:paraId="395A3B3B" w14:textId="77777777" w:rsidR="00CA2976" w:rsidRPr="00EC76D5" w:rsidRDefault="00CA2976" w:rsidP="003D1398">
      <w:pPr>
        <w:pStyle w:val="Code"/>
        <w:rPr>
          <w:highlight w:val="white"/>
        </w:rPr>
      </w:pPr>
    </w:p>
    <w:p w14:paraId="559F1243" w14:textId="77777777" w:rsidR="00CA2976" w:rsidRPr="00EC76D5" w:rsidRDefault="00CA2976" w:rsidP="003D1398">
      <w:pPr>
        <w:pStyle w:val="Code"/>
        <w:rPr>
          <w:highlight w:val="white"/>
        </w:rPr>
      </w:pPr>
      <w:r w:rsidRPr="00EC76D5">
        <w:rPr>
          <w:highlight w:val="white"/>
        </w:rPr>
        <w:t>#define CHAR_BIT 8</w:t>
      </w:r>
    </w:p>
    <w:p w14:paraId="528C6749" w14:textId="77777777" w:rsidR="00CA2976" w:rsidRPr="00EC76D5" w:rsidRDefault="00CA2976" w:rsidP="003D1398">
      <w:pPr>
        <w:pStyle w:val="Code"/>
        <w:rPr>
          <w:highlight w:val="white"/>
        </w:rPr>
      </w:pPr>
      <w:r w:rsidRPr="00EC76D5">
        <w:rPr>
          <w:highlight w:val="white"/>
        </w:rPr>
        <w:t>#define CHAR_MAX 127s</w:t>
      </w:r>
    </w:p>
    <w:p w14:paraId="6F633847" w14:textId="77777777" w:rsidR="00CA2976" w:rsidRPr="00EC76D5" w:rsidRDefault="00CA2976" w:rsidP="003D1398">
      <w:pPr>
        <w:pStyle w:val="Code"/>
        <w:rPr>
          <w:highlight w:val="white"/>
        </w:rPr>
      </w:pPr>
      <w:r w:rsidRPr="00EC76D5">
        <w:rPr>
          <w:highlight w:val="white"/>
        </w:rPr>
        <w:t>#define CHAR_MIN -128s</w:t>
      </w:r>
    </w:p>
    <w:p w14:paraId="4C72F70D" w14:textId="77777777" w:rsidR="00CA2976" w:rsidRPr="00EC76D5" w:rsidRDefault="00CA2976" w:rsidP="003D1398">
      <w:pPr>
        <w:pStyle w:val="Code"/>
        <w:rPr>
          <w:highlight w:val="white"/>
        </w:rPr>
      </w:pPr>
    </w:p>
    <w:p w14:paraId="717C7FEB" w14:textId="77777777" w:rsidR="00CA2976" w:rsidRPr="00EC76D5" w:rsidRDefault="00CA2976" w:rsidP="003D1398">
      <w:pPr>
        <w:pStyle w:val="Code"/>
        <w:rPr>
          <w:highlight w:val="white"/>
        </w:rPr>
      </w:pPr>
      <w:r w:rsidRPr="00EC76D5">
        <w:rPr>
          <w:highlight w:val="white"/>
        </w:rPr>
        <w:t>#define SCHAR_MAX 127s</w:t>
      </w:r>
    </w:p>
    <w:p w14:paraId="50443E2D" w14:textId="77777777" w:rsidR="00CA2976" w:rsidRPr="00EC76D5" w:rsidRDefault="00CA2976" w:rsidP="003D1398">
      <w:pPr>
        <w:pStyle w:val="Code"/>
        <w:rPr>
          <w:highlight w:val="white"/>
        </w:rPr>
      </w:pPr>
      <w:r w:rsidRPr="00EC76D5">
        <w:rPr>
          <w:highlight w:val="white"/>
        </w:rPr>
        <w:t>#define SCHAR_MIN -128s</w:t>
      </w:r>
    </w:p>
    <w:p w14:paraId="65121C16" w14:textId="77777777" w:rsidR="00CA2976" w:rsidRPr="00EC76D5" w:rsidRDefault="00CA2976" w:rsidP="003D1398">
      <w:pPr>
        <w:pStyle w:val="Code"/>
        <w:rPr>
          <w:highlight w:val="white"/>
        </w:rPr>
      </w:pPr>
      <w:r w:rsidRPr="00EC76D5">
        <w:rPr>
          <w:highlight w:val="white"/>
        </w:rPr>
        <w:t>#define UCHAR_MAX 255us</w:t>
      </w:r>
    </w:p>
    <w:p w14:paraId="02CC6CBC" w14:textId="77777777" w:rsidR="00CA2976" w:rsidRPr="00EC76D5" w:rsidRDefault="00CA2976" w:rsidP="003D1398">
      <w:pPr>
        <w:pStyle w:val="Code"/>
        <w:rPr>
          <w:highlight w:val="white"/>
        </w:rPr>
      </w:pPr>
    </w:p>
    <w:p w14:paraId="77741B9F" w14:textId="77777777" w:rsidR="00CA2976" w:rsidRPr="00EC76D5" w:rsidRDefault="00CA2976" w:rsidP="003D1398">
      <w:pPr>
        <w:pStyle w:val="Code"/>
        <w:rPr>
          <w:highlight w:val="white"/>
        </w:rPr>
      </w:pPr>
      <w:r w:rsidRPr="00EC76D5">
        <w:rPr>
          <w:highlight w:val="white"/>
        </w:rPr>
        <w:t>#define SHRT_MAX 127s</w:t>
      </w:r>
    </w:p>
    <w:p w14:paraId="3C548CDD" w14:textId="77777777" w:rsidR="00CA2976" w:rsidRPr="00EC76D5" w:rsidRDefault="00CA2976" w:rsidP="003D1398">
      <w:pPr>
        <w:pStyle w:val="Code"/>
        <w:rPr>
          <w:highlight w:val="white"/>
        </w:rPr>
      </w:pPr>
      <w:r w:rsidRPr="00EC76D5">
        <w:rPr>
          <w:highlight w:val="white"/>
        </w:rPr>
        <w:t>#define SHRT_MIN -128s</w:t>
      </w:r>
    </w:p>
    <w:p w14:paraId="12ACCCA2" w14:textId="77777777" w:rsidR="00CA2976" w:rsidRPr="00EC76D5" w:rsidRDefault="00CA2976" w:rsidP="003D1398">
      <w:pPr>
        <w:pStyle w:val="Code"/>
        <w:rPr>
          <w:highlight w:val="white"/>
        </w:rPr>
      </w:pPr>
      <w:r w:rsidRPr="00EC76D5">
        <w:rPr>
          <w:highlight w:val="white"/>
        </w:rPr>
        <w:t>#define USHRT_MAX 255us</w:t>
      </w:r>
    </w:p>
    <w:p w14:paraId="0A332E3C" w14:textId="77777777" w:rsidR="00CA2976" w:rsidRPr="00EC76D5" w:rsidRDefault="00CA2976" w:rsidP="003D1398">
      <w:pPr>
        <w:pStyle w:val="Code"/>
        <w:rPr>
          <w:highlight w:val="white"/>
        </w:rPr>
      </w:pPr>
    </w:p>
    <w:p w14:paraId="68815CEE" w14:textId="77777777" w:rsidR="00CA2976" w:rsidRPr="00EC76D5" w:rsidRDefault="00CA2976" w:rsidP="003D1398">
      <w:pPr>
        <w:pStyle w:val="Code"/>
        <w:rPr>
          <w:highlight w:val="white"/>
        </w:rPr>
      </w:pPr>
      <w:r w:rsidRPr="00EC76D5">
        <w:rPr>
          <w:highlight w:val="white"/>
        </w:rPr>
        <w:t>#define INT_MAX 32767</w:t>
      </w:r>
    </w:p>
    <w:p w14:paraId="45D70BF3" w14:textId="77777777" w:rsidR="00CA2976" w:rsidRPr="00EC76D5" w:rsidRDefault="00CA2976" w:rsidP="003D1398">
      <w:pPr>
        <w:pStyle w:val="Code"/>
        <w:rPr>
          <w:highlight w:val="white"/>
        </w:rPr>
      </w:pPr>
      <w:r w:rsidRPr="00EC76D5">
        <w:rPr>
          <w:highlight w:val="white"/>
        </w:rPr>
        <w:t>#define INT_MIN -32768</w:t>
      </w:r>
    </w:p>
    <w:p w14:paraId="65F23BEC" w14:textId="77777777" w:rsidR="00CA2976" w:rsidRPr="00EC76D5" w:rsidRDefault="00CA2976" w:rsidP="003D1398">
      <w:pPr>
        <w:pStyle w:val="Code"/>
        <w:rPr>
          <w:highlight w:val="white"/>
        </w:rPr>
      </w:pPr>
      <w:r w:rsidRPr="00EC76D5">
        <w:rPr>
          <w:highlight w:val="white"/>
        </w:rPr>
        <w:t>#define UINT_MAX 65535u</w:t>
      </w:r>
    </w:p>
    <w:p w14:paraId="18F1B3FD" w14:textId="77777777" w:rsidR="00CA2976" w:rsidRPr="00EC76D5" w:rsidRDefault="00CA2976" w:rsidP="003D1398">
      <w:pPr>
        <w:pStyle w:val="Code"/>
        <w:rPr>
          <w:highlight w:val="white"/>
        </w:rPr>
      </w:pPr>
    </w:p>
    <w:p w14:paraId="0B92AFEE" w14:textId="77777777" w:rsidR="00CA2976" w:rsidRPr="00EC76D5" w:rsidRDefault="00CA2976" w:rsidP="003D1398">
      <w:pPr>
        <w:pStyle w:val="Code"/>
        <w:rPr>
          <w:highlight w:val="white"/>
        </w:rPr>
      </w:pPr>
      <w:r w:rsidRPr="00EC76D5">
        <w:rPr>
          <w:highlight w:val="white"/>
        </w:rPr>
        <w:t>#define LONG_MAX 2147483647l</w:t>
      </w:r>
    </w:p>
    <w:p w14:paraId="1573E7B9" w14:textId="77777777" w:rsidR="00CA2976" w:rsidRPr="00EC76D5" w:rsidRDefault="00CA2976" w:rsidP="003D1398">
      <w:pPr>
        <w:pStyle w:val="Code"/>
        <w:rPr>
          <w:highlight w:val="white"/>
        </w:rPr>
      </w:pPr>
      <w:r w:rsidRPr="00EC76D5">
        <w:rPr>
          <w:highlight w:val="white"/>
        </w:rPr>
        <w:t>#define LONG_MIN -2147483647l</w:t>
      </w:r>
    </w:p>
    <w:p w14:paraId="1A8D68C5" w14:textId="77777777" w:rsidR="00CA2976" w:rsidRPr="00EC76D5" w:rsidRDefault="00CA2976" w:rsidP="003D1398">
      <w:pPr>
        <w:pStyle w:val="Code"/>
        <w:rPr>
          <w:highlight w:val="white"/>
        </w:rPr>
      </w:pPr>
      <w:r w:rsidRPr="00EC76D5">
        <w:rPr>
          <w:highlight w:val="white"/>
        </w:rPr>
        <w:t>#define ULONG_MAX 4294967295lu</w:t>
      </w:r>
    </w:p>
    <w:p w14:paraId="3DF908C3" w14:textId="77777777" w:rsidR="00CA2976" w:rsidRPr="00EC76D5" w:rsidRDefault="00CA2976" w:rsidP="003D1398">
      <w:pPr>
        <w:pStyle w:val="Code"/>
        <w:rPr>
          <w:highlight w:val="white"/>
        </w:rPr>
      </w:pPr>
    </w:p>
    <w:p w14:paraId="627E3D56" w14:textId="68F8A249" w:rsidR="00350894" w:rsidRPr="00EC76D5" w:rsidRDefault="00CA2976" w:rsidP="003D1398">
      <w:pPr>
        <w:pStyle w:val="Code"/>
      </w:pPr>
      <w:r w:rsidRPr="00EC76D5">
        <w:rPr>
          <w:highlight w:val="white"/>
        </w:rPr>
        <w:t>#endif</w:t>
      </w:r>
    </w:p>
    <w:p w14:paraId="2576C6FA" w14:textId="51158F04" w:rsidR="003D1398" w:rsidRPr="00EC76D5" w:rsidRDefault="003D1398" w:rsidP="003D1398">
      <w:pPr>
        <w:pStyle w:val="CodeListing"/>
      </w:pPr>
      <w:r w:rsidRPr="00EC76D5">
        <w:t>Float.h</w:t>
      </w:r>
    </w:p>
    <w:p w14:paraId="49BFE49F" w14:textId="77777777" w:rsidR="003D1398" w:rsidRPr="00EC76D5" w:rsidRDefault="003D1398" w:rsidP="003D1398">
      <w:pPr>
        <w:pStyle w:val="Code"/>
        <w:rPr>
          <w:highlight w:val="white"/>
        </w:rPr>
      </w:pPr>
      <w:r w:rsidRPr="00EC76D5">
        <w:rPr>
          <w:highlight w:val="white"/>
        </w:rPr>
        <w:t>#ifndef __FLOAT_H__</w:t>
      </w:r>
    </w:p>
    <w:p w14:paraId="61B28A24" w14:textId="77777777" w:rsidR="003D1398" w:rsidRPr="00EC76D5" w:rsidRDefault="003D1398" w:rsidP="003D1398">
      <w:pPr>
        <w:pStyle w:val="Code"/>
        <w:rPr>
          <w:highlight w:val="white"/>
        </w:rPr>
      </w:pPr>
      <w:r w:rsidRPr="00EC76D5">
        <w:rPr>
          <w:highlight w:val="white"/>
        </w:rPr>
        <w:t>#define __FLOAT_H__</w:t>
      </w:r>
    </w:p>
    <w:p w14:paraId="196A73E0" w14:textId="77777777" w:rsidR="003D1398" w:rsidRPr="00EC76D5" w:rsidRDefault="003D1398" w:rsidP="003D1398">
      <w:pPr>
        <w:pStyle w:val="Code"/>
        <w:rPr>
          <w:highlight w:val="white"/>
        </w:rPr>
      </w:pPr>
    </w:p>
    <w:p w14:paraId="23EC2853" w14:textId="77777777" w:rsidR="003D1398" w:rsidRPr="00EC76D5" w:rsidRDefault="003D1398" w:rsidP="003D1398">
      <w:pPr>
        <w:pStyle w:val="Code"/>
        <w:rPr>
          <w:highlight w:val="white"/>
        </w:rPr>
      </w:pPr>
      <w:r w:rsidRPr="00EC76D5">
        <w:rPr>
          <w:highlight w:val="white"/>
        </w:rPr>
        <w:t>#define FLT_RADIX  2</w:t>
      </w:r>
    </w:p>
    <w:p w14:paraId="35D3CAB9" w14:textId="77777777" w:rsidR="003D1398" w:rsidRPr="00EC76D5" w:rsidRDefault="003D1398" w:rsidP="003D1398">
      <w:pPr>
        <w:pStyle w:val="Code"/>
        <w:rPr>
          <w:highlight w:val="white"/>
        </w:rPr>
      </w:pPr>
      <w:r w:rsidRPr="00EC76D5">
        <w:rPr>
          <w:highlight w:val="white"/>
        </w:rPr>
        <w:t>#define FLT_ROUNDS 1</w:t>
      </w:r>
    </w:p>
    <w:p w14:paraId="1914FB7E" w14:textId="77777777" w:rsidR="003D1398" w:rsidRPr="00EC76D5" w:rsidRDefault="003D1398" w:rsidP="003D1398">
      <w:pPr>
        <w:pStyle w:val="Code"/>
        <w:rPr>
          <w:highlight w:val="white"/>
        </w:rPr>
      </w:pPr>
    </w:p>
    <w:p w14:paraId="5500D3E9" w14:textId="77777777" w:rsidR="003D1398" w:rsidRPr="00EC76D5" w:rsidRDefault="003D1398" w:rsidP="003D1398">
      <w:pPr>
        <w:pStyle w:val="Code"/>
        <w:rPr>
          <w:highlight w:val="white"/>
        </w:rPr>
      </w:pPr>
      <w:r w:rsidRPr="00EC76D5">
        <w:rPr>
          <w:highlight w:val="white"/>
        </w:rPr>
        <w:t>#define FLT_DIG      6</w:t>
      </w:r>
    </w:p>
    <w:p w14:paraId="1BCE61E5" w14:textId="77777777" w:rsidR="003D1398" w:rsidRPr="00EC76D5" w:rsidRDefault="003D1398" w:rsidP="003D1398">
      <w:pPr>
        <w:pStyle w:val="Code"/>
        <w:rPr>
          <w:highlight w:val="white"/>
        </w:rPr>
      </w:pPr>
      <w:r w:rsidRPr="00EC76D5">
        <w:rPr>
          <w:highlight w:val="white"/>
        </w:rPr>
        <w:t>#define FLT_EPSILON  1e-6</w:t>
      </w:r>
    </w:p>
    <w:p w14:paraId="578E5645" w14:textId="77777777" w:rsidR="003D1398" w:rsidRPr="00EC76D5" w:rsidRDefault="003D1398" w:rsidP="003D1398">
      <w:pPr>
        <w:pStyle w:val="Code"/>
        <w:rPr>
          <w:highlight w:val="white"/>
        </w:rPr>
      </w:pPr>
      <w:r w:rsidRPr="00EC76D5">
        <w:rPr>
          <w:highlight w:val="white"/>
        </w:rPr>
        <w:t>#define FLT_MANT_DIG 2</w:t>
      </w:r>
    </w:p>
    <w:p w14:paraId="0A908B3B" w14:textId="77777777" w:rsidR="003D1398" w:rsidRPr="00EC76D5" w:rsidRDefault="003D1398" w:rsidP="003D1398">
      <w:pPr>
        <w:pStyle w:val="Code"/>
        <w:rPr>
          <w:highlight w:val="white"/>
        </w:rPr>
      </w:pPr>
      <w:r w:rsidRPr="00EC76D5">
        <w:rPr>
          <w:highlight w:val="white"/>
        </w:rPr>
        <w:t>#define FLT_MAX      1e6</w:t>
      </w:r>
    </w:p>
    <w:p w14:paraId="663A1B11" w14:textId="77777777" w:rsidR="003D1398" w:rsidRPr="00EC76D5" w:rsidRDefault="003D1398" w:rsidP="003D1398">
      <w:pPr>
        <w:pStyle w:val="Code"/>
        <w:rPr>
          <w:highlight w:val="white"/>
        </w:rPr>
      </w:pPr>
      <w:r w:rsidRPr="00EC76D5">
        <w:rPr>
          <w:highlight w:val="white"/>
        </w:rPr>
        <w:t>#define FLT_MAX_EXP  6</w:t>
      </w:r>
    </w:p>
    <w:p w14:paraId="5E2D43B3" w14:textId="77777777" w:rsidR="003D1398" w:rsidRPr="00EC76D5" w:rsidRDefault="003D1398" w:rsidP="003D1398">
      <w:pPr>
        <w:pStyle w:val="Code"/>
        <w:rPr>
          <w:highlight w:val="white"/>
        </w:rPr>
      </w:pPr>
      <w:r w:rsidRPr="00EC76D5">
        <w:rPr>
          <w:highlight w:val="white"/>
        </w:rPr>
        <w:t>#define FLT_MIN      1e-6</w:t>
      </w:r>
    </w:p>
    <w:p w14:paraId="098B12C8" w14:textId="77777777" w:rsidR="003D1398" w:rsidRPr="00EC76D5" w:rsidRDefault="003D1398" w:rsidP="003D1398">
      <w:pPr>
        <w:pStyle w:val="Code"/>
        <w:rPr>
          <w:highlight w:val="white"/>
        </w:rPr>
      </w:pPr>
      <w:r w:rsidRPr="00EC76D5">
        <w:rPr>
          <w:highlight w:val="white"/>
        </w:rPr>
        <w:t>#define FLT_MIN_EXP  -6</w:t>
      </w:r>
    </w:p>
    <w:p w14:paraId="375C3396" w14:textId="77777777" w:rsidR="003D1398" w:rsidRPr="00EC76D5" w:rsidRDefault="003D1398" w:rsidP="003D1398">
      <w:pPr>
        <w:pStyle w:val="Code"/>
        <w:rPr>
          <w:highlight w:val="white"/>
        </w:rPr>
      </w:pPr>
    </w:p>
    <w:p w14:paraId="6733CC6B" w14:textId="77777777" w:rsidR="003D1398" w:rsidRPr="00EC76D5" w:rsidRDefault="003D1398" w:rsidP="003D1398">
      <w:pPr>
        <w:pStyle w:val="Code"/>
        <w:rPr>
          <w:highlight w:val="white"/>
        </w:rPr>
      </w:pPr>
      <w:r w:rsidRPr="00EC76D5">
        <w:rPr>
          <w:highlight w:val="white"/>
        </w:rPr>
        <w:t>#define DBL_DIG      6</w:t>
      </w:r>
    </w:p>
    <w:p w14:paraId="49361749" w14:textId="77777777" w:rsidR="003D1398" w:rsidRPr="00EC76D5" w:rsidRDefault="003D1398" w:rsidP="003D1398">
      <w:pPr>
        <w:pStyle w:val="Code"/>
        <w:rPr>
          <w:highlight w:val="white"/>
        </w:rPr>
      </w:pPr>
      <w:r w:rsidRPr="00EC76D5">
        <w:rPr>
          <w:highlight w:val="white"/>
        </w:rPr>
        <w:t>#define DBL_EPSILON  1e-6</w:t>
      </w:r>
    </w:p>
    <w:p w14:paraId="3B28335F" w14:textId="77777777" w:rsidR="003D1398" w:rsidRPr="00EC76D5" w:rsidRDefault="003D1398" w:rsidP="003D1398">
      <w:pPr>
        <w:pStyle w:val="Code"/>
        <w:rPr>
          <w:highlight w:val="white"/>
        </w:rPr>
      </w:pPr>
      <w:r w:rsidRPr="00EC76D5">
        <w:rPr>
          <w:highlight w:val="white"/>
        </w:rPr>
        <w:t>#define DBL_MANT_DIG 2</w:t>
      </w:r>
    </w:p>
    <w:p w14:paraId="104793EA" w14:textId="77777777" w:rsidR="003D1398" w:rsidRPr="00EC76D5" w:rsidRDefault="003D1398" w:rsidP="003D1398">
      <w:pPr>
        <w:pStyle w:val="Code"/>
        <w:rPr>
          <w:highlight w:val="white"/>
        </w:rPr>
      </w:pPr>
      <w:r w:rsidRPr="00EC76D5">
        <w:rPr>
          <w:highlight w:val="white"/>
        </w:rPr>
        <w:t>#define DBL_MAX      1e+6</w:t>
      </w:r>
    </w:p>
    <w:p w14:paraId="250227AA" w14:textId="77777777" w:rsidR="003D1398" w:rsidRPr="00EC76D5" w:rsidRDefault="003D1398" w:rsidP="003D1398">
      <w:pPr>
        <w:pStyle w:val="Code"/>
        <w:rPr>
          <w:highlight w:val="white"/>
        </w:rPr>
      </w:pPr>
      <w:r w:rsidRPr="00EC76D5">
        <w:rPr>
          <w:highlight w:val="white"/>
        </w:rPr>
        <w:t>#define DBL_MAX_EXP  6</w:t>
      </w:r>
    </w:p>
    <w:p w14:paraId="5EB86C50" w14:textId="77777777" w:rsidR="003D1398" w:rsidRPr="00EC76D5" w:rsidRDefault="003D1398" w:rsidP="003D1398">
      <w:pPr>
        <w:pStyle w:val="Code"/>
        <w:rPr>
          <w:highlight w:val="white"/>
        </w:rPr>
      </w:pPr>
      <w:r w:rsidRPr="00EC76D5">
        <w:rPr>
          <w:highlight w:val="white"/>
        </w:rPr>
        <w:t>#define DBL_MIN      1e-6</w:t>
      </w:r>
    </w:p>
    <w:p w14:paraId="642024CF" w14:textId="77777777" w:rsidR="003D1398" w:rsidRPr="00EC76D5" w:rsidRDefault="003D1398" w:rsidP="003D1398">
      <w:pPr>
        <w:pStyle w:val="Code"/>
        <w:rPr>
          <w:highlight w:val="white"/>
        </w:rPr>
      </w:pPr>
      <w:r w:rsidRPr="00EC76D5">
        <w:rPr>
          <w:highlight w:val="white"/>
        </w:rPr>
        <w:t>#define DBL_MIN_EXP  -6</w:t>
      </w:r>
    </w:p>
    <w:p w14:paraId="4030FAAE" w14:textId="77777777" w:rsidR="003D1398" w:rsidRPr="00EC76D5" w:rsidRDefault="003D1398" w:rsidP="003D1398">
      <w:pPr>
        <w:pStyle w:val="Code"/>
        <w:rPr>
          <w:highlight w:val="white"/>
        </w:rPr>
      </w:pPr>
    </w:p>
    <w:p w14:paraId="431C70DB" w14:textId="320DCB1D" w:rsidR="003D1398" w:rsidRPr="00EC76D5" w:rsidRDefault="003D1398" w:rsidP="003D1398">
      <w:pPr>
        <w:pStyle w:val="Code"/>
      </w:pPr>
      <w:r w:rsidRPr="00EC76D5">
        <w:rPr>
          <w:highlight w:val="white"/>
        </w:rPr>
        <w:t>#endif</w:t>
      </w:r>
    </w:p>
    <w:p w14:paraId="6CAC1B64" w14:textId="7B0C8932" w:rsidR="00EE220E" w:rsidRPr="00EC76D5" w:rsidRDefault="00CA0D69" w:rsidP="00265BDF">
      <w:pPr>
        <w:pStyle w:val="Rubrik2"/>
      </w:pPr>
      <w:bookmarkStart w:id="5878" w:name="_Toc481936454"/>
      <w:r w:rsidRPr="00EC76D5">
        <w:lastRenderedPageBreak/>
        <w:t>The A</w:t>
      </w:r>
      <w:r w:rsidR="00EE220E" w:rsidRPr="00EC76D5">
        <w:t>sser</w:t>
      </w:r>
      <w:r w:rsidR="008E5D1A" w:rsidRPr="00EC76D5">
        <w:t>t</w:t>
      </w:r>
      <w:r w:rsidRPr="00EC76D5">
        <w:t xml:space="preserve"> Macro</w:t>
      </w:r>
      <w:bookmarkEnd w:id="5878"/>
    </w:p>
    <w:p w14:paraId="492C07C6" w14:textId="0D69B5A8" w:rsidR="00F65771" w:rsidRPr="00EC76D5" w:rsidRDefault="00F65771" w:rsidP="00F65771">
      <w:pPr>
        <w:pStyle w:val="CodeListing"/>
      </w:pPr>
      <w:r w:rsidRPr="00EC76D5">
        <w:t>Assert.h</w:t>
      </w:r>
    </w:p>
    <w:p w14:paraId="0EAF0350" w14:textId="77777777" w:rsidR="00E94004" w:rsidRPr="00EC76D5" w:rsidRDefault="00E94004" w:rsidP="00E94004">
      <w:pPr>
        <w:pStyle w:val="Code"/>
        <w:rPr>
          <w:highlight w:val="white"/>
        </w:rPr>
      </w:pPr>
      <w:r w:rsidRPr="00EC76D5">
        <w:rPr>
          <w:highlight w:val="white"/>
        </w:rPr>
        <w:t>#ifndef __ASSERT_H__</w:t>
      </w:r>
    </w:p>
    <w:p w14:paraId="6B1EBA20" w14:textId="77777777" w:rsidR="00E94004" w:rsidRPr="00EC76D5" w:rsidRDefault="00E94004" w:rsidP="00E94004">
      <w:pPr>
        <w:pStyle w:val="Code"/>
        <w:rPr>
          <w:highlight w:val="white"/>
        </w:rPr>
      </w:pPr>
      <w:r w:rsidRPr="00EC76D5">
        <w:rPr>
          <w:highlight w:val="white"/>
        </w:rPr>
        <w:t>#define __ASEERT_H__</w:t>
      </w:r>
    </w:p>
    <w:p w14:paraId="14D741F5" w14:textId="77777777" w:rsidR="00E94004" w:rsidRPr="00EC76D5" w:rsidRDefault="00E94004" w:rsidP="00E94004">
      <w:pPr>
        <w:pStyle w:val="Code"/>
        <w:rPr>
          <w:highlight w:val="white"/>
        </w:rPr>
      </w:pPr>
    </w:p>
    <w:p w14:paraId="210A0FE0" w14:textId="77777777" w:rsidR="00E94004" w:rsidRPr="00EC76D5" w:rsidRDefault="00E94004" w:rsidP="00E94004">
      <w:pPr>
        <w:pStyle w:val="Code"/>
        <w:rPr>
          <w:highlight w:val="white"/>
        </w:rPr>
      </w:pPr>
      <w:r w:rsidRPr="00EC76D5">
        <w:rPr>
          <w:highlight w:val="white"/>
        </w:rPr>
        <w:t>#ifndef NDEBUG</w:t>
      </w:r>
    </w:p>
    <w:p w14:paraId="1A0FBCE0" w14:textId="77777777" w:rsidR="00E94004" w:rsidRPr="00EC76D5" w:rsidRDefault="00E94004" w:rsidP="00E94004">
      <w:pPr>
        <w:pStyle w:val="Code"/>
        <w:rPr>
          <w:highlight w:val="white"/>
        </w:rPr>
      </w:pPr>
      <w:r w:rsidRPr="00EC76D5">
        <w:rPr>
          <w:highlight w:val="white"/>
        </w:rPr>
        <w:t>#include &lt;StdIO.h&gt;</w:t>
      </w:r>
    </w:p>
    <w:p w14:paraId="68CD8F33" w14:textId="77777777" w:rsidR="00E94004" w:rsidRPr="00EC76D5" w:rsidRDefault="00E94004" w:rsidP="00E94004">
      <w:pPr>
        <w:pStyle w:val="Code"/>
        <w:rPr>
          <w:highlight w:val="white"/>
        </w:rPr>
      </w:pPr>
      <w:r w:rsidRPr="00EC76D5">
        <w:rPr>
          <w:highlight w:val="white"/>
        </w:rPr>
        <w:t>#include &lt;StdLib.h&gt;</w:t>
      </w:r>
    </w:p>
    <w:p w14:paraId="30FB8FB7" w14:textId="77777777" w:rsidR="00E94004" w:rsidRPr="00EC76D5" w:rsidRDefault="00E94004" w:rsidP="00E94004">
      <w:pPr>
        <w:pStyle w:val="Code"/>
        <w:rPr>
          <w:highlight w:val="white"/>
        </w:rPr>
      </w:pPr>
      <w:r w:rsidRPr="00EC76D5">
        <w:rPr>
          <w:highlight w:val="white"/>
        </w:rPr>
        <w:t>#define assert(expression) if (!(expression)) {                        \\</w:t>
      </w:r>
    </w:p>
    <w:p w14:paraId="3DC52072" w14:textId="77777777" w:rsidR="00E94004" w:rsidRPr="00EC76D5" w:rsidRDefault="00E94004" w:rsidP="00E94004">
      <w:pPr>
        <w:pStyle w:val="Code"/>
        <w:rPr>
          <w:highlight w:val="white"/>
        </w:rPr>
      </w:pPr>
      <w:r w:rsidRPr="00EC76D5">
        <w:rPr>
          <w:highlight w:val="white"/>
        </w:rPr>
        <w:t xml:space="preserve">  fprintf(stderr, "Assertion failed: \"%s\", file \"%s\", line %i.\n", \\</w:t>
      </w:r>
    </w:p>
    <w:p w14:paraId="4E7A7B66" w14:textId="77777777" w:rsidR="00E94004" w:rsidRPr="00EC76D5" w:rsidRDefault="00E94004" w:rsidP="00E94004">
      <w:pPr>
        <w:pStyle w:val="Code"/>
        <w:rPr>
          <w:highlight w:val="white"/>
        </w:rPr>
      </w:pPr>
      <w:r w:rsidRPr="00EC76D5">
        <w:rPr>
          <w:highlight w:val="white"/>
        </w:rPr>
        <w:t xml:space="preserve">          #expression, __FILE__, __LINE__); abort(); }</w:t>
      </w:r>
    </w:p>
    <w:p w14:paraId="4BDCC48E" w14:textId="77777777" w:rsidR="00E94004" w:rsidRPr="00EC76D5" w:rsidRDefault="00E94004" w:rsidP="00E94004">
      <w:pPr>
        <w:pStyle w:val="Code"/>
        <w:rPr>
          <w:highlight w:val="white"/>
        </w:rPr>
      </w:pPr>
      <w:r w:rsidRPr="00EC76D5">
        <w:rPr>
          <w:highlight w:val="white"/>
        </w:rPr>
        <w:t>#else</w:t>
      </w:r>
    </w:p>
    <w:p w14:paraId="6F6D66E1" w14:textId="77777777" w:rsidR="00E94004" w:rsidRPr="00EC76D5" w:rsidRDefault="00E94004" w:rsidP="00E94004">
      <w:pPr>
        <w:pStyle w:val="Code"/>
        <w:rPr>
          <w:highlight w:val="white"/>
        </w:rPr>
      </w:pPr>
      <w:r w:rsidRPr="00EC76D5">
        <w:rPr>
          <w:highlight w:val="white"/>
        </w:rPr>
        <w:t>#define assert(expression)</w:t>
      </w:r>
    </w:p>
    <w:p w14:paraId="5310CA23" w14:textId="04ECE1DC" w:rsidR="00E94004" w:rsidRPr="00EC76D5" w:rsidRDefault="00E94004" w:rsidP="00E94004">
      <w:pPr>
        <w:pStyle w:val="Code"/>
        <w:rPr>
          <w:highlight w:val="white"/>
        </w:rPr>
      </w:pPr>
      <w:r w:rsidRPr="00EC76D5">
        <w:rPr>
          <w:highlight w:val="white"/>
        </w:rPr>
        <w:t>#endif</w:t>
      </w:r>
    </w:p>
    <w:p w14:paraId="0EA16721" w14:textId="77777777" w:rsidR="00FF34E9" w:rsidRPr="00EC76D5" w:rsidRDefault="00FF34E9" w:rsidP="00E94004">
      <w:pPr>
        <w:pStyle w:val="Code"/>
        <w:rPr>
          <w:highlight w:val="white"/>
        </w:rPr>
      </w:pPr>
    </w:p>
    <w:p w14:paraId="28C0568E" w14:textId="77777777" w:rsidR="00E94004" w:rsidRPr="00EC76D5" w:rsidRDefault="00E94004" w:rsidP="00E94004">
      <w:pPr>
        <w:pStyle w:val="Code"/>
      </w:pPr>
      <w:r w:rsidRPr="00EC76D5">
        <w:rPr>
          <w:highlight w:val="white"/>
        </w:rPr>
        <w:t>#endif</w:t>
      </w:r>
    </w:p>
    <w:p w14:paraId="14D666FB" w14:textId="3CF318E4" w:rsidR="0062113D" w:rsidRPr="00EC76D5" w:rsidRDefault="0062113D" w:rsidP="00E94004">
      <w:pPr>
        <w:pStyle w:val="Rubrik2"/>
      </w:pPr>
      <w:bookmarkStart w:id="5879" w:name="_Toc481936455"/>
      <w:r w:rsidRPr="00EC76D5">
        <w:t>Locale Data</w:t>
      </w:r>
      <w:bookmarkEnd w:id="5879"/>
    </w:p>
    <w:p w14:paraId="21A3CEC1" w14:textId="0F9ADEBB" w:rsidR="00265BDF" w:rsidRPr="00EC76D5" w:rsidRDefault="0062113D" w:rsidP="0062113D">
      <w:pPr>
        <w:pStyle w:val="CodeListing"/>
      </w:pPr>
      <w:r w:rsidRPr="00EC76D5">
        <w:t>L</w:t>
      </w:r>
      <w:r w:rsidR="00265BDF" w:rsidRPr="00EC76D5">
        <w:t>ocale.h</w:t>
      </w:r>
    </w:p>
    <w:p w14:paraId="2E3BED4A" w14:textId="77777777" w:rsidR="0062113D" w:rsidRPr="00EC76D5" w:rsidRDefault="0062113D" w:rsidP="0062113D">
      <w:pPr>
        <w:pStyle w:val="Code"/>
        <w:rPr>
          <w:highlight w:val="white"/>
        </w:rPr>
      </w:pPr>
      <w:r w:rsidRPr="00EC76D5">
        <w:rPr>
          <w:highlight w:val="white"/>
        </w:rPr>
        <w:t>#ifndef __LOCALE_H__</w:t>
      </w:r>
    </w:p>
    <w:p w14:paraId="4C0AFF62" w14:textId="77777777" w:rsidR="0062113D" w:rsidRPr="00EC76D5" w:rsidRDefault="0062113D" w:rsidP="0062113D">
      <w:pPr>
        <w:pStyle w:val="Code"/>
        <w:rPr>
          <w:highlight w:val="white"/>
        </w:rPr>
      </w:pPr>
      <w:r w:rsidRPr="00EC76D5">
        <w:rPr>
          <w:highlight w:val="white"/>
        </w:rPr>
        <w:t>#define __LOCALE_H__</w:t>
      </w:r>
    </w:p>
    <w:p w14:paraId="5CF421B9" w14:textId="77777777" w:rsidR="0062113D" w:rsidRPr="00EC76D5" w:rsidRDefault="0062113D" w:rsidP="0062113D">
      <w:pPr>
        <w:pStyle w:val="Code"/>
        <w:rPr>
          <w:highlight w:val="white"/>
        </w:rPr>
      </w:pPr>
    </w:p>
    <w:p w14:paraId="1CBEAF38" w14:textId="77777777" w:rsidR="0062113D" w:rsidRPr="00EC76D5" w:rsidRDefault="0062113D" w:rsidP="0062113D">
      <w:pPr>
        <w:pStyle w:val="Code"/>
        <w:rPr>
          <w:highlight w:val="white"/>
        </w:rPr>
      </w:pPr>
      <w:r w:rsidRPr="00EC76D5">
        <w:rPr>
          <w:highlight w:val="white"/>
        </w:rPr>
        <w:t>#define LC_COLLATE  0x01</w:t>
      </w:r>
    </w:p>
    <w:p w14:paraId="5A54B83B" w14:textId="77777777" w:rsidR="0062113D" w:rsidRPr="00EC76D5" w:rsidRDefault="0062113D" w:rsidP="0062113D">
      <w:pPr>
        <w:pStyle w:val="Code"/>
        <w:rPr>
          <w:highlight w:val="white"/>
        </w:rPr>
      </w:pPr>
      <w:r w:rsidRPr="00EC76D5">
        <w:rPr>
          <w:highlight w:val="white"/>
        </w:rPr>
        <w:t>#define LC_CTYPE    0x02</w:t>
      </w:r>
    </w:p>
    <w:p w14:paraId="7F2C94CF" w14:textId="77777777" w:rsidR="0062113D" w:rsidRPr="00EC76D5" w:rsidRDefault="0062113D" w:rsidP="0062113D">
      <w:pPr>
        <w:pStyle w:val="Code"/>
        <w:rPr>
          <w:highlight w:val="white"/>
        </w:rPr>
      </w:pPr>
      <w:r w:rsidRPr="00EC76D5">
        <w:rPr>
          <w:highlight w:val="white"/>
        </w:rPr>
        <w:t>#define LC_MONETARY 0x04</w:t>
      </w:r>
    </w:p>
    <w:p w14:paraId="6C55C02F" w14:textId="77777777" w:rsidR="0062113D" w:rsidRPr="00EC76D5" w:rsidRDefault="0062113D" w:rsidP="0062113D">
      <w:pPr>
        <w:pStyle w:val="Code"/>
        <w:rPr>
          <w:highlight w:val="white"/>
        </w:rPr>
      </w:pPr>
      <w:r w:rsidRPr="00EC76D5">
        <w:rPr>
          <w:highlight w:val="white"/>
        </w:rPr>
        <w:t>#define LC_NUMERIC  0x08</w:t>
      </w:r>
    </w:p>
    <w:p w14:paraId="30BAB600" w14:textId="77777777" w:rsidR="0062113D" w:rsidRPr="00EC76D5" w:rsidRDefault="0062113D" w:rsidP="0062113D">
      <w:pPr>
        <w:pStyle w:val="Code"/>
        <w:rPr>
          <w:highlight w:val="white"/>
        </w:rPr>
      </w:pPr>
      <w:r w:rsidRPr="00EC76D5">
        <w:rPr>
          <w:highlight w:val="white"/>
        </w:rPr>
        <w:t>#define LC_TIME     0x10</w:t>
      </w:r>
    </w:p>
    <w:p w14:paraId="05E4D946" w14:textId="77777777" w:rsidR="0062113D" w:rsidRPr="00EC76D5" w:rsidRDefault="0062113D" w:rsidP="0062113D">
      <w:pPr>
        <w:pStyle w:val="Code"/>
        <w:rPr>
          <w:highlight w:val="white"/>
        </w:rPr>
      </w:pPr>
      <w:r w:rsidRPr="00EC76D5">
        <w:rPr>
          <w:highlight w:val="white"/>
        </w:rPr>
        <w:t>#define LC_ALL      0x1F</w:t>
      </w:r>
    </w:p>
    <w:p w14:paraId="376FF98B" w14:textId="77777777" w:rsidR="0062113D" w:rsidRPr="00EC76D5" w:rsidRDefault="0062113D" w:rsidP="0062113D">
      <w:pPr>
        <w:pStyle w:val="Code"/>
        <w:rPr>
          <w:highlight w:val="white"/>
        </w:rPr>
      </w:pPr>
    </w:p>
    <w:p w14:paraId="5DC51C4A" w14:textId="77777777" w:rsidR="0062113D" w:rsidRPr="00EC76D5" w:rsidRDefault="0062113D" w:rsidP="0062113D">
      <w:pPr>
        <w:pStyle w:val="Code"/>
        <w:rPr>
          <w:highlight w:val="white"/>
        </w:rPr>
      </w:pPr>
      <w:r w:rsidRPr="00EC76D5">
        <w:rPr>
          <w:highlight w:val="white"/>
        </w:rPr>
        <w:t>struct lconv {</w:t>
      </w:r>
    </w:p>
    <w:p w14:paraId="6DDB3811" w14:textId="77777777" w:rsidR="0062113D" w:rsidRPr="00EC76D5" w:rsidRDefault="0062113D" w:rsidP="0062113D">
      <w:pPr>
        <w:pStyle w:val="Code"/>
        <w:rPr>
          <w:highlight w:val="white"/>
        </w:rPr>
      </w:pPr>
      <w:r w:rsidRPr="00EC76D5">
        <w:rPr>
          <w:highlight w:val="white"/>
        </w:rPr>
        <w:t xml:space="preserve">  int summerTimeZone,    // time</w:t>
      </w:r>
    </w:p>
    <w:p w14:paraId="0E02E7AE" w14:textId="77777777" w:rsidR="0062113D" w:rsidRPr="00EC76D5" w:rsidRDefault="0062113D" w:rsidP="0062113D">
      <w:pPr>
        <w:pStyle w:val="Code"/>
        <w:rPr>
          <w:highlight w:val="white"/>
        </w:rPr>
      </w:pPr>
      <w:r w:rsidRPr="00EC76D5">
        <w:rPr>
          <w:highlight w:val="white"/>
        </w:rPr>
        <w:t xml:space="preserve">      winterTimeZone;</w:t>
      </w:r>
    </w:p>
    <w:p w14:paraId="207EA94C" w14:textId="77777777" w:rsidR="0062113D" w:rsidRPr="00EC76D5" w:rsidRDefault="0062113D" w:rsidP="0062113D">
      <w:pPr>
        <w:pStyle w:val="Code"/>
        <w:rPr>
          <w:highlight w:val="white"/>
        </w:rPr>
      </w:pPr>
      <w:r w:rsidRPr="00EC76D5">
        <w:rPr>
          <w:highlight w:val="white"/>
        </w:rPr>
        <w:t xml:space="preserve">  char **shortDayList;</w:t>
      </w:r>
    </w:p>
    <w:p w14:paraId="36318D18" w14:textId="77777777" w:rsidR="0062113D" w:rsidRPr="00EC76D5" w:rsidRDefault="0062113D" w:rsidP="0062113D">
      <w:pPr>
        <w:pStyle w:val="Code"/>
        <w:rPr>
          <w:highlight w:val="white"/>
        </w:rPr>
      </w:pPr>
      <w:r w:rsidRPr="00EC76D5">
        <w:rPr>
          <w:highlight w:val="white"/>
        </w:rPr>
        <w:t xml:space="preserve">  char **longDayList;</w:t>
      </w:r>
    </w:p>
    <w:p w14:paraId="25FEAC4F" w14:textId="77777777" w:rsidR="0062113D" w:rsidRPr="00EC76D5" w:rsidRDefault="0062113D" w:rsidP="0062113D">
      <w:pPr>
        <w:pStyle w:val="Code"/>
        <w:rPr>
          <w:highlight w:val="white"/>
        </w:rPr>
      </w:pPr>
      <w:r w:rsidRPr="00EC76D5">
        <w:rPr>
          <w:highlight w:val="white"/>
        </w:rPr>
        <w:t xml:space="preserve">  char **shortMonthList;</w:t>
      </w:r>
    </w:p>
    <w:p w14:paraId="36251D54" w14:textId="77777777" w:rsidR="0062113D" w:rsidRPr="00EC76D5" w:rsidRDefault="0062113D" w:rsidP="0062113D">
      <w:pPr>
        <w:pStyle w:val="Code"/>
        <w:rPr>
          <w:highlight w:val="white"/>
        </w:rPr>
      </w:pPr>
      <w:r w:rsidRPr="00EC76D5">
        <w:rPr>
          <w:highlight w:val="white"/>
        </w:rPr>
        <w:t xml:space="preserve">  char **longMonthList;</w:t>
      </w:r>
    </w:p>
    <w:p w14:paraId="48E2F60F" w14:textId="77777777" w:rsidR="0062113D" w:rsidRPr="00EC76D5" w:rsidRDefault="0062113D" w:rsidP="0062113D">
      <w:pPr>
        <w:pStyle w:val="Code"/>
        <w:rPr>
          <w:highlight w:val="white"/>
        </w:rPr>
      </w:pPr>
      <w:r w:rsidRPr="00EC76D5">
        <w:rPr>
          <w:highlight w:val="white"/>
        </w:rPr>
        <w:t xml:space="preserve">  char *lowerCase;       // ctype</w:t>
      </w:r>
    </w:p>
    <w:p w14:paraId="46066F6C" w14:textId="77777777" w:rsidR="0062113D" w:rsidRPr="00EC76D5" w:rsidRDefault="0062113D" w:rsidP="0062113D">
      <w:pPr>
        <w:pStyle w:val="Code"/>
        <w:rPr>
          <w:highlight w:val="white"/>
        </w:rPr>
      </w:pPr>
      <w:r w:rsidRPr="00EC76D5">
        <w:rPr>
          <w:highlight w:val="white"/>
        </w:rPr>
        <w:t xml:space="preserve">  char *upperCase;</w:t>
      </w:r>
    </w:p>
    <w:p w14:paraId="7FED5121" w14:textId="77777777" w:rsidR="0062113D" w:rsidRPr="00EC76D5" w:rsidRDefault="0062113D" w:rsidP="0062113D">
      <w:pPr>
        <w:pStyle w:val="Code"/>
        <w:rPr>
          <w:highlight w:val="white"/>
        </w:rPr>
      </w:pPr>
      <w:r w:rsidRPr="00EC76D5">
        <w:rPr>
          <w:highlight w:val="white"/>
        </w:rPr>
        <w:t xml:space="preserve">  char **messageList;    // errno</w:t>
      </w:r>
    </w:p>
    <w:p w14:paraId="4E4E6975" w14:textId="77777777" w:rsidR="0062113D" w:rsidRPr="00EC76D5" w:rsidRDefault="0062113D" w:rsidP="0062113D">
      <w:pPr>
        <w:pStyle w:val="Code"/>
        <w:rPr>
          <w:highlight w:val="white"/>
        </w:rPr>
      </w:pPr>
      <w:r w:rsidRPr="00EC76D5">
        <w:rPr>
          <w:highlight w:val="white"/>
        </w:rPr>
        <w:t>};</w:t>
      </w:r>
    </w:p>
    <w:p w14:paraId="31307AC2" w14:textId="77777777" w:rsidR="0062113D" w:rsidRPr="00EC76D5" w:rsidRDefault="0062113D" w:rsidP="0062113D">
      <w:pPr>
        <w:pStyle w:val="Code"/>
        <w:rPr>
          <w:highlight w:val="white"/>
        </w:rPr>
      </w:pPr>
    </w:p>
    <w:p w14:paraId="2BE2225E" w14:textId="77777777" w:rsidR="0062113D" w:rsidRPr="00EC76D5" w:rsidRDefault="0062113D" w:rsidP="0062113D">
      <w:pPr>
        <w:pStyle w:val="Code"/>
        <w:rPr>
          <w:highlight w:val="white"/>
        </w:rPr>
      </w:pPr>
      <w:r w:rsidRPr="00EC76D5">
        <w:rPr>
          <w:highlight w:val="white"/>
        </w:rPr>
        <w:t>extern char* enMessageList[];</w:t>
      </w:r>
    </w:p>
    <w:p w14:paraId="1D4D4B57" w14:textId="77777777" w:rsidR="0062113D" w:rsidRPr="00EC76D5" w:rsidRDefault="0062113D" w:rsidP="0062113D">
      <w:pPr>
        <w:pStyle w:val="Code"/>
        <w:rPr>
          <w:highlight w:val="white"/>
        </w:rPr>
      </w:pPr>
      <w:r w:rsidRPr="00EC76D5">
        <w:rPr>
          <w:highlight w:val="white"/>
        </w:rPr>
        <w:t>extern char* setlocale(int flag, char* name);</w:t>
      </w:r>
    </w:p>
    <w:p w14:paraId="394FFE41" w14:textId="77777777" w:rsidR="0062113D" w:rsidRPr="00EC76D5" w:rsidRDefault="0062113D" w:rsidP="0062113D">
      <w:pPr>
        <w:pStyle w:val="Code"/>
        <w:rPr>
          <w:highlight w:val="white"/>
        </w:rPr>
      </w:pPr>
      <w:r w:rsidRPr="00EC76D5">
        <w:rPr>
          <w:highlight w:val="white"/>
        </w:rPr>
        <w:t>extern struct lconv *localeconv(void);</w:t>
      </w:r>
    </w:p>
    <w:p w14:paraId="4CD9DF8D" w14:textId="77777777" w:rsidR="0062113D" w:rsidRPr="00EC76D5" w:rsidRDefault="0062113D" w:rsidP="0062113D">
      <w:pPr>
        <w:pStyle w:val="Code"/>
        <w:rPr>
          <w:highlight w:val="white"/>
        </w:rPr>
      </w:pPr>
    </w:p>
    <w:p w14:paraId="435F5D89" w14:textId="12A1A5E5" w:rsidR="0062113D" w:rsidRPr="00EC76D5" w:rsidRDefault="0062113D" w:rsidP="0062113D">
      <w:pPr>
        <w:pStyle w:val="Code"/>
      </w:pPr>
      <w:r w:rsidRPr="00EC76D5">
        <w:rPr>
          <w:highlight w:val="white"/>
        </w:rPr>
        <w:t>#endif</w:t>
      </w:r>
    </w:p>
    <w:p w14:paraId="5E65F48B" w14:textId="3FCA1847" w:rsidR="0062113D" w:rsidRPr="00EC76D5" w:rsidRDefault="0062113D" w:rsidP="0062113D">
      <w:pPr>
        <w:pStyle w:val="CodeListing"/>
      </w:pPr>
      <w:r w:rsidRPr="00EC76D5">
        <w:t>Locale.c</w:t>
      </w:r>
    </w:p>
    <w:p w14:paraId="017C0213" w14:textId="77777777" w:rsidR="008A4984" w:rsidRPr="00EC76D5" w:rsidRDefault="008A4984" w:rsidP="008A4984">
      <w:pPr>
        <w:pStyle w:val="Code"/>
        <w:rPr>
          <w:highlight w:val="white"/>
        </w:rPr>
      </w:pPr>
      <w:r w:rsidRPr="00EC76D5">
        <w:rPr>
          <w:highlight w:val="white"/>
        </w:rPr>
        <w:t>#include &lt;StdIO.h&gt;</w:t>
      </w:r>
    </w:p>
    <w:p w14:paraId="0D684E79" w14:textId="77777777" w:rsidR="008A4984" w:rsidRPr="00EC76D5" w:rsidRDefault="008A4984" w:rsidP="008A4984">
      <w:pPr>
        <w:pStyle w:val="Code"/>
        <w:rPr>
          <w:highlight w:val="white"/>
        </w:rPr>
      </w:pPr>
      <w:r w:rsidRPr="00EC76D5">
        <w:rPr>
          <w:highlight w:val="white"/>
        </w:rPr>
        <w:t>#include &lt;StdLib.h&gt;</w:t>
      </w:r>
    </w:p>
    <w:p w14:paraId="75973AF1" w14:textId="77777777" w:rsidR="008A4984" w:rsidRPr="00EC76D5" w:rsidRDefault="008A4984" w:rsidP="008A4984">
      <w:pPr>
        <w:pStyle w:val="Code"/>
        <w:rPr>
          <w:highlight w:val="white"/>
        </w:rPr>
      </w:pPr>
      <w:r w:rsidRPr="00EC76D5">
        <w:rPr>
          <w:highlight w:val="white"/>
        </w:rPr>
        <w:t>#include &lt;String.h&gt;</w:t>
      </w:r>
    </w:p>
    <w:p w14:paraId="45BD23BA" w14:textId="77777777" w:rsidR="008A4984" w:rsidRPr="00EC76D5" w:rsidRDefault="008A4984" w:rsidP="008A4984">
      <w:pPr>
        <w:pStyle w:val="Code"/>
        <w:rPr>
          <w:highlight w:val="white"/>
        </w:rPr>
      </w:pPr>
      <w:r w:rsidRPr="00EC76D5">
        <w:rPr>
          <w:highlight w:val="white"/>
        </w:rPr>
        <w:t>#include &lt;Locale.h&gt;</w:t>
      </w:r>
    </w:p>
    <w:p w14:paraId="041075A9" w14:textId="77777777" w:rsidR="008A4984" w:rsidRPr="00EC76D5" w:rsidRDefault="008A4984" w:rsidP="008A4984">
      <w:pPr>
        <w:pStyle w:val="Code"/>
        <w:rPr>
          <w:highlight w:val="white"/>
        </w:rPr>
      </w:pPr>
    </w:p>
    <w:p w14:paraId="280AAE03" w14:textId="77777777" w:rsidR="008A4984" w:rsidRPr="00EC76D5" w:rsidRDefault="008A4984" w:rsidP="008A4984">
      <w:pPr>
        <w:pStyle w:val="Code"/>
        <w:rPr>
          <w:highlight w:val="white"/>
        </w:rPr>
      </w:pPr>
      <w:r w:rsidRPr="00EC76D5">
        <w:rPr>
          <w:highlight w:val="white"/>
        </w:rPr>
        <w:lastRenderedPageBreak/>
        <w:t>static char* enShortDayList[] = { "Sun", "Mon", "Tue", "Wed", "Thu", "Fri", "Sat" };</w:t>
      </w:r>
    </w:p>
    <w:p w14:paraId="3CC26C14" w14:textId="77777777" w:rsidR="008A4984" w:rsidRPr="00EC76D5" w:rsidRDefault="008A4984" w:rsidP="008A4984">
      <w:pPr>
        <w:pStyle w:val="Code"/>
        <w:rPr>
          <w:highlight w:val="white"/>
        </w:rPr>
      </w:pPr>
      <w:r w:rsidRPr="00EC76D5">
        <w:rPr>
          <w:highlight w:val="white"/>
        </w:rPr>
        <w:t>static char* enLongDayList[] = { "Sunday", "Monday", "Tuesday", "Wednesday", "Thursday", "Friday", "Saturday" };</w:t>
      </w:r>
    </w:p>
    <w:p w14:paraId="09B8FD95" w14:textId="77777777" w:rsidR="008A4984" w:rsidRPr="00EC76D5" w:rsidRDefault="008A4984" w:rsidP="008A4984">
      <w:pPr>
        <w:pStyle w:val="Code"/>
        <w:rPr>
          <w:highlight w:val="white"/>
        </w:rPr>
      </w:pPr>
      <w:r w:rsidRPr="00EC76D5">
        <w:rPr>
          <w:highlight w:val="white"/>
        </w:rPr>
        <w:t>static char* enShortMonthList[] = {"Jan", "Feb", "Mar", "Apr", "May", "Jun", "Jul", "Aug", "Sep", "Oct", "Nov", "Dec"};</w:t>
      </w:r>
    </w:p>
    <w:p w14:paraId="18E4E717" w14:textId="77777777" w:rsidR="008A4984" w:rsidRPr="00EC76D5" w:rsidRDefault="008A4984" w:rsidP="008A4984">
      <w:pPr>
        <w:pStyle w:val="Code"/>
        <w:rPr>
          <w:highlight w:val="white"/>
        </w:rPr>
      </w:pPr>
      <w:r w:rsidRPr="00EC76D5">
        <w:rPr>
          <w:highlight w:val="white"/>
        </w:rPr>
        <w:t>static char* enLongMonthList[] = {"January", "February", "March", "April", "May", "June",</w:t>
      </w:r>
    </w:p>
    <w:p w14:paraId="20822C68" w14:textId="77777777" w:rsidR="008A4984" w:rsidRPr="00EC76D5" w:rsidRDefault="008A4984" w:rsidP="008A4984">
      <w:pPr>
        <w:pStyle w:val="Code"/>
        <w:rPr>
          <w:highlight w:val="white"/>
        </w:rPr>
      </w:pPr>
      <w:r w:rsidRPr="00EC76D5">
        <w:rPr>
          <w:highlight w:val="white"/>
        </w:rPr>
        <w:t xml:space="preserve">                                  "July", "August", "September", "October", "November", "December"};</w:t>
      </w:r>
    </w:p>
    <w:p w14:paraId="3CEE5D76" w14:textId="77777777" w:rsidR="008A4984" w:rsidRPr="00EC76D5" w:rsidRDefault="008A4984" w:rsidP="008A4984">
      <w:pPr>
        <w:pStyle w:val="Code"/>
        <w:rPr>
          <w:highlight w:val="white"/>
        </w:rPr>
      </w:pPr>
      <w:r w:rsidRPr="00EC76D5">
        <w:rPr>
          <w:highlight w:val="white"/>
        </w:rPr>
        <w:t>char* enMessageList[] = {"no error", "function number invalid",</w:t>
      </w:r>
    </w:p>
    <w:p w14:paraId="1F843CE1" w14:textId="77777777" w:rsidR="008A4984" w:rsidRPr="00EC76D5" w:rsidRDefault="008A4984" w:rsidP="008A4984">
      <w:pPr>
        <w:pStyle w:val="Code"/>
        <w:rPr>
          <w:highlight w:val="white"/>
        </w:rPr>
      </w:pPr>
      <w:r w:rsidRPr="00EC76D5">
        <w:rPr>
          <w:highlight w:val="white"/>
        </w:rPr>
        <w:t xml:space="preserve">                         "file not found", "path not found", "no handle available", "access denied",</w:t>
      </w:r>
    </w:p>
    <w:p w14:paraId="2F204261" w14:textId="77777777" w:rsidR="008A4984" w:rsidRPr="00EC76D5" w:rsidRDefault="008A4984" w:rsidP="008A4984">
      <w:pPr>
        <w:pStyle w:val="Code"/>
        <w:rPr>
          <w:highlight w:val="white"/>
        </w:rPr>
      </w:pPr>
      <w:r w:rsidRPr="00EC76D5">
        <w:rPr>
          <w:highlight w:val="white"/>
        </w:rPr>
        <w:t xml:space="preserve">                         "out of domain", "out of range", "invalid multibyte sequence",</w:t>
      </w:r>
    </w:p>
    <w:p w14:paraId="039F5763" w14:textId="77777777" w:rsidR="008A4984" w:rsidRPr="00EC76D5" w:rsidRDefault="008A4984" w:rsidP="008A4984">
      <w:pPr>
        <w:pStyle w:val="Code"/>
        <w:rPr>
          <w:highlight w:val="white"/>
        </w:rPr>
      </w:pPr>
      <w:r w:rsidRPr="00EC76D5">
        <w:rPr>
          <w:highlight w:val="white"/>
        </w:rPr>
        <w:t xml:space="preserve">                         "error while opening", "error while flushing", "error while closing", "open mode invalid",</w:t>
      </w:r>
    </w:p>
    <w:p w14:paraId="12E823C5" w14:textId="77777777" w:rsidR="008A4984" w:rsidRPr="00EC76D5" w:rsidRDefault="008A4984" w:rsidP="008A4984">
      <w:pPr>
        <w:pStyle w:val="Code"/>
        <w:rPr>
          <w:highlight w:val="white"/>
        </w:rPr>
      </w:pPr>
      <w:r w:rsidRPr="00EC76D5">
        <w:rPr>
          <w:highlight w:val="white"/>
        </w:rPr>
        <w:t xml:space="preserve">                         "error while writing", "error while reading", "error while seeking",</w:t>
      </w:r>
    </w:p>
    <w:p w14:paraId="6EB0F5E2" w14:textId="77777777" w:rsidR="008A4984" w:rsidRPr="00EC76D5" w:rsidRDefault="008A4984" w:rsidP="008A4984">
      <w:pPr>
        <w:pStyle w:val="Code"/>
        <w:rPr>
          <w:highlight w:val="white"/>
        </w:rPr>
      </w:pPr>
      <w:r w:rsidRPr="00EC76D5">
        <w:rPr>
          <w:highlight w:val="white"/>
        </w:rPr>
        <w:t xml:space="preserve">                         "error while telling", "error while removing file", "error while renaming file"};</w:t>
      </w:r>
    </w:p>
    <w:p w14:paraId="15D5DD95" w14:textId="77777777" w:rsidR="008A4984" w:rsidRPr="00EC76D5" w:rsidRDefault="008A4984" w:rsidP="008A4984">
      <w:pPr>
        <w:pStyle w:val="Code"/>
        <w:rPr>
          <w:highlight w:val="white"/>
        </w:rPr>
      </w:pPr>
    </w:p>
    <w:p w14:paraId="48A267FB" w14:textId="77777777" w:rsidR="008A4984" w:rsidRPr="00EC76D5" w:rsidRDefault="008A4984" w:rsidP="008A4984">
      <w:pPr>
        <w:pStyle w:val="Code"/>
        <w:rPr>
          <w:highlight w:val="white"/>
        </w:rPr>
      </w:pPr>
      <w:r w:rsidRPr="00EC76D5">
        <w:rPr>
          <w:highlight w:val="white"/>
        </w:rPr>
        <w:t>static struct lconv en_US_utf8 = {-5, -4, enShortDayList, enLongDayList, enShortMonthList, enLongMonthList,</w:t>
      </w:r>
    </w:p>
    <w:p w14:paraId="197BF3A2" w14:textId="77777777" w:rsidR="008A4984" w:rsidRPr="00EC76D5" w:rsidRDefault="008A4984" w:rsidP="008A4984">
      <w:pPr>
        <w:pStyle w:val="Code"/>
        <w:rPr>
          <w:highlight w:val="white"/>
        </w:rPr>
      </w:pPr>
      <w:r w:rsidRPr="00EC76D5">
        <w:rPr>
          <w:highlight w:val="white"/>
        </w:rPr>
        <w:t xml:space="preserve">                                  "abcdefghijklmnopqrstuvwxyz", "ABCDEFGHIJKLMNOPQRSTUVWXYZ", enMessageList};</w:t>
      </w:r>
    </w:p>
    <w:p w14:paraId="433E5376" w14:textId="77777777" w:rsidR="008A4984" w:rsidRPr="00EC76D5" w:rsidRDefault="008A4984" w:rsidP="008A4984">
      <w:pPr>
        <w:pStyle w:val="Code"/>
        <w:rPr>
          <w:highlight w:val="white"/>
        </w:rPr>
      </w:pPr>
    </w:p>
    <w:p w14:paraId="4914A5E4" w14:textId="77777777" w:rsidR="008A4984" w:rsidRPr="00EC76D5" w:rsidRDefault="008A4984" w:rsidP="008A4984">
      <w:pPr>
        <w:pStyle w:val="Code"/>
        <w:rPr>
          <w:highlight w:val="white"/>
        </w:rPr>
      </w:pPr>
      <w:r w:rsidRPr="00EC76D5">
        <w:rPr>
          <w:highlight w:val="white"/>
        </w:rPr>
        <w:t>static char* swShortDayList[] = {"Son", "Man", "Tis", "Ons", "Tor", "Fre", "Lor"};</w:t>
      </w:r>
    </w:p>
    <w:p w14:paraId="382CF55E" w14:textId="77777777" w:rsidR="008A4984" w:rsidRPr="00EC76D5" w:rsidRDefault="008A4984" w:rsidP="008A4984">
      <w:pPr>
        <w:pStyle w:val="Code"/>
        <w:rPr>
          <w:highlight w:val="white"/>
        </w:rPr>
      </w:pPr>
      <w:r w:rsidRPr="00EC76D5">
        <w:rPr>
          <w:highlight w:val="white"/>
        </w:rPr>
        <w:t>static char* swLongDayList[] = {"Sondag", "Mandag", "Tisdag", "Onsdag", "Torsdag", "Fredag", "Lordag"};</w:t>
      </w:r>
    </w:p>
    <w:p w14:paraId="2FCDF350" w14:textId="77777777" w:rsidR="008A4984" w:rsidRPr="00EC76D5" w:rsidRDefault="008A4984" w:rsidP="008A4984">
      <w:pPr>
        <w:pStyle w:val="Code"/>
        <w:rPr>
          <w:highlight w:val="white"/>
        </w:rPr>
      </w:pPr>
      <w:r w:rsidRPr="00EC76D5">
        <w:rPr>
          <w:highlight w:val="white"/>
        </w:rPr>
        <w:t>static char* swShortMonthList[] = {"Jan", "Feb", "Mar", "Apr", "Maj", "Jun", "Jul", "Aug", "Sep", "Okt", "Nov", "Dec"};</w:t>
      </w:r>
    </w:p>
    <w:p w14:paraId="0AFC0794" w14:textId="77777777" w:rsidR="008A4984" w:rsidRPr="00EC76D5" w:rsidRDefault="008A4984" w:rsidP="008A4984">
      <w:pPr>
        <w:pStyle w:val="Code"/>
        <w:rPr>
          <w:highlight w:val="white"/>
        </w:rPr>
      </w:pPr>
      <w:r w:rsidRPr="00EC76D5">
        <w:rPr>
          <w:highlight w:val="white"/>
        </w:rPr>
        <w:t>static char* swLongMonthList[] = {"Januari", "Februari", "Mars", "April", "Maj", "Juni", "Juli", "Augusit", "September", "Oktober", "November", "December"};</w:t>
      </w:r>
    </w:p>
    <w:p w14:paraId="01BB5F22" w14:textId="77777777" w:rsidR="008A4984" w:rsidRPr="00EC76D5" w:rsidRDefault="008A4984" w:rsidP="008A4984">
      <w:pPr>
        <w:pStyle w:val="Code"/>
        <w:rPr>
          <w:highlight w:val="white"/>
        </w:rPr>
      </w:pPr>
      <w:r w:rsidRPr="00EC76D5">
        <w:rPr>
          <w:highlight w:val="white"/>
        </w:rPr>
        <w:t>static char* swMessageList[] = {"inga fel", "felaktigt functionsnummer",</w:t>
      </w:r>
    </w:p>
    <w:p w14:paraId="0C3D4ED5" w14:textId="77777777" w:rsidR="008A4984" w:rsidRPr="00EC76D5" w:rsidRDefault="008A4984" w:rsidP="008A4984">
      <w:pPr>
        <w:pStyle w:val="Code"/>
        <w:rPr>
          <w:highlight w:val="white"/>
        </w:rPr>
      </w:pPr>
      <w:r w:rsidRPr="00EC76D5">
        <w:rPr>
          <w:highlight w:val="white"/>
        </w:rPr>
        <w:t xml:space="preserve">                                "hittar ej filen", "hittar ej sokvagen", "inget handtag tillgangligt", "atkomst nekad",</w:t>
      </w:r>
    </w:p>
    <w:p w14:paraId="2705ECB1" w14:textId="77777777" w:rsidR="008A4984" w:rsidRPr="00EC76D5" w:rsidRDefault="008A4984" w:rsidP="008A4984">
      <w:pPr>
        <w:pStyle w:val="Code"/>
        <w:rPr>
          <w:highlight w:val="white"/>
        </w:rPr>
      </w:pPr>
      <w:r w:rsidRPr="00EC76D5">
        <w:rPr>
          <w:highlight w:val="white"/>
        </w:rPr>
        <w:t xml:space="preserve">                                "utanfor doman", "utanfor range", "felaktig multibyte-sekvens",</w:t>
      </w:r>
    </w:p>
    <w:p w14:paraId="29560C53" w14:textId="77777777" w:rsidR="008A4984" w:rsidRPr="00EC76D5" w:rsidRDefault="008A4984" w:rsidP="008A4984">
      <w:pPr>
        <w:pStyle w:val="Code"/>
        <w:rPr>
          <w:highlight w:val="white"/>
        </w:rPr>
      </w:pPr>
      <w:r w:rsidRPr="00EC76D5">
        <w:rPr>
          <w:highlight w:val="white"/>
        </w:rPr>
        <w:t xml:space="preserve">                                "fel vid oppning", "fel vid flushing", "fel vid stangning", "fel oppningslage",</w:t>
      </w:r>
    </w:p>
    <w:p w14:paraId="65238210" w14:textId="77777777" w:rsidR="008A4984" w:rsidRPr="00EC76D5" w:rsidRDefault="008A4984" w:rsidP="008A4984">
      <w:pPr>
        <w:pStyle w:val="Code"/>
        <w:rPr>
          <w:highlight w:val="white"/>
        </w:rPr>
      </w:pPr>
      <w:r w:rsidRPr="00EC76D5">
        <w:rPr>
          <w:highlight w:val="white"/>
        </w:rPr>
        <w:t xml:space="preserve">                                "fel vid skrivning", "fel vid lasning", "fel vid sokning",</w:t>
      </w:r>
    </w:p>
    <w:p w14:paraId="1E4180F6" w14:textId="77777777" w:rsidR="008A4984" w:rsidRPr="00EC76D5" w:rsidRDefault="008A4984" w:rsidP="008A4984">
      <w:pPr>
        <w:pStyle w:val="Code"/>
        <w:rPr>
          <w:highlight w:val="white"/>
        </w:rPr>
      </w:pPr>
      <w:r w:rsidRPr="00EC76D5">
        <w:rPr>
          <w:highlight w:val="white"/>
        </w:rPr>
        <w:t xml:space="preserve">                                "fel vid telling", "fel vid borttagning av fil", "fel vid namnbyte av fil"};</w:t>
      </w:r>
    </w:p>
    <w:p w14:paraId="51FD10C4" w14:textId="77777777" w:rsidR="008A4984" w:rsidRPr="00EC76D5" w:rsidRDefault="008A4984" w:rsidP="008A4984">
      <w:pPr>
        <w:pStyle w:val="Code"/>
        <w:rPr>
          <w:highlight w:val="white"/>
        </w:rPr>
      </w:pPr>
      <w:r w:rsidRPr="00EC76D5">
        <w:rPr>
          <w:highlight w:val="white"/>
        </w:rPr>
        <w:t>static struct lconv sw_EN_utf8 = {1, 2, swShortDayList, swLongDayList, enShortMonthList, swLongMonthList,</w:t>
      </w:r>
    </w:p>
    <w:p w14:paraId="74792044" w14:textId="77777777" w:rsidR="008A4984" w:rsidRPr="00EC76D5" w:rsidRDefault="008A4984" w:rsidP="008A4984">
      <w:pPr>
        <w:pStyle w:val="Code"/>
        <w:rPr>
          <w:highlight w:val="white"/>
        </w:rPr>
      </w:pPr>
      <w:r w:rsidRPr="00EC76D5">
        <w:rPr>
          <w:highlight w:val="white"/>
        </w:rPr>
        <w:t xml:space="preserve">                                  "abcdefghijklmnopqrstuvwxyz", "ABCDEFGHIJKLMNOPQRSTUVWXYZ", swMessageList};</w:t>
      </w:r>
    </w:p>
    <w:p w14:paraId="65D7D493" w14:textId="77777777" w:rsidR="008A4984" w:rsidRPr="00EC76D5" w:rsidRDefault="008A4984" w:rsidP="008A4984">
      <w:pPr>
        <w:pStyle w:val="Code"/>
        <w:rPr>
          <w:highlight w:val="white"/>
        </w:rPr>
      </w:pPr>
    </w:p>
    <w:p w14:paraId="2402FF9E" w14:textId="77777777" w:rsidR="008A4984" w:rsidRPr="00EC76D5" w:rsidRDefault="008A4984" w:rsidP="008A4984">
      <w:pPr>
        <w:pStyle w:val="Code"/>
        <w:rPr>
          <w:highlight w:val="white"/>
        </w:rPr>
      </w:pPr>
      <w:r w:rsidRPr="00EC76D5">
        <w:rPr>
          <w:highlight w:val="white"/>
        </w:rPr>
        <w:t>static struct _s {</w:t>
      </w:r>
    </w:p>
    <w:p w14:paraId="22151FAD" w14:textId="77777777" w:rsidR="008A4984" w:rsidRPr="00EC76D5" w:rsidRDefault="008A4984" w:rsidP="008A4984">
      <w:pPr>
        <w:pStyle w:val="Code"/>
        <w:rPr>
          <w:highlight w:val="white"/>
        </w:rPr>
      </w:pPr>
      <w:r w:rsidRPr="00EC76D5">
        <w:rPr>
          <w:highlight w:val="white"/>
        </w:rPr>
        <w:t xml:space="preserve">  char* name;</w:t>
      </w:r>
    </w:p>
    <w:p w14:paraId="1F6CEA12" w14:textId="77777777" w:rsidR="008A4984" w:rsidRPr="00EC76D5" w:rsidRDefault="008A4984" w:rsidP="008A4984">
      <w:pPr>
        <w:pStyle w:val="Code"/>
        <w:rPr>
          <w:highlight w:val="white"/>
        </w:rPr>
      </w:pPr>
      <w:r w:rsidRPr="00EC76D5">
        <w:rPr>
          <w:highlight w:val="white"/>
        </w:rPr>
        <w:t xml:space="preserve">  struct lconv* localePtr;</w:t>
      </w:r>
    </w:p>
    <w:p w14:paraId="305C6D30" w14:textId="77777777" w:rsidR="008A4984" w:rsidRPr="00EC76D5" w:rsidRDefault="008A4984" w:rsidP="008A4984">
      <w:pPr>
        <w:pStyle w:val="Code"/>
        <w:rPr>
          <w:highlight w:val="white"/>
        </w:rPr>
      </w:pPr>
      <w:r w:rsidRPr="00EC76D5">
        <w:rPr>
          <w:highlight w:val="white"/>
        </w:rPr>
        <w:t>} sArray[] = {{"", &amp;en_US_utf8}, {"C", &amp;en_US_utf8}, {"US", &amp;en_US_utf8}, {"SE", &amp;sw_EN_utf8}};</w:t>
      </w:r>
    </w:p>
    <w:p w14:paraId="64D58A33" w14:textId="77777777" w:rsidR="008A4984" w:rsidRPr="00EC76D5" w:rsidRDefault="008A4984" w:rsidP="008A4984">
      <w:pPr>
        <w:pStyle w:val="Code"/>
        <w:rPr>
          <w:highlight w:val="white"/>
        </w:rPr>
      </w:pPr>
    </w:p>
    <w:p w14:paraId="6F23B678" w14:textId="77777777" w:rsidR="008A4984" w:rsidRPr="00EC76D5" w:rsidRDefault="008A4984" w:rsidP="008A4984">
      <w:pPr>
        <w:pStyle w:val="Code"/>
        <w:rPr>
          <w:highlight w:val="white"/>
        </w:rPr>
      </w:pPr>
      <w:r w:rsidRPr="00EC76D5">
        <w:rPr>
          <w:highlight w:val="white"/>
        </w:rPr>
        <w:t>static int sSize = (sizeof sArray) / (sizeof sArray[0]);</w:t>
      </w:r>
    </w:p>
    <w:p w14:paraId="481C01AB" w14:textId="77777777" w:rsidR="008A4984" w:rsidRPr="00EC76D5" w:rsidRDefault="008A4984" w:rsidP="008A4984">
      <w:pPr>
        <w:pStyle w:val="Code"/>
        <w:rPr>
          <w:highlight w:val="white"/>
        </w:rPr>
      </w:pPr>
      <w:r w:rsidRPr="00EC76D5">
        <w:rPr>
          <w:highlight w:val="white"/>
        </w:rPr>
        <w:t>static struct _s* g_currStructPtr = &amp;sArray[0];</w:t>
      </w:r>
    </w:p>
    <w:p w14:paraId="7578E27F" w14:textId="77777777" w:rsidR="008A4984" w:rsidRPr="00EC76D5" w:rsidRDefault="008A4984" w:rsidP="008A4984">
      <w:pPr>
        <w:pStyle w:val="Code"/>
        <w:rPr>
          <w:highlight w:val="white"/>
        </w:rPr>
      </w:pPr>
    </w:p>
    <w:p w14:paraId="39961920" w14:textId="77777777" w:rsidR="008A4984" w:rsidRPr="00EC76D5" w:rsidRDefault="008A4984" w:rsidP="008A4984">
      <w:pPr>
        <w:pStyle w:val="Code"/>
        <w:rPr>
          <w:highlight w:val="white"/>
        </w:rPr>
      </w:pPr>
      <w:r w:rsidRPr="00EC76D5">
        <w:rPr>
          <w:highlight w:val="white"/>
        </w:rPr>
        <w:t>#define PRINT(x,y) { printf(#x " = &lt;%" #y "&gt;\n", (x)); }</w:t>
      </w:r>
    </w:p>
    <w:p w14:paraId="4E4EA52F" w14:textId="77777777" w:rsidR="008A4984" w:rsidRPr="00EC76D5" w:rsidRDefault="008A4984" w:rsidP="008A4984">
      <w:pPr>
        <w:pStyle w:val="Code"/>
        <w:rPr>
          <w:highlight w:val="white"/>
        </w:rPr>
      </w:pPr>
    </w:p>
    <w:p w14:paraId="3A23DDA2" w14:textId="77777777" w:rsidR="008A4984" w:rsidRPr="00EC76D5" w:rsidRDefault="008A4984" w:rsidP="008A4984">
      <w:pPr>
        <w:pStyle w:val="Code"/>
        <w:rPr>
          <w:highlight w:val="white"/>
        </w:rPr>
      </w:pPr>
      <w:r w:rsidRPr="00EC76D5">
        <w:rPr>
          <w:highlight w:val="white"/>
        </w:rPr>
        <w:t>char* setlocale(int /*flag*/, char* newName) {</w:t>
      </w:r>
    </w:p>
    <w:p w14:paraId="0CFA565D" w14:textId="77777777" w:rsidR="008A4984" w:rsidRPr="00EC76D5" w:rsidRDefault="008A4984" w:rsidP="008A4984">
      <w:pPr>
        <w:pStyle w:val="Code"/>
        <w:rPr>
          <w:highlight w:val="white"/>
        </w:rPr>
      </w:pPr>
      <w:r w:rsidRPr="00EC76D5">
        <w:rPr>
          <w:highlight w:val="white"/>
        </w:rPr>
        <w:t xml:space="preserve">  int index;</w:t>
      </w:r>
    </w:p>
    <w:p w14:paraId="7ACFDE56" w14:textId="77777777" w:rsidR="008A4984" w:rsidRPr="00EC76D5" w:rsidRDefault="008A4984" w:rsidP="008A4984">
      <w:pPr>
        <w:pStyle w:val="Code"/>
        <w:rPr>
          <w:highlight w:val="white"/>
        </w:rPr>
      </w:pPr>
      <w:r w:rsidRPr="00EC76D5">
        <w:rPr>
          <w:highlight w:val="white"/>
        </w:rPr>
        <w:t xml:space="preserve">  char *oldName = (g_currStructPtr != NULL) ? g_currStructPtr-&gt;name : NULL;</w:t>
      </w:r>
    </w:p>
    <w:p w14:paraId="13917E0F" w14:textId="77777777" w:rsidR="008A4984" w:rsidRPr="00EC76D5" w:rsidRDefault="008A4984" w:rsidP="008A4984">
      <w:pPr>
        <w:pStyle w:val="Code"/>
        <w:rPr>
          <w:highlight w:val="white"/>
        </w:rPr>
      </w:pPr>
      <w:r w:rsidRPr="00EC76D5">
        <w:rPr>
          <w:highlight w:val="white"/>
        </w:rPr>
        <w:t xml:space="preserve">  g_currStructPtr = NULL;</w:t>
      </w:r>
    </w:p>
    <w:p w14:paraId="4F9DBFD1" w14:textId="77777777" w:rsidR="008A4984" w:rsidRPr="00EC76D5" w:rsidRDefault="008A4984" w:rsidP="008A4984">
      <w:pPr>
        <w:pStyle w:val="Code"/>
        <w:rPr>
          <w:highlight w:val="white"/>
        </w:rPr>
      </w:pPr>
    </w:p>
    <w:p w14:paraId="71D4A1DE" w14:textId="77777777" w:rsidR="008A4984" w:rsidRPr="00EC76D5" w:rsidRDefault="008A4984" w:rsidP="008A4984">
      <w:pPr>
        <w:pStyle w:val="Code"/>
        <w:rPr>
          <w:highlight w:val="white"/>
        </w:rPr>
      </w:pPr>
      <w:r w:rsidRPr="00EC76D5">
        <w:rPr>
          <w:highlight w:val="white"/>
        </w:rPr>
        <w:t xml:space="preserve">  if (newName != NULL) {</w:t>
      </w:r>
    </w:p>
    <w:p w14:paraId="0552C5E7" w14:textId="77777777" w:rsidR="008A4984" w:rsidRPr="00EC76D5" w:rsidRDefault="008A4984" w:rsidP="008A4984">
      <w:pPr>
        <w:pStyle w:val="Code"/>
        <w:rPr>
          <w:highlight w:val="white"/>
        </w:rPr>
      </w:pPr>
      <w:r w:rsidRPr="00EC76D5">
        <w:rPr>
          <w:highlight w:val="white"/>
        </w:rPr>
        <w:t xml:space="preserve">    for (index = 0; index &lt; sSize; ++index) {</w:t>
      </w:r>
    </w:p>
    <w:p w14:paraId="537ED2F5" w14:textId="77777777" w:rsidR="008A4984" w:rsidRPr="00EC76D5" w:rsidRDefault="008A4984" w:rsidP="008A4984">
      <w:pPr>
        <w:pStyle w:val="Code"/>
        <w:rPr>
          <w:highlight w:val="white"/>
        </w:rPr>
      </w:pPr>
      <w:r w:rsidRPr="00EC76D5">
        <w:rPr>
          <w:highlight w:val="white"/>
        </w:rPr>
        <w:t xml:space="preserve">      if (strcmp(newName, sArray[index].name) == 0) {</w:t>
      </w:r>
    </w:p>
    <w:p w14:paraId="436FE901" w14:textId="77777777" w:rsidR="008A4984" w:rsidRPr="00EC76D5" w:rsidRDefault="008A4984" w:rsidP="008A4984">
      <w:pPr>
        <w:pStyle w:val="Code"/>
        <w:rPr>
          <w:highlight w:val="white"/>
        </w:rPr>
      </w:pPr>
      <w:r w:rsidRPr="00EC76D5">
        <w:rPr>
          <w:highlight w:val="white"/>
        </w:rPr>
        <w:t xml:space="preserve">        g_currStructPtr = &amp;sArray[index];</w:t>
      </w:r>
    </w:p>
    <w:p w14:paraId="374AA9B3" w14:textId="77777777" w:rsidR="008A4984" w:rsidRPr="00EC76D5" w:rsidRDefault="008A4984" w:rsidP="008A4984">
      <w:pPr>
        <w:pStyle w:val="Code"/>
        <w:rPr>
          <w:highlight w:val="white"/>
        </w:rPr>
      </w:pPr>
      <w:r w:rsidRPr="00EC76D5">
        <w:rPr>
          <w:highlight w:val="white"/>
        </w:rPr>
        <w:t xml:space="preserve">        break;</w:t>
      </w:r>
    </w:p>
    <w:p w14:paraId="465D05CE" w14:textId="77777777" w:rsidR="008A4984" w:rsidRPr="00EC76D5" w:rsidRDefault="008A4984" w:rsidP="008A4984">
      <w:pPr>
        <w:pStyle w:val="Code"/>
        <w:rPr>
          <w:highlight w:val="white"/>
        </w:rPr>
      </w:pPr>
      <w:r w:rsidRPr="00EC76D5">
        <w:rPr>
          <w:highlight w:val="white"/>
        </w:rPr>
        <w:t xml:space="preserve">      }</w:t>
      </w:r>
    </w:p>
    <w:p w14:paraId="79B47823" w14:textId="77777777" w:rsidR="008A4984" w:rsidRPr="00EC76D5" w:rsidRDefault="008A4984" w:rsidP="008A4984">
      <w:pPr>
        <w:pStyle w:val="Code"/>
        <w:rPr>
          <w:highlight w:val="white"/>
        </w:rPr>
      </w:pPr>
      <w:r w:rsidRPr="00EC76D5">
        <w:rPr>
          <w:highlight w:val="white"/>
        </w:rPr>
        <w:t xml:space="preserve">    }</w:t>
      </w:r>
    </w:p>
    <w:p w14:paraId="1B71E1C9" w14:textId="77777777" w:rsidR="008A4984" w:rsidRPr="00EC76D5" w:rsidRDefault="008A4984" w:rsidP="008A4984">
      <w:pPr>
        <w:pStyle w:val="Code"/>
        <w:rPr>
          <w:highlight w:val="white"/>
        </w:rPr>
      </w:pPr>
      <w:r w:rsidRPr="00EC76D5">
        <w:rPr>
          <w:highlight w:val="white"/>
        </w:rPr>
        <w:t xml:space="preserve">  }</w:t>
      </w:r>
    </w:p>
    <w:p w14:paraId="7AEF944A" w14:textId="77777777" w:rsidR="008A4984" w:rsidRPr="00EC76D5" w:rsidRDefault="008A4984" w:rsidP="008A4984">
      <w:pPr>
        <w:pStyle w:val="Code"/>
        <w:rPr>
          <w:highlight w:val="white"/>
        </w:rPr>
      </w:pPr>
    </w:p>
    <w:p w14:paraId="5418C488" w14:textId="77777777" w:rsidR="008A4984" w:rsidRPr="00EC76D5" w:rsidRDefault="008A4984" w:rsidP="008A4984">
      <w:pPr>
        <w:pStyle w:val="Code"/>
        <w:rPr>
          <w:highlight w:val="white"/>
        </w:rPr>
      </w:pPr>
      <w:r w:rsidRPr="00EC76D5">
        <w:rPr>
          <w:highlight w:val="white"/>
        </w:rPr>
        <w:t xml:space="preserve">  return oldName;</w:t>
      </w:r>
    </w:p>
    <w:p w14:paraId="553873BD" w14:textId="77777777" w:rsidR="008A4984" w:rsidRPr="00EC76D5" w:rsidRDefault="008A4984" w:rsidP="008A4984">
      <w:pPr>
        <w:pStyle w:val="Code"/>
        <w:rPr>
          <w:highlight w:val="white"/>
        </w:rPr>
      </w:pPr>
      <w:r w:rsidRPr="00EC76D5">
        <w:rPr>
          <w:highlight w:val="white"/>
        </w:rPr>
        <w:t>}</w:t>
      </w:r>
    </w:p>
    <w:p w14:paraId="71BD0DCC" w14:textId="77777777" w:rsidR="008A4984" w:rsidRPr="00EC76D5" w:rsidRDefault="008A4984" w:rsidP="008A4984">
      <w:pPr>
        <w:pStyle w:val="Code"/>
        <w:rPr>
          <w:highlight w:val="white"/>
        </w:rPr>
      </w:pPr>
    </w:p>
    <w:p w14:paraId="7CC739C6" w14:textId="77777777" w:rsidR="008A4984" w:rsidRPr="00EC76D5" w:rsidRDefault="008A4984" w:rsidP="008A4984">
      <w:pPr>
        <w:pStyle w:val="Code"/>
        <w:rPr>
          <w:highlight w:val="white"/>
        </w:rPr>
      </w:pPr>
      <w:r w:rsidRPr="00EC76D5">
        <w:rPr>
          <w:highlight w:val="white"/>
        </w:rPr>
        <w:t>struct lconv* localeconv(void) {</w:t>
      </w:r>
    </w:p>
    <w:p w14:paraId="02006C13" w14:textId="77777777" w:rsidR="008A4984" w:rsidRPr="00EC76D5" w:rsidRDefault="008A4984" w:rsidP="008A4984">
      <w:pPr>
        <w:pStyle w:val="Code"/>
        <w:rPr>
          <w:highlight w:val="white"/>
        </w:rPr>
      </w:pPr>
      <w:r w:rsidRPr="00EC76D5">
        <w:rPr>
          <w:highlight w:val="white"/>
        </w:rPr>
        <w:t xml:space="preserve">  return (g_currStructPtr != NULL) ? g_currStructPtr-&gt;localePtr : NULL;</w:t>
      </w:r>
    </w:p>
    <w:p w14:paraId="47122573" w14:textId="653ED437" w:rsidR="0062113D" w:rsidRPr="00EC76D5" w:rsidRDefault="008A4984" w:rsidP="008A4984">
      <w:pPr>
        <w:pStyle w:val="Code"/>
      </w:pPr>
      <w:r w:rsidRPr="00EC76D5">
        <w:rPr>
          <w:highlight w:val="white"/>
        </w:rPr>
        <w:t>}</w:t>
      </w:r>
    </w:p>
    <w:p w14:paraId="49ABB85A" w14:textId="1DA2AF82" w:rsidR="00B15CBB" w:rsidRPr="00EC76D5" w:rsidRDefault="00B15CBB" w:rsidP="00265BDF">
      <w:pPr>
        <w:pStyle w:val="Rubrik2"/>
      </w:pPr>
      <w:bookmarkStart w:id="5880" w:name="_Toc481936456"/>
      <w:r w:rsidRPr="00EC76D5">
        <w:t>Character Types</w:t>
      </w:r>
      <w:bookmarkEnd w:id="5880"/>
    </w:p>
    <w:p w14:paraId="243F8CAB" w14:textId="55164455" w:rsidR="00EE220E" w:rsidRPr="00EC76D5" w:rsidRDefault="00B15CBB" w:rsidP="00B15CBB">
      <w:pPr>
        <w:pStyle w:val="CodeListing"/>
      </w:pPr>
      <w:r w:rsidRPr="00EC76D5">
        <w:t>CT</w:t>
      </w:r>
      <w:r w:rsidR="00EE220E" w:rsidRPr="00EC76D5">
        <w:t>ype.h</w:t>
      </w:r>
    </w:p>
    <w:p w14:paraId="5F808119" w14:textId="77777777" w:rsidR="00FD2002" w:rsidRPr="00EC76D5" w:rsidRDefault="00FD2002" w:rsidP="00FD2002">
      <w:pPr>
        <w:pStyle w:val="Code"/>
        <w:rPr>
          <w:highlight w:val="white"/>
        </w:rPr>
      </w:pPr>
      <w:r w:rsidRPr="00EC76D5">
        <w:rPr>
          <w:highlight w:val="white"/>
        </w:rPr>
        <w:t>#ifndef __CTYPE_H__</w:t>
      </w:r>
    </w:p>
    <w:p w14:paraId="5FE58654" w14:textId="77777777" w:rsidR="00FD2002" w:rsidRPr="00EC76D5" w:rsidRDefault="00FD2002" w:rsidP="00FD2002">
      <w:pPr>
        <w:pStyle w:val="Code"/>
        <w:rPr>
          <w:highlight w:val="white"/>
        </w:rPr>
      </w:pPr>
      <w:r w:rsidRPr="00EC76D5">
        <w:rPr>
          <w:highlight w:val="white"/>
        </w:rPr>
        <w:t>#define __CTYPE_H__</w:t>
      </w:r>
    </w:p>
    <w:p w14:paraId="035F3416" w14:textId="77777777" w:rsidR="00FD2002" w:rsidRPr="00EC76D5" w:rsidRDefault="00FD2002" w:rsidP="00FD2002">
      <w:pPr>
        <w:pStyle w:val="Code"/>
        <w:rPr>
          <w:highlight w:val="white"/>
        </w:rPr>
      </w:pPr>
    </w:p>
    <w:p w14:paraId="765DF539" w14:textId="77777777" w:rsidR="00FD2002" w:rsidRPr="00EC76D5" w:rsidRDefault="00FD2002" w:rsidP="00FD2002">
      <w:pPr>
        <w:pStyle w:val="Code"/>
        <w:rPr>
          <w:highlight w:val="white"/>
        </w:rPr>
      </w:pPr>
      <w:r w:rsidRPr="00EC76D5">
        <w:rPr>
          <w:highlight w:val="white"/>
        </w:rPr>
        <w:t>extern int islower(int c);</w:t>
      </w:r>
    </w:p>
    <w:p w14:paraId="0D95859E" w14:textId="77777777" w:rsidR="00FD2002" w:rsidRPr="00EC76D5" w:rsidRDefault="00FD2002" w:rsidP="00FD2002">
      <w:pPr>
        <w:pStyle w:val="Code"/>
        <w:rPr>
          <w:highlight w:val="white"/>
        </w:rPr>
      </w:pPr>
      <w:r w:rsidRPr="00EC76D5">
        <w:rPr>
          <w:highlight w:val="white"/>
        </w:rPr>
        <w:t>extern int isupper(int c);</w:t>
      </w:r>
    </w:p>
    <w:p w14:paraId="3C33C641" w14:textId="77777777" w:rsidR="00FD2002" w:rsidRPr="00EC76D5" w:rsidRDefault="00FD2002" w:rsidP="00FD2002">
      <w:pPr>
        <w:pStyle w:val="Code"/>
        <w:rPr>
          <w:highlight w:val="white"/>
        </w:rPr>
      </w:pPr>
      <w:r w:rsidRPr="00EC76D5">
        <w:rPr>
          <w:highlight w:val="white"/>
        </w:rPr>
        <w:t>extern int isalpha(int c);</w:t>
      </w:r>
    </w:p>
    <w:p w14:paraId="29498CDF" w14:textId="77777777" w:rsidR="00FD2002" w:rsidRPr="00EC76D5" w:rsidRDefault="00FD2002" w:rsidP="00FD2002">
      <w:pPr>
        <w:pStyle w:val="Code"/>
        <w:rPr>
          <w:highlight w:val="white"/>
        </w:rPr>
      </w:pPr>
      <w:r w:rsidRPr="00EC76D5">
        <w:rPr>
          <w:highlight w:val="white"/>
        </w:rPr>
        <w:t>extern int isdigit(int c);</w:t>
      </w:r>
    </w:p>
    <w:p w14:paraId="05AE1803" w14:textId="77777777" w:rsidR="00FD2002" w:rsidRPr="00EC76D5" w:rsidRDefault="00FD2002" w:rsidP="00FD2002">
      <w:pPr>
        <w:pStyle w:val="Code"/>
        <w:rPr>
          <w:highlight w:val="white"/>
        </w:rPr>
      </w:pPr>
      <w:r w:rsidRPr="00EC76D5">
        <w:rPr>
          <w:highlight w:val="white"/>
        </w:rPr>
        <w:t>extern int isalnum(int c);</w:t>
      </w:r>
    </w:p>
    <w:p w14:paraId="02DBEC22" w14:textId="77777777" w:rsidR="00FD2002" w:rsidRPr="00EC76D5" w:rsidRDefault="00FD2002" w:rsidP="00FD2002">
      <w:pPr>
        <w:pStyle w:val="Code"/>
        <w:rPr>
          <w:highlight w:val="white"/>
        </w:rPr>
      </w:pPr>
      <w:r w:rsidRPr="00EC76D5">
        <w:rPr>
          <w:highlight w:val="white"/>
        </w:rPr>
        <w:t>extern int isxdigit(int c);</w:t>
      </w:r>
    </w:p>
    <w:p w14:paraId="49FE7AF0" w14:textId="77777777" w:rsidR="00FD2002" w:rsidRPr="00EC76D5" w:rsidRDefault="00FD2002" w:rsidP="00FD2002">
      <w:pPr>
        <w:pStyle w:val="Code"/>
        <w:rPr>
          <w:highlight w:val="white"/>
        </w:rPr>
      </w:pPr>
      <w:r w:rsidRPr="00EC76D5">
        <w:rPr>
          <w:highlight w:val="white"/>
        </w:rPr>
        <w:t>extern int isgraph(int c);</w:t>
      </w:r>
    </w:p>
    <w:p w14:paraId="42BF37EF" w14:textId="77777777" w:rsidR="00FD2002" w:rsidRPr="00EC76D5" w:rsidRDefault="00FD2002" w:rsidP="00FD2002">
      <w:pPr>
        <w:pStyle w:val="Code"/>
        <w:rPr>
          <w:highlight w:val="white"/>
        </w:rPr>
      </w:pPr>
      <w:r w:rsidRPr="00EC76D5">
        <w:rPr>
          <w:highlight w:val="white"/>
        </w:rPr>
        <w:t>extern int isprint(int c);</w:t>
      </w:r>
    </w:p>
    <w:p w14:paraId="3CD1A823" w14:textId="77777777" w:rsidR="00FD2002" w:rsidRPr="00EC76D5" w:rsidRDefault="00FD2002" w:rsidP="00FD2002">
      <w:pPr>
        <w:pStyle w:val="Code"/>
        <w:rPr>
          <w:highlight w:val="white"/>
        </w:rPr>
      </w:pPr>
      <w:r w:rsidRPr="00EC76D5">
        <w:rPr>
          <w:highlight w:val="white"/>
        </w:rPr>
        <w:t>extern int ispunct(int c);</w:t>
      </w:r>
    </w:p>
    <w:p w14:paraId="522C1829" w14:textId="77777777" w:rsidR="00FD2002" w:rsidRPr="00EC76D5" w:rsidRDefault="00FD2002" w:rsidP="00FD2002">
      <w:pPr>
        <w:pStyle w:val="Code"/>
        <w:rPr>
          <w:highlight w:val="white"/>
        </w:rPr>
      </w:pPr>
      <w:r w:rsidRPr="00EC76D5">
        <w:rPr>
          <w:highlight w:val="white"/>
        </w:rPr>
        <w:t>extern int iscntrl(int c);</w:t>
      </w:r>
    </w:p>
    <w:p w14:paraId="00A7C7BF" w14:textId="77777777" w:rsidR="00FD2002" w:rsidRPr="00EC76D5" w:rsidRDefault="00FD2002" w:rsidP="00FD2002">
      <w:pPr>
        <w:pStyle w:val="Code"/>
        <w:rPr>
          <w:highlight w:val="white"/>
        </w:rPr>
      </w:pPr>
      <w:r w:rsidRPr="00EC76D5">
        <w:rPr>
          <w:highlight w:val="white"/>
        </w:rPr>
        <w:t>extern int isspace(int c);</w:t>
      </w:r>
    </w:p>
    <w:p w14:paraId="3FA69E9D" w14:textId="77777777" w:rsidR="00FD2002" w:rsidRPr="00EC76D5" w:rsidRDefault="00FD2002" w:rsidP="00FD2002">
      <w:pPr>
        <w:pStyle w:val="Code"/>
        <w:rPr>
          <w:highlight w:val="white"/>
        </w:rPr>
      </w:pPr>
      <w:r w:rsidRPr="00EC76D5">
        <w:rPr>
          <w:highlight w:val="white"/>
        </w:rPr>
        <w:t>extern int tolower(int c);</w:t>
      </w:r>
    </w:p>
    <w:p w14:paraId="761FB7A9" w14:textId="77777777" w:rsidR="00FD2002" w:rsidRPr="00EC76D5" w:rsidRDefault="00FD2002" w:rsidP="00FD2002">
      <w:pPr>
        <w:pStyle w:val="Code"/>
        <w:rPr>
          <w:highlight w:val="white"/>
        </w:rPr>
      </w:pPr>
      <w:r w:rsidRPr="00EC76D5">
        <w:rPr>
          <w:highlight w:val="white"/>
        </w:rPr>
        <w:t>extern int toupper(int c);</w:t>
      </w:r>
    </w:p>
    <w:p w14:paraId="39D5D6C4" w14:textId="77777777" w:rsidR="00FD2002" w:rsidRPr="00EC76D5" w:rsidRDefault="00FD2002" w:rsidP="00FD2002">
      <w:pPr>
        <w:pStyle w:val="Code"/>
        <w:rPr>
          <w:highlight w:val="white"/>
        </w:rPr>
      </w:pPr>
    </w:p>
    <w:p w14:paraId="5E6C4F47" w14:textId="2D5CCE16" w:rsidR="00B15CBB" w:rsidRPr="00EC76D5" w:rsidRDefault="00FD2002" w:rsidP="00FD2002">
      <w:pPr>
        <w:pStyle w:val="Code"/>
      </w:pPr>
      <w:r w:rsidRPr="00EC76D5">
        <w:rPr>
          <w:highlight w:val="white"/>
        </w:rPr>
        <w:t>#endif</w:t>
      </w:r>
    </w:p>
    <w:p w14:paraId="5C5AF2B0" w14:textId="09310049" w:rsidR="00FD2002" w:rsidRPr="00EC76D5" w:rsidRDefault="00FD2002" w:rsidP="00FD2002">
      <w:pPr>
        <w:pStyle w:val="CodeListing"/>
      </w:pPr>
      <w:r w:rsidRPr="00EC76D5">
        <w:t>CType.c</w:t>
      </w:r>
    </w:p>
    <w:p w14:paraId="30889FF4" w14:textId="77777777" w:rsidR="00FD2002" w:rsidRPr="00EC76D5" w:rsidRDefault="00FD2002" w:rsidP="00DF2FAB">
      <w:pPr>
        <w:pStyle w:val="Code"/>
        <w:rPr>
          <w:highlight w:val="white"/>
        </w:rPr>
      </w:pPr>
      <w:r w:rsidRPr="00EC76D5">
        <w:rPr>
          <w:highlight w:val="white"/>
        </w:rPr>
        <w:t>#include &lt;CType.h&gt;</w:t>
      </w:r>
    </w:p>
    <w:p w14:paraId="046D0F5D" w14:textId="77777777" w:rsidR="00FD2002" w:rsidRPr="00EC76D5" w:rsidRDefault="00FD2002" w:rsidP="00DF2FAB">
      <w:pPr>
        <w:pStyle w:val="Code"/>
        <w:rPr>
          <w:highlight w:val="white"/>
        </w:rPr>
      </w:pPr>
      <w:r w:rsidRPr="00EC76D5">
        <w:rPr>
          <w:highlight w:val="white"/>
        </w:rPr>
        <w:t>#include &lt;StdIO.h&gt;</w:t>
      </w:r>
    </w:p>
    <w:p w14:paraId="66F30D58" w14:textId="77777777" w:rsidR="00FD2002" w:rsidRPr="00EC76D5" w:rsidRDefault="00FD2002" w:rsidP="00DF2FAB">
      <w:pPr>
        <w:pStyle w:val="Code"/>
        <w:rPr>
          <w:highlight w:val="white"/>
        </w:rPr>
      </w:pPr>
      <w:r w:rsidRPr="00EC76D5">
        <w:rPr>
          <w:highlight w:val="white"/>
        </w:rPr>
        <w:t>#include &lt;Locale.h&gt;</w:t>
      </w:r>
    </w:p>
    <w:p w14:paraId="1553C968" w14:textId="77777777" w:rsidR="00FD2002" w:rsidRPr="00EC76D5" w:rsidRDefault="00FD2002" w:rsidP="00DF2FAB">
      <w:pPr>
        <w:pStyle w:val="Code"/>
        <w:rPr>
          <w:highlight w:val="white"/>
        </w:rPr>
      </w:pPr>
      <w:r w:rsidRPr="00EC76D5">
        <w:rPr>
          <w:highlight w:val="white"/>
        </w:rPr>
        <w:t>#include &lt;String.h&gt;</w:t>
      </w:r>
    </w:p>
    <w:p w14:paraId="4A62457D" w14:textId="77777777" w:rsidR="00FD2002" w:rsidRPr="00EC76D5" w:rsidRDefault="00FD2002" w:rsidP="00DF2FAB">
      <w:pPr>
        <w:pStyle w:val="Code"/>
        <w:rPr>
          <w:highlight w:val="white"/>
        </w:rPr>
      </w:pPr>
      <w:r w:rsidRPr="00EC76D5">
        <w:rPr>
          <w:highlight w:val="white"/>
        </w:rPr>
        <w:t>#include &lt;StdDef.h&gt;</w:t>
      </w:r>
    </w:p>
    <w:p w14:paraId="3AD2AC51" w14:textId="77777777" w:rsidR="00FD2002" w:rsidRPr="00EC76D5" w:rsidRDefault="00FD2002" w:rsidP="00DF2FAB">
      <w:pPr>
        <w:pStyle w:val="Code"/>
        <w:rPr>
          <w:highlight w:val="white"/>
        </w:rPr>
      </w:pPr>
    </w:p>
    <w:p w14:paraId="79D05268" w14:textId="57E65834" w:rsidR="00FD2002" w:rsidRPr="00EC76D5" w:rsidRDefault="00FD2002" w:rsidP="00DF2FAB">
      <w:pPr>
        <w:pStyle w:val="Code"/>
        <w:rPr>
          <w:highlight w:val="white"/>
        </w:rPr>
      </w:pPr>
      <w:r w:rsidRPr="00EC76D5">
        <w:rPr>
          <w:highlight w:val="white"/>
        </w:rPr>
        <w:t>int islower(int c) {</w:t>
      </w:r>
    </w:p>
    <w:p w14:paraId="47F64C0D" w14:textId="77777777" w:rsidR="00FD2002" w:rsidRPr="00EC76D5" w:rsidRDefault="00FD2002" w:rsidP="00DF2FAB">
      <w:pPr>
        <w:pStyle w:val="Code"/>
        <w:rPr>
          <w:highlight w:val="white"/>
        </w:rPr>
      </w:pPr>
      <w:r w:rsidRPr="00EC76D5">
        <w:rPr>
          <w:highlight w:val="white"/>
        </w:rPr>
        <w:lastRenderedPageBreak/>
        <w:t xml:space="preserve">  struct lconv* localeConvPtr = localeconv();</w:t>
      </w:r>
    </w:p>
    <w:p w14:paraId="7994AE0E" w14:textId="77777777" w:rsidR="00FD2002" w:rsidRPr="00EC76D5" w:rsidRDefault="00FD2002" w:rsidP="00DF2FAB">
      <w:pPr>
        <w:pStyle w:val="Code"/>
        <w:rPr>
          <w:highlight w:val="white"/>
        </w:rPr>
      </w:pPr>
    </w:p>
    <w:p w14:paraId="640185FC" w14:textId="38C5066F" w:rsidR="00FD2002" w:rsidRPr="00EC76D5" w:rsidRDefault="00FD2002" w:rsidP="00DF2FAB">
      <w:pPr>
        <w:pStyle w:val="Code"/>
        <w:rPr>
          <w:highlight w:val="white"/>
        </w:rPr>
      </w:pPr>
      <w:r w:rsidRPr="00EC76D5">
        <w:rPr>
          <w:highlight w:val="white"/>
        </w:rPr>
        <w:t xml:space="preserve">  if (localeConvPtr != NULL) {</w:t>
      </w:r>
    </w:p>
    <w:p w14:paraId="0350F13C" w14:textId="77777777" w:rsidR="00FD2002" w:rsidRPr="00EC76D5" w:rsidRDefault="00FD2002" w:rsidP="00DF2FAB">
      <w:pPr>
        <w:pStyle w:val="Code"/>
        <w:rPr>
          <w:highlight w:val="white"/>
        </w:rPr>
      </w:pPr>
      <w:r w:rsidRPr="00EC76D5">
        <w:rPr>
          <w:highlight w:val="white"/>
        </w:rPr>
        <w:t xml:space="preserve">    return (strchr(localeConvPtr-&gt;lowerCase, c) != NULL);</w:t>
      </w:r>
    </w:p>
    <w:p w14:paraId="53434CA8" w14:textId="77777777" w:rsidR="00FD2002" w:rsidRPr="00EC76D5" w:rsidRDefault="00FD2002" w:rsidP="00DF2FAB">
      <w:pPr>
        <w:pStyle w:val="Code"/>
        <w:rPr>
          <w:highlight w:val="white"/>
        </w:rPr>
      </w:pPr>
      <w:r w:rsidRPr="00EC76D5">
        <w:rPr>
          <w:highlight w:val="white"/>
        </w:rPr>
        <w:t xml:space="preserve">  }</w:t>
      </w:r>
    </w:p>
    <w:p w14:paraId="57E0BC46" w14:textId="77777777" w:rsidR="00FD2002" w:rsidRPr="00EC76D5" w:rsidRDefault="00FD2002" w:rsidP="00DF2FAB">
      <w:pPr>
        <w:pStyle w:val="Code"/>
        <w:rPr>
          <w:highlight w:val="white"/>
        </w:rPr>
      </w:pPr>
      <w:r w:rsidRPr="00EC76D5">
        <w:rPr>
          <w:highlight w:val="white"/>
        </w:rPr>
        <w:t xml:space="preserve">  else {</w:t>
      </w:r>
    </w:p>
    <w:p w14:paraId="63A3A1D8" w14:textId="77777777" w:rsidR="00FD2002" w:rsidRPr="00EC76D5" w:rsidRDefault="00FD2002" w:rsidP="00DF2FAB">
      <w:pPr>
        <w:pStyle w:val="Code"/>
        <w:rPr>
          <w:highlight w:val="white"/>
        </w:rPr>
      </w:pPr>
      <w:r w:rsidRPr="00EC76D5">
        <w:rPr>
          <w:highlight w:val="white"/>
        </w:rPr>
        <w:t xml:space="preserve">    return ((c &gt;= 'a') &amp;&amp; (c &lt;= 'z'));</w:t>
      </w:r>
    </w:p>
    <w:p w14:paraId="1784C233" w14:textId="77777777" w:rsidR="00FD2002" w:rsidRPr="00EC76D5" w:rsidRDefault="00FD2002" w:rsidP="00DF2FAB">
      <w:pPr>
        <w:pStyle w:val="Code"/>
        <w:rPr>
          <w:highlight w:val="white"/>
        </w:rPr>
      </w:pPr>
      <w:r w:rsidRPr="00EC76D5">
        <w:rPr>
          <w:highlight w:val="white"/>
        </w:rPr>
        <w:t xml:space="preserve">  }</w:t>
      </w:r>
    </w:p>
    <w:p w14:paraId="5B1AD320" w14:textId="77777777" w:rsidR="00FD2002" w:rsidRPr="00EC76D5" w:rsidRDefault="00FD2002" w:rsidP="00DF2FAB">
      <w:pPr>
        <w:pStyle w:val="Code"/>
        <w:rPr>
          <w:highlight w:val="white"/>
        </w:rPr>
      </w:pPr>
      <w:r w:rsidRPr="00EC76D5">
        <w:rPr>
          <w:highlight w:val="white"/>
        </w:rPr>
        <w:t>}</w:t>
      </w:r>
    </w:p>
    <w:p w14:paraId="32A2B3F5" w14:textId="77777777" w:rsidR="00FD2002" w:rsidRPr="00EC76D5" w:rsidRDefault="00FD2002" w:rsidP="00DF2FAB">
      <w:pPr>
        <w:pStyle w:val="Code"/>
        <w:rPr>
          <w:highlight w:val="white"/>
        </w:rPr>
      </w:pPr>
    </w:p>
    <w:p w14:paraId="51DB013B" w14:textId="3F2968B5" w:rsidR="00FD2002" w:rsidRPr="00EC76D5" w:rsidRDefault="00FD2002" w:rsidP="00DF2FAB">
      <w:pPr>
        <w:pStyle w:val="Code"/>
        <w:rPr>
          <w:highlight w:val="white"/>
        </w:rPr>
      </w:pPr>
      <w:r w:rsidRPr="00EC76D5">
        <w:rPr>
          <w:highlight w:val="white"/>
        </w:rPr>
        <w:t>int isupper(int c) {</w:t>
      </w:r>
    </w:p>
    <w:p w14:paraId="59CB0488" w14:textId="77777777" w:rsidR="00FD2002" w:rsidRPr="00EC76D5" w:rsidRDefault="00FD2002" w:rsidP="00DF2FAB">
      <w:pPr>
        <w:pStyle w:val="Code"/>
        <w:rPr>
          <w:highlight w:val="white"/>
        </w:rPr>
      </w:pPr>
      <w:r w:rsidRPr="00EC76D5">
        <w:rPr>
          <w:highlight w:val="white"/>
        </w:rPr>
        <w:t xml:space="preserve">  struct lconv* localeConvPtr = localeconv();</w:t>
      </w:r>
    </w:p>
    <w:p w14:paraId="5C79B5EA" w14:textId="77777777" w:rsidR="00FD2002" w:rsidRPr="00EC76D5" w:rsidRDefault="00FD2002" w:rsidP="00DF2FAB">
      <w:pPr>
        <w:pStyle w:val="Code"/>
        <w:rPr>
          <w:highlight w:val="white"/>
        </w:rPr>
      </w:pPr>
    </w:p>
    <w:p w14:paraId="4444AA0C" w14:textId="77777777" w:rsidR="00FD2002" w:rsidRPr="00EC76D5" w:rsidRDefault="00FD2002" w:rsidP="00DF2FAB">
      <w:pPr>
        <w:pStyle w:val="Code"/>
        <w:rPr>
          <w:highlight w:val="white"/>
        </w:rPr>
      </w:pPr>
      <w:r w:rsidRPr="00EC76D5">
        <w:rPr>
          <w:highlight w:val="white"/>
        </w:rPr>
        <w:t xml:space="preserve">  if (localeConvPtr != NULL) {</w:t>
      </w:r>
    </w:p>
    <w:p w14:paraId="193C789C" w14:textId="77777777" w:rsidR="00FD2002" w:rsidRPr="00EC76D5" w:rsidRDefault="00FD2002" w:rsidP="00DF2FAB">
      <w:pPr>
        <w:pStyle w:val="Code"/>
        <w:rPr>
          <w:highlight w:val="white"/>
        </w:rPr>
      </w:pPr>
      <w:r w:rsidRPr="00EC76D5">
        <w:rPr>
          <w:highlight w:val="white"/>
        </w:rPr>
        <w:t xml:space="preserve">    return (strchr(localeConvPtr-&gt;upperCase, c) != NULL);</w:t>
      </w:r>
    </w:p>
    <w:p w14:paraId="3FEBC1E1" w14:textId="77777777" w:rsidR="00FD2002" w:rsidRPr="00EC76D5" w:rsidRDefault="00FD2002" w:rsidP="00DF2FAB">
      <w:pPr>
        <w:pStyle w:val="Code"/>
        <w:rPr>
          <w:highlight w:val="white"/>
        </w:rPr>
      </w:pPr>
      <w:r w:rsidRPr="00EC76D5">
        <w:rPr>
          <w:highlight w:val="white"/>
        </w:rPr>
        <w:t xml:space="preserve">  }</w:t>
      </w:r>
    </w:p>
    <w:p w14:paraId="527999F9" w14:textId="77777777" w:rsidR="00FD2002" w:rsidRPr="00EC76D5" w:rsidRDefault="00FD2002" w:rsidP="00DF2FAB">
      <w:pPr>
        <w:pStyle w:val="Code"/>
        <w:rPr>
          <w:highlight w:val="white"/>
        </w:rPr>
      </w:pPr>
      <w:r w:rsidRPr="00EC76D5">
        <w:rPr>
          <w:highlight w:val="white"/>
        </w:rPr>
        <w:t xml:space="preserve">  else {</w:t>
      </w:r>
    </w:p>
    <w:p w14:paraId="1E14B901" w14:textId="77777777" w:rsidR="00FD2002" w:rsidRPr="00EC76D5" w:rsidRDefault="00FD2002" w:rsidP="00DF2FAB">
      <w:pPr>
        <w:pStyle w:val="Code"/>
        <w:rPr>
          <w:highlight w:val="white"/>
        </w:rPr>
      </w:pPr>
      <w:r w:rsidRPr="00EC76D5">
        <w:rPr>
          <w:highlight w:val="white"/>
        </w:rPr>
        <w:t xml:space="preserve">    return ((c &gt;= 'A') &amp;&amp; (c &lt;= 'Z'));</w:t>
      </w:r>
    </w:p>
    <w:p w14:paraId="1C0A2326" w14:textId="77777777" w:rsidR="00FD2002" w:rsidRPr="00EC76D5" w:rsidRDefault="00FD2002" w:rsidP="00DF2FAB">
      <w:pPr>
        <w:pStyle w:val="Code"/>
        <w:rPr>
          <w:highlight w:val="white"/>
        </w:rPr>
      </w:pPr>
      <w:r w:rsidRPr="00EC76D5">
        <w:rPr>
          <w:highlight w:val="white"/>
        </w:rPr>
        <w:t xml:space="preserve">  }</w:t>
      </w:r>
    </w:p>
    <w:p w14:paraId="4BF31CBB" w14:textId="77777777" w:rsidR="00FD2002" w:rsidRPr="00EC76D5" w:rsidRDefault="00FD2002" w:rsidP="00DF2FAB">
      <w:pPr>
        <w:pStyle w:val="Code"/>
        <w:rPr>
          <w:highlight w:val="white"/>
        </w:rPr>
      </w:pPr>
      <w:r w:rsidRPr="00EC76D5">
        <w:rPr>
          <w:highlight w:val="white"/>
        </w:rPr>
        <w:t>}</w:t>
      </w:r>
    </w:p>
    <w:p w14:paraId="48A2070D" w14:textId="77777777" w:rsidR="00FD2002" w:rsidRPr="00EC76D5" w:rsidRDefault="00FD2002" w:rsidP="00DF2FAB">
      <w:pPr>
        <w:pStyle w:val="Code"/>
        <w:rPr>
          <w:highlight w:val="white"/>
        </w:rPr>
      </w:pPr>
    </w:p>
    <w:p w14:paraId="0AF564C1" w14:textId="77777777" w:rsidR="00FD2002" w:rsidRPr="00EC76D5" w:rsidRDefault="00FD2002" w:rsidP="00DF2FAB">
      <w:pPr>
        <w:pStyle w:val="Code"/>
        <w:rPr>
          <w:highlight w:val="white"/>
        </w:rPr>
      </w:pPr>
      <w:r w:rsidRPr="00EC76D5">
        <w:rPr>
          <w:highlight w:val="white"/>
        </w:rPr>
        <w:t>int isalpha(int c) {</w:t>
      </w:r>
    </w:p>
    <w:p w14:paraId="0326EA3A" w14:textId="77777777" w:rsidR="00FD2002" w:rsidRPr="00EC76D5" w:rsidRDefault="00FD2002" w:rsidP="00DF2FAB">
      <w:pPr>
        <w:pStyle w:val="Code"/>
        <w:rPr>
          <w:highlight w:val="white"/>
        </w:rPr>
      </w:pPr>
      <w:r w:rsidRPr="00EC76D5">
        <w:rPr>
          <w:highlight w:val="white"/>
        </w:rPr>
        <w:t xml:space="preserve">  return islower(c) || isupper(c);</w:t>
      </w:r>
    </w:p>
    <w:p w14:paraId="06F469B2" w14:textId="77777777" w:rsidR="00FD2002" w:rsidRPr="00EC76D5" w:rsidRDefault="00FD2002" w:rsidP="00DF2FAB">
      <w:pPr>
        <w:pStyle w:val="Code"/>
        <w:rPr>
          <w:highlight w:val="white"/>
        </w:rPr>
      </w:pPr>
      <w:r w:rsidRPr="00EC76D5">
        <w:rPr>
          <w:highlight w:val="white"/>
        </w:rPr>
        <w:t>}</w:t>
      </w:r>
    </w:p>
    <w:p w14:paraId="6987951A" w14:textId="77777777" w:rsidR="00FD2002" w:rsidRPr="00EC76D5" w:rsidRDefault="00FD2002" w:rsidP="00DF2FAB">
      <w:pPr>
        <w:pStyle w:val="Code"/>
        <w:rPr>
          <w:highlight w:val="white"/>
        </w:rPr>
      </w:pPr>
    </w:p>
    <w:p w14:paraId="116FE333" w14:textId="77777777" w:rsidR="00FD2002" w:rsidRPr="00EC76D5" w:rsidRDefault="00FD2002" w:rsidP="00DF2FAB">
      <w:pPr>
        <w:pStyle w:val="Code"/>
        <w:rPr>
          <w:highlight w:val="white"/>
        </w:rPr>
      </w:pPr>
      <w:r w:rsidRPr="00EC76D5">
        <w:rPr>
          <w:highlight w:val="white"/>
        </w:rPr>
        <w:t>int isdigit(int c) {</w:t>
      </w:r>
    </w:p>
    <w:p w14:paraId="0C6BE124" w14:textId="77777777" w:rsidR="00FD2002" w:rsidRPr="00EC76D5" w:rsidRDefault="00FD2002" w:rsidP="00DF2FAB">
      <w:pPr>
        <w:pStyle w:val="Code"/>
        <w:rPr>
          <w:highlight w:val="white"/>
        </w:rPr>
      </w:pPr>
      <w:r w:rsidRPr="00EC76D5">
        <w:rPr>
          <w:highlight w:val="white"/>
        </w:rPr>
        <w:t xml:space="preserve">  return (c &gt;= '0') &amp;&amp; (c &lt;= '9');</w:t>
      </w:r>
    </w:p>
    <w:p w14:paraId="21A8CBBE" w14:textId="77777777" w:rsidR="00FD2002" w:rsidRPr="00EC76D5" w:rsidRDefault="00FD2002" w:rsidP="00DF2FAB">
      <w:pPr>
        <w:pStyle w:val="Code"/>
        <w:rPr>
          <w:highlight w:val="white"/>
        </w:rPr>
      </w:pPr>
      <w:r w:rsidRPr="00EC76D5">
        <w:rPr>
          <w:highlight w:val="white"/>
        </w:rPr>
        <w:t>}</w:t>
      </w:r>
    </w:p>
    <w:p w14:paraId="639CEB33" w14:textId="77777777" w:rsidR="00FD2002" w:rsidRPr="00EC76D5" w:rsidRDefault="00FD2002" w:rsidP="00DF2FAB">
      <w:pPr>
        <w:pStyle w:val="Code"/>
        <w:rPr>
          <w:highlight w:val="white"/>
        </w:rPr>
      </w:pPr>
    </w:p>
    <w:p w14:paraId="15F7DFB1" w14:textId="77777777" w:rsidR="00FD2002" w:rsidRPr="00EC76D5" w:rsidRDefault="00FD2002" w:rsidP="00DF2FAB">
      <w:pPr>
        <w:pStyle w:val="Code"/>
        <w:rPr>
          <w:highlight w:val="white"/>
        </w:rPr>
      </w:pPr>
      <w:r w:rsidRPr="00EC76D5">
        <w:rPr>
          <w:highlight w:val="white"/>
        </w:rPr>
        <w:t>int isalnum(int c) {</w:t>
      </w:r>
    </w:p>
    <w:p w14:paraId="614D4CCF" w14:textId="77777777" w:rsidR="00FD2002" w:rsidRPr="00EC76D5" w:rsidRDefault="00FD2002" w:rsidP="00DF2FAB">
      <w:pPr>
        <w:pStyle w:val="Code"/>
        <w:rPr>
          <w:highlight w:val="white"/>
        </w:rPr>
      </w:pPr>
      <w:r w:rsidRPr="00EC76D5">
        <w:rPr>
          <w:highlight w:val="white"/>
        </w:rPr>
        <w:t xml:space="preserve">  return isalpha(c) || isdigit(c);</w:t>
      </w:r>
    </w:p>
    <w:p w14:paraId="6D889449" w14:textId="77777777" w:rsidR="00FD2002" w:rsidRPr="00EC76D5" w:rsidRDefault="00FD2002" w:rsidP="00DF2FAB">
      <w:pPr>
        <w:pStyle w:val="Code"/>
        <w:rPr>
          <w:highlight w:val="white"/>
        </w:rPr>
      </w:pPr>
      <w:r w:rsidRPr="00EC76D5">
        <w:rPr>
          <w:highlight w:val="white"/>
        </w:rPr>
        <w:t>}</w:t>
      </w:r>
    </w:p>
    <w:p w14:paraId="2BADB4B9" w14:textId="77777777" w:rsidR="00FD2002" w:rsidRPr="00EC76D5" w:rsidRDefault="00FD2002" w:rsidP="00DF2FAB">
      <w:pPr>
        <w:pStyle w:val="Code"/>
        <w:rPr>
          <w:highlight w:val="white"/>
        </w:rPr>
      </w:pPr>
    </w:p>
    <w:p w14:paraId="41FAEEF4" w14:textId="77777777" w:rsidR="00FD2002" w:rsidRPr="00EC76D5" w:rsidRDefault="00FD2002" w:rsidP="00DF2FAB">
      <w:pPr>
        <w:pStyle w:val="Code"/>
        <w:rPr>
          <w:highlight w:val="white"/>
        </w:rPr>
      </w:pPr>
      <w:r w:rsidRPr="00EC76D5">
        <w:rPr>
          <w:highlight w:val="white"/>
        </w:rPr>
        <w:t>int isxdigit(int c) {</w:t>
      </w:r>
    </w:p>
    <w:p w14:paraId="52ADE6FF" w14:textId="77777777" w:rsidR="00FD2002" w:rsidRPr="00EC76D5" w:rsidRDefault="00FD2002" w:rsidP="00DF2FAB">
      <w:pPr>
        <w:pStyle w:val="Code"/>
        <w:rPr>
          <w:highlight w:val="white"/>
        </w:rPr>
      </w:pPr>
      <w:r w:rsidRPr="00EC76D5">
        <w:rPr>
          <w:highlight w:val="white"/>
        </w:rPr>
        <w:t xml:space="preserve">  return isdigit(c) || ((c &gt;= 'a') &amp;&amp; (c &lt;= 'f'))</w:t>
      </w:r>
    </w:p>
    <w:p w14:paraId="7483B51A" w14:textId="77777777" w:rsidR="00FD2002" w:rsidRPr="00EC76D5" w:rsidRDefault="00FD2002" w:rsidP="00DF2FAB">
      <w:pPr>
        <w:pStyle w:val="Code"/>
        <w:rPr>
          <w:highlight w:val="white"/>
        </w:rPr>
      </w:pPr>
      <w:r w:rsidRPr="00EC76D5">
        <w:rPr>
          <w:highlight w:val="white"/>
        </w:rPr>
        <w:t xml:space="preserve">                    || ((c &gt;= 'A') &amp;&amp; (c &lt;= 'F'));</w:t>
      </w:r>
    </w:p>
    <w:p w14:paraId="7BC798EF" w14:textId="77777777" w:rsidR="00FD2002" w:rsidRPr="00EC76D5" w:rsidRDefault="00FD2002" w:rsidP="00DF2FAB">
      <w:pPr>
        <w:pStyle w:val="Code"/>
        <w:rPr>
          <w:highlight w:val="white"/>
        </w:rPr>
      </w:pPr>
      <w:r w:rsidRPr="00EC76D5">
        <w:rPr>
          <w:highlight w:val="white"/>
        </w:rPr>
        <w:t>}</w:t>
      </w:r>
    </w:p>
    <w:p w14:paraId="3342F7A5" w14:textId="77777777" w:rsidR="00FD2002" w:rsidRPr="00EC76D5" w:rsidRDefault="00FD2002" w:rsidP="00DF2FAB">
      <w:pPr>
        <w:pStyle w:val="Code"/>
        <w:rPr>
          <w:highlight w:val="white"/>
        </w:rPr>
      </w:pPr>
    </w:p>
    <w:p w14:paraId="2B23414C" w14:textId="77777777" w:rsidR="00FD2002" w:rsidRPr="00EC76D5" w:rsidRDefault="00FD2002" w:rsidP="00DF2FAB">
      <w:pPr>
        <w:pStyle w:val="Code"/>
        <w:rPr>
          <w:highlight w:val="white"/>
        </w:rPr>
      </w:pPr>
      <w:r w:rsidRPr="00EC76D5">
        <w:rPr>
          <w:highlight w:val="white"/>
        </w:rPr>
        <w:t>int isgraph(int c) {</w:t>
      </w:r>
    </w:p>
    <w:p w14:paraId="028CB79C" w14:textId="77777777" w:rsidR="00FD2002" w:rsidRPr="00EC76D5" w:rsidRDefault="00FD2002" w:rsidP="00DF2FAB">
      <w:pPr>
        <w:pStyle w:val="Code"/>
        <w:rPr>
          <w:highlight w:val="white"/>
        </w:rPr>
      </w:pPr>
      <w:r w:rsidRPr="00EC76D5">
        <w:rPr>
          <w:highlight w:val="white"/>
        </w:rPr>
        <w:t xml:space="preserve">  return (c &gt;= 32) &amp;&amp; (c &lt;= 126);</w:t>
      </w:r>
    </w:p>
    <w:p w14:paraId="6B6C9B95" w14:textId="77777777" w:rsidR="00FD2002" w:rsidRPr="00EC76D5" w:rsidRDefault="00FD2002" w:rsidP="00DF2FAB">
      <w:pPr>
        <w:pStyle w:val="Code"/>
        <w:rPr>
          <w:highlight w:val="white"/>
        </w:rPr>
      </w:pPr>
      <w:r w:rsidRPr="00EC76D5">
        <w:rPr>
          <w:highlight w:val="white"/>
        </w:rPr>
        <w:t>}</w:t>
      </w:r>
    </w:p>
    <w:p w14:paraId="4099A103" w14:textId="77777777" w:rsidR="00FD2002" w:rsidRPr="00EC76D5" w:rsidRDefault="00FD2002" w:rsidP="00DF2FAB">
      <w:pPr>
        <w:pStyle w:val="Code"/>
        <w:rPr>
          <w:highlight w:val="white"/>
        </w:rPr>
      </w:pPr>
    </w:p>
    <w:p w14:paraId="60C2C0A3" w14:textId="77777777" w:rsidR="00FD2002" w:rsidRPr="00EC76D5" w:rsidRDefault="00FD2002" w:rsidP="00DF2FAB">
      <w:pPr>
        <w:pStyle w:val="Code"/>
        <w:rPr>
          <w:highlight w:val="white"/>
        </w:rPr>
      </w:pPr>
      <w:r w:rsidRPr="00EC76D5">
        <w:rPr>
          <w:highlight w:val="white"/>
        </w:rPr>
        <w:t>int isprint(int c) {</w:t>
      </w:r>
    </w:p>
    <w:p w14:paraId="2A65112C" w14:textId="77777777" w:rsidR="00FD2002" w:rsidRPr="00EC76D5" w:rsidRDefault="00FD2002" w:rsidP="00DF2FAB">
      <w:pPr>
        <w:pStyle w:val="Code"/>
        <w:rPr>
          <w:highlight w:val="white"/>
        </w:rPr>
      </w:pPr>
      <w:r w:rsidRPr="00EC76D5">
        <w:rPr>
          <w:highlight w:val="white"/>
        </w:rPr>
        <w:t xml:space="preserve">  return isgraph(c) &amp;&amp; (c != ' ');</w:t>
      </w:r>
    </w:p>
    <w:p w14:paraId="0250844E" w14:textId="77777777" w:rsidR="00FD2002" w:rsidRPr="00EC76D5" w:rsidRDefault="00FD2002" w:rsidP="00DF2FAB">
      <w:pPr>
        <w:pStyle w:val="Code"/>
        <w:rPr>
          <w:highlight w:val="white"/>
        </w:rPr>
      </w:pPr>
      <w:r w:rsidRPr="00EC76D5">
        <w:rPr>
          <w:highlight w:val="white"/>
        </w:rPr>
        <w:t>}</w:t>
      </w:r>
    </w:p>
    <w:p w14:paraId="65F0441B" w14:textId="77777777" w:rsidR="00FD2002" w:rsidRPr="00EC76D5" w:rsidRDefault="00FD2002" w:rsidP="00DF2FAB">
      <w:pPr>
        <w:pStyle w:val="Code"/>
        <w:rPr>
          <w:highlight w:val="white"/>
        </w:rPr>
      </w:pPr>
    </w:p>
    <w:p w14:paraId="4D719A40" w14:textId="77777777" w:rsidR="00FD2002" w:rsidRPr="00EC76D5" w:rsidRDefault="00FD2002" w:rsidP="00DF2FAB">
      <w:pPr>
        <w:pStyle w:val="Code"/>
        <w:rPr>
          <w:highlight w:val="white"/>
        </w:rPr>
      </w:pPr>
      <w:r w:rsidRPr="00EC76D5">
        <w:rPr>
          <w:highlight w:val="white"/>
        </w:rPr>
        <w:t>int ispunct(int c) {</w:t>
      </w:r>
    </w:p>
    <w:p w14:paraId="1A375CF3" w14:textId="77777777" w:rsidR="00FD2002" w:rsidRPr="00EC76D5" w:rsidRDefault="00FD2002" w:rsidP="00DF2FAB">
      <w:pPr>
        <w:pStyle w:val="Code"/>
        <w:rPr>
          <w:highlight w:val="white"/>
        </w:rPr>
      </w:pPr>
      <w:r w:rsidRPr="00EC76D5">
        <w:rPr>
          <w:highlight w:val="white"/>
        </w:rPr>
        <w:t xml:space="preserve">  return isgraph(c) &amp;&amp; !isalnum(c);</w:t>
      </w:r>
    </w:p>
    <w:p w14:paraId="58F585A1" w14:textId="77777777" w:rsidR="00FD2002" w:rsidRPr="00EC76D5" w:rsidRDefault="00FD2002" w:rsidP="00DF2FAB">
      <w:pPr>
        <w:pStyle w:val="Code"/>
        <w:rPr>
          <w:highlight w:val="white"/>
        </w:rPr>
      </w:pPr>
      <w:r w:rsidRPr="00EC76D5">
        <w:rPr>
          <w:highlight w:val="white"/>
        </w:rPr>
        <w:t>}</w:t>
      </w:r>
    </w:p>
    <w:p w14:paraId="5E1469E6" w14:textId="77777777" w:rsidR="00FD2002" w:rsidRPr="00EC76D5" w:rsidRDefault="00FD2002" w:rsidP="00DF2FAB">
      <w:pPr>
        <w:pStyle w:val="Code"/>
        <w:rPr>
          <w:highlight w:val="white"/>
        </w:rPr>
      </w:pPr>
    </w:p>
    <w:p w14:paraId="502F726C" w14:textId="77777777" w:rsidR="00FD2002" w:rsidRPr="00EC76D5" w:rsidRDefault="00FD2002" w:rsidP="00DF2FAB">
      <w:pPr>
        <w:pStyle w:val="Code"/>
        <w:rPr>
          <w:highlight w:val="white"/>
        </w:rPr>
      </w:pPr>
      <w:r w:rsidRPr="00EC76D5">
        <w:rPr>
          <w:highlight w:val="white"/>
        </w:rPr>
        <w:t>int iscntrl(int c) {</w:t>
      </w:r>
    </w:p>
    <w:p w14:paraId="47457938" w14:textId="77777777" w:rsidR="00FD2002" w:rsidRPr="00EC76D5" w:rsidRDefault="00FD2002" w:rsidP="00DF2FAB">
      <w:pPr>
        <w:pStyle w:val="Code"/>
        <w:rPr>
          <w:highlight w:val="white"/>
        </w:rPr>
      </w:pPr>
      <w:r w:rsidRPr="00EC76D5">
        <w:rPr>
          <w:highlight w:val="white"/>
        </w:rPr>
        <w:t xml:space="preserve">  return !isprint(c);</w:t>
      </w:r>
    </w:p>
    <w:p w14:paraId="4F4826F8" w14:textId="77777777" w:rsidR="00FD2002" w:rsidRPr="00EC76D5" w:rsidRDefault="00FD2002" w:rsidP="00DF2FAB">
      <w:pPr>
        <w:pStyle w:val="Code"/>
        <w:rPr>
          <w:highlight w:val="white"/>
        </w:rPr>
      </w:pPr>
      <w:r w:rsidRPr="00EC76D5">
        <w:rPr>
          <w:highlight w:val="white"/>
        </w:rPr>
        <w:t>}</w:t>
      </w:r>
    </w:p>
    <w:p w14:paraId="1E0BD8D4" w14:textId="77777777" w:rsidR="00FD2002" w:rsidRPr="00EC76D5" w:rsidRDefault="00FD2002" w:rsidP="00DF2FAB">
      <w:pPr>
        <w:pStyle w:val="Code"/>
        <w:rPr>
          <w:highlight w:val="white"/>
        </w:rPr>
      </w:pPr>
    </w:p>
    <w:p w14:paraId="478A0399" w14:textId="77777777" w:rsidR="00FD2002" w:rsidRPr="00EC76D5" w:rsidRDefault="00FD2002" w:rsidP="00DF2FAB">
      <w:pPr>
        <w:pStyle w:val="Code"/>
        <w:rPr>
          <w:highlight w:val="white"/>
        </w:rPr>
      </w:pPr>
      <w:r w:rsidRPr="00EC76D5">
        <w:rPr>
          <w:highlight w:val="white"/>
        </w:rPr>
        <w:t>int isspace(int c) {</w:t>
      </w:r>
    </w:p>
    <w:p w14:paraId="14B8E278" w14:textId="77777777" w:rsidR="00FD2002" w:rsidRPr="00EC76D5" w:rsidRDefault="00FD2002" w:rsidP="00DF2FAB">
      <w:pPr>
        <w:pStyle w:val="Code"/>
        <w:rPr>
          <w:highlight w:val="white"/>
        </w:rPr>
      </w:pPr>
      <w:r w:rsidRPr="00EC76D5">
        <w:rPr>
          <w:highlight w:val="white"/>
        </w:rPr>
        <w:t xml:space="preserve">  return (c == ' ') || (c == '\f') || (c == '\n') || </w:t>
      </w:r>
    </w:p>
    <w:p w14:paraId="13D4DFED" w14:textId="77777777" w:rsidR="00FD2002" w:rsidRPr="00EC76D5" w:rsidRDefault="00FD2002" w:rsidP="00DF2FAB">
      <w:pPr>
        <w:pStyle w:val="Code"/>
        <w:rPr>
          <w:highlight w:val="white"/>
        </w:rPr>
      </w:pPr>
      <w:r w:rsidRPr="00EC76D5">
        <w:rPr>
          <w:highlight w:val="white"/>
        </w:rPr>
        <w:t xml:space="preserve">         (c == '\r') || (c == '\t') || (c == '\v');</w:t>
      </w:r>
    </w:p>
    <w:p w14:paraId="689F41C4" w14:textId="77777777" w:rsidR="00FD2002" w:rsidRPr="00EC76D5" w:rsidRDefault="00FD2002" w:rsidP="00DF2FAB">
      <w:pPr>
        <w:pStyle w:val="Code"/>
        <w:rPr>
          <w:highlight w:val="white"/>
        </w:rPr>
      </w:pPr>
      <w:r w:rsidRPr="00EC76D5">
        <w:rPr>
          <w:highlight w:val="white"/>
        </w:rPr>
        <w:lastRenderedPageBreak/>
        <w:t>}</w:t>
      </w:r>
    </w:p>
    <w:p w14:paraId="40AADEA9" w14:textId="77777777" w:rsidR="00FD2002" w:rsidRPr="00EC76D5" w:rsidRDefault="00FD2002" w:rsidP="00DF2FAB">
      <w:pPr>
        <w:pStyle w:val="Code"/>
        <w:rPr>
          <w:highlight w:val="white"/>
        </w:rPr>
      </w:pPr>
    </w:p>
    <w:p w14:paraId="762CC6CB" w14:textId="77777777" w:rsidR="00FD2002" w:rsidRPr="00EC76D5" w:rsidRDefault="00FD2002" w:rsidP="00DF2FAB">
      <w:pPr>
        <w:pStyle w:val="Code"/>
        <w:rPr>
          <w:highlight w:val="white"/>
        </w:rPr>
      </w:pPr>
      <w:r w:rsidRPr="00EC76D5">
        <w:rPr>
          <w:highlight w:val="white"/>
        </w:rPr>
        <w:t>int tolowerX(int c) {</w:t>
      </w:r>
    </w:p>
    <w:p w14:paraId="2ED34BF0" w14:textId="77777777" w:rsidR="00FD2002" w:rsidRPr="00EC76D5" w:rsidRDefault="00FD2002" w:rsidP="00DF2FAB">
      <w:pPr>
        <w:pStyle w:val="Code"/>
        <w:rPr>
          <w:highlight w:val="white"/>
        </w:rPr>
      </w:pPr>
      <w:r w:rsidRPr="00EC76D5">
        <w:rPr>
          <w:highlight w:val="white"/>
        </w:rPr>
        <w:t xml:space="preserve">  return (isupper(c)) ? (c + 32) : c;</w:t>
      </w:r>
    </w:p>
    <w:p w14:paraId="7B150921" w14:textId="77777777" w:rsidR="00FD2002" w:rsidRPr="00EC76D5" w:rsidRDefault="00FD2002" w:rsidP="00DF2FAB">
      <w:pPr>
        <w:pStyle w:val="Code"/>
        <w:rPr>
          <w:highlight w:val="white"/>
        </w:rPr>
      </w:pPr>
      <w:r w:rsidRPr="00EC76D5">
        <w:rPr>
          <w:highlight w:val="white"/>
        </w:rPr>
        <w:t>}</w:t>
      </w:r>
    </w:p>
    <w:p w14:paraId="710C3A1C" w14:textId="77777777" w:rsidR="00FD2002" w:rsidRPr="00EC76D5" w:rsidRDefault="00FD2002" w:rsidP="00DF2FAB">
      <w:pPr>
        <w:pStyle w:val="Code"/>
        <w:rPr>
          <w:highlight w:val="white"/>
        </w:rPr>
      </w:pPr>
    </w:p>
    <w:p w14:paraId="7D1E3F93" w14:textId="77777777" w:rsidR="00FD2002" w:rsidRPr="00EC76D5" w:rsidRDefault="00FD2002" w:rsidP="00DF2FAB">
      <w:pPr>
        <w:pStyle w:val="Code"/>
        <w:rPr>
          <w:highlight w:val="white"/>
        </w:rPr>
      </w:pPr>
      <w:r w:rsidRPr="00EC76D5">
        <w:rPr>
          <w:highlight w:val="white"/>
        </w:rPr>
        <w:t>int tolower(int c) {</w:t>
      </w:r>
    </w:p>
    <w:p w14:paraId="0C79F0E7" w14:textId="77777777" w:rsidR="00FD2002" w:rsidRPr="00EC76D5" w:rsidRDefault="00FD2002" w:rsidP="00DF2FAB">
      <w:pPr>
        <w:pStyle w:val="Code"/>
        <w:rPr>
          <w:highlight w:val="white"/>
        </w:rPr>
      </w:pPr>
      <w:r w:rsidRPr="00EC76D5">
        <w:rPr>
          <w:highlight w:val="white"/>
        </w:rPr>
        <w:t xml:space="preserve">  if (isupper(c)) {</w:t>
      </w:r>
    </w:p>
    <w:p w14:paraId="3D1B8331" w14:textId="77777777" w:rsidR="00FD2002" w:rsidRPr="00EC76D5" w:rsidRDefault="00FD2002" w:rsidP="00DF2FAB">
      <w:pPr>
        <w:pStyle w:val="Code"/>
        <w:rPr>
          <w:highlight w:val="white"/>
        </w:rPr>
      </w:pPr>
      <w:r w:rsidRPr="00EC76D5">
        <w:rPr>
          <w:highlight w:val="white"/>
        </w:rPr>
        <w:t xml:space="preserve">    struct lconv* localeConvPtr = localeconv();</w:t>
      </w:r>
    </w:p>
    <w:p w14:paraId="6384CE42" w14:textId="77777777" w:rsidR="00FD2002" w:rsidRPr="00EC76D5" w:rsidRDefault="00FD2002" w:rsidP="00DF2FAB">
      <w:pPr>
        <w:pStyle w:val="Code"/>
        <w:rPr>
          <w:highlight w:val="white"/>
        </w:rPr>
      </w:pPr>
    </w:p>
    <w:p w14:paraId="78E9A38C" w14:textId="77777777" w:rsidR="00FD2002" w:rsidRPr="00EC76D5" w:rsidRDefault="00FD2002" w:rsidP="00DF2FAB">
      <w:pPr>
        <w:pStyle w:val="Code"/>
        <w:rPr>
          <w:highlight w:val="white"/>
        </w:rPr>
      </w:pPr>
      <w:r w:rsidRPr="00EC76D5">
        <w:rPr>
          <w:highlight w:val="white"/>
        </w:rPr>
        <w:t xml:space="preserve">    if (localeConvPtr != NULL) {</w:t>
      </w:r>
    </w:p>
    <w:p w14:paraId="36342F71" w14:textId="77777777" w:rsidR="00FD2002" w:rsidRPr="00EC76D5" w:rsidRDefault="00FD2002" w:rsidP="00DF2FAB">
      <w:pPr>
        <w:pStyle w:val="Code"/>
        <w:rPr>
          <w:highlight w:val="white"/>
        </w:rPr>
      </w:pPr>
      <w:r w:rsidRPr="00EC76D5">
        <w:rPr>
          <w:highlight w:val="white"/>
        </w:rPr>
        <w:t xml:space="preserve">      char *lowerCase = localeConvPtr-&gt;lowerCase, *upperCase = localeConvPtr-&gt;upperCase;</w:t>
      </w:r>
    </w:p>
    <w:p w14:paraId="0B0CC604" w14:textId="77777777" w:rsidR="00FD2002" w:rsidRPr="00EC76D5" w:rsidRDefault="00FD2002" w:rsidP="00DF2FAB">
      <w:pPr>
        <w:pStyle w:val="Code"/>
        <w:rPr>
          <w:highlight w:val="white"/>
        </w:rPr>
      </w:pPr>
      <w:r w:rsidRPr="00EC76D5">
        <w:rPr>
          <w:highlight w:val="white"/>
        </w:rPr>
        <w:t xml:space="preserve">      int index = (strchr(upperCase, c) - upperCase);</w:t>
      </w:r>
    </w:p>
    <w:p w14:paraId="04153144" w14:textId="77777777" w:rsidR="00FD2002" w:rsidRPr="00EC76D5" w:rsidRDefault="00FD2002" w:rsidP="00DF2FAB">
      <w:pPr>
        <w:pStyle w:val="Code"/>
        <w:rPr>
          <w:highlight w:val="white"/>
        </w:rPr>
      </w:pPr>
      <w:r w:rsidRPr="00EC76D5">
        <w:rPr>
          <w:highlight w:val="white"/>
        </w:rPr>
        <w:t xml:space="preserve">      return ((int) lowerCase[index]);</w:t>
      </w:r>
    </w:p>
    <w:p w14:paraId="3C0FBED1" w14:textId="77777777" w:rsidR="00FD2002" w:rsidRPr="00EC76D5" w:rsidRDefault="00FD2002" w:rsidP="00DF2FAB">
      <w:pPr>
        <w:pStyle w:val="Code"/>
        <w:rPr>
          <w:highlight w:val="white"/>
        </w:rPr>
      </w:pPr>
      <w:r w:rsidRPr="00EC76D5">
        <w:rPr>
          <w:highlight w:val="white"/>
        </w:rPr>
        <w:t xml:space="preserve">    }</w:t>
      </w:r>
    </w:p>
    <w:p w14:paraId="43182BD8" w14:textId="77777777" w:rsidR="00FD2002" w:rsidRPr="00EC76D5" w:rsidRDefault="00FD2002" w:rsidP="00DF2FAB">
      <w:pPr>
        <w:pStyle w:val="Code"/>
        <w:rPr>
          <w:highlight w:val="white"/>
        </w:rPr>
      </w:pPr>
      <w:r w:rsidRPr="00EC76D5">
        <w:rPr>
          <w:highlight w:val="white"/>
        </w:rPr>
        <w:t xml:space="preserve">    else {</w:t>
      </w:r>
    </w:p>
    <w:p w14:paraId="1156E818" w14:textId="77777777" w:rsidR="00FD2002" w:rsidRPr="00EC76D5" w:rsidRDefault="00FD2002" w:rsidP="00DF2FAB">
      <w:pPr>
        <w:pStyle w:val="Code"/>
        <w:rPr>
          <w:highlight w:val="white"/>
        </w:rPr>
      </w:pPr>
      <w:r w:rsidRPr="00EC76D5">
        <w:rPr>
          <w:highlight w:val="white"/>
        </w:rPr>
        <w:t xml:space="preserve">      return (c + 32);</w:t>
      </w:r>
    </w:p>
    <w:p w14:paraId="4E12A667" w14:textId="77777777" w:rsidR="00FD2002" w:rsidRPr="00EC76D5" w:rsidRDefault="00FD2002" w:rsidP="00DF2FAB">
      <w:pPr>
        <w:pStyle w:val="Code"/>
        <w:rPr>
          <w:highlight w:val="white"/>
        </w:rPr>
      </w:pPr>
      <w:r w:rsidRPr="00EC76D5">
        <w:rPr>
          <w:highlight w:val="white"/>
        </w:rPr>
        <w:t xml:space="preserve">    }</w:t>
      </w:r>
    </w:p>
    <w:p w14:paraId="3C869469" w14:textId="77777777" w:rsidR="00FD2002" w:rsidRPr="00EC76D5" w:rsidRDefault="00FD2002" w:rsidP="00DF2FAB">
      <w:pPr>
        <w:pStyle w:val="Code"/>
        <w:rPr>
          <w:highlight w:val="white"/>
        </w:rPr>
      </w:pPr>
      <w:r w:rsidRPr="00EC76D5">
        <w:rPr>
          <w:highlight w:val="white"/>
        </w:rPr>
        <w:t xml:space="preserve">  }</w:t>
      </w:r>
    </w:p>
    <w:p w14:paraId="11F85591" w14:textId="77777777" w:rsidR="00FD2002" w:rsidRPr="00EC76D5" w:rsidRDefault="00FD2002" w:rsidP="00DF2FAB">
      <w:pPr>
        <w:pStyle w:val="Code"/>
        <w:rPr>
          <w:highlight w:val="white"/>
        </w:rPr>
      </w:pPr>
      <w:r w:rsidRPr="00EC76D5">
        <w:rPr>
          <w:highlight w:val="white"/>
        </w:rPr>
        <w:t xml:space="preserve">  else {</w:t>
      </w:r>
    </w:p>
    <w:p w14:paraId="7EF751D8" w14:textId="77777777" w:rsidR="00FD2002" w:rsidRPr="00EC76D5" w:rsidRDefault="00FD2002" w:rsidP="00DF2FAB">
      <w:pPr>
        <w:pStyle w:val="Code"/>
        <w:rPr>
          <w:highlight w:val="white"/>
        </w:rPr>
      </w:pPr>
      <w:r w:rsidRPr="00EC76D5">
        <w:rPr>
          <w:highlight w:val="white"/>
        </w:rPr>
        <w:t xml:space="preserve">    return c;</w:t>
      </w:r>
    </w:p>
    <w:p w14:paraId="710BD82E" w14:textId="77777777" w:rsidR="00FD2002" w:rsidRPr="00EC76D5" w:rsidRDefault="00FD2002" w:rsidP="00DF2FAB">
      <w:pPr>
        <w:pStyle w:val="Code"/>
        <w:rPr>
          <w:highlight w:val="white"/>
        </w:rPr>
      </w:pPr>
      <w:r w:rsidRPr="00EC76D5">
        <w:rPr>
          <w:highlight w:val="white"/>
        </w:rPr>
        <w:t xml:space="preserve">  }</w:t>
      </w:r>
    </w:p>
    <w:p w14:paraId="6E7161B5" w14:textId="77777777" w:rsidR="00FD2002" w:rsidRPr="00EC76D5" w:rsidRDefault="00FD2002" w:rsidP="00DF2FAB">
      <w:pPr>
        <w:pStyle w:val="Code"/>
        <w:rPr>
          <w:highlight w:val="white"/>
        </w:rPr>
      </w:pPr>
      <w:r w:rsidRPr="00EC76D5">
        <w:rPr>
          <w:highlight w:val="white"/>
        </w:rPr>
        <w:t>}</w:t>
      </w:r>
    </w:p>
    <w:p w14:paraId="0EBE467B" w14:textId="77777777" w:rsidR="00FD2002" w:rsidRPr="00EC76D5" w:rsidRDefault="00FD2002" w:rsidP="00DF2FAB">
      <w:pPr>
        <w:pStyle w:val="Code"/>
        <w:rPr>
          <w:highlight w:val="white"/>
        </w:rPr>
      </w:pPr>
    </w:p>
    <w:p w14:paraId="34A29B8D" w14:textId="77777777" w:rsidR="00FD2002" w:rsidRPr="00EC76D5" w:rsidRDefault="00FD2002" w:rsidP="00DF2FAB">
      <w:pPr>
        <w:pStyle w:val="Code"/>
        <w:rPr>
          <w:highlight w:val="white"/>
        </w:rPr>
      </w:pPr>
      <w:r w:rsidRPr="00EC76D5">
        <w:rPr>
          <w:highlight w:val="white"/>
        </w:rPr>
        <w:t>int toupperX(int c) {</w:t>
      </w:r>
    </w:p>
    <w:p w14:paraId="5D3632E8" w14:textId="77777777" w:rsidR="00FD2002" w:rsidRPr="00EC76D5" w:rsidRDefault="00FD2002" w:rsidP="00DF2FAB">
      <w:pPr>
        <w:pStyle w:val="Code"/>
        <w:rPr>
          <w:highlight w:val="white"/>
        </w:rPr>
      </w:pPr>
      <w:r w:rsidRPr="00EC76D5">
        <w:rPr>
          <w:highlight w:val="white"/>
        </w:rPr>
        <w:t xml:space="preserve">  return (islower(c)) ? (c - 32) : c;</w:t>
      </w:r>
    </w:p>
    <w:p w14:paraId="034BE173" w14:textId="77777777" w:rsidR="00FD2002" w:rsidRPr="00EC76D5" w:rsidRDefault="00FD2002" w:rsidP="00DF2FAB">
      <w:pPr>
        <w:pStyle w:val="Code"/>
        <w:rPr>
          <w:highlight w:val="white"/>
        </w:rPr>
      </w:pPr>
      <w:r w:rsidRPr="00EC76D5">
        <w:rPr>
          <w:highlight w:val="white"/>
        </w:rPr>
        <w:t>}</w:t>
      </w:r>
    </w:p>
    <w:p w14:paraId="1114B339" w14:textId="77777777" w:rsidR="00FD2002" w:rsidRPr="00EC76D5" w:rsidRDefault="00FD2002" w:rsidP="00DF2FAB">
      <w:pPr>
        <w:pStyle w:val="Code"/>
        <w:rPr>
          <w:highlight w:val="white"/>
        </w:rPr>
      </w:pPr>
    </w:p>
    <w:p w14:paraId="622C5F42" w14:textId="77777777" w:rsidR="00FD2002" w:rsidRPr="00EC76D5" w:rsidRDefault="00FD2002" w:rsidP="00DF2FAB">
      <w:pPr>
        <w:pStyle w:val="Code"/>
        <w:rPr>
          <w:highlight w:val="white"/>
        </w:rPr>
      </w:pPr>
      <w:r w:rsidRPr="00EC76D5">
        <w:rPr>
          <w:highlight w:val="white"/>
        </w:rPr>
        <w:t>int toupper(int c) {</w:t>
      </w:r>
    </w:p>
    <w:p w14:paraId="5B4F57BE" w14:textId="77777777" w:rsidR="00FD2002" w:rsidRPr="00EC76D5" w:rsidRDefault="00FD2002" w:rsidP="00DF2FAB">
      <w:pPr>
        <w:pStyle w:val="Code"/>
        <w:rPr>
          <w:highlight w:val="white"/>
        </w:rPr>
      </w:pPr>
      <w:r w:rsidRPr="00EC76D5">
        <w:rPr>
          <w:highlight w:val="white"/>
        </w:rPr>
        <w:t xml:space="preserve">  if (islower(c)) {</w:t>
      </w:r>
    </w:p>
    <w:p w14:paraId="0DE5FC07" w14:textId="77777777" w:rsidR="00FD2002" w:rsidRPr="00EC76D5" w:rsidRDefault="00FD2002" w:rsidP="00DF2FAB">
      <w:pPr>
        <w:pStyle w:val="Code"/>
        <w:rPr>
          <w:highlight w:val="white"/>
        </w:rPr>
      </w:pPr>
      <w:r w:rsidRPr="00EC76D5">
        <w:rPr>
          <w:highlight w:val="white"/>
        </w:rPr>
        <w:t xml:space="preserve">    struct lconv* localeConvPtr = localeconv();</w:t>
      </w:r>
    </w:p>
    <w:p w14:paraId="4B025084" w14:textId="77777777" w:rsidR="00FD2002" w:rsidRPr="00EC76D5" w:rsidRDefault="00FD2002" w:rsidP="00DF2FAB">
      <w:pPr>
        <w:pStyle w:val="Code"/>
        <w:rPr>
          <w:highlight w:val="white"/>
        </w:rPr>
      </w:pPr>
    </w:p>
    <w:p w14:paraId="32D7A5BB" w14:textId="77777777" w:rsidR="00FD2002" w:rsidRPr="00EC76D5" w:rsidRDefault="00FD2002" w:rsidP="00DF2FAB">
      <w:pPr>
        <w:pStyle w:val="Code"/>
        <w:rPr>
          <w:highlight w:val="white"/>
        </w:rPr>
      </w:pPr>
      <w:r w:rsidRPr="00EC76D5">
        <w:rPr>
          <w:highlight w:val="white"/>
        </w:rPr>
        <w:t xml:space="preserve">    if (localeConvPtr != NULL) {</w:t>
      </w:r>
    </w:p>
    <w:p w14:paraId="14F4A078" w14:textId="77777777" w:rsidR="000567B3" w:rsidRPr="00EC76D5" w:rsidRDefault="00FD2002" w:rsidP="00DF2FAB">
      <w:pPr>
        <w:pStyle w:val="Code"/>
        <w:rPr>
          <w:highlight w:val="white"/>
        </w:rPr>
      </w:pPr>
      <w:r w:rsidRPr="00EC76D5">
        <w:rPr>
          <w:highlight w:val="white"/>
        </w:rPr>
        <w:t xml:space="preserve">      char *lowerCase = localeConvPtr-&gt;lowerCase,</w:t>
      </w:r>
    </w:p>
    <w:p w14:paraId="15FDBF3E" w14:textId="4A43D10B" w:rsidR="00FD2002" w:rsidRPr="00EC76D5" w:rsidRDefault="000567B3" w:rsidP="00DF2FAB">
      <w:pPr>
        <w:pStyle w:val="Code"/>
        <w:rPr>
          <w:highlight w:val="white"/>
        </w:rPr>
      </w:pPr>
      <w:r w:rsidRPr="00EC76D5">
        <w:rPr>
          <w:highlight w:val="white"/>
        </w:rPr>
        <w:t xml:space="preserve">          </w:t>
      </w:r>
      <w:r w:rsidR="00FD2002" w:rsidRPr="00EC76D5">
        <w:rPr>
          <w:highlight w:val="white"/>
        </w:rPr>
        <w:t xml:space="preserve"> *upperCase = localeConvPtr-&gt;upperCase;</w:t>
      </w:r>
    </w:p>
    <w:p w14:paraId="429E6BDD" w14:textId="77777777" w:rsidR="00FD2002" w:rsidRPr="00EC76D5" w:rsidRDefault="00FD2002" w:rsidP="00DF2FAB">
      <w:pPr>
        <w:pStyle w:val="Code"/>
        <w:rPr>
          <w:highlight w:val="white"/>
        </w:rPr>
      </w:pPr>
      <w:r w:rsidRPr="00EC76D5">
        <w:rPr>
          <w:highlight w:val="white"/>
        </w:rPr>
        <w:t xml:space="preserve">      int index = (strchr(lowerCase, c) - lowerCase);</w:t>
      </w:r>
    </w:p>
    <w:p w14:paraId="529CDBEB" w14:textId="77777777" w:rsidR="00FD2002" w:rsidRPr="00EC76D5" w:rsidRDefault="00FD2002" w:rsidP="00DF2FAB">
      <w:pPr>
        <w:pStyle w:val="Code"/>
        <w:rPr>
          <w:highlight w:val="white"/>
        </w:rPr>
      </w:pPr>
      <w:r w:rsidRPr="00EC76D5">
        <w:rPr>
          <w:highlight w:val="white"/>
        </w:rPr>
        <w:t xml:space="preserve">      return ((int) upperCase[index]);</w:t>
      </w:r>
    </w:p>
    <w:p w14:paraId="66ADB005" w14:textId="77777777" w:rsidR="00FD2002" w:rsidRPr="00EC76D5" w:rsidRDefault="00FD2002" w:rsidP="00DF2FAB">
      <w:pPr>
        <w:pStyle w:val="Code"/>
        <w:rPr>
          <w:highlight w:val="white"/>
        </w:rPr>
      </w:pPr>
      <w:r w:rsidRPr="00EC76D5">
        <w:rPr>
          <w:highlight w:val="white"/>
        </w:rPr>
        <w:t xml:space="preserve">    }</w:t>
      </w:r>
    </w:p>
    <w:p w14:paraId="30468E01" w14:textId="77777777" w:rsidR="00FD2002" w:rsidRPr="00EC76D5" w:rsidRDefault="00FD2002" w:rsidP="00DF2FAB">
      <w:pPr>
        <w:pStyle w:val="Code"/>
        <w:rPr>
          <w:highlight w:val="white"/>
        </w:rPr>
      </w:pPr>
      <w:r w:rsidRPr="00EC76D5">
        <w:rPr>
          <w:highlight w:val="white"/>
        </w:rPr>
        <w:t xml:space="preserve">    else {</w:t>
      </w:r>
    </w:p>
    <w:p w14:paraId="1DC27C34" w14:textId="77777777" w:rsidR="00FD2002" w:rsidRPr="00EC76D5" w:rsidRDefault="00FD2002" w:rsidP="00DF2FAB">
      <w:pPr>
        <w:pStyle w:val="Code"/>
        <w:rPr>
          <w:highlight w:val="white"/>
        </w:rPr>
      </w:pPr>
      <w:r w:rsidRPr="00EC76D5">
        <w:rPr>
          <w:highlight w:val="white"/>
        </w:rPr>
        <w:t xml:space="preserve">      return (c - 32);</w:t>
      </w:r>
    </w:p>
    <w:p w14:paraId="4923A770" w14:textId="77777777" w:rsidR="00FD2002" w:rsidRPr="00EC76D5" w:rsidRDefault="00FD2002" w:rsidP="00DF2FAB">
      <w:pPr>
        <w:pStyle w:val="Code"/>
        <w:rPr>
          <w:highlight w:val="white"/>
        </w:rPr>
      </w:pPr>
      <w:r w:rsidRPr="00EC76D5">
        <w:rPr>
          <w:highlight w:val="white"/>
        </w:rPr>
        <w:t xml:space="preserve">    }</w:t>
      </w:r>
    </w:p>
    <w:p w14:paraId="77DB57A4" w14:textId="77777777" w:rsidR="00FD2002" w:rsidRPr="00EC76D5" w:rsidRDefault="00FD2002" w:rsidP="00DF2FAB">
      <w:pPr>
        <w:pStyle w:val="Code"/>
        <w:rPr>
          <w:highlight w:val="white"/>
        </w:rPr>
      </w:pPr>
      <w:r w:rsidRPr="00EC76D5">
        <w:rPr>
          <w:highlight w:val="white"/>
        </w:rPr>
        <w:t xml:space="preserve">  }</w:t>
      </w:r>
    </w:p>
    <w:p w14:paraId="34BE1442" w14:textId="77777777" w:rsidR="00FD2002" w:rsidRPr="00EC76D5" w:rsidRDefault="00FD2002" w:rsidP="00DF2FAB">
      <w:pPr>
        <w:pStyle w:val="Code"/>
        <w:rPr>
          <w:highlight w:val="white"/>
        </w:rPr>
      </w:pPr>
      <w:r w:rsidRPr="00EC76D5">
        <w:rPr>
          <w:highlight w:val="white"/>
        </w:rPr>
        <w:t xml:space="preserve">  else {</w:t>
      </w:r>
    </w:p>
    <w:p w14:paraId="7B1BEE2E" w14:textId="77777777" w:rsidR="00FD2002" w:rsidRPr="00EC76D5" w:rsidRDefault="00FD2002" w:rsidP="00DF2FAB">
      <w:pPr>
        <w:pStyle w:val="Code"/>
        <w:rPr>
          <w:highlight w:val="white"/>
        </w:rPr>
      </w:pPr>
      <w:r w:rsidRPr="00EC76D5">
        <w:rPr>
          <w:highlight w:val="white"/>
        </w:rPr>
        <w:t xml:space="preserve">    return c;</w:t>
      </w:r>
    </w:p>
    <w:p w14:paraId="798D627A" w14:textId="77777777" w:rsidR="00FD2002" w:rsidRPr="00EC76D5" w:rsidRDefault="00FD2002" w:rsidP="00DF2FAB">
      <w:pPr>
        <w:pStyle w:val="Code"/>
        <w:rPr>
          <w:highlight w:val="white"/>
        </w:rPr>
      </w:pPr>
      <w:r w:rsidRPr="00EC76D5">
        <w:rPr>
          <w:highlight w:val="white"/>
        </w:rPr>
        <w:t xml:space="preserve">  }</w:t>
      </w:r>
    </w:p>
    <w:p w14:paraId="37E4AD96" w14:textId="4007E79E" w:rsidR="00FD2002" w:rsidRPr="00EC76D5" w:rsidRDefault="00FD2002" w:rsidP="00DF2FAB">
      <w:pPr>
        <w:pStyle w:val="Code"/>
      </w:pPr>
      <w:r w:rsidRPr="00EC76D5">
        <w:rPr>
          <w:highlight w:val="white"/>
        </w:rPr>
        <w:t>}</w:t>
      </w:r>
    </w:p>
    <w:p w14:paraId="35044BB2" w14:textId="129FDC99" w:rsidR="00EE220E" w:rsidRPr="00EC76D5" w:rsidRDefault="0078214F" w:rsidP="00265BDF">
      <w:pPr>
        <w:pStyle w:val="Rubrik2"/>
      </w:pPr>
      <w:bookmarkStart w:id="5881" w:name="_Toc481936457"/>
      <w:r w:rsidRPr="00EC76D5">
        <w:t>S</w:t>
      </w:r>
      <w:r w:rsidR="00EE220E" w:rsidRPr="00EC76D5">
        <w:t>tring</w:t>
      </w:r>
      <w:r w:rsidRPr="00EC76D5">
        <w:t>s</w:t>
      </w:r>
      <w:bookmarkEnd w:id="5881"/>
    </w:p>
    <w:p w14:paraId="14ACCA1E" w14:textId="75D42039" w:rsidR="0078214F" w:rsidRPr="00EC76D5" w:rsidRDefault="0078214F" w:rsidP="0078214F">
      <w:pPr>
        <w:pStyle w:val="CodeListing"/>
      </w:pPr>
      <w:r w:rsidRPr="00EC76D5">
        <w:t>String.h</w:t>
      </w:r>
    </w:p>
    <w:p w14:paraId="1C711500" w14:textId="77777777" w:rsidR="0078214F" w:rsidRPr="00EC76D5" w:rsidRDefault="0078214F" w:rsidP="0078214F">
      <w:pPr>
        <w:pStyle w:val="Code"/>
        <w:rPr>
          <w:highlight w:val="white"/>
        </w:rPr>
      </w:pPr>
      <w:r w:rsidRPr="00EC76D5">
        <w:rPr>
          <w:highlight w:val="white"/>
        </w:rPr>
        <w:t>#ifndef __STRING_H__</w:t>
      </w:r>
    </w:p>
    <w:p w14:paraId="393F749F" w14:textId="77777777" w:rsidR="0078214F" w:rsidRPr="00EC76D5" w:rsidRDefault="0078214F" w:rsidP="0078214F">
      <w:pPr>
        <w:pStyle w:val="Code"/>
        <w:rPr>
          <w:highlight w:val="white"/>
        </w:rPr>
      </w:pPr>
      <w:r w:rsidRPr="00EC76D5">
        <w:rPr>
          <w:highlight w:val="white"/>
        </w:rPr>
        <w:t>#define __STRING_H__</w:t>
      </w:r>
    </w:p>
    <w:p w14:paraId="5269C683" w14:textId="77777777" w:rsidR="0078214F" w:rsidRPr="00EC76D5" w:rsidRDefault="0078214F" w:rsidP="0078214F">
      <w:pPr>
        <w:pStyle w:val="Code"/>
        <w:rPr>
          <w:highlight w:val="white"/>
        </w:rPr>
      </w:pPr>
    </w:p>
    <w:p w14:paraId="3EF165C2" w14:textId="77777777" w:rsidR="0078214F" w:rsidRPr="00EC76D5" w:rsidRDefault="0078214F" w:rsidP="0078214F">
      <w:pPr>
        <w:pStyle w:val="Code"/>
        <w:rPr>
          <w:highlight w:val="white"/>
        </w:rPr>
      </w:pPr>
      <w:r w:rsidRPr="00EC76D5">
        <w:rPr>
          <w:highlight w:val="white"/>
        </w:rPr>
        <w:t>#define size_t int</w:t>
      </w:r>
    </w:p>
    <w:p w14:paraId="4DD998F8" w14:textId="77777777" w:rsidR="0078214F" w:rsidRPr="00EC76D5" w:rsidRDefault="0078214F" w:rsidP="0078214F">
      <w:pPr>
        <w:pStyle w:val="Code"/>
        <w:rPr>
          <w:highlight w:val="white"/>
        </w:rPr>
      </w:pPr>
    </w:p>
    <w:p w14:paraId="2FCE459A" w14:textId="77777777" w:rsidR="0078214F" w:rsidRPr="00EC76D5" w:rsidRDefault="0078214F" w:rsidP="0078214F">
      <w:pPr>
        <w:pStyle w:val="Code"/>
        <w:rPr>
          <w:highlight w:val="white"/>
        </w:rPr>
      </w:pPr>
      <w:r w:rsidRPr="00EC76D5">
        <w:rPr>
          <w:highlight w:val="white"/>
        </w:rPr>
        <w:lastRenderedPageBreak/>
        <w:t>extern char* strcpy(char* target, const char* source);</w:t>
      </w:r>
    </w:p>
    <w:p w14:paraId="1750E0D1" w14:textId="77777777" w:rsidR="0078214F" w:rsidRPr="00EC76D5" w:rsidRDefault="0078214F" w:rsidP="0078214F">
      <w:pPr>
        <w:pStyle w:val="Code"/>
        <w:rPr>
          <w:highlight w:val="white"/>
        </w:rPr>
      </w:pPr>
      <w:r w:rsidRPr="00EC76D5">
        <w:rPr>
          <w:highlight w:val="white"/>
        </w:rPr>
        <w:t>extern char* strncpy(char* target, const char* source, size_t size);</w:t>
      </w:r>
    </w:p>
    <w:p w14:paraId="14CD6A6D" w14:textId="77777777" w:rsidR="0078214F" w:rsidRPr="00EC76D5" w:rsidRDefault="0078214F" w:rsidP="0078214F">
      <w:pPr>
        <w:pStyle w:val="Code"/>
        <w:rPr>
          <w:highlight w:val="white"/>
        </w:rPr>
      </w:pPr>
      <w:r w:rsidRPr="00EC76D5">
        <w:rPr>
          <w:highlight w:val="white"/>
        </w:rPr>
        <w:t>extern char* strcat(char* target, const char* source);</w:t>
      </w:r>
    </w:p>
    <w:p w14:paraId="2778896D" w14:textId="77777777" w:rsidR="0078214F" w:rsidRPr="00EC76D5" w:rsidRDefault="0078214F" w:rsidP="0078214F">
      <w:pPr>
        <w:pStyle w:val="Code"/>
        <w:rPr>
          <w:highlight w:val="white"/>
        </w:rPr>
      </w:pPr>
      <w:r w:rsidRPr="00EC76D5">
        <w:rPr>
          <w:highlight w:val="white"/>
        </w:rPr>
        <w:t>extern char* strncat(char* target, const char* source, size_t size);</w:t>
      </w:r>
    </w:p>
    <w:p w14:paraId="563CEC6B" w14:textId="77777777" w:rsidR="0078214F" w:rsidRPr="00EC76D5" w:rsidRDefault="0078214F" w:rsidP="0078214F">
      <w:pPr>
        <w:pStyle w:val="Code"/>
        <w:rPr>
          <w:highlight w:val="white"/>
        </w:rPr>
      </w:pPr>
      <w:r w:rsidRPr="00EC76D5">
        <w:rPr>
          <w:highlight w:val="white"/>
        </w:rPr>
        <w:t>extern int strcmp(const char* left, const char* right);</w:t>
      </w:r>
    </w:p>
    <w:p w14:paraId="7A46AC32" w14:textId="77777777" w:rsidR="0078214F" w:rsidRPr="00EC76D5" w:rsidRDefault="0078214F" w:rsidP="0078214F">
      <w:pPr>
        <w:pStyle w:val="Code"/>
        <w:rPr>
          <w:highlight w:val="white"/>
        </w:rPr>
      </w:pPr>
      <w:r w:rsidRPr="00EC76D5">
        <w:rPr>
          <w:highlight w:val="white"/>
        </w:rPr>
        <w:t>extern int strncmp(const char* left, const char* right, size_t size);</w:t>
      </w:r>
    </w:p>
    <w:p w14:paraId="0448E684" w14:textId="77777777" w:rsidR="0078214F" w:rsidRPr="00EC76D5" w:rsidRDefault="0078214F" w:rsidP="0078214F">
      <w:pPr>
        <w:pStyle w:val="Code"/>
        <w:rPr>
          <w:highlight w:val="white"/>
        </w:rPr>
      </w:pPr>
      <w:r w:rsidRPr="00EC76D5">
        <w:rPr>
          <w:highlight w:val="white"/>
        </w:rPr>
        <w:t>extern char* strchr(const char* text, int i);</w:t>
      </w:r>
    </w:p>
    <w:p w14:paraId="7BBFFC3D" w14:textId="77777777" w:rsidR="0078214F" w:rsidRPr="00EC76D5" w:rsidRDefault="0078214F" w:rsidP="0078214F">
      <w:pPr>
        <w:pStyle w:val="Code"/>
        <w:rPr>
          <w:highlight w:val="white"/>
        </w:rPr>
      </w:pPr>
      <w:r w:rsidRPr="00EC76D5">
        <w:rPr>
          <w:highlight w:val="white"/>
        </w:rPr>
        <w:t>extern char* strrchr(const char* text, int i);</w:t>
      </w:r>
    </w:p>
    <w:p w14:paraId="0F3CA966" w14:textId="77777777" w:rsidR="0078214F" w:rsidRPr="00EC76D5" w:rsidRDefault="0078214F" w:rsidP="0078214F">
      <w:pPr>
        <w:pStyle w:val="Code"/>
        <w:rPr>
          <w:highlight w:val="white"/>
        </w:rPr>
      </w:pPr>
      <w:r w:rsidRPr="00EC76D5">
        <w:rPr>
          <w:highlight w:val="white"/>
        </w:rPr>
        <w:t>extern size_t strspn(const char* mainString, const char* charSet);</w:t>
      </w:r>
    </w:p>
    <w:p w14:paraId="253B5DA3" w14:textId="77777777" w:rsidR="0078214F" w:rsidRPr="00EC76D5" w:rsidRDefault="0078214F" w:rsidP="0078214F">
      <w:pPr>
        <w:pStyle w:val="Code"/>
        <w:rPr>
          <w:highlight w:val="white"/>
        </w:rPr>
      </w:pPr>
      <w:r w:rsidRPr="00EC76D5">
        <w:rPr>
          <w:highlight w:val="white"/>
        </w:rPr>
        <w:t>extern size_t strcspn(const char* mainString, const char* charSet);</w:t>
      </w:r>
    </w:p>
    <w:p w14:paraId="7183F6CD" w14:textId="77777777" w:rsidR="0078214F" w:rsidRPr="00EC76D5" w:rsidRDefault="0078214F" w:rsidP="0078214F">
      <w:pPr>
        <w:pStyle w:val="Code"/>
        <w:rPr>
          <w:highlight w:val="white"/>
        </w:rPr>
      </w:pPr>
      <w:r w:rsidRPr="00EC76D5">
        <w:rPr>
          <w:highlight w:val="white"/>
        </w:rPr>
        <w:t>extern char* strpbrk(const char* mainString, const char* charSet);</w:t>
      </w:r>
    </w:p>
    <w:p w14:paraId="6EA00657" w14:textId="77777777" w:rsidR="0078214F" w:rsidRPr="00EC76D5" w:rsidRDefault="0078214F" w:rsidP="0078214F">
      <w:pPr>
        <w:pStyle w:val="Code"/>
        <w:rPr>
          <w:highlight w:val="white"/>
        </w:rPr>
      </w:pPr>
      <w:r w:rsidRPr="00EC76D5">
        <w:rPr>
          <w:highlight w:val="white"/>
        </w:rPr>
        <w:t>extern char* strstr(const char* mainString, const char* subString);</w:t>
      </w:r>
    </w:p>
    <w:p w14:paraId="0C2018CA" w14:textId="77777777" w:rsidR="0078214F" w:rsidRPr="00EC76D5" w:rsidRDefault="0078214F" w:rsidP="0078214F">
      <w:pPr>
        <w:pStyle w:val="Code"/>
        <w:rPr>
          <w:highlight w:val="white"/>
        </w:rPr>
      </w:pPr>
      <w:r w:rsidRPr="00EC76D5">
        <w:rPr>
          <w:highlight w:val="white"/>
        </w:rPr>
        <w:t>extern size_t strlen(const char* string);</w:t>
      </w:r>
    </w:p>
    <w:p w14:paraId="4663C77D" w14:textId="77777777" w:rsidR="0078214F" w:rsidRPr="00EC76D5" w:rsidRDefault="0078214F" w:rsidP="0078214F">
      <w:pPr>
        <w:pStyle w:val="Code"/>
        <w:rPr>
          <w:highlight w:val="white"/>
        </w:rPr>
      </w:pPr>
      <w:r w:rsidRPr="00EC76D5">
        <w:rPr>
          <w:highlight w:val="white"/>
        </w:rPr>
        <w:t>extern char* strerror(int error);</w:t>
      </w:r>
    </w:p>
    <w:p w14:paraId="7CE8D289" w14:textId="77777777" w:rsidR="0078214F" w:rsidRPr="00EC76D5" w:rsidRDefault="0078214F" w:rsidP="0078214F">
      <w:pPr>
        <w:pStyle w:val="Code"/>
        <w:rPr>
          <w:highlight w:val="white"/>
        </w:rPr>
      </w:pPr>
      <w:r w:rsidRPr="00EC76D5">
        <w:rPr>
          <w:highlight w:val="white"/>
        </w:rPr>
        <w:t>extern char* strtok(char* string, const char* charSet);</w:t>
      </w:r>
    </w:p>
    <w:p w14:paraId="0AE1C098" w14:textId="77777777" w:rsidR="0078214F" w:rsidRPr="00EC76D5" w:rsidRDefault="0078214F" w:rsidP="0078214F">
      <w:pPr>
        <w:pStyle w:val="Code"/>
        <w:rPr>
          <w:highlight w:val="white"/>
        </w:rPr>
      </w:pPr>
      <w:r w:rsidRPr="00EC76D5">
        <w:rPr>
          <w:highlight w:val="white"/>
        </w:rPr>
        <w:t>extern void* memcpy(void* target, const void* source, size_t size);</w:t>
      </w:r>
    </w:p>
    <w:p w14:paraId="11A62D36" w14:textId="77777777" w:rsidR="0078214F" w:rsidRPr="00EC76D5" w:rsidRDefault="0078214F" w:rsidP="0078214F">
      <w:pPr>
        <w:pStyle w:val="Code"/>
        <w:rPr>
          <w:highlight w:val="white"/>
        </w:rPr>
      </w:pPr>
      <w:r w:rsidRPr="00EC76D5">
        <w:rPr>
          <w:highlight w:val="white"/>
        </w:rPr>
        <w:t>extern void* memmove(void* target, const void* source, size_t size);</w:t>
      </w:r>
    </w:p>
    <w:p w14:paraId="2F21279E" w14:textId="77777777" w:rsidR="0078214F" w:rsidRPr="00EC76D5" w:rsidRDefault="0078214F" w:rsidP="0078214F">
      <w:pPr>
        <w:pStyle w:val="Code"/>
        <w:rPr>
          <w:highlight w:val="white"/>
        </w:rPr>
      </w:pPr>
      <w:r w:rsidRPr="00EC76D5">
        <w:rPr>
          <w:highlight w:val="white"/>
        </w:rPr>
        <w:t>extern int memcmp(const void* left, const void* right, size_t size);</w:t>
      </w:r>
    </w:p>
    <w:p w14:paraId="25F99850" w14:textId="77777777" w:rsidR="0078214F" w:rsidRPr="00EC76D5" w:rsidRDefault="0078214F" w:rsidP="0078214F">
      <w:pPr>
        <w:pStyle w:val="Code"/>
        <w:rPr>
          <w:highlight w:val="white"/>
        </w:rPr>
      </w:pPr>
      <w:r w:rsidRPr="00EC76D5">
        <w:rPr>
          <w:highlight w:val="white"/>
        </w:rPr>
        <w:t>extern void* memchr(const void* block, int i, size_t size);</w:t>
      </w:r>
    </w:p>
    <w:p w14:paraId="73550C93" w14:textId="77777777" w:rsidR="0078214F" w:rsidRPr="00EC76D5" w:rsidRDefault="0078214F" w:rsidP="0078214F">
      <w:pPr>
        <w:pStyle w:val="Code"/>
        <w:rPr>
          <w:highlight w:val="white"/>
        </w:rPr>
      </w:pPr>
      <w:r w:rsidRPr="00EC76D5">
        <w:rPr>
          <w:highlight w:val="white"/>
        </w:rPr>
        <w:t>extern void* memset(void* block, int i, size_t size);</w:t>
      </w:r>
    </w:p>
    <w:p w14:paraId="20D0699A" w14:textId="77777777" w:rsidR="0078214F" w:rsidRPr="00EC76D5" w:rsidRDefault="0078214F" w:rsidP="0078214F">
      <w:pPr>
        <w:pStyle w:val="Code"/>
        <w:rPr>
          <w:highlight w:val="white"/>
        </w:rPr>
      </w:pPr>
    </w:p>
    <w:p w14:paraId="65E52B35" w14:textId="40A527B2" w:rsidR="0078214F" w:rsidRPr="00EC76D5" w:rsidRDefault="0078214F" w:rsidP="0078214F">
      <w:pPr>
        <w:pStyle w:val="Code"/>
      </w:pPr>
      <w:r w:rsidRPr="00EC76D5">
        <w:rPr>
          <w:highlight w:val="white"/>
        </w:rPr>
        <w:t>#endif</w:t>
      </w:r>
    </w:p>
    <w:p w14:paraId="1AF0BFE4" w14:textId="24C6945A" w:rsidR="0078214F" w:rsidRPr="00EC76D5" w:rsidRDefault="0078214F" w:rsidP="0078214F">
      <w:pPr>
        <w:pStyle w:val="CodeListing"/>
      </w:pPr>
      <w:r w:rsidRPr="00EC76D5">
        <w:t>String.c</w:t>
      </w:r>
    </w:p>
    <w:p w14:paraId="16E6CB7B" w14:textId="77777777" w:rsidR="0078214F" w:rsidRPr="00EC76D5" w:rsidRDefault="0078214F" w:rsidP="0078214F">
      <w:pPr>
        <w:pStyle w:val="Code"/>
        <w:rPr>
          <w:highlight w:val="white"/>
        </w:rPr>
      </w:pPr>
      <w:r w:rsidRPr="00EC76D5">
        <w:rPr>
          <w:highlight w:val="white"/>
        </w:rPr>
        <w:t>#include &lt;ErrNo.h&gt;</w:t>
      </w:r>
    </w:p>
    <w:p w14:paraId="2F18FB16" w14:textId="77777777" w:rsidR="0078214F" w:rsidRPr="00EC76D5" w:rsidRDefault="0078214F" w:rsidP="0078214F">
      <w:pPr>
        <w:pStyle w:val="Code"/>
        <w:rPr>
          <w:highlight w:val="white"/>
        </w:rPr>
      </w:pPr>
      <w:r w:rsidRPr="00EC76D5">
        <w:rPr>
          <w:highlight w:val="white"/>
        </w:rPr>
        <w:t>#include &lt;StdIO.h&gt;</w:t>
      </w:r>
    </w:p>
    <w:p w14:paraId="6C6546D1" w14:textId="77777777" w:rsidR="0078214F" w:rsidRPr="00EC76D5" w:rsidRDefault="0078214F" w:rsidP="0078214F">
      <w:pPr>
        <w:pStyle w:val="Code"/>
        <w:rPr>
          <w:highlight w:val="white"/>
        </w:rPr>
      </w:pPr>
      <w:r w:rsidRPr="00EC76D5">
        <w:rPr>
          <w:highlight w:val="white"/>
        </w:rPr>
        <w:t>#include &lt;StdDef.h&gt;</w:t>
      </w:r>
    </w:p>
    <w:p w14:paraId="045AB93D" w14:textId="77777777" w:rsidR="0078214F" w:rsidRPr="00EC76D5" w:rsidRDefault="0078214F" w:rsidP="0078214F">
      <w:pPr>
        <w:pStyle w:val="Code"/>
        <w:rPr>
          <w:highlight w:val="white"/>
        </w:rPr>
      </w:pPr>
      <w:r w:rsidRPr="00EC76D5">
        <w:rPr>
          <w:highlight w:val="white"/>
        </w:rPr>
        <w:t>#include &lt;String.h&gt;</w:t>
      </w:r>
    </w:p>
    <w:p w14:paraId="27810FA3" w14:textId="77777777" w:rsidR="0078214F" w:rsidRPr="00EC76D5" w:rsidRDefault="0078214F" w:rsidP="0078214F">
      <w:pPr>
        <w:pStyle w:val="Code"/>
        <w:rPr>
          <w:highlight w:val="white"/>
        </w:rPr>
      </w:pPr>
      <w:r w:rsidRPr="00EC76D5">
        <w:rPr>
          <w:highlight w:val="white"/>
        </w:rPr>
        <w:t>#include &lt;Locale.h&gt;</w:t>
      </w:r>
    </w:p>
    <w:p w14:paraId="1D4195B7" w14:textId="77777777" w:rsidR="0078214F" w:rsidRPr="00EC76D5" w:rsidRDefault="0078214F" w:rsidP="0078214F">
      <w:pPr>
        <w:pStyle w:val="Code"/>
        <w:rPr>
          <w:highlight w:val="white"/>
        </w:rPr>
      </w:pPr>
    </w:p>
    <w:p w14:paraId="78195B7A" w14:textId="77777777" w:rsidR="0078214F" w:rsidRPr="00EC76D5" w:rsidRDefault="0078214F" w:rsidP="0078214F">
      <w:pPr>
        <w:pStyle w:val="Code"/>
        <w:rPr>
          <w:highlight w:val="white"/>
        </w:rPr>
      </w:pPr>
      <w:r w:rsidRPr="00EC76D5">
        <w:rPr>
          <w:highlight w:val="white"/>
        </w:rPr>
        <w:t>char* strcpy(char* target, const char* source) {</w:t>
      </w:r>
    </w:p>
    <w:p w14:paraId="7FD75AE4" w14:textId="77777777" w:rsidR="0078214F" w:rsidRPr="00EC76D5" w:rsidRDefault="0078214F" w:rsidP="0078214F">
      <w:pPr>
        <w:pStyle w:val="Code"/>
        <w:rPr>
          <w:highlight w:val="white"/>
        </w:rPr>
      </w:pPr>
      <w:r w:rsidRPr="00EC76D5">
        <w:rPr>
          <w:highlight w:val="white"/>
        </w:rPr>
        <w:t xml:space="preserve">  size_t index;</w:t>
      </w:r>
    </w:p>
    <w:p w14:paraId="03C6DB89" w14:textId="77777777" w:rsidR="0078214F" w:rsidRPr="00EC76D5" w:rsidRDefault="0078214F" w:rsidP="0078214F">
      <w:pPr>
        <w:pStyle w:val="Code"/>
        <w:rPr>
          <w:highlight w:val="white"/>
        </w:rPr>
      </w:pPr>
    </w:p>
    <w:p w14:paraId="7EE0D03C" w14:textId="77777777" w:rsidR="0078214F" w:rsidRPr="00EC76D5" w:rsidRDefault="0078214F" w:rsidP="0078214F">
      <w:pPr>
        <w:pStyle w:val="Code"/>
        <w:rPr>
          <w:highlight w:val="white"/>
        </w:rPr>
      </w:pPr>
      <w:r w:rsidRPr="00EC76D5">
        <w:rPr>
          <w:highlight w:val="white"/>
        </w:rPr>
        <w:t xml:space="preserve">  for (index = 0; source[index] != '\0'; ++index) {</w:t>
      </w:r>
    </w:p>
    <w:p w14:paraId="11A19A37" w14:textId="77777777" w:rsidR="0078214F" w:rsidRPr="00EC76D5" w:rsidRDefault="0078214F" w:rsidP="0078214F">
      <w:pPr>
        <w:pStyle w:val="Code"/>
        <w:rPr>
          <w:highlight w:val="white"/>
        </w:rPr>
      </w:pPr>
      <w:r w:rsidRPr="00EC76D5">
        <w:rPr>
          <w:highlight w:val="white"/>
        </w:rPr>
        <w:t xml:space="preserve">    target[index] = source[index];</w:t>
      </w:r>
    </w:p>
    <w:p w14:paraId="7FA5F2BD" w14:textId="77777777" w:rsidR="0078214F" w:rsidRPr="00EC76D5" w:rsidRDefault="0078214F" w:rsidP="0078214F">
      <w:pPr>
        <w:pStyle w:val="Code"/>
        <w:rPr>
          <w:highlight w:val="white"/>
        </w:rPr>
      </w:pPr>
      <w:r w:rsidRPr="00EC76D5">
        <w:rPr>
          <w:highlight w:val="white"/>
        </w:rPr>
        <w:t xml:space="preserve">  }</w:t>
      </w:r>
    </w:p>
    <w:p w14:paraId="1C5E36CC" w14:textId="77777777" w:rsidR="0078214F" w:rsidRPr="00EC76D5" w:rsidRDefault="0078214F" w:rsidP="0078214F">
      <w:pPr>
        <w:pStyle w:val="Code"/>
        <w:rPr>
          <w:highlight w:val="white"/>
        </w:rPr>
      </w:pPr>
    </w:p>
    <w:p w14:paraId="6568E695" w14:textId="77777777" w:rsidR="0078214F" w:rsidRPr="00EC76D5" w:rsidRDefault="0078214F" w:rsidP="0078214F">
      <w:pPr>
        <w:pStyle w:val="Code"/>
        <w:rPr>
          <w:highlight w:val="white"/>
        </w:rPr>
      </w:pPr>
      <w:r w:rsidRPr="00EC76D5">
        <w:rPr>
          <w:highlight w:val="white"/>
        </w:rPr>
        <w:t xml:space="preserve">  target[index] = '\0';</w:t>
      </w:r>
    </w:p>
    <w:p w14:paraId="0462BDFF" w14:textId="77777777" w:rsidR="0078214F" w:rsidRPr="00EC76D5" w:rsidRDefault="0078214F" w:rsidP="0078214F">
      <w:pPr>
        <w:pStyle w:val="Code"/>
        <w:rPr>
          <w:highlight w:val="white"/>
        </w:rPr>
      </w:pPr>
      <w:r w:rsidRPr="00EC76D5">
        <w:rPr>
          <w:highlight w:val="white"/>
        </w:rPr>
        <w:t xml:space="preserve">  return target;</w:t>
      </w:r>
    </w:p>
    <w:p w14:paraId="5B1F8746" w14:textId="77777777" w:rsidR="0078214F" w:rsidRPr="00EC76D5" w:rsidRDefault="0078214F" w:rsidP="0078214F">
      <w:pPr>
        <w:pStyle w:val="Code"/>
        <w:rPr>
          <w:highlight w:val="white"/>
        </w:rPr>
      </w:pPr>
      <w:r w:rsidRPr="00EC76D5">
        <w:rPr>
          <w:highlight w:val="white"/>
        </w:rPr>
        <w:t>}</w:t>
      </w:r>
    </w:p>
    <w:p w14:paraId="639565A3" w14:textId="77777777" w:rsidR="0078214F" w:rsidRPr="00EC76D5" w:rsidRDefault="0078214F" w:rsidP="0078214F">
      <w:pPr>
        <w:pStyle w:val="Code"/>
        <w:rPr>
          <w:highlight w:val="white"/>
        </w:rPr>
      </w:pPr>
    </w:p>
    <w:p w14:paraId="75691CEA" w14:textId="77777777" w:rsidR="0078214F" w:rsidRPr="00EC76D5" w:rsidRDefault="0078214F" w:rsidP="0078214F">
      <w:pPr>
        <w:pStyle w:val="Code"/>
        <w:rPr>
          <w:highlight w:val="white"/>
        </w:rPr>
      </w:pPr>
      <w:r w:rsidRPr="00EC76D5">
        <w:rPr>
          <w:highlight w:val="white"/>
        </w:rPr>
        <w:t>char* strncpy(char* target, const char* source, size_t size) {</w:t>
      </w:r>
    </w:p>
    <w:p w14:paraId="5C874321" w14:textId="77777777" w:rsidR="0078214F" w:rsidRPr="00EC76D5" w:rsidRDefault="0078214F" w:rsidP="0078214F">
      <w:pPr>
        <w:pStyle w:val="Code"/>
        <w:rPr>
          <w:highlight w:val="white"/>
        </w:rPr>
      </w:pPr>
      <w:r w:rsidRPr="00EC76D5">
        <w:rPr>
          <w:highlight w:val="white"/>
        </w:rPr>
        <w:t xml:space="preserve">  size_t index;</w:t>
      </w:r>
    </w:p>
    <w:p w14:paraId="4C272839" w14:textId="77777777" w:rsidR="0078214F" w:rsidRPr="00EC76D5" w:rsidRDefault="0078214F" w:rsidP="0078214F">
      <w:pPr>
        <w:pStyle w:val="Code"/>
        <w:rPr>
          <w:highlight w:val="white"/>
        </w:rPr>
      </w:pPr>
    </w:p>
    <w:p w14:paraId="153EE761" w14:textId="77777777" w:rsidR="0078214F" w:rsidRPr="00EC76D5" w:rsidRDefault="0078214F" w:rsidP="0078214F">
      <w:pPr>
        <w:pStyle w:val="Code"/>
        <w:rPr>
          <w:highlight w:val="white"/>
        </w:rPr>
      </w:pPr>
      <w:r w:rsidRPr="00EC76D5">
        <w:rPr>
          <w:highlight w:val="white"/>
        </w:rPr>
        <w:t xml:space="preserve">  for (index = 0; (index &lt; size) &amp;&amp; (source[index] != '\0'); ++index) {</w:t>
      </w:r>
    </w:p>
    <w:p w14:paraId="293F3175" w14:textId="77777777" w:rsidR="0078214F" w:rsidRPr="00EC76D5" w:rsidRDefault="0078214F" w:rsidP="0078214F">
      <w:pPr>
        <w:pStyle w:val="Code"/>
        <w:rPr>
          <w:highlight w:val="white"/>
        </w:rPr>
      </w:pPr>
      <w:r w:rsidRPr="00EC76D5">
        <w:rPr>
          <w:highlight w:val="white"/>
        </w:rPr>
        <w:t xml:space="preserve">    target[index] = source[index];</w:t>
      </w:r>
    </w:p>
    <w:p w14:paraId="78591856" w14:textId="77777777" w:rsidR="0078214F" w:rsidRPr="00EC76D5" w:rsidRDefault="0078214F" w:rsidP="0078214F">
      <w:pPr>
        <w:pStyle w:val="Code"/>
        <w:rPr>
          <w:highlight w:val="white"/>
        </w:rPr>
      </w:pPr>
      <w:r w:rsidRPr="00EC76D5">
        <w:rPr>
          <w:highlight w:val="white"/>
        </w:rPr>
        <w:t xml:space="preserve">  }</w:t>
      </w:r>
    </w:p>
    <w:p w14:paraId="0D079C59" w14:textId="77777777" w:rsidR="0078214F" w:rsidRPr="00EC76D5" w:rsidRDefault="0078214F" w:rsidP="0078214F">
      <w:pPr>
        <w:pStyle w:val="Code"/>
        <w:rPr>
          <w:highlight w:val="white"/>
        </w:rPr>
      </w:pPr>
    </w:p>
    <w:p w14:paraId="7805B49B" w14:textId="77777777" w:rsidR="0078214F" w:rsidRPr="00EC76D5" w:rsidRDefault="0078214F" w:rsidP="0078214F">
      <w:pPr>
        <w:pStyle w:val="Code"/>
        <w:rPr>
          <w:highlight w:val="white"/>
        </w:rPr>
      </w:pPr>
      <w:r w:rsidRPr="00EC76D5">
        <w:rPr>
          <w:highlight w:val="white"/>
        </w:rPr>
        <w:t xml:space="preserve">  for (; index &lt; size; ++index) {</w:t>
      </w:r>
    </w:p>
    <w:p w14:paraId="0DEE99F2" w14:textId="77777777" w:rsidR="0078214F" w:rsidRPr="00EC76D5" w:rsidRDefault="0078214F" w:rsidP="0078214F">
      <w:pPr>
        <w:pStyle w:val="Code"/>
        <w:rPr>
          <w:highlight w:val="white"/>
        </w:rPr>
      </w:pPr>
      <w:r w:rsidRPr="00EC76D5">
        <w:rPr>
          <w:highlight w:val="white"/>
        </w:rPr>
        <w:t xml:space="preserve">    target[index] = '\0';</w:t>
      </w:r>
    </w:p>
    <w:p w14:paraId="1594814E" w14:textId="77777777" w:rsidR="0078214F" w:rsidRPr="00EC76D5" w:rsidRDefault="0078214F" w:rsidP="0078214F">
      <w:pPr>
        <w:pStyle w:val="Code"/>
        <w:rPr>
          <w:highlight w:val="white"/>
        </w:rPr>
      </w:pPr>
      <w:r w:rsidRPr="00EC76D5">
        <w:rPr>
          <w:highlight w:val="white"/>
        </w:rPr>
        <w:t xml:space="preserve">  }</w:t>
      </w:r>
    </w:p>
    <w:p w14:paraId="7D313D23" w14:textId="77777777" w:rsidR="0078214F" w:rsidRPr="00EC76D5" w:rsidRDefault="0078214F" w:rsidP="0078214F">
      <w:pPr>
        <w:pStyle w:val="Code"/>
        <w:rPr>
          <w:highlight w:val="white"/>
        </w:rPr>
      </w:pPr>
    </w:p>
    <w:p w14:paraId="65036392" w14:textId="77777777" w:rsidR="0078214F" w:rsidRPr="00EC76D5" w:rsidRDefault="0078214F" w:rsidP="0078214F">
      <w:pPr>
        <w:pStyle w:val="Code"/>
        <w:rPr>
          <w:highlight w:val="white"/>
        </w:rPr>
      </w:pPr>
      <w:r w:rsidRPr="00EC76D5">
        <w:rPr>
          <w:highlight w:val="white"/>
        </w:rPr>
        <w:t xml:space="preserve">  return target;</w:t>
      </w:r>
    </w:p>
    <w:p w14:paraId="4E0FBB9E" w14:textId="77777777" w:rsidR="0078214F" w:rsidRPr="00EC76D5" w:rsidRDefault="0078214F" w:rsidP="0078214F">
      <w:pPr>
        <w:pStyle w:val="Code"/>
        <w:rPr>
          <w:highlight w:val="white"/>
        </w:rPr>
      </w:pPr>
      <w:r w:rsidRPr="00EC76D5">
        <w:rPr>
          <w:highlight w:val="white"/>
        </w:rPr>
        <w:t>}</w:t>
      </w:r>
    </w:p>
    <w:p w14:paraId="4C9D8599" w14:textId="77777777" w:rsidR="0078214F" w:rsidRPr="00EC76D5" w:rsidRDefault="0078214F" w:rsidP="0078214F">
      <w:pPr>
        <w:pStyle w:val="Code"/>
        <w:rPr>
          <w:highlight w:val="white"/>
        </w:rPr>
      </w:pPr>
    </w:p>
    <w:p w14:paraId="521B1952" w14:textId="77777777" w:rsidR="0078214F" w:rsidRPr="00EC76D5" w:rsidRDefault="0078214F" w:rsidP="0078214F">
      <w:pPr>
        <w:pStyle w:val="Code"/>
        <w:rPr>
          <w:highlight w:val="white"/>
        </w:rPr>
      </w:pPr>
      <w:r w:rsidRPr="00EC76D5">
        <w:rPr>
          <w:highlight w:val="white"/>
        </w:rPr>
        <w:t>char* strcat(char* target, const char* source) {</w:t>
      </w:r>
    </w:p>
    <w:p w14:paraId="74A7375A" w14:textId="77777777" w:rsidR="0078214F" w:rsidRPr="00EC76D5" w:rsidRDefault="0078214F" w:rsidP="0078214F">
      <w:pPr>
        <w:pStyle w:val="Code"/>
        <w:rPr>
          <w:highlight w:val="white"/>
        </w:rPr>
      </w:pPr>
      <w:r w:rsidRPr="00EC76D5">
        <w:rPr>
          <w:highlight w:val="white"/>
        </w:rPr>
        <w:t xml:space="preserve">  size_t index;</w:t>
      </w:r>
    </w:p>
    <w:p w14:paraId="4E036C5C" w14:textId="77777777" w:rsidR="0078214F" w:rsidRPr="00EC76D5" w:rsidRDefault="0078214F" w:rsidP="0078214F">
      <w:pPr>
        <w:pStyle w:val="Code"/>
        <w:rPr>
          <w:highlight w:val="white"/>
        </w:rPr>
      </w:pPr>
      <w:r w:rsidRPr="00EC76D5">
        <w:rPr>
          <w:highlight w:val="white"/>
        </w:rPr>
        <w:lastRenderedPageBreak/>
        <w:t xml:space="preserve">  size_t targetLength = strlen(target);</w:t>
      </w:r>
    </w:p>
    <w:p w14:paraId="7460D837" w14:textId="77777777" w:rsidR="0078214F" w:rsidRPr="00EC76D5" w:rsidRDefault="0078214F" w:rsidP="0078214F">
      <w:pPr>
        <w:pStyle w:val="Code"/>
        <w:rPr>
          <w:highlight w:val="white"/>
        </w:rPr>
      </w:pPr>
    </w:p>
    <w:p w14:paraId="4253AB2B" w14:textId="77777777" w:rsidR="0078214F" w:rsidRPr="00EC76D5" w:rsidRDefault="0078214F" w:rsidP="0078214F">
      <w:pPr>
        <w:pStyle w:val="Code"/>
        <w:rPr>
          <w:highlight w:val="white"/>
        </w:rPr>
      </w:pPr>
      <w:r w:rsidRPr="00EC76D5">
        <w:rPr>
          <w:highlight w:val="white"/>
        </w:rPr>
        <w:t xml:space="preserve">  for (index = 0; source[index] != '\0'; ++index) {</w:t>
      </w:r>
    </w:p>
    <w:p w14:paraId="1EDA6DC2" w14:textId="77777777" w:rsidR="0078214F" w:rsidRPr="00EC76D5" w:rsidRDefault="0078214F" w:rsidP="0078214F">
      <w:pPr>
        <w:pStyle w:val="Code"/>
        <w:rPr>
          <w:highlight w:val="white"/>
        </w:rPr>
      </w:pPr>
      <w:r w:rsidRPr="00EC76D5">
        <w:rPr>
          <w:highlight w:val="white"/>
        </w:rPr>
        <w:t xml:space="preserve">    target[targetLength + index] = source[index];</w:t>
      </w:r>
    </w:p>
    <w:p w14:paraId="3CB17CD9" w14:textId="77777777" w:rsidR="0078214F" w:rsidRPr="00EC76D5" w:rsidRDefault="0078214F" w:rsidP="0078214F">
      <w:pPr>
        <w:pStyle w:val="Code"/>
        <w:rPr>
          <w:highlight w:val="white"/>
        </w:rPr>
      </w:pPr>
      <w:r w:rsidRPr="00EC76D5">
        <w:rPr>
          <w:highlight w:val="white"/>
        </w:rPr>
        <w:t xml:space="preserve">  }</w:t>
      </w:r>
    </w:p>
    <w:p w14:paraId="000F74B7" w14:textId="77777777" w:rsidR="0078214F" w:rsidRPr="00EC76D5" w:rsidRDefault="0078214F" w:rsidP="0078214F">
      <w:pPr>
        <w:pStyle w:val="Code"/>
        <w:rPr>
          <w:highlight w:val="white"/>
        </w:rPr>
      </w:pPr>
    </w:p>
    <w:p w14:paraId="6BFD48D3" w14:textId="77777777" w:rsidR="0078214F" w:rsidRPr="00EC76D5" w:rsidRDefault="0078214F" w:rsidP="0078214F">
      <w:pPr>
        <w:pStyle w:val="Code"/>
        <w:rPr>
          <w:highlight w:val="white"/>
        </w:rPr>
      </w:pPr>
      <w:r w:rsidRPr="00EC76D5">
        <w:rPr>
          <w:highlight w:val="white"/>
        </w:rPr>
        <w:t xml:space="preserve">  target[targetLength + index] = '\0';</w:t>
      </w:r>
    </w:p>
    <w:p w14:paraId="6EDFB745" w14:textId="77777777" w:rsidR="0078214F" w:rsidRPr="00EC76D5" w:rsidRDefault="0078214F" w:rsidP="0078214F">
      <w:pPr>
        <w:pStyle w:val="Code"/>
        <w:rPr>
          <w:highlight w:val="white"/>
        </w:rPr>
      </w:pPr>
      <w:r w:rsidRPr="00EC76D5">
        <w:rPr>
          <w:highlight w:val="white"/>
        </w:rPr>
        <w:t xml:space="preserve">  return target;</w:t>
      </w:r>
    </w:p>
    <w:p w14:paraId="1786B9D8" w14:textId="77777777" w:rsidR="0078214F" w:rsidRPr="00EC76D5" w:rsidRDefault="0078214F" w:rsidP="0078214F">
      <w:pPr>
        <w:pStyle w:val="Code"/>
        <w:rPr>
          <w:highlight w:val="white"/>
        </w:rPr>
      </w:pPr>
      <w:r w:rsidRPr="00EC76D5">
        <w:rPr>
          <w:highlight w:val="white"/>
        </w:rPr>
        <w:t>}</w:t>
      </w:r>
    </w:p>
    <w:p w14:paraId="26945CFA" w14:textId="77777777" w:rsidR="0078214F" w:rsidRPr="00EC76D5" w:rsidRDefault="0078214F" w:rsidP="0078214F">
      <w:pPr>
        <w:pStyle w:val="Code"/>
        <w:rPr>
          <w:highlight w:val="white"/>
        </w:rPr>
      </w:pPr>
    </w:p>
    <w:p w14:paraId="24BF9D91" w14:textId="77777777" w:rsidR="0078214F" w:rsidRPr="00EC76D5" w:rsidRDefault="0078214F" w:rsidP="0078214F">
      <w:pPr>
        <w:pStyle w:val="Code"/>
        <w:rPr>
          <w:highlight w:val="white"/>
        </w:rPr>
      </w:pPr>
      <w:r w:rsidRPr="00EC76D5">
        <w:rPr>
          <w:highlight w:val="white"/>
        </w:rPr>
        <w:t>char* strncat(char* target, const char* source, size_t size) {</w:t>
      </w:r>
    </w:p>
    <w:p w14:paraId="660C86BC" w14:textId="77777777" w:rsidR="0078214F" w:rsidRPr="00EC76D5" w:rsidRDefault="0078214F" w:rsidP="0078214F">
      <w:pPr>
        <w:pStyle w:val="Code"/>
        <w:rPr>
          <w:highlight w:val="white"/>
        </w:rPr>
      </w:pPr>
      <w:r w:rsidRPr="00EC76D5">
        <w:rPr>
          <w:highlight w:val="white"/>
        </w:rPr>
        <w:t xml:space="preserve">  size_t index;</w:t>
      </w:r>
    </w:p>
    <w:p w14:paraId="0999C9F2" w14:textId="77777777" w:rsidR="0078214F" w:rsidRPr="00EC76D5" w:rsidRDefault="0078214F" w:rsidP="0078214F">
      <w:pPr>
        <w:pStyle w:val="Code"/>
        <w:rPr>
          <w:highlight w:val="white"/>
        </w:rPr>
      </w:pPr>
      <w:r w:rsidRPr="00EC76D5">
        <w:rPr>
          <w:highlight w:val="white"/>
        </w:rPr>
        <w:t xml:space="preserve">  size_t targetLength = strlen(target);</w:t>
      </w:r>
    </w:p>
    <w:p w14:paraId="6BE4EEC0" w14:textId="77777777" w:rsidR="0078214F" w:rsidRPr="00EC76D5" w:rsidRDefault="0078214F" w:rsidP="0078214F">
      <w:pPr>
        <w:pStyle w:val="Code"/>
        <w:rPr>
          <w:highlight w:val="white"/>
        </w:rPr>
      </w:pPr>
    </w:p>
    <w:p w14:paraId="48A83189" w14:textId="77777777" w:rsidR="0078214F" w:rsidRPr="00EC76D5" w:rsidRDefault="0078214F" w:rsidP="0078214F">
      <w:pPr>
        <w:pStyle w:val="Code"/>
        <w:rPr>
          <w:highlight w:val="white"/>
        </w:rPr>
      </w:pPr>
      <w:r w:rsidRPr="00EC76D5">
        <w:rPr>
          <w:highlight w:val="white"/>
        </w:rPr>
        <w:t xml:space="preserve">  for (index = 0; (index &lt; (size - 1)) &amp;&amp; (source[index] != '\0'); ++index) {</w:t>
      </w:r>
    </w:p>
    <w:p w14:paraId="77814349" w14:textId="77777777" w:rsidR="0078214F" w:rsidRPr="00EC76D5" w:rsidRDefault="0078214F" w:rsidP="0078214F">
      <w:pPr>
        <w:pStyle w:val="Code"/>
        <w:rPr>
          <w:highlight w:val="white"/>
        </w:rPr>
      </w:pPr>
      <w:r w:rsidRPr="00EC76D5">
        <w:rPr>
          <w:highlight w:val="white"/>
        </w:rPr>
        <w:t xml:space="preserve">    target[targetLength + index] = source[index];</w:t>
      </w:r>
    </w:p>
    <w:p w14:paraId="34FF44A7" w14:textId="77777777" w:rsidR="0078214F" w:rsidRPr="00EC76D5" w:rsidRDefault="0078214F" w:rsidP="0078214F">
      <w:pPr>
        <w:pStyle w:val="Code"/>
        <w:rPr>
          <w:highlight w:val="white"/>
        </w:rPr>
      </w:pPr>
      <w:r w:rsidRPr="00EC76D5">
        <w:rPr>
          <w:highlight w:val="white"/>
        </w:rPr>
        <w:t xml:space="preserve">  }</w:t>
      </w:r>
    </w:p>
    <w:p w14:paraId="3FF97B55" w14:textId="77777777" w:rsidR="0078214F" w:rsidRPr="00EC76D5" w:rsidRDefault="0078214F" w:rsidP="0078214F">
      <w:pPr>
        <w:pStyle w:val="Code"/>
        <w:rPr>
          <w:highlight w:val="white"/>
        </w:rPr>
      </w:pPr>
    </w:p>
    <w:p w14:paraId="60FD3C5A" w14:textId="77777777" w:rsidR="0078214F" w:rsidRPr="00EC76D5" w:rsidRDefault="0078214F" w:rsidP="0078214F">
      <w:pPr>
        <w:pStyle w:val="Code"/>
        <w:rPr>
          <w:highlight w:val="white"/>
        </w:rPr>
      </w:pPr>
      <w:r w:rsidRPr="00EC76D5">
        <w:rPr>
          <w:highlight w:val="white"/>
        </w:rPr>
        <w:t xml:space="preserve">  target[targetLength + size - 1] = '\0';</w:t>
      </w:r>
    </w:p>
    <w:p w14:paraId="6E0125AE" w14:textId="77777777" w:rsidR="0078214F" w:rsidRPr="00EC76D5" w:rsidRDefault="0078214F" w:rsidP="0078214F">
      <w:pPr>
        <w:pStyle w:val="Code"/>
        <w:rPr>
          <w:highlight w:val="white"/>
        </w:rPr>
      </w:pPr>
      <w:r w:rsidRPr="00EC76D5">
        <w:rPr>
          <w:highlight w:val="white"/>
        </w:rPr>
        <w:t xml:space="preserve">  return target;</w:t>
      </w:r>
    </w:p>
    <w:p w14:paraId="3D0F6E03" w14:textId="77777777" w:rsidR="0078214F" w:rsidRPr="00EC76D5" w:rsidRDefault="0078214F" w:rsidP="0078214F">
      <w:pPr>
        <w:pStyle w:val="Code"/>
        <w:rPr>
          <w:highlight w:val="white"/>
        </w:rPr>
      </w:pPr>
      <w:r w:rsidRPr="00EC76D5">
        <w:rPr>
          <w:highlight w:val="white"/>
        </w:rPr>
        <w:t>}</w:t>
      </w:r>
    </w:p>
    <w:p w14:paraId="13FC2EDA" w14:textId="77777777" w:rsidR="0078214F" w:rsidRPr="00EC76D5" w:rsidRDefault="0078214F" w:rsidP="0078214F">
      <w:pPr>
        <w:pStyle w:val="Code"/>
        <w:rPr>
          <w:highlight w:val="white"/>
        </w:rPr>
      </w:pPr>
    </w:p>
    <w:p w14:paraId="4C9E18CB" w14:textId="77777777" w:rsidR="0078214F" w:rsidRPr="00EC76D5" w:rsidRDefault="0078214F" w:rsidP="0078214F">
      <w:pPr>
        <w:pStyle w:val="Code"/>
        <w:rPr>
          <w:highlight w:val="white"/>
        </w:rPr>
      </w:pPr>
      <w:r w:rsidRPr="00EC76D5">
        <w:rPr>
          <w:highlight w:val="white"/>
        </w:rPr>
        <w:t>int strcmp(const char* left, const char* right) {</w:t>
      </w:r>
    </w:p>
    <w:p w14:paraId="6829F50B" w14:textId="77777777" w:rsidR="0078214F" w:rsidRPr="00EC76D5" w:rsidRDefault="0078214F" w:rsidP="0078214F">
      <w:pPr>
        <w:pStyle w:val="Code"/>
        <w:rPr>
          <w:highlight w:val="white"/>
        </w:rPr>
      </w:pPr>
      <w:r w:rsidRPr="00EC76D5">
        <w:rPr>
          <w:highlight w:val="white"/>
        </w:rPr>
        <w:t xml:space="preserve">  size_t index;</w:t>
      </w:r>
    </w:p>
    <w:p w14:paraId="2CAA83E9" w14:textId="77777777" w:rsidR="0078214F" w:rsidRPr="00EC76D5" w:rsidRDefault="0078214F" w:rsidP="0078214F">
      <w:pPr>
        <w:pStyle w:val="Code"/>
        <w:rPr>
          <w:highlight w:val="white"/>
        </w:rPr>
      </w:pPr>
    </w:p>
    <w:p w14:paraId="24933E1D" w14:textId="77777777" w:rsidR="0078214F" w:rsidRPr="00EC76D5" w:rsidRDefault="0078214F" w:rsidP="0078214F">
      <w:pPr>
        <w:pStyle w:val="Code"/>
        <w:rPr>
          <w:highlight w:val="white"/>
        </w:rPr>
      </w:pPr>
      <w:r w:rsidRPr="00EC76D5">
        <w:rPr>
          <w:highlight w:val="white"/>
        </w:rPr>
        <w:t xml:space="preserve">  for (index = 0; TRUE; ++index) {</w:t>
      </w:r>
    </w:p>
    <w:p w14:paraId="3FC2A86A" w14:textId="77777777" w:rsidR="0078214F" w:rsidRPr="00EC76D5" w:rsidRDefault="0078214F" w:rsidP="0078214F">
      <w:pPr>
        <w:pStyle w:val="Code"/>
        <w:rPr>
          <w:highlight w:val="white"/>
        </w:rPr>
      </w:pPr>
      <w:r w:rsidRPr="00EC76D5">
        <w:rPr>
          <w:highlight w:val="white"/>
        </w:rPr>
        <w:t xml:space="preserve">    if ((left[index] == '\0') &amp;&amp; (right[index] == '\0')) {</w:t>
      </w:r>
    </w:p>
    <w:p w14:paraId="29C3C818" w14:textId="77777777" w:rsidR="0078214F" w:rsidRPr="00EC76D5" w:rsidRDefault="0078214F" w:rsidP="0078214F">
      <w:pPr>
        <w:pStyle w:val="Code"/>
        <w:rPr>
          <w:highlight w:val="white"/>
        </w:rPr>
      </w:pPr>
      <w:r w:rsidRPr="00EC76D5">
        <w:rPr>
          <w:highlight w:val="white"/>
        </w:rPr>
        <w:t xml:space="preserve">      return 0;</w:t>
      </w:r>
    </w:p>
    <w:p w14:paraId="56E01589" w14:textId="77777777" w:rsidR="0078214F" w:rsidRPr="00EC76D5" w:rsidRDefault="0078214F" w:rsidP="0078214F">
      <w:pPr>
        <w:pStyle w:val="Code"/>
        <w:rPr>
          <w:highlight w:val="white"/>
        </w:rPr>
      </w:pPr>
      <w:r w:rsidRPr="00EC76D5">
        <w:rPr>
          <w:highlight w:val="white"/>
        </w:rPr>
        <w:t xml:space="preserve">    }</w:t>
      </w:r>
    </w:p>
    <w:p w14:paraId="6DA71A49" w14:textId="77777777" w:rsidR="0078214F" w:rsidRPr="00EC76D5" w:rsidRDefault="0078214F" w:rsidP="0078214F">
      <w:pPr>
        <w:pStyle w:val="Code"/>
        <w:rPr>
          <w:highlight w:val="white"/>
        </w:rPr>
      </w:pPr>
      <w:r w:rsidRPr="00EC76D5">
        <w:rPr>
          <w:highlight w:val="white"/>
        </w:rPr>
        <w:t xml:space="preserve">    else if (left[index] == '\0') {</w:t>
      </w:r>
    </w:p>
    <w:p w14:paraId="3EA8437A" w14:textId="77777777" w:rsidR="0078214F" w:rsidRPr="00EC76D5" w:rsidRDefault="0078214F" w:rsidP="0078214F">
      <w:pPr>
        <w:pStyle w:val="Code"/>
        <w:rPr>
          <w:highlight w:val="white"/>
        </w:rPr>
      </w:pPr>
      <w:r w:rsidRPr="00EC76D5">
        <w:rPr>
          <w:highlight w:val="white"/>
        </w:rPr>
        <w:t xml:space="preserve">      return -1;</w:t>
      </w:r>
    </w:p>
    <w:p w14:paraId="58317AF5" w14:textId="77777777" w:rsidR="0078214F" w:rsidRPr="00EC76D5" w:rsidRDefault="0078214F" w:rsidP="0078214F">
      <w:pPr>
        <w:pStyle w:val="Code"/>
        <w:rPr>
          <w:highlight w:val="white"/>
        </w:rPr>
      </w:pPr>
      <w:r w:rsidRPr="00EC76D5">
        <w:rPr>
          <w:highlight w:val="white"/>
        </w:rPr>
        <w:t xml:space="preserve">    }</w:t>
      </w:r>
    </w:p>
    <w:p w14:paraId="7D46E876" w14:textId="77777777" w:rsidR="0078214F" w:rsidRPr="00EC76D5" w:rsidRDefault="0078214F" w:rsidP="0078214F">
      <w:pPr>
        <w:pStyle w:val="Code"/>
        <w:rPr>
          <w:highlight w:val="white"/>
        </w:rPr>
      </w:pPr>
      <w:r w:rsidRPr="00EC76D5">
        <w:rPr>
          <w:highlight w:val="white"/>
        </w:rPr>
        <w:t xml:space="preserve">    else if (right[index] == '\0') {</w:t>
      </w:r>
    </w:p>
    <w:p w14:paraId="2450E071" w14:textId="77777777" w:rsidR="0078214F" w:rsidRPr="00EC76D5" w:rsidRDefault="0078214F" w:rsidP="0078214F">
      <w:pPr>
        <w:pStyle w:val="Code"/>
        <w:rPr>
          <w:highlight w:val="white"/>
        </w:rPr>
      </w:pPr>
      <w:r w:rsidRPr="00EC76D5">
        <w:rPr>
          <w:highlight w:val="white"/>
        </w:rPr>
        <w:t xml:space="preserve">      return 1;</w:t>
      </w:r>
    </w:p>
    <w:p w14:paraId="4DBF2657" w14:textId="77777777" w:rsidR="0078214F" w:rsidRPr="00EC76D5" w:rsidRDefault="0078214F" w:rsidP="0078214F">
      <w:pPr>
        <w:pStyle w:val="Code"/>
        <w:rPr>
          <w:highlight w:val="white"/>
        </w:rPr>
      </w:pPr>
      <w:r w:rsidRPr="00EC76D5">
        <w:rPr>
          <w:highlight w:val="white"/>
        </w:rPr>
        <w:t xml:space="preserve">    }</w:t>
      </w:r>
    </w:p>
    <w:p w14:paraId="392EC8E6" w14:textId="77777777" w:rsidR="0078214F" w:rsidRPr="00EC76D5" w:rsidRDefault="0078214F" w:rsidP="0078214F">
      <w:pPr>
        <w:pStyle w:val="Code"/>
        <w:rPr>
          <w:highlight w:val="white"/>
        </w:rPr>
      </w:pPr>
      <w:r w:rsidRPr="00EC76D5">
        <w:rPr>
          <w:highlight w:val="white"/>
        </w:rPr>
        <w:t xml:space="preserve">    else if (left[index] &lt; right[index]) {</w:t>
      </w:r>
    </w:p>
    <w:p w14:paraId="52DDEB9B" w14:textId="77777777" w:rsidR="0078214F" w:rsidRPr="00EC76D5" w:rsidRDefault="0078214F" w:rsidP="0078214F">
      <w:pPr>
        <w:pStyle w:val="Code"/>
        <w:rPr>
          <w:highlight w:val="white"/>
        </w:rPr>
      </w:pPr>
      <w:r w:rsidRPr="00EC76D5">
        <w:rPr>
          <w:highlight w:val="white"/>
        </w:rPr>
        <w:t xml:space="preserve">      return -1;</w:t>
      </w:r>
    </w:p>
    <w:p w14:paraId="26A48129" w14:textId="77777777" w:rsidR="0078214F" w:rsidRPr="00EC76D5" w:rsidRDefault="0078214F" w:rsidP="0078214F">
      <w:pPr>
        <w:pStyle w:val="Code"/>
        <w:rPr>
          <w:highlight w:val="white"/>
        </w:rPr>
      </w:pPr>
      <w:r w:rsidRPr="00EC76D5">
        <w:rPr>
          <w:highlight w:val="white"/>
        </w:rPr>
        <w:t xml:space="preserve">    }</w:t>
      </w:r>
    </w:p>
    <w:p w14:paraId="0FFBD24C" w14:textId="77777777" w:rsidR="0078214F" w:rsidRPr="00EC76D5" w:rsidRDefault="0078214F" w:rsidP="0078214F">
      <w:pPr>
        <w:pStyle w:val="Code"/>
        <w:rPr>
          <w:highlight w:val="white"/>
        </w:rPr>
      </w:pPr>
      <w:r w:rsidRPr="00EC76D5">
        <w:rPr>
          <w:highlight w:val="white"/>
        </w:rPr>
        <w:t xml:space="preserve">    else if (left[index] &gt; right[index]) {</w:t>
      </w:r>
    </w:p>
    <w:p w14:paraId="4ABF5D43" w14:textId="77777777" w:rsidR="0078214F" w:rsidRPr="00EC76D5" w:rsidRDefault="0078214F" w:rsidP="0078214F">
      <w:pPr>
        <w:pStyle w:val="Code"/>
        <w:rPr>
          <w:highlight w:val="white"/>
        </w:rPr>
      </w:pPr>
      <w:r w:rsidRPr="00EC76D5">
        <w:rPr>
          <w:highlight w:val="white"/>
        </w:rPr>
        <w:t xml:space="preserve">      return 1;</w:t>
      </w:r>
    </w:p>
    <w:p w14:paraId="2A69C143" w14:textId="77777777" w:rsidR="0078214F" w:rsidRPr="00EC76D5" w:rsidRDefault="0078214F" w:rsidP="0078214F">
      <w:pPr>
        <w:pStyle w:val="Code"/>
        <w:rPr>
          <w:highlight w:val="white"/>
        </w:rPr>
      </w:pPr>
      <w:r w:rsidRPr="00EC76D5">
        <w:rPr>
          <w:highlight w:val="white"/>
        </w:rPr>
        <w:t xml:space="preserve">    }</w:t>
      </w:r>
    </w:p>
    <w:p w14:paraId="3627ECB9" w14:textId="77777777" w:rsidR="0078214F" w:rsidRPr="00EC76D5" w:rsidRDefault="0078214F" w:rsidP="0078214F">
      <w:pPr>
        <w:pStyle w:val="Code"/>
        <w:rPr>
          <w:highlight w:val="white"/>
        </w:rPr>
      </w:pPr>
      <w:r w:rsidRPr="00EC76D5">
        <w:rPr>
          <w:highlight w:val="white"/>
        </w:rPr>
        <w:t xml:space="preserve">  }</w:t>
      </w:r>
    </w:p>
    <w:p w14:paraId="4269AA25" w14:textId="77777777" w:rsidR="0078214F" w:rsidRPr="00EC76D5" w:rsidRDefault="0078214F" w:rsidP="0078214F">
      <w:pPr>
        <w:pStyle w:val="Code"/>
        <w:rPr>
          <w:highlight w:val="white"/>
        </w:rPr>
      </w:pPr>
      <w:r w:rsidRPr="00EC76D5">
        <w:rPr>
          <w:highlight w:val="white"/>
        </w:rPr>
        <w:t>}</w:t>
      </w:r>
    </w:p>
    <w:p w14:paraId="6AB11B84" w14:textId="77777777" w:rsidR="0078214F" w:rsidRPr="00EC76D5" w:rsidRDefault="0078214F" w:rsidP="0078214F">
      <w:pPr>
        <w:autoSpaceDE w:val="0"/>
        <w:autoSpaceDN w:val="0"/>
        <w:adjustRightInd w:val="0"/>
        <w:spacing w:before="0" w:after="0" w:line="240" w:lineRule="auto"/>
        <w:jc w:val="left"/>
        <w:rPr>
          <w:rFonts w:ascii="Courier New" w:hAnsi="Courier New" w:cs="Courier New"/>
          <w:color w:val="000000"/>
          <w:sz w:val="24"/>
          <w:szCs w:val="24"/>
          <w:highlight w:val="white"/>
        </w:rPr>
      </w:pPr>
    </w:p>
    <w:p w14:paraId="27797B22" w14:textId="77777777" w:rsidR="0078214F" w:rsidRPr="00EC76D5" w:rsidRDefault="0078214F" w:rsidP="0078214F">
      <w:pPr>
        <w:pStyle w:val="Code"/>
        <w:rPr>
          <w:highlight w:val="white"/>
        </w:rPr>
      </w:pPr>
      <w:r w:rsidRPr="00EC76D5">
        <w:rPr>
          <w:highlight w:val="white"/>
        </w:rPr>
        <w:t>int strncmp(const char* left, const char* right, size_t size) {</w:t>
      </w:r>
    </w:p>
    <w:p w14:paraId="7A759B91" w14:textId="77777777" w:rsidR="0078214F" w:rsidRPr="00EC76D5" w:rsidRDefault="0078214F" w:rsidP="0078214F">
      <w:pPr>
        <w:pStyle w:val="Code"/>
        <w:rPr>
          <w:highlight w:val="white"/>
        </w:rPr>
      </w:pPr>
      <w:r w:rsidRPr="00EC76D5">
        <w:rPr>
          <w:highlight w:val="white"/>
        </w:rPr>
        <w:t xml:space="preserve">  size_t index;</w:t>
      </w:r>
    </w:p>
    <w:p w14:paraId="0CDE102D" w14:textId="77777777" w:rsidR="0078214F" w:rsidRPr="00EC76D5" w:rsidRDefault="0078214F" w:rsidP="0078214F">
      <w:pPr>
        <w:pStyle w:val="Code"/>
        <w:rPr>
          <w:highlight w:val="white"/>
        </w:rPr>
      </w:pPr>
    </w:p>
    <w:p w14:paraId="3E1F439F" w14:textId="77777777" w:rsidR="0078214F" w:rsidRPr="00EC76D5" w:rsidRDefault="0078214F" w:rsidP="0078214F">
      <w:pPr>
        <w:pStyle w:val="Code"/>
        <w:rPr>
          <w:highlight w:val="white"/>
        </w:rPr>
      </w:pPr>
      <w:r w:rsidRPr="00EC76D5">
        <w:rPr>
          <w:highlight w:val="white"/>
        </w:rPr>
        <w:t xml:space="preserve">  for (index = 0; index &lt; size; ++index) {</w:t>
      </w:r>
    </w:p>
    <w:p w14:paraId="50720A38" w14:textId="77777777" w:rsidR="0078214F" w:rsidRPr="00EC76D5" w:rsidRDefault="0078214F" w:rsidP="0078214F">
      <w:pPr>
        <w:pStyle w:val="Code"/>
        <w:rPr>
          <w:highlight w:val="white"/>
        </w:rPr>
      </w:pPr>
      <w:r w:rsidRPr="00EC76D5">
        <w:rPr>
          <w:highlight w:val="white"/>
        </w:rPr>
        <w:t xml:space="preserve">    if ((left[index] == '\0') &amp;&amp; (right[index] == '\0')) {</w:t>
      </w:r>
    </w:p>
    <w:p w14:paraId="41FEEFEB" w14:textId="77777777" w:rsidR="0078214F" w:rsidRPr="00EC76D5" w:rsidRDefault="0078214F" w:rsidP="0078214F">
      <w:pPr>
        <w:pStyle w:val="Code"/>
        <w:rPr>
          <w:highlight w:val="white"/>
        </w:rPr>
      </w:pPr>
      <w:r w:rsidRPr="00EC76D5">
        <w:rPr>
          <w:highlight w:val="white"/>
        </w:rPr>
        <w:t xml:space="preserve">      return 0;</w:t>
      </w:r>
    </w:p>
    <w:p w14:paraId="6C46E196" w14:textId="77777777" w:rsidR="0078214F" w:rsidRPr="00EC76D5" w:rsidRDefault="0078214F" w:rsidP="0078214F">
      <w:pPr>
        <w:pStyle w:val="Code"/>
        <w:rPr>
          <w:highlight w:val="white"/>
        </w:rPr>
      </w:pPr>
      <w:r w:rsidRPr="00EC76D5">
        <w:rPr>
          <w:highlight w:val="white"/>
        </w:rPr>
        <w:t xml:space="preserve">    }</w:t>
      </w:r>
    </w:p>
    <w:p w14:paraId="764921D0" w14:textId="77777777" w:rsidR="0078214F" w:rsidRPr="00EC76D5" w:rsidRDefault="0078214F" w:rsidP="0078214F">
      <w:pPr>
        <w:pStyle w:val="Code"/>
        <w:rPr>
          <w:highlight w:val="white"/>
        </w:rPr>
      </w:pPr>
      <w:r w:rsidRPr="00EC76D5">
        <w:rPr>
          <w:highlight w:val="white"/>
        </w:rPr>
        <w:t xml:space="preserve">    else if (left[index] == '\0') {</w:t>
      </w:r>
    </w:p>
    <w:p w14:paraId="6EA31F2C" w14:textId="77777777" w:rsidR="0078214F" w:rsidRPr="00EC76D5" w:rsidRDefault="0078214F" w:rsidP="0078214F">
      <w:pPr>
        <w:pStyle w:val="Code"/>
        <w:rPr>
          <w:highlight w:val="white"/>
        </w:rPr>
      </w:pPr>
      <w:r w:rsidRPr="00EC76D5">
        <w:rPr>
          <w:highlight w:val="white"/>
        </w:rPr>
        <w:t xml:space="preserve">      return -1;</w:t>
      </w:r>
    </w:p>
    <w:p w14:paraId="02EFC982" w14:textId="77777777" w:rsidR="0078214F" w:rsidRPr="00EC76D5" w:rsidRDefault="0078214F" w:rsidP="0078214F">
      <w:pPr>
        <w:pStyle w:val="Code"/>
        <w:rPr>
          <w:highlight w:val="white"/>
        </w:rPr>
      </w:pPr>
      <w:r w:rsidRPr="00EC76D5">
        <w:rPr>
          <w:highlight w:val="white"/>
        </w:rPr>
        <w:t xml:space="preserve">    }</w:t>
      </w:r>
    </w:p>
    <w:p w14:paraId="441230B5" w14:textId="77777777" w:rsidR="0078214F" w:rsidRPr="00EC76D5" w:rsidRDefault="0078214F" w:rsidP="0078214F">
      <w:pPr>
        <w:pStyle w:val="Code"/>
        <w:rPr>
          <w:highlight w:val="white"/>
        </w:rPr>
      </w:pPr>
      <w:r w:rsidRPr="00EC76D5">
        <w:rPr>
          <w:highlight w:val="white"/>
        </w:rPr>
        <w:t xml:space="preserve">    else if (right[index] == '\0') {</w:t>
      </w:r>
    </w:p>
    <w:p w14:paraId="08E3573E" w14:textId="77777777" w:rsidR="0078214F" w:rsidRPr="00EC76D5" w:rsidRDefault="0078214F" w:rsidP="0078214F">
      <w:pPr>
        <w:pStyle w:val="Code"/>
        <w:rPr>
          <w:highlight w:val="white"/>
        </w:rPr>
      </w:pPr>
      <w:r w:rsidRPr="00EC76D5">
        <w:rPr>
          <w:highlight w:val="white"/>
        </w:rPr>
        <w:t xml:space="preserve">      return 1;</w:t>
      </w:r>
    </w:p>
    <w:p w14:paraId="14969495" w14:textId="77777777" w:rsidR="0078214F" w:rsidRPr="00EC76D5" w:rsidRDefault="0078214F" w:rsidP="0078214F">
      <w:pPr>
        <w:pStyle w:val="Code"/>
        <w:rPr>
          <w:highlight w:val="white"/>
        </w:rPr>
      </w:pPr>
      <w:r w:rsidRPr="00EC76D5">
        <w:rPr>
          <w:highlight w:val="white"/>
        </w:rPr>
        <w:t xml:space="preserve">    }</w:t>
      </w:r>
    </w:p>
    <w:p w14:paraId="6FCECE4D" w14:textId="77777777" w:rsidR="0078214F" w:rsidRPr="00EC76D5" w:rsidRDefault="0078214F" w:rsidP="0078214F">
      <w:pPr>
        <w:pStyle w:val="Code"/>
        <w:rPr>
          <w:highlight w:val="white"/>
        </w:rPr>
      </w:pPr>
      <w:r w:rsidRPr="00EC76D5">
        <w:rPr>
          <w:highlight w:val="white"/>
        </w:rPr>
        <w:lastRenderedPageBreak/>
        <w:t xml:space="preserve">    else if (left[index] &lt; right[index]) {</w:t>
      </w:r>
    </w:p>
    <w:p w14:paraId="6BCD4653" w14:textId="77777777" w:rsidR="0078214F" w:rsidRPr="00EC76D5" w:rsidRDefault="0078214F" w:rsidP="0078214F">
      <w:pPr>
        <w:pStyle w:val="Code"/>
        <w:rPr>
          <w:highlight w:val="white"/>
        </w:rPr>
      </w:pPr>
      <w:r w:rsidRPr="00EC76D5">
        <w:rPr>
          <w:highlight w:val="white"/>
        </w:rPr>
        <w:t xml:space="preserve">      return -1;</w:t>
      </w:r>
    </w:p>
    <w:p w14:paraId="3D0FBCCA" w14:textId="77777777" w:rsidR="0078214F" w:rsidRPr="00EC76D5" w:rsidRDefault="0078214F" w:rsidP="0078214F">
      <w:pPr>
        <w:pStyle w:val="Code"/>
        <w:rPr>
          <w:highlight w:val="white"/>
        </w:rPr>
      </w:pPr>
      <w:r w:rsidRPr="00EC76D5">
        <w:rPr>
          <w:highlight w:val="white"/>
        </w:rPr>
        <w:t xml:space="preserve">    }</w:t>
      </w:r>
    </w:p>
    <w:p w14:paraId="1FCA54BF" w14:textId="77777777" w:rsidR="0078214F" w:rsidRPr="00EC76D5" w:rsidRDefault="0078214F" w:rsidP="0078214F">
      <w:pPr>
        <w:pStyle w:val="Code"/>
        <w:rPr>
          <w:highlight w:val="white"/>
        </w:rPr>
      </w:pPr>
      <w:r w:rsidRPr="00EC76D5">
        <w:rPr>
          <w:highlight w:val="white"/>
        </w:rPr>
        <w:t xml:space="preserve">    else if (left[index] &gt; right[index]) {</w:t>
      </w:r>
    </w:p>
    <w:p w14:paraId="3021E22E" w14:textId="77777777" w:rsidR="0078214F" w:rsidRPr="00EC76D5" w:rsidRDefault="0078214F" w:rsidP="0078214F">
      <w:pPr>
        <w:pStyle w:val="Code"/>
        <w:rPr>
          <w:highlight w:val="white"/>
        </w:rPr>
      </w:pPr>
      <w:r w:rsidRPr="00EC76D5">
        <w:rPr>
          <w:highlight w:val="white"/>
        </w:rPr>
        <w:t xml:space="preserve">      return 1;</w:t>
      </w:r>
    </w:p>
    <w:p w14:paraId="1EEEBA6E" w14:textId="77777777" w:rsidR="0078214F" w:rsidRPr="00EC76D5" w:rsidRDefault="0078214F" w:rsidP="0078214F">
      <w:pPr>
        <w:pStyle w:val="Code"/>
        <w:rPr>
          <w:highlight w:val="white"/>
        </w:rPr>
      </w:pPr>
      <w:r w:rsidRPr="00EC76D5">
        <w:rPr>
          <w:highlight w:val="white"/>
        </w:rPr>
        <w:t xml:space="preserve">    }</w:t>
      </w:r>
    </w:p>
    <w:p w14:paraId="4772DEE2" w14:textId="77777777" w:rsidR="0078214F" w:rsidRPr="00EC76D5" w:rsidRDefault="0078214F" w:rsidP="0078214F">
      <w:pPr>
        <w:pStyle w:val="Code"/>
        <w:rPr>
          <w:highlight w:val="white"/>
        </w:rPr>
      </w:pPr>
      <w:r w:rsidRPr="00EC76D5">
        <w:rPr>
          <w:highlight w:val="white"/>
        </w:rPr>
        <w:t xml:space="preserve">  }</w:t>
      </w:r>
    </w:p>
    <w:p w14:paraId="1CDD6489" w14:textId="77777777" w:rsidR="0078214F" w:rsidRPr="00EC76D5" w:rsidRDefault="0078214F" w:rsidP="0078214F">
      <w:pPr>
        <w:pStyle w:val="Code"/>
        <w:rPr>
          <w:highlight w:val="white"/>
        </w:rPr>
      </w:pPr>
    </w:p>
    <w:p w14:paraId="7466ACD7" w14:textId="77777777" w:rsidR="0078214F" w:rsidRPr="00EC76D5" w:rsidRDefault="0078214F" w:rsidP="0078214F">
      <w:pPr>
        <w:pStyle w:val="Code"/>
        <w:rPr>
          <w:highlight w:val="white"/>
        </w:rPr>
      </w:pPr>
      <w:r w:rsidRPr="00EC76D5">
        <w:rPr>
          <w:highlight w:val="white"/>
        </w:rPr>
        <w:t xml:space="preserve">  return 0;</w:t>
      </w:r>
    </w:p>
    <w:p w14:paraId="2201A27A" w14:textId="77777777" w:rsidR="0078214F" w:rsidRPr="00EC76D5" w:rsidRDefault="0078214F" w:rsidP="0078214F">
      <w:pPr>
        <w:pStyle w:val="Code"/>
        <w:rPr>
          <w:highlight w:val="white"/>
        </w:rPr>
      </w:pPr>
      <w:r w:rsidRPr="00EC76D5">
        <w:rPr>
          <w:highlight w:val="white"/>
        </w:rPr>
        <w:t>}</w:t>
      </w:r>
    </w:p>
    <w:p w14:paraId="33C2EB3A" w14:textId="77777777" w:rsidR="0078214F" w:rsidRPr="00EC76D5" w:rsidRDefault="0078214F" w:rsidP="0078214F">
      <w:pPr>
        <w:pStyle w:val="Code"/>
        <w:rPr>
          <w:highlight w:val="white"/>
        </w:rPr>
      </w:pPr>
    </w:p>
    <w:p w14:paraId="57C6DFCB" w14:textId="77777777" w:rsidR="0078214F" w:rsidRPr="00EC76D5" w:rsidRDefault="0078214F" w:rsidP="0078214F">
      <w:pPr>
        <w:pStyle w:val="Code"/>
        <w:rPr>
          <w:highlight w:val="white"/>
        </w:rPr>
      </w:pPr>
      <w:r w:rsidRPr="00EC76D5">
        <w:rPr>
          <w:highlight w:val="white"/>
        </w:rPr>
        <w:t>char* strchr(const char* text, int i) {</w:t>
      </w:r>
    </w:p>
    <w:p w14:paraId="038452C8" w14:textId="77777777" w:rsidR="0078214F" w:rsidRPr="00EC76D5" w:rsidRDefault="0078214F" w:rsidP="0078214F">
      <w:pPr>
        <w:pStyle w:val="Code"/>
        <w:rPr>
          <w:highlight w:val="white"/>
        </w:rPr>
      </w:pPr>
      <w:r w:rsidRPr="00EC76D5">
        <w:rPr>
          <w:highlight w:val="white"/>
        </w:rPr>
        <w:t xml:space="preserve">  size_t index;</w:t>
      </w:r>
    </w:p>
    <w:p w14:paraId="06686294" w14:textId="77777777" w:rsidR="0078214F" w:rsidRPr="00EC76D5" w:rsidRDefault="0078214F" w:rsidP="0078214F">
      <w:pPr>
        <w:pStyle w:val="Code"/>
        <w:rPr>
          <w:highlight w:val="white"/>
        </w:rPr>
      </w:pPr>
      <w:r w:rsidRPr="00EC76D5">
        <w:rPr>
          <w:highlight w:val="white"/>
        </w:rPr>
        <w:t xml:space="preserve">  char c = (char) i;</w:t>
      </w:r>
    </w:p>
    <w:p w14:paraId="6D9A89C6" w14:textId="77777777" w:rsidR="0078214F" w:rsidRPr="00EC76D5" w:rsidRDefault="0078214F" w:rsidP="0078214F">
      <w:pPr>
        <w:pStyle w:val="Code"/>
        <w:rPr>
          <w:highlight w:val="white"/>
        </w:rPr>
      </w:pPr>
    </w:p>
    <w:p w14:paraId="5CA4721B" w14:textId="77777777" w:rsidR="0078214F" w:rsidRPr="00EC76D5" w:rsidRDefault="0078214F" w:rsidP="0078214F">
      <w:pPr>
        <w:pStyle w:val="Code"/>
        <w:rPr>
          <w:highlight w:val="white"/>
        </w:rPr>
      </w:pPr>
      <w:r w:rsidRPr="00EC76D5">
        <w:rPr>
          <w:highlight w:val="white"/>
        </w:rPr>
        <w:t xml:space="preserve">  for (index = 0; text[index] != '\0'; ++index) {</w:t>
      </w:r>
    </w:p>
    <w:p w14:paraId="2BBA5558" w14:textId="77777777" w:rsidR="0078214F" w:rsidRPr="00EC76D5" w:rsidRDefault="0078214F" w:rsidP="0078214F">
      <w:pPr>
        <w:pStyle w:val="Code"/>
        <w:rPr>
          <w:highlight w:val="white"/>
        </w:rPr>
      </w:pPr>
      <w:r w:rsidRPr="00EC76D5">
        <w:rPr>
          <w:highlight w:val="white"/>
        </w:rPr>
        <w:t xml:space="preserve">    if (text[index] == c) {</w:t>
      </w:r>
    </w:p>
    <w:p w14:paraId="2668DB26" w14:textId="77777777" w:rsidR="0078214F" w:rsidRPr="00EC76D5" w:rsidRDefault="0078214F" w:rsidP="0078214F">
      <w:pPr>
        <w:pStyle w:val="Code"/>
        <w:rPr>
          <w:highlight w:val="white"/>
        </w:rPr>
      </w:pPr>
      <w:r w:rsidRPr="00EC76D5">
        <w:rPr>
          <w:highlight w:val="white"/>
        </w:rPr>
        <w:t xml:space="preserve">      return &amp;text[index];</w:t>
      </w:r>
    </w:p>
    <w:p w14:paraId="1FAC13E7" w14:textId="77777777" w:rsidR="0078214F" w:rsidRPr="00EC76D5" w:rsidRDefault="0078214F" w:rsidP="0078214F">
      <w:pPr>
        <w:pStyle w:val="Code"/>
        <w:rPr>
          <w:highlight w:val="white"/>
        </w:rPr>
      </w:pPr>
      <w:r w:rsidRPr="00EC76D5">
        <w:rPr>
          <w:highlight w:val="white"/>
        </w:rPr>
        <w:t xml:space="preserve">    }</w:t>
      </w:r>
    </w:p>
    <w:p w14:paraId="27844941" w14:textId="77777777" w:rsidR="0078214F" w:rsidRPr="00EC76D5" w:rsidRDefault="0078214F" w:rsidP="0078214F">
      <w:pPr>
        <w:pStyle w:val="Code"/>
        <w:rPr>
          <w:highlight w:val="white"/>
        </w:rPr>
      </w:pPr>
      <w:r w:rsidRPr="00EC76D5">
        <w:rPr>
          <w:highlight w:val="white"/>
        </w:rPr>
        <w:t xml:space="preserve">  }</w:t>
      </w:r>
    </w:p>
    <w:p w14:paraId="18FB0F45" w14:textId="77777777" w:rsidR="0078214F" w:rsidRPr="00EC76D5" w:rsidRDefault="0078214F" w:rsidP="0078214F">
      <w:pPr>
        <w:pStyle w:val="Code"/>
        <w:rPr>
          <w:highlight w:val="white"/>
        </w:rPr>
      </w:pPr>
    </w:p>
    <w:p w14:paraId="72857692" w14:textId="77777777" w:rsidR="0078214F" w:rsidRPr="00EC76D5" w:rsidRDefault="0078214F" w:rsidP="0078214F">
      <w:pPr>
        <w:pStyle w:val="Code"/>
        <w:rPr>
          <w:highlight w:val="white"/>
        </w:rPr>
      </w:pPr>
      <w:r w:rsidRPr="00EC76D5">
        <w:rPr>
          <w:highlight w:val="white"/>
        </w:rPr>
        <w:t xml:space="preserve">  return NULL;</w:t>
      </w:r>
    </w:p>
    <w:p w14:paraId="0522BB33" w14:textId="77777777" w:rsidR="0078214F" w:rsidRPr="00EC76D5" w:rsidRDefault="0078214F" w:rsidP="0078214F">
      <w:pPr>
        <w:pStyle w:val="Code"/>
        <w:rPr>
          <w:highlight w:val="white"/>
        </w:rPr>
      </w:pPr>
      <w:r w:rsidRPr="00EC76D5">
        <w:rPr>
          <w:highlight w:val="white"/>
        </w:rPr>
        <w:t>}</w:t>
      </w:r>
    </w:p>
    <w:p w14:paraId="20744642" w14:textId="77777777" w:rsidR="0078214F" w:rsidRPr="00EC76D5" w:rsidRDefault="0078214F" w:rsidP="0078214F">
      <w:pPr>
        <w:pStyle w:val="Code"/>
        <w:rPr>
          <w:highlight w:val="white"/>
        </w:rPr>
      </w:pPr>
    </w:p>
    <w:p w14:paraId="27B80455" w14:textId="77777777" w:rsidR="0078214F" w:rsidRPr="00EC76D5" w:rsidRDefault="0078214F" w:rsidP="0078214F">
      <w:pPr>
        <w:pStyle w:val="Code"/>
        <w:rPr>
          <w:highlight w:val="white"/>
        </w:rPr>
      </w:pPr>
      <w:r w:rsidRPr="00EC76D5">
        <w:rPr>
          <w:highlight w:val="white"/>
        </w:rPr>
        <w:t>char* strrchr(const char* text, int i) {</w:t>
      </w:r>
    </w:p>
    <w:p w14:paraId="598AE6C0" w14:textId="77777777" w:rsidR="0078214F" w:rsidRPr="00EC76D5" w:rsidRDefault="0078214F" w:rsidP="0078214F">
      <w:pPr>
        <w:pStyle w:val="Code"/>
        <w:rPr>
          <w:highlight w:val="white"/>
        </w:rPr>
      </w:pPr>
      <w:r w:rsidRPr="00EC76D5">
        <w:rPr>
          <w:highlight w:val="white"/>
        </w:rPr>
        <w:t xml:space="preserve">  size_t index;</w:t>
      </w:r>
    </w:p>
    <w:p w14:paraId="40C34498" w14:textId="77777777" w:rsidR="0078214F" w:rsidRPr="00EC76D5" w:rsidRDefault="0078214F" w:rsidP="0078214F">
      <w:pPr>
        <w:pStyle w:val="Code"/>
        <w:rPr>
          <w:highlight w:val="white"/>
        </w:rPr>
      </w:pPr>
      <w:r w:rsidRPr="00EC76D5">
        <w:rPr>
          <w:highlight w:val="white"/>
        </w:rPr>
        <w:t xml:space="preserve">  char* result = NULL;</w:t>
      </w:r>
    </w:p>
    <w:p w14:paraId="1E2B43D4" w14:textId="77777777" w:rsidR="0078214F" w:rsidRPr="00EC76D5" w:rsidRDefault="0078214F" w:rsidP="0078214F">
      <w:pPr>
        <w:pStyle w:val="Code"/>
        <w:rPr>
          <w:highlight w:val="white"/>
        </w:rPr>
      </w:pPr>
      <w:r w:rsidRPr="00EC76D5">
        <w:rPr>
          <w:highlight w:val="white"/>
        </w:rPr>
        <w:t xml:space="preserve">  char c = (char) i;</w:t>
      </w:r>
    </w:p>
    <w:p w14:paraId="7CD5CFDD" w14:textId="77777777" w:rsidR="0078214F" w:rsidRPr="00EC76D5" w:rsidRDefault="0078214F" w:rsidP="0078214F">
      <w:pPr>
        <w:pStyle w:val="Code"/>
        <w:rPr>
          <w:highlight w:val="white"/>
        </w:rPr>
      </w:pPr>
    </w:p>
    <w:p w14:paraId="319445CD" w14:textId="77777777" w:rsidR="0078214F" w:rsidRPr="00EC76D5" w:rsidRDefault="0078214F" w:rsidP="0078214F">
      <w:pPr>
        <w:pStyle w:val="Code"/>
        <w:rPr>
          <w:highlight w:val="white"/>
        </w:rPr>
      </w:pPr>
      <w:r w:rsidRPr="00EC76D5">
        <w:rPr>
          <w:highlight w:val="white"/>
        </w:rPr>
        <w:t xml:space="preserve">  for (index = 0; text[index] != '\0'; ++index)  {</w:t>
      </w:r>
    </w:p>
    <w:p w14:paraId="20468E56" w14:textId="77777777" w:rsidR="0078214F" w:rsidRPr="00EC76D5" w:rsidRDefault="0078214F" w:rsidP="0078214F">
      <w:pPr>
        <w:pStyle w:val="Code"/>
        <w:rPr>
          <w:highlight w:val="white"/>
        </w:rPr>
      </w:pPr>
      <w:r w:rsidRPr="00EC76D5">
        <w:rPr>
          <w:highlight w:val="white"/>
        </w:rPr>
        <w:t xml:space="preserve">    if (text[index] == c) {</w:t>
      </w:r>
    </w:p>
    <w:p w14:paraId="4DCF29F2" w14:textId="77777777" w:rsidR="0078214F" w:rsidRPr="00EC76D5" w:rsidRDefault="0078214F" w:rsidP="0078214F">
      <w:pPr>
        <w:pStyle w:val="Code"/>
        <w:rPr>
          <w:highlight w:val="white"/>
        </w:rPr>
      </w:pPr>
      <w:r w:rsidRPr="00EC76D5">
        <w:rPr>
          <w:highlight w:val="white"/>
        </w:rPr>
        <w:t xml:space="preserve">      result = &amp;text[index];</w:t>
      </w:r>
    </w:p>
    <w:p w14:paraId="1F89054E" w14:textId="77777777" w:rsidR="0078214F" w:rsidRPr="00EC76D5" w:rsidRDefault="0078214F" w:rsidP="0078214F">
      <w:pPr>
        <w:pStyle w:val="Code"/>
        <w:rPr>
          <w:highlight w:val="white"/>
        </w:rPr>
      </w:pPr>
      <w:r w:rsidRPr="00EC76D5">
        <w:rPr>
          <w:highlight w:val="white"/>
        </w:rPr>
        <w:t xml:space="preserve">    }</w:t>
      </w:r>
    </w:p>
    <w:p w14:paraId="669D3363" w14:textId="77777777" w:rsidR="0078214F" w:rsidRPr="00EC76D5" w:rsidRDefault="0078214F" w:rsidP="0078214F">
      <w:pPr>
        <w:pStyle w:val="Code"/>
        <w:rPr>
          <w:highlight w:val="white"/>
        </w:rPr>
      </w:pPr>
      <w:r w:rsidRPr="00EC76D5">
        <w:rPr>
          <w:highlight w:val="white"/>
        </w:rPr>
        <w:t xml:space="preserve">  }</w:t>
      </w:r>
    </w:p>
    <w:p w14:paraId="37C943B1" w14:textId="77777777" w:rsidR="0078214F" w:rsidRPr="00EC76D5" w:rsidRDefault="0078214F" w:rsidP="0078214F">
      <w:pPr>
        <w:pStyle w:val="Code"/>
        <w:rPr>
          <w:highlight w:val="white"/>
        </w:rPr>
      </w:pPr>
    </w:p>
    <w:p w14:paraId="3F36B844" w14:textId="77777777" w:rsidR="0078214F" w:rsidRPr="00EC76D5" w:rsidRDefault="0078214F" w:rsidP="0078214F">
      <w:pPr>
        <w:pStyle w:val="Code"/>
        <w:rPr>
          <w:highlight w:val="white"/>
        </w:rPr>
      </w:pPr>
      <w:r w:rsidRPr="00EC76D5">
        <w:rPr>
          <w:highlight w:val="white"/>
        </w:rPr>
        <w:t xml:space="preserve">  return result;</w:t>
      </w:r>
    </w:p>
    <w:p w14:paraId="3147CFD0" w14:textId="77777777" w:rsidR="0078214F" w:rsidRPr="00EC76D5" w:rsidRDefault="0078214F" w:rsidP="0078214F">
      <w:pPr>
        <w:pStyle w:val="Code"/>
        <w:rPr>
          <w:highlight w:val="white"/>
        </w:rPr>
      </w:pPr>
      <w:r w:rsidRPr="00EC76D5">
        <w:rPr>
          <w:highlight w:val="white"/>
        </w:rPr>
        <w:t>}</w:t>
      </w:r>
    </w:p>
    <w:p w14:paraId="2AFC2080" w14:textId="77777777" w:rsidR="0078214F" w:rsidRPr="00EC76D5" w:rsidRDefault="0078214F" w:rsidP="0078214F">
      <w:pPr>
        <w:pStyle w:val="Code"/>
        <w:rPr>
          <w:highlight w:val="white"/>
        </w:rPr>
      </w:pPr>
    </w:p>
    <w:p w14:paraId="2577A259" w14:textId="77777777" w:rsidR="0078214F" w:rsidRPr="00EC76D5" w:rsidRDefault="0078214F" w:rsidP="0078214F">
      <w:pPr>
        <w:pStyle w:val="Code"/>
        <w:rPr>
          <w:highlight w:val="white"/>
        </w:rPr>
      </w:pPr>
      <w:r w:rsidRPr="00EC76D5">
        <w:rPr>
          <w:highlight w:val="white"/>
        </w:rPr>
        <w:t>size_t strspn(const char* mainString, const char* charSet) {</w:t>
      </w:r>
    </w:p>
    <w:p w14:paraId="799BED9F" w14:textId="77777777" w:rsidR="0078214F" w:rsidRPr="00EC76D5" w:rsidRDefault="0078214F" w:rsidP="0078214F">
      <w:pPr>
        <w:pStyle w:val="Code"/>
        <w:rPr>
          <w:highlight w:val="white"/>
        </w:rPr>
      </w:pPr>
      <w:r w:rsidRPr="00EC76D5">
        <w:rPr>
          <w:highlight w:val="white"/>
        </w:rPr>
        <w:t xml:space="preserve">  size_t index;</w:t>
      </w:r>
    </w:p>
    <w:p w14:paraId="6DF7DCED" w14:textId="77777777" w:rsidR="0078214F" w:rsidRPr="00EC76D5" w:rsidRDefault="0078214F" w:rsidP="0078214F">
      <w:pPr>
        <w:pStyle w:val="Code"/>
        <w:rPr>
          <w:highlight w:val="white"/>
        </w:rPr>
      </w:pPr>
    </w:p>
    <w:p w14:paraId="58E36D27" w14:textId="77777777" w:rsidR="0078214F" w:rsidRPr="00EC76D5" w:rsidRDefault="0078214F" w:rsidP="0078214F">
      <w:pPr>
        <w:pStyle w:val="Code"/>
        <w:rPr>
          <w:highlight w:val="white"/>
        </w:rPr>
      </w:pPr>
      <w:r w:rsidRPr="00EC76D5">
        <w:rPr>
          <w:highlight w:val="white"/>
        </w:rPr>
        <w:t xml:space="preserve">  for (index = 0; mainString[index] != '\0'; ++index) {</w:t>
      </w:r>
    </w:p>
    <w:p w14:paraId="27DF5127" w14:textId="77777777" w:rsidR="0078214F" w:rsidRPr="00EC76D5" w:rsidRDefault="0078214F" w:rsidP="0078214F">
      <w:pPr>
        <w:pStyle w:val="Code"/>
        <w:rPr>
          <w:highlight w:val="white"/>
        </w:rPr>
      </w:pPr>
      <w:r w:rsidRPr="00EC76D5">
        <w:rPr>
          <w:highlight w:val="white"/>
        </w:rPr>
        <w:t xml:space="preserve">    if (strchr(charSet, mainString[index]) == NULL) {</w:t>
      </w:r>
    </w:p>
    <w:p w14:paraId="3D3912CB" w14:textId="77777777" w:rsidR="0078214F" w:rsidRPr="00EC76D5" w:rsidRDefault="0078214F" w:rsidP="0078214F">
      <w:pPr>
        <w:pStyle w:val="Code"/>
        <w:rPr>
          <w:highlight w:val="white"/>
        </w:rPr>
      </w:pPr>
      <w:r w:rsidRPr="00EC76D5">
        <w:rPr>
          <w:highlight w:val="white"/>
        </w:rPr>
        <w:t xml:space="preserve">      return index;</w:t>
      </w:r>
    </w:p>
    <w:p w14:paraId="5192D67A" w14:textId="77777777" w:rsidR="0078214F" w:rsidRPr="00EC76D5" w:rsidRDefault="0078214F" w:rsidP="0078214F">
      <w:pPr>
        <w:pStyle w:val="Code"/>
        <w:rPr>
          <w:highlight w:val="white"/>
        </w:rPr>
      </w:pPr>
      <w:r w:rsidRPr="00EC76D5">
        <w:rPr>
          <w:highlight w:val="white"/>
        </w:rPr>
        <w:t xml:space="preserve">    }</w:t>
      </w:r>
    </w:p>
    <w:p w14:paraId="093AF345" w14:textId="77777777" w:rsidR="0078214F" w:rsidRPr="00EC76D5" w:rsidRDefault="0078214F" w:rsidP="0078214F">
      <w:pPr>
        <w:pStyle w:val="Code"/>
        <w:rPr>
          <w:highlight w:val="white"/>
        </w:rPr>
      </w:pPr>
      <w:r w:rsidRPr="00EC76D5">
        <w:rPr>
          <w:highlight w:val="white"/>
        </w:rPr>
        <w:t xml:space="preserve">  }</w:t>
      </w:r>
    </w:p>
    <w:p w14:paraId="35935597" w14:textId="77777777" w:rsidR="0078214F" w:rsidRPr="00EC76D5" w:rsidRDefault="0078214F" w:rsidP="0078214F">
      <w:pPr>
        <w:pStyle w:val="Code"/>
        <w:rPr>
          <w:highlight w:val="white"/>
        </w:rPr>
      </w:pPr>
    </w:p>
    <w:p w14:paraId="70474C2F" w14:textId="77777777" w:rsidR="0078214F" w:rsidRPr="00EC76D5" w:rsidRDefault="0078214F" w:rsidP="0078214F">
      <w:pPr>
        <w:pStyle w:val="Code"/>
        <w:rPr>
          <w:highlight w:val="white"/>
        </w:rPr>
      </w:pPr>
      <w:r w:rsidRPr="00EC76D5">
        <w:rPr>
          <w:highlight w:val="white"/>
        </w:rPr>
        <w:t xml:space="preserve">  return -1;</w:t>
      </w:r>
    </w:p>
    <w:p w14:paraId="7A42881A" w14:textId="77777777" w:rsidR="0078214F" w:rsidRPr="00EC76D5" w:rsidRDefault="0078214F" w:rsidP="0078214F">
      <w:pPr>
        <w:pStyle w:val="Code"/>
        <w:rPr>
          <w:highlight w:val="white"/>
        </w:rPr>
      </w:pPr>
      <w:r w:rsidRPr="00EC76D5">
        <w:rPr>
          <w:highlight w:val="white"/>
        </w:rPr>
        <w:t>}</w:t>
      </w:r>
    </w:p>
    <w:p w14:paraId="656C5656" w14:textId="77777777" w:rsidR="0078214F" w:rsidRPr="00EC76D5" w:rsidRDefault="0078214F" w:rsidP="0078214F">
      <w:pPr>
        <w:pStyle w:val="Code"/>
        <w:rPr>
          <w:highlight w:val="white"/>
        </w:rPr>
      </w:pPr>
    </w:p>
    <w:p w14:paraId="08391C0E" w14:textId="77777777" w:rsidR="0078214F" w:rsidRPr="00EC76D5" w:rsidRDefault="0078214F" w:rsidP="0078214F">
      <w:pPr>
        <w:pStyle w:val="Code"/>
        <w:rPr>
          <w:highlight w:val="white"/>
        </w:rPr>
      </w:pPr>
      <w:r w:rsidRPr="00EC76D5">
        <w:rPr>
          <w:highlight w:val="white"/>
        </w:rPr>
        <w:t>size_t strcspn(const char* mainString, const char* charSet) {</w:t>
      </w:r>
    </w:p>
    <w:p w14:paraId="11F5ED67" w14:textId="77777777" w:rsidR="0078214F" w:rsidRPr="00EC76D5" w:rsidRDefault="0078214F" w:rsidP="0078214F">
      <w:pPr>
        <w:pStyle w:val="Code"/>
        <w:rPr>
          <w:highlight w:val="white"/>
        </w:rPr>
      </w:pPr>
      <w:r w:rsidRPr="00EC76D5">
        <w:rPr>
          <w:highlight w:val="white"/>
        </w:rPr>
        <w:t xml:space="preserve">  size_t index;</w:t>
      </w:r>
    </w:p>
    <w:p w14:paraId="22A13142" w14:textId="77777777" w:rsidR="0078214F" w:rsidRPr="00EC76D5" w:rsidRDefault="0078214F" w:rsidP="0078214F">
      <w:pPr>
        <w:pStyle w:val="Code"/>
        <w:rPr>
          <w:highlight w:val="white"/>
        </w:rPr>
      </w:pPr>
    </w:p>
    <w:p w14:paraId="1CEB643B" w14:textId="77777777" w:rsidR="0078214F" w:rsidRPr="00EC76D5" w:rsidRDefault="0078214F" w:rsidP="0078214F">
      <w:pPr>
        <w:pStyle w:val="Code"/>
        <w:rPr>
          <w:highlight w:val="white"/>
        </w:rPr>
      </w:pPr>
      <w:r w:rsidRPr="00EC76D5">
        <w:rPr>
          <w:highlight w:val="white"/>
        </w:rPr>
        <w:t xml:space="preserve">  for (index = 0; mainString[index] != '\0'; ++index) {</w:t>
      </w:r>
    </w:p>
    <w:p w14:paraId="0D70E834" w14:textId="77777777" w:rsidR="0078214F" w:rsidRPr="00EC76D5" w:rsidRDefault="0078214F" w:rsidP="0078214F">
      <w:pPr>
        <w:pStyle w:val="Code"/>
        <w:rPr>
          <w:highlight w:val="white"/>
        </w:rPr>
      </w:pPr>
      <w:r w:rsidRPr="00EC76D5">
        <w:rPr>
          <w:highlight w:val="white"/>
        </w:rPr>
        <w:t xml:space="preserve">    if (strchr(charSet, mainString[index]) != NULL) {</w:t>
      </w:r>
    </w:p>
    <w:p w14:paraId="3F88D248" w14:textId="77777777" w:rsidR="0078214F" w:rsidRPr="00EC76D5" w:rsidRDefault="0078214F" w:rsidP="0078214F">
      <w:pPr>
        <w:pStyle w:val="Code"/>
        <w:rPr>
          <w:highlight w:val="white"/>
        </w:rPr>
      </w:pPr>
      <w:r w:rsidRPr="00EC76D5">
        <w:rPr>
          <w:highlight w:val="white"/>
        </w:rPr>
        <w:t xml:space="preserve">      return index;</w:t>
      </w:r>
    </w:p>
    <w:p w14:paraId="7EF7E141" w14:textId="77777777" w:rsidR="0078214F" w:rsidRPr="00EC76D5" w:rsidRDefault="0078214F" w:rsidP="0078214F">
      <w:pPr>
        <w:pStyle w:val="Code"/>
        <w:rPr>
          <w:highlight w:val="white"/>
        </w:rPr>
      </w:pPr>
      <w:r w:rsidRPr="00EC76D5">
        <w:rPr>
          <w:highlight w:val="white"/>
        </w:rPr>
        <w:t xml:space="preserve">    }</w:t>
      </w:r>
    </w:p>
    <w:p w14:paraId="0689774C" w14:textId="77777777" w:rsidR="0078214F" w:rsidRPr="00EC76D5" w:rsidRDefault="0078214F" w:rsidP="0078214F">
      <w:pPr>
        <w:pStyle w:val="Code"/>
        <w:rPr>
          <w:highlight w:val="white"/>
        </w:rPr>
      </w:pPr>
      <w:r w:rsidRPr="00EC76D5">
        <w:rPr>
          <w:highlight w:val="white"/>
        </w:rPr>
        <w:lastRenderedPageBreak/>
        <w:t xml:space="preserve">  }</w:t>
      </w:r>
    </w:p>
    <w:p w14:paraId="62B25BAD" w14:textId="77777777" w:rsidR="0078214F" w:rsidRPr="00EC76D5" w:rsidRDefault="0078214F" w:rsidP="0078214F">
      <w:pPr>
        <w:pStyle w:val="Code"/>
        <w:rPr>
          <w:highlight w:val="white"/>
        </w:rPr>
      </w:pPr>
    </w:p>
    <w:p w14:paraId="6F73D71C" w14:textId="77777777" w:rsidR="0078214F" w:rsidRPr="00EC76D5" w:rsidRDefault="0078214F" w:rsidP="0078214F">
      <w:pPr>
        <w:pStyle w:val="Code"/>
        <w:rPr>
          <w:highlight w:val="white"/>
        </w:rPr>
      </w:pPr>
      <w:r w:rsidRPr="00EC76D5">
        <w:rPr>
          <w:highlight w:val="white"/>
        </w:rPr>
        <w:t xml:space="preserve">  return -1;</w:t>
      </w:r>
    </w:p>
    <w:p w14:paraId="4A103027" w14:textId="77777777" w:rsidR="0078214F" w:rsidRPr="00EC76D5" w:rsidRDefault="0078214F" w:rsidP="0078214F">
      <w:pPr>
        <w:pStyle w:val="Code"/>
        <w:rPr>
          <w:highlight w:val="white"/>
        </w:rPr>
      </w:pPr>
      <w:r w:rsidRPr="00EC76D5">
        <w:rPr>
          <w:highlight w:val="white"/>
        </w:rPr>
        <w:t>}</w:t>
      </w:r>
    </w:p>
    <w:p w14:paraId="6A14200E" w14:textId="77777777" w:rsidR="0078214F" w:rsidRPr="00EC76D5" w:rsidRDefault="0078214F" w:rsidP="0078214F">
      <w:pPr>
        <w:pStyle w:val="Code"/>
        <w:rPr>
          <w:highlight w:val="white"/>
        </w:rPr>
      </w:pPr>
    </w:p>
    <w:p w14:paraId="211EBBC3" w14:textId="77777777" w:rsidR="0078214F" w:rsidRPr="00EC76D5" w:rsidRDefault="0078214F" w:rsidP="0078214F">
      <w:pPr>
        <w:pStyle w:val="Code"/>
        <w:rPr>
          <w:highlight w:val="white"/>
        </w:rPr>
      </w:pPr>
      <w:r w:rsidRPr="00EC76D5">
        <w:rPr>
          <w:highlight w:val="white"/>
        </w:rPr>
        <w:t>char* strpbrk(const char* mainString, const char* charSet) {</w:t>
      </w:r>
    </w:p>
    <w:p w14:paraId="3315F94A" w14:textId="77777777" w:rsidR="0078214F" w:rsidRPr="00EC76D5" w:rsidRDefault="0078214F" w:rsidP="0078214F">
      <w:pPr>
        <w:pStyle w:val="Code"/>
        <w:rPr>
          <w:highlight w:val="white"/>
        </w:rPr>
      </w:pPr>
      <w:r w:rsidRPr="00EC76D5">
        <w:rPr>
          <w:highlight w:val="white"/>
        </w:rPr>
        <w:t xml:space="preserve">  size_t index;</w:t>
      </w:r>
    </w:p>
    <w:p w14:paraId="6D09505D" w14:textId="77777777" w:rsidR="0078214F" w:rsidRPr="00EC76D5" w:rsidRDefault="0078214F" w:rsidP="0078214F">
      <w:pPr>
        <w:pStyle w:val="Code"/>
        <w:rPr>
          <w:highlight w:val="white"/>
        </w:rPr>
      </w:pPr>
    </w:p>
    <w:p w14:paraId="195D00BD" w14:textId="77777777" w:rsidR="0078214F" w:rsidRPr="00EC76D5" w:rsidRDefault="0078214F" w:rsidP="0078214F">
      <w:pPr>
        <w:pStyle w:val="Code"/>
        <w:rPr>
          <w:highlight w:val="white"/>
        </w:rPr>
      </w:pPr>
      <w:r w:rsidRPr="00EC76D5">
        <w:rPr>
          <w:highlight w:val="white"/>
        </w:rPr>
        <w:t xml:space="preserve">  for (index = 0; mainString[index] != '\0'; ++index) {</w:t>
      </w:r>
    </w:p>
    <w:p w14:paraId="1FF21D5E" w14:textId="77777777" w:rsidR="0078214F" w:rsidRPr="00EC76D5" w:rsidRDefault="0078214F" w:rsidP="0078214F">
      <w:pPr>
        <w:pStyle w:val="Code"/>
        <w:rPr>
          <w:highlight w:val="white"/>
        </w:rPr>
      </w:pPr>
      <w:r w:rsidRPr="00EC76D5">
        <w:rPr>
          <w:highlight w:val="white"/>
        </w:rPr>
        <w:t xml:space="preserve">    if (strchr(charSet, mainString[index]) != NULL) {</w:t>
      </w:r>
    </w:p>
    <w:p w14:paraId="265D564C" w14:textId="77777777" w:rsidR="0078214F" w:rsidRPr="00EC76D5" w:rsidRDefault="0078214F" w:rsidP="0078214F">
      <w:pPr>
        <w:pStyle w:val="Code"/>
        <w:rPr>
          <w:highlight w:val="white"/>
        </w:rPr>
      </w:pPr>
      <w:r w:rsidRPr="00EC76D5">
        <w:rPr>
          <w:highlight w:val="white"/>
        </w:rPr>
        <w:t xml:space="preserve">      return &amp;mainString[index];</w:t>
      </w:r>
    </w:p>
    <w:p w14:paraId="65C46F75" w14:textId="77777777" w:rsidR="0078214F" w:rsidRPr="00EC76D5" w:rsidRDefault="0078214F" w:rsidP="0078214F">
      <w:pPr>
        <w:pStyle w:val="Code"/>
        <w:rPr>
          <w:highlight w:val="white"/>
        </w:rPr>
      </w:pPr>
      <w:r w:rsidRPr="00EC76D5">
        <w:rPr>
          <w:highlight w:val="white"/>
        </w:rPr>
        <w:t xml:space="preserve">    }</w:t>
      </w:r>
    </w:p>
    <w:p w14:paraId="3BF4D124" w14:textId="77777777" w:rsidR="0078214F" w:rsidRPr="00EC76D5" w:rsidRDefault="0078214F" w:rsidP="0078214F">
      <w:pPr>
        <w:pStyle w:val="Code"/>
        <w:rPr>
          <w:highlight w:val="white"/>
        </w:rPr>
      </w:pPr>
      <w:r w:rsidRPr="00EC76D5">
        <w:rPr>
          <w:highlight w:val="white"/>
        </w:rPr>
        <w:t xml:space="preserve">  }</w:t>
      </w:r>
    </w:p>
    <w:p w14:paraId="3A0832A9" w14:textId="77777777" w:rsidR="0078214F" w:rsidRPr="00EC76D5" w:rsidRDefault="0078214F" w:rsidP="0078214F">
      <w:pPr>
        <w:pStyle w:val="Code"/>
        <w:rPr>
          <w:highlight w:val="white"/>
        </w:rPr>
      </w:pPr>
    </w:p>
    <w:p w14:paraId="678C5C67" w14:textId="77777777" w:rsidR="0078214F" w:rsidRPr="00EC76D5" w:rsidRDefault="0078214F" w:rsidP="0078214F">
      <w:pPr>
        <w:pStyle w:val="Code"/>
        <w:rPr>
          <w:highlight w:val="white"/>
        </w:rPr>
      </w:pPr>
      <w:r w:rsidRPr="00EC76D5">
        <w:rPr>
          <w:highlight w:val="white"/>
        </w:rPr>
        <w:t xml:space="preserve">  return NULL;</w:t>
      </w:r>
    </w:p>
    <w:p w14:paraId="0EC1C18C" w14:textId="77777777" w:rsidR="0078214F" w:rsidRPr="00EC76D5" w:rsidRDefault="0078214F" w:rsidP="0078214F">
      <w:pPr>
        <w:pStyle w:val="Code"/>
        <w:rPr>
          <w:highlight w:val="white"/>
        </w:rPr>
      </w:pPr>
      <w:r w:rsidRPr="00EC76D5">
        <w:rPr>
          <w:highlight w:val="white"/>
        </w:rPr>
        <w:t>}</w:t>
      </w:r>
    </w:p>
    <w:p w14:paraId="3A2AE171" w14:textId="77777777" w:rsidR="0078214F" w:rsidRPr="00EC76D5" w:rsidRDefault="0078214F" w:rsidP="0078214F">
      <w:pPr>
        <w:pStyle w:val="Code"/>
        <w:rPr>
          <w:highlight w:val="white"/>
        </w:rPr>
      </w:pPr>
    </w:p>
    <w:p w14:paraId="1A176DC4" w14:textId="77777777" w:rsidR="0078214F" w:rsidRPr="00EC76D5" w:rsidRDefault="0078214F" w:rsidP="0078214F">
      <w:pPr>
        <w:pStyle w:val="Code"/>
        <w:rPr>
          <w:highlight w:val="white"/>
        </w:rPr>
      </w:pPr>
      <w:r w:rsidRPr="00EC76D5">
        <w:rPr>
          <w:highlight w:val="white"/>
        </w:rPr>
        <w:t>char* strstr(const char* mainString, const char* subString) {</w:t>
      </w:r>
    </w:p>
    <w:p w14:paraId="0FDAB725" w14:textId="77777777" w:rsidR="0078214F" w:rsidRPr="00EC76D5" w:rsidRDefault="0078214F" w:rsidP="0078214F">
      <w:pPr>
        <w:pStyle w:val="Code"/>
        <w:rPr>
          <w:highlight w:val="white"/>
        </w:rPr>
      </w:pPr>
      <w:r w:rsidRPr="00EC76D5">
        <w:rPr>
          <w:highlight w:val="white"/>
        </w:rPr>
        <w:t xml:space="preserve">  size_t index;</w:t>
      </w:r>
    </w:p>
    <w:p w14:paraId="54B0D018" w14:textId="77777777" w:rsidR="0078214F" w:rsidRPr="00EC76D5" w:rsidRDefault="0078214F" w:rsidP="0078214F">
      <w:pPr>
        <w:pStyle w:val="Code"/>
        <w:rPr>
          <w:highlight w:val="white"/>
        </w:rPr>
      </w:pPr>
    </w:p>
    <w:p w14:paraId="1E2C17C4" w14:textId="77777777" w:rsidR="0078214F" w:rsidRPr="00EC76D5" w:rsidRDefault="0078214F" w:rsidP="0078214F">
      <w:pPr>
        <w:pStyle w:val="Code"/>
        <w:rPr>
          <w:highlight w:val="white"/>
        </w:rPr>
      </w:pPr>
      <w:r w:rsidRPr="00EC76D5">
        <w:rPr>
          <w:highlight w:val="white"/>
        </w:rPr>
        <w:t xml:space="preserve">  for (index = 0; mainString[index] != '\0'; ++index) {</w:t>
      </w:r>
    </w:p>
    <w:p w14:paraId="1C987506" w14:textId="77777777" w:rsidR="0078214F" w:rsidRPr="00EC76D5" w:rsidRDefault="0078214F" w:rsidP="0078214F">
      <w:pPr>
        <w:pStyle w:val="Code"/>
        <w:rPr>
          <w:highlight w:val="white"/>
        </w:rPr>
      </w:pPr>
      <w:r w:rsidRPr="00EC76D5">
        <w:rPr>
          <w:highlight w:val="white"/>
        </w:rPr>
        <w:t xml:space="preserve">    if (strcmp(mainString + index, subString) == 0) {</w:t>
      </w:r>
    </w:p>
    <w:p w14:paraId="1FCE3136" w14:textId="77777777" w:rsidR="0078214F" w:rsidRPr="00EC76D5" w:rsidRDefault="0078214F" w:rsidP="0078214F">
      <w:pPr>
        <w:pStyle w:val="Code"/>
        <w:rPr>
          <w:highlight w:val="white"/>
        </w:rPr>
      </w:pPr>
      <w:r w:rsidRPr="00EC76D5">
        <w:rPr>
          <w:highlight w:val="white"/>
        </w:rPr>
        <w:t xml:space="preserve">      return &amp;mainString[index];</w:t>
      </w:r>
    </w:p>
    <w:p w14:paraId="4442A9C7" w14:textId="77777777" w:rsidR="0078214F" w:rsidRPr="00EC76D5" w:rsidRDefault="0078214F" w:rsidP="0078214F">
      <w:pPr>
        <w:pStyle w:val="Code"/>
        <w:rPr>
          <w:highlight w:val="white"/>
        </w:rPr>
      </w:pPr>
      <w:r w:rsidRPr="00EC76D5">
        <w:rPr>
          <w:highlight w:val="white"/>
        </w:rPr>
        <w:t xml:space="preserve">    }</w:t>
      </w:r>
    </w:p>
    <w:p w14:paraId="4C7803DF" w14:textId="77777777" w:rsidR="0078214F" w:rsidRPr="00EC76D5" w:rsidRDefault="0078214F" w:rsidP="0078214F">
      <w:pPr>
        <w:pStyle w:val="Code"/>
        <w:rPr>
          <w:highlight w:val="white"/>
        </w:rPr>
      </w:pPr>
      <w:r w:rsidRPr="00EC76D5">
        <w:rPr>
          <w:highlight w:val="white"/>
        </w:rPr>
        <w:t xml:space="preserve">  }</w:t>
      </w:r>
    </w:p>
    <w:p w14:paraId="33394DEA" w14:textId="77777777" w:rsidR="0078214F" w:rsidRPr="00EC76D5" w:rsidRDefault="0078214F" w:rsidP="0078214F">
      <w:pPr>
        <w:pStyle w:val="Code"/>
        <w:rPr>
          <w:highlight w:val="white"/>
        </w:rPr>
      </w:pPr>
    </w:p>
    <w:p w14:paraId="386EE3EC" w14:textId="77777777" w:rsidR="0078214F" w:rsidRPr="00EC76D5" w:rsidRDefault="0078214F" w:rsidP="0078214F">
      <w:pPr>
        <w:pStyle w:val="Code"/>
        <w:rPr>
          <w:highlight w:val="white"/>
        </w:rPr>
      </w:pPr>
      <w:r w:rsidRPr="00EC76D5">
        <w:rPr>
          <w:highlight w:val="white"/>
        </w:rPr>
        <w:t xml:space="preserve">  return NULL;</w:t>
      </w:r>
    </w:p>
    <w:p w14:paraId="112AAD61" w14:textId="77777777" w:rsidR="0078214F" w:rsidRPr="00EC76D5" w:rsidRDefault="0078214F" w:rsidP="0078214F">
      <w:pPr>
        <w:pStyle w:val="Code"/>
        <w:rPr>
          <w:highlight w:val="white"/>
        </w:rPr>
      </w:pPr>
      <w:r w:rsidRPr="00EC76D5">
        <w:rPr>
          <w:highlight w:val="white"/>
        </w:rPr>
        <w:t>}</w:t>
      </w:r>
    </w:p>
    <w:p w14:paraId="2D4A1125" w14:textId="77777777" w:rsidR="0078214F" w:rsidRPr="00EC76D5" w:rsidRDefault="0078214F" w:rsidP="0078214F">
      <w:pPr>
        <w:pStyle w:val="Code"/>
        <w:rPr>
          <w:highlight w:val="white"/>
        </w:rPr>
      </w:pPr>
    </w:p>
    <w:p w14:paraId="0D80870B" w14:textId="77777777" w:rsidR="0078214F" w:rsidRPr="00EC76D5" w:rsidRDefault="0078214F" w:rsidP="0078214F">
      <w:pPr>
        <w:pStyle w:val="Code"/>
        <w:rPr>
          <w:highlight w:val="white"/>
        </w:rPr>
      </w:pPr>
      <w:r w:rsidRPr="00EC76D5">
        <w:rPr>
          <w:highlight w:val="white"/>
        </w:rPr>
        <w:t>size_t strlen(const char* string) {</w:t>
      </w:r>
    </w:p>
    <w:p w14:paraId="16C9793B" w14:textId="77777777" w:rsidR="0078214F" w:rsidRPr="00EC76D5" w:rsidRDefault="0078214F" w:rsidP="0078214F">
      <w:pPr>
        <w:pStyle w:val="Code"/>
        <w:rPr>
          <w:highlight w:val="white"/>
        </w:rPr>
      </w:pPr>
      <w:r w:rsidRPr="00EC76D5">
        <w:rPr>
          <w:highlight w:val="white"/>
        </w:rPr>
        <w:t xml:space="preserve">  int index;</w:t>
      </w:r>
    </w:p>
    <w:p w14:paraId="4A3C83CE" w14:textId="77777777" w:rsidR="0078214F" w:rsidRPr="00EC76D5" w:rsidRDefault="0078214F" w:rsidP="0078214F">
      <w:pPr>
        <w:pStyle w:val="Code"/>
        <w:rPr>
          <w:highlight w:val="white"/>
        </w:rPr>
      </w:pPr>
    </w:p>
    <w:p w14:paraId="0E995898" w14:textId="77777777" w:rsidR="0078214F" w:rsidRPr="00EC76D5" w:rsidRDefault="0078214F" w:rsidP="0078214F">
      <w:pPr>
        <w:pStyle w:val="Code"/>
        <w:rPr>
          <w:highlight w:val="white"/>
        </w:rPr>
      </w:pPr>
      <w:r w:rsidRPr="00EC76D5">
        <w:rPr>
          <w:highlight w:val="white"/>
        </w:rPr>
        <w:t xml:space="preserve">  for (index = 0; string[index] != '\0'; ++index) {</w:t>
      </w:r>
    </w:p>
    <w:p w14:paraId="2BE88222" w14:textId="77777777" w:rsidR="0078214F" w:rsidRPr="00EC76D5" w:rsidRDefault="0078214F" w:rsidP="0078214F">
      <w:pPr>
        <w:pStyle w:val="Code"/>
        <w:rPr>
          <w:highlight w:val="white"/>
        </w:rPr>
      </w:pPr>
      <w:r w:rsidRPr="00EC76D5">
        <w:rPr>
          <w:highlight w:val="white"/>
        </w:rPr>
        <w:t xml:space="preserve">    // Empty.</w:t>
      </w:r>
    </w:p>
    <w:p w14:paraId="11D50DB3" w14:textId="77777777" w:rsidR="0078214F" w:rsidRPr="00EC76D5" w:rsidRDefault="0078214F" w:rsidP="0078214F">
      <w:pPr>
        <w:pStyle w:val="Code"/>
        <w:rPr>
          <w:highlight w:val="white"/>
        </w:rPr>
      </w:pPr>
      <w:r w:rsidRPr="00EC76D5">
        <w:rPr>
          <w:highlight w:val="white"/>
        </w:rPr>
        <w:t xml:space="preserve">  }</w:t>
      </w:r>
    </w:p>
    <w:p w14:paraId="357B3A1C" w14:textId="77777777" w:rsidR="0078214F" w:rsidRPr="00EC76D5" w:rsidRDefault="0078214F" w:rsidP="0078214F">
      <w:pPr>
        <w:pStyle w:val="Code"/>
        <w:rPr>
          <w:highlight w:val="white"/>
        </w:rPr>
      </w:pPr>
    </w:p>
    <w:p w14:paraId="537112D9" w14:textId="77777777" w:rsidR="0078214F" w:rsidRPr="00EC76D5" w:rsidRDefault="0078214F" w:rsidP="0078214F">
      <w:pPr>
        <w:pStyle w:val="Code"/>
        <w:rPr>
          <w:highlight w:val="white"/>
        </w:rPr>
      </w:pPr>
      <w:r w:rsidRPr="00EC76D5">
        <w:rPr>
          <w:highlight w:val="white"/>
        </w:rPr>
        <w:t xml:space="preserve">  return index;</w:t>
      </w:r>
    </w:p>
    <w:p w14:paraId="33ECDE08" w14:textId="77777777" w:rsidR="0078214F" w:rsidRPr="00EC76D5" w:rsidRDefault="0078214F" w:rsidP="0078214F">
      <w:pPr>
        <w:pStyle w:val="Code"/>
        <w:rPr>
          <w:highlight w:val="white"/>
        </w:rPr>
      </w:pPr>
      <w:r w:rsidRPr="00EC76D5">
        <w:rPr>
          <w:highlight w:val="white"/>
        </w:rPr>
        <w:t>}</w:t>
      </w:r>
    </w:p>
    <w:p w14:paraId="147B72DF" w14:textId="77777777" w:rsidR="0078214F" w:rsidRPr="00EC76D5" w:rsidRDefault="0078214F" w:rsidP="0078214F">
      <w:pPr>
        <w:pStyle w:val="Code"/>
        <w:rPr>
          <w:highlight w:val="white"/>
        </w:rPr>
      </w:pPr>
    </w:p>
    <w:p w14:paraId="2DB4E16B" w14:textId="32A8E58F" w:rsidR="0078214F" w:rsidRPr="00EC76D5" w:rsidRDefault="0078214F" w:rsidP="0078214F">
      <w:pPr>
        <w:pStyle w:val="Code"/>
        <w:rPr>
          <w:highlight w:val="white"/>
        </w:rPr>
      </w:pPr>
      <w:r w:rsidRPr="00EC76D5">
        <w:rPr>
          <w:highlight w:val="white"/>
        </w:rPr>
        <w:t>extern char* enMessageList[];</w:t>
      </w:r>
    </w:p>
    <w:p w14:paraId="0F389D51" w14:textId="77777777" w:rsidR="0078214F" w:rsidRPr="00EC76D5" w:rsidRDefault="0078214F" w:rsidP="0078214F">
      <w:pPr>
        <w:pStyle w:val="Code"/>
        <w:rPr>
          <w:highlight w:val="white"/>
        </w:rPr>
      </w:pPr>
    </w:p>
    <w:p w14:paraId="09F7DEEE" w14:textId="77777777" w:rsidR="0078214F" w:rsidRPr="00EC76D5" w:rsidRDefault="0078214F" w:rsidP="0078214F">
      <w:pPr>
        <w:pStyle w:val="Code"/>
        <w:rPr>
          <w:highlight w:val="white"/>
        </w:rPr>
      </w:pPr>
      <w:r w:rsidRPr="00EC76D5">
        <w:rPr>
          <w:highlight w:val="white"/>
        </w:rPr>
        <w:t>char* strerror(int errno) {</w:t>
      </w:r>
    </w:p>
    <w:p w14:paraId="05301446" w14:textId="77777777" w:rsidR="0078214F" w:rsidRPr="00EC76D5" w:rsidRDefault="0078214F" w:rsidP="0078214F">
      <w:pPr>
        <w:pStyle w:val="Code"/>
        <w:rPr>
          <w:highlight w:val="white"/>
        </w:rPr>
      </w:pPr>
      <w:r w:rsidRPr="00EC76D5">
        <w:rPr>
          <w:highlight w:val="white"/>
        </w:rPr>
        <w:t xml:space="preserve">  struct lconv* localeConvPtr = localeconv();</w:t>
      </w:r>
    </w:p>
    <w:p w14:paraId="1E32BB5F" w14:textId="77777777" w:rsidR="0078214F" w:rsidRPr="00EC76D5" w:rsidRDefault="0078214F" w:rsidP="0078214F">
      <w:pPr>
        <w:pStyle w:val="Code"/>
        <w:rPr>
          <w:highlight w:val="white"/>
        </w:rPr>
      </w:pPr>
      <w:r w:rsidRPr="00EC76D5">
        <w:rPr>
          <w:highlight w:val="white"/>
        </w:rPr>
        <w:t xml:space="preserve">  char** messageList = (localeConvPtr != NULL) ?</w:t>
      </w:r>
    </w:p>
    <w:p w14:paraId="208683AB" w14:textId="62174B19" w:rsidR="0078214F" w:rsidRPr="00EC76D5" w:rsidRDefault="0078214F" w:rsidP="0078214F">
      <w:pPr>
        <w:pStyle w:val="Code"/>
        <w:rPr>
          <w:highlight w:val="white"/>
        </w:rPr>
      </w:pPr>
      <w:r w:rsidRPr="00EC76D5">
        <w:rPr>
          <w:highlight w:val="white"/>
        </w:rPr>
        <w:t xml:space="preserve">                       localeConvPtr-&gt;messageList : NULL;</w:t>
      </w:r>
    </w:p>
    <w:p w14:paraId="63760079" w14:textId="77777777" w:rsidR="0078214F" w:rsidRPr="00EC76D5" w:rsidRDefault="0078214F" w:rsidP="0078214F">
      <w:pPr>
        <w:pStyle w:val="Code"/>
        <w:rPr>
          <w:highlight w:val="white"/>
        </w:rPr>
      </w:pPr>
      <w:r w:rsidRPr="00EC76D5">
        <w:rPr>
          <w:highlight w:val="white"/>
        </w:rPr>
        <w:t xml:space="preserve">  messageList = (messageList != NULL) ? messageList : enMessageList;</w:t>
      </w:r>
    </w:p>
    <w:p w14:paraId="40FD1B7E" w14:textId="77777777" w:rsidR="0078214F" w:rsidRPr="00EC76D5" w:rsidRDefault="0078214F" w:rsidP="0078214F">
      <w:pPr>
        <w:pStyle w:val="Code"/>
        <w:rPr>
          <w:highlight w:val="white"/>
        </w:rPr>
      </w:pPr>
      <w:r w:rsidRPr="00EC76D5">
        <w:rPr>
          <w:highlight w:val="white"/>
        </w:rPr>
        <w:t xml:space="preserve">  return messageList[errno];</w:t>
      </w:r>
    </w:p>
    <w:p w14:paraId="29FE160B" w14:textId="77777777" w:rsidR="0078214F" w:rsidRPr="00EC76D5" w:rsidRDefault="0078214F" w:rsidP="0078214F">
      <w:pPr>
        <w:pStyle w:val="Code"/>
        <w:rPr>
          <w:highlight w:val="white"/>
        </w:rPr>
      </w:pPr>
      <w:r w:rsidRPr="00EC76D5">
        <w:rPr>
          <w:highlight w:val="white"/>
        </w:rPr>
        <w:t>}</w:t>
      </w:r>
    </w:p>
    <w:p w14:paraId="13A05A8C" w14:textId="77777777" w:rsidR="0078214F" w:rsidRPr="00EC76D5" w:rsidRDefault="0078214F" w:rsidP="0078214F">
      <w:pPr>
        <w:pStyle w:val="Code"/>
        <w:rPr>
          <w:highlight w:val="white"/>
        </w:rPr>
      </w:pPr>
    </w:p>
    <w:p w14:paraId="09BE6955" w14:textId="77777777" w:rsidR="0078214F" w:rsidRPr="00EC76D5" w:rsidRDefault="0078214F" w:rsidP="0078214F">
      <w:pPr>
        <w:pStyle w:val="Code"/>
        <w:rPr>
          <w:highlight w:val="white"/>
        </w:rPr>
      </w:pPr>
      <w:r w:rsidRPr="00EC76D5">
        <w:rPr>
          <w:highlight w:val="white"/>
        </w:rPr>
        <w:t>char* token = NULL;</w:t>
      </w:r>
    </w:p>
    <w:p w14:paraId="68DB8565" w14:textId="77777777" w:rsidR="0078214F" w:rsidRPr="00EC76D5" w:rsidRDefault="0078214F" w:rsidP="0078214F">
      <w:pPr>
        <w:pStyle w:val="Code"/>
        <w:rPr>
          <w:highlight w:val="white"/>
        </w:rPr>
      </w:pPr>
    </w:p>
    <w:p w14:paraId="48995147" w14:textId="77777777" w:rsidR="0078214F" w:rsidRPr="00EC76D5" w:rsidRDefault="0078214F" w:rsidP="0078214F">
      <w:pPr>
        <w:pStyle w:val="Code"/>
        <w:rPr>
          <w:highlight w:val="white"/>
        </w:rPr>
      </w:pPr>
      <w:r w:rsidRPr="00EC76D5">
        <w:rPr>
          <w:highlight w:val="white"/>
        </w:rPr>
        <w:t>char* strtok(char* string, const char* charSet) {</w:t>
      </w:r>
    </w:p>
    <w:p w14:paraId="3CCFE59D" w14:textId="77777777" w:rsidR="0078214F" w:rsidRPr="00EC76D5" w:rsidRDefault="0078214F" w:rsidP="0078214F">
      <w:pPr>
        <w:pStyle w:val="Code"/>
        <w:rPr>
          <w:highlight w:val="white"/>
        </w:rPr>
      </w:pPr>
      <w:r w:rsidRPr="00EC76D5">
        <w:rPr>
          <w:highlight w:val="white"/>
        </w:rPr>
        <w:t xml:space="preserve">  int index;</w:t>
      </w:r>
    </w:p>
    <w:p w14:paraId="0EA88331" w14:textId="77777777" w:rsidR="0078214F" w:rsidRPr="00EC76D5" w:rsidRDefault="0078214F" w:rsidP="0078214F">
      <w:pPr>
        <w:pStyle w:val="Code"/>
        <w:rPr>
          <w:highlight w:val="white"/>
        </w:rPr>
      </w:pPr>
      <w:r w:rsidRPr="00EC76D5">
        <w:rPr>
          <w:highlight w:val="white"/>
        </w:rPr>
        <w:t xml:space="preserve">  char* tokenStart;</w:t>
      </w:r>
    </w:p>
    <w:p w14:paraId="71BDA964" w14:textId="77777777" w:rsidR="0078214F" w:rsidRPr="00EC76D5" w:rsidRDefault="0078214F" w:rsidP="0078214F">
      <w:pPr>
        <w:pStyle w:val="Code"/>
        <w:rPr>
          <w:highlight w:val="white"/>
        </w:rPr>
      </w:pPr>
    </w:p>
    <w:p w14:paraId="1418632F" w14:textId="77777777" w:rsidR="0078214F" w:rsidRPr="00EC76D5" w:rsidRDefault="0078214F" w:rsidP="0078214F">
      <w:pPr>
        <w:pStyle w:val="Code"/>
        <w:rPr>
          <w:highlight w:val="white"/>
        </w:rPr>
      </w:pPr>
      <w:r w:rsidRPr="00EC76D5">
        <w:rPr>
          <w:highlight w:val="white"/>
        </w:rPr>
        <w:t xml:space="preserve">  if (string != NULL) {</w:t>
      </w:r>
    </w:p>
    <w:p w14:paraId="06A1AD50" w14:textId="77777777" w:rsidR="0078214F" w:rsidRPr="00EC76D5" w:rsidRDefault="0078214F" w:rsidP="0078214F">
      <w:pPr>
        <w:pStyle w:val="Code"/>
        <w:rPr>
          <w:highlight w:val="white"/>
        </w:rPr>
      </w:pPr>
      <w:r w:rsidRPr="00EC76D5">
        <w:rPr>
          <w:highlight w:val="white"/>
        </w:rPr>
        <w:t xml:space="preserve">    if (string[0] == '\0') {</w:t>
      </w:r>
    </w:p>
    <w:p w14:paraId="03828220" w14:textId="77777777" w:rsidR="0078214F" w:rsidRPr="00EC76D5" w:rsidRDefault="0078214F" w:rsidP="0078214F">
      <w:pPr>
        <w:pStyle w:val="Code"/>
        <w:rPr>
          <w:highlight w:val="white"/>
        </w:rPr>
      </w:pPr>
      <w:r w:rsidRPr="00EC76D5">
        <w:rPr>
          <w:highlight w:val="white"/>
        </w:rPr>
        <w:lastRenderedPageBreak/>
        <w:t xml:space="preserve">      return NULL;</w:t>
      </w:r>
    </w:p>
    <w:p w14:paraId="40C6B19C" w14:textId="77777777" w:rsidR="0078214F" w:rsidRPr="00EC76D5" w:rsidRDefault="0078214F" w:rsidP="0078214F">
      <w:pPr>
        <w:pStyle w:val="Code"/>
        <w:rPr>
          <w:highlight w:val="white"/>
        </w:rPr>
      </w:pPr>
      <w:r w:rsidRPr="00EC76D5">
        <w:rPr>
          <w:highlight w:val="white"/>
        </w:rPr>
        <w:t xml:space="preserve">    }</w:t>
      </w:r>
    </w:p>
    <w:p w14:paraId="2198790D" w14:textId="77777777" w:rsidR="0078214F" w:rsidRPr="00EC76D5" w:rsidRDefault="0078214F" w:rsidP="0078214F">
      <w:pPr>
        <w:pStyle w:val="Code"/>
        <w:rPr>
          <w:highlight w:val="white"/>
        </w:rPr>
      </w:pPr>
    </w:p>
    <w:p w14:paraId="7168B738" w14:textId="77777777" w:rsidR="0078214F" w:rsidRPr="00EC76D5" w:rsidRDefault="0078214F" w:rsidP="0078214F">
      <w:pPr>
        <w:pStyle w:val="Code"/>
        <w:rPr>
          <w:highlight w:val="white"/>
        </w:rPr>
      </w:pPr>
      <w:r w:rsidRPr="00EC76D5">
        <w:rPr>
          <w:highlight w:val="white"/>
        </w:rPr>
        <w:t xml:space="preserve">    for (index = 0; string[index] != '\0'; ++index) {</w:t>
      </w:r>
    </w:p>
    <w:p w14:paraId="5949D4D5" w14:textId="77777777" w:rsidR="0078214F" w:rsidRPr="00EC76D5" w:rsidRDefault="0078214F" w:rsidP="0078214F">
      <w:pPr>
        <w:pStyle w:val="Code"/>
        <w:rPr>
          <w:highlight w:val="white"/>
        </w:rPr>
      </w:pPr>
      <w:r w:rsidRPr="00EC76D5">
        <w:rPr>
          <w:highlight w:val="white"/>
        </w:rPr>
        <w:t xml:space="preserve">      if (strchr(charSet, string[index]) != NULL) {</w:t>
      </w:r>
    </w:p>
    <w:p w14:paraId="0076C207" w14:textId="77777777" w:rsidR="0078214F" w:rsidRPr="00EC76D5" w:rsidRDefault="0078214F" w:rsidP="0078214F">
      <w:pPr>
        <w:pStyle w:val="Code"/>
        <w:rPr>
          <w:highlight w:val="white"/>
        </w:rPr>
      </w:pPr>
      <w:r w:rsidRPr="00EC76D5">
        <w:rPr>
          <w:highlight w:val="white"/>
        </w:rPr>
        <w:t xml:space="preserve">        string[index] = '\0';</w:t>
      </w:r>
    </w:p>
    <w:p w14:paraId="66FE476E" w14:textId="77777777" w:rsidR="0078214F" w:rsidRPr="00EC76D5" w:rsidRDefault="0078214F" w:rsidP="0078214F">
      <w:pPr>
        <w:pStyle w:val="Code"/>
        <w:rPr>
          <w:highlight w:val="white"/>
        </w:rPr>
      </w:pPr>
      <w:r w:rsidRPr="00EC76D5">
        <w:rPr>
          <w:highlight w:val="white"/>
        </w:rPr>
        <w:t xml:space="preserve">        token = &amp;string[index + 1];</w:t>
      </w:r>
    </w:p>
    <w:p w14:paraId="44072C57" w14:textId="77777777" w:rsidR="0078214F" w:rsidRPr="00EC76D5" w:rsidRDefault="0078214F" w:rsidP="0078214F">
      <w:pPr>
        <w:pStyle w:val="Code"/>
        <w:rPr>
          <w:highlight w:val="white"/>
        </w:rPr>
      </w:pPr>
      <w:r w:rsidRPr="00EC76D5">
        <w:rPr>
          <w:highlight w:val="white"/>
        </w:rPr>
        <w:t xml:space="preserve">        return string;</w:t>
      </w:r>
    </w:p>
    <w:p w14:paraId="623CE1B1" w14:textId="77777777" w:rsidR="0078214F" w:rsidRPr="00EC76D5" w:rsidRDefault="0078214F" w:rsidP="0078214F">
      <w:pPr>
        <w:pStyle w:val="Code"/>
        <w:rPr>
          <w:highlight w:val="white"/>
        </w:rPr>
      </w:pPr>
      <w:r w:rsidRPr="00EC76D5">
        <w:rPr>
          <w:highlight w:val="white"/>
        </w:rPr>
        <w:t xml:space="preserve">      }</w:t>
      </w:r>
    </w:p>
    <w:p w14:paraId="54AB2635" w14:textId="77777777" w:rsidR="0078214F" w:rsidRPr="00EC76D5" w:rsidRDefault="0078214F" w:rsidP="0078214F">
      <w:pPr>
        <w:pStyle w:val="Code"/>
        <w:rPr>
          <w:highlight w:val="white"/>
        </w:rPr>
      </w:pPr>
      <w:r w:rsidRPr="00EC76D5">
        <w:rPr>
          <w:highlight w:val="white"/>
        </w:rPr>
        <w:t xml:space="preserve">    }</w:t>
      </w:r>
    </w:p>
    <w:p w14:paraId="44E5901A" w14:textId="77777777" w:rsidR="0078214F" w:rsidRPr="00EC76D5" w:rsidRDefault="0078214F" w:rsidP="0078214F">
      <w:pPr>
        <w:pStyle w:val="Code"/>
        <w:rPr>
          <w:highlight w:val="white"/>
        </w:rPr>
      </w:pPr>
    </w:p>
    <w:p w14:paraId="35D60EE9" w14:textId="77777777" w:rsidR="0078214F" w:rsidRPr="00EC76D5" w:rsidRDefault="0078214F" w:rsidP="0078214F">
      <w:pPr>
        <w:pStyle w:val="Code"/>
        <w:rPr>
          <w:highlight w:val="white"/>
        </w:rPr>
      </w:pPr>
      <w:r w:rsidRPr="00EC76D5">
        <w:rPr>
          <w:highlight w:val="white"/>
        </w:rPr>
        <w:t xml:space="preserve">    token = &amp;string[index];</w:t>
      </w:r>
    </w:p>
    <w:p w14:paraId="7006D5D6" w14:textId="77777777" w:rsidR="0078214F" w:rsidRPr="00EC76D5" w:rsidRDefault="0078214F" w:rsidP="0078214F">
      <w:pPr>
        <w:pStyle w:val="Code"/>
        <w:rPr>
          <w:highlight w:val="white"/>
        </w:rPr>
      </w:pPr>
      <w:r w:rsidRPr="00EC76D5">
        <w:rPr>
          <w:highlight w:val="white"/>
        </w:rPr>
        <w:t xml:space="preserve">    return string;</w:t>
      </w:r>
    </w:p>
    <w:p w14:paraId="514660BC" w14:textId="77777777" w:rsidR="0078214F" w:rsidRPr="00EC76D5" w:rsidRDefault="0078214F" w:rsidP="0078214F">
      <w:pPr>
        <w:pStyle w:val="Code"/>
        <w:rPr>
          <w:highlight w:val="white"/>
        </w:rPr>
      </w:pPr>
      <w:r w:rsidRPr="00EC76D5">
        <w:rPr>
          <w:highlight w:val="white"/>
        </w:rPr>
        <w:t xml:space="preserve">  }</w:t>
      </w:r>
    </w:p>
    <w:p w14:paraId="13F9FF04" w14:textId="77777777" w:rsidR="0078214F" w:rsidRPr="00EC76D5" w:rsidRDefault="0078214F" w:rsidP="0078214F">
      <w:pPr>
        <w:pStyle w:val="Code"/>
        <w:rPr>
          <w:highlight w:val="white"/>
        </w:rPr>
      </w:pPr>
      <w:r w:rsidRPr="00EC76D5">
        <w:rPr>
          <w:highlight w:val="white"/>
        </w:rPr>
        <w:t xml:space="preserve">  else if (token == NULL) {</w:t>
      </w:r>
    </w:p>
    <w:p w14:paraId="78B8F373" w14:textId="77777777" w:rsidR="0078214F" w:rsidRPr="00EC76D5" w:rsidRDefault="0078214F" w:rsidP="0078214F">
      <w:pPr>
        <w:pStyle w:val="Code"/>
        <w:rPr>
          <w:highlight w:val="white"/>
        </w:rPr>
      </w:pPr>
      <w:r w:rsidRPr="00EC76D5">
        <w:rPr>
          <w:highlight w:val="white"/>
        </w:rPr>
        <w:t xml:space="preserve">    return NULL;</w:t>
      </w:r>
    </w:p>
    <w:p w14:paraId="6A60690D" w14:textId="77777777" w:rsidR="0078214F" w:rsidRPr="00EC76D5" w:rsidRDefault="0078214F" w:rsidP="0078214F">
      <w:pPr>
        <w:pStyle w:val="Code"/>
        <w:rPr>
          <w:highlight w:val="white"/>
        </w:rPr>
      </w:pPr>
      <w:r w:rsidRPr="00EC76D5">
        <w:rPr>
          <w:highlight w:val="white"/>
        </w:rPr>
        <w:t xml:space="preserve">  }</w:t>
      </w:r>
    </w:p>
    <w:p w14:paraId="0FAB15AE" w14:textId="77777777" w:rsidR="0078214F" w:rsidRPr="00EC76D5" w:rsidRDefault="0078214F" w:rsidP="0078214F">
      <w:pPr>
        <w:pStyle w:val="Code"/>
        <w:rPr>
          <w:highlight w:val="white"/>
        </w:rPr>
      </w:pPr>
      <w:r w:rsidRPr="00EC76D5">
        <w:rPr>
          <w:highlight w:val="white"/>
        </w:rPr>
        <w:t xml:space="preserve">  else {</w:t>
      </w:r>
    </w:p>
    <w:p w14:paraId="316B74A7" w14:textId="77777777" w:rsidR="0078214F" w:rsidRPr="00EC76D5" w:rsidRDefault="0078214F" w:rsidP="0078214F">
      <w:pPr>
        <w:pStyle w:val="Code"/>
        <w:rPr>
          <w:highlight w:val="white"/>
        </w:rPr>
      </w:pPr>
      <w:r w:rsidRPr="00EC76D5">
        <w:rPr>
          <w:highlight w:val="white"/>
        </w:rPr>
        <w:t xml:space="preserve">    if (token[0] == '\0') {</w:t>
      </w:r>
    </w:p>
    <w:p w14:paraId="0266E63D" w14:textId="77777777" w:rsidR="0078214F" w:rsidRPr="00EC76D5" w:rsidRDefault="0078214F" w:rsidP="0078214F">
      <w:pPr>
        <w:pStyle w:val="Code"/>
        <w:rPr>
          <w:highlight w:val="white"/>
        </w:rPr>
      </w:pPr>
      <w:r w:rsidRPr="00EC76D5">
        <w:rPr>
          <w:highlight w:val="white"/>
        </w:rPr>
        <w:t xml:space="preserve">      return NULL;</w:t>
      </w:r>
    </w:p>
    <w:p w14:paraId="409B7525" w14:textId="77777777" w:rsidR="0078214F" w:rsidRPr="00EC76D5" w:rsidRDefault="0078214F" w:rsidP="0078214F">
      <w:pPr>
        <w:pStyle w:val="Code"/>
        <w:rPr>
          <w:highlight w:val="white"/>
        </w:rPr>
      </w:pPr>
      <w:r w:rsidRPr="00EC76D5">
        <w:rPr>
          <w:highlight w:val="white"/>
        </w:rPr>
        <w:t xml:space="preserve">    }</w:t>
      </w:r>
    </w:p>
    <w:p w14:paraId="26E9F51F" w14:textId="77777777" w:rsidR="0078214F" w:rsidRPr="00EC76D5" w:rsidRDefault="0078214F" w:rsidP="0078214F">
      <w:pPr>
        <w:pStyle w:val="Code"/>
        <w:rPr>
          <w:highlight w:val="white"/>
        </w:rPr>
      </w:pPr>
    </w:p>
    <w:p w14:paraId="786D6739" w14:textId="77777777" w:rsidR="0078214F" w:rsidRPr="00EC76D5" w:rsidRDefault="0078214F" w:rsidP="0078214F">
      <w:pPr>
        <w:pStyle w:val="Code"/>
        <w:rPr>
          <w:highlight w:val="white"/>
        </w:rPr>
      </w:pPr>
      <w:r w:rsidRPr="00EC76D5">
        <w:rPr>
          <w:highlight w:val="white"/>
        </w:rPr>
        <w:t xml:space="preserve">    for (index = 0; token[index] != '\0'; ++index) {</w:t>
      </w:r>
    </w:p>
    <w:p w14:paraId="181DE20E" w14:textId="77777777" w:rsidR="0078214F" w:rsidRPr="00EC76D5" w:rsidRDefault="0078214F" w:rsidP="0078214F">
      <w:pPr>
        <w:pStyle w:val="Code"/>
        <w:rPr>
          <w:highlight w:val="white"/>
        </w:rPr>
      </w:pPr>
      <w:r w:rsidRPr="00EC76D5">
        <w:rPr>
          <w:highlight w:val="white"/>
        </w:rPr>
        <w:t xml:space="preserve">      if (strchr(charSet, token[index]) != NULL) {</w:t>
      </w:r>
    </w:p>
    <w:p w14:paraId="4D75FFBD" w14:textId="77777777" w:rsidR="0078214F" w:rsidRPr="00EC76D5" w:rsidRDefault="0078214F" w:rsidP="0078214F">
      <w:pPr>
        <w:pStyle w:val="Code"/>
        <w:rPr>
          <w:highlight w:val="white"/>
        </w:rPr>
      </w:pPr>
      <w:r w:rsidRPr="00EC76D5">
        <w:rPr>
          <w:highlight w:val="white"/>
        </w:rPr>
        <w:t xml:space="preserve">        char* tokenStart2 = token;</w:t>
      </w:r>
    </w:p>
    <w:p w14:paraId="42E0C888" w14:textId="77777777" w:rsidR="0078214F" w:rsidRPr="00EC76D5" w:rsidRDefault="0078214F" w:rsidP="0078214F">
      <w:pPr>
        <w:pStyle w:val="Code"/>
        <w:rPr>
          <w:highlight w:val="white"/>
        </w:rPr>
      </w:pPr>
      <w:r w:rsidRPr="00EC76D5">
        <w:rPr>
          <w:highlight w:val="white"/>
        </w:rPr>
        <w:t xml:space="preserve">        token[index] = '\0';</w:t>
      </w:r>
    </w:p>
    <w:p w14:paraId="4479DF33" w14:textId="77777777" w:rsidR="0078214F" w:rsidRPr="00EC76D5" w:rsidRDefault="0078214F" w:rsidP="0078214F">
      <w:pPr>
        <w:pStyle w:val="Code"/>
        <w:rPr>
          <w:highlight w:val="white"/>
        </w:rPr>
      </w:pPr>
      <w:r w:rsidRPr="00EC76D5">
        <w:rPr>
          <w:highlight w:val="white"/>
        </w:rPr>
        <w:t xml:space="preserve">        token = &amp;token[index + 1];</w:t>
      </w:r>
    </w:p>
    <w:p w14:paraId="1274808C" w14:textId="77777777" w:rsidR="0078214F" w:rsidRPr="00EC76D5" w:rsidRDefault="0078214F" w:rsidP="0078214F">
      <w:pPr>
        <w:pStyle w:val="Code"/>
        <w:rPr>
          <w:highlight w:val="white"/>
        </w:rPr>
      </w:pPr>
      <w:r w:rsidRPr="00EC76D5">
        <w:rPr>
          <w:highlight w:val="white"/>
        </w:rPr>
        <w:t xml:space="preserve">        return tokenStart2;</w:t>
      </w:r>
    </w:p>
    <w:p w14:paraId="1A74263F" w14:textId="77777777" w:rsidR="0078214F" w:rsidRPr="00EC76D5" w:rsidRDefault="0078214F" w:rsidP="0078214F">
      <w:pPr>
        <w:pStyle w:val="Code"/>
        <w:rPr>
          <w:highlight w:val="white"/>
        </w:rPr>
      </w:pPr>
      <w:r w:rsidRPr="00EC76D5">
        <w:rPr>
          <w:highlight w:val="white"/>
        </w:rPr>
        <w:t xml:space="preserve">      }</w:t>
      </w:r>
    </w:p>
    <w:p w14:paraId="74EBF8E1" w14:textId="77777777" w:rsidR="0078214F" w:rsidRPr="00EC76D5" w:rsidRDefault="0078214F" w:rsidP="0078214F">
      <w:pPr>
        <w:pStyle w:val="Code"/>
        <w:rPr>
          <w:highlight w:val="white"/>
        </w:rPr>
      </w:pPr>
      <w:r w:rsidRPr="00EC76D5">
        <w:rPr>
          <w:highlight w:val="white"/>
        </w:rPr>
        <w:t xml:space="preserve">    }</w:t>
      </w:r>
    </w:p>
    <w:p w14:paraId="1BB7C035" w14:textId="77777777" w:rsidR="0078214F" w:rsidRPr="00EC76D5" w:rsidRDefault="0078214F" w:rsidP="0078214F">
      <w:pPr>
        <w:pStyle w:val="Code"/>
        <w:rPr>
          <w:highlight w:val="white"/>
        </w:rPr>
      </w:pPr>
    </w:p>
    <w:p w14:paraId="73557D74" w14:textId="77777777" w:rsidR="0078214F" w:rsidRPr="00EC76D5" w:rsidRDefault="0078214F" w:rsidP="0078214F">
      <w:pPr>
        <w:pStyle w:val="Code"/>
        <w:rPr>
          <w:highlight w:val="white"/>
        </w:rPr>
      </w:pPr>
      <w:r w:rsidRPr="00EC76D5">
        <w:rPr>
          <w:highlight w:val="white"/>
        </w:rPr>
        <w:t xml:space="preserve">    tokenStart = token;</w:t>
      </w:r>
    </w:p>
    <w:p w14:paraId="31BAC0EE" w14:textId="77777777" w:rsidR="0078214F" w:rsidRPr="00EC76D5" w:rsidRDefault="0078214F" w:rsidP="0078214F">
      <w:pPr>
        <w:pStyle w:val="Code"/>
        <w:rPr>
          <w:highlight w:val="white"/>
        </w:rPr>
      </w:pPr>
      <w:r w:rsidRPr="00EC76D5">
        <w:rPr>
          <w:highlight w:val="white"/>
        </w:rPr>
        <w:t xml:space="preserve">    token = &amp;token[index];</w:t>
      </w:r>
    </w:p>
    <w:p w14:paraId="6488329D" w14:textId="77777777" w:rsidR="0078214F" w:rsidRPr="00EC76D5" w:rsidRDefault="0078214F" w:rsidP="0078214F">
      <w:pPr>
        <w:pStyle w:val="Code"/>
        <w:rPr>
          <w:highlight w:val="white"/>
        </w:rPr>
      </w:pPr>
      <w:r w:rsidRPr="00EC76D5">
        <w:rPr>
          <w:highlight w:val="white"/>
        </w:rPr>
        <w:t xml:space="preserve">    return tokenStart;</w:t>
      </w:r>
    </w:p>
    <w:p w14:paraId="580AAE2A" w14:textId="77777777" w:rsidR="0078214F" w:rsidRPr="00EC76D5" w:rsidRDefault="0078214F" w:rsidP="0078214F">
      <w:pPr>
        <w:pStyle w:val="Code"/>
        <w:rPr>
          <w:highlight w:val="white"/>
        </w:rPr>
      </w:pPr>
      <w:r w:rsidRPr="00EC76D5">
        <w:rPr>
          <w:highlight w:val="white"/>
        </w:rPr>
        <w:t xml:space="preserve">  }</w:t>
      </w:r>
    </w:p>
    <w:p w14:paraId="2CC86823" w14:textId="77777777" w:rsidR="0078214F" w:rsidRPr="00EC76D5" w:rsidRDefault="0078214F" w:rsidP="0078214F">
      <w:pPr>
        <w:pStyle w:val="Code"/>
        <w:rPr>
          <w:highlight w:val="white"/>
        </w:rPr>
      </w:pPr>
      <w:r w:rsidRPr="00EC76D5">
        <w:rPr>
          <w:highlight w:val="white"/>
        </w:rPr>
        <w:t>}</w:t>
      </w:r>
    </w:p>
    <w:p w14:paraId="1F4FC941" w14:textId="77777777" w:rsidR="0078214F" w:rsidRPr="00EC76D5" w:rsidRDefault="0078214F" w:rsidP="0078214F">
      <w:pPr>
        <w:pStyle w:val="Code"/>
        <w:rPr>
          <w:highlight w:val="white"/>
        </w:rPr>
      </w:pPr>
    </w:p>
    <w:p w14:paraId="52E8817A" w14:textId="77777777" w:rsidR="0078214F" w:rsidRPr="00EC76D5" w:rsidRDefault="0078214F" w:rsidP="0078214F">
      <w:pPr>
        <w:pStyle w:val="Code"/>
        <w:rPr>
          <w:highlight w:val="white"/>
        </w:rPr>
      </w:pPr>
      <w:r w:rsidRPr="00EC76D5">
        <w:rPr>
          <w:highlight w:val="white"/>
        </w:rPr>
        <w:t>void* memcpy(void* target, const void* source, size_t size) {</w:t>
      </w:r>
    </w:p>
    <w:p w14:paraId="3CBC0E5F" w14:textId="77777777" w:rsidR="0078214F" w:rsidRPr="00EC76D5" w:rsidRDefault="0078214F" w:rsidP="0078214F">
      <w:pPr>
        <w:pStyle w:val="Code"/>
        <w:rPr>
          <w:highlight w:val="white"/>
        </w:rPr>
      </w:pPr>
      <w:r w:rsidRPr="00EC76D5">
        <w:rPr>
          <w:highlight w:val="white"/>
        </w:rPr>
        <w:t xml:space="preserve">  char* charTarget = (char*) target;</w:t>
      </w:r>
    </w:p>
    <w:p w14:paraId="15801F51" w14:textId="77777777" w:rsidR="0078214F" w:rsidRPr="00EC76D5" w:rsidRDefault="0078214F" w:rsidP="0078214F">
      <w:pPr>
        <w:pStyle w:val="Code"/>
        <w:rPr>
          <w:highlight w:val="white"/>
        </w:rPr>
      </w:pPr>
      <w:r w:rsidRPr="00EC76D5">
        <w:rPr>
          <w:highlight w:val="white"/>
        </w:rPr>
        <w:t xml:space="preserve">  const char* charSource = (const char*) source;</w:t>
      </w:r>
    </w:p>
    <w:p w14:paraId="6F3E20DE" w14:textId="77777777" w:rsidR="0078214F" w:rsidRPr="00EC76D5" w:rsidRDefault="0078214F" w:rsidP="0078214F">
      <w:pPr>
        <w:pStyle w:val="Code"/>
        <w:rPr>
          <w:highlight w:val="white"/>
        </w:rPr>
      </w:pPr>
    </w:p>
    <w:p w14:paraId="3D7FD890" w14:textId="77777777" w:rsidR="0078214F" w:rsidRPr="00EC76D5" w:rsidRDefault="0078214F" w:rsidP="0078214F">
      <w:pPr>
        <w:pStyle w:val="Code"/>
        <w:rPr>
          <w:highlight w:val="white"/>
        </w:rPr>
      </w:pPr>
      <w:r w:rsidRPr="00EC76D5">
        <w:rPr>
          <w:highlight w:val="white"/>
        </w:rPr>
        <w:t xml:space="preserve">  size_t index;</w:t>
      </w:r>
    </w:p>
    <w:p w14:paraId="6CA3E626" w14:textId="77777777" w:rsidR="0078214F" w:rsidRPr="00EC76D5" w:rsidRDefault="0078214F" w:rsidP="0078214F">
      <w:pPr>
        <w:pStyle w:val="Code"/>
        <w:rPr>
          <w:highlight w:val="white"/>
        </w:rPr>
      </w:pPr>
      <w:r w:rsidRPr="00EC76D5">
        <w:rPr>
          <w:highlight w:val="white"/>
        </w:rPr>
        <w:t xml:space="preserve">  for (index = 0; index &lt; size; ++index) {</w:t>
      </w:r>
    </w:p>
    <w:p w14:paraId="66C137D6" w14:textId="77777777" w:rsidR="0078214F" w:rsidRPr="00EC76D5" w:rsidRDefault="0078214F" w:rsidP="0078214F">
      <w:pPr>
        <w:pStyle w:val="Code"/>
        <w:rPr>
          <w:highlight w:val="white"/>
        </w:rPr>
      </w:pPr>
      <w:r w:rsidRPr="00EC76D5">
        <w:rPr>
          <w:highlight w:val="white"/>
        </w:rPr>
        <w:t xml:space="preserve">    charTarget[index] = charSource[index];</w:t>
      </w:r>
    </w:p>
    <w:p w14:paraId="1D880CA6" w14:textId="77777777" w:rsidR="0078214F" w:rsidRPr="00EC76D5" w:rsidRDefault="0078214F" w:rsidP="0078214F">
      <w:pPr>
        <w:pStyle w:val="Code"/>
        <w:rPr>
          <w:highlight w:val="white"/>
        </w:rPr>
      </w:pPr>
      <w:r w:rsidRPr="00EC76D5">
        <w:rPr>
          <w:highlight w:val="white"/>
        </w:rPr>
        <w:t xml:space="preserve">  }</w:t>
      </w:r>
    </w:p>
    <w:p w14:paraId="0759F21B" w14:textId="77777777" w:rsidR="0078214F" w:rsidRPr="00EC76D5" w:rsidRDefault="0078214F" w:rsidP="0078214F">
      <w:pPr>
        <w:pStyle w:val="Code"/>
        <w:rPr>
          <w:highlight w:val="white"/>
        </w:rPr>
      </w:pPr>
    </w:p>
    <w:p w14:paraId="20A9B952" w14:textId="77777777" w:rsidR="0078214F" w:rsidRPr="00EC76D5" w:rsidRDefault="0078214F" w:rsidP="0078214F">
      <w:pPr>
        <w:pStyle w:val="Code"/>
        <w:rPr>
          <w:highlight w:val="white"/>
        </w:rPr>
      </w:pPr>
      <w:r w:rsidRPr="00EC76D5">
        <w:rPr>
          <w:highlight w:val="white"/>
        </w:rPr>
        <w:t xml:space="preserve">  return (void*) target;</w:t>
      </w:r>
    </w:p>
    <w:p w14:paraId="2A374B84" w14:textId="77777777" w:rsidR="0078214F" w:rsidRPr="00EC76D5" w:rsidRDefault="0078214F" w:rsidP="0078214F">
      <w:pPr>
        <w:pStyle w:val="Code"/>
        <w:rPr>
          <w:highlight w:val="white"/>
        </w:rPr>
      </w:pPr>
      <w:r w:rsidRPr="00EC76D5">
        <w:rPr>
          <w:highlight w:val="white"/>
        </w:rPr>
        <w:t>}</w:t>
      </w:r>
    </w:p>
    <w:p w14:paraId="2658E0CB" w14:textId="77777777" w:rsidR="0078214F" w:rsidRPr="00EC76D5" w:rsidRDefault="0078214F" w:rsidP="0078214F">
      <w:pPr>
        <w:pStyle w:val="Code"/>
        <w:rPr>
          <w:highlight w:val="white"/>
        </w:rPr>
      </w:pPr>
    </w:p>
    <w:p w14:paraId="3AB49D6B" w14:textId="77777777" w:rsidR="0078214F" w:rsidRPr="00EC76D5" w:rsidRDefault="0078214F" w:rsidP="0078214F">
      <w:pPr>
        <w:pStyle w:val="Code"/>
        <w:rPr>
          <w:highlight w:val="white"/>
        </w:rPr>
      </w:pPr>
      <w:r w:rsidRPr="00EC76D5">
        <w:rPr>
          <w:highlight w:val="white"/>
        </w:rPr>
        <w:t>void* memmove(void* target, const void* source, size_t size) {</w:t>
      </w:r>
    </w:p>
    <w:p w14:paraId="3E07EB43" w14:textId="77777777" w:rsidR="0078214F" w:rsidRPr="00EC76D5" w:rsidRDefault="0078214F" w:rsidP="0078214F">
      <w:pPr>
        <w:pStyle w:val="Code"/>
        <w:rPr>
          <w:highlight w:val="white"/>
        </w:rPr>
      </w:pPr>
      <w:r w:rsidRPr="00EC76D5">
        <w:rPr>
          <w:highlight w:val="white"/>
        </w:rPr>
        <w:t xml:space="preserve">  char* charTarget = (char*) target;</w:t>
      </w:r>
    </w:p>
    <w:p w14:paraId="50D93790" w14:textId="77777777" w:rsidR="0078214F" w:rsidRPr="00EC76D5" w:rsidRDefault="0078214F" w:rsidP="0078214F">
      <w:pPr>
        <w:pStyle w:val="Code"/>
        <w:rPr>
          <w:highlight w:val="white"/>
        </w:rPr>
      </w:pPr>
      <w:r w:rsidRPr="00EC76D5">
        <w:rPr>
          <w:highlight w:val="white"/>
        </w:rPr>
        <w:t xml:space="preserve">  const char* charSource = (const char*) source;</w:t>
      </w:r>
    </w:p>
    <w:p w14:paraId="3835816E" w14:textId="77777777" w:rsidR="0078214F" w:rsidRPr="00EC76D5" w:rsidRDefault="0078214F" w:rsidP="0078214F">
      <w:pPr>
        <w:pStyle w:val="Code"/>
        <w:rPr>
          <w:highlight w:val="white"/>
        </w:rPr>
      </w:pPr>
    </w:p>
    <w:p w14:paraId="77B324EF" w14:textId="77777777" w:rsidR="0078214F" w:rsidRPr="00EC76D5" w:rsidRDefault="0078214F" w:rsidP="0078214F">
      <w:pPr>
        <w:pStyle w:val="Code"/>
        <w:rPr>
          <w:highlight w:val="white"/>
        </w:rPr>
      </w:pPr>
      <w:r w:rsidRPr="00EC76D5">
        <w:rPr>
          <w:highlight w:val="white"/>
        </w:rPr>
        <w:t xml:space="preserve">  size_t index;</w:t>
      </w:r>
    </w:p>
    <w:p w14:paraId="2E9CEC12" w14:textId="77777777" w:rsidR="0078214F" w:rsidRPr="00EC76D5" w:rsidRDefault="0078214F" w:rsidP="0078214F">
      <w:pPr>
        <w:pStyle w:val="Code"/>
        <w:rPr>
          <w:highlight w:val="white"/>
        </w:rPr>
      </w:pPr>
      <w:r w:rsidRPr="00EC76D5">
        <w:rPr>
          <w:highlight w:val="white"/>
        </w:rPr>
        <w:t xml:space="preserve">  if (source &lt; target) {</w:t>
      </w:r>
    </w:p>
    <w:p w14:paraId="55194322" w14:textId="77777777" w:rsidR="0078214F" w:rsidRPr="00EC76D5" w:rsidRDefault="0078214F" w:rsidP="0078214F">
      <w:pPr>
        <w:pStyle w:val="Code"/>
        <w:rPr>
          <w:highlight w:val="white"/>
        </w:rPr>
      </w:pPr>
      <w:r w:rsidRPr="00EC76D5">
        <w:rPr>
          <w:highlight w:val="white"/>
        </w:rPr>
        <w:t xml:space="preserve">    for (index = (size - 1); index &gt;= 0; --index) {</w:t>
      </w:r>
    </w:p>
    <w:p w14:paraId="45314BF7" w14:textId="77777777" w:rsidR="0078214F" w:rsidRPr="00EC76D5" w:rsidRDefault="0078214F" w:rsidP="0078214F">
      <w:pPr>
        <w:pStyle w:val="Code"/>
        <w:rPr>
          <w:highlight w:val="white"/>
        </w:rPr>
      </w:pPr>
      <w:r w:rsidRPr="00EC76D5">
        <w:rPr>
          <w:highlight w:val="white"/>
        </w:rPr>
        <w:t xml:space="preserve">      charTarget[index] = charSource[index];</w:t>
      </w:r>
    </w:p>
    <w:p w14:paraId="0F3C09B1" w14:textId="77777777" w:rsidR="0078214F" w:rsidRPr="00EC76D5" w:rsidRDefault="0078214F" w:rsidP="0078214F">
      <w:pPr>
        <w:pStyle w:val="Code"/>
        <w:rPr>
          <w:highlight w:val="white"/>
        </w:rPr>
      </w:pPr>
      <w:r w:rsidRPr="00EC76D5">
        <w:rPr>
          <w:highlight w:val="white"/>
        </w:rPr>
        <w:lastRenderedPageBreak/>
        <w:t xml:space="preserve">    }</w:t>
      </w:r>
    </w:p>
    <w:p w14:paraId="0D4C7F4E" w14:textId="77777777" w:rsidR="0078214F" w:rsidRPr="00EC76D5" w:rsidRDefault="0078214F" w:rsidP="0078214F">
      <w:pPr>
        <w:pStyle w:val="Code"/>
        <w:rPr>
          <w:highlight w:val="white"/>
        </w:rPr>
      </w:pPr>
      <w:r w:rsidRPr="00EC76D5">
        <w:rPr>
          <w:highlight w:val="white"/>
        </w:rPr>
        <w:t xml:space="preserve">  }</w:t>
      </w:r>
    </w:p>
    <w:p w14:paraId="4ABC890F" w14:textId="77777777" w:rsidR="0078214F" w:rsidRPr="00EC76D5" w:rsidRDefault="0078214F" w:rsidP="0078214F">
      <w:pPr>
        <w:pStyle w:val="Code"/>
        <w:rPr>
          <w:highlight w:val="white"/>
        </w:rPr>
      </w:pPr>
      <w:r w:rsidRPr="00EC76D5">
        <w:rPr>
          <w:highlight w:val="white"/>
        </w:rPr>
        <w:t xml:space="preserve">  else {</w:t>
      </w:r>
    </w:p>
    <w:p w14:paraId="3DE2E75B" w14:textId="77777777" w:rsidR="0078214F" w:rsidRPr="00EC76D5" w:rsidRDefault="0078214F" w:rsidP="0078214F">
      <w:pPr>
        <w:pStyle w:val="Code"/>
        <w:rPr>
          <w:highlight w:val="white"/>
        </w:rPr>
      </w:pPr>
      <w:r w:rsidRPr="00EC76D5">
        <w:rPr>
          <w:highlight w:val="white"/>
        </w:rPr>
        <w:t xml:space="preserve">    for (index = 0; index &lt; size; ++index) {</w:t>
      </w:r>
    </w:p>
    <w:p w14:paraId="44D25EE8" w14:textId="77777777" w:rsidR="0078214F" w:rsidRPr="00EC76D5" w:rsidRDefault="0078214F" w:rsidP="0078214F">
      <w:pPr>
        <w:pStyle w:val="Code"/>
        <w:rPr>
          <w:highlight w:val="white"/>
        </w:rPr>
      </w:pPr>
      <w:r w:rsidRPr="00EC76D5">
        <w:rPr>
          <w:highlight w:val="white"/>
        </w:rPr>
        <w:t xml:space="preserve">      charTarget[index] = charSource[index];</w:t>
      </w:r>
    </w:p>
    <w:p w14:paraId="558FC3BF" w14:textId="77777777" w:rsidR="0078214F" w:rsidRPr="00EC76D5" w:rsidRDefault="0078214F" w:rsidP="0078214F">
      <w:pPr>
        <w:pStyle w:val="Code"/>
        <w:rPr>
          <w:highlight w:val="white"/>
        </w:rPr>
      </w:pPr>
      <w:r w:rsidRPr="00EC76D5">
        <w:rPr>
          <w:highlight w:val="white"/>
        </w:rPr>
        <w:t xml:space="preserve">    }</w:t>
      </w:r>
    </w:p>
    <w:p w14:paraId="07554B95" w14:textId="77777777" w:rsidR="0078214F" w:rsidRPr="00EC76D5" w:rsidRDefault="0078214F" w:rsidP="0078214F">
      <w:pPr>
        <w:pStyle w:val="Code"/>
        <w:rPr>
          <w:highlight w:val="white"/>
        </w:rPr>
      </w:pPr>
      <w:r w:rsidRPr="00EC76D5">
        <w:rPr>
          <w:highlight w:val="white"/>
        </w:rPr>
        <w:t xml:space="preserve">  }</w:t>
      </w:r>
    </w:p>
    <w:p w14:paraId="6E415AC2" w14:textId="77777777" w:rsidR="0078214F" w:rsidRPr="00EC76D5" w:rsidRDefault="0078214F" w:rsidP="0078214F">
      <w:pPr>
        <w:pStyle w:val="Code"/>
        <w:rPr>
          <w:highlight w:val="white"/>
        </w:rPr>
      </w:pPr>
    </w:p>
    <w:p w14:paraId="5C43B731" w14:textId="77777777" w:rsidR="0078214F" w:rsidRPr="00EC76D5" w:rsidRDefault="0078214F" w:rsidP="0078214F">
      <w:pPr>
        <w:pStyle w:val="Code"/>
        <w:rPr>
          <w:highlight w:val="white"/>
        </w:rPr>
      </w:pPr>
      <w:r w:rsidRPr="00EC76D5">
        <w:rPr>
          <w:highlight w:val="white"/>
        </w:rPr>
        <w:t xml:space="preserve">  return (void*) target;</w:t>
      </w:r>
    </w:p>
    <w:p w14:paraId="2CD7B03D" w14:textId="77777777" w:rsidR="0078214F" w:rsidRPr="00EC76D5" w:rsidRDefault="0078214F" w:rsidP="0078214F">
      <w:pPr>
        <w:pStyle w:val="Code"/>
        <w:rPr>
          <w:highlight w:val="white"/>
        </w:rPr>
      </w:pPr>
      <w:r w:rsidRPr="00EC76D5">
        <w:rPr>
          <w:highlight w:val="white"/>
        </w:rPr>
        <w:t>}</w:t>
      </w:r>
    </w:p>
    <w:p w14:paraId="6990DB0A" w14:textId="77777777" w:rsidR="0078214F" w:rsidRPr="00EC76D5" w:rsidRDefault="0078214F" w:rsidP="0078214F">
      <w:pPr>
        <w:pStyle w:val="Code"/>
        <w:rPr>
          <w:highlight w:val="white"/>
        </w:rPr>
      </w:pPr>
    </w:p>
    <w:p w14:paraId="75300863" w14:textId="77777777" w:rsidR="0078214F" w:rsidRPr="00EC76D5" w:rsidRDefault="0078214F" w:rsidP="0078214F">
      <w:pPr>
        <w:pStyle w:val="Code"/>
        <w:rPr>
          <w:highlight w:val="white"/>
        </w:rPr>
      </w:pPr>
      <w:r w:rsidRPr="00EC76D5">
        <w:rPr>
          <w:highlight w:val="white"/>
        </w:rPr>
        <w:t>int memcmp(const void* left, const void* right, size_t size) {</w:t>
      </w:r>
    </w:p>
    <w:p w14:paraId="4EBEC489" w14:textId="77777777" w:rsidR="0078214F" w:rsidRPr="00EC76D5" w:rsidRDefault="0078214F" w:rsidP="0078214F">
      <w:pPr>
        <w:pStyle w:val="Code"/>
        <w:rPr>
          <w:highlight w:val="white"/>
        </w:rPr>
      </w:pPr>
      <w:r w:rsidRPr="00EC76D5">
        <w:rPr>
          <w:highlight w:val="white"/>
        </w:rPr>
        <w:t xml:space="preserve">  const char* charLeft = (const char*) left;</w:t>
      </w:r>
    </w:p>
    <w:p w14:paraId="07869E4E" w14:textId="77777777" w:rsidR="0078214F" w:rsidRPr="00EC76D5" w:rsidRDefault="0078214F" w:rsidP="0078214F">
      <w:pPr>
        <w:pStyle w:val="Code"/>
        <w:rPr>
          <w:highlight w:val="white"/>
        </w:rPr>
      </w:pPr>
      <w:r w:rsidRPr="00EC76D5">
        <w:rPr>
          <w:highlight w:val="white"/>
        </w:rPr>
        <w:t xml:space="preserve">  const char* charRight = (const char*) right;</w:t>
      </w:r>
    </w:p>
    <w:p w14:paraId="5273C457" w14:textId="77777777" w:rsidR="0078214F" w:rsidRPr="00EC76D5" w:rsidRDefault="0078214F" w:rsidP="0078214F">
      <w:pPr>
        <w:pStyle w:val="Code"/>
        <w:rPr>
          <w:highlight w:val="white"/>
        </w:rPr>
      </w:pPr>
    </w:p>
    <w:p w14:paraId="3E402BAD" w14:textId="77777777" w:rsidR="0078214F" w:rsidRPr="00EC76D5" w:rsidRDefault="0078214F" w:rsidP="0078214F">
      <w:pPr>
        <w:pStyle w:val="Code"/>
        <w:rPr>
          <w:highlight w:val="white"/>
        </w:rPr>
      </w:pPr>
      <w:r w:rsidRPr="00EC76D5">
        <w:rPr>
          <w:highlight w:val="white"/>
        </w:rPr>
        <w:t xml:space="preserve">  size_t index;</w:t>
      </w:r>
    </w:p>
    <w:p w14:paraId="3ED85F2B" w14:textId="77777777" w:rsidR="0078214F" w:rsidRPr="00EC76D5" w:rsidRDefault="0078214F" w:rsidP="0078214F">
      <w:pPr>
        <w:pStyle w:val="Code"/>
        <w:rPr>
          <w:highlight w:val="white"/>
        </w:rPr>
      </w:pPr>
      <w:r w:rsidRPr="00EC76D5">
        <w:rPr>
          <w:highlight w:val="white"/>
        </w:rPr>
        <w:t xml:space="preserve">  for (index = 0; index &lt; size; ++index) {</w:t>
      </w:r>
    </w:p>
    <w:p w14:paraId="0DC7CDDD" w14:textId="77777777" w:rsidR="0078214F" w:rsidRPr="00EC76D5" w:rsidRDefault="0078214F" w:rsidP="0078214F">
      <w:pPr>
        <w:pStyle w:val="Code"/>
        <w:rPr>
          <w:highlight w:val="white"/>
        </w:rPr>
      </w:pPr>
      <w:r w:rsidRPr="00EC76D5">
        <w:rPr>
          <w:highlight w:val="white"/>
        </w:rPr>
        <w:t xml:space="preserve">    if (charLeft[index] &lt; charRight[index]) {</w:t>
      </w:r>
    </w:p>
    <w:p w14:paraId="45315793" w14:textId="77777777" w:rsidR="0078214F" w:rsidRPr="00EC76D5" w:rsidRDefault="0078214F" w:rsidP="0078214F">
      <w:pPr>
        <w:pStyle w:val="Code"/>
        <w:rPr>
          <w:highlight w:val="white"/>
        </w:rPr>
      </w:pPr>
      <w:r w:rsidRPr="00EC76D5">
        <w:rPr>
          <w:highlight w:val="white"/>
        </w:rPr>
        <w:t xml:space="preserve">      return -1;</w:t>
      </w:r>
    </w:p>
    <w:p w14:paraId="10F97666" w14:textId="77777777" w:rsidR="0078214F" w:rsidRPr="00EC76D5" w:rsidRDefault="0078214F" w:rsidP="0078214F">
      <w:pPr>
        <w:pStyle w:val="Code"/>
        <w:rPr>
          <w:highlight w:val="white"/>
        </w:rPr>
      </w:pPr>
      <w:r w:rsidRPr="00EC76D5">
        <w:rPr>
          <w:highlight w:val="white"/>
        </w:rPr>
        <w:t xml:space="preserve">    }</w:t>
      </w:r>
    </w:p>
    <w:p w14:paraId="4D3FF248" w14:textId="77777777" w:rsidR="0078214F" w:rsidRPr="00EC76D5" w:rsidRDefault="0078214F" w:rsidP="0078214F">
      <w:pPr>
        <w:pStyle w:val="Code"/>
        <w:rPr>
          <w:highlight w:val="white"/>
        </w:rPr>
      </w:pPr>
      <w:r w:rsidRPr="00EC76D5">
        <w:rPr>
          <w:highlight w:val="white"/>
        </w:rPr>
        <w:t xml:space="preserve">    else if (charLeft[index] &gt; charRight[index]) {</w:t>
      </w:r>
    </w:p>
    <w:p w14:paraId="293E9C15" w14:textId="77777777" w:rsidR="0078214F" w:rsidRPr="00EC76D5" w:rsidRDefault="0078214F" w:rsidP="0078214F">
      <w:pPr>
        <w:pStyle w:val="Code"/>
        <w:rPr>
          <w:highlight w:val="white"/>
        </w:rPr>
      </w:pPr>
      <w:r w:rsidRPr="00EC76D5">
        <w:rPr>
          <w:highlight w:val="white"/>
        </w:rPr>
        <w:t xml:space="preserve">      return 1;</w:t>
      </w:r>
    </w:p>
    <w:p w14:paraId="61F6A8FE" w14:textId="77777777" w:rsidR="0078214F" w:rsidRPr="00EC76D5" w:rsidRDefault="0078214F" w:rsidP="0078214F">
      <w:pPr>
        <w:pStyle w:val="Code"/>
        <w:rPr>
          <w:highlight w:val="white"/>
        </w:rPr>
      </w:pPr>
      <w:r w:rsidRPr="00EC76D5">
        <w:rPr>
          <w:highlight w:val="white"/>
        </w:rPr>
        <w:t xml:space="preserve">    }    </w:t>
      </w:r>
    </w:p>
    <w:p w14:paraId="4EBE1088" w14:textId="77777777" w:rsidR="0078214F" w:rsidRPr="00EC76D5" w:rsidRDefault="0078214F" w:rsidP="0078214F">
      <w:pPr>
        <w:pStyle w:val="Code"/>
        <w:rPr>
          <w:highlight w:val="white"/>
        </w:rPr>
      </w:pPr>
      <w:r w:rsidRPr="00EC76D5">
        <w:rPr>
          <w:highlight w:val="white"/>
        </w:rPr>
        <w:t xml:space="preserve">  }</w:t>
      </w:r>
    </w:p>
    <w:p w14:paraId="6C8D1FB3" w14:textId="77777777" w:rsidR="0078214F" w:rsidRPr="00EC76D5" w:rsidRDefault="0078214F" w:rsidP="0078214F">
      <w:pPr>
        <w:pStyle w:val="Code"/>
        <w:rPr>
          <w:highlight w:val="white"/>
        </w:rPr>
      </w:pPr>
    </w:p>
    <w:p w14:paraId="7D05FE40" w14:textId="77777777" w:rsidR="0078214F" w:rsidRPr="00EC76D5" w:rsidRDefault="0078214F" w:rsidP="0078214F">
      <w:pPr>
        <w:pStyle w:val="Code"/>
        <w:rPr>
          <w:highlight w:val="white"/>
        </w:rPr>
      </w:pPr>
      <w:r w:rsidRPr="00EC76D5">
        <w:rPr>
          <w:highlight w:val="white"/>
        </w:rPr>
        <w:t xml:space="preserve">  return 0;</w:t>
      </w:r>
    </w:p>
    <w:p w14:paraId="69F7D090" w14:textId="77777777" w:rsidR="0078214F" w:rsidRPr="00EC76D5" w:rsidRDefault="0078214F" w:rsidP="0078214F">
      <w:pPr>
        <w:pStyle w:val="Code"/>
        <w:rPr>
          <w:highlight w:val="white"/>
        </w:rPr>
      </w:pPr>
      <w:r w:rsidRPr="00EC76D5">
        <w:rPr>
          <w:highlight w:val="white"/>
        </w:rPr>
        <w:t>}</w:t>
      </w:r>
    </w:p>
    <w:p w14:paraId="63091321" w14:textId="77777777" w:rsidR="0078214F" w:rsidRPr="00EC76D5" w:rsidRDefault="0078214F" w:rsidP="0078214F">
      <w:pPr>
        <w:pStyle w:val="Code"/>
        <w:rPr>
          <w:highlight w:val="white"/>
        </w:rPr>
      </w:pPr>
    </w:p>
    <w:p w14:paraId="6E2FCBA0" w14:textId="77777777" w:rsidR="0078214F" w:rsidRPr="00EC76D5" w:rsidRDefault="0078214F" w:rsidP="0078214F">
      <w:pPr>
        <w:pStyle w:val="Code"/>
        <w:rPr>
          <w:highlight w:val="white"/>
        </w:rPr>
      </w:pPr>
      <w:r w:rsidRPr="00EC76D5">
        <w:rPr>
          <w:highlight w:val="white"/>
        </w:rPr>
        <w:t>void* memchr(const void* block, int i, size_t size) {</w:t>
      </w:r>
    </w:p>
    <w:p w14:paraId="3AA3B5E2" w14:textId="77777777" w:rsidR="0078214F" w:rsidRPr="00EC76D5" w:rsidRDefault="0078214F" w:rsidP="0078214F">
      <w:pPr>
        <w:pStyle w:val="Code"/>
        <w:rPr>
          <w:highlight w:val="white"/>
        </w:rPr>
      </w:pPr>
      <w:r w:rsidRPr="00EC76D5">
        <w:rPr>
          <w:highlight w:val="white"/>
        </w:rPr>
        <w:t xml:space="preserve">  size_t index;</w:t>
      </w:r>
    </w:p>
    <w:p w14:paraId="35856336" w14:textId="77777777" w:rsidR="0078214F" w:rsidRPr="00EC76D5" w:rsidRDefault="0078214F" w:rsidP="0078214F">
      <w:pPr>
        <w:pStyle w:val="Code"/>
        <w:rPr>
          <w:highlight w:val="white"/>
        </w:rPr>
      </w:pPr>
      <w:r w:rsidRPr="00EC76D5">
        <w:rPr>
          <w:highlight w:val="white"/>
        </w:rPr>
        <w:t xml:space="preserve">  char* charBlock = (char*) block;</w:t>
      </w:r>
    </w:p>
    <w:p w14:paraId="593BECBA" w14:textId="77777777" w:rsidR="0078214F" w:rsidRPr="00EC76D5" w:rsidRDefault="0078214F" w:rsidP="0078214F">
      <w:pPr>
        <w:pStyle w:val="Code"/>
        <w:rPr>
          <w:highlight w:val="white"/>
        </w:rPr>
      </w:pPr>
      <w:r w:rsidRPr="00EC76D5">
        <w:rPr>
          <w:highlight w:val="white"/>
        </w:rPr>
        <w:t xml:space="preserve">  char c = (char) i;</w:t>
      </w:r>
    </w:p>
    <w:p w14:paraId="6AF57ACD" w14:textId="77777777" w:rsidR="0078214F" w:rsidRPr="00EC76D5" w:rsidRDefault="0078214F" w:rsidP="0078214F">
      <w:pPr>
        <w:pStyle w:val="Code"/>
        <w:rPr>
          <w:highlight w:val="white"/>
        </w:rPr>
      </w:pPr>
    </w:p>
    <w:p w14:paraId="66750581" w14:textId="77777777" w:rsidR="0078214F" w:rsidRPr="00EC76D5" w:rsidRDefault="0078214F" w:rsidP="0078214F">
      <w:pPr>
        <w:pStyle w:val="Code"/>
        <w:rPr>
          <w:highlight w:val="white"/>
        </w:rPr>
      </w:pPr>
      <w:r w:rsidRPr="00EC76D5">
        <w:rPr>
          <w:highlight w:val="white"/>
        </w:rPr>
        <w:t xml:space="preserve">  for (index = 0; index &lt; size; ++index) {</w:t>
      </w:r>
    </w:p>
    <w:p w14:paraId="32610998" w14:textId="77777777" w:rsidR="0078214F" w:rsidRPr="00EC76D5" w:rsidRDefault="0078214F" w:rsidP="0078214F">
      <w:pPr>
        <w:pStyle w:val="Code"/>
        <w:rPr>
          <w:highlight w:val="white"/>
        </w:rPr>
      </w:pPr>
      <w:r w:rsidRPr="00EC76D5">
        <w:rPr>
          <w:highlight w:val="white"/>
        </w:rPr>
        <w:t xml:space="preserve">    if (charBlock[index] == c) {</w:t>
      </w:r>
    </w:p>
    <w:p w14:paraId="4FB9DCFE" w14:textId="77777777" w:rsidR="0078214F" w:rsidRPr="00EC76D5" w:rsidRDefault="0078214F" w:rsidP="0078214F">
      <w:pPr>
        <w:pStyle w:val="Code"/>
        <w:rPr>
          <w:highlight w:val="white"/>
        </w:rPr>
      </w:pPr>
      <w:r w:rsidRPr="00EC76D5">
        <w:rPr>
          <w:highlight w:val="white"/>
        </w:rPr>
        <w:t xml:space="preserve">      return (void*) &amp;charBlock[index];</w:t>
      </w:r>
    </w:p>
    <w:p w14:paraId="285FCEC5" w14:textId="77777777" w:rsidR="0078214F" w:rsidRPr="00EC76D5" w:rsidRDefault="0078214F" w:rsidP="0078214F">
      <w:pPr>
        <w:pStyle w:val="Code"/>
        <w:rPr>
          <w:highlight w:val="white"/>
        </w:rPr>
      </w:pPr>
      <w:r w:rsidRPr="00EC76D5">
        <w:rPr>
          <w:highlight w:val="white"/>
        </w:rPr>
        <w:t xml:space="preserve">    }</w:t>
      </w:r>
    </w:p>
    <w:p w14:paraId="7E8C34E1" w14:textId="77777777" w:rsidR="0078214F" w:rsidRPr="00EC76D5" w:rsidRDefault="0078214F" w:rsidP="0078214F">
      <w:pPr>
        <w:pStyle w:val="Code"/>
        <w:rPr>
          <w:highlight w:val="white"/>
        </w:rPr>
      </w:pPr>
      <w:r w:rsidRPr="00EC76D5">
        <w:rPr>
          <w:highlight w:val="white"/>
        </w:rPr>
        <w:t xml:space="preserve">  }</w:t>
      </w:r>
    </w:p>
    <w:p w14:paraId="63D5895B" w14:textId="77777777" w:rsidR="0078214F" w:rsidRPr="00EC76D5" w:rsidRDefault="0078214F" w:rsidP="0078214F">
      <w:pPr>
        <w:pStyle w:val="Code"/>
        <w:rPr>
          <w:highlight w:val="white"/>
        </w:rPr>
      </w:pPr>
    </w:p>
    <w:p w14:paraId="12035E60" w14:textId="77777777" w:rsidR="0078214F" w:rsidRPr="00EC76D5" w:rsidRDefault="0078214F" w:rsidP="0078214F">
      <w:pPr>
        <w:pStyle w:val="Code"/>
        <w:rPr>
          <w:highlight w:val="white"/>
        </w:rPr>
      </w:pPr>
      <w:r w:rsidRPr="00EC76D5">
        <w:rPr>
          <w:highlight w:val="white"/>
        </w:rPr>
        <w:t xml:space="preserve">  return NULL;</w:t>
      </w:r>
    </w:p>
    <w:p w14:paraId="26483516" w14:textId="77777777" w:rsidR="0078214F" w:rsidRPr="00EC76D5" w:rsidRDefault="0078214F" w:rsidP="0078214F">
      <w:pPr>
        <w:pStyle w:val="Code"/>
        <w:rPr>
          <w:highlight w:val="white"/>
        </w:rPr>
      </w:pPr>
      <w:r w:rsidRPr="00EC76D5">
        <w:rPr>
          <w:highlight w:val="white"/>
        </w:rPr>
        <w:t>}</w:t>
      </w:r>
    </w:p>
    <w:p w14:paraId="3B2946EA" w14:textId="77777777" w:rsidR="0078214F" w:rsidRPr="00EC76D5" w:rsidRDefault="0078214F" w:rsidP="0078214F">
      <w:pPr>
        <w:pStyle w:val="Code"/>
        <w:rPr>
          <w:highlight w:val="white"/>
        </w:rPr>
      </w:pPr>
    </w:p>
    <w:p w14:paraId="39924225" w14:textId="77777777" w:rsidR="0078214F" w:rsidRPr="00EC76D5" w:rsidRDefault="0078214F" w:rsidP="0078214F">
      <w:pPr>
        <w:pStyle w:val="Code"/>
        <w:rPr>
          <w:highlight w:val="white"/>
        </w:rPr>
      </w:pPr>
      <w:r w:rsidRPr="00EC76D5">
        <w:rPr>
          <w:highlight w:val="white"/>
        </w:rPr>
        <w:t>void* memset(void* block, int i, size_t size) {</w:t>
      </w:r>
    </w:p>
    <w:p w14:paraId="3B0055B1" w14:textId="77777777" w:rsidR="0078214F" w:rsidRPr="00EC76D5" w:rsidRDefault="0078214F" w:rsidP="0078214F">
      <w:pPr>
        <w:pStyle w:val="Code"/>
        <w:rPr>
          <w:highlight w:val="white"/>
        </w:rPr>
      </w:pPr>
      <w:r w:rsidRPr="00EC76D5">
        <w:rPr>
          <w:highlight w:val="white"/>
        </w:rPr>
        <w:t xml:space="preserve">  char* charBlock = (char*) block;</w:t>
      </w:r>
    </w:p>
    <w:p w14:paraId="16E42F62" w14:textId="77777777" w:rsidR="0078214F" w:rsidRPr="00EC76D5" w:rsidRDefault="0078214F" w:rsidP="0078214F">
      <w:pPr>
        <w:pStyle w:val="Code"/>
        <w:rPr>
          <w:highlight w:val="white"/>
        </w:rPr>
      </w:pPr>
      <w:r w:rsidRPr="00EC76D5">
        <w:rPr>
          <w:highlight w:val="white"/>
        </w:rPr>
        <w:t xml:space="preserve">  char c = (char) i;</w:t>
      </w:r>
    </w:p>
    <w:p w14:paraId="4AFA9266" w14:textId="77777777" w:rsidR="0078214F" w:rsidRPr="00EC76D5" w:rsidRDefault="0078214F" w:rsidP="0078214F">
      <w:pPr>
        <w:pStyle w:val="Code"/>
        <w:rPr>
          <w:highlight w:val="white"/>
        </w:rPr>
      </w:pPr>
    </w:p>
    <w:p w14:paraId="09CF3E0E" w14:textId="77777777" w:rsidR="0078214F" w:rsidRPr="00EC76D5" w:rsidRDefault="0078214F" w:rsidP="0078214F">
      <w:pPr>
        <w:pStyle w:val="Code"/>
        <w:rPr>
          <w:highlight w:val="white"/>
        </w:rPr>
      </w:pPr>
      <w:r w:rsidRPr="00EC76D5">
        <w:rPr>
          <w:highlight w:val="white"/>
        </w:rPr>
        <w:t xml:space="preserve">  size_t index;</w:t>
      </w:r>
    </w:p>
    <w:p w14:paraId="6E8C613F" w14:textId="77777777" w:rsidR="0078214F" w:rsidRPr="00EC76D5" w:rsidRDefault="0078214F" w:rsidP="0078214F">
      <w:pPr>
        <w:pStyle w:val="Code"/>
        <w:rPr>
          <w:highlight w:val="white"/>
        </w:rPr>
      </w:pPr>
      <w:r w:rsidRPr="00EC76D5">
        <w:rPr>
          <w:highlight w:val="white"/>
        </w:rPr>
        <w:t xml:space="preserve">  for (index = 0; index &lt; size; ++index) {</w:t>
      </w:r>
    </w:p>
    <w:p w14:paraId="1A7B96A4" w14:textId="77777777" w:rsidR="0078214F" w:rsidRPr="00EC76D5" w:rsidRDefault="0078214F" w:rsidP="0078214F">
      <w:pPr>
        <w:pStyle w:val="Code"/>
        <w:rPr>
          <w:highlight w:val="white"/>
        </w:rPr>
      </w:pPr>
      <w:r w:rsidRPr="00EC76D5">
        <w:rPr>
          <w:highlight w:val="white"/>
        </w:rPr>
        <w:t xml:space="preserve">    charBlock[index] = c;</w:t>
      </w:r>
    </w:p>
    <w:p w14:paraId="124EC2A9" w14:textId="77777777" w:rsidR="0078214F" w:rsidRPr="00EC76D5" w:rsidRDefault="0078214F" w:rsidP="0078214F">
      <w:pPr>
        <w:pStyle w:val="Code"/>
        <w:rPr>
          <w:highlight w:val="white"/>
        </w:rPr>
      </w:pPr>
      <w:r w:rsidRPr="00EC76D5">
        <w:rPr>
          <w:highlight w:val="white"/>
        </w:rPr>
        <w:t xml:space="preserve">  }</w:t>
      </w:r>
    </w:p>
    <w:p w14:paraId="728E7FE5" w14:textId="77777777" w:rsidR="0078214F" w:rsidRPr="00EC76D5" w:rsidRDefault="0078214F" w:rsidP="0078214F">
      <w:pPr>
        <w:pStyle w:val="Code"/>
        <w:rPr>
          <w:highlight w:val="white"/>
        </w:rPr>
      </w:pPr>
    </w:p>
    <w:p w14:paraId="5FCD5E5D" w14:textId="77777777" w:rsidR="0078214F" w:rsidRPr="00EC76D5" w:rsidRDefault="0078214F" w:rsidP="0078214F">
      <w:pPr>
        <w:pStyle w:val="Code"/>
        <w:rPr>
          <w:highlight w:val="white"/>
        </w:rPr>
      </w:pPr>
      <w:r w:rsidRPr="00EC76D5">
        <w:rPr>
          <w:highlight w:val="white"/>
        </w:rPr>
        <w:t xml:space="preserve">  return block;</w:t>
      </w:r>
    </w:p>
    <w:p w14:paraId="7135FBA9" w14:textId="6893C530" w:rsidR="0078214F" w:rsidRPr="00EC76D5" w:rsidRDefault="0078214F" w:rsidP="0078214F">
      <w:pPr>
        <w:pStyle w:val="Code"/>
        <w:rPr>
          <w:highlight w:val="white"/>
        </w:rPr>
      </w:pPr>
      <w:r w:rsidRPr="00EC76D5">
        <w:rPr>
          <w:highlight w:val="white"/>
        </w:rPr>
        <w:t>}</w:t>
      </w:r>
    </w:p>
    <w:p w14:paraId="3A2D40AA" w14:textId="2629AEB5" w:rsidR="0004451D" w:rsidRPr="00EC76D5" w:rsidRDefault="0004451D" w:rsidP="00265BDF">
      <w:pPr>
        <w:pStyle w:val="Rubrik2"/>
      </w:pPr>
      <w:bookmarkStart w:id="5882" w:name="_Toc481936458"/>
      <w:r w:rsidRPr="00EC76D5">
        <w:t>Long Jumps</w:t>
      </w:r>
      <w:bookmarkEnd w:id="5882"/>
    </w:p>
    <w:p w14:paraId="00D8C1C3" w14:textId="69CB4E73" w:rsidR="00D62A8B" w:rsidRPr="00EC76D5" w:rsidRDefault="0004451D" w:rsidP="0004451D">
      <w:pPr>
        <w:pStyle w:val="CodeListing"/>
      </w:pPr>
      <w:r w:rsidRPr="00EC76D5">
        <w:t>SetJ</w:t>
      </w:r>
      <w:r w:rsidR="00D62A8B" w:rsidRPr="00EC76D5">
        <w:t>mp.h</w:t>
      </w:r>
    </w:p>
    <w:p w14:paraId="6EFB224F" w14:textId="77777777" w:rsidR="0004451D" w:rsidRPr="00EC76D5" w:rsidRDefault="0004451D" w:rsidP="0004451D">
      <w:pPr>
        <w:pStyle w:val="Code"/>
        <w:rPr>
          <w:highlight w:val="white"/>
        </w:rPr>
      </w:pPr>
      <w:r w:rsidRPr="00EC76D5">
        <w:rPr>
          <w:highlight w:val="white"/>
        </w:rPr>
        <w:lastRenderedPageBreak/>
        <w:t>typedef int jmp_buf[3];</w:t>
      </w:r>
    </w:p>
    <w:p w14:paraId="33602AE9" w14:textId="77777777" w:rsidR="0004451D" w:rsidRPr="00EC76D5" w:rsidRDefault="0004451D" w:rsidP="0004451D">
      <w:pPr>
        <w:pStyle w:val="Code"/>
        <w:rPr>
          <w:highlight w:val="white"/>
        </w:rPr>
      </w:pPr>
    </w:p>
    <w:p w14:paraId="0B5AEA04" w14:textId="77777777" w:rsidR="0004451D" w:rsidRPr="00EC76D5" w:rsidRDefault="0004451D" w:rsidP="0004451D">
      <w:pPr>
        <w:pStyle w:val="Code"/>
        <w:rPr>
          <w:highlight w:val="white"/>
        </w:rPr>
      </w:pPr>
      <w:r w:rsidRPr="00EC76D5">
        <w:rPr>
          <w:highlight w:val="white"/>
        </w:rPr>
        <w:t>int setjmp(jmp_buf env);</w:t>
      </w:r>
    </w:p>
    <w:p w14:paraId="378D7D13" w14:textId="061501C9" w:rsidR="0004451D" w:rsidRPr="00EC76D5" w:rsidRDefault="0004451D" w:rsidP="0004451D">
      <w:pPr>
        <w:pStyle w:val="Code"/>
      </w:pPr>
      <w:r w:rsidRPr="00EC76D5">
        <w:rPr>
          <w:highlight w:val="white"/>
        </w:rPr>
        <w:t>void longjmp(jmp_buf env, int value);</w:t>
      </w:r>
    </w:p>
    <w:p w14:paraId="6EF22EF8" w14:textId="2C9E1446" w:rsidR="0004451D" w:rsidRPr="00EC76D5" w:rsidRDefault="0004451D" w:rsidP="0004451D">
      <w:pPr>
        <w:pStyle w:val="CodeListing"/>
      </w:pPr>
      <w:r w:rsidRPr="00EC76D5">
        <w:t>SetJmp.c</w:t>
      </w:r>
    </w:p>
    <w:p w14:paraId="667576CC" w14:textId="77777777" w:rsidR="000F4BAA" w:rsidRPr="00EC76D5" w:rsidRDefault="000F4BAA" w:rsidP="000F4BAA">
      <w:pPr>
        <w:pStyle w:val="Code"/>
        <w:rPr>
          <w:highlight w:val="white"/>
        </w:rPr>
      </w:pPr>
      <w:r w:rsidRPr="00EC76D5">
        <w:rPr>
          <w:highlight w:val="white"/>
        </w:rPr>
        <w:t>#include &lt;SetJmp.h&gt;</w:t>
      </w:r>
    </w:p>
    <w:p w14:paraId="435B4B39" w14:textId="77777777" w:rsidR="000F4BAA" w:rsidRPr="00EC76D5" w:rsidRDefault="000F4BAA" w:rsidP="000F4BAA">
      <w:pPr>
        <w:pStyle w:val="Code"/>
        <w:rPr>
          <w:highlight w:val="white"/>
        </w:rPr>
      </w:pPr>
      <w:r w:rsidRPr="00EC76D5">
        <w:rPr>
          <w:highlight w:val="white"/>
        </w:rPr>
        <w:t>#include &lt;StdIO.h&gt;</w:t>
      </w:r>
    </w:p>
    <w:p w14:paraId="20619EC1" w14:textId="77777777" w:rsidR="000F4BAA" w:rsidRPr="00EC76D5" w:rsidRDefault="000F4BAA" w:rsidP="000F4BAA">
      <w:pPr>
        <w:pStyle w:val="Code"/>
        <w:rPr>
          <w:highlight w:val="white"/>
        </w:rPr>
      </w:pPr>
    </w:p>
    <w:p w14:paraId="5C140BCF" w14:textId="77777777" w:rsidR="000F4BAA" w:rsidRPr="00EC76D5" w:rsidRDefault="000F4BAA" w:rsidP="000F4BAA">
      <w:pPr>
        <w:pStyle w:val="Code"/>
        <w:rPr>
          <w:highlight w:val="white"/>
        </w:rPr>
      </w:pPr>
      <w:r w:rsidRPr="00EC76D5">
        <w:rPr>
          <w:highlight w:val="white"/>
        </w:rPr>
        <w:t>int setjmp(jmp_buf buf) {</w:t>
      </w:r>
    </w:p>
    <w:p w14:paraId="0815D8CC" w14:textId="77777777" w:rsidR="000F4BAA" w:rsidRPr="00EC76D5" w:rsidRDefault="000F4BAA" w:rsidP="000F4BAA">
      <w:pPr>
        <w:pStyle w:val="Code"/>
        <w:rPr>
          <w:highlight w:val="white"/>
        </w:rPr>
      </w:pPr>
      <w:r w:rsidRPr="00EC76D5">
        <w:rPr>
          <w:highlight w:val="white"/>
        </w:rPr>
        <w:t xml:space="preserve">  int* bp_pointer;</w:t>
      </w:r>
    </w:p>
    <w:p w14:paraId="492AC05B" w14:textId="77777777" w:rsidR="000F4BAA" w:rsidRPr="00EC76D5" w:rsidRDefault="000F4BAA" w:rsidP="000F4BAA">
      <w:pPr>
        <w:pStyle w:val="Code"/>
        <w:rPr>
          <w:highlight w:val="white"/>
        </w:rPr>
      </w:pPr>
      <w:r w:rsidRPr="00EC76D5">
        <w:rPr>
          <w:highlight w:val="white"/>
        </w:rPr>
        <w:t xml:space="preserve">  store_register(bp, bp_pointer);</w:t>
      </w:r>
    </w:p>
    <w:p w14:paraId="08225062" w14:textId="77777777" w:rsidR="000F4BAA" w:rsidRPr="00EC76D5" w:rsidRDefault="000F4BAA" w:rsidP="000F4BAA">
      <w:pPr>
        <w:pStyle w:val="Code"/>
        <w:rPr>
          <w:highlight w:val="white"/>
        </w:rPr>
      </w:pPr>
    </w:p>
    <w:p w14:paraId="2772739B" w14:textId="77777777" w:rsidR="000F4BAA" w:rsidRPr="00EC76D5" w:rsidRDefault="000F4BAA" w:rsidP="000F4BAA">
      <w:pPr>
        <w:pStyle w:val="Code"/>
        <w:rPr>
          <w:highlight w:val="white"/>
        </w:rPr>
      </w:pPr>
      <w:r w:rsidRPr="00EC76D5">
        <w:rPr>
          <w:highlight w:val="white"/>
        </w:rPr>
        <w:t xml:space="preserve">  buf[0] = bp_pointer[0]; // return address</w:t>
      </w:r>
    </w:p>
    <w:p w14:paraId="6CC9B708" w14:textId="77777777" w:rsidR="000F4BAA" w:rsidRPr="00EC76D5" w:rsidRDefault="000F4BAA" w:rsidP="000F4BAA">
      <w:pPr>
        <w:pStyle w:val="Code"/>
        <w:rPr>
          <w:highlight w:val="white"/>
        </w:rPr>
      </w:pPr>
      <w:r w:rsidRPr="00EC76D5">
        <w:rPr>
          <w:highlight w:val="white"/>
        </w:rPr>
        <w:t xml:space="preserve">  buf[1] = bp_pointer[1]; // normal stack </w:t>
      </w:r>
    </w:p>
    <w:p w14:paraId="117F90D1" w14:textId="77777777" w:rsidR="000F4BAA" w:rsidRPr="00EC76D5" w:rsidRDefault="000F4BAA" w:rsidP="000F4BAA">
      <w:pPr>
        <w:pStyle w:val="Code"/>
        <w:rPr>
          <w:highlight w:val="white"/>
        </w:rPr>
      </w:pPr>
      <w:r w:rsidRPr="00EC76D5">
        <w:rPr>
          <w:highlight w:val="white"/>
        </w:rPr>
        <w:t xml:space="preserve">  buf[2] = bp_pointer[2]; // ellipse stack </w:t>
      </w:r>
    </w:p>
    <w:p w14:paraId="65E34C68" w14:textId="77777777" w:rsidR="000F4BAA" w:rsidRPr="00EC76D5" w:rsidRDefault="000F4BAA" w:rsidP="000F4BAA">
      <w:pPr>
        <w:pStyle w:val="Code"/>
        <w:rPr>
          <w:highlight w:val="white"/>
        </w:rPr>
      </w:pPr>
    </w:p>
    <w:p w14:paraId="353702DE" w14:textId="77777777" w:rsidR="000F4BAA" w:rsidRPr="00EC76D5" w:rsidRDefault="000F4BAA" w:rsidP="000F4BAA">
      <w:pPr>
        <w:pStyle w:val="Code"/>
        <w:rPr>
          <w:highlight w:val="white"/>
        </w:rPr>
      </w:pPr>
      <w:r w:rsidRPr="00EC76D5">
        <w:rPr>
          <w:highlight w:val="white"/>
        </w:rPr>
        <w:t xml:space="preserve">  return 0;</w:t>
      </w:r>
    </w:p>
    <w:p w14:paraId="1A75C648" w14:textId="77777777" w:rsidR="000F4BAA" w:rsidRPr="00EC76D5" w:rsidRDefault="000F4BAA" w:rsidP="000F4BAA">
      <w:pPr>
        <w:pStyle w:val="Code"/>
        <w:rPr>
          <w:highlight w:val="white"/>
        </w:rPr>
      </w:pPr>
      <w:r w:rsidRPr="00EC76D5">
        <w:rPr>
          <w:highlight w:val="white"/>
        </w:rPr>
        <w:t>}</w:t>
      </w:r>
    </w:p>
    <w:p w14:paraId="33448482" w14:textId="77777777" w:rsidR="000F4BAA" w:rsidRPr="00EC76D5" w:rsidRDefault="000F4BAA" w:rsidP="000F4BAA">
      <w:pPr>
        <w:pStyle w:val="Code"/>
        <w:rPr>
          <w:highlight w:val="white"/>
        </w:rPr>
      </w:pPr>
    </w:p>
    <w:p w14:paraId="669C4C96" w14:textId="77777777" w:rsidR="000F4BAA" w:rsidRPr="00EC76D5" w:rsidRDefault="000F4BAA" w:rsidP="000F4BAA">
      <w:pPr>
        <w:pStyle w:val="Code"/>
        <w:rPr>
          <w:highlight w:val="white"/>
        </w:rPr>
      </w:pPr>
      <w:r w:rsidRPr="00EC76D5">
        <w:rPr>
          <w:highlight w:val="white"/>
        </w:rPr>
        <w:t>void longjmp(jmp_buf buf, int return_value) {</w:t>
      </w:r>
    </w:p>
    <w:p w14:paraId="6017E915" w14:textId="77777777" w:rsidR="000F4BAA" w:rsidRPr="00EC76D5" w:rsidRDefault="000F4BAA" w:rsidP="000F4BAA">
      <w:pPr>
        <w:pStyle w:val="Code"/>
        <w:rPr>
          <w:highlight w:val="white"/>
        </w:rPr>
      </w:pPr>
      <w:r w:rsidRPr="00EC76D5">
        <w:rPr>
          <w:highlight w:val="white"/>
        </w:rPr>
        <w:t xml:space="preserve">  load_register(bx, return_value);</w:t>
      </w:r>
    </w:p>
    <w:p w14:paraId="1055AA77" w14:textId="77777777" w:rsidR="000F4BAA" w:rsidRPr="00EC76D5" w:rsidRDefault="000F4BAA" w:rsidP="000F4BAA">
      <w:pPr>
        <w:pStyle w:val="Code"/>
        <w:rPr>
          <w:highlight w:val="white"/>
        </w:rPr>
      </w:pPr>
      <w:r w:rsidRPr="00EC76D5">
        <w:rPr>
          <w:highlight w:val="white"/>
        </w:rPr>
        <w:t xml:space="preserve">  load_register(cx, buf[0]); // return address</w:t>
      </w:r>
    </w:p>
    <w:p w14:paraId="417956EB" w14:textId="77777777" w:rsidR="000F4BAA" w:rsidRPr="00EC76D5" w:rsidRDefault="000F4BAA" w:rsidP="000F4BAA">
      <w:pPr>
        <w:pStyle w:val="Code"/>
        <w:rPr>
          <w:highlight w:val="white"/>
        </w:rPr>
      </w:pPr>
      <w:r w:rsidRPr="00EC76D5">
        <w:rPr>
          <w:highlight w:val="white"/>
        </w:rPr>
        <w:t xml:space="preserve">  load_register(bp, buf[1]); // normal stack</w:t>
      </w:r>
    </w:p>
    <w:p w14:paraId="67085E58" w14:textId="77777777" w:rsidR="000F4BAA" w:rsidRPr="00EC76D5" w:rsidRDefault="000F4BAA" w:rsidP="000F4BAA">
      <w:pPr>
        <w:pStyle w:val="Code"/>
        <w:rPr>
          <w:highlight w:val="white"/>
        </w:rPr>
      </w:pPr>
      <w:r w:rsidRPr="00EC76D5">
        <w:rPr>
          <w:highlight w:val="white"/>
        </w:rPr>
        <w:t xml:space="preserve">  load_register(di, buf[2]); // ellipse stack</w:t>
      </w:r>
    </w:p>
    <w:p w14:paraId="4718422A" w14:textId="77777777" w:rsidR="000F4BAA" w:rsidRPr="00EC76D5" w:rsidRDefault="000F4BAA" w:rsidP="000F4BAA">
      <w:pPr>
        <w:pStyle w:val="Code"/>
        <w:rPr>
          <w:highlight w:val="white"/>
        </w:rPr>
      </w:pPr>
      <w:r w:rsidRPr="00EC76D5">
        <w:rPr>
          <w:highlight w:val="white"/>
        </w:rPr>
        <w:t xml:space="preserve">  jump_register(cx);</w:t>
      </w:r>
    </w:p>
    <w:p w14:paraId="477C94F9" w14:textId="08AF2A31" w:rsidR="000F4BAA" w:rsidRPr="00EC76D5" w:rsidRDefault="000F4BAA" w:rsidP="000F4BAA">
      <w:pPr>
        <w:pStyle w:val="Code"/>
      </w:pPr>
      <w:r w:rsidRPr="00EC76D5">
        <w:rPr>
          <w:highlight w:val="white"/>
        </w:rPr>
        <w:t>}</w:t>
      </w:r>
    </w:p>
    <w:p w14:paraId="6EE6955C" w14:textId="6B09A1A8" w:rsidR="00555D55" w:rsidRPr="00EC76D5" w:rsidRDefault="00555D55" w:rsidP="00265BDF">
      <w:pPr>
        <w:pStyle w:val="Rubrik2"/>
      </w:pPr>
      <w:bookmarkStart w:id="5883" w:name="_Toc481936459"/>
      <w:r w:rsidRPr="00EC76D5">
        <w:t>Mathematical Functions</w:t>
      </w:r>
      <w:bookmarkEnd w:id="5883"/>
    </w:p>
    <w:p w14:paraId="168DFE01" w14:textId="38A4EFE8" w:rsidR="00D62A8B" w:rsidRPr="00EC76D5" w:rsidRDefault="00555D55" w:rsidP="00555D55">
      <w:pPr>
        <w:pStyle w:val="CodeListing"/>
      </w:pPr>
      <w:r w:rsidRPr="00EC76D5">
        <w:t>M</w:t>
      </w:r>
      <w:r w:rsidR="00D62A8B" w:rsidRPr="00EC76D5">
        <w:t>ath.h</w:t>
      </w:r>
    </w:p>
    <w:p w14:paraId="2271134D" w14:textId="77777777" w:rsidR="00555D55" w:rsidRPr="00EC76D5" w:rsidRDefault="00555D55" w:rsidP="00555D55">
      <w:pPr>
        <w:pStyle w:val="Code"/>
        <w:rPr>
          <w:highlight w:val="white"/>
        </w:rPr>
      </w:pPr>
      <w:r w:rsidRPr="00EC76D5">
        <w:rPr>
          <w:highlight w:val="white"/>
        </w:rPr>
        <w:t>#ifndef __MATH_H__</w:t>
      </w:r>
    </w:p>
    <w:p w14:paraId="66FE2964" w14:textId="77777777" w:rsidR="00555D55" w:rsidRPr="00EC76D5" w:rsidRDefault="00555D55" w:rsidP="00555D55">
      <w:pPr>
        <w:pStyle w:val="Code"/>
        <w:rPr>
          <w:highlight w:val="white"/>
        </w:rPr>
      </w:pPr>
      <w:r w:rsidRPr="00EC76D5">
        <w:rPr>
          <w:highlight w:val="white"/>
        </w:rPr>
        <w:t>#define __MATH_H__</w:t>
      </w:r>
    </w:p>
    <w:p w14:paraId="3F86D8EA" w14:textId="77777777" w:rsidR="00555D55" w:rsidRPr="00EC76D5" w:rsidRDefault="00555D55" w:rsidP="00555D55">
      <w:pPr>
        <w:pStyle w:val="Code"/>
        <w:rPr>
          <w:highlight w:val="white"/>
        </w:rPr>
      </w:pPr>
    </w:p>
    <w:p w14:paraId="333C5EF4" w14:textId="77777777" w:rsidR="00555D55" w:rsidRPr="00EC76D5" w:rsidRDefault="00555D55" w:rsidP="00555D55">
      <w:pPr>
        <w:pStyle w:val="Code"/>
        <w:rPr>
          <w:highlight w:val="white"/>
        </w:rPr>
      </w:pPr>
      <w:r w:rsidRPr="00EC76D5">
        <w:rPr>
          <w:highlight w:val="white"/>
        </w:rPr>
        <w:t>#define PI 3.1415926535897932384626433</w:t>
      </w:r>
    </w:p>
    <w:p w14:paraId="2E13773B" w14:textId="77777777" w:rsidR="00555D55" w:rsidRPr="00EC76D5" w:rsidRDefault="00555D55" w:rsidP="00555D55">
      <w:pPr>
        <w:pStyle w:val="Code"/>
        <w:rPr>
          <w:highlight w:val="white"/>
        </w:rPr>
      </w:pPr>
      <w:r w:rsidRPr="00EC76D5">
        <w:rPr>
          <w:highlight w:val="white"/>
        </w:rPr>
        <w:t>#define E 2.7182818284590452353602874</w:t>
      </w:r>
    </w:p>
    <w:p w14:paraId="3BD1DBF0" w14:textId="77777777" w:rsidR="00555D55" w:rsidRPr="00EC76D5" w:rsidRDefault="00555D55" w:rsidP="00555D55">
      <w:pPr>
        <w:pStyle w:val="Code"/>
        <w:rPr>
          <w:highlight w:val="white"/>
        </w:rPr>
      </w:pPr>
      <w:r w:rsidRPr="00EC76D5">
        <w:rPr>
          <w:highlight w:val="white"/>
        </w:rPr>
        <w:t>#define EPSILON 1e-9</w:t>
      </w:r>
    </w:p>
    <w:p w14:paraId="7CEF674B" w14:textId="77777777" w:rsidR="00555D55" w:rsidRPr="00EC76D5" w:rsidRDefault="00555D55" w:rsidP="00555D55">
      <w:pPr>
        <w:pStyle w:val="Code"/>
        <w:rPr>
          <w:highlight w:val="white"/>
        </w:rPr>
      </w:pPr>
    </w:p>
    <w:p w14:paraId="075A91AD" w14:textId="77777777" w:rsidR="00555D55" w:rsidRPr="00EC76D5" w:rsidRDefault="00555D55" w:rsidP="00555D55">
      <w:pPr>
        <w:pStyle w:val="Code"/>
        <w:rPr>
          <w:highlight w:val="white"/>
        </w:rPr>
      </w:pPr>
      <w:r w:rsidRPr="00EC76D5">
        <w:rPr>
          <w:highlight w:val="white"/>
        </w:rPr>
        <w:t>extern double exp(double value);</w:t>
      </w:r>
    </w:p>
    <w:p w14:paraId="38933CD7" w14:textId="77777777" w:rsidR="00555D55" w:rsidRPr="00EC76D5" w:rsidRDefault="00555D55" w:rsidP="00555D55">
      <w:pPr>
        <w:pStyle w:val="Code"/>
        <w:rPr>
          <w:highlight w:val="white"/>
        </w:rPr>
      </w:pPr>
      <w:r w:rsidRPr="00EC76D5">
        <w:rPr>
          <w:highlight w:val="white"/>
        </w:rPr>
        <w:t>extern double log(double value);</w:t>
      </w:r>
    </w:p>
    <w:p w14:paraId="0391D748" w14:textId="77777777" w:rsidR="00555D55" w:rsidRPr="00EC76D5" w:rsidRDefault="00555D55" w:rsidP="00555D55">
      <w:pPr>
        <w:pStyle w:val="Code"/>
        <w:rPr>
          <w:highlight w:val="white"/>
        </w:rPr>
      </w:pPr>
      <w:r w:rsidRPr="00EC76D5">
        <w:rPr>
          <w:highlight w:val="white"/>
        </w:rPr>
        <w:t>extern double log10(double value);</w:t>
      </w:r>
    </w:p>
    <w:p w14:paraId="0CFC8A19" w14:textId="77777777" w:rsidR="00555D55" w:rsidRPr="00EC76D5" w:rsidRDefault="00555D55" w:rsidP="00555D55">
      <w:pPr>
        <w:pStyle w:val="Code"/>
        <w:rPr>
          <w:highlight w:val="white"/>
        </w:rPr>
      </w:pPr>
      <w:r w:rsidRPr="00EC76D5">
        <w:rPr>
          <w:highlight w:val="white"/>
        </w:rPr>
        <w:t>extern int log10_int(double value);</w:t>
      </w:r>
    </w:p>
    <w:p w14:paraId="4F4AA99D" w14:textId="77777777" w:rsidR="00555D55" w:rsidRPr="00EC76D5" w:rsidRDefault="00555D55" w:rsidP="00555D55">
      <w:pPr>
        <w:pStyle w:val="Code"/>
        <w:rPr>
          <w:highlight w:val="white"/>
        </w:rPr>
      </w:pPr>
      <w:r w:rsidRPr="00EC76D5">
        <w:rPr>
          <w:highlight w:val="white"/>
        </w:rPr>
        <w:t>extern double pow(double base, double exponent);</w:t>
      </w:r>
    </w:p>
    <w:p w14:paraId="7E59BF47" w14:textId="77777777" w:rsidR="00555D55" w:rsidRPr="00EC76D5" w:rsidRDefault="00555D55" w:rsidP="00555D55">
      <w:pPr>
        <w:pStyle w:val="Code"/>
        <w:rPr>
          <w:highlight w:val="white"/>
        </w:rPr>
      </w:pPr>
      <w:r w:rsidRPr="00EC76D5">
        <w:rPr>
          <w:highlight w:val="white"/>
        </w:rPr>
        <w:t>extern double pow_int(double base, int exponent);</w:t>
      </w:r>
    </w:p>
    <w:p w14:paraId="540BFF6D" w14:textId="77777777" w:rsidR="00555D55" w:rsidRPr="00EC76D5" w:rsidRDefault="00555D55" w:rsidP="00555D55">
      <w:pPr>
        <w:pStyle w:val="Code"/>
        <w:rPr>
          <w:highlight w:val="white"/>
        </w:rPr>
      </w:pPr>
    </w:p>
    <w:p w14:paraId="6B52E385" w14:textId="77777777" w:rsidR="00555D55" w:rsidRPr="00EC76D5" w:rsidRDefault="00555D55" w:rsidP="00555D55">
      <w:pPr>
        <w:pStyle w:val="Code"/>
        <w:rPr>
          <w:highlight w:val="white"/>
        </w:rPr>
      </w:pPr>
      <w:r w:rsidRPr="00EC76D5">
        <w:rPr>
          <w:highlight w:val="white"/>
        </w:rPr>
        <w:t>extern double ldexp(double value, int exponent);</w:t>
      </w:r>
    </w:p>
    <w:p w14:paraId="65EF46DF" w14:textId="77777777" w:rsidR="00555D55" w:rsidRPr="00EC76D5" w:rsidRDefault="00555D55" w:rsidP="00555D55">
      <w:pPr>
        <w:pStyle w:val="Code"/>
        <w:rPr>
          <w:highlight w:val="white"/>
        </w:rPr>
      </w:pPr>
      <w:r w:rsidRPr="00EC76D5">
        <w:rPr>
          <w:highlight w:val="white"/>
        </w:rPr>
        <w:t>extern double frexp(double value, int* exponent);</w:t>
      </w:r>
    </w:p>
    <w:p w14:paraId="277EC609" w14:textId="77777777" w:rsidR="00555D55" w:rsidRPr="00EC76D5" w:rsidRDefault="00555D55" w:rsidP="00555D55">
      <w:pPr>
        <w:pStyle w:val="Code"/>
        <w:rPr>
          <w:highlight w:val="white"/>
        </w:rPr>
      </w:pPr>
    </w:p>
    <w:p w14:paraId="458005C2" w14:textId="77777777" w:rsidR="00555D55" w:rsidRPr="00EC76D5" w:rsidRDefault="00555D55" w:rsidP="00555D55">
      <w:pPr>
        <w:pStyle w:val="Code"/>
        <w:rPr>
          <w:highlight w:val="white"/>
        </w:rPr>
      </w:pPr>
      <w:r w:rsidRPr="00EC76D5">
        <w:rPr>
          <w:highlight w:val="white"/>
        </w:rPr>
        <w:t>extern double sin(double value);</w:t>
      </w:r>
    </w:p>
    <w:p w14:paraId="5B69D00C" w14:textId="77777777" w:rsidR="00555D55" w:rsidRPr="00EC76D5" w:rsidRDefault="00555D55" w:rsidP="00555D55">
      <w:pPr>
        <w:pStyle w:val="Code"/>
        <w:rPr>
          <w:highlight w:val="white"/>
        </w:rPr>
      </w:pPr>
      <w:r w:rsidRPr="00EC76D5">
        <w:rPr>
          <w:highlight w:val="white"/>
        </w:rPr>
        <w:t>extern double cos(double value);</w:t>
      </w:r>
    </w:p>
    <w:p w14:paraId="055F3DC5" w14:textId="77777777" w:rsidR="00555D55" w:rsidRPr="00EC76D5" w:rsidRDefault="00555D55" w:rsidP="00555D55">
      <w:pPr>
        <w:pStyle w:val="Code"/>
        <w:rPr>
          <w:highlight w:val="white"/>
        </w:rPr>
      </w:pPr>
      <w:r w:rsidRPr="00EC76D5">
        <w:rPr>
          <w:highlight w:val="white"/>
        </w:rPr>
        <w:t>extern double tan(double value);</w:t>
      </w:r>
    </w:p>
    <w:p w14:paraId="31D16723" w14:textId="77777777" w:rsidR="00555D55" w:rsidRPr="00EC76D5" w:rsidRDefault="00555D55" w:rsidP="00555D55">
      <w:pPr>
        <w:pStyle w:val="Code"/>
        <w:rPr>
          <w:highlight w:val="white"/>
        </w:rPr>
      </w:pPr>
    </w:p>
    <w:p w14:paraId="496E88E0" w14:textId="77777777" w:rsidR="00555D55" w:rsidRPr="00EC76D5" w:rsidRDefault="00555D55" w:rsidP="00555D55">
      <w:pPr>
        <w:pStyle w:val="Code"/>
        <w:rPr>
          <w:highlight w:val="white"/>
        </w:rPr>
      </w:pPr>
      <w:r w:rsidRPr="00EC76D5">
        <w:rPr>
          <w:highlight w:val="white"/>
        </w:rPr>
        <w:t>extern double sinh(double value);</w:t>
      </w:r>
    </w:p>
    <w:p w14:paraId="3085C714" w14:textId="77777777" w:rsidR="00555D55" w:rsidRPr="00EC76D5" w:rsidRDefault="00555D55" w:rsidP="00555D55">
      <w:pPr>
        <w:pStyle w:val="Code"/>
        <w:rPr>
          <w:highlight w:val="white"/>
        </w:rPr>
      </w:pPr>
      <w:r w:rsidRPr="00EC76D5">
        <w:rPr>
          <w:highlight w:val="white"/>
        </w:rPr>
        <w:t>extern double cosh(double value);</w:t>
      </w:r>
    </w:p>
    <w:p w14:paraId="17330B9B" w14:textId="77777777" w:rsidR="00555D55" w:rsidRPr="00EC76D5" w:rsidRDefault="00555D55" w:rsidP="00555D55">
      <w:pPr>
        <w:pStyle w:val="Code"/>
        <w:rPr>
          <w:highlight w:val="white"/>
        </w:rPr>
      </w:pPr>
      <w:r w:rsidRPr="00EC76D5">
        <w:rPr>
          <w:highlight w:val="white"/>
        </w:rPr>
        <w:t>extern double tanh(double value);</w:t>
      </w:r>
    </w:p>
    <w:p w14:paraId="1C50FBC6" w14:textId="77777777" w:rsidR="00555D55" w:rsidRPr="00EC76D5" w:rsidRDefault="00555D55" w:rsidP="00555D55">
      <w:pPr>
        <w:pStyle w:val="Code"/>
        <w:rPr>
          <w:highlight w:val="white"/>
        </w:rPr>
      </w:pPr>
    </w:p>
    <w:p w14:paraId="69D792D3" w14:textId="77777777" w:rsidR="00555D55" w:rsidRPr="00EC76D5" w:rsidRDefault="00555D55" w:rsidP="00555D55">
      <w:pPr>
        <w:pStyle w:val="Code"/>
        <w:rPr>
          <w:highlight w:val="white"/>
        </w:rPr>
      </w:pPr>
      <w:r w:rsidRPr="00EC76D5">
        <w:rPr>
          <w:highlight w:val="white"/>
        </w:rPr>
        <w:t xml:space="preserve">extern double sqrt(double value); </w:t>
      </w:r>
    </w:p>
    <w:p w14:paraId="0E2895D4" w14:textId="77777777" w:rsidR="00555D55" w:rsidRPr="00EC76D5" w:rsidRDefault="00555D55" w:rsidP="00555D55">
      <w:pPr>
        <w:pStyle w:val="Code"/>
        <w:rPr>
          <w:highlight w:val="white"/>
        </w:rPr>
      </w:pPr>
    </w:p>
    <w:p w14:paraId="46088C14" w14:textId="77777777" w:rsidR="00555D55" w:rsidRPr="00EC76D5" w:rsidRDefault="00555D55" w:rsidP="00555D55">
      <w:pPr>
        <w:pStyle w:val="Code"/>
        <w:rPr>
          <w:highlight w:val="white"/>
        </w:rPr>
      </w:pPr>
      <w:r w:rsidRPr="00EC76D5">
        <w:rPr>
          <w:highlight w:val="white"/>
        </w:rPr>
        <w:t>extern double asin(double value);</w:t>
      </w:r>
    </w:p>
    <w:p w14:paraId="50F2BF98" w14:textId="77777777" w:rsidR="00555D55" w:rsidRPr="00EC76D5" w:rsidRDefault="00555D55" w:rsidP="00555D55">
      <w:pPr>
        <w:pStyle w:val="Code"/>
        <w:rPr>
          <w:highlight w:val="white"/>
        </w:rPr>
      </w:pPr>
      <w:r w:rsidRPr="00EC76D5">
        <w:rPr>
          <w:highlight w:val="white"/>
        </w:rPr>
        <w:t>extern double acos(double value);</w:t>
      </w:r>
    </w:p>
    <w:p w14:paraId="0BAD0C61" w14:textId="77777777" w:rsidR="00555D55" w:rsidRPr="00EC76D5" w:rsidRDefault="00555D55" w:rsidP="00555D55">
      <w:pPr>
        <w:pStyle w:val="Code"/>
        <w:rPr>
          <w:highlight w:val="white"/>
        </w:rPr>
      </w:pPr>
      <w:r w:rsidRPr="00EC76D5">
        <w:rPr>
          <w:highlight w:val="white"/>
        </w:rPr>
        <w:t>extern double atan(double value);</w:t>
      </w:r>
    </w:p>
    <w:p w14:paraId="08C096C5" w14:textId="77777777" w:rsidR="00555D55" w:rsidRPr="00EC76D5" w:rsidRDefault="00555D55" w:rsidP="00555D55">
      <w:pPr>
        <w:pStyle w:val="Code"/>
        <w:rPr>
          <w:highlight w:val="white"/>
        </w:rPr>
      </w:pPr>
      <w:r w:rsidRPr="00EC76D5">
        <w:rPr>
          <w:highlight w:val="white"/>
        </w:rPr>
        <w:t>extern double atan2(double num, double denum);</w:t>
      </w:r>
    </w:p>
    <w:p w14:paraId="5F64B983" w14:textId="77777777" w:rsidR="00555D55" w:rsidRPr="00EC76D5" w:rsidRDefault="00555D55" w:rsidP="00555D55">
      <w:pPr>
        <w:pStyle w:val="Code"/>
        <w:rPr>
          <w:highlight w:val="white"/>
        </w:rPr>
      </w:pPr>
    </w:p>
    <w:p w14:paraId="362DCE67" w14:textId="77777777" w:rsidR="00555D55" w:rsidRPr="00EC76D5" w:rsidRDefault="00555D55" w:rsidP="00555D55">
      <w:pPr>
        <w:pStyle w:val="Code"/>
        <w:rPr>
          <w:highlight w:val="white"/>
        </w:rPr>
      </w:pPr>
      <w:r w:rsidRPr="00EC76D5">
        <w:rPr>
          <w:highlight w:val="white"/>
        </w:rPr>
        <w:t>extern double floor(double value);</w:t>
      </w:r>
    </w:p>
    <w:p w14:paraId="165409E8" w14:textId="77777777" w:rsidR="00555D55" w:rsidRPr="00EC76D5" w:rsidRDefault="00555D55" w:rsidP="00555D55">
      <w:pPr>
        <w:pStyle w:val="Code"/>
        <w:rPr>
          <w:highlight w:val="white"/>
        </w:rPr>
      </w:pPr>
      <w:r w:rsidRPr="00EC76D5">
        <w:rPr>
          <w:highlight w:val="white"/>
        </w:rPr>
        <w:t>extern double ceil(double value);</w:t>
      </w:r>
    </w:p>
    <w:p w14:paraId="310CBD82" w14:textId="77777777" w:rsidR="00555D55" w:rsidRPr="00EC76D5" w:rsidRDefault="00555D55" w:rsidP="00555D55">
      <w:pPr>
        <w:pStyle w:val="Code"/>
        <w:rPr>
          <w:highlight w:val="white"/>
        </w:rPr>
      </w:pPr>
      <w:r w:rsidRPr="00EC76D5">
        <w:rPr>
          <w:highlight w:val="white"/>
        </w:rPr>
        <w:t>extern double round(double value);</w:t>
      </w:r>
    </w:p>
    <w:p w14:paraId="50CEEEDB" w14:textId="77777777" w:rsidR="00555D55" w:rsidRPr="00EC76D5" w:rsidRDefault="00555D55" w:rsidP="00555D55">
      <w:pPr>
        <w:pStyle w:val="Code"/>
        <w:rPr>
          <w:highlight w:val="white"/>
        </w:rPr>
      </w:pPr>
      <w:r w:rsidRPr="00EC76D5">
        <w:rPr>
          <w:highlight w:val="white"/>
        </w:rPr>
        <w:t>extern double fabs(double value);</w:t>
      </w:r>
    </w:p>
    <w:p w14:paraId="2DAE1E1A" w14:textId="77777777" w:rsidR="00555D55" w:rsidRPr="00EC76D5" w:rsidRDefault="00555D55" w:rsidP="00555D55">
      <w:pPr>
        <w:pStyle w:val="Code"/>
        <w:rPr>
          <w:highlight w:val="white"/>
        </w:rPr>
      </w:pPr>
    </w:p>
    <w:p w14:paraId="0BC59D6C" w14:textId="77777777" w:rsidR="00555D55" w:rsidRPr="00EC76D5" w:rsidRDefault="00555D55" w:rsidP="00555D55">
      <w:pPr>
        <w:pStyle w:val="Code"/>
        <w:rPr>
          <w:highlight w:val="white"/>
        </w:rPr>
      </w:pPr>
      <w:r w:rsidRPr="00EC76D5">
        <w:rPr>
          <w:highlight w:val="white"/>
        </w:rPr>
        <w:t>extern double modf(double value, double* integralPart);</w:t>
      </w:r>
    </w:p>
    <w:p w14:paraId="3734E0C5" w14:textId="77777777" w:rsidR="00555D55" w:rsidRPr="00EC76D5" w:rsidRDefault="00555D55" w:rsidP="00555D55">
      <w:pPr>
        <w:pStyle w:val="Code"/>
        <w:rPr>
          <w:highlight w:val="white"/>
        </w:rPr>
      </w:pPr>
      <w:r w:rsidRPr="00EC76D5">
        <w:rPr>
          <w:highlight w:val="white"/>
        </w:rPr>
        <w:t>extern double fmod(double num, double denum);</w:t>
      </w:r>
    </w:p>
    <w:p w14:paraId="029FC9AD" w14:textId="77777777" w:rsidR="00555D55" w:rsidRPr="00EC76D5" w:rsidRDefault="00555D55" w:rsidP="00555D55">
      <w:pPr>
        <w:pStyle w:val="Code"/>
        <w:rPr>
          <w:highlight w:val="white"/>
        </w:rPr>
      </w:pPr>
    </w:p>
    <w:p w14:paraId="2A947B2A" w14:textId="7B482473" w:rsidR="00555D55" w:rsidRPr="00EC76D5" w:rsidRDefault="00555D55" w:rsidP="00555D55">
      <w:pPr>
        <w:pStyle w:val="Code"/>
        <w:rPr>
          <w:highlight w:val="white"/>
        </w:rPr>
      </w:pPr>
      <w:r w:rsidRPr="00EC76D5">
        <w:rPr>
          <w:highlight w:val="white"/>
        </w:rPr>
        <w:t>#endif</w:t>
      </w:r>
    </w:p>
    <w:p w14:paraId="19AB52E8" w14:textId="77C14615" w:rsidR="00555D55" w:rsidRPr="00EC76D5" w:rsidRDefault="00555D55" w:rsidP="00555D55">
      <w:pPr>
        <w:pStyle w:val="CodeListing"/>
        <w:rPr>
          <w:highlight w:val="white"/>
        </w:rPr>
      </w:pPr>
      <w:r w:rsidRPr="00EC76D5">
        <w:rPr>
          <w:highlight w:val="white"/>
        </w:rPr>
        <w:t>Math.c</w:t>
      </w:r>
    </w:p>
    <w:p w14:paraId="36499265" w14:textId="77777777" w:rsidR="00555D55" w:rsidRPr="00EC76D5" w:rsidRDefault="00555D55" w:rsidP="00555D55">
      <w:pPr>
        <w:pStyle w:val="Code"/>
        <w:rPr>
          <w:highlight w:val="white"/>
        </w:rPr>
      </w:pPr>
      <w:r w:rsidRPr="00EC76D5">
        <w:rPr>
          <w:highlight w:val="white"/>
        </w:rPr>
        <w:t>#include &lt;Math.h&gt;</w:t>
      </w:r>
    </w:p>
    <w:p w14:paraId="3F8204BC" w14:textId="77777777" w:rsidR="00555D55" w:rsidRPr="00EC76D5" w:rsidRDefault="00555D55" w:rsidP="00555D55">
      <w:pPr>
        <w:pStyle w:val="Code"/>
        <w:rPr>
          <w:highlight w:val="white"/>
        </w:rPr>
      </w:pPr>
      <w:r w:rsidRPr="00EC76D5">
        <w:rPr>
          <w:highlight w:val="white"/>
        </w:rPr>
        <w:t>#include &lt;ErrNo.h&gt;</w:t>
      </w:r>
    </w:p>
    <w:p w14:paraId="79FC642E" w14:textId="77777777" w:rsidR="00555D55" w:rsidRPr="00EC76D5" w:rsidRDefault="00555D55" w:rsidP="00555D55">
      <w:pPr>
        <w:pStyle w:val="Code"/>
        <w:rPr>
          <w:highlight w:val="white"/>
        </w:rPr>
      </w:pPr>
      <w:r w:rsidRPr="00EC76D5">
        <w:rPr>
          <w:highlight w:val="white"/>
        </w:rPr>
        <w:t>#include &lt;StdIO.h&gt;</w:t>
      </w:r>
    </w:p>
    <w:p w14:paraId="629C2847" w14:textId="77777777" w:rsidR="00555D55" w:rsidRPr="00EC76D5" w:rsidRDefault="00555D55" w:rsidP="00555D55">
      <w:pPr>
        <w:pStyle w:val="Code"/>
        <w:rPr>
          <w:highlight w:val="white"/>
        </w:rPr>
      </w:pPr>
      <w:r w:rsidRPr="00EC76D5">
        <w:rPr>
          <w:highlight w:val="white"/>
        </w:rPr>
        <w:t>#include &lt;StdDef.h&gt;</w:t>
      </w:r>
    </w:p>
    <w:p w14:paraId="1BC21778" w14:textId="77777777" w:rsidR="00555D55" w:rsidRPr="00EC76D5" w:rsidRDefault="00555D55" w:rsidP="00555D55">
      <w:pPr>
        <w:pStyle w:val="Code"/>
        <w:rPr>
          <w:highlight w:val="white"/>
        </w:rPr>
      </w:pPr>
      <w:r w:rsidRPr="00EC76D5">
        <w:rPr>
          <w:highlight w:val="white"/>
        </w:rPr>
        <w:t>#include &lt;StdlIB.h&gt;</w:t>
      </w:r>
    </w:p>
    <w:p w14:paraId="000B0AC0" w14:textId="77777777" w:rsidR="00555D55" w:rsidRPr="00EC76D5" w:rsidRDefault="00555D55" w:rsidP="00555D55">
      <w:pPr>
        <w:pStyle w:val="Code"/>
        <w:rPr>
          <w:highlight w:val="white"/>
        </w:rPr>
      </w:pPr>
    </w:p>
    <w:p w14:paraId="42A8050C" w14:textId="77777777" w:rsidR="00555D55" w:rsidRPr="00EC76D5" w:rsidRDefault="00555D55" w:rsidP="00555D55">
      <w:pPr>
        <w:pStyle w:val="Code"/>
        <w:rPr>
          <w:highlight w:val="white"/>
        </w:rPr>
      </w:pPr>
      <w:r w:rsidRPr="00EC76D5">
        <w:rPr>
          <w:highlight w:val="white"/>
        </w:rPr>
        <w:t>double exp(double x) {</w:t>
      </w:r>
    </w:p>
    <w:p w14:paraId="42D67806" w14:textId="77777777" w:rsidR="00555D55" w:rsidRPr="00EC76D5" w:rsidRDefault="00555D55" w:rsidP="00555D55">
      <w:pPr>
        <w:pStyle w:val="Code"/>
        <w:rPr>
          <w:highlight w:val="white"/>
        </w:rPr>
      </w:pPr>
      <w:r w:rsidRPr="00EC76D5">
        <w:rPr>
          <w:highlight w:val="white"/>
        </w:rPr>
        <w:t xml:space="preserve">  double n = 0, faculty = 1, power = 1, term, sum = 0;</w:t>
      </w:r>
    </w:p>
    <w:p w14:paraId="38C75D6A" w14:textId="77777777" w:rsidR="00555D55" w:rsidRPr="00EC76D5" w:rsidRDefault="00555D55" w:rsidP="00555D55">
      <w:pPr>
        <w:pStyle w:val="Code"/>
        <w:rPr>
          <w:highlight w:val="white"/>
        </w:rPr>
      </w:pPr>
    </w:p>
    <w:p w14:paraId="5357802D" w14:textId="77777777" w:rsidR="00555D55" w:rsidRPr="00EC76D5" w:rsidRDefault="00555D55" w:rsidP="00555D55">
      <w:pPr>
        <w:pStyle w:val="Code"/>
        <w:rPr>
          <w:highlight w:val="white"/>
        </w:rPr>
      </w:pPr>
      <w:r w:rsidRPr="00EC76D5">
        <w:rPr>
          <w:highlight w:val="white"/>
        </w:rPr>
        <w:t xml:space="preserve">  do {</w:t>
      </w:r>
    </w:p>
    <w:p w14:paraId="5EDD21ED" w14:textId="77777777" w:rsidR="00555D55" w:rsidRPr="00EC76D5" w:rsidRDefault="00555D55" w:rsidP="00555D55">
      <w:pPr>
        <w:pStyle w:val="Code"/>
        <w:rPr>
          <w:highlight w:val="white"/>
        </w:rPr>
      </w:pPr>
      <w:r w:rsidRPr="00EC76D5">
        <w:rPr>
          <w:highlight w:val="white"/>
        </w:rPr>
        <w:t xml:space="preserve">    term = power / faculty;</w:t>
      </w:r>
    </w:p>
    <w:p w14:paraId="646B6A4C" w14:textId="77777777" w:rsidR="00555D55" w:rsidRPr="00EC76D5" w:rsidRDefault="00555D55" w:rsidP="00555D55">
      <w:pPr>
        <w:pStyle w:val="Code"/>
        <w:rPr>
          <w:highlight w:val="white"/>
        </w:rPr>
      </w:pPr>
      <w:r w:rsidRPr="00EC76D5">
        <w:rPr>
          <w:highlight w:val="white"/>
        </w:rPr>
        <w:t xml:space="preserve">    sum += term;</w:t>
      </w:r>
    </w:p>
    <w:p w14:paraId="07D9C05A" w14:textId="77777777" w:rsidR="00555D55" w:rsidRPr="00EC76D5" w:rsidRDefault="00555D55" w:rsidP="00555D55">
      <w:pPr>
        <w:pStyle w:val="Code"/>
        <w:rPr>
          <w:highlight w:val="white"/>
        </w:rPr>
      </w:pPr>
      <w:r w:rsidRPr="00EC76D5">
        <w:rPr>
          <w:highlight w:val="white"/>
        </w:rPr>
        <w:t xml:space="preserve">    power *= x;</w:t>
      </w:r>
    </w:p>
    <w:p w14:paraId="47B4EEE6" w14:textId="77777777" w:rsidR="00555D55" w:rsidRPr="00EC76D5" w:rsidRDefault="00555D55" w:rsidP="00555D55">
      <w:pPr>
        <w:pStyle w:val="Code"/>
        <w:rPr>
          <w:highlight w:val="white"/>
        </w:rPr>
      </w:pPr>
      <w:r w:rsidRPr="00EC76D5">
        <w:rPr>
          <w:highlight w:val="white"/>
        </w:rPr>
        <w:t xml:space="preserve">    faculty *= ++n;</w:t>
      </w:r>
    </w:p>
    <w:p w14:paraId="033DBBDC" w14:textId="77777777" w:rsidR="00555D55" w:rsidRPr="00EC76D5" w:rsidRDefault="00555D55" w:rsidP="00555D55">
      <w:pPr>
        <w:pStyle w:val="Code"/>
        <w:rPr>
          <w:highlight w:val="white"/>
        </w:rPr>
      </w:pPr>
      <w:r w:rsidRPr="00EC76D5">
        <w:rPr>
          <w:highlight w:val="white"/>
        </w:rPr>
        <w:t xml:space="preserve">  } while (fabs(term) &gt;= EPSILON);</w:t>
      </w:r>
    </w:p>
    <w:p w14:paraId="725C9347" w14:textId="77777777" w:rsidR="00555D55" w:rsidRPr="00EC76D5" w:rsidRDefault="00555D55" w:rsidP="00555D55">
      <w:pPr>
        <w:pStyle w:val="Code"/>
        <w:rPr>
          <w:highlight w:val="white"/>
        </w:rPr>
      </w:pPr>
    </w:p>
    <w:p w14:paraId="648AF903" w14:textId="77777777" w:rsidR="00555D55" w:rsidRPr="00EC76D5" w:rsidRDefault="00555D55" w:rsidP="00555D55">
      <w:pPr>
        <w:pStyle w:val="Code"/>
        <w:rPr>
          <w:highlight w:val="white"/>
        </w:rPr>
      </w:pPr>
      <w:r w:rsidRPr="00EC76D5">
        <w:rPr>
          <w:highlight w:val="white"/>
        </w:rPr>
        <w:t xml:space="preserve">  return sum;</w:t>
      </w:r>
    </w:p>
    <w:p w14:paraId="427FE05A" w14:textId="77777777" w:rsidR="00555D55" w:rsidRPr="00EC76D5" w:rsidRDefault="00555D55" w:rsidP="00555D55">
      <w:pPr>
        <w:pStyle w:val="Code"/>
        <w:rPr>
          <w:highlight w:val="white"/>
        </w:rPr>
      </w:pPr>
      <w:r w:rsidRPr="00EC76D5">
        <w:rPr>
          <w:highlight w:val="white"/>
        </w:rPr>
        <w:t>}</w:t>
      </w:r>
    </w:p>
    <w:p w14:paraId="3ECEA4A0" w14:textId="77777777" w:rsidR="00555D55" w:rsidRPr="00EC76D5" w:rsidRDefault="00555D55" w:rsidP="00555D55">
      <w:pPr>
        <w:pStyle w:val="Code"/>
        <w:rPr>
          <w:highlight w:val="white"/>
        </w:rPr>
      </w:pPr>
    </w:p>
    <w:p w14:paraId="188E765A" w14:textId="77777777" w:rsidR="00555D55" w:rsidRPr="00EC76D5" w:rsidRDefault="00555D55" w:rsidP="00555D55">
      <w:pPr>
        <w:pStyle w:val="Code"/>
        <w:rPr>
          <w:highlight w:val="white"/>
        </w:rPr>
      </w:pPr>
      <w:r w:rsidRPr="00EC76D5">
        <w:rPr>
          <w:highlight w:val="white"/>
        </w:rPr>
        <w:t>static double logX(double x) { // [1/E,1]</w:t>
      </w:r>
    </w:p>
    <w:p w14:paraId="45D5FF89" w14:textId="77777777" w:rsidR="00555D55" w:rsidRPr="00EC76D5" w:rsidRDefault="00555D55" w:rsidP="00555D55">
      <w:pPr>
        <w:pStyle w:val="Code"/>
        <w:rPr>
          <w:highlight w:val="white"/>
        </w:rPr>
      </w:pPr>
      <w:r w:rsidRPr="00EC76D5">
        <w:rPr>
          <w:highlight w:val="white"/>
        </w:rPr>
        <w:t xml:space="preserve">  double n = 1, plusMinusOne = 1, x_minus_1 = x - 1,</w:t>
      </w:r>
    </w:p>
    <w:p w14:paraId="2C5F2793" w14:textId="0BFBCE81" w:rsidR="00555D55" w:rsidRPr="00EC76D5" w:rsidRDefault="00555D55" w:rsidP="00555D55">
      <w:pPr>
        <w:pStyle w:val="Code"/>
        <w:rPr>
          <w:highlight w:val="white"/>
        </w:rPr>
      </w:pPr>
      <w:r w:rsidRPr="00EC76D5">
        <w:rPr>
          <w:highlight w:val="white"/>
        </w:rPr>
        <w:t xml:space="preserve">         term, sum = 0, power = x_minus_1;</w:t>
      </w:r>
    </w:p>
    <w:p w14:paraId="597DF3D0" w14:textId="77777777" w:rsidR="00555D55" w:rsidRPr="00EC76D5" w:rsidRDefault="00555D55" w:rsidP="00555D55">
      <w:pPr>
        <w:pStyle w:val="Code"/>
        <w:rPr>
          <w:highlight w:val="white"/>
        </w:rPr>
      </w:pPr>
    </w:p>
    <w:p w14:paraId="4FFF625B" w14:textId="77777777" w:rsidR="00555D55" w:rsidRPr="00EC76D5" w:rsidRDefault="00555D55" w:rsidP="00555D55">
      <w:pPr>
        <w:pStyle w:val="Code"/>
        <w:rPr>
          <w:highlight w:val="white"/>
        </w:rPr>
      </w:pPr>
      <w:r w:rsidRPr="00EC76D5">
        <w:rPr>
          <w:highlight w:val="white"/>
        </w:rPr>
        <w:t xml:space="preserve">  do {</w:t>
      </w:r>
    </w:p>
    <w:p w14:paraId="136D1733" w14:textId="77777777" w:rsidR="00555D55" w:rsidRPr="00EC76D5" w:rsidRDefault="00555D55" w:rsidP="00555D55">
      <w:pPr>
        <w:pStyle w:val="Code"/>
        <w:rPr>
          <w:highlight w:val="white"/>
        </w:rPr>
      </w:pPr>
      <w:r w:rsidRPr="00EC76D5">
        <w:rPr>
          <w:highlight w:val="white"/>
        </w:rPr>
        <w:t xml:space="preserve">    term = plusMinusOne * (power / n++);</w:t>
      </w:r>
    </w:p>
    <w:p w14:paraId="5B1FC6B5" w14:textId="77777777" w:rsidR="00555D55" w:rsidRPr="00EC76D5" w:rsidRDefault="00555D55" w:rsidP="00555D55">
      <w:pPr>
        <w:pStyle w:val="Code"/>
        <w:rPr>
          <w:highlight w:val="white"/>
        </w:rPr>
      </w:pPr>
      <w:r w:rsidRPr="00EC76D5">
        <w:rPr>
          <w:highlight w:val="white"/>
        </w:rPr>
        <w:t xml:space="preserve">    sum += term;</w:t>
      </w:r>
    </w:p>
    <w:p w14:paraId="6D16FD05" w14:textId="77777777" w:rsidR="00555D55" w:rsidRPr="00EC76D5" w:rsidRDefault="00555D55" w:rsidP="00555D55">
      <w:pPr>
        <w:pStyle w:val="Code"/>
        <w:rPr>
          <w:highlight w:val="white"/>
        </w:rPr>
      </w:pPr>
      <w:r w:rsidRPr="00EC76D5">
        <w:rPr>
          <w:highlight w:val="white"/>
        </w:rPr>
        <w:t xml:space="preserve">    power *= x_minus_1;</w:t>
      </w:r>
    </w:p>
    <w:p w14:paraId="25F59EE8" w14:textId="77777777" w:rsidR="00555D55" w:rsidRPr="00EC76D5" w:rsidRDefault="00555D55" w:rsidP="00555D55">
      <w:pPr>
        <w:pStyle w:val="Code"/>
        <w:rPr>
          <w:highlight w:val="white"/>
        </w:rPr>
      </w:pPr>
      <w:r w:rsidRPr="00EC76D5">
        <w:rPr>
          <w:highlight w:val="white"/>
        </w:rPr>
        <w:t xml:space="preserve">    plusMinusOne *= -1.0;</w:t>
      </w:r>
    </w:p>
    <w:p w14:paraId="5ADDE7F2" w14:textId="77777777" w:rsidR="00555D55" w:rsidRPr="00EC76D5" w:rsidRDefault="00555D55" w:rsidP="00555D55">
      <w:pPr>
        <w:pStyle w:val="Code"/>
        <w:rPr>
          <w:highlight w:val="white"/>
        </w:rPr>
      </w:pPr>
      <w:r w:rsidRPr="00EC76D5">
        <w:rPr>
          <w:highlight w:val="white"/>
        </w:rPr>
        <w:t xml:space="preserve">  } while (fabs(term) &gt; EPSILON);</w:t>
      </w:r>
    </w:p>
    <w:p w14:paraId="0E181B90" w14:textId="77777777" w:rsidR="00555D55" w:rsidRPr="00EC76D5" w:rsidRDefault="00555D55" w:rsidP="00555D55">
      <w:pPr>
        <w:pStyle w:val="Code"/>
        <w:rPr>
          <w:highlight w:val="white"/>
        </w:rPr>
      </w:pPr>
    </w:p>
    <w:p w14:paraId="4DE62553" w14:textId="77777777" w:rsidR="00555D55" w:rsidRPr="00EC76D5" w:rsidRDefault="00555D55" w:rsidP="00555D55">
      <w:pPr>
        <w:pStyle w:val="Code"/>
        <w:rPr>
          <w:highlight w:val="white"/>
        </w:rPr>
      </w:pPr>
      <w:r w:rsidRPr="00EC76D5">
        <w:rPr>
          <w:highlight w:val="white"/>
        </w:rPr>
        <w:t xml:space="preserve">  return sum;</w:t>
      </w:r>
    </w:p>
    <w:p w14:paraId="1132BBF8" w14:textId="77777777" w:rsidR="00555D55" w:rsidRPr="00EC76D5" w:rsidRDefault="00555D55" w:rsidP="00555D55">
      <w:pPr>
        <w:pStyle w:val="Code"/>
        <w:rPr>
          <w:highlight w:val="white"/>
        </w:rPr>
      </w:pPr>
      <w:r w:rsidRPr="00EC76D5">
        <w:rPr>
          <w:highlight w:val="white"/>
        </w:rPr>
        <w:t>}</w:t>
      </w:r>
    </w:p>
    <w:p w14:paraId="6261D243" w14:textId="77777777" w:rsidR="00555D55" w:rsidRPr="00EC76D5" w:rsidRDefault="00555D55" w:rsidP="00B92E77">
      <w:pPr>
        <w:pStyle w:val="Code"/>
        <w:rPr>
          <w:highlight w:val="white"/>
        </w:rPr>
      </w:pPr>
    </w:p>
    <w:p w14:paraId="5DCC44E1" w14:textId="77777777" w:rsidR="00555D55" w:rsidRPr="00EC76D5" w:rsidRDefault="00555D55" w:rsidP="00B92E77">
      <w:pPr>
        <w:pStyle w:val="Code"/>
        <w:rPr>
          <w:highlight w:val="white"/>
        </w:rPr>
      </w:pPr>
      <w:r w:rsidRPr="00EC76D5">
        <w:rPr>
          <w:highlight w:val="white"/>
        </w:rPr>
        <w:t>double log(double x) {</w:t>
      </w:r>
    </w:p>
    <w:p w14:paraId="007B6534" w14:textId="77777777" w:rsidR="00555D55" w:rsidRPr="00EC76D5" w:rsidRDefault="00555D55" w:rsidP="00B92E77">
      <w:pPr>
        <w:pStyle w:val="Code"/>
        <w:rPr>
          <w:highlight w:val="white"/>
        </w:rPr>
      </w:pPr>
      <w:r w:rsidRPr="00EC76D5">
        <w:rPr>
          <w:highlight w:val="white"/>
        </w:rPr>
        <w:t xml:space="preserve">  if (x &lt;= 0) {</w:t>
      </w:r>
    </w:p>
    <w:p w14:paraId="18E619DD" w14:textId="77777777" w:rsidR="00555D55" w:rsidRPr="00EC76D5" w:rsidRDefault="00555D55" w:rsidP="00B92E77">
      <w:pPr>
        <w:pStyle w:val="Code"/>
        <w:rPr>
          <w:highlight w:val="white"/>
        </w:rPr>
      </w:pPr>
      <w:r w:rsidRPr="00EC76D5">
        <w:rPr>
          <w:highlight w:val="white"/>
        </w:rPr>
        <w:t xml:space="preserve">    errno = EDOM;</w:t>
      </w:r>
    </w:p>
    <w:p w14:paraId="4E7AFFF0" w14:textId="77777777" w:rsidR="00555D55" w:rsidRPr="00EC76D5" w:rsidRDefault="00555D55" w:rsidP="00B92E77">
      <w:pPr>
        <w:pStyle w:val="Code"/>
        <w:rPr>
          <w:highlight w:val="white"/>
        </w:rPr>
      </w:pPr>
      <w:r w:rsidRPr="00EC76D5">
        <w:rPr>
          <w:highlight w:val="white"/>
        </w:rPr>
        <w:t xml:space="preserve">    return 0;</w:t>
      </w:r>
    </w:p>
    <w:p w14:paraId="5FB9788F" w14:textId="77777777" w:rsidR="00555D55" w:rsidRPr="00EC76D5" w:rsidRDefault="00555D55" w:rsidP="00B92E77">
      <w:pPr>
        <w:pStyle w:val="Code"/>
        <w:rPr>
          <w:highlight w:val="white"/>
        </w:rPr>
      </w:pPr>
      <w:r w:rsidRPr="00EC76D5">
        <w:rPr>
          <w:highlight w:val="white"/>
        </w:rPr>
        <w:t xml:space="preserve">  }</w:t>
      </w:r>
    </w:p>
    <w:p w14:paraId="6952EA5A" w14:textId="77777777" w:rsidR="00555D55" w:rsidRPr="00EC76D5" w:rsidRDefault="00555D55" w:rsidP="00B92E77">
      <w:pPr>
        <w:pStyle w:val="Code"/>
        <w:rPr>
          <w:highlight w:val="white"/>
        </w:rPr>
      </w:pPr>
      <w:r w:rsidRPr="00EC76D5">
        <w:rPr>
          <w:highlight w:val="white"/>
        </w:rPr>
        <w:t xml:space="preserve">  else if (x == 1) {</w:t>
      </w:r>
    </w:p>
    <w:p w14:paraId="2CF567D2" w14:textId="77777777" w:rsidR="00555D55" w:rsidRPr="00EC76D5" w:rsidRDefault="00555D55" w:rsidP="00B92E77">
      <w:pPr>
        <w:pStyle w:val="Code"/>
        <w:rPr>
          <w:highlight w:val="white"/>
        </w:rPr>
      </w:pPr>
      <w:r w:rsidRPr="00EC76D5">
        <w:rPr>
          <w:highlight w:val="white"/>
        </w:rPr>
        <w:t xml:space="preserve">    return 0;</w:t>
      </w:r>
    </w:p>
    <w:p w14:paraId="5D9CB70F" w14:textId="77777777" w:rsidR="00555D55" w:rsidRPr="00EC76D5" w:rsidRDefault="00555D55" w:rsidP="00B92E77">
      <w:pPr>
        <w:pStyle w:val="Code"/>
        <w:rPr>
          <w:highlight w:val="white"/>
        </w:rPr>
      </w:pPr>
      <w:r w:rsidRPr="00EC76D5">
        <w:rPr>
          <w:highlight w:val="white"/>
        </w:rPr>
        <w:lastRenderedPageBreak/>
        <w:t xml:space="preserve">  }</w:t>
      </w:r>
    </w:p>
    <w:p w14:paraId="60279722" w14:textId="77777777" w:rsidR="00555D55" w:rsidRPr="00EC76D5" w:rsidRDefault="00555D55" w:rsidP="00B92E77">
      <w:pPr>
        <w:pStyle w:val="Code"/>
        <w:rPr>
          <w:highlight w:val="white"/>
        </w:rPr>
      </w:pPr>
      <w:r w:rsidRPr="00EC76D5">
        <w:rPr>
          <w:highlight w:val="white"/>
        </w:rPr>
        <w:t xml:space="preserve">  else if (x &gt; 1) {</w:t>
      </w:r>
    </w:p>
    <w:p w14:paraId="69DDE7A3" w14:textId="77777777" w:rsidR="00555D55" w:rsidRPr="00EC76D5" w:rsidRDefault="00555D55" w:rsidP="00B92E77">
      <w:pPr>
        <w:pStyle w:val="Code"/>
        <w:rPr>
          <w:highlight w:val="white"/>
        </w:rPr>
      </w:pPr>
      <w:r w:rsidRPr="00EC76D5">
        <w:rPr>
          <w:highlight w:val="white"/>
        </w:rPr>
        <w:t xml:space="preserve">    int expo = 0;</w:t>
      </w:r>
    </w:p>
    <w:p w14:paraId="010C54D3" w14:textId="77777777" w:rsidR="00555D55" w:rsidRPr="00EC76D5" w:rsidRDefault="00555D55" w:rsidP="00B92E77">
      <w:pPr>
        <w:pStyle w:val="Code"/>
        <w:rPr>
          <w:highlight w:val="white"/>
        </w:rPr>
      </w:pPr>
    </w:p>
    <w:p w14:paraId="511ED8C0" w14:textId="77777777" w:rsidR="00555D55" w:rsidRPr="00EC76D5" w:rsidRDefault="00555D55" w:rsidP="00B92E77">
      <w:pPr>
        <w:pStyle w:val="Code"/>
        <w:rPr>
          <w:highlight w:val="white"/>
        </w:rPr>
      </w:pPr>
      <w:r w:rsidRPr="00EC76D5">
        <w:rPr>
          <w:highlight w:val="white"/>
        </w:rPr>
        <w:t xml:space="preserve">    while (x &gt; 1) {</w:t>
      </w:r>
    </w:p>
    <w:p w14:paraId="276E1D23" w14:textId="77777777" w:rsidR="00555D55" w:rsidRPr="00EC76D5" w:rsidRDefault="00555D55" w:rsidP="00B92E77">
      <w:pPr>
        <w:pStyle w:val="Code"/>
        <w:rPr>
          <w:highlight w:val="white"/>
        </w:rPr>
      </w:pPr>
      <w:r w:rsidRPr="00EC76D5">
        <w:rPr>
          <w:highlight w:val="white"/>
        </w:rPr>
        <w:t xml:space="preserve">      x /= E;</w:t>
      </w:r>
    </w:p>
    <w:p w14:paraId="46608F6C" w14:textId="77777777" w:rsidR="00555D55" w:rsidRPr="00EC76D5" w:rsidRDefault="00555D55" w:rsidP="00B92E77">
      <w:pPr>
        <w:pStyle w:val="Code"/>
        <w:rPr>
          <w:highlight w:val="white"/>
        </w:rPr>
      </w:pPr>
      <w:r w:rsidRPr="00EC76D5">
        <w:rPr>
          <w:highlight w:val="white"/>
        </w:rPr>
        <w:t xml:space="preserve">      ++expo;</w:t>
      </w:r>
    </w:p>
    <w:p w14:paraId="016AF58F" w14:textId="77777777" w:rsidR="00555D55" w:rsidRPr="00EC76D5" w:rsidRDefault="00555D55" w:rsidP="00B92E77">
      <w:pPr>
        <w:pStyle w:val="Code"/>
        <w:rPr>
          <w:highlight w:val="white"/>
        </w:rPr>
      </w:pPr>
      <w:r w:rsidRPr="00EC76D5">
        <w:rPr>
          <w:highlight w:val="white"/>
        </w:rPr>
        <w:t xml:space="preserve">    }</w:t>
      </w:r>
    </w:p>
    <w:p w14:paraId="7F5B21D2" w14:textId="77777777" w:rsidR="00555D55" w:rsidRPr="00EC76D5" w:rsidRDefault="00555D55" w:rsidP="00B92E77">
      <w:pPr>
        <w:pStyle w:val="Code"/>
        <w:rPr>
          <w:highlight w:val="white"/>
        </w:rPr>
      </w:pPr>
    </w:p>
    <w:p w14:paraId="662D824E" w14:textId="77777777" w:rsidR="00555D55" w:rsidRPr="00EC76D5" w:rsidRDefault="00555D55" w:rsidP="00B92E77">
      <w:pPr>
        <w:pStyle w:val="Code"/>
        <w:rPr>
          <w:highlight w:val="white"/>
        </w:rPr>
      </w:pPr>
      <w:r w:rsidRPr="00EC76D5">
        <w:rPr>
          <w:highlight w:val="white"/>
        </w:rPr>
        <w:t xml:space="preserve">    return (logX(x) + expo);</w:t>
      </w:r>
    </w:p>
    <w:p w14:paraId="7AECC9DE" w14:textId="77777777" w:rsidR="00555D55" w:rsidRPr="00EC76D5" w:rsidRDefault="00555D55" w:rsidP="00B92E77">
      <w:pPr>
        <w:pStyle w:val="Code"/>
        <w:rPr>
          <w:highlight w:val="white"/>
        </w:rPr>
      </w:pPr>
      <w:r w:rsidRPr="00EC76D5">
        <w:rPr>
          <w:highlight w:val="white"/>
        </w:rPr>
        <w:t xml:space="preserve">  }</w:t>
      </w:r>
    </w:p>
    <w:p w14:paraId="69093A30" w14:textId="77777777" w:rsidR="00555D55" w:rsidRPr="00EC76D5" w:rsidRDefault="00555D55" w:rsidP="00B92E77">
      <w:pPr>
        <w:pStyle w:val="Code"/>
        <w:rPr>
          <w:highlight w:val="white"/>
        </w:rPr>
      </w:pPr>
      <w:r w:rsidRPr="00EC76D5">
        <w:rPr>
          <w:highlight w:val="white"/>
        </w:rPr>
        <w:t xml:space="preserve">  else {</w:t>
      </w:r>
    </w:p>
    <w:p w14:paraId="220A3D0C" w14:textId="77777777" w:rsidR="00555D55" w:rsidRPr="00EC76D5" w:rsidRDefault="00555D55" w:rsidP="00B92E77">
      <w:pPr>
        <w:pStyle w:val="Code"/>
        <w:rPr>
          <w:highlight w:val="white"/>
        </w:rPr>
      </w:pPr>
      <w:r w:rsidRPr="00EC76D5">
        <w:rPr>
          <w:highlight w:val="white"/>
        </w:rPr>
        <w:t xml:space="preserve">    int expo = 0;</w:t>
      </w:r>
    </w:p>
    <w:p w14:paraId="7DD4C7A1" w14:textId="77777777" w:rsidR="00555D55" w:rsidRPr="00EC76D5" w:rsidRDefault="00555D55" w:rsidP="00B92E77">
      <w:pPr>
        <w:pStyle w:val="Code"/>
        <w:rPr>
          <w:highlight w:val="white"/>
        </w:rPr>
      </w:pPr>
    </w:p>
    <w:p w14:paraId="66FB5642" w14:textId="77777777" w:rsidR="00555D55" w:rsidRPr="00EC76D5" w:rsidRDefault="00555D55" w:rsidP="00B92E77">
      <w:pPr>
        <w:pStyle w:val="Code"/>
        <w:rPr>
          <w:highlight w:val="white"/>
        </w:rPr>
      </w:pPr>
      <w:r w:rsidRPr="00EC76D5">
        <w:rPr>
          <w:highlight w:val="white"/>
        </w:rPr>
        <w:t xml:space="preserve">    while (x &lt; 1) {</w:t>
      </w:r>
    </w:p>
    <w:p w14:paraId="53291C09" w14:textId="77777777" w:rsidR="00555D55" w:rsidRPr="00EC76D5" w:rsidRDefault="00555D55" w:rsidP="00B92E77">
      <w:pPr>
        <w:pStyle w:val="Code"/>
        <w:rPr>
          <w:highlight w:val="white"/>
        </w:rPr>
      </w:pPr>
      <w:r w:rsidRPr="00EC76D5">
        <w:rPr>
          <w:highlight w:val="white"/>
        </w:rPr>
        <w:t xml:space="preserve">      x *= E;</w:t>
      </w:r>
    </w:p>
    <w:p w14:paraId="6B255AFC" w14:textId="77777777" w:rsidR="00555D55" w:rsidRPr="00EC76D5" w:rsidRDefault="00555D55" w:rsidP="00B92E77">
      <w:pPr>
        <w:pStyle w:val="Code"/>
        <w:rPr>
          <w:highlight w:val="white"/>
        </w:rPr>
      </w:pPr>
      <w:r w:rsidRPr="00EC76D5">
        <w:rPr>
          <w:highlight w:val="white"/>
        </w:rPr>
        <w:t xml:space="preserve">      ++expo;</w:t>
      </w:r>
    </w:p>
    <w:p w14:paraId="13206DF6" w14:textId="77777777" w:rsidR="00555D55" w:rsidRPr="00EC76D5" w:rsidRDefault="00555D55" w:rsidP="00B92E77">
      <w:pPr>
        <w:pStyle w:val="Code"/>
        <w:rPr>
          <w:highlight w:val="white"/>
        </w:rPr>
      </w:pPr>
      <w:r w:rsidRPr="00EC76D5">
        <w:rPr>
          <w:highlight w:val="white"/>
        </w:rPr>
        <w:t xml:space="preserve">    }</w:t>
      </w:r>
    </w:p>
    <w:p w14:paraId="5E2725F2" w14:textId="77777777" w:rsidR="00555D55" w:rsidRPr="00EC76D5" w:rsidRDefault="00555D55" w:rsidP="00B92E77">
      <w:pPr>
        <w:pStyle w:val="Code"/>
        <w:rPr>
          <w:highlight w:val="white"/>
        </w:rPr>
      </w:pPr>
    </w:p>
    <w:p w14:paraId="1EE79BDE" w14:textId="77777777" w:rsidR="00555D55" w:rsidRPr="00EC76D5" w:rsidRDefault="00555D55" w:rsidP="00B92E77">
      <w:pPr>
        <w:pStyle w:val="Code"/>
        <w:rPr>
          <w:highlight w:val="white"/>
        </w:rPr>
      </w:pPr>
      <w:r w:rsidRPr="00EC76D5">
        <w:rPr>
          <w:highlight w:val="white"/>
        </w:rPr>
        <w:t xml:space="preserve">    return (logX(x / E) - (expo - 1));</w:t>
      </w:r>
    </w:p>
    <w:p w14:paraId="36535D27" w14:textId="77777777" w:rsidR="00555D55" w:rsidRPr="00EC76D5" w:rsidRDefault="00555D55" w:rsidP="00B92E77">
      <w:pPr>
        <w:pStyle w:val="Code"/>
        <w:rPr>
          <w:highlight w:val="white"/>
        </w:rPr>
      </w:pPr>
      <w:r w:rsidRPr="00EC76D5">
        <w:rPr>
          <w:highlight w:val="white"/>
        </w:rPr>
        <w:t xml:space="preserve">  }</w:t>
      </w:r>
    </w:p>
    <w:p w14:paraId="37298247" w14:textId="77777777" w:rsidR="00555D55" w:rsidRPr="00EC76D5" w:rsidRDefault="00555D55" w:rsidP="00B92E77">
      <w:pPr>
        <w:pStyle w:val="Code"/>
        <w:rPr>
          <w:highlight w:val="white"/>
        </w:rPr>
      </w:pPr>
      <w:r w:rsidRPr="00EC76D5">
        <w:rPr>
          <w:highlight w:val="white"/>
        </w:rPr>
        <w:t>}</w:t>
      </w:r>
    </w:p>
    <w:p w14:paraId="42C23826" w14:textId="77777777" w:rsidR="00555D55" w:rsidRPr="00EC76D5" w:rsidRDefault="00555D55" w:rsidP="00B92E77">
      <w:pPr>
        <w:pStyle w:val="Code"/>
        <w:rPr>
          <w:highlight w:val="white"/>
        </w:rPr>
      </w:pPr>
    </w:p>
    <w:p w14:paraId="1E3D76CD" w14:textId="0129FC57" w:rsidR="00555D55" w:rsidRPr="00EC76D5" w:rsidRDefault="00555D55" w:rsidP="00B92E77">
      <w:pPr>
        <w:pStyle w:val="Code"/>
        <w:rPr>
          <w:highlight w:val="white"/>
        </w:rPr>
      </w:pPr>
      <w:r w:rsidRPr="00EC76D5">
        <w:rPr>
          <w:highlight w:val="white"/>
        </w:rPr>
        <w:t>double log10(double x) {</w:t>
      </w:r>
    </w:p>
    <w:p w14:paraId="37034F58" w14:textId="4D1D8952" w:rsidR="00555D55" w:rsidRPr="00EC76D5" w:rsidRDefault="00555D55" w:rsidP="00B92E77">
      <w:pPr>
        <w:pStyle w:val="Code"/>
        <w:rPr>
          <w:highlight w:val="white"/>
        </w:rPr>
      </w:pPr>
      <w:r w:rsidRPr="00EC76D5">
        <w:rPr>
          <w:highlight w:val="white"/>
        </w:rPr>
        <w:t xml:space="preserve">  return 0.4342944820 * log(x);</w:t>
      </w:r>
    </w:p>
    <w:p w14:paraId="2FE750F3" w14:textId="77777777" w:rsidR="00555D55" w:rsidRPr="00EC76D5" w:rsidRDefault="00555D55" w:rsidP="00B92E77">
      <w:pPr>
        <w:pStyle w:val="Code"/>
        <w:rPr>
          <w:highlight w:val="white"/>
        </w:rPr>
      </w:pPr>
      <w:r w:rsidRPr="00EC76D5">
        <w:rPr>
          <w:highlight w:val="white"/>
        </w:rPr>
        <w:t>}</w:t>
      </w:r>
    </w:p>
    <w:p w14:paraId="58193B50" w14:textId="77777777" w:rsidR="00555D55" w:rsidRPr="00EC76D5" w:rsidRDefault="00555D55" w:rsidP="00B92E77">
      <w:pPr>
        <w:pStyle w:val="Code"/>
        <w:rPr>
          <w:highlight w:val="white"/>
        </w:rPr>
      </w:pPr>
    </w:p>
    <w:p w14:paraId="5B055F60" w14:textId="77777777" w:rsidR="00555D55" w:rsidRPr="00EC76D5" w:rsidRDefault="00555D55" w:rsidP="00B92E77">
      <w:pPr>
        <w:pStyle w:val="Code"/>
        <w:rPr>
          <w:highlight w:val="white"/>
        </w:rPr>
      </w:pPr>
      <w:r w:rsidRPr="00EC76D5">
        <w:rPr>
          <w:highlight w:val="white"/>
        </w:rPr>
        <w:t>int log10_int(double x) {</w:t>
      </w:r>
    </w:p>
    <w:p w14:paraId="7828D49E" w14:textId="77777777" w:rsidR="00555D55" w:rsidRPr="00EC76D5" w:rsidRDefault="00555D55" w:rsidP="00B92E77">
      <w:pPr>
        <w:pStyle w:val="Code"/>
        <w:rPr>
          <w:highlight w:val="white"/>
        </w:rPr>
      </w:pPr>
      <w:r w:rsidRPr="00EC76D5">
        <w:rPr>
          <w:highlight w:val="white"/>
        </w:rPr>
        <w:t xml:space="preserve">  if (x &gt; 0) {</w:t>
      </w:r>
    </w:p>
    <w:p w14:paraId="51719D12" w14:textId="77777777" w:rsidR="00555D55" w:rsidRPr="00EC76D5" w:rsidRDefault="00555D55" w:rsidP="00B92E77">
      <w:pPr>
        <w:pStyle w:val="Code"/>
        <w:rPr>
          <w:highlight w:val="white"/>
        </w:rPr>
      </w:pPr>
      <w:r w:rsidRPr="00EC76D5">
        <w:rPr>
          <w:highlight w:val="white"/>
        </w:rPr>
        <w:t xml:space="preserve">    if (x == 1) {</w:t>
      </w:r>
    </w:p>
    <w:p w14:paraId="0EA39621" w14:textId="77777777" w:rsidR="00555D55" w:rsidRPr="00EC76D5" w:rsidRDefault="00555D55" w:rsidP="00B92E77">
      <w:pPr>
        <w:pStyle w:val="Code"/>
        <w:rPr>
          <w:highlight w:val="white"/>
        </w:rPr>
      </w:pPr>
      <w:r w:rsidRPr="00EC76D5">
        <w:rPr>
          <w:highlight w:val="white"/>
        </w:rPr>
        <w:t xml:space="preserve">      return 0;</w:t>
      </w:r>
    </w:p>
    <w:p w14:paraId="34C33A9E" w14:textId="77777777" w:rsidR="00555D55" w:rsidRPr="00EC76D5" w:rsidRDefault="00555D55" w:rsidP="00B92E77">
      <w:pPr>
        <w:pStyle w:val="Code"/>
        <w:rPr>
          <w:highlight w:val="white"/>
        </w:rPr>
      </w:pPr>
      <w:r w:rsidRPr="00EC76D5">
        <w:rPr>
          <w:highlight w:val="white"/>
        </w:rPr>
        <w:t xml:space="preserve">    }</w:t>
      </w:r>
    </w:p>
    <w:p w14:paraId="40AC95F1" w14:textId="77777777" w:rsidR="00555D55" w:rsidRPr="00EC76D5" w:rsidRDefault="00555D55" w:rsidP="00B92E77">
      <w:pPr>
        <w:pStyle w:val="Code"/>
        <w:rPr>
          <w:highlight w:val="white"/>
        </w:rPr>
      </w:pPr>
      <w:r w:rsidRPr="00EC76D5">
        <w:rPr>
          <w:highlight w:val="white"/>
        </w:rPr>
        <w:t xml:space="preserve">    else if (x &gt; 1) {</w:t>
      </w:r>
    </w:p>
    <w:p w14:paraId="38011086" w14:textId="77777777" w:rsidR="00555D55" w:rsidRPr="00EC76D5" w:rsidRDefault="00555D55" w:rsidP="00B92E77">
      <w:pPr>
        <w:pStyle w:val="Code"/>
        <w:rPr>
          <w:highlight w:val="white"/>
        </w:rPr>
      </w:pPr>
      <w:r w:rsidRPr="00EC76D5">
        <w:rPr>
          <w:highlight w:val="white"/>
        </w:rPr>
        <w:t xml:space="preserve">      int count = 0;</w:t>
      </w:r>
    </w:p>
    <w:p w14:paraId="1BE3B395" w14:textId="77777777" w:rsidR="00555D55" w:rsidRPr="00EC76D5" w:rsidRDefault="00555D55" w:rsidP="00B92E77">
      <w:pPr>
        <w:pStyle w:val="Code"/>
        <w:rPr>
          <w:highlight w:val="white"/>
        </w:rPr>
      </w:pPr>
    </w:p>
    <w:p w14:paraId="096D18E0" w14:textId="77777777" w:rsidR="00555D55" w:rsidRPr="00EC76D5" w:rsidRDefault="00555D55" w:rsidP="00B92E77">
      <w:pPr>
        <w:pStyle w:val="Code"/>
        <w:rPr>
          <w:highlight w:val="white"/>
        </w:rPr>
      </w:pPr>
      <w:r w:rsidRPr="00EC76D5">
        <w:rPr>
          <w:highlight w:val="white"/>
        </w:rPr>
        <w:t xml:space="preserve">      while (x &gt; 1) {</w:t>
      </w:r>
    </w:p>
    <w:p w14:paraId="395FF043" w14:textId="77777777" w:rsidR="00555D55" w:rsidRPr="00EC76D5" w:rsidRDefault="00555D55" w:rsidP="00B92E77">
      <w:pPr>
        <w:pStyle w:val="Code"/>
        <w:rPr>
          <w:highlight w:val="white"/>
        </w:rPr>
      </w:pPr>
      <w:r w:rsidRPr="00EC76D5">
        <w:rPr>
          <w:highlight w:val="white"/>
        </w:rPr>
        <w:t xml:space="preserve">        x /= 10;</w:t>
      </w:r>
    </w:p>
    <w:p w14:paraId="30911E98" w14:textId="77777777" w:rsidR="00555D55" w:rsidRPr="00EC76D5" w:rsidRDefault="00555D55" w:rsidP="00B92E77">
      <w:pPr>
        <w:pStyle w:val="Code"/>
        <w:rPr>
          <w:highlight w:val="white"/>
        </w:rPr>
      </w:pPr>
      <w:r w:rsidRPr="00EC76D5">
        <w:rPr>
          <w:highlight w:val="white"/>
        </w:rPr>
        <w:t xml:space="preserve">        ++count;</w:t>
      </w:r>
    </w:p>
    <w:p w14:paraId="4A4F8868" w14:textId="77777777" w:rsidR="00555D55" w:rsidRPr="00EC76D5" w:rsidRDefault="00555D55" w:rsidP="00B92E77">
      <w:pPr>
        <w:pStyle w:val="Code"/>
        <w:rPr>
          <w:highlight w:val="white"/>
        </w:rPr>
      </w:pPr>
      <w:r w:rsidRPr="00EC76D5">
        <w:rPr>
          <w:highlight w:val="white"/>
        </w:rPr>
        <w:t xml:space="preserve">      }</w:t>
      </w:r>
    </w:p>
    <w:p w14:paraId="6830D9CB" w14:textId="77777777" w:rsidR="00555D55" w:rsidRPr="00EC76D5" w:rsidRDefault="00555D55" w:rsidP="00B92E77">
      <w:pPr>
        <w:pStyle w:val="Code"/>
        <w:rPr>
          <w:highlight w:val="white"/>
        </w:rPr>
      </w:pPr>
    </w:p>
    <w:p w14:paraId="35201CAF" w14:textId="77777777" w:rsidR="00555D55" w:rsidRPr="00EC76D5" w:rsidRDefault="00555D55" w:rsidP="00B92E77">
      <w:pPr>
        <w:pStyle w:val="Code"/>
        <w:rPr>
          <w:highlight w:val="white"/>
        </w:rPr>
      </w:pPr>
      <w:r w:rsidRPr="00EC76D5">
        <w:rPr>
          <w:highlight w:val="white"/>
        </w:rPr>
        <w:t xml:space="preserve">      return (count - 1);</w:t>
      </w:r>
    </w:p>
    <w:p w14:paraId="2BF93A8B" w14:textId="77777777" w:rsidR="00555D55" w:rsidRPr="00EC76D5" w:rsidRDefault="00555D55" w:rsidP="00B92E77">
      <w:pPr>
        <w:pStyle w:val="Code"/>
        <w:rPr>
          <w:highlight w:val="white"/>
        </w:rPr>
      </w:pPr>
      <w:r w:rsidRPr="00EC76D5">
        <w:rPr>
          <w:highlight w:val="white"/>
        </w:rPr>
        <w:t xml:space="preserve">    }</w:t>
      </w:r>
    </w:p>
    <w:p w14:paraId="1347BF97" w14:textId="77777777" w:rsidR="00555D55" w:rsidRPr="00EC76D5" w:rsidRDefault="00555D55" w:rsidP="00B92E77">
      <w:pPr>
        <w:pStyle w:val="Code"/>
        <w:rPr>
          <w:highlight w:val="white"/>
        </w:rPr>
      </w:pPr>
      <w:r w:rsidRPr="00EC76D5">
        <w:rPr>
          <w:highlight w:val="white"/>
        </w:rPr>
        <w:t xml:space="preserve">    else {</w:t>
      </w:r>
    </w:p>
    <w:p w14:paraId="428DB635" w14:textId="77777777" w:rsidR="00555D55" w:rsidRPr="00EC76D5" w:rsidRDefault="00555D55" w:rsidP="00B92E77">
      <w:pPr>
        <w:pStyle w:val="Code"/>
        <w:rPr>
          <w:highlight w:val="white"/>
        </w:rPr>
      </w:pPr>
      <w:r w:rsidRPr="00EC76D5">
        <w:rPr>
          <w:highlight w:val="white"/>
        </w:rPr>
        <w:t xml:space="preserve">      int count = 0;</w:t>
      </w:r>
    </w:p>
    <w:p w14:paraId="5193EB7D" w14:textId="77777777" w:rsidR="00555D55" w:rsidRPr="00EC76D5" w:rsidRDefault="00555D55" w:rsidP="00B92E77">
      <w:pPr>
        <w:pStyle w:val="Code"/>
        <w:rPr>
          <w:highlight w:val="white"/>
        </w:rPr>
      </w:pPr>
    </w:p>
    <w:p w14:paraId="32BE0B41" w14:textId="77777777" w:rsidR="00555D55" w:rsidRPr="00EC76D5" w:rsidRDefault="00555D55" w:rsidP="00B92E77">
      <w:pPr>
        <w:pStyle w:val="Code"/>
        <w:rPr>
          <w:highlight w:val="white"/>
        </w:rPr>
      </w:pPr>
      <w:r w:rsidRPr="00EC76D5">
        <w:rPr>
          <w:highlight w:val="white"/>
        </w:rPr>
        <w:t xml:space="preserve">      while (x &lt; 1) {</w:t>
      </w:r>
    </w:p>
    <w:p w14:paraId="3FC28538" w14:textId="77777777" w:rsidR="00555D55" w:rsidRPr="00EC76D5" w:rsidRDefault="00555D55" w:rsidP="00B92E77">
      <w:pPr>
        <w:pStyle w:val="Code"/>
        <w:rPr>
          <w:highlight w:val="white"/>
        </w:rPr>
      </w:pPr>
      <w:r w:rsidRPr="00EC76D5">
        <w:rPr>
          <w:highlight w:val="white"/>
        </w:rPr>
        <w:t xml:space="preserve">        x *= 10;</w:t>
      </w:r>
    </w:p>
    <w:p w14:paraId="247D8F8F" w14:textId="77777777" w:rsidR="00555D55" w:rsidRPr="00EC76D5" w:rsidRDefault="00555D55" w:rsidP="00B92E77">
      <w:pPr>
        <w:pStyle w:val="Code"/>
        <w:rPr>
          <w:highlight w:val="white"/>
        </w:rPr>
      </w:pPr>
      <w:r w:rsidRPr="00EC76D5">
        <w:rPr>
          <w:highlight w:val="white"/>
        </w:rPr>
        <w:t xml:space="preserve">        ++count;</w:t>
      </w:r>
    </w:p>
    <w:p w14:paraId="7FF92F19" w14:textId="77777777" w:rsidR="00555D55" w:rsidRPr="00EC76D5" w:rsidRDefault="00555D55" w:rsidP="00B92E77">
      <w:pPr>
        <w:pStyle w:val="Code"/>
        <w:rPr>
          <w:highlight w:val="white"/>
        </w:rPr>
      </w:pPr>
      <w:r w:rsidRPr="00EC76D5">
        <w:rPr>
          <w:highlight w:val="white"/>
        </w:rPr>
        <w:t xml:space="preserve">      }</w:t>
      </w:r>
    </w:p>
    <w:p w14:paraId="1590BD3B" w14:textId="77777777" w:rsidR="00555D55" w:rsidRPr="00EC76D5" w:rsidRDefault="00555D55" w:rsidP="00B92E77">
      <w:pPr>
        <w:pStyle w:val="Code"/>
        <w:rPr>
          <w:highlight w:val="white"/>
        </w:rPr>
      </w:pPr>
    </w:p>
    <w:p w14:paraId="6CB850AE" w14:textId="77777777" w:rsidR="00555D55" w:rsidRPr="00EC76D5" w:rsidRDefault="00555D55" w:rsidP="00B92E77">
      <w:pPr>
        <w:pStyle w:val="Code"/>
        <w:rPr>
          <w:highlight w:val="white"/>
        </w:rPr>
      </w:pPr>
      <w:r w:rsidRPr="00EC76D5">
        <w:rPr>
          <w:highlight w:val="white"/>
        </w:rPr>
        <w:t xml:space="preserve">      return -count;</w:t>
      </w:r>
    </w:p>
    <w:p w14:paraId="75FC11A7" w14:textId="77777777" w:rsidR="00555D55" w:rsidRPr="00EC76D5" w:rsidRDefault="00555D55" w:rsidP="00B92E77">
      <w:pPr>
        <w:pStyle w:val="Code"/>
        <w:rPr>
          <w:highlight w:val="white"/>
        </w:rPr>
      </w:pPr>
      <w:r w:rsidRPr="00EC76D5">
        <w:rPr>
          <w:highlight w:val="white"/>
        </w:rPr>
        <w:t xml:space="preserve">    }</w:t>
      </w:r>
    </w:p>
    <w:p w14:paraId="623E29FA" w14:textId="77777777" w:rsidR="00555D55" w:rsidRPr="00EC76D5" w:rsidRDefault="00555D55" w:rsidP="00B92E77">
      <w:pPr>
        <w:pStyle w:val="Code"/>
        <w:rPr>
          <w:highlight w:val="white"/>
        </w:rPr>
      </w:pPr>
      <w:r w:rsidRPr="00EC76D5">
        <w:rPr>
          <w:highlight w:val="white"/>
        </w:rPr>
        <w:t xml:space="preserve">  }</w:t>
      </w:r>
    </w:p>
    <w:p w14:paraId="05DD54D5" w14:textId="77777777" w:rsidR="00555D55" w:rsidRPr="00EC76D5" w:rsidRDefault="00555D55" w:rsidP="00B92E77">
      <w:pPr>
        <w:pStyle w:val="Code"/>
        <w:rPr>
          <w:highlight w:val="white"/>
        </w:rPr>
      </w:pPr>
      <w:r w:rsidRPr="00EC76D5">
        <w:rPr>
          <w:highlight w:val="white"/>
        </w:rPr>
        <w:t xml:space="preserve">  else {</w:t>
      </w:r>
    </w:p>
    <w:p w14:paraId="170C3045" w14:textId="77777777" w:rsidR="00555D55" w:rsidRPr="00EC76D5" w:rsidRDefault="00555D55" w:rsidP="00B92E77">
      <w:pPr>
        <w:pStyle w:val="Code"/>
        <w:rPr>
          <w:highlight w:val="white"/>
        </w:rPr>
      </w:pPr>
      <w:r w:rsidRPr="00EC76D5">
        <w:rPr>
          <w:highlight w:val="white"/>
        </w:rPr>
        <w:t xml:space="preserve">    errno = EDOM;</w:t>
      </w:r>
    </w:p>
    <w:p w14:paraId="49A48615" w14:textId="77777777" w:rsidR="00555D55" w:rsidRPr="00EC76D5" w:rsidRDefault="00555D55" w:rsidP="00B92E77">
      <w:pPr>
        <w:pStyle w:val="Code"/>
        <w:rPr>
          <w:highlight w:val="white"/>
        </w:rPr>
      </w:pPr>
      <w:r w:rsidRPr="00EC76D5">
        <w:rPr>
          <w:highlight w:val="white"/>
        </w:rPr>
        <w:t xml:space="preserve">    return 0;</w:t>
      </w:r>
    </w:p>
    <w:p w14:paraId="47B8A440" w14:textId="77777777" w:rsidR="00555D55" w:rsidRPr="00EC76D5" w:rsidRDefault="00555D55" w:rsidP="00B92E77">
      <w:pPr>
        <w:pStyle w:val="Code"/>
        <w:rPr>
          <w:highlight w:val="white"/>
        </w:rPr>
      </w:pPr>
      <w:r w:rsidRPr="00EC76D5">
        <w:rPr>
          <w:highlight w:val="white"/>
        </w:rPr>
        <w:t xml:space="preserve">  }</w:t>
      </w:r>
    </w:p>
    <w:p w14:paraId="1182162D" w14:textId="77777777" w:rsidR="00555D55" w:rsidRPr="00EC76D5" w:rsidRDefault="00555D55" w:rsidP="00B92E77">
      <w:pPr>
        <w:pStyle w:val="Code"/>
        <w:rPr>
          <w:highlight w:val="white"/>
        </w:rPr>
      </w:pPr>
      <w:r w:rsidRPr="00EC76D5">
        <w:rPr>
          <w:highlight w:val="white"/>
        </w:rPr>
        <w:lastRenderedPageBreak/>
        <w:t>}</w:t>
      </w:r>
    </w:p>
    <w:p w14:paraId="4699778A" w14:textId="77777777" w:rsidR="00555D55" w:rsidRPr="00EC76D5" w:rsidRDefault="00555D55" w:rsidP="00B92E77">
      <w:pPr>
        <w:pStyle w:val="Code"/>
        <w:rPr>
          <w:highlight w:val="white"/>
        </w:rPr>
      </w:pPr>
    </w:p>
    <w:p w14:paraId="088BD602" w14:textId="77777777" w:rsidR="00555D55" w:rsidRPr="00EC76D5" w:rsidRDefault="00555D55" w:rsidP="00B92E77">
      <w:pPr>
        <w:pStyle w:val="Code"/>
        <w:rPr>
          <w:highlight w:val="white"/>
        </w:rPr>
      </w:pPr>
      <w:r w:rsidRPr="00EC76D5">
        <w:rPr>
          <w:color w:val="0000FF"/>
          <w:highlight w:val="white"/>
        </w:rPr>
        <w:t>double</w:t>
      </w:r>
      <w:r w:rsidRPr="00EC76D5">
        <w:rPr>
          <w:highlight w:val="white"/>
        </w:rPr>
        <w:t xml:space="preserve"> pow_int(</w:t>
      </w:r>
      <w:r w:rsidRPr="00EC76D5">
        <w:rPr>
          <w:color w:val="0000FF"/>
          <w:highlight w:val="white"/>
        </w:rPr>
        <w:t>double</w:t>
      </w:r>
      <w:r w:rsidRPr="00EC76D5">
        <w:rPr>
          <w:highlight w:val="white"/>
        </w:rPr>
        <w:t xml:space="preserve"> x, </w:t>
      </w:r>
      <w:r w:rsidRPr="00EC76D5">
        <w:rPr>
          <w:color w:val="0000FF"/>
          <w:highlight w:val="white"/>
        </w:rPr>
        <w:t>int</w:t>
      </w:r>
      <w:r w:rsidRPr="00EC76D5">
        <w:rPr>
          <w:highlight w:val="white"/>
        </w:rPr>
        <w:t xml:space="preserve"> y) {</w:t>
      </w:r>
    </w:p>
    <w:p w14:paraId="779DBB47" w14:textId="77777777" w:rsidR="00555D55" w:rsidRPr="00EC76D5" w:rsidRDefault="00555D55" w:rsidP="00B92E77">
      <w:pPr>
        <w:pStyle w:val="Code"/>
        <w:rPr>
          <w:highlight w:val="white"/>
        </w:rPr>
      </w:pPr>
      <w:r w:rsidRPr="00EC76D5">
        <w:rPr>
          <w:highlight w:val="white"/>
        </w:rPr>
        <w:t xml:space="preserve">  BOOL minus = FALSE;</w:t>
      </w:r>
    </w:p>
    <w:p w14:paraId="7926879A" w14:textId="77777777" w:rsidR="00555D55" w:rsidRPr="00EC76D5" w:rsidRDefault="00555D55" w:rsidP="00B92E77">
      <w:pPr>
        <w:pStyle w:val="Code"/>
        <w:rPr>
          <w:highlight w:val="white"/>
        </w:rPr>
      </w:pPr>
    </w:p>
    <w:p w14:paraId="562D260A"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(y &lt; 0) {</w:t>
      </w:r>
    </w:p>
    <w:p w14:paraId="1D193AA8" w14:textId="77777777" w:rsidR="00555D55" w:rsidRPr="00EC76D5" w:rsidRDefault="00555D55" w:rsidP="00B92E77">
      <w:pPr>
        <w:pStyle w:val="Code"/>
        <w:rPr>
          <w:highlight w:val="white"/>
        </w:rPr>
      </w:pPr>
      <w:r w:rsidRPr="00EC76D5">
        <w:rPr>
          <w:highlight w:val="white"/>
        </w:rPr>
        <w:t xml:space="preserve">    y = -y;</w:t>
      </w:r>
    </w:p>
    <w:p w14:paraId="6BEBFD85" w14:textId="77777777" w:rsidR="00555D55" w:rsidRPr="00EC76D5" w:rsidRDefault="00555D55" w:rsidP="00B92E77">
      <w:pPr>
        <w:pStyle w:val="Code"/>
        <w:rPr>
          <w:highlight w:val="white"/>
        </w:rPr>
      </w:pPr>
      <w:r w:rsidRPr="00EC76D5">
        <w:rPr>
          <w:highlight w:val="white"/>
        </w:rPr>
        <w:t xml:space="preserve">    minus = TRUE;</w:t>
      </w:r>
    </w:p>
    <w:p w14:paraId="5769C3E3" w14:textId="77777777" w:rsidR="00555D55" w:rsidRPr="00EC76D5" w:rsidRDefault="00555D55" w:rsidP="00B92E77">
      <w:pPr>
        <w:pStyle w:val="Code"/>
        <w:rPr>
          <w:highlight w:val="white"/>
        </w:rPr>
      </w:pPr>
      <w:r w:rsidRPr="00EC76D5">
        <w:rPr>
          <w:highlight w:val="white"/>
        </w:rPr>
        <w:t xml:space="preserve">  }</w:t>
      </w:r>
    </w:p>
    <w:p w14:paraId="0F8CBCF3" w14:textId="77777777" w:rsidR="00555D55" w:rsidRPr="00EC76D5" w:rsidRDefault="00555D55" w:rsidP="00B92E77">
      <w:pPr>
        <w:pStyle w:val="Code"/>
        <w:rPr>
          <w:highlight w:val="white"/>
        </w:rPr>
      </w:pPr>
    </w:p>
    <w:p w14:paraId="253975D2"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double</w:t>
      </w:r>
      <w:r w:rsidRPr="00EC76D5">
        <w:rPr>
          <w:highlight w:val="white"/>
        </w:rPr>
        <w:t xml:space="preserve"> product = 1;</w:t>
      </w:r>
    </w:p>
    <w:p w14:paraId="2869ADF7"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index;</w:t>
      </w:r>
    </w:p>
    <w:p w14:paraId="7943AACD"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for</w:t>
      </w:r>
      <w:r w:rsidRPr="00EC76D5">
        <w:rPr>
          <w:highlight w:val="white"/>
        </w:rPr>
        <w:t xml:space="preserve"> (index = 0; index &lt; y; ++index) {</w:t>
      </w:r>
    </w:p>
    <w:p w14:paraId="33FC8504" w14:textId="77777777" w:rsidR="00555D55" w:rsidRPr="00EC76D5" w:rsidRDefault="00555D55" w:rsidP="00B92E77">
      <w:pPr>
        <w:pStyle w:val="Code"/>
        <w:rPr>
          <w:highlight w:val="white"/>
        </w:rPr>
      </w:pPr>
      <w:r w:rsidRPr="00EC76D5">
        <w:rPr>
          <w:highlight w:val="white"/>
        </w:rPr>
        <w:t xml:space="preserve">    product *= x;</w:t>
      </w:r>
    </w:p>
    <w:p w14:paraId="7987BEBF" w14:textId="77777777" w:rsidR="00555D55" w:rsidRPr="00EC76D5" w:rsidRDefault="00555D55" w:rsidP="00B92E77">
      <w:pPr>
        <w:pStyle w:val="Code"/>
        <w:rPr>
          <w:highlight w:val="white"/>
        </w:rPr>
      </w:pPr>
      <w:r w:rsidRPr="00EC76D5">
        <w:rPr>
          <w:highlight w:val="white"/>
        </w:rPr>
        <w:t xml:space="preserve">  }</w:t>
      </w:r>
    </w:p>
    <w:p w14:paraId="67AD8C7C" w14:textId="77777777" w:rsidR="00555D55" w:rsidRPr="00EC76D5" w:rsidRDefault="00555D55" w:rsidP="00B92E77">
      <w:pPr>
        <w:pStyle w:val="Code"/>
        <w:rPr>
          <w:highlight w:val="white"/>
        </w:rPr>
      </w:pPr>
    </w:p>
    <w:p w14:paraId="07F36EDB"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minus ? (1 / product) : product;</w:t>
      </w:r>
    </w:p>
    <w:p w14:paraId="20F07A10" w14:textId="77777777" w:rsidR="00555D55" w:rsidRPr="00EC76D5" w:rsidRDefault="00555D55" w:rsidP="00B92E77">
      <w:pPr>
        <w:pStyle w:val="Code"/>
        <w:rPr>
          <w:highlight w:val="white"/>
        </w:rPr>
      </w:pPr>
      <w:r w:rsidRPr="00EC76D5">
        <w:rPr>
          <w:highlight w:val="white"/>
        </w:rPr>
        <w:t>}</w:t>
      </w:r>
    </w:p>
    <w:p w14:paraId="44877B9F" w14:textId="77777777" w:rsidR="00555D55" w:rsidRPr="00EC76D5" w:rsidRDefault="00555D55" w:rsidP="00B92E77">
      <w:pPr>
        <w:pStyle w:val="Code"/>
        <w:rPr>
          <w:highlight w:val="white"/>
        </w:rPr>
      </w:pPr>
    </w:p>
    <w:p w14:paraId="1C9E6B5D" w14:textId="77777777" w:rsidR="00555D55" w:rsidRPr="00EC76D5" w:rsidRDefault="00555D55" w:rsidP="00B92E77">
      <w:pPr>
        <w:pStyle w:val="Code"/>
        <w:rPr>
          <w:highlight w:val="white"/>
        </w:rPr>
      </w:pPr>
      <w:r w:rsidRPr="00EC76D5">
        <w:rPr>
          <w:color w:val="0000FF"/>
          <w:highlight w:val="white"/>
        </w:rPr>
        <w:t>double</w:t>
      </w:r>
      <w:r w:rsidRPr="00EC76D5">
        <w:rPr>
          <w:highlight w:val="white"/>
        </w:rPr>
        <w:t xml:space="preserve"> pow(</w:t>
      </w:r>
      <w:r w:rsidRPr="00EC76D5">
        <w:rPr>
          <w:color w:val="0000FF"/>
          <w:highlight w:val="white"/>
        </w:rPr>
        <w:t>double</w:t>
      </w:r>
      <w:r w:rsidRPr="00EC76D5">
        <w:rPr>
          <w:highlight w:val="white"/>
        </w:rPr>
        <w:t xml:space="preserve"> x, </w:t>
      </w:r>
      <w:r w:rsidRPr="00EC76D5">
        <w:rPr>
          <w:color w:val="0000FF"/>
          <w:highlight w:val="white"/>
        </w:rPr>
        <w:t>double</w:t>
      </w:r>
      <w:r w:rsidRPr="00EC76D5">
        <w:rPr>
          <w:highlight w:val="white"/>
        </w:rPr>
        <w:t xml:space="preserve"> y) {</w:t>
      </w:r>
    </w:p>
    <w:p w14:paraId="04899825"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(x &gt; 0)  {</w:t>
      </w:r>
    </w:p>
    <w:p w14:paraId="57B212DC"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exp(y * log(x));</w:t>
      </w:r>
    </w:p>
    <w:p w14:paraId="658A619A" w14:textId="77777777" w:rsidR="00555D55" w:rsidRPr="00EC76D5" w:rsidRDefault="00555D55" w:rsidP="00B92E77">
      <w:pPr>
        <w:pStyle w:val="Code"/>
        <w:rPr>
          <w:highlight w:val="white"/>
        </w:rPr>
      </w:pPr>
      <w:r w:rsidRPr="00EC76D5">
        <w:rPr>
          <w:highlight w:val="white"/>
        </w:rPr>
        <w:t xml:space="preserve">  }</w:t>
      </w:r>
    </w:p>
    <w:p w14:paraId="08CF4F6E"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308ACE3A" w14:textId="77777777" w:rsidR="00555D55" w:rsidRPr="00EC76D5" w:rsidRDefault="00555D55" w:rsidP="00B92E77">
      <w:pPr>
        <w:pStyle w:val="Code"/>
        <w:rPr>
          <w:highlight w:val="white"/>
        </w:rPr>
      </w:pPr>
      <w:r w:rsidRPr="00EC76D5">
        <w:rPr>
          <w:highlight w:val="white"/>
        </w:rPr>
        <w:t xml:space="preserve">    errno = EDOM;</w:t>
      </w:r>
    </w:p>
    <w:p w14:paraId="58164CAD" w14:textId="77777777" w:rsidR="00555D55" w:rsidRPr="00EC76D5" w:rsidRDefault="00555D55" w:rsidP="00B92E77">
      <w:pPr>
        <w:pStyle w:val="Code"/>
        <w:rPr>
          <w:highlight w:val="white"/>
        </w:rPr>
      </w:pPr>
      <w:r w:rsidRPr="00EC76D5">
        <w:rPr>
          <w:highlight w:val="white"/>
        </w:rPr>
        <w:t xml:space="preserve">    exit(-1);</w:t>
      </w:r>
    </w:p>
    <w:p w14:paraId="6A887F3B"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1185FA57" w14:textId="77777777" w:rsidR="00555D55" w:rsidRPr="00EC76D5" w:rsidRDefault="00555D55" w:rsidP="00B92E77">
      <w:pPr>
        <w:pStyle w:val="Code"/>
        <w:rPr>
          <w:highlight w:val="white"/>
        </w:rPr>
      </w:pPr>
      <w:r w:rsidRPr="00EC76D5">
        <w:rPr>
          <w:highlight w:val="white"/>
        </w:rPr>
        <w:t xml:space="preserve">  }</w:t>
      </w:r>
    </w:p>
    <w:p w14:paraId="5BE19167" w14:textId="77777777" w:rsidR="00555D55" w:rsidRPr="00EC76D5" w:rsidRDefault="00555D55" w:rsidP="00B92E77">
      <w:pPr>
        <w:pStyle w:val="Code"/>
        <w:rPr>
          <w:highlight w:val="white"/>
        </w:rPr>
      </w:pPr>
      <w:r w:rsidRPr="00EC76D5">
        <w:rPr>
          <w:highlight w:val="white"/>
        </w:rPr>
        <w:t>}</w:t>
      </w:r>
    </w:p>
    <w:p w14:paraId="7794064A" w14:textId="77777777" w:rsidR="00555D55" w:rsidRPr="00EC76D5" w:rsidRDefault="00555D55" w:rsidP="00B92E77">
      <w:pPr>
        <w:pStyle w:val="Code"/>
        <w:rPr>
          <w:highlight w:val="white"/>
        </w:rPr>
      </w:pPr>
    </w:p>
    <w:p w14:paraId="04C237FA" w14:textId="77777777" w:rsidR="00555D55" w:rsidRPr="00EC76D5" w:rsidRDefault="00555D55" w:rsidP="00B92E77">
      <w:pPr>
        <w:pStyle w:val="Code"/>
        <w:rPr>
          <w:highlight w:val="white"/>
        </w:rPr>
      </w:pPr>
      <w:r w:rsidRPr="00EC76D5">
        <w:rPr>
          <w:color w:val="0000FF"/>
          <w:highlight w:val="white"/>
        </w:rPr>
        <w:t>double</w:t>
      </w:r>
      <w:r w:rsidRPr="00EC76D5">
        <w:rPr>
          <w:highlight w:val="white"/>
        </w:rPr>
        <w:t xml:space="preserve"> ldexp(</w:t>
      </w:r>
      <w:r w:rsidRPr="00EC76D5">
        <w:rPr>
          <w:color w:val="0000FF"/>
          <w:highlight w:val="white"/>
        </w:rPr>
        <w:t>double</w:t>
      </w:r>
      <w:r w:rsidRPr="00EC76D5">
        <w:rPr>
          <w:highlight w:val="white"/>
        </w:rPr>
        <w:t xml:space="preserve"> x, </w:t>
      </w:r>
      <w:r w:rsidRPr="00EC76D5">
        <w:rPr>
          <w:color w:val="0000FF"/>
          <w:highlight w:val="white"/>
        </w:rPr>
        <w:t>int</w:t>
      </w:r>
      <w:r w:rsidRPr="00EC76D5">
        <w:rPr>
          <w:highlight w:val="white"/>
        </w:rPr>
        <w:t xml:space="preserve"> n) {</w:t>
      </w:r>
    </w:p>
    <w:p w14:paraId="29EA254C"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x * pow(2, (</w:t>
      </w:r>
      <w:r w:rsidRPr="00EC76D5">
        <w:rPr>
          <w:color w:val="0000FF"/>
          <w:highlight w:val="white"/>
        </w:rPr>
        <w:t>double</w:t>
      </w:r>
      <w:r w:rsidRPr="00EC76D5">
        <w:rPr>
          <w:highlight w:val="white"/>
        </w:rPr>
        <w:t>)n);</w:t>
      </w:r>
    </w:p>
    <w:p w14:paraId="16A5A649" w14:textId="77777777" w:rsidR="00555D55" w:rsidRPr="00EC76D5" w:rsidRDefault="00555D55" w:rsidP="00B92E77">
      <w:pPr>
        <w:pStyle w:val="Code"/>
        <w:rPr>
          <w:highlight w:val="white"/>
        </w:rPr>
      </w:pPr>
      <w:r w:rsidRPr="00EC76D5">
        <w:rPr>
          <w:highlight w:val="white"/>
        </w:rPr>
        <w:t>}</w:t>
      </w:r>
    </w:p>
    <w:p w14:paraId="6BE8F18B" w14:textId="77777777" w:rsidR="00555D55" w:rsidRPr="00EC76D5" w:rsidRDefault="00555D55" w:rsidP="00B92E77">
      <w:pPr>
        <w:pStyle w:val="Code"/>
        <w:rPr>
          <w:highlight w:val="white"/>
        </w:rPr>
      </w:pPr>
    </w:p>
    <w:p w14:paraId="62875615" w14:textId="77777777" w:rsidR="00555D55" w:rsidRPr="00EC76D5" w:rsidRDefault="00555D55" w:rsidP="00B92E77">
      <w:pPr>
        <w:pStyle w:val="Code"/>
        <w:rPr>
          <w:highlight w:val="white"/>
        </w:rPr>
      </w:pPr>
      <w:r w:rsidRPr="00EC76D5">
        <w:rPr>
          <w:color w:val="0000FF"/>
          <w:highlight w:val="white"/>
        </w:rPr>
        <w:t>double</w:t>
      </w:r>
      <w:r w:rsidRPr="00EC76D5">
        <w:rPr>
          <w:highlight w:val="white"/>
        </w:rPr>
        <w:t xml:space="preserve"> frexp(</w:t>
      </w:r>
      <w:r w:rsidRPr="00EC76D5">
        <w:rPr>
          <w:color w:val="0000FF"/>
          <w:highlight w:val="white"/>
        </w:rPr>
        <w:t>double</w:t>
      </w:r>
      <w:r w:rsidRPr="00EC76D5">
        <w:rPr>
          <w:highlight w:val="white"/>
        </w:rPr>
        <w:t xml:space="preserve"> x, </w:t>
      </w:r>
      <w:r w:rsidRPr="00EC76D5">
        <w:rPr>
          <w:color w:val="0000FF"/>
          <w:highlight w:val="white"/>
        </w:rPr>
        <w:t>int</w:t>
      </w:r>
      <w:r w:rsidRPr="00EC76D5">
        <w:rPr>
          <w:highlight w:val="white"/>
        </w:rPr>
        <w:t>* p) {</w:t>
      </w:r>
    </w:p>
    <w:p w14:paraId="7CFE55BE"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(p != NULL) {</w:t>
      </w:r>
    </w:p>
    <w:p w14:paraId="442C4C5D"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(x == 0)  {</w:t>
      </w:r>
    </w:p>
    <w:p w14:paraId="727A6CD1" w14:textId="77777777" w:rsidR="00555D55" w:rsidRPr="00EC76D5" w:rsidRDefault="00555D55" w:rsidP="00B92E77">
      <w:pPr>
        <w:pStyle w:val="Code"/>
        <w:rPr>
          <w:highlight w:val="white"/>
        </w:rPr>
      </w:pPr>
      <w:r w:rsidRPr="00EC76D5">
        <w:rPr>
          <w:highlight w:val="white"/>
        </w:rPr>
        <w:t xml:space="preserve">      *p = 0;</w:t>
      </w:r>
    </w:p>
    <w:p w14:paraId="5DAD7061"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61BD2D27" w14:textId="77777777" w:rsidR="00555D55" w:rsidRPr="00EC76D5" w:rsidRDefault="00555D55" w:rsidP="00B92E77">
      <w:pPr>
        <w:pStyle w:val="Code"/>
        <w:rPr>
          <w:highlight w:val="white"/>
        </w:rPr>
      </w:pPr>
      <w:r w:rsidRPr="00EC76D5">
        <w:rPr>
          <w:highlight w:val="white"/>
        </w:rPr>
        <w:t xml:space="preserve">    }</w:t>
      </w:r>
    </w:p>
    <w:p w14:paraId="317A0AEF"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1AFF418E" w14:textId="77777777" w:rsidR="00555D55" w:rsidRPr="00EC76D5" w:rsidRDefault="00555D55" w:rsidP="00B92E77">
      <w:pPr>
        <w:pStyle w:val="Code"/>
        <w:rPr>
          <w:highlight w:val="white"/>
        </w:rPr>
      </w:pPr>
      <w:r w:rsidRPr="00EC76D5">
        <w:rPr>
          <w:highlight w:val="white"/>
        </w:rPr>
        <w:t xml:space="preserve">      *p = (</w:t>
      </w:r>
      <w:r w:rsidRPr="00EC76D5">
        <w:rPr>
          <w:color w:val="0000FF"/>
          <w:highlight w:val="white"/>
        </w:rPr>
        <w:t>int</w:t>
      </w:r>
      <w:r w:rsidRPr="00EC76D5">
        <w:rPr>
          <w:highlight w:val="white"/>
        </w:rPr>
        <w:t>) (log(fabs(x)) / log(2)) + 1;</w:t>
      </w:r>
    </w:p>
    <w:p w14:paraId="7EA4FB48"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double</w:t>
      </w:r>
      <w:r w:rsidRPr="00EC76D5">
        <w:rPr>
          <w:highlight w:val="white"/>
        </w:rPr>
        <w:t xml:space="preserve"> quotient = fabs(x) / pow(2, *p);</w:t>
      </w:r>
    </w:p>
    <w:p w14:paraId="1A4905A7"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(x &lt; 0) ? -quotient : quotient;</w:t>
      </w:r>
    </w:p>
    <w:p w14:paraId="7E6A8958" w14:textId="77777777" w:rsidR="00555D55" w:rsidRPr="00EC76D5" w:rsidRDefault="00555D55" w:rsidP="00B92E77">
      <w:pPr>
        <w:pStyle w:val="Code"/>
        <w:rPr>
          <w:highlight w:val="white"/>
        </w:rPr>
      </w:pPr>
      <w:r w:rsidRPr="00EC76D5">
        <w:rPr>
          <w:highlight w:val="white"/>
        </w:rPr>
        <w:t xml:space="preserve">    }</w:t>
      </w:r>
    </w:p>
    <w:p w14:paraId="5823DF37" w14:textId="77777777" w:rsidR="00555D55" w:rsidRPr="00EC76D5" w:rsidRDefault="00555D55" w:rsidP="00B92E77">
      <w:pPr>
        <w:pStyle w:val="Code"/>
        <w:rPr>
          <w:highlight w:val="white"/>
        </w:rPr>
      </w:pPr>
      <w:r w:rsidRPr="00EC76D5">
        <w:rPr>
          <w:highlight w:val="white"/>
        </w:rPr>
        <w:t xml:space="preserve">  }</w:t>
      </w:r>
    </w:p>
    <w:p w14:paraId="733730B2"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27541633"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(x == 0)  {</w:t>
      </w:r>
    </w:p>
    <w:p w14:paraId="5FE46DFA"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595C0CA6" w14:textId="77777777" w:rsidR="00555D55" w:rsidRPr="00EC76D5" w:rsidRDefault="00555D55" w:rsidP="00B92E77">
      <w:pPr>
        <w:pStyle w:val="Code"/>
        <w:rPr>
          <w:highlight w:val="white"/>
        </w:rPr>
      </w:pPr>
      <w:r w:rsidRPr="00EC76D5">
        <w:rPr>
          <w:highlight w:val="white"/>
        </w:rPr>
        <w:t xml:space="preserve">    }</w:t>
      </w:r>
    </w:p>
    <w:p w14:paraId="3B5E2DAC"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270AF282"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n = (</w:t>
      </w:r>
      <w:r w:rsidRPr="00EC76D5">
        <w:rPr>
          <w:color w:val="0000FF"/>
          <w:highlight w:val="white"/>
        </w:rPr>
        <w:t>int</w:t>
      </w:r>
      <w:r w:rsidRPr="00EC76D5">
        <w:rPr>
          <w:highlight w:val="white"/>
        </w:rPr>
        <w:t>)(log(fabs(x)) / log(2)) + 1;</w:t>
      </w:r>
    </w:p>
    <w:p w14:paraId="6A062297"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double</w:t>
      </w:r>
      <w:r w:rsidRPr="00EC76D5">
        <w:rPr>
          <w:highlight w:val="white"/>
        </w:rPr>
        <w:t xml:space="preserve"> a = fabs(x) / pow(2, n);</w:t>
      </w:r>
    </w:p>
    <w:p w14:paraId="0869F1FF"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(x &lt; 0) ? -a : a;</w:t>
      </w:r>
    </w:p>
    <w:p w14:paraId="63756FC5" w14:textId="77777777" w:rsidR="00555D55" w:rsidRPr="00EC76D5" w:rsidRDefault="00555D55" w:rsidP="00B92E77">
      <w:pPr>
        <w:pStyle w:val="Code"/>
        <w:rPr>
          <w:highlight w:val="white"/>
        </w:rPr>
      </w:pPr>
      <w:r w:rsidRPr="00EC76D5">
        <w:rPr>
          <w:highlight w:val="white"/>
        </w:rPr>
        <w:t xml:space="preserve">    }</w:t>
      </w:r>
    </w:p>
    <w:p w14:paraId="2B4DB1E2" w14:textId="77777777" w:rsidR="00555D55" w:rsidRPr="00EC76D5" w:rsidRDefault="00555D55" w:rsidP="00B92E77">
      <w:pPr>
        <w:pStyle w:val="Code"/>
        <w:rPr>
          <w:highlight w:val="white"/>
        </w:rPr>
      </w:pPr>
      <w:r w:rsidRPr="00EC76D5">
        <w:rPr>
          <w:highlight w:val="white"/>
        </w:rPr>
        <w:t xml:space="preserve">  }</w:t>
      </w:r>
    </w:p>
    <w:p w14:paraId="5EADF25B" w14:textId="77777777" w:rsidR="00555D55" w:rsidRPr="00EC76D5" w:rsidRDefault="00555D55" w:rsidP="00B92E77">
      <w:pPr>
        <w:pStyle w:val="Code"/>
        <w:rPr>
          <w:highlight w:val="white"/>
        </w:rPr>
      </w:pPr>
      <w:r w:rsidRPr="00EC76D5">
        <w:rPr>
          <w:highlight w:val="white"/>
        </w:rPr>
        <w:t>}</w:t>
      </w:r>
    </w:p>
    <w:p w14:paraId="5237834B" w14:textId="77777777" w:rsidR="00555D55" w:rsidRPr="00EC76D5" w:rsidRDefault="00555D55" w:rsidP="00B92E77">
      <w:pPr>
        <w:pStyle w:val="Code"/>
        <w:rPr>
          <w:highlight w:val="white"/>
        </w:rPr>
      </w:pPr>
    </w:p>
    <w:p w14:paraId="36B4C637" w14:textId="77777777" w:rsidR="00555D55" w:rsidRPr="00EC76D5" w:rsidRDefault="00555D55" w:rsidP="00B92E77">
      <w:pPr>
        <w:pStyle w:val="Code"/>
        <w:rPr>
          <w:highlight w:val="white"/>
        </w:rPr>
      </w:pPr>
      <w:r w:rsidRPr="00EC76D5">
        <w:rPr>
          <w:highlight w:val="white"/>
        </w:rPr>
        <w:t>double sin(double x) {</w:t>
      </w:r>
    </w:p>
    <w:p w14:paraId="5024EA05" w14:textId="77777777" w:rsidR="00555D55" w:rsidRPr="00EC76D5" w:rsidRDefault="00555D55" w:rsidP="00B92E77">
      <w:pPr>
        <w:pStyle w:val="Code"/>
        <w:rPr>
          <w:highlight w:val="white"/>
        </w:rPr>
      </w:pPr>
      <w:r w:rsidRPr="00EC76D5">
        <w:rPr>
          <w:highlight w:val="white"/>
        </w:rPr>
        <w:t xml:space="preserve">  double n = 0, plusMinusOne = 1, faculty = 1, power = x, term, sum = 0;</w:t>
      </w:r>
    </w:p>
    <w:p w14:paraId="3332AAF1" w14:textId="77777777" w:rsidR="00555D55" w:rsidRPr="00EC76D5" w:rsidRDefault="00555D55" w:rsidP="00B92E77">
      <w:pPr>
        <w:pStyle w:val="Code"/>
        <w:rPr>
          <w:highlight w:val="white"/>
        </w:rPr>
      </w:pPr>
    </w:p>
    <w:p w14:paraId="39D4B352" w14:textId="77777777" w:rsidR="00555D55" w:rsidRPr="00EC76D5" w:rsidRDefault="00555D55" w:rsidP="00B92E77">
      <w:pPr>
        <w:pStyle w:val="Code"/>
        <w:rPr>
          <w:highlight w:val="white"/>
        </w:rPr>
      </w:pPr>
      <w:r w:rsidRPr="00EC76D5">
        <w:rPr>
          <w:highlight w:val="white"/>
        </w:rPr>
        <w:t xml:space="preserve">  do {</w:t>
      </w:r>
    </w:p>
    <w:p w14:paraId="2FF02D7A" w14:textId="77777777" w:rsidR="00555D55" w:rsidRPr="00EC76D5" w:rsidRDefault="00555D55" w:rsidP="00B92E77">
      <w:pPr>
        <w:pStyle w:val="Code"/>
        <w:rPr>
          <w:highlight w:val="white"/>
        </w:rPr>
      </w:pPr>
      <w:r w:rsidRPr="00EC76D5">
        <w:rPr>
          <w:highlight w:val="white"/>
        </w:rPr>
        <w:t xml:space="preserve">    term = plusMinusOne * (power / faculty);</w:t>
      </w:r>
    </w:p>
    <w:p w14:paraId="2C0D6F3F" w14:textId="77777777" w:rsidR="00555D55" w:rsidRPr="00EC76D5" w:rsidRDefault="00555D55" w:rsidP="00B92E77">
      <w:pPr>
        <w:pStyle w:val="Code"/>
        <w:rPr>
          <w:highlight w:val="white"/>
        </w:rPr>
      </w:pPr>
      <w:r w:rsidRPr="00EC76D5">
        <w:rPr>
          <w:highlight w:val="white"/>
        </w:rPr>
        <w:t xml:space="preserve">    sum += term;</w:t>
      </w:r>
    </w:p>
    <w:p w14:paraId="1A719A22" w14:textId="77777777" w:rsidR="00555D55" w:rsidRPr="00EC76D5" w:rsidRDefault="00555D55" w:rsidP="00B92E77">
      <w:pPr>
        <w:pStyle w:val="Code"/>
        <w:rPr>
          <w:highlight w:val="white"/>
        </w:rPr>
      </w:pPr>
      <w:r w:rsidRPr="00EC76D5">
        <w:rPr>
          <w:highlight w:val="white"/>
        </w:rPr>
        <w:t xml:space="preserve">    plusMinusOne *= -1;</w:t>
      </w:r>
    </w:p>
    <w:p w14:paraId="1332C074" w14:textId="77777777" w:rsidR="00555D55" w:rsidRPr="00EC76D5" w:rsidRDefault="00555D55" w:rsidP="00B92E77">
      <w:pPr>
        <w:pStyle w:val="Code"/>
        <w:rPr>
          <w:highlight w:val="white"/>
        </w:rPr>
      </w:pPr>
      <w:r w:rsidRPr="00EC76D5">
        <w:rPr>
          <w:highlight w:val="white"/>
        </w:rPr>
        <w:t xml:space="preserve">    power *= x * x;</w:t>
      </w:r>
    </w:p>
    <w:p w14:paraId="1D0DDB2A" w14:textId="77777777" w:rsidR="00555D55" w:rsidRPr="00EC76D5" w:rsidRDefault="00555D55" w:rsidP="00B92E77">
      <w:pPr>
        <w:pStyle w:val="Code"/>
        <w:rPr>
          <w:highlight w:val="white"/>
        </w:rPr>
      </w:pPr>
      <w:r w:rsidRPr="00EC76D5">
        <w:rPr>
          <w:highlight w:val="white"/>
        </w:rPr>
        <w:t xml:space="preserve">    faculty *= (n + 2) * (n + 3);</w:t>
      </w:r>
    </w:p>
    <w:p w14:paraId="379D9680" w14:textId="77777777" w:rsidR="00555D55" w:rsidRPr="00EC76D5" w:rsidRDefault="00555D55" w:rsidP="00B92E77">
      <w:pPr>
        <w:pStyle w:val="Code"/>
        <w:rPr>
          <w:highlight w:val="white"/>
        </w:rPr>
      </w:pPr>
      <w:r w:rsidRPr="00EC76D5">
        <w:rPr>
          <w:highlight w:val="white"/>
        </w:rPr>
        <w:t xml:space="preserve">    n += 2;</w:t>
      </w:r>
    </w:p>
    <w:p w14:paraId="33A387D7" w14:textId="77777777" w:rsidR="00555D55" w:rsidRPr="00EC76D5" w:rsidRDefault="00555D55" w:rsidP="00B92E77">
      <w:pPr>
        <w:pStyle w:val="Code"/>
        <w:rPr>
          <w:highlight w:val="white"/>
        </w:rPr>
      </w:pPr>
      <w:r w:rsidRPr="00EC76D5">
        <w:rPr>
          <w:highlight w:val="white"/>
        </w:rPr>
        <w:t xml:space="preserve">  } while (fabs(term) &gt;= EPSILON);</w:t>
      </w:r>
    </w:p>
    <w:p w14:paraId="239F06B1" w14:textId="77777777" w:rsidR="00555D55" w:rsidRPr="00EC76D5" w:rsidRDefault="00555D55" w:rsidP="00B92E77">
      <w:pPr>
        <w:pStyle w:val="Code"/>
        <w:rPr>
          <w:highlight w:val="white"/>
        </w:rPr>
      </w:pPr>
    </w:p>
    <w:p w14:paraId="26D087FF" w14:textId="77777777" w:rsidR="00555D55" w:rsidRPr="00EC76D5" w:rsidRDefault="00555D55" w:rsidP="00B92E77">
      <w:pPr>
        <w:pStyle w:val="Code"/>
        <w:rPr>
          <w:highlight w:val="white"/>
        </w:rPr>
      </w:pPr>
      <w:r w:rsidRPr="00EC76D5">
        <w:rPr>
          <w:highlight w:val="white"/>
        </w:rPr>
        <w:t xml:space="preserve">  return sum;</w:t>
      </w:r>
    </w:p>
    <w:p w14:paraId="28FE175B" w14:textId="77777777" w:rsidR="00555D55" w:rsidRPr="00EC76D5" w:rsidRDefault="00555D55" w:rsidP="00B92E77">
      <w:pPr>
        <w:pStyle w:val="Code"/>
        <w:rPr>
          <w:highlight w:val="white"/>
        </w:rPr>
      </w:pPr>
      <w:r w:rsidRPr="00EC76D5">
        <w:rPr>
          <w:highlight w:val="white"/>
        </w:rPr>
        <w:t>}</w:t>
      </w:r>
    </w:p>
    <w:p w14:paraId="36D2D01B" w14:textId="77777777" w:rsidR="00555D55" w:rsidRPr="00EC76D5" w:rsidRDefault="00555D55" w:rsidP="00B92E77">
      <w:pPr>
        <w:pStyle w:val="Code"/>
        <w:rPr>
          <w:highlight w:val="white"/>
        </w:rPr>
      </w:pPr>
    </w:p>
    <w:p w14:paraId="508671AD" w14:textId="77777777" w:rsidR="00555D55" w:rsidRPr="00EC76D5" w:rsidRDefault="00555D55" w:rsidP="00B92E77">
      <w:pPr>
        <w:pStyle w:val="Code"/>
        <w:rPr>
          <w:highlight w:val="white"/>
        </w:rPr>
      </w:pPr>
      <w:r w:rsidRPr="00EC76D5">
        <w:rPr>
          <w:highlight w:val="white"/>
        </w:rPr>
        <w:t>double cos(double x) {</w:t>
      </w:r>
    </w:p>
    <w:p w14:paraId="50C3D9D5" w14:textId="77777777" w:rsidR="00555D55" w:rsidRPr="00EC76D5" w:rsidRDefault="00555D55" w:rsidP="00B92E77">
      <w:pPr>
        <w:pStyle w:val="Code"/>
        <w:rPr>
          <w:highlight w:val="white"/>
        </w:rPr>
      </w:pPr>
      <w:r w:rsidRPr="00EC76D5">
        <w:rPr>
          <w:highlight w:val="white"/>
        </w:rPr>
        <w:t xml:space="preserve">  double n = 0, plusMinusOne = 1, faculty = 1, power = 1, term, sum = 0;</w:t>
      </w:r>
    </w:p>
    <w:p w14:paraId="04888E02" w14:textId="77777777" w:rsidR="00555D55" w:rsidRPr="00EC76D5" w:rsidRDefault="00555D55" w:rsidP="00B92E77">
      <w:pPr>
        <w:pStyle w:val="Code"/>
        <w:rPr>
          <w:highlight w:val="white"/>
        </w:rPr>
      </w:pPr>
    </w:p>
    <w:p w14:paraId="05BC9D19" w14:textId="77777777" w:rsidR="00555D55" w:rsidRPr="00EC76D5" w:rsidRDefault="00555D55" w:rsidP="00B92E77">
      <w:pPr>
        <w:pStyle w:val="Code"/>
        <w:rPr>
          <w:highlight w:val="white"/>
        </w:rPr>
      </w:pPr>
      <w:r w:rsidRPr="00EC76D5">
        <w:rPr>
          <w:highlight w:val="white"/>
        </w:rPr>
        <w:t xml:space="preserve">  do {</w:t>
      </w:r>
    </w:p>
    <w:p w14:paraId="2FE38EAA" w14:textId="77777777" w:rsidR="00555D55" w:rsidRPr="00EC76D5" w:rsidRDefault="00555D55" w:rsidP="00B92E77">
      <w:pPr>
        <w:pStyle w:val="Code"/>
        <w:rPr>
          <w:highlight w:val="white"/>
        </w:rPr>
      </w:pPr>
      <w:r w:rsidRPr="00EC76D5">
        <w:rPr>
          <w:highlight w:val="white"/>
        </w:rPr>
        <w:t xml:space="preserve">    term = plusMinusOne * (power / faculty);</w:t>
      </w:r>
    </w:p>
    <w:p w14:paraId="47E4EDA5" w14:textId="77777777" w:rsidR="00555D55" w:rsidRPr="00EC76D5" w:rsidRDefault="00555D55" w:rsidP="00B92E77">
      <w:pPr>
        <w:pStyle w:val="Code"/>
        <w:rPr>
          <w:highlight w:val="white"/>
        </w:rPr>
      </w:pPr>
      <w:r w:rsidRPr="00EC76D5">
        <w:rPr>
          <w:highlight w:val="white"/>
        </w:rPr>
        <w:t xml:space="preserve">    sum += term;</w:t>
      </w:r>
    </w:p>
    <w:p w14:paraId="347D9D45" w14:textId="77777777" w:rsidR="00555D55" w:rsidRPr="00EC76D5" w:rsidRDefault="00555D55" w:rsidP="00B92E77">
      <w:pPr>
        <w:pStyle w:val="Code"/>
        <w:rPr>
          <w:highlight w:val="white"/>
        </w:rPr>
      </w:pPr>
      <w:r w:rsidRPr="00EC76D5">
        <w:rPr>
          <w:highlight w:val="white"/>
        </w:rPr>
        <w:t xml:space="preserve">    plusMinusOne *= -1;</w:t>
      </w:r>
    </w:p>
    <w:p w14:paraId="52074119" w14:textId="77777777" w:rsidR="00555D55" w:rsidRPr="00EC76D5" w:rsidRDefault="00555D55" w:rsidP="00B92E77">
      <w:pPr>
        <w:pStyle w:val="Code"/>
        <w:rPr>
          <w:highlight w:val="white"/>
        </w:rPr>
      </w:pPr>
      <w:r w:rsidRPr="00EC76D5">
        <w:rPr>
          <w:highlight w:val="white"/>
        </w:rPr>
        <w:t xml:space="preserve">    power *= x * x;</w:t>
      </w:r>
    </w:p>
    <w:p w14:paraId="7B593E89" w14:textId="77777777" w:rsidR="00555D55" w:rsidRPr="00EC76D5" w:rsidRDefault="00555D55" w:rsidP="00B92E77">
      <w:pPr>
        <w:pStyle w:val="Code"/>
        <w:rPr>
          <w:highlight w:val="white"/>
        </w:rPr>
      </w:pPr>
      <w:r w:rsidRPr="00EC76D5">
        <w:rPr>
          <w:highlight w:val="white"/>
        </w:rPr>
        <w:t xml:space="preserve">    faculty *= (n + 1) * (n + 2);</w:t>
      </w:r>
    </w:p>
    <w:p w14:paraId="29C10189" w14:textId="77777777" w:rsidR="00555D55" w:rsidRPr="00EC76D5" w:rsidRDefault="00555D55" w:rsidP="00B92E77">
      <w:pPr>
        <w:pStyle w:val="Code"/>
        <w:rPr>
          <w:highlight w:val="white"/>
        </w:rPr>
      </w:pPr>
      <w:r w:rsidRPr="00EC76D5">
        <w:rPr>
          <w:highlight w:val="white"/>
        </w:rPr>
        <w:t xml:space="preserve">    n += 2;</w:t>
      </w:r>
    </w:p>
    <w:p w14:paraId="6C64B0AB" w14:textId="77777777" w:rsidR="00555D55" w:rsidRPr="00EC76D5" w:rsidRDefault="00555D55" w:rsidP="00B92E77">
      <w:pPr>
        <w:pStyle w:val="Code"/>
        <w:rPr>
          <w:highlight w:val="white"/>
        </w:rPr>
      </w:pPr>
      <w:r w:rsidRPr="00EC76D5">
        <w:rPr>
          <w:highlight w:val="white"/>
        </w:rPr>
        <w:t xml:space="preserve">  } while (fabs(term) &gt;= EPSILON);</w:t>
      </w:r>
    </w:p>
    <w:p w14:paraId="6DDA9065" w14:textId="77777777" w:rsidR="00555D55" w:rsidRPr="00EC76D5" w:rsidRDefault="00555D55" w:rsidP="00B92E77">
      <w:pPr>
        <w:pStyle w:val="Code"/>
        <w:rPr>
          <w:highlight w:val="white"/>
        </w:rPr>
      </w:pPr>
    </w:p>
    <w:p w14:paraId="74E271B1" w14:textId="77777777" w:rsidR="00555D55" w:rsidRPr="00EC76D5" w:rsidRDefault="00555D55" w:rsidP="00B92E77">
      <w:pPr>
        <w:pStyle w:val="Code"/>
        <w:rPr>
          <w:highlight w:val="white"/>
        </w:rPr>
      </w:pPr>
      <w:r w:rsidRPr="00EC76D5">
        <w:rPr>
          <w:highlight w:val="white"/>
        </w:rPr>
        <w:t xml:space="preserve">  return sum;</w:t>
      </w:r>
    </w:p>
    <w:p w14:paraId="2E308F02" w14:textId="77777777" w:rsidR="00555D55" w:rsidRPr="00EC76D5" w:rsidRDefault="00555D55" w:rsidP="00B92E77">
      <w:pPr>
        <w:pStyle w:val="Code"/>
        <w:rPr>
          <w:highlight w:val="white"/>
        </w:rPr>
      </w:pPr>
      <w:r w:rsidRPr="00EC76D5">
        <w:rPr>
          <w:highlight w:val="white"/>
        </w:rPr>
        <w:t>}</w:t>
      </w:r>
    </w:p>
    <w:p w14:paraId="17EB155F" w14:textId="77777777" w:rsidR="00555D55" w:rsidRPr="00EC76D5" w:rsidRDefault="00555D55" w:rsidP="00B92E77">
      <w:pPr>
        <w:pStyle w:val="Code"/>
        <w:rPr>
          <w:highlight w:val="white"/>
        </w:rPr>
      </w:pPr>
    </w:p>
    <w:p w14:paraId="309FA897" w14:textId="77777777" w:rsidR="00555D55" w:rsidRPr="00EC76D5" w:rsidRDefault="00555D55" w:rsidP="00B92E77">
      <w:pPr>
        <w:pStyle w:val="Code"/>
        <w:rPr>
          <w:highlight w:val="white"/>
        </w:rPr>
      </w:pPr>
      <w:r w:rsidRPr="00EC76D5">
        <w:rPr>
          <w:highlight w:val="white"/>
        </w:rPr>
        <w:t>double tan(double x) {</w:t>
      </w:r>
    </w:p>
    <w:p w14:paraId="781382D7" w14:textId="77777777" w:rsidR="00555D55" w:rsidRPr="00EC76D5" w:rsidRDefault="00555D55" w:rsidP="00B92E77">
      <w:pPr>
        <w:pStyle w:val="Code"/>
        <w:rPr>
          <w:highlight w:val="white"/>
        </w:rPr>
      </w:pPr>
      <w:r w:rsidRPr="00EC76D5">
        <w:rPr>
          <w:highlight w:val="white"/>
        </w:rPr>
        <w:t xml:space="preserve">  double cos_value  = cos(x);</w:t>
      </w:r>
    </w:p>
    <w:p w14:paraId="1F8F7814" w14:textId="77777777" w:rsidR="00555D55" w:rsidRPr="00EC76D5" w:rsidRDefault="00555D55" w:rsidP="00B92E77">
      <w:pPr>
        <w:pStyle w:val="Code"/>
        <w:rPr>
          <w:highlight w:val="white"/>
        </w:rPr>
      </w:pPr>
    </w:p>
    <w:p w14:paraId="5DFE6869" w14:textId="77777777" w:rsidR="00555D55" w:rsidRPr="00EC76D5" w:rsidRDefault="00555D55" w:rsidP="00B92E77">
      <w:pPr>
        <w:pStyle w:val="Code"/>
        <w:rPr>
          <w:highlight w:val="white"/>
        </w:rPr>
      </w:pPr>
      <w:r w:rsidRPr="00EC76D5">
        <w:rPr>
          <w:highlight w:val="white"/>
        </w:rPr>
        <w:t xml:space="preserve">  if (cos_value != 0) {</w:t>
      </w:r>
    </w:p>
    <w:p w14:paraId="03F8797C" w14:textId="77777777" w:rsidR="00555D55" w:rsidRPr="00EC76D5" w:rsidRDefault="00555D55" w:rsidP="00B92E77">
      <w:pPr>
        <w:pStyle w:val="Code"/>
        <w:rPr>
          <w:highlight w:val="white"/>
        </w:rPr>
      </w:pPr>
      <w:r w:rsidRPr="00EC76D5">
        <w:rPr>
          <w:highlight w:val="white"/>
        </w:rPr>
        <w:t xml:space="preserve">    return sin(x) / cos_value;</w:t>
      </w:r>
    </w:p>
    <w:p w14:paraId="6E594EC1" w14:textId="77777777" w:rsidR="00555D55" w:rsidRPr="00EC76D5" w:rsidRDefault="00555D55" w:rsidP="00B92E77">
      <w:pPr>
        <w:pStyle w:val="Code"/>
        <w:rPr>
          <w:highlight w:val="white"/>
        </w:rPr>
      </w:pPr>
      <w:r w:rsidRPr="00EC76D5">
        <w:rPr>
          <w:highlight w:val="white"/>
        </w:rPr>
        <w:t xml:space="preserve">  }</w:t>
      </w:r>
    </w:p>
    <w:p w14:paraId="732F319B" w14:textId="77777777" w:rsidR="00555D55" w:rsidRPr="00EC76D5" w:rsidRDefault="00555D55" w:rsidP="00B92E77">
      <w:pPr>
        <w:pStyle w:val="Code"/>
        <w:rPr>
          <w:highlight w:val="white"/>
        </w:rPr>
      </w:pPr>
      <w:r w:rsidRPr="00EC76D5">
        <w:rPr>
          <w:highlight w:val="white"/>
        </w:rPr>
        <w:t xml:space="preserve">  else {</w:t>
      </w:r>
    </w:p>
    <w:p w14:paraId="748EEBEF" w14:textId="77777777" w:rsidR="00555D55" w:rsidRPr="00EC76D5" w:rsidRDefault="00555D55" w:rsidP="00B92E77">
      <w:pPr>
        <w:pStyle w:val="Code"/>
        <w:rPr>
          <w:highlight w:val="white"/>
        </w:rPr>
      </w:pPr>
      <w:r w:rsidRPr="00EC76D5">
        <w:rPr>
          <w:highlight w:val="white"/>
        </w:rPr>
        <w:t xml:space="preserve">    errno = EDOM;</w:t>
      </w:r>
    </w:p>
    <w:p w14:paraId="29FE2DEE" w14:textId="77777777" w:rsidR="00555D55" w:rsidRPr="00EC76D5" w:rsidRDefault="00555D55" w:rsidP="00B92E77">
      <w:pPr>
        <w:pStyle w:val="Code"/>
        <w:rPr>
          <w:highlight w:val="white"/>
        </w:rPr>
      </w:pPr>
      <w:r w:rsidRPr="00EC76D5">
        <w:rPr>
          <w:highlight w:val="white"/>
        </w:rPr>
        <w:t xml:space="preserve">    return 0;</w:t>
      </w:r>
    </w:p>
    <w:p w14:paraId="1734D1EA" w14:textId="77777777" w:rsidR="00555D55" w:rsidRPr="00EC76D5" w:rsidRDefault="00555D55" w:rsidP="00B92E77">
      <w:pPr>
        <w:pStyle w:val="Code"/>
        <w:rPr>
          <w:highlight w:val="white"/>
        </w:rPr>
      </w:pPr>
      <w:r w:rsidRPr="00EC76D5">
        <w:rPr>
          <w:highlight w:val="white"/>
        </w:rPr>
        <w:t xml:space="preserve">  }</w:t>
      </w:r>
    </w:p>
    <w:p w14:paraId="6065B84D" w14:textId="77777777" w:rsidR="00555D55" w:rsidRPr="00EC76D5" w:rsidRDefault="00555D55" w:rsidP="00B92E77">
      <w:pPr>
        <w:pStyle w:val="Code"/>
        <w:rPr>
          <w:highlight w:val="white"/>
        </w:rPr>
      </w:pPr>
      <w:r w:rsidRPr="00EC76D5">
        <w:rPr>
          <w:highlight w:val="white"/>
        </w:rPr>
        <w:t>}</w:t>
      </w:r>
    </w:p>
    <w:p w14:paraId="395C47F3" w14:textId="77777777" w:rsidR="00555D55" w:rsidRPr="00EC76D5" w:rsidRDefault="00555D55" w:rsidP="00B92E77">
      <w:pPr>
        <w:pStyle w:val="Code"/>
        <w:rPr>
          <w:highlight w:val="white"/>
        </w:rPr>
      </w:pPr>
    </w:p>
    <w:p w14:paraId="24411749" w14:textId="77777777" w:rsidR="00555D55" w:rsidRPr="00EC76D5" w:rsidRDefault="00555D55" w:rsidP="00B92E77">
      <w:pPr>
        <w:pStyle w:val="Code"/>
        <w:rPr>
          <w:highlight w:val="white"/>
        </w:rPr>
      </w:pPr>
      <w:r w:rsidRPr="00EC76D5">
        <w:rPr>
          <w:highlight w:val="white"/>
        </w:rPr>
        <w:t>double sinh(double x) {</w:t>
      </w:r>
    </w:p>
    <w:p w14:paraId="70271579" w14:textId="77777777" w:rsidR="00555D55" w:rsidRPr="00EC76D5" w:rsidRDefault="00555D55" w:rsidP="00B92E77">
      <w:pPr>
        <w:pStyle w:val="Code"/>
        <w:rPr>
          <w:highlight w:val="white"/>
        </w:rPr>
      </w:pPr>
      <w:r w:rsidRPr="00EC76D5">
        <w:rPr>
          <w:highlight w:val="white"/>
        </w:rPr>
        <w:t xml:space="preserve">  return (exp(x) - exp(-x)) / 2;</w:t>
      </w:r>
    </w:p>
    <w:p w14:paraId="266FA783" w14:textId="77777777" w:rsidR="00555D55" w:rsidRPr="00EC76D5" w:rsidRDefault="00555D55" w:rsidP="00B92E77">
      <w:pPr>
        <w:pStyle w:val="Code"/>
        <w:rPr>
          <w:highlight w:val="white"/>
        </w:rPr>
      </w:pPr>
      <w:r w:rsidRPr="00EC76D5">
        <w:rPr>
          <w:highlight w:val="white"/>
        </w:rPr>
        <w:t>}</w:t>
      </w:r>
    </w:p>
    <w:p w14:paraId="247A1D71" w14:textId="77777777" w:rsidR="00555D55" w:rsidRPr="00EC76D5" w:rsidRDefault="00555D55" w:rsidP="00B92E77">
      <w:pPr>
        <w:pStyle w:val="Code"/>
        <w:rPr>
          <w:highlight w:val="white"/>
        </w:rPr>
      </w:pPr>
    </w:p>
    <w:p w14:paraId="7BC82B26" w14:textId="77777777" w:rsidR="00555D55" w:rsidRPr="00EC76D5" w:rsidRDefault="00555D55" w:rsidP="00B92E77">
      <w:pPr>
        <w:pStyle w:val="Code"/>
        <w:rPr>
          <w:highlight w:val="white"/>
        </w:rPr>
      </w:pPr>
      <w:r w:rsidRPr="00EC76D5">
        <w:rPr>
          <w:highlight w:val="white"/>
        </w:rPr>
        <w:t>double cosh(double x) {</w:t>
      </w:r>
    </w:p>
    <w:p w14:paraId="492C4C5C" w14:textId="77777777" w:rsidR="00555D55" w:rsidRPr="00EC76D5" w:rsidRDefault="00555D55" w:rsidP="00B92E77">
      <w:pPr>
        <w:pStyle w:val="Code"/>
        <w:rPr>
          <w:highlight w:val="white"/>
        </w:rPr>
      </w:pPr>
      <w:r w:rsidRPr="00EC76D5">
        <w:rPr>
          <w:highlight w:val="white"/>
        </w:rPr>
        <w:t xml:space="preserve">  return (exp(x) + exp(-x)) / 2;</w:t>
      </w:r>
    </w:p>
    <w:p w14:paraId="437A537E" w14:textId="77777777" w:rsidR="00555D55" w:rsidRPr="00EC76D5" w:rsidRDefault="00555D55" w:rsidP="00B92E77">
      <w:pPr>
        <w:pStyle w:val="Code"/>
        <w:rPr>
          <w:highlight w:val="white"/>
        </w:rPr>
      </w:pPr>
      <w:r w:rsidRPr="00EC76D5">
        <w:rPr>
          <w:highlight w:val="white"/>
        </w:rPr>
        <w:t>}</w:t>
      </w:r>
    </w:p>
    <w:p w14:paraId="46E1DC18" w14:textId="77777777" w:rsidR="00555D55" w:rsidRPr="00EC76D5" w:rsidRDefault="00555D55" w:rsidP="00B92E77">
      <w:pPr>
        <w:pStyle w:val="Code"/>
        <w:rPr>
          <w:highlight w:val="white"/>
        </w:rPr>
      </w:pPr>
    </w:p>
    <w:p w14:paraId="61C55DF5" w14:textId="77777777" w:rsidR="00555D55" w:rsidRPr="00EC76D5" w:rsidRDefault="00555D55" w:rsidP="00B92E77">
      <w:pPr>
        <w:pStyle w:val="Code"/>
        <w:rPr>
          <w:highlight w:val="white"/>
        </w:rPr>
      </w:pPr>
      <w:r w:rsidRPr="00EC76D5">
        <w:rPr>
          <w:highlight w:val="white"/>
        </w:rPr>
        <w:t>double tanh(double x) {</w:t>
      </w:r>
    </w:p>
    <w:p w14:paraId="6BB266A7" w14:textId="77777777" w:rsidR="00555D55" w:rsidRPr="00EC76D5" w:rsidRDefault="00555D55" w:rsidP="00B92E77">
      <w:pPr>
        <w:pStyle w:val="Code"/>
        <w:rPr>
          <w:highlight w:val="white"/>
        </w:rPr>
      </w:pPr>
      <w:r w:rsidRPr="00EC76D5">
        <w:rPr>
          <w:highlight w:val="white"/>
        </w:rPr>
        <w:t xml:space="preserve">  return sinh(x) / cosh(x);</w:t>
      </w:r>
    </w:p>
    <w:p w14:paraId="36190F07" w14:textId="77777777" w:rsidR="00555D55" w:rsidRPr="00EC76D5" w:rsidRDefault="00555D55" w:rsidP="00B92E77">
      <w:pPr>
        <w:pStyle w:val="Code"/>
        <w:rPr>
          <w:highlight w:val="white"/>
        </w:rPr>
      </w:pPr>
      <w:r w:rsidRPr="00EC76D5">
        <w:rPr>
          <w:highlight w:val="white"/>
        </w:rPr>
        <w:t>}</w:t>
      </w:r>
    </w:p>
    <w:p w14:paraId="7A624AD8" w14:textId="77777777" w:rsidR="00555D55" w:rsidRPr="00EC76D5" w:rsidRDefault="00555D55" w:rsidP="00B92E77">
      <w:pPr>
        <w:pStyle w:val="Code"/>
        <w:rPr>
          <w:highlight w:val="white"/>
        </w:rPr>
      </w:pPr>
    </w:p>
    <w:p w14:paraId="27DE2F5D" w14:textId="77777777" w:rsidR="00555D55" w:rsidRPr="00EC76D5" w:rsidRDefault="00555D55" w:rsidP="00B92E77">
      <w:pPr>
        <w:pStyle w:val="Code"/>
        <w:rPr>
          <w:highlight w:val="white"/>
        </w:rPr>
      </w:pPr>
      <w:r w:rsidRPr="00EC76D5">
        <w:rPr>
          <w:highlight w:val="white"/>
        </w:rPr>
        <w:t>double sqrt(double v) {</w:t>
      </w:r>
    </w:p>
    <w:p w14:paraId="11CBD609" w14:textId="77777777" w:rsidR="00555D55" w:rsidRPr="00EC76D5" w:rsidRDefault="00555D55" w:rsidP="00B92E77">
      <w:pPr>
        <w:pStyle w:val="Code"/>
        <w:rPr>
          <w:highlight w:val="white"/>
        </w:rPr>
      </w:pPr>
      <w:r w:rsidRPr="00EC76D5">
        <w:rPr>
          <w:highlight w:val="white"/>
        </w:rPr>
        <w:t xml:space="preserve">  if (v &gt;= 0) {</w:t>
      </w:r>
    </w:p>
    <w:p w14:paraId="53DEC32D" w14:textId="77777777" w:rsidR="00555D55" w:rsidRPr="00EC76D5" w:rsidRDefault="00555D55" w:rsidP="00B92E77">
      <w:pPr>
        <w:pStyle w:val="Code"/>
        <w:rPr>
          <w:highlight w:val="white"/>
        </w:rPr>
      </w:pPr>
      <w:r w:rsidRPr="00EC76D5">
        <w:rPr>
          <w:highlight w:val="white"/>
        </w:rPr>
        <w:lastRenderedPageBreak/>
        <w:t xml:space="preserve">    double x_nplus1 = 1, x;</w:t>
      </w:r>
    </w:p>
    <w:p w14:paraId="23F2801F" w14:textId="77777777" w:rsidR="00555D55" w:rsidRPr="00EC76D5" w:rsidRDefault="00555D55" w:rsidP="00B92E77">
      <w:pPr>
        <w:pStyle w:val="Code"/>
        <w:rPr>
          <w:highlight w:val="white"/>
        </w:rPr>
      </w:pPr>
    </w:p>
    <w:p w14:paraId="2929F8E2" w14:textId="77777777" w:rsidR="00555D55" w:rsidRPr="00EC76D5" w:rsidRDefault="00555D55" w:rsidP="00B92E77">
      <w:pPr>
        <w:pStyle w:val="Code"/>
        <w:rPr>
          <w:highlight w:val="white"/>
        </w:rPr>
      </w:pPr>
      <w:r w:rsidRPr="00EC76D5">
        <w:rPr>
          <w:highlight w:val="white"/>
        </w:rPr>
        <w:t xml:space="preserve">    do {</w:t>
      </w:r>
    </w:p>
    <w:p w14:paraId="4A3DC4DA" w14:textId="77777777" w:rsidR="00555D55" w:rsidRPr="00EC76D5" w:rsidRDefault="00555D55" w:rsidP="00B92E77">
      <w:pPr>
        <w:pStyle w:val="Code"/>
        <w:rPr>
          <w:highlight w:val="white"/>
        </w:rPr>
      </w:pPr>
      <w:r w:rsidRPr="00EC76D5">
        <w:rPr>
          <w:highlight w:val="white"/>
        </w:rPr>
        <w:t xml:space="preserve">      x = x_nplus1;</w:t>
      </w:r>
    </w:p>
    <w:p w14:paraId="3EB5B55D" w14:textId="77777777" w:rsidR="00555D55" w:rsidRPr="00EC76D5" w:rsidRDefault="00555D55" w:rsidP="00B92E77">
      <w:pPr>
        <w:pStyle w:val="Code"/>
        <w:rPr>
          <w:highlight w:val="white"/>
        </w:rPr>
      </w:pPr>
      <w:r w:rsidRPr="00EC76D5">
        <w:rPr>
          <w:highlight w:val="white"/>
        </w:rPr>
        <w:t xml:space="preserve">      x_nplus1 = (x + (v / x)) / 2;</w:t>
      </w:r>
    </w:p>
    <w:p w14:paraId="5BFB8647" w14:textId="77777777" w:rsidR="00555D55" w:rsidRPr="00EC76D5" w:rsidRDefault="00555D55" w:rsidP="00B92E77">
      <w:pPr>
        <w:pStyle w:val="Code"/>
        <w:rPr>
          <w:highlight w:val="white"/>
        </w:rPr>
      </w:pPr>
      <w:r w:rsidRPr="00EC76D5">
        <w:rPr>
          <w:highlight w:val="white"/>
        </w:rPr>
        <w:t xml:space="preserve">    } while (fabs(x_nplus1 - x) &gt;= EPSILON);</w:t>
      </w:r>
    </w:p>
    <w:p w14:paraId="5B5B354C" w14:textId="77777777" w:rsidR="00555D55" w:rsidRPr="00EC76D5" w:rsidRDefault="00555D55" w:rsidP="00B92E77">
      <w:pPr>
        <w:pStyle w:val="Code"/>
        <w:rPr>
          <w:highlight w:val="white"/>
        </w:rPr>
      </w:pPr>
    </w:p>
    <w:p w14:paraId="551886D7" w14:textId="77777777" w:rsidR="00555D55" w:rsidRPr="00EC76D5" w:rsidRDefault="00555D55" w:rsidP="00B92E77">
      <w:pPr>
        <w:pStyle w:val="Code"/>
        <w:rPr>
          <w:highlight w:val="white"/>
        </w:rPr>
      </w:pPr>
      <w:r w:rsidRPr="00EC76D5">
        <w:rPr>
          <w:highlight w:val="white"/>
        </w:rPr>
        <w:t xml:space="preserve">    return x_nplus1;</w:t>
      </w:r>
    </w:p>
    <w:p w14:paraId="28F9C4F7" w14:textId="77777777" w:rsidR="00555D55" w:rsidRPr="00EC76D5" w:rsidRDefault="00555D55" w:rsidP="00B92E77">
      <w:pPr>
        <w:pStyle w:val="Code"/>
        <w:rPr>
          <w:highlight w:val="white"/>
        </w:rPr>
      </w:pPr>
      <w:r w:rsidRPr="00EC76D5">
        <w:rPr>
          <w:highlight w:val="white"/>
        </w:rPr>
        <w:t xml:space="preserve">  }</w:t>
      </w:r>
    </w:p>
    <w:p w14:paraId="11060FED" w14:textId="77777777" w:rsidR="00555D55" w:rsidRPr="00EC76D5" w:rsidRDefault="00555D55" w:rsidP="00B92E77">
      <w:pPr>
        <w:pStyle w:val="Code"/>
        <w:rPr>
          <w:highlight w:val="white"/>
        </w:rPr>
      </w:pPr>
      <w:r w:rsidRPr="00EC76D5">
        <w:rPr>
          <w:highlight w:val="white"/>
        </w:rPr>
        <w:t xml:space="preserve">  else {</w:t>
      </w:r>
    </w:p>
    <w:p w14:paraId="309DA28F" w14:textId="77777777" w:rsidR="00555D55" w:rsidRPr="00EC76D5" w:rsidRDefault="00555D55" w:rsidP="00B92E77">
      <w:pPr>
        <w:pStyle w:val="Code"/>
        <w:rPr>
          <w:highlight w:val="white"/>
        </w:rPr>
      </w:pPr>
      <w:r w:rsidRPr="00EC76D5">
        <w:rPr>
          <w:highlight w:val="white"/>
        </w:rPr>
        <w:t xml:space="preserve">    errno = EDOM;</w:t>
      </w:r>
    </w:p>
    <w:p w14:paraId="2A7208EA" w14:textId="77777777" w:rsidR="00555D55" w:rsidRPr="00EC76D5" w:rsidRDefault="00555D55" w:rsidP="00B92E77">
      <w:pPr>
        <w:pStyle w:val="Code"/>
        <w:rPr>
          <w:highlight w:val="white"/>
        </w:rPr>
      </w:pPr>
      <w:r w:rsidRPr="00EC76D5">
        <w:rPr>
          <w:highlight w:val="white"/>
        </w:rPr>
        <w:t xml:space="preserve">    return 0;</w:t>
      </w:r>
    </w:p>
    <w:p w14:paraId="73CCBEFD" w14:textId="77777777" w:rsidR="00555D55" w:rsidRPr="00EC76D5" w:rsidRDefault="00555D55" w:rsidP="00B92E77">
      <w:pPr>
        <w:pStyle w:val="Code"/>
        <w:rPr>
          <w:highlight w:val="white"/>
        </w:rPr>
      </w:pPr>
      <w:r w:rsidRPr="00EC76D5">
        <w:rPr>
          <w:highlight w:val="white"/>
        </w:rPr>
        <w:t xml:space="preserve">  }</w:t>
      </w:r>
    </w:p>
    <w:p w14:paraId="10C7E2C7" w14:textId="77777777" w:rsidR="00555D55" w:rsidRPr="00EC76D5" w:rsidRDefault="00555D55" w:rsidP="00B92E77">
      <w:pPr>
        <w:pStyle w:val="Code"/>
        <w:rPr>
          <w:highlight w:val="white"/>
        </w:rPr>
      </w:pPr>
      <w:r w:rsidRPr="00EC76D5">
        <w:rPr>
          <w:highlight w:val="white"/>
        </w:rPr>
        <w:t>}</w:t>
      </w:r>
    </w:p>
    <w:p w14:paraId="5F53B14D" w14:textId="77777777" w:rsidR="00555D55" w:rsidRPr="00EC76D5" w:rsidRDefault="00555D55" w:rsidP="00B92E77">
      <w:pPr>
        <w:pStyle w:val="Code"/>
        <w:rPr>
          <w:highlight w:val="white"/>
        </w:rPr>
      </w:pPr>
    </w:p>
    <w:p w14:paraId="28C5BBFA" w14:textId="77777777" w:rsidR="00555D55" w:rsidRPr="00EC76D5" w:rsidRDefault="00555D55" w:rsidP="00B92E77">
      <w:pPr>
        <w:pStyle w:val="Code"/>
        <w:rPr>
          <w:highlight w:val="white"/>
        </w:rPr>
      </w:pPr>
      <w:r w:rsidRPr="00EC76D5">
        <w:rPr>
          <w:highlight w:val="white"/>
        </w:rPr>
        <w:t>double asin(double v) {</w:t>
      </w:r>
    </w:p>
    <w:p w14:paraId="7B06DDDF" w14:textId="77777777" w:rsidR="00555D55" w:rsidRPr="00EC76D5" w:rsidRDefault="00555D55" w:rsidP="00B92E77">
      <w:pPr>
        <w:pStyle w:val="Code"/>
        <w:rPr>
          <w:highlight w:val="white"/>
        </w:rPr>
      </w:pPr>
      <w:r w:rsidRPr="00EC76D5">
        <w:rPr>
          <w:highlight w:val="white"/>
        </w:rPr>
        <w:t xml:space="preserve">  if (v == 1) {</w:t>
      </w:r>
    </w:p>
    <w:p w14:paraId="517AB291" w14:textId="77777777" w:rsidR="00555D55" w:rsidRPr="00EC76D5" w:rsidRDefault="00555D55" w:rsidP="00B92E77">
      <w:pPr>
        <w:pStyle w:val="Code"/>
        <w:rPr>
          <w:highlight w:val="white"/>
        </w:rPr>
      </w:pPr>
      <w:r w:rsidRPr="00EC76D5">
        <w:rPr>
          <w:highlight w:val="white"/>
        </w:rPr>
        <w:t xml:space="preserve">    return PI / 2;</w:t>
      </w:r>
    </w:p>
    <w:p w14:paraId="6B213692" w14:textId="77777777" w:rsidR="00555D55" w:rsidRPr="00EC76D5" w:rsidRDefault="00555D55" w:rsidP="00B92E77">
      <w:pPr>
        <w:pStyle w:val="Code"/>
        <w:rPr>
          <w:highlight w:val="white"/>
        </w:rPr>
      </w:pPr>
      <w:r w:rsidRPr="00EC76D5">
        <w:rPr>
          <w:highlight w:val="white"/>
        </w:rPr>
        <w:t xml:space="preserve">  }</w:t>
      </w:r>
    </w:p>
    <w:p w14:paraId="74376D55" w14:textId="77777777" w:rsidR="00555D55" w:rsidRPr="00EC76D5" w:rsidRDefault="00555D55" w:rsidP="00B92E77">
      <w:pPr>
        <w:pStyle w:val="Code"/>
        <w:rPr>
          <w:highlight w:val="white"/>
        </w:rPr>
      </w:pPr>
      <w:r w:rsidRPr="00EC76D5">
        <w:rPr>
          <w:highlight w:val="white"/>
        </w:rPr>
        <w:t xml:space="preserve">  else if (v == -1) {</w:t>
      </w:r>
    </w:p>
    <w:p w14:paraId="0D6A3E1C" w14:textId="77777777" w:rsidR="00555D55" w:rsidRPr="00EC76D5" w:rsidRDefault="00555D55" w:rsidP="00B92E77">
      <w:pPr>
        <w:pStyle w:val="Code"/>
        <w:rPr>
          <w:highlight w:val="white"/>
        </w:rPr>
      </w:pPr>
      <w:r w:rsidRPr="00EC76D5">
        <w:rPr>
          <w:highlight w:val="white"/>
        </w:rPr>
        <w:t xml:space="preserve">    return -PI / 2;</w:t>
      </w:r>
    </w:p>
    <w:p w14:paraId="3FDD5EC3" w14:textId="77777777" w:rsidR="00555D55" w:rsidRPr="00EC76D5" w:rsidRDefault="00555D55" w:rsidP="00B92E77">
      <w:pPr>
        <w:pStyle w:val="Code"/>
        <w:rPr>
          <w:highlight w:val="white"/>
        </w:rPr>
      </w:pPr>
      <w:r w:rsidRPr="00EC76D5">
        <w:rPr>
          <w:highlight w:val="white"/>
        </w:rPr>
        <w:t xml:space="preserve">  }</w:t>
      </w:r>
    </w:p>
    <w:p w14:paraId="2A892739" w14:textId="77777777" w:rsidR="00555D55" w:rsidRPr="00EC76D5" w:rsidRDefault="00555D55" w:rsidP="00B92E77">
      <w:pPr>
        <w:pStyle w:val="Code"/>
        <w:rPr>
          <w:highlight w:val="white"/>
        </w:rPr>
      </w:pPr>
      <w:r w:rsidRPr="00EC76D5">
        <w:rPr>
          <w:highlight w:val="white"/>
        </w:rPr>
        <w:t xml:space="preserve">  else if (fabs(v) &lt;= 1) {</w:t>
      </w:r>
    </w:p>
    <w:p w14:paraId="6AB27B03" w14:textId="77777777" w:rsidR="00555D55" w:rsidRPr="00EC76D5" w:rsidRDefault="00555D55" w:rsidP="00B92E77">
      <w:pPr>
        <w:pStyle w:val="Code"/>
        <w:rPr>
          <w:highlight w:val="white"/>
        </w:rPr>
      </w:pPr>
      <w:r w:rsidRPr="00EC76D5">
        <w:rPr>
          <w:highlight w:val="white"/>
        </w:rPr>
        <w:t xml:space="preserve">    double x_nplus1 = 1, x;</w:t>
      </w:r>
    </w:p>
    <w:p w14:paraId="5C2622F7" w14:textId="77777777" w:rsidR="00555D55" w:rsidRPr="00EC76D5" w:rsidRDefault="00555D55" w:rsidP="00B92E77">
      <w:pPr>
        <w:pStyle w:val="Code"/>
        <w:rPr>
          <w:highlight w:val="white"/>
        </w:rPr>
      </w:pPr>
    </w:p>
    <w:p w14:paraId="3E1847C1" w14:textId="77777777" w:rsidR="00555D55" w:rsidRPr="00EC76D5" w:rsidRDefault="00555D55" w:rsidP="00B92E77">
      <w:pPr>
        <w:pStyle w:val="Code"/>
        <w:rPr>
          <w:highlight w:val="white"/>
        </w:rPr>
      </w:pPr>
      <w:r w:rsidRPr="00EC76D5">
        <w:rPr>
          <w:highlight w:val="white"/>
        </w:rPr>
        <w:t xml:space="preserve">    do {</w:t>
      </w:r>
    </w:p>
    <w:p w14:paraId="448591C7" w14:textId="77777777" w:rsidR="00555D55" w:rsidRPr="00EC76D5" w:rsidRDefault="00555D55" w:rsidP="00B92E77">
      <w:pPr>
        <w:pStyle w:val="Code"/>
        <w:rPr>
          <w:highlight w:val="white"/>
        </w:rPr>
      </w:pPr>
      <w:r w:rsidRPr="00EC76D5">
        <w:rPr>
          <w:highlight w:val="white"/>
        </w:rPr>
        <w:t xml:space="preserve">      x = x_nplus1;</w:t>
      </w:r>
    </w:p>
    <w:p w14:paraId="533650E4" w14:textId="77777777" w:rsidR="00555D55" w:rsidRPr="00EC76D5" w:rsidRDefault="00555D55" w:rsidP="00B92E77">
      <w:pPr>
        <w:pStyle w:val="Code"/>
        <w:rPr>
          <w:highlight w:val="white"/>
        </w:rPr>
      </w:pPr>
      <w:r w:rsidRPr="00EC76D5">
        <w:rPr>
          <w:highlight w:val="white"/>
        </w:rPr>
        <w:t xml:space="preserve">      x_nplus1 = x - tan(x) + (v / cos(x));</w:t>
      </w:r>
    </w:p>
    <w:p w14:paraId="65CA0D3F" w14:textId="77777777" w:rsidR="00555D55" w:rsidRPr="00EC76D5" w:rsidRDefault="00555D55" w:rsidP="00B92E77">
      <w:pPr>
        <w:pStyle w:val="Code"/>
        <w:rPr>
          <w:highlight w:val="white"/>
        </w:rPr>
      </w:pPr>
      <w:r w:rsidRPr="00EC76D5">
        <w:rPr>
          <w:highlight w:val="white"/>
        </w:rPr>
        <w:t xml:space="preserve">    } while (fabs(x_nplus1 - x) &gt;= EPSILON);</w:t>
      </w:r>
    </w:p>
    <w:p w14:paraId="136B2299" w14:textId="77777777" w:rsidR="00555D55" w:rsidRPr="00EC76D5" w:rsidRDefault="00555D55" w:rsidP="00B92E77">
      <w:pPr>
        <w:pStyle w:val="Code"/>
        <w:rPr>
          <w:highlight w:val="white"/>
        </w:rPr>
      </w:pPr>
    </w:p>
    <w:p w14:paraId="101B12F7" w14:textId="77777777" w:rsidR="00555D55" w:rsidRPr="00EC76D5" w:rsidRDefault="00555D55" w:rsidP="00B92E77">
      <w:pPr>
        <w:pStyle w:val="Code"/>
        <w:rPr>
          <w:highlight w:val="white"/>
        </w:rPr>
      </w:pPr>
      <w:r w:rsidRPr="00EC76D5">
        <w:rPr>
          <w:highlight w:val="white"/>
        </w:rPr>
        <w:t xml:space="preserve">    return x_nplus1;</w:t>
      </w:r>
    </w:p>
    <w:p w14:paraId="79B336DD" w14:textId="77777777" w:rsidR="00555D55" w:rsidRPr="00EC76D5" w:rsidRDefault="00555D55" w:rsidP="00B92E77">
      <w:pPr>
        <w:pStyle w:val="Code"/>
        <w:rPr>
          <w:highlight w:val="white"/>
        </w:rPr>
      </w:pPr>
      <w:r w:rsidRPr="00EC76D5">
        <w:rPr>
          <w:highlight w:val="white"/>
        </w:rPr>
        <w:t xml:space="preserve">  }</w:t>
      </w:r>
    </w:p>
    <w:p w14:paraId="6B4CB1C5" w14:textId="77777777" w:rsidR="00555D55" w:rsidRPr="00EC76D5" w:rsidRDefault="00555D55" w:rsidP="00B92E77">
      <w:pPr>
        <w:pStyle w:val="Code"/>
        <w:rPr>
          <w:highlight w:val="white"/>
        </w:rPr>
      </w:pPr>
      <w:r w:rsidRPr="00EC76D5">
        <w:rPr>
          <w:highlight w:val="white"/>
        </w:rPr>
        <w:t xml:space="preserve">  else {</w:t>
      </w:r>
    </w:p>
    <w:p w14:paraId="784CCB93" w14:textId="77777777" w:rsidR="00555D55" w:rsidRPr="00EC76D5" w:rsidRDefault="00555D55" w:rsidP="00B92E77">
      <w:pPr>
        <w:pStyle w:val="Code"/>
        <w:rPr>
          <w:highlight w:val="white"/>
        </w:rPr>
      </w:pPr>
      <w:r w:rsidRPr="00EC76D5">
        <w:rPr>
          <w:highlight w:val="white"/>
        </w:rPr>
        <w:t xml:space="preserve">    errno = EDOM;</w:t>
      </w:r>
    </w:p>
    <w:p w14:paraId="352AADBB" w14:textId="77777777" w:rsidR="00555D55" w:rsidRPr="00EC76D5" w:rsidRDefault="00555D55" w:rsidP="00B92E77">
      <w:pPr>
        <w:pStyle w:val="Code"/>
        <w:rPr>
          <w:highlight w:val="white"/>
        </w:rPr>
      </w:pPr>
      <w:r w:rsidRPr="00EC76D5">
        <w:rPr>
          <w:highlight w:val="white"/>
        </w:rPr>
        <w:t xml:space="preserve">    return 0;</w:t>
      </w:r>
    </w:p>
    <w:p w14:paraId="4157A4FE" w14:textId="77777777" w:rsidR="00555D55" w:rsidRPr="00EC76D5" w:rsidRDefault="00555D55" w:rsidP="00B92E77">
      <w:pPr>
        <w:pStyle w:val="Code"/>
        <w:rPr>
          <w:highlight w:val="white"/>
        </w:rPr>
      </w:pPr>
      <w:r w:rsidRPr="00EC76D5">
        <w:rPr>
          <w:highlight w:val="white"/>
        </w:rPr>
        <w:t xml:space="preserve">  }</w:t>
      </w:r>
    </w:p>
    <w:p w14:paraId="5A6177BE" w14:textId="77777777" w:rsidR="00555D55" w:rsidRPr="00EC76D5" w:rsidRDefault="00555D55" w:rsidP="00B92E77">
      <w:pPr>
        <w:pStyle w:val="Code"/>
        <w:rPr>
          <w:highlight w:val="white"/>
        </w:rPr>
      </w:pPr>
      <w:r w:rsidRPr="00EC76D5">
        <w:rPr>
          <w:highlight w:val="white"/>
        </w:rPr>
        <w:t>}</w:t>
      </w:r>
    </w:p>
    <w:p w14:paraId="683B9B33" w14:textId="77777777" w:rsidR="00555D55" w:rsidRPr="00EC76D5" w:rsidRDefault="00555D55" w:rsidP="00B92E77">
      <w:pPr>
        <w:pStyle w:val="Code"/>
        <w:rPr>
          <w:highlight w:val="white"/>
        </w:rPr>
      </w:pPr>
    </w:p>
    <w:p w14:paraId="51BDD1F0" w14:textId="77777777" w:rsidR="00555D55" w:rsidRPr="00EC76D5" w:rsidRDefault="00555D55" w:rsidP="00B92E77">
      <w:pPr>
        <w:pStyle w:val="Code"/>
        <w:rPr>
          <w:highlight w:val="white"/>
        </w:rPr>
      </w:pPr>
      <w:r w:rsidRPr="00EC76D5">
        <w:rPr>
          <w:highlight w:val="white"/>
        </w:rPr>
        <w:t>double acos(double v) {</w:t>
      </w:r>
    </w:p>
    <w:p w14:paraId="7A2BB8EE" w14:textId="77777777" w:rsidR="00555D55" w:rsidRPr="00EC76D5" w:rsidRDefault="00555D55" w:rsidP="00B92E77">
      <w:pPr>
        <w:pStyle w:val="Code"/>
        <w:rPr>
          <w:highlight w:val="white"/>
        </w:rPr>
      </w:pPr>
      <w:r w:rsidRPr="00EC76D5">
        <w:rPr>
          <w:highlight w:val="white"/>
        </w:rPr>
        <w:t xml:space="preserve">  if (v == 1) {</w:t>
      </w:r>
    </w:p>
    <w:p w14:paraId="7A626D01" w14:textId="77777777" w:rsidR="00555D55" w:rsidRPr="00EC76D5" w:rsidRDefault="00555D55" w:rsidP="00B92E77">
      <w:pPr>
        <w:pStyle w:val="Code"/>
        <w:rPr>
          <w:highlight w:val="white"/>
        </w:rPr>
      </w:pPr>
      <w:r w:rsidRPr="00EC76D5">
        <w:rPr>
          <w:highlight w:val="white"/>
        </w:rPr>
        <w:t xml:space="preserve">    return 0;</w:t>
      </w:r>
    </w:p>
    <w:p w14:paraId="2CFCCAF5" w14:textId="77777777" w:rsidR="00555D55" w:rsidRPr="00EC76D5" w:rsidRDefault="00555D55" w:rsidP="00B92E77">
      <w:pPr>
        <w:pStyle w:val="Code"/>
        <w:rPr>
          <w:highlight w:val="white"/>
        </w:rPr>
      </w:pPr>
      <w:r w:rsidRPr="00EC76D5">
        <w:rPr>
          <w:highlight w:val="white"/>
        </w:rPr>
        <w:t xml:space="preserve">  }</w:t>
      </w:r>
    </w:p>
    <w:p w14:paraId="7902DBC3" w14:textId="77777777" w:rsidR="00555D55" w:rsidRPr="00EC76D5" w:rsidRDefault="00555D55" w:rsidP="00B92E77">
      <w:pPr>
        <w:pStyle w:val="Code"/>
        <w:rPr>
          <w:highlight w:val="white"/>
        </w:rPr>
      </w:pPr>
      <w:r w:rsidRPr="00EC76D5">
        <w:rPr>
          <w:highlight w:val="white"/>
        </w:rPr>
        <w:t xml:space="preserve">  else if (fabs(v) &lt;= 1) {</w:t>
      </w:r>
    </w:p>
    <w:p w14:paraId="7DB5C1F8" w14:textId="77777777" w:rsidR="00555D55" w:rsidRPr="00EC76D5" w:rsidRDefault="00555D55" w:rsidP="00B92E77">
      <w:pPr>
        <w:pStyle w:val="Code"/>
        <w:rPr>
          <w:highlight w:val="white"/>
        </w:rPr>
      </w:pPr>
      <w:r w:rsidRPr="00EC76D5">
        <w:rPr>
          <w:highlight w:val="white"/>
        </w:rPr>
        <w:t xml:space="preserve">    double x_nplus1 = 1, x;</w:t>
      </w:r>
    </w:p>
    <w:p w14:paraId="40DF4A4B" w14:textId="77777777" w:rsidR="00555D55" w:rsidRPr="00EC76D5" w:rsidRDefault="00555D55" w:rsidP="00B92E77">
      <w:pPr>
        <w:pStyle w:val="Code"/>
        <w:rPr>
          <w:highlight w:val="white"/>
        </w:rPr>
      </w:pPr>
    </w:p>
    <w:p w14:paraId="5131FB2F" w14:textId="77777777" w:rsidR="00555D55" w:rsidRPr="00EC76D5" w:rsidRDefault="00555D55" w:rsidP="00B92E77">
      <w:pPr>
        <w:pStyle w:val="Code"/>
        <w:rPr>
          <w:highlight w:val="white"/>
        </w:rPr>
      </w:pPr>
      <w:r w:rsidRPr="00EC76D5">
        <w:rPr>
          <w:highlight w:val="white"/>
        </w:rPr>
        <w:t xml:space="preserve">    do {</w:t>
      </w:r>
    </w:p>
    <w:p w14:paraId="057E0F0C" w14:textId="77777777" w:rsidR="00555D55" w:rsidRPr="00EC76D5" w:rsidRDefault="00555D55" w:rsidP="00B92E77">
      <w:pPr>
        <w:pStyle w:val="Code"/>
        <w:rPr>
          <w:highlight w:val="white"/>
        </w:rPr>
      </w:pPr>
      <w:r w:rsidRPr="00EC76D5">
        <w:rPr>
          <w:highlight w:val="white"/>
        </w:rPr>
        <w:t xml:space="preserve">      x = x_nplus1;</w:t>
      </w:r>
    </w:p>
    <w:p w14:paraId="5013F216" w14:textId="77777777" w:rsidR="00555D55" w:rsidRPr="00EC76D5" w:rsidRDefault="00555D55" w:rsidP="00B92E77">
      <w:pPr>
        <w:pStyle w:val="Code"/>
        <w:rPr>
          <w:highlight w:val="white"/>
        </w:rPr>
      </w:pPr>
      <w:r w:rsidRPr="00EC76D5">
        <w:rPr>
          <w:highlight w:val="white"/>
        </w:rPr>
        <w:t xml:space="preserve">      x_nplus1 = x + (1 / tan(x)) - (v / sin(x));</w:t>
      </w:r>
    </w:p>
    <w:p w14:paraId="283B0EB6" w14:textId="77777777" w:rsidR="00555D55" w:rsidRPr="00EC76D5" w:rsidRDefault="00555D55" w:rsidP="00B92E77">
      <w:pPr>
        <w:pStyle w:val="Code"/>
        <w:rPr>
          <w:highlight w:val="white"/>
        </w:rPr>
      </w:pPr>
      <w:r w:rsidRPr="00EC76D5">
        <w:rPr>
          <w:highlight w:val="white"/>
        </w:rPr>
        <w:t xml:space="preserve">    } while (fabs(x_nplus1 - x) &gt;= EPSILON);</w:t>
      </w:r>
    </w:p>
    <w:p w14:paraId="7CB011FD" w14:textId="77777777" w:rsidR="00555D55" w:rsidRPr="00EC76D5" w:rsidRDefault="00555D55" w:rsidP="00B92E77">
      <w:pPr>
        <w:pStyle w:val="Code"/>
        <w:rPr>
          <w:highlight w:val="white"/>
        </w:rPr>
      </w:pPr>
    </w:p>
    <w:p w14:paraId="09AF07C1" w14:textId="77777777" w:rsidR="00555D55" w:rsidRPr="00EC76D5" w:rsidRDefault="00555D55" w:rsidP="00B92E77">
      <w:pPr>
        <w:pStyle w:val="Code"/>
        <w:rPr>
          <w:highlight w:val="white"/>
        </w:rPr>
      </w:pPr>
      <w:r w:rsidRPr="00EC76D5">
        <w:rPr>
          <w:highlight w:val="white"/>
        </w:rPr>
        <w:t xml:space="preserve">    return x_nplus1;</w:t>
      </w:r>
    </w:p>
    <w:p w14:paraId="1AC93FDF" w14:textId="77777777" w:rsidR="00555D55" w:rsidRPr="00EC76D5" w:rsidRDefault="00555D55" w:rsidP="00B92E77">
      <w:pPr>
        <w:pStyle w:val="Code"/>
        <w:rPr>
          <w:highlight w:val="white"/>
        </w:rPr>
      </w:pPr>
      <w:r w:rsidRPr="00EC76D5">
        <w:rPr>
          <w:highlight w:val="white"/>
        </w:rPr>
        <w:t xml:space="preserve">  }</w:t>
      </w:r>
    </w:p>
    <w:p w14:paraId="35A40FCD" w14:textId="77777777" w:rsidR="00555D55" w:rsidRPr="00EC76D5" w:rsidRDefault="00555D55" w:rsidP="00B92E77">
      <w:pPr>
        <w:pStyle w:val="Code"/>
        <w:rPr>
          <w:highlight w:val="white"/>
        </w:rPr>
      </w:pPr>
      <w:r w:rsidRPr="00EC76D5">
        <w:rPr>
          <w:highlight w:val="white"/>
        </w:rPr>
        <w:t xml:space="preserve">  else {</w:t>
      </w:r>
    </w:p>
    <w:p w14:paraId="71FEF161" w14:textId="77777777" w:rsidR="00555D55" w:rsidRPr="00EC76D5" w:rsidRDefault="00555D55" w:rsidP="00B92E77">
      <w:pPr>
        <w:pStyle w:val="Code"/>
        <w:rPr>
          <w:highlight w:val="white"/>
        </w:rPr>
      </w:pPr>
      <w:r w:rsidRPr="00EC76D5">
        <w:rPr>
          <w:highlight w:val="white"/>
        </w:rPr>
        <w:t xml:space="preserve">    errno = EDOM;</w:t>
      </w:r>
    </w:p>
    <w:p w14:paraId="5C7F0222" w14:textId="77777777" w:rsidR="00555D55" w:rsidRPr="00EC76D5" w:rsidRDefault="00555D55" w:rsidP="00B92E77">
      <w:pPr>
        <w:pStyle w:val="Code"/>
        <w:rPr>
          <w:highlight w:val="white"/>
        </w:rPr>
      </w:pPr>
      <w:r w:rsidRPr="00EC76D5">
        <w:rPr>
          <w:highlight w:val="white"/>
        </w:rPr>
        <w:t xml:space="preserve">    return 0;</w:t>
      </w:r>
    </w:p>
    <w:p w14:paraId="0F81C1C6" w14:textId="77777777" w:rsidR="00555D55" w:rsidRPr="00EC76D5" w:rsidRDefault="00555D55" w:rsidP="00B92E77">
      <w:pPr>
        <w:pStyle w:val="Code"/>
        <w:rPr>
          <w:highlight w:val="white"/>
        </w:rPr>
      </w:pPr>
      <w:r w:rsidRPr="00EC76D5">
        <w:rPr>
          <w:highlight w:val="white"/>
        </w:rPr>
        <w:t xml:space="preserve">  }</w:t>
      </w:r>
    </w:p>
    <w:p w14:paraId="7FF38039" w14:textId="77777777" w:rsidR="00555D55" w:rsidRPr="00EC76D5" w:rsidRDefault="00555D55" w:rsidP="00B92E77">
      <w:pPr>
        <w:pStyle w:val="Code"/>
        <w:rPr>
          <w:highlight w:val="white"/>
        </w:rPr>
      </w:pPr>
      <w:r w:rsidRPr="00EC76D5">
        <w:rPr>
          <w:highlight w:val="white"/>
        </w:rPr>
        <w:t>}</w:t>
      </w:r>
    </w:p>
    <w:p w14:paraId="3B8B0CDC" w14:textId="77777777" w:rsidR="00555D55" w:rsidRPr="00EC76D5" w:rsidRDefault="00555D55" w:rsidP="00B92E77">
      <w:pPr>
        <w:pStyle w:val="Code"/>
        <w:rPr>
          <w:highlight w:val="white"/>
        </w:rPr>
      </w:pPr>
    </w:p>
    <w:p w14:paraId="60791B07" w14:textId="77777777" w:rsidR="00555D55" w:rsidRPr="00EC76D5" w:rsidRDefault="00555D55" w:rsidP="00B92E77">
      <w:pPr>
        <w:pStyle w:val="Code"/>
        <w:rPr>
          <w:highlight w:val="white"/>
        </w:rPr>
      </w:pPr>
      <w:r w:rsidRPr="00EC76D5">
        <w:rPr>
          <w:highlight w:val="white"/>
        </w:rPr>
        <w:t>double square(double x) {</w:t>
      </w:r>
    </w:p>
    <w:p w14:paraId="210EC3D8" w14:textId="77777777" w:rsidR="00555D55" w:rsidRPr="00EC76D5" w:rsidRDefault="00555D55" w:rsidP="00B92E77">
      <w:pPr>
        <w:pStyle w:val="Code"/>
        <w:rPr>
          <w:highlight w:val="white"/>
        </w:rPr>
      </w:pPr>
      <w:r w:rsidRPr="00EC76D5">
        <w:rPr>
          <w:highlight w:val="white"/>
        </w:rPr>
        <w:t xml:space="preserve">  return x * x;</w:t>
      </w:r>
    </w:p>
    <w:p w14:paraId="4E7C0950" w14:textId="77777777" w:rsidR="00555D55" w:rsidRPr="00EC76D5" w:rsidRDefault="00555D55" w:rsidP="00B92E77">
      <w:pPr>
        <w:pStyle w:val="Code"/>
        <w:rPr>
          <w:highlight w:val="white"/>
        </w:rPr>
      </w:pPr>
      <w:r w:rsidRPr="00EC76D5">
        <w:rPr>
          <w:highlight w:val="white"/>
        </w:rPr>
        <w:t>}</w:t>
      </w:r>
    </w:p>
    <w:p w14:paraId="077E25B9" w14:textId="77777777" w:rsidR="00555D55" w:rsidRPr="00EC76D5" w:rsidRDefault="00555D55" w:rsidP="00B92E77">
      <w:pPr>
        <w:pStyle w:val="Code"/>
        <w:rPr>
          <w:highlight w:val="white"/>
        </w:rPr>
      </w:pPr>
    </w:p>
    <w:p w14:paraId="0D79CDA7" w14:textId="77777777" w:rsidR="00555D55" w:rsidRPr="00EC76D5" w:rsidRDefault="00555D55" w:rsidP="00B92E77">
      <w:pPr>
        <w:pStyle w:val="Code"/>
        <w:rPr>
          <w:highlight w:val="white"/>
        </w:rPr>
      </w:pPr>
      <w:r w:rsidRPr="00EC76D5">
        <w:rPr>
          <w:highlight w:val="white"/>
        </w:rPr>
        <w:t>double atan(double v) {</w:t>
      </w:r>
    </w:p>
    <w:p w14:paraId="14D32FED" w14:textId="77777777" w:rsidR="00555D55" w:rsidRPr="00EC76D5" w:rsidRDefault="00555D55" w:rsidP="00B92E77">
      <w:pPr>
        <w:pStyle w:val="Code"/>
        <w:rPr>
          <w:highlight w:val="white"/>
        </w:rPr>
      </w:pPr>
      <w:r w:rsidRPr="00EC76D5">
        <w:rPr>
          <w:highlight w:val="white"/>
        </w:rPr>
        <w:t xml:space="preserve">  if (v == 0) {</w:t>
      </w:r>
    </w:p>
    <w:p w14:paraId="04E249AE" w14:textId="77777777" w:rsidR="00555D55" w:rsidRPr="00EC76D5" w:rsidRDefault="00555D55" w:rsidP="00B92E77">
      <w:pPr>
        <w:pStyle w:val="Code"/>
        <w:rPr>
          <w:highlight w:val="white"/>
        </w:rPr>
      </w:pPr>
      <w:r w:rsidRPr="00EC76D5">
        <w:rPr>
          <w:highlight w:val="white"/>
        </w:rPr>
        <w:t xml:space="preserve">    return 0;</w:t>
      </w:r>
    </w:p>
    <w:p w14:paraId="78313C9F" w14:textId="77777777" w:rsidR="00555D55" w:rsidRPr="00EC76D5" w:rsidRDefault="00555D55" w:rsidP="00B92E77">
      <w:pPr>
        <w:pStyle w:val="Code"/>
        <w:rPr>
          <w:highlight w:val="white"/>
        </w:rPr>
      </w:pPr>
      <w:r w:rsidRPr="00EC76D5">
        <w:rPr>
          <w:highlight w:val="white"/>
        </w:rPr>
        <w:t xml:space="preserve">  }</w:t>
      </w:r>
    </w:p>
    <w:p w14:paraId="13EFAA9B" w14:textId="77777777" w:rsidR="00555D55" w:rsidRPr="00EC76D5" w:rsidRDefault="00555D55" w:rsidP="00B92E77">
      <w:pPr>
        <w:pStyle w:val="Code"/>
        <w:rPr>
          <w:highlight w:val="white"/>
        </w:rPr>
      </w:pPr>
      <w:r w:rsidRPr="00EC76D5">
        <w:rPr>
          <w:highlight w:val="white"/>
        </w:rPr>
        <w:t xml:space="preserve">  else if (v == 1) {</w:t>
      </w:r>
    </w:p>
    <w:p w14:paraId="6C70C61C" w14:textId="77777777" w:rsidR="00555D55" w:rsidRPr="00EC76D5" w:rsidRDefault="00555D55" w:rsidP="00B92E77">
      <w:pPr>
        <w:pStyle w:val="Code"/>
        <w:rPr>
          <w:highlight w:val="white"/>
        </w:rPr>
      </w:pPr>
      <w:r w:rsidRPr="00EC76D5">
        <w:rPr>
          <w:highlight w:val="white"/>
        </w:rPr>
        <w:t xml:space="preserve">    return PI / 4;</w:t>
      </w:r>
    </w:p>
    <w:p w14:paraId="3D6D1D27" w14:textId="77777777" w:rsidR="00555D55" w:rsidRPr="00EC76D5" w:rsidRDefault="00555D55" w:rsidP="00B92E77">
      <w:pPr>
        <w:pStyle w:val="Code"/>
        <w:rPr>
          <w:highlight w:val="white"/>
        </w:rPr>
      </w:pPr>
      <w:r w:rsidRPr="00EC76D5">
        <w:rPr>
          <w:highlight w:val="white"/>
        </w:rPr>
        <w:t xml:space="preserve">  }</w:t>
      </w:r>
    </w:p>
    <w:p w14:paraId="1E043A1C" w14:textId="77777777" w:rsidR="00555D55" w:rsidRPr="00EC76D5" w:rsidRDefault="00555D55" w:rsidP="00B92E77">
      <w:pPr>
        <w:pStyle w:val="Code"/>
        <w:rPr>
          <w:highlight w:val="white"/>
        </w:rPr>
      </w:pPr>
      <w:r w:rsidRPr="00EC76D5">
        <w:rPr>
          <w:highlight w:val="white"/>
        </w:rPr>
        <w:t xml:space="preserve">  else if (v == -1) {</w:t>
      </w:r>
    </w:p>
    <w:p w14:paraId="23360EF4" w14:textId="77777777" w:rsidR="00555D55" w:rsidRPr="00EC76D5" w:rsidRDefault="00555D55" w:rsidP="00B92E77">
      <w:pPr>
        <w:pStyle w:val="Code"/>
        <w:rPr>
          <w:highlight w:val="white"/>
        </w:rPr>
      </w:pPr>
      <w:r w:rsidRPr="00EC76D5">
        <w:rPr>
          <w:highlight w:val="white"/>
        </w:rPr>
        <w:t xml:space="preserve">    return -PI / 4;</w:t>
      </w:r>
    </w:p>
    <w:p w14:paraId="6BE864C1" w14:textId="77777777" w:rsidR="00555D55" w:rsidRPr="00EC76D5" w:rsidRDefault="00555D55" w:rsidP="00B92E77">
      <w:pPr>
        <w:pStyle w:val="Code"/>
        <w:rPr>
          <w:highlight w:val="white"/>
        </w:rPr>
      </w:pPr>
      <w:r w:rsidRPr="00EC76D5">
        <w:rPr>
          <w:highlight w:val="white"/>
        </w:rPr>
        <w:t xml:space="preserve">  }</w:t>
      </w:r>
    </w:p>
    <w:p w14:paraId="4D6E3035" w14:textId="77777777" w:rsidR="00555D55" w:rsidRPr="00EC76D5" w:rsidRDefault="00555D55" w:rsidP="00B92E77">
      <w:pPr>
        <w:pStyle w:val="Code"/>
        <w:rPr>
          <w:highlight w:val="white"/>
        </w:rPr>
      </w:pPr>
      <w:r w:rsidRPr="00EC76D5">
        <w:rPr>
          <w:highlight w:val="white"/>
        </w:rPr>
        <w:t xml:space="preserve">  else if (fabs(v) &lt; 0.5) {</w:t>
      </w:r>
    </w:p>
    <w:p w14:paraId="173C30E8" w14:textId="77777777" w:rsidR="00555D55" w:rsidRPr="00EC76D5" w:rsidRDefault="00555D55" w:rsidP="00B92E77">
      <w:pPr>
        <w:pStyle w:val="Code"/>
        <w:rPr>
          <w:highlight w:val="white"/>
        </w:rPr>
      </w:pPr>
      <w:r w:rsidRPr="00EC76D5">
        <w:rPr>
          <w:highlight w:val="white"/>
        </w:rPr>
        <w:t xml:space="preserve">    int sign = 1, denominator = 1; // count = 0;</w:t>
      </w:r>
    </w:p>
    <w:p w14:paraId="7B2CEAFA" w14:textId="77777777" w:rsidR="00555D55" w:rsidRPr="00EC76D5" w:rsidRDefault="00555D55" w:rsidP="00B92E77">
      <w:pPr>
        <w:pStyle w:val="Code"/>
        <w:rPr>
          <w:highlight w:val="white"/>
        </w:rPr>
      </w:pPr>
      <w:r w:rsidRPr="00EC76D5">
        <w:rPr>
          <w:highlight w:val="white"/>
        </w:rPr>
        <w:t xml:space="preserve">    double product = v, term, sum = 0;</w:t>
      </w:r>
    </w:p>
    <w:p w14:paraId="053F6997" w14:textId="77777777" w:rsidR="00555D55" w:rsidRPr="00EC76D5" w:rsidRDefault="00555D55" w:rsidP="00B92E77">
      <w:pPr>
        <w:pStyle w:val="Code"/>
        <w:rPr>
          <w:highlight w:val="white"/>
        </w:rPr>
      </w:pPr>
    </w:p>
    <w:p w14:paraId="6CC28791" w14:textId="77777777" w:rsidR="00555D55" w:rsidRPr="00EC76D5" w:rsidRDefault="00555D55" w:rsidP="00B92E77">
      <w:pPr>
        <w:pStyle w:val="Code"/>
        <w:rPr>
          <w:highlight w:val="white"/>
        </w:rPr>
      </w:pPr>
      <w:r w:rsidRPr="00EC76D5">
        <w:rPr>
          <w:highlight w:val="white"/>
        </w:rPr>
        <w:t xml:space="preserve">    do {</w:t>
      </w:r>
    </w:p>
    <w:p w14:paraId="7DD7AAFA" w14:textId="77777777" w:rsidR="00555D55" w:rsidRPr="00EC76D5" w:rsidRDefault="00555D55" w:rsidP="00B92E77">
      <w:pPr>
        <w:pStyle w:val="Code"/>
        <w:rPr>
          <w:highlight w:val="white"/>
        </w:rPr>
      </w:pPr>
      <w:r w:rsidRPr="00EC76D5">
        <w:rPr>
          <w:highlight w:val="white"/>
        </w:rPr>
        <w:t xml:space="preserve">      term = sign * product / denominator;</w:t>
      </w:r>
    </w:p>
    <w:p w14:paraId="55C728D6" w14:textId="77777777" w:rsidR="00555D55" w:rsidRPr="00EC76D5" w:rsidRDefault="00555D55" w:rsidP="00B92E77">
      <w:pPr>
        <w:pStyle w:val="Code"/>
        <w:rPr>
          <w:highlight w:val="white"/>
        </w:rPr>
      </w:pPr>
      <w:r w:rsidRPr="00EC76D5">
        <w:rPr>
          <w:highlight w:val="white"/>
        </w:rPr>
        <w:t xml:space="preserve">      sum += term;</w:t>
      </w:r>
    </w:p>
    <w:p w14:paraId="547688DC" w14:textId="77777777" w:rsidR="00555D55" w:rsidRPr="00EC76D5" w:rsidRDefault="00555D55" w:rsidP="00B92E77">
      <w:pPr>
        <w:pStyle w:val="Code"/>
        <w:rPr>
          <w:highlight w:val="white"/>
        </w:rPr>
      </w:pPr>
      <w:r w:rsidRPr="00EC76D5">
        <w:rPr>
          <w:highlight w:val="white"/>
        </w:rPr>
        <w:t xml:space="preserve">      sign = -sign;</w:t>
      </w:r>
    </w:p>
    <w:p w14:paraId="626D4812" w14:textId="77777777" w:rsidR="00555D55" w:rsidRPr="00EC76D5" w:rsidRDefault="00555D55" w:rsidP="00B92E77">
      <w:pPr>
        <w:pStyle w:val="Code"/>
        <w:rPr>
          <w:highlight w:val="white"/>
        </w:rPr>
      </w:pPr>
      <w:r w:rsidRPr="00EC76D5">
        <w:rPr>
          <w:highlight w:val="white"/>
        </w:rPr>
        <w:t xml:space="preserve">      product *= v * v;</w:t>
      </w:r>
    </w:p>
    <w:p w14:paraId="1572C6D0" w14:textId="77777777" w:rsidR="00555D55" w:rsidRPr="00EC76D5" w:rsidRDefault="00555D55" w:rsidP="00B92E77">
      <w:pPr>
        <w:pStyle w:val="Code"/>
        <w:rPr>
          <w:highlight w:val="white"/>
        </w:rPr>
      </w:pPr>
      <w:r w:rsidRPr="00EC76D5">
        <w:rPr>
          <w:highlight w:val="white"/>
        </w:rPr>
        <w:t xml:space="preserve">      denominator += 2;</w:t>
      </w:r>
    </w:p>
    <w:p w14:paraId="6F41DF18" w14:textId="77777777" w:rsidR="00555D55" w:rsidRPr="00EC76D5" w:rsidRDefault="00555D55" w:rsidP="00B92E77">
      <w:pPr>
        <w:pStyle w:val="Code"/>
        <w:rPr>
          <w:highlight w:val="white"/>
        </w:rPr>
      </w:pPr>
      <w:r w:rsidRPr="00EC76D5">
        <w:rPr>
          <w:highlight w:val="white"/>
        </w:rPr>
        <w:t xml:space="preserve">    } while (fabs(term) &gt;= EPSILON);</w:t>
      </w:r>
    </w:p>
    <w:p w14:paraId="4D188B23" w14:textId="77777777" w:rsidR="00555D55" w:rsidRPr="00EC76D5" w:rsidRDefault="00555D55" w:rsidP="00B92E77">
      <w:pPr>
        <w:pStyle w:val="Code"/>
        <w:rPr>
          <w:highlight w:val="white"/>
        </w:rPr>
      </w:pPr>
    </w:p>
    <w:p w14:paraId="419E9B73" w14:textId="77777777" w:rsidR="00555D55" w:rsidRPr="00EC76D5" w:rsidRDefault="00555D55" w:rsidP="00B92E77">
      <w:pPr>
        <w:pStyle w:val="Code"/>
        <w:rPr>
          <w:highlight w:val="white"/>
        </w:rPr>
      </w:pPr>
      <w:r w:rsidRPr="00EC76D5">
        <w:rPr>
          <w:highlight w:val="white"/>
        </w:rPr>
        <w:t xml:space="preserve">    return sum;</w:t>
      </w:r>
    </w:p>
    <w:p w14:paraId="7CBE6D88" w14:textId="77777777" w:rsidR="00555D55" w:rsidRPr="00EC76D5" w:rsidRDefault="00555D55" w:rsidP="00B92E77">
      <w:pPr>
        <w:pStyle w:val="Code"/>
        <w:rPr>
          <w:highlight w:val="white"/>
        </w:rPr>
      </w:pPr>
      <w:r w:rsidRPr="00EC76D5">
        <w:rPr>
          <w:highlight w:val="white"/>
        </w:rPr>
        <w:t xml:space="preserve">  }</w:t>
      </w:r>
    </w:p>
    <w:p w14:paraId="307CE3AF" w14:textId="77777777" w:rsidR="00555D55" w:rsidRPr="00EC76D5" w:rsidRDefault="00555D55" w:rsidP="00B92E77">
      <w:pPr>
        <w:pStyle w:val="Code"/>
        <w:rPr>
          <w:highlight w:val="white"/>
        </w:rPr>
      </w:pPr>
      <w:r w:rsidRPr="00EC76D5">
        <w:rPr>
          <w:highlight w:val="white"/>
        </w:rPr>
        <w:t xml:space="preserve">  else if (fabs(v) &lt; 1) {</w:t>
      </w:r>
    </w:p>
    <w:p w14:paraId="42376BFE" w14:textId="77777777" w:rsidR="00555D55" w:rsidRPr="00EC76D5" w:rsidRDefault="00555D55" w:rsidP="00B92E77">
      <w:pPr>
        <w:pStyle w:val="Code"/>
        <w:rPr>
          <w:highlight w:val="white"/>
        </w:rPr>
      </w:pPr>
      <w:r w:rsidRPr="00EC76D5">
        <w:rPr>
          <w:highlight w:val="white"/>
        </w:rPr>
        <w:t xml:space="preserve">    double x_nplus1 = 1, x;</w:t>
      </w:r>
    </w:p>
    <w:p w14:paraId="6336CAAF" w14:textId="77777777" w:rsidR="00555D55" w:rsidRPr="00EC76D5" w:rsidRDefault="00555D55" w:rsidP="00B92E77">
      <w:pPr>
        <w:pStyle w:val="Code"/>
        <w:rPr>
          <w:highlight w:val="white"/>
        </w:rPr>
      </w:pPr>
    </w:p>
    <w:p w14:paraId="480A8C7E" w14:textId="77777777" w:rsidR="00555D55" w:rsidRPr="00EC76D5" w:rsidRDefault="00555D55" w:rsidP="00B92E77">
      <w:pPr>
        <w:pStyle w:val="Code"/>
        <w:rPr>
          <w:highlight w:val="white"/>
        </w:rPr>
      </w:pPr>
      <w:r w:rsidRPr="00EC76D5">
        <w:rPr>
          <w:highlight w:val="white"/>
        </w:rPr>
        <w:t xml:space="preserve">    do {</w:t>
      </w:r>
    </w:p>
    <w:p w14:paraId="57BC8D59" w14:textId="77777777" w:rsidR="00555D55" w:rsidRPr="00EC76D5" w:rsidRDefault="00555D55" w:rsidP="00B92E77">
      <w:pPr>
        <w:pStyle w:val="Code"/>
        <w:rPr>
          <w:highlight w:val="white"/>
        </w:rPr>
      </w:pPr>
      <w:r w:rsidRPr="00EC76D5">
        <w:rPr>
          <w:highlight w:val="white"/>
        </w:rPr>
        <w:t xml:space="preserve">      x = x_nplus1;</w:t>
      </w:r>
    </w:p>
    <w:p w14:paraId="7787656C" w14:textId="77777777" w:rsidR="00555D55" w:rsidRPr="00EC76D5" w:rsidRDefault="00555D55" w:rsidP="00B92E77">
      <w:pPr>
        <w:pStyle w:val="Code"/>
        <w:rPr>
          <w:highlight w:val="white"/>
        </w:rPr>
      </w:pPr>
      <w:r w:rsidRPr="00EC76D5">
        <w:rPr>
          <w:highlight w:val="white"/>
        </w:rPr>
        <w:t xml:space="preserve">      x_nplus1 = x - ((tan(x) - v) * square(cos(2 * x) + 1)) / 2;</w:t>
      </w:r>
    </w:p>
    <w:p w14:paraId="204AD520" w14:textId="77777777" w:rsidR="00555D55" w:rsidRPr="00EC76D5" w:rsidRDefault="00555D55" w:rsidP="00B92E77">
      <w:pPr>
        <w:pStyle w:val="Code"/>
        <w:rPr>
          <w:highlight w:val="white"/>
        </w:rPr>
      </w:pPr>
      <w:r w:rsidRPr="00EC76D5">
        <w:rPr>
          <w:highlight w:val="white"/>
        </w:rPr>
        <w:t xml:space="preserve">    } while (fabs(x_nplus1 - x) &gt;= EPSILON);</w:t>
      </w:r>
    </w:p>
    <w:p w14:paraId="71DEEDE3" w14:textId="77777777" w:rsidR="00555D55" w:rsidRPr="00EC76D5" w:rsidRDefault="00555D55" w:rsidP="00B92E77">
      <w:pPr>
        <w:pStyle w:val="Code"/>
        <w:rPr>
          <w:highlight w:val="white"/>
        </w:rPr>
      </w:pPr>
    </w:p>
    <w:p w14:paraId="1058FF53" w14:textId="77777777" w:rsidR="00555D55" w:rsidRPr="00EC76D5" w:rsidRDefault="00555D55" w:rsidP="00B92E77">
      <w:pPr>
        <w:pStyle w:val="Code"/>
        <w:rPr>
          <w:highlight w:val="white"/>
        </w:rPr>
      </w:pPr>
      <w:r w:rsidRPr="00EC76D5">
        <w:rPr>
          <w:highlight w:val="white"/>
        </w:rPr>
        <w:t xml:space="preserve">    return x_nplus1;</w:t>
      </w:r>
    </w:p>
    <w:p w14:paraId="4147CF52" w14:textId="77777777" w:rsidR="00555D55" w:rsidRPr="00EC76D5" w:rsidRDefault="00555D55" w:rsidP="00B92E77">
      <w:pPr>
        <w:pStyle w:val="Code"/>
        <w:rPr>
          <w:highlight w:val="white"/>
        </w:rPr>
      </w:pPr>
      <w:r w:rsidRPr="00EC76D5">
        <w:rPr>
          <w:highlight w:val="white"/>
        </w:rPr>
        <w:t xml:space="preserve">  }</w:t>
      </w:r>
    </w:p>
    <w:p w14:paraId="7AE95128" w14:textId="77777777" w:rsidR="00555D55" w:rsidRPr="00EC76D5" w:rsidRDefault="00555D55" w:rsidP="00B92E77">
      <w:pPr>
        <w:pStyle w:val="Code"/>
        <w:rPr>
          <w:highlight w:val="white"/>
        </w:rPr>
      </w:pPr>
      <w:r w:rsidRPr="00EC76D5">
        <w:rPr>
          <w:highlight w:val="white"/>
        </w:rPr>
        <w:t xml:space="preserve">  else {</w:t>
      </w:r>
    </w:p>
    <w:p w14:paraId="63DB5999" w14:textId="77777777" w:rsidR="00555D55" w:rsidRPr="00EC76D5" w:rsidRDefault="00555D55" w:rsidP="00B92E77">
      <w:pPr>
        <w:pStyle w:val="Code"/>
        <w:rPr>
          <w:highlight w:val="white"/>
        </w:rPr>
      </w:pPr>
      <w:r w:rsidRPr="00EC76D5">
        <w:rPr>
          <w:highlight w:val="white"/>
        </w:rPr>
        <w:t xml:space="preserve">    errno = EDOM;</w:t>
      </w:r>
    </w:p>
    <w:p w14:paraId="71093C56" w14:textId="77777777" w:rsidR="00555D55" w:rsidRPr="00EC76D5" w:rsidRDefault="00555D55" w:rsidP="00B92E77">
      <w:pPr>
        <w:pStyle w:val="Code"/>
        <w:rPr>
          <w:highlight w:val="white"/>
        </w:rPr>
      </w:pPr>
      <w:r w:rsidRPr="00EC76D5">
        <w:rPr>
          <w:highlight w:val="white"/>
        </w:rPr>
        <w:t xml:space="preserve">    return 0;</w:t>
      </w:r>
    </w:p>
    <w:p w14:paraId="0A5CB5D1" w14:textId="77777777" w:rsidR="00555D55" w:rsidRPr="00EC76D5" w:rsidRDefault="00555D55" w:rsidP="00B92E77">
      <w:pPr>
        <w:pStyle w:val="Code"/>
        <w:rPr>
          <w:highlight w:val="white"/>
        </w:rPr>
      </w:pPr>
      <w:r w:rsidRPr="00EC76D5">
        <w:rPr>
          <w:highlight w:val="white"/>
        </w:rPr>
        <w:t xml:space="preserve">  }</w:t>
      </w:r>
    </w:p>
    <w:p w14:paraId="21B7CF18" w14:textId="77777777" w:rsidR="00555D55" w:rsidRPr="00EC76D5" w:rsidRDefault="00555D55" w:rsidP="00B92E77">
      <w:pPr>
        <w:pStyle w:val="Code"/>
        <w:rPr>
          <w:highlight w:val="white"/>
        </w:rPr>
      </w:pPr>
      <w:r w:rsidRPr="00EC76D5">
        <w:rPr>
          <w:highlight w:val="white"/>
        </w:rPr>
        <w:t>}</w:t>
      </w:r>
    </w:p>
    <w:p w14:paraId="2390A017" w14:textId="77777777" w:rsidR="00555D55" w:rsidRPr="00EC76D5" w:rsidRDefault="00555D55" w:rsidP="00B92E77">
      <w:pPr>
        <w:pStyle w:val="Code"/>
        <w:rPr>
          <w:highlight w:val="white"/>
        </w:rPr>
      </w:pPr>
    </w:p>
    <w:p w14:paraId="7E5A5A0F" w14:textId="77777777" w:rsidR="00555D55" w:rsidRPr="00EC76D5" w:rsidRDefault="00555D55" w:rsidP="00B92E77">
      <w:pPr>
        <w:pStyle w:val="Code"/>
        <w:rPr>
          <w:highlight w:val="white"/>
        </w:rPr>
      </w:pPr>
      <w:r w:rsidRPr="00EC76D5">
        <w:rPr>
          <w:highlight w:val="white"/>
        </w:rPr>
        <w:t>double atanX(double v) {</w:t>
      </w:r>
    </w:p>
    <w:p w14:paraId="6B3DEB21" w14:textId="77777777" w:rsidR="00555D55" w:rsidRPr="00EC76D5" w:rsidRDefault="00555D55" w:rsidP="00B92E77">
      <w:pPr>
        <w:pStyle w:val="Code"/>
        <w:rPr>
          <w:highlight w:val="white"/>
        </w:rPr>
      </w:pPr>
      <w:r w:rsidRPr="00EC76D5">
        <w:rPr>
          <w:highlight w:val="white"/>
        </w:rPr>
        <w:t xml:space="preserve">  if (v == 0) {</w:t>
      </w:r>
    </w:p>
    <w:p w14:paraId="41725097" w14:textId="77777777" w:rsidR="00555D55" w:rsidRPr="00EC76D5" w:rsidRDefault="00555D55" w:rsidP="00B92E77">
      <w:pPr>
        <w:pStyle w:val="Code"/>
        <w:rPr>
          <w:highlight w:val="white"/>
        </w:rPr>
      </w:pPr>
      <w:r w:rsidRPr="00EC76D5">
        <w:rPr>
          <w:highlight w:val="white"/>
        </w:rPr>
        <w:t xml:space="preserve">    return 0;</w:t>
      </w:r>
    </w:p>
    <w:p w14:paraId="598A9795" w14:textId="77777777" w:rsidR="00555D55" w:rsidRPr="00EC76D5" w:rsidRDefault="00555D55" w:rsidP="00B92E77">
      <w:pPr>
        <w:pStyle w:val="Code"/>
        <w:rPr>
          <w:highlight w:val="white"/>
        </w:rPr>
      </w:pPr>
      <w:r w:rsidRPr="00EC76D5">
        <w:rPr>
          <w:highlight w:val="white"/>
        </w:rPr>
        <w:t xml:space="preserve">  }</w:t>
      </w:r>
    </w:p>
    <w:p w14:paraId="34E60A18" w14:textId="77777777" w:rsidR="00555D55" w:rsidRPr="00EC76D5" w:rsidRDefault="00555D55" w:rsidP="00B92E77">
      <w:pPr>
        <w:pStyle w:val="Code"/>
        <w:rPr>
          <w:highlight w:val="white"/>
        </w:rPr>
      </w:pPr>
      <w:r w:rsidRPr="00EC76D5">
        <w:rPr>
          <w:highlight w:val="white"/>
        </w:rPr>
        <w:t xml:space="preserve">  else if (fabs(v) &lt;= 1) {</w:t>
      </w:r>
    </w:p>
    <w:p w14:paraId="781E01D3" w14:textId="77777777" w:rsidR="00555D55" w:rsidRPr="00EC76D5" w:rsidRDefault="00555D55" w:rsidP="00B92E77">
      <w:pPr>
        <w:pStyle w:val="Code"/>
        <w:rPr>
          <w:highlight w:val="white"/>
        </w:rPr>
      </w:pPr>
      <w:r w:rsidRPr="00EC76D5">
        <w:rPr>
          <w:highlight w:val="white"/>
        </w:rPr>
        <w:t xml:space="preserve">    double x_nplus1 = 1, x;</w:t>
      </w:r>
    </w:p>
    <w:p w14:paraId="3238E3F4" w14:textId="77777777" w:rsidR="00555D55" w:rsidRPr="00EC76D5" w:rsidRDefault="00555D55" w:rsidP="00B92E77">
      <w:pPr>
        <w:pStyle w:val="Code"/>
        <w:rPr>
          <w:highlight w:val="white"/>
        </w:rPr>
      </w:pPr>
    </w:p>
    <w:p w14:paraId="4B8DDB7C" w14:textId="77777777" w:rsidR="00555D55" w:rsidRPr="00EC76D5" w:rsidRDefault="00555D55" w:rsidP="00B92E77">
      <w:pPr>
        <w:pStyle w:val="Code"/>
        <w:rPr>
          <w:highlight w:val="white"/>
        </w:rPr>
      </w:pPr>
      <w:r w:rsidRPr="00EC76D5">
        <w:rPr>
          <w:highlight w:val="white"/>
        </w:rPr>
        <w:t xml:space="preserve">    do {</w:t>
      </w:r>
    </w:p>
    <w:p w14:paraId="1C2A07B4" w14:textId="77777777" w:rsidR="00555D55" w:rsidRPr="00EC76D5" w:rsidRDefault="00555D55" w:rsidP="00B92E77">
      <w:pPr>
        <w:pStyle w:val="Code"/>
        <w:rPr>
          <w:highlight w:val="white"/>
        </w:rPr>
      </w:pPr>
      <w:r w:rsidRPr="00EC76D5">
        <w:rPr>
          <w:highlight w:val="white"/>
        </w:rPr>
        <w:t xml:space="preserve">      x = x_nplus1;</w:t>
      </w:r>
    </w:p>
    <w:p w14:paraId="13764E33" w14:textId="77777777" w:rsidR="00555D55" w:rsidRPr="00EC76D5" w:rsidRDefault="00555D55" w:rsidP="00B92E77">
      <w:pPr>
        <w:pStyle w:val="Code"/>
        <w:rPr>
          <w:highlight w:val="white"/>
        </w:rPr>
      </w:pPr>
      <w:r w:rsidRPr="00EC76D5">
        <w:rPr>
          <w:highlight w:val="white"/>
        </w:rPr>
        <w:t xml:space="preserve">      x_nplus1 = x - ((tan(x) - v) * square(cos(2 * x) + 1)) / 2;</w:t>
      </w:r>
    </w:p>
    <w:p w14:paraId="3CA2AAC8" w14:textId="77777777" w:rsidR="00555D55" w:rsidRPr="00EC76D5" w:rsidRDefault="00555D55" w:rsidP="00B92E77">
      <w:pPr>
        <w:pStyle w:val="Code"/>
        <w:rPr>
          <w:highlight w:val="white"/>
        </w:rPr>
      </w:pPr>
      <w:r w:rsidRPr="00EC76D5">
        <w:rPr>
          <w:highlight w:val="white"/>
        </w:rPr>
        <w:t xml:space="preserve">    } while (fabs(x_nplus1 - x) &gt;= EPSILON);</w:t>
      </w:r>
    </w:p>
    <w:p w14:paraId="477E9399" w14:textId="77777777" w:rsidR="00555D55" w:rsidRPr="00EC76D5" w:rsidRDefault="00555D55" w:rsidP="00B92E77">
      <w:pPr>
        <w:pStyle w:val="Code"/>
        <w:rPr>
          <w:highlight w:val="white"/>
        </w:rPr>
      </w:pPr>
    </w:p>
    <w:p w14:paraId="5DF11F5C" w14:textId="77777777" w:rsidR="00555D55" w:rsidRPr="00EC76D5" w:rsidRDefault="00555D55" w:rsidP="00B92E77">
      <w:pPr>
        <w:pStyle w:val="Code"/>
        <w:rPr>
          <w:highlight w:val="white"/>
        </w:rPr>
      </w:pPr>
      <w:r w:rsidRPr="00EC76D5">
        <w:rPr>
          <w:highlight w:val="white"/>
        </w:rPr>
        <w:lastRenderedPageBreak/>
        <w:t xml:space="preserve">    return x_nplus1;</w:t>
      </w:r>
    </w:p>
    <w:p w14:paraId="064CF0E8" w14:textId="77777777" w:rsidR="00555D55" w:rsidRPr="00EC76D5" w:rsidRDefault="00555D55" w:rsidP="00B92E77">
      <w:pPr>
        <w:pStyle w:val="Code"/>
        <w:rPr>
          <w:highlight w:val="white"/>
        </w:rPr>
      </w:pPr>
      <w:r w:rsidRPr="00EC76D5">
        <w:rPr>
          <w:highlight w:val="white"/>
        </w:rPr>
        <w:t xml:space="preserve">  }</w:t>
      </w:r>
    </w:p>
    <w:p w14:paraId="50C297A6" w14:textId="77777777" w:rsidR="00555D55" w:rsidRPr="00EC76D5" w:rsidRDefault="00555D55" w:rsidP="00B92E77">
      <w:pPr>
        <w:pStyle w:val="Code"/>
        <w:rPr>
          <w:highlight w:val="white"/>
        </w:rPr>
      </w:pPr>
      <w:r w:rsidRPr="00EC76D5">
        <w:rPr>
          <w:highlight w:val="white"/>
        </w:rPr>
        <w:t xml:space="preserve">  else {</w:t>
      </w:r>
    </w:p>
    <w:p w14:paraId="54408AF4" w14:textId="77777777" w:rsidR="00555D55" w:rsidRPr="00EC76D5" w:rsidRDefault="00555D55" w:rsidP="00B92E77">
      <w:pPr>
        <w:pStyle w:val="Code"/>
        <w:rPr>
          <w:highlight w:val="white"/>
        </w:rPr>
      </w:pPr>
      <w:r w:rsidRPr="00EC76D5">
        <w:rPr>
          <w:highlight w:val="white"/>
        </w:rPr>
        <w:t xml:space="preserve">    errno = EDOM;</w:t>
      </w:r>
    </w:p>
    <w:p w14:paraId="4B1F8FB4" w14:textId="77777777" w:rsidR="00555D55" w:rsidRPr="00EC76D5" w:rsidRDefault="00555D55" w:rsidP="00B92E77">
      <w:pPr>
        <w:pStyle w:val="Code"/>
        <w:rPr>
          <w:highlight w:val="white"/>
        </w:rPr>
      </w:pPr>
      <w:r w:rsidRPr="00EC76D5">
        <w:rPr>
          <w:highlight w:val="white"/>
        </w:rPr>
        <w:t xml:space="preserve">    return 0;</w:t>
      </w:r>
    </w:p>
    <w:p w14:paraId="14D8B6CC" w14:textId="77777777" w:rsidR="00555D55" w:rsidRPr="00EC76D5" w:rsidRDefault="00555D55" w:rsidP="00B92E77">
      <w:pPr>
        <w:pStyle w:val="Code"/>
        <w:rPr>
          <w:highlight w:val="white"/>
        </w:rPr>
      </w:pPr>
      <w:r w:rsidRPr="00EC76D5">
        <w:rPr>
          <w:highlight w:val="white"/>
        </w:rPr>
        <w:t xml:space="preserve">  }</w:t>
      </w:r>
    </w:p>
    <w:p w14:paraId="58E971BF" w14:textId="77777777" w:rsidR="00555D55" w:rsidRPr="00EC76D5" w:rsidRDefault="00555D55" w:rsidP="00B92E77">
      <w:pPr>
        <w:pStyle w:val="Code"/>
        <w:rPr>
          <w:highlight w:val="white"/>
        </w:rPr>
      </w:pPr>
      <w:r w:rsidRPr="00EC76D5">
        <w:rPr>
          <w:highlight w:val="white"/>
        </w:rPr>
        <w:t>}</w:t>
      </w:r>
    </w:p>
    <w:p w14:paraId="0EBD8ABA" w14:textId="77777777" w:rsidR="00555D55" w:rsidRPr="00EC76D5" w:rsidRDefault="00555D55" w:rsidP="00B92E77">
      <w:pPr>
        <w:pStyle w:val="Code"/>
        <w:rPr>
          <w:highlight w:val="white"/>
        </w:rPr>
      </w:pPr>
    </w:p>
    <w:p w14:paraId="187FA8FC" w14:textId="77777777" w:rsidR="00555D55" w:rsidRPr="00EC76D5" w:rsidRDefault="00555D55" w:rsidP="00B92E77">
      <w:pPr>
        <w:pStyle w:val="Code"/>
        <w:rPr>
          <w:highlight w:val="white"/>
        </w:rPr>
      </w:pPr>
      <w:r w:rsidRPr="00EC76D5">
        <w:rPr>
          <w:highlight w:val="white"/>
        </w:rPr>
        <w:t>double atan2(double num, double denum) {</w:t>
      </w:r>
    </w:p>
    <w:p w14:paraId="748293DA" w14:textId="77777777" w:rsidR="00555D55" w:rsidRPr="00EC76D5" w:rsidRDefault="00555D55" w:rsidP="00B92E77">
      <w:pPr>
        <w:pStyle w:val="Code"/>
        <w:rPr>
          <w:highlight w:val="white"/>
        </w:rPr>
      </w:pPr>
      <w:r w:rsidRPr="00EC76D5">
        <w:rPr>
          <w:highlight w:val="white"/>
        </w:rPr>
        <w:t xml:space="preserve">  if (denum &gt; 0) {</w:t>
      </w:r>
    </w:p>
    <w:p w14:paraId="506EF6E6" w14:textId="77777777" w:rsidR="00555D55" w:rsidRPr="00EC76D5" w:rsidRDefault="00555D55" w:rsidP="00B92E77">
      <w:pPr>
        <w:pStyle w:val="Code"/>
        <w:rPr>
          <w:highlight w:val="white"/>
        </w:rPr>
      </w:pPr>
      <w:r w:rsidRPr="00EC76D5">
        <w:rPr>
          <w:highlight w:val="white"/>
        </w:rPr>
        <w:t xml:space="preserve">    return atan(num / denum);</w:t>
      </w:r>
    </w:p>
    <w:p w14:paraId="4C02B430" w14:textId="77777777" w:rsidR="00555D55" w:rsidRPr="00EC76D5" w:rsidRDefault="00555D55" w:rsidP="00B92E77">
      <w:pPr>
        <w:pStyle w:val="Code"/>
        <w:rPr>
          <w:highlight w:val="white"/>
        </w:rPr>
      </w:pPr>
      <w:r w:rsidRPr="00EC76D5">
        <w:rPr>
          <w:highlight w:val="white"/>
        </w:rPr>
        <w:t xml:space="preserve">  }</w:t>
      </w:r>
    </w:p>
    <w:p w14:paraId="1EC77F17" w14:textId="77777777" w:rsidR="00555D55" w:rsidRPr="00EC76D5" w:rsidRDefault="00555D55" w:rsidP="00B92E77">
      <w:pPr>
        <w:pStyle w:val="Code"/>
        <w:rPr>
          <w:highlight w:val="white"/>
        </w:rPr>
      </w:pPr>
    </w:p>
    <w:p w14:paraId="66634D2D" w14:textId="77777777" w:rsidR="00555D55" w:rsidRPr="00EC76D5" w:rsidRDefault="00555D55" w:rsidP="00B92E77">
      <w:pPr>
        <w:pStyle w:val="Code"/>
        <w:rPr>
          <w:highlight w:val="white"/>
        </w:rPr>
      </w:pPr>
      <w:r w:rsidRPr="00EC76D5">
        <w:rPr>
          <w:highlight w:val="white"/>
        </w:rPr>
        <w:t xml:space="preserve">  else if ((num &gt;= 0) &amp;&amp; (denum &lt; 0))  {</w:t>
      </w:r>
    </w:p>
    <w:p w14:paraId="0A949D8E" w14:textId="77777777" w:rsidR="00555D55" w:rsidRPr="00EC76D5" w:rsidRDefault="00555D55" w:rsidP="00B92E77">
      <w:pPr>
        <w:pStyle w:val="Code"/>
        <w:rPr>
          <w:highlight w:val="white"/>
        </w:rPr>
      </w:pPr>
      <w:r w:rsidRPr="00EC76D5">
        <w:rPr>
          <w:highlight w:val="white"/>
        </w:rPr>
        <w:t xml:space="preserve">    return PI + atan(num / denum);</w:t>
      </w:r>
    </w:p>
    <w:p w14:paraId="026CFAC6" w14:textId="77777777" w:rsidR="00555D55" w:rsidRPr="00EC76D5" w:rsidRDefault="00555D55" w:rsidP="00B92E77">
      <w:pPr>
        <w:pStyle w:val="Code"/>
        <w:rPr>
          <w:highlight w:val="white"/>
        </w:rPr>
      </w:pPr>
      <w:r w:rsidRPr="00EC76D5">
        <w:rPr>
          <w:highlight w:val="white"/>
        </w:rPr>
        <w:t xml:space="preserve">  }</w:t>
      </w:r>
    </w:p>
    <w:p w14:paraId="29DD3B86" w14:textId="77777777" w:rsidR="00555D55" w:rsidRPr="00EC76D5" w:rsidRDefault="00555D55" w:rsidP="00B92E77">
      <w:pPr>
        <w:pStyle w:val="Code"/>
        <w:rPr>
          <w:highlight w:val="white"/>
        </w:rPr>
      </w:pPr>
    </w:p>
    <w:p w14:paraId="27414300" w14:textId="77777777" w:rsidR="00555D55" w:rsidRPr="00EC76D5" w:rsidRDefault="00555D55" w:rsidP="00B92E77">
      <w:pPr>
        <w:pStyle w:val="Code"/>
        <w:rPr>
          <w:highlight w:val="white"/>
        </w:rPr>
      </w:pPr>
      <w:r w:rsidRPr="00EC76D5">
        <w:rPr>
          <w:highlight w:val="white"/>
        </w:rPr>
        <w:t xml:space="preserve">  else if ((num &lt; 0) &amp;&amp; (denum &lt; 0)) {</w:t>
      </w:r>
    </w:p>
    <w:p w14:paraId="0DB40DC7" w14:textId="77777777" w:rsidR="00555D55" w:rsidRPr="00EC76D5" w:rsidRDefault="00555D55" w:rsidP="00B92E77">
      <w:pPr>
        <w:pStyle w:val="Code"/>
        <w:rPr>
          <w:highlight w:val="white"/>
        </w:rPr>
      </w:pPr>
      <w:r w:rsidRPr="00EC76D5">
        <w:rPr>
          <w:highlight w:val="white"/>
        </w:rPr>
        <w:t xml:space="preserve">    return (-PI) + atan(num / denum);</w:t>
      </w:r>
    </w:p>
    <w:p w14:paraId="4F81364D" w14:textId="77777777" w:rsidR="00555D55" w:rsidRPr="00EC76D5" w:rsidRDefault="00555D55" w:rsidP="00B92E77">
      <w:pPr>
        <w:pStyle w:val="Code"/>
        <w:rPr>
          <w:highlight w:val="white"/>
        </w:rPr>
      </w:pPr>
      <w:r w:rsidRPr="00EC76D5">
        <w:rPr>
          <w:highlight w:val="white"/>
        </w:rPr>
        <w:t xml:space="preserve">  }</w:t>
      </w:r>
    </w:p>
    <w:p w14:paraId="2B0D0BDB" w14:textId="77777777" w:rsidR="00555D55" w:rsidRPr="00EC76D5" w:rsidRDefault="00555D55" w:rsidP="00B92E77">
      <w:pPr>
        <w:pStyle w:val="Code"/>
        <w:rPr>
          <w:highlight w:val="white"/>
        </w:rPr>
      </w:pPr>
      <w:r w:rsidRPr="00EC76D5">
        <w:rPr>
          <w:highlight w:val="white"/>
        </w:rPr>
        <w:t xml:space="preserve">  </w:t>
      </w:r>
    </w:p>
    <w:p w14:paraId="2E8C88E8" w14:textId="77777777" w:rsidR="00555D55" w:rsidRPr="00EC76D5" w:rsidRDefault="00555D55" w:rsidP="00B92E77">
      <w:pPr>
        <w:pStyle w:val="Code"/>
        <w:rPr>
          <w:highlight w:val="white"/>
        </w:rPr>
      </w:pPr>
      <w:r w:rsidRPr="00EC76D5">
        <w:rPr>
          <w:highlight w:val="white"/>
        </w:rPr>
        <w:t xml:space="preserve">  else if ((num &gt; 0) &amp;&amp; (denum == 0))  {</w:t>
      </w:r>
    </w:p>
    <w:p w14:paraId="606CF689" w14:textId="77777777" w:rsidR="00555D55" w:rsidRPr="00EC76D5" w:rsidRDefault="00555D55" w:rsidP="00B92E77">
      <w:pPr>
        <w:pStyle w:val="Code"/>
        <w:rPr>
          <w:highlight w:val="white"/>
        </w:rPr>
      </w:pPr>
      <w:r w:rsidRPr="00EC76D5">
        <w:rPr>
          <w:highlight w:val="white"/>
        </w:rPr>
        <w:t xml:space="preserve">    return PI / 2;</w:t>
      </w:r>
    </w:p>
    <w:p w14:paraId="4F3ABFD5" w14:textId="77777777" w:rsidR="00555D55" w:rsidRPr="00EC76D5" w:rsidRDefault="00555D55" w:rsidP="00B92E77">
      <w:pPr>
        <w:pStyle w:val="Code"/>
        <w:rPr>
          <w:highlight w:val="white"/>
        </w:rPr>
      </w:pPr>
      <w:r w:rsidRPr="00EC76D5">
        <w:rPr>
          <w:highlight w:val="white"/>
        </w:rPr>
        <w:t xml:space="preserve">  }</w:t>
      </w:r>
    </w:p>
    <w:p w14:paraId="1BDE34F5" w14:textId="77777777" w:rsidR="00555D55" w:rsidRPr="00EC76D5" w:rsidRDefault="00555D55" w:rsidP="00B92E77">
      <w:pPr>
        <w:pStyle w:val="Code"/>
        <w:rPr>
          <w:highlight w:val="white"/>
        </w:rPr>
      </w:pPr>
    </w:p>
    <w:p w14:paraId="36A26808" w14:textId="77777777" w:rsidR="00555D55" w:rsidRPr="00EC76D5" w:rsidRDefault="00555D55" w:rsidP="00B92E77">
      <w:pPr>
        <w:pStyle w:val="Code"/>
        <w:rPr>
          <w:highlight w:val="white"/>
        </w:rPr>
      </w:pPr>
      <w:r w:rsidRPr="00EC76D5">
        <w:rPr>
          <w:highlight w:val="white"/>
        </w:rPr>
        <w:t xml:space="preserve">  else if ((num &lt; 0) &amp;&amp; (denum == 0))  {</w:t>
      </w:r>
    </w:p>
    <w:p w14:paraId="0F7DCA42" w14:textId="77777777" w:rsidR="00555D55" w:rsidRPr="00EC76D5" w:rsidRDefault="00555D55" w:rsidP="00B92E77">
      <w:pPr>
        <w:pStyle w:val="Code"/>
        <w:rPr>
          <w:highlight w:val="white"/>
        </w:rPr>
      </w:pPr>
      <w:r w:rsidRPr="00EC76D5">
        <w:rPr>
          <w:highlight w:val="white"/>
        </w:rPr>
        <w:t xml:space="preserve">    return (-PI) / 2;</w:t>
      </w:r>
    </w:p>
    <w:p w14:paraId="67C50729" w14:textId="77777777" w:rsidR="00555D55" w:rsidRPr="00EC76D5" w:rsidRDefault="00555D55" w:rsidP="00B92E77">
      <w:pPr>
        <w:pStyle w:val="Code"/>
        <w:rPr>
          <w:highlight w:val="white"/>
        </w:rPr>
      </w:pPr>
      <w:r w:rsidRPr="00EC76D5">
        <w:rPr>
          <w:highlight w:val="white"/>
        </w:rPr>
        <w:t xml:space="preserve">  }</w:t>
      </w:r>
    </w:p>
    <w:p w14:paraId="0CB0B126" w14:textId="77777777" w:rsidR="00555D55" w:rsidRPr="00EC76D5" w:rsidRDefault="00555D55" w:rsidP="00B92E77">
      <w:pPr>
        <w:pStyle w:val="Code"/>
        <w:rPr>
          <w:highlight w:val="white"/>
        </w:rPr>
      </w:pPr>
    </w:p>
    <w:p w14:paraId="7188BEF1" w14:textId="77777777" w:rsidR="00555D55" w:rsidRPr="00EC76D5" w:rsidRDefault="00555D55" w:rsidP="00B92E77">
      <w:pPr>
        <w:pStyle w:val="Code"/>
        <w:rPr>
          <w:highlight w:val="white"/>
        </w:rPr>
      </w:pPr>
      <w:r w:rsidRPr="00EC76D5">
        <w:rPr>
          <w:highlight w:val="white"/>
        </w:rPr>
        <w:t xml:space="preserve">  else {</w:t>
      </w:r>
    </w:p>
    <w:p w14:paraId="26120FF9" w14:textId="77777777" w:rsidR="00555D55" w:rsidRPr="00EC76D5" w:rsidRDefault="00555D55" w:rsidP="00B92E77">
      <w:pPr>
        <w:pStyle w:val="Code"/>
        <w:rPr>
          <w:highlight w:val="white"/>
        </w:rPr>
      </w:pPr>
      <w:r w:rsidRPr="00EC76D5">
        <w:rPr>
          <w:highlight w:val="white"/>
        </w:rPr>
        <w:t xml:space="preserve">    errno = EDOM;</w:t>
      </w:r>
    </w:p>
    <w:p w14:paraId="1DFB9701" w14:textId="77777777" w:rsidR="00555D55" w:rsidRPr="00EC76D5" w:rsidRDefault="00555D55" w:rsidP="00B92E77">
      <w:pPr>
        <w:pStyle w:val="Code"/>
        <w:rPr>
          <w:highlight w:val="white"/>
        </w:rPr>
      </w:pPr>
      <w:r w:rsidRPr="00EC76D5">
        <w:rPr>
          <w:highlight w:val="white"/>
        </w:rPr>
        <w:t xml:space="preserve">    return 0;</w:t>
      </w:r>
    </w:p>
    <w:p w14:paraId="57DCC925" w14:textId="77777777" w:rsidR="00555D55" w:rsidRPr="00EC76D5" w:rsidRDefault="00555D55" w:rsidP="00B92E77">
      <w:pPr>
        <w:pStyle w:val="Code"/>
        <w:rPr>
          <w:highlight w:val="white"/>
        </w:rPr>
      </w:pPr>
      <w:r w:rsidRPr="00EC76D5">
        <w:rPr>
          <w:highlight w:val="white"/>
        </w:rPr>
        <w:t xml:space="preserve">  }</w:t>
      </w:r>
    </w:p>
    <w:p w14:paraId="4C1D6ABB" w14:textId="77777777" w:rsidR="00555D55" w:rsidRPr="00EC76D5" w:rsidRDefault="00555D55" w:rsidP="00B92E77">
      <w:pPr>
        <w:pStyle w:val="Code"/>
        <w:rPr>
          <w:highlight w:val="white"/>
        </w:rPr>
      </w:pPr>
      <w:r w:rsidRPr="00EC76D5">
        <w:rPr>
          <w:highlight w:val="white"/>
        </w:rPr>
        <w:t>}</w:t>
      </w:r>
    </w:p>
    <w:p w14:paraId="6AF166D1" w14:textId="77777777" w:rsidR="00B92E77" w:rsidRPr="00EC76D5" w:rsidRDefault="00B92E77" w:rsidP="00B92E77">
      <w:pPr>
        <w:pStyle w:val="Code"/>
        <w:rPr>
          <w:highlight w:val="white"/>
        </w:rPr>
      </w:pPr>
    </w:p>
    <w:p w14:paraId="5AEA7039" w14:textId="46E56F73" w:rsidR="00555D55" w:rsidRPr="00EC76D5" w:rsidRDefault="00555D55" w:rsidP="00B92E77">
      <w:pPr>
        <w:pStyle w:val="Code"/>
        <w:rPr>
          <w:highlight w:val="white"/>
        </w:rPr>
      </w:pPr>
      <w:r w:rsidRPr="00EC76D5">
        <w:rPr>
          <w:highlight w:val="white"/>
        </w:rPr>
        <w:t>double floor(double x) {</w:t>
      </w:r>
    </w:p>
    <w:p w14:paraId="6EE017B1" w14:textId="77777777" w:rsidR="00555D55" w:rsidRPr="00EC76D5" w:rsidRDefault="00555D55" w:rsidP="00B92E77">
      <w:pPr>
        <w:pStyle w:val="Code"/>
        <w:rPr>
          <w:highlight w:val="white"/>
        </w:rPr>
      </w:pPr>
      <w:r w:rsidRPr="00EC76D5">
        <w:rPr>
          <w:highlight w:val="white"/>
        </w:rPr>
        <w:t xml:space="preserve">  if (x &lt; 0) {</w:t>
      </w:r>
    </w:p>
    <w:p w14:paraId="25F9CB1A" w14:textId="77777777" w:rsidR="00555D55" w:rsidRPr="00EC76D5" w:rsidRDefault="00555D55" w:rsidP="00B92E77">
      <w:pPr>
        <w:pStyle w:val="Code"/>
        <w:rPr>
          <w:highlight w:val="white"/>
        </w:rPr>
      </w:pPr>
      <w:r w:rsidRPr="00EC76D5">
        <w:rPr>
          <w:highlight w:val="white"/>
        </w:rPr>
        <w:t xml:space="preserve">    return -ceil(-x);</w:t>
      </w:r>
    </w:p>
    <w:p w14:paraId="7AF16A33" w14:textId="77777777" w:rsidR="00555D55" w:rsidRPr="00EC76D5" w:rsidRDefault="00555D55" w:rsidP="00B92E77">
      <w:pPr>
        <w:pStyle w:val="Code"/>
        <w:rPr>
          <w:highlight w:val="white"/>
        </w:rPr>
      </w:pPr>
      <w:r w:rsidRPr="00EC76D5">
        <w:rPr>
          <w:highlight w:val="white"/>
        </w:rPr>
        <w:t xml:space="preserve">  }</w:t>
      </w:r>
    </w:p>
    <w:p w14:paraId="1A842ADA" w14:textId="77777777" w:rsidR="00555D55" w:rsidRPr="00EC76D5" w:rsidRDefault="00555D55" w:rsidP="00B92E77">
      <w:pPr>
        <w:pStyle w:val="Code"/>
        <w:rPr>
          <w:highlight w:val="white"/>
        </w:rPr>
      </w:pPr>
    </w:p>
    <w:p w14:paraId="5B6CBEA4" w14:textId="77777777" w:rsidR="00555D55" w:rsidRPr="00EC76D5" w:rsidRDefault="00555D55" w:rsidP="00B92E77">
      <w:pPr>
        <w:pStyle w:val="Code"/>
        <w:rPr>
          <w:highlight w:val="white"/>
        </w:rPr>
      </w:pPr>
      <w:r w:rsidRPr="00EC76D5">
        <w:rPr>
          <w:highlight w:val="white"/>
        </w:rPr>
        <w:t xml:space="preserve">  return (double) (long) x;</w:t>
      </w:r>
    </w:p>
    <w:p w14:paraId="75DA846C" w14:textId="77777777" w:rsidR="00555D55" w:rsidRPr="00EC76D5" w:rsidRDefault="00555D55" w:rsidP="00B92E77">
      <w:pPr>
        <w:pStyle w:val="Code"/>
        <w:rPr>
          <w:highlight w:val="white"/>
        </w:rPr>
      </w:pPr>
      <w:r w:rsidRPr="00EC76D5">
        <w:rPr>
          <w:highlight w:val="white"/>
        </w:rPr>
        <w:t>}</w:t>
      </w:r>
    </w:p>
    <w:p w14:paraId="5B17242F" w14:textId="77777777" w:rsidR="00555D55" w:rsidRPr="00EC76D5" w:rsidRDefault="00555D55" w:rsidP="00B92E77">
      <w:pPr>
        <w:pStyle w:val="Code"/>
        <w:rPr>
          <w:highlight w:val="white"/>
        </w:rPr>
      </w:pPr>
    </w:p>
    <w:p w14:paraId="21D41025" w14:textId="77777777" w:rsidR="00555D55" w:rsidRPr="00EC76D5" w:rsidRDefault="00555D55" w:rsidP="00B92E77">
      <w:pPr>
        <w:pStyle w:val="Code"/>
        <w:rPr>
          <w:highlight w:val="white"/>
        </w:rPr>
      </w:pPr>
      <w:r w:rsidRPr="00EC76D5">
        <w:rPr>
          <w:highlight w:val="white"/>
        </w:rPr>
        <w:t>double ceil(double x) {</w:t>
      </w:r>
    </w:p>
    <w:p w14:paraId="5F7C1296" w14:textId="77777777" w:rsidR="00555D55" w:rsidRPr="00EC76D5" w:rsidRDefault="00555D55" w:rsidP="00B92E77">
      <w:pPr>
        <w:pStyle w:val="Code"/>
        <w:rPr>
          <w:highlight w:val="white"/>
        </w:rPr>
      </w:pPr>
      <w:r w:rsidRPr="00EC76D5">
        <w:rPr>
          <w:highlight w:val="white"/>
        </w:rPr>
        <w:t xml:space="preserve">  if (x &lt; 0) {</w:t>
      </w:r>
    </w:p>
    <w:p w14:paraId="35E1F8B5" w14:textId="77777777" w:rsidR="00555D55" w:rsidRPr="00EC76D5" w:rsidRDefault="00555D55" w:rsidP="00B92E77">
      <w:pPr>
        <w:pStyle w:val="Code"/>
        <w:rPr>
          <w:highlight w:val="white"/>
        </w:rPr>
      </w:pPr>
      <w:r w:rsidRPr="00EC76D5">
        <w:rPr>
          <w:highlight w:val="white"/>
        </w:rPr>
        <w:t xml:space="preserve">    return -floor(-x);</w:t>
      </w:r>
    </w:p>
    <w:p w14:paraId="390F0707" w14:textId="77777777" w:rsidR="00555D55" w:rsidRPr="00EC76D5" w:rsidRDefault="00555D55" w:rsidP="00B92E77">
      <w:pPr>
        <w:pStyle w:val="Code"/>
        <w:rPr>
          <w:highlight w:val="white"/>
        </w:rPr>
      </w:pPr>
      <w:r w:rsidRPr="00EC76D5">
        <w:rPr>
          <w:highlight w:val="white"/>
        </w:rPr>
        <w:t xml:space="preserve">  }</w:t>
      </w:r>
    </w:p>
    <w:p w14:paraId="108D7821" w14:textId="77777777" w:rsidR="00555D55" w:rsidRPr="00EC76D5" w:rsidRDefault="00555D55" w:rsidP="00B92E77">
      <w:pPr>
        <w:pStyle w:val="Code"/>
        <w:rPr>
          <w:highlight w:val="white"/>
        </w:rPr>
      </w:pPr>
    </w:p>
    <w:p w14:paraId="1E4642A3" w14:textId="77777777" w:rsidR="00555D55" w:rsidRPr="00EC76D5" w:rsidRDefault="00555D55" w:rsidP="00B92E77">
      <w:pPr>
        <w:pStyle w:val="Code"/>
        <w:rPr>
          <w:highlight w:val="white"/>
        </w:rPr>
      </w:pPr>
      <w:r w:rsidRPr="00EC76D5">
        <w:rPr>
          <w:highlight w:val="white"/>
        </w:rPr>
        <w:t xml:space="preserve">  return (double) (long) (x + 0.999999999999);</w:t>
      </w:r>
    </w:p>
    <w:p w14:paraId="087726FC" w14:textId="77777777" w:rsidR="00555D55" w:rsidRPr="00EC76D5" w:rsidRDefault="00555D55" w:rsidP="00B92E77">
      <w:pPr>
        <w:pStyle w:val="Code"/>
        <w:rPr>
          <w:highlight w:val="white"/>
        </w:rPr>
      </w:pPr>
      <w:r w:rsidRPr="00EC76D5">
        <w:rPr>
          <w:highlight w:val="white"/>
        </w:rPr>
        <w:t>}</w:t>
      </w:r>
    </w:p>
    <w:p w14:paraId="5E1F34C3" w14:textId="77777777" w:rsidR="00555D55" w:rsidRPr="00EC76D5" w:rsidRDefault="00555D55" w:rsidP="00B92E77">
      <w:pPr>
        <w:pStyle w:val="Code"/>
        <w:rPr>
          <w:highlight w:val="white"/>
        </w:rPr>
      </w:pPr>
    </w:p>
    <w:p w14:paraId="6E3804EA" w14:textId="77777777" w:rsidR="00555D55" w:rsidRPr="00EC76D5" w:rsidRDefault="00555D55" w:rsidP="00B92E77">
      <w:pPr>
        <w:pStyle w:val="Code"/>
        <w:rPr>
          <w:highlight w:val="white"/>
        </w:rPr>
      </w:pPr>
      <w:r w:rsidRPr="00EC76D5">
        <w:rPr>
          <w:highlight w:val="white"/>
        </w:rPr>
        <w:t>double round(double x) {</w:t>
      </w:r>
    </w:p>
    <w:p w14:paraId="76216A4F" w14:textId="77777777" w:rsidR="00555D55" w:rsidRPr="00EC76D5" w:rsidRDefault="00555D55" w:rsidP="00B92E77">
      <w:pPr>
        <w:pStyle w:val="Code"/>
        <w:rPr>
          <w:highlight w:val="white"/>
        </w:rPr>
      </w:pPr>
      <w:r w:rsidRPr="00EC76D5">
        <w:rPr>
          <w:highlight w:val="white"/>
        </w:rPr>
        <w:t xml:space="preserve">  return (double) (long) ((x &lt; 0) ? (x - 0.5) : (x + 0.5));</w:t>
      </w:r>
    </w:p>
    <w:p w14:paraId="7AF848B7" w14:textId="77777777" w:rsidR="00555D55" w:rsidRPr="00EC76D5" w:rsidRDefault="00555D55" w:rsidP="00B92E77">
      <w:pPr>
        <w:pStyle w:val="Code"/>
        <w:rPr>
          <w:highlight w:val="white"/>
        </w:rPr>
      </w:pPr>
      <w:r w:rsidRPr="00EC76D5">
        <w:rPr>
          <w:highlight w:val="white"/>
        </w:rPr>
        <w:t>}</w:t>
      </w:r>
    </w:p>
    <w:p w14:paraId="220A839A" w14:textId="77777777" w:rsidR="00555D55" w:rsidRPr="00EC76D5" w:rsidRDefault="00555D55" w:rsidP="00CE2940">
      <w:pPr>
        <w:pStyle w:val="Code"/>
        <w:rPr>
          <w:highlight w:val="white"/>
        </w:rPr>
      </w:pPr>
    </w:p>
    <w:p w14:paraId="08676CD0" w14:textId="77777777" w:rsidR="00555D55" w:rsidRPr="00EC76D5" w:rsidRDefault="00555D55" w:rsidP="00CE2940">
      <w:pPr>
        <w:pStyle w:val="Code"/>
        <w:rPr>
          <w:highlight w:val="white"/>
        </w:rPr>
      </w:pPr>
      <w:r w:rsidRPr="00EC76D5">
        <w:rPr>
          <w:highlight w:val="white"/>
        </w:rPr>
        <w:t>double fabs(double x) {</w:t>
      </w:r>
    </w:p>
    <w:p w14:paraId="02C60E14" w14:textId="77777777" w:rsidR="00555D55" w:rsidRPr="00EC76D5" w:rsidRDefault="00555D55" w:rsidP="00CE2940">
      <w:pPr>
        <w:pStyle w:val="Code"/>
        <w:rPr>
          <w:highlight w:val="white"/>
        </w:rPr>
      </w:pPr>
      <w:r w:rsidRPr="00EC76D5">
        <w:rPr>
          <w:highlight w:val="white"/>
        </w:rPr>
        <w:t xml:space="preserve">  return (x &lt; 0) ? -x : x;</w:t>
      </w:r>
    </w:p>
    <w:p w14:paraId="0316D6AF" w14:textId="77777777" w:rsidR="00555D55" w:rsidRPr="00EC76D5" w:rsidRDefault="00555D55" w:rsidP="00CE2940">
      <w:pPr>
        <w:pStyle w:val="Code"/>
        <w:rPr>
          <w:highlight w:val="white"/>
        </w:rPr>
      </w:pPr>
      <w:r w:rsidRPr="00EC76D5">
        <w:rPr>
          <w:highlight w:val="white"/>
        </w:rPr>
        <w:lastRenderedPageBreak/>
        <w:t>}</w:t>
      </w:r>
    </w:p>
    <w:p w14:paraId="1E369AA5" w14:textId="77777777" w:rsidR="00555D55" w:rsidRPr="00EC76D5" w:rsidRDefault="00555D55" w:rsidP="00CE2940">
      <w:pPr>
        <w:pStyle w:val="Code"/>
        <w:rPr>
          <w:highlight w:val="white"/>
        </w:rPr>
      </w:pPr>
    </w:p>
    <w:p w14:paraId="2FD776B7" w14:textId="77777777" w:rsidR="00555D55" w:rsidRPr="00EC76D5" w:rsidRDefault="00555D55" w:rsidP="00CE2940">
      <w:pPr>
        <w:pStyle w:val="Code"/>
        <w:rPr>
          <w:highlight w:val="white"/>
        </w:rPr>
      </w:pPr>
      <w:r w:rsidRPr="00EC76D5">
        <w:rPr>
          <w:highlight w:val="white"/>
        </w:rPr>
        <w:t>double modf(double x, double* p) {</w:t>
      </w:r>
    </w:p>
    <w:p w14:paraId="77F22750" w14:textId="77777777" w:rsidR="00555D55" w:rsidRPr="00EC76D5" w:rsidRDefault="00555D55" w:rsidP="00CE2940">
      <w:pPr>
        <w:pStyle w:val="Code"/>
        <w:rPr>
          <w:highlight w:val="white"/>
        </w:rPr>
      </w:pPr>
      <w:r w:rsidRPr="00EC76D5">
        <w:rPr>
          <w:highlight w:val="white"/>
        </w:rPr>
        <w:t xml:space="preserve">  double integral = (double) (long) fabs(x);</w:t>
      </w:r>
    </w:p>
    <w:p w14:paraId="1FDB2A4A" w14:textId="77777777" w:rsidR="00555D55" w:rsidRPr="00EC76D5" w:rsidRDefault="00555D55" w:rsidP="00CE2940">
      <w:pPr>
        <w:pStyle w:val="Code"/>
        <w:rPr>
          <w:highlight w:val="white"/>
        </w:rPr>
      </w:pPr>
    </w:p>
    <w:p w14:paraId="35F22709" w14:textId="77777777" w:rsidR="00555D55" w:rsidRPr="00EC76D5" w:rsidRDefault="00555D55" w:rsidP="00CE2940">
      <w:pPr>
        <w:pStyle w:val="Code"/>
        <w:rPr>
          <w:highlight w:val="white"/>
        </w:rPr>
      </w:pPr>
      <w:r w:rsidRPr="00EC76D5">
        <w:rPr>
          <w:highlight w:val="white"/>
        </w:rPr>
        <w:t xml:space="preserve">  if (p != NULL)  {</w:t>
      </w:r>
    </w:p>
    <w:p w14:paraId="25D0490E" w14:textId="77777777" w:rsidR="00555D55" w:rsidRPr="00EC76D5" w:rsidRDefault="00555D55" w:rsidP="00CE2940">
      <w:pPr>
        <w:pStyle w:val="Code"/>
        <w:rPr>
          <w:highlight w:val="white"/>
        </w:rPr>
      </w:pPr>
      <w:r w:rsidRPr="00EC76D5">
        <w:rPr>
          <w:highlight w:val="white"/>
        </w:rPr>
        <w:t xml:space="preserve">    *p = (x &gt; 0) ? (fabs(x) - integral) : -(fabs(x) - integral);</w:t>
      </w:r>
    </w:p>
    <w:p w14:paraId="428F6E2F" w14:textId="77777777" w:rsidR="00555D55" w:rsidRPr="00EC76D5" w:rsidRDefault="00555D55" w:rsidP="00CE2940">
      <w:pPr>
        <w:pStyle w:val="Code"/>
        <w:rPr>
          <w:highlight w:val="white"/>
        </w:rPr>
      </w:pPr>
      <w:r w:rsidRPr="00EC76D5">
        <w:rPr>
          <w:highlight w:val="white"/>
        </w:rPr>
        <w:t xml:space="preserve">  }</w:t>
      </w:r>
    </w:p>
    <w:p w14:paraId="1382E196" w14:textId="77777777" w:rsidR="00555D55" w:rsidRPr="00EC76D5" w:rsidRDefault="00555D55" w:rsidP="00CE2940">
      <w:pPr>
        <w:pStyle w:val="Code"/>
        <w:rPr>
          <w:highlight w:val="white"/>
        </w:rPr>
      </w:pPr>
    </w:p>
    <w:p w14:paraId="1F14E92C" w14:textId="77777777" w:rsidR="00555D55" w:rsidRPr="00EC76D5" w:rsidRDefault="00555D55" w:rsidP="00CE2940">
      <w:pPr>
        <w:pStyle w:val="Code"/>
        <w:rPr>
          <w:highlight w:val="white"/>
        </w:rPr>
      </w:pPr>
      <w:r w:rsidRPr="00EC76D5">
        <w:rPr>
          <w:highlight w:val="white"/>
        </w:rPr>
        <w:t xml:space="preserve">  return (x &gt; 0) ? integral : -integral;</w:t>
      </w:r>
    </w:p>
    <w:p w14:paraId="004200E0" w14:textId="77777777" w:rsidR="00555D55" w:rsidRPr="00EC76D5" w:rsidRDefault="00555D55" w:rsidP="00CE2940">
      <w:pPr>
        <w:pStyle w:val="Code"/>
        <w:rPr>
          <w:highlight w:val="white"/>
        </w:rPr>
      </w:pPr>
      <w:r w:rsidRPr="00EC76D5">
        <w:rPr>
          <w:highlight w:val="white"/>
        </w:rPr>
        <w:t>}</w:t>
      </w:r>
    </w:p>
    <w:p w14:paraId="7F283437" w14:textId="77777777" w:rsidR="00555D55" w:rsidRPr="00EC76D5" w:rsidRDefault="00555D55" w:rsidP="00CE2940">
      <w:pPr>
        <w:pStyle w:val="Code"/>
        <w:rPr>
          <w:highlight w:val="white"/>
        </w:rPr>
      </w:pPr>
    </w:p>
    <w:p w14:paraId="44680D94" w14:textId="77777777" w:rsidR="00555D55" w:rsidRPr="00EC76D5" w:rsidRDefault="00555D55" w:rsidP="00CE2940">
      <w:pPr>
        <w:pStyle w:val="Code"/>
        <w:rPr>
          <w:highlight w:val="white"/>
        </w:rPr>
      </w:pPr>
      <w:r w:rsidRPr="00EC76D5">
        <w:rPr>
          <w:highlight w:val="white"/>
        </w:rPr>
        <w:t>double fmod(double x, double y) {</w:t>
      </w:r>
    </w:p>
    <w:p w14:paraId="66DDC8B2" w14:textId="77777777" w:rsidR="00555D55" w:rsidRPr="00EC76D5" w:rsidRDefault="00555D55" w:rsidP="00CE2940">
      <w:pPr>
        <w:pStyle w:val="Code"/>
        <w:rPr>
          <w:highlight w:val="white"/>
        </w:rPr>
      </w:pPr>
      <w:r w:rsidRPr="00EC76D5">
        <w:rPr>
          <w:highlight w:val="white"/>
        </w:rPr>
        <w:t xml:space="preserve">  if (y != 0) {</w:t>
      </w:r>
    </w:p>
    <w:p w14:paraId="65693E03" w14:textId="77777777" w:rsidR="00555D55" w:rsidRPr="00EC76D5" w:rsidRDefault="00555D55" w:rsidP="00CE2940">
      <w:pPr>
        <w:pStyle w:val="Code"/>
        <w:rPr>
          <w:highlight w:val="white"/>
        </w:rPr>
      </w:pPr>
      <w:r w:rsidRPr="00EC76D5">
        <w:rPr>
          <w:highlight w:val="white"/>
        </w:rPr>
        <w:t xml:space="preserve">    double quotient = x / y;</w:t>
      </w:r>
    </w:p>
    <w:p w14:paraId="117CE1C5" w14:textId="341C2306" w:rsidR="00555D55" w:rsidRPr="00EC76D5" w:rsidRDefault="00555D55" w:rsidP="00CE2940">
      <w:pPr>
        <w:pStyle w:val="Code"/>
        <w:rPr>
          <w:highlight w:val="white"/>
        </w:rPr>
      </w:pPr>
      <w:r w:rsidRPr="00EC76D5">
        <w:rPr>
          <w:highlight w:val="white"/>
        </w:rPr>
        <w:t xml:space="preserve">    double remainder = fabs(quotient - (double) (long)</w:t>
      </w:r>
      <w:r w:rsidR="008015CB" w:rsidRPr="00EC76D5">
        <w:rPr>
          <w:highlight w:val="white"/>
        </w:rPr>
        <w:t xml:space="preserve"> </w:t>
      </w:r>
      <w:r w:rsidRPr="00EC76D5">
        <w:rPr>
          <w:highlight w:val="white"/>
        </w:rPr>
        <w:t>quotient);</w:t>
      </w:r>
    </w:p>
    <w:p w14:paraId="7EEDEC86" w14:textId="77777777" w:rsidR="00555D55" w:rsidRPr="00EC76D5" w:rsidRDefault="00555D55" w:rsidP="00CE2940">
      <w:pPr>
        <w:pStyle w:val="Code"/>
        <w:rPr>
          <w:highlight w:val="white"/>
        </w:rPr>
      </w:pPr>
      <w:r w:rsidRPr="00EC76D5">
        <w:rPr>
          <w:highlight w:val="white"/>
        </w:rPr>
        <w:t xml:space="preserve">    return (x &gt; 0) ? remainder : -remainder;</w:t>
      </w:r>
    </w:p>
    <w:p w14:paraId="0897C619" w14:textId="77777777" w:rsidR="00555D55" w:rsidRPr="00EC76D5" w:rsidRDefault="00555D55" w:rsidP="00CE2940">
      <w:pPr>
        <w:pStyle w:val="Code"/>
        <w:rPr>
          <w:highlight w:val="white"/>
        </w:rPr>
      </w:pPr>
      <w:r w:rsidRPr="00EC76D5">
        <w:rPr>
          <w:highlight w:val="white"/>
        </w:rPr>
        <w:t xml:space="preserve">  }</w:t>
      </w:r>
    </w:p>
    <w:p w14:paraId="41975279" w14:textId="77777777" w:rsidR="00555D55" w:rsidRPr="00EC76D5" w:rsidRDefault="00555D55" w:rsidP="00CE2940">
      <w:pPr>
        <w:pStyle w:val="Code"/>
        <w:rPr>
          <w:highlight w:val="white"/>
        </w:rPr>
      </w:pPr>
      <w:r w:rsidRPr="00EC76D5">
        <w:rPr>
          <w:highlight w:val="white"/>
        </w:rPr>
        <w:t xml:space="preserve">  else {</w:t>
      </w:r>
    </w:p>
    <w:p w14:paraId="6543B7EF" w14:textId="77777777" w:rsidR="00555D55" w:rsidRPr="00EC76D5" w:rsidRDefault="00555D55" w:rsidP="00CE2940">
      <w:pPr>
        <w:pStyle w:val="Code"/>
        <w:rPr>
          <w:highlight w:val="white"/>
        </w:rPr>
      </w:pPr>
      <w:r w:rsidRPr="00EC76D5">
        <w:rPr>
          <w:highlight w:val="white"/>
        </w:rPr>
        <w:t xml:space="preserve">    errno = EDOM;</w:t>
      </w:r>
    </w:p>
    <w:p w14:paraId="71F42CB4" w14:textId="77777777" w:rsidR="00555D55" w:rsidRPr="00EC76D5" w:rsidRDefault="00555D55" w:rsidP="00CE2940">
      <w:pPr>
        <w:pStyle w:val="Code"/>
        <w:rPr>
          <w:highlight w:val="white"/>
        </w:rPr>
      </w:pPr>
      <w:r w:rsidRPr="00EC76D5">
        <w:rPr>
          <w:highlight w:val="white"/>
        </w:rPr>
        <w:t xml:space="preserve">    return 0;</w:t>
      </w:r>
    </w:p>
    <w:p w14:paraId="3F63F046" w14:textId="77777777" w:rsidR="00555D55" w:rsidRPr="00EC76D5" w:rsidRDefault="00555D55" w:rsidP="00CE2940">
      <w:pPr>
        <w:pStyle w:val="Code"/>
        <w:rPr>
          <w:highlight w:val="white"/>
        </w:rPr>
      </w:pPr>
      <w:r w:rsidRPr="00EC76D5">
        <w:rPr>
          <w:highlight w:val="white"/>
        </w:rPr>
        <w:t xml:space="preserve">  }</w:t>
      </w:r>
    </w:p>
    <w:p w14:paraId="4CAA8658" w14:textId="78058312" w:rsidR="00555D55" w:rsidRPr="00EC76D5" w:rsidRDefault="00555D55" w:rsidP="00CE2940">
      <w:pPr>
        <w:pStyle w:val="Code"/>
        <w:rPr>
          <w:highlight w:val="white"/>
        </w:rPr>
      </w:pPr>
      <w:r w:rsidRPr="00EC76D5">
        <w:rPr>
          <w:highlight w:val="white"/>
        </w:rPr>
        <w:t>}</w:t>
      </w:r>
    </w:p>
    <w:p w14:paraId="5BDA7AE4" w14:textId="0E212DED" w:rsidR="00CE2940" w:rsidRPr="00EC76D5" w:rsidRDefault="00CE2940" w:rsidP="00265BDF">
      <w:pPr>
        <w:pStyle w:val="Rubrik2"/>
      </w:pPr>
      <w:bookmarkStart w:id="5884" w:name="_Toc481936460"/>
      <w:r w:rsidRPr="00EC76D5">
        <w:t>Standard Input/Output</w:t>
      </w:r>
      <w:bookmarkEnd w:id="5884"/>
    </w:p>
    <w:p w14:paraId="3C220EF3" w14:textId="5E83221D" w:rsidR="00F67D04" w:rsidRPr="00EC76D5" w:rsidRDefault="00F67D04" w:rsidP="00F67D04">
      <w:pPr>
        <w:pStyle w:val="CodeListing"/>
      </w:pPr>
      <w:r w:rsidRPr="00EC76D5">
        <w:t>StdIO.h</w:t>
      </w:r>
    </w:p>
    <w:p w14:paraId="737E7595" w14:textId="77777777" w:rsidR="00924A64" w:rsidRPr="00EC76D5" w:rsidRDefault="00924A64" w:rsidP="00924A64">
      <w:pPr>
        <w:pStyle w:val="Code"/>
        <w:rPr>
          <w:highlight w:val="white"/>
        </w:rPr>
      </w:pPr>
      <w:r w:rsidRPr="00EC76D5">
        <w:rPr>
          <w:highlight w:val="white"/>
        </w:rPr>
        <w:t>#ifndef __STDIO_H__</w:t>
      </w:r>
    </w:p>
    <w:p w14:paraId="5571D0D6" w14:textId="77777777" w:rsidR="00924A64" w:rsidRPr="00EC76D5" w:rsidRDefault="00924A64" w:rsidP="00924A64">
      <w:pPr>
        <w:pStyle w:val="Code"/>
        <w:rPr>
          <w:highlight w:val="white"/>
        </w:rPr>
      </w:pPr>
      <w:r w:rsidRPr="00EC76D5">
        <w:rPr>
          <w:highlight w:val="white"/>
        </w:rPr>
        <w:t>#define __STDIO_H__</w:t>
      </w:r>
    </w:p>
    <w:p w14:paraId="0A657764" w14:textId="77777777" w:rsidR="00924A64" w:rsidRPr="00EC76D5" w:rsidRDefault="00924A64" w:rsidP="00924A64">
      <w:pPr>
        <w:pStyle w:val="Code"/>
        <w:rPr>
          <w:highlight w:val="white"/>
        </w:rPr>
      </w:pPr>
    </w:p>
    <w:p w14:paraId="71A1DC0A" w14:textId="77777777" w:rsidR="00924A64" w:rsidRPr="00EC76D5" w:rsidRDefault="00924A64" w:rsidP="00924A64">
      <w:pPr>
        <w:pStyle w:val="Code"/>
        <w:rPr>
          <w:highlight w:val="white"/>
        </w:rPr>
      </w:pPr>
      <w:r w:rsidRPr="00EC76D5">
        <w:rPr>
          <w:highlight w:val="white"/>
        </w:rPr>
        <w:t>#include &lt;Math.h&gt;</w:t>
      </w:r>
    </w:p>
    <w:p w14:paraId="69836BFC" w14:textId="77777777" w:rsidR="00924A64" w:rsidRPr="00EC76D5" w:rsidRDefault="00924A64" w:rsidP="00924A64">
      <w:pPr>
        <w:pStyle w:val="Code"/>
        <w:rPr>
          <w:highlight w:val="white"/>
        </w:rPr>
      </w:pPr>
      <w:r w:rsidRPr="00EC76D5">
        <w:rPr>
          <w:highlight w:val="white"/>
        </w:rPr>
        <w:t>#include &lt;CType.h&gt;</w:t>
      </w:r>
    </w:p>
    <w:p w14:paraId="71D2823A" w14:textId="77777777" w:rsidR="00924A64" w:rsidRPr="00EC76D5" w:rsidRDefault="00924A64" w:rsidP="00924A64">
      <w:pPr>
        <w:pStyle w:val="Code"/>
        <w:rPr>
          <w:highlight w:val="white"/>
        </w:rPr>
      </w:pPr>
      <w:r w:rsidRPr="00EC76D5">
        <w:rPr>
          <w:highlight w:val="white"/>
        </w:rPr>
        <w:t>#include &lt;StdArg.h&gt;</w:t>
      </w:r>
    </w:p>
    <w:p w14:paraId="33DAE98D" w14:textId="77777777" w:rsidR="00924A64" w:rsidRPr="00EC76D5" w:rsidRDefault="00924A64" w:rsidP="00924A64">
      <w:pPr>
        <w:pStyle w:val="Code"/>
        <w:rPr>
          <w:highlight w:val="white"/>
        </w:rPr>
      </w:pPr>
      <w:r w:rsidRPr="00EC76D5">
        <w:rPr>
          <w:highlight w:val="white"/>
        </w:rPr>
        <w:t>#include &lt;StdDef.h&gt;</w:t>
      </w:r>
    </w:p>
    <w:p w14:paraId="703E9113" w14:textId="77777777" w:rsidR="00924A64" w:rsidRPr="00EC76D5" w:rsidRDefault="00924A64" w:rsidP="00924A64">
      <w:pPr>
        <w:pStyle w:val="Code"/>
        <w:rPr>
          <w:highlight w:val="white"/>
        </w:rPr>
      </w:pPr>
      <w:r w:rsidRPr="00EC76D5">
        <w:rPr>
          <w:highlight w:val="white"/>
        </w:rPr>
        <w:t>#include &lt;File.h&gt;</w:t>
      </w:r>
    </w:p>
    <w:p w14:paraId="2B50715A" w14:textId="77777777" w:rsidR="00924A64" w:rsidRPr="00EC76D5" w:rsidRDefault="00924A64" w:rsidP="00924A64">
      <w:pPr>
        <w:pStyle w:val="Code"/>
        <w:rPr>
          <w:highlight w:val="white"/>
        </w:rPr>
      </w:pPr>
      <w:r w:rsidRPr="00EC76D5">
        <w:rPr>
          <w:highlight w:val="white"/>
        </w:rPr>
        <w:t>#include &lt;Temp.h&gt;</w:t>
      </w:r>
    </w:p>
    <w:p w14:paraId="48194F74" w14:textId="77777777" w:rsidR="00924A64" w:rsidRPr="00EC76D5" w:rsidRDefault="00924A64" w:rsidP="00924A64">
      <w:pPr>
        <w:pStyle w:val="Code"/>
        <w:rPr>
          <w:highlight w:val="white"/>
        </w:rPr>
      </w:pPr>
      <w:r w:rsidRPr="00EC76D5">
        <w:rPr>
          <w:highlight w:val="white"/>
        </w:rPr>
        <w:t>#include &lt;Scanf.h&gt;</w:t>
      </w:r>
    </w:p>
    <w:p w14:paraId="0E09F31B" w14:textId="77777777" w:rsidR="00924A64" w:rsidRPr="00EC76D5" w:rsidRDefault="00924A64" w:rsidP="00924A64">
      <w:pPr>
        <w:pStyle w:val="Code"/>
        <w:rPr>
          <w:highlight w:val="white"/>
        </w:rPr>
      </w:pPr>
      <w:r w:rsidRPr="00EC76D5">
        <w:rPr>
          <w:highlight w:val="white"/>
        </w:rPr>
        <w:t>#include &lt;Printf.h&gt;</w:t>
      </w:r>
    </w:p>
    <w:p w14:paraId="2EBFFDBE" w14:textId="77777777" w:rsidR="00924A64" w:rsidRPr="00EC76D5" w:rsidRDefault="00924A64" w:rsidP="00924A64">
      <w:pPr>
        <w:pStyle w:val="Code"/>
        <w:rPr>
          <w:highlight w:val="white"/>
        </w:rPr>
      </w:pPr>
    </w:p>
    <w:p w14:paraId="67C09A62" w14:textId="16763EF0" w:rsidR="00F67D04" w:rsidRPr="00EC76D5" w:rsidRDefault="00924A64" w:rsidP="00924A64">
      <w:pPr>
        <w:pStyle w:val="Code"/>
      </w:pPr>
      <w:r w:rsidRPr="00EC76D5">
        <w:rPr>
          <w:highlight w:val="white"/>
        </w:rPr>
        <w:t>#endif</w:t>
      </w:r>
    </w:p>
    <w:p w14:paraId="6521407B" w14:textId="3EA255DB" w:rsidR="00265BDF" w:rsidRPr="00EC76D5" w:rsidRDefault="004007C3" w:rsidP="00265BDF">
      <w:pPr>
        <w:pStyle w:val="Rubrik3"/>
      </w:pPr>
      <w:bookmarkStart w:id="5885" w:name="_Toc481936461"/>
      <w:r w:rsidRPr="00EC76D5">
        <w:t>Printing</w:t>
      </w:r>
      <w:bookmarkEnd w:id="5885"/>
    </w:p>
    <w:p w14:paraId="07321D9D" w14:textId="58D08412" w:rsidR="00F67D04" w:rsidRPr="00EC76D5" w:rsidRDefault="00957919" w:rsidP="00957919">
      <w:pPr>
        <w:pStyle w:val="CodeListing"/>
      </w:pPr>
      <w:r w:rsidRPr="00EC76D5">
        <w:t>Printf.h</w:t>
      </w:r>
    </w:p>
    <w:p w14:paraId="65FE9B7D" w14:textId="77777777" w:rsidR="00957919" w:rsidRPr="00EC76D5" w:rsidRDefault="00957919" w:rsidP="00957919">
      <w:pPr>
        <w:pStyle w:val="Code"/>
        <w:rPr>
          <w:highlight w:val="white"/>
        </w:rPr>
      </w:pPr>
      <w:r w:rsidRPr="00EC76D5">
        <w:rPr>
          <w:highlight w:val="white"/>
        </w:rPr>
        <w:t>#ifndef __PRINTF_H__</w:t>
      </w:r>
    </w:p>
    <w:p w14:paraId="739FF0D6" w14:textId="77777777" w:rsidR="00957919" w:rsidRPr="00EC76D5" w:rsidRDefault="00957919" w:rsidP="00957919">
      <w:pPr>
        <w:pStyle w:val="Code"/>
        <w:rPr>
          <w:highlight w:val="white"/>
        </w:rPr>
      </w:pPr>
      <w:r w:rsidRPr="00EC76D5">
        <w:rPr>
          <w:highlight w:val="white"/>
        </w:rPr>
        <w:t>#define __PRINTF_H__</w:t>
      </w:r>
    </w:p>
    <w:p w14:paraId="59E72732" w14:textId="77777777" w:rsidR="00957919" w:rsidRPr="00EC76D5" w:rsidRDefault="00957919" w:rsidP="00957919">
      <w:pPr>
        <w:pStyle w:val="Code"/>
        <w:rPr>
          <w:highlight w:val="white"/>
        </w:rPr>
      </w:pPr>
    </w:p>
    <w:p w14:paraId="13D780E8" w14:textId="77777777" w:rsidR="00957919" w:rsidRPr="00EC76D5" w:rsidRDefault="00957919" w:rsidP="00957919">
      <w:pPr>
        <w:pStyle w:val="Code"/>
        <w:rPr>
          <w:highlight w:val="white"/>
        </w:rPr>
      </w:pPr>
      <w:r w:rsidRPr="00EC76D5">
        <w:rPr>
          <w:highlight w:val="white"/>
        </w:rPr>
        <w:t>#define DEVICE 0</w:t>
      </w:r>
    </w:p>
    <w:p w14:paraId="4D7912A8" w14:textId="77777777" w:rsidR="00957919" w:rsidRPr="00EC76D5" w:rsidRDefault="00957919" w:rsidP="00957919">
      <w:pPr>
        <w:pStyle w:val="Code"/>
        <w:rPr>
          <w:highlight w:val="white"/>
        </w:rPr>
      </w:pPr>
      <w:r w:rsidRPr="00EC76D5">
        <w:rPr>
          <w:highlight w:val="white"/>
        </w:rPr>
        <w:t>#define STRING 1</w:t>
      </w:r>
    </w:p>
    <w:p w14:paraId="38CD90B9" w14:textId="77777777" w:rsidR="00957919" w:rsidRPr="00EC76D5" w:rsidRDefault="00957919" w:rsidP="00957919">
      <w:pPr>
        <w:pStyle w:val="Code"/>
        <w:rPr>
          <w:highlight w:val="white"/>
        </w:rPr>
      </w:pPr>
    </w:p>
    <w:p w14:paraId="4135CCF1" w14:textId="77777777" w:rsidR="00957919" w:rsidRPr="00EC76D5" w:rsidRDefault="00957919" w:rsidP="00957919">
      <w:pPr>
        <w:pStyle w:val="Code"/>
        <w:rPr>
          <w:highlight w:val="white"/>
        </w:rPr>
      </w:pPr>
      <w:r w:rsidRPr="00EC76D5">
        <w:rPr>
          <w:highlight w:val="white"/>
        </w:rPr>
        <w:t>extern int g_outStatus, g_charCount;</w:t>
      </w:r>
    </w:p>
    <w:p w14:paraId="48041B2F" w14:textId="77777777" w:rsidR="00957919" w:rsidRPr="00EC76D5" w:rsidRDefault="00957919" w:rsidP="00957919">
      <w:pPr>
        <w:pStyle w:val="Code"/>
        <w:rPr>
          <w:highlight w:val="white"/>
        </w:rPr>
      </w:pPr>
      <w:r w:rsidRPr="00EC76D5">
        <w:rPr>
          <w:highlight w:val="white"/>
        </w:rPr>
        <w:t>extern void* g_outDevice;</w:t>
      </w:r>
    </w:p>
    <w:p w14:paraId="6093A78C" w14:textId="77777777" w:rsidR="00957919" w:rsidRPr="00EC76D5" w:rsidRDefault="00957919" w:rsidP="00957919">
      <w:pPr>
        <w:pStyle w:val="Code"/>
        <w:rPr>
          <w:highlight w:val="white"/>
        </w:rPr>
      </w:pPr>
    </w:p>
    <w:p w14:paraId="1B8F9F05" w14:textId="77777777" w:rsidR="00957919" w:rsidRPr="00EC76D5" w:rsidRDefault="00957919" w:rsidP="00957919">
      <w:pPr>
        <w:pStyle w:val="Code"/>
        <w:rPr>
          <w:highlight w:val="white"/>
        </w:rPr>
      </w:pPr>
      <w:r w:rsidRPr="00EC76D5">
        <w:rPr>
          <w:highlight w:val="white"/>
        </w:rPr>
        <w:t>int putc(int c, FILE* stream);</w:t>
      </w:r>
    </w:p>
    <w:p w14:paraId="6FD451A3" w14:textId="77777777" w:rsidR="00957919" w:rsidRPr="00EC76D5" w:rsidRDefault="00957919" w:rsidP="00957919">
      <w:pPr>
        <w:pStyle w:val="Code"/>
        <w:rPr>
          <w:highlight w:val="white"/>
        </w:rPr>
      </w:pPr>
      <w:r w:rsidRPr="00EC76D5">
        <w:rPr>
          <w:highlight w:val="white"/>
        </w:rPr>
        <w:t>int fputc(int c, FILE* stream);</w:t>
      </w:r>
    </w:p>
    <w:p w14:paraId="3F4CDDB7" w14:textId="77777777" w:rsidR="00957919" w:rsidRPr="00EC76D5" w:rsidRDefault="00957919" w:rsidP="00957919">
      <w:pPr>
        <w:pStyle w:val="Code"/>
        <w:rPr>
          <w:highlight w:val="white"/>
        </w:rPr>
      </w:pPr>
      <w:r w:rsidRPr="00EC76D5">
        <w:rPr>
          <w:highlight w:val="white"/>
        </w:rPr>
        <w:t>int putchar(int c);</w:t>
      </w:r>
    </w:p>
    <w:p w14:paraId="02E286EE" w14:textId="77777777" w:rsidR="00957919" w:rsidRPr="00EC76D5" w:rsidRDefault="00957919" w:rsidP="00957919">
      <w:pPr>
        <w:pStyle w:val="Code"/>
        <w:rPr>
          <w:highlight w:val="white"/>
        </w:rPr>
      </w:pPr>
    </w:p>
    <w:p w14:paraId="475F1CF2" w14:textId="77777777" w:rsidR="00957919" w:rsidRPr="00EC76D5" w:rsidRDefault="00957919" w:rsidP="00957919">
      <w:pPr>
        <w:pStyle w:val="Code"/>
        <w:rPr>
          <w:highlight w:val="white"/>
        </w:rPr>
      </w:pPr>
      <w:r w:rsidRPr="00EC76D5">
        <w:rPr>
          <w:highlight w:val="white"/>
        </w:rPr>
        <w:t>void printChar(char c);</w:t>
      </w:r>
    </w:p>
    <w:p w14:paraId="6BC5187E" w14:textId="77777777" w:rsidR="00957919" w:rsidRPr="00EC76D5" w:rsidRDefault="00957919" w:rsidP="00957919">
      <w:pPr>
        <w:pStyle w:val="Code"/>
        <w:rPr>
          <w:highlight w:val="white"/>
        </w:rPr>
      </w:pPr>
      <w:r w:rsidRPr="00EC76D5">
        <w:rPr>
          <w:highlight w:val="white"/>
        </w:rPr>
        <w:t>void printString(char* s, int precision);</w:t>
      </w:r>
    </w:p>
    <w:p w14:paraId="37CA92FB" w14:textId="77777777" w:rsidR="00957919" w:rsidRPr="00EC76D5" w:rsidRDefault="00957919" w:rsidP="00957919">
      <w:pPr>
        <w:pStyle w:val="Code"/>
        <w:rPr>
          <w:highlight w:val="white"/>
        </w:rPr>
      </w:pPr>
      <w:r w:rsidRPr="00EC76D5">
        <w:rPr>
          <w:highlight w:val="white"/>
        </w:rPr>
        <w:t>void printIntRec(int intValue);</w:t>
      </w:r>
    </w:p>
    <w:p w14:paraId="717583F2" w14:textId="77777777" w:rsidR="00957919" w:rsidRPr="00EC76D5" w:rsidRDefault="00957919" w:rsidP="00957919">
      <w:pPr>
        <w:pStyle w:val="Code"/>
        <w:rPr>
          <w:highlight w:val="white"/>
        </w:rPr>
      </w:pPr>
      <w:r w:rsidRPr="00EC76D5">
        <w:rPr>
          <w:highlight w:val="white"/>
        </w:rPr>
        <w:t>void printInt(int intValue, BOOL plus, BOOL space);</w:t>
      </w:r>
    </w:p>
    <w:p w14:paraId="247AD16F" w14:textId="77777777" w:rsidR="00950589" w:rsidRPr="00EC76D5" w:rsidRDefault="00957919" w:rsidP="00957919">
      <w:pPr>
        <w:pStyle w:val="Code"/>
        <w:rPr>
          <w:highlight w:val="white"/>
        </w:rPr>
      </w:pPr>
      <w:r w:rsidRPr="00EC76D5">
        <w:rPr>
          <w:highlight w:val="white"/>
        </w:rPr>
        <w:t>void printDoublePlain(double doubleValue, BOOL plus, BOOL space,</w:t>
      </w:r>
    </w:p>
    <w:p w14:paraId="4453C6D0" w14:textId="3D198456" w:rsidR="00957919" w:rsidRPr="00EC76D5" w:rsidRDefault="00950589" w:rsidP="00957919">
      <w:pPr>
        <w:pStyle w:val="Code"/>
        <w:rPr>
          <w:highlight w:val="white"/>
        </w:rPr>
      </w:pPr>
      <w:r w:rsidRPr="00EC76D5">
        <w:rPr>
          <w:highlight w:val="white"/>
        </w:rPr>
        <w:t xml:space="preserve">                     </w:t>
      </w:r>
      <w:r w:rsidR="00957919" w:rsidRPr="00EC76D5">
        <w:rPr>
          <w:highlight w:val="white"/>
        </w:rPr>
        <w:t xml:space="preserve"> BOOL grid, int precision);</w:t>
      </w:r>
    </w:p>
    <w:p w14:paraId="1150402A" w14:textId="77777777" w:rsidR="00950589" w:rsidRPr="00EC76D5" w:rsidRDefault="00957919" w:rsidP="00957919">
      <w:pPr>
        <w:pStyle w:val="Code"/>
        <w:rPr>
          <w:highlight w:val="white"/>
        </w:rPr>
      </w:pPr>
      <w:r w:rsidRPr="00EC76D5">
        <w:rPr>
          <w:highlight w:val="white"/>
        </w:rPr>
        <w:t>void printLongDoublePlain(long double doubleValue, BOOL plus,</w:t>
      </w:r>
    </w:p>
    <w:p w14:paraId="5CFEE29E" w14:textId="07054738" w:rsidR="00957919" w:rsidRPr="00EC76D5" w:rsidRDefault="00950589" w:rsidP="00957919">
      <w:pPr>
        <w:pStyle w:val="Code"/>
        <w:rPr>
          <w:highlight w:val="white"/>
        </w:rPr>
      </w:pPr>
      <w:r w:rsidRPr="00EC76D5">
        <w:rPr>
          <w:highlight w:val="white"/>
        </w:rPr>
        <w:t xml:space="preserve">                         </w:t>
      </w:r>
      <w:r w:rsidR="00957919" w:rsidRPr="00EC76D5">
        <w:rPr>
          <w:highlight w:val="white"/>
        </w:rPr>
        <w:t xml:space="preserve"> BOOL space, BOOL grid, int precision);</w:t>
      </w:r>
    </w:p>
    <w:p w14:paraId="3948A50F" w14:textId="77777777" w:rsidR="00957919" w:rsidRPr="00EC76D5" w:rsidRDefault="00957919" w:rsidP="00957919">
      <w:pPr>
        <w:pStyle w:val="Code"/>
        <w:rPr>
          <w:highlight w:val="white"/>
        </w:rPr>
      </w:pPr>
      <w:r w:rsidRPr="00EC76D5">
        <w:rPr>
          <w:highlight w:val="white"/>
        </w:rPr>
        <w:t>void printInt(int intValue, BOOL plus, BOOL space);</w:t>
      </w:r>
    </w:p>
    <w:p w14:paraId="32F10C3D" w14:textId="77777777" w:rsidR="00957919" w:rsidRPr="00EC76D5" w:rsidRDefault="00957919" w:rsidP="00957919">
      <w:pPr>
        <w:pStyle w:val="Code"/>
        <w:rPr>
          <w:highlight w:val="white"/>
        </w:rPr>
      </w:pPr>
      <w:r w:rsidRPr="00EC76D5">
        <w:rPr>
          <w:highlight w:val="white"/>
        </w:rPr>
        <w:t>void printLongInt(long longIntValue, BOOL plus, BOOL space);</w:t>
      </w:r>
    </w:p>
    <w:p w14:paraId="128EF7C3" w14:textId="77777777" w:rsidR="00FA005F" w:rsidRPr="00EC76D5" w:rsidRDefault="00957919" w:rsidP="00957919">
      <w:pPr>
        <w:pStyle w:val="Code"/>
        <w:rPr>
          <w:highlight w:val="white"/>
        </w:rPr>
      </w:pPr>
      <w:r w:rsidRPr="00EC76D5">
        <w:rPr>
          <w:highlight w:val="white"/>
        </w:rPr>
        <w:t>void printLongDoubleFraction(long double longDoubleValue,</w:t>
      </w:r>
    </w:p>
    <w:p w14:paraId="646F4731" w14:textId="251AB02E" w:rsidR="00957919" w:rsidRPr="00EC76D5" w:rsidRDefault="00FA005F" w:rsidP="00957919">
      <w:pPr>
        <w:pStyle w:val="Code"/>
        <w:rPr>
          <w:highlight w:val="white"/>
        </w:rPr>
      </w:pPr>
      <w:r w:rsidRPr="00EC76D5">
        <w:rPr>
          <w:highlight w:val="white"/>
        </w:rPr>
        <w:t xml:space="preserve">                            </w:t>
      </w:r>
      <w:r w:rsidR="00957919" w:rsidRPr="00EC76D5">
        <w:rPr>
          <w:highlight w:val="white"/>
        </w:rPr>
        <w:t xml:space="preserve"> BOOL grid, int precision);</w:t>
      </w:r>
    </w:p>
    <w:p w14:paraId="0062D401" w14:textId="77777777" w:rsidR="00FA005F" w:rsidRPr="00EC76D5" w:rsidRDefault="00957919" w:rsidP="00957919">
      <w:pPr>
        <w:pStyle w:val="Code"/>
        <w:rPr>
          <w:highlight w:val="white"/>
        </w:rPr>
      </w:pPr>
      <w:r w:rsidRPr="00EC76D5">
        <w:rPr>
          <w:highlight w:val="white"/>
        </w:rPr>
        <w:t>void printLongDoublePlain(long double longDoubleValue, BOOL plus,</w:t>
      </w:r>
    </w:p>
    <w:p w14:paraId="1C0B0423" w14:textId="5B528668" w:rsidR="00957919" w:rsidRPr="00EC76D5" w:rsidRDefault="00FA005F" w:rsidP="00957919">
      <w:pPr>
        <w:pStyle w:val="Code"/>
        <w:rPr>
          <w:highlight w:val="white"/>
        </w:rPr>
      </w:pPr>
      <w:r w:rsidRPr="00EC76D5">
        <w:rPr>
          <w:highlight w:val="white"/>
        </w:rPr>
        <w:t xml:space="preserve">                         </w:t>
      </w:r>
      <w:r w:rsidR="00957919" w:rsidRPr="00EC76D5">
        <w:rPr>
          <w:highlight w:val="white"/>
        </w:rPr>
        <w:t xml:space="preserve"> BOOL space, BOOL grid, int precision);</w:t>
      </w:r>
    </w:p>
    <w:p w14:paraId="6DAA6451" w14:textId="77777777" w:rsidR="00957919" w:rsidRPr="00EC76D5" w:rsidRDefault="00957919" w:rsidP="00957919">
      <w:pPr>
        <w:pStyle w:val="Code"/>
        <w:rPr>
          <w:highlight w:val="white"/>
        </w:rPr>
      </w:pPr>
      <w:r w:rsidRPr="00EC76D5">
        <w:rPr>
          <w:highlight w:val="white"/>
        </w:rPr>
        <w:t>int printFormat(char* format, va_list arg_list);</w:t>
      </w:r>
    </w:p>
    <w:p w14:paraId="3CD75AB5" w14:textId="77777777" w:rsidR="00957919" w:rsidRPr="00EC76D5" w:rsidRDefault="00957919" w:rsidP="00957919">
      <w:pPr>
        <w:pStyle w:val="Code"/>
        <w:rPr>
          <w:highlight w:val="white"/>
        </w:rPr>
      </w:pPr>
    </w:p>
    <w:p w14:paraId="4E498D5C" w14:textId="77777777" w:rsidR="00957919" w:rsidRPr="00EC76D5" w:rsidRDefault="00957919" w:rsidP="00957919">
      <w:pPr>
        <w:pStyle w:val="Code"/>
        <w:rPr>
          <w:highlight w:val="white"/>
        </w:rPr>
      </w:pPr>
      <w:r w:rsidRPr="00EC76D5">
        <w:rPr>
          <w:highlight w:val="white"/>
        </w:rPr>
        <w:t>int printf(char* format, ...);</w:t>
      </w:r>
    </w:p>
    <w:p w14:paraId="76C0D55D" w14:textId="77777777" w:rsidR="00957919" w:rsidRPr="00EC76D5" w:rsidRDefault="00957919" w:rsidP="00957919">
      <w:pPr>
        <w:pStyle w:val="Code"/>
        <w:rPr>
          <w:highlight w:val="white"/>
        </w:rPr>
      </w:pPr>
      <w:r w:rsidRPr="00EC76D5">
        <w:rPr>
          <w:highlight w:val="white"/>
        </w:rPr>
        <w:t>int vprintf(char* format, va_list arg_list);</w:t>
      </w:r>
    </w:p>
    <w:p w14:paraId="5EC653E8" w14:textId="77777777" w:rsidR="00957919" w:rsidRPr="00EC76D5" w:rsidRDefault="00957919" w:rsidP="00957919">
      <w:pPr>
        <w:pStyle w:val="Code"/>
        <w:rPr>
          <w:highlight w:val="white"/>
        </w:rPr>
      </w:pPr>
      <w:r w:rsidRPr="00EC76D5">
        <w:rPr>
          <w:highlight w:val="white"/>
        </w:rPr>
        <w:t>int fprintf(FILE* outStream, char* format, ...);</w:t>
      </w:r>
    </w:p>
    <w:p w14:paraId="798DE6AF" w14:textId="77777777" w:rsidR="00957919" w:rsidRPr="00EC76D5" w:rsidRDefault="00957919" w:rsidP="00957919">
      <w:pPr>
        <w:pStyle w:val="Code"/>
        <w:rPr>
          <w:highlight w:val="white"/>
        </w:rPr>
      </w:pPr>
      <w:r w:rsidRPr="00EC76D5">
        <w:rPr>
          <w:highlight w:val="white"/>
        </w:rPr>
        <w:t>int vfprintf(FILE* outStream, char* format, va_list arg_list);</w:t>
      </w:r>
    </w:p>
    <w:p w14:paraId="53D7CDFF" w14:textId="77777777" w:rsidR="00957919" w:rsidRPr="00EC76D5" w:rsidRDefault="00957919" w:rsidP="00957919">
      <w:pPr>
        <w:pStyle w:val="Code"/>
        <w:rPr>
          <w:highlight w:val="white"/>
        </w:rPr>
      </w:pPr>
      <w:r w:rsidRPr="00EC76D5">
        <w:rPr>
          <w:highlight w:val="white"/>
        </w:rPr>
        <w:t>int sprintf(char* outString, char* format, ...);</w:t>
      </w:r>
    </w:p>
    <w:p w14:paraId="19068462" w14:textId="77777777" w:rsidR="00957919" w:rsidRPr="00EC76D5" w:rsidRDefault="00957919" w:rsidP="00957919">
      <w:pPr>
        <w:pStyle w:val="Code"/>
        <w:rPr>
          <w:highlight w:val="white"/>
        </w:rPr>
      </w:pPr>
      <w:r w:rsidRPr="00EC76D5">
        <w:rPr>
          <w:highlight w:val="white"/>
        </w:rPr>
        <w:t>int vsprintf(char* outString, char* format, va_list arg_list);</w:t>
      </w:r>
    </w:p>
    <w:p w14:paraId="2A1167CA" w14:textId="77777777" w:rsidR="00957919" w:rsidRPr="00EC76D5" w:rsidRDefault="00957919" w:rsidP="00957919">
      <w:pPr>
        <w:pStyle w:val="Code"/>
        <w:rPr>
          <w:highlight w:val="white"/>
        </w:rPr>
      </w:pPr>
    </w:p>
    <w:p w14:paraId="52678D7D" w14:textId="36547F2F" w:rsidR="00957919" w:rsidRPr="00EC76D5" w:rsidRDefault="00957919" w:rsidP="00957919">
      <w:pPr>
        <w:pStyle w:val="Code"/>
      </w:pPr>
      <w:r w:rsidRPr="00EC76D5">
        <w:rPr>
          <w:highlight w:val="white"/>
        </w:rPr>
        <w:t>#endif</w:t>
      </w:r>
    </w:p>
    <w:p w14:paraId="62A01147" w14:textId="3DD604D3" w:rsidR="006048AF" w:rsidRPr="00EC76D5" w:rsidRDefault="006048AF" w:rsidP="006048AF">
      <w:pPr>
        <w:pStyle w:val="CodeListing"/>
      </w:pPr>
      <w:r w:rsidRPr="00EC76D5">
        <w:t>Printf.c</w:t>
      </w:r>
    </w:p>
    <w:p w14:paraId="5D57311F" w14:textId="77777777" w:rsidR="006048AF" w:rsidRPr="00EC76D5" w:rsidRDefault="006048AF" w:rsidP="00D85475">
      <w:pPr>
        <w:pStyle w:val="Code"/>
        <w:rPr>
          <w:highlight w:val="white"/>
        </w:rPr>
      </w:pPr>
      <w:r w:rsidRPr="00EC76D5">
        <w:rPr>
          <w:highlight w:val="white"/>
        </w:rPr>
        <w:t>#include &lt;Math.h&gt;</w:t>
      </w:r>
    </w:p>
    <w:p w14:paraId="75045B9C" w14:textId="77777777" w:rsidR="006048AF" w:rsidRPr="00EC76D5" w:rsidRDefault="006048AF" w:rsidP="00D85475">
      <w:pPr>
        <w:pStyle w:val="Code"/>
        <w:rPr>
          <w:highlight w:val="white"/>
        </w:rPr>
      </w:pPr>
      <w:r w:rsidRPr="00EC76D5">
        <w:rPr>
          <w:highlight w:val="white"/>
        </w:rPr>
        <w:t>#include &lt;CType.h&gt;</w:t>
      </w:r>
    </w:p>
    <w:p w14:paraId="433B5859" w14:textId="77777777" w:rsidR="006048AF" w:rsidRPr="00EC76D5" w:rsidRDefault="006048AF" w:rsidP="00D85475">
      <w:pPr>
        <w:pStyle w:val="Code"/>
        <w:rPr>
          <w:highlight w:val="white"/>
        </w:rPr>
      </w:pPr>
      <w:r w:rsidRPr="00EC76D5">
        <w:rPr>
          <w:highlight w:val="white"/>
        </w:rPr>
        <w:t>#include &lt;StdIO.h&gt;</w:t>
      </w:r>
    </w:p>
    <w:p w14:paraId="56B91EBB" w14:textId="77777777" w:rsidR="006048AF" w:rsidRPr="00EC76D5" w:rsidRDefault="006048AF" w:rsidP="00D85475">
      <w:pPr>
        <w:pStyle w:val="Code"/>
        <w:rPr>
          <w:highlight w:val="white"/>
        </w:rPr>
      </w:pPr>
      <w:r w:rsidRPr="00EC76D5">
        <w:rPr>
          <w:highlight w:val="white"/>
        </w:rPr>
        <w:t>#include &lt;StdDef.h&gt;</w:t>
      </w:r>
    </w:p>
    <w:p w14:paraId="16DCC1F4" w14:textId="77777777" w:rsidR="006048AF" w:rsidRPr="00EC76D5" w:rsidRDefault="006048AF" w:rsidP="00D85475">
      <w:pPr>
        <w:pStyle w:val="Code"/>
        <w:rPr>
          <w:highlight w:val="white"/>
        </w:rPr>
      </w:pPr>
      <w:r w:rsidRPr="00EC76D5">
        <w:rPr>
          <w:highlight w:val="white"/>
        </w:rPr>
        <w:t>#include &lt;StdArg.h&gt;</w:t>
      </w:r>
    </w:p>
    <w:p w14:paraId="2E097533" w14:textId="77777777" w:rsidR="006048AF" w:rsidRPr="00EC76D5" w:rsidRDefault="006048AF" w:rsidP="00D85475">
      <w:pPr>
        <w:pStyle w:val="Code"/>
        <w:rPr>
          <w:highlight w:val="white"/>
        </w:rPr>
      </w:pPr>
      <w:r w:rsidRPr="00EC76D5">
        <w:rPr>
          <w:highlight w:val="white"/>
        </w:rPr>
        <w:t>#include &lt;StdLib.h&gt;</w:t>
      </w:r>
    </w:p>
    <w:p w14:paraId="3BE1EAE9" w14:textId="77777777" w:rsidR="006048AF" w:rsidRPr="00EC76D5" w:rsidRDefault="006048AF" w:rsidP="00D85475">
      <w:pPr>
        <w:pStyle w:val="Code"/>
        <w:rPr>
          <w:highlight w:val="white"/>
        </w:rPr>
      </w:pPr>
      <w:r w:rsidRPr="00EC76D5">
        <w:rPr>
          <w:highlight w:val="white"/>
        </w:rPr>
        <w:t>#include &lt;Scanf.h&gt;</w:t>
      </w:r>
    </w:p>
    <w:p w14:paraId="64FDCE20" w14:textId="77777777" w:rsidR="006048AF" w:rsidRPr="00EC76D5" w:rsidRDefault="006048AF" w:rsidP="00D85475">
      <w:pPr>
        <w:pStyle w:val="Code"/>
        <w:rPr>
          <w:highlight w:val="white"/>
        </w:rPr>
      </w:pPr>
      <w:r w:rsidRPr="00EC76D5">
        <w:rPr>
          <w:highlight w:val="white"/>
        </w:rPr>
        <w:t>#include &lt;Printf.h&gt;</w:t>
      </w:r>
    </w:p>
    <w:p w14:paraId="77D98786" w14:textId="77777777" w:rsidR="006048AF" w:rsidRPr="00EC76D5" w:rsidRDefault="006048AF" w:rsidP="00D85475">
      <w:pPr>
        <w:pStyle w:val="Code"/>
        <w:rPr>
          <w:highlight w:val="white"/>
        </w:rPr>
      </w:pPr>
    </w:p>
    <w:p w14:paraId="6F312114" w14:textId="77777777" w:rsidR="006048AF" w:rsidRPr="00EC76D5" w:rsidRDefault="006048AF" w:rsidP="00D85475">
      <w:pPr>
        <w:pStyle w:val="Code"/>
        <w:rPr>
          <w:highlight w:val="white"/>
        </w:rPr>
      </w:pPr>
      <w:r w:rsidRPr="00EC76D5">
        <w:rPr>
          <w:highlight w:val="white"/>
        </w:rPr>
        <w:t>#define DEVICE 0</w:t>
      </w:r>
    </w:p>
    <w:p w14:paraId="4ACEF0C7" w14:textId="77777777" w:rsidR="006048AF" w:rsidRPr="00EC76D5" w:rsidRDefault="006048AF" w:rsidP="00D85475">
      <w:pPr>
        <w:pStyle w:val="Code"/>
        <w:rPr>
          <w:highlight w:val="white"/>
        </w:rPr>
      </w:pPr>
      <w:r w:rsidRPr="00EC76D5">
        <w:rPr>
          <w:highlight w:val="white"/>
        </w:rPr>
        <w:t>#define STRING 1</w:t>
      </w:r>
    </w:p>
    <w:p w14:paraId="7FF7ED83" w14:textId="77777777" w:rsidR="006048AF" w:rsidRPr="00EC76D5" w:rsidRDefault="006048AF" w:rsidP="00D85475">
      <w:pPr>
        <w:pStyle w:val="Code"/>
        <w:rPr>
          <w:highlight w:val="white"/>
        </w:rPr>
      </w:pPr>
      <w:r w:rsidRPr="00EC76D5">
        <w:rPr>
          <w:highlight w:val="white"/>
        </w:rPr>
        <w:t>#define BLANK  2</w:t>
      </w:r>
    </w:p>
    <w:p w14:paraId="655FB805" w14:textId="77777777" w:rsidR="006048AF" w:rsidRPr="00EC76D5" w:rsidRDefault="006048AF" w:rsidP="00D85475">
      <w:pPr>
        <w:pStyle w:val="Code"/>
        <w:rPr>
          <w:highlight w:val="white"/>
        </w:rPr>
      </w:pPr>
    </w:p>
    <w:p w14:paraId="2423745B" w14:textId="77777777" w:rsidR="006048AF" w:rsidRPr="00EC76D5" w:rsidRDefault="006048AF" w:rsidP="00D85475">
      <w:pPr>
        <w:pStyle w:val="Code"/>
        <w:rPr>
          <w:highlight w:val="white"/>
        </w:rPr>
      </w:pPr>
      <w:r w:rsidRPr="00EC76D5">
        <w:rPr>
          <w:highlight w:val="white"/>
        </w:rPr>
        <w:t>#define PRINT(x,y) { printf(#x " = &lt;%" #y "&gt;\n", (x)); }</w:t>
      </w:r>
    </w:p>
    <w:p w14:paraId="7F33870B" w14:textId="77777777" w:rsidR="006048AF" w:rsidRPr="00EC76D5" w:rsidRDefault="006048AF" w:rsidP="00D85475">
      <w:pPr>
        <w:pStyle w:val="Code"/>
        <w:rPr>
          <w:highlight w:val="white"/>
        </w:rPr>
      </w:pPr>
    </w:p>
    <w:p w14:paraId="76D0B5D7" w14:textId="77777777" w:rsidR="006048AF" w:rsidRPr="00EC76D5" w:rsidRDefault="006048AF" w:rsidP="00D85475">
      <w:pPr>
        <w:pStyle w:val="Code"/>
        <w:rPr>
          <w:highlight w:val="white"/>
        </w:rPr>
      </w:pPr>
      <w:r w:rsidRPr="00EC76D5">
        <w:rPr>
          <w:highlight w:val="white"/>
        </w:rPr>
        <w:t>int g_outStatus, g_outChars;</w:t>
      </w:r>
    </w:p>
    <w:p w14:paraId="3FDCFB42" w14:textId="77777777" w:rsidR="006048AF" w:rsidRPr="00EC76D5" w:rsidRDefault="006048AF" w:rsidP="00D85475">
      <w:pPr>
        <w:pStyle w:val="Code"/>
        <w:rPr>
          <w:highlight w:val="white"/>
        </w:rPr>
      </w:pPr>
      <w:r w:rsidRPr="00EC76D5">
        <w:rPr>
          <w:highlight w:val="white"/>
        </w:rPr>
        <w:t>void* g_outDevice;</w:t>
      </w:r>
    </w:p>
    <w:p w14:paraId="1B9FDA16" w14:textId="77777777" w:rsidR="006048AF" w:rsidRPr="00EC76D5" w:rsidRDefault="006048AF" w:rsidP="00F66472">
      <w:pPr>
        <w:pStyle w:val="Code"/>
        <w:rPr>
          <w:highlight w:val="white"/>
        </w:rPr>
      </w:pPr>
    </w:p>
    <w:p w14:paraId="5E7E3FED" w14:textId="77777777" w:rsidR="006048AF" w:rsidRPr="00EC76D5" w:rsidRDefault="006048AF" w:rsidP="00F66472">
      <w:pPr>
        <w:pStyle w:val="Code"/>
        <w:rPr>
          <w:highlight w:val="white"/>
        </w:rPr>
      </w:pPr>
      <w:r w:rsidRPr="00EC76D5">
        <w:rPr>
          <w:highlight w:val="white"/>
        </w:rPr>
        <w:t>#define DEFAULT_PRECISION 10</w:t>
      </w:r>
    </w:p>
    <w:p w14:paraId="2C67614F" w14:textId="77777777" w:rsidR="006048AF" w:rsidRPr="00EC76D5" w:rsidRDefault="006048AF" w:rsidP="00F66472">
      <w:pPr>
        <w:pStyle w:val="Code"/>
        <w:rPr>
          <w:highlight w:val="white"/>
        </w:rPr>
      </w:pPr>
    </w:p>
    <w:p w14:paraId="150CD0FE" w14:textId="77777777" w:rsidR="006048AF" w:rsidRPr="00EC76D5" w:rsidRDefault="006048AF" w:rsidP="00F66472">
      <w:pPr>
        <w:pStyle w:val="Code"/>
        <w:rPr>
          <w:highlight w:val="white"/>
        </w:rPr>
      </w:pPr>
      <w:r w:rsidRPr="00EC76D5">
        <w:rPr>
          <w:highlight w:val="white"/>
        </w:rPr>
        <w:t>int putc(int i, FILE* stream) {</w:t>
      </w:r>
    </w:p>
    <w:p w14:paraId="27BA6A14" w14:textId="77777777" w:rsidR="006048AF" w:rsidRPr="00EC76D5" w:rsidRDefault="006048AF" w:rsidP="00F66472">
      <w:pPr>
        <w:pStyle w:val="Code"/>
        <w:rPr>
          <w:highlight w:val="white"/>
        </w:rPr>
      </w:pPr>
      <w:r w:rsidRPr="00EC76D5">
        <w:rPr>
          <w:highlight w:val="white"/>
        </w:rPr>
        <w:t xml:space="preserve">  g_outStatus = DEVICE;</w:t>
      </w:r>
    </w:p>
    <w:p w14:paraId="358457E2" w14:textId="77777777" w:rsidR="006048AF" w:rsidRPr="00EC76D5" w:rsidRDefault="006048AF" w:rsidP="00F66472">
      <w:pPr>
        <w:pStyle w:val="Code"/>
        <w:rPr>
          <w:highlight w:val="white"/>
        </w:rPr>
      </w:pPr>
      <w:r w:rsidRPr="00EC76D5">
        <w:rPr>
          <w:highlight w:val="white"/>
        </w:rPr>
        <w:t xml:space="preserve">  g_outDevice = (void*) stream;</w:t>
      </w:r>
    </w:p>
    <w:p w14:paraId="312C520B" w14:textId="77777777" w:rsidR="006048AF" w:rsidRPr="00EC76D5" w:rsidRDefault="006048AF" w:rsidP="00F66472">
      <w:pPr>
        <w:pStyle w:val="Code"/>
        <w:rPr>
          <w:highlight w:val="white"/>
        </w:rPr>
      </w:pPr>
      <w:r w:rsidRPr="00EC76D5">
        <w:rPr>
          <w:highlight w:val="white"/>
        </w:rPr>
        <w:t xml:space="preserve">  printChar((char) i);</w:t>
      </w:r>
    </w:p>
    <w:p w14:paraId="0C543AC7" w14:textId="77777777" w:rsidR="006048AF" w:rsidRPr="00EC76D5" w:rsidRDefault="006048AF" w:rsidP="00F66472">
      <w:pPr>
        <w:pStyle w:val="Code"/>
        <w:rPr>
          <w:highlight w:val="white"/>
        </w:rPr>
      </w:pPr>
      <w:r w:rsidRPr="00EC76D5">
        <w:rPr>
          <w:highlight w:val="white"/>
        </w:rPr>
        <w:t xml:space="preserve">  return 1;</w:t>
      </w:r>
    </w:p>
    <w:p w14:paraId="165FA269" w14:textId="77777777" w:rsidR="006048AF" w:rsidRPr="00EC76D5" w:rsidRDefault="006048AF" w:rsidP="00F66472">
      <w:pPr>
        <w:pStyle w:val="Code"/>
        <w:rPr>
          <w:highlight w:val="white"/>
        </w:rPr>
      </w:pPr>
      <w:r w:rsidRPr="00EC76D5">
        <w:rPr>
          <w:highlight w:val="white"/>
        </w:rPr>
        <w:t>}</w:t>
      </w:r>
    </w:p>
    <w:p w14:paraId="2E4B2440" w14:textId="77777777" w:rsidR="00D85475" w:rsidRPr="00EC76D5" w:rsidRDefault="00D85475" w:rsidP="00F66472">
      <w:pPr>
        <w:pStyle w:val="Code"/>
        <w:rPr>
          <w:highlight w:val="white"/>
        </w:rPr>
      </w:pPr>
    </w:p>
    <w:p w14:paraId="39F8E406" w14:textId="5BCEF99F" w:rsidR="006048AF" w:rsidRPr="00EC76D5" w:rsidRDefault="006048AF" w:rsidP="00F66472">
      <w:pPr>
        <w:pStyle w:val="Code"/>
        <w:rPr>
          <w:highlight w:val="white"/>
        </w:rPr>
      </w:pPr>
      <w:r w:rsidRPr="00EC76D5">
        <w:rPr>
          <w:highlight w:val="white"/>
        </w:rPr>
        <w:t>int fputc(int i, FILE* stream) {</w:t>
      </w:r>
    </w:p>
    <w:p w14:paraId="1C509751" w14:textId="77777777" w:rsidR="006048AF" w:rsidRPr="00EC76D5" w:rsidRDefault="006048AF" w:rsidP="00F66472">
      <w:pPr>
        <w:pStyle w:val="Code"/>
        <w:rPr>
          <w:highlight w:val="white"/>
        </w:rPr>
      </w:pPr>
      <w:r w:rsidRPr="00EC76D5">
        <w:rPr>
          <w:highlight w:val="white"/>
        </w:rPr>
        <w:t xml:space="preserve">  g_outStatus = DEVICE;</w:t>
      </w:r>
    </w:p>
    <w:p w14:paraId="5AC9CFCC" w14:textId="77777777" w:rsidR="006048AF" w:rsidRPr="00EC76D5" w:rsidRDefault="006048AF" w:rsidP="00F66472">
      <w:pPr>
        <w:pStyle w:val="Code"/>
        <w:rPr>
          <w:highlight w:val="white"/>
        </w:rPr>
      </w:pPr>
      <w:r w:rsidRPr="00EC76D5">
        <w:rPr>
          <w:highlight w:val="white"/>
        </w:rPr>
        <w:t xml:space="preserve">  g_outDevice = (void*) stream;</w:t>
      </w:r>
    </w:p>
    <w:p w14:paraId="0B35A8FE" w14:textId="77777777" w:rsidR="006048AF" w:rsidRPr="00EC76D5" w:rsidRDefault="006048AF" w:rsidP="00F66472">
      <w:pPr>
        <w:pStyle w:val="Code"/>
        <w:rPr>
          <w:highlight w:val="white"/>
        </w:rPr>
      </w:pPr>
      <w:r w:rsidRPr="00EC76D5">
        <w:rPr>
          <w:highlight w:val="white"/>
        </w:rPr>
        <w:lastRenderedPageBreak/>
        <w:t xml:space="preserve">  printChar((char) i);</w:t>
      </w:r>
    </w:p>
    <w:p w14:paraId="24A0D09F" w14:textId="77777777" w:rsidR="006048AF" w:rsidRPr="00EC76D5" w:rsidRDefault="006048AF" w:rsidP="00F66472">
      <w:pPr>
        <w:pStyle w:val="Code"/>
        <w:rPr>
          <w:highlight w:val="white"/>
        </w:rPr>
      </w:pPr>
      <w:r w:rsidRPr="00EC76D5">
        <w:rPr>
          <w:highlight w:val="white"/>
        </w:rPr>
        <w:t xml:space="preserve">  return 1;</w:t>
      </w:r>
    </w:p>
    <w:p w14:paraId="48702E04" w14:textId="77777777" w:rsidR="006048AF" w:rsidRPr="00EC76D5" w:rsidRDefault="006048AF" w:rsidP="00F66472">
      <w:pPr>
        <w:pStyle w:val="Code"/>
        <w:rPr>
          <w:highlight w:val="white"/>
        </w:rPr>
      </w:pPr>
      <w:r w:rsidRPr="00EC76D5">
        <w:rPr>
          <w:highlight w:val="white"/>
        </w:rPr>
        <w:t>}</w:t>
      </w:r>
    </w:p>
    <w:p w14:paraId="12A22985" w14:textId="77777777" w:rsidR="006048AF" w:rsidRPr="00EC76D5" w:rsidRDefault="006048AF" w:rsidP="00F66472">
      <w:pPr>
        <w:pStyle w:val="Code"/>
        <w:rPr>
          <w:highlight w:val="white"/>
        </w:rPr>
      </w:pPr>
    </w:p>
    <w:p w14:paraId="721F9387" w14:textId="77777777" w:rsidR="006048AF" w:rsidRPr="00EC76D5" w:rsidRDefault="006048AF" w:rsidP="00F66472">
      <w:pPr>
        <w:pStyle w:val="Code"/>
        <w:rPr>
          <w:highlight w:val="white"/>
        </w:rPr>
      </w:pPr>
      <w:r w:rsidRPr="00EC76D5">
        <w:rPr>
          <w:highlight w:val="white"/>
        </w:rPr>
        <w:t>int putchar(int i) {</w:t>
      </w:r>
    </w:p>
    <w:p w14:paraId="406B956F" w14:textId="77777777" w:rsidR="006048AF" w:rsidRPr="00EC76D5" w:rsidRDefault="006048AF" w:rsidP="00F66472">
      <w:pPr>
        <w:pStyle w:val="Code"/>
        <w:rPr>
          <w:highlight w:val="white"/>
        </w:rPr>
      </w:pPr>
      <w:r w:rsidRPr="00EC76D5">
        <w:rPr>
          <w:highlight w:val="white"/>
        </w:rPr>
        <w:t xml:space="preserve">  g_outStatus = DEVICE;</w:t>
      </w:r>
    </w:p>
    <w:p w14:paraId="7A5092AC" w14:textId="77777777" w:rsidR="006048AF" w:rsidRPr="00EC76D5" w:rsidRDefault="006048AF" w:rsidP="00F66472">
      <w:pPr>
        <w:pStyle w:val="Code"/>
        <w:rPr>
          <w:highlight w:val="white"/>
        </w:rPr>
      </w:pPr>
      <w:r w:rsidRPr="00EC76D5">
        <w:rPr>
          <w:highlight w:val="white"/>
        </w:rPr>
        <w:t xml:space="preserve">  g_outDevice = (void*) stdout;</w:t>
      </w:r>
    </w:p>
    <w:p w14:paraId="0017B80A" w14:textId="77777777" w:rsidR="006048AF" w:rsidRPr="00EC76D5" w:rsidRDefault="006048AF" w:rsidP="00F66472">
      <w:pPr>
        <w:pStyle w:val="Code"/>
        <w:rPr>
          <w:highlight w:val="white"/>
        </w:rPr>
      </w:pPr>
      <w:r w:rsidRPr="00EC76D5">
        <w:rPr>
          <w:highlight w:val="white"/>
        </w:rPr>
        <w:t xml:space="preserve">  printChar((char) i);</w:t>
      </w:r>
    </w:p>
    <w:p w14:paraId="28FC0C4F" w14:textId="77777777" w:rsidR="006048AF" w:rsidRPr="00EC76D5" w:rsidRDefault="006048AF" w:rsidP="00F66472">
      <w:pPr>
        <w:pStyle w:val="Code"/>
        <w:rPr>
          <w:highlight w:val="white"/>
        </w:rPr>
      </w:pPr>
      <w:r w:rsidRPr="00EC76D5">
        <w:rPr>
          <w:highlight w:val="white"/>
        </w:rPr>
        <w:t xml:space="preserve">  return 1;</w:t>
      </w:r>
    </w:p>
    <w:p w14:paraId="687100C6" w14:textId="77777777" w:rsidR="006048AF" w:rsidRPr="00EC76D5" w:rsidRDefault="006048AF" w:rsidP="00F66472">
      <w:pPr>
        <w:pStyle w:val="Code"/>
        <w:rPr>
          <w:highlight w:val="white"/>
        </w:rPr>
      </w:pPr>
      <w:r w:rsidRPr="00EC76D5">
        <w:rPr>
          <w:highlight w:val="white"/>
        </w:rPr>
        <w:t>}</w:t>
      </w:r>
    </w:p>
    <w:p w14:paraId="5683E9CB" w14:textId="24EF1926" w:rsidR="006048AF" w:rsidRPr="00EC76D5" w:rsidRDefault="006048AF" w:rsidP="00F66472">
      <w:pPr>
        <w:pStyle w:val="Code"/>
      </w:pPr>
    </w:p>
    <w:p w14:paraId="4DD1BDB8" w14:textId="77777777" w:rsidR="0024176F" w:rsidRPr="00EC76D5" w:rsidRDefault="0024176F" w:rsidP="00F66472">
      <w:pPr>
        <w:pStyle w:val="Code"/>
        <w:rPr>
          <w:highlight w:val="white"/>
        </w:rPr>
      </w:pPr>
      <w:r w:rsidRPr="00EC76D5">
        <w:rPr>
          <w:highlight w:val="white"/>
        </w:rPr>
        <w:t>void printChar(char c) {</w:t>
      </w:r>
    </w:p>
    <w:p w14:paraId="61488AD6" w14:textId="77777777" w:rsidR="0024176F" w:rsidRPr="00EC76D5" w:rsidRDefault="0024176F" w:rsidP="00F66472">
      <w:pPr>
        <w:pStyle w:val="Code"/>
        <w:rPr>
          <w:highlight w:val="white"/>
        </w:rPr>
      </w:pPr>
      <w:r w:rsidRPr="00EC76D5">
        <w:rPr>
          <w:highlight w:val="white"/>
        </w:rPr>
        <w:t xml:space="preserve">  int handle;</w:t>
      </w:r>
    </w:p>
    <w:p w14:paraId="370320D7" w14:textId="77777777" w:rsidR="0024176F" w:rsidRPr="00EC76D5" w:rsidRDefault="0024176F" w:rsidP="00F66472">
      <w:pPr>
        <w:pStyle w:val="Code"/>
        <w:rPr>
          <w:highlight w:val="white"/>
        </w:rPr>
      </w:pPr>
      <w:r w:rsidRPr="00EC76D5">
        <w:rPr>
          <w:highlight w:val="white"/>
        </w:rPr>
        <w:t xml:space="preserve">  char* outString;</w:t>
      </w:r>
    </w:p>
    <w:p w14:paraId="0E0F9D91" w14:textId="77777777" w:rsidR="0024176F" w:rsidRPr="00EC76D5" w:rsidRDefault="0024176F" w:rsidP="00F66472">
      <w:pPr>
        <w:pStyle w:val="Code"/>
        <w:rPr>
          <w:highlight w:val="white"/>
        </w:rPr>
      </w:pPr>
    </w:p>
    <w:p w14:paraId="081C85C4" w14:textId="77777777" w:rsidR="0024176F" w:rsidRPr="00EC76D5" w:rsidRDefault="0024176F" w:rsidP="00F66472">
      <w:pPr>
        <w:pStyle w:val="Code"/>
        <w:rPr>
          <w:highlight w:val="white"/>
        </w:rPr>
      </w:pPr>
      <w:r w:rsidRPr="00EC76D5">
        <w:rPr>
          <w:highlight w:val="white"/>
        </w:rPr>
        <w:t xml:space="preserve">  switch (g_outStatus) {</w:t>
      </w:r>
    </w:p>
    <w:p w14:paraId="49446B9F" w14:textId="77777777" w:rsidR="0024176F" w:rsidRPr="00EC76D5" w:rsidRDefault="0024176F" w:rsidP="00F66472">
      <w:pPr>
        <w:pStyle w:val="Code"/>
        <w:rPr>
          <w:highlight w:val="white"/>
        </w:rPr>
      </w:pPr>
      <w:r w:rsidRPr="00EC76D5">
        <w:rPr>
          <w:highlight w:val="white"/>
        </w:rPr>
        <w:t xml:space="preserve">    case DEVICE: {</w:t>
      </w:r>
    </w:p>
    <w:p w14:paraId="60E18E2C" w14:textId="77777777" w:rsidR="0024176F" w:rsidRPr="00EC76D5" w:rsidRDefault="0024176F" w:rsidP="00F66472">
      <w:pPr>
        <w:pStyle w:val="Code"/>
        <w:rPr>
          <w:highlight w:val="white"/>
        </w:rPr>
      </w:pPr>
      <w:r w:rsidRPr="00EC76D5">
        <w:rPr>
          <w:highlight w:val="white"/>
        </w:rPr>
        <w:t xml:space="preserve">        FILE* stream = (FILE*) g_outDevice;</w:t>
      </w:r>
    </w:p>
    <w:p w14:paraId="48181EE7" w14:textId="77777777" w:rsidR="0024176F" w:rsidRPr="00EC76D5" w:rsidRDefault="0024176F" w:rsidP="00F66472">
      <w:pPr>
        <w:pStyle w:val="Code"/>
        <w:rPr>
          <w:highlight w:val="white"/>
        </w:rPr>
      </w:pPr>
      <w:r w:rsidRPr="00EC76D5">
        <w:rPr>
          <w:highlight w:val="white"/>
        </w:rPr>
        <w:t xml:space="preserve">        handle = stream-&gt;handle;</w:t>
      </w:r>
    </w:p>
    <w:p w14:paraId="6066537D" w14:textId="77777777" w:rsidR="0024176F" w:rsidRPr="00EC76D5" w:rsidRDefault="0024176F" w:rsidP="00F66472">
      <w:pPr>
        <w:pStyle w:val="Code"/>
        <w:rPr>
          <w:highlight w:val="white"/>
        </w:rPr>
      </w:pPr>
    </w:p>
    <w:p w14:paraId="509DDEDE" w14:textId="77777777" w:rsidR="0024176F" w:rsidRPr="00EC76D5" w:rsidRDefault="0024176F" w:rsidP="00F66472">
      <w:pPr>
        <w:pStyle w:val="Code"/>
        <w:rPr>
          <w:highlight w:val="white"/>
        </w:rPr>
      </w:pPr>
      <w:r w:rsidRPr="00EC76D5">
        <w:rPr>
          <w:highlight w:val="white"/>
        </w:rPr>
        <w:t xml:space="preserve">        load_register(ah, 0x40s);</w:t>
      </w:r>
    </w:p>
    <w:p w14:paraId="537BB92C" w14:textId="77777777" w:rsidR="0024176F" w:rsidRPr="00EC76D5" w:rsidRDefault="0024176F" w:rsidP="00F66472">
      <w:pPr>
        <w:pStyle w:val="Code"/>
        <w:rPr>
          <w:highlight w:val="white"/>
        </w:rPr>
      </w:pPr>
      <w:r w:rsidRPr="00EC76D5">
        <w:rPr>
          <w:highlight w:val="white"/>
        </w:rPr>
        <w:t xml:space="preserve">        load_register(bx, handle);</w:t>
      </w:r>
    </w:p>
    <w:p w14:paraId="4C7BB49C" w14:textId="77777777" w:rsidR="0024176F" w:rsidRPr="00EC76D5" w:rsidRDefault="0024176F" w:rsidP="00F66472">
      <w:pPr>
        <w:pStyle w:val="Code"/>
        <w:rPr>
          <w:highlight w:val="white"/>
        </w:rPr>
      </w:pPr>
      <w:r w:rsidRPr="00EC76D5">
        <w:rPr>
          <w:highlight w:val="white"/>
        </w:rPr>
        <w:t xml:space="preserve">        load_register(cx, 1);</w:t>
      </w:r>
    </w:p>
    <w:p w14:paraId="40CCA687" w14:textId="77777777" w:rsidR="0024176F" w:rsidRPr="00EC76D5" w:rsidRDefault="0024176F" w:rsidP="00F66472">
      <w:pPr>
        <w:pStyle w:val="Code"/>
        <w:rPr>
          <w:highlight w:val="white"/>
        </w:rPr>
      </w:pPr>
      <w:r w:rsidRPr="00EC76D5">
        <w:rPr>
          <w:highlight w:val="white"/>
        </w:rPr>
        <w:t xml:space="preserve">        load_register(dx, &amp;c);</w:t>
      </w:r>
    </w:p>
    <w:p w14:paraId="061D6B6D" w14:textId="77777777" w:rsidR="0024176F" w:rsidRPr="00EC76D5" w:rsidRDefault="0024176F" w:rsidP="00F66472">
      <w:pPr>
        <w:pStyle w:val="Code"/>
        <w:rPr>
          <w:highlight w:val="white"/>
        </w:rPr>
      </w:pPr>
      <w:r w:rsidRPr="00EC76D5">
        <w:rPr>
          <w:highlight w:val="white"/>
        </w:rPr>
        <w:t xml:space="preserve">        interrupt(0x21s);</w:t>
      </w:r>
    </w:p>
    <w:p w14:paraId="31AEFB08" w14:textId="77777777" w:rsidR="0024176F" w:rsidRPr="00EC76D5" w:rsidRDefault="0024176F" w:rsidP="00F66472">
      <w:pPr>
        <w:pStyle w:val="Code"/>
        <w:rPr>
          <w:highlight w:val="white"/>
        </w:rPr>
      </w:pPr>
      <w:r w:rsidRPr="00EC76D5">
        <w:rPr>
          <w:highlight w:val="white"/>
        </w:rPr>
        <w:t xml:space="preserve">        ++g_outChars;</w:t>
      </w:r>
    </w:p>
    <w:p w14:paraId="20E131DB" w14:textId="77777777" w:rsidR="0024176F" w:rsidRPr="00EC76D5" w:rsidRDefault="0024176F" w:rsidP="00F66472">
      <w:pPr>
        <w:pStyle w:val="Code"/>
        <w:rPr>
          <w:highlight w:val="white"/>
        </w:rPr>
      </w:pPr>
      <w:r w:rsidRPr="00EC76D5">
        <w:rPr>
          <w:highlight w:val="white"/>
        </w:rPr>
        <w:t xml:space="preserve">        break;</w:t>
      </w:r>
    </w:p>
    <w:p w14:paraId="7A427120" w14:textId="77777777" w:rsidR="0024176F" w:rsidRPr="00EC76D5" w:rsidRDefault="0024176F" w:rsidP="00F66472">
      <w:pPr>
        <w:pStyle w:val="Code"/>
        <w:rPr>
          <w:highlight w:val="white"/>
        </w:rPr>
      </w:pPr>
      <w:r w:rsidRPr="00EC76D5">
        <w:rPr>
          <w:highlight w:val="white"/>
        </w:rPr>
        <w:t xml:space="preserve">      }</w:t>
      </w:r>
    </w:p>
    <w:p w14:paraId="61FADF45" w14:textId="77777777" w:rsidR="0024176F" w:rsidRPr="00EC76D5" w:rsidRDefault="0024176F" w:rsidP="00F66472">
      <w:pPr>
        <w:pStyle w:val="Code"/>
        <w:rPr>
          <w:highlight w:val="white"/>
        </w:rPr>
      </w:pPr>
    </w:p>
    <w:p w14:paraId="705443A3" w14:textId="77777777" w:rsidR="0024176F" w:rsidRPr="00EC76D5" w:rsidRDefault="0024176F" w:rsidP="00F66472">
      <w:pPr>
        <w:pStyle w:val="Code"/>
        <w:rPr>
          <w:highlight w:val="white"/>
        </w:rPr>
      </w:pPr>
      <w:r w:rsidRPr="00EC76D5">
        <w:rPr>
          <w:highlight w:val="white"/>
        </w:rPr>
        <w:t xml:space="preserve">    case STRING: {</w:t>
      </w:r>
    </w:p>
    <w:p w14:paraId="6BB3C1CB" w14:textId="77777777" w:rsidR="0024176F" w:rsidRPr="00EC76D5" w:rsidRDefault="0024176F" w:rsidP="00F66472">
      <w:pPr>
        <w:pStyle w:val="Code"/>
        <w:rPr>
          <w:highlight w:val="white"/>
        </w:rPr>
      </w:pPr>
      <w:r w:rsidRPr="00EC76D5">
        <w:rPr>
          <w:highlight w:val="white"/>
        </w:rPr>
        <w:t xml:space="preserve">        outString = (char*) g_outDevice;</w:t>
      </w:r>
    </w:p>
    <w:p w14:paraId="6A1E7311" w14:textId="77777777" w:rsidR="0024176F" w:rsidRPr="00EC76D5" w:rsidRDefault="0024176F" w:rsidP="00F66472">
      <w:pPr>
        <w:pStyle w:val="Code"/>
        <w:rPr>
          <w:highlight w:val="white"/>
        </w:rPr>
      </w:pPr>
      <w:r w:rsidRPr="00EC76D5">
        <w:rPr>
          <w:highlight w:val="white"/>
        </w:rPr>
        <w:t xml:space="preserve">        outString[g_outChars++] = c;</w:t>
      </w:r>
    </w:p>
    <w:p w14:paraId="2D3149CA" w14:textId="77777777" w:rsidR="0024176F" w:rsidRPr="00EC76D5" w:rsidRDefault="0024176F" w:rsidP="00F66472">
      <w:pPr>
        <w:pStyle w:val="Code"/>
        <w:rPr>
          <w:highlight w:val="white"/>
        </w:rPr>
      </w:pPr>
      <w:r w:rsidRPr="00EC76D5">
        <w:rPr>
          <w:highlight w:val="white"/>
        </w:rPr>
        <w:t xml:space="preserve">      }</w:t>
      </w:r>
    </w:p>
    <w:p w14:paraId="56E89276" w14:textId="77777777" w:rsidR="0024176F" w:rsidRPr="00EC76D5" w:rsidRDefault="0024176F" w:rsidP="00F66472">
      <w:pPr>
        <w:pStyle w:val="Code"/>
        <w:rPr>
          <w:highlight w:val="white"/>
        </w:rPr>
      </w:pPr>
      <w:r w:rsidRPr="00EC76D5">
        <w:rPr>
          <w:highlight w:val="white"/>
        </w:rPr>
        <w:t xml:space="preserve">      break;</w:t>
      </w:r>
    </w:p>
    <w:p w14:paraId="3347AF08" w14:textId="77777777" w:rsidR="0024176F" w:rsidRPr="00EC76D5" w:rsidRDefault="0024176F" w:rsidP="00F66472">
      <w:pPr>
        <w:pStyle w:val="Code"/>
        <w:rPr>
          <w:highlight w:val="white"/>
        </w:rPr>
      </w:pPr>
    </w:p>
    <w:p w14:paraId="60128A8A" w14:textId="77777777" w:rsidR="0024176F" w:rsidRPr="00EC76D5" w:rsidRDefault="0024176F" w:rsidP="00F66472">
      <w:pPr>
        <w:pStyle w:val="Code"/>
        <w:rPr>
          <w:highlight w:val="white"/>
        </w:rPr>
      </w:pPr>
      <w:r w:rsidRPr="00EC76D5">
        <w:rPr>
          <w:highlight w:val="white"/>
        </w:rPr>
        <w:t xml:space="preserve">    case BLANK:</w:t>
      </w:r>
    </w:p>
    <w:p w14:paraId="4259B8A8" w14:textId="77777777" w:rsidR="0024176F" w:rsidRPr="00EC76D5" w:rsidRDefault="0024176F" w:rsidP="00F66472">
      <w:pPr>
        <w:pStyle w:val="Code"/>
        <w:rPr>
          <w:highlight w:val="white"/>
        </w:rPr>
      </w:pPr>
      <w:r w:rsidRPr="00EC76D5">
        <w:rPr>
          <w:highlight w:val="white"/>
        </w:rPr>
        <w:t xml:space="preserve">      g_outChars++;</w:t>
      </w:r>
    </w:p>
    <w:p w14:paraId="070DEDC9" w14:textId="77777777" w:rsidR="0024176F" w:rsidRPr="00EC76D5" w:rsidRDefault="0024176F" w:rsidP="00F66472">
      <w:pPr>
        <w:pStyle w:val="Code"/>
        <w:rPr>
          <w:highlight w:val="white"/>
        </w:rPr>
      </w:pPr>
      <w:r w:rsidRPr="00EC76D5">
        <w:rPr>
          <w:highlight w:val="white"/>
        </w:rPr>
        <w:t xml:space="preserve">      break;</w:t>
      </w:r>
    </w:p>
    <w:p w14:paraId="3C67E8F3" w14:textId="77777777" w:rsidR="0024176F" w:rsidRPr="00EC76D5" w:rsidRDefault="0024176F" w:rsidP="00F66472">
      <w:pPr>
        <w:pStyle w:val="Code"/>
        <w:rPr>
          <w:highlight w:val="white"/>
        </w:rPr>
      </w:pPr>
      <w:r w:rsidRPr="00EC76D5">
        <w:rPr>
          <w:highlight w:val="white"/>
        </w:rPr>
        <w:t xml:space="preserve">  }</w:t>
      </w:r>
    </w:p>
    <w:p w14:paraId="79607D34" w14:textId="77777777" w:rsidR="0024176F" w:rsidRPr="00EC76D5" w:rsidRDefault="0024176F" w:rsidP="00F66472">
      <w:pPr>
        <w:pStyle w:val="Code"/>
        <w:rPr>
          <w:highlight w:val="white"/>
        </w:rPr>
      </w:pPr>
      <w:r w:rsidRPr="00EC76D5">
        <w:rPr>
          <w:highlight w:val="white"/>
        </w:rPr>
        <w:t>}</w:t>
      </w:r>
    </w:p>
    <w:p w14:paraId="05B0264F" w14:textId="77777777" w:rsidR="0024176F" w:rsidRPr="00EC76D5" w:rsidRDefault="0024176F" w:rsidP="00F66472">
      <w:pPr>
        <w:pStyle w:val="Code"/>
        <w:rPr>
          <w:highlight w:val="white"/>
        </w:rPr>
      </w:pPr>
    </w:p>
    <w:p w14:paraId="51BA6643" w14:textId="77777777" w:rsidR="0024176F" w:rsidRPr="00EC76D5" w:rsidRDefault="0024176F" w:rsidP="00F66472">
      <w:pPr>
        <w:pStyle w:val="Code"/>
        <w:rPr>
          <w:highlight w:val="white"/>
        </w:rPr>
      </w:pPr>
      <w:r w:rsidRPr="00EC76D5">
        <w:rPr>
          <w:highlight w:val="white"/>
        </w:rPr>
        <w:t>void printString(char* s, int precision) {</w:t>
      </w:r>
    </w:p>
    <w:p w14:paraId="76F1EFB4" w14:textId="77777777" w:rsidR="0024176F" w:rsidRPr="00EC76D5" w:rsidRDefault="0024176F" w:rsidP="00F66472">
      <w:pPr>
        <w:pStyle w:val="Code"/>
        <w:rPr>
          <w:highlight w:val="white"/>
        </w:rPr>
      </w:pPr>
      <w:r w:rsidRPr="00EC76D5">
        <w:rPr>
          <w:highlight w:val="white"/>
        </w:rPr>
        <w:t xml:space="preserve">  if (s != NULL) {</w:t>
      </w:r>
    </w:p>
    <w:p w14:paraId="3A85C4A7" w14:textId="77777777" w:rsidR="0024176F" w:rsidRPr="00EC76D5" w:rsidRDefault="0024176F" w:rsidP="00F66472">
      <w:pPr>
        <w:pStyle w:val="Code"/>
        <w:rPr>
          <w:highlight w:val="white"/>
        </w:rPr>
      </w:pPr>
      <w:r w:rsidRPr="00EC76D5">
        <w:rPr>
          <w:highlight w:val="white"/>
        </w:rPr>
        <w:t xml:space="preserve">    int index;</w:t>
      </w:r>
    </w:p>
    <w:p w14:paraId="38D602AD" w14:textId="77777777" w:rsidR="0024176F" w:rsidRPr="00EC76D5" w:rsidRDefault="0024176F" w:rsidP="00F66472">
      <w:pPr>
        <w:pStyle w:val="Code"/>
        <w:rPr>
          <w:highlight w:val="white"/>
        </w:rPr>
      </w:pPr>
    </w:p>
    <w:p w14:paraId="05316FAF" w14:textId="77777777" w:rsidR="0024176F" w:rsidRPr="00EC76D5" w:rsidRDefault="0024176F" w:rsidP="00F66472">
      <w:pPr>
        <w:pStyle w:val="Code"/>
        <w:rPr>
          <w:highlight w:val="white"/>
        </w:rPr>
      </w:pPr>
      <w:r w:rsidRPr="00EC76D5">
        <w:rPr>
          <w:highlight w:val="white"/>
        </w:rPr>
        <w:t xml:space="preserve">    if (precision == 0) {</w:t>
      </w:r>
    </w:p>
    <w:p w14:paraId="54962EF7" w14:textId="77777777" w:rsidR="0024176F" w:rsidRPr="00EC76D5" w:rsidRDefault="0024176F" w:rsidP="00F66472">
      <w:pPr>
        <w:pStyle w:val="Code"/>
        <w:rPr>
          <w:highlight w:val="white"/>
        </w:rPr>
      </w:pPr>
      <w:r w:rsidRPr="00EC76D5">
        <w:rPr>
          <w:highlight w:val="white"/>
        </w:rPr>
        <w:t xml:space="preserve">      for (index = 0; s[index] != '\0'; ++index) {</w:t>
      </w:r>
    </w:p>
    <w:p w14:paraId="2094A1E2" w14:textId="77777777" w:rsidR="0024176F" w:rsidRPr="00EC76D5" w:rsidRDefault="0024176F" w:rsidP="00F66472">
      <w:pPr>
        <w:pStyle w:val="Code"/>
        <w:rPr>
          <w:highlight w:val="white"/>
        </w:rPr>
      </w:pPr>
      <w:r w:rsidRPr="00EC76D5">
        <w:rPr>
          <w:highlight w:val="white"/>
        </w:rPr>
        <w:t xml:space="preserve">        printChar(s[index]);</w:t>
      </w:r>
    </w:p>
    <w:p w14:paraId="01132104" w14:textId="77777777" w:rsidR="0024176F" w:rsidRPr="00EC76D5" w:rsidRDefault="0024176F" w:rsidP="00F66472">
      <w:pPr>
        <w:pStyle w:val="Code"/>
        <w:rPr>
          <w:highlight w:val="white"/>
        </w:rPr>
      </w:pPr>
      <w:r w:rsidRPr="00EC76D5">
        <w:rPr>
          <w:highlight w:val="white"/>
        </w:rPr>
        <w:t xml:space="preserve">      }</w:t>
      </w:r>
    </w:p>
    <w:p w14:paraId="55E6359F" w14:textId="77777777" w:rsidR="0024176F" w:rsidRPr="00EC76D5" w:rsidRDefault="0024176F" w:rsidP="00F66472">
      <w:pPr>
        <w:pStyle w:val="Code"/>
        <w:rPr>
          <w:highlight w:val="white"/>
        </w:rPr>
      </w:pPr>
      <w:r w:rsidRPr="00EC76D5">
        <w:rPr>
          <w:highlight w:val="white"/>
        </w:rPr>
        <w:t xml:space="preserve">    }</w:t>
      </w:r>
    </w:p>
    <w:p w14:paraId="7BA4042E" w14:textId="77777777" w:rsidR="0024176F" w:rsidRPr="00EC76D5" w:rsidRDefault="0024176F" w:rsidP="00F66472">
      <w:pPr>
        <w:pStyle w:val="Code"/>
        <w:rPr>
          <w:highlight w:val="white"/>
        </w:rPr>
      </w:pPr>
      <w:r w:rsidRPr="00EC76D5">
        <w:rPr>
          <w:highlight w:val="white"/>
        </w:rPr>
        <w:t xml:space="preserve">    else {</w:t>
      </w:r>
    </w:p>
    <w:p w14:paraId="5E4141D5" w14:textId="77777777" w:rsidR="0024176F" w:rsidRPr="00EC76D5" w:rsidRDefault="0024176F" w:rsidP="00F66472">
      <w:pPr>
        <w:pStyle w:val="Code"/>
        <w:rPr>
          <w:highlight w:val="white"/>
        </w:rPr>
      </w:pPr>
      <w:r w:rsidRPr="00EC76D5">
        <w:rPr>
          <w:highlight w:val="white"/>
        </w:rPr>
        <w:t xml:space="preserve">      for (index = 0; (precision-- &gt; 0) &amp;&amp; (s[index] != '\0'); ++index) {</w:t>
      </w:r>
    </w:p>
    <w:p w14:paraId="08878297" w14:textId="77777777" w:rsidR="0024176F" w:rsidRPr="00EC76D5" w:rsidRDefault="0024176F" w:rsidP="00F66472">
      <w:pPr>
        <w:pStyle w:val="Code"/>
        <w:rPr>
          <w:highlight w:val="white"/>
        </w:rPr>
      </w:pPr>
      <w:r w:rsidRPr="00EC76D5">
        <w:rPr>
          <w:highlight w:val="white"/>
        </w:rPr>
        <w:t xml:space="preserve">        printChar(s[index]);</w:t>
      </w:r>
    </w:p>
    <w:p w14:paraId="51A99825" w14:textId="77777777" w:rsidR="0024176F" w:rsidRPr="00EC76D5" w:rsidRDefault="0024176F" w:rsidP="00F66472">
      <w:pPr>
        <w:pStyle w:val="Code"/>
        <w:rPr>
          <w:highlight w:val="white"/>
        </w:rPr>
      </w:pPr>
      <w:r w:rsidRPr="00EC76D5">
        <w:rPr>
          <w:highlight w:val="white"/>
        </w:rPr>
        <w:t xml:space="preserve">      }</w:t>
      </w:r>
    </w:p>
    <w:p w14:paraId="723EB39B" w14:textId="77777777" w:rsidR="0024176F" w:rsidRPr="00EC76D5" w:rsidRDefault="0024176F" w:rsidP="00F66472">
      <w:pPr>
        <w:pStyle w:val="Code"/>
        <w:rPr>
          <w:highlight w:val="white"/>
        </w:rPr>
      </w:pPr>
      <w:r w:rsidRPr="00EC76D5">
        <w:rPr>
          <w:highlight w:val="white"/>
        </w:rPr>
        <w:t xml:space="preserve">    }</w:t>
      </w:r>
    </w:p>
    <w:p w14:paraId="6A7D3E49" w14:textId="77777777" w:rsidR="0024176F" w:rsidRPr="00EC76D5" w:rsidRDefault="0024176F" w:rsidP="00F66472">
      <w:pPr>
        <w:pStyle w:val="Code"/>
        <w:rPr>
          <w:highlight w:val="white"/>
        </w:rPr>
      </w:pPr>
      <w:r w:rsidRPr="00EC76D5">
        <w:rPr>
          <w:highlight w:val="white"/>
        </w:rPr>
        <w:t xml:space="preserve">  }</w:t>
      </w:r>
    </w:p>
    <w:p w14:paraId="61CB75D2" w14:textId="77777777" w:rsidR="0024176F" w:rsidRPr="00EC76D5" w:rsidRDefault="0024176F" w:rsidP="00F66472">
      <w:pPr>
        <w:pStyle w:val="Code"/>
        <w:rPr>
          <w:highlight w:val="white"/>
        </w:rPr>
      </w:pPr>
      <w:r w:rsidRPr="00EC76D5">
        <w:rPr>
          <w:highlight w:val="white"/>
        </w:rPr>
        <w:t xml:space="preserve">  else {</w:t>
      </w:r>
    </w:p>
    <w:p w14:paraId="5573EA6E" w14:textId="77777777" w:rsidR="0024176F" w:rsidRPr="00EC76D5" w:rsidRDefault="0024176F" w:rsidP="00F66472">
      <w:pPr>
        <w:pStyle w:val="Code"/>
        <w:rPr>
          <w:highlight w:val="white"/>
        </w:rPr>
      </w:pPr>
      <w:r w:rsidRPr="00EC76D5">
        <w:rPr>
          <w:highlight w:val="white"/>
        </w:rPr>
        <w:lastRenderedPageBreak/>
        <w:t xml:space="preserve">    printChar('&lt;');</w:t>
      </w:r>
    </w:p>
    <w:p w14:paraId="5AF56270" w14:textId="77777777" w:rsidR="0024176F" w:rsidRPr="00EC76D5" w:rsidRDefault="0024176F" w:rsidP="00F66472">
      <w:pPr>
        <w:pStyle w:val="Code"/>
        <w:rPr>
          <w:highlight w:val="white"/>
        </w:rPr>
      </w:pPr>
      <w:r w:rsidRPr="00EC76D5">
        <w:rPr>
          <w:highlight w:val="white"/>
        </w:rPr>
        <w:t xml:space="preserve">    printChar('N');</w:t>
      </w:r>
    </w:p>
    <w:p w14:paraId="12CE52C9" w14:textId="77777777" w:rsidR="0024176F" w:rsidRPr="00EC76D5" w:rsidRDefault="0024176F" w:rsidP="00F66472">
      <w:pPr>
        <w:pStyle w:val="Code"/>
        <w:rPr>
          <w:highlight w:val="white"/>
        </w:rPr>
      </w:pPr>
      <w:r w:rsidRPr="00EC76D5">
        <w:rPr>
          <w:highlight w:val="white"/>
        </w:rPr>
        <w:t xml:space="preserve">    printChar('U');</w:t>
      </w:r>
    </w:p>
    <w:p w14:paraId="104A924F" w14:textId="77777777" w:rsidR="0024176F" w:rsidRPr="00EC76D5" w:rsidRDefault="0024176F" w:rsidP="00F66472">
      <w:pPr>
        <w:pStyle w:val="Code"/>
        <w:rPr>
          <w:highlight w:val="white"/>
        </w:rPr>
      </w:pPr>
      <w:r w:rsidRPr="00EC76D5">
        <w:rPr>
          <w:highlight w:val="white"/>
        </w:rPr>
        <w:t xml:space="preserve">    printChar('L');</w:t>
      </w:r>
    </w:p>
    <w:p w14:paraId="17DB9766" w14:textId="77777777" w:rsidR="0024176F" w:rsidRPr="00EC76D5" w:rsidRDefault="0024176F" w:rsidP="00F66472">
      <w:pPr>
        <w:pStyle w:val="Code"/>
        <w:rPr>
          <w:highlight w:val="white"/>
        </w:rPr>
      </w:pPr>
      <w:r w:rsidRPr="00EC76D5">
        <w:rPr>
          <w:highlight w:val="white"/>
        </w:rPr>
        <w:t xml:space="preserve">    printChar('L');</w:t>
      </w:r>
    </w:p>
    <w:p w14:paraId="5E4BEE75" w14:textId="77777777" w:rsidR="0024176F" w:rsidRPr="00EC76D5" w:rsidRDefault="0024176F" w:rsidP="00F66472">
      <w:pPr>
        <w:pStyle w:val="Code"/>
        <w:rPr>
          <w:highlight w:val="white"/>
        </w:rPr>
      </w:pPr>
      <w:r w:rsidRPr="00EC76D5">
        <w:rPr>
          <w:highlight w:val="white"/>
        </w:rPr>
        <w:t xml:space="preserve">    printChar('&gt;');</w:t>
      </w:r>
    </w:p>
    <w:p w14:paraId="2207E682" w14:textId="77777777" w:rsidR="0024176F" w:rsidRPr="00EC76D5" w:rsidRDefault="0024176F" w:rsidP="00F66472">
      <w:pPr>
        <w:pStyle w:val="Code"/>
        <w:rPr>
          <w:highlight w:val="white"/>
        </w:rPr>
      </w:pPr>
      <w:r w:rsidRPr="00EC76D5">
        <w:rPr>
          <w:highlight w:val="white"/>
        </w:rPr>
        <w:t xml:space="preserve">  }</w:t>
      </w:r>
    </w:p>
    <w:p w14:paraId="2422C133" w14:textId="77777777" w:rsidR="0024176F" w:rsidRPr="00EC76D5" w:rsidRDefault="0024176F" w:rsidP="00F66472">
      <w:pPr>
        <w:pStyle w:val="Code"/>
        <w:rPr>
          <w:highlight w:val="white"/>
        </w:rPr>
      </w:pPr>
      <w:r w:rsidRPr="00EC76D5">
        <w:rPr>
          <w:highlight w:val="white"/>
        </w:rPr>
        <w:t>}</w:t>
      </w:r>
    </w:p>
    <w:p w14:paraId="03A47E55" w14:textId="645A8F4D" w:rsidR="0024176F" w:rsidRPr="00EC76D5" w:rsidRDefault="0024176F" w:rsidP="00F66472">
      <w:pPr>
        <w:pStyle w:val="Code"/>
      </w:pPr>
    </w:p>
    <w:p w14:paraId="6F7305BE" w14:textId="77777777" w:rsidR="0024176F" w:rsidRPr="00EC76D5" w:rsidRDefault="0024176F" w:rsidP="00F66472">
      <w:pPr>
        <w:pStyle w:val="Code"/>
        <w:rPr>
          <w:highlight w:val="white"/>
        </w:rPr>
      </w:pPr>
      <w:r w:rsidRPr="00EC76D5">
        <w:rPr>
          <w:highlight w:val="white"/>
        </w:rPr>
        <w:t>void printLongIntRec(long longValue) {</w:t>
      </w:r>
    </w:p>
    <w:p w14:paraId="2AB041B0" w14:textId="77777777" w:rsidR="0024176F" w:rsidRPr="00EC76D5" w:rsidRDefault="0024176F" w:rsidP="00F66472">
      <w:pPr>
        <w:pStyle w:val="Code"/>
        <w:rPr>
          <w:highlight w:val="white"/>
        </w:rPr>
      </w:pPr>
      <w:r w:rsidRPr="00EC76D5">
        <w:rPr>
          <w:highlight w:val="white"/>
        </w:rPr>
        <w:t xml:space="preserve">  if (longValue != 0) {</w:t>
      </w:r>
    </w:p>
    <w:p w14:paraId="46D4B38F" w14:textId="77777777" w:rsidR="0024176F" w:rsidRPr="00EC76D5" w:rsidRDefault="0024176F" w:rsidP="00F66472">
      <w:pPr>
        <w:pStyle w:val="Code"/>
        <w:rPr>
          <w:highlight w:val="white"/>
        </w:rPr>
      </w:pPr>
      <w:r w:rsidRPr="00EC76D5">
        <w:rPr>
          <w:highlight w:val="white"/>
        </w:rPr>
        <w:t xml:space="preserve">    int digit = (int) (longValue % 10L);</w:t>
      </w:r>
    </w:p>
    <w:p w14:paraId="68F95EBF" w14:textId="77777777" w:rsidR="0024176F" w:rsidRPr="00EC76D5" w:rsidRDefault="0024176F" w:rsidP="00F66472">
      <w:pPr>
        <w:pStyle w:val="Code"/>
        <w:rPr>
          <w:highlight w:val="white"/>
        </w:rPr>
      </w:pPr>
      <w:r w:rsidRPr="00EC76D5">
        <w:rPr>
          <w:highlight w:val="white"/>
        </w:rPr>
        <w:t xml:space="preserve">    printLongIntRec(longValue / 10L);</w:t>
      </w:r>
    </w:p>
    <w:p w14:paraId="41B4B182" w14:textId="77777777" w:rsidR="0024176F" w:rsidRPr="00EC76D5" w:rsidRDefault="0024176F" w:rsidP="00F66472">
      <w:pPr>
        <w:pStyle w:val="Code"/>
        <w:rPr>
          <w:highlight w:val="white"/>
        </w:rPr>
      </w:pPr>
      <w:r w:rsidRPr="00EC76D5">
        <w:rPr>
          <w:highlight w:val="white"/>
        </w:rPr>
        <w:t xml:space="preserve">    printChar((char) (digit + '0'));</w:t>
      </w:r>
    </w:p>
    <w:p w14:paraId="4C0AA630" w14:textId="77777777" w:rsidR="0024176F" w:rsidRPr="00EC76D5" w:rsidRDefault="0024176F" w:rsidP="00F66472">
      <w:pPr>
        <w:pStyle w:val="Code"/>
        <w:rPr>
          <w:highlight w:val="white"/>
        </w:rPr>
      </w:pPr>
      <w:r w:rsidRPr="00EC76D5">
        <w:rPr>
          <w:highlight w:val="white"/>
        </w:rPr>
        <w:t xml:space="preserve">  }</w:t>
      </w:r>
    </w:p>
    <w:p w14:paraId="4F9650BC" w14:textId="77777777" w:rsidR="0024176F" w:rsidRPr="00EC76D5" w:rsidRDefault="0024176F" w:rsidP="00F66472">
      <w:pPr>
        <w:pStyle w:val="Code"/>
        <w:rPr>
          <w:highlight w:val="white"/>
        </w:rPr>
      </w:pPr>
      <w:r w:rsidRPr="00EC76D5">
        <w:rPr>
          <w:highlight w:val="white"/>
        </w:rPr>
        <w:t>}</w:t>
      </w:r>
    </w:p>
    <w:p w14:paraId="54A41935" w14:textId="77777777" w:rsidR="0024176F" w:rsidRPr="00EC76D5" w:rsidRDefault="0024176F" w:rsidP="00F66472">
      <w:pPr>
        <w:pStyle w:val="Code"/>
        <w:rPr>
          <w:highlight w:val="white"/>
        </w:rPr>
      </w:pPr>
    </w:p>
    <w:p w14:paraId="3667E916" w14:textId="77777777" w:rsidR="0024176F" w:rsidRPr="00EC76D5" w:rsidRDefault="0024176F" w:rsidP="00F66472">
      <w:pPr>
        <w:pStyle w:val="Code"/>
        <w:rPr>
          <w:highlight w:val="white"/>
        </w:rPr>
      </w:pPr>
      <w:r w:rsidRPr="00EC76D5">
        <w:rPr>
          <w:highlight w:val="white"/>
        </w:rPr>
        <w:t>void printLongInt(long longValue, BOOL plus, BOOL space) {</w:t>
      </w:r>
    </w:p>
    <w:p w14:paraId="4B65BADF" w14:textId="77777777" w:rsidR="0024176F" w:rsidRPr="00EC76D5" w:rsidRDefault="0024176F" w:rsidP="00F66472">
      <w:pPr>
        <w:pStyle w:val="Code"/>
        <w:rPr>
          <w:highlight w:val="white"/>
        </w:rPr>
      </w:pPr>
      <w:r w:rsidRPr="00EC76D5">
        <w:rPr>
          <w:highlight w:val="white"/>
        </w:rPr>
        <w:t xml:space="preserve">  if (longValue &lt; 0L) {</w:t>
      </w:r>
    </w:p>
    <w:p w14:paraId="18BEDA9A" w14:textId="77777777" w:rsidR="0024176F" w:rsidRPr="00EC76D5" w:rsidRDefault="0024176F" w:rsidP="00F66472">
      <w:pPr>
        <w:pStyle w:val="Code"/>
        <w:rPr>
          <w:highlight w:val="white"/>
        </w:rPr>
      </w:pPr>
      <w:r w:rsidRPr="00EC76D5">
        <w:rPr>
          <w:highlight w:val="white"/>
        </w:rPr>
        <w:t xml:space="preserve">    longValue = -longValue;</w:t>
      </w:r>
    </w:p>
    <w:p w14:paraId="6CD4F466" w14:textId="77777777" w:rsidR="0024176F" w:rsidRPr="00EC76D5" w:rsidRDefault="0024176F" w:rsidP="00F66472">
      <w:pPr>
        <w:pStyle w:val="Code"/>
        <w:rPr>
          <w:highlight w:val="white"/>
        </w:rPr>
      </w:pPr>
      <w:r w:rsidRPr="00EC76D5">
        <w:rPr>
          <w:highlight w:val="white"/>
        </w:rPr>
        <w:t xml:space="preserve">    printChar('-');</w:t>
      </w:r>
    </w:p>
    <w:p w14:paraId="40B0DE92" w14:textId="77777777" w:rsidR="0024176F" w:rsidRPr="00EC76D5" w:rsidRDefault="0024176F" w:rsidP="00F66472">
      <w:pPr>
        <w:pStyle w:val="Code"/>
        <w:rPr>
          <w:highlight w:val="white"/>
        </w:rPr>
      </w:pPr>
      <w:r w:rsidRPr="00EC76D5">
        <w:rPr>
          <w:highlight w:val="white"/>
        </w:rPr>
        <w:t xml:space="preserve">  }</w:t>
      </w:r>
    </w:p>
    <w:p w14:paraId="5C576812" w14:textId="77777777" w:rsidR="0024176F" w:rsidRPr="00EC76D5" w:rsidRDefault="0024176F" w:rsidP="00F66472">
      <w:pPr>
        <w:pStyle w:val="Code"/>
        <w:rPr>
          <w:highlight w:val="white"/>
        </w:rPr>
      </w:pPr>
      <w:r w:rsidRPr="00EC76D5">
        <w:rPr>
          <w:highlight w:val="white"/>
        </w:rPr>
        <w:t xml:space="preserve">  else if (space) {</w:t>
      </w:r>
    </w:p>
    <w:p w14:paraId="20405CFF" w14:textId="77777777" w:rsidR="0024176F" w:rsidRPr="00EC76D5" w:rsidRDefault="0024176F" w:rsidP="00F66472">
      <w:pPr>
        <w:pStyle w:val="Code"/>
        <w:rPr>
          <w:highlight w:val="white"/>
        </w:rPr>
      </w:pPr>
      <w:r w:rsidRPr="00EC76D5">
        <w:rPr>
          <w:highlight w:val="white"/>
        </w:rPr>
        <w:t xml:space="preserve">    printChar(' ');</w:t>
      </w:r>
    </w:p>
    <w:p w14:paraId="603C7009" w14:textId="77777777" w:rsidR="0024176F" w:rsidRPr="00EC76D5" w:rsidRDefault="0024176F" w:rsidP="00F66472">
      <w:pPr>
        <w:pStyle w:val="Code"/>
        <w:rPr>
          <w:highlight w:val="white"/>
        </w:rPr>
      </w:pPr>
      <w:r w:rsidRPr="00EC76D5">
        <w:rPr>
          <w:highlight w:val="white"/>
        </w:rPr>
        <w:t xml:space="preserve">  }</w:t>
      </w:r>
    </w:p>
    <w:p w14:paraId="09A2FB77" w14:textId="77777777" w:rsidR="0024176F" w:rsidRPr="00EC76D5" w:rsidRDefault="0024176F" w:rsidP="00F66472">
      <w:pPr>
        <w:pStyle w:val="Code"/>
        <w:rPr>
          <w:highlight w:val="white"/>
        </w:rPr>
      </w:pPr>
      <w:r w:rsidRPr="00EC76D5">
        <w:rPr>
          <w:highlight w:val="white"/>
        </w:rPr>
        <w:t xml:space="preserve">  else if (plus) {</w:t>
      </w:r>
    </w:p>
    <w:p w14:paraId="4C95B0D0" w14:textId="77777777" w:rsidR="0024176F" w:rsidRPr="00EC76D5" w:rsidRDefault="0024176F" w:rsidP="00F66472">
      <w:pPr>
        <w:pStyle w:val="Code"/>
        <w:rPr>
          <w:highlight w:val="white"/>
        </w:rPr>
      </w:pPr>
      <w:r w:rsidRPr="00EC76D5">
        <w:rPr>
          <w:highlight w:val="white"/>
        </w:rPr>
        <w:t xml:space="preserve">    printChar('+');</w:t>
      </w:r>
    </w:p>
    <w:p w14:paraId="25ACF853" w14:textId="77777777" w:rsidR="0024176F" w:rsidRPr="00EC76D5" w:rsidRDefault="0024176F" w:rsidP="00F66472">
      <w:pPr>
        <w:pStyle w:val="Code"/>
        <w:rPr>
          <w:highlight w:val="white"/>
        </w:rPr>
      </w:pPr>
      <w:r w:rsidRPr="00EC76D5">
        <w:rPr>
          <w:highlight w:val="white"/>
        </w:rPr>
        <w:t xml:space="preserve">  }</w:t>
      </w:r>
    </w:p>
    <w:p w14:paraId="77BF5D0B" w14:textId="77777777" w:rsidR="0024176F" w:rsidRPr="00EC76D5" w:rsidRDefault="0024176F" w:rsidP="00F66472">
      <w:pPr>
        <w:pStyle w:val="Code"/>
        <w:rPr>
          <w:highlight w:val="white"/>
        </w:rPr>
      </w:pPr>
    </w:p>
    <w:p w14:paraId="0361677C" w14:textId="77777777" w:rsidR="0024176F" w:rsidRPr="00EC76D5" w:rsidRDefault="0024176F" w:rsidP="00F66472">
      <w:pPr>
        <w:pStyle w:val="Code"/>
        <w:rPr>
          <w:highlight w:val="white"/>
        </w:rPr>
      </w:pPr>
      <w:r w:rsidRPr="00EC76D5">
        <w:rPr>
          <w:highlight w:val="white"/>
        </w:rPr>
        <w:t xml:space="preserve">  if (longValue == 0L) {</w:t>
      </w:r>
    </w:p>
    <w:p w14:paraId="4ACBB685" w14:textId="77777777" w:rsidR="0024176F" w:rsidRPr="00EC76D5" w:rsidRDefault="0024176F" w:rsidP="00F66472">
      <w:pPr>
        <w:pStyle w:val="Code"/>
        <w:rPr>
          <w:highlight w:val="white"/>
        </w:rPr>
      </w:pPr>
      <w:r w:rsidRPr="00EC76D5">
        <w:rPr>
          <w:highlight w:val="white"/>
        </w:rPr>
        <w:t xml:space="preserve">    printChar('0');</w:t>
      </w:r>
    </w:p>
    <w:p w14:paraId="0425E82F" w14:textId="77777777" w:rsidR="0024176F" w:rsidRPr="00EC76D5" w:rsidRDefault="0024176F" w:rsidP="00F66472">
      <w:pPr>
        <w:pStyle w:val="Code"/>
        <w:rPr>
          <w:highlight w:val="white"/>
        </w:rPr>
      </w:pPr>
      <w:r w:rsidRPr="00EC76D5">
        <w:rPr>
          <w:highlight w:val="white"/>
        </w:rPr>
        <w:t xml:space="preserve">  }</w:t>
      </w:r>
    </w:p>
    <w:p w14:paraId="3D48FAB6" w14:textId="77777777" w:rsidR="0024176F" w:rsidRPr="00EC76D5" w:rsidRDefault="0024176F" w:rsidP="00F66472">
      <w:pPr>
        <w:pStyle w:val="Code"/>
        <w:rPr>
          <w:highlight w:val="white"/>
        </w:rPr>
      </w:pPr>
      <w:r w:rsidRPr="00EC76D5">
        <w:rPr>
          <w:highlight w:val="white"/>
        </w:rPr>
        <w:t xml:space="preserve">  else {</w:t>
      </w:r>
    </w:p>
    <w:p w14:paraId="33C6F554" w14:textId="77777777" w:rsidR="0024176F" w:rsidRPr="00EC76D5" w:rsidRDefault="0024176F" w:rsidP="00F66472">
      <w:pPr>
        <w:pStyle w:val="Code"/>
        <w:rPr>
          <w:highlight w:val="white"/>
        </w:rPr>
      </w:pPr>
      <w:r w:rsidRPr="00EC76D5">
        <w:rPr>
          <w:highlight w:val="white"/>
        </w:rPr>
        <w:t xml:space="preserve">    printLongIntRec(longValue);</w:t>
      </w:r>
    </w:p>
    <w:p w14:paraId="72BE6FDA" w14:textId="77777777" w:rsidR="0024176F" w:rsidRPr="00EC76D5" w:rsidRDefault="0024176F" w:rsidP="00F66472">
      <w:pPr>
        <w:pStyle w:val="Code"/>
        <w:rPr>
          <w:highlight w:val="white"/>
        </w:rPr>
      </w:pPr>
      <w:r w:rsidRPr="00EC76D5">
        <w:rPr>
          <w:highlight w:val="white"/>
        </w:rPr>
        <w:t xml:space="preserve">  }</w:t>
      </w:r>
    </w:p>
    <w:p w14:paraId="0ED60452" w14:textId="77777777" w:rsidR="0024176F" w:rsidRPr="00EC76D5" w:rsidRDefault="0024176F" w:rsidP="00F66472">
      <w:pPr>
        <w:pStyle w:val="Code"/>
        <w:rPr>
          <w:highlight w:val="white"/>
        </w:rPr>
      </w:pPr>
      <w:r w:rsidRPr="00EC76D5">
        <w:rPr>
          <w:highlight w:val="white"/>
        </w:rPr>
        <w:t>}</w:t>
      </w:r>
    </w:p>
    <w:p w14:paraId="19C7648A" w14:textId="77777777" w:rsidR="00F66472" w:rsidRPr="00EC76D5" w:rsidRDefault="00F66472" w:rsidP="00F66472">
      <w:pPr>
        <w:pStyle w:val="Code"/>
        <w:rPr>
          <w:highlight w:val="white"/>
        </w:rPr>
      </w:pPr>
    </w:p>
    <w:p w14:paraId="785F2086" w14:textId="2C14171C" w:rsidR="0024176F" w:rsidRPr="00EC76D5" w:rsidRDefault="0024176F" w:rsidP="00F66472">
      <w:pPr>
        <w:pStyle w:val="Code"/>
        <w:rPr>
          <w:highlight w:val="white"/>
        </w:rPr>
      </w:pPr>
      <w:r w:rsidRPr="00EC76D5">
        <w:rPr>
          <w:highlight w:val="white"/>
        </w:rPr>
        <w:t>char digitToChar(int digit, BOOL capital) {</w:t>
      </w:r>
    </w:p>
    <w:p w14:paraId="746FB5C7" w14:textId="77777777" w:rsidR="0024176F" w:rsidRPr="00EC76D5" w:rsidRDefault="0024176F" w:rsidP="00F66472">
      <w:pPr>
        <w:pStyle w:val="Code"/>
        <w:rPr>
          <w:highlight w:val="white"/>
        </w:rPr>
      </w:pPr>
      <w:r w:rsidRPr="00EC76D5">
        <w:rPr>
          <w:highlight w:val="white"/>
        </w:rPr>
        <w:t xml:space="preserve">  if (digit &lt; 10) {</w:t>
      </w:r>
    </w:p>
    <w:p w14:paraId="7C9D924B" w14:textId="77777777" w:rsidR="0024176F" w:rsidRPr="00EC76D5" w:rsidRDefault="0024176F" w:rsidP="00F66472">
      <w:pPr>
        <w:pStyle w:val="Code"/>
        <w:rPr>
          <w:highlight w:val="white"/>
        </w:rPr>
      </w:pPr>
      <w:r w:rsidRPr="00EC76D5">
        <w:rPr>
          <w:highlight w:val="white"/>
        </w:rPr>
        <w:t xml:space="preserve">    return ((char) ('0' + digit));</w:t>
      </w:r>
    </w:p>
    <w:p w14:paraId="440242F4" w14:textId="77777777" w:rsidR="0024176F" w:rsidRPr="00EC76D5" w:rsidRDefault="0024176F" w:rsidP="00F66472">
      <w:pPr>
        <w:pStyle w:val="Code"/>
        <w:rPr>
          <w:highlight w:val="white"/>
        </w:rPr>
      </w:pPr>
      <w:r w:rsidRPr="00EC76D5">
        <w:rPr>
          <w:highlight w:val="white"/>
        </w:rPr>
        <w:t xml:space="preserve">  }</w:t>
      </w:r>
    </w:p>
    <w:p w14:paraId="25CF6049" w14:textId="77777777" w:rsidR="0024176F" w:rsidRPr="00EC76D5" w:rsidRDefault="0024176F" w:rsidP="00F66472">
      <w:pPr>
        <w:pStyle w:val="Code"/>
        <w:rPr>
          <w:highlight w:val="white"/>
        </w:rPr>
      </w:pPr>
      <w:r w:rsidRPr="00EC76D5">
        <w:rPr>
          <w:highlight w:val="white"/>
        </w:rPr>
        <w:t xml:space="preserve">  else if (capital) {</w:t>
      </w:r>
    </w:p>
    <w:p w14:paraId="1FAD9B9A" w14:textId="77777777" w:rsidR="0024176F" w:rsidRPr="00EC76D5" w:rsidRDefault="0024176F" w:rsidP="00F66472">
      <w:pPr>
        <w:pStyle w:val="Code"/>
        <w:rPr>
          <w:highlight w:val="white"/>
        </w:rPr>
      </w:pPr>
      <w:r w:rsidRPr="00EC76D5">
        <w:rPr>
          <w:highlight w:val="white"/>
        </w:rPr>
        <w:t xml:space="preserve">    return ((char) ('A' + (digit - 10)));</w:t>
      </w:r>
    </w:p>
    <w:p w14:paraId="62371692" w14:textId="77777777" w:rsidR="0024176F" w:rsidRPr="00EC76D5" w:rsidRDefault="0024176F" w:rsidP="00F66472">
      <w:pPr>
        <w:pStyle w:val="Code"/>
        <w:rPr>
          <w:highlight w:val="white"/>
        </w:rPr>
      </w:pPr>
      <w:r w:rsidRPr="00EC76D5">
        <w:rPr>
          <w:highlight w:val="white"/>
        </w:rPr>
        <w:t xml:space="preserve">  }</w:t>
      </w:r>
    </w:p>
    <w:p w14:paraId="7669BEA5" w14:textId="77777777" w:rsidR="0024176F" w:rsidRPr="00EC76D5" w:rsidRDefault="0024176F" w:rsidP="00F66472">
      <w:pPr>
        <w:pStyle w:val="Code"/>
        <w:rPr>
          <w:highlight w:val="white"/>
        </w:rPr>
      </w:pPr>
      <w:r w:rsidRPr="00EC76D5">
        <w:rPr>
          <w:highlight w:val="white"/>
        </w:rPr>
        <w:t xml:space="preserve">  else {</w:t>
      </w:r>
    </w:p>
    <w:p w14:paraId="51C3B774" w14:textId="77777777" w:rsidR="0024176F" w:rsidRPr="00EC76D5" w:rsidRDefault="0024176F" w:rsidP="00F66472">
      <w:pPr>
        <w:pStyle w:val="Code"/>
        <w:rPr>
          <w:highlight w:val="white"/>
        </w:rPr>
      </w:pPr>
      <w:r w:rsidRPr="00EC76D5">
        <w:rPr>
          <w:highlight w:val="white"/>
        </w:rPr>
        <w:t xml:space="preserve">    return ((char) ('a' + (digit - 10)));</w:t>
      </w:r>
    </w:p>
    <w:p w14:paraId="5C61AC30" w14:textId="77777777" w:rsidR="0024176F" w:rsidRPr="00EC76D5" w:rsidRDefault="0024176F" w:rsidP="00F66472">
      <w:pPr>
        <w:pStyle w:val="Code"/>
        <w:rPr>
          <w:highlight w:val="white"/>
        </w:rPr>
      </w:pPr>
      <w:r w:rsidRPr="00EC76D5">
        <w:rPr>
          <w:highlight w:val="white"/>
        </w:rPr>
        <w:t xml:space="preserve">  }</w:t>
      </w:r>
    </w:p>
    <w:p w14:paraId="2A179F7B" w14:textId="77777777" w:rsidR="0024176F" w:rsidRPr="00EC76D5" w:rsidRDefault="0024176F" w:rsidP="00F66472">
      <w:pPr>
        <w:pStyle w:val="Code"/>
        <w:rPr>
          <w:highlight w:val="white"/>
        </w:rPr>
      </w:pPr>
      <w:r w:rsidRPr="00EC76D5">
        <w:rPr>
          <w:highlight w:val="white"/>
        </w:rPr>
        <w:t>}</w:t>
      </w:r>
    </w:p>
    <w:p w14:paraId="674DF6B1" w14:textId="77777777" w:rsidR="0024176F" w:rsidRPr="00EC76D5" w:rsidRDefault="0024176F" w:rsidP="00F66472">
      <w:pPr>
        <w:pStyle w:val="Code"/>
        <w:rPr>
          <w:highlight w:val="white"/>
        </w:rPr>
      </w:pPr>
    </w:p>
    <w:p w14:paraId="34FDC94E" w14:textId="77777777" w:rsidR="0024176F" w:rsidRPr="00EC76D5" w:rsidRDefault="0024176F" w:rsidP="00F66472">
      <w:pPr>
        <w:pStyle w:val="Code"/>
        <w:rPr>
          <w:highlight w:val="white"/>
        </w:rPr>
      </w:pPr>
      <w:r w:rsidRPr="00EC76D5">
        <w:rPr>
          <w:highlight w:val="white"/>
        </w:rPr>
        <w:t>void printUnsignedLongRec(unsigned long unsignedValue, unsigned long base, BOOL capital) {</w:t>
      </w:r>
    </w:p>
    <w:p w14:paraId="0720897C" w14:textId="77777777" w:rsidR="0024176F" w:rsidRPr="00EC76D5" w:rsidRDefault="0024176F" w:rsidP="00F66472">
      <w:pPr>
        <w:pStyle w:val="Code"/>
        <w:rPr>
          <w:highlight w:val="white"/>
        </w:rPr>
      </w:pPr>
      <w:r w:rsidRPr="00EC76D5">
        <w:rPr>
          <w:highlight w:val="white"/>
        </w:rPr>
        <w:t xml:space="preserve">  if (unsignedValue &gt; 0ul) {</w:t>
      </w:r>
    </w:p>
    <w:p w14:paraId="06470CDA" w14:textId="77777777" w:rsidR="0024176F" w:rsidRPr="00EC76D5" w:rsidRDefault="0024176F" w:rsidP="00F66472">
      <w:pPr>
        <w:pStyle w:val="Code"/>
        <w:rPr>
          <w:highlight w:val="white"/>
        </w:rPr>
      </w:pPr>
      <w:r w:rsidRPr="00EC76D5">
        <w:rPr>
          <w:highlight w:val="white"/>
        </w:rPr>
        <w:t xml:space="preserve">    int digit = (int) (unsignedValue % base);</w:t>
      </w:r>
    </w:p>
    <w:p w14:paraId="6EC4C083" w14:textId="77777777" w:rsidR="0024176F" w:rsidRPr="00EC76D5" w:rsidRDefault="0024176F" w:rsidP="00F66472">
      <w:pPr>
        <w:pStyle w:val="Code"/>
        <w:rPr>
          <w:highlight w:val="white"/>
        </w:rPr>
      </w:pPr>
      <w:r w:rsidRPr="00EC76D5">
        <w:rPr>
          <w:highlight w:val="white"/>
        </w:rPr>
        <w:t xml:space="preserve">    printUnsignedLongRec(unsignedValue / base, base, capital);</w:t>
      </w:r>
    </w:p>
    <w:p w14:paraId="0D1A6012" w14:textId="77777777" w:rsidR="0024176F" w:rsidRPr="00EC76D5" w:rsidRDefault="0024176F" w:rsidP="00F66472">
      <w:pPr>
        <w:pStyle w:val="Code"/>
        <w:rPr>
          <w:highlight w:val="white"/>
        </w:rPr>
      </w:pPr>
      <w:r w:rsidRPr="00EC76D5">
        <w:rPr>
          <w:highlight w:val="white"/>
        </w:rPr>
        <w:t xml:space="preserve">    char c = digitToChar(digit, capital);</w:t>
      </w:r>
    </w:p>
    <w:p w14:paraId="47E45D64" w14:textId="77777777" w:rsidR="0024176F" w:rsidRPr="00EC76D5" w:rsidRDefault="0024176F" w:rsidP="00F66472">
      <w:pPr>
        <w:pStyle w:val="Code"/>
        <w:rPr>
          <w:highlight w:val="white"/>
        </w:rPr>
      </w:pPr>
      <w:r w:rsidRPr="00EC76D5">
        <w:rPr>
          <w:highlight w:val="white"/>
        </w:rPr>
        <w:t xml:space="preserve">    printChar(c);</w:t>
      </w:r>
    </w:p>
    <w:p w14:paraId="1EDFB0C7" w14:textId="77777777" w:rsidR="0024176F" w:rsidRPr="00EC76D5" w:rsidRDefault="0024176F" w:rsidP="00F66472">
      <w:pPr>
        <w:pStyle w:val="Code"/>
        <w:rPr>
          <w:highlight w:val="white"/>
        </w:rPr>
      </w:pPr>
      <w:r w:rsidRPr="00EC76D5">
        <w:rPr>
          <w:highlight w:val="white"/>
        </w:rPr>
        <w:t xml:space="preserve">  }</w:t>
      </w:r>
    </w:p>
    <w:p w14:paraId="068D87E8" w14:textId="77777777" w:rsidR="0024176F" w:rsidRPr="00EC76D5" w:rsidRDefault="0024176F" w:rsidP="00F66472">
      <w:pPr>
        <w:pStyle w:val="Code"/>
        <w:rPr>
          <w:highlight w:val="white"/>
        </w:rPr>
      </w:pPr>
      <w:r w:rsidRPr="00EC76D5">
        <w:rPr>
          <w:highlight w:val="white"/>
        </w:rPr>
        <w:lastRenderedPageBreak/>
        <w:t>}</w:t>
      </w:r>
    </w:p>
    <w:p w14:paraId="7EA378F0" w14:textId="77777777" w:rsidR="0024176F" w:rsidRPr="00EC76D5" w:rsidRDefault="0024176F" w:rsidP="00F66472">
      <w:pPr>
        <w:pStyle w:val="Code"/>
        <w:rPr>
          <w:highlight w:val="white"/>
        </w:rPr>
      </w:pPr>
    </w:p>
    <w:p w14:paraId="60638F17" w14:textId="77777777" w:rsidR="0024176F" w:rsidRPr="00EC76D5" w:rsidRDefault="0024176F" w:rsidP="00F66472">
      <w:pPr>
        <w:pStyle w:val="Code"/>
        <w:rPr>
          <w:highlight w:val="white"/>
        </w:rPr>
      </w:pPr>
      <w:r w:rsidRPr="00EC76D5">
        <w:rPr>
          <w:highlight w:val="white"/>
        </w:rPr>
        <w:t>void printUnsignedLong(unsigned long unsignedValue, BOOL plus, BOOL space,</w:t>
      </w:r>
    </w:p>
    <w:p w14:paraId="66754197" w14:textId="77777777" w:rsidR="0024176F" w:rsidRPr="00EC76D5" w:rsidRDefault="0024176F" w:rsidP="00F66472">
      <w:pPr>
        <w:pStyle w:val="Code"/>
        <w:rPr>
          <w:highlight w:val="white"/>
        </w:rPr>
      </w:pPr>
      <w:r w:rsidRPr="00EC76D5">
        <w:rPr>
          <w:highlight w:val="white"/>
        </w:rPr>
        <w:t xml:space="preserve">                       BOOL grid, unsigned long base, BOOL capital) {</w:t>
      </w:r>
    </w:p>
    <w:p w14:paraId="40A651A2" w14:textId="77777777" w:rsidR="0024176F" w:rsidRPr="00EC76D5" w:rsidRDefault="0024176F" w:rsidP="00F66472">
      <w:pPr>
        <w:pStyle w:val="Code"/>
        <w:rPr>
          <w:highlight w:val="white"/>
        </w:rPr>
      </w:pPr>
      <w:r w:rsidRPr="00EC76D5">
        <w:rPr>
          <w:highlight w:val="white"/>
        </w:rPr>
        <w:t xml:space="preserve">  if (plus) {</w:t>
      </w:r>
    </w:p>
    <w:p w14:paraId="47968E11" w14:textId="77777777" w:rsidR="0024176F" w:rsidRPr="00EC76D5" w:rsidRDefault="0024176F" w:rsidP="00F66472">
      <w:pPr>
        <w:pStyle w:val="Code"/>
        <w:rPr>
          <w:highlight w:val="white"/>
        </w:rPr>
      </w:pPr>
      <w:r w:rsidRPr="00EC76D5">
        <w:rPr>
          <w:highlight w:val="white"/>
        </w:rPr>
        <w:t xml:space="preserve">    printChar('+');</w:t>
      </w:r>
    </w:p>
    <w:p w14:paraId="75D4F053" w14:textId="77777777" w:rsidR="0024176F" w:rsidRPr="00EC76D5" w:rsidRDefault="0024176F" w:rsidP="00F66472">
      <w:pPr>
        <w:pStyle w:val="Code"/>
        <w:rPr>
          <w:highlight w:val="white"/>
        </w:rPr>
      </w:pPr>
      <w:r w:rsidRPr="00EC76D5">
        <w:rPr>
          <w:highlight w:val="white"/>
        </w:rPr>
        <w:t xml:space="preserve">  }</w:t>
      </w:r>
    </w:p>
    <w:p w14:paraId="05148B4E" w14:textId="77777777" w:rsidR="0024176F" w:rsidRPr="00EC76D5" w:rsidRDefault="0024176F" w:rsidP="00F66472">
      <w:pPr>
        <w:pStyle w:val="Code"/>
        <w:rPr>
          <w:highlight w:val="white"/>
        </w:rPr>
      </w:pPr>
      <w:r w:rsidRPr="00EC76D5">
        <w:rPr>
          <w:highlight w:val="white"/>
        </w:rPr>
        <w:t xml:space="preserve">  </w:t>
      </w:r>
    </w:p>
    <w:p w14:paraId="6D0A27C9" w14:textId="77777777" w:rsidR="0024176F" w:rsidRPr="00EC76D5" w:rsidRDefault="0024176F" w:rsidP="00F66472">
      <w:pPr>
        <w:pStyle w:val="Code"/>
        <w:rPr>
          <w:highlight w:val="white"/>
        </w:rPr>
      </w:pPr>
      <w:r w:rsidRPr="00EC76D5">
        <w:rPr>
          <w:highlight w:val="white"/>
        </w:rPr>
        <w:t xml:space="preserve">  if (space) {</w:t>
      </w:r>
    </w:p>
    <w:p w14:paraId="39A5402F" w14:textId="77777777" w:rsidR="0024176F" w:rsidRPr="00EC76D5" w:rsidRDefault="0024176F" w:rsidP="00F66472">
      <w:pPr>
        <w:pStyle w:val="Code"/>
        <w:rPr>
          <w:highlight w:val="white"/>
        </w:rPr>
      </w:pPr>
      <w:r w:rsidRPr="00EC76D5">
        <w:rPr>
          <w:highlight w:val="white"/>
        </w:rPr>
        <w:t xml:space="preserve">    printChar(' ');</w:t>
      </w:r>
    </w:p>
    <w:p w14:paraId="139C1E2C" w14:textId="77777777" w:rsidR="0024176F" w:rsidRPr="00EC76D5" w:rsidRDefault="0024176F" w:rsidP="00F66472">
      <w:pPr>
        <w:pStyle w:val="Code"/>
        <w:rPr>
          <w:highlight w:val="white"/>
        </w:rPr>
      </w:pPr>
      <w:r w:rsidRPr="00EC76D5">
        <w:rPr>
          <w:highlight w:val="white"/>
        </w:rPr>
        <w:t xml:space="preserve">  }</w:t>
      </w:r>
    </w:p>
    <w:p w14:paraId="673E4251" w14:textId="77777777" w:rsidR="0024176F" w:rsidRPr="00EC76D5" w:rsidRDefault="0024176F" w:rsidP="00F66472">
      <w:pPr>
        <w:pStyle w:val="Code"/>
        <w:rPr>
          <w:highlight w:val="white"/>
        </w:rPr>
      </w:pPr>
    </w:p>
    <w:p w14:paraId="711A91EB" w14:textId="77777777" w:rsidR="0024176F" w:rsidRPr="00EC76D5" w:rsidRDefault="0024176F" w:rsidP="00F66472">
      <w:pPr>
        <w:pStyle w:val="Code"/>
        <w:rPr>
          <w:highlight w:val="white"/>
        </w:rPr>
      </w:pPr>
      <w:r w:rsidRPr="00EC76D5">
        <w:rPr>
          <w:highlight w:val="white"/>
        </w:rPr>
        <w:t xml:space="preserve">  if (grid) {</w:t>
      </w:r>
    </w:p>
    <w:p w14:paraId="235CE088" w14:textId="77777777" w:rsidR="0024176F" w:rsidRPr="00EC76D5" w:rsidRDefault="0024176F" w:rsidP="00F66472">
      <w:pPr>
        <w:pStyle w:val="Code"/>
        <w:rPr>
          <w:highlight w:val="white"/>
        </w:rPr>
      </w:pPr>
      <w:r w:rsidRPr="00EC76D5">
        <w:rPr>
          <w:highlight w:val="white"/>
        </w:rPr>
        <w:t xml:space="preserve">    if (base == 8ul) {</w:t>
      </w:r>
    </w:p>
    <w:p w14:paraId="3D1E7422" w14:textId="77777777" w:rsidR="0024176F" w:rsidRPr="00EC76D5" w:rsidRDefault="0024176F" w:rsidP="00F66472">
      <w:pPr>
        <w:pStyle w:val="Code"/>
        <w:rPr>
          <w:highlight w:val="white"/>
        </w:rPr>
      </w:pPr>
      <w:r w:rsidRPr="00EC76D5">
        <w:rPr>
          <w:highlight w:val="white"/>
        </w:rPr>
        <w:t xml:space="preserve">      printChar('0');</w:t>
      </w:r>
    </w:p>
    <w:p w14:paraId="545A1511" w14:textId="77777777" w:rsidR="0024176F" w:rsidRPr="00EC76D5" w:rsidRDefault="0024176F" w:rsidP="00F66472">
      <w:pPr>
        <w:pStyle w:val="Code"/>
        <w:rPr>
          <w:highlight w:val="white"/>
        </w:rPr>
      </w:pPr>
      <w:r w:rsidRPr="00EC76D5">
        <w:rPr>
          <w:highlight w:val="white"/>
        </w:rPr>
        <w:t xml:space="preserve">    }</w:t>
      </w:r>
    </w:p>
    <w:p w14:paraId="1EE7096A" w14:textId="77777777" w:rsidR="0024176F" w:rsidRPr="00EC76D5" w:rsidRDefault="0024176F" w:rsidP="00F66472">
      <w:pPr>
        <w:pStyle w:val="Code"/>
        <w:rPr>
          <w:highlight w:val="white"/>
        </w:rPr>
      </w:pPr>
    </w:p>
    <w:p w14:paraId="2060F1FD" w14:textId="77777777" w:rsidR="0024176F" w:rsidRPr="00EC76D5" w:rsidRDefault="0024176F" w:rsidP="00F66472">
      <w:pPr>
        <w:pStyle w:val="Code"/>
        <w:rPr>
          <w:highlight w:val="white"/>
        </w:rPr>
      </w:pPr>
      <w:r w:rsidRPr="00EC76D5">
        <w:rPr>
          <w:highlight w:val="white"/>
        </w:rPr>
        <w:t xml:space="preserve">    if (base == 16ul) {</w:t>
      </w:r>
    </w:p>
    <w:p w14:paraId="42303F84" w14:textId="77777777" w:rsidR="0024176F" w:rsidRPr="00EC76D5" w:rsidRDefault="0024176F" w:rsidP="00F66472">
      <w:pPr>
        <w:pStyle w:val="Code"/>
        <w:rPr>
          <w:highlight w:val="white"/>
        </w:rPr>
      </w:pPr>
      <w:r w:rsidRPr="00EC76D5">
        <w:rPr>
          <w:highlight w:val="white"/>
        </w:rPr>
        <w:t xml:space="preserve">      printChar('0');</w:t>
      </w:r>
    </w:p>
    <w:p w14:paraId="5001852B" w14:textId="77777777" w:rsidR="0024176F" w:rsidRPr="00EC76D5" w:rsidRDefault="0024176F" w:rsidP="00F66472">
      <w:pPr>
        <w:pStyle w:val="Code"/>
        <w:rPr>
          <w:highlight w:val="white"/>
        </w:rPr>
      </w:pPr>
      <w:r w:rsidRPr="00EC76D5">
        <w:rPr>
          <w:highlight w:val="white"/>
        </w:rPr>
        <w:t xml:space="preserve">      printChar(capital ? 'X' : 'x');</w:t>
      </w:r>
    </w:p>
    <w:p w14:paraId="655E90C5" w14:textId="77777777" w:rsidR="0024176F" w:rsidRPr="00EC76D5" w:rsidRDefault="0024176F" w:rsidP="00F66472">
      <w:pPr>
        <w:pStyle w:val="Code"/>
        <w:rPr>
          <w:highlight w:val="white"/>
        </w:rPr>
      </w:pPr>
      <w:r w:rsidRPr="00EC76D5">
        <w:rPr>
          <w:highlight w:val="white"/>
        </w:rPr>
        <w:t xml:space="preserve">    }</w:t>
      </w:r>
    </w:p>
    <w:p w14:paraId="77E4C0B6" w14:textId="77777777" w:rsidR="0024176F" w:rsidRPr="00EC76D5" w:rsidRDefault="0024176F" w:rsidP="00F66472">
      <w:pPr>
        <w:pStyle w:val="Code"/>
        <w:rPr>
          <w:highlight w:val="white"/>
        </w:rPr>
      </w:pPr>
      <w:r w:rsidRPr="00EC76D5">
        <w:rPr>
          <w:highlight w:val="white"/>
        </w:rPr>
        <w:t xml:space="preserve">  }</w:t>
      </w:r>
    </w:p>
    <w:p w14:paraId="1DC1FC95" w14:textId="77777777" w:rsidR="0024176F" w:rsidRPr="00EC76D5" w:rsidRDefault="0024176F" w:rsidP="00F66472">
      <w:pPr>
        <w:pStyle w:val="Code"/>
        <w:rPr>
          <w:highlight w:val="white"/>
        </w:rPr>
      </w:pPr>
    </w:p>
    <w:p w14:paraId="43452757" w14:textId="77777777" w:rsidR="0024176F" w:rsidRPr="00EC76D5" w:rsidRDefault="0024176F" w:rsidP="00F66472">
      <w:pPr>
        <w:pStyle w:val="Code"/>
        <w:rPr>
          <w:highlight w:val="white"/>
        </w:rPr>
      </w:pPr>
      <w:r w:rsidRPr="00EC76D5">
        <w:rPr>
          <w:highlight w:val="white"/>
        </w:rPr>
        <w:t xml:space="preserve">  if (unsignedValue == 0ul) {</w:t>
      </w:r>
    </w:p>
    <w:p w14:paraId="4F031ABB" w14:textId="77777777" w:rsidR="0024176F" w:rsidRPr="00EC76D5" w:rsidRDefault="0024176F" w:rsidP="00F66472">
      <w:pPr>
        <w:pStyle w:val="Code"/>
        <w:rPr>
          <w:highlight w:val="white"/>
        </w:rPr>
      </w:pPr>
      <w:r w:rsidRPr="00EC76D5">
        <w:rPr>
          <w:highlight w:val="white"/>
        </w:rPr>
        <w:t xml:space="preserve">    printChar('0');</w:t>
      </w:r>
    </w:p>
    <w:p w14:paraId="452567E0" w14:textId="77777777" w:rsidR="0024176F" w:rsidRPr="00EC76D5" w:rsidRDefault="0024176F" w:rsidP="00F66472">
      <w:pPr>
        <w:pStyle w:val="Code"/>
        <w:rPr>
          <w:highlight w:val="white"/>
        </w:rPr>
      </w:pPr>
      <w:r w:rsidRPr="00EC76D5">
        <w:rPr>
          <w:highlight w:val="white"/>
        </w:rPr>
        <w:t xml:space="preserve">  }</w:t>
      </w:r>
    </w:p>
    <w:p w14:paraId="470EE473" w14:textId="77777777" w:rsidR="0024176F" w:rsidRPr="00EC76D5" w:rsidRDefault="0024176F" w:rsidP="00F66472">
      <w:pPr>
        <w:pStyle w:val="Code"/>
        <w:rPr>
          <w:highlight w:val="white"/>
        </w:rPr>
      </w:pPr>
      <w:r w:rsidRPr="00EC76D5">
        <w:rPr>
          <w:highlight w:val="white"/>
        </w:rPr>
        <w:t xml:space="preserve">  else {</w:t>
      </w:r>
    </w:p>
    <w:p w14:paraId="52ECF048" w14:textId="77777777" w:rsidR="0024176F" w:rsidRPr="00EC76D5" w:rsidRDefault="0024176F" w:rsidP="00F66472">
      <w:pPr>
        <w:pStyle w:val="Code"/>
        <w:rPr>
          <w:highlight w:val="white"/>
        </w:rPr>
      </w:pPr>
      <w:r w:rsidRPr="00EC76D5">
        <w:rPr>
          <w:highlight w:val="white"/>
        </w:rPr>
        <w:t xml:space="preserve">    printUnsignedLongRec(unsignedValue, base, capital);</w:t>
      </w:r>
    </w:p>
    <w:p w14:paraId="11612AB6" w14:textId="77777777" w:rsidR="0024176F" w:rsidRPr="00EC76D5" w:rsidRDefault="0024176F" w:rsidP="00F66472">
      <w:pPr>
        <w:pStyle w:val="Code"/>
        <w:rPr>
          <w:highlight w:val="white"/>
        </w:rPr>
      </w:pPr>
      <w:r w:rsidRPr="00EC76D5">
        <w:rPr>
          <w:highlight w:val="white"/>
        </w:rPr>
        <w:t xml:space="preserve">  }</w:t>
      </w:r>
    </w:p>
    <w:p w14:paraId="57B05225" w14:textId="77777777" w:rsidR="0024176F" w:rsidRPr="00EC76D5" w:rsidRDefault="0024176F" w:rsidP="00F66472">
      <w:pPr>
        <w:pStyle w:val="Code"/>
        <w:rPr>
          <w:highlight w:val="white"/>
        </w:rPr>
      </w:pPr>
      <w:r w:rsidRPr="00EC76D5">
        <w:rPr>
          <w:highlight w:val="white"/>
        </w:rPr>
        <w:t>}</w:t>
      </w:r>
    </w:p>
    <w:p w14:paraId="74518361" w14:textId="77777777" w:rsidR="00D85475" w:rsidRPr="00EC76D5" w:rsidRDefault="00D85475" w:rsidP="00F66472">
      <w:pPr>
        <w:pStyle w:val="Code"/>
        <w:rPr>
          <w:highlight w:val="white"/>
        </w:rPr>
      </w:pPr>
    </w:p>
    <w:p w14:paraId="694C57DB" w14:textId="13BA7CC6" w:rsidR="0024176F" w:rsidRPr="00EC76D5" w:rsidRDefault="0024176F" w:rsidP="00F66472">
      <w:pPr>
        <w:pStyle w:val="Code"/>
        <w:rPr>
          <w:highlight w:val="white"/>
        </w:rPr>
      </w:pPr>
      <w:r w:rsidRPr="00EC76D5">
        <w:rPr>
          <w:highlight w:val="white"/>
        </w:rPr>
        <w:t>void printLongDoubleFraction(long double longDoubleValue, BOOL grid, int precision) {</w:t>
      </w:r>
    </w:p>
    <w:p w14:paraId="30D36B90" w14:textId="77777777" w:rsidR="0024176F" w:rsidRPr="00EC76D5" w:rsidRDefault="0024176F" w:rsidP="00F66472">
      <w:pPr>
        <w:pStyle w:val="Code"/>
        <w:rPr>
          <w:highlight w:val="white"/>
        </w:rPr>
      </w:pPr>
      <w:r w:rsidRPr="00EC76D5">
        <w:rPr>
          <w:highlight w:val="white"/>
        </w:rPr>
        <w:t xml:space="preserve">  longDoubleValue -= (long) longDoubleValue;</w:t>
      </w:r>
    </w:p>
    <w:p w14:paraId="39D24895" w14:textId="77777777" w:rsidR="0024176F" w:rsidRPr="00EC76D5" w:rsidRDefault="0024176F" w:rsidP="00F66472">
      <w:pPr>
        <w:pStyle w:val="Code"/>
        <w:rPr>
          <w:highlight w:val="white"/>
        </w:rPr>
      </w:pPr>
    </w:p>
    <w:p w14:paraId="53374ABA" w14:textId="77777777" w:rsidR="0024176F" w:rsidRPr="00EC76D5" w:rsidRDefault="0024176F" w:rsidP="00F66472">
      <w:pPr>
        <w:pStyle w:val="Code"/>
        <w:rPr>
          <w:highlight w:val="white"/>
        </w:rPr>
      </w:pPr>
      <w:r w:rsidRPr="00EC76D5">
        <w:rPr>
          <w:highlight w:val="white"/>
        </w:rPr>
        <w:t xml:space="preserve">  if (precision == 0) {</w:t>
      </w:r>
    </w:p>
    <w:p w14:paraId="0B3AB02B" w14:textId="77777777" w:rsidR="0024176F" w:rsidRPr="00EC76D5" w:rsidRDefault="0024176F" w:rsidP="00F66472">
      <w:pPr>
        <w:pStyle w:val="Code"/>
        <w:rPr>
          <w:highlight w:val="white"/>
        </w:rPr>
      </w:pPr>
      <w:r w:rsidRPr="00EC76D5">
        <w:rPr>
          <w:highlight w:val="white"/>
        </w:rPr>
        <w:t xml:space="preserve">    precision = DEFAULT_PRECISION;</w:t>
      </w:r>
    </w:p>
    <w:p w14:paraId="658518FE" w14:textId="77777777" w:rsidR="0024176F" w:rsidRPr="00EC76D5" w:rsidRDefault="0024176F" w:rsidP="00F66472">
      <w:pPr>
        <w:pStyle w:val="Code"/>
        <w:rPr>
          <w:highlight w:val="white"/>
        </w:rPr>
      </w:pPr>
      <w:r w:rsidRPr="00EC76D5">
        <w:rPr>
          <w:highlight w:val="white"/>
        </w:rPr>
        <w:t xml:space="preserve">  }</w:t>
      </w:r>
    </w:p>
    <w:p w14:paraId="3E1CAB08" w14:textId="77777777" w:rsidR="0024176F" w:rsidRPr="00EC76D5" w:rsidRDefault="0024176F" w:rsidP="00F66472">
      <w:pPr>
        <w:pStyle w:val="Code"/>
        <w:rPr>
          <w:highlight w:val="white"/>
        </w:rPr>
      </w:pPr>
      <w:r w:rsidRPr="00EC76D5">
        <w:rPr>
          <w:highlight w:val="white"/>
        </w:rPr>
        <w:t xml:space="preserve">  </w:t>
      </w:r>
    </w:p>
    <w:p w14:paraId="6CDA14D1" w14:textId="77777777" w:rsidR="0024176F" w:rsidRPr="00EC76D5" w:rsidRDefault="0024176F" w:rsidP="00F66472">
      <w:pPr>
        <w:pStyle w:val="Code"/>
        <w:rPr>
          <w:highlight w:val="white"/>
        </w:rPr>
      </w:pPr>
      <w:r w:rsidRPr="00EC76D5">
        <w:rPr>
          <w:highlight w:val="white"/>
        </w:rPr>
        <w:t xml:space="preserve">  if (grid || (precision &gt; 0)) {</w:t>
      </w:r>
    </w:p>
    <w:p w14:paraId="055D77A3" w14:textId="77777777" w:rsidR="0024176F" w:rsidRPr="00EC76D5" w:rsidRDefault="0024176F" w:rsidP="00F66472">
      <w:pPr>
        <w:pStyle w:val="Code"/>
        <w:rPr>
          <w:highlight w:val="white"/>
        </w:rPr>
      </w:pPr>
      <w:r w:rsidRPr="00EC76D5">
        <w:rPr>
          <w:highlight w:val="white"/>
        </w:rPr>
        <w:t xml:space="preserve">    printChar('.');</w:t>
      </w:r>
    </w:p>
    <w:p w14:paraId="6DC3564B" w14:textId="77777777" w:rsidR="0024176F" w:rsidRPr="00EC76D5" w:rsidRDefault="0024176F" w:rsidP="00F66472">
      <w:pPr>
        <w:pStyle w:val="Code"/>
        <w:rPr>
          <w:highlight w:val="white"/>
        </w:rPr>
      </w:pPr>
      <w:r w:rsidRPr="00EC76D5">
        <w:rPr>
          <w:highlight w:val="white"/>
        </w:rPr>
        <w:t xml:space="preserve">  }</w:t>
      </w:r>
    </w:p>
    <w:p w14:paraId="79D27048" w14:textId="77777777" w:rsidR="0024176F" w:rsidRPr="00EC76D5" w:rsidRDefault="0024176F" w:rsidP="00F66472">
      <w:pPr>
        <w:pStyle w:val="Code"/>
        <w:rPr>
          <w:highlight w:val="white"/>
        </w:rPr>
      </w:pPr>
    </w:p>
    <w:p w14:paraId="192A6FDF" w14:textId="77777777" w:rsidR="0024176F" w:rsidRPr="00EC76D5" w:rsidRDefault="0024176F" w:rsidP="00F66472">
      <w:pPr>
        <w:pStyle w:val="Code"/>
        <w:rPr>
          <w:highlight w:val="white"/>
        </w:rPr>
      </w:pPr>
      <w:r w:rsidRPr="00EC76D5">
        <w:rPr>
          <w:highlight w:val="white"/>
        </w:rPr>
        <w:t xml:space="preserve">  while (precision-- &gt; 0) {</w:t>
      </w:r>
    </w:p>
    <w:p w14:paraId="0C127F47" w14:textId="77777777" w:rsidR="0024176F" w:rsidRPr="00EC76D5" w:rsidRDefault="0024176F" w:rsidP="00F66472">
      <w:pPr>
        <w:pStyle w:val="Code"/>
        <w:rPr>
          <w:highlight w:val="white"/>
        </w:rPr>
      </w:pPr>
      <w:r w:rsidRPr="00EC76D5">
        <w:rPr>
          <w:highlight w:val="white"/>
        </w:rPr>
        <w:t xml:space="preserve">    long double longDoubleValue10 = 10.0L * longDoubleValue;</w:t>
      </w:r>
    </w:p>
    <w:p w14:paraId="3CA98249" w14:textId="77777777" w:rsidR="0024176F" w:rsidRPr="00EC76D5" w:rsidRDefault="0024176F" w:rsidP="00F66472">
      <w:pPr>
        <w:pStyle w:val="Code"/>
        <w:rPr>
          <w:highlight w:val="white"/>
        </w:rPr>
      </w:pPr>
      <w:r w:rsidRPr="00EC76D5">
        <w:rPr>
          <w:highlight w:val="white"/>
        </w:rPr>
        <w:t xml:space="preserve">    int digitValue = (int) longDoubleValue10;</w:t>
      </w:r>
    </w:p>
    <w:p w14:paraId="4DF80CE6" w14:textId="77777777" w:rsidR="0024176F" w:rsidRPr="00EC76D5" w:rsidRDefault="0024176F" w:rsidP="00F66472">
      <w:pPr>
        <w:pStyle w:val="Code"/>
        <w:rPr>
          <w:highlight w:val="white"/>
        </w:rPr>
      </w:pPr>
      <w:r w:rsidRPr="00EC76D5">
        <w:rPr>
          <w:highlight w:val="white"/>
        </w:rPr>
        <w:t xml:space="preserve">    char c = (char) (digitValue + '0');</w:t>
      </w:r>
    </w:p>
    <w:p w14:paraId="4013C05A" w14:textId="77777777" w:rsidR="0024176F" w:rsidRPr="00EC76D5" w:rsidRDefault="0024176F" w:rsidP="00F66472">
      <w:pPr>
        <w:pStyle w:val="Code"/>
        <w:rPr>
          <w:highlight w:val="white"/>
        </w:rPr>
      </w:pPr>
      <w:r w:rsidRPr="00EC76D5">
        <w:rPr>
          <w:highlight w:val="white"/>
        </w:rPr>
        <w:t xml:space="preserve">    printChar(c);</w:t>
      </w:r>
    </w:p>
    <w:p w14:paraId="50C70CA5" w14:textId="77777777" w:rsidR="0024176F" w:rsidRPr="00EC76D5" w:rsidRDefault="0024176F" w:rsidP="00F66472">
      <w:pPr>
        <w:pStyle w:val="Code"/>
        <w:rPr>
          <w:highlight w:val="white"/>
        </w:rPr>
      </w:pPr>
      <w:r w:rsidRPr="00EC76D5">
        <w:rPr>
          <w:highlight w:val="white"/>
        </w:rPr>
        <w:t xml:space="preserve">    longDoubleValue = longDoubleValue10 - ((long double) digitValue);</w:t>
      </w:r>
    </w:p>
    <w:p w14:paraId="7F3CE882" w14:textId="77777777" w:rsidR="0024176F" w:rsidRPr="00EC76D5" w:rsidRDefault="0024176F" w:rsidP="00F66472">
      <w:pPr>
        <w:pStyle w:val="Code"/>
        <w:rPr>
          <w:highlight w:val="white"/>
        </w:rPr>
      </w:pPr>
      <w:r w:rsidRPr="00EC76D5">
        <w:rPr>
          <w:highlight w:val="white"/>
        </w:rPr>
        <w:t xml:space="preserve">  }</w:t>
      </w:r>
    </w:p>
    <w:p w14:paraId="5EB0C9DF" w14:textId="77777777" w:rsidR="0024176F" w:rsidRPr="00EC76D5" w:rsidRDefault="0024176F" w:rsidP="00F66472">
      <w:pPr>
        <w:pStyle w:val="Code"/>
        <w:rPr>
          <w:highlight w:val="white"/>
        </w:rPr>
      </w:pPr>
      <w:r w:rsidRPr="00EC76D5">
        <w:rPr>
          <w:highlight w:val="white"/>
        </w:rPr>
        <w:t>}</w:t>
      </w:r>
    </w:p>
    <w:p w14:paraId="3F3D5996" w14:textId="77777777" w:rsidR="0024176F" w:rsidRPr="00EC76D5" w:rsidRDefault="0024176F" w:rsidP="00F66472">
      <w:pPr>
        <w:pStyle w:val="Code"/>
        <w:rPr>
          <w:highlight w:val="white"/>
        </w:rPr>
      </w:pPr>
    </w:p>
    <w:p w14:paraId="2FA2A6B6" w14:textId="77777777" w:rsidR="0024176F" w:rsidRPr="00EC76D5" w:rsidRDefault="0024176F" w:rsidP="00F66472">
      <w:pPr>
        <w:pStyle w:val="Code"/>
        <w:rPr>
          <w:highlight w:val="white"/>
        </w:rPr>
      </w:pPr>
      <w:r w:rsidRPr="00EC76D5">
        <w:rPr>
          <w:highlight w:val="white"/>
        </w:rPr>
        <w:t>void printLongDoublePlain(long double longDoubleValue, BOOL plus, BOOL space, BOOL grid, int precision) {</w:t>
      </w:r>
    </w:p>
    <w:p w14:paraId="0DE25815" w14:textId="77777777" w:rsidR="0024176F" w:rsidRPr="00EC76D5" w:rsidRDefault="0024176F" w:rsidP="00F66472">
      <w:pPr>
        <w:pStyle w:val="Code"/>
        <w:rPr>
          <w:highlight w:val="white"/>
        </w:rPr>
      </w:pPr>
      <w:r w:rsidRPr="00EC76D5">
        <w:rPr>
          <w:highlight w:val="white"/>
        </w:rPr>
        <w:t xml:space="preserve">  if (longDoubleValue &lt; 0.0L) {</w:t>
      </w:r>
    </w:p>
    <w:p w14:paraId="3F59C770" w14:textId="77777777" w:rsidR="0024176F" w:rsidRPr="00EC76D5" w:rsidRDefault="0024176F" w:rsidP="00F66472">
      <w:pPr>
        <w:pStyle w:val="Code"/>
        <w:rPr>
          <w:highlight w:val="white"/>
        </w:rPr>
      </w:pPr>
      <w:r w:rsidRPr="00EC76D5">
        <w:rPr>
          <w:highlight w:val="white"/>
        </w:rPr>
        <w:t xml:space="preserve">    printChar('-');</w:t>
      </w:r>
    </w:p>
    <w:p w14:paraId="7244FB29" w14:textId="77777777" w:rsidR="0024176F" w:rsidRPr="00EC76D5" w:rsidRDefault="0024176F" w:rsidP="00F66472">
      <w:pPr>
        <w:pStyle w:val="Code"/>
        <w:rPr>
          <w:highlight w:val="white"/>
        </w:rPr>
      </w:pPr>
      <w:r w:rsidRPr="00EC76D5">
        <w:rPr>
          <w:highlight w:val="white"/>
        </w:rPr>
        <w:t xml:space="preserve">    longDoubleValue = -longDoubleValue;</w:t>
      </w:r>
    </w:p>
    <w:p w14:paraId="5B644E2D" w14:textId="77777777" w:rsidR="0024176F" w:rsidRPr="00EC76D5" w:rsidRDefault="0024176F" w:rsidP="00F66472">
      <w:pPr>
        <w:pStyle w:val="Code"/>
        <w:rPr>
          <w:highlight w:val="white"/>
        </w:rPr>
      </w:pPr>
      <w:r w:rsidRPr="00EC76D5">
        <w:rPr>
          <w:highlight w:val="white"/>
        </w:rPr>
        <w:lastRenderedPageBreak/>
        <w:t xml:space="preserve">    plus = FALSE;</w:t>
      </w:r>
    </w:p>
    <w:p w14:paraId="3217FEF9" w14:textId="77777777" w:rsidR="0024176F" w:rsidRPr="00EC76D5" w:rsidRDefault="0024176F" w:rsidP="00F66472">
      <w:pPr>
        <w:pStyle w:val="Code"/>
        <w:rPr>
          <w:highlight w:val="white"/>
        </w:rPr>
      </w:pPr>
      <w:r w:rsidRPr="00EC76D5">
        <w:rPr>
          <w:highlight w:val="white"/>
        </w:rPr>
        <w:t xml:space="preserve">    space = FALSE;</w:t>
      </w:r>
    </w:p>
    <w:p w14:paraId="5D9D5C24" w14:textId="77777777" w:rsidR="0024176F" w:rsidRPr="00EC76D5" w:rsidRDefault="0024176F" w:rsidP="00F66472">
      <w:pPr>
        <w:pStyle w:val="Code"/>
        <w:rPr>
          <w:highlight w:val="white"/>
        </w:rPr>
      </w:pPr>
      <w:r w:rsidRPr="00EC76D5">
        <w:rPr>
          <w:highlight w:val="white"/>
        </w:rPr>
        <w:t xml:space="preserve">  }</w:t>
      </w:r>
    </w:p>
    <w:p w14:paraId="78E4A811" w14:textId="77777777" w:rsidR="0024176F" w:rsidRPr="00EC76D5" w:rsidRDefault="0024176F" w:rsidP="00F66472">
      <w:pPr>
        <w:pStyle w:val="Code"/>
        <w:rPr>
          <w:highlight w:val="white"/>
        </w:rPr>
      </w:pPr>
      <w:r w:rsidRPr="00EC76D5">
        <w:rPr>
          <w:highlight w:val="white"/>
        </w:rPr>
        <w:t xml:space="preserve">   </w:t>
      </w:r>
    </w:p>
    <w:p w14:paraId="77108FF4" w14:textId="77777777" w:rsidR="0024176F" w:rsidRPr="00EC76D5" w:rsidRDefault="0024176F" w:rsidP="00F66472">
      <w:pPr>
        <w:pStyle w:val="Code"/>
        <w:rPr>
          <w:highlight w:val="white"/>
        </w:rPr>
      </w:pPr>
      <w:r w:rsidRPr="00EC76D5">
        <w:rPr>
          <w:highlight w:val="white"/>
        </w:rPr>
        <w:t xml:space="preserve">  long longValue = (long) longDoubleValue;</w:t>
      </w:r>
    </w:p>
    <w:p w14:paraId="516F868A" w14:textId="77777777" w:rsidR="0024176F" w:rsidRPr="00EC76D5" w:rsidRDefault="0024176F" w:rsidP="00F66472">
      <w:pPr>
        <w:pStyle w:val="Code"/>
        <w:rPr>
          <w:highlight w:val="white"/>
        </w:rPr>
      </w:pPr>
      <w:r w:rsidRPr="00EC76D5">
        <w:rPr>
          <w:highlight w:val="white"/>
        </w:rPr>
        <w:t xml:space="preserve">  printLongInt(longValue, plus, space);</w:t>
      </w:r>
    </w:p>
    <w:p w14:paraId="3E89428F" w14:textId="77777777" w:rsidR="0024176F" w:rsidRPr="00EC76D5" w:rsidRDefault="0024176F" w:rsidP="00F66472">
      <w:pPr>
        <w:pStyle w:val="Code"/>
        <w:rPr>
          <w:highlight w:val="white"/>
        </w:rPr>
      </w:pPr>
      <w:r w:rsidRPr="00EC76D5">
        <w:rPr>
          <w:highlight w:val="white"/>
        </w:rPr>
        <w:t xml:space="preserve">  longDoubleValue -= (long double) longValue;</w:t>
      </w:r>
    </w:p>
    <w:p w14:paraId="32CB4D67" w14:textId="77777777" w:rsidR="0024176F" w:rsidRPr="00EC76D5" w:rsidRDefault="0024176F" w:rsidP="00F66472">
      <w:pPr>
        <w:pStyle w:val="Code"/>
        <w:rPr>
          <w:highlight w:val="white"/>
        </w:rPr>
      </w:pPr>
      <w:r w:rsidRPr="00EC76D5">
        <w:rPr>
          <w:highlight w:val="white"/>
        </w:rPr>
        <w:t xml:space="preserve">  printLongDoubleFraction(longDoubleValue, grid, precision);</w:t>
      </w:r>
    </w:p>
    <w:p w14:paraId="3C654002" w14:textId="77777777" w:rsidR="0024176F" w:rsidRPr="00EC76D5" w:rsidRDefault="0024176F" w:rsidP="00F66472">
      <w:pPr>
        <w:pStyle w:val="Code"/>
        <w:rPr>
          <w:highlight w:val="white"/>
        </w:rPr>
      </w:pPr>
      <w:r w:rsidRPr="00EC76D5">
        <w:rPr>
          <w:highlight w:val="white"/>
        </w:rPr>
        <w:t>}</w:t>
      </w:r>
    </w:p>
    <w:p w14:paraId="48AA06B1" w14:textId="77777777" w:rsidR="00D85475" w:rsidRPr="00EC76D5" w:rsidRDefault="00D85475" w:rsidP="00F66472">
      <w:pPr>
        <w:pStyle w:val="Code"/>
        <w:rPr>
          <w:highlight w:val="white"/>
        </w:rPr>
      </w:pPr>
    </w:p>
    <w:p w14:paraId="7F0EB782" w14:textId="762A1D11" w:rsidR="0024176F" w:rsidRPr="00EC76D5" w:rsidRDefault="0024176F" w:rsidP="00F66472">
      <w:pPr>
        <w:pStyle w:val="Code"/>
        <w:rPr>
          <w:highlight w:val="white"/>
        </w:rPr>
      </w:pPr>
      <w:r w:rsidRPr="00EC76D5">
        <w:rPr>
          <w:highlight w:val="white"/>
        </w:rPr>
        <w:t>void printLongDoubleExpo(long double value, BOOL plus, BOOL space,</w:t>
      </w:r>
    </w:p>
    <w:p w14:paraId="72A2ECFC" w14:textId="77777777" w:rsidR="0024176F" w:rsidRPr="00EC76D5" w:rsidRDefault="0024176F" w:rsidP="00F66472">
      <w:pPr>
        <w:pStyle w:val="Code"/>
        <w:rPr>
          <w:highlight w:val="white"/>
        </w:rPr>
      </w:pPr>
      <w:r w:rsidRPr="00EC76D5">
        <w:rPr>
          <w:highlight w:val="white"/>
        </w:rPr>
        <w:t xml:space="preserve">                         BOOL grid, int precision, BOOL capital) {</w:t>
      </w:r>
    </w:p>
    <w:p w14:paraId="6F6A7C00" w14:textId="77777777" w:rsidR="0024176F" w:rsidRPr="00EC76D5" w:rsidRDefault="0024176F" w:rsidP="00F66472">
      <w:pPr>
        <w:pStyle w:val="Code"/>
        <w:rPr>
          <w:highlight w:val="white"/>
        </w:rPr>
      </w:pPr>
      <w:r w:rsidRPr="00EC76D5">
        <w:rPr>
          <w:highlight w:val="white"/>
        </w:rPr>
        <w:t xml:space="preserve">  if (value == 0.0L) {</w:t>
      </w:r>
    </w:p>
    <w:p w14:paraId="632400F6" w14:textId="77777777" w:rsidR="0024176F" w:rsidRPr="00EC76D5" w:rsidRDefault="0024176F" w:rsidP="00F66472">
      <w:pPr>
        <w:pStyle w:val="Code"/>
        <w:rPr>
          <w:highlight w:val="white"/>
        </w:rPr>
      </w:pPr>
      <w:r w:rsidRPr="00EC76D5">
        <w:rPr>
          <w:highlight w:val="white"/>
        </w:rPr>
        <w:t xml:space="preserve">    printChar('0');</w:t>
      </w:r>
    </w:p>
    <w:p w14:paraId="7745CC09" w14:textId="77777777" w:rsidR="0024176F" w:rsidRPr="00EC76D5" w:rsidRDefault="0024176F" w:rsidP="00F66472">
      <w:pPr>
        <w:pStyle w:val="Code"/>
        <w:rPr>
          <w:highlight w:val="white"/>
        </w:rPr>
      </w:pPr>
      <w:r w:rsidRPr="00EC76D5">
        <w:rPr>
          <w:highlight w:val="white"/>
        </w:rPr>
        <w:t xml:space="preserve">    printLongDoubleFraction(0.0L, precision, grid);</w:t>
      </w:r>
    </w:p>
    <w:p w14:paraId="4BB159F9" w14:textId="77777777" w:rsidR="0024176F" w:rsidRPr="00EC76D5" w:rsidRDefault="0024176F" w:rsidP="00F66472">
      <w:pPr>
        <w:pStyle w:val="Code"/>
        <w:rPr>
          <w:highlight w:val="white"/>
        </w:rPr>
      </w:pPr>
      <w:r w:rsidRPr="00EC76D5">
        <w:rPr>
          <w:highlight w:val="white"/>
        </w:rPr>
        <w:t xml:space="preserve">    printChar(capital ? 'E' : 'e');</w:t>
      </w:r>
    </w:p>
    <w:p w14:paraId="6DD58417" w14:textId="77777777" w:rsidR="0024176F" w:rsidRPr="00EC76D5" w:rsidRDefault="0024176F" w:rsidP="00F66472">
      <w:pPr>
        <w:pStyle w:val="Code"/>
        <w:rPr>
          <w:highlight w:val="white"/>
        </w:rPr>
      </w:pPr>
      <w:r w:rsidRPr="00EC76D5">
        <w:rPr>
          <w:highlight w:val="white"/>
        </w:rPr>
        <w:t xml:space="preserve">    printChar('0');</w:t>
      </w:r>
    </w:p>
    <w:p w14:paraId="33395001" w14:textId="77777777" w:rsidR="0024176F" w:rsidRPr="00EC76D5" w:rsidRDefault="0024176F" w:rsidP="00F66472">
      <w:pPr>
        <w:pStyle w:val="Code"/>
        <w:rPr>
          <w:highlight w:val="white"/>
        </w:rPr>
      </w:pPr>
      <w:r w:rsidRPr="00EC76D5">
        <w:rPr>
          <w:highlight w:val="white"/>
        </w:rPr>
        <w:t xml:space="preserve">  }</w:t>
      </w:r>
    </w:p>
    <w:p w14:paraId="38BF14B3" w14:textId="77777777" w:rsidR="0024176F" w:rsidRPr="00EC76D5" w:rsidRDefault="0024176F" w:rsidP="00F66472">
      <w:pPr>
        <w:pStyle w:val="Code"/>
        <w:rPr>
          <w:highlight w:val="white"/>
        </w:rPr>
      </w:pPr>
      <w:r w:rsidRPr="00EC76D5">
        <w:rPr>
          <w:highlight w:val="white"/>
        </w:rPr>
        <w:t xml:space="preserve">  else {</w:t>
      </w:r>
    </w:p>
    <w:p w14:paraId="1589E4CE" w14:textId="77777777" w:rsidR="0024176F" w:rsidRPr="00EC76D5" w:rsidRDefault="0024176F" w:rsidP="00F66472">
      <w:pPr>
        <w:pStyle w:val="Code"/>
        <w:rPr>
          <w:highlight w:val="white"/>
        </w:rPr>
      </w:pPr>
      <w:r w:rsidRPr="00EC76D5">
        <w:rPr>
          <w:highlight w:val="white"/>
        </w:rPr>
        <w:t xml:space="preserve">    if (value &lt; 0.0L) {</w:t>
      </w:r>
    </w:p>
    <w:p w14:paraId="661B7B24" w14:textId="77777777" w:rsidR="0024176F" w:rsidRPr="00EC76D5" w:rsidRDefault="0024176F" w:rsidP="00F66472">
      <w:pPr>
        <w:pStyle w:val="Code"/>
        <w:rPr>
          <w:highlight w:val="white"/>
        </w:rPr>
      </w:pPr>
      <w:r w:rsidRPr="00EC76D5">
        <w:rPr>
          <w:highlight w:val="white"/>
        </w:rPr>
        <w:t xml:space="preserve">      printChar('-');</w:t>
      </w:r>
    </w:p>
    <w:p w14:paraId="474FF8C8" w14:textId="77777777" w:rsidR="0024176F" w:rsidRPr="00EC76D5" w:rsidRDefault="0024176F" w:rsidP="00F66472">
      <w:pPr>
        <w:pStyle w:val="Code"/>
        <w:rPr>
          <w:highlight w:val="white"/>
        </w:rPr>
      </w:pPr>
      <w:r w:rsidRPr="00EC76D5">
        <w:rPr>
          <w:highlight w:val="white"/>
        </w:rPr>
        <w:t xml:space="preserve">      value = -value;</w:t>
      </w:r>
    </w:p>
    <w:p w14:paraId="6207EF4A" w14:textId="77777777" w:rsidR="0024176F" w:rsidRPr="00EC76D5" w:rsidRDefault="0024176F" w:rsidP="00F66472">
      <w:pPr>
        <w:pStyle w:val="Code"/>
        <w:rPr>
          <w:highlight w:val="white"/>
        </w:rPr>
      </w:pPr>
      <w:r w:rsidRPr="00EC76D5">
        <w:rPr>
          <w:highlight w:val="white"/>
        </w:rPr>
        <w:t xml:space="preserve">    }</w:t>
      </w:r>
    </w:p>
    <w:p w14:paraId="6573D388" w14:textId="77777777" w:rsidR="0024176F" w:rsidRPr="00EC76D5" w:rsidRDefault="0024176F" w:rsidP="00F66472">
      <w:pPr>
        <w:pStyle w:val="Code"/>
        <w:rPr>
          <w:highlight w:val="white"/>
        </w:rPr>
      </w:pPr>
    </w:p>
    <w:p w14:paraId="2786E698" w14:textId="34EABAFC" w:rsidR="0024176F" w:rsidRPr="00EC76D5" w:rsidRDefault="0024176F" w:rsidP="00F66472">
      <w:pPr>
        <w:pStyle w:val="Code"/>
        <w:rPr>
          <w:highlight w:val="white"/>
        </w:rPr>
      </w:pPr>
      <w:r w:rsidRPr="00EC76D5">
        <w:rPr>
          <w:highlight w:val="white"/>
        </w:rPr>
        <w:t xml:space="preserve">    int expo = (int) log10(value);</w:t>
      </w:r>
    </w:p>
    <w:p w14:paraId="7D49150E" w14:textId="250110B5" w:rsidR="0024176F" w:rsidRPr="00EC76D5" w:rsidRDefault="0024176F" w:rsidP="00F66472">
      <w:pPr>
        <w:pStyle w:val="Code"/>
        <w:rPr>
          <w:highlight w:val="white"/>
        </w:rPr>
      </w:pPr>
      <w:r w:rsidRPr="00EC76D5">
        <w:rPr>
          <w:highlight w:val="white"/>
        </w:rPr>
        <w:t xml:space="preserve">    value /= pow(10, expo);</w:t>
      </w:r>
    </w:p>
    <w:p w14:paraId="77B9B0FE" w14:textId="77777777" w:rsidR="0024176F" w:rsidRPr="00EC76D5" w:rsidRDefault="0024176F" w:rsidP="00F66472">
      <w:pPr>
        <w:pStyle w:val="Code"/>
        <w:rPr>
          <w:highlight w:val="white"/>
        </w:rPr>
      </w:pPr>
      <w:r w:rsidRPr="00EC76D5">
        <w:rPr>
          <w:highlight w:val="white"/>
        </w:rPr>
        <w:t xml:space="preserve">    printLongDoublePlain(value, plus, space, grid, precision);</w:t>
      </w:r>
    </w:p>
    <w:p w14:paraId="29C80AAB" w14:textId="77777777" w:rsidR="0024176F" w:rsidRPr="00EC76D5" w:rsidRDefault="0024176F" w:rsidP="00F66472">
      <w:pPr>
        <w:pStyle w:val="Code"/>
        <w:rPr>
          <w:highlight w:val="white"/>
        </w:rPr>
      </w:pPr>
      <w:r w:rsidRPr="00EC76D5">
        <w:rPr>
          <w:highlight w:val="white"/>
        </w:rPr>
        <w:t xml:space="preserve">    printChar(capital ? 'E' : 'e');</w:t>
      </w:r>
    </w:p>
    <w:p w14:paraId="7A4E087A" w14:textId="77777777" w:rsidR="0024176F" w:rsidRPr="00EC76D5" w:rsidRDefault="0024176F" w:rsidP="00F66472">
      <w:pPr>
        <w:pStyle w:val="Code"/>
        <w:rPr>
          <w:highlight w:val="white"/>
        </w:rPr>
      </w:pPr>
      <w:r w:rsidRPr="00EC76D5">
        <w:rPr>
          <w:highlight w:val="white"/>
        </w:rPr>
        <w:t xml:space="preserve">    printLongInt(expo, TRUE, FALSE);</w:t>
      </w:r>
    </w:p>
    <w:p w14:paraId="1EA81FAB" w14:textId="77777777" w:rsidR="0024176F" w:rsidRPr="00EC76D5" w:rsidRDefault="0024176F" w:rsidP="00F66472">
      <w:pPr>
        <w:pStyle w:val="Code"/>
        <w:rPr>
          <w:highlight w:val="white"/>
        </w:rPr>
      </w:pPr>
      <w:r w:rsidRPr="00EC76D5">
        <w:rPr>
          <w:highlight w:val="white"/>
        </w:rPr>
        <w:t xml:space="preserve">  }</w:t>
      </w:r>
    </w:p>
    <w:p w14:paraId="32D3939A" w14:textId="77777777" w:rsidR="0024176F" w:rsidRPr="00EC76D5" w:rsidRDefault="0024176F" w:rsidP="00F66472">
      <w:pPr>
        <w:pStyle w:val="Code"/>
        <w:rPr>
          <w:highlight w:val="white"/>
        </w:rPr>
      </w:pPr>
      <w:r w:rsidRPr="00EC76D5">
        <w:rPr>
          <w:highlight w:val="white"/>
        </w:rPr>
        <w:t>}</w:t>
      </w:r>
    </w:p>
    <w:p w14:paraId="01386BA5" w14:textId="79D2426C" w:rsidR="0024176F" w:rsidRPr="00EC76D5" w:rsidRDefault="0024176F" w:rsidP="00F66472">
      <w:pPr>
        <w:pStyle w:val="Code"/>
      </w:pPr>
    </w:p>
    <w:p w14:paraId="2CDFDD2D" w14:textId="77777777" w:rsidR="0024176F" w:rsidRPr="00EC76D5" w:rsidRDefault="0024176F" w:rsidP="00F66472">
      <w:pPr>
        <w:pStyle w:val="Code"/>
        <w:rPr>
          <w:highlight w:val="white"/>
        </w:rPr>
      </w:pPr>
      <w:r w:rsidRPr="00EC76D5">
        <w:rPr>
          <w:highlight w:val="white"/>
        </w:rPr>
        <w:t>va_list checkWidthAndPrecision(va_list arg_list, int* widthPtr, int* precisionPtr) {</w:t>
      </w:r>
    </w:p>
    <w:p w14:paraId="2334E529" w14:textId="77777777" w:rsidR="0024176F" w:rsidRPr="00EC76D5" w:rsidRDefault="0024176F" w:rsidP="00F66472">
      <w:pPr>
        <w:pStyle w:val="Code"/>
        <w:rPr>
          <w:highlight w:val="white"/>
        </w:rPr>
      </w:pPr>
      <w:r w:rsidRPr="00EC76D5">
        <w:rPr>
          <w:highlight w:val="white"/>
        </w:rPr>
        <w:t xml:space="preserve">  if ((widthPtr != NULL) &amp;&amp; (*widthPtr == -1)) {</w:t>
      </w:r>
    </w:p>
    <w:p w14:paraId="3F481941" w14:textId="77777777" w:rsidR="0024176F" w:rsidRPr="00EC76D5" w:rsidRDefault="0024176F" w:rsidP="00F66472">
      <w:pPr>
        <w:pStyle w:val="Code"/>
        <w:rPr>
          <w:highlight w:val="white"/>
        </w:rPr>
      </w:pPr>
      <w:r w:rsidRPr="00EC76D5">
        <w:rPr>
          <w:highlight w:val="white"/>
        </w:rPr>
        <w:t xml:space="preserve">    *widthPtr = va_arg(arg_list, int);</w:t>
      </w:r>
    </w:p>
    <w:p w14:paraId="4BFDB7C4" w14:textId="77777777" w:rsidR="0024176F" w:rsidRPr="00EC76D5" w:rsidRDefault="0024176F" w:rsidP="00F66472">
      <w:pPr>
        <w:pStyle w:val="Code"/>
        <w:rPr>
          <w:highlight w:val="white"/>
        </w:rPr>
      </w:pPr>
      <w:r w:rsidRPr="00EC76D5">
        <w:rPr>
          <w:highlight w:val="white"/>
        </w:rPr>
        <w:t xml:space="preserve">  }</w:t>
      </w:r>
    </w:p>
    <w:p w14:paraId="5F7FBC48" w14:textId="77777777" w:rsidR="0024176F" w:rsidRPr="00EC76D5" w:rsidRDefault="0024176F" w:rsidP="00F66472">
      <w:pPr>
        <w:pStyle w:val="Code"/>
        <w:rPr>
          <w:highlight w:val="white"/>
        </w:rPr>
      </w:pPr>
    </w:p>
    <w:p w14:paraId="42670D71" w14:textId="77777777" w:rsidR="0024176F" w:rsidRPr="00EC76D5" w:rsidRDefault="0024176F" w:rsidP="00F66472">
      <w:pPr>
        <w:pStyle w:val="Code"/>
        <w:rPr>
          <w:highlight w:val="white"/>
        </w:rPr>
      </w:pPr>
      <w:r w:rsidRPr="00EC76D5">
        <w:rPr>
          <w:highlight w:val="white"/>
        </w:rPr>
        <w:t xml:space="preserve">  if ((precisionPtr != NULL) &amp;&amp; (*precisionPtr == -1)) {</w:t>
      </w:r>
    </w:p>
    <w:p w14:paraId="067B887D" w14:textId="77777777" w:rsidR="0024176F" w:rsidRPr="00EC76D5" w:rsidRDefault="0024176F" w:rsidP="00F66472">
      <w:pPr>
        <w:pStyle w:val="Code"/>
        <w:rPr>
          <w:highlight w:val="white"/>
        </w:rPr>
      </w:pPr>
      <w:r w:rsidRPr="00EC76D5">
        <w:rPr>
          <w:highlight w:val="white"/>
        </w:rPr>
        <w:t xml:space="preserve">    *precisionPtr = va_arg(arg_list, int);</w:t>
      </w:r>
    </w:p>
    <w:p w14:paraId="4C2FCE1E" w14:textId="77777777" w:rsidR="0024176F" w:rsidRPr="00EC76D5" w:rsidRDefault="0024176F" w:rsidP="00F66472">
      <w:pPr>
        <w:pStyle w:val="Code"/>
        <w:rPr>
          <w:highlight w:val="white"/>
        </w:rPr>
      </w:pPr>
      <w:r w:rsidRPr="00EC76D5">
        <w:rPr>
          <w:highlight w:val="white"/>
        </w:rPr>
        <w:t xml:space="preserve">  }</w:t>
      </w:r>
    </w:p>
    <w:p w14:paraId="61034344" w14:textId="77777777" w:rsidR="0024176F" w:rsidRPr="00EC76D5" w:rsidRDefault="0024176F" w:rsidP="00F66472">
      <w:pPr>
        <w:pStyle w:val="Code"/>
        <w:rPr>
          <w:highlight w:val="white"/>
        </w:rPr>
      </w:pPr>
    </w:p>
    <w:p w14:paraId="553876E5" w14:textId="77777777" w:rsidR="0024176F" w:rsidRPr="00EC76D5" w:rsidRDefault="0024176F" w:rsidP="00F66472">
      <w:pPr>
        <w:pStyle w:val="Code"/>
        <w:rPr>
          <w:highlight w:val="white"/>
        </w:rPr>
      </w:pPr>
      <w:r w:rsidRPr="00EC76D5">
        <w:rPr>
          <w:highlight w:val="white"/>
        </w:rPr>
        <w:t xml:space="preserve">  return arg_list;</w:t>
      </w:r>
    </w:p>
    <w:p w14:paraId="72361E4F" w14:textId="77777777" w:rsidR="0024176F" w:rsidRPr="00EC76D5" w:rsidRDefault="0024176F" w:rsidP="00F66472">
      <w:pPr>
        <w:pStyle w:val="Code"/>
        <w:rPr>
          <w:highlight w:val="white"/>
        </w:rPr>
      </w:pPr>
      <w:r w:rsidRPr="00EC76D5">
        <w:rPr>
          <w:highlight w:val="white"/>
        </w:rPr>
        <w:t>}</w:t>
      </w:r>
    </w:p>
    <w:p w14:paraId="124B3461" w14:textId="2135A4DA" w:rsidR="0024176F" w:rsidRPr="00EC76D5" w:rsidRDefault="0024176F" w:rsidP="00F66472">
      <w:pPr>
        <w:pStyle w:val="Code"/>
      </w:pPr>
    </w:p>
    <w:p w14:paraId="06F1249C" w14:textId="77777777" w:rsidR="0024176F" w:rsidRPr="00EC76D5" w:rsidRDefault="0024176F" w:rsidP="00F66472">
      <w:pPr>
        <w:pStyle w:val="Code"/>
        <w:rPr>
          <w:highlight w:val="white"/>
        </w:rPr>
      </w:pPr>
      <w:r w:rsidRPr="00EC76D5">
        <w:rPr>
          <w:highlight w:val="white"/>
        </w:rPr>
        <w:t>va_list printArgument(char* format, va_list arg_list, BOOL plus, BOOL space,</w:t>
      </w:r>
    </w:p>
    <w:p w14:paraId="6C16272C" w14:textId="77777777" w:rsidR="0024176F" w:rsidRPr="00EC76D5" w:rsidRDefault="0024176F" w:rsidP="00F66472">
      <w:pPr>
        <w:pStyle w:val="Code"/>
        <w:rPr>
          <w:highlight w:val="white"/>
        </w:rPr>
      </w:pPr>
      <w:r w:rsidRPr="00EC76D5">
        <w:rPr>
          <w:highlight w:val="white"/>
        </w:rPr>
        <w:t xml:space="preserve">                      BOOL grid, int* widthPtr, int precision, BOOL shortInt,</w:t>
      </w:r>
    </w:p>
    <w:p w14:paraId="28E9AD29" w14:textId="77777777" w:rsidR="0024176F" w:rsidRPr="00EC76D5" w:rsidRDefault="0024176F" w:rsidP="00F66472">
      <w:pPr>
        <w:pStyle w:val="Code"/>
        <w:rPr>
          <w:highlight w:val="white"/>
        </w:rPr>
      </w:pPr>
      <w:r w:rsidRPr="00EC76D5">
        <w:rPr>
          <w:highlight w:val="white"/>
        </w:rPr>
        <w:t xml:space="preserve">                      BOOL longInt, BOOL longDouble, BOOL sign, BOOL* negativePtr) {</w:t>
      </w:r>
    </w:p>
    <w:p w14:paraId="27A4C035" w14:textId="77777777" w:rsidR="0024176F" w:rsidRPr="00EC76D5" w:rsidRDefault="0024176F" w:rsidP="00F66472">
      <w:pPr>
        <w:pStyle w:val="Code"/>
        <w:rPr>
          <w:highlight w:val="white"/>
        </w:rPr>
      </w:pPr>
      <w:r w:rsidRPr="00EC76D5">
        <w:rPr>
          <w:highlight w:val="white"/>
        </w:rPr>
        <w:t xml:space="preserve">  char c = format[0], charValue;</w:t>
      </w:r>
    </w:p>
    <w:p w14:paraId="766E8193" w14:textId="77777777" w:rsidR="0024176F" w:rsidRPr="00EC76D5" w:rsidRDefault="0024176F" w:rsidP="00F66472">
      <w:pPr>
        <w:pStyle w:val="Code"/>
        <w:rPr>
          <w:highlight w:val="white"/>
        </w:rPr>
      </w:pPr>
      <w:r w:rsidRPr="00EC76D5">
        <w:rPr>
          <w:highlight w:val="white"/>
        </w:rPr>
        <w:t xml:space="preserve">  int /*logValue, */ *intPtr;</w:t>
      </w:r>
    </w:p>
    <w:p w14:paraId="086DD9D2" w14:textId="77777777" w:rsidR="0024176F" w:rsidRPr="00EC76D5" w:rsidRDefault="0024176F" w:rsidP="00F66472">
      <w:pPr>
        <w:pStyle w:val="Code"/>
        <w:rPr>
          <w:highlight w:val="white"/>
        </w:rPr>
      </w:pPr>
      <w:r w:rsidRPr="00EC76D5">
        <w:rPr>
          <w:highlight w:val="white"/>
        </w:rPr>
        <w:t xml:space="preserve">  long double longDoubleValue;</w:t>
      </w:r>
    </w:p>
    <w:p w14:paraId="7949F2AD" w14:textId="77777777" w:rsidR="0024176F" w:rsidRPr="00EC76D5" w:rsidRDefault="0024176F" w:rsidP="00F66472">
      <w:pPr>
        <w:pStyle w:val="Code"/>
        <w:rPr>
          <w:highlight w:val="white"/>
        </w:rPr>
      </w:pPr>
      <w:r w:rsidRPr="00EC76D5">
        <w:rPr>
          <w:highlight w:val="white"/>
        </w:rPr>
        <w:t xml:space="preserve">  void* ptrValue;</w:t>
      </w:r>
    </w:p>
    <w:p w14:paraId="24EFC931" w14:textId="77777777" w:rsidR="0024176F" w:rsidRPr="00EC76D5" w:rsidRDefault="0024176F" w:rsidP="00F66472">
      <w:pPr>
        <w:pStyle w:val="Code"/>
        <w:rPr>
          <w:highlight w:val="white"/>
        </w:rPr>
      </w:pPr>
    </w:p>
    <w:p w14:paraId="1E061779" w14:textId="77777777" w:rsidR="0024176F" w:rsidRPr="00EC76D5" w:rsidRDefault="0024176F" w:rsidP="00F66472">
      <w:pPr>
        <w:pStyle w:val="Code"/>
        <w:rPr>
          <w:highlight w:val="white"/>
        </w:rPr>
      </w:pPr>
      <w:r w:rsidRPr="00EC76D5">
        <w:rPr>
          <w:highlight w:val="white"/>
        </w:rPr>
        <w:t xml:space="preserve">  switch (c) {</w:t>
      </w:r>
    </w:p>
    <w:p w14:paraId="6ABF390C" w14:textId="77777777" w:rsidR="0024176F" w:rsidRPr="00EC76D5" w:rsidRDefault="0024176F" w:rsidP="00F66472">
      <w:pPr>
        <w:pStyle w:val="Code"/>
        <w:rPr>
          <w:highlight w:val="white"/>
        </w:rPr>
      </w:pPr>
      <w:r w:rsidRPr="00EC76D5">
        <w:rPr>
          <w:highlight w:val="white"/>
        </w:rPr>
        <w:t xml:space="preserve">    case 'i':</w:t>
      </w:r>
    </w:p>
    <w:p w14:paraId="44FC7520" w14:textId="77777777" w:rsidR="0024176F" w:rsidRPr="00EC76D5" w:rsidRDefault="0024176F" w:rsidP="00F66472">
      <w:pPr>
        <w:pStyle w:val="Code"/>
        <w:rPr>
          <w:highlight w:val="white"/>
        </w:rPr>
      </w:pPr>
      <w:r w:rsidRPr="00EC76D5">
        <w:rPr>
          <w:highlight w:val="white"/>
        </w:rPr>
        <w:t xml:space="preserve">    case 'd': {</w:t>
      </w:r>
    </w:p>
    <w:p w14:paraId="24261874" w14:textId="77777777" w:rsidR="0024176F" w:rsidRPr="00EC76D5" w:rsidRDefault="0024176F" w:rsidP="00F66472">
      <w:pPr>
        <w:pStyle w:val="Code"/>
        <w:rPr>
          <w:highlight w:val="white"/>
        </w:rPr>
      </w:pPr>
      <w:r w:rsidRPr="00EC76D5">
        <w:rPr>
          <w:highlight w:val="white"/>
        </w:rPr>
        <w:lastRenderedPageBreak/>
        <w:t xml:space="preserve">        long longValue;</w:t>
      </w:r>
    </w:p>
    <w:p w14:paraId="6484ED16" w14:textId="77777777" w:rsidR="0024176F" w:rsidRPr="00EC76D5" w:rsidRDefault="0024176F" w:rsidP="00F66472">
      <w:pPr>
        <w:pStyle w:val="Code"/>
        <w:rPr>
          <w:highlight w:val="white"/>
        </w:rPr>
      </w:pPr>
    </w:p>
    <w:p w14:paraId="5A8841C1" w14:textId="77777777" w:rsidR="0024176F" w:rsidRPr="00EC76D5" w:rsidRDefault="0024176F" w:rsidP="00F66472">
      <w:pPr>
        <w:pStyle w:val="Code"/>
        <w:rPr>
          <w:highlight w:val="white"/>
        </w:rPr>
      </w:pPr>
      <w:r w:rsidRPr="00EC76D5">
        <w:rPr>
          <w:highlight w:val="white"/>
        </w:rPr>
        <w:t xml:space="preserve">        if (shortInt) {</w:t>
      </w:r>
    </w:p>
    <w:p w14:paraId="384F5E02" w14:textId="77777777" w:rsidR="0024176F" w:rsidRPr="00EC76D5" w:rsidRDefault="0024176F" w:rsidP="00F66472">
      <w:pPr>
        <w:pStyle w:val="Code"/>
        <w:rPr>
          <w:highlight w:val="white"/>
        </w:rPr>
      </w:pPr>
      <w:r w:rsidRPr="00EC76D5">
        <w:rPr>
          <w:highlight w:val="white"/>
        </w:rPr>
        <w:t xml:space="preserve">          longValue = (long) (short) va_arg(arg_list, int);</w:t>
      </w:r>
    </w:p>
    <w:p w14:paraId="57D644D9" w14:textId="77777777" w:rsidR="0024176F" w:rsidRPr="00EC76D5" w:rsidRDefault="0024176F" w:rsidP="00F66472">
      <w:pPr>
        <w:pStyle w:val="Code"/>
        <w:rPr>
          <w:highlight w:val="white"/>
        </w:rPr>
      </w:pPr>
      <w:r w:rsidRPr="00EC76D5">
        <w:rPr>
          <w:highlight w:val="white"/>
        </w:rPr>
        <w:t xml:space="preserve">        }</w:t>
      </w:r>
    </w:p>
    <w:p w14:paraId="521C15AB" w14:textId="77777777" w:rsidR="0024176F" w:rsidRPr="00EC76D5" w:rsidRDefault="0024176F" w:rsidP="00F66472">
      <w:pPr>
        <w:pStyle w:val="Code"/>
        <w:rPr>
          <w:highlight w:val="white"/>
        </w:rPr>
      </w:pPr>
      <w:r w:rsidRPr="00EC76D5">
        <w:rPr>
          <w:highlight w:val="white"/>
        </w:rPr>
        <w:t xml:space="preserve">        else if (longInt) {</w:t>
      </w:r>
    </w:p>
    <w:p w14:paraId="1A781CFC" w14:textId="77777777" w:rsidR="0024176F" w:rsidRPr="00EC76D5" w:rsidRDefault="0024176F" w:rsidP="00F66472">
      <w:pPr>
        <w:pStyle w:val="Code"/>
        <w:rPr>
          <w:highlight w:val="white"/>
        </w:rPr>
      </w:pPr>
      <w:r w:rsidRPr="00EC76D5">
        <w:rPr>
          <w:highlight w:val="white"/>
        </w:rPr>
        <w:t xml:space="preserve">          longValue = va_arg(arg_list, long);</w:t>
      </w:r>
    </w:p>
    <w:p w14:paraId="0CFCBD8D" w14:textId="77777777" w:rsidR="0024176F" w:rsidRPr="00EC76D5" w:rsidRDefault="0024176F" w:rsidP="00F66472">
      <w:pPr>
        <w:pStyle w:val="Code"/>
        <w:rPr>
          <w:highlight w:val="white"/>
        </w:rPr>
      </w:pPr>
      <w:r w:rsidRPr="00EC76D5">
        <w:rPr>
          <w:highlight w:val="white"/>
        </w:rPr>
        <w:t xml:space="preserve">        }</w:t>
      </w:r>
    </w:p>
    <w:p w14:paraId="57008112" w14:textId="77777777" w:rsidR="0024176F" w:rsidRPr="00EC76D5" w:rsidRDefault="0024176F" w:rsidP="00F66472">
      <w:pPr>
        <w:pStyle w:val="Code"/>
        <w:rPr>
          <w:highlight w:val="white"/>
        </w:rPr>
      </w:pPr>
      <w:r w:rsidRPr="00EC76D5">
        <w:rPr>
          <w:highlight w:val="white"/>
        </w:rPr>
        <w:t xml:space="preserve">        else {</w:t>
      </w:r>
    </w:p>
    <w:p w14:paraId="496467E1" w14:textId="77777777" w:rsidR="0024176F" w:rsidRPr="00EC76D5" w:rsidRDefault="0024176F" w:rsidP="00F66472">
      <w:pPr>
        <w:pStyle w:val="Code"/>
        <w:rPr>
          <w:highlight w:val="white"/>
        </w:rPr>
      </w:pPr>
      <w:r w:rsidRPr="00EC76D5">
        <w:rPr>
          <w:highlight w:val="white"/>
        </w:rPr>
        <w:t xml:space="preserve">          longValue = (long) va_arg(arg_list, int);</w:t>
      </w:r>
    </w:p>
    <w:p w14:paraId="2BF20280" w14:textId="77777777" w:rsidR="0024176F" w:rsidRPr="00EC76D5" w:rsidRDefault="0024176F" w:rsidP="00F66472">
      <w:pPr>
        <w:pStyle w:val="Code"/>
        <w:rPr>
          <w:highlight w:val="white"/>
        </w:rPr>
      </w:pPr>
      <w:r w:rsidRPr="00EC76D5">
        <w:rPr>
          <w:highlight w:val="white"/>
        </w:rPr>
        <w:t xml:space="preserve">        }</w:t>
      </w:r>
    </w:p>
    <w:p w14:paraId="7E56A138" w14:textId="77777777" w:rsidR="0024176F" w:rsidRPr="00EC76D5" w:rsidRDefault="0024176F" w:rsidP="00F66472">
      <w:pPr>
        <w:pStyle w:val="Code"/>
        <w:rPr>
          <w:highlight w:val="white"/>
        </w:rPr>
      </w:pPr>
    </w:p>
    <w:p w14:paraId="5C73CE70" w14:textId="77777777" w:rsidR="0024176F" w:rsidRPr="00EC76D5" w:rsidRDefault="0024176F" w:rsidP="00F66472">
      <w:pPr>
        <w:pStyle w:val="Code"/>
        <w:rPr>
          <w:highlight w:val="white"/>
        </w:rPr>
      </w:pPr>
      <w:r w:rsidRPr="00EC76D5">
        <w:rPr>
          <w:highlight w:val="white"/>
        </w:rPr>
        <w:t xml:space="preserve">        if (negativePtr != NULL) {</w:t>
      </w:r>
    </w:p>
    <w:p w14:paraId="640E9978" w14:textId="77777777" w:rsidR="0024176F" w:rsidRPr="00EC76D5" w:rsidRDefault="0024176F" w:rsidP="00F66472">
      <w:pPr>
        <w:pStyle w:val="Code"/>
        <w:rPr>
          <w:highlight w:val="white"/>
        </w:rPr>
      </w:pPr>
      <w:r w:rsidRPr="00EC76D5">
        <w:rPr>
          <w:highlight w:val="white"/>
        </w:rPr>
        <w:t xml:space="preserve">          *negativePtr = (longValue &lt; 0);</w:t>
      </w:r>
    </w:p>
    <w:p w14:paraId="08E56636" w14:textId="77777777" w:rsidR="0024176F" w:rsidRPr="00EC76D5" w:rsidRDefault="0024176F" w:rsidP="00F66472">
      <w:pPr>
        <w:pStyle w:val="Code"/>
        <w:rPr>
          <w:highlight w:val="white"/>
        </w:rPr>
      </w:pPr>
      <w:r w:rsidRPr="00EC76D5">
        <w:rPr>
          <w:highlight w:val="white"/>
        </w:rPr>
        <w:t xml:space="preserve">        }</w:t>
      </w:r>
    </w:p>
    <w:p w14:paraId="638ED4E5" w14:textId="77777777" w:rsidR="0024176F" w:rsidRPr="00EC76D5" w:rsidRDefault="0024176F" w:rsidP="00F66472">
      <w:pPr>
        <w:pStyle w:val="Code"/>
        <w:rPr>
          <w:highlight w:val="white"/>
        </w:rPr>
      </w:pPr>
    </w:p>
    <w:p w14:paraId="798A46A1" w14:textId="77777777" w:rsidR="0024176F" w:rsidRPr="00EC76D5" w:rsidRDefault="0024176F" w:rsidP="00F66472">
      <w:pPr>
        <w:pStyle w:val="Code"/>
        <w:rPr>
          <w:highlight w:val="white"/>
        </w:rPr>
      </w:pPr>
      <w:r w:rsidRPr="00EC76D5">
        <w:rPr>
          <w:highlight w:val="white"/>
        </w:rPr>
        <w:t xml:space="preserve">        if (!sign) {</w:t>
      </w:r>
    </w:p>
    <w:p w14:paraId="48C48ED7" w14:textId="77777777" w:rsidR="0024176F" w:rsidRPr="00EC76D5" w:rsidRDefault="0024176F" w:rsidP="00F66472">
      <w:pPr>
        <w:pStyle w:val="Code"/>
        <w:rPr>
          <w:highlight w:val="white"/>
        </w:rPr>
      </w:pPr>
      <w:r w:rsidRPr="00EC76D5">
        <w:rPr>
          <w:highlight w:val="white"/>
        </w:rPr>
        <w:t xml:space="preserve">          longValue = labs(longValue);</w:t>
      </w:r>
    </w:p>
    <w:p w14:paraId="37A8ADCA" w14:textId="77777777" w:rsidR="0024176F" w:rsidRPr="00EC76D5" w:rsidRDefault="0024176F" w:rsidP="00F66472">
      <w:pPr>
        <w:pStyle w:val="Code"/>
        <w:rPr>
          <w:highlight w:val="white"/>
        </w:rPr>
      </w:pPr>
      <w:r w:rsidRPr="00EC76D5">
        <w:rPr>
          <w:highlight w:val="white"/>
        </w:rPr>
        <w:t xml:space="preserve">        }</w:t>
      </w:r>
    </w:p>
    <w:p w14:paraId="5D1FF67F" w14:textId="77777777" w:rsidR="0024176F" w:rsidRPr="00EC76D5" w:rsidRDefault="0024176F" w:rsidP="00F66472">
      <w:pPr>
        <w:pStyle w:val="Code"/>
        <w:rPr>
          <w:highlight w:val="white"/>
        </w:rPr>
      </w:pPr>
    </w:p>
    <w:p w14:paraId="2E40575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75640324" w14:textId="77777777" w:rsidR="0024176F" w:rsidRPr="00EC76D5" w:rsidRDefault="0024176F" w:rsidP="00F66472">
      <w:pPr>
        <w:pStyle w:val="Code"/>
        <w:rPr>
          <w:highlight w:val="white"/>
        </w:rPr>
      </w:pPr>
    </w:p>
    <w:p w14:paraId="18D9680D" w14:textId="77777777" w:rsidR="0024176F" w:rsidRPr="00EC76D5" w:rsidRDefault="0024176F" w:rsidP="00F66472">
      <w:pPr>
        <w:pStyle w:val="Code"/>
        <w:rPr>
          <w:highlight w:val="white"/>
        </w:rPr>
      </w:pPr>
      <w:r w:rsidRPr="00EC76D5">
        <w:rPr>
          <w:highlight w:val="white"/>
        </w:rPr>
        <w:t xml:space="preserve">        printLongInt(longValue, plus, space);</w:t>
      </w:r>
    </w:p>
    <w:p w14:paraId="67798AD2" w14:textId="77777777" w:rsidR="0024176F" w:rsidRPr="00EC76D5" w:rsidRDefault="0024176F" w:rsidP="00F66472">
      <w:pPr>
        <w:pStyle w:val="Code"/>
        <w:rPr>
          <w:highlight w:val="white"/>
        </w:rPr>
      </w:pPr>
      <w:r w:rsidRPr="00EC76D5">
        <w:rPr>
          <w:highlight w:val="white"/>
        </w:rPr>
        <w:t xml:space="preserve">      }</w:t>
      </w:r>
    </w:p>
    <w:p w14:paraId="3CCF7ACC" w14:textId="77777777" w:rsidR="0024176F" w:rsidRPr="00EC76D5" w:rsidRDefault="0024176F" w:rsidP="00F66472">
      <w:pPr>
        <w:pStyle w:val="Code"/>
        <w:rPr>
          <w:highlight w:val="white"/>
        </w:rPr>
      </w:pPr>
      <w:r w:rsidRPr="00EC76D5">
        <w:rPr>
          <w:highlight w:val="white"/>
        </w:rPr>
        <w:t xml:space="preserve">      break;</w:t>
      </w:r>
    </w:p>
    <w:p w14:paraId="7EA6BC26" w14:textId="77777777" w:rsidR="0024176F" w:rsidRPr="00EC76D5" w:rsidRDefault="0024176F" w:rsidP="00F66472">
      <w:pPr>
        <w:pStyle w:val="Code"/>
        <w:rPr>
          <w:highlight w:val="white"/>
        </w:rPr>
      </w:pPr>
    </w:p>
    <w:p w14:paraId="5D8CE80D" w14:textId="77777777" w:rsidR="0024176F" w:rsidRPr="00EC76D5" w:rsidRDefault="0024176F" w:rsidP="00F66472">
      <w:pPr>
        <w:pStyle w:val="Code"/>
        <w:rPr>
          <w:highlight w:val="white"/>
        </w:rPr>
      </w:pPr>
      <w:r w:rsidRPr="00EC76D5">
        <w:rPr>
          <w:highlight w:val="white"/>
        </w:rPr>
        <w:t xml:space="preserve">    case 'c':</w:t>
      </w:r>
    </w:p>
    <w:p w14:paraId="01AF2A72" w14:textId="77777777" w:rsidR="0024176F" w:rsidRPr="00EC76D5" w:rsidRDefault="0024176F" w:rsidP="00F66472">
      <w:pPr>
        <w:pStyle w:val="Code"/>
        <w:rPr>
          <w:highlight w:val="white"/>
        </w:rPr>
      </w:pPr>
      <w:r w:rsidRPr="00EC76D5">
        <w:rPr>
          <w:highlight w:val="white"/>
        </w:rPr>
        <w:t xml:space="preserve">      charValue = (char) va_arg(arg_list, int);</w:t>
      </w:r>
    </w:p>
    <w:p w14:paraId="37FC0439"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5A3ACA03" w14:textId="77777777" w:rsidR="0024176F" w:rsidRPr="00EC76D5" w:rsidRDefault="0024176F" w:rsidP="00F66472">
      <w:pPr>
        <w:pStyle w:val="Code"/>
        <w:rPr>
          <w:highlight w:val="white"/>
        </w:rPr>
      </w:pPr>
      <w:r w:rsidRPr="00EC76D5">
        <w:rPr>
          <w:highlight w:val="white"/>
        </w:rPr>
        <w:t xml:space="preserve">      printChar(charValue);</w:t>
      </w:r>
    </w:p>
    <w:p w14:paraId="1C64B4A0" w14:textId="77777777" w:rsidR="0024176F" w:rsidRPr="00EC76D5" w:rsidRDefault="0024176F" w:rsidP="00F66472">
      <w:pPr>
        <w:pStyle w:val="Code"/>
        <w:rPr>
          <w:highlight w:val="white"/>
        </w:rPr>
      </w:pPr>
      <w:r w:rsidRPr="00EC76D5">
        <w:rPr>
          <w:highlight w:val="white"/>
        </w:rPr>
        <w:t xml:space="preserve">      break;</w:t>
      </w:r>
    </w:p>
    <w:p w14:paraId="5E72284D" w14:textId="77777777" w:rsidR="0024176F" w:rsidRPr="00EC76D5" w:rsidRDefault="0024176F" w:rsidP="00F66472">
      <w:pPr>
        <w:pStyle w:val="Code"/>
        <w:rPr>
          <w:highlight w:val="white"/>
        </w:rPr>
      </w:pPr>
    </w:p>
    <w:p w14:paraId="5C810B6E" w14:textId="77777777" w:rsidR="0024176F" w:rsidRPr="00EC76D5" w:rsidRDefault="0024176F" w:rsidP="00F66472">
      <w:pPr>
        <w:pStyle w:val="Code"/>
        <w:rPr>
          <w:highlight w:val="white"/>
        </w:rPr>
      </w:pPr>
      <w:r w:rsidRPr="00EC76D5">
        <w:rPr>
          <w:highlight w:val="white"/>
        </w:rPr>
        <w:t xml:space="preserve">    case 's': {</w:t>
      </w:r>
    </w:p>
    <w:p w14:paraId="5DA065A8" w14:textId="77777777" w:rsidR="0024176F" w:rsidRPr="00EC76D5" w:rsidRDefault="0024176F" w:rsidP="00F66472">
      <w:pPr>
        <w:pStyle w:val="Code"/>
        <w:rPr>
          <w:highlight w:val="white"/>
        </w:rPr>
      </w:pPr>
      <w:r w:rsidRPr="00EC76D5">
        <w:rPr>
          <w:highlight w:val="white"/>
        </w:rPr>
        <w:t xml:space="preserve">        char* stringValue = va_arg(arg_list, char*);</w:t>
      </w:r>
    </w:p>
    <w:p w14:paraId="6D68D10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69288C3A" w14:textId="77777777" w:rsidR="0024176F" w:rsidRPr="00EC76D5" w:rsidRDefault="0024176F" w:rsidP="00F66472">
      <w:pPr>
        <w:pStyle w:val="Code"/>
        <w:rPr>
          <w:highlight w:val="white"/>
        </w:rPr>
      </w:pPr>
      <w:r w:rsidRPr="00EC76D5">
        <w:rPr>
          <w:highlight w:val="white"/>
        </w:rPr>
        <w:t xml:space="preserve">        printString(stringValue, precision);</w:t>
      </w:r>
    </w:p>
    <w:p w14:paraId="53988960" w14:textId="77777777" w:rsidR="0024176F" w:rsidRPr="00EC76D5" w:rsidRDefault="0024176F" w:rsidP="00F66472">
      <w:pPr>
        <w:pStyle w:val="Code"/>
        <w:rPr>
          <w:highlight w:val="white"/>
        </w:rPr>
      </w:pPr>
      <w:r w:rsidRPr="00EC76D5">
        <w:rPr>
          <w:highlight w:val="white"/>
        </w:rPr>
        <w:t xml:space="preserve">      }</w:t>
      </w:r>
    </w:p>
    <w:p w14:paraId="1DDB0ED4" w14:textId="77777777" w:rsidR="0024176F" w:rsidRPr="00EC76D5" w:rsidRDefault="0024176F" w:rsidP="00F66472">
      <w:pPr>
        <w:pStyle w:val="Code"/>
        <w:rPr>
          <w:highlight w:val="white"/>
        </w:rPr>
      </w:pPr>
      <w:r w:rsidRPr="00EC76D5">
        <w:rPr>
          <w:highlight w:val="white"/>
        </w:rPr>
        <w:t xml:space="preserve">      break;</w:t>
      </w:r>
    </w:p>
    <w:p w14:paraId="77D4A484" w14:textId="77777777" w:rsidR="0024176F" w:rsidRPr="00EC76D5" w:rsidRDefault="0024176F" w:rsidP="00F66472">
      <w:pPr>
        <w:pStyle w:val="Code"/>
        <w:rPr>
          <w:highlight w:val="white"/>
        </w:rPr>
      </w:pPr>
    </w:p>
    <w:p w14:paraId="33B8636D" w14:textId="77777777" w:rsidR="0024176F" w:rsidRPr="00EC76D5" w:rsidRDefault="0024176F" w:rsidP="00F66472">
      <w:pPr>
        <w:pStyle w:val="Code"/>
        <w:rPr>
          <w:highlight w:val="white"/>
        </w:rPr>
      </w:pPr>
      <w:r w:rsidRPr="00EC76D5">
        <w:rPr>
          <w:highlight w:val="white"/>
        </w:rPr>
        <w:t xml:space="preserve">    case 'u':</w:t>
      </w:r>
    </w:p>
    <w:p w14:paraId="43CB0FA9" w14:textId="77777777" w:rsidR="0024176F" w:rsidRPr="00EC76D5" w:rsidRDefault="0024176F" w:rsidP="00F66472">
      <w:pPr>
        <w:pStyle w:val="Code"/>
        <w:rPr>
          <w:highlight w:val="white"/>
        </w:rPr>
      </w:pPr>
      <w:r w:rsidRPr="00EC76D5">
        <w:rPr>
          <w:highlight w:val="white"/>
        </w:rPr>
        <w:t xml:space="preserve">    case 'o':</w:t>
      </w:r>
    </w:p>
    <w:p w14:paraId="60248FAC" w14:textId="77777777" w:rsidR="0024176F" w:rsidRPr="00EC76D5" w:rsidRDefault="0024176F" w:rsidP="00F66472">
      <w:pPr>
        <w:pStyle w:val="Code"/>
        <w:rPr>
          <w:highlight w:val="white"/>
        </w:rPr>
      </w:pPr>
      <w:r w:rsidRPr="00EC76D5">
        <w:rPr>
          <w:highlight w:val="white"/>
        </w:rPr>
        <w:t xml:space="preserve">    case 'b':</w:t>
      </w:r>
    </w:p>
    <w:p w14:paraId="75A8AC0C" w14:textId="77777777" w:rsidR="0024176F" w:rsidRPr="00EC76D5" w:rsidRDefault="0024176F" w:rsidP="00F66472">
      <w:pPr>
        <w:pStyle w:val="Code"/>
        <w:rPr>
          <w:highlight w:val="white"/>
        </w:rPr>
      </w:pPr>
      <w:r w:rsidRPr="00EC76D5">
        <w:rPr>
          <w:highlight w:val="white"/>
        </w:rPr>
        <w:t xml:space="preserve">    case 'x':</w:t>
      </w:r>
    </w:p>
    <w:p w14:paraId="62DD3E25" w14:textId="77777777" w:rsidR="0024176F" w:rsidRPr="00EC76D5" w:rsidRDefault="0024176F" w:rsidP="00F66472">
      <w:pPr>
        <w:pStyle w:val="Code"/>
        <w:rPr>
          <w:highlight w:val="white"/>
        </w:rPr>
      </w:pPr>
      <w:r w:rsidRPr="00EC76D5">
        <w:rPr>
          <w:highlight w:val="white"/>
        </w:rPr>
        <w:t xml:space="preserve">    case 'X': {</w:t>
      </w:r>
    </w:p>
    <w:p w14:paraId="5CA5FFF6" w14:textId="77777777" w:rsidR="0024176F" w:rsidRPr="00EC76D5" w:rsidRDefault="0024176F" w:rsidP="00F66472">
      <w:pPr>
        <w:pStyle w:val="Code"/>
        <w:rPr>
          <w:highlight w:val="white"/>
        </w:rPr>
      </w:pPr>
      <w:r w:rsidRPr="00EC76D5">
        <w:rPr>
          <w:highlight w:val="white"/>
        </w:rPr>
        <w:t xml:space="preserve">        unsigned long base = ((c == 'u') ? 10ul : ((c == 'o') ? 8ul : ((c == 'b') ? 2ul : 16ul)));</w:t>
      </w:r>
    </w:p>
    <w:p w14:paraId="67595722" w14:textId="77777777" w:rsidR="0024176F" w:rsidRPr="00EC76D5" w:rsidRDefault="0024176F" w:rsidP="00F66472">
      <w:pPr>
        <w:pStyle w:val="Code"/>
        <w:rPr>
          <w:highlight w:val="white"/>
        </w:rPr>
      </w:pPr>
      <w:r w:rsidRPr="00EC76D5">
        <w:rPr>
          <w:highlight w:val="white"/>
        </w:rPr>
        <w:t xml:space="preserve">        unsigned long value;</w:t>
      </w:r>
    </w:p>
    <w:p w14:paraId="69709A3A" w14:textId="77777777" w:rsidR="0024176F" w:rsidRPr="00EC76D5" w:rsidRDefault="0024176F" w:rsidP="00F66472">
      <w:pPr>
        <w:pStyle w:val="Code"/>
        <w:rPr>
          <w:highlight w:val="white"/>
        </w:rPr>
      </w:pPr>
    </w:p>
    <w:p w14:paraId="1FD98BF9" w14:textId="77777777" w:rsidR="0024176F" w:rsidRPr="00EC76D5" w:rsidRDefault="0024176F" w:rsidP="00F66472">
      <w:pPr>
        <w:pStyle w:val="Code"/>
        <w:rPr>
          <w:highlight w:val="white"/>
        </w:rPr>
      </w:pPr>
      <w:r w:rsidRPr="00EC76D5">
        <w:rPr>
          <w:highlight w:val="white"/>
        </w:rPr>
        <w:t xml:space="preserve">        if (shortInt) {</w:t>
      </w:r>
    </w:p>
    <w:p w14:paraId="77DB8E52" w14:textId="77777777" w:rsidR="0024176F" w:rsidRPr="00EC76D5" w:rsidRDefault="0024176F" w:rsidP="00F66472">
      <w:pPr>
        <w:pStyle w:val="Code"/>
        <w:rPr>
          <w:highlight w:val="white"/>
        </w:rPr>
      </w:pPr>
      <w:r w:rsidRPr="00EC76D5">
        <w:rPr>
          <w:highlight w:val="white"/>
        </w:rPr>
        <w:t xml:space="preserve">          value = (unsigned long) (unsigned short) va_arg(arg_list, unsigned int);</w:t>
      </w:r>
    </w:p>
    <w:p w14:paraId="3CEFC8D7" w14:textId="77777777" w:rsidR="0024176F" w:rsidRPr="00EC76D5" w:rsidRDefault="0024176F" w:rsidP="00F66472">
      <w:pPr>
        <w:pStyle w:val="Code"/>
        <w:rPr>
          <w:highlight w:val="white"/>
        </w:rPr>
      </w:pPr>
      <w:r w:rsidRPr="00EC76D5">
        <w:rPr>
          <w:highlight w:val="white"/>
        </w:rPr>
        <w:t xml:space="preserve">        }</w:t>
      </w:r>
    </w:p>
    <w:p w14:paraId="55F8AD0E" w14:textId="77777777" w:rsidR="0024176F" w:rsidRPr="00EC76D5" w:rsidRDefault="0024176F" w:rsidP="00F66472">
      <w:pPr>
        <w:pStyle w:val="Code"/>
        <w:rPr>
          <w:highlight w:val="white"/>
        </w:rPr>
      </w:pPr>
      <w:r w:rsidRPr="00EC76D5">
        <w:rPr>
          <w:highlight w:val="white"/>
        </w:rPr>
        <w:t xml:space="preserve">        else if (longInt) {</w:t>
      </w:r>
    </w:p>
    <w:p w14:paraId="4013E0D5" w14:textId="77777777" w:rsidR="0024176F" w:rsidRPr="00EC76D5" w:rsidRDefault="0024176F" w:rsidP="00F66472">
      <w:pPr>
        <w:pStyle w:val="Code"/>
        <w:rPr>
          <w:highlight w:val="white"/>
        </w:rPr>
      </w:pPr>
      <w:r w:rsidRPr="00EC76D5">
        <w:rPr>
          <w:highlight w:val="white"/>
        </w:rPr>
        <w:t xml:space="preserve">          value = va_arg(arg_list, unsigned long);</w:t>
      </w:r>
    </w:p>
    <w:p w14:paraId="55A510B0" w14:textId="77777777" w:rsidR="0024176F" w:rsidRPr="00EC76D5" w:rsidRDefault="0024176F" w:rsidP="00F66472">
      <w:pPr>
        <w:pStyle w:val="Code"/>
        <w:rPr>
          <w:highlight w:val="white"/>
        </w:rPr>
      </w:pPr>
      <w:r w:rsidRPr="00EC76D5">
        <w:rPr>
          <w:highlight w:val="white"/>
        </w:rPr>
        <w:t xml:space="preserve">        }</w:t>
      </w:r>
    </w:p>
    <w:p w14:paraId="387E0A74" w14:textId="77777777" w:rsidR="0024176F" w:rsidRPr="00EC76D5" w:rsidRDefault="0024176F" w:rsidP="00F66472">
      <w:pPr>
        <w:pStyle w:val="Code"/>
        <w:rPr>
          <w:highlight w:val="white"/>
        </w:rPr>
      </w:pPr>
      <w:r w:rsidRPr="00EC76D5">
        <w:rPr>
          <w:highlight w:val="white"/>
        </w:rPr>
        <w:t xml:space="preserve">        else {</w:t>
      </w:r>
    </w:p>
    <w:p w14:paraId="5663C7CD" w14:textId="77777777" w:rsidR="0024176F" w:rsidRPr="00EC76D5" w:rsidRDefault="0024176F" w:rsidP="00F66472">
      <w:pPr>
        <w:pStyle w:val="Code"/>
        <w:rPr>
          <w:highlight w:val="white"/>
        </w:rPr>
      </w:pPr>
      <w:r w:rsidRPr="00EC76D5">
        <w:rPr>
          <w:highlight w:val="white"/>
        </w:rPr>
        <w:t xml:space="preserve">          value = (unsigned long) va_arg(arg_list, unsigned int);</w:t>
      </w:r>
    </w:p>
    <w:p w14:paraId="4CF4DE23" w14:textId="77777777" w:rsidR="0024176F" w:rsidRPr="00EC76D5" w:rsidRDefault="0024176F" w:rsidP="00F66472">
      <w:pPr>
        <w:pStyle w:val="Code"/>
        <w:rPr>
          <w:highlight w:val="white"/>
        </w:rPr>
      </w:pPr>
      <w:r w:rsidRPr="00EC76D5">
        <w:rPr>
          <w:highlight w:val="white"/>
        </w:rPr>
        <w:lastRenderedPageBreak/>
        <w:t xml:space="preserve">        }</w:t>
      </w:r>
    </w:p>
    <w:p w14:paraId="68FAB64F" w14:textId="77777777" w:rsidR="0024176F" w:rsidRPr="00EC76D5" w:rsidRDefault="0024176F" w:rsidP="00F66472">
      <w:pPr>
        <w:pStyle w:val="Code"/>
        <w:rPr>
          <w:highlight w:val="white"/>
        </w:rPr>
      </w:pPr>
    </w:p>
    <w:p w14:paraId="7530ED7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71138064" w14:textId="77777777" w:rsidR="0024176F" w:rsidRPr="00EC76D5" w:rsidRDefault="0024176F" w:rsidP="00F66472">
      <w:pPr>
        <w:pStyle w:val="Code"/>
        <w:rPr>
          <w:highlight w:val="white"/>
        </w:rPr>
      </w:pPr>
      <w:r w:rsidRPr="00EC76D5">
        <w:rPr>
          <w:highlight w:val="white"/>
        </w:rPr>
        <w:t xml:space="preserve">        printUnsignedLong(value, plus, space, grid, base, isupper(c));</w:t>
      </w:r>
    </w:p>
    <w:p w14:paraId="14316E26" w14:textId="77777777" w:rsidR="0024176F" w:rsidRPr="00EC76D5" w:rsidRDefault="0024176F" w:rsidP="00F66472">
      <w:pPr>
        <w:pStyle w:val="Code"/>
        <w:rPr>
          <w:highlight w:val="white"/>
        </w:rPr>
      </w:pPr>
      <w:r w:rsidRPr="00EC76D5">
        <w:rPr>
          <w:highlight w:val="white"/>
        </w:rPr>
        <w:t xml:space="preserve">      }</w:t>
      </w:r>
    </w:p>
    <w:p w14:paraId="475B57FC" w14:textId="77777777" w:rsidR="0024176F" w:rsidRPr="00EC76D5" w:rsidRDefault="0024176F" w:rsidP="00F66472">
      <w:pPr>
        <w:pStyle w:val="Code"/>
        <w:rPr>
          <w:highlight w:val="white"/>
        </w:rPr>
      </w:pPr>
      <w:r w:rsidRPr="00EC76D5">
        <w:rPr>
          <w:highlight w:val="white"/>
        </w:rPr>
        <w:t xml:space="preserve">      break;</w:t>
      </w:r>
    </w:p>
    <w:p w14:paraId="164B3085" w14:textId="77777777" w:rsidR="0024176F" w:rsidRPr="00EC76D5" w:rsidRDefault="0024176F" w:rsidP="00F66472">
      <w:pPr>
        <w:pStyle w:val="Code"/>
        <w:rPr>
          <w:highlight w:val="white"/>
        </w:rPr>
      </w:pPr>
    </w:p>
    <w:p w14:paraId="5D912D37" w14:textId="77777777" w:rsidR="0024176F" w:rsidRPr="00EC76D5" w:rsidRDefault="0024176F" w:rsidP="00F66472">
      <w:pPr>
        <w:pStyle w:val="Code"/>
        <w:rPr>
          <w:highlight w:val="white"/>
        </w:rPr>
      </w:pPr>
      <w:r w:rsidRPr="00EC76D5">
        <w:rPr>
          <w:highlight w:val="white"/>
        </w:rPr>
        <w:t xml:space="preserve">    case 'f':</w:t>
      </w:r>
    </w:p>
    <w:p w14:paraId="25807B16" w14:textId="77777777" w:rsidR="0024176F" w:rsidRPr="00EC76D5" w:rsidRDefault="0024176F" w:rsidP="00F66472">
      <w:pPr>
        <w:pStyle w:val="Code"/>
        <w:rPr>
          <w:highlight w:val="white"/>
        </w:rPr>
      </w:pPr>
      <w:r w:rsidRPr="00EC76D5">
        <w:rPr>
          <w:highlight w:val="white"/>
        </w:rPr>
        <w:t xml:space="preserve">    case 'e':</w:t>
      </w:r>
    </w:p>
    <w:p w14:paraId="4CFEC83E" w14:textId="77777777" w:rsidR="0024176F" w:rsidRPr="00EC76D5" w:rsidRDefault="0024176F" w:rsidP="00F66472">
      <w:pPr>
        <w:pStyle w:val="Code"/>
        <w:rPr>
          <w:highlight w:val="white"/>
        </w:rPr>
      </w:pPr>
      <w:r w:rsidRPr="00EC76D5">
        <w:rPr>
          <w:highlight w:val="white"/>
        </w:rPr>
        <w:t xml:space="preserve">    case 'E':</w:t>
      </w:r>
    </w:p>
    <w:p w14:paraId="6554D6C7" w14:textId="77777777" w:rsidR="0024176F" w:rsidRPr="00EC76D5" w:rsidRDefault="0024176F" w:rsidP="00F66472">
      <w:pPr>
        <w:pStyle w:val="Code"/>
        <w:rPr>
          <w:highlight w:val="white"/>
        </w:rPr>
      </w:pPr>
      <w:r w:rsidRPr="00EC76D5">
        <w:rPr>
          <w:highlight w:val="white"/>
        </w:rPr>
        <w:t xml:space="preserve">    case 'g':</w:t>
      </w:r>
    </w:p>
    <w:p w14:paraId="02C06B7C" w14:textId="77777777" w:rsidR="0024176F" w:rsidRPr="00EC76D5" w:rsidRDefault="0024176F" w:rsidP="00F66472">
      <w:pPr>
        <w:pStyle w:val="Code"/>
        <w:rPr>
          <w:highlight w:val="white"/>
        </w:rPr>
      </w:pPr>
      <w:r w:rsidRPr="00EC76D5">
        <w:rPr>
          <w:highlight w:val="white"/>
        </w:rPr>
        <w:t xml:space="preserve">    case 'G':</w:t>
      </w:r>
    </w:p>
    <w:p w14:paraId="2AE829B2" w14:textId="77777777" w:rsidR="0024176F" w:rsidRPr="00EC76D5" w:rsidRDefault="0024176F" w:rsidP="00F66472">
      <w:pPr>
        <w:pStyle w:val="Code"/>
        <w:rPr>
          <w:highlight w:val="white"/>
        </w:rPr>
      </w:pPr>
      <w:r w:rsidRPr="00EC76D5">
        <w:rPr>
          <w:highlight w:val="white"/>
        </w:rPr>
        <w:t xml:space="preserve">      if (longDouble) {</w:t>
      </w:r>
    </w:p>
    <w:p w14:paraId="27946D9B" w14:textId="77777777" w:rsidR="0024176F" w:rsidRPr="00EC76D5" w:rsidRDefault="0024176F" w:rsidP="00F66472">
      <w:pPr>
        <w:pStyle w:val="Code"/>
        <w:rPr>
          <w:highlight w:val="white"/>
        </w:rPr>
      </w:pPr>
      <w:r w:rsidRPr="00EC76D5">
        <w:rPr>
          <w:highlight w:val="white"/>
        </w:rPr>
        <w:t xml:space="preserve">        longDoubleValue = va_arg(arg_list, long double);</w:t>
      </w:r>
    </w:p>
    <w:p w14:paraId="043D98EC" w14:textId="77777777" w:rsidR="0024176F" w:rsidRPr="00EC76D5" w:rsidRDefault="0024176F" w:rsidP="00F66472">
      <w:pPr>
        <w:pStyle w:val="Code"/>
        <w:rPr>
          <w:highlight w:val="white"/>
        </w:rPr>
      </w:pPr>
      <w:r w:rsidRPr="00EC76D5">
        <w:rPr>
          <w:highlight w:val="white"/>
        </w:rPr>
        <w:t xml:space="preserve">      }</w:t>
      </w:r>
    </w:p>
    <w:p w14:paraId="4A203F65" w14:textId="77777777" w:rsidR="0024176F" w:rsidRPr="00EC76D5" w:rsidRDefault="0024176F" w:rsidP="00F66472">
      <w:pPr>
        <w:pStyle w:val="Code"/>
        <w:rPr>
          <w:highlight w:val="white"/>
        </w:rPr>
      </w:pPr>
      <w:r w:rsidRPr="00EC76D5">
        <w:rPr>
          <w:highlight w:val="white"/>
        </w:rPr>
        <w:t xml:space="preserve">      else {</w:t>
      </w:r>
    </w:p>
    <w:p w14:paraId="522CDF3B" w14:textId="77777777" w:rsidR="0024176F" w:rsidRPr="00EC76D5" w:rsidRDefault="0024176F" w:rsidP="00F66472">
      <w:pPr>
        <w:pStyle w:val="Code"/>
        <w:rPr>
          <w:highlight w:val="white"/>
        </w:rPr>
      </w:pPr>
      <w:r w:rsidRPr="00EC76D5">
        <w:rPr>
          <w:highlight w:val="white"/>
        </w:rPr>
        <w:t xml:space="preserve">        longDoubleValue = (long double) va_arg(arg_list, double);</w:t>
      </w:r>
    </w:p>
    <w:p w14:paraId="1E7CB699" w14:textId="77777777" w:rsidR="0024176F" w:rsidRPr="00EC76D5" w:rsidRDefault="0024176F" w:rsidP="00F66472">
      <w:pPr>
        <w:pStyle w:val="Code"/>
        <w:rPr>
          <w:highlight w:val="white"/>
        </w:rPr>
      </w:pPr>
      <w:r w:rsidRPr="00EC76D5">
        <w:rPr>
          <w:highlight w:val="white"/>
        </w:rPr>
        <w:t xml:space="preserve">      }</w:t>
      </w:r>
    </w:p>
    <w:p w14:paraId="3175CF18" w14:textId="77777777" w:rsidR="0024176F" w:rsidRPr="00EC76D5" w:rsidRDefault="0024176F" w:rsidP="00F66472">
      <w:pPr>
        <w:pStyle w:val="Code"/>
        <w:rPr>
          <w:highlight w:val="white"/>
        </w:rPr>
      </w:pPr>
    </w:p>
    <w:p w14:paraId="0F969873" w14:textId="77777777" w:rsidR="0024176F" w:rsidRPr="00EC76D5" w:rsidRDefault="0024176F" w:rsidP="00F66472">
      <w:pPr>
        <w:pStyle w:val="Code"/>
        <w:rPr>
          <w:highlight w:val="white"/>
        </w:rPr>
      </w:pPr>
      <w:r w:rsidRPr="00EC76D5">
        <w:rPr>
          <w:highlight w:val="white"/>
        </w:rPr>
        <w:t xml:space="preserve">      if (negativePtr != NULL) {</w:t>
      </w:r>
    </w:p>
    <w:p w14:paraId="1F632741" w14:textId="77777777" w:rsidR="0024176F" w:rsidRPr="00EC76D5" w:rsidRDefault="0024176F" w:rsidP="00F66472">
      <w:pPr>
        <w:pStyle w:val="Code"/>
        <w:rPr>
          <w:highlight w:val="white"/>
        </w:rPr>
      </w:pPr>
      <w:r w:rsidRPr="00EC76D5">
        <w:rPr>
          <w:highlight w:val="white"/>
        </w:rPr>
        <w:t xml:space="preserve">        *negativePtr = (longDoubleValue &lt; 0);</w:t>
      </w:r>
    </w:p>
    <w:p w14:paraId="39E5BA49" w14:textId="77777777" w:rsidR="0024176F" w:rsidRPr="00EC76D5" w:rsidRDefault="0024176F" w:rsidP="00F66472">
      <w:pPr>
        <w:pStyle w:val="Code"/>
        <w:rPr>
          <w:highlight w:val="white"/>
        </w:rPr>
      </w:pPr>
      <w:r w:rsidRPr="00EC76D5">
        <w:rPr>
          <w:highlight w:val="white"/>
        </w:rPr>
        <w:t xml:space="preserve">      }</w:t>
      </w:r>
    </w:p>
    <w:p w14:paraId="3D285BE9" w14:textId="77777777" w:rsidR="0024176F" w:rsidRPr="00EC76D5" w:rsidRDefault="0024176F" w:rsidP="00F66472">
      <w:pPr>
        <w:pStyle w:val="Code"/>
        <w:rPr>
          <w:highlight w:val="white"/>
        </w:rPr>
      </w:pPr>
    </w:p>
    <w:p w14:paraId="505AC7DE" w14:textId="77777777" w:rsidR="0024176F" w:rsidRPr="00EC76D5" w:rsidRDefault="0024176F" w:rsidP="00F66472">
      <w:pPr>
        <w:pStyle w:val="Code"/>
        <w:rPr>
          <w:highlight w:val="white"/>
        </w:rPr>
      </w:pPr>
      <w:r w:rsidRPr="00EC76D5">
        <w:rPr>
          <w:highlight w:val="white"/>
        </w:rPr>
        <w:t xml:space="preserve">      if (!sign) {</w:t>
      </w:r>
    </w:p>
    <w:p w14:paraId="45B281C4" w14:textId="77777777" w:rsidR="0024176F" w:rsidRPr="00EC76D5" w:rsidRDefault="0024176F" w:rsidP="00F66472">
      <w:pPr>
        <w:pStyle w:val="Code"/>
        <w:rPr>
          <w:highlight w:val="white"/>
        </w:rPr>
      </w:pPr>
      <w:r w:rsidRPr="00EC76D5">
        <w:rPr>
          <w:highlight w:val="white"/>
        </w:rPr>
        <w:t xml:space="preserve">        longDoubleValue = fabs(longDoubleValue);</w:t>
      </w:r>
    </w:p>
    <w:p w14:paraId="6C29082E" w14:textId="77777777" w:rsidR="0024176F" w:rsidRPr="00EC76D5" w:rsidRDefault="0024176F" w:rsidP="00F66472">
      <w:pPr>
        <w:pStyle w:val="Code"/>
        <w:rPr>
          <w:highlight w:val="white"/>
        </w:rPr>
      </w:pPr>
      <w:r w:rsidRPr="00EC76D5">
        <w:rPr>
          <w:highlight w:val="white"/>
        </w:rPr>
        <w:t xml:space="preserve">      }</w:t>
      </w:r>
    </w:p>
    <w:p w14:paraId="7D2BAD97" w14:textId="77777777" w:rsidR="0024176F" w:rsidRPr="00EC76D5" w:rsidRDefault="0024176F" w:rsidP="00F66472">
      <w:pPr>
        <w:pStyle w:val="Code"/>
        <w:rPr>
          <w:highlight w:val="white"/>
        </w:rPr>
      </w:pPr>
    </w:p>
    <w:p w14:paraId="0FAF74D1"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59212C3F" w14:textId="77777777" w:rsidR="0024176F" w:rsidRPr="00EC76D5" w:rsidRDefault="0024176F" w:rsidP="00F66472">
      <w:pPr>
        <w:pStyle w:val="Code"/>
        <w:rPr>
          <w:highlight w:val="white"/>
        </w:rPr>
      </w:pPr>
    </w:p>
    <w:p w14:paraId="68AB612C" w14:textId="77777777" w:rsidR="0024176F" w:rsidRPr="00EC76D5" w:rsidRDefault="0024176F" w:rsidP="00F66472">
      <w:pPr>
        <w:pStyle w:val="Code"/>
        <w:rPr>
          <w:highlight w:val="white"/>
        </w:rPr>
      </w:pPr>
      <w:r w:rsidRPr="00EC76D5">
        <w:rPr>
          <w:highlight w:val="white"/>
        </w:rPr>
        <w:t xml:space="preserve">      if (c == 'f') {</w:t>
      </w:r>
    </w:p>
    <w:p w14:paraId="11BBD198" w14:textId="77777777" w:rsidR="0024176F" w:rsidRPr="00EC76D5" w:rsidRDefault="0024176F" w:rsidP="00F66472">
      <w:pPr>
        <w:pStyle w:val="Code"/>
        <w:rPr>
          <w:highlight w:val="white"/>
        </w:rPr>
      </w:pPr>
      <w:r w:rsidRPr="00EC76D5">
        <w:rPr>
          <w:highlight w:val="white"/>
        </w:rPr>
        <w:t xml:space="preserve">        printLongDoublePlain(longDoubleValue, plus, space, grid, precision);</w:t>
      </w:r>
    </w:p>
    <w:p w14:paraId="6D646A51" w14:textId="77777777" w:rsidR="0024176F" w:rsidRPr="00EC76D5" w:rsidRDefault="0024176F" w:rsidP="00F66472">
      <w:pPr>
        <w:pStyle w:val="Code"/>
        <w:rPr>
          <w:highlight w:val="white"/>
        </w:rPr>
      </w:pPr>
      <w:r w:rsidRPr="00EC76D5">
        <w:rPr>
          <w:highlight w:val="white"/>
        </w:rPr>
        <w:t xml:space="preserve">      }</w:t>
      </w:r>
    </w:p>
    <w:p w14:paraId="404F84CF" w14:textId="77777777" w:rsidR="0024176F" w:rsidRPr="00EC76D5" w:rsidRDefault="0024176F" w:rsidP="00F66472">
      <w:pPr>
        <w:pStyle w:val="Code"/>
        <w:rPr>
          <w:highlight w:val="white"/>
        </w:rPr>
      </w:pPr>
      <w:r w:rsidRPr="00EC76D5">
        <w:rPr>
          <w:highlight w:val="white"/>
        </w:rPr>
        <w:t xml:space="preserve">      else if (tolower(c) == 'e') {</w:t>
      </w:r>
    </w:p>
    <w:p w14:paraId="45A6DBE1" w14:textId="77777777" w:rsidR="0024176F" w:rsidRPr="00EC76D5" w:rsidRDefault="0024176F" w:rsidP="00F66472">
      <w:pPr>
        <w:pStyle w:val="Code"/>
        <w:rPr>
          <w:highlight w:val="white"/>
        </w:rPr>
      </w:pPr>
      <w:r w:rsidRPr="00EC76D5">
        <w:rPr>
          <w:highlight w:val="white"/>
        </w:rPr>
        <w:t xml:space="preserve">        printLongDoubleExpo(longDoubleValue, plus, space, grid, precision, isupper(c));</w:t>
      </w:r>
    </w:p>
    <w:p w14:paraId="2D4E290C" w14:textId="77777777" w:rsidR="0024176F" w:rsidRPr="00EC76D5" w:rsidRDefault="0024176F" w:rsidP="00F66472">
      <w:pPr>
        <w:pStyle w:val="Code"/>
        <w:rPr>
          <w:highlight w:val="white"/>
        </w:rPr>
      </w:pPr>
      <w:r w:rsidRPr="00EC76D5">
        <w:rPr>
          <w:highlight w:val="white"/>
        </w:rPr>
        <w:t xml:space="preserve">      }</w:t>
      </w:r>
    </w:p>
    <w:p w14:paraId="2A8970D3" w14:textId="77777777" w:rsidR="0024176F" w:rsidRPr="00EC76D5" w:rsidRDefault="0024176F" w:rsidP="00F66472">
      <w:pPr>
        <w:pStyle w:val="Code"/>
        <w:rPr>
          <w:highlight w:val="white"/>
        </w:rPr>
      </w:pPr>
      <w:r w:rsidRPr="00EC76D5">
        <w:rPr>
          <w:highlight w:val="white"/>
        </w:rPr>
        <w:t xml:space="preserve">      else {</w:t>
      </w:r>
    </w:p>
    <w:p w14:paraId="75BA22B8" w14:textId="608982AC" w:rsidR="0024176F" w:rsidRPr="00EC76D5" w:rsidRDefault="0024176F" w:rsidP="00F66472">
      <w:pPr>
        <w:pStyle w:val="Code"/>
        <w:rPr>
          <w:highlight w:val="white"/>
        </w:rPr>
      </w:pPr>
      <w:r w:rsidRPr="00EC76D5">
        <w:rPr>
          <w:highlight w:val="white"/>
        </w:rPr>
        <w:t xml:space="preserve">        int expo = (int) log10(fabs(longDoubleValue));</w:t>
      </w:r>
    </w:p>
    <w:p w14:paraId="00D2E568" w14:textId="77777777" w:rsidR="0024176F" w:rsidRPr="00EC76D5" w:rsidRDefault="0024176F" w:rsidP="00F66472">
      <w:pPr>
        <w:pStyle w:val="Code"/>
        <w:rPr>
          <w:highlight w:val="white"/>
        </w:rPr>
      </w:pPr>
    </w:p>
    <w:p w14:paraId="35B7844C" w14:textId="77777777" w:rsidR="0024176F" w:rsidRPr="00EC76D5" w:rsidRDefault="0024176F" w:rsidP="00F66472">
      <w:pPr>
        <w:pStyle w:val="Code"/>
        <w:rPr>
          <w:highlight w:val="white"/>
        </w:rPr>
      </w:pPr>
      <w:r w:rsidRPr="00EC76D5">
        <w:rPr>
          <w:highlight w:val="white"/>
        </w:rPr>
        <w:t xml:space="preserve">        if ((expo &gt;= -3) &amp;&amp; (expo &lt;= 2)) {</w:t>
      </w:r>
    </w:p>
    <w:p w14:paraId="5C5B3652" w14:textId="77777777" w:rsidR="0024176F" w:rsidRPr="00EC76D5" w:rsidRDefault="0024176F" w:rsidP="00F66472">
      <w:pPr>
        <w:pStyle w:val="Code"/>
        <w:rPr>
          <w:highlight w:val="white"/>
        </w:rPr>
      </w:pPr>
      <w:r w:rsidRPr="00EC76D5">
        <w:rPr>
          <w:highlight w:val="white"/>
        </w:rPr>
        <w:t xml:space="preserve">          printLongDoublePlain(longDoubleValue, plus, space, grid, precision);</w:t>
      </w:r>
    </w:p>
    <w:p w14:paraId="323FBD82" w14:textId="77777777" w:rsidR="0024176F" w:rsidRPr="00EC76D5" w:rsidRDefault="0024176F" w:rsidP="00F66472">
      <w:pPr>
        <w:pStyle w:val="Code"/>
        <w:rPr>
          <w:highlight w:val="white"/>
        </w:rPr>
      </w:pPr>
      <w:r w:rsidRPr="00EC76D5">
        <w:rPr>
          <w:highlight w:val="white"/>
        </w:rPr>
        <w:t xml:space="preserve">        }</w:t>
      </w:r>
    </w:p>
    <w:p w14:paraId="5255F646" w14:textId="77777777" w:rsidR="0024176F" w:rsidRPr="00EC76D5" w:rsidRDefault="0024176F" w:rsidP="00F66472">
      <w:pPr>
        <w:pStyle w:val="Code"/>
        <w:rPr>
          <w:highlight w:val="white"/>
        </w:rPr>
      </w:pPr>
      <w:r w:rsidRPr="00EC76D5">
        <w:rPr>
          <w:highlight w:val="white"/>
        </w:rPr>
        <w:t xml:space="preserve">        else {</w:t>
      </w:r>
    </w:p>
    <w:p w14:paraId="46D5B14C" w14:textId="77777777" w:rsidR="0024176F" w:rsidRPr="00EC76D5" w:rsidRDefault="0024176F" w:rsidP="00F66472">
      <w:pPr>
        <w:pStyle w:val="Code"/>
        <w:rPr>
          <w:highlight w:val="white"/>
        </w:rPr>
      </w:pPr>
      <w:r w:rsidRPr="00EC76D5">
        <w:rPr>
          <w:highlight w:val="white"/>
        </w:rPr>
        <w:t xml:space="preserve">          printLongDoubleExpo(longDoubleValue, plus, space, grid, precision, isupper(c));</w:t>
      </w:r>
    </w:p>
    <w:p w14:paraId="0EFF9099" w14:textId="77777777" w:rsidR="0024176F" w:rsidRPr="00EC76D5" w:rsidRDefault="0024176F" w:rsidP="00F66472">
      <w:pPr>
        <w:pStyle w:val="Code"/>
        <w:rPr>
          <w:highlight w:val="white"/>
        </w:rPr>
      </w:pPr>
      <w:r w:rsidRPr="00EC76D5">
        <w:rPr>
          <w:highlight w:val="white"/>
        </w:rPr>
        <w:t xml:space="preserve">        }</w:t>
      </w:r>
    </w:p>
    <w:p w14:paraId="7D5AE4D7" w14:textId="77777777" w:rsidR="0024176F" w:rsidRPr="00EC76D5" w:rsidRDefault="0024176F" w:rsidP="00F66472">
      <w:pPr>
        <w:pStyle w:val="Code"/>
        <w:rPr>
          <w:highlight w:val="white"/>
        </w:rPr>
      </w:pPr>
      <w:r w:rsidRPr="00EC76D5">
        <w:rPr>
          <w:highlight w:val="white"/>
        </w:rPr>
        <w:t xml:space="preserve">      }</w:t>
      </w:r>
    </w:p>
    <w:p w14:paraId="230A1334" w14:textId="77777777" w:rsidR="0024176F" w:rsidRPr="00EC76D5" w:rsidRDefault="0024176F" w:rsidP="00F66472">
      <w:pPr>
        <w:pStyle w:val="Code"/>
        <w:rPr>
          <w:highlight w:val="white"/>
        </w:rPr>
      </w:pPr>
      <w:r w:rsidRPr="00EC76D5">
        <w:rPr>
          <w:highlight w:val="white"/>
        </w:rPr>
        <w:t xml:space="preserve">      break;</w:t>
      </w:r>
    </w:p>
    <w:p w14:paraId="548F788C" w14:textId="77777777" w:rsidR="0024176F" w:rsidRPr="00EC76D5" w:rsidRDefault="0024176F" w:rsidP="00F66472">
      <w:pPr>
        <w:pStyle w:val="Code"/>
        <w:rPr>
          <w:highlight w:val="white"/>
        </w:rPr>
      </w:pPr>
    </w:p>
    <w:p w14:paraId="1F1077B7" w14:textId="77777777" w:rsidR="0024176F" w:rsidRPr="00EC76D5" w:rsidRDefault="0024176F" w:rsidP="00F66472">
      <w:pPr>
        <w:pStyle w:val="Code"/>
        <w:rPr>
          <w:highlight w:val="white"/>
        </w:rPr>
      </w:pPr>
      <w:r w:rsidRPr="00EC76D5">
        <w:rPr>
          <w:highlight w:val="white"/>
        </w:rPr>
        <w:t xml:space="preserve">    case 'p':</w:t>
      </w:r>
    </w:p>
    <w:p w14:paraId="55CD6DB0" w14:textId="77777777" w:rsidR="0024176F" w:rsidRPr="00EC76D5" w:rsidRDefault="0024176F" w:rsidP="00F66472">
      <w:pPr>
        <w:pStyle w:val="Code"/>
        <w:rPr>
          <w:highlight w:val="white"/>
        </w:rPr>
      </w:pPr>
      <w:r w:rsidRPr="00EC76D5">
        <w:rPr>
          <w:highlight w:val="white"/>
        </w:rPr>
        <w:t xml:space="preserve">      ptrValue = va_arg(arg_list, void*);</w:t>
      </w:r>
    </w:p>
    <w:p w14:paraId="44F5DA58"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26C640E8" w14:textId="77777777" w:rsidR="0024176F" w:rsidRPr="00EC76D5" w:rsidRDefault="0024176F" w:rsidP="00F66472">
      <w:pPr>
        <w:pStyle w:val="Code"/>
        <w:rPr>
          <w:highlight w:val="white"/>
        </w:rPr>
      </w:pPr>
      <w:r w:rsidRPr="00EC76D5">
        <w:rPr>
          <w:highlight w:val="white"/>
        </w:rPr>
        <w:t xml:space="preserve">      printUnsignedLong((unsigned long) ptrValue, FALSE, FALSE, FALSE, 10u, FALSE);</w:t>
      </w:r>
    </w:p>
    <w:p w14:paraId="1EB4BD14" w14:textId="77777777" w:rsidR="0024176F" w:rsidRPr="00EC76D5" w:rsidRDefault="0024176F" w:rsidP="00F66472">
      <w:pPr>
        <w:pStyle w:val="Code"/>
        <w:rPr>
          <w:highlight w:val="white"/>
        </w:rPr>
      </w:pPr>
      <w:r w:rsidRPr="00EC76D5">
        <w:rPr>
          <w:highlight w:val="white"/>
        </w:rPr>
        <w:t xml:space="preserve">      break;</w:t>
      </w:r>
    </w:p>
    <w:p w14:paraId="16C675F8" w14:textId="77777777" w:rsidR="0024176F" w:rsidRPr="00EC76D5" w:rsidRDefault="0024176F" w:rsidP="00F66472">
      <w:pPr>
        <w:pStyle w:val="Code"/>
        <w:rPr>
          <w:highlight w:val="white"/>
        </w:rPr>
      </w:pPr>
    </w:p>
    <w:p w14:paraId="56A86C6E" w14:textId="77777777" w:rsidR="0024176F" w:rsidRPr="00EC76D5" w:rsidRDefault="0024176F" w:rsidP="00F66472">
      <w:pPr>
        <w:pStyle w:val="Code"/>
        <w:rPr>
          <w:highlight w:val="white"/>
        </w:rPr>
      </w:pPr>
      <w:r w:rsidRPr="00EC76D5">
        <w:rPr>
          <w:highlight w:val="white"/>
        </w:rPr>
        <w:t xml:space="preserve">    case 'n':</w:t>
      </w:r>
    </w:p>
    <w:p w14:paraId="1654A0CA" w14:textId="77777777" w:rsidR="0024176F" w:rsidRPr="00EC76D5" w:rsidRDefault="0024176F" w:rsidP="00F66472">
      <w:pPr>
        <w:pStyle w:val="Code"/>
        <w:rPr>
          <w:highlight w:val="white"/>
        </w:rPr>
      </w:pPr>
      <w:r w:rsidRPr="00EC76D5">
        <w:rPr>
          <w:highlight w:val="white"/>
        </w:rPr>
        <w:lastRenderedPageBreak/>
        <w:t xml:space="preserve">      ptrValue = va_arg(arg_list, void*);</w:t>
      </w:r>
    </w:p>
    <w:p w14:paraId="47A91D47" w14:textId="77777777" w:rsidR="0024176F" w:rsidRPr="00EC76D5" w:rsidRDefault="0024176F" w:rsidP="00F66472">
      <w:pPr>
        <w:pStyle w:val="Code"/>
        <w:rPr>
          <w:highlight w:val="white"/>
        </w:rPr>
      </w:pPr>
      <w:r w:rsidRPr="00EC76D5">
        <w:rPr>
          <w:highlight w:val="white"/>
        </w:rPr>
        <w:t xml:space="preserve">      intPtr = va_arg(arg_list, int*);</w:t>
      </w:r>
    </w:p>
    <w:p w14:paraId="3DD519F7"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3351E529" w14:textId="77777777" w:rsidR="0024176F" w:rsidRPr="00EC76D5" w:rsidRDefault="0024176F" w:rsidP="00F66472">
      <w:pPr>
        <w:pStyle w:val="Code"/>
        <w:rPr>
          <w:highlight w:val="white"/>
        </w:rPr>
      </w:pPr>
      <w:r w:rsidRPr="00EC76D5">
        <w:rPr>
          <w:highlight w:val="white"/>
        </w:rPr>
        <w:t xml:space="preserve">      *intPtr = g_outChars;</w:t>
      </w:r>
    </w:p>
    <w:p w14:paraId="67D113DC" w14:textId="77777777" w:rsidR="0024176F" w:rsidRPr="00EC76D5" w:rsidRDefault="0024176F" w:rsidP="00F66472">
      <w:pPr>
        <w:pStyle w:val="Code"/>
        <w:rPr>
          <w:highlight w:val="white"/>
        </w:rPr>
      </w:pPr>
      <w:r w:rsidRPr="00EC76D5">
        <w:rPr>
          <w:highlight w:val="white"/>
        </w:rPr>
        <w:t xml:space="preserve">      break;</w:t>
      </w:r>
    </w:p>
    <w:p w14:paraId="5AF3C114" w14:textId="77777777" w:rsidR="0024176F" w:rsidRPr="00EC76D5" w:rsidRDefault="0024176F" w:rsidP="00F66472">
      <w:pPr>
        <w:pStyle w:val="Code"/>
        <w:rPr>
          <w:highlight w:val="white"/>
        </w:rPr>
      </w:pPr>
    </w:p>
    <w:p w14:paraId="5442F428" w14:textId="77777777" w:rsidR="0024176F" w:rsidRPr="00EC76D5" w:rsidRDefault="0024176F" w:rsidP="00F66472">
      <w:pPr>
        <w:pStyle w:val="Code"/>
        <w:rPr>
          <w:highlight w:val="white"/>
        </w:rPr>
      </w:pPr>
      <w:r w:rsidRPr="00EC76D5">
        <w:rPr>
          <w:highlight w:val="white"/>
        </w:rPr>
        <w:t xml:space="preserve">    case '%':</w:t>
      </w:r>
    </w:p>
    <w:p w14:paraId="279D7ED8" w14:textId="77777777" w:rsidR="0024176F" w:rsidRPr="00EC76D5" w:rsidRDefault="0024176F" w:rsidP="00F66472">
      <w:pPr>
        <w:pStyle w:val="Code"/>
        <w:rPr>
          <w:highlight w:val="white"/>
        </w:rPr>
      </w:pPr>
      <w:r w:rsidRPr="00EC76D5">
        <w:rPr>
          <w:highlight w:val="white"/>
        </w:rPr>
        <w:t xml:space="preserve">      //printf("&lt;X&gt;");</w:t>
      </w:r>
    </w:p>
    <w:p w14:paraId="6017F5EA"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1241FCDC" w14:textId="77777777" w:rsidR="0024176F" w:rsidRPr="00EC76D5" w:rsidRDefault="0024176F" w:rsidP="00F66472">
      <w:pPr>
        <w:pStyle w:val="Code"/>
        <w:rPr>
          <w:highlight w:val="white"/>
        </w:rPr>
      </w:pPr>
      <w:r w:rsidRPr="00EC76D5">
        <w:rPr>
          <w:highlight w:val="white"/>
        </w:rPr>
        <w:t xml:space="preserve">      printChar('%');</w:t>
      </w:r>
    </w:p>
    <w:p w14:paraId="088E3827" w14:textId="77777777" w:rsidR="0024176F" w:rsidRPr="00EC76D5" w:rsidRDefault="0024176F" w:rsidP="00F66472">
      <w:pPr>
        <w:pStyle w:val="Code"/>
        <w:rPr>
          <w:highlight w:val="white"/>
        </w:rPr>
      </w:pPr>
      <w:r w:rsidRPr="00EC76D5">
        <w:rPr>
          <w:highlight w:val="white"/>
        </w:rPr>
        <w:t xml:space="preserve">      break;</w:t>
      </w:r>
    </w:p>
    <w:p w14:paraId="530CD46F" w14:textId="77777777" w:rsidR="0024176F" w:rsidRPr="00EC76D5" w:rsidRDefault="0024176F" w:rsidP="00F66472">
      <w:pPr>
        <w:pStyle w:val="Code"/>
        <w:rPr>
          <w:highlight w:val="white"/>
        </w:rPr>
      </w:pPr>
      <w:r w:rsidRPr="00EC76D5">
        <w:rPr>
          <w:highlight w:val="white"/>
        </w:rPr>
        <w:t xml:space="preserve">  }</w:t>
      </w:r>
    </w:p>
    <w:p w14:paraId="2E3E7CDE" w14:textId="77777777" w:rsidR="0024176F" w:rsidRPr="00EC76D5" w:rsidRDefault="0024176F" w:rsidP="00F66472">
      <w:pPr>
        <w:pStyle w:val="Code"/>
        <w:rPr>
          <w:highlight w:val="white"/>
        </w:rPr>
      </w:pPr>
    </w:p>
    <w:p w14:paraId="2E49229F" w14:textId="77777777" w:rsidR="0024176F" w:rsidRPr="00EC76D5" w:rsidRDefault="0024176F" w:rsidP="00F66472">
      <w:pPr>
        <w:pStyle w:val="Code"/>
        <w:rPr>
          <w:highlight w:val="white"/>
        </w:rPr>
      </w:pPr>
      <w:r w:rsidRPr="00EC76D5">
        <w:rPr>
          <w:highlight w:val="white"/>
        </w:rPr>
        <w:t xml:space="preserve">  return arg_list;</w:t>
      </w:r>
    </w:p>
    <w:p w14:paraId="46C1FCA9" w14:textId="77777777" w:rsidR="0024176F" w:rsidRPr="00EC76D5" w:rsidRDefault="0024176F" w:rsidP="00F66472">
      <w:pPr>
        <w:pStyle w:val="Code"/>
        <w:rPr>
          <w:highlight w:val="white"/>
        </w:rPr>
      </w:pPr>
      <w:r w:rsidRPr="00EC76D5">
        <w:rPr>
          <w:highlight w:val="white"/>
        </w:rPr>
        <w:t>}</w:t>
      </w:r>
    </w:p>
    <w:p w14:paraId="22020541" w14:textId="1B06C380" w:rsidR="0024176F" w:rsidRPr="00EC76D5" w:rsidRDefault="0024176F" w:rsidP="00F66472">
      <w:pPr>
        <w:pStyle w:val="Code"/>
      </w:pPr>
    </w:p>
    <w:p w14:paraId="5066D1E9" w14:textId="77777777" w:rsidR="0024176F" w:rsidRPr="00EC76D5" w:rsidRDefault="0024176F" w:rsidP="00F66472">
      <w:pPr>
        <w:pStyle w:val="Code"/>
        <w:rPr>
          <w:highlight w:val="white"/>
        </w:rPr>
      </w:pPr>
      <w:r w:rsidRPr="00EC76D5">
        <w:rPr>
          <w:highlight w:val="white"/>
        </w:rPr>
        <w:t>int printFormat(char* format, va_list arg_list) {</w:t>
      </w:r>
    </w:p>
    <w:p w14:paraId="138FBCCD" w14:textId="77777777" w:rsidR="0024176F" w:rsidRPr="00EC76D5" w:rsidRDefault="0024176F" w:rsidP="00F66472">
      <w:pPr>
        <w:pStyle w:val="Code"/>
        <w:rPr>
          <w:highlight w:val="white"/>
        </w:rPr>
      </w:pPr>
      <w:r w:rsidRPr="00EC76D5">
        <w:rPr>
          <w:highlight w:val="white"/>
        </w:rPr>
        <w:t xml:space="preserve">  int index, count = 0, width = 0, precision = 0;</w:t>
      </w:r>
    </w:p>
    <w:p w14:paraId="0C4AC032" w14:textId="77777777" w:rsidR="0024176F" w:rsidRPr="00EC76D5" w:rsidRDefault="0024176F" w:rsidP="00F66472">
      <w:pPr>
        <w:pStyle w:val="Code"/>
        <w:rPr>
          <w:highlight w:val="white"/>
        </w:rPr>
      </w:pPr>
      <w:r w:rsidRPr="00EC76D5">
        <w:rPr>
          <w:highlight w:val="white"/>
        </w:rPr>
        <w:t xml:space="preserve">  BOOL percent = FALSE, plus = FALSE, minus = FALSE, space = FALSE,</w:t>
      </w:r>
    </w:p>
    <w:p w14:paraId="2ABBE8BA" w14:textId="77777777" w:rsidR="0024176F" w:rsidRPr="00EC76D5" w:rsidRDefault="0024176F" w:rsidP="00F66472">
      <w:pPr>
        <w:pStyle w:val="Code"/>
        <w:rPr>
          <w:highlight w:val="white"/>
        </w:rPr>
      </w:pPr>
      <w:r w:rsidRPr="00EC76D5">
        <w:rPr>
          <w:highlight w:val="white"/>
        </w:rPr>
        <w:t xml:space="preserve">       zero = FALSE, grid = FALSE, widthStar = FALSE,</w:t>
      </w:r>
    </w:p>
    <w:p w14:paraId="05DBE1A5" w14:textId="77777777" w:rsidR="0024176F" w:rsidRPr="00EC76D5" w:rsidRDefault="0024176F" w:rsidP="00F66472">
      <w:pPr>
        <w:pStyle w:val="Code"/>
        <w:rPr>
          <w:highlight w:val="white"/>
        </w:rPr>
      </w:pPr>
      <w:r w:rsidRPr="00EC76D5">
        <w:rPr>
          <w:highlight w:val="white"/>
        </w:rPr>
        <w:t xml:space="preserve">       period = FALSE, precisionStar = FALSE,</w:t>
      </w:r>
    </w:p>
    <w:p w14:paraId="5F6C21A6" w14:textId="77777777" w:rsidR="0024176F" w:rsidRPr="00EC76D5" w:rsidRDefault="0024176F" w:rsidP="00F66472">
      <w:pPr>
        <w:pStyle w:val="Code"/>
        <w:rPr>
          <w:highlight w:val="white"/>
        </w:rPr>
      </w:pPr>
      <w:r w:rsidRPr="00EC76D5">
        <w:rPr>
          <w:highlight w:val="white"/>
        </w:rPr>
        <w:t xml:space="preserve">       shortInt = FALSE, longInt = FALSE, longDouble = FALSE;</w:t>
      </w:r>
    </w:p>
    <w:p w14:paraId="5253CBAC" w14:textId="77777777" w:rsidR="0024176F" w:rsidRPr="00EC76D5" w:rsidRDefault="0024176F" w:rsidP="00F66472">
      <w:pPr>
        <w:pStyle w:val="Code"/>
        <w:rPr>
          <w:highlight w:val="white"/>
        </w:rPr>
      </w:pPr>
      <w:r w:rsidRPr="00EC76D5">
        <w:rPr>
          <w:highlight w:val="white"/>
        </w:rPr>
        <w:t xml:space="preserve">  g_outChars = 0;</w:t>
      </w:r>
    </w:p>
    <w:p w14:paraId="73B974AD" w14:textId="77777777" w:rsidR="0024176F" w:rsidRPr="00EC76D5" w:rsidRDefault="0024176F" w:rsidP="00F66472">
      <w:pPr>
        <w:pStyle w:val="Code"/>
        <w:rPr>
          <w:highlight w:val="white"/>
        </w:rPr>
      </w:pPr>
    </w:p>
    <w:p w14:paraId="2CBDFFF8" w14:textId="77777777" w:rsidR="0024176F" w:rsidRPr="00EC76D5" w:rsidRDefault="0024176F" w:rsidP="00F66472">
      <w:pPr>
        <w:pStyle w:val="Code"/>
        <w:rPr>
          <w:highlight w:val="white"/>
        </w:rPr>
      </w:pPr>
      <w:r w:rsidRPr="00EC76D5">
        <w:rPr>
          <w:highlight w:val="white"/>
        </w:rPr>
        <w:t xml:space="preserve">  for (index = 0; format[index] != '\0'; ++index) {</w:t>
      </w:r>
    </w:p>
    <w:p w14:paraId="10118EF5" w14:textId="77777777" w:rsidR="0024176F" w:rsidRPr="00EC76D5" w:rsidRDefault="0024176F" w:rsidP="00F66472">
      <w:pPr>
        <w:pStyle w:val="Code"/>
        <w:rPr>
          <w:highlight w:val="white"/>
        </w:rPr>
      </w:pPr>
      <w:r w:rsidRPr="00EC76D5">
        <w:rPr>
          <w:highlight w:val="white"/>
        </w:rPr>
        <w:t xml:space="preserve">    char c = format[index];</w:t>
      </w:r>
    </w:p>
    <w:p w14:paraId="0CA619E2" w14:textId="77777777" w:rsidR="0024176F" w:rsidRPr="00EC76D5" w:rsidRDefault="0024176F" w:rsidP="00F66472">
      <w:pPr>
        <w:pStyle w:val="Code"/>
        <w:rPr>
          <w:highlight w:val="white"/>
        </w:rPr>
      </w:pPr>
    </w:p>
    <w:p w14:paraId="5B3BB483" w14:textId="77777777" w:rsidR="0024176F" w:rsidRPr="00EC76D5" w:rsidRDefault="0024176F" w:rsidP="00F66472">
      <w:pPr>
        <w:pStyle w:val="Code"/>
        <w:rPr>
          <w:highlight w:val="white"/>
        </w:rPr>
      </w:pPr>
      <w:r w:rsidRPr="00EC76D5">
        <w:rPr>
          <w:highlight w:val="white"/>
        </w:rPr>
        <w:t xml:space="preserve">    if (percent) {</w:t>
      </w:r>
    </w:p>
    <w:p w14:paraId="08CE789F" w14:textId="77777777" w:rsidR="0024176F" w:rsidRPr="00EC76D5" w:rsidRDefault="0024176F" w:rsidP="00F66472">
      <w:pPr>
        <w:pStyle w:val="Code"/>
        <w:rPr>
          <w:highlight w:val="white"/>
        </w:rPr>
      </w:pPr>
      <w:r w:rsidRPr="00EC76D5">
        <w:rPr>
          <w:highlight w:val="white"/>
        </w:rPr>
        <w:t xml:space="preserve">      switch (c) {</w:t>
      </w:r>
    </w:p>
    <w:p w14:paraId="73F6296D" w14:textId="77777777" w:rsidR="0024176F" w:rsidRPr="00EC76D5" w:rsidRDefault="0024176F" w:rsidP="00F66472">
      <w:pPr>
        <w:pStyle w:val="Code"/>
        <w:rPr>
          <w:highlight w:val="white"/>
        </w:rPr>
      </w:pPr>
      <w:r w:rsidRPr="00EC76D5">
        <w:rPr>
          <w:highlight w:val="white"/>
        </w:rPr>
        <w:t xml:space="preserve">        case '+':</w:t>
      </w:r>
    </w:p>
    <w:p w14:paraId="45A0273E" w14:textId="77777777" w:rsidR="0024176F" w:rsidRPr="00EC76D5" w:rsidRDefault="0024176F" w:rsidP="00F66472">
      <w:pPr>
        <w:pStyle w:val="Code"/>
        <w:rPr>
          <w:highlight w:val="white"/>
        </w:rPr>
      </w:pPr>
      <w:r w:rsidRPr="00EC76D5">
        <w:rPr>
          <w:highlight w:val="white"/>
        </w:rPr>
        <w:t xml:space="preserve">          plus = TRUE;</w:t>
      </w:r>
    </w:p>
    <w:p w14:paraId="2C0E5E0D" w14:textId="77777777" w:rsidR="0024176F" w:rsidRPr="00EC76D5" w:rsidRDefault="0024176F" w:rsidP="00F66472">
      <w:pPr>
        <w:pStyle w:val="Code"/>
        <w:rPr>
          <w:highlight w:val="white"/>
        </w:rPr>
      </w:pPr>
      <w:r w:rsidRPr="00EC76D5">
        <w:rPr>
          <w:highlight w:val="white"/>
        </w:rPr>
        <w:t xml:space="preserve">          break;</w:t>
      </w:r>
    </w:p>
    <w:p w14:paraId="3E3ADB1C" w14:textId="77777777" w:rsidR="0024176F" w:rsidRPr="00EC76D5" w:rsidRDefault="0024176F" w:rsidP="00F66472">
      <w:pPr>
        <w:pStyle w:val="Code"/>
        <w:rPr>
          <w:highlight w:val="white"/>
        </w:rPr>
      </w:pPr>
    </w:p>
    <w:p w14:paraId="72F49876" w14:textId="77777777" w:rsidR="0024176F" w:rsidRPr="00EC76D5" w:rsidRDefault="0024176F" w:rsidP="00F66472">
      <w:pPr>
        <w:pStyle w:val="Code"/>
        <w:rPr>
          <w:highlight w:val="white"/>
        </w:rPr>
      </w:pPr>
      <w:r w:rsidRPr="00EC76D5">
        <w:rPr>
          <w:highlight w:val="white"/>
        </w:rPr>
        <w:t xml:space="preserve">        case '-':</w:t>
      </w:r>
    </w:p>
    <w:p w14:paraId="2C89D829" w14:textId="77777777" w:rsidR="0024176F" w:rsidRPr="00EC76D5" w:rsidRDefault="0024176F" w:rsidP="00F66472">
      <w:pPr>
        <w:pStyle w:val="Code"/>
        <w:rPr>
          <w:highlight w:val="white"/>
        </w:rPr>
      </w:pPr>
      <w:r w:rsidRPr="00EC76D5">
        <w:rPr>
          <w:highlight w:val="white"/>
        </w:rPr>
        <w:t xml:space="preserve">          minus = TRUE;</w:t>
      </w:r>
    </w:p>
    <w:p w14:paraId="3F3668F2" w14:textId="77777777" w:rsidR="0024176F" w:rsidRPr="00EC76D5" w:rsidRDefault="0024176F" w:rsidP="00F66472">
      <w:pPr>
        <w:pStyle w:val="Code"/>
        <w:rPr>
          <w:highlight w:val="white"/>
        </w:rPr>
      </w:pPr>
      <w:r w:rsidRPr="00EC76D5">
        <w:rPr>
          <w:highlight w:val="white"/>
        </w:rPr>
        <w:t xml:space="preserve">          break;</w:t>
      </w:r>
    </w:p>
    <w:p w14:paraId="2564F3C4" w14:textId="77777777" w:rsidR="0024176F" w:rsidRPr="00EC76D5" w:rsidRDefault="0024176F" w:rsidP="00F66472">
      <w:pPr>
        <w:pStyle w:val="Code"/>
        <w:rPr>
          <w:highlight w:val="white"/>
        </w:rPr>
      </w:pPr>
    </w:p>
    <w:p w14:paraId="2CE8769A" w14:textId="77777777" w:rsidR="0024176F" w:rsidRPr="00EC76D5" w:rsidRDefault="0024176F" w:rsidP="00F66472">
      <w:pPr>
        <w:pStyle w:val="Code"/>
        <w:rPr>
          <w:highlight w:val="white"/>
        </w:rPr>
      </w:pPr>
      <w:r w:rsidRPr="00EC76D5">
        <w:rPr>
          <w:highlight w:val="white"/>
        </w:rPr>
        <w:t xml:space="preserve">        case ' ':</w:t>
      </w:r>
    </w:p>
    <w:p w14:paraId="6D1AC7F6" w14:textId="77777777" w:rsidR="0024176F" w:rsidRPr="00EC76D5" w:rsidRDefault="0024176F" w:rsidP="00F66472">
      <w:pPr>
        <w:pStyle w:val="Code"/>
        <w:rPr>
          <w:highlight w:val="white"/>
        </w:rPr>
      </w:pPr>
      <w:r w:rsidRPr="00EC76D5">
        <w:rPr>
          <w:highlight w:val="white"/>
        </w:rPr>
        <w:t xml:space="preserve">          space = TRUE;</w:t>
      </w:r>
    </w:p>
    <w:p w14:paraId="3776164A" w14:textId="77777777" w:rsidR="0024176F" w:rsidRPr="00EC76D5" w:rsidRDefault="0024176F" w:rsidP="00F66472">
      <w:pPr>
        <w:pStyle w:val="Code"/>
        <w:rPr>
          <w:highlight w:val="white"/>
        </w:rPr>
      </w:pPr>
      <w:r w:rsidRPr="00EC76D5">
        <w:rPr>
          <w:highlight w:val="white"/>
        </w:rPr>
        <w:t xml:space="preserve">          break;</w:t>
      </w:r>
    </w:p>
    <w:p w14:paraId="4841DA57" w14:textId="77777777" w:rsidR="0024176F" w:rsidRPr="00EC76D5" w:rsidRDefault="0024176F" w:rsidP="00F66472">
      <w:pPr>
        <w:pStyle w:val="Code"/>
        <w:rPr>
          <w:highlight w:val="white"/>
        </w:rPr>
      </w:pPr>
    </w:p>
    <w:p w14:paraId="2162240F" w14:textId="77777777" w:rsidR="0024176F" w:rsidRPr="00EC76D5" w:rsidRDefault="0024176F" w:rsidP="00F66472">
      <w:pPr>
        <w:pStyle w:val="Code"/>
        <w:rPr>
          <w:highlight w:val="white"/>
        </w:rPr>
      </w:pPr>
      <w:r w:rsidRPr="00EC76D5">
        <w:rPr>
          <w:highlight w:val="white"/>
        </w:rPr>
        <w:t xml:space="preserve">        case '0':</w:t>
      </w:r>
    </w:p>
    <w:p w14:paraId="4D0E0EDE" w14:textId="77777777" w:rsidR="0024176F" w:rsidRPr="00EC76D5" w:rsidRDefault="0024176F" w:rsidP="00F66472">
      <w:pPr>
        <w:pStyle w:val="Code"/>
        <w:rPr>
          <w:highlight w:val="white"/>
        </w:rPr>
      </w:pPr>
      <w:r w:rsidRPr="00EC76D5">
        <w:rPr>
          <w:highlight w:val="white"/>
        </w:rPr>
        <w:t xml:space="preserve">          zero = TRUE;</w:t>
      </w:r>
    </w:p>
    <w:p w14:paraId="2F5D3610" w14:textId="77777777" w:rsidR="0024176F" w:rsidRPr="00EC76D5" w:rsidRDefault="0024176F" w:rsidP="00F66472">
      <w:pPr>
        <w:pStyle w:val="Code"/>
        <w:rPr>
          <w:highlight w:val="white"/>
        </w:rPr>
      </w:pPr>
      <w:r w:rsidRPr="00EC76D5">
        <w:rPr>
          <w:highlight w:val="white"/>
        </w:rPr>
        <w:t xml:space="preserve">          break;</w:t>
      </w:r>
    </w:p>
    <w:p w14:paraId="25EFCE5E" w14:textId="77777777" w:rsidR="0024176F" w:rsidRPr="00EC76D5" w:rsidRDefault="0024176F" w:rsidP="00F66472">
      <w:pPr>
        <w:pStyle w:val="Code"/>
        <w:rPr>
          <w:highlight w:val="white"/>
        </w:rPr>
      </w:pPr>
    </w:p>
    <w:p w14:paraId="7BCCBBB8" w14:textId="77777777" w:rsidR="0024176F" w:rsidRPr="00EC76D5" w:rsidRDefault="0024176F" w:rsidP="00F66472">
      <w:pPr>
        <w:pStyle w:val="Code"/>
        <w:rPr>
          <w:highlight w:val="white"/>
        </w:rPr>
      </w:pPr>
      <w:r w:rsidRPr="00EC76D5">
        <w:rPr>
          <w:highlight w:val="white"/>
        </w:rPr>
        <w:t xml:space="preserve">        case '#':</w:t>
      </w:r>
    </w:p>
    <w:p w14:paraId="784A7E4C" w14:textId="77777777" w:rsidR="0024176F" w:rsidRPr="00EC76D5" w:rsidRDefault="0024176F" w:rsidP="00F66472">
      <w:pPr>
        <w:pStyle w:val="Code"/>
        <w:rPr>
          <w:highlight w:val="white"/>
        </w:rPr>
      </w:pPr>
      <w:r w:rsidRPr="00EC76D5">
        <w:rPr>
          <w:highlight w:val="white"/>
        </w:rPr>
        <w:t xml:space="preserve">          grid = TRUE;</w:t>
      </w:r>
    </w:p>
    <w:p w14:paraId="5CDC1E92" w14:textId="77777777" w:rsidR="0024176F" w:rsidRPr="00EC76D5" w:rsidRDefault="0024176F" w:rsidP="00F66472">
      <w:pPr>
        <w:pStyle w:val="Code"/>
        <w:rPr>
          <w:highlight w:val="white"/>
        </w:rPr>
      </w:pPr>
      <w:r w:rsidRPr="00EC76D5">
        <w:rPr>
          <w:highlight w:val="white"/>
        </w:rPr>
        <w:t xml:space="preserve">          break;</w:t>
      </w:r>
    </w:p>
    <w:p w14:paraId="038DB5B6" w14:textId="77777777" w:rsidR="0024176F" w:rsidRPr="00EC76D5" w:rsidRDefault="0024176F" w:rsidP="00F66472">
      <w:pPr>
        <w:pStyle w:val="Code"/>
        <w:rPr>
          <w:highlight w:val="white"/>
        </w:rPr>
      </w:pPr>
    </w:p>
    <w:p w14:paraId="6E80C574" w14:textId="77777777" w:rsidR="0024176F" w:rsidRPr="00EC76D5" w:rsidRDefault="0024176F" w:rsidP="00F66472">
      <w:pPr>
        <w:pStyle w:val="Code"/>
        <w:rPr>
          <w:highlight w:val="white"/>
        </w:rPr>
      </w:pPr>
      <w:r w:rsidRPr="00EC76D5">
        <w:rPr>
          <w:highlight w:val="white"/>
        </w:rPr>
        <w:t xml:space="preserve">        case '.':</w:t>
      </w:r>
    </w:p>
    <w:p w14:paraId="5D23F823" w14:textId="77777777" w:rsidR="0024176F" w:rsidRPr="00EC76D5" w:rsidRDefault="0024176F" w:rsidP="00F66472">
      <w:pPr>
        <w:pStyle w:val="Code"/>
        <w:rPr>
          <w:highlight w:val="white"/>
        </w:rPr>
      </w:pPr>
      <w:r w:rsidRPr="00EC76D5">
        <w:rPr>
          <w:highlight w:val="white"/>
        </w:rPr>
        <w:t xml:space="preserve">          period = TRUE;</w:t>
      </w:r>
    </w:p>
    <w:p w14:paraId="47F34070" w14:textId="77777777" w:rsidR="0024176F" w:rsidRPr="00EC76D5" w:rsidRDefault="0024176F" w:rsidP="00F66472">
      <w:pPr>
        <w:pStyle w:val="Code"/>
        <w:rPr>
          <w:highlight w:val="white"/>
        </w:rPr>
      </w:pPr>
      <w:r w:rsidRPr="00EC76D5">
        <w:rPr>
          <w:highlight w:val="white"/>
        </w:rPr>
        <w:t xml:space="preserve">          break;</w:t>
      </w:r>
    </w:p>
    <w:p w14:paraId="59FBEDD7" w14:textId="77777777" w:rsidR="0024176F" w:rsidRPr="00EC76D5" w:rsidRDefault="0024176F" w:rsidP="00F66472">
      <w:pPr>
        <w:pStyle w:val="Code"/>
        <w:rPr>
          <w:highlight w:val="white"/>
        </w:rPr>
      </w:pPr>
    </w:p>
    <w:p w14:paraId="30E03330" w14:textId="77777777" w:rsidR="0024176F" w:rsidRPr="00EC76D5" w:rsidRDefault="0024176F" w:rsidP="00F66472">
      <w:pPr>
        <w:pStyle w:val="Code"/>
        <w:rPr>
          <w:highlight w:val="white"/>
        </w:rPr>
      </w:pPr>
      <w:r w:rsidRPr="00EC76D5">
        <w:rPr>
          <w:highlight w:val="white"/>
        </w:rPr>
        <w:t xml:space="preserve">        case '*':</w:t>
      </w:r>
    </w:p>
    <w:p w14:paraId="2418895D" w14:textId="77777777" w:rsidR="0024176F" w:rsidRPr="00EC76D5" w:rsidRDefault="0024176F" w:rsidP="00F66472">
      <w:pPr>
        <w:pStyle w:val="Code"/>
        <w:rPr>
          <w:highlight w:val="white"/>
        </w:rPr>
      </w:pPr>
      <w:r w:rsidRPr="00EC76D5">
        <w:rPr>
          <w:highlight w:val="white"/>
        </w:rPr>
        <w:t xml:space="preserve">          if (!period) {</w:t>
      </w:r>
    </w:p>
    <w:p w14:paraId="5C5A6EDA" w14:textId="77777777" w:rsidR="0024176F" w:rsidRPr="00EC76D5" w:rsidRDefault="0024176F" w:rsidP="00F66472">
      <w:pPr>
        <w:pStyle w:val="Code"/>
        <w:rPr>
          <w:highlight w:val="white"/>
        </w:rPr>
      </w:pPr>
      <w:r w:rsidRPr="00EC76D5">
        <w:rPr>
          <w:highlight w:val="white"/>
        </w:rPr>
        <w:t xml:space="preserve">            width = -1;</w:t>
      </w:r>
    </w:p>
    <w:p w14:paraId="145B98A2" w14:textId="77777777" w:rsidR="0024176F" w:rsidRPr="00EC76D5" w:rsidRDefault="0024176F" w:rsidP="00F66472">
      <w:pPr>
        <w:pStyle w:val="Code"/>
        <w:rPr>
          <w:highlight w:val="white"/>
        </w:rPr>
      </w:pPr>
      <w:r w:rsidRPr="00EC76D5">
        <w:rPr>
          <w:highlight w:val="white"/>
        </w:rPr>
        <w:t xml:space="preserve">          }</w:t>
      </w:r>
    </w:p>
    <w:p w14:paraId="18FB46DC" w14:textId="77777777" w:rsidR="0024176F" w:rsidRPr="00EC76D5" w:rsidRDefault="0024176F" w:rsidP="00F66472">
      <w:pPr>
        <w:pStyle w:val="Code"/>
        <w:rPr>
          <w:highlight w:val="white"/>
        </w:rPr>
      </w:pPr>
      <w:r w:rsidRPr="00EC76D5">
        <w:rPr>
          <w:highlight w:val="white"/>
        </w:rPr>
        <w:lastRenderedPageBreak/>
        <w:t xml:space="preserve">          else {</w:t>
      </w:r>
    </w:p>
    <w:p w14:paraId="7ADA2EC0" w14:textId="77777777" w:rsidR="0024176F" w:rsidRPr="00EC76D5" w:rsidRDefault="0024176F" w:rsidP="00F66472">
      <w:pPr>
        <w:pStyle w:val="Code"/>
        <w:rPr>
          <w:highlight w:val="white"/>
        </w:rPr>
      </w:pPr>
      <w:r w:rsidRPr="00EC76D5">
        <w:rPr>
          <w:highlight w:val="white"/>
        </w:rPr>
        <w:t xml:space="preserve">            precision = -1;</w:t>
      </w:r>
    </w:p>
    <w:p w14:paraId="1F406ADF" w14:textId="77777777" w:rsidR="0024176F" w:rsidRPr="00EC76D5" w:rsidRDefault="0024176F" w:rsidP="00F66472">
      <w:pPr>
        <w:pStyle w:val="Code"/>
        <w:rPr>
          <w:highlight w:val="white"/>
        </w:rPr>
      </w:pPr>
      <w:r w:rsidRPr="00EC76D5">
        <w:rPr>
          <w:highlight w:val="white"/>
        </w:rPr>
        <w:t xml:space="preserve">          }</w:t>
      </w:r>
    </w:p>
    <w:p w14:paraId="0550AEE1" w14:textId="77777777" w:rsidR="0024176F" w:rsidRPr="00EC76D5" w:rsidRDefault="0024176F" w:rsidP="00F66472">
      <w:pPr>
        <w:pStyle w:val="Code"/>
        <w:rPr>
          <w:highlight w:val="white"/>
        </w:rPr>
      </w:pPr>
      <w:r w:rsidRPr="00EC76D5">
        <w:rPr>
          <w:highlight w:val="white"/>
        </w:rPr>
        <w:t xml:space="preserve">          break;</w:t>
      </w:r>
    </w:p>
    <w:p w14:paraId="03519441" w14:textId="77777777" w:rsidR="0024176F" w:rsidRPr="00EC76D5" w:rsidRDefault="0024176F" w:rsidP="00F66472">
      <w:pPr>
        <w:pStyle w:val="Code"/>
        <w:rPr>
          <w:highlight w:val="white"/>
        </w:rPr>
      </w:pPr>
    </w:p>
    <w:p w14:paraId="6BB14306" w14:textId="77777777" w:rsidR="0024176F" w:rsidRPr="00EC76D5" w:rsidRDefault="0024176F" w:rsidP="00F66472">
      <w:pPr>
        <w:pStyle w:val="Code"/>
        <w:rPr>
          <w:highlight w:val="white"/>
        </w:rPr>
      </w:pPr>
      <w:r w:rsidRPr="00EC76D5">
        <w:rPr>
          <w:highlight w:val="white"/>
        </w:rPr>
        <w:t xml:space="preserve">        case 'h':</w:t>
      </w:r>
    </w:p>
    <w:p w14:paraId="0A652CFB" w14:textId="77777777" w:rsidR="0024176F" w:rsidRPr="00EC76D5" w:rsidRDefault="0024176F" w:rsidP="00F66472">
      <w:pPr>
        <w:pStyle w:val="Code"/>
        <w:rPr>
          <w:highlight w:val="white"/>
        </w:rPr>
      </w:pPr>
      <w:r w:rsidRPr="00EC76D5">
        <w:rPr>
          <w:highlight w:val="white"/>
        </w:rPr>
        <w:t xml:space="preserve">          shortInt = TRUE;</w:t>
      </w:r>
    </w:p>
    <w:p w14:paraId="667B3DAC" w14:textId="77777777" w:rsidR="0024176F" w:rsidRPr="00EC76D5" w:rsidRDefault="0024176F" w:rsidP="00F66472">
      <w:pPr>
        <w:pStyle w:val="Code"/>
        <w:rPr>
          <w:highlight w:val="white"/>
        </w:rPr>
      </w:pPr>
      <w:r w:rsidRPr="00EC76D5">
        <w:rPr>
          <w:highlight w:val="white"/>
        </w:rPr>
        <w:t xml:space="preserve">          break;</w:t>
      </w:r>
    </w:p>
    <w:p w14:paraId="20F9DAEF" w14:textId="77777777" w:rsidR="0024176F" w:rsidRPr="00EC76D5" w:rsidRDefault="0024176F" w:rsidP="00F66472">
      <w:pPr>
        <w:pStyle w:val="Code"/>
        <w:rPr>
          <w:highlight w:val="white"/>
        </w:rPr>
      </w:pPr>
    </w:p>
    <w:p w14:paraId="2C50C86F" w14:textId="77777777" w:rsidR="0024176F" w:rsidRPr="00EC76D5" w:rsidRDefault="0024176F" w:rsidP="00F66472">
      <w:pPr>
        <w:pStyle w:val="Code"/>
        <w:rPr>
          <w:highlight w:val="white"/>
        </w:rPr>
      </w:pPr>
      <w:r w:rsidRPr="00EC76D5">
        <w:rPr>
          <w:highlight w:val="white"/>
        </w:rPr>
        <w:t xml:space="preserve">        case 'l':</w:t>
      </w:r>
    </w:p>
    <w:p w14:paraId="32261A59" w14:textId="77777777" w:rsidR="0024176F" w:rsidRPr="00EC76D5" w:rsidRDefault="0024176F" w:rsidP="00F66472">
      <w:pPr>
        <w:pStyle w:val="Code"/>
        <w:rPr>
          <w:highlight w:val="white"/>
        </w:rPr>
      </w:pPr>
      <w:r w:rsidRPr="00EC76D5">
        <w:rPr>
          <w:highlight w:val="white"/>
        </w:rPr>
        <w:t xml:space="preserve">          longInt = TRUE;</w:t>
      </w:r>
    </w:p>
    <w:p w14:paraId="7ACDA1DE" w14:textId="77777777" w:rsidR="0024176F" w:rsidRPr="00EC76D5" w:rsidRDefault="0024176F" w:rsidP="00F66472">
      <w:pPr>
        <w:pStyle w:val="Code"/>
        <w:rPr>
          <w:highlight w:val="white"/>
        </w:rPr>
      </w:pPr>
      <w:r w:rsidRPr="00EC76D5">
        <w:rPr>
          <w:highlight w:val="white"/>
        </w:rPr>
        <w:t xml:space="preserve">          break;</w:t>
      </w:r>
    </w:p>
    <w:p w14:paraId="3DC7C42D" w14:textId="77777777" w:rsidR="0024176F" w:rsidRPr="00EC76D5" w:rsidRDefault="0024176F" w:rsidP="00F66472">
      <w:pPr>
        <w:pStyle w:val="Code"/>
        <w:rPr>
          <w:highlight w:val="white"/>
        </w:rPr>
      </w:pPr>
    </w:p>
    <w:p w14:paraId="33BDB602" w14:textId="77777777" w:rsidR="0024176F" w:rsidRPr="00EC76D5" w:rsidRDefault="0024176F" w:rsidP="00F66472">
      <w:pPr>
        <w:pStyle w:val="Code"/>
        <w:rPr>
          <w:highlight w:val="white"/>
        </w:rPr>
      </w:pPr>
      <w:r w:rsidRPr="00EC76D5">
        <w:rPr>
          <w:highlight w:val="white"/>
        </w:rPr>
        <w:t xml:space="preserve">        case 'L':</w:t>
      </w:r>
    </w:p>
    <w:p w14:paraId="0FFC4565" w14:textId="77777777" w:rsidR="0024176F" w:rsidRPr="00EC76D5" w:rsidRDefault="0024176F" w:rsidP="00F66472">
      <w:pPr>
        <w:pStyle w:val="Code"/>
        <w:rPr>
          <w:highlight w:val="white"/>
        </w:rPr>
      </w:pPr>
      <w:r w:rsidRPr="00EC76D5">
        <w:rPr>
          <w:highlight w:val="white"/>
        </w:rPr>
        <w:t xml:space="preserve">          longDouble = TRUE;</w:t>
      </w:r>
    </w:p>
    <w:p w14:paraId="5BFEDEEC" w14:textId="77777777" w:rsidR="0024176F" w:rsidRPr="00EC76D5" w:rsidRDefault="0024176F" w:rsidP="00F66472">
      <w:pPr>
        <w:pStyle w:val="Code"/>
        <w:rPr>
          <w:highlight w:val="white"/>
        </w:rPr>
      </w:pPr>
      <w:r w:rsidRPr="00EC76D5">
        <w:rPr>
          <w:highlight w:val="white"/>
        </w:rPr>
        <w:t xml:space="preserve">          break;</w:t>
      </w:r>
    </w:p>
    <w:p w14:paraId="5BBAFC84" w14:textId="77777777" w:rsidR="0024176F" w:rsidRPr="00EC76D5" w:rsidRDefault="0024176F" w:rsidP="00F66472">
      <w:pPr>
        <w:pStyle w:val="Code"/>
        <w:rPr>
          <w:highlight w:val="white"/>
        </w:rPr>
      </w:pPr>
    </w:p>
    <w:p w14:paraId="2F764CAA" w14:textId="77777777" w:rsidR="0024176F" w:rsidRPr="00EC76D5" w:rsidRDefault="0024176F" w:rsidP="00F66472">
      <w:pPr>
        <w:pStyle w:val="Code"/>
        <w:rPr>
          <w:highlight w:val="white"/>
        </w:rPr>
      </w:pPr>
      <w:r w:rsidRPr="00EC76D5">
        <w:rPr>
          <w:highlight w:val="white"/>
        </w:rPr>
        <w:t xml:space="preserve">        case 'i':</w:t>
      </w:r>
    </w:p>
    <w:p w14:paraId="6867E122" w14:textId="77777777" w:rsidR="0024176F" w:rsidRPr="00EC76D5" w:rsidRDefault="0024176F" w:rsidP="00F66472">
      <w:pPr>
        <w:pStyle w:val="Code"/>
        <w:rPr>
          <w:highlight w:val="white"/>
        </w:rPr>
      </w:pPr>
      <w:r w:rsidRPr="00EC76D5">
        <w:rPr>
          <w:highlight w:val="white"/>
        </w:rPr>
        <w:t xml:space="preserve">        case 'd':</w:t>
      </w:r>
    </w:p>
    <w:p w14:paraId="7434CB36" w14:textId="77777777" w:rsidR="0024176F" w:rsidRPr="00EC76D5" w:rsidRDefault="0024176F" w:rsidP="00F66472">
      <w:pPr>
        <w:pStyle w:val="Code"/>
        <w:rPr>
          <w:highlight w:val="white"/>
        </w:rPr>
      </w:pPr>
      <w:r w:rsidRPr="00EC76D5">
        <w:rPr>
          <w:highlight w:val="white"/>
        </w:rPr>
        <w:t xml:space="preserve">        case 'u':</w:t>
      </w:r>
    </w:p>
    <w:p w14:paraId="2864CC1B" w14:textId="77777777" w:rsidR="0024176F" w:rsidRPr="00EC76D5" w:rsidRDefault="0024176F" w:rsidP="00F66472">
      <w:pPr>
        <w:pStyle w:val="Code"/>
        <w:rPr>
          <w:highlight w:val="white"/>
        </w:rPr>
      </w:pPr>
      <w:r w:rsidRPr="00EC76D5">
        <w:rPr>
          <w:highlight w:val="white"/>
        </w:rPr>
        <w:t xml:space="preserve">        case 'b':</w:t>
      </w:r>
    </w:p>
    <w:p w14:paraId="3DF6FA74" w14:textId="77777777" w:rsidR="0024176F" w:rsidRPr="00EC76D5" w:rsidRDefault="0024176F" w:rsidP="00F66472">
      <w:pPr>
        <w:pStyle w:val="Code"/>
        <w:rPr>
          <w:highlight w:val="white"/>
        </w:rPr>
      </w:pPr>
      <w:r w:rsidRPr="00EC76D5">
        <w:rPr>
          <w:highlight w:val="white"/>
        </w:rPr>
        <w:t xml:space="preserve">        case 'o':</w:t>
      </w:r>
    </w:p>
    <w:p w14:paraId="46F31B64" w14:textId="77777777" w:rsidR="0024176F" w:rsidRPr="00EC76D5" w:rsidRDefault="0024176F" w:rsidP="00F66472">
      <w:pPr>
        <w:pStyle w:val="Code"/>
        <w:rPr>
          <w:highlight w:val="white"/>
        </w:rPr>
      </w:pPr>
      <w:r w:rsidRPr="00EC76D5">
        <w:rPr>
          <w:highlight w:val="white"/>
        </w:rPr>
        <w:t xml:space="preserve">        case 'x':</w:t>
      </w:r>
    </w:p>
    <w:p w14:paraId="776EB0B4" w14:textId="77777777" w:rsidR="0024176F" w:rsidRPr="00EC76D5" w:rsidRDefault="0024176F" w:rsidP="00F66472">
      <w:pPr>
        <w:pStyle w:val="Code"/>
        <w:rPr>
          <w:highlight w:val="white"/>
        </w:rPr>
      </w:pPr>
      <w:r w:rsidRPr="00EC76D5">
        <w:rPr>
          <w:highlight w:val="white"/>
        </w:rPr>
        <w:t xml:space="preserve">        case 'X':</w:t>
      </w:r>
    </w:p>
    <w:p w14:paraId="6C7DE060" w14:textId="77777777" w:rsidR="0024176F" w:rsidRPr="00EC76D5" w:rsidRDefault="0024176F" w:rsidP="00F66472">
      <w:pPr>
        <w:pStyle w:val="Code"/>
        <w:rPr>
          <w:highlight w:val="white"/>
        </w:rPr>
      </w:pPr>
      <w:r w:rsidRPr="00EC76D5">
        <w:rPr>
          <w:highlight w:val="white"/>
        </w:rPr>
        <w:t xml:space="preserve">        case 'c':</w:t>
      </w:r>
    </w:p>
    <w:p w14:paraId="3415ADCC" w14:textId="77777777" w:rsidR="0024176F" w:rsidRPr="00EC76D5" w:rsidRDefault="0024176F" w:rsidP="00F66472">
      <w:pPr>
        <w:pStyle w:val="Code"/>
        <w:rPr>
          <w:highlight w:val="white"/>
        </w:rPr>
      </w:pPr>
      <w:r w:rsidRPr="00EC76D5">
        <w:rPr>
          <w:highlight w:val="white"/>
        </w:rPr>
        <w:t xml:space="preserve">        case 's':</w:t>
      </w:r>
    </w:p>
    <w:p w14:paraId="3EB94CBE" w14:textId="77777777" w:rsidR="0024176F" w:rsidRPr="00EC76D5" w:rsidRDefault="0024176F" w:rsidP="00F66472">
      <w:pPr>
        <w:pStyle w:val="Code"/>
        <w:rPr>
          <w:highlight w:val="white"/>
        </w:rPr>
      </w:pPr>
      <w:r w:rsidRPr="00EC76D5">
        <w:rPr>
          <w:highlight w:val="white"/>
        </w:rPr>
        <w:t xml:space="preserve">        case 'f':</w:t>
      </w:r>
    </w:p>
    <w:p w14:paraId="65C1E27F" w14:textId="77777777" w:rsidR="0024176F" w:rsidRPr="00EC76D5" w:rsidRDefault="0024176F" w:rsidP="00F66472">
      <w:pPr>
        <w:pStyle w:val="Code"/>
        <w:rPr>
          <w:highlight w:val="white"/>
        </w:rPr>
      </w:pPr>
      <w:r w:rsidRPr="00EC76D5">
        <w:rPr>
          <w:highlight w:val="white"/>
        </w:rPr>
        <w:t xml:space="preserve">        case 'e':</w:t>
      </w:r>
    </w:p>
    <w:p w14:paraId="5A1B1B4B" w14:textId="77777777" w:rsidR="0024176F" w:rsidRPr="00EC76D5" w:rsidRDefault="0024176F" w:rsidP="00F66472">
      <w:pPr>
        <w:pStyle w:val="Code"/>
        <w:rPr>
          <w:highlight w:val="white"/>
        </w:rPr>
      </w:pPr>
      <w:r w:rsidRPr="00EC76D5">
        <w:rPr>
          <w:highlight w:val="white"/>
        </w:rPr>
        <w:t xml:space="preserve">        case 'E':</w:t>
      </w:r>
    </w:p>
    <w:p w14:paraId="5CF3016F" w14:textId="77777777" w:rsidR="0024176F" w:rsidRPr="00EC76D5" w:rsidRDefault="0024176F" w:rsidP="00F66472">
      <w:pPr>
        <w:pStyle w:val="Code"/>
        <w:rPr>
          <w:highlight w:val="white"/>
        </w:rPr>
      </w:pPr>
      <w:r w:rsidRPr="00EC76D5">
        <w:rPr>
          <w:highlight w:val="white"/>
        </w:rPr>
        <w:t xml:space="preserve">        case 'g':</w:t>
      </w:r>
    </w:p>
    <w:p w14:paraId="718ADC75" w14:textId="77777777" w:rsidR="0024176F" w:rsidRPr="00EC76D5" w:rsidRDefault="0024176F" w:rsidP="00F66472">
      <w:pPr>
        <w:pStyle w:val="Code"/>
        <w:rPr>
          <w:highlight w:val="white"/>
        </w:rPr>
      </w:pPr>
      <w:r w:rsidRPr="00EC76D5">
        <w:rPr>
          <w:highlight w:val="white"/>
        </w:rPr>
        <w:t xml:space="preserve">        case 'G':</w:t>
      </w:r>
    </w:p>
    <w:p w14:paraId="77386C3C" w14:textId="77777777" w:rsidR="0024176F" w:rsidRPr="00EC76D5" w:rsidRDefault="0024176F" w:rsidP="00F66472">
      <w:pPr>
        <w:pStyle w:val="Code"/>
        <w:rPr>
          <w:highlight w:val="white"/>
        </w:rPr>
      </w:pPr>
      <w:r w:rsidRPr="00EC76D5">
        <w:rPr>
          <w:highlight w:val="white"/>
        </w:rPr>
        <w:t xml:space="preserve">        case 'p':</w:t>
      </w:r>
    </w:p>
    <w:p w14:paraId="4A9D4430" w14:textId="77777777" w:rsidR="0024176F" w:rsidRPr="00EC76D5" w:rsidRDefault="0024176F" w:rsidP="00F66472">
      <w:pPr>
        <w:pStyle w:val="Code"/>
        <w:rPr>
          <w:highlight w:val="white"/>
        </w:rPr>
      </w:pPr>
      <w:r w:rsidRPr="00EC76D5">
        <w:rPr>
          <w:highlight w:val="white"/>
        </w:rPr>
        <w:t xml:space="preserve">        case 'n':</w:t>
      </w:r>
    </w:p>
    <w:p w14:paraId="0E4DD229" w14:textId="77777777" w:rsidR="0024176F" w:rsidRPr="00EC76D5" w:rsidRDefault="0024176F" w:rsidP="00F66472">
      <w:pPr>
        <w:pStyle w:val="Code"/>
        <w:rPr>
          <w:highlight w:val="white"/>
        </w:rPr>
      </w:pPr>
      <w:r w:rsidRPr="00EC76D5">
        <w:rPr>
          <w:highlight w:val="white"/>
        </w:rPr>
        <w:t xml:space="preserve">        case '%': {</w:t>
      </w:r>
    </w:p>
    <w:p w14:paraId="5A8437E0" w14:textId="77777777" w:rsidR="0024176F" w:rsidRPr="00EC76D5" w:rsidRDefault="0024176F" w:rsidP="00F66472">
      <w:pPr>
        <w:pStyle w:val="Code"/>
        <w:rPr>
          <w:highlight w:val="white"/>
        </w:rPr>
      </w:pPr>
      <w:r w:rsidRPr="00EC76D5">
        <w:rPr>
          <w:highlight w:val="white"/>
        </w:rPr>
        <w:t xml:space="preserve">            if (minus) {</w:t>
      </w:r>
    </w:p>
    <w:p w14:paraId="1D606312" w14:textId="77777777" w:rsidR="0024176F" w:rsidRPr="00EC76D5" w:rsidRDefault="0024176F" w:rsidP="00F66472">
      <w:pPr>
        <w:pStyle w:val="Code"/>
        <w:rPr>
          <w:highlight w:val="white"/>
        </w:rPr>
      </w:pPr>
      <w:r w:rsidRPr="00EC76D5">
        <w:rPr>
          <w:highlight w:val="white"/>
        </w:rPr>
        <w:t xml:space="preserve">              int startChars = g_outChars;</w:t>
      </w:r>
    </w:p>
    <w:p w14:paraId="15C56316" w14:textId="77777777" w:rsidR="0024176F" w:rsidRPr="00EC76D5" w:rsidRDefault="0024176F" w:rsidP="00F66472">
      <w:pPr>
        <w:pStyle w:val="Code"/>
        <w:rPr>
          <w:highlight w:val="white"/>
        </w:rPr>
      </w:pPr>
      <w:r w:rsidRPr="00EC76D5">
        <w:rPr>
          <w:highlight w:val="white"/>
        </w:rPr>
        <w:t xml:space="preserve">              arg_list = printArgument(&amp;format[index], arg_list, plus, space, grid, &amp;width,</w:t>
      </w:r>
    </w:p>
    <w:p w14:paraId="507709A6" w14:textId="77777777" w:rsidR="0024176F" w:rsidRPr="00EC76D5" w:rsidRDefault="0024176F" w:rsidP="00F66472">
      <w:pPr>
        <w:pStyle w:val="Code"/>
        <w:rPr>
          <w:highlight w:val="white"/>
        </w:rPr>
      </w:pPr>
      <w:r w:rsidRPr="00EC76D5">
        <w:rPr>
          <w:highlight w:val="white"/>
        </w:rPr>
        <w:t xml:space="preserve">                                       precision, shortInt, longInt, longDouble, TRUE, NULL);</w:t>
      </w:r>
    </w:p>
    <w:p w14:paraId="01BA0A2A" w14:textId="77777777" w:rsidR="0024176F" w:rsidRPr="00EC76D5" w:rsidRDefault="0024176F" w:rsidP="00F66472">
      <w:pPr>
        <w:pStyle w:val="Code"/>
        <w:rPr>
          <w:highlight w:val="white"/>
        </w:rPr>
      </w:pPr>
    </w:p>
    <w:p w14:paraId="59248D1A" w14:textId="77777777" w:rsidR="0024176F" w:rsidRPr="00EC76D5" w:rsidRDefault="0024176F" w:rsidP="00F66472">
      <w:pPr>
        <w:pStyle w:val="Code"/>
        <w:rPr>
          <w:highlight w:val="white"/>
        </w:rPr>
      </w:pPr>
      <w:r w:rsidRPr="00EC76D5">
        <w:rPr>
          <w:highlight w:val="white"/>
        </w:rPr>
        <w:t xml:space="preserve">              int field = g_outChars - startChars; // fill after</w:t>
      </w:r>
    </w:p>
    <w:p w14:paraId="6A45FFDA" w14:textId="77777777" w:rsidR="0024176F" w:rsidRPr="00EC76D5" w:rsidRDefault="0024176F" w:rsidP="00F66472">
      <w:pPr>
        <w:pStyle w:val="Code"/>
        <w:rPr>
          <w:highlight w:val="white"/>
        </w:rPr>
      </w:pPr>
    </w:p>
    <w:p w14:paraId="1A754423" w14:textId="77777777" w:rsidR="0024176F" w:rsidRPr="00EC76D5" w:rsidRDefault="0024176F" w:rsidP="00F66472">
      <w:pPr>
        <w:pStyle w:val="Code"/>
        <w:rPr>
          <w:highlight w:val="white"/>
        </w:rPr>
      </w:pPr>
      <w:r w:rsidRPr="00EC76D5">
        <w:rPr>
          <w:highlight w:val="white"/>
        </w:rPr>
        <w:t xml:space="preserve">              while (field++ &lt; width) {</w:t>
      </w:r>
    </w:p>
    <w:p w14:paraId="1FC3A272" w14:textId="77777777" w:rsidR="0024176F" w:rsidRPr="00EC76D5" w:rsidRDefault="0024176F" w:rsidP="00F66472">
      <w:pPr>
        <w:pStyle w:val="Code"/>
        <w:rPr>
          <w:highlight w:val="white"/>
        </w:rPr>
      </w:pPr>
      <w:r w:rsidRPr="00EC76D5">
        <w:rPr>
          <w:highlight w:val="white"/>
        </w:rPr>
        <w:t xml:space="preserve">                printChar(' ');</w:t>
      </w:r>
    </w:p>
    <w:p w14:paraId="2F3BBDF1" w14:textId="77777777" w:rsidR="0024176F" w:rsidRPr="00EC76D5" w:rsidRDefault="0024176F" w:rsidP="00F66472">
      <w:pPr>
        <w:pStyle w:val="Code"/>
        <w:rPr>
          <w:highlight w:val="white"/>
        </w:rPr>
      </w:pPr>
      <w:r w:rsidRPr="00EC76D5">
        <w:rPr>
          <w:highlight w:val="white"/>
        </w:rPr>
        <w:t xml:space="preserve">              }</w:t>
      </w:r>
    </w:p>
    <w:p w14:paraId="21F287D1" w14:textId="77777777" w:rsidR="0024176F" w:rsidRPr="00EC76D5" w:rsidRDefault="0024176F" w:rsidP="00F66472">
      <w:pPr>
        <w:pStyle w:val="Code"/>
        <w:rPr>
          <w:highlight w:val="white"/>
        </w:rPr>
      </w:pPr>
      <w:r w:rsidRPr="00EC76D5">
        <w:rPr>
          <w:highlight w:val="white"/>
        </w:rPr>
        <w:t xml:space="preserve">            }</w:t>
      </w:r>
    </w:p>
    <w:p w14:paraId="7051186B" w14:textId="77777777" w:rsidR="0024176F" w:rsidRPr="00EC76D5" w:rsidRDefault="0024176F" w:rsidP="00F66472">
      <w:pPr>
        <w:pStyle w:val="Code"/>
        <w:rPr>
          <w:highlight w:val="white"/>
        </w:rPr>
      </w:pPr>
      <w:r w:rsidRPr="00EC76D5">
        <w:rPr>
          <w:highlight w:val="white"/>
        </w:rPr>
        <w:t xml:space="preserve">            else if (zero) {</w:t>
      </w:r>
    </w:p>
    <w:p w14:paraId="7222A340" w14:textId="77777777" w:rsidR="0024176F" w:rsidRPr="00EC76D5" w:rsidRDefault="0024176F" w:rsidP="00F66472">
      <w:pPr>
        <w:pStyle w:val="Code"/>
        <w:rPr>
          <w:highlight w:val="white"/>
        </w:rPr>
      </w:pPr>
      <w:r w:rsidRPr="00EC76D5">
        <w:rPr>
          <w:highlight w:val="white"/>
        </w:rPr>
        <w:t xml:space="preserve">              int startChars = g_outChars, oldOutStatus = g_outStatus;</w:t>
      </w:r>
    </w:p>
    <w:p w14:paraId="35DDBB1F" w14:textId="77777777" w:rsidR="0024176F" w:rsidRPr="00EC76D5" w:rsidRDefault="0024176F" w:rsidP="00F66472">
      <w:pPr>
        <w:pStyle w:val="Code"/>
        <w:rPr>
          <w:highlight w:val="white"/>
        </w:rPr>
      </w:pPr>
      <w:r w:rsidRPr="00EC76D5">
        <w:rPr>
          <w:highlight w:val="white"/>
        </w:rPr>
        <w:t xml:space="preserve">              BOOL negative = FALSE;</w:t>
      </w:r>
    </w:p>
    <w:p w14:paraId="15FB0CA2" w14:textId="7EB22C1F" w:rsidR="0024176F" w:rsidRPr="00EC76D5" w:rsidRDefault="0024176F" w:rsidP="00F66472">
      <w:pPr>
        <w:pStyle w:val="Code"/>
        <w:rPr>
          <w:highlight w:val="white"/>
        </w:rPr>
      </w:pPr>
      <w:r w:rsidRPr="00EC76D5">
        <w:rPr>
          <w:highlight w:val="white"/>
        </w:rPr>
        <w:t xml:space="preserve">              g_outStatus = BLANK;</w:t>
      </w:r>
    </w:p>
    <w:p w14:paraId="5B2062EA" w14:textId="77777777" w:rsidR="0024176F" w:rsidRPr="00EC76D5" w:rsidRDefault="0024176F" w:rsidP="00F66472">
      <w:pPr>
        <w:pStyle w:val="Code"/>
        <w:rPr>
          <w:highlight w:val="white"/>
        </w:rPr>
      </w:pPr>
      <w:r w:rsidRPr="00EC76D5">
        <w:rPr>
          <w:highlight w:val="white"/>
        </w:rPr>
        <w:t xml:space="preserve">              printArgument(&amp;format[index], arg_list, FALSE, FALSE, grid, &amp;width,</w:t>
      </w:r>
    </w:p>
    <w:p w14:paraId="047F9077" w14:textId="77777777" w:rsidR="0024176F" w:rsidRPr="00EC76D5" w:rsidRDefault="0024176F" w:rsidP="00F66472">
      <w:pPr>
        <w:pStyle w:val="Code"/>
        <w:rPr>
          <w:highlight w:val="white"/>
        </w:rPr>
      </w:pPr>
      <w:r w:rsidRPr="00EC76D5">
        <w:rPr>
          <w:highlight w:val="white"/>
        </w:rPr>
        <w:t xml:space="preserve">                            precision, shortInt, longInt, longDouble, FALSE, &amp;negative);</w:t>
      </w:r>
    </w:p>
    <w:p w14:paraId="2CD5D676" w14:textId="77777777" w:rsidR="0024176F" w:rsidRPr="00EC76D5" w:rsidRDefault="0024176F" w:rsidP="00F66472">
      <w:pPr>
        <w:pStyle w:val="Code"/>
        <w:rPr>
          <w:highlight w:val="white"/>
        </w:rPr>
      </w:pPr>
      <w:r w:rsidRPr="00EC76D5">
        <w:rPr>
          <w:highlight w:val="white"/>
        </w:rPr>
        <w:t xml:space="preserve">              g_outStatus = oldOutStatus;</w:t>
      </w:r>
    </w:p>
    <w:p w14:paraId="22912D4F" w14:textId="77777777" w:rsidR="0024176F" w:rsidRPr="00EC76D5" w:rsidRDefault="0024176F" w:rsidP="00F66472">
      <w:pPr>
        <w:pStyle w:val="Code"/>
        <w:rPr>
          <w:highlight w:val="white"/>
        </w:rPr>
      </w:pPr>
    </w:p>
    <w:p w14:paraId="3683EB45" w14:textId="77777777" w:rsidR="0024176F" w:rsidRPr="00EC76D5" w:rsidRDefault="0024176F" w:rsidP="00F66472">
      <w:pPr>
        <w:pStyle w:val="Code"/>
        <w:rPr>
          <w:highlight w:val="white"/>
        </w:rPr>
      </w:pPr>
      <w:r w:rsidRPr="00EC76D5">
        <w:rPr>
          <w:highlight w:val="white"/>
        </w:rPr>
        <w:lastRenderedPageBreak/>
        <w:t xml:space="preserve">              int field = g_outChars - startChars;</w:t>
      </w:r>
    </w:p>
    <w:p w14:paraId="7DE5790D" w14:textId="77777777" w:rsidR="0024176F" w:rsidRPr="00EC76D5" w:rsidRDefault="0024176F" w:rsidP="00F66472">
      <w:pPr>
        <w:pStyle w:val="Code"/>
        <w:rPr>
          <w:highlight w:val="white"/>
        </w:rPr>
      </w:pPr>
      <w:r w:rsidRPr="00EC76D5">
        <w:rPr>
          <w:highlight w:val="white"/>
        </w:rPr>
        <w:t xml:space="preserve">              g_outChars = startChars;</w:t>
      </w:r>
    </w:p>
    <w:p w14:paraId="178AC8B4" w14:textId="77777777" w:rsidR="0024176F" w:rsidRPr="00EC76D5" w:rsidRDefault="0024176F" w:rsidP="00F66472">
      <w:pPr>
        <w:pStyle w:val="Code"/>
        <w:rPr>
          <w:highlight w:val="white"/>
        </w:rPr>
      </w:pPr>
    </w:p>
    <w:p w14:paraId="424267C0" w14:textId="77777777" w:rsidR="0024176F" w:rsidRPr="00EC76D5" w:rsidRDefault="0024176F" w:rsidP="00F66472">
      <w:pPr>
        <w:pStyle w:val="Code"/>
        <w:rPr>
          <w:highlight w:val="white"/>
        </w:rPr>
      </w:pPr>
      <w:r w:rsidRPr="00EC76D5">
        <w:rPr>
          <w:highlight w:val="white"/>
        </w:rPr>
        <w:t xml:space="preserve">              if (negative) {</w:t>
      </w:r>
    </w:p>
    <w:p w14:paraId="0892F9BC" w14:textId="77777777" w:rsidR="0024176F" w:rsidRPr="00EC76D5" w:rsidRDefault="0024176F" w:rsidP="00F66472">
      <w:pPr>
        <w:pStyle w:val="Code"/>
        <w:rPr>
          <w:highlight w:val="white"/>
        </w:rPr>
      </w:pPr>
      <w:r w:rsidRPr="00EC76D5">
        <w:rPr>
          <w:highlight w:val="white"/>
        </w:rPr>
        <w:t xml:space="preserve">                printChar('-');</w:t>
      </w:r>
    </w:p>
    <w:p w14:paraId="098351A1" w14:textId="77777777" w:rsidR="0024176F" w:rsidRPr="00EC76D5" w:rsidRDefault="0024176F" w:rsidP="00F66472">
      <w:pPr>
        <w:pStyle w:val="Code"/>
        <w:rPr>
          <w:highlight w:val="white"/>
        </w:rPr>
      </w:pPr>
      <w:r w:rsidRPr="00EC76D5">
        <w:rPr>
          <w:highlight w:val="white"/>
        </w:rPr>
        <w:t xml:space="preserve">                ++field;</w:t>
      </w:r>
    </w:p>
    <w:p w14:paraId="0DDF4709" w14:textId="77777777" w:rsidR="0024176F" w:rsidRPr="00EC76D5" w:rsidRDefault="0024176F" w:rsidP="00F66472">
      <w:pPr>
        <w:pStyle w:val="Code"/>
        <w:rPr>
          <w:highlight w:val="white"/>
        </w:rPr>
      </w:pPr>
      <w:r w:rsidRPr="00EC76D5">
        <w:rPr>
          <w:highlight w:val="white"/>
        </w:rPr>
        <w:t xml:space="preserve">              }</w:t>
      </w:r>
    </w:p>
    <w:p w14:paraId="49B4EAED" w14:textId="77777777" w:rsidR="0024176F" w:rsidRPr="00EC76D5" w:rsidRDefault="0024176F" w:rsidP="00F66472">
      <w:pPr>
        <w:pStyle w:val="Code"/>
        <w:rPr>
          <w:highlight w:val="white"/>
        </w:rPr>
      </w:pPr>
      <w:r w:rsidRPr="00EC76D5">
        <w:rPr>
          <w:highlight w:val="white"/>
        </w:rPr>
        <w:t xml:space="preserve">              else if (plus) {</w:t>
      </w:r>
    </w:p>
    <w:p w14:paraId="3CA56AF4" w14:textId="77777777" w:rsidR="0024176F" w:rsidRPr="00EC76D5" w:rsidRDefault="0024176F" w:rsidP="00F66472">
      <w:pPr>
        <w:pStyle w:val="Code"/>
        <w:rPr>
          <w:highlight w:val="white"/>
        </w:rPr>
      </w:pPr>
      <w:r w:rsidRPr="00EC76D5">
        <w:rPr>
          <w:highlight w:val="white"/>
        </w:rPr>
        <w:t xml:space="preserve">                printChar('+');</w:t>
      </w:r>
    </w:p>
    <w:p w14:paraId="3104D8DA" w14:textId="77777777" w:rsidR="0024176F" w:rsidRPr="00EC76D5" w:rsidRDefault="0024176F" w:rsidP="00F66472">
      <w:pPr>
        <w:pStyle w:val="Code"/>
        <w:rPr>
          <w:highlight w:val="white"/>
        </w:rPr>
      </w:pPr>
      <w:r w:rsidRPr="00EC76D5">
        <w:rPr>
          <w:highlight w:val="white"/>
        </w:rPr>
        <w:t xml:space="preserve">                ++field;</w:t>
      </w:r>
    </w:p>
    <w:p w14:paraId="21FFDE3E" w14:textId="77777777" w:rsidR="0024176F" w:rsidRPr="00EC76D5" w:rsidRDefault="0024176F" w:rsidP="00F66472">
      <w:pPr>
        <w:pStyle w:val="Code"/>
        <w:rPr>
          <w:highlight w:val="white"/>
        </w:rPr>
      </w:pPr>
      <w:r w:rsidRPr="00EC76D5">
        <w:rPr>
          <w:highlight w:val="white"/>
        </w:rPr>
        <w:t xml:space="preserve">              }</w:t>
      </w:r>
    </w:p>
    <w:p w14:paraId="6FFDA917" w14:textId="77777777" w:rsidR="0024176F" w:rsidRPr="00EC76D5" w:rsidRDefault="0024176F" w:rsidP="00F66472">
      <w:pPr>
        <w:pStyle w:val="Code"/>
        <w:rPr>
          <w:highlight w:val="white"/>
        </w:rPr>
      </w:pPr>
      <w:r w:rsidRPr="00EC76D5">
        <w:rPr>
          <w:highlight w:val="white"/>
        </w:rPr>
        <w:t xml:space="preserve">              else if (space) {</w:t>
      </w:r>
    </w:p>
    <w:p w14:paraId="714CDCE0" w14:textId="77777777" w:rsidR="0024176F" w:rsidRPr="00EC76D5" w:rsidRDefault="0024176F" w:rsidP="00F66472">
      <w:pPr>
        <w:pStyle w:val="Code"/>
        <w:rPr>
          <w:highlight w:val="white"/>
        </w:rPr>
      </w:pPr>
      <w:r w:rsidRPr="00EC76D5">
        <w:rPr>
          <w:highlight w:val="white"/>
        </w:rPr>
        <w:t xml:space="preserve">                printChar(' ');</w:t>
      </w:r>
    </w:p>
    <w:p w14:paraId="2CC27197" w14:textId="77777777" w:rsidR="0024176F" w:rsidRPr="00EC76D5" w:rsidRDefault="0024176F" w:rsidP="00F66472">
      <w:pPr>
        <w:pStyle w:val="Code"/>
        <w:rPr>
          <w:highlight w:val="white"/>
        </w:rPr>
      </w:pPr>
      <w:r w:rsidRPr="00EC76D5">
        <w:rPr>
          <w:highlight w:val="white"/>
        </w:rPr>
        <w:t xml:space="preserve">                ++field;</w:t>
      </w:r>
    </w:p>
    <w:p w14:paraId="3A8C7D35" w14:textId="77777777" w:rsidR="0024176F" w:rsidRPr="00EC76D5" w:rsidRDefault="0024176F" w:rsidP="00F66472">
      <w:pPr>
        <w:pStyle w:val="Code"/>
        <w:rPr>
          <w:highlight w:val="white"/>
        </w:rPr>
      </w:pPr>
      <w:r w:rsidRPr="00EC76D5">
        <w:rPr>
          <w:highlight w:val="white"/>
        </w:rPr>
        <w:t xml:space="preserve">              }</w:t>
      </w:r>
    </w:p>
    <w:p w14:paraId="3AAC1B71" w14:textId="77777777" w:rsidR="0024176F" w:rsidRPr="00EC76D5" w:rsidRDefault="0024176F" w:rsidP="00F66472">
      <w:pPr>
        <w:pStyle w:val="Code"/>
        <w:rPr>
          <w:highlight w:val="white"/>
        </w:rPr>
      </w:pPr>
    </w:p>
    <w:p w14:paraId="77A598F0" w14:textId="77777777" w:rsidR="0024176F" w:rsidRPr="00EC76D5" w:rsidRDefault="0024176F" w:rsidP="00F66472">
      <w:pPr>
        <w:pStyle w:val="Code"/>
        <w:rPr>
          <w:highlight w:val="white"/>
        </w:rPr>
      </w:pPr>
      <w:r w:rsidRPr="00EC76D5">
        <w:rPr>
          <w:highlight w:val="white"/>
        </w:rPr>
        <w:t xml:space="preserve">              while (field++ &lt; width) {</w:t>
      </w:r>
    </w:p>
    <w:p w14:paraId="26E915B1" w14:textId="77777777" w:rsidR="0024176F" w:rsidRPr="00EC76D5" w:rsidRDefault="0024176F" w:rsidP="00F66472">
      <w:pPr>
        <w:pStyle w:val="Code"/>
        <w:rPr>
          <w:highlight w:val="white"/>
        </w:rPr>
      </w:pPr>
      <w:r w:rsidRPr="00EC76D5">
        <w:rPr>
          <w:highlight w:val="white"/>
        </w:rPr>
        <w:t xml:space="preserve">                printChar('0');</w:t>
      </w:r>
    </w:p>
    <w:p w14:paraId="56F1ED5C" w14:textId="77777777" w:rsidR="0024176F" w:rsidRPr="00EC76D5" w:rsidRDefault="0024176F" w:rsidP="00F66472">
      <w:pPr>
        <w:pStyle w:val="Code"/>
        <w:rPr>
          <w:highlight w:val="white"/>
        </w:rPr>
      </w:pPr>
      <w:r w:rsidRPr="00EC76D5">
        <w:rPr>
          <w:highlight w:val="white"/>
        </w:rPr>
        <w:t xml:space="preserve">              }</w:t>
      </w:r>
    </w:p>
    <w:p w14:paraId="1A2BB5E5" w14:textId="77777777" w:rsidR="0024176F" w:rsidRPr="00EC76D5" w:rsidRDefault="0024176F" w:rsidP="00F66472">
      <w:pPr>
        <w:pStyle w:val="Code"/>
        <w:rPr>
          <w:highlight w:val="white"/>
        </w:rPr>
      </w:pPr>
    </w:p>
    <w:p w14:paraId="19EDD302" w14:textId="77777777" w:rsidR="0024176F" w:rsidRPr="00EC76D5" w:rsidRDefault="0024176F" w:rsidP="00F66472">
      <w:pPr>
        <w:pStyle w:val="Code"/>
        <w:rPr>
          <w:highlight w:val="white"/>
        </w:rPr>
      </w:pPr>
      <w:r w:rsidRPr="00EC76D5">
        <w:rPr>
          <w:highlight w:val="white"/>
        </w:rPr>
        <w:t xml:space="preserve">              arg_list = printArgument(&amp;format[index], arg_list, FALSE, FALSE, grid, NULL,</w:t>
      </w:r>
    </w:p>
    <w:p w14:paraId="53C4ABC6" w14:textId="77777777" w:rsidR="0024176F" w:rsidRPr="00EC76D5" w:rsidRDefault="0024176F" w:rsidP="00F66472">
      <w:pPr>
        <w:pStyle w:val="Code"/>
        <w:rPr>
          <w:highlight w:val="white"/>
        </w:rPr>
      </w:pPr>
      <w:r w:rsidRPr="00EC76D5">
        <w:rPr>
          <w:highlight w:val="white"/>
        </w:rPr>
        <w:t xml:space="preserve">                                       precision, shortInt, longInt, longDouble, FALSE, NULL);</w:t>
      </w:r>
    </w:p>
    <w:p w14:paraId="3AFE9FAD" w14:textId="77777777" w:rsidR="0024176F" w:rsidRPr="00EC76D5" w:rsidRDefault="0024176F" w:rsidP="00F66472">
      <w:pPr>
        <w:pStyle w:val="Code"/>
        <w:rPr>
          <w:highlight w:val="white"/>
        </w:rPr>
      </w:pPr>
      <w:r w:rsidRPr="00EC76D5">
        <w:rPr>
          <w:highlight w:val="white"/>
        </w:rPr>
        <w:t xml:space="preserve">            }</w:t>
      </w:r>
    </w:p>
    <w:p w14:paraId="55407408" w14:textId="77777777" w:rsidR="0024176F" w:rsidRPr="00EC76D5" w:rsidRDefault="0024176F" w:rsidP="00F66472">
      <w:pPr>
        <w:pStyle w:val="Code"/>
        <w:rPr>
          <w:highlight w:val="white"/>
        </w:rPr>
      </w:pPr>
      <w:r w:rsidRPr="00EC76D5">
        <w:rPr>
          <w:highlight w:val="white"/>
        </w:rPr>
        <w:t xml:space="preserve">            else {</w:t>
      </w:r>
    </w:p>
    <w:p w14:paraId="24B03BFD" w14:textId="77777777" w:rsidR="0024176F" w:rsidRPr="00EC76D5" w:rsidRDefault="0024176F" w:rsidP="00F66472">
      <w:pPr>
        <w:pStyle w:val="Code"/>
        <w:rPr>
          <w:highlight w:val="white"/>
        </w:rPr>
      </w:pPr>
      <w:r w:rsidRPr="00EC76D5">
        <w:rPr>
          <w:highlight w:val="white"/>
        </w:rPr>
        <w:t xml:space="preserve">              int startChars = g_outChars, oldOutStatus = g_outStatus;</w:t>
      </w:r>
    </w:p>
    <w:p w14:paraId="17FA0DAA" w14:textId="77777777" w:rsidR="0024176F" w:rsidRPr="00EC76D5" w:rsidRDefault="0024176F" w:rsidP="00F66472">
      <w:pPr>
        <w:pStyle w:val="Code"/>
        <w:rPr>
          <w:highlight w:val="white"/>
        </w:rPr>
      </w:pPr>
      <w:r w:rsidRPr="00EC76D5">
        <w:rPr>
          <w:highlight w:val="white"/>
        </w:rPr>
        <w:t xml:space="preserve">            </w:t>
      </w:r>
    </w:p>
    <w:p w14:paraId="6EEAE170" w14:textId="77777777" w:rsidR="0024176F" w:rsidRPr="00EC76D5" w:rsidRDefault="0024176F" w:rsidP="00F66472">
      <w:pPr>
        <w:pStyle w:val="Code"/>
        <w:rPr>
          <w:highlight w:val="white"/>
        </w:rPr>
      </w:pPr>
      <w:r w:rsidRPr="00EC76D5">
        <w:rPr>
          <w:highlight w:val="white"/>
        </w:rPr>
        <w:t xml:space="preserve">              g_outStatus = BLANK;</w:t>
      </w:r>
    </w:p>
    <w:p w14:paraId="43D765BF" w14:textId="77777777" w:rsidR="0024176F" w:rsidRPr="00EC76D5" w:rsidRDefault="0024176F" w:rsidP="00F66472">
      <w:pPr>
        <w:pStyle w:val="Code"/>
        <w:rPr>
          <w:highlight w:val="white"/>
        </w:rPr>
      </w:pPr>
      <w:r w:rsidRPr="00EC76D5">
        <w:rPr>
          <w:highlight w:val="white"/>
        </w:rPr>
        <w:t xml:space="preserve">              printArgument(&amp;format[index], arg_list, plus, space, grid, &amp;width,</w:t>
      </w:r>
    </w:p>
    <w:p w14:paraId="39672522" w14:textId="77777777" w:rsidR="0024176F" w:rsidRPr="00EC76D5" w:rsidRDefault="0024176F" w:rsidP="00F66472">
      <w:pPr>
        <w:pStyle w:val="Code"/>
        <w:rPr>
          <w:highlight w:val="white"/>
        </w:rPr>
      </w:pPr>
      <w:r w:rsidRPr="00EC76D5">
        <w:rPr>
          <w:highlight w:val="white"/>
        </w:rPr>
        <w:t xml:space="preserve">                            precision, shortInt, longInt, longDouble, TRUE, NULL);              </w:t>
      </w:r>
    </w:p>
    <w:p w14:paraId="45084D89" w14:textId="77777777" w:rsidR="0024176F" w:rsidRPr="00EC76D5" w:rsidRDefault="0024176F" w:rsidP="00F66472">
      <w:pPr>
        <w:pStyle w:val="Code"/>
        <w:rPr>
          <w:highlight w:val="white"/>
        </w:rPr>
      </w:pPr>
      <w:r w:rsidRPr="00EC76D5">
        <w:rPr>
          <w:highlight w:val="white"/>
        </w:rPr>
        <w:t xml:space="preserve">              g_outStatus = oldOutStatus;</w:t>
      </w:r>
    </w:p>
    <w:p w14:paraId="6A9365D8" w14:textId="77777777" w:rsidR="0024176F" w:rsidRPr="00EC76D5" w:rsidRDefault="0024176F" w:rsidP="00F66472">
      <w:pPr>
        <w:pStyle w:val="Code"/>
        <w:rPr>
          <w:highlight w:val="white"/>
        </w:rPr>
      </w:pPr>
    </w:p>
    <w:p w14:paraId="33B710F2" w14:textId="77777777" w:rsidR="0024176F" w:rsidRPr="00EC76D5" w:rsidRDefault="0024176F" w:rsidP="00F66472">
      <w:pPr>
        <w:pStyle w:val="Code"/>
        <w:rPr>
          <w:highlight w:val="white"/>
        </w:rPr>
      </w:pPr>
      <w:r w:rsidRPr="00EC76D5">
        <w:rPr>
          <w:highlight w:val="white"/>
        </w:rPr>
        <w:t xml:space="preserve">              int field = g_outChars - startChars;</w:t>
      </w:r>
    </w:p>
    <w:p w14:paraId="1111E8F6" w14:textId="77777777" w:rsidR="0024176F" w:rsidRPr="00EC76D5" w:rsidRDefault="0024176F" w:rsidP="00F66472">
      <w:pPr>
        <w:pStyle w:val="Code"/>
        <w:rPr>
          <w:highlight w:val="white"/>
        </w:rPr>
      </w:pPr>
      <w:r w:rsidRPr="00EC76D5">
        <w:rPr>
          <w:highlight w:val="white"/>
        </w:rPr>
        <w:t xml:space="preserve">              g_outChars = startChars;</w:t>
      </w:r>
    </w:p>
    <w:p w14:paraId="7722DF0F" w14:textId="77777777" w:rsidR="0024176F" w:rsidRPr="00EC76D5" w:rsidRDefault="0024176F" w:rsidP="00F66472">
      <w:pPr>
        <w:pStyle w:val="Code"/>
        <w:rPr>
          <w:highlight w:val="white"/>
        </w:rPr>
      </w:pPr>
    </w:p>
    <w:p w14:paraId="0FD43D69" w14:textId="77777777" w:rsidR="0024176F" w:rsidRPr="00EC76D5" w:rsidRDefault="0024176F" w:rsidP="00F66472">
      <w:pPr>
        <w:pStyle w:val="Code"/>
        <w:rPr>
          <w:highlight w:val="white"/>
        </w:rPr>
      </w:pPr>
      <w:r w:rsidRPr="00EC76D5">
        <w:rPr>
          <w:highlight w:val="white"/>
        </w:rPr>
        <w:t xml:space="preserve">              while (field++ &lt; width) {</w:t>
      </w:r>
    </w:p>
    <w:p w14:paraId="5C449B77" w14:textId="77777777" w:rsidR="0024176F" w:rsidRPr="00EC76D5" w:rsidRDefault="0024176F" w:rsidP="00F66472">
      <w:pPr>
        <w:pStyle w:val="Code"/>
        <w:rPr>
          <w:highlight w:val="white"/>
        </w:rPr>
      </w:pPr>
      <w:r w:rsidRPr="00EC76D5">
        <w:rPr>
          <w:highlight w:val="white"/>
        </w:rPr>
        <w:t xml:space="preserve">                printChar(' ');</w:t>
      </w:r>
    </w:p>
    <w:p w14:paraId="4F0D1885" w14:textId="77777777" w:rsidR="0024176F" w:rsidRPr="00EC76D5" w:rsidRDefault="0024176F" w:rsidP="00F66472">
      <w:pPr>
        <w:pStyle w:val="Code"/>
        <w:rPr>
          <w:highlight w:val="white"/>
        </w:rPr>
      </w:pPr>
      <w:r w:rsidRPr="00EC76D5">
        <w:rPr>
          <w:highlight w:val="white"/>
        </w:rPr>
        <w:t xml:space="preserve">              }</w:t>
      </w:r>
    </w:p>
    <w:p w14:paraId="44727C8F" w14:textId="77777777" w:rsidR="0024176F" w:rsidRPr="00EC76D5" w:rsidRDefault="0024176F" w:rsidP="00F66472">
      <w:pPr>
        <w:pStyle w:val="Code"/>
        <w:rPr>
          <w:highlight w:val="white"/>
        </w:rPr>
      </w:pPr>
    </w:p>
    <w:p w14:paraId="77215668" w14:textId="77777777" w:rsidR="0024176F" w:rsidRPr="00EC76D5" w:rsidRDefault="0024176F" w:rsidP="00F66472">
      <w:pPr>
        <w:pStyle w:val="Code"/>
        <w:rPr>
          <w:highlight w:val="white"/>
        </w:rPr>
      </w:pPr>
      <w:r w:rsidRPr="00EC76D5">
        <w:rPr>
          <w:highlight w:val="white"/>
        </w:rPr>
        <w:t xml:space="preserve">              arg_list = printArgument(&amp;format[index], arg_list, plus, space, grid, NULL,</w:t>
      </w:r>
    </w:p>
    <w:p w14:paraId="54FCD987" w14:textId="77777777" w:rsidR="0024176F" w:rsidRPr="00EC76D5" w:rsidRDefault="0024176F" w:rsidP="00F66472">
      <w:pPr>
        <w:pStyle w:val="Code"/>
        <w:rPr>
          <w:highlight w:val="white"/>
        </w:rPr>
      </w:pPr>
      <w:r w:rsidRPr="00EC76D5">
        <w:rPr>
          <w:highlight w:val="white"/>
        </w:rPr>
        <w:t xml:space="preserve">                                       precision, shortInt, longInt, longDouble, TRUE, NULL);</w:t>
      </w:r>
    </w:p>
    <w:p w14:paraId="0331F2BA" w14:textId="77777777" w:rsidR="0024176F" w:rsidRPr="00EC76D5" w:rsidRDefault="0024176F" w:rsidP="00F66472">
      <w:pPr>
        <w:pStyle w:val="Code"/>
        <w:rPr>
          <w:highlight w:val="white"/>
        </w:rPr>
      </w:pPr>
      <w:r w:rsidRPr="00EC76D5">
        <w:rPr>
          <w:highlight w:val="white"/>
        </w:rPr>
        <w:t xml:space="preserve">            }</w:t>
      </w:r>
    </w:p>
    <w:p w14:paraId="2E398584" w14:textId="77777777" w:rsidR="0024176F" w:rsidRPr="00EC76D5" w:rsidRDefault="0024176F" w:rsidP="00F66472">
      <w:pPr>
        <w:pStyle w:val="Code"/>
        <w:rPr>
          <w:highlight w:val="white"/>
        </w:rPr>
      </w:pPr>
    </w:p>
    <w:p w14:paraId="6FC3D86B" w14:textId="77777777" w:rsidR="0024176F" w:rsidRPr="00EC76D5" w:rsidRDefault="0024176F" w:rsidP="00F66472">
      <w:pPr>
        <w:pStyle w:val="Code"/>
        <w:rPr>
          <w:highlight w:val="white"/>
        </w:rPr>
      </w:pPr>
      <w:r w:rsidRPr="00EC76D5">
        <w:rPr>
          <w:highlight w:val="white"/>
        </w:rPr>
        <w:t xml:space="preserve">            percent = FALSE;</w:t>
      </w:r>
    </w:p>
    <w:p w14:paraId="47526BF2" w14:textId="77777777" w:rsidR="0024176F" w:rsidRPr="00EC76D5" w:rsidRDefault="0024176F" w:rsidP="00F66472">
      <w:pPr>
        <w:pStyle w:val="Code"/>
        <w:rPr>
          <w:highlight w:val="white"/>
        </w:rPr>
      </w:pPr>
      <w:r w:rsidRPr="00EC76D5">
        <w:rPr>
          <w:highlight w:val="white"/>
        </w:rPr>
        <w:t xml:space="preserve">          }</w:t>
      </w:r>
    </w:p>
    <w:p w14:paraId="4003EC1F" w14:textId="77777777" w:rsidR="0024176F" w:rsidRPr="00EC76D5" w:rsidRDefault="0024176F" w:rsidP="00F66472">
      <w:pPr>
        <w:pStyle w:val="Code"/>
        <w:rPr>
          <w:highlight w:val="white"/>
        </w:rPr>
      </w:pPr>
      <w:r w:rsidRPr="00EC76D5">
        <w:rPr>
          <w:highlight w:val="white"/>
        </w:rPr>
        <w:t xml:space="preserve">          break;</w:t>
      </w:r>
    </w:p>
    <w:p w14:paraId="7186267E" w14:textId="77777777" w:rsidR="0024176F" w:rsidRPr="00EC76D5" w:rsidRDefault="0024176F" w:rsidP="00F66472">
      <w:pPr>
        <w:pStyle w:val="Code"/>
        <w:rPr>
          <w:highlight w:val="white"/>
        </w:rPr>
      </w:pPr>
    </w:p>
    <w:p w14:paraId="427FA9AF" w14:textId="77777777" w:rsidR="0024176F" w:rsidRPr="00EC76D5" w:rsidRDefault="0024176F" w:rsidP="00F66472">
      <w:pPr>
        <w:pStyle w:val="Code"/>
        <w:rPr>
          <w:highlight w:val="white"/>
        </w:rPr>
      </w:pPr>
      <w:r w:rsidRPr="00EC76D5">
        <w:rPr>
          <w:highlight w:val="white"/>
        </w:rPr>
        <w:t xml:space="preserve">        default: {</w:t>
      </w:r>
    </w:p>
    <w:p w14:paraId="369D666E" w14:textId="77777777" w:rsidR="0024176F" w:rsidRPr="00EC76D5" w:rsidRDefault="0024176F" w:rsidP="00F66472">
      <w:pPr>
        <w:pStyle w:val="Code"/>
        <w:rPr>
          <w:highlight w:val="white"/>
        </w:rPr>
      </w:pPr>
      <w:r w:rsidRPr="00EC76D5">
        <w:rPr>
          <w:highlight w:val="white"/>
        </w:rPr>
        <w:t xml:space="preserve">            int value = 0;</w:t>
      </w:r>
    </w:p>
    <w:p w14:paraId="4F6F6B38" w14:textId="77777777" w:rsidR="0024176F" w:rsidRPr="00EC76D5" w:rsidRDefault="0024176F" w:rsidP="00F66472">
      <w:pPr>
        <w:pStyle w:val="Code"/>
        <w:rPr>
          <w:highlight w:val="white"/>
        </w:rPr>
      </w:pPr>
      <w:r w:rsidRPr="00EC76D5">
        <w:rPr>
          <w:highlight w:val="white"/>
        </w:rPr>
        <w:t xml:space="preserve">            while (isdigit(c)) {</w:t>
      </w:r>
    </w:p>
    <w:p w14:paraId="186101AE" w14:textId="77777777" w:rsidR="0024176F" w:rsidRPr="00EC76D5" w:rsidRDefault="0024176F" w:rsidP="00F66472">
      <w:pPr>
        <w:pStyle w:val="Code"/>
        <w:rPr>
          <w:highlight w:val="white"/>
        </w:rPr>
      </w:pPr>
      <w:r w:rsidRPr="00EC76D5">
        <w:rPr>
          <w:highlight w:val="white"/>
        </w:rPr>
        <w:t xml:space="preserve">              value = (10 * value) + (c - '0');</w:t>
      </w:r>
    </w:p>
    <w:p w14:paraId="5C8A24E2" w14:textId="77777777" w:rsidR="0024176F" w:rsidRPr="00EC76D5" w:rsidRDefault="0024176F" w:rsidP="00F66472">
      <w:pPr>
        <w:pStyle w:val="Code"/>
        <w:rPr>
          <w:highlight w:val="white"/>
        </w:rPr>
      </w:pPr>
      <w:r w:rsidRPr="00EC76D5">
        <w:rPr>
          <w:highlight w:val="white"/>
        </w:rPr>
        <w:t xml:space="preserve">              c = format[++index];</w:t>
      </w:r>
    </w:p>
    <w:p w14:paraId="3AB5E68A" w14:textId="77777777" w:rsidR="0024176F" w:rsidRPr="00EC76D5" w:rsidRDefault="0024176F" w:rsidP="00F66472">
      <w:pPr>
        <w:pStyle w:val="Code"/>
        <w:rPr>
          <w:highlight w:val="white"/>
        </w:rPr>
      </w:pPr>
      <w:r w:rsidRPr="00EC76D5">
        <w:rPr>
          <w:highlight w:val="white"/>
        </w:rPr>
        <w:lastRenderedPageBreak/>
        <w:t xml:space="preserve">            }</w:t>
      </w:r>
    </w:p>
    <w:p w14:paraId="6F5A204F" w14:textId="77777777" w:rsidR="0024176F" w:rsidRPr="00EC76D5" w:rsidRDefault="0024176F" w:rsidP="00F66472">
      <w:pPr>
        <w:pStyle w:val="Code"/>
        <w:rPr>
          <w:highlight w:val="white"/>
        </w:rPr>
      </w:pPr>
      <w:r w:rsidRPr="00EC76D5">
        <w:rPr>
          <w:highlight w:val="white"/>
        </w:rPr>
        <w:t xml:space="preserve">            --index;</w:t>
      </w:r>
    </w:p>
    <w:p w14:paraId="6F967148" w14:textId="77777777" w:rsidR="0024176F" w:rsidRPr="00EC76D5" w:rsidRDefault="0024176F" w:rsidP="00F66472">
      <w:pPr>
        <w:pStyle w:val="Code"/>
        <w:rPr>
          <w:highlight w:val="white"/>
        </w:rPr>
      </w:pPr>
      <w:r w:rsidRPr="00EC76D5">
        <w:rPr>
          <w:highlight w:val="white"/>
        </w:rPr>
        <w:t xml:space="preserve">            </w:t>
      </w:r>
    </w:p>
    <w:p w14:paraId="7984B749" w14:textId="77777777" w:rsidR="0024176F" w:rsidRPr="00EC76D5" w:rsidRDefault="0024176F" w:rsidP="00F66472">
      <w:pPr>
        <w:pStyle w:val="Code"/>
        <w:rPr>
          <w:highlight w:val="white"/>
        </w:rPr>
      </w:pPr>
      <w:r w:rsidRPr="00EC76D5">
        <w:rPr>
          <w:highlight w:val="white"/>
        </w:rPr>
        <w:t xml:space="preserve">            if (!period) {</w:t>
      </w:r>
    </w:p>
    <w:p w14:paraId="73786D84" w14:textId="77777777" w:rsidR="0024176F" w:rsidRPr="00EC76D5" w:rsidRDefault="0024176F" w:rsidP="00F66472">
      <w:pPr>
        <w:pStyle w:val="Code"/>
        <w:rPr>
          <w:highlight w:val="white"/>
        </w:rPr>
      </w:pPr>
      <w:r w:rsidRPr="00EC76D5">
        <w:rPr>
          <w:highlight w:val="white"/>
        </w:rPr>
        <w:t xml:space="preserve">              width = value;</w:t>
      </w:r>
    </w:p>
    <w:p w14:paraId="257B627E" w14:textId="77777777" w:rsidR="0024176F" w:rsidRPr="00EC76D5" w:rsidRDefault="0024176F" w:rsidP="00F66472">
      <w:pPr>
        <w:pStyle w:val="Code"/>
        <w:rPr>
          <w:highlight w:val="white"/>
        </w:rPr>
      </w:pPr>
      <w:r w:rsidRPr="00EC76D5">
        <w:rPr>
          <w:highlight w:val="white"/>
        </w:rPr>
        <w:t xml:space="preserve">            }</w:t>
      </w:r>
    </w:p>
    <w:p w14:paraId="097E4B80" w14:textId="77777777" w:rsidR="0024176F" w:rsidRPr="00EC76D5" w:rsidRDefault="0024176F" w:rsidP="00F66472">
      <w:pPr>
        <w:pStyle w:val="Code"/>
        <w:rPr>
          <w:highlight w:val="white"/>
        </w:rPr>
      </w:pPr>
      <w:r w:rsidRPr="00EC76D5">
        <w:rPr>
          <w:highlight w:val="white"/>
        </w:rPr>
        <w:t xml:space="preserve">            else {</w:t>
      </w:r>
    </w:p>
    <w:p w14:paraId="4D232B2A" w14:textId="77777777" w:rsidR="0024176F" w:rsidRPr="00EC76D5" w:rsidRDefault="0024176F" w:rsidP="00F66472">
      <w:pPr>
        <w:pStyle w:val="Code"/>
        <w:rPr>
          <w:highlight w:val="white"/>
        </w:rPr>
      </w:pPr>
      <w:r w:rsidRPr="00EC76D5">
        <w:rPr>
          <w:highlight w:val="white"/>
        </w:rPr>
        <w:t xml:space="preserve">              precision = value;</w:t>
      </w:r>
    </w:p>
    <w:p w14:paraId="593BD6E7" w14:textId="77777777" w:rsidR="0024176F" w:rsidRPr="00EC76D5" w:rsidRDefault="0024176F" w:rsidP="00F66472">
      <w:pPr>
        <w:pStyle w:val="Code"/>
        <w:rPr>
          <w:highlight w:val="white"/>
        </w:rPr>
      </w:pPr>
      <w:r w:rsidRPr="00EC76D5">
        <w:rPr>
          <w:highlight w:val="white"/>
        </w:rPr>
        <w:t xml:space="preserve">           }</w:t>
      </w:r>
    </w:p>
    <w:p w14:paraId="67B0444A" w14:textId="77777777" w:rsidR="0024176F" w:rsidRPr="00EC76D5" w:rsidRDefault="0024176F" w:rsidP="00F66472">
      <w:pPr>
        <w:pStyle w:val="Code"/>
        <w:rPr>
          <w:highlight w:val="white"/>
        </w:rPr>
      </w:pPr>
      <w:r w:rsidRPr="00EC76D5">
        <w:rPr>
          <w:highlight w:val="white"/>
        </w:rPr>
        <w:t xml:space="preserve">          }</w:t>
      </w:r>
    </w:p>
    <w:p w14:paraId="7038CC0E" w14:textId="77777777" w:rsidR="0024176F" w:rsidRPr="00EC76D5" w:rsidRDefault="0024176F" w:rsidP="00F66472">
      <w:pPr>
        <w:pStyle w:val="Code"/>
        <w:rPr>
          <w:highlight w:val="white"/>
        </w:rPr>
      </w:pPr>
      <w:r w:rsidRPr="00EC76D5">
        <w:rPr>
          <w:highlight w:val="white"/>
        </w:rPr>
        <w:t xml:space="preserve">          break;</w:t>
      </w:r>
    </w:p>
    <w:p w14:paraId="4DF93AFB" w14:textId="77777777" w:rsidR="0024176F" w:rsidRPr="00EC76D5" w:rsidRDefault="0024176F" w:rsidP="00F66472">
      <w:pPr>
        <w:pStyle w:val="Code"/>
        <w:rPr>
          <w:highlight w:val="white"/>
        </w:rPr>
      </w:pPr>
      <w:r w:rsidRPr="00EC76D5">
        <w:rPr>
          <w:highlight w:val="white"/>
        </w:rPr>
        <w:t xml:space="preserve">      }</w:t>
      </w:r>
    </w:p>
    <w:p w14:paraId="6D589FCC" w14:textId="77777777" w:rsidR="0024176F" w:rsidRPr="00EC76D5" w:rsidRDefault="0024176F" w:rsidP="00F66472">
      <w:pPr>
        <w:pStyle w:val="Code"/>
        <w:rPr>
          <w:highlight w:val="white"/>
        </w:rPr>
      </w:pPr>
      <w:r w:rsidRPr="00EC76D5">
        <w:rPr>
          <w:highlight w:val="white"/>
        </w:rPr>
        <w:t xml:space="preserve">    }</w:t>
      </w:r>
    </w:p>
    <w:p w14:paraId="7BF75588" w14:textId="77777777" w:rsidR="0024176F" w:rsidRPr="00EC76D5" w:rsidRDefault="0024176F" w:rsidP="00F66472">
      <w:pPr>
        <w:pStyle w:val="Code"/>
        <w:rPr>
          <w:highlight w:val="white"/>
        </w:rPr>
      </w:pPr>
      <w:r w:rsidRPr="00EC76D5">
        <w:rPr>
          <w:highlight w:val="white"/>
        </w:rPr>
        <w:t xml:space="preserve">    else {</w:t>
      </w:r>
    </w:p>
    <w:p w14:paraId="5A994F7F" w14:textId="77777777" w:rsidR="0024176F" w:rsidRPr="00EC76D5" w:rsidRDefault="0024176F" w:rsidP="00F66472">
      <w:pPr>
        <w:pStyle w:val="Code"/>
        <w:rPr>
          <w:highlight w:val="white"/>
        </w:rPr>
      </w:pPr>
      <w:r w:rsidRPr="00EC76D5">
        <w:rPr>
          <w:highlight w:val="white"/>
        </w:rPr>
        <w:t xml:space="preserve">      if (c == '%') {</w:t>
      </w:r>
    </w:p>
    <w:p w14:paraId="468B962D" w14:textId="77777777" w:rsidR="0024176F" w:rsidRPr="00EC76D5" w:rsidRDefault="0024176F" w:rsidP="00F66472">
      <w:pPr>
        <w:pStyle w:val="Code"/>
        <w:rPr>
          <w:highlight w:val="white"/>
        </w:rPr>
      </w:pPr>
      <w:r w:rsidRPr="00EC76D5">
        <w:rPr>
          <w:highlight w:val="white"/>
        </w:rPr>
        <w:t xml:space="preserve">        percent = TRUE;</w:t>
      </w:r>
    </w:p>
    <w:p w14:paraId="740D0A6C" w14:textId="77777777" w:rsidR="0024176F" w:rsidRPr="00EC76D5" w:rsidRDefault="0024176F" w:rsidP="00F66472">
      <w:pPr>
        <w:pStyle w:val="Code"/>
        <w:rPr>
          <w:highlight w:val="white"/>
        </w:rPr>
      </w:pPr>
      <w:r w:rsidRPr="00EC76D5">
        <w:rPr>
          <w:highlight w:val="white"/>
        </w:rPr>
        <w:t xml:space="preserve">        plus = FALSE;</w:t>
      </w:r>
    </w:p>
    <w:p w14:paraId="3355B56A" w14:textId="77777777" w:rsidR="0024176F" w:rsidRPr="00EC76D5" w:rsidRDefault="0024176F" w:rsidP="00F66472">
      <w:pPr>
        <w:pStyle w:val="Code"/>
        <w:rPr>
          <w:highlight w:val="white"/>
        </w:rPr>
      </w:pPr>
      <w:r w:rsidRPr="00EC76D5">
        <w:rPr>
          <w:highlight w:val="white"/>
        </w:rPr>
        <w:t xml:space="preserve">        minus = FALSE;</w:t>
      </w:r>
    </w:p>
    <w:p w14:paraId="7A1D77CD" w14:textId="77777777" w:rsidR="0024176F" w:rsidRPr="00EC76D5" w:rsidRDefault="0024176F" w:rsidP="00F66472">
      <w:pPr>
        <w:pStyle w:val="Code"/>
        <w:rPr>
          <w:highlight w:val="white"/>
        </w:rPr>
      </w:pPr>
      <w:r w:rsidRPr="00EC76D5">
        <w:rPr>
          <w:highlight w:val="white"/>
        </w:rPr>
        <w:t xml:space="preserve">        space = FALSE;</w:t>
      </w:r>
    </w:p>
    <w:p w14:paraId="5789DA93" w14:textId="77777777" w:rsidR="0024176F" w:rsidRPr="00EC76D5" w:rsidRDefault="0024176F" w:rsidP="00F66472">
      <w:pPr>
        <w:pStyle w:val="Code"/>
        <w:rPr>
          <w:highlight w:val="white"/>
        </w:rPr>
      </w:pPr>
      <w:r w:rsidRPr="00EC76D5">
        <w:rPr>
          <w:highlight w:val="white"/>
        </w:rPr>
        <w:t xml:space="preserve">        zero = FALSE;</w:t>
      </w:r>
    </w:p>
    <w:p w14:paraId="5E9310D8" w14:textId="77777777" w:rsidR="0024176F" w:rsidRPr="00EC76D5" w:rsidRDefault="0024176F" w:rsidP="00F66472">
      <w:pPr>
        <w:pStyle w:val="Code"/>
        <w:rPr>
          <w:highlight w:val="white"/>
        </w:rPr>
      </w:pPr>
      <w:r w:rsidRPr="00EC76D5">
        <w:rPr>
          <w:highlight w:val="white"/>
        </w:rPr>
        <w:t xml:space="preserve">        grid = FALSE;</w:t>
      </w:r>
    </w:p>
    <w:p w14:paraId="4AFA0755" w14:textId="77777777" w:rsidR="0024176F" w:rsidRPr="00EC76D5" w:rsidRDefault="0024176F" w:rsidP="00F66472">
      <w:pPr>
        <w:pStyle w:val="Code"/>
        <w:rPr>
          <w:highlight w:val="white"/>
        </w:rPr>
      </w:pPr>
      <w:r w:rsidRPr="00EC76D5">
        <w:rPr>
          <w:highlight w:val="white"/>
        </w:rPr>
        <w:t xml:space="preserve">        widthStar = FALSE;</w:t>
      </w:r>
    </w:p>
    <w:p w14:paraId="74F8320D" w14:textId="77777777" w:rsidR="0024176F" w:rsidRPr="00EC76D5" w:rsidRDefault="0024176F" w:rsidP="00F66472">
      <w:pPr>
        <w:pStyle w:val="Code"/>
        <w:rPr>
          <w:highlight w:val="white"/>
        </w:rPr>
      </w:pPr>
      <w:r w:rsidRPr="00EC76D5">
        <w:rPr>
          <w:highlight w:val="white"/>
        </w:rPr>
        <w:t xml:space="preserve">        period = FALSE;</w:t>
      </w:r>
    </w:p>
    <w:p w14:paraId="70A50552" w14:textId="77777777" w:rsidR="0024176F" w:rsidRPr="00EC76D5" w:rsidRDefault="0024176F" w:rsidP="00F66472">
      <w:pPr>
        <w:pStyle w:val="Code"/>
        <w:rPr>
          <w:highlight w:val="white"/>
        </w:rPr>
      </w:pPr>
      <w:r w:rsidRPr="00EC76D5">
        <w:rPr>
          <w:highlight w:val="white"/>
        </w:rPr>
        <w:t xml:space="preserve">        precisionStar = FALSE;</w:t>
      </w:r>
    </w:p>
    <w:p w14:paraId="05CA0A83" w14:textId="77777777" w:rsidR="0024176F" w:rsidRPr="00EC76D5" w:rsidRDefault="0024176F" w:rsidP="00F66472">
      <w:pPr>
        <w:pStyle w:val="Code"/>
        <w:rPr>
          <w:highlight w:val="white"/>
        </w:rPr>
      </w:pPr>
      <w:r w:rsidRPr="00EC76D5">
        <w:rPr>
          <w:highlight w:val="white"/>
        </w:rPr>
        <w:t xml:space="preserve">        shortInt = FALSE;</w:t>
      </w:r>
    </w:p>
    <w:p w14:paraId="3301F079" w14:textId="77777777" w:rsidR="0024176F" w:rsidRPr="00EC76D5" w:rsidRDefault="0024176F" w:rsidP="00F66472">
      <w:pPr>
        <w:pStyle w:val="Code"/>
        <w:rPr>
          <w:highlight w:val="white"/>
        </w:rPr>
      </w:pPr>
      <w:r w:rsidRPr="00EC76D5">
        <w:rPr>
          <w:highlight w:val="white"/>
        </w:rPr>
        <w:t xml:space="preserve">        longInt = FALSE;</w:t>
      </w:r>
    </w:p>
    <w:p w14:paraId="6C73243A" w14:textId="77777777" w:rsidR="0024176F" w:rsidRPr="00EC76D5" w:rsidRDefault="0024176F" w:rsidP="00F66472">
      <w:pPr>
        <w:pStyle w:val="Code"/>
        <w:rPr>
          <w:highlight w:val="white"/>
        </w:rPr>
      </w:pPr>
      <w:r w:rsidRPr="00EC76D5">
        <w:rPr>
          <w:highlight w:val="white"/>
        </w:rPr>
        <w:t xml:space="preserve">        longDouble = FALSE;</w:t>
      </w:r>
    </w:p>
    <w:p w14:paraId="1841AFD9" w14:textId="77777777" w:rsidR="0024176F" w:rsidRPr="00EC76D5" w:rsidRDefault="0024176F" w:rsidP="00F66472">
      <w:pPr>
        <w:pStyle w:val="Code"/>
        <w:rPr>
          <w:highlight w:val="white"/>
        </w:rPr>
      </w:pPr>
      <w:r w:rsidRPr="00EC76D5">
        <w:rPr>
          <w:highlight w:val="white"/>
        </w:rPr>
        <w:t xml:space="preserve">        width = 0;</w:t>
      </w:r>
    </w:p>
    <w:p w14:paraId="2B03C52A" w14:textId="77777777" w:rsidR="0024176F" w:rsidRPr="00EC76D5" w:rsidRDefault="0024176F" w:rsidP="00F66472">
      <w:pPr>
        <w:pStyle w:val="Code"/>
        <w:rPr>
          <w:highlight w:val="white"/>
        </w:rPr>
      </w:pPr>
      <w:r w:rsidRPr="00EC76D5">
        <w:rPr>
          <w:highlight w:val="white"/>
        </w:rPr>
        <w:t xml:space="preserve">        precision = 0;</w:t>
      </w:r>
    </w:p>
    <w:p w14:paraId="4AAFB1FA" w14:textId="77777777" w:rsidR="0024176F" w:rsidRPr="00EC76D5" w:rsidRDefault="0024176F" w:rsidP="00F66472">
      <w:pPr>
        <w:pStyle w:val="Code"/>
        <w:rPr>
          <w:highlight w:val="white"/>
        </w:rPr>
      </w:pPr>
      <w:r w:rsidRPr="00EC76D5">
        <w:rPr>
          <w:highlight w:val="white"/>
        </w:rPr>
        <w:t xml:space="preserve">      }</w:t>
      </w:r>
    </w:p>
    <w:p w14:paraId="514B95DE" w14:textId="77777777" w:rsidR="0024176F" w:rsidRPr="00EC76D5" w:rsidRDefault="0024176F" w:rsidP="00F66472">
      <w:pPr>
        <w:pStyle w:val="Code"/>
        <w:rPr>
          <w:highlight w:val="white"/>
        </w:rPr>
      </w:pPr>
      <w:r w:rsidRPr="00EC76D5">
        <w:rPr>
          <w:highlight w:val="white"/>
        </w:rPr>
        <w:t xml:space="preserve">      else {</w:t>
      </w:r>
    </w:p>
    <w:p w14:paraId="5BC13B84" w14:textId="77777777" w:rsidR="0024176F" w:rsidRPr="00EC76D5" w:rsidRDefault="0024176F" w:rsidP="00F66472">
      <w:pPr>
        <w:pStyle w:val="Code"/>
        <w:rPr>
          <w:highlight w:val="white"/>
        </w:rPr>
      </w:pPr>
      <w:r w:rsidRPr="00EC76D5">
        <w:rPr>
          <w:highlight w:val="white"/>
        </w:rPr>
        <w:t xml:space="preserve">        printChar(c);</w:t>
      </w:r>
    </w:p>
    <w:p w14:paraId="1F1516F0" w14:textId="77777777" w:rsidR="0024176F" w:rsidRPr="00EC76D5" w:rsidRDefault="0024176F" w:rsidP="00F66472">
      <w:pPr>
        <w:pStyle w:val="Code"/>
        <w:rPr>
          <w:highlight w:val="white"/>
        </w:rPr>
      </w:pPr>
      <w:r w:rsidRPr="00EC76D5">
        <w:rPr>
          <w:highlight w:val="white"/>
        </w:rPr>
        <w:t xml:space="preserve">      }</w:t>
      </w:r>
    </w:p>
    <w:p w14:paraId="071DC2D1" w14:textId="77777777" w:rsidR="0024176F" w:rsidRPr="00EC76D5" w:rsidRDefault="0024176F" w:rsidP="00F66472">
      <w:pPr>
        <w:pStyle w:val="Code"/>
        <w:rPr>
          <w:highlight w:val="white"/>
        </w:rPr>
      </w:pPr>
      <w:r w:rsidRPr="00EC76D5">
        <w:rPr>
          <w:highlight w:val="white"/>
        </w:rPr>
        <w:t xml:space="preserve">    }</w:t>
      </w:r>
    </w:p>
    <w:p w14:paraId="1BC7864C" w14:textId="77777777" w:rsidR="0024176F" w:rsidRPr="00EC76D5" w:rsidRDefault="0024176F" w:rsidP="00F66472">
      <w:pPr>
        <w:pStyle w:val="Code"/>
        <w:rPr>
          <w:highlight w:val="white"/>
        </w:rPr>
      </w:pPr>
      <w:r w:rsidRPr="00EC76D5">
        <w:rPr>
          <w:highlight w:val="white"/>
        </w:rPr>
        <w:t xml:space="preserve">  }</w:t>
      </w:r>
    </w:p>
    <w:p w14:paraId="5077D831" w14:textId="77777777" w:rsidR="0024176F" w:rsidRPr="00EC76D5" w:rsidRDefault="0024176F" w:rsidP="00F66472">
      <w:pPr>
        <w:pStyle w:val="Code"/>
        <w:rPr>
          <w:highlight w:val="white"/>
        </w:rPr>
      </w:pPr>
    </w:p>
    <w:p w14:paraId="20ADADB0" w14:textId="77777777" w:rsidR="0024176F" w:rsidRPr="00EC76D5" w:rsidRDefault="0024176F" w:rsidP="00F66472">
      <w:pPr>
        <w:pStyle w:val="Code"/>
        <w:rPr>
          <w:highlight w:val="white"/>
        </w:rPr>
      </w:pPr>
      <w:r w:rsidRPr="00EC76D5">
        <w:rPr>
          <w:highlight w:val="white"/>
        </w:rPr>
        <w:t xml:space="preserve">  if (g_outStatus == STRING) {</w:t>
      </w:r>
    </w:p>
    <w:p w14:paraId="41ED0344" w14:textId="77777777" w:rsidR="0024176F" w:rsidRPr="00EC76D5" w:rsidRDefault="0024176F" w:rsidP="00F66472">
      <w:pPr>
        <w:pStyle w:val="Code"/>
        <w:rPr>
          <w:highlight w:val="white"/>
        </w:rPr>
      </w:pPr>
      <w:r w:rsidRPr="00EC76D5">
        <w:rPr>
          <w:highlight w:val="white"/>
        </w:rPr>
        <w:t xml:space="preserve">    char* outString = (char*) g_outDevice;</w:t>
      </w:r>
    </w:p>
    <w:p w14:paraId="3CA328BC" w14:textId="77777777" w:rsidR="0024176F" w:rsidRPr="00EC76D5" w:rsidRDefault="0024176F" w:rsidP="00F66472">
      <w:pPr>
        <w:pStyle w:val="Code"/>
        <w:rPr>
          <w:highlight w:val="white"/>
        </w:rPr>
      </w:pPr>
      <w:r w:rsidRPr="00EC76D5">
        <w:rPr>
          <w:highlight w:val="white"/>
        </w:rPr>
        <w:t xml:space="preserve">    outString[g_outChars] = '\0';</w:t>
      </w:r>
    </w:p>
    <w:p w14:paraId="5A5E96C0" w14:textId="77777777" w:rsidR="0024176F" w:rsidRPr="00EC76D5" w:rsidRDefault="0024176F" w:rsidP="00F66472">
      <w:pPr>
        <w:pStyle w:val="Code"/>
        <w:rPr>
          <w:highlight w:val="white"/>
        </w:rPr>
      </w:pPr>
      <w:r w:rsidRPr="00EC76D5">
        <w:rPr>
          <w:highlight w:val="white"/>
        </w:rPr>
        <w:t xml:space="preserve">  }</w:t>
      </w:r>
    </w:p>
    <w:p w14:paraId="79CA3783" w14:textId="77777777" w:rsidR="0024176F" w:rsidRPr="00EC76D5" w:rsidRDefault="0024176F" w:rsidP="00F66472">
      <w:pPr>
        <w:pStyle w:val="Code"/>
        <w:rPr>
          <w:highlight w:val="white"/>
        </w:rPr>
      </w:pPr>
    </w:p>
    <w:p w14:paraId="5DC08EC7" w14:textId="77777777" w:rsidR="0024176F" w:rsidRPr="00EC76D5" w:rsidRDefault="0024176F" w:rsidP="00F66472">
      <w:pPr>
        <w:pStyle w:val="Code"/>
        <w:rPr>
          <w:highlight w:val="white"/>
        </w:rPr>
      </w:pPr>
      <w:r w:rsidRPr="00EC76D5">
        <w:rPr>
          <w:highlight w:val="white"/>
        </w:rPr>
        <w:t xml:space="preserve">  return g_outChars;</w:t>
      </w:r>
    </w:p>
    <w:p w14:paraId="3F32619A" w14:textId="77777777" w:rsidR="0024176F" w:rsidRPr="00EC76D5" w:rsidRDefault="0024176F" w:rsidP="00F66472">
      <w:pPr>
        <w:pStyle w:val="Code"/>
        <w:rPr>
          <w:highlight w:val="white"/>
        </w:rPr>
      </w:pPr>
      <w:r w:rsidRPr="00EC76D5">
        <w:rPr>
          <w:highlight w:val="white"/>
        </w:rPr>
        <w:t>}</w:t>
      </w:r>
    </w:p>
    <w:p w14:paraId="6D86D2C0" w14:textId="0AD72DB6" w:rsidR="0024176F" w:rsidRPr="00EC76D5" w:rsidRDefault="0024176F" w:rsidP="00F66472">
      <w:pPr>
        <w:pStyle w:val="Code"/>
      </w:pPr>
    </w:p>
    <w:p w14:paraId="759AFAC9" w14:textId="77777777" w:rsidR="0024176F" w:rsidRPr="00EC76D5" w:rsidRDefault="0024176F" w:rsidP="00F66472">
      <w:pPr>
        <w:pStyle w:val="Code"/>
        <w:rPr>
          <w:highlight w:val="white"/>
        </w:rPr>
      </w:pPr>
      <w:r w:rsidRPr="00EC76D5">
        <w:rPr>
          <w:highlight w:val="white"/>
        </w:rPr>
        <w:t>int printf(char* format, ...) {</w:t>
      </w:r>
    </w:p>
    <w:p w14:paraId="5593D8A5" w14:textId="77777777" w:rsidR="0024176F" w:rsidRPr="00EC76D5" w:rsidRDefault="0024176F" w:rsidP="00F66472">
      <w:pPr>
        <w:pStyle w:val="Code"/>
        <w:rPr>
          <w:highlight w:val="white"/>
        </w:rPr>
      </w:pPr>
      <w:r w:rsidRPr="00EC76D5">
        <w:rPr>
          <w:highlight w:val="white"/>
        </w:rPr>
        <w:t xml:space="preserve">  va_list arg_list;</w:t>
      </w:r>
    </w:p>
    <w:p w14:paraId="23EB13E0" w14:textId="77777777" w:rsidR="0024176F" w:rsidRPr="00EC76D5" w:rsidRDefault="0024176F" w:rsidP="00F66472">
      <w:pPr>
        <w:pStyle w:val="Code"/>
        <w:rPr>
          <w:highlight w:val="white"/>
        </w:rPr>
      </w:pPr>
      <w:r w:rsidRPr="00EC76D5">
        <w:rPr>
          <w:highlight w:val="white"/>
        </w:rPr>
        <w:t xml:space="preserve">  va_start(arg_list, format);</w:t>
      </w:r>
    </w:p>
    <w:p w14:paraId="0C663B5D" w14:textId="77777777" w:rsidR="0024176F" w:rsidRPr="00EC76D5" w:rsidRDefault="0024176F" w:rsidP="00F66472">
      <w:pPr>
        <w:pStyle w:val="Code"/>
        <w:rPr>
          <w:highlight w:val="white"/>
        </w:rPr>
      </w:pPr>
      <w:r w:rsidRPr="00EC76D5">
        <w:rPr>
          <w:highlight w:val="white"/>
        </w:rPr>
        <w:t xml:space="preserve">  return vprintf(format, arg_list);</w:t>
      </w:r>
    </w:p>
    <w:p w14:paraId="49002119" w14:textId="77777777" w:rsidR="0024176F" w:rsidRPr="00EC76D5" w:rsidRDefault="0024176F" w:rsidP="00F66472">
      <w:pPr>
        <w:pStyle w:val="Code"/>
        <w:rPr>
          <w:highlight w:val="white"/>
        </w:rPr>
      </w:pPr>
      <w:r w:rsidRPr="00EC76D5">
        <w:rPr>
          <w:highlight w:val="white"/>
        </w:rPr>
        <w:t>}</w:t>
      </w:r>
    </w:p>
    <w:p w14:paraId="25028C68" w14:textId="77777777" w:rsidR="0024176F" w:rsidRPr="00EC76D5" w:rsidRDefault="0024176F" w:rsidP="00F66472">
      <w:pPr>
        <w:pStyle w:val="Code"/>
        <w:rPr>
          <w:highlight w:val="white"/>
        </w:rPr>
      </w:pPr>
    </w:p>
    <w:p w14:paraId="6DD140D4" w14:textId="77777777" w:rsidR="0024176F" w:rsidRPr="00EC76D5" w:rsidRDefault="0024176F" w:rsidP="00F66472">
      <w:pPr>
        <w:pStyle w:val="Code"/>
        <w:rPr>
          <w:highlight w:val="white"/>
        </w:rPr>
      </w:pPr>
      <w:r w:rsidRPr="00EC76D5">
        <w:rPr>
          <w:highlight w:val="white"/>
        </w:rPr>
        <w:t>int vprintf(char* format, va_list arg_list) {</w:t>
      </w:r>
    </w:p>
    <w:p w14:paraId="0FB0F70F" w14:textId="77777777" w:rsidR="0024176F" w:rsidRPr="00EC76D5" w:rsidRDefault="0024176F" w:rsidP="00F66472">
      <w:pPr>
        <w:pStyle w:val="Code"/>
        <w:rPr>
          <w:highlight w:val="white"/>
        </w:rPr>
      </w:pPr>
      <w:r w:rsidRPr="00EC76D5">
        <w:rPr>
          <w:highlight w:val="white"/>
        </w:rPr>
        <w:t xml:space="preserve">  return vfprintf(stdout, format, arg_list);</w:t>
      </w:r>
    </w:p>
    <w:p w14:paraId="1302BF9C" w14:textId="77777777" w:rsidR="0024176F" w:rsidRPr="00EC76D5" w:rsidRDefault="0024176F" w:rsidP="00F66472">
      <w:pPr>
        <w:pStyle w:val="Code"/>
        <w:rPr>
          <w:highlight w:val="white"/>
        </w:rPr>
      </w:pPr>
      <w:r w:rsidRPr="00EC76D5">
        <w:rPr>
          <w:highlight w:val="white"/>
        </w:rPr>
        <w:t>}</w:t>
      </w:r>
    </w:p>
    <w:p w14:paraId="6B7D903F" w14:textId="77777777" w:rsidR="0024176F" w:rsidRPr="00EC76D5" w:rsidRDefault="0024176F" w:rsidP="00F66472">
      <w:pPr>
        <w:pStyle w:val="Code"/>
        <w:rPr>
          <w:highlight w:val="white"/>
        </w:rPr>
      </w:pPr>
    </w:p>
    <w:p w14:paraId="4B13B327" w14:textId="77777777" w:rsidR="0024176F" w:rsidRPr="00EC76D5" w:rsidRDefault="0024176F" w:rsidP="00F66472">
      <w:pPr>
        <w:pStyle w:val="Code"/>
        <w:rPr>
          <w:highlight w:val="white"/>
        </w:rPr>
      </w:pPr>
      <w:r w:rsidRPr="00EC76D5">
        <w:rPr>
          <w:highlight w:val="white"/>
        </w:rPr>
        <w:t>int fprintf(FILE* outStream, char* format, ...) {</w:t>
      </w:r>
    </w:p>
    <w:p w14:paraId="4DCCB928" w14:textId="77777777" w:rsidR="0024176F" w:rsidRPr="00EC76D5" w:rsidRDefault="0024176F" w:rsidP="00F66472">
      <w:pPr>
        <w:pStyle w:val="Code"/>
        <w:rPr>
          <w:highlight w:val="white"/>
        </w:rPr>
      </w:pPr>
      <w:r w:rsidRPr="00EC76D5">
        <w:rPr>
          <w:highlight w:val="white"/>
        </w:rPr>
        <w:t xml:space="preserve">  va_list arg_list;</w:t>
      </w:r>
    </w:p>
    <w:p w14:paraId="41E81324" w14:textId="77777777" w:rsidR="0024176F" w:rsidRPr="00EC76D5" w:rsidRDefault="0024176F" w:rsidP="00F66472">
      <w:pPr>
        <w:pStyle w:val="Code"/>
        <w:rPr>
          <w:highlight w:val="white"/>
        </w:rPr>
      </w:pPr>
      <w:r w:rsidRPr="00EC76D5">
        <w:rPr>
          <w:highlight w:val="white"/>
        </w:rPr>
        <w:t xml:space="preserve">  va_start(arg_list, format);</w:t>
      </w:r>
    </w:p>
    <w:p w14:paraId="7F331D39" w14:textId="77777777" w:rsidR="0024176F" w:rsidRPr="00EC76D5" w:rsidRDefault="0024176F" w:rsidP="00F66472">
      <w:pPr>
        <w:pStyle w:val="Code"/>
        <w:rPr>
          <w:highlight w:val="white"/>
        </w:rPr>
      </w:pPr>
      <w:r w:rsidRPr="00EC76D5">
        <w:rPr>
          <w:highlight w:val="white"/>
        </w:rPr>
        <w:lastRenderedPageBreak/>
        <w:t xml:space="preserve">  return vfprintf(outStream, format, arg_list);</w:t>
      </w:r>
    </w:p>
    <w:p w14:paraId="66F5090B" w14:textId="77777777" w:rsidR="0024176F" w:rsidRPr="00EC76D5" w:rsidRDefault="0024176F" w:rsidP="00F66472">
      <w:pPr>
        <w:pStyle w:val="Code"/>
        <w:rPr>
          <w:highlight w:val="white"/>
        </w:rPr>
      </w:pPr>
      <w:r w:rsidRPr="00EC76D5">
        <w:rPr>
          <w:highlight w:val="white"/>
        </w:rPr>
        <w:t>}</w:t>
      </w:r>
    </w:p>
    <w:p w14:paraId="6168D637" w14:textId="77777777" w:rsidR="0024176F" w:rsidRPr="00EC76D5" w:rsidRDefault="0024176F" w:rsidP="00F66472">
      <w:pPr>
        <w:pStyle w:val="Code"/>
        <w:rPr>
          <w:highlight w:val="white"/>
        </w:rPr>
      </w:pPr>
    </w:p>
    <w:p w14:paraId="0DEEF96A" w14:textId="77777777" w:rsidR="0024176F" w:rsidRPr="00EC76D5" w:rsidRDefault="0024176F" w:rsidP="00F66472">
      <w:pPr>
        <w:pStyle w:val="Code"/>
        <w:rPr>
          <w:highlight w:val="white"/>
        </w:rPr>
      </w:pPr>
      <w:r w:rsidRPr="00EC76D5">
        <w:rPr>
          <w:highlight w:val="white"/>
        </w:rPr>
        <w:t>int vfprintf(FILE* outStream, char* format, va_list arg_list) {</w:t>
      </w:r>
    </w:p>
    <w:p w14:paraId="23E30D88" w14:textId="77777777" w:rsidR="0024176F" w:rsidRPr="00EC76D5" w:rsidRDefault="0024176F" w:rsidP="00F66472">
      <w:pPr>
        <w:pStyle w:val="Code"/>
        <w:rPr>
          <w:highlight w:val="white"/>
        </w:rPr>
      </w:pPr>
      <w:r w:rsidRPr="00EC76D5">
        <w:rPr>
          <w:highlight w:val="white"/>
        </w:rPr>
        <w:t xml:space="preserve">  g_outStatus = DEVICE;</w:t>
      </w:r>
    </w:p>
    <w:p w14:paraId="588AF2D2" w14:textId="77777777" w:rsidR="0024176F" w:rsidRPr="00EC76D5" w:rsidRDefault="0024176F" w:rsidP="00F66472">
      <w:pPr>
        <w:pStyle w:val="Code"/>
        <w:rPr>
          <w:highlight w:val="white"/>
        </w:rPr>
      </w:pPr>
      <w:r w:rsidRPr="00EC76D5">
        <w:rPr>
          <w:highlight w:val="white"/>
        </w:rPr>
        <w:t xml:space="preserve">  g_outDevice = (void*) outStream;</w:t>
      </w:r>
    </w:p>
    <w:p w14:paraId="65924904" w14:textId="77777777" w:rsidR="0024176F" w:rsidRPr="00EC76D5" w:rsidRDefault="0024176F" w:rsidP="00F66472">
      <w:pPr>
        <w:pStyle w:val="Code"/>
        <w:rPr>
          <w:highlight w:val="white"/>
        </w:rPr>
      </w:pPr>
      <w:r w:rsidRPr="00EC76D5">
        <w:rPr>
          <w:highlight w:val="white"/>
        </w:rPr>
        <w:t xml:space="preserve">  return printFormat(format, arg_list);</w:t>
      </w:r>
    </w:p>
    <w:p w14:paraId="3807F96B" w14:textId="77777777" w:rsidR="0024176F" w:rsidRPr="00EC76D5" w:rsidRDefault="0024176F" w:rsidP="00F66472">
      <w:pPr>
        <w:pStyle w:val="Code"/>
        <w:rPr>
          <w:highlight w:val="white"/>
        </w:rPr>
      </w:pPr>
      <w:r w:rsidRPr="00EC76D5">
        <w:rPr>
          <w:highlight w:val="white"/>
        </w:rPr>
        <w:t>}</w:t>
      </w:r>
    </w:p>
    <w:p w14:paraId="24F844FB" w14:textId="77777777" w:rsidR="0024176F" w:rsidRPr="00EC76D5" w:rsidRDefault="0024176F" w:rsidP="00F66472">
      <w:pPr>
        <w:pStyle w:val="Code"/>
        <w:rPr>
          <w:highlight w:val="white"/>
        </w:rPr>
      </w:pPr>
    </w:p>
    <w:p w14:paraId="637B131E" w14:textId="77777777" w:rsidR="0024176F" w:rsidRPr="00EC76D5" w:rsidRDefault="0024176F" w:rsidP="00F66472">
      <w:pPr>
        <w:pStyle w:val="Code"/>
        <w:rPr>
          <w:highlight w:val="white"/>
        </w:rPr>
      </w:pPr>
      <w:r w:rsidRPr="00EC76D5">
        <w:rPr>
          <w:highlight w:val="white"/>
        </w:rPr>
        <w:t>int sprintf(char* outString, char* format, ...) {</w:t>
      </w:r>
    </w:p>
    <w:p w14:paraId="0399601C" w14:textId="77777777" w:rsidR="0024176F" w:rsidRPr="00EC76D5" w:rsidRDefault="0024176F" w:rsidP="00F66472">
      <w:pPr>
        <w:pStyle w:val="Code"/>
        <w:rPr>
          <w:highlight w:val="white"/>
        </w:rPr>
      </w:pPr>
      <w:r w:rsidRPr="00EC76D5">
        <w:rPr>
          <w:highlight w:val="white"/>
        </w:rPr>
        <w:t xml:space="preserve">  va_list arg_list;</w:t>
      </w:r>
    </w:p>
    <w:p w14:paraId="2E08CF77" w14:textId="77777777" w:rsidR="0024176F" w:rsidRPr="00EC76D5" w:rsidRDefault="0024176F" w:rsidP="00F66472">
      <w:pPr>
        <w:pStyle w:val="Code"/>
        <w:rPr>
          <w:highlight w:val="white"/>
        </w:rPr>
      </w:pPr>
      <w:r w:rsidRPr="00EC76D5">
        <w:rPr>
          <w:highlight w:val="white"/>
        </w:rPr>
        <w:t xml:space="preserve">  va_start(arg_list, format);</w:t>
      </w:r>
    </w:p>
    <w:p w14:paraId="230BD209" w14:textId="77777777" w:rsidR="0024176F" w:rsidRPr="00EC76D5" w:rsidRDefault="0024176F" w:rsidP="00F66472">
      <w:pPr>
        <w:pStyle w:val="Code"/>
        <w:rPr>
          <w:highlight w:val="white"/>
        </w:rPr>
      </w:pPr>
      <w:r w:rsidRPr="00EC76D5">
        <w:rPr>
          <w:highlight w:val="white"/>
        </w:rPr>
        <w:t xml:space="preserve">  return vsprintf(outString, format, arg_list);</w:t>
      </w:r>
    </w:p>
    <w:p w14:paraId="178579E4" w14:textId="77777777" w:rsidR="0024176F" w:rsidRPr="00EC76D5" w:rsidRDefault="0024176F" w:rsidP="00F66472">
      <w:pPr>
        <w:pStyle w:val="Code"/>
        <w:rPr>
          <w:highlight w:val="white"/>
        </w:rPr>
      </w:pPr>
      <w:r w:rsidRPr="00EC76D5">
        <w:rPr>
          <w:highlight w:val="white"/>
        </w:rPr>
        <w:t>}</w:t>
      </w:r>
    </w:p>
    <w:p w14:paraId="76A1D267" w14:textId="77777777" w:rsidR="0024176F" w:rsidRPr="00EC76D5" w:rsidRDefault="0024176F" w:rsidP="00F66472">
      <w:pPr>
        <w:pStyle w:val="Code"/>
        <w:rPr>
          <w:highlight w:val="white"/>
        </w:rPr>
      </w:pPr>
    </w:p>
    <w:p w14:paraId="3911AA8F" w14:textId="77777777" w:rsidR="0024176F" w:rsidRPr="00EC76D5" w:rsidRDefault="0024176F" w:rsidP="00F66472">
      <w:pPr>
        <w:pStyle w:val="Code"/>
        <w:rPr>
          <w:highlight w:val="white"/>
        </w:rPr>
      </w:pPr>
      <w:r w:rsidRPr="00EC76D5">
        <w:rPr>
          <w:highlight w:val="white"/>
        </w:rPr>
        <w:t>int vsprintf(char* outString, char* format, va_list arg_list) {</w:t>
      </w:r>
    </w:p>
    <w:p w14:paraId="75C91493" w14:textId="77777777" w:rsidR="0024176F" w:rsidRPr="00EC76D5" w:rsidRDefault="0024176F" w:rsidP="00F66472">
      <w:pPr>
        <w:pStyle w:val="Code"/>
        <w:rPr>
          <w:highlight w:val="white"/>
        </w:rPr>
      </w:pPr>
      <w:r w:rsidRPr="00EC76D5">
        <w:rPr>
          <w:highlight w:val="white"/>
        </w:rPr>
        <w:t xml:space="preserve">  g_outStatus = STRING;</w:t>
      </w:r>
    </w:p>
    <w:p w14:paraId="3E27496F" w14:textId="77777777" w:rsidR="0024176F" w:rsidRPr="00EC76D5" w:rsidRDefault="0024176F" w:rsidP="00F66472">
      <w:pPr>
        <w:pStyle w:val="Code"/>
        <w:rPr>
          <w:highlight w:val="white"/>
        </w:rPr>
      </w:pPr>
      <w:r w:rsidRPr="00EC76D5">
        <w:rPr>
          <w:highlight w:val="white"/>
        </w:rPr>
        <w:t xml:space="preserve">  g_outDevice = (void*) outString;</w:t>
      </w:r>
    </w:p>
    <w:p w14:paraId="0438EEE2" w14:textId="77777777" w:rsidR="0024176F" w:rsidRPr="00EC76D5" w:rsidRDefault="0024176F" w:rsidP="00F66472">
      <w:pPr>
        <w:pStyle w:val="Code"/>
        <w:rPr>
          <w:highlight w:val="white"/>
        </w:rPr>
      </w:pPr>
      <w:r w:rsidRPr="00EC76D5">
        <w:rPr>
          <w:highlight w:val="white"/>
        </w:rPr>
        <w:t xml:space="preserve">  return printFormat(format, arg_list);</w:t>
      </w:r>
    </w:p>
    <w:p w14:paraId="7C014DA5" w14:textId="1731197D" w:rsidR="0024176F" w:rsidRPr="00EC76D5" w:rsidRDefault="0024176F" w:rsidP="00F66472">
      <w:pPr>
        <w:pStyle w:val="Code"/>
      </w:pPr>
      <w:r w:rsidRPr="00EC76D5">
        <w:rPr>
          <w:highlight w:val="white"/>
        </w:rPr>
        <w:t>}</w:t>
      </w:r>
    </w:p>
    <w:p w14:paraId="47B39FAD" w14:textId="00BDF054" w:rsidR="00265BDF" w:rsidRPr="00EC76D5" w:rsidRDefault="004007C3" w:rsidP="00265BDF">
      <w:pPr>
        <w:pStyle w:val="Rubrik3"/>
      </w:pPr>
      <w:bookmarkStart w:id="5886" w:name="_Toc481936462"/>
      <w:r w:rsidRPr="00EC76D5">
        <w:t>Scanning</w:t>
      </w:r>
      <w:bookmarkEnd w:id="5886"/>
    </w:p>
    <w:p w14:paraId="29AFA940" w14:textId="00F6E791" w:rsidR="00594DB0" w:rsidRPr="00EC76D5" w:rsidRDefault="00594DB0" w:rsidP="00594DB0">
      <w:pPr>
        <w:pStyle w:val="CodeListing"/>
      </w:pPr>
      <w:r w:rsidRPr="00EC76D5">
        <w:t>Scanf.h</w:t>
      </w:r>
    </w:p>
    <w:p w14:paraId="5E850DCE" w14:textId="77777777" w:rsidR="008361EE" w:rsidRPr="00EC76D5" w:rsidRDefault="008361EE" w:rsidP="008361EE">
      <w:pPr>
        <w:pStyle w:val="Code"/>
        <w:rPr>
          <w:highlight w:val="white"/>
        </w:rPr>
      </w:pPr>
      <w:r w:rsidRPr="00EC76D5">
        <w:rPr>
          <w:highlight w:val="white"/>
        </w:rPr>
        <w:t>#ifndef __SCANF_H__</w:t>
      </w:r>
    </w:p>
    <w:p w14:paraId="316F7280" w14:textId="77777777" w:rsidR="008361EE" w:rsidRPr="00EC76D5" w:rsidRDefault="008361EE" w:rsidP="008361EE">
      <w:pPr>
        <w:pStyle w:val="Code"/>
        <w:rPr>
          <w:highlight w:val="white"/>
        </w:rPr>
      </w:pPr>
      <w:r w:rsidRPr="00EC76D5">
        <w:rPr>
          <w:highlight w:val="white"/>
        </w:rPr>
        <w:t>#define __SCANF_H__</w:t>
      </w:r>
    </w:p>
    <w:p w14:paraId="1B886A19" w14:textId="77777777" w:rsidR="008361EE" w:rsidRPr="00EC76D5" w:rsidRDefault="008361EE" w:rsidP="008361EE">
      <w:pPr>
        <w:pStyle w:val="Code"/>
        <w:rPr>
          <w:highlight w:val="white"/>
        </w:rPr>
      </w:pPr>
    </w:p>
    <w:p w14:paraId="5B5B1380" w14:textId="77777777" w:rsidR="008361EE" w:rsidRPr="00EC76D5" w:rsidRDefault="008361EE" w:rsidP="008361EE">
      <w:pPr>
        <w:pStyle w:val="Code"/>
        <w:rPr>
          <w:highlight w:val="white"/>
        </w:rPr>
      </w:pPr>
      <w:r w:rsidRPr="00EC76D5">
        <w:rPr>
          <w:highlight w:val="white"/>
        </w:rPr>
        <w:t>#define DEVICE 0</w:t>
      </w:r>
    </w:p>
    <w:p w14:paraId="50080E35" w14:textId="77777777" w:rsidR="008361EE" w:rsidRPr="00EC76D5" w:rsidRDefault="008361EE" w:rsidP="008361EE">
      <w:pPr>
        <w:pStyle w:val="Code"/>
        <w:rPr>
          <w:highlight w:val="white"/>
        </w:rPr>
      </w:pPr>
      <w:r w:rsidRPr="00EC76D5">
        <w:rPr>
          <w:highlight w:val="white"/>
        </w:rPr>
        <w:t>#define STRING 1</w:t>
      </w:r>
    </w:p>
    <w:p w14:paraId="6015F8FE" w14:textId="77777777" w:rsidR="008361EE" w:rsidRPr="00EC76D5" w:rsidRDefault="008361EE" w:rsidP="008361EE">
      <w:pPr>
        <w:pStyle w:val="Code"/>
        <w:rPr>
          <w:highlight w:val="white"/>
        </w:rPr>
      </w:pPr>
    </w:p>
    <w:p w14:paraId="45FE1E23" w14:textId="77777777" w:rsidR="008361EE" w:rsidRPr="00EC76D5" w:rsidRDefault="008361EE" w:rsidP="008361EE">
      <w:pPr>
        <w:pStyle w:val="Code"/>
        <w:rPr>
          <w:highlight w:val="white"/>
        </w:rPr>
      </w:pPr>
      <w:r w:rsidRPr="00EC76D5">
        <w:rPr>
          <w:highlight w:val="white"/>
        </w:rPr>
        <w:t>#define EOF -1</w:t>
      </w:r>
    </w:p>
    <w:p w14:paraId="40D6F3D7" w14:textId="77777777" w:rsidR="008361EE" w:rsidRPr="00EC76D5" w:rsidRDefault="008361EE" w:rsidP="008361EE">
      <w:pPr>
        <w:pStyle w:val="Code"/>
        <w:rPr>
          <w:highlight w:val="white"/>
        </w:rPr>
      </w:pPr>
    </w:p>
    <w:p w14:paraId="115551C1" w14:textId="77777777" w:rsidR="008361EE" w:rsidRPr="00EC76D5" w:rsidRDefault="008361EE" w:rsidP="008361EE">
      <w:pPr>
        <w:pStyle w:val="Code"/>
        <w:rPr>
          <w:highlight w:val="white"/>
        </w:rPr>
      </w:pPr>
      <w:r w:rsidRPr="00EC76D5">
        <w:rPr>
          <w:highlight w:val="white"/>
        </w:rPr>
        <w:t>extern int g_inStatus, g_inChars;</w:t>
      </w:r>
    </w:p>
    <w:p w14:paraId="112E1A01" w14:textId="77777777" w:rsidR="008361EE" w:rsidRPr="00EC76D5" w:rsidRDefault="008361EE" w:rsidP="008361EE">
      <w:pPr>
        <w:pStyle w:val="Code"/>
        <w:rPr>
          <w:highlight w:val="white"/>
        </w:rPr>
      </w:pPr>
      <w:r w:rsidRPr="00EC76D5">
        <w:rPr>
          <w:highlight w:val="white"/>
        </w:rPr>
        <w:t>extern void* g_inDevice;</w:t>
      </w:r>
    </w:p>
    <w:p w14:paraId="30A85761" w14:textId="77777777" w:rsidR="008361EE" w:rsidRPr="00EC76D5" w:rsidRDefault="008361EE" w:rsidP="008361EE">
      <w:pPr>
        <w:pStyle w:val="Code"/>
        <w:rPr>
          <w:highlight w:val="white"/>
        </w:rPr>
      </w:pPr>
    </w:p>
    <w:p w14:paraId="452CF4DC" w14:textId="77777777" w:rsidR="008361EE" w:rsidRPr="00EC76D5" w:rsidRDefault="008361EE" w:rsidP="008361EE">
      <w:pPr>
        <w:pStyle w:val="Code"/>
        <w:rPr>
          <w:highlight w:val="white"/>
        </w:rPr>
      </w:pPr>
      <w:r w:rsidRPr="00EC76D5">
        <w:rPr>
          <w:highlight w:val="white"/>
        </w:rPr>
        <w:t>char scanChar(void);</w:t>
      </w:r>
    </w:p>
    <w:p w14:paraId="68BA86D8" w14:textId="77777777" w:rsidR="008361EE" w:rsidRPr="00EC76D5" w:rsidRDefault="008361EE" w:rsidP="008361EE">
      <w:pPr>
        <w:pStyle w:val="Code"/>
        <w:rPr>
          <w:highlight w:val="white"/>
        </w:rPr>
      </w:pPr>
      <w:r w:rsidRPr="00EC76D5">
        <w:rPr>
          <w:highlight w:val="white"/>
        </w:rPr>
        <w:t>void unscanChar(char c);</w:t>
      </w:r>
    </w:p>
    <w:p w14:paraId="56D3EE06" w14:textId="77777777" w:rsidR="008361EE" w:rsidRPr="00EC76D5" w:rsidRDefault="008361EE" w:rsidP="008361EE">
      <w:pPr>
        <w:pStyle w:val="Code"/>
        <w:rPr>
          <w:highlight w:val="white"/>
        </w:rPr>
      </w:pPr>
      <w:r w:rsidRPr="00EC76D5">
        <w:rPr>
          <w:highlight w:val="white"/>
        </w:rPr>
        <w:t>void scanString(char* string, int precision);</w:t>
      </w:r>
    </w:p>
    <w:p w14:paraId="1B5F490E" w14:textId="77777777" w:rsidR="008361EE" w:rsidRPr="00EC76D5" w:rsidRDefault="008361EE" w:rsidP="008361EE">
      <w:pPr>
        <w:pStyle w:val="Code"/>
        <w:rPr>
          <w:highlight w:val="white"/>
        </w:rPr>
      </w:pPr>
      <w:r w:rsidRPr="00EC76D5">
        <w:rPr>
          <w:highlight w:val="white"/>
        </w:rPr>
        <w:t>long scanLongInt(void);</w:t>
      </w:r>
    </w:p>
    <w:p w14:paraId="31824EA4" w14:textId="77777777" w:rsidR="008361EE" w:rsidRPr="00EC76D5" w:rsidRDefault="008361EE" w:rsidP="008361EE">
      <w:pPr>
        <w:pStyle w:val="Code"/>
        <w:rPr>
          <w:highlight w:val="white"/>
        </w:rPr>
      </w:pPr>
      <w:r w:rsidRPr="00EC76D5">
        <w:rPr>
          <w:highlight w:val="white"/>
        </w:rPr>
        <w:t>unsigned long scanUnsignedLongInt(unsigned long base);</w:t>
      </w:r>
    </w:p>
    <w:p w14:paraId="6F0FB807" w14:textId="77777777" w:rsidR="008361EE" w:rsidRPr="00EC76D5" w:rsidRDefault="008361EE" w:rsidP="008361EE">
      <w:pPr>
        <w:pStyle w:val="Code"/>
        <w:rPr>
          <w:highlight w:val="white"/>
        </w:rPr>
      </w:pPr>
      <w:r w:rsidRPr="00EC76D5">
        <w:rPr>
          <w:highlight w:val="white"/>
        </w:rPr>
        <w:t>long double scanLongDouble(void);</w:t>
      </w:r>
    </w:p>
    <w:p w14:paraId="4913C533" w14:textId="77777777" w:rsidR="008361EE" w:rsidRPr="00EC76D5" w:rsidRDefault="008361EE" w:rsidP="008361EE">
      <w:pPr>
        <w:pStyle w:val="Code"/>
        <w:rPr>
          <w:highlight w:val="white"/>
        </w:rPr>
      </w:pPr>
    </w:p>
    <w:p w14:paraId="16811BA8" w14:textId="77777777" w:rsidR="008361EE" w:rsidRPr="00EC76D5" w:rsidRDefault="008361EE" w:rsidP="008361EE">
      <w:pPr>
        <w:pStyle w:val="Code"/>
        <w:rPr>
          <w:highlight w:val="white"/>
        </w:rPr>
      </w:pPr>
      <w:r w:rsidRPr="00EC76D5">
        <w:rPr>
          <w:highlight w:val="white"/>
        </w:rPr>
        <w:t>int scanf(char* format, ...);</w:t>
      </w:r>
    </w:p>
    <w:p w14:paraId="720EC59C" w14:textId="77777777" w:rsidR="008361EE" w:rsidRPr="00EC76D5" w:rsidRDefault="008361EE" w:rsidP="008361EE">
      <w:pPr>
        <w:pStyle w:val="Code"/>
        <w:rPr>
          <w:highlight w:val="white"/>
        </w:rPr>
      </w:pPr>
      <w:r w:rsidRPr="00EC76D5">
        <w:rPr>
          <w:highlight w:val="white"/>
        </w:rPr>
        <w:t>int vscanf(char* format, va_list arg_list);</w:t>
      </w:r>
    </w:p>
    <w:p w14:paraId="3BBFD9BF" w14:textId="77777777" w:rsidR="008361EE" w:rsidRPr="00EC76D5" w:rsidRDefault="008361EE" w:rsidP="008361EE">
      <w:pPr>
        <w:pStyle w:val="Code"/>
        <w:rPr>
          <w:highlight w:val="white"/>
        </w:rPr>
      </w:pPr>
      <w:r w:rsidRPr="00EC76D5">
        <w:rPr>
          <w:highlight w:val="white"/>
        </w:rPr>
        <w:t>int fscanf(FILE* inStream, char* format, ...);</w:t>
      </w:r>
    </w:p>
    <w:p w14:paraId="4A1159C4" w14:textId="77777777" w:rsidR="008361EE" w:rsidRPr="00EC76D5" w:rsidRDefault="008361EE" w:rsidP="008361EE">
      <w:pPr>
        <w:pStyle w:val="Code"/>
        <w:rPr>
          <w:highlight w:val="white"/>
        </w:rPr>
      </w:pPr>
      <w:r w:rsidRPr="00EC76D5">
        <w:rPr>
          <w:highlight w:val="white"/>
        </w:rPr>
        <w:t>int vfscanf(FILE* inStream, char* format, va_list arg_list);</w:t>
      </w:r>
    </w:p>
    <w:p w14:paraId="16AD84D4" w14:textId="77777777" w:rsidR="008361EE" w:rsidRPr="00EC76D5" w:rsidRDefault="008361EE" w:rsidP="008361EE">
      <w:pPr>
        <w:pStyle w:val="Code"/>
        <w:rPr>
          <w:highlight w:val="white"/>
        </w:rPr>
      </w:pPr>
      <w:r w:rsidRPr="00EC76D5">
        <w:rPr>
          <w:highlight w:val="white"/>
        </w:rPr>
        <w:t>int sscanf(char* inString, char* format, ...);</w:t>
      </w:r>
    </w:p>
    <w:p w14:paraId="19CD7D94" w14:textId="77777777" w:rsidR="008361EE" w:rsidRPr="00EC76D5" w:rsidRDefault="008361EE" w:rsidP="008361EE">
      <w:pPr>
        <w:pStyle w:val="Code"/>
        <w:rPr>
          <w:highlight w:val="white"/>
        </w:rPr>
      </w:pPr>
      <w:r w:rsidRPr="00EC76D5">
        <w:rPr>
          <w:highlight w:val="white"/>
        </w:rPr>
        <w:t>int vsscanf(char* inString, char* format, va_list arg_list);</w:t>
      </w:r>
    </w:p>
    <w:p w14:paraId="7B5751F5" w14:textId="77777777" w:rsidR="008361EE" w:rsidRPr="00EC76D5" w:rsidRDefault="008361EE" w:rsidP="008361EE">
      <w:pPr>
        <w:pStyle w:val="Code"/>
        <w:rPr>
          <w:highlight w:val="white"/>
        </w:rPr>
      </w:pPr>
    </w:p>
    <w:p w14:paraId="1B1E4A05" w14:textId="4133EE36" w:rsidR="00594DB0" w:rsidRPr="00EC76D5" w:rsidRDefault="008361EE" w:rsidP="008361EE">
      <w:pPr>
        <w:pStyle w:val="Code"/>
      </w:pPr>
      <w:r w:rsidRPr="00EC76D5">
        <w:rPr>
          <w:highlight w:val="white"/>
        </w:rPr>
        <w:t>#endif</w:t>
      </w:r>
    </w:p>
    <w:p w14:paraId="004673F9" w14:textId="0D6DDB58" w:rsidR="008361EE" w:rsidRPr="00EC76D5" w:rsidRDefault="008361EE" w:rsidP="008361EE">
      <w:pPr>
        <w:pStyle w:val="CodeListing"/>
      </w:pPr>
      <w:r w:rsidRPr="00EC76D5">
        <w:t>Scanf.c</w:t>
      </w:r>
    </w:p>
    <w:p w14:paraId="537110DC" w14:textId="77777777" w:rsidR="008361EE" w:rsidRPr="00EC76D5" w:rsidRDefault="008361EE" w:rsidP="00835C72">
      <w:pPr>
        <w:pStyle w:val="Code"/>
        <w:rPr>
          <w:highlight w:val="white"/>
        </w:rPr>
      </w:pPr>
      <w:r w:rsidRPr="00EC76D5">
        <w:rPr>
          <w:highlight w:val="white"/>
        </w:rPr>
        <w:t>#include &lt;Math.h&gt;</w:t>
      </w:r>
    </w:p>
    <w:p w14:paraId="33A0ADFA" w14:textId="77777777" w:rsidR="008361EE" w:rsidRPr="00EC76D5" w:rsidRDefault="008361EE" w:rsidP="00835C72">
      <w:pPr>
        <w:pStyle w:val="Code"/>
        <w:rPr>
          <w:highlight w:val="white"/>
        </w:rPr>
      </w:pPr>
      <w:r w:rsidRPr="00EC76D5">
        <w:rPr>
          <w:highlight w:val="white"/>
        </w:rPr>
        <w:t>#include &lt;CType.h&gt;</w:t>
      </w:r>
    </w:p>
    <w:p w14:paraId="363F126F" w14:textId="77777777" w:rsidR="008361EE" w:rsidRPr="00EC76D5" w:rsidRDefault="008361EE" w:rsidP="00835C72">
      <w:pPr>
        <w:pStyle w:val="Code"/>
        <w:rPr>
          <w:highlight w:val="white"/>
        </w:rPr>
      </w:pPr>
      <w:r w:rsidRPr="00EC76D5">
        <w:rPr>
          <w:highlight w:val="white"/>
        </w:rPr>
        <w:t>#include &lt;StdIO.h&gt;</w:t>
      </w:r>
    </w:p>
    <w:p w14:paraId="2CB2F229" w14:textId="77777777" w:rsidR="008361EE" w:rsidRPr="00EC76D5" w:rsidRDefault="008361EE" w:rsidP="00835C72">
      <w:pPr>
        <w:pStyle w:val="Code"/>
        <w:rPr>
          <w:highlight w:val="white"/>
        </w:rPr>
      </w:pPr>
      <w:r w:rsidRPr="00EC76D5">
        <w:rPr>
          <w:highlight w:val="white"/>
        </w:rPr>
        <w:t>#include &lt;StdDef.h&gt;</w:t>
      </w:r>
    </w:p>
    <w:p w14:paraId="6800CD75" w14:textId="77777777" w:rsidR="008361EE" w:rsidRPr="00EC76D5" w:rsidRDefault="008361EE" w:rsidP="00835C72">
      <w:pPr>
        <w:pStyle w:val="Code"/>
        <w:rPr>
          <w:highlight w:val="white"/>
        </w:rPr>
      </w:pPr>
      <w:r w:rsidRPr="00EC76D5">
        <w:rPr>
          <w:highlight w:val="white"/>
        </w:rPr>
        <w:t>#include &lt;StdArg.h&gt;</w:t>
      </w:r>
    </w:p>
    <w:p w14:paraId="01D6F50C" w14:textId="77777777" w:rsidR="008361EE" w:rsidRPr="00EC76D5" w:rsidRDefault="008361EE" w:rsidP="00835C72">
      <w:pPr>
        <w:pStyle w:val="Code"/>
        <w:rPr>
          <w:highlight w:val="white"/>
        </w:rPr>
      </w:pPr>
      <w:r w:rsidRPr="00EC76D5">
        <w:rPr>
          <w:highlight w:val="white"/>
        </w:rPr>
        <w:lastRenderedPageBreak/>
        <w:t>#include &lt;String.h&gt;</w:t>
      </w:r>
    </w:p>
    <w:p w14:paraId="2E838449" w14:textId="77777777" w:rsidR="008361EE" w:rsidRPr="00EC76D5" w:rsidRDefault="008361EE" w:rsidP="00835C72">
      <w:pPr>
        <w:pStyle w:val="Code"/>
        <w:rPr>
          <w:highlight w:val="white"/>
        </w:rPr>
      </w:pPr>
      <w:r w:rsidRPr="00EC76D5">
        <w:rPr>
          <w:highlight w:val="white"/>
        </w:rPr>
        <w:t>#include &lt;Scanf.h&gt;</w:t>
      </w:r>
    </w:p>
    <w:p w14:paraId="06769D79" w14:textId="77777777" w:rsidR="008361EE" w:rsidRPr="00EC76D5" w:rsidRDefault="008361EE" w:rsidP="00835C72">
      <w:pPr>
        <w:pStyle w:val="Code"/>
        <w:rPr>
          <w:highlight w:val="white"/>
        </w:rPr>
      </w:pPr>
      <w:r w:rsidRPr="00EC76D5">
        <w:rPr>
          <w:highlight w:val="white"/>
        </w:rPr>
        <w:t>#include &lt;Printf.h&gt;</w:t>
      </w:r>
    </w:p>
    <w:p w14:paraId="0F83D0E0" w14:textId="77777777" w:rsidR="008361EE" w:rsidRPr="00EC76D5" w:rsidRDefault="008361EE" w:rsidP="00835C72">
      <w:pPr>
        <w:pStyle w:val="Code"/>
        <w:rPr>
          <w:highlight w:val="white"/>
        </w:rPr>
      </w:pPr>
    </w:p>
    <w:p w14:paraId="4EF0D167" w14:textId="77777777" w:rsidR="008361EE" w:rsidRPr="00EC76D5" w:rsidRDefault="008361EE" w:rsidP="00835C72">
      <w:pPr>
        <w:pStyle w:val="Code"/>
        <w:rPr>
          <w:highlight w:val="white"/>
        </w:rPr>
      </w:pPr>
      <w:r w:rsidRPr="00EC76D5">
        <w:rPr>
          <w:highlight w:val="white"/>
        </w:rPr>
        <w:t>#define PRINT(x,y) { printf(#x " = &lt;%" #y "&gt;\n", (x)); }</w:t>
      </w:r>
    </w:p>
    <w:p w14:paraId="079E46D2" w14:textId="77777777" w:rsidR="008361EE" w:rsidRPr="00EC76D5" w:rsidRDefault="008361EE" w:rsidP="00835C72">
      <w:pPr>
        <w:pStyle w:val="Code"/>
        <w:rPr>
          <w:highlight w:val="white"/>
        </w:rPr>
      </w:pPr>
    </w:p>
    <w:p w14:paraId="5E0F9711" w14:textId="77777777" w:rsidR="008361EE" w:rsidRPr="00EC76D5" w:rsidRDefault="008361EE" w:rsidP="00835C72">
      <w:pPr>
        <w:pStyle w:val="Code"/>
        <w:rPr>
          <w:highlight w:val="white"/>
        </w:rPr>
      </w:pPr>
      <w:r w:rsidRPr="00EC76D5">
        <w:rPr>
          <w:highlight w:val="white"/>
        </w:rPr>
        <w:t>int g_inStatus, g_inChars;</w:t>
      </w:r>
    </w:p>
    <w:p w14:paraId="17234A89" w14:textId="77777777" w:rsidR="008361EE" w:rsidRPr="00EC76D5" w:rsidRDefault="008361EE" w:rsidP="00835C72">
      <w:pPr>
        <w:pStyle w:val="Code"/>
        <w:rPr>
          <w:highlight w:val="white"/>
        </w:rPr>
      </w:pPr>
      <w:r w:rsidRPr="00EC76D5">
        <w:rPr>
          <w:highlight w:val="white"/>
        </w:rPr>
        <w:t>void* g_inDevice;</w:t>
      </w:r>
    </w:p>
    <w:p w14:paraId="3FEF17B3" w14:textId="77777777" w:rsidR="008361EE" w:rsidRPr="00EC76D5" w:rsidRDefault="008361EE" w:rsidP="00835C72">
      <w:pPr>
        <w:pStyle w:val="Code"/>
        <w:rPr>
          <w:highlight w:val="white"/>
        </w:rPr>
      </w:pPr>
      <w:r w:rsidRPr="00EC76D5">
        <w:rPr>
          <w:highlight w:val="white"/>
        </w:rPr>
        <w:t>int g_inCount;</w:t>
      </w:r>
    </w:p>
    <w:p w14:paraId="4A846DA6" w14:textId="526D1521" w:rsidR="008361EE" w:rsidRPr="00EC76D5" w:rsidRDefault="008361EE" w:rsidP="00835C72">
      <w:pPr>
        <w:pStyle w:val="Code"/>
      </w:pPr>
    </w:p>
    <w:p w14:paraId="4F1E4968" w14:textId="77777777" w:rsidR="008361EE" w:rsidRPr="00EC76D5" w:rsidRDefault="008361EE" w:rsidP="00835C72">
      <w:pPr>
        <w:pStyle w:val="Code"/>
        <w:rPr>
          <w:highlight w:val="white"/>
        </w:rPr>
      </w:pPr>
      <w:r w:rsidRPr="00EC76D5">
        <w:rPr>
          <w:highlight w:val="white"/>
        </w:rPr>
        <w:t>char scanChar(void) {</w:t>
      </w:r>
    </w:p>
    <w:p w14:paraId="57F30687" w14:textId="77777777" w:rsidR="008361EE" w:rsidRPr="00EC76D5" w:rsidRDefault="008361EE" w:rsidP="00835C72">
      <w:pPr>
        <w:pStyle w:val="Code"/>
        <w:rPr>
          <w:highlight w:val="white"/>
        </w:rPr>
      </w:pPr>
      <w:r w:rsidRPr="00EC76D5">
        <w:rPr>
          <w:highlight w:val="white"/>
        </w:rPr>
        <w:t xml:space="preserve">  char c = '\0';</w:t>
      </w:r>
    </w:p>
    <w:p w14:paraId="214E4A87" w14:textId="77777777" w:rsidR="008361EE" w:rsidRPr="00EC76D5" w:rsidRDefault="008361EE" w:rsidP="00835C72">
      <w:pPr>
        <w:pStyle w:val="Code"/>
        <w:rPr>
          <w:highlight w:val="white"/>
        </w:rPr>
      </w:pPr>
      <w:r w:rsidRPr="00EC76D5">
        <w:rPr>
          <w:highlight w:val="white"/>
        </w:rPr>
        <w:t xml:space="preserve">  FILE* stream;</w:t>
      </w:r>
    </w:p>
    <w:p w14:paraId="538DDC95" w14:textId="77777777" w:rsidR="008361EE" w:rsidRPr="00EC76D5" w:rsidRDefault="008361EE" w:rsidP="00835C72">
      <w:pPr>
        <w:pStyle w:val="Code"/>
        <w:rPr>
          <w:highlight w:val="white"/>
        </w:rPr>
      </w:pPr>
      <w:r w:rsidRPr="00EC76D5">
        <w:rPr>
          <w:highlight w:val="white"/>
        </w:rPr>
        <w:t xml:space="preserve">  int handle;</w:t>
      </w:r>
    </w:p>
    <w:p w14:paraId="04541B2C" w14:textId="77777777" w:rsidR="008361EE" w:rsidRPr="00EC76D5" w:rsidRDefault="008361EE" w:rsidP="00835C72">
      <w:pPr>
        <w:pStyle w:val="Code"/>
        <w:rPr>
          <w:highlight w:val="white"/>
        </w:rPr>
      </w:pPr>
      <w:r w:rsidRPr="00EC76D5">
        <w:rPr>
          <w:highlight w:val="white"/>
        </w:rPr>
        <w:t xml:space="preserve">  char* inString;</w:t>
      </w:r>
    </w:p>
    <w:p w14:paraId="29A30EB3" w14:textId="77777777" w:rsidR="008361EE" w:rsidRPr="00EC76D5" w:rsidRDefault="008361EE" w:rsidP="00835C72">
      <w:pPr>
        <w:pStyle w:val="Code"/>
        <w:rPr>
          <w:highlight w:val="white"/>
        </w:rPr>
      </w:pPr>
    </w:p>
    <w:p w14:paraId="6F77A6D7" w14:textId="77777777" w:rsidR="008361EE" w:rsidRPr="00EC76D5" w:rsidRDefault="008361EE" w:rsidP="00835C72">
      <w:pPr>
        <w:pStyle w:val="Code"/>
        <w:rPr>
          <w:highlight w:val="white"/>
        </w:rPr>
      </w:pPr>
      <w:r w:rsidRPr="00EC76D5">
        <w:rPr>
          <w:highlight w:val="white"/>
        </w:rPr>
        <w:t xml:space="preserve">  switch (g_inStatus) {</w:t>
      </w:r>
    </w:p>
    <w:p w14:paraId="5C4880B0" w14:textId="77777777" w:rsidR="008361EE" w:rsidRPr="00EC76D5" w:rsidRDefault="008361EE" w:rsidP="00835C72">
      <w:pPr>
        <w:pStyle w:val="Code"/>
        <w:rPr>
          <w:highlight w:val="white"/>
        </w:rPr>
      </w:pPr>
      <w:r w:rsidRPr="00EC76D5">
        <w:rPr>
          <w:highlight w:val="white"/>
        </w:rPr>
        <w:t xml:space="preserve">    case DEVICE:</w:t>
      </w:r>
    </w:p>
    <w:p w14:paraId="647DC012" w14:textId="77777777" w:rsidR="008361EE" w:rsidRPr="00EC76D5" w:rsidRDefault="008361EE" w:rsidP="00835C72">
      <w:pPr>
        <w:pStyle w:val="Code"/>
        <w:rPr>
          <w:highlight w:val="white"/>
        </w:rPr>
      </w:pPr>
      <w:r w:rsidRPr="00EC76D5">
        <w:rPr>
          <w:highlight w:val="white"/>
        </w:rPr>
        <w:t xml:space="preserve">      stream = (FILE*) g_inDevice;</w:t>
      </w:r>
    </w:p>
    <w:p w14:paraId="473E4E1A" w14:textId="77777777" w:rsidR="008361EE" w:rsidRPr="00EC76D5" w:rsidRDefault="008361EE" w:rsidP="00835C72">
      <w:pPr>
        <w:pStyle w:val="Code"/>
        <w:rPr>
          <w:highlight w:val="white"/>
        </w:rPr>
      </w:pPr>
      <w:r w:rsidRPr="00EC76D5">
        <w:rPr>
          <w:highlight w:val="white"/>
        </w:rPr>
        <w:t xml:space="preserve">      </w:t>
      </w:r>
    </w:p>
    <w:p w14:paraId="3C4713F0" w14:textId="77777777" w:rsidR="008361EE" w:rsidRPr="00EC76D5" w:rsidRDefault="008361EE" w:rsidP="00835C72">
      <w:pPr>
        <w:pStyle w:val="Code"/>
        <w:rPr>
          <w:highlight w:val="white"/>
        </w:rPr>
      </w:pPr>
      <w:r w:rsidRPr="00EC76D5">
        <w:rPr>
          <w:highlight w:val="white"/>
        </w:rPr>
        <w:t xml:space="preserve">      if ((g_inDevice != stdin) &amp;&amp; feof(stream)) {</w:t>
      </w:r>
    </w:p>
    <w:p w14:paraId="0DD4A586" w14:textId="77777777" w:rsidR="008361EE" w:rsidRPr="00EC76D5" w:rsidRDefault="008361EE" w:rsidP="00835C72">
      <w:pPr>
        <w:pStyle w:val="Code"/>
        <w:rPr>
          <w:highlight w:val="white"/>
        </w:rPr>
      </w:pPr>
      <w:r w:rsidRPr="00EC76D5">
        <w:rPr>
          <w:highlight w:val="white"/>
        </w:rPr>
        <w:t xml:space="preserve">        return ((char) EOF);</w:t>
      </w:r>
    </w:p>
    <w:p w14:paraId="31DEB629" w14:textId="77777777" w:rsidR="008361EE" w:rsidRPr="00EC76D5" w:rsidRDefault="008361EE" w:rsidP="00835C72">
      <w:pPr>
        <w:pStyle w:val="Code"/>
        <w:rPr>
          <w:highlight w:val="white"/>
        </w:rPr>
      </w:pPr>
      <w:r w:rsidRPr="00EC76D5">
        <w:rPr>
          <w:highlight w:val="white"/>
        </w:rPr>
        <w:t xml:space="preserve">      }</w:t>
      </w:r>
    </w:p>
    <w:p w14:paraId="47FF0A60" w14:textId="77777777" w:rsidR="008361EE" w:rsidRPr="00EC76D5" w:rsidRDefault="008361EE" w:rsidP="00835C72">
      <w:pPr>
        <w:pStyle w:val="Code"/>
        <w:rPr>
          <w:highlight w:val="white"/>
        </w:rPr>
      </w:pPr>
      <w:r w:rsidRPr="00EC76D5">
        <w:rPr>
          <w:highlight w:val="white"/>
        </w:rPr>
        <w:t xml:space="preserve">      else {</w:t>
      </w:r>
    </w:p>
    <w:p w14:paraId="1E3DE9A8" w14:textId="77777777" w:rsidR="008361EE" w:rsidRPr="00EC76D5" w:rsidRDefault="008361EE" w:rsidP="00835C72">
      <w:pPr>
        <w:pStyle w:val="Code"/>
        <w:rPr>
          <w:highlight w:val="white"/>
        </w:rPr>
      </w:pPr>
      <w:r w:rsidRPr="00EC76D5">
        <w:rPr>
          <w:highlight w:val="white"/>
        </w:rPr>
        <w:t xml:space="preserve">        handle = stream-&gt;handle;</w:t>
      </w:r>
    </w:p>
    <w:p w14:paraId="6386E998" w14:textId="77777777" w:rsidR="008361EE" w:rsidRPr="00EC76D5" w:rsidRDefault="008361EE" w:rsidP="00835C72">
      <w:pPr>
        <w:pStyle w:val="Code"/>
        <w:rPr>
          <w:highlight w:val="white"/>
        </w:rPr>
      </w:pPr>
      <w:r w:rsidRPr="00EC76D5">
        <w:rPr>
          <w:highlight w:val="white"/>
        </w:rPr>
        <w:t xml:space="preserve">        load_register(ah, 0x3Fs);</w:t>
      </w:r>
    </w:p>
    <w:p w14:paraId="49BC4AC7" w14:textId="77777777" w:rsidR="008361EE" w:rsidRPr="00EC76D5" w:rsidRDefault="008361EE" w:rsidP="00835C72">
      <w:pPr>
        <w:pStyle w:val="Code"/>
        <w:rPr>
          <w:highlight w:val="white"/>
        </w:rPr>
      </w:pPr>
      <w:r w:rsidRPr="00EC76D5">
        <w:rPr>
          <w:highlight w:val="white"/>
        </w:rPr>
        <w:t xml:space="preserve">        load_register(bx, handle);</w:t>
      </w:r>
    </w:p>
    <w:p w14:paraId="578D96F9" w14:textId="77777777" w:rsidR="008361EE" w:rsidRPr="00EC76D5" w:rsidRDefault="008361EE" w:rsidP="00835C72">
      <w:pPr>
        <w:pStyle w:val="Code"/>
        <w:rPr>
          <w:highlight w:val="white"/>
        </w:rPr>
      </w:pPr>
      <w:r w:rsidRPr="00EC76D5">
        <w:rPr>
          <w:highlight w:val="white"/>
        </w:rPr>
        <w:t xml:space="preserve">        load_register(cx, 1);</w:t>
      </w:r>
    </w:p>
    <w:p w14:paraId="6DE5B0C3" w14:textId="77777777" w:rsidR="008361EE" w:rsidRPr="00EC76D5" w:rsidRDefault="008361EE" w:rsidP="00835C72">
      <w:pPr>
        <w:pStyle w:val="Code"/>
        <w:rPr>
          <w:highlight w:val="white"/>
        </w:rPr>
      </w:pPr>
      <w:r w:rsidRPr="00EC76D5">
        <w:rPr>
          <w:highlight w:val="white"/>
        </w:rPr>
        <w:t xml:space="preserve">        load_register(dx, &amp;c);</w:t>
      </w:r>
    </w:p>
    <w:p w14:paraId="1FBB0EAB" w14:textId="77777777" w:rsidR="008361EE" w:rsidRPr="00EC76D5" w:rsidRDefault="008361EE" w:rsidP="00835C72">
      <w:pPr>
        <w:pStyle w:val="Code"/>
        <w:rPr>
          <w:highlight w:val="white"/>
        </w:rPr>
      </w:pPr>
      <w:r w:rsidRPr="00EC76D5">
        <w:rPr>
          <w:highlight w:val="white"/>
        </w:rPr>
        <w:t xml:space="preserve">        interrupt(0x21s);</w:t>
      </w:r>
    </w:p>
    <w:p w14:paraId="6AA86BFE" w14:textId="77777777" w:rsidR="008361EE" w:rsidRPr="00EC76D5" w:rsidRDefault="008361EE" w:rsidP="00835C72">
      <w:pPr>
        <w:pStyle w:val="Code"/>
        <w:rPr>
          <w:highlight w:val="white"/>
        </w:rPr>
      </w:pPr>
      <w:r w:rsidRPr="00EC76D5">
        <w:rPr>
          <w:highlight w:val="white"/>
        </w:rPr>
        <w:t xml:space="preserve">        ++g_inChars;</w:t>
      </w:r>
    </w:p>
    <w:p w14:paraId="5A43E07D" w14:textId="77777777" w:rsidR="008361EE" w:rsidRPr="00EC76D5" w:rsidRDefault="008361EE" w:rsidP="00835C72">
      <w:pPr>
        <w:pStyle w:val="Code"/>
        <w:rPr>
          <w:highlight w:val="white"/>
        </w:rPr>
      </w:pPr>
      <w:r w:rsidRPr="00EC76D5">
        <w:rPr>
          <w:highlight w:val="white"/>
        </w:rPr>
        <w:t xml:space="preserve">        return c;</w:t>
      </w:r>
    </w:p>
    <w:p w14:paraId="790806DB" w14:textId="77777777" w:rsidR="008361EE" w:rsidRPr="00EC76D5" w:rsidRDefault="008361EE" w:rsidP="00835C72">
      <w:pPr>
        <w:pStyle w:val="Code"/>
        <w:rPr>
          <w:highlight w:val="white"/>
        </w:rPr>
      </w:pPr>
      <w:r w:rsidRPr="00EC76D5">
        <w:rPr>
          <w:highlight w:val="white"/>
        </w:rPr>
        <w:t xml:space="preserve">      }</w:t>
      </w:r>
    </w:p>
    <w:p w14:paraId="43FBEB88" w14:textId="77777777" w:rsidR="008361EE" w:rsidRPr="00EC76D5" w:rsidRDefault="008361EE" w:rsidP="00835C72">
      <w:pPr>
        <w:pStyle w:val="Code"/>
        <w:rPr>
          <w:highlight w:val="white"/>
        </w:rPr>
      </w:pPr>
    </w:p>
    <w:p w14:paraId="32879081" w14:textId="77777777" w:rsidR="008361EE" w:rsidRPr="00EC76D5" w:rsidRDefault="008361EE" w:rsidP="00835C72">
      <w:pPr>
        <w:pStyle w:val="Code"/>
        <w:rPr>
          <w:highlight w:val="white"/>
        </w:rPr>
      </w:pPr>
      <w:r w:rsidRPr="00EC76D5">
        <w:rPr>
          <w:highlight w:val="white"/>
        </w:rPr>
        <w:t xml:space="preserve">    case STRING:</w:t>
      </w:r>
    </w:p>
    <w:p w14:paraId="15BF8560" w14:textId="77777777" w:rsidR="008361EE" w:rsidRPr="00EC76D5" w:rsidRDefault="008361EE" w:rsidP="00835C72">
      <w:pPr>
        <w:pStyle w:val="Code"/>
        <w:rPr>
          <w:highlight w:val="white"/>
        </w:rPr>
      </w:pPr>
      <w:r w:rsidRPr="00EC76D5">
        <w:rPr>
          <w:highlight w:val="white"/>
        </w:rPr>
        <w:t xml:space="preserve">      inString = (char*) g_inDevice;</w:t>
      </w:r>
    </w:p>
    <w:p w14:paraId="6F6C658D" w14:textId="77777777" w:rsidR="008361EE" w:rsidRPr="00EC76D5" w:rsidRDefault="008361EE" w:rsidP="00835C72">
      <w:pPr>
        <w:pStyle w:val="Code"/>
        <w:rPr>
          <w:highlight w:val="white"/>
        </w:rPr>
      </w:pPr>
      <w:r w:rsidRPr="00EC76D5">
        <w:rPr>
          <w:highlight w:val="white"/>
        </w:rPr>
        <w:t xml:space="preserve">      return inString[g_inChars++];</w:t>
      </w:r>
    </w:p>
    <w:p w14:paraId="2C80BC79" w14:textId="77777777" w:rsidR="008361EE" w:rsidRPr="00EC76D5" w:rsidRDefault="008361EE" w:rsidP="00835C72">
      <w:pPr>
        <w:pStyle w:val="Code"/>
        <w:rPr>
          <w:highlight w:val="white"/>
        </w:rPr>
      </w:pPr>
    </w:p>
    <w:p w14:paraId="61CB374F" w14:textId="77777777" w:rsidR="008361EE" w:rsidRPr="00EC76D5" w:rsidRDefault="008361EE" w:rsidP="00835C72">
      <w:pPr>
        <w:pStyle w:val="Code"/>
        <w:rPr>
          <w:highlight w:val="white"/>
        </w:rPr>
      </w:pPr>
      <w:r w:rsidRPr="00EC76D5">
        <w:rPr>
          <w:highlight w:val="white"/>
        </w:rPr>
        <w:t xml:space="preserve">    default:</w:t>
      </w:r>
    </w:p>
    <w:p w14:paraId="4C15CB3C" w14:textId="77777777" w:rsidR="008361EE" w:rsidRPr="00EC76D5" w:rsidRDefault="008361EE" w:rsidP="00835C72">
      <w:pPr>
        <w:pStyle w:val="Code"/>
        <w:rPr>
          <w:highlight w:val="white"/>
        </w:rPr>
      </w:pPr>
      <w:r w:rsidRPr="00EC76D5">
        <w:rPr>
          <w:highlight w:val="white"/>
        </w:rPr>
        <w:t xml:space="preserve">      return '\0';</w:t>
      </w:r>
    </w:p>
    <w:p w14:paraId="7B228819" w14:textId="77777777" w:rsidR="008361EE" w:rsidRPr="00EC76D5" w:rsidRDefault="008361EE" w:rsidP="00835C72">
      <w:pPr>
        <w:pStyle w:val="Code"/>
        <w:rPr>
          <w:highlight w:val="white"/>
        </w:rPr>
      </w:pPr>
      <w:r w:rsidRPr="00EC76D5">
        <w:rPr>
          <w:highlight w:val="white"/>
        </w:rPr>
        <w:t xml:space="preserve">  }</w:t>
      </w:r>
    </w:p>
    <w:p w14:paraId="76CC15F9" w14:textId="77777777" w:rsidR="008361EE" w:rsidRPr="00EC76D5" w:rsidRDefault="008361EE" w:rsidP="00835C72">
      <w:pPr>
        <w:pStyle w:val="Code"/>
        <w:rPr>
          <w:highlight w:val="white"/>
        </w:rPr>
      </w:pPr>
      <w:r w:rsidRPr="00EC76D5">
        <w:rPr>
          <w:highlight w:val="white"/>
        </w:rPr>
        <w:t>}</w:t>
      </w:r>
    </w:p>
    <w:p w14:paraId="0E73EB12" w14:textId="77777777" w:rsidR="008361EE" w:rsidRPr="00EC76D5" w:rsidRDefault="008361EE" w:rsidP="00835C72">
      <w:pPr>
        <w:pStyle w:val="Code"/>
        <w:rPr>
          <w:highlight w:val="white"/>
        </w:rPr>
      </w:pPr>
    </w:p>
    <w:p w14:paraId="100DBD86" w14:textId="77777777" w:rsidR="008361EE" w:rsidRPr="00EC76D5" w:rsidRDefault="008361EE" w:rsidP="00835C72">
      <w:pPr>
        <w:pStyle w:val="Code"/>
        <w:rPr>
          <w:highlight w:val="white"/>
        </w:rPr>
      </w:pPr>
      <w:r w:rsidRPr="00EC76D5">
        <w:rPr>
          <w:highlight w:val="white"/>
        </w:rPr>
        <w:t>void unscanChar(char /* c */) {</w:t>
      </w:r>
    </w:p>
    <w:p w14:paraId="318581F0" w14:textId="77777777" w:rsidR="008361EE" w:rsidRPr="00EC76D5" w:rsidRDefault="008361EE" w:rsidP="00835C72">
      <w:pPr>
        <w:pStyle w:val="Code"/>
        <w:rPr>
          <w:highlight w:val="white"/>
        </w:rPr>
      </w:pPr>
      <w:r w:rsidRPr="00EC76D5">
        <w:rPr>
          <w:highlight w:val="white"/>
        </w:rPr>
        <w:t xml:space="preserve">  switch (g_inStatus) {</w:t>
      </w:r>
    </w:p>
    <w:p w14:paraId="69D690F4" w14:textId="77777777" w:rsidR="008361EE" w:rsidRPr="00EC76D5" w:rsidRDefault="008361EE" w:rsidP="00835C72">
      <w:pPr>
        <w:pStyle w:val="Code"/>
        <w:rPr>
          <w:highlight w:val="white"/>
        </w:rPr>
      </w:pPr>
      <w:r w:rsidRPr="00EC76D5">
        <w:rPr>
          <w:highlight w:val="white"/>
        </w:rPr>
        <w:t xml:space="preserve">    case DEVICE:</w:t>
      </w:r>
    </w:p>
    <w:p w14:paraId="6783C664" w14:textId="77777777" w:rsidR="008361EE" w:rsidRPr="00EC76D5" w:rsidRDefault="008361EE" w:rsidP="00835C72">
      <w:pPr>
        <w:pStyle w:val="Code"/>
        <w:rPr>
          <w:highlight w:val="white"/>
        </w:rPr>
      </w:pPr>
      <w:r w:rsidRPr="00EC76D5">
        <w:rPr>
          <w:highlight w:val="white"/>
        </w:rPr>
        <w:t>/*      stream = (FILE*) g_inDevice;</w:t>
      </w:r>
    </w:p>
    <w:p w14:paraId="455EDDCB" w14:textId="77777777" w:rsidR="008361EE" w:rsidRPr="00EC76D5" w:rsidRDefault="008361EE" w:rsidP="00835C72">
      <w:pPr>
        <w:pStyle w:val="Code"/>
        <w:rPr>
          <w:highlight w:val="white"/>
        </w:rPr>
      </w:pPr>
      <w:r w:rsidRPr="00EC76D5">
        <w:rPr>
          <w:highlight w:val="white"/>
        </w:rPr>
        <w:t xml:space="preserve">      handle = stream-&gt;handle;</w:t>
      </w:r>
    </w:p>
    <w:p w14:paraId="636F8B10" w14:textId="77777777" w:rsidR="008361EE" w:rsidRPr="00EC76D5" w:rsidRDefault="008361EE" w:rsidP="00835C72">
      <w:pPr>
        <w:pStyle w:val="Code"/>
        <w:rPr>
          <w:highlight w:val="white"/>
        </w:rPr>
      </w:pPr>
      <w:r w:rsidRPr="00EC76D5">
        <w:rPr>
          <w:highlight w:val="white"/>
        </w:rPr>
        <w:t xml:space="preserve">  </w:t>
      </w:r>
    </w:p>
    <w:p w14:paraId="4936C83E" w14:textId="77777777" w:rsidR="008361EE" w:rsidRPr="00EC76D5" w:rsidRDefault="008361EE" w:rsidP="00835C72">
      <w:pPr>
        <w:pStyle w:val="Code"/>
        <w:rPr>
          <w:highlight w:val="white"/>
        </w:rPr>
      </w:pPr>
      <w:r w:rsidRPr="00EC76D5">
        <w:rPr>
          <w:highlight w:val="white"/>
        </w:rPr>
        <w:t xml:space="preserve">      load_register(ah, 0x3F);</w:t>
      </w:r>
    </w:p>
    <w:p w14:paraId="55ACCDC9" w14:textId="77777777" w:rsidR="008361EE" w:rsidRPr="00EC76D5" w:rsidRDefault="008361EE" w:rsidP="00835C72">
      <w:pPr>
        <w:pStyle w:val="Code"/>
        <w:rPr>
          <w:highlight w:val="white"/>
        </w:rPr>
      </w:pPr>
      <w:r w:rsidRPr="00EC76D5">
        <w:rPr>
          <w:highlight w:val="white"/>
        </w:rPr>
        <w:t xml:space="preserve">      load_register(bx, handle);</w:t>
      </w:r>
    </w:p>
    <w:p w14:paraId="615F7B00" w14:textId="77777777" w:rsidR="008361EE" w:rsidRPr="00EC76D5" w:rsidRDefault="008361EE" w:rsidP="00835C72">
      <w:pPr>
        <w:pStyle w:val="Code"/>
        <w:rPr>
          <w:highlight w:val="white"/>
        </w:rPr>
      </w:pPr>
      <w:r w:rsidRPr="00EC76D5">
        <w:rPr>
          <w:highlight w:val="white"/>
        </w:rPr>
        <w:t xml:space="preserve">      load_register(cx, 1);</w:t>
      </w:r>
    </w:p>
    <w:p w14:paraId="26FE86D1" w14:textId="77777777" w:rsidR="008361EE" w:rsidRPr="00EC76D5" w:rsidRDefault="008361EE" w:rsidP="00835C72">
      <w:pPr>
        <w:pStyle w:val="Code"/>
        <w:rPr>
          <w:highlight w:val="white"/>
        </w:rPr>
      </w:pPr>
      <w:r w:rsidRPr="00EC76D5">
        <w:rPr>
          <w:highlight w:val="white"/>
        </w:rPr>
        <w:t xml:space="preserve">      load_register(dx, &amp;c);</w:t>
      </w:r>
    </w:p>
    <w:p w14:paraId="0D86D546" w14:textId="77777777" w:rsidR="008361EE" w:rsidRPr="00EC76D5" w:rsidRDefault="008361EE" w:rsidP="00835C72">
      <w:pPr>
        <w:pStyle w:val="Code"/>
        <w:rPr>
          <w:highlight w:val="white"/>
        </w:rPr>
      </w:pPr>
      <w:r w:rsidRPr="00EC76D5">
        <w:rPr>
          <w:highlight w:val="white"/>
        </w:rPr>
        <w:t xml:space="preserve">      interrupt(0x21s);</w:t>
      </w:r>
    </w:p>
    <w:p w14:paraId="08B08DA3" w14:textId="77777777" w:rsidR="008361EE" w:rsidRPr="00EC76D5" w:rsidRDefault="008361EE" w:rsidP="00835C72">
      <w:pPr>
        <w:pStyle w:val="Code"/>
        <w:rPr>
          <w:highlight w:val="white"/>
        </w:rPr>
      </w:pPr>
      <w:r w:rsidRPr="00EC76D5">
        <w:rPr>
          <w:highlight w:val="white"/>
        </w:rPr>
        <w:t>*/</w:t>
      </w:r>
    </w:p>
    <w:p w14:paraId="78366A52" w14:textId="77777777" w:rsidR="008361EE" w:rsidRPr="00EC76D5" w:rsidRDefault="008361EE" w:rsidP="00835C72">
      <w:pPr>
        <w:pStyle w:val="Code"/>
        <w:rPr>
          <w:highlight w:val="white"/>
        </w:rPr>
      </w:pPr>
      <w:r w:rsidRPr="00EC76D5">
        <w:rPr>
          <w:highlight w:val="white"/>
        </w:rPr>
        <w:t xml:space="preserve">      --g_inChars;</w:t>
      </w:r>
    </w:p>
    <w:p w14:paraId="5A99D043" w14:textId="77777777" w:rsidR="008361EE" w:rsidRPr="00EC76D5" w:rsidRDefault="008361EE" w:rsidP="00835C72">
      <w:pPr>
        <w:pStyle w:val="Code"/>
        <w:rPr>
          <w:highlight w:val="white"/>
        </w:rPr>
      </w:pPr>
      <w:r w:rsidRPr="00EC76D5">
        <w:rPr>
          <w:highlight w:val="white"/>
        </w:rPr>
        <w:t xml:space="preserve">      break;</w:t>
      </w:r>
    </w:p>
    <w:p w14:paraId="59D77993" w14:textId="77777777" w:rsidR="008361EE" w:rsidRPr="00EC76D5" w:rsidRDefault="008361EE" w:rsidP="00835C72">
      <w:pPr>
        <w:pStyle w:val="Code"/>
        <w:rPr>
          <w:highlight w:val="white"/>
        </w:rPr>
      </w:pPr>
    </w:p>
    <w:p w14:paraId="3A5FD112" w14:textId="77777777" w:rsidR="008361EE" w:rsidRPr="00EC76D5" w:rsidRDefault="008361EE" w:rsidP="00835C72">
      <w:pPr>
        <w:pStyle w:val="Code"/>
        <w:rPr>
          <w:highlight w:val="white"/>
        </w:rPr>
      </w:pPr>
      <w:r w:rsidRPr="00EC76D5">
        <w:rPr>
          <w:highlight w:val="white"/>
        </w:rPr>
        <w:t xml:space="preserve">    case STRING:</w:t>
      </w:r>
    </w:p>
    <w:p w14:paraId="08E4831F" w14:textId="77777777" w:rsidR="008361EE" w:rsidRPr="00EC76D5" w:rsidRDefault="008361EE" w:rsidP="00835C72">
      <w:pPr>
        <w:pStyle w:val="Code"/>
        <w:rPr>
          <w:highlight w:val="white"/>
        </w:rPr>
      </w:pPr>
      <w:r w:rsidRPr="00EC76D5">
        <w:rPr>
          <w:highlight w:val="white"/>
        </w:rPr>
        <w:t xml:space="preserve">      --g_inChars;</w:t>
      </w:r>
    </w:p>
    <w:p w14:paraId="4186FF19" w14:textId="77777777" w:rsidR="008361EE" w:rsidRPr="00EC76D5" w:rsidRDefault="008361EE" w:rsidP="00835C72">
      <w:pPr>
        <w:pStyle w:val="Code"/>
        <w:rPr>
          <w:highlight w:val="white"/>
        </w:rPr>
      </w:pPr>
      <w:r w:rsidRPr="00EC76D5">
        <w:rPr>
          <w:highlight w:val="white"/>
        </w:rPr>
        <w:t xml:space="preserve">      break;</w:t>
      </w:r>
    </w:p>
    <w:p w14:paraId="72F53CD1" w14:textId="77777777" w:rsidR="008361EE" w:rsidRPr="00EC76D5" w:rsidRDefault="008361EE" w:rsidP="00835C72">
      <w:pPr>
        <w:pStyle w:val="Code"/>
        <w:rPr>
          <w:highlight w:val="white"/>
        </w:rPr>
      </w:pPr>
      <w:r w:rsidRPr="00EC76D5">
        <w:rPr>
          <w:highlight w:val="white"/>
        </w:rPr>
        <w:t xml:space="preserve">  }</w:t>
      </w:r>
    </w:p>
    <w:p w14:paraId="452B1CDB" w14:textId="77777777" w:rsidR="008361EE" w:rsidRPr="00EC76D5" w:rsidRDefault="008361EE" w:rsidP="00835C72">
      <w:pPr>
        <w:pStyle w:val="Code"/>
        <w:rPr>
          <w:highlight w:val="white"/>
        </w:rPr>
      </w:pPr>
      <w:r w:rsidRPr="00EC76D5">
        <w:rPr>
          <w:highlight w:val="white"/>
        </w:rPr>
        <w:t>}</w:t>
      </w:r>
    </w:p>
    <w:p w14:paraId="3DD06A6E" w14:textId="1128916E" w:rsidR="008361EE" w:rsidRPr="00EC76D5" w:rsidRDefault="008361EE" w:rsidP="00835C72">
      <w:pPr>
        <w:pStyle w:val="Code"/>
      </w:pPr>
    </w:p>
    <w:p w14:paraId="4B06DD17" w14:textId="77777777" w:rsidR="002A7C3D" w:rsidRPr="00EC76D5" w:rsidRDefault="002A7C3D" w:rsidP="00835C72">
      <w:pPr>
        <w:pStyle w:val="Code"/>
        <w:rPr>
          <w:highlight w:val="white"/>
        </w:rPr>
      </w:pPr>
      <w:r w:rsidRPr="00EC76D5">
        <w:rPr>
          <w:highlight w:val="white"/>
        </w:rPr>
        <w:t>void scanPattern(char* string, char* pattern, BOOL not) {</w:t>
      </w:r>
    </w:p>
    <w:p w14:paraId="615C8FA6" w14:textId="77777777" w:rsidR="002A7C3D" w:rsidRPr="00EC76D5" w:rsidRDefault="002A7C3D" w:rsidP="00835C72">
      <w:pPr>
        <w:pStyle w:val="Code"/>
        <w:rPr>
          <w:highlight w:val="white"/>
        </w:rPr>
      </w:pPr>
      <w:r w:rsidRPr="00EC76D5">
        <w:rPr>
          <w:highlight w:val="white"/>
        </w:rPr>
        <w:t xml:space="preserve">  int index = 0;</w:t>
      </w:r>
    </w:p>
    <w:p w14:paraId="36FFBA68" w14:textId="77777777" w:rsidR="002A7C3D" w:rsidRPr="00EC76D5" w:rsidRDefault="002A7C3D" w:rsidP="00835C72">
      <w:pPr>
        <w:pStyle w:val="Code"/>
        <w:rPr>
          <w:highlight w:val="white"/>
        </w:rPr>
      </w:pPr>
      <w:r w:rsidRPr="00EC76D5">
        <w:rPr>
          <w:highlight w:val="white"/>
        </w:rPr>
        <w:t xml:space="preserve">  char input = scanChar();</w:t>
      </w:r>
    </w:p>
    <w:p w14:paraId="0B9EFF3A" w14:textId="77777777" w:rsidR="002A7C3D" w:rsidRPr="00EC76D5" w:rsidRDefault="002A7C3D" w:rsidP="00835C72">
      <w:pPr>
        <w:pStyle w:val="Code"/>
        <w:rPr>
          <w:highlight w:val="white"/>
        </w:rPr>
      </w:pPr>
    </w:p>
    <w:p w14:paraId="6DB20692" w14:textId="77777777" w:rsidR="002A7C3D" w:rsidRPr="00EC76D5" w:rsidRDefault="002A7C3D" w:rsidP="00835C72">
      <w:pPr>
        <w:pStyle w:val="Code"/>
        <w:rPr>
          <w:highlight w:val="white"/>
        </w:rPr>
      </w:pPr>
      <w:r w:rsidRPr="00EC76D5">
        <w:rPr>
          <w:highlight w:val="white"/>
        </w:rPr>
        <w:t xml:space="preserve">  while (isspace(input)) {</w:t>
      </w:r>
    </w:p>
    <w:p w14:paraId="61B2F936" w14:textId="77777777" w:rsidR="002A7C3D" w:rsidRPr="00EC76D5" w:rsidRDefault="002A7C3D" w:rsidP="00835C72">
      <w:pPr>
        <w:pStyle w:val="Code"/>
        <w:rPr>
          <w:highlight w:val="white"/>
        </w:rPr>
      </w:pPr>
      <w:r w:rsidRPr="00EC76D5">
        <w:rPr>
          <w:highlight w:val="white"/>
        </w:rPr>
        <w:t xml:space="preserve">    input = scanChar();</w:t>
      </w:r>
    </w:p>
    <w:p w14:paraId="2A0F754B" w14:textId="77777777" w:rsidR="002A7C3D" w:rsidRPr="00EC76D5" w:rsidRDefault="002A7C3D" w:rsidP="00835C72">
      <w:pPr>
        <w:pStyle w:val="Code"/>
        <w:rPr>
          <w:highlight w:val="white"/>
        </w:rPr>
      </w:pPr>
      <w:r w:rsidRPr="00EC76D5">
        <w:rPr>
          <w:highlight w:val="white"/>
        </w:rPr>
        <w:t xml:space="preserve">  }</w:t>
      </w:r>
    </w:p>
    <w:p w14:paraId="2E138E92" w14:textId="77777777" w:rsidR="002A7C3D" w:rsidRPr="00EC76D5" w:rsidRDefault="002A7C3D" w:rsidP="00835C72">
      <w:pPr>
        <w:pStyle w:val="Code"/>
        <w:rPr>
          <w:highlight w:val="white"/>
        </w:rPr>
      </w:pPr>
    </w:p>
    <w:p w14:paraId="3F514617" w14:textId="77777777" w:rsidR="002A7C3D" w:rsidRPr="00EC76D5" w:rsidRDefault="002A7C3D" w:rsidP="00835C72">
      <w:pPr>
        <w:pStyle w:val="Code"/>
        <w:rPr>
          <w:highlight w:val="white"/>
        </w:rPr>
      </w:pPr>
      <w:r w:rsidRPr="00EC76D5">
        <w:rPr>
          <w:highlight w:val="white"/>
        </w:rPr>
        <w:t xml:space="preserve">  if (string != NULL) {</w:t>
      </w:r>
    </w:p>
    <w:p w14:paraId="2BFAAC09" w14:textId="77777777" w:rsidR="002A7C3D" w:rsidRPr="00EC76D5" w:rsidRDefault="002A7C3D" w:rsidP="00835C72">
      <w:pPr>
        <w:pStyle w:val="Code"/>
        <w:rPr>
          <w:highlight w:val="white"/>
        </w:rPr>
      </w:pPr>
      <w:r w:rsidRPr="00EC76D5">
        <w:rPr>
          <w:highlight w:val="white"/>
        </w:rPr>
        <w:t xml:space="preserve">    while ((!not &amp;&amp; strchr(pattern, input)) ||</w:t>
      </w:r>
    </w:p>
    <w:p w14:paraId="4AA69A47" w14:textId="77777777" w:rsidR="002A7C3D" w:rsidRPr="00EC76D5" w:rsidRDefault="002A7C3D" w:rsidP="00835C72">
      <w:pPr>
        <w:pStyle w:val="Code"/>
        <w:rPr>
          <w:highlight w:val="white"/>
        </w:rPr>
      </w:pPr>
      <w:r w:rsidRPr="00EC76D5">
        <w:rPr>
          <w:highlight w:val="white"/>
        </w:rPr>
        <w:t xml:space="preserve">           (not &amp;&amp; !strchr(pattern, input))) {</w:t>
      </w:r>
    </w:p>
    <w:p w14:paraId="74797ACB" w14:textId="77777777" w:rsidR="002A7C3D" w:rsidRPr="00EC76D5" w:rsidRDefault="002A7C3D" w:rsidP="00835C72">
      <w:pPr>
        <w:pStyle w:val="Code"/>
        <w:rPr>
          <w:highlight w:val="white"/>
        </w:rPr>
      </w:pPr>
      <w:r w:rsidRPr="00EC76D5">
        <w:rPr>
          <w:highlight w:val="white"/>
        </w:rPr>
        <w:t xml:space="preserve">      string[index++] = input;</w:t>
      </w:r>
    </w:p>
    <w:p w14:paraId="7368B840" w14:textId="77777777" w:rsidR="002A7C3D" w:rsidRPr="00EC76D5" w:rsidRDefault="002A7C3D" w:rsidP="00835C72">
      <w:pPr>
        <w:pStyle w:val="Code"/>
        <w:rPr>
          <w:highlight w:val="white"/>
        </w:rPr>
      </w:pPr>
      <w:r w:rsidRPr="00EC76D5">
        <w:rPr>
          <w:highlight w:val="white"/>
        </w:rPr>
        <w:t xml:space="preserve">      input = scanChar();</w:t>
      </w:r>
    </w:p>
    <w:p w14:paraId="13716EDB" w14:textId="77777777" w:rsidR="002A7C3D" w:rsidRPr="00EC76D5" w:rsidRDefault="002A7C3D" w:rsidP="00835C72">
      <w:pPr>
        <w:pStyle w:val="Code"/>
        <w:rPr>
          <w:highlight w:val="white"/>
        </w:rPr>
      </w:pPr>
      <w:r w:rsidRPr="00EC76D5">
        <w:rPr>
          <w:highlight w:val="white"/>
        </w:rPr>
        <w:t xml:space="preserve">    }</w:t>
      </w:r>
    </w:p>
    <w:p w14:paraId="01B687ED" w14:textId="77777777" w:rsidR="002A7C3D" w:rsidRPr="00EC76D5" w:rsidRDefault="002A7C3D" w:rsidP="00835C72">
      <w:pPr>
        <w:pStyle w:val="Code"/>
        <w:rPr>
          <w:highlight w:val="white"/>
        </w:rPr>
      </w:pPr>
    </w:p>
    <w:p w14:paraId="528943B2" w14:textId="77777777" w:rsidR="002A7C3D" w:rsidRPr="00EC76D5" w:rsidRDefault="002A7C3D" w:rsidP="00835C72">
      <w:pPr>
        <w:pStyle w:val="Code"/>
        <w:rPr>
          <w:highlight w:val="white"/>
        </w:rPr>
      </w:pPr>
      <w:r w:rsidRPr="00EC76D5">
        <w:rPr>
          <w:highlight w:val="white"/>
        </w:rPr>
        <w:t xml:space="preserve">    string[index] = '\0';</w:t>
      </w:r>
    </w:p>
    <w:p w14:paraId="76F6F122" w14:textId="77777777" w:rsidR="002A7C3D" w:rsidRPr="00EC76D5" w:rsidRDefault="002A7C3D" w:rsidP="00835C72">
      <w:pPr>
        <w:pStyle w:val="Code"/>
        <w:rPr>
          <w:highlight w:val="white"/>
        </w:rPr>
      </w:pPr>
      <w:r w:rsidRPr="00EC76D5">
        <w:rPr>
          <w:highlight w:val="white"/>
        </w:rPr>
        <w:t xml:space="preserve">  }</w:t>
      </w:r>
    </w:p>
    <w:p w14:paraId="7A8DA4A7" w14:textId="77777777" w:rsidR="002A7C3D" w:rsidRPr="00EC76D5" w:rsidRDefault="002A7C3D" w:rsidP="00835C72">
      <w:pPr>
        <w:pStyle w:val="Code"/>
        <w:rPr>
          <w:highlight w:val="white"/>
        </w:rPr>
      </w:pPr>
      <w:r w:rsidRPr="00EC76D5">
        <w:rPr>
          <w:highlight w:val="white"/>
        </w:rPr>
        <w:t xml:space="preserve">  else {</w:t>
      </w:r>
    </w:p>
    <w:p w14:paraId="26F28BE3" w14:textId="77777777" w:rsidR="002A7C3D" w:rsidRPr="00EC76D5" w:rsidRDefault="002A7C3D" w:rsidP="00835C72">
      <w:pPr>
        <w:pStyle w:val="Code"/>
        <w:rPr>
          <w:highlight w:val="white"/>
        </w:rPr>
      </w:pPr>
      <w:r w:rsidRPr="00EC76D5">
        <w:rPr>
          <w:highlight w:val="white"/>
        </w:rPr>
        <w:t xml:space="preserve">    while ((!not &amp;&amp; strchr(pattern, input)) ||</w:t>
      </w:r>
    </w:p>
    <w:p w14:paraId="41ED48A0" w14:textId="77777777" w:rsidR="002A7C3D" w:rsidRPr="00EC76D5" w:rsidRDefault="002A7C3D" w:rsidP="00835C72">
      <w:pPr>
        <w:pStyle w:val="Code"/>
        <w:rPr>
          <w:highlight w:val="white"/>
        </w:rPr>
      </w:pPr>
      <w:r w:rsidRPr="00EC76D5">
        <w:rPr>
          <w:highlight w:val="white"/>
        </w:rPr>
        <w:t xml:space="preserve">           (not &amp;&amp; !strchr(pattern, input))) {</w:t>
      </w:r>
    </w:p>
    <w:p w14:paraId="4707EEB4" w14:textId="77777777" w:rsidR="002A7C3D" w:rsidRPr="00EC76D5" w:rsidRDefault="002A7C3D" w:rsidP="00835C72">
      <w:pPr>
        <w:pStyle w:val="Code"/>
        <w:rPr>
          <w:highlight w:val="white"/>
        </w:rPr>
      </w:pPr>
      <w:r w:rsidRPr="00EC76D5">
        <w:rPr>
          <w:highlight w:val="white"/>
        </w:rPr>
        <w:t xml:space="preserve">      input = scanChar();</w:t>
      </w:r>
    </w:p>
    <w:p w14:paraId="165D3B4C" w14:textId="77777777" w:rsidR="002A7C3D" w:rsidRPr="00EC76D5" w:rsidRDefault="002A7C3D" w:rsidP="00835C72">
      <w:pPr>
        <w:pStyle w:val="Code"/>
        <w:rPr>
          <w:highlight w:val="white"/>
        </w:rPr>
      </w:pPr>
      <w:r w:rsidRPr="00EC76D5">
        <w:rPr>
          <w:highlight w:val="white"/>
        </w:rPr>
        <w:t xml:space="preserve">    }</w:t>
      </w:r>
    </w:p>
    <w:p w14:paraId="11B8862A" w14:textId="77777777" w:rsidR="002A7C3D" w:rsidRPr="00EC76D5" w:rsidRDefault="002A7C3D" w:rsidP="00835C72">
      <w:pPr>
        <w:pStyle w:val="Code"/>
        <w:rPr>
          <w:highlight w:val="white"/>
        </w:rPr>
      </w:pPr>
      <w:r w:rsidRPr="00EC76D5">
        <w:rPr>
          <w:highlight w:val="white"/>
        </w:rPr>
        <w:t xml:space="preserve">  }</w:t>
      </w:r>
    </w:p>
    <w:p w14:paraId="6EFFAB88" w14:textId="77777777" w:rsidR="002A7C3D" w:rsidRPr="00EC76D5" w:rsidRDefault="002A7C3D" w:rsidP="00835C72">
      <w:pPr>
        <w:pStyle w:val="Code"/>
        <w:rPr>
          <w:highlight w:val="white"/>
        </w:rPr>
      </w:pPr>
      <w:r w:rsidRPr="00EC76D5">
        <w:rPr>
          <w:highlight w:val="white"/>
        </w:rPr>
        <w:t>}</w:t>
      </w:r>
    </w:p>
    <w:p w14:paraId="61647C09" w14:textId="77777777" w:rsidR="002A7C3D" w:rsidRPr="00EC76D5" w:rsidRDefault="002A7C3D" w:rsidP="00835C72">
      <w:pPr>
        <w:pStyle w:val="Code"/>
        <w:rPr>
          <w:highlight w:val="white"/>
        </w:rPr>
      </w:pPr>
    </w:p>
    <w:p w14:paraId="66F75A61" w14:textId="77777777" w:rsidR="002A7C3D" w:rsidRPr="00EC76D5" w:rsidRDefault="002A7C3D" w:rsidP="00835C72">
      <w:pPr>
        <w:pStyle w:val="Code"/>
        <w:rPr>
          <w:highlight w:val="white"/>
        </w:rPr>
      </w:pPr>
      <w:r w:rsidRPr="00EC76D5">
        <w:rPr>
          <w:highlight w:val="white"/>
        </w:rPr>
        <w:t>void scanString(char* string, int precision) {</w:t>
      </w:r>
    </w:p>
    <w:p w14:paraId="3A5337C5" w14:textId="77777777" w:rsidR="002A7C3D" w:rsidRPr="00EC76D5" w:rsidRDefault="002A7C3D" w:rsidP="00835C72">
      <w:pPr>
        <w:pStyle w:val="Code"/>
        <w:rPr>
          <w:highlight w:val="white"/>
        </w:rPr>
      </w:pPr>
      <w:r w:rsidRPr="00EC76D5">
        <w:rPr>
          <w:highlight w:val="white"/>
        </w:rPr>
        <w:t xml:space="preserve">  int index = 0;</w:t>
      </w:r>
    </w:p>
    <w:p w14:paraId="258F5610" w14:textId="77777777" w:rsidR="002A7C3D" w:rsidRPr="00EC76D5" w:rsidRDefault="002A7C3D" w:rsidP="00835C72">
      <w:pPr>
        <w:pStyle w:val="Code"/>
        <w:rPr>
          <w:highlight w:val="white"/>
        </w:rPr>
      </w:pPr>
      <w:r w:rsidRPr="00EC76D5">
        <w:rPr>
          <w:highlight w:val="white"/>
        </w:rPr>
        <w:t xml:space="preserve">  char input = scanChar();</w:t>
      </w:r>
    </w:p>
    <w:p w14:paraId="06E560F5" w14:textId="77777777" w:rsidR="002A7C3D" w:rsidRPr="00EC76D5" w:rsidRDefault="002A7C3D" w:rsidP="00835C72">
      <w:pPr>
        <w:pStyle w:val="Code"/>
        <w:rPr>
          <w:highlight w:val="white"/>
        </w:rPr>
      </w:pPr>
      <w:r w:rsidRPr="00EC76D5">
        <w:rPr>
          <w:highlight w:val="white"/>
        </w:rPr>
        <w:t xml:space="preserve">  BOOL found = FALSE;</w:t>
      </w:r>
    </w:p>
    <w:p w14:paraId="28C552E0" w14:textId="77777777" w:rsidR="002A7C3D" w:rsidRPr="00EC76D5" w:rsidRDefault="002A7C3D" w:rsidP="00835C72">
      <w:pPr>
        <w:pStyle w:val="Code"/>
        <w:rPr>
          <w:highlight w:val="white"/>
        </w:rPr>
      </w:pPr>
    </w:p>
    <w:p w14:paraId="350913DF" w14:textId="77777777" w:rsidR="002A7C3D" w:rsidRPr="00EC76D5" w:rsidRDefault="002A7C3D" w:rsidP="00835C72">
      <w:pPr>
        <w:pStyle w:val="Code"/>
        <w:rPr>
          <w:highlight w:val="white"/>
        </w:rPr>
      </w:pPr>
      <w:r w:rsidRPr="00EC76D5">
        <w:rPr>
          <w:highlight w:val="white"/>
        </w:rPr>
        <w:t xml:space="preserve">  while (isspace(input)) {</w:t>
      </w:r>
    </w:p>
    <w:p w14:paraId="384C2A34" w14:textId="77777777" w:rsidR="002A7C3D" w:rsidRPr="00EC76D5" w:rsidRDefault="002A7C3D" w:rsidP="00835C72">
      <w:pPr>
        <w:pStyle w:val="Code"/>
        <w:rPr>
          <w:highlight w:val="white"/>
        </w:rPr>
      </w:pPr>
      <w:r w:rsidRPr="00EC76D5">
        <w:rPr>
          <w:highlight w:val="white"/>
        </w:rPr>
        <w:t xml:space="preserve">    input = scanChar();</w:t>
      </w:r>
    </w:p>
    <w:p w14:paraId="5CFBDEB6" w14:textId="77777777" w:rsidR="002A7C3D" w:rsidRPr="00EC76D5" w:rsidRDefault="002A7C3D" w:rsidP="00835C72">
      <w:pPr>
        <w:pStyle w:val="Code"/>
        <w:rPr>
          <w:highlight w:val="white"/>
        </w:rPr>
      </w:pPr>
      <w:r w:rsidRPr="00EC76D5">
        <w:rPr>
          <w:highlight w:val="white"/>
        </w:rPr>
        <w:t xml:space="preserve">  }</w:t>
      </w:r>
    </w:p>
    <w:p w14:paraId="459BD371" w14:textId="77777777" w:rsidR="002A7C3D" w:rsidRPr="00EC76D5" w:rsidRDefault="002A7C3D" w:rsidP="00835C72">
      <w:pPr>
        <w:pStyle w:val="Code"/>
        <w:rPr>
          <w:highlight w:val="white"/>
        </w:rPr>
      </w:pPr>
    </w:p>
    <w:p w14:paraId="060B8267" w14:textId="77777777" w:rsidR="002A7C3D" w:rsidRPr="00EC76D5" w:rsidRDefault="002A7C3D" w:rsidP="00835C72">
      <w:pPr>
        <w:pStyle w:val="Code"/>
        <w:rPr>
          <w:highlight w:val="white"/>
        </w:rPr>
      </w:pPr>
      <w:r w:rsidRPr="00EC76D5">
        <w:rPr>
          <w:highlight w:val="white"/>
        </w:rPr>
        <w:t xml:space="preserve">  if (string != NULL) {</w:t>
      </w:r>
    </w:p>
    <w:p w14:paraId="02964F90" w14:textId="77777777" w:rsidR="002A7C3D" w:rsidRPr="00EC76D5" w:rsidRDefault="002A7C3D" w:rsidP="00835C72">
      <w:pPr>
        <w:pStyle w:val="Code"/>
        <w:rPr>
          <w:highlight w:val="white"/>
        </w:rPr>
      </w:pPr>
      <w:r w:rsidRPr="00EC76D5">
        <w:rPr>
          <w:highlight w:val="white"/>
        </w:rPr>
        <w:t xml:space="preserve">    if (precision == 0) {</w:t>
      </w:r>
    </w:p>
    <w:p w14:paraId="5B76E5E2" w14:textId="77777777" w:rsidR="002A7C3D" w:rsidRPr="00EC76D5" w:rsidRDefault="002A7C3D" w:rsidP="00835C72">
      <w:pPr>
        <w:pStyle w:val="Code"/>
        <w:rPr>
          <w:highlight w:val="white"/>
        </w:rPr>
      </w:pPr>
      <w:r w:rsidRPr="00EC76D5">
        <w:rPr>
          <w:highlight w:val="white"/>
        </w:rPr>
        <w:t xml:space="preserve">      while (!isspace(input) &amp;&amp; (input != EOF)) {</w:t>
      </w:r>
    </w:p>
    <w:p w14:paraId="7B5DED23" w14:textId="77777777" w:rsidR="002A7C3D" w:rsidRPr="00EC76D5" w:rsidRDefault="002A7C3D" w:rsidP="00835C72">
      <w:pPr>
        <w:pStyle w:val="Code"/>
        <w:rPr>
          <w:highlight w:val="white"/>
        </w:rPr>
      </w:pPr>
      <w:r w:rsidRPr="00EC76D5">
        <w:rPr>
          <w:highlight w:val="white"/>
        </w:rPr>
        <w:t xml:space="preserve">        string[index++] = input;</w:t>
      </w:r>
    </w:p>
    <w:p w14:paraId="5D5F46FB" w14:textId="77777777" w:rsidR="002A7C3D" w:rsidRPr="00EC76D5" w:rsidRDefault="002A7C3D" w:rsidP="00835C72">
      <w:pPr>
        <w:pStyle w:val="Code"/>
        <w:rPr>
          <w:highlight w:val="white"/>
        </w:rPr>
      </w:pPr>
      <w:r w:rsidRPr="00EC76D5">
        <w:rPr>
          <w:highlight w:val="white"/>
        </w:rPr>
        <w:t xml:space="preserve">        input = scanChar();</w:t>
      </w:r>
    </w:p>
    <w:p w14:paraId="2B330159" w14:textId="77777777" w:rsidR="002A7C3D" w:rsidRPr="00EC76D5" w:rsidRDefault="002A7C3D" w:rsidP="00835C72">
      <w:pPr>
        <w:pStyle w:val="Code"/>
        <w:rPr>
          <w:highlight w:val="white"/>
        </w:rPr>
      </w:pPr>
      <w:r w:rsidRPr="00EC76D5">
        <w:rPr>
          <w:highlight w:val="white"/>
        </w:rPr>
        <w:t xml:space="preserve">        found = TRUE;</w:t>
      </w:r>
    </w:p>
    <w:p w14:paraId="5EC777F7" w14:textId="77777777" w:rsidR="002A7C3D" w:rsidRPr="00EC76D5" w:rsidRDefault="002A7C3D" w:rsidP="00835C72">
      <w:pPr>
        <w:pStyle w:val="Code"/>
        <w:rPr>
          <w:highlight w:val="white"/>
        </w:rPr>
      </w:pPr>
      <w:r w:rsidRPr="00EC76D5">
        <w:rPr>
          <w:highlight w:val="white"/>
        </w:rPr>
        <w:t xml:space="preserve">        ++g_inChars;</w:t>
      </w:r>
    </w:p>
    <w:p w14:paraId="25522742" w14:textId="77777777" w:rsidR="002A7C3D" w:rsidRPr="00EC76D5" w:rsidRDefault="002A7C3D" w:rsidP="00835C72">
      <w:pPr>
        <w:pStyle w:val="Code"/>
        <w:rPr>
          <w:highlight w:val="white"/>
        </w:rPr>
      </w:pPr>
      <w:r w:rsidRPr="00EC76D5">
        <w:rPr>
          <w:highlight w:val="white"/>
        </w:rPr>
        <w:t xml:space="preserve">      }</w:t>
      </w:r>
    </w:p>
    <w:p w14:paraId="5BB8D15D" w14:textId="77777777" w:rsidR="002A7C3D" w:rsidRPr="00EC76D5" w:rsidRDefault="002A7C3D" w:rsidP="00835C72">
      <w:pPr>
        <w:pStyle w:val="Code"/>
        <w:rPr>
          <w:highlight w:val="white"/>
        </w:rPr>
      </w:pPr>
    </w:p>
    <w:p w14:paraId="5C44B413" w14:textId="77777777" w:rsidR="002A7C3D" w:rsidRPr="00EC76D5" w:rsidRDefault="002A7C3D" w:rsidP="00835C72">
      <w:pPr>
        <w:pStyle w:val="Code"/>
        <w:rPr>
          <w:highlight w:val="white"/>
        </w:rPr>
      </w:pPr>
      <w:r w:rsidRPr="00EC76D5">
        <w:rPr>
          <w:highlight w:val="white"/>
        </w:rPr>
        <w:t xml:space="preserve">      string[index] = '\0';</w:t>
      </w:r>
    </w:p>
    <w:p w14:paraId="52BD2E31" w14:textId="77777777" w:rsidR="002A7C3D" w:rsidRPr="00EC76D5" w:rsidRDefault="002A7C3D" w:rsidP="00835C72">
      <w:pPr>
        <w:pStyle w:val="Code"/>
        <w:rPr>
          <w:highlight w:val="white"/>
        </w:rPr>
      </w:pPr>
      <w:r w:rsidRPr="00EC76D5">
        <w:rPr>
          <w:highlight w:val="white"/>
        </w:rPr>
        <w:t xml:space="preserve">      ++g_inChars;</w:t>
      </w:r>
    </w:p>
    <w:p w14:paraId="3EA20037" w14:textId="77777777" w:rsidR="002A7C3D" w:rsidRPr="00EC76D5" w:rsidRDefault="002A7C3D" w:rsidP="00835C72">
      <w:pPr>
        <w:pStyle w:val="Code"/>
        <w:rPr>
          <w:highlight w:val="white"/>
        </w:rPr>
      </w:pPr>
      <w:r w:rsidRPr="00EC76D5">
        <w:rPr>
          <w:highlight w:val="white"/>
        </w:rPr>
        <w:t xml:space="preserve">    }</w:t>
      </w:r>
    </w:p>
    <w:p w14:paraId="67EF25D4" w14:textId="77777777" w:rsidR="002A7C3D" w:rsidRPr="00EC76D5" w:rsidRDefault="002A7C3D" w:rsidP="00835C72">
      <w:pPr>
        <w:pStyle w:val="Code"/>
        <w:rPr>
          <w:highlight w:val="white"/>
        </w:rPr>
      </w:pPr>
      <w:r w:rsidRPr="00EC76D5">
        <w:rPr>
          <w:highlight w:val="white"/>
        </w:rPr>
        <w:t xml:space="preserve">    else {</w:t>
      </w:r>
    </w:p>
    <w:p w14:paraId="5C8B2CC7" w14:textId="77777777" w:rsidR="002A7C3D" w:rsidRPr="00EC76D5" w:rsidRDefault="002A7C3D" w:rsidP="00835C72">
      <w:pPr>
        <w:pStyle w:val="Code"/>
        <w:rPr>
          <w:highlight w:val="white"/>
        </w:rPr>
      </w:pPr>
      <w:r w:rsidRPr="00EC76D5">
        <w:rPr>
          <w:highlight w:val="white"/>
        </w:rPr>
        <w:t xml:space="preserve">      while ((precision-- &gt; 0) &amp;&amp; (!isspace(input) &amp;&amp; (input != EOF))) {</w:t>
      </w:r>
    </w:p>
    <w:p w14:paraId="6241A44F" w14:textId="77777777" w:rsidR="002A7C3D" w:rsidRPr="00EC76D5" w:rsidRDefault="002A7C3D" w:rsidP="00835C72">
      <w:pPr>
        <w:pStyle w:val="Code"/>
        <w:rPr>
          <w:highlight w:val="white"/>
        </w:rPr>
      </w:pPr>
      <w:r w:rsidRPr="00EC76D5">
        <w:rPr>
          <w:highlight w:val="white"/>
        </w:rPr>
        <w:t xml:space="preserve">        string[index++] = input;</w:t>
      </w:r>
    </w:p>
    <w:p w14:paraId="0B49589F" w14:textId="77777777" w:rsidR="002A7C3D" w:rsidRPr="00EC76D5" w:rsidRDefault="002A7C3D" w:rsidP="00835C72">
      <w:pPr>
        <w:pStyle w:val="Code"/>
        <w:rPr>
          <w:highlight w:val="white"/>
        </w:rPr>
      </w:pPr>
      <w:r w:rsidRPr="00EC76D5">
        <w:rPr>
          <w:highlight w:val="white"/>
        </w:rPr>
        <w:t xml:space="preserve">        input = scanChar();</w:t>
      </w:r>
    </w:p>
    <w:p w14:paraId="17D99126" w14:textId="77777777" w:rsidR="002A7C3D" w:rsidRPr="00EC76D5" w:rsidRDefault="002A7C3D" w:rsidP="00835C72">
      <w:pPr>
        <w:pStyle w:val="Code"/>
        <w:rPr>
          <w:highlight w:val="white"/>
        </w:rPr>
      </w:pPr>
      <w:r w:rsidRPr="00EC76D5">
        <w:rPr>
          <w:highlight w:val="white"/>
        </w:rPr>
        <w:lastRenderedPageBreak/>
        <w:t xml:space="preserve">        found = TRUE;</w:t>
      </w:r>
    </w:p>
    <w:p w14:paraId="10A219ED" w14:textId="77777777" w:rsidR="002A7C3D" w:rsidRPr="00EC76D5" w:rsidRDefault="002A7C3D" w:rsidP="00835C72">
      <w:pPr>
        <w:pStyle w:val="Code"/>
        <w:rPr>
          <w:highlight w:val="white"/>
        </w:rPr>
      </w:pPr>
      <w:r w:rsidRPr="00EC76D5">
        <w:rPr>
          <w:highlight w:val="white"/>
        </w:rPr>
        <w:t xml:space="preserve">        ++g_inChars;</w:t>
      </w:r>
    </w:p>
    <w:p w14:paraId="35C958A3" w14:textId="77777777" w:rsidR="002A7C3D" w:rsidRPr="00EC76D5" w:rsidRDefault="002A7C3D" w:rsidP="00835C72">
      <w:pPr>
        <w:pStyle w:val="Code"/>
        <w:rPr>
          <w:highlight w:val="white"/>
        </w:rPr>
      </w:pPr>
      <w:r w:rsidRPr="00EC76D5">
        <w:rPr>
          <w:highlight w:val="white"/>
        </w:rPr>
        <w:t xml:space="preserve">      }</w:t>
      </w:r>
    </w:p>
    <w:p w14:paraId="085A4042" w14:textId="77777777" w:rsidR="002A7C3D" w:rsidRPr="00EC76D5" w:rsidRDefault="002A7C3D" w:rsidP="00835C72">
      <w:pPr>
        <w:pStyle w:val="Code"/>
        <w:rPr>
          <w:highlight w:val="white"/>
        </w:rPr>
      </w:pPr>
    </w:p>
    <w:p w14:paraId="095FCBB1" w14:textId="77777777" w:rsidR="002A7C3D" w:rsidRPr="00EC76D5" w:rsidRDefault="002A7C3D" w:rsidP="00835C72">
      <w:pPr>
        <w:pStyle w:val="Code"/>
        <w:rPr>
          <w:highlight w:val="white"/>
        </w:rPr>
      </w:pPr>
      <w:r w:rsidRPr="00EC76D5">
        <w:rPr>
          <w:highlight w:val="white"/>
        </w:rPr>
        <w:t xml:space="preserve">      if (precision &gt; 0) {</w:t>
      </w:r>
    </w:p>
    <w:p w14:paraId="3B16031E" w14:textId="77777777" w:rsidR="002A7C3D" w:rsidRPr="00EC76D5" w:rsidRDefault="002A7C3D" w:rsidP="00835C72">
      <w:pPr>
        <w:pStyle w:val="Code"/>
        <w:rPr>
          <w:highlight w:val="white"/>
        </w:rPr>
      </w:pPr>
      <w:r w:rsidRPr="00EC76D5">
        <w:rPr>
          <w:highlight w:val="white"/>
        </w:rPr>
        <w:t xml:space="preserve">        string[index] = '\0';</w:t>
      </w:r>
    </w:p>
    <w:p w14:paraId="56826A1E" w14:textId="77777777" w:rsidR="002A7C3D" w:rsidRPr="00EC76D5" w:rsidRDefault="002A7C3D" w:rsidP="00835C72">
      <w:pPr>
        <w:pStyle w:val="Code"/>
        <w:rPr>
          <w:highlight w:val="white"/>
        </w:rPr>
      </w:pPr>
      <w:r w:rsidRPr="00EC76D5">
        <w:rPr>
          <w:highlight w:val="white"/>
        </w:rPr>
        <w:t xml:space="preserve">        ++g_inChars;</w:t>
      </w:r>
    </w:p>
    <w:p w14:paraId="642DE108" w14:textId="77777777" w:rsidR="002A7C3D" w:rsidRPr="00EC76D5" w:rsidRDefault="002A7C3D" w:rsidP="00835C72">
      <w:pPr>
        <w:pStyle w:val="Code"/>
        <w:rPr>
          <w:highlight w:val="white"/>
        </w:rPr>
      </w:pPr>
      <w:r w:rsidRPr="00EC76D5">
        <w:rPr>
          <w:highlight w:val="white"/>
        </w:rPr>
        <w:t xml:space="preserve">      }</w:t>
      </w:r>
    </w:p>
    <w:p w14:paraId="4F1ECB78" w14:textId="77777777" w:rsidR="002A7C3D" w:rsidRPr="00EC76D5" w:rsidRDefault="002A7C3D" w:rsidP="00835C72">
      <w:pPr>
        <w:pStyle w:val="Code"/>
        <w:rPr>
          <w:highlight w:val="white"/>
        </w:rPr>
      </w:pPr>
      <w:r w:rsidRPr="00EC76D5">
        <w:rPr>
          <w:highlight w:val="white"/>
        </w:rPr>
        <w:t xml:space="preserve">    }</w:t>
      </w:r>
    </w:p>
    <w:p w14:paraId="6B709315" w14:textId="77777777" w:rsidR="002A7C3D" w:rsidRPr="00EC76D5" w:rsidRDefault="002A7C3D" w:rsidP="00835C72">
      <w:pPr>
        <w:pStyle w:val="Code"/>
        <w:rPr>
          <w:highlight w:val="white"/>
        </w:rPr>
      </w:pPr>
      <w:r w:rsidRPr="00EC76D5">
        <w:rPr>
          <w:highlight w:val="white"/>
        </w:rPr>
        <w:t xml:space="preserve">  }</w:t>
      </w:r>
    </w:p>
    <w:p w14:paraId="58C77A53" w14:textId="77777777" w:rsidR="002A7C3D" w:rsidRPr="00EC76D5" w:rsidRDefault="002A7C3D" w:rsidP="00835C72">
      <w:pPr>
        <w:pStyle w:val="Code"/>
        <w:rPr>
          <w:highlight w:val="white"/>
        </w:rPr>
      </w:pPr>
      <w:r w:rsidRPr="00EC76D5">
        <w:rPr>
          <w:highlight w:val="white"/>
        </w:rPr>
        <w:t xml:space="preserve">  else {</w:t>
      </w:r>
    </w:p>
    <w:p w14:paraId="77AC98FE" w14:textId="77777777" w:rsidR="002A7C3D" w:rsidRPr="00EC76D5" w:rsidRDefault="002A7C3D" w:rsidP="00835C72">
      <w:pPr>
        <w:pStyle w:val="Code"/>
        <w:rPr>
          <w:highlight w:val="white"/>
        </w:rPr>
      </w:pPr>
      <w:r w:rsidRPr="00EC76D5">
        <w:rPr>
          <w:highlight w:val="white"/>
        </w:rPr>
        <w:t xml:space="preserve">    if (precision == 0) {</w:t>
      </w:r>
    </w:p>
    <w:p w14:paraId="3376361F" w14:textId="77777777" w:rsidR="002A7C3D" w:rsidRPr="00EC76D5" w:rsidRDefault="002A7C3D" w:rsidP="00835C72">
      <w:pPr>
        <w:pStyle w:val="Code"/>
        <w:rPr>
          <w:highlight w:val="white"/>
        </w:rPr>
      </w:pPr>
      <w:r w:rsidRPr="00EC76D5">
        <w:rPr>
          <w:highlight w:val="white"/>
        </w:rPr>
        <w:t xml:space="preserve">      while (!isspace(input) &amp;&amp; (input != EOF)) {</w:t>
      </w:r>
    </w:p>
    <w:p w14:paraId="590701D3" w14:textId="77777777" w:rsidR="002A7C3D" w:rsidRPr="00EC76D5" w:rsidRDefault="002A7C3D" w:rsidP="00835C72">
      <w:pPr>
        <w:pStyle w:val="Code"/>
        <w:rPr>
          <w:highlight w:val="white"/>
        </w:rPr>
      </w:pPr>
      <w:r w:rsidRPr="00EC76D5">
        <w:rPr>
          <w:highlight w:val="white"/>
        </w:rPr>
        <w:t xml:space="preserve">        input = scanChar();</w:t>
      </w:r>
    </w:p>
    <w:p w14:paraId="7CDDEF30" w14:textId="77777777" w:rsidR="002A7C3D" w:rsidRPr="00EC76D5" w:rsidRDefault="002A7C3D" w:rsidP="00835C72">
      <w:pPr>
        <w:pStyle w:val="Code"/>
        <w:rPr>
          <w:highlight w:val="white"/>
        </w:rPr>
      </w:pPr>
      <w:r w:rsidRPr="00EC76D5">
        <w:rPr>
          <w:highlight w:val="white"/>
        </w:rPr>
        <w:t xml:space="preserve">        found = TRUE;</w:t>
      </w:r>
    </w:p>
    <w:p w14:paraId="692E0816" w14:textId="77777777" w:rsidR="002A7C3D" w:rsidRPr="00EC76D5" w:rsidRDefault="002A7C3D" w:rsidP="00835C72">
      <w:pPr>
        <w:pStyle w:val="Code"/>
        <w:rPr>
          <w:highlight w:val="white"/>
        </w:rPr>
      </w:pPr>
      <w:r w:rsidRPr="00EC76D5">
        <w:rPr>
          <w:highlight w:val="white"/>
        </w:rPr>
        <w:t xml:space="preserve">        ++g_inChars;</w:t>
      </w:r>
    </w:p>
    <w:p w14:paraId="25F91361" w14:textId="77777777" w:rsidR="002A7C3D" w:rsidRPr="00EC76D5" w:rsidRDefault="002A7C3D" w:rsidP="00835C72">
      <w:pPr>
        <w:pStyle w:val="Code"/>
        <w:rPr>
          <w:highlight w:val="white"/>
        </w:rPr>
      </w:pPr>
      <w:r w:rsidRPr="00EC76D5">
        <w:rPr>
          <w:highlight w:val="white"/>
        </w:rPr>
        <w:t xml:space="preserve">      }</w:t>
      </w:r>
    </w:p>
    <w:p w14:paraId="5F692C7B" w14:textId="77777777" w:rsidR="002A7C3D" w:rsidRPr="00EC76D5" w:rsidRDefault="002A7C3D" w:rsidP="00835C72">
      <w:pPr>
        <w:pStyle w:val="Code"/>
        <w:rPr>
          <w:highlight w:val="white"/>
        </w:rPr>
      </w:pPr>
    </w:p>
    <w:p w14:paraId="60DC4605" w14:textId="77777777" w:rsidR="002A7C3D" w:rsidRPr="00EC76D5" w:rsidRDefault="002A7C3D" w:rsidP="00835C72">
      <w:pPr>
        <w:pStyle w:val="Code"/>
        <w:rPr>
          <w:highlight w:val="white"/>
        </w:rPr>
      </w:pPr>
      <w:r w:rsidRPr="00EC76D5">
        <w:rPr>
          <w:highlight w:val="white"/>
        </w:rPr>
        <w:t xml:space="preserve">      ++g_inChars;</w:t>
      </w:r>
    </w:p>
    <w:p w14:paraId="7D7717C3" w14:textId="77777777" w:rsidR="002A7C3D" w:rsidRPr="00EC76D5" w:rsidRDefault="002A7C3D" w:rsidP="00835C72">
      <w:pPr>
        <w:pStyle w:val="Code"/>
        <w:rPr>
          <w:highlight w:val="white"/>
        </w:rPr>
      </w:pPr>
      <w:r w:rsidRPr="00EC76D5">
        <w:rPr>
          <w:highlight w:val="white"/>
        </w:rPr>
        <w:t xml:space="preserve">    }</w:t>
      </w:r>
    </w:p>
    <w:p w14:paraId="5CD78DE6" w14:textId="77777777" w:rsidR="002A7C3D" w:rsidRPr="00EC76D5" w:rsidRDefault="002A7C3D" w:rsidP="00835C72">
      <w:pPr>
        <w:pStyle w:val="Code"/>
        <w:rPr>
          <w:highlight w:val="white"/>
        </w:rPr>
      </w:pPr>
      <w:r w:rsidRPr="00EC76D5">
        <w:rPr>
          <w:highlight w:val="white"/>
        </w:rPr>
        <w:t xml:space="preserve">    else {</w:t>
      </w:r>
    </w:p>
    <w:p w14:paraId="546B8659" w14:textId="77777777" w:rsidR="002A7C3D" w:rsidRPr="00EC76D5" w:rsidRDefault="002A7C3D" w:rsidP="00835C72">
      <w:pPr>
        <w:pStyle w:val="Code"/>
        <w:rPr>
          <w:highlight w:val="white"/>
        </w:rPr>
      </w:pPr>
      <w:r w:rsidRPr="00EC76D5">
        <w:rPr>
          <w:highlight w:val="white"/>
        </w:rPr>
        <w:t xml:space="preserve">      while ((precision-- &gt; 0) &amp;&amp; (!isspace(input) &amp;&amp; (input != EOF))) {</w:t>
      </w:r>
    </w:p>
    <w:p w14:paraId="3C0DDD59" w14:textId="77777777" w:rsidR="002A7C3D" w:rsidRPr="00EC76D5" w:rsidRDefault="002A7C3D" w:rsidP="00835C72">
      <w:pPr>
        <w:pStyle w:val="Code"/>
        <w:rPr>
          <w:highlight w:val="white"/>
        </w:rPr>
      </w:pPr>
      <w:r w:rsidRPr="00EC76D5">
        <w:rPr>
          <w:highlight w:val="white"/>
        </w:rPr>
        <w:t xml:space="preserve">        input = scanChar();</w:t>
      </w:r>
    </w:p>
    <w:p w14:paraId="7AF17113" w14:textId="77777777" w:rsidR="002A7C3D" w:rsidRPr="00EC76D5" w:rsidRDefault="002A7C3D" w:rsidP="00835C72">
      <w:pPr>
        <w:pStyle w:val="Code"/>
        <w:rPr>
          <w:highlight w:val="white"/>
        </w:rPr>
      </w:pPr>
      <w:r w:rsidRPr="00EC76D5">
        <w:rPr>
          <w:highlight w:val="white"/>
        </w:rPr>
        <w:t xml:space="preserve">        found = TRUE;</w:t>
      </w:r>
    </w:p>
    <w:p w14:paraId="1B8BECA0" w14:textId="77777777" w:rsidR="002A7C3D" w:rsidRPr="00EC76D5" w:rsidRDefault="002A7C3D" w:rsidP="00835C72">
      <w:pPr>
        <w:pStyle w:val="Code"/>
        <w:rPr>
          <w:highlight w:val="white"/>
        </w:rPr>
      </w:pPr>
      <w:r w:rsidRPr="00EC76D5">
        <w:rPr>
          <w:highlight w:val="white"/>
        </w:rPr>
        <w:t xml:space="preserve">        ++g_inChars;</w:t>
      </w:r>
    </w:p>
    <w:p w14:paraId="62018061" w14:textId="77777777" w:rsidR="002A7C3D" w:rsidRPr="00EC76D5" w:rsidRDefault="002A7C3D" w:rsidP="00835C72">
      <w:pPr>
        <w:pStyle w:val="Code"/>
        <w:rPr>
          <w:highlight w:val="white"/>
        </w:rPr>
      </w:pPr>
      <w:r w:rsidRPr="00EC76D5">
        <w:rPr>
          <w:highlight w:val="white"/>
        </w:rPr>
        <w:t xml:space="preserve">      }</w:t>
      </w:r>
    </w:p>
    <w:p w14:paraId="6EA6E34D" w14:textId="77777777" w:rsidR="002A7C3D" w:rsidRPr="00EC76D5" w:rsidRDefault="002A7C3D" w:rsidP="00835C72">
      <w:pPr>
        <w:pStyle w:val="Code"/>
        <w:rPr>
          <w:highlight w:val="white"/>
        </w:rPr>
      </w:pPr>
    </w:p>
    <w:p w14:paraId="136AE78D" w14:textId="77777777" w:rsidR="002A7C3D" w:rsidRPr="00EC76D5" w:rsidRDefault="002A7C3D" w:rsidP="00835C72">
      <w:pPr>
        <w:pStyle w:val="Code"/>
        <w:rPr>
          <w:highlight w:val="white"/>
        </w:rPr>
      </w:pPr>
      <w:r w:rsidRPr="00EC76D5">
        <w:rPr>
          <w:highlight w:val="white"/>
        </w:rPr>
        <w:t xml:space="preserve">      if (precision &gt; 0) {</w:t>
      </w:r>
    </w:p>
    <w:p w14:paraId="0741D954" w14:textId="77777777" w:rsidR="002A7C3D" w:rsidRPr="00EC76D5" w:rsidRDefault="002A7C3D" w:rsidP="00835C72">
      <w:pPr>
        <w:pStyle w:val="Code"/>
        <w:rPr>
          <w:highlight w:val="white"/>
        </w:rPr>
      </w:pPr>
      <w:r w:rsidRPr="00EC76D5">
        <w:rPr>
          <w:highlight w:val="white"/>
        </w:rPr>
        <w:t xml:space="preserve">        ++g_inChars;</w:t>
      </w:r>
    </w:p>
    <w:p w14:paraId="043B1B79" w14:textId="77777777" w:rsidR="002A7C3D" w:rsidRPr="00EC76D5" w:rsidRDefault="002A7C3D" w:rsidP="00835C72">
      <w:pPr>
        <w:pStyle w:val="Code"/>
        <w:rPr>
          <w:highlight w:val="white"/>
        </w:rPr>
      </w:pPr>
      <w:r w:rsidRPr="00EC76D5">
        <w:rPr>
          <w:highlight w:val="white"/>
        </w:rPr>
        <w:t xml:space="preserve">      }</w:t>
      </w:r>
    </w:p>
    <w:p w14:paraId="6A99AE05" w14:textId="77777777" w:rsidR="002A7C3D" w:rsidRPr="00EC76D5" w:rsidRDefault="002A7C3D" w:rsidP="00835C72">
      <w:pPr>
        <w:pStyle w:val="Code"/>
        <w:rPr>
          <w:highlight w:val="white"/>
        </w:rPr>
      </w:pPr>
      <w:r w:rsidRPr="00EC76D5">
        <w:rPr>
          <w:highlight w:val="white"/>
        </w:rPr>
        <w:t xml:space="preserve">    }</w:t>
      </w:r>
    </w:p>
    <w:p w14:paraId="24B5F772" w14:textId="77777777" w:rsidR="002A7C3D" w:rsidRPr="00EC76D5" w:rsidRDefault="002A7C3D" w:rsidP="00835C72">
      <w:pPr>
        <w:pStyle w:val="Code"/>
        <w:rPr>
          <w:highlight w:val="white"/>
        </w:rPr>
      </w:pPr>
      <w:r w:rsidRPr="00EC76D5">
        <w:rPr>
          <w:highlight w:val="white"/>
        </w:rPr>
        <w:t xml:space="preserve">  }</w:t>
      </w:r>
    </w:p>
    <w:p w14:paraId="73E28D07" w14:textId="77777777" w:rsidR="002A7C3D" w:rsidRPr="00EC76D5" w:rsidRDefault="002A7C3D" w:rsidP="00835C72">
      <w:pPr>
        <w:pStyle w:val="Code"/>
        <w:rPr>
          <w:highlight w:val="white"/>
        </w:rPr>
      </w:pPr>
    </w:p>
    <w:p w14:paraId="554943B9" w14:textId="77777777" w:rsidR="002A7C3D" w:rsidRPr="00EC76D5" w:rsidRDefault="002A7C3D" w:rsidP="00835C72">
      <w:pPr>
        <w:pStyle w:val="Code"/>
        <w:rPr>
          <w:highlight w:val="white"/>
        </w:rPr>
      </w:pPr>
      <w:r w:rsidRPr="00EC76D5">
        <w:rPr>
          <w:highlight w:val="white"/>
        </w:rPr>
        <w:t xml:space="preserve">  if (found) {</w:t>
      </w:r>
    </w:p>
    <w:p w14:paraId="76B7E58C" w14:textId="77777777" w:rsidR="002A7C3D" w:rsidRPr="00EC76D5" w:rsidRDefault="002A7C3D" w:rsidP="00835C72">
      <w:pPr>
        <w:pStyle w:val="Code"/>
        <w:rPr>
          <w:highlight w:val="white"/>
        </w:rPr>
      </w:pPr>
      <w:r w:rsidRPr="00EC76D5">
        <w:rPr>
          <w:highlight w:val="white"/>
        </w:rPr>
        <w:t xml:space="preserve">    ++g_inCount;</w:t>
      </w:r>
    </w:p>
    <w:p w14:paraId="07EE27CB" w14:textId="77777777" w:rsidR="002A7C3D" w:rsidRPr="00EC76D5" w:rsidRDefault="002A7C3D" w:rsidP="00835C72">
      <w:pPr>
        <w:pStyle w:val="Code"/>
        <w:rPr>
          <w:highlight w:val="white"/>
        </w:rPr>
      </w:pPr>
      <w:r w:rsidRPr="00EC76D5">
        <w:rPr>
          <w:highlight w:val="white"/>
        </w:rPr>
        <w:t xml:space="preserve">  }</w:t>
      </w:r>
    </w:p>
    <w:p w14:paraId="56795B01" w14:textId="77777777" w:rsidR="002A7C3D" w:rsidRPr="00EC76D5" w:rsidRDefault="002A7C3D" w:rsidP="00835C72">
      <w:pPr>
        <w:pStyle w:val="Code"/>
        <w:rPr>
          <w:highlight w:val="white"/>
        </w:rPr>
      </w:pPr>
      <w:r w:rsidRPr="00EC76D5">
        <w:rPr>
          <w:highlight w:val="white"/>
        </w:rPr>
        <w:t>}</w:t>
      </w:r>
    </w:p>
    <w:p w14:paraId="3AADFAE9" w14:textId="77777777" w:rsidR="007B5DAC" w:rsidRPr="00EC76D5" w:rsidRDefault="007B5DAC" w:rsidP="00835C72">
      <w:pPr>
        <w:pStyle w:val="Code"/>
        <w:rPr>
          <w:highlight w:val="white"/>
        </w:rPr>
      </w:pPr>
    </w:p>
    <w:p w14:paraId="0E9348E4" w14:textId="10557D20" w:rsidR="002A7C3D" w:rsidRPr="00EC76D5" w:rsidRDefault="002A7C3D" w:rsidP="00835C72">
      <w:pPr>
        <w:pStyle w:val="Code"/>
        <w:rPr>
          <w:highlight w:val="white"/>
        </w:rPr>
      </w:pPr>
      <w:r w:rsidRPr="00EC76D5">
        <w:rPr>
          <w:highlight w:val="white"/>
        </w:rPr>
        <w:t>unsigned long digitToValue(char input) {</w:t>
      </w:r>
    </w:p>
    <w:p w14:paraId="436012D1" w14:textId="77777777" w:rsidR="002A7C3D" w:rsidRPr="00EC76D5" w:rsidRDefault="002A7C3D" w:rsidP="00835C72">
      <w:pPr>
        <w:pStyle w:val="Code"/>
        <w:rPr>
          <w:highlight w:val="white"/>
        </w:rPr>
      </w:pPr>
      <w:r w:rsidRPr="00EC76D5">
        <w:rPr>
          <w:highlight w:val="white"/>
        </w:rPr>
        <w:t xml:space="preserve">  if (isdigit(input)) {</w:t>
      </w:r>
    </w:p>
    <w:p w14:paraId="57BEBA69" w14:textId="77777777" w:rsidR="002A7C3D" w:rsidRPr="00EC76D5" w:rsidRDefault="002A7C3D" w:rsidP="00835C72">
      <w:pPr>
        <w:pStyle w:val="Code"/>
        <w:rPr>
          <w:highlight w:val="white"/>
        </w:rPr>
      </w:pPr>
      <w:r w:rsidRPr="00EC76D5">
        <w:rPr>
          <w:highlight w:val="white"/>
        </w:rPr>
        <w:t xml:space="preserve">    return (input - '0');</w:t>
      </w:r>
    </w:p>
    <w:p w14:paraId="4B0229DB" w14:textId="77777777" w:rsidR="002A7C3D" w:rsidRPr="00EC76D5" w:rsidRDefault="002A7C3D" w:rsidP="00835C72">
      <w:pPr>
        <w:pStyle w:val="Code"/>
        <w:rPr>
          <w:highlight w:val="white"/>
        </w:rPr>
      </w:pPr>
      <w:r w:rsidRPr="00EC76D5">
        <w:rPr>
          <w:highlight w:val="white"/>
        </w:rPr>
        <w:t xml:space="preserve">  }</w:t>
      </w:r>
    </w:p>
    <w:p w14:paraId="2D0C9CFD" w14:textId="77777777" w:rsidR="002A7C3D" w:rsidRPr="00EC76D5" w:rsidRDefault="002A7C3D" w:rsidP="00835C72">
      <w:pPr>
        <w:pStyle w:val="Code"/>
        <w:rPr>
          <w:highlight w:val="white"/>
        </w:rPr>
      </w:pPr>
      <w:r w:rsidRPr="00EC76D5">
        <w:rPr>
          <w:highlight w:val="white"/>
        </w:rPr>
        <w:t xml:space="preserve">  else if (islower(input)) {</w:t>
      </w:r>
    </w:p>
    <w:p w14:paraId="57EF5500" w14:textId="77777777" w:rsidR="002A7C3D" w:rsidRPr="00EC76D5" w:rsidRDefault="002A7C3D" w:rsidP="00835C72">
      <w:pPr>
        <w:pStyle w:val="Code"/>
        <w:rPr>
          <w:highlight w:val="white"/>
        </w:rPr>
      </w:pPr>
      <w:r w:rsidRPr="00EC76D5">
        <w:rPr>
          <w:highlight w:val="white"/>
        </w:rPr>
        <w:t xml:space="preserve">    return ((input - 'a') + 10ul);</w:t>
      </w:r>
    </w:p>
    <w:p w14:paraId="139CB898" w14:textId="77777777" w:rsidR="002A7C3D" w:rsidRPr="00EC76D5" w:rsidRDefault="002A7C3D" w:rsidP="00835C72">
      <w:pPr>
        <w:pStyle w:val="Code"/>
        <w:rPr>
          <w:highlight w:val="white"/>
        </w:rPr>
      </w:pPr>
      <w:r w:rsidRPr="00EC76D5">
        <w:rPr>
          <w:highlight w:val="white"/>
        </w:rPr>
        <w:t xml:space="preserve">  }</w:t>
      </w:r>
    </w:p>
    <w:p w14:paraId="7E625FA7" w14:textId="77777777" w:rsidR="002A7C3D" w:rsidRPr="00EC76D5" w:rsidRDefault="002A7C3D" w:rsidP="00835C72">
      <w:pPr>
        <w:pStyle w:val="Code"/>
        <w:rPr>
          <w:highlight w:val="white"/>
        </w:rPr>
      </w:pPr>
      <w:r w:rsidRPr="00EC76D5">
        <w:rPr>
          <w:highlight w:val="white"/>
        </w:rPr>
        <w:t xml:space="preserve">  else {</w:t>
      </w:r>
    </w:p>
    <w:p w14:paraId="1EFC91F7" w14:textId="77777777" w:rsidR="002A7C3D" w:rsidRPr="00EC76D5" w:rsidRDefault="002A7C3D" w:rsidP="00835C72">
      <w:pPr>
        <w:pStyle w:val="Code"/>
        <w:rPr>
          <w:highlight w:val="white"/>
        </w:rPr>
      </w:pPr>
      <w:r w:rsidRPr="00EC76D5">
        <w:rPr>
          <w:highlight w:val="white"/>
        </w:rPr>
        <w:t xml:space="preserve">    return ((input - 'A') + 10ul);</w:t>
      </w:r>
    </w:p>
    <w:p w14:paraId="5A7873CA" w14:textId="77777777" w:rsidR="002A7C3D" w:rsidRPr="00EC76D5" w:rsidRDefault="002A7C3D" w:rsidP="00835C72">
      <w:pPr>
        <w:pStyle w:val="Code"/>
        <w:rPr>
          <w:highlight w:val="white"/>
        </w:rPr>
      </w:pPr>
      <w:r w:rsidRPr="00EC76D5">
        <w:rPr>
          <w:highlight w:val="white"/>
        </w:rPr>
        <w:t xml:space="preserve">  }</w:t>
      </w:r>
    </w:p>
    <w:p w14:paraId="59FEFC06" w14:textId="77777777" w:rsidR="002A7C3D" w:rsidRPr="00EC76D5" w:rsidRDefault="002A7C3D" w:rsidP="00835C72">
      <w:pPr>
        <w:pStyle w:val="Code"/>
        <w:rPr>
          <w:highlight w:val="white"/>
        </w:rPr>
      </w:pPr>
      <w:r w:rsidRPr="00EC76D5">
        <w:rPr>
          <w:highlight w:val="white"/>
        </w:rPr>
        <w:t>}</w:t>
      </w:r>
    </w:p>
    <w:p w14:paraId="261764BF" w14:textId="77777777" w:rsidR="002A7C3D" w:rsidRPr="00EC76D5" w:rsidRDefault="002A7C3D" w:rsidP="00835C72">
      <w:pPr>
        <w:pStyle w:val="Code"/>
        <w:rPr>
          <w:highlight w:val="white"/>
        </w:rPr>
      </w:pPr>
    </w:p>
    <w:p w14:paraId="6A80C2CF" w14:textId="77777777" w:rsidR="002A7C3D" w:rsidRPr="00EC76D5" w:rsidRDefault="002A7C3D" w:rsidP="00835C72">
      <w:pPr>
        <w:pStyle w:val="Code"/>
        <w:rPr>
          <w:highlight w:val="white"/>
        </w:rPr>
      </w:pPr>
      <w:r w:rsidRPr="00EC76D5">
        <w:rPr>
          <w:highlight w:val="white"/>
        </w:rPr>
        <w:t>long scanLongInt(void) {</w:t>
      </w:r>
    </w:p>
    <w:p w14:paraId="68BE6DB7" w14:textId="77777777" w:rsidR="002A7C3D" w:rsidRPr="00EC76D5" w:rsidRDefault="002A7C3D" w:rsidP="00835C72">
      <w:pPr>
        <w:pStyle w:val="Code"/>
        <w:rPr>
          <w:highlight w:val="white"/>
        </w:rPr>
      </w:pPr>
      <w:r w:rsidRPr="00EC76D5">
        <w:rPr>
          <w:highlight w:val="white"/>
        </w:rPr>
        <w:t xml:space="preserve">  long longValue = 0l;</w:t>
      </w:r>
    </w:p>
    <w:p w14:paraId="6C84029C" w14:textId="77777777" w:rsidR="002A7C3D" w:rsidRPr="00EC76D5" w:rsidRDefault="002A7C3D" w:rsidP="00835C72">
      <w:pPr>
        <w:pStyle w:val="Code"/>
        <w:rPr>
          <w:highlight w:val="white"/>
        </w:rPr>
      </w:pPr>
      <w:r w:rsidRPr="00EC76D5">
        <w:rPr>
          <w:highlight w:val="white"/>
        </w:rPr>
        <w:t xml:space="preserve">  BOOL minus = FALSE, found = FALSE;</w:t>
      </w:r>
    </w:p>
    <w:p w14:paraId="1F65018D" w14:textId="77777777" w:rsidR="002A7C3D" w:rsidRPr="00EC76D5" w:rsidRDefault="002A7C3D" w:rsidP="00835C72">
      <w:pPr>
        <w:pStyle w:val="Code"/>
        <w:rPr>
          <w:highlight w:val="white"/>
        </w:rPr>
      </w:pPr>
      <w:r w:rsidRPr="00EC76D5">
        <w:rPr>
          <w:highlight w:val="white"/>
        </w:rPr>
        <w:t xml:space="preserve">  char input = scanChar();</w:t>
      </w:r>
    </w:p>
    <w:p w14:paraId="00F940D7" w14:textId="77777777" w:rsidR="002A7C3D" w:rsidRPr="00EC76D5" w:rsidRDefault="002A7C3D" w:rsidP="00835C72">
      <w:pPr>
        <w:pStyle w:val="Code"/>
        <w:rPr>
          <w:highlight w:val="white"/>
        </w:rPr>
      </w:pPr>
    </w:p>
    <w:p w14:paraId="75391793" w14:textId="77777777" w:rsidR="002A7C3D" w:rsidRPr="00EC76D5" w:rsidRDefault="002A7C3D" w:rsidP="00835C72">
      <w:pPr>
        <w:pStyle w:val="Code"/>
        <w:rPr>
          <w:highlight w:val="white"/>
        </w:rPr>
      </w:pPr>
      <w:r w:rsidRPr="00EC76D5">
        <w:rPr>
          <w:highlight w:val="white"/>
        </w:rPr>
        <w:t xml:space="preserve">  while (isspace(input)) {</w:t>
      </w:r>
    </w:p>
    <w:p w14:paraId="2A4A4755" w14:textId="77777777" w:rsidR="002A7C3D" w:rsidRPr="00EC76D5" w:rsidRDefault="002A7C3D" w:rsidP="00835C72">
      <w:pPr>
        <w:pStyle w:val="Code"/>
        <w:rPr>
          <w:highlight w:val="white"/>
        </w:rPr>
      </w:pPr>
      <w:r w:rsidRPr="00EC76D5">
        <w:rPr>
          <w:highlight w:val="white"/>
        </w:rPr>
        <w:t xml:space="preserve">    input = scanChar();</w:t>
      </w:r>
    </w:p>
    <w:p w14:paraId="7E9F60AA" w14:textId="77777777" w:rsidR="002A7C3D" w:rsidRPr="00EC76D5" w:rsidRDefault="002A7C3D" w:rsidP="00835C72">
      <w:pPr>
        <w:pStyle w:val="Code"/>
        <w:rPr>
          <w:highlight w:val="white"/>
        </w:rPr>
      </w:pPr>
      <w:r w:rsidRPr="00EC76D5">
        <w:rPr>
          <w:highlight w:val="white"/>
        </w:rPr>
        <w:lastRenderedPageBreak/>
        <w:t xml:space="preserve">  }</w:t>
      </w:r>
    </w:p>
    <w:p w14:paraId="434C6354" w14:textId="77777777" w:rsidR="002A7C3D" w:rsidRPr="00EC76D5" w:rsidRDefault="002A7C3D" w:rsidP="00835C72">
      <w:pPr>
        <w:pStyle w:val="Code"/>
        <w:rPr>
          <w:highlight w:val="white"/>
        </w:rPr>
      </w:pPr>
    </w:p>
    <w:p w14:paraId="648B53DF" w14:textId="77777777" w:rsidR="002A7C3D" w:rsidRPr="00EC76D5" w:rsidRDefault="002A7C3D" w:rsidP="00835C72">
      <w:pPr>
        <w:pStyle w:val="Code"/>
        <w:rPr>
          <w:highlight w:val="white"/>
        </w:rPr>
      </w:pPr>
      <w:r w:rsidRPr="00EC76D5">
        <w:rPr>
          <w:highlight w:val="white"/>
        </w:rPr>
        <w:t xml:space="preserve">  if (input == '+') {</w:t>
      </w:r>
    </w:p>
    <w:p w14:paraId="501D815B" w14:textId="77777777" w:rsidR="002A7C3D" w:rsidRPr="00EC76D5" w:rsidRDefault="002A7C3D" w:rsidP="00835C72">
      <w:pPr>
        <w:pStyle w:val="Code"/>
        <w:rPr>
          <w:highlight w:val="white"/>
        </w:rPr>
      </w:pPr>
      <w:r w:rsidRPr="00EC76D5">
        <w:rPr>
          <w:highlight w:val="white"/>
        </w:rPr>
        <w:t xml:space="preserve">    input = scanChar();</w:t>
      </w:r>
    </w:p>
    <w:p w14:paraId="16F856C1" w14:textId="77777777" w:rsidR="002A7C3D" w:rsidRPr="00EC76D5" w:rsidRDefault="002A7C3D" w:rsidP="00835C72">
      <w:pPr>
        <w:pStyle w:val="Code"/>
        <w:rPr>
          <w:highlight w:val="white"/>
        </w:rPr>
      </w:pPr>
      <w:r w:rsidRPr="00EC76D5">
        <w:rPr>
          <w:highlight w:val="white"/>
        </w:rPr>
        <w:t xml:space="preserve">  }</w:t>
      </w:r>
    </w:p>
    <w:p w14:paraId="5024E3A8" w14:textId="77777777" w:rsidR="002A7C3D" w:rsidRPr="00EC76D5" w:rsidRDefault="002A7C3D" w:rsidP="00835C72">
      <w:pPr>
        <w:pStyle w:val="Code"/>
        <w:rPr>
          <w:highlight w:val="white"/>
        </w:rPr>
      </w:pPr>
      <w:r w:rsidRPr="00EC76D5">
        <w:rPr>
          <w:highlight w:val="white"/>
        </w:rPr>
        <w:t xml:space="preserve">  else if (input == '-') {</w:t>
      </w:r>
    </w:p>
    <w:p w14:paraId="323E910E" w14:textId="77777777" w:rsidR="002A7C3D" w:rsidRPr="00EC76D5" w:rsidRDefault="002A7C3D" w:rsidP="00835C72">
      <w:pPr>
        <w:pStyle w:val="Code"/>
        <w:rPr>
          <w:highlight w:val="white"/>
        </w:rPr>
      </w:pPr>
      <w:r w:rsidRPr="00EC76D5">
        <w:rPr>
          <w:highlight w:val="white"/>
        </w:rPr>
        <w:t xml:space="preserve">    minus = TRUE;</w:t>
      </w:r>
    </w:p>
    <w:p w14:paraId="254F8494" w14:textId="77777777" w:rsidR="002A7C3D" w:rsidRPr="00EC76D5" w:rsidRDefault="002A7C3D" w:rsidP="00835C72">
      <w:pPr>
        <w:pStyle w:val="Code"/>
        <w:rPr>
          <w:highlight w:val="white"/>
        </w:rPr>
      </w:pPr>
      <w:r w:rsidRPr="00EC76D5">
        <w:rPr>
          <w:highlight w:val="white"/>
        </w:rPr>
        <w:t xml:space="preserve">    input = scanChar();</w:t>
      </w:r>
    </w:p>
    <w:p w14:paraId="769DE7F8" w14:textId="77777777" w:rsidR="002A7C3D" w:rsidRPr="00EC76D5" w:rsidRDefault="002A7C3D" w:rsidP="00835C72">
      <w:pPr>
        <w:pStyle w:val="Code"/>
        <w:rPr>
          <w:highlight w:val="white"/>
        </w:rPr>
      </w:pPr>
      <w:r w:rsidRPr="00EC76D5">
        <w:rPr>
          <w:highlight w:val="white"/>
        </w:rPr>
        <w:t xml:space="preserve">  }</w:t>
      </w:r>
    </w:p>
    <w:p w14:paraId="22D91CDE" w14:textId="77777777" w:rsidR="002A7C3D" w:rsidRPr="00EC76D5" w:rsidRDefault="002A7C3D" w:rsidP="00835C72">
      <w:pPr>
        <w:pStyle w:val="Code"/>
        <w:rPr>
          <w:highlight w:val="white"/>
        </w:rPr>
      </w:pPr>
    </w:p>
    <w:p w14:paraId="7E352937" w14:textId="77777777" w:rsidR="002A7C3D" w:rsidRPr="00EC76D5" w:rsidRDefault="002A7C3D" w:rsidP="00835C72">
      <w:pPr>
        <w:pStyle w:val="Code"/>
        <w:rPr>
          <w:highlight w:val="white"/>
        </w:rPr>
      </w:pPr>
      <w:r w:rsidRPr="00EC76D5">
        <w:rPr>
          <w:highlight w:val="white"/>
        </w:rPr>
        <w:t xml:space="preserve">  while (isdigit(input)) {</w:t>
      </w:r>
    </w:p>
    <w:p w14:paraId="587B2880" w14:textId="77777777" w:rsidR="002A7C3D" w:rsidRPr="00EC76D5" w:rsidRDefault="002A7C3D" w:rsidP="00835C72">
      <w:pPr>
        <w:pStyle w:val="Code"/>
        <w:rPr>
          <w:highlight w:val="white"/>
        </w:rPr>
      </w:pPr>
      <w:r w:rsidRPr="00EC76D5">
        <w:rPr>
          <w:highlight w:val="white"/>
        </w:rPr>
        <w:t xml:space="preserve">    longValue = (10l * longValue) + (input - '0');</w:t>
      </w:r>
    </w:p>
    <w:p w14:paraId="07CDAAB8" w14:textId="77777777" w:rsidR="002A7C3D" w:rsidRPr="00EC76D5" w:rsidRDefault="002A7C3D" w:rsidP="00835C72">
      <w:pPr>
        <w:pStyle w:val="Code"/>
        <w:rPr>
          <w:highlight w:val="white"/>
        </w:rPr>
      </w:pPr>
      <w:r w:rsidRPr="00EC76D5">
        <w:rPr>
          <w:highlight w:val="white"/>
        </w:rPr>
        <w:t xml:space="preserve">    input = scanChar();</w:t>
      </w:r>
    </w:p>
    <w:p w14:paraId="781AFDC0" w14:textId="77777777" w:rsidR="002A7C3D" w:rsidRPr="00EC76D5" w:rsidRDefault="002A7C3D" w:rsidP="00835C72">
      <w:pPr>
        <w:pStyle w:val="Code"/>
        <w:rPr>
          <w:highlight w:val="white"/>
        </w:rPr>
      </w:pPr>
      <w:r w:rsidRPr="00EC76D5">
        <w:rPr>
          <w:highlight w:val="white"/>
        </w:rPr>
        <w:t xml:space="preserve">    found = TRUE;</w:t>
      </w:r>
    </w:p>
    <w:p w14:paraId="3E85B5B2" w14:textId="77777777" w:rsidR="002A7C3D" w:rsidRPr="00EC76D5" w:rsidRDefault="002A7C3D" w:rsidP="00835C72">
      <w:pPr>
        <w:pStyle w:val="Code"/>
        <w:rPr>
          <w:highlight w:val="white"/>
        </w:rPr>
      </w:pPr>
      <w:r w:rsidRPr="00EC76D5">
        <w:rPr>
          <w:highlight w:val="white"/>
        </w:rPr>
        <w:t xml:space="preserve">  }</w:t>
      </w:r>
    </w:p>
    <w:p w14:paraId="2A984CC0" w14:textId="77777777" w:rsidR="002A7C3D" w:rsidRPr="00EC76D5" w:rsidRDefault="002A7C3D" w:rsidP="00835C72">
      <w:pPr>
        <w:pStyle w:val="Code"/>
        <w:rPr>
          <w:highlight w:val="white"/>
        </w:rPr>
      </w:pPr>
    </w:p>
    <w:p w14:paraId="2FC5287C" w14:textId="77777777" w:rsidR="002A7C3D" w:rsidRPr="00EC76D5" w:rsidRDefault="002A7C3D" w:rsidP="00835C72">
      <w:pPr>
        <w:pStyle w:val="Code"/>
        <w:rPr>
          <w:highlight w:val="white"/>
        </w:rPr>
      </w:pPr>
      <w:r w:rsidRPr="00EC76D5">
        <w:rPr>
          <w:highlight w:val="white"/>
        </w:rPr>
        <w:t xml:space="preserve">  if (minus) {</w:t>
      </w:r>
    </w:p>
    <w:p w14:paraId="39AEE282" w14:textId="77777777" w:rsidR="002A7C3D" w:rsidRPr="00EC76D5" w:rsidRDefault="002A7C3D" w:rsidP="00835C72">
      <w:pPr>
        <w:pStyle w:val="Code"/>
        <w:rPr>
          <w:highlight w:val="white"/>
        </w:rPr>
      </w:pPr>
      <w:r w:rsidRPr="00EC76D5">
        <w:rPr>
          <w:highlight w:val="white"/>
        </w:rPr>
        <w:t xml:space="preserve">    longValue = -longValue;</w:t>
      </w:r>
    </w:p>
    <w:p w14:paraId="05345751" w14:textId="77777777" w:rsidR="002A7C3D" w:rsidRPr="00EC76D5" w:rsidRDefault="002A7C3D" w:rsidP="00835C72">
      <w:pPr>
        <w:pStyle w:val="Code"/>
        <w:rPr>
          <w:highlight w:val="white"/>
        </w:rPr>
      </w:pPr>
      <w:r w:rsidRPr="00EC76D5">
        <w:rPr>
          <w:highlight w:val="white"/>
        </w:rPr>
        <w:t xml:space="preserve">  }</w:t>
      </w:r>
    </w:p>
    <w:p w14:paraId="440679D8" w14:textId="77777777" w:rsidR="002A7C3D" w:rsidRPr="00EC76D5" w:rsidRDefault="002A7C3D" w:rsidP="00835C72">
      <w:pPr>
        <w:pStyle w:val="Code"/>
        <w:rPr>
          <w:highlight w:val="white"/>
        </w:rPr>
      </w:pPr>
    </w:p>
    <w:p w14:paraId="477D2EE2" w14:textId="77777777" w:rsidR="002A7C3D" w:rsidRPr="00EC76D5" w:rsidRDefault="002A7C3D" w:rsidP="00835C72">
      <w:pPr>
        <w:pStyle w:val="Code"/>
        <w:rPr>
          <w:highlight w:val="white"/>
        </w:rPr>
      </w:pPr>
      <w:r w:rsidRPr="00EC76D5">
        <w:rPr>
          <w:highlight w:val="white"/>
        </w:rPr>
        <w:t xml:space="preserve">  if (found) {</w:t>
      </w:r>
    </w:p>
    <w:p w14:paraId="287C5EA8" w14:textId="77777777" w:rsidR="002A7C3D" w:rsidRPr="00EC76D5" w:rsidRDefault="002A7C3D" w:rsidP="00835C72">
      <w:pPr>
        <w:pStyle w:val="Code"/>
        <w:rPr>
          <w:highlight w:val="white"/>
        </w:rPr>
      </w:pPr>
      <w:r w:rsidRPr="00EC76D5">
        <w:rPr>
          <w:highlight w:val="white"/>
        </w:rPr>
        <w:t xml:space="preserve">    ++g_inCount;</w:t>
      </w:r>
    </w:p>
    <w:p w14:paraId="4648229B" w14:textId="77777777" w:rsidR="002A7C3D" w:rsidRPr="00EC76D5" w:rsidRDefault="002A7C3D" w:rsidP="00835C72">
      <w:pPr>
        <w:pStyle w:val="Code"/>
        <w:rPr>
          <w:highlight w:val="white"/>
        </w:rPr>
      </w:pPr>
      <w:r w:rsidRPr="00EC76D5">
        <w:rPr>
          <w:highlight w:val="white"/>
        </w:rPr>
        <w:t xml:space="preserve">  }</w:t>
      </w:r>
    </w:p>
    <w:p w14:paraId="58646A66" w14:textId="77777777" w:rsidR="002A7C3D" w:rsidRPr="00EC76D5" w:rsidRDefault="002A7C3D" w:rsidP="00835C72">
      <w:pPr>
        <w:pStyle w:val="Code"/>
        <w:rPr>
          <w:highlight w:val="white"/>
        </w:rPr>
      </w:pPr>
    </w:p>
    <w:p w14:paraId="1F52BFF2" w14:textId="77777777" w:rsidR="002A7C3D" w:rsidRPr="00EC76D5" w:rsidRDefault="002A7C3D" w:rsidP="00835C72">
      <w:pPr>
        <w:pStyle w:val="Code"/>
        <w:rPr>
          <w:highlight w:val="white"/>
        </w:rPr>
      </w:pPr>
      <w:r w:rsidRPr="00EC76D5">
        <w:rPr>
          <w:highlight w:val="white"/>
        </w:rPr>
        <w:t xml:space="preserve">  unscanChar(input);</w:t>
      </w:r>
    </w:p>
    <w:p w14:paraId="449A682D" w14:textId="77777777" w:rsidR="002A7C3D" w:rsidRPr="00EC76D5" w:rsidRDefault="002A7C3D" w:rsidP="00835C72">
      <w:pPr>
        <w:pStyle w:val="Code"/>
        <w:rPr>
          <w:highlight w:val="white"/>
        </w:rPr>
      </w:pPr>
      <w:r w:rsidRPr="00EC76D5">
        <w:rPr>
          <w:highlight w:val="white"/>
        </w:rPr>
        <w:t xml:space="preserve">  return longValue;</w:t>
      </w:r>
    </w:p>
    <w:p w14:paraId="729B6834" w14:textId="77777777" w:rsidR="002A7C3D" w:rsidRPr="00EC76D5" w:rsidRDefault="002A7C3D" w:rsidP="00835C72">
      <w:pPr>
        <w:pStyle w:val="Code"/>
        <w:rPr>
          <w:highlight w:val="white"/>
        </w:rPr>
      </w:pPr>
      <w:r w:rsidRPr="00EC76D5">
        <w:rPr>
          <w:highlight w:val="white"/>
        </w:rPr>
        <w:t>}</w:t>
      </w:r>
    </w:p>
    <w:p w14:paraId="4EF97545" w14:textId="77777777" w:rsidR="002A7C3D" w:rsidRPr="00EC76D5" w:rsidRDefault="002A7C3D" w:rsidP="00835C72">
      <w:pPr>
        <w:pStyle w:val="Code"/>
        <w:rPr>
          <w:highlight w:val="white"/>
        </w:rPr>
      </w:pPr>
    </w:p>
    <w:p w14:paraId="5314C4F0" w14:textId="77777777" w:rsidR="002A7C3D" w:rsidRPr="00EC76D5" w:rsidRDefault="002A7C3D" w:rsidP="00835C72">
      <w:pPr>
        <w:pStyle w:val="Code"/>
        <w:rPr>
          <w:highlight w:val="white"/>
        </w:rPr>
      </w:pPr>
      <w:r w:rsidRPr="00EC76D5">
        <w:rPr>
          <w:highlight w:val="white"/>
        </w:rPr>
        <w:t>unsigned long scanUnsignedLongInt(unsigned long base) {</w:t>
      </w:r>
    </w:p>
    <w:p w14:paraId="5ED4021A" w14:textId="77777777" w:rsidR="002A7C3D" w:rsidRPr="00EC76D5" w:rsidRDefault="002A7C3D" w:rsidP="00835C72">
      <w:pPr>
        <w:pStyle w:val="Code"/>
        <w:rPr>
          <w:highlight w:val="white"/>
        </w:rPr>
      </w:pPr>
      <w:r w:rsidRPr="00EC76D5">
        <w:rPr>
          <w:highlight w:val="white"/>
        </w:rPr>
        <w:t xml:space="preserve">  unsigned long unsignedLongValue = 0ul, digit;</w:t>
      </w:r>
    </w:p>
    <w:p w14:paraId="06619443" w14:textId="77777777" w:rsidR="002A7C3D" w:rsidRPr="00EC76D5" w:rsidRDefault="002A7C3D" w:rsidP="00835C72">
      <w:pPr>
        <w:pStyle w:val="Code"/>
        <w:rPr>
          <w:highlight w:val="white"/>
        </w:rPr>
      </w:pPr>
      <w:r w:rsidRPr="00EC76D5">
        <w:rPr>
          <w:highlight w:val="white"/>
        </w:rPr>
        <w:t xml:space="preserve">  char input = scanChar();</w:t>
      </w:r>
    </w:p>
    <w:p w14:paraId="688188A2" w14:textId="77777777" w:rsidR="002A7C3D" w:rsidRPr="00EC76D5" w:rsidRDefault="002A7C3D" w:rsidP="00835C72">
      <w:pPr>
        <w:pStyle w:val="Code"/>
        <w:rPr>
          <w:highlight w:val="white"/>
        </w:rPr>
      </w:pPr>
      <w:r w:rsidRPr="00EC76D5">
        <w:rPr>
          <w:highlight w:val="white"/>
        </w:rPr>
        <w:t xml:space="preserve">  BOOL found = TRUE;</w:t>
      </w:r>
    </w:p>
    <w:p w14:paraId="4C6394D4" w14:textId="77777777" w:rsidR="002A7C3D" w:rsidRPr="00EC76D5" w:rsidRDefault="002A7C3D" w:rsidP="00835C72">
      <w:pPr>
        <w:pStyle w:val="Code"/>
        <w:rPr>
          <w:highlight w:val="white"/>
        </w:rPr>
      </w:pPr>
    </w:p>
    <w:p w14:paraId="23516B06" w14:textId="77777777" w:rsidR="002A7C3D" w:rsidRPr="00EC76D5" w:rsidRDefault="002A7C3D" w:rsidP="00835C72">
      <w:pPr>
        <w:pStyle w:val="Code"/>
        <w:rPr>
          <w:highlight w:val="white"/>
        </w:rPr>
      </w:pPr>
      <w:r w:rsidRPr="00EC76D5">
        <w:rPr>
          <w:highlight w:val="white"/>
        </w:rPr>
        <w:t xml:space="preserve">  while (isspace(input)) {</w:t>
      </w:r>
    </w:p>
    <w:p w14:paraId="05838F23" w14:textId="77777777" w:rsidR="002A7C3D" w:rsidRPr="00EC76D5" w:rsidRDefault="002A7C3D" w:rsidP="00835C72">
      <w:pPr>
        <w:pStyle w:val="Code"/>
        <w:rPr>
          <w:highlight w:val="white"/>
        </w:rPr>
      </w:pPr>
      <w:r w:rsidRPr="00EC76D5">
        <w:rPr>
          <w:highlight w:val="white"/>
        </w:rPr>
        <w:t xml:space="preserve">    input = scanChar();</w:t>
      </w:r>
    </w:p>
    <w:p w14:paraId="2316EFE8" w14:textId="77777777" w:rsidR="002A7C3D" w:rsidRPr="00EC76D5" w:rsidRDefault="002A7C3D" w:rsidP="00835C72">
      <w:pPr>
        <w:pStyle w:val="Code"/>
        <w:rPr>
          <w:highlight w:val="white"/>
        </w:rPr>
      </w:pPr>
      <w:r w:rsidRPr="00EC76D5">
        <w:rPr>
          <w:highlight w:val="white"/>
        </w:rPr>
        <w:t xml:space="preserve">  }</w:t>
      </w:r>
    </w:p>
    <w:p w14:paraId="41FE67FB" w14:textId="77777777" w:rsidR="002A7C3D" w:rsidRPr="00EC76D5" w:rsidRDefault="002A7C3D" w:rsidP="00835C72">
      <w:pPr>
        <w:pStyle w:val="Code"/>
        <w:rPr>
          <w:highlight w:val="white"/>
        </w:rPr>
      </w:pPr>
    </w:p>
    <w:p w14:paraId="57E7D3B6" w14:textId="77777777" w:rsidR="002A7C3D" w:rsidRPr="00EC76D5" w:rsidRDefault="002A7C3D" w:rsidP="00835C72">
      <w:pPr>
        <w:pStyle w:val="Code"/>
        <w:rPr>
          <w:highlight w:val="white"/>
        </w:rPr>
      </w:pPr>
      <w:r w:rsidRPr="00EC76D5">
        <w:rPr>
          <w:highlight w:val="white"/>
        </w:rPr>
        <w:t xml:space="preserve">  if (input == '0') {</w:t>
      </w:r>
    </w:p>
    <w:p w14:paraId="73B1CA8D" w14:textId="77777777" w:rsidR="002A7C3D" w:rsidRPr="00EC76D5" w:rsidRDefault="002A7C3D" w:rsidP="00835C72">
      <w:pPr>
        <w:pStyle w:val="Code"/>
        <w:rPr>
          <w:highlight w:val="white"/>
        </w:rPr>
      </w:pPr>
      <w:r w:rsidRPr="00EC76D5">
        <w:rPr>
          <w:highlight w:val="white"/>
        </w:rPr>
        <w:t xml:space="preserve">    input = scanChar();</w:t>
      </w:r>
    </w:p>
    <w:p w14:paraId="06B47079" w14:textId="77777777" w:rsidR="002A7C3D" w:rsidRPr="00EC76D5" w:rsidRDefault="002A7C3D" w:rsidP="00835C72">
      <w:pPr>
        <w:pStyle w:val="Code"/>
        <w:rPr>
          <w:highlight w:val="white"/>
        </w:rPr>
      </w:pPr>
    </w:p>
    <w:p w14:paraId="534B7F23" w14:textId="77777777" w:rsidR="002A7C3D" w:rsidRPr="00EC76D5" w:rsidRDefault="002A7C3D" w:rsidP="00835C72">
      <w:pPr>
        <w:pStyle w:val="Code"/>
        <w:rPr>
          <w:highlight w:val="white"/>
        </w:rPr>
      </w:pPr>
      <w:r w:rsidRPr="00EC76D5">
        <w:rPr>
          <w:highlight w:val="white"/>
        </w:rPr>
        <w:t xml:space="preserve">    if (tolower(input) == 'x') {</w:t>
      </w:r>
    </w:p>
    <w:p w14:paraId="12594FDD" w14:textId="77777777" w:rsidR="002A7C3D" w:rsidRPr="00EC76D5" w:rsidRDefault="002A7C3D" w:rsidP="00835C72">
      <w:pPr>
        <w:pStyle w:val="Code"/>
        <w:rPr>
          <w:highlight w:val="white"/>
        </w:rPr>
      </w:pPr>
      <w:r w:rsidRPr="00EC76D5">
        <w:rPr>
          <w:highlight w:val="white"/>
        </w:rPr>
        <w:t xml:space="preserve">      base = (base == 0ul) ? 16ul : base;</w:t>
      </w:r>
    </w:p>
    <w:p w14:paraId="07598537" w14:textId="77777777" w:rsidR="002A7C3D" w:rsidRPr="00EC76D5" w:rsidRDefault="002A7C3D" w:rsidP="00835C72">
      <w:pPr>
        <w:pStyle w:val="Code"/>
        <w:rPr>
          <w:highlight w:val="white"/>
        </w:rPr>
      </w:pPr>
      <w:r w:rsidRPr="00EC76D5">
        <w:rPr>
          <w:highlight w:val="white"/>
        </w:rPr>
        <w:t xml:space="preserve">      input = scanChar();</w:t>
      </w:r>
    </w:p>
    <w:p w14:paraId="10583DBD" w14:textId="77777777" w:rsidR="002A7C3D" w:rsidRPr="00EC76D5" w:rsidRDefault="002A7C3D" w:rsidP="00835C72">
      <w:pPr>
        <w:pStyle w:val="Code"/>
        <w:rPr>
          <w:highlight w:val="white"/>
        </w:rPr>
      </w:pPr>
      <w:r w:rsidRPr="00EC76D5">
        <w:rPr>
          <w:highlight w:val="white"/>
        </w:rPr>
        <w:t xml:space="preserve">    }</w:t>
      </w:r>
    </w:p>
    <w:p w14:paraId="24453C53" w14:textId="77777777" w:rsidR="002A7C3D" w:rsidRPr="00EC76D5" w:rsidRDefault="002A7C3D" w:rsidP="00835C72">
      <w:pPr>
        <w:pStyle w:val="Code"/>
        <w:rPr>
          <w:highlight w:val="white"/>
        </w:rPr>
      </w:pPr>
      <w:r w:rsidRPr="00EC76D5">
        <w:rPr>
          <w:highlight w:val="white"/>
        </w:rPr>
        <w:t xml:space="preserve">    else {</w:t>
      </w:r>
    </w:p>
    <w:p w14:paraId="0F280CA1" w14:textId="77777777" w:rsidR="002A7C3D" w:rsidRPr="00EC76D5" w:rsidRDefault="002A7C3D" w:rsidP="00835C72">
      <w:pPr>
        <w:pStyle w:val="Code"/>
        <w:rPr>
          <w:highlight w:val="white"/>
        </w:rPr>
      </w:pPr>
      <w:r w:rsidRPr="00EC76D5">
        <w:rPr>
          <w:highlight w:val="white"/>
        </w:rPr>
        <w:t xml:space="preserve">      base = (base == 0ul) ? 8ul : base;</w:t>
      </w:r>
    </w:p>
    <w:p w14:paraId="0E79331D" w14:textId="77777777" w:rsidR="002A7C3D" w:rsidRPr="00EC76D5" w:rsidRDefault="002A7C3D" w:rsidP="00835C72">
      <w:pPr>
        <w:pStyle w:val="Code"/>
        <w:rPr>
          <w:highlight w:val="white"/>
        </w:rPr>
      </w:pPr>
      <w:r w:rsidRPr="00EC76D5">
        <w:rPr>
          <w:highlight w:val="white"/>
        </w:rPr>
        <w:t xml:space="preserve">    }</w:t>
      </w:r>
    </w:p>
    <w:p w14:paraId="5AAAA2F8" w14:textId="77777777" w:rsidR="002A7C3D" w:rsidRPr="00EC76D5" w:rsidRDefault="002A7C3D" w:rsidP="00835C72">
      <w:pPr>
        <w:pStyle w:val="Code"/>
        <w:rPr>
          <w:highlight w:val="white"/>
        </w:rPr>
      </w:pPr>
      <w:r w:rsidRPr="00EC76D5">
        <w:rPr>
          <w:highlight w:val="white"/>
        </w:rPr>
        <w:t xml:space="preserve">  }</w:t>
      </w:r>
    </w:p>
    <w:p w14:paraId="5F3AF037" w14:textId="77777777" w:rsidR="002A7C3D" w:rsidRPr="00EC76D5" w:rsidRDefault="002A7C3D" w:rsidP="00835C72">
      <w:pPr>
        <w:pStyle w:val="Code"/>
        <w:rPr>
          <w:highlight w:val="white"/>
        </w:rPr>
      </w:pPr>
    </w:p>
    <w:p w14:paraId="731E4BF0" w14:textId="77777777" w:rsidR="002A7C3D" w:rsidRPr="00EC76D5" w:rsidRDefault="002A7C3D" w:rsidP="00835C72">
      <w:pPr>
        <w:pStyle w:val="Code"/>
        <w:rPr>
          <w:highlight w:val="white"/>
        </w:rPr>
      </w:pPr>
      <w:r w:rsidRPr="00EC76D5">
        <w:rPr>
          <w:highlight w:val="white"/>
        </w:rPr>
        <w:t xml:space="preserve">  if (base == 0ul) {</w:t>
      </w:r>
    </w:p>
    <w:p w14:paraId="6C542DD8" w14:textId="77777777" w:rsidR="002A7C3D" w:rsidRPr="00EC76D5" w:rsidRDefault="002A7C3D" w:rsidP="00835C72">
      <w:pPr>
        <w:pStyle w:val="Code"/>
        <w:rPr>
          <w:highlight w:val="white"/>
        </w:rPr>
      </w:pPr>
      <w:r w:rsidRPr="00EC76D5">
        <w:rPr>
          <w:highlight w:val="white"/>
        </w:rPr>
        <w:t xml:space="preserve">    base = 10ul;</w:t>
      </w:r>
    </w:p>
    <w:p w14:paraId="746FBAD1" w14:textId="77777777" w:rsidR="002A7C3D" w:rsidRPr="00EC76D5" w:rsidRDefault="002A7C3D" w:rsidP="00835C72">
      <w:pPr>
        <w:pStyle w:val="Code"/>
        <w:rPr>
          <w:highlight w:val="white"/>
        </w:rPr>
      </w:pPr>
      <w:r w:rsidRPr="00EC76D5">
        <w:rPr>
          <w:highlight w:val="white"/>
        </w:rPr>
        <w:t xml:space="preserve">  }</w:t>
      </w:r>
    </w:p>
    <w:p w14:paraId="7D5ECDCC" w14:textId="77777777" w:rsidR="002A7C3D" w:rsidRPr="00EC76D5" w:rsidRDefault="002A7C3D" w:rsidP="00835C72">
      <w:pPr>
        <w:pStyle w:val="Code"/>
        <w:rPr>
          <w:highlight w:val="white"/>
        </w:rPr>
      </w:pPr>
    </w:p>
    <w:p w14:paraId="3909FE46" w14:textId="77777777" w:rsidR="002A7C3D" w:rsidRPr="00EC76D5" w:rsidRDefault="002A7C3D" w:rsidP="00835C72">
      <w:pPr>
        <w:pStyle w:val="Code"/>
        <w:rPr>
          <w:highlight w:val="white"/>
        </w:rPr>
      </w:pPr>
      <w:r w:rsidRPr="00EC76D5">
        <w:rPr>
          <w:highlight w:val="white"/>
        </w:rPr>
        <w:t xml:space="preserve">  while (isxdigit(input)) {</w:t>
      </w:r>
    </w:p>
    <w:p w14:paraId="4F6CA450" w14:textId="77777777" w:rsidR="002A7C3D" w:rsidRPr="00EC76D5" w:rsidRDefault="002A7C3D" w:rsidP="00835C72">
      <w:pPr>
        <w:pStyle w:val="Code"/>
        <w:rPr>
          <w:highlight w:val="white"/>
        </w:rPr>
      </w:pPr>
      <w:r w:rsidRPr="00EC76D5">
        <w:rPr>
          <w:highlight w:val="white"/>
        </w:rPr>
        <w:t xml:space="preserve">    digit = digitToValue(input);</w:t>
      </w:r>
    </w:p>
    <w:p w14:paraId="15E86596" w14:textId="77777777" w:rsidR="002A7C3D" w:rsidRPr="00EC76D5" w:rsidRDefault="002A7C3D" w:rsidP="00835C72">
      <w:pPr>
        <w:pStyle w:val="Code"/>
        <w:rPr>
          <w:highlight w:val="white"/>
        </w:rPr>
      </w:pPr>
      <w:r w:rsidRPr="00EC76D5">
        <w:rPr>
          <w:highlight w:val="white"/>
        </w:rPr>
        <w:t xml:space="preserve">   </w:t>
      </w:r>
    </w:p>
    <w:p w14:paraId="0F8DDAC6" w14:textId="77777777" w:rsidR="002A7C3D" w:rsidRPr="00EC76D5" w:rsidRDefault="002A7C3D" w:rsidP="00835C72">
      <w:pPr>
        <w:pStyle w:val="Code"/>
        <w:rPr>
          <w:highlight w:val="white"/>
        </w:rPr>
      </w:pPr>
      <w:r w:rsidRPr="00EC76D5">
        <w:rPr>
          <w:highlight w:val="white"/>
        </w:rPr>
        <w:t xml:space="preserve">    if (digit &gt;= base) {</w:t>
      </w:r>
    </w:p>
    <w:p w14:paraId="500EA902" w14:textId="77777777" w:rsidR="002A7C3D" w:rsidRPr="00EC76D5" w:rsidRDefault="002A7C3D" w:rsidP="00835C72">
      <w:pPr>
        <w:pStyle w:val="Code"/>
        <w:rPr>
          <w:highlight w:val="white"/>
        </w:rPr>
      </w:pPr>
      <w:r w:rsidRPr="00EC76D5">
        <w:rPr>
          <w:highlight w:val="white"/>
        </w:rPr>
        <w:lastRenderedPageBreak/>
        <w:t xml:space="preserve">      break;</w:t>
      </w:r>
    </w:p>
    <w:p w14:paraId="5D768BB7" w14:textId="77777777" w:rsidR="002A7C3D" w:rsidRPr="00EC76D5" w:rsidRDefault="002A7C3D" w:rsidP="00835C72">
      <w:pPr>
        <w:pStyle w:val="Code"/>
        <w:rPr>
          <w:highlight w:val="white"/>
        </w:rPr>
      </w:pPr>
      <w:r w:rsidRPr="00EC76D5">
        <w:rPr>
          <w:highlight w:val="white"/>
        </w:rPr>
        <w:t xml:space="preserve">    }</w:t>
      </w:r>
    </w:p>
    <w:p w14:paraId="27DACB17" w14:textId="77777777" w:rsidR="002A7C3D" w:rsidRPr="00EC76D5" w:rsidRDefault="002A7C3D" w:rsidP="00835C72">
      <w:pPr>
        <w:pStyle w:val="Code"/>
        <w:rPr>
          <w:highlight w:val="white"/>
        </w:rPr>
      </w:pPr>
    </w:p>
    <w:p w14:paraId="0FAE0282" w14:textId="77777777" w:rsidR="002A7C3D" w:rsidRPr="00EC76D5" w:rsidRDefault="002A7C3D" w:rsidP="00835C72">
      <w:pPr>
        <w:pStyle w:val="Code"/>
        <w:rPr>
          <w:highlight w:val="white"/>
        </w:rPr>
      </w:pPr>
      <w:r w:rsidRPr="00EC76D5">
        <w:rPr>
          <w:highlight w:val="white"/>
        </w:rPr>
        <w:t xml:space="preserve">    unsignedLongValue = (unsignedLongValue * base) + digit;</w:t>
      </w:r>
    </w:p>
    <w:p w14:paraId="21A2DDD7" w14:textId="77777777" w:rsidR="002A7C3D" w:rsidRPr="00EC76D5" w:rsidRDefault="002A7C3D" w:rsidP="00835C72">
      <w:pPr>
        <w:pStyle w:val="Code"/>
        <w:rPr>
          <w:highlight w:val="white"/>
        </w:rPr>
      </w:pPr>
      <w:r w:rsidRPr="00EC76D5">
        <w:rPr>
          <w:highlight w:val="white"/>
        </w:rPr>
        <w:t xml:space="preserve">    found = TRUE;</w:t>
      </w:r>
    </w:p>
    <w:p w14:paraId="002545D2" w14:textId="77777777" w:rsidR="002A7C3D" w:rsidRPr="00EC76D5" w:rsidRDefault="002A7C3D" w:rsidP="00835C72">
      <w:pPr>
        <w:pStyle w:val="Code"/>
        <w:rPr>
          <w:highlight w:val="white"/>
        </w:rPr>
      </w:pPr>
      <w:r w:rsidRPr="00EC76D5">
        <w:rPr>
          <w:highlight w:val="white"/>
        </w:rPr>
        <w:t xml:space="preserve">    input = scanChar();</w:t>
      </w:r>
    </w:p>
    <w:p w14:paraId="30F42C0F" w14:textId="77777777" w:rsidR="002A7C3D" w:rsidRPr="00EC76D5" w:rsidRDefault="002A7C3D" w:rsidP="00835C72">
      <w:pPr>
        <w:pStyle w:val="Code"/>
        <w:rPr>
          <w:highlight w:val="white"/>
        </w:rPr>
      </w:pPr>
      <w:r w:rsidRPr="00EC76D5">
        <w:rPr>
          <w:highlight w:val="white"/>
        </w:rPr>
        <w:t xml:space="preserve">  }</w:t>
      </w:r>
    </w:p>
    <w:p w14:paraId="224AF9B8" w14:textId="77777777" w:rsidR="002A7C3D" w:rsidRPr="00EC76D5" w:rsidRDefault="002A7C3D" w:rsidP="00835C72">
      <w:pPr>
        <w:pStyle w:val="Code"/>
        <w:rPr>
          <w:highlight w:val="white"/>
        </w:rPr>
      </w:pPr>
    </w:p>
    <w:p w14:paraId="315AC789" w14:textId="77777777" w:rsidR="002A7C3D" w:rsidRPr="00EC76D5" w:rsidRDefault="002A7C3D" w:rsidP="00835C72">
      <w:pPr>
        <w:pStyle w:val="Code"/>
        <w:rPr>
          <w:highlight w:val="white"/>
        </w:rPr>
      </w:pPr>
      <w:r w:rsidRPr="00EC76D5">
        <w:rPr>
          <w:highlight w:val="white"/>
        </w:rPr>
        <w:t xml:space="preserve">  if (found) {</w:t>
      </w:r>
    </w:p>
    <w:p w14:paraId="02A59563" w14:textId="77777777" w:rsidR="002A7C3D" w:rsidRPr="00EC76D5" w:rsidRDefault="002A7C3D" w:rsidP="00835C72">
      <w:pPr>
        <w:pStyle w:val="Code"/>
        <w:rPr>
          <w:highlight w:val="white"/>
        </w:rPr>
      </w:pPr>
      <w:r w:rsidRPr="00EC76D5">
        <w:rPr>
          <w:highlight w:val="white"/>
        </w:rPr>
        <w:t xml:space="preserve">    ++g_inCount;</w:t>
      </w:r>
    </w:p>
    <w:p w14:paraId="25609670" w14:textId="77777777" w:rsidR="002A7C3D" w:rsidRPr="00EC76D5" w:rsidRDefault="002A7C3D" w:rsidP="00835C72">
      <w:pPr>
        <w:pStyle w:val="Code"/>
        <w:rPr>
          <w:highlight w:val="white"/>
        </w:rPr>
      </w:pPr>
      <w:r w:rsidRPr="00EC76D5">
        <w:rPr>
          <w:highlight w:val="white"/>
        </w:rPr>
        <w:t xml:space="preserve">  }</w:t>
      </w:r>
    </w:p>
    <w:p w14:paraId="05780542" w14:textId="77777777" w:rsidR="002A7C3D" w:rsidRPr="00EC76D5" w:rsidRDefault="002A7C3D" w:rsidP="00835C72">
      <w:pPr>
        <w:pStyle w:val="Code"/>
        <w:rPr>
          <w:highlight w:val="white"/>
        </w:rPr>
      </w:pPr>
    </w:p>
    <w:p w14:paraId="686E72CA" w14:textId="77777777" w:rsidR="002A7C3D" w:rsidRPr="00EC76D5" w:rsidRDefault="002A7C3D" w:rsidP="00835C72">
      <w:pPr>
        <w:pStyle w:val="Code"/>
        <w:rPr>
          <w:highlight w:val="white"/>
        </w:rPr>
      </w:pPr>
      <w:r w:rsidRPr="00EC76D5">
        <w:rPr>
          <w:highlight w:val="white"/>
        </w:rPr>
        <w:t xml:space="preserve">  unscanChar(input);</w:t>
      </w:r>
    </w:p>
    <w:p w14:paraId="7036A9F6" w14:textId="77777777" w:rsidR="002A7C3D" w:rsidRPr="00EC76D5" w:rsidRDefault="002A7C3D" w:rsidP="00835C72">
      <w:pPr>
        <w:pStyle w:val="Code"/>
        <w:rPr>
          <w:highlight w:val="white"/>
        </w:rPr>
      </w:pPr>
      <w:r w:rsidRPr="00EC76D5">
        <w:rPr>
          <w:highlight w:val="white"/>
        </w:rPr>
        <w:t xml:space="preserve">  return unsignedLongValue;</w:t>
      </w:r>
    </w:p>
    <w:p w14:paraId="7C2348DC" w14:textId="77777777" w:rsidR="002A7C3D" w:rsidRPr="00EC76D5" w:rsidRDefault="002A7C3D" w:rsidP="00835C72">
      <w:pPr>
        <w:pStyle w:val="Code"/>
        <w:rPr>
          <w:highlight w:val="white"/>
        </w:rPr>
      </w:pPr>
      <w:r w:rsidRPr="00EC76D5">
        <w:rPr>
          <w:highlight w:val="white"/>
        </w:rPr>
        <w:t>}</w:t>
      </w:r>
    </w:p>
    <w:p w14:paraId="192ACDD9" w14:textId="77777777" w:rsidR="007B5DAC" w:rsidRPr="00EC76D5" w:rsidRDefault="007B5DAC" w:rsidP="00835C72">
      <w:pPr>
        <w:pStyle w:val="Code"/>
        <w:rPr>
          <w:highlight w:val="white"/>
        </w:rPr>
      </w:pPr>
    </w:p>
    <w:p w14:paraId="1282AADB" w14:textId="3F7F7EA8" w:rsidR="002A7C3D" w:rsidRPr="00EC76D5" w:rsidRDefault="002A7C3D" w:rsidP="00835C72">
      <w:pPr>
        <w:pStyle w:val="Code"/>
        <w:rPr>
          <w:highlight w:val="white"/>
        </w:rPr>
      </w:pPr>
      <w:r w:rsidRPr="00EC76D5">
        <w:rPr>
          <w:highlight w:val="white"/>
        </w:rPr>
        <w:t>long double scanLongDouble(void) {</w:t>
      </w:r>
    </w:p>
    <w:p w14:paraId="39E153C6" w14:textId="77777777" w:rsidR="002A7C3D" w:rsidRPr="00EC76D5" w:rsidRDefault="002A7C3D" w:rsidP="00835C72">
      <w:pPr>
        <w:pStyle w:val="Code"/>
        <w:rPr>
          <w:highlight w:val="white"/>
        </w:rPr>
      </w:pPr>
      <w:r w:rsidRPr="00EC76D5">
        <w:rPr>
          <w:highlight w:val="white"/>
        </w:rPr>
        <w:t xml:space="preserve">  BOOL minus = FALSE, found = FALSE;</w:t>
      </w:r>
    </w:p>
    <w:p w14:paraId="14579FF5" w14:textId="77777777" w:rsidR="002A7C3D" w:rsidRPr="00EC76D5" w:rsidRDefault="002A7C3D" w:rsidP="00835C72">
      <w:pPr>
        <w:pStyle w:val="Code"/>
        <w:rPr>
          <w:highlight w:val="white"/>
        </w:rPr>
      </w:pPr>
      <w:r w:rsidRPr="00EC76D5">
        <w:rPr>
          <w:highlight w:val="white"/>
        </w:rPr>
        <w:t xml:space="preserve">  long double value = 0.0L, factor = 1.0L;</w:t>
      </w:r>
    </w:p>
    <w:p w14:paraId="00A0495B" w14:textId="77777777" w:rsidR="002A7C3D" w:rsidRPr="00EC76D5" w:rsidRDefault="002A7C3D" w:rsidP="00835C72">
      <w:pPr>
        <w:pStyle w:val="Code"/>
        <w:rPr>
          <w:highlight w:val="white"/>
        </w:rPr>
      </w:pPr>
      <w:r w:rsidRPr="00EC76D5">
        <w:rPr>
          <w:highlight w:val="white"/>
        </w:rPr>
        <w:t xml:space="preserve">  char input = scanChar();</w:t>
      </w:r>
    </w:p>
    <w:p w14:paraId="202AE940" w14:textId="77777777" w:rsidR="002A7C3D" w:rsidRPr="00EC76D5" w:rsidRDefault="002A7C3D" w:rsidP="00835C72">
      <w:pPr>
        <w:pStyle w:val="Code"/>
        <w:rPr>
          <w:highlight w:val="white"/>
        </w:rPr>
      </w:pPr>
    </w:p>
    <w:p w14:paraId="2942F0C7" w14:textId="77777777" w:rsidR="002A7C3D" w:rsidRPr="00EC76D5" w:rsidRDefault="002A7C3D" w:rsidP="00835C72">
      <w:pPr>
        <w:pStyle w:val="Code"/>
        <w:rPr>
          <w:highlight w:val="white"/>
        </w:rPr>
      </w:pPr>
      <w:r w:rsidRPr="00EC76D5">
        <w:rPr>
          <w:highlight w:val="white"/>
        </w:rPr>
        <w:t xml:space="preserve">  while (isspace(input)) {</w:t>
      </w:r>
    </w:p>
    <w:p w14:paraId="081BCDF0" w14:textId="77777777" w:rsidR="002A7C3D" w:rsidRPr="00EC76D5" w:rsidRDefault="002A7C3D" w:rsidP="00835C72">
      <w:pPr>
        <w:pStyle w:val="Code"/>
        <w:rPr>
          <w:highlight w:val="white"/>
        </w:rPr>
      </w:pPr>
      <w:r w:rsidRPr="00EC76D5">
        <w:rPr>
          <w:highlight w:val="white"/>
        </w:rPr>
        <w:t xml:space="preserve">    input = scanChar();</w:t>
      </w:r>
    </w:p>
    <w:p w14:paraId="2DB81E88" w14:textId="77777777" w:rsidR="002A7C3D" w:rsidRPr="00EC76D5" w:rsidRDefault="002A7C3D" w:rsidP="00835C72">
      <w:pPr>
        <w:pStyle w:val="Code"/>
        <w:rPr>
          <w:highlight w:val="white"/>
        </w:rPr>
      </w:pPr>
      <w:r w:rsidRPr="00EC76D5">
        <w:rPr>
          <w:highlight w:val="white"/>
        </w:rPr>
        <w:t xml:space="preserve">  }</w:t>
      </w:r>
    </w:p>
    <w:p w14:paraId="0B781B4B" w14:textId="77777777" w:rsidR="002A7C3D" w:rsidRPr="00EC76D5" w:rsidRDefault="002A7C3D" w:rsidP="00835C72">
      <w:pPr>
        <w:pStyle w:val="Code"/>
        <w:rPr>
          <w:highlight w:val="white"/>
        </w:rPr>
      </w:pPr>
    </w:p>
    <w:p w14:paraId="19BBB9D8" w14:textId="77777777" w:rsidR="002A7C3D" w:rsidRPr="00EC76D5" w:rsidRDefault="002A7C3D" w:rsidP="00835C72">
      <w:pPr>
        <w:pStyle w:val="Code"/>
        <w:rPr>
          <w:highlight w:val="white"/>
        </w:rPr>
      </w:pPr>
      <w:r w:rsidRPr="00EC76D5">
        <w:rPr>
          <w:highlight w:val="white"/>
        </w:rPr>
        <w:t xml:space="preserve">  if (input == '+') {</w:t>
      </w:r>
    </w:p>
    <w:p w14:paraId="51D54808" w14:textId="77777777" w:rsidR="002A7C3D" w:rsidRPr="00EC76D5" w:rsidRDefault="002A7C3D" w:rsidP="00835C72">
      <w:pPr>
        <w:pStyle w:val="Code"/>
        <w:rPr>
          <w:highlight w:val="white"/>
        </w:rPr>
      </w:pPr>
      <w:r w:rsidRPr="00EC76D5">
        <w:rPr>
          <w:highlight w:val="white"/>
        </w:rPr>
        <w:t xml:space="preserve">    input = scanChar();</w:t>
      </w:r>
    </w:p>
    <w:p w14:paraId="7E3931B5" w14:textId="77777777" w:rsidR="002A7C3D" w:rsidRPr="00EC76D5" w:rsidRDefault="002A7C3D" w:rsidP="00835C72">
      <w:pPr>
        <w:pStyle w:val="Code"/>
        <w:rPr>
          <w:highlight w:val="white"/>
        </w:rPr>
      </w:pPr>
      <w:r w:rsidRPr="00EC76D5">
        <w:rPr>
          <w:highlight w:val="white"/>
        </w:rPr>
        <w:t xml:space="preserve">  }</w:t>
      </w:r>
    </w:p>
    <w:p w14:paraId="7334EA55" w14:textId="77777777" w:rsidR="002A7C3D" w:rsidRPr="00EC76D5" w:rsidRDefault="002A7C3D" w:rsidP="00835C72">
      <w:pPr>
        <w:pStyle w:val="Code"/>
        <w:rPr>
          <w:highlight w:val="white"/>
        </w:rPr>
      </w:pPr>
      <w:r w:rsidRPr="00EC76D5">
        <w:rPr>
          <w:highlight w:val="white"/>
        </w:rPr>
        <w:t xml:space="preserve">  else if (input == '-') {</w:t>
      </w:r>
    </w:p>
    <w:p w14:paraId="500EA934" w14:textId="77777777" w:rsidR="002A7C3D" w:rsidRPr="00EC76D5" w:rsidRDefault="002A7C3D" w:rsidP="00835C72">
      <w:pPr>
        <w:pStyle w:val="Code"/>
        <w:rPr>
          <w:highlight w:val="white"/>
        </w:rPr>
      </w:pPr>
      <w:r w:rsidRPr="00EC76D5">
        <w:rPr>
          <w:highlight w:val="white"/>
        </w:rPr>
        <w:t xml:space="preserve">    minus = TRUE;</w:t>
      </w:r>
    </w:p>
    <w:p w14:paraId="5D7E0023" w14:textId="77777777" w:rsidR="002A7C3D" w:rsidRPr="00EC76D5" w:rsidRDefault="002A7C3D" w:rsidP="00835C72">
      <w:pPr>
        <w:pStyle w:val="Code"/>
        <w:rPr>
          <w:highlight w:val="white"/>
        </w:rPr>
      </w:pPr>
      <w:r w:rsidRPr="00EC76D5">
        <w:rPr>
          <w:highlight w:val="white"/>
        </w:rPr>
        <w:t xml:space="preserve">    input = scanChar();</w:t>
      </w:r>
    </w:p>
    <w:p w14:paraId="45D82D29" w14:textId="77777777" w:rsidR="002A7C3D" w:rsidRPr="00EC76D5" w:rsidRDefault="002A7C3D" w:rsidP="00835C72">
      <w:pPr>
        <w:pStyle w:val="Code"/>
        <w:rPr>
          <w:highlight w:val="white"/>
        </w:rPr>
      </w:pPr>
      <w:r w:rsidRPr="00EC76D5">
        <w:rPr>
          <w:highlight w:val="white"/>
        </w:rPr>
        <w:t xml:space="preserve">  }</w:t>
      </w:r>
    </w:p>
    <w:p w14:paraId="11494DB2" w14:textId="77777777" w:rsidR="002A7C3D" w:rsidRPr="00EC76D5" w:rsidRDefault="002A7C3D" w:rsidP="00835C72">
      <w:pPr>
        <w:pStyle w:val="Code"/>
        <w:rPr>
          <w:highlight w:val="white"/>
        </w:rPr>
      </w:pPr>
    </w:p>
    <w:p w14:paraId="44366A4C" w14:textId="77777777" w:rsidR="002A7C3D" w:rsidRPr="00EC76D5" w:rsidRDefault="002A7C3D" w:rsidP="00835C72">
      <w:pPr>
        <w:pStyle w:val="Code"/>
        <w:rPr>
          <w:highlight w:val="white"/>
        </w:rPr>
      </w:pPr>
      <w:r w:rsidRPr="00EC76D5">
        <w:rPr>
          <w:highlight w:val="white"/>
        </w:rPr>
        <w:t xml:space="preserve">  while (isdigit(input)) {</w:t>
      </w:r>
    </w:p>
    <w:p w14:paraId="7698CE22" w14:textId="77777777" w:rsidR="002A7C3D" w:rsidRPr="00EC76D5" w:rsidRDefault="002A7C3D" w:rsidP="00835C72">
      <w:pPr>
        <w:pStyle w:val="Code"/>
        <w:rPr>
          <w:highlight w:val="white"/>
        </w:rPr>
      </w:pPr>
      <w:r w:rsidRPr="00EC76D5">
        <w:rPr>
          <w:highlight w:val="white"/>
        </w:rPr>
        <w:t xml:space="preserve">    value = (10.0L * value) + ((long double) (input - '0'));</w:t>
      </w:r>
    </w:p>
    <w:p w14:paraId="5F28D71A" w14:textId="77777777" w:rsidR="002A7C3D" w:rsidRPr="00EC76D5" w:rsidRDefault="002A7C3D" w:rsidP="00835C72">
      <w:pPr>
        <w:pStyle w:val="Code"/>
        <w:rPr>
          <w:highlight w:val="white"/>
        </w:rPr>
      </w:pPr>
      <w:r w:rsidRPr="00EC76D5">
        <w:rPr>
          <w:highlight w:val="white"/>
        </w:rPr>
        <w:t xml:space="preserve">    input = scanChar();</w:t>
      </w:r>
    </w:p>
    <w:p w14:paraId="3CD0D7E3" w14:textId="77777777" w:rsidR="002A7C3D" w:rsidRPr="00EC76D5" w:rsidRDefault="002A7C3D" w:rsidP="00835C72">
      <w:pPr>
        <w:pStyle w:val="Code"/>
        <w:rPr>
          <w:highlight w:val="white"/>
        </w:rPr>
      </w:pPr>
      <w:r w:rsidRPr="00EC76D5">
        <w:rPr>
          <w:highlight w:val="white"/>
        </w:rPr>
        <w:t xml:space="preserve">    found = TRUE;</w:t>
      </w:r>
    </w:p>
    <w:p w14:paraId="32F6F855" w14:textId="77777777" w:rsidR="002A7C3D" w:rsidRPr="00EC76D5" w:rsidRDefault="002A7C3D" w:rsidP="00835C72">
      <w:pPr>
        <w:pStyle w:val="Code"/>
        <w:rPr>
          <w:highlight w:val="white"/>
        </w:rPr>
      </w:pPr>
      <w:r w:rsidRPr="00EC76D5">
        <w:rPr>
          <w:highlight w:val="white"/>
        </w:rPr>
        <w:t xml:space="preserve">  }</w:t>
      </w:r>
    </w:p>
    <w:p w14:paraId="47A198B0" w14:textId="77777777" w:rsidR="002A7C3D" w:rsidRPr="00EC76D5" w:rsidRDefault="002A7C3D" w:rsidP="00835C72">
      <w:pPr>
        <w:pStyle w:val="Code"/>
        <w:rPr>
          <w:highlight w:val="white"/>
        </w:rPr>
      </w:pPr>
    </w:p>
    <w:p w14:paraId="1D6B808A" w14:textId="77777777" w:rsidR="002A7C3D" w:rsidRPr="00EC76D5" w:rsidRDefault="002A7C3D" w:rsidP="00835C72">
      <w:pPr>
        <w:pStyle w:val="Code"/>
        <w:rPr>
          <w:highlight w:val="white"/>
        </w:rPr>
      </w:pPr>
      <w:r w:rsidRPr="00EC76D5">
        <w:rPr>
          <w:highlight w:val="white"/>
        </w:rPr>
        <w:t xml:space="preserve">  if (input == '.') {</w:t>
      </w:r>
    </w:p>
    <w:p w14:paraId="402EF77D" w14:textId="77777777" w:rsidR="002A7C3D" w:rsidRPr="00EC76D5" w:rsidRDefault="002A7C3D" w:rsidP="00835C72">
      <w:pPr>
        <w:pStyle w:val="Code"/>
        <w:rPr>
          <w:highlight w:val="white"/>
        </w:rPr>
      </w:pPr>
      <w:r w:rsidRPr="00EC76D5">
        <w:rPr>
          <w:highlight w:val="white"/>
        </w:rPr>
        <w:t xml:space="preserve">    input = scanChar();</w:t>
      </w:r>
    </w:p>
    <w:p w14:paraId="64D94994" w14:textId="77777777" w:rsidR="002A7C3D" w:rsidRPr="00EC76D5" w:rsidRDefault="002A7C3D" w:rsidP="00835C72">
      <w:pPr>
        <w:pStyle w:val="Code"/>
        <w:rPr>
          <w:highlight w:val="white"/>
        </w:rPr>
      </w:pPr>
    </w:p>
    <w:p w14:paraId="7EE8A46E" w14:textId="77777777" w:rsidR="002A7C3D" w:rsidRPr="00EC76D5" w:rsidRDefault="002A7C3D" w:rsidP="00835C72">
      <w:pPr>
        <w:pStyle w:val="Code"/>
        <w:rPr>
          <w:highlight w:val="white"/>
        </w:rPr>
      </w:pPr>
      <w:r w:rsidRPr="00EC76D5">
        <w:rPr>
          <w:highlight w:val="white"/>
        </w:rPr>
        <w:t xml:space="preserve">    while (isdigit(input)) {</w:t>
      </w:r>
    </w:p>
    <w:p w14:paraId="3DF8FEDB" w14:textId="77777777" w:rsidR="002A7C3D" w:rsidRPr="00EC76D5" w:rsidRDefault="002A7C3D" w:rsidP="00835C72">
      <w:pPr>
        <w:pStyle w:val="Code"/>
        <w:rPr>
          <w:highlight w:val="white"/>
        </w:rPr>
      </w:pPr>
      <w:r w:rsidRPr="00EC76D5">
        <w:rPr>
          <w:highlight w:val="white"/>
        </w:rPr>
        <w:t xml:space="preserve">      factor /= 10.0L;</w:t>
      </w:r>
    </w:p>
    <w:p w14:paraId="1455EACF" w14:textId="77777777" w:rsidR="002A7C3D" w:rsidRPr="00EC76D5" w:rsidRDefault="002A7C3D" w:rsidP="00835C72">
      <w:pPr>
        <w:pStyle w:val="Code"/>
        <w:rPr>
          <w:highlight w:val="white"/>
        </w:rPr>
      </w:pPr>
      <w:r w:rsidRPr="00EC76D5">
        <w:rPr>
          <w:highlight w:val="white"/>
        </w:rPr>
        <w:t xml:space="preserve">      value += factor * ((long double) (input - '0'));</w:t>
      </w:r>
    </w:p>
    <w:p w14:paraId="3F1DB31C" w14:textId="77777777" w:rsidR="002A7C3D" w:rsidRPr="00EC76D5" w:rsidRDefault="002A7C3D" w:rsidP="00835C72">
      <w:pPr>
        <w:pStyle w:val="Code"/>
        <w:rPr>
          <w:highlight w:val="white"/>
        </w:rPr>
      </w:pPr>
      <w:r w:rsidRPr="00EC76D5">
        <w:rPr>
          <w:highlight w:val="white"/>
        </w:rPr>
        <w:t xml:space="preserve">      input = scanChar();</w:t>
      </w:r>
    </w:p>
    <w:p w14:paraId="716CFD94" w14:textId="77777777" w:rsidR="002A7C3D" w:rsidRPr="00EC76D5" w:rsidRDefault="002A7C3D" w:rsidP="00835C72">
      <w:pPr>
        <w:pStyle w:val="Code"/>
        <w:rPr>
          <w:highlight w:val="white"/>
        </w:rPr>
      </w:pPr>
      <w:r w:rsidRPr="00EC76D5">
        <w:rPr>
          <w:highlight w:val="white"/>
        </w:rPr>
        <w:t xml:space="preserve">      found = TRUE;</w:t>
      </w:r>
    </w:p>
    <w:p w14:paraId="7D4910BF" w14:textId="77777777" w:rsidR="002A7C3D" w:rsidRPr="00EC76D5" w:rsidRDefault="002A7C3D" w:rsidP="00835C72">
      <w:pPr>
        <w:pStyle w:val="Code"/>
        <w:rPr>
          <w:highlight w:val="white"/>
        </w:rPr>
      </w:pPr>
      <w:r w:rsidRPr="00EC76D5">
        <w:rPr>
          <w:highlight w:val="white"/>
        </w:rPr>
        <w:t xml:space="preserve">    }</w:t>
      </w:r>
    </w:p>
    <w:p w14:paraId="7714647F" w14:textId="77777777" w:rsidR="002A7C3D" w:rsidRPr="00EC76D5" w:rsidRDefault="002A7C3D" w:rsidP="00835C72">
      <w:pPr>
        <w:pStyle w:val="Code"/>
        <w:rPr>
          <w:highlight w:val="white"/>
        </w:rPr>
      </w:pPr>
      <w:r w:rsidRPr="00EC76D5">
        <w:rPr>
          <w:highlight w:val="white"/>
        </w:rPr>
        <w:t xml:space="preserve">  }</w:t>
      </w:r>
    </w:p>
    <w:p w14:paraId="646058BE" w14:textId="77777777" w:rsidR="002A7C3D" w:rsidRPr="00EC76D5" w:rsidRDefault="002A7C3D" w:rsidP="00835C72">
      <w:pPr>
        <w:pStyle w:val="Code"/>
        <w:rPr>
          <w:highlight w:val="white"/>
        </w:rPr>
      </w:pPr>
    </w:p>
    <w:p w14:paraId="5F394D8F" w14:textId="77777777" w:rsidR="002A7C3D" w:rsidRPr="00EC76D5" w:rsidRDefault="002A7C3D" w:rsidP="00835C72">
      <w:pPr>
        <w:pStyle w:val="Code"/>
        <w:rPr>
          <w:highlight w:val="white"/>
        </w:rPr>
      </w:pPr>
      <w:r w:rsidRPr="00EC76D5">
        <w:rPr>
          <w:highlight w:val="white"/>
        </w:rPr>
        <w:t xml:space="preserve">  if (tolower(input) == 'e') {</w:t>
      </w:r>
    </w:p>
    <w:p w14:paraId="34614D4D" w14:textId="77777777" w:rsidR="002A7C3D" w:rsidRPr="00EC76D5" w:rsidRDefault="002A7C3D" w:rsidP="00835C72">
      <w:pPr>
        <w:pStyle w:val="Code"/>
        <w:rPr>
          <w:highlight w:val="white"/>
        </w:rPr>
      </w:pPr>
      <w:r w:rsidRPr="00EC76D5">
        <w:rPr>
          <w:highlight w:val="white"/>
        </w:rPr>
        <w:t xml:space="preserve">    double exponent = (double) scanLongInt();</w:t>
      </w:r>
    </w:p>
    <w:p w14:paraId="13DF6176" w14:textId="77777777" w:rsidR="002A7C3D" w:rsidRPr="00EC76D5" w:rsidRDefault="002A7C3D" w:rsidP="00835C72">
      <w:pPr>
        <w:pStyle w:val="Code"/>
        <w:rPr>
          <w:highlight w:val="white"/>
        </w:rPr>
      </w:pPr>
      <w:r w:rsidRPr="00EC76D5">
        <w:rPr>
          <w:highlight w:val="white"/>
        </w:rPr>
        <w:t xml:space="preserve">    value *= pow(10.0, exponent);</w:t>
      </w:r>
    </w:p>
    <w:p w14:paraId="7BAAA136" w14:textId="77777777" w:rsidR="002A7C3D" w:rsidRPr="00EC76D5" w:rsidRDefault="002A7C3D" w:rsidP="00835C72">
      <w:pPr>
        <w:pStyle w:val="Code"/>
        <w:rPr>
          <w:highlight w:val="white"/>
        </w:rPr>
      </w:pPr>
      <w:r w:rsidRPr="00EC76D5">
        <w:rPr>
          <w:highlight w:val="white"/>
        </w:rPr>
        <w:t xml:space="preserve">  }</w:t>
      </w:r>
    </w:p>
    <w:p w14:paraId="5BF7A168" w14:textId="77777777" w:rsidR="002A7C3D" w:rsidRPr="00EC76D5" w:rsidRDefault="002A7C3D" w:rsidP="00835C72">
      <w:pPr>
        <w:pStyle w:val="Code"/>
        <w:rPr>
          <w:highlight w:val="white"/>
        </w:rPr>
      </w:pPr>
      <w:r w:rsidRPr="00EC76D5">
        <w:rPr>
          <w:highlight w:val="white"/>
        </w:rPr>
        <w:t xml:space="preserve">  else {</w:t>
      </w:r>
    </w:p>
    <w:p w14:paraId="45F7F84F" w14:textId="77777777" w:rsidR="002A7C3D" w:rsidRPr="00EC76D5" w:rsidRDefault="002A7C3D" w:rsidP="00835C72">
      <w:pPr>
        <w:pStyle w:val="Code"/>
        <w:rPr>
          <w:highlight w:val="white"/>
        </w:rPr>
      </w:pPr>
      <w:r w:rsidRPr="00EC76D5">
        <w:rPr>
          <w:highlight w:val="white"/>
        </w:rPr>
        <w:t xml:space="preserve">    unscanChar(input);</w:t>
      </w:r>
    </w:p>
    <w:p w14:paraId="54FDCD42" w14:textId="77777777" w:rsidR="002A7C3D" w:rsidRPr="00EC76D5" w:rsidRDefault="002A7C3D" w:rsidP="00835C72">
      <w:pPr>
        <w:pStyle w:val="Code"/>
        <w:rPr>
          <w:highlight w:val="white"/>
        </w:rPr>
      </w:pPr>
      <w:r w:rsidRPr="00EC76D5">
        <w:rPr>
          <w:highlight w:val="white"/>
        </w:rPr>
        <w:t xml:space="preserve">  }</w:t>
      </w:r>
    </w:p>
    <w:p w14:paraId="27B83FA9" w14:textId="77777777" w:rsidR="002A7C3D" w:rsidRPr="00EC76D5" w:rsidRDefault="002A7C3D" w:rsidP="00835C72">
      <w:pPr>
        <w:pStyle w:val="Code"/>
        <w:rPr>
          <w:highlight w:val="white"/>
        </w:rPr>
      </w:pPr>
    </w:p>
    <w:p w14:paraId="626EF256" w14:textId="77777777" w:rsidR="002A7C3D" w:rsidRPr="00EC76D5" w:rsidRDefault="002A7C3D" w:rsidP="00835C72">
      <w:pPr>
        <w:pStyle w:val="Code"/>
        <w:rPr>
          <w:highlight w:val="white"/>
        </w:rPr>
      </w:pPr>
      <w:r w:rsidRPr="00EC76D5">
        <w:rPr>
          <w:highlight w:val="white"/>
        </w:rPr>
        <w:t xml:space="preserve">  if (minus) {</w:t>
      </w:r>
    </w:p>
    <w:p w14:paraId="5553B312" w14:textId="77777777" w:rsidR="002A7C3D" w:rsidRPr="00EC76D5" w:rsidRDefault="002A7C3D" w:rsidP="00835C72">
      <w:pPr>
        <w:pStyle w:val="Code"/>
        <w:rPr>
          <w:highlight w:val="white"/>
        </w:rPr>
      </w:pPr>
      <w:r w:rsidRPr="00EC76D5">
        <w:rPr>
          <w:highlight w:val="white"/>
        </w:rPr>
        <w:t xml:space="preserve">    value = -value;</w:t>
      </w:r>
    </w:p>
    <w:p w14:paraId="07098D9D" w14:textId="77777777" w:rsidR="002A7C3D" w:rsidRPr="00EC76D5" w:rsidRDefault="002A7C3D" w:rsidP="00835C72">
      <w:pPr>
        <w:pStyle w:val="Code"/>
        <w:rPr>
          <w:highlight w:val="white"/>
        </w:rPr>
      </w:pPr>
      <w:r w:rsidRPr="00EC76D5">
        <w:rPr>
          <w:highlight w:val="white"/>
        </w:rPr>
        <w:t xml:space="preserve">  }</w:t>
      </w:r>
    </w:p>
    <w:p w14:paraId="148A6BDF" w14:textId="77777777" w:rsidR="002A7C3D" w:rsidRPr="00EC76D5" w:rsidRDefault="002A7C3D" w:rsidP="00835C72">
      <w:pPr>
        <w:pStyle w:val="Code"/>
        <w:rPr>
          <w:highlight w:val="white"/>
        </w:rPr>
      </w:pPr>
    </w:p>
    <w:p w14:paraId="1D590775" w14:textId="77777777" w:rsidR="002A7C3D" w:rsidRPr="00EC76D5" w:rsidRDefault="002A7C3D" w:rsidP="00835C72">
      <w:pPr>
        <w:pStyle w:val="Code"/>
        <w:rPr>
          <w:highlight w:val="white"/>
        </w:rPr>
      </w:pPr>
      <w:r w:rsidRPr="00EC76D5">
        <w:rPr>
          <w:highlight w:val="white"/>
        </w:rPr>
        <w:t xml:space="preserve">  if (found) {</w:t>
      </w:r>
    </w:p>
    <w:p w14:paraId="7B7FC4E1" w14:textId="77777777" w:rsidR="002A7C3D" w:rsidRPr="00EC76D5" w:rsidRDefault="002A7C3D" w:rsidP="00835C72">
      <w:pPr>
        <w:pStyle w:val="Code"/>
        <w:rPr>
          <w:highlight w:val="white"/>
        </w:rPr>
      </w:pPr>
      <w:r w:rsidRPr="00EC76D5">
        <w:rPr>
          <w:highlight w:val="white"/>
        </w:rPr>
        <w:t xml:space="preserve">    ++g_inCount;</w:t>
      </w:r>
    </w:p>
    <w:p w14:paraId="6FB0E079" w14:textId="77777777" w:rsidR="002A7C3D" w:rsidRPr="00EC76D5" w:rsidRDefault="002A7C3D" w:rsidP="00835C72">
      <w:pPr>
        <w:pStyle w:val="Code"/>
        <w:rPr>
          <w:highlight w:val="white"/>
        </w:rPr>
      </w:pPr>
      <w:r w:rsidRPr="00EC76D5">
        <w:rPr>
          <w:highlight w:val="white"/>
        </w:rPr>
        <w:t xml:space="preserve">  }</w:t>
      </w:r>
    </w:p>
    <w:p w14:paraId="6FA08228" w14:textId="77777777" w:rsidR="002A7C3D" w:rsidRPr="00EC76D5" w:rsidRDefault="002A7C3D" w:rsidP="00835C72">
      <w:pPr>
        <w:pStyle w:val="Code"/>
        <w:rPr>
          <w:highlight w:val="white"/>
        </w:rPr>
      </w:pPr>
    </w:p>
    <w:p w14:paraId="7BAE30A3" w14:textId="77777777" w:rsidR="002A7C3D" w:rsidRPr="00EC76D5" w:rsidRDefault="002A7C3D" w:rsidP="00835C72">
      <w:pPr>
        <w:pStyle w:val="Code"/>
        <w:rPr>
          <w:highlight w:val="white"/>
        </w:rPr>
      </w:pPr>
      <w:r w:rsidRPr="00EC76D5">
        <w:rPr>
          <w:highlight w:val="white"/>
        </w:rPr>
        <w:t xml:space="preserve">  return value;</w:t>
      </w:r>
    </w:p>
    <w:p w14:paraId="648CE402" w14:textId="77777777" w:rsidR="002A7C3D" w:rsidRPr="00EC76D5" w:rsidRDefault="002A7C3D" w:rsidP="00835C72">
      <w:pPr>
        <w:pStyle w:val="Code"/>
        <w:rPr>
          <w:highlight w:val="white"/>
        </w:rPr>
      </w:pPr>
      <w:r w:rsidRPr="00EC76D5">
        <w:rPr>
          <w:highlight w:val="white"/>
        </w:rPr>
        <w:t>}</w:t>
      </w:r>
    </w:p>
    <w:p w14:paraId="00A46B8C" w14:textId="77777777" w:rsidR="007B5DAC" w:rsidRPr="00EC76D5" w:rsidRDefault="007B5DAC" w:rsidP="00835C72">
      <w:pPr>
        <w:pStyle w:val="Code"/>
        <w:rPr>
          <w:highlight w:val="white"/>
        </w:rPr>
      </w:pPr>
    </w:p>
    <w:p w14:paraId="19E178CE" w14:textId="1A27B701" w:rsidR="002A7C3D" w:rsidRPr="00EC76D5" w:rsidRDefault="002A7C3D" w:rsidP="00835C72">
      <w:pPr>
        <w:pStyle w:val="Code"/>
        <w:rPr>
          <w:highlight w:val="white"/>
        </w:rPr>
      </w:pPr>
      <w:r w:rsidRPr="00EC76D5">
        <w:rPr>
          <w:highlight w:val="white"/>
        </w:rPr>
        <w:t>int scanFormat(char* format, va_list arg_list) {</w:t>
      </w:r>
    </w:p>
    <w:p w14:paraId="79E43C24" w14:textId="77777777" w:rsidR="002A7C3D" w:rsidRPr="00EC76D5" w:rsidRDefault="002A7C3D" w:rsidP="00835C72">
      <w:pPr>
        <w:pStyle w:val="Code"/>
        <w:rPr>
          <w:highlight w:val="white"/>
        </w:rPr>
      </w:pPr>
      <w:r w:rsidRPr="00EC76D5">
        <w:rPr>
          <w:highlight w:val="white"/>
        </w:rPr>
        <w:t xml:space="preserve">  char c, *charPtr;</w:t>
      </w:r>
    </w:p>
    <w:p w14:paraId="43E431F4" w14:textId="77777777" w:rsidR="002A7C3D" w:rsidRPr="00EC76D5" w:rsidRDefault="002A7C3D" w:rsidP="00835C72">
      <w:pPr>
        <w:pStyle w:val="Code"/>
        <w:rPr>
          <w:highlight w:val="white"/>
        </w:rPr>
      </w:pPr>
      <w:r w:rsidRPr="00EC76D5">
        <w:rPr>
          <w:highlight w:val="white"/>
        </w:rPr>
        <w:t xml:space="preserve">  BOOL percent = FALSE, shortInt = FALSE, longIntOrDouble = FALSE, longDouble = FALSE, star = FALSE;</w:t>
      </w:r>
    </w:p>
    <w:p w14:paraId="245D47AB" w14:textId="77777777" w:rsidR="002A7C3D" w:rsidRPr="00EC76D5" w:rsidRDefault="002A7C3D" w:rsidP="00835C72">
      <w:pPr>
        <w:pStyle w:val="Code"/>
        <w:rPr>
          <w:highlight w:val="white"/>
        </w:rPr>
      </w:pPr>
    </w:p>
    <w:p w14:paraId="29931F6C" w14:textId="77777777" w:rsidR="002A7C3D" w:rsidRPr="00EC76D5" w:rsidRDefault="002A7C3D" w:rsidP="00835C72">
      <w:pPr>
        <w:pStyle w:val="Code"/>
        <w:rPr>
          <w:highlight w:val="white"/>
        </w:rPr>
      </w:pPr>
      <w:r w:rsidRPr="00EC76D5">
        <w:rPr>
          <w:highlight w:val="white"/>
        </w:rPr>
        <w:t xml:space="preserve">  long longValue, *longPtr;</w:t>
      </w:r>
    </w:p>
    <w:p w14:paraId="0C2943D6" w14:textId="77777777" w:rsidR="002A7C3D" w:rsidRPr="00EC76D5" w:rsidRDefault="002A7C3D" w:rsidP="00835C72">
      <w:pPr>
        <w:pStyle w:val="Code"/>
        <w:rPr>
          <w:highlight w:val="white"/>
        </w:rPr>
      </w:pPr>
      <w:r w:rsidRPr="00EC76D5">
        <w:rPr>
          <w:highlight w:val="white"/>
        </w:rPr>
        <w:t xml:space="preserve">  short* shortPtr;</w:t>
      </w:r>
    </w:p>
    <w:p w14:paraId="261C14CD" w14:textId="77777777" w:rsidR="002A7C3D" w:rsidRPr="00EC76D5" w:rsidRDefault="002A7C3D" w:rsidP="00835C72">
      <w:pPr>
        <w:pStyle w:val="Code"/>
        <w:rPr>
          <w:highlight w:val="white"/>
        </w:rPr>
      </w:pPr>
      <w:r w:rsidRPr="00EC76D5">
        <w:rPr>
          <w:highlight w:val="white"/>
        </w:rPr>
        <w:t xml:space="preserve">  int index, *intPtr, *charsPtr;</w:t>
      </w:r>
    </w:p>
    <w:p w14:paraId="1E56CED2" w14:textId="77777777" w:rsidR="002A7C3D" w:rsidRPr="00EC76D5" w:rsidRDefault="002A7C3D" w:rsidP="00835C72">
      <w:pPr>
        <w:pStyle w:val="Code"/>
        <w:rPr>
          <w:highlight w:val="white"/>
        </w:rPr>
      </w:pPr>
    </w:p>
    <w:p w14:paraId="034919AC" w14:textId="77777777" w:rsidR="002A7C3D" w:rsidRPr="00EC76D5" w:rsidRDefault="002A7C3D" w:rsidP="00835C72">
      <w:pPr>
        <w:pStyle w:val="Code"/>
        <w:rPr>
          <w:highlight w:val="white"/>
        </w:rPr>
      </w:pPr>
      <w:r w:rsidRPr="00EC76D5">
        <w:rPr>
          <w:highlight w:val="white"/>
        </w:rPr>
        <w:t xml:space="preserve">  unsigned long unsignedLongValue, *unsignedLongPtr;</w:t>
      </w:r>
    </w:p>
    <w:p w14:paraId="266A849F" w14:textId="77777777" w:rsidR="002A7C3D" w:rsidRPr="00EC76D5" w:rsidRDefault="002A7C3D" w:rsidP="00835C72">
      <w:pPr>
        <w:pStyle w:val="Code"/>
        <w:rPr>
          <w:highlight w:val="white"/>
        </w:rPr>
      </w:pPr>
      <w:r w:rsidRPr="00EC76D5">
        <w:rPr>
          <w:highlight w:val="white"/>
        </w:rPr>
        <w:t xml:space="preserve">  unsigned short* unsignedShortPtr;</w:t>
      </w:r>
    </w:p>
    <w:p w14:paraId="5F6E96E3" w14:textId="77777777" w:rsidR="002A7C3D" w:rsidRPr="00EC76D5" w:rsidRDefault="002A7C3D" w:rsidP="00835C72">
      <w:pPr>
        <w:pStyle w:val="Code"/>
        <w:rPr>
          <w:highlight w:val="white"/>
        </w:rPr>
      </w:pPr>
      <w:r w:rsidRPr="00EC76D5">
        <w:rPr>
          <w:highlight w:val="white"/>
        </w:rPr>
        <w:t xml:space="preserve">  unsigned int* unsignedIntPtr;</w:t>
      </w:r>
    </w:p>
    <w:p w14:paraId="309F6C1D" w14:textId="77777777" w:rsidR="002A7C3D" w:rsidRPr="00EC76D5" w:rsidRDefault="002A7C3D" w:rsidP="00835C72">
      <w:pPr>
        <w:pStyle w:val="Code"/>
        <w:rPr>
          <w:highlight w:val="white"/>
        </w:rPr>
      </w:pPr>
    </w:p>
    <w:p w14:paraId="6F0372B8" w14:textId="77777777" w:rsidR="002A7C3D" w:rsidRPr="00EC76D5" w:rsidRDefault="002A7C3D" w:rsidP="00835C72">
      <w:pPr>
        <w:pStyle w:val="Code"/>
        <w:rPr>
          <w:highlight w:val="white"/>
        </w:rPr>
      </w:pPr>
      <w:r w:rsidRPr="00EC76D5">
        <w:rPr>
          <w:highlight w:val="white"/>
        </w:rPr>
        <w:t xml:space="preserve">  long double longDoubleValue;</w:t>
      </w:r>
    </w:p>
    <w:p w14:paraId="7254E30B" w14:textId="77777777" w:rsidR="002A7C3D" w:rsidRPr="00EC76D5" w:rsidRDefault="002A7C3D" w:rsidP="00835C72">
      <w:pPr>
        <w:pStyle w:val="Code"/>
        <w:rPr>
          <w:highlight w:val="white"/>
        </w:rPr>
      </w:pPr>
    </w:p>
    <w:p w14:paraId="3D9713E8" w14:textId="77777777" w:rsidR="002A7C3D" w:rsidRPr="00EC76D5" w:rsidRDefault="002A7C3D" w:rsidP="00835C72">
      <w:pPr>
        <w:pStyle w:val="Code"/>
        <w:rPr>
          <w:highlight w:val="white"/>
        </w:rPr>
      </w:pPr>
      <w:r w:rsidRPr="00EC76D5">
        <w:rPr>
          <w:highlight w:val="white"/>
        </w:rPr>
        <w:t xml:space="preserve">  g_inCount = 0;</w:t>
      </w:r>
    </w:p>
    <w:p w14:paraId="67E38F4F" w14:textId="77777777" w:rsidR="002A7C3D" w:rsidRPr="00EC76D5" w:rsidRDefault="002A7C3D" w:rsidP="00835C72">
      <w:pPr>
        <w:pStyle w:val="Code"/>
        <w:rPr>
          <w:highlight w:val="white"/>
        </w:rPr>
      </w:pPr>
      <w:r w:rsidRPr="00EC76D5">
        <w:rPr>
          <w:highlight w:val="white"/>
        </w:rPr>
        <w:t xml:space="preserve">  g_inChars = 0;</w:t>
      </w:r>
    </w:p>
    <w:p w14:paraId="1FFDB659" w14:textId="77777777" w:rsidR="002A7C3D" w:rsidRPr="00EC76D5" w:rsidRDefault="002A7C3D" w:rsidP="00835C72">
      <w:pPr>
        <w:pStyle w:val="Code"/>
        <w:rPr>
          <w:highlight w:val="white"/>
        </w:rPr>
      </w:pPr>
    </w:p>
    <w:p w14:paraId="63493658" w14:textId="77777777" w:rsidR="002A7C3D" w:rsidRPr="00EC76D5" w:rsidRDefault="002A7C3D" w:rsidP="00835C72">
      <w:pPr>
        <w:pStyle w:val="Code"/>
        <w:rPr>
          <w:highlight w:val="white"/>
        </w:rPr>
      </w:pPr>
      <w:r w:rsidRPr="00EC76D5">
        <w:rPr>
          <w:highlight w:val="white"/>
        </w:rPr>
        <w:t xml:space="preserve">  for (index = 0; format[index] != '\0'; ++index) {</w:t>
      </w:r>
    </w:p>
    <w:p w14:paraId="0AB6A8C9" w14:textId="77777777" w:rsidR="002A7C3D" w:rsidRPr="00EC76D5" w:rsidRDefault="002A7C3D" w:rsidP="00835C72">
      <w:pPr>
        <w:pStyle w:val="Code"/>
        <w:rPr>
          <w:highlight w:val="white"/>
        </w:rPr>
      </w:pPr>
      <w:r w:rsidRPr="00EC76D5">
        <w:rPr>
          <w:highlight w:val="white"/>
        </w:rPr>
        <w:t xml:space="preserve">    c = format[index];</w:t>
      </w:r>
    </w:p>
    <w:p w14:paraId="1C75E031" w14:textId="77777777" w:rsidR="002A7C3D" w:rsidRPr="00EC76D5" w:rsidRDefault="002A7C3D" w:rsidP="00835C72">
      <w:pPr>
        <w:pStyle w:val="Code"/>
        <w:rPr>
          <w:highlight w:val="white"/>
        </w:rPr>
      </w:pPr>
    </w:p>
    <w:p w14:paraId="712681FA" w14:textId="77777777" w:rsidR="002A7C3D" w:rsidRPr="00EC76D5" w:rsidRDefault="002A7C3D" w:rsidP="00835C72">
      <w:pPr>
        <w:pStyle w:val="Code"/>
        <w:rPr>
          <w:highlight w:val="white"/>
        </w:rPr>
      </w:pPr>
      <w:r w:rsidRPr="00EC76D5">
        <w:rPr>
          <w:highlight w:val="white"/>
        </w:rPr>
        <w:t xml:space="preserve">    if (percent) {</w:t>
      </w:r>
    </w:p>
    <w:p w14:paraId="6D554D47" w14:textId="77777777" w:rsidR="002A7C3D" w:rsidRPr="00EC76D5" w:rsidRDefault="002A7C3D" w:rsidP="00835C72">
      <w:pPr>
        <w:pStyle w:val="Code"/>
        <w:rPr>
          <w:highlight w:val="white"/>
        </w:rPr>
      </w:pPr>
      <w:r w:rsidRPr="00EC76D5">
        <w:rPr>
          <w:highlight w:val="white"/>
        </w:rPr>
        <w:t xml:space="preserve">      switch (c) {</w:t>
      </w:r>
    </w:p>
    <w:p w14:paraId="7C828790" w14:textId="77777777" w:rsidR="002A7C3D" w:rsidRPr="00EC76D5" w:rsidRDefault="002A7C3D" w:rsidP="00835C72">
      <w:pPr>
        <w:pStyle w:val="Code"/>
        <w:rPr>
          <w:highlight w:val="white"/>
        </w:rPr>
      </w:pPr>
      <w:r w:rsidRPr="00EC76D5">
        <w:rPr>
          <w:highlight w:val="white"/>
        </w:rPr>
        <w:t xml:space="preserve">        case 'h':</w:t>
      </w:r>
    </w:p>
    <w:p w14:paraId="3697995F" w14:textId="77777777" w:rsidR="002A7C3D" w:rsidRPr="00EC76D5" w:rsidRDefault="002A7C3D" w:rsidP="00835C72">
      <w:pPr>
        <w:pStyle w:val="Code"/>
        <w:rPr>
          <w:highlight w:val="white"/>
        </w:rPr>
      </w:pPr>
      <w:r w:rsidRPr="00EC76D5">
        <w:rPr>
          <w:highlight w:val="white"/>
        </w:rPr>
        <w:t xml:space="preserve">          shortInt = TRUE;</w:t>
      </w:r>
    </w:p>
    <w:p w14:paraId="70E3A74D" w14:textId="77777777" w:rsidR="002A7C3D" w:rsidRPr="00EC76D5" w:rsidRDefault="002A7C3D" w:rsidP="00835C72">
      <w:pPr>
        <w:pStyle w:val="Code"/>
        <w:rPr>
          <w:highlight w:val="white"/>
        </w:rPr>
      </w:pPr>
      <w:r w:rsidRPr="00EC76D5">
        <w:rPr>
          <w:highlight w:val="white"/>
        </w:rPr>
        <w:t xml:space="preserve">          break;</w:t>
      </w:r>
    </w:p>
    <w:p w14:paraId="68963459" w14:textId="77777777" w:rsidR="002A7C3D" w:rsidRPr="00EC76D5" w:rsidRDefault="002A7C3D" w:rsidP="00835C72">
      <w:pPr>
        <w:pStyle w:val="Code"/>
        <w:rPr>
          <w:highlight w:val="white"/>
        </w:rPr>
      </w:pPr>
    </w:p>
    <w:p w14:paraId="65633271" w14:textId="77777777" w:rsidR="002A7C3D" w:rsidRPr="00EC76D5" w:rsidRDefault="002A7C3D" w:rsidP="00835C72">
      <w:pPr>
        <w:pStyle w:val="Code"/>
        <w:rPr>
          <w:highlight w:val="white"/>
        </w:rPr>
      </w:pPr>
      <w:r w:rsidRPr="00EC76D5">
        <w:rPr>
          <w:highlight w:val="white"/>
        </w:rPr>
        <w:t xml:space="preserve">        case 'l':</w:t>
      </w:r>
    </w:p>
    <w:p w14:paraId="2992F969" w14:textId="77777777" w:rsidR="002A7C3D" w:rsidRPr="00EC76D5" w:rsidRDefault="002A7C3D" w:rsidP="00835C72">
      <w:pPr>
        <w:pStyle w:val="Code"/>
        <w:rPr>
          <w:highlight w:val="white"/>
        </w:rPr>
      </w:pPr>
      <w:r w:rsidRPr="00EC76D5">
        <w:rPr>
          <w:highlight w:val="white"/>
        </w:rPr>
        <w:t xml:space="preserve">          longIntOrDouble = TRUE;</w:t>
      </w:r>
    </w:p>
    <w:p w14:paraId="0676FB41" w14:textId="77777777" w:rsidR="002A7C3D" w:rsidRPr="00EC76D5" w:rsidRDefault="002A7C3D" w:rsidP="00835C72">
      <w:pPr>
        <w:pStyle w:val="Code"/>
        <w:rPr>
          <w:highlight w:val="white"/>
        </w:rPr>
      </w:pPr>
      <w:r w:rsidRPr="00EC76D5">
        <w:rPr>
          <w:highlight w:val="white"/>
        </w:rPr>
        <w:t xml:space="preserve">          break;</w:t>
      </w:r>
    </w:p>
    <w:p w14:paraId="1D919261" w14:textId="77777777" w:rsidR="002A7C3D" w:rsidRPr="00EC76D5" w:rsidRDefault="002A7C3D" w:rsidP="00835C72">
      <w:pPr>
        <w:pStyle w:val="Code"/>
        <w:rPr>
          <w:highlight w:val="white"/>
        </w:rPr>
      </w:pPr>
    </w:p>
    <w:p w14:paraId="74A95BB1" w14:textId="77777777" w:rsidR="002A7C3D" w:rsidRPr="00EC76D5" w:rsidRDefault="002A7C3D" w:rsidP="00835C72">
      <w:pPr>
        <w:pStyle w:val="Code"/>
        <w:rPr>
          <w:highlight w:val="white"/>
        </w:rPr>
      </w:pPr>
      <w:r w:rsidRPr="00EC76D5">
        <w:rPr>
          <w:highlight w:val="white"/>
        </w:rPr>
        <w:t xml:space="preserve">        case 'L':</w:t>
      </w:r>
    </w:p>
    <w:p w14:paraId="202F87F1" w14:textId="77777777" w:rsidR="002A7C3D" w:rsidRPr="00EC76D5" w:rsidRDefault="002A7C3D" w:rsidP="00835C72">
      <w:pPr>
        <w:pStyle w:val="Code"/>
        <w:rPr>
          <w:highlight w:val="white"/>
        </w:rPr>
      </w:pPr>
      <w:r w:rsidRPr="00EC76D5">
        <w:rPr>
          <w:highlight w:val="white"/>
        </w:rPr>
        <w:t xml:space="preserve">          longDouble = TRUE;</w:t>
      </w:r>
    </w:p>
    <w:p w14:paraId="5A7EFF17" w14:textId="77777777" w:rsidR="002A7C3D" w:rsidRPr="00EC76D5" w:rsidRDefault="002A7C3D" w:rsidP="00835C72">
      <w:pPr>
        <w:pStyle w:val="Code"/>
        <w:rPr>
          <w:highlight w:val="white"/>
        </w:rPr>
      </w:pPr>
      <w:r w:rsidRPr="00EC76D5">
        <w:rPr>
          <w:highlight w:val="white"/>
        </w:rPr>
        <w:t xml:space="preserve">          break;</w:t>
      </w:r>
    </w:p>
    <w:p w14:paraId="550D0DB0" w14:textId="77777777" w:rsidR="002A7C3D" w:rsidRPr="00EC76D5" w:rsidRDefault="002A7C3D" w:rsidP="00835C72">
      <w:pPr>
        <w:pStyle w:val="Code"/>
        <w:rPr>
          <w:highlight w:val="white"/>
        </w:rPr>
      </w:pPr>
    </w:p>
    <w:p w14:paraId="70D30E33" w14:textId="77777777" w:rsidR="002A7C3D" w:rsidRPr="00EC76D5" w:rsidRDefault="002A7C3D" w:rsidP="00835C72">
      <w:pPr>
        <w:pStyle w:val="Code"/>
        <w:rPr>
          <w:highlight w:val="white"/>
        </w:rPr>
      </w:pPr>
      <w:r w:rsidRPr="00EC76D5">
        <w:rPr>
          <w:highlight w:val="white"/>
        </w:rPr>
        <w:t xml:space="preserve">        case '*':</w:t>
      </w:r>
    </w:p>
    <w:p w14:paraId="6BD49EA1" w14:textId="77777777" w:rsidR="002A7C3D" w:rsidRPr="00EC76D5" w:rsidRDefault="002A7C3D" w:rsidP="00835C72">
      <w:pPr>
        <w:pStyle w:val="Code"/>
        <w:rPr>
          <w:highlight w:val="white"/>
        </w:rPr>
      </w:pPr>
      <w:r w:rsidRPr="00EC76D5">
        <w:rPr>
          <w:highlight w:val="white"/>
        </w:rPr>
        <w:t xml:space="preserve">          star = TRUE;</w:t>
      </w:r>
    </w:p>
    <w:p w14:paraId="56D67A1A" w14:textId="77777777" w:rsidR="002A7C3D" w:rsidRPr="00EC76D5" w:rsidRDefault="002A7C3D" w:rsidP="00835C72">
      <w:pPr>
        <w:pStyle w:val="Code"/>
        <w:rPr>
          <w:highlight w:val="white"/>
        </w:rPr>
      </w:pPr>
      <w:r w:rsidRPr="00EC76D5">
        <w:rPr>
          <w:highlight w:val="white"/>
        </w:rPr>
        <w:t xml:space="preserve">          break;</w:t>
      </w:r>
    </w:p>
    <w:p w14:paraId="7D171BC5" w14:textId="77777777" w:rsidR="002A7C3D" w:rsidRPr="00EC76D5" w:rsidRDefault="002A7C3D" w:rsidP="00835C72">
      <w:pPr>
        <w:pStyle w:val="Code"/>
        <w:rPr>
          <w:highlight w:val="white"/>
        </w:rPr>
      </w:pPr>
    </w:p>
    <w:p w14:paraId="7A915D15" w14:textId="77777777" w:rsidR="002A7C3D" w:rsidRPr="00EC76D5" w:rsidRDefault="002A7C3D" w:rsidP="00835C72">
      <w:pPr>
        <w:pStyle w:val="Code"/>
        <w:rPr>
          <w:highlight w:val="white"/>
        </w:rPr>
      </w:pPr>
      <w:r w:rsidRPr="00EC76D5">
        <w:rPr>
          <w:highlight w:val="white"/>
        </w:rPr>
        <w:t xml:space="preserve">        case 'c': {</w:t>
      </w:r>
    </w:p>
    <w:p w14:paraId="35ACED09" w14:textId="77777777" w:rsidR="002A7C3D" w:rsidRPr="00EC76D5" w:rsidRDefault="002A7C3D" w:rsidP="00835C72">
      <w:pPr>
        <w:pStyle w:val="Code"/>
        <w:rPr>
          <w:highlight w:val="white"/>
        </w:rPr>
      </w:pPr>
      <w:r w:rsidRPr="00EC76D5">
        <w:rPr>
          <w:highlight w:val="white"/>
        </w:rPr>
        <w:t xml:space="preserve">            char charValue = scanChar();</w:t>
      </w:r>
    </w:p>
    <w:p w14:paraId="460E363B" w14:textId="77777777" w:rsidR="002A7C3D" w:rsidRPr="00EC76D5" w:rsidRDefault="002A7C3D" w:rsidP="00835C72">
      <w:pPr>
        <w:pStyle w:val="Code"/>
        <w:rPr>
          <w:highlight w:val="white"/>
        </w:rPr>
      </w:pPr>
    </w:p>
    <w:p w14:paraId="2A43459C" w14:textId="77777777" w:rsidR="002A7C3D" w:rsidRPr="00EC76D5" w:rsidRDefault="002A7C3D" w:rsidP="00835C72">
      <w:pPr>
        <w:pStyle w:val="Code"/>
        <w:rPr>
          <w:highlight w:val="white"/>
        </w:rPr>
      </w:pPr>
      <w:r w:rsidRPr="00EC76D5">
        <w:rPr>
          <w:highlight w:val="white"/>
        </w:rPr>
        <w:t xml:space="preserve">            if (!star) {</w:t>
      </w:r>
    </w:p>
    <w:p w14:paraId="71D232C8" w14:textId="77777777" w:rsidR="002A7C3D" w:rsidRPr="00EC76D5" w:rsidRDefault="002A7C3D" w:rsidP="00835C72">
      <w:pPr>
        <w:pStyle w:val="Code"/>
        <w:rPr>
          <w:highlight w:val="white"/>
        </w:rPr>
      </w:pPr>
      <w:r w:rsidRPr="00EC76D5">
        <w:rPr>
          <w:highlight w:val="white"/>
        </w:rPr>
        <w:t xml:space="preserve">              charPtr = va_arg(arg_list, char*);</w:t>
      </w:r>
    </w:p>
    <w:p w14:paraId="27F31CF1" w14:textId="77777777" w:rsidR="002A7C3D" w:rsidRPr="00EC76D5" w:rsidRDefault="002A7C3D" w:rsidP="00835C72">
      <w:pPr>
        <w:pStyle w:val="Code"/>
        <w:rPr>
          <w:highlight w:val="white"/>
        </w:rPr>
      </w:pPr>
      <w:r w:rsidRPr="00EC76D5">
        <w:rPr>
          <w:highlight w:val="white"/>
        </w:rPr>
        <w:t xml:space="preserve">              *charPtr = charValue;</w:t>
      </w:r>
    </w:p>
    <w:p w14:paraId="34AA0DD0" w14:textId="77777777" w:rsidR="002A7C3D" w:rsidRPr="00EC76D5" w:rsidRDefault="002A7C3D" w:rsidP="00835C72">
      <w:pPr>
        <w:pStyle w:val="Code"/>
        <w:rPr>
          <w:highlight w:val="white"/>
        </w:rPr>
      </w:pPr>
      <w:r w:rsidRPr="00EC76D5">
        <w:rPr>
          <w:highlight w:val="white"/>
        </w:rPr>
        <w:lastRenderedPageBreak/>
        <w:t xml:space="preserve">            }</w:t>
      </w:r>
    </w:p>
    <w:p w14:paraId="7AE0AA3E" w14:textId="77777777" w:rsidR="002A7C3D" w:rsidRPr="00EC76D5" w:rsidRDefault="002A7C3D" w:rsidP="00835C72">
      <w:pPr>
        <w:pStyle w:val="Code"/>
        <w:rPr>
          <w:highlight w:val="white"/>
        </w:rPr>
      </w:pPr>
    </w:p>
    <w:p w14:paraId="17F009E2" w14:textId="77777777" w:rsidR="002A7C3D" w:rsidRPr="00EC76D5" w:rsidRDefault="002A7C3D" w:rsidP="00835C72">
      <w:pPr>
        <w:pStyle w:val="Code"/>
        <w:rPr>
          <w:highlight w:val="white"/>
        </w:rPr>
      </w:pPr>
      <w:r w:rsidRPr="00EC76D5">
        <w:rPr>
          <w:highlight w:val="white"/>
        </w:rPr>
        <w:t xml:space="preserve">            percent = FALSE;</w:t>
      </w:r>
    </w:p>
    <w:p w14:paraId="6EB7D23B" w14:textId="77777777" w:rsidR="002A7C3D" w:rsidRPr="00EC76D5" w:rsidRDefault="002A7C3D" w:rsidP="00835C72">
      <w:pPr>
        <w:pStyle w:val="Code"/>
        <w:rPr>
          <w:highlight w:val="white"/>
        </w:rPr>
      </w:pPr>
    </w:p>
    <w:p w14:paraId="1D0904F1" w14:textId="77777777" w:rsidR="002A7C3D" w:rsidRPr="00EC76D5" w:rsidRDefault="002A7C3D" w:rsidP="00835C72">
      <w:pPr>
        <w:pStyle w:val="Code"/>
        <w:rPr>
          <w:highlight w:val="white"/>
        </w:rPr>
      </w:pPr>
      <w:r w:rsidRPr="00EC76D5">
        <w:rPr>
          <w:highlight w:val="white"/>
        </w:rPr>
        <w:t xml:space="preserve">            if (charValue != EOF) {</w:t>
      </w:r>
    </w:p>
    <w:p w14:paraId="7E0F4D6A" w14:textId="77777777" w:rsidR="002A7C3D" w:rsidRPr="00EC76D5" w:rsidRDefault="002A7C3D" w:rsidP="00835C72">
      <w:pPr>
        <w:pStyle w:val="Code"/>
        <w:rPr>
          <w:highlight w:val="white"/>
        </w:rPr>
      </w:pPr>
      <w:r w:rsidRPr="00EC76D5">
        <w:rPr>
          <w:highlight w:val="white"/>
        </w:rPr>
        <w:t xml:space="preserve">              ++g_inCount;</w:t>
      </w:r>
    </w:p>
    <w:p w14:paraId="2C19E0BB" w14:textId="77777777" w:rsidR="002A7C3D" w:rsidRPr="00EC76D5" w:rsidRDefault="002A7C3D" w:rsidP="00835C72">
      <w:pPr>
        <w:pStyle w:val="Code"/>
        <w:rPr>
          <w:highlight w:val="white"/>
        </w:rPr>
      </w:pPr>
      <w:r w:rsidRPr="00EC76D5">
        <w:rPr>
          <w:highlight w:val="white"/>
        </w:rPr>
        <w:t xml:space="preserve">            }</w:t>
      </w:r>
    </w:p>
    <w:p w14:paraId="77CF3E45" w14:textId="77777777" w:rsidR="002A7C3D" w:rsidRPr="00EC76D5" w:rsidRDefault="002A7C3D" w:rsidP="00835C72">
      <w:pPr>
        <w:pStyle w:val="Code"/>
        <w:rPr>
          <w:highlight w:val="white"/>
        </w:rPr>
      </w:pPr>
      <w:r w:rsidRPr="00EC76D5">
        <w:rPr>
          <w:highlight w:val="white"/>
        </w:rPr>
        <w:t xml:space="preserve">          }</w:t>
      </w:r>
    </w:p>
    <w:p w14:paraId="6494E330" w14:textId="77777777" w:rsidR="002A7C3D" w:rsidRPr="00EC76D5" w:rsidRDefault="002A7C3D" w:rsidP="00835C72">
      <w:pPr>
        <w:pStyle w:val="Code"/>
        <w:rPr>
          <w:highlight w:val="white"/>
        </w:rPr>
      </w:pPr>
      <w:r w:rsidRPr="00EC76D5">
        <w:rPr>
          <w:highlight w:val="white"/>
        </w:rPr>
        <w:t xml:space="preserve">          break;</w:t>
      </w:r>
    </w:p>
    <w:p w14:paraId="3EDC87AC" w14:textId="77777777" w:rsidR="002A7C3D" w:rsidRPr="00EC76D5" w:rsidRDefault="002A7C3D" w:rsidP="00835C72">
      <w:pPr>
        <w:pStyle w:val="Code"/>
        <w:rPr>
          <w:highlight w:val="white"/>
        </w:rPr>
      </w:pPr>
    </w:p>
    <w:p w14:paraId="2D4DA628" w14:textId="77777777" w:rsidR="002A7C3D" w:rsidRPr="00EC76D5" w:rsidRDefault="002A7C3D" w:rsidP="00835C72">
      <w:pPr>
        <w:pStyle w:val="Code"/>
        <w:rPr>
          <w:highlight w:val="white"/>
        </w:rPr>
      </w:pPr>
      <w:r w:rsidRPr="00EC76D5">
        <w:rPr>
          <w:highlight w:val="white"/>
        </w:rPr>
        <w:t xml:space="preserve">        case 's':</w:t>
      </w:r>
    </w:p>
    <w:p w14:paraId="16EC09C0" w14:textId="77777777" w:rsidR="002A7C3D" w:rsidRPr="00EC76D5" w:rsidRDefault="002A7C3D" w:rsidP="00835C72">
      <w:pPr>
        <w:pStyle w:val="Code"/>
        <w:rPr>
          <w:highlight w:val="white"/>
        </w:rPr>
      </w:pPr>
      <w:r w:rsidRPr="00EC76D5">
        <w:rPr>
          <w:highlight w:val="white"/>
        </w:rPr>
        <w:t xml:space="preserve">          if (!star) {</w:t>
      </w:r>
    </w:p>
    <w:p w14:paraId="783ECD95" w14:textId="77777777" w:rsidR="002A7C3D" w:rsidRPr="00EC76D5" w:rsidRDefault="002A7C3D" w:rsidP="00835C72">
      <w:pPr>
        <w:pStyle w:val="Code"/>
        <w:rPr>
          <w:highlight w:val="white"/>
        </w:rPr>
      </w:pPr>
      <w:r w:rsidRPr="00EC76D5">
        <w:rPr>
          <w:highlight w:val="white"/>
        </w:rPr>
        <w:t xml:space="preserve">            charPtr = va_arg(arg_list, char*);</w:t>
      </w:r>
    </w:p>
    <w:p w14:paraId="1C61CE3C" w14:textId="77777777" w:rsidR="002A7C3D" w:rsidRPr="00EC76D5" w:rsidRDefault="002A7C3D" w:rsidP="00835C72">
      <w:pPr>
        <w:pStyle w:val="Code"/>
        <w:rPr>
          <w:highlight w:val="white"/>
        </w:rPr>
      </w:pPr>
      <w:r w:rsidRPr="00EC76D5">
        <w:rPr>
          <w:highlight w:val="white"/>
        </w:rPr>
        <w:t xml:space="preserve">            scanString(charPtr, 0);</w:t>
      </w:r>
    </w:p>
    <w:p w14:paraId="6F318612" w14:textId="77777777" w:rsidR="002A7C3D" w:rsidRPr="00EC76D5" w:rsidRDefault="002A7C3D" w:rsidP="00835C72">
      <w:pPr>
        <w:pStyle w:val="Code"/>
        <w:rPr>
          <w:highlight w:val="white"/>
        </w:rPr>
      </w:pPr>
      <w:r w:rsidRPr="00EC76D5">
        <w:rPr>
          <w:highlight w:val="white"/>
        </w:rPr>
        <w:t xml:space="preserve">          }</w:t>
      </w:r>
    </w:p>
    <w:p w14:paraId="59F15C2B" w14:textId="77777777" w:rsidR="002A7C3D" w:rsidRPr="00EC76D5" w:rsidRDefault="002A7C3D" w:rsidP="00835C72">
      <w:pPr>
        <w:pStyle w:val="Code"/>
        <w:rPr>
          <w:highlight w:val="white"/>
        </w:rPr>
      </w:pPr>
      <w:r w:rsidRPr="00EC76D5">
        <w:rPr>
          <w:highlight w:val="white"/>
        </w:rPr>
        <w:t xml:space="preserve">          else {</w:t>
      </w:r>
    </w:p>
    <w:p w14:paraId="1B69D2BD" w14:textId="77777777" w:rsidR="002A7C3D" w:rsidRPr="00EC76D5" w:rsidRDefault="002A7C3D" w:rsidP="00835C72">
      <w:pPr>
        <w:pStyle w:val="Code"/>
        <w:rPr>
          <w:highlight w:val="white"/>
        </w:rPr>
      </w:pPr>
      <w:r w:rsidRPr="00EC76D5">
        <w:rPr>
          <w:highlight w:val="white"/>
        </w:rPr>
        <w:t xml:space="preserve">            scanString(NULL, 0);</w:t>
      </w:r>
    </w:p>
    <w:p w14:paraId="45C64C77" w14:textId="77777777" w:rsidR="002A7C3D" w:rsidRPr="00EC76D5" w:rsidRDefault="002A7C3D" w:rsidP="00835C72">
      <w:pPr>
        <w:pStyle w:val="Code"/>
        <w:rPr>
          <w:highlight w:val="white"/>
        </w:rPr>
      </w:pPr>
      <w:r w:rsidRPr="00EC76D5">
        <w:rPr>
          <w:highlight w:val="white"/>
        </w:rPr>
        <w:t xml:space="preserve">          }</w:t>
      </w:r>
    </w:p>
    <w:p w14:paraId="637046B9" w14:textId="77777777" w:rsidR="002A7C3D" w:rsidRPr="00EC76D5" w:rsidRDefault="002A7C3D" w:rsidP="00835C72">
      <w:pPr>
        <w:pStyle w:val="Code"/>
        <w:rPr>
          <w:highlight w:val="white"/>
        </w:rPr>
      </w:pPr>
    </w:p>
    <w:p w14:paraId="65560AB6" w14:textId="77777777" w:rsidR="002A7C3D" w:rsidRPr="00EC76D5" w:rsidRDefault="002A7C3D" w:rsidP="00835C72">
      <w:pPr>
        <w:pStyle w:val="Code"/>
        <w:rPr>
          <w:highlight w:val="white"/>
        </w:rPr>
      </w:pPr>
      <w:r w:rsidRPr="00EC76D5">
        <w:rPr>
          <w:highlight w:val="white"/>
        </w:rPr>
        <w:t xml:space="preserve">          percent = FALSE;</w:t>
      </w:r>
    </w:p>
    <w:p w14:paraId="30E5CA59" w14:textId="77777777" w:rsidR="002A7C3D" w:rsidRPr="00EC76D5" w:rsidRDefault="002A7C3D" w:rsidP="00835C72">
      <w:pPr>
        <w:pStyle w:val="Code"/>
        <w:rPr>
          <w:highlight w:val="white"/>
        </w:rPr>
      </w:pPr>
      <w:r w:rsidRPr="00EC76D5">
        <w:rPr>
          <w:highlight w:val="white"/>
        </w:rPr>
        <w:t xml:space="preserve">          break;</w:t>
      </w:r>
    </w:p>
    <w:p w14:paraId="7A909730" w14:textId="77777777" w:rsidR="002A7C3D" w:rsidRPr="00EC76D5" w:rsidRDefault="002A7C3D" w:rsidP="00835C72">
      <w:pPr>
        <w:pStyle w:val="Code"/>
        <w:rPr>
          <w:highlight w:val="white"/>
        </w:rPr>
      </w:pPr>
    </w:p>
    <w:p w14:paraId="18050AFF" w14:textId="77777777" w:rsidR="002A7C3D" w:rsidRPr="00EC76D5" w:rsidRDefault="002A7C3D" w:rsidP="00835C72">
      <w:pPr>
        <w:pStyle w:val="Code"/>
        <w:rPr>
          <w:highlight w:val="white"/>
        </w:rPr>
      </w:pPr>
      <w:r w:rsidRPr="00EC76D5">
        <w:rPr>
          <w:highlight w:val="white"/>
        </w:rPr>
        <w:t xml:space="preserve">        case 'i':</w:t>
      </w:r>
    </w:p>
    <w:p w14:paraId="1483842C" w14:textId="77777777" w:rsidR="002A7C3D" w:rsidRPr="00EC76D5" w:rsidRDefault="002A7C3D" w:rsidP="00835C72">
      <w:pPr>
        <w:pStyle w:val="Code"/>
        <w:rPr>
          <w:highlight w:val="white"/>
        </w:rPr>
      </w:pPr>
      <w:r w:rsidRPr="00EC76D5">
        <w:rPr>
          <w:highlight w:val="white"/>
        </w:rPr>
        <w:t xml:space="preserve">        case 'd':</w:t>
      </w:r>
    </w:p>
    <w:p w14:paraId="147253EB" w14:textId="77777777" w:rsidR="002A7C3D" w:rsidRPr="00EC76D5" w:rsidRDefault="002A7C3D" w:rsidP="00835C72">
      <w:pPr>
        <w:pStyle w:val="Code"/>
        <w:rPr>
          <w:highlight w:val="white"/>
        </w:rPr>
      </w:pPr>
      <w:r w:rsidRPr="00EC76D5">
        <w:rPr>
          <w:highlight w:val="white"/>
        </w:rPr>
        <w:t xml:space="preserve">          longValue = scanLongInt();</w:t>
      </w:r>
    </w:p>
    <w:p w14:paraId="010A203D" w14:textId="77777777" w:rsidR="002A7C3D" w:rsidRPr="00EC76D5" w:rsidRDefault="002A7C3D" w:rsidP="00835C72">
      <w:pPr>
        <w:pStyle w:val="Code"/>
        <w:rPr>
          <w:highlight w:val="white"/>
        </w:rPr>
      </w:pPr>
    </w:p>
    <w:p w14:paraId="7C836AAC" w14:textId="77777777" w:rsidR="002A7C3D" w:rsidRPr="00EC76D5" w:rsidRDefault="002A7C3D" w:rsidP="00835C72">
      <w:pPr>
        <w:pStyle w:val="Code"/>
        <w:rPr>
          <w:highlight w:val="white"/>
        </w:rPr>
      </w:pPr>
      <w:r w:rsidRPr="00EC76D5">
        <w:rPr>
          <w:highlight w:val="white"/>
        </w:rPr>
        <w:t xml:space="preserve">          if (!star) {</w:t>
      </w:r>
    </w:p>
    <w:p w14:paraId="58A03043" w14:textId="77777777" w:rsidR="002A7C3D" w:rsidRPr="00EC76D5" w:rsidRDefault="002A7C3D" w:rsidP="00835C72">
      <w:pPr>
        <w:pStyle w:val="Code"/>
        <w:rPr>
          <w:highlight w:val="white"/>
        </w:rPr>
      </w:pPr>
      <w:r w:rsidRPr="00EC76D5">
        <w:rPr>
          <w:highlight w:val="white"/>
        </w:rPr>
        <w:t xml:space="preserve">            if (shortInt) {</w:t>
      </w:r>
    </w:p>
    <w:p w14:paraId="14684F63" w14:textId="77777777" w:rsidR="002A7C3D" w:rsidRPr="00EC76D5" w:rsidRDefault="002A7C3D" w:rsidP="00835C72">
      <w:pPr>
        <w:pStyle w:val="Code"/>
        <w:rPr>
          <w:highlight w:val="white"/>
        </w:rPr>
      </w:pPr>
      <w:r w:rsidRPr="00EC76D5">
        <w:rPr>
          <w:highlight w:val="white"/>
        </w:rPr>
        <w:t xml:space="preserve">              shortPtr = va_arg(arg_list, short*);</w:t>
      </w:r>
    </w:p>
    <w:p w14:paraId="00BA42AA" w14:textId="77777777" w:rsidR="002A7C3D" w:rsidRPr="00EC76D5" w:rsidRDefault="002A7C3D" w:rsidP="00835C72">
      <w:pPr>
        <w:pStyle w:val="Code"/>
        <w:rPr>
          <w:highlight w:val="white"/>
        </w:rPr>
      </w:pPr>
      <w:r w:rsidRPr="00EC76D5">
        <w:rPr>
          <w:highlight w:val="white"/>
        </w:rPr>
        <w:t xml:space="preserve">              *shortPtr = (short) longValue;</w:t>
      </w:r>
    </w:p>
    <w:p w14:paraId="049C21FE" w14:textId="77777777" w:rsidR="002A7C3D" w:rsidRPr="00EC76D5" w:rsidRDefault="002A7C3D" w:rsidP="00835C72">
      <w:pPr>
        <w:pStyle w:val="Code"/>
        <w:rPr>
          <w:highlight w:val="white"/>
        </w:rPr>
      </w:pPr>
      <w:r w:rsidRPr="00EC76D5">
        <w:rPr>
          <w:highlight w:val="white"/>
        </w:rPr>
        <w:t xml:space="preserve">            }</w:t>
      </w:r>
    </w:p>
    <w:p w14:paraId="74D0C385" w14:textId="77777777" w:rsidR="002A7C3D" w:rsidRPr="00EC76D5" w:rsidRDefault="002A7C3D" w:rsidP="00835C72">
      <w:pPr>
        <w:pStyle w:val="Code"/>
        <w:rPr>
          <w:highlight w:val="white"/>
        </w:rPr>
      </w:pPr>
      <w:r w:rsidRPr="00EC76D5">
        <w:rPr>
          <w:highlight w:val="white"/>
        </w:rPr>
        <w:t xml:space="preserve">            else if (!longIntOrDouble) {</w:t>
      </w:r>
    </w:p>
    <w:p w14:paraId="07E9BE23" w14:textId="77777777" w:rsidR="002A7C3D" w:rsidRPr="00EC76D5" w:rsidRDefault="002A7C3D" w:rsidP="00835C72">
      <w:pPr>
        <w:pStyle w:val="Code"/>
        <w:rPr>
          <w:highlight w:val="white"/>
        </w:rPr>
      </w:pPr>
      <w:r w:rsidRPr="00EC76D5">
        <w:rPr>
          <w:highlight w:val="white"/>
        </w:rPr>
        <w:t xml:space="preserve">              intPtr = va_arg(arg_list, int*);</w:t>
      </w:r>
    </w:p>
    <w:p w14:paraId="2D2FFFD6" w14:textId="77777777" w:rsidR="002A7C3D" w:rsidRPr="00EC76D5" w:rsidRDefault="002A7C3D" w:rsidP="00835C72">
      <w:pPr>
        <w:pStyle w:val="Code"/>
        <w:rPr>
          <w:highlight w:val="white"/>
        </w:rPr>
      </w:pPr>
      <w:r w:rsidRPr="00EC76D5">
        <w:rPr>
          <w:highlight w:val="white"/>
        </w:rPr>
        <w:t xml:space="preserve">              *intPtr = (int) longValue;</w:t>
      </w:r>
    </w:p>
    <w:p w14:paraId="25767449" w14:textId="77777777" w:rsidR="002A7C3D" w:rsidRPr="00EC76D5" w:rsidRDefault="002A7C3D" w:rsidP="00835C72">
      <w:pPr>
        <w:pStyle w:val="Code"/>
        <w:rPr>
          <w:highlight w:val="white"/>
        </w:rPr>
      </w:pPr>
      <w:r w:rsidRPr="00EC76D5">
        <w:rPr>
          <w:highlight w:val="white"/>
        </w:rPr>
        <w:t xml:space="preserve">            }</w:t>
      </w:r>
    </w:p>
    <w:p w14:paraId="4C57C932" w14:textId="77777777" w:rsidR="002A7C3D" w:rsidRPr="00EC76D5" w:rsidRDefault="002A7C3D" w:rsidP="00835C72">
      <w:pPr>
        <w:pStyle w:val="Code"/>
        <w:rPr>
          <w:highlight w:val="white"/>
        </w:rPr>
      </w:pPr>
      <w:r w:rsidRPr="00EC76D5">
        <w:rPr>
          <w:highlight w:val="white"/>
        </w:rPr>
        <w:t xml:space="preserve">            else {</w:t>
      </w:r>
    </w:p>
    <w:p w14:paraId="5ECE513D" w14:textId="77777777" w:rsidR="002A7C3D" w:rsidRPr="00EC76D5" w:rsidRDefault="002A7C3D" w:rsidP="00835C72">
      <w:pPr>
        <w:pStyle w:val="Code"/>
        <w:rPr>
          <w:highlight w:val="white"/>
        </w:rPr>
      </w:pPr>
      <w:r w:rsidRPr="00EC76D5">
        <w:rPr>
          <w:highlight w:val="white"/>
        </w:rPr>
        <w:t xml:space="preserve">              longPtr = va_arg(arg_list, long*);</w:t>
      </w:r>
    </w:p>
    <w:p w14:paraId="2C0F7557" w14:textId="77777777" w:rsidR="002A7C3D" w:rsidRPr="00EC76D5" w:rsidRDefault="002A7C3D" w:rsidP="00835C72">
      <w:pPr>
        <w:pStyle w:val="Code"/>
        <w:rPr>
          <w:highlight w:val="white"/>
        </w:rPr>
      </w:pPr>
      <w:r w:rsidRPr="00EC76D5">
        <w:rPr>
          <w:highlight w:val="white"/>
        </w:rPr>
        <w:t xml:space="preserve">              *longPtr = longValue;</w:t>
      </w:r>
    </w:p>
    <w:p w14:paraId="68155ED3" w14:textId="77777777" w:rsidR="002A7C3D" w:rsidRPr="00EC76D5" w:rsidRDefault="002A7C3D" w:rsidP="00835C72">
      <w:pPr>
        <w:pStyle w:val="Code"/>
        <w:rPr>
          <w:highlight w:val="white"/>
        </w:rPr>
      </w:pPr>
      <w:r w:rsidRPr="00EC76D5">
        <w:rPr>
          <w:highlight w:val="white"/>
        </w:rPr>
        <w:t xml:space="preserve">            }</w:t>
      </w:r>
    </w:p>
    <w:p w14:paraId="16E3A4CA" w14:textId="77777777" w:rsidR="002A7C3D" w:rsidRPr="00EC76D5" w:rsidRDefault="002A7C3D" w:rsidP="00835C72">
      <w:pPr>
        <w:pStyle w:val="Code"/>
        <w:rPr>
          <w:highlight w:val="white"/>
        </w:rPr>
      </w:pPr>
      <w:r w:rsidRPr="00EC76D5">
        <w:rPr>
          <w:highlight w:val="white"/>
        </w:rPr>
        <w:t xml:space="preserve">          }</w:t>
      </w:r>
    </w:p>
    <w:p w14:paraId="36358E95" w14:textId="77777777" w:rsidR="002A7C3D" w:rsidRPr="00EC76D5" w:rsidRDefault="002A7C3D" w:rsidP="00835C72">
      <w:pPr>
        <w:pStyle w:val="Code"/>
        <w:rPr>
          <w:highlight w:val="white"/>
        </w:rPr>
      </w:pPr>
    </w:p>
    <w:p w14:paraId="3FABC29F" w14:textId="77777777" w:rsidR="002A7C3D" w:rsidRPr="00EC76D5" w:rsidRDefault="002A7C3D" w:rsidP="00835C72">
      <w:pPr>
        <w:pStyle w:val="Code"/>
        <w:rPr>
          <w:highlight w:val="white"/>
        </w:rPr>
      </w:pPr>
      <w:r w:rsidRPr="00EC76D5">
        <w:rPr>
          <w:highlight w:val="white"/>
        </w:rPr>
        <w:t xml:space="preserve">          percent = FALSE;</w:t>
      </w:r>
    </w:p>
    <w:p w14:paraId="3B561518" w14:textId="77777777" w:rsidR="002A7C3D" w:rsidRPr="00EC76D5" w:rsidRDefault="002A7C3D" w:rsidP="00835C72">
      <w:pPr>
        <w:pStyle w:val="Code"/>
        <w:rPr>
          <w:highlight w:val="white"/>
        </w:rPr>
      </w:pPr>
      <w:r w:rsidRPr="00EC76D5">
        <w:rPr>
          <w:highlight w:val="white"/>
        </w:rPr>
        <w:t xml:space="preserve">          break;</w:t>
      </w:r>
    </w:p>
    <w:p w14:paraId="7074108F" w14:textId="77777777" w:rsidR="002A7C3D" w:rsidRPr="00EC76D5" w:rsidRDefault="002A7C3D" w:rsidP="00835C72">
      <w:pPr>
        <w:pStyle w:val="Code"/>
        <w:rPr>
          <w:highlight w:val="white"/>
        </w:rPr>
      </w:pPr>
    </w:p>
    <w:p w14:paraId="2FAC2BCC" w14:textId="77777777" w:rsidR="002A7C3D" w:rsidRPr="00EC76D5" w:rsidRDefault="002A7C3D" w:rsidP="00835C72">
      <w:pPr>
        <w:pStyle w:val="Code"/>
        <w:rPr>
          <w:highlight w:val="white"/>
        </w:rPr>
      </w:pPr>
      <w:r w:rsidRPr="00EC76D5">
        <w:rPr>
          <w:highlight w:val="white"/>
        </w:rPr>
        <w:t xml:space="preserve">        case 'o':</w:t>
      </w:r>
    </w:p>
    <w:p w14:paraId="7B18EFAC" w14:textId="77777777" w:rsidR="002A7C3D" w:rsidRPr="00EC76D5" w:rsidRDefault="002A7C3D" w:rsidP="00835C72">
      <w:pPr>
        <w:pStyle w:val="Code"/>
        <w:rPr>
          <w:highlight w:val="white"/>
        </w:rPr>
      </w:pPr>
      <w:r w:rsidRPr="00EC76D5">
        <w:rPr>
          <w:highlight w:val="white"/>
        </w:rPr>
        <w:t xml:space="preserve">          unsignedLongValue = scanUnsignedLongInt(8ul);</w:t>
      </w:r>
    </w:p>
    <w:p w14:paraId="06AF8D07" w14:textId="77777777" w:rsidR="002A7C3D" w:rsidRPr="00EC76D5" w:rsidRDefault="002A7C3D" w:rsidP="00835C72">
      <w:pPr>
        <w:pStyle w:val="Code"/>
        <w:rPr>
          <w:highlight w:val="white"/>
        </w:rPr>
      </w:pPr>
    </w:p>
    <w:p w14:paraId="17C1FC9E" w14:textId="77777777" w:rsidR="002A7C3D" w:rsidRPr="00EC76D5" w:rsidRDefault="002A7C3D" w:rsidP="00835C72">
      <w:pPr>
        <w:pStyle w:val="Code"/>
        <w:rPr>
          <w:highlight w:val="white"/>
        </w:rPr>
      </w:pPr>
      <w:r w:rsidRPr="00EC76D5">
        <w:rPr>
          <w:highlight w:val="white"/>
        </w:rPr>
        <w:t xml:space="preserve">          if (!star) {</w:t>
      </w:r>
    </w:p>
    <w:p w14:paraId="08050049" w14:textId="77777777" w:rsidR="002A7C3D" w:rsidRPr="00EC76D5" w:rsidRDefault="002A7C3D" w:rsidP="00835C72">
      <w:pPr>
        <w:pStyle w:val="Code"/>
        <w:rPr>
          <w:highlight w:val="white"/>
        </w:rPr>
      </w:pPr>
      <w:r w:rsidRPr="00EC76D5">
        <w:rPr>
          <w:highlight w:val="white"/>
        </w:rPr>
        <w:t xml:space="preserve">            if (shortInt) {</w:t>
      </w:r>
    </w:p>
    <w:p w14:paraId="42E89D8D"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70F10A6E" w14:textId="77777777" w:rsidR="002A7C3D" w:rsidRPr="00EC76D5" w:rsidRDefault="002A7C3D" w:rsidP="00835C72">
      <w:pPr>
        <w:pStyle w:val="Code"/>
        <w:rPr>
          <w:highlight w:val="white"/>
        </w:rPr>
      </w:pPr>
      <w:r w:rsidRPr="00EC76D5">
        <w:rPr>
          <w:highlight w:val="white"/>
        </w:rPr>
        <w:t xml:space="preserve">              *unsignedShortPtr = (short) unsignedLongValue;</w:t>
      </w:r>
    </w:p>
    <w:p w14:paraId="6A2A007D" w14:textId="77777777" w:rsidR="002A7C3D" w:rsidRPr="00EC76D5" w:rsidRDefault="002A7C3D" w:rsidP="00835C72">
      <w:pPr>
        <w:pStyle w:val="Code"/>
        <w:rPr>
          <w:highlight w:val="white"/>
        </w:rPr>
      </w:pPr>
      <w:r w:rsidRPr="00EC76D5">
        <w:rPr>
          <w:highlight w:val="white"/>
        </w:rPr>
        <w:t xml:space="preserve">            }</w:t>
      </w:r>
    </w:p>
    <w:p w14:paraId="6861B637" w14:textId="77777777" w:rsidR="002A7C3D" w:rsidRPr="00EC76D5" w:rsidRDefault="002A7C3D" w:rsidP="00835C72">
      <w:pPr>
        <w:pStyle w:val="Code"/>
        <w:rPr>
          <w:highlight w:val="white"/>
        </w:rPr>
      </w:pPr>
      <w:r w:rsidRPr="00EC76D5">
        <w:rPr>
          <w:highlight w:val="white"/>
        </w:rPr>
        <w:t xml:space="preserve">            else if (!longIntOrDouble) {</w:t>
      </w:r>
    </w:p>
    <w:p w14:paraId="07985106"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7968FC03" w14:textId="77777777" w:rsidR="002A7C3D" w:rsidRPr="00EC76D5" w:rsidRDefault="002A7C3D" w:rsidP="00835C72">
      <w:pPr>
        <w:pStyle w:val="Code"/>
        <w:rPr>
          <w:highlight w:val="white"/>
        </w:rPr>
      </w:pPr>
      <w:r w:rsidRPr="00EC76D5">
        <w:rPr>
          <w:highlight w:val="white"/>
        </w:rPr>
        <w:t xml:space="preserve">              *unsignedIntPtr = (int) unsignedLongValue;</w:t>
      </w:r>
    </w:p>
    <w:p w14:paraId="4B98FF11" w14:textId="77777777" w:rsidR="002A7C3D" w:rsidRPr="00EC76D5" w:rsidRDefault="002A7C3D" w:rsidP="00835C72">
      <w:pPr>
        <w:pStyle w:val="Code"/>
        <w:rPr>
          <w:highlight w:val="white"/>
        </w:rPr>
      </w:pPr>
      <w:r w:rsidRPr="00EC76D5">
        <w:rPr>
          <w:highlight w:val="white"/>
        </w:rPr>
        <w:t xml:space="preserve">            }</w:t>
      </w:r>
    </w:p>
    <w:p w14:paraId="477E124E" w14:textId="77777777" w:rsidR="002A7C3D" w:rsidRPr="00EC76D5" w:rsidRDefault="002A7C3D" w:rsidP="00835C72">
      <w:pPr>
        <w:pStyle w:val="Code"/>
        <w:rPr>
          <w:highlight w:val="white"/>
        </w:rPr>
      </w:pPr>
      <w:r w:rsidRPr="00EC76D5">
        <w:rPr>
          <w:highlight w:val="white"/>
        </w:rPr>
        <w:t xml:space="preserve">            else {</w:t>
      </w:r>
    </w:p>
    <w:p w14:paraId="4A912017" w14:textId="77777777" w:rsidR="002A7C3D" w:rsidRPr="00EC76D5" w:rsidRDefault="002A7C3D" w:rsidP="00835C72">
      <w:pPr>
        <w:pStyle w:val="Code"/>
        <w:rPr>
          <w:highlight w:val="white"/>
        </w:rPr>
      </w:pPr>
      <w:r w:rsidRPr="00EC76D5">
        <w:rPr>
          <w:highlight w:val="white"/>
        </w:rPr>
        <w:lastRenderedPageBreak/>
        <w:t xml:space="preserve">              unsignedLongPtr = va_arg(arg_list, unsigned long*);</w:t>
      </w:r>
    </w:p>
    <w:p w14:paraId="3C88DF75" w14:textId="77777777" w:rsidR="002A7C3D" w:rsidRPr="00EC76D5" w:rsidRDefault="002A7C3D" w:rsidP="00835C72">
      <w:pPr>
        <w:pStyle w:val="Code"/>
        <w:rPr>
          <w:highlight w:val="white"/>
        </w:rPr>
      </w:pPr>
      <w:r w:rsidRPr="00EC76D5">
        <w:rPr>
          <w:highlight w:val="white"/>
        </w:rPr>
        <w:t xml:space="preserve">              *unsignedLongPtr = unsignedLongValue;</w:t>
      </w:r>
    </w:p>
    <w:p w14:paraId="69F161D2" w14:textId="77777777" w:rsidR="002A7C3D" w:rsidRPr="00EC76D5" w:rsidRDefault="002A7C3D" w:rsidP="00835C72">
      <w:pPr>
        <w:pStyle w:val="Code"/>
        <w:rPr>
          <w:highlight w:val="white"/>
        </w:rPr>
      </w:pPr>
      <w:r w:rsidRPr="00EC76D5">
        <w:rPr>
          <w:highlight w:val="white"/>
        </w:rPr>
        <w:t xml:space="preserve">            }</w:t>
      </w:r>
    </w:p>
    <w:p w14:paraId="6C4298B7" w14:textId="77777777" w:rsidR="002A7C3D" w:rsidRPr="00EC76D5" w:rsidRDefault="002A7C3D" w:rsidP="00835C72">
      <w:pPr>
        <w:pStyle w:val="Code"/>
        <w:rPr>
          <w:highlight w:val="white"/>
        </w:rPr>
      </w:pPr>
      <w:r w:rsidRPr="00EC76D5">
        <w:rPr>
          <w:highlight w:val="white"/>
        </w:rPr>
        <w:t xml:space="preserve">          }</w:t>
      </w:r>
    </w:p>
    <w:p w14:paraId="51E9A61B" w14:textId="77777777" w:rsidR="002A7C3D" w:rsidRPr="00EC76D5" w:rsidRDefault="002A7C3D" w:rsidP="00835C72">
      <w:pPr>
        <w:pStyle w:val="Code"/>
        <w:rPr>
          <w:highlight w:val="white"/>
        </w:rPr>
      </w:pPr>
    </w:p>
    <w:p w14:paraId="0B963CF1" w14:textId="77777777" w:rsidR="002A7C3D" w:rsidRPr="00EC76D5" w:rsidRDefault="002A7C3D" w:rsidP="00835C72">
      <w:pPr>
        <w:pStyle w:val="Code"/>
        <w:rPr>
          <w:highlight w:val="white"/>
        </w:rPr>
      </w:pPr>
      <w:r w:rsidRPr="00EC76D5">
        <w:rPr>
          <w:highlight w:val="white"/>
        </w:rPr>
        <w:t xml:space="preserve">          percent = FALSE;</w:t>
      </w:r>
    </w:p>
    <w:p w14:paraId="1DACA8F1" w14:textId="77777777" w:rsidR="002A7C3D" w:rsidRPr="00EC76D5" w:rsidRDefault="002A7C3D" w:rsidP="00835C72">
      <w:pPr>
        <w:pStyle w:val="Code"/>
        <w:rPr>
          <w:highlight w:val="white"/>
        </w:rPr>
      </w:pPr>
      <w:r w:rsidRPr="00EC76D5">
        <w:rPr>
          <w:highlight w:val="white"/>
        </w:rPr>
        <w:t xml:space="preserve">          break;</w:t>
      </w:r>
    </w:p>
    <w:p w14:paraId="03D9F2A8" w14:textId="77777777" w:rsidR="002A7C3D" w:rsidRPr="00EC76D5" w:rsidRDefault="002A7C3D" w:rsidP="00835C72">
      <w:pPr>
        <w:pStyle w:val="Code"/>
        <w:rPr>
          <w:highlight w:val="white"/>
        </w:rPr>
      </w:pPr>
    </w:p>
    <w:p w14:paraId="5B3EC6FC" w14:textId="77777777" w:rsidR="002A7C3D" w:rsidRPr="00EC76D5" w:rsidRDefault="002A7C3D" w:rsidP="00835C72">
      <w:pPr>
        <w:pStyle w:val="Code"/>
        <w:rPr>
          <w:highlight w:val="white"/>
        </w:rPr>
      </w:pPr>
      <w:r w:rsidRPr="00EC76D5">
        <w:rPr>
          <w:highlight w:val="white"/>
        </w:rPr>
        <w:t xml:space="preserve">        case 'x':</w:t>
      </w:r>
    </w:p>
    <w:p w14:paraId="126494FB" w14:textId="77777777" w:rsidR="002A7C3D" w:rsidRPr="00EC76D5" w:rsidRDefault="002A7C3D" w:rsidP="00835C72">
      <w:pPr>
        <w:pStyle w:val="Code"/>
        <w:rPr>
          <w:highlight w:val="white"/>
        </w:rPr>
      </w:pPr>
      <w:r w:rsidRPr="00EC76D5">
        <w:rPr>
          <w:highlight w:val="white"/>
        </w:rPr>
        <w:t xml:space="preserve">          unsignedLongValue = scanUnsignedLongInt(16ul);</w:t>
      </w:r>
    </w:p>
    <w:p w14:paraId="37B41615" w14:textId="77777777" w:rsidR="002A7C3D" w:rsidRPr="00EC76D5" w:rsidRDefault="002A7C3D" w:rsidP="00835C72">
      <w:pPr>
        <w:pStyle w:val="Code"/>
        <w:rPr>
          <w:highlight w:val="white"/>
        </w:rPr>
      </w:pPr>
    </w:p>
    <w:p w14:paraId="12C0069D" w14:textId="77777777" w:rsidR="002A7C3D" w:rsidRPr="00EC76D5" w:rsidRDefault="002A7C3D" w:rsidP="00835C72">
      <w:pPr>
        <w:pStyle w:val="Code"/>
        <w:rPr>
          <w:highlight w:val="white"/>
        </w:rPr>
      </w:pPr>
      <w:r w:rsidRPr="00EC76D5">
        <w:rPr>
          <w:highlight w:val="white"/>
        </w:rPr>
        <w:t xml:space="preserve">          if (!star) {</w:t>
      </w:r>
    </w:p>
    <w:p w14:paraId="6BCA667C" w14:textId="77777777" w:rsidR="002A7C3D" w:rsidRPr="00EC76D5" w:rsidRDefault="002A7C3D" w:rsidP="00835C72">
      <w:pPr>
        <w:pStyle w:val="Code"/>
        <w:rPr>
          <w:highlight w:val="white"/>
        </w:rPr>
      </w:pPr>
      <w:r w:rsidRPr="00EC76D5">
        <w:rPr>
          <w:highlight w:val="white"/>
        </w:rPr>
        <w:t xml:space="preserve">            if (shortInt) {</w:t>
      </w:r>
    </w:p>
    <w:p w14:paraId="4ECA9EC1"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4E3927C1" w14:textId="77777777" w:rsidR="002A7C3D" w:rsidRPr="00EC76D5" w:rsidRDefault="002A7C3D" w:rsidP="00835C72">
      <w:pPr>
        <w:pStyle w:val="Code"/>
        <w:rPr>
          <w:highlight w:val="white"/>
        </w:rPr>
      </w:pPr>
      <w:r w:rsidRPr="00EC76D5">
        <w:rPr>
          <w:highlight w:val="white"/>
        </w:rPr>
        <w:t xml:space="preserve">              *unsignedShortPtr = (short) unsignedLongValue;</w:t>
      </w:r>
    </w:p>
    <w:p w14:paraId="01B7088F" w14:textId="77777777" w:rsidR="002A7C3D" w:rsidRPr="00EC76D5" w:rsidRDefault="002A7C3D" w:rsidP="00835C72">
      <w:pPr>
        <w:pStyle w:val="Code"/>
        <w:rPr>
          <w:highlight w:val="white"/>
        </w:rPr>
      </w:pPr>
      <w:r w:rsidRPr="00EC76D5">
        <w:rPr>
          <w:highlight w:val="white"/>
        </w:rPr>
        <w:t xml:space="preserve">            }</w:t>
      </w:r>
    </w:p>
    <w:p w14:paraId="65D00993" w14:textId="77777777" w:rsidR="002A7C3D" w:rsidRPr="00EC76D5" w:rsidRDefault="002A7C3D" w:rsidP="00835C72">
      <w:pPr>
        <w:pStyle w:val="Code"/>
        <w:rPr>
          <w:highlight w:val="white"/>
        </w:rPr>
      </w:pPr>
      <w:r w:rsidRPr="00EC76D5">
        <w:rPr>
          <w:highlight w:val="white"/>
        </w:rPr>
        <w:t xml:space="preserve">            else if (!longIntOrDouble) {</w:t>
      </w:r>
    </w:p>
    <w:p w14:paraId="790C2C03"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6301573D" w14:textId="77777777" w:rsidR="002A7C3D" w:rsidRPr="00EC76D5" w:rsidRDefault="002A7C3D" w:rsidP="00835C72">
      <w:pPr>
        <w:pStyle w:val="Code"/>
        <w:rPr>
          <w:highlight w:val="white"/>
        </w:rPr>
      </w:pPr>
      <w:r w:rsidRPr="00EC76D5">
        <w:rPr>
          <w:highlight w:val="white"/>
        </w:rPr>
        <w:t xml:space="preserve">              *unsignedIntPtr = (int) unsignedLongValue;</w:t>
      </w:r>
    </w:p>
    <w:p w14:paraId="457CAB95" w14:textId="77777777" w:rsidR="002A7C3D" w:rsidRPr="00EC76D5" w:rsidRDefault="002A7C3D" w:rsidP="00835C72">
      <w:pPr>
        <w:pStyle w:val="Code"/>
        <w:rPr>
          <w:highlight w:val="white"/>
        </w:rPr>
      </w:pPr>
      <w:r w:rsidRPr="00EC76D5">
        <w:rPr>
          <w:highlight w:val="white"/>
        </w:rPr>
        <w:t xml:space="preserve">            }</w:t>
      </w:r>
    </w:p>
    <w:p w14:paraId="5ACF4699" w14:textId="77777777" w:rsidR="002A7C3D" w:rsidRPr="00EC76D5" w:rsidRDefault="002A7C3D" w:rsidP="00835C72">
      <w:pPr>
        <w:pStyle w:val="Code"/>
        <w:rPr>
          <w:highlight w:val="white"/>
        </w:rPr>
      </w:pPr>
      <w:r w:rsidRPr="00EC76D5">
        <w:rPr>
          <w:highlight w:val="white"/>
        </w:rPr>
        <w:t xml:space="preserve">            else {</w:t>
      </w:r>
    </w:p>
    <w:p w14:paraId="5CD442C2" w14:textId="77777777" w:rsidR="002A7C3D" w:rsidRPr="00EC76D5" w:rsidRDefault="002A7C3D" w:rsidP="00835C72">
      <w:pPr>
        <w:pStyle w:val="Code"/>
        <w:rPr>
          <w:highlight w:val="white"/>
        </w:rPr>
      </w:pPr>
      <w:r w:rsidRPr="00EC76D5">
        <w:rPr>
          <w:highlight w:val="white"/>
        </w:rPr>
        <w:t xml:space="preserve">              unsignedLongPtr = va_arg(arg_list, unsigned long*);</w:t>
      </w:r>
    </w:p>
    <w:p w14:paraId="5611EAE3" w14:textId="77777777" w:rsidR="002A7C3D" w:rsidRPr="00EC76D5" w:rsidRDefault="002A7C3D" w:rsidP="00835C72">
      <w:pPr>
        <w:pStyle w:val="Code"/>
        <w:rPr>
          <w:highlight w:val="white"/>
        </w:rPr>
      </w:pPr>
      <w:r w:rsidRPr="00EC76D5">
        <w:rPr>
          <w:highlight w:val="white"/>
        </w:rPr>
        <w:t xml:space="preserve">              *unsignedLongPtr = unsignedLongValue;</w:t>
      </w:r>
    </w:p>
    <w:p w14:paraId="086CDB36" w14:textId="77777777" w:rsidR="002A7C3D" w:rsidRPr="00EC76D5" w:rsidRDefault="002A7C3D" w:rsidP="00835C72">
      <w:pPr>
        <w:pStyle w:val="Code"/>
        <w:rPr>
          <w:highlight w:val="white"/>
        </w:rPr>
      </w:pPr>
      <w:r w:rsidRPr="00EC76D5">
        <w:rPr>
          <w:highlight w:val="white"/>
        </w:rPr>
        <w:t xml:space="preserve">            }</w:t>
      </w:r>
    </w:p>
    <w:p w14:paraId="53226ACD" w14:textId="77777777" w:rsidR="002A7C3D" w:rsidRPr="00EC76D5" w:rsidRDefault="002A7C3D" w:rsidP="00835C72">
      <w:pPr>
        <w:pStyle w:val="Code"/>
        <w:rPr>
          <w:highlight w:val="white"/>
        </w:rPr>
      </w:pPr>
      <w:r w:rsidRPr="00EC76D5">
        <w:rPr>
          <w:highlight w:val="white"/>
        </w:rPr>
        <w:t xml:space="preserve">          }</w:t>
      </w:r>
    </w:p>
    <w:p w14:paraId="6A681F8C" w14:textId="77777777" w:rsidR="002A7C3D" w:rsidRPr="00EC76D5" w:rsidRDefault="002A7C3D" w:rsidP="00835C72">
      <w:pPr>
        <w:pStyle w:val="Code"/>
        <w:rPr>
          <w:highlight w:val="white"/>
        </w:rPr>
      </w:pPr>
    </w:p>
    <w:p w14:paraId="378F3F56" w14:textId="77777777" w:rsidR="002A7C3D" w:rsidRPr="00EC76D5" w:rsidRDefault="002A7C3D" w:rsidP="00835C72">
      <w:pPr>
        <w:pStyle w:val="Code"/>
        <w:rPr>
          <w:highlight w:val="white"/>
        </w:rPr>
      </w:pPr>
      <w:r w:rsidRPr="00EC76D5">
        <w:rPr>
          <w:highlight w:val="white"/>
        </w:rPr>
        <w:t xml:space="preserve">          percent = FALSE;</w:t>
      </w:r>
    </w:p>
    <w:p w14:paraId="0D7D9B4A" w14:textId="77777777" w:rsidR="002A7C3D" w:rsidRPr="00EC76D5" w:rsidRDefault="002A7C3D" w:rsidP="00835C72">
      <w:pPr>
        <w:pStyle w:val="Code"/>
        <w:rPr>
          <w:highlight w:val="white"/>
        </w:rPr>
      </w:pPr>
      <w:r w:rsidRPr="00EC76D5">
        <w:rPr>
          <w:highlight w:val="white"/>
        </w:rPr>
        <w:t xml:space="preserve">          break;</w:t>
      </w:r>
    </w:p>
    <w:p w14:paraId="26BB1F94" w14:textId="77777777" w:rsidR="002A7C3D" w:rsidRPr="00EC76D5" w:rsidRDefault="002A7C3D" w:rsidP="00835C72">
      <w:pPr>
        <w:pStyle w:val="Code"/>
        <w:rPr>
          <w:highlight w:val="white"/>
        </w:rPr>
      </w:pPr>
    </w:p>
    <w:p w14:paraId="73B7455B" w14:textId="77777777" w:rsidR="002A7C3D" w:rsidRPr="00EC76D5" w:rsidRDefault="002A7C3D" w:rsidP="00835C72">
      <w:pPr>
        <w:pStyle w:val="Code"/>
        <w:rPr>
          <w:highlight w:val="white"/>
        </w:rPr>
      </w:pPr>
      <w:r w:rsidRPr="00EC76D5">
        <w:rPr>
          <w:highlight w:val="white"/>
        </w:rPr>
        <w:t xml:space="preserve">        case 'u':</w:t>
      </w:r>
    </w:p>
    <w:p w14:paraId="58ECB708" w14:textId="77777777" w:rsidR="002A7C3D" w:rsidRPr="00EC76D5" w:rsidRDefault="002A7C3D" w:rsidP="00835C72">
      <w:pPr>
        <w:pStyle w:val="Code"/>
        <w:rPr>
          <w:highlight w:val="white"/>
        </w:rPr>
      </w:pPr>
      <w:r w:rsidRPr="00EC76D5">
        <w:rPr>
          <w:highlight w:val="white"/>
        </w:rPr>
        <w:t xml:space="preserve">          unsignedLongValue = scanUnsignedLongInt(0ul);</w:t>
      </w:r>
    </w:p>
    <w:p w14:paraId="0C369B3B" w14:textId="77777777" w:rsidR="002A7C3D" w:rsidRPr="00EC76D5" w:rsidRDefault="002A7C3D" w:rsidP="00835C72">
      <w:pPr>
        <w:pStyle w:val="Code"/>
        <w:rPr>
          <w:highlight w:val="white"/>
        </w:rPr>
      </w:pPr>
    </w:p>
    <w:p w14:paraId="25EDDA70" w14:textId="77777777" w:rsidR="002A7C3D" w:rsidRPr="00EC76D5" w:rsidRDefault="002A7C3D" w:rsidP="00835C72">
      <w:pPr>
        <w:pStyle w:val="Code"/>
        <w:rPr>
          <w:highlight w:val="white"/>
        </w:rPr>
      </w:pPr>
      <w:r w:rsidRPr="00EC76D5">
        <w:rPr>
          <w:highlight w:val="white"/>
        </w:rPr>
        <w:t xml:space="preserve">          if (!star) {</w:t>
      </w:r>
    </w:p>
    <w:p w14:paraId="30E1B06A" w14:textId="77777777" w:rsidR="002A7C3D" w:rsidRPr="00EC76D5" w:rsidRDefault="002A7C3D" w:rsidP="00835C72">
      <w:pPr>
        <w:pStyle w:val="Code"/>
        <w:rPr>
          <w:highlight w:val="white"/>
        </w:rPr>
      </w:pPr>
      <w:r w:rsidRPr="00EC76D5">
        <w:rPr>
          <w:highlight w:val="white"/>
        </w:rPr>
        <w:t xml:space="preserve">            if (shortInt) {</w:t>
      </w:r>
    </w:p>
    <w:p w14:paraId="5D398F0C"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0431B693" w14:textId="77777777" w:rsidR="002A7C3D" w:rsidRPr="00EC76D5" w:rsidRDefault="002A7C3D" w:rsidP="00835C72">
      <w:pPr>
        <w:pStyle w:val="Code"/>
        <w:rPr>
          <w:highlight w:val="white"/>
        </w:rPr>
      </w:pPr>
      <w:r w:rsidRPr="00EC76D5">
        <w:rPr>
          <w:highlight w:val="white"/>
        </w:rPr>
        <w:t xml:space="preserve">              *unsignedShortPtr = (short) unsignedLongValue;</w:t>
      </w:r>
    </w:p>
    <w:p w14:paraId="0235D882" w14:textId="77777777" w:rsidR="002A7C3D" w:rsidRPr="00EC76D5" w:rsidRDefault="002A7C3D" w:rsidP="00835C72">
      <w:pPr>
        <w:pStyle w:val="Code"/>
        <w:rPr>
          <w:highlight w:val="white"/>
        </w:rPr>
      </w:pPr>
      <w:r w:rsidRPr="00EC76D5">
        <w:rPr>
          <w:highlight w:val="white"/>
        </w:rPr>
        <w:t xml:space="preserve">            }</w:t>
      </w:r>
    </w:p>
    <w:p w14:paraId="66BFA20E" w14:textId="77777777" w:rsidR="002A7C3D" w:rsidRPr="00EC76D5" w:rsidRDefault="002A7C3D" w:rsidP="00835C72">
      <w:pPr>
        <w:pStyle w:val="Code"/>
        <w:rPr>
          <w:highlight w:val="white"/>
        </w:rPr>
      </w:pPr>
      <w:r w:rsidRPr="00EC76D5">
        <w:rPr>
          <w:highlight w:val="white"/>
        </w:rPr>
        <w:t xml:space="preserve">            else if (!longIntOrDouble) {</w:t>
      </w:r>
    </w:p>
    <w:p w14:paraId="60B8E115"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2F9FC5FC" w14:textId="77777777" w:rsidR="002A7C3D" w:rsidRPr="00EC76D5" w:rsidRDefault="002A7C3D" w:rsidP="00835C72">
      <w:pPr>
        <w:pStyle w:val="Code"/>
        <w:rPr>
          <w:highlight w:val="white"/>
        </w:rPr>
      </w:pPr>
      <w:r w:rsidRPr="00EC76D5">
        <w:rPr>
          <w:highlight w:val="white"/>
        </w:rPr>
        <w:t xml:space="preserve">              *unsignedIntPtr = (int) unsignedLongValue;</w:t>
      </w:r>
    </w:p>
    <w:p w14:paraId="1F7B28D8" w14:textId="77777777" w:rsidR="002A7C3D" w:rsidRPr="00EC76D5" w:rsidRDefault="002A7C3D" w:rsidP="00835C72">
      <w:pPr>
        <w:pStyle w:val="Code"/>
        <w:rPr>
          <w:highlight w:val="white"/>
        </w:rPr>
      </w:pPr>
      <w:r w:rsidRPr="00EC76D5">
        <w:rPr>
          <w:highlight w:val="white"/>
        </w:rPr>
        <w:t xml:space="preserve">            }</w:t>
      </w:r>
    </w:p>
    <w:p w14:paraId="52DAA735" w14:textId="77777777" w:rsidR="002A7C3D" w:rsidRPr="00EC76D5" w:rsidRDefault="002A7C3D" w:rsidP="00835C72">
      <w:pPr>
        <w:pStyle w:val="Code"/>
        <w:rPr>
          <w:highlight w:val="white"/>
        </w:rPr>
      </w:pPr>
      <w:r w:rsidRPr="00EC76D5">
        <w:rPr>
          <w:highlight w:val="white"/>
        </w:rPr>
        <w:t xml:space="preserve">            else {</w:t>
      </w:r>
    </w:p>
    <w:p w14:paraId="294D73B2" w14:textId="77777777" w:rsidR="002A7C3D" w:rsidRPr="00EC76D5" w:rsidRDefault="002A7C3D" w:rsidP="00835C72">
      <w:pPr>
        <w:pStyle w:val="Code"/>
        <w:rPr>
          <w:highlight w:val="white"/>
        </w:rPr>
      </w:pPr>
      <w:r w:rsidRPr="00EC76D5">
        <w:rPr>
          <w:highlight w:val="white"/>
        </w:rPr>
        <w:t xml:space="preserve">              unsignedLongPtr = va_arg(arg_list, unsigned long*);</w:t>
      </w:r>
    </w:p>
    <w:p w14:paraId="1B5C4C88" w14:textId="77777777" w:rsidR="002A7C3D" w:rsidRPr="00EC76D5" w:rsidRDefault="002A7C3D" w:rsidP="00835C72">
      <w:pPr>
        <w:pStyle w:val="Code"/>
        <w:rPr>
          <w:highlight w:val="white"/>
        </w:rPr>
      </w:pPr>
      <w:r w:rsidRPr="00EC76D5">
        <w:rPr>
          <w:highlight w:val="white"/>
        </w:rPr>
        <w:t xml:space="preserve">              *unsignedLongPtr = unsignedLongValue;</w:t>
      </w:r>
    </w:p>
    <w:p w14:paraId="3EF0C137" w14:textId="77777777" w:rsidR="002A7C3D" w:rsidRPr="00EC76D5" w:rsidRDefault="002A7C3D" w:rsidP="00835C72">
      <w:pPr>
        <w:pStyle w:val="Code"/>
        <w:rPr>
          <w:highlight w:val="white"/>
        </w:rPr>
      </w:pPr>
      <w:r w:rsidRPr="00EC76D5">
        <w:rPr>
          <w:highlight w:val="white"/>
        </w:rPr>
        <w:t xml:space="preserve">            }</w:t>
      </w:r>
    </w:p>
    <w:p w14:paraId="35314395" w14:textId="77777777" w:rsidR="002A7C3D" w:rsidRPr="00EC76D5" w:rsidRDefault="002A7C3D" w:rsidP="00835C72">
      <w:pPr>
        <w:pStyle w:val="Code"/>
        <w:rPr>
          <w:highlight w:val="white"/>
        </w:rPr>
      </w:pPr>
      <w:r w:rsidRPr="00EC76D5">
        <w:rPr>
          <w:highlight w:val="white"/>
        </w:rPr>
        <w:t xml:space="preserve">          }</w:t>
      </w:r>
    </w:p>
    <w:p w14:paraId="3DFA747C" w14:textId="77777777" w:rsidR="002A7C3D" w:rsidRPr="00EC76D5" w:rsidRDefault="002A7C3D" w:rsidP="00835C72">
      <w:pPr>
        <w:pStyle w:val="Code"/>
        <w:rPr>
          <w:highlight w:val="white"/>
        </w:rPr>
      </w:pPr>
    </w:p>
    <w:p w14:paraId="4C538C38" w14:textId="77777777" w:rsidR="002A7C3D" w:rsidRPr="00EC76D5" w:rsidRDefault="002A7C3D" w:rsidP="00835C72">
      <w:pPr>
        <w:pStyle w:val="Code"/>
        <w:rPr>
          <w:highlight w:val="white"/>
        </w:rPr>
      </w:pPr>
      <w:r w:rsidRPr="00EC76D5">
        <w:rPr>
          <w:highlight w:val="white"/>
        </w:rPr>
        <w:t xml:space="preserve">          percent = FALSE;</w:t>
      </w:r>
    </w:p>
    <w:p w14:paraId="3C370BA6" w14:textId="77777777" w:rsidR="002A7C3D" w:rsidRPr="00EC76D5" w:rsidRDefault="002A7C3D" w:rsidP="00835C72">
      <w:pPr>
        <w:pStyle w:val="Code"/>
        <w:rPr>
          <w:highlight w:val="white"/>
        </w:rPr>
      </w:pPr>
      <w:r w:rsidRPr="00EC76D5">
        <w:rPr>
          <w:highlight w:val="white"/>
        </w:rPr>
        <w:t xml:space="preserve">          break;</w:t>
      </w:r>
    </w:p>
    <w:p w14:paraId="26C6A7D6" w14:textId="77777777" w:rsidR="002A7C3D" w:rsidRPr="00EC76D5" w:rsidRDefault="002A7C3D" w:rsidP="00835C72">
      <w:pPr>
        <w:pStyle w:val="Code"/>
        <w:rPr>
          <w:highlight w:val="white"/>
        </w:rPr>
      </w:pPr>
    </w:p>
    <w:p w14:paraId="2E218FFD" w14:textId="77777777" w:rsidR="002A7C3D" w:rsidRPr="00EC76D5" w:rsidRDefault="002A7C3D" w:rsidP="00835C72">
      <w:pPr>
        <w:pStyle w:val="Code"/>
        <w:rPr>
          <w:highlight w:val="white"/>
        </w:rPr>
      </w:pPr>
      <w:r w:rsidRPr="00EC76D5">
        <w:rPr>
          <w:highlight w:val="white"/>
        </w:rPr>
        <w:t xml:space="preserve">        case 'e':</w:t>
      </w:r>
    </w:p>
    <w:p w14:paraId="589DAF2E" w14:textId="77777777" w:rsidR="002A7C3D" w:rsidRPr="00EC76D5" w:rsidRDefault="002A7C3D" w:rsidP="00835C72">
      <w:pPr>
        <w:pStyle w:val="Code"/>
        <w:rPr>
          <w:highlight w:val="white"/>
        </w:rPr>
      </w:pPr>
      <w:r w:rsidRPr="00EC76D5">
        <w:rPr>
          <w:highlight w:val="white"/>
        </w:rPr>
        <w:t xml:space="preserve">        case 'f':</w:t>
      </w:r>
    </w:p>
    <w:p w14:paraId="3456627C" w14:textId="77777777" w:rsidR="002A7C3D" w:rsidRPr="00EC76D5" w:rsidRDefault="002A7C3D" w:rsidP="00835C72">
      <w:pPr>
        <w:pStyle w:val="Code"/>
        <w:rPr>
          <w:highlight w:val="white"/>
        </w:rPr>
      </w:pPr>
      <w:r w:rsidRPr="00EC76D5">
        <w:rPr>
          <w:highlight w:val="white"/>
        </w:rPr>
        <w:t xml:space="preserve">        case 'g':</w:t>
      </w:r>
    </w:p>
    <w:p w14:paraId="710D02AA" w14:textId="77777777" w:rsidR="002A7C3D" w:rsidRPr="00EC76D5" w:rsidRDefault="002A7C3D" w:rsidP="00835C72">
      <w:pPr>
        <w:pStyle w:val="Code"/>
        <w:rPr>
          <w:highlight w:val="white"/>
        </w:rPr>
      </w:pPr>
      <w:r w:rsidRPr="00EC76D5">
        <w:rPr>
          <w:highlight w:val="white"/>
        </w:rPr>
        <w:t xml:space="preserve">          longDoubleValue = scanLongDouble();</w:t>
      </w:r>
    </w:p>
    <w:p w14:paraId="1B2C28E0" w14:textId="77777777" w:rsidR="002A7C3D" w:rsidRPr="00EC76D5" w:rsidRDefault="002A7C3D" w:rsidP="00835C72">
      <w:pPr>
        <w:pStyle w:val="Code"/>
        <w:rPr>
          <w:highlight w:val="white"/>
        </w:rPr>
      </w:pPr>
    </w:p>
    <w:p w14:paraId="0828C942" w14:textId="77777777" w:rsidR="002A7C3D" w:rsidRPr="00EC76D5" w:rsidRDefault="002A7C3D" w:rsidP="00835C72">
      <w:pPr>
        <w:pStyle w:val="Code"/>
        <w:rPr>
          <w:highlight w:val="white"/>
        </w:rPr>
      </w:pPr>
      <w:r w:rsidRPr="00EC76D5">
        <w:rPr>
          <w:highlight w:val="white"/>
        </w:rPr>
        <w:t xml:space="preserve">          if (!star) {</w:t>
      </w:r>
    </w:p>
    <w:p w14:paraId="1FBD9F14" w14:textId="77777777" w:rsidR="002A7C3D" w:rsidRPr="00EC76D5" w:rsidRDefault="002A7C3D" w:rsidP="00835C72">
      <w:pPr>
        <w:pStyle w:val="Code"/>
        <w:rPr>
          <w:highlight w:val="white"/>
        </w:rPr>
      </w:pPr>
      <w:r w:rsidRPr="00EC76D5">
        <w:rPr>
          <w:highlight w:val="white"/>
        </w:rPr>
        <w:t xml:space="preserve">            if (longIntOrDouble) {</w:t>
      </w:r>
    </w:p>
    <w:p w14:paraId="488C7B49" w14:textId="77777777" w:rsidR="002A7C3D" w:rsidRPr="00EC76D5" w:rsidRDefault="002A7C3D" w:rsidP="00835C72">
      <w:pPr>
        <w:pStyle w:val="Code"/>
        <w:rPr>
          <w:highlight w:val="white"/>
        </w:rPr>
      </w:pPr>
      <w:r w:rsidRPr="00EC76D5">
        <w:rPr>
          <w:highlight w:val="white"/>
        </w:rPr>
        <w:lastRenderedPageBreak/>
        <w:t xml:space="preserve">              double* doublePtr = va_arg(arg_list, double*);</w:t>
      </w:r>
    </w:p>
    <w:p w14:paraId="50628220" w14:textId="77777777" w:rsidR="002A7C3D" w:rsidRPr="00EC76D5" w:rsidRDefault="002A7C3D" w:rsidP="00835C72">
      <w:pPr>
        <w:pStyle w:val="Code"/>
        <w:rPr>
          <w:highlight w:val="white"/>
        </w:rPr>
      </w:pPr>
      <w:r w:rsidRPr="00EC76D5">
        <w:rPr>
          <w:highlight w:val="white"/>
        </w:rPr>
        <w:t xml:space="preserve">              *doublePtr = (double) longDoubleValue;</w:t>
      </w:r>
    </w:p>
    <w:p w14:paraId="6E26E0F6" w14:textId="77777777" w:rsidR="002A7C3D" w:rsidRPr="00EC76D5" w:rsidRDefault="002A7C3D" w:rsidP="00835C72">
      <w:pPr>
        <w:pStyle w:val="Code"/>
        <w:rPr>
          <w:highlight w:val="white"/>
        </w:rPr>
      </w:pPr>
      <w:r w:rsidRPr="00EC76D5">
        <w:rPr>
          <w:highlight w:val="white"/>
        </w:rPr>
        <w:t xml:space="preserve">            }</w:t>
      </w:r>
    </w:p>
    <w:p w14:paraId="64912750" w14:textId="77777777" w:rsidR="002A7C3D" w:rsidRPr="00EC76D5" w:rsidRDefault="002A7C3D" w:rsidP="00835C72">
      <w:pPr>
        <w:pStyle w:val="Code"/>
        <w:rPr>
          <w:highlight w:val="white"/>
        </w:rPr>
      </w:pPr>
      <w:r w:rsidRPr="00EC76D5">
        <w:rPr>
          <w:highlight w:val="white"/>
        </w:rPr>
        <w:t xml:space="preserve">            else if (longDouble) {</w:t>
      </w:r>
    </w:p>
    <w:p w14:paraId="2F9E2246" w14:textId="77777777" w:rsidR="002A7C3D" w:rsidRPr="00EC76D5" w:rsidRDefault="002A7C3D" w:rsidP="00835C72">
      <w:pPr>
        <w:pStyle w:val="Code"/>
        <w:rPr>
          <w:highlight w:val="white"/>
        </w:rPr>
      </w:pPr>
      <w:r w:rsidRPr="00EC76D5">
        <w:rPr>
          <w:highlight w:val="white"/>
        </w:rPr>
        <w:t xml:space="preserve">              long double* longDoublePtr = va_arg(arg_list, long double*);</w:t>
      </w:r>
    </w:p>
    <w:p w14:paraId="609594B8" w14:textId="77777777" w:rsidR="002A7C3D" w:rsidRPr="00EC76D5" w:rsidRDefault="002A7C3D" w:rsidP="00835C72">
      <w:pPr>
        <w:pStyle w:val="Code"/>
        <w:rPr>
          <w:highlight w:val="white"/>
        </w:rPr>
      </w:pPr>
      <w:r w:rsidRPr="00EC76D5">
        <w:rPr>
          <w:highlight w:val="white"/>
        </w:rPr>
        <w:t xml:space="preserve">              *longDoublePtr = longDoubleValue;</w:t>
      </w:r>
    </w:p>
    <w:p w14:paraId="65774702" w14:textId="77777777" w:rsidR="002A7C3D" w:rsidRPr="00EC76D5" w:rsidRDefault="002A7C3D" w:rsidP="00835C72">
      <w:pPr>
        <w:pStyle w:val="Code"/>
        <w:rPr>
          <w:highlight w:val="white"/>
        </w:rPr>
      </w:pPr>
      <w:r w:rsidRPr="00EC76D5">
        <w:rPr>
          <w:highlight w:val="white"/>
        </w:rPr>
        <w:t xml:space="preserve">            }</w:t>
      </w:r>
    </w:p>
    <w:p w14:paraId="2BEC14B5" w14:textId="77777777" w:rsidR="002A7C3D" w:rsidRPr="00EC76D5" w:rsidRDefault="002A7C3D" w:rsidP="00835C72">
      <w:pPr>
        <w:pStyle w:val="Code"/>
        <w:rPr>
          <w:highlight w:val="white"/>
        </w:rPr>
      </w:pPr>
      <w:r w:rsidRPr="00EC76D5">
        <w:rPr>
          <w:highlight w:val="white"/>
        </w:rPr>
        <w:t xml:space="preserve">            else {</w:t>
      </w:r>
    </w:p>
    <w:p w14:paraId="1AE33CB2" w14:textId="77777777" w:rsidR="002A7C3D" w:rsidRPr="00EC76D5" w:rsidRDefault="002A7C3D" w:rsidP="00835C72">
      <w:pPr>
        <w:pStyle w:val="Code"/>
        <w:rPr>
          <w:highlight w:val="white"/>
        </w:rPr>
      </w:pPr>
      <w:r w:rsidRPr="00EC76D5">
        <w:rPr>
          <w:highlight w:val="white"/>
        </w:rPr>
        <w:t xml:space="preserve">              float* floatPtr = va_arg(arg_list, float*);</w:t>
      </w:r>
    </w:p>
    <w:p w14:paraId="1A9C4372" w14:textId="77777777" w:rsidR="002A7C3D" w:rsidRPr="00EC76D5" w:rsidRDefault="002A7C3D" w:rsidP="00835C72">
      <w:pPr>
        <w:pStyle w:val="Code"/>
        <w:rPr>
          <w:highlight w:val="white"/>
        </w:rPr>
      </w:pPr>
      <w:r w:rsidRPr="00EC76D5">
        <w:rPr>
          <w:highlight w:val="white"/>
        </w:rPr>
        <w:t xml:space="preserve">              *floatPtr = (float) longDoubleValue;</w:t>
      </w:r>
    </w:p>
    <w:p w14:paraId="77D42A87" w14:textId="77777777" w:rsidR="002A7C3D" w:rsidRPr="00EC76D5" w:rsidRDefault="002A7C3D" w:rsidP="00835C72">
      <w:pPr>
        <w:pStyle w:val="Code"/>
        <w:rPr>
          <w:highlight w:val="white"/>
        </w:rPr>
      </w:pPr>
      <w:r w:rsidRPr="00EC76D5">
        <w:rPr>
          <w:highlight w:val="white"/>
        </w:rPr>
        <w:t xml:space="preserve">            }</w:t>
      </w:r>
    </w:p>
    <w:p w14:paraId="21706D23" w14:textId="77777777" w:rsidR="002A7C3D" w:rsidRPr="00EC76D5" w:rsidRDefault="002A7C3D" w:rsidP="00835C72">
      <w:pPr>
        <w:pStyle w:val="Code"/>
        <w:rPr>
          <w:highlight w:val="white"/>
        </w:rPr>
      </w:pPr>
      <w:r w:rsidRPr="00EC76D5">
        <w:rPr>
          <w:highlight w:val="white"/>
        </w:rPr>
        <w:t xml:space="preserve">          }</w:t>
      </w:r>
    </w:p>
    <w:p w14:paraId="7117A75C" w14:textId="77777777" w:rsidR="002A7C3D" w:rsidRPr="00EC76D5" w:rsidRDefault="002A7C3D" w:rsidP="00835C72">
      <w:pPr>
        <w:pStyle w:val="Code"/>
        <w:rPr>
          <w:highlight w:val="white"/>
        </w:rPr>
      </w:pPr>
    </w:p>
    <w:p w14:paraId="337C77D9" w14:textId="77777777" w:rsidR="002A7C3D" w:rsidRPr="00EC76D5" w:rsidRDefault="002A7C3D" w:rsidP="00835C72">
      <w:pPr>
        <w:pStyle w:val="Code"/>
        <w:rPr>
          <w:highlight w:val="white"/>
        </w:rPr>
      </w:pPr>
      <w:r w:rsidRPr="00EC76D5">
        <w:rPr>
          <w:highlight w:val="white"/>
        </w:rPr>
        <w:t xml:space="preserve">          percent = FALSE;</w:t>
      </w:r>
    </w:p>
    <w:p w14:paraId="490E8A63" w14:textId="77777777" w:rsidR="002A7C3D" w:rsidRPr="00EC76D5" w:rsidRDefault="002A7C3D" w:rsidP="00835C72">
      <w:pPr>
        <w:pStyle w:val="Code"/>
        <w:rPr>
          <w:highlight w:val="white"/>
        </w:rPr>
      </w:pPr>
      <w:r w:rsidRPr="00EC76D5">
        <w:rPr>
          <w:highlight w:val="white"/>
        </w:rPr>
        <w:t xml:space="preserve">          break;</w:t>
      </w:r>
    </w:p>
    <w:p w14:paraId="4DDFC78A" w14:textId="77777777" w:rsidR="002A7C3D" w:rsidRPr="00EC76D5" w:rsidRDefault="002A7C3D" w:rsidP="00835C72">
      <w:pPr>
        <w:pStyle w:val="Code"/>
        <w:rPr>
          <w:highlight w:val="white"/>
        </w:rPr>
      </w:pPr>
    </w:p>
    <w:p w14:paraId="1CF6CF3A" w14:textId="77777777" w:rsidR="002A7C3D" w:rsidRPr="00EC76D5" w:rsidRDefault="002A7C3D" w:rsidP="00835C72">
      <w:pPr>
        <w:pStyle w:val="Code"/>
        <w:rPr>
          <w:highlight w:val="white"/>
        </w:rPr>
      </w:pPr>
      <w:r w:rsidRPr="00EC76D5">
        <w:rPr>
          <w:highlight w:val="white"/>
        </w:rPr>
        <w:t xml:space="preserve">        case '[': {</w:t>
      </w:r>
    </w:p>
    <w:p w14:paraId="4378B298" w14:textId="77777777" w:rsidR="002A7C3D" w:rsidRPr="00EC76D5" w:rsidRDefault="002A7C3D" w:rsidP="00835C72">
      <w:pPr>
        <w:pStyle w:val="Code"/>
        <w:rPr>
          <w:highlight w:val="white"/>
        </w:rPr>
      </w:pPr>
      <w:r w:rsidRPr="00EC76D5">
        <w:rPr>
          <w:highlight w:val="white"/>
        </w:rPr>
        <w:t xml:space="preserve">            BOOL not = FALSE;</w:t>
      </w:r>
    </w:p>
    <w:p w14:paraId="086858D9" w14:textId="77777777" w:rsidR="002A7C3D" w:rsidRPr="00EC76D5" w:rsidRDefault="002A7C3D" w:rsidP="00835C72">
      <w:pPr>
        <w:pStyle w:val="Code"/>
        <w:rPr>
          <w:highlight w:val="white"/>
        </w:rPr>
      </w:pPr>
      <w:r w:rsidRPr="00EC76D5">
        <w:rPr>
          <w:highlight w:val="white"/>
        </w:rPr>
        <w:t xml:space="preserve">            ++index;</w:t>
      </w:r>
    </w:p>
    <w:p w14:paraId="26253854" w14:textId="77777777" w:rsidR="002A7C3D" w:rsidRPr="00EC76D5" w:rsidRDefault="002A7C3D" w:rsidP="00835C72">
      <w:pPr>
        <w:pStyle w:val="Code"/>
        <w:rPr>
          <w:highlight w:val="white"/>
        </w:rPr>
      </w:pPr>
    </w:p>
    <w:p w14:paraId="7CEEAA88" w14:textId="77777777" w:rsidR="002A7C3D" w:rsidRPr="00EC76D5" w:rsidRDefault="002A7C3D" w:rsidP="00835C72">
      <w:pPr>
        <w:pStyle w:val="Code"/>
        <w:rPr>
          <w:highlight w:val="white"/>
        </w:rPr>
      </w:pPr>
      <w:r w:rsidRPr="00EC76D5">
        <w:rPr>
          <w:highlight w:val="white"/>
        </w:rPr>
        <w:t xml:space="preserve">            if (format[index] == '^') {</w:t>
      </w:r>
    </w:p>
    <w:p w14:paraId="6B111033" w14:textId="77777777" w:rsidR="002A7C3D" w:rsidRPr="00EC76D5" w:rsidRDefault="002A7C3D" w:rsidP="00835C72">
      <w:pPr>
        <w:pStyle w:val="Code"/>
        <w:rPr>
          <w:highlight w:val="white"/>
        </w:rPr>
      </w:pPr>
      <w:r w:rsidRPr="00EC76D5">
        <w:rPr>
          <w:highlight w:val="white"/>
        </w:rPr>
        <w:t xml:space="preserve">              not = TRUE;</w:t>
      </w:r>
    </w:p>
    <w:p w14:paraId="08A76AD8" w14:textId="77777777" w:rsidR="002A7C3D" w:rsidRPr="00EC76D5" w:rsidRDefault="002A7C3D" w:rsidP="00835C72">
      <w:pPr>
        <w:pStyle w:val="Code"/>
        <w:rPr>
          <w:highlight w:val="white"/>
        </w:rPr>
      </w:pPr>
      <w:r w:rsidRPr="00EC76D5">
        <w:rPr>
          <w:highlight w:val="white"/>
        </w:rPr>
        <w:t xml:space="preserve">              ++index;</w:t>
      </w:r>
    </w:p>
    <w:p w14:paraId="19BA8CC1" w14:textId="77777777" w:rsidR="002A7C3D" w:rsidRPr="00EC76D5" w:rsidRDefault="002A7C3D" w:rsidP="00835C72">
      <w:pPr>
        <w:pStyle w:val="Code"/>
        <w:rPr>
          <w:highlight w:val="white"/>
        </w:rPr>
      </w:pPr>
      <w:r w:rsidRPr="00EC76D5">
        <w:rPr>
          <w:highlight w:val="white"/>
        </w:rPr>
        <w:t xml:space="preserve">            }</w:t>
      </w:r>
    </w:p>
    <w:p w14:paraId="24B68901" w14:textId="77777777" w:rsidR="002A7C3D" w:rsidRPr="00EC76D5" w:rsidRDefault="002A7C3D" w:rsidP="00835C72">
      <w:pPr>
        <w:pStyle w:val="Code"/>
        <w:rPr>
          <w:highlight w:val="white"/>
        </w:rPr>
      </w:pPr>
    </w:p>
    <w:p w14:paraId="09B2AA62" w14:textId="77777777" w:rsidR="002A7C3D" w:rsidRPr="00EC76D5" w:rsidRDefault="002A7C3D" w:rsidP="00835C72">
      <w:pPr>
        <w:pStyle w:val="Code"/>
        <w:rPr>
          <w:highlight w:val="white"/>
        </w:rPr>
      </w:pPr>
      <w:r w:rsidRPr="00EC76D5">
        <w:rPr>
          <w:highlight w:val="white"/>
        </w:rPr>
        <w:t xml:space="preserve">            int startIndex = index;</w:t>
      </w:r>
    </w:p>
    <w:p w14:paraId="263F1BDD" w14:textId="77777777" w:rsidR="002A7C3D" w:rsidRPr="00EC76D5" w:rsidRDefault="002A7C3D" w:rsidP="00835C72">
      <w:pPr>
        <w:pStyle w:val="Code"/>
        <w:rPr>
          <w:highlight w:val="white"/>
        </w:rPr>
      </w:pPr>
      <w:r w:rsidRPr="00EC76D5">
        <w:rPr>
          <w:highlight w:val="white"/>
        </w:rPr>
        <w:t xml:space="preserve">            while (format[index] != ']') {</w:t>
      </w:r>
    </w:p>
    <w:p w14:paraId="5E1CB1D8" w14:textId="77777777" w:rsidR="002A7C3D" w:rsidRPr="00EC76D5" w:rsidRDefault="002A7C3D" w:rsidP="00835C72">
      <w:pPr>
        <w:pStyle w:val="Code"/>
        <w:rPr>
          <w:highlight w:val="white"/>
        </w:rPr>
      </w:pPr>
      <w:r w:rsidRPr="00EC76D5">
        <w:rPr>
          <w:highlight w:val="white"/>
        </w:rPr>
        <w:t xml:space="preserve">              ++index;</w:t>
      </w:r>
    </w:p>
    <w:p w14:paraId="0DDF8D07" w14:textId="77777777" w:rsidR="002A7C3D" w:rsidRPr="00EC76D5" w:rsidRDefault="002A7C3D" w:rsidP="00835C72">
      <w:pPr>
        <w:pStyle w:val="Code"/>
        <w:rPr>
          <w:highlight w:val="white"/>
        </w:rPr>
      </w:pPr>
      <w:r w:rsidRPr="00EC76D5">
        <w:rPr>
          <w:highlight w:val="white"/>
        </w:rPr>
        <w:t xml:space="preserve">            }</w:t>
      </w:r>
    </w:p>
    <w:p w14:paraId="54320C0D" w14:textId="77777777" w:rsidR="002A7C3D" w:rsidRPr="00EC76D5" w:rsidRDefault="002A7C3D" w:rsidP="00835C72">
      <w:pPr>
        <w:pStyle w:val="Code"/>
        <w:rPr>
          <w:highlight w:val="white"/>
        </w:rPr>
      </w:pPr>
      <w:r w:rsidRPr="00EC76D5">
        <w:rPr>
          <w:highlight w:val="white"/>
        </w:rPr>
        <w:t xml:space="preserve">            format[index] = '\0';</w:t>
      </w:r>
    </w:p>
    <w:p w14:paraId="1F0525A4" w14:textId="77777777" w:rsidR="002A7C3D" w:rsidRPr="00EC76D5" w:rsidRDefault="002A7C3D" w:rsidP="00835C72">
      <w:pPr>
        <w:pStyle w:val="Code"/>
        <w:rPr>
          <w:highlight w:val="white"/>
        </w:rPr>
      </w:pPr>
    </w:p>
    <w:p w14:paraId="2381D308" w14:textId="77777777" w:rsidR="002A7C3D" w:rsidRPr="00EC76D5" w:rsidRDefault="002A7C3D" w:rsidP="00835C72">
      <w:pPr>
        <w:pStyle w:val="Code"/>
        <w:rPr>
          <w:highlight w:val="white"/>
        </w:rPr>
      </w:pPr>
      <w:r w:rsidRPr="00EC76D5">
        <w:rPr>
          <w:highlight w:val="white"/>
        </w:rPr>
        <w:t xml:space="preserve">            if (!star) {</w:t>
      </w:r>
    </w:p>
    <w:p w14:paraId="46899433" w14:textId="77777777" w:rsidR="002A7C3D" w:rsidRPr="00EC76D5" w:rsidRDefault="002A7C3D" w:rsidP="00835C72">
      <w:pPr>
        <w:pStyle w:val="Code"/>
        <w:rPr>
          <w:highlight w:val="white"/>
        </w:rPr>
      </w:pPr>
      <w:r w:rsidRPr="00EC76D5">
        <w:rPr>
          <w:highlight w:val="white"/>
        </w:rPr>
        <w:t xml:space="preserve">              char* string = va_arg(arg_list, char*);</w:t>
      </w:r>
    </w:p>
    <w:p w14:paraId="27074E82" w14:textId="77777777" w:rsidR="002A7C3D" w:rsidRPr="00EC76D5" w:rsidRDefault="002A7C3D" w:rsidP="00835C72">
      <w:pPr>
        <w:pStyle w:val="Code"/>
        <w:rPr>
          <w:highlight w:val="white"/>
        </w:rPr>
      </w:pPr>
      <w:r w:rsidRPr="00EC76D5">
        <w:rPr>
          <w:highlight w:val="white"/>
        </w:rPr>
        <w:t xml:space="preserve">              scanPattern(string, &amp;format[startIndex], not);</w:t>
      </w:r>
    </w:p>
    <w:p w14:paraId="5E5B8CDE" w14:textId="77777777" w:rsidR="002A7C3D" w:rsidRPr="00EC76D5" w:rsidRDefault="002A7C3D" w:rsidP="00835C72">
      <w:pPr>
        <w:pStyle w:val="Code"/>
        <w:rPr>
          <w:highlight w:val="white"/>
        </w:rPr>
      </w:pPr>
      <w:r w:rsidRPr="00EC76D5">
        <w:rPr>
          <w:highlight w:val="white"/>
        </w:rPr>
        <w:t xml:space="preserve">            }</w:t>
      </w:r>
    </w:p>
    <w:p w14:paraId="793810F6" w14:textId="77777777" w:rsidR="002A7C3D" w:rsidRPr="00EC76D5" w:rsidRDefault="002A7C3D" w:rsidP="00835C72">
      <w:pPr>
        <w:pStyle w:val="Code"/>
        <w:rPr>
          <w:highlight w:val="white"/>
        </w:rPr>
      </w:pPr>
      <w:r w:rsidRPr="00EC76D5">
        <w:rPr>
          <w:highlight w:val="white"/>
        </w:rPr>
        <w:t xml:space="preserve">            else {</w:t>
      </w:r>
    </w:p>
    <w:p w14:paraId="76EFB848" w14:textId="77777777" w:rsidR="002A7C3D" w:rsidRPr="00EC76D5" w:rsidRDefault="002A7C3D" w:rsidP="00835C72">
      <w:pPr>
        <w:pStyle w:val="Code"/>
        <w:rPr>
          <w:highlight w:val="white"/>
        </w:rPr>
      </w:pPr>
      <w:r w:rsidRPr="00EC76D5">
        <w:rPr>
          <w:highlight w:val="white"/>
        </w:rPr>
        <w:t xml:space="preserve">              scanPattern(NULL, &amp;format[startIndex], not);</w:t>
      </w:r>
    </w:p>
    <w:p w14:paraId="657D995D" w14:textId="77777777" w:rsidR="002A7C3D" w:rsidRPr="00EC76D5" w:rsidRDefault="002A7C3D" w:rsidP="00835C72">
      <w:pPr>
        <w:pStyle w:val="Code"/>
        <w:rPr>
          <w:highlight w:val="white"/>
        </w:rPr>
      </w:pPr>
      <w:r w:rsidRPr="00EC76D5">
        <w:rPr>
          <w:highlight w:val="white"/>
        </w:rPr>
        <w:t xml:space="preserve">            }</w:t>
      </w:r>
    </w:p>
    <w:p w14:paraId="1E7184B1" w14:textId="77777777" w:rsidR="002A7C3D" w:rsidRPr="00EC76D5" w:rsidRDefault="002A7C3D" w:rsidP="00835C72">
      <w:pPr>
        <w:pStyle w:val="Code"/>
        <w:rPr>
          <w:highlight w:val="white"/>
        </w:rPr>
      </w:pPr>
      <w:r w:rsidRPr="00EC76D5">
        <w:rPr>
          <w:highlight w:val="white"/>
        </w:rPr>
        <w:t xml:space="preserve">          }</w:t>
      </w:r>
    </w:p>
    <w:p w14:paraId="03FC301A" w14:textId="77777777" w:rsidR="002A7C3D" w:rsidRPr="00EC76D5" w:rsidRDefault="002A7C3D" w:rsidP="00835C72">
      <w:pPr>
        <w:pStyle w:val="Code"/>
        <w:rPr>
          <w:highlight w:val="white"/>
        </w:rPr>
      </w:pPr>
      <w:r w:rsidRPr="00EC76D5">
        <w:rPr>
          <w:highlight w:val="white"/>
        </w:rPr>
        <w:t xml:space="preserve">          break;</w:t>
      </w:r>
    </w:p>
    <w:p w14:paraId="7CCE18F4" w14:textId="77777777" w:rsidR="002A7C3D" w:rsidRPr="00EC76D5" w:rsidRDefault="002A7C3D" w:rsidP="00835C72">
      <w:pPr>
        <w:pStyle w:val="Code"/>
        <w:rPr>
          <w:highlight w:val="white"/>
        </w:rPr>
      </w:pPr>
    </w:p>
    <w:p w14:paraId="09A03BBC" w14:textId="77777777" w:rsidR="002A7C3D" w:rsidRPr="00EC76D5" w:rsidRDefault="002A7C3D" w:rsidP="00835C72">
      <w:pPr>
        <w:pStyle w:val="Code"/>
        <w:rPr>
          <w:highlight w:val="white"/>
        </w:rPr>
      </w:pPr>
      <w:r w:rsidRPr="00EC76D5">
        <w:rPr>
          <w:highlight w:val="white"/>
        </w:rPr>
        <w:t xml:space="preserve">        case 'n':</w:t>
      </w:r>
    </w:p>
    <w:p w14:paraId="63204EC5" w14:textId="77777777" w:rsidR="002A7C3D" w:rsidRPr="00EC76D5" w:rsidRDefault="002A7C3D" w:rsidP="00835C72">
      <w:pPr>
        <w:pStyle w:val="Code"/>
        <w:rPr>
          <w:highlight w:val="white"/>
        </w:rPr>
      </w:pPr>
      <w:r w:rsidRPr="00EC76D5">
        <w:rPr>
          <w:highlight w:val="white"/>
        </w:rPr>
        <w:t xml:space="preserve">          charsPtr = va_arg(arg_list, int*);</w:t>
      </w:r>
    </w:p>
    <w:p w14:paraId="697AD399" w14:textId="77777777" w:rsidR="002A7C3D" w:rsidRPr="00EC76D5" w:rsidRDefault="002A7C3D" w:rsidP="00835C72">
      <w:pPr>
        <w:pStyle w:val="Code"/>
        <w:rPr>
          <w:highlight w:val="white"/>
        </w:rPr>
      </w:pPr>
      <w:r w:rsidRPr="00EC76D5">
        <w:rPr>
          <w:highlight w:val="white"/>
        </w:rPr>
        <w:t xml:space="preserve">          *charsPtr = g_inChars;</w:t>
      </w:r>
    </w:p>
    <w:p w14:paraId="28149456" w14:textId="77777777" w:rsidR="002A7C3D" w:rsidRPr="00EC76D5" w:rsidRDefault="002A7C3D" w:rsidP="00835C72">
      <w:pPr>
        <w:pStyle w:val="Code"/>
        <w:rPr>
          <w:highlight w:val="white"/>
        </w:rPr>
      </w:pPr>
      <w:r w:rsidRPr="00EC76D5">
        <w:rPr>
          <w:highlight w:val="white"/>
        </w:rPr>
        <w:t xml:space="preserve">          percent = FALSE;</w:t>
      </w:r>
    </w:p>
    <w:p w14:paraId="388B7578" w14:textId="77777777" w:rsidR="002A7C3D" w:rsidRPr="00EC76D5" w:rsidRDefault="002A7C3D" w:rsidP="00835C72">
      <w:pPr>
        <w:pStyle w:val="Code"/>
        <w:rPr>
          <w:highlight w:val="white"/>
        </w:rPr>
      </w:pPr>
      <w:r w:rsidRPr="00EC76D5">
        <w:rPr>
          <w:highlight w:val="white"/>
        </w:rPr>
        <w:t xml:space="preserve">          break;</w:t>
      </w:r>
    </w:p>
    <w:p w14:paraId="59264858" w14:textId="77777777" w:rsidR="002A7C3D" w:rsidRPr="00EC76D5" w:rsidRDefault="002A7C3D" w:rsidP="00835C72">
      <w:pPr>
        <w:pStyle w:val="Code"/>
        <w:rPr>
          <w:highlight w:val="white"/>
        </w:rPr>
      </w:pPr>
      <w:r w:rsidRPr="00EC76D5">
        <w:rPr>
          <w:highlight w:val="white"/>
        </w:rPr>
        <w:t xml:space="preserve">      }</w:t>
      </w:r>
    </w:p>
    <w:p w14:paraId="2CB24A50" w14:textId="77777777" w:rsidR="002A7C3D" w:rsidRPr="00EC76D5" w:rsidRDefault="002A7C3D" w:rsidP="00835C72">
      <w:pPr>
        <w:pStyle w:val="Code"/>
        <w:rPr>
          <w:highlight w:val="white"/>
        </w:rPr>
      </w:pPr>
      <w:r w:rsidRPr="00EC76D5">
        <w:rPr>
          <w:highlight w:val="white"/>
        </w:rPr>
        <w:t xml:space="preserve">    }</w:t>
      </w:r>
    </w:p>
    <w:p w14:paraId="4ED99995" w14:textId="77777777" w:rsidR="002A7C3D" w:rsidRPr="00EC76D5" w:rsidRDefault="002A7C3D" w:rsidP="00835C72">
      <w:pPr>
        <w:pStyle w:val="Code"/>
        <w:rPr>
          <w:highlight w:val="white"/>
        </w:rPr>
      </w:pPr>
      <w:r w:rsidRPr="00EC76D5">
        <w:rPr>
          <w:highlight w:val="white"/>
        </w:rPr>
        <w:t xml:space="preserve">    else {</w:t>
      </w:r>
    </w:p>
    <w:p w14:paraId="0CE5BDA7" w14:textId="77777777" w:rsidR="002A7C3D" w:rsidRPr="00EC76D5" w:rsidRDefault="002A7C3D" w:rsidP="00835C72">
      <w:pPr>
        <w:pStyle w:val="Code"/>
        <w:rPr>
          <w:highlight w:val="white"/>
        </w:rPr>
      </w:pPr>
      <w:r w:rsidRPr="00EC76D5">
        <w:rPr>
          <w:highlight w:val="white"/>
        </w:rPr>
        <w:t xml:space="preserve">      if (c == '%') {</w:t>
      </w:r>
    </w:p>
    <w:p w14:paraId="64A95EF2" w14:textId="77777777" w:rsidR="002A7C3D" w:rsidRPr="00EC76D5" w:rsidRDefault="002A7C3D" w:rsidP="00835C72">
      <w:pPr>
        <w:pStyle w:val="Code"/>
        <w:rPr>
          <w:highlight w:val="white"/>
        </w:rPr>
      </w:pPr>
      <w:r w:rsidRPr="00EC76D5">
        <w:rPr>
          <w:highlight w:val="white"/>
        </w:rPr>
        <w:t xml:space="preserve">        percent = TRUE;</w:t>
      </w:r>
    </w:p>
    <w:p w14:paraId="50AC5B5B" w14:textId="77777777" w:rsidR="002A7C3D" w:rsidRPr="00EC76D5" w:rsidRDefault="002A7C3D" w:rsidP="00835C72">
      <w:pPr>
        <w:pStyle w:val="Code"/>
        <w:rPr>
          <w:highlight w:val="white"/>
        </w:rPr>
      </w:pPr>
      <w:r w:rsidRPr="00EC76D5">
        <w:rPr>
          <w:highlight w:val="white"/>
        </w:rPr>
        <w:t xml:space="preserve">        shortInt = FALSE;</w:t>
      </w:r>
    </w:p>
    <w:p w14:paraId="7F398C0B" w14:textId="77777777" w:rsidR="002A7C3D" w:rsidRPr="00EC76D5" w:rsidRDefault="002A7C3D" w:rsidP="00835C72">
      <w:pPr>
        <w:pStyle w:val="Code"/>
        <w:rPr>
          <w:highlight w:val="white"/>
        </w:rPr>
      </w:pPr>
      <w:r w:rsidRPr="00EC76D5">
        <w:rPr>
          <w:highlight w:val="white"/>
        </w:rPr>
        <w:t xml:space="preserve">        longIntOrDouble = FALSE;</w:t>
      </w:r>
    </w:p>
    <w:p w14:paraId="5DBE87F7" w14:textId="77777777" w:rsidR="002A7C3D" w:rsidRPr="00EC76D5" w:rsidRDefault="002A7C3D" w:rsidP="00835C72">
      <w:pPr>
        <w:pStyle w:val="Code"/>
        <w:rPr>
          <w:highlight w:val="white"/>
        </w:rPr>
      </w:pPr>
      <w:r w:rsidRPr="00EC76D5">
        <w:rPr>
          <w:highlight w:val="white"/>
        </w:rPr>
        <w:t xml:space="preserve">        longDouble = FALSE;</w:t>
      </w:r>
    </w:p>
    <w:p w14:paraId="7173063D" w14:textId="77777777" w:rsidR="002A7C3D" w:rsidRPr="00EC76D5" w:rsidRDefault="002A7C3D" w:rsidP="00835C72">
      <w:pPr>
        <w:pStyle w:val="Code"/>
        <w:rPr>
          <w:highlight w:val="white"/>
        </w:rPr>
      </w:pPr>
      <w:r w:rsidRPr="00EC76D5">
        <w:rPr>
          <w:highlight w:val="white"/>
        </w:rPr>
        <w:t xml:space="preserve">        star = FALSE;</w:t>
      </w:r>
    </w:p>
    <w:p w14:paraId="64C3477F" w14:textId="77777777" w:rsidR="002A7C3D" w:rsidRPr="00EC76D5" w:rsidRDefault="002A7C3D" w:rsidP="00835C72">
      <w:pPr>
        <w:pStyle w:val="Code"/>
        <w:rPr>
          <w:highlight w:val="white"/>
        </w:rPr>
      </w:pPr>
      <w:r w:rsidRPr="00EC76D5">
        <w:rPr>
          <w:highlight w:val="white"/>
        </w:rPr>
        <w:t xml:space="preserve">      }</w:t>
      </w:r>
    </w:p>
    <w:p w14:paraId="329ABE5C" w14:textId="77777777" w:rsidR="002A7C3D" w:rsidRPr="00EC76D5" w:rsidRDefault="002A7C3D" w:rsidP="00835C72">
      <w:pPr>
        <w:pStyle w:val="Code"/>
        <w:rPr>
          <w:highlight w:val="white"/>
        </w:rPr>
      </w:pPr>
      <w:r w:rsidRPr="00EC76D5">
        <w:rPr>
          <w:highlight w:val="white"/>
        </w:rPr>
        <w:t xml:space="preserve">    }</w:t>
      </w:r>
    </w:p>
    <w:p w14:paraId="7585A67C" w14:textId="77777777" w:rsidR="002A7C3D" w:rsidRPr="00EC76D5" w:rsidRDefault="002A7C3D" w:rsidP="00835C72">
      <w:pPr>
        <w:pStyle w:val="Code"/>
        <w:rPr>
          <w:highlight w:val="white"/>
        </w:rPr>
      </w:pPr>
      <w:r w:rsidRPr="00EC76D5">
        <w:rPr>
          <w:highlight w:val="white"/>
        </w:rPr>
        <w:lastRenderedPageBreak/>
        <w:t xml:space="preserve">  }</w:t>
      </w:r>
    </w:p>
    <w:p w14:paraId="2350E5CC" w14:textId="77777777" w:rsidR="002A7C3D" w:rsidRPr="00EC76D5" w:rsidRDefault="002A7C3D" w:rsidP="00835C72">
      <w:pPr>
        <w:pStyle w:val="Code"/>
        <w:rPr>
          <w:highlight w:val="white"/>
        </w:rPr>
      </w:pPr>
    </w:p>
    <w:p w14:paraId="3A3A2A47" w14:textId="77777777" w:rsidR="002A7C3D" w:rsidRPr="00EC76D5" w:rsidRDefault="002A7C3D" w:rsidP="00835C72">
      <w:pPr>
        <w:pStyle w:val="Code"/>
        <w:rPr>
          <w:highlight w:val="white"/>
        </w:rPr>
      </w:pPr>
      <w:r w:rsidRPr="00EC76D5">
        <w:rPr>
          <w:highlight w:val="white"/>
        </w:rPr>
        <w:t xml:space="preserve">  return g_inCount;</w:t>
      </w:r>
    </w:p>
    <w:p w14:paraId="6474BCA2" w14:textId="77777777" w:rsidR="002A7C3D" w:rsidRPr="00EC76D5" w:rsidRDefault="002A7C3D" w:rsidP="00835C72">
      <w:pPr>
        <w:pStyle w:val="Code"/>
        <w:rPr>
          <w:highlight w:val="white"/>
        </w:rPr>
      </w:pPr>
      <w:r w:rsidRPr="00EC76D5">
        <w:rPr>
          <w:highlight w:val="white"/>
        </w:rPr>
        <w:t>}</w:t>
      </w:r>
    </w:p>
    <w:p w14:paraId="6D7580B2" w14:textId="77777777" w:rsidR="002A7C3D" w:rsidRPr="00EC76D5" w:rsidRDefault="002A7C3D" w:rsidP="00835C72">
      <w:pPr>
        <w:pStyle w:val="Code"/>
        <w:rPr>
          <w:highlight w:val="white"/>
        </w:rPr>
      </w:pPr>
    </w:p>
    <w:p w14:paraId="4FD71171" w14:textId="77777777" w:rsidR="002A7C3D" w:rsidRPr="00EC76D5" w:rsidRDefault="002A7C3D" w:rsidP="00835C72">
      <w:pPr>
        <w:pStyle w:val="Code"/>
        <w:rPr>
          <w:highlight w:val="white"/>
        </w:rPr>
      </w:pPr>
      <w:r w:rsidRPr="00EC76D5">
        <w:rPr>
          <w:highlight w:val="white"/>
        </w:rPr>
        <w:t>int scanf(char* format, ...) {</w:t>
      </w:r>
    </w:p>
    <w:p w14:paraId="08C501BB" w14:textId="77777777" w:rsidR="002A7C3D" w:rsidRPr="00EC76D5" w:rsidRDefault="002A7C3D" w:rsidP="00835C72">
      <w:pPr>
        <w:pStyle w:val="Code"/>
        <w:rPr>
          <w:highlight w:val="white"/>
        </w:rPr>
      </w:pPr>
      <w:r w:rsidRPr="00EC76D5">
        <w:rPr>
          <w:highlight w:val="white"/>
        </w:rPr>
        <w:t xml:space="preserve">  va_list arg_list;</w:t>
      </w:r>
    </w:p>
    <w:p w14:paraId="08E02912" w14:textId="77777777" w:rsidR="002A7C3D" w:rsidRPr="00EC76D5" w:rsidRDefault="002A7C3D" w:rsidP="00835C72">
      <w:pPr>
        <w:pStyle w:val="Code"/>
        <w:rPr>
          <w:highlight w:val="white"/>
        </w:rPr>
      </w:pPr>
      <w:r w:rsidRPr="00EC76D5">
        <w:rPr>
          <w:highlight w:val="white"/>
        </w:rPr>
        <w:t xml:space="preserve">  va_start(arg_list, format);</w:t>
      </w:r>
    </w:p>
    <w:p w14:paraId="1A944B9E" w14:textId="77777777" w:rsidR="002A7C3D" w:rsidRPr="00EC76D5" w:rsidRDefault="002A7C3D" w:rsidP="00835C72">
      <w:pPr>
        <w:pStyle w:val="Code"/>
        <w:rPr>
          <w:highlight w:val="white"/>
        </w:rPr>
      </w:pPr>
      <w:r w:rsidRPr="00EC76D5">
        <w:rPr>
          <w:highlight w:val="white"/>
        </w:rPr>
        <w:t xml:space="preserve">  return vscanf(format, arg_list);</w:t>
      </w:r>
    </w:p>
    <w:p w14:paraId="4625A917" w14:textId="77777777" w:rsidR="002A7C3D" w:rsidRPr="00EC76D5" w:rsidRDefault="002A7C3D" w:rsidP="00835C72">
      <w:pPr>
        <w:pStyle w:val="Code"/>
        <w:rPr>
          <w:highlight w:val="white"/>
        </w:rPr>
      </w:pPr>
      <w:r w:rsidRPr="00EC76D5">
        <w:rPr>
          <w:highlight w:val="white"/>
        </w:rPr>
        <w:t>}</w:t>
      </w:r>
    </w:p>
    <w:p w14:paraId="2DD4B624" w14:textId="77777777" w:rsidR="002A7C3D" w:rsidRPr="00EC76D5" w:rsidRDefault="002A7C3D" w:rsidP="00835C72">
      <w:pPr>
        <w:pStyle w:val="Code"/>
        <w:rPr>
          <w:highlight w:val="white"/>
        </w:rPr>
      </w:pPr>
    </w:p>
    <w:p w14:paraId="545C544D" w14:textId="77777777" w:rsidR="002A7C3D" w:rsidRPr="00EC76D5" w:rsidRDefault="002A7C3D" w:rsidP="00835C72">
      <w:pPr>
        <w:pStyle w:val="Code"/>
        <w:rPr>
          <w:highlight w:val="white"/>
        </w:rPr>
      </w:pPr>
      <w:r w:rsidRPr="00EC76D5">
        <w:rPr>
          <w:highlight w:val="white"/>
        </w:rPr>
        <w:t>int vscanf(char* format, va_list arg_list) {</w:t>
      </w:r>
    </w:p>
    <w:p w14:paraId="23A66EF6" w14:textId="77777777" w:rsidR="002A7C3D" w:rsidRPr="00EC76D5" w:rsidRDefault="002A7C3D" w:rsidP="00835C72">
      <w:pPr>
        <w:pStyle w:val="Code"/>
        <w:rPr>
          <w:highlight w:val="white"/>
        </w:rPr>
      </w:pPr>
      <w:r w:rsidRPr="00EC76D5">
        <w:rPr>
          <w:highlight w:val="white"/>
        </w:rPr>
        <w:t xml:space="preserve">  return vfscanf(stdin, format, arg_list);</w:t>
      </w:r>
    </w:p>
    <w:p w14:paraId="42FB9D06" w14:textId="77777777" w:rsidR="002A7C3D" w:rsidRPr="00EC76D5" w:rsidRDefault="002A7C3D" w:rsidP="00835C72">
      <w:pPr>
        <w:pStyle w:val="Code"/>
        <w:rPr>
          <w:highlight w:val="white"/>
        </w:rPr>
      </w:pPr>
      <w:r w:rsidRPr="00EC76D5">
        <w:rPr>
          <w:highlight w:val="white"/>
        </w:rPr>
        <w:t>}</w:t>
      </w:r>
    </w:p>
    <w:p w14:paraId="49C3B7DC" w14:textId="77777777" w:rsidR="002A7C3D" w:rsidRPr="00EC76D5" w:rsidRDefault="002A7C3D" w:rsidP="00835C72">
      <w:pPr>
        <w:pStyle w:val="Code"/>
        <w:rPr>
          <w:highlight w:val="white"/>
        </w:rPr>
      </w:pPr>
    </w:p>
    <w:p w14:paraId="7471541A" w14:textId="77777777" w:rsidR="002A7C3D" w:rsidRPr="00EC76D5" w:rsidRDefault="002A7C3D" w:rsidP="00835C72">
      <w:pPr>
        <w:pStyle w:val="Code"/>
        <w:rPr>
          <w:highlight w:val="white"/>
        </w:rPr>
      </w:pPr>
      <w:r w:rsidRPr="00EC76D5">
        <w:rPr>
          <w:highlight w:val="white"/>
        </w:rPr>
        <w:t>int fscanf(FILE* inStream, char* format, ...) {</w:t>
      </w:r>
    </w:p>
    <w:p w14:paraId="33E75244" w14:textId="77777777" w:rsidR="002A7C3D" w:rsidRPr="00EC76D5" w:rsidRDefault="002A7C3D" w:rsidP="00835C72">
      <w:pPr>
        <w:pStyle w:val="Code"/>
        <w:rPr>
          <w:highlight w:val="white"/>
        </w:rPr>
      </w:pPr>
      <w:r w:rsidRPr="00EC76D5">
        <w:rPr>
          <w:highlight w:val="white"/>
        </w:rPr>
        <w:t xml:space="preserve">  va_list arg_list;</w:t>
      </w:r>
    </w:p>
    <w:p w14:paraId="4C4BC748" w14:textId="77777777" w:rsidR="002A7C3D" w:rsidRPr="00EC76D5" w:rsidRDefault="002A7C3D" w:rsidP="00835C72">
      <w:pPr>
        <w:pStyle w:val="Code"/>
        <w:rPr>
          <w:highlight w:val="white"/>
        </w:rPr>
      </w:pPr>
      <w:r w:rsidRPr="00EC76D5">
        <w:rPr>
          <w:highlight w:val="white"/>
        </w:rPr>
        <w:t xml:space="preserve">  va_start(arg_list, format);</w:t>
      </w:r>
    </w:p>
    <w:p w14:paraId="1228E110" w14:textId="77777777" w:rsidR="002A7C3D" w:rsidRPr="00EC76D5" w:rsidRDefault="002A7C3D" w:rsidP="00835C72">
      <w:pPr>
        <w:pStyle w:val="Code"/>
        <w:rPr>
          <w:highlight w:val="white"/>
        </w:rPr>
      </w:pPr>
      <w:r w:rsidRPr="00EC76D5">
        <w:rPr>
          <w:highlight w:val="white"/>
        </w:rPr>
        <w:t xml:space="preserve">  return vfscanf(inStream, format, arg_list);</w:t>
      </w:r>
    </w:p>
    <w:p w14:paraId="454ED65D" w14:textId="77777777" w:rsidR="002A7C3D" w:rsidRPr="00EC76D5" w:rsidRDefault="002A7C3D" w:rsidP="00835C72">
      <w:pPr>
        <w:pStyle w:val="Code"/>
        <w:rPr>
          <w:highlight w:val="white"/>
        </w:rPr>
      </w:pPr>
      <w:r w:rsidRPr="00EC76D5">
        <w:rPr>
          <w:highlight w:val="white"/>
        </w:rPr>
        <w:t>}</w:t>
      </w:r>
    </w:p>
    <w:p w14:paraId="7C82866C" w14:textId="77777777" w:rsidR="002A7C3D" w:rsidRPr="00EC76D5" w:rsidRDefault="002A7C3D" w:rsidP="00835C72">
      <w:pPr>
        <w:pStyle w:val="Code"/>
        <w:rPr>
          <w:highlight w:val="white"/>
        </w:rPr>
      </w:pPr>
    </w:p>
    <w:p w14:paraId="366BD8DE" w14:textId="77777777" w:rsidR="002A7C3D" w:rsidRPr="00EC76D5" w:rsidRDefault="002A7C3D" w:rsidP="00835C72">
      <w:pPr>
        <w:pStyle w:val="Code"/>
        <w:rPr>
          <w:highlight w:val="white"/>
        </w:rPr>
      </w:pPr>
      <w:r w:rsidRPr="00EC76D5">
        <w:rPr>
          <w:highlight w:val="white"/>
        </w:rPr>
        <w:t>int vfscanf(FILE* inStream, char* format, va_list arg_list) {</w:t>
      </w:r>
    </w:p>
    <w:p w14:paraId="626B8B65" w14:textId="77777777" w:rsidR="002A7C3D" w:rsidRPr="00EC76D5" w:rsidRDefault="002A7C3D" w:rsidP="00835C72">
      <w:pPr>
        <w:pStyle w:val="Code"/>
        <w:rPr>
          <w:highlight w:val="white"/>
        </w:rPr>
      </w:pPr>
      <w:r w:rsidRPr="00EC76D5">
        <w:rPr>
          <w:highlight w:val="white"/>
        </w:rPr>
        <w:t xml:space="preserve">  g_inStatus = DEVICE;</w:t>
      </w:r>
    </w:p>
    <w:p w14:paraId="52CF9E39" w14:textId="77777777" w:rsidR="002A7C3D" w:rsidRPr="00EC76D5" w:rsidRDefault="002A7C3D" w:rsidP="00835C72">
      <w:pPr>
        <w:pStyle w:val="Code"/>
        <w:rPr>
          <w:highlight w:val="white"/>
        </w:rPr>
      </w:pPr>
      <w:r w:rsidRPr="00EC76D5">
        <w:rPr>
          <w:highlight w:val="white"/>
        </w:rPr>
        <w:t xml:space="preserve">  g_inDevice = (void*) inStream;</w:t>
      </w:r>
    </w:p>
    <w:p w14:paraId="4CC17608" w14:textId="77777777" w:rsidR="002A7C3D" w:rsidRPr="00EC76D5" w:rsidRDefault="002A7C3D" w:rsidP="00835C72">
      <w:pPr>
        <w:pStyle w:val="Code"/>
        <w:rPr>
          <w:highlight w:val="white"/>
        </w:rPr>
      </w:pPr>
      <w:r w:rsidRPr="00EC76D5">
        <w:rPr>
          <w:highlight w:val="white"/>
        </w:rPr>
        <w:t xml:space="preserve">  return scanFormat(format, arg_list);</w:t>
      </w:r>
    </w:p>
    <w:p w14:paraId="34D9F324" w14:textId="77777777" w:rsidR="002A7C3D" w:rsidRPr="00EC76D5" w:rsidRDefault="002A7C3D" w:rsidP="00835C72">
      <w:pPr>
        <w:pStyle w:val="Code"/>
        <w:rPr>
          <w:highlight w:val="white"/>
        </w:rPr>
      </w:pPr>
      <w:r w:rsidRPr="00EC76D5">
        <w:rPr>
          <w:highlight w:val="white"/>
        </w:rPr>
        <w:t>}</w:t>
      </w:r>
    </w:p>
    <w:p w14:paraId="28517B94" w14:textId="77777777" w:rsidR="002A7C3D" w:rsidRPr="00EC76D5" w:rsidRDefault="002A7C3D" w:rsidP="00835C72">
      <w:pPr>
        <w:pStyle w:val="Code"/>
        <w:rPr>
          <w:highlight w:val="white"/>
        </w:rPr>
      </w:pPr>
    </w:p>
    <w:p w14:paraId="58FEABE4" w14:textId="77777777" w:rsidR="002A7C3D" w:rsidRPr="00EC76D5" w:rsidRDefault="002A7C3D" w:rsidP="00835C72">
      <w:pPr>
        <w:pStyle w:val="Code"/>
        <w:rPr>
          <w:highlight w:val="white"/>
        </w:rPr>
      </w:pPr>
      <w:r w:rsidRPr="00EC76D5">
        <w:rPr>
          <w:highlight w:val="white"/>
        </w:rPr>
        <w:t>int sscanf(char* inString, char* format, ...) {</w:t>
      </w:r>
    </w:p>
    <w:p w14:paraId="3D151C79" w14:textId="77777777" w:rsidR="002A7C3D" w:rsidRPr="00EC76D5" w:rsidRDefault="002A7C3D" w:rsidP="00835C72">
      <w:pPr>
        <w:pStyle w:val="Code"/>
        <w:rPr>
          <w:highlight w:val="white"/>
        </w:rPr>
      </w:pPr>
      <w:r w:rsidRPr="00EC76D5">
        <w:rPr>
          <w:highlight w:val="white"/>
        </w:rPr>
        <w:t xml:space="preserve">  va_list arg_list;</w:t>
      </w:r>
    </w:p>
    <w:p w14:paraId="6DF23535" w14:textId="77777777" w:rsidR="002A7C3D" w:rsidRPr="00EC76D5" w:rsidRDefault="002A7C3D" w:rsidP="00835C72">
      <w:pPr>
        <w:pStyle w:val="Code"/>
        <w:rPr>
          <w:highlight w:val="white"/>
        </w:rPr>
      </w:pPr>
      <w:r w:rsidRPr="00EC76D5">
        <w:rPr>
          <w:highlight w:val="white"/>
        </w:rPr>
        <w:t xml:space="preserve">  va_start(arg_list, format);</w:t>
      </w:r>
    </w:p>
    <w:p w14:paraId="7FF017A1" w14:textId="77777777" w:rsidR="002A7C3D" w:rsidRPr="00EC76D5" w:rsidRDefault="002A7C3D" w:rsidP="00835C72">
      <w:pPr>
        <w:pStyle w:val="Code"/>
        <w:rPr>
          <w:highlight w:val="white"/>
        </w:rPr>
      </w:pPr>
      <w:r w:rsidRPr="00EC76D5">
        <w:rPr>
          <w:highlight w:val="white"/>
        </w:rPr>
        <w:t xml:space="preserve">  return vsscanf(inString, format, arg_list);</w:t>
      </w:r>
    </w:p>
    <w:p w14:paraId="38C7728D" w14:textId="77777777" w:rsidR="002A7C3D" w:rsidRPr="00EC76D5" w:rsidRDefault="002A7C3D" w:rsidP="00835C72">
      <w:pPr>
        <w:pStyle w:val="Code"/>
        <w:rPr>
          <w:highlight w:val="white"/>
        </w:rPr>
      </w:pPr>
      <w:r w:rsidRPr="00EC76D5">
        <w:rPr>
          <w:highlight w:val="white"/>
        </w:rPr>
        <w:t>}</w:t>
      </w:r>
    </w:p>
    <w:p w14:paraId="568256D3" w14:textId="77777777" w:rsidR="002A7C3D" w:rsidRPr="00EC76D5" w:rsidRDefault="002A7C3D" w:rsidP="00835C72">
      <w:pPr>
        <w:pStyle w:val="Code"/>
        <w:rPr>
          <w:highlight w:val="white"/>
        </w:rPr>
      </w:pPr>
    </w:p>
    <w:p w14:paraId="6149C10E" w14:textId="77777777" w:rsidR="002A7C3D" w:rsidRPr="00EC76D5" w:rsidRDefault="002A7C3D" w:rsidP="00835C72">
      <w:pPr>
        <w:pStyle w:val="Code"/>
        <w:rPr>
          <w:highlight w:val="white"/>
        </w:rPr>
      </w:pPr>
      <w:r w:rsidRPr="00EC76D5">
        <w:rPr>
          <w:highlight w:val="white"/>
        </w:rPr>
        <w:t>int vsscanf(char* inString, char* format, va_list arg_list) {</w:t>
      </w:r>
    </w:p>
    <w:p w14:paraId="65801F35" w14:textId="77777777" w:rsidR="002A7C3D" w:rsidRPr="00EC76D5" w:rsidRDefault="002A7C3D" w:rsidP="00835C72">
      <w:pPr>
        <w:pStyle w:val="Code"/>
        <w:rPr>
          <w:highlight w:val="white"/>
        </w:rPr>
      </w:pPr>
      <w:r w:rsidRPr="00EC76D5">
        <w:rPr>
          <w:highlight w:val="white"/>
        </w:rPr>
        <w:t xml:space="preserve">  g_inStatus = STRING;</w:t>
      </w:r>
    </w:p>
    <w:p w14:paraId="7F3A2E62" w14:textId="77777777" w:rsidR="002A7C3D" w:rsidRPr="00EC76D5" w:rsidRDefault="002A7C3D" w:rsidP="00835C72">
      <w:pPr>
        <w:pStyle w:val="Code"/>
        <w:rPr>
          <w:highlight w:val="white"/>
        </w:rPr>
      </w:pPr>
      <w:r w:rsidRPr="00EC76D5">
        <w:rPr>
          <w:highlight w:val="white"/>
        </w:rPr>
        <w:t xml:space="preserve">  g_inDevice = (void*) inString;</w:t>
      </w:r>
    </w:p>
    <w:p w14:paraId="761268A6" w14:textId="77777777" w:rsidR="002A7C3D" w:rsidRPr="00EC76D5" w:rsidRDefault="002A7C3D" w:rsidP="00835C72">
      <w:pPr>
        <w:pStyle w:val="Code"/>
        <w:rPr>
          <w:highlight w:val="white"/>
        </w:rPr>
      </w:pPr>
      <w:r w:rsidRPr="00EC76D5">
        <w:rPr>
          <w:highlight w:val="white"/>
        </w:rPr>
        <w:t xml:space="preserve">  return scanFormat(format, arg_list);</w:t>
      </w:r>
    </w:p>
    <w:p w14:paraId="5C5FF5E9" w14:textId="3B459CAB" w:rsidR="002A7C3D" w:rsidRPr="00EC76D5" w:rsidRDefault="002A7C3D" w:rsidP="00835C72">
      <w:pPr>
        <w:pStyle w:val="Code"/>
      </w:pPr>
      <w:r w:rsidRPr="00EC76D5">
        <w:rPr>
          <w:highlight w:val="white"/>
        </w:rPr>
        <w:t>}</w:t>
      </w:r>
    </w:p>
    <w:p w14:paraId="51018664" w14:textId="5CCD879C" w:rsidR="00265BDF" w:rsidRPr="00EC76D5" w:rsidRDefault="004007C3" w:rsidP="00265BDF">
      <w:pPr>
        <w:pStyle w:val="Rubrik3"/>
      </w:pPr>
      <w:bookmarkStart w:id="5887" w:name="_Toc481936463"/>
      <w:r w:rsidRPr="00EC76D5">
        <w:t>F</w:t>
      </w:r>
      <w:r w:rsidR="00AF06D6" w:rsidRPr="00EC76D5">
        <w:t xml:space="preserve">ile </w:t>
      </w:r>
      <w:r w:rsidRPr="00EC76D5">
        <w:t>H</w:t>
      </w:r>
      <w:r w:rsidR="00AF06D6" w:rsidRPr="00EC76D5">
        <w:t>andling</w:t>
      </w:r>
      <w:bookmarkEnd w:id="5887"/>
    </w:p>
    <w:p w14:paraId="174C04F8" w14:textId="43A51BB5" w:rsidR="00577582" w:rsidRPr="00EC76D5" w:rsidRDefault="006217C5" w:rsidP="006217C5">
      <w:pPr>
        <w:pStyle w:val="CodeListing"/>
      </w:pPr>
      <w:r w:rsidRPr="00EC76D5">
        <w:t>File.h</w:t>
      </w:r>
    </w:p>
    <w:p w14:paraId="3E6BC057" w14:textId="77777777" w:rsidR="006217C5" w:rsidRPr="00EC76D5" w:rsidRDefault="006217C5" w:rsidP="006217C5">
      <w:pPr>
        <w:pStyle w:val="Code"/>
        <w:rPr>
          <w:highlight w:val="white"/>
        </w:rPr>
      </w:pPr>
      <w:r w:rsidRPr="00EC76D5">
        <w:rPr>
          <w:highlight w:val="white"/>
        </w:rPr>
        <w:t>#ifndef __FILE_H__</w:t>
      </w:r>
    </w:p>
    <w:p w14:paraId="46BEAA56" w14:textId="77777777" w:rsidR="006217C5" w:rsidRPr="00EC76D5" w:rsidRDefault="006217C5" w:rsidP="006217C5">
      <w:pPr>
        <w:pStyle w:val="Code"/>
        <w:rPr>
          <w:highlight w:val="white"/>
        </w:rPr>
      </w:pPr>
      <w:r w:rsidRPr="00EC76D5">
        <w:rPr>
          <w:highlight w:val="white"/>
        </w:rPr>
        <w:t>#define __FILE_H__</w:t>
      </w:r>
    </w:p>
    <w:p w14:paraId="1B999231" w14:textId="77777777" w:rsidR="006217C5" w:rsidRPr="00EC76D5" w:rsidRDefault="006217C5" w:rsidP="006217C5">
      <w:pPr>
        <w:pStyle w:val="Code"/>
        <w:rPr>
          <w:highlight w:val="white"/>
        </w:rPr>
      </w:pPr>
    </w:p>
    <w:p w14:paraId="6D8A1952" w14:textId="77777777" w:rsidR="006217C5" w:rsidRPr="00EC76D5" w:rsidRDefault="006217C5" w:rsidP="006217C5">
      <w:pPr>
        <w:pStyle w:val="Code"/>
        <w:rPr>
          <w:highlight w:val="white"/>
        </w:rPr>
      </w:pPr>
      <w:r w:rsidRPr="00EC76D5">
        <w:rPr>
          <w:highlight w:val="white"/>
        </w:rPr>
        <w:t>#define FOPEN_MAX 16</w:t>
      </w:r>
    </w:p>
    <w:p w14:paraId="65FA4F7B" w14:textId="77777777" w:rsidR="006217C5" w:rsidRPr="00EC76D5" w:rsidRDefault="006217C5" w:rsidP="006217C5">
      <w:pPr>
        <w:pStyle w:val="Code"/>
        <w:rPr>
          <w:highlight w:val="white"/>
        </w:rPr>
      </w:pPr>
      <w:r w:rsidRPr="00EC76D5">
        <w:rPr>
          <w:highlight w:val="white"/>
        </w:rPr>
        <w:t>#define FILENAME_MAX 16</w:t>
      </w:r>
    </w:p>
    <w:p w14:paraId="4EC802B7" w14:textId="77777777" w:rsidR="006217C5" w:rsidRPr="00EC76D5" w:rsidRDefault="006217C5" w:rsidP="006217C5">
      <w:pPr>
        <w:pStyle w:val="Code"/>
        <w:rPr>
          <w:highlight w:val="white"/>
        </w:rPr>
      </w:pPr>
    </w:p>
    <w:p w14:paraId="6A1D08EF" w14:textId="77777777" w:rsidR="006217C5" w:rsidRPr="00EC76D5" w:rsidRDefault="006217C5" w:rsidP="006217C5">
      <w:pPr>
        <w:pStyle w:val="Code"/>
        <w:rPr>
          <w:highlight w:val="white"/>
        </w:rPr>
      </w:pPr>
      <w:r w:rsidRPr="00EC76D5">
        <w:rPr>
          <w:highlight w:val="white"/>
        </w:rPr>
        <w:t>#define fpos_t int</w:t>
      </w:r>
    </w:p>
    <w:p w14:paraId="76ECAC96" w14:textId="77777777" w:rsidR="006217C5" w:rsidRPr="00EC76D5" w:rsidRDefault="006217C5" w:rsidP="006217C5">
      <w:pPr>
        <w:pStyle w:val="Code"/>
        <w:rPr>
          <w:highlight w:val="white"/>
        </w:rPr>
      </w:pPr>
      <w:r w:rsidRPr="00EC76D5">
        <w:rPr>
          <w:highlight w:val="white"/>
        </w:rPr>
        <w:t>#define CARRY_FLAG 0x01u</w:t>
      </w:r>
    </w:p>
    <w:p w14:paraId="70A5E8AE" w14:textId="77777777" w:rsidR="006217C5" w:rsidRPr="00EC76D5" w:rsidRDefault="006217C5" w:rsidP="006217C5">
      <w:pPr>
        <w:pStyle w:val="Code"/>
        <w:rPr>
          <w:highlight w:val="white"/>
        </w:rPr>
      </w:pPr>
      <w:r w:rsidRPr="00EC76D5">
        <w:rPr>
          <w:highlight w:val="white"/>
        </w:rPr>
        <w:t>#define EOF -1</w:t>
      </w:r>
    </w:p>
    <w:p w14:paraId="27DC5486" w14:textId="77777777" w:rsidR="006217C5" w:rsidRPr="00EC76D5" w:rsidRDefault="006217C5" w:rsidP="006217C5">
      <w:pPr>
        <w:pStyle w:val="Code"/>
        <w:rPr>
          <w:highlight w:val="white"/>
        </w:rPr>
      </w:pPr>
    </w:p>
    <w:p w14:paraId="4AA34F27" w14:textId="77777777" w:rsidR="006217C5" w:rsidRPr="00EC76D5" w:rsidRDefault="006217C5" w:rsidP="006217C5">
      <w:pPr>
        <w:pStyle w:val="Code"/>
        <w:rPr>
          <w:highlight w:val="white"/>
        </w:rPr>
      </w:pPr>
      <w:r w:rsidRPr="00EC76D5">
        <w:rPr>
          <w:highlight w:val="white"/>
        </w:rPr>
        <w:t>typedef unsigned int UINTX;</w:t>
      </w:r>
    </w:p>
    <w:p w14:paraId="76206707" w14:textId="77777777" w:rsidR="006217C5" w:rsidRPr="00EC76D5" w:rsidRDefault="006217C5" w:rsidP="006217C5">
      <w:pPr>
        <w:pStyle w:val="Code"/>
        <w:rPr>
          <w:highlight w:val="white"/>
        </w:rPr>
      </w:pPr>
    </w:p>
    <w:p w14:paraId="541D6BE8" w14:textId="77777777" w:rsidR="006217C5" w:rsidRPr="00EC76D5" w:rsidRDefault="006217C5" w:rsidP="006217C5">
      <w:pPr>
        <w:pStyle w:val="Code"/>
        <w:rPr>
          <w:highlight w:val="white"/>
        </w:rPr>
      </w:pPr>
      <w:r w:rsidRPr="00EC76D5">
        <w:rPr>
          <w:highlight w:val="white"/>
        </w:rPr>
        <w:t>typedef struct {</w:t>
      </w:r>
    </w:p>
    <w:p w14:paraId="07C18092" w14:textId="77777777" w:rsidR="006217C5" w:rsidRPr="00EC76D5" w:rsidRDefault="006217C5" w:rsidP="006217C5">
      <w:pPr>
        <w:pStyle w:val="Code"/>
        <w:rPr>
          <w:highlight w:val="white"/>
        </w:rPr>
      </w:pPr>
      <w:r w:rsidRPr="00EC76D5">
        <w:rPr>
          <w:highlight w:val="white"/>
        </w:rPr>
        <w:t xml:space="preserve">  BOOL open;</w:t>
      </w:r>
    </w:p>
    <w:p w14:paraId="256E19FD" w14:textId="77777777" w:rsidR="006217C5" w:rsidRPr="00EC76D5" w:rsidRDefault="006217C5" w:rsidP="006217C5">
      <w:pPr>
        <w:pStyle w:val="Code"/>
        <w:rPr>
          <w:highlight w:val="white"/>
        </w:rPr>
      </w:pPr>
      <w:r w:rsidRPr="00EC76D5">
        <w:rPr>
          <w:highlight w:val="white"/>
        </w:rPr>
        <w:t xml:space="preserve">  unsigned int handle;</w:t>
      </w:r>
    </w:p>
    <w:p w14:paraId="0BE7B430" w14:textId="77777777" w:rsidR="006217C5" w:rsidRPr="00EC76D5" w:rsidRDefault="006217C5" w:rsidP="006217C5">
      <w:pPr>
        <w:pStyle w:val="Code"/>
        <w:rPr>
          <w:highlight w:val="white"/>
        </w:rPr>
      </w:pPr>
      <w:r w:rsidRPr="00EC76D5">
        <w:rPr>
          <w:highlight w:val="white"/>
        </w:rPr>
        <w:lastRenderedPageBreak/>
        <w:t xml:space="preserve">  char name[FILENAME_MAX], ungetc;</w:t>
      </w:r>
    </w:p>
    <w:p w14:paraId="52F84E88" w14:textId="77777777" w:rsidR="006217C5" w:rsidRPr="00EC76D5" w:rsidRDefault="006217C5" w:rsidP="006217C5">
      <w:pPr>
        <w:pStyle w:val="Code"/>
        <w:rPr>
          <w:highlight w:val="white"/>
        </w:rPr>
      </w:pPr>
      <w:r w:rsidRPr="00EC76D5">
        <w:rPr>
          <w:highlight w:val="white"/>
        </w:rPr>
        <w:t xml:space="preserve">  int errno;</w:t>
      </w:r>
    </w:p>
    <w:p w14:paraId="1AE9A0FC" w14:textId="77777777" w:rsidR="006217C5" w:rsidRPr="00EC76D5" w:rsidRDefault="006217C5" w:rsidP="006217C5">
      <w:pPr>
        <w:pStyle w:val="Code"/>
        <w:rPr>
          <w:highlight w:val="white"/>
        </w:rPr>
      </w:pPr>
      <w:r w:rsidRPr="00EC76D5">
        <w:rPr>
          <w:highlight w:val="white"/>
        </w:rPr>
        <w:t xml:space="preserve">  unsigned long position, size;</w:t>
      </w:r>
    </w:p>
    <w:p w14:paraId="0FD19467" w14:textId="77777777" w:rsidR="006217C5" w:rsidRPr="00EC76D5" w:rsidRDefault="006217C5" w:rsidP="006217C5">
      <w:pPr>
        <w:pStyle w:val="Code"/>
        <w:rPr>
          <w:highlight w:val="white"/>
        </w:rPr>
      </w:pPr>
      <w:r w:rsidRPr="00EC76D5">
        <w:rPr>
          <w:highlight w:val="white"/>
        </w:rPr>
        <w:t xml:space="preserve">  BOOL temporary;</w:t>
      </w:r>
    </w:p>
    <w:p w14:paraId="7636F760" w14:textId="77777777" w:rsidR="006217C5" w:rsidRPr="00EC76D5" w:rsidRDefault="006217C5" w:rsidP="006217C5">
      <w:pPr>
        <w:pStyle w:val="Code"/>
        <w:rPr>
          <w:highlight w:val="white"/>
        </w:rPr>
      </w:pPr>
      <w:r w:rsidRPr="00EC76D5">
        <w:rPr>
          <w:highlight w:val="white"/>
        </w:rPr>
        <w:t>} FILE;</w:t>
      </w:r>
    </w:p>
    <w:p w14:paraId="35BD146A" w14:textId="77777777" w:rsidR="006217C5" w:rsidRPr="00EC76D5" w:rsidRDefault="006217C5" w:rsidP="006217C5">
      <w:pPr>
        <w:pStyle w:val="Code"/>
        <w:rPr>
          <w:highlight w:val="white"/>
        </w:rPr>
      </w:pPr>
    </w:p>
    <w:p w14:paraId="31C4E7C6" w14:textId="77777777" w:rsidR="006217C5" w:rsidRPr="00EC76D5" w:rsidRDefault="006217C5" w:rsidP="006217C5">
      <w:pPr>
        <w:pStyle w:val="Code"/>
        <w:rPr>
          <w:highlight w:val="white"/>
        </w:rPr>
      </w:pPr>
      <w:r w:rsidRPr="00EC76D5">
        <w:rPr>
          <w:highlight w:val="white"/>
        </w:rPr>
        <w:t>extern FILE* stdin;</w:t>
      </w:r>
    </w:p>
    <w:p w14:paraId="69FC526C" w14:textId="77777777" w:rsidR="006217C5" w:rsidRPr="00EC76D5" w:rsidRDefault="006217C5" w:rsidP="006217C5">
      <w:pPr>
        <w:pStyle w:val="Code"/>
        <w:rPr>
          <w:highlight w:val="white"/>
        </w:rPr>
      </w:pPr>
      <w:r w:rsidRPr="00EC76D5">
        <w:rPr>
          <w:highlight w:val="white"/>
        </w:rPr>
        <w:t>extern FILE* stdout;</w:t>
      </w:r>
    </w:p>
    <w:p w14:paraId="0FF2DB9E" w14:textId="77777777" w:rsidR="006217C5" w:rsidRPr="00EC76D5" w:rsidRDefault="006217C5" w:rsidP="006217C5">
      <w:pPr>
        <w:pStyle w:val="Code"/>
        <w:rPr>
          <w:highlight w:val="white"/>
        </w:rPr>
      </w:pPr>
      <w:r w:rsidRPr="00EC76D5">
        <w:rPr>
          <w:highlight w:val="white"/>
        </w:rPr>
        <w:t>extern FILE* stderr;</w:t>
      </w:r>
    </w:p>
    <w:p w14:paraId="72E002D4" w14:textId="77777777" w:rsidR="006217C5" w:rsidRPr="00EC76D5" w:rsidRDefault="006217C5" w:rsidP="006217C5">
      <w:pPr>
        <w:pStyle w:val="Code"/>
        <w:rPr>
          <w:highlight w:val="white"/>
        </w:rPr>
      </w:pPr>
    </w:p>
    <w:p w14:paraId="16D97555" w14:textId="77777777" w:rsidR="006217C5" w:rsidRPr="00EC76D5" w:rsidRDefault="006217C5" w:rsidP="006217C5">
      <w:pPr>
        <w:pStyle w:val="Code"/>
        <w:rPr>
          <w:highlight w:val="white"/>
        </w:rPr>
      </w:pPr>
      <w:r w:rsidRPr="00EC76D5">
        <w:rPr>
          <w:highlight w:val="white"/>
        </w:rPr>
        <w:t>extern enum {EEXIST, ENOENT, EACCES};</w:t>
      </w:r>
    </w:p>
    <w:p w14:paraId="2F76EA2A" w14:textId="77777777" w:rsidR="006217C5" w:rsidRPr="00EC76D5" w:rsidRDefault="006217C5" w:rsidP="006217C5">
      <w:pPr>
        <w:pStyle w:val="Code"/>
        <w:rPr>
          <w:highlight w:val="white"/>
        </w:rPr>
      </w:pPr>
      <w:r w:rsidRPr="00EC76D5">
        <w:rPr>
          <w:highlight w:val="white"/>
        </w:rPr>
        <w:t>extern enum {SEEK_SET, SEEK_CUR, SEEK_END};</w:t>
      </w:r>
    </w:p>
    <w:p w14:paraId="69E586D1" w14:textId="77777777" w:rsidR="006217C5" w:rsidRPr="00EC76D5" w:rsidRDefault="006217C5" w:rsidP="006217C5">
      <w:pPr>
        <w:pStyle w:val="Code"/>
        <w:rPr>
          <w:highlight w:val="white"/>
        </w:rPr>
      </w:pPr>
    </w:p>
    <w:p w14:paraId="2571F6EA" w14:textId="77777777" w:rsidR="006217C5" w:rsidRPr="00EC76D5" w:rsidRDefault="006217C5" w:rsidP="006217C5">
      <w:pPr>
        <w:pStyle w:val="Code"/>
        <w:rPr>
          <w:highlight w:val="white"/>
        </w:rPr>
      </w:pPr>
      <w:r w:rsidRPr="00EC76D5">
        <w:rPr>
          <w:highlight w:val="white"/>
        </w:rPr>
        <w:t>#define getc(stream) fgetc(stream)</w:t>
      </w:r>
    </w:p>
    <w:p w14:paraId="201A416E" w14:textId="77777777" w:rsidR="006217C5" w:rsidRPr="00EC76D5" w:rsidRDefault="006217C5" w:rsidP="006217C5">
      <w:pPr>
        <w:pStyle w:val="Code"/>
        <w:rPr>
          <w:highlight w:val="white"/>
        </w:rPr>
      </w:pPr>
    </w:p>
    <w:p w14:paraId="2A4CEB4F" w14:textId="77777777" w:rsidR="006217C5" w:rsidRPr="00EC76D5" w:rsidRDefault="006217C5" w:rsidP="006217C5">
      <w:pPr>
        <w:pStyle w:val="Code"/>
        <w:rPr>
          <w:highlight w:val="white"/>
        </w:rPr>
      </w:pPr>
      <w:r w:rsidRPr="00EC76D5">
        <w:rPr>
          <w:highlight w:val="white"/>
        </w:rPr>
        <w:t>BOOL fileexists(const char* name);</w:t>
      </w:r>
    </w:p>
    <w:p w14:paraId="63EC0113" w14:textId="77777777" w:rsidR="006217C5" w:rsidRPr="00EC76D5" w:rsidRDefault="006217C5" w:rsidP="006217C5">
      <w:pPr>
        <w:pStyle w:val="Code"/>
        <w:rPr>
          <w:highlight w:val="white"/>
        </w:rPr>
      </w:pPr>
      <w:r w:rsidRPr="00EC76D5">
        <w:rPr>
          <w:highlight w:val="white"/>
        </w:rPr>
        <w:t>FILE* fopen(const char* filename, const char* mode);</w:t>
      </w:r>
    </w:p>
    <w:p w14:paraId="6FF22BC3" w14:textId="77777777" w:rsidR="006217C5" w:rsidRPr="00EC76D5" w:rsidRDefault="006217C5" w:rsidP="006217C5">
      <w:pPr>
        <w:pStyle w:val="Code"/>
        <w:rPr>
          <w:highlight w:val="white"/>
        </w:rPr>
      </w:pPr>
      <w:r w:rsidRPr="00EC76D5">
        <w:rPr>
          <w:highlight w:val="white"/>
        </w:rPr>
        <w:t>FILE* freopen(const char* filename, const char* mode, FILE* stream);</w:t>
      </w:r>
    </w:p>
    <w:p w14:paraId="3885CD54" w14:textId="77777777" w:rsidR="006217C5" w:rsidRPr="00EC76D5" w:rsidRDefault="006217C5" w:rsidP="006217C5">
      <w:pPr>
        <w:pStyle w:val="Code"/>
        <w:rPr>
          <w:highlight w:val="white"/>
        </w:rPr>
      </w:pPr>
      <w:r w:rsidRPr="00EC76D5">
        <w:rPr>
          <w:highlight w:val="white"/>
        </w:rPr>
        <w:t>int fflush(FILE* stream);</w:t>
      </w:r>
    </w:p>
    <w:p w14:paraId="0022E22A" w14:textId="77777777" w:rsidR="006217C5" w:rsidRPr="00EC76D5" w:rsidRDefault="006217C5" w:rsidP="006217C5">
      <w:pPr>
        <w:pStyle w:val="Code"/>
        <w:rPr>
          <w:highlight w:val="white"/>
        </w:rPr>
      </w:pPr>
      <w:r w:rsidRPr="00EC76D5">
        <w:rPr>
          <w:highlight w:val="white"/>
        </w:rPr>
        <w:t>int fclose(FILE* stream);</w:t>
      </w:r>
    </w:p>
    <w:p w14:paraId="554B2625" w14:textId="77777777" w:rsidR="006217C5" w:rsidRPr="00EC76D5" w:rsidRDefault="006217C5" w:rsidP="006217C5">
      <w:pPr>
        <w:pStyle w:val="Code"/>
        <w:rPr>
          <w:highlight w:val="white"/>
        </w:rPr>
      </w:pPr>
      <w:r w:rsidRPr="00EC76D5">
        <w:rPr>
          <w:highlight w:val="white"/>
        </w:rPr>
        <w:t>int remove(const char* name);</w:t>
      </w:r>
    </w:p>
    <w:p w14:paraId="3F033ED2" w14:textId="77777777" w:rsidR="006217C5" w:rsidRPr="00EC76D5" w:rsidRDefault="006217C5" w:rsidP="006217C5">
      <w:pPr>
        <w:pStyle w:val="Code"/>
        <w:rPr>
          <w:highlight w:val="white"/>
        </w:rPr>
      </w:pPr>
      <w:r w:rsidRPr="00EC76D5">
        <w:rPr>
          <w:highlight w:val="white"/>
        </w:rPr>
        <w:t>int rename(const char* oldName, const char* newName);</w:t>
      </w:r>
    </w:p>
    <w:p w14:paraId="7A8DDD4B" w14:textId="77777777" w:rsidR="006217C5" w:rsidRPr="00EC76D5" w:rsidRDefault="006217C5" w:rsidP="006217C5">
      <w:pPr>
        <w:pStyle w:val="Code"/>
        <w:rPr>
          <w:highlight w:val="white"/>
        </w:rPr>
      </w:pPr>
      <w:r w:rsidRPr="00EC76D5">
        <w:rPr>
          <w:highlight w:val="white"/>
        </w:rPr>
        <w:t>int setvbuf(FILE* stream, char* buffer, int mode, size_t size);</w:t>
      </w:r>
    </w:p>
    <w:p w14:paraId="2F6F92BD" w14:textId="77777777" w:rsidR="006217C5" w:rsidRPr="00EC76D5" w:rsidRDefault="006217C5" w:rsidP="006217C5">
      <w:pPr>
        <w:pStyle w:val="Code"/>
        <w:rPr>
          <w:highlight w:val="white"/>
        </w:rPr>
      </w:pPr>
      <w:r w:rsidRPr="00EC76D5">
        <w:rPr>
          <w:highlight w:val="white"/>
        </w:rPr>
        <w:t>void setbuf(FILE* stream, char* buffer);</w:t>
      </w:r>
    </w:p>
    <w:p w14:paraId="665D2650" w14:textId="77777777" w:rsidR="006217C5" w:rsidRPr="00EC76D5" w:rsidRDefault="006217C5" w:rsidP="006217C5">
      <w:pPr>
        <w:pStyle w:val="Code"/>
        <w:rPr>
          <w:highlight w:val="white"/>
        </w:rPr>
      </w:pPr>
      <w:r w:rsidRPr="00EC76D5">
        <w:rPr>
          <w:highlight w:val="white"/>
        </w:rPr>
        <w:t>int fgetc(FILE* stream);</w:t>
      </w:r>
    </w:p>
    <w:p w14:paraId="1E93BA1C" w14:textId="77777777" w:rsidR="006217C5" w:rsidRPr="00EC76D5" w:rsidRDefault="006217C5" w:rsidP="006217C5">
      <w:pPr>
        <w:pStyle w:val="Code"/>
        <w:rPr>
          <w:highlight w:val="white"/>
        </w:rPr>
      </w:pPr>
      <w:r w:rsidRPr="00EC76D5">
        <w:rPr>
          <w:highlight w:val="white"/>
        </w:rPr>
        <w:t>char* fgets(char* s, int n, FILE* stream);</w:t>
      </w:r>
    </w:p>
    <w:p w14:paraId="24577EFE" w14:textId="77777777" w:rsidR="006217C5" w:rsidRPr="00EC76D5" w:rsidRDefault="006217C5" w:rsidP="006217C5">
      <w:pPr>
        <w:pStyle w:val="Code"/>
        <w:rPr>
          <w:highlight w:val="white"/>
        </w:rPr>
      </w:pPr>
      <w:r w:rsidRPr="00EC76D5">
        <w:rPr>
          <w:highlight w:val="white"/>
        </w:rPr>
        <w:t>int fputc(int i, FILE* stream);</w:t>
      </w:r>
    </w:p>
    <w:p w14:paraId="4BAFA04D" w14:textId="77777777" w:rsidR="006217C5" w:rsidRPr="00EC76D5" w:rsidRDefault="006217C5" w:rsidP="006217C5">
      <w:pPr>
        <w:pStyle w:val="Code"/>
        <w:rPr>
          <w:highlight w:val="white"/>
        </w:rPr>
      </w:pPr>
      <w:r w:rsidRPr="00EC76D5">
        <w:rPr>
          <w:highlight w:val="white"/>
        </w:rPr>
        <w:t>int fputs(const char* s, FILE* stream);</w:t>
      </w:r>
    </w:p>
    <w:p w14:paraId="2BA5957F" w14:textId="77777777" w:rsidR="006217C5" w:rsidRPr="00EC76D5" w:rsidRDefault="006217C5" w:rsidP="006217C5">
      <w:pPr>
        <w:pStyle w:val="Code"/>
        <w:rPr>
          <w:highlight w:val="white"/>
        </w:rPr>
      </w:pPr>
      <w:r w:rsidRPr="00EC76D5">
        <w:rPr>
          <w:highlight w:val="white"/>
        </w:rPr>
        <w:t>int getchar(void);</w:t>
      </w:r>
    </w:p>
    <w:p w14:paraId="0A64F5B8" w14:textId="77777777" w:rsidR="006217C5" w:rsidRPr="00EC76D5" w:rsidRDefault="006217C5" w:rsidP="006217C5">
      <w:pPr>
        <w:pStyle w:val="Code"/>
        <w:rPr>
          <w:highlight w:val="white"/>
        </w:rPr>
      </w:pPr>
      <w:r w:rsidRPr="00EC76D5">
        <w:rPr>
          <w:highlight w:val="white"/>
        </w:rPr>
        <w:t>char* gets(char* s);</w:t>
      </w:r>
    </w:p>
    <w:p w14:paraId="5E333962" w14:textId="77777777" w:rsidR="006217C5" w:rsidRPr="00EC76D5" w:rsidRDefault="006217C5" w:rsidP="006217C5">
      <w:pPr>
        <w:pStyle w:val="Code"/>
        <w:rPr>
          <w:highlight w:val="white"/>
        </w:rPr>
      </w:pPr>
      <w:r w:rsidRPr="00EC76D5">
        <w:rPr>
          <w:highlight w:val="white"/>
        </w:rPr>
        <w:t>int putchar(int c);</w:t>
      </w:r>
    </w:p>
    <w:p w14:paraId="6E2D3E83" w14:textId="77777777" w:rsidR="006217C5" w:rsidRPr="00EC76D5" w:rsidRDefault="006217C5" w:rsidP="006217C5">
      <w:pPr>
        <w:pStyle w:val="Code"/>
        <w:rPr>
          <w:highlight w:val="white"/>
        </w:rPr>
      </w:pPr>
      <w:r w:rsidRPr="00EC76D5">
        <w:rPr>
          <w:highlight w:val="white"/>
        </w:rPr>
        <w:t>int puts(const char* s);</w:t>
      </w:r>
    </w:p>
    <w:p w14:paraId="58C42698" w14:textId="77777777" w:rsidR="006217C5" w:rsidRPr="00EC76D5" w:rsidRDefault="006217C5" w:rsidP="006217C5">
      <w:pPr>
        <w:pStyle w:val="Code"/>
        <w:rPr>
          <w:highlight w:val="white"/>
        </w:rPr>
      </w:pPr>
      <w:r w:rsidRPr="00EC76D5">
        <w:rPr>
          <w:highlight w:val="white"/>
        </w:rPr>
        <w:t>int ungetc(int c, FILE* stream);</w:t>
      </w:r>
    </w:p>
    <w:p w14:paraId="78096A8F" w14:textId="77777777" w:rsidR="006217C5" w:rsidRPr="00EC76D5" w:rsidRDefault="006217C5" w:rsidP="006217C5">
      <w:pPr>
        <w:pStyle w:val="Code"/>
        <w:rPr>
          <w:highlight w:val="white"/>
        </w:rPr>
      </w:pPr>
      <w:r w:rsidRPr="00EC76D5">
        <w:rPr>
          <w:highlight w:val="white"/>
        </w:rPr>
        <w:t>size_t fread(void* ptr, size_t size, size_t nobj, FILE* stream);</w:t>
      </w:r>
    </w:p>
    <w:p w14:paraId="1C49EBE2" w14:textId="77777777" w:rsidR="006217C5" w:rsidRPr="00EC76D5" w:rsidRDefault="006217C5" w:rsidP="006217C5">
      <w:pPr>
        <w:pStyle w:val="Code"/>
        <w:rPr>
          <w:highlight w:val="white"/>
        </w:rPr>
      </w:pPr>
      <w:r w:rsidRPr="00EC76D5">
        <w:rPr>
          <w:highlight w:val="white"/>
        </w:rPr>
        <w:t>size_t fwrite(const void* ptr, size_t size, size_t nobj, FILE* stream);</w:t>
      </w:r>
    </w:p>
    <w:p w14:paraId="5AEB015C" w14:textId="77777777" w:rsidR="006217C5" w:rsidRPr="00EC76D5" w:rsidRDefault="006217C5" w:rsidP="006217C5">
      <w:pPr>
        <w:pStyle w:val="Code"/>
        <w:rPr>
          <w:highlight w:val="white"/>
        </w:rPr>
      </w:pPr>
      <w:r w:rsidRPr="00EC76D5">
        <w:rPr>
          <w:highlight w:val="white"/>
        </w:rPr>
        <w:t>long fseek(FILE* stream, long offset, int origin);</w:t>
      </w:r>
    </w:p>
    <w:p w14:paraId="04A01279" w14:textId="77777777" w:rsidR="006217C5" w:rsidRPr="00EC76D5" w:rsidRDefault="006217C5" w:rsidP="006217C5">
      <w:pPr>
        <w:pStyle w:val="Code"/>
        <w:rPr>
          <w:highlight w:val="white"/>
        </w:rPr>
      </w:pPr>
      <w:r w:rsidRPr="00EC76D5">
        <w:rPr>
          <w:highlight w:val="white"/>
        </w:rPr>
        <w:t>long ftell(FILE* stream);</w:t>
      </w:r>
    </w:p>
    <w:p w14:paraId="0BF15C97" w14:textId="77777777" w:rsidR="006217C5" w:rsidRPr="00EC76D5" w:rsidRDefault="006217C5" w:rsidP="006217C5">
      <w:pPr>
        <w:pStyle w:val="Code"/>
        <w:rPr>
          <w:highlight w:val="white"/>
        </w:rPr>
      </w:pPr>
      <w:r w:rsidRPr="00EC76D5">
        <w:rPr>
          <w:highlight w:val="white"/>
        </w:rPr>
        <w:t>void rewind(FILE* stream);</w:t>
      </w:r>
    </w:p>
    <w:p w14:paraId="4579BBE9" w14:textId="77777777" w:rsidR="006217C5" w:rsidRPr="00EC76D5" w:rsidRDefault="006217C5" w:rsidP="006217C5">
      <w:pPr>
        <w:pStyle w:val="Code"/>
        <w:rPr>
          <w:highlight w:val="white"/>
        </w:rPr>
      </w:pPr>
      <w:r w:rsidRPr="00EC76D5">
        <w:rPr>
          <w:highlight w:val="white"/>
        </w:rPr>
        <w:t>int fgetpos(FILE* stream, fpos_t* ptr);</w:t>
      </w:r>
    </w:p>
    <w:p w14:paraId="6A2AB62E" w14:textId="77777777" w:rsidR="006217C5" w:rsidRPr="00EC76D5" w:rsidRDefault="006217C5" w:rsidP="006217C5">
      <w:pPr>
        <w:pStyle w:val="Code"/>
        <w:rPr>
          <w:highlight w:val="white"/>
        </w:rPr>
      </w:pPr>
      <w:r w:rsidRPr="00EC76D5">
        <w:rPr>
          <w:highlight w:val="white"/>
        </w:rPr>
        <w:t>int fsetpos(FILE* stream, const fpos_t* ptr);</w:t>
      </w:r>
    </w:p>
    <w:p w14:paraId="039BE911" w14:textId="77777777" w:rsidR="006217C5" w:rsidRPr="00EC76D5" w:rsidRDefault="006217C5" w:rsidP="006217C5">
      <w:pPr>
        <w:pStyle w:val="Code"/>
        <w:rPr>
          <w:highlight w:val="white"/>
        </w:rPr>
      </w:pPr>
      <w:r w:rsidRPr="00EC76D5">
        <w:rPr>
          <w:highlight w:val="white"/>
        </w:rPr>
        <w:t>void clearerr(FILE* stream);</w:t>
      </w:r>
    </w:p>
    <w:p w14:paraId="0F48E94D" w14:textId="77777777" w:rsidR="006217C5" w:rsidRPr="00EC76D5" w:rsidRDefault="006217C5" w:rsidP="006217C5">
      <w:pPr>
        <w:pStyle w:val="Code"/>
        <w:rPr>
          <w:highlight w:val="white"/>
        </w:rPr>
      </w:pPr>
      <w:r w:rsidRPr="00EC76D5">
        <w:rPr>
          <w:highlight w:val="white"/>
        </w:rPr>
        <w:t>BOOL feof(FILE* stream);</w:t>
      </w:r>
    </w:p>
    <w:p w14:paraId="7B2AE451" w14:textId="77777777" w:rsidR="006217C5" w:rsidRPr="00EC76D5" w:rsidRDefault="006217C5" w:rsidP="006217C5">
      <w:pPr>
        <w:pStyle w:val="Code"/>
        <w:rPr>
          <w:highlight w:val="white"/>
        </w:rPr>
      </w:pPr>
      <w:r w:rsidRPr="00EC76D5">
        <w:rPr>
          <w:highlight w:val="white"/>
        </w:rPr>
        <w:t>int ferror(FILE* stream);</w:t>
      </w:r>
    </w:p>
    <w:p w14:paraId="37860438" w14:textId="77777777" w:rsidR="006217C5" w:rsidRPr="00EC76D5" w:rsidRDefault="006217C5" w:rsidP="006217C5">
      <w:pPr>
        <w:pStyle w:val="Code"/>
        <w:rPr>
          <w:highlight w:val="white"/>
        </w:rPr>
      </w:pPr>
      <w:r w:rsidRPr="00EC76D5">
        <w:rPr>
          <w:highlight w:val="white"/>
        </w:rPr>
        <w:t>void perror(const char* s);</w:t>
      </w:r>
    </w:p>
    <w:p w14:paraId="1A2D34CA" w14:textId="77777777" w:rsidR="006217C5" w:rsidRPr="00EC76D5" w:rsidRDefault="006217C5" w:rsidP="006217C5">
      <w:pPr>
        <w:pStyle w:val="Code"/>
        <w:rPr>
          <w:highlight w:val="white"/>
        </w:rPr>
      </w:pPr>
    </w:p>
    <w:p w14:paraId="3024BEC7" w14:textId="421D6066" w:rsidR="006217C5" w:rsidRPr="00EC76D5" w:rsidRDefault="006217C5" w:rsidP="006217C5">
      <w:pPr>
        <w:pStyle w:val="Code"/>
      </w:pPr>
      <w:r w:rsidRPr="00EC76D5">
        <w:rPr>
          <w:highlight w:val="white"/>
        </w:rPr>
        <w:t>#endif</w:t>
      </w:r>
    </w:p>
    <w:p w14:paraId="7C0800B8" w14:textId="6B491B3D" w:rsidR="000644C3" w:rsidRPr="00EC76D5" w:rsidRDefault="000644C3" w:rsidP="000644C3">
      <w:pPr>
        <w:pStyle w:val="CodeListing"/>
      </w:pPr>
      <w:r w:rsidRPr="00EC76D5">
        <w:t>File.c</w:t>
      </w:r>
    </w:p>
    <w:p w14:paraId="6FDE10A2" w14:textId="77777777" w:rsidR="000644C3" w:rsidRPr="00EC76D5" w:rsidRDefault="000644C3" w:rsidP="00390D2A">
      <w:pPr>
        <w:pStyle w:val="Code"/>
        <w:rPr>
          <w:highlight w:val="white"/>
        </w:rPr>
      </w:pPr>
      <w:r w:rsidRPr="00EC76D5">
        <w:rPr>
          <w:highlight w:val="white"/>
        </w:rPr>
        <w:t>#include &lt;StdIO.h&gt;</w:t>
      </w:r>
    </w:p>
    <w:p w14:paraId="3531091F" w14:textId="77777777" w:rsidR="000644C3" w:rsidRPr="00EC76D5" w:rsidRDefault="000644C3" w:rsidP="00390D2A">
      <w:pPr>
        <w:pStyle w:val="Code"/>
        <w:rPr>
          <w:highlight w:val="white"/>
        </w:rPr>
      </w:pPr>
      <w:r w:rsidRPr="00EC76D5">
        <w:rPr>
          <w:highlight w:val="white"/>
        </w:rPr>
        <w:t>#include &lt;ErrNo.h&gt;</w:t>
      </w:r>
    </w:p>
    <w:p w14:paraId="3537B4D1" w14:textId="77777777" w:rsidR="000644C3" w:rsidRPr="00EC76D5" w:rsidRDefault="000644C3" w:rsidP="00390D2A">
      <w:pPr>
        <w:pStyle w:val="Code"/>
        <w:rPr>
          <w:highlight w:val="white"/>
        </w:rPr>
      </w:pPr>
      <w:r w:rsidRPr="00EC76D5">
        <w:rPr>
          <w:highlight w:val="white"/>
        </w:rPr>
        <w:t>#include &lt;Locale.h&gt;</w:t>
      </w:r>
    </w:p>
    <w:p w14:paraId="35208580" w14:textId="77777777" w:rsidR="000644C3" w:rsidRPr="00EC76D5" w:rsidRDefault="000644C3" w:rsidP="00390D2A">
      <w:pPr>
        <w:pStyle w:val="Code"/>
        <w:rPr>
          <w:highlight w:val="white"/>
        </w:rPr>
      </w:pPr>
      <w:r w:rsidRPr="00EC76D5">
        <w:rPr>
          <w:highlight w:val="white"/>
        </w:rPr>
        <w:t>#include &lt;String.h&gt;</w:t>
      </w:r>
    </w:p>
    <w:p w14:paraId="3BAE5598" w14:textId="77777777" w:rsidR="000644C3" w:rsidRPr="00EC76D5" w:rsidRDefault="000644C3" w:rsidP="00390D2A">
      <w:pPr>
        <w:pStyle w:val="Code"/>
        <w:rPr>
          <w:highlight w:val="white"/>
        </w:rPr>
      </w:pPr>
    </w:p>
    <w:p w14:paraId="2A1676BF" w14:textId="77777777" w:rsidR="000644C3" w:rsidRPr="00EC76D5" w:rsidRDefault="000644C3" w:rsidP="00390D2A">
      <w:pPr>
        <w:pStyle w:val="Code"/>
        <w:rPr>
          <w:highlight w:val="white"/>
        </w:rPr>
      </w:pPr>
      <w:r w:rsidRPr="00EC76D5">
        <w:rPr>
          <w:highlight w:val="white"/>
        </w:rPr>
        <w:t>FILE g_fileArray[FOPEN_MAX] = {{TRUE, 0}, {TRUE, 1}, {TRUE, 2}};</w:t>
      </w:r>
    </w:p>
    <w:p w14:paraId="7E3F9462" w14:textId="77777777" w:rsidR="000644C3" w:rsidRPr="00EC76D5" w:rsidRDefault="000644C3" w:rsidP="00390D2A">
      <w:pPr>
        <w:pStyle w:val="Code"/>
        <w:rPr>
          <w:highlight w:val="white"/>
        </w:rPr>
      </w:pPr>
      <w:r w:rsidRPr="00EC76D5">
        <w:rPr>
          <w:highlight w:val="white"/>
        </w:rPr>
        <w:t>FILE* stdin = &amp;g_fileArray[0];</w:t>
      </w:r>
    </w:p>
    <w:p w14:paraId="682C7A3F" w14:textId="77777777" w:rsidR="000644C3" w:rsidRPr="00EC76D5" w:rsidRDefault="000644C3" w:rsidP="00390D2A">
      <w:pPr>
        <w:pStyle w:val="Code"/>
        <w:rPr>
          <w:highlight w:val="white"/>
        </w:rPr>
      </w:pPr>
      <w:r w:rsidRPr="00EC76D5">
        <w:rPr>
          <w:highlight w:val="white"/>
        </w:rPr>
        <w:t>FILE* stdout = &amp;g_fileArray[1];</w:t>
      </w:r>
    </w:p>
    <w:p w14:paraId="0D5AAC77" w14:textId="77777777" w:rsidR="000644C3" w:rsidRPr="00EC76D5" w:rsidRDefault="000644C3" w:rsidP="00390D2A">
      <w:pPr>
        <w:pStyle w:val="Code"/>
        <w:rPr>
          <w:highlight w:val="white"/>
        </w:rPr>
      </w:pPr>
      <w:r w:rsidRPr="00EC76D5">
        <w:rPr>
          <w:highlight w:val="white"/>
        </w:rPr>
        <w:t>FILE* stderr = &amp;g_fileArray[2];</w:t>
      </w:r>
    </w:p>
    <w:p w14:paraId="6A970215" w14:textId="77777777" w:rsidR="000644C3" w:rsidRPr="00EC76D5" w:rsidRDefault="000644C3" w:rsidP="00390D2A">
      <w:pPr>
        <w:pStyle w:val="Code"/>
        <w:rPr>
          <w:highlight w:val="white"/>
        </w:rPr>
      </w:pPr>
    </w:p>
    <w:p w14:paraId="3E37C9F4" w14:textId="77777777" w:rsidR="000644C3" w:rsidRPr="00EC76D5" w:rsidRDefault="000644C3" w:rsidP="00390D2A">
      <w:pPr>
        <w:pStyle w:val="Code"/>
        <w:rPr>
          <w:highlight w:val="white"/>
        </w:rPr>
      </w:pPr>
      <w:r w:rsidRPr="00EC76D5">
        <w:rPr>
          <w:highlight w:val="white"/>
        </w:rPr>
        <w:t>static enum { EEXIST, ENOENT, EACCES };</w:t>
      </w:r>
    </w:p>
    <w:p w14:paraId="7D4B65CF" w14:textId="77777777" w:rsidR="000644C3" w:rsidRPr="00EC76D5" w:rsidRDefault="000644C3" w:rsidP="00390D2A">
      <w:pPr>
        <w:pStyle w:val="Code"/>
        <w:rPr>
          <w:highlight w:val="white"/>
        </w:rPr>
      </w:pPr>
      <w:r w:rsidRPr="00EC76D5">
        <w:rPr>
          <w:highlight w:val="white"/>
        </w:rPr>
        <w:t>static enum { SEEK_SET = 0, SEEK_CUR = 1, SEEK_END = 2 };</w:t>
      </w:r>
    </w:p>
    <w:p w14:paraId="508DC40A" w14:textId="77777777" w:rsidR="000644C3" w:rsidRPr="00EC76D5" w:rsidRDefault="000644C3" w:rsidP="00390D2A">
      <w:pPr>
        <w:pStyle w:val="Code"/>
        <w:rPr>
          <w:highlight w:val="white"/>
        </w:rPr>
      </w:pPr>
    </w:p>
    <w:p w14:paraId="69A687A0" w14:textId="77777777" w:rsidR="000644C3" w:rsidRPr="00EC76D5" w:rsidRDefault="000644C3" w:rsidP="00390D2A">
      <w:pPr>
        <w:pStyle w:val="Code"/>
        <w:rPr>
          <w:highlight w:val="white"/>
        </w:rPr>
      </w:pPr>
      <w:r w:rsidRPr="00EC76D5">
        <w:rPr>
          <w:highlight w:val="white"/>
        </w:rPr>
        <w:t>static enum {READ = 0x40, WRITE = 0x41, READ_WRITE = 0x42};</w:t>
      </w:r>
    </w:p>
    <w:p w14:paraId="10DEB269" w14:textId="77777777" w:rsidR="000644C3" w:rsidRPr="00EC76D5" w:rsidRDefault="000644C3" w:rsidP="00390D2A">
      <w:pPr>
        <w:pStyle w:val="Code"/>
        <w:rPr>
          <w:highlight w:val="white"/>
        </w:rPr>
      </w:pPr>
    </w:p>
    <w:p w14:paraId="4A6F1726" w14:textId="77777777" w:rsidR="000644C3" w:rsidRPr="00EC76D5" w:rsidRDefault="000644C3" w:rsidP="00390D2A">
      <w:pPr>
        <w:pStyle w:val="Code"/>
        <w:rPr>
          <w:highlight w:val="white"/>
        </w:rPr>
      </w:pPr>
      <w:r w:rsidRPr="00EC76D5">
        <w:rPr>
          <w:highlight w:val="white"/>
        </w:rPr>
        <w:t>#define MAX(a,b) (((a) &gt; (b)) ? (a) : (b))</w:t>
      </w:r>
    </w:p>
    <w:p w14:paraId="22D7DEB4" w14:textId="77777777" w:rsidR="000644C3" w:rsidRPr="00EC76D5" w:rsidRDefault="000644C3" w:rsidP="00390D2A">
      <w:pPr>
        <w:pStyle w:val="Code"/>
        <w:rPr>
          <w:highlight w:val="white"/>
        </w:rPr>
      </w:pPr>
    </w:p>
    <w:p w14:paraId="4E876752" w14:textId="77777777" w:rsidR="000644C3" w:rsidRPr="00EC76D5" w:rsidRDefault="000644C3" w:rsidP="00390D2A">
      <w:pPr>
        <w:pStyle w:val="Code"/>
        <w:rPr>
          <w:highlight w:val="white"/>
        </w:rPr>
      </w:pPr>
      <w:r w:rsidRPr="00EC76D5">
        <w:rPr>
          <w:highlight w:val="white"/>
        </w:rPr>
        <w:t>#define FILE_NOT_FOUND 0x02</w:t>
      </w:r>
    </w:p>
    <w:p w14:paraId="3B939D04" w14:textId="77777777" w:rsidR="000644C3" w:rsidRPr="00EC76D5" w:rsidRDefault="000644C3" w:rsidP="00390D2A">
      <w:pPr>
        <w:pStyle w:val="Code"/>
        <w:rPr>
          <w:highlight w:val="white"/>
        </w:rPr>
      </w:pPr>
    </w:p>
    <w:p w14:paraId="28FB6F55" w14:textId="77777777" w:rsidR="000644C3" w:rsidRPr="00EC76D5" w:rsidRDefault="000644C3" w:rsidP="00390D2A">
      <w:pPr>
        <w:pStyle w:val="Code"/>
        <w:rPr>
          <w:highlight w:val="white"/>
        </w:rPr>
      </w:pPr>
      <w:r w:rsidRPr="00EC76D5">
        <w:rPr>
          <w:highlight w:val="white"/>
        </w:rPr>
        <w:t>#define PRINT(x,y) { printf(#x " = &lt;%" #y "&gt;\n", (x)); }</w:t>
      </w:r>
    </w:p>
    <w:p w14:paraId="50EAD14A" w14:textId="77777777" w:rsidR="000644C3" w:rsidRPr="00EC76D5" w:rsidRDefault="000644C3" w:rsidP="00390D2A">
      <w:pPr>
        <w:pStyle w:val="Code"/>
        <w:rPr>
          <w:highlight w:val="white"/>
        </w:rPr>
      </w:pPr>
    </w:p>
    <w:p w14:paraId="5B6BF3AD" w14:textId="77777777" w:rsidR="000644C3" w:rsidRPr="00EC76D5" w:rsidRDefault="000644C3" w:rsidP="00390D2A">
      <w:pPr>
        <w:pStyle w:val="Code"/>
        <w:rPr>
          <w:highlight w:val="white"/>
        </w:rPr>
      </w:pPr>
      <w:r w:rsidRPr="00EC76D5">
        <w:rPr>
          <w:highlight w:val="white"/>
        </w:rPr>
        <w:t>long filesize(int handle) {</w:t>
      </w:r>
    </w:p>
    <w:p w14:paraId="00D56A19" w14:textId="77777777" w:rsidR="000644C3" w:rsidRPr="00EC76D5" w:rsidRDefault="000644C3" w:rsidP="00390D2A">
      <w:pPr>
        <w:pStyle w:val="Code"/>
        <w:rPr>
          <w:highlight w:val="white"/>
        </w:rPr>
      </w:pPr>
      <w:r w:rsidRPr="00EC76D5">
        <w:rPr>
          <w:highlight w:val="white"/>
        </w:rPr>
        <w:t xml:space="preserve">  load_register(ah, 0x42s);</w:t>
      </w:r>
    </w:p>
    <w:p w14:paraId="1653E3A0" w14:textId="77777777" w:rsidR="000644C3" w:rsidRPr="00EC76D5" w:rsidRDefault="000644C3" w:rsidP="00390D2A">
      <w:pPr>
        <w:pStyle w:val="Code"/>
        <w:rPr>
          <w:highlight w:val="white"/>
        </w:rPr>
      </w:pPr>
      <w:r w:rsidRPr="00EC76D5">
        <w:rPr>
          <w:highlight w:val="white"/>
        </w:rPr>
        <w:t xml:space="preserve">  load_register(bx, handle);</w:t>
      </w:r>
    </w:p>
    <w:p w14:paraId="2B5040DA" w14:textId="77777777" w:rsidR="000644C3" w:rsidRPr="00EC76D5" w:rsidRDefault="000644C3" w:rsidP="00390D2A">
      <w:pPr>
        <w:pStyle w:val="Code"/>
        <w:rPr>
          <w:highlight w:val="white"/>
        </w:rPr>
      </w:pPr>
      <w:r w:rsidRPr="00EC76D5">
        <w:rPr>
          <w:highlight w:val="white"/>
        </w:rPr>
        <w:t xml:space="preserve">  load_register(cx, 0);</w:t>
      </w:r>
    </w:p>
    <w:p w14:paraId="40D4B45D" w14:textId="77777777" w:rsidR="000644C3" w:rsidRPr="00EC76D5" w:rsidRDefault="000644C3" w:rsidP="00390D2A">
      <w:pPr>
        <w:pStyle w:val="Code"/>
        <w:rPr>
          <w:highlight w:val="white"/>
        </w:rPr>
      </w:pPr>
      <w:r w:rsidRPr="00EC76D5">
        <w:rPr>
          <w:highlight w:val="white"/>
        </w:rPr>
        <w:t xml:space="preserve">  load_register(dx, 0);</w:t>
      </w:r>
    </w:p>
    <w:p w14:paraId="3B1828B8" w14:textId="77777777" w:rsidR="000644C3" w:rsidRPr="00EC76D5" w:rsidRDefault="000644C3" w:rsidP="00390D2A">
      <w:pPr>
        <w:pStyle w:val="Code"/>
        <w:rPr>
          <w:highlight w:val="white"/>
        </w:rPr>
      </w:pPr>
      <w:r w:rsidRPr="00EC76D5">
        <w:rPr>
          <w:highlight w:val="white"/>
        </w:rPr>
        <w:t xml:space="preserve">  interrupt(0x21s);</w:t>
      </w:r>
    </w:p>
    <w:p w14:paraId="28DEDD3B" w14:textId="77777777" w:rsidR="000644C3" w:rsidRPr="00EC76D5" w:rsidRDefault="000644C3" w:rsidP="00390D2A">
      <w:pPr>
        <w:pStyle w:val="Code"/>
        <w:rPr>
          <w:highlight w:val="white"/>
        </w:rPr>
      </w:pPr>
    </w:p>
    <w:p w14:paraId="2D016580" w14:textId="77777777" w:rsidR="000644C3" w:rsidRPr="00EC76D5" w:rsidRDefault="000644C3" w:rsidP="00390D2A">
      <w:pPr>
        <w:pStyle w:val="Code"/>
        <w:rPr>
          <w:highlight w:val="white"/>
        </w:rPr>
      </w:pPr>
      <w:r w:rsidRPr="00EC76D5">
        <w:rPr>
          <w:highlight w:val="white"/>
        </w:rPr>
        <w:t xml:space="preserve">  int high, low;</w:t>
      </w:r>
    </w:p>
    <w:p w14:paraId="299FAB8E" w14:textId="77777777" w:rsidR="000644C3" w:rsidRPr="00EC76D5" w:rsidRDefault="000644C3" w:rsidP="00390D2A">
      <w:pPr>
        <w:pStyle w:val="Code"/>
        <w:rPr>
          <w:highlight w:val="white"/>
        </w:rPr>
      </w:pPr>
      <w:r w:rsidRPr="00EC76D5">
        <w:rPr>
          <w:highlight w:val="white"/>
        </w:rPr>
        <w:t xml:space="preserve">  store_register(dx, high);</w:t>
      </w:r>
    </w:p>
    <w:p w14:paraId="6D852812" w14:textId="77777777" w:rsidR="000644C3" w:rsidRPr="00EC76D5" w:rsidRDefault="000644C3" w:rsidP="00390D2A">
      <w:pPr>
        <w:pStyle w:val="Code"/>
        <w:rPr>
          <w:highlight w:val="white"/>
        </w:rPr>
      </w:pPr>
      <w:r w:rsidRPr="00EC76D5">
        <w:rPr>
          <w:highlight w:val="white"/>
        </w:rPr>
        <w:t xml:space="preserve">  store_register(ax, low);</w:t>
      </w:r>
    </w:p>
    <w:p w14:paraId="285F314D" w14:textId="77777777" w:rsidR="000644C3" w:rsidRPr="00EC76D5" w:rsidRDefault="000644C3" w:rsidP="00390D2A">
      <w:pPr>
        <w:pStyle w:val="Code"/>
        <w:rPr>
          <w:highlight w:val="white"/>
        </w:rPr>
      </w:pPr>
      <w:r w:rsidRPr="00EC76D5">
        <w:rPr>
          <w:highlight w:val="white"/>
        </w:rPr>
        <w:t xml:space="preserve">  clear_registers();</w:t>
      </w:r>
    </w:p>
    <w:p w14:paraId="66F32D10" w14:textId="77777777" w:rsidR="000644C3" w:rsidRPr="00EC76D5" w:rsidRDefault="000644C3" w:rsidP="00390D2A">
      <w:pPr>
        <w:pStyle w:val="Code"/>
        <w:rPr>
          <w:highlight w:val="white"/>
        </w:rPr>
      </w:pPr>
    </w:p>
    <w:p w14:paraId="273EC1A8" w14:textId="77777777" w:rsidR="000644C3" w:rsidRPr="00EC76D5" w:rsidRDefault="000644C3" w:rsidP="00390D2A">
      <w:pPr>
        <w:pStyle w:val="Code"/>
        <w:rPr>
          <w:highlight w:val="white"/>
        </w:rPr>
      </w:pPr>
      <w:r w:rsidRPr="00EC76D5">
        <w:rPr>
          <w:highlight w:val="white"/>
        </w:rPr>
        <w:t xml:space="preserve">  return (((long) high) &lt;&lt; 4) + ((long) low);</w:t>
      </w:r>
    </w:p>
    <w:p w14:paraId="66E39850" w14:textId="77777777" w:rsidR="000644C3" w:rsidRPr="00EC76D5" w:rsidRDefault="000644C3" w:rsidP="00390D2A">
      <w:pPr>
        <w:pStyle w:val="Code"/>
        <w:rPr>
          <w:highlight w:val="white"/>
        </w:rPr>
      </w:pPr>
      <w:r w:rsidRPr="00EC76D5">
        <w:rPr>
          <w:highlight w:val="white"/>
        </w:rPr>
        <w:t>}</w:t>
      </w:r>
    </w:p>
    <w:p w14:paraId="468F979D" w14:textId="77777777" w:rsidR="00A50429" w:rsidRPr="00EC76D5" w:rsidRDefault="00A50429" w:rsidP="00390D2A">
      <w:pPr>
        <w:pStyle w:val="Code"/>
        <w:rPr>
          <w:highlight w:val="white"/>
        </w:rPr>
      </w:pPr>
    </w:p>
    <w:p w14:paraId="53917E95" w14:textId="5B898A68" w:rsidR="000644C3" w:rsidRPr="00EC76D5" w:rsidRDefault="000644C3" w:rsidP="00390D2A">
      <w:pPr>
        <w:pStyle w:val="Code"/>
        <w:rPr>
          <w:highlight w:val="white"/>
        </w:rPr>
      </w:pPr>
      <w:r w:rsidRPr="00EC76D5">
        <w:rPr>
          <w:highlight w:val="white"/>
        </w:rPr>
        <w:t>static int filecreate(const char* name) {</w:t>
      </w:r>
    </w:p>
    <w:p w14:paraId="0FB20880" w14:textId="77777777" w:rsidR="000644C3" w:rsidRPr="00EC76D5" w:rsidRDefault="000644C3" w:rsidP="00390D2A">
      <w:pPr>
        <w:pStyle w:val="Code"/>
        <w:rPr>
          <w:highlight w:val="white"/>
        </w:rPr>
      </w:pPr>
      <w:r w:rsidRPr="00EC76D5">
        <w:rPr>
          <w:highlight w:val="white"/>
        </w:rPr>
        <w:t xml:space="preserve">  load_register(ah, 0x3Cs);</w:t>
      </w:r>
    </w:p>
    <w:p w14:paraId="3BFCDF55" w14:textId="77777777" w:rsidR="000644C3" w:rsidRPr="00EC76D5" w:rsidRDefault="000644C3" w:rsidP="00390D2A">
      <w:pPr>
        <w:pStyle w:val="Code"/>
        <w:rPr>
          <w:highlight w:val="white"/>
        </w:rPr>
      </w:pPr>
      <w:r w:rsidRPr="00EC76D5">
        <w:rPr>
          <w:highlight w:val="white"/>
        </w:rPr>
        <w:t xml:space="preserve">  load_register(cx, 0x00);</w:t>
      </w:r>
    </w:p>
    <w:p w14:paraId="6F1088A2" w14:textId="77777777" w:rsidR="000644C3" w:rsidRPr="00EC76D5" w:rsidRDefault="000644C3" w:rsidP="00390D2A">
      <w:pPr>
        <w:pStyle w:val="Code"/>
        <w:rPr>
          <w:highlight w:val="white"/>
        </w:rPr>
      </w:pPr>
      <w:r w:rsidRPr="00EC76D5">
        <w:rPr>
          <w:highlight w:val="white"/>
        </w:rPr>
        <w:t xml:space="preserve">  load_register(dx, name);</w:t>
      </w:r>
    </w:p>
    <w:p w14:paraId="68569700" w14:textId="77777777" w:rsidR="000644C3" w:rsidRPr="00EC76D5" w:rsidRDefault="000644C3" w:rsidP="00390D2A">
      <w:pPr>
        <w:pStyle w:val="Code"/>
        <w:rPr>
          <w:highlight w:val="white"/>
        </w:rPr>
      </w:pPr>
      <w:r w:rsidRPr="00EC76D5">
        <w:rPr>
          <w:highlight w:val="white"/>
        </w:rPr>
        <w:t xml:space="preserve">  interrupt(0x21s);</w:t>
      </w:r>
    </w:p>
    <w:p w14:paraId="5CEBC76B" w14:textId="77777777" w:rsidR="000644C3" w:rsidRPr="00EC76D5" w:rsidRDefault="000644C3" w:rsidP="00390D2A">
      <w:pPr>
        <w:pStyle w:val="Code"/>
        <w:rPr>
          <w:highlight w:val="white"/>
        </w:rPr>
      </w:pPr>
    </w:p>
    <w:p w14:paraId="5C4E4DB4" w14:textId="77777777" w:rsidR="000644C3" w:rsidRPr="00EC76D5" w:rsidRDefault="000644C3" w:rsidP="00390D2A">
      <w:pPr>
        <w:pStyle w:val="Code"/>
        <w:rPr>
          <w:highlight w:val="white"/>
        </w:rPr>
      </w:pPr>
      <w:r w:rsidRPr="00EC76D5">
        <w:rPr>
          <w:highlight w:val="white"/>
        </w:rPr>
        <w:t xml:space="preserve">  int handle;</w:t>
      </w:r>
    </w:p>
    <w:p w14:paraId="4307D991" w14:textId="77777777" w:rsidR="000644C3" w:rsidRPr="00EC76D5" w:rsidRDefault="000644C3" w:rsidP="00390D2A">
      <w:pPr>
        <w:pStyle w:val="Code"/>
        <w:rPr>
          <w:highlight w:val="white"/>
        </w:rPr>
      </w:pPr>
      <w:r w:rsidRPr="00EC76D5">
        <w:rPr>
          <w:highlight w:val="white"/>
        </w:rPr>
        <w:t xml:space="preserve">  store_register(ax, handle);</w:t>
      </w:r>
    </w:p>
    <w:p w14:paraId="6CB616BC" w14:textId="77777777" w:rsidR="000644C3" w:rsidRPr="00EC76D5" w:rsidRDefault="000644C3" w:rsidP="00390D2A">
      <w:pPr>
        <w:pStyle w:val="Code"/>
        <w:rPr>
          <w:highlight w:val="white"/>
        </w:rPr>
      </w:pPr>
      <w:r w:rsidRPr="00EC76D5">
        <w:rPr>
          <w:highlight w:val="white"/>
        </w:rPr>
        <w:t xml:space="preserve">  return handle;</w:t>
      </w:r>
    </w:p>
    <w:p w14:paraId="2B2316C7" w14:textId="77777777" w:rsidR="000644C3" w:rsidRPr="00EC76D5" w:rsidRDefault="000644C3" w:rsidP="00390D2A">
      <w:pPr>
        <w:pStyle w:val="Code"/>
        <w:rPr>
          <w:highlight w:val="white"/>
        </w:rPr>
      </w:pPr>
      <w:r w:rsidRPr="00EC76D5">
        <w:rPr>
          <w:highlight w:val="white"/>
        </w:rPr>
        <w:t>}</w:t>
      </w:r>
    </w:p>
    <w:p w14:paraId="7C2DAB2D" w14:textId="77777777" w:rsidR="000644C3" w:rsidRPr="00EC76D5" w:rsidRDefault="000644C3" w:rsidP="00390D2A">
      <w:pPr>
        <w:pStyle w:val="Code"/>
        <w:rPr>
          <w:highlight w:val="white"/>
        </w:rPr>
      </w:pPr>
    </w:p>
    <w:p w14:paraId="7F0CEA36" w14:textId="77777777" w:rsidR="000644C3" w:rsidRPr="00EC76D5" w:rsidRDefault="000644C3" w:rsidP="00390D2A">
      <w:pPr>
        <w:pStyle w:val="Code"/>
        <w:rPr>
          <w:highlight w:val="white"/>
        </w:rPr>
      </w:pPr>
      <w:r w:rsidRPr="00EC76D5">
        <w:rPr>
          <w:highlight w:val="white"/>
        </w:rPr>
        <w:t>BOOL fileexists(const char* name) {</w:t>
      </w:r>
    </w:p>
    <w:p w14:paraId="2D82060A" w14:textId="77777777" w:rsidR="000644C3" w:rsidRPr="00EC76D5" w:rsidRDefault="000644C3" w:rsidP="00390D2A">
      <w:pPr>
        <w:pStyle w:val="Code"/>
        <w:rPr>
          <w:highlight w:val="white"/>
        </w:rPr>
      </w:pPr>
      <w:r w:rsidRPr="00EC76D5">
        <w:rPr>
          <w:highlight w:val="white"/>
        </w:rPr>
        <w:t xml:space="preserve">  load_register(ah, 0x43s);</w:t>
      </w:r>
    </w:p>
    <w:p w14:paraId="702E812D" w14:textId="77777777" w:rsidR="000644C3" w:rsidRPr="00EC76D5" w:rsidRDefault="000644C3" w:rsidP="00390D2A">
      <w:pPr>
        <w:pStyle w:val="Code"/>
        <w:rPr>
          <w:highlight w:val="white"/>
        </w:rPr>
      </w:pPr>
      <w:r w:rsidRPr="00EC76D5">
        <w:rPr>
          <w:highlight w:val="white"/>
        </w:rPr>
        <w:t xml:space="preserve">  load_register(al, 0x00s);</w:t>
      </w:r>
    </w:p>
    <w:p w14:paraId="431E897E" w14:textId="77777777" w:rsidR="000644C3" w:rsidRPr="00EC76D5" w:rsidRDefault="000644C3" w:rsidP="00390D2A">
      <w:pPr>
        <w:pStyle w:val="Code"/>
        <w:rPr>
          <w:highlight w:val="white"/>
        </w:rPr>
      </w:pPr>
      <w:r w:rsidRPr="00EC76D5">
        <w:rPr>
          <w:highlight w:val="white"/>
        </w:rPr>
        <w:t xml:space="preserve">  load_register(dx, name);</w:t>
      </w:r>
    </w:p>
    <w:p w14:paraId="058D8137" w14:textId="77777777" w:rsidR="000644C3" w:rsidRPr="00EC76D5" w:rsidRDefault="000644C3" w:rsidP="00390D2A">
      <w:pPr>
        <w:pStyle w:val="Code"/>
        <w:rPr>
          <w:highlight w:val="white"/>
        </w:rPr>
      </w:pPr>
      <w:r w:rsidRPr="00EC76D5">
        <w:rPr>
          <w:highlight w:val="white"/>
        </w:rPr>
        <w:t xml:space="preserve">  interrupt(0x21s);</w:t>
      </w:r>
    </w:p>
    <w:p w14:paraId="20A2D7AD" w14:textId="77777777" w:rsidR="000644C3" w:rsidRPr="00EC76D5" w:rsidRDefault="000644C3" w:rsidP="00390D2A">
      <w:pPr>
        <w:pStyle w:val="Code"/>
        <w:rPr>
          <w:highlight w:val="white"/>
        </w:rPr>
      </w:pPr>
    </w:p>
    <w:p w14:paraId="2238C045" w14:textId="77777777" w:rsidR="000644C3" w:rsidRPr="00EC76D5" w:rsidRDefault="000644C3" w:rsidP="00390D2A">
      <w:pPr>
        <w:pStyle w:val="Code"/>
        <w:rPr>
          <w:highlight w:val="white"/>
        </w:rPr>
      </w:pPr>
      <w:r w:rsidRPr="00EC76D5">
        <w:rPr>
          <w:highlight w:val="white"/>
        </w:rPr>
        <w:t xml:space="preserve">  { int code;</w:t>
      </w:r>
    </w:p>
    <w:p w14:paraId="7634E849" w14:textId="77777777" w:rsidR="000644C3" w:rsidRPr="00EC76D5" w:rsidRDefault="000644C3" w:rsidP="00390D2A">
      <w:pPr>
        <w:pStyle w:val="Code"/>
        <w:rPr>
          <w:highlight w:val="white"/>
        </w:rPr>
      </w:pPr>
      <w:r w:rsidRPr="00EC76D5">
        <w:rPr>
          <w:highlight w:val="white"/>
        </w:rPr>
        <w:t xml:space="preserve">    store_register(ax, code);</w:t>
      </w:r>
    </w:p>
    <w:p w14:paraId="66C034D3" w14:textId="77777777" w:rsidR="000644C3" w:rsidRPr="00EC76D5" w:rsidRDefault="000644C3" w:rsidP="00390D2A">
      <w:pPr>
        <w:pStyle w:val="Code"/>
        <w:rPr>
          <w:highlight w:val="white"/>
        </w:rPr>
      </w:pPr>
      <w:r w:rsidRPr="00EC76D5">
        <w:rPr>
          <w:highlight w:val="white"/>
        </w:rPr>
        <w:t xml:space="preserve">    clear_registers();</w:t>
      </w:r>
    </w:p>
    <w:p w14:paraId="63298AAC" w14:textId="77777777" w:rsidR="000644C3" w:rsidRPr="00EC76D5" w:rsidRDefault="000644C3" w:rsidP="00390D2A">
      <w:pPr>
        <w:pStyle w:val="Code"/>
        <w:rPr>
          <w:highlight w:val="white"/>
        </w:rPr>
      </w:pPr>
      <w:r w:rsidRPr="00EC76D5">
        <w:rPr>
          <w:highlight w:val="white"/>
        </w:rPr>
        <w:t xml:space="preserve">    return (code != FILE_NOT_FOUND);</w:t>
      </w:r>
    </w:p>
    <w:p w14:paraId="4BB9E564" w14:textId="77777777" w:rsidR="000644C3" w:rsidRPr="00EC76D5" w:rsidRDefault="000644C3" w:rsidP="00390D2A">
      <w:pPr>
        <w:pStyle w:val="Code"/>
        <w:rPr>
          <w:highlight w:val="white"/>
        </w:rPr>
      </w:pPr>
      <w:r w:rsidRPr="00EC76D5">
        <w:rPr>
          <w:highlight w:val="white"/>
        </w:rPr>
        <w:t xml:space="preserve">  }</w:t>
      </w:r>
    </w:p>
    <w:p w14:paraId="35A1FF4D" w14:textId="77777777" w:rsidR="000644C3" w:rsidRPr="00EC76D5" w:rsidRDefault="000644C3" w:rsidP="00390D2A">
      <w:pPr>
        <w:pStyle w:val="Code"/>
        <w:rPr>
          <w:highlight w:val="white"/>
        </w:rPr>
      </w:pPr>
      <w:r w:rsidRPr="00EC76D5">
        <w:rPr>
          <w:highlight w:val="white"/>
        </w:rPr>
        <w:t>}</w:t>
      </w:r>
    </w:p>
    <w:p w14:paraId="22CBFBE0" w14:textId="77777777" w:rsidR="000644C3" w:rsidRPr="00EC76D5" w:rsidRDefault="000644C3" w:rsidP="00390D2A">
      <w:pPr>
        <w:pStyle w:val="Code"/>
        <w:rPr>
          <w:highlight w:val="white"/>
        </w:rPr>
      </w:pPr>
    </w:p>
    <w:p w14:paraId="068A7E1F" w14:textId="77777777" w:rsidR="000644C3" w:rsidRPr="00EC76D5" w:rsidRDefault="000644C3" w:rsidP="00390D2A">
      <w:pPr>
        <w:pStyle w:val="Code"/>
        <w:rPr>
          <w:highlight w:val="white"/>
        </w:rPr>
      </w:pPr>
      <w:r w:rsidRPr="00EC76D5">
        <w:rPr>
          <w:highlight w:val="white"/>
        </w:rPr>
        <w:t>static int fileopen(const char* name, unsigned short mode) {</w:t>
      </w:r>
    </w:p>
    <w:p w14:paraId="19E8BAA4" w14:textId="77777777" w:rsidR="000644C3" w:rsidRPr="00EC76D5" w:rsidRDefault="000644C3" w:rsidP="00390D2A">
      <w:pPr>
        <w:pStyle w:val="Code"/>
        <w:rPr>
          <w:highlight w:val="white"/>
        </w:rPr>
      </w:pPr>
      <w:r w:rsidRPr="00EC76D5">
        <w:rPr>
          <w:highlight w:val="white"/>
        </w:rPr>
        <w:t xml:space="preserve">  load_register(ah, 0x3Ds);</w:t>
      </w:r>
    </w:p>
    <w:p w14:paraId="104CDB3B" w14:textId="77777777" w:rsidR="000644C3" w:rsidRPr="00EC76D5" w:rsidRDefault="000644C3" w:rsidP="00390D2A">
      <w:pPr>
        <w:pStyle w:val="Code"/>
        <w:rPr>
          <w:highlight w:val="white"/>
        </w:rPr>
      </w:pPr>
      <w:r w:rsidRPr="00EC76D5">
        <w:rPr>
          <w:highlight w:val="white"/>
        </w:rPr>
        <w:t xml:space="preserve">  load_register(al, mode);</w:t>
      </w:r>
    </w:p>
    <w:p w14:paraId="6F831C01" w14:textId="77777777" w:rsidR="000644C3" w:rsidRPr="00EC76D5" w:rsidRDefault="000644C3" w:rsidP="00390D2A">
      <w:pPr>
        <w:pStyle w:val="Code"/>
        <w:rPr>
          <w:highlight w:val="white"/>
        </w:rPr>
      </w:pPr>
      <w:r w:rsidRPr="00EC76D5">
        <w:rPr>
          <w:highlight w:val="white"/>
        </w:rPr>
        <w:t xml:space="preserve">  load_register(dx, name);</w:t>
      </w:r>
    </w:p>
    <w:p w14:paraId="13D64DB3" w14:textId="77777777" w:rsidR="000644C3" w:rsidRPr="00EC76D5" w:rsidRDefault="000644C3" w:rsidP="00390D2A">
      <w:pPr>
        <w:pStyle w:val="Code"/>
        <w:rPr>
          <w:highlight w:val="white"/>
        </w:rPr>
      </w:pPr>
      <w:r w:rsidRPr="00EC76D5">
        <w:rPr>
          <w:highlight w:val="white"/>
        </w:rPr>
        <w:t xml:space="preserve">  interrupt(0x21s);</w:t>
      </w:r>
    </w:p>
    <w:p w14:paraId="1F6F7EE8" w14:textId="77777777" w:rsidR="000644C3" w:rsidRPr="00EC76D5" w:rsidRDefault="000644C3" w:rsidP="00390D2A">
      <w:pPr>
        <w:pStyle w:val="Code"/>
        <w:rPr>
          <w:highlight w:val="white"/>
        </w:rPr>
      </w:pPr>
    </w:p>
    <w:p w14:paraId="13644A93" w14:textId="77777777" w:rsidR="000644C3" w:rsidRPr="00EC76D5" w:rsidRDefault="000644C3" w:rsidP="00390D2A">
      <w:pPr>
        <w:pStyle w:val="Code"/>
        <w:rPr>
          <w:highlight w:val="white"/>
        </w:rPr>
      </w:pPr>
      <w:r w:rsidRPr="00EC76D5">
        <w:rPr>
          <w:highlight w:val="white"/>
        </w:rPr>
        <w:lastRenderedPageBreak/>
        <w:t xml:space="preserve">  int handle;</w:t>
      </w:r>
    </w:p>
    <w:p w14:paraId="098D970A" w14:textId="77777777" w:rsidR="000644C3" w:rsidRPr="00EC76D5" w:rsidRDefault="000644C3" w:rsidP="00390D2A">
      <w:pPr>
        <w:pStyle w:val="Code"/>
        <w:rPr>
          <w:highlight w:val="white"/>
        </w:rPr>
      </w:pPr>
      <w:r w:rsidRPr="00EC76D5">
        <w:rPr>
          <w:highlight w:val="white"/>
        </w:rPr>
        <w:t xml:space="preserve">  store_register(ax, handle);</w:t>
      </w:r>
    </w:p>
    <w:p w14:paraId="308BBFD5" w14:textId="77777777" w:rsidR="00454B8E" w:rsidRPr="00EC76D5" w:rsidRDefault="00454B8E" w:rsidP="00390D2A">
      <w:pPr>
        <w:pStyle w:val="Code"/>
        <w:rPr>
          <w:highlight w:val="white"/>
        </w:rPr>
      </w:pPr>
    </w:p>
    <w:p w14:paraId="71474557" w14:textId="4FDB7105" w:rsidR="000644C3" w:rsidRPr="00EC76D5" w:rsidRDefault="000644C3" w:rsidP="00390D2A">
      <w:pPr>
        <w:pStyle w:val="Code"/>
        <w:rPr>
          <w:highlight w:val="white"/>
        </w:rPr>
      </w:pPr>
      <w:r w:rsidRPr="00EC76D5">
        <w:rPr>
          <w:highlight w:val="white"/>
        </w:rPr>
        <w:t xml:space="preserve">  if (handle &gt; 2) {</w:t>
      </w:r>
    </w:p>
    <w:p w14:paraId="563C1689" w14:textId="77777777" w:rsidR="000644C3" w:rsidRPr="00EC76D5" w:rsidRDefault="000644C3" w:rsidP="00390D2A">
      <w:pPr>
        <w:pStyle w:val="Code"/>
        <w:rPr>
          <w:highlight w:val="white"/>
        </w:rPr>
      </w:pPr>
      <w:r w:rsidRPr="00EC76D5">
        <w:rPr>
          <w:highlight w:val="white"/>
        </w:rPr>
        <w:t xml:space="preserve">    return handle;</w:t>
      </w:r>
    </w:p>
    <w:p w14:paraId="5A397064" w14:textId="77777777" w:rsidR="000644C3" w:rsidRPr="00EC76D5" w:rsidRDefault="000644C3" w:rsidP="00390D2A">
      <w:pPr>
        <w:pStyle w:val="Code"/>
        <w:rPr>
          <w:highlight w:val="white"/>
        </w:rPr>
      </w:pPr>
      <w:r w:rsidRPr="00EC76D5">
        <w:rPr>
          <w:highlight w:val="white"/>
        </w:rPr>
        <w:t xml:space="preserve">  }</w:t>
      </w:r>
    </w:p>
    <w:p w14:paraId="6899985F" w14:textId="77777777" w:rsidR="000644C3" w:rsidRPr="00EC76D5" w:rsidRDefault="000644C3" w:rsidP="00390D2A">
      <w:pPr>
        <w:pStyle w:val="Code"/>
        <w:rPr>
          <w:highlight w:val="white"/>
        </w:rPr>
      </w:pPr>
      <w:r w:rsidRPr="00EC76D5">
        <w:rPr>
          <w:highlight w:val="white"/>
        </w:rPr>
        <w:t xml:space="preserve">  else {</w:t>
      </w:r>
    </w:p>
    <w:p w14:paraId="677771DD" w14:textId="77777777" w:rsidR="000644C3" w:rsidRPr="00EC76D5" w:rsidRDefault="000644C3" w:rsidP="00390D2A">
      <w:pPr>
        <w:pStyle w:val="Code"/>
        <w:rPr>
          <w:highlight w:val="white"/>
        </w:rPr>
      </w:pPr>
      <w:r w:rsidRPr="00EC76D5">
        <w:rPr>
          <w:highlight w:val="white"/>
        </w:rPr>
        <w:t xml:space="preserve">    errno = handle;</w:t>
      </w:r>
    </w:p>
    <w:p w14:paraId="6C582710" w14:textId="77777777" w:rsidR="000644C3" w:rsidRPr="00EC76D5" w:rsidRDefault="000644C3" w:rsidP="00390D2A">
      <w:pPr>
        <w:pStyle w:val="Code"/>
        <w:rPr>
          <w:highlight w:val="white"/>
        </w:rPr>
      </w:pPr>
      <w:r w:rsidRPr="00EC76D5">
        <w:rPr>
          <w:highlight w:val="white"/>
        </w:rPr>
        <w:t xml:space="preserve">    return -1;</w:t>
      </w:r>
    </w:p>
    <w:p w14:paraId="0CDF93B7" w14:textId="77777777" w:rsidR="000644C3" w:rsidRPr="00EC76D5" w:rsidRDefault="000644C3" w:rsidP="00390D2A">
      <w:pPr>
        <w:pStyle w:val="Code"/>
        <w:rPr>
          <w:highlight w:val="white"/>
        </w:rPr>
      </w:pPr>
      <w:r w:rsidRPr="00EC76D5">
        <w:rPr>
          <w:highlight w:val="white"/>
        </w:rPr>
        <w:t xml:space="preserve">  }</w:t>
      </w:r>
    </w:p>
    <w:p w14:paraId="7832938B" w14:textId="77777777" w:rsidR="000644C3" w:rsidRPr="00EC76D5" w:rsidRDefault="000644C3" w:rsidP="00390D2A">
      <w:pPr>
        <w:pStyle w:val="Code"/>
        <w:rPr>
          <w:highlight w:val="white"/>
        </w:rPr>
      </w:pPr>
      <w:r w:rsidRPr="00EC76D5">
        <w:rPr>
          <w:highlight w:val="white"/>
        </w:rPr>
        <w:t>}</w:t>
      </w:r>
    </w:p>
    <w:p w14:paraId="475320F3" w14:textId="77777777" w:rsidR="000644C3" w:rsidRPr="00EC76D5" w:rsidRDefault="000644C3" w:rsidP="00390D2A">
      <w:pPr>
        <w:pStyle w:val="Code"/>
        <w:rPr>
          <w:highlight w:val="white"/>
        </w:rPr>
      </w:pPr>
    </w:p>
    <w:p w14:paraId="5B23E204" w14:textId="77777777" w:rsidR="000644C3" w:rsidRPr="00EC76D5" w:rsidRDefault="000644C3" w:rsidP="00390D2A">
      <w:pPr>
        <w:pStyle w:val="Code"/>
        <w:rPr>
          <w:highlight w:val="white"/>
        </w:rPr>
      </w:pPr>
      <w:r w:rsidRPr="00EC76D5">
        <w:rPr>
          <w:highlight w:val="white"/>
        </w:rPr>
        <w:t>FILE* fopen(const char* filename, const char* mode) {</w:t>
      </w:r>
    </w:p>
    <w:p w14:paraId="0AA2A832" w14:textId="77777777" w:rsidR="000644C3" w:rsidRPr="00EC76D5" w:rsidRDefault="000644C3" w:rsidP="00390D2A">
      <w:pPr>
        <w:pStyle w:val="Code"/>
        <w:rPr>
          <w:highlight w:val="white"/>
        </w:rPr>
      </w:pPr>
      <w:r w:rsidRPr="00EC76D5">
        <w:rPr>
          <w:highlight w:val="white"/>
        </w:rPr>
        <w:t xml:space="preserve">  int index;</w:t>
      </w:r>
    </w:p>
    <w:p w14:paraId="1D1B397E" w14:textId="77777777" w:rsidR="000644C3" w:rsidRPr="00EC76D5" w:rsidRDefault="000644C3" w:rsidP="00390D2A">
      <w:pPr>
        <w:pStyle w:val="Code"/>
        <w:rPr>
          <w:highlight w:val="white"/>
        </w:rPr>
      </w:pPr>
      <w:r w:rsidRPr="00EC76D5">
        <w:rPr>
          <w:highlight w:val="white"/>
        </w:rPr>
        <w:t xml:space="preserve">  for (index = 0; index &lt; FOPEN_MAX; ++index) {</w:t>
      </w:r>
    </w:p>
    <w:p w14:paraId="38795A82" w14:textId="77777777" w:rsidR="000644C3" w:rsidRPr="00EC76D5" w:rsidRDefault="000644C3" w:rsidP="00390D2A">
      <w:pPr>
        <w:pStyle w:val="Code"/>
        <w:rPr>
          <w:highlight w:val="white"/>
        </w:rPr>
      </w:pPr>
      <w:r w:rsidRPr="00EC76D5">
        <w:rPr>
          <w:highlight w:val="white"/>
        </w:rPr>
        <w:t xml:space="preserve">    if (!g_fileArray[index].open) {</w:t>
      </w:r>
    </w:p>
    <w:p w14:paraId="5850DB66" w14:textId="77777777" w:rsidR="000644C3" w:rsidRPr="00EC76D5" w:rsidRDefault="000644C3" w:rsidP="00390D2A">
      <w:pPr>
        <w:pStyle w:val="Code"/>
        <w:rPr>
          <w:highlight w:val="white"/>
        </w:rPr>
      </w:pPr>
      <w:r w:rsidRPr="00EC76D5">
        <w:rPr>
          <w:highlight w:val="white"/>
        </w:rPr>
        <w:t xml:space="preserve">      return freopen(filename, mode, &amp;g_fileArray[index]);</w:t>
      </w:r>
    </w:p>
    <w:p w14:paraId="30FDAADA" w14:textId="77777777" w:rsidR="000644C3" w:rsidRPr="00EC76D5" w:rsidRDefault="000644C3" w:rsidP="00390D2A">
      <w:pPr>
        <w:pStyle w:val="Code"/>
        <w:rPr>
          <w:highlight w:val="white"/>
        </w:rPr>
      </w:pPr>
      <w:r w:rsidRPr="00EC76D5">
        <w:rPr>
          <w:highlight w:val="white"/>
        </w:rPr>
        <w:t xml:space="preserve">    }</w:t>
      </w:r>
    </w:p>
    <w:p w14:paraId="0E903C06" w14:textId="77777777" w:rsidR="000644C3" w:rsidRPr="00EC76D5" w:rsidRDefault="000644C3" w:rsidP="00390D2A">
      <w:pPr>
        <w:pStyle w:val="Code"/>
        <w:rPr>
          <w:highlight w:val="white"/>
        </w:rPr>
      </w:pPr>
      <w:r w:rsidRPr="00EC76D5">
        <w:rPr>
          <w:highlight w:val="white"/>
        </w:rPr>
        <w:t xml:space="preserve">  }</w:t>
      </w:r>
    </w:p>
    <w:p w14:paraId="4E5B68F4" w14:textId="77777777" w:rsidR="000644C3" w:rsidRPr="00EC76D5" w:rsidRDefault="000644C3" w:rsidP="00390D2A">
      <w:pPr>
        <w:pStyle w:val="Code"/>
        <w:rPr>
          <w:highlight w:val="white"/>
        </w:rPr>
      </w:pPr>
    </w:p>
    <w:p w14:paraId="23D62A04" w14:textId="77777777" w:rsidR="000644C3" w:rsidRPr="00EC76D5" w:rsidRDefault="000644C3" w:rsidP="00390D2A">
      <w:pPr>
        <w:pStyle w:val="Code"/>
        <w:rPr>
          <w:highlight w:val="white"/>
        </w:rPr>
      </w:pPr>
      <w:r w:rsidRPr="00EC76D5">
        <w:rPr>
          <w:highlight w:val="white"/>
        </w:rPr>
        <w:t xml:space="preserve">  return NULL;</w:t>
      </w:r>
    </w:p>
    <w:p w14:paraId="6A1698F8" w14:textId="77777777" w:rsidR="000644C3" w:rsidRPr="00EC76D5" w:rsidRDefault="000644C3" w:rsidP="00390D2A">
      <w:pPr>
        <w:pStyle w:val="Code"/>
        <w:rPr>
          <w:highlight w:val="white"/>
        </w:rPr>
      </w:pPr>
      <w:r w:rsidRPr="00EC76D5">
        <w:rPr>
          <w:highlight w:val="white"/>
        </w:rPr>
        <w:t>}</w:t>
      </w:r>
    </w:p>
    <w:p w14:paraId="7FF740CD" w14:textId="77777777" w:rsidR="000644C3" w:rsidRPr="00EC76D5" w:rsidRDefault="000644C3" w:rsidP="00390D2A">
      <w:pPr>
        <w:pStyle w:val="Code"/>
        <w:rPr>
          <w:highlight w:val="white"/>
        </w:rPr>
      </w:pPr>
    </w:p>
    <w:p w14:paraId="4B7DE917" w14:textId="77777777" w:rsidR="000644C3" w:rsidRPr="00EC76D5" w:rsidRDefault="000644C3" w:rsidP="00390D2A">
      <w:pPr>
        <w:pStyle w:val="Code"/>
        <w:rPr>
          <w:highlight w:val="white"/>
        </w:rPr>
      </w:pPr>
      <w:r w:rsidRPr="00EC76D5">
        <w:rPr>
          <w:highlight w:val="white"/>
        </w:rPr>
        <w:t>FILE* freopen(const char* filename, const char* mode, FILE* stream) {</w:t>
      </w:r>
    </w:p>
    <w:p w14:paraId="3863F17F" w14:textId="77777777" w:rsidR="000644C3" w:rsidRPr="00EC76D5" w:rsidRDefault="000644C3" w:rsidP="00390D2A">
      <w:pPr>
        <w:pStyle w:val="Code"/>
        <w:rPr>
          <w:highlight w:val="white"/>
        </w:rPr>
      </w:pPr>
      <w:r w:rsidRPr="00EC76D5">
        <w:rPr>
          <w:highlight w:val="white"/>
        </w:rPr>
        <w:t xml:space="preserve">  int handle = -1;</w:t>
      </w:r>
    </w:p>
    <w:p w14:paraId="6D345C51" w14:textId="77777777" w:rsidR="000644C3" w:rsidRPr="00EC76D5" w:rsidRDefault="000644C3" w:rsidP="00390D2A">
      <w:pPr>
        <w:pStyle w:val="Code"/>
        <w:rPr>
          <w:highlight w:val="white"/>
        </w:rPr>
      </w:pPr>
    </w:p>
    <w:p w14:paraId="0CC67EB3" w14:textId="77777777" w:rsidR="000644C3" w:rsidRPr="00EC76D5" w:rsidRDefault="000644C3" w:rsidP="00390D2A">
      <w:pPr>
        <w:pStyle w:val="Code"/>
        <w:rPr>
          <w:highlight w:val="white"/>
        </w:rPr>
      </w:pPr>
      <w:r w:rsidRPr="00EC76D5">
        <w:rPr>
          <w:highlight w:val="white"/>
        </w:rPr>
        <w:t xml:space="preserve">  if (strcmp(mode, "r") == 0) {</w:t>
      </w:r>
    </w:p>
    <w:p w14:paraId="35F74277" w14:textId="77777777" w:rsidR="000644C3" w:rsidRPr="00EC76D5" w:rsidRDefault="000644C3" w:rsidP="00390D2A">
      <w:pPr>
        <w:pStyle w:val="Code"/>
        <w:rPr>
          <w:highlight w:val="white"/>
        </w:rPr>
      </w:pPr>
      <w:r w:rsidRPr="00EC76D5">
        <w:rPr>
          <w:highlight w:val="white"/>
        </w:rPr>
        <w:t xml:space="preserve">    handle = fileopen(filename, (unsigned short) READ);</w:t>
      </w:r>
    </w:p>
    <w:p w14:paraId="69BD93DD" w14:textId="77777777" w:rsidR="000644C3" w:rsidRPr="00EC76D5" w:rsidRDefault="000644C3" w:rsidP="00390D2A">
      <w:pPr>
        <w:pStyle w:val="Code"/>
        <w:rPr>
          <w:highlight w:val="white"/>
        </w:rPr>
      </w:pPr>
      <w:r w:rsidRPr="00EC76D5">
        <w:rPr>
          <w:highlight w:val="white"/>
        </w:rPr>
        <w:t xml:space="preserve">  }</w:t>
      </w:r>
    </w:p>
    <w:p w14:paraId="28DE6DD0" w14:textId="77777777" w:rsidR="000644C3" w:rsidRPr="00EC76D5" w:rsidRDefault="000644C3" w:rsidP="00390D2A">
      <w:pPr>
        <w:pStyle w:val="Code"/>
        <w:rPr>
          <w:highlight w:val="white"/>
        </w:rPr>
      </w:pPr>
      <w:r w:rsidRPr="00EC76D5">
        <w:rPr>
          <w:highlight w:val="white"/>
        </w:rPr>
        <w:t xml:space="preserve">  else if (strcmp(mode, "w") == 0) {</w:t>
      </w:r>
    </w:p>
    <w:p w14:paraId="782786F2" w14:textId="77777777" w:rsidR="000644C3" w:rsidRPr="00EC76D5" w:rsidRDefault="000644C3" w:rsidP="00390D2A">
      <w:pPr>
        <w:pStyle w:val="Code"/>
        <w:rPr>
          <w:highlight w:val="white"/>
        </w:rPr>
      </w:pPr>
      <w:r w:rsidRPr="00EC76D5">
        <w:rPr>
          <w:highlight w:val="white"/>
        </w:rPr>
        <w:t xml:space="preserve">    handle = filecreate(filename);</w:t>
      </w:r>
    </w:p>
    <w:p w14:paraId="1F70EF92" w14:textId="77777777" w:rsidR="000644C3" w:rsidRPr="00EC76D5" w:rsidRDefault="000644C3" w:rsidP="00390D2A">
      <w:pPr>
        <w:pStyle w:val="Code"/>
        <w:rPr>
          <w:highlight w:val="white"/>
        </w:rPr>
      </w:pPr>
      <w:r w:rsidRPr="00EC76D5">
        <w:rPr>
          <w:highlight w:val="white"/>
        </w:rPr>
        <w:t xml:space="preserve">  }</w:t>
      </w:r>
    </w:p>
    <w:p w14:paraId="4AA37F0B" w14:textId="77777777" w:rsidR="000644C3" w:rsidRPr="00EC76D5" w:rsidRDefault="000644C3" w:rsidP="00390D2A">
      <w:pPr>
        <w:pStyle w:val="Code"/>
        <w:rPr>
          <w:highlight w:val="white"/>
        </w:rPr>
      </w:pPr>
      <w:r w:rsidRPr="00EC76D5">
        <w:rPr>
          <w:highlight w:val="white"/>
        </w:rPr>
        <w:t xml:space="preserve">  else if (strcmp(mode, "a") == 0) {</w:t>
      </w:r>
    </w:p>
    <w:p w14:paraId="7D4D9C03" w14:textId="77777777" w:rsidR="000644C3" w:rsidRPr="00EC76D5" w:rsidRDefault="000644C3" w:rsidP="00390D2A">
      <w:pPr>
        <w:pStyle w:val="Code"/>
        <w:rPr>
          <w:highlight w:val="white"/>
        </w:rPr>
      </w:pPr>
      <w:r w:rsidRPr="00EC76D5">
        <w:rPr>
          <w:highlight w:val="white"/>
        </w:rPr>
        <w:t xml:space="preserve">    handle = fileopen(filename, (unsigned short) WRITE);</w:t>
      </w:r>
    </w:p>
    <w:p w14:paraId="2567292F" w14:textId="77777777" w:rsidR="000644C3" w:rsidRPr="00EC76D5" w:rsidRDefault="000644C3" w:rsidP="00390D2A">
      <w:pPr>
        <w:pStyle w:val="Code"/>
        <w:rPr>
          <w:highlight w:val="white"/>
        </w:rPr>
      </w:pPr>
    </w:p>
    <w:p w14:paraId="01A3C0ED" w14:textId="77777777" w:rsidR="000644C3" w:rsidRPr="00EC76D5" w:rsidRDefault="000644C3" w:rsidP="00390D2A">
      <w:pPr>
        <w:pStyle w:val="Code"/>
        <w:rPr>
          <w:highlight w:val="white"/>
        </w:rPr>
      </w:pPr>
      <w:r w:rsidRPr="00EC76D5">
        <w:rPr>
          <w:highlight w:val="white"/>
        </w:rPr>
        <w:t xml:space="preserve">    if (handle != -1) {</w:t>
      </w:r>
    </w:p>
    <w:p w14:paraId="022CF734" w14:textId="77777777" w:rsidR="000644C3" w:rsidRPr="00EC76D5" w:rsidRDefault="000644C3" w:rsidP="00390D2A">
      <w:pPr>
        <w:pStyle w:val="Code"/>
        <w:rPr>
          <w:highlight w:val="white"/>
        </w:rPr>
      </w:pPr>
      <w:r w:rsidRPr="00EC76D5">
        <w:rPr>
          <w:highlight w:val="white"/>
        </w:rPr>
        <w:t xml:space="preserve">      fseek(stream, 0L, (int) SEEK_END);</w:t>
      </w:r>
    </w:p>
    <w:p w14:paraId="121434BA" w14:textId="77777777" w:rsidR="000644C3" w:rsidRPr="00EC76D5" w:rsidRDefault="000644C3" w:rsidP="00390D2A">
      <w:pPr>
        <w:pStyle w:val="Code"/>
        <w:rPr>
          <w:highlight w:val="white"/>
        </w:rPr>
      </w:pPr>
      <w:r w:rsidRPr="00EC76D5">
        <w:rPr>
          <w:highlight w:val="white"/>
        </w:rPr>
        <w:t xml:space="preserve">    }</w:t>
      </w:r>
    </w:p>
    <w:p w14:paraId="2C377057" w14:textId="77777777" w:rsidR="000644C3" w:rsidRPr="00EC76D5" w:rsidRDefault="000644C3" w:rsidP="00390D2A">
      <w:pPr>
        <w:pStyle w:val="Code"/>
        <w:rPr>
          <w:highlight w:val="white"/>
        </w:rPr>
      </w:pPr>
      <w:r w:rsidRPr="00EC76D5">
        <w:rPr>
          <w:highlight w:val="white"/>
        </w:rPr>
        <w:t xml:space="preserve">    else {</w:t>
      </w:r>
    </w:p>
    <w:p w14:paraId="65DD7D9A" w14:textId="77777777" w:rsidR="000644C3" w:rsidRPr="00EC76D5" w:rsidRDefault="000644C3" w:rsidP="00390D2A">
      <w:pPr>
        <w:pStyle w:val="Code"/>
        <w:rPr>
          <w:highlight w:val="white"/>
        </w:rPr>
      </w:pPr>
      <w:r w:rsidRPr="00EC76D5">
        <w:rPr>
          <w:highlight w:val="white"/>
        </w:rPr>
        <w:t xml:space="preserve">      handle = filecreate(filename);</w:t>
      </w:r>
    </w:p>
    <w:p w14:paraId="7D2863C8" w14:textId="77777777" w:rsidR="000644C3" w:rsidRPr="00EC76D5" w:rsidRDefault="000644C3" w:rsidP="00390D2A">
      <w:pPr>
        <w:pStyle w:val="Code"/>
        <w:rPr>
          <w:highlight w:val="white"/>
        </w:rPr>
      </w:pPr>
      <w:r w:rsidRPr="00EC76D5">
        <w:rPr>
          <w:highlight w:val="white"/>
        </w:rPr>
        <w:t xml:space="preserve">    }</w:t>
      </w:r>
    </w:p>
    <w:p w14:paraId="1188E84B" w14:textId="77777777" w:rsidR="000644C3" w:rsidRPr="00EC76D5" w:rsidRDefault="000644C3" w:rsidP="00390D2A">
      <w:pPr>
        <w:pStyle w:val="Code"/>
        <w:rPr>
          <w:highlight w:val="white"/>
        </w:rPr>
      </w:pPr>
      <w:r w:rsidRPr="00EC76D5">
        <w:rPr>
          <w:highlight w:val="white"/>
        </w:rPr>
        <w:t xml:space="preserve">  }</w:t>
      </w:r>
    </w:p>
    <w:p w14:paraId="4C4449CE" w14:textId="77777777" w:rsidR="000644C3" w:rsidRPr="00EC76D5" w:rsidRDefault="000644C3" w:rsidP="00390D2A">
      <w:pPr>
        <w:pStyle w:val="Code"/>
        <w:rPr>
          <w:highlight w:val="white"/>
        </w:rPr>
      </w:pPr>
      <w:r w:rsidRPr="00EC76D5">
        <w:rPr>
          <w:highlight w:val="white"/>
        </w:rPr>
        <w:t xml:space="preserve">  else if (strcmp(mode, "r+") == 0) {</w:t>
      </w:r>
    </w:p>
    <w:p w14:paraId="72D04564" w14:textId="77777777" w:rsidR="000644C3" w:rsidRPr="00EC76D5" w:rsidRDefault="000644C3" w:rsidP="00390D2A">
      <w:pPr>
        <w:pStyle w:val="Code"/>
        <w:rPr>
          <w:highlight w:val="white"/>
        </w:rPr>
      </w:pPr>
      <w:r w:rsidRPr="00EC76D5">
        <w:rPr>
          <w:highlight w:val="white"/>
        </w:rPr>
        <w:t xml:space="preserve">    handle = fileopen(filename, (unsigned short) READ_WRITE);</w:t>
      </w:r>
    </w:p>
    <w:p w14:paraId="3B02FA33" w14:textId="77777777" w:rsidR="000644C3" w:rsidRPr="00EC76D5" w:rsidRDefault="000644C3" w:rsidP="00390D2A">
      <w:pPr>
        <w:pStyle w:val="Code"/>
        <w:rPr>
          <w:highlight w:val="white"/>
        </w:rPr>
      </w:pPr>
      <w:r w:rsidRPr="00EC76D5">
        <w:rPr>
          <w:highlight w:val="white"/>
        </w:rPr>
        <w:t xml:space="preserve">  }</w:t>
      </w:r>
    </w:p>
    <w:p w14:paraId="7C454D84" w14:textId="77777777" w:rsidR="000644C3" w:rsidRPr="00EC76D5" w:rsidRDefault="000644C3" w:rsidP="00390D2A">
      <w:pPr>
        <w:pStyle w:val="Code"/>
        <w:rPr>
          <w:highlight w:val="white"/>
        </w:rPr>
      </w:pPr>
      <w:r w:rsidRPr="00EC76D5">
        <w:rPr>
          <w:highlight w:val="white"/>
        </w:rPr>
        <w:t xml:space="preserve">  else if (strcmp(mode, "w+") == 0) {</w:t>
      </w:r>
    </w:p>
    <w:p w14:paraId="09BBBCBD" w14:textId="77777777" w:rsidR="000644C3" w:rsidRPr="00EC76D5" w:rsidRDefault="000644C3" w:rsidP="00390D2A">
      <w:pPr>
        <w:pStyle w:val="Code"/>
        <w:rPr>
          <w:highlight w:val="white"/>
        </w:rPr>
      </w:pPr>
      <w:r w:rsidRPr="00EC76D5">
        <w:rPr>
          <w:highlight w:val="white"/>
        </w:rPr>
        <w:t xml:space="preserve">    handle = filecreate(filename);</w:t>
      </w:r>
    </w:p>
    <w:p w14:paraId="024454D6" w14:textId="77777777" w:rsidR="000644C3" w:rsidRPr="00EC76D5" w:rsidRDefault="000644C3" w:rsidP="00390D2A">
      <w:pPr>
        <w:pStyle w:val="Code"/>
        <w:rPr>
          <w:highlight w:val="white"/>
        </w:rPr>
      </w:pPr>
      <w:r w:rsidRPr="00EC76D5">
        <w:rPr>
          <w:highlight w:val="white"/>
        </w:rPr>
        <w:t xml:space="preserve">  }</w:t>
      </w:r>
    </w:p>
    <w:p w14:paraId="127755BC" w14:textId="77777777" w:rsidR="000644C3" w:rsidRPr="00EC76D5" w:rsidRDefault="000644C3" w:rsidP="00390D2A">
      <w:pPr>
        <w:pStyle w:val="Code"/>
        <w:rPr>
          <w:highlight w:val="white"/>
        </w:rPr>
      </w:pPr>
      <w:r w:rsidRPr="00EC76D5">
        <w:rPr>
          <w:highlight w:val="white"/>
        </w:rPr>
        <w:t xml:space="preserve">  else if (strcmp(mode, "a+") == 0) {</w:t>
      </w:r>
    </w:p>
    <w:p w14:paraId="0720C56D" w14:textId="77777777" w:rsidR="000644C3" w:rsidRPr="00EC76D5" w:rsidRDefault="000644C3" w:rsidP="00390D2A">
      <w:pPr>
        <w:pStyle w:val="Code"/>
        <w:rPr>
          <w:highlight w:val="white"/>
        </w:rPr>
      </w:pPr>
      <w:r w:rsidRPr="00EC76D5">
        <w:rPr>
          <w:highlight w:val="white"/>
        </w:rPr>
        <w:t xml:space="preserve">    handle = fileopen(filename, (unsigned short) READ_WRITE);</w:t>
      </w:r>
    </w:p>
    <w:p w14:paraId="0F428C97" w14:textId="77777777" w:rsidR="000644C3" w:rsidRPr="00EC76D5" w:rsidRDefault="000644C3" w:rsidP="00390D2A">
      <w:pPr>
        <w:pStyle w:val="Code"/>
        <w:rPr>
          <w:highlight w:val="white"/>
        </w:rPr>
      </w:pPr>
    </w:p>
    <w:p w14:paraId="071833DB" w14:textId="77777777" w:rsidR="000644C3" w:rsidRPr="00EC76D5" w:rsidRDefault="000644C3" w:rsidP="00390D2A">
      <w:pPr>
        <w:pStyle w:val="Code"/>
        <w:rPr>
          <w:highlight w:val="white"/>
        </w:rPr>
      </w:pPr>
      <w:r w:rsidRPr="00EC76D5">
        <w:rPr>
          <w:highlight w:val="white"/>
        </w:rPr>
        <w:t xml:space="preserve">    if (handle != -1) {</w:t>
      </w:r>
    </w:p>
    <w:p w14:paraId="468A1879" w14:textId="77777777" w:rsidR="000644C3" w:rsidRPr="00EC76D5" w:rsidRDefault="000644C3" w:rsidP="00390D2A">
      <w:pPr>
        <w:pStyle w:val="Code"/>
        <w:rPr>
          <w:highlight w:val="white"/>
        </w:rPr>
      </w:pPr>
      <w:r w:rsidRPr="00EC76D5">
        <w:rPr>
          <w:highlight w:val="white"/>
        </w:rPr>
        <w:t xml:space="preserve">      fseek(stream, 0L, (int) SEEK_END);</w:t>
      </w:r>
    </w:p>
    <w:p w14:paraId="3AD9B179" w14:textId="77777777" w:rsidR="000644C3" w:rsidRPr="00EC76D5" w:rsidRDefault="000644C3" w:rsidP="00390D2A">
      <w:pPr>
        <w:pStyle w:val="Code"/>
        <w:rPr>
          <w:highlight w:val="white"/>
        </w:rPr>
      </w:pPr>
      <w:r w:rsidRPr="00EC76D5">
        <w:rPr>
          <w:highlight w:val="white"/>
        </w:rPr>
        <w:t xml:space="preserve">    }</w:t>
      </w:r>
    </w:p>
    <w:p w14:paraId="4C7A4ECA" w14:textId="77777777" w:rsidR="000644C3" w:rsidRPr="00EC76D5" w:rsidRDefault="000644C3" w:rsidP="00390D2A">
      <w:pPr>
        <w:pStyle w:val="Code"/>
        <w:rPr>
          <w:highlight w:val="white"/>
        </w:rPr>
      </w:pPr>
      <w:r w:rsidRPr="00EC76D5">
        <w:rPr>
          <w:highlight w:val="white"/>
        </w:rPr>
        <w:t xml:space="preserve">    else {</w:t>
      </w:r>
    </w:p>
    <w:p w14:paraId="0B2D8170" w14:textId="77777777" w:rsidR="000644C3" w:rsidRPr="00EC76D5" w:rsidRDefault="000644C3" w:rsidP="00390D2A">
      <w:pPr>
        <w:pStyle w:val="Code"/>
        <w:rPr>
          <w:highlight w:val="white"/>
        </w:rPr>
      </w:pPr>
      <w:r w:rsidRPr="00EC76D5">
        <w:rPr>
          <w:highlight w:val="white"/>
        </w:rPr>
        <w:t xml:space="preserve">      handle = filecreate(filename);</w:t>
      </w:r>
    </w:p>
    <w:p w14:paraId="6BCB684C" w14:textId="77777777" w:rsidR="000644C3" w:rsidRPr="00EC76D5" w:rsidRDefault="000644C3" w:rsidP="00390D2A">
      <w:pPr>
        <w:pStyle w:val="Code"/>
        <w:rPr>
          <w:highlight w:val="white"/>
        </w:rPr>
      </w:pPr>
      <w:r w:rsidRPr="00EC76D5">
        <w:rPr>
          <w:highlight w:val="white"/>
        </w:rPr>
        <w:t xml:space="preserve">    }</w:t>
      </w:r>
    </w:p>
    <w:p w14:paraId="756D17CE" w14:textId="77777777" w:rsidR="000644C3" w:rsidRPr="00EC76D5" w:rsidRDefault="000644C3" w:rsidP="00390D2A">
      <w:pPr>
        <w:pStyle w:val="Code"/>
        <w:rPr>
          <w:highlight w:val="white"/>
        </w:rPr>
      </w:pPr>
      <w:r w:rsidRPr="00EC76D5">
        <w:rPr>
          <w:highlight w:val="white"/>
        </w:rPr>
        <w:lastRenderedPageBreak/>
        <w:t xml:space="preserve">  }</w:t>
      </w:r>
    </w:p>
    <w:p w14:paraId="75371EC3" w14:textId="77777777" w:rsidR="000644C3" w:rsidRPr="00EC76D5" w:rsidRDefault="000644C3" w:rsidP="00390D2A">
      <w:pPr>
        <w:pStyle w:val="Code"/>
        <w:rPr>
          <w:highlight w:val="white"/>
        </w:rPr>
      </w:pPr>
    </w:p>
    <w:p w14:paraId="5EA41274" w14:textId="77777777" w:rsidR="000644C3" w:rsidRPr="00EC76D5" w:rsidRDefault="000644C3" w:rsidP="00390D2A">
      <w:pPr>
        <w:pStyle w:val="Code"/>
        <w:rPr>
          <w:highlight w:val="white"/>
        </w:rPr>
      </w:pPr>
      <w:r w:rsidRPr="00EC76D5">
        <w:rPr>
          <w:highlight w:val="white"/>
        </w:rPr>
        <w:t xml:space="preserve">  if (handle != -1) {</w:t>
      </w:r>
    </w:p>
    <w:p w14:paraId="5764D078" w14:textId="77777777" w:rsidR="000644C3" w:rsidRPr="00EC76D5" w:rsidRDefault="000644C3" w:rsidP="00390D2A">
      <w:pPr>
        <w:pStyle w:val="Code"/>
        <w:rPr>
          <w:highlight w:val="white"/>
        </w:rPr>
      </w:pPr>
      <w:r w:rsidRPr="00EC76D5">
        <w:rPr>
          <w:highlight w:val="white"/>
        </w:rPr>
        <w:t xml:space="preserve">    stream-&gt;open = TRUE;</w:t>
      </w:r>
    </w:p>
    <w:p w14:paraId="519E6DC0" w14:textId="77777777" w:rsidR="000644C3" w:rsidRPr="00EC76D5" w:rsidRDefault="000644C3" w:rsidP="00390D2A">
      <w:pPr>
        <w:pStyle w:val="Code"/>
        <w:rPr>
          <w:highlight w:val="white"/>
        </w:rPr>
      </w:pPr>
      <w:r w:rsidRPr="00EC76D5">
        <w:rPr>
          <w:highlight w:val="white"/>
        </w:rPr>
        <w:t xml:space="preserve">    stream-&gt;handle = handle;</w:t>
      </w:r>
    </w:p>
    <w:p w14:paraId="45E536A4" w14:textId="77777777" w:rsidR="000644C3" w:rsidRPr="00EC76D5" w:rsidRDefault="000644C3" w:rsidP="00390D2A">
      <w:pPr>
        <w:pStyle w:val="Code"/>
        <w:rPr>
          <w:highlight w:val="white"/>
        </w:rPr>
      </w:pPr>
      <w:r w:rsidRPr="00EC76D5">
        <w:rPr>
          <w:highlight w:val="white"/>
        </w:rPr>
        <w:t xml:space="preserve">    stream-&gt;size = 0l; // filesize(handle);</w:t>
      </w:r>
    </w:p>
    <w:p w14:paraId="056E0DE5" w14:textId="77777777" w:rsidR="000644C3" w:rsidRPr="00EC76D5" w:rsidRDefault="000644C3" w:rsidP="00390D2A">
      <w:pPr>
        <w:pStyle w:val="Code"/>
        <w:rPr>
          <w:highlight w:val="white"/>
        </w:rPr>
      </w:pPr>
      <w:r w:rsidRPr="00EC76D5">
        <w:rPr>
          <w:highlight w:val="white"/>
        </w:rPr>
        <w:t xml:space="preserve">    strcpy(stream-&gt;name, filename);</w:t>
      </w:r>
    </w:p>
    <w:p w14:paraId="6A17B546" w14:textId="77777777" w:rsidR="000644C3" w:rsidRPr="00EC76D5" w:rsidRDefault="000644C3" w:rsidP="00390D2A">
      <w:pPr>
        <w:pStyle w:val="Code"/>
        <w:rPr>
          <w:highlight w:val="white"/>
        </w:rPr>
      </w:pPr>
      <w:r w:rsidRPr="00EC76D5">
        <w:rPr>
          <w:highlight w:val="white"/>
        </w:rPr>
        <w:t xml:space="preserve">    stream-&gt;temporary = FALSE;</w:t>
      </w:r>
    </w:p>
    <w:p w14:paraId="7787BAF9" w14:textId="77777777" w:rsidR="000644C3" w:rsidRPr="00EC76D5" w:rsidRDefault="000644C3" w:rsidP="00390D2A">
      <w:pPr>
        <w:pStyle w:val="Code"/>
        <w:rPr>
          <w:highlight w:val="white"/>
        </w:rPr>
      </w:pPr>
      <w:r w:rsidRPr="00EC76D5">
        <w:rPr>
          <w:highlight w:val="white"/>
        </w:rPr>
        <w:t xml:space="preserve">    return stream;</w:t>
      </w:r>
    </w:p>
    <w:p w14:paraId="2D1CDACB" w14:textId="77777777" w:rsidR="000644C3" w:rsidRPr="00EC76D5" w:rsidRDefault="000644C3" w:rsidP="00390D2A">
      <w:pPr>
        <w:pStyle w:val="Code"/>
        <w:rPr>
          <w:highlight w:val="white"/>
        </w:rPr>
      </w:pPr>
      <w:r w:rsidRPr="00EC76D5">
        <w:rPr>
          <w:highlight w:val="white"/>
        </w:rPr>
        <w:t xml:space="preserve">  }</w:t>
      </w:r>
    </w:p>
    <w:p w14:paraId="47026CCC" w14:textId="77777777" w:rsidR="000644C3" w:rsidRPr="00EC76D5" w:rsidRDefault="000644C3" w:rsidP="00390D2A">
      <w:pPr>
        <w:pStyle w:val="Code"/>
        <w:rPr>
          <w:highlight w:val="white"/>
        </w:rPr>
      </w:pPr>
      <w:r w:rsidRPr="00EC76D5">
        <w:rPr>
          <w:highlight w:val="white"/>
        </w:rPr>
        <w:t xml:space="preserve">  else {</w:t>
      </w:r>
    </w:p>
    <w:p w14:paraId="431499C9" w14:textId="77777777" w:rsidR="000644C3" w:rsidRPr="00EC76D5" w:rsidRDefault="000644C3" w:rsidP="00390D2A">
      <w:pPr>
        <w:pStyle w:val="Code"/>
        <w:rPr>
          <w:highlight w:val="white"/>
        </w:rPr>
      </w:pPr>
      <w:r w:rsidRPr="00EC76D5">
        <w:rPr>
          <w:highlight w:val="white"/>
        </w:rPr>
        <w:t xml:space="preserve">    stream-&gt;open = FALSE;</w:t>
      </w:r>
    </w:p>
    <w:p w14:paraId="085C9F65" w14:textId="77777777" w:rsidR="000644C3" w:rsidRPr="00EC76D5" w:rsidRDefault="000644C3" w:rsidP="00390D2A">
      <w:pPr>
        <w:pStyle w:val="Code"/>
        <w:rPr>
          <w:highlight w:val="white"/>
        </w:rPr>
      </w:pPr>
      <w:r w:rsidRPr="00EC76D5">
        <w:rPr>
          <w:highlight w:val="white"/>
        </w:rPr>
        <w:t xml:space="preserve">    return NULL;</w:t>
      </w:r>
    </w:p>
    <w:p w14:paraId="645BA454" w14:textId="77777777" w:rsidR="000644C3" w:rsidRPr="00EC76D5" w:rsidRDefault="000644C3" w:rsidP="00390D2A">
      <w:pPr>
        <w:pStyle w:val="Code"/>
        <w:rPr>
          <w:highlight w:val="white"/>
        </w:rPr>
      </w:pPr>
      <w:r w:rsidRPr="00EC76D5">
        <w:rPr>
          <w:highlight w:val="white"/>
        </w:rPr>
        <w:t xml:space="preserve">  }</w:t>
      </w:r>
    </w:p>
    <w:p w14:paraId="2ABC2506" w14:textId="77777777" w:rsidR="000644C3" w:rsidRPr="00EC76D5" w:rsidRDefault="000644C3" w:rsidP="00390D2A">
      <w:pPr>
        <w:pStyle w:val="Code"/>
        <w:rPr>
          <w:highlight w:val="white"/>
        </w:rPr>
      </w:pPr>
      <w:r w:rsidRPr="00EC76D5">
        <w:rPr>
          <w:highlight w:val="white"/>
        </w:rPr>
        <w:t>}</w:t>
      </w:r>
    </w:p>
    <w:p w14:paraId="0EE53059" w14:textId="77777777" w:rsidR="000644C3" w:rsidRPr="00EC76D5" w:rsidRDefault="000644C3" w:rsidP="00390D2A">
      <w:pPr>
        <w:pStyle w:val="Code"/>
        <w:rPr>
          <w:highlight w:val="white"/>
        </w:rPr>
      </w:pPr>
    </w:p>
    <w:p w14:paraId="097C7FA8" w14:textId="77777777" w:rsidR="000644C3" w:rsidRPr="00EC76D5" w:rsidRDefault="000644C3" w:rsidP="00390D2A">
      <w:pPr>
        <w:pStyle w:val="Code"/>
        <w:rPr>
          <w:highlight w:val="white"/>
        </w:rPr>
      </w:pPr>
      <w:r w:rsidRPr="00EC76D5">
        <w:rPr>
          <w:highlight w:val="white"/>
        </w:rPr>
        <w:t>int fflush(FILE* stream) {</w:t>
      </w:r>
    </w:p>
    <w:p w14:paraId="083A01CA" w14:textId="77777777" w:rsidR="000644C3" w:rsidRPr="00EC76D5" w:rsidRDefault="000644C3" w:rsidP="00390D2A">
      <w:pPr>
        <w:pStyle w:val="Code"/>
        <w:rPr>
          <w:highlight w:val="white"/>
        </w:rPr>
      </w:pPr>
      <w:r w:rsidRPr="00EC76D5">
        <w:rPr>
          <w:highlight w:val="white"/>
        </w:rPr>
        <w:t xml:space="preserve">  if (stream == NULL) {</w:t>
      </w:r>
    </w:p>
    <w:p w14:paraId="346346E0" w14:textId="77777777" w:rsidR="000644C3" w:rsidRPr="00EC76D5" w:rsidRDefault="000644C3" w:rsidP="00390D2A">
      <w:pPr>
        <w:pStyle w:val="Code"/>
        <w:rPr>
          <w:highlight w:val="white"/>
        </w:rPr>
      </w:pPr>
      <w:r w:rsidRPr="00EC76D5">
        <w:rPr>
          <w:highlight w:val="white"/>
        </w:rPr>
        <w:t xml:space="preserve">    int index;</w:t>
      </w:r>
    </w:p>
    <w:p w14:paraId="5FA2C475" w14:textId="77777777" w:rsidR="000644C3" w:rsidRPr="00EC76D5" w:rsidRDefault="000644C3" w:rsidP="00390D2A">
      <w:pPr>
        <w:pStyle w:val="Code"/>
        <w:rPr>
          <w:highlight w:val="white"/>
        </w:rPr>
      </w:pPr>
    </w:p>
    <w:p w14:paraId="0257A87B" w14:textId="77777777" w:rsidR="000644C3" w:rsidRPr="00EC76D5" w:rsidRDefault="000644C3" w:rsidP="00390D2A">
      <w:pPr>
        <w:pStyle w:val="Code"/>
        <w:rPr>
          <w:highlight w:val="white"/>
        </w:rPr>
      </w:pPr>
      <w:r w:rsidRPr="00EC76D5">
        <w:rPr>
          <w:highlight w:val="white"/>
        </w:rPr>
        <w:t xml:space="preserve">    for (index = 0; index &lt; FOPEN_MAX; ++index) {</w:t>
      </w:r>
    </w:p>
    <w:p w14:paraId="77E72057" w14:textId="77777777" w:rsidR="000644C3" w:rsidRPr="00EC76D5" w:rsidRDefault="000644C3" w:rsidP="00390D2A">
      <w:pPr>
        <w:pStyle w:val="Code"/>
        <w:rPr>
          <w:highlight w:val="white"/>
        </w:rPr>
      </w:pPr>
      <w:r w:rsidRPr="00EC76D5">
        <w:rPr>
          <w:highlight w:val="white"/>
        </w:rPr>
        <w:t xml:space="preserve">      if (g_fileArray[index].open) {</w:t>
      </w:r>
    </w:p>
    <w:p w14:paraId="78D0A982" w14:textId="77777777" w:rsidR="000644C3" w:rsidRPr="00EC76D5" w:rsidRDefault="000644C3" w:rsidP="00390D2A">
      <w:pPr>
        <w:pStyle w:val="Code"/>
        <w:rPr>
          <w:highlight w:val="white"/>
        </w:rPr>
      </w:pPr>
      <w:r w:rsidRPr="00EC76D5">
        <w:rPr>
          <w:highlight w:val="white"/>
        </w:rPr>
        <w:t xml:space="preserve">        if (fflush(&amp;g_fileArray[index]) == EOF) {</w:t>
      </w:r>
    </w:p>
    <w:p w14:paraId="7803D363" w14:textId="77777777" w:rsidR="000644C3" w:rsidRPr="00EC76D5" w:rsidRDefault="000644C3" w:rsidP="00390D2A">
      <w:pPr>
        <w:pStyle w:val="Code"/>
        <w:rPr>
          <w:highlight w:val="white"/>
        </w:rPr>
      </w:pPr>
      <w:r w:rsidRPr="00EC76D5">
        <w:rPr>
          <w:highlight w:val="white"/>
        </w:rPr>
        <w:t xml:space="preserve">          return EOF;</w:t>
      </w:r>
    </w:p>
    <w:p w14:paraId="45D18436" w14:textId="77777777" w:rsidR="000644C3" w:rsidRPr="00EC76D5" w:rsidRDefault="000644C3" w:rsidP="00390D2A">
      <w:pPr>
        <w:pStyle w:val="Code"/>
        <w:rPr>
          <w:highlight w:val="white"/>
        </w:rPr>
      </w:pPr>
      <w:r w:rsidRPr="00EC76D5">
        <w:rPr>
          <w:highlight w:val="white"/>
        </w:rPr>
        <w:t xml:space="preserve">        }</w:t>
      </w:r>
    </w:p>
    <w:p w14:paraId="11C9E037" w14:textId="77777777" w:rsidR="000644C3" w:rsidRPr="00EC76D5" w:rsidRDefault="000644C3" w:rsidP="00390D2A">
      <w:pPr>
        <w:pStyle w:val="Code"/>
        <w:rPr>
          <w:highlight w:val="white"/>
        </w:rPr>
      </w:pPr>
      <w:r w:rsidRPr="00EC76D5">
        <w:rPr>
          <w:highlight w:val="white"/>
        </w:rPr>
        <w:t xml:space="preserve">      }</w:t>
      </w:r>
    </w:p>
    <w:p w14:paraId="08AB543B" w14:textId="77777777" w:rsidR="000644C3" w:rsidRPr="00EC76D5" w:rsidRDefault="000644C3" w:rsidP="00390D2A">
      <w:pPr>
        <w:pStyle w:val="Code"/>
        <w:rPr>
          <w:highlight w:val="white"/>
        </w:rPr>
      </w:pPr>
      <w:r w:rsidRPr="00EC76D5">
        <w:rPr>
          <w:highlight w:val="white"/>
        </w:rPr>
        <w:t xml:space="preserve">    }</w:t>
      </w:r>
    </w:p>
    <w:p w14:paraId="2FCB2264" w14:textId="77777777" w:rsidR="000644C3" w:rsidRPr="00EC76D5" w:rsidRDefault="000644C3" w:rsidP="00390D2A">
      <w:pPr>
        <w:pStyle w:val="Code"/>
        <w:rPr>
          <w:highlight w:val="white"/>
        </w:rPr>
      </w:pPr>
      <w:r w:rsidRPr="00EC76D5">
        <w:rPr>
          <w:highlight w:val="white"/>
        </w:rPr>
        <w:t xml:space="preserve">  }</w:t>
      </w:r>
    </w:p>
    <w:p w14:paraId="3CC75E40" w14:textId="77777777" w:rsidR="00B44133" w:rsidRPr="00EC76D5" w:rsidRDefault="00B44133" w:rsidP="00390D2A">
      <w:pPr>
        <w:pStyle w:val="Code"/>
        <w:rPr>
          <w:highlight w:val="white"/>
        </w:rPr>
      </w:pPr>
    </w:p>
    <w:p w14:paraId="3D15F5DC" w14:textId="04794E8E" w:rsidR="000644C3" w:rsidRPr="00EC76D5" w:rsidRDefault="000644C3" w:rsidP="00390D2A">
      <w:pPr>
        <w:pStyle w:val="Code"/>
        <w:rPr>
          <w:highlight w:val="white"/>
        </w:rPr>
      </w:pPr>
      <w:r w:rsidRPr="00EC76D5">
        <w:rPr>
          <w:highlight w:val="white"/>
        </w:rPr>
        <w:t xml:space="preserve">  return 0;</w:t>
      </w:r>
    </w:p>
    <w:p w14:paraId="0E85D277" w14:textId="77777777" w:rsidR="000644C3" w:rsidRPr="00EC76D5" w:rsidRDefault="000644C3" w:rsidP="00390D2A">
      <w:pPr>
        <w:pStyle w:val="Code"/>
        <w:rPr>
          <w:highlight w:val="white"/>
        </w:rPr>
      </w:pPr>
      <w:r w:rsidRPr="00EC76D5">
        <w:rPr>
          <w:highlight w:val="white"/>
        </w:rPr>
        <w:t>}</w:t>
      </w:r>
    </w:p>
    <w:p w14:paraId="3EE7D508" w14:textId="77777777" w:rsidR="000644C3" w:rsidRPr="00EC76D5" w:rsidRDefault="000644C3" w:rsidP="00390D2A">
      <w:pPr>
        <w:pStyle w:val="Code"/>
        <w:rPr>
          <w:highlight w:val="white"/>
        </w:rPr>
      </w:pPr>
    </w:p>
    <w:p w14:paraId="5EE4576A" w14:textId="77777777" w:rsidR="000644C3" w:rsidRPr="00EC76D5" w:rsidRDefault="000644C3" w:rsidP="00390D2A">
      <w:pPr>
        <w:pStyle w:val="Code"/>
        <w:rPr>
          <w:highlight w:val="white"/>
        </w:rPr>
      </w:pPr>
      <w:r w:rsidRPr="00EC76D5">
        <w:rPr>
          <w:highlight w:val="white"/>
        </w:rPr>
        <w:t>int fclose(FILE* stream) {</w:t>
      </w:r>
    </w:p>
    <w:p w14:paraId="78FA7098" w14:textId="77777777" w:rsidR="000644C3" w:rsidRPr="00EC76D5" w:rsidRDefault="000644C3" w:rsidP="00390D2A">
      <w:pPr>
        <w:pStyle w:val="Code"/>
        <w:rPr>
          <w:highlight w:val="white"/>
        </w:rPr>
      </w:pPr>
      <w:r w:rsidRPr="00EC76D5">
        <w:rPr>
          <w:highlight w:val="white"/>
        </w:rPr>
        <w:t xml:space="preserve">  if (stream != NULL) {</w:t>
      </w:r>
    </w:p>
    <w:p w14:paraId="3ABE776C" w14:textId="77777777" w:rsidR="000644C3" w:rsidRPr="00EC76D5" w:rsidRDefault="000644C3" w:rsidP="00390D2A">
      <w:pPr>
        <w:pStyle w:val="Code"/>
        <w:rPr>
          <w:highlight w:val="white"/>
        </w:rPr>
      </w:pPr>
      <w:r w:rsidRPr="00EC76D5">
        <w:rPr>
          <w:highlight w:val="white"/>
        </w:rPr>
        <w:t xml:space="preserve">    int handle = stream-&gt;handle;</w:t>
      </w:r>
    </w:p>
    <w:p w14:paraId="37F83BFB" w14:textId="77777777" w:rsidR="000644C3" w:rsidRPr="00EC76D5" w:rsidRDefault="000644C3" w:rsidP="00390D2A">
      <w:pPr>
        <w:pStyle w:val="Code"/>
        <w:rPr>
          <w:highlight w:val="white"/>
        </w:rPr>
      </w:pPr>
    </w:p>
    <w:p w14:paraId="4921EC8B" w14:textId="77777777" w:rsidR="000644C3" w:rsidRPr="00EC76D5" w:rsidRDefault="000644C3" w:rsidP="00390D2A">
      <w:pPr>
        <w:pStyle w:val="Code"/>
        <w:rPr>
          <w:highlight w:val="white"/>
        </w:rPr>
      </w:pPr>
      <w:r w:rsidRPr="00EC76D5">
        <w:rPr>
          <w:highlight w:val="white"/>
        </w:rPr>
        <w:t xml:space="preserve">    load_register(ah, 0x3Es);</w:t>
      </w:r>
    </w:p>
    <w:p w14:paraId="357C5A9A" w14:textId="77777777" w:rsidR="000644C3" w:rsidRPr="00EC76D5" w:rsidRDefault="000644C3" w:rsidP="00390D2A">
      <w:pPr>
        <w:pStyle w:val="Code"/>
        <w:rPr>
          <w:highlight w:val="white"/>
        </w:rPr>
      </w:pPr>
      <w:r w:rsidRPr="00EC76D5">
        <w:rPr>
          <w:highlight w:val="white"/>
        </w:rPr>
        <w:t xml:space="preserve">    load_register(bx, handle);</w:t>
      </w:r>
    </w:p>
    <w:p w14:paraId="7EAC9212" w14:textId="77777777" w:rsidR="000644C3" w:rsidRPr="00EC76D5" w:rsidRDefault="000644C3" w:rsidP="00390D2A">
      <w:pPr>
        <w:pStyle w:val="Code"/>
        <w:rPr>
          <w:highlight w:val="white"/>
        </w:rPr>
      </w:pPr>
      <w:r w:rsidRPr="00EC76D5">
        <w:rPr>
          <w:highlight w:val="white"/>
        </w:rPr>
        <w:t xml:space="preserve">    interrupt(0x21s);</w:t>
      </w:r>
    </w:p>
    <w:p w14:paraId="3D6CAB5C" w14:textId="77777777" w:rsidR="000644C3" w:rsidRPr="00EC76D5" w:rsidRDefault="000644C3" w:rsidP="00390D2A">
      <w:pPr>
        <w:pStyle w:val="Code"/>
        <w:rPr>
          <w:highlight w:val="white"/>
        </w:rPr>
      </w:pPr>
    </w:p>
    <w:p w14:paraId="0CF6B4C7" w14:textId="77777777" w:rsidR="000644C3" w:rsidRPr="00EC76D5" w:rsidRDefault="000644C3" w:rsidP="00390D2A">
      <w:pPr>
        <w:pStyle w:val="Code"/>
        <w:rPr>
          <w:highlight w:val="white"/>
        </w:rPr>
      </w:pPr>
      <w:r w:rsidRPr="00EC76D5">
        <w:rPr>
          <w:highlight w:val="white"/>
        </w:rPr>
        <w:t xml:space="preserve">    { int handle;</w:t>
      </w:r>
    </w:p>
    <w:p w14:paraId="6F81ED4A" w14:textId="77777777" w:rsidR="000644C3" w:rsidRPr="00EC76D5" w:rsidRDefault="000644C3" w:rsidP="00390D2A">
      <w:pPr>
        <w:pStyle w:val="Code"/>
        <w:rPr>
          <w:highlight w:val="white"/>
        </w:rPr>
      </w:pPr>
      <w:r w:rsidRPr="00EC76D5">
        <w:rPr>
          <w:highlight w:val="white"/>
        </w:rPr>
        <w:t xml:space="preserve">      short flagbyte;</w:t>
      </w:r>
    </w:p>
    <w:p w14:paraId="66791628" w14:textId="77777777" w:rsidR="000644C3" w:rsidRPr="00EC76D5" w:rsidRDefault="000644C3" w:rsidP="00390D2A">
      <w:pPr>
        <w:pStyle w:val="Code"/>
        <w:rPr>
          <w:highlight w:val="white"/>
        </w:rPr>
      </w:pPr>
      <w:r w:rsidRPr="00EC76D5">
        <w:rPr>
          <w:highlight w:val="white"/>
        </w:rPr>
        <w:t xml:space="preserve">      store_register(ax, handle);</w:t>
      </w:r>
    </w:p>
    <w:p w14:paraId="4E53FA7C" w14:textId="77777777" w:rsidR="000644C3" w:rsidRPr="00EC76D5" w:rsidRDefault="000644C3" w:rsidP="00390D2A">
      <w:pPr>
        <w:pStyle w:val="Code"/>
        <w:rPr>
          <w:highlight w:val="white"/>
        </w:rPr>
      </w:pPr>
      <w:r w:rsidRPr="00EC76D5">
        <w:rPr>
          <w:highlight w:val="white"/>
        </w:rPr>
        <w:t xml:space="preserve">      store_flagbyte(flagbyte);</w:t>
      </w:r>
    </w:p>
    <w:p w14:paraId="06BD4DDA" w14:textId="77777777" w:rsidR="000644C3" w:rsidRPr="00EC76D5" w:rsidRDefault="000644C3" w:rsidP="00390D2A">
      <w:pPr>
        <w:pStyle w:val="Code"/>
        <w:rPr>
          <w:highlight w:val="white"/>
        </w:rPr>
      </w:pPr>
    </w:p>
    <w:p w14:paraId="27605FC4" w14:textId="77777777" w:rsidR="000644C3" w:rsidRPr="00EC76D5" w:rsidRDefault="000644C3" w:rsidP="00390D2A">
      <w:pPr>
        <w:pStyle w:val="Code"/>
        <w:rPr>
          <w:highlight w:val="white"/>
        </w:rPr>
      </w:pPr>
      <w:r w:rsidRPr="00EC76D5">
        <w:rPr>
          <w:highlight w:val="white"/>
        </w:rPr>
        <w:t xml:space="preserve">      if (!(flagbyte &amp; CARRY_FLAG)) {</w:t>
      </w:r>
    </w:p>
    <w:p w14:paraId="3746A531" w14:textId="77777777" w:rsidR="000644C3" w:rsidRPr="00EC76D5" w:rsidRDefault="000644C3" w:rsidP="00390D2A">
      <w:pPr>
        <w:pStyle w:val="Code"/>
        <w:rPr>
          <w:highlight w:val="white"/>
        </w:rPr>
      </w:pPr>
      <w:r w:rsidRPr="00EC76D5">
        <w:rPr>
          <w:highlight w:val="white"/>
        </w:rPr>
        <w:t xml:space="preserve">        return 0;</w:t>
      </w:r>
    </w:p>
    <w:p w14:paraId="2C3C0B1D" w14:textId="77777777" w:rsidR="000644C3" w:rsidRPr="00EC76D5" w:rsidRDefault="000644C3" w:rsidP="00390D2A">
      <w:pPr>
        <w:pStyle w:val="Code"/>
        <w:rPr>
          <w:highlight w:val="white"/>
        </w:rPr>
      </w:pPr>
      <w:r w:rsidRPr="00EC76D5">
        <w:rPr>
          <w:highlight w:val="white"/>
        </w:rPr>
        <w:t xml:space="preserve">      }</w:t>
      </w:r>
    </w:p>
    <w:p w14:paraId="168327DC" w14:textId="77777777" w:rsidR="000644C3" w:rsidRPr="00EC76D5" w:rsidRDefault="000644C3" w:rsidP="00390D2A">
      <w:pPr>
        <w:pStyle w:val="Code"/>
        <w:rPr>
          <w:highlight w:val="white"/>
        </w:rPr>
      </w:pPr>
      <w:r w:rsidRPr="00EC76D5">
        <w:rPr>
          <w:highlight w:val="white"/>
        </w:rPr>
        <w:t xml:space="preserve">      else {</w:t>
      </w:r>
    </w:p>
    <w:p w14:paraId="409CF1F9" w14:textId="77777777" w:rsidR="000644C3" w:rsidRPr="00EC76D5" w:rsidRDefault="000644C3" w:rsidP="00390D2A">
      <w:pPr>
        <w:pStyle w:val="Code"/>
        <w:rPr>
          <w:highlight w:val="white"/>
        </w:rPr>
      </w:pPr>
      <w:r w:rsidRPr="00EC76D5">
        <w:rPr>
          <w:highlight w:val="white"/>
        </w:rPr>
        <w:t xml:space="preserve">        errno = handle;</w:t>
      </w:r>
    </w:p>
    <w:p w14:paraId="5FFBA922" w14:textId="77777777" w:rsidR="000644C3" w:rsidRPr="00EC76D5" w:rsidRDefault="000644C3" w:rsidP="00390D2A">
      <w:pPr>
        <w:pStyle w:val="Code"/>
        <w:rPr>
          <w:highlight w:val="white"/>
        </w:rPr>
      </w:pPr>
      <w:r w:rsidRPr="00EC76D5">
        <w:rPr>
          <w:highlight w:val="white"/>
        </w:rPr>
        <w:t xml:space="preserve">        return -1;</w:t>
      </w:r>
    </w:p>
    <w:p w14:paraId="549468B9" w14:textId="77777777" w:rsidR="000644C3" w:rsidRPr="00EC76D5" w:rsidRDefault="000644C3" w:rsidP="00390D2A">
      <w:pPr>
        <w:pStyle w:val="Code"/>
        <w:rPr>
          <w:highlight w:val="white"/>
        </w:rPr>
      </w:pPr>
      <w:r w:rsidRPr="00EC76D5">
        <w:rPr>
          <w:highlight w:val="white"/>
        </w:rPr>
        <w:t xml:space="preserve">      }</w:t>
      </w:r>
    </w:p>
    <w:p w14:paraId="5C826635" w14:textId="77777777" w:rsidR="000644C3" w:rsidRPr="00EC76D5" w:rsidRDefault="000644C3" w:rsidP="00390D2A">
      <w:pPr>
        <w:pStyle w:val="Code"/>
        <w:rPr>
          <w:highlight w:val="white"/>
        </w:rPr>
      </w:pPr>
      <w:r w:rsidRPr="00EC76D5">
        <w:rPr>
          <w:highlight w:val="white"/>
        </w:rPr>
        <w:t xml:space="preserve">    }</w:t>
      </w:r>
    </w:p>
    <w:p w14:paraId="639AE14C" w14:textId="77777777" w:rsidR="000644C3" w:rsidRPr="00EC76D5" w:rsidRDefault="000644C3" w:rsidP="00390D2A">
      <w:pPr>
        <w:pStyle w:val="Code"/>
        <w:rPr>
          <w:highlight w:val="white"/>
        </w:rPr>
      </w:pPr>
      <w:r w:rsidRPr="00EC76D5">
        <w:rPr>
          <w:highlight w:val="white"/>
        </w:rPr>
        <w:t xml:space="preserve">  }</w:t>
      </w:r>
    </w:p>
    <w:p w14:paraId="47C20BC2" w14:textId="77777777" w:rsidR="000644C3" w:rsidRPr="00EC76D5" w:rsidRDefault="000644C3" w:rsidP="00390D2A">
      <w:pPr>
        <w:pStyle w:val="Code"/>
        <w:rPr>
          <w:highlight w:val="white"/>
        </w:rPr>
      </w:pPr>
      <w:r w:rsidRPr="00EC76D5">
        <w:rPr>
          <w:highlight w:val="white"/>
        </w:rPr>
        <w:t xml:space="preserve">  else {</w:t>
      </w:r>
    </w:p>
    <w:p w14:paraId="7A49E192" w14:textId="77777777" w:rsidR="000644C3" w:rsidRPr="00EC76D5" w:rsidRDefault="000644C3" w:rsidP="00390D2A">
      <w:pPr>
        <w:pStyle w:val="Code"/>
        <w:rPr>
          <w:highlight w:val="white"/>
        </w:rPr>
      </w:pPr>
      <w:r w:rsidRPr="00EC76D5">
        <w:rPr>
          <w:highlight w:val="white"/>
        </w:rPr>
        <w:t xml:space="preserve">    int index;</w:t>
      </w:r>
    </w:p>
    <w:p w14:paraId="7F5FA4E8" w14:textId="77777777" w:rsidR="000644C3" w:rsidRPr="00EC76D5" w:rsidRDefault="000644C3" w:rsidP="00390D2A">
      <w:pPr>
        <w:pStyle w:val="Code"/>
        <w:rPr>
          <w:highlight w:val="white"/>
        </w:rPr>
      </w:pPr>
    </w:p>
    <w:p w14:paraId="134656B0" w14:textId="77777777" w:rsidR="000644C3" w:rsidRPr="00EC76D5" w:rsidRDefault="000644C3" w:rsidP="00390D2A">
      <w:pPr>
        <w:pStyle w:val="Code"/>
        <w:rPr>
          <w:highlight w:val="white"/>
        </w:rPr>
      </w:pPr>
      <w:r w:rsidRPr="00EC76D5">
        <w:rPr>
          <w:highlight w:val="white"/>
        </w:rPr>
        <w:lastRenderedPageBreak/>
        <w:t xml:space="preserve">    for (index = 0; index &lt; FOPEN_MAX; ++index) {</w:t>
      </w:r>
    </w:p>
    <w:p w14:paraId="0C7861E7" w14:textId="77777777" w:rsidR="000644C3" w:rsidRPr="00EC76D5" w:rsidRDefault="000644C3" w:rsidP="00390D2A">
      <w:pPr>
        <w:pStyle w:val="Code"/>
        <w:rPr>
          <w:highlight w:val="white"/>
        </w:rPr>
      </w:pPr>
      <w:r w:rsidRPr="00EC76D5">
        <w:rPr>
          <w:highlight w:val="white"/>
        </w:rPr>
        <w:t xml:space="preserve">      if (g_fileArray[index].open) {</w:t>
      </w:r>
    </w:p>
    <w:p w14:paraId="015084BB" w14:textId="77777777" w:rsidR="000644C3" w:rsidRPr="00EC76D5" w:rsidRDefault="000644C3" w:rsidP="00390D2A">
      <w:pPr>
        <w:pStyle w:val="Code"/>
        <w:rPr>
          <w:highlight w:val="white"/>
        </w:rPr>
      </w:pPr>
      <w:r w:rsidRPr="00EC76D5">
        <w:rPr>
          <w:highlight w:val="white"/>
        </w:rPr>
        <w:t xml:space="preserve">        if (fclose(&amp;g_fileArray[index]) == EOF) {</w:t>
      </w:r>
    </w:p>
    <w:p w14:paraId="0900BB0D" w14:textId="77777777" w:rsidR="000644C3" w:rsidRPr="00EC76D5" w:rsidRDefault="000644C3" w:rsidP="00390D2A">
      <w:pPr>
        <w:pStyle w:val="Code"/>
        <w:rPr>
          <w:highlight w:val="white"/>
        </w:rPr>
      </w:pPr>
      <w:r w:rsidRPr="00EC76D5">
        <w:rPr>
          <w:highlight w:val="white"/>
        </w:rPr>
        <w:t xml:space="preserve">          return EOF;</w:t>
      </w:r>
    </w:p>
    <w:p w14:paraId="7C148F47" w14:textId="77777777" w:rsidR="000644C3" w:rsidRPr="00EC76D5" w:rsidRDefault="000644C3" w:rsidP="00390D2A">
      <w:pPr>
        <w:pStyle w:val="Code"/>
        <w:rPr>
          <w:highlight w:val="white"/>
        </w:rPr>
      </w:pPr>
      <w:r w:rsidRPr="00EC76D5">
        <w:rPr>
          <w:highlight w:val="white"/>
        </w:rPr>
        <w:t xml:space="preserve">        }</w:t>
      </w:r>
    </w:p>
    <w:p w14:paraId="3BC98CEB" w14:textId="77777777" w:rsidR="000644C3" w:rsidRPr="00EC76D5" w:rsidRDefault="000644C3" w:rsidP="00390D2A">
      <w:pPr>
        <w:pStyle w:val="Code"/>
        <w:rPr>
          <w:highlight w:val="white"/>
        </w:rPr>
      </w:pPr>
      <w:r w:rsidRPr="00EC76D5">
        <w:rPr>
          <w:highlight w:val="white"/>
        </w:rPr>
        <w:t xml:space="preserve">      }</w:t>
      </w:r>
    </w:p>
    <w:p w14:paraId="3E2FE7D1" w14:textId="77777777" w:rsidR="000644C3" w:rsidRPr="00EC76D5" w:rsidRDefault="000644C3" w:rsidP="00390D2A">
      <w:pPr>
        <w:pStyle w:val="Code"/>
        <w:rPr>
          <w:highlight w:val="white"/>
        </w:rPr>
      </w:pPr>
      <w:r w:rsidRPr="00EC76D5">
        <w:rPr>
          <w:highlight w:val="white"/>
        </w:rPr>
        <w:t xml:space="preserve">    }</w:t>
      </w:r>
    </w:p>
    <w:p w14:paraId="4EDD0B9A" w14:textId="77777777" w:rsidR="000644C3" w:rsidRPr="00EC76D5" w:rsidRDefault="000644C3" w:rsidP="00390D2A">
      <w:pPr>
        <w:pStyle w:val="Code"/>
        <w:rPr>
          <w:highlight w:val="white"/>
        </w:rPr>
      </w:pPr>
    </w:p>
    <w:p w14:paraId="1112E226" w14:textId="77777777" w:rsidR="000644C3" w:rsidRPr="00EC76D5" w:rsidRDefault="000644C3" w:rsidP="00390D2A">
      <w:pPr>
        <w:pStyle w:val="Code"/>
        <w:rPr>
          <w:highlight w:val="white"/>
        </w:rPr>
      </w:pPr>
      <w:r w:rsidRPr="00EC76D5">
        <w:rPr>
          <w:highlight w:val="white"/>
        </w:rPr>
        <w:t xml:space="preserve">    return 0;</w:t>
      </w:r>
    </w:p>
    <w:p w14:paraId="1C7A7F0F" w14:textId="77777777" w:rsidR="000644C3" w:rsidRPr="00EC76D5" w:rsidRDefault="000644C3" w:rsidP="00390D2A">
      <w:pPr>
        <w:pStyle w:val="Code"/>
        <w:rPr>
          <w:highlight w:val="white"/>
        </w:rPr>
      </w:pPr>
      <w:r w:rsidRPr="00EC76D5">
        <w:rPr>
          <w:highlight w:val="white"/>
        </w:rPr>
        <w:t xml:space="preserve">  }</w:t>
      </w:r>
    </w:p>
    <w:p w14:paraId="22691F38" w14:textId="77777777" w:rsidR="000644C3" w:rsidRPr="00EC76D5" w:rsidRDefault="000644C3" w:rsidP="00390D2A">
      <w:pPr>
        <w:pStyle w:val="Code"/>
        <w:rPr>
          <w:highlight w:val="white"/>
        </w:rPr>
      </w:pPr>
      <w:r w:rsidRPr="00EC76D5">
        <w:rPr>
          <w:highlight w:val="white"/>
        </w:rPr>
        <w:t>}</w:t>
      </w:r>
    </w:p>
    <w:p w14:paraId="35DF66BC" w14:textId="77777777" w:rsidR="000644C3" w:rsidRPr="00EC76D5" w:rsidRDefault="000644C3" w:rsidP="00390D2A">
      <w:pPr>
        <w:pStyle w:val="Code"/>
        <w:rPr>
          <w:highlight w:val="white"/>
        </w:rPr>
      </w:pPr>
    </w:p>
    <w:p w14:paraId="56750766" w14:textId="77777777" w:rsidR="000644C3" w:rsidRPr="00EC76D5" w:rsidRDefault="000644C3" w:rsidP="00390D2A">
      <w:pPr>
        <w:pStyle w:val="Code"/>
        <w:rPr>
          <w:highlight w:val="white"/>
        </w:rPr>
      </w:pPr>
      <w:r w:rsidRPr="00EC76D5">
        <w:rPr>
          <w:highlight w:val="white"/>
        </w:rPr>
        <w:t>int remove(const char* name) {</w:t>
      </w:r>
    </w:p>
    <w:p w14:paraId="62A9AA5F" w14:textId="77777777" w:rsidR="000644C3" w:rsidRPr="00EC76D5" w:rsidRDefault="000644C3" w:rsidP="00390D2A">
      <w:pPr>
        <w:pStyle w:val="Code"/>
        <w:rPr>
          <w:highlight w:val="white"/>
        </w:rPr>
      </w:pPr>
      <w:r w:rsidRPr="00EC76D5">
        <w:rPr>
          <w:highlight w:val="white"/>
        </w:rPr>
        <w:t xml:space="preserve">  load_register(ah, 0x41s);</w:t>
      </w:r>
    </w:p>
    <w:p w14:paraId="21F9E1F2" w14:textId="77777777" w:rsidR="000644C3" w:rsidRPr="00EC76D5" w:rsidRDefault="000644C3" w:rsidP="00390D2A">
      <w:pPr>
        <w:pStyle w:val="Code"/>
        <w:rPr>
          <w:highlight w:val="white"/>
        </w:rPr>
      </w:pPr>
      <w:r w:rsidRPr="00EC76D5">
        <w:rPr>
          <w:highlight w:val="white"/>
        </w:rPr>
        <w:t xml:space="preserve">  load_register(dx, name);</w:t>
      </w:r>
    </w:p>
    <w:p w14:paraId="0A5DB5D1" w14:textId="77777777" w:rsidR="000644C3" w:rsidRPr="00EC76D5" w:rsidRDefault="000644C3" w:rsidP="00390D2A">
      <w:pPr>
        <w:pStyle w:val="Code"/>
        <w:rPr>
          <w:highlight w:val="white"/>
        </w:rPr>
      </w:pPr>
      <w:r w:rsidRPr="00EC76D5">
        <w:rPr>
          <w:highlight w:val="white"/>
        </w:rPr>
        <w:t xml:space="preserve">  load_register(cl, 0s);</w:t>
      </w:r>
    </w:p>
    <w:p w14:paraId="4814CF8B" w14:textId="77777777" w:rsidR="000644C3" w:rsidRPr="00EC76D5" w:rsidRDefault="000644C3" w:rsidP="00390D2A">
      <w:pPr>
        <w:pStyle w:val="Code"/>
        <w:rPr>
          <w:highlight w:val="white"/>
        </w:rPr>
      </w:pPr>
      <w:r w:rsidRPr="00EC76D5">
        <w:rPr>
          <w:highlight w:val="white"/>
        </w:rPr>
        <w:t xml:space="preserve">  interrupt(0x21s);</w:t>
      </w:r>
    </w:p>
    <w:p w14:paraId="616ADF4F" w14:textId="77777777" w:rsidR="000644C3" w:rsidRPr="00EC76D5" w:rsidRDefault="000644C3" w:rsidP="00390D2A">
      <w:pPr>
        <w:pStyle w:val="Code"/>
        <w:rPr>
          <w:highlight w:val="white"/>
        </w:rPr>
      </w:pPr>
    </w:p>
    <w:p w14:paraId="5C05D568" w14:textId="77777777" w:rsidR="000644C3" w:rsidRPr="00EC76D5" w:rsidRDefault="000644C3" w:rsidP="00390D2A">
      <w:pPr>
        <w:pStyle w:val="Code"/>
        <w:rPr>
          <w:highlight w:val="white"/>
        </w:rPr>
      </w:pPr>
      <w:r w:rsidRPr="00EC76D5">
        <w:rPr>
          <w:highlight w:val="white"/>
        </w:rPr>
        <w:t xml:space="preserve">  {/* short flagbyte;</w:t>
      </w:r>
    </w:p>
    <w:p w14:paraId="66D8CC59" w14:textId="77777777" w:rsidR="000644C3" w:rsidRPr="00EC76D5" w:rsidRDefault="000644C3" w:rsidP="00390D2A">
      <w:pPr>
        <w:pStyle w:val="Code"/>
        <w:rPr>
          <w:highlight w:val="white"/>
        </w:rPr>
      </w:pPr>
      <w:r w:rsidRPr="00EC76D5">
        <w:rPr>
          <w:highlight w:val="white"/>
        </w:rPr>
        <w:t xml:space="preserve">    store_flagbyte(flagbyte);</w:t>
      </w:r>
    </w:p>
    <w:p w14:paraId="26245CCF" w14:textId="77777777" w:rsidR="000644C3" w:rsidRPr="00EC76D5" w:rsidRDefault="000644C3" w:rsidP="00390D2A">
      <w:pPr>
        <w:pStyle w:val="Code"/>
        <w:rPr>
          <w:highlight w:val="white"/>
        </w:rPr>
      </w:pPr>
    </w:p>
    <w:p w14:paraId="5C0928F2" w14:textId="77777777" w:rsidR="000644C3" w:rsidRPr="00EC76D5" w:rsidRDefault="000644C3" w:rsidP="00390D2A">
      <w:pPr>
        <w:pStyle w:val="Code"/>
        <w:rPr>
          <w:highlight w:val="white"/>
        </w:rPr>
      </w:pPr>
      <w:r w:rsidRPr="00EC76D5">
        <w:rPr>
          <w:highlight w:val="white"/>
        </w:rPr>
        <w:t xml:space="preserve">    if (flagbyte &amp; CARRY_FLAG) {</w:t>
      </w:r>
    </w:p>
    <w:p w14:paraId="6674AB25" w14:textId="77777777" w:rsidR="000644C3" w:rsidRPr="00EC76D5" w:rsidRDefault="000644C3" w:rsidP="00390D2A">
      <w:pPr>
        <w:pStyle w:val="Code"/>
        <w:rPr>
          <w:highlight w:val="white"/>
        </w:rPr>
      </w:pPr>
      <w:r w:rsidRPr="00EC76D5">
        <w:rPr>
          <w:highlight w:val="white"/>
        </w:rPr>
        <w:t xml:space="preserve">      errno = FREMOVE;</w:t>
      </w:r>
    </w:p>
    <w:p w14:paraId="24D6A57A" w14:textId="77777777" w:rsidR="000644C3" w:rsidRPr="00EC76D5" w:rsidRDefault="000644C3" w:rsidP="00390D2A">
      <w:pPr>
        <w:pStyle w:val="Code"/>
        <w:rPr>
          <w:highlight w:val="white"/>
        </w:rPr>
      </w:pPr>
      <w:r w:rsidRPr="00EC76D5">
        <w:rPr>
          <w:highlight w:val="white"/>
        </w:rPr>
        <w:t xml:space="preserve">      return EOF;</w:t>
      </w:r>
    </w:p>
    <w:p w14:paraId="5996F689" w14:textId="77777777" w:rsidR="000644C3" w:rsidRPr="00EC76D5" w:rsidRDefault="000644C3" w:rsidP="00390D2A">
      <w:pPr>
        <w:pStyle w:val="Code"/>
        <w:rPr>
          <w:highlight w:val="white"/>
        </w:rPr>
      </w:pPr>
      <w:r w:rsidRPr="00EC76D5">
        <w:rPr>
          <w:highlight w:val="white"/>
        </w:rPr>
        <w:t xml:space="preserve">    }</w:t>
      </w:r>
    </w:p>
    <w:p w14:paraId="0F7CCEF9" w14:textId="77777777" w:rsidR="000644C3" w:rsidRPr="00EC76D5" w:rsidRDefault="000644C3" w:rsidP="00390D2A">
      <w:pPr>
        <w:pStyle w:val="Code"/>
        <w:rPr>
          <w:highlight w:val="white"/>
        </w:rPr>
      </w:pPr>
      <w:r w:rsidRPr="00EC76D5">
        <w:rPr>
          <w:highlight w:val="white"/>
        </w:rPr>
        <w:t>*/</w:t>
      </w:r>
    </w:p>
    <w:p w14:paraId="421CDAD5" w14:textId="77777777" w:rsidR="000644C3" w:rsidRPr="00EC76D5" w:rsidRDefault="000644C3" w:rsidP="00390D2A">
      <w:pPr>
        <w:pStyle w:val="Code"/>
        <w:rPr>
          <w:highlight w:val="white"/>
        </w:rPr>
      </w:pPr>
      <w:r w:rsidRPr="00EC76D5">
        <w:rPr>
          <w:highlight w:val="white"/>
        </w:rPr>
        <w:t xml:space="preserve">    return 0;</w:t>
      </w:r>
    </w:p>
    <w:p w14:paraId="6803F5F1" w14:textId="77777777" w:rsidR="000644C3" w:rsidRPr="00EC76D5" w:rsidRDefault="000644C3" w:rsidP="00390D2A">
      <w:pPr>
        <w:pStyle w:val="Code"/>
        <w:rPr>
          <w:highlight w:val="white"/>
        </w:rPr>
      </w:pPr>
      <w:r w:rsidRPr="00EC76D5">
        <w:rPr>
          <w:highlight w:val="white"/>
        </w:rPr>
        <w:t xml:space="preserve">  }</w:t>
      </w:r>
    </w:p>
    <w:p w14:paraId="7AFF1336" w14:textId="77777777" w:rsidR="000644C3" w:rsidRPr="00EC76D5" w:rsidRDefault="000644C3" w:rsidP="00390D2A">
      <w:pPr>
        <w:pStyle w:val="Code"/>
        <w:rPr>
          <w:highlight w:val="white"/>
        </w:rPr>
      </w:pPr>
      <w:r w:rsidRPr="00EC76D5">
        <w:rPr>
          <w:highlight w:val="white"/>
        </w:rPr>
        <w:t>}</w:t>
      </w:r>
    </w:p>
    <w:p w14:paraId="2690F7B4" w14:textId="77777777" w:rsidR="000644C3" w:rsidRPr="00EC76D5" w:rsidRDefault="000644C3" w:rsidP="00390D2A">
      <w:pPr>
        <w:pStyle w:val="Code"/>
        <w:rPr>
          <w:highlight w:val="white"/>
        </w:rPr>
      </w:pPr>
    </w:p>
    <w:p w14:paraId="227B7C40" w14:textId="77777777" w:rsidR="000644C3" w:rsidRPr="00EC76D5" w:rsidRDefault="000644C3" w:rsidP="00390D2A">
      <w:pPr>
        <w:pStyle w:val="Code"/>
        <w:rPr>
          <w:highlight w:val="white"/>
        </w:rPr>
      </w:pPr>
      <w:r w:rsidRPr="00EC76D5">
        <w:rPr>
          <w:highlight w:val="white"/>
        </w:rPr>
        <w:t>int rename(const char* oldName, const char* newName) {</w:t>
      </w:r>
    </w:p>
    <w:p w14:paraId="765A5E24" w14:textId="77777777" w:rsidR="000644C3" w:rsidRPr="00EC76D5" w:rsidRDefault="000644C3" w:rsidP="00390D2A">
      <w:pPr>
        <w:pStyle w:val="Code"/>
        <w:rPr>
          <w:highlight w:val="white"/>
        </w:rPr>
      </w:pPr>
      <w:r w:rsidRPr="00EC76D5">
        <w:rPr>
          <w:highlight w:val="white"/>
        </w:rPr>
        <w:t xml:space="preserve">  load_register(ah, 0x56s);</w:t>
      </w:r>
    </w:p>
    <w:p w14:paraId="03DA8271" w14:textId="77777777" w:rsidR="000644C3" w:rsidRPr="00EC76D5" w:rsidRDefault="000644C3" w:rsidP="00390D2A">
      <w:pPr>
        <w:pStyle w:val="Code"/>
        <w:rPr>
          <w:highlight w:val="white"/>
        </w:rPr>
      </w:pPr>
      <w:r w:rsidRPr="00EC76D5">
        <w:rPr>
          <w:highlight w:val="white"/>
        </w:rPr>
        <w:t xml:space="preserve">  load_register(cl, 0s);</w:t>
      </w:r>
    </w:p>
    <w:p w14:paraId="70CAEA29" w14:textId="77777777" w:rsidR="000644C3" w:rsidRPr="00EC76D5" w:rsidRDefault="000644C3" w:rsidP="00390D2A">
      <w:pPr>
        <w:pStyle w:val="Code"/>
        <w:rPr>
          <w:highlight w:val="white"/>
        </w:rPr>
      </w:pPr>
      <w:r w:rsidRPr="00EC76D5">
        <w:rPr>
          <w:highlight w:val="white"/>
        </w:rPr>
        <w:t xml:space="preserve">  load_register(dx, oldName);</w:t>
      </w:r>
    </w:p>
    <w:p w14:paraId="3386212E" w14:textId="77777777" w:rsidR="000644C3" w:rsidRPr="00EC76D5" w:rsidRDefault="000644C3" w:rsidP="00390D2A">
      <w:pPr>
        <w:pStyle w:val="Code"/>
        <w:rPr>
          <w:highlight w:val="white"/>
        </w:rPr>
      </w:pPr>
      <w:r w:rsidRPr="00EC76D5">
        <w:rPr>
          <w:highlight w:val="white"/>
        </w:rPr>
        <w:t xml:space="preserve">  load_register(di, newName);</w:t>
      </w:r>
    </w:p>
    <w:p w14:paraId="3BB3A5F9" w14:textId="77777777" w:rsidR="000644C3" w:rsidRPr="00EC76D5" w:rsidRDefault="000644C3" w:rsidP="00390D2A">
      <w:pPr>
        <w:pStyle w:val="Code"/>
        <w:rPr>
          <w:highlight w:val="white"/>
        </w:rPr>
      </w:pPr>
      <w:r w:rsidRPr="00EC76D5">
        <w:rPr>
          <w:highlight w:val="white"/>
        </w:rPr>
        <w:t xml:space="preserve">  interrupt(0x21s);</w:t>
      </w:r>
    </w:p>
    <w:p w14:paraId="75F30723" w14:textId="77777777" w:rsidR="000644C3" w:rsidRPr="00EC76D5" w:rsidRDefault="000644C3" w:rsidP="00390D2A">
      <w:pPr>
        <w:pStyle w:val="Code"/>
        <w:rPr>
          <w:highlight w:val="white"/>
        </w:rPr>
      </w:pPr>
    </w:p>
    <w:p w14:paraId="0765C713" w14:textId="77777777" w:rsidR="000644C3" w:rsidRPr="00EC76D5" w:rsidRDefault="000644C3" w:rsidP="00390D2A">
      <w:pPr>
        <w:pStyle w:val="Code"/>
        <w:rPr>
          <w:highlight w:val="white"/>
        </w:rPr>
      </w:pPr>
      <w:r w:rsidRPr="00EC76D5">
        <w:rPr>
          <w:highlight w:val="white"/>
        </w:rPr>
        <w:t xml:space="preserve">  { /*short flagbyte;</w:t>
      </w:r>
    </w:p>
    <w:p w14:paraId="6692D308" w14:textId="77777777" w:rsidR="000644C3" w:rsidRPr="00EC76D5" w:rsidRDefault="000644C3" w:rsidP="00390D2A">
      <w:pPr>
        <w:pStyle w:val="Code"/>
        <w:rPr>
          <w:highlight w:val="white"/>
        </w:rPr>
      </w:pPr>
      <w:r w:rsidRPr="00EC76D5">
        <w:rPr>
          <w:highlight w:val="white"/>
        </w:rPr>
        <w:t xml:space="preserve">    store_flagbyte(flagbyte);</w:t>
      </w:r>
    </w:p>
    <w:p w14:paraId="29B6BD6A" w14:textId="77777777" w:rsidR="000644C3" w:rsidRPr="00EC76D5" w:rsidRDefault="000644C3" w:rsidP="00390D2A">
      <w:pPr>
        <w:pStyle w:val="Code"/>
        <w:rPr>
          <w:highlight w:val="white"/>
        </w:rPr>
      </w:pPr>
    </w:p>
    <w:p w14:paraId="628D4760" w14:textId="77777777" w:rsidR="000644C3" w:rsidRPr="00EC76D5" w:rsidRDefault="000644C3" w:rsidP="00390D2A">
      <w:pPr>
        <w:pStyle w:val="Code"/>
        <w:rPr>
          <w:highlight w:val="white"/>
        </w:rPr>
      </w:pPr>
      <w:r w:rsidRPr="00EC76D5">
        <w:rPr>
          <w:highlight w:val="white"/>
        </w:rPr>
        <w:t xml:space="preserve">    if (flagbyte &amp; CARRY_FLAG) {</w:t>
      </w:r>
    </w:p>
    <w:p w14:paraId="60F80CBC" w14:textId="77777777" w:rsidR="000644C3" w:rsidRPr="00EC76D5" w:rsidRDefault="000644C3" w:rsidP="00390D2A">
      <w:pPr>
        <w:pStyle w:val="Code"/>
        <w:rPr>
          <w:highlight w:val="white"/>
        </w:rPr>
      </w:pPr>
      <w:r w:rsidRPr="00EC76D5">
        <w:rPr>
          <w:highlight w:val="white"/>
        </w:rPr>
        <w:t xml:space="preserve">      errno = errno = FRENAME;</w:t>
      </w:r>
    </w:p>
    <w:p w14:paraId="270D607D" w14:textId="77777777" w:rsidR="000644C3" w:rsidRPr="00EC76D5" w:rsidRDefault="000644C3" w:rsidP="00390D2A">
      <w:pPr>
        <w:pStyle w:val="Code"/>
        <w:rPr>
          <w:highlight w:val="white"/>
        </w:rPr>
      </w:pPr>
      <w:r w:rsidRPr="00EC76D5">
        <w:rPr>
          <w:highlight w:val="white"/>
        </w:rPr>
        <w:t xml:space="preserve">      return EOF;</w:t>
      </w:r>
    </w:p>
    <w:p w14:paraId="473B6D3B" w14:textId="77777777" w:rsidR="000644C3" w:rsidRPr="00EC76D5" w:rsidRDefault="000644C3" w:rsidP="00390D2A">
      <w:pPr>
        <w:pStyle w:val="Code"/>
        <w:rPr>
          <w:highlight w:val="white"/>
        </w:rPr>
      </w:pPr>
      <w:r w:rsidRPr="00EC76D5">
        <w:rPr>
          <w:highlight w:val="white"/>
        </w:rPr>
        <w:t xml:space="preserve">    }*/</w:t>
      </w:r>
    </w:p>
    <w:p w14:paraId="4DDA57C2" w14:textId="77777777" w:rsidR="000644C3" w:rsidRPr="00EC76D5" w:rsidRDefault="000644C3" w:rsidP="00390D2A">
      <w:pPr>
        <w:pStyle w:val="Code"/>
        <w:rPr>
          <w:highlight w:val="white"/>
        </w:rPr>
      </w:pPr>
    </w:p>
    <w:p w14:paraId="4C6599D3" w14:textId="77777777" w:rsidR="000644C3" w:rsidRPr="00EC76D5" w:rsidRDefault="000644C3" w:rsidP="00390D2A">
      <w:pPr>
        <w:pStyle w:val="Code"/>
        <w:rPr>
          <w:highlight w:val="white"/>
        </w:rPr>
      </w:pPr>
      <w:r w:rsidRPr="00EC76D5">
        <w:rPr>
          <w:highlight w:val="white"/>
        </w:rPr>
        <w:t xml:space="preserve">    return 0;</w:t>
      </w:r>
    </w:p>
    <w:p w14:paraId="70CB0027" w14:textId="77777777" w:rsidR="000644C3" w:rsidRPr="00EC76D5" w:rsidRDefault="000644C3" w:rsidP="00390D2A">
      <w:pPr>
        <w:pStyle w:val="Code"/>
        <w:rPr>
          <w:highlight w:val="white"/>
        </w:rPr>
      </w:pPr>
      <w:r w:rsidRPr="00EC76D5">
        <w:rPr>
          <w:highlight w:val="white"/>
        </w:rPr>
        <w:t xml:space="preserve">  }</w:t>
      </w:r>
    </w:p>
    <w:p w14:paraId="36D1C377" w14:textId="77777777" w:rsidR="000644C3" w:rsidRPr="00EC76D5" w:rsidRDefault="000644C3" w:rsidP="00390D2A">
      <w:pPr>
        <w:pStyle w:val="Code"/>
        <w:rPr>
          <w:highlight w:val="white"/>
        </w:rPr>
      </w:pPr>
      <w:r w:rsidRPr="00EC76D5">
        <w:rPr>
          <w:highlight w:val="white"/>
        </w:rPr>
        <w:t>}</w:t>
      </w:r>
    </w:p>
    <w:p w14:paraId="28448A44" w14:textId="77777777" w:rsidR="000644C3" w:rsidRPr="00EC76D5" w:rsidRDefault="000644C3" w:rsidP="00390D2A">
      <w:pPr>
        <w:pStyle w:val="Code"/>
        <w:rPr>
          <w:highlight w:val="white"/>
        </w:rPr>
      </w:pPr>
    </w:p>
    <w:p w14:paraId="68792AF7" w14:textId="77777777" w:rsidR="000644C3" w:rsidRPr="00EC76D5" w:rsidRDefault="000644C3" w:rsidP="00390D2A">
      <w:pPr>
        <w:pStyle w:val="Code"/>
        <w:rPr>
          <w:highlight w:val="white"/>
        </w:rPr>
      </w:pPr>
      <w:r w:rsidRPr="00EC76D5">
        <w:rPr>
          <w:highlight w:val="white"/>
        </w:rPr>
        <w:t>int setvbuf(FILE* /* stream */, char* /* buffer */, int /* mode */, size_t /* size */) {</w:t>
      </w:r>
    </w:p>
    <w:p w14:paraId="0B7244E3" w14:textId="77777777" w:rsidR="000644C3" w:rsidRPr="00EC76D5" w:rsidRDefault="000644C3" w:rsidP="00390D2A">
      <w:pPr>
        <w:pStyle w:val="Code"/>
        <w:rPr>
          <w:highlight w:val="white"/>
        </w:rPr>
      </w:pPr>
      <w:r w:rsidRPr="00EC76D5">
        <w:rPr>
          <w:highlight w:val="white"/>
        </w:rPr>
        <w:t xml:space="preserve">  return 0;</w:t>
      </w:r>
    </w:p>
    <w:p w14:paraId="39C9754F" w14:textId="77777777" w:rsidR="000644C3" w:rsidRPr="00EC76D5" w:rsidRDefault="000644C3" w:rsidP="00390D2A">
      <w:pPr>
        <w:pStyle w:val="Code"/>
        <w:rPr>
          <w:highlight w:val="white"/>
        </w:rPr>
      </w:pPr>
    </w:p>
    <w:p w14:paraId="00A61E10" w14:textId="77777777" w:rsidR="000644C3" w:rsidRPr="00EC76D5" w:rsidRDefault="000644C3" w:rsidP="00390D2A">
      <w:pPr>
        <w:pStyle w:val="Code"/>
        <w:rPr>
          <w:highlight w:val="white"/>
        </w:rPr>
      </w:pPr>
      <w:r w:rsidRPr="00EC76D5">
        <w:rPr>
          <w:highlight w:val="white"/>
        </w:rPr>
        <w:t>/*</w:t>
      </w:r>
    </w:p>
    <w:p w14:paraId="7FDBEE6D" w14:textId="77777777" w:rsidR="000644C3" w:rsidRPr="00EC76D5" w:rsidRDefault="000644C3" w:rsidP="00390D2A">
      <w:pPr>
        <w:pStyle w:val="Code"/>
        <w:rPr>
          <w:highlight w:val="white"/>
        </w:rPr>
      </w:pPr>
      <w:r w:rsidRPr="00EC76D5">
        <w:rPr>
          <w:highlight w:val="white"/>
        </w:rPr>
        <w:t xml:space="preserve">  if (buffer != NULL) {</w:t>
      </w:r>
    </w:p>
    <w:p w14:paraId="3356C8A8" w14:textId="77777777" w:rsidR="000644C3" w:rsidRPr="00EC76D5" w:rsidRDefault="000644C3" w:rsidP="00390D2A">
      <w:pPr>
        <w:pStyle w:val="Code"/>
        <w:rPr>
          <w:highlight w:val="white"/>
        </w:rPr>
      </w:pPr>
      <w:r w:rsidRPr="00EC76D5">
        <w:rPr>
          <w:highlight w:val="white"/>
        </w:rPr>
        <w:t xml:space="preserve">    buffer = malloc(size);</w:t>
      </w:r>
    </w:p>
    <w:p w14:paraId="235C9A31" w14:textId="77777777" w:rsidR="000644C3" w:rsidRPr="00EC76D5" w:rsidRDefault="000644C3" w:rsidP="00390D2A">
      <w:pPr>
        <w:pStyle w:val="Code"/>
        <w:rPr>
          <w:highlight w:val="white"/>
        </w:rPr>
      </w:pPr>
    </w:p>
    <w:p w14:paraId="32941661" w14:textId="77777777" w:rsidR="000644C3" w:rsidRPr="00EC76D5" w:rsidRDefault="000644C3" w:rsidP="00390D2A">
      <w:pPr>
        <w:pStyle w:val="Code"/>
        <w:rPr>
          <w:highlight w:val="white"/>
        </w:rPr>
      </w:pPr>
      <w:r w:rsidRPr="00EC76D5">
        <w:rPr>
          <w:highlight w:val="white"/>
        </w:rPr>
        <w:lastRenderedPageBreak/>
        <w:t xml:space="preserve">    if (buffer == NULL) {</w:t>
      </w:r>
    </w:p>
    <w:p w14:paraId="762B5323" w14:textId="77777777" w:rsidR="000644C3" w:rsidRPr="00EC76D5" w:rsidRDefault="000644C3" w:rsidP="00390D2A">
      <w:pPr>
        <w:pStyle w:val="Code"/>
        <w:rPr>
          <w:highlight w:val="white"/>
        </w:rPr>
      </w:pPr>
      <w:r w:rsidRPr="00EC76D5">
        <w:rPr>
          <w:highlight w:val="white"/>
        </w:rPr>
        <w:t xml:space="preserve">      return -1;</w:t>
      </w:r>
    </w:p>
    <w:p w14:paraId="772165FD" w14:textId="77777777" w:rsidR="000644C3" w:rsidRPr="00EC76D5" w:rsidRDefault="000644C3" w:rsidP="00390D2A">
      <w:pPr>
        <w:pStyle w:val="Code"/>
        <w:rPr>
          <w:highlight w:val="white"/>
        </w:rPr>
      </w:pPr>
      <w:r w:rsidRPr="00EC76D5">
        <w:rPr>
          <w:highlight w:val="white"/>
        </w:rPr>
        <w:t xml:space="preserve">    }</w:t>
      </w:r>
    </w:p>
    <w:p w14:paraId="575299EA" w14:textId="77777777" w:rsidR="000644C3" w:rsidRPr="00EC76D5" w:rsidRDefault="000644C3" w:rsidP="00390D2A">
      <w:pPr>
        <w:pStyle w:val="Code"/>
        <w:rPr>
          <w:highlight w:val="white"/>
        </w:rPr>
      </w:pPr>
      <w:r w:rsidRPr="00EC76D5">
        <w:rPr>
          <w:highlight w:val="white"/>
        </w:rPr>
        <w:t xml:space="preserve">  }</w:t>
      </w:r>
    </w:p>
    <w:p w14:paraId="16E77B5B" w14:textId="77777777" w:rsidR="000644C3" w:rsidRPr="00EC76D5" w:rsidRDefault="000644C3" w:rsidP="00390D2A">
      <w:pPr>
        <w:pStyle w:val="Code"/>
        <w:rPr>
          <w:highlight w:val="white"/>
        </w:rPr>
      </w:pPr>
    </w:p>
    <w:p w14:paraId="49740143" w14:textId="77777777" w:rsidR="000644C3" w:rsidRPr="00EC76D5" w:rsidRDefault="000644C3" w:rsidP="00390D2A">
      <w:pPr>
        <w:pStyle w:val="Code"/>
        <w:rPr>
          <w:highlight w:val="white"/>
        </w:rPr>
      </w:pPr>
      <w:r w:rsidRPr="00EC76D5">
        <w:rPr>
          <w:highlight w:val="white"/>
        </w:rPr>
        <w:t xml:space="preserve">  stream-&gt;buffer = buffer;</w:t>
      </w:r>
    </w:p>
    <w:p w14:paraId="026151D1" w14:textId="77777777" w:rsidR="000644C3" w:rsidRPr="00EC76D5" w:rsidRDefault="000644C3" w:rsidP="00390D2A">
      <w:pPr>
        <w:pStyle w:val="Code"/>
        <w:rPr>
          <w:highlight w:val="white"/>
        </w:rPr>
      </w:pPr>
      <w:r w:rsidRPr="00EC76D5">
        <w:rPr>
          <w:highlight w:val="white"/>
        </w:rPr>
        <w:t xml:space="preserve">  stream-&gt;bufferMode = mode;</w:t>
      </w:r>
    </w:p>
    <w:p w14:paraId="6A8C76AC" w14:textId="77777777" w:rsidR="000644C3" w:rsidRPr="00EC76D5" w:rsidRDefault="000644C3" w:rsidP="00390D2A">
      <w:pPr>
        <w:pStyle w:val="Code"/>
        <w:rPr>
          <w:highlight w:val="white"/>
        </w:rPr>
      </w:pPr>
      <w:r w:rsidRPr="00EC76D5">
        <w:rPr>
          <w:highlight w:val="white"/>
        </w:rPr>
        <w:t xml:space="preserve">  stream-&gt;bufferMaxSize = size;</w:t>
      </w:r>
    </w:p>
    <w:p w14:paraId="29B183B9" w14:textId="77777777" w:rsidR="000644C3" w:rsidRPr="00EC76D5" w:rsidRDefault="000644C3" w:rsidP="00390D2A">
      <w:pPr>
        <w:pStyle w:val="Code"/>
        <w:rPr>
          <w:highlight w:val="white"/>
        </w:rPr>
      </w:pPr>
      <w:r w:rsidRPr="00EC76D5">
        <w:rPr>
          <w:highlight w:val="white"/>
        </w:rPr>
        <w:t xml:space="preserve">  return 0;*/</w:t>
      </w:r>
    </w:p>
    <w:p w14:paraId="1A171585" w14:textId="77777777" w:rsidR="000644C3" w:rsidRPr="00EC76D5" w:rsidRDefault="000644C3" w:rsidP="00390D2A">
      <w:pPr>
        <w:pStyle w:val="Code"/>
        <w:rPr>
          <w:highlight w:val="white"/>
        </w:rPr>
      </w:pPr>
      <w:r w:rsidRPr="00EC76D5">
        <w:rPr>
          <w:highlight w:val="white"/>
        </w:rPr>
        <w:t>}</w:t>
      </w:r>
    </w:p>
    <w:p w14:paraId="02A14378" w14:textId="77777777" w:rsidR="000644C3" w:rsidRPr="00EC76D5" w:rsidRDefault="000644C3" w:rsidP="00390D2A">
      <w:pPr>
        <w:pStyle w:val="Code"/>
        <w:rPr>
          <w:highlight w:val="white"/>
        </w:rPr>
      </w:pPr>
    </w:p>
    <w:p w14:paraId="7FA61640" w14:textId="77777777" w:rsidR="000644C3" w:rsidRPr="00EC76D5" w:rsidRDefault="000644C3" w:rsidP="00390D2A">
      <w:pPr>
        <w:pStyle w:val="Code"/>
        <w:rPr>
          <w:highlight w:val="white"/>
        </w:rPr>
      </w:pPr>
      <w:r w:rsidRPr="00EC76D5">
        <w:rPr>
          <w:highlight w:val="white"/>
        </w:rPr>
        <w:t>void setbuf(FILE* /* stream */, char* /* buffer */) {</w:t>
      </w:r>
    </w:p>
    <w:p w14:paraId="21B09648" w14:textId="77777777" w:rsidR="000644C3" w:rsidRPr="00EC76D5" w:rsidRDefault="000644C3" w:rsidP="00390D2A">
      <w:pPr>
        <w:pStyle w:val="Code"/>
        <w:rPr>
          <w:highlight w:val="white"/>
        </w:rPr>
      </w:pPr>
      <w:r w:rsidRPr="00EC76D5">
        <w:rPr>
          <w:highlight w:val="white"/>
        </w:rPr>
        <w:t>/*</w:t>
      </w:r>
    </w:p>
    <w:p w14:paraId="0E820A79" w14:textId="77777777" w:rsidR="000644C3" w:rsidRPr="00EC76D5" w:rsidRDefault="000644C3" w:rsidP="00390D2A">
      <w:pPr>
        <w:pStyle w:val="Code"/>
        <w:rPr>
          <w:highlight w:val="white"/>
        </w:rPr>
      </w:pPr>
      <w:r w:rsidRPr="00EC76D5">
        <w:rPr>
          <w:highlight w:val="white"/>
        </w:rPr>
        <w:t xml:space="preserve">  if (buffer == NULL) {</w:t>
      </w:r>
    </w:p>
    <w:p w14:paraId="2DD86DEB" w14:textId="77777777" w:rsidR="000644C3" w:rsidRPr="00EC76D5" w:rsidRDefault="000644C3" w:rsidP="00390D2A">
      <w:pPr>
        <w:pStyle w:val="Code"/>
        <w:rPr>
          <w:highlight w:val="white"/>
        </w:rPr>
      </w:pPr>
      <w:r w:rsidRPr="00EC76D5">
        <w:rPr>
          <w:highlight w:val="white"/>
        </w:rPr>
        <w:t xml:space="preserve">    free(stream-&gt;buffer);</w:t>
      </w:r>
    </w:p>
    <w:p w14:paraId="62FD9F6B" w14:textId="77777777" w:rsidR="000644C3" w:rsidRPr="00EC76D5" w:rsidRDefault="000644C3" w:rsidP="00390D2A">
      <w:pPr>
        <w:pStyle w:val="Code"/>
        <w:rPr>
          <w:highlight w:val="white"/>
        </w:rPr>
      </w:pPr>
      <w:r w:rsidRPr="00EC76D5">
        <w:rPr>
          <w:highlight w:val="white"/>
        </w:rPr>
        <w:t xml:space="preserve">    stream-&gt;buffer = NULL;</w:t>
      </w:r>
    </w:p>
    <w:p w14:paraId="36D9BDEA" w14:textId="77777777" w:rsidR="000644C3" w:rsidRPr="00EC76D5" w:rsidRDefault="000644C3" w:rsidP="00390D2A">
      <w:pPr>
        <w:pStyle w:val="Code"/>
        <w:rPr>
          <w:highlight w:val="white"/>
        </w:rPr>
      </w:pPr>
      <w:r w:rsidRPr="00EC76D5">
        <w:rPr>
          <w:highlight w:val="white"/>
        </w:rPr>
        <w:t xml:space="preserve">    stream-&gt;bufferMode = _IONBF;</w:t>
      </w:r>
    </w:p>
    <w:p w14:paraId="5A577F04" w14:textId="77777777" w:rsidR="000644C3" w:rsidRPr="00EC76D5" w:rsidRDefault="000644C3" w:rsidP="00390D2A">
      <w:pPr>
        <w:pStyle w:val="Code"/>
        <w:rPr>
          <w:highlight w:val="white"/>
        </w:rPr>
      </w:pPr>
      <w:r w:rsidRPr="00EC76D5">
        <w:rPr>
          <w:highlight w:val="white"/>
        </w:rPr>
        <w:t xml:space="preserve">  }</w:t>
      </w:r>
    </w:p>
    <w:p w14:paraId="69B0A174" w14:textId="77777777" w:rsidR="000644C3" w:rsidRPr="00EC76D5" w:rsidRDefault="000644C3" w:rsidP="00390D2A">
      <w:pPr>
        <w:pStyle w:val="Code"/>
        <w:rPr>
          <w:highlight w:val="white"/>
        </w:rPr>
      </w:pPr>
      <w:r w:rsidRPr="00EC76D5">
        <w:rPr>
          <w:highlight w:val="white"/>
        </w:rPr>
        <w:t xml:space="preserve">  else {</w:t>
      </w:r>
    </w:p>
    <w:p w14:paraId="382ED9A6" w14:textId="77777777" w:rsidR="000644C3" w:rsidRPr="00EC76D5" w:rsidRDefault="000644C3" w:rsidP="00390D2A">
      <w:pPr>
        <w:pStyle w:val="Code"/>
        <w:rPr>
          <w:highlight w:val="white"/>
        </w:rPr>
      </w:pPr>
      <w:r w:rsidRPr="00EC76D5">
        <w:rPr>
          <w:highlight w:val="white"/>
        </w:rPr>
        <w:t xml:space="preserve">    setvbuf(stream, buffer, _IOFBF, BUFSIZ);</w:t>
      </w:r>
    </w:p>
    <w:p w14:paraId="78608E77" w14:textId="77777777" w:rsidR="000644C3" w:rsidRPr="00EC76D5" w:rsidRDefault="000644C3" w:rsidP="00390D2A">
      <w:pPr>
        <w:pStyle w:val="Code"/>
        <w:rPr>
          <w:highlight w:val="white"/>
        </w:rPr>
      </w:pPr>
      <w:r w:rsidRPr="00EC76D5">
        <w:rPr>
          <w:highlight w:val="white"/>
        </w:rPr>
        <w:t xml:space="preserve">  }*/</w:t>
      </w:r>
    </w:p>
    <w:p w14:paraId="2B467147" w14:textId="77777777" w:rsidR="000644C3" w:rsidRPr="00EC76D5" w:rsidRDefault="000644C3" w:rsidP="00390D2A">
      <w:pPr>
        <w:pStyle w:val="Code"/>
        <w:rPr>
          <w:highlight w:val="white"/>
        </w:rPr>
      </w:pPr>
      <w:r w:rsidRPr="00EC76D5">
        <w:rPr>
          <w:highlight w:val="white"/>
        </w:rPr>
        <w:t>}</w:t>
      </w:r>
    </w:p>
    <w:p w14:paraId="6D37C9E7" w14:textId="77777777" w:rsidR="00EC0A27" w:rsidRPr="00EC76D5" w:rsidRDefault="00EC0A27" w:rsidP="00390D2A">
      <w:pPr>
        <w:pStyle w:val="Code"/>
        <w:rPr>
          <w:highlight w:val="white"/>
        </w:rPr>
      </w:pPr>
    </w:p>
    <w:p w14:paraId="28E9D8B5" w14:textId="527BAA0E" w:rsidR="000644C3" w:rsidRPr="00EC76D5" w:rsidRDefault="000644C3" w:rsidP="00390D2A">
      <w:pPr>
        <w:pStyle w:val="Code"/>
        <w:rPr>
          <w:highlight w:val="white"/>
        </w:rPr>
      </w:pPr>
      <w:r w:rsidRPr="00EC76D5">
        <w:rPr>
          <w:highlight w:val="white"/>
        </w:rPr>
        <w:t>int fgetc(FILE* stream) {</w:t>
      </w:r>
    </w:p>
    <w:p w14:paraId="2E2B52B9" w14:textId="77777777" w:rsidR="000644C3" w:rsidRPr="00EC76D5" w:rsidRDefault="000644C3" w:rsidP="00390D2A">
      <w:pPr>
        <w:pStyle w:val="Code"/>
        <w:rPr>
          <w:highlight w:val="white"/>
        </w:rPr>
      </w:pPr>
      <w:r w:rsidRPr="00EC76D5">
        <w:rPr>
          <w:highlight w:val="white"/>
        </w:rPr>
        <w:t xml:space="preserve">  char c = '\0';</w:t>
      </w:r>
    </w:p>
    <w:p w14:paraId="4F115B2C" w14:textId="77777777" w:rsidR="000644C3" w:rsidRPr="00EC76D5" w:rsidRDefault="000644C3" w:rsidP="00390D2A">
      <w:pPr>
        <w:pStyle w:val="Code"/>
        <w:rPr>
          <w:highlight w:val="white"/>
        </w:rPr>
      </w:pPr>
    </w:p>
    <w:p w14:paraId="67E38A43" w14:textId="77777777" w:rsidR="000644C3" w:rsidRPr="00EC76D5" w:rsidRDefault="000644C3" w:rsidP="00390D2A">
      <w:pPr>
        <w:pStyle w:val="Code"/>
        <w:rPr>
          <w:highlight w:val="white"/>
        </w:rPr>
      </w:pPr>
      <w:r w:rsidRPr="00EC76D5">
        <w:rPr>
          <w:highlight w:val="white"/>
        </w:rPr>
        <w:t xml:space="preserve">  if (fread(&amp;c, sizeof (char), 1, stream) &gt; 0) {</w:t>
      </w:r>
    </w:p>
    <w:p w14:paraId="1F3C2008" w14:textId="77777777" w:rsidR="000644C3" w:rsidRPr="00EC76D5" w:rsidRDefault="000644C3" w:rsidP="00390D2A">
      <w:pPr>
        <w:pStyle w:val="Code"/>
        <w:rPr>
          <w:highlight w:val="white"/>
        </w:rPr>
      </w:pPr>
      <w:r w:rsidRPr="00EC76D5">
        <w:rPr>
          <w:highlight w:val="white"/>
        </w:rPr>
        <w:t xml:space="preserve">    return (int) c;</w:t>
      </w:r>
    </w:p>
    <w:p w14:paraId="60A597C4" w14:textId="77777777" w:rsidR="000644C3" w:rsidRPr="00EC76D5" w:rsidRDefault="000644C3" w:rsidP="00390D2A">
      <w:pPr>
        <w:pStyle w:val="Code"/>
        <w:rPr>
          <w:highlight w:val="white"/>
        </w:rPr>
      </w:pPr>
      <w:r w:rsidRPr="00EC76D5">
        <w:rPr>
          <w:highlight w:val="white"/>
        </w:rPr>
        <w:t xml:space="preserve">  }</w:t>
      </w:r>
    </w:p>
    <w:p w14:paraId="4BBC1145" w14:textId="77777777" w:rsidR="000644C3" w:rsidRPr="00EC76D5" w:rsidRDefault="000644C3" w:rsidP="00390D2A">
      <w:pPr>
        <w:pStyle w:val="Code"/>
        <w:rPr>
          <w:highlight w:val="white"/>
        </w:rPr>
      </w:pPr>
    </w:p>
    <w:p w14:paraId="08EF6075" w14:textId="77777777" w:rsidR="000644C3" w:rsidRPr="00EC76D5" w:rsidRDefault="000644C3" w:rsidP="00390D2A">
      <w:pPr>
        <w:pStyle w:val="Code"/>
        <w:rPr>
          <w:highlight w:val="white"/>
        </w:rPr>
      </w:pPr>
      <w:r w:rsidRPr="00EC76D5">
        <w:rPr>
          <w:highlight w:val="white"/>
        </w:rPr>
        <w:t xml:space="preserve">  return EOF;</w:t>
      </w:r>
    </w:p>
    <w:p w14:paraId="62541A8E" w14:textId="77777777" w:rsidR="000644C3" w:rsidRPr="00EC76D5" w:rsidRDefault="000644C3" w:rsidP="00390D2A">
      <w:pPr>
        <w:pStyle w:val="Code"/>
        <w:rPr>
          <w:highlight w:val="white"/>
        </w:rPr>
      </w:pPr>
      <w:r w:rsidRPr="00EC76D5">
        <w:rPr>
          <w:highlight w:val="white"/>
        </w:rPr>
        <w:t>}</w:t>
      </w:r>
    </w:p>
    <w:p w14:paraId="4F8BA050" w14:textId="77777777" w:rsidR="000644C3" w:rsidRPr="00EC76D5" w:rsidRDefault="000644C3" w:rsidP="00390D2A">
      <w:pPr>
        <w:pStyle w:val="Code"/>
        <w:rPr>
          <w:highlight w:val="white"/>
        </w:rPr>
      </w:pPr>
    </w:p>
    <w:p w14:paraId="3A91F807" w14:textId="77777777" w:rsidR="000644C3" w:rsidRPr="00EC76D5" w:rsidRDefault="000644C3" w:rsidP="00390D2A">
      <w:pPr>
        <w:pStyle w:val="Code"/>
        <w:rPr>
          <w:highlight w:val="white"/>
        </w:rPr>
      </w:pPr>
      <w:r w:rsidRPr="00EC76D5">
        <w:rPr>
          <w:highlight w:val="white"/>
        </w:rPr>
        <w:t>char* fgets(char* text, int size, FILE* stream) {</w:t>
      </w:r>
    </w:p>
    <w:p w14:paraId="0CE4EBA7" w14:textId="77777777" w:rsidR="000644C3" w:rsidRPr="00EC76D5" w:rsidRDefault="000644C3" w:rsidP="00390D2A">
      <w:pPr>
        <w:pStyle w:val="Code"/>
        <w:rPr>
          <w:highlight w:val="white"/>
        </w:rPr>
      </w:pPr>
      <w:r w:rsidRPr="00EC76D5">
        <w:rPr>
          <w:highlight w:val="white"/>
        </w:rPr>
        <w:t xml:space="preserve">  int count = 0;</w:t>
      </w:r>
    </w:p>
    <w:p w14:paraId="4531279B" w14:textId="77777777" w:rsidR="000644C3" w:rsidRPr="00EC76D5" w:rsidRDefault="000644C3" w:rsidP="00390D2A">
      <w:pPr>
        <w:pStyle w:val="Code"/>
        <w:rPr>
          <w:highlight w:val="white"/>
        </w:rPr>
      </w:pPr>
      <w:r w:rsidRPr="00EC76D5">
        <w:rPr>
          <w:highlight w:val="white"/>
        </w:rPr>
        <w:t xml:space="preserve">  char prevChar = '\0';</w:t>
      </w:r>
    </w:p>
    <w:p w14:paraId="09C93928" w14:textId="77777777" w:rsidR="000644C3" w:rsidRPr="00EC76D5" w:rsidRDefault="000644C3" w:rsidP="00390D2A">
      <w:pPr>
        <w:pStyle w:val="Code"/>
        <w:rPr>
          <w:highlight w:val="white"/>
        </w:rPr>
      </w:pPr>
    </w:p>
    <w:p w14:paraId="07A270D4" w14:textId="77777777" w:rsidR="000644C3" w:rsidRPr="00EC76D5" w:rsidRDefault="000644C3" w:rsidP="00390D2A">
      <w:pPr>
        <w:pStyle w:val="Code"/>
        <w:rPr>
          <w:highlight w:val="white"/>
        </w:rPr>
      </w:pPr>
      <w:r w:rsidRPr="00EC76D5">
        <w:rPr>
          <w:highlight w:val="white"/>
        </w:rPr>
        <w:t xml:space="preserve">  while ((count &lt; (size - 1))) {</w:t>
      </w:r>
    </w:p>
    <w:p w14:paraId="7DCF1874" w14:textId="77777777" w:rsidR="000644C3" w:rsidRPr="00EC76D5" w:rsidRDefault="000644C3" w:rsidP="00390D2A">
      <w:pPr>
        <w:pStyle w:val="Code"/>
        <w:rPr>
          <w:highlight w:val="white"/>
        </w:rPr>
      </w:pPr>
      <w:r w:rsidRPr="00EC76D5">
        <w:rPr>
          <w:highlight w:val="white"/>
        </w:rPr>
        <w:t xml:space="preserve">    char currChar = '\0';</w:t>
      </w:r>
    </w:p>
    <w:p w14:paraId="0CEA1720" w14:textId="77777777" w:rsidR="000644C3" w:rsidRPr="00EC76D5" w:rsidRDefault="000644C3" w:rsidP="00390D2A">
      <w:pPr>
        <w:pStyle w:val="Code"/>
        <w:rPr>
          <w:highlight w:val="white"/>
        </w:rPr>
      </w:pPr>
      <w:r w:rsidRPr="00EC76D5">
        <w:rPr>
          <w:highlight w:val="white"/>
        </w:rPr>
        <w:t xml:space="preserve">    fscanf(stream, "%c", &amp;currChar);</w:t>
      </w:r>
    </w:p>
    <w:p w14:paraId="0B85D935" w14:textId="77777777" w:rsidR="000644C3" w:rsidRPr="00EC76D5" w:rsidRDefault="000644C3" w:rsidP="00390D2A">
      <w:pPr>
        <w:pStyle w:val="Code"/>
        <w:rPr>
          <w:highlight w:val="white"/>
        </w:rPr>
      </w:pPr>
    </w:p>
    <w:p w14:paraId="28EA6AAC" w14:textId="77777777" w:rsidR="000644C3" w:rsidRPr="00EC76D5" w:rsidRDefault="000644C3" w:rsidP="00390D2A">
      <w:pPr>
        <w:pStyle w:val="Code"/>
        <w:rPr>
          <w:highlight w:val="white"/>
        </w:rPr>
      </w:pPr>
      <w:r w:rsidRPr="00EC76D5">
        <w:rPr>
          <w:highlight w:val="white"/>
        </w:rPr>
        <w:t xml:space="preserve">    if ((prevChar == '\r') &amp;&amp; (currChar == '\n')) {</w:t>
      </w:r>
    </w:p>
    <w:p w14:paraId="440B069A" w14:textId="77777777" w:rsidR="000644C3" w:rsidRPr="00EC76D5" w:rsidRDefault="000644C3" w:rsidP="00390D2A">
      <w:pPr>
        <w:pStyle w:val="Code"/>
        <w:rPr>
          <w:highlight w:val="white"/>
        </w:rPr>
      </w:pPr>
      <w:r w:rsidRPr="00EC76D5">
        <w:rPr>
          <w:highlight w:val="white"/>
        </w:rPr>
        <w:t xml:space="preserve">      text[count] = '\0';</w:t>
      </w:r>
    </w:p>
    <w:p w14:paraId="76090BAC" w14:textId="77777777" w:rsidR="000644C3" w:rsidRPr="00EC76D5" w:rsidRDefault="000644C3" w:rsidP="00390D2A">
      <w:pPr>
        <w:pStyle w:val="Code"/>
        <w:rPr>
          <w:highlight w:val="white"/>
        </w:rPr>
      </w:pPr>
      <w:r w:rsidRPr="00EC76D5">
        <w:rPr>
          <w:highlight w:val="white"/>
        </w:rPr>
        <w:t xml:space="preserve">      break;</w:t>
      </w:r>
    </w:p>
    <w:p w14:paraId="5411BB7F" w14:textId="77777777" w:rsidR="000644C3" w:rsidRPr="00EC76D5" w:rsidRDefault="000644C3" w:rsidP="00390D2A">
      <w:pPr>
        <w:pStyle w:val="Code"/>
        <w:rPr>
          <w:highlight w:val="white"/>
        </w:rPr>
      </w:pPr>
      <w:r w:rsidRPr="00EC76D5">
        <w:rPr>
          <w:highlight w:val="white"/>
        </w:rPr>
        <w:t xml:space="preserve">    }</w:t>
      </w:r>
    </w:p>
    <w:p w14:paraId="4752D446" w14:textId="77777777" w:rsidR="000644C3" w:rsidRPr="00EC76D5" w:rsidRDefault="000644C3" w:rsidP="00390D2A">
      <w:pPr>
        <w:pStyle w:val="Code"/>
        <w:rPr>
          <w:highlight w:val="white"/>
        </w:rPr>
      </w:pPr>
    </w:p>
    <w:p w14:paraId="4FA652CD" w14:textId="77777777" w:rsidR="000644C3" w:rsidRPr="00EC76D5" w:rsidRDefault="000644C3" w:rsidP="00390D2A">
      <w:pPr>
        <w:pStyle w:val="Code"/>
        <w:rPr>
          <w:highlight w:val="white"/>
        </w:rPr>
      </w:pPr>
      <w:r w:rsidRPr="00EC76D5">
        <w:rPr>
          <w:highlight w:val="white"/>
        </w:rPr>
        <w:t xml:space="preserve">    if ((prevChar != '\r') &amp;&amp; (currChar == '\n')) {</w:t>
      </w:r>
    </w:p>
    <w:p w14:paraId="3AC3665A" w14:textId="77777777" w:rsidR="000644C3" w:rsidRPr="00EC76D5" w:rsidRDefault="000644C3" w:rsidP="00390D2A">
      <w:pPr>
        <w:pStyle w:val="Code"/>
        <w:rPr>
          <w:highlight w:val="white"/>
        </w:rPr>
      </w:pPr>
      <w:r w:rsidRPr="00EC76D5">
        <w:rPr>
          <w:highlight w:val="white"/>
        </w:rPr>
        <w:t xml:space="preserve">      text[count] = '\0';</w:t>
      </w:r>
    </w:p>
    <w:p w14:paraId="753A6967" w14:textId="77777777" w:rsidR="000644C3" w:rsidRPr="00EC76D5" w:rsidRDefault="000644C3" w:rsidP="00390D2A">
      <w:pPr>
        <w:pStyle w:val="Code"/>
        <w:rPr>
          <w:highlight w:val="white"/>
        </w:rPr>
      </w:pPr>
      <w:r w:rsidRPr="00EC76D5">
        <w:rPr>
          <w:highlight w:val="white"/>
        </w:rPr>
        <w:t xml:space="preserve">      break;</w:t>
      </w:r>
    </w:p>
    <w:p w14:paraId="5CEA8509" w14:textId="77777777" w:rsidR="000644C3" w:rsidRPr="00EC76D5" w:rsidRDefault="000644C3" w:rsidP="00390D2A">
      <w:pPr>
        <w:pStyle w:val="Code"/>
        <w:rPr>
          <w:highlight w:val="white"/>
        </w:rPr>
      </w:pPr>
      <w:r w:rsidRPr="00EC76D5">
        <w:rPr>
          <w:highlight w:val="white"/>
        </w:rPr>
        <w:t xml:space="preserve">    }</w:t>
      </w:r>
    </w:p>
    <w:p w14:paraId="2BFE8469" w14:textId="77777777" w:rsidR="000644C3" w:rsidRPr="00EC76D5" w:rsidRDefault="000644C3" w:rsidP="00390D2A">
      <w:pPr>
        <w:pStyle w:val="Code"/>
        <w:rPr>
          <w:highlight w:val="white"/>
        </w:rPr>
      </w:pPr>
    </w:p>
    <w:p w14:paraId="5E2A7753" w14:textId="77777777" w:rsidR="000644C3" w:rsidRPr="00EC76D5" w:rsidRDefault="000644C3" w:rsidP="00390D2A">
      <w:pPr>
        <w:pStyle w:val="Code"/>
        <w:rPr>
          <w:highlight w:val="white"/>
        </w:rPr>
      </w:pPr>
      <w:r w:rsidRPr="00EC76D5">
        <w:rPr>
          <w:highlight w:val="white"/>
        </w:rPr>
        <w:t xml:space="preserve">    if (currChar == EOF) {</w:t>
      </w:r>
    </w:p>
    <w:p w14:paraId="1E309A6C" w14:textId="77777777" w:rsidR="000644C3" w:rsidRPr="00EC76D5" w:rsidRDefault="000644C3" w:rsidP="00390D2A">
      <w:pPr>
        <w:pStyle w:val="Code"/>
        <w:rPr>
          <w:highlight w:val="white"/>
        </w:rPr>
      </w:pPr>
      <w:r w:rsidRPr="00EC76D5">
        <w:rPr>
          <w:highlight w:val="white"/>
        </w:rPr>
        <w:t xml:space="preserve">      text[count] = '\0';</w:t>
      </w:r>
    </w:p>
    <w:p w14:paraId="49A0F0F5" w14:textId="77777777" w:rsidR="000644C3" w:rsidRPr="00EC76D5" w:rsidRDefault="000644C3" w:rsidP="00390D2A">
      <w:pPr>
        <w:pStyle w:val="Code"/>
        <w:rPr>
          <w:highlight w:val="white"/>
        </w:rPr>
      </w:pPr>
      <w:r w:rsidRPr="00EC76D5">
        <w:rPr>
          <w:highlight w:val="white"/>
        </w:rPr>
        <w:t xml:space="preserve">      break;</w:t>
      </w:r>
    </w:p>
    <w:p w14:paraId="3E48CB09" w14:textId="77777777" w:rsidR="000644C3" w:rsidRPr="00EC76D5" w:rsidRDefault="000644C3" w:rsidP="00390D2A">
      <w:pPr>
        <w:pStyle w:val="Code"/>
        <w:rPr>
          <w:highlight w:val="white"/>
        </w:rPr>
      </w:pPr>
      <w:r w:rsidRPr="00EC76D5">
        <w:rPr>
          <w:highlight w:val="white"/>
        </w:rPr>
        <w:t xml:space="preserve">    }</w:t>
      </w:r>
    </w:p>
    <w:p w14:paraId="09A1DE8E" w14:textId="77777777" w:rsidR="000644C3" w:rsidRPr="00EC76D5" w:rsidRDefault="000644C3" w:rsidP="00390D2A">
      <w:pPr>
        <w:pStyle w:val="Code"/>
        <w:rPr>
          <w:highlight w:val="white"/>
        </w:rPr>
      </w:pPr>
      <w:r w:rsidRPr="00EC76D5">
        <w:rPr>
          <w:highlight w:val="white"/>
        </w:rPr>
        <w:t xml:space="preserve">    </w:t>
      </w:r>
    </w:p>
    <w:p w14:paraId="21E3AF9A" w14:textId="77777777" w:rsidR="000644C3" w:rsidRPr="00EC76D5" w:rsidRDefault="000644C3" w:rsidP="00390D2A">
      <w:pPr>
        <w:pStyle w:val="Code"/>
        <w:rPr>
          <w:highlight w:val="white"/>
        </w:rPr>
      </w:pPr>
      <w:r w:rsidRPr="00EC76D5">
        <w:rPr>
          <w:highlight w:val="white"/>
        </w:rPr>
        <w:t xml:space="preserve">    if ((currChar != '\r') &amp;&amp; (currChar != '\n')) {</w:t>
      </w:r>
    </w:p>
    <w:p w14:paraId="36D45B65" w14:textId="77777777" w:rsidR="000644C3" w:rsidRPr="00EC76D5" w:rsidRDefault="000644C3" w:rsidP="00390D2A">
      <w:pPr>
        <w:pStyle w:val="Code"/>
        <w:rPr>
          <w:highlight w:val="white"/>
        </w:rPr>
      </w:pPr>
      <w:r w:rsidRPr="00EC76D5">
        <w:rPr>
          <w:highlight w:val="white"/>
        </w:rPr>
        <w:lastRenderedPageBreak/>
        <w:t xml:space="preserve">      text[count++] = currChar;</w:t>
      </w:r>
    </w:p>
    <w:p w14:paraId="0BC3113A" w14:textId="77777777" w:rsidR="000644C3" w:rsidRPr="00EC76D5" w:rsidRDefault="000644C3" w:rsidP="00390D2A">
      <w:pPr>
        <w:pStyle w:val="Code"/>
        <w:rPr>
          <w:highlight w:val="white"/>
        </w:rPr>
      </w:pPr>
      <w:r w:rsidRPr="00EC76D5">
        <w:rPr>
          <w:highlight w:val="white"/>
        </w:rPr>
        <w:t xml:space="preserve">    }</w:t>
      </w:r>
    </w:p>
    <w:p w14:paraId="5578A840" w14:textId="77777777" w:rsidR="000644C3" w:rsidRPr="00EC76D5" w:rsidRDefault="000644C3" w:rsidP="00390D2A">
      <w:pPr>
        <w:pStyle w:val="Code"/>
        <w:rPr>
          <w:highlight w:val="white"/>
        </w:rPr>
      </w:pPr>
    </w:p>
    <w:p w14:paraId="10DB7259" w14:textId="77777777" w:rsidR="000644C3" w:rsidRPr="00EC76D5" w:rsidRDefault="000644C3" w:rsidP="00390D2A">
      <w:pPr>
        <w:pStyle w:val="Code"/>
        <w:rPr>
          <w:highlight w:val="white"/>
        </w:rPr>
      </w:pPr>
      <w:r w:rsidRPr="00EC76D5">
        <w:rPr>
          <w:highlight w:val="white"/>
        </w:rPr>
        <w:t xml:space="preserve">    prevChar = currChar;</w:t>
      </w:r>
    </w:p>
    <w:p w14:paraId="4DBE84AB" w14:textId="77777777" w:rsidR="000644C3" w:rsidRPr="00EC76D5" w:rsidRDefault="000644C3" w:rsidP="00390D2A">
      <w:pPr>
        <w:pStyle w:val="Code"/>
        <w:rPr>
          <w:highlight w:val="white"/>
        </w:rPr>
      </w:pPr>
      <w:r w:rsidRPr="00EC76D5">
        <w:rPr>
          <w:highlight w:val="white"/>
        </w:rPr>
        <w:t xml:space="preserve">  }</w:t>
      </w:r>
    </w:p>
    <w:p w14:paraId="20F460C6" w14:textId="77777777" w:rsidR="000644C3" w:rsidRPr="00EC76D5" w:rsidRDefault="000644C3" w:rsidP="00390D2A">
      <w:pPr>
        <w:pStyle w:val="Code"/>
        <w:rPr>
          <w:highlight w:val="white"/>
        </w:rPr>
      </w:pPr>
    </w:p>
    <w:p w14:paraId="5A315ECD" w14:textId="77777777" w:rsidR="000644C3" w:rsidRPr="00EC76D5" w:rsidRDefault="000644C3" w:rsidP="00390D2A">
      <w:pPr>
        <w:pStyle w:val="Code"/>
        <w:rPr>
          <w:highlight w:val="white"/>
        </w:rPr>
      </w:pPr>
      <w:r w:rsidRPr="00EC76D5">
        <w:rPr>
          <w:highlight w:val="white"/>
        </w:rPr>
        <w:t xml:space="preserve">  return text;</w:t>
      </w:r>
    </w:p>
    <w:p w14:paraId="330EB444" w14:textId="77777777" w:rsidR="000644C3" w:rsidRPr="00EC76D5" w:rsidRDefault="000644C3" w:rsidP="00390D2A">
      <w:pPr>
        <w:pStyle w:val="Code"/>
        <w:rPr>
          <w:highlight w:val="white"/>
        </w:rPr>
      </w:pPr>
      <w:r w:rsidRPr="00EC76D5">
        <w:rPr>
          <w:highlight w:val="white"/>
        </w:rPr>
        <w:t>}</w:t>
      </w:r>
    </w:p>
    <w:p w14:paraId="3DB0DF98" w14:textId="77777777" w:rsidR="00C15405" w:rsidRPr="00EC76D5" w:rsidRDefault="00C15405" w:rsidP="00390D2A">
      <w:pPr>
        <w:pStyle w:val="Code"/>
        <w:rPr>
          <w:highlight w:val="white"/>
        </w:rPr>
      </w:pPr>
    </w:p>
    <w:p w14:paraId="40D0B211" w14:textId="07720EDD" w:rsidR="000644C3" w:rsidRPr="00EC76D5" w:rsidRDefault="000644C3" w:rsidP="00390D2A">
      <w:pPr>
        <w:pStyle w:val="Code"/>
        <w:rPr>
          <w:highlight w:val="white"/>
        </w:rPr>
      </w:pPr>
      <w:r w:rsidRPr="00EC76D5">
        <w:rPr>
          <w:highlight w:val="white"/>
        </w:rPr>
        <w:t>int fputs(const char* s, FILE* stream) {</w:t>
      </w:r>
    </w:p>
    <w:p w14:paraId="214C0D52" w14:textId="77777777" w:rsidR="000644C3" w:rsidRPr="00EC76D5" w:rsidRDefault="000644C3" w:rsidP="00390D2A">
      <w:pPr>
        <w:pStyle w:val="Code"/>
        <w:rPr>
          <w:highlight w:val="white"/>
        </w:rPr>
      </w:pPr>
      <w:r w:rsidRPr="00EC76D5">
        <w:rPr>
          <w:highlight w:val="white"/>
        </w:rPr>
        <w:t xml:space="preserve">  int size = strlen(s) * sizeof (char);</w:t>
      </w:r>
    </w:p>
    <w:p w14:paraId="7DA7BFC7" w14:textId="77777777" w:rsidR="000644C3" w:rsidRPr="00EC76D5" w:rsidRDefault="000644C3" w:rsidP="00390D2A">
      <w:pPr>
        <w:pStyle w:val="Code"/>
        <w:rPr>
          <w:highlight w:val="white"/>
        </w:rPr>
      </w:pPr>
      <w:r w:rsidRPr="00EC76D5">
        <w:rPr>
          <w:highlight w:val="white"/>
        </w:rPr>
        <w:t xml:space="preserve">  return (fwrite(s, size, 1, stream) == size) ? 0 : EOF;</w:t>
      </w:r>
    </w:p>
    <w:p w14:paraId="27752FF4" w14:textId="77777777" w:rsidR="000644C3" w:rsidRPr="00EC76D5" w:rsidRDefault="000644C3" w:rsidP="00390D2A">
      <w:pPr>
        <w:pStyle w:val="Code"/>
        <w:rPr>
          <w:highlight w:val="white"/>
        </w:rPr>
      </w:pPr>
      <w:r w:rsidRPr="00EC76D5">
        <w:rPr>
          <w:highlight w:val="white"/>
        </w:rPr>
        <w:t>}</w:t>
      </w:r>
    </w:p>
    <w:p w14:paraId="55BD6474" w14:textId="77777777" w:rsidR="000644C3" w:rsidRPr="00EC76D5" w:rsidRDefault="000644C3" w:rsidP="00390D2A">
      <w:pPr>
        <w:pStyle w:val="Code"/>
        <w:rPr>
          <w:highlight w:val="white"/>
        </w:rPr>
      </w:pPr>
    </w:p>
    <w:p w14:paraId="5DC3948C" w14:textId="77777777" w:rsidR="000644C3" w:rsidRPr="00EC76D5" w:rsidRDefault="000644C3" w:rsidP="00390D2A">
      <w:pPr>
        <w:pStyle w:val="Code"/>
        <w:rPr>
          <w:highlight w:val="white"/>
        </w:rPr>
      </w:pPr>
      <w:r w:rsidRPr="00EC76D5">
        <w:rPr>
          <w:highlight w:val="white"/>
        </w:rPr>
        <w:t>int getchar(void) {</w:t>
      </w:r>
    </w:p>
    <w:p w14:paraId="3326B9F8" w14:textId="77777777" w:rsidR="000644C3" w:rsidRPr="00EC76D5" w:rsidRDefault="000644C3" w:rsidP="00390D2A">
      <w:pPr>
        <w:pStyle w:val="Code"/>
        <w:rPr>
          <w:highlight w:val="white"/>
        </w:rPr>
      </w:pPr>
      <w:r w:rsidRPr="00EC76D5">
        <w:rPr>
          <w:highlight w:val="white"/>
        </w:rPr>
        <w:t xml:space="preserve">  return fgetc(stdin);</w:t>
      </w:r>
    </w:p>
    <w:p w14:paraId="6FB92347" w14:textId="77777777" w:rsidR="000644C3" w:rsidRPr="00EC76D5" w:rsidRDefault="000644C3" w:rsidP="00390D2A">
      <w:pPr>
        <w:pStyle w:val="Code"/>
        <w:rPr>
          <w:highlight w:val="white"/>
        </w:rPr>
      </w:pPr>
      <w:r w:rsidRPr="00EC76D5">
        <w:rPr>
          <w:highlight w:val="white"/>
        </w:rPr>
        <w:t>}</w:t>
      </w:r>
    </w:p>
    <w:p w14:paraId="2C8B3FDF" w14:textId="77777777" w:rsidR="000644C3" w:rsidRPr="00EC76D5" w:rsidRDefault="000644C3" w:rsidP="00390D2A">
      <w:pPr>
        <w:pStyle w:val="Code"/>
        <w:rPr>
          <w:highlight w:val="white"/>
        </w:rPr>
      </w:pPr>
    </w:p>
    <w:p w14:paraId="751E2932" w14:textId="77777777" w:rsidR="000644C3" w:rsidRPr="00EC76D5" w:rsidRDefault="000644C3" w:rsidP="00390D2A">
      <w:pPr>
        <w:pStyle w:val="Code"/>
        <w:rPr>
          <w:highlight w:val="white"/>
        </w:rPr>
      </w:pPr>
      <w:r w:rsidRPr="00EC76D5">
        <w:rPr>
          <w:highlight w:val="white"/>
        </w:rPr>
        <w:t>char* gets(char* s) {</w:t>
      </w:r>
    </w:p>
    <w:p w14:paraId="211F658B" w14:textId="77777777" w:rsidR="000644C3" w:rsidRPr="00EC76D5" w:rsidRDefault="000644C3" w:rsidP="00390D2A">
      <w:pPr>
        <w:pStyle w:val="Code"/>
        <w:rPr>
          <w:highlight w:val="white"/>
        </w:rPr>
      </w:pPr>
      <w:r w:rsidRPr="00EC76D5">
        <w:rPr>
          <w:highlight w:val="white"/>
        </w:rPr>
        <w:t xml:space="preserve">  if (fgets(s, -1, stdin) != NULL) {</w:t>
      </w:r>
    </w:p>
    <w:p w14:paraId="4C873B12" w14:textId="77777777" w:rsidR="000644C3" w:rsidRPr="00EC76D5" w:rsidRDefault="000644C3" w:rsidP="00390D2A">
      <w:pPr>
        <w:pStyle w:val="Code"/>
        <w:rPr>
          <w:highlight w:val="white"/>
        </w:rPr>
      </w:pPr>
      <w:r w:rsidRPr="00EC76D5">
        <w:rPr>
          <w:highlight w:val="white"/>
        </w:rPr>
        <w:t xml:space="preserve">    int size = strlen(s);</w:t>
      </w:r>
    </w:p>
    <w:p w14:paraId="7AF1F681" w14:textId="77777777" w:rsidR="000644C3" w:rsidRPr="00EC76D5" w:rsidRDefault="000644C3" w:rsidP="00390D2A">
      <w:pPr>
        <w:pStyle w:val="Code"/>
        <w:rPr>
          <w:highlight w:val="white"/>
        </w:rPr>
      </w:pPr>
    </w:p>
    <w:p w14:paraId="2F8AB251" w14:textId="77777777" w:rsidR="000644C3" w:rsidRPr="00EC76D5" w:rsidRDefault="000644C3" w:rsidP="00390D2A">
      <w:pPr>
        <w:pStyle w:val="Code"/>
        <w:rPr>
          <w:highlight w:val="white"/>
        </w:rPr>
      </w:pPr>
      <w:r w:rsidRPr="00EC76D5">
        <w:rPr>
          <w:highlight w:val="white"/>
        </w:rPr>
        <w:t xml:space="preserve">    if (size &gt; 0) {</w:t>
      </w:r>
    </w:p>
    <w:p w14:paraId="76E7A636" w14:textId="77777777" w:rsidR="000644C3" w:rsidRPr="00EC76D5" w:rsidRDefault="000644C3" w:rsidP="00390D2A">
      <w:pPr>
        <w:pStyle w:val="Code"/>
        <w:rPr>
          <w:highlight w:val="white"/>
        </w:rPr>
      </w:pPr>
      <w:r w:rsidRPr="00EC76D5">
        <w:rPr>
          <w:highlight w:val="white"/>
        </w:rPr>
        <w:t xml:space="preserve">      s[size - 1] = '\0';</w:t>
      </w:r>
    </w:p>
    <w:p w14:paraId="2FE06F30" w14:textId="77777777" w:rsidR="000644C3" w:rsidRPr="00EC76D5" w:rsidRDefault="000644C3" w:rsidP="00390D2A">
      <w:pPr>
        <w:pStyle w:val="Code"/>
        <w:rPr>
          <w:highlight w:val="white"/>
        </w:rPr>
      </w:pPr>
      <w:r w:rsidRPr="00EC76D5">
        <w:rPr>
          <w:highlight w:val="white"/>
        </w:rPr>
        <w:t xml:space="preserve">    }</w:t>
      </w:r>
    </w:p>
    <w:p w14:paraId="50164ACB" w14:textId="77777777" w:rsidR="000644C3" w:rsidRPr="00EC76D5" w:rsidRDefault="000644C3" w:rsidP="00390D2A">
      <w:pPr>
        <w:pStyle w:val="Code"/>
        <w:rPr>
          <w:highlight w:val="white"/>
        </w:rPr>
      </w:pPr>
    </w:p>
    <w:p w14:paraId="02403D18" w14:textId="77777777" w:rsidR="000644C3" w:rsidRPr="00EC76D5" w:rsidRDefault="000644C3" w:rsidP="00390D2A">
      <w:pPr>
        <w:pStyle w:val="Code"/>
        <w:rPr>
          <w:highlight w:val="white"/>
        </w:rPr>
      </w:pPr>
      <w:r w:rsidRPr="00EC76D5">
        <w:rPr>
          <w:highlight w:val="white"/>
        </w:rPr>
        <w:t xml:space="preserve">    return s;</w:t>
      </w:r>
    </w:p>
    <w:p w14:paraId="7574720B" w14:textId="77777777" w:rsidR="000644C3" w:rsidRPr="00EC76D5" w:rsidRDefault="000644C3" w:rsidP="00390D2A">
      <w:pPr>
        <w:pStyle w:val="Code"/>
        <w:rPr>
          <w:highlight w:val="white"/>
        </w:rPr>
      </w:pPr>
      <w:r w:rsidRPr="00EC76D5">
        <w:rPr>
          <w:highlight w:val="white"/>
        </w:rPr>
        <w:t xml:space="preserve">  }</w:t>
      </w:r>
    </w:p>
    <w:p w14:paraId="0F481646" w14:textId="77777777" w:rsidR="000644C3" w:rsidRPr="00EC76D5" w:rsidRDefault="000644C3" w:rsidP="00390D2A">
      <w:pPr>
        <w:pStyle w:val="Code"/>
        <w:rPr>
          <w:highlight w:val="white"/>
        </w:rPr>
      </w:pPr>
      <w:r w:rsidRPr="00EC76D5">
        <w:rPr>
          <w:highlight w:val="white"/>
        </w:rPr>
        <w:t xml:space="preserve">  else {</w:t>
      </w:r>
    </w:p>
    <w:p w14:paraId="5B8B32CD" w14:textId="77777777" w:rsidR="000644C3" w:rsidRPr="00EC76D5" w:rsidRDefault="000644C3" w:rsidP="00390D2A">
      <w:pPr>
        <w:pStyle w:val="Code"/>
        <w:rPr>
          <w:highlight w:val="white"/>
        </w:rPr>
      </w:pPr>
      <w:r w:rsidRPr="00EC76D5">
        <w:rPr>
          <w:highlight w:val="white"/>
        </w:rPr>
        <w:t xml:space="preserve">    return NULL;</w:t>
      </w:r>
    </w:p>
    <w:p w14:paraId="0628C53B" w14:textId="77777777" w:rsidR="000644C3" w:rsidRPr="00EC76D5" w:rsidRDefault="000644C3" w:rsidP="00390D2A">
      <w:pPr>
        <w:pStyle w:val="Code"/>
        <w:rPr>
          <w:highlight w:val="white"/>
        </w:rPr>
      </w:pPr>
      <w:r w:rsidRPr="00EC76D5">
        <w:rPr>
          <w:highlight w:val="white"/>
        </w:rPr>
        <w:t xml:space="preserve">  }</w:t>
      </w:r>
    </w:p>
    <w:p w14:paraId="65232B58" w14:textId="77777777" w:rsidR="000644C3" w:rsidRPr="00EC76D5" w:rsidRDefault="000644C3" w:rsidP="00390D2A">
      <w:pPr>
        <w:pStyle w:val="Code"/>
        <w:rPr>
          <w:highlight w:val="white"/>
        </w:rPr>
      </w:pPr>
      <w:r w:rsidRPr="00EC76D5">
        <w:rPr>
          <w:highlight w:val="white"/>
        </w:rPr>
        <w:t>}</w:t>
      </w:r>
    </w:p>
    <w:p w14:paraId="493C5F9B" w14:textId="77777777" w:rsidR="00D11929" w:rsidRPr="00EC76D5" w:rsidRDefault="00D11929" w:rsidP="00390D2A">
      <w:pPr>
        <w:pStyle w:val="Code"/>
        <w:rPr>
          <w:highlight w:val="white"/>
        </w:rPr>
      </w:pPr>
    </w:p>
    <w:p w14:paraId="2E6DD450" w14:textId="7FFDDE0C" w:rsidR="000644C3" w:rsidRPr="00EC76D5" w:rsidRDefault="000644C3" w:rsidP="00390D2A">
      <w:pPr>
        <w:pStyle w:val="Code"/>
        <w:rPr>
          <w:highlight w:val="white"/>
        </w:rPr>
      </w:pPr>
      <w:r w:rsidRPr="00EC76D5">
        <w:rPr>
          <w:highlight w:val="white"/>
        </w:rPr>
        <w:t>int puts(const char* s) {</w:t>
      </w:r>
    </w:p>
    <w:p w14:paraId="4676D761" w14:textId="77777777" w:rsidR="000644C3" w:rsidRPr="00EC76D5" w:rsidRDefault="000644C3" w:rsidP="00390D2A">
      <w:pPr>
        <w:pStyle w:val="Code"/>
        <w:rPr>
          <w:highlight w:val="white"/>
        </w:rPr>
      </w:pPr>
      <w:r w:rsidRPr="00EC76D5">
        <w:rPr>
          <w:highlight w:val="white"/>
        </w:rPr>
        <w:t xml:space="preserve">  if (fputs(s, stdout) != 0) {</w:t>
      </w:r>
    </w:p>
    <w:p w14:paraId="583187AB" w14:textId="77777777" w:rsidR="000644C3" w:rsidRPr="00EC76D5" w:rsidRDefault="000644C3" w:rsidP="00390D2A">
      <w:pPr>
        <w:pStyle w:val="Code"/>
        <w:rPr>
          <w:highlight w:val="white"/>
        </w:rPr>
      </w:pPr>
      <w:r w:rsidRPr="00EC76D5">
        <w:rPr>
          <w:highlight w:val="white"/>
        </w:rPr>
        <w:t xml:space="preserve">    return fputc('\n', stdout);</w:t>
      </w:r>
    </w:p>
    <w:p w14:paraId="7F2E8661" w14:textId="77777777" w:rsidR="000644C3" w:rsidRPr="00EC76D5" w:rsidRDefault="000644C3" w:rsidP="00390D2A">
      <w:pPr>
        <w:pStyle w:val="Code"/>
        <w:rPr>
          <w:highlight w:val="white"/>
        </w:rPr>
      </w:pPr>
      <w:r w:rsidRPr="00EC76D5">
        <w:rPr>
          <w:highlight w:val="white"/>
        </w:rPr>
        <w:t xml:space="preserve">  }</w:t>
      </w:r>
    </w:p>
    <w:p w14:paraId="36E64095" w14:textId="77777777" w:rsidR="000644C3" w:rsidRPr="00EC76D5" w:rsidRDefault="000644C3" w:rsidP="00390D2A">
      <w:pPr>
        <w:pStyle w:val="Code"/>
        <w:rPr>
          <w:highlight w:val="white"/>
        </w:rPr>
      </w:pPr>
    </w:p>
    <w:p w14:paraId="3A486C05" w14:textId="77777777" w:rsidR="000644C3" w:rsidRPr="00EC76D5" w:rsidRDefault="000644C3" w:rsidP="00390D2A">
      <w:pPr>
        <w:pStyle w:val="Code"/>
        <w:rPr>
          <w:highlight w:val="white"/>
        </w:rPr>
      </w:pPr>
      <w:r w:rsidRPr="00EC76D5">
        <w:rPr>
          <w:highlight w:val="white"/>
        </w:rPr>
        <w:t xml:space="preserve">  return EOF;</w:t>
      </w:r>
    </w:p>
    <w:p w14:paraId="0764D822" w14:textId="77777777" w:rsidR="000644C3" w:rsidRPr="00EC76D5" w:rsidRDefault="000644C3" w:rsidP="00390D2A">
      <w:pPr>
        <w:pStyle w:val="Code"/>
        <w:rPr>
          <w:highlight w:val="white"/>
        </w:rPr>
      </w:pPr>
      <w:r w:rsidRPr="00EC76D5">
        <w:rPr>
          <w:highlight w:val="white"/>
        </w:rPr>
        <w:t>}</w:t>
      </w:r>
    </w:p>
    <w:p w14:paraId="42C43B6F" w14:textId="77777777" w:rsidR="000644C3" w:rsidRPr="00EC76D5" w:rsidRDefault="000644C3" w:rsidP="00390D2A">
      <w:pPr>
        <w:pStyle w:val="Code"/>
        <w:rPr>
          <w:highlight w:val="white"/>
        </w:rPr>
      </w:pPr>
    </w:p>
    <w:p w14:paraId="7D28FC2B" w14:textId="77777777" w:rsidR="000644C3" w:rsidRPr="00EC76D5" w:rsidRDefault="000644C3" w:rsidP="00390D2A">
      <w:pPr>
        <w:pStyle w:val="Code"/>
        <w:rPr>
          <w:highlight w:val="white"/>
        </w:rPr>
      </w:pPr>
      <w:r w:rsidRPr="00EC76D5">
        <w:rPr>
          <w:highlight w:val="white"/>
        </w:rPr>
        <w:t>int ungetc(int c, FILE* stream) {</w:t>
      </w:r>
    </w:p>
    <w:p w14:paraId="285EFE93" w14:textId="77777777" w:rsidR="000644C3" w:rsidRPr="00EC76D5" w:rsidRDefault="000644C3" w:rsidP="00390D2A">
      <w:pPr>
        <w:pStyle w:val="Code"/>
        <w:rPr>
          <w:highlight w:val="white"/>
        </w:rPr>
      </w:pPr>
      <w:r w:rsidRPr="00EC76D5">
        <w:rPr>
          <w:highlight w:val="white"/>
        </w:rPr>
        <w:t xml:space="preserve">  if (stream-&gt;ungetc != EOF) {</w:t>
      </w:r>
    </w:p>
    <w:p w14:paraId="5F59181B" w14:textId="77777777" w:rsidR="000644C3" w:rsidRPr="00EC76D5" w:rsidRDefault="000644C3" w:rsidP="00390D2A">
      <w:pPr>
        <w:pStyle w:val="Code"/>
        <w:rPr>
          <w:highlight w:val="white"/>
        </w:rPr>
      </w:pPr>
      <w:r w:rsidRPr="00EC76D5">
        <w:rPr>
          <w:highlight w:val="white"/>
        </w:rPr>
        <w:t xml:space="preserve">    stream-&gt;ungetc = (char) c;</w:t>
      </w:r>
    </w:p>
    <w:p w14:paraId="77FEA151" w14:textId="77777777" w:rsidR="000644C3" w:rsidRPr="00EC76D5" w:rsidRDefault="000644C3" w:rsidP="00390D2A">
      <w:pPr>
        <w:pStyle w:val="Code"/>
        <w:rPr>
          <w:highlight w:val="white"/>
        </w:rPr>
      </w:pPr>
      <w:r w:rsidRPr="00EC76D5">
        <w:rPr>
          <w:highlight w:val="white"/>
        </w:rPr>
        <w:t xml:space="preserve">  }</w:t>
      </w:r>
    </w:p>
    <w:p w14:paraId="7E7F94A3" w14:textId="77777777" w:rsidR="000644C3" w:rsidRPr="00EC76D5" w:rsidRDefault="000644C3" w:rsidP="00390D2A">
      <w:pPr>
        <w:pStyle w:val="Code"/>
        <w:rPr>
          <w:highlight w:val="white"/>
        </w:rPr>
      </w:pPr>
    </w:p>
    <w:p w14:paraId="7F7626EC" w14:textId="77777777" w:rsidR="000644C3" w:rsidRPr="00EC76D5" w:rsidRDefault="000644C3" w:rsidP="00390D2A">
      <w:pPr>
        <w:pStyle w:val="Code"/>
        <w:rPr>
          <w:highlight w:val="white"/>
        </w:rPr>
      </w:pPr>
      <w:r w:rsidRPr="00EC76D5">
        <w:rPr>
          <w:highlight w:val="white"/>
        </w:rPr>
        <w:t xml:space="preserve">  return c;</w:t>
      </w:r>
    </w:p>
    <w:p w14:paraId="72C039B9" w14:textId="77777777" w:rsidR="000644C3" w:rsidRPr="00EC76D5" w:rsidRDefault="000644C3" w:rsidP="00390D2A">
      <w:pPr>
        <w:pStyle w:val="Code"/>
        <w:rPr>
          <w:highlight w:val="white"/>
        </w:rPr>
      </w:pPr>
      <w:r w:rsidRPr="00EC76D5">
        <w:rPr>
          <w:highlight w:val="white"/>
        </w:rPr>
        <w:t>}</w:t>
      </w:r>
    </w:p>
    <w:p w14:paraId="53735023" w14:textId="77777777" w:rsidR="000644C3" w:rsidRPr="00EC76D5" w:rsidRDefault="000644C3" w:rsidP="00390D2A">
      <w:pPr>
        <w:pStyle w:val="Code"/>
        <w:rPr>
          <w:highlight w:val="white"/>
        </w:rPr>
      </w:pPr>
    </w:p>
    <w:p w14:paraId="09D63825" w14:textId="77777777" w:rsidR="000644C3" w:rsidRPr="00EC76D5" w:rsidRDefault="000644C3" w:rsidP="00390D2A">
      <w:pPr>
        <w:pStyle w:val="Code"/>
        <w:rPr>
          <w:highlight w:val="white"/>
        </w:rPr>
      </w:pPr>
      <w:r w:rsidRPr="00EC76D5">
        <w:rPr>
          <w:highlight w:val="white"/>
        </w:rPr>
        <w:t>size_t fread(</w:t>
      </w:r>
      <w:r w:rsidRPr="00EC76D5">
        <w:rPr>
          <w:color w:val="0000FF"/>
          <w:highlight w:val="white"/>
        </w:rPr>
        <w:t>void</w:t>
      </w:r>
      <w:r w:rsidRPr="00EC76D5">
        <w:rPr>
          <w:highlight w:val="white"/>
        </w:rPr>
        <w:t>* ptr, size_t size, size_t nobj, FILE* stream) {</w:t>
      </w:r>
    </w:p>
    <w:p w14:paraId="7A34865B" w14:textId="77777777" w:rsidR="000644C3" w:rsidRPr="00EC76D5" w:rsidRDefault="000644C3" w:rsidP="00390D2A">
      <w:pPr>
        <w:pStyle w:val="Code"/>
        <w:rPr>
          <w:highlight w:val="white"/>
        </w:rPr>
      </w:pPr>
      <w:r w:rsidRPr="00EC76D5">
        <w:rPr>
          <w:color w:val="008000"/>
          <w:highlight w:val="white"/>
        </w:rPr>
        <w:t>/*  if (((size * nobj) &gt; 0) &amp;&amp; (stream-&gt;ungetc != EOF)) {</w:t>
      </w:r>
    </w:p>
    <w:p w14:paraId="4C1343A0" w14:textId="77777777" w:rsidR="000644C3" w:rsidRPr="00EC76D5" w:rsidRDefault="000644C3" w:rsidP="00390D2A">
      <w:pPr>
        <w:pStyle w:val="Code"/>
        <w:rPr>
          <w:highlight w:val="white"/>
        </w:rPr>
      </w:pPr>
      <w:r w:rsidRPr="00EC76D5">
        <w:rPr>
          <w:color w:val="008000"/>
          <w:highlight w:val="white"/>
        </w:rPr>
        <w:t xml:space="preserve">    char c = stream-&gt;ungetc;</w:t>
      </w:r>
    </w:p>
    <w:p w14:paraId="1A1620A0" w14:textId="77777777" w:rsidR="000644C3" w:rsidRPr="00EC76D5" w:rsidRDefault="000644C3" w:rsidP="00390D2A">
      <w:pPr>
        <w:pStyle w:val="Code"/>
        <w:rPr>
          <w:highlight w:val="white"/>
        </w:rPr>
      </w:pPr>
      <w:r w:rsidRPr="00EC76D5">
        <w:rPr>
          <w:color w:val="008000"/>
          <w:highlight w:val="white"/>
        </w:rPr>
        <w:t xml:space="preserve">    memcpy(ptr, &amp;c, 1);</w:t>
      </w:r>
    </w:p>
    <w:p w14:paraId="5DEE693F" w14:textId="77777777" w:rsidR="000644C3" w:rsidRPr="00EC76D5" w:rsidRDefault="000644C3" w:rsidP="00390D2A">
      <w:pPr>
        <w:pStyle w:val="Code"/>
        <w:rPr>
          <w:highlight w:val="white"/>
        </w:rPr>
      </w:pPr>
      <w:r w:rsidRPr="00EC76D5">
        <w:rPr>
          <w:color w:val="008000"/>
          <w:highlight w:val="white"/>
        </w:rPr>
        <w:t xml:space="preserve">    stream-&gt;ungetc = EOF;</w:t>
      </w:r>
    </w:p>
    <w:p w14:paraId="1E488EE6" w14:textId="77777777" w:rsidR="000644C3" w:rsidRPr="00EC76D5" w:rsidRDefault="000644C3" w:rsidP="00390D2A">
      <w:pPr>
        <w:pStyle w:val="Code"/>
        <w:rPr>
          <w:highlight w:val="white"/>
        </w:rPr>
      </w:pPr>
      <w:r w:rsidRPr="00EC76D5">
        <w:rPr>
          <w:color w:val="008000"/>
          <w:highlight w:val="white"/>
        </w:rPr>
        <w:t xml:space="preserve">    return fread(((char*) ptr) + 1, (size * nobj) - 1, 1, stream);</w:t>
      </w:r>
    </w:p>
    <w:p w14:paraId="609ECE71" w14:textId="77777777" w:rsidR="000644C3" w:rsidRPr="00EC76D5" w:rsidRDefault="000644C3" w:rsidP="00390D2A">
      <w:pPr>
        <w:pStyle w:val="Code"/>
        <w:rPr>
          <w:highlight w:val="white"/>
        </w:rPr>
      </w:pPr>
      <w:r w:rsidRPr="00EC76D5">
        <w:rPr>
          <w:color w:val="008000"/>
          <w:highlight w:val="white"/>
        </w:rPr>
        <w:t xml:space="preserve">  }*/</w:t>
      </w:r>
    </w:p>
    <w:p w14:paraId="4762AA6E" w14:textId="77777777" w:rsidR="000644C3" w:rsidRPr="00EC76D5" w:rsidRDefault="000644C3" w:rsidP="00390D2A">
      <w:pPr>
        <w:pStyle w:val="Code"/>
        <w:rPr>
          <w:highlight w:val="white"/>
        </w:rPr>
      </w:pPr>
    </w:p>
    <w:p w14:paraId="2F310E96" w14:textId="77777777" w:rsidR="000644C3" w:rsidRPr="00EC76D5" w:rsidRDefault="000644C3" w:rsidP="00390D2A">
      <w:pPr>
        <w:pStyle w:val="Code"/>
        <w:rPr>
          <w:highlight w:val="white"/>
        </w:rPr>
      </w:pPr>
      <w:r w:rsidRPr="00EC76D5">
        <w:rPr>
          <w:highlight w:val="white"/>
        </w:rPr>
        <w:lastRenderedPageBreak/>
        <w:t xml:space="preserve">  </w:t>
      </w:r>
      <w:r w:rsidRPr="00EC76D5">
        <w:rPr>
          <w:color w:val="0000FF"/>
          <w:highlight w:val="white"/>
        </w:rPr>
        <w:t>int</w:t>
      </w:r>
      <w:r w:rsidRPr="00EC76D5">
        <w:rPr>
          <w:highlight w:val="white"/>
        </w:rPr>
        <w:t xml:space="preserve"> handle = stream-&gt;handle, total = size * nobj;</w:t>
      </w:r>
    </w:p>
    <w:p w14:paraId="0809550E" w14:textId="77777777" w:rsidR="000644C3" w:rsidRPr="00EC76D5" w:rsidRDefault="000644C3" w:rsidP="00390D2A">
      <w:pPr>
        <w:pStyle w:val="Code"/>
        <w:rPr>
          <w:highlight w:val="white"/>
        </w:rPr>
      </w:pPr>
    </w:p>
    <w:p w14:paraId="6910B547" w14:textId="77777777" w:rsidR="000644C3" w:rsidRPr="00EC76D5" w:rsidRDefault="000644C3" w:rsidP="00390D2A">
      <w:pPr>
        <w:pStyle w:val="Code"/>
        <w:rPr>
          <w:highlight w:val="white"/>
        </w:rPr>
      </w:pPr>
      <w:r w:rsidRPr="00EC76D5">
        <w:rPr>
          <w:highlight w:val="white"/>
        </w:rPr>
        <w:t xml:space="preserve">  load_register(ah, 0x3Fs);</w:t>
      </w:r>
    </w:p>
    <w:p w14:paraId="410751AA" w14:textId="77777777" w:rsidR="000644C3" w:rsidRPr="00EC76D5" w:rsidRDefault="000644C3" w:rsidP="00390D2A">
      <w:pPr>
        <w:pStyle w:val="Code"/>
        <w:rPr>
          <w:highlight w:val="white"/>
        </w:rPr>
      </w:pPr>
      <w:r w:rsidRPr="00EC76D5">
        <w:rPr>
          <w:highlight w:val="white"/>
        </w:rPr>
        <w:t xml:space="preserve">  load_register(bx, handle);</w:t>
      </w:r>
    </w:p>
    <w:p w14:paraId="50D4BDAD" w14:textId="77777777" w:rsidR="000644C3" w:rsidRPr="00EC76D5" w:rsidRDefault="000644C3" w:rsidP="00390D2A">
      <w:pPr>
        <w:pStyle w:val="Code"/>
        <w:rPr>
          <w:highlight w:val="white"/>
        </w:rPr>
      </w:pPr>
      <w:r w:rsidRPr="00EC76D5">
        <w:rPr>
          <w:highlight w:val="white"/>
        </w:rPr>
        <w:t xml:space="preserve">  load_register(cx, total);</w:t>
      </w:r>
    </w:p>
    <w:p w14:paraId="0C7D644D" w14:textId="77777777" w:rsidR="000644C3" w:rsidRPr="00EC76D5" w:rsidRDefault="000644C3" w:rsidP="00390D2A">
      <w:pPr>
        <w:pStyle w:val="Code"/>
        <w:rPr>
          <w:highlight w:val="white"/>
        </w:rPr>
      </w:pPr>
      <w:r w:rsidRPr="00EC76D5">
        <w:rPr>
          <w:highlight w:val="white"/>
        </w:rPr>
        <w:t xml:space="preserve">  load_register(dx, ptr);</w:t>
      </w:r>
    </w:p>
    <w:p w14:paraId="417D9844" w14:textId="77777777" w:rsidR="000644C3" w:rsidRPr="00EC76D5" w:rsidRDefault="000644C3" w:rsidP="00390D2A">
      <w:pPr>
        <w:pStyle w:val="Code"/>
        <w:rPr>
          <w:highlight w:val="white"/>
        </w:rPr>
      </w:pPr>
      <w:r w:rsidRPr="00EC76D5">
        <w:rPr>
          <w:highlight w:val="white"/>
        </w:rPr>
        <w:t xml:space="preserve">  interrupt(0x21s);</w:t>
      </w:r>
    </w:p>
    <w:p w14:paraId="0A474EAF" w14:textId="77777777" w:rsidR="000644C3" w:rsidRPr="00EC76D5" w:rsidRDefault="000644C3" w:rsidP="00390D2A">
      <w:pPr>
        <w:pStyle w:val="Code"/>
        <w:rPr>
          <w:highlight w:val="white"/>
        </w:rPr>
      </w:pPr>
    </w:p>
    <w:p w14:paraId="6CA24B37" w14:textId="77777777" w:rsidR="000644C3" w:rsidRPr="00EC76D5" w:rsidRDefault="000644C3" w:rsidP="00390D2A">
      <w:pPr>
        <w:pStyle w:val="Code"/>
        <w:rPr>
          <w:highlight w:val="white"/>
        </w:rPr>
      </w:pPr>
      <w:r w:rsidRPr="00EC76D5">
        <w:rPr>
          <w:highlight w:val="white"/>
        </w:rPr>
        <w:t xml:space="preserve">  { </w:t>
      </w:r>
      <w:r w:rsidRPr="00EC76D5">
        <w:rPr>
          <w:color w:val="0000FF"/>
          <w:highlight w:val="white"/>
        </w:rPr>
        <w:t>short</w:t>
      </w:r>
      <w:r w:rsidRPr="00EC76D5">
        <w:rPr>
          <w:highlight w:val="white"/>
        </w:rPr>
        <w:t xml:space="preserve"> flagbyte;</w:t>
      </w:r>
    </w:p>
    <w:p w14:paraId="292C6D4D" w14:textId="77777777" w:rsidR="000644C3" w:rsidRPr="00EC76D5" w:rsidRDefault="000644C3" w:rsidP="00390D2A">
      <w:pPr>
        <w:pStyle w:val="Code"/>
        <w:rPr>
          <w:highlight w:val="white"/>
        </w:rPr>
      </w:pPr>
      <w:r w:rsidRPr="00EC76D5">
        <w:rPr>
          <w:highlight w:val="white"/>
        </w:rPr>
        <w:t xml:space="preserve">    store_flagbyte(flagbyte);</w:t>
      </w:r>
    </w:p>
    <w:p w14:paraId="2869E13D" w14:textId="77777777" w:rsidR="000644C3" w:rsidRPr="00EC76D5" w:rsidRDefault="000644C3" w:rsidP="00390D2A">
      <w:pPr>
        <w:pStyle w:val="Code"/>
        <w:rPr>
          <w:highlight w:val="white"/>
        </w:rPr>
      </w:pPr>
    </w:p>
    <w:p w14:paraId="00F2B8D5"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(flagbyte &amp; CARRY_FLAG) {</w:t>
      </w:r>
    </w:p>
    <w:p w14:paraId="7AA9646B" w14:textId="77777777" w:rsidR="000644C3" w:rsidRPr="00EC76D5" w:rsidRDefault="000644C3" w:rsidP="00390D2A">
      <w:pPr>
        <w:pStyle w:val="Code"/>
        <w:rPr>
          <w:highlight w:val="white"/>
        </w:rPr>
      </w:pPr>
      <w:r w:rsidRPr="00EC76D5">
        <w:rPr>
          <w:highlight w:val="white"/>
        </w:rPr>
        <w:t xml:space="preserve">      stream-&gt;errno = errno = FREAD;</w:t>
      </w:r>
    </w:p>
    <w:p w14:paraId="4F7E610C"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3E5DD842" w14:textId="77777777" w:rsidR="000644C3" w:rsidRPr="00EC76D5" w:rsidRDefault="000644C3" w:rsidP="00390D2A">
      <w:pPr>
        <w:pStyle w:val="Code"/>
        <w:rPr>
          <w:highlight w:val="white"/>
        </w:rPr>
      </w:pPr>
      <w:r w:rsidRPr="00EC76D5">
        <w:rPr>
          <w:highlight w:val="white"/>
        </w:rPr>
        <w:t xml:space="preserve">    }</w:t>
      </w:r>
    </w:p>
    <w:p w14:paraId="313E4015"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3C2D32E1"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count;</w:t>
      </w:r>
    </w:p>
    <w:p w14:paraId="2D05C5FE" w14:textId="77777777" w:rsidR="000644C3" w:rsidRPr="00EC76D5" w:rsidRDefault="000644C3" w:rsidP="00390D2A">
      <w:pPr>
        <w:pStyle w:val="Code"/>
        <w:rPr>
          <w:highlight w:val="white"/>
        </w:rPr>
      </w:pPr>
      <w:r w:rsidRPr="00EC76D5">
        <w:rPr>
          <w:highlight w:val="white"/>
        </w:rPr>
        <w:t xml:space="preserve">      store_register(ax, count);</w:t>
      </w:r>
    </w:p>
    <w:p w14:paraId="51897C76" w14:textId="77777777" w:rsidR="000644C3" w:rsidRPr="00EC76D5" w:rsidRDefault="000644C3" w:rsidP="00390D2A">
      <w:pPr>
        <w:pStyle w:val="Code"/>
        <w:rPr>
          <w:highlight w:val="white"/>
        </w:rPr>
      </w:pPr>
      <w:r w:rsidRPr="00EC76D5">
        <w:rPr>
          <w:color w:val="008000"/>
          <w:highlight w:val="white"/>
        </w:rPr>
        <w:t>//      stream-&gt;position += count;</w:t>
      </w:r>
    </w:p>
    <w:p w14:paraId="227896E2"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count;</w:t>
      </w:r>
    </w:p>
    <w:p w14:paraId="074111AE" w14:textId="77777777" w:rsidR="000644C3" w:rsidRPr="00EC76D5" w:rsidRDefault="000644C3" w:rsidP="00390D2A">
      <w:pPr>
        <w:pStyle w:val="Code"/>
        <w:rPr>
          <w:highlight w:val="white"/>
        </w:rPr>
      </w:pPr>
      <w:r w:rsidRPr="00EC76D5">
        <w:rPr>
          <w:highlight w:val="white"/>
        </w:rPr>
        <w:t xml:space="preserve">    }</w:t>
      </w:r>
    </w:p>
    <w:p w14:paraId="664FEED0" w14:textId="77777777" w:rsidR="000644C3" w:rsidRPr="00EC76D5" w:rsidRDefault="000644C3" w:rsidP="00390D2A">
      <w:pPr>
        <w:pStyle w:val="Code"/>
        <w:rPr>
          <w:highlight w:val="white"/>
        </w:rPr>
      </w:pPr>
      <w:r w:rsidRPr="00EC76D5">
        <w:rPr>
          <w:highlight w:val="white"/>
        </w:rPr>
        <w:t xml:space="preserve">  }</w:t>
      </w:r>
    </w:p>
    <w:p w14:paraId="2389A105" w14:textId="77777777" w:rsidR="000644C3" w:rsidRPr="00EC76D5" w:rsidRDefault="000644C3" w:rsidP="00390D2A">
      <w:pPr>
        <w:pStyle w:val="Code"/>
        <w:rPr>
          <w:highlight w:val="white"/>
        </w:rPr>
      </w:pPr>
      <w:r w:rsidRPr="00EC76D5">
        <w:rPr>
          <w:highlight w:val="white"/>
        </w:rPr>
        <w:t>}</w:t>
      </w:r>
    </w:p>
    <w:p w14:paraId="71F2EF2A" w14:textId="77777777" w:rsidR="000644C3" w:rsidRPr="00EC76D5" w:rsidRDefault="000644C3" w:rsidP="00390D2A">
      <w:pPr>
        <w:pStyle w:val="Code"/>
        <w:rPr>
          <w:highlight w:val="white"/>
        </w:rPr>
      </w:pPr>
    </w:p>
    <w:p w14:paraId="0FCE20DC" w14:textId="77777777" w:rsidR="000644C3" w:rsidRPr="00EC76D5" w:rsidRDefault="000644C3" w:rsidP="00390D2A">
      <w:pPr>
        <w:pStyle w:val="Code"/>
        <w:rPr>
          <w:highlight w:val="white"/>
        </w:rPr>
      </w:pPr>
      <w:r w:rsidRPr="00EC76D5">
        <w:rPr>
          <w:highlight w:val="white"/>
        </w:rPr>
        <w:t>size_t fwrite(</w:t>
      </w:r>
      <w:r w:rsidRPr="00EC76D5">
        <w:rPr>
          <w:color w:val="0000FF"/>
          <w:highlight w:val="white"/>
        </w:rPr>
        <w:t>const</w:t>
      </w:r>
      <w:r w:rsidRPr="00EC76D5">
        <w:rPr>
          <w:highlight w:val="white"/>
        </w:rPr>
        <w:t xml:space="preserve"> </w:t>
      </w:r>
      <w:r w:rsidRPr="00EC76D5">
        <w:rPr>
          <w:color w:val="0000FF"/>
          <w:highlight w:val="white"/>
        </w:rPr>
        <w:t>void</w:t>
      </w:r>
      <w:r w:rsidRPr="00EC76D5">
        <w:rPr>
          <w:highlight w:val="white"/>
        </w:rPr>
        <w:t>* ptr, size_t size, size_t nobj, FILE* stream) {</w:t>
      </w:r>
    </w:p>
    <w:p w14:paraId="71CF6279"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handle = stream-&gt;handle, total = size * nobj;</w:t>
      </w:r>
    </w:p>
    <w:p w14:paraId="3C01B1E5" w14:textId="77777777" w:rsidR="000644C3" w:rsidRPr="00EC76D5" w:rsidRDefault="000644C3" w:rsidP="00390D2A">
      <w:pPr>
        <w:pStyle w:val="Code"/>
        <w:rPr>
          <w:highlight w:val="white"/>
        </w:rPr>
      </w:pPr>
    </w:p>
    <w:p w14:paraId="28127470" w14:textId="77777777" w:rsidR="000644C3" w:rsidRPr="00EC76D5" w:rsidRDefault="000644C3" w:rsidP="00390D2A">
      <w:pPr>
        <w:pStyle w:val="Code"/>
        <w:rPr>
          <w:highlight w:val="white"/>
        </w:rPr>
      </w:pPr>
      <w:r w:rsidRPr="00EC76D5">
        <w:rPr>
          <w:highlight w:val="white"/>
        </w:rPr>
        <w:t xml:space="preserve">  load_register(ah, 0x40s);</w:t>
      </w:r>
    </w:p>
    <w:p w14:paraId="6709A2C9" w14:textId="77777777" w:rsidR="000644C3" w:rsidRPr="00EC76D5" w:rsidRDefault="000644C3" w:rsidP="00390D2A">
      <w:pPr>
        <w:pStyle w:val="Code"/>
        <w:rPr>
          <w:highlight w:val="white"/>
        </w:rPr>
      </w:pPr>
      <w:r w:rsidRPr="00EC76D5">
        <w:rPr>
          <w:highlight w:val="white"/>
        </w:rPr>
        <w:t xml:space="preserve">  load_register(bx, handle);</w:t>
      </w:r>
    </w:p>
    <w:p w14:paraId="77B6D866" w14:textId="77777777" w:rsidR="000644C3" w:rsidRPr="00EC76D5" w:rsidRDefault="000644C3" w:rsidP="00390D2A">
      <w:pPr>
        <w:pStyle w:val="Code"/>
        <w:rPr>
          <w:highlight w:val="white"/>
        </w:rPr>
      </w:pPr>
      <w:r w:rsidRPr="00EC76D5">
        <w:rPr>
          <w:highlight w:val="white"/>
        </w:rPr>
        <w:t xml:space="preserve">  load_register(cx, total);</w:t>
      </w:r>
    </w:p>
    <w:p w14:paraId="3C98CA06" w14:textId="77777777" w:rsidR="000644C3" w:rsidRPr="00EC76D5" w:rsidRDefault="000644C3" w:rsidP="00390D2A">
      <w:pPr>
        <w:pStyle w:val="Code"/>
        <w:rPr>
          <w:highlight w:val="white"/>
        </w:rPr>
      </w:pPr>
      <w:r w:rsidRPr="00EC76D5">
        <w:rPr>
          <w:highlight w:val="white"/>
        </w:rPr>
        <w:t xml:space="preserve">  load_register(dx, ptr);</w:t>
      </w:r>
    </w:p>
    <w:p w14:paraId="4C8B2384" w14:textId="77777777" w:rsidR="000644C3" w:rsidRPr="00EC76D5" w:rsidRDefault="000644C3" w:rsidP="00390D2A">
      <w:pPr>
        <w:pStyle w:val="Code"/>
        <w:rPr>
          <w:highlight w:val="white"/>
        </w:rPr>
      </w:pPr>
      <w:r w:rsidRPr="00EC76D5">
        <w:rPr>
          <w:highlight w:val="white"/>
        </w:rPr>
        <w:t xml:space="preserve">  interrupt(0x21s);</w:t>
      </w:r>
    </w:p>
    <w:p w14:paraId="10DE68E8" w14:textId="77777777" w:rsidR="000644C3" w:rsidRPr="00EC76D5" w:rsidRDefault="000644C3" w:rsidP="00390D2A">
      <w:pPr>
        <w:pStyle w:val="Code"/>
        <w:rPr>
          <w:highlight w:val="white"/>
        </w:rPr>
      </w:pPr>
      <w:r w:rsidRPr="00EC76D5">
        <w:rPr>
          <w:highlight w:val="white"/>
        </w:rPr>
        <w:t xml:space="preserve"> </w:t>
      </w:r>
    </w:p>
    <w:p w14:paraId="3F6B399D" w14:textId="77777777" w:rsidR="000644C3" w:rsidRPr="00EC76D5" w:rsidRDefault="000644C3" w:rsidP="00390D2A">
      <w:pPr>
        <w:pStyle w:val="Code"/>
        <w:rPr>
          <w:highlight w:val="white"/>
        </w:rPr>
      </w:pPr>
      <w:r w:rsidRPr="00EC76D5">
        <w:rPr>
          <w:highlight w:val="white"/>
        </w:rPr>
        <w:t xml:space="preserve">  { </w:t>
      </w:r>
      <w:r w:rsidRPr="00EC76D5">
        <w:rPr>
          <w:color w:val="0000FF"/>
          <w:highlight w:val="white"/>
        </w:rPr>
        <w:t>short</w:t>
      </w:r>
      <w:r w:rsidRPr="00EC76D5">
        <w:rPr>
          <w:highlight w:val="white"/>
        </w:rPr>
        <w:t xml:space="preserve"> flagbyte;</w:t>
      </w:r>
    </w:p>
    <w:p w14:paraId="0F8E11C2" w14:textId="77777777" w:rsidR="000644C3" w:rsidRPr="00EC76D5" w:rsidRDefault="000644C3" w:rsidP="00390D2A">
      <w:pPr>
        <w:pStyle w:val="Code"/>
        <w:rPr>
          <w:highlight w:val="white"/>
        </w:rPr>
      </w:pPr>
      <w:r w:rsidRPr="00EC76D5">
        <w:rPr>
          <w:highlight w:val="white"/>
        </w:rPr>
        <w:t xml:space="preserve">    store_flagbyte(flagbyte);</w:t>
      </w:r>
    </w:p>
    <w:p w14:paraId="584BEB29" w14:textId="77777777" w:rsidR="000644C3" w:rsidRPr="00EC76D5" w:rsidRDefault="000644C3" w:rsidP="00390D2A">
      <w:pPr>
        <w:pStyle w:val="Code"/>
        <w:rPr>
          <w:highlight w:val="white"/>
        </w:rPr>
      </w:pPr>
    </w:p>
    <w:p w14:paraId="738959C2"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(flagbyte &amp; CARRY_FLAG) {</w:t>
      </w:r>
    </w:p>
    <w:p w14:paraId="77456DD2" w14:textId="77777777" w:rsidR="000644C3" w:rsidRPr="00EC76D5" w:rsidRDefault="000644C3" w:rsidP="00390D2A">
      <w:pPr>
        <w:pStyle w:val="Code"/>
        <w:rPr>
          <w:highlight w:val="white"/>
        </w:rPr>
      </w:pPr>
      <w:r w:rsidRPr="00EC76D5">
        <w:rPr>
          <w:highlight w:val="white"/>
        </w:rPr>
        <w:t xml:space="preserve">      stream-&gt;errno = errno = FWRITE;</w:t>
      </w:r>
    </w:p>
    <w:p w14:paraId="3D93055A"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4C413578" w14:textId="77777777" w:rsidR="000644C3" w:rsidRPr="00EC76D5" w:rsidRDefault="000644C3" w:rsidP="00390D2A">
      <w:pPr>
        <w:pStyle w:val="Code"/>
        <w:rPr>
          <w:highlight w:val="white"/>
        </w:rPr>
      </w:pPr>
      <w:r w:rsidRPr="00EC76D5">
        <w:rPr>
          <w:highlight w:val="white"/>
        </w:rPr>
        <w:t xml:space="preserve">    }</w:t>
      </w:r>
    </w:p>
    <w:p w14:paraId="7CAD2C62"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1A8CAC1B"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count;</w:t>
      </w:r>
    </w:p>
    <w:p w14:paraId="21B34F11" w14:textId="77777777" w:rsidR="000644C3" w:rsidRPr="00EC76D5" w:rsidRDefault="000644C3" w:rsidP="00390D2A">
      <w:pPr>
        <w:pStyle w:val="Code"/>
        <w:rPr>
          <w:highlight w:val="white"/>
        </w:rPr>
      </w:pPr>
      <w:r w:rsidRPr="00EC76D5">
        <w:rPr>
          <w:highlight w:val="white"/>
        </w:rPr>
        <w:t xml:space="preserve">      store_register(ax, count);</w:t>
      </w:r>
    </w:p>
    <w:p w14:paraId="76ED0F0C" w14:textId="77777777" w:rsidR="000644C3" w:rsidRPr="00EC76D5" w:rsidRDefault="000644C3" w:rsidP="00390D2A">
      <w:pPr>
        <w:pStyle w:val="Code"/>
        <w:rPr>
          <w:highlight w:val="white"/>
        </w:rPr>
      </w:pPr>
      <w:r w:rsidRPr="00EC76D5">
        <w:rPr>
          <w:color w:val="008000"/>
          <w:highlight w:val="white"/>
        </w:rPr>
        <w:t>//      stream-&gt;position += count;</w:t>
      </w:r>
    </w:p>
    <w:p w14:paraId="7F673152" w14:textId="77777777" w:rsidR="000644C3" w:rsidRPr="00EC76D5" w:rsidRDefault="000644C3" w:rsidP="00390D2A">
      <w:pPr>
        <w:pStyle w:val="Code"/>
        <w:rPr>
          <w:highlight w:val="white"/>
        </w:rPr>
      </w:pPr>
      <w:r w:rsidRPr="00EC76D5">
        <w:rPr>
          <w:color w:val="008000"/>
          <w:highlight w:val="white"/>
        </w:rPr>
        <w:t>//      stream-&gt;size = MAX(stream-&gt;size, stream-&gt;position);</w:t>
      </w:r>
    </w:p>
    <w:p w14:paraId="34DC21A2"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count;</w:t>
      </w:r>
    </w:p>
    <w:p w14:paraId="7C030DA7" w14:textId="77777777" w:rsidR="000644C3" w:rsidRPr="00EC76D5" w:rsidRDefault="000644C3" w:rsidP="00390D2A">
      <w:pPr>
        <w:pStyle w:val="Code"/>
        <w:rPr>
          <w:highlight w:val="white"/>
        </w:rPr>
      </w:pPr>
      <w:r w:rsidRPr="00EC76D5">
        <w:rPr>
          <w:highlight w:val="white"/>
        </w:rPr>
        <w:t xml:space="preserve">    }</w:t>
      </w:r>
    </w:p>
    <w:p w14:paraId="1C2FBCA7" w14:textId="77777777" w:rsidR="000644C3" w:rsidRPr="00EC76D5" w:rsidRDefault="000644C3" w:rsidP="00390D2A">
      <w:pPr>
        <w:pStyle w:val="Code"/>
        <w:rPr>
          <w:highlight w:val="white"/>
        </w:rPr>
      </w:pPr>
      <w:r w:rsidRPr="00EC76D5">
        <w:rPr>
          <w:highlight w:val="white"/>
        </w:rPr>
        <w:t xml:space="preserve">  }</w:t>
      </w:r>
    </w:p>
    <w:p w14:paraId="6E65053E" w14:textId="77777777" w:rsidR="000644C3" w:rsidRPr="00EC76D5" w:rsidRDefault="000644C3" w:rsidP="00390D2A">
      <w:pPr>
        <w:pStyle w:val="Code"/>
        <w:rPr>
          <w:highlight w:val="white"/>
        </w:rPr>
      </w:pPr>
      <w:r w:rsidRPr="00EC76D5">
        <w:rPr>
          <w:highlight w:val="white"/>
        </w:rPr>
        <w:t>}</w:t>
      </w:r>
    </w:p>
    <w:p w14:paraId="34870CAB" w14:textId="77777777" w:rsidR="000644C3" w:rsidRPr="00EC76D5" w:rsidRDefault="000644C3" w:rsidP="00390D2A">
      <w:pPr>
        <w:pStyle w:val="Code"/>
        <w:rPr>
          <w:highlight w:val="white"/>
        </w:rPr>
      </w:pPr>
    </w:p>
    <w:p w14:paraId="3BFDBA63" w14:textId="77777777" w:rsidR="000644C3" w:rsidRPr="00EC76D5" w:rsidRDefault="000644C3" w:rsidP="00390D2A">
      <w:pPr>
        <w:pStyle w:val="Code"/>
        <w:rPr>
          <w:highlight w:val="white"/>
        </w:rPr>
      </w:pPr>
      <w:r w:rsidRPr="00EC76D5">
        <w:rPr>
          <w:highlight w:val="white"/>
        </w:rPr>
        <w:t>long fseek(FILE* stream, long offset, int origin) {</w:t>
      </w:r>
    </w:p>
    <w:p w14:paraId="0FE43FA2" w14:textId="77777777" w:rsidR="000644C3" w:rsidRPr="00EC76D5" w:rsidRDefault="000644C3" w:rsidP="00390D2A">
      <w:pPr>
        <w:pStyle w:val="Code"/>
        <w:rPr>
          <w:highlight w:val="white"/>
        </w:rPr>
      </w:pPr>
      <w:r w:rsidRPr="00EC76D5">
        <w:rPr>
          <w:highlight w:val="white"/>
        </w:rPr>
        <w:t xml:space="preserve">  load_register(al, (short) origin);</w:t>
      </w:r>
    </w:p>
    <w:p w14:paraId="4269F142" w14:textId="77777777" w:rsidR="000644C3" w:rsidRPr="00EC76D5" w:rsidRDefault="000644C3" w:rsidP="00390D2A">
      <w:pPr>
        <w:pStyle w:val="Code"/>
        <w:rPr>
          <w:highlight w:val="white"/>
        </w:rPr>
      </w:pPr>
      <w:r w:rsidRPr="00EC76D5">
        <w:rPr>
          <w:highlight w:val="white"/>
        </w:rPr>
        <w:t xml:space="preserve">  load_register(ah, 0x42s);</w:t>
      </w:r>
    </w:p>
    <w:p w14:paraId="75594EC9" w14:textId="77777777" w:rsidR="000644C3" w:rsidRPr="00EC76D5" w:rsidRDefault="000644C3" w:rsidP="00390D2A">
      <w:pPr>
        <w:pStyle w:val="Code"/>
        <w:rPr>
          <w:highlight w:val="white"/>
        </w:rPr>
      </w:pPr>
      <w:r w:rsidRPr="00EC76D5">
        <w:rPr>
          <w:highlight w:val="white"/>
        </w:rPr>
        <w:t xml:space="preserve">  load_register(bx, stream-&gt;handle);</w:t>
      </w:r>
    </w:p>
    <w:p w14:paraId="7E305EBD" w14:textId="77777777" w:rsidR="000644C3" w:rsidRPr="00EC76D5" w:rsidRDefault="000644C3" w:rsidP="00390D2A">
      <w:pPr>
        <w:pStyle w:val="Code"/>
        <w:rPr>
          <w:highlight w:val="white"/>
        </w:rPr>
      </w:pPr>
      <w:r w:rsidRPr="00EC76D5">
        <w:rPr>
          <w:highlight w:val="white"/>
        </w:rPr>
        <w:t xml:space="preserve">  load_register(cx, (int) (offset &gt;&gt; 16));</w:t>
      </w:r>
    </w:p>
    <w:p w14:paraId="20AF8441" w14:textId="77777777" w:rsidR="000644C3" w:rsidRPr="00EC76D5" w:rsidRDefault="000644C3" w:rsidP="00390D2A">
      <w:pPr>
        <w:pStyle w:val="Code"/>
        <w:rPr>
          <w:highlight w:val="white"/>
        </w:rPr>
      </w:pPr>
      <w:r w:rsidRPr="00EC76D5">
        <w:rPr>
          <w:highlight w:val="white"/>
        </w:rPr>
        <w:t xml:space="preserve">  load_register(dx, (int) offset);</w:t>
      </w:r>
    </w:p>
    <w:p w14:paraId="08717461" w14:textId="77777777" w:rsidR="000644C3" w:rsidRPr="00EC76D5" w:rsidRDefault="000644C3" w:rsidP="00390D2A">
      <w:pPr>
        <w:pStyle w:val="Code"/>
        <w:rPr>
          <w:highlight w:val="white"/>
        </w:rPr>
      </w:pPr>
      <w:r w:rsidRPr="00EC76D5">
        <w:rPr>
          <w:highlight w:val="white"/>
        </w:rPr>
        <w:t xml:space="preserve">  interrupt(0x21s);</w:t>
      </w:r>
    </w:p>
    <w:p w14:paraId="038A5AA6" w14:textId="77777777" w:rsidR="000644C3" w:rsidRPr="00EC76D5" w:rsidRDefault="000644C3" w:rsidP="00390D2A">
      <w:pPr>
        <w:pStyle w:val="Code"/>
        <w:rPr>
          <w:highlight w:val="white"/>
        </w:rPr>
      </w:pPr>
    </w:p>
    <w:p w14:paraId="6DC448A0" w14:textId="77777777" w:rsidR="000644C3" w:rsidRPr="00EC76D5" w:rsidRDefault="000644C3" w:rsidP="00390D2A">
      <w:pPr>
        <w:pStyle w:val="Code"/>
        <w:rPr>
          <w:highlight w:val="white"/>
        </w:rPr>
      </w:pPr>
      <w:r w:rsidRPr="00EC76D5">
        <w:rPr>
          <w:highlight w:val="white"/>
        </w:rPr>
        <w:t xml:space="preserve">  { int highPosition, lowPositionHandle;</w:t>
      </w:r>
    </w:p>
    <w:p w14:paraId="1E23166B" w14:textId="77777777" w:rsidR="000644C3" w:rsidRPr="00EC76D5" w:rsidRDefault="000644C3" w:rsidP="00390D2A">
      <w:pPr>
        <w:pStyle w:val="Code"/>
        <w:rPr>
          <w:highlight w:val="white"/>
        </w:rPr>
      </w:pPr>
    </w:p>
    <w:p w14:paraId="431FB6C0" w14:textId="77777777" w:rsidR="000644C3" w:rsidRPr="00EC76D5" w:rsidRDefault="000644C3" w:rsidP="00390D2A">
      <w:pPr>
        <w:pStyle w:val="Code"/>
        <w:rPr>
          <w:highlight w:val="white"/>
        </w:rPr>
      </w:pPr>
      <w:r w:rsidRPr="00EC76D5">
        <w:rPr>
          <w:highlight w:val="white"/>
        </w:rPr>
        <w:t xml:space="preserve">    store_register(dx, highPosition);</w:t>
      </w:r>
    </w:p>
    <w:p w14:paraId="32B2C036" w14:textId="77777777" w:rsidR="000644C3" w:rsidRPr="00EC76D5" w:rsidRDefault="000644C3" w:rsidP="00390D2A">
      <w:pPr>
        <w:pStyle w:val="Code"/>
        <w:rPr>
          <w:highlight w:val="white"/>
        </w:rPr>
      </w:pPr>
      <w:r w:rsidRPr="00EC76D5">
        <w:rPr>
          <w:highlight w:val="white"/>
        </w:rPr>
        <w:t xml:space="preserve">    store_register(ax, lowPositionHandle);</w:t>
      </w:r>
    </w:p>
    <w:p w14:paraId="0E84B701" w14:textId="77777777" w:rsidR="000644C3" w:rsidRPr="00EC76D5" w:rsidRDefault="000644C3" w:rsidP="00390D2A">
      <w:pPr>
        <w:pStyle w:val="Code"/>
        <w:rPr>
          <w:highlight w:val="white"/>
        </w:rPr>
      </w:pPr>
    </w:p>
    <w:p w14:paraId="146D5D9C" w14:textId="77777777" w:rsidR="000644C3" w:rsidRPr="00EC76D5" w:rsidRDefault="000644C3" w:rsidP="00390D2A">
      <w:pPr>
        <w:pStyle w:val="Code"/>
        <w:rPr>
          <w:highlight w:val="white"/>
        </w:rPr>
      </w:pPr>
      <w:r w:rsidRPr="00EC76D5">
        <w:rPr>
          <w:highlight w:val="white"/>
        </w:rPr>
        <w:t xml:space="preserve">    short flagbyte;</w:t>
      </w:r>
    </w:p>
    <w:p w14:paraId="42ACDEA5" w14:textId="77777777" w:rsidR="000644C3" w:rsidRPr="00EC76D5" w:rsidRDefault="000644C3" w:rsidP="00390D2A">
      <w:pPr>
        <w:pStyle w:val="Code"/>
        <w:rPr>
          <w:highlight w:val="white"/>
        </w:rPr>
      </w:pPr>
      <w:r w:rsidRPr="00EC76D5">
        <w:rPr>
          <w:highlight w:val="white"/>
        </w:rPr>
        <w:t xml:space="preserve">    clear_registers();</w:t>
      </w:r>
    </w:p>
    <w:p w14:paraId="7CE649E3" w14:textId="77777777" w:rsidR="000644C3" w:rsidRPr="00EC76D5" w:rsidRDefault="000644C3" w:rsidP="00390D2A">
      <w:pPr>
        <w:pStyle w:val="Code"/>
        <w:rPr>
          <w:highlight w:val="white"/>
        </w:rPr>
      </w:pPr>
      <w:r w:rsidRPr="00EC76D5">
        <w:rPr>
          <w:highlight w:val="white"/>
        </w:rPr>
        <w:t xml:space="preserve">    store_flagbyte(flagbyte);</w:t>
      </w:r>
    </w:p>
    <w:p w14:paraId="29AD8386" w14:textId="77777777" w:rsidR="000644C3" w:rsidRPr="00EC76D5" w:rsidRDefault="000644C3" w:rsidP="00390D2A">
      <w:pPr>
        <w:pStyle w:val="Code"/>
        <w:rPr>
          <w:highlight w:val="white"/>
        </w:rPr>
      </w:pPr>
    </w:p>
    <w:p w14:paraId="009B817A" w14:textId="77777777" w:rsidR="000644C3" w:rsidRPr="00EC76D5" w:rsidRDefault="000644C3" w:rsidP="00390D2A">
      <w:pPr>
        <w:pStyle w:val="Code"/>
        <w:rPr>
          <w:highlight w:val="white"/>
        </w:rPr>
      </w:pPr>
      <w:r w:rsidRPr="00EC76D5">
        <w:rPr>
          <w:highlight w:val="white"/>
        </w:rPr>
        <w:t xml:space="preserve">    if (!(flagbyte &amp; CARRY_FLAG)) {</w:t>
      </w:r>
    </w:p>
    <w:p w14:paraId="68C2D7F8" w14:textId="77777777" w:rsidR="000644C3" w:rsidRPr="00EC76D5" w:rsidRDefault="000644C3" w:rsidP="00390D2A">
      <w:pPr>
        <w:pStyle w:val="Code"/>
        <w:rPr>
          <w:highlight w:val="white"/>
        </w:rPr>
      </w:pPr>
      <w:r w:rsidRPr="00EC76D5">
        <w:rPr>
          <w:highlight w:val="white"/>
        </w:rPr>
        <w:t xml:space="preserve">      stream-&gt;position = (((unsigned long) highPosition) &lt;&lt; 16) +</w:t>
      </w:r>
    </w:p>
    <w:p w14:paraId="15E43D35" w14:textId="77777777" w:rsidR="000644C3" w:rsidRPr="00EC76D5" w:rsidRDefault="000644C3" w:rsidP="00390D2A">
      <w:pPr>
        <w:pStyle w:val="Code"/>
        <w:rPr>
          <w:highlight w:val="white"/>
        </w:rPr>
      </w:pPr>
      <w:r w:rsidRPr="00EC76D5">
        <w:rPr>
          <w:highlight w:val="white"/>
        </w:rPr>
        <w:t xml:space="preserve">                         ((unsigned long) lowPositionHandle);</w:t>
      </w:r>
    </w:p>
    <w:p w14:paraId="700CDFB6" w14:textId="77777777" w:rsidR="000644C3" w:rsidRPr="00EC76D5" w:rsidRDefault="000644C3" w:rsidP="00390D2A">
      <w:pPr>
        <w:pStyle w:val="Code"/>
        <w:rPr>
          <w:highlight w:val="white"/>
        </w:rPr>
      </w:pPr>
      <w:r w:rsidRPr="00EC76D5">
        <w:rPr>
          <w:highlight w:val="white"/>
        </w:rPr>
        <w:t xml:space="preserve">      return stream-&gt;position;</w:t>
      </w:r>
    </w:p>
    <w:p w14:paraId="38EF3191" w14:textId="77777777" w:rsidR="000644C3" w:rsidRPr="00EC76D5" w:rsidRDefault="000644C3" w:rsidP="00390D2A">
      <w:pPr>
        <w:pStyle w:val="Code"/>
        <w:rPr>
          <w:highlight w:val="white"/>
        </w:rPr>
      </w:pPr>
      <w:r w:rsidRPr="00EC76D5">
        <w:rPr>
          <w:highlight w:val="white"/>
        </w:rPr>
        <w:t xml:space="preserve">    }</w:t>
      </w:r>
    </w:p>
    <w:p w14:paraId="4B4D699B" w14:textId="77777777" w:rsidR="000644C3" w:rsidRPr="00EC76D5" w:rsidRDefault="000644C3" w:rsidP="00390D2A">
      <w:pPr>
        <w:pStyle w:val="Code"/>
        <w:rPr>
          <w:highlight w:val="white"/>
        </w:rPr>
      </w:pPr>
      <w:r w:rsidRPr="00EC76D5">
        <w:rPr>
          <w:highlight w:val="white"/>
        </w:rPr>
        <w:t xml:space="preserve">    else {</w:t>
      </w:r>
    </w:p>
    <w:p w14:paraId="73D948A8" w14:textId="77777777" w:rsidR="000644C3" w:rsidRPr="00EC76D5" w:rsidRDefault="000644C3" w:rsidP="00390D2A">
      <w:pPr>
        <w:pStyle w:val="Code"/>
        <w:rPr>
          <w:highlight w:val="white"/>
        </w:rPr>
      </w:pPr>
      <w:r w:rsidRPr="00EC76D5">
        <w:rPr>
          <w:highlight w:val="white"/>
        </w:rPr>
        <w:t xml:space="preserve">      stream-&gt;errno = (errno = lowPositionHandle);</w:t>
      </w:r>
    </w:p>
    <w:p w14:paraId="71C53DB4" w14:textId="77777777" w:rsidR="000644C3" w:rsidRPr="00EC76D5" w:rsidRDefault="000644C3" w:rsidP="00390D2A">
      <w:pPr>
        <w:pStyle w:val="Code"/>
        <w:rPr>
          <w:highlight w:val="white"/>
        </w:rPr>
      </w:pPr>
      <w:r w:rsidRPr="00EC76D5">
        <w:rPr>
          <w:highlight w:val="white"/>
        </w:rPr>
        <w:t xml:space="preserve">      return -1l;</w:t>
      </w:r>
    </w:p>
    <w:p w14:paraId="36DD1927" w14:textId="77777777" w:rsidR="000644C3" w:rsidRPr="00EC76D5" w:rsidRDefault="000644C3" w:rsidP="00390D2A">
      <w:pPr>
        <w:pStyle w:val="Code"/>
        <w:rPr>
          <w:highlight w:val="white"/>
        </w:rPr>
      </w:pPr>
      <w:r w:rsidRPr="00EC76D5">
        <w:rPr>
          <w:highlight w:val="white"/>
        </w:rPr>
        <w:t xml:space="preserve">    }</w:t>
      </w:r>
    </w:p>
    <w:p w14:paraId="5B1AC342" w14:textId="77777777" w:rsidR="000644C3" w:rsidRPr="00EC76D5" w:rsidRDefault="000644C3" w:rsidP="00390D2A">
      <w:pPr>
        <w:pStyle w:val="Code"/>
        <w:rPr>
          <w:highlight w:val="white"/>
        </w:rPr>
      </w:pPr>
      <w:r w:rsidRPr="00EC76D5">
        <w:rPr>
          <w:highlight w:val="white"/>
        </w:rPr>
        <w:t xml:space="preserve">  }</w:t>
      </w:r>
    </w:p>
    <w:p w14:paraId="2CC1AFDE" w14:textId="77777777" w:rsidR="000644C3" w:rsidRPr="00EC76D5" w:rsidRDefault="000644C3" w:rsidP="00390D2A">
      <w:pPr>
        <w:pStyle w:val="Code"/>
        <w:rPr>
          <w:highlight w:val="white"/>
        </w:rPr>
      </w:pPr>
      <w:r w:rsidRPr="00EC76D5">
        <w:rPr>
          <w:highlight w:val="white"/>
        </w:rPr>
        <w:t>}</w:t>
      </w:r>
    </w:p>
    <w:p w14:paraId="1D8498EA" w14:textId="77777777" w:rsidR="000644C3" w:rsidRPr="00EC76D5" w:rsidRDefault="000644C3" w:rsidP="00390D2A">
      <w:pPr>
        <w:pStyle w:val="Code"/>
        <w:rPr>
          <w:highlight w:val="white"/>
        </w:rPr>
      </w:pPr>
    </w:p>
    <w:p w14:paraId="02EB0481" w14:textId="77777777" w:rsidR="000644C3" w:rsidRPr="00EC76D5" w:rsidRDefault="000644C3" w:rsidP="00390D2A">
      <w:pPr>
        <w:pStyle w:val="Code"/>
        <w:rPr>
          <w:highlight w:val="white"/>
        </w:rPr>
      </w:pPr>
      <w:r w:rsidRPr="00EC76D5">
        <w:rPr>
          <w:highlight w:val="white"/>
        </w:rPr>
        <w:t>long ftell(FILE* stream) {</w:t>
      </w:r>
    </w:p>
    <w:p w14:paraId="0D1884E2" w14:textId="77777777" w:rsidR="000644C3" w:rsidRPr="00EC76D5" w:rsidRDefault="000644C3" w:rsidP="00390D2A">
      <w:pPr>
        <w:pStyle w:val="Code"/>
        <w:rPr>
          <w:highlight w:val="white"/>
        </w:rPr>
      </w:pPr>
      <w:r w:rsidRPr="00EC76D5">
        <w:rPr>
          <w:highlight w:val="white"/>
        </w:rPr>
        <w:t xml:space="preserve">  return fseek(stream, 0L, (int) SEEK_CUR);</w:t>
      </w:r>
    </w:p>
    <w:p w14:paraId="00AE988A" w14:textId="77777777" w:rsidR="000644C3" w:rsidRPr="00EC76D5" w:rsidRDefault="000644C3" w:rsidP="00390D2A">
      <w:pPr>
        <w:pStyle w:val="Code"/>
        <w:rPr>
          <w:highlight w:val="white"/>
        </w:rPr>
      </w:pPr>
      <w:r w:rsidRPr="00EC76D5">
        <w:rPr>
          <w:highlight w:val="white"/>
        </w:rPr>
        <w:t>}</w:t>
      </w:r>
    </w:p>
    <w:p w14:paraId="451EA6B6" w14:textId="77777777" w:rsidR="000644C3" w:rsidRPr="00EC76D5" w:rsidRDefault="000644C3" w:rsidP="00390D2A">
      <w:pPr>
        <w:pStyle w:val="Code"/>
        <w:rPr>
          <w:highlight w:val="white"/>
        </w:rPr>
      </w:pPr>
    </w:p>
    <w:p w14:paraId="43EE74BB" w14:textId="77777777" w:rsidR="000644C3" w:rsidRPr="00EC76D5" w:rsidRDefault="000644C3" w:rsidP="00390D2A">
      <w:pPr>
        <w:pStyle w:val="Code"/>
        <w:rPr>
          <w:highlight w:val="white"/>
        </w:rPr>
      </w:pPr>
      <w:r w:rsidRPr="00EC76D5">
        <w:rPr>
          <w:highlight w:val="white"/>
        </w:rPr>
        <w:t>void rewind(FILE* stream) {</w:t>
      </w:r>
    </w:p>
    <w:p w14:paraId="2E00F576" w14:textId="77777777" w:rsidR="000644C3" w:rsidRPr="00EC76D5" w:rsidRDefault="000644C3" w:rsidP="00390D2A">
      <w:pPr>
        <w:pStyle w:val="Code"/>
        <w:rPr>
          <w:highlight w:val="white"/>
        </w:rPr>
      </w:pPr>
      <w:r w:rsidRPr="00EC76D5">
        <w:rPr>
          <w:highlight w:val="white"/>
        </w:rPr>
        <w:t xml:space="preserve">  (void) fseek(stream, 0L, (int) SEEK_SET);</w:t>
      </w:r>
    </w:p>
    <w:p w14:paraId="75D58D4D" w14:textId="77777777" w:rsidR="000644C3" w:rsidRPr="00EC76D5" w:rsidRDefault="000644C3" w:rsidP="00390D2A">
      <w:pPr>
        <w:pStyle w:val="Code"/>
        <w:rPr>
          <w:highlight w:val="white"/>
        </w:rPr>
      </w:pPr>
      <w:r w:rsidRPr="00EC76D5">
        <w:rPr>
          <w:highlight w:val="white"/>
        </w:rPr>
        <w:t>}</w:t>
      </w:r>
    </w:p>
    <w:p w14:paraId="1C9AB038" w14:textId="77777777" w:rsidR="000644C3" w:rsidRPr="00EC76D5" w:rsidRDefault="000644C3" w:rsidP="00390D2A">
      <w:pPr>
        <w:pStyle w:val="Code"/>
        <w:rPr>
          <w:highlight w:val="white"/>
        </w:rPr>
      </w:pPr>
    </w:p>
    <w:p w14:paraId="756727E3" w14:textId="77777777" w:rsidR="000644C3" w:rsidRPr="00EC76D5" w:rsidRDefault="000644C3" w:rsidP="00390D2A">
      <w:pPr>
        <w:pStyle w:val="Code"/>
        <w:rPr>
          <w:highlight w:val="white"/>
        </w:rPr>
      </w:pPr>
      <w:r w:rsidRPr="00EC76D5">
        <w:rPr>
          <w:highlight w:val="white"/>
        </w:rPr>
        <w:t>int fgetpos(FILE* stream, fpos_t* ptr) {</w:t>
      </w:r>
    </w:p>
    <w:p w14:paraId="11721D9D" w14:textId="77777777" w:rsidR="000644C3" w:rsidRPr="00EC76D5" w:rsidRDefault="000644C3" w:rsidP="00390D2A">
      <w:pPr>
        <w:pStyle w:val="Code"/>
        <w:rPr>
          <w:highlight w:val="white"/>
        </w:rPr>
      </w:pPr>
      <w:r w:rsidRPr="00EC76D5">
        <w:rPr>
          <w:highlight w:val="white"/>
        </w:rPr>
        <w:t xml:space="preserve">  *ptr = (fpos_t) ftell(stream);</w:t>
      </w:r>
    </w:p>
    <w:p w14:paraId="61E6C41C" w14:textId="77777777" w:rsidR="000644C3" w:rsidRPr="00EC76D5" w:rsidRDefault="000644C3" w:rsidP="00390D2A">
      <w:pPr>
        <w:pStyle w:val="Code"/>
        <w:rPr>
          <w:highlight w:val="white"/>
        </w:rPr>
      </w:pPr>
      <w:r w:rsidRPr="00EC76D5">
        <w:rPr>
          <w:highlight w:val="white"/>
        </w:rPr>
        <w:t xml:space="preserve">  return 0;</w:t>
      </w:r>
    </w:p>
    <w:p w14:paraId="6CFE493A" w14:textId="77777777" w:rsidR="000644C3" w:rsidRPr="00EC76D5" w:rsidRDefault="000644C3" w:rsidP="00390D2A">
      <w:pPr>
        <w:pStyle w:val="Code"/>
        <w:rPr>
          <w:highlight w:val="white"/>
        </w:rPr>
      </w:pPr>
      <w:r w:rsidRPr="00EC76D5">
        <w:rPr>
          <w:highlight w:val="white"/>
        </w:rPr>
        <w:t>}</w:t>
      </w:r>
    </w:p>
    <w:p w14:paraId="724C14DA" w14:textId="77777777" w:rsidR="000644C3" w:rsidRPr="00EC76D5" w:rsidRDefault="000644C3" w:rsidP="00390D2A">
      <w:pPr>
        <w:pStyle w:val="Code"/>
        <w:rPr>
          <w:highlight w:val="white"/>
        </w:rPr>
      </w:pPr>
    </w:p>
    <w:p w14:paraId="6BC8E6DA" w14:textId="77777777" w:rsidR="000644C3" w:rsidRPr="00EC76D5" w:rsidRDefault="000644C3" w:rsidP="00390D2A">
      <w:pPr>
        <w:pStyle w:val="Code"/>
        <w:rPr>
          <w:highlight w:val="white"/>
        </w:rPr>
      </w:pPr>
      <w:r w:rsidRPr="00EC76D5">
        <w:rPr>
          <w:highlight w:val="white"/>
        </w:rPr>
        <w:t>int fsetpos(FILE* stream, const fpos_t* ptr) {</w:t>
      </w:r>
    </w:p>
    <w:p w14:paraId="154D3C8C" w14:textId="77777777" w:rsidR="000644C3" w:rsidRPr="00EC76D5" w:rsidRDefault="000644C3" w:rsidP="00390D2A">
      <w:pPr>
        <w:pStyle w:val="Code"/>
        <w:rPr>
          <w:highlight w:val="white"/>
        </w:rPr>
      </w:pPr>
      <w:r w:rsidRPr="00EC76D5">
        <w:rPr>
          <w:highlight w:val="white"/>
        </w:rPr>
        <w:t xml:space="preserve">  return ((int) fseek(stream, *ptr, (int) SEEK_SET));</w:t>
      </w:r>
    </w:p>
    <w:p w14:paraId="4F188A5F" w14:textId="77777777" w:rsidR="000644C3" w:rsidRPr="00EC76D5" w:rsidRDefault="000644C3" w:rsidP="00390D2A">
      <w:pPr>
        <w:pStyle w:val="Code"/>
        <w:rPr>
          <w:highlight w:val="white"/>
        </w:rPr>
      </w:pPr>
      <w:r w:rsidRPr="00EC76D5">
        <w:rPr>
          <w:highlight w:val="white"/>
        </w:rPr>
        <w:t>}</w:t>
      </w:r>
    </w:p>
    <w:p w14:paraId="7B812B3C" w14:textId="77777777" w:rsidR="000644C3" w:rsidRPr="00EC76D5" w:rsidRDefault="000644C3" w:rsidP="00390D2A">
      <w:pPr>
        <w:pStyle w:val="Code"/>
        <w:rPr>
          <w:highlight w:val="white"/>
        </w:rPr>
      </w:pPr>
    </w:p>
    <w:p w14:paraId="25649D00" w14:textId="77777777" w:rsidR="000644C3" w:rsidRPr="00EC76D5" w:rsidRDefault="000644C3" w:rsidP="00390D2A">
      <w:pPr>
        <w:pStyle w:val="Code"/>
        <w:rPr>
          <w:highlight w:val="white"/>
        </w:rPr>
      </w:pPr>
      <w:r w:rsidRPr="00EC76D5">
        <w:rPr>
          <w:highlight w:val="white"/>
        </w:rPr>
        <w:t>void clearerr(FILE* stream) {</w:t>
      </w:r>
    </w:p>
    <w:p w14:paraId="1FE7DAC0" w14:textId="77777777" w:rsidR="000644C3" w:rsidRPr="00EC76D5" w:rsidRDefault="000644C3" w:rsidP="00390D2A">
      <w:pPr>
        <w:pStyle w:val="Code"/>
        <w:rPr>
          <w:highlight w:val="white"/>
        </w:rPr>
      </w:pPr>
      <w:r w:rsidRPr="00EC76D5">
        <w:rPr>
          <w:highlight w:val="white"/>
        </w:rPr>
        <w:t xml:space="preserve">  stream-&gt;errno = errno = 0;</w:t>
      </w:r>
    </w:p>
    <w:p w14:paraId="1CBFB1BF" w14:textId="77777777" w:rsidR="000644C3" w:rsidRPr="00EC76D5" w:rsidRDefault="000644C3" w:rsidP="00390D2A">
      <w:pPr>
        <w:pStyle w:val="Code"/>
        <w:rPr>
          <w:highlight w:val="white"/>
        </w:rPr>
      </w:pPr>
      <w:r w:rsidRPr="00EC76D5">
        <w:rPr>
          <w:highlight w:val="white"/>
        </w:rPr>
        <w:t>}</w:t>
      </w:r>
    </w:p>
    <w:p w14:paraId="0112B67F" w14:textId="77777777" w:rsidR="000644C3" w:rsidRPr="00EC76D5" w:rsidRDefault="000644C3" w:rsidP="00390D2A">
      <w:pPr>
        <w:pStyle w:val="Code"/>
        <w:rPr>
          <w:highlight w:val="white"/>
        </w:rPr>
      </w:pPr>
    </w:p>
    <w:p w14:paraId="45EFCBE7" w14:textId="77777777" w:rsidR="000644C3" w:rsidRPr="00EC76D5" w:rsidRDefault="000644C3" w:rsidP="00390D2A">
      <w:pPr>
        <w:pStyle w:val="Code"/>
        <w:rPr>
          <w:highlight w:val="white"/>
        </w:rPr>
      </w:pPr>
      <w:r w:rsidRPr="00EC76D5">
        <w:rPr>
          <w:highlight w:val="white"/>
        </w:rPr>
        <w:t>BOOL feof(FILE* stream) {</w:t>
      </w:r>
    </w:p>
    <w:p w14:paraId="1B6E2561" w14:textId="77777777" w:rsidR="000644C3" w:rsidRPr="00EC76D5" w:rsidRDefault="000644C3" w:rsidP="00390D2A">
      <w:pPr>
        <w:pStyle w:val="Code"/>
        <w:rPr>
          <w:highlight w:val="white"/>
        </w:rPr>
      </w:pPr>
      <w:r w:rsidRPr="00EC76D5">
        <w:rPr>
          <w:highlight w:val="white"/>
        </w:rPr>
        <w:t xml:space="preserve">  long unsigned currPosition = fseek(stream, 0L, (int) SEEK_CUR);</w:t>
      </w:r>
    </w:p>
    <w:p w14:paraId="6B9CAB9D" w14:textId="77777777" w:rsidR="000644C3" w:rsidRPr="00EC76D5" w:rsidRDefault="000644C3" w:rsidP="00390D2A">
      <w:pPr>
        <w:pStyle w:val="Code"/>
        <w:rPr>
          <w:highlight w:val="white"/>
        </w:rPr>
      </w:pPr>
      <w:r w:rsidRPr="00EC76D5">
        <w:rPr>
          <w:highlight w:val="white"/>
        </w:rPr>
        <w:t xml:space="preserve">  long unsigned lastPosition = fseek(stream, 0L, (int)SEEK_END);</w:t>
      </w:r>
    </w:p>
    <w:p w14:paraId="74709AC5" w14:textId="77777777" w:rsidR="000644C3" w:rsidRPr="00EC76D5" w:rsidRDefault="000644C3" w:rsidP="00390D2A">
      <w:pPr>
        <w:pStyle w:val="Code"/>
        <w:rPr>
          <w:highlight w:val="white"/>
        </w:rPr>
      </w:pPr>
      <w:r w:rsidRPr="00EC76D5">
        <w:rPr>
          <w:highlight w:val="white"/>
        </w:rPr>
        <w:t xml:space="preserve">  fseek(stream, currPosition, (int) SEEK_SET);</w:t>
      </w:r>
    </w:p>
    <w:p w14:paraId="1EEE77C5" w14:textId="77777777" w:rsidR="000644C3" w:rsidRPr="00EC76D5" w:rsidRDefault="000644C3" w:rsidP="00390D2A">
      <w:pPr>
        <w:pStyle w:val="Code"/>
        <w:rPr>
          <w:highlight w:val="white"/>
        </w:rPr>
      </w:pPr>
    </w:p>
    <w:p w14:paraId="3D759250" w14:textId="77777777" w:rsidR="000644C3" w:rsidRPr="00EC76D5" w:rsidRDefault="000644C3" w:rsidP="00390D2A">
      <w:pPr>
        <w:pStyle w:val="Code"/>
        <w:rPr>
          <w:highlight w:val="white"/>
        </w:rPr>
      </w:pPr>
      <w:r w:rsidRPr="00EC76D5">
        <w:rPr>
          <w:highlight w:val="white"/>
        </w:rPr>
        <w:t xml:space="preserve">  { BOOL endOfFile = (currPosition == lastPosition);</w:t>
      </w:r>
    </w:p>
    <w:p w14:paraId="627AE76B" w14:textId="77777777" w:rsidR="000644C3" w:rsidRPr="00EC76D5" w:rsidRDefault="000644C3" w:rsidP="00390D2A">
      <w:pPr>
        <w:pStyle w:val="Code"/>
        <w:rPr>
          <w:highlight w:val="white"/>
        </w:rPr>
      </w:pPr>
      <w:r w:rsidRPr="00EC76D5">
        <w:rPr>
          <w:highlight w:val="white"/>
        </w:rPr>
        <w:t xml:space="preserve">    return endOfFile;</w:t>
      </w:r>
    </w:p>
    <w:p w14:paraId="200CE457" w14:textId="77777777" w:rsidR="000644C3" w:rsidRPr="00EC76D5" w:rsidRDefault="000644C3" w:rsidP="00390D2A">
      <w:pPr>
        <w:pStyle w:val="Code"/>
        <w:rPr>
          <w:highlight w:val="white"/>
        </w:rPr>
      </w:pPr>
      <w:r w:rsidRPr="00EC76D5">
        <w:rPr>
          <w:highlight w:val="white"/>
        </w:rPr>
        <w:t xml:space="preserve">  }</w:t>
      </w:r>
    </w:p>
    <w:p w14:paraId="29A0A9BC" w14:textId="77777777" w:rsidR="000644C3" w:rsidRPr="00EC76D5" w:rsidRDefault="000644C3" w:rsidP="00390D2A">
      <w:pPr>
        <w:pStyle w:val="Code"/>
        <w:rPr>
          <w:highlight w:val="white"/>
        </w:rPr>
      </w:pPr>
      <w:r w:rsidRPr="00EC76D5">
        <w:rPr>
          <w:highlight w:val="white"/>
        </w:rPr>
        <w:t>}</w:t>
      </w:r>
    </w:p>
    <w:p w14:paraId="139C59C1" w14:textId="77777777" w:rsidR="000644C3" w:rsidRPr="00EC76D5" w:rsidRDefault="000644C3" w:rsidP="00390D2A">
      <w:pPr>
        <w:pStyle w:val="Code"/>
        <w:rPr>
          <w:highlight w:val="white"/>
        </w:rPr>
      </w:pPr>
    </w:p>
    <w:p w14:paraId="702C0D63" w14:textId="77777777" w:rsidR="000644C3" w:rsidRPr="00EC76D5" w:rsidRDefault="000644C3" w:rsidP="00390D2A">
      <w:pPr>
        <w:pStyle w:val="Code"/>
        <w:rPr>
          <w:highlight w:val="white"/>
        </w:rPr>
      </w:pPr>
      <w:r w:rsidRPr="00EC76D5">
        <w:rPr>
          <w:highlight w:val="white"/>
        </w:rPr>
        <w:t>int ferror(FILE* stream) {</w:t>
      </w:r>
    </w:p>
    <w:p w14:paraId="650A8BB8" w14:textId="77777777" w:rsidR="000644C3" w:rsidRPr="00EC76D5" w:rsidRDefault="000644C3" w:rsidP="00390D2A">
      <w:pPr>
        <w:pStyle w:val="Code"/>
        <w:rPr>
          <w:highlight w:val="white"/>
        </w:rPr>
      </w:pPr>
      <w:r w:rsidRPr="00EC76D5">
        <w:rPr>
          <w:highlight w:val="white"/>
        </w:rPr>
        <w:t xml:space="preserve">  return stream-&gt;errno;</w:t>
      </w:r>
    </w:p>
    <w:p w14:paraId="609EFC51" w14:textId="77777777" w:rsidR="000644C3" w:rsidRPr="00EC76D5" w:rsidRDefault="000644C3" w:rsidP="00390D2A">
      <w:pPr>
        <w:pStyle w:val="Code"/>
        <w:rPr>
          <w:highlight w:val="white"/>
        </w:rPr>
      </w:pPr>
      <w:r w:rsidRPr="00EC76D5">
        <w:rPr>
          <w:highlight w:val="white"/>
        </w:rPr>
        <w:t>}</w:t>
      </w:r>
    </w:p>
    <w:p w14:paraId="4E428D89" w14:textId="77777777" w:rsidR="000644C3" w:rsidRPr="00EC76D5" w:rsidRDefault="000644C3" w:rsidP="00390D2A">
      <w:pPr>
        <w:pStyle w:val="Code"/>
        <w:rPr>
          <w:highlight w:val="white"/>
        </w:rPr>
      </w:pPr>
    </w:p>
    <w:p w14:paraId="47CC78C4" w14:textId="77777777" w:rsidR="000644C3" w:rsidRPr="00EC76D5" w:rsidRDefault="000644C3" w:rsidP="00390D2A">
      <w:pPr>
        <w:pStyle w:val="Code"/>
        <w:rPr>
          <w:highlight w:val="white"/>
        </w:rPr>
      </w:pPr>
      <w:r w:rsidRPr="00EC76D5">
        <w:rPr>
          <w:highlight w:val="white"/>
        </w:rPr>
        <w:lastRenderedPageBreak/>
        <w:t>void perror(const char* s) {</w:t>
      </w:r>
    </w:p>
    <w:p w14:paraId="0A41CC7A" w14:textId="77777777" w:rsidR="000644C3" w:rsidRPr="00EC76D5" w:rsidRDefault="000644C3" w:rsidP="00390D2A">
      <w:pPr>
        <w:pStyle w:val="Code"/>
        <w:rPr>
          <w:highlight w:val="white"/>
        </w:rPr>
      </w:pPr>
      <w:r w:rsidRPr="00EC76D5">
        <w:rPr>
          <w:highlight w:val="white"/>
        </w:rPr>
        <w:t xml:space="preserve">  printf("%s: %s.\n", s, strerror(errno));</w:t>
      </w:r>
    </w:p>
    <w:p w14:paraId="6EA6EFC3" w14:textId="194E0C8F" w:rsidR="000644C3" w:rsidRPr="00EC76D5" w:rsidRDefault="000644C3" w:rsidP="00390D2A">
      <w:pPr>
        <w:pStyle w:val="Code"/>
      </w:pPr>
      <w:r w:rsidRPr="00EC76D5">
        <w:rPr>
          <w:highlight w:val="white"/>
        </w:rPr>
        <w:t>}</w:t>
      </w:r>
    </w:p>
    <w:p w14:paraId="428D7C4D" w14:textId="63A9D82B" w:rsidR="00D62A8B" w:rsidRPr="00EC76D5" w:rsidRDefault="004007C3" w:rsidP="00265BDF">
      <w:pPr>
        <w:pStyle w:val="Rubrik2"/>
      </w:pPr>
      <w:bookmarkStart w:id="5888" w:name="_Toc481936464"/>
      <w:r w:rsidRPr="00EC76D5">
        <w:t>The Standard Library</w:t>
      </w:r>
      <w:bookmarkEnd w:id="5888"/>
    </w:p>
    <w:p w14:paraId="6289FDFB" w14:textId="30681A00" w:rsidR="003420EA" w:rsidRPr="00EC76D5" w:rsidRDefault="003420EA" w:rsidP="003420EA">
      <w:pPr>
        <w:pStyle w:val="CodeListing"/>
      </w:pPr>
      <w:r w:rsidRPr="00EC76D5">
        <w:t>StdLib.h</w:t>
      </w:r>
    </w:p>
    <w:p w14:paraId="1EB5D179" w14:textId="77777777" w:rsidR="006B43FE" w:rsidRPr="00EC76D5" w:rsidRDefault="006B43FE" w:rsidP="006B43FE">
      <w:pPr>
        <w:pStyle w:val="Code"/>
        <w:rPr>
          <w:highlight w:val="white"/>
        </w:rPr>
      </w:pPr>
      <w:r w:rsidRPr="00EC76D5">
        <w:rPr>
          <w:highlight w:val="white"/>
        </w:rPr>
        <w:t>#ifndef __STDLIB_H__</w:t>
      </w:r>
    </w:p>
    <w:p w14:paraId="4031BE63" w14:textId="77777777" w:rsidR="006B43FE" w:rsidRPr="00EC76D5" w:rsidRDefault="006B43FE" w:rsidP="006B43FE">
      <w:pPr>
        <w:pStyle w:val="Code"/>
        <w:rPr>
          <w:highlight w:val="white"/>
        </w:rPr>
      </w:pPr>
      <w:r w:rsidRPr="00EC76D5">
        <w:rPr>
          <w:highlight w:val="white"/>
        </w:rPr>
        <w:t>#define __STDLIB_H__</w:t>
      </w:r>
    </w:p>
    <w:p w14:paraId="4F61B4FB" w14:textId="77777777" w:rsidR="006B43FE" w:rsidRPr="00EC76D5" w:rsidRDefault="006B43FE" w:rsidP="006B43FE">
      <w:pPr>
        <w:pStyle w:val="Code"/>
        <w:rPr>
          <w:highlight w:val="white"/>
        </w:rPr>
      </w:pPr>
    </w:p>
    <w:p w14:paraId="7268D2ED" w14:textId="77777777" w:rsidR="006B43FE" w:rsidRPr="00EC76D5" w:rsidRDefault="006B43FE" w:rsidP="006B43FE">
      <w:pPr>
        <w:pStyle w:val="Code"/>
        <w:rPr>
          <w:highlight w:val="white"/>
        </w:rPr>
      </w:pPr>
      <w:r w:rsidRPr="00EC76D5">
        <w:rPr>
          <w:highlight w:val="white"/>
        </w:rPr>
        <w:t>#define NULL ((void*) 0)</w:t>
      </w:r>
    </w:p>
    <w:p w14:paraId="3A70D4D2" w14:textId="77777777" w:rsidR="006B43FE" w:rsidRPr="00EC76D5" w:rsidRDefault="006B43FE" w:rsidP="006B43FE">
      <w:pPr>
        <w:pStyle w:val="Code"/>
        <w:rPr>
          <w:highlight w:val="white"/>
        </w:rPr>
      </w:pPr>
    </w:p>
    <w:p w14:paraId="15A1468C" w14:textId="77777777" w:rsidR="006B43FE" w:rsidRPr="00EC76D5" w:rsidRDefault="006B43FE" w:rsidP="006B43FE">
      <w:pPr>
        <w:pStyle w:val="Code"/>
        <w:rPr>
          <w:highlight w:val="white"/>
        </w:rPr>
      </w:pPr>
      <w:r w:rsidRPr="00EC76D5">
        <w:rPr>
          <w:highlight w:val="white"/>
        </w:rPr>
        <w:t>double atof(char* s);</w:t>
      </w:r>
    </w:p>
    <w:p w14:paraId="671C1C8F" w14:textId="77777777" w:rsidR="006B43FE" w:rsidRPr="00EC76D5" w:rsidRDefault="006B43FE" w:rsidP="006B43FE">
      <w:pPr>
        <w:pStyle w:val="Code"/>
        <w:rPr>
          <w:highlight w:val="white"/>
        </w:rPr>
      </w:pPr>
      <w:r w:rsidRPr="00EC76D5">
        <w:rPr>
          <w:highlight w:val="white"/>
        </w:rPr>
        <w:t>int atoi(char* s);</w:t>
      </w:r>
    </w:p>
    <w:p w14:paraId="3C808087" w14:textId="77777777" w:rsidR="006B43FE" w:rsidRPr="00EC76D5" w:rsidRDefault="006B43FE" w:rsidP="006B43FE">
      <w:pPr>
        <w:pStyle w:val="Code"/>
        <w:rPr>
          <w:highlight w:val="white"/>
        </w:rPr>
      </w:pPr>
      <w:r w:rsidRPr="00EC76D5">
        <w:rPr>
          <w:highlight w:val="white"/>
        </w:rPr>
        <w:t>long atol(char* s);</w:t>
      </w:r>
    </w:p>
    <w:p w14:paraId="28CF8812" w14:textId="77777777" w:rsidR="006B43FE" w:rsidRPr="00EC76D5" w:rsidRDefault="006B43FE" w:rsidP="006B43FE">
      <w:pPr>
        <w:pStyle w:val="Code"/>
        <w:rPr>
          <w:highlight w:val="white"/>
        </w:rPr>
      </w:pPr>
    </w:p>
    <w:p w14:paraId="3CA3E9E3" w14:textId="77777777" w:rsidR="006B43FE" w:rsidRPr="00EC76D5" w:rsidRDefault="006B43FE" w:rsidP="006B43FE">
      <w:pPr>
        <w:pStyle w:val="Code"/>
        <w:rPr>
          <w:highlight w:val="white"/>
        </w:rPr>
      </w:pPr>
      <w:r w:rsidRPr="00EC76D5">
        <w:rPr>
          <w:highlight w:val="white"/>
        </w:rPr>
        <w:t>double strtod(char* s, char** endp);</w:t>
      </w:r>
    </w:p>
    <w:p w14:paraId="77509103" w14:textId="77777777" w:rsidR="006B43FE" w:rsidRPr="00EC76D5" w:rsidRDefault="006B43FE" w:rsidP="006B43FE">
      <w:pPr>
        <w:pStyle w:val="Code"/>
        <w:rPr>
          <w:highlight w:val="white"/>
        </w:rPr>
      </w:pPr>
      <w:r w:rsidRPr="00EC76D5">
        <w:rPr>
          <w:highlight w:val="white"/>
        </w:rPr>
        <w:t>long strtol(char* s, char** endp, int base);</w:t>
      </w:r>
    </w:p>
    <w:p w14:paraId="68D82157" w14:textId="77777777" w:rsidR="006B43FE" w:rsidRPr="00EC76D5" w:rsidRDefault="006B43FE" w:rsidP="006B43FE">
      <w:pPr>
        <w:pStyle w:val="Code"/>
        <w:rPr>
          <w:highlight w:val="white"/>
        </w:rPr>
      </w:pPr>
      <w:r w:rsidRPr="00EC76D5">
        <w:rPr>
          <w:highlight w:val="white"/>
        </w:rPr>
        <w:t>unsigned long strtoul(char* s, char** endp, int base);</w:t>
      </w:r>
    </w:p>
    <w:p w14:paraId="4683ED2F" w14:textId="77777777" w:rsidR="006B43FE" w:rsidRPr="00EC76D5" w:rsidRDefault="006B43FE" w:rsidP="006B43FE">
      <w:pPr>
        <w:pStyle w:val="Code"/>
        <w:rPr>
          <w:highlight w:val="white"/>
        </w:rPr>
      </w:pPr>
    </w:p>
    <w:p w14:paraId="4E2EF11A" w14:textId="77777777" w:rsidR="006B43FE" w:rsidRPr="00EC76D5" w:rsidRDefault="006B43FE" w:rsidP="006B43FE">
      <w:pPr>
        <w:pStyle w:val="Code"/>
        <w:rPr>
          <w:highlight w:val="white"/>
        </w:rPr>
      </w:pPr>
      <w:r w:rsidRPr="00EC76D5">
        <w:rPr>
          <w:highlight w:val="white"/>
        </w:rPr>
        <w:t>int rand(void);</w:t>
      </w:r>
    </w:p>
    <w:p w14:paraId="79E441CB" w14:textId="77777777" w:rsidR="006B43FE" w:rsidRPr="00EC76D5" w:rsidRDefault="006B43FE" w:rsidP="006B43FE">
      <w:pPr>
        <w:pStyle w:val="Code"/>
        <w:rPr>
          <w:highlight w:val="white"/>
        </w:rPr>
      </w:pPr>
      <w:r w:rsidRPr="00EC76D5">
        <w:rPr>
          <w:highlight w:val="white"/>
        </w:rPr>
        <w:t>void srand(unsigned int seed);</w:t>
      </w:r>
    </w:p>
    <w:p w14:paraId="44BCF04C" w14:textId="77777777" w:rsidR="006B43FE" w:rsidRPr="00EC76D5" w:rsidRDefault="006B43FE" w:rsidP="006B43FE">
      <w:pPr>
        <w:pStyle w:val="Code"/>
        <w:rPr>
          <w:highlight w:val="white"/>
        </w:rPr>
      </w:pPr>
    </w:p>
    <w:p w14:paraId="1F5B6EA6" w14:textId="77777777" w:rsidR="006B43FE" w:rsidRPr="00EC76D5" w:rsidRDefault="006B43FE" w:rsidP="006B43FE">
      <w:pPr>
        <w:pStyle w:val="Code"/>
        <w:rPr>
          <w:highlight w:val="white"/>
        </w:rPr>
      </w:pPr>
      <w:r w:rsidRPr="00EC76D5">
        <w:rPr>
          <w:highlight w:val="white"/>
        </w:rPr>
        <w:t>char* getenv(const char* name);</w:t>
      </w:r>
    </w:p>
    <w:p w14:paraId="11B0A462" w14:textId="77777777" w:rsidR="006B43FE" w:rsidRPr="00EC76D5" w:rsidRDefault="006B43FE" w:rsidP="006B43FE">
      <w:pPr>
        <w:pStyle w:val="Code"/>
        <w:rPr>
          <w:highlight w:val="white"/>
        </w:rPr>
      </w:pPr>
      <w:r w:rsidRPr="00EC76D5">
        <w:rPr>
          <w:highlight w:val="white"/>
        </w:rPr>
        <w:t>int system(const char* command);</w:t>
      </w:r>
    </w:p>
    <w:p w14:paraId="409F016B" w14:textId="77777777" w:rsidR="006B43FE" w:rsidRPr="00EC76D5" w:rsidRDefault="006B43FE" w:rsidP="006B43FE">
      <w:pPr>
        <w:pStyle w:val="Code"/>
        <w:rPr>
          <w:highlight w:val="white"/>
        </w:rPr>
      </w:pPr>
    </w:p>
    <w:p w14:paraId="2F063A18" w14:textId="77777777" w:rsidR="006B43FE" w:rsidRPr="00EC76D5" w:rsidRDefault="006B43FE" w:rsidP="006B43FE">
      <w:pPr>
        <w:pStyle w:val="Code"/>
        <w:rPr>
          <w:highlight w:val="white"/>
        </w:rPr>
      </w:pPr>
      <w:r w:rsidRPr="00EC76D5">
        <w:rPr>
          <w:highlight w:val="white"/>
        </w:rPr>
        <w:t>void abort(void);</w:t>
      </w:r>
    </w:p>
    <w:p w14:paraId="1CEF647E" w14:textId="77777777" w:rsidR="006B43FE" w:rsidRPr="00EC76D5" w:rsidRDefault="006B43FE" w:rsidP="006B43FE">
      <w:pPr>
        <w:pStyle w:val="Code"/>
        <w:rPr>
          <w:highlight w:val="white"/>
        </w:rPr>
      </w:pPr>
      <w:r w:rsidRPr="00EC76D5">
        <w:rPr>
          <w:highlight w:val="white"/>
        </w:rPr>
        <w:t>void exit(int status);</w:t>
      </w:r>
    </w:p>
    <w:p w14:paraId="26EEEAF9" w14:textId="77777777" w:rsidR="006B43FE" w:rsidRPr="00EC76D5" w:rsidRDefault="006B43FE" w:rsidP="006B43FE">
      <w:pPr>
        <w:pStyle w:val="Code"/>
        <w:rPr>
          <w:highlight w:val="white"/>
        </w:rPr>
      </w:pPr>
    </w:p>
    <w:p w14:paraId="36B92AF3" w14:textId="77777777" w:rsidR="006B43FE" w:rsidRPr="00EC76D5" w:rsidRDefault="006B43FE" w:rsidP="006B43FE">
      <w:pPr>
        <w:pStyle w:val="Code"/>
        <w:rPr>
          <w:highlight w:val="white"/>
        </w:rPr>
      </w:pPr>
      <w:r w:rsidRPr="00EC76D5">
        <w:rPr>
          <w:highlight w:val="white"/>
        </w:rPr>
        <w:t>#define FUNC_MAX 256</w:t>
      </w:r>
    </w:p>
    <w:p w14:paraId="78B1739B" w14:textId="77777777" w:rsidR="006B43FE" w:rsidRPr="00EC76D5" w:rsidRDefault="006B43FE" w:rsidP="006B43FE">
      <w:pPr>
        <w:pStyle w:val="Code"/>
        <w:rPr>
          <w:highlight w:val="white"/>
        </w:rPr>
      </w:pPr>
      <w:r w:rsidRPr="00EC76D5">
        <w:rPr>
          <w:highlight w:val="white"/>
        </w:rPr>
        <w:t>#define OPEN_MAX 16</w:t>
      </w:r>
    </w:p>
    <w:p w14:paraId="4AACFE83" w14:textId="77777777" w:rsidR="006B43FE" w:rsidRPr="00EC76D5" w:rsidRDefault="006B43FE" w:rsidP="006B43FE">
      <w:pPr>
        <w:pStyle w:val="Code"/>
        <w:rPr>
          <w:highlight w:val="white"/>
        </w:rPr>
      </w:pPr>
    </w:p>
    <w:p w14:paraId="69ACD582" w14:textId="77777777" w:rsidR="006B43FE" w:rsidRPr="00EC76D5" w:rsidRDefault="006B43FE" w:rsidP="006B43FE">
      <w:pPr>
        <w:pStyle w:val="Code"/>
        <w:rPr>
          <w:highlight w:val="white"/>
        </w:rPr>
      </w:pPr>
      <w:r w:rsidRPr="00EC76D5">
        <w:rPr>
          <w:highlight w:val="white"/>
        </w:rPr>
        <w:t>typedef void(*FCN)(void);</w:t>
      </w:r>
    </w:p>
    <w:p w14:paraId="2687C7FA" w14:textId="77777777" w:rsidR="006B43FE" w:rsidRPr="00EC76D5" w:rsidRDefault="006B43FE" w:rsidP="006B43FE">
      <w:pPr>
        <w:pStyle w:val="Code"/>
        <w:rPr>
          <w:highlight w:val="white"/>
        </w:rPr>
      </w:pPr>
      <w:r w:rsidRPr="00EC76D5">
        <w:rPr>
          <w:highlight w:val="white"/>
        </w:rPr>
        <w:t>int atexit(FCN fcn);</w:t>
      </w:r>
    </w:p>
    <w:p w14:paraId="420F7CF0" w14:textId="77777777" w:rsidR="006B43FE" w:rsidRPr="00EC76D5" w:rsidRDefault="006B43FE" w:rsidP="006B43FE">
      <w:pPr>
        <w:pStyle w:val="Code"/>
        <w:rPr>
          <w:highlight w:val="white"/>
        </w:rPr>
      </w:pPr>
    </w:p>
    <w:p w14:paraId="6738E917" w14:textId="77777777" w:rsidR="006B43FE" w:rsidRPr="00EC76D5" w:rsidRDefault="006B43FE" w:rsidP="006B43FE">
      <w:pPr>
        <w:pStyle w:val="Code"/>
        <w:rPr>
          <w:highlight w:val="white"/>
        </w:rPr>
      </w:pPr>
      <w:r w:rsidRPr="00EC76D5">
        <w:rPr>
          <w:highlight w:val="white"/>
        </w:rPr>
        <w:t>int abs(int value);</w:t>
      </w:r>
    </w:p>
    <w:p w14:paraId="0D52F266" w14:textId="77777777" w:rsidR="006B43FE" w:rsidRPr="00EC76D5" w:rsidRDefault="006B43FE" w:rsidP="006B43FE">
      <w:pPr>
        <w:pStyle w:val="Code"/>
        <w:rPr>
          <w:highlight w:val="white"/>
        </w:rPr>
      </w:pPr>
      <w:r w:rsidRPr="00EC76D5">
        <w:rPr>
          <w:highlight w:val="white"/>
        </w:rPr>
        <w:t>long labs(long value);</w:t>
      </w:r>
    </w:p>
    <w:p w14:paraId="4229DAC4" w14:textId="77777777" w:rsidR="006B43FE" w:rsidRPr="00EC76D5" w:rsidRDefault="006B43FE" w:rsidP="006B43FE">
      <w:pPr>
        <w:pStyle w:val="Code"/>
        <w:rPr>
          <w:highlight w:val="white"/>
        </w:rPr>
      </w:pPr>
    </w:p>
    <w:p w14:paraId="5ABA7562" w14:textId="77777777" w:rsidR="006B43FE" w:rsidRPr="00EC76D5" w:rsidRDefault="006B43FE" w:rsidP="006B43FE">
      <w:pPr>
        <w:pStyle w:val="Code"/>
        <w:rPr>
          <w:highlight w:val="white"/>
        </w:rPr>
      </w:pPr>
      <w:r w:rsidRPr="00EC76D5">
        <w:rPr>
          <w:highlight w:val="white"/>
        </w:rPr>
        <w:t>void* malloc(size_t size);</w:t>
      </w:r>
    </w:p>
    <w:p w14:paraId="3E3604D2" w14:textId="77777777" w:rsidR="006B43FE" w:rsidRPr="00EC76D5" w:rsidRDefault="006B43FE" w:rsidP="006B43FE">
      <w:pPr>
        <w:pStyle w:val="Code"/>
        <w:rPr>
          <w:highlight w:val="white"/>
        </w:rPr>
      </w:pPr>
      <w:r w:rsidRPr="00EC76D5">
        <w:rPr>
          <w:highlight w:val="white"/>
        </w:rPr>
        <w:t>void* realloc(void* ptr, size_t newSize);</w:t>
      </w:r>
    </w:p>
    <w:p w14:paraId="3963CC6C" w14:textId="77777777" w:rsidR="006B43FE" w:rsidRPr="00EC76D5" w:rsidRDefault="006B43FE" w:rsidP="006B43FE">
      <w:pPr>
        <w:pStyle w:val="Code"/>
        <w:rPr>
          <w:highlight w:val="white"/>
        </w:rPr>
      </w:pPr>
      <w:r w:rsidRPr="00EC76D5">
        <w:rPr>
          <w:highlight w:val="white"/>
        </w:rPr>
        <w:t>void* calloc(size_t num, size_t size);</w:t>
      </w:r>
    </w:p>
    <w:p w14:paraId="44A626CC" w14:textId="77777777" w:rsidR="006B43FE" w:rsidRPr="00EC76D5" w:rsidRDefault="006B43FE" w:rsidP="006B43FE">
      <w:pPr>
        <w:pStyle w:val="Code"/>
        <w:rPr>
          <w:highlight w:val="white"/>
        </w:rPr>
      </w:pPr>
      <w:r w:rsidRPr="00EC76D5">
        <w:rPr>
          <w:highlight w:val="white"/>
        </w:rPr>
        <w:t>void free(void* ptr);</w:t>
      </w:r>
    </w:p>
    <w:p w14:paraId="352B389A" w14:textId="77777777" w:rsidR="006B43FE" w:rsidRPr="00EC76D5" w:rsidRDefault="006B43FE" w:rsidP="006B43FE">
      <w:pPr>
        <w:pStyle w:val="Code"/>
        <w:rPr>
          <w:highlight w:val="white"/>
        </w:rPr>
      </w:pPr>
    </w:p>
    <w:p w14:paraId="56273347" w14:textId="77777777" w:rsidR="006B43FE" w:rsidRPr="00EC76D5" w:rsidRDefault="006B43FE" w:rsidP="006B43FE">
      <w:pPr>
        <w:pStyle w:val="Code"/>
        <w:rPr>
          <w:highlight w:val="white"/>
        </w:rPr>
      </w:pPr>
      <w:r w:rsidRPr="00EC76D5">
        <w:rPr>
          <w:highlight w:val="white"/>
        </w:rPr>
        <w:t>void qsort(const void* valueList, size_t listSize, size_t valueSize,</w:t>
      </w:r>
    </w:p>
    <w:p w14:paraId="38E701A3" w14:textId="77777777" w:rsidR="006B43FE" w:rsidRPr="00EC76D5" w:rsidRDefault="006B43FE" w:rsidP="006B43FE">
      <w:pPr>
        <w:pStyle w:val="Code"/>
        <w:rPr>
          <w:highlight w:val="white"/>
        </w:rPr>
      </w:pPr>
      <w:r w:rsidRPr="00EC76D5">
        <w:rPr>
          <w:highlight w:val="white"/>
        </w:rPr>
        <w:t xml:space="preserve">           int (*compare)(const void*, const void*), ...);</w:t>
      </w:r>
    </w:p>
    <w:p w14:paraId="113691B3" w14:textId="77777777" w:rsidR="006B43FE" w:rsidRPr="00EC76D5" w:rsidRDefault="006B43FE" w:rsidP="006B43FE">
      <w:pPr>
        <w:pStyle w:val="Code"/>
        <w:rPr>
          <w:highlight w:val="white"/>
        </w:rPr>
      </w:pPr>
    </w:p>
    <w:p w14:paraId="69BA3E23" w14:textId="77777777" w:rsidR="006B43FE" w:rsidRPr="00EC76D5" w:rsidRDefault="006B43FE" w:rsidP="006B43FE">
      <w:pPr>
        <w:pStyle w:val="Code"/>
        <w:rPr>
          <w:highlight w:val="white"/>
        </w:rPr>
      </w:pPr>
      <w:r w:rsidRPr="00EC76D5">
        <w:rPr>
          <w:highlight w:val="white"/>
        </w:rPr>
        <w:t>void* bsearch(const void* key, const void* valueList, size_t listSize,</w:t>
      </w:r>
    </w:p>
    <w:p w14:paraId="53E85AA7" w14:textId="62AD82D0" w:rsidR="006B43FE" w:rsidRPr="00EC76D5" w:rsidRDefault="006B43FE" w:rsidP="006B43FE">
      <w:pPr>
        <w:pStyle w:val="Code"/>
        <w:rPr>
          <w:highlight w:val="white"/>
        </w:rPr>
      </w:pPr>
      <w:r w:rsidRPr="00EC76D5">
        <w:rPr>
          <w:highlight w:val="white"/>
        </w:rPr>
        <w:t xml:space="preserve">              size_t valueSize, int (*compare)(const void*, const void*));</w:t>
      </w:r>
    </w:p>
    <w:p w14:paraId="13EA9E33" w14:textId="77777777" w:rsidR="006B43FE" w:rsidRPr="00EC76D5" w:rsidRDefault="006B43FE" w:rsidP="006B43FE">
      <w:pPr>
        <w:pStyle w:val="Code"/>
        <w:rPr>
          <w:highlight w:val="white"/>
        </w:rPr>
      </w:pPr>
    </w:p>
    <w:p w14:paraId="2AC3C2BA" w14:textId="77777777" w:rsidR="006B43FE" w:rsidRPr="00EC76D5" w:rsidRDefault="006B43FE" w:rsidP="006B43FE">
      <w:pPr>
        <w:pStyle w:val="Code"/>
        <w:rPr>
          <w:highlight w:val="white"/>
        </w:rPr>
      </w:pPr>
      <w:r w:rsidRPr="00EC76D5">
        <w:rPr>
          <w:highlight w:val="white"/>
        </w:rPr>
        <w:t>int abs(int value);</w:t>
      </w:r>
    </w:p>
    <w:p w14:paraId="331215E4" w14:textId="77777777" w:rsidR="006B43FE" w:rsidRPr="00EC76D5" w:rsidRDefault="006B43FE" w:rsidP="006B43FE">
      <w:pPr>
        <w:pStyle w:val="Code"/>
        <w:rPr>
          <w:highlight w:val="white"/>
        </w:rPr>
      </w:pPr>
      <w:r w:rsidRPr="00EC76D5">
        <w:rPr>
          <w:highlight w:val="white"/>
        </w:rPr>
        <w:t>long labs(long value);</w:t>
      </w:r>
    </w:p>
    <w:p w14:paraId="57DE87C5" w14:textId="77777777" w:rsidR="006B43FE" w:rsidRPr="00EC76D5" w:rsidRDefault="006B43FE" w:rsidP="006B43FE">
      <w:pPr>
        <w:pStyle w:val="Code"/>
        <w:rPr>
          <w:highlight w:val="white"/>
        </w:rPr>
      </w:pPr>
    </w:p>
    <w:p w14:paraId="0F0B7666" w14:textId="77777777" w:rsidR="006B43FE" w:rsidRPr="00EC76D5" w:rsidRDefault="006B43FE" w:rsidP="006B43FE">
      <w:pPr>
        <w:pStyle w:val="Code"/>
        <w:rPr>
          <w:highlight w:val="white"/>
        </w:rPr>
      </w:pPr>
      <w:r w:rsidRPr="00EC76D5">
        <w:rPr>
          <w:highlight w:val="white"/>
        </w:rPr>
        <w:t>typedef struct {</w:t>
      </w:r>
    </w:p>
    <w:p w14:paraId="45C9D4C3" w14:textId="77777777" w:rsidR="006B43FE" w:rsidRPr="00EC76D5" w:rsidRDefault="006B43FE" w:rsidP="006B43FE">
      <w:pPr>
        <w:pStyle w:val="Code"/>
        <w:rPr>
          <w:highlight w:val="white"/>
        </w:rPr>
      </w:pPr>
      <w:r w:rsidRPr="00EC76D5">
        <w:rPr>
          <w:highlight w:val="white"/>
        </w:rPr>
        <w:t xml:space="preserve">  int quot, rem;</w:t>
      </w:r>
    </w:p>
    <w:p w14:paraId="6AF40F09" w14:textId="77777777" w:rsidR="006B43FE" w:rsidRPr="00EC76D5" w:rsidRDefault="006B43FE" w:rsidP="006B43FE">
      <w:pPr>
        <w:pStyle w:val="Code"/>
        <w:rPr>
          <w:highlight w:val="white"/>
        </w:rPr>
      </w:pPr>
      <w:r w:rsidRPr="00EC76D5">
        <w:rPr>
          <w:highlight w:val="white"/>
        </w:rPr>
        <w:t>} div_t;</w:t>
      </w:r>
    </w:p>
    <w:p w14:paraId="2FF1B013" w14:textId="77777777" w:rsidR="006B43FE" w:rsidRPr="00EC76D5" w:rsidRDefault="006B43FE" w:rsidP="006B43FE">
      <w:pPr>
        <w:pStyle w:val="Code"/>
        <w:rPr>
          <w:highlight w:val="white"/>
        </w:rPr>
      </w:pPr>
    </w:p>
    <w:p w14:paraId="65FCA0A4" w14:textId="77777777" w:rsidR="006B43FE" w:rsidRPr="00EC76D5" w:rsidRDefault="006B43FE" w:rsidP="006B43FE">
      <w:pPr>
        <w:pStyle w:val="Code"/>
        <w:rPr>
          <w:highlight w:val="white"/>
        </w:rPr>
      </w:pPr>
      <w:r w:rsidRPr="00EC76D5">
        <w:rPr>
          <w:highlight w:val="white"/>
        </w:rPr>
        <w:lastRenderedPageBreak/>
        <w:t>div_t div(int num, int denum);</w:t>
      </w:r>
    </w:p>
    <w:p w14:paraId="27ABA851" w14:textId="77777777" w:rsidR="006B43FE" w:rsidRPr="00EC76D5" w:rsidRDefault="006B43FE" w:rsidP="006B43FE">
      <w:pPr>
        <w:pStyle w:val="Code"/>
        <w:rPr>
          <w:highlight w:val="white"/>
        </w:rPr>
      </w:pPr>
    </w:p>
    <w:p w14:paraId="7F65051D" w14:textId="77777777" w:rsidR="006B43FE" w:rsidRPr="00EC76D5" w:rsidRDefault="006B43FE" w:rsidP="006B43FE">
      <w:pPr>
        <w:pStyle w:val="Code"/>
        <w:rPr>
          <w:highlight w:val="white"/>
        </w:rPr>
      </w:pPr>
      <w:r w:rsidRPr="00EC76D5">
        <w:rPr>
          <w:highlight w:val="white"/>
        </w:rPr>
        <w:t>typedef struct {</w:t>
      </w:r>
    </w:p>
    <w:p w14:paraId="618213A2" w14:textId="77777777" w:rsidR="006B43FE" w:rsidRPr="00EC76D5" w:rsidRDefault="006B43FE" w:rsidP="006B43FE">
      <w:pPr>
        <w:pStyle w:val="Code"/>
        <w:rPr>
          <w:highlight w:val="white"/>
        </w:rPr>
      </w:pPr>
      <w:r w:rsidRPr="00EC76D5">
        <w:rPr>
          <w:highlight w:val="white"/>
        </w:rPr>
        <w:t xml:space="preserve">  long quot, rem;</w:t>
      </w:r>
    </w:p>
    <w:p w14:paraId="56380F7B" w14:textId="77777777" w:rsidR="006B43FE" w:rsidRPr="00EC76D5" w:rsidRDefault="006B43FE" w:rsidP="006B43FE">
      <w:pPr>
        <w:pStyle w:val="Code"/>
        <w:rPr>
          <w:highlight w:val="white"/>
        </w:rPr>
      </w:pPr>
      <w:r w:rsidRPr="00EC76D5">
        <w:rPr>
          <w:highlight w:val="white"/>
        </w:rPr>
        <w:t>} ldiv_t;</w:t>
      </w:r>
    </w:p>
    <w:p w14:paraId="3FB6D586" w14:textId="77777777" w:rsidR="006B43FE" w:rsidRPr="00EC76D5" w:rsidRDefault="006B43FE" w:rsidP="006B43FE">
      <w:pPr>
        <w:pStyle w:val="Code"/>
        <w:rPr>
          <w:highlight w:val="white"/>
        </w:rPr>
      </w:pPr>
    </w:p>
    <w:p w14:paraId="642A4879" w14:textId="77777777" w:rsidR="006B43FE" w:rsidRPr="00EC76D5" w:rsidRDefault="006B43FE" w:rsidP="006B43FE">
      <w:pPr>
        <w:pStyle w:val="Code"/>
        <w:rPr>
          <w:highlight w:val="white"/>
        </w:rPr>
      </w:pPr>
      <w:r w:rsidRPr="00EC76D5">
        <w:rPr>
          <w:highlight w:val="white"/>
        </w:rPr>
        <w:t>ldiv_t ldiv(long num, long denum);</w:t>
      </w:r>
    </w:p>
    <w:p w14:paraId="24BA330A" w14:textId="27820A69" w:rsidR="003420EA" w:rsidRPr="00EC76D5" w:rsidRDefault="006B43FE" w:rsidP="006B43FE">
      <w:pPr>
        <w:pStyle w:val="Code"/>
      </w:pPr>
      <w:r w:rsidRPr="00EC76D5">
        <w:rPr>
          <w:highlight w:val="white"/>
        </w:rPr>
        <w:t>#endif</w:t>
      </w:r>
    </w:p>
    <w:p w14:paraId="42D61D02" w14:textId="397FB5DF" w:rsidR="008977FB" w:rsidRPr="00EC76D5" w:rsidRDefault="008977FB" w:rsidP="008977FB">
      <w:pPr>
        <w:pStyle w:val="CodeListing"/>
      </w:pPr>
      <w:r w:rsidRPr="00EC76D5">
        <w:t>StdLib.c</w:t>
      </w:r>
    </w:p>
    <w:p w14:paraId="2FA31B4D" w14:textId="77777777" w:rsidR="008977FB" w:rsidRPr="00EC76D5" w:rsidRDefault="008977FB" w:rsidP="00F836A8">
      <w:pPr>
        <w:pStyle w:val="Code"/>
        <w:rPr>
          <w:highlight w:val="white"/>
        </w:rPr>
      </w:pPr>
      <w:r w:rsidRPr="00EC76D5">
        <w:rPr>
          <w:highlight w:val="white"/>
        </w:rPr>
        <w:t>#include &lt;Math.h&gt;</w:t>
      </w:r>
    </w:p>
    <w:p w14:paraId="1F5B1A9D" w14:textId="77777777" w:rsidR="008977FB" w:rsidRPr="00EC76D5" w:rsidRDefault="008977FB" w:rsidP="00F836A8">
      <w:pPr>
        <w:pStyle w:val="Code"/>
        <w:rPr>
          <w:highlight w:val="white"/>
        </w:rPr>
      </w:pPr>
      <w:r w:rsidRPr="00EC76D5">
        <w:rPr>
          <w:highlight w:val="white"/>
        </w:rPr>
        <w:t>#include &lt;CType.h&gt;</w:t>
      </w:r>
    </w:p>
    <w:p w14:paraId="0518B103" w14:textId="77777777" w:rsidR="008977FB" w:rsidRPr="00EC76D5" w:rsidRDefault="008977FB" w:rsidP="00F836A8">
      <w:pPr>
        <w:pStyle w:val="Code"/>
        <w:rPr>
          <w:highlight w:val="white"/>
        </w:rPr>
      </w:pPr>
      <w:r w:rsidRPr="00EC76D5">
        <w:rPr>
          <w:highlight w:val="white"/>
        </w:rPr>
        <w:t>#include &lt;ErrNo.h&gt;</w:t>
      </w:r>
    </w:p>
    <w:p w14:paraId="1F4B6781" w14:textId="77777777" w:rsidR="008977FB" w:rsidRPr="00EC76D5" w:rsidRDefault="008977FB" w:rsidP="00F836A8">
      <w:pPr>
        <w:pStyle w:val="Code"/>
        <w:rPr>
          <w:highlight w:val="white"/>
        </w:rPr>
      </w:pPr>
      <w:r w:rsidRPr="00EC76D5">
        <w:rPr>
          <w:highlight w:val="white"/>
        </w:rPr>
        <w:t>#include &lt;StdArg.h&gt;</w:t>
      </w:r>
    </w:p>
    <w:p w14:paraId="2ACE882C" w14:textId="77777777" w:rsidR="008977FB" w:rsidRPr="00EC76D5" w:rsidRDefault="008977FB" w:rsidP="00F836A8">
      <w:pPr>
        <w:pStyle w:val="Code"/>
        <w:rPr>
          <w:highlight w:val="white"/>
        </w:rPr>
      </w:pPr>
      <w:r w:rsidRPr="00EC76D5">
        <w:rPr>
          <w:highlight w:val="white"/>
        </w:rPr>
        <w:t>#include &lt;StdDef.h&gt;</w:t>
      </w:r>
    </w:p>
    <w:p w14:paraId="504ABE53" w14:textId="77777777" w:rsidR="008977FB" w:rsidRPr="00EC76D5" w:rsidRDefault="008977FB" w:rsidP="00F836A8">
      <w:pPr>
        <w:pStyle w:val="Code"/>
        <w:rPr>
          <w:highlight w:val="white"/>
        </w:rPr>
      </w:pPr>
      <w:r w:rsidRPr="00EC76D5">
        <w:rPr>
          <w:highlight w:val="white"/>
        </w:rPr>
        <w:t>#include &lt;String.h&gt;</w:t>
      </w:r>
    </w:p>
    <w:p w14:paraId="5E7454C9" w14:textId="77777777" w:rsidR="008977FB" w:rsidRPr="00EC76D5" w:rsidRDefault="008977FB" w:rsidP="00F836A8">
      <w:pPr>
        <w:pStyle w:val="Code"/>
        <w:rPr>
          <w:highlight w:val="white"/>
        </w:rPr>
      </w:pPr>
      <w:r w:rsidRPr="00EC76D5">
        <w:rPr>
          <w:highlight w:val="white"/>
        </w:rPr>
        <w:t>#include &lt;StdLib.h&gt;</w:t>
      </w:r>
    </w:p>
    <w:p w14:paraId="2FE58CAB" w14:textId="77777777" w:rsidR="008977FB" w:rsidRPr="00EC76D5" w:rsidRDefault="008977FB" w:rsidP="00F836A8">
      <w:pPr>
        <w:pStyle w:val="Code"/>
        <w:rPr>
          <w:highlight w:val="white"/>
        </w:rPr>
      </w:pPr>
      <w:r w:rsidRPr="00EC76D5">
        <w:rPr>
          <w:highlight w:val="white"/>
        </w:rPr>
        <w:t>#include &lt;StdIO.h&gt;</w:t>
      </w:r>
    </w:p>
    <w:p w14:paraId="14525A4F" w14:textId="77777777" w:rsidR="008977FB" w:rsidRPr="00EC76D5" w:rsidRDefault="008977FB" w:rsidP="00F836A8">
      <w:pPr>
        <w:pStyle w:val="Code"/>
        <w:rPr>
          <w:highlight w:val="white"/>
        </w:rPr>
      </w:pPr>
    </w:p>
    <w:p w14:paraId="365F488A" w14:textId="77777777" w:rsidR="008977FB" w:rsidRPr="00EC76D5" w:rsidRDefault="008977FB" w:rsidP="00F836A8">
      <w:pPr>
        <w:pStyle w:val="Code"/>
        <w:rPr>
          <w:highlight w:val="white"/>
        </w:rPr>
      </w:pPr>
      <w:r w:rsidRPr="00EC76D5">
        <w:rPr>
          <w:highlight w:val="white"/>
        </w:rPr>
        <w:t>extern FILE g_fileArray[];</w:t>
      </w:r>
    </w:p>
    <w:p w14:paraId="006EA6AF" w14:textId="77777777" w:rsidR="008977FB" w:rsidRPr="00EC76D5" w:rsidRDefault="008977FB" w:rsidP="00F836A8">
      <w:pPr>
        <w:pStyle w:val="Code"/>
        <w:rPr>
          <w:highlight w:val="white"/>
        </w:rPr>
      </w:pPr>
    </w:p>
    <w:p w14:paraId="2FFD452B" w14:textId="77777777" w:rsidR="008977FB" w:rsidRPr="00EC76D5" w:rsidRDefault="008977FB" w:rsidP="00F836A8">
      <w:pPr>
        <w:pStyle w:val="Code"/>
        <w:rPr>
          <w:highlight w:val="white"/>
        </w:rPr>
      </w:pPr>
      <w:r w:rsidRPr="00EC76D5">
        <w:rPr>
          <w:highlight w:val="white"/>
        </w:rPr>
        <w:t>int atoi(char* s) {</w:t>
      </w:r>
    </w:p>
    <w:p w14:paraId="225341F0" w14:textId="77777777" w:rsidR="008977FB" w:rsidRPr="00EC76D5" w:rsidRDefault="008977FB" w:rsidP="00F836A8">
      <w:pPr>
        <w:pStyle w:val="Code"/>
        <w:rPr>
          <w:highlight w:val="white"/>
        </w:rPr>
      </w:pPr>
      <w:r w:rsidRPr="00EC76D5">
        <w:rPr>
          <w:highlight w:val="white"/>
        </w:rPr>
        <w:t xml:space="preserve">  return (int) strtol(s, (char**) NULL, 10);</w:t>
      </w:r>
    </w:p>
    <w:p w14:paraId="6F1565D2" w14:textId="77777777" w:rsidR="008977FB" w:rsidRPr="00EC76D5" w:rsidRDefault="008977FB" w:rsidP="00F836A8">
      <w:pPr>
        <w:pStyle w:val="Code"/>
        <w:rPr>
          <w:highlight w:val="white"/>
        </w:rPr>
      </w:pPr>
      <w:r w:rsidRPr="00EC76D5">
        <w:rPr>
          <w:highlight w:val="white"/>
        </w:rPr>
        <w:t>}</w:t>
      </w:r>
    </w:p>
    <w:p w14:paraId="22F01261" w14:textId="77777777" w:rsidR="008977FB" w:rsidRPr="00EC76D5" w:rsidRDefault="008977FB" w:rsidP="00F836A8">
      <w:pPr>
        <w:pStyle w:val="Code"/>
        <w:rPr>
          <w:highlight w:val="white"/>
        </w:rPr>
      </w:pPr>
    </w:p>
    <w:p w14:paraId="6EFDD074" w14:textId="77777777" w:rsidR="008977FB" w:rsidRPr="00EC76D5" w:rsidRDefault="008977FB" w:rsidP="00F836A8">
      <w:pPr>
        <w:pStyle w:val="Code"/>
        <w:rPr>
          <w:highlight w:val="white"/>
        </w:rPr>
      </w:pPr>
      <w:r w:rsidRPr="00EC76D5">
        <w:rPr>
          <w:highlight w:val="white"/>
        </w:rPr>
        <w:t>long atol(char* s) {</w:t>
      </w:r>
    </w:p>
    <w:p w14:paraId="1A32DB58" w14:textId="77777777" w:rsidR="008977FB" w:rsidRPr="00EC76D5" w:rsidRDefault="008977FB" w:rsidP="00F836A8">
      <w:pPr>
        <w:pStyle w:val="Code"/>
        <w:rPr>
          <w:highlight w:val="white"/>
        </w:rPr>
      </w:pPr>
      <w:r w:rsidRPr="00EC76D5">
        <w:rPr>
          <w:highlight w:val="white"/>
        </w:rPr>
        <w:t xml:space="preserve">  return strtol(s, (char**) NULL, 10);</w:t>
      </w:r>
    </w:p>
    <w:p w14:paraId="2C157358" w14:textId="77777777" w:rsidR="008977FB" w:rsidRPr="00EC76D5" w:rsidRDefault="008977FB" w:rsidP="00F836A8">
      <w:pPr>
        <w:pStyle w:val="Code"/>
        <w:rPr>
          <w:highlight w:val="white"/>
        </w:rPr>
      </w:pPr>
      <w:r w:rsidRPr="00EC76D5">
        <w:rPr>
          <w:highlight w:val="white"/>
        </w:rPr>
        <w:t>}</w:t>
      </w:r>
    </w:p>
    <w:p w14:paraId="4DF6CF89" w14:textId="77777777" w:rsidR="008977FB" w:rsidRPr="00EC76D5" w:rsidRDefault="008977FB" w:rsidP="00F836A8">
      <w:pPr>
        <w:pStyle w:val="Code"/>
        <w:rPr>
          <w:highlight w:val="white"/>
        </w:rPr>
      </w:pPr>
    </w:p>
    <w:p w14:paraId="10848913" w14:textId="77777777" w:rsidR="008977FB" w:rsidRPr="00EC76D5" w:rsidRDefault="008977FB" w:rsidP="00F836A8">
      <w:pPr>
        <w:pStyle w:val="Code"/>
        <w:rPr>
          <w:highlight w:val="white"/>
        </w:rPr>
      </w:pPr>
      <w:r w:rsidRPr="00EC76D5">
        <w:rPr>
          <w:highlight w:val="white"/>
        </w:rPr>
        <w:t>long strtol(char* s, char** endp, int /* base */) {</w:t>
      </w:r>
    </w:p>
    <w:p w14:paraId="478B4A42" w14:textId="77777777" w:rsidR="008977FB" w:rsidRPr="00EC76D5" w:rsidRDefault="008977FB" w:rsidP="00F836A8">
      <w:pPr>
        <w:pStyle w:val="Code"/>
        <w:rPr>
          <w:highlight w:val="white"/>
        </w:rPr>
      </w:pPr>
      <w:r w:rsidRPr="00EC76D5">
        <w:rPr>
          <w:highlight w:val="white"/>
        </w:rPr>
        <w:t xml:space="preserve">  int chars = 0;</w:t>
      </w:r>
    </w:p>
    <w:p w14:paraId="45ACB432" w14:textId="77777777" w:rsidR="008977FB" w:rsidRPr="00EC76D5" w:rsidRDefault="008977FB" w:rsidP="00F836A8">
      <w:pPr>
        <w:pStyle w:val="Code"/>
        <w:rPr>
          <w:highlight w:val="white"/>
        </w:rPr>
      </w:pPr>
      <w:r w:rsidRPr="00EC76D5">
        <w:rPr>
          <w:highlight w:val="white"/>
        </w:rPr>
        <w:t xml:space="preserve">  long value = 0;</w:t>
      </w:r>
    </w:p>
    <w:p w14:paraId="0D89C36D" w14:textId="77777777" w:rsidR="008977FB" w:rsidRPr="00EC76D5" w:rsidRDefault="008977FB" w:rsidP="00F836A8">
      <w:pPr>
        <w:pStyle w:val="Code"/>
        <w:rPr>
          <w:highlight w:val="white"/>
        </w:rPr>
      </w:pPr>
      <w:r w:rsidRPr="00EC76D5">
        <w:rPr>
          <w:highlight w:val="white"/>
        </w:rPr>
        <w:t xml:space="preserve">  sscanf(s, "%li%n", &amp;value, &amp;chars);</w:t>
      </w:r>
    </w:p>
    <w:p w14:paraId="791AD73B" w14:textId="77777777" w:rsidR="008977FB" w:rsidRPr="00EC76D5" w:rsidRDefault="008977FB" w:rsidP="00F836A8">
      <w:pPr>
        <w:pStyle w:val="Code"/>
        <w:rPr>
          <w:highlight w:val="white"/>
        </w:rPr>
      </w:pPr>
    </w:p>
    <w:p w14:paraId="15BFD9D6" w14:textId="77777777" w:rsidR="008977FB" w:rsidRPr="00EC76D5" w:rsidRDefault="008977FB" w:rsidP="00F836A8">
      <w:pPr>
        <w:pStyle w:val="Code"/>
        <w:rPr>
          <w:highlight w:val="white"/>
        </w:rPr>
      </w:pPr>
      <w:r w:rsidRPr="00EC76D5">
        <w:rPr>
          <w:highlight w:val="white"/>
        </w:rPr>
        <w:t xml:space="preserve">  if (endp != NULL) {</w:t>
      </w:r>
    </w:p>
    <w:p w14:paraId="7C14B3B1" w14:textId="77777777" w:rsidR="008977FB" w:rsidRPr="00EC76D5" w:rsidRDefault="008977FB" w:rsidP="00F836A8">
      <w:pPr>
        <w:pStyle w:val="Code"/>
        <w:rPr>
          <w:highlight w:val="white"/>
        </w:rPr>
      </w:pPr>
      <w:r w:rsidRPr="00EC76D5">
        <w:rPr>
          <w:highlight w:val="white"/>
        </w:rPr>
        <w:t xml:space="preserve">    *endp = s + chars;</w:t>
      </w:r>
    </w:p>
    <w:p w14:paraId="413E7C0C" w14:textId="77777777" w:rsidR="008977FB" w:rsidRPr="00EC76D5" w:rsidRDefault="008977FB" w:rsidP="00F836A8">
      <w:pPr>
        <w:pStyle w:val="Code"/>
        <w:rPr>
          <w:highlight w:val="white"/>
        </w:rPr>
      </w:pPr>
      <w:r w:rsidRPr="00EC76D5">
        <w:rPr>
          <w:highlight w:val="white"/>
        </w:rPr>
        <w:t xml:space="preserve">  }</w:t>
      </w:r>
    </w:p>
    <w:p w14:paraId="15299DD2" w14:textId="77777777" w:rsidR="008977FB" w:rsidRPr="00EC76D5" w:rsidRDefault="008977FB" w:rsidP="00F836A8">
      <w:pPr>
        <w:pStyle w:val="Code"/>
        <w:rPr>
          <w:highlight w:val="white"/>
        </w:rPr>
      </w:pPr>
    </w:p>
    <w:p w14:paraId="7898435F" w14:textId="77777777" w:rsidR="008977FB" w:rsidRPr="00EC76D5" w:rsidRDefault="008977FB" w:rsidP="00F836A8">
      <w:pPr>
        <w:pStyle w:val="Code"/>
        <w:rPr>
          <w:highlight w:val="white"/>
        </w:rPr>
      </w:pPr>
      <w:r w:rsidRPr="00EC76D5">
        <w:rPr>
          <w:highlight w:val="white"/>
        </w:rPr>
        <w:t xml:space="preserve">  return value;</w:t>
      </w:r>
    </w:p>
    <w:p w14:paraId="045D9BA9" w14:textId="77777777" w:rsidR="008977FB" w:rsidRPr="00EC76D5" w:rsidRDefault="008977FB" w:rsidP="00F836A8">
      <w:pPr>
        <w:pStyle w:val="Code"/>
        <w:rPr>
          <w:highlight w:val="white"/>
        </w:rPr>
      </w:pPr>
      <w:r w:rsidRPr="00EC76D5">
        <w:rPr>
          <w:highlight w:val="white"/>
        </w:rPr>
        <w:t>}</w:t>
      </w:r>
    </w:p>
    <w:p w14:paraId="16295786" w14:textId="77777777" w:rsidR="008977FB" w:rsidRPr="00EC76D5" w:rsidRDefault="008977FB" w:rsidP="00F836A8">
      <w:pPr>
        <w:pStyle w:val="Code"/>
        <w:rPr>
          <w:highlight w:val="white"/>
        </w:rPr>
      </w:pPr>
    </w:p>
    <w:p w14:paraId="4B0F5AD7" w14:textId="77777777" w:rsidR="008977FB" w:rsidRPr="00EC76D5" w:rsidRDefault="008977FB" w:rsidP="00F836A8">
      <w:pPr>
        <w:pStyle w:val="Code"/>
        <w:rPr>
          <w:highlight w:val="white"/>
        </w:rPr>
      </w:pPr>
      <w:r w:rsidRPr="00EC76D5">
        <w:rPr>
          <w:highlight w:val="white"/>
        </w:rPr>
        <w:t>unsigned long strtoul(char* s, char** endp, int /* base */) {</w:t>
      </w:r>
    </w:p>
    <w:p w14:paraId="271CB58F" w14:textId="77777777" w:rsidR="008977FB" w:rsidRPr="00EC76D5" w:rsidRDefault="008977FB" w:rsidP="00F836A8">
      <w:pPr>
        <w:pStyle w:val="Code"/>
        <w:rPr>
          <w:highlight w:val="white"/>
        </w:rPr>
      </w:pPr>
      <w:r w:rsidRPr="00EC76D5">
        <w:rPr>
          <w:highlight w:val="white"/>
        </w:rPr>
        <w:t xml:space="preserve">  int chars = 0;</w:t>
      </w:r>
    </w:p>
    <w:p w14:paraId="136E056B" w14:textId="77777777" w:rsidR="008977FB" w:rsidRPr="00EC76D5" w:rsidRDefault="008977FB" w:rsidP="00F836A8">
      <w:pPr>
        <w:pStyle w:val="Code"/>
        <w:rPr>
          <w:highlight w:val="white"/>
        </w:rPr>
      </w:pPr>
      <w:r w:rsidRPr="00EC76D5">
        <w:rPr>
          <w:highlight w:val="white"/>
        </w:rPr>
        <w:t xml:space="preserve">  unsigned long value = 0;</w:t>
      </w:r>
    </w:p>
    <w:p w14:paraId="7ED2A4DF" w14:textId="77777777" w:rsidR="008977FB" w:rsidRPr="00EC76D5" w:rsidRDefault="008977FB" w:rsidP="00F836A8">
      <w:pPr>
        <w:pStyle w:val="Code"/>
        <w:rPr>
          <w:highlight w:val="white"/>
        </w:rPr>
      </w:pPr>
      <w:r w:rsidRPr="00EC76D5">
        <w:rPr>
          <w:highlight w:val="white"/>
        </w:rPr>
        <w:t xml:space="preserve">  sscanf(s, "%lu%n", &amp;value, &amp;chars);</w:t>
      </w:r>
    </w:p>
    <w:p w14:paraId="720BF865" w14:textId="77777777" w:rsidR="008977FB" w:rsidRPr="00EC76D5" w:rsidRDefault="008977FB" w:rsidP="00F836A8">
      <w:pPr>
        <w:pStyle w:val="Code"/>
        <w:rPr>
          <w:highlight w:val="white"/>
        </w:rPr>
      </w:pPr>
    </w:p>
    <w:p w14:paraId="50451E6C" w14:textId="77777777" w:rsidR="008977FB" w:rsidRPr="00EC76D5" w:rsidRDefault="008977FB" w:rsidP="00F836A8">
      <w:pPr>
        <w:pStyle w:val="Code"/>
        <w:rPr>
          <w:highlight w:val="white"/>
        </w:rPr>
      </w:pPr>
      <w:r w:rsidRPr="00EC76D5">
        <w:rPr>
          <w:highlight w:val="white"/>
        </w:rPr>
        <w:t xml:space="preserve">  if (endp != NULL) {</w:t>
      </w:r>
    </w:p>
    <w:p w14:paraId="06ACE616" w14:textId="77777777" w:rsidR="008977FB" w:rsidRPr="00EC76D5" w:rsidRDefault="008977FB" w:rsidP="00F836A8">
      <w:pPr>
        <w:pStyle w:val="Code"/>
        <w:rPr>
          <w:highlight w:val="white"/>
        </w:rPr>
      </w:pPr>
      <w:r w:rsidRPr="00EC76D5">
        <w:rPr>
          <w:highlight w:val="white"/>
        </w:rPr>
        <w:t xml:space="preserve">    *endp = s + chars;</w:t>
      </w:r>
    </w:p>
    <w:p w14:paraId="32038D18" w14:textId="77777777" w:rsidR="008977FB" w:rsidRPr="00EC76D5" w:rsidRDefault="008977FB" w:rsidP="00F836A8">
      <w:pPr>
        <w:pStyle w:val="Code"/>
        <w:rPr>
          <w:highlight w:val="white"/>
        </w:rPr>
      </w:pPr>
      <w:r w:rsidRPr="00EC76D5">
        <w:rPr>
          <w:highlight w:val="white"/>
        </w:rPr>
        <w:t xml:space="preserve">  }</w:t>
      </w:r>
    </w:p>
    <w:p w14:paraId="4D48A6E9" w14:textId="77777777" w:rsidR="008977FB" w:rsidRPr="00EC76D5" w:rsidRDefault="008977FB" w:rsidP="00F836A8">
      <w:pPr>
        <w:pStyle w:val="Code"/>
        <w:rPr>
          <w:highlight w:val="white"/>
        </w:rPr>
      </w:pPr>
    </w:p>
    <w:p w14:paraId="773826A3" w14:textId="77777777" w:rsidR="008977FB" w:rsidRPr="00EC76D5" w:rsidRDefault="008977FB" w:rsidP="00F836A8">
      <w:pPr>
        <w:pStyle w:val="Code"/>
        <w:rPr>
          <w:highlight w:val="white"/>
        </w:rPr>
      </w:pPr>
      <w:r w:rsidRPr="00EC76D5">
        <w:rPr>
          <w:highlight w:val="white"/>
        </w:rPr>
        <w:t xml:space="preserve">  return value;</w:t>
      </w:r>
    </w:p>
    <w:p w14:paraId="402F2DEE" w14:textId="77777777" w:rsidR="008977FB" w:rsidRPr="00EC76D5" w:rsidRDefault="008977FB" w:rsidP="00F836A8">
      <w:pPr>
        <w:pStyle w:val="Code"/>
        <w:rPr>
          <w:highlight w:val="white"/>
        </w:rPr>
      </w:pPr>
      <w:r w:rsidRPr="00EC76D5">
        <w:rPr>
          <w:highlight w:val="white"/>
        </w:rPr>
        <w:t>}</w:t>
      </w:r>
    </w:p>
    <w:p w14:paraId="6D01E0E5" w14:textId="77777777" w:rsidR="008977FB" w:rsidRPr="00EC76D5" w:rsidRDefault="008977FB" w:rsidP="00F836A8">
      <w:pPr>
        <w:pStyle w:val="Code"/>
        <w:rPr>
          <w:highlight w:val="white"/>
        </w:rPr>
      </w:pPr>
    </w:p>
    <w:p w14:paraId="7C1D9E6F" w14:textId="77777777" w:rsidR="008977FB" w:rsidRPr="00EC76D5" w:rsidRDefault="008977FB" w:rsidP="00F836A8">
      <w:pPr>
        <w:pStyle w:val="Code"/>
        <w:rPr>
          <w:highlight w:val="white"/>
        </w:rPr>
      </w:pPr>
      <w:r w:rsidRPr="00EC76D5">
        <w:rPr>
          <w:highlight w:val="white"/>
        </w:rPr>
        <w:t>double atof(char* s) {</w:t>
      </w:r>
    </w:p>
    <w:p w14:paraId="1754023C" w14:textId="77777777" w:rsidR="008977FB" w:rsidRPr="00EC76D5" w:rsidRDefault="008977FB" w:rsidP="00F836A8">
      <w:pPr>
        <w:pStyle w:val="Code"/>
        <w:rPr>
          <w:highlight w:val="white"/>
        </w:rPr>
      </w:pPr>
      <w:r w:rsidRPr="00EC76D5">
        <w:rPr>
          <w:highlight w:val="white"/>
        </w:rPr>
        <w:t xml:space="preserve">  return strtod(s, (char**) NULL);</w:t>
      </w:r>
    </w:p>
    <w:p w14:paraId="0CE67FA8" w14:textId="77777777" w:rsidR="008977FB" w:rsidRPr="00EC76D5" w:rsidRDefault="008977FB" w:rsidP="00F836A8">
      <w:pPr>
        <w:pStyle w:val="Code"/>
        <w:rPr>
          <w:highlight w:val="white"/>
        </w:rPr>
      </w:pPr>
      <w:r w:rsidRPr="00EC76D5">
        <w:rPr>
          <w:highlight w:val="white"/>
        </w:rPr>
        <w:t>}</w:t>
      </w:r>
    </w:p>
    <w:p w14:paraId="01BC0AEE" w14:textId="77777777" w:rsidR="008977FB" w:rsidRPr="00EC76D5" w:rsidRDefault="008977FB" w:rsidP="00F836A8">
      <w:pPr>
        <w:pStyle w:val="Code"/>
        <w:rPr>
          <w:highlight w:val="white"/>
        </w:rPr>
      </w:pPr>
    </w:p>
    <w:p w14:paraId="25FBF719" w14:textId="77777777" w:rsidR="008977FB" w:rsidRPr="00EC76D5" w:rsidRDefault="008977FB" w:rsidP="00F836A8">
      <w:pPr>
        <w:pStyle w:val="Code"/>
        <w:rPr>
          <w:highlight w:val="white"/>
        </w:rPr>
      </w:pPr>
      <w:r w:rsidRPr="00EC76D5">
        <w:rPr>
          <w:highlight w:val="white"/>
        </w:rPr>
        <w:lastRenderedPageBreak/>
        <w:t>double strtod(char* s, char** endp) {</w:t>
      </w:r>
    </w:p>
    <w:p w14:paraId="4E433B1F" w14:textId="77777777" w:rsidR="008977FB" w:rsidRPr="00EC76D5" w:rsidRDefault="008977FB" w:rsidP="00F836A8">
      <w:pPr>
        <w:pStyle w:val="Code"/>
        <w:rPr>
          <w:highlight w:val="white"/>
        </w:rPr>
      </w:pPr>
      <w:r w:rsidRPr="00EC76D5">
        <w:rPr>
          <w:highlight w:val="white"/>
        </w:rPr>
        <w:t xml:space="preserve">  int chars = '\0';</w:t>
      </w:r>
    </w:p>
    <w:p w14:paraId="043FF838" w14:textId="77777777" w:rsidR="008977FB" w:rsidRPr="00EC76D5" w:rsidRDefault="008977FB" w:rsidP="00F836A8">
      <w:pPr>
        <w:pStyle w:val="Code"/>
        <w:rPr>
          <w:highlight w:val="white"/>
        </w:rPr>
      </w:pPr>
      <w:r w:rsidRPr="00EC76D5">
        <w:rPr>
          <w:highlight w:val="white"/>
        </w:rPr>
        <w:t xml:space="preserve">  double value = 0;</w:t>
      </w:r>
    </w:p>
    <w:p w14:paraId="25223BA9" w14:textId="77777777" w:rsidR="008977FB" w:rsidRPr="00EC76D5" w:rsidRDefault="008977FB" w:rsidP="00F836A8">
      <w:pPr>
        <w:pStyle w:val="Code"/>
        <w:rPr>
          <w:highlight w:val="white"/>
        </w:rPr>
      </w:pPr>
      <w:r w:rsidRPr="00EC76D5">
        <w:rPr>
          <w:highlight w:val="white"/>
        </w:rPr>
        <w:t xml:space="preserve">  sscanf(s, "%lf%n", &amp;value, &amp;chars);</w:t>
      </w:r>
    </w:p>
    <w:p w14:paraId="2D578887" w14:textId="77777777" w:rsidR="008977FB" w:rsidRPr="00EC76D5" w:rsidRDefault="008977FB" w:rsidP="00F836A8">
      <w:pPr>
        <w:pStyle w:val="Code"/>
        <w:rPr>
          <w:highlight w:val="white"/>
        </w:rPr>
      </w:pPr>
    </w:p>
    <w:p w14:paraId="121D7D7C" w14:textId="77777777" w:rsidR="008977FB" w:rsidRPr="00EC76D5" w:rsidRDefault="008977FB" w:rsidP="00F836A8">
      <w:pPr>
        <w:pStyle w:val="Code"/>
        <w:rPr>
          <w:highlight w:val="white"/>
        </w:rPr>
      </w:pPr>
      <w:r w:rsidRPr="00EC76D5">
        <w:rPr>
          <w:highlight w:val="white"/>
        </w:rPr>
        <w:t xml:space="preserve">  if (endp != NULL) {</w:t>
      </w:r>
    </w:p>
    <w:p w14:paraId="1063BABE" w14:textId="77777777" w:rsidR="008977FB" w:rsidRPr="00EC76D5" w:rsidRDefault="008977FB" w:rsidP="00F836A8">
      <w:pPr>
        <w:pStyle w:val="Code"/>
        <w:rPr>
          <w:highlight w:val="white"/>
        </w:rPr>
      </w:pPr>
      <w:r w:rsidRPr="00EC76D5">
        <w:rPr>
          <w:highlight w:val="white"/>
        </w:rPr>
        <w:t xml:space="preserve">    *endp = s + chars;</w:t>
      </w:r>
    </w:p>
    <w:p w14:paraId="5CFFC371" w14:textId="77777777" w:rsidR="008977FB" w:rsidRPr="00EC76D5" w:rsidRDefault="008977FB" w:rsidP="00F836A8">
      <w:pPr>
        <w:pStyle w:val="Code"/>
        <w:rPr>
          <w:highlight w:val="white"/>
        </w:rPr>
      </w:pPr>
      <w:r w:rsidRPr="00EC76D5">
        <w:rPr>
          <w:highlight w:val="white"/>
        </w:rPr>
        <w:t xml:space="preserve">  }</w:t>
      </w:r>
    </w:p>
    <w:p w14:paraId="5AF9BDA3" w14:textId="77777777" w:rsidR="008977FB" w:rsidRPr="00EC76D5" w:rsidRDefault="008977FB" w:rsidP="00F836A8">
      <w:pPr>
        <w:pStyle w:val="Code"/>
        <w:rPr>
          <w:highlight w:val="white"/>
        </w:rPr>
      </w:pPr>
    </w:p>
    <w:p w14:paraId="39ECEC29" w14:textId="77777777" w:rsidR="008977FB" w:rsidRPr="00EC76D5" w:rsidRDefault="008977FB" w:rsidP="00F836A8">
      <w:pPr>
        <w:pStyle w:val="Code"/>
        <w:rPr>
          <w:highlight w:val="white"/>
        </w:rPr>
      </w:pPr>
      <w:r w:rsidRPr="00EC76D5">
        <w:rPr>
          <w:highlight w:val="white"/>
        </w:rPr>
        <w:t xml:space="preserve">  return value;</w:t>
      </w:r>
    </w:p>
    <w:p w14:paraId="512CA17B" w14:textId="77777777" w:rsidR="008977FB" w:rsidRPr="00EC76D5" w:rsidRDefault="008977FB" w:rsidP="00F836A8">
      <w:pPr>
        <w:pStyle w:val="Code"/>
        <w:rPr>
          <w:highlight w:val="white"/>
        </w:rPr>
      </w:pPr>
      <w:r w:rsidRPr="00EC76D5">
        <w:rPr>
          <w:highlight w:val="white"/>
        </w:rPr>
        <w:t>}</w:t>
      </w:r>
    </w:p>
    <w:p w14:paraId="29EDFA00" w14:textId="77777777" w:rsidR="008977FB" w:rsidRPr="00EC76D5" w:rsidRDefault="008977FB" w:rsidP="00F836A8">
      <w:pPr>
        <w:pStyle w:val="Code"/>
        <w:rPr>
          <w:highlight w:val="white"/>
        </w:rPr>
      </w:pPr>
      <w:r w:rsidRPr="00EC76D5">
        <w:rPr>
          <w:highlight w:val="white"/>
        </w:rPr>
        <w:t>void abort(void) {</w:t>
      </w:r>
    </w:p>
    <w:p w14:paraId="299C8900" w14:textId="77777777" w:rsidR="008977FB" w:rsidRPr="00EC76D5" w:rsidRDefault="008977FB" w:rsidP="00F836A8">
      <w:pPr>
        <w:pStyle w:val="Code"/>
        <w:rPr>
          <w:highlight w:val="white"/>
        </w:rPr>
      </w:pPr>
      <w:r w:rsidRPr="00EC76D5">
        <w:rPr>
          <w:highlight w:val="white"/>
        </w:rPr>
        <w:t xml:space="preserve">  load_register(ah, 0x4Cs);</w:t>
      </w:r>
    </w:p>
    <w:p w14:paraId="754084E9" w14:textId="77777777" w:rsidR="008977FB" w:rsidRPr="00EC76D5" w:rsidRDefault="008977FB" w:rsidP="00F836A8">
      <w:pPr>
        <w:pStyle w:val="Code"/>
        <w:rPr>
          <w:highlight w:val="white"/>
        </w:rPr>
      </w:pPr>
      <w:r w:rsidRPr="00EC76D5">
        <w:rPr>
          <w:highlight w:val="white"/>
        </w:rPr>
        <w:t xml:space="preserve">  load_register(al, -1s);</w:t>
      </w:r>
    </w:p>
    <w:p w14:paraId="4737DC86" w14:textId="77777777" w:rsidR="008977FB" w:rsidRPr="00EC76D5" w:rsidRDefault="008977FB" w:rsidP="00F836A8">
      <w:pPr>
        <w:pStyle w:val="Code"/>
        <w:rPr>
          <w:highlight w:val="white"/>
        </w:rPr>
      </w:pPr>
      <w:r w:rsidRPr="00EC76D5">
        <w:rPr>
          <w:highlight w:val="white"/>
        </w:rPr>
        <w:t xml:space="preserve">  interrupt(0x21s);</w:t>
      </w:r>
    </w:p>
    <w:p w14:paraId="4513E083" w14:textId="77777777" w:rsidR="008977FB" w:rsidRPr="00EC76D5" w:rsidRDefault="008977FB" w:rsidP="00F836A8">
      <w:pPr>
        <w:pStyle w:val="Code"/>
        <w:rPr>
          <w:highlight w:val="white"/>
        </w:rPr>
      </w:pPr>
      <w:r w:rsidRPr="00EC76D5">
        <w:rPr>
          <w:highlight w:val="white"/>
        </w:rPr>
        <w:t>}</w:t>
      </w:r>
    </w:p>
    <w:p w14:paraId="2698E7A5" w14:textId="77777777" w:rsidR="008977FB" w:rsidRPr="00EC76D5" w:rsidRDefault="008977FB" w:rsidP="00F836A8">
      <w:pPr>
        <w:pStyle w:val="Code"/>
        <w:rPr>
          <w:highlight w:val="white"/>
        </w:rPr>
      </w:pPr>
    </w:p>
    <w:p w14:paraId="52FB678D" w14:textId="77777777" w:rsidR="008977FB" w:rsidRPr="00EC76D5" w:rsidRDefault="008977FB" w:rsidP="00F836A8">
      <w:pPr>
        <w:pStyle w:val="Code"/>
        <w:rPr>
          <w:highlight w:val="white"/>
        </w:rPr>
      </w:pPr>
      <w:r w:rsidRPr="00EC76D5">
        <w:rPr>
          <w:highlight w:val="white"/>
        </w:rPr>
        <w:t>char* getenv(char* /* name */) {</w:t>
      </w:r>
    </w:p>
    <w:p w14:paraId="11C0786C" w14:textId="77777777" w:rsidR="008977FB" w:rsidRPr="00EC76D5" w:rsidRDefault="008977FB" w:rsidP="00F836A8">
      <w:pPr>
        <w:pStyle w:val="Code"/>
        <w:rPr>
          <w:highlight w:val="white"/>
        </w:rPr>
      </w:pPr>
      <w:r w:rsidRPr="00EC76D5">
        <w:rPr>
          <w:highlight w:val="white"/>
        </w:rPr>
        <w:t xml:space="preserve">  return NULL;</w:t>
      </w:r>
    </w:p>
    <w:p w14:paraId="1FD885CD" w14:textId="77777777" w:rsidR="008977FB" w:rsidRPr="00EC76D5" w:rsidRDefault="008977FB" w:rsidP="00F836A8">
      <w:pPr>
        <w:pStyle w:val="Code"/>
        <w:rPr>
          <w:highlight w:val="white"/>
        </w:rPr>
      </w:pPr>
      <w:r w:rsidRPr="00EC76D5">
        <w:rPr>
          <w:highlight w:val="white"/>
        </w:rPr>
        <w:t>}</w:t>
      </w:r>
    </w:p>
    <w:p w14:paraId="5091D6A6" w14:textId="77777777" w:rsidR="008977FB" w:rsidRPr="00EC76D5" w:rsidRDefault="008977FB" w:rsidP="00F836A8">
      <w:pPr>
        <w:pStyle w:val="Code"/>
        <w:rPr>
          <w:highlight w:val="white"/>
        </w:rPr>
      </w:pPr>
    </w:p>
    <w:p w14:paraId="05E47B98" w14:textId="77777777" w:rsidR="008977FB" w:rsidRPr="00EC76D5" w:rsidRDefault="008977FB" w:rsidP="00F836A8">
      <w:pPr>
        <w:pStyle w:val="Code"/>
        <w:rPr>
          <w:highlight w:val="white"/>
        </w:rPr>
      </w:pPr>
      <w:r w:rsidRPr="00EC76D5">
        <w:rPr>
          <w:highlight w:val="white"/>
        </w:rPr>
        <w:t>int system(const char* /* command */) {</w:t>
      </w:r>
    </w:p>
    <w:p w14:paraId="29662F2A" w14:textId="77777777" w:rsidR="008977FB" w:rsidRPr="00EC76D5" w:rsidRDefault="008977FB" w:rsidP="00F836A8">
      <w:pPr>
        <w:pStyle w:val="Code"/>
        <w:rPr>
          <w:highlight w:val="white"/>
        </w:rPr>
      </w:pPr>
      <w:r w:rsidRPr="00EC76D5">
        <w:rPr>
          <w:highlight w:val="white"/>
        </w:rPr>
        <w:t xml:space="preserve">  return -1;</w:t>
      </w:r>
    </w:p>
    <w:p w14:paraId="502C39E5" w14:textId="77777777" w:rsidR="008977FB" w:rsidRPr="00EC76D5" w:rsidRDefault="008977FB" w:rsidP="00F836A8">
      <w:pPr>
        <w:pStyle w:val="Code"/>
        <w:rPr>
          <w:highlight w:val="white"/>
        </w:rPr>
      </w:pPr>
      <w:r w:rsidRPr="00EC76D5">
        <w:rPr>
          <w:highlight w:val="white"/>
        </w:rPr>
        <w:t>}</w:t>
      </w:r>
    </w:p>
    <w:p w14:paraId="4BB5E5A6" w14:textId="77777777" w:rsidR="008977FB" w:rsidRPr="00EC76D5" w:rsidRDefault="008977FB" w:rsidP="00F836A8">
      <w:pPr>
        <w:pStyle w:val="Code"/>
        <w:rPr>
          <w:highlight w:val="white"/>
        </w:rPr>
      </w:pPr>
    </w:p>
    <w:p w14:paraId="1C37FAE2" w14:textId="77777777" w:rsidR="008977FB" w:rsidRPr="00EC76D5" w:rsidRDefault="008977FB" w:rsidP="00F836A8">
      <w:pPr>
        <w:pStyle w:val="Code"/>
        <w:rPr>
          <w:highlight w:val="white"/>
        </w:rPr>
      </w:pPr>
      <w:r w:rsidRPr="00EC76D5">
        <w:rPr>
          <w:highlight w:val="white"/>
        </w:rPr>
        <w:t>void memswp(void* value1, void* value2, int valueSize) {</w:t>
      </w:r>
    </w:p>
    <w:p w14:paraId="2AA060F5" w14:textId="77777777" w:rsidR="008977FB" w:rsidRPr="00EC76D5" w:rsidRDefault="008977FB" w:rsidP="00F836A8">
      <w:pPr>
        <w:pStyle w:val="Code"/>
        <w:rPr>
          <w:highlight w:val="white"/>
        </w:rPr>
      </w:pPr>
      <w:r w:rsidRPr="00EC76D5">
        <w:rPr>
          <w:highlight w:val="white"/>
        </w:rPr>
        <w:t xml:space="preserve">  char* charValue1 = (char*) value1;</w:t>
      </w:r>
    </w:p>
    <w:p w14:paraId="65B45AF6" w14:textId="77777777" w:rsidR="008977FB" w:rsidRPr="00EC76D5" w:rsidRDefault="008977FB" w:rsidP="00F836A8">
      <w:pPr>
        <w:pStyle w:val="Code"/>
        <w:rPr>
          <w:highlight w:val="white"/>
        </w:rPr>
      </w:pPr>
      <w:r w:rsidRPr="00EC76D5">
        <w:rPr>
          <w:highlight w:val="white"/>
        </w:rPr>
        <w:t xml:space="preserve">  char* charValue2 = (char*) value2;</w:t>
      </w:r>
    </w:p>
    <w:p w14:paraId="531285E7" w14:textId="77777777" w:rsidR="008977FB" w:rsidRPr="00EC76D5" w:rsidRDefault="008977FB" w:rsidP="00F836A8">
      <w:pPr>
        <w:pStyle w:val="Code"/>
        <w:rPr>
          <w:highlight w:val="white"/>
        </w:rPr>
      </w:pPr>
    </w:p>
    <w:p w14:paraId="08A7D666" w14:textId="77777777" w:rsidR="008977FB" w:rsidRPr="00EC76D5" w:rsidRDefault="008977FB" w:rsidP="00F836A8">
      <w:pPr>
        <w:pStyle w:val="Code"/>
        <w:rPr>
          <w:highlight w:val="white"/>
        </w:rPr>
      </w:pPr>
      <w:r w:rsidRPr="00EC76D5">
        <w:rPr>
          <w:highlight w:val="white"/>
        </w:rPr>
        <w:t xml:space="preserve">  int index;</w:t>
      </w:r>
    </w:p>
    <w:p w14:paraId="29D8B49D" w14:textId="77777777" w:rsidR="008977FB" w:rsidRPr="00EC76D5" w:rsidRDefault="008977FB" w:rsidP="00F836A8">
      <w:pPr>
        <w:pStyle w:val="Code"/>
        <w:rPr>
          <w:highlight w:val="white"/>
        </w:rPr>
      </w:pPr>
      <w:r w:rsidRPr="00EC76D5">
        <w:rPr>
          <w:highlight w:val="white"/>
        </w:rPr>
        <w:t xml:space="preserve">  for (index = 0; index &lt; valueSize; ++index) {</w:t>
      </w:r>
    </w:p>
    <w:p w14:paraId="7995AF4B" w14:textId="77777777" w:rsidR="008977FB" w:rsidRPr="00EC76D5" w:rsidRDefault="008977FB" w:rsidP="00F836A8">
      <w:pPr>
        <w:pStyle w:val="Code"/>
        <w:rPr>
          <w:highlight w:val="white"/>
        </w:rPr>
      </w:pPr>
      <w:r w:rsidRPr="00EC76D5">
        <w:rPr>
          <w:highlight w:val="white"/>
        </w:rPr>
        <w:t xml:space="preserve">    char tempValue = charValue1[index];</w:t>
      </w:r>
    </w:p>
    <w:p w14:paraId="7E72BC4A" w14:textId="77777777" w:rsidR="008977FB" w:rsidRPr="00EC76D5" w:rsidRDefault="008977FB" w:rsidP="00F836A8">
      <w:pPr>
        <w:pStyle w:val="Code"/>
        <w:rPr>
          <w:highlight w:val="white"/>
        </w:rPr>
      </w:pPr>
      <w:r w:rsidRPr="00EC76D5">
        <w:rPr>
          <w:highlight w:val="white"/>
        </w:rPr>
        <w:t xml:space="preserve">    charValue1[index] = charValue2[index];</w:t>
      </w:r>
    </w:p>
    <w:p w14:paraId="12AE6064" w14:textId="77777777" w:rsidR="008977FB" w:rsidRPr="00EC76D5" w:rsidRDefault="008977FB" w:rsidP="00F836A8">
      <w:pPr>
        <w:pStyle w:val="Code"/>
        <w:rPr>
          <w:highlight w:val="white"/>
        </w:rPr>
      </w:pPr>
      <w:r w:rsidRPr="00EC76D5">
        <w:rPr>
          <w:highlight w:val="white"/>
        </w:rPr>
        <w:t xml:space="preserve">    charValue2[index] = tempValue;</w:t>
      </w:r>
    </w:p>
    <w:p w14:paraId="46B49965" w14:textId="77777777" w:rsidR="008977FB" w:rsidRPr="00EC76D5" w:rsidRDefault="008977FB" w:rsidP="00F836A8">
      <w:pPr>
        <w:pStyle w:val="Code"/>
        <w:rPr>
          <w:highlight w:val="white"/>
        </w:rPr>
      </w:pPr>
      <w:r w:rsidRPr="00EC76D5">
        <w:rPr>
          <w:highlight w:val="white"/>
        </w:rPr>
        <w:t xml:space="preserve">  }</w:t>
      </w:r>
    </w:p>
    <w:p w14:paraId="196D92F5" w14:textId="77777777" w:rsidR="008977FB" w:rsidRPr="00EC76D5" w:rsidRDefault="008977FB" w:rsidP="00F836A8">
      <w:pPr>
        <w:pStyle w:val="Code"/>
        <w:rPr>
          <w:highlight w:val="white"/>
        </w:rPr>
      </w:pPr>
      <w:r w:rsidRPr="00EC76D5">
        <w:rPr>
          <w:highlight w:val="white"/>
        </w:rPr>
        <w:t>}</w:t>
      </w:r>
    </w:p>
    <w:p w14:paraId="73710061" w14:textId="1BAB7DA0" w:rsidR="008977FB" w:rsidRPr="00EC76D5" w:rsidRDefault="008977FB" w:rsidP="00F836A8">
      <w:pPr>
        <w:pStyle w:val="Code"/>
      </w:pPr>
    </w:p>
    <w:p w14:paraId="4C3EFBF3" w14:textId="77777777" w:rsidR="00F836A8" w:rsidRPr="00EC76D5" w:rsidRDefault="008977FB" w:rsidP="00F836A8">
      <w:pPr>
        <w:pStyle w:val="Code"/>
        <w:rPr>
          <w:highlight w:val="white"/>
        </w:rPr>
      </w:pPr>
      <w:r w:rsidRPr="00EC76D5">
        <w:rPr>
          <w:highlight w:val="white"/>
        </w:rPr>
        <w:t>void* bsearch(const void* keyPtr, const void* valueList, size_t listSize,</w:t>
      </w:r>
    </w:p>
    <w:p w14:paraId="75279744" w14:textId="1DDEADA7" w:rsidR="008977FB" w:rsidRPr="00EC76D5" w:rsidRDefault="00F836A8" w:rsidP="00F836A8">
      <w:pPr>
        <w:pStyle w:val="Code"/>
        <w:rPr>
          <w:highlight w:val="white"/>
        </w:rPr>
      </w:pPr>
      <w:r w:rsidRPr="00EC76D5">
        <w:rPr>
          <w:highlight w:val="white"/>
        </w:rPr>
        <w:t xml:space="preserve">             </w:t>
      </w:r>
      <w:r w:rsidR="008977FB" w:rsidRPr="00EC76D5">
        <w:rPr>
          <w:highlight w:val="white"/>
        </w:rPr>
        <w:t xml:space="preserve"> size_t valueSize,</w:t>
      </w:r>
      <w:r w:rsidRPr="00EC76D5">
        <w:rPr>
          <w:highlight w:val="white"/>
        </w:rPr>
        <w:t xml:space="preserve"> </w:t>
      </w:r>
      <w:r w:rsidR="008977FB" w:rsidRPr="00EC76D5">
        <w:rPr>
          <w:highlight w:val="white"/>
        </w:rPr>
        <w:t>int (*compare)(const void*, const void*)) {</w:t>
      </w:r>
    </w:p>
    <w:p w14:paraId="40C5D234" w14:textId="77777777" w:rsidR="008977FB" w:rsidRPr="00EC76D5" w:rsidRDefault="008977FB" w:rsidP="00F836A8">
      <w:pPr>
        <w:pStyle w:val="Code"/>
        <w:rPr>
          <w:highlight w:val="white"/>
        </w:rPr>
      </w:pPr>
      <w:r w:rsidRPr="00EC76D5">
        <w:rPr>
          <w:highlight w:val="white"/>
        </w:rPr>
        <w:t xml:space="preserve">  int firstIndex = 0, lastIndex = listSize - 1;</w:t>
      </w:r>
    </w:p>
    <w:p w14:paraId="001DDC60" w14:textId="77777777" w:rsidR="008977FB" w:rsidRPr="00EC76D5" w:rsidRDefault="008977FB" w:rsidP="00F836A8">
      <w:pPr>
        <w:pStyle w:val="Code"/>
        <w:rPr>
          <w:highlight w:val="white"/>
        </w:rPr>
      </w:pPr>
    </w:p>
    <w:p w14:paraId="149C0D4B" w14:textId="77777777" w:rsidR="008977FB" w:rsidRPr="00EC76D5" w:rsidRDefault="008977FB" w:rsidP="00F836A8">
      <w:pPr>
        <w:pStyle w:val="Code"/>
        <w:rPr>
          <w:highlight w:val="white"/>
        </w:rPr>
      </w:pPr>
      <w:r w:rsidRPr="00EC76D5">
        <w:rPr>
          <w:highlight w:val="white"/>
        </w:rPr>
        <w:t xml:space="preserve">  if (listSize == 0) {</w:t>
      </w:r>
    </w:p>
    <w:p w14:paraId="41B6B57D" w14:textId="77777777" w:rsidR="008977FB" w:rsidRPr="00EC76D5" w:rsidRDefault="008977FB" w:rsidP="00F836A8">
      <w:pPr>
        <w:pStyle w:val="Code"/>
        <w:rPr>
          <w:highlight w:val="white"/>
        </w:rPr>
      </w:pPr>
      <w:r w:rsidRPr="00EC76D5">
        <w:rPr>
          <w:highlight w:val="white"/>
        </w:rPr>
        <w:t xml:space="preserve">    return NULL;</w:t>
      </w:r>
    </w:p>
    <w:p w14:paraId="195D49F2" w14:textId="77777777" w:rsidR="008977FB" w:rsidRPr="00EC76D5" w:rsidRDefault="008977FB" w:rsidP="00F836A8">
      <w:pPr>
        <w:pStyle w:val="Code"/>
        <w:rPr>
          <w:highlight w:val="white"/>
        </w:rPr>
      </w:pPr>
      <w:r w:rsidRPr="00EC76D5">
        <w:rPr>
          <w:highlight w:val="white"/>
        </w:rPr>
        <w:t xml:space="preserve">  }</w:t>
      </w:r>
    </w:p>
    <w:p w14:paraId="2AEA842F" w14:textId="77777777" w:rsidR="008977FB" w:rsidRPr="00EC76D5" w:rsidRDefault="008977FB" w:rsidP="00F836A8">
      <w:pPr>
        <w:pStyle w:val="Code"/>
        <w:rPr>
          <w:highlight w:val="white"/>
        </w:rPr>
      </w:pPr>
    </w:p>
    <w:p w14:paraId="01DDCC8E" w14:textId="77777777" w:rsidR="008977FB" w:rsidRPr="00EC76D5" w:rsidRDefault="008977FB" w:rsidP="00F836A8">
      <w:pPr>
        <w:pStyle w:val="Code"/>
        <w:rPr>
          <w:highlight w:val="white"/>
        </w:rPr>
      </w:pPr>
      <w:r w:rsidRPr="00EC76D5">
        <w:rPr>
          <w:highlight w:val="white"/>
        </w:rPr>
        <w:t xml:space="preserve">  while (TRUE) {</w:t>
      </w:r>
    </w:p>
    <w:p w14:paraId="34FD1005" w14:textId="77777777" w:rsidR="008977FB" w:rsidRPr="00EC76D5" w:rsidRDefault="008977FB" w:rsidP="00F836A8">
      <w:pPr>
        <w:pStyle w:val="Code"/>
        <w:rPr>
          <w:highlight w:val="white"/>
        </w:rPr>
      </w:pPr>
      <w:r w:rsidRPr="00EC76D5">
        <w:rPr>
          <w:highlight w:val="white"/>
        </w:rPr>
        <w:t xml:space="preserve">    { char* firstValuePtr = ((char*) valueList) + (firstIndex * valueSize);</w:t>
      </w:r>
    </w:p>
    <w:p w14:paraId="6B5C5EA4" w14:textId="77777777" w:rsidR="008977FB" w:rsidRPr="00EC76D5" w:rsidRDefault="008977FB" w:rsidP="00F836A8">
      <w:pPr>
        <w:pStyle w:val="Code"/>
        <w:rPr>
          <w:highlight w:val="white"/>
        </w:rPr>
      </w:pPr>
      <w:r w:rsidRPr="00EC76D5">
        <w:rPr>
          <w:highlight w:val="white"/>
        </w:rPr>
        <w:t xml:space="preserve">      int firstCompare = compare(keyPtr, firstValuePtr);</w:t>
      </w:r>
    </w:p>
    <w:p w14:paraId="70A33A3F" w14:textId="77777777" w:rsidR="008977FB" w:rsidRPr="00EC76D5" w:rsidRDefault="008977FB" w:rsidP="00F836A8">
      <w:pPr>
        <w:pStyle w:val="Code"/>
        <w:rPr>
          <w:highlight w:val="white"/>
        </w:rPr>
      </w:pPr>
    </w:p>
    <w:p w14:paraId="40FE7FA5" w14:textId="77777777" w:rsidR="008977FB" w:rsidRPr="00EC76D5" w:rsidRDefault="008977FB" w:rsidP="00F836A8">
      <w:pPr>
        <w:pStyle w:val="Code"/>
        <w:rPr>
          <w:highlight w:val="white"/>
        </w:rPr>
      </w:pPr>
      <w:r w:rsidRPr="00EC76D5">
        <w:rPr>
          <w:highlight w:val="white"/>
        </w:rPr>
        <w:t xml:space="preserve">      if (firstCompare &lt; 0) {</w:t>
      </w:r>
    </w:p>
    <w:p w14:paraId="7E73A10C" w14:textId="77777777" w:rsidR="008977FB" w:rsidRPr="00EC76D5" w:rsidRDefault="008977FB" w:rsidP="00F836A8">
      <w:pPr>
        <w:pStyle w:val="Code"/>
        <w:rPr>
          <w:highlight w:val="white"/>
        </w:rPr>
      </w:pPr>
      <w:r w:rsidRPr="00EC76D5">
        <w:rPr>
          <w:highlight w:val="white"/>
        </w:rPr>
        <w:t xml:space="preserve">        return NULL;</w:t>
      </w:r>
    </w:p>
    <w:p w14:paraId="34F64DD5" w14:textId="77777777" w:rsidR="008977FB" w:rsidRPr="00EC76D5" w:rsidRDefault="008977FB" w:rsidP="00F836A8">
      <w:pPr>
        <w:pStyle w:val="Code"/>
        <w:rPr>
          <w:highlight w:val="white"/>
        </w:rPr>
      </w:pPr>
      <w:r w:rsidRPr="00EC76D5">
        <w:rPr>
          <w:highlight w:val="white"/>
        </w:rPr>
        <w:t xml:space="preserve">      }</w:t>
      </w:r>
    </w:p>
    <w:p w14:paraId="6814C39C" w14:textId="77777777" w:rsidR="008977FB" w:rsidRPr="00EC76D5" w:rsidRDefault="008977FB" w:rsidP="00F836A8">
      <w:pPr>
        <w:pStyle w:val="Code"/>
        <w:rPr>
          <w:highlight w:val="white"/>
        </w:rPr>
      </w:pPr>
      <w:r w:rsidRPr="00EC76D5">
        <w:rPr>
          <w:highlight w:val="white"/>
        </w:rPr>
        <w:t xml:space="preserve">      else if (firstCompare == 0) {</w:t>
      </w:r>
    </w:p>
    <w:p w14:paraId="7FA132B3" w14:textId="77777777" w:rsidR="008977FB" w:rsidRPr="00EC76D5" w:rsidRDefault="008977FB" w:rsidP="00F836A8">
      <w:pPr>
        <w:pStyle w:val="Code"/>
        <w:rPr>
          <w:highlight w:val="white"/>
        </w:rPr>
      </w:pPr>
      <w:r w:rsidRPr="00EC76D5">
        <w:rPr>
          <w:highlight w:val="white"/>
        </w:rPr>
        <w:t xml:space="preserve">        return firstValuePtr;</w:t>
      </w:r>
    </w:p>
    <w:p w14:paraId="662306F8" w14:textId="77777777" w:rsidR="008977FB" w:rsidRPr="00EC76D5" w:rsidRDefault="008977FB" w:rsidP="00F836A8">
      <w:pPr>
        <w:pStyle w:val="Code"/>
        <w:rPr>
          <w:highlight w:val="white"/>
        </w:rPr>
      </w:pPr>
      <w:r w:rsidRPr="00EC76D5">
        <w:rPr>
          <w:highlight w:val="white"/>
        </w:rPr>
        <w:t xml:space="preserve">      }</w:t>
      </w:r>
    </w:p>
    <w:p w14:paraId="68CF415E" w14:textId="77777777" w:rsidR="008977FB" w:rsidRPr="00EC76D5" w:rsidRDefault="008977FB" w:rsidP="00F836A8">
      <w:pPr>
        <w:pStyle w:val="Code"/>
        <w:rPr>
          <w:highlight w:val="white"/>
        </w:rPr>
      </w:pPr>
      <w:r w:rsidRPr="00EC76D5">
        <w:rPr>
          <w:highlight w:val="white"/>
        </w:rPr>
        <w:t xml:space="preserve">    }</w:t>
      </w:r>
    </w:p>
    <w:p w14:paraId="720B94DA" w14:textId="77777777" w:rsidR="008977FB" w:rsidRPr="00EC76D5" w:rsidRDefault="008977FB" w:rsidP="00F836A8">
      <w:pPr>
        <w:pStyle w:val="Code"/>
        <w:rPr>
          <w:highlight w:val="white"/>
        </w:rPr>
      </w:pPr>
    </w:p>
    <w:p w14:paraId="415A6A01" w14:textId="77777777" w:rsidR="008977FB" w:rsidRPr="00EC76D5" w:rsidRDefault="008977FB" w:rsidP="00F836A8">
      <w:pPr>
        <w:pStyle w:val="Code"/>
        <w:rPr>
          <w:highlight w:val="white"/>
        </w:rPr>
      </w:pPr>
      <w:r w:rsidRPr="00EC76D5">
        <w:rPr>
          <w:highlight w:val="white"/>
        </w:rPr>
        <w:lastRenderedPageBreak/>
        <w:t xml:space="preserve">    { char* lastValuePtr = ((char*) valueList) + (lastIndex * valueSize);</w:t>
      </w:r>
    </w:p>
    <w:p w14:paraId="44A1771D" w14:textId="77777777" w:rsidR="008977FB" w:rsidRPr="00EC76D5" w:rsidRDefault="008977FB" w:rsidP="00F836A8">
      <w:pPr>
        <w:pStyle w:val="Code"/>
        <w:rPr>
          <w:highlight w:val="white"/>
        </w:rPr>
      </w:pPr>
      <w:r w:rsidRPr="00EC76D5">
        <w:rPr>
          <w:highlight w:val="white"/>
        </w:rPr>
        <w:t xml:space="preserve">      int lastCompare = compare(keyPtr, lastValuePtr);</w:t>
      </w:r>
    </w:p>
    <w:p w14:paraId="33CB089C" w14:textId="77777777" w:rsidR="008977FB" w:rsidRPr="00EC76D5" w:rsidRDefault="008977FB" w:rsidP="00F836A8">
      <w:pPr>
        <w:pStyle w:val="Code"/>
        <w:rPr>
          <w:highlight w:val="white"/>
        </w:rPr>
      </w:pPr>
    </w:p>
    <w:p w14:paraId="0F161002" w14:textId="77777777" w:rsidR="008977FB" w:rsidRPr="00EC76D5" w:rsidRDefault="008977FB" w:rsidP="00F836A8">
      <w:pPr>
        <w:pStyle w:val="Code"/>
        <w:rPr>
          <w:highlight w:val="white"/>
        </w:rPr>
      </w:pPr>
      <w:r w:rsidRPr="00EC76D5">
        <w:rPr>
          <w:highlight w:val="white"/>
        </w:rPr>
        <w:t xml:space="preserve">      if (lastCompare &gt; 0) {</w:t>
      </w:r>
    </w:p>
    <w:p w14:paraId="5C70CD34" w14:textId="77777777" w:rsidR="008977FB" w:rsidRPr="00EC76D5" w:rsidRDefault="008977FB" w:rsidP="00F836A8">
      <w:pPr>
        <w:pStyle w:val="Code"/>
        <w:rPr>
          <w:highlight w:val="white"/>
        </w:rPr>
      </w:pPr>
      <w:r w:rsidRPr="00EC76D5">
        <w:rPr>
          <w:highlight w:val="white"/>
        </w:rPr>
        <w:t xml:space="preserve">        return NULL;</w:t>
      </w:r>
    </w:p>
    <w:p w14:paraId="6E7D31BC" w14:textId="77777777" w:rsidR="008977FB" w:rsidRPr="00EC76D5" w:rsidRDefault="008977FB" w:rsidP="00F836A8">
      <w:pPr>
        <w:pStyle w:val="Code"/>
        <w:rPr>
          <w:highlight w:val="white"/>
        </w:rPr>
      </w:pPr>
      <w:r w:rsidRPr="00EC76D5">
        <w:rPr>
          <w:highlight w:val="white"/>
        </w:rPr>
        <w:t xml:space="preserve">      }</w:t>
      </w:r>
    </w:p>
    <w:p w14:paraId="53E9DE13" w14:textId="77777777" w:rsidR="008977FB" w:rsidRPr="00EC76D5" w:rsidRDefault="008977FB" w:rsidP="00F836A8">
      <w:pPr>
        <w:pStyle w:val="Code"/>
        <w:rPr>
          <w:highlight w:val="white"/>
        </w:rPr>
      </w:pPr>
      <w:r w:rsidRPr="00EC76D5">
        <w:rPr>
          <w:highlight w:val="white"/>
        </w:rPr>
        <w:t xml:space="preserve">      else if (lastCompare == 0) {</w:t>
      </w:r>
    </w:p>
    <w:p w14:paraId="4DF96494" w14:textId="77777777" w:rsidR="008977FB" w:rsidRPr="00EC76D5" w:rsidRDefault="008977FB" w:rsidP="00F836A8">
      <w:pPr>
        <w:pStyle w:val="Code"/>
        <w:rPr>
          <w:highlight w:val="white"/>
        </w:rPr>
      </w:pPr>
      <w:r w:rsidRPr="00EC76D5">
        <w:rPr>
          <w:highlight w:val="white"/>
        </w:rPr>
        <w:t xml:space="preserve">        return lastValuePtr;</w:t>
      </w:r>
    </w:p>
    <w:p w14:paraId="73946E42" w14:textId="77777777" w:rsidR="008977FB" w:rsidRPr="00EC76D5" w:rsidRDefault="008977FB" w:rsidP="00F836A8">
      <w:pPr>
        <w:pStyle w:val="Code"/>
        <w:rPr>
          <w:highlight w:val="white"/>
        </w:rPr>
      </w:pPr>
      <w:r w:rsidRPr="00EC76D5">
        <w:rPr>
          <w:highlight w:val="white"/>
        </w:rPr>
        <w:t xml:space="preserve">      }</w:t>
      </w:r>
    </w:p>
    <w:p w14:paraId="2056DAC8" w14:textId="77777777" w:rsidR="008977FB" w:rsidRPr="00EC76D5" w:rsidRDefault="008977FB" w:rsidP="00F836A8">
      <w:pPr>
        <w:pStyle w:val="Code"/>
        <w:rPr>
          <w:highlight w:val="white"/>
        </w:rPr>
      </w:pPr>
      <w:r w:rsidRPr="00EC76D5">
        <w:rPr>
          <w:highlight w:val="white"/>
        </w:rPr>
        <w:t xml:space="preserve">    }</w:t>
      </w:r>
    </w:p>
    <w:p w14:paraId="3F13E76C" w14:textId="77777777" w:rsidR="008977FB" w:rsidRPr="00EC76D5" w:rsidRDefault="008977FB" w:rsidP="00F836A8">
      <w:pPr>
        <w:pStyle w:val="Code"/>
        <w:rPr>
          <w:highlight w:val="white"/>
        </w:rPr>
      </w:pPr>
    </w:p>
    <w:p w14:paraId="79A1FFFC" w14:textId="658470CE" w:rsidR="008977FB" w:rsidRPr="00EC76D5" w:rsidRDefault="008977FB" w:rsidP="00F836A8">
      <w:pPr>
        <w:pStyle w:val="Code"/>
        <w:rPr>
          <w:highlight w:val="white"/>
        </w:rPr>
      </w:pPr>
      <w:r w:rsidRPr="00EC76D5">
        <w:rPr>
          <w:highlight w:val="white"/>
        </w:rPr>
        <w:t xml:space="preserve">    { int middleIndex = (firstIndex + lastIndex) / 2;</w:t>
      </w:r>
    </w:p>
    <w:p w14:paraId="56E65A03" w14:textId="77777777" w:rsidR="008977FB" w:rsidRPr="00EC76D5" w:rsidRDefault="008977FB" w:rsidP="00F836A8">
      <w:pPr>
        <w:pStyle w:val="Code"/>
        <w:rPr>
          <w:highlight w:val="white"/>
        </w:rPr>
      </w:pPr>
      <w:r w:rsidRPr="00EC76D5">
        <w:rPr>
          <w:highlight w:val="white"/>
        </w:rPr>
        <w:t xml:space="preserve">      char* middleValuePtr = ((char*) valueList) + (middleIndex * valueSize);</w:t>
      </w:r>
    </w:p>
    <w:p w14:paraId="5E17FB7B" w14:textId="77777777" w:rsidR="008977FB" w:rsidRPr="00EC76D5" w:rsidRDefault="008977FB" w:rsidP="00F836A8">
      <w:pPr>
        <w:pStyle w:val="Code"/>
        <w:rPr>
          <w:highlight w:val="white"/>
        </w:rPr>
      </w:pPr>
      <w:r w:rsidRPr="00EC76D5">
        <w:rPr>
          <w:highlight w:val="white"/>
        </w:rPr>
        <w:t xml:space="preserve">      int middleCompare = compare(keyPtr, middleValuePtr);</w:t>
      </w:r>
    </w:p>
    <w:p w14:paraId="049CB429" w14:textId="77777777" w:rsidR="00ED3FFC" w:rsidRPr="00EC76D5" w:rsidRDefault="00ED3FFC" w:rsidP="00F836A8">
      <w:pPr>
        <w:pStyle w:val="Code"/>
        <w:rPr>
          <w:highlight w:val="white"/>
        </w:rPr>
      </w:pPr>
    </w:p>
    <w:p w14:paraId="0D567E2F" w14:textId="24E87351" w:rsidR="008977FB" w:rsidRPr="00EC76D5" w:rsidRDefault="008977FB" w:rsidP="00F836A8">
      <w:pPr>
        <w:pStyle w:val="Code"/>
        <w:rPr>
          <w:highlight w:val="white"/>
        </w:rPr>
      </w:pPr>
      <w:r w:rsidRPr="00EC76D5">
        <w:rPr>
          <w:highlight w:val="white"/>
        </w:rPr>
        <w:t xml:space="preserve">      if (middleCompare &lt; 0) {</w:t>
      </w:r>
    </w:p>
    <w:p w14:paraId="4A337963" w14:textId="77777777" w:rsidR="008977FB" w:rsidRPr="00EC76D5" w:rsidRDefault="008977FB" w:rsidP="00F836A8">
      <w:pPr>
        <w:pStyle w:val="Code"/>
        <w:rPr>
          <w:highlight w:val="white"/>
        </w:rPr>
      </w:pPr>
      <w:r w:rsidRPr="00EC76D5">
        <w:rPr>
          <w:highlight w:val="white"/>
        </w:rPr>
        <w:t xml:space="preserve">        lastIndex = middleIndex;</w:t>
      </w:r>
    </w:p>
    <w:p w14:paraId="33C49A2A" w14:textId="77777777" w:rsidR="008977FB" w:rsidRPr="00EC76D5" w:rsidRDefault="008977FB" w:rsidP="00F836A8">
      <w:pPr>
        <w:pStyle w:val="Code"/>
        <w:rPr>
          <w:highlight w:val="white"/>
        </w:rPr>
      </w:pPr>
      <w:r w:rsidRPr="00EC76D5">
        <w:rPr>
          <w:highlight w:val="white"/>
        </w:rPr>
        <w:t xml:space="preserve">      }</w:t>
      </w:r>
    </w:p>
    <w:p w14:paraId="185B16E0" w14:textId="77777777" w:rsidR="008977FB" w:rsidRPr="00EC76D5" w:rsidRDefault="008977FB" w:rsidP="00F836A8">
      <w:pPr>
        <w:pStyle w:val="Code"/>
        <w:rPr>
          <w:highlight w:val="white"/>
        </w:rPr>
      </w:pPr>
      <w:r w:rsidRPr="00EC76D5">
        <w:rPr>
          <w:highlight w:val="white"/>
        </w:rPr>
        <w:t xml:space="preserve">      else if (middleCompare &gt; 0) {</w:t>
      </w:r>
    </w:p>
    <w:p w14:paraId="79894C23" w14:textId="77777777" w:rsidR="008977FB" w:rsidRPr="00EC76D5" w:rsidRDefault="008977FB" w:rsidP="00F836A8">
      <w:pPr>
        <w:pStyle w:val="Code"/>
        <w:rPr>
          <w:highlight w:val="white"/>
        </w:rPr>
      </w:pPr>
      <w:r w:rsidRPr="00EC76D5">
        <w:rPr>
          <w:highlight w:val="white"/>
        </w:rPr>
        <w:t xml:space="preserve">        firstIndex = middleIndex;</w:t>
      </w:r>
    </w:p>
    <w:p w14:paraId="233AE6D5" w14:textId="77777777" w:rsidR="008977FB" w:rsidRPr="00EC76D5" w:rsidRDefault="008977FB" w:rsidP="00F836A8">
      <w:pPr>
        <w:pStyle w:val="Code"/>
        <w:rPr>
          <w:highlight w:val="white"/>
        </w:rPr>
      </w:pPr>
      <w:r w:rsidRPr="00EC76D5">
        <w:rPr>
          <w:highlight w:val="white"/>
        </w:rPr>
        <w:t xml:space="preserve">      }</w:t>
      </w:r>
    </w:p>
    <w:p w14:paraId="25B646A2" w14:textId="77777777" w:rsidR="008977FB" w:rsidRPr="00EC76D5" w:rsidRDefault="008977FB" w:rsidP="00F836A8">
      <w:pPr>
        <w:pStyle w:val="Code"/>
        <w:rPr>
          <w:highlight w:val="white"/>
        </w:rPr>
      </w:pPr>
      <w:r w:rsidRPr="00EC76D5">
        <w:rPr>
          <w:highlight w:val="white"/>
        </w:rPr>
        <w:t xml:space="preserve">      else {</w:t>
      </w:r>
    </w:p>
    <w:p w14:paraId="5CC072BE" w14:textId="77777777" w:rsidR="008977FB" w:rsidRPr="00EC76D5" w:rsidRDefault="008977FB" w:rsidP="00F836A8">
      <w:pPr>
        <w:pStyle w:val="Code"/>
        <w:rPr>
          <w:highlight w:val="white"/>
        </w:rPr>
      </w:pPr>
      <w:r w:rsidRPr="00EC76D5">
        <w:rPr>
          <w:highlight w:val="white"/>
        </w:rPr>
        <w:t xml:space="preserve">        return middleValuePtr;</w:t>
      </w:r>
    </w:p>
    <w:p w14:paraId="5DFEBE36" w14:textId="77777777" w:rsidR="008977FB" w:rsidRPr="00EC76D5" w:rsidRDefault="008977FB" w:rsidP="00F836A8">
      <w:pPr>
        <w:pStyle w:val="Code"/>
        <w:rPr>
          <w:highlight w:val="white"/>
        </w:rPr>
      </w:pPr>
      <w:r w:rsidRPr="00EC76D5">
        <w:rPr>
          <w:highlight w:val="white"/>
        </w:rPr>
        <w:t xml:space="preserve">      }</w:t>
      </w:r>
    </w:p>
    <w:p w14:paraId="10D3F9A2" w14:textId="77777777" w:rsidR="008977FB" w:rsidRPr="00EC76D5" w:rsidRDefault="008977FB" w:rsidP="00F836A8">
      <w:pPr>
        <w:pStyle w:val="Code"/>
        <w:rPr>
          <w:highlight w:val="white"/>
        </w:rPr>
      </w:pPr>
      <w:r w:rsidRPr="00EC76D5">
        <w:rPr>
          <w:highlight w:val="white"/>
        </w:rPr>
        <w:t xml:space="preserve">    }</w:t>
      </w:r>
    </w:p>
    <w:p w14:paraId="2F1C716D" w14:textId="77777777" w:rsidR="008977FB" w:rsidRPr="00EC76D5" w:rsidRDefault="008977FB" w:rsidP="00F836A8">
      <w:pPr>
        <w:pStyle w:val="Code"/>
        <w:rPr>
          <w:highlight w:val="white"/>
        </w:rPr>
      </w:pPr>
      <w:r w:rsidRPr="00EC76D5">
        <w:rPr>
          <w:highlight w:val="white"/>
        </w:rPr>
        <w:t xml:space="preserve">  }</w:t>
      </w:r>
    </w:p>
    <w:p w14:paraId="71383790" w14:textId="77777777" w:rsidR="008977FB" w:rsidRPr="00EC76D5" w:rsidRDefault="008977FB" w:rsidP="00F836A8">
      <w:pPr>
        <w:pStyle w:val="Code"/>
        <w:rPr>
          <w:highlight w:val="white"/>
        </w:rPr>
      </w:pPr>
      <w:r w:rsidRPr="00EC76D5">
        <w:rPr>
          <w:highlight w:val="white"/>
        </w:rPr>
        <w:t>}</w:t>
      </w:r>
    </w:p>
    <w:p w14:paraId="1CFF1495" w14:textId="14B88EC5" w:rsidR="008977FB" w:rsidRPr="00EC76D5" w:rsidRDefault="008977FB" w:rsidP="00F836A8">
      <w:pPr>
        <w:pStyle w:val="Code"/>
      </w:pPr>
    </w:p>
    <w:p w14:paraId="2F915B6B" w14:textId="77777777" w:rsidR="008977FB" w:rsidRPr="00EC76D5" w:rsidRDefault="008977FB" w:rsidP="00F836A8">
      <w:pPr>
        <w:pStyle w:val="Code"/>
        <w:rPr>
          <w:highlight w:val="white"/>
        </w:rPr>
      </w:pPr>
      <w:r w:rsidRPr="00EC76D5">
        <w:rPr>
          <w:highlight w:val="white"/>
        </w:rPr>
        <w:t>static long g_randValue;</w:t>
      </w:r>
    </w:p>
    <w:p w14:paraId="766CE1D3" w14:textId="77777777" w:rsidR="008977FB" w:rsidRPr="00EC76D5" w:rsidRDefault="008977FB" w:rsidP="00F836A8">
      <w:pPr>
        <w:pStyle w:val="Code"/>
        <w:rPr>
          <w:highlight w:val="white"/>
        </w:rPr>
      </w:pPr>
    </w:p>
    <w:p w14:paraId="4A204035" w14:textId="77777777" w:rsidR="008977FB" w:rsidRPr="00EC76D5" w:rsidRDefault="008977FB" w:rsidP="00F836A8">
      <w:pPr>
        <w:pStyle w:val="Code"/>
        <w:rPr>
          <w:highlight w:val="white"/>
        </w:rPr>
      </w:pPr>
      <w:r w:rsidRPr="00EC76D5">
        <w:rPr>
          <w:highlight w:val="white"/>
        </w:rPr>
        <w:t>#define A 1664525l</w:t>
      </w:r>
    </w:p>
    <w:p w14:paraId="524C021A" w14:textId="77777777" w:rsidR="008977FB" w:rsidRPr="00EC76D5" w:rsidRDefault="008977FB" w:rsidP="00F836A8">
      <w:pPr>
        <w:pStyle w:val="Code"/>
        <w:rPr>
          <w:highlight w:val="white"/>
        </w:rPr>
      </w:pPr>
      <w:r w:rsidRPr="00EC76D5">
        <w:rPr>
          <w:highlight w:val="white"/>
        </w:rPr>
        <w:t>#define C 1013904223l</w:t>
      </w:r>
    </w:p>
    <w:p w14:paraId="48F978E9" w14:textId="77777777" w:rsidR="008977FB" w:rsidRPr="00EC76D5" w:rsidRDefault="008977FB" w:rsidP="00F836A8">
      <w:pPr>
        <w:pStyle w:val="Code"/>
        <w:rPr>
          <w:highlight w:val="white"/>
        </w:rPr>
      </w:pPr>
      <w:r w:rsidRPr="00EC76D5">
        <w:rPr>
          <w:highlight w:val="white"/>
        </w:rPr>
        <w:t>#define RAND_MAX 127 // 32767</w:t>
      </w:r>
    </w:p>
    <w:p w14:paraId="25A057D7" w14:textId="77777777" w:rsidR="008977FB" w:rsidRPr="00EC76D5" w:rsidRDefault="008977FB" w:rsidP="00F836A8">
      <w:pPr>
        <w:pStyle w:val="Code"/>
        <w:rPr>
          <w:highlight w:val="white"/>
        </w:rPr>
      </w:pPr>
    </w:p>
    <w:p w14:paraId="13569ABD" w14:textId="77777777" w:rsidR="008977FB" w:rsidRPr="00EC76D5" w:rsidRDefault="008977FB" w:rsidP="00F836A8">
      <w:pPr>
        <w:pStyle w:val="Code"/>
        <w:rPr>
          <w:highlight w:val="white"/>
        </w:rPr>
      </w:pPr>
      <w:r w:rsidRPr="00EC76D5">
        <w:rPr>
          <w:highlight w:val="white"/>
        </w:rPr>
        <w:t>int rand(void) {</w:t>
      </w:r>
    </w:p>
    <w:p w14:paraId="7C7B1102" w14:textId="77777777" w:rsidR="008977FB" w:rsidRPr="00EC76D5" w:rsidRDefault="008977FB" w:rsidP="00F836A8">
      <w:pPr>
        <w:pStyle w:val="Code"/>
        <w:rPr>
          <w:highlight w:val="white"/>
        </w:rPr>
      </w:pPr>
      <w:r w:rsidRPr="00EC76D5">
        <w:rPr>
          <w:highlight w:val="white"/>
        </w:rPr>
        <w:t xml:space="preserve">  g_randValue = ((A * g_randValue) + C) % RAND_MAX;</w:t>
      </w:r>
    </w:p>
    <w:p w14:paraId="30018B35" w14:textId="77777777" w:rsidR="008977FB" w:rsidRPr="00EC76D5" w:rsidRDefault="008977FB" w:rsidP="00F836A8">
      <w:pPr>
        <w:pStyle w:val="Code"/>
        <w:rPr>
          <w:highlight w:val="white"/>
        </w:rPr>
      </w:pPr>
      <w:r w:rsidRPr="00EC76D5">
        <w:rPr>
          <w:highlight w:val="white"/>
        </w:rPr>
        <w:t xml:space="preserve">  return (int) g_randValue;</w:t>
      </w:r>
    </w:p>
    <w:p w14:paraId="46462F58" w14:textId="77777777" w:rsidR="008977FB" w:rsidRPr="00EC76D5" w:rsidRDefault="008977FB" w:rsidP="00F836A8">
      <w:pPr>
        <w:pStyle w:val="Code"/>
        <w:rPr>
          <w:highlight w:val="white"/>
        </w:rPr>
      </w:pPr>
      <w:r w:rsidRPr="00EC76D5">
        <w:rPr>
          <w:highlight w:val="white"/>
        </w:rPr>
        <w:t>}</w:t>
      </w:r>
    </w:p>
    <w:p w14:paraId="0D931A90" w14:textId="77777777" w:rsidR="008977FB" w:rsidRPr="00EC76D5" w:rsidRDefault="008977FB" w:rsidP="00F836A8">
      <w:pPr>
        <w:pStyle w:val="Code"/>
        <w:rPr>
          <w:highlight w:val="white"/>
        </w:rPr>
      </w:pPr>
    </w:p>
    <w:p w14:paraId="5F6EC6C0" w14:textId="77777777" w:rsidR="008977FB" w:rsidRPr="00EC76D5" w:rsidRDefault="008977FB" w:rsidP="00F836A8">
      <w:pPr>
        <w:pStyle w:val="Code"/>
        <w:rPr>
          <w:highlight w:val="white"/>
        </w:rPr>
      </w:pPr>
      <w:r w:rsidRPr="00EC76D5">
        <w:rPr>
          <w:highlight w:val="white"/>
        </w:rPr>
        <w:t>void srand(unsigned int seed) {</w:t>
      </w:r>
    </w:p>
    <w:p w14:paraId="37CB95AF" w14:textId="77777777" w:rsidR="008977FB" w:rsidRPr="00EC76D5" w:rsidRDefault="008977FB" w:rsidP="00F836A8">
      <w:pPr>
        <w:pStyle w:val="Code"/>
        <w:rPr>
          <w:highlight w:val="white"/>
        </w:rPr>
      </w:pPr>
      <w:r w:rsidRPr="00EC76D5">
        <w:rPr>
          <w:highlight w:val="white"/>
        </w:rPr>
        <w:t xml:space="preserve">  g_randValue = (long) seed;</w:t>
      </w:r>
    </w:p>
    <w:p w14:paraId="088CDFA1" w14:textId="77777777" w:rsidR="008977FB" w:rsidRPr="00EC76D5" w:rsidRDefault="008977FB" w:rsidP="00F836A8">
      <w:pPr>
        <w:pStyle w:val="Code"/>
        <w:rPr>
          <w:highlight w:val="white"/>
        </w:rPr>
      </w:pPr>
      <w:r w:rsidRPr="00EC76D5">
        <w:rPr>
          <w:highlight w:val="white"/>
        </w:rPr>
        <w:t>}</w:t>
      </w:r>
    </w:p>
    <w:p w14:paraId="01ECD522" w14:textId="77777777" w:rsidR="00E90638" w:rsidRPr="00EC76D5" w:rsidRDefault="00E90638" w:rsidP="00F836A8">
      <w:pPr>
        <w:pStyle w:val="Code"/>
        <w:rPr>
          <w:highlight w:val="white"/>
        </w:rPr>
      </w:pPr>
    </w:p>
    <w:p w14:paraId="5339EE71" w14:textId="6C5131B5" w:rsidR="00E90638" w:rsidRPr="00EC76D5" w:rsidRDefault="00E90638" w:rsidP="00F836A8">
      <w:pPr>
        <w:pStyle w:val="Code"/>
        <w:rPr>
          <w:highlight w:val="white"/>
        </w:rPr>
      </w:pPr>
      <w:r w:rsidRPr="00EC76D5">
        <w:rPr>
          <w:highlight w:val="white"/>
        </w:rPr>
        <w:t>FCN g_funcArray[FUNC_MAX] = {NULL};</w:t>
      </w:r>
    </w:p>
    <w:p w14:paraId="707D3632" w14:textId="77777777" w:rsidR="00E90638" w:rsidRPr="00EC76D5" w:rsidRDefault="00E90638" w:rsidP="00F836A8">
      <w:pPr>
        <w:pStyle w:val="Code"/>
        <w:rPr>
          <w:highlight w:val="white"/>
        </w:rPr>
      </w:pPr>
    </w:p>
    <w:p w14:paraId="0E951181" w14:textId="77777777" w:rsidR="00E90638" w:rsidRPr="00EC76D5" w:rsidRDefault="00E90638" w:rsidP="00F836A8">
      <w:pPr>
        <w:pStyle w:val="Code"/>
        <w:rPr>
          <w:highlight w:val="white"/>
        </w:rPr>
      </w:pPr>
      <w:r w:rsidRPr="00EC76D5">
        <w:rPr>
          <w:highlight w:val="white"/>
        </w:rPr>
        <w:t>int atexit(FCN fcn) {</w:t>
      </w:r>
    </w:p>
    <w:p w14:paraId="07CD46BA" w14:textId="77777777" w:rsidR="00E90638" w:rsidRPr="00EC76D5" w:rsidRDefault="00E90638" w:rsidP="00F836A8">
      <w:pPr>
        <w:pStyle w:val="Code"/>
        <w:rPr>
          <w:highlight w:val="white"/>
        </w:rPr>
      </w:pPr>
      <w:r w:rsidRPr="00EC76D5">
        <w:rPr>
          <w:highlight w:val="white"/>
        </w:rPr>
        <w:t xml:space="preserve">  int index;</w:t>
      </w:r>
    </w:p>
    <w:p w14:paraId="691EFE46" w14:textId="77777777" w:rsidR="00E90638" w:rsidRPr="00EC76D5" w:rsidRDefault="00E90638" w:rsidP="00F836A8">
      <w:pPr>
        <w:pStyle w:val="Code"/>
        <w:rPr>
          <w:highlight w:val="white"/>
        </w:rPr>
      </w:pPr>
    </w:p>
    <w:p w14:paraId="650D9FD0" w14:textId="77777777" w:rsidR="00E90638" w:rsidRPr="00EC76D5" w:rsidRDefault="00E90638" w:rsidP="00F836A8">
      <w:pPr>
        <w:pStyle w:val="Code"/>
        <w:rPr>
          <w:highlight w:val="white"/>
        </w:rPr>
      </w:pPr>
      <w:r w:rsidRPr="00EC76D5">
        <w:rPr>
          <w:highlight w:val="white"/>
        </w:rPr>
        <w:t xml:space="preserve">  for (index = 0; index &lt; FUNC_MAX; ++index) {</w:t>
      </w:r>
    </w:p>
    <w:p w14:paraId="56B8ED57" w14:textId="77777777" w:rsidR="00E90638" w:rsidRPr="00EC76D5" w:rsidRDefault="00E90638" w:rsidP="00F836A8">
      <w:pPr>
        <w:pStyle w:val="Code"/>
        <w:rPr>
          <w:highlight w:val="white"/>
        </w:rPr>
      </w:pPr>
      <w:r w:rsidRPr="00EC76D5">
        <w:rPr>
          <w:highlight w:val="white"/>
        </w:rPr>
        <w:t xml:space="preserve">    if (g_funcArray[index] == NULL) {</w:t>
      </w:r>
    </w:p>
    <w:p w14:paraId="0F760956" w14:textId="77777777" w:rsidR="00E90638" w:rsidRPr="00EC76D5" w:rsidRDefault="00E90638" w:rsidP="00F836A8">
      <w:pPr>
        <w:pStyle w:val="Code"/>
        <w:rPr>
          <w:highlight w:val="white"/>
        </w:rPr>
      </w:pPr>
      <w:r w:rsidRPr="00EC76D5">
        <w:rPr>
          <w:highlight w:val="white"/>
        </w:rPr>
        <w:t xml:space="preserve">      g_funcArray[index] = fcn;</w:t>
      </w:r>
    </w:p>
    <w:p w14:paraId="3E50DCD8" w14:textId="77777777" w:rsidR="00E90638" w:rsidRPr="00EC76D5" w:rsidRDefault="00E90638" w:rsidP="00F836A8">
      <w:pPr>
        <w:pStyle w:val="Code"/>
        <w:rPr>
          <w:highlight w:val="white"/>
        </w:rPr>
      </w:pPr>
      <w:r w:rsidRPr="00EC76D5">
        <w:rPr>
          <w:highlight w:val="white"/>
        </w:rPr>
        <w:t xml:space="preserve">      return 0;</w:t>
      </w:r>
    </w:p>
    <w:p w14:paraId="3F351193" w14:textId="77777777" w:rsidR="00E90638" w:rsidRPr="00EC76D5" w:rsidRDefault="00E90638" w:rsidP="00F836A8">
      <w:pPr>
        <w:pStyle w:val="Code"/>
        <w:rPr>
          <w:highlight w:val="white"/>
        </w:rPr>
      </w:pPr>
      <w:r w:rsidRPr="00EC76D5">
        <w:rPr>
          <w:highlight w:val="white"/>
        </w:rPr>
        <w:t xml:space="preserve">    }</w:t>
      </w:r>
    </w:p>
    <w:p w14:paraId="71F01CB3" w14:textId="77777777" w:rsidR="00E90638" w:rsidRPr="00EC76D5" w:rsidRDefault="00E90638" w:rsidP="00F836A8">
      <w:pPr>
        <w:pStyle w:val="Code"/>
        <w:rPr>
          <w:highlight w:val="white"/>
        </w:rPr>
      </w:pPr>
      <w:r w:rsidRPr="00EC76D5">
        <w:rPr>
          <w:highlight w:val="white"/>
        </w:rPr>
        <w:t xml:space="preserve">  }</w:t>
      </w:r>
    </w:p>
    <w:p w14:paraId="2389F93D" w14:textId="77777777" w:rsidR="00E90638" w:rsidRPr="00EC76D5" w:rsidRDefault="00E90638" w:rsidP="00F836A8">
      <w:pPr>
        <w:pStyle w:val="Code"/>
        <w:rPr>
          <w:highlight w:val="white"/>
        </w:rPr>
      </w:pPr>
    </w:p>
    <w:p w14:paraId="7F2B5686" w14:textId="77777777" w:rsidR="00E90638" w:rsidRPr="00EC76D5" w:rsidRDefault="00E90638" w:rsidP="00F836A8">
      <w:pPr>
        <w:pStyle w:val="Code"/>
        <w:rPr>
          <w:highlight w:val="white"/>
        </w:rPr>
      </w:pPr>
      <w:r w:rsidRPr="00EC76D5">
        <w:rPr>
          <w:highlight w:val="white"/>
        </w:rPr>
        <w:t xml:space="preserve">  return -1;</w:t>
      </w:r>
    </w:p>
    <w:p w14:paraId="3CA349D1" w14:textId="77777777" w:rsidR="00E90638" w:rsidRPr="00EC76D5" w:rsidRDefault="00E90638" w:rsidP="00F836A8">
      <w:pPr>
        <w:pStyle w:val="Code"/>
        <w:rPr>
          <w:highlight w:val="white"/>
        </w:rPr>
      </w:pPr>
      <w:r w:rsidRPr="00EC76D5">
        <w:rPr>
          <w:highlight w:val="white"/>
        </w:rPr>
        <w:t>}</w:t>
      </w:r>
    </w:p>
    <w:p w14:paraId="5F53A992" w14:textId="77777777" w:rsidR="00E90638" w:rsidRPr="00EC76D5" w:rsidRDefault="00E90638" w:rsidP="00F836A8">
      <w:pPr>
        <w:pStyle w:val="Code"/>
        <w:rPr>
          <w:highlight w:val="white"/>
        </w:rPr>
      </w:pPr>
    </w:p>
    <w:p w14:paraId="279D2D4B" w14:textId="77777777" w:rsidR="00E90638" w:rsidRPr="00EC76D5" w:rsidRDefault="00E90638" w:rsidP="00F836A8">
      <w:pPr>
        <w:pStyle w:val="Code"/>
        <w:rPr>
          <w:highlight w:val="white"/>
        </w:rPr>
      </w:pPr>
      <w:r w:rsidRPr="00EC76D5">
        <w:rPr>
          <w:highlight w:val="white"/>
        </w:rPr>
        <w:t>void exit(int status) {</w:t>
      </w:r>
    </w:p>
    <w:p w14:paraId="53DF5543" w14:textId="77777777" w:rsidR="00E90638" w:rsidRPr="00EC76D5" w:rsidRDefault="00E90638" w:rsidP="00F836A8">
      <w:pPr>
        <w:pStyle w:val="Code"/>
        <w:rPr>
          <w:highlight w:val="white"/>
        </w:rPr>
      </w:pPr>
      <w:r w:rsidRPr="00EC76D5">
        <w:rPr>
          <w:highlight w:val="white"/>
        </w:rPr>
        <w:t xml:space="preserve">  int index;</w:t>
      </w:r>
    </w:p>
    <w:p w14:paraId="39D6BBF7" w14:textId="77777777" w:rsidR="00E90638" w:rsidRPr="00EC76D5" w:rsidRDefault="00E90638" w:rsidP="00F836A8">
      <w:pPr>
        <w:pStyle w:val="Code"/>
        <w:rPr>
          <w:highlight w:val="white"/>
        </w:rPr>
      </w:pPr>
      <w:r w:rsidRPr="00EC76D5">
        <w:rPr>
          <w:highlight w:val="white"/>
        </w:rPr>
        <w:t xml:space="preserve">  </w:t>
      </w:r>
    </w:p>
    <w:p w14:paraId="7DF5B749" w14:textId="77777777" w:rsidR="00E90638" w:rsidRPr="00EC76D5" w:rsidRDefault="00E90638" w:rsidP="00F836A8">
      <w:pPr>
        <w:pStyle w:val="Code"/>
        <w:rPr>
          <w:highlight w:val="white"/>
        </w:rPr>
      </w:pPr>
      <w:r w:rsidRPr="00EC76D5">
        <w:rPr>
          <w:highlight w:val="white"/>
        </w:rPr>
        <w:t xml:space="preserve">  for (index = 0; index &lt; OPEN_MAX; ++index) {</w:t>
      </w:r>
    </w:p>
    <w:p w14:paraId="56857370" w14:textId="77777777" w:rsidR="00E90638" w:rsidRPr="00EC76D5" w:rsidRDefault="00E90638" w:rsidP="00F836A8">
      <w:pPr>
        <w:pStyle w:val="Code"/>
        <w:rPr>
          <w:highlight w:val="white"/>
        </w:rPr>
      </w:pPr>
      <w:r w:rsidRPr="00EC76D5">
        <w:rPr>
          <w:highlight w:val="white"/>
        </w:rPr>
        <w:t xml:space="preserve">    if (g_fileArray[index].open) {</w:t>
      </w:r>
    </w:p>
    <w:p w14:paraId="58AA7CB5" w14:textId="2456F344" w:rsidR="00E90638" w:rsidRPr="00EC76D5" w:rsidRDefault="00E90638" w:rsidP="00F836A8">
      <w:pPr>
        <w:pStyle w:val="Code"/>
        <w:rPr>
          <w:highlight w:val="white"/>
        </w:rPr>
      </w:pPr>
      <w:r w:rsidRPr="00EC76D5">
        <w:rPr>
          <w:highlight w:val="white"/>
        </w:rPr>
        <w:t xml:space="preserve">      fclose(&amp;g_fileArray[index]);</w:t>
      </w:r>
    </w:p>
    <w:p w14:paraId="1F7F109C" w14:textId="77777777" w:rsidR="00E90638" w:rsidRPr="00EC76D5" w:rsidRDefault="00E90638" w:rsidP="00F836A8">
      <w:pPr>
        <w:pStyle w:val="Code"/>
        <w:rPr>
          <w:highlight w:val="white"/>
        </w:rPr>
      </w:pPr>
      <w:r w:rsidRPr="00EC76D5">
        <w:rPr>
          <w:highlight w:val="white"/>
        </w:rPr>
        <w:t xml:space="preserve">    }</w:t>
      </w:r>
    </w:p>
    <w:p w14:paraId="68ACF6E1" w14:textId="77777777" w:rsidR="00E90638" w:rsidRPr="00EC76D5" w:rsidRDefault="00E90638" w:rsidP="00F836A8">
      <w:pPr>
        <w:pStyle w:val="Code"/>
        <w:rPr>
          <w:highlight w:val="white"/>
        </w:rPr>
      </w:pPr>
      <w:r w:rsidRPr="00EC76D5">
        <w:rPr>
          <w:highlight w:val="white"/>
        </w:rPr>
        <w:t xml:space="preserve">  }</w:t>
      </w:r>
    </w:p>
    <w:p w14:paraId="4E87F725" w14:textId="77777777" w:rsidR="00E90638" w:rsidRPr="00EC76D5" w:rsidRDefault="00E90638" w:rsidP="00F836A8">
      <w:pPr>
        <w:pStyle w:val="Code"/>
        <w:rPr>
          <w:highlight w:val="white"/>
        </w:rPr>
      </w:pPr>
    </w:p>
    <w:p w14:paraId="51212560" w14:textId="77777777" w:rsidR="00E90638" w:rsidRPr="00EC76D5" w:rsidRDefault="00E90638" w:rsidP="00F836A8">
      <w:pPr>
        <w:pStyle w:val="Code"/>
        <w:rPr>
          <w:highlight w:val="white"/>
        </w:rPr>
      </w:pPr>
      <w:r w:rsidRPr="00EC76D5">
        <w:rPr>
          <w:highlight w:val="white"/>
        </w:rPr>
        <w:t xml:space="preserve">  for (index = (FUNC_MAX - 1); index &gt;= 0; --index) {</w:t>
      </w:r>
    </w:p>
    <w:p w14:paraId="7FA3B308" w14:textId="77777777" w:rsidR="00E90638" w:rsidRPr="00EC76D5" w:rsidRDefault="00E90638" w:rsidP="00F836A8">
      <w:pPr>
        <w:pStyle w:val="Code"/>
        <w:rPr>
          <w:highlight w:val="white"/>
        </w:rPr>
      </w:pPr>
      <w:r w:rsidRPr="00EC76D5">
        <w:rPr>
          <w:highlight w:val="white"/>
        </w:rPr>
        <w:t xml:space="preserve">    if (g_funcArray[index] != NULL) {</w:t>
      </w:r>
    </w:p>
    <w:p w14:paraId="46182DF8" w14:textId="77777777" w:rsidR="00E90638" w:rsidRPr="00EC76D5" w:rsidRDefault="00E90638" w:rsidP="00F836A8">
      <w:pPr>
        <w:pStyle w:val="Code"/>
        <w:rPr>
          <w:highlight w:val="white"/>
        </w:rPr>
      </w:pPr>
      <w:r w:rsidRPr="00EC76D5">
        <w:rPr>
          <w:highlight w:val="white"/>
        </w:rPr>
        <w:t xml:space="preserve">      g_funcArray[index]();</w:t>
      </w:r>
    </w:p>
    <w:p w14:paraId="28A86ADF" w14:textId="77777777" w:rsidR="00E90638" w:rsidRPr="00EC76D5" w:rsidRDefault="00E90638" w:rsidP="00F836A8">
      <w:pPr>
        <w:pStyle w:val="Code"/>
        <w:rPr>
          <w:highlight w:val="white"/>
        </w:rPr>
      </w:pPr>
      <w:r w:rsidRPr="00EC76D5">
        <w:rPr>
          <w:highlight w:val="white"/>
        </w:rPr>
        <w:t xml:space="preserve">    }</w:t>
      </w:r>
    </w:p>
    <w:p w14:paraId="6018B671" w14:textId="77777777" w:rsidR="00E90638" w:rsidRPr="00EC76D5" w:rsidRDefault="00E90638" w:rsidP="00F836A8">
      <w:pPr>
        <w:pStyle w:val="Code"/>
        <w:rPr>
          <w:highlight w:val="white"/>
        </w:rPr>
      </w:pPr>
      <w:r w:rsidRPr="00EC76D5">
        <w:rPr>
          <w:highlight w:val="white"/>
        </w:rPr>
        <w:t xml:space="preserve">  }</w:t>
      </w:r>
    </w:p>
    <w:p w14:paraId="2F1BE731" w14:textId="77777777" w:rsidR="00E90638" w:rsidRPr="00EC76D5" w:rsidRDefault="00E90638" w:rsidP="00F836A8">
      <w:pPr>
        <w:pStyle w:val="Code"/>
        <w:rPr>
          <w:highlight w:val="white"/>
        </w:rPr>
      </w:pPr>
      <w:r w:rsidRPr="00EC76D5">
        <w:rPr>
          <w:highlight w:val="white"/>
        </w:rPr>
        <w:t xml:space="preserve">  </w:t>
      </w:r>
    </w:p>
    <w:p w14:paraId="5C8109FB" w14:textId="77777777" w:rsidR="00E90638" w:rsidRPr="00EC76D5" w:rsidRDefault="00E90638" w:rsidP="00F836A8">
      <w:pPr>
        <w:pStyle w:val="Code"/>
        <w:rPr>
          <w:highlight w:val="white"/>
        </w:rPr>
      </w:pPr>
      <w:r w:rsidRPr="00EC76D5">
        <w:rPr>
          <w:highlight w:val="white"/>
        </w:rPr>
        <w:t xml:space="preserve">  load_register(ah, 0x4Cs);</w:t>
      </w:r>
    </w:p>
    <w:p w14:paraId="5D68D173" w14:textId="77777777" w:rsidR="00E90638" w:rsidRPr="00EC76D5" w:rsidRDefault="00E90638" w:rsidP="00F836A8">
      <w:pPr>
        <w:pStyle w:val="Code"/>
        <w:rPr>
          <w:highlight w:val="white"/>
        </w:rPr>
      </w:pPr>
      <w:r w:rsidRPr="00EC76D5">
        <w:rPr>
          <w:highlight w:val="white"/>
        </w:rPr>
        <w:t xml:space="preserve">  load_register(al, (short) status);</w:t>
      </w:r>
    </w:p>
    <w:p w14:paraId="19381EDE" w14:textId="77777777" w:rsidR="00E90638" w:rsidRPr="00EC76D5" w:rsidRDefault="00E90638" w:rsidP="00F836A8">
      <w:pPr>
        <w:pStyle w:val="Code"/>
        <w:rPr>
          <w:highlight w:val="white"/>
        </w:rPr>
      </w:pPr>
      <w:r w:rsidRPr="00EC76D5">
        <w:rPr>
          <w:highlight w:val="white"/>
        </w:rPr>
        <w:t xml:space="preserve">  interrupt(0x21s);</w:t>
      </w:r>
    </w:p>
    <w:p w14:paraId="1904E851" w14:textId="75B92DE0" w:rsidR="00E90638" w:rsidRPr="00EC76D5" w:rsidRDefault="00E90638" w:rsidP="00F836A8">
      <w:pPr>
        <w:pStyle w:val="Code"/>
        <w:rPr>
          <w:highlight w:val="white"/>
        </w:rPr>
      </w:pPr>
      <w:r w:rsidRPr="00EC76D5">
        <w:rPr>
          <w:highlight w:val="white"/>
        </w:rPr>
        <w:t>}</w:t>
      </w:r>
    </w:p>
    <w:p w14:paraId="5C21D0E1" w14:textId="185724E0" w:rsidR="00E90638" w:rsidRPr="00EC76D5" w:rsidRDefault="00E90638" w:rsidP="00F836A8">
      <w:pPr>
        <w:pStyle w:val="Code"/>
        <w:rPr>
          <w:highlight w:val="white"/>
        </w:rPr>
      </w:pPr>
    </w:p>
    <w:p w14:paraId="006FB107" w14:textId="77777777" w:rsidR="00E90638" w:rsidRPr="00EC76D5" w:rsidRDefault="00E90638" w:rsidP="00F836A8">
      <w:pPr>
        <w:pStyle w:val="Code"/>
        <w:rPr>
          <w:highlight w:val="white"/>
        </w:rPr>
      </w:pPr>
      <w:r w:rsidRPr="00EC76D5">
        <w:rPr>
          <w:highlight w:val="white"/>
        </w:rPr>
        <w:t>void swap(char* leftValuePtr, char* rightValuePtr, int valueSize) {</w:t>
      </w:r>
    </w:p>
    <w:p w14:paraId="57E70F6A" w14:textId="77777777" w:rsidR="00E90638" w:rsidRPr="00EC76D5" w:rsidRDefault="00E90638" w:rsidP="00F836A8">
      <w:pPr>
        <w:pStyle w:val="Code"/>
        <w:rPr>
          <w:highlight w:val="white"/>
        </w:rPr>
      </w:pPr>
      <w:r w:rsidRPr="00EC76D5">
        <w:rPr>
          <w:highlight w:val="white"/>
        </w:rPr>
        <w:t xml:space="preserve">  int index;</w:t>
      </w:r>
    </w:p>
    <w:p w14:paraId="5647465A" w14:textId="77777777" w:rsidR="00E90638" w:rsidRPr="00EC76D5" w:rsidRDefault="00E90638" w:rsidP="00F836A8">
      <w:pPr>
        <w:pStyle w:val="Code"/>
        <w:rPr>
          <w:highlight w:val="white"/>
        </w:rPr>
      </w:pPr>
      <w:r w:rsidRPr="00EC76D5">
        <w:rPr>
          <w:highlight w:val="white"/>
        </w:rPr>
        <w:t xml:space="preserve">  for (index = 0; index &lt; valueSize; ++index) {</w:t>
      </w:r>
    </w:p>
    <w:p w14:paraId="0762BEC5" w14:textId="77777777" w:rsidR="00E90638" w:rsidRPr="00EC76D5" w:rsidRDefault="00E90638" w:rsidP="00F836A8">
      <w:pPr>
        <w:pStyle w:val="Code"/>
        <w:rPr>
          <w:highlight w:val="white"/>
        </w:rPr>
      </w:pPr>
      <w:r w:rsidRPr="00EC76D5">
        <w:rPr>
          <w:highlight w:val="white"/>
        </w:rPr>
        <w:t xml:space="preserve">    char tempValue = leftValuePtr[index];</w:t>
      </w:r>
    </w:p>
    <w:p w14:paraId="723D3766" w14:textId="77777777" w:rsidR="00E90638" w:rsidRPr="00EC76D5" w:rsidRDefault="00E90638" w:rsidP="00F836A8">
      <w:pPr>
        <w:pStyle w:val="Code"/>
        <w:rPr>
          <w:highlight w:val="white"/>
        </w:rPr>
      </w:pPr>
      <w:r w:rsidRPr="00EC76D5">
        <w:rPr>
          <w:highlight w:val="white"/>
        </w:rPr>
        <w:t xml:space="preserve">    leftValuePtr[index] = rightValuePtr[index];</w:t>
      </w:r>
    </w:p>
    <w:p w14:paraId="318327DC" w14:textId="77777777" w:rsidR="00E90638" w:rsidRPr="00EC76D5" w:rsidRDefault="00E90638" w:rsidP="00F836A8">
      <w:pPr>
        <w:pStyle w:val="Code"/>
        <w:rPr>
          <w:highlight w:val="white"/>
        </w:rPr>
      </w:pPr>
      <w:r w:rsidRPr="00EC76D5">
        <w:rPr>
          <w:highlight w:val="white"/>
        </w:rPr>
        <w:t xml:space="preserve">    rightValuePtr[index] = tempValue;</w:t>
      </w:r>
    </w:p>
    <w:p w14:paraId="0F9CFAAB" w14:textId="77777777" w:rsidR="00E90638" w:rsidRPr="00EC76D5" w:rsidRDefault="00E90638" w:rsidP="00F836A8">
      <w:pPr>
        <w:pStyle w:val="Code"/>
        <w:rPr>
          <w:highlight w:val="white"/>
        </w:rPr>
      </w:pPr>
      <w:r w:rsidRPr="00EC76D5">
        <w:rPr>
          <w:highlight w:val="white"/>
        </w:rPr>
        <w:t xml:space="preserve">  }</w:t>
      </w:r>
    </w:p>
    <w:p w14:paraId="14491A23" w14:textId="77777777" w:rsidR="00E90638" w:rsidRPr="00EC76D5" w:rsidRDefault="00E90638" w:rsidP="00F836A8">
      <w:pPr>
        <w:pStyle w:val="Code"/>
        <w:rPr>
          <w:highlight w:val="white"/>
        </w:rPr>
      </w:pPr>
      <w:r w:rsidRPr="00EC76D5">
        <w:rPr>
          <w:highlight w:val="white"/>
        </w:rPr>
        <w:t>}</w:t>
      </w:r>
    </w:p>
    <w:p w14:paraId="537C640A" w14:textId="77777777" w:rsidR="00E90638" w:rsidRPr="00EC76D5" w:rsidRDefault="00E90638" w:rsidP="00F836A8">
      <w:pPr>
        <w:pStyle w:val="Code"/>
        <w:rPr>
          <w:highlight w:val="white"/>
        </w:rPr>
      </w:pPr>
    </w:p>
    <w:p w14:paraId="6616BDBB" w14:textId="77777777" w:rsidR="00E90638" w:rsidRPr="00EC76D5" w:rsidRDefault="00E90638" w:rsidP="00F836A8">
      <w:pPr>
        <w:pStyle w:val="Code"/>
        <w:rPr>
          <w:highlight w:val="white"/>
        </w:rPr>
      </w:pPr>
      <w:r w:rsidRPr="00EC76D5">
        <w:rPr>
          <w:highlight w:val="white"/>
        </w:rPr>
        <w:t>void qsort(const void* valueList, size_t listSize, size_t valueSize,</w:t>
      </w:r>
    </w:p>
    <w:p w14:paraId="11799091" w14:textId="77777777" w:rsidR="00E90638" w:rsidRPr="00EC76D5" w:rsidRDefault="00E90638" w:rsidP="00F836A8">
      <w:pPr>
        <w:pStyle w:val="Code"/>
        <w:rPr>
          <w:highlight w:val="white"/>
        </w:rPr>
      </w:pPr>
      <w:r w:rsidRPr="00EC76D5">
        <w:rPr>
          <w:highlight w:val="white"/>
        </w:rPr>
        <w:t xml:space="preserve">           int (*compare)(const void*, const void*)) {</w:t>
      </w:r>
    </w:p>
    <w:p w14:paraId="7FABD826" w14:textId="77777777" w:rsidR="00E90638" w:rsidRPr="00EC76D5" w:rsidRDefault="00E90638" w:rsidP="00F836A8">
      <w:pPr>
        <w:pStyle w:val="Code"/>
        <w:rPr>
          <w:highlight w:val="white"/>
        </w:rPr>
      </w:pPr>
      <w:r w:rsidRPr="00EC76D5">
        <w:rPr>
          <w:highlight w:val="white"/>
        </w:rPr>
        <w:t xml:space="preserve">  BOOL update;</w:t>
      </w:r>
    </w:p>
    <w:p w14:paraId="7E9022F6" w14:textId="77777777" w:rsidR="00E90638" w:rsidRPr="00EC76D5" w:rsidRDefault="00E90638" w:rsidP="00F836A8">
      <w:pPr>
        <w:pStyle w:val="Code"/>
        <w:rPr>
          <w:highlight w:val="white"/>
        </w:rPr>
      </w:pPr>
      <w:r w:rsidRPr="00EC76D5">
        <w:rPr>
          <w:highlight w:val="white"/>
        </w:rPr>
        <w:t xml:space="preserve">  char* charList = (char*) valueList;</w:t>
      </w:r>
    </w:p>
    <w:p w14:paraId="7A9A2CA0" w14:textId="77777777" w:rsidR="00E90638" w:rsidRPr="00EC76D5" w:rsidRDefault="00E90638" w:rsidP="00F836A8">
      <w:pPr>
        <w:pStyle w:val="Code"/>
        <w:rPr>
          <w:highlight w:val="white"/>
        </w:rPr>
      </w:pPr>
    </w:p>
    <w:p w14:paraId="07AF00AC" w14:textId="77777777" w:rsidR="00E90638" w:rsidRPr="00EC76D5" w:rsidRDefault="00E90638" w:rsidP="00F836A8">
      <w:pPr>
        <w:pStyle w:val="Code"/>
        <w:rPr>
          <w:highlight w:val="white"/>
        </w:rPr>
      </w:pPr>
      <w:r w:rsidRPr="00EC76D5">
        <w:rPr>
          <w:highlight w:val="white"/>
        </w:rPr>
        <w:t xml:space="preserve">  int index1;</w:t>
      </w:r>
    </w:p>
    <w:p w14:paraId="5FB9746A" w14:textId="77777777" w:rsidR="00E90638" w:rsidRPr="00EC76D5" w:rsidRDefault="00E90638" w:rsidP="00F836A8">
      <w:pPr>
        <w:pStyle w:val="Code"/>
        <w:rPr>
          <w:highlight w:val="white"/>
        </w:rPr>
      </w:pPr>
      <w:r w:rsidRPr="00EC76D5">
        <w:rPr>
          <w:highlight w:val="white"/>
        </w:rPr>
        <w:t xml:space="preserve">  for (index1 = (listSize - 1); index1 &gt; 0 ; --index1)  {</w:t>
      </w:r>
    </w:p>
    <w:p w14:paraId="59AF511D" w14:textId="77777777" w:rsidR="00E90638" w:rsidRPr="00EC76D5" w:rsidRDefault="00E90638" w:rsidP="00F836A8">
      <w:pPr>
        <w:pStyle w:val="Code"/>
        <w:rPr>
          <w:highlight w:val="white"/>
        </w:rPr>
      </w:pPr>
      <w:r w:rsidRPr="00EC76D5">
        <w:rPr>
          <w:highlight w:val="white"/>
        </w:rPr>
        <w:t xml:space="preserve">    int index2;</w:t>
      </w:r>
    </w:p>
    <w:p w14:paraId="35C79E67" w14:textId="77777777" w:rsidR="00E90638" w:rsidRPr="00EC76D5" w:rsidRDefault="00E90638" w:rsidP="00F836A8">
      <w:pPr>
        <w:pStyle w:val="Code"/>
        <w:rPr>
          <w:highlight w:val="white"/>
        </w:rPr>
      </w:pPr>
      <w:r w:rsidRPr="00EC76D5">
        <w:rPr>
          <w:highlight w:val="white"/>
        </w:rPr>
        <w:t xml:space="preserve">    update = FALSE;</w:t>
      </w:r>
    </w:p>
    <w:p w14:paraId="4614993A" w14:textId="77777777" w:rsidR="00E90638" w:rsidRPr="00EC76D5" w:rsidRDefault="00E90638" w:rsidP="00F836A8">
      <w:pPr>
        <w:pStyle w:val="Code"/>
        <w:rPr>
          <w:highlight w:val="white"/>
        </w:rPr>
      </w:pPr>
    </w:p>
    <w:p w14:paraId="1F472EAC" w14:textId="77777777" w:rsidR="00E90638" w:rsidRPr="00EC76D5" w:rsidRDefault="00E90638" w:rsidP="00F836A8">
      <w:pPr>
        <w:pStyle w:val="Code"/>
        <w:rPr>
          <w:highlight w:val="white"/>
        </w:rPr>
      </w:pPr>
      <w:r w:rsidRPr="00EC76D5">
        <w:rPr>
          <w:highlight w:val="white"/>
        </w:rPr>
        <w:t xml:space="preserve">    for (index2 = 0; index2 &lt; index1; ++index2)  {</w:t>
      </w:r>
    </w:p>
    <w:p w14:paraId="1F421C47" w14:textId="77777777" w:rsidR="00E90638" w:rsidRPr="00EC76D5" w:rsidRDefault="00E90638" w:rsidP="00F836A8">
      <w:pPr>
        <w:pStyle w:val="Code"/>
        <w:rPr>
          <w:highlight w:val="white"/>
        </w:rPr>
      </w:pPr>
      <w:r w:rsidRPr="00EC76D5">
        <w:rPr>
          <w:highlight w:val="white"/>
        </w:rPr>
        <w:t xml:space="preserve">      char* valuePtr1 = charList + (index2 * valueSize);</w:t>
      </w:r>
    </w:p>
    <w:p w14:paraId="46439B19" w14:textId="77777777" w:rsidR="00E90638" w:rsidRPr="00EC76D5" w:rsidRDefault="00E90638" w:rsidP="00F836A8">
      <w:pPr>
        <w:pStyle w:val="Code"/>
        <w:rPr>
          <w:highlight w:val="white"/>
        </w:rPr>
      </w:pPr>
      <w:r w:rsidRPr="00EC76D5">
        <w:rPr>
          <w:highlight w:val="white"/>
        </w:rPr>
        <w:t xml:space="preserve">      char* valuePtr2 = charList + ((index2 + 1) * valueSize);</w:t>
      </w:r>
    </w:p>
    <w:p w14:paraId="30CFFDCE" w14:textId="77777777" w:rsidR="00E06AC9" w:rsidRPr="00EC76D5" w:rsidRDefault="00E06AC9" w:rsidP="00F836A8">
      <w:pPr>
        <w:pStyle w:val="Code"/>
        <w:rPr>
          <w:highlight w:val="white"/>
        </w:rPr>
      </w:pPr>
    </w:p>
    <w:p w14:paraId="0F5C2E93" w14:textId="00AE1108" w:rsidR="00E90638" w:rsidRPr="00EC76D5" w:rsidRDefault="00E90638" w:rsidP="00F836A8">
      <w:pPr>
        <w:pStyle w:val="Code"/>
        <w:rPr>
          <w:highlight w:val="white"/>
        </w:rPr>
      </w:pPr>
      <w:r w:rsidRPr="00EC76D5">
        <w:rPr>
          <w:highlight w:val="white"/>
        </w:rPr>
        <w:t xml:space="preserve">      if (compare(valuePtr1, valuePtr2) &gt; 0) {</w:t>
      </w:r>
    </w:p>
    <w:p w14:paraId="6EE353CA" w14:textId="77777777" w:rsidR="00E90638" w:rsidRPr="00EC76D5" w:rsidRDefault="00E90638" w:rsidP="00F836A8">
      <w:pPr>
        <w:pStyle w:val="Code"/>
        <w:rPr>
          <w:highlight w:val="white"/>
        </w:rPr>
      </w:pPr>
      <w:r w:rsidRPr="00EC76D5">
        <w:rPr>
          <w:highlight w:val="white"/>
        </w:rPr>
        <w:t xml:space="preserve">        swap(valuePtr1, valuePtr2, valueSize);</w:t>
      </w:r>
    </w:p>
    <w:p w14:paraId="42250DD8" w14:textId="77777777" w:rsidR="00E90638" w:rsidRPr="00EC76D5" w:rsidRDefault="00E90638" w:rsidP="00F836A8">
      <w:pPr>
        <w:pStyle w:val="Code"/>
        <w:rPr>
          <w:highlight w:val="white"/>
        </w:rPr>
      </w:pPr>
      <w:r w:rsidRPr="00EC76D5">
        <w:rPr>
          <w:highlight w:val="white"/>
        </w:rPr>
        <w:t xml:space="preserve">        update = TRUE;</w:t>
      </w:r>
    </w:p>
    <w:p w14:paraId="2F7A5EDF" w14:textId="77777777" w:rsidR="00E90638" w:rsidRPr="00EC76D5" w:rsidRDefault="00E90638" w:rsidP="00F836A8">
      <w:pPr>
        <w:pStyle w:val="Code"/>
        <w:rPr>
          <w:highlight w:val="white"/>
        </w:rPr>
      </w:pPr>
      <w:r w:rsidRPr="00EC76D5">
        <w:rPr>
          <w:highlight w:val="white"/>
        </w:rPr>
        <w:t xml:space="preserve">      }</w:t>
      </w:r>
    </w:p>
    <w:p w14:paraId="64727B66" w14:textId="77777777" w:rsidR="00E90638" w:rsidRPr="00EC76D5" w:rsidRDefault="00E90638" w:rsidP="00F836A8">
      <w:pPr>
        <w:pStyle w:val="Code"/>
        <w:rPr>
          <w:highlight w:val="white"/>
        </w:rPr>
      </w:pPr>
      <w:r w:rsidRPr="00EC76D5">
        <w:rPr>
          <w:highlight w:val="white"/>
        </w:rPr>
        <w:t xml:space="preserve">    }</w:t>
      </w:r>
    </w:p>
    <w:p w14:paraId="16F4D8DD" w14:textId="77777777" w:rsidR="00E90638" w:rsidRPr="00EC76D5" w:rsidRDefault="00E90638" w:rsidP="00F836A8">
      <w:pPr>
        <w:pStyle w:val="Code"/>
        <w:rPr>
          <w:highlight w:val="white"/>
        </w:rPr>
      </w:pPr>
    </w:p>
    <w:p w14:paraId="4A3063D6" w14:textId="77777777" w:rsidR="00E90638" w:rsidRPr="00EC76D5" w:rsidRDefault="00E90638" w:rsidP="00F836A8">
      <w:pPr>
        <w:pStyle w:val="Code"/>
        <w:rPr>
          <w:highlight w:val="white"/>
        </w:rPr>
      </w:pPr>
      <w:r w:rsidRPr="00EC76D5">
        <w:rPr>
          <w:highlight w:val="white"/>
        </w:rPr>
        <w:t xml:space="preserve">    if (!update) {</w:t>
      </w:r>
    </w:p>
    <w:p w14:paraId="3D72E282" w14:textId="77777777" w:rsidR="00E90638" w:rsidRPr="00EC76D5" w:rsidRDefault="00E90638" w:rsidP="00F836A8">
      <w:pPr>
        <w:pStyle w:val="Code"/>
        <w:rPr>
          <w:highlight w:val="white"/>
        </w:rPr>
      </w:pPr>
      <w:r w:rsidRPr="00EC76D5">
        <w:rPr>
          <w:highlight w:val="white"/>
        </w:rPr>
        <w:t xml:space="preserve">      break;</w:t>
      </w:r>
    </w:p>
    <w:p w14:paraId="7B685FED" w14:textId="77777777" w:rsidR="00E90638" w:rsidRPr="00EC76D5" w:rsidRDefault="00E90638" w:rsidP="00F836A8">
      <w:pPr>
        <w:pStyle w:val="Code"/>
        <w:rPr>
          <w:highlight w:val="white"/>
        </w:rPr>
      </w:pPr>
      <w:r w:rsidRPr="00EC76D5">
        <w:rPr>
          <w:highlight w:val="white"/>
        </w:rPr>
        <w:t xml:space="preserve">    }</w:t>
      </w:r>
    </w:p>
    <w:p w14:paraId="6E350AF8" w14:textId="77777777" w:rsidR="00E90638" w:rsidRPr="00EC76D5" w:rsidRDefault="00E90638" w:rsidP="00F836A8">
      <w:pPr>
        <w:pStyle w:val="Code"/>
        <w:rPr>
          <w:highlight w:val="white"/>
        </w:rPr>
      </w:pPr>
      <w:r w:rsidRPr="00EC76D5">
        <w:rPr>
          <w:highlight w:val="white"/>
        </w:rPr>
        <w:t xml:space="preserve">  }</w:t>
      </w:r>
    </w:p>
    <w:p w14:paraId="03F2C050" w14:textId="77777777" w:rsidR="00E90638" w:rsidRPr="00EC76D5" w:rsidRDefault="00E90638" w:rsidP="00F836A8">
      <w:pPr>
        <w:pStyle w:val="Code"/>
        <w:rPr>
          <w:highlight w:val="white"/>
        </w:rPr>
      </w:pPr>
      <w:r w:rsidRPr="00EC76D5">
        <w:rPr>
          <w:highlight w:val="white"/>
        </w:rPr>
        <w:t>}</w:t>
      </w:r>
    </w:p>
    <w:p w14:paraId="12C8660D" w14:textId="77777777" w:rsidR="00E90638" w:rsidRPr="00EC76D5" w:rsidRDefault="00E90638" w:rsidP="00F836A8">
      <w:pPr>
        <w:pStyle w:val="Code"/>
        <w:rPr>
          <w:highlight w:val="white"/>
        </w:rPr>
      </w:pPr>
    </w:p>
    <w:p w14:paraId="2CFFC1E9" w14:textId="77777777" w:rsidR="00E90638" w:rsidRPr="00EC76D5" w:rsidRDefault="00E90638" w:rsidP="00F836A8">
      <w:pPr>
        <w:pStyle w:val="Code"/>
        <w:rPr>
          <w:highlight w:val="white"/>
        </w:rPr>
      </w:pPr>
      <w:r w:rsidRPr="00EC76D5">
        <w:rPr>
          <w:highlight w:val="white"/>
        </w:rPr>
        <w:t>int abs(int value) {</w:t>
      </w:r>
    </w:p>
    <w:p w14:paraId="6ABEE288" w14:textId="77777777" w:rsidR="00E90638" w:rsidRPr="00EC76D5" w:rsidRDefault="00E90638" w:rsidP="00F836A8">
      <w:pPr>
        <w:pStyle w:val="Code"/>
        <w:rPr>
          <w:highlight w:val="white"/>
        </w:rPr>
      </w:pPr>
      <w:r w:rsidRPr="00EC76D5">
        <w:rPr>
          <w:highlight w:val="white"/>
        </w:rPr>
        <w:lastRenderedPageBreak/>
        <w:t xml:space="preserve">  return (value &lt; 0) ? -value : value;</w:t>
      </w:r>
    </w:p>
    <w:p w14:paraId="380561E9" w14:textId="77777777" w:rsidR="00E90638" w:rsidRPr="00EC76D5" w:rsidRDefault="00E90638" w:rsidP="00F836A8">
      <w:pPr>
        <w:pStyle w:val="Code"/>
        <w:rPr>
          <w:highlight w:val="white"/>
        </w:rPr>
      </w:pPr>
      <w:r w:rsidRPr="00EC76D5">
        <w:rPr>
          <w:highlight w:val="white"/>
        </w:rPr>
        <w:t>}</w:t>
      </w:r>
    </w:p>
    <w:p w14:paraId="4189EDB4" w14:textId="77777777" w:rsidR="00E90638" w:rsidRPr="00EC76D5" w:rsidRDefault="00E90638" w:rsidP="00F836A8">
      <w:pPr>
        <w:pStyle w:val="Code"/>
        <w:rPr>
          <w:highlight w:val="white"/>
        </w:rPr>
      </w:pPr>
    </w:p>
    <w:p w14:paraId="6370E5DC" w14:textId="77777777" w:rsidR="00E90638" w:rsidRPr="00EC76D5" w:rsidRDefault="00E90638" w:rsidP="00F836A8">
      <w:pPr>
        <w:pStyle w:val="Code"/>
        <w:rPr>
          <w:highlight w:val="white"/>
        </w:rPr>
      </w:pPr>
      <w:r w:rsidRPr="00EC76D5">
        <w:rPr>
          <w:highlight w:val="white"/>
        </w:rPr>
        <w:t>long labs(long value) {</w:t>
      </w:r>
    </w:p>
    <w:p w14:paraId="7D2F1018" w14:textId="77777777" w:rsidR="00E90638" w:rsidRPr="00EC76D5" w:rsidRDefault="00E90638" w:rsidP="00F836A8">
      <w:pPr>
        <w:pStyle w:val="Code"/>
        <w:rPr>
          <w:highlight w:val="white"/>
        </w:rPr>
      </w:pPr>
      <w:r w:rsidRPr="00EC76D5">
        <w:rPr>
          <w:highlight w:val="white"/>
        </w:rPr>
        <w:t xml:space="preserve">  return (value &lt; 0l) ? -value : value;</w:t>
      </w:r>
    </w:p>
    <w:p w14:paraId="11896D7F" w14:textId="77777777" w:rsidR="00E90638" w:rsidRPr="00EC76D5" w:rsidRDefault="00E90638" w:rsidP="00F836A8">
      <w:pPr>
        <w:pStyle w:val="Code"/>
        <w:rPr>
          <w:highlight w:val="white"/>
        </w:rPr>
      </w:pPr>
      <w:r w:rsidRPr="00EC76D5">
        <w:rPr>
          <w:highlight w:val="white"/>
        </w:rPr>
        <w:t>}</w:t>
      </w:r>
    </w:p>
    <w:p w14:paraId="603A4F84" w14:textId="77777777" w:rsidR="00E90638" w:rsidRPr="00EC76D5" w:rsidRDefault="00E90638" w:rsidP="00F836A8">
      <w:pPr>
        <w:pStyle w:val="Code"/>
        <w:rPr>
          <w:highlight w:val="white"/>
        </w:rPr>
      </w:pPr>
    </w:p>
    <w:p w14:paraId="38096581" w14:textId="77777777" w:rsidR="00E90638" w:rsidRPr="00EC76D5" w:rsidRDefault="00E90638" w:rsidP="00F836A8">
      <w:pPr>
        <w:pStyle w:val="Code"/>
        <w:rPr>
          <w:highlight w:val="white"/>
        </w:rPr>
      </w:pPr>
      <w:r w:rsidRPr="00EC76D5">
        <w:rPr>
          <w:highlight w:val="white"/>
        </w:rPr>
        <w:t>div_t div(int num, int denum) {</w:t>
      </w:r>
    </w:p>
    <w:p w14:paraId="028D3CE2" w14:textId="77777777" w:rsidR="00E90638" w:rsidRPr="00EC76D5" w:rsidRDefault="00E90638" w:rsidP="00F836A8">
      <w:pPr>
        <w:pStyle w:val="Code"/>
        <w:rPr>
          <w:highlight w:val="white"/>
        </w:rPr>
      </w:pPr>
      <w:r w:rsidRPr="00EC76D5">
        <w:rPr>
          <w:highlight w:val="white"/>
        </w:rPr>
        <w:t xml:space="preserve">  div_t result = {0, 0};</w:t>
      </w:r>
    </w:p>
    <w:p w14:paraId="6E0BD0B7" w14:textId="77777777" w:rsidR="00E90638" w:rsidRPr="00EC76D5" w:rsidRDefault="00E90638" w:rsidP="00F836A8">
      <w:pPr>
        <w:pStyle w:val="Code"/>
        <w:rPr>
          <w:highlight w:val="white"/>
        </w:rPr>
      </w:pPr>
    </w:p>
    <w:p w14:paraId="5652E827" w14:textId="77777777" w:rsidR="00E90638" w:rsidRPr="00EC76D5" w:rsidRDefault="00E90638" w:rsidP="00F836A8">
      <w:pPr>
        <w:pStyle w:val="Code"/>
        <w:rPr>
          <w:highlight w:val="white"/>
        </w:rPr>
      </w:pPr>
      <w:r w:rsidRPr="00EC76D5">
        <w:rPr>
          <w:highlight w:val="white"/>
        </w:rPr>
        <w:t xml:space="preserve">  if (denum == 0) {</w:t>
      </w:r>
    </w:p>
    <w:p w14:paraId="45A0FAC2" w14:textId="77777777" w:rsidR="00E90638" w:rsidRPr="00EC76D5" w:rsidRDefault="00E90638" w:rsidP="00F836A8">
      <w:pPr>
        <w:pStyle w:val="Code"/>
        <w:rPr>
          <w:highlight w:val="white"/>
        </w:rPr>
      </w:pPr>
      <w:r w:rsidRPr="00EC76D5">
        <w:rPr>
          <w:highlight w:val="white"/>
        </w:rPr>
        <w:t xml:space="preserve">    errno = EDOM;</w:t>
      </w:r>
    </w:p>
    <w:p w14:paraId="4BC0AF1B" w14:textId="77777777" w:rsidR="00E90638" w:rsidRPr="00EC76D5" w:rsidRDefault="00E90638" w:rsidP="00F836A8">
      <w:pPr>
        <w:pStyle w:val="Code"/>
        <w:rPr>
          <w:highlight w:val="white"/>
        </w:rPr>
      </w:pPr>
      <w:r w:rsidRPr="00EC76D5">
        <w:rPr>
          <w:highlight w:val="white"/>
        </w:rPr>
        <w:t xml:space="preserve">    return result;</w:t>
      </w:r>
    </w:p>
    <w:p w14:paraId="3A0A755A" w14:textId="77777777" w:rsidR="00E90638" w:rsidRPr="00EC76D5" w:rsidRDefault="00E90638" w:rsidP="00F836A8">
      <w:pPr>
        <w:pStyle w:val="Code"/>
        <w:rPr>
          <w:highlight w:val="white"/>
        </w:rPr>
      </w:pPr>
      <w:r w:rsidRPr="00EC76D5">
        <w:rPr>
          <w:highlight w:val="white"/>
        </w:rPr>
        <w:t xml:space="preserve">  }</w:t>
      </w:r>
    </w:p>
    <w:p w14:paraId="3E44CFAB" w14:textId="77777777" w:rsidR="00E90638" w:rsidRPr="00EC76D5" w:rsidRDefault="00E90638" w:rsidP="00F836A8">
      <w:pPr>
        <w:pStyle w:val="Code"/>
        <w:rPr>
          <w:highlight w:val="white"/>
        </w:rPr>
      </w:pPr>
    </w:p>
    <w:p w14:paraId="70DFA205" w14:textId="77777777" w:rsidR="00E90638" w:rsidRPr="00EC76D5" w:rsidRDefault="00E90638" w:rsidP="00F836A8">
      <w:pPr>
        <w:pStyle w:val="Code"/>
        <w:rPr>
          <w:highlight w:val="white"/>
        </w:rPr>
      </w:pPr>
      <w:r w:rsidRPr="00EC76D5">
        <w:rPr>
          <w:highlight w:val="white"/>
        </w:rPr>
        <w:t xml:space="preserve">  result.quot = num / denum;</w:t>
      </w:r>
    </w:p>
    <w:p w14:paraId="4E577DEC" w14:textId="77777777" w:rsidR="00E90638" w:rsidRPr="00EC76D5" w:rsidRDefault="00E90638" w:rsidP="00F836A8">
      <w:pPr>
        <w:pStyle w:val="Code"/>
        <w:rPr>
          <w:highlight w:val="white"/>
        </w:rPr>
      </w:pPr>
      <w:r w:rsidRPr="00EC76D5">
        <w:rPr>
          <w:highlight w:val="white"/>
        </w:rPr>
        <w:t xml:space="preserve">  result.rem = num % denum;</w:t>
      </w:r>
    </w:p>
    <w:p w14:paraId="7EE80ECC" w14:textId="77777777" w:rsidR="00E90638" w:rsidRPr="00EC76D5" w:rsidRDefault="00E90638" w:rsidP="00F836A8">
      <w:pPr>
        <w:pStyle w:val="Code"/>
        <w:rPr>
          <w:highlight w:val="white"/>
        </w:rPr>
      </w:pPr>
      <w:r w:rsidRPr="00EC76D5">
        <w:rPr>
          <w:highlight w:val="white"/>
        </w:rPr>
        <w:t xml:space="preserve">  return result;</w:t>
      </w:r>
    </w:p>
    <w:p w14:paraId="278CA9AA" w14:textId="77777777" w:rsidR="00E90638" w:rsidRPr="00EC76D5" w:rsidRDefault="00E90638" w:rsidP="00F836A8">
      <w:pPr>
        <w:pStyle w:val="Code"/>
        <w:rPr>
          <w:highlight w:val="white"/>
        </w:rPr>
      </w:pPr>
      <w:r w:rsidRPr="00EC76D5">
        <w:rPr>
          <w:highlight w:val="white"/>
        </w:rPr>
        <w:t>}</w:t>
      </w:r>
    </w:p>
    <w:p w14:paraId="5A55947B" w14:textId="77777777" w:rsidR="00E90638" w:rsidRPr="00EC76D5" w:rsidRDefault="00E90638" w:rsidP="00F836A8">
      <w:pPr>
        <w:pStyle w:val="Code"/>
        <w:rPr>
          <w:highlight w:val="white"/>
        </w:rPr>
      </w:pPr>
    </w:p>
    <w:p w14:paraId="202E1597" w14:textId="77777777" w:rsidR="00E90638" w:rsidRPr="00EC76D5" w:rsidRDefault="00E90638" w:rsidP="00F836A8">
      <w:pPr>
        <w:pStyle w:val="Code"/>
        <w:rPr>
          <w:highlight w:val="white"/>
        </w:rPr>
      </w:pPr>
      <w:r w:rsidRPr="00EC76D5">
        <w:rPr>
          <w:highlight w:val="white"/>
        </w:rPr>
        <w:t>ldiv_t ldiv(long num, long denum) {</w:t>
      </w:r>
    </w:p>
    <w:p w14:paraId="22FF12B5" w14:textId="77777777" w:rsidR="00E90638" w:rsidRPr="00EC76D5" w:rsidRDefault="00E90638" w:rsidP="00F836A8">
      <w:pPr>
        <w:pStyle w:val="Code"/>
        <w:rPr>
          <w:highlight w:val="white"/>
        </w:rPr>
      </w:pPr>
      <w:r w:rsidRPr="00EC76D5">
        <w:rPr>
          <w:highlight w:val="white"/>
        </w:rPr>
        <w:t xml:space="preserve">  ldiv_t result = {0, 0};</w:t>
      </w:r>
    </w:p>
    <w:p w14:paraId="2E7D5CDB" w14:textId="77777777" w:rsidR="00E90638" w:rsidRPr="00EC76D5" w:rsidRDefault="00E90638" w:rsidP="00F836A8">
      <w:pPr>
        <w:pStyle w:val="Code"/>
        <w:rPr>
          <w:highlight w:val="white"/>
        </w:rPr>
      </w:pPr>
      <w:r w:rsidRPr="00EC76D5">
        <w:rPr>
          <w:highlight w:val="white"/>
        </w:rPr>
        <w:t xml:space="preserve">  </w:t>
      </w:r>
    </w:p>
    <w:p w14:paraId="1A6012C1" w14:textId="77777777" w:rsidR="00E90638" w:rsidRPr="00EC76D5" w:rsidRDefault="00E90638" w:rsidP="00F836A8">
      <w:pPr>
        <w:pStyle w:val="Code"/>
        <w:rPr>
          <w:highlight w:val="white"/>
        </w:rPr>
      </w:pPr>
      <w:r w:rsidRPr="00EC76D5">
        <w:rPr>
          <w:highlight w:val="white"/>
        </w:rPr>
        <w:t xml:space="preserve">  if (denum == 0) {</w:t>
      </w:r>
    </w:p>
    <w:p w14:paraId="72BC3DBE" w14:textId="77777777" w:rsidR="00E90638" w:rsidRPr="00EC76D5" w:rsidRDefault="00E90638" w:rsidP="00F836A8">
      <w:pPr>
        <w:pStyle w:val="Code"/>
        <w:rPr>
          <w:highlight w:val="white"/>
        </w:rPr>
      </w:pPr>
      <w:r w:rsidRPr="00EC76D5">
        <w:rPr>
          <w:highlight w:val="white"/>
        </w:rPr>
        <w:t xml:space="preserve">    errno = EDOM;</w:t>
      </w:r>
    </w:p>
    <w:p w14:paraId="3A9994BD" w14:textId="77777777" w:rsidR="00E90638" w:rsidRPr="00EC76D5" w:rsidRDefault="00E90638" w:rsidP="00F836A8">
      <w:pPr>
        <w:pStyle w:val="Code"/>
        <w:rPr>
          <w:highlight w:val="white"/>
        </w:rPr>
      </w:pPr>
      <w:r w:rsidRPr="00EC76D5">
        <w:rPr>
          <w:highlight w:val="white"/>
        </w:rPr>
        <w:t xml:space="preserve">    return result;</w:t>
      </w:r>
    </w:p>
    <w:p w14:paraId="30EBF419" w14:textId="77777777" w:rsidR="00E90638" w:rsidRPr="00EC76D5" w:rsidRDefault="00E90638" w:rsidP="00F836A8">
      <w:pPr>
        <w:pStyle w:val="Code"/>
        <w:rPr>
          <w:highlight w:val="white"/>
        </w:rPr>
      </w:pPr>
      <w:r w:rsidRPr="00EC76D5">
        <w:rPr>
          <w:highlight w:val="white"/>
        </w:rPr>
        <w:t xml:space="preserve">  }</w:t>
      </w:r>
    </w:p>
    <w:p w14:paraId="670029F6" w14:textId="77777777" w:rsidR="00E90638" w:rsidRPr="00EC76D5" w:rsidRDefault="00E90638" w:rsidP="00F836A8">
      <w:pPr>
        <w:pStyle w:val="Code"/>
        <w:rPr>
          <w:highlight w:val="white"/>
        </w:rPr>
      </w:pPr>
    </w:p>
    <w:p w14:paraId="0C56BC21" w14:textId="77777777" w:rsidR="00E90638" w:rsidRPr="00EC76D5" w:rsidRDefault="00E90638" w:rsidP="00F836A8">
      <w:pPr>
        <w:pStyle w:val="Code"/>
        <w:rPr>
          <w:highlight w:val="white"/>
        </w:rPr>
      </w:pPr>
      <w:r w:rsidRPr="00EC76D5">
        <w:rPr>
          <w:highlight w:val="white"/>
        </w:rPr>
        <w:t xml:space="preserve">  result.quot = num / denum;</w:t>
      </w:r>
    </w:p>
    <w:p w14:paraId="767BF7D4" w14:textId="77777777" w:rsidR="00E90638" w:rsidRPr="00EC76D5" w:rsidRDefault="00E90638" w:rsidP="00F836A8">
      <w:pPr>
        <w:pStyle w:val="Code"/>
        <w:rPr>
          <w:highlight w:val="white"/>
        </w:rPr>
      </w:pPr>
      <w:r w:rsidRPr="00EC76D5">
        <w:rPr>
          <w:highlight w:val="white"/>
        </w:rPr>
        <w:t xml:space="preserve">  result.rem = num % denum;</w:t>
      </w:r>
    </w:p>
    <w:p w14:paraId="0CDF88EA" w14:textId="77777777" w:rsidR="00E90638" w:rsidRPr="00EC76D5" w:rsidRDefault="00E90638" w:rsidP="00F836A8">
      <w:pPr>
        <w:pStyle w:val="Code"/>
        <w:rPr>
          <w:highlight w:val="white"/>
        </w:rPr>
      </w:pPr>
      <w:r w:rsidRPr="00EC76D5">
        <w:rPr>
          <w:highlight w:val="white"/>
        </w:rPr>
        <w:t xml:space="preserve">  return result;</w:t>
      </w:r>
    </w:p>
    <w:p w14:paraId="0749CDFF" w14:textId="51039167" w:rsidR="008977FB" w:rsidRPr="00EC76D5" w:rsidRDefault="00E90638" w:rsidP="00F836A8">
      <w:pPr>
        <w:pStyle w:val="Code"/>
        <w:rPr>
          <w:highlight w:val="white"/>
        </w:rPr>
      </w:pPr>
      <w:r w:rsidRPr="00EC76D5">
        <w:rPr>
          <w:highlight w:val="white"/>
        </w:rPr>
        <w:t>}</w:t>
      </w:r>
    </w:p>
    <w:p w14:paraId="49B8A31E" w14:textId="0F02D175" w:rsidR="00D62A8B" w:rsidRPr="00EC76D5" w:rsidRDefault="00966D02" w:rsidP="00265BDF">
      <w:pPr>
        <w:pStyle w:val="Rubrik2"/>
      </w:pPr>
      <w:bookmarkStart w:id="5889" w:name="_Toc481936465"/>
      <w:r w:rsidRPr="00EC76D5">
        <w:t>T</w:t>
      </w:r>
      <w:r w:rsidR="00D62A8B" w:rsidRPr="00EC76D5">
        <w:t>ime</w:t>
      </w:r>
      <w:bookmarkEnd w:id="5889"/>
    </w:p>
    <w:p w14:paraId="4B568326" w14:textId="58C5640B" w:rsidR="00487292" w:rsidRPr="00EC76D5" w:rsidRDefault="00966D02" w:rsidP="00733EAC">
      <w:pPr>
        <w:pStyle w:val="CodeListing"/>
      </w:pPr>
      <w:r w:rsidRPr="00EC76D5">
        <w:t>T</w:t>
      </w:r>
      <w:r w:rsidR="00487292" w:rsidRPr="00EC76D5">
        <w:t>ime</w:t>
      </w:r>
      <w:r w:rsidRPr="00EC76D5">
        <w:t>.h</w:t>
      </w:r>
    </w:p>
    <w:p w14:paraId="5F2D40C8" w14:textId="77777777" w:rsidR="00746B26" w:rsidRPr="00EC76D5" w:rsidRDefault="00746B26" w:rsidP="00D67561">
      <w:pPr>
        <w:pStyle w:val="Code"/>
        <w:rPr>
          <w:highlight w:val="white"/>
        </w:rPr>
      </w:pPr>
      <w:r w:rsidRPr="00EC76D5">
        <w:rPr>
          <w:highlight w:val="white"/>
        </w:rPr>
        <w:t>#ifndef __TIME_H__</w:t>
      </w:r>
    </w:p>
    <w:p w14:paraId="661B32DD" w14:textId="77777777" w:rsidR="00746B26" w:rsidRPr="00EC76D5" w:rsidRDefault="00746B26" w:rsidP="00D67561">
      <w:pPr>
        <w:pStyle w:val="Code"/>
        <w:rPr>
          <w:highlight w:val="white"/>
        </w:rPr>
      </w:pPr>
      <w:r w:rsidRPr="00EC76D5">
        <w:rPr>
          <w:highlight w:val="white"/>
        </w:rPr>
        <w:t>#define __TIME_H__</w:t>
      </w:r>
    </w:p>
    <w:p w14:paraId="3C7B2BF1" w14:textId="77777777" w:rsidR="00746B26" w:rsidRPr="00EC76D5" w:rsidRDefault="00746B26" w:rsidP="00D67561">
      <w:pPr>
        <w:pStyle w:val="Code"/>
        <w:rPr>
          <w:highlight w:val="white"/>
        </w:rPr>
      </w:pPr>
    </w:p>
    <w:p w14:paraId="5C51865B" w14:textId="77777777" w:rsidR="00746B26" w:rsidRPr="00EC76D5" w:rsidRDefault="00746B26" w:rsidP="00D67561">
      <w:pPr>
        <w:pStyle w:val="Code"/>
        <w:rPr>
          <w:highlight w:val="white"/>
        </w:rPr>
      </w:pPr>
      <w:r w:rsidRPr="00EC76D5">
        <w:rPr>
          <w:highlight w:val="white"/>
        </w:rPr>
        <w:t>#define size_t int</w:t>
      </w:r>
    </w:p>
    <w:p w14:paraId="3E9C27AD" w14:textId="77777777" w:rsidR="00746B26" w:rsidRPr="00EC76D5" w:rsidRDefault="00746B26" w:rsidP="00D67561">
      <w:pPr>
        <w:pStyle w:val="Code"/>
        <w:rPr>
          <w:highlight w:val="white"/>
        </w:rPr>
      </w:pPr>
      <w:r w:rsidRPr="00EC76D5">
        <w:rPr>
          <w:highlight w:val="white"/>
        </w:rPr>
        <w:t>#define time_t unsigned long</w:t>
      </w:r>
    </w:p>
    <w:p w14:paraId="07AAF0CB" w14:textId="77777777" w:rsidR="00746B26" w:rsidRPr="00EC76D5" w:rsidRDefault="00746B26" w:rsidP="00D67561">
      <w:pPr>
        <w:pStyle w:val="Code"/>
        <w:rPr>
          <w:highlight w:val="white"/>
        </w:rPr>
      </w:pPr>
      <w:r w:rsidRPr="00EC76D5">
        <w:rPr>
          <w:highlight w:val="white"/>
        </w:rPr>
        <w:t>#define clock_t long</w:t>
      </w:r>
    </w:p>
    <w:p w14:paraId="43E44029" w14:textId="77777777" w:rsidR="00746B26" w:rsidRPr="00EC76D5" w:rsidRDefault="00746B26" w:rsidP="00D67561">
      <w:pPr>
        <w:pStyle w:val="Code"/>
        <w:rPr>
          <w:highlight w:val="white"/>
        </w:rPr>
      </w:pPr>
    </w:p>
    <w:p w14:paraId="267E4960" w14:textId="77777777" w:rsidR="00746B26" w:rsidRPr="00EC76D5" w:rsidRDefault="00746B26" w:rsidP="00D67561">
      <w:pPr>
        <w:pStyle w:val="Code"/>
        <w:rPr>
          <w:highlight w:val="white"/>
        </w:rPr>
      </w:pPr>
      <w:r w:rsidRPr="00EC76D5">
        <w:rPr>
          <w:highlight w:val="white"/>
        </w:rPr>
        <w:t>struct tm {</w:t>
      </w:r>
    </w:p>
    <w:p w14:paraId="55D1B19A" w14:textId="77777777" w:rsidR="00746B26" w:rsidRPr="00EC76D5" w:rsidRDefault="00746B26" w:rsidP="00D67561">
      <w:pPr>
        <w:pStyle w:val="Code"/>
        <w:rPr>
          <w:highlight w:val="white"/>
        </w:rPr>
      </w:pPr>
      <w:r w:rsidRPr="00EC76D5">
        <w:rPr>
          <w:highlight w:val="white"/>
        </w:rPr>
        <w:t xml:space="preserve">  int tm_sec;</w:t>
      </w:r>
    </w:p>
    <w:p w14:paraId="689756F5" w14:textId="77777777" w:rsidR="00746B26" w:rsidRPr="00EC76D5" w:rsidRDefault="00746B26" w:rsidP="00D67561">
      <w:pPr>
        <w:pStyle w:val="Code"/>
        <w:rPr>
          <w:highlight w:val="white"/>
        </w:rPr>
      </w:pPr>
      <w:r w:rsidRPr="00EC76D5">
        <w:rPr>
          <w:highlight w:val="white"/>
        </w:rPr>
        <w:t xml:space="preserve">  int tm_min;</w:t>
      </w:r>
    </w:p>
    <w:p w14:paraId="10EFD211" w14:textId="77777777" w:rsidR="00746B26" w:rsidRPr="00EC76D5" w:rsidRDefault="00746B26" w:rsidP="00D67561">
      <w:pPr>
        <w:pStyle w:val="Code"/>
        <w:rPr>
          <w:highlight w:val="white"/>
        </w:rPr>
      </w:pPr>
      <w:r w:rsidRPr="00EC76D5">
        <w:rPr>
          <w:highlight w:val="white"/>
        </w:rPr>
        <w:t xml:space="preserve">  int tm_hour;</w:t>
      </w:r>
    </w:p>
    <w:p w14:paraId="5B5AA094" w14:textId="77777777" w:rsidR="00746B26" w:rsidRPr="00EC76D5" w:rsidRDefault="00746B26" w:rsidP="00D67561">
      <w:pPr>
        <w:pStyle w:val="Code"/>
        <w:rPr>
          <w:highlight w:val="white"/>
        </w:rPr>
      </w:pPr>
    </w:p>
    <w:p w14:paraId="3ECF35C4" w14:textId="77777777" w:rsidR="00746B26" w:rsidRPr="00EC76D5" w:rsidRDefault="00746B26" w:rsidP="00D67561">
      <w:pPr>
        <w:pStyle w:val="Code"/>
        <w:rPr>
          <w:highlight w:val="white"/>
        </w:rPr>
      </w:pPr>
      <w:r w:rsidRPr="00EC76D5">
        <w:rPr>
          <w:highlight w:val="white"/>
        </w:rPr>
        <w:t xml:space="preserve">  int tm_mday;</w:t>
      </w:r>
    </w:p>
    <w:p w14:paraId="2E4E7E8A" w14:textId="77777777" w:rsidR="00746B26" w:rsidRPr="00EC76D5" w:rsidRDefault="00746B26" w:rsidP="00D67561">
      <w:pPr>
        <w:pStyle w:val="Code"/>
        <w:rPr>
          <w:highlight w:val="white"/>
        </w:rPr>
      </w:pPr>
      <w:r w:rsidRPr="00EC76D5">
        <w:rPr>
          <w:highlight w:val="white"/>
        </w:rPr>
        <w:t xml:space="preserve">  int tm_mon;</w:t>
      </w:r>
    </w:p>
    <w:p w14:paraId="145941E9" w14:textId="77777777" w:rsidR="00746B26" w:rsidRPr="00EC76D5" w:rsidRDefault="00746B26" w:rsidP="00D67561">
      <w:pPr>
        <w:pStyle w:val="Code"/>
        <w:rPr>
          <w:highlight w:val="white"/>
        </w:rPr>
      </w:pPr>
      <w:r w:rsidRPr="00EC76D5">
        <w:rPr>
          <w:highlight w:val="white"/>
        </w:rPr>
        <w:t xml:space="preserve">  int tm_year;</w:t>
      </w:r>
    </w:p>
    <w:p w14:paraId="3F424FF3" w14:textId="77777777" w:rsidR="00746B26" w:rsidRPr="00EC76D5" w:rsidRDefault="00746B26" w:rsidP="00D67561">
      <w:pPr>
        <w:pStyle w:val="Code"/>
        <w:rPr>
          <w:highlight w:val="white"/>
        </w:rPr>
      </w:pPr>
    </w:p>
    <w:p w14:paraId="6E0201FA" w14:textId="77777777" w:rsidR="00746B26" w:rsidRPr="00EC76D5" w:rsidRDefault="00746B26" w:rsidP="00D67561">
      <w:pPr>
        <w:pStyle w:val="Code"/>
        <w:rPr>
          <w:highlight w:val="white"/>
        </w:rPr>
      </w:pPr>
      <w:r w:rsidRPr="00EC76D5">
        <w:rPr>
          <w:highlight w:val="white"/>
        </w:rPr>
        <w:t xml:space="preserve">  int tm_wday;</w:t>
      </w:r>
    </w:p>
    <w:p w14:paraId="5E12D8D1" w14:textId="77777777" w:rsidR="00746B26" w:rsidRPr="00EC76D5" w:rsidRDefault="00746B26" w:rsidP="00D67561">
      <w:pPr>
        <w:pStyle w:val="Code"/>
        <w:rPr>
          <w:highlight w:val="white"/>
        </w:rPr>
      </w:pPr>
      <w:r w:rsidRPr="00EC76D5">
        <w:rPr>
          <w:highlight w:val="white"/>
        </w:rPr>
        <w:t xml:space="preserve">  int tm_yday;</w:t>
      </w:r>
    </w:p>
    <w:p w14:paraId="1414B3A7" w14:textId="77777777" w:rsidR="00746B26" w:rsidRPr="00EC76D5" w:rsidRDefault="00746B26" w:rsidP="00D67561">
      <w:pPr>
        <w:pStyle w:val="Code"/>
        <w:rPr>
          <w:highlight w:val="white"/>
        </w:rPr>
      </w:pPr>
      <w:r w:rsidRPr="00EC76D5">
        <w:rPr>
          <w:highlight w:val="white"/>
        </w:rPr>
        <w:t xml:space="preserve">  int tm_isdst;</w:t>
      </w:r>
    </w:p>
    <w:p w14:paraId="793CCC74" w14:textId="77777777" w:rsidR="00746B26" w:rsidRPr="00EC76D5" w:rsidRDefault="00746B26" w:rsidP="00D67561">
      <w:pPr>
        <w:pStyle w:val="Code"/>
        <w:rPr>
          <w:highlight w:val="white"/>
        </w:rPr>
      </w:pPr>
      <w:r w:rsidRPr="00EC76D5">
        <w:rPr>
          <w:highlight w:val="white"/>
        </w:rPr>
        <w:t>};</w:t>
      </w:r>
    </w:p>
    <w:p w14:paraId="2C7C8696" w14:textId="77777777" w:rsidR="00746B26" w:rsidRPr="00EC76D5" w:rsidRDefault="00746B26" w:rsidP="00D67561">
      <w:pPr>
        <w:pStyle w:val="Code"/>
        <w:rPr>
          <w:highlight w:val="white"/>
        </w:rPr>
      </w:pPr>
    </w:p>
    <w:p w14:paraId="4043F97D" w14:textId="77777777" w:rsidR="00746B26" w:rsidRPr="00EC76D5" w:rsidRDefault="00746B26" w:rsidP="00D67561">
      <w:pPr>
        <w:pStyle w:val="Code"/>
        <w:rPr>
          <w:highlight w:val="white"/>
        </w:rPr>
      </w:pPr>
      <w:r w:rsidRPr="00EC76D5">
        <w:rPr>
          <w:highlight w:val="white"/>
        </w:rPr>
        <w:t>extern clock_t clock(void);</w:t>
      </w:r>
    </w:p>
    <w:p w14:paraId="0AC717D1" w14:textId="77777777" w:rsidR="00746B26" w:rsidRPr="00EC76D5" w:rsidRDefault="00746B26" w:rsidP="00D67561">
      <w:pPr>
        <w:pStyle w:val="Code"/>
        <w:rPr>
          <w:highlight w:val="white"/>
        </w:rPr>
      </w:pPr>
      <w:r w:rsidRPr="00EC76D5">
        <w:rPr>
          <w:highlight w:val="white"/>
        </w:rPr>
        <w:t>extern time_t time(time_t* time);</w:t>
      </w:r>
    </w:p>
    <w:p w14:paraId="12E95384" w14:textId="77777777" w:rsidR="00746B26" w:rsidRPr="00EC76D5" w:rsidRDefault="00746B26" w:rsidP="00D67561">
      <w:pPr>
        <w:pStyle w:val="Code"/>
        <w:rPr>
          <w:highlight w:val="white"/>
        </w:rPr>
      </w:pPr>
      <w:r w:rsidRPr="00EC76D5">
        <w:rPr>
          <w:highlight w:val="white"/>
        </w:rPr>
        <w:t>extern double difftime(time_t time2, time_t time1);</w:t>
      </w:r>
    </w:p>
    <w:p w14:paraId="1C35B756" w14:textId="77777777" w:rsidR="00746B26" w:rsidRPr="00EC76D5" w:rsidRDefault="00746B26" w:rsidP="00D67561">
      <w:pPr>
        <w:pStyle w:val="Code"/>
        <w:rPr>
          <w:highlight w:val="white"/>
        </w:rPr>
      </w:pPr>
      <w:r w:rsidRPr="00EC76D5">
        <w:rPr>
          <w:highlight w:val="white"/>
        </w:rPr>
        <w:t>extern time_t mktime(struct tm* timeStruct);</w:t>
      </w:r>
    </w:p>
    <w:p w14:paraId="53C7238D" w14:textId="77777777" w:rsidR="00746B26" w:rsidRPr="00EC76D5" w:rsidRDefault="00746B26" w:rsidP="00D67561">
      <w:pPr>
        <w:pStyle w:val="Code"/>
        <w:rPr>
          <w:highlight w:val="white"/>
        </w:rPr>
      </w:pPr>
    </w:p>
    <w:p w14:paraId="19ABB2BD" w14:textId="77777777" w:rsidR="00746B26" w:rsidRPr="00EC76D5" w:rsidRDefault="00746B26" w:rsidP="00D67561">
      <w:pPr>
        <w:pStyle w:val="Code"/>
        <w:rPr>
          <w:highlight w:val="white"/>
        </w:rPr>
      </w:pPr>
      <w:r w:rsidRPr="00EC76D5">
        <w:rPr>
          <w:highlight w:val="white"/>
        </w:rPr>
        <w:t>extern char* asctime(const struct tm* timeStruct);</w:t>
      </w:r>
    </w:p>
    <w:p w14:paraId="6AF4C051" w14:textId="77777777" w:rsidR="00746B26" w:rsidRPr="00EC76D5" w:rsidRDefault="00746B26" w:rsidP="00D67561">
      <w:pPr>
        <w:pStyle w:val="Code"/>
        <w:rPr>
          <w:highlight w:val="white"/>
        </w:rPr>
      </w:pPr>
      <w:r w:rsidRPr="00EC76D5">
        <w:rPr>
          <w:highlight w:val="white"/>
        </w:rPr>
        <w:t>extern char* ctime(const time_t* time);</w:t>
      </w:r>
    </w:p>
    <w:p w14:paraId="4A82E474" w14:textId="77777777" w:rsidR="00746B26" w:rsidRPr="00EC76D5" w:rsidRDefault="00746B26" w:rsidP="00D67561">
      <w:pPr>
        <w:pStyle w:val="Code"/>
        <w:rPr>
          <w:highlight w:val="white"/>
        </w:rPr>
      </w:pPr>
      <w:r w:rsidRPr="00EC76D5">
        <w:rPr>
          <w:highlight w:val="white"/>
        </w:rPr>
        <w:t>extern struct tm* gmtime(const time_t* time);</w:t>
      </w:r>
    </w:p>
    <w:p w14:paraId="1A8307E4" w14:textId="77777777" w:rsidR="00746B26" w:rsidRPr="00EC76D5" w:rsidRDefault="00746B26" w:rsidP="00D67561">
      <w:pPr>
        <w:pStyle w:val="Code"/>
        <w:rPr>
          <w:highlight w:val="white"/>
        </w:rPr>
      </w:pPr>
      <w:r w:rsidRPr="00EC76D5">
        <w:rPr>
          <w:highlight w:val="white"/>
        </w:rPr>
        <w:t>extern struct tm* localtime(const time_t* time);</w:t>
      </w:r>
    </w:p>
    <w:p w14:paraId="2FD26FD3" w14:textId="77777777" w:rsidR="00746B26" w:rsidRPr="00EC76D5" w:rsidRDefault="00746B26" w:rsidP="00D67561">
      <w:pPr>
        <w:pStyle w:val="Code"/>
        <w:rPr>
          <w:highlight w:val="white"/>
        </w:rPr>
      </w:pPr>
      <w:r w:rsidRPr="00EC76D5">
        <w:rPr>
          <w:highlight w:val="white"/>
        </w:rPr>
        <w:t>extern struct tm* localtimeX(const time_t* time);</w:t>
      </w:r>
    </w:p>
    <w:p w14:paraId="3718BBC2" w14:textId="77777777" w:rsidR="00746B26" w:rsidRPr="00EC76D5" w:rsidRDefault="00746B26" w:rsidP="00D67561">
      <w:pPr>
        <w:pStyle w:val="Code"/>
        <w:rPr>
          <w:highlight w:val="white"/>
        </w:rPr>
      </w:pPr>
    </w:p>
    <w:p w14:paraId="374DA107" w14:textId="77777777" w:rsidR="00D67561" w:rsidRPr="00EC76D5" w:rsidRDefault="00746B26" w:rsidP="00D67561">
      <w:pPr>
        <w:pStyle w:val="Code"/>
        <w:rPr>
          <w:highlight w:val="white"/>
        </w:rPr>
      </w:pPr>
      <w:r w:rsidRPr="00EC76D5">
        <w:rPr>
          <w:highlight w:val="white"/>
        </w:rPr>
        <w:t>extern size_t strftime(char* buffer, size_t size,</w:t>
      </w:r>
    </w:p>
    <w:p w14:paraId="4AE7CD9A" w14:textId="551BCDEF" w:rsidR="00746B26" w:rsidRPr="00EC76D5" w:rsidRDefault="00D67561" w:rsidP="00D67561">
      <w:pPr>
        <w:pStyle w:val="Code"/>
        <w:rPr>
          <w:highlight w:val="white"/>
        </w:rPr>
      </w:pPr>
      <w:r w:rsidRPr="00EC76D5">
        <w:rPr>
          <w:highlight w:val="white"/>
        </w:rPr>
        <w:t xml:space="preserve">                      </w:t>
      </w:r>
      <w:r w:rsidR="00746B26" w:rsidRPr="00EC76D5">
        <w:rPr>
          <w:highlight w:val="white"/>
        </w:rPr>
        <w:t xml:space="preserve"> const char* format, const struct tm* timeStruct);</w:t>
      </w:r>
    </w:p>
    <w:p w14:paraId="39C77BC4" w14:textId="77777777" w:rsidR="00746B26" w:rsidRPr="00EC76D5" w:rsidRDefault="00746B26" w:rsidP="00D67561">
      <w:pPr>
        <w:pStyle w:val="Code"/>
        <w:rPr>
          <w:highlight w:val="white"/>
        </w:rPr>
      </w:pPr>
    </w:p>
    <w:p w14:paraId="279BE78B" w14:textId="4D347DAB" w:rsidR="00746B26" w:rsidRPr="00EC76D5" w:rsidRDefault="00746B26" w:rsidP="00D67561">
      <w:pPr>
        <w:pStyle w:val="Code"/>
      </w:pPr>
      <w:r w:rsidRPr="00EC76D5">
        <w:rPr>
          <w:highlight w:val="white"/>
        </w:rPr>
        <w:t>#endif</w:t>
      </w:r>
    </w:p>
    <w:p w14:paraId="71C5F551" w14:textId="4635170F" w:rsidR="003211B0" w:rsidRPr="00EC76D5" w:rsidRDefault="003211B0" w:rsidP="003211B0">
      <w:pPr>
        <w:pStyle w:val="CodeListing"/>
      </w:pPr>
      <w:r w:rsidRPr="00EC76D5">
        <w:t>Time.c</w:t>
      </w:r>
    </w:p>
    <w:p w14:paraId="02B75ED5" w14:textId="77777777" w:rsidR="003211B0" w:rsidRPr="00EC76D5" w:rsidRDefault="003211B0" w:rsidP="00F206C0">
      <w:pPr>
        <w:pStyle w:val="Code"/>
        <w:rPr>
          <w:highlight w:val="white"/>
        </w:rPr>
      </w:pPr>
      <w:r w:rsidRPr="00EC76D5">
        <w:rPr>
          <w:highlight w:val="white"/>
        </w:rPr>
        <w:t>#include &lt;Time.h&gt;</w:t>
      </w:r>
    </w:p>
    <w:p w14:paraId="4FBDD56A" w14:textId="77777777" w:rsidR="003211B0" w:rsidRPr="00EC76D5" w:rsidRDefault="003211B0" w:rsidP="00F206C0">
      <w:pPr>
        <w:pStyle w:val="Code"/>
        <w:rPr>
          <w:highlight w:val="white"/>
        </w:rPr>
      </w:pPr>
      <w:r w:rsidRPr="00EC76D5">
        <w:rPr>
          <w:highlight w:val="white"/>
        </w:rPr>
        <w:t>#include &lt;StdIO.h&gt;</w:t>
      </w:r>
    </w:p>
    <w:p w14:paraId="40B11AA7" w14:textId="77777777" w:rsidR="003211B0" w:rsidRPr="00EC76D5" w:rsidRDefault="003211B0" w:rsidP="00F206C0">
      <w:pPr>
        <w:pStyle w:val="Code"/>
        <w:rPr>
          <w:highlight w:val="white"/>
        </w:rPr>
      </w:pPr>
      <w:r w:rsidRPr="00EC76D5">
        <w:rPr>
          <w:highlight w:val="white"/>
        </w:rPr>
        <w:t>#include &lt;StdLib.h&gt;</w:t>
      </w:r>
    </w:p>
    <w:p w14:paraId="65584CA9" w14:textId="77777777" w:rsidR="003211B0" w:rsidRPr="00EC76D5" w:rsidRDefault="003211B0" w:rsidP="00F206C0">
      <w:pPr>
        <w:pStyle w:val="Code"/>
        <w:rPr>
          <w:highlight w:val="white"/>
        </w:rPr>
      </w:pPr>
      <w:r w:rsidRPr="00EC76D5">
        <w:rPr>
          <w:highlight w:val="white"/>
        </w:rPr>
        <w:t>#include &lt;String.h&gt;</w:t>
      </w:r>
    </w:p>
    <w:p w14:paraId="0781E0FD" w14:textId="77777777" w:rsidR="003211B0" w:rsidRPr="00EC76D5" w:rsidRDefault="003211B0" w:rsidP="00F206C0">
      <w:pPr>
        <w:pStyle w:val="Code"/>
        <w:rPr>
          <w:highlight w:val="white"/>
        </w:rPr>
      </w:pPr>
      <w:r w:rsidRPr="00EC76D5">
        <w:rPr>
          <w:highlight w:val="white"/>
        </w:rPr>
        <w:t>#include &lt;Locale.h&gt;</w:t>
      </w:r>
    </w:p>
    <w:p w14:paraId="1CA10B7A" w14:textId="77777777" w:rsidR="003211B0" w:rsidRPr="00EC76D5" w:rsidRDefault="003211B0" w:rsidP="00F206C0">
      <w:pPr>
        <w:pStyle w:val="Code"/>
        <w:rPr>
          <w:highlight w:val="white"/>
        </w:rPr>
      </w:pPr>
      <w:r w:rsidRPr="00EC76D5">
        <w:rPr>
          <w:highlight w:val="white"/>
        </w:rPr>
        <w:t>#include &lt;Assert.h&gt;</w:t>
      </w:r>
    </w:p>
    <w:p w14:paraId="6941F852" w14:textId="77777777" w:rsidR="003211B0" w:rsidRPr="00EC76D5" w:rsidRDefault="003211B0" w:rsidP="00F206C0">
      <w:pPr>
        <w:pStyle w:val="Code"/>
        <w:rPr>
          <w:highlight w:val="white"/>
        </w:rPr>
      </w:pPr>
    </w:p>
    <w:p w14:paraId="22E05A0D" w14:textId="77777777" w:rsidR="003211B0" w:rsidRPr="00EC76D5" w:rsidRDefault="003211B0" w:rsidP="00F206C0">
      <w:pPr>
        <w:pStyle w:val="Code"/>
        <w:rPr>
          <w:highlight w:val="white"/>
        </w:rPr>
      </w:pPr>
      <w:r w:rsidRPr="00EC76D5">
        <w:rPr>
          <w:highlight w:val="white"/>
        </w:rPr>
        <w:t>clock_t clock(void) {</w:t>
      </w:r>
    </w:p>
    <w:p w14:paraId="13EB6CA8" w14:textId="77777777" w:rsidR="003211B0" w:rsidRPr="00EC76D5" w:rsidRDefault="003211B0" w:rsidP="00F206C0">
      <w:pPr>
        <w:pStyle w:val="Code"/>
        <w:rPr>
          <w:highlight w:val="white"/>
        </w:rPr>
      </w:pPr>
      <w:r w:rsidRPr="00EC76D5">
        <w:rPr>
          <w:highlight w:val="white"/>
        </w:rPr>
        <w:t xml:space="preserve">  return -1;</w:t>
      </w:r>
    </w:p>
    <w:p w14:paraId="49B42AE5" w14:textId="77777777" w:rsidR="003211B0" w:rsidRPr="00EC76D5" w:rsidRDefault="003211B0" w:rsidP="00F206C0">
      <w:pPr>
        <w:pStyle w:val="Code"/>
        <w:rPr>
          <w:highlight w:val="white"/>
        </w:rPr>
      </w:pPr>
      <w:r w:rsidRPr="00EC76D5">
        <w:rPr>
          <w:highlight w:val="white"/>
        </w:rPr>
        <w:t>}</w:t>
      </w:r>
    </w:p>
    <w:p w14:paraId="1FDE6012" w14:textId="77777777" w:rsidR="003211B0" w:rsidRPr="00EC76D5" w:rsidRDefault="003211B0" w:rsidP="00F206C0">
      <w:pPr>
        <w:pStyle w:val="Code"/>
        <w:rPr>
          <w:highlight w:val="white"/>
        </w:rPr>
      </w:pPr>
    </w:p>
    <w:p w14:paraId="311853F4" w14:textId="77777777" w:rsidR="003211B0" w:rsidRPr="00EC76D5" w:rsidRDefault="003211B0" w:rsidP="00F206C0">
      <w:pPr>
        <w:pStyle w:val="Code"/>
        <w:rPr>
          <w:highlight w:val="white"/>
        </w:rPr>
      </w:pPr>
      <w:r w:rsidRPr="00EC76D5">
        <w:rPr>
          <w:highlight w:val="white"/>
        </w:rPr>
        <w:t>time_t time(time_t* timePtr) {</w:t>
      </w:r>
    </w:p>
    <w:p w14:paraId="0D598113" w14:textId="77777777" w:rsidR="003211B0" w:rsidRPr="00EC76D5" w:rsidRDefault="003211B0" w:rsidP="00F206C0">
      <w:pPr>
        <w:pStyle w:val="Code"/>
        <w:rPr>
          <w:highlight w:val="white"/>
        </w:rPr>
      </w:pPr>
      <w:r w:rsidRPr="00EC76D5">
        <w:rPr>
          <w:highlight w:val="white"/>
        </w:rPr>
        <w:t xml:space="preserve">  int year;</w:t>
      </w:r>
    </w:p>
    <w:p w14:paraId="3DB969AE" w14:textId="7526939C" w:rsidR="003211B0" w:rsidRPr="00EC76D5" w:rsidRDefault="003211B0" w:rsidP="00F206C0">
      <w:pPr>
        <w:pStyle w:val="Code"/>
        <w:rPr>
          <w:highlight w:val="white"/>
        </w:rPr>
      </w:pPr>
      <w:r w:rsidRPr="00EC76D5">
        <w:rPr>
          <w:highlight w:val="white"/>
        </w:rPr>
        <w:t xml:space="preserve">  short month, monthDay;</w:t>
      </w:r>
    </w:p>
    <w:p w14:paraId="0D17FF65" w14:textId="77777777" w:rsidR="003211B0" w:rsidRPr="00EC76D5" w:rsidRDefault="003211B0" w:rsidP="00F206C0">
      <w:pPr>
        <w:pStyle w:val="Code"/>
        <w:rPr>
          <w:highlight w:val="white"/>
        </w:rPr>
      </w:pPr>
      <w:r w:rsidRPr="00EC76D5">
        <w:rPr>
          <w:highlight w:val="white"/>
        </w:rPr>
        <w:t xml:space="preserve">  load_register(ah, 0x2As);</w:t>
      </w:r>
    </w:p>
    <w:p w14:paraId="6CAD8E98" w14:textId="77777777" w:rsidR="003211B0" w:rsidRPr="00EC76D5" w:rsidRDefault="003211B0" w:rsidP="00F206C0">
      <w:pPr>
        <w:pStyle w:val="Code"/>
        <w:rPr>
          <w:highlight w:val="white"/>
        </w:rPr>
      </w:pPr>
      <w:r w:rsidRPr="00EC76D5">
        <w:rPr>
          <w:highlight w:val="white"/>
        </w:rPr>
        <w:t xml:space="preserve">  interrupt(0x21s);</w:t>
      </w:r>
    </w:p>
    <w:p w14:paraId="5944534E" w14:textId="77777777" w:rsidR="003211B0" w:rsidRPr="00EC76D5" w:rsidRDefault="003211B0" w:rsidP="00F206C0">
      <w:pPr>
        <w:pStyle w:val="Code"/>
        <w:rPr>
          <w:highlight w:val="white"/>
        </w:rPr>
      </w:pPr>
      <w:r w:rsidRPr="00EC76D5">
        <w:rPr>
          <w:highlight w:val="white"/>
        </w:rPr>
        <w:t xml:space="preserve">  store_register(cx, year);</w:t>
      </w:r>
    </w:p>
    <w:p w14:paraId="2D3CBB5E" w14:textId="77777777" w:rsidR="003211B0" w:rsidRPr="00EC76D5" w:rsidRDefault="003211B0" w:rsidP="00F206C0">
      <w:pPr>
        <w:pStyle w:val="Code"/>
        <w:rPr>
          <w:highlight w:val="white"/>
        </w:rPr>
      </w:pPr>
      <w:r w:rsidRPr="00EC76D5">
        <w:rPr>
          <w:highlight w:val="white"/>
        </w:rPr>
        <w:t xml:space="preserve">  store_register(dh, month);</w:t>
      </w:r>
    </w:p>
    <w:p w14:paraId="0DECCB6F" w14:textId="77777777" w:rsidR="003211B0" w:rsidRPr="00EC76D5" w:rsidRDefault="003211B0" w:rsidP="00F206C0">
      <w:pPr>
        <w:pStyle w:val="Code"/>
        <w:rPr>
          <w:highlight w:val="white"/>
        </w:rPr>
      </w:pPr>
      <w:r w:rsidRPr="00EC76D5">
        <w:rPr>
          <w:highlight w:val="white"/>
        </w:rPr>
        <w:t xml:space="preserve">  store_register(dl, monthDay);</w:t>
      </w:r>
    </w:p>
    <w:p w14:paraId="0769750F" w14:textId="677B02C8" w:rsidR="003211B0" w:rsidRPr="00EC76D5" w:rsidRDefault="003211B0" w:rsidP="00F206C0">
      <w:pPr>
        <w:pStyle w:val="Code"/>
        <w:rPr>
          <w:highlight w:val="white"/>
        </w:rPr>
      </w:pPr>
      <w:r w:rsidRPr="00EC76D5">
        <w:rPr>
          <w:highlight w:val="white"/>
        </w:rPr>
        <w:t xml:space="preserve"> </w:t>
      </w:r>
    </w:p>
    <w:p w14:paraId="73BC799E" w14:textId="77777777" w:rsidR="003211B0" w:rsidRPr="00EC76D5" w:rsidRDefault="003211B0" w:rsidP="00F206C0">
      <w:pPr>
        <w:pStyle w:val="Code"/>
        <w:rPr>
          <w:highlight w:val="white"/>
        </w:rPr>
      </w:pPr>
      <w:r w:rsidRPr="00EC76D5">
        <w:rPr>
          <w:highlight w:val="white"/>
        </w:rPr>
        <w:t xml:space="preserve">  clear_registers();</w:t>
      </w:r>
    </w:p>
    <w:p w14:paraId="209292F1" w14:textId="77777777" w:rsidR="003211B0" w:rsidRPr="00EC76D5" w:rsidRDefault="003211B0" w:rsidP="00F206C0">
      <w:pPr>
        <w:pStyle w:val="Code"/>
        <w:rPr>
          <w:highlight w:val="white"/>
        </w:rPr>
      </w:pPr>
      <w:r w:rsidRPr="00EC76D5">
        <w:rPr>
          <w:highlight w:val="white"/>
        </w:rPr>
        <w:t xml:space="preserve">  year -= 1900;</w:t>
      </w:r>
    </w:p>
    <w:p w14:paraId="321BFACC" w14:textId="77777777" w:rsidR="003211B0" w:rsidRPr="00EC76D5" w:rsidRDefault="003211B0" w:rsidP="00F206C0">
      <w:pPr>
        <w:pStyle w:val="Code"/>
        <w:rPr>
          <w:highlight w:val="white"/>
        </w:rPr>
      </w:pPr>
      <w:r w:rsidRPr="00EC76D5">
        <w:rPr>
          <w:highlight w:val="white"/>
        </w:rPr>
        <w:t xml:space="preserve">  --month;</w:t>
      </w:r>
    </w:p>
    <w:p w14:paraId="70401202" w14:textId="77777777" w:rsidR="003211B0" w:rsidRPr="00EC76D5" w:rsidRDefault="003211B0" w:rsidP="00F206C0">
      <w:pPr>
        <w:pStyle w:val="Code"/>
        <w:rPr>
          <w:highlight w:val="white"/>
        </w:rPr>
      </w:pPr>
      <w:r w:rsidRPr="00EC76D5">
        <w:rPr>
          <w:highlight w:val="white"/>
        </w:rPr>
        <w:t xml:space="preserve">  clear_registers();</w:t>
      </w:r>
    </w:p>
    <w:p w14:paraId="64FFD0C8" w14:textId="77777777" w:rsidR="003211B0" w:rsidRPr="00EC76D5" w:rsidRDefault="003211B0" w:rsidP="00F206C0">
      <w:pPr>
        <w:pStyle w:val="Code"/>
        <w:rPr>
          <w:highlight w:val="white"/>
        </w:rPr>
      </w:pPr>
    </w:p>
    <w:p w14:paraId="44F984D0" w14:textId="77777777" w:rsidR="003211B0" w:rsidRPr="00EC76D5" w:rsidRDefault="003211B0" w:rsidP="00F206C0">
      <w:pPr>
        <w:pStyle w:val="Code"/>
        <w:rPr>
          <w:highlight w:val="white"/>
        </w:rPr>
      </w:pPr>
      <w:r w:rsidRPr="00EC76D5">
        <w:rPr>
          <w:highlight w:val="white"/>
        </w:rPr>
        <w:t xml:space="preserve">  short hour, min, sec;</w:t>
      </w:r>
    </w:p>
    <w:p w14:paraId="3368F894" w14:textId="77777777" w:rsidR="003211B0" w:rsidRPr="00EC76D5" w:rsidRDefault="003211B0" w:rsidP="00F206C0">
      <w:pPr>
        <w:pStyle w:val="Code"/>
        <w:rPr>
          <w:highlight w:val="white"/>
        </w:rPr>
      </w:pPr>
      <w:r w:rsidRPr="00EC76D5">
        <w:rPr>
          <w:highlight w:val="white"/>
        </w:rPr>
        <w:t xml:space="preserve">  load_register(ah, 0x2Cs);</w:t>
      </w:r>
    </w:p>
    <w:p w14:paraId="5D151783" w14:textId="77777777" w:rsidR="003211B0" w:rsidRPr="00EC76D5" w:rsidRDefault="003211B0" w:rsidP="00F206C0">
      <w:pPr>
        <w:pStyle w:val="Code"/>
        <w:rPr>
          <w:highlight w:val="white"/>
        </w:rPr>
      </w:pPr>
      <w:r w:rsidRPr="00EC76D5">
        <w:rPr>
          <w:highlight w:val="white"/>
        </w:rPr>
        <w:t xml:space="preserve">  interrupt(0x21s);</w:t>
      </w:r>
    </w:p>
    <w:p w14:paraId="0D33DCF3" w14:textId="77777777" w:rsidR="003211B0" w:rsidRPr="00EC76D5" w:rsidRDefault="003211B0" w:rsidP="00F206C0">
      <w:pPr>
        <w:pStyle w:val="Code"/>
        <w:rPr>
          <w:highlight w:val="white"/>
        </w:rPr>
      </w:pPr>
      <w:r w:rsidRPr="00EC76D5">
        <w:rPr>
          <w:highlight w:val="white"/>
        </w:rPr>
        <w:t xml:space="preserve">  store_register(ch, hour);</w:t>
      </w:r>
    </w:p>
    <w:p w14:paraId="19B02062" w14:textId="77777777" w:rsidR="003211B0" w:rsidRPr="00EC76D5" w:rsidRDefault="003211B0" w:rsidP="00F206C0">
      <w:pPr>
        <w:pStyle w:val="Code"/>
        <w:rPr>
          <w:highlight w:val="white"/>
        </w:rPr>
      </w:pPr>
      <w:r w:rsidRPr="00EC76D5">
        <w:rPr>
          <w:highlight w:val="white"/>
        </w:rPr>
        <w:t xml:space="preserve">  store_register(cl, min);</w:t>
      </w:r>
    </w:p>
    <w:p w14:paraId="14D71BBB" w14:textId="77777777" w:rsidR="003211B0" w:rsidRPr="00EC76D5" w:rsidRDefault="003211B0" w:rsidP="00F206C0">
      <w:pPr>
        <w:pStyle w:val="Code"/>
        <w:rPr>
          <w:highlight w:val="white"/>
        </w:rPr>
      </w:pPr>
      <w:r w:rsidRPr="00EC76D5">
        <w:rPr>
          <w:highlight w:val="white"/>
        </w:rPr>
        <w:t xml:space="preserve">  store_register(dh, sec);</w:t>
      </w:r>
    </w:p>
    <w:p w14:paraId="1B4F9D64" w14:textId="77777777" w:rsidR="003211B0" w:rsidRPr="00EC76D5" w:rsidRDefault="003211B0" w:rsidP="00F206C0">
      <w:pPr>
        <w:pStyle w:val="Code"/>
        <w:rPr>
          <w:highlight w:val="white"/>
        </w:rPr>
      </w:pPr>
      <w:r w:rsidRPr="00EC76D5">
        <w:rPr>
          <w:highlight w:val="white"/>
        </w:rPr>
        <w:t xml:space="preserve">  clear_registers();</w:t>
      </w:r>
    </w:p>
    <w:p w14:paraId="69BF6F4A" w14:textId="77777777" w:rsidR="008C4EE4" w:rsidRPr="00EC76D5" w:rsidRDefault="008C4EE4" w:rsidP="00F206C0">
      <w:pPr>
        <w:pStyle w:val="Code"/>
        <w:rPr>
          <w:highlight w:val="white"/>
        </w:rPr>
      </w:pPr>
      <w:r w:rsidRPr="00EC76D5">
        <w:rPr>
          <w:highlight w:val="white"/>
        </w:rPr>
        <w:t xml:space="preserve">  struct tm s = {sec, min, hour, monthDay, month, year, 0, 0, 1};</w:t>
      </w:r>
    </w:p>
    <w:p w14:paraId="2C6B9609" w14:textId="77777777" w:rsidR="003211B0" w:rsidRPr="00EC76D5" w:rsidRDefault="003211B0" w:rsidP="00F206C0">
      <w:pPr>
        <w:pStyle w:val="Code"/>
        <w:rPr>
          <w:highlight w:val="white"/>
        </w:rPr>
      </w:pPr>
      <w:r w:rsidRPr="00EC76D5">
        <w:rPr>
          <w:highlight w:val="white"/>
        </w:rPr>
        <w:t xml:space="preserve">  time_t time = mktime(&amp;s);</w:t>
      </w:r>
    </w:p>
    <w:p w14:paraId="3667A69F" w14:textId="77777777" w:rsidR="003211B0" w:rsidRPr="00EC76D5" w:rsidRDefault="003211B0" w:rsidP="00F206C0">
      <w:pPr>
        <w:pStyle w:val="Code"/>
        <w:rPr>
          <w:highlight w:val="white"/>
        </w:rPr>
      </w:pPr>
    </w:p>
    <w:p w14:paraId="416FE2F3" w14:textId="77777777" w:rsidR="003211B0" w:rsidRPr="00EC76D5" w:rsidRDefault="003211B0" w:rsidP="00F206C0">
      <w:pPr>
        <w:pStyle w:val="Code"/>
        <w:rPr>
          <w:highlight w:val="white"/>
        </w:rPr>
      </w:pPr>
      <w:r w:rsidRPr="00EC76D5">
        <w:rPr>
          <w:highlight w:val="white"/>
        </w:rPr>
        <w:t xml:space="preserve">  if (timePtr != NULL) {</w:t>
      </w:r>
    </w:p>
    <w:p w14:paraId="7C625F29" w14:textId="77777777" w:rsidR="003211B0" w:rsidRPr="00EC76D5" w:rsidRDefault="003211B0" w:rsidP="00F206C0">
      <w:pPr>
        <w:pStyle w:val="Code"/>
        <w:rPr>
          <w:highlight w:val="white"/>
        </w:rPr>
      </w:pPr>
      <w:r w:rsidRPr="00EC76D5">
        <w:rPr>
          <w:highlight w:val="white"/>
        </w:rPr>
        <w:t xml:space="preserve">    *timePtr = time;</w:t>
      </w:r>
    </w:p>
    <w:p w14:paraId="64E9B4C2" w14:textId="77777777" w:rsidR="003211B0" w:rsidRPr="00EC76D5" w:rsidRDefault="003211B0" w:rsidP="00F206C0">
      <w:pPr>
        <w:pStyle w:val="Code"/>
        <w:rPr>
          <w:highlight w:val="white"/>
        </w:rPr>
      </w:pPr>
      <w:r w:rsidRPr="00EC76D5">
        <w:rPr>
          <w:highlight w:val="white"/>
        </w:rPr>
        <w:t xml:space="preserve">  }</w:t>
      </w:r>
    </w:p>
    <w:p w14:paraId="74C862E5" w14:textId="77777777" w:rsidR="003211B0" w:rsidRPr="00EC76D5" w:rsidRDefault="003211B0" w:rsidP="00F206C0">
      <w:pPr>
        <w:pStyle w:val="Code"/>
        <w:rPr>
          <w:highlight w:val="white"/>
        </w:rPr>
      </w:pPr>
    </w:p>
    <w:p w14:paraId="4686E506" w14:textId="77777777" w:rsidR="003211B0" w:rsidRPr="00EC76D5" w:rsidRDefault="003211B0" w:rsidP="00F206C0">
      <w:pPr>
        <w:pStyle w:val="Code"/>
        <w:rPr>
          <w:highlight w:val="white"/>
        </w:rPr>
      </w:pPr>
      <w:r w:rsidRPr="00EC76D5">
        <w:rPr>
          <w:highlight w:val="white"/>
        </w:rPr>
        <w:lastRenderedPageBreak/>
        <w:t xml:space="preserve">  return time;</w:t>
      </w:r>
    </w:p>
    <w:p w14:paraId="400CFE82" w14:textId="77777777" w:rsidR="003211B0" w:rsidRPr="00EC76D5" w:rsidRDefault="003211B0" w:rsidP="00F206C0">
      <w:pPr>
        <w:pStyle w:val="Code"/>
        <w:rPr>
          <w:highlight w:val="white"/>
        </w:rPr>
      </w:pPr>
      <w:r w:rsidRPr="00EC76D5">
        <w:rPr>
          <w:highlight w:val="white"/>
        </w:rPr>
        <w:t>}</w:t>
      </w:r>
    </w:p>
    <w:p w14:paraId="4D8C8736" w14:textId="77777777" w:rsidR="003211B0" w:rsidRPr="00EC76D5" w:rsidRDefault="003211B0" w:rsidP="00F206C0">
      <w:pPr>
        <w:pStyle w:val="Code"/>
        <w:rPr>
          <w:highlight w:val="white"/>
        </w:rPr>
      </w:pPr>
    </w:p>
    <w:p w14:paraId="232BEF1F" w14:textId="77777777" w:rsidR="003211B0" w:rsidRPr="00EC76D5" w:rsidRDefault="003211B0" w:rsidP="00F206C0">
      <w:pPr>
        <w:pStyle w:val="Code"/>
        <w:rPr>
          <w:highlight w:val="white"/>
        </w:rPr>
      </w:pPr>
      <w:r w:rsidRPr="00EC76D5">
        <w:rPr>
          <w:highlight w:val="white"/>
        </w:rPr>
        <w:t>time_t mktime(struct tm* tp) {</w:t>
      </w:r>
    </w:p>
    <w:p w14:paraId="2FE613FA" w14:textId="77777777" w:rsidR="003211B0" w:rsidRPr="00EC76D5" w:rsidRDefault="003211B0" w:rsidP="00F206C0">
      <w:pPr>
        <w:pStyle w:val="Code"/>
        <w:rPr>
          <w:highlight w:val="white"/>
        </w:rPr>
      </w:pPr>
      <w:r w:rsidRPr="00EC76D5">
        <w:rPr>
          <w:highlight w:val="white"/>
        </w:rPr>
        <w:t xml:space="preserve">  int leapDays = ((tp-&gt;tm_year - 69) / 4);</w:t>
      </w:r>
    </w:p>
    <w:p w14:paraId="2899242E" w14:textId="77777777" w:rsidR="003211B0" w:rsidRPr="00EC76D5" w:rsidRDefault="003211B0" w:rsidP="00F206C0">
      <w:pPr>
        <w:pStyle w:val="Code"/>
        <w:rPr>
          <w:highlight w:val="white"/>
        </w:rPr>
      </w:pPr>
      <w:r w:rsidRPr="00EC76D5">
        <w:rPr>
          <w:highlight w:val="white"/>
        </w:rPr>
        <w:t xml:space="preserve">  int totalDays = 365 * (tp-&gt;tm_year - 69) + leapDays + (tp-&gt;tm_mday - 1);</w:t>
      </w:r>
    </w:p>
    <w:p w14:paraId="160DC1B2" w14:textId="77777777" w:rsidR="003211B0" w:rsidRPr="00EC76D5" w:rsidRDefault="003211B0" w:rsidP="00F206C0">
      <w:pPr>
        <w:pStyle w:val="Code"/>
        <w:rPr>
          <w:highlight w:val="white"/>
        </w:rPr>
      </w:pPr>
      <w:r w:rsidRPr="00EC76D5">
        <w:rPr>
          <w:highlight w:val="white"/>
        </w:rPr>
        <w:t xml:space="preserve">  BOOL leapYear = ((tp-&gt;tm_year % 4) == 0);</w:t>
      </w:r>
    </w:p>
    <w:p w14:paraId="4770E52E" w14:textId="77777777" w:rsidR="003211B0" w:rsidRPr="00EC76D5" w:rsidRDefault="003211B0" w:rsidP="00F206C0">
      <w:pPr>
        <w:pStyle w:val="Code"/>
        <w:rPr>
          <w:highlight w:val="white"/>
        </w:rPr>
      </w:pPr>
    </w:p>
    <w:p w14:paraId="511502BB" w14:textId="77777777" w:rsidR="003211B0" w:rsidRPr="00EC76D5" w:rsidRDefault="003211B0" w:rsidP="00F206C0">
      <w:pPr>
        <w:pStyle w:val="Code"/>
        <w:rPr>
          <w:highlight w:val="white"/>
        </w:rPr>
      </w:pPr>
      <w:r w:rsidRPr="00EC76D5">
        <w:rPr>
          <w:highlight w:val="white"/>
        </w:rPr>
        <w:t xml:space="preserve">  if (leapYear) {</w:t>
      </w:r>
    </w:p>
    <w:p w14:paraId="35BC9F97" w14:textId="77777777" w:rsidR="003211B0" w:rsidRPr="00EC76D5" w:rsidRDefault="003211B0" w:rsidP="00F206C0">
      <w:pPr>
        <w:pStyle w:val="Code"/>
        <w:rPr>
          <w:highlight w:val="white"/>
        </w:rPr>
      </w:pPr>
      <w:r w:rsidRPr="00EC76D5">
        <w:rPr>
          <w:highlight w:val="white"/>
        </w:rPr>
        <w:t xml:space="preserve">    int leapMonths[] = {0, 31, 60, 91, 121, 152, 182, 213, 243, 274, 304, 335};</w:t>
      </w:r>
    </w:p>
    <w:p w14:paraId="20434544" w14:textId="77777777" w:rsidR="003211B0" w:rsidRPr="00EC76D5" w:rsidRDefault="003211B0" w:rsidP="00F206C0">
      <w:pPr>
        <w:pStyle w:val="Code"/>
        <w:rPr>
          <w:highlight w:val="white"/>
        </w:rPr>
      </w:pPr>
      <w:r w:rsidRPr="00EC76D5">
        <w:rPr>
          <w:highlight w:val="white"/>
        </w:rPr>
        <w:t xml:space="preserve">    totalDays += leapMonths[tp-&gt;tm_mon];</w:t>
      </w:r>
    </w:p>
    <w:p w14:paraId="4FC4FA46" w14:textId="77777777" w:rsidR="003211B0" w:rsidRPr="00EC76D5" w:rsidRDefault="003211B0" w:rsidP="00F206C0">
      <w:pPr>
        <w:pStyle w:val="Code"/>
        <w:rPr>
          <w:highlight w:val="white"/>
        </w:rPr>
      </w:pPr>
      <w:r w:rsidRPr="00EC76D5">
        <w:rPr>
          <w:highlight w:val="white"/>
        </w:rPr>
        <w:t xml:space="preserve">  }</w:t>
      </w:r>
    </w:p>
    <w:p w14:paraId="52C22E96" w14:textId="77777777" w:rsidR="003211B0" w:rsidRPr="00EC76D5" w:rsidRDefault="003211B0" w:rsidP="00F206C0">
      <w:pPr>
        <w:pStyle w:val="Code"/>
        <w:rPr>
          <w:highlight w:val="white"/>
        </w:rPr>
      </w:pPr>
      <w:r w:rsidRPr="00EC76D5">
        <w:rPr>
          <w:highlight w:val="white"/>
        </w:rPr>
        <w:t xml:space="preserve">  else {</w:t>
      </w:r>
    </w:p>
    <w:p w14:paraId="61C14349" w14:textId="6B706200" w:rsidR="003211B0" w:rsidRPr="00EC76D5" w:rsidRDefault="003211B0" w:rsidP="00F206C0">
      <w:pPr>
        <w:pStyle w:val="Code"/>
        <w:rPr>
          <w:highlight w:val="white"/>
        </w:rPr>
      </w:pPr>
      <w:r w:rsidRPr="00EC76D5">
        <w:rPr>
          <w:highlight w:val="white"/>
        </w:rPr>
        <w:t xml:space="preserve">    int regularMonths[]</w:t>
      </w:r>
      <w:r w:rsidR="00D44640" w:rsidRPr="00EC76D5">
        <w:rPr>
          <w:highlight w:val="white"/>
        </w:rPr>
        <w:t xml:space="preserve"> </w:t>
      </w:r>
      <w:r w:rsidRPr="00EC76D5">
        <w:rPr>
          <w:highlight w:val="white"/>
        </w:rPr>
        <w:t>=</w:t>
      </w:r>
      <w:r w:rsidR="00D44640" w:rsidRPr="00EC76D5">
        <w:rPr>
          <w:highlight w:val="white"/>
        </w:rPr>
        <w:t xml:space="preserve"> </w:t>
      </w:r>
      <w:r w:rsidRPr="00EC76D5">
        <w:rPr>
          <w:highlight w:val="white"/>
        </w:rPr>
        <w:t>{0, 31, 59, 90, 120, 151, 181, 212, 242, 273, 303,334};</w:t>
      </w:r>
    </w:p>
    <w:p w14:paraId="4E3F3058" w14:textId="77777777" w:rsidR="003211B0" w:rsidRPr="00EC76D5" w:rsidRDefault="003211B0" w:rsidP="00F206C0">
      <w:pPr>
        <w:pStyle w:val="Code"/>
        <w:rPr>
          <w:highlight w:val="white"/>
        </w:rPr>
      </w:pPr>
      <w:r w:rsidRPr="00EC76D5">
        <w:rPr>
          <w:highlight w:val="white"/>
        </w:rPr>
        <w:t xml:space="preserve">    totalDays += regularMonths[tp-&gt;tm_mon];</w:t>
      </w:r>
    </w:p>
    <w:p w14:paraId="692E7E3A" w14:textId="77777777" w:rsidR="003211B0" w:rsidRPr="00EC76D5" w:rsidRDefault="003211B0" w:rsidP="00F206C0">
      <w:pPr>
        <w:pStyle w:val="Code"/>
        <w:rPr>
          <w:highlight w:val="white"/>
        </w:rPr>
      </w:pPr>
      <w:r w:rsidRPr="00EC76D5">
        <w:rPr>
          <w:highlight w:val="white"/>
        </w:rPr>
        <w:t xml:space="preserve">  }</w:t>
      </w:r>
    </w:p>
    <w:p w14:paraId="37AD643E" w14:textId="77777777" w:rsidR="003211B0" w:rsidRPr="00EC76D5" w:rsidRDefault="003211B0" w:rsidP="00F206C0">
      <w:pPr>
        <w:pStyle w:val="Code"/>
        <w:rPr>
          <w:highlight w:val="white"/>
        </w:rPr>
      </w:pPr>
    </w:p>
    <w:p w14:paraId="61711016" w14:textId="77777777" w:rsidR="00517DEF" w:rsidRPr="00EC76D5" w:rsidRDefault="003211B0" w:rsidP="00F206C0">
      <w:pPr>
        <w:pStyle w:val="Code"/>
        <w:rPr>
          <w:highlight w:val="white"/>
        </w:rPr>
      </w:pPr>
      <w:r w:rsidRPr="00EC76D5">
        <w:rPr>
          <w:highlight w:val="white"/>
        </w:rPr>
        <w:t xml:space="preserve">  unsigned long totalSeconds = (86400lu * totalDays) + (3600lu * tp-&gt;tm_hour)+</w:t>
      </w:r>
    </w:p>
    <w:p w14:paraId="0F72D09C" w14:textId="23A4F275" w:rsidR="003211B0" w:rsidRPr="00EC76D5" w:rsidRDefault="00517DEF" w:rsidP="00F206C0">
      <w:pPr>
        <w:pStyle w:val="Code"/>
        <w:rPr>
          <w:highlight w:val="white"/>
        </w:rPr>
      </w:pPr>
      <w:r w:rsidRPr="00EC76D5">
        <w:rPr>
          <w:highlight w:val="white"/>
        </w:rPr>
        <w:t xml:space="preserve">                              </w:t>
      </w:r>
      <w:r w:rsidR="003211B0" w:rsidRPr="00EC76D5">
        <w:rPr>
          <w:highlight w:val="white"/>
        </w:rPr>
        <w:t xml:space="preserve"> (60lu * tp-&gt;tm_min) + tp-&gt;tm_sec;</w:t>
      </w:r>
    </w:p>
    <w:p w14:paraId="4377DBB8" w14:textId="77777777" w:rsidR="00517DEF" w:rsidRPr="00EC76D5" w:rsidRDefault="003211B0" w:rsidP="00F206C0">
      <w:pPr>
        <w:pStyle w:val="Code"/>
        <w:rPr>
          <w:highlight w:val="white"/>
        </w:rPr>
      </w:pPr>
      <w:r w:rsidRPr="00EC76D5">
        <w:rPr>
          <w:highlight w:val="white"/>
        </w:rPr>
        <w:t xml:space="preserve">  unsigned long result = (((unsigned long)tp-&gt;tm_isdst) &lt;&lt; 31) |</w:t>
      </w:r>
    </w:p>
    <w:p w14:paraId="42B9AC77" w14:textId="33004D57" w:rsidR="003211B0" w:rsidRPr="00EC76D5" w:rsidRDefault="00517DEF" w:rsidP="00F206C0">
      <w:pPr>
        <w:pStyle w:val="Code"/>
        <w:rPr>
          <w:highlight w:val="white"/>
        </w:rPr>
      </w:pPr>
      <w:r w:rsidRPr="00EC76D5">
        <w:rPr>
          <w:highlight w:val="white"/>
        </w:rPr>
        <w:t xml:space="preserve">                        </w:t>
      </w:r>
      <w:r w:rsidR="003211B0" w:rsidRPr="00EC76D5">
        <w:rPr>
          <w:highlight w:val="white"/>
        </w:rPr>
        <w:t xml:space="preserve"> (0x7FFFFFFF &amp; totalSeconds);</w:t>
      </w:r>
    </w:p>
    <w:p w14:paraId="4EA86693" w14:textId="77777777" w:rsidR="003211B0" w:rsidRPr="00EC76D5" w:rsidRDefault="003211B0" w:rsidP="00F206C0">
      <w:pPr>
        <w:pStyle w:val="Code"/>
        <w:rPr>
          <w:highlight w:val="white"/>
        </w:rPr>
      </w:pPr>
      <w:r w:rsidRPr="00EC76D5">
        <w:rPr>
          <w:highlight w:val="white"/>
        </w:rPr>
        <w:t xml:space="preserve">  return result;</w:t>
      </w:r>
    </w:p>
    <w:p w14:paraId="2D73E6DA" w14:textId="77777777" w:rsidR="003211B0" w:rsidRPr="00EC76D5" w:rsidRDefault="003211B0" w:rsidP="00F206C0">
      <w:pPr>
        <w:pStyle w:val="Code"/>
        <w:rPr>
          <w:highlight w:val="white"/>
        </w:rPr>
      </w:pPr>
      <w:r w:rsidRPr="00EC76D5">
        <w:rPr>
          <w:highlight w:val="white"/>
        </w:rPr>
        <w:t>}</w:t>
      </w:r>
    </w:p>
    <w:p w14:paraId="526BFDAE" w14:textId="77777777" w:rsidR="003211B0" w:rsidRPr="00EC76D5" w:rsidRDefault="003211B0" w:rsidP="00F206C0">
      <w:pPr>
        <w:pStyle w:val="Code"/>
        <w:rPr>
          <w:highlight w:val="white"/>
        </w:rPr>
      </w:pPr>
    </w:p>
    <w:p w14:paraId="13EFD6CD" w14:textId="77777777" w:rsidR="003211B0" w:rsidRPr="00EC76D5" w:rsidRDefault="003211B0" w:rsidP="00F206C0">
      <w:pPr>
        <w:pStyle w:val="Code"/>
        <w:rPr>
          <w:highlight w:val="white"/>
        </w:rPr>
      </w:pPr>
      <w:r w:rsidRPr="00EC76D5">
        <w:rPr>
          <w:highlight w:val="white"/>
        </w:rPr>
        <w:t>static struct tm g_timeStruct;</w:t>
      </w:r>
    </w:p>
    <w:p w14:paraId="73104119" w14:textId="77777777" w:rsidR="003211B0" w:rsidRPr="00EC76D5" w:rsidRDefault="003211B0" w:rsidP="00F206C0">
      <w:pPr>
        <w:pStyle w:val="Code"/>
        <w:rPr>
          <w:highlight w:val="white"/>
        </w:rPr>
      </w:pPr>
      <w:r w:rsidRPr="00EC76D5">
        <w:rPr>
          <w:highlight w:val="white"/>
        </w:rPr>
        <w:t>#define JAN_1_1969 3 // Wednesday January 1, 1969</w:t>
      </w:r>
    </w:p>
    <w:p w14:paraId="42C8B3F5" w14:textId="77777777" w:rsidR="003211B0" w:rsidRPr="00EC76D5" w:rsidRDefault="003211B0" w:rsidP="00F206C0">
      <w:pPr>
        <w:pStyle w:val="Code"/>
        <w:rPr>
          <w:highlight w:val="white"/>
        </w:rPr>
      </w:pPr>
    </w:p>
    <w:p w14:paraId="28AC93E0" w14:textId="77777777" w:rsidR="003211B0" w:rsidRPr="00EC76D5" w:rsidRDefault="003211B0" w:rsidP="00F206C0">
      <w:pPr>
        <w:pStyle w:val="Code"/>
        <w:rPr>
          <w:highlight w:val="white"/>
        </w:rPr>
      </w:pPr>
      <w:r w:rsidRPr="00EC76D5">
        <w:rPr>
          <w:highlight w:val="white"/>
        </w:rPr>
        <w:t>#define DAYS_OF_FOUR_YEARS 1461</w:t>
      </w:r>
    </w:p>
    <w:p w14:paraId="7FB1B1FE" w14:textId="77777777" w:rsidR="003211B0" w:rsidRPr="00EC76D5" w:rsidRDefault="003211B0" w:rsidP="00F206C0">
      <w:pPr>
        <w:pStyle w:val="Code"/>
        <w:rPr>
          <w:highlight w:val="white"/>
        </w:rPr>
      </w:pPr>
      <w:r w:rsidRPr="00EC76D5">
        <w:rPr>
          <w:highlight w:val="white"/>
        </w:rPr>
        <w:t>#define DAYS_OF_ONE_YEAR 365</w:t>
      </w:r>
    </w:p>
    <w:p w14:paraId="5F065143" w14:textId="77777777" w:rsidR="003211B0" w:rsidRPr="00EC76D5" w:rsidRDefault="003211B0" w:rsidP="00F206C0">
      <w:pPr>
        <w:pStyle w:val="Code"/>
        <w:rPr>
          <w:highlight w:val="white"/>
        </w:rPr>
      </w:pPr>
    </w:p>
    <w:p w14:paraId="10685813" w14:textId="77777777" w:rsidR="003211B0" w:rsidRPr="00EC76D5" w:rsidRDefault="003211B0" w:rsidP="00F206C0">
      <w:pPr>
        <w:pStyle w:val="Code"/>
        <w:rPr>
          <w:highlight w:val="white"/>
        </w:rPr>
      </w:pPr>
      <w:r w:rsidRPr="00EC76D5">
        <w:rPr>
          <w:highlight w:val="white"/>
        </w:rPr>
        <w:t>struct tm* localtime(const time_t* timePtr) {</w:t>
      </w:r>
    </w:p>
    <w:p w14:paraId="0E07977D" w14:textId="77777777" w:rsidR="003211B0" w:rsidRPr="00EC76D5" w:rsidRDefault="003211B0" w:rsidP="00F206C0">
      <w:pPr>
        <w:pStyle w:val="Code"/>
        <w:rPr>
          <w:highlight w:val="white"/>
        </w:rPr>
      </w:pPr>
      <w:r w:rsidRPr="00EC76D5">
        <w:rPr>
          <w:highlight w:val="white"/>
        </w:rPr>
        <w:t xml:space="preserve">  if (timePtr != NULL) {</w:t>
      </w:r>
    </w:p>
    <w:p w14:paraId="544B4DEE" w14:textId="77777777" w:rsidR="003211B0" w:rsidRPr="00EC76D5" w:rsidRDefault="003211B0" w:rsidP="00F206C0">
      <w:pPr>
        <w:pStyle w:val="Code"/>
        <w:rPr>
          <w:highlight w:val="white"/>
        </w:rPr>
      </w:pPr>
      <w:r w:rsidRPr="00EC76D5">
        <w:rPr>
          <w:highlight w:val="white"/>
        </w:rPr>
        <w:t xml:space="preserve">    time_t time = *timePtr;</w:t>
      </w:r>
    </w:p>
    <w:p w14:paraId="67F99427" w14:textId="77777777" w:rsidR="003211B0" w:rsidRPr="00EC76D5" w:rsidRDefault="003211B0" w:rsidP="00F206C0">
      <w:pPr>
        <w:pStyle w:val="Code"/>
        <w:rPr>
          <w:highlight w:val="white"/>
        </w:rPr>
      </w:pPr>
      <w:r w:rsidRPr="00EC76D5">
        <w:rPr>
          <w:highlight w:val="white"/>
        </w:rPr>
        <w:t xml:space="preserve">    g_timeStruct.tm_isdst = (time &gt;&gt; 31);</w:t>
      </w:r>
    </w:p>
    <w:p w14:paraId="6CB57D33" w14:textId="77777777" w:rsidR="003211B0" w:rsidRPr="00EC76D5" w:rsidRDefault="003211B0" w:rsidP="00F206C0">
      <w:pPr>
        <w:pStyle w:val="Code"/>
        <w:rPr>
          <w:highlight w:val="white"/>
        </w:rPr>
      </w:pPr>
      <w:r w:rsidRPr="00EC76D5">
        <w:rPr>
          <w:highlight w:val="white"/>
        </w:rPr>
        <w:t xml:space="preserve">    unsigned long totalSeconds = (time &amp; 0x7FFFFFFF);</w:t>
      </w:r>
    </w:p>
    <w:p w14:paraId="1853641A" w14:textId="77777777" w:rsidR="003211B0" w:rsidRPr="00EC76D5" w:rsidRDefault="003211B0" w:rsidP="00F206C0">
      <w:pPr>
        <w:pStyle w:val="Code"/>
        <w:rPr>
          <w:highlight w:val="white"/>
        </w:rPr>
      </w:pPr>
    </w:p>
    <w:p w14:paraId="5233ECD8" w14:textId="77777777" w:rsidR="003211B0" w:rsidRPr="00EC76D5" w:rsidRDefault="003211B0" w:rsidP="00F206C0">
      <w:pPr>
        <w:pStyle w:val="Code"/>
        <w:rPr>
          <w:highlight w:val="white"/>
        </w:rPr>
      </w:pPr>
      <w:r w:rsidRPr="00EC76D5">
        <w:rPr>
          <w:highlight w:val="white"/>
        </w:rPr>
        <w:t xml:space="preserve">    { unsigned long totalDays = totalSeconds / 86400lu;</w:t>
      </w:r>
    </w:p>
    <w:p w14:paraId="2D120B89" w14:textId="77777777" w:rsidR="003211B0" w:rsidRPr="00EC76D5" w:rsidRDefault="003211B0" w:rsidP="00F206C0">
      <w:pPr>
        <w:pStyle w:val="Code"/>
        <w:rPr>
          <w:highlight w:val="white"/>
        </w:rPr>
      </w:pPr>
      <w:r w:rsidRPr="00EC76D5">
        <w:rPr>
          <w:highlight w:val="white"/>
        </w:rPr>
        <w:t xml:space="preserve">      g_timeStruct.tm_wday = (int) ((totalDays + JAN_1_1969) % 7);</w:t>
      </w:r>
    </w:p>
    <w:p w14:paraId="4DEAD800" w14:textId="77777777" w:rsidR="003211B0" w:rsidRPr="00EC76D5" w:rsidRDefault="003211B0" w:rsidP="00F206C0">
      <w:pPr>
        <w:pStyle w:val="Code"/>
        <w:rPr>
          <w:highlight w:val="white"/>
        </w:rPr>
      </w:pPr>
      <w:r w:rsidRPr="00EC76D5">
        <w:rPr>
          <w:highlight w:val="white"/>
        </w:rPr>
        <w:t xml:space="preserve">      int fourYears = totalDays / DAYS_OF_FOUR_YEARS;</w:t>
      </w:r>
    </w:p>
    <w:p w14:paraId="456D5895" w14:textId="77777777" w:rsidR="003211B0" w:rsidRPr="00EC76D5" w:rsidRDefault="003211B0" w:rsidP="00F206C0">
      <w:pPr>
        <w:pStyle w:val="Code"/>
        <w:rPr>
          <w:highlight w:val="white"/>
        </w:rPr>
      </w:pPr>
      <w:r w:rsidRPr="00EC76D5">
        <w:rPr>
          <w:highlight w:val="white"/>
        </w:rPr>
        <w:t xml:space="preserve">      totalDays %= DAYS_OF_FOUR_YEARS;</w:t>
      </w:r>
    </w:p>
    <w:p w14:paraId="153FC3D8" w14:textId="77777777" w:rsidR="003211B0" w:rsidRPr="00EC76D5" w:rsidRDefault="003211B0" w:rsidP="00F206C0">
      <w:pPr>
        <w:pStyle w:val="Code"/>
        <w:rPr>
          <w:highlight w:val="white"/>
        </w:rPr>
      </w:pPr>
    </w:p>
    <w:p w14:paraId="4A48FF0C" w14:textId="77777777" w:rsidR="003211B0" w:rsidRPr="00EC76D5" w:rsidRDefault="003211B0" w:rsidP="00F206C0">
      <w:pPr>
        <w:pStyle w:val="Code"/>
        <w:rPr>
          <w:highlight w:val="white"/>
        </w:rPr>
      </w:pPr>
      <w:r w:rsidRPr="00EC76D5">
        <w:rPr>
          <w:highlight w:val="white"/>
        </w:rPr>
        <w:t xml:space="preserve">      int years = totalDays / DAYS_OF_ONE_YEAR;</w:t>
      </w:r>
    </w:p>
    <w:p w14:paraId="6D6D576F" w14:textId="77777777" w:rsidR="003211B0" w:rsidRPr="00EC76D5" w:rsidRDefault="003211B0" w:rsidP="00F206C0">
      <w:pPr>
        <w:pStyle w:val="Code"/>
        <w:rPr>
          <w:highlight w:val="white"/>
        </w:rPr>
      </w:pPr>
      <w:r w:rsidRPr="00EC76D5">
        <w:rPr>
          <w:highlight w:val="white"/>
        </w:rPr>
        <w:t xml:space="preserve">      totalDays %= DAYS_OF_ONE_YEAR;</w:t>
      </w:r>
    </w:p>
    <w:p w14:paraId="63FD4424" w14:textId="77777777" w:rsidR="003211B0" w:rsidRPr="00EC76D5" w:rsidRDefault="003211B0" w:rsidP="00F206C0">
      <w:pPr>
        <w:pStyle w:val="Code"/>
        <w:rPr>
          <w:highlight w:val="white"/>
        </w:rPr>
      </w:pPr>
    </w:p>
    <w:p w14:paraId="062C0820" w14:textId="77777777" w:rsidR="003211B0" w:rsidRPr="00EC76D5" w:rsidRDefault="003211B0" w:rsidP="00F206C0">
      <w:pPr>
        <w:pStyle w:val="Code"/>
        <w:rPr>
          <w:highlight w:val="white"/>
        </w:rPr>
      </w:pPr>
      <w:r w:rsidRPr="00EC76D5">
        <w:rPr>
          <w:highlight w:val="white"/>
        </w:rPr>
        <w:t xml:space="preserve">      g_timeStruct.tm_year = 69 + (4 * fourYears) + years;</w:t>
      </w:r>
    </w:p>
    <w:p w14:paraId="62406E71" w14:textId="77777777" w:rsidR="003211B0" w:rsidRPr="00EC76D5" w:rsidRDefault="003211B0" w:rsidP="00F206C0">
      <w:pPr>
        <w:pStyle w:val="Code"/>
        <w:rPr>
          <w:highlight w:val="white"/>
        </w:rPr>
      </w:pPr>
      <w:r w:rsidRPr="00EC76D5">
        <w:rPr>
          <w:highlight w:val="white"/>
        </w:rPr>
        <w:t xml:space="preserve">      g_timeStruct.tm_yday = totalDays;</w:t>
      </w:r>
    </w:p>
    <w:p w14:paraId="5CD9D571" w14:textId="77777777" w:rsidR="003211B0" w:rsidRPr="00EC76D5" w:rsidRDefault="003211B0" w:rsidP="00F206C0">
      <w:pPr>
        <w:pStyle w:val="Code"/>
        <w:rPr>
          <w:highlight w:val="white"/>
        </w:rPr>
      </w:pPr>
      <w:r w:rsidRPr="00EC76D5">
        <w:rPr>
          <w:highlight w:val="white"/>
        </w:rPr>
        <w:t xml:space="preserve">      BOOL leapYear = ((g_timeStruct.tm_year % 4) == 0);</w:t>
      </w:r>
    </w:p>
    <w:p w14:paraId="07A042FC" w14:textId="77777777" w:rsidR="003211B0" w:rsidRPr="00EC76D5" w:rsidRDefault="003211B0" w:rsidP="00F206C0">
      <w:pPr>
        <w:pStyle w:val="Code"/>
        <w:rPr>
          <w:highlight w:val="white"/>
        </w:rPr>
      </w:pPr>
    </w:p>
    <w:p w14:paraId="2A366316" w14:textId="77777777" w:rsidR="003211B0" w:rsidRPr="00EC76D5" w:rsidRDefault="003211B0" w:rsidP="00F206C0">
      <w:pPr>
        <w:pStyle w:val="Code"/>
        <w:rPr>
          <w:highlight w:val="white"/>
        </w:rPr>
      </w:pPr>
      <w:r w:rsidRPr="00EC76D5">
        <w:rPr>
          <w:highlight w:val="white"/>
        </w:rPr>
        <w:t xml:space="preserve">      if (leapYear) {</w:t>
      </w:r>
    </w:p>
    <w:p w14:paraId="2669F039" w14:textId="77777777" w:rsidR="00500D83" w:rsidRPr="00EC76D5" w:rsidRDefault="003211B0" w:rsidP="00F206C0">
      <w:pPr>
        <w:pStyle w:val="Code"/>
        <w:rPr>
          <w:highlight w:val="white"/>
        </w:rPr>
      </w:pPr>
      <w:r w:rsidRPr="00EC76D5">
        <w:rPr>
          <w:highlight w:val="white"/>
        </w:rPr>
        <w:t xml:space="preserve">        int leapMonths[] = {0, 31, 60, 91, 121, 152,</w:t>
      </w:r>
    </w:p>
    <w:p w14:paraId="03841CE9" w14:textId="1F586B3A" w:rsidR="003211B0" w:rsidRPr="00EC76D5" w:rsidRDefault="00500D83" w:rsidP="00F206C0">
      <w:pPr>
        <w:pStyle w:val="Code"/>
        <w:rPr>
          <w:highlight w:val="white"/>
        </w:rPr>
      </w:pPr>
      <w:r w:rsidRPr="00EC76D5">
        <w:rPr>
          <w:highlight w:val="white"/>
        </w:rPr>
        <w:t xml:space="preserve">                           </w:t>
      </w:r>
      <w:r w:rsidR="003211B0" w:rsidRPr="00EC76D5">
        <w:rPr>
          <w:highlight w:val="white"/>
        </w:rPr>
        <w:t xml:space="preserve"> 182, 213, 243, 274, 304, 335, 366},</w:t>
      </w:r>
    </w:p>
    <w:p w14:paraId="7E55C8EB" w14:textId="77777777" w:rsidR="003211B0" w:rsidRPr="00EC76D5" w:rsidRDefault="003211B0" w:rsidP="00F206C0">
      <w:pPr>
        <w:pStyle w:val="Code"/>
        <w:rPr>
          <w:highlight w:val="white"/>
        </w:rPr>
      </w:pPr>
      <w:r w:rsidRPr="00EC76D5">
        <w:rPr>
          <w:highlight w:val="white"/>
        </w:rPr>
        <w:t xml:space="preserve">            arraySize = (sizeof leapMonths) / (sizeof leapMonths[0]), index;</w:t>
      </w:r>
    </w:p>
    <w:p w14:paraId="3C09DB01" w14:textId="77777777" w:rsidR="003211B0" w:rsidRPr="00EC76D5" w:rsidRDefault="003211B0" w:rsidP="00F206C0">
      <w:pPr>
        <w:pStyle w:val="Code"/>
        <w:rPr>
          <w:highlight w:val="white"/>
        </w:rPr>
      </w:pPr>
    </w:p>
    <w:p w14:paraId="6123841C" w14:textId="77777777" w:rsidR="003211B0" w:rsidRPr="00EC76D5" w:rsidRDefault="003211B0" w:rsidP="00F206C0">
      <w:pPr>
        <w:pStyle w:val="Code"/>
        <w:rPr>
          <w:highlight w:val="white"/>
        </w:rPr>
      </w:pPr>
      <w:r w:rsidRPr="00EC76D5">
        <w:rPr>
          <w:highlight w:val="white"/>
        </w:rPr>
        <w:t xml:space="preserve">        for (index = 1; index &lt; arraySize; ++index) {</w:t>
      </w:r>
    </w:p>
    <w:p w14:paraId="137D499C" w14:textId="77777777" w:rsidR="003211B0" w:rsidRPr="00EC76D5" w:rsidRDefault="003211B0" w:rsidP="00F206C0">
      <w:pPr>
        <w:pStyle w:val="Code"/>
        <w:rPr>
          <w:highlight w:val="white"/>
        </w:rPr>
      </w:pPr>
      <w:r w:rsidRPr="00EC76D5">
        <w:rPr>
          <w:highlight w:val="white"/>
        </w:rPr>
        <w:t xml:space="preserve">          if (totalDays &lt; leapMonths[index]) {</w:t>
      </w:r>
    </w:p>
    <w:p w14:paraId="16AB09FF" w14:textId="77777777" w:rsidR="003211B0" w:rsidRPr="00EC76D5" w:rsidRDefault="003211B0" w:rsidP="00F206C0">
      <w:pPr>
        <w:pStyle w:val="Code"/>
        <w:rPr>
          <w:highlight w:val="white"/>
        </w:rPr>
      </w:pPr>
      <w:r w:rsidRPr="00EC76D5">
        <w:rPr>
          <w:highlight w:val="white"/>
        </w:rPr>
        <w:t xml:space="preserve">            g_timeStruct.tm_mon = index - 1;</w:t>
      </w:r>
    </w:p>
    <w:p w14:paraId="3AAB2D77" w14:textId="77777777" w:rsidR="003211B0" w:rsidRPr="00EC76D5" w:rsidRDefault="003211B0" w:rsidP="00F206C0">
      <w:pPr>
        <w:pStyle w:val="Code"/>
        <w:rPr>
          <w:highlight w:val="white"/>
        </w:rPr>
      </w:pPr>
      <w:r w:rsidRPr="00EC76D5">
        <w:rPr>
          <w:highlight w:val="white"/>
        </w:rPr>
        <w:t xml:space="preserve">            g_timeStruct.tm_mday = (totalDays % leapMonths[index - 1]) + 1;</w:t>
      </w:r>
    </w:p>
    <w:p w14:paraId="53FC000D" w14:textId="77777777" w:rsidR="003211B0" w:rsidRPr="00EC76D5" w:rsidRDefault="003211B0" w:rsidP="00F206C0">
      <w:pPr>
        <w:pStyle w:val="Code"/>
        <w:rPr>
          <w:highlight w:val="white"/>
        </w:rPr>
      </w:pPr>
      <w:r w:rsidRPr="00EC76D5">
        <w:rPr>
          <w:highlight w:val="white"/>
        </w:rPr>
        <w:lastRenderedPageBreak/>
        <w:t xml:space="preserve">            break;</w:t>
      </w:r>
    </w:p>
    <w:p w14:paraId="059ADA0D" w14:textId="77777777" w:rsidR="003211B0" w:rsidRPr="00EC76D5" w:rsidRDefault="003211B0" w:rsidP="00F206C0">
      <w:pPr>
        <w:pStyle w:val="Code"/>
        <w:rPr>
          <w:highlight w:val="white"/>
        </w:rPr>
      </w:pPr>
      <w:r w:rsidRPr="00EC76D5">
        <w:rPr>
          <w:highlight w:val="white"/>
        </w:rPr>
        <w:t xml:space="preserve">          }</w:t>
      </w:r>
    </w:p>
    <w:p w14:paraId="20ABEAB5" w14:textId="77777777" w:rsidR="003211B0" w:rsidRPr="00EC76D5" w:rsidRDefault="003211B0" w:rsidP="00F206C0">
      <w:pPr>
        <w:pStyle w:val="Code"/>
        <w:rPr>
          <w:highlight w:val="white"/>
        </w:rPr>
      </w:pPr>
      <w:r w:rsidRPr="00EC76D5">
        <w:rPr>
          <w:highlight w:val="white"/>
        </w:rPr>
        <w:t xml:space="preserve">        }</w:t>
      </w:r>
    </w:p>
    <w:p w14:paraId="7E57EE41" w14:textId="77777777" w:rsidR="003211B0" w:rsidRPr="00EC76D5" w:rsidRDefault="003211B0" w:rsidP="00F206C0">
      <w:pPr>
        <w:pStyle w:val="Code"/>
        <w:rPr>
          <w:highlight w:val="white"/>
        </w:rPr>
      </w:pPr>
      <w:r w:rsidRPr="00EC76D5">
        <w:rPr>
          <w:highlight w:val="white"/>
        </w:rPr>
        <w:t xml:space="preserve">      }</w:t>
      </w:r>
    </w:p>
    <w:p w14:paraId="0E5C1EEA" w14:textId="77777777" w:rsidR="003211B0" w:rsidRPr="00EC76D5" w:rsidRDefault="003211B0" w:rsidP="00F206C0">
      <w:pPr>
        <w:pStyle w:val="Code"/>
        <w:rPr>
          <w:highlight w:val="white"/>
        </w:rPr>
      </w:pPr>
      <w:r w:rsidRPr="00EC76D5">
        <w:rPr>
          <w:highlight w:val="white"/>
        </w:rPr>
        <w:t xml:space="preserve">      else {</w:t>
      </w:r>
    </w:p>
    <w:p w14:paraId="10083AAD" w14:textId="77777777" w:rsidR="00BF384D" w:rsidRPr="00EC76D5" w:rsidRDefault="003211B0" w:rsidP="00F206C0">
      <w:pPr>
        <w:pStyle w:val="Code"/>
        <w:rPr>
          <w:highlight w:val="white"/>
        </w:rPr>
      </w:pPr>
      <w:r w:rsidRPr="00EC76D5">
        <w:rPr>
          <w:highlight w:val="white"/>
        </w:rPr>
        <w:t xml:space="preserve">        int regularMonths[] = {0, 31, 59, 90, 120, 151,</w:t>
      </w:r>
    </w:p>
    <w:p w14:paraId="7F1AAEAD" w14:textId="38DFBDE0" w:rsidR="003211B0" w:rsidRPr="00EC76D5" w:rsidRDefault="005F2CEE" w:rsidP="00F206C0">
      <w:pPr>
        <w:pStyle w:val="Code"/>
        <w:rPr>
          <w:highlight w:val="white"/>
        </w:rPr>
      </w:pPr>
      <w:r w:rsidRPr="00EC76D5">
        <w:rPr>
          <w:highlight w:val="white"/>
        </w:rPr>
        <w:t xml:space="preserve">                              </w:t>
      </w:r>
      <w:r w:rsidR="003211B0" w:rsidRPr="00EC76D5">
        <w:rPr>
          <w:highlight w:val="white"/>
        </w:rPr>
        <w:t xml:space="preserve"> 181, 212, 242, 273, 303, 334, 365},</w:t>
      </w:r>
    </w:p>
    <w:p w14:paraId="1A5634A3" w14:textId="77777777" w:rsidR="00895A05" w:rsidRPr="00EC76D5" w:rsidRDefault="003211B0" w:rsidP="00F206C0">
      <w:pPr>
        <w:pStyle w:val="Code"/>
        <w:rPr>
          <w:highlight w:val="white"/>
        </w:rPr>
      </w:pPr>
      <w:r w:rsidRPr="00EC76D5">
        <w:rPr>
          <w:highlight w:val="white"/>
        </w:rPr>
        <w:t xml:space="preserve">            arraySize = (sizeof regularMonths) / (sizeof regularMonths[0]),</w:t>
      </w:r>
    </w:p>
    <w:p w14:paraId="3DAC217A" w14:textId="3AA013F4" w:rsidR="003211B0" w:rsidRPr="00EC76D5" w:rsidRDefault="00895A05" w:rsidP="00F206C0">
      <w:pPr>
        <w:pStyle w:val="Code"/>
        <w:rPr>
          <w:highlight w:val="white"/>
        </w:rPr>
      </w:pPr>
      <w:r w:rsidRPr="00EC76D5">
        <w:rPr>
          <w:highlight w:val="white"/>
        </w:rPr>
        <w:t xml:space="preserve">           </w:t>
      </w:r>
      <w:r w:rsidR="003211B0" w:rsidRPr="00EC76D5">
        <w:rPr>
          <w:highlight w:val="white"/>
        </w:rPr>
        <w:t xml:space="preserve"> index;</w:t>
      </w:r>
    </w:p>
    <w:p w14:paraId="0F8D1E43" w14:textId="77777777" w:rsidR="003211B0" w:rsidRPr="00EC76D5" w:rsidRDefault="003211B0" w:rsidP="00F206C0">
      <w:pPr>
        <w:pStyle w:val="Code"/>
        <w:rPr>
          <w:highlight w:val="white"/>
        </w:rPr>
      </w:pPr>
    </w:p>
    <w:p w14:paraId="33CEBB1F" w14:textId="77777777" w:rsidR="003211B0" w:rsidRPr="00EC76D5" w:rsidRDefault="003211B0" w:rsidP="00F206C0">
      <w:pPr>
        <w:pStyle w:val="Code"/>
        <w:rPr>
          <w:highlight w:val="white"/>
        </w:rPr>
      </w:pPr>
      <w:r w:rsidRPr="00EC76D5">
        <w:rPr>
          <w:highlight w:val="white"/>
        </w:rPr>
        <w:t xml:space="preserve">        for (index = 1; index &lt; arraySize; ++index) {</w:t>
      </w:r>
    </w:p>
    <w:p w14:paraId="1C2A25BF" w14:textId="77777777" w:rsidR="003211B0" w:rsidRPr="00EC76D5" w:rsidRDefault="003211B0" w:rsidP="00F206C0">
      <w:pPr>
        <w:pStyle w:val="Code"/>
        <w:rPr>
          <w:highlight w:val="white"/>
        </w:rPr>
      </w:pPr>
      <w:r w:rsidRPr="00EC76D5">
        <w:rPr>
          <w:highlight w:val="white"/>
        </w:rPr>
        <w:t xml:space="preserve">          if (totalDays &lt; regularMonths[index]) {</w:t>
      </w:r>
    </w:p>
    <w:p w14:paraId="71406165" w14:textId="77777777" w:rsidR="003211B0" w:rsidRPr="00EC76D5" w:rsidRDefault="003211B0" w:rsidP="00F206C0">
      <w:pPr>
        <w:pStyle w:val="Code"/>
        <w:rPr>
          <w:highlight w:val="white"/>
        </w:rPr>
      </w:pPr>
      <w:r w:rsidRPr="00EC76D5">
        <w:rPr>
          <w:highlight w:val="white"/>
        </w:rPr>
        <w:t xml:space="preserve">            g_timeStruct.tm_mon = index - 1;</w:t>
      </w:r>
    </w:p>
    <w:p w14:paraId="4DE547B1" w14:textId="77777777" w:rsidR="003211B0" w:rsidRPr="00EC76D5" w:rsidRDefault="003211B0" w:rsidP="00F206C0">
      <w:pPr>
        <w:pStyle w:val="Code"/>
        <w:rPr>
          <w:highlight w:val="white"/>
        </w:rPr>
      </w:pPr>
      <w:r w:rsidRPr="00EC76D5">
        <w:rPr>
          <w:highlight w:val="white"/>
        </w:rPr>
        <w:t xml:space="preserve">            g_timeStruct.tm_mday = (totalDays % regularMonths[index - 1]) + 1;</w:t>
      </w:r>
    </w:p>
    <w:p w14:paraId="6FFC2FA2" w14:textId="77777777" w:rsidR="003211B0" w:rsidRPr="00EC76D5" w:rsidRDefault="003211B0" w:rsidP="00F206C0">
      <w:pPr>
        <w:pStyle w:val="Code"/>
        <w:rPr>
          <w:highlight w:val="white"/>
        </w:rPr>
      </w:pPr>
      <w:r w:rsidRPr="00EC76D5">
        <w:rPr>
          <w:highlight w:val="white"/>
        </w:rPr>
        <w:t xml:space="preserve">            break;</w:t>
      </w:r>
    </w:p>
    <w:p w14:paraId="38BC4DFE" w14:textId="77777777" w:rsidR="003211B0" w:rsidRPr="00EC76D5" w:rsidRDefault="003211B0" w:rsidP="00F206C0">
      <w:pPr>
        <w:pStyle w:val="Code"/>
        <w:rPr>
          <w:highlight w:val="white"/>
        </w:rPr>
      </w:pPr>
      <w:r w:rsidRPr="00EC76D5">
        <w:rPr>
          <w:highlight w:val="white"/>
        </w:rPr>
        <w:t xml:space="preserve">          }</w:t>
      </w:r>
    </w:p>
    <w:p w14:paraId="2B08D1BB" w14:textId="77777777" w:rsidR="003211B0" w:rsidRPr="00EC76D5" w:rsidRDefault="003211B0" w:rsidP="00F206C0">
      <w:pPr>
        <w:pStyle w:val="Code"/>
        <w:rPr>
          <w:highlight w:val="white"/>
        </w:rPr>
      </w:pPr>
      <w:r w:rsidRPr="00EC76D5">
        <w:rPr>
          <w:highlight w:val="white"/>
        </w:rPr>
        <w:t xml:space="preserve">        }</w:t>
      </w:r>
    </w:p>
    <w:p w14:paraId="0C62BF37" w14:textId="77777777" w:rsidR="003211B0" w:rsidRPr="00EC76D5" w:rsidRDefault="003211B0" w:rsidP="00F206C0">
      <w:pPr>
        <w:pStyle w:val="Code"/>
        <w:rPr>
          <w:highlight w:val="white"/>
        </w:rPr>
      </w:pPr>
      <w:r w:rsidRPr="00EC76D5">
        <w:rPr>
          <w:highlight w:val="white"/>
        </w:rPr>
        <w:t xml:space="preserve">      }</w:t>
      </w:r>
    </w:p>
    <w:p w14:paraId="434E5102" w14:textId="77777777" w:rsidR="003211B0" w:rsidRPr="00EC76D5" w:rsidRDefault="003211B0" w:rsidP="00F206C0">
      <w:pPr>
        <w:pStyle w:val="Code"/>
        <w:rPr>
          <w:highlight w:val="white"/>
        </w:rPr>
      </w:pPr>
      <w:r w:rsidRPr="00EC76D5">
        <w:rPr>
          <w:highlight w:val="white"/>
        </w:rPr>
        <w:t xml:space="preserve">    }</w:t>
      </w:r>
    </w:p>
    <w:p w14:paraId="2E86A420" w14:textId="77777777" w:rsidR="003211B0" w:rsidRPr="00EC76D5" w:rsidRDefault="003211B0" w:rsidP="00F206C0">
      <w:pPr>
        <w:pStyle w:val="Code"/>
        <w:rPr>
          <w:highlight w:val="white"/>
        </w:rPr>
      </w:pPr>
    </w:p>
    <w:p w14:paraId="7E5336C3" w14:textId="77777777" w:rsidR="003211B0" w:rsidRPr="00EC76D5" w:rsidRDefault="003211B0" w:rsidP="00F206C0">
      <w:pPr>
        <w:pStyle w:val="Code"/>
        <w:rPr>
          <w:highlight w:val="white"/>
        </w:rPr>
      </w:pPr>
      <w:r w:rsidRPr="00EC76D5">
        <w:rPr>
          <w:highlight w:val="white"/>
        </w:rPr>
        <w:t xml:space="preserve">    { unsigned long daySeconds = totalSeconds % 86400lu;</w:t>
      </w:r>
    </w:p>
    <w:p w14:paraId="5968E08F" w14:textId="77777777" w:rsidR="003211B0" w:rsidRPr="00EC76D5" w:rsidRDefault="003211B0" w:rsidP="00F206C0">
      <w:pPr>
        <w:pStyle w:val="Code"/>
        <w:rPr>
          <w:highlight w:val="white"/>
        </w:rPr>
      </w:pPr>
      <w:r w:rsidRPr="00EC76D5">
        <w:rPr>
          <w:highlight w:val="white"/>
        </w:rPr>
        <w:t xml:space="preserve">      g_timeStruct.tm_hour = (int) (daySeconds / 3600);</w:t>
      </w:r>
    </w:p>
    <w:p w14:paraId="277BA265" w14:textId="77777777" w:rsidR="003211B0" w:rsidRPr="00EC76D5" w:rsidRDefault="003211B0" w:rsidP="00F206C0">
      <w:pPr>
        <w:pStyle w:val="Code"/>
        <w:rPr>
          <w:highlight w:val="white"/>
        </w:rPr>
      </w:pPr>
      <w:r w:rsidRPr="00EC76D5">
        <w:rPr>
          <w:highlight w:val="white"/>
        </w:rPr>
        <w:t xml:space="preserve">      g_timeStruct.tm_min = (int) ((daySeconds % 3600) / 60);</w:t>
      </w:r>
    </w:p>
    <w:p w14:paraId="4D11CB5E" w14:textId="77777777" w:rsidR="003211B0" w:rsidRPr="00EC76D5" w:rsidRDefault="003211B0" w:rsidP="00F206C0">
      <w:pPr>
        <w:pStyle w:val="Code"/>
        <w:rPr>
          <w:highlight w:val="white"/>
        </w:rPr>
      </w:pPr>
      <w:r w:rsidRPr="00EC76D5">
        <w:rPr>
          <w:highlight w:val="white"/>
        </w:rPr>
        <w:t xml:space="preserve">      g_timeStruct.tm_sec = (int) (daySeconds % 60);</w:t>
      </w:r>
    </w:p>
    <w:p w14:paraId="3EB3A459" w14:textId="77777777" w:rsidR="003211B0" w:rsidRPr="00EC76D5" w:rsidRDefault="003211B0" w:rsidP="00F206C0">
      <w:pPr>
        <w:pStyle w:val="Code"/>
        <w:rPr>
          <w:highlight w:val="white"/>
        </w:rPr>
      </w:pPr>
      <w:r w:rsidRPr="00EC76D5">
        <w:rPr>
          <w:highlight w:val="white"/>
        </w:rPr>
        <w:t xml:space="preserve">    }</w:t>
      </w:r>
    </w:p>
    <w:p w14:paraId="0CB4C3F3" w14:textId="77777777" w:rsidR="003211B0" w:rsidRPr="00EC76D5" w:rsidRDefault="003211B0" w:rsidP="00F206C0">
      <w:pPr>
        <w:pStyle w:val="Code"/>
        <w:rPr>
          <w:highlight w:val="white"/>
        </w:rPr>
      </w:pPr>
    </w:p>
    <w:p w14:paraId="097B1906" w14:textId="77777777" w:rsidR="003211B0" w:rsidRPr="00EC76D5" w:rsidRDefault="003211B0" w:rsidP="00F206C0">
      <w:pPr>
        <w:pStyle w:val="Code"/>
        <w:rPr>
          <w:highlight w:val="white"/>
        </w:rPr>
      </w:pPr>
      <w:r w:rsidRPr="00EC76D5">
        <w:rPr>
          <w:highlight w:val="white"/>
        </w:rPr>
        <w:t xml:space="preserve">    return &amp;g_timeStruct;</w:t>
      </w:r>
    </w:p>
    <w:p w14:paraId="527BB014" w14:textId="77777777" w:rsidR="003211B0" w:rsidRPr="00EC76D5" w:rsidRDefault="003211B0" w:rsidP="00F206C0">
      <w:pPr>
        <w:pStyle w:val="Code"/>
        <w:rPr>
          <w:highlight w:val="white"/>
        </w:rPr>
      </w:pPr>
      <w:r w:rsidRPr="00EC76D5">
        <w:rPr>
          <w:highlight w:val="white"/>
        </w:rPr>
        <w:t xml:space="preserve">  }</w:t>
      </w:r>
    </w:p>
    <w:p w14:paraId="6E1ED23E" w14:textId="77777777" w:rsidR="003211B0" w:rsidRPr="00EC76D5" w:rsidRDefault="003211B0" w:rsidP="00F206C0">
      <w:pPr>
        <w:pStyle w:val="Code"/>
        <w:rPr>
          <w:highlight w:val="white"/>
        </w:rPr>
      </w:pPr>
    </w:p>
    <w:p w14:paraId="2F7492B4" w14:textId="77777777" w:rsidR="003211B0" w:rsidRPr="00EC76D5" w:rsidRDefault="003211B0" w:rsidP="00F206C0">
      <w:pPr>
        <w:pStyle w:val="Code"/>
        <w:rPr>
          <w:highlight w:val="white"/>
        </w:rPr>
      </w:pPr>
      <w:r w:rsidRPr="00EC76D5">
        <w:rPr>
          <w:highlight w:val="white"/>
        </w:rPr>
        <w:t xml:space="preserve">  return NULL;</w:t>
      </w:r>
    </w:p>
    <w:p w14:paraId="262CD8BC" w14:textId="77777777" w:rsidR="003211B0" w:rsidRPr="00EC76D5" w:rsidRDefault="003211B0" w:rsidP="00F206C0">
      <w:pPr>
        <w:pStyle w:val="Code"/>
        <w:rPr>
          <w:highlight w:val="white"/>
        </w:rPr>
      </w:pPr>
      <w:r w:rsidRPr="00EC76D5">
        <w:rPr>
          <w:highlight w:val="white"/>
        </w:rPr>
        <w:t>}</w:t>
      </w:r>
    </w:p>
    <w:p w14:paraId="218379DE" w14:textId="77777777" w:rsidR="003211B0" w:rsidRPr="00EC76D5" w:rsidRDefault="003211B0" w:rsidP="00F206C0">
      <w:pPr>
        <w:pStyle w:val="Code"/>
        <w:rPr>
          <w:highlight w:val="white"/>
        </w:rPr>
      </w:pPr>
    </w:p>
    <w:p w14:paraId="4BE6FDC2" w14:textId="77777777" w:rsidR="003211B0" w:rsidRPr="00EC76D5" w:rsidRDefault="003211B0" w:rsidP="00F206C0">
      <w:pPr>
        <w:pStyle w:val="Code"/>
        <w:rPr>
          <w:highlight w:val="white"/>
        </w:rPr>
      </w:pPr>
      <w:r w:rsidRPr="00EC76D5">
        <w:rPr>
          <w:highlight w:val="white"/>
        </w:rPr>
        <w:t>struct tm* localtimeX(const time_t* timePtr) {</w:t>
      </w:r>
    </w:p>
    <w:p w14:paraId="77A1D995" w14:textId="77777777" w:rsidR="003211B0" w:rsidRPr="00EC76D5" w:rsidRDefault="003211B0" w:rsidP="00F206C0">
      <w:pPr>
        <w:pStyle w:val="Code"/>
        <w:rPr>
          <w:highlight w:val="white"/>
        </w:rPr>
      </w:pPr>
      <w:r w:rsidRPr="00EC76D5">
        <w:rPr>
          <w:highlight w:val="white"/>
        </w:rPr>
        <w:t xml:space="preserve">  if (timePtr != NULL) {</w:t>
      </w:r>
    </w:p>
    <w:p w14:paraId="17252EBB" w14:textId="77777777" w:rsidR="003211B0" w:rsidRPr="00EC76D5" w:rsidRDefault="003211B0" w:rsidP="00F206C0">
      <w:pPr>
        <w:pStyle w:val="Code"/>
        <w:rPr>
          <w:highlight w:val="white"/>
        </w:rPr>
      </w:pPr>
      <w:r w:rsidRPr="00EC76D5">
        <w:rPr>
          <w:highlight w:val="white"/>
        </w:rPr>
        <w:t xml:space="preserve">    time_t time = *timePtr;</w:t>
      </w:r>
    </w:p>
    <w:p w14:paraId="087E6A51" w14:textId="77777777" w:rsidR="003211B0" w:rsidRPr="00EC76D5" w:rsidRDefault="003211B0" w:rsidP="00F206C0">
      <w:pPr>
        <w:pStyle w:val="Code"/>
        <w:rPr>
          <w:highlight w:val="white"/>
        </w:rPr>
      </w:pPr>
      <w:r w:rsidRPr="00EC76D5">
        <w:rPr>
          <w:highlight w:val="white"/>
        </w:rPr>
        <w:t xml:space="preserve">    g_timeStruct.tm_isdst = (time &gt;&gt; 31);</w:t>
      </w:r>
    </w:p>
    <w:p w14:paraId="74C1699C" w14:textId="77777777" w:rsidR="003211B0" w:rsidRPr="00EC76D5" w:rsidRDefault="003211B0" w:rsidP="00F206C0">
      <w:pPr>
        <w:pStyle w:val="Code"/>
        <w:rPr>
          <w:highlight w:val="white"/>
        </w:rPr>
      </w:pPr>
      <w:r w:rsidRPr="00EC76D5">
        <w:rPr>
          <w:highlight w:val="white"/>
        </w:rPr>
        <w:t xml:space="preserve">    unsigned long totalSeconds = (time &amp; 0x7FFFFFFF);</w:t>
      </w:r>
    </w:p>
    <w:p w14:paraId="26F522F1" w14:textId="77777777" w:rsidR="003211B0" w:rsidRPr="00EC76D5" w:rsidRDefault="003211B0" w:rsidP="00F206C0">
      <w:pPr>
        <w:pStyle w:val="Code"/>
        <w:rPr>
          <w:highlight w:val="white"/>
        </w:rPr>
      </w:pPr>
    </w:p>
    <w:p w14:paraId="254A2D34" w14:textId="77777777" w:rsidR="003211B0" w:rsidRPr="00EC76D5" w:rsidRDefault="003211B0" w:rsidP="00F206C0">
      <w:pPr>
        <w:pStyle w:val="Code"/>
        <w:rPr>
          <w:highlight w:val="white"/>
        </w:rPr>
      </w:pPr>
      <w:r w:rsidRPr="00EC76D5">
        <w:rPr>
          <w:highlight w:val="white"/>
        </w:rPr>
        <w:t xml:space="preserve">    { unsigned long totalDays = totalSeconds / 86400lu;</w:t>
      </w:r>
    </w:p>
    <w:p w14:paraId="29B4D977" w14:textId="77777777" w:rsidR="003211B0" w:rsidRPr="00EC76D5" w:rsidRDefault="003211B0" w:rsidP="00F206C0">
      <w:pPr>
        <w:pStyle w:val="Code"/>
        <w:rPr>
          <w:highlight w:val="white"/>
        </w:rPr>
      </w:pPr>
      <w:r w:rsidRPr="00EC76D5">
        <w:rPr>
          <w:highlight w:val="white"/>
        </w:rPr>
        <w:t xml:space="preserve">      g_timeStruct.tm_wday = (int) ((totalDays + JAN_1_1969) % 7);</w:t>
      </w:r>
    </w:p>
    <w:p w14:paraId="2CA7A09E" w14:textId="77777777" w:rsidR="003211B0" w:rsidRPr="00EC76D5" w:rsidRDefault="003211B0" w:rsidP="00F206C0">
      <w:pPr>
        <w:pStyle w:val="Code"/>
        <w:rPr>
          <w:highlight w:val="white"/>
        </w:rPr>
      </w:pPr>
    </w:p>
    <w:p w14:paraId="35C9A61D" w14:textId="77777777" w:rsidR="003211B0" w:rsidRPr="00EC76D5" w:rsidRDefault="003211B0" w:rsidP="00F206C0">
      <w:pPr>
        <w:pStyle w:val="Code"/>
        <w:rPr>
          <w:highlight w:val="white"/>
        </w:rPr>
      </w:pPr>
      <w:r w:rsidRPr="00EC76D5">
        <w:rPr>
          <w:highlight w:val="white"/>
        </w:rPr>
        <w:t xml:space="preserve">      int year;</w:t>
      </w:r>
    </w:p>
    <w:p w14:paraId="13F682C6" w14:textId="77777777" w:rsidR="003211B0" w:rsidRPr="00EC76D5" w:rsidRDefault="003211B0" w:rsidP="00F206C0">
      <w:pPr>
        <w:pStyle w:val="Code"/>
        <w:rPr>
          <w:highlight w:val="white"/>
        </w:rPr>
      </w:pPr>
      <w:r w:rsidRPr="00EC76D5">
        <w:rPr>
          <w:highlight w:val="white"/>
        </w:rPr>
        <w:t xml:space="preserve">      BOOL leapYear;</w:t>
      </w:r>
    </w:p>
    <w:p w14:paraId="7303B068" w14:textId="77777777" w:rsidR="003211B0" w:rsidRPr="00EC76D5" w:rsidRDefault="003211B0" w:rsidP="00F206C0">
      <w:pPr>
        <w:pStyle w:val="Code"/>
        <w:rPr>
          <w:highlight w:val="white"/>
        </w:rPr>
      </w:pPr>
      <w:r w:rsidRPr="00EC76D5">
        <w:rPr>
          <w:highlight w:val="white"/>
        </w:rPr>
        <w:t xml:space="preserve">      for (year = 69;; ++year) {</w:t>
      </w:r>
    </w:p>
    <w:p w14:paraId="6F9374BF" w14:textId="77777777" w:rsidR="003211B0" w:rsidRPr="00EC76D5" w:rsidRDefault="003211B0" w:rsidP="00F206C0">
      <w:pPr>
        <w:pStyle w:val="Code"/>
        <w:rPr>
          <w:highlight w:val="white"/>
        </w:rPr>
      </w:pPr>
      <w:r w:rsidRPr="00EC76D5">
        <w:rPr>
          <w:highlight w:val="white"/>
        </w:rPr>
        <w:t xml:space="preserve">        leapYear = ((year % 4) == 0);</w:t>
      </w:r>
    </w:p>
    <w:p w14:paraId="06F2C40B" w14:textId="77777777" w:rsidR="003211B0" w:rsidRPr="00EC76D5" w:rsidRDefault="003211B0" w:rsidP="00F206C0">
      <w:pPr>
        <w:pStyle w:val="Code"/>
        <w:rPr>
          <w:highlight w:val="white"/>
        </w:rPr>
      </w:pPr>
      <w:r w:rsidRPr="00EC76D5">
        <w:rPr>
          <w:highlight w:val="white"/>
        </w:rPr>
        <w:t xml:space="preserve">        int yearDays = leapYear ? 366 : 365;</w:t>
      </w:r>
    </w:p>
    <w:p w14:paraId="7B28F4A5" w14:textId="77777777" w:rsidR="003211B0" w:rsidRPr="00EC76D5" w:rsidRDefault="003211B0" w:rsidP="00F206C0">
      <w:pPr>
        <w:pStyle w:val="Code"/>
        <w:rPr>
          <w:highlight w:val="white"/>
        </w:rPr>
      </w:pPr>
    </w:p>
    <w:p w14:paraId="6D3E50A7" w14:textId="77777777" w:rsidR="003211B0" w:rsidRPr="00EC76D5" w:rsidRDefault="003211B0" w:rsidP="00F206C0">
      <w:pPr>
        <w:pStyle w:val="Code"/>
        <w:rPr>
          <w:highlight w:val="white"/>
        </w:rPr>
      </w:pPr>
      <w:r w:rsidRPr="00EC76D5">
        <w:rPr>
          <w:highlight w:val="white"/>
        </w:rPr>
        <w:t xml:space="preserve">        if (totalDays &gt;= yearDays) {</w:t>
      </w:r>
    </w:p>
    <w:p w14:paraId="0AA91A78" w14:textId="77777777" w:rsidR="003211B0" w:rsidRPr="00EC76D5" w:rsidRDefault="003211B0" w:rsidP="00F206C0">
      <w:pPr>
        <w:pStyle w:val="Code"/>
        <w:rPr>
          <w:highlight w:val="white"/>
        </w:rPr>
      </w:pPr>
      <w:r w:rsidRPr="00EC76D5">
        <w:rPr>
          <w:highlight w:val="white"/>
        </w:rPr>
        <w:t xml:space="preserve">          totalDays -= yearDays;</w:t>
      </w:r>
    </w:p>
    <w:p w14:paraId="1469348E" w14:textId="77777777" w:rsidR="003211B0" w:rsidRPr="00EC76D5" w:rsidRDefault="003211B0" w:rsidP="00F206C0">
      <w:pPr>
        <w:pStyle w:val="Code"/>
        <w:rPr>
          <w:highlight w:val="white"/>
        </w:rPr>
      </w:pPr>
      <w:r w:rsidRPr="00EC76D5">
        <w:rPr>
          <w:highlight w:val="white"/>
        </w:rPr>
        <w:t xml:space="preserve">        }</w:t>
      </w:r>
    </w:p>
    <w:p w14:paraId="2311DF97" w14:textId="77777777" w:rsidR="003211B0" w:rsidRPr="00EC76D5" w:rsidRDefault="003211B0" w:rsidP="00F206C0">
      <w:pPr>
        <w:pStyle w:val="Code"/>
        <w:rPr>
          <w:highlight w:val="white"/>
        </w:rPr>
      </w:pPr>
      <w:r w:rsidRPr="00EC76D5">
        <w:rPr>
          <w:highlight w:val="white"/>
        </w:rPr>
        <w:t xml:space="preserve">        else {</w:t>
      </w:r>
    </w:p>
    <w:p w14:paraId="7FBB5993" w14:textId="77777777" w:rsidR="003211B0" w:rsidRPr="00EC76D5" w:rsidRDefault="003211B0" w:rsidP="00F206C0">
      <w:pPr>
        <w:pStyle w:val="Code"/>
        <w:rPr>
          <w:highlight w:val="white"/>
        </w:rPr>
      </w:pPr>
      <w:r w:rsidRPr="00EC76D5">
        <w:rPr>
          <w:highlight w:val="white"/>
        </w:rPr>
        <w:t xml:space="preserve">          break;</w:t>
      </w:r>
    </w:p>
    <w:p w14:paraId="516865AC" w14:textId="77777777" w:rsidR="003211B0" w:rsidRPr="00EC76D5" w:rsidRDefault="003211B0" w:rsidP="00F206C0">
      <w:pPr>
        <w:pStyle w:val="Code"/>
        <w:rPr>
          <w:highlight w:val="white"/>
        </w:rPr>
      </w:pPr>
      <w:r w:rsidRPr="00EC76D5">
        <w:rPr>
          <w:highlight w:val="white"/>
        </w:rPr>
        <w:t xml:space="preserve">        }</w:t>
      </w:r>
    </w:p>
    <w:p w14:paraId="2D114855" w14:textId="77777777" w:rsidR="003211B0" w:rsidRPr="00EC76D5" w:rsidRDefault="003211B0" w:rsidP="00F206C0">
      <w:pPr>
        <w:pStyle w:val="Code"/>
        <w:rPr>
          <w:highlight w:val="white"/>
        </w:rPr>
      </w:pPr>
      <w:r w:rsidRPr="00EC76D5">
        <w:rPr>
          <w:highlight w:val="white"/>
        </w:rPr>
        <w:t xml:space="preserve">      }</w:t>
      </w:r>
    </w:p>
    <w:p w14:paraId="0B10BE59" w14:textId="77777777" w:rsidR="003211B0" w:rsidRPr="00EC76D5" w:rsidRDefault="003211B0" w:rsidP="00F206C0">
      <w:pPr>
        <w:pStyle w:val="Code"/>
        <w:rPr>
          <w:highlight w:val="white"/>
        </w:rPr>
      </w:pPr>
    </w:p>
    <w:p w14:paraId="1C630B2A" w14:textId="77777777" w:rsidR="003211B0" w:rsidRPr="00EC76D5" w:rsidRDefault="003211B0" w:rsidP="00F206C0">
      <w:pPr>
        <w:pStyle w:val="Code"/>
        <w:rPr>
          <w:highlight w:val="white"/>
        </w:rPr>
      </w:pPr>
      <w:r w:rsidRPr="00EC76D5">
        <w:rPr>
          <w:highlight w:val="white"/>
        </w:rPr>
        <w:t xml:space="preserve">      g_timeStruct.tm_year = year;</w:t>
      </w:r>
    </w:p>
    <w:p w14:paraId="1EB011E4" w14:textId="77777777" w:rsidR="003211B0" w:rsidRPr="00EC76D5" w:rsidRDefault="003211B0" w:rsidP="00F206C0">
      <w:pPr>
        <w:pStyle w:val="Code"/>
        <w:rPr>
          <w:highlight w:val="white"/>
        </w:rPr>
      </w:pPr>
      <w:r w:rsidRPr="00EC76D5">
        <w:rPr>
          <w:highlight w:val="white"/>
        </w:rPr>
        <w:t xml:space="preserve">      g_timeStruct.tm_yday = totalDays;</w:t>
      </w:r>
    </w:p>
    <w:p w14:paraId="586257C5" w14:textId="0BB61D43" w:rsidR="004E3C42" w:rsidRPr="00EC76D5" w:rsidRDefault="003211B0" w:rsidP="00F206C0">
      <w:pPr>
        <w:pStyle w:val="Code"/>
        <w:rPr>
          <w:highlight w:val="white"/>
        </w:rPr>
      </w:pPr>
      <w:r w:rsidRPr="00EC76D5">
        <w:rPr>
          <w:highlight w:val="white"/>
        </w:rPr>
        <w:lastRenderedPageBreak/>
        <w:t xml:space="preserve">      int month, months[12] = {31, leapYear ? 29 : 28, 31, 30, 31, 30,</w:t>
      </w:r>
    </w:p>
    <w:p w14:paraId="63AB242E" w14:textId="1DF06E6C" w:rsidR="003211B0" w:rsidRPr="00EC76D5" w:rsidRDefault="004E3C42" w:rsidP="00F206C0">
      <w:pPr>
        <w:pStyle w:val="Code"/>
        <w:rPr>
          <w:highlight w:val="white"/>
        </w:rPr>
      </w:pPr>
      <w:r w:rsidRPr="00EC76D5">
        <w:rPr>
          <w:highlight w:val="white"/>
        </w:rPr>
        <w:t xml:space="preserve">                               31, 31, 30, 31, 30, 31</w:t>
      </w:r>
      <w:r w:rsidR="003211B0" w:rsidRPr="00EC76D5">
        <w:rPr>
          <w:highlight w:val="white"/>
        </w:rPr>
        <w:t>};</w:t>
      </w:r>
    </w:p>
    <w:p w14:paraId="3797D613" w14:textId="77777777" w:rsidR="003211B0" w:rsidRPr="00EC76D5" w:rsidRDefault="003211B0" w:rsidP="00F206C0">
      <w:pPr>
        <w:pStyle w:val="Code"/>
        <w:rPr>
          <w:highlight w:val="white"/>
        </w:rPr>
      </w:pPr>
      <w:r w:rsidRPr="00EC76D5">
        <w:rPr>
          <w:highlight w:val="white"/>
        </w:rPr>
        <w:t xml:space="preserve">      </w:t>
      </w:r>
    </w:p>
    <w:p w14:paraId="56FC56D1" w14:textId="77777777" w:rsidR="003211B0" w:rsidRPr="00EC76D5" w:rsidRDefault="003211B0" w:rsidP="00F206C0">
      <w:pPr>
        <w:pStyle w:val="Code"/>
        <w:rPr>
          <w:highlight w:val="white"/>
        </w:rPr>
      </w:pPr>
      <w:r w:rsidRPr="00EC76D5">
        <w:rPr>
          <w:highlight w:val="white"/>
        </w:rPr>
        <w:t xml:space="preserve">      for (month = 0; month &lt; 12; ++month) {</w:t>
      </w:r>
    </w:p>
    <w:p w14:paraId="20A57928" w14:textId="77777777" w:rsidR="003211B0" w:rsidRPr="00EC76D5" w:rsidRDefault="003211B0" w:rsidP="00F206C0">
      <w:pPr>
        <w:pStyle w:val="Code"/>
        <w:rPr>
          <w:highlight w:val="white"/>
        </w:rPr>
      </w:pPr>
      <w:r w:rsidRPr="00EC76D5">
        <w:rPr>
          <w:highlight w:val="white"/>
        </w:rPr>
        <w:t xml:space="preserve">        if (totalDays &gt;= months[month]) {</w:t>
      </w:r>
    </w:p>
    <w:p w14:paraId="0725B625" w14:textId="77777777" w:rsidR="003211B0" w:rsidRPr="00EC76D5" w:rsidRDefault="003211B0" w:rsidP="00F206C0">
      <w:pPr>
        <w:pStyle w:val="Code"/>
        <w:rPr>
          <w:highlight w:val="white"/>
        </w:rPr>
      </w:pPr>
      <w:r w:rsidRPr="00EC76D5">
        <w:rPr>
          <w:highlight w:val="white"/>
        </w:rPr>
        <w:t xml:space="preserve">          totalDays -= months[month];          </w:t>
      </w:r>
    </w:p>
    <w:p w14:paraId="4CC96F46" w14:textId="77777777" w:rsidR="003211B0" w:rsidRPr="00EC76D5" w:rsidRDefault="003211B0" w:rsidP="00F206C0">
      <w:pPr>
        <w:pStyle w:val="Code"/>
        <w:rPr>
          <w:highlight w:val="white"/>
        </w:rPr>
      </w:pPr>
      <w:r w:rsidRPr="00EC76D5">
        <w:rPr>
          <w:highlight w:val="white"/>
        </w:rPr>
        <w:t xml:space="preserve">        }</w:t>
      </w:r>
    </w:p>
    <w:p w14:paraId="66BEB55B" w14:textId="77777777" w:rsidR="003211B0" w:rsidRPr="00EC76D5" w:rsidRDefault="003211B0" w:rsidP="00F206C0">
      <w:pPr>
        <w:pStyle w:val="Code"/>
        <w:rPr>
          <w:highlight w:val="white"/>
        </w:rPr>
      </w:pPr>
      <w:r w:rsidRPr="00EC76D5">
        <w:rPr>
          <w:highlight w:val="white"/>
        </w:rPr>
        <w:t xml:space="preserve">        else {</w:t>
      </w:r>
    </w:p>
    <w:p w14:paraId="3D405799" w14:textId="77777777" w:rsidR="003211B0" w:rsidRPr="00EC76D5" w:rsidRDefault="003211B0" w:rsidP="00F206C0">
      <w:pPr>
        <w:pStyle w:val="Code"/>
        <w:rPr>
          <w:highlight w:val="white"/>
        </w:rPr>
      </w:pPr>
      <w:r w:rsidRPr="00EC76D5">
        <w:rPr>
          <w:highlight w:val="white"/>
        </w:rPr>
        <w:t xml:space="preserve">          break;</w:t>
      </w:r>
    </w:p>
    <w:p w14:paraId="686D65DE" w14:textId="77777777" w:rsidR="003211B0" w:rsidRPr="00EC76D5" w:rsidRDefault="003211B0" w:rsidP="00F206C0">
      <w:pPr>
        <w:pStyle w:val="Code"/>
        <w:rPr>
          <w:highlight w:val="white"/>
        </w:rPr>
      </w:pPr>
      <w:r w:rsidRPr="00EC76D5">
        <w:rPr>
          <w:highlight w:val="white"/>
        </w:rPr>
        <w:t xml:space="preserve">        }</w:t>
      </w:r>
    </w:p>
    <w:p w14:paraId="47E9D4F5" w14:textId="77777777" w:rsidR="003211B0" w:rsidRPr="00EC76D5" w:rsidRDefault="003211B0" w:rsidP="00F206C0">
      <w:pPr>
        <w:pStyle w:val="Code"/>
        <w:rPr>
          <w:highlight w:val="white"/>
        </w:rPr>
      </w:pPr>
      <w:r w:rsidRPr="00EC76D5">
        <w:rPr>
          <w:highlight w:val="white"/>
        </w:rPr>
        <w:t xml:space="preserve">      }</w:t>
      </w:r>
    </w:p>
    <w:p w14:paraId="709B96A3" w14:textId="77777777" w:rsidR="003211B0" w:rsidRPr="00EC76D5" w:rsidRDefault="003211B0" w:rsidP="00F206C0">
      <w:pPr>
        <w:pStyle w:val="Code"/>
        <w:rPr>
          <w:highlight w:val="white"/>
        </w:rPr>
      </w:pPr>
    </w:p>
    <w:p w14:paraId="1BEEF10A" w14:textId="77777777" w:rsidR="003211B0" w:rsidRPr="00EC76D5" w:rsidRDefault="003211B0" w:rsidP="00F206C0">
      <w:pPr>
        <w:pStyle w:val="Code"/>
        <w:rPr>
          <w:highlight w:val="white"/>
        </w:rPr>
      </w:pPr>
      <w:r w:rsidRPr="00EC76D5">
        <w:rPr>
          <w:highlight w:val="white"/>
        </w:rPr>
        <w:t xml:space="preserve">      g_timeStruct.tm_mon = month;</w:t>
      </w:r>
    </w:p>
    <w:p w14:paraId="38A1CFFE" w14:textId="77777777" w:rsidR="003211B0" w:rsidRPr="00EC76D5" w:rsidRDefault="003211B0" w:rsidP="00F206C0">
      <w:pPr>
        <w:pStyle w:val="Code"/>
        <w:rPr>
          <w:highlight w:val="white"/>
        </w:rPr>
      </w:pPr>
      <w:r w:rsidRPr="00EC76D5">
        <w:rPr>
          <w:highlight w:val="white"/>
        </w:rPr>
        <w:t xml:space="preserve">      g_timeStruct.tm_mday = totalDays + 1;</w:t>
      </w:r>
    </w:p>
    <w:p w14:paraId="32B5286E" w14:textId="77777777" w:rsidR="003211B0" w:rsidRPr="00EC76D5" w:rsidRDefault="003211B0" w:rsidP="00F206C0">
      <w:pPr>
        <w:pStyle w:val="Code"/>
        <w:rPr>
          <w:highlight w:val="white"/>
        </w:rPr>
      </w:pPr>
      <w:r w:rsidRPr="00EC76D5">
        <w:rPr>
          <w:highlight w:val="white"/>
        </w:rPr>
        <w:t xml:space="preserve">    }</w:t>
      </w:r>
    </w:p>
    <w:p w14:paraId="6ADCBFAD" w14:textId="77777777" w:rsidR="003211B0" w:rsidRPr="00EC76D5" w:rsidRDefault="003211B0" w:rsidP="00F206C0">
      <w:pPr>
        <w:pStyle w:val="Code"/>
        <w:rPr>
          <w:highlight w:val="white"/>
        </w:rPr>
      </w:pPr>
    </w:p>
    <w:p w14:paraId="31B24722" w14:textId="77777777" w:rsidR="003211B0" w:rsidRPr="00EC76D5" w:rsidRDefault="003211B0" w:rsidP="00F206C0">
      <w:pPr>
        <w:pStyle w:val="Code"/>
        <w:rPr>
          <w:highlight w:val="white"/>
        </w:rPr>
      </w:pPr>
      <w:r w:rsidRPr="00EC76D5">
        <w:rPr>
          <w:highlight w:val="white"/>
        </w:rPr>
        <w:t xml:space="preserve">    { unsigned long daySeconds = totalSeconds % 86400lu;</w:t>
      </w:r>
    </w:p>
    <w:p w14:paraId="37E6C718" w14:textId="77777777" w:rsidR="003211B0" w:rsidRPr="00EC76D5" w:rsidRDefault="003211B0" w:rsidP="00F206C0">
      <w:pPr>
        <w:pStyle w:val="Code"/>
        <w:rPr>
          <w:highlight w:val="white"/>
        </w:rPr>
      </w:pPr>
      <w:r w:rsidRPr="00EC76D5">
        <w:rPr>
          <w:highlight w:val="white"/>
        </w:rPr>
        <w:t xml:space="preserve">      g_timeStruct.tm_hour = (int) (daySeconds / 3600lu);</w:t>
      </w:r>
    </w:p>
    <w:p w14:paraId="2B70ABBA" w14:textId="77777777" w:rsidR="003211B0" w:rsidRPr="00EC76D5" w:rsidRDefault="003211B0" w:rsidP="00F206C0">
      <w:pPr>
        <w:pStyle w:val="Code"/>
        <w:rPr>
          <w:highlight w:val="white"/>
        </w:rPr>
      </w:pPr>
      <w:r w:rsidRPr="00EC76D5">
        <w:rPr>
          <w:highlight w:val="white"/>
        </w:rPr>
        <w:t xml:space="preserve">      g_timeStruct.tm_min = (int) ((daySeconds % 3600lu) / 60lu);</w:t>
      </w:r>
    </w:p>
    <w:p w14:paraId="1C78C767" w14:textId="77777777" w:rsidR="003211B0" w:rsidRPr="00EC76D5" w:rsidRDefault="003211B0" w:rsidP="00F206C0">
      <w:pPr>
        <w:pStyle w:val="Code"/>
        <w:rPr>
          <w:highlight w:val="white"/>
        </w:rPr>
      </w:pPr>
      <w:r w:rsidRPr="00EC76D5">
        <w:rPr>
          <w:highlight w:val="white"/>
        </w:rPr>
        <w:t xml:space="preserve">      g_timeStruct.tm_sec = (int) (daySeconds % 60);</w:t>
      </w:r>
    </w:p>
    <w:p w14:paraId="6086832C" w14:textId="77777777" w:rsidR="003211B0" w:rsidRPr="00EC76D5" w:rsidRDefault="003211B0" w:rsidP="00F206C0">
      <w:pPr>
        <w:pStyle w:val="Code"/>
        <w:rPr>
          <w:highlight w:val="white"/>
        </w:rPr>
      </w:pPr>
      <w:r w:rsidRPr="00EC76D5">
        <w:rPr>
          <w:highlight w:val="white"/>
        </w:rPr>
        <w:t xml:space="preserve">    }</w:t>
      </w:r>
    </w:p>
    <w:p w14:paraId="23631723" w14:textId="77777777" w:rsidR="003211B0" w:rsidRPr="00EC76D5" w:rsidRDefault="003211B0" w:rsidP="00F206C0">
      <w:pPr>
        <w:pStyle w:val="Code"/>
        <w:rPr>
          <w:highlight w:val="white"/>
        </w:rPr>
      </w:pPr>
    </w:p>
    <w:p w14:paraId="05DA1674" w14:textId="77777777" w:rsidR="003211B0" w:rsidRPr="00EC76D5" w:rsidRDefault="003211B0" w:rsidP="00F206C0">
      <w:pPr>
        <w:pStyle w:val="Code"/>
        <w:rPr>
          <w:highlight w:val="white"/>
        </w:rPr>
      </w:pPr>
      <w:r w:rsidRPr="00EC76D5">
        <w:rPr>
          <w:highlight w:val="white"/>
        </w:rPr>
        <w:t xml:space="preserve">    return &amp;g_timeStruct;</w:t>
      </w:r>
    </w:p>
    <w:p w14:paraId="1A9C1771" w14:textId="77777777" w:rsidR="003211B0" w:rsidRPr="00EC76D5" w:rsidRDefault="003211B0" w:rsidP="00F206C0">
      <w:pPr>
        <w:pStyle w:val="Code"/>
        <w:rPr>
          <w:highlight w:val="white"/>
        </w:rPr>
      </w:pPr>
      <w:r w:rsidRPr="00EC76D5">
        <w:rPr>
          <w:highlight w:val="white"/>
        </w:rPr>
        <w:t xml:space="preserve">  }</w:t>
      </w:r>
    </w:p>
    <w:p w14:paraId="713BFF79" w14:textId="77777777" w:rsidR="003211B0" w:rsidRPr="00EC76D5" w:rsidRDefault="003211B0" w:rsidP="00F206C0">
      <w:pPr>
        <w:pStyle w:val="Code"/>
        <w:rPr>
          <w:highlight w:val="white"/>
        </w:rPr>
      </w:pPr>
    </w:p>
    <w:p w14:paraId="25C4B25B" w14:textId="77777777" w:rsidR="003211B0" w:rsidRPr="00EC76D5" w:rsidRDefault="003211B0" w:rsidP="00F206C0">
      <w:pPr>
        <w:pStyle w:val="Code"/>
        <w:rPr>
          <w:highlight w:val="white"/>
        </w:rPr>
      </w:pPr>
      <w:r w:rsidRPr="00EC76D5">
        <w:rPr>
          <w:highlight w:val="white"/>
        </w:rPr>
        <w:t xml:space="preserve">  return NULL;</w:t>
      </w:r>
    </w:p>
    <w:p w14:paraId="05FB0808" w14:textId="77777777" w:rsidR="003211B0" w:rsidRPr="00EC76D5" w:rsidRDefault="003211B0" w:rsidP="00F206C0">
      <w:pPr>
        <w:pStyle w:val="Code"/>
        <w:rPr>
          <w:highlight w:val="white"/>
        </w:rPr>
      </w:pPr>
      <w:r w:rsidRPr="00EC76D5">
        <w:rPr>
          <w:highlight w:val="white"/>
        </w:rPr>
        <w:t>}</w:t>
      </w:r>
    </w:p>
    <w:p w14:paraId="0130C7B5" w14:textId="77777777" w:rsidR="003211B0" w:rsidRPr="00EC76D5" w:rsidRDefault="003211B0" w:rsidP="00F206C0">
      <w:pPr>
        <w:pStyle w:val="Code"/>
        <w:rPr>
          <w:highlight w:val="white"/>
        </w:rPr>
      </w:pPr>
    </w:p>
    <w:p w14:paraId="476A1508" w14:textId="77777777" w:rsidR="003211B0" w:rsidRPr="00EC76D5" w:rsidRDefault="003211B0" w:rsidP="00F206C0">
      <w:pPr>
        <w:pStyle w:val="Code"/>
        <w:rPr>
          <w:highlight w:val="white"/>
        </w:rPr>
      </w:pPr>
      <w:r w:rsidRPr="00EC76D5">
        <w:rPr>
          <w:highlight w:val="white"/>
        </w:rPr>
        <w:t>double difftime(time_t time1, time_t time2) {</w:t>
      </w:r>
    </w:p>
    <w:p w14:paraId="4BB5B6FB" w14:textId="77777777" w:rsidR="003211B0" w:rsidRPr="00EC76D5" w:rsidRDefault="003211B0" w:rsidP="00F206C0">
      <w:pPr>
        <w:pStyle w:val="Code"/>
        <w:rPr>
          <w:highlight w:val="white"/>
        </w:rPr>
      </w:pPr>
      <w:r w:rsidRPr="00EC76D5">
        <w:rPr>
          <w:highlight w:val="white"/>
        </w:rPr>
        <w:t xml:space="preserve">  long totalSeconds1 = (time1 &amp;0x7FFFFFFF),</w:t>
      </w:r>
    </w:p>
    <w:p w14:paraId="15399DA4" w14:textId="77777777" w:rsidR="003211B0" w:rsidRPr="00EC76D5" w:rsidRDefault="003211B0" w:rsidP="00F206C0">
      <w:pPr>
        <w:pStyle w:val="Code"/>
        <w:rPr>
          <w:highlight w:val="white"/>
        </w:rPr>
      </w:pPr>
      <w:r w:rsidRPr="00EC76D5">
        <w:rPr>
          <w:highlight w:val="white"/>
        </w:rPr>
        <w:t xml:space="preserve">       totalSeconds2 = (time2 &amp;0x7FFFFFFF);</w:t>
      </w:r>
    </w:p>
    <w:p w14:paraId="5E6169FA" w14:textId="77777777" w:rsidR="003211B0" w:rsidRPr="00EC76D5" w:rsidRDefault="003211B0" w:rsidP="00F206C0">
      <w:pPr>
        <w:pStyle w:val="Code"/>
        <w:rPr>
          <w:highlight w:val="white"/>
        </w:rPr>
      </w:pPr>
      <w:r w:rsidRPr="00EC76D5">
        <w:rPr>
          <w:highlight w:val="white"/>
        </w:rPr>
        <w:t xml:space="preserve">  return (double) (totalSeconds2 - totalSeconds1);</w:t>
      </w:r>
    </w:p>
    <w:p w14:paraId="5A2B8E02" w14:textId="77777777" w:rsidR="003211B0" w:rsidRPr="00EC76D5" w:rsidRDefault="003211B0" w:rsidP="00F206C0">
      <w:pPr>
        <w:pStyle w:val="Code"/>
        <w:rPr>
          <w:highlight w:val="white"/>
        </w:rPr>
      </w:pPr>
      <w:r w:rsidRPr="00EC76D5">
        <w:rPr>
          <w:highlight w:val="white"/>
        </w:rPr>
        <w:t>}</w:t>
      </w:r>
    </w:p>
    <w:p w14:paraId="517B0D9A" w14:textId="77777777" w:rsidR="003211B0" w:rsidRPr="00EC76D5" w:rsidRDefault="003211B0" w:rsidP="00F206C0">
      <w:pPr>
        <w:pStyle w:val="Code"/>
        <w:rPr>
          <w:highlight w:val="white"/>
        </w:rPr>
      </w:pPr>
    </w:p>
    <w:p w14:paraId="78C5B04C" w14:textId="77777777" w:rsidR="003211B0" w:rsidRPr="00EC76D5" w:rsidRDefault="003211B0" w:rsidP="00F206C0">
      <w:pPr>
        <w:pStyle w:val="Code"/>
        <w:rPr>
          <w:highlight w:val="white"/>
        </w:rPr>
      </w:pPr>
      <w:r w:rsidRPr="00EC76D5">
        <w:rPr>
          <w:highlight w:val="white"/>
        </w:rPr>
        <w:t>static char g_timeString[256];</w:t>
      </w:r>
    </w:p>
    <w:p w14:paraId="53094E44" w14:textId="77777777" w:rsidR="003211B0" w:rsidRPr="00EC76D5" w:rsidRDefault="003211B0" w:rsidP="00F206C0">
      <w:pPr>
        <w:pStyle w:val="Code"/>
        <w:rPr>
          <w:highlight w:val="white"/>
        </w:rPr>
      </w:pPr>
    </w:p>
    <w:p w14:paraId="4DB3424B" w14:textId="77777777" w:rsidR="00C35669" w:rsidRPr="00EC76D5" w:rsidRDefault="003211B0" w:rsidP="00F206C0">
      <w:pPr>
        <w:pStyle w:val="Code"/>
        <w:rPr>
          <w:highlight w:val="white"/>
        </w:rPr>
      </w:pPr>
      <w:r w:rsidRPr="00EC76D5">
        <w:rPr>
          <w:highlight w:val="white"/>
        </w:rPr>
        <w:t>static char* g_defaultShortDayList[] =</w:t>
      </w:r>
    </w:p>
    <w:p w14:paraId="270C6DE2" w14:textId="35A930AB" w:rsidR="003211B0" w:rsidRPr="00EC76D5" w:rsidRDefault="00C35669" w:rsidP="00F206C0">
      <w:pPr>
        <w:pStyle w:val="Code"/>
        <w:rPr>
          <w:highlight w:val="white"/>
        </w:rPr>
      </w:pPr>
      <w:r w:rsidRPr="00EC76D5">
        <w:rPr>
          <w:highlight w:val="white"/>
        </w:rPr>
        <w:t xml:space="preserve"> </w:t>
      </w:r>
      <w:r w:rsidR="003211B0" w:rsidRPr="00EC76D5">
        <w:rPr>
          <w:highlight w:val="white"/>
        </w:rPr>
        <w:t xml:space="preserve"> {"Sun", "Mon", "Tue", "Wed", "Thu", "Fri", "Sat"};</w:t>
      </w:r>
    </w:p>
    <w:p w14:paraId="0F7544A1" w14:textId="77777777" w:rsidR="00C35669" w:rsidRPr="00EC76D5" w:rsidRDefault="003211B0" w:rsidP="00F206C0">
      <w:pPr>
        <w:pStyle w:val="Code"/>
        <w:rPr>
          <w:highlight w:val="white"/>
        </w:rPr>
      </w:pPr>
      <w:r w:rsidRPr="00EC76D5">
        <w:rPr>
          <w:highlight w:val="white"/>
        </w:rPr>
        <w:t>static char* g_defaultLongDayList[] = {"Sunday", "Monday", "Tuesday",</w:t>
      </w:r>
    </w:p>
    <w:p w14:paraId="22E02F26" w14:textId="3C6E7735" w:rsidR="003211B0" w:rsidRPr="00EC76D5" w:rsidRDefault="00C35669" w:rsidP="00F206C0">
      <w:pPr>
        <w:pStyle w:val="Code"/>
        <w:rPr>
          <w:highlight w:val="white"/>
        </w:rPr>
      </w:pPr>
      <w:r w:rsidRPr="00EC76D5">
        <w:rPr>
          <w:highlight w:val="white"/>
        </w:rPr>
        <w:t xml:space="preserve">                            </w:t>
      </w:r>
      <w:r w:rsidR="003211B0" w:rsidRPr="00EC76D5">
        <w:rPr>
          <w:highlight w:val="white"/>
        </w:rPr>
        <w:t xml:space="preserve"> "Wednesday", "Thursday", "Friday", "Saturday"};</w:t>
      </w:r>
    </w:p>
    <w:p w14:paraId="0D7D998D" w14:textId="77777777" w:rsidR="003211B0" w:rsidRPr="00EC76D5" w:rsidRDefault="003211B0" w:rsidP="00F206C0">
      <w:pPr>
        <w:pStyle w:val="Code"/>
        <w:rPr>
          <w:highlight w:val="white"/>
        </w:rPr>
      </w:pPr>
    </w:p>
    <w:p w14:paraId="2570C7D7" w14:textId="77777777" w:rsidR="00A005AD" w:rsidRPr="00EC76D5" w:rsidRDefault="003211B0" w:rsidP="00F206C0">
      <w:pPr>
        <w:pStyle w:val="Code"/>
        <w:rPr>
          <w:highlight w:val="white"/>
        </w:rPr>
      </w:pPr>
      <w:r w:rsidRPr="00EC76D5">
        <w:rPr>
          <w:highlight w:val="white"/>
        </w:rPr>
        <w:t>static char* g_defaultShortMonthList[] = {"Jan", "Feb", "Mar", "Apr", "May",</w:t>
      </w:r>
    </w:p>
    <w:p w14:paraId="26787A69" w14:textId="27504222" w:rsidR="003211B0" w:rsidRPr="00EC76D5" w:rsidRDefault="00A005AD" w:rsidP="00F206C0">
      <w:pPr>
        <w:pStyle w:val="Code"/>
        <w:rPr>
          <w:highlight w:val="white"/>
        </w:rPr>
      </w:pPr>
      <w:r w:rsidRPr="00EC76D5">
        <w:rPr>
          <w:highlight w:val="white"/>
        </w:rPr>
        <w:t xml:space="preserve">                          </w:t>
      </w:r>
      <w:r w:rsidR="003211B0" w:rsidRPr="00EC76D5">
        <w:rPr>
          <w:highlight w:val="white"/>
        </w:rPr>
        <w:t xml:space="preserve"> "Jun", "Jul", "Aug", "Sep", "Oct", "Nov", "Dec"};</w:t>
      </w:r>
    </w:p>
    <w:p w14:paraId="2BCEEB26" w14:textId="77777777" w:rsidR="00196877" w:rsidRPr="00EC76D5" w:rsidRDefault="003211B0" w:rsidP="00F206C0">
      <w:pPr>
        <w:pStyle w:val="Code"/>
        <w:rPr>
          <w:highlight w:val="white"/>
        </w:rPr>
      </w:pPr>
      <w:r w:rsidRPr="00EC76D5">
        <w:rPr>
          <w:highlight w:val="white"/>
        </w:rPr>
        <w:t>static char* g_defaultLongMonthList[] = {"January", "February", "March",</w:t>
      </w:r>
    </w:p>
    <w:p w14:paraId="1D88E1AF" w14:textId="77777777" w:rsidR="00196877" w:rsidRPr="00EC76D5" w:rsidRDefault="00196877" w:rsidP="00F206C0">
      <w:pPr>
        <w:pStyle w:val="Code"/>
        <w:rPr>
          <w:highlight w:val="white"/>
        </w:rPr>
      </w:pPr>
      <w:r w:rsidRPr="00EC76D5">
        <w:rPr>
          <w:highlight w:val="white"/>
        </w:rPr>
        <w:t xml:space="preserve">            </w:t>
      </w:r>
      <w:r w:rsidR="003211B0" w:rsidRPr="00EC76D5">
        <w:rPr>
          <w:highlight w:val="white"/>
        </w:rPr>
        <w:t xml:space="preserve"> "April", "May", "June", "July", "August",</w:t>
      </w:r>
    </w:p>
    <w:p w14:paraId="76FCCCDB" w14:textId="381947CE" w:rsidR="003211B0" w:rsidRPr="00EC76D5" w:rsidRDefault="00196877" w:rsidP="00F206C0">
      <w:pPr>
        <w:pStyle w:val="Code"/>
        <w:rPr>
          <w:highlight w:val="white"/>
        </w:rPr>
      </w:pPr>
      <w:r w:rsidRPr="00EC76D5">
        <w:rPr>
          <w:highlight w:val="white"/>
        </w:rPr>
        <w:t xml:space="preserve">            </w:t>
      </w:r>
      <w:r w:rsidR="003211B0" w:rsidRPr="00EC76D5">
        <w:rPr>
          <w:highlight w:val="white"/>
        </w:rPr>
        <w:t xml:space="preserve"> "September", "October", "November", "December"};</w:t>
      </w:r>
    </w:p>
    <w:p w14:paraId="5B4BEF09" w14:textId="77777777" w:rsidR="003211B0" w:rsidRPr="00EC76D5" w:rsidRDefault="003211B0" w:rsidP="00F206C0">
      <w:pPr>
        <w:pStyle w:val="Code"/>
        <w:rPr>
          <w:highlight w:val="white"/>
        </w:rPr>
      </w:pPr>
    </w:p>
    <w:p w14:paraId="0B1E0151" w14:textId="77777777" w:rsidR="003211B0" w:rsidRPr="00EC76D5" w:rsidRDefault="003211B0" w:rsidP="00F206C0">
      <w:pPr>
        <w:pStyle w:val="Code"/>
        <w:rPr>
          <w:highlight w:val="white"/>
        </w:rPr>
      </w:pPr>
      <w:r w:rsidRPr="00EC76D5">
        <w:rPr>
          <w:highlight w:val="white"/>
        </w:rPr>
        <w:t>void default_test() {</w:t>
      </w:r>
    </w:p>
    <w:p w14:paraId="19253A20" w14:textId="77777777" w:rsidR="003211B0" w:rsidRPr="00EC76D5" w:rsidRDefault="003211B0" w:rsidP="00F206C0">
      <w:pPr>
        <w:pStyle w:val="Code"/>
        <w:rPr>
          <w:highlight w:val="white"/>
        </w:rPr>
      </w:pPr>
      <w:r w:rsidRPr="00EC76D5">
        <w:rPr>
          <w:highlight w:val="white"/>
        </w:rPr>
        <w:t xml:space="preserve">  printf("&lt;%p&gt;", g_defaultShortDayList);</w:t>
      </w:r>
    </w:p>
    <w:p w14:paraId="44338BDB" w14:textId="77777777" w:rsidR="003211B0" w:rsidRPr="00EC76D5" w:rsidRDefault="003211B0" w:rsidP="00F206C0">
      <w:pPr>
        <w:pStyle w:val="Code"/>
        <w:rPr>
          <w:highlight w:val="white"/>
        </w:rPr>
      </w:pPr>
      <w:r w:rsidRPr="00EC76D5">
        <w:rPr>
          <w:highlight w:val="white"/>
        </w:rPr>
        <w:t xml:space="preserve">  printf("&lt;%s&gt;", g_defaultShortDayList[1]);</w:t>
      </w:r>
    </w:p>
    <w:p w14:paraId="08892D2C" w14:textId="77777777" w:rsidR="003211B0" w:rsidRPr="00EC76D5" w:rsidRDefault="003211B0" w:rsidP="00F206C0">
      <w:pPr>
        <w:pStyle w:val="Code"/>
        <w:rPr>
          <w:highlight w:val="white"/>
        </w:rPr>
      </w:pPr>
      <w:r w:rsidRPr="00EC76D5">
        <w:rPr>
          <w:highlight w:val="white"/>
        </w:rPr>
        <w:t>}</w:t>
      </w:r>
    </w:p>
    <w:p w14:paraId="1196B7F2" w14:textId="77777777" w:rsidR="003211B0" w:rsidRPr="00EC76D5" w:rsidRDefault="003211B0" w:rsidP="00F206C0">
      <w:pPr>
        <w:pStyle w:val="Code"/>
        <w:rPr>
          <w:highlight w:val="white"/>
        </w:rPr>
      </w:pPr>
    </w:p>
    <w:p w14:paraId="5E1B72EA" w14:textId="77777777" w:rsidR="003211B0" w:rsidRPr="00EC76D5" w:rsidRDefault="003211B0" w:rsidP="00F206C0">
      <w:pPr>
        <w:pStyle w:val="Code"/>
        <w:rPr>
          <w:highlight w:val="white"/>
        </w:rPr>
      </w:pPr>
      <w:r w:rsidRPr="00EC76D5">
        <w:rPr>
          <w:highlight w:val="white"/>
        </w:rPr>
        <w:t>char* asctime(const struct tm* tp) {</w:t>
      </w:r>
    </w:p>
    <w:p w14:paraId="5E145718" w14:textId="77777777" w:rsidR="003211B0" w:rsidRPr="00EC76D5" w:rsidRDefault="003211B0" w:rsidP="00F206C0">
      <w:pPr>
        <w:pStyle w:val="Code"/>
        <w:rPr>
          <w:highlight w:val="white"/>
        </w:rPr>
      </w:pPr>
      <w:r w:rsidRPr="00EC76D5">
        <w:rPr>
          <w:highlight w:val="white"/>
        </w:rPr>
        <w:t xml:space="preserve">  struct lconv* localeConvPtr = NULL;//localeconv();</w:t>
      </w:r>
    </w:p>
    <w:p w14:paraId="512C481C" w14:textId="77777777" w:rsidR="00C536E3" w:rsidRPr="00EC76D5" w:rsidRDefault="003211B0" w:rsidP="00F206C0">
      <w:pPr>
        <w:pStyle w:val="Code"/>
        <w:rPr>
          <w:highlight w:val="white"/>
        </w:rPr>
      </w:pPr>
      <w:r w:rsidRPr="00EC76D5">
        <w:rPr>
          <w:highlight w:val="white"/>
        </w:rPr>
        <w:t xml:space="preserve">  char** shortDayList = (localeConvPtr != NULL) ?</w:t>
      </w:r>
    </w:p>
    <w:p w14:paraId="4D5E16A0" w14:textId="186D0C0E" w:rsidR="003211B0" w:rsidRPr="00EC76D5" w:rsidRDefault="00C536E3" w:rsidP="00F206C0">
      <w:pPr>
        <w:pStyle w:val="Code"/>
        <w:rPr>
          <w:highlight w:val="white"/>
        </w:rPr>
      </w:pPr>
      <w:r w:rsidRPr="00EC76D5">
        <w:rPr>
          <w:highlight w:val="white"/>
        </w:rPr>
        <w:t xml:space="preserve">                       </w:t>
      </w:r>
      <w:r w:rsidR="003211B0" w:rsidRPr="00EC76D5">
        <w:rPr>
          <w:highlight w:val="white"/>
        </w:rPr>
        <w:t xml:space="preserve"> localeConvPtr-&gt;shortDayList : NULL;</w:t>
      </w:r>
    </w:p>
    <w:p w14:paraId="5C1876E7" w14:textId="77777777" w:rsidR="00CD4229" w:rsidRPr="00EC76D5" w:rsidRDefault="003211B0" w:rsidP="00F206C0">
      <w:pPr>
        <w:pStyle w:val="Code"/>
        <w:rPr>
          <w:highlight w:val="white"/>
        </w:rPr>
      </w:pPr>
      <w:r w:rsidRPr="00EC76D5">
        <w:rPr>
          <w:highlight w:val="white"/>
        </w:rPr>
        <w:t xml:space="preserve">  char** shortMonthList = (localeConvPtr != NULL) ?</w:t>
      </w:r>
    </w:p>
    <w:p w14:paraId="2D96C8F9" w14:textId="120DA63D" w:rsidR="003211B0" w:rsidRPr="00EC76D5" w:rsidRDefault="00CD4229" w:rsidP="00F206C0">
      <w:pPr>
        <w:pStyle w:val="Code"/>
        <w:rPr>
          <w:highlight w:val="white"/>
        </w:rPr>
      </w:pPr>
      <w:r w:rsidRPr="00EC76D5">
        <w:rPr>
          <w:highlight w:val="white"/>
        </w:rPr>
        <w:lastRenderedPageBreak/>
        <w:t xml:space="preserve">                         </w:t>
      </w:r>
      <w:r w:rsidR="003211B0" w:rsidRPr="00EC76D5">
        <w:rPr>
          <w:highlight w:val="white"/>
        </w:rPr>
        <w:t xml:space="preserve"> localeConvPtr-&gt;shortMonthList : NULL;</w:t>
      </w:r>
    </w:p>
    <w:p w14:paraId="0CA8D1ED" w14:textId="77777777" w:rsidR="003211B0" w:rsidRPr="00EC76D5" w:rsidRDefault="003211B0" w:rsidP="00F206C0">
      <w:pPr>
        <w:pStyle w:val="Code"/>
        <w:rPr>
          <w:highlight w:val="white"/>
        </w:rPr>
      </w:pPr>
    </w:p>
    <w:p w14:paraId="33EFE79B" w14:textId="77777777" w:rsidR="00823FAC" w:rsidRPr="00EC76D5" w:rsidRDefault="003211B0" w:rsidP="00F206C0">
      <w:pPr>
        <w:pStyle w:val="Code"/>
        <w:rPr>
          <w:highlight w:val="white"/>
        </w:rPr>
      </w:pPr>
      <w:r w:rsidRPr="00EC76D5">
        <w:rPr>
          <w:highlight w:val="white"/>
        </w:rPr>
        <w:t xml:space="preserve">  shortDayList = (shortDayList != NULL) ? shortDayList</w:t>
      </w:r>
    </w:p>
    <w:p w14:paraId="438A1FEE" w14:textId="75B10CB2"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g_defaultShortDayList;</w:t>
      </w:r>
    </w:p>
    <w:p w14:paraId="6C74302F" w14:textId="77777777" w:rsidR="00823FAC" w:rsidRPr="00EC76D5" w:rsidRDefault="003211B0" w:rsidP="00F206C0">
      <w:pPr>
        <w:pStyle w:val="Code"/>
        <w:rPr>
          <w:highlight w:val="white"/>
        </w:rPr>
      </w:pPr>
      <w:r w:rsidRPr="00EC76D5">
        <w:rPr>
          <w:highlight w:val="white"/>
        </w:rPr>
        <w:t xml:space="preserve">  shortMonthList = (shortMonthList != NULL) ? shortMonthList</w:t>
      </w:r>
    </w:p>
    <w:p w14:paraId="24F7B518" w14:textId="5BCC07C4"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g_defaultShortMonthList;</w:t>
      </w:r>
    </w:p>
    <w:p w14:paraId="4DEB2612" w14:textId="77777777" w:rsidR="003211B0" w:rsidRPr="00EC76D5" w:rsidRDefault="003211B0" w:rsidP="00F206C0">
      <w:pPr>
        <w:pStyle w:val="Code"/>
        <w:rPr>
          <w:highlight w:val="white"/>
        </w:rPr>
      </w:pPr>
    </w:p>
    <w:p w14:paraId="7D4190E4" w14:textId="77777777" w:rsidR="003211B0" w:rsidRPr="00EC76D5" w:rsidRDefault="003211B0" w:rsidP="00F206C0">
      <w:pPr>
        <w:pStyle w:val="Code"/>
        <w:rPr>
          <w:highlight w:val="white"/>
        </w:rPr>
      </w:pPr>
      <w:r w:rsidRPr="00EC76D5">
        <w:rPr>
          <w:highlight w:val="white"/>
        </w:rPr>
        <w:t xml:space="preserve">  sprintf(g_timeString, "%s %s %2i %02i:%02i:%02i %04i\n",</w:t>
      </w:r>
    </w:p>
    <w:p w14:paraId="57608106" w14:textId="77777777" w:rsidR="003211B0" w:rsidRPr="00EC76D5" w:rsidRDefault="003211B0" w:rsidP="00F206C0">
      <w:pPr>
        <w:pStyle w:val="Code"/>
        <w:rPr>
          <w:highlight w:val="white"/>
        </w:rPr>
      </w:pPr>
      <w:r w:rsidRPr="00EC76D5">
        <w:rPr>
          <w:highlight w:val="white"/>
        </w:rPr>
        <w:t xml:space="preserve">          shortDayList[tp-&gt;tm_wday], shortMonthList[tp-&gt;tm_mon],</w:t>
      </w:r>
    </w:p>
    <w:p w14:paraId="2C42A94F" w14:textId="77777777" w:rsidR="003211B0" w:rsidRPr="00EC76D5" w:rsidRDefault="003211B0" w:rsidP="00F206C0">
      <w:pPr>
        <w:pStyle w:val="Code"/>
        <w:rPr>
          <w:highlight w:val="white"/>
        </w:rPr>
      </w:pPr>
      <w:r w:rsidRPr="00EC76D5">
        <w:rPr>
          <w:highlight w:val="white"/>
        </w:rPr>
        <w:t xml:space="preserve">          tp-&gt;tm_mday, tp-&gt;tm_hour, tp-&gt;tm_min,</w:t>
      </w:r>
    </w:p>
    <w:p w14:paraId="14660548" w14:textId="77777777" w:rsidR="003211B0" w:rsidRPr="00EC76D5" w:rsidRDefault="003211B0" w:rsidP="00F206C0">
      <w:pPr>
        <w:pStyle w:val="Code"/>
        <w:rPr>
          <w:highlight w:val="white"/>
        </w:rPr>
      </w:pPr>
      <w:r w:rsidRPr="00EC76D5">
        <w:rPr>
          <w:highlight w:val="white"/>
        </w:rPr>
        <w:t xml:space="preserve">          tp-&gt;tm_sec, tp-&gt;tm_year + 1900);</w:t>
      </w:r>
    </w:p>
    <w:p w14:paraId="28E55CDF" w14:textId="77777777" w:rsidR="003211B0" w:rsidRPr="00EC76D5" w:rsidRDefault="003211B0" w:rsidP="00F206C0">
      <w:pPr>
        <w:pStyle w:val="Code"/>
        <w:rPr>
          <w:highlight w:val="white"/>
        </w:rPr>
      </w:pPr>
      <w:r w:rsidRPr="00EC76D5">
        <w:rPr>
          <w:highlight w:val="white"/>
        </w:rPr>
        <w:t xml:space="preserve">  return g_timeString;</w:t>
      </w:r>
    </w:p>
    <w:p w14:paraId="022895F5" w14:textId="77777777" w:rsidR="003211B0" w:rsidRPr="00EC76D5" w:rsidRDefault="003211B0" w:rsidP="00F206C0">
      <w:pPr>
        <w:pStyle w:val="Code"/>
        <w:rPr>
          <w:highlight w:val="white"/>
        </w:rPr>
      </w:pPr>
      <w:r w:rsidRPr="00EC76D5">
        <w:rPr>
          <w:highlight w:val="white"/>
        </w:rPr>
        <w:t>}</w:t>
      </w:r>
    </w:p>
    <w:p w14:paraId="6A0D7B4B" w14:textId="77777777" w:rsidR="003211B0" w:rsidRPr="00EC76D5" w:rsidRDefault="003211B0" w:rsidP="00F206C0">
      <w:pPr>
        <w:pStyle w:val="Code"/>
        <w:rPr>
          <w:highlight w:val="white"/>
        </w:rPr>
      </w:pPr>
    </w:p>
    <w:p w14:paraId="223FDB4B" w14:textId="77777777" w:rsidR="003211B0" w:rsidRPr="00EC76D5" w:rsidRDefault="003211B0" w:rsidP="00F206C0">
      <w:pPr>
        <w:pStyle w:val="Code"/>
        <w:rPr>
          <w:highlight w:val="white"/>
        </w:rPr>
      </w:pPr>
      <w:r w:rsidRPr="00EC76D5">
        <w:rPr>
          <w:highlight w:val="white"/>
        </w:rPr>
        <w:t>char* ctime(const time_t* time) {</w:t>
      </w:r>
    </w:p>
    <w:p w14:paraId="06CC9E12" w14:textId="77777777" w:rsidR="003211B0" w:rsidRPr="00EC76D5" w:rsidRDefault="003211B0" w:rsidP="00F206C0">
      <w:pPr>
        <w:pStyle w:val="Code"/>
        <w:rPr>
          <w:highlight w:val="white"/>
        </w:rPr>
      </w:pPr>
      <w:r w:rsidRPr="00EC76D5">
        <w:rPr>
          <w:highlight w:val="white"/>
        </w:rPr>
        <w:t xml:space="preserve">  return asctime(localtime(time));</w:t>
      </w:r>
    </w:p>
    <w:p w14:paraId="72D8D980" w14:textId="77777777" w:rsidR="003211B0" w:rsidRPr="00EC76D5" w:rsidRDefault="003211B0" w:rsidP="00F206C0">
      <w:pPr>
        <w:pStyle w:val="Code"/>
        <w:rPr>
          <w:highlight w:val="white"/>
        </w:rPr>
      </w:pPr>
      <w:r w:rsidRPr="00EC76D5">
        <w:rPr>
          <w:highlight w:val="white"/>
        </w:rPr>
        <w:t>}</w:t>
      </w:r>
    </w:p>
    <w:p w14:paraId="4DA9D96A" w14:textId="77777777" w:rsidR="003211B0" w:rsidRPr="00EC76D5" w:rsidRDefault="003211B0" w:rsidP="00F206C0">
      <w:pPr>
        <w:pStyle w:val="Code"/>
        <w:rPr>
          <w:highlight w:val="white"/>
        </w:rPr>
      </w:pPr>
    </w:p>
    <w:p w14:paraId="08069818" w14:textId="77777777" w:rsidR="003211B0" w:rsidRPr="00EC76D5" w:rsidRDefault="003211B0" w:rsidP="00F206C0">
      <w:pPr>
        <w:pStyle w:val="Code"/>
        <w:rPr>
          <w:highlight w:val="white"/>
        </w:rPr>
      </w:pPr>
      <w:r w:rsidRPr="00EC76D5">
        <w:rPr>
          <w:highlight w:val="white"/>
        </w:rPr>
        <w:t>struct tm* gmtime(const time_t* timePtr) {</w:t>
      </w:r>
    </w:p>
    <w:p w14:paraId="0005895E" w14:textId="77777777" w:rsidR="003211B0" w:rsidRPr="00EC76D5" w:rsidRDefault="003211B0" w:rsidP="00F206C0">
      <w:pPr>
        <w:pStyle w:val="Code"/>
        <w:rPr>
          <w:highlight w:val="white"/>
        </w:rPr>
      </w:pPr>
      <w:r w:rsidRPr="00EC76D5">
        <w:rPr>
          <w:highlight w:val="white"/>
        </w:rPr>
        <w:t xml:space="preserve">  time_t t = *timePtr;</w:t>
      </w:r>
    </w:p>
    <w:p w14:paraId="6F739AE9" w14:textId="77777777" w:rsidR="003211B0" w:rsidRPr="00EC76D5" w:rsidRDefault="003211B0" w:rsidP="00F206C0">
      <w:pPr>
        <w:pStyle w:val="Code"/>
        <w:rPr>
          <w:highlight w:val="white"/>
        </w:rPr>
      </w:pPr>
      <w:r w:rsidRPr="00EC76D5">
        <w:rPr>
          <w:highlight w:val="white"/>
        </w:rPr>
        <w:t xml:space="preserve">  int timeZone = 0;</w:t>
      </w:r>
    </w:p>
    <w:p w14:paraId="410ACC97" w14:textId="77777777" w:rsidR="003211B0" w:rsidRPr="00EC76D5" w:rsidRDefault="003211B0" w:rsidP="00F206C0">
      <w:pPr>
        <w:pStyle w:val="Code"/>
        <w:rPr>
          <w:highlight w:val="white"/>
        </w:rPr>
      </w:pPr>
      <w:r w:rsidRPr="00EC76D5">
        <w:rPr>
          <w:highlight w:val="white"/>
        </w:rPr>
        <w:t xml:space="preserve">  struct tm* tmPtr = localtime(timePtr);</w:t>
      </w:r>
    </w:p>
    <w:p w14:paraId="56578C81" w14:textId="77777777" w:rsidR="003211B0" w:rsidRPr="00EC76D5" w:rsidRDefault="003211B0" w:rsidP="00F206C0">
      <w:pPr>
        <w:pStyle w:val="Code"/>
        <w:rPr>
          <w:highlight w:val="white"/>
        </w:rPr>
      </w:pPr>
      <w:r w:rsidRPr="00EC76D5">
        <w:rPr>
          <w:highlight w:val="white"/>
        </w:rPr>
        <w:t xml:space="preserve">  struct lconv* localeConvPtr = localeconv();</w:t>
      </w:r>
    </w:p>
    <w:p w14:paraId="77B60DEC" w14:textId="77777777" w:rsidR="003211B0" w:rsidRPr="00EC76D5" w:rsidRDefault="003211B0" w:rsidP="00F206C0">
      <w:pPr>
        <w:pStyle w:val="Code"/>
        <w:rPr>
          <w:highlight w:val="white"/>
        </w:rPr>
      </w:pPr>
    </w:p>
    <w:p w14:paraId="1E410781" w14:textId="77777777" w:rsidR="003211B0" w:rsidRPr="00EC76D5" w:rsidRDefault="003211B0" w:rsidP="00F206C0">
      <w:pPr>
        <w:pStyle w:val="Code"/>
        <w:rPr>
          <w:highlight w:val="white"/>
        </w:rPr>
      </w:pPr>
      <w:r w:rsidRPr="00EC76D5">
        <w:rPr>
          <w:highlight w:val="white"/>
        </w:rPr>
        <w:t xml:space="preserve">  if (localeConvPtr != NULL) {</w:t>
      </w:r>
    </w:p>
    <w:p w14:paraId="2F25BE68" w14:textId="77777777" w:rsidR="00823FAC" w:rsidRPr="00EC76D5" w:rsidRDefault="003211B0" w:rsidP="00F206C0">
      <w:pPr>
        <w:pStyle w:val="Code"/>
        <w:rPr>
          <w:highlight w:val="white"/>
        </w:rPr>
      </w:pPr>
      <w:r w:rsidRPr="00EC76D5">
        <w:rPr>
          <w:highlight w:val="white"/>
        </w:rPr>
        <w:t xml:space="preserve">    timeZone = tmPtr-&gt;tm_isdst ? localeConvPtr-&gt;summerTimeZone</w:t>
      </w:r>
    </w:p>
    <w:p w14:paraId="3FC9A193" w14:textId="4ADE43EE"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localeConvPtr-&gt;winterTimeZone;</w:t>
      </w:r>
    </w:p>
    <w:p w14:paraId="354869B5" w14:textId="77777777" w:rsidR="003211B0" w:rsidRPr="00EC76D5" w:rsidRDefault="003211B0" w:rsidP="00F206C0">
      <w:pPr>
        <w:pStyle w:val="Code"/>
        <w:rPr>
          <w:highlight w:val="white"/>
        </w:rPr>
      </w:pPr>
      <w:r w:rsidRPr="00EC76D5">
        <w:rPr>
          <w:highlight w:val="white"/>
        </w:rPr>
        <w:t xml:space="preserve">  }</w:t>
      </w:r>
    </w:p>
    <w:p w14:paraId="360C0E69" w14:textId="77777777" w:rsidR="003211B0" w:rsidRPr="00EC76D5" w:rsidRDefault="003211B0" w:rsidP="00F206C0">
      <w:pPr>
        <w:pStyle w:val="Code"/>
        <w:rPr>
          <w:highlight w:val="white"/>
        </w:rPr>
      </w:pPr>
    </w:p>
    <w:p w14:paraId="07919AD4" w14:textId="77777777" w:rsidR="003211B0" w:rsidRPr="00EC76D5" w:rsidRDefault="003211B0" w:rsidP="00F206C0">
      <w:pPr>
        <w:pStyle w:val="Code"/>
        <w:rPr>
          <w:highlight w:val="white"/>
        </w:rPr>
      </w:pPr>
      <w:r w:rsidRPr="00EC76D5">
        <w:rPr>
          <w:highlight w:val="white"/>
        </w:rPr>
        <w:t xml:space="preserve">  t -= 3600l * timeZone;</w:t>
      </w:r>
    </w:p>
    <w:p w14:paraId="77ED71D5" w14:textId="77777777" w:rsidR="003211B0" w:rsidRPr="00EC76D5" w:rsidRDefault="003211B0" w:rsidP="00F206C0">
      <w:pPr>
        <w:pStyle w:val="Code"/>
        <w:rPr>
          <w:highlight w:val="white"/>
        </w:rPr>
      </w:pPr>
      <w:r w:rsidRPr="00EC76D5">
        <w:rPr>
          <w:highlight w:val="white"/>
        </w:rPr>
        <w:t xml:space="preserve">  return localtime(&amp;t);</w:t>
      </w:r>
    </w:p>
    <w:p w14:paraId="6B34E8C5" w14:textId="77777777" w:rsidR="003211B0" w:rsidRPr="00EC76D5" w:rsidRDefault="003211B0" w:rsidP="00F206C0">
      <w:pPr>
        <w:pStyle w:val="Code"/>
        <w:rPr>
          <w:highlight w:val="white"/>
        </w:rPr>
      </w:pPr>
      <w:r w:rsidRPr="00EC76D5">
        <w:rPr>
          <w:highlight w:val="white"/>
        </w:rPr>
        <w:t>}</w:t>
      </w:r>
    </w:p>
    <w:p w14:paraId="67D2B916" w14:textId="77777777" w:rsidR="003211B0" w:rsidRPr="00EC76D5" w:rsidRDefault="003211B0" w:rsidP="00F206C0">
      <w:pPr>
        <w:pStyle w:val="Code"/>
        <w:rPr>
          <w:highlight w:val="white"/>
        </w:rPr>
      </w:pPr>
    </w:p>
    <w:p w14:paraId="5D1AAAE1" w14:textId="77777777" w:rsidR="003211B0" w:rsidRPr="00EC76D5" w:rsidRDefault="003211B0" w:rsidP="00F206C0">
      <w:pPr>
        <w:pStyle w:val="Code"/>
        <w:rPr>
          <w:highlight w:val="white"/>
        </w:rPr>
      </w:pPr>
      <w:r w:rsidRPr="00EC76D5">
        <w:rPr>
          <w:highlight w:val="white"/>
        </w:rPr>
        <w:t>size_t strftime(char* s, size_t smax, const char* fmt, const struct tm* tp) {</w:t>
      </w:r>
    </w:p>
    <w:p w14:paraId="631A5D17" w14:textId="77777777" w:rsidR="003211B0" w:rsidRPr="00EC76D5" w:rsidRDefault="003211B0" w:rsidP="00F206C0">
      <w:pPr>
        <w:pStyle w:val="Code"/>
        <w:rPr>
          <w:highlight w:val="white"/>
        </w:rPr>
      </w:pPr>
      <w:r w:rsidRPr="00EC76D5">
        <w:rPr>
          <w:highlight w:val="white"/>
        </w:rPr>
        <w:t xml:space="preserve">  struct lconv* localeConvPtr = localeconv();</w:t>
      </w:r>
    </w:p>
    <w:p w14:paraId="38C2C6E9" w14:textId="77777777" w:rsidR="00280E2D" w:rsidRPr="00EC76D5" w:rsidRDefault="003211B0" w:rsidP="00F206C0">
      <w:pPr>
        <w:pStyle w:val="Code"/>
        <w:rPr>
          <w:highlight w:val="white"/>
        </w:rPr>
      </w:pPr>
      <w:r w:rsidRPr="00EC76D5">
        <w:rPr>
          <w:highlight w:val="white"/>
        </w:rPr>
        <w:t xml:space="preserve">  char** shortDayList = (localeConvPtr != NULL) ?</w:t>
      </w:r>
    </w:p>
    <w:p w14:paraId="05723604" w14:textId="65BA2457" w:rsidR="003211B0" w:rsidRPr="00EC76D5" w:rsidRDefault="00280E2D" w:rsidP="00F206C0">
      <w:pPr>
        <w:pStyle w:val="Code"/>
        <w:rPr>
          <w:highlight w:val="white"/>
        </w:rPr>
      </w:pPr>
      <w:r w:rsidRPr="00EC76D5">
        <w:rPr>
          <w:highlight w:val="white"/>
        </w:rPr>
        <w:t xml:space="preserve">                       </w:t>
      </w:r>
      <w:r w:rsidR="003211B0" w:rsidRPr="00EC76D5">
        <w:rPr>
          <w:highlight w:val="white"/>
        </w:rPr>
        <w:t xml:space="preserve"> (localeConvPtr-&gt;shortDayList) : NULL;</w:t>
      </w:r>
    </w:p>
    <w:p w14:paraId="78978108" w14:textId="77777777" w:rsidR="00280E2D" w:rsidRPr="00EC76D5" w:rsidRDefault="003211B0" w:rsidP="00F206C0">
      <w:pPr>
        <w:pStyle w:val="Code"/>
        <w:rPr>
          <w:highlight w:val="white"/>
        </w:rPr>
      </w:pPr>
      <w:r w:rsidRPr="00EC76D5">
        <w:rPr>
          <w:highlight w:val="white"/>
        </w:rPr>
        <w:t xml:space="preserve">  char** shortMonthList = (localeConvPtr != NULL) ?</w:t>
      </w:r>
    </w:p>
    <w:p w14:paraId="098EF832" w14:textId="6D7016CC" w:rsidR="003211B0" w:rsidRPr="00EC76D5" w:rsidRDefault="00280E2D" w:rsidP="00F206C0">
      <w:pPr>
        <w:pStyle w:val="Code"/>
        <w:rPr>
          <w:highlight w:val="white"/>
        </w:rPr>
      </w:pPr>
      <w:r w:rsidRPr="00EC76D5">
        <w:rPr>
          <w:highlight w:val="white"/>
        </w:rPr>
        <w:t xml:space="preserve">                         </w:t>
      </w:r>
      <w:r w:rsidR="003211B0" w:rsidRPr="00EC76D5">
        <w:rPr>
          <w:highlight w:val="white"/>
        </w:rPr>
        <w:t xml:space="preserve"> (localeConvPtr-&gt;shortMonthList) : NULL;</w:t>
      </w:r>
    </w:p>
    <w:p w14:paraId="32678437" w14:textId="77777777" w:rsidR="000345FB" w:rsidRPr="00EC76D5" w:rsidRDefault="003211B0" w:rsidP="00F206C0">
      <w:pPr>
        <w:pStyle w:val="Code"/>
        <w:rPr>
          <w:highlight w:val="white"/>
        </w:rPr>
      </w:pPr>
      <w:r w:rsidRPr="00EC76D5">
        <w:rPr>
          <w:highlight w:val="white"/>
        </w:rPr>
        <w:t xml:space="preserve">  char** longDayList = (localeConvPtr != NULL) ?</w:t>
      </w:r>
    </w:p>
    <w:p w14:paraId="4CD4473E" w14:textId="6EEE6C72" w:rsidR="003211B0" w:rsidRPr="00EC76D5" w:rsidRDefault="000345FB" w:rsidP="00F206C0">
      <w:pPr>
        <w:pStyle w:val="Code"/>
        <w:rPr>
          <w:highlight w:val="white"/>
        </w:rPr>
      </w:pPr>
      <w:r w:rsidRPr="00EC76D5">
        <w:rPr>
          <w:highlight w:val="white"/>
        </w:rPr>
        <w:t xml:space="preserve">                      </w:t>
      </w:r>
      <w:r w:rsidR="003211B0" w:rsidRPr="00EC76D5">
        <w:rPr>
          <w:highlight w:val="white"/>
        </w:rPr>
        <w:t xml:space="preserve"> (localeConvPtr-&gt;longDayList) : NULL;</w:t>
      </w:r>
    </w:p>
    <w:p w14:paraId="1DE87A1D" w14:textId="77777777" w:rsidR="000345FB" w:rsidRPr="00EC76D5" w:rsidRDefault="003211B0" w:rsidP="00F206C0">
      <w:pPr>
        <w:pStyle w:val="Code"/>
        <w:rPr>
          <w:highlight w:val="white"/>
        </w:rPr>
      </w:pPr>
      <w:r w:rsidRPr="00EC76D5">
        <w:rPr>
          <w:highlight w:val="white"/>
        </w:rPr>
        <w:t xml:space="preserve">  char** longMonthList = (localeConvPtr != NULL) ?</w:t>
      </w:r>
    </w:p>
    <w:p w14:paraId="06BDEE64" w14:textId="25753EF3" w:rsidR="003211B0" w:rsidRPr="00EC76D5" w:rsidRDefault="000345FB" w:rsidP="00F206C0">
      <w:pPr>
        <w:pStyle w:val="Code"/>
        <w:rPr>
          <w:highlight w:val="white"/>
        </w:rPr>
      </w:pPr>
      <w:r w:rsidRPr="00EC76D5">
        <w:rPr>
          <w:highlight w:val="white"/>
        </w:rPr>
        <w:t xml:space="preserve">                        </w:t>
      </w:r>
      <w:r w:rsidR="003211B0" w:rsidRPr="00EC76D5">
        <w:rPr>
          <w:highlight w:val="white"/>
        </w:rPr>
        <w:t xml:space="preserve"> (localeConvPtr-&gt;longMonthList) : NULL;</w:t>
      </w:r>
    </w:p>
    <w:p w14:paraId="3F6F3623" w14:textId="77777777" w:rsidR="003211B0" w:rsidRPr="00EC76D5" w:rsidRDefault="003211B0" w:rsidP="00F206C0">
      <w:pPr>
        <w:pStyle w:val="Code"/>
        <w:rPr>
          <w:highlight w:val="white"/>
        </w:rPr>
      </w:pPr>
    </w:p>
    <w:p w14:paraId="287CC551" w14:textId="77777777" w:rsidR="003211B0" w:rsidRPr="00EC76D5" w:rsidRDefault="003211B0" w:rsidP="00F206C0">
      <w:pPr>
        <w:pStyle w:val="Code"/>
        <w:rPr>
          <w:highlight w:val="white"/>
        </w:rPr>
      </w:pPr>
      <w:r w:rsidRPr="00EC76D5">
        <w:rPr>
          <w:highlight w:val="white"/>
        </w:rPr>
        <w:t xml:space="preserve">  strcpy(s, "");</w:t>
      </w:r>
    </w:p>
    <w:p w14:paraId="55AA7DC8" w14:textId="77777777" w:rsidR="003211B0" w:rsidRPr="00EC76D5" w:rsidRDefault="003211B0" w:rsidP="00F206C0">
      <w:pPr>
        <w:pStyle w:val="Code"/>
        <w:rPr>
          <w:highlight w:val="white"/>
        </w:rPr>
      </w:pPr>
      <w:r w:rsidRPr="00EC76D5">
        <w:rPr>
          <w:highlight w:val="white"/>
        </w:rPr>
        <w:t xml:space="preserve">  shortDayList = (shortDayList != NULL) ? shortDayList : g_defaultShortDayList;</w:t>
      </w:r>
    </w:p>
    <w:p w14:paraId="08A834D5" w14:textId="77777777" w:rsidR="003211B0" w:rsidRPr="00EC76D5" w:rsidRDefault="003211B0" w:rsidP="00F206C0">
      <w:pPr>
        <w:pStyle w:val="Code"/>
        <w:rPr>
          <w:highlight w:val="white"/>
        </w:rPr>
      </w:pPr>
      <w:r w:rsidRPr="00EC76D5">
        <w:rPr>
          <w:highlight w:val="white"/>
        </w:rPr>
        <w:t xml:space="preserve">  longDayList = (longDayList != NULL) ? longDayList : g_defaultLongDayList;</w:t>
      </w:r>
    </w:p>
    <w:p w14:paraId="12B98A71" w14:textId="77777777" w:rsidR="005C32B8" w:rsidRPr="00EC76D5" w:rsidRDefault="003211B0" w:rsidP="00F206C0">
      <w:pPr>
        <w:pStyle w:val="Code"/>
        <w:rPr>
          <w:highlight w:val="white"/>
        </w:rPr>
      </w:pPr>
      <w:r w:rsidRPr="00EC76D5">
        <w:rPr>
          <w:highlight w:val="white"/>
        </w:rPr>
        <w:t xml:space="preserve">  shortMonthList = (shortMonthList != NULL) ? shortMonthList</w:t>
      </w:r>
    </w:p>
    <w:p w14:paraId="37FF7452" w14:textId="0DFA4A81" w:rsidR="003211B0" w:rsidRPr="00EC76D5" w:rsidRDefault="005C32B8" w:rsidP="00F206C0">
      <w:pPr>
        <w:pStyle w:val="Code"/>
        <w:rPr>
          <w:highlight w:val="white"/>
        </w:rPr>
      </w:pPr>
      <w:r w:rsidRPr="00EC76D5">
        <w:rPr>
          <w:highlight w:val="white"/>
        </w:rPr>
        <w:t xml:space="preserve">                                           </w:t>
      </w:r>
      <w:r w:rsidR="003211B0" w:rsidRPr="00EC76D5">
        <w:rPr>
          <w:highlight w:val="white"/>
        </w:rPr>
        <w:t xml:space="preserve"> : g_defaultShortMonthList;</w:t>
      </w:r>
    </w:p>
    <w:p w14:paraId="2DF929F4" w14:textId="77777777" w:rsidR="005C32B8" w:rsidRPr="00EC76D5" w:rsidRDefault="003211B0" w:rsidP="00F206C0">
      <w:pPr>
        <w:pStyle w:val="Code"/>
        <w:rPr>
          <w:highlight w:val="white"/>
        </w:rPr>
      </w:pPr>
      <w:r w:rsidRPr="00EC76D5">
        <w:rPr>
          <w:highlight w:val="white"/>
        </w:rPr>
        <w:t xml:space="preserve">  longMonthList = (longMonthList != NULL) ? longMonthList</w:t>
      </w:r>
    </w:p>
    <w:p w14:paraId="5E1E3651" w14:textId="3A54D72D" w:rsidR="003211B0" w:rsidRPr="00EC76D5" w:rsidRDefault="005C32B8" w:rsidP="00F206C0">
      <w:pPr>
        <w:pStyle w:val="Code"/>
        <w:rPr>
          <w:highlight w:val="white"/>
        </w:rPr>
      </w:pPr>
      <w:r w:rsidRPr="00EC76D5">
        <w:rPr>
          <w:highlight w:val="white"/>
        </w:rPr>
        <w:t xml:space="preserve">                                         </w:t>
      </w:r>
      <w:r w:rsidR="003211B0" w:rsidRPr="00EC76D5">
        <w:rPr>
          <w:highlight w:val="white"/>
        </w:rPr>
        <w:t xml:space="preserve"> : g_defaultLongMonthList;</w:t>
      </w:r>
    </w:p>
    <w:p w14:paraId="427BDB9F" w14:textId="77777777" w:rsidR="0067024B" w:rsidRPr="00EC76D5" w:rsidRDefault="0067024B" w:rsidP="00F206C0">
      <w:pPr>
        <w:pStyle w:val="Code"/>
        <w:rPr>
          <w:highlight w:val="white"/>
        </w:rPr>
      </w:pPr>
    </w:p>
    <w:p w14:paraId="075C39E8" w14:textId="3040D6C4" w:rsidR="003211B0" w:rsidRPr="00EC76D5" w:rsidRDefault="003211B0" w:rsidP="00F206C0">
      <w:pPr>
        <w:pStyle w:val="Code"/>
        <w:rPr>
          <w:highlight w:val="white"/>
        </w:rPr>
      </w:pPr>
      <w:r w:rsidRPr="00EC76D5">
        <w:rPr>
          <w:highlight w:val="white"/>
        </w:rPr>
        <w:t xml:space="preserve">  int index;</w:t>
      </w:r>
    </w:p>
    <w:p w14:paraId="782621AA" w14:textId="77777777" w:rsidR="003211B0" w:rsidRPr="00EC76D5" w:rsidRDefault="003211B0" w:rsidP="00F206C0">
      <w:pPr>
        <w:pStyle w:val="Code"/>
        <w:rPr>
          <w:highlight w:val="white"/>
        </w:rPr>
      </w:pPr>
      <w:r w:rsidRPr="00EC76D5">
        <w:rPr>
          <w:highlight w:val="white"/>
        </w:rPr>
        <w:t xml:space="preserve">  for (index = 0; fmt[index] != '\0'; ++index) {</w:t>
      </w:r>
    </w:p>
    <w:p w14:paraId="69E67349" w14:textId="77777777" w:rsidR="003211B0" w:rsidRPr="00EC76D5" w:rsidRDefault="003211B0" w:rsidP="00F206C0">
      <w:pPr>
        <w:pStyle w:val="Code"/>
        <w:rPr>
          <w:highlight w:val="white"/>
        </w:rPr>
      </w:pPr>
      <w:r w:rsidRPr="00EC76D5">
        <w:rPr>
          <w:highlight w:val="white"/>
        </w:rPr>
        <w:t xml:space="preserve">    char add[20];</w:t>
      </w:r>
    </w:p>
    <w:p w14:paraId="7188B7D2" w14:textId="77777777" w:rsidR="0067024B" w:rsidRPr="00EC76D5" w:rsidRDefault="0067024B" w:rsidP="00F206C0">
      <w:pPr>
        <w:pStyle w:val="Code"/>
        <w:rPr>
          <w:highlight w:val="white"/>
        </w:rPr>
      </w:pPr>
    </w:p>
    <w:p w14:paraId="44513840" w14:textId="24A53902" w:rsidR="003211B0" w:rsidRPr="00EC76D5" w:rsidRDefault="003211B0" w:rsidP="00F206C0">
      <w:pPr>
        <w:pStyle w:val="Code"/>
        <w:rPr>
          <w:highlight w:val="white"/>
        </w:rPr>
      </w:pPr>
      <w:r w:rsidRPr="00EC76D5">
        <w:rPr>
          <w:highlight w:val="white"/>
        </w:rPr>
        <w:t xml:space="preserve">    if (fmt[index] == '%') {</w:t>
      </w:r>
    </w:p>
    <w:p w14:paraId="7AE7CEDB" w14:textId="77777777" w:rsidR="003211B0" w:rsidRPr="00EC76D5" w:rsidRDefault="003211B0" w:rsidP="00F206C0">
      <w:pPr>
        <w:pStyle w:val="Code"/>
        <w:rPr>
          <w:highlight w:val="white"/>
        </w:rPr>
      </w:pPr>
      <w:r w:rsidRPr="00EC76D5">
        <w:rPr>
          <w:highlight w:val="white"/>
        </w:rPr>
        <w:lastRenderedPageBreak/>
        <w:t xml:space="preserve">      switch (fmt[++index]) {</w:t>
      </w:r>
    </w:p>
    <w:p w14:paraId="29F79F12" w14:textId="77777777" w:rsidR="003211B0" w:rsidRPr="00EC76D5" w:rsidRDefault="003211B0" w:rsidP="00F206C0">
      <w:pPr>
        <w:pStyle w:val="Code"/>
        <w:rPr>
          <w:highlight w:val="white"/>
        </w:rPr>
      </w:pPr>
      <w:r w:rsidRPr="00EC76D5">
        <w:rPr>
          <w:highlight w:val="white"/>
        </w:rPr>
        <w:t xml:space="preserve">        case 'a':</w:t>
      </w:r>
    </w:p>
    <w:p w14:paraId="1B9E4497" w14:textId="77777777" w:rsidR="003211B0" w:rsidRPr="00EC76D5" w:rsidRDefault="003211B0" w:rsidP="00F206C0">
      <w:pPr>
        <w:pStyle w:val="Code"/>
        <w:rPr>
          <w:highlight w:val="white"/>
        </w:rPr>
      </w:pPr>
      <w:r w:rsidRPr="00EC76D5">
        <w:rPr>
          <w:highlight w:val="white"/>
        </w:rPr>
        <w:t xml:space="preserve">          strcpy(add, shortDayList[tp-&gt;tm_wday]);</w:t>
      </w:r>
    </w:p>
    <w:p w14:paraId="21BA2089" w14:textId="77777777" w:rsidR="003211B0" w:rsidRPr="00EC76D5" w:rsidRDefault="003211B0" w:rsidP="00F206C0">
      <w:pPr>
        <w:pStyle w:val="Code"/>
        <w:rPr>
          <w:highlight w:val="white"/>
        </w:rPr>
      </w:pPr>
      <w:r w:rsidRPr="00EC76D5">
        <w:rPr>
          <w:highlight w:val="white"/>
        </w:rPr>
        <w:t xml:space="preserve">          break;</w:t>
      </w:r>
    </w:p>
    <w:p w14:paraId="7C7EECC6" w14:textId="77777777" w:rsidR="003211B0" w:rsidRPr="00EC76D5" w:rsidRDefault="003211B0" w:rsidP="00F206C0">
      <w:pPr>
        <w:pStyle w:val="Code"/>
        <w:rPr>
          <w:highlight w:val="white"/>
        </w:rPr>
      </w:pPr>
    </w:p>
    <w:p w14:paraId="2C4E734C" w14:textId="77777777" w:rsidR="003211B0" w:rsidRPr="00EC76D5" w:rsidRDefault="003211B0" w:rsidP="00F206C0">
      <w:pPr>
        <w:pStyle w:val="Code"/>
        <w:rPr>
          <w:highlight w:val="white"/>
        </w:rPr>
      </w:pPr>
      <w:r w:rsidRPr="00EC76D5">
        <w:rPr>
          <w:highlight w:val="white"/>
        </w:rPr>
        <w:t xml:space="preserve">        case 'A':</w:t>
      </w:r>
    </w:p>
    <w:p w14:paraId="58A9FEC1" w14:textId="77777777" w:rsidR="003211B0" w:rsidRPr="00EC76D5" w:rsidRDefault="003211B0" w:rsidP="00F206C0">
      <w:pPr>
        <w:pStyle w:val="Code"/>
        <w:rPr>
          <w:highlight w:val="white"/>
        </w:rPr>
      </w:pPr>
      <w:r w:rsidRPr="00EC76D5">
        <w:rPr>
          <w:highlight w:val="white"/>
        </w:rPr>
        <w:t xml:space="preserve">          strcpy(add, longDayList[tp-&gt;tm_wday]);</w:t>
      </w:r>
    </w:p>
    <w:p w14:paraId="0C9F0B48" w14:textId="77777777" w:rsidR="003211B0" w:rsidRPr="00EC76D5" w:rsidRDefault="003211B0" w:rsidP="00F206C0">
      <w:pPr>
        <w:pStyle w:val="Code"/>
        <w:rPr>
          <w:highlight w:val="white"/>
        </w:rPr>
      </w:pPr>
      <w:r w:rsidRPr="00EC76D5">
        <w:rPr>
          <w:highlight w:val="white"/>
        </w:rPr>
        <w:t xml:space="preserve">          break;</w:t>
      </w:r>
    </w:p>
    <w:p w14:paraId="4C80827A" w14:textId="77777777" w:rsidR="003211B0" w:rsidRPr="00EC76D5" w:rsidRDefault="003211B0" w:rsidP="00F206C0">
      <w:pPr>
        <w:pStyle w:val="Code"/>
        <w:rPr>
          <w:highlight w:val="white"/>
        </w:rPr>
      </w:pPr>
    </w:p>
    <w:p w14:paraId="791A5A6F" w14:textId="77777777" w:rsidR="003211B0" w:rsidRPr="00EC76D5" w:rsidRDefault="003211B0" w:rsidP="00F206C0">
      <w:pPr>
        <w:pStyle w:val="Code"/>
        <w:rPr>
          <w:highlight w:val="white"/>
        </w:rPr>
      </w:pPr>
      <w:r w:rsidRPr="00EC76D5">
        <w:rPr>
          <w:highlight w:val="white"/>
        </w:rPr>
        <w:t xml:space="preserve">        case 'b':</w:t>
      </w:r>
    </w:p>
    <w:p w14:paraId="030C458B" w14:textId="77777777" w:rsidR="003211B0" w:rsidRPr="00EC76D5" w:rsidRDefault="003211B0" w:rsidP="00F206C0">
      <w:pPr>
        <w:pStyle w:val="Code"/>
        <w:rPr>
          <w:highlight w:val="white"/>
        </w:rPr>
      </w:pPr>
      <w:r w:rsidRPr="00EC76D5">
        <w:rPr>
          <w:highlight w:val="white"/>
        </w:rPr>
        <w:t xml:space="preserve">          strcpy(add, shortMonthList[tp-&gt;tm_mon]);</w:t>
      </w:r>
    </w:p>
    <w:p w14:paraId="08D4AAA9" w14:textId="77777777" w:rsidR="003211B0" w:rsidRPr="00EC76D5" w:rsidRDefault="003211B0" w:rsidP="00F206C0">
      <w:pPr>
        <w:pStyle w:val="Code"/>
        <w:rPr>
          <w:highlight w:val="white"/>
        </w:rPr>
      </w:pPr>
      <w:r w:rsidRPr="00EC76D5">
        <w:rPr>
          <w:highlight w:val="white"/>
        </w:rPr>
        <w:t xml:space="preserve">          break;</w:t>
      </w:r>
    </w:p>
    <w:p w14:paraId="61A3BB9C" w14:textId="77777777" w:rsidR="003211B0" w:rsidRPr="00EC76D5" w:rsidRDefault="003211B0" w:rsidP="00F206C0">
      <w:pPr>
        <w:pStyle w:val="Code"/>
        <w:rPr>
          <w:highlight w:val="white"/>
        </w:rPr>
      </w:pPr>
    </w:p>
    <w:p w14:paraId="61613291" w14:textId="77777777" w:rsidR="003211B0" w:rsidRPr="00EC76D5" w:rsidRDefault="003211B0" w:rsidP="00F206C0">
      <w:pPr>
        <w:pStyle w:val="Code"/>
        <w:rPr>
          <w:highlight w:val="white"/>
        </w:rPr>
      </w:pPr>
      <w:r w:rsidRPr="00EC76D5">
        <w:rPr>
          <w:highlight w:val="white"/>
        </w:rPr>
        <w:t xml:space="preserve">        case 'B':</w:t>
      </w:r>
    </w:p>
    <w:p w14:paraId="68DDCC99" w14:textId="77777777" w:rsidR="003211B0" w:rsidRPr="00EC76D5" w:rsidRDefault="003211B0" w:rsidP="00F206C0">
      <w:pPr>
        <w:pStyle w:val="Code"/>
        <w:rPr>
          <w:highlight w:val="white"/>
        </w:rPr>
      </w:pPr>
      <w:r w:rsidRPr="00EC76D5">
        <w:rPr>
          <w:highlight w:val="white"/>
        </w:rPr>
        <w:t xml:space="preserve">          strcpy(add, longMonthList[tp-&gt;tm_mon]);</w:t>
      </w:r>
    </w:p>
    <w:p w14:paraId="1FFF0750" w14:textId="77777777" w:rsidR="003211B0" w:rsidRPr="00EC76D5" w:rsidRDefault="003211B0" w:rsidP="00F206C0">
      <w:pPr>
        <w:pStyle w:val="Code"/>
        <w:rPr>
          <w:highlight w:val="white"/>
        </w:rPr>
      </w:pPr>
      <w:r w:rsidRPr="00EC76D5">
        <w:rPr>
          <w:highlight w:val="white"/>
        </w:rPr>
        <w:t xml:space="preserve">          break;</w:t>
      </w:r>
    </w:p>
    <w:p w14:paraId="15C859F6" w14:textId="77777777" w:rsidR="003211B0" w:rsidRPr="00EC76D5" w:rsidRDefault="003211B0" w:rsidP="00F206C0">
      <w:pPr>
        <w:pStyle w:val="Code"/>
        <w:rPr>
          <w:highlight w:val="white"/>
        </w:rPr>
      </w:pPr>
    </w:p>
    <w:p w14:paraId="422FFA4C" w14:textId="77777777" w:rsidR="003211B0" w:rsidRPr="00EC76D5" w:rsidRDefault="003211B0" w:rsidP="00F206C0">
      <w:pPr>
        <w:pStyle w:val="Code"/>
        <w:rPr>
          <w:highlight w:val="white"/>
        </w:rPr>
      </w:pPr>
      <w:r w:rsidRPr="00EC76D5">
        <w:rPr>
          <w:highlight w:val="white"/>
        </w:rPr>
        <w:t xml:space="preserve">        case 'c':</w:t>
      </w:r>
    </w:p>
    <w:p w14:paraId="05F7A9BA" w14:textId="77777777" w:rsidR="008323AC" w:rsidRPr="00EC76D5" w:rsidRDefault="003211B0" w:rsidP="00F206C0">
      <w:pPr>
        <w:pStyle w:val="Code"/>
        <w:rPr>
          <w:highlight w:val="white"/>
        </w:rPr>
      </w:pPr>
      <w:r w:rsidRPr="00EC76D5">
        <w:rPr>
          <w:highlight w:val="white"/>
        </w:rPr>
        <w:t xml:space="preserve">          sprintf(add, "%04d-%02d-%02d %02d:%02d:%02d", 1900 + tp-&gt;tm_year,</w:t>
      </w:r>
    </w:p>
    <w:p w14:paraId="4AF00663" w14:textId="77777777" w:rsidR="008323AC" w:rsidRPr="00EC76D5" w:rsidRDefault="008323AC" w:rsidP="008323AC">
      <w:pPr>
        <w:pStyle w:val="Code"/>
        <w:rPr>
          <w:highlight w:val="white"/>
        </w:rPr>
      </w:pPr>
      <w:r w:rsidRPr="00EC76D5">
        <w:rPr>
          <w:highlight w:val="white"/>
        </w:rPr>
        <w:t xml:space="preserve">                  tp-&gt;tm_mon + 1, tp-&gt;tm_mday, </w:t>
      </w:r>
      <w:r w:rsidR="003211B0" w:rsidRPr="00EC76D5">
        <w:rPr>
          <w:highlight w:val="white"/>
        </w:rPr>
        <w:t>tp-&gt;tm_hour, tp-&gt;tm_min,</w:t>
      </w:r>
    </w:p>
    <w:p w14:paraId="775F679E" w14:textId="327E59BF" w:rsidR="003211B0" w:rsidRPr="00EC76D5" w:rsidRDefault="008323AC" w:rsidP="008323AC">
      <w:pPr>
        <w:pStyle w:val="Code"/>
        <w:rPr>
          <w:highlight w:val="white"/>
        </w:rPr>
      </w:pPr>
      <w:r w:rsidRPr="00EC76D5">
        <w:rPr>
          <w:highlight w:val="white"/>
        </w:rPr>
        <w:t xml:space="preserve">                 </w:t>
      </w:r>
      <w:r w:rsidR="003211B0" w:rsidRPr="00EC76D5">
        <w:rPr>
          <w:highlight w:val="white"/>
        </w:rPr>
        <w:t xml:space="preserve"> tp-&gt;tm_sec); </w:t>
      </w:r>
    </w:p>
    <w:p w14:paraId="2217002D" w14:textId="77777777" w:rsidR="003211B0" w:rsidRPr="00EC76D5" w:rsidRDefault="003211B0" w:rsidP="00F206C0">
      <w:pPr>
        <w:pStyle w:val="Code"/>
        <w:rPr>
          <w:highlight w:val="white"/>
        </w:rPr>
      </w:pPr>
      <w:r w:rsidRPr="00EC76D5">
        <w:rPr>
          <w:highlight w:val="white"/>
        </w:rPr>
        <w:t xml:space="preserve">          break;</w:t>
      </w:r>
    </w:p>
    <w:p w14:paraId="676E87DA" w14:textId="77777777" w:rsidR="003211B0" w:rsidRPr="00EC76D5" w:rsidRDefault="003211B0" w:rsidP="00F206C0">
      <w:pPr>
        <w:pStyle w:val="Code"/>
        <w:rPr>
          <w:highlight w:val="white"/>
        </w:rPr>
      </w:pPr>
    </w:p>
    <w:p w14:paraId="165E974E" w14:textId="77777777" w:rsidR="003211B0" w:rsidRPr="00EC76D5" w:rsidRDefault="003211B0" w:rsidP="00F206C0">
      <w:pPr>
        <w:pStyle w:val="Code"/>
        <w:rPr>
          <w:highlight w:val="white"/>
        </w:rPr>
      </w:pPr>
      <w:r w:rsidRPr="00EC76D5">
        <w:rPr>
          <w:highlight w:val="white"/>
        </w:rPr>
        <w:t xml:space="preserve">        case 'd':</w:t>
      </w:r>
    </w:p>
    <w:p w14:paraId="45DF4E66" w14:textId="77777777" w:rsidR="003211B0" w:rsidRPr="00EC76D5" w:rsidRDefault="003211B0" w:rsidP="00F206C0">
      <w:pPr>
        <w:pStyle w:val="Code"/>
        <w:rPr>
          <w:highlight w:val="white"/>
        </w:rPr>
      </w:pPr>
      <w:r w:rsidRPr="00EC76D5">
        <w:rPr>
          <w:highlight w:val="white"/>
        </w:rPr>
        <w:t xml:space="preserve">          sprintf(add, "%02d", tp-&gt;tm_mday);</w:t>
      </w:r>
    </w:p>
    <w:p w14:paraId="22CF6856" w14:textId="77777777" w:rsidR="003211B0" w:rsidRPr="00EC76D5" w:rsidRDefault="003211B0" w:rsidP="00F206C0">
      <w:pPr>
        <w:pStyle w:val="Code"/>
        <w:rPr>
          <w:highlight w:val="white"/>
        </w:rPr>
      </w:pPr>
      <w:r w:rsidRPr="00EC76D5">
        <w:rPr>
          <w:highlight w:val="white"/>
        </w:rPr>
        <w:t xml:space="preserve">          break;</w:t>
      </w:r>
    </w:p>
    <w:p w14:paraId="09E27773" w14:textId="77777777" w:rsidR="003211B0" w:rsidRPr="00EC76D5" w:rsidRDefault="003211B0" w:rsidP="00F206C0">
      <w:pPr>
        <w:pStyle w:val="Code"/>
        <w:rPr>
          <w:highlight w:val="white"/>
        </w:rPr>
      </w:pPr>
    </w:p>
    <w:p w14:paraId="500D1FD6" w14:textId="77777777" w:rsidR="003211B0" w:rsidRPr="00EC76D5" w:rsidRDefault="003211B0" w:rsidP="00F206C0">
      <w:pPr>
        <w:pStyle w:val="Code"/>
        <w:rPr>
          <w:highlight w:val="white"/>
        </w:rPr>
      </w:pPr>
      <w:r w:rsidRPr="00EC76D5">
        <w:rPr>
          <w:highlight w:val="white"/>
        </w:rPr>
        <w:t xml:space="preserve">        case 'H':</w:t>
      </w:r>
    </w:p>
    <w:p w14:paraId="228B4343" w14:textId="77777777" w:rsidR="003211B0" w:rsidRPr="00EC76D5" w:rsidRDefault="003211B0" w:rsidP="00F206C0">
      <w:pPr>
        <w:pStyle w:val="Code"/>
        <w:rPr>
          <w:highlight w:val="white"/>
        </w:rPr>
      </w:pPr>
      <w:r w:rsidRPr="00EC76D5">
        <w:rPr>
          <w:highlight w:val="white"/>
        </w:rPr>
        <w:t xml:space="preserve">          sprintf(add, "%02d", tp-&gt;tm_hour);</w:t>
      </w:r>
    </w:p>
    <w:p w14:paraId="53A0381B" w14:textId="77777777" w:rsidR="003211B0" w:rsidRPr="00EC76D5" w:rsidRDefault="003211B0" w:rsidP="00F206C0">
      <w:pPr>
        <w:pStyle w:val="Code"/>
        <w:rPr>
          <w:highlight w:val="white"/>
        </w:rPr>
      </w:pPr>
      <w:r w:rsidRPr="00EC76D5">
        <w:rPr>
          <w:highlight w:val="white"/>
        </w:rPr>
        <w:t xml:space="preserve">          break;</w:t>
      </w:r>
    </w:p>
    <w:p w14:paraId="44954AAF" w14:textId="77777777" w:rsidR="003211B0" w:rsidRPr="00EC76D5" w:rsidRDefault="003211B0" w:rsidP="00F206C0">
      <w:pPr>
        <w:pStyle w:val="Code"/>
        <w:rPr>
          <w:highlight w:val="white"/>
        </w:rPr>
      </w:pPr>
    </w:p>
    <w:p w14:paraId="2E5F047A" w14:textId="77777777" w:rsidR="003211B0" w:rsidRPr="00EC76D5" w:rsidRDefault="003211B0" w:rsidP="00F206C0">
      <w:pPr>
        <w:pStyle w:val="Code"/>
        <w:rPr>
          <w:highlight w:val="white"/>
        </w:rPr>
      </w:pPr>
      <w:r w:rsidRPr="00EC76D5">
        <w:rPr>
          <w:highlight w:val="white"/>
        </w:rPr>
        <w:t xml:space="preserve">        case 'I':</w:t>
      </w:r>
    </w:p>
    <w:p w14:paraId="0E3B7B30" w14:textId="77777777" w:rsidR="003211B0" w:rsidRPr="00EC76D5" w:rsidRDefault="003211B0" w:rsidP="00F206C0">
      <w:pPr>
        <w:pStyle w:val="Code"/>
        <w:rPr>
          <w:highlight w:val="white"/>
        </w:rPr>
      </w:pPr>
      <w:r w:rsidRPr="00EC76D5">
        <w:rPr>
          <w:highlight w:val="white"/>
        </w:rPr>
        <w:t xml:space="preserve">          sprintf(add, "%02d", (tp-&gt;tm_hour % 12) + 1);</w:t>
      </w:r>
    </w:p>
    <w:p w14:paraId="1AF1A320" w14:textId="77777777" w:rsidR="003211B0" w:rsidRPr="00EC76D5" w:rsidRDefault="003211B0" w:rsidP="00F206C0">
      <w:pPr>
        <w:pStyle w:val="Code"/>
        <w:rPr>
          <w:highlight w:val="white"/>
        </w:rPr>
      </w:pPr>
      <w:r w:rsidRPr="00EC76D5">
        <w:rPr>
          <w:highlight w:val="white"/>
        </w:rPr>
        <w:t xml:space="preserve">          break;</w:t>
      </w:r>
    </w:p>
    <w:p w14:paraId="430BCF6D" w14:textId="77777777" w:rsidR="003211B0" w:rsidRPr="00EC76D5" w:rsidRDefault="003211B0" w:rsidP="00F206C0">
      <w:pPr>
        <w:pStyle w:val="Code"/>
        <w:rPr>
          <w:highlight w:val="white"/>
        </w:rPr>
      </w:pPr>
    </w:p>
    <w:p w14:paraId="37216968" w14:textId="77777777" w:rsidR="003211B0" w:rsidRPr="00EC76D5" w:rsidRDefault="003211B0" w:rsidP="00F206C0">
      <w:pPr>
        <w:pStyle w:val="Code"/>
        <w:rPr>
          <w:highlight w:val="white"/>
        </w:rPr>
      </w:pPr>
      <w:r w:rsidRPr="00EC76D5">
        <w:rPr>
          <w:highlight w:val="white"/>
        </w:rPr>
        <w:t xml:space="preserve">        case 'j':</w:t>
      </w:r>
    </w:p>
    <w:p w14:paraId="17D58856" w14:textId="77777777" w:rsidR="003211B0" w:rsidRPr="00EC76D5" w:rsidRDefault="003211B0" w:rsidP="00F206C0">
      <w:pPr>
        <w:pStyle w:val="Code"/>
        <w:rPr>
          <w:highlight w:val="white"/>
        </w:rPr>
      </w:pPr>
      <w:r w:rsidRPr="00EC76D5">
        <w:rPr>
          <w:highlight w:val="white"/>
        </w:rPr>
        <w:t xml:space="preserve">          sprintf(add, "%03d", tp-&gt;tm_yday);</w:t>
      </w:r>
    </w:p>
    <w:p w14:paraId="75DBFEA4" w14:textId="77777777" w:rsidR="003211B0" w:rsidRPr="00EC76D5" w:rsidRDefault="003211B0" w:rsidP="00F206C0">
      <w:pPr>
        <w:pStyle w:val="Code"/>
        <w:rPr>
          <w:highlight w:val="white"/>
        </w:rPr>
      </w:pPr>
      <w:r w:rsidRPr="00EC76D5">
        <w:rPr>
          <w:highlight w:val="white"/>
        </w:rPr>
        <w:t xml:space="preserve">          break;</w:t>
      </w:r>
    </w:p>
    <w:p w14:paraId="13C4CAA6" w14:textId="77777777" w:rsidR="003211B0" w:rsidRPr="00EC76D5" w:rsidRDefault="003211B0" w:rsidP="00F206C0">
      <w:pPr>
        <w:pStyle w:val="Code"/>
        <w:rPr>
          <w:highlight w:val="white"/>
        </w:rPr>
      </w:pPr>
    </w:p>
    <w:p w14:paraId="7F9EF986" w14:textId="77777777" w:rsidR="003211B0" w:rsidRPr="00EC76D5" w:rsidRDefault="003211B0" w:rsidP="00F206C0">
      <w:pPr>
        <w:pStyle w:val="Code"/>
        <w:rPr>
          <w:highlight w:val="white"/>
        </w:rPr>
      </w:pPr>
      <w:r w:rsidRPr="00EC76D5">
        <w:rPr>
          <w:highlight w:val="white"/>
        </w:rPr>
        <w:t xml:space="preserve">        case 'm':</w:t>
      </w:r>
    </w:p>
    <w:p w14:paraId="10D784DD" w14:textId="77777777" w:rsidR="003211B0" w:rsidRPr="00EC76D5" w:rsidRDefault="003211B0" w:rsidP="00F206C0">
      <w:pPr>
        <w:pStyle w:val="Code"/>
        <w:rPr>
          <w:highlight w:val="white"/>
        </w:rPr>
      </w:pPr>
      <w:r w:rsidRPr="00EC76D5">
        <w:rPr>
          <w:highlight w:val="white"/>
        </w:rPr>
        <w:t xml:space="preserve">          sprintf(add, "%02d", tp-&gt;tm_mon);</w:t>
      </w:r>
    </w:p>
    <w:p w14:paraId="3710DD70" w14:textId="77777777" w:rsidR="003211B0" w:rsidRPr="00EC76D5" w:rsidRDefault="003211B0" w:rsidP="00F206C0">
      <w:pPr>
        <w:pStyle w:val="Code"/>
        <w:rPr>
          <w:highlight w:val="white"/>
        </w:rPr>
      </w:pPr>
      <w:r w:rsidRPr="00EC76D5">
        <w:rPr>
          <w:highlight w:val="white"/>
        </w:rPr>
        <w:t xml:space="preserve">          break;</w:t>
      </w:r>
    </w:p>
    <w:p w14:paraId="1D0BF2A6" w14:textId="77777777" w:rsidR="003211B0" w:rsidRPr="00EC76D5" w:rsidRDefault="003211B0" w:rsidP="00F206C0">
      <w:pPr>
        <w:pStyle w:val="Code"/>
        <w:rPr>
          <w:highlight w:val="white"/>
        </w:rPr>
      </w:pPr>
    </w:p>
    <w:p w14:paraId="6E687F6D" w14:textId="77777777" w:rsidR="003211B0" w:rsidRPr="00EC76D5" w:rsidRDefault="003211B0" w:rsidP="00F206C0">
      <w:pPr>
        <w:pStyle w:val="Code"/>
        <w:rPr>
          <w:highlight w:val="white"/>
        </w:rPr>
      </w:pPr>
      <w:r w:rsidRPr="00EC76D5">
        <w:rPr>
          <w:highlight w:val="white"/>
        </w:rPr>
        <w:t xml:space="preserve">        case 'M':</w:t>
      </w:r>
    </w:p>
    <w:p w14:paraId="39ED707C" w14:textId="77777777" w:rsidR="003211B0" w:rsidRPr="00EC76D5" w:rsidRDefault="003211B0" w:rsidP="00F206C0">
      <w:pPr>
        <w:pStyle w:val="Code"/>
        <w:rPr>
          <w:highlight w:val="white"/>
        </w:rPr>
      </w:pPr>
      <w:r w:rsidRPr="00EC76D5">
        <w:rPr>
          <w:highlight w:val="white"/>
        </w:rPr>
        <w:t xml:space="preserve">          sprintf(add, "%02d", tp-&gt;tm_min);</w:t>
      </w:r>
    </w:p>
    <w:p w14:paraId="6501107F" w14:textId="77777777" w:rsidR="003211B0" w:rsidRPr="00EC76D5" w:rsidRDefault="003211B0" w:rsidP="00F206C0">
      <w:pPr>
        <w:pStyle w:val="Code"/>
        <w:rPr>
          <w:highlight w:val="white"/>
        </w:rPr>
      </w:pPr>
      <w:r w:rsidRPr="00EC76D5">
        <w:rPr>
          <w:highlight w:val="white"/>
        </w:rPr>
        <w:t xml:space="preserve">          break;</w:t>
      </w:r>
    </w:p>
    <w:p w14:paraId="74E2D4F7" w14:textId="77777777" w:rsidR="003211B0" w:rsidRPr="00EC76D5" w:rsidRDefault="003211B0" w:rsidP="00F206C0">
      <w:pPr>
        <w:pStyle w:val="Code"/>
        <w:rPr>
          <w:highlight w:val="white"/>
        </w:rPr>
      </w:pPr>
    </w:p>
    <w:p w14:paraId="3D10F919" w14:textId="77777777" w:rsidR="003211B0" w:rsidRPr="00EC76D5" w:rsidRDefault="003211B0" w:rsidP="00F206C0">
      <w:pPr>
        <w:pStyle w:val="Code"/>
        <w:rPr>
          <w:highlight w:val="white"/>
        </w:rPr>
      </w:pPr>
      <w:r w:rsidRPr="00EC76D5">
        <w:rPr>
          <w:highlight w:val="white"/>
        </w:rPr>
        <w:t xml:space="preserve">        case 'p':</w:t>
      </w:r>
    </w:p>
    <w:p w14:paraId="4F31072D" w14:textId="77777777" w:rsidR="003211B0" w:rsidRPr="00EC76D5" w:rsidRDefault="003211B0" w:rsidP="00F206C0">
      <w:pPr>
        <w:pStyle w:val="Code"/>
        <w:rPr>
          <w:highlight w:val="white"/>
        </w:rPr>
      </w:pPr>
      <w:r w:rsidRPr="00EC76D5">
        <w:rPr>
          <w:highlight w:val="white"/>
        </w:rPr>
        <w:t xml:space="preserve">          sprintf(add, "%s", (tp-&gt;tm_hour &lt; 12) ? "AM" : "PM");</w:t>
      </w:r>
    </w:p>
    <w:p w14:paraId="26ED340C" w14:textId="77777777" w:rsidR="003211B0" w:rsidRPr="00EC76D5" w:rsidRDefault="003211B0" w:rsidP="00F206C0">
      <w:pPr>
        <w:pStyle w:val="Code"/>
        <w:rPr>
          <w:highlight w:val="white"/>
        </w:rPr>
      </w:pPr>
      <w:r w:rsidRPr="00EC76D5">
        <w:rPr>
          <w:highlight w:val="white"/>
        </w:rPr>
        <w:t xml:space="preserve">          break;</w:t>
      </w:r>
    </w:p>
    <w:p w14:paraId="74F27D02" w14:textId="77777777" w:rsidR="003211B0" w:rsidRPr="00EC76D5" w:rsidRDefault="003211B0" w:rsidP="00F206C0">
      <w:pPr>
        <w:pStyle w:val="Code"/>
        <w:rPr>
          <w:highlight w:val="white"/>
        </w:rPr>
      </w:pPr>
    </w:p>
    <w:p w14:paraId="15B2AEF7" w14:textId="77777777" w:rsidR="003211B0" w:rsidRPr="00EC76D5" w:rsidRDefault="003211B0" w:rsidP="00F206C0">
      <w:pPr>
        <w:pStyle w:val="Code"/>
        <w:rPr>
          <w:highlight w:val="white"/>
        </w:rPr>
      </w:pPr>
      <w:r w:rsidRPr="00EC76D5">
        <w:rPr>
          <w:highlight w:val="white"/>
        </w:rPr>
        <w:t xml:space="preserve">        case 'S':</w:t>
      </w:r>
    </w:p>
    <w:p w14:paraId="02EEE950" w14:textId="77777777" w:rsidR="003211B0" w:rsidRPr="00EC76D5" w:rsidRDefault="003211B0" w:rsidP="00F206C0">
      <w:pPr>
        <w:pStyle w:val="Code"/>
        <w:rPr>
          <w:highlight w:val="white"/>
        </w:rPr>
      </w:pPr>
      <w:r w:rsidRPr="00EC76D5">
        <w:rPr>
          <w:highlight w:val="white"/>
        </w:rPr>
        <w:t xml:space="preserve">          sprintf(add, "%02d", tp-&gt;tm_sec);</w:t>
      </w:r>
    </w:p>
    <w:p w14:paraId="227962A7" w14:textId="77777777" w:rsidR="003211B0" w:rsidRPr="00EC76D5" w:rsidRDefault="003211B0" w:rsidP="00F206C0">
      <w:pPr>
        <w:pStyle w:val="Code"/>
        <w:rPr>
          <w:highlight w:val="white"/>
        </w:rPr>
      </w:pPr>
      <w:r w:rsidRPr="00EC76D5">
        <w:rPr>
          <w:highlight w:val="white"/>
        </w:rPr>
        <w:t xml:space="preserve">          break;</w:t>
      </w:r>
    </w:p>
    <w:p w14:paraId="25CA6A2D" w14:textId="77777777" w:rsidR="003211B0" w:rsidRPr="00EC76D5" w:rsidRDefault="003211B0" w:rsidP="00F206C0">
      <w:pPr>
        <w:pStyle w:val="Code"/>
        <w:rPr>
          <w:highlight w:val="white"/>
        </w:rPr>
      </w:pPr>
    </w:p>
    <w:p w14:paraId="61581218" w14:textId="77777777" w:rsidR="003211B0" w:rsidRPr="00EC76D5" w:rsidRDefault="003211B0" w:rsidP="00F206C0">
      <w:pPr>
        <w:pStyle w:val="Code"/>
        <w:rPr>
          <w:highlight w:val="white"/>
        </w:rPr>
      </w:pPr>
      <w:r w:rsidRPr="00EC76D5">
        <w:rPr>
          <w:highlight w:val="white"/>
        </w:rPr>
        <w:t xml:space="preserve">        case 'U':</w:t>
      </w:r>
    </w:p>
    <w:p w14:paraId="0ABB0315" w14:textId="77777777" w:rsidR="003211B0" w:rsidRPr="00EC76D5" w:rsidRDefault="003211B0" w:rsidP="00F206C0">
      <w:pPr>
        <w:pStyle w:val="Code"/>
        <w:rPr>
          <w:highlight w:val="white"/>
        </w:rPr>
      </w:pPr>
      <w:r w:rsidRPr="00EC76D5">
        <w:rPr>
          <w:highlight w:val="white"/>
        </w:rPr>
        <w:t xml:space="preserve">          sprintf(add, "%02d", 0 /*WeekNumberSunday(tp) */);</w:t>
      </w:r>
    </w:p>
    <w:p w14:paraId="4371E05F" w14:textId="77777777" w:rsidR="003211B0" w:rsidRPr="00EC76D5" w:rsidRDefault="003211B0" w:rsidP="00F206C0">
      <w:pPr>
        <w:pStyle w:val="Code"/>
        <w:rPr>
          <w:highlight w:val="white"/>
        </w:rPr>
      </w:pPr>
      <w:r w:rsidRPr="00EC76D5">
        <w:rPr>
          <w:highlight w:val="white"/>
        </w:rPr>
        <w:lastRenderedPageBreak/>
        <w:t xml:space="preserve">          break;</w:t>
      </w:r>
    </w:p>
    <w:p w14:paraId="02B968A5" w14:textId="77777777" w:rsidR="003211B0" w:rsidRPr="00EC76D5" w:rsidRDefault="003211B0" w:rsidP="00F206C0">
      <w:pPr>
        <w:pStyle w:val="Code"/>
        <w:rPr>
          <w:highlight w:val="white"/>
        </w:rPr>
      </w:pPr>
    </w:p>
    <w:p w14:paraId="1DF02409" w14:textId="77777777" w:rsidR="003211B0" w:rsidRPr="00EC76D5" w:rsidRDefault="003211B0" w:rsidP="00F206C0">
      <w:pPr>
        <w:pStyle w:val="Code"/>
        <w:rPr>
          <w:highlight w:val="white"/>
        </w:rPr>
      </w:pPr>
      <w:r w:rsidRPr="00EC76D5">
        <w:rPr>
          <w:highlight w:val="white"/>
        </w:rPr>
        <w:t xml:space="preserve">        case 'w':</w:t>
      </w:r>
    </w:p>
    <w:p w14:paraId="20A3398D" w14:textId="77777777" w:rsidR="003211B0" w:rsidRPr="00EC76D5" w:rsidRDefault="003211B0" w:rsidP="00F206C0">
      <w:pPr>
        <w:pStyle w:val="Code"/>
        <w:rPr>
          <w:highlight w:val="white"/>
        </w:rPr>
      </w:pPr>
      <w:r w:rsidRPr="00EC76D5">
        <w:rPr>
          <w:highlight w:val="white"/>
        </w:rPr>
        <w:t xml:space="preserve">          sprintf(add, "%02d", tp-&gt;tm_wday);</w:t>
      </w:r>
    </w:p>
    <w:p w14:paraId="30E39D42" w14:textId="77777777" w:rsidR="003211B0" w:rsidRPr="00EC76D5" w:rsidRDefault="003211B0" w:rsidP="00F206C0">
      <w:pPr>
        <w:pStyle w:val="Code"/>
        <w:rPr>
          <w:highlight w:val="white"/>
        </w:rPr>
      </w:pPr>
      <w:r w:rsidRPr="00EC76D5">
        <w:rPr>
          <w:highlight w:val="white"/>
        </w:rPr>
        <w:t xml:space="preserve">          break;</w:t>
      </w:r>
    </w:p>
    <w:p w14:paraId="2714A7F2" w14:textId="77777777" w:rsidR="003211B0" w:rsidRPr="00EC76D5" w:rsidRDefault="003211B0" w:rsidP="00F206C0">
      <w:pPr>
        <w:pStyle w:val="Code"/>
        <w:rPr>
          <w:highlight w:val="white"/>
        </w:rPr>
      </w:pPr>
    </w:p>
    <w:p w14:paraId="5E7BC6E1" w14:textId="77777777" w:rsidR="003211B0" w:rsidRPr="00EC76D5" w:rsidRDefault="003211B0" w:rsidP="00F206C0">
      <w:pPr>
        <w:pStyle w:val="Code"/>
        <w:rPr>
          <w:highlight w:val="white"/>
        </w:rPr>
      </w:pPr>
      <w:r w:rsidRPr="00EC76D5">
        <w:rPr>
          <w:highlight w:val="white"/>
        </w:rPr>
        <w:t xml:space="preserve">        case 'W':</w:t>
      </w:r>
    </w:p>
    <w:p w14:paraId="4D898905" w14:textId="77777777" w:rsidR="003211B0" w:rsidRPr="00EC76D5" w:rsidRDefault="003211B0" w:rsidP="00F206C0">
      <w:pPr>
        <w:pStyle w:val="Code"/>
        <w:rPr>
          <w:highlight w:val="white"/>
        </w:rPr>
      </w:pPr>
      <w:r w:rsidRPr="00EC76D5">
        <w:rPr>
          <w:highlight w:val="white"/>
        </w:rPr>
        <w:t xml:space="preserve">          sprintf(add, "%02d", 0 /* WeekNumberMonday(tp) */);</w:t>
      </w:r>
    </w:p>
    <w:p w14:paraId="305A5225" w14:textId="77777777" w:rsidR="003211B0" w:rsidRPr="00EC76D5" w:rsidRDefault="003211B0" w:rsidP="00F206C0">
      <w:pPr>
        <w:pStyle w:val="Code"/>
        <w:rPr>
          <w:highlight w:val="white"/>
        </w:rPr>
      </w:pPr>
      <w:r w:rsidRPr="00EC76D5">
        <w:rPr>
          <w:highlight w:val="white"/>
        </w:rPr>
        <w:t xml:space="preserve">          break;</w:t>
      </w:r>
    </w:p>
    <w:p w14:paraId="140E1A4E" w14:textId="77777777" w:rsidR="003211B0" w:rsidRPr="00EC76D5" w:rsidRDefault="003211B0" w:rsidP="00F206C0">
      <w:pPr>
        <w:pStyle w:val="Code"/>
        <w:rPr>
          <w:highlight w:val="white"/>
        </w:rPr>
      </w:pPr>
    </w:p>
    <w:p w14:paraId="7C13D309" w14:textId="77777777" w:rsidR="003211B0" w:rsidRPr="00EC76D5" w:rsidRDefault="003211B0" w:rsidP="00F206C0">
      <w:pPr>
        <w:pStyle w:val="Code"/>
        <w:rPr>
          <w:highlight w:val="white"/>
        </w:rPr>
      </w:pPr>
      <w:r w:rsidRPr="00EC76D5">
        <w:rPr>
          <w:highlight w:val="white"/>
        </w:rPr>
        <w:t xml:space="preserve">        case 'x':</w:t>
      </w:r>
    </w:p>
    <w:p w14:paraId="4E396568" w14:textId="77777777" w:rsidR="00F24788" w:rsidRPr="00EC76D5" w:rsidRDefault="003211B0" w:rsidP="00F206C0">
      <w:pPr>
        <w:pStyle w:val="Code"/>
        <w:rPr>
          <w:highlight w:val="white"/>
        </w:rPr>
      </w:pPr>
      <w:r w:rsidRPr="00EC76D5">
        <w:rPr>
          <w:highlight w:val="white"/>
        </w:rPr>
        <w:t xml:space="preserve">          sprintf(add, "%04d-%02d-%02d", 1900 + tp-&gt;tm_year, tp-&gt;tm_mon,</w:t>
      </w:r>
    </w:p>
    <w:p w14:paraId="1F940306" w14:textId="4E05F1C5" w:rsidR="003211B0" w:rsidRPr="00EC76D5" w:rsidRDefault="00F24788" w:rsidP="00F206C0">
      <w:pPr>
        <w:pStyle w:val="Code"/>
        <w:rPr>
          <w:highlight w:val="white"/>
        </w:rPr>
      </w:pPr>
      <w:r w:rsidRPr="00EC76D5">
        <w:rPr>
          <w:highlight w:val="white"/>
        </w:rPr>
        <w:t xml:space="preserve">                 </w:t>
      </w:r>
      <w:r w:rsidR="003211B0" w:rsidRPr="00EC76D5">
        <w:rPr>
          <w:highlight w:val="white"/>
        </w:rPr>
        <w:t xml:space="preserve"> tp-&gt;tm_mday);</w:t>
      </w:r>
    </w:p>
    <w:p w14:paraId="0C44AF4F" w14:textId="77777777" w:rsidR="003211B0" w:rsidRPr="00EC76D5" w:rsidRDefault="003211B0" w:rsidP="00F206C0">
      <w:pPr>
        <w:pStyle w:val="Code"/>
        <w:rPr>
          <w:highlight w:val="white"/>
        </w:rPr>
      </w:pPr>
      <w:r w:rsidRPr="00EC76D5">
        <w:rPr>
          <w:highlight w:val="white"/>
        </w:rPr>
        <w:t xml:space="preserve">          break;</w:t>
      </w:r>
    </w:p>
    <w:p w14:paraId="42063108" w14:textId="77777777" w:rsidR="003211B0" w:rsidRPr="00EC76D5" w:rsidRDefault="003211B0" w:rsidP="00F206C0">
      <w:pPr>
        <w:pStyle w:val="Code"/>
        <w:rPr>
          <w:highlight w:val="white"/>
        </w:rPr>
      </w:pPr>
    </w:p>
    <w:p w14:paraId="0293D6C1" w14:textId="77777777" w:rsidR="003211B0" w:rsidRPr="00EC76D5" w:rsidRDefault="003211B0" w:rsidP="00F206C0">
      <w:pPr>
        <w:pStyle w:val="Code"/>
        <w:rPr>
          <w:highlight w:val="white"/>
        </w:rPr>
      </w:pPr>
      <w:r w:rsidRPr="00EC76D5">
        <w:rPr>
          <w:highlight w:val="white"/>
        </w:rPr>
        <w:t xml:space="preserve">        case 'X':</w:t>
      </w:r>
    </w:p>
    <w:p w14:paraId="7CA24B3A" w14:textId="77777777" w:rsidR="003211B0" w:rsidRPr="00EC76D5" w:rsidRDefault="003211B0" w:rsidP="00F206C0">
      <w:pPr>
        <w:pStyle w:val="Code"/>
        <w:rPr>
          <w:highlight w:val="white"/>
        </w:rPr>
      </w:pPr>
      <w:r w:rsidRPr="00EC76D5">
        <w:rPr>
          <w:highlight w:val="white"/>
        </w:rPr>
        <w:t xml:space="preserve">          sprintf(add, "%02d:%02d:%02d", tp-&gt;tm_hour, tp-&gt;tm_min, tp-&gt;tm_sec); </w:t>
      </w:r>
    </w:p>
    <w:p w14:paraId="792CFB36" w14:textId="77777777" w:rsidR="003211B0" w:rsidRPr="00EC76D5" w:rsidRDefault="003211B0" w:rsidP="00F206C0">
      <w:pPr>
        <w:pStyle w:val="Code"/>
        <w:rPr>
          <w:highlight w:val="white"/>
        </w:rPr>
      </w:pPr>
      <w:r w:rsidRPr="00EC76D5">
        <w:rPr>
          <w:highlight w:val="white"/>
        </w:rPr>
        <w:t xml:space="preserve">          break;</w:t>
      </w:r>
    </w:p>
    <w:p w14:paraId="4DAE4339" w14:textId="77777777" w:rsidR="003211B0" w:rsidRPr="00EC76D5" w:rsidRDefault="003211B0" w:rsidP="00F206C0">
      <w:pPr>
        <w:pStyle w:val="Code"/>
        <w:rPr>
          <w:highlight w:val="white"/>
        </w:rPr>
      </w:pPr>
    </w:p>
    <w:p w14:paraId="3155BE3F" w14:textId="77777777" w:rsidR="003211B0" w:rsidRPr="00EC76D5" w:rsidRDefault="003211B0" w:rsidP="00F206C0">
      <w:pPr>
        <w:pStyle w:val="Code"/>
        <w:rPr>
          <w:highlight w:val="white"/>
        </w:rPr>
      </w:pPr>
      <w:r w:rsidRPr="00EC76D5">
        <w:rPr>
          <w:highlight w:val="white"/>
        </w:rPr>
        <w:t xml:space="preserve">        case 'y':</w:t>
      </w:r>
    </w:p>
    <w:p w14:paraId="417036E0" w14:textId="77777777" w:rsidR="003211B0" w:rsidRPr="00EC76D5" w:rsidRDefault="003211B0" w:rsidP="00F206C0">
      <w:pPr>
        <w:pStyle w:val="Code"/>
        <w:rPr>
          <w:highlight w:val="white"/>
        </w:rPr>
      </w:pPr>
      <w:r w:rsidRPr="00EC76D5">
        <w:rPr>
          <w:highlight w:val="white"/>
        </w:rPr>
        <w:t xml:space="preserve">          sprintf(add, "%02d", tp-&gt;tm_year % 100);</w:t>
      </w:r>
    </w:p>
    <w:p w14:paraId="08F60DDD" w14:textId="77777777" w:rsidR="003211B0" w:rsidRPr="00EC76D5" w:rsidRDefault="003211B0" w:rsidP="00F206C0">
      <w:pPr>
        <w:pStyle w:val="Code"/>
        <w:rPr>
          <w:highlight w:val="white"/>
        </w:rPr>
      </w:pPr>
      <w:r w:rsidRPr="00EC76D5">
        <w:rPr>
          <w:highlight w:val="white"/>
        </w:rPr>
        <w:t xml:space="preserve">          break;</w:t>
      </w:r>
    </w:p>
    <w:p w14:paraId="627E8CA2" w14:textId="77777777" w:rsidR="003211B0" w:rsidRPr="00EC76D5" w:rsidRDefault="003211B0" w:rsidP="00F206C0">
      <w:pPr>
        <w:pStyle w:val="Code"/>
        <w:rPr>
          <w:highlight w:val="white"/>
        </w:rPr>
      </w:pPr>
    </w:p>
    <w:p w14:paraId="2BE60948" w14:textId="77777777" w:rsidR="003211B0" w:rsidRPr="00EC76D5" w:rsidRDefault="003211B0" w:rsidP="00F206C0">
      <w:pPr>
        <w:pStyle w:val="Code"/>
        <w:rPr>
          <w:highlight w:val="white"/>
        </w:rPr>
      </w:pPr>
      <w:r w:rsidRPr="00EC76D5">
        <w:rPr>
          <w:highlight w:val="white"/>
        </w:rPr>
        <w:t xml:space="preserve">        case 'Y':</w:t>
      </w:r>
    </w:p>
    <w:p w14:paraId="32FECE3F" w14:textId="77777777" w:rsidR="003211B0" w:rsidRPr="00EC76D5" w:rsidRDefault="003211B0" w:rsidP="00F206C0">
      <w:pPr>
        <w:pStyle w:val="Code"/>
        <w:rPr>
          <w:highlight w:val="white"/>
        </w:rPr>
      </w:pPr>
      <w:r w:rsidRPr="00EC76D5">
        <w:rPr>
          <w:highlight w:val="white"/>
        </w:rPr>
        <w:t xml:space="preserve">          sprintf(add, "%04d", 1900 + tp-&gt;tm_year);</w:t>
      </w:r>
    </w:p>
    <w:p w14:paraId="743B1E7A" w14:textId="77777777" w:rsidR="003211B0" w:rsidRPr="00EC76D5" w:rsidRDefault="003211B0" w:rsidP="00F206C0">
      <w:pPr>
        <w:pStyle w:val="Code"/>
        <w:rPr>
          <w:highlight w:val="white"/>
        </w:rPr>
      </w:pPr>
      <w:r w:rsidRPr="00EC76D5">
        <w:rPr>
          <w:highlight w:val="white"/>
        </w:rPr>
        <w:t xml:space="preserve">          break;</w:t>
      </w:r>
    </w:p>
    <w:p w14:paraId="1B0D1520" w14:textId="77777777" w:rsidR="003211B0" w:rsidRPr="00EC76D5" w:rsidRDefault="003211B0" w:rsidP="00F206C0">
      <w:pPr>
        <w:pStyle w:val="Code"/>
        <w:rPr>
          <w:highlight w:val="white"/>
        </w:rPr>
      </w:pPr>
    </w:p>
    <w:p w14:paraId="5FF02831" w14:textId="77777777" w:rsidR="003211B0" w:rsidRPr="00EC76D5" w:rsidRDefault="003211B0" w:rsidP="00F206C0">
      <w:pPr>
        <w:pStyle w:val="Code"/>
        <w:rPr>
          <w:highlight w:val="white"/>
        </w:rPr>
      </w:pPr>
      <w:r w:rsidRPr="00EC76D5">
        <w:rPr>
          <w:highlight w:val="white"/>
        </w:rPr>
        <w:t xml:space="preserve">        case 'Z':</w:t>
      </w:r>
    </w:p>
    <w:p w14:paraId="1B42C927" w14:textId="77777777" w:rsidR="003211B0" w:rsidRPr="00EC76D5" w:rsidRDefault="003211B0" w:rsidP="00F206C0">
      <w:pPr>
        <w:pStyle w:val="Code"/>
        <w:rPr>
          <w:highlight w:val="white"/>
        </w:rPr>
      </w:pPr>
      <w:r w:rsidRPr="00EC76D5">
        <w:rPr>
          <w:highlight w:val="white"/>
        </w:rPr>
        <w:t xml:space="preserve">          strcpy(add, "");</w:t>
      </w:r>
    </w:p>
    <w:p w14:paraId="6C2B9F7A" w14:textId="77777777" w:rsidR="003211B0" w:rsidRPr="00EC76D5" w:rsidRDefault="003211B0" w:rsidP="00F206C0">
      <w:pPr>
        <w:pStyle w:val="Code"/>
        <w:rPr>
          <w:highlight w:val="white"/>
        </w:rPr>
      </w:pPr>
      <w:r w:rsidRPr="00EC76D5">
        <w:rPr>
          <w:highlight w:val="white"/>
        </w:rPr>
        <w:t xml:space="preserve">          break;</w:t>
      </w:r>
    </w:p>
    <w:p w14:paraId="60920201" w14:textId="77777777" w:rsidR="003211B0" w:rsidRPr="00EC76D5" w:rsidRDefault="003211B0" w:rsidP="00F206C0">
      <w:pPr>
        <w:pStyle w:val="Code"/>
        <w:rPr>
          <w:highlight w:val="white"/>
        </w:rPr>
      </w:pPr>
    </w:p>
    <w:p w14:paraId="5C63D5C6" w14:textId="77777777" w:rsidR="003211B0" w:rsidRPr="00EC76D5" w:rsidRDefault="003211B0" w:rsidP="00F206C0">
      <w:pPr>
        <w:pStyle w:val="Code"/>
        <w:rPr>
          <w:highlight w:val="white"/>
        </w:rPr>
      </w:pPr>
      <w:r w:rsidRPr="00EC76D5">
        <w:rPr>
          <w:highlight w:val="white"/>
        </w:rPr>
        <w:t xml:space="preserve">        case '%':</w:t>
      </w:r>
    </w:p>
    <w:p w14:paraId="7D0CFEF8" w14:textId="77777777" w:rsidR="003211B0" w:rsidRPr="00EC76D5" w:rsidRDefault="003211B0" w:rsidP="00F206C0">
      <w:pPr>
        <w:pStyle w:val="Code"/>
        <w:rPr>
          <w:highlight w:val="white"/>
        </w:rPr>
      </w:pPr>
      <w:r w:rsidRPr="00EC76D5">
        <w:rPr>
          <w:highlight w:val="white"/>
        </w:rPr>
        <w:t xml:space="preserve">          strcpy(add, "%");</w:t>
      </w:r>
    </w:p>
    <w:p w14:paraId="769E5B77" w14:textId="77777777" w:rsidR="003211B0" w:rsidRPr="00EC76D5" w:rsidRDefault="003211B0" w:rsidP="00F206C0">
      <w:pPr>
        <w:pStyle w:val="Code"/>
        <w:rPr>
          <w:highlight w:val="white"/>
        </w:rPr>
      </w:pPr>
      <w:r w:rsidRPr="00EC76D5">
        <w:rPr>
          <w:highlight w:val="white"/>
        </w:rPr>
        <w:t xml:space="preserve">      }</w:t>
      </w:r>
    </w:p>
    <w:p w14:paraId="3427C94F" w14:textId="77777777" w:rsidR="003211B0" w:rsidRPr="00EC76D5" w:rsidRDefault="003211B0" w:rsidP="00F206C0">
      <w:pPr>
        <w:pStyle w:val="Code"/>
        <w:rPr>
          <w:highlight w:val="white"/>
        </w:rPr>
      </w:pPr>
      <w:r w:rsidRPr="00EC76D5">
        <w:rPr>
          <w:highlight w:val="white"/>
        </w:rPr>
        <w:t xml:space="preserve">    }</w:t>
      </w:r>
    </w:p>
    <w:p w14:paraId="7562B6E2" w14:textId="77777777" w:rsidR="003211B0" w:rsidRPr="00EC76D5" w:rsidRDefault="003211B0" w:rsidP="00F206C0">
      <w:pPr>
        <w:pStyle w:val="Code"/>
        <w:rPr>
          <w:highlight w:val="white"/>
        </w:rPr>
      </w:pPr>
      <w:r w:rsidRPr="00EC76D5">
        <w:rPr>
          <w:highlight w:val="white"/>
        </w:rPr>
        <w:t xml:space="preserve">    else {</w:t>
      </w:r>
    </w:p>
    <w:p w14:paraId="670EFE7A" w14:textId="77777777" w:rsidR="003211B0" w:rsidRPr="00EC76D5" w:rsidRDefault="003211B0" w:rsidP="00F206C0">
      <w:pPr>
        <w:pStyle w:val="Code"/>
        <w:rPr>
          <w:highlight w:val="white"/>
        </w:rPr>
      </w:pPr>
      <w:r w:rsidRPr="00EC76D5">
        <w:rPr>
          <w:highlight w:val="white"/>
        </w:rPr>
        <w:t xml:space="preserve">      add[0] = fmt[index];</w:t>
      </w:r>
    </w:p>
    <w:p w14:paraId="45456A42" w14:textId="77777777" w:rsidR="003211B0" w:rsidRPr="00EC76D5" w:rsidRDefault="003211B0" w:rsidP="00F206C0">
      <w:pPr>
        <w:pStyle w:val="Code"/>
        <w:rPr>
          <w:highlight w:val="white"/>
        </w:rPr>
      </w:pPr>
      <w:r w:rsidRPr="00EC76D5">
        <w:rPr>
          <w:highlight w:val="white"/>
        </w:rPr>
        <w:t xml:space="preserve">      add[1] = '\0';</w:t>
      </w:r>
    </w:p>
    <w:p w14:paraId="130A3AF3" w14:textId="77777777" w:rsidR="003211B0" w:rsidRPr="00EC76D5" w:rsidRDefault="003211B0" w:rsidP="00F206C0">
      <w:pPr>
        <w:pStyle w:val="Code"/>
        <w:rPr>
          <w:highlight w:val="white"/>
        </w:rPr>
      </w:pPr>
      <w:r w:rsidRPr="00EC76D5">
        <w:rPr>
          <w:highlight w:val="white"/>
        </w:rPr>
        <w:t xml:space="preserve">    }</w:t>
      </w:r>
    </w:p>
    <w:p w14:paraId="315EB0F4" w14:textId="77777777" w:rsidR="0067024B" w:rsidRPr="00EC76D5" w:rsidRDefault="0067024B" w:rsidP="00F206C0">
      <w:pPr>
        <w:pStyle w:val="Code"/>
        <w:rPr>
          <w:highlight w:val="white"/>
        </w:rPr>
      </w:pPr>
    </w:p>
    <w:p w14:paraId="13CD8894" w14:textId="2500F90A" w:rsidR="003211B0" w:rsidRPr="00EC76D5" w:rsidRDefault="003211B0" w:rsidP="00F206C0">
      <w:pPr>
        <w:pStyle w:val="Code"/>
        <w:rPr>
          <w:highlight w:val="white"/>
        </w:rPr>
      </w:pPr>
      <w:r w:rsidRPr="00EC76D5">
        <w:rPr>
          <w:highlight w:val="white"/>
        </w:rPr>
        <w:t xml:space="preserve">    if ((strlen(s) + strlen(add)) &lt; smax) {</w:t>
      </w:r>
    </w:p>
    <w:p w14:paraId="4EFD499E" w14:textId="77777777" w:rsidR="003211B0" w:rsidRPr="00EC76D5" w:rsidRDefault="003211B0" w:rsidP="00F206C0">
      <w:pPr>
        <w:pStyle w:val="Code"/>
        <w:rPr>
          <w:highlight w:val="white"/>
        </w:rPr>
      </w:pPr>
      <w:r w:rsidRPr="00EC76D5">
        <w:rPr>
          <w:highlight w:val="white"/>
        </w:rPr>
        <w:t xml:space="preserve">      strcat(s, add);</w:t>
      </w:r>
    </w:p>
    <w:p w14:paraId="65FE008C" w14:textId="77777777" w:rsidR="003211B0" w:rsidRPr="00EC76D5" w:rsidRDefault="003211B0" w:rsidP="00F206C0">
      <w:pPr>
        <w:pStyle w:val="Code"/>
        <w:rPr>
          <w:highlight w:val="white"/>
        </w:rPr>
      </w:pPr>
      <w:r w:rsidRPr="00EC76D5">
        <w:rPr>
          <w:highlight w:val="white"/>
        </w:rPr>
        <w:t xml:space="preserve">    }</w:t>
      </w:r>
    </w:p>
    <w:p w14:paraId="5C67E601" w14:textId="77777777" w:rsidR="003211B0" w:rsidRPr="00EC76D5" w:rsidRDefault="003211B0" w:rsidP="00F206C0">
      <w:pPr>
        <w:pStyle w:val="Code"/>
        <w:rPr>
          <w:highlight w:val="white"/>
        </w:rPr>
      </w:pPr>
      <w:r w:rsidRPr="00EC76D5">
        <w:rPr>
          <w:highlight w:val="white"/>
        </w:rPr>
        <w:t xml:space="preserve">    else {</w:t>
      </w:r>
    </w:p>
    <w:p w14:paraId="3D794129" w14:textId="77777777" w:rsidR="003211B0" w:rsidRPr="00EC76D5" w:rsidRDefault="003211B0" w:rsidP="00F206C0">
      <w:pPr>
        <w:pStyle w:val="Code"/>
        <w:rPr>
          <w:highlight w:val="white"/>
        </w:rPr>
      </w:pPr>
      <w:r w:rsidRPr="00EC76D5">
        <w:rPr>
          <w:highlight w:val="white"/>
        </w:rPr>
        <w:t xml:space="preserve">      break;</w:t>
      </w:r>
    </w:p>
    <w:p w14:paraId="6FC599EF" w14:textId="77777777" w:rsidR="003211B0" w:rsidRPr="00EC76D5" w:rsidRDefault="003211B0" w:rsidP="00F206C0">
      <w:pPr>
        <w:pStyle w:val="Code"/>
        <w:rPr>
          <w:highlight w:val="white"/>
        </w:rPr>
      </w:pPr>
      <w:r w:rsidRPr="00EC76D5">
        <w:rPr>
          <w:highlight w:val="white"/>
        </w:rPr>
        <w:t xml:space="preserve">    }</w:t>
      </w:r>
    </w:p>
    <w:p w14:paraId="0AAF5013" w14:textId="77777777" w:rsidR="003211B0" w:rsidRPr="00EC76D5" w:rsidRDefault="003211B0" w:rsidP="00F206C0">
      <w:pPr>
        <w:pStyle w:val="Code"/>
        <w:rPr>
          <w:highlight w:val="white"/>
        </w:rPr>
      </w:pPr>
      <w:r w:rsidRPr="00EC76D5">
        <w:rPr>
          <w:highlight w:val="white"/>
        </w:rPr>
        <w:t xml:space="preserve">  }</w:t>
      </w:r>
    </w:p>
    <w:p w14:paraId="029FB243" w14:textId="77777777" w:rsidR="003211B0" w:rsidRPr="00EC76D5" w:rsidRDefault="003211B0" w:rsidP="00F206C0">
      <w:pPr>
        <w:pStyle w:val="Code"/>
        <w:rPr>
          <w:highlight w:val="white"/>
        </w:rPr>
      </w:pPr>
    </w:p>
    <w:p w14:paraId="43866126" w14:textId="77777777" w:rsidR="003211B0" w:rsidRPr="00EC76D5" w:rsidRDefault="003211B0" w:rsidP="00F206C0">
      <w:pPr>
        <w:pStyle w:val="Code"/>
        <w:rPr>
          <w:highlight w:val="white"/>
        </w:rPr>
      </w:pPr>
      <w:r w:rsidRPr="00EC76D5">
        <w:rPr>
          <w:highlight w:val="white"/>
        </w:rPr>
        <w:t xml:space="preserve">  return strlen(s);</w:t>
      </w:r>
    </w:p>
    <w:p w14:paraId="7DC26C7E" w14:textId="1549BA1D" w:rsidR="003211B0" w:rsidRPr="00EC76D5" w:rsidRDefault="003211B0" w:rsidP="00F206C0">
      <w:pPr>
        <w:pStyle w:val="Code"/>
      </w:pPr>
      <w:r w:rsidRPr="00EC76D5">
        <w:rPr>
          <w:highlight w:val="white"/>
        </w:rPr>
        <w:t>}</w:t>
      </w:r>
    </w:p>
    <w:p w14:paraId="2A675D02" w14:textId="74DD1EAC" w:rsidR="004870A6" w:rsidRPr="00EC76D5" w:rsidRDefault="004870A6" w:rsidP="004870A6">
      <w:pPr>
        <w:pStyle w:val="Rubrik1"/>
      </w:pPr>
      <w:bookmarkStart w:id="5890" w:name="_Ref418406175"/>
      <w:bookmarkStart w:id="5891" w:name="_Toc481936466"/>
      <w:r w:rsidRPr="00EC76D5">
        <w:lastRenderedPageBreak/>
        <w:t>Main</w:t>
      </w:r>
      <w:r w:rsidR="001B32C0" w:rsidRPr="00EC76D5">
        <w:t>.java</w:t>
      </w:r>
      <w:bookmarkEnd w:id="5890"/>
      <w:bookmarkEnd w:id="5891"/>
    </w:p>
    <w:p w14:paraId="5A67EAB2" w14:textId="77777777" w:rsidR="007D596B" w:rsidRPr="00EC76D5" w:rsidRDefault="007D596B" w:rsidP="006A31DF">
      <w:pPr>
        <w:pStyle w:val="Rubrik1"/>
      </w:pPr>
      <w:bookmarkStart w:id="5892" w:name="_Ref417644950"/>
      <w:bookmarkStart w:id="5893" w:name="_Toc481936467"/>
      <w:r w:rsidRPr="00EC76D5">
        <w:lastRenderedPageBreak/>
        <w:t>The C Grammar</w:t>
      </w:r>
      <w:bookmarkEnd w:id="5892"/>
      <w:bookmarkEnd w:id="5893"/>
    </w:p>
    <w:p w14:paraId="5FA387C1" w14:textId="77777777" w:rsidR="007D6187" w:rsidRPr="00EC76D5" w:rsidRDefault="007D6187" w:rsidP="007D6187">
      <w:r w:rsidRPr="00EC76D5">
        <w:t xml:space="preserve">This </w:t>
      </w:r>
      <w:r w:rsidR="00B11C7C" w:rsidRPr="00EC76D5">
        <w:t xml:space="preserve">grammar </w:t>
      </w:r>
      <w:r w:rsidR="00444C4D" w:rsidRPr="00EC76D5">
        <w:t xml:space="preserve">of the C compiler of this book is based on (and to a large extent identical with) the grammar defined in the </w:t>
      </w:r>
      <w:r w:rsidR="00444C4D" w:rsidRPr="00EC76D5">
        <w:rPr>
          <w:i/>
        </w:rPr>
        <w:t>American National Standard for Information systems – Programming Language C, X3.159-1989</w:t>
      </w:r>
      <w:r w:rsidR="00322D1D" w:rsidRPr="00EC76D5">
        <w:t xml:space="preserve"> standard, which is </w:t>
      </w:r>
      <w:r w:rsidR="00444C4D" w:rsidRPr="00EC76D5">
        <w:t xml:space="preserve">described </w:t>
      </w:r>
      <w:r w:rsidR="00B11C7C" w:rsidRPr="00EC76D5">
        <w:t xml:space="preserve">in </w:t>
      </w:r>
      <w:r w:rsidR="00444C4D" w:rsidRPr="00EC76D5">
        <w:t xml:space="preserve">the second edition of </w:t>
      </w:r>
      <w:r w:rsidR="00B11C7C" w:rsidRPr="00EC76D5">
        <w:rPr>
          <w:i/>
        </w:rPr>
        <w:t>T</w:t>
      </w:r>
      <w:r w:rsidRPr="00EC76D5">
        <w:rPr>
          <w:i/>
        </w:rPr>
        <w:t xml:space="preserve">he </w:t>
      </w:r>
      <w:r w:rsidR="00B11C7C" w:rsidRPr="00EC76D5">
        <w:rPr>
          <w:i/>
        </w:rPr>
        <w:t>C Programming Language</w:t>
      </w:r>
      <w:r w:rsidR="00444C4D" w:rsidRPr="00EC76D5">
        <w:t xml:space="preserve"> b</w:t>
      </w:r>
      <w:r w:rsidR="00B11C7C" w:rsidRPr="00EC76D5">
        <w:t xml:space="preserve">y Brian W. Kernighan and Dennis M. </w:t>
      </w:r>
      <w:r w:rsidR="00444C4D" w:rsidRPr="00EC76D5">
        <w:t>Ritchie</w:t>
      </w:r>
      <w:r w:rsidR="00B11C7C" w:rsidRPr="00EC76D5">
        <w:t>.</w:t>
      </w:r>
    </w:p>
    <w:p w14:paraId="1F9BCFD5" w14:textId="1063403A" w:rsidR="00D654DF" w:rsidRPr="00EC76D5" w:rsidRDefault="00D654DF" w:rsidP="00D654DF">
      <w:pPr>
        <w:pStyle w:val="Rubrik2"/>
      </w:pPr>
      <w:bookmarkStart w:id="5894" w:name="_Toc481936468"/>
      <w:r w:rsidRPr="00EC76D5">
        <w:t>The Preprocessor Grammar</w:t>
      </w:r>
      <w:bookmarkEnd w:id="5894"/>
    </w:p>
    <w:p w14:paraId="3780D441" w14:textId="7263011F" w:rsidR="00B45583" w:rsidRPr="00EC76D5" w:rsidRDefault="00B45583" w:rsidP="00B45583">
      <w:r w:rsidRPr="00EC76D5">
        <w:t xml:space="preserve">The following grammar is implemented in CUP in Chapter </w:t>
      </w:r>
      <w:r w:rsidRPr="00EC76D5">
        <w:fldChar w:fldCharType="begin"/>
      </w:r>
      <w:r w:rsidRPr="00EC76D5">
        <w:instrText xml:space="preserve"> REF _Ref418260972 \r \h </w:instrText>
      </w:r>
      <w:r w:rsidRPr="00EC76D5">
        <w:fldChar w:fldCharType="separate"/>
      </w:r>
      <w:r w:rsidR="00545E00" w:rsidRPr="00EC76D5">
        <w:t>3</w:t>
      </w:r>
      <w:r w:rsidRPr="00EC76D5">
        <w:fldChar w:fldCharType="end"/>
      </w:r>
      <w:r w:rsidRPr="00EC76D5">
        <w:t>.</w:t>
      </w:r>
    </w:p>
    <w:p w14:paraId="645B8C17" w14:textId="77777777" w:rsidR="00D14D98" w:rsidRPr="00EC76D5" w:rsidRDefault="00D14D98" w:rsidP="00D14D98">
      <w:pPr>
        <w:pStyle w:val="Code"/>
      </w:pPr>
      <w:r w:rsidRPr="00EC76D5">
        <w:t>control_line ::=</w:t>
      </w:r>
    </w:p>
    <w:p w14:paraId="271A3D53" w14:textId="77777777" w:rsidR="00D14D98" w:rsidRPr="00EC76D5" w:rsidRDefault="00D14D98" w:rsidP="00D14D98">
      <w:pPr>
        <w:pStyle w:val="Code"/>
      </w:pPr>
      <w:r w:rsidRPr="00EC76D5">
        <w:t xml:space="preserve">    #</w:t>
      </w:r>
      <w:r w:rsidR="007B3C14" w:rsidRPr="00EC76D5">
        <w:t xml:space="preserve"> </w:t>
      </w:r>
      <w:r w:rsidRPr="00EC76D5">
        <w:t>define identifier token-sequence</w:t>
      </w:r>
    </w:p>
    <w:p w14:paraId="34AF735E" w14:textId="77777777" w:rsidR="00D14D98" w:rsidRPr="00EC76D5" w:rsidRDefault="00D14D98" w:rsidP="00D14D98">
      <w:pPr>
        <w:pStyle w:val="Code"/>
      </w:pPr>
      <w:r w:rsidRPr="00EC76D5">
        <w:t xml:space="preserve">  | #</w:t>
      </w:r>
      <w:r w:rsidR="007B3C14" w:rsidRPr="00EC76D5">
        <w:t xml:space="preserve"> </w:t>
      </w:r>
      <w:r w:rsidRPr="00EC76D5">
        <w:t>define identifier( identifier, … , identifier ) token-sequence</w:t>
      </w:r>
    </w:p>
    <w:p w14:paraId="49E9AB4C" w14:textId="77777777" w:rsidR="000A7E3F" w:rsidRPr="00EC76D5" w:rsidRDefault="000A7E3F" w:rsidP="00D14D98">
      <w:pPr>
        <w:pStyle w:val="Code"/>
      </w:pPr>
      <w:r w:rsidRPr="00EC76D5">
        <w:t xml:space="preserve">  | #</w:t>
      </w:r>
      <w:r w:rsidR="007B3C14" w:rsidRPr="00EC76D5">
        <w:t xml:space="preserve"> </w:t>
      </w:r>
      <w:r w:rsidRPr="00EC76D5">
        <w:t xml:space="preserve">undef </w:t>
      </w:r>
      <w:r w:rsidR="007B3C14" w:rsidRPr="00EC76D5">
        <w:t>identifier</w:t>
      </w:r>
    </w:p>
    <w:p w14:paraId="245D6DC2" w14:textId="77777777" w:rsidR="007B3C14" w:rsidRPr="00EC76D5" w:rsidRDefault="007B3C14" w:rsidP="007B3C14">
      <w:pPr>
        <w:pStyle w:val="Code"/>
      </w:pPr>
      <w:r w:rsidRPr="00EC76D5">
        <w:t xml:space="preserve">  | # include &lt;filename&gt;</w:t>
      </w:r>
    </w:p>
    <w:p w14:paraId="2F487B94" w14:textId="77777777" w:rsidR="007B3C14" w:rsidRPr="00EC76D5" w:rsidRDefault="007B3C14" w:rsidP="007B3C14">
      <w:pPr>
        <w:pStyle w:val="Code"/>
      </w:pPr>
      <w:r w:rsidRPr="00EC76D5">
        <w:t xml:space="preserve">  | # include </w:t>
      </w:r>
      <w:r w:rsidR="000A7A1D" w:rsidRPr="00EC76D5">
        <w:t>“</w:t>
      </w:r>
      <w:r w:rsidRPr="00EC76D5">
        <w:t>filename</w:t>
      </w:r>
      <w:r w:rsidR="000A7A1D" w:rsidRPr="00EC76D5">
        <w:t>“</w:t>
      </w:r>
    </w:p>
    <w:p w14:paraId="0AB996EA" w14:textId="77777777" w:rsidR="0086103B" w:rsidRPr="00EC76D5" w:rsidRDefault="0086103B" w:rsidP="0086103B">
      <w:pPr>
        <w:pStyle w:val="Code"/>
      </w:pPr>
      <w:r w:rsidRPr="00EC76D5">
        <w:t xml:space="preserve">  | # line constant</w:t>
      </w:r>
    </w:p>
    <w:p w14:paraId="0CDF40B0" w14:textId="77777777" w:rsidR="0086103B" w:rsidRPr="00EC76D5" w:rsidRDefault="0086103B" w:rsidP="0086103B">
      <w:pPr>
        <w:pStyle w:val="Code"/>
      </w:pPr>
      <w:r w:rsidRPr="00EC76D5">
        <w:t xml:space="preserve">  | # line constant “filename”</w:t>
      </w:r>
    </w:p>
    <w:p w14:paraId="6BC163D2" w14:textId="77777777" w:rsidR="002331B9" w:rsidRPr="00EC76D5" w:rsidRDefault="002331B9" w:rsidP="0086103B">
      <w:pPr>
        <w:pStyle w:val="Code"/>
      </w:pPr>
      <w:r w:rsidRPr="00EC76D5">
        <w:t xml:space="preserve">  | # error optional_token_sequence</w:t>
      </w:r>
    </w:p>
    <w:p w14:paraId="751F5EDB" w14:textId="77777777" w:rsidR="00B24648" w:rsidRPr="00EC76D5" w:rsidRDefault="00B24648" w:rsidP="00B24648">
      <w:pPr>
        <w:pStyle w:val="Code"/>
      </w:pPr>
      <w:r w:rsidRPr="00EC76D5">
        <w:t xml:space="preserve">  | # pragma optional_token_sequence</w:t>
      </w:r>
    </w:p>
    <w:p w14:paraId="4F86E33B" w14:textId="77777777" w:rsidR="00FB7660" w:rsidRPr="00EC76D5" w:rsidRDefault="00FB7660" w:rsidP="00B24648">
      <w:pPr>
        <w:pStyle w:val="Code"/>
      </w:pPr>
      <w:r w:rsidRPr="00EC76D5">
        <w:t xml:space="preserve">  | #</w:t>
      </w:r>
    </w:p>
    <w:p w14:paraId="04C82907" w14:textId="77777777" w:rsidR="00FB7660" w:rsidRPr="00EC76D5" w:rsidRDefault="00FB7660" w:rsidP="00B24648">
      <w:pPr>
        <w:pStyle w:val="Code"/>
      </w:pPr>
      <w:r w:rsidRPr="00EC76D5">
        <w:t xml:space="preserve">  | preprocessor_conditional</w:t>
      </w:r>
    </w:p>
    <w:p w14:paraId="0DDA95D0" w14:textId="77777777" w:rsidR="00B24648" w:rsidRPr="00EC76D5" w:rsidRDefault="00B24648" w:rsidP="0086103B">
      <w:pPr>
        <w:pStyle w:val="Code"/>
      </w:pPr>
    </w:p>
    <w:p w14:paraId="15B1FCBF" w14:textId="77777777" w:rsidR="006B4F2C" w:rsidRPr="00EC76D5" w:rsidRDefault="006B4F2C" w:rsidP="0086103B">
      <w:pPr>
        <w:pStyle w:val="Code"/>
      </w:pPr>
      <w:r w:rsidRPr="00EC76D5">
        <w:t>optional_token_sequence ::=</w:t>
      </w:r>
    </w:p>
    <w:p w14:paraId="6839D6FE" w14:textId="77777777" w:rsidR="006B4F2C" w:rsidRPr="00EC76D5" w:rsidRDefault="006B4F2C" w:rsidP="0086103B">
      <w:pPr>
        <w:pStyle w:val="Code"/>
      </w:pPr>
      <w:r w:rsidRPr="00EC76D5">
        <w:t xml:space="preserve">    /* empty */</w:t>
      </w:r>
    </w:p>
    <w:p w14:paraId="0DF9C38A" w14:textId="77777777" w:rsidR="006B4F2C" w:rsidRPr="00EC76D5" w:rsidRDefault="006B4F2C" w:rsidP="0086103B">
      <w:pPr>
        <w:pStyle w:val="Code"/>
      </w:pPr>
      <w:r w:rsidRPr="00EC76D5">
        <w:t xml:space="preserve">  | token_sequence</w:t>
      </w:r>
    </w:p>
    <w:p w14:paraId="41CF42E0" w14:textId="77777777" w:rsidR="00AF224B" w:rsidRPr="00EC76D5" w:rsidRDefault="00AF224B" w:rsidP="0086103B">
      <w:pPr>
        <w:pStyle w:val="Code"/>
      </w:pPr>
    </w:p>
    <w:p w14:paraId="474558A0" w14:textId="77777777" w:rsidR="00FB7660" w:rsidRPr="00EC76D5" w:rsidRDefault="00FB7660" w:rsidP="00FB7660">
      <w:pPr>
        <w:pStyle w:val="Code"/>
      </w:pPr>
      <w:r w:rsidRPr="00EC76D5">
        <w:t>preprocessor_conditional ::=</w:t>
      </w:r>
    </w:p>
    <w:p w14:paraId="4A65D661" w14:textId="77777777" w:rsidR="00FB7660" w:rsidRPr="00EC76D5" w:rsidRDefault="00FB7660" w:rsidP="00FB7660">
      <w:pPr>
        <w:pStyle w:val="Code"/>
      </w:pPr>
      <w:r w:rsidRPr="00EC76D5">
        <w:t xml:space="preserve">    </w:t>
      </w:r>
      <w:r w:rsidR="006B4F2C" w:rsidRPr="00EC76D5">
        <w:t xml:space="preserve">if-line text </w:t>
      </w:r>
      <w:r w:rsidR="005B1C22" w:rsidRPr="00EC76D5">
        <w:t>optional_</w:t>
      </w:r>
      <w:r w:rsidR="006B4F2C" w:rsidRPr="00EC76D5">
        <w:t>elif-parts optional_else_</w:t>
      </w:r>
      <w:r w:rsidR="002C7059" w:rsidRPr="00EC76D5">
        <w:t>line</w:t>
      </w:r>
      <w:r w:rsidR="007E2C70" w:rsidRPr="00EC76D5">
        <w:t xml:space="preserve"> # endif</w:t>
      </w:r>
    </w:p>
    <w:p w14:paraId="3FDE226D" w14:textId="77777777" w:rsidR="00FB7660" w:rsidRPr="00EC76D5" w:rsidRDefault="00FB7660" w:rsidP="0086103B">
      <w:pPr>
        <w:pStyle w:val="Code"/>
      </w:pPr>
    </w:p>
    <w:p w14:paraId="47DB8B9C" w14:textId="77777777" w:rsidR="00D04E5A" w:rsidRPr="00EC76D5" w:rsidRDefault="00D04E5A" w:rsidP="0086103B">
      <w:pPr>
        <w:pStyle w:val="Code"/>
      </w:pPr>
      <w:r w:rsidRPr="00EC76D5">
        <w:t>if-line ::=</w:t>
      </w:r>
    </w:p>
    <w:p w14:paraId="4C87BB9C" w14:textId="77777777" w:rsidR="00D04E5A" w:rsidRPr="00EC76D5" w:rsidRDefault="00D04E5A" w:rsidP="0086103B">
      <w:pPr>
        <w:pStyle w:val="Code"/>
      </w:pPr>
      <w:r w:rsidRPr="00EC76D5">
        <w:t xml:space="preserve">    # if constant_expression</w:t>
      </w:r>
    </w:p>
    <w:p w14:paraId="0E3524A5" w14:textId="77777777" w:rsidR="00D04E5A" w:rsidRPr="00EC76D5" w:rsidRDefault="00D04E5A" w:rsidP="00D04E5A">
      <w:pPr>
        <w:pStyle w:val="Code"/>
      </w:pPr>
      <w:r w:rsidRPr="00EC76D5">
        <w:t xml:space="preserve">  | # ifdef identifier</w:t>
      </w:r>
    </w:p>
    <w:p w14:paraId="27CB80AB" w14:textId="77777777" w:rsidR="00D04E5A" w:rsidRPr="00EC76D5" w:rsidRDefault="00D04E5A" w:rsidP="00D04E5A">
      <w:pPr>
        <w:pStyle w:val="Code"/>
      </w:pPr>
      <w:r w:rsidRPr="00EC76D5">
        <w:t xml:space="preserve">  | # ifndef identifier</w:t>
      </w:r>
    </w:p>
    <w:p w14:paraId="4513F8D6" w14:textId="77777777" w:rsidR="00574F99" w:rsidRPr="00EC76D5" w:rsidRDefault="00574F99" w:rsidP="00D04E5A">
      <w:pPr>
        <w:pStyle w:val="Code"/>
      </w:pPr>
    </w:p>
    <w:p w14:paraId="2A3E05FB" w14:textId="77777777" w:rsidR="00574F99" w:rsidRPr="00EC76D5" w:rsidRDefault="005B1C22" w:rsidP="00D04E5A">
      <w:pPr>
        <w:pStyle w:val="Code"/>
      </w:pPr>
      <w:r w:rsidRPr="00EC76D5">
        <w:t>optional_</w:t>
      </w:r>
      <w:r w:rsidR="00574F99" w:rsidRPr="00EC76D5">
        <w:t>elif-parts ::=</w:t>
      </w:r>
    </w:p>
    <w:p w14:paraId="287838AA" w14:textId="77777777" w:rsidR="009D2456" w:rsidRPr="00EC76D5" w:rsidRDefault="009D2456" w:rsidP="00D04E5A">
      <w:pPr>
        <w:pStyle w:val="Code"/>
      </w:pPr>
      <w:r w:rsidRPr="00EC76D5">
        <w:t xml:space="preserve">    /* empty */</w:t>
      </w:r>
    </w:p>
    <w:p w14:paraId="27229A5D" w14:textId="77777777" w:rsidR="00574F99" w:rsidRPr="00EC76D5" w:rsidRDefault="00574F99" w:rsidP="00D04E5A">
      <w:pPr>
        <w:pStyle w:val="Code"/>
      </w:pPr>
      <w:r w:rsidRPr="00EC76D5">
        <w:t xml:space="preserve">  </w:t>
      </w:r>
      <w:r w:rsidR="009D2456" w:rsidRPr="00EC76D5">
        <w:t>|</w:t>
      </w:r>
      <w:r w:rsidRPr="00EC76D5">
        <w:t xml:space="preserve"> </w:t>
      </w:r>
      <w:r w:rsidR="00971BE7" w:rsidRPr="00EC76D5">
        <w:t xml:space="preserve">elif-part </w:t>
      </w:r>
      <w:r w:rsidR="005B1C22" w:rsidRPr="00EC76D5">
        <w:t>optional_</w:t>
      </w:r>
      <w:r w:rsidRPr="00EC76D5">
        <w:t>elif-parts</w:t>
      </w:r>
    </w:p>
    <w:p w14:paraId="7588BBFF" w14:textId="77777777" w:rsidR="00017A47" w:rsidRPr="00EC76D5" w:rsidRDefault="00017A47" w:rsidP="00D04E5A">
      <w:pPr>
        <w:pStyle w:val="Code"/>
      </w:pPr>
    </w:p>
    <w:p w14:paraId="19A11A27" w14:textId="77777777" w:rsidR="00971BE7" w:rsidRPr="00EC76D5" w:rsidRDefault="00971BE7" w:rsidP="00D04E5A">
      <w:pPr>
        <w:pStyle w:val="Code"/>
      </w:pPr>
      <w:r w:rsidRPr="00EC76D5">
        <w:t>elif-part ::=</w:t>
      </w:r>
    </w:p>
    <w:p w14:paraId="54750F07" w14:textId="77777777" w:rsidR="00971BE7" w:rsidRPr="00EC76D5" w:rsidRDefault="00971BE7" w:rsidP="00D04E5A">
      <w:pPr>
        <w:pStyle w:val="Code"/>
      </w:pPr>
      <w:r w:rsidRPr="00EC76D5">
        <w:t xml:space="preserve">    # elif constant_expression text</w:t>
      </w:r>
    </w:p>
    <w:p w14:paraId="29CE569C" w14:textId="77777777" w:rsidR="00971BE7" w:rsidRPr="00EC76D5" w:rsidRDefault="00971BE7" w:rsidP="00D04E5A">
      <w:pPr>
        <w:pStyle w:val="Code"/>
      </w:pPr>
    </w:p>
    <w:p w14:paraId="6BDD7B0E" w14:textId="77777777" w:rsidR="00AF224B" w:rsidRPr="00EC76D5" w:rsidRDefault="00AF224B" w:rsidP="0086103B">
      <w:pPr>
        <w:pStyle w:val="Code"/>
      </w:pPr>
      <w:r w:rsidRPr="00EC76D5">
        <w:t>optional_else_part ::=</w:t>
      </w:r>
    </w:p>
    <w:p w14:paraId="2AC6C6DE" w14:textId="77777777" w:rsidR="00AF224B" w:rsidRPr="00EC76D5" w:rsidRDefault="00AF224B" w:rsidP="0086103B">
      <w:pPr>
        <w:pStyle w:val="Code"/>
      </w:pPr>
      <w:r w:rsidRPr="00EC76D5">
        <w:t xml:space="preserve">    /* empty */</w:t>
      </w:r>
    </w:p>
    <w:p w14:paraId="26C7F304" w14:textId="77777777" w:rsidR="00AF224B" w:rsidRPr="00EC76D5" w:rsidRDefault="00AF224B" w:rsidP="0086103B">
      <w:pPr>
        <w:pStyle w:val="Code"/>
      </w:pPr>
      <w:r w:rsidRPr="00EC76D5">
        <w:t xml:space="preserve">  | </w:t>
      </w:r>
      <w:r w:rsidR="007C2ACC" w:rsidRPr="00EC76D5">
        <w:t>#else</w:t>
      </w:r>
      <w:r w:rsidR="003D62D3" w:rsidRPr="00EC76D5">
        <w:t xml:space="preserve"> text</w:t>
      </w:r>
    </w:p>
    <w:p w14:paraId="5FC2950D" w14:textId="77777777" w:rsidR="00D04E5A" w:rsidRPr="00EC76D5" w:rsidRDefault="00D04E5A" w:rsidP="0086103B">
      <w:pPr>
        <w:pStyle w:val="Code"/>
      </w:pPr>
    </w:p>
    <w:p w14:paraId="46DD0131" w14:textId="77777777" w:rsidR="007B3C14" w:rsidRPr="00EC76D5" w:rsidRDefault="007B3C14" w:rsidP="00D14D98">
      <w:pPr>
        <w:pStyle w:val="Code"/>
      </w:pPr>
    </w:p>
    <w:p w14:paraId="27839D1A" w14:textId="2E76FE35" w:rsidR="00D654DF" w:rsidRPr="00EC76D5" w:rsidRDefault="00D654DF" w:rsidP="00D654DF">
      <w:pPr>
        <w:pStyle w:val="Rubrik2"/>
      </w:pPr>
      <w:bookmarkStart w:id="5895" w:name="_Toc481936469"/>
      <w:r w:rsidRPr="00EC76D5">
        <w:t xml:space="preserve">The </w:t>
      </w:r>
      <w:r w:rsidR="001C7B67" w:rsidRPr="00EC76D5">
        <w:t>Language</w:t>
      </w:r>
      <w:r w:rsidRPr="00EC76D5">
        <w:t xml:space="preserve"> Grammar</w:t>
      </w:r>
      <w:bookmarkEnd w:id="5895"/>
    </w:p>
    <w:p w14:paraId="7F2EC249" w14:textId="32E37EFB" w:rsidR="00965D79" w:rsidRPr="00EC76D5" w:rsidRDefault="00965D79" w:rsidP="00965D79">
      <w:r w:rsidRPr="00EC76D5">
        <w:t xml:space="preserve">The following grammar is implemented in </w:t>
      </w:r>
      <w:r w:rsidR="00350894" w:rsidRPr="00EC76D5">
        <w:t>Bison</w:t>
      </w:r>
      <w:r w:rsidRPr="00EC76D5">
        <w:t xml:space="preserve"> in Chapter </w:t>
      </w:r>
      <w:r w:rsidRPr="00EC76D5">
        <w:fldChar w:fldCharType="begin"/>
      </w:r>
      <w:r w:rsidRPr="00EC76D5">
        <w:instrText xml:space="preserve"> REF _Ref418260937 \r \h </w:instrText>
      </w:r>
      <w:r w:rsidRPr="00EC76D5">
        <w:fldChar w:fldCharType="separate"/>
      </w:r>
      <w:r w:rsidR="00545E00" w:rsidRPr="00EC76D5">
        <w:t>6</w:t>
      </w:r>
      <w:r w:rsidRPr="00EC76D5">
        <w:fldChar w:fldCharType="end"/>
      </w:r>
      <w:r w:rsidRPr="00EC76D5">
        <w:t>.</w:t>
      </w:r>
    </w:p>
    <w:p w14:paraId="3FE0748A" w14:textId="77777777" w:rsidR="00C71256" w:rsidRPr="00EC76D5" w:rsidRDefault="00C71256" w:rsidP="00C71256">
      <w:pPr>
        <w:pStyle w:val="Code"/>
      </w:pPr>
      <w:r w:rsidRPr="00EC76D5">
        <w:rPr>
          <w:i/>
        </w:rPr>
        <w:t>translation</w:t>
      </w:r>
      <w:r w:rsidRPr="00EC76D5">
        <w:t>_</w:t>
      </w:r>
      <w:r w:rsidRPr="00EC76D5">
        <w:rPr>
          <w:i/>
        </w:rPr>
        <w:t>unit</w:t>
      </w:r>
      <w:r w:rsidRPr="00EC76D5">
        <w:t xml:space="preserve"> ::=</w:t>
      </w:r>
    </w:p>
    <w:p w14:paraId="20E39C17" w14:textId="77777777" w:rsidR="00C71256" w:rsidRPr="00EC76D5" w:rsidRDefault="00C71256" w:rsidP="00C71256">
      <w:pPr>
        <w:pStyle w:val="Code"/>
      </w:pPr>
      <w:r w:rsidRPr="00EC76D5">
        <w:t xml:space="preserve">    </w:t>
      </w:r>
      <w:r w:rsidRPr="00EC76D5">
        <w:rPr>
          <w:i/>
        </w:rPr>
        <w:t>external</w:t>
      </w:r>
      <w:r w:rsidRPr="00EC76D5">
        <w:t>_</w:t>
      </w:r>
      <w:r w:rsidRPr="00EC76D5">
        <w:rPr>
          <w:i/>
        </w:rPr>
        <w:t>declaration</w:t>
      </w:r>
    </w:p>
    <w:p w14:paraId="56E7DC8B" w14:textId="77777777" w:rsidR="00C71256" w:rsidRPr="00EC76D5" w:rsidRDefault="00C71256" w:rsidP="00C71256">
      <w:pPr>
        <w:pStyle w:val="Code"/>
      </w:pPr>
      <w:r w:rsidRPr="00EC76D5">
        <w:lastRenderedPageBreak/>
        <w:t xml:space="preserve">  | </w:t>
      </w:r>
      <w:r w:rsidRPr="00EC76D5">
        <w:rPr>
          <w:i/>
        </w:rPr>
        <w:t>translation</w:t>
      </w:r>
      <w:r w:rsidRPr="00EC76D5">
        <w:t>_</w:t>
      </w:r>
      <w:r w:rsidRPr="00EC76D5">
        <w:rPr>
          <w:i/>
        </w:rPr>
        <w:t>unit</w:t>
      </w:r>
      <w:r w:rsidRPr="00EC76D5">
        <w:t xml:space="preserve"> </w:t>
      </w:r>
      <w:r w:rsidRPr="00EC76D5">
        <w:rPr>
          <w:i/>
        </w:rPr>
        <w:t>external</w:t>
      </w:r>
      <w:r w:rsidRPr="00EC76D5">
        <w:t>_</w:t>
      </w:r>
      <w:r w:rsidRPr="00EC76D5">
        <w:rPr>
          <w:i/>
        </w:rPr>
        <w:t>declaration</w:t>
      </w:r>
    </w:p>
    <w:p w14:paraId="1804B78F" w14:textId="77777777" w:rsidR="00C71256" w:rsidRPr="00EC76D5" w:rsidRDefault="00C71256" w:rsidP="00C71256">
      <w:pPr>
        <w:pStyle w:val="Code"/>
      </w:pPr>
    </w:p>
    <w:p w14:paraId="0802B47B" w14:textId="77777777" w:rsidR="00C71256" w:rsidRPr="00EC76D5" w:rsidRDefault="00C71256" w:rsidP="00C71256">
      <w:pPr>
        <w:pStyle w:val="Code"/>
      </w:pPr>
      <w:r w:rsidRPr="00EC76D5">
        <w:rPr>
          <w:i/>
        </w:rPr>
        <w:t>external</w:t>
      </w:r>
      <w:r w:rsidRPr="00EC76D5">
        <w:t>_</w:t>
      </w:r>
      <w:r w:rsidRPr="00EC76D5">
        <w:rPr>
          <w:i/>
        </w:rPr>
        <w:t>declaration</w:t>
      </w:r>
      <w:r w:rsidRPr="00EC76D5">
        <w:t xml:space="preserve"> ::=</w:t>
      </w:r>
    </w:p>
    <w:p w14:paraId="6AD289C1" w14:textId="48D2BE3F" w:rsidR="00C71256" w:rsidRPr="00EC76D5" w:rsidRDefault="00C71256" w:rsidP="00C71256">
      <w:pPr>
        <w:pStyle w:val="Code"/>
      </w:pPr>
      <w:r w:rsidRPr="00EC76D5">
        <w:t xml:space="preserve">    </w:t>
      </w:r>
      <w:r w:rsidRPr="00EC76D5">
        <w:rPr>
          <w:i/>
        </w:rPr>
        <w:t>function</w:t>
      </w:r>
      <w:r w:rsidRPr="00EC76D5">
        <w:t>_</w:t>
      </w:r>
      <w:r w:rsidR="00C37108">
        <w:rPr>
          <w:i/>
        </w:rPr>
        <w:t>definition</w:t>
      </w:r>
    </w:p>
    <w:p w14:paraId="29FB9E5C" w14:textId="77777777" w:rsidR="00C71256" w:rsidRPr="00EC76D5" w:rsidRDefault="00C71256" w:rsidP="00C71256">
      <w:pPr>
        <w:pStyle w:val="Code"/>
      </w:pPr>
      <w:r w:rsidRPr="00EC76D5">
        <w:t xml:space="preserve"> |  </w:t>
      </w:r>
      <w:r w:rsidRPr="00EC76D5">
        <w:rPr>
          <w:i/>
        </w:rPr>
        <w:t>declaration</w:t>
      </w:r>
    </w:p>
    <w:p w14:paraId="34F702F8" w14:textId="77777777" w:rsidR="00C71256" w:rsidRPr="00EC76D5" w:rsidRDefault="00C71256" w:rsidP="00C71256">
      <w:pPr>
        <w:pStyle w:val="Code"/>
      </w:pPr>
    </w:p>
    <w:p w14:paraId="0339ABE1" w14:textId="4822D3EC" w:rsidR="00C71256" w:rsidRPr="00EC76D5" w:rsidRDefault="00C71256" w:rsidP="00C71256">
      <w:pPr>
        <w:pStyle w:val="Code"/>
      </w:pPr>
      <w:r w:rsidRPr="00EC76D5">
        <w:rPr>
          <w:i/>
        </w:rPr>
        <w:t>function</w:t>
      </w:r>
      <w:r w:rsidRPr="00EC76D5">
        <w:t>_</w:t>
      </w:r>
      <w:r w:rsidR="00C37108">
        <w:rPr>
          <w:i/>
        </w:rPr>
        <w:t>definition</w:t>
      </w:r>
      <w:r w:rsidRPr="00EC76D5">
        <w:t xml:space="preserve"> ::=</w:t>
      </w:r>
    </w:p>
    <w:p w14:paraId="56838AAA" w14:textId="69FF9CE3" w:rsidR="00C71256" w:rsidRPr="00EC76D5" w:rsidRDefault="00C71256" w:rsidP="00C71256">
      <w:pPr>
        <w:pStyle w:val="Code"/>
      </w:pPr>
      <w:r w:rsidRPr="00EC76D5">
        <w:t xml:space="preserve">    </w:t>
      </w:r>
      <w:r w:rsidR="00AB7DF5">
        <w:rPr>
          <w:i/>
        </w:rPr>
        <w:t>pointer_declarator</w:t>
      </w:r>
      <w:r w:rsidRPr="00EC76D5">
        <w:t xml:space="preserve">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0F6B70E2" w14:textId="466347D1"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AB7DF5">
        <w:rPr>
          <w:i/>
        </w:rPr>
        <w:t>pointer_declarator</w:t>
      </w:r>
      <w:r w:rsidRPr="00EC76D5">
        <w:t xml:space="preserve"> </w:t>
      </w:r>
      <w:r w:rsidRPr="00EC76D5">
        <w:rPr>
          <w:i/>
        </w:rPr>
        <w:t>optional</w:t>
      </w:r>
      <w:r w:rsidRPr="00EC76D5">
        <w:t>_</w:t>
      </w:r>
      <w:r w:rsidRPr="00EC76D5">
        <w:rPr>
          <w:i/>
        </w:rPr>
        <w:t>declaration</w:t>
      </w:r>
      <w:r w:rsidRPr="00EC76D5">
        <w:t>_</w:t>
      </w:r>
      <w:r w:rsidRPr="00EC76D5">
        <w:rPr>
          <w:i/>
        </w:rPr>
        <w:t>list</w:t>
      </w:r>
    </w:p>
    <w:p w14:paraId="27D63F68" w14:textId="77777777" w:rsidR="00C71256" w:rsidRPr="00EC76D5" w:rsidRDefault="00C71256" w:rsidP="00C71256">
      <w:pPr>
        <w:pStyle w:val="Code"/>
      </w:pP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p>
    <w:p w14:paraId="614B4030" w14:textId="77777777" w:rsidR="00C71256" w:rsidRPr="00EC76D5" w:rsidRDefault="00C71256" w:rsidP="00C71256">
      <w:pPr>
        <w:pStyle w:val="Code"/>
      </w:pPr>
    </w:p>
    <w:p w14:paraId="1EEA4F40" w14:textId="77777777" w:rsidR="00C71256" w:rsidRPr="00EC76D5" w:rsidRDefault="00C71256" w:rsidP="00C71256">
      <w:pPr>
        <w:pStyle w:val="Code"/>
      </w:pPr>
      <w:r w:rsidRPr="00EC76D5">
        <w:rPr>
          <w:i/>
        </w:rPr>
        <w:t>optional</w:t>
      </w:r>
      <w:r w:rsidRPr="00EC76D5">
        <w:t>_</w:t>
      </w:r>
      <w:r w:rsidRPr="00EC76D5">
        <w:rPr>
          <w:i/>
        </w:rPr>
        <w:t>declaration</w:t>
      </w:r>
      <w:r w:rsidRPr="00EC76D5">
        <w:t>_</w:t>
      </w:r>
      <w:r w:rsidRPr="00EC76D5">
        <w:rPr>
          <w:i/>
        </w:rPr>
        <w:t>list</w:t>
      </w:r>
      <w:r w:rsidRPr="00EC76D5">
        <w:t xml:space="preserve"> ::=</w:t>
      </w:r>
    </w:p>
    <w:p w14:paraId="1DEF0D9D" w14:textId="77777777" w:rsidR="00C71256" w:rsidRPr="00EC76D5" w:rsidRDefault="00C71256" w:rsidP="00C71256">
      <w:pPr>
        <w:pStyle w:val="Code"/>
      </w:pPr>
      <w:r w:rsidRPr="00EC76D5">
        <w:t xml:space="preserve">    /* </w:t>
      </w:r>
      <w:r w:rsidRPr="00EC76D5">
        <w:rPr>
          <w:i/>
        </w:rPr>
        <w:t>empty</w:t>
      </w:r>
      <w:r w:rsidRPr="00EC76D5">
        <w:t xml:space="preserve"> */</w:t>
      </w:r>
    </w:p>
    <w:p w14:paraId="76E9FED2" w14:textId="77777777" w:rsidR="00C71256" w:rsidRPr="00EC76D5" w:rsidRDefault="00C71256" w:rsidP="00C71256">
      <w:pPr>
        <w:pStyle w:val="Code"/>
      </w:pPr>
      <w:r w:rsidRPr="00EC76D5">
        <w:t xml:space="preserve">  |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i/>
        </w:rPr>
        <w:t>declaration</w:t>
      </w:r>
    </w:p>
    <w:p w14:paraId="09E1C6BD" w14:textId="77777777" w:rsidR="00C71256" w:rsidRPr="00EC76D5" w:rsidRDefault="00C71256" w:rsidP="00C71256">
      <w:pPr>
        <w:pStyle w:val="Code"/>
      </w:pPr>
    </w:p>
    <w:p w14:paraId="3591EB4C" w14:textId="77777777" w:rsidR="00C71256" w:rsidRPr="00EC76D5" w:rsidRDefault="00C71256" w:rsidP="00C71256">
      <w:pPr>
        <w:pStyle w:val="Code"/>
      </w:pPr>
      <w:r w:rsidRPr="00EC76D5">
        <w:rPr>
          <w:i/>
        </w:rPr>
        <w:t>declaration</w:t>
      </w:r>
      <w:r w:rsidRPr="00EC76D5">
        <w:t xml:space="preserve"> ::=</w:t>
      </w:r>
    </w:p>
    <w:p w14:paraId="39FC83A6"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rPr>
          <w:b/>
        </w:rPr>
        <w:t xml:space="preserve"> ;</w:t>
      </w:r>
    </w:p>
    <w:p w14:paraId="27534442" w14:textId="7541FFE1"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B473E1">
        <w:rPr>
          <w:i/>
        </w:rPr>
        <w:t>declarator_list</w:t>
      </w:r>
      <w:r w:rsidRPr="00EC76D5">
        <w:rPr>
          <w:b/>
        </w:rPr>
        <w:t xml:space="preserve"> ;</w:t>
      </w:r>
    </w:p>
    <w:p w14:paraId="406E605C" w14:textId="77777777" w:rsidR="00C71256" w:rsidRPr="00EC76D5" w:rsidRDefault="00C71256" w:rsidP="00C71256">
      <w:pPr>
        <w:pStyle w:val="Code"/>
      </w:pPr>
    </w:p>
    <w:p w14:paraId="65736EBB" w14:textId="77777777" w:rsidR="00C71256" w:rsidRPr="00EC76D5" w:rsidRDefault="00C71256" w:rsidP="00C71256">
      <w:pPr>
        <w:pStyle w:val="Code"/>
      </w:pPr>
      <w:r w:rsidRPr="00EC76D5">
        <w:rPr>
          <w:i/>
        </w:rPr>
        <w:t>declaration</w:t>
      </w:r>
      <w:r w:rsidRPr="00EC76D5">
        <w:t>_</w:t>
      </w:r>
      <w:r w:rsidRPr="00EC76D5">
        <w:rPr>
          <w:i/>
        </w:rPr>
        <w:t>specifier</w:t>
      </w:r>
      <w:r w:rsidRPr="00EC76D5">
        <w:t>_</w:t>
      </w:r>
      <w:r w:rsidRPr="00EC76D5">
        <w:rPr>
          <w:i/>
        </w:rPr>
        <w:t>list</w:t>
      </w:r>
      <w:r w:rsidRPr="00EC76D5">
        <w:t xml:space="preserve"> ::=</w:t>
      </w:r>
    </w:p>
    <w:p w14:paraId="186BD673"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 xml:space="preserve"> </w:t>
      </w:r>
    </w:p>
    <w:p w14:paraId="7C0EBD6F" w14:textId="77777777"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declaration</w:t>
      </w:r>
      <w:r w:rsidRPr="00EC76D5">
        <w:t>_</w:t>
      </w:r>
      <w:r w:rsidRPr="00EC76D5">
        <w:rPr>
          <w:i/>
        </w:rPr>
        <w:t>specifier</w:t>
      </w:r>
    </w:p>
    <w:p w14:paraId="5C864C59" w14:textId="77777777" w:rsidR="00C71256" w:rsidRPr="00EC76D5" w:rsidRDefault="00C71256" w:rsidP="00C71256">
      <w:pPr>
        <w:pStyle w:val="Code"/>
      </w:pPr>
    </w:p>
    <w:p w14:paraId="272BEA72" w14:textId="77777777" w:rsidR="00C71256" w:rsidRPr="00EC76D5" w:rsidRDefault="00C71256" w:rsidP="00C71256">
      <w:pPr>
        <w:pStyle w:val="Code"/>
      </w:pPr>
      <w:r w:rsidRPr="00EC76D5">
        <w:rPr>
          <w:i/>
        </w:rPr>
        <w:t>declaration</w:t>
      </w:r>
      <w:r w:rsidRPr="00EC76D5">
        <w:t>_</w:t>
      </w:r>
      <w:r w:rsidRPr="00EC76D5">
        <w:rPr>
          <w:i/>
        </w:rPr>
        <w:t>specifier</w:t>
      </w:r>
      <w:r w:rsidRPr="00EC76D5">
        <w:t xml:space="preserve"> ::=</w:t>
      </w:r>
    </w:p>
    <w:p w14:paraId="5ACDD168" w14:textId="77777777" w:rsidR="00C71256" w:rsidRPr="00EC76D5" w:rsidRDefault="00C71256" w:rsidP="00C71256">
      <w:pPr>
        <w:pStyle w:val="Code"/>
        <w:rPr>
          <w:b/>
        </w:rPr>
      </w:pPr>
      <w:r w:rsidRPr="00EC76D5">
        <w:t xml:space="preserve">    </w:t>
      </w:r>
      <w:r w:rsidRPr="00EC76D5">
        <w:rPr>
          <w:b/>
        </w:rPr>
        <w:t>const</w:t>
      </w:r>
      <w:r w:rsidRPr="00EC76D5">
        <w:t xml:space="preserve"> | </w:t>
      </w:r>
      <w:r w:rsidRPr="00EC76D5">
        <w:rPr>
          <w:b/>
        </w:rPr>
        <w:t>volatile</w:t>
      </w:r>
      <w:r w:rsidRPr="00EC76D5">
        <w:t xml:space="preserve"> | </w:t>
      </w:r>
      <w:r w:rsidRPr="00EC76D5">
        <w:rPr>
          <w:b/>
        </w:rPr>
        <w:t xml:space="preserve">auto </w:t>
      </w:r>
      <w:r w:rsidRPr="00EC76D5">
        <w:t xml:space="preserve">| </w:t>
      </w:r>
      <w:r w:rsidRPr="00EC76D5">
        <w:rPr>
          <w:b/>
        </w:rPr>
        <w:t>register</w:t>
      </w:r>
      <w:r w:rsidRPr="00EC76D5">
        <w:t xml:space="preserve"> | </w:t>
      </w:r>
      <w:r w:rsidRPr="00EC76D5">
        <w:rPr>
          <w:b/>
        </w:rPr>
        <w:t>static</w:t>
      </w:r>
      <w:r w:rsidRPr="00EC76D5">
        <w:t xml:space="preserve"> | </w:t>
      </w:r>
      <w:r w:rsidRPr="00EC76D5">
        <w:rPr>
          <w:b/>
        </w:rPr>
        <w:t>extern</w:t>
      </w:r>
      <w:r w:rsidRPr="00EC76D5">
        <w:t xml:space="preserve"> | </w:t>
      </w:r>
      <w:r w:rsidRPr="00EC76D5">
        <w:rPr>
          <w:b/>
        </w:rPr>
        <w:t>typedef</w:t>
      </w:r>
      <w:r w:rsidRPr="00EC76D5">
        <w:t xml:space="preserve"> | </w:t>
      </w:r>
      <w:r w:rsidRPr="00EC76D5">
        <w:rPr>
          <w:b/>
        </w:rPr>
        <w:t>void</w:t>
      </w:r>
    </w:p>
    <w:p w14:paraId="24E77340" w14:textId="77777777" w:rsidR="00C71256" w:rsidRPr="00EC76D5" w:rsidRDefault="00C71256" w:rsidP="00C71256">
      <w:pPr>
        <w:pStyle w:val="Code"/>
      </w:pPr>
      <w:r w:rsidRPr="00EC76D5">
        <w:rPr>
          <w:b/>
        </w:rPr>
        <w:t xml:space="preserve">  </w:t>
      </w:r>
      <w:r w:rsidRPr="00EC76D5">
        <w:t xml:space="preserve">| </w:t>
      </w:r>
      <w:r w:rsidRPr="00EC76D5">
        <w:rPr>
          <w:b/>
        </w:rPr>
        <w:t xml:space="preserve">char </w:t>
      </w:r>
      <w:r w:rsidRPr="00EC76D5">
        <w:t xml:space="preserve">| </w:t>
      </w:r>
      <w:r w:rsidRPr="00EC76D5">
        <w:rPr>
          <w:b/>
        </w:rPr>
        <w:t>wchar_t</w:t>
      </w:r>
      <w:r w:rsidRPr="00EC76D5">
        <w:t xml:space="preserve"> | </w:t>
      </w:r>
      <w:r w:rsidRPr="00EC76D5">
        <w:rPr>
          <w:b/>
        </w:rPr>
        <w:t>short</w:t>
      </w:r>
      <w:r w:rsidRPr="00EC76D5">
        <w:t xml:space="preserve"> | </w:t>
      </w:r>
      <w:r w:rsidRPr="00EC76D5">
        <w:rPr>
          <w:b/>
        </w:rPr>
        <w:t>int</w:t>
      </w:r>
      <w:r w:rsidRPr="00EC76D5">
        <w:t xml:space="preserve"> | </w:t>
      </w:r>
      <w:r w:rsidRPr="00EC76D5">
        <w:rPr>
          <w:b/>
        </w:rPr>
        <w:t>long</w:t>
      </w:r>
      <w:r w:rsidRPr="00EC76D5">
        <w:t xml:space="preserve"> | </w:t>
      </w:r>
      <w:r w:rsidRPr="00EC76D5">
        <w:rPr>
          <w:b/>
        </w:rPr>
        <w:t xml:space="preserve">float </w:t>
      </w:r>
      <w:r w:rsidRPr="00EC76D5">
        <w:t xml:space="preserve">| </w:t>
      </w:r>
      <w:r w:rsidRPr="00EC76D5">
        <w:rPr>
          <w:b/>
        </w:rPr>
        <w:t>double</w:t>
      </w:r>
      <w:r w:rsidRPr="00EC76D5">
        <w:t xml:space="preserve"> | </w:t>
      </w:r>
      <w:r w:rsidRPr="00EC76D5">
        <w:rPr>
          <w:b/>
        </w:rPr>
        <w:t>signed</w:t>
      </w:r>
      <w:r w:rsidRPr="00EC76D5">
        <w:t xml:space="preserve"> | </w:t>
      </w:r>
      <w:r w:rsidRPr="00EC76D5">
        <w:rPr>
          <w:b/>
        </w:rPr>
        <w:t>unsigned</w:t>
      </w:r>
      <w:r w:rsidRPr="00EC76D5">
        <w:t xml:space="preserve"> </w:t>
      </w:r>
    </w:p>
    <w:p w14:paraId="5E3D2A60" w14:textId="77777777" w:rsidR="00C71256" w:rsidRPr="00EC76D5" w:rsidRDefault="00C71256" w:rsidP="00C71256">
      <w:pPr>
        <w:pStyle w:val="Code"/>
      </w:pPr>
      <w:r w:rsidRPr="00EC76D5">
        <w:t xml:space="preserve">  | </w:t>
      </w:r>
      <w:r w:rsidR="00BD763B" w:rsidRPr="00EC76D5">
        <w:rPr>
          <w:i/>
        </w:rPr>
        <w:t>struct_union</w:t>
      </w:r>
      <w:r w:rsidR="00793B77" w:rsidRPr="00EC76D5">
        <w:t>_</w:t>
      </w:r>
      <w:r w:rsidRPr="00EC76D5">
        <w:rPr>
          <w:i/>
        </w:rPr>
        <w:t>specifier</w:t>
      </w:r>
      <w:r w:rsidR="00793B77" w:rsidRPr="00EC76D5">
        <w:rPr>
          <w:i/>
        </w:rPr>
        <w:t xml:space="preserve"> |</w:t>
      </w:r>
      <w:r w:rsidRPr="00EC76D5">
        <w:t xml:space="preserve"> </w:t>
      </w:r>
      <w:r w:rsidRPr="00EC76D5">
        <w:rPr>
          <w:i/>
        </w:rPr>
        <w:t>enum</w:t>
      </w:r>
      <w:r w:rsidRPr="00EC76D5">
        <w:t>_</w:t>
      </w:r>
      <w:r w:rsidRPr="00EC76D5">
        <w:rPr>
          <w:i/>
        </w:rPr>
        <w:t>specifier</w:t>
      </w:r>
      <w:r w:rsidRPr="00EC76D5">
        <w:t xml:space="preserve"> | </w:t>
      </w:r>
      <w:r w:rsidRPr="00EC76D5">
        <w:rPr>
          <w:i/>
        </w:rPr>
        <w:t>typedef</w:t>
      </w:r>
      <w:r w:rsidRPr="00EC76D5">
        <w:t>_</w:t>
      </w:r>
      <w:r w:rsidRPr="00EC76D5">
        <w:rPr>
          <w:i/>
        </w:rPr>
        <w:t>name</w:t>
      </w:r>
      <w:r w:rsidRPr="00EC76D5">
        <w:t xml:space="preserve"> </w:t>
      </w:r>
    </w:p>
    <w:p w14:paraId="6B8F93B1" w14:textId="77777777" w:rsidR="00C71256" w:rsidRPr="00EC76D5" w:rsidRDefault="00C71256" w:rsidP="00C71256">
      <w:pPr>
        <w:pStyle w:val="Code"/>
      </w:pPr>
    </w:p>
    <w:p w14:paraId="7E21DFF0" w14:textId="77777777" w:rsidR="00C71256" w:rsidRPr="00EC76D5" w:rsidRDefault="00BD763B" w:rsidP="00C71256">
      <w:pPr>
        <w:pStyle w:val="Code"/>
      </w:pPr>
      <w:r w:rsidRPr="00EC76D5">
        <w:rPr>
          <w:i/>
        </w:rPr>
        <w:t>struct_union</w:t>
      </w:r>
      <w:r w:rsidR="009F1E11" w:rsidRPr="00EC76D5">
        <w:t>_</w:t>
      </w:r>
      <w:r w:rsidR="00C71256" w:rsidRPr="00EC76D5">
        <w:rPr>
          <w:i/>
        </w:rPr>
        <w:t>specifier</w:t>
      </w:r>
      <w:r w:rsidR="00C71256" w:rsidRPr="00EC76D5">
        <w:t xml:space="preserve"> ::=</w:t>
      </w:r>
    </w:p>
    <w:p w14:paraId="7498F717" w14:textId="77777777" w:rsidR="00C71256" w:rsidRPr="00EC76D5" w:rsidRDefault="00C71256" w:rsidP="00C71256">
      <w:pPr>
        <w:pStyle w:val="Code"/>
      </w:pPr>
      <w:r w:rsidRPr="00EC76D5">
        <w:t xml:space="preserve">    </w:t>
      </w:r>
      <w:r w:rsidR="00BD763B" w:rsidRPr="00EC76D5">
        <w:t>struct_union</w:t>
      </w:r>
      <w:r w:rsidR="00C14A91" w:rsidRPr="00EC76D5">
        <w:rPr>
          <w:i/>
        </w:rPr>
        <w:t xml:space="preserve"> o</w:t>
      </w:r>
      <w:r w:rsidRPr="00EC76D5">
        <w:rPr>
          <w:i/>
        </w:rPr>
        <w:t>ptional</w:t>
      </w:r>
      <w:r w:rsidRPr="00EC76D5">
        <w:t>_</w:t>
      </w:r>
      <w:r w:rsidRPr="00EC76D5">
        <w:rPr>
          <w:i/>
        </w:rPr>
        <w:t>identifier</w:t>
      </w:r>
      <w:r w:rsidRPr="00EC76D5">
        <w:t xml:space="preserve"> </w:t>
      </w:r>
      <w:r w:rsidRPr="00EC76D5">
        <w:rPr>
          <w:b/>
        </w:rPr>
        <w:t>(</w:t>
      </w:r>
      <w:r w:rsidRPr="00EC76D5">
        <w:t xml:space="preserve"> </w:t>
      </w:r>
      <w:r w:rsidRPr="00EC76D5">
        <w:rPr>
          <w:i/>
        </w:rPr>
        <w:t>declaration</w:t>
      </w:r>
      <w:r w:rsidRPr="00EC76D5">
        <w:t>_</w:t>
      </w:r>
      <w:r w:rsidRPr="00EC76D5">
        <w:rPr>
          <w:i/>
        </w:rPr>
        <w:t>list</w:t>
      </w:r>
      <w:r w:rsidRPr="00EC76D5">
        <w:t xml:space="preserve"> </w:t>
      </w:r>
      <w:r w:rsidRPr="00EC76D5">
        <w:rPr>
          <w:b/>
        </w:rPr>
        <w:t>)</w:t>
      </w:r>
      <w:r w:rsidRPr="00EC76D5">
        <w:t xml:space="preserve"> </w:t>
      </w:r>
    </w:p>
    <w:p w14:paraId="2B4C25C4" w14:textId="77777777" w:rsidR="00C71256" w:rsidRPr="00EC76D5" w:rsidRDefault="00C71256" w:rsidP="00C71256">
      <w:pPr>
        <w:pStyle w:val="Code"/>
      </w:pPr>
      <w:r w:rsidRPr="00EC76D5">
        <w:t xml:space="preserve">  | </w:t>
      </w:r>
      <w:r w:rsidR="00BD763B" w:rsidRPr="00EC76D5">
        <w:rPr>
          <w:i/>
        </w:rPr>
        <w:t>struct_union</w:t>
      </w:r>
      <w:r w:rsidR="00442DC4" w:rsidRPr="00EC76D5">
        <w:rPr>
          <w:i/>
        </w:rPr>
        <w:t xml:space="preserve"> </w:t>
      </w:r>
      <w:r w:rsidRPr="00EC76D5">
        <w:rPr>
          <w:b/>
        </w:rPr>
        <w:t>identifier</w:t>
      </w:r>
    </w:p>
    <w:p w14:paraId="2351A626" w14:textId="77777777" w:rsidR="00C71256" w:rsidRPr="00EC76D5" w:rsidRDefault="00C71256" w:rsidP="00C71256">
      <w:pPr>
        <w:pStyle w:val="Code"/>
      </w:pPr>
    </w:p>
    <w:p w14:paraId="0E5FC065" w14:textId="77777777" w:rsidR="0075439E" w:rsidRPr="00EC76D5" w:rsidRDefault="00BD763B" w:rsidP="00C71256">
      <w:pPr>
        <w:pStyle w:val="Code"/>
        <w:rPr>
          <w:i/>
        </w:rPr>
      </w:pPr>
      <w:r w:rsidRPr="00EC76D5">
        <w:rPr>
          <w:i/>
        </w:rPr>
        <w:t>struct_union</w:t>
      </w:r>
      <w:r w:rsidR="0075439E" w:rsidRPr="00EC76D5">
        <w:rPr>
          <w:i/>
        </w:rPr>
        <w:t xml:space="preserve"> ::=</w:t>
      </w:r>
    </w:p>
    <w:p w14:paraId="0A64AC33" w14:textId="77777777" w:rsidR="00126168" w:rsidRPr="00EC76D5" w:rsidRDefault="00126168" w:rsidP="00126168">
      <w:pPr>
        <w:pStyle w:val="Code"/>
      </w:pPr>
      <w:r w:rsidRPr="00EC76D5">
        <w:t xml:space="preserve">    </w:t>
      </w:r>
      <w:r w:rsidRPr="00EC76D5">
        <w:rPr>
          <w:b/>
        </w:rPr>
        <w:t xml:space="preserve">struct </w:t>
      </w:r>
      <w:r w:rsidRPr="00EC76D5">
        <w:t xml:space="preserve">| </w:t>
      </w:r>
      <w:r w:rsidRPr="00EC76D5">
        <w:rPr>
          <w:b/>
        </w:rPr>
        <w:t>union</w:t>
      </w:r>
      <w:r w:rsidRPr="00EC76D5">
        <w:t xml:space="preserve"> </w:t>
      </w:r>
    </w:p>
    <w:p w14:paraId="532EDB45" w14:textId="77777777" w:rsidR="0075439E" w:rsidRPr="00EC76D5" w:rsidRDefault="0075439E" w:rsidP="00C71256">
      <w:pPr>
        <w:pStyle w:val="Code"/>
      </w:pPr>
      <w:r w:rsidRPr="00EC76D5">
        <w:rPr>
          <w:i/>
        </w:rPr>
        <w:t xml:space="preserve">  </w:t>
      </w:r>
    </w:p>
    <w:p w14:paraId="479ECF7E" w14:textId="77777777" w:rsidR="00C71256" w:rsidRPr="00EC76D5" w:rsidRDefault="00C71256" w:rsidP="00C71256">
      <w:pPr>
        <w:pStyle w:val="Code"/>
      </w:pPr>
      <w:r w:rsidRPr="00EC76D5">
        <w:rPr>
          <w:i/>
        </w:rPr>
        <w:t>optional</w:t>
      </w:r>
      <w:r w:rsidRPr="00EC76D5">
        <w:t>_</w:t>
      </w:r>
      <w:r w:rsidRPr="00EC76D5">
        <w:rPr>
          <w:i/>
        </w:rPr>
        <w:t>identifier</w:t>
      </w:r>
      <w:r w:rsidRPr="00EC76D5">
        <w:t xml:space="preserve"> ::=</w:t>
      </w:r>
    </w:p>
    <w:p w14:paraId="328ADE0E" w14:textId="77777777" w:rsidR="00C71256" w:rsidRPr="00EC76D5" w:rsidRDefault="00C71256" w:rsidP="00C71256">
      <w:pPr>
        <w:pStyle w:val="Code"/>
      </w:pPr>
      <w:r w:rsidRPr="00EC76D5">
        <w:t xml:space="preserve">    /* </w:t>
      </w:r>
      <w:r w:rsidRPr="00EC76D5">
        <w:rPr>
          <w:i/>
        </w:rPr>
        <w:t>empty</w:t>
      </w:r>
      <w:r w:rsidRPr="00EC76D5">
        <w:t xml:space="preserve"> */ </w:t>
      </w:r>
    </w:p>
    <w:p w14:paraId="14758B4A" w14:textId="77777777" w:rsidR="00C71256" w:rsidRPr="00EC76D5" w:rsidRDefault="00C71256" w:rsidP="00C71256">
      <w:pPr>
        <w:pStyle w:val="Code"/>
      </w:pPr>
      <w:r w:rsidRPr="00EC76D5">
        <w:t xml:space="preserve">  | </w:t>
      </w:r>
      <w:r w:rsidRPr="00EC76D5">
        <w:rPr>
          <w:b/>
        </w:rPr>
        <w:t>identifier</w:t>
      </w:r>
    </w:p>
    <w:p w14:paraId="7C6D654E" w14:textId="77777777" w:rsidR="00C71256" w:rsidRPr="00EC76D5" w:rsidRDefault="00C71256" w:rsidP="00C71256">
      <w:pPr>
        <w:pStyle w:val="Code"/>
      </w:pPr>
    </w:p>
    <w:p w14:paraId="0BD44FDC" w14:textId="77777777" w:rsidR="00C71256" w:rsidRPr="00EC76D5" w:rsidRDefault="00C71256" w:rsidP="00C71256">
      <w:pPr>
        <w:pStyle w:val="Code"/>
      </w:pPr>
      <w:r w:rsidRPr="00EC76D5">
        <w:rPr>
          <w:i/>
        </w:rPr>
        <w:t>declaration</w:t>
      </w:r>
      <w:r w:rsidRPr="00EC76D5">
        <w:t>_</w:t>
      </w:r>
      <w:r w:rsidRPr="00EC76D5">
        <w:rPr>
          <w:i/>
        </w:rPr>
        <w:t>list</w:t>
      </w:r>
      <w:r w:rsidRPr="00EC76D5">
        <w:t xml:space="preserve"> ::=</w:t>
      </w:r>
    </w:p>
    <w:p w14:paraId="6B085B66" w14:textId="77777777" w:rsidR="00C71256" w:rsidRPr="00EC76D5" w:rsidRDefault="00C71256" w:rsidP="00C71256">
      <w:pPr>
        <w:pStyle w:val="Code"/>
      </w:pPr>
      <w:r w:rsidRPr="00EC76D5">
        <w:t xml:space="preserve">    </w:t>
      </w:r>
      <w:r w:rsidRPr="00EC76D5">
        <w:rPr>
          <w:i/>
        </w:rPr>
        <w:t>declaration</w:t>
      </w:r>
    </w:p>
    <w:p w14:paraId="3AA745E6" w14:textId="77777777" w:rsidR="00C71256" w:rsidRPr="00EC76D5" w:rsidRDefault="00C71256" w:rsidP="00C71256">
      <w:pPr>
        <w:pStyle w:val="Code"/>
      </w:pPr>
      <w:r w:rsidRPr="00EC76D5">
        <w:t xml:space="preserve">  | </w:t>
      </w:r>
      <w:r w:rsidRPr="00EC76D5">
        <w:rPr>
          <w:i/>
        </w:rPr>
        <w:t>declaration</w:t>
      </w:r>
      <w:r w:rsidRPr="00EC76D5">
        <w:t>_</w:t>
      </w:r>
      <w:r w:rsidRPr="00EC76D5">
        <w:rPr>
          <w:i/>
        </w:rPr>
        <w:t>list</w:t>
      </w:r>
      <w:r w:rsidRPr="00EC76D5">
        <w:t xml:space="preserve"> </w:t>
      </w:r>
      <w:r w:rsidRPr="00EC76D5">
        <w:rPr>
          <w:i/>
        </w:rPr>
        <w:t>declaration</w:t>
      </w:r>
    </w:p>
    <w:p w14:paraId="3E316D7C" w14:textId="77777777" w:rsidR="00C71256" w:rsidRPr="00EC76D5" w:rsidRDefault="00C71256" w:rsidP="00C71256">
      <w:pPr>
        <w:pStyle w:val="Code"/>
      </w:pPr>
    </w:p>
    <w:p w14:paraId="0941FB3A" w14:textId="77777777" w:rsidR="00C71256" w:rsidRPr="00EC76D5" w:rsidRDefault="00C71256" w:rsidP="00C71256">
      <w:pPr>
        <w:pStyle w:val="Code"/>
      </w:pPr>
      <w:r w:rsidRPr="00EC76D5">
        <w:rPr>
          <w:i/>
        </w:rPr>
        <w:t>enum</w:t>
      </w:r>
      <w:r w:rsidRPr="00EC76D5">
        <w:t>_</w:t>
      </w:r>
      <w:r w:rsidRPr="00EC76D5">
        <w:rPr>
          <w:i/>
        </w:rPr>
        <w:t>specifier</w:t>
      </w:r>
      <w:r w:rsidRPr="00EC76D5">
        <w:t xml:space="preserve"> ::=</w:t>
      </w:r>
    </w:p>
    <w:p w14:paraId="434F96FE" w14:textId="5CBFD60B" w:rsidR="00C71256" w:rsidRPr="00EC76D5" w:rsidRDefault="00C71256" w:rsidP="00C71256">
      <w:pPr>
        <w:pStyle w:val="Code"/>
      </w:pPr>
      <w:r w:rsidRPr="00EC76D5">
        <w:t xml:space="preserve">    </w:t>
      </w:r>
      <w:r w:rsidRPr="00EC76D5">
        <w:rPr>
          <w:b/>
        </w:rPr>
        <w:t>enum</w:t>
      </w:r>
      <w:r w:rsidRPr="00EC76D5">
        <w:t xml:space="preserve"> </w:t>
      </w:r>
      <w:r w:rsidRPr="00EC76D5">
        <w:rPr>
          <w:i/>
        </w:rPr>
        <w:t>optional</w:t>
      </w:r>
      <w:r w:rsidRPr="00EC76D5">
        <w:t>_</w:t>
      </w:r>
      <w:r w:rsidRPr="00EC76D5">
        <w:rPr>
          <w:i/>
        </w:rPr>
        <w:t>identifier</w:t>
      </w:r>
      <w:r w:rsidRPr="00EC76D5">
        <w:t xml:space="preserve"> </w:t>
      </w:r>
      <w:r w:rsidRPr="00EC76D5">
        <w:rPr>
          <w:b/>
        </w:rPr>
        <w:t>(</w:t>
      </w:r>
      <w:r w:rsidRPr="00EC76D5">
        <w:t xml:space="preserve"> </w:t>
      </w:r>
      <w:r w:rsidR="002B2A8A" w:rsidRPr="00EC76D5">
        <w:rPr>
          <w:i/>
        </w:rPr>
        <w:t>enum</w:t>
      </w:r>
      <w:r w:rsidRPr="00EC76D5">
        <w:t>_</w:t>
      </w:r>
      <w:r w:rsidRPr="00EC76D5">
        <w:rPr>
          <w:i/>
        </w:rPr>
        <w:t>list</w:t>
      </w:r>
      <w:r w:rsidRPr="00EC76D5">
        <w:t xml:space="preserve"> </w:t>
      </w:r>
      <w:r w:rsidRPr="00EC76D5">
        <w:rPr>
          <w:b/>
        </w:rPr>
        <w:t>)</w:t>
      </w:r>
      <w:r w:rsidRPr="00EC76D5">
        <w:t xml:space="preserve"> </w:t>
      </w:r>
    </w:p>
    <w:p w14:paraId="5F606D95" w14:textId="77777777" w:rsidR="00C71256" w:rsidRPr="00EC76D5" w:rsidRDefault="00C71256" w:rsidP="00C71256">
      <w:pPr>
        <w:pStyle w:val="Code"/>
      </w:pPr>
      <w:r w:rsidRPr="00EC76D5">
        <w:t xml:space="preserve">  | </w:t>
      </w:r>
      <w:r w:rsidRPr="00EC76D5">
        <w:rPr>
          <w:b/>
        </w:rPr>
        <w:t>enum</w:t>
      </w:r>
      <w:r w:rsidRPr="00EC76D5">
        <w:t xml:space="preserve"> </w:t>
      </w:r>
      <w:r w:rsidRPr="00EC76D5">
        <w:rPr>
          <w:b/>
        </w:rPr>
        <w:t>identifier</w:t>
      </w:r>
    </w:p>
    <w:p w14:paraId="1158C8C5" w14:textId="77777777" w:rsidR="00C71256" w:rsidRPr="00EC76D5" w:rsidRDefault="00C71256" w:rsidP="00C71256">
      <w:pPr>
        <w:pStyle w:val="Code"/>
      </w:pPr>
    </w:p>
    <w:p w14:paraId="161AE6AA" w14:textId="343B68AA" w:rsidR="00C71256" w:rsidRPr="00EC76D5" w:rsidRDefault="002B2A8A" w:rsidP="00C71256">
      <w:pPr>
        <w:pStyle w:val="Code"/>
      </w:pPr>
      <w:r w:rsidRPr="00EC76D5">
        <w:rPr>
          <w:i/>
        </w:rPr>
        <w:t>enum</w:t>
      </w:r>
      <w:r w:rsidR="00C71256" w:rsidRPr="00EC76D5">
        <w:t>_</w:t>
      </w:r>
      <w:r w:rsidR="00C71256" w:rsidRPr="00EC76D5">
        <w:rPr>
          <w:i/>
        </w:rPr>
        <w:t>list</w:t>
      </w:r>
      <w:r w:rsidR="00C71256" w:rsidRPr="00EC76D5">
        <w:t xml:space="preserve"> ::=</w:t>
      </w:r>
    </w:p>
    <w:p w14:paraId="210FCAF9" w14:textId="1E13B6AA" w:rsidR="00C71256" w:rsidRPr="00EC76D5" w:rsidRDefault="00C71256" w:rsidP="00C71256">
      <w:pPr>
        <w:pStyle w:val="Code"/>
      </w:pPr>
      <w:r w:rsidRPr="00EC76D5">
        <w:t xml:space="preserve">    </w:t>
      </w:r>
      <w:r w:rsidR="002B2A8A" w:rsidRPr="00EC76D5">
        <w:rPr>
          <w:i/>
        </w:rPr>
        <w:t>enum</w:t>
      </w:r>
    </w:p>
    <w:p w14:paraId="75EA634F" w14:textId="5492C09A" w:rsidR="00C71256" w:rsidRPr="00EC76D5" w:rsidRDefault="00C71256" w:rsidP="00C71256">
      <w:pPr>
        <w:pStyle w:val="Code"/>
      </w:pPr>
      <w:r w:rsidRPr="00EC76D5">
        <w:t xml:space="preserve">  | </w:t>
      </w:r>
      <w:r w:rsidR="002B2A8A" w:rsidRPr="00EC76D5">
        <w:rPr>
          <w:i/>
        </w:rPr>
        <w:t>enum</w:t>
      </w:r>
      <w:r w:rsidRPr="00EC76D5">
        <w:t>_</w:t>
      </w:r>
      <w:r w:rsidRPr="00EC76D5">
        <w:rPr>
          <w:i/>
        </w:rPr>
        <w:t>list</w:t>
      </w:r>
      <w:r w:rsidRPr="00EC76D5">
        <w:t xml:space="preserve"> </w:t>
      </w:r>
      <w:r w:rsidRPr="00EC76D5">
        <w:rPr>
          <w:b/>
        </w:rPr>
        <w:t>,</w:t>
      </w:r>
      <w:r w:rsidRPr="00EC76D5">
        <w:t xml:space="preserve"> </w:t>
      </w:r>
      <w:r w:rsidR="002B2A8A" w:rsidRPr="00EC76D5">
        <w:rPr>
          <w:i/>
        </w:rPr>
        <w:t>enum</w:t>
      </w:r>
    </w:p>
    <w:p w14:paraId="3BF0B806" w14:textId="77777777" w:rsidR="00C71256" w:rsidRPr="00EC76D5" w:rsidRDefault="00C71256" w:rsidP="00C71256">
      <w:pPr>
        <w:pStyle w:val="Code"/>
      </w:pPr>
    </w:p>
    <w:p w14:paraId="1CD08E6E" w14:textId="4ACF1028" w:rsidR="00C71256" w:rsidRPr="00EC76D5" w:rsidRDefault="002B2A8A" w:rsidP="00C71256">
      <w:pPr>
        <w:pStyle w:val="Code"/>
      </w:pPr>
      <w:r w:rsidRPr="00EC76D5">
        <w:rPr>
          <w:i/>
        </w:rPr>
        <w:t>enum</w:t>
      </w:r>
      <w:r w:rsidR="00C71256" w:rsidRPr="00EC76D5">
        <w:t xml:space="preserve"> ::=</w:t>
      </w:r>
    </w:p>
    <w:p w14:paraId="07F4DA0C" w14:textId="77777777" w:rsidR="00C71256" w:rsidRPr="00EC76D5" w:rsidRDefault="00C71256" w:rsidP="00C71256">
      <w:pPr>
        <w:pStyle w:val="Code"/>
      </w:pPr>
      <w:r w:rsidRPr="00EC76D5">
        <w:t xml:space="preserve">    </w:t>
      </w:r>
      <w:r w:rsidRPr="00EC76D5">
        <w:rPr>
          <w:b/>
        </w:rPr>
        <w:t>identifier</w:t>
      </w:r>
      <w:r w:rsidRPr="00EC76D5">
        <w:t xml:space="preserve"> </w:t>
      </w:r>
    </w:p>
    <w:p w14:paraId="575DA7CB" w14:textId="77777777" w:rsidR="00C71256" w:rsidRPr="00EC76D5" w:rsidRDefault="00C71256" w:rsidP="00C71256">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const</w:t>
      </w:r>
      <w:r w:rsidRPr="00EC76D5">
        <w:t>_</w:t>
      </w:r>
      <w:r w:rsidRPr="00EC76D5">
        <w:rPr>
          <w:i/>
        </w:rPr>
        <w:t>expression</w:t>
      </w:r>
    </w:p>
    <w:p w14:paraId="3EFB01BE" w14:textId="77777777" w:rsidR="00C71256" w:rsidRPr="00EC76D5" w:rsidRDefault="00C71256" w:rsidP="00C71256">
      <w:pPr>
        <w:pStyle w:val="Code"/>
      </w:pPr>
    </w:p>
    <w:p w14:paraId="3E7EBE8C" w14:textId="7514451F" w:rsidR="00C71256" w:rsidRPr="00EC76D5" w:rsidRDefault="00B473E1" w:rsidP="00C71256">
      <w:pPr>
        <w:pStyle w:val="Code"/>
      </w:pPr>
      <w:r>
        <w:rPr>
          <w:i/>
        </w:rPr>
        <w:t>declarator_list</w:t>
      </w:r>
      <w:r w:rsidR="00C71256" w:rsidRPr="00EC76D5">
        <w:t xml:space="preserve"> ::=</w:t>
      </w:r>
    </w:p>
    <w:p w14:paraId="1F60E99D" w14:textId="34126B97" w:rsidR="00C71256" w:rsidRPr="00EC76D5" w:rsidRDefault="00C71256" w:rsidP="00C71256">
      <w:pPr>
        <w:pStyle w:val="Code"/>
      </w:pPr>
      <w:r w:rsidRPr="00EC76D5">
        <w:t xml:space="preserve">    </w:t>
      </w:r>
      <w:r w:rsidR="00F4217C">
        <w:rPr>
          <w:i/>
        </w:rPr>
        <w:t>initialization</w:t>
      </w:r>
      <w:r w:rsidR="007946C9">
        <w:rPr>
          <w:i/>
        </w:rPr>
        <w:t>_bitfield_</w:t>
      </w:r>
      <w:r w:rsidR="00AB7DF5">
        <w:rPr>
          <w:i/>
        </w:rPr>
        <w:t>pointer_declarator</w:t>
      </w:r>
      <w:r w:rsidRPr="00EC76D5">
        <w:t xml:space="preserve"> </w:t>
      </w:r>
    </w:p>
    <w:p w14:paraId="63EEDCF6" w14:textId="0B9BD357" w:rsidR="00C71256" w:rsidRPr="00EC76D5" w:rsidRDefault="00C71256" w:rsidP="00C71256">
      <w:pPr>
        <w:pStyle w:val="Code"/>
      </w:pPr>
      <w:r w:rsidRPr="00EC76D5">
        <w:lastRenderedPageBreak/>
        <w:t xml:space="preserve">  | </w:t>
      </w:r>
      <w:r w:rsidR="00B473E1">
        <w:rPr>
          <w:i/>
        </w:rPr>
        <w:t>declarator_list</w:t>
      </w:r>
      <w:r w:rsidRPr="00EC76D5">
        <w:t xml:space="preserve"> </w:t>
      </w:r>
      <w:r w:rsidRPr="00EC76D5">
        <w:rPr>
          <w:b/>
        </w:rPr>
        <w:t>,</w:t>
      </w:r>
      <w:r w:rsidRPr="00EC76D5">
        <w:t xml:space="preserve"> </w:t>
      </w:r>
      <w:r w:rsidR="00F4217C">
        <w:rPr>
          <w:i/>
        </w:rPr>
        <w:t>initialization</w:t>
      </w:r>
      <w:r w:rsidR="007946C9">
        <w:rPr>
          <w:i/>
        </w:rPr>
        <w:t>_bitfield_</w:t>
      </w:r>
      <w:r w:rsidR="00AB7DF5">
        <w:rPr>
          <w:i/>
        </w:rPr>
        <w:t>pointer_declarator</w:t>
      </w:r>
    </w:p>
    <w:p w14:paraId="5D9FBAA8" w14:textId="77777777" w:rsidR="00C71256" w:rsidRPr="00EC76D5" w:rsidRDefault="00C71256" w:rsidP="00C71256">
      <w:pPr>
        <w:pStyle w:val="Code"/>
      </w:pPr>
    </w:p>
    <w:p w14:paraId="53C8B172" w14:textId="5A860C13" w:rsidR="00C71256" w:rsidRPr="00EC76D5" w:rsidRDefault="00F4217C" w:rsidP="00C71256">
      <w:pPr>
        <w:pStyle w:val="Code"/>
      </w:pPr>
      <w:r>
        <w:rPr>
          <w:i/>
        </w:rPr>
        <w:t>initialization</w:t>
      </w:r>
      <w:r w:rsidR="007946C9">
        <w:rPr>
          <w:i/>
        </w:rPr>
        <w:t>_bitfield_</w:t>
      </w:r>
      <w:r w:rsidR="00AB7DF5">
        <w:rPr>
          <w:i/>
        </w:rPr>
        <w:t>pointer_declarator</w:t>
      </w:r>
      <w:r w:rsidR="00C71256" w:rsidRPr="00EC76D5">
        <w:t xml:space="preserve"> ::=</w:t>
      </w:r>
    </w:p>
    <w:p w14:paraId="554C4A44" w14:textId="31F60C25" w:rsidR="00C71256" w:rsidRPr="00EC76D5" w:rsidRDefault="00C71256" w:rsidP="00C71256">
      <w:pPr>
        <w:pStyle w:val="Code"/>
      </w:pPr>
      <w:r w:rsidRPr="00EC76D5">
        <w:t xml:space="preserve">    </w:t>
      </w:r>
      <w:r w:rsidR="00AB7DF5">
        <w:rPr>
          <w:i/>
        </w:rPr>
        <w:t>pointer_declarator</w:t>
      </w:r>
      <w:r w:rsidRPr="00EC76D5">
        <w:t xml:space="preserve"> </w:t>
      </w:r>
    </w:p>
    <w:p w14:paraId="6AC9E319" w14:textId="26E204FF" w:rsidR="00C71256" w:rsidRPr="00EC76D5" w:rsidRDefault="00C71256" w:rsidP="00C71256">
      <w:pPr>
        <w:pStyle w:val="Code"/>
      </w:pPr>
      <w:r w:rsidRPr="00EC76D5">
        <w:t xml:space="preserve">  | </w:t>
      </w:r>
      <w:r w:rsidR="00AB7DF5">
        <w:rPr>
          <w:i/>
        </w:rPr>
        <w:t>pointer_declarator</w:t>
      </w:r>
      <w:r w:rsidRPr="00EC76D5">
        <w:t xml:space="preserve"> </w:t>
      </w:r>
      <w:r w:rsidRPr="00EC76D5">
        <w:rPr>
          <w:b/>
        </w:rPr>
        <w:t>=</w:t>
      </w:r>
      <w:r w:rsidRPr="00EC76D5">
        <w:t xml:space="preserve"> </w:t>
      </w:r>
      <w:r w:rsidR="002F35C1">
        <w:rPr>
          <w:i/>
        </w:rPr>
        <w:t>initializer</w:t>
      </w:r>
      <w:r w:rsidRPr="00EC76D5">
        <w:t xml:space="preserve"> </w:t>
      </w:r>
    </w:p>
    <w:p w14:paraId="5E1A3276" w14:textId="0CCC6DC5" w:rsidR="00C71256" w:rsidRPr="00EC76D5" w:rsidRDefault="00C71256" w:rsidP="00C71256">
      <w:pPr>
        <w:pStyle w:val="Code"/>
      </w:pPr>
      <w:r w:rsidRPr="00EC76D5">
        <w:t xml:space="preserve">  | </w:t>
      </w:r>
      <w:r w:rsidR="00AB7DF5">
        <w:rPr>
          <w:i/>
        </w:rPr>
        <w:t>pointer_declarator</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p>
    <w:p w14:paraId="2E0EC6CA"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const</w:t>
      </w:r>
      <w:r w:rsidRPr="00EC76D5">
        <w:t>_</w:t>
      </w:r>
      <w:r w:rsidRPr="00EC76D5">
        <w:rPr>
          <w:i/>
        </w:rPr>
        <w:t>expression</w:t>
      </w:r>
    </w:p>
    <w:p w14:paraId="07ECF8C5" w14:textId="77777777" w:rsidR="00C71256" w:rsidRPr="00EC76D5" w:rsidRDefault="00C71256" w:rsidP="00C71256">
      <w:pPr>
        <w:pStyle w:val="Code"/>
      </w:pPr>
    </w:p>
    <w:p w14:paraId="291058B0" w14:textId="0CB2C0B1" w:rsidR="00C71256" w:rsidRPr="00EC76D5" w:rsidRDefault="00AB7DF5" w:rsidP="00C71256">
      <w:pPr>
        <w:pStyle w:val="Code"/>
      </w:pPr>
      <w:r>
        <w:rPr>
          <w:i/>
        </w:rPr>
        <w:t>pointer_declarator</w:t>
      </w:r>
      <w:r w:rsidR="00C71256" w:rsidRPr="00EC76D5">
        <w:t xml:space="preserve"> ::=</w:t>
      </w:r>
    </w:p>
    <w:p w14:paraId="73271779" w14:textId="7E65D184" w:rsidR="00C71256" w:rsidRPr="00EC76D5" w:rsidRDefault="00C71256" w:rsidP="00C71256">
      <w:pPr>
        <w:pStyle w:val="Code"/>
      </w:pPr>
      <w:r w:rsidRPr="00EC76D5">
        <w:t xml:space="preserve">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00AB7DF5">
        <w:rPr>
          <w:i/>
        </w:rPr>
        <w:t>pointer_declarator</w:t>
      </w:r>
    </w:p>
    <w:p w14:paraId="3DBC7E5C" w14:textId="77777777" w:rsidR="00C71256" w:rsidRPr="00EC76D5" w:rsidRDefault="00C71256" w:rsidP="00C71256">
      <w:pPr>
        <w:pStyle w:val="Code"/>
      </w:pPr>
    </w:p>
    <w:p w14:paraId="03485D93" w14:textId="2D34227B" w:rsidR="00C71256" w:rsidRPr="00EC76D5" w:rsidRDefault="00C71256" w:rsidP="00C71256">
      <w:pPr>
        <w:pStyle w:val="Code"/>
      </w:pPr>
      <w:r w:rsidRPr="00EC76D5">
        <w:rPr>
          <w:i/>
        </w:rPr>
        <w:t>direct</w:t>
      </w:r>
      <w:r w:rsidRPr="00EC76D5">
        <w:t>_</w:t>
      </w:r>
      <w:r w:rsidR="00AB7DF5">
        <w:rPr>
          <w:i/>
        </w:rPr>
        <w:t>pointer_declarator</w:t>
      </w:r>
      <w:r w:rsidRPr="00EC76D5">
        <w:t xml:space="preserve"> ::=</w:t>
      </w:r>
    </w:p>
    <w:p w14:paraId="0A3A9531" w14:textId="77777777" w:rsidR="00C71256" w:rsidRPr="00EC76D5" w:rsidRDefault="00C71256" w:rsidP="00C71256">
      <w:pPr>
        <w:pStyle w:val="Code"/>
      </w:pPr>
      <w:r w:rsidRPr="00EC76D5">
        <w:t xml:space="preserve">    </w:t>
      </w:r>
      <w:r w:rsidRPr="00EC76D5">
        <w:rPr>
          <w:b/>
        </w:rPr>
        <w:t>identifier</w:t>
      </w:r>
      <w:r w:rsidRPr="00EC76D5">
        <w:t xml:space="preserve"> </w:t>
      </w:r>
    </w:p>
    <w:p w14:paraId="047A228B" w14:textId="7333E07A" w:rsidR="00C71256" w:rsidRPr="00EC76D5" w:rsidRDefault="00C71256" w:rsidP="00C71256">
      <w:pPr>
        <w:pStyle w:val="Code"/>
      </w:pPr>
      <w:r w:rsidRPr="00EC76D5">
        <w:t xml:space="preserve">  | </w:t>
      </w:r>
      <w:r w:rsidRPr="00EC76D5">
        <w:rPr>
          <w:b/>
        </w:rPr>
        <w:t>(</w:t>
      </w:r>
      <w:r w:rsidRPr="00EC76D5">
        <w:t xml:space="preserve"> </w:t>
      </w:r>
      <w:r w:rsidR="00AB7DF5">
        <w:rPr>
          <w:i/>
        </w:rPr>
        <w:t>pointer_declarator</w:t>
      </w:r>
      <w:r w:rsidRPr="00EC76D5">
        <w:t xml:space="preserve"> </w:t>
      </w:r>
      <w:r w:rsidRPr="00EC76D5">
        <w:rPr>
          <w:b/>
        </w:rPr>
        <w:t>)</w:t>
      </w:r>
      <w:r w:rsidRPr="00EC76D5">
        <w:t xml:space="preserve"> </w:t>
      </w:r>
    </w:p>
    <w:p w14:paraId="5C8BD945" w14:textId="7AD5C803"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7C1B1225" w14:textId="6AF9904D"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359405D6" w14:textId="41DBE334"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identifier</w:t>
      </w:r>
      <w:r w:rsidRPr="00EC76D5">
        <w:t>_</w:t>
      </w:r>
      <w:r w:rsidRPr="00EC76D5">
        <w:rPr>
          <w:i/>
        </w:rPr>
        <w:t>list</w:t>
      </w:r>
      <w:r w:rsidRPr="00EC76D5">
        <w:t xml:space="preserve"> </w:t>
      </w:r>
      <w:r w:rsidRPr="00EC76D5">
        <w:rPr>
          <w:b/>
        </w:rPr>
        <w:t>)</w:t>
      </w:r>
    </w:p>
    <w:p w14:paraId="0AB0A7E8" w14:textId="77777777" w:rsidR="00C71256" w:rsidRPr="00EC76D5" w:rsidRDefault="00C71256" w:rsidP="00C71256">
      <w:pPr>
        <w:pStyle w:val="Code"/>
      </w:pPr>
    </w:p>
    <w:p w14:paraId="3626157F" w14:textId="77777777" w:rsidR="00C71256" w:rsidRPr="00EC76D5" w:rsidRDefault="00C71256" w:rsidP="00C71256">
      <w:pPr>
        <w:pStyle w:val="Code"/>
      </w:pPr>
      <w:r w:rsidRPr="00EC76D5">
        <w:rPr>
          <w:i/>
        </w:rPr>
        <w:t>optional</w:t>
      </w:r>
      <w:r w:rsidRPr="00EC76D5">
        <w:t>_</w:t>
      </w:r>
      <w:r w:rsidRPr="00EC76D5">
        <w:rPr>
          <w:i/>
        </w:rPr>
        <w:t>pointer</w:t>
      </w:r>
      <w:r w:rsidRPr="00EC76D5">
        <w:t>_</w:t>
      </w:r>
      <w:r w:rsidRPr="00EC76D5">
        <w:rPr>
          <w:i/>
        </w:rPr>
        <w:t>list</w:t>
      </w:r>
      <w:r w:rsidRPr="00EC76D5">
        <w:t xml:space="preserve"> ::=</w:t>
      </w:r>
    </w:p>
    <w:p w14:paraId="6E137509" w14:textId="77777777" w:rsidR="00C71256" w:rsidRPr="00EC76D5" w:rsidRDefault="00C71256" w:rsidP="00C71256">
      <w:pPr>
        <w:pStyle w:val="Code"/>
      </w:pPr>
      <w:r w:rsidRPr="00EC76D5">
        <w:t xml:space="preserve">    /* </w:t>
      </w:r>
      <w:r w:rsidRPr="00EC76D5">
        <w:rPr>
          <w:i/>
        </w:rPr>
        <w:t>empty</w:t>
      </w:r>
      <w:r w:rsidRPr="00EC76D5">
        <w:t xml:space="preserve"> */</w:t>
      </w:r>
    </w:p>
    <w:p w14:paraId="7B7DDA8B" w14:textId="77777777" w:rsidR="00C71256" w:rsidRPr="00EC76D5" w:rsidRDefault="00C71256" w:rsidP="00C71256">
      <w:pPr>
        <w:pStyle w:val="Code"/>
      </w:pPr>
      <w:r w:rsidRPr="00EC76D5">
        <w:t xml:space="preserve">  | </w:t>
      </w:r>
      <w:r w:rsidRPr="00EC76D5">
        <w:rPr>
          <w:i/>
        </w:rPr>
        <w:t>pointer</w:t>
      </w:r>
      <w:r w:rsidRPr="00EC76D5">
        <w:t>_</w:t>
      </w:r>
      <w:r w:rsidRPr="00EC76D5">
        <w:rPr>
          <w:i/>
        </w:rPr>
        <w:t>list</w:t>
      </w:r>
    </w:p>
    <w:p w14:paraId="26360580" w14:textId="77777777" w:rsidR="00C71256" w:rsidRPr="00EC76D5" w:rsidRDefault="00C71256" w:rsidP="00C71256">
      <w:pPr>
        <w:pStyle w:val="Code"/>
      </w:pPr>
    </w:p>
    <w:p w14:paraId="017DD4D9" w14:textId="77777777" w:rsidR="00C71256" w:rsidRPr="00EC76D5" w:rsidRDefault="00C71256" w:rsidP="00C71256">
      <w:pPr>
        <w:pStyle w:val="Code"/>
      </w:pPr>
      <w:r w:rsidRPr="00EC76D5">
        <w:rPr>
          <w:i/>
        </w:rPr>
        <w:t>pointer</w:t>
      </w:r>
      <w:r w:rsidRPr="00EC76D5">
        <w:t>_</w:t>
      </w:r>
      <w:r w:rsidRPr="00EC76D5">
        <w:rPr>
          <w:i/>
        </w:rPr>
        <w:t>list</w:t>
      </w:r>
      <w:r w:rsidRPr="00EC76D5">
        <w:t xml:space="preserve"> ::=</w:t>
      </w:r>
    </w:p>
    <w:p w14:paraId="535B3809" w14:textId="77777777" w:rsidR="00C71256" w:rsidRPr="00EC76D5" w:rsidRDefault="00C71256" w:rsidP="00C71256">
      <w:pPr>
        <w:pStyle w:val="Code"/>
      </w:pPr>
      <w:r w:rsidRPr="00EC76D5">
        <w:t xml:space="preserve">    </w:t>
      </w:r>
      <w:r w:rsidRPr="00EC76D5">
        <w:rPr>
          <w:i/>
        </w:rPr>
        <w:t>pointer</w:t>
      </w:r>
      <w:r w:rsidRPr="00EC76D5">
        <w:t xml:space="preserve"> </w:t>
      </w:r>
    </w:p>
    <w:p w14:paraId="6D819BBE" w14:textId="77777777" w:rsidR="00C71256" w:rsidRPr="00EC76D5" w:rsidRDefault="00C71256" w:rsidP="00C71256">
      <w:pPr>
        <w:pStyle w:val="Code"/>
      </w:pPr>
      <w:r w:rsidRPr="00EC76D5">
        <w:t xml:space="preserve">  | </w:t>
      </w:r>
      <w:r w:rsidRPr="00EC76D5">
        <w:rPr>
          <w:i/>
        </w:rPr>
        <w:t>pointer</w:t>
      </w:r>
      <w:r w:rsidRPr="00EC76D5">
        <w:t>_</w:t>
      </w:r>
      <w:r w:rsidRPr="00EC76D5">
        <w:rPr>
          <w:i/>
        </w:rPr>
        <w:t>list</w:t>
      </w:r>
      <w:r w:rsidRPr="00EC76D5">
        <w:t xml:space="preserve"> </w:t>
      </w:r>
      <w:r w:rsidRPr="00EC76D5">
        <w:rPr>
          <w:i/>
        </w:rPr>
        <w:t>pointer</w:t>
      </w:r>
    </w:p>
    <w:p w14:paraId="2040B19A" w14:textId="77777777" w:rsidR="00C71256" w:rsidRPr="00EC76D5" w:rsidRDefault="00C71256" w:rsidP="00C71256">
      <w:pPr>
        <w:pStyle w:val="Code"/>
      </w:pPr>
    </w:p>
    <w:p w14:paraId="6CEA11DF" w14:textId="77777777" w:rsidR="00C71256" w:rsidRPr="00EC76D5" w:rsidRDefault="00C71256" w:rsidP="00C71256">
      <w:pPr>
        <w:pStyle w:val="Code"/>
      </w:pPr>
      <w:r w:rsidRPr="00EC76D5">
        <w:rPr>
          <w:i/>
        </w:rPr>
        <w:t>pointer</w:t>
      </w:r>
      <w:r w:rsidRPr="00EC76D5">
        <w:t xml:space="preserve"> ::=</w:t>
      </w:r>
    </w:p>
    <w:p w14:paraId="6ABC894D" w14:textId="77777777" w:rsidR="00C71256" w:rsidRPr="00EC76D5" w:rsidRDefault="00C71256" w:rsidP="00C71256">
      <w:pPr>
        <w:pStyle w:val="Code"/>
        <w:ind w:left="480"/>
      </w:pPr>
      <w:r w:rsidRPr="00EC76D5">
        <w:rPr>
          <w:b/>
        </w:rPr>
        <w:t>*</w:t>
      </w:r>
      <w:r w:rsidRPr="00EC76D5">
        <w:t xml:space="preserve"> | </w:t>
      </w:r>
      <w:r w:rsidRPr="00EC76D5">
        <w:rPr>
          <w:b/>
        </w:rPr>
        <w:t>*</w:t>
      </w:r>
      <w:r w:rsidRPr="00EC76D5">
        <w:t xml:space="preserve"> </w:t>
      </w:r>
      <w:r w:rsidRPr="00EC76D5">
        <w:rPr>
          <w:i/>
        </w:rPr>
        <w:t>declaration</w:t>
      </w:r>
      <w:r w:rsidRPr="00EC76D5">
        <w:t>_</w:t>
      </w:r>
      <w:r w:rsidRPr="00EC76D5">
        <w:rPr>
          <w:i/>
        </w:rPr>
        <w:t>specifier</w:t>
      </w:r>
      <w:r w:rsidRPr="00EC76D5">
        <w:t>_</w:t>
      </w:r>
      <w:r w:rsidRPr="00EC76D5">
        <w:rPr>
          <w:i/>
        </w:rPr>
        <w:t>list</w:t>
      </w:r>
    </w:p>
    <w:p w14:paraId="5DEC4163" w14:textId="77777777" w:rsidR="00C71256" w:rsidRPr="00EC76D5" w:rsidRDefault="00C71256" w:rsidP="00C71256">
      <w:pPr>
        <w:pStyle w:val="Code"/>
      </w:pPr>
    </w:p>
    <w:p w14:paraId="4B955AD1" w14:textId="77777777" w:rsidR="00C71256" w:rsidRPr="00EC76D5" w:rsidRDefault="00C71256" w:rsidP="00C71256">
      <w:pPr>
        <w:pStyle w:val="Code"/>
      </w:pPr>
      <w:r w:rsidRPr="00EC76D5">
        <w:rPr>
          <w:i/>
        </w:rPr>
        <w:t>parameter</w:t>
      </w:r>
      <w:r w:rsidRPr="00EC76D5">
        <w:t>_</w:t>
      </w:r>
      <w:r w:rsidRPr="00EC76D5">
        <w:rPr>
          <w:i/>
        </w:rPr>
        <w:t>ellipse</w:t>
      </w:r>
      <w:r w:rsidRPr="00EC76D5">
        <w:t>_</w:t>
      </w:r>
      <w:r w:rsidRPr="00EC76D5">
        <w:rPr>
          <w:i/>
        </w:rPr>
        <w:t>list</w:t>
      </w:r>
      <w:r w:rsidRPr="00EC76D5">
        <w:t xml:space="preserve"> ::=</w:t>
      </w:r>
    </w:p>
    <w:p w14:paraId="3BC9D453" w14:textId="77777777" w:rsidR="00C71256" w:rsidRPr="00EC76D5" w:rsidRDefault="00C71256" w:rsidP="00C71256">
      <w:pPr>
        <w:pStyle w:val="Code"/>
      </w:pPr>
      <w:r w:rsidRPr="00EC76D5">
        <w:t xml:space="preserve">    </w:t>
      </w:r>
      <w:r w:rsidRPr="00EC76D5">
        <w:rPr>
          <w:i/>
        </w:rPr>
        <w:t>parameter</w:t>
      </w:r>
      <w:r w:rsidRPr="00EC76D5">
        <w:t>_</w:t>
      </w:r>
      <w:r w:rsidRPr="00EC76D5">
        <w:rPr>
          <w:i/>
        </w:rPr>
        <w:t>list</w:t>
      </w:r>
      <w:r w:rsidRPr="00EC76D5">
        <w:t xml:space="preserve"> </w:t>
      </w:r>
    </w:p>
    <w:p w14:paraId="48E34A2B" w14:textId="77777777" w:rsidR="00C71256" w:rsidRPr="00EC76D5" w:rsidRDefault="00C71256" w:rsidP="00C71256">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b/>
        </w:rPr>
        <w:t>...</w:t>
      </w:r>
    </w:p>
    <w:p w14:paraId="52A1418A" w14:textId="77777777" w:rsidR="00C71256" w:rsidRPr="00EC76D5" w:rsidRDefault="00C71256" w:rsidP="00C71256">
      <w:pPr>
        <w:pStyle w:val="Code"/>
      </w:pPr>
    </w:p>
    <w:p w14:paraId="0F5C36E2" w14:textId="77777777" w:rsidR="00C71256" w:rsidRPr="00EC76D5" w:rsidRDefault="00C71256" w:rsidP="00C71256">
      <w:pPr>
        <w:pStyle w:val="Code"/>
      </w:pPr>
      <w:r w:rsidRPr="00EC76D5">
        <w:rPr>
          <w:i/>
        </w:rPr>
        <w:t>parameter</w:t>
      </w:r>
      <w:r w:rsidRPr="00EC76D5">
        <w:t>_</w:t>
      </w:r>
      <w:r w:rsidRPr="00EC76D5">
        <w:rPr>
          <w:i/>
        </w:rPr>
        <w:t>list</w:t>
      </w:r>
      <w:r w:rsidRPr="00EC76D5">
        <w:t xml:space="preserve"> ::=</w:t>
      </w:r>
    </w:p>
    <w:p w14:paraId="5FB23738" w14:textId="77777777" w:rsidR="00C71256" w:rsidRPr="00EC76D5" w:rsidRDefault="00C71256" w:rsidP="00C71256">
      <w:pPr>
        <w:pStyle w:val="Code"/>
      </w:pPr>
      <w:r w:rsidRPr="00EC76D5">
        <w:t xml:space="preserve">    </w:t>
      </w:r>
      <w:r w:rsidRPr="00EC76D5">
        <w:rPr>
          <w:i/>
        </w:rPr>
        <w:t>parameter</w:t>
      </w:r>
      <w:r w:rsidRPr="00EC76D5">
        <w:t>_</w:t>
      </w:r>
      <w:r w:rsidRPr="00EC76D5">
        <w:rPr>
          <w:i/>
        </w:rPr>
        <w:t>declaration</w:t>
      </w:r>
      <w:r w:rsidRPr="00EC76D5">
        <w:t xml:space="preserve"> </w:t>
      </w:r>
    </w:p>
    <w:p w14:paraId="52FD453F" w14:textId="77777777" w:rsidR="00C71256" w:rsidRPr="00EC76D5" w:rsidRDefault="00C71256" w:rsidP="00C71256">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i/>
        </w:rPr>
        <w:t>parameter</w:t>
      </w:r>
      <w:r w:rsidRPr="00EC76D5">
        <w:t>_</w:t>
      </w:r>
      <w:r w:rsidRPr="00EC76D5">
        <w:rPr>
          <w:i/>
        </w:rPr>
        <w:t>declaration</w:t>
      </w:r>
    </w:p>
    <w:p w14:paraId="59565CEC" w14:textId="77777777" w:rsidR="00C71256" w:rsidRPr="00EC76D5" w:rsidRDefault="00C71256" w:rsidP="00C71256">
      <w:pPr>
        <w:pStyle w:val="Code"/>
      </w:pPr>
    </w:p>
    <w:p w14:paraId="6137BE2C" w14:textId="77777777" w:rsidR="00C71256" w:rsidRPr="00EC76D5" w:rsidRDefault="00C71256" w:rsidP="00C71256">
      <w:pPr>
        <w:pStyle w:val="Code"/>
      </w:pPr>
      <w:r w:rsidRPr="00EC76D5">
        <w:rPr>
          <w:i/>
        </w:rPr>
        <w:t>parameter</w:t>
      </w:r>
      <w:r w:rsidRPr="00EC76D5">
        <w:t>_</w:t>
      </w:r>
      <w:r w:rsidRPr="00EC76D5">
        <w:rPr>
          <w:i/>
        </w:rPr>
        <w:t>declaration</w:t>
      </w:r>
      <w:r w:rsidRPr="00EC76D5">
        <w:t xml:space="preserve"> ::=</w:t>
      </w:r>
    </w:p>
    <w:p w14:paraId="3287822A"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1399597B" w14:textId="6956F376"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AB7DF5">
        <w:rPr>
          <w:i/>
        </w:rPr>
        <w:t>pointer_declarator</w:t>
      </w:r>
      <w:r w:rsidRPr="00EC76D5">
        <w:t xml:space="preserve"> </w:t>
      </w:r>
    </w:p>
    <w:p w14:paraId="7D0A7D73" w14:textId="3650E86B"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AB7DF5">
        <w:rPr>
          <w:i/>
        </w:rPr>
        <w:t>pointer_declarator</w:t>
      </w:r>
    </w:p>
    <w:p w14:paraId="167BA6B5" w14:textId="77777777" w:rsidR="00C71256" w:rsidRPr="00EC76D5" w:rsidRDefault="00C71256" w:rsidP="00C71256">
      <w:pPr>
        <w:pStyle w:val="Code"/>
      </w:pPr>
    </w:p>
    <w:p w14:paraId="20B72008" w14:textId="77777777" w:rsidR="00C71256" w:rsidRPr="00EC76D5" w:rsidRDefault="00C71256" w:rsidP="00C71256">
      <w:pPr>
        <w:pStyle w:val="Code"/>
      </w:pPr>
      <w:r w:rsidRPr="00EC76D5">
        <w:rPr>
          <w:i/>
        </w:rPr>
        <w:t>optional</w:t>
      </w:r>
      <w:r w:rsidRPr="00EC76D5">
        <w:t>_</w:t>
      </w:r>
      <w:r w:rsidRPr="00EC76D5">
        <w:rPr>
          <w:i/>
        </w:rPr>
        <w:t>identifier</w:t>
      </w:r>
      <w:r w:rsidRPr="00EC76D5">
        <w:t>_</w:t>
      </w:r>
      <w:r w:rsidRPr="00EC76D5">
        <w:rPr>
          <w:i/>
        </w:rPr>
        <w:t>list</w:t>
      </w:r>
      <w:r w:rsidRPr="00EC76D5">
        <w:t xml:space="preserve"> ::=</w:t>
      </w:r>
    </w:p>
    <w:p w14:paraId="2C54A82D" w14:textId="77777777" w:rsidR="00C71256" w:rsidRPr="00EC76D5" w:rsidRDefault="00C71256" w:rsidP="00C71256">
      <w:pPr>
        <w:pStyle w:val="Code"/>
      </w:pPr>
      <w:r w:rsidRPr="00EC76D5">
        <w:t xml:space="preserve">    /* </w:t>
      </w:r>
      <w:r w:rsidRPr="00EC76D5">
        <w:rPr>
          <w:i/>
        </w:rPr>
        <w:t>empty</w:t>
      </w:r>
      <w:r w:rsidRPr="00EC76D5">
        <w:t xml:space="preserve"> */  </w:t>
      </w:r>
    </w:p>
    <w:p w14:paraId="46C494F3" w14:textId="77777777" w:rsidR="00C71256" w:rsidRPr="00EC76D5" w:rsidRDefault="00C71256" w:rsidP="00C71256">
      <w:pPr>
        <w:pStyle w:val="Code"/>
      </w:pPr>
      <w:r w:rsidRPr="00EC76D5">
        <w:t xml:space="preserve">  | </w:t>
      </w:r>
      <w:r w:rsidRPr="00EC76D5">
        <w:rPr>
          <w:i/>
        </w:rPr>
        <w:t>identifier</w:t>
      </w:r>
      <w:r w:rsidRPr="00EC76D5">
        <w:t>_</w:t>
      </w:r>
      <w:r w:rsidRPr="00EC76D5">
        <w:rPr>
          <w:i/>
        </w:rPr>
        <w:t>list</w:t>
      </w:r>
    </w:p>
    <w:p w14:paraId="7E92F681" w14:textId="77777777" w:rsidR="00C71256" w:rsidRPr="00EC76D5" w:rsidRDefault="00C71256" w:rsidP="00C71256">
      <w:pPr>
        <w:pStyle w:val="Code"/>
      </w:pPr>
    </w:p>
    <w:p w14:paraId="6707B6F6" w14:textId="77777777" w:rsidR="00C71256" w:rsidRPr="00EC76D5" w:rsidRDefault="00C71256" w:rsidP="00C71256">
      <w:pPr>
        <w:pStyle w:val="Code"/>
      </w:pPr>
      <w:r w:rsidRPr="00EC76D5">
        <w:rPr>
          <w:i/>
        </w:rPr>
        <w:t>identifier</w:t>
      </w:r>
      <w:r w:rsidRPr="00EC76D5">
        <w:t>_</w:t>
      </w:r>
      <w:r w:rsidRPr="00EC76D5">
        <w:rPr>
          <w:i/>
        </w:rPr>
        <w:t>list</w:t>
      </w:r>
      <w:r w:rsidRPr="00EC76D5">
        <w:t xml:space="preserve"> ::=</w:t>
      </w:r>
    </w:p>
    <w:p w14:paraId="2E02DE33" w14:textId="77777777" w:rsidR="00C71256" w:rsidRPr="00EC76D5" w:rsidRDefault="00C71256" w:rsidP="00C71256">
      <w:pPr>
        <w:pStyle w:val="Code"/>
      </w:pPr>
      <w:r w:rsidRPr="00EC76D5">
        <w:t xml:space="preserve">    </w:t>
      </w:r>
      <w:r w:rsidRPr="00EC76D5">
        <w:rPr>
          <w:b/>
        </w:rPr>
        <w:t>identifier</w:t>
      </w:r>
      <w:r w:rsidRPr="00EC76D5">
        <w:t xml:space="preserve"> </w:t>
      </w:r>
    </w:p>
    <w:p w14:paraId="3F131468" w14:textId="77777777" w:rsidR="00C71256" w:rsidRPr="00EC76D5" w:rsidRDefault="00C71256" w:rsidP="00C71256">
      <w:pPr>
        <w:pStyle w:val="Code"/>
      </w:pPr>
      <w:r w:rsidRPr="00EC76D5">
        <w:t xml:space="preserve">  | </w:t>
      </w:r>
      <w:r w:rsidRPr="00EC76D5">
        <w:rPr>
          <w:i/>
        </w:rPr>
        <w:t>identifier</w:t>
      </w:r>
      <w:r w:rsidRPr="00EC76D5">
        <w:t>_</w:t>
      </w:r>
      <w:r w:rsidRPr="00EC76D5">
        <w:rPr>
          <w:i/>
        </w:rPr>
        <w:t>list</w:t>
      </w:r>
      <w:r w:rsidRPr="00EC76D5">
        <w:t xml:space="preserve"> </w:t>
      </w:r>
      <w:r w:rsidRPr="00EC76D5">
        <w:rPr>
          <w:b/>
        </w:rPr>
        <w:t>,</w:t>
      </w:r>
      <w:r w:rsidRPr="00EC76D5">
        <w:t xml:space="preserve"> </w:t>
      </w:r>
      <w:r w:rsidRPr="00EC76D5">
        <w:rPr>
          <w:b/>
        </w:rPr>
        <w:t>identifier</w:t>
      </w:r>
    </w:p>
    <w:p w14:paraId="5A02B75E" w14:textId="77777777" w:rsidR="00C71256" w:rsidRPr="00EC76D5" w:rsidRDefault="00C71256" w:rsidP="00C71256">
      <w:pPr>
        <w:pStyle w:val="Code"/>
      </w:pPr>
    </w:p>
    <w:p w14:paraId="354165F8" w14:textId="6E8F6F5B" w:rsidR="00C71256" w:rsidRPr="00EC76D5" w:rsidRDefault="002F35C1" w:rsidP="00C71256">
      <w:pPr>
        <w:pStyle w:val="Code"/>
      </w:pPr>
      <w:r>
        <w:rPr>
          <w:i/>
        </w:rPr>
        <w:t>initializer</w:t>
      </w:r>
      <w:r w:rsidR="00C71256" w:rsidRPr="00EC76D5">
        <w:t>_</w:t>
      </w:r>
      <w:r w:rsidR="00C71256" w:rsidRPr="00EC76D5">
        <w:rPr>
          <w:i/>
        </w:rPr>
        <w:t>list</w:t>
      </w:r>
      <w:r w:rsidR="00C71256" w:rsidRPr="00EC76D5">
        <w:t xml:space="preserve"> ::=</w:t>
      </w:r>
    </w:p>
    <w:p w14:paraId="28F1A640" w14:textId="6AD24DBE" w:rsidR="00C71256" w:rsidRPr="00EC76D5" w:rsidRDefault="00C71256" w:rsidP="00C71256">
      <w:pPr>
        <w:pStyle w:val="Code"/>
      </w:pPr>
      <w:r w:rsidRPr="00EC76D5">
        <w:t xml:space="preserve">    </w:t>
      </w:r>
      <w:r w:rsidR="002F35C1">
        <w:rPr>
          <w:i/>
        </w:rPr>
        <w:t>initializer</w:t>
      </w:r>
      <w:r w:rsidRPr="00EC76D5">
        <w:t xml:space="preserve"> </w:t>
      </w:r>
    </w:p>
    <w:p w14:paraId="59839FD8" w14:textId="671C1667" w:rsidR="00C71256" w:rsidRPr="00EC76D5" w:rsidRDefault="00C71256" w:rsidP="00C71256">
      <w:pPr>
        <w:pStyle w:val="Code"/>
      </w:pPr>
      <w:r w:rsidRPr="00EC76D5">
        <w:t xml:space="preserve">  | </w:t>
      </w:r>
      <w:r w:rsidR="002F35C1">
        <w:rPr>
          <w:i/>
        </w:rPr>
        <w:t>initializer</w:t>
      </w:r>
      <w:r w:rsidRPr="00EC76D5">
        <w:t>_</w:t>
      </w:r>
      <w:r w:rsidRPr="00EC76D5">
        <w:rPr>
          <w:i/>
        </w:rPr>
        <w:t>list</w:t>
      </w:r>
      <w:r w:rsidRPr="00EC76D5">
        <w:t xml:space="preserve"> </w:t>
      </w:r>
      <w:r w:rsidRPr="00EC76D5">
        <w:rPr>
          <w:b/>
        </w:rPr>
        <w:t>,</w:t>
      </w:r>
      <w:r w:rsidRPr="00EC76D5">
        <w:t xml:space="preserve"> </w:t>
      </w:r>
      <w:r w:rsidR="002F35C1">
        <w:rPr>
          <w:i/>
        </w:rPr>
        <w:t>initializer</w:t>
      </w:r>
    </w:p>
    <w:p w14:paraId="2997FCF5" w14:textId="77777777" w:rsidR="00C71256" w:rsidRPr="00EC76D5" w:rsidRDefault="00C71256" w:rsidP="00C71256">
      <w:pPr>
        <w:pStyle w:val="Code"/>
      </w:pPr>
    </w:p>
    <w:p w14:paraId="46D01487" w14:textId="43E5DBF2" w:rsidR="00C71256" w:rsidRPr="00EC76D5" w:rsidRDefault="002F35C1" w:rsidP="00C71256">
      <w:pPr>
        <w:pStyle w:val="Code"/>
      </w:pPr>
      <w:r>
        <w:rPr>
          <w:i/>
        </w:rPr>
        <w:t>initializer</w:t>
      </w:r>
      <w:r w:rsidR="00C71256" w:rsidRPr="00EC76D5">
        <w:t xml:space="preserve"> ::=</w:t>
      </w:r>
    </w:p>
    <w:p w14:paraId="37B04A7F"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0126C09C" w14:textId="2F7CA282" w:rsidR="00C71256" w:rsidRPr="00EC76D5" w:rsidRDefault="00C71256" w:rsidP="00C71256">
      <w:pPr>
        <w:pStyle w:val="Code"/>
      </w:pPr>
      <w:r w:rsidRPr="00EC76D5">
        <w:t xml:space="preserve">  | </w:t>
      </w:r>
      <w:r w:rsidRPr="00EC76D5">
        <w:rPr>
          <w:b/>
        </w:rPr>
        <w:t>(</w:t>
      </w:r>
      <w:r w:rsidRPr="00EC76D5">
        <w:t xml:space="preserve"> </w:t>
      </w:r>
      <w:r w:rsidR="002F35C1">
        <w:rPr>
          <w:i/>
        </w:rPr>
        <w:t>initializer</w:t>
      </w:r>
      <w:r w:rsidRPr="00EC76D5">
        <w:t>_</w:t>
      </w:r>
      <w:r w:rsidRPr="00EC76D5">
        <w:rPr>
          <w:i/>
        </w:rPr>
        <w:t>list</w:t>
      </w:r>
      <w:r w:rsidRPr="00EC76D5">
        <w:t xml:space="preserve"> </w:t>
      </w:r>
      <w:r w:rsidRPr="00EC76D5">
        <w:rPr>
          <w:b/>
        </w:rPr>
        <w:t>)</w:t>
      </w:r>
      <w:r w:rsidRPr="00EC76D5">
        <w:t xml:space="preserve"> </w:t>
      </w:r>
    </w:p>
    <w:p w14:paraId="46B7C550" w14:textId="6AE1C7DE" w:rsidR="00C71256" w:rsidRPr="00EC76D5" w:rsidRDefault="00C71256" w:rsidP="00C71256">
      <w:pPr>
        <w:pStyle w:val="Code"/>
      </w:pPr>
      <w:r w:rsidRPr="00EC76D5">
        <w:lastRenderedPageBreak/>
        <w:t xml:space="preserve">  | </w:t>
      </w:r>
      <w:r w:rsidRPr="00EC76D5">
        <w:rPr>
          <w:b/>
        </w:rPr>
        <w:t>(</w:t>
      </w:r>
      <w:r w:rsidRPr="00EC76D5">
        <w:t xml:space="preserve"> </w:t>
      </w:r>
      <w:r w:rsidR="002F35C1">
        <w:rPr>
          <w:i/>
        </w:rPr>
        <w:t>initializer</w:t>
      </w:r>
      <w:r w:rsidRPr="00EC76D5">
        <w:t>_</w:t>
      </w:r>
      <w:r w:rsidRPr="00EC76D5">
        <w:rPr>
          <w:i/>
        </w:rPr>
        <w:t>list</w:t>
      </w:r>
      <w:r w:rsidRPr="00EC76D5">
        <w:t xml:space="preserve"> </w:t>
      </w:r>
      <w:r w:rsidRPr="00EC76D5">
        <w:rPr>
          <w:b/>
        </w:rPr>
        <w:t>,</w:t>
      </w:r>
      <w:r w:rsidRPr="00EC76D5">
        <w:t xml:space="preserve"> </w:t>
      </w:r>
      <w:r w:rsidRPr="00EC76D5">
        <w:rPr>
          <w:b/>
        </w:rPr>
        <w:t>)</w:t>
      </w:r>
    </w:p>
    <w:p w14:paraId="13196116" w14:textId="77777777" w:rsidR="00C71256" w:rsidRPr="00EC76D5" w:rsidRDefault="00C71256" w:rsidP="00C71256">
      <w:pPr>
        <w:pStyle w:val="Code"/>
      </w:pPr>
    </w:p>
    <w:p w14:paraId="4FAE51D2" w14:textId="77777777" w:rsidR="00C71256" w:rsidRPr="00EC76D5" w:rsidRDefault="00C71256" w:rsidP="00C71256">
      <w:pPr>
        <w:pStyle w:val="Code"/>
      </w:pPr>
      <w:r w:rsidRPr="00EC76D5">
        <w:rPr>
          <w:i/>
        </w:rPr>
        <w:t>type</w:t>
      </w:r>
      <w:r w:rsidRPr="00EC76D5">
        <w:t>_</w:t>
      </w:r>
      <w:r w:rsidRPr="00EC76D5">
        <w:rPr>
          <w:i/>
        </w:rPr>
        <w:t>name</w:t>
      </w:r>
      <w:r w:rsidRPr="00EC76D5">
        <w:t xml:space="preserve"> ::=</w:t>
      </w:r>
    </w:p>
    <w:p w14:paraId="6D85D468"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423281EF" w14:textId="37D51038"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AB7DF5">
        <w:rPr>
          <w:i/>
        </w:rPr>
        <w:t>pointer_declarator</w:t>
      </w:r>
    </w:p>
    <w:p w14:paraId="26AF73E2" w14:textId="77777777" w:rsidR="00C71256" w:rsidRPr="00EC76D5" w:rsidRDefault="00C71256" w:rsidP="00C71256">
      <w:pPr>
        <w:pStyle w:val="Code"/>
      </w:pPr>
    </w:p>
    <w:p w14:paraId="33FD7893" w14:textId="2C527029" w:rsidR="00C71256" w:rsidRPr="00EC76D5" w:rsidRDefault="00C71256" w:rsidP="00C71256">
      <w:pPr>
        <w:pStyle w:val="Code"/>
      </w:pPr>
      <w:r w:rsidRPr="00EC76D5">
        <w:rPr>
          <w:i/>
        </w:rPr>
        <w:t>abstract</w:t>
      </w:r>
      <w:r w:rsidRPr="00EC76D5">
        <w:t>_</w:t>
      </w:r>
      <w:r w:rsidR="00AB7DF5">
        <w:rPr>
          <w:i/>
        </w:rPr>
        <w:t>pointer_declarator</w:t>
      </w:r>
      <w:r w:rsidRPr="00EC76D5">
        <w:t xml:space="preserve"> ::=</w:t>
      </w:r>
    </w:p>
    <w:p w14:paraId="1E076038" w14:textId="77777777" w:rsidR="00C71256" w:rsidRPr="00EC76D5" w:rsidRDefault="00C71256" w:rsidP="00C71256">
      <w:pPr>
        <w:pStyle w:val="Code"/>
      </w:pPr>
      <w:r w:rsidRPr="00EC76D5">
        <w:t xml:space="preserve">    </w:t>
      </w:r>
      <w:r w:rsidRPr="00EC76D5">
        <w:rPr>
          <w:i/>
        </w:rPr>
        <w:t>pointer</w:t>
      </w:r>
      <w:r w:rsidRPr="00EC76D5">
        <w:t>_</w:t>
      </w:r>
      <w:r w:rsidRPr="00EC76D5">
        <w:rPr>
          <w:i/>
        </w:rPr>
        <w:t>list</w:t>
      </w:r>
      <w:r w:rsidRPr="00EC76D5">
        <w:rPr>
          <w:b/>
        </w:rPr>
        <w:t xml:space="preserve">     </w:t>
      </w:r>
      <w:r w:rsidRPr="00EC76D5">
        <w:t xml:space="preserve">  </w:t>
      </w:r>
    </w:p>
    <w:p w14:paraId="1C02FC65" w14:textId="7B417E92" w:rsidR="00C71256" w:rsidRPr="00EC76D5" w:rsidRDefault="00C71256" w:rsidP="00C71256">
      <w:pPr>
        <w:pStyle w:val="Code"/>
      </w:pPr>
      <w:r w:rsidRPr="00EC76D5">
        <w:t xml:space="preserve">  |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Pr="00EC76D5">
        <w:rPr>
          <w:i/>
        </w:rPr>
        <w:t>abstract</w:t>
      </w:r>
      <w:r w:rsidRPr="00EC76D5">
        <w:t>_</w:t>
      </w:r>
      <w:r w:rsidR="00AB7DF5">
        <w:rPr>
          <w:i/>
        </w:rPr>
        <w:t>pointer_declarator</w:t>
      </w:r>
      <w:r w:rsidRPr="00EC76D5">
        <w:rPr>
          <w:b/>
        </w:rPr>
        <w:t xml:space="preserve">     </w:t>
      </w:r>
      <w:r w:rsidRPr="00EC76D5">
        <w:t xml:space="preserve"> </w:t>
      </w:r>
    </w:p>
    <w:p w14:paraId="39995D13" w14:textId="77777777" w:rsidR="00C71256" w:rsidRPr="00EC76D5" w:rsidRDefault="00C71256" w:rsidP="00C71256">
      <w:pPr>
        <w:pStyle w:val="Code"/>
      </w:pPr>
    </w:p>
    <w:p w14:paraId="4B946616" w14:textId="456ED4B8" w:rsidR="00C71256" w:rsidRPr="00EC76D5" w:rsidRDefault="00C71256" w:rsidP="00C71256">
      <w:pPr>
        <w:pStyle w:val="Code"/>
      </w:pPr>
      <w:r w:rsidRPr="00EC76D5">
        <w:rPr>
          <w:i/>
        </w:rPr>
        <w:t>direct</w:t>
      </w:r>
      <w:r w:rsidRPr="00EC76D5">
        <w:t>_</w:t>
      </w:r>
      <w:r w:rsidRPr="00EC76D5">
        <w:rPr>
          <w:i/>
        </w:rPr>
        <w:t>abstract</w:t>
      </w:r>
      <w:r w:rsidRPr="00EC76D5">
        <w:t>_</w:t>
      </w:r>
      <w:r w:rsidR="00AB7DF5">
        <w:rPr>
          <w:i/>
        </w:rPr>
        <w:t>pointer_declarator</w:t>
      </w:r>
      <w:r w:rsidRPr="00EC76D5">
        <w:t xml:space="preserve"> ::=</w:t>
      </w:r>
    </w:p>
    <w:p w14:paraId="171D3F13" w14:textId="7D5DC49C" w:rsidR="00C71256" w:rsidRPr="00EC76D5" w:rsidRDefault="00C71256" w:rsidP="00C71256">
      <w:pPr>
        <w:pStyle w:val="Code"/>
      </w:pPr>
      <w:r w:rsidRPr="00EC76D5">
        <w:t xml:space="preserve">    </w:t>
      </w:r>
      <w:r w:rsidRPr="00EC76D5">
        <w:rPr>
          <w:b/>
        </w:rPr>
        <w:t>(</w:t>
      </w:r>
      <w:r w:rsidRPr="00EC76D5">
        <w:t xml:space="preserve"> </w:t>
      </w:r>
      <w:r w:rsidRPr="00EC76D5">
        <w:rPr>
          <w:i/>
        </w:rPr>
        <w:t>abstract</w:t>
      </w:r>
      <w:r w:rsidRPr="00EC76D5">
        <w:t>_</w:t>
      </w:r>
      <w:r w:rsidR="00AB7DF5">
        <w:rPr>
          <w:i/>
        </w:rPr>
        <w:t>pointer_declarator</w:t>
      </w:r>
      <w:r w:rsidRPr="00EC76D5">
        <w:t xml:space="preserve"> </w:t>
      </w:r>
      <w:r w:rsidRPr="00EC76D5">
        <w:rPr>
          <w:b/>
        </w:rPr>
        <w:t>)</w:t>
      </w:r>
      <w:r w:rsidRPr="00EC76D5">
        <w:t xml:space="preserve"> </w:t>
      </w:r>
    </w:p>
    <w:p w14:paraId="580970A7"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7D338BB5" w14:textId="430EFA81" w:rsidR="00C71256" w:rsidRPr="00EC76D5" w:rsidRDefault="00C71256" w:rsidP="00C71256">
      <w:pPr>
        <w:pStyle w:val="Code"/>
      </w:pPr>
      <w:r w:rsidRPr="00EC76D5">
        <w:t xml:space="preserve">  | </w:t>
      </w:r>
      <w:r w:rsidRPr="00EC76D5">
        <w:rPr>
          <w:i/>
        </w:rPr>
        <w:t>direct</w:t>
      </w:r>
      <w:r w:rsidRPr="00EC76D5">
        <w:t>_</w:t>
      </w:r>
      <w:r w:rsidRPr="00EC76D5">
        <w:rPr>
          <w:i/>
        </w:rPr>
        <w:t>abstract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3D83A52D"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7E648417" w14:textId="758587A4" w:rsidR="00C71256" w:rsidRPr="00EC76D5" w:rsidRDefault="00C71256" w:rsidP="00C71256">
      <w:pPr>
        <w:pStyle w:val="Code"/>
      </w:pPr>
      <w:r w:rsidRPr="00EC76D5">
        <w:t xml:space="preserve">  | </w:t>
      </w:r>
      <w:r w:rsidRPr="00EC76D5">
        <w:rPr>
          <w:i/>
        </w:rPr>
        <w:t>direct</w:t>
      </w:r>
      <w:r w:rsidRPr="00EC76D5">
        <w:t>_</w:t>
      </w:r>
      <w:r w:rsidRPr="00EC76D5">
        <w:rPr>
          <w:i/>
        </w:rPr>
        <w:t>abstract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p>
    <w:p w14:paraId="712C50E7" w14:textId="77777777" w:rsidR="00C71256" w:rsidRPr="00EC76D5" w:rsidRDefault="00C71256" w:rsidP="00C71256">
      <w:pPr>
        <w:pStyle w:val="Code"/>
      </w:pPr>
    </w:p>
    <w:p w14:paraId="4C289325" w14:textId="77777777" w:rsidR="00C71256" w:rsidRPr="00EC76D5" w:rsidRDefault="00C71256" w:rsidP="00C71256">
      <w:pPr>
        <w:pStyle w:val="Code"/>
      </w:pPr>
      <w:r w:rsidRPr="00EC76D5">
        <w:rPr>
          <w:i/>
        </w:rPr>
        <w:t>optional</w:t>
      </w:r>
      <w:r w:rsidRPr="00EC76D5">
        <w:t>_</w:t>
      </w:r>
      <w:r w:rsidRPr="00EC76D5">
        <w:rPr>
          <w:i/>
        </w:rPr>
        <w:t>statement</w:t>
      </w:r>
      <w:r w:rsidRPr="00EC76D5">
        <w:t>_</w:t>
      </w:r>
      <w:r w:rsidRPr="00EC76D5">
        <w:rPr>
          <w:i/>
        </w:rPr>
        <w:t>list</w:t>
      </w:r>
      <w:r w:rsidRPr="00EC76D5">
        <w:t xml:space="preserve"> ::=</w:t>
      </w:r>
    </w:p>
    <w:p w14:paraId="4BA1DB91" w14:textId="77777777" w:rsidR="00C71256" w:rsidRPr="00EC76D5" w:rsidRDefault="00C71256" w:rsidP="00C71256">
      <w:pPr>
        <w:pStyle w:val="Code"/>
      </w:pPr>
      <w:r w:rsidRPr="00EC76D5">
        <w:t xml:space="preserve">    /* </w:t>
      </w:r>
      <w:r w:rsidRPr="00EC76D5">
        <w:rPr>
          <w:i/>
        </w:rPr>
        <w:t>empty</w:t>
      </w:r>
      <w:r w:rsidRPr="00EC76D5">
        <w:t xml:space="preserve"> */</w:t>
      </w:r>
    </w:p>
    <w:p w14:paraId="1B711D73" w14:textId="77777777" w:rsidR="00C71256" w:rsidRPr="00EC76D5" w:rsidRDefault="00C71256" w:rsidP="00C71256">
      <w:pPr>
        <w:pStyle w:val="Code"/>
      </w:pPr>
      <w:r w:rsidRPr="00EC76D5">
        <w:t xml:space="preserve">  | </w:t>
      </w:r>
      <w:r w:rsidRPr="00EC76D5">
        <w:rPr>
          <w:i/>
        </w:rPr>
        <w:t>statement</w:t>
      </w:r>
      <w:r w:rsidRPr="00EC76D5">
        <w:t>_</w:t>
      </w:r>
      <w:r w:rsidRPr="00EC76D5">
        <w:rPr>
          <w:i/>
        </w:rPr>
        <w:t>list</w:t>
      </w:r>
    </w:p>
    <w:p w14:paraId="5D837B19" w14:textId="77777777" w:rsidR="00C71256" w:rsidRPr="00EC76D5" w:rsidRDefault="00C71256" w:rsidP="00C71256">
      <w:pPr>
        <w:pStyle w:val="Code"/>
      </w:pPr>
    </w:p>
    <w:p w14:paraId="18166260" w14:textId="77777777" w:rsidR="00C71256" w:rsidRPr="00EC76D5" w:rsidRDefault="00C71256" w:rsidP="00C71256">
      <w:pPr>
        <w:pStyle w:val="Code"/>
      </w:pPr>
      <w:r w:rsidRPr="00EC76D5">
        <w:rPr>
          <w:i/>
        </w:rPr>
        <w:t>statement</w:t>
      </w:r>
      <w:r w:rsidRPr="00EC76D5">
        <w:t>_</w:t>
      </w:r>
      <w:r w:rsidRPr="00EC76D5">
        <w:rPr>
          <w:i/>
        </w:rPr>
        <w:t>list</w:t>
      </w:r>
      <w:r w:rsidRPr="00EC76D5">
        <w:t xml:space="preserve"> ::=</w:t>
      </w:r>
    </w:p>
    <w:p w14:paraId="2DC8ACC1" w14:textId="77777777" w:rsidR="00C71256" w:rsidRPr="00EC76D5" w:rsidRDefault="00C71256" w:rsidP="00C71256">
      <w:pPr>
        <w:pStyle w:val="Code"/>
      </w:pPr>
      <w:r w:rsidRPr="00EC76D5">
        <w:t xml:space="preserve">    </w:t>
      </w:r>
      <w:r w:rsidRPr="00EC76D5">
        <w:rPr>
          <w:i/>
        </w:rPr>
        <w:t>statement</w:t>
      </w:r>
    </w:p>
    <w:p w14:paraId="06984494" w14:textId="77777777" w:rsidR="00C71256" w:rsidRPr="00EC76D5" w:rsidRDefault="00C71256" w:rsidP="00C71256">
      <w:pPr>
        <w:pStyle w:val="Code"/>
      </w:pPr>
      <w:r w:rsidRPr="00EC76D5">
        <w:t xml:space="preserve">  | </w:t>
      </w:r>
      <w:r w:rsidRPr="00EC76D5">
        <w:rPr>
          <w:i/>
        </w:rPr>
        <w:t>statement</w:t>
      </w:r>
      <w:r w:rsidRPr="00EC76D5">
        <w:t>_</w:t>
      </w:r>
      <w:r w:rsidRPr="00EC76D5">
        <w:rPr>
          <w:i/>
        </w:rPr>
        <w:t>list</w:t>
      </w:r>
      <w:r w:rsidRPr="00EC76D5">
        <w:t xml:space="preserve"> </w:t>
      </w:r>
      <w:r w:rsidRPr="00EC76D5">
        <w:rPr>
          <w:i/>
        </w:rPr>
        <w:t>statement</w:t>
      </w:r>
    </w:p>
    <w:p w14:paraId="1A8B9ACA" w14:textId="77777777" w:rsidR="00C71256" w:rsidRPr="00EC76D5" w:rsidRDefault="00C71256" w:rsidP="00C71256">
      <w:pPr>
        <w:pStyle w:val="Code"/>
      </w:pPr>
    </w:p>
    <w:p w14:paraId="78BDF39F" w14:textId="77777777" w:rsidR="00C71256" w:rsidRPr="00EC76D5" w:rsidRDefault="00C71256" w:rsidP="00C71256">
      <w:pPr>
        <w:pStyle w:val="Code"/>
      </w:pPr>
      <w:r w:rsidRPr="00EC76D5">
        <w:rPr>
          <w:i/>
        </w:rPr>
        <w:t>statement</w:t>
      </w:r>
      <w:r w:rsidRPr="00EC76D5">
        <w:t xml:space="preserve"> ::=</w:t>
      </w:r>
    </w:p>
    <w:p w14:paraId="2A381C77" w14:textId="77777777" w:rsidR="00C71256" w:rsidRPr="00EC76D5" w:rsidRDefault="00C71256" w:rsidP="00C71256">
      <w:pPr>
        <w:pStyle w:val="Code"/>
      </w:pPr>
      <w:r w:rsidRPr="00EC76D5">
        <w:t xml:space="preserve">    </w:t>
      </w:r>
      <w:r w:rsidRPr="00EC76D5">
        <w:rPr>
          <w:i/>
        </w:rPr>
        <w:t>open</w:t>
      </w:r>
      <w:r w:rsidRPr="00EC76D5">
        <w:t>_</w:t>
      </w:r>
      <w:r w:rsidRPr="00EC76D5">
        <w:rPr>
          <w:i/>
        </w:rPr>
        <w:t>statement</w:t>
      </w:r>
    </w:p>
    <w:p w14:paraId="45A8C4E4" w14:textId="77777777" w:rsidR="00C71256" w:rsidRPr="00EC76D5" w:rsidRDefault="00C71256" w:rsidP="00C71256">
      <w:pPr>
        <w:pStyle w:val="Code"/>
      </w:pPr>
      <w:r w:rsidRPr="00EC76D5">
        <w:t xml:space="preserve">  | </w:t>
      </w:r>
      <w:r w:rsidRPr="00EC76D5">
        <w:rPr>
          <w:i/>
        </w:rPr>
        <w:t>closed</w:t>
      </w:r>
      <w:r w:rsidRPr="00EC76D5">
        <w:t>_</w:t>
      </w:r>
      <w:r w:rsidRPr="00EC76D5">
        <w:rPr>
          <w:i/>
        </w:rPr>
        <w:t>statement</w:t>
      </w:r>
    </w:p>
    <w:p w14:paraId="7696397D" w14:textId="77777777" w:rsidR="00C71256" w:rsidRPr="00EC76D5" w:rsidRDefault="00C71256" w:rsidP="00C71256">
      <w:pPr>
        <w:pStyle w:val="Code"/>
      </w:pPr>
    </w:p>
    <w:p w14:paraId="7C28685E" w14:textId="77777777" w:rsidR="00C71256" w:rsidRPr="00EC76D5" w:rsidRDefault="00C71256" w:rsidP="00C71256">
      <w:pPr>
        <w:pStyle w:val="Code"/>
      </w:pPr>
      <w:r w:rsidRPr="00EC76D5">
        <w:rPr>
          <w:i/>
        </w:rPr>
        <w:t>open</w:t>
      </w:r>
      <w:r w:rsidRPr="00EC76D5">
        <w:t>_</w:t>
      </w:r>
      <w:r w:rsidRPr="00EC76D5">
        <w:rPr>
          <w:i/>
        </w:rPr>
        <w:t>statement</w:t>
      </w:r>
      <w:r w:rsidRPr="00EC76D5">
        <w:t xml:space="preserve"> ::=</w:t>
      </w:r>
    </w:p>
    <w:p w14:paraId="3538D702" w14:textId="77777777" w:rsidR="00C71256" w:rsidRPr="00EC76D5" w:rsidRDefault="00C71256" w:rsidP="00C71256">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statement</w:t>
      </w:r>
      <w:r w:rsidRPr="00EC76D5">
        <w:t xml:space="preserve"> </w:t>
      </w:r>
    </w:p>
    <w:p w14:paraId="609D411D" w14:textId="77777777" w:rsidR="00C71256" w:rsidRPr="00EC76D5" w:rsidRDefault="00C71256" w:rsidP="00C71256">
      <w:pPr>
        <w:pStyle w:val="Code"/>
      </w:pPr>
      <w:r w:rsidRPr="00EC76D5">
        <w:t xml:space="preserve">  |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open</w:t>
      </w:r>
      <w:r w:rsidRPr="00EC76D5">
        <w:t>_</w:t>
      </w:r>
      <w:r w:rsidRPr="00EC76D5">
        <w:rPr>
          <w:i/>
        </w:rPr>
        <w:t>statement</w:t>
      </w:r>
      <w:r w:rsidRPr="00EC76D5">
        <w:t xml:space="preserve"> </w:t>
      </w:r>
    </w:p>
    <w:p w14:paraId="0BD7EA21" w14:textId="77777777" w:rsidR="00C71256" w:rsidRPr="00EC76D5" w:rsidRDefault="00C71256" w:rsidP="00C71256">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753D9960" w14:textId="77777777" w:rsidR="00C71256" w:rsidRPr="00EC76D5" w:rsidRDefault="00C71256" w:rsidP="00C71256">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5731EA37" w14:textId="77777777" w:rsidR="00C71256" w:rsidRPr="00EC76D5" w:rsidRDefault="00C71256" w:rsidP="00C71256">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p>
    <w:p w14:paraId="30F32104" w14:textId="77777777" w:rsidR="00C71256" w:rsidRPr="00EC76D5" w:rsidRDefault="00C71256" w:rsidP="00C71256">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7A46528B" w14:textId="77777777" w:rsidR="00C71256" w:rsidRPr="00EC76D5" w:rsidRDefault="00C71256" w:rsidP="00C71256">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76D99242" w14:textId="77777777" w:rsidR="00C71256" w:rsidRPr="00EC76D5" w:rsidRDefault="00C71256" w:rsidP="00C71256">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open</w:t>
      </w:r>
      <w:r w:rsidRPr="00EC76D5">
        <w:t>_</w:t>
      </w:r>
      <w:r w:rsidRPr="00EC76D5">
        <w:rPr>
          <w:i/>
        </w:rPr>
        <w:t>statement</w:t>
      </w:r>
    </w:p>
    <w:p w14:paraId="13CCE03F" w14:textId="77777777" w:rsidR="00C71256" w:rsidRPr="00EC76D5" w:rsidRDefault="00C71256" w:rsidP="00C71256">
      <w:pPr>
        <w:pStyle w:val="Code"/>
      </w:pPr>
    </w:p>
    <w:p w14:paraId="35C38483" w14:textId="77777777" w:rsidR="00C71256" w:rsidRPr="00EC76D5" w:rsidRDefault="00C71256" w:rsidP="00C71256">
      <w:pPr>
        <w:pStyle w:val="Code"/>
      </w:pPr>
      <w:r w:rsidRPr="00EC76D5">
        <w:rPr>
          <w:i/>
        </w:rPr>
        <w:t>closed</w:t>
      </w:r>
      <w:r w:rsidRPr="00EC76D5">
        <w:t>_</w:t>
      </w:r>
      <w:r w:rsidRPr="00EC76D5">
        <w:rPr>
          <w:i/>
        </w:rPr>
        <w:t>statement</w:t>
      </w:r>
      <w:r w:rsidRPr="00EC76D5">
        <w:t xml:space="preserve"> ::=</w:t>
      </w:r>
    </w:p>
    <w:p w14:paraId="28BF7533" w14:textId="77777777" w:rsidR="00C71256" w:rsidRPr="00EC76D5" w:rsidRDefault="00C71256" w:rsidP="00C71256">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closed</w:t>
      </w:r>
      <w:r w:rsidRPr="00EC76D5">
        <w:t>_</w:t>
      </w:r>
      <w:r w:rsidRPr="00EC76D5">
        <w:rPr>
          <w:i/>
        </w:rPr>
        <w:t>statement</w:t>
      </w:r>
      <w:r w:rsidRPr="00EC76D5">
        <w:t xml:space="preserve"> </w:t>
      </w:r>
    </w:p>
    <w:p w14:paraId="53FFF6AC" w14:textId="77777777" w:rsidR="00C71256" w:rsidRPr="00EC76D5" w:rsidRDefault="00C71256" w:rsidP="00C71256">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p>
    <w:p w14:paraId="1DA719D3" w14:textId="77777777" w:rsidR="00C71256" w:rsidRPr="00EC76D5" w:rsidRDefault="00C71256" w:rsidP="00C71256">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closed</w:t>
      </w:r>
      <w:r w:rsidRPr="00EC76D5">
        <w:t>_</w:t>
      </w:r>
      <w:r w:rsidRPr="00EC76D5">
        <w:rPr>
          <w:i/>
        </w:rPr>
        <w:t>statement</w:t>
      </w:r>
    </w:p>
    <w:p w14:paraId="2E96785D" w14:textId="77777777" w:rsidR="00C71256" w:rsidRPr="00EC76D5" w:rsidRDefault="00C71256" w:rsidP="00C71256">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5D9450EA" w14:textId="77777777" w:rsidR="00C71256" w:rsidRPr="00EC76D5" w:rsidRDefault="00C71256" w:rsidP="00C71256">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1DF105A4" w14:textId="77777777" w:rsidR="00C71256" w:rsidRPr="00EC76D5" w:rsidRDefault="00C71256" w:rsidP="00C71256">
      <w:pPr>
        <w:pStyle w:val="Code"/>
      </w:pPr>
      <w:r w:rsidRPr="00EC76D5">
        <w:t xml:space="preserve">  | </w:t>
      </w:r>
      <w:r w:rsidRPr="00EC76D5">
        <w:rPr>
          <w:i/>
        </w:rPr>
        <w:t>declaration</w:t>
      </w:r>
    </w:p>
    <w:p w14:paraId="427215E2" w14:textId="77777777" w:rsidR="00C71256" w:rsidRPr="00EC76D5" w:rsidRDefault="00C71256" w:rsidP="00C71256">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2DBE4682" w14:textId="77777777" w:rsidR="00C71256" w:rsidRPr="00EC76D5" w:rsidRDefault="00C71256" w:rsidP="00C71256">
      <w:pPr>
        <w:pStyle w:val="Code"/>
      </w:pPr>
      <w:r w:rsidRPr="00EC76D5">
        <w:t xml:space="preserve">  | </w:t>
      </w:r>
      <w:r w:rsidRPr="00EC76D5">
        <w:rPr>
          <w:b/>
        </w:rPr>
        <w:t>default</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77A3C709" w14:textId="77777777" w:rsidR="00C71256" w:rsidRPr="00EC76D5" w:rsidRDefault="00C71256" w:rsidP="00C71256">
      <w:pPr>
        <w:pStyle w:val="Code"/>
      </w:pPr>
      <w:r w:rsidRPr="00EC76D5">
        <w:t xml:space="preserve">  | </w:t>
      </w:r>
      <w:r w:rsidRPr="00EC76D5">
        <w:rPr>
          <w:i/>
        </w:rPr>
        <w:t>optional</w:t>
      </w:r>
      <w:r w:rsidRPr="00EC76D5">
        <w:t>_</w:t>
      </w:r>
      <w:r w:rsidRPr="00EC76D5">
        <w:rPr>
          <w:i/>
        </w:rPr>
        <w:t>expression</w:t>
      </w:r>
      <w:r w:rsidRPr="00EC76D5">
        <w:rPr>
          <w:b/>
        </w:rPr>
        <w:t xml:space="preserve"> ;</w:t>
      </w:r>
    </w:p>
    <w:p w14:paraId="61178DFE"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5FAF2E80" w14:textId="77777777" w:rsidR="00C71256" w:rsidRPr="00EC76D5" w:rsidRDefault="00C71256" w:rsidP="00C71256">
      <w:pPr>
        <w:pStyle w:val="Code"/>
      </w:pPr>
      <w:r w:rsidRPr="00EC76D5">
        <w:t xml:space="preserve">  | </w:t>
      </w:r>
      <w:r w:rsidRPr="00EC76D5">
        <w:rPr>
          <w:b/>
        </w:rPr>
        <w:t>do</w:t>
      </w:r>
      <w:r w:rsidRPr="00EC76D5">
        <w:t xml:space="preserve"> </w:t>
      </w:r>
      <w:r w:rsidRPr="00EC76D5">
        <w:rPr>
          <w:i/>
        </w:rPr>
        <w:t>statement</w:t>
      </w:r>
      <w:r w:rsidRPr="00EC76D5">
        <w:t xml:space="preserve">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b/>
        </w:rPr>
        <w:t>;</w:t>
      </w:r>
    </w:p>
    <w:p w14:paraId="5E97CD8C" w14:textId="77777777" w:rsidR="00C71256" w:rsidRPr="00EC76D5" w:rsidRDefault="00C71256" w:rsidP="00C71256">
      <w:pPr>
        <w:pStyle w:val="Code"/>
      </w:pPr>
      <w:r w:rsidRPr="00EC76D5">
        <w:t xml:space="preserve">  | </w:t>
      </w:r>
      <w:r w:rsidRPr="00EC76D5">
        <w:rPr>
          <w:b/>
        </w:rPr>
        <w:t>goto</w:t>
      </w:r>
      <w:r w:rsidRPr="00EC76D5">
        <w:t xml:space="preserve"> </w:t>
      </w:r>
      <w:r w:rsidRPr="00EC76D5">
        <w:rPr>
          <w:b/>
        </w:rPr>
        <w:t>identifier ;</w:t>
      </w:r>
    </w:p>
    <w:p w14:paraId="00B56707" w14:textId="77777777" w:rsidR="00C71256" w:rsidRPr="00EC76D5" w:rsidRDefault="00C71256" w:rsidP="00C71256">
      <w:pPr>
        <w:pStyle w:val="Code"/>
      </w:pPr>
      <w:r w:rsidRPr="00EC76D5">
        <w:t xml:space="preserve">  | </w:t>
      </w:r>
      <w:r w:rsidRPr="00EC76D5">
        <w:rPr>
          <w:b/>
        </w:rPr>
        <w:t>continue ;</w:t>
      </w:r>
    </w:p>
    <w:p w14:paraId="4A3E31FD" w14:textId="77777777" w:rsidR="00C71256" w:rsidRPr="00EC76D5" w:rsidRDefault="00C71256" w:rsidP="00C71256">
      <w:pPr>
        <w:pStyle w:val="Code"/>
      </w:pPr>
      <w:r w:rsidRPr="00EC76D5">
        <w:t xml:space="preserve">  | </w:t>
      </w:r>
      <w:r w:rsidRPr="00EC76D5">
        <w:rPr>
          <w:b/>
        </w:rPr>
        <w:t>break ;</w:t>
      </w:r>
    </w:p>
    <w:p w14:paraId="4F108476" w14:textId="77777777" w:rsidR="00C71256" w:rsidRPr="00EC76D5" w:rsidRDefault="00C71256" w:rsidP="00C71256">
      <w:pPr>
        <w:pStyle w:val="Code"/>
      </w:pPr>
      <w:r w:rsidRPr="00EC76D5">
        <w:t xml:space="preserve">  | </w:t>
      </w:r>
      <w:r w:rsidRPr="00EC76D5">
        <w:rPr>
          <w:b/>
        </w:rPr>
        <w:t>return</w:t>
      </w:r>
      <w:r w:rsidRPr="00EC76D5">
        <w:t xml:space="preserve"> </w:t>
      </w:r>
      <w:r w:rsidRPr="00EC76D5">
        <w:rPr>
          <w:i/>
        </w:rPr>
        <w:t>optional</w:t>
      </w:r>
      <w:r w:rsidRPr="00EC76D5">
        <w:t>_</w:t>
      </w:r>
      <w:r w:rsidRPr="00EC76D5">
        <w:rPr>
          <w:i/>
        </w:rPr>
        <w:t>expression</w:t>
      </w:r>
      <w:r w:rsidRPr="00EC76D5">
        <w:rPr>
          <w:b/>
        </w:rPr>
        <w:t xml:space="preserve"> ;</w:t>
      </w:r>
    </w:p>
    <w:p w14:paraId="47B68818" w14:textId="77777777" w:rsidR="00C71256" w:rsidRPr="00EC76D5" w:rsidRDefault="00C71256" w:rsidP="00C71256">
      <w:pPr>
        <w:pStyle w:val="Code"/>
      </w:pPr>
      <w:r w:rsidRPr="00EC76D5">
        <w:t xml:space="preserve">  | </w:t>
      </w:r>
      <w:r w:rsidRPr="00EC76D5">
        <w:rPr>
          <w:b/>
        </w:rPr>
        <w:t>load_register</w:t>
      </w:r>
      <w:r w:rsidRPr="00EC76D5">
        <w:t xml:space="preserve"> </w:t>
      </w:r>
      <w:r w:rsidRPr="00EC76D5">
        <w:rPr>
          <w:b/>
        </w:rPr>
        <w:t>(</w:t>
      </w:r>
      <w:r w:rsidRPr="00EC76D5">
        <w:t xml:space="preserve"> </w:t>
      </w:r>
      <w:r w:rsidRPr="00EC76D5">
        <w:rPr>
          <w:b/>
        </w:rPr>
        <w:t>identifier ,</w:t>
      </w:r>
      <w:r w:rsidRPr="00EC76D5">
        <w:t xml:space="preserve"> </w:t>
      </w:r>
      <w:r w:rsidRPr="00EC76D5">
        <w:rPr>
          <w:i/>
        </w:rPr>
        <w:t>expression</w:t>
      </w:r>
      <w:r w:rsidRPr="00EC76D5">
        <w:t xml:space="preserve"> </w:t>
      </w:r>
      <w:r w:rsidRPr="00EC76D5">
        <w:rPr>
          <w:b/>
        </w:rPr>
        <w:t>) ;</w:t>
      </w:r>
    </w:p>
    <w:p w14:paraId="408FE9C5" w14:textId="77777777" w:rsidR="00C71256" w:rsidRPr="00EC76D5" w:rsidRDefault="00C71256" w:rsidP="00C71256">
      <w:pPr>
        <w:pStyle w:val="Code"/>
      </w:pPr>
      <w:r w:rsidRPr="00EC76D5">
        <w:t xml:space="preserve">  | </w:t>
      </w:r>
      <w:r w:rsidRPr="00EC76D5">
        <w:rPr>
          <w:b/>
        </w:rPr>
        <w:t>store_register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6C07F75E" w14:textId="77777777" w:rsidR="00C71256" w:rsidRPr="00EC76D5" w:rsidRDefault="00C71256" w:rsidP="00C71256">
      <w:pPr>
        <w:pStyle w:val="Code"/>
      </w:pPr>
      <w:r w:rsidRPr="00EC76D5">
        <w:lastRenderedPageBreak/>
        <w:t xml:space="preserve">  | </w:t>
      </w:r>
      <w:r w:rsidRPr="00EC76D5">
        <w:rPr>
          <w:b/>
        </w:rPr>
        <w:t>store_flagbyte</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08A9B1F6" w14:textId="77777777" w:rsidR="00C71256" w:rsidRPr="00EC76D5" w:rsidRDefault="00C71256" w:rsidP="00C71256">
      <w:pPr>
        <w:pStyle w:val="Code"/>
      </w:pPr>
      <w:r w:rsidRPr="00EC76D5">
        <w:t xml:space="preserve">  | </w:t>
      </w:r>
      <w:r w:rsidRPr="00EC76D5">
        <w:rPr>
          <w:b/>
        </w:rPr>
        <w:t>jump_register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 ;</w:t>
      </w:r>
    </w:p>
    <w:p w14:paraId="711CD18D" w14:textId="77777777" w:rsidR="00C71256" w:rsidRPr="00EC76D5" w:rsidRDefault="00C71256" w:rsidP="00C71256">
      <w:pPr>
        <w:pStyle w:val="Code"/>
      </w:pPr>
      <w:r w:rsidRPr="00EC76D5">
        <w:t xml:space="preserve">  | </w:t>
      </w:r>
      <w:r w:rsidRPr="00EC76D5">
        <w:rPr>
          <w:b/>
        </w:rPr>
        <w:t>interupt</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r w:rsidRPr="00EC76D5">
        <w:rPr>
          <w:b/>
        </w:rPr>
        <w:t>) ;</w:t>
      </w:r>
    </w:p>
    <w:p w14:paraId="79A00E59" w14:textId="77777777" w:rsidR="00C71256" w:rsidRPr="00EC76D5" w:rsidRDefault="00C71256" w:rsidP="00C71256">
      <w:pPr>
        <w:pStyle w:val="Code"/>
      </w:pPr>
    </w:p>
    <w:p w14:paraId="0C535D8D" w14:textId="77777777" w:rsidR="00C71256" w:rsidRPr="00EC76D5" w:rsidRDefault="00C71256" w:rsidP="00C71256">
      <w:pPr>
        <w:pStyle w:val="Code"/>
      </w:pPr>
      <w:r w:rsidRPr="00EC76D5">
        <w:rPr>
          <w:i/>
        </w:rPr>
        <w:t>optional</w:t>
      </w:r>
      <w:r w:rsidRPr="00EC76D5">
        <w:t>_</w:t>
      </w:r>
      <w:r w:rsidRPr="00EC76D5">
        <w:rPr>
          <w:i/>
        </w:rPr>
        <w:t>expression</w:t>
      </w:r>
      <w:r w:rsidRPr="00EC76D5">
        <w:t xml:space="preserve"> ::=</w:t>
      </w:r>
    </w:p>
    <w:p w14:paraId="7538AF61" w14:textId="77777777" w:rsidR="00C71256" w:rsidRPr="00EC76D5" w:rsidRDefault="00C71256" w:rsidP="00C71256">
      <w:pPr>
        <w:pStyle w:val="Code"/>
      </w:pPr>
      <w:r w:rsidRPr="00EC76D5">
        <w:t xml:space="preserve">    /* </w:t>
      </w:r>
      <w:r w:rsidRPr="00EC76D5">
        <w:rPr>
          <w:i/>
        </w:rPr>
        <w:t>empty</w:t>
      </w:r>
      <w:r w:rsidRPr="00EC76D5">
        <w:t xml:space="preserve"> */</w:t>
      </w:r>
      <w:r w:rsidRPr="00EC76D5">
        <w:rPr>
          <w:b/>
        </w:rPr>
        <w:t xml:space="preserve">     </w:t>
      </w:r>
      <w:r w:rsidRPr="00EC76D5">
        <w:t xml:space="preserve"> </w:t>
      </w:r>
    </w:p>
    <w:p w14:paraId="1AAD0F2E" w14:textId="77777777" w:rsidR="00C71256" w:rsidRPr="00EC76D5" w:rsidRDefault="00C71256" w:rsidP="00C71256">
      <w:pPr>
        <w:pStyle w:val="Code"/>
      </w:pPr>
      <w:r w:rsidRPr="00EC76D5">
        <w:t xml:space="preserve">  | </w:t>
      </w:r>
      <w:r w:rsidRPr="00EC76D5">
        <w:rPr>
          <w:i/>
        </w:rPr>
        <w:t>expression</w:t>
      </w:r>
    </w:p>
    <w:p w14:paraId="7C2C23C3" w14:textId="77777777" w:rsidR="00C71256" w:rsidRPr="00EC76D5" w:rsidRDefault="00C71256" w:rsidP="00C71256">
      <w:pPr>
        <w:pStyle w:val="Code"/>
      </w:pPr>
    </w:p>
    <w:p w14:paraId="4464D7B1" w14:textId="77777777" w:rsidR="00C71256" w:rsidRPr="00EC76D5" w:rsidRDefault="00C71256" w:rsidP="00C71256">
      <w:pPr>
        <w:pStyle w:val="Code"/>
      </w:pPr>
      <w:r w:rsidRPr="00EC76D5">
        <w:rPr>
          <w:i/>
        </w:rPr>
        <w:t>expression</w:t>
      </w:r>
      <w:r w:rsidRPr="00EC76D5">
        <w:t xml:space="preserve"> ::=</w:t>
      </w:r>
    </w:p>
    <w:p w14:paraId="6BB371D9"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5E2375C9" w14:textId="77777777" w:rsidR="00C71256" w:rsidRPr="00EC76D5" w:rsidRDefault="00C71256" w:rsidP="00C71256">
      <w:pPr>
        <w:pStyle w:val="Code"/>
      </w:pPr>
      <w:r w:rsidRPr="00EC76D5">
        <w:t xml:space="preserve">  | </w:t>
      </w:r>
      <w:r w:rsidRPr="00EC76D5">
        <w:rPr>
          <w:i/>
        </w:rPr>
        <w:t>expression</w:t>
      </w:r>
      <w:r w:rsidRPr="00EC76D5">
        <w:t xml:space="preserve"> </w:t>
      </w:r>
      <w:r w:rsidRPr="00EC76D5">
        <w:rPr>
          <w:b/>
        </w:rPr>
        <w:t>,</w:t>
      </w:r>
      <w:r w:rsidRPr="00EC76D5">
        <w:t xml:space="preserve"> </w:t>
      </w:r>
      <w:r w:rsidRPr="00EC76D5">
        <w:rPr>
          <w:i/>
        </w:rPr>
        <w:t>assignment</w:t>
      </w:r>
      <w:r w:rsidRPr="00EC76D5">
        <w:t>_</w:t>
      </w:r>
      <w:r w:rsidRPr="00EC76D5">
        <w:rPr>
          <w:i/>
        </w:rPr>
        <w:t>expression</w:t>
      </w:r>
    </w:p>
    <w:p w14:paraId="116A85DA" w14:textId="77777777" w:rsidR="00C71256" w:rsidRPr="00EC76D5" w:rsidRDefault="00C71256" w:rsidP="00C71256">
      <w:pPr>
        <w:pStyle w:val="Code"/>
      </w:pPr>
    </w:p>
    <w:p w14:paraId="3E9DA9E7" w14:textId="77777777" w:rsidR="00C71256" w:rsidRPr="00EC76D5" w:rsidRDefault="00C71256" w:rsidP="00C71256">
      <w:pPr>
        <w:pStyle w:val="Code"/>
      </w:pPr>
      <w:r w:rsidRPr="00EC76D5">
        <w:rPr>
          <w:i/>
        </w:rPr>
        <w:t>assignment</w:t>
      </w:r>
      <w:r w:rsidRPr="00EC76D5">
        <w:t>_</w:t>
      </w:r>
      <w:r w:rsidRPr="00EC76D5">
        <w:rPr>
          <w:i/>
        </w:rPr>
        <w:t>expression</w:t>
      </w:r>
      <w:r w:rsidRPr="00EC76D5">
        <w:t xml:space="preserve"> ::=</w:t>
      </w:r>
    </w:p>
    <w:p w14:paraId="418BD51D" w14:textId="77777777" w:rsidR="00C71256" w:rsidRPr="00EC76D5" w:rsidRDefault="00C71256" w:rsidP="00C71256">
      <w:pPr>
        <w:pStyle w:val="Code"/>
      </w:pPr>
      <w:r w:rsidRPr="00EC76D5">
        <w:t xml:space="preserve">    </w:t>
      </w:r>
      <w:r w:rsidRPr="00EC76D5">
        <w:rPr>
          <w:i/>
        </w:rPr>
        <w:t>conditional</w:t>
      </w:r>
      <w:r w:rsidRPr="00EC76D5">
        <w:t>_</w:t>
      </w:r>
      <w:r w:rsidRPr="00EC76D5">
        <w:rPr>
          <w:i/>
        </w:rPr>
        <w:t>expression</w:t>
      </w:r>
      <w:r w:rsidRPr="00EC76D5">
        <w:t xml:space="preserve">  </w:t>
      </w:r>
    </w:p>
    <w:p w14:paraId="2C7B9D57" w14:textId="77777777" w:rsidR="00C71256" w:rsidRPr="00EC76D5" w:rsidRDefault="00C71256" w:rsidP="00C71256">
      <w:pPr>
        <w:pStyle w:val="Code"/>
      </w:pPr>
      <w:r w:rsidRPr="00EC76D5">
        <w:t xml:space="preserve">  | </w:t>
      </w:r>
      <w:r w:rsidRPr="00EC76D5">
        <w:rPr>
          <w:i/>
        </w:rPr>
        <w:t>prefix</w:t>
      </w:r>
      <w:r w:rsidRPr="00EC76D5">
        <w:t>_</w:t>
      </w:r>
      <w:r w:rsidRPr="00EC76D5">
        <w:rPr>
          <w:i/>
        </w:rPr>
        <w:t>expression</w:t>
      </w:r>
      <w:r w:rsidRPr="00EC76D5">
        <w:t xml:space="preserve"> </w:t>
      </w:r>
      <w:r w:rsidRPr="00EC76D5">
        <w:rPr>
          <w:i/>
        </w:rPr>
        <w:t>assignment</w:t>
      </w:r>
      <w:r w:rsidRPr="00EC76D5">
        <w:t>_</w:t>
      </w:r>
      <w:r w:rsidRPr="00EC76D5">
        <w:rPr>
          <w:i/>
        </w:rPr>
        <w:t>operator</w:t>
      </w:r>
      <w:r w:rsidRPr="00EC76D5">
        <w:t xml:space="preserve"> </w:t>
      </w:r>
      <w:r w:rsidRPr="00EC76D5">
        <w:rPr>
          <w:i/>
        </w:rPr>
        <w:t>assignment</w:t>
      </w:r>
      <w:r w:rsidRPr="00EC76D5">
        <w:t>_</w:t>
      </w:r>
      <w:r w:rsidRPr="00EC76D5">
        <w:rPr>
          <w:i/>
        </w:rPr>
        <w:t>expression</w:t>
      </w:r>
    </w:p>
    <w:p w14:paraId="1D4FEA59" w14:textId="77777777" w:rsidR="00C71256" w:rsidRPr="00EC76D5" w:rsidRDefault="00C71256" w:rsidP="00C71256">
      <w:pPr>
        <w:pStyle w:val="Code"/>
      </w:pPr>
    </w:p>
    <w:p w14:paraId="1DDE26B6" w14:textId="77777777" w:rsidR="00C71256" w:rsidRPr="00EC76D5" w:rsidRDefault="00C71256" w:rsidP="00C71256">
      <w:pPr>
        <w:pStyle w:val="Code"/>
      </w:pPr>
      <w:r w:rsidRPr="00EC76D5">
        <w:rPr>
          <w:i/>
        </w:rPr>
        <w:t>assignment</w:t>
      </w:r>
      <w:r w:rsidRPr="00EC76D5">
        <w:t>_</w:t>
      </w:r>
      <w:r w:rsidRPr="00EC76D5">
        <w:rPr>
          <w:i/>
        </w:rPr>
        <w:t>operator</w:t>
      </w:r>
      <w:r w:rsidRPr="00EC76D5">
        <w:t xml:space="preserve"> ::=</w:t>
      </w:r>
    </w:p>
    <w:p w14:paraId="6E7FC771"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 xml:space="preserve">= </w:t>
      </w:r>
      <w:r w:rsidRPr="00EC76D5">
        <w:t>| -</w:t>
      </w:r>
      <w:r w:rsidRPr="00EC76D5">
        <w:rPr>
          <w:b/>
        </w:rPr>
        <w:t>=</w:t>
      </w:r>
      <w:r w:rsidRPr="00EC76D5">
        <w:t xml:space="preserve"> | &lt;&lt;</w:t>
      </w:r>
      <w:r w:rsidRPr="00EC76D5">
        <w:rPr>
          <w:b/>
        </w:rPr>
        <w:t>=</w:t>
      </w:r>
      <w:r w:rsidRPr="00EC76D5">
        <w:t xml:space="preserve"> | &lt;&lt;</w:t>
      </w:r>
      <w:r w:rsidRPr="00EC76D5">
        <w:rPr>
          <w:b/>
        </w:rPr>
        <w:t>=</w:t>
      </w:r>
      <w:r w:rsidRPr="00EC76D5">
        <w:t xml:space="preserve"> | &amp;</w:t>
      </w:r>
      <w:r w:rsidRPr="00EC76D5">
        <w:rPr>
          <w:b/>
        </w:rPr>
        <w:t xml:space="preserve">= </w:t>
      </w:r>
      <w:r w:rsidRPr="00EC76D5">
        <w:t>| |</w:t>
      </w:r>
      <w:r w:rsidRPr="00EC76D5">
        <w:rPr>
          <w:b/>
        </w:rPr>
        <w:t xml:space="preserve">= </w:t>
      </w:r>
      <w:r w:rsidRPr="00EC76D5">
        <w:t>| ^</w:t>
      </w:r>
      <w:r w:rsidRPr="00EC76D5">
        <w:rPr>
          <w:b/>
        </w:rPr>
        <w:t>=</w:t>
      </w:r>
    </w:p>
    <w:p w14:paraId="37132426" w14:textId="77777777" w:rsidR="00C71256" w:rsidRPr="00EC76D5" w:rsidRDefault="00C71256" w:rsidP="00C71256">
      <w:pPr>
        <w:pStyle w:val="Code"/>
      </w:pPr>
    </w:p>
    <w:p w14:paraId="745EA76F" w14:textId="77777777" w:rsidR="00C71256" w:rsidRPr="00EC76D5" w:rsidRDefault="00C71256" w:rsidP="00C71256">
      <w:pPr>
        <w:pStyle w:val="Code"/>
      </w:pPr>
      <w:r w:rsidRPr="00EC76D5">
        <w:rPr>
          <w:i/>
        </w:rPr>
        <w:t>conditional</w:t>
      </w:r>
      <w:r w:rsidRPr="00EC76D5">
        <w:t>_</w:t>
      </w:r>
      <w:r w:rsidRPr="00EC76D5">
        <w:rPr>
          <w:i/>
        </w:rPr>
        <w:t>expression</w:t>
      </w:r>
      <w:r w:rsidRPr="00EC76D5">
        <w:t xml:space="preserve"> ::=</w:t>
      </w:r>
    </w:p>
    <w:p w14:paraId="6E4A4129" w14:textId="77777777" w:rsidR="00C71256" w:rsidRPr="00EC76D5" w:rsidRDefault="00C71256" w:rsidP="00C71256">
      <w:pPr>
        <w:pStyle w:val="Code"/>
      </w:pPr>
      <w:r w:rsidRPr="00EC76D5">
        <w:t xml:space="preserve">    </w:t>
      </w:r>
      <w:r w:rsidRPr="00EC76D5">
        <w:rPr>
          <w:i/>
        </w:rPr>
        <w:t>logical</w:t>
      </w:r>
      <w:r w:rsidRPr="00EC76D5">
        <w:t>_</w:t>
      </w:r>
      <w:r w:rsidRPr="00EC76D5">
        <w:rPr>
          <w:i/>
        </w:rPr>
        <w:t>or</w:t>
      </w:r>
      <w:r w:rsidRPr="00EC76D5">
        <w:t>_</w:t>
      </w:r>
      <w:r w:rsidRPr="00EC76D5">
        <w:rPr>
          <w:i/>
        </w:rPr>
        <w:t>expression</w:t>
      </w:r>
      <w:r w:rsidRPr="00EC76D5">
        <w:t xml:space="preserve">  </w:t>
      </w:r>
    </w:p>
    <w:p w14:paraId="31B2BB34" w14:textId="77777777" w:rsidR="00C71256" w:rsidRPr="00EC76D5" w:rsidRDefault="00C71256" w:rsidP="00C71256">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p>
    <w:p w14:paraId="30C496BA" w14:textId="77777777" w:rsidR="00C71256" w:rsidRPr="00EC76D5" w:rsidRDefault="00C71256" w:rsidP="00C71256">
      <w:pPr>
        <w:pStyle w:val="Code"/>
      </w:pP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conditional</w:t>
      </w:r>
      <w:r w:rsidRPr="00EC76D5">
        <w:t>_</w:t>
      </w:r>
      <w:r w:rsidRPr="00EC76D5">
        <w:rPr>
          <w:i/>
        </w:rPr>
        <w:t>expression</w:t>
      </w:r>
    </w:p>
    <w:p w14:paraId="00D73970" w14:textId="77777777" w:rsidR="00C71256" w:rsidRPr="00EC76D5" w:rsidRDefault="00C71256" w:rsidP="00C71256">
      <w:pPr>
        <w:pStyle w:val="Code"/>
      </w:pPr>
    </w:p>
    <w:p w14:paraId="5BC32553" w14:textId="77777777" w:rsidR="00C71256" w:rsidRPr="00EC76D5" w:rsidRDefault="00C71256" w:rsidP="00C71256">
      <w:pPr>
        <w:pStyle w:val="Code"/>
      </w:pPr>
      <w:r w:rsidRPr="00EC76D5">
        <w:rPr>
          <w:i/>
        </w:rPr>
        <w:t>optional</w:t>
      </w:r>
      <w:r w:rsidRPr="00EC76D5">
        <w:t>_</w:t>
      </w:r>
      <w:r w:rsidRPr="00EC76D5">
        <w:rPr>
          <w:i/>
        </w:rPr>
        <w:t>const</w:t>
      </w:r>
      <w:r w:rsidRPr="00EC76D5">
        <w:t>_</w:t>
      </w:r>
      <w:r w:rsidRPr="00EC76D5">
        <w:rPr>
          <w:i/>
        </w:rPr>
        <w:t>expression</w:t>
      </w:r>
      <w:r w:rsidRPr="00EC76D5">
        <w:t xml:space="preserve"> ::=</w:t>
      </w:r>
    </w:p>
    <w:p w14:paraId="687BBE5D" w14:textId="77777777" w:rsidR="00C71256" w:rsidRPr="00EC76D5" w:rsidRDefault="00C71256" w:rsidP="00C71256">
      <w:pPr>
        <w:pStyle w:val="Code"/>
      </w:pPr>
      <w:r w:rsidRPr="00EC76D5">
        <w:t xml:space="preserve">    /* </w:t>
      </w:r>
      <w:r w:rsidRPr="00EC76D5">
        <w:rPr>
          <w:i/>
        </w:rPr>
        <w:t>empty</w:t>
      </w:r>
      <w:r w:rsidRPr="00EC76D5">
        <w:t xml:space="preserve"> */</w:t>
      </w:r>
      <w:r w:rsidRPr="00EC76D5">
        <w:rPr>
          <w:b/>
        </w:rPr>
        <w:t xml:space="preserve">                    </w:t>
      </w:r>
    </w:p>
    <w:p w14:paraId="6E42D996" w14:textId="77777777" w:rsidR="00C71256" w:rsidRPr="00EC76D5" w:rsidRDefault="00C71256" w:rsidP="00C71256">
      <w:pPr>
        <w:pStyle w:val="Code"/>
      </w:pPr>
      <w:r w:rsidRPr="00EC76D5">
        <w:t xml:space="preserve">  | </w:t>
      </w:r>
      <w:r w:rsidRPr="00EC76D5">
        <w:rPr>
          <w:i/>
        </w:rPr>
        <w:t>const</w:t>
      </w:r>
      <w:r w:rsidRPr="00EC76D5">
        <w:t>_</w:t>
      </w:r>
      <w:r w:rsidRPr="00EC76D5">
        <w:rPr>
          <w:i/>
        </w:rPr>
        <w:t>expression</w:t>
      </w:r>
    </w:p>
    <w:p w14:paraId="15A24D99" w14:textId="77777777" w:rsidR="00C71256" w:rsidRPr="00EC76D5" w:rsidRDefault="00C71256" w:rsidP="00C71256">
      <w:pPr>
        <w:pStyle w:val="Code"/>
      </w:pPr>
    </w:p>
    <w:p w14:paraId="0E87B509" w14:textId="77777777" w:rsidR="00C71256" w:rsidRPr="00EC76D5" w:rsidRDefault="00C71256" w:rsidP="00C71256">
      <w:pPr>
        <w:pStyle w:val="Code"/>
      </w:pPr>
      <w:r w:rsidRPr="00EC76D5">
        <w:rPr>
          <w:i/>
        </w:rPr>
        <w:t>const</w:t>
      </w:r>
      <w:r w:rsidRPr="00EC76D5">
        <w:t>_</w:t>
      </w:r>
      <w:r w:rsidRPr="00EC76D5">
        <w:rPr>
          <w:i/>
        </w:rPr>
        <w:t>expression</w:t>
      </w:r>
      <w:r w:rsidRPr="00EC76D5">
        <w:t xml:space="preserve"> ::=</w:t>
      </w:r>
    </w:p>
    <w:p w14:paraId="0738D491" w14:textId="77777777" w:rsidR="00C71256" w:rsidRPr="00EC76D5" w:rsidRDefault="00C71256" w:rsidP="00C71256">
      <w:pPr>
        <w:pStyle w:val="Code"/>
      </w:pPr>
      <w:r w:rsidRPr="00EC76D5">
        <w:t xml:space="preserve">    </w:t>
      </w:r>
      <w:r w:rsidRPr="00EC76D5">
        <w:rPr>
          <w:i/>
        </w:rPr>
        <w:t>conditional</w:t>
      </w:r>
      <w:r w:rsidRPr="00EC76D5">
        <w:t>_</w:t>
      </w:r>
      <w:r w:rsidRPr="00EC76D5">
        <w:rPr>
          <w:i/>
        </w:rPr>
        <w:t>expression</w:t>
      </w:r>
    </w:p>
    <w:p w14:paraId="2A3F7E4B" w14:textId="77777777" w:rsidR="00C71256" w:rsidRPr="00EC76D5" w:rsidRDefault="00C71256" w:rsidP="00C71256">
      <w:pPr>
        <w:pStyle w:val="Code"/>
      </w:pPr>
    </w:p>
    <w:p w14:paraId="60DCBEE3" w14:textId="77777777" w:rsidR="00C71256" w:rsidRPr="00EC76D5" w:rsidRDefault="00C71256" w:rsidP="00C71256">
      <w:pPr>
        <w:pStyle w:val="Code"/>
      </w:pPr>
      <w:r w:rsidRPr="00EC76D5">
        <w:rPr>
          <w:i/>
        </w:rPr>
        <w:t>logical</w:t>
      </w:r>
      <w:r w:rsidRPr="00EC76D5">
        <w:t>_</w:t>
      </w:r>
      <w:r w:rsidRPr="00EC76D5">
        <w:rPr>
          <w:i/>
        </w:rPr>
        <w:t>or</w:t>
      </w:r>
      <w:r w:rsidRPr="00EC76D5">
        <w:t>_</w:t>
      </w:r>
      <w:r w:rsidRPr="00EC76D5">
        <w:rPr>
          <w:i/>
        </w:rPr>
        <w:t>expression</w:t>
      </w:r>
      <w:r w:rsidRPr="00EC76D5">
        <w:t xml:space="preserve"> ::=</w:t>
      </w:r>
    </w:p>
    <w:p w14:paraId="0F93FAC9" w14:textId="77777777" w:rsidR="00C71256" w:rsidRPr="00EC76D5" w:rsidRDefault="00C71256" w:rsidP="00C71256">
      <w:pPr>
        <w:pStyle w:val="Code"/>
      </w:pPr>
      <w:r w:rsidRPr="00EC76D5">
        <w:t xml:space="preserve">    </w:t>
      </w:r>
      <w:r w:rsidRPr="00EC76D5">
        <w:rPr>
          <w:i/>
        </w:rPr>
        <w:t>logical</w:t>
      </w:r>
      <w:r w:rsidRPr="00EC76D5">
        <w:t>_</w:t>
      </w:r>
      <w:r w:rsidRPr="00EC76D5">
        <w:rPr>
          <w:i/>
        </w:rPr>
        <w:t>and</w:t>
      </w:r>
      <w:r w:rsidRPr="00EC76D5">
        <w:t>_</w:t>
      </w:r>
      <w:r w:rsidRPr="00EC76D5">
        <w:rPr>
          <w:i/>
        </w:rPr>
        <w:t>expression</w:t>
      </w:r>
      <w:r w:rsidRPr="00EC76D5">
        <w:t xml:space="preserve">  </w:t>
      </w:r>
    </w:p>
    <w:p w14:paraId="3B08AF36" w14:textId="77777777" w:rsidR="00C71256" w:rsidRPr="00EC76D5" w:rsidRDefault="00C71256" w:rsidP="00C71256">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r w:rsidRPr="00EC76D5">
        <w:rPr>
          <w:i/>
        </w:rPr>
        <w:t>||</w:t>
      </w:r>
      <w:r w:rsidRPr="00EC76D5">
        <w:t xml:space="preserve"> </w:t>
      </w:r>
      <w:r w:rsidRPr="00EC76D5">
        <w:rPr>
          <w:i/>
        </w:rPr>
        <w:t>logical</w:t>
      </w:r>
      <w:r w:rsidRPr="00EC76D5">
        <w:t>_</w:t>
      </w:r>
      <w:r w:rsidRPr="00EC76D5">
        <w:rPr>
          <w:i/>
        </w:rPr>
        <w:t>and</w:t>
      </w:r>
      <w:r w:rsidRPr="00EC76D5">
        <w:t>_</w:t>
      </w:r>
      <w:r w:rsidRPr="00EC76D5">
        <w:rPr>
          <w:i/>
        </w:rPr>
        <w:t>expression</w:t>
      </w:r>
    </w:p>
    <w:p w14:paraId="57367B50" w14:textId="77777777" w:rsidR="00C71256" w:rsidRPr="00EC76D5" w:rsidRDefault="00C71256" w:rsidP="00C71256">
      <w:pPr>
        <w:pStyle w:val="Code"/>
      </w:pPr>
    </w:p>
    <w:p w14:paraId="60259DF4" w14:textId="77777777" w:rsidR="00C71256" w:rsidRPr="00EC76D5" w:rsidRDefault="00C71256" w:rsidP="00C71256">
      <w:pPr>
        <w:pStyle w:val="Code"/>
      </w:pPr>
      <w:r w:rsidRPr="00EC76D5">
        <w:rPr>
          <w:i/>
        </w:rPr>
        <w:t>logical</w:t>
      </w:r>
      <w:r w:rsidRPr="00EC76D5">
        <w:t>_</w:t>
      </w:r>
      <w:r w:rsidRPr="00EC76D5">
        <w:rPr>
          <w:i/>
        </w:rPr>
        <w:t>and</w:t>
      </w:r>
      <w:r w:rsidRPr="00EC76D5">
        <w:t>_</w:t>
      </w:r>
      <w:r w:rsidRPr="00EC76D5">
        <w:rPr>
          <w:i/>
        </w:rPr>
        <w:t>expression</w:t>
      </w:r>
      <w:r w:rsidRPr="00EC76D5">
        <w:t xml:space="preserve"> ::=</w:t>
      </w:r>
    </w:p>
    <w:p w14:paraId="1E297714" w14:textId="4222553F" w:rsidR="00C71256" w:rsidRPr="00EC76D5" w:rsidRDefault="00C71256" w:rsidP="00C71256">
      <w:pPr>
        <w:pStyle w:val="Code"/>
      </w:pPr>
      <w:r w:rsidRPr="00EC76D5">
        <w:t xml:space="preserve">    </w:t>
      </w:r>
      <w:r w:rsidR="003165F5">
        <w:rPr>
          <w:i/>
        </w:rPr>
        <w:t>BITWISE_OR</w:t>
      </w:r>
      <w:r w:rsidRPr="00EC76D5">
        <w:t>_</w:t>
      </w:r>
      <w:r w:rsidRPr="00EC76D5">
        <w:rPr>
          <w:i/>
        </w:rPr>
        <w:t>expression</w:t>
      </w:r>
      <w:r w:rsidRPr="00EC76D5">
        <w:t xml:space="preserve">  </w:t>
      </w:r>
    </w:p>
    <w:p w14:paraId="37CA0126" w14:textId="70A2FF5F" w:rsidR="00C71256" w:rsidRPr="00EC76D5" w:rsidRDefault="00C71256" w:rsidP="00C71256">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&amp;&amp;</w:t>
      </w:r>
      <w:r w:rsidRPr="00EC76D5">
        <w:t xml:space="preserve"> </w:t>
      </w:r>
      <w:r w:rsidR="003165F5">
        <w:rPr>
          <w:i/>
        </w:rPr>
        <w:t>BITWISE_OR</w:t>
      </w:r>
      <w:r w:rsidRPr="00EC76D5">
        <w:t>_</w:t>
      </w:r>
      <w:r w:rsidRPr="00EC76D5">
        <w:rPr>
          <w:i/>
        </w:rPr>
        <w:t>expression</w:t>
      </w:r>
    </w:p>
    <w:p w14:paraId="5B9AE233" w14:textId="77777777" w:rsidR="00C71256" w:rsidRPr="00EC76D5" w:rsidRDefault="00C71256" w:rsidP="00C71256">
      <w:pPr>
        <w:pStyle w:val="Code"/>
      </w:pPr>
    </w:p>
    <w:p w14:paraId="5FE49EBC" w14:textId="03A5BE83" w:rsidR="00C71256" w:rsidRPr="00EC76D5" w:rsidRDefault="003165F5" w:rsidP="00C71256">
      <w:pPr>
        <w:pStyle w:val="Code"/>
      </w:pPr>
      <w:r>
        <w:rPr>
          <w:i/>
        </w:rPr>
        <w:t>BITWISE_OR</w:t>
      </w:r>
      <w:r w:rsidR="00C71256" w:rsidRPr="00EC76D5">
        <w:t>_</w:t>
      </w:r>
      <w:r w:rsidR="00C71256" w:rsidRPr="00EC76D5">
        <w:rPr>
          <w:i/>
        </w:rPr>
        <w:t>expression</w:t>
      </w:r>
      <w:r w:rsidR="00C71256" w:rsidRPr="00EC76D5">
        <w:t xml:space="preserve"> ::=</w:t>
      </w:r>
    </w:p>
    <w:p w14:paraId="60AA74D3" w14:textId="77777777" w:rsidR="00C71256" w:rsidRPr="00EC76D5" w:rsidRDefault="00C71256" w:rsidP="00C71256">
      <w:pPr>
        <w:pStyle w:val="Code"/>
      </w:pPr>
      <w:r w:rsidRPr="00EC76D5">
        <w:t xml:space="preserve">    </w:t>
      </w:r>
      <w:r w:rsidRPr="00EC76D5">
        <w:rPr>
          <w:i/>
        </w:rPr>
        <w:t>bitwise</w:t>
      </w:r>
      <w:r w:rsidRPr="00EC76D5">
        <w:t>_</w:t>
      </w:r>
      <w:r w:rsidRPr="00EC76D5">
        <w:rPr>
          <w:i/>
        </w:rPr>
        <w:t>xor</w:t>
      </w:r>
      <w:r w:rsidRPr="00EC76D5">
        <w:t>_</w:t>
      </w:r>
      <w:r w:rsidRPr="00EC76D5">
        <w:rPr>
          <w:i/>
        </w:rPr>
        <w:t>expression</w:t>
      </w:r>
    </w:p>
    <w:p w14:paraId="0650BD64" w14:textId="40F97426" w:rsidR="00C71256" w:rsidRPr="00EC76D5" w:rsidRDefault="00C71256" w:rsidP="00C71256">
      <w:pPr>
        <w:pStyle w:val="Code"/>
      </w:pPr>
      <w:r w:rsidRPr="00EC76D5">
        <w:t xml:space="preserve">  | </w:t>
      </w:r>
      <w:r w:rsidR="003165F5">
        <w:rPr>
          <w:i/>
        </w:rPr>
        <w:t>BITWISE_OR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xor</w:t>
      </w:r>
      <w:r w:rsidRPr="00EC76D5">
        <w:t>_</w:t>
      </w:r>
      <w:r w:rsidRPr="00EC76D5">
        <w:rPr>
          <w:i/>
        </w:rPr>
        <w:t>expression</w:t>
      </w:r>
    </w:p>
    <w:p w14:paraId="627E46AB" w14:textId="77777777" w:rsidR="00C71256" w:rsidRPr="00EC76D5" w:rsidRDefault="00C71256" w:rsidP="00C71256">
      <w:pPr>
        <w:pStyle w:val="Code"/>
      </w:pPr>
    </w:p>
    <w:p w14:paraId="216A07CF" w14:textId="77777777" w:rsidR="00C71256" w:rsidRPr="00EC76D5" w:rsidRDefault="00C71256" w:rsidP="00C71256">
      <w:pPr>
        <w:pStyle w:val="Code"/>
      </w:pPr>
      <w:r w:rsidRPr="00EC76D5">
        <w:rPr>
          <w:i/>
        </w:rPr>
        <w:t>bitwise</w:t>
      </w:r>
      <w:r w:rsidRPr="00EC76D5">
        <w:t>_</w:t>
      </w:r>
      <w:r w:rsidRPr="00EC76D5">
        <w:rPr>
          <w:i/>
        </w:rPr>
        <w:t>xor</w:t>
      </w:r>
      <w:r w:rsidRPr="00EC76D5">
        <w:t>_</w:t>
      </w:r>
      <w:r w:rsidRPr="00EC76D5">
        <w:rPr>
          <w:i/>
        </w:rPr>
        <w:t>expression</w:t>
      </w:r>
      <w:r w:rsidRPr="00EC76D5">
        <w:t xml:space="preserve"> ::=</w:t>
      </w:r>
    </w:p>
    <w:p w14:paraId="7BBA4312" w14:textId="77777777" w:rsidR="00C71256" w:rsidRPr="00EC76D5" w:rsidRDefault="00C71256" w:rsidP="00C71256">
      <w:pPr>
        <w:pStyle w:val="Code"/>
      </w:pPr>
      <w:r w:rsidRPr="00EC76D5">
        <w:t xml:space="preserve">    </w:t>
      </w:r>
      <w:r w:rsidRPr="00EC76D5">
        <w:rPr>
          <w:i/>
        </w:rPr>
        <w:t>bitwise</w:t>
      </w:r>
      <w:r w:rsidRPr="00EC76D5">
        <w:t>_</w:t>
      </w:r>
      <w:r w:rsidRPr="00EC76D5">
        <w:rPr>
          <w:i/>
        </w:rPr>
        <w:t>and</w:t>
      </w:r>
      <w:r w:rsidRPr="00EC76D5">
        <w:t>_</w:t>
      </w:r>
      <w:r w:rsidRPr="00EC76D5">
        <w:rPr>
          <w:i/>
        </w:rPr>
        <w:t>expression</w:t>
      </w:r>
    </w:p>
    <w:p w14:paraId="33AC168E" w14:textId="77777777" w:rsidR="00C71256" w:rsidRPr="00EC76D5" w:rsidRDefault="00C71256" w:rsidP="00C71256">
      <w:pPr>
        <w:pStyle w:val="Code"/>
      </w:pPr>
      <w:r w:rsidRPr="00EC76D5">
        <w:t xml:space="preserve">  | </w:t>
      </w:r>
      <w:r w:rsidRPr="00EC76D5">
        <w:rPr>
          <w:i/>
        </w:rPr>
        <w:t>bitwise</w:t>
      </w:r>
      <w:r w:rsidRPr="00EC76D5">
        <w:t>_</w:t>
      </w:r>
      <w:r w:rsidRPr="00EC76D5">
        <w:rPr>
          <w:i/>
        </w:rPr>
        <w:t>xor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and</w:t>
      </w:r>
      <w:r w:rsidRPr="00EC76D5">
        <w:t>_</w:t>
      </w:r>
      <w:r w:rsidRPr="00EC76D5">
        <w:rPr>
          <w:i/>
        </w:rPr>
        <w:t>expression</w:t>
      </w:r>
    </w:p>
    <w:p w14:paraId="6BEA19BA" w14:textId="77777777" w:rsidR="00C71256" w:rsidRPr="00EC76D5" w:rsidRDefault="00C71256" w:rsidP="00C71256">
      <w:pPr>
        <w:pStyle w:val="Code"/>
      </w:pPr>
    </w:p>
    <w:p w14:paraId="0EE9F41A" w14:textId="77777777" w:rsidR="00C71256" w:rsidRPr="00EC76D5" w:rsidRDefault="00C71256" w:rsidP="00C71256">
      <w:pPr>
        <w:pStyle w:val="Code"/>
      </w:pPr>
      <w:r w:rsidRPr="00EC76D5">
        <w:rPr>
          <w:i/>
        </w:rPr>
        <w:t>bitwise</w:t>
      </w:r>
      <w:r w:rsidRPr="00EC76D5">
        <w:t>_</w:t>
      </w:r>
      <w:r w:rsidRPr="00EC76D5">
        <w:rPr>
          <w:i/>
        </w:rPr>
        <w:t>and</w:t>
      </w:r>
      <w:r w:rsidRPr="00EC76D5">
        <w:t>_</w:t>
      </w:r>
      <w:r w:rsidRPr="00EC76D5">
        <w:rPr>
          <w:i/>
        </w:rPr>
        <w:t>expression</w:t>
      </w:r>
      <w:r w:rsidRPr="00EC76D5">
        <w:t xml:space="preserve"> ::=</w:t>
      </w:r>
    </w:p>
    <w:p w14:paraId="404642EA" w14:textId="77777777" w:rsidR="00C71256" w:rsidRPr="00EC76D5" w:rsidRDefault="00C71256" w:rsidP="00C71256">
      <w:pPr>
        <w:pStyle w:val="Code"/>
      </w:pPr>
      <w:r w:rsidRPr="00EC76D5">
        <w:t xml:space="preserve">    </w:t>
      </w:r>
      <w:r w:rsidRPr="00EC76D5">
        <w:rPr>
          <w:i/>
        </w:rPr>
        <w:t>equality</w:t>
      </w:r>
      <w:r w:rsidRPr="00EC76D5">
        <w:t>_</w:t>
      </w:r>
      <w:r w:rsidRPr="00EC76D5">
        <w:rPr>
          <w:i/>
        </w:rPr>
        <w:t>expression</w:t>
      </w:r>
      <w:r w:rsidRPr="00EC76D5">
        <w:t xml:space="preserve">  </w:t>
      </w:r>
    </w:p>
    <w:p w14:paraId="6281F10F" w14:textId="77777777" w:rsidR="00C71256" w:rsidRPr="00EC76D5" w:rsidRDefault="00C71256" w:rsidP="00C71256">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w:t>
      </w:r>
      <w:r w:rsidRPr="00EC76D5">
        <w:t xml:space="preserve"> </w:t>
      </w:r>
      <w:r w:rsidRPr="00EC76D5">
        <w:rPr>
          <w:i/>
        </w:rPr>
        <w:t>equality</w:t>
      </w:r>
      <w:r w:rsidRPr="00EC76D5">
        <w:t>_</w:t>
      </w:r>
      <w:r w:rsidRPr="00EC76D5">
        <w:rPr>
          <w:i/>
        </w:rPr>
        <w:t>expression</w:t>
      </w:r>
    </w:p>
    <w:p w14:paraId="2E09B56D" w14:textId="77777777" w:rsidR="00C71256" w:rsidRPr="00EC76D5" w:rsidRDefault="00C71256" w:rsidP="00C71256">
      <w:pPr>
        <w:pStyle w:val="Code"/>
      </w:pPr>
    </w:p>
    <w:p w14:paraId="4581DC6E" w14:textId="77777777" w:rsidR="00C71256" w:rsidRPr="00EC76D5" w:rsidRDefault="00C71256" w:rsidP="00C71256">
      <w:pPr>
        <w:pStyle w:val="Code"/>
      </w:pPr>
      <w:r w:rsidRPr="00EC76D5">
        <w:rPr>
          <w:i/>
        </w:rPr>
        <w:t>equality</w:t>
      </w:r>
      <w:r w:rsidRPr="00EC76D5">
        <w:t>_</w:t>
      </w:r>
      <w:r w:rsidRPr="00EC76D5">
        <w:rPr>
          <w:i/>
        </w:rPr>
        <w:t>expression</w:t>
      </w:r>
      <w:r w:rsidRPr="00EC76D5">
        <w:t xml:space="preserve"> ::=</w:t>
      </w:r>
    </w:p>
    <w:p w14:paraId="21F24CE4" w14:textId="77777777" w:rsidR="00C71256" w:rsidRPr="00EC76D5" w:rsidRDefault="00C71256" w:rsidP="00C71256">
      <w:pPr>
        <w:pStyle w:val="Code"/>
      </w:pPr>
      <w:r w:rsidRPr="00EC76D5">
        <w:t xml:space="preserve">    </w:t>
      </w:r>
      <w:r w:rsidRPr="00EC76D5">
        <w:rPr>
          <w:i/>
        </w:rPr>
        <w:t>relation</w:t>
      </w:r>
      <w:r w:rsidRPr="00EC76D5">
        <w:t>_</w:t>
      </w:r>
      <w:r w:rsidRPr="00EC76D5">
        <w:rPr>
          <w:i/>
        </w:rPr>
        <w:t>expression</w:t>
      </w:r>
      <w:r w:rsidRPr="00EC76D5">
        <w:t xml:space="preserve">  </w:t>
      </w:r>
    </w:p>
    <w:p w14:paraId="677C9401" w14:textId="77777777" w:rsidR="00C71256" w:rsidRPr="00EC76D5" w:rsidRDefault="00C71256" w:rsidP="00C71256">
      <w:pPr>
        <w:pStyle w:val="Code"/>
      </w:pPr>
      <w:r w:rsidRPr="00EC76D5">
        <w:t xml:space="preserve">  | </w:t>
      </w:r>
      <w:r w:rsidRPr="00EC76D5">
        <w:rPr>
          <w:i/>
        </w:rPr>
        <w:t>equality</w:t>
      </w:r>
      <w:r w:rsidRPr="00EC76D5">
        <w:t>_</w:t>
      </w:r>
      <w:r w:rsidRPr="00EC76D5">
        <w:rPr>
          <w:i/>
        </w:rPr>
        <w:t>expression</w:t>
      </w:r>
      <w:r w:rsidRPr="00EC76D5">
        <w:t xml:space="preserve"> </w:t>
      </w:r>
      <w:r w:rsidRPr="00EC76D5">
        <w:rPr>
          <w:i/>
        </w:rPr>
        <w:t>equality</w:t>
      </w:r>
      <w:r w:rsidRPr="00EC76D5">
        <w:t>_</w:t>
      </w:r>
      <w:r w:rsidRPr="00EC76D5">
        <w:rPr>
          <w:i/>
        </w:rPr>
        <w:t>operator</w:t>
      </w:r>
      <w:r w:rsidRPr="00EC76D5">
        <w:t xml:space="preserve"> </w:t>
      </w:r>
      <w:r w:rsidRPr="00EC76D5">
        <w:rPr>
          <w:i/>
        </w:rPr>
        <w:t>relation</w:t>
      </w:r>
      <w:r w:rsidRPr="00EC76D5">
        <w:t>_</w:t>
      </w:r>
      <w:r w:rsidRPr="00EC76D5">
        <w:rPr>
          <w:i/>
        </w:rPr>
        <w:t>expression</w:t>
      </w:r>
    </w:p>
    <w:p w14:paraId="3146C7A6" w14:textId="77777777" w:rsidR="00C71256" w:rsidRPr="00EC76D5" w:rsidRDefault="00C71256" w:rsidP="00C71256">
      <w:pPr>
        <w:pStyle w:val="Code"/>
      </w:pPr>
    </w:p>
    <w:p w14:paraId="03660A9E" w14:textId="77777777" w:rsidR="00C71256" w:rsidRPr="00EC76D5" w:rsidRDefault="00C71256" w:rsidP="00C71256">
      <w:pPr>
        <w:pStyle w:val="Code"/>
      </w:pPr>
      <w:r w:rsidRPr="00EC76D5">
        <w:rPr>
          <w:i/>
        </w:rPr>
        <w:t>equality</w:t>
      </w:r>
      <w:r w:rsidRPr="00EC76D5">
        <w:t>_</w:t>
      </w:r>
      <w:r w:rsidRPr="00EC76D5">
        <w:rPr>
          <w:i/>
        </w:rPr>
        <w:t>operator</w:t>
      </w:r>
      <w:r w:rsidRPr="00EC76D5">
        <w:t xml:space="preserve"> ::=</w:t>
      </w:r>
    </w:p>
    <w:p w14:paraId="7CB204AB"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546A19F1" w14:textId="77777777" w:rsidR="00C71256" w:rsidRPr="00EC76D5" w:rsidRDefault="00C71256" w:rsidP="00C71256">
      <w:pPr>
        <w:pStyle w:val="Code"/>
      </w:pPr>
    </w:p>
    <w:p w14:paraId="05721C47" w14:textId="77777777" w:rsidR="00C71256" w:rsidRPr="00EC76D5" w:rsidRDefault="00C71256" w:rsidP="00C71256">
      <w:pPr>
        <w:pStyle w:val="Code"/>
      </w:pPr>
      <w:r w:rsidRPr="00EC76D5">
        <w:rPr>
          <w:i/>
        </w:rPr>
        <w:t>relation</w:t>
      </w:r>
      <w:r w:rsidRPr="00EC76D5">
        <w:t>_</w:t>
      </w:r>
      <w:r w:rsidRPr="00EC76D5">
        <w:rPr>
          <w:i/>
        </w:rPr>
        <w:t>expression</w:t>
      </w:r>
      <w:r w:rsidRPr="00EC76D5">
        <w:t xml:space="preserve"> ::=</w:t>
      </w:r>
    </w:p>
    <w:p w14:paraId="05B38E96" w14:textId="77777777" w:rsidR="00C71256" w:rsidRPr="00EC76D5" w:rsidRDefault="00C71256" w:rsidP="00C71256">
      <w:pPr>
        <w:pStyle w:val="Code"/>
      </w:pPr>
      <w:r w:rsidRPr="00EC76D5">
        <w:t xml:space="preserve">    </w:t>
      </w:r>
      <w:r w:rsidRPr="00EC76D5">
        <w:rPr>
          <w:i/>
        </w:rPr>
        <w:t>shift</w:t>
      </w:r>
      <w:r w:rsidRPr="00EC76D5">
        <w:t>_</w:t>
      </w:r>
      <w:r w:rsidRPr="00EC76D5">
        <w:rPr>
          <w:i/>
        </w:rPr>
        <w:t>expression</w:t>
      </w:r>
      <w:r w:rsidRPr="00EC76D5">
        <w:t xml:space="preserve">  </w:t>
      </w:r>
    </w:p>
    <w:p w14:paraId="5471CC36" w14:textId="77777777" w:rsidR="00C71256" w:rsidRPr="00EC76D5" w:rsidRDefault="00C71256" w:rsidP="00C71256">
      <w:pPr>
        <w:pStyle w:val="Code"/>
      </w:pPr>
      <w:r w:rsidRPr="00EC76D5">
        <w:t xml:space="preserve">  | </w:t>
      </w:r>
      <w:r w:rsidRPr="00EC76D5">
        <w:rPr>
          <w:i/>
        </w:rPr>
        <w:t>relation</w:t>
      </w:r>
      <w:r w:rsidRPr="00EC76D5">
        <w:t>_</w:t>
      </w:r>
      <w:r w:rsidRPr="00EC76D5">
        <w:rPr>
          <w:i/>
        </w:rPr>
        <w:t>expression</w:t>
      </w:r>
      <w:r w:rsidRPr="00EC76D5">
        <w:t xml:space="preserve"> </w:t>
      </w:r>
      <w:r w:rsidRPr="00EC76D5">
        <w:rPr>
          <w:i/>
        </w:rPr>
        <w:t>relation</w:t>
      </w:r>
      <w:r w:rsidRPr="00EC76D5">
        <w:t>_</w:t>
      </w:r>
      <w:r w:rsidRPr="00EC76D5">
        <w:rPr>
          <w:i/>
        </w:rPr>
        <w:t>operator</w:t>
      </w:r>
      <w:r w:rsidRPr="00EC76D5">
        <w:t xml:space="preserve"> </w:t>
      </w:r>
      <w:r w:rsidRPr="00EC76D5">
        <w:rPr>
          <w:i/>
        </w:rPr>
        <w:t>shift</w:t>
      </w:r>
      <w:r w:rsidRPr="00EC76D5">
        <w:t>_</w:t>
      </w:r>
      <w:r w:rsidRPr="00EC76D5">
        <w:rPr>
          <w:i/>
        </w:rPr>
        <w:t>expression</w:t>
      </w:r>
    </w:p>
    <w:p w14:paraId="2CB4048B" w14:textId="77777777" w:rsidR="00C71256" w:rsidRPr="00EC76D5" w:rsidRDefault="00C71256" w:rsidP="00C71256">
      <w:pPr>
        <w:pStyle w:val="Code"/>
      </w:pPr>
    </w:p>
    <w:p w14:paraId="111F0292" w14:textId="77777777" w:rsidR="00C71256" w:rsidRPr="00EC76D5" w:rsidRDefault="00C71256" w:rsidP="00C71256">
      <w:pPr>
        <w:pStyle w:val="Code"/>
      </w:pPr>
      <w:r w:rsidRPr="00EC76D5">
        <w:rPr>
          <w:i/>
        </w:rPr>
        <w:t>relation</w:t>
      </w:r>
      <w:r w:rsidRPr="00EC76D5">
        <w:t>_</w:t>
      </w:r>
      <w:r w:rsidRPr="00EC76D5">
        <w:rPr>
          <w:i/>
        </w:rPr>
        <w:t>operator</w:t>
      </w:r>
      <w:r w:rsidRPr="00EC76D5">
        <w:t xml:space="preserve"> ::=</w:t>
      </w:r>
    </w:p>
    <w:p w14:paraId="6DB245BF" w14:textId="77777777" w:rsidR="00C71256" w:rsidRPr="00EC76D5" w:rsidRDefault="00C71256" w:rsidP="00C71256">
      <w:pPr>
        <w:pStyle w:val="Code"/>
      </w:pPr>
      <w:r w:rsidRPr="00EC76D5">
        <w:t xml:space="preserve">    </w:t>
      </w:r>
      <w:r w:rsidRPr="00EC76D5">
        <w:rPr>
          <w:b/>
        </w:rPr>
        <w:t>&lt;</w:t>
      </w:r>
      <w:r w:rsidRPr="00EC76D5">
        <w:t xml:space="preserve"> | </w:t>
      </w:r>
      <w:r w:rsidRPr="00EC76D5">
        <w:rPr>
          <w:b/>
        </w:rPr>
        <w:t>&lt;=</w:t>
      </w:r>
      <w:r w:rsidRPr="00EC76D5">
        <w:t xml:space="preserve"> | </w:t>
      </w:r>
      <w:r w:rsidRPr="00EC76D5">
        <w:rPr>
          <w:b/>
        </w:rPr>
        <w:t>&gt;</w:t>
      </w:r>
      <w:r w:rsidRPr="00EC76D5">
        <w:t xml:space="preserve"> | </w:t>
      </w:r>
      <w:r w:rsidRPr="00EC76D5">
        <w:rPr>
          <w:b/>
        </w:rPr>
        <w:t>&gt;=</w:t>
      </w:r>
    </w:p>
    <w:p w14:paraId="6B2A9EC1" w14:textId="77777777" w:rsidR="00C71256" w:rsidRPr="00EC76D5" w:rsidRDefault="00C71256" w:rsidP="00C71256">
      <w:pPr>
        <w:pStyle w:val="Code"/>
      </w:pPr>
      <w:r w:rsidRPr="00EC76D5">
        <w:t xml:space="preserve"> </w:t>
      </w:r>
    </w:p>
    <w:p w14:paraId="5D194161" w14:textId="77777777" w:rsidR="00C71256" w:rsidRPr="00EC76D5" w:rsidRDefault="00C71256" w:rsidP="00C71256">
      <w:pPr>
        <w:pStyle w:val="Code"/>
      </w:pPr>
      <w:r w:rsidRPr="00EC76D5">
        <w:rPr>
          <w:i/>
        </w:rPr>
        <w:t>shift</w:t>
      </w:r>
      <w:r w:rsidRPr="00EC76D5">
        <w:t>_</w:t>
      </w:r>
      <w:r w:rsidRPr="00EC76D5">
        <w:rPr>
          <w:i/>
        </w:rPr>
        <w:t>expression</w:t>
      </w:r>
      <w:r w:rsidRPr="00EC76D5">
        <w:t xml:space="preserve"> ::=</w:t>
      </w:r>
    </w:p>
    <w:p w14:paraId="2CEE1C67" w14:textId="77777777" w:rsidR="00C71256" w:rsidRPr="00EC76D5" w:rsidRDefault="00C71256" w:rsidP="00C71256">
      <w:pPr>
        <w:pStyle w:val="Code"/>
      </w:pPr>
      <w:r w:rsidRPr="00EC76D5">
        <w:t xml:space="preserve">    </w:t>
      </w:r>
      <w:r w:rsidRPr="00EC76D5">
        <w:rPr>
          <w:i/>
        </w:rPr>
        <w:t>add</w:t>
      </w:r>
      <w:r w:rsidRPr="00EC76D5">
        <w:t>_</w:t>
      </w:r>
      <w:r w:rsidRPr="00EC76D5">
        <w:rPr>
          <w:i/>
        </w:rPr>
        <w:t>expression</w:t>
      </w:r>
      <w:r w:rsidRPr="00EC76D5">
        <w:t xml:space="preserve">  </w:t>
      </w:r>
    </w:p>
    <w:p w14:paraId="45C4600D" w14:textId="77777777" w:rsidR="00C71256" w:rsidRPr="00EC76D5" w:rsidRDefault="00C71256" w:rsidP="00C71256">
      <w:pPr>
        <w:pStyle w:val="Code"/>
      </w:pPr>
      <w:r w:rsidRPr="00EC76D5">
        <w:t xml:space="preserve">  | </w:t>
      </w:r>
      <w:r w:rsidRPr="00EC76D5">
        <w:rPr>
          <w:i/>
        </w:rPr>
        <w:t>shift</w:t>
      </w:r>
      <w:r w:rsidRPr="00EC76D5">
        <w:t>_</w:t>
      </w:r>
      <w:r w:rsidRPr="00EC76D5">
        <w:rPr>
          <w:i/>
        </w:rPr>
        <w:t>expression</w:t>
      </w:r>
      <w:r w:rsidRPr="00EC76D5">
        <w:t xml:space="preserve"> </w:t>
      </w:r>
      <w:r w:rsidRPr="00EC76D5">
        <w:rPr>
          <w:i/>
        </w:rPr>
        <w:t>shift</w:t>
      </w:r>
      <w:r w:rsidRPr="00EC76D5">
        <w:t>_</w:t>
      </w:r>
      <w:r w:rsidRPr="00EC76D5">
        <w:rPr>
          <w:i/>
        </w:rPr>
        <w:t>operator</w:t>
      </w:r>
      <w:r w:rsidRPr="00EC76D5">
        <w:t xml:space="preserve"> </w:t>
      </w:r>
      <w:r w:rsidRPr="00EC76D5">
        <w:rPr>
          <w:i/>
        </w:rPr>
        <w:t>add</w:t>
      </w:r>
      <w:r w:rsidRPr="00EC76D5">
        <w:t>_</w:t>
      </w:r>
      <w:r w:rsidRPr="00EC76D5">
        <w:rPr>
          <w:i/>
        </w:rPr>
        <w:t>expression</w:t>
      </w:r>
    </w:p>
    <w:p w14:paraId="19A5BB40" w14:textId="77777777" w:rsidR="00C71256" w:rsidRPr="00EC76D5" w:rsidRDefault="00C71256" w:rsidP="00C71256">
      <w:pPr>
        <w:pStyle w:val="Code"/>
      </w:pPr>
    </w:p>
    <w:p w14:paraId="060D48A4" w14:textId="77777777" w:rsidR="00C71256" w:rsidRPr="00EC76D5" w:rsidRDefault="00C71256" w:rsidP="00C71256">
      <w:pPr>
        <w:pStyle w:val="Code"/>
      </w:pPr>
      <w:r w:rsidRPr="00EC76D5">
        <w:rPr>
          <w:i/>
        </w:rPr>
        <w:t>shift</w:t>
      </w:r>
      <w:r w:rsidRPr="00EC76D5">
        <w:t>_</w:t>
      </w:r>
      <w:r w:rsidRPr="00EC76D5">
        <w:rPr>
          <w:i/>
        </w:rPr>
        <w:t>operator</w:t>
      </w:r>
      <w:r w:rsidRPr="00EC76D5">
        <w:t xml:space="preserve"> ::=</w:t>
      </w:r>
    </w:p>
    <w:p w14:paraId="46A86C82" w14:textId="77777777" w:rsidR="00C71256" w:rsidRPr="00EC76D5" w:rsidRDefault="00C71256" w:rsidP="00C71256">
      <w:pPr>
        <w:pStyle w:val="Code"/>
      </w:pPr>
      <w:r w:rsidRPr="00EC76D5">
        <w:t xml:space="preserve">    </w:t>
      </w:r>
      <w:r w:rsidRPr="00EC76D5">
        <w:rPr>
          <w:b/>
        </w:rPr>
        <w:t>&lt;&lt;</w:t>
      </w:r>
      <w:r w:rsidRPr="00EC76D5">
        <w:t xml:space="preserve"> | </w:t>
      </w:r>
      <w:r w:rsidRPr="00EC76D5">
        <w:rPr>
          <w:b/>
        </w:rPr>
        <w:t>&gt;&gt;</w:t>
      </w:r>
    </w:p>
    <w:p w14:paraId="46578228" w14:textId="77777777" w:rsidR="00C71256" w:rsidRPr="00EC76D5" w:rsidRDefault="00C71256" w:rsidP="00C71256">
      <w:pPr>
        <w:pStyle w:val="Code"/>
      </w:pPr>
    </w:p>
    <w:p w14:paraId="26290496" w14:textId="77777777" w:rsidR="00C71256" w:rsidRPr="00EC76D5" w:rsidRDefault="00C71256" w:rsidP="00C71256">
      <w:pPr>
        <w:pStyle w:val="Code"/>
      </w:pPr>
      <w:r w:rsidRPr="00EC76D5">
        <w:rPr>
          <w:i/>
        </w:rPr>
        <w:t>add</w:t>
      </w:r>
      <w:r w:rsidRPr="00EC76D5">
        <w:t>_</w:t>
      </w:r>
      <w:r w:rsidRPr="00EC76D5">
        <w:rPr>
          <w:i/>
        </w:rPr>
        <w:t>expression</w:t>
      </w:r>
      <w:r w:rsidRPr="00EC76D5">
        <w:t xml:space="preserve"> ::=</w:t>
      </w:r>
    </w:p>
    <w:p w14:paraId="0EA1AFFC" w14:textId="77777777" w:rsidR="00C71256" w:rsidRPr="00EC76D5" w:rsidRDefault="00C71256" w:rsidP="00C71256">
      <w:pPr>
        <w:pStyle w:val="Code"/>
      </w:pPr>
      <w:r w:rsidRPr="00EC76D5">
        <w:t xml:space="preserve">    </w:t>
      </w:r>
      <w:r w:rsidRPr="00EC76D5">
        <w:rPr>
          <w:i/>
        </w:rPr>
        <w:t>multiply</w:t>
      </w:r>
      <w:r w:rsidRPr="00EC76D5">
        <w:t>_</w:t>
      </w:r>
      <w:r w:rsidRPr="00EC76D5">
        <w:rPr>
          <w:i/>
        </w:rPr>
        <w:t>expression</w:t>
      </w:r>
      <w:r w:rsidRPr="00EC76D5">
        <w:t xml:space="preserve">  </w:t>
      </w:r>
    </w:p>
    <w:p w14:paraId="6BE90094" w14:textId="77777777" w:rsidR="00C71256" w:rsidRPr="00EC76D5" w:rsidRDefault="00C71256" w:rsidP="00C71256">
      <w:pPr>
        <w:pStyle w:val="Code"/>
      </w:pPr>
      <w:r w:rsidRPr="00EC76D5">
        <w:t xml:space="preserve">  | </w:t>
      </w:r>
      <w:r w:rsidRPr="00EC76D5">
        <w:rPr>
          <w:i/>
        </w:rPr>
        <w:t>add</w:t>
      </w:r>
      <w:r w:rsidRPr="00EC76D5">
        <w:t>_</w:t>
      </w:r>
      <w:r w:rsidRPr="00EC76D5">
        <w:rPr>
          <w:i/>
        </w:rPr>
        <w:t>expression</w:t>
      </w:r>
      <w:r w:rsidRPr="00EC76D5">
        <w:t xml:space="preserve"> </w:t>
      </w:r>
      <w:r w:rsidRPr="00EC76D5">
        <w:rPr>
          <w:i/>
        </w:rPr>
        <w:t>binary</w:t>
      </w:r>
      <w:r w:rsidRPr="00EC76D5">
        <w:t>_</w:t>
      </w:r>
      <w:r w:rsidRPr="00EC76D5">
        <w:rPr>
          <w:i/>
        </w:rPr>
        <w:t>add</w:t>
      </w:r>
      <w:r w:rsidRPr="00EC76D5">
        <w:t>_</w:t>
      </w:r>
      <w:r w:rsidRPr="00EC76D5">
        <w:rPr>
          <w:i/>
        </w:rPr>
        <w:t>operator</w:t>
      </w:r>
      <w:r w:rsidRPr="00EC76D5">
        <w:t xml:space="preserve"> </w:t>
      </w:r>
      <w:r w:rsidRPr="00EC76D5">
        <w:rPr>
          <w:i/>
        </w:rPr>
        <w:t>multiply</w:t>
      </w:r>
      <w:r w:rsidRPr="00EC76D5">
        <w:t>_</w:t>
      </w:r>
      <w:r w:rsidRPr="00EC76D5">
        <w:rPr>
          <w:i/>
        </w:rPr>
        <w:t>expression</w:t>
      </w:r>
    </w:p>
    <w:p w14:paraId="64C82A25" w14:textId="77777777" w:rsidR="00C71256" w:rsidRPr="00EC76D5" w:rsidRDefault="00C71256" w:rsidP="00C71256">
      <w:pPr>
        <w:pStyle w:val="Code"/>
      </w:pPr>
    </w:p>
    <w:p w14:paraId="6E05BB5C" w14:textId="77777777" w:rsidR="00C71256" w:rsidRPr="00EC76D5" w:rsidRDefault="00C71256" w:rsidP="00C71256">
      <w:pPr>
        <w:pStyle w:val="Code"/>
      </w:pPr>
      <w:r w:rsidRPr="00EC76D5">
        <w:rPr>
          <w:i/>
        </w:rPr>
        <w:t>binary</w:t>
      </w:r>
      <w:r w:rsidRPr="00EC76D5">
        <w:t>_</w:t>
      </w:r>
      <w:r w:rsidRPr="00EC76D5">
        <w:rPr>
          <w:i/>
        </w:rPr>
        <w:t>add</w:t>
      </w:r>
      <w:r w:rsidRPr="00EC76D5">
        <w:t>_</w:t>
      </w:r>
      <w:r w:rsidRPr="00EC76D5">
        <w:rPr>
          <w:i/>
        </w:rPr>
        <w:t>operator</w:t>
      </w:r>
      <w:r w:rsidRPr="00EC76D5">
        <w:t xml:space="preserve"> ::=</w:t>
      </w:r>
    </w:p>
    <w:p w14:paraId="6CF1A42B"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0D33E742" w14:textId="77777777" w:rsidR="00C71256" w:rsidRPr="00EC76D5" w:rsidRDefault="00C71256" w:rsidP="00C71256">
      <w:pPr>
        <w:pStyle w:val="Code"/>
      </w:pPr>
    </w:p>
    <w:p w14:paraId="1B3B762B" w14:textId="77777777" w:rsidR="00C71256" w:rsidRPr="00EC76D5" w:rsidRDefault="00C71256" w:rsidP="00C71256">
      <w:pPr>
        <w:pStyle w:val="Code"/>
      </w:pPr>
      <w:r w:rsidRPr="00EC76D5">
        <w:rPr>
          <w:i/>
        </w:rPr>
        <w:t>multiply</w:t>
      </w:r>
      <w:r w:rsidRPr="00EC76D5">
        <w:t>_</w:t>
      </w:r>
      <w:r w:rsidRPr="00EC76D5">
        <w:rPr>
          <w:i/>
        </w:rPr>
        <w:t>expression</w:t>
      </w:r>
      <w:r w:rsidRPr="00EC76D5">
        <w:t xml:space="preserve"> ::=</w:t>
      </w:r>
    </w:p>
    <w:p w14:paraId="53310305" w14:textId="3DCB2982" w:rsidR="00C71256" w:rsidRPr="00EC76D5" w:rsidRDefault="00C71256" w:rsidP="00C71256">
      <w:pPr>
        <w:pStyle w:val="Code"/>
      </w:pPr>
      <w:r w:rsidRPr="00EC76D5">
        <w:t xml:space="preserve">    </w:t>
      </w:r>
      <w:r w:rsidR="00CA3A8B">
        <w:rPr>
          <w:i/>
        </w:rPr>
        <w:t>type_cast_expression</w:t>
      </w:r>
      <w:r w:rsidRPr="00EC76D5">
        <w:t xml:space="preserve">  </w:t>
      </w:r>
    </w:p>
    <w:p w14:paraId="1A4DC7E3" w14:textId="5C3CE3F3" w:rsidR="00C71256" w:rsidRPr="00EC76D5" w:rsidRDefault="00C71256" w:rsidP="00C71256">
      <w:pPr>
        <w:pStyle w:val="Code"/>
      </w:pPr>
      <w:r w:rsidRPr="00EC76D5">
        <w:t xml:space="preserve">  | </w:t>
      </w:r>
      <w:r w:rsidRPr="00EC76D5">
        <w:rPr>
          <w:i/>
        </w:rPr>
        <w:t>multiply</w:t>
      </w:r>
      <w:r w:rsidRPr="00EC76D5">
        <w:t>_</w:t>
      </w:r>
      <w:r w:rsidRPr="00EC76D5">
        <w:rPr>
          <w:i/>
        </w:rPr>
        <w:t>expression</w:t>
      </w:r>
      <w:r w:rsidRPr="00EC76D5">
        <w:t xml:space="preserve"> </w:t>
      </w:r>
      <w:r w:rsidRPr="00EC76D5">
        <w:rPr>
          <w:i/>
        </w:rPr>
        <w:t>multiply</w:t>
      </w:r>
      <w:r w:rsidRPr="00EC76D5">
        <w:t>_</w:t>
      </w:r>
      <w:r w:rsidRPr="00EC76D5">
        <w:rPr>
          <w:i/>
        </w:rPr>
        <w:t>operator</w:t>
      </w:r>
      <w:r w:rsidRPr="00EC76D5">
        <w:t xml:space="preserve"> </w:t>
      </w:r>
      <w:r w:rsidR="00CA3A8B">
        <w:rPr>
          <w:i/>
        </w:rPr>
        <w:t>type_cast_expression</w:t>
      </w:r>
    </w:p>
    <w:p w14:paraId="34FA069D" w14:textId="77777777" w:rsidR="00C71256" w:rsidRPr="00EC76D5" w:rsidRDefault="00C71256" w:rsidP="00C71256">
      <w:pPr>
        <w:pStyle w:val="Code"/>
      </w:pPr>
    </w:p>
    <w:p w14:paraId="76DC82E2" w14:textId="77777777" w:rsidR="00C71256" w:rsidRPr="00EC76D5" w:rsidRDefault="00C71256" w:rsidP="00C71256">
      <w:pPr>
        <w:pStyle w:val="Code"/>
      </w:pPr>
      <w:r w:rsidRPr="00EC76D5">
        <w:rPr>
          <w:i/>
        </w:rPr>
        <w:t>multiply</w:t>
      </w:r>
      <w:r w:rsidRPr="00EC76D5">
        <w:t>_</w:t>
      </w:r>
      <w:r w:rsidRPr="00EC76D5">
        <w:rPr>
          <w:i/>
        </w:rPr>
        <w:t>operator</w:t>
      </w:r>
      <w:r w:rsidRPr="00EC76D5">
        <w:t xml:space="preserve"> ::=</w:t>
      </w:r>
    </w:p>
    <w:p w14:paraId="04960DBE"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w:t>
      </w:r>
    </w:p>
    <w:p w14:paraId="0B99EC65" w14:textId="77777777" w:rsidR="00C71256" w:rsidRPr="00EC76D5" w:rsidRDefault="00C71256" w:rsidP="00C71256">
      <w:pPr>
        <w:pStyle w:val="Code"/>
      </w:pPr>
    </w:p>
    <w:p w14:paraId="2B0EA547" w14:textId="090F7897" w:rsidR="00C71256" w:rsidRPr="00EC76D5" w:rsidRDefault="00CA3A8B" w:rsidP="00C71256">
      <w:pPr>
        <w:pStyle w:val="Code"/>
      </w:pPr>
      <w:r>
        <w:rPr>
          <w:i/>
        </w:rPr>
        <w:t>type_cast_expression</w:t>
      </w:r>
      <w:r w:rsidR="00C71256" w:rsidRPr="00EC76D5">
        <w:t xml:space="preserve"> ::=</w:t>
      </w:r>
    </w:p>
    <w:p w14:paraId="6BE74C50" w14:textId="77777777" w:rsidR="00C71256" w:rsidRPr="00EC76D5" w:rsidRDefault="00C71256" w:rsidP="00C71256">
      <w:pPr>
        <w:pStyle w:val="Code"/>
      </w:pPr>
      <w:r w:rsidRPr="00EC76D5">
        <w:t xml:space="preserve">    </w:t>
      </w:r>
      <w:r w:rsidRPr="00EC76D5">
        <w:rPr>
          <w:i/>
        </w:rPr>
        <w:t>prefix</w:t>
      </w:r>
      <w:r w:rsidRPr="00EC76D5">
        <w:t>_</w:t>
      </w:r>
      <w:r w:rsidRPr="00EC76D5">
        <w:rPr>
          <w:i/>
        </w:rPr>
        <w:t>expression</w:t>
      </w:r>
      <w:r w:rsidRPr="00EC76D5">
        <w:t xml:space="preserve">  </w:t>
      </w:r>
    </w:p>
    <w:p w14:paraId="236789C2" w14:textId="47383E23" w:rsidR="00C71256" w:rsidRPr="00EC76D5" w:rsidRDefault="00C71256" w:rsidP="00C71256">
      <w:pPr>
        <w:pStyle w:val="Code"/>
      </w:pPr>
      <w:r w:rsidRPr="00EC76D5">
        <w:t xml:space="preserve">  |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r w:rsidRPr="00EC76D5">
        <w:t xml:space="preserve"> </w:t>
      </w:r>
      <w:r w:rsidR="00CA3A8B">
        <w:rPr>
          <w:i/>
        </w:rPr>
        <w:t>type_cast_expression</w:t>
      </w:r>
    </w:p>
    <w:p w14:paraId="561C9225" w14:textId="77777777" w:rsidR="00C71256" w:rsidRPr="00EC76D5" w:rsidRDefault="00C71256" w:rsidP="00C71256">
      <w:pPr>
        <w:pStyle w:val="Code"/>
      </w:pPr>
    </w:p>
    <w:p w14:paraId="211F77E6" w14:textId="77777777" w:rsidR="00C71256" w:rsidRPr="00EC76D5" w:rsidRDefault="00C71256" w:rsidP="00C71256">
      <w:pPr>
        <w:pStyle w:val="Code"/>
      </w:pPr>
      <w:r w:rsidRPr="00EC76D5">
        <w:rPr>
          <w:i/>
        </w:rPr>
        <w:t>prefix</w:t>
      </w:r>
      <w:r w:rsidRPr="00EC76D5">
        <w:t>_</w:t>
      </w:r>
      <w:r w:rsidRPr="00EC76D5">
        <w:rPr>
          <w:i/>
        </w:rPr>
        <w:t>expression</w:t>
      </w:r>
      <w:r w:rsidRPr="00EC76D5">
        <w:t xml:space="preserve"> ::=</w:t>
      </w:r>
    </w:p>
    <w:p w14:paraId="4F477FF4" w14:textId="77777777" w:rsidR="00C71256" w:rsidRPr="00EC76D5" w:rsidRDefault="00C71256" w:rsidP="00C71256">
      <w:pPr>
        <w:pStyle w:val="Code"/>
      </w:pPr>
      <w:r w:rsidRPr="00EC76D5">
        <w:t xml:space="preserve">    </w:t>
      </w:r>
      <w:r w:rsidRPr="00EC76D5">
        <w:rPr>
          <w:i/>
        </w:rPr>
        <w:t>postfix</w:t>
      </w:r>
      <w:r w:rsidRPr="00EC76D5">
        <w:t>_</w:t>
      </w:r>
      <w:r w:rsidRPr="00EC76D5">
        <w:rPr>
          <w:i/>
        </w:rPr>
        <w:t>expression</w:t>
      </w:r>
      <w:r w:rsidRPr="00EC76D5">
        <w:t xml:space="preserve"> </w:t>
      </w:r>
    </w:p>
    <w:p w14:paraId="0504A5D6" w14:textId="77777777" w:rsidR="00C71256" w:rsidRPr="00EC76D5" w:rsidRDefault="00C71256" w:rsidP="00C71256">
      <w:pPr>
        <w:pStyle w:val="Code"/>
      </w:pPr>
      <w:r w:rsidRPr="00EC76D5">
        <w:t xml:space="preserve">  | </w:t>
      </w:r>
      <w:r w:rsidRPr="00EC76D5">
        <w:rPr>
          <w:i/>
        </w:rPr>
        <w:t>increment</w:t>
      </w:r>
      <w:r w:rsidRPr="00EC76D5">
        <w:t>_</w:t>
      </w:r>
      <w:r w:rsidRPr="00EC76D5">
        <w:rPr>
          <w:i/>
        </w:rPr>
        <w:t>operator</w:t>
      </w:r>
      <w:r w:rsidRPr="00EC76D5">
        <w:t xml:space="preserve"> </w:t>
      </w:r>
      <w:r w:rsidRPr="00EC76D5">
        <w:rPr>
          <w:i/>
        </w:rPr>
        <w:t>prefix</w:t>
      </w:r>
      <w:r w:rsidRPr="00EC76D5">
        <w:t>_</w:t>
      </w:r>
      <w:r w:rsidRPr="00EC76D5">
        <w:rPr>
          <w:i/>
        </w:rPr>
        <w:t>expression</w:t>
      </w:r>
      <w:r w:rsidRPr="00EC76D5">
        <w:t xml:space="preserve"> </w:t>
      </w:r>
    </w:p>
    <w:p w14:paraId="1E5AAF54" w14:textId="515654BA" w:rsidR="00C71256" w:rsidRPr="00EC76D5" w:rsidRDefault="00C71256" w:rsidP="00C71256">
      <w:pPr>
        <w:pStyle w:val="Code"/>
      </w:pPr>
      <w:r w:rsidRPr="00EC76D5">
        <w:t xml:space="preserve">  | </w:t>
      </w:r>
      <w:r w:rsidRPr="00EC76D5">
        <w:rPr>
          <w:i/>
        </w:rPr>
        <w:t>prefix</w:t>
      </w:r>
      <w:r w:rsidRPr="00EC76D5">
        <w:t>_</w:t>
      </w:r>
      <w:r w:rsidRPr="00EC76D5">
        <w:rPr>
          <w:i/>
        </w:rPr>
        <w:t>add</w:t>
      </w:r>
      <w:r w:rsidRPr="00EC76D5">
        <w:t>_</w:t>
      </w:r>
      <w:r w:rsidRPr="00EC76D5">
        <w:rPr>
          <w:i/>
        </w:rPr>
        <w:t>operator</w:t>
      </w:r>
      <w:r w:rsidRPr="00EC76D5">
        <w:t xml:space="preserve"> </w:t>
      </w:r>
      <w:r w:rsidR="00CA3A8B">
        <w:rPr>
          <w:i/>
        </w:rPr>
        <w:t>type_cast_expression</w:t>
      </w:r>
      <w:r w:rsidRPr="00EC76D5">
        <w:t xml:space="preserve"> </w:t>
      </w:r>
    </w:p>
    <w:p w14:paraId="1804DFEB" w14:textId="482142B7"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0E0EE8E8" w14:textId="603D63BC"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6D09B809" w14:textId="541D8039" w:rsidR="00C71256" w:rsidRPr="00EC76D5" w:rsidRDefault="00C71256" w:rsidP="00C71256">
      <w:pPr>
        <w:pStyle w:val="Code"/>
      </w:pPr>
      <w:r w:rsidRPr="00EC76D5">
        <w:t xml:space="preserve">  | </w:t>
      </w:r>
      <w:r w:rsidRPr="00EC76D5">
        <w:rPr>
          <w:b/>
        </w:rPr>
        <w:t>&amp;</w:t>
      </w:r>
      <w:r w:rsidRPr="00EC76D5">
        <w:t xml:space="preserve"> </w:t>
      </w:r>
      <w:r w:rsidR="00CA3A8B">
        <w:rPr>
          <w:i/>
        </w:rPr>
        <w:t>type_cast_expression</w:t>
      </w:r>
      <w:r w:rsidRPr="00EC76D5">
        <w:t xml:space="preserve"> </w:t>
      </w:r>
    </w:p>
    <w:p w14:paraId="28E63479" w14:textId="7453FEE7"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2277BB88" w14:textId="77777777" w:rsidR="00C71256" w:rsidRPr="00EC76D5" w:rsidRDefault="00C71256" w:rsidP="00C71256">
      <w:pPr>
        <w:pStyle w:val="Code"/>
      </w:pPr>
      <w:r w:rsidRPr="00EC76D5">
        <w:t xml:space="preserve">  | </w:t>
      </w:r>
      <w:r w:rsidRPr="00EC76D5">
        <w:rPr>
          <w:b/>
        </w:rPr>
        <w:t>sizeof</w:t>
      </w:r>
      <w:r w:rsidRPr="00EC76D5">
        <w:t xml:space="preserve"> </w:t>
      </w:r>
      <w:r w:rsidRPr="00EC76D5">
        <w:rPr>
          <w:i/>
        </w:rPr>
        <w:t>prefix</w:t>
      </w:r>
      <w:r w:rsidRPr="00EC76D5">
        <w:t>_</w:t>
      </w:r>
      <w:r w:rsidRPr="00EC76D5">
        <w:rPr>
          <w:i/>
        </w:rPr>
        <w:t>expression</w:t>
      </w:r>
      <w:r w:rsidRPr="00EC76D5">
        <w:t xml:space="preserve"> </w:t>
      </w:r>
    </w:p>
    <w:p w14:paraId="6662255F" w14:textId="77777777" w:rsidR="00C71256" w:rsidRPr="00EC76D5" w:rsidRDefault="00C71256" w:rsidP="00C71256">
      <w:pPr>
        <w:pStyle w:val="Code"/>
      </w:pPr>
      <w:r w:rsidRPr="00EC76D5">
        <w:t xml:space="preserve">  | </w:t>
      </w:r>
      <w:r w:rsidRPr="00EC76D5">
        <w:rPr>
          <w:b/>
        </w:rPr>
        <w:t>sizeof</w:t>
      </w:r>
      <w:r w:rsidRPr="00EC76D5">
        <w:t xml:space="preserve">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p>
    <w:p w14:paraId="5E40ACF7" w14:textId="77777777" w:rsidR="00C71256" w:rsidRPr="00EC76D5" w:rsidRDefault="00C71256" w:rsidP="00C71256">
      <w:pPr>
        <w:pStyle w:val="Code"/>
      </w:pPr>
    </w:p>
    <w:p w14:paraId="72385871" w14:textId="77777777" w:rsidR="00C71256" w:rsidRPr="00EC76D5" w:rsidRDefault="00C71256" w:rsidP="00C71256">
      <w:pPr>
        <w:pStyle w:val="Code"/>
      </w:pPr>
      <w:r w:rsidRPr="00EC76D5">
        <w:rPr>
          <w:i/>
        </w:rPr>
        <w:t>prefix</w:t>
      </w:r>
      <w:r w:rsidRPr="00EC76D5">
        <w:t>_</w:t>
      </w:r>
      <w:r w:rsidRPr="00EC76D5">
        <w:rPr>
          <w:i/>
        </w:rPr>
        <w:t>add</w:t>
      </w:r>
      <w:r w:rsidRPr="00EC76D5">
        <w:t>_</w:t>
      </w:r>
      <w:r w:rsidRPr="00EC76D5">
        <w:rPr>
          <w:i/>
        </w:rPr>
        <w:t>operator</w:t>
      </w:r>
      <w:r w:rsidRPr="00EC76D5">
        <w:t xml:space="preserve"> ::=</w:t>
      </w:r>
    </w:p>
    <w:p w14:paraId="76A5E9A6"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56017638" w14:textId="77777777" w:rsidR="00C71256" w:rsidRPr="00EC76D5" w:rsidRDefault="00C71256" w:rsidP="00C71256">
      <w:pPr>
        <w:pStyle w:val="Code"/>
      </w:pPr>
    </w:p>
    <w:p w14:paraId="1121385C" w14:textId="77777777" w:rsidR="00C71256" w:rsidRPr="00EC76D5" w:rsidRDefault="00C71256" w:rsidP="00C71256">
      <w:pPr>
        <w:pStyle w:val="Code"/>
      </w:pPr>
      <w:r w:rsidRPr="00EC76D5">
        <w:rPr>
          <w:i/>
        </w:rPr>
        <w:t>increment</w:t>
      </w:r>
      <w:r w:rsidRPr="00EC76D5">
        <w:t>_</w:t>
      </w:r>
      <w:r w:rsidRPr="00EC76D5">
        <w:rPr>
          <w:i/>
        </w:rPr>
        <w:t>operator</w:t>
      </w:r>
      <w:r w:rsidRPr="00EC76D5">
        <w:t xml:space="preserve"> ::=</w:t>
      </w:r>
    </w:p>
    <w:p w14:paraId="427BD81F"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241EE7AB" w14:textId="77777777" w:rsidR="00C71256" w:rsidRPr="00EC76D5" w:rsidRDefault="00C71256" w:rsidP="00C71256">
      <w:pPr>
        <w:pStyle w:val="Code"/>
      </w:pPr>
    </w:p>
    <w:p w14:paraId="50AA4CC2" w14:textId="77777777" w:rsidR="00C71256" w:rsidRPr="00EC76D5" w:rsidRDefault="00C71256" w:rsidP="00C71256">
      <w:pPr>
        <w:pStyle w:val="Code"/>
      </w:pPr>
      <w:r w:rsidRPr="00EC76D5">
        <w:rPr>
          <w:i/>
        </w:rPr>
        <w:t>postfix</w:t>
      </w:r>
      <w:r w:rsidRPr="00EC76D5">
        <w:t>_</w:t>
      </w:r>
      <w:r w:rsidRPr="00EC76D5">
        <w:rPr>
          <w:i/>
        </w:rPr>
        <w:t>expression</w:t>
      </w:r>
      <w:r w:rsidRPr="00EC76D5">
        <w:t xml:space="preserve"> ::=</w:t>
      </w:r>
    </w:p>
    <w:p w14:paraId="304F8CD0" w14:textId="77777777" w:rsidR="00C71256" w:rsidRPr="00EC76D5" w:rsidRDefault="00C71256" w:rsidP="00C71256">
      <w:pPr>
        <w:pStyle w:val="Code"/>
      </w:pPr>
      <w:r w:rsidRPr="00EC76D5">
        <w:t xml:space="preserve">    </w:t>
      </w:r>
      <w:r w:rsidRPr="00EC76D5">
        <w:rPr>
          <w:i/>
        </w:rPr>
        <w:t>primary</w:t>
      </w:r>
      <w:r w:rsidRPr="00EC76D5">
        <w:t>_</w:t>
      </w:r>
      <w:r w:rsidRPr="00EC76D5">
        <w:rPr>
          <w:i/>
        </w:rPr>
        <w:t>expression</w:t>
      </w:r>
      <w:r w:rsidRPr="00EC76D5">
        <w:t xml:space="preserve"> </w:t>
      </w:r>
    </w:p>
    <w:p w14:paraId="76D9D55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p>
    <w:p w14:paraId="1DDA32EA"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r w:rsidRPr="00EC76D5">
        <w:rPr>
          <w:b/>
        </w:rPr>
        <w:t>)</w:t>
      </w:r>
      <w:r w:rsidRPr="00EC76D5">
        <w:t xml:space="preserve"> </w:t>
      </w:r>
    </w:p>
    <w:p w14:paraId="56DFF96C"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b/>
        </w:rPr>
        <w:t>identifier</w:t>
      </w:r>
      <w:r w:rsidRPr="00EC76D5">
        <w:t xml:space="preserve"> </w:t>
      </w:r>
    </w:p>
    <w:p w14:paraId="697089D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-&gt;</w:t>
      </w:r>
      <w:r w:rsidRPr="00EC76D5">
        <w:t xml:space="preserve"> </w:t>
      </w:r>
      <w:r w:rsidRPr="00EC76D5">
        <w:rPr>
          <w:b/>
        </w:rPr>
        <w:t>identifier</w:t>
      </w:r>
      <w:r w:rsidRPr="00EC76D5">
        <w:t xml:space="preserve"> </w:t>
      </w:r>
    </w:p>
    <w:p w14:paraId="1D64BC4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i/>
        </w:rPr>
        <w:t>increment</w:t>
      </w:r>
      <w:r w:rsidRPr="00EC76D5">
        <w:t>_</w:t>
      </w:r>
      <w:r w:rsidRPr="00EC76D5">
        <w:rPr>
          <w:i/>
        </w:rPr>
        <w:t>operator</w:t>
      </w:r>
    </w:p>
    <w:p w14:paraId="3C9781A0" w14:textId="77777777" w:rsidR="00C71256" w:rsidRPr="00EC76D5" w:rsidRDefault="00C71256" w:rsidP="00C71256">
      <w:pPr>
        <w:pStyle w:val="Code"/>
      </w:pPr>
    </w:p>
    <w:p w14:paraId="1B54B9CF" w14:textId="77777777" w:rsidR="00C71256" w:rsidRPr="00EC76D5" w:rsidRDefault="00C71256" w:rsidP="00C71256">
      <w:pPr>
        <w:pStyle w:val="Code"/>
      </w:pPr>
      <w:r w:rsidRPr="00EC76D5">
        <w:rPr>
          <w:i/>
        </w:rPr>
        <w:t>primary</w:t>
      </w:r>
      <w:r w:rsidRPr="00EC76D5">
        <w:t>_</w:t>
      </w:r>
      <w:r w:rsidRPr="00EC76D5">
        <w:rPr>
          <w:i/>
        </w:rPr>
        <w:t>expression</w:t>
      </w:r>
      <w:r w:rsidRPr="00EC76D5">
        <w:t xml:space="preserve"> ::=</w:t>
      </w:r>
    </w:p>
    <w:p w14:paraId="1C68F625" w14:textId="77777777" w:rsidR="00C71256" w:rsidRPr="00EC76D5" w:rsidRDefault="00C71256" w:rsidP="00C71256">
      <w:pPr>
        <w:pStyle w:val="Code"/>
      </w:pPr>
      <w:r w:rsidRPr="00EC76D5">
        <w:t xml:space="preserve">    </w:t>
      </w:r>
      <w:r w:rsidRPr="00EC76D5">
        <w:rPr>
          <w:b/>
        </w:rPr>
        <w:t>identifier</w:t>
      </w:r>
      <w:r w:rsidRPr="00EC76D5">
        <w:t xml:space="preserve"> </w:t>
      </w:r>
    </w:p>
    <w:p w14:paraId="01B7A8E9" w14:textId="77777777" w:rsidR="00C71256" w:rsidRPr="00EC76D5" w:rsidRDefault="00C71256" w:rsidP="00C71256">
      <w:pPr>
        <w:pStyle w:val="Code"/>
      </w:pPr>
      <w:r w:rsidRPr="00EC76D5">
        <w:t xml:space="preserve">  | </w:t>
      </w:r>
      <w:r w:rsidRPr="00EC76D5">
        <w:rPr>
          <w:b/>
        </w:rPr>
        <w:t>value</w:t>
      </w:r>
      <w:r w:rsidRPr="00EC76D5">
        <w:t xml:space="preserve"> </w:t>
      </w:r>
    </w:p>
    <w:p w14:paraId="7DD7A059"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expression</w:t>
      </w:r>
      <w:r w:rsidRPr="00EC76D5">
        <w:t xml:space="preserve"> </w:t>
      </w:r>
      <w:r w:rsidRPr="00EC76D5">
        <w:rPr>
          <w:b/>
        </w:rPr>
        <w:t>)</w:t>
      </w:r>
    </w:p>
    <w:p w14:paraId="542F6EE5" w14:textId="77777777" w:rsidR="00C71256" w:rsidRPr="00EC76D5" w:rsidRDefault="00C71256" w:rsidP="00C71256">
      <w:pPr>
        <w:pStyle w:val="Code"/>
      </w:pPr>
    </w:p>
    <w:p w14:paraId="3ABE1BA3" w14:textId="77777777" w:rsidR="00C71256" w:rsidRPr="00EC76D5" w:rsidRDefault="00C71256" w:rsidP="00C71256">
      <w:pPr>
        <w:pStyle w:val="Code"/>
      </w:pP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p>
    <w:p w14:paraId="2A370AE4" w14:textId="77777777" w:rsidR="00C71256" w:rsidRPr="00EC76D5" w:rsidRDefault="00C71256" w:rsidP="00C71256">
      <w:pPr>
        <w:pStyle w:val="Code"/>
      </w:pPr>
      <w:r w:rsidRPr="00EC76D5">
        <w:t xml:space="preserve">    /* </w:t>
      </w:r>
      <w:r w:rsidRPr="00EC76D5">
        <w:rPr>
          <w:i/>
        </w:rPr>
        <w:t>empty</w:t>
      </w:r>
      <w:r w:rsidRPr="00EC76D5">
        <w:t xml:space="preserve"> */</w:t>
      </w:r>
    </w:p>
    <w:p w14:paraId="1CA99C08" w14:textId="77777777" w:rsidR="00C71256" w:rsidRPr="00EC76D5" w:rsidRDefault="00C71256" w:rsidP="00C71256">
      <w:pPr>
        <w:pStyle w:val="Code"/>
      </w:pPr>
      <w:r w:rsidRPr="00EC76D5">
        <w:t xml:space="preserve">  | </w:t>
      </w:r>
      <w:r w:rsidRPr="00EC76D5">
        <w:rPr>
          <w:i/>
        </w:rPr>
        <w:t>argument</w:t>
      </w:r>
      <w:r w:rsidRPr="00EC76D5">
        <w:t>_</w:t>
      </w:r>
      <w:r w:rsidRPr="00EC76D5">
        <w:rPr>
          <w:i/>
        </w:rPr>
        <w:t>expression</w:t>
      </w:r>
      <w:r w:rsidRPr="00EC76D5">
        <w:t>_</w:t>
      </w:r>
      <w:r w:rsidRPr="00EC76D5">
        <w:rPr>
          <w:i/>
        </w:rPr>
        <w:t>list</w:t>
      </w:r>
    </w:p>
    <w:p w14:paraId="31D39229" w14:textId="77777777" w:rsidR="00C71256" w:rsidRPr="00EC76D5" w:rsidRDefault="00C71256" w:rsidP="00C71256">
      <w:pPr>
        <w:pStyle w:val="Code"/>
      </w:pPr>
    </w:p>
    <w:p w14:paraId="1C9AEBAA" w14:textId="77777777" w:rsidR="00C71256" w:rsidRPr="00EC76D5" w:rsidRDefault="00C71256" w:rsidP="00C71256">
      <w:pPr>
        <w:pStyle w:val="Code"/>
      </w:pPr>
      <w:r w:rsidRPr="00EC76D5">
        <w:rPr>
          <w:i/>
        </w:rPr>
        <w:t>argument</w:t>
      </w:r>
      <w:r w:rsidRPr="00EC76D5">
        <w:t>_</w:t>
      </w:r>
      <w:r w:rsidRPr="00EC76D5">
        <w:rPr>
          <w:i/>
        </w:rPr>
        <w:t>expression</w:t>
      </w:r>
      <w:r w:rsidRPr="00EC76D5">
        <w:t>_</w:t>
      </w:r>
      <w:r w:rsidRPr="00EC76D5">
        <w:rPr>
          <w:i/>
        </w:rPr>
        <w:t>list</w:t>
      </w:r>
      <w:r w:rsidRPr="00EC76D5">
        <w:t xml:space="preserve"> ::=</w:t>
      </w:r>
    </w:p>
    <w:p w14:paraId="7E4F9825"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4E8CB6E8" w14:textId="77777777" w:rsidR="00C71256" w:rsidRPr="00EC76D5" w:rsidRDefault="00C71256" w:rsidP="00C71256">
      <w:pPr>
        <w:pStyle w:val="Code"/>
        <w:rPr>
          <w:i/>
        </w:rPr>
      </w:pPr>
      <w:r w:rsidRPr="00EC76D5">
        <w:t xml:space="preserve">  | </w:t>
      </w:r>
      <w:r w:rsidRPr="00EC76D5">
        <w:rPr>
          <w:i/>
        </w:rPr>
        <w:t>argument</w:t>
      </w:r>
      <w:r w:rsidRPr="00EC76D5">
        <w:t>_</w:t>
      </w:r>
      <w:r w:rsidRPr="00EC76D5">
        <w:rPr>
          <w:i/>
        </w:rPr>
        <w:t>expression</w:t>
      </w:r>
      <w:r w:rsidRPr="00EC76D5">
        <w:t>_</w:t>
      </w:r>
      <w:r w:rsidRPr="00EC76D5">
        <w:rPr>
          <w:i/>
        </w:rPr>
        <w:t>list</w:t>
      </w:r>
      <w:r w:rsidRPr="00EC76D5">
        <w:t xml:space="preserve"> , </w:t>
      </w:r>
      <w:r w:rsidRPr="00EC76D5">
        <w:rPr>
          <w:i/>
        </w:rPr>
        <w:t>assignment</w:t>
      </w:r>
      <w:r w:rsidRPr="00EC76D5">
        <w:t>_</w:t>
      </w:r>
      <w:r w:rsidRPr="00EC76D5">
        <w:rPr>
          <w:i/>
        </w:rPr>
        <w:t>expression</w:t>
      </w:r>
    </w:p>
    <w:p w14:paraId="0751B8AD" w14:textId="5FEF6DD2" w:rsidR="00281D34" w:rsidRPr="00EC76D5" w:rsidRDefault="00F66981" w:rsidP="00281D34">
      <w:pPr>
        <w:pStyle w:val="Rubrik1"/>
      </w:pPr>
      <w:bookmarkStart w:id="5896" w:name="_Toc481936470"/>
      <w:r w:rsidRPr="00EC76D5">
        <w:lastRenderedPageBreak/>
        <w:t>A</w:t>
      </w:r>
      <w:r w:rsidR="00281D34" w:rsidRPr="00EC76D5">
        <w:t xml:space="preserve"> Crash Course in C</w:t>
      </w:r>
      <w:bookmarkEnd w:id="5896"/>
    </w:p>
    <w:p w14:paraId="652688E1" w14:textId="77777777" w:rsidR="00E80032" w:rsidRPr="00EC76D5" w:rsidRDefault="00E80032" w:rsidP="00E80032">
      <w:r w:rsidRPr="00EC76D5">
        <w:rPr>
          <w:noProof/>
          <w:szCs w:val="21"/>
        </w:rPr>
        <w:t xml:space="preserve">This </w:t>
      </w:r>
      <w:r w:rsidR="00BC2508" w:rsidRPr="00EC76D5">
        <w:rPr>
          <w:noProof/>
          <w:szCs w:val="21"/>
        </w:rPr>
        <w:t>appendix</w:t>
      </w:r>
      <w:r w:rsidRPr="00EC76D5">
        <w:rPr>
          <w:noProof/>
          <w:szCs w:val="21"/>
        </w:rPr>
        <w:t xml:space="preserve"> gives a crash course in the C programming language. </w:t>
      </w:r>
      <w:r w:rsidRPr="00EC76D5">
        <w:t xml:space="preserve">The story of C began in the late sixties with the Multics project, which was a predecessor to the the UNIX operating system. The first two versions of Multics were written in the assembler language. However, since programming in assembly languages was rather cumbersome, an appropriate high-level language was called for. </w:t>
      </w:r>
    </w:p>
    <w:p w14:paraId="125E1D3F" w14:textId="77777777" w:rsidR="00E80032" w:rsidRPr="00EC76D5" w:rsidRDefault="00E80032" w:rsidP="00E80032">
      <w:r w:rsidRPr="00EC76D5">
        <w:t>The researchers Dennis Ritchie and Ken Thompon created the language B by simplifying the research language BCPL</w:t>
      </w:r>
      <w:r w:rsidRPr="00EC76D5">
        <w:rPr>
          <w:rStyle w:val="Fotnotsreferens"/>
        </w:rPr>
        <w:footnoteReference w:id="13"/>
      </w:r>
      <w:r w:rsidRPr="00EC76D5">
        <w:t xml:space="preserve"> in 1969. The new versions, called New B, were introduced in 1972. The name did soon evolve into C. In 1978, Brian Kernighan and Dennis Ritchie wrote the book </w:t>
      </w:r>
      <w:r w:rsidRPr="00EC76D5">
        <w:rPr>
          <w:rStyle w:val="Italic"/>
        </w:rPr>
        <w:t>The C Programming Language</w:t>
      </w:r>
      <w:r w:rsidRPr="00EC76D5">
        <w:t xml:space="preserve">, which introduced the informal K&amp;R C standard, named after the authors. In 1983, a working group was formed by the American National Standard Institute (ANSI) in order to define a C standard, which was finally adopted in 1989. The ANSI C standard is described in an appendix of the second edition of </w:t>
      </w:r>
      <w:r w:rsidRPr="00EC76D5">
        <w:rPr>
          <w:rStyle w:val="Italic"/>
        </w:rPr>
        <w:t>The C Programming Languages</w:t>
      </w:r>
      <w:r w:rsidRPr="00EC76D5">
        <w:t>.</w:t>
      </w:r>
    </w:p>
    <w:p w14:paraId="3F94B6E1" w14:textId="1CDDCEAB" w:rsidR="00E80032" w:rsidRPr="00EC76D5" w:rsidRDefault="00E80032" w:rsidP="007C7CB2">
      <w:pPr>
        <w:pStyle w:val="Rubrik2"/>
      </w:pPr>
      <w:bookmarkStart w:id="5897" w:name="_Toc320485572"/>
      <w:bookmarkStart w:id="5898" w:name="_Toc323656681"/>
      <w:bookmarkStart w:id="5899" w:name="_Toc324085419"/>
      <w:bookmarkStart w:id="5900" w:name="_Toc383781071"/>
      <w:bookmarkStart w:id="5901" w:name="_Toc481936471"/>
      <w:r w:rsidRPr="00EC76D5">
        <w:t>The Compiler and the Linker</w:t>
      </w:r>
      <w:bookmarkEnd w:id="5897"/>
      <w:bookmarkEnd w:id="5898"/>
      <w:bookmarkEnd w:id="5899"/>
      <w:bookmarkEnd w:id="5900"/>
      <w:bookmarkEnd w:id="5901"/>
    </w:p>
    <w:p w14:paraId="4738AA08" w14:textId="77777777" w:rsidR="00E80032" w:rsidRPr="00EC76D5" w:rsidRDefault="00E80032" w:rsidP="00E80032">
      <w:r w:rsidRPr="00EC76D5">
        <w:t xml:space="preserve">The </w:t>
      </w:r>
      <w:r w:rsidRPr="00EC76D5">
        <w:rPr>
          <w:rStyle w:val="KeyWord"/>
        </w:rPr>
        <w:t>source</w:t>
      </w:r>
      <w:r w:rsidRPr="00EC76D5">
        <w:t xml:space="preserve"> </w:t>
      </w:r>
      <w:r w:rsidRPr="00EC76D5">
        <w:rPr>
          <w:rStyle w:val="KeyWord"/>
        </w:rPr>
        <w:t>code</w:t>
      </w:r>
      <w:r w:rsidRPr="00EC76D5">
        <w:t xml:space="preserve"> is the the actual text the programmer writes. The </w:t>
      </w:r>
      <w:r w:rsidRPr="00EC76D5">
        <w:rPr>
          <w:rStyle w:val="KeyWord"/>
        </w:rPr>
        <w:t>compiler</w:t>
      </w:r>
      <w:r w:rsidRPr="00EC76D5">
        <w:t xml:space="preserve"> is the program that translates the source code into </w:t>
      </w:r>
      <w:r w:rsidRPr="00EC76D5">
        <w:rPr>
          <w:rStyle w:val="KeyWord"/>
        </w:rPr>
        <w:t>object</w:t>
      </w:r>
      <w:r w:rsidRPr="00EC76D5">
        <w:t xml:space="preserve"> </w:t>
      </w:r>
      <w:r w:rsidRPr="00EC76D5">
        <w:rPr>
          <w:rStyle w:val="KeyWord"/>
        </w:rPr>
        <w:t>code</w:t>
      </w:r>
      <w:r w:rsidRPr="00EC76D5">
        <w:t xml:space="preserve">, which the computer can read. The </w:t>
      </w:r>
      <w:r w:rsidRPr="00EC76D5">
        <w:rPr>
          <w:rStyle w:val="KeyWord"/>
        </w:rPr>
        <w:t>linker</w:t>
      </w:r>
      <w:r w:rsidRPr="00EC76D5">
        <w:t xml:space="preserve"> puts several compiled files into an executable file</w:t>
      </w:r>
    </w:p>
    <w:p w14:paraId="63DFDC01" w14:textId="77777777" w:rsidR="00E80032" w:rsidRPr="00EC76D5" w:rsidRDefault="00E80032" w:rsidP="00E80032">
      <w:r w:rsidRPr="00EC76D5">
        <w:t xml:space="preserve">Let us say we have a C program in the source code file </w:t>
      </w:r>
      <w:r w:rsidRPr="00EC76D5">
        <w:rPr>
          <w:rStyle w:val="CodeInText0"/>
        </w:rPr>
        <w:t>Program.c</w:t>
      </w:r>
      <w:r w:rsidRPr="00EC76D5">
        <w:t xml:space="preserve"> and a routine used by the program in </w:t>
      </w:r>
      <w:r w:rsidRPr="00EC76D5">
        <w:rPr>
          <w:rStyle w:val="CodeInText0"/>
        </w:rPr>
        <w:t>Routine.c</w:t>
      </w:r>
      <w:r w:rsidRPr="00EC76D5">
        <w:t xml:space="preserve">. Furthermore, the program calls a function in the standard library. In this case, the compiler translates the source code into object code and the linker joins the code into the executable file </w:t>
      </w:r>
      <w:r w:rsidRPr="00EC76D5">
        <w:rPr>
          <w:rStyle w:val="CodeInText0"/>
        </w:rPr>
        <w:t>Program.exe</w:t>
      </w:r>
      <w:r w:rsidRPr="00EC76D5">
        <w:t>.</w:t>
      </w:r>
    </w:p>
    <w:p w14:paraId="1E08102C" w14:textId="77777777" w:rsidR="00E80032" w:rsidRPr="00EC76D5" w:rsidRDefault="00E80032" w:rsidP="00E80032">
      <w:pPr>
        <w:rPr>
          <w:szCs w:val="21"/>
        </w:rPr>
      </w:pPr>
      <w:r w:rsidRPr="00EC76D5">
        <w:rPr>
          <w:noProof/>
          <w:lang w:eastAsia="sv-SE"/>
        </w:rPr>
        <w:lastRenderedPageBreak/>
        <mc:AlternateContent>
          <mc:Choice Requires="wpc">
            <w:drawing>
              <wp:inline distT="0" distB="0" distL="0" distR="0" wp14:anchorId="21DA8727" wp14:editId="577FA794">
                <wp:extent cx="5738495" cy="3304540"/>
                <wp:effectExtent l="0" t="0" r="0" b="635"/>
                <wp:docPr id="716" name="Canvas 3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6" name="Rectangle 206"/>
                        <wps:cNvSpPr>
                          <a:spLocks noChangeArrowheads="1"/>
                        </wps:cNvSpPr>
                        <wps:spPr bwMode="auto">
                          <a:xfrm>
                            <a:off x="540709" y="631008"/>
                            <a:ext cx="1082218" cy="359704"/>
                          </a:xfrm>
                          <a:prstGeom prst="rect">
                            <a:avLst/>
                          </a:prstGeom>
                          <a:solidFill>
                            <a:srgbClr val="FFFFFF"/>
                          </a:solidFill>
                          <a:ln w="9525">
                            <a:solidFill>
                              <a:srgbClr val="000000"/>
                            </a:solidFill>
                            <a:miter lim="800000"/>
                            <a:headEnd/>
                            <a:tailEnd/>
                          </a:ln>
                        </wps:spPr>
                        <wps:txbx>
                          <w:txbxContent>
                            <w:p w14:paraId="6E4C05A0" w14:textId="77777777" w:rsidR="005A193E" w:rsidRPr="003F7CF1" w:rsidRDefault="005A193E"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347" name="Text Box 207"/>
                        <wps:cNvSpPr txBox="1">
                          <a:spLocks noChangeArrowheads="1"/>
                        </wps:cNvSpPr>
                        <wps:spPr bwMode="auto">
                          <a:xfrm>
                            <a:off x="540709" y="0"/>
                            <a:ext cx="1082218" cy="361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567D44" w14:textId="77777777" w:rsidR="005A193E" w:rsidRPr="003F7CF1" w:rsidRDefault="005A193E" w:rsidP="00E80032">
                              <w:pPr>
                                <w:pStyle w:val="SourceCodeBoxHeader"/>
                                <w:rPr>
                                  <w:sz w:val="19"/>
                                  <w:szCs w:val="19"/>
                                  <w:lang w:val="en-US"/>
                                </w:rPr>
                              </w:pPr>
                              <w:r w:rsidRPr="003F7CF1">
                                <w:rPr>
                                  <w:sz w:val="19"/>
                                  <w:szCs w:val="19"/>
                                  <w:lang w:val="en-US"/>
                                </w:rPr>
                                <w:t>Prog</w:t>
                              </w:r>
                              <w:r>
                                <w:rPr>
                                  <w:sz w:val="19"/>
                                  <w:szCs w:val="19"/>
                                  <w:lang w:val="en-US"/>
                                </w:rPr>
                                <w:t>ram.c</w:t>
                              </w:r>
                            </w:p>
                          </w:txbxContent>
                        </wps:txbx>
                        <wps:bodyPr rot="0" vert="horz" wrap="square" lIns="91440" tIns="45720" rIns="91440" bIns="45720" anchor="t" anchorCtr="0" upright="1">
                          <a:noAutofit/>
                        </wps:bodyPr>
                      </wps:wsp>
                      <wps:wsp>
                        <wps:cNvPr id="348" name="Rectangle 208"/>
                        <wps:cNvSpPr>
                          <a:spLocks noChangeArrowheads="1"/>
                        </wps:cNvSpPr>
                        <wps:spPr bwMode="auto">
                          <a:xfrm>
                            <a:off x="1622927" y="2073725"/>
                            <a:ext cx="1082218" cy="360504"/>
                          </a:xfrm>
                          <a:prstGeom prst="rect">
                            <a:avLst/>
                          </a:prstGeom>
                          <a:solidFill>
                            <a:srgbClr val="FFFFFF"/>
                          </a:solidFill>
                          <a:ln w="9525">
                            <a:solidFill>
                              <a:srgbClr val="000000"/>
                            </a:solidFill>
                            <a:miter lim="800000"/>
                            <a:headEnd/>
                            <a:tailEnd/>
                          </a:ln>
                        </wps:spPr>
                        <wps:txbx>
                          <w:txbxContent>
                            <w:p w14:paraId="4407E357" w14:textId="77777777" w:rsidR="005A193E" w:rsidRPr="003F7CF1" w:rsidRDefault="005A193E" w:rsidP="00E80032">
                              <w:pPr>
                                <w:pStyle w:val="SourceCodeBoxText"/>
                                <w:rPr>
                                  <w:sz w:val="19"/>
                                  <w:szCs w:val="19"/>
                                  <w:lang w:val="en-US"/>
                                </w:rPr>
                              </w:pPr>
                              <w:r w:rsidRPr="003F7CF1">
                                <w:rPr>
                                  <w:sz w:val="19"/>
                                  <w:szCs w:val="19"/>
                                  <w:lang w:val="en-US"/>
                                </w:rPr>
                                <w:t>Linker</w:t>
                              </w:r>
                            </w:p>
                          </w:txbxContent>
                        </wps:txbx>
                        <wps:bodyPr rot="0" vert="horz" wrap="square" lIns="91440" tIns="45720" rIns="91440" bIns="45720" anchor="t" anchorCtr="0" upright="1">
                          <a:noAutofit/>
                        </wps:bodyPr>
                      </wps:wsp>
                      <wps:wsp>
                        <wps:cNvPr id="349" name="Text Box 209"/>
                        <wps:cNvSpPr txBox="1">
                          <a:spLocks noChangeArrowheads="1"/>
                        </wps:cNvSpPr>
                        <wps:spPr bwMode="auto">
                          <a:xfrm>
                            <a:off x="540709" y="1082213"/>
                            <a:ext cx="1082218" cy="3597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FCE4B9" w14:textId="77777777" w:rsidR="005A193E" w:rsidRPr="003F7CF1" w:rsidRDefault="005A193E"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.obj</w:t>
                              </w:r>
                            </w:p>
                          </w:txbxContent>
                        </wps:txbx>
                        <wps:bodyPr rot="0" vert="horz" wrap="square" lIns="91440" tIns="45720" rIns="91440" bIns="45720" anchor="t" anchorCtr="0" upright="1">
                          <a:noAutofit/>
                        </wps:bodyPr>
                      </wps:wsp>
                      <wps:wsp>
                        <wps:cNvPr id="350" name="Text Box 210"/>
                        <wps:cNvSpPr txBox="1">
                          <a:spLocks noChangeArrowheads="1"/>
                        </wps:cNvSpPr>
                        <wps:spPr bwMode="auto">
                          <a:xfrm>
                            <a:off x="2705145" y="0"/>
                            <a:ext cx="1081418" cy="363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6DD94" w14:textId="77777777" w:rsidR="005A193E" w:rsidRPr="003F7CF1" w:rsidRDefault="005A193E" w:rsidP="00E80032">
                              <w:pPr>
                                <w:pStyle w:val="SourceCodeBoxHeader"/>
                                <w:rPr>
                                  <w:sz w:val="19"/>
                                  <w:szCs w:val="19"/>
                                  <w:lang w:val="sv-SE"/>
                                </w:rPr>
                              </w:pPr>
                              <w:r w:rsidRPr="003F7CF1">
                                <w:rPr>
                                  <w:sz w:val="19"/>
                                  <w:szCs w:val="19"/>
                                  <w:lang w:val="sv-SE"/>
                                </w:rPr>
                                <w:t>Routine</w:t>
                              </w:r>
                              <w:r>
                                <w:rPr>
                                  <w:sz w:val="19"/>
                                  <w:szCs w:val="19"/>
                                  <w:lang w:val="sv-SE"/>
                                </w:rPr>
                                <w:t>.c</w:t>
                              </w:r>
                            </w:p>
                          </w:txbxContent>
                        </wps:txbx>
                        <wps:bodyPr rot="0" vert="horz" wrap="square" lIns="91440" tIns="45720" rIns="91440" bIns="45720" anchor="t" anchorCtr="0" upright="1">
                          <a:noAutofit/>
                        </wps:bodyPr>
                      </wps:wsp>
                      <wps:wsp>
                        <wps:cNvPr id="351" name="Text Box 211"/>
                        <wps:cNvSpPr txBox="1">
                          <a:spLocks noChangeArrowheads="1"/>
                        </wps:cNvSpPr>
                        <wps:spPr bwMode="auto">
                          <a:xfrm>
                            <a:off x="2705145" y="1082213"/>
                            <a:ext cx="10823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1EA2B6" w14:textId="77777777" w:rsidR="005A193E" w:rsidRPr="003F7CF1" w:rsidRDefault="005A193E" w:rsidP="00E80032">
                              <w:pPr>
                                <w:pStyle w:val="SourceCodeBoxHeader"/>
                                <w:rPr>
                                  <w:sz w:val="19"/>
                                  <w:szCs w:val="19"/>
                                  <w:lang w:val="sv-SE"/>
                                </w:rPr>
                              </w:pPr>
                              <w:r w:rsidRPr="003F7CF1">
                                <w:rPr>
                                  <w:sz w:val="19"/>
                                  <w:szCs w:val="19"/>
                                  <w:lang w:val="sv-SE"/>
                                </w:rPr>
                                <w:t>Routine.obj</w:t>
                              </w:r>
                            </w:p>
                          </w:txbxContent>
                        </wps:txbx>
                        <wps:bodyPr rot="0" vert="horz" wrap="square" lIns="91440" tIns="45720" rIns="91440" bIns="45720" anchor="t" anchorCtr="0" upright="1">
                          <a:noAutofit/>
                        </wps:bodyPr>
                      </wps:wsp>
                      <wps:wsp>
                        <wps:cNvPr id="704" name="Rectangle 212"/>
                        <wps:cNvSpPr>
                          <a:spLocks noChangeArrowheads="1"/>
                        </wps:cNvSpPr>
                        <wps:spPr bwMode="auto">
                          <a:xfrm>
                            <a:off x="2705145" y="631008"/>
                            <a:ext cx="1082318" cy="358904"/>
                          </a:xfrm>
                          <a:prstGeom prst="rect">
                            <a:avLst/>
                          </a:prstGeom>
                          <a:solidFill>
                            <a:srgbClr val="FFFFFF"/>
                          </a:solidFill>
                          <a:ln w="9525">
                            <a:solidFill>
                              <a:srgbClr val="000000"/>
                            </a:solidFill>
                            <a:miter lim="800000"/>
                            <a:headEnd/>
                            <a:tailEnd/>
                          </a:ln>
                        </wps:spPr>
                        <wps:txbx>
                          <w:txbxContent>
                            <w:p w14:paraId="09D39C16" w14:textId="77777777" w:rsidR="005A193E" w:rsidRPr="003F7CF1" w:rsidRDefault="005A193E"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705" name="Text Box 213"/>
                        <wps:cNvSpPr txBox="1">
                          <a:spLocks noChangeArrowheads="1"/>
                        </wps:cNvSpPr>
                        <wps:spPr bwMode="auto">
                          <a:xfrm>
                            <a:off x="3967666" y="1442717"/>
                            <a:ext cx="1081418" cy="6310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6FD15E" w14:textId="77777777" w:rsidR="005A193E" w:rsidRPr="003F7CF1" w:rsidRDefault="005A193E" w:rsidP="00E80032">
                              <w:pPr>
                                <w:pStyle w:val="SourceCodeBoxHeader"/>
                                <w:rPr>
                                  <w:sz w:val="19"/>
                                  <w:szCs w:val="19"/>
                                  <w:lang w:val="sv-SE"/>
                                </w:rPr>
                              </w:pPr>
                              <w:r w:rsidRPr="003F7CF1">
                                <w:rPr>
                                  <w:sz w:val="19"/>
                                  <w:szCs w:val="19"/>
                                  <w:lang w:val="sv-SE"/>
                                </w:rPr>
                                <w:t>Standard Library</w:t>
                              </w:r>
                            </w:p>
                          </w:txbxContent>
                        </wps:txbx>
                        <wps:bodyPr rot="0" vert="horz" wrap="square" lIns="91440" tIns="45720" rIns="91440" bIns="45720" anchor="t" anchorCtr="0" upright="1">
                          <a:noAutofit/>
                        </wps:bodyPr>
                      </wps:wsp>
                      <wps:wsp>
                        <wps:cNvPr id="706" name="Line 214"/>
                        <wps:cNvCnPr>
                          <a:cxnSpLocks noChangeShapeType="1"/>
                        </wps:cNvCnPr>
                        <wps:spPr bwMode="auto">
                          <a:xfrm>
                            <a:off x="1082218"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7" name="Line 215"/>
                        <wps:cNvCnPr>
                          <a:cxnSpLocks noChangeShapeType="1"/>
                        </wps:cNvCnPr>
                        <wps:spPr bwMode="auto">
                          <a:xfrm>
                            <a:off x="1082218"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8" name="Line 216"/>
                        <wps:cNvCnPr>
                          <a:cxnSpLocks noChangeShapeType="1"/>
                        </wps:cNvCnPr>
                        <wps:spPr bwMode="auto">
                          <a:xfrm>
                            <a:off x="3245854"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9" name="Line 217"/>
                        <wps:cNvCnPr>
                          <a:cxnSpLocks noChangeShapeType="1"/>
                        </wps:cNvCnPr>
                        <wps:spPr bwMode="auto">
                          <a:xfrm>
                            <a:off x="3245854"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0" name="Line 218"/>
                        <wps:cNvCnPr>
                          <a:cxnSpLocks noChangeShapeType="1"/>
                        </wps:cNvCnPr>
                        <wps:spPr bwMode="auto">
                          <a:xfrm>
                            <a:off x="1194420" y="1423017"/>
                            <a:ext cx="609010" cy="6509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1" name="Line 219"/>
                        <wps:cNvCnPr>
                          <a:cxnSpLocks noChangeShapeType="1"/>
                        </wps:cNvCnPr>
                        <wps:spPr bwMode="auto">
                          <a:xfrm flipH="1">
                            <a:off x="2524742" y="1428117"/>
                            <a:ext cx="672511" cy="6458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3" name="Line 220"/>
                        <wps:cNvCnPr>
                          <a:cxnSpLocks noChangeShapeType="1"/>
                        </wps:cNvCnPr>
                        <wps:spPr bwMode="auto">
                          <a:xfrm flipH="1">
                            <a:off x="2705145" y="1784322"/>
                            <a:ext cx="1496025" cy="46990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4" name="Line 221"/>
                        <wps:cNvCnPr>
                          <a:cxnSpLocks noChangeShapeType="1"/>
                        </wps:cNvCnPr>
                        <wps:spPr bwMode="auto">
                          <a:xfrm flipH="1">
                            <a:off x="2164436" y="2435029"/>
                            <a:ext cx="800" cy="2706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5" name="Text Box 222"/>
                        <wps:cNvSpPr txBox="1">
                          <a:spLocks noChangeArrowheads="1"/>
                        </wps:cNvSpPr>
                        <wps:spPr bwMode="auto">
                          <a:xfrm>
                            <a:off x="1622927" y="2524931"/>
                            <a:ext cx="10830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827F1E" w14:textId="77777777" w:rsidR="005A193E" w:rsidRPr="003F7CF1" w:rsidRDefault="005A193E"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wps:txbx>
                        <wps:bodyPr rot="0" vert="horz" wrap="square" lIns="91440" tIns="45720" rIns="91440" bIns="45720" anchor="t" anchorCtr="0" upright="1">
                          <a:noAutofit/>
                        </wps:bodyPr>
                      </wps:wsp>
                    </wpc:wpc>
                  </a:graphicData>
                </a:graphic>
              </wp:inline>
            </w:drawing>
          </mc:Choice>
          <mc:Fallback>
            <w:pict>
              <v:group w14:anchorId="21DA8727" id="Canvas 314" o:spid="_x0000_s1044" editas="canvas" style="width:451.85pt;height:260.2pt;mso-position-horizontal-relative:char;mso-position-vertical-relative:line" coordsize="57384,33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">
                <v:shape id="_x0000_s1045" type="#_x0000_t75" style="position:absolute;width:57384;height:33045;visibility:visible;mso-wrap-style:square">
                  <v:fill o:detectmouseclick="t"/>
                  <v:path o:connecttype="none"/>
                </v:shape>
                <v:rect id="Rectangle 206" o:spid="_x0000_s1046" style="position:absolute;left:5407;top:6310;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">
                  <v:textbox>
                    <w:txbxContent>
                      <w:p w14:paraId="6E4C05A0" w14:textId="77777777" w:rsidR="005A193E" w:rsidRPr="003F7CF1" w:rsidRDefault="005A193E" w:rsidP="00E80032">
                        <w:pPr>
                          <w:pStyle w:val="SourceCodeBoxText"/>
                          <w:rPr>
                            <w:sz w:val="19"/>
                            <w:szCs w:val="19"/>
                            <w:lang w:val="en-US"/>
                          </w:rPr>
                        </w:pPr>
                        <w:r w:rsidRPr="003F7CF1">
                          <w:rPr>
                            <w:sz w:val="19"/>
                            <w:szCs w:val="19"/>
                            <w:lang w:val="en-US"/>
                          </w:rPr>
                          <w:t>Compiler</w:t>
                        </w:r>
                      </w:p>
                    </w:txbxContent>
                  </v:textbox>
                </v:rect>
                <v:shape id="Text Box 207" o:spid="_x0000_s1047" type="#_x0000_t202" style="position:absolute;left:5407;width:1082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" filled="f" stroked="f">
                  <v:textbox>
                    <w:txbxContent>
                      <w:p w14:paraId="64567D44" w14:textId="77777777" w:rsidR="005A193E" w:rsidRPr="003F7CF1" w:rsidRDefault="005A193E" w:rsidP="00E80032">
                        <w:pPr>
                          <w:pStyle w:val="SourceCodeBoxHeader"/>
                          <w:rPr>
                            <w:sz w:val="19"/>
                            <w:szCs w:val="19"/>
                            <w:lang w:val="en-US"/>
                          </w:rPr>
                        </w:pPr>
                        <w:r w:rsidRPr="003F7CF1">
                          <w:rPr>
                            <w:sz w:val="19"/>
                            <w:szCs w:val="19"/>
                            <w:lang w:val="en-US"/>
                          </w:rPr>
                          <w:t>Prog</w:t>
                        </w:r>
                        <w:r>
                          <w:rPr>
                            <w:sz w:val="19"/>
                            <w:szCs w:val="19"/>
                            <w:lang w:val="en-US"/>
                          </w:rPr>
                          <w:t>ram.c</w:t>
                        </w:r>
                      </w:p>
                    </w:txbxContent>
                  </v:textbox>
                </v:shape>
                <v:rect id="Rectangle 208" o:spid="_x0000_s1048" style="position:absolute;left:16229;top:20737;width:10822;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">
                  <v:textbox>
                    <w:txbxContent>
                      <w:p w14:paraId="4407E357" w14:textId="77777777" w:rsidR="005A193E" w:rsidRPr="003F7CF1" w:rsidRDefault="005A193E" w:rsidP="00E80032">
                        <w:pPr>
                          <w:pStyle w:val="SourceCodeBoxText"/>
                          <w:rPr>
                            <w:sz w:val="19"/>
                            <w:szCs w:val="19"/>
                            <w:lang w:val="en-US"/>
                          </w:rPr>
                        </w:pPr>
                        <w:r w:rsidRPr="003F7CF1">
                          <w:rPr>
                            <w:sz w:val="19"/>
                            <w:szCs w:val="19"/>
                            <w:lang w:val="en-US"/>
                          </w:rPr>
                          <w:t>Linker</w:t>
                        </w:r>
                      </w:p>
                    </w:txbxContent>
                  </v:textbox>
                </v:rect>
                <v:shape id="Text Box 209" o:spid="_x0000_s1049" type="#_x0000_t202" style="position:absolute;left:5407;top:10822;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" filled="f" stroked="f">
                  <v:textbox>
                    <w:txbxContent>
                      <w:p w14:paraId="63FCE4B9" w14:textId="77777777" w:rsidR="005A193E" w:rsidRPr="003F7CF1" w:rsidRDefault="005A193E"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.obj</w:t>
                        </w:r>
                      </w:p>
                    </w:txbxContent>
                  </v:textbox>
                </v:shape>
                <v:shape id="Text Box 210" o:spid="_x0000_s1050" type="#_x0000_t202" style="position:absolute;left:27051;width:10814;height:3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" filled="f" stroked="f">
                  <v:textbox>
                    <w:txbxContent>
                      <w:p w14:paraId="5446DD94" w14:textId="77777777" w:rsidR="005A193E" w:rsidRPr="003F7CF1" w:rsidRDefault="005A193E" w:rsidP="00E80032">
                        <w:pPr>
                          <w:pStyle w:val="SourceCodeBoxHeader"/>
                          <w:rPr>
                            <w:sz w:val="19"/>
                            <w:szCs w:val="19"/>
                            <w:lang w:val="sv-SE"/>
                          </w:rPr>
                        </w:pPr>
                        <w:r w:rsidRPr="003F7CF1">
                          <w:rPr>
                            <w:sz w:val="19"/>
                            <w:szCs w:val="19"/>
                            <w:lang w:val="sv-SE"/>
                          </w:rPr>
                          <w:t>Routine</w:t>
                        </w:r>
                        <w:r>
                          <w:rPr>
                            <w:sz w:val="19"/>
                            <w:szCs w:val="19"/>
                            <w:lang w:val="sv-SE"/>
                          </w:rPr>
                          <w:t>.c</w:t>
                        </w:r>
                      </w:p>
                    </w:txbxContent>
                  </v:textbox>
                </v:shape>
                <v:shape id="Text Box 211" o:spid="_x0000_s1051" type="#_x0000_t202" style="position:absolute;left:27051;top:10822;width:10823;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" filled="f" stroked="f">
                  <v:textbox>
                    <w:txbxContent>
                      <w:p w14:paraId="091EA2B6" w14:textId="77777777" w:rsidR="005A193E" w:rsidRPr="003F7CF1" w:rsidRDefault="005A193E" w:rsidP="00E80032">
                        <w:pPr>
                          <w:pStyle w:val="SourceCodeBoxHeader"/>
                          <w:rPr>
                            <w:sz w:val="19"/>
                            <w:szCs w:val="19"/>
                            <w:lang w:val="sv-SE"/>
                          </w:rPr>
                        </w:pPr>
                        <w:r w:rsidRPr="003F7CF1">
                          <w:rPr>
                            <w:sz w:val="19"/>
                            <w:szCs w:val="19"/>
                            <w:lang w:val="sv-SE"/>
                          </w:rPr>
                          <w:t>Routine.obj</w:t>
                        </w:r>
                      </w:p>
                    </w:txbxContent>
                  </v:textbox>
                </v:shape>
                <v:rect id="Rectangle 212" o:spid="_x0000_s1052" style="position:absolute;left:27051;top:6310;width:10823;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">
                  <v:textbox>
                    <w:txbxContent>
                      <w:p w14:paraId="09D39C16" w14:textId="77777777" w:rsidR="005A193E" w:rsidRPr="003F7CF1" w:rsidRDefault="005A193E" w:rsidP="00E80032">
                        <w:pPr>
                          <w:pStyle w:val="SourceCodeBoxText"/>
                          <w:rPr>
                            <w:sz w:val="19"/>
                            <w:szCs w:val="19"/>
                            <w:lang w:val="en-US"/>
                          </w:rPr>
                        </w:pPr>
                        <w:r w:rsidRPr="003F7CF1">
                          <w:rPr>
                            <w:sz w:val="19"/>
                            <w:szCs w:val="19"/>
                            <w:lang w:val="en-US"/>
                          </w:rPr>
                          <w:t>Compiler</w:t>
                        </w:r>
                      </w:p>
                    </w:txbxContent>
                  </v:textbox>
                </v:rect>
                <v:shape id="Text Box 213" o:spid="_x0000_s1053" type="#_x0000_t202" style="position:absolute;left:39676;top:14427;width:10814;height:6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" filled="f" stroked="f">
                  <v:textbox>
                    <w:txbxContent>
                      <w:p w14:paraId="276FD15E" w14:textId="77777777" w:rsidR="005A193E" w:rsidRPr="003F7CF1" w:rsidRDefault="005A193E" w:rsidP="00E80032">
                        <w:pPr>
                          <w:pStyle w:val="SourceCodeBoxHeader"/>
                          <w:rPr>
                            <w:sz w:val="19"/>
                            <w:szCs w:val="19"/>
                            <w:lang w:val="sv-SE"/>
                          </w:rPr>
                        </w:pPr>
                        <w:r w:rsidRPr="003F7CF1">
                          <w:rPr>
                            <w:sz w:val="19"/>
                            <w:szCs w:val="19"/>
                            <w:lang w:val="sv-SE"/>
                          </w:rPr>
                          <w:t>Standard Library</w:t>
                        </w:r>
                      </w:p>
                    </w:txbxContent>
                  </v:textbox>
                </v:shape>
                <v:line id="Line 214" o:spid="_x0000_s1054" style="position:absolute;visibility:visible;mso-wrap-style:square" from="10822,3604" to="10830,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">
                  <v:stroke endarrow="block"/>
                </v:line>
                <v:line id="Line 215" o:spid="_x0000_s1055" style="position:absolute;visibility:visible;mso-wrap-style:square" from="10822,9923" to="10830,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">
                  <v:stroke endarrow="block"/>
                </v:line>
                <v:line id="Line 216" o:spid="_x0000_s1056" style="position:absolute;visibility:visible;mso-wrap-style:square" from="32458,3604" to="32466,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">
                  <v:stroke endarrow="block"/>
                </v:line>
                <v:line id="Line 217" o:spid="_x0000_s1057" style="position:absolute;visibility:visible;mso-wrap-style:square" from="32458,9923" to="32466,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">
                  <v:stroke endarrow="block"/>
                </v:line>
                <v:line id="Line 218" o:spid="_x0000_s1058" style="position:absolute;visibility:visible;mso-wrap-style:square" from="11944,14230" to="18034,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">
                  <v:stroke endarrow="block"/>
                </v:line>
                <v:line id="Line 219" o:spid="_x0000_s1059" style="position:absolute;flip:x;visibility:visible;mso-wrap-style:square" from="25247,14281" to="31972,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">
                  <v:stroke endarrow="block"/>
                </v:line>
                <v:line id="Line 220" o:spid="_x0000_s1060" style="position:absolute;flip:x;visibility:visible;mso-wrap-style:square" from="27051,17843" to="42011,22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">
                  <v:stroke endarrow="block"/>
                </v:line>
                <v:line id="Line 221" o:spid="_x0000_s1061" style="position:absolute;flip:x;visibility:visible;mso-wrap-style:square" from="21644,24350" to="21652,27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">
                  <v:stroke endarrow="block"/>
                </v:line>
                <v:shape id="Text Box 222" o:spid="_x0000_s1062" type="#_x0000_t202" style="position:absolute;left:16229;top:25249;width:1083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" filled="f" stroked="f">
                  <v:textbox>
                    <w:txbxContent>
                      <w:p w14:paraId="64827F1E" w14:textId="77777777" w:rsidR="005A193E" w:rsidRPr="003F7CF1" w:rsidRDefault="005A193E"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v:textbox>
                </v:shape>
                <w10:anchorlock/>
              </v:group>
            </w:pict>
          </mc:Fallback>
        </mc:AlternateContent>
      </w:r>
    </w:p>
    <w:p w14:paraId="36611A7D" w14:textId="77777777" w:rsidR="00E80032" w:rsidRPr="00EC76D5" w:rsidRDefault="00E80032" w:rsidP="00E80032">
      <w:r w:rsidRPr="00EC76D5">
        <w:t xml:space="preserve">If the compiler reports an error we refer to it as </w:t>
      </w:r>
      <w:r w:rsidRPr="00EC76D5">
        <w:rPr>
          <w:rStyle w:val="KeyWord"/>
        </w:rPr>
        <w:t xml:space="preserve">compile-time error, </w:t>
      </w:r>
      <w:r w:rsidRPr="00EC76D5">
        <w:t xml:space="preserve">and if an error occurs during the execution of the program we call it a </w:t>
      </w:r>
      <w:r w:rsidRPr="00EC76D5">
        <w:rPr>
          <w:rStyle w:val="KeyWord"/>
        </w:rPr>
        <w:t>run-time error</w:t>
      </w:r>
      <w:r w:rsidRPr="00EC76D5">
        <w:t>.</w:t>
      </w:r>
    </w:p>
    <w:p w14:paraId="4641F138" w14:textId="7610AAC6" w:rsidR="00E80032" w:rsidRPr="00EC76D5" w:rsidRDefault="00E80032" w:rsidP="007C7CB2">
      <w:pPr>
        <w:pStyle w:val="Rubrik2"/>
      </w:pPr>
      <w:bookmarkStart w:id="5902" w:name="_Toc320485573"/>
      <w:bookmarkStart w:id="5903" w:name="_Toc323656682"/>
      <w:bookmarkStart w:id="5904" w:name="_Toc324085420"/>
      <w:bookmarkStart w:id="5905" w:name="_Toc383781072"/>
      <w:bookmarkStart w:id="5906" w:name="_Toc481936472"/>
      <w:r w:rsidRPr="00EC76D5">
        <w:t>The Hello-World Program</w:t>
      </w:r>
      <w:bookmarkEnd w:id="5902"/>
      <w:bookmarkEnd w:id="5903"/>
      <w:bookmarkEnd w:id="5904"/>
      <w:bookmarkEnd w:id="5905"/>
      <w:bookmarkEnd w:id="5906"/>
    </w:p>
    <w:p w14:paraId="6ACFD9F1" w14:textId="77777777" w:rsidR="00E80032" w:rsidRPr="00EC76D5" w:rsidRDefault="00E80032" w:rsidP="00E80032">
      <w:pPr>
        <w:rPr>
          <w:szCs w:val="21"/>
        </w:rPr>
      </w:pPr>
      <w:r w:rsidRPr="00EC76D5">
        <w:t xml:space="preserve">In the first edition of The C Programming Language the </w:t>
      </w:r>
      <w:r w:rsidRPr="00EC76D5">
        <w:rPr>
          <w:rStyle w:val="KeyWord"/>
        </w:rPr>
        <w:t>hello-world</w:t>
      </w:r>
      <w:r w:rsidRPr="00EC76D5">
        <w:t xml:space="preserve"> example was introduced; that is, a small </w:t>
      </w:r>
      <w:r w:rsidRPr="00EC76D5">
        <w:rPr>
          <w:szCs w:val="21"/>
        </w:rPr>
        <w:t>program that prints the text “</w:t>
      </w:r>
      <w:r w:rsidRPr="00EC76D5">
        <w:rPr>
          <w:rStyle w:val="CodeInText0"/>
        </w:rPr>
        <w:t>Hello, World!</w:t>
      </w:r>
      <w:r w:rsidRPr="00EC76D5">
        <w:rPr>
          <w:szCs w:val="21"/>
        </w:rPr>
        <w:t>”</w:t>
      </w:r>
      <w:r w:rsidRPr="00EC76D5">
        <w:rPr>
          <w:rStyle w:val="Fotnotsreferens"/>
          <w:szCs w:val="21"/>
        </w:rPr>
        <w:footnoteReference w:id="14"/>
      </w:r>
      <w:r w:rsidRPr="00EC76D5">
        <w:rPr>
          <w:szCs w:val="21"/>
        </w:rPr>
        <w:t xml:space="preserve"> on the screen. </w:t>
      </w:r>
      <w:r w:rsidRPr="00EC76D5">
        <w:t xml:space="preserve">To write a </w:t>
      </w:r>
      <w:r w:rsidRPr="00EC76D5">
        <w:rPr>
          <w:rStyle w:val="KeyWord"/>
        </w:rPr>
        <w:t>hello-world program</w:t>
      </w:r>
      <w:r w:rsidRPr="00EC76D5">
        <w:rPr>
          <w:i/>
        </w:rPr>
        <w:t xml:space="preserve"> </w:t>
      </w:r>
      <w:r w:rsidRPr="00EC76D5">
        <w:t xml:space="preserve">often means to write a small program to test that the compiler and linker work properly. </w:t>
      </w:r>
      <w:r w:rsidRPr="00EC76D5">
        <w:rPr>
          <w:szCs w:val="21"/>
        </w:rPr>
        <w:t xml:space="preserve">The execution of the program does always start with the function </w:t>
      </w:r>
      <w:r w:rsidRPr="00EC76D5">
        <w:rPr>
          <w:rStyle w:val="CodeInText0"/>
        </w:rPr>
        <w:t>main</w:t>
      </w:r>
      <w:r w:rsidRPr="00EC76D5">
        <w:rPr>
          <w:szCs w:val="21"/>
        </w:rPr>
        <w:t xml:space="preserve">. </w:t>
      </w:r>
    </w:p>
    <w:p w14:paraId="42E8E245" w14:textId="77777777" w:rsidR="00E80032" w:rsidRPr="00EC76D5" w:rsidRDefault="00E80032" w:rsidP="00E80032">
      <w:pPr>
        <w:pStyle w:val="Code"/>
      </w:pPr>
      <w:r w:rsidRPr="00EC76D5">
        <w:t>#include &lt;stdio.h&gt;</w:t>
      </w:r>
    </w:p>
    <w:p w14:paraId="7B3D444F" w14:textId="77777777" w:rsidR="00E80032" w:rsidRPr="00EC76D5" w:rsidRDefault="00E80032" w:rsidP="00E80032">
      <w:pPr>
        <w:pStyle w:val="Code"/>
      </w:pPr>
    </w:p>
    <w:p w14:paraId="78728355" w14:textId="77777777" w:rsidR="00E80032" w:rsidRPr="00EC76D5" w:rsidRDefault="00E80032" w:rsidP="00E80032">
      <w:pPr>
        <w:pStyle w:val="Code"/>
      </w:pPr>
      <w:r w:rsidRPr="00EC76D5">
        <w:t>void main(void) {</w:t>
      </w:r>
    </w:p>
    <w:p w14:paraId="5C253ECD" w14:textId="77777777" w:rsidR="00E80032" w:rsidRPr="00EC76D5" w:rsidRDefault="00E80032" w:rsidP="00E80032">
      <w:pPr>
        <w:pStyle w:val="Code"/>
      </w:pPr>
      <w:r w:rsidRPr="00EC76D5">
        <w:t xml:space="preserve">  puts("Hello, World!");</w:t>
      </w:r>
    </w:p>
    <w:p w14:paraId="1BE7201B" w14:textId="77777777" w:rsidR="00E80032" w:rsidRPr="00EC76D5" w:rsidRDefault="00E80032" w:rsidP="00E80032">
      <w:pPr>
        <w:pStyle w:val="Code"/>
      </w:pPr>
      <w:r w:rsidRPr="00EC76D5">
        <w:t>}</w:t>
      </w:r>
    </w:p>
    <w:p w14:paraId="0CC7794A" w14:textId="77777777" w:rsidR="00E80032" w:rsidRPr="00EC76D5" w:rsidRDefault="00E80032" w:rsidP="00E80032">
      <w:r w:rsidRPr="00EC76D5">
        <w:t xml:space="preserve">When executing, the program above generates the following printout. </w:t>
      </w:r>
    </w:p>
    <w:p w14:paraId="5B84B850" w14:textId="77777777" w:rsidR="00E80032" w:rsidRPr="00EC76D5" w:rsidRDefault="00E80032" w:rsidP="00E80032">
      <w:r w:rsidRPr="00EC76D5">
        <w:rPr>
          <w:noProof/>
          <w:lang w:eastAsia="sv-SE"/>
        </w:rPr>
        <w:lastRenderedPageBreak/>
        <w:drawing>
          <wp:inline distT="0" distB="0" distL="0" distR="0" wp14:anchorId="574CAC62" wp14:editId="337E20B7">
            <wp:extent cx="3706495" cy="1094105"/>
            <wp:effectExtent l="19050" t="0" r="8255"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3706495" cy="1094105"/>
                    </a:xfrm>
                    <a:prstGeom prst="rect">
                      <a:avLst/>
                    </a:prstGeom>
                    <a:noFill/>
                    <a:ln w="9525">
                      <a:noFill/>
                      <a:miter lim="800000"/>
                      <a:headEnd/>
                      <a:tailEnd/>
                    </a:ln>
                  </pic:spPr>
                </pic:pic>
              </a:graphicData>
            </a:graphic>
          </wp:inline>
        </w:drawing>
      </w:r>
    </w:p>
    <w:p w14:paraId="0D9FCA41" w14:textId="3DE3B592" w:rsidR="00E80032" w:rsidRPr="00EC76D5" w:rsidRDefault="00E80032" w:rsidP="007C7CB2">
      <w:pPr>
        <w:pStyle w:val="Rubrik2"/>
      </w:pPr>
      <w:bookmarkStart w:id="5907" w:name="_Toc320485574"/>
      <w:bookmarkStart w:id="5908" w:name="_Toc323656683"/>
      <w:bookmarkStart w:id="5909" w:name="_Toc324085421"/>
      <w:bookmarkStart w:id="5910" w:name="_Toc383781073"/>
      <w:bookmarkStart w:id="5911" w:name="_Toc481936473"/>
      <w:r w:rsidRPr="00EC76D5">
        <w:t>Comments</w:t>
      </w:r>
      <w:bookmarkEnd w:id="5907"/>
      <w:bookmarkEnd w:id="5908"/>
      <w:bookmarkEnd w:id="5909"/>
      <w:bookmarkEnd w:id="5910"/>
      <w:bookmarkEnd w:id="5911"/>
    </w:p>
    <w:p w14:paraId="461ED663" w14:textId="77777777" w:rsidR="00E80032" w:rsidRPr="00EC76D5" w:rsidRDefault="00E80032" w:rsidP="00E80032">
      <w:r w:rsidRPr="00EC76D5">
        <w:t xml:space="preserve">In C, it is possible to insert </w:t>
      </w:r>
      <w:r w:rsidRPr="00EC76D5">
        <w:rPr>
          <w:rStyle w:val="KeyWord"/>
        </w:rPr>
        <w:t>comments</w:t>
      </w:r>
      <w:r w:rsidRPr="00EC76D5">
        <w:t xml:space="preserve"> to describe and clarify the meaning of the program. The comments are ignored by the compiler</w:t>
      </w:r>
      <w:r w:rsidRPr="00EC76D5">
        <w:rPr>
          <w:rStyle w:val="Fotnotsreferens"/>
          <w:szCs w:val="21"/>
        </w:rPr>
        <w:footnoteReference w:id="15"/>
      </w:r>
      <w:r w:rsidRPr="00EC76D5">
        <w:t xml:space="preserve">. There are two types of comments: </w:t>
      </w:r>
      <w:r w:rsidRPr="00EC76D5">
        <w:rPr>
          <w:rStyle w:val="KeyWord"/>
        </w:rPr>
        <w:t>line comments</w:t>
      </w:r>
      <w:r w:rsidRPr="00EC76D5">
        <w:t xml:space="preserve"> and </w:t>
      </w:r>
      <w:r w:rsidRPr="00EC76D5">
        <w:rPr>
          <w:rStyle w:val="KeyWord"/>
        </w:rPr>
        <w:t>block comments</w:t>
      </w:r>
      <w:r w:rsidRPr="00EC76D5">
        <w:t>. Line comments start with two slashes and ends at the end of the line.</w:t>
      </w:r>
    </w:p>
    <w:p w14:paraId="28136557" w14:textId="77777777" w:rsidR="00E80032" w:rsidRPr="00EC76D5" w:rsidRDefault="00E80032" w:rsidP="00E80032">
      <w:pPr>
        <w:pStyle w:val="Code"/>
      </w:pPr>
      <w:r w:rsidRPr="00EC76D5">
        <w:t>printf("Hello, World!"); // Prints "Hello, World!".</w:t>
      </w:r>
    </w:p>
    <w:p w14:paraId="0B237820" w14:textId="77777777" w:rsidR="00E80032" w:rsidRPr="00EC76D5" w:rsidRDefault="00E80032" w:rsidP="00E80032">
      <w:r w:rsidRPr="00EC76D5">
        <w:t>Block comments begin with a slash and an asterisk and ends with an asterisk and a slash. A block comment may range over several lines.</w:t>
      </w:r>
    </w:p>
    <w:p w14:paraId="6AC41BF8" w14:textId="77777777" w:rsidR="00E80032" w:rsidRPr="00EC76D5" w:rsidRDefault="00E80032" w:rsidP="00E80032">
      <w:pPr>
        <w:pStyle w:val="Code"/>
      </w:pPr>
      <w:r w:rsidRPr="00EC76D5">
        <w:t>/* This is an example of a C program. It writes the text</w:t>
      </w:r>
    </w:p>
    <w:p w14:paraId="0071E9B7" w14:textId="77777777" w:rsidR="00E80032" w:rsidRPr="00EC76D5" w:rsidRDefault="00E80032" w:rsidP="00E80032">
      <w:pPr>
        <w:pStyle w:val="Code"/>
      </w:pPr>
      <w:r w:rsidRPr="00EC76D5">
        <w:t xml:space="preserve">   "Hello, World!" at the screen. */</w:t>
      </w:r>
    </w:p>
    <w:p w14:paraId="2D1FC542" w14:textId="77777777" w:rsidR="00E80032" w:rsidRPr="00EC76D5" w:rsidRDefault="00E80032" w:rsidP="00E80032">
      <w:pPr>
        <w:pStyle w:val="Code"/>
      </w:pPr>
    </w:p>
    <w:p w14:paraId="36DF3C29" w14:textId="77777777" w:rsidR="00E80032" w:rsidRPr="00EC76D5" w:rsidRDefault="00E80032" w:rsidP="00E80032">
      <w:pPr>
        <w:pStyle w:val="Code"/>
      </w:pPr>
      <w:r w:rsidRPr="00EC76D5">
        <w:t>#include &lt;stdio.h&gt;</w:t>
      </w:r>
    </w:p>
    <w:p w14:paraId="2D13C54E" w14:textId="77777777" w:rsidR="00E80032" w:rsidRPr="00EC76D5" w:rsidRDefault="00E80032" w:rsidP="00E80032">
      <w:pPr>
        <w:pStyle w:val="Code"/>
      </w:pPr>
    </w:p>
    <w:p w14:paraId="6A84F961" w14:textId="77777777" w:rsidR="00E80032" w:rsidRPr="00EC76D5" w:rsidRDefault="00E80032" w:rsidP="00E80032">
      <w:pPr>
        <w:pStyle w:val="Code"/>
      </w:pPr>
      <w:r w:rsidRPr="00EC76D5">
        <w:t>void main(void) {</w:t>
      </w:r>
    </w:p>
    <w:p w14:paraId="0A5FF959" w14:textId="77777777" w:rsidR="00E80032" w:rsidRPr="00EC76D5" w:rsidRDefault="00E80032" w:rsidP="00E80032">
      <w:pPr>
        <w:pStyle w:val="Code"/>
      </w:pPr>
      <w:r w:rsidRPr="00EC76D5">
        <w:t xml:space="preserve">  printf("Hello, World!");</w:t>
      </w:r>
    </w:p>
    <w:p w14:paraId="1EED8F85" w14:textId="77777777" w:rsidR="00E80032" w:rsidRPr="00EC76D5" w:rsidRDefault="00E80032" w:rsidP="00E80032">
      <w:pPr>
        <w:pStyle w:val="Code"/>
      </w:pPr>
      <w:r w:rsidRPr="00EC76D5">
        <w:t>}</w:t>
      </w:r>
    </w:p>
    <w:p w14:paraId="1AA7A009" w14:textId="77777777" w:rsidR="00E80032" w:rsidRPr="00EC76D5" w:rsidRDefault="00E80032" w:rsidP="00E80032">
      <w:r w:rsidRPr="00EC76D5">
        <w:t>Block comments cannot be nested. The following example will result in a compile-time error.</w:t>
      </w:r>
    </w:p>
    <w:p w14:paraId="2BB32E05" w14:textId="77777777" w:rsidR="00E80032" w:rsidRPr="00EC76D5" w:rsidRDefault="00E80032" w:rsidP="00E80032">
      <w:pPr>
        <w:pStyle w:val="Code"/>
      </w:pPr>
      <w:r w:rsidRPr="00EC76D5">
        <w:t>/* A block comment cannot be /* nested inside */ another</w:t>
      </w:r>
    </w:p>
    <w:p w14:paraId="13F94ADD" w14:textId="77777777" w:rsidR="00E80032" w:rsidRPr="00EC76D5" w:rsidRDefault="00E80032" w:rsidP="00E80032">
      <w:pPr>
        <w:pStyle w:val="Code"/>
      </w:pPr>
      <w:r w:rsidRPr="00EC76D5">
        <w:t xml:space="preserve">   block comment. */</w:t>
      </w:r>
    </w:p>
    <w:p w14:paraId="5DB9B9FA" w14:textId="6537FAC5" w:rsidR="00E80032" w:rsidRPr="00EC76D5" w:rsidRDefault="00E80032" w:rsidP="00E80032">
      <w:r w:rsidRPr="00EC76D5">
        <w:t xml:space="preserve">A piece of advice is that you use the line comments for regular comments, and save the block comments for situations when you need to comment a whole block of code for debugging purposes. Actually, there is a third level of comments if you use conditional programming, see macros (Section </w:t>
      </w:r>
      <w:r w:rsidRPr="00EC76D5">
        <w:fldChar w:fldCharType="begin"/>
      </w:r>
      <w:r w:rsidRPr="00EC76D5">
        <w:instrText xml:space="preserve"> REF _Ref383781494 \r \h </w:instrText>
      </w:r>
      <w:r w:rsidRPr="00EC76D5">
        <w:fldChar w:fldCharType="separate"/>
      </w:r>
      <w:r w:rsidR="00545E00" w:rsidRPr="00EC76D5">
        <w:t>22.9</w:t>
      </w:r>
      <w:r w:rsidRPr="00EC76D5">
        <w:fldChar w:fldCharType="end"/>
      </w:r>
      <w:r w:rsidRPr="00EC76D5">
        <w:t>) for details.</w:t>
      </w:r>
    </w:p>
    <w:p w14:paraId="3920A6C7" w14:textId="77777777" w:rsidR="00E80032" w:rsidRPr="00EC76D5" w:rsidRDefault="00E80032" w:rsidP="00E80032">
      <w:pPr>
        <w:pStyle w:val="Code"/>
      </w:pPr>
      <w:bookmarkStart w:id="5912" w:name="_Toc320485575"/>
      <w:r w:rsidRPr="00EC76D5">
        <w:t>#if 0</w:t>
      </w:r>
    </w:p>
    <w:p w14:paraId="34AAFCE8" w14:textId="77777777" w:rsidR="00E80032" w:rsidRPr="00EC76D5" w:rsidRDefault="00E80032" w:rsidP="00E80032">
      <w:pPr>
        <w:pStyle w:val="Code"/>
      </w:pPr>
      <w:r w:rsidRPr="00EC76D5">
        <w:t>This is an example of a C program. It writes the text</w:t>
      </w:r>
    </w:p>
    <w:p w14:paraId="1EB5173E" w14:textId="77777777" w:rsidR="00E80032" w:rsidRPr="00EC76D5" w:rsidRDefault="00E80032" w:rsidP="00E80032">
      <w:pPr>
        <w:pStyle w:val="Code"/>
      </w:pPr>
      <w:r w:rsidRPr="00EC76D5">
        <w:t>"Hello, World!" at the screen.</w:t>
      </w:r>
    </w:p>
    <w:p w14:paraId="24495987" w14:textId="77777777" w:rsidR="00E80032" w:rsidRPr="00EC76D5" w:rsidRDefault="00E80032" w:rsidP="00E80032">
      <w:pPr>
        <w:pStyle w:val="Code"/>
      </w:pPr>
      <w:r w:rsidRPr="00EC76D5">
        <w:t>#endif</w:t>
      </w:r>
    </w:p>
    <w:p w14:paraId="2CFC45C5" w14:textId="77777777" w:rsidR="00E80032" w:rsidRPr="00EC76D5" w:rsidRDefault="00E80032" w:rsidP="00E80032">
      <w:pPr>
        <w:pStyle w:val="Code"/>
      </w:pPr>
    </w:p>
    <w:p w14:paraId="650D531B" w14:textId="77777777" w:rsidR="00E80032" w:rsidRPr="00EC76D5" w:rsidRDefault="00E80032" w:rsidP="00E80032">
      <w:pPr>
        <w:pStyle w:val="Code"/>
      </w:pPr>
      <w:r w:rsidRPr="00EC76D5">
        <w:t>#include &lt;stdio.h&gt;</w:t>
      </w:r>
    </w:p>
    <w:p w14:paraId="4B3A2A05" w14:textId="77777777" w:rsidR="00E80032" w:rsidRPr="00EC76D5" w:rsidRDefault="00E80032" w:rsidP="00E80032">
      <w:pPr>
        <w:pStyle w:val="Code"/>
      </w:pPr>
    </w:p>
    <w:p w14:paraId="116ADB49" w14:textId="77777777" w:rsidR="00E80032" w:rsidRPr="00EC76D5" w:rsidRDefault="00E80032" w:rsidP="00E80032">
      <w:pPr>
        <w:pStyle w:val="Code"/>
      </w:pPr>
      <w:r w:rsidRPr="00EC76D5">
        <w:t>void main(void) {</w:t>
      </w:r>
    </w:p>
    <w:p w14:paraId="4B6B2E59" w14:textId="77777777" w:rsidR="00E80032" w:rsidRPr="00EC76D5" w:rsidRDefault="00E80032" w:rsidP="00E80032">
      <w:pPr>
        <w:pStyle w:val="Code"/>
      </w:pPr>
      <w:r w:rsidRPr="00EC76D5">
        <w:t xml:space="preserve">  printf("Hello, World!");</w:t>
      </w:r>
    </w:p>
    <w:p w14:paraId="69DDFA53" w14:textId="77777777" w:rsidR="00E80032" w:rsidRPr="00EC76D5" w:rsidRDefault="00E80032" w:rsidP="00E80032">
      <w:pPr>
        <w:pStyle w:val="Code"/>
      </w:pPr>
      <w:r w:rsidRPr="00EC76D5">
        <w:t>}</w:t>
      </w:r>
    </w:p>
    <w:p w14:paraId="03D934DF" w14:textId="67174E74" w:rsidR="00E80032" w:rsidRPr="00EC76D5" w:rsidRDefault="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Change w:id="5913" w:author="Stefan Björnander" w:date="2012-05-06T23:23:00Z">
          <w:pPr>
            <w:pStyle w:val="Rubrik2"/>
          </w:pPr>
        </w:pPrChange>
      </w:pPr>
      <w:bookmarkStart w:id="5914" w:name="_Toc323656684"/>
      <w:bookmarkStart w:id="5915" w:name="_Toc324085422"/>
      <w:bookmarkStart w:id="5916" w:name="_Toc383781074"/>
      <w:bookmarkStart w:id="5917" w:name="_Toc481936474"/>
      <w:r w:rsidRPr="00EC76D5">
        <w:t>Types and Variables</w:t>
      </w:r>
      <w:bookmarkEnd w:id="5912"/>
      <w:bookmarkEnd w:id="5914"/>
      <w:bookmarkEnd w:id="5915"/>
      <w:bookmarkEnd w:id="5916"/>
      <w:bookmarkEnd w:id="5917"/>
    </w:p>
    <w:p w14:paraId="3ECE0602" w14:textId="77777777" w:rsidR="00E80032" w:rsidRPr="00EC76D5" w:rsidRDefault="00E80032" w:rsidP="00E80032">
      <w:pPr>
        <w:rPr>
          <w:noProof/>
        </w:rPr>
      </w:pPr>
      <w:r w:rsidRPr="00EC76D5">
        <w:rPr>
          <w:noProof/>
        </w:rPr>
        <w:t xml:space="preserve">There are several types in C. They can be divided into two groups: simple and compunded. The simple types can be further classified into </w:t>
      </w:r>
      <w:r w:rsidRPr="00EC76D5">
        <w:rPr>
          <w:rStyle w:val="KeyWord"/>
        </w:rPr>
        <w:t>integral</w:t>
      </w:r>
      <w:r w:rsidRPr="00EC76D5">
        <w:rPr>
          <w:noProof/>
        </w:rPr>
        <w:t xml:space="preserve">, </w:t>
      </w:r>
      <w:r w:rsidRPr="00EC76D5">
        <w:rPr>
          <w:rStyle w:val="KeyWord"/>
        </w:rPr>
        <w:t>floating</w:t>
      </w:r>
      <w:r w:rsidRPr="00EC76D5">
        <w:rPr>
          <w:noProof/>
        </w:rPr>
        <w:t xml:space="preserve">, and </w:t>
      </w:r>
      <w:r w:rsidRPr="00EC76D5">
        <w:rPr>
          <w:rStyle w:val="KeyWord"/>
        </w:rPr>
        <w:t>logical</w:t>
      </w:r>
      <w:r w:rsidRPr="00EC76D5">
        <w:rPr>
          <w:noProof/>
        </w:rPr>
        <w:t xml:space="preserve"> types. The compunded types are </w:t>
      </w:r>
      <w:r w:rsidRPr="00EC76D5">
        <w:rPr>
          <w:rStyle w:val="KeyWord"/>
        </w:rPr>
        <w:t>arrays</w:t>
      </w:r>
      <w:r w:rsidRPr="00EC76D5">
        <w:rPr>
          <w:noProof/>
        </w:rPr>
        <w:t xml:space="preserve">, </w:t>
      </w:r>
      <w:r w:rsidRPr="00EC76D5">
        <w:rPr>
          <w:rStyle w:val="KeyWord"/>
        </w:rPr>
        <w:lastRenderedPageBreak/>
        <w:t>structures</w:t>
      </w:r>
      <w:r w:rsidRPr="00EC76D5">
        <w:rPr>
          <w:noProof/>
        </w:rPr>
        <w:t xml:space="preserve">, </w:t>
      </w:r>
      <w:r w:rsidRPr="00EC76D5">
        <w:rPr>
          <w:rStyle w:val="KeyWord"/>
        </w:rPr>
        <w:t>unions</w:t>
      </w:r>
      <w:r w:rsidRPr="00EC76D5">
        <w:rPr>
          <w:noProof/>
        </w:rPr>
        <w:t xml:space="preserve">, and </w:t>
      </w:r>
      <w:r w:rsidRPr="00EC76D5">
        <w:rPr>
          <w:rStyle w:val="KeyWord"/>
        </w:rPr>
        <w:t>pointers</w:t>
      </w:r>
      <w:r w:rsidRPr="00EC76D5">
        <w:rPr>
          <w:noProof/>
        </w:rPr>
        <w:t xml:space="preserve">. They all (directly or indirectly) composed by simple types. We can also define a type with our own integer values, called the </w:t>
      </w:r>
      <w:r w:rsidRPr="00EC76D5">
        <w:rPr>
          <w:rStyle w:val="KeyWord"/>
        </w:rPr>
        <w:t>enumeration</w:t>
      </w:r>
      <w:r w:rsidRPr="00EC76D5">
        <w:rPr>
          <w:noProof/>
        </w:rPr>
        <w:t xml:space="preserve"> type.</w:t>
      </w:r>
    </w:p>
    <w:p w14:paraId="00C96102" w14:textId="27E20C9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18" w:name="_Toc320485576"/>
      <w:bookmarkStart w:id="5919" w:name="_Toc323656685"/>
      <w:bookmarkStart w:id="5920" w:name="_Toc324085423"/>
      <w:bookmarkStart w:id="5921" w:name="_Toc383781075"/>
      <w:bookmarkStart w:id="5922" w:name="_Ref383781525"/>
      <w:bookmarkStart w:id="5923" w:name="_Toc481936475"/>
      <w:r w:rsidRPr="00EC76D5">
        <w:t>Simple Types</w:t>
      </w:r>
      <w:bookmarkEnd w:id="5918"/>
      <w:bookmarkEnd w:id="5919"/>
      <w:bookmarkEnd w:id="5920"/>
      <w:bookmarkEnd w:id="5921"/>
      <w:bookmarkEnd w:id="5922"/>
      <w:bookmarkEnd w:id="5923"/>
    </w:p>
    <w:p w14:paraId="489B3AE1" w14:textId="77777777" w:rsidR="00E80032" w:rsidRPr="00EC76D5" w:rsidRDefault="00E80032" w:rsidP="00E80032">
      <w:r w:rsidRPr="00EC76D5">
        <w:t xml:space="preserve">There are four simple types intended for storing integers: </w:t>
      </w:r>
      <w:r w:rsidRPr="00EC76D5">
        <w:rPr>
          <w:rStyle w:val="CodeInText0"/>
        </w:rPr>
        <w:t>char</w:t>
      </w:r>
      <w:r w:rsidRPr="00EC76D5">
        <w:t xml:space="preserve">, </w:t>
      </w:r>
      <w:r w:rsidRPr="00EC76D5">
        <w:rPr>
          <w:rStyle w:val="CodeInText0"/>
        </w:rPr>
        <w:t>short</w:t>
      </w:r>
      <w:r w:rsidRPr="00EC76D5">
        <w:rPr>
          <w:rStyle w:val="Italic"/>
        </w:rPr>
        <w:t xml:space="preserve"> </w:t>
      </w:r>
      <w:r w:rsidRPr="00EC76D5">
        <w:rPr>
          <w:rStyle w:val="CodeInText0"/>
        </w:rPr>
        <w:t>int</w:t>
      </w:r>
      <w:r w:rsidRPr="00EC76D5">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They are called the </w:t>
      </w:r>
      <w:r w:rsidRPr="00EC76D5">
        <w:rPr>
          <w:rStyle w:val="KeyWord"/>
        </w:rPr>
        <w:t>integral</w:t>
      </w:r>
      <w:r w:rsidRPr="00EC76D5">
        <w:rPr>
          <w:rStyle w:val="Italic"/>
        </w:rPr>
        <w:t xml:space="preserve"> </w:t>
      </w:r>
      <w:r w:rsidRPr="00EC76D5">
        <w:rPr>
          <w:rStyle w:val="KeyWord"/>
        </w:rPr>
        <w:t>types</w:t>
      </w:r>
      <w:r w:rsidRPr="00EC76D5">
        <w:t xml:space="preserve">. The types </w:t>
      </w:r>
      <w:r w:rsidRPr="00EC76D5">
        <w:rPr>
          <w:rStyle w:val="CodeInText0"/>
        </w:rPr>
        <w:t>short</w:t>
      </w:r>
      <w:r w:rsidRPr="00EC76D5">
        <w:rPr>
          <w:rStyle w:val="Italic"/>
        </w:rPr>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may be abbreviated to </w:t>
      </w:r>
      <w:r w:rsidRPr="00EC76D5">
        <w:rPr>
          <w:rStyle w:val="CodeInText0"/>
        </w:rPr>
        <w:t>short</w:t>
      </w:r>
      <w:r w:rsidRPr="00EC76D5">
        <w:t xml:space="preserve"> and </w:t>
      </w:r>
      <w:r w:rsidRPr="00EC76D5">
        <w:rPr>
          <w:rStyle w:val="CodeInText0"/>
        </w:rPr>
        <w:t>long</w:t>
      </w:r>
      <w:r w:rsidRPr="00EC76D5">
        <w:t xml:space="preserve">, respectively. As the names implies, they are designed for storing characters, small integers, normal integers, and large integers, respectively. The exact limits of the values possible to store varies between different compilers. Such property that is not defined in the standard, but is rather defined by the compiler, linker, or operating system, is said to </w:t>
      </w:r>
      <w:r w:rsidRPr="00EC76D5">
        <w:rPr>
          <w:rStyle w:val="KeyWord"/>
        </w:rPr>
        <w:t>implementation dependent</w:t>
      </w:r>
      <w:r w:rsidRPr="00EC76D5">
        <w:t>.</w:t>
      </w:r>
    </w:p>
    <w:p w14:paraId="062EA994" w14:textId="77777777" w:rsidR="00E80032" w:rsidRPr="00EC76D5" w:rsidRDefault="00E80032" w:rsidP="00E80032">
      <w:r w:rsidRPr="00EC76D5">
        <w:t xml:space="preserve">Furthermore, the integral types may be </w:t>
      </w:r>
      <w:r w:rsidRPr="00EC76D5">
        <w:rPr>
          <w:rStyle w:val="CodeInText0"/>
        </w:rPr>
        <w:t>signed</w:t>
      </w:r>
      <w:r w:rsidRPr="00EC76D5">
        <w:t xml:space="preserve"> or </w:t>
      </w:r>
      <w:r w:rsidRPr="00EC76D5">
        <w:rPr>
          <w:rStyle w:val="CodeInText0"/>
        </w:rPr>
        <w:t>unsigned</w:t>
      </w:r>
      <w:r w:rsidRPr="00EC76D5">
        <w:t xml:space="preserve">. An unsigned type must not have negative values. If the word signed or unsigned is left out, a </w:t>
      </w:r>
      <w:r w:rsidRPr="00EC76D5">
        <w:rPr>
          <w:rStyle w:val="CodeInText0"/>
        </w:rPr>
        <w:t>short</w:t>
      </w:r>
      <w:r w:rsidRPr="00EC76D5">
        <w:rPr>
          <w:rStyle w:val="Italic"/>
        </w:rPr>
        <w:t xml:space="preserve"> </w:t>
      </w:r>
      <w:r w:rsidRPr="00EC76D5">
        <w:rPr>
          <w:rStyle w:val="CodeInText0"/>
        </w:rPr>
        <w:t>int</w:t>
      </w:r>
      <w:r w:rsidRPr="00EC76D5">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will be signed. Weather a </w:t>
      </w:r>
      <w:r w:rsidRPr="00EC76D5">
        <w:rPr>
          <w:rStyle w:val="CodeInText0"/>
        </w:rPr>
        <w:t>char</w:t>
      </w:r>
      <w:r w:rsidRPr="00EC76D5">
        <w:t xml:space="preserve"> will be signed or unsigned is implementation dependent. However, a </w:t>
      </w:r>
      <w:r w:rsidRPr="00EC76D5">
        <w:rPr>
          <w:rStyle w:val="CodeInText0"/>
        </w:rPr>
        <w:t>char</w:t>
      </w:r>
      <w:r w:rsidRPr="00EC76D5">
        <w:t xml:space="preserve"> is always one byte long, which means that it always holds a single character, regardless whether it is unsigned or not.</w:t>
      </w:r>
    </w:p>
    <w:p w14:paraId="472C378E" w14:textId="77777777" w:rsidR="00E80032" w:rsidRPr="00EC76D5" w:rsidRDefault="00E80032" w:rsidP="00E80032">
      <w:r w:rsidRPr="00EC76D5">
        <w:t xml:space="preserve">The next category of simple types is the </w:t>
      </w:r>
      <w:r w:rsidRPr="00EC76D5">
        <w:rPr>
          <w:rStyle w:val="CodeInText0"/>
        </w:rPr>
        <w:t>floating</w:t>
      </w:r>
      <w:r w:rsidRPr="00EC76D5">
        <w:rPr>
          <w:rStyle w:val="Italic"/>
        </w:rPr>
        <w:t xml:space="preserve"> </w:t>
      </w:r>
      <w:r w:rsidRPr="00EC76D5">
        <w:rPr>
          <w:rStyle w:val="CodeInText0"/>
        </w:rPr>
        <w:t>types</w:t>
      </w:r>
      <w:r w:rsidRPr="00EC76D5">
        <w:t xml:space="preserve">, which are used to store decimal numbers. The types are </w:t>
      </w:r>
      <w:r w:rsidRPr="00EC76D5">
        <w:rPr>
          <w:rStyle w:val="CodeInText0"/>
        </w:rPr>
        <w:t>float</w:t>
      </w:r>
      <w:r w:rsidRPr="00EC76D5">
        <w:t xml:space="preserve">, </w:t>
      </w:r>
      <w:r w:rsidRPr="00EC76D5">
        <w:rPr>
          <w:rStyle w:val="CodeInText0"/>
        </w:rPr>
        <w:t>double</w:t>
      </w:r>
      <w:r w:rsidRPr="00EC76D5">
        <w:t xml:space="preserve">, and </w:t>
      </w:r>
      <w:r w:rsidRPr="00EC76D5">
        <w:rPr>
          <w:rStyle w:val="CodeInText0"/>
        </w:rPr>
        <w:t>long</w:t>
      </w:r>
      <w:r w:rsidRPr="00EC76D5">
        <w:rPr>
          <w:rStyle w:val="Italic"/>
        </w:rPr>
        <w:t xml:space="preserve"> </w:t>
      </w:r>
      <w:r w:rsidRPr="00EC76D5">
        <w:rPr>
          <w:rStyle w:val="CodeInText0"/>
        </w:rPr>
        <w:t>double</w:t>
      </w:r>
      <w:r w:rsidRPr="00EC76D5">
        <w:t xml:space="preserve">; where </w:t>
      </w:r>
      <w:r w:rsidRPr="00EC76D5">
        <w:rPr>
          <w:rStyle w:val="CodeInText0"/>
        </w:rPr>
        <w:t>float</w:t>
      </w:r>
      <w:r w:rsidRPr="00EC76D5">
        <w:t xml:space="preserve"> stores the smallest value and </w:t>
      </w:r>
      <w:r w:rsidRPr="00EC76D5">
        <w:rPr>
          <w:rStyle w:val="CodeInText0"/>
        </w:rPr>
        <w:t>long</w:t>
      </w:r>
      <w:r w:rsidRPr="00EC76D5">
        <w:rPr>
          <w:rStyle w:val="Italic"/>
        </w:rPr>
        <w:t xml:space="preserve"> </w:t>
      </w:r>
      <w:r w:rsidRPr="00EC76D5">
        <w:rPr>
          <w:rStyle w:val="CodeInText0"/>
        </w:rPr>
        <w:t>double</w:t>
      </w:r>
      <w:r w:rsidRPr="00EC76D5">
        <w:t xml:space="preserve"> the largest one. How large values each type can store is implementation dependent. A floating type cannot be unsigned.</w:t>
      </w:r>
    </w:p>
    <w:p w14:paraId="065C238C" w14:textId="77777777" w:rsidR="00E80032" w:rsidRPr="00EC76D5" w:rsidRDefault="00E80032" w:rsidP="00E80032">
      <w:r w:rsidRPr="00EC76D5">
        <w:t xml:space="preserve">In many languages, there is a logical type (named </w:t>
      </w:r>
      <w:r w:rsidRPr="00EC76D5">
        <w:rPr>
          <w:rStyle w:val="CodeInText0"/>
        </w:rPr>
        <w:t>bool</w:t>
      </w:r>
      <w:r w:rsidRPr="00EC76D5">
        <w:t xml:space="preserve">, </w:t>
      </w:r>
      <w:r w:rsidRPr="00EC76D5">
        <w:rPr>
          <w:rStyle w:val="CodeInText0"/>
        </w:rPr>
        <w:t>boolean</w:t>
      </w:r>
      <w:r w:rsidRPr="00EC76D5">
        <w:rPr>
          <w:rStyle w:val="Italic"/>
        </w:rPr>
        <w:t xml:space="preserve">, </w:t>
      </w:r>
      <w:r w:rsidRPr="00EC76D5">
        <w:t xml:space="preserve">or </w:t>
      </w:r>
      <w:r w:rsidRPr="00EC76D5">
        <w:rPr>
          <w:rStyle w:val="CodeInText0"/>
        </w:rPr>
        <w:t>logical</w:t>
      </w:r>
      <w:r w:rsidRPr="00EC76D5">
        <w:t xml:space="preserve">) that stores logical value </w:t>
      </w:r>
      <w:r w:rsidRPr="00EC76D5">
        <w:rPr>
          <w:rStyle w:val="KeyWord"/>
        </w:rPr>
        <w:t>true</w:t>
      </w:r>
      <w:r w:rsidRPr="00EC76D5">
        <w:t xml:space="preserve"> or </w:t>
      </w:r>
      <w:r w:rsidRPr="00EC76D5">
        <w:rPr>
          <w:rStyle w:val="KeyWord"/>
        </w:rPr>
        <w:t>false</w:t>
      </w:r>
      <w:r w:rsidRPr="00EC76D5">
        <w:t>. In C, however, there is no such type</w:t>
      </w:r>
      <w:r w:rsidRPr="00EC76D5">
        <w:rPr>
          <w:rStyle w:val="Fotnotsreferens"/>
          <w:szCs w:val="21"/>
        </w:rPr>
        <w:footnoteReference w:id="16"/>
      </w:r>
      <w:r w:rsidRPr="00EC76D5">
        <w:t xml:space="preserve">. Instead, </w:t>
      </w:r>
      <w:r w:rsidRPr="00EC76D5">
        <w:rPr>
          <w:rStyle w:val="CodeInText0"/>
        </w:rPr>
        <w:t>int</w:t>
      </w:r>
      <w:r w:rsidRPr="00EC76D5">
        <w:t xml:space="preserve"> is used as a logical type, where zero represents false and all other values represent true.</w:t>
      </w:r>
    </w:p>
    <w:p w14:paraId="17CC66FC" w14:textId="75EFBF08"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24" w:name="_Toc320485577"/>
      <w:bookmarkStart w:id="5925" w:name="_Toc323656686"/>
      <w:bookmarkStart w:id="5926" w:name="_Toc324085424"/>
      <w:bookmarkStart w:id="5927" w:name="_Toc383781076"/>
      <w:bookmarkStart w:id="5928" w:name="_Toc481936476"/>
      <w:r w:rsidRPr="00EC76D5">
        <w:t>Variables</w:t>
      </w:r>
      <w:bookmarkEnd w:id="5924"/>
      <w:bookmarkEnd w:id="5925"/>
      <w:bookmarkEnd w:id="5926"/>
      <w:bookmarkEnd w:id="5927"/>
      <w:bookmarkEnd w:id="5928"/>
    </w:p>
    <w:p w14:paraId="1797A312" w14:textId="65C3F1DA" w:rsidR="00E80032" w:rsidRPr="00EC76D5" w:rsidRDefault="00E80032" w:rsidP="00E80032">
      <w:r w:rsidRPr="00EC76D5">
        <w:t xml:space="preserve">A variable can be regarded as a box in the memory. In almost every case, we do not need to know its exact memory address. A variable always has a name, a type, and a value. We define a variable by simple writing its type and name. If we want to, we can </w:t>
      </w:r>
      <w:r w:rsidR="002F35C1">
        <w:t>initializer</w:t>
      </w:r>
      <w:r w:rsidRPr="00EC76D5">
        <w:t>ialize the variable; that is, assign it a value. If we do not, the variable’s value is undefined</w:t>
      </w:r>
      <w:r w:rsidRPr="00EC76D5">
        <w:rPr>
          <w:rStyle w:val="Fotnotsreferens"/>
          <w:szCs w:val="21"/>
        </w:rPr>
        <w:footnoteReference w:id="17"/>
      </w:r>
      <w:r w:rsidRPr="00EC76D5">
        <w:t>. In this chapter, that value is denoted by a question mark (?).</w:t>
      </w:r>
    </w:p>
    <w:p w14:paraId="2F57B4FE" w14:textId="77777777" w:rsidR="00E80032" w:rsidRPr="00EC76D5" w:rsidRDefault="00E80032" w:rsidP="00E80032">
      <w:pPr>
        <w:pStyle w:val="Code"/>
      </w:pPr>
      <w:r w:rsidRPr="00EC76D5">
        <w:t>int i = 123, j;</w:t>
      </w:r>
    </w:p>
    <w:p w14:paraId="52C74ABD" w14:textId="77777777" w:rsidR="00E80032" w:rsidRPr="00EC76D5" w:rsidRDefault="00E80032" w:rsidP="00E80032">
      <w:pPr>
        <w:pStyle w:val="Code"/>
      </w:pPr>
      <w:r w:rsidRPr="00EC76D5">
        <w:t>double d = 3.14;</w:t>
      </w:r>
    </w:p>
    <w:p w14:paraId="428B2607" w14:textId="77777777" w:rsidR="00E80032" w:rsidRPr="00EC76D5" w:rsidRDefault="00E80032" w:rsidP="00E80032">
      <w:pPr>
        <w:pStyle w:val="Code"/>
      </w:pPr>
      <w:r w:rsidRPr="00EC76D5">
        <w:t>char c = 'a';</w:t>
      </w:r>
    </w:p>
    <w:p w14:paraId="6F3EAD90" w14:textId="77777777" w:rsidR="00E80032" w:rsidRPr="00EC76D5" w:rsidRDefault="00E80032" w:rsidP="00E80032">
      <w:pPr>
        <w:rPr>
          <w:szCs w:val="21"/>
        </w:rPr>
      </w:pPr>
      <w:r w:rsidRPr="00EC76D5">
        <w:rPr>
          <w:noProof/>
          <w:lang w:eastAsia="sv-SE"/>
        </w:rPr>
        <mc:AlternateContent>
          <mc:Choice Requires="wpc">
            <w:drawing>
              <wp:inline distT="0" distB="0" distL="0" distR="0" wp14:anchorId="08B9E2A7" wp14:editId="5E38CFCC">
                <wp:extent cx="3877945" cy="901700"/>
                <wp:effectExtent l="0" t="0" r="8255" b="3175"/>
                <wp:docPr id="345" name="Canvas 29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6" name="Rectangle 283"/>
                        <wps:cNvSpPr>
                          <a:spLocks noChangeArrowheads="1"/>
                        </wps:cNvSpPr>
                        <wps:spPr bwMode="auto">
                          <a:xfrm>
                            <a:off x="180202" y="360500"/>
                            <a:ext cx="721708" cy="360500"/>
                          </a:xfrm>
                          <a:prstGeom prst="rect">
                            <a:avLst/>
                          </a:prstGeom>
                          <a:solidFill>
                            <a:srgbClr val="FFFFFF"/>
                          </a:solidFill>
                          <a:ln w="9525">
                            <a:solidFill>
                              <a:srgbClr val="000000"/>
                            </a:solidFill>
                            <a:miter lim="800000"/>
                            <a:headEnd/>
                            <a:tailEnd/>
                          </a:ln>
                        </wps:spPr>
                        <wps:txbx>
                          <w:txbxContent>
                            <w:p w14:paraId="09D82FA4" w14:textId="77777777" w:rsidR="005A193E" w:rsidRPr="003F7CF1" w:rsidRDefault="005A193E"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337" name="Text Box 284"/>
                        <wps:cNvSpPr txBox="1">
                          <a:spLocks noChangeArrowheads="1"/>
                        </wps:cNvSpPr>
                        <wps:spPr bwMode="auto">
                          <a:xfrm>
                            <a:off x="180202" y="0"/>
                            <a:ext cx="721708"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8D85FF" w14:textId="77777777" w:rsidR="005A193E" w:rsidRPr="003F7CF1" w:rsidRDefault="005A193E" w:rsidP="00E80032">
                              <w:pPr>
                                <w:pStyle w:val="SourceCodeBoxHeader"/>
                                <w:rPr>
                                  <w:sz w:val="19"/>
                                  <w:szCs w:val="19"/>
                                </w:rPr>
                              </w:pPr>
                              <w:r w:rsidRPr="003F7CF1">
                                <w:rPr>
                                  <w:sz w:val="19"/>
                                  <w:szCs w:val="19"/>
                                </w:rPr>
                                <w:t>i</w:t>
                              </w:r>
                            </w:p>
                          </w:txbxContent>
                        </wps:txbx>
                        <wps:bodyPr rot="0" vert="horz" wrap="square" lIns="91440" tIns="45720" rIns="91440" bIns="45720" anchor="t" anchorCtr="0" upright="1">
                          <a:noAutofit/>
                        </wps:bodyPr>
                      </wps:wsp>
                      <wps:wsp>
                        <wps:cNvPr id="338" name="Rectangle 285"/>
                        <wps:cNvSpPr>
                          <a:spLocks noChangeArrowheads="1"/>
                        </wps:cNvSpPr>
                        <wps:spPr bwMode="auto">
                          <a:xfrm>
                            <a:off x="1171914" y="360500"/>
                            <a:ext cx="721008" cy="359700"/>
                          </a:xfrm>
                          <a:prstGeom prst="rect">
                            <a:avLst/>
                          </a:prstGeom>
                          <a:solidFill>
                            <a:srgbClr val="FFFFFF"/>
                          </a:solidFill>
                          <a:ln w="9525">
                            <a:solidFill>
                              <a:srgbClr val="000000"/>
                            </a:solidFill>
                            <a:miter lim="800000"/>
                            <a:headEnd/>
                            <a:tailEnd/>
                          </a:ln>
                        </wps:spPr>
                        <wps:txbx>
                          <w:txbxContent>
                            <w:p w14:paraId="5ED3118F" w14:textId="77777777" w:rsidR="005A193E" w:rsidRPr="003F7CF1" w:rsidRDefault="005A193E" w:rsidP="00E80032">
                              <w:pPr>
                                <w:pStyle w:val="SourceCodeBoxText"/>
                                <w:rPr>
                                  <w:sz w:val="19"/>
                                  <w:szCs w:val="19"/>
                                </w:rPr>
                              </w:pPr>
                              <w:r w:rsidRPr="003F7CF1">
                                <w:rPr>
                                  <w:sz w:val="19"/>
                                  <w:szCs w:val="19"/>
                                </w:rPr>
                                <w:t>?</w:t>
                              </w:r>
                            </w:p>
                          </w:txbxContent>
                        </wps:txbx>
                        <wps:bodyPr rot="0" vert="horz" wrap="square" lIns="91440" tIns="45720" rIns="91440" bIns="45720" anchor="t" anchorCtr="0" upright="1">
                          <a:noAutofit/>
                        </wps:bodyPr>
                      </wps:wsp>
                      <wps:wsp>
                        <wps:cNvPr id="339" name="Text Box 286"/>
                        <wps:cNvSpPr txBox="1">
                          <a:spLocks noChangeArrowheads="1"/>
                        </wps:cNvSpPr>
                        <wps:spPr bwMode="auto">
                          <a:xfrm>
                            <a:off x="1171914" y="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2B9B81" w14:textId="77777777" w:rsidR="005A193E" w:rsidRPr="003F7CF1" w:rsidRDefault="005A193E" w:rsidP="00E80032">
                              <w:pPr>
                                <w:pStyle w:val="SourceCodeBoxHeader"/>
                                <w:rPr>
                                  <w:sz w:val="19"/>
                                  <w:szCs w:val="19"/>
                                  <w:lang w:val="sv-SE"/>
                                </w:rPr>
                              </w:pPr>
                              <w:r w:rsidRPr="003F7CF1">
                                <w:rPr>
                                  <w:sz w:val="19"/>
                                  <w:szCs w:val="19"/>
                                  <w:lang w:val="sv-SE"/>
                                </w:rPr>
                                <w:t>j</w:t>
                              </w:r>
                            </w:p>
                          </w:txbxContent>
                        </wps:txbx>
                        <wps:bodyPr rot="0" vert="horz" wrap="square" lIns="91440" tIns="45720" rIns="91440" bIns="45720" anchor="t" anchorCtr="0" upright="1">
                          <a:noAutofit/>
                        </wps:bodyPr>
                      </wps:wsp>
                      <wps:wsp>
                        <wps:cNvPr id="340" name="Rectangle 287"/>
                        <wps:cNvSpPr>
                          <a:spLocks noChangeArrowheads="1"/>
                        </wps:cNvSpPr>
                        <wps:spPr bwMode="auto">
                          <a:xfrm>
                            <a:off x="2164425" y="360500"/>
                            <a:ext cx="721008" cy="359700"/>
                          </a:xfrm>
                          <a:prstGeom prst="rect">
                            <a:avLst/>
                          </a:prstGeom>
                          <a:solidFill>
                            <a:srgbClr val="FFFFFF"/>
                          </a:solidFill>
                          <a:ln w="9525">
                            <a:solidFill>
                              <a:srgbClr val="000000"/>
                            </a:solidFill>
                            <a:miter lim="800000"/>
                            <a:headEnd/>
                            <a:tailEnd/>
                          </a:ln>
                        </wps:spPr>
                        <wps:txbx>
                          <w:txbxContent>
                            <w:p w14:paraId="6450C505" w14:textId="77777777" w:rsidR="005A193E" w:rsidRPr="003F7CF1" w:rsidRDefault="005A193E" w:rsidP="00E80032">
                              <w:pPr>
                                <w:pStyle w:val="SourceCodeBoxText"/>
                                <w:rPr>
                                  <w:sz w:val="19"/>
                                  <w:szCs w:val="19"/>
                                </w:rPr>
                              </w:pPr>
                              <w:r w:rsidRPr="003F7CF1">
                                <w:rPr>
                                  <w:sz w:val="19"/>
                                  <w:szCs w:val="19"/>
                                </w:rPr>
                                <w:t>3.14</w:t>
                              </w:r>
                            </w:p>
                          </w:txbxContent>
                        </wps:txbx>
                        <wps:bodyPr rot="0" vert="horz" wrap="square" lIns="91440" tIns="45720" rIns="91440" bIns="45720" anchor="t" anchorCtr="0" upright="1">
                          <a:noAutofit/>
                        </wps:bodyPr>
                      </wps:wsp>
                      <wps:wsp>
                        <wps:cNvPr id="341" name="Text Box 288"/>
                        <wps:cNvSpPr txBox="1">
                          <a:spLocks noChangeArrowheads="1"/>
                        </wps:cNvSpPr>
                        <wps:spPr bwMode="auto">
                          <a:xfrm>
                            <a:off x="2164425" y="160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01312F" w14:textId="77777777" w:rsidR="005A193E" w:rsidRPr="003F7CF1" w:rsidRDefault="005A193E"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wps:wsp>
                        <wps:cNvPr id="342" name="Rectangle 289"/>
                        <wps:cNvSpPr>
                          <a:spLocks noChangeArrowheads="1"/>
                        </wps:cNvSpPr>
                        <wps:spPr bwMode="auto">
                          <a:xfrm>
                            <a:off x="3156137" y="360500"/>
                            <a:ext cx="721808" cy="359700"/>
                          </a:xfrm>
                          <a:prstGeom prst="rect">
                            <a:avLst/>
                          </a:prstGeom>
                          <a:solidFill>
                            <a:srgbClr val="FFFFFF"/>
                          </a:solidFill>
                          <a:ln w="9525">
                            <a:solidFill>
                              <a:srgbClr val="000000"/>
                            </a:solidFill>
                            <a:miter lim="800000"/>
                            <a:headEnd/>
                            <a:tailEnd/>
                          </a:ln>
                        </wps:spPr>
                        <wps:txbx>
                          <w:txbxContent>
                            <w:p w14:paraId="13EDE937" w14:textId="77777777" w:rsidR="005A193E" w:rsidRPr="003F7CF1" w:rsidRDefault="005A193E"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344" name="Text Box 290"/>
                        <wps:cNvSpPr txBox="1">
                          <a:spLocks noChangeArrowheads="1"/>
                        </wps:cNvSpPr>
                        <wps:spPr bwMode="auto">
                          <a:xfrm>
                            <a:off x="3156137" y="0"/>
                            <a:ext cx="7218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DD2F4F" w14:textId="77777777" w:rsidR="005A193E" w:rsidRPr="003F7CF1" w:rsidRDefault="005A193E"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8B9E2A7" id="Canvas 296" o:spid="_x0000_s1063" editas="canvas" style="width:305.35pt;height:71pt;mso-position-horizontal-relative:char;mso-position-vertical-relative:line" coordsize="38779,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">
                <v:shape id="_x0000_s1064" type="#_x0000_t75" style="position:absolute;width:38779;height:9017;visibility:visible;mso-wrap-style:square">
                  <v:fill o:detectmouseclick="t"/>
                  <v:path o:connecttype="none"/>
                </v:shape>
                <v:rect id="Rectangle 283" o:spid="_x0000_s1065"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">
                  <v:textbox>
                    <w:txbxContent>
                      <w:p w14:paraId="09D82FA4" w14:textId="77777777" w:rsidR="005A193E" w:rsidRPr="003F7CF1" w:rsidRDefault="005A193E" w:rsidP="00E80032">
                        <w:pPr>
                          <w:pStyle w:val="SourceCodeBoxText"/>
                          <w:rPr>
                            <w:sz w:val="19"/>
                            <w:szCs w:val="19"/>
                          </w:rPr>
                        </w:pPr>
                        <w:r w:rsidRPr="003F7CF1">
                          <w:rPr>
                            <w:sz w:val="19"/>
                            <w:szCs w:val="19"/>
                          </w:rPr>
                          <w:t>123</w:t>
                        </w:r>
                      </w:p>
                    </w:txbxContent>
                  </v:textbox>
                </v:rect>
                <v:shape id="Text Box 284" o:spid="_x0000_s1066"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" filled="f" stroked="f">
                  <v:textbox>
                    <w:txbxContent>
                      <w:p w14:paraId="688D85FF" w14:textId="77777777" w:rsidR="005A193E" w:rsidRPr="003F7CF1" w:rsidRDefault="005A193E" w:rsidP="00E80032">
                        <w:pPr>
                          <w:pStyle w:val="SourceCodeBoxHeader"/>
                          <w:rPr>
                            <w:sz w:val="19"/>
                            <w:szCs w:val="19"/>
                          </w:rPr>
                        </w:pPr>
                        <w:r w:rsidRPr="003F7CF1">
                          <w:rPr>
                            <w:sz w:val="19"/>
                            <w:szCs w:val="19"/>
                          </w:rPr>
                          <w:t>i</w:t>
                        </w:r>
                      </w:p>
                    </w:txbxContent>
                  </v:textbox>
                </v:shape>
                <v:rect id="Rectangle 285" o:spid="_x0000_s1067" style="position:absolute;left:11719;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">
                  <v:textbox>
                    <w:txbxContent>
                      <w:p w14:paraId="5ED3118F" w14:textId="77777777" w:rsidR="005A193E" w:rsidRPr="003F7CF1" w:rsidRDefault="005A193E" w:rsidP="00E80032">
                        <w:pPr>
                          <w:pStyle w:val="SourceCodeBoxText"/>
                          <w:rPr>
                            <w:sz w:val="19"/>
                            <w:szCs w:val="19"/>
                          </w:rPr>
                        </w:pPr>
                        <w:r w:rsidRPr="003F7CF1">
                          <w:rPr>
                            <w:sz w:val="19"/>
                            <w:szCs w:val="19"/>
                          </w:rPr>
                          <w:t>?</w:t>
                        </w:r>
                      </w:p>
                    </w:txbxContent>
                  </v:textbox>
                </v:rect>
                <v:shape id="Text Box 286" o:spid="_x0000_s1068" type="#_x0000_t202" style="position:absolute;left:11719;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" filled="f" stroked="f">
                  <v:textbox>
                    <w:txbxContent>
                      <w:p w14:paraId="062B9B81" w14:textId="77777777" w:rsidR="005A193E" w:rsidRPr="003F7CF1" w:rsidRDefault="005A193E" w:rsidP="00E80032">
                        <w:pPr>
                          <w:pStyle w:val="SourceCodeBoxHeader"/>
                          <w:rPr>
                            <w:sz w:val="19"/>
                            <w:szCs w:val="19"/>
                            <w:lang w:val="sv-SE"/>
                          </w:rPr>
                        </w:pPr>
                        <w:r w:rsidRPr="003F7CF1">
                          <w:rPr>
                            <w:sz w:val="19"/>
                            <w:szCs w:val="19"/>
                            <w:lang w:val="sv-SE"/>
                          </w:rPr>
                          <w:t>j</w:t>
                        </w:r>
                      </w:p>
                    </w:txbxContent>
                  </v:textbox>
                </v:shape>
                <v:rect id="Rectangle 287" o:spid="_x0000_s1069" style="position:absolute;left:2164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">
                  <v:textbox>
                    <w:txbxContent>
                      <w:p w14:paraId="6450C505" w14:textId="77777777" w:rsidR="005A193E" w:rsidRPr="003F7CF1" w:rsidRDefault="005A193E" w:rsidP="00E80032">
                        <w:pPr>
                          <w:pStyle w:val="SourceCodeBoxText"/>
                          <w:rPr>
                            <w:sz w:val="19"/>
                            <w:szCs w:val="19"/>
                          </w:rPr>
                        </w:pPr>
                        <w:r w:rsidRPr="003F7CF1">
                          <w:rPr>
                            <w:sz w:val="19"/>
                            <w:szCs w:val="19"/>
                          </w:rPr>
                          <w:t>3.14</w:t>
                        </w:r>
                      </w:p>
                    </w:txbxContent>
                  </v:textbox>
                </v:rect>
                <v:shape id="Text Box 288" o:spid="_x0000_s1070" type="#_x0000_t202" style="position:absolute;left:21644;top:16;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" filled="f" stroked="f">
                  <v:textbox>
                    <w:txbxContent>
                      <w:p w14:paraId="5501312F" w14:textId="77777777" w:rsidR="005A193E" w:rsidRPr="003F7CF1" w:rsidRDefault="005A193E" w:rsidP="00E80032">
                        <w:pPr>
                          <w:pStyle w:val="SourceCodeBoxHeader"/>
                          <w:rPr>
                            <w:sz w:val="19"/>
                            <w:szCs w:val="19"/>
                            <w:lang w:val="sv-SE"/>
                          </w:rPr>
                        </w:pPr>
                        <w:r w:rsidRPr="003F7CF1">
                          <w:rPr>
                            <w:sz w:val="19"/>
                            <w:szCs w:val="19"/>
                            <w:lang w:val="sv-SE"/>
                          </w:rPr>
                          <w:t>d</w:t>
                        </w:r>
                      </w:p>
                    </w:txbxContent>
                  </v:textbox>
                </v:shape>
                <v:rect id="Rectangle 289" o:spid="_x0000_s1071" style="position:absolute;left:31561;top:3605;width:7218;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">
                  <v:textbox>
                    <w:txbxContent>
                      <w:p w14:paraId="13EDE937" w14:textId="77777777" w:rsidR="005A193E" w:rsidRPr="003F7CF1" w:rsidRDefault="005A193E" w:rsidP="00E80032">
                        <w:pPr>
                          <w:pStyle w:val="SourceCodeBoxText"/>
                          <w:rPr>
                            <w:sz w:val="19"/>
                            <w:szCs w:val="19"/>
                          </w:rPr>
                        </w:pPr>
                        <w:r w:rsidRPr="003F7CF1">
                          <w:rPr>
                            <w:sz w:val="19"/>
                            <w:szCs w:val="19"/>
                          </w:rPr>
                          <w:t>'a'</w:t>
                        </w:r>
                      </w:p>
                    </w:txbxContent>
                  </v:textbox>
                </v:rect>
                <v:shape id="Text Box 290" o:spid="_x0000_s1072" type="#_x0000_t202" style="position:absolute;left:31561;width:7218;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" filled="f" stroked="f">
                  <v:textbox>
                    <w:txbxContent>
                      <w:p w14:paraId="32DD2F4F" w14:textId="77777777" w:rsidR="005A193E" w:rsidRPr="003F7CF1" w:rsidRDefault="005A193E"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5295510B" w14:textId="77777777" w:rsidR="00E80032" w:rsidRPr="00EC76D5" w:rsidRDefault="00E80032" w:rsidP="00E80032">
      <w:r w:rsidRPr="00EC76D5">
        <w:lastRenderedPageBreak/>
        <w:t>We can transform values between the types by stating the new type within parentheses. The use of stating the type is not strictly necessary. However, if omitted the compiler may give warnings</w:t>
      </w:r>
      <w:r w:rsidRPr="00EC76D5">
        <w:rPr>
          <w:rStyle w:val="Fotnotsreferens"/>
          <w:szCs w:val="21"/>
        </w:rPr>
        <w:footnoteReference w:id="18"/>
      </w:r>
      <w:r w:rsidRPr="00EC76D5">
        <w:t>.</w:t>
      </w:r>
    </w:p>
    <w:p w14:paraId="4552E3D8" w14:textId="77777777" w:rsidR="00E80032" w:rsidRPr="00EC76D5" w:rsidRDefault="00E80032" w:rsidP="00E80032">
      <w:pPr>
        <w:pStyle w:val="Code"/>
      </w:pPr>
      <w:r w:rsidRPr="00EC76D5">
        <w:t>int i = 123;</w:t>
      </w:r>
    </w:p>
    <w:p w14:paraId="17FBAEF0" w14:textId="77777777" w:rsidR="00E80032" w:rsidRPr="00EC76D5" w:rsidRDefault="00E80032" w:rsidP="00E80032">
      <w:pPr>
        <w:pStyle w:val="Code"/>
      </w:pPr>
      <w:r w:rsidRPr="00EC76D5">
        <w:t>double x = 1.23;</w:t>
      </w:r>
    </w:p>
    <w:p w14:paraId="2D72DC05" w14:textId="77777777" w:rsidR="00E80032" w:rsidRPr="00EC76D5" w:rsidRDefault="00E80032" w:rsidP="00E80032">
      <w:pPr>
        <w:pStyle w:val="Code"/>
      </w:pPr>
    </w:p>
    <w:p w14:paraId="2A6F7373" w14:textId="77777777" w:rsidR="00E80032" w:rsidRPr="00EC76D5" w:rsidRDefault="00E80032" w:rsidP="00E80032">
      <w:pPr>
        <w:pStyle w:val="Code"/>
      </w:pPr>
      <w:r w:rsidRPr="00EC76D5">
        <w:t>int j = (int) x;</w:t>
      </w:r>
    </w:p>
    <w:p w14:paraId="10ACCF22" w14:textId="77777777" w:rsidR="00E80032" w:rsidRPr="00EC76D5" w:rsidRDefault="00E80032" w:rsidP="00E80032">
      <w:pPr>
        <w:pStyle w:val="Code"/>
      </w:pPr>
      <w:r w:rsidRPr="00EC76D5">
        <w:t>double y = (double) i;</w:t>
      </w:r>
    </w:p>
    <w:p w14:paraId="50930259" w14:textId="77777777"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29" w:name="_Toc320485578"/>
      <w:bookmarkStart w:id="5930" w:name="_Toc323656687"/>
      <w:bookmarkStart w:id="5931" w:name="_Toc324085425"/>
      <w:bookmarkStart w:id="5932" w:name="_Toc383781077"/>
      <w:bookmarkStart w:id="5933" w:name="_Toc481936477"/>
      <w:bookmarkStart w:id="5934" w:name="_Toc320485579"/>
      <w:r w:rsidRPr="00EC76D5">
        <w:t>Constants</w:t>
      </w:r>
      <w:bookmarkEnd w:id="5929"/>
      <w:bookmarkEnd w:id="5930"/>
      <w:bookmarkEnd w:id="5931"/>
      <w:bookmarkEnd w:id="5932"/>
      <w:bookmarkEnd w:id="5933"/>
    </w:p>
    <w:p w14:paraId="32CDF69C" w14:textId="307EF024" w:rsidR="00E80032" w:rsidRPr="00EC76D5" w:rsidRDefault="00E80032" w:rsidP="00E80032">
      <w:r w:rsidRPr="00EC76D5">
        <w:t xml:space="preserve">As the name implies, a constant is a variable whose value cannot be altered since it has been </w:t>
      </w:r>
      <w:r w:rsidR="00266D64">
        <w:t>initialized</w:t>
      </w:r>
      <w:r w:rsidRPr="00EC76D5">
        <w:t xml:space="preserve">. Unlike variables, constants must always be </w:t>
      </w:r>
      <w:r w:rsidR="00266D64">
        <w:t>initialized</w:t>
      </w:r>
      <w:r w:rsidRPr="00EC76D5">
        <w:t xml:space="preserve"> and are often written in capital letters.</w:t>
      </w:r>
    </w:p>
    <w:p w14:paraId="227A9631" w14:textId="77777777" w:rsidR="00E80032" w:rsidRPr="00EC76D5" w:rsidRDefault="00E80032" w:rsidP="00E80032">
      <w:pPr>
        <w:pStyle w:val="Code"/>
      </w:pPr>
      <w:r w:rsidRPr="00EC76D5">
        <w:t>const double PI = 3.14;</w:t>
      </w:r>
    </w:p>
    <w:p w14:paraId="53E08F45" w14:textId="6EE70336"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35" w:name="_Toc323656688"/>
      <w:bookmarkStart w:id="5936" w:name="_Toc324085426"/>
      <w:bookmarkStart w:id="5937" w:name="_Toc383781078"/>
      <w:bookmarkStart w:id="5938" w:name="_Toc481936478"/>
      <w:r w:rsidRPr="00EC76D5">
        <w:t>Output</w:t>
      </w:r>
      <w:bookmarkEnd w:id="5934"/>
      <w:bookmarkEnd w:id="5935"/>
      <w:bookmarkEnd w:id="5936"/>
      <w:bookmarkEnd w:id="5937"/>
      <w:bookmarkEnd w:id="5938"/>
    </w:p>
    <w:p w14:paraId="68E5301E" w14:textId="77777777" w:rsidR="00E80032" w:rsidRPr="00EC76D5" w:rsidRDefault="00E80032" w:rsidP="00E80032">
      <w:r w:rsidRPr="00EC76D5">
        <w:t xml:space="preserve">As noted in the first section of this chapter, the standard function for output is </w:t>
      </w:r>
      <w:r w:rsidRPr="00EC76D5">
        <w:rPr>
          <w:rStyle w:val="CodeInText0"/>
        </w:rPr>
        <w:t>printf</w:t>
      </w:r>
      <w:r w:rsidRPr="00EC76D5">
        <w:t xml:space="preserve"> (formatted print) writes to the standard output device (normally a text window).</w:t>
      </w:r>
    </w:p>
    <w:p w14:paraId="3B73D7E0" w14:textId="77777777" w:rsidR="00E80032" w:rsidRPr="00EC76D5" w:rsidRDefault="00E80032" w:rsidP="00E80032">
      <w:r w:rsidRPr="00EC76D5">
        <w:t xml:space="preserve">The first argument is the </w:t>
      </w:r>
      <w:r w:rsidRPr="00EC76D5">
        <w:rPr>
          <w:rStyle w:val="KeyWord"/>
        </w:rPr>
        <w:t>format</w:t>
      </w:r>
      <w:r w:rsidRPr="00EC76D5">
        <w:rPr>
          <w:rStyle w:val="Italic"/>
        </w:rPr>
        <w:t xml:space="preserve"> </w:t>
      </w:r>
      <w:r w:rsidRPr="00EC76D5">
        <w:rPr>
          <w:rStyle w:val="KeyWord"/>
        </w:rPr>
        <w:t>strings</w:t>
      </w:r>
      <w:r w:rsidRPr="00EC76D5">
        <w:t xml:space="preserve">. With it, we can write every kind of value. However, there are many </w:t>
      </w:r>
      <w:r w:rsidRPr="00EC76D5">
        <w:rPr>
          <w:rStyle w:val="KeyWord"/>
        </w:rPr>
        <w:t>format</w:t>
      </w:r>
      <w:r w:rsidRPr="00EC76D5">
        <w:rPr>
          <w:rStyle w:val="Italic"/>
        </w:rPr>
        <w:t xml:space="preserve"> </w:t>
      </w:r>
      <w:r w:rsidRPr="00EC76D5">
        <w:rPr>
          <w:rStyle w:val="KeyWord"/>
        </w:rPr>
        <w:t>codes</w:t>
      </w:r>
      <w:r w:rsidRPr="00EC76D5">
        <w:t xml:space="preserve"> to keep track of. A format code begins with the per cent character (%) followed with optional digits and signs ending with a character. We can write all the types we have went through so far. The character '\n' represents a new line. Below follows a list of the most common format codes.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EC76D5" w14:paraId="5E421840" w14:textId="77777777" w:rsidTr="000803FF">
        <w:tc>
          <w:tcPr>
            <w:tcW w:w="709" w:type="dxa"/>
            <w:shd w:val="clear" w:color="auto" w:fill="auto"/>
          </w:tcPr>
          <w:p w14:paraId="662D7235" w14:textId="77777777" w:rsidR="00E80032" w:rsidRPr="00EC76D5" w:rsidRDefault="00E80032" w:rsidP="000803FF">
            <w:r w:rsidRPr="00EC76D5">
              <w:t>Code</w:t>
            </w:r>
          </w:p>
        </w:tc>
        <w:tc>
          <w:tcPr>
            <w:tcW w:w="7351" w:type="dxa"/>
            <w:shd w:val="clear" w:color="auto" w:fill="auto"/>
          </w:tcPr>
          <w:p w14:paraId="7883402E" w14:textId="77777777" w:rsidR="00E80032" w:rsidRPr="00EC76D5" w:rsidRDefault="00E80032" w:rsidP="000803FF">
            <w:r w:rsidRPr="00EC76D5">
              <w:t>Type</w:t>
            </w:r>
          </w:p>
        </w:tc>
      </w:tr>
      <w:tr w:rsidR="00E80032" w:rsidRPr="00EC76D5" w14:paraId="6E58A5AF" w14:textId="77777777" w:rsidTr="000803FF">
        <w:tc>
          <w:tcPr>
            <w:tcW w:w="709" w:type="dxa"/>
            <w:shd w:val="clear" w:color="auto" w:fill="auto"/>
          </w:tcPr>
          <w:p w14:paraId="28A92CB0" w14:textId="77777777" w:rsidR="00E80032" w:rsidRPr="00EC76D5" w:rsidRDefault="00E80032" w:rsidP="000803FF">
            <w:r w:rsidRPr="00EC76D5">
              <w:t>d</w:t>
            </w:r>
          </w:p>
        </w:tc>
        <w:tc>
          <w:tcPr>
            <w:tcW w:w="7351" w:type="dxa"/>
            <w:shd w:val="clear" w:color="auto" w:fill="auto"/>
          </w:tcPr>
          <w:p w14:paraId="7D2422D1" w14:textId="77777777" w:rsidR="00E80032" w:rsidRPr="00EC76D5" w:rsidRDefault="00E80032" w:rsidP="000803FF">
            <w:r w:rsidRPr="00EC76D5">
              <w:t>decimal integer</w:t>
            </w:r>
          </w:p>
        </w:tc>
      </w:tr>
      <w:tr w:rsidR="00E80032" w:rsidRPr="00EC76D5" w14:paraId="023BB892" w14:textId="77777777" w:rsidTr="000803FF">
        <w:tc>
          <w:tcPr>
            <w:tcW w:w="709" w:type="dxa"/>
            <w:shd w:val="clear" w:color="auto" w:fill="auto"/>
          </w:tcPr>
          <w:p w14:paraId="59D90ADB" w14:textId="77777777" w:rsidR="00E80032" w:rsidRPr="00EC76D5" w:rsidRDefault="00E80032" w:rsidP="000803FF">
            <w:r w:rsidRPr="00EC76D5">
              <w:t>o</w:t>
            </w:r>
          </w:p>
        </w:tc>
        <w:tc>
          <w:tcPr>
            <w:tcW w:w="7351" w:type="dxa"/>
            <w:shd w:val="clear" w:color="auto" w:fill="auto"/>
          </w:tcPr>
          <w:p w14:paraId="76825D21" w14:textId="77777777" w:rsidR="00E80032" w:rsidRPr="00EC76D5" w:rsidRDefault="00E80032" w:rsidP="000803FF">
            <w:r w:rsidRPr="00EC76D5">
              <w:t>octal integer</w:t>
            </w:r>
          </w:p>
        </w:tc>
      </w:tr>
      <w:tr w:rsidR="00E80032" w:rsidRPr="00EC76D5" w14:paraId="2D8A4B77" w14:textId="77777777" w:rsidTr="000803FF">
        <w:tc>
          <w:tcPr>
            <w:tcW w:w="709" w:type="dxa"/>
            <w:shd w:val="clear" w:color="auto" w:fill="auto"/>
          </w:tcPr>
          <w:p w14:paraId="48247D00" w14:textId="77777777" w:rsidR="00E80032" w:rsidRPr="00EC76D5" w:rsidRDefault="00E80032" w:rsidP="000803FF">
            <w:r w:rsidRPr="00EC76D5">
              <w:t>x</w:t>
            </w:r>
          </w:p>
        </w:tc>
        <w:tc>
          <w:tcPr>
            <w:tcW w:w="7351" w:type="dxa"/>
            <w:shd w:val="clear" w:color="auto" w:fill="auto"/>
          </w:tcPr>
          <w:p w14:paraId="3ADC392D" w14:textId="77777777" w:rsidR="00E80032" w:rsidRPr="00EC76D5" w:rsidRDefault="00E80032" w:rsidP="000803FF">
            <w:r w:rsidRPr="00EC76D5">
              <w:t>hexadecimal integer</w:t>
            </w:r>
          </w:p>
        </w:tc>
      </w:tr>
      <w:tr w:rsidR="00E80032" w:rsidRPr="00EC76D5" w14:paraId="58E308DF" w14:textId="77777777" w:rsidTr="000803FF">
        <w:tc>
          <w:tcPr>
            <w:tcW w:w="709" w:type="dxa"/>
            <w:shd w:val="clear" w:color="auto" w:fill="auto"/>
          </w:tcPr>
          <w:p w14:paraId="2D7DDF16" w14:textId="77777777" w:rsidR="00E80032" w:rsidRPr="00EC76D5" w:rsidRDefault="00E80032" w:rsidP="000803FF">
            <w:r w:rsidRPr="00EC76D5">
              <w:t>f</w:t>
            </w:r>
          </w:p>
        </w:tc>
        <w:tc>
          <w:tcPr>
            <w:tcW w:w="7351" w:type="dxa"/>
            <w:shd w:val="clear" w:color="auto" w:fill="auto"/>
          </w:tcPr>
          <w:p w14:paraId="50E41413" w14:textId="77777777" w:rsidR="00E80032" w:rsidRPr="00EC76D5" w:rsidRDefault="00E80032" w:rsidP="000803FF">
            <w:r w:rsidRPr="00EC76D5">
              <w:t>double</w:t>
            </w:r>
          </w:p>
        </w:tc>
      </w:tr>
      <w:tr w:rsidR="00E80032" w:rsidRPr="00EC76D5" w14:paraId="481E4E61" w14:textId="77777777" w:rsidTr="000803FF">
        <w:tc>
          <w:tcPr>
            <w:tcW w:w="709" w:type="dxa"/>
            <w:shd w:val="clear" w:color="auto" w:fill="auto"/>
          </w:tcPr>
          <w:p w14:paraId="18D84967" w14:textId="77777777" w:rsidR="00E80032" w:rsidRPr="00EC76D5" w:rsidRDefault="00E80032" w:rsidP="000803FF">
            <w:r w:rsidRPr="00EC76D5">
              <w:t>lf</w:t>
            </w:r>
          </w:p>
        </w:tc>
        <w:tc>
          <w:tcPr>
            <w:tcW w:w="7351" w:type="dxa"/>
            <w:shd w:val="clear" w:color="auto" w:fill="auto"/>
          </w:tcPr>
          <w:p w14:paraId="3C84A798" w14:textId="77777777" w:rsidR="00E80032" w:rsidRPr="00EC76D5" w:rsidRDefault="00E80032" w:rsidP="000803FF">
            <w:r w:rsidRPr="00EC76D5">
              <w:t>long double</w:t>
            </w:r>
          </w:p>
        </w:tc>
      </w:tr>
      <w:tr w:rsidR="00E80032" w:rsidRPr="00EC76D5" w14:paraId="34CB262E" w14:textId="77777777" w:rsidTr="000803FF">
        <w:tc>
          <w:tcPr>
            <w:tcW w:w="709" w:type="dxa"/>
            <w:shd w:val="clear" w:color="auto" w:fill="auto"/>
          </w:tcPr>
          <w:p w14:paraId="4DB1C91D" w14:textId="77777777" w:rsidR="00E80032" w:rsidRPr="00EC76D5" w:rsidRDefault="00E80032" w:rsidP="000803FF">
            <w:r w:rsidRPr="00EC76D5">
              <w:t>c</w:t>
            </w:r>
          </w:p>
        </w:tc>
        <w:tc>
          <w:tcPr>
            <w:tcW w:w="7351" w:type="dxa"/>
            <w:shd w:val="clear" w:color="auto" w:fill="auto"/>
          </w:tcPr>
          <w:p w14:paraId="387D2A43" w14:textId="77777777" w:rsidR="00E80032" w:rsidRPr="00EC76D5" w:rsidRDefault="00E80032" w:rsidP="000803FF">
            <w:r w:rsidRPr="00EC76D5">
              <w:t>char</w:t>
            </w:r>
          </w:p>
        </w:tc>
      </w:tr>
      <w:tr w:rsidR="00E80032" w:rsidRPr="00EC76D5" w14:paraId="33E2EA93" w14:textId="77777777" w:rsidTr="000803FF">
        <w:tc>
          <w:tcPr>
            <w:tcW w:w="709" w:type="dxa"/>
            <w:shd w:val="clear" w:color="auto" w:fill="auto"/>
          </w:tcPr>
          <w:p w14:paraId="70848461" w14:textId="77777777" w:rsidR="00E80032" w:rsidRPr="00EC76D5" w:rsidRDefault="00E80032" w:rsidP="000803FF">
            <w:r w:rsidRPr="00EC76D5">
              <w:t>s</w:t>
            </w:r>
          </w:p>
        </w:tc>
        <w:tc>
          <w:tcPr>
            <w:tcW w:w="7351" w:type="dxa"/>
            <w:shd w:val="clear" w:color="auto" w:fill="auto"/>
          </w:tcPr>
          <w:p w14:paraId="26D77CFE" w14:textId="77777777" w:rsidR="00E80032" w:rsidRPr="00EC76D5" w:rsidRDefault="00E80032" w:rsidP="000803FF">
            <w:r w:rsidRPr="00EC76D5">
              <w:t>char *</w:t>
            </w:r>
          </w:p>
        </w:tc>
      </w:tr>
      <w:tr w:rsidR="00E80032" w:rsidRPr="00EC76D5" w14:paraId="63E172F0" w14:textId="77777777" w:rsidTr="000803FF">
        <w:tc>
          <w:tcPr>
            <w:tcW w:w="709" w:type="dxa"/>
            <w:shd w:val="clear" w:color="auto" w:fill="auto"/>
          </w:tcPr>
          <w:p w14:paraId="234DDC20" w14:textId="77777777" w:rsidR="00E80032" w:rsidRPr="00EC76D5" w:rsidRDefault="00E80032" w:rsidP="000803FF">
            <w:r w:rsidRPr="00EC76D5">
              <w:t>p</w:t>
            </w:r>
          </w:p>
        </w:tc>
        <w:tc>
          <w:tcPr>
            <w:tcW w:w="7351" w:type="dxa"/>
            <w:shd w:val="clear" w:color="auto" w:fill="auto"/>
          </w:tcPr>
          <w:p w14:paraId="7D027F7A" w14:textId="77777777" w:rsidR="00E80032" w:rsidRPr="00EC76D5" w:rsidRDefault="00E80032" w:rsidP="000803FF">
            <w:pPr>
              <w:rPr>
                <w:rStyle w:val="Italic"/>
                <w:i w:val="0"/>
              </w:rPr>
            </w:pPr>
            <w:r w:rsidRPr="00EC76D5">
              <w:rPr>
                <w:rStyle w:val="Italic"/>
              </w:rPr>
              <w:t>Prints the address of the variable in hexadecimal form.</w:t>
            </w:r>
          </w:p>
        </w:tc>
      </w:tr>
    </w:tbl>
    <w:p w14:paraId="5B0358B2" w14:textId="77777777" w:rsidR="00E80032" w:rsidRPr="00EC76D5" w:rsidRDefault="00E80032" w:rsidP="00E80032"/>
    <w:p w14:paraId="2A6E9A01" w14:textId="77777777" w:rsidR="00E80032" w:rsidRPr="00EC76D5" w:rsidRDefault="00E80032" w:rsidP="00E80032">
      <w:r w:rsidRPr="00EC76D5">
        <w:lastRenderedPageBreak/>
        <w:t xml:space="preserve">In the program below, </w:t>
      </w:r>
      <w:r w:rsidRPr="00EC76D5">
        <w:rPr>
          <w:i/>
        </w:rPr>
        <w:t>i</w:t>
      </w:r>
      <w:r w:rsidRPr="00EC76D5">
        <w:t xml:space="preserve"> represents an integer, </w:t>
      </w:r>
      <w:r w:rsidRPr="00EC76D5">
        <w:rPr>
          <w:i/>
        </w:rPr>
        <w:t>f</w:t>
      </w:r>
      <w:r w:rsidRPr="00EC76D5">
        <w:rPr>
          <w:rStyle w:val="Fotnotsreferens"/>
          <w:i/>
          <w:szCs w:val="21"/>
        </w:rPr>
        <w:footnoteReference w:id="19"/>
      </w:r>
      <w:r w:rsidRPr="00EC76D5">
        <w:t xml:space="preserve"> a double, and </w:t>
      </w:r>
      <w:r w:rsidRPr="00EC76D5">
        <w:rPr>
          <w:i/>
        </w:rPr>
        <w:t>c</w:t>
      </w:r>
      <w:r w:rsidRPr="00EC76D5">
        <w:t xml:space="preserve"> a character. Note that it is the responsible of the programmer to match the values following the format string with values of the correct types. There is no built-in error handling and mistakes would likely result in a run-time error.</w:t>
      </w:r>
    </w:p>
    <w:p w14:paraId="7016DD12" w14:textId="77777777" w:rsidR="00E80032" w:rsidRPr="00EC76D5" w:rsidRDefault="00E80032" w:rsidP="00E80032">
      <w:pPr>
        <w:pStyle w:val="Code"/>
      </w:pPr>
      <w:r w:rsidRPr="00EC76D5">
        <w:t>#include &lt;stdio.h&gt;</w:t>
      </w:r>
    </w:p>
    <w:p w14:paraId="382BEB08" w14:textId="77777777" w:rsidR="00E80032" w:rsidRPr="00EC76D5" w:rsidRDefault="00E80032" w:rsidP="00E80032">
      <w:pPr>
        <w:pStyle w:val="Code"/>
      </w:pPr>
    </w:p>
    <w:p w14:paraId="07E4768A" w14:textId="77777777" w:rsidR="00E80032" w:rsidRPr="00EC76D5" w:rsidRDefault="00E80032" w:rsidP="00E80032">
      <w:pPr>
        <w:pStyle w:val="Code"/>
      </w:pPr>
      <w:r w:rsidRPr="00EC76D5">
        <w:t>void main() {</w:t>
      </w:r>
    </w:p>
    <w:p w14:paraId="62A43D6F" w14:textId="77777777" w:rsidR="00E80032" w:rsidRPr="00EC76D5" w:rsidRDefault="00E80032" w:rsidP="00E80032">
      <w:pPr>
        <w:pStyle w:val="Code"/>
      </w:pPr>
      <w:r w:rsidRPr="00EC76D5">
        <w:t xml:space="preserve">  char c = 'a';</w:t>
      </w:r>
    </w:p>
    <w:p w14:paraId="51D5B918" w14:textId="77777777" w:rsidR="00E80032" w:rsidRPr="00EC76D5" w:rsidRDefault="00E80032" w:rsidP="00E80032">
      <w:pPr>
        <w:pStyle w:val="Code"/>
      </w:pPr>
      <w:r w:rsidRPr="00EC76D5">
        <w:t xml:space="preserve">  int i = 123;</w:t>
      </w:r>
    </w:p>
    <w:p w14:paraId="0F2AAB88" w14:textId="77777777" w:rsidR="00E80032" w:rsidRPr="00EC76D5" w:rsidRDefault="00E80032" w:rsidP="00E80032">
      <w:pPr>
        <w:pStyle w:val="Code"/>
      </w:pPr>
      <w:r w:rsidRPr="00EC76D5">
        <w:t xml:space="preserve">  double d = 1.23;</w:t>
      </w:r>
    </w:p>
    <w:p w14:paraId="730343C4" w14:textId="77777777" w:rsidR="00E80032" w:rsidRPr="00EC76D5" w:rsidRDefault="00E80032" w:rsidP="00E80032">
      <w:pPr>
        <w:pStyle w:val="Code"/>
      </w:pPr>
    </w:p>
    <w:p w14:paraId="5F4B9B5B" w14:textId="77777777" w:rsidR="00E80032" w:rsidRPr="00EC76D5" w:rsidRDefault="00E80032" w:rsidP="00E80032">
      <w:pPr>
        <w:pStyle w:val="Code"/>
      </w:pPr>
      <w:r w:rsidRPr="00EC76D5">
        <w:t xml:space="preserve">  printf("char %c, int %d, double %f\n", c, i, d);</w:t>
      </w:r>
    </w:p>
    <w:p w14:paraId="7293D449" w14:textId="77777777" w:rsidR="00E80032" w:rsidRPr="00EC76D5" w:rsidRDefault="00E80032" w:rsidP="00E80032">
      <w:pPr>
        <w:pStyle w:val="Code"/>
      </w:pPr>
      <w:r w:rsidRPr="00EC76D5">
        <w:t>}</w:t>
      </w:r>
    </w:p>
    <w:p w14:paraId="2C43F9BE" w14:textId="77777777" w:rsidR="00E80032" w:rsidRPr="00EC76D5" w:rsidRDefault="00E80032" w:rsidP="00E80032">
      <w:r w:rsidRPr="00EC76D5">
        <w:t xml:space="preserve">There is also the </w:t>
      </w:r>
      <w:r w:rsidRPr="00EC76D5">
        <w:rPr>
          <w:rStyle w:val="CodeInText0"/>
        </w:rPr>
        <w:t>puts</w:t>
      </w:r>
      <w:r w:rsidRPr="00EC76D5">
        <w:t xml:space="preserve"> function that prints a string followed by a new-line. The following two lines are equivalent.</w:t>
      </w:r>
    </w:p>
    <w:p w14:paraId="46D0C65D" w14:textId="77777777" w:rsidR="00E80032" w:rsidRPr="00EC76D5" w:rsidRDefault="00E80032" w:rsidP="00E80032">
      <w:pPr>
        <w:pStyle w:val="Code"/>
      </w:pPr>
      <w:r w:rsidRPr="00EC76D5">
        <w:t>printf("Hello, World!\n");</w:t>
      </w:r>
    </w:p>
    <w:p w14:paraId="5256BD8B" w14:textId="77777777" w:rsidR="00E80032" w:rsidRPr="00EC76D5" w:rsidRDefault="00E80032" w:rsidP="00E80032">
      <w:pPr>
        <w:pStyle w:val="Code"/>
      </w:pPr>
      <w:r w:rsidRPr="00EC76D5">
        <w:t>puts("Hello, world!");</w:t>
      </w:r>
    </w:p>
    <w:p w14:paraId="64B25C94" w14:textId="23DD8A8E"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39" w:name="_Toc320485580"/>
      <w:bookmarkStart w:id="5940" w:name="_Toc323656689"/>
      <w:bookmarkStart w:id="5941" w:name="_Toc324085427"/>
      <w:bookmarkStart w:id="5942" w:name="_Toc383781079"/>
      <w:bookmarkStart w:id="5943" w:name="_Toc481936479"/>
      <w:r w:rsidRPr="00EC76D5">
        <w:t>Input</w:t>
      </w:r>
      <w:bookmarkEnd w:id="5939"/>
      <w:bookmarkEnd w:id="5940"/>
      <w:bookmarkEnd w:id="5941"/>
      <w:bookmarkEnd w:id="5942"/>
      <w:bookmarkEnd w:id="5943"/>
    </w:p>
    <w:p w14:paraId="299686DD" w14:textId="77777777" w:rsidR="00E80032" w:rsidRPr="00EC76D5" w:rsidRDefault="00E80032" w:rsidP="00E80032">
      <w:r w:rsidRPr="00EC76D5">
        <w:t xml:space="preserve">The standard functions for input is and </w:t>
      </w:r>
      <w:r w:rsidRPr="00EC76D5">
        <w:rPr>
          <w:rStyle w:val="CodeInText0"/>
        </w:rPr>
        <w:t>scanf</w:t>
      </w:r>
      <w:r w:rsidRPr="00EC76D5">
        <w:t xml:space="preserve"> (formatted scan), it reads from the standard input device (normally the keyboard).</w:t>
      </w:r>
    </w:p>
    <w:p w14:paraId="0EC091BF" w14:textId="77777777" w:rsidR="00E80032" w:rsidRPr="00EC76D5" w:rsidRDefault="00E80032" w:rsidP="00E80032">
      <w:r w:rsidRPr="00EC76D5">
        <w:t xml:space="preserve">Similar to </w:t>
      </w:r>
      <w:r w:rsidRPr="00EC76D5">
        <w:rPr>
          <w:rStyle w:val="CodeInText0"/>
        </w:rPr>
        <w:t>printf</w:t>
      </w:r>
      <w:r w:rsidRPr="00EC76D5">
        <w:t xml:space="preserve">, its first argument is the format string. The format codes mostly agree with those of </w:t>
      </w:r>
      <w:r w:rsidRPr="00EC76D5">
        <w:rPr>
          <w:rStyle w:val="CodeInText0"/>
        </w:rPr>
        <w:t>printf</w:t>
      </w:r>
      <w:r w:rsidRPr="00EC76D5">
        <w:t xml:space="preserve">, but not completely. See the table at the end of the chapter for a list of format codes. For instance, </w:t>
      </w:r>
      <w:r w:rsidRPr="00EC76D5">
        <w:rPr>
          <w:rStyle w:val="CodeInText0"/>
        </w:rPr>
        <w:t>scanf</w:t>
      </w:r>
      <w:r w:rsidRPr="00EC76D5">
        <w:t xml:space="preserve"> expects </w:t>
      </w:r>
      <w:r w:rsidRPr="00EC76D5">
        <w:rPr>
          <w:rStyle w:val="KeyWord"/>
        </w:rPr>
        <w:t>lf</w:t>
      </w:r>
      <w:r w:rsidRPr="00EC76D5">
        <w:t xml:space="preserve"> to read a double value, in contrast to </w:t>
      </w:r>
      <w:r w:rsidRPr="00EC76D5">
        <w:rPr>
          <w:rStyle w:val="CodeInText0"/>
        </w:rPr>
        <w:t>printf</w:t>
      </w:r>
      <w:r w:rsidRPr="00EC76D5">
        <w:t xml:space="preserve"> that expects </w:t>
      </w:r>
      <w:r w:rsidRPr="00EC76D5">
        <w:rPr>
          <w:rStyle w:val="KeyWord"/>
        </w:rPr>
        <w:t>f</w:t>
      </w:r>
      <w:r w:rsidRPr="00EC76D5">
        <w:rPr>
          <w:rStyle w:val="Fotnotsreferens"/>
          <w:i/>
          <w:szCs w:val="21"/>
        </w:rPr>
        <w:footnoteReference w:id="20"/>
      </w:r>
      <w:r w:rsidRPr="00EC76D5">
        <w:t>.</w:t>
      </w:r>
    </w:p>
    <w:p w14:paraId="0CA40E7A" w14:textId="1B86D640" w:rsidR="00E80032" w:rsidRPr="00EC76D5" w:rsidRDefault="00E80032" w:rsidP="00E80032">
      <w:r w:rsidRPr="00EC76D5">
        <w:t xml:space="preserve">Another difference is that while </w:t>
      </w:r>
      <w:r w:rsidRPr="00EC76D5">
        <w:rPr>
          <w:rStyle w:val="CodeInText0"/>
        </w:rPr>
        <w:t>printf</w:t>
      </w:r>
      <w:r w:rsidRPr="00EC76D5">
        <w:t xml:space="preserve"> wants the values corresponding to the format codes, </w:t>
      </w:r>
      <w:r w:rsidRPr="00EC76D5">
        <w:rPr>
          <w:rStyle w:val="CodeInText0"/>
        </w:rPr>
        <w:t>scanf</w:t>
      </w:r>
      <w:r w:rsidRPr="00EC76D5">
        <w:t xml:space="preserve"> wants the </w:t>
      </w:r>
      <w:r w:rsidRPr="00EC76D5">
        <w:rPr>
          <w:rStyle w:val="KeyWord"/>
        </w:rPr>
        <w:t>addresses</w:t>
      </w:r>
      <w:r w:rsidRPr="00EC76D5">
        <w:t xml:space="preserve"> of the variables that are going to store the values. This is accomplished by using the ampersand (&amp;), see the Section </w:t>
      </w:r>
      <w:r w:rsidRPr="00EC76D5">
        <w:fldChar w:fldCharType="begin"/>
      </w:r>
      <w:r w:rsidRPr="00EC76D5">
        <w:instrText xml:space="preserve"> REF _Ref383780778 \r \h </w:instrText>
      </w:r>
      <w:r w:rsidRPr="00EC76D5">
        <w:fldChar w:fldCharType="separate"/>
      </w:r>
      <w:r w:rsidR="00545E00" w:rsidRPr="00EC76D5">
        <w:t>11.1.1</w:t>
      </w:r>
      <w:r w:rsidRPr="00EC76D5">
        <w:fldChar w:fldCharType="end"/>
      </w:r>
      <w:r w:rsidRPr="00EC76D5">
        <w:t xml:space="preserve"> on pointers. Below follows a list of the most common format codes.</w:t>
      </w:r>
    </w:p>
    <w:p w14:paraId="0CCC19BE" w14:textId="77777777" w:rsidR="00E80032" w:rsidRPr="00EC76D5" w:rsidRDefault="00E80032" w:rsidP="00E8003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EC76D5" w14:paraId="1CCE2A15" w14:textId="77777777" w:rsidTr="000803FF">
        <w:tc>
          <w:tcPr>
            <w:tcW w:w="709" w:type="dxa"/>
            <w:shd w:val="clear" w:color="auto" w:fill="auto"/>
          </w:tcPr>
          <w:p w14:paraId="0D044313" w14:textId="77777777" w:rsidR="00E80032" w:rsidRPr="00EC76D5" w:rsidRDefault="00E80032" w:rsidP="000803FF">
            <w:r w:rsidRPr="00EC76D5">
              <w:t>Code</w:t>
            </w:r>
          </w:p>
        </w:tc>
        <w:tc>
          <w:tcPr>
            <w:tcW w:w="7351" w:type="dxa"/>
            <w:shd w:val="clear" w:color="auto" w:fill="auto"/>
          </w:tcPr>
          <w:p w14:paraId="778DFA74" w14:textId="77777777" w:rsidR="00E80032" w:rsidRPr="00EC76D5" w:rsidRDefault="00E80032" w:rsidP="000803FF">
            <w:r w:rsidRPr="00EC76D5">
              <w:t>Type</w:t>
            </w:r>
          </w:p>
        </w:tc>
      </w:tr>
      <w:tr w:rsidR="00E80032" w:rsidRPr="00EC76D5" w14:paraId="5C56E952" w14:textId="77777777" w:rsidTr="000803FF">
        <w:tc>
          <w:tcPr>
            <w:tcW w:w="709" w:type="dxa"/>
            <w:shd w:val="clear" w:color="auto" w:fill="auto"/>
          </w:tcPr>
          <w:p w14:paraId="2C311782" w14:textId="77777777" w:rsidR="00E80032" w:rsidRPr="00EC76D5" w:rsidRDefault="00E80032" w:rsidP="000803FF">
            <w:r w:rsidRPr="00EC76D5">
              <w:t>d</w:t>
            </w:r>
          </w:p>
        </w:tc>
        <w:tc>
          <w:tcPr>
            <w:tcW w:w="7351" w:type="dxa"/>
            <w:shd w:val="clear" w:color="auto" w:fill="auto"/>
          </w:tcPr>
          <w:p w14:paraId="725FB2AF" w14:textId="77777777" w:rsidR="00E80032" w:rsidRPr="00EC76D5" w:rsidRDefault="00E80032" w:rsidP="000803FF">
            <w:r w:rsidRPr="00EC76D5">
              <w:t>decimal integer</w:t>
            </w:r>
          </w:p>
        </w:tc>
      </w:tr>
      <w:tr w:rsidR="00E80032" w:rsidRPr="00EC76D5" w14:paraId="792DBF61" w14:textId="77777777" w:rsidTr="000803FF">
        <w:tc>
          <w:tcPr>
            <w:tcW w:w="709" w:type="dxa"/>
            <w:shd w:val="clear" w:color="auto" w:fill="auto"/>
          </w:tcPr>
          <w:p w14:paraId="0D41D179" w14:textId="77777777" w:rsidR="00E80032" w:rsidRPr="00EC76D5" w:rsidRDefault="00E80032" w:rsidP="000803FF">
            <w:r w:rsidRPr="00EC76D5">
              <w:t>o</w:t>
            </w:r>
          </w:p>
        </w:tc>
        <w:tc>
          <w:tcPr>
            <w:tcW w:w="7351" w:type="dxa"/>
            <w:shd w:val="clear" w:color="auto" w:fill="auto"/>
          </w:tcPr>
          <w:p w14:paraId="310DCAE7" w14:textId="77777777" w:rsidR="00E80032" w:rsidRPr="00EC76D5" w:rsidRDefault="00E80032" w:rsidP="000803FF">
            <w:r w:rsidRPr="00EC76D5">
              <w:t>octal integer</w:t>
            </w:r>
          </w:p>
        </w:tc>
      </w:tr>
      <w:tr w:rsidR="00E80032" w:rsidRPr="00EC76D5" w14:paraId="102F84D6" w14:textId="77777777" w:rsidTr="000803FF">
        <w:tc>
          <w:tcPr>
            <w:tcW w:w="709" w:type="dxa"/>
            <w:shd w:val="clear" w:color="auto" w:fill="auto"/>
          </w:tcPr>
          <w:p w14:paraId="6B13E6AB" w14:textId="77777777" w:rsidR="00E80032" w:rsidRPr="00EC76D5" w:rsidRDefault="00E80032" w:rsidP="000803FF">
            <w:r w:rsidRPr="00EC76D5">
              <w:t>x</w:t>
            </w:r>
          </w:p>
        </w:tc>
        <w:tc>
          <w:tcPr>
            <w:tcW w:w="7351" w:type="dxa"/>
            <w:shd w:val="clear" w:color="auto" w:fill="auto"/>
          </w:tcPr>
          <w:p w14:paraId="758526D4" w14:textId="77777777" w:rsidR="00E80032" w:rsidRPr="00EC76D5" w:rsidRDefault="00E80032" w:rsidP="000803FF">
            <w:r w:rsidRPr="00EC76D5">
              <w:t>hexadecimal integer</w:t>
            </w:r>
          </w:p>
        </w:tc>
      </w:tr>
      <w:tr w:rsidR="00E80032" w:rsidRPr="00EC76D5" w14:paraId="3E511EA7" w14:textId="77777777" w:rsidTr="000803FF">
        <w:tc>
          <w:tcPr>
            <w:tcW w:w="709" w:type="dxa"/>
            <w:shd w:val="clear" w:color="auto" w:fill="auto"/>
          </w:tcPr>
          <w:p w14:paraId="0A07B5ED" w14:textId="77777777" w:rsidR="00E80032" w:rsidRPr="00EC76D5" w:rsidRDefault="00E80032" w:rsidP="000803FF">
            <w:r w:rsidRPr="00EC76D5">
              <w:t>f</w:t>
            </w:r>
          </w:p>
        </w:tc>
        <w:tc>
          <w:tcPr>
            <w:tcW w:w="7351" w:type="dxa"/>
            <w:shd w:val="clear" w:color="auto" w:fill="auto"/>
          </w:tcPr>
          <w:p w14:paraId="64DAF0B4" w14:textId="77777777" w:rsidR="00E80032" w:rsidRPr="00EC76D5" w:rsidRDefault="00E80032" w:rsidP="000803FF">
            <w:r w:rsidRPr="00EC76D5">
              <w:t>float</w:t>
            </w:r>
          </w:p>
        </w:tc>
      </w:tr>
      <w:tr w:rsidR="00E80032" w:rsidRPr="00EC76D5" w14:paraId="7D040DF6" w14:textId="77777777" w:rsidTr="000803FF">
        <w:tc>
          <w:tcPr>
            <w:tcW w:w="709" w:type="dxa"/>
            <w:shd w:val="clear" w:color="auto" w:fill="auto"/>
          </w:tcPr>
          <w:p w14:paraId="4911D0C6" w14:textId="77777777" w:rsidR="00E80032" w:rsidRPr="00EC76D5" w:rsidRDefault="00E80032" w:rsidP="000803FF">
            <w:r w:rsidRPr="00EC76D5">
              <w:lastRenderedPageBreak/>
              <w:t>lf</w:t>
            </w:r>
          </w:p>
        </w:tc>
        <w:tc>
          <w:tcPr>
            <w:tcW w:w="7351" w:type="dxa"/>
            <w:shd w:val="clear" w:color="auto" w:fill="auto"/>
          </w:tcPr>
          <w:p w14:paraId="4B83092E" w14:textId="77777777" w:rsidR="00E80032" w:rsidRPr="00EC76D5" w:rsidRDefault="00E80032" w:rsidP="000803FF">
            <w:r w:rsidRPr="00EC76D5">
              <w:t>double</w:t>
            </w:r>
          </w:p>
        </w:tc>
      </w:tr>
      <w:tr w:rsidR="00E80032" w:rsidRPr="00EC76D5" w14:paraId="3DB0E169" w14:textId="77777777" w:rsidTr="000803FF">
        <w:tc>
          <w:tcPr>
            <w:tcW w:w="709" w:type="dxa"/>
            <w:shd w:val="clear" w:color="auto" w:fill="auto"/>
          </w:tcPr>
          <w:p w14:paraId="1F9897EC" w14:textId="77777777" w:rsidR="00E80032" w:rsidRPr="00EC76D5" w:rsidRDefault="00E80032" w:rsidP="000803FF">
            <w:r w:rsidRPr="00EC76D5">
              <w:t>ld</w:t>
            </w:r>
          </w:p>
        </w:tc>
        <w:tc>
          <w:tcPr>
            <w:tcW w:w="7351" w:type="dxa"/>
            <w:shd w:val="clear" w:color="auto" w:fill="auto"/>
          </w:tcPr>
          <w:p w14:paraId="3C08EE75" w14:textId="77777777" w:rsidR="00E80032" w:rsidRPr="00EC76D5" w:rsidRDefault="00E80032" w:rsidP="000803FF">
            <w:r w:rsidRPr="00EC76D5">
              <w:t>long double</w:t>
            </w:r>
          </w:p>
        </w:tc>
      </w:tr>
      <w:tr w:rsidR="00E80032" w:rsidRPr="00EC76D5" w14:paraId="33401DDB" w14:textId="77777777" w:rsidTr="000803FF">
        <w:tc>
          <w:tcPr>
            <w:tcW w:w="709" w:type="dxa"/>
            <w:shd w:val="clear" w:color="auto" w:fill="auto"/>
          </w:tcPr>
          <w:p w14:paraId="45C449FE" w14:textId="77777777" w:rsidR="00E80032" w:rsidRPr="00EC76D5" w:rsidRDefault="00E80032" w:rsidP="000803FF">
            <w:r w:rsidRPr="00EC76D5">
              <w:t>c</w:t>
            </w:r>
          </w:p>
        </w:tc>
        <w:tc>
          <w:tcPr>
            <w:tcW w:w="7351" w:type="dxa"/>
            <w:shd w:val="clear" w:color="auto" w:fill="auto"/>
          </w:tcPr>
          <w:p w14:paraId="16576EBE" w14:textId="77777777" w:rsidR="00E80032" w:rsidRPr="00EC76D5" w:rsidRDefault="00E80032" w:rsidP="000803FF">
            <w:r w:rsidRPr="00EC76D5">
              <w:t>Char</w:t>
            </w:r>
          </w:p>
        </w:tc>
      </w:tr>
      <w:tr w:rsidR="00E80032" w:rsidRPr="00EC76D5" w14:paraId="14667B88" w14:textId="77777777" w:rsidTr="000803FF">
        <w:tc>
          <w:tcPr>
            <w:tcW w:w="709" w:type="dxa"/>
            <w:shd w:val="clear" w:color="auto" w:fill="auto"/>
          </w:tcPr>
          <w:p w14:paraId="3DC62231" w14:textId="77777777" w:rsidR="00E80032" w:rsidRPr="00EC76D5" w:rsidRDefault="00E80032" w:rsidP="000803FF">
            <w:r w:rsidRPr="00EC76D5">
              <w:t>S</w:t>
            </w:r>
          </w:p>
        </w:tc>
        <w:tc>
          <w:tcPr>
            <w:tcW w:w="7351" w:type="dxa"/>
            <w:shd w:val="clear" w:color="auto" w:fill="auto"/>
          </w:tcPr>
          <w:p w14:paraId="751A7E26" w14:textId="77777777" w:rsidR="00E80032" w:rsidRPr="00EC76D5" w:rsidRDefault="00E80032" w:rsidP="000803FF">
            <w:r w:rsidRPr="00EC76D5">
              <w:t>char *</w:t>
            </w:r>
          </w:p>
        </w:tc>
      </w:tr>
    </w:tbl>
    <w:p w14:paraId="3A9DD078" w14:textId="77777777" w:rsidR="00E80032" w:rsidRPr="00EC76D5" w:rsidRDefault="00E80032" w:rsidP="00E80032"/>
    <w:p w14:paraId="5353710C" w14:textId="77777777" w:rsidR="00E80032" w:rsidRPr="00EC76D5" w:rsidRDefault="00E80032" w:rsidP="00E80032">
      <w:r w:rsidRPr="00EC76D5">
        <w:t xml:space="preserve">In the program below, note that </w:t>
      </w:r>
      <w:r w:rsidRPr="00EC76D5">
        <w:rPr>
          <w:rStyle w:val="CodeInText0"/>
        </w:rPr>
        <w:t>scanf</w:t>
      </w:r>
      <w:r w:rsidRPr="00EC76D5">
        <w:t xml:space="preserve"> expects </w:t>
      </w:r>
      <w:r w:rsidRPr="00EC76D5">
        <w:rPr>
          <w:rStyle w:val="CodeInText0"/>
        </w:rPr>
        <w:t>lf</w:t>
      </w:r>
      <w:r w:rsidRPr="00EC76D5">
        <w:t xml:space="preserve"> to represent a double float, in contrast to </w:t>
      </w:r>
      <w:r w:rsidRPr="00EC76D5">
        <w:rPr>
          <w:rStyle w:val="CodeInText0"/>
        </w:rPr>
        <w:t>printf</w:t>
      </w:r>
      <w:r w:rsidRPr="00EC76D5">
        <w:t xml:space="preserve"> that expects </w:t>
      </w:r>
      <w:r w:rsidRPr="00EC76D5">
        <w:rPr>
          <w:rStyle w:val="CodeInText0"/>
        </w:rPr>
        <w:t>f</w:t>
      </w:r>
      <w:r w:rsidRPr="00EC76D5">
        <w:t>.</w:t>
      </w:r>
    </w:p>
    <w:p w14:paraId="4324B0F3" w14:textId="77777777" w:rsidR="00E80032" w:rsidRPr="00EC76D5" w:rsidRDefault="00E80032" w:rsidP="00E80032">
      <w:pPr>
        <w:pStyle w:val="Code"/>
      </w:pPr>
      <w:r w:rsidRPr="00EC76D5">
        <w:t>#include &lt;stdio.h&gt;</w:t>
      </w:r>
    </w:p>
    <w:p w14:paraId="71A54114" w14:textId="77777777" w:rsidR="00E80032" w:rsidRPr="00EC76D5" w:rsidRDefault="00E80032" w:rsidP="00E80032">
      <w:pPr>
        <w:pStyle w:val="Code"/>
      </w:pPr>
    </w:p>
    <w:p w14:paraId="6BBE7E32" w14:textId="77777777" w:rsidR="00E80032" w:rsidRPr="00EC76D5" w:rsidRDefault="00E80032" w:rsidP="00E80032">
      <w:pPr>
        <w:pStyle w:val="Code"/>
      </w:pPr>
      <w:r w:rsidRPr="00EC76D5">
        <w:t>void main() {</w:t>
      </w:r>
    </w:p>
    <w:p w14:paraId="05FC2D98" w14:textId="77777777" w:rsidR="00E80032" w:rsidRPr="00EC76D5" w:rsidRDefault="00E80032" w:rsidP="00E80032">
      <w:pPr>
        <w:pStyle w:val="Code"/>
      </w:pPr>
      <w:r w:rsidRPr="00EC76D5">
        <w:t xml:space="preserve">  char c;</w:t>
      </w:r>
    </w:p>
    <w:p w14:paraId="366DC336" w14:textId="77777777" w:rsidR="00E80032" w:rsidRPr="00EC76D5" w:rsidRDefault="00E80032" w:rsidP="00E80032">
      <w:pPr>
        <w:pStyle w:val="Code"/>
      </w:pPr>
      <w:r w:rsidRPr="00EC76D5">
        <w:t xml:space="preserve">  int i;</w:t>
      </w:r>
    </w:p>
    <w:p w14:paraId="2BE6C1CA" w14:textId="77777777" w:rsidR="00E80032" w:rsidRPr="00EC76D5" w:rsidRDefault="00E80032" w:rsidP="00E80032">
      <w:pPr>
        <w:pStyle w:val="Code"/>
      </w:pPr>
      <w:r w:rsidRPr="00EC76D5">
        <w:t xml:space="preserve">  double d;</w:t>
      </w:r>
    </w:p>
    <w:p w14:paraId="4EA52DAF" w14:textId="77777777" w:rsidR="00E80032" w:rsidRPr="00EC76D5" w:rsidRDefault="00E80032" w:rsidP="00E80032">
      <w:pPr>
        <w:pStyle w:val="Code"/>
      </w:pPr>
    </w:p>
    <w:p w14:paraId="31D68178" w14:textId="77777777" w:rsidR="00E80032" w:rsidRPr="00EC76D5" w:rsidRDefault="00E80032" w:rsidP="00E80032">
      <w:pPr>
        <w:pStyle w:val="Code"/>
      </w:pPr>
      <w:r w:rsidRPr="00EC76D5">
        <w:t xml:space="preserve">  printf("char: ");</w:t>
      </w:r>
    </w:p>
    <w:p w14:paraId="0D31ABD8" w14:textId="77777777" w:rsidR="00E80032" w:rsidRPr="00EC76D5" w:rsidRDefault="00E80032" w:rsidP="00E80032">
      <w:pPr>
        <w:pStyle w:val="Code"/>
      </w:pPr>
      <w:r w:rsidRPr="00EC76D5">
        <w:t xml:space="preserve">  scanf("%c", &amp;c);</w:t>
      </w:r>
    </w:p>
    <w:p w14:paraId="459A2960" w14:textId="77777777" w:rsidR="00E80032" w:rsidRPr="00EC76D5" w:rsidRDefault="00E80032" w:rsidP="00E80032">
      <w:pPr>
        <w:pStyle w:val="Code"/>
      </w:pPr>
    </w:p>
    <w:p w14:paraId="463232A6" w14:textId="77777777" w:rsidR="00E80032" w:rsidRPr="00EC76D5" w:rsidRDefault="00E80032" w:rsidP="00E80032">
      <w:pPr>
        <w:pStyle w:val="Code"/>
      </w:pPr>
      <w:r w:rsidRPr="00EC76D5">
        <w:t xml:space="preserve">  printf("int: ");</w:t>
      </w:r>
    </w:p>
    <w:p w14:paraId="0ECDDDEE" w14:textId="77777777" w:rsidR="00E80032" w:rsidRPr="00EC76D5" w:rsidRDefault="00E80032" w:rsidP="00E80032">
      <w:pPr>
        <w:pStyle w:val="Code"/>
      </w:pPr>
      <w:r w:rsidRPr="00EC76D5">
        <w:t xml:space="preserve">  scanf("%d", &amp;i);</w:t>
      </w:r>
    </w:p>
    <w:p w14:paraId="0AC79BDA" w14:textId="77777777" w:rsidR="00E80032" w:rsidRPr="00EC76D5" w:rsidRDefault="00E80032" w:rsidP="00E80032">
      <w:pPr>
        <w:pStyle w:val="Code"/>
      </w:pPr>
    </w:p>
    <w:p w14:paraId="26B2AA00" w14:textId="77777777" w:rsidR="00E80032" w:rsidRPr="00EC76D5" w:rsidRDefault="00E80032" w:rsidP="00E80032">
      <w:pPr>
        <w:pStyle w:val="Code"/>
      </w:pPr>
      <w:r w:rsidRPr="00EC76D5">
        <w:t xml:space="preserve">  printf("double: ");</w:t>
      </w:r>
    </w:p>
    <w:p w14:paraId="2F30977F" w14:textId="77777777" w:rsidR="00E80032" w:rsidRPr="00EC76D5" w:rsidRDefault="00E80032" w:rsidP="00E80032">
      <w:pPr>
        <w:pStyle w:val="Code"/>
      </w:pPr>
      <w:r w:rsidRPr="00EC76D5">
        <w:t xml:space="preserve">  scanf("%lf", &amp;d);</w:t>
      </w:r>
    </w:p>
    <w:p w14:paraId="7630A046" w14:textId="77777777" w:rsidR="00E80032" w:rsidRPr="00EC76D5" w:rsidRDefault="00E80032" w:rsidP="00E80032">
      <w:pPr>
        <w:pStyle w:val="Code"/>
      </w:pPr>
    </w:p>
    <w:p w14:paraId="4281A606" w14:textId="77777777" w:rsidR="00E80032" w:rsidRPr="00EC76D5" w:rsidRDefault="00E80032" w:rsidP="00E80032">
      <w:pPr>
        <w:pStyle w:val="Code"/>
      </w:pPr>
      <w:r w:rsidRPr="00EC76D5">
        <w:t xml:space="preserve">  printf("char %c, int %d, double %f\n", c, i, d);</w:t>
      </w:r>
    </w:p>
    <w:p w14:paraId="02CB131E" w14:textId="77777777" w:rsidR="00E80032" w:rsidRPr="00EC76D5" w:rsidRDefault="00E80032" w:rsidP="00E80032">
      <w:pPr>
        <w:pStyle w:val="Code"/>
      </w:pPr>
      <w:r w:rsidRPr="00EC76D5">
        <w:t>}</w:t>
      </w:r>
    </w:p>
    <w:p w14:paraId="43A91EB2" w14:textId="77777777" w:rsidR="00E80032" w:rsidRPr="00EC76D5" w:rsidRDefault="00E80032" w:rsidP="00E80032">
      <w:bookmarkStart w:id="5944" w:name="_Toc320485581"/>
      <w:r w:rsidRPr="00EC76D5">
        <w:t xml:space="preserve">There is also the </w:t>
      </w:r>
      <w:r w:rsidRPr="00EC76D5">
        <w:rPr>
          <w:rStyle w:val="CodeInText0"/>
        </w:rPr>
        <w:t>gets</w:t>
      </w:r>
      <w:r w:rsidRPr="00EC76D5">
        <w:t xml:space="preserve"> function that reads a string until it reaches a new-line, which differs from </w:t>
      </w:r>
      <w:r w:rsidRPr="00EC76D5">
        <w:rPr>
          <w:rStyle w:val="CodeInText0"/>
        </w:rPr>
        <w:t>scanf</w:t>
      </w:r>
      <w:r w:rsidRPr="00EC76D5">
        <w:t xml:space="preserve"> that reads a string until it reaches a white-space character</w:t>
      </w:r>
      <w:r w:rsidRPr="00EC76D5">
        <w:rPr>
          <w:rStyle w:val="Fotnotsreferens"/>
        </w:rPr>
        <w:footnoteReference w:id="21"/>
      </w:r>
      <w:r w:rsidRPr="00EC76D5">
        <w:t xml:space="preserve">. It the user prints “Hello World” followed by a new-line twice when executing the code below, </w:t>
      </w:r>
      <w:r w:rsidRPr="00EC76D5">
        <w:rPr>
          <w:rStyle w:val="CodeInText0"/>
        </w:rPr>
        <w:t>gets</w:t>
      </w:r>
      <w:r w:rsidRPr="00EC76D5">
        <w:t xml:space="preserve"> will place “Hello world” is </w:t>
      </w:r>
      <w:r w:rsidRPr="00EC76D5">
        <w:rPr>
          <w:rStyle w:val="CodeInText0"/>
        </w:rPr>
        <w:t>s</w:t>
      </w:r>
      <w:r w:rsidRPr="00EC76D5">
        <w:t xml:space="preserve">, while </w:t>
      </w:r>
      <w:r w:rsidRPr="00EC76D5">
        <w:rPr>
          <w:rStyle w:val="CodeInText0"/>
        </w:rPr>
        <w:t>scanf</w:t>
      </w:r>
      <w:r w:rsidRPr="00EC76D5">
        <w:t xml:space="preserve"> will place “Hello” in </w:t>
      </w:r>
      <w:r w:rsidRPr="00EC76D5">
        <w:rPr>
          <w:rStyle w:val="CodeInText0"/>
        </w:rPr>
        <w:t>t</w:t>
      </w:r>
      <w:r w:rsidRPr="00EC76D5">
        <w:t xml:space="preserve">. Note that we do not give the addresses of </w:t>
      </w:r>
      <w:r w:rsidRPr="00EC76D5">
        <w:rPr>
          <w:rStyle w:val="CodeInText0"/>
        </w:rPr>
        <w:t>s</w:t>
      </w:r>
      <w:r w:rsidRPr="00EC76D5">
        <w:t xml:space="preserve"> or </w:t>
      </w:r>
      <w:r w:rsidRPr="00EC76D5">
        <w:rPr>
          <w:rStyle w:val="CodeInText0"/>
        </w:rPr>
        <w:t>t</w:t>
      </w:r>
      <w:r w:rsidRPr="00EC76D5">
        <w:t>, since they are pointer to characters in themselves.</w:t>
      </w:r>
    </w:p>
    <w:p w14:paraId="4A0B605E" w14:textId="77777777" w:rsidR="00E80032" w:rsidRPr="00EC76D5" w:rsidRDefault="00E80032" w:rsidP="00E80032">
      <w:pPr>
        <w:pStyle w:val="Code"/>
      </w:pPr>
      <w:r w:rsidRPr="00EC76D5">
        <w:rPr>
          <w:color w:val="000000" w:themeColor="text1"/>
          <w:rPrChange w:id="5945" w:author="Stefan Björnander" w:date="2012-05-06T21:51:00Z">
            <w:rPr>
              <w:color w:val="0000FF"/>
            </w:rPr>
          </w:rPrChange>
        </w:rPr>
        <w:t>char</w:t>
      </w:r>
      <w:r w:rsidRPr="00EC76D5">
        <w:t xml:space="preserve"> s[20], t[20];</w:t>
      </w:r>
    </w:p>
    <w:p w14:paraId="317CCE7D" w14:textId="77777777" w:rsidR="00E80032" w:rsidRPr="00EC76D5" w:rsidRDefault="00E80032" w:rsidP="00E80032">
      <w:pPr>
        <w:pStyle w:val="Code"/>
      </w:pPr>
      <w:r w:rsidRPr="00EC76D5">
        <w:t>gets(s);</w:t>
      </w:r>
    </w:p>
    <w:p w14:paraId="1C0A712C" w14:textId="77777777" w:rsidR="00E80032" w:rsidRPr="00EC76D5" w:rsidRDefault="00E80032" w:rsidP="00E80032">
      <w:pPr>
        <w:pStyle w:val="Code"/>
      </w:pPr>
      <w:r w:rsidRPr="00EC76D5">
        <w:t>scanf("%s", t);</w:t>
      </w:r>
    </w:p>
    <w:p w14:paraId="57A45DB4" w14:textId="4DCF5ED4"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46" w:name="_Toc323656690"/>
      <w:bookmarkStart w:id="5947" w:name="_Toc324085428"/>
      <w:bookmarkStart w:id="5948" w:name="_Toc383781080"/>
      <w:bookmarkStart w:id="5949" w:name="_Toc481936480"/>
      <w:r w:rsidRPr="00EC76D5">
        <w:t>Enumerations</w:t>
      </w:r>
      <w:bookmarkEnd w:id="5944"/>
      <w:bookmarkEnd w:id="5946"/>
      <w:bookmarkEnd w:id="5947"/>
      <w:bookmarkEnd w:id="5948"/>
      <w:bookmarkEnd w:id="5949"/>
    </w:p>
    <w:p w14:paraId="57ABAF7C" w14:textId="77777777" w:rsidR="00E80032" w:rsidRPr="00EC76D5" w:rsidRDefault="00E80032" w:rsidP="00E80032">
      <w:r w:rsidRPr="00EC76D5">
        <w:t>An enumeration is a way to create our own integral type. We can define which values a variable of the type can store. In practice, however, enumerations are essentially an easy way to define integer constants</w:t>
      </w:r>
      <w:r w:rsidRPr="00EC76D5">
        <w:rPr>
          <w:rStyle w:val="Fotnotsreferens"/>
          <w:szCs w:val="21"/>
        </w:rPr>
        <w:footnoteReference w:id="22"/>
      </w:r>
      <w:r w:rsidRPr="00EC76D5">
        <w:t>.</w:t>
      </w:r>
    </w:p>
    <w:p w14:paraId="707813DE" w14:textId="77777777" w:rsidR="00E80032" w:rsidRPr="00EC76D5" w:rsidRDefault="00E80032" w:rsidP="00E80032">
      <w:pPr>
        <w:pStyle w:val="Code"/>
      </w:pPr>
      <w:r w:rsidRPr="00EC76D5">
        <w:t>enum Cars {FORD, VOLVO, TOYOTA, VOLKSWAGEN};</w:t>
      </w:r>
    </w:p>
    <w:p w14:paraId="499F1419" w14:textId="77777777" w:rsidR="00E80032" w:rsidRPr="00EC76D5" w:rsidRDefault="00E80032" w:rsidP="00E80032">
      <w:r w:rsidRPr="00EC76D5">
        <w:lastRenderedPageBreak/>
        <w:t xml:space="preserve">Unless we state otherwise, the constants are assigned to zero, one, two, three, and so on. In the example above, </w:t>
      </w:r>
      <w:r w:rsidRPr="00EC76D5">
        <w:rPr>
          <w:rStyle w:val="CodeInText0"/>
        </w:rPr>
        <w:t>FORD</w:t>
      </w:r>
      <w:r w:rsidRPr="00EC76D5">
        <w:t xml:space="preserve"> is an integer constant with the value zero; </w:t>
      </w:r>
      <w:r w:rsidRPr="00EC76D5">
        <w:rPr>
          <w:rStyle w:val="CodeInText0"/>
        </w:rPr>
        <w:t>VOLVO</w:t>
      </w:r>
      <w:r w:rsidRPr="00EC76D5">
        <w:t xml:space="preserve"> has the value one, </w:t>
      </w:r>
      <w:r w:rsidRPr="00EC76D5">
        <w:rPr>
          <w:rStyle w:val="CodeInText0"/>
        </w:rPr>
        <w:t>TOYOTA</w:t>
      </w:r>
      <w:r w:rsidRPr="00EC76D5">
        <w:t xml:space="preserve"> three, and </w:t>
      </w:r>
      <w:r w:rsidRPr="00EC76D5">
        <w:rPr>
          <w:rStyle w:val="CodeInText0"/>
        </w:rPr>
        <w:t>VOLKSWAGEN</w:t>
      </w:r>
      <w:r w:rsidRPr="00EC76D5">
        <w:t xml:space="preserve"> four.</w:t>
      </w:r>
    </w:p>
    <w:p w14:paraId="76D2E503" w14:textId="77777777" w:rsidR="00E80032" w:rsidRPr="00EC76D5" w:rsidRDefault="00E80032" w:rsidP="00E80032">
      <w:r w:rsidRPr="00EC76D5">
        <w:t xml:space="preserve">We do not have to name the enumeration type. In the example above, </w:t>
      </w:r>
      <w:r w:rsidRPr="00EC76D5">
        <w:rPr>
          <w:rStyle w:val="CodeInText0"/>
        </w:rPr>
        <w:t>Cars</w:t>
      </w:r>
      <w:r w:rsidRPr="00EC76D5">
        <w:t xml:space="preserve"> can be omitted. We can also assign an integer value to some (or all) of the constants. In the example below, </w:t>
      </w:r>
      <w:r w:rsidRPr="00EC76D5">
        <w:rPr>
          <w:rStyle w:val="CodeInText0"/>
        </w:rPr>
        <w:t>TOYOTA</w:t>
      </w:r>
      <w:r w:rsidRPr="00EC76D5">
        <w:t xml:space="preserve"> is assigned the value </w:t>
      </w:r>
      <w:r w:rsidRPr="00EC76D5">
        <w:rPr>
          <w:rStyle w:val="CodeInText0"/>
        </w:rPr>
        <w:t>10</w:t>
      </w:r>
      <w:r w:rsidRPr="00EC76D5">
        <w:t xml:space="preserve">. The constants without assigned values will be given the value of the preceding constant before, adding one. This implies that </w:t>
      </w:r>
      <w:r w:rsidRPr="00EC76D5">
        <w:rPr>
          <w:rStyle w:val="CodeInText0"/>
        </w:rPr>
        <w:t>VOLKSWAGEN</w:t>
      </w:r>
      <w:r w:rsidRPr="00EC76D5">
        <w:t xml:space="preserve"> will be assigned the value 11.</w:t>
      </w:r>
    </w:p>
    <w:p w14:paraId="13A88D71" w14:textId="77777777" w:rsidR="00E80032" w:rsidRPr="00EC76D5" w:rsidRDefault="00E80032" w:rsidP="00E80032">
      <w:pPr>
        <w:pStyle w:val="Code"/>
      </w:pPr>
      <w:r w:rsidRPr="00EC76D5">
        <w:t>enum {FORD, VOLVO, TOYOTA = 10, VOLKSWAGEN};</w:t>
      </w:r>
    </w:p>
    <w:p w14:paraId="4446EA83" w14:textId="12B34524"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50" w:name="_Toc320485582"/>
      <w:bookmarkStart w:id="5951" w:name="_Toc323656691"/>
      <w:bookmarkStart w:id="5952" w:name="_Toc324085429"/>
      <w:bookmarkStart w:id="5953" w:name="_Toc383781081"/>
      <w:bookmarkStart w:id="5954" w:name="_Toc481936481"/>
      <w:r w:rsidRPr="00EC76D5">
        <w:t>Arrays</w:t>
      </w:r>
      <w:bookmarkEnd w:id="5950"/>
      <w:bookmarkEnd w:id="5951"/>
      <w:bookmarkEnd w:id="5952"/>
      <w:bookmarkEnd w:id="5953"/>
      <w:bookmarkEnd w:id="5954"/>
    </w:p>
    <w:p w14:paraId="6F9F81D9" w14:textId="77777777" w:rsidR="00E80032" w:rsidRPr="00EC76D5" w:rsidRDefault="00E80032" w:rsidP="00E80032">
      <w:r w:rsidRPr="00EC76D5">
        <w:t xml:space="preserve">An array is a variable compiled by several values of the same type. The values are stored on consecutive locations in memory. The array size may be stated explicitly of implicitly by a list of values. In the following example, </w:t>
      </w:r>
      <w:r w:rsidRPr="00EC76D5">
        <w:rPr>
          <w:rStyle w:val="CodeInText0"/>
        </w:rPr>
        <w:t>a</w:t>
      </w:r>
      <w:r w:rsidRPr="00EC76D5">
        <w:t xml:space="preserve"> is given the size three, </w:t>
      </w:r>
      <w:r w:rsidRPr="00EC76D5">
        <w:rPr>
          <w:rStyle w:val="CodeInText0"/>
        </w:rPr>
        <w:t>b</w:t>
      </w:r>
      <w:r w:rsidRPr="00EC76D5">
        <w:t xml:space="preserve"> is given size two and </w:t>
      </w:r>
      <w:r w:rsidRPr="00EC76D5">
        <w:rPr>
          <w:rStyle w:val="CodeInText0"/>
        </w:rPr>
        <w:t>c</w:t>
      </w:r>
      <w:r w:rsidRPr="00EC76D5">
        <w:t xml:space="preserve"> is given size four, even though only its first two values are defined, which may cause the compiler to emit a warning. Naturally, </w:t>
      </w:r>
      <w:r w:rsidRPr="00EC76D5">
        <w:rPr>
          <w:rStyle w:val="CodeInText0"/>
        </w:rPr>
        <w:t>d</w:t>
      </w:r>
      <w:r w:rsidRPr="00EC76D5">
        <w:t xml:space="preserve"> is given the size three.</w:t>
      </w:r>
    </w:p>
    <w:p w14:paraId="55454F00" w14:textId="77777777" w:rsidR="00E80032" w:rsidRPr="00EC76D5" w:rsidRDefault="00E80032" w:rsidP="00E80032">
      <w:pPr>
        <w:pStyle w:val="Code"/>
      </w:pPr>
      <w:r w:rsidRPr="00EC76D5">
        <w:t>int a[3] = {11, 12, 13};</w:t>
      </w:r>
    </w:p>
    <w:p w14:paraId="5EF4A5DD" w14:textId="77777777" w:rsidR="00E80032" w:rsidRPr="00EC76D5" w:rsidRDefault="00E80032" w:rsidP="00E80032">
      <w:pPr>
        <w:pStyle w:val="Code"/>
      </w:pPr>
      <w:r w:rsidRPr="00EC76D5">
        <w:t>double b[] = {1.2, 3.4};</w:t>
      </w:r>
    </w:p>
    <w:p w14:paraId="6A8BFA95" w14:textId="77777777" w:rsidR="00E80032" w:rsidRPr="00EC76D5" w:rsidRDefault="00E80032" w:rsidP="00E80032">
      <w:pPr>
        <w:pStyle w:val="Code"/>
      </w:pPr>
      <w:r w:rsidRPr="00EC76D5">
        <w:t>char c[4] = {'a', 'b'}, d[3];</w:t>
      </w:r>
    </w:p>
    <w:p w14:paraId="1719042B" w14:textId="77777777" w:rsidR="00E80032" w:rsidRPr="00EC76D5" w:rsidRDefault="00E80032" w:rsidP="00E80032">
      <w:pPr>
        <w:rPr>
          <w:szCs w:val="21"/>
        </w:rPr>
      </w:pPr>
      <w:r w:rsidRPr="00EC76D5">
        <w:rPr>
          <w:noProof/>
          <w:lang w:eastAsia="sv-SE"/>
        </w:rPr>
        <mc:AlternateContent>
          <mc:Choice Requires="wps">
            <w:drawing>
              <wp:anchor distT="0" distB="0" distL="114300" distR="114300" simplePos="0" relativeHeight="251659264" behindDoc="0" locked="0" layoutInCell="1" allowOverlap="1" wp14:anchorId="4488A89D" wp14:editId="49B97144">
                <wp:simplePos x="0" y="0"/>
                <wp:positionH relativeFrom="column">
                  <wp:posOffset>4508500</wp:posOffset>
                </wp:positionH>
                <wp:positionV relativeFrom="paragraph">
                  <wp:posOffset>40005</wp:posOffset>
                </wp:positionV>
                <wp:extent cx="1082040" cy="363220"/>
                <wp:effectExtent l="0" t="0" r="0" b="0"/>
                <wp:wrapNone/>
                <wp:docPr id="335" name="Text Box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36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D593F5" w14:textId="77777777" w:rsidR="005A193E" w:rsidRPr="003F7CF1" w:rsidRDefault="005A193E"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88A89D" id="Text Box 287" o:spid="_x0000_s1073" type="#_x0000_t202" style="position:absolute;left:0;text-align:left;margin-left:355pt;margin-top:3.15pt;width:85.2pt;height:28.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" filled="f" stroked="f">
                <v:textbox>
                  <w:txbxContent>
                    <w:p w14:paraId="69D593F5" w14:textId="77777777" w:rsidR="005A193E" w:rsidRPr="003F7CF1" w:rsidRDefault="005A193E" w:rsidP="00E80032">
                      <w:pPr>
                        <w:pStyle w:val="SourceCodeBoxHeader"/>
                        <w:rPr>
                          <w:sz w:val="19"/>
                          <w:szCs w:val="19"/>
                          <w:lang w:val="sv-SE"/>
                        </w:rPr>
                      </w:pPr>
                      <w:r w:rsidRPr="003F7CF1">
                        <w:rPr>
                          <w:sz w:val="19"/>
                          <w:szCs w:val="19"/>
                          <w:lang w:val="sv-SE"/>
                        </w:rPr>
                        <w:t>d</w:t>
                      </w:r>
                    </w:p>
                  </w:txbxContent>
                </v:textbox>
              </v:shape>
            </w:pict>
          </mc:Fallback>
        </mc:AlternateContent>
      </w:r>
      <w:r w:rsidRPr="00EC76D5">
        <w:rPr>
          <w:noProof/>
          <w:lang w:eastAsia="sv-SE"/>
        </w:rPr>
        <mc:AlternateContent>
          <mc:Choice Requires="wpc">
            <w:drawing>
              <wp:inline distT="0" distB="0" distL="0" distR="0" wp14:anchorId="6A3B1C8F" wp14:editId="78C39880">
                <wp:extent cx="5738495" cy="901700"/>
                <wp:effectExtent l="0" t="0" r="0" b="3175"/>
                <wp:docPr id="334" name="Canvas 28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81" name="Rectangle 160"/>
                        <wps:cNvSpPr>
                          <a:spLocks noChangeArrowheads="1"/>
                        </wps:cNvSpPr>
                        <wps:spPr bwMode="auto">
                          <a:xfrm>
                            <a:off x="180303" y="360600"/>
                            <a:ext cx="360706" cy="360100"/>
                          </a:xfrm>
                          <a:prstGeom prst="rect">
                            <a:avLst/>
                          </a:prstGeom>
                          <a:solidFill>
                            <a:srgbClr val="FFFFFF"/>
                          </a:solidFill>
                          <a:ln w="9525">
                            <a:solidFill>
                              <a:srgbClr val="000000"/>
                            </a:solidFill>
                            <a:miter lim="800000"/>
                            <a:headEnd/>
                            <a:tailEnd/>
                          </a:ln>
                        </wps:spPr>
                        <wps:txbx>
                          <w:txbxContent>
                            <w:p w14:paraId="4E5DC1C1" w14:textId="77777777" w:rsidR="005A193E" w:rsidRPr="003F7CF1" w:rsidRDefault="005A193E" w:rsidP="00E80032">
                              <w:pPr>
                                <w:pStyle w:val="SourceCodeBoxText"/>
                                <w:rPr>
                                  <w:sz w:val="19"/>
                                  <w:szCs w:val="19"/>
                                </w:rPr>
                              </w:pPr>
                              <w:r w:rsidRPr="003F7CF1">
                                <w:rPr>
                                  <w:sz w:val="19"/>
                                  <w:szCs w:val="19"/>
                                </w:rPr>
                                <w:t>11</w:t>
                              </w:r>
                            </w:p>
                          </w:txbxContent>
                        </wps:txbx>
                        <wps:bodyPr rot="0" vert="horz" wrap="square" lIns="0" tIns="0" rIns="0" bIns="0" anchor="t" anchorCtr="0" upright="1">
                          <a:noAutofit/>
                        </wps:bodyPr>
                      </wps:wsp>
                      <wps:wsp>
                        <wps:cNvPr id="82" name="Text Box 161"/>
                        <wps:cNvSpPr txBox="1">
                          <a:spLocks noChangeArrowheads="1"/>
                        </wps:cNvSpPr>
                        <wps:spPr bwMode="auto">
                          <a:xfrm>
                            <a:off x="180303" y="0"/>
                            <a:ext cx="1082018"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C13B4" w14:textId="77777777" w:rsidR="005A193E" w:rsidRPr="003F7CF1" w:rsidRDefault="005A193E"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83" name="Text Box 162"/>
                        <wps:cNvSpPr txBox="1">
                          <a:spLocks noChangeArrowheads="1"/>
                        </wps:cNvSpPr>
                        <wps:spPr bwMode="auto">
                          <a:xfrm>
                            <a:off x="1623027" y="0"/>
                            <a:ext cx="721412"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8CAA1B" w14:textId="77777777" w:rsidR="005A193E" w:rsidRPr="003F7CF1" w:rsidRDefault="005A193E"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84" name="Text Box 163"/>
                        <wps:cNvSpPr txBox="1">
                          <a:spLocks noChangeArrowheads="1"/>
                        </wps:cNvSpPr>
                        <wps:spPr bwMode="auto">
                          <a:xfrm>
                            <a:off x="2705145" y="0"/>
                            <a:ext cx="1442724"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BBB90" w14:textId="77777777" w:rsidR="005A193E" w:rsidRPr="003F7CF1" w:rsidRDefault="005A193E"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85" name="Rectangle 164"/>
                        <wps:cNvSpPr>
                          <a:spLocks noChangeArrowheads="1"/>
                        </wps:cNvSpPr>
                        <wps:spPr bwMode="auto">
                          <a:xfrm>
                            <a:off x="541009" y="360600"/>
                            <a:ext cx="360706" cy="359400"/>
                          </a:xfrm>
                          <a:prstGeom prst="rect">
                            <a:avLst/>
                          </a:prstGeom>
                          <a:solidFill>
                            <a:srgbClr val="FFFFFF"/>
                          </a:solidFill>
                          <a:ln w="9525">
                            <a:solidFill>
                              <a:srgbClr val="000000"/>
                            </a:solidFill>
                            <a:miter lim="800000"/>
                            <a:headEnd/>
                            <a:tailEnd/>
                          </a:ln>
                        </wps:spPr>
                        <wps:txbx>
                          <w:txbxContent>
                            <w:p w14:paraId="77A9DC6C" w14:textId="77777777" w:rsidR="005A193E" w:rsidRPr="003F7CF1" w:rsidRDefault="005A193E"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7" name="Rectangle 165"/>
                        <wps:cNvSpPr>
                          <a:spLocks noChangeArrowheads="1"/>
                        </wps:cNvSpPr>
                        <wps:spPr bwMode="auto">
                          <a:xfrm>
                            <a:off x="901715" y="360600"/>
                            <a:ext cx="360606" cy="359400"/>
                          </a:xfrm>
                          <a:prstGeom prst="rect">
                            <a:avLst/>
                          </a:prstGeom>
                          <a:solidFill>
                            <a:srgbClr val="FFFFFF"/>
                          </a:solidFill>
                          <a:ln w="9525">
                            <a:solidFill>
                              <a:srgbClr val="000000"/>
                            </a:solidFill>
                            <a:miter lim="800000"/>
                            <a:headEnd/>
                            <a:tailEnd/>
                          </a:ln>
                        </wps:spPr>
                        <wps:txbx>
                          <w:txbxContent>
                            <w:p w14:paraId="4A1F41FD" w14:textId="77777777" w:rsidR="005A193E" w:rsidRPr="003F7CF1" w:rsidRDefault="005A193E" w:rsidP="00E80032">
                              <w:pPr>
                                <w:pStyle w:val="SourceCodeBoxText"/>
                                <w:rPr>
                                  <w:sz w:val="19"/>
                                  <w:szCs w:val="19"/>
                                </w:rPr>
                              </w:pPr>
                              <w:r w:rsidRPr="003F7CF1">
                                <w:rPr>
                                  <w:sz w:val="19"/>
                                  <w:szCs w:val="19"/>
                                </w:rPr>
                                <w:t>13</w:t>
                              </w:r>
                            </w:p>
                          </w:txbxContent>
                        </wps:txbx>
                        <wps:bodyPr rot="0" vert="horz" wrap="square" lIns="0" tIns="0" rIns="0" bIns="0" anchor="t" anchorCtr="0" upright="1">
                          <a:noAutofit/>
                        </wps:bodyPr>
                      </wps:wsp>
                      <wps:wsp>
                        <wps:cNvPr id="88" name="Rectangle 166"/>
                        <wps:cNvSpPr>
                          <a:spLocks noChangeArrowheads="1"/>
                        </wps:cNvSpPr>
                        <wps:spPr bwMode="auto">
                          <a:xfrm>
                            <a:off x="1623027" y="360600"/>
                            <a:ext cx="360106" cy="359400"/>
                          </a:xfrm>
                          <a:prstGeom prst="rect">
                            <a:avLst/>
                          </a:prstGeom>
                          <a:solidFill>
                            <a:srgbClr val="FFFFFF"/>
                          </a:solidFill>
                          <a:ln w="9525">
                            <a:solidFill>
                              <a:srgbClr val="000000"/>
                            </a:solidFill>
                            <a:miter lim="800000"/>
                            <a:headEnd/>
                            <a:tailEnd/>
                          </a:ln>
                        </wps:spPr>
                        <wps:txbx>
                          <w:txbxContent>
                            <w:p w14:paraId="494D2058" w14:textId="77777777" w:rsidR="005A193E" w:rsidRPr="003F7CF1" w:rsidRDefault="005A193E"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9" name="Rectangle 167"/>
                        <wps:cNvSpPr>
                          <a:spLocks noChangeArrowheads="1"/>
                        </wps:cNvSpPr>
                        <wps:spPr bwMode="auto">
                          <a:xfrm>
                            <a:off x="1983133" y="360600"/>
                            <a:ext cx="361306" cy="359400"/>
                          </a:xfrm>
                          <a:prstGeom prst="rect">
                            <a:avLst/>
                          </a:prstGeom>
                          <a:solidFill>
                            <a:srgbClr val="FFFFFF"/>
                          </a:solidFill>
                          <a:ln w="9525">
                            <a:solidFill>
                              <a:srgbClr val="000000"/>
                            </a:solidFill>
                            <a:miter lim="800000"/>
                            <a:headEnd/>
                            <a:tailEnd/>
                          </a:ln>
                        </wps:spPr>
                        <wps:txbx>
                          <w:txbxContent>
                            <w:p w14:paraId="3172815C" w14:textId="77777777" w:rsidR="005A193E" w:rsidRPr="003F7CF1" w:rsidRDefault="005A193E" w:rsidP="00E80032">
                              <w:pPr>
                                <w:pStyle w:val="SourceCodeBoxText"/>
                                <w:rPr>
                                  <w:sz w:val="19"/>
                                  <w:szCs w:val="19"/>
                                </w:rPr>
                              </w:pPr>
                              <w:r w:rsidRPr="003F7CF1">
                                <w:rPr>
                                  <w:sz w:val="19"/>
                                  <w:szCs w:val="19"/>
                                </w:rPr>
                                <w:t>3.4</w:t>
                              </w:r>
                            </w:p>
                          </w:txbxContent>
                        </wps:txbx>
                        <wps:bodyPr rot="0" vert="horz" wrap="square" lIns="0" tIns="0" rIns="0" bIns="0" anchor="t" anchorCtr="0" upright="1">
                          <a:noAutofit/>
                        </wps:bodyPr>
                      </wps:wsp>
                      <wps:wsp>
                        <wps:cNvPr id="90" name="Rectangle 168"/>
                        <wps:cNvSpPr>
                          <a:spLocks noChangeArrowheads="1"/>
                        </wps:cNvSpPr>
                        <wps:spPr bwMode="auto">
                          <a:xfrm>
                            <a:off x="2705145" y="360600"/>
                            <a:ext cx="360606" cy="359400"/>
                          </a:xfrm>
                          <a:prstGeom prst="rect">
                            <a:avLst/>
                          </a:prstGeom>
                          <a:solidFill>
                            <a:srgbClr val="FFFFFF"/>
                          </a:solidFill>
                          <a:ln w="9525">
                            <a:solidFill>
                              <a:srgbClr val="000000"/>
                            </a:solidFill>
                            <a:miter lim="800000"/>
                            <a:headEnd/>
                            <a:tailEnd/>
                          </a:ln>
                        </wps:spPr>
                        <wps:txbx>
                          <w:txbxContent>
                            <w:p w14:paraId="02E97E37" w14:textId="77777777" w:rsidR="005A193E" w:rsidRPr="003F7CF1" w:rsidRDefault="005A193E" w:rsidP="00E80032">
                              <w:pPr>
                                <w:pStyle w:val="SourceCodeBoxText"/>
                                <w:rPr>
                                  <w:sz w:val="19"/>
                                  <w:szCs w:val="19"/>
                                </w:rPr>
                              </w:pPr>
                              <w:r w:rsidRPr="003F7CF1">
                                <w:rPr>
                                  <w:sz w:val="19"/>
                                  <w:szCs w:val="19"/>
                                </w:rPr>
                                <w:t>'a'</w:t>
                              </w:r>
                            </w:p>
                          </w:txbxContent>
                        </wps:txbx>
                        <wps:bodyPr rot="0" vert="horz" wrap="square" lIns="0" tIns="0" rIns="0" bIns="0" anchor="t" anchorCtr="0" upright="1">
                          <a:noAutofit/>
                        </wps:bodyPr>
                      </wps:wsp>
                      <wps:wsp>
                        <wps:cNvPr id="91" name="Rectangle 169"/>
                        <wps:cNvSpPr>
                          <a:spLocks noChangeArrowheads="1"/>
                        </wps:cNvSpPr>
                        <wps:spPr bwMode="auto">
                          <a:xfrm>
                            <a:off x="3065751" y="360600"/>
                            <a:ext cx="360106" cy="359400"/>
                          </a:xfrm>
                          <a:prstGeom prst="rect">
                            <a:avLst/>
                          </a:prstGeom>
                          <a:solidFill>
                            <a:srgbClr val="FFFFFF"/>
                          </a:solidFill>
                          <a:ln w="9525">
                            <a:solidFill>
                              <a:srgbClr val="000000"/>
                            </a:solidFill>
                            <a:miter lim="800000"/>
                            <a:headEnd/>
                            <a:tailEnd/>
                          </a:ln>
                        </wps:spPr>
                        <wps:txbx>
                          <w:txbxContent>
                            <w:p w14:paraId="39C8C177" w14:textId="77777777" w:rsidR="005A193E" w:rsidRPr="003F7CF1" w:rsidRDefault="005A193E" w:rsidP="00E80032">
                              <w:pPr>
                                <w:pStyle w:val="SourceCodeBoxText"/>
                                <w:rPr>
                                  <w:sz w:val="19"/>
                                  <w:szCs w:val="19"/>
                                </w:rPr>
                              </w:pPr>
                              <w:r w:rsidRPr="003F7CF1">
                                <w:rPr>
                                  <w:sz w:val="19"/>
                                  <w:szCs w:val="19"/>
                                </w:rPr>
                                <w:t>'b'</w:t>
                              </w:r>
                            </w:p>
                          </w:txbxContent>
                        </wps:txbx>
                        <wps:bodyPr rot="0" vert="horz" wrap="square" lIns="0" tIns="0" rIns="0" bIns="0" anchor="t" anchorCtr="0" upright="1">
                          <a:noAutofit/>
                        </wps:bodyPr>
                      </wps:wsp>
                      <wps:wsp>
                        <wps:cNvPr id="92" name="Rectangle 170"/>
                        <wps:cNvSpPr>
                          <a:spLocks noChangeArrowheads="1"/>
                        </wps:cNvSpPr>
                        <wps:spPr bwMode="auto">
                          <a:xfrm>
                            <a:off x="3425857" y="360600"/>
                            <a:ext cx="360706" cy="359400"/>
                          </a:xfrm>
                          <a:prstGeom prst="rect">
                            <a:avLst/>
                          </a:prstGeom>
                          <a:solidFill>
                            <a:srgbClr val="FFFFFF"/>
                          </a:solidFill>
                          <a:ln w="9525">
                            <a:solidFill>
                              <a:srgbClr val="000000"/>
                            </a:solidFill>
                            <a:miter lim="800000"/>
                            <a:headEnd/>
                            <a:tailEnd/>
                          </a:ln>
                        </wps:spPr>
                        <wps:txbx>
                          <w:txbxContent>
                            <w:p w14:paraId="161AEDEC" w14:textId="77777777" w:rsidR="005A193E" w:rsidRPr="003F7CF1" w:rsidRDefault="005A193E"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4" name="Rectangle 171"/>
                        <wps:cNvSpPr>
                          <a:spLocks noChangeArrowheads="1"/>
                        </wps:cNvSpPr>
                        <wps:spPr bwMode="auto">
                          <a:xfrm>
                            <a:off x="3787163" y="360600"/>
                            <a:ext cx="359406" cy="359400"/>
                          </a:xfrm>
                          <a:prstGeom prst="rect">
                            <a:avLst/>
                          </a:prstGeom>
                          <a:solidFill>
                            <a:srgbClr val="FFFFFF"/>
                          </a:solidFill>
                          <a:ln w="9525">
                            <a:solidFill>
                              <a:srgbClr val="000000"/>
                            </a:solidFill>
                            <a:miter lim="800000"/>
                            <a:headEnd/>
                            <a:tailEnd/>
                          </a:ln>
                        </wps:spPr>
                        <wps:txbx>
                          <w:txbxContent>
                            <w:p w14:paraId="2F561276" w14:textId="77777777" w:rsidR="005A193E" w:rsidRPr="003F7CF1" w:rsidRDefault="005A193E"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5" name="Rectangle 172"/>
                        <wps:cNvSpPr>
                          <a:spLocks noChangeArrowheads="1"/>
                        </wps:cNvSpPr>
                        <wps:spPr bwMode="auto">
                          <a:xfrm>
                            <a:off x="4507275" y="360600"/>
                            <a:ext cx="361306" cy="359400"/>
                          </a:xfrm>
                          <a:prstGeom prst="rect">
                            <a:avLst/>
                          </a:prstGeom>
                          <a:solidFill>
                            <a:srgbClr val="FFFFFF"/>
                          </a:solidFill>
                          <a:ln w="9525">
                            <a:solidFill>
                              <a:srgbClr val="000000"/>
                            </a:solidFill>
                            <a:miter lim="800000"/>
                            <a:headEnd/>
                            <a:tailEnd/>
                          </a:ln>
                        </wps:spPr>
                        <wps:txbx>
                          <w:txbxContent>
                            <w:p w14:paraId="1DA46597" w14:textId="77777777" w:rsidR="005A193E" w:rsidRPr="003F7CF1" w:rsidRDefault="005A193E"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0" name="Rectangle 173"/>
                        <wps:cNvSpPr>
                          <a:spLocks noChangeArrowheads="1"/>
                        </wps:cNvSpPr>
                        <wps:spPr bwMode="auto">
                          <a:xfrm>
                            <a:off x="4868581" y="360600"/>
                            <a:ext cx="361306" cy="359400"/>
                          </a:xfrm>
                          <a:prstGeom prst="rect">
                            <a:avLst/>
                          </a:prstGeom>
                          <a:solidFill>
                            <a:srgbClr val="FFFFFF"/>
                          </a:solidFill>
                          <a:ln w="9525">
                            <a:solidFill>
                              <a:srgbClr val="000000"/>
                            </a:solidFill>
                            <a:miter lim="800000"/>
                            <a:headEnd/>
                            <a:tailEnd/>
                          </a:ln>
                        </wps:spPr>
                        <wps:txbx>
                          <w:txbxContent>
                            <w:p w14:paraId="3516DF09" w14:textId="77777777" w:rsidR="005A193E" w:rsidRPr="003F7CF1" w:rsidRDefault="005A193E"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1" name="Rectangle 174"/>
                        <wps:cNvSpPr>
                          <a:spLocks noChangeArrowheads="1"/>
                        </wps:cNvSpPr>
                        <wps:spPr bwMode="auto">
                          <a:xfrm>
                            <a:off x="5229887" y="360600"/>
                            <a:ext cx="361306" cy="359400"/>
                          </a:xfrm>
                          <a:prstGeom prst="rect">
                            <a:avLst/>
                          </a:prstGeom>
                          <a:solidFill>
                            <a:srgbClr val="FFFFFF"/>
                          </a:solidFill>
                          <a:ln w="9525">
                            <a:solidFill>
                              <a:srgbClr val="000000"/>
                            </a:solidFill>
                            <a:miter lim="800000"/>
                            <a:headEnd/>
                            <a:tailEnd/>
                          </a:ln>
                        </wps:spPr>
                        <wps:txbx>
                          <w:txbxContent>
                            <w:p w14:paraId="7AD9FF11" w14:textId="77777777" w:rsidR="005A193E" w:rsidRPr="003F7CF1" w:rsidRDefault="005A193E"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2" name="Text Box 175"/>
                        <wps:cNvSpPr txBox="1">
                          <a:spLocks noChangeArrowheads="1"/>
                        </wps:cNvSpPr>
                        <wps:spPr bwMode="auto">
                          <a:xfrm>
                            <a:off x="18030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C5C65" w14:textId="77777777" w:rsidR="005A193E" w:rsidRPr="003F7CF1" w:rsidRDefault="005A193E"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3" name="Text Box 176"/>
                        <wps:cNvSpPr txBox="1">
                          <a:spLocks noChangeArrowheads="1"/>
                        </wps:cNvSpPr>
                        <wps:spPr bwMode="auto">
                          <a:xfrm>
                            <a:off x="541009"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7CF5F6" w14:textId="77777777" w:rsidR="005A193E" w:rsidRPr="003F7CF1" w:rsidRDefault="005A193E"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4" name="Text Box 177"/>
                        <wps:cNvSpPr txBox="1">
                          <a:spLocks noChangeArrowheads="1"/>
                        </wps:cNvSpPr>
                        <wps:spPr bwMode="auto">
                          <a:xfrm>
                            <a:off x="901715"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347073" w14:textId="77777777" w:rsidR="005A193E" w:rsidRPr="003F7CF1" w:rsidRDefault="005A193E"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25" name="Text Box 178"/>
                        <wps:cNvSpPr txBox="1">
                          <a:spLocks noChangeArrowheads="1"/>
                        </wps:cNvSpPr>
                        <wps:spPr bwMode="auto">
                          <a:xfrm>
                            <a:off x="162302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B57D01" w14:textId="77777777" w:rsidR="005A193E" w:rsidRPr="003F7CF1" w:rsidRDefault="005A193E"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6" name="Text Box 179"/>
                        <wps:cNvSpPr txBox="1">
                          <a:spLocks noChangeArrowheads="1"/>
                        </wps:cNvSpPr>
                        <wps:spPr bwMode="auto">
                          <a:xfrm>
                            <a:off x="1983133"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254F96" w14:textId="77777777" w:rsidR="005A193E" w:rsidRPr="003F7CF1" w:rsidRDefault="005A193E"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7" name="Text Box 180"/>
                        <wps:cNvSpPr txBox="1">
                          <a:spLocks noChangeArrowheads="1"/>
                        </wps:cNvSpPr>
                        <wps:spPr bwMode="auto">
                          <a:xfrm>
                            <a:off x="270514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5875CD" w14:textId="77777777" w:rsidR="005A193E" w:rsidRPr="003F7CF1" w:rsidRDefault="005A193E"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8" name="Text Box 181"/>
                        <wps:cNvSpPr txBox="1">
                          <a:spLocks noChangeArrowheads="1"/>
                        </wps:cNvSpPr>
                        <wps:spPr bwMode="auto">
                          <a:xfrm>
                            <a:off x="3065751"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2DE23" w14:textId="77777777" w:rsidR="005A193E" w:rsidRPr="003F7CF1" w:rsidRDefault="005A193E"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9" name="Text Box 182"/>
                        <wps:cNvSpPr txBox="1">
                          <a:spLocks noChangeArrowheads="1"/>
                        </wps:cNvSpPr>
                        <wps:spPr bwMode="auto">
                          <a:xfrm>
                            <a:off x="3425857"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2FBEFC" w14:textId="77777777" w:rsidR="005A193E" w:rsidRPr="003F7CF1" w:rsidRDefault="005A193E"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30" name="Text Box 183"/>
                        <wps:cNvSpPr txBox="1">
                          <a:spLocks noChangeArrowheads="1"/>
                        </wps:cNvSpPr>
                        <wps:spPr bwMode="auto">
                          <a:xfrm>
                            <a:off x="378716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419926" w14:textId="77777777" w:rsidR="005A193E" w:rsidRPr="003F7CF1" w:rsidRDefault="005A193E" w:rsidP="00E80032">
                              <w:pPr>
                                <w:pStyle w:val="SourceCodeIndex"/>
                                <w:rPr>
                                  <w:sz w:val="15"/>
                                  <w:szCs w:val="15"/>
                                </w:rPr>
                              </w:pPr>
                              <w:r w:rsidRPr="003F7CF1">
                                <w:rPr>
                                  <w:sz w:val="15"/>
                                  <w:szCs w:val="15"/>
                                </w:rPr>
                                <w:t>3</w:t>
                              </w:r>
                            </w:p>
                          </w:txbxContent>
                        </wps:txbx>
                        <wps:bodyPr rot="0" vert="horz" wrap="square" lIns="0" tIns="0" rIns="0" bIns="0" anchor="t" anchorCtr="0" upright="1">
                          <a:noAutofit/>
                        </wps:bodyPr>
                      </wps:wsp>
                      <wps:wsp>
                        <wps:cNvPr id="331" name="Text Box 184"/>
                        <wps:cNvSpPr txBox="1">
                          <a:spLocks noChangeArrowheads="1"/>
                        </wps:cNvSpPr>
                        <wps:spPr bwMode="auto">
                          <a:xfrm>
                            <a:off x="450857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088AF8" w14:textId="77777777" w:rsidR="005A193E" w:rsidRPr="003F7CF1" w:rsidRDefault="005A193E"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32" name="Text Box 185"/>
                        <wps:cNvSpPr txBox="1">
                          <a:spLocks noChangeArrowheads="1"/>
                        </wps:cNvSpPr>
                        <wps:spPr bwMode="auto">
                          <a:xfrm>
                            <a:off x="4868581"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3C6356" w14:textId="77777777" w:rsidR="005A193E" w:rsidRPr="003F7CF1" w:rsidRDefault="005A193E"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33" name="Text Box 186"/>
                        <wps:cNvSpPr txBox="1">
                          <a:spLocks noChangeArrowheads="1"/>
                        </wps:cNvSpPr>
                        <wps:spPr bwMode="auto">
                          <a:xfrm>
                            <a:off x="522988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2A2678" w14:textId="77777777" w:rsidR="005A193E" w:rsidRPr="003F7CF1" w:rsidRDefault="005A193E"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6A3B1C8F" id="Canvas 286" o:spid="_x0000_s1074"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">
                <v:shape id="_x0000_s1075" type="#_x0000_t75" style="position:absolute;width:57384;height:9017;visibility:visible;mso-wrap-style:square">
                  <v:fill o:detectmouseclick="t"/>
                  <v:path o:connecttype="none"/>
                </v:shape>
                <v:rect id="Rectangle 160" o:spid="_x0000_s1076" style="position:absolute;left:1803;top:3606;width:3607;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">
                  <v:textbox inset="0,0,0,0">
                    <w:txbxContent>
                      <w:p w14:paraId="4E5DC1C1" w14:textId="77777777" w:rsidR="005A193E" w:rsidRPr="003F7CF1" w:rsidRDefault="005A193E" w:rsidP="00E80032">
                        <w:pPr>
                          <w:pStyle w:val="SourceCodeBoxText"/>
                          <w:rPr>
                            <w:sz w:val="19"/>
                            <w:szCs w:val="19"/>
                          </w:rPr>
                        </w:pPr>
                        <w:r w:rsidRPr="003F7CF1">
                          <w:rPr>
                            <w:sz w:val="19"/>
                            <w:szCs w:val="19"/>
                          </w:rPr>
                          <w:t>11</w:t>
                        </w:r>
                      </w:p>
                    </w:txbxContent>
                  </v:textbox>
                </v:rect>
                <v:shape id="Text Box 161" o:spid="_x0000_s1077" type="#_x0000_t202" style="position:absolute;left:1803;width:1082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" filled="f" stroked="f">
                  <v:textbox>
                    <w:txbxContent>
                      <w:p w14:paraId="6E3C13B4" w14:textId="77777777" w:rsidR="005A193E" w:rsidRPr="003F7CF1" w:rsidRDefault="005A193E" w:rsidP="00E80032">
                        <w:pPr>
                          <w:pStyle w:val="SourceCodeBoxHeader"/>
                          <w:rPr>
                            <w:sz w:val="19"/>
                            <w:szCs w:val="19"/>
                            <w:lang w:val="sv-SE"/>
                          </w:rPr>
                        </w:pPr>
                        <w:r w:rsidRPr="003F7CF1">
                          <w:rPr>
                            <w:sz w:val="19"/>
                            <w:szCs w:val="19"/>
                            <w:lang w:val="sv-SE"/>
                          </w:rPr>
                          <w:t>a</w:t>
                        </w:r>
                      </w:p>
                    </w:txbxContent>
                  </v:textbox>
                </v:shape>
                <v:shape id="Text Box 162" o:spid="_x0000_s1078" type="#_x0000_t202" style="position:absolute;left:16230;width:7214;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" filled="f" stroked="f">
                  <v:textbox>
                    <w:txbxContent>
                      <w:p w14:paraId="778CAA1B" w14:textId="77777777" w:rsidR="005A193E" w:rsidRPr="003F7CF1" w:rsidRDefault="005A193E" w:rsidP="00E80032">
                        <w:pPr>
                          <w:pStyle w:val="SourceCodeBoxHeader"/>
                          <w:rPr>
                            <w:sz w:val="19"/>
                            <w:szCs w:val="19"/>
                            <w:lang w:val="sv-SE"/>
                          </w:rPr>
                        </w:pPr>
                        <w:r w:rsidRPr="003F7CF1">
                          <w:rPr>
                            <w:sz w:val="19"/>
                            <w:szCs w:val="19"/>
                            <w:lang w:val="sv-SE"/>
                          </w:rPr>
                          <w:t>b</w:t>
                        </w:r>
                      </w:p>
                    </w:txbxContent>
                  </v:textbox>
                </v:shape>
                <v:shape id="Text Box 163" o:spid="_x0000_s1079" type="#_x0000_t202" style="position:absolute;left:27051;width:14427;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" filled="f" stroked="f">
                  <v:textbox>
                    <w:txbxContent>
                      <w:p w14:paraId="04EBBB90" w14:textId="77777777" w:rsidR="005A193E" w:rsidRPr="003F7CF1" w:rsidRDefault="005A193E" w:rsidP="00E80032">
                        <w:pPr>
                          <w:pStyle w:val="SourceCodeBoxHeader"/>
                          <w:rPr>
                            <w:sz w:val="19"/>
                            <w:szCs w:val="19"/>
                            <w:lang w:val="sv-SE"/>
                          </w:rPr>
                        </w:pPr>
                        <w:r w:rsidRPr="003F7CF1">
                          <w:rPr>
                            <w:sz w:val="19"/>
                            <w:szCs w:val="19"/>
                            <w:lang w:val="sv-SE"/>
                          </w:rPr>
                          <w:t>c</w:t>
                        </w:r>
                      </w:p>
                    </w:txbxContent>
                  </v:textbox>
                </v:shape>
                <v:rect id="Rectangle 164" o:spid="_x0000_s1080" style="position:absolute;left:5410;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">
                  <v:textbox inset="0,0,0,0">
                    <w:txbxContent>
                      <w:p w14:paraId="77A9DC6C" w14:textId="77777777" w:rsidR="005A193E" w:rsidRPr="003F7CF1" w:rsidRDefault="005A193E" w:rsidP="00E80032">
                        <w:pPr>
                          <w:pStyle w:val="SourceCodeBoxText"/>
                          <w:rPr>
                            <w:sz w:val="19"/>
                            <w:szCs w:val="19"/>
                          </w:rPr>
                        </w:pPr>
                        <w:r w:rsidRPr="003F7CF1">
                          <w:rPr>
                            <w:sz w:val="19"/>
                            <w:szCs w:val="19"/>
                          </w:rPr>
                          <w:t>12</w:t>
                        </w:r>
                      </w:p>
                    </w:txbxContent>
                  </v:textbox>
                </v:rect>
                <v:rect id="Rectangle 165" o:spid="_x0000_s1081" style="position:absolute;left:9017;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">
                  <v:textbox inset="0,0,0,0">
                    <w:txbxContent>
                      <w:p w14:paraId="4A1F41FD" w14:textId="77777777" w:rsidR="005A193E" w:rsidRPr="003F7CF1" w:rsidRDefault="005A193E" w:rsidP="00E80032">
                        <w:pPr>
                          <w:pStyle w:val="SourceCodeBoxText"/>
                          <w:rPr>
                            <w:sz w:val="19"/>
                            <w:szCs w:val="19"/>
                          </w:rPr>
                        </w:pPr>
                        <w:r w:rsidRPr="003F7CF1">
                          <w:rPr>
                            <w:sz w:val="19"/>
                            <w:szCs w:val="19"/>
                          </w:rPr>
                          <w:t>13</w:t>
                        </w:r>
                      </w:p>
                    </w:txbxContent>
                  </v:textbox>
                </v:rect>
                <v:rect id="Rectangle 166" o:spid="_x0000_s1082" style="position:absolute;left:16230;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">
                  <v:textbox inset="0,0,0,0">
                    <w:txbxContent>
                      <w:p w14:paraId="494D2058" w14:textId="77777777" w:rsidR="005A193E" w:rsidRPr="003F7CF1" w:rsidRDefault="005A193E" w:rsidP="00E80032">
                        <w:pPr>
                          <w:pStyle w:val="SourceCodeBoxText"/>
                          <w:rPr>
                            <w:sz w:val="19"/>
                            <w:szCs w:val="19"/>
                          </w:rPr>
                        </w:pPr>
                        <w:r w:rsidRPr="003F7CF1">
                          <w:rPr>
                            <w:sz w:val="19"/>
                            <w:szCs w:val="19"/>
                          </w:rPr>
                          <w:t>1.2</w:t>
                        </w:r>
                      </w:p>
                    </w:txbxContent>
                  </v:textbox>
                </v:rect>
                <v:rect id="Rectangle 167" o:spid="_x0000_s1083" style="position:absolute;left:19831;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">
                  <v:textbox inset="0,0,0,0">
                    <w:txbxContent>
                      <w:p w14:paraId="3172815C" w14:textId="77777777" w:rsidR="005A193E" w:rsidRPr="003F7CF1" w:rsidRDefault="005A193E" w:rsidP="00E80032">
                        <w:pPr>
                          <w:pStyle w:val="SourceCodeBoxText"/>
                          <w:rPr>
                            <w:sz w:val="19"/>
                            <w:szCs w:val="19"/>
                          </w:rPr>
                        </w:pPr>
                        <w:r w:rsidRPr="003F7CF1">
                          <w:rPr>
                            <w:sz w:val="19"/>
                            <w:szCs w:val="19"/>
                          </w:rPr>
                          <w:t>3.4</w:t>
                        </w:r>
                      </w:p>
                    </w:txbxContent>
                  </v:textbox>
                </v:rect>
                <v:rect id="Rectangle 168" o:spid="_x0000_s1084" style="position:absolute;left:27051;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">
                  <v:textbox inset="0,0,0,0">
                    <w:txbxContent>
                      <w:p w14:paraId="02E97E37" w14:textId="77777777" w:rsidR="005A193E" w:rsidRPr="003F7CF1" w:rsidRDefault="005A193E" w:rsidP="00E80032">
                        <w:pPr>
                          <w:pStyle w:val="SourceCodeBoxText"/>
                          <w:rPr>
                            <w:sz w:val="19"/>
                            <w:szCs w:val="19"/>
                          </w:rPr>
                        </w:pPr>
                        <w:r w:rsidRPr="003F7CF1">
                          <w:rPr>
                            <w:sz w:val="19"/>
                            <w:szCs w:val="19"/>
                          </w:rPr>
                          <w:t>'a'</w:t>
                        </w:r>
                      </w:p>
                    </w:txbxContent>
                  </v:textbox>
                </v:rect>
                <v:rect id="Rectangle 169" o:spid="_x0000_s1085" style="position:absolute;left:30657;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">
                  <v:textbox inset="0,0,0,0">
                    <w:txbxContent>
                      <w:p w14:paraId="39C8C177" w14:textId="77777777" w:rsidR="005A193E" w:rsidRPr="003F7CF1" w:rsidRDefault="005A193E" w:rsidP="00E80032">
                        <w:pPr>
                          <w:pStyle w:val="SourceCodeBoxText"/>
                          <w:rPr>
                            <w:sz w:val="19"/>
                            <w:szCs w:val="19"/>
                          </w:rPr>
                        </w:pPr>
                        <w:r w:rsidRPr="003F7CF1">
                          <w:rPr>
                            <w:sz w:val="19"/>
                            <w:szCs w:val="19"/>
                          </w:rPr>
                          <w:t>'b'</w:t>
                        </w:r>
                      </w:p>
                    </w:txbxContent>
                  </v:textbox>
                </v:rect>
                <v:rect id="Rectangle 170" o:spid="_x0000_s1086" style="position:absolute;left:34258;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vtD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g/0v4AXL2BwAA//8DAFBLAQItABQABgAIAAAAIQDb4fbL7gAAAIUBAAATAAAAAAAAAAAA&#10;AAAAAAAAAABbQ29udGVudF9UeXBlc10ueG1sUEsBAi0AFAAGAAgAAAAhAFr0LFu/AAAAFQEAAAsA&#10;AAAAAAAAAAAAAAAAHwEAAF9yZWxzLy5yZWxzUEsBAi0AFAAGAAgAAAAhADx2+0PEAAAA2wAAAA8A&#10;AAAAAAAAAAAAAAAABwIAAGRycy9kb3ducmV2LnhtbFBLBQYAAAAAAwADALcAAAD4AgAAAAA=&#10;">
                  <v:textbox inset="0,0,0,0">
                    <w:txbxContent>
                      <w:p w14:paraId="161AEDEC" w14:textId="77777777" w:rsidR="005A193E" w:rsidRPr="003F7CF1" w:rsidRDefault="005A193E" w:rsidP="00E80032">
                        <w:pPr>
                          <w:pStyle w:val="SourceCodeBoxText"/>
                          <w:rPr>
                            <w:sz w:val="19"/>
                            <w:szCs w:val="19"/>
                          </w:rPr>
                        </w:pPr>
                        <w:r w:rsidRPr="003F7CF1">
                          <w:rPr>
                            <w:sz w:val="19"/>
                            <w:szCs w:val="19"/>
                          </w:rPr>
                          <w:t>?</w:t>
                        </w:r>
                      </w:p>
                    </w:txbxContent>
                  </v:textbox>
                </v:rect>
                <v:rect id="Rectangle 171" o:spid="_x0000_s1087" style="position:absolute;left:37871;top:3606;width:359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8as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h/0v4AXL2BwAA//8DAFBLAQItABQABgAIAAAAIQDb4fbL7gAAAIUBAAATAAAAAAAAAAAA&#10;AAAAAAAAAABbQ29udGVudF9UeXBlc10ueG1sUEsBAi0AFAAGAAgAAAAhAFr0LFu/AAAAFQEAAAsA&#10;AAAAAAAAAAAAAAAAHwEAAF9yZWxzLy5yZWxzUEsBAi0AFAAGAAgAAAAhANzTxqzEAAAA2wAAAA8A&#10;AAAAAAAAAAAAAAAABwIAAGRycy9kb3ducmV2LnhtbFBLBQYAAAAAAwADALcAAAD4AgAAAAA=&#10;">
                  <v:textbox inset="0,0,0,0">
                    <w:txbxContent>
                      <w:p w14:paraId="2F561276" w14:textId="77777777" w:rsidR="005A193E" w:rsidRPr="003F7CF1" w:rsidRDefault="005A193E" w:rsidP="00E80032">
                        <w:pPr>
                          <w:pStyle w:val="SourceCodeBoxText"/>
                          <w:rPr>
                            <w:sz w:val="19"/>
                            <w:szCs w:val="19"/>
                          </w:rPr>
                        </w:pPr>
                        <w:r w:rsidRPr="003F7CF1">
                          <w:rPr>
                            <w:sz w:val="19"/>
                            <w:szCs w:val="19"/>
                          </w:rPr>
                          <w:t>?</w:t>
                        </w:r>
                      </w:p>
                    </w:txbxContent>
                  </v:textbox>
                </v:rect>
                <v:rect id="Rectangle 172" o:spid="_x0000_s1088" style="position:absolute;left:45072;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">
                  <v:textbox inset="0,0,0,0">
                    <w:txbxContent>
                      <w:p w14:paraId="1DA46597" w14:textId="77777777" w:rsidR="005A193E" w:rsidRPr="003F7CF1" w:rsidRDefault="005A193E" w:rsidP="00E80032">
                        <w:pPr>
                          <w:pStyle w:val="SourceCodeBoxText"/>
                          <w:rPr>
                            <w:sz w:val="19"/>
                            <w:szCs w:val="19"/>
                          </w:rPr>
                        </w:pPr>
                        <w:r w:rsidRPr="003F7CF1">
                          <w:rPr>
                            <w:sz w:val="19"/>
                            <w:szCs w:val="19"/>
                          </w:rPr>
                          <w:t>?</w:t>
                        </w:r>
                      </w:p>
                    </w:txbxContent>
                  </v:textbox>
                </v:rect>
                <v:rect id="Rectangle 173" o:spid="_x0000_s1089" style="position:absolute;left:48685;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">
                  <v:textbox inset="0,0,0,0">
                    <w:txbxContent>
                      <w:p w14:paraId="3516DF09" w14:textId="77777777" w:rsidR="005A193E" w:rsidRPr="003F7CF1" w:rsidRDefault="005A193E" w:rsidP="00E80032">
                        <w:pPr>
                          <w:pStyle w:val="SourceCodeBoxText"/>
                          <w:rPr>
                            <w:sz w:val="19"/>
                            <w:szCs w:val="19"/>
                          </w:rPr>
                        </w:pPr>
                        <w:r w:rsidRPr="003F7CF1">
                          <w:rPr>
                            <w:sz w:val="19"/>
                            <w:szCs w:val="19"/>
                          </w:rPr>
                          <w:t>?</w:t>
                        </w:r>
                      </w:p>
                    </w:txbxContent>
                  </v:textbox>
                </v:rect>
                <v:rect id="Rectangle 174" o:spid="_x0000_s1090" style="position:absolute;left:52298;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">
                  <v:textbox inset="0,0,0,0">
                    <w:txbxContent>
                      <w:p w14:paraId="7AD9FF11" w14:textId="77777777" w:rsidR="005A193E" w:rsidRPr="003F7CF1" w:rsidRDefault="005A193E" w:rsidP="00E80032">
                        <w:pPr>
                          <w:pStyle w:val="SourceCodeBoxText"/>
                          <w:rPr>
                            <w:sz w:val="19"/>
                            <w:szCs w:val="19"/>
                          </w:rPr>
                        </w:pPr>
                        <w:r w:rsidRPr="003F7CF1">
                          <w:rPr>
                            <w:sz w:val="19"/>
                            <w:szCs w:val="19"/>
                          </w:rPr>
                          <w:t>?</w:t>
                        </w:r>
                      </w:p>
                    </w:txbxContent>
                  </v:textbox>
                </v:rect>
                <v:shape id="Text Box 175" o:spid="_x0000_s1091" type="#_x0000_t202" style="position:absolute;left:1803;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" filled="f" stroked="f">
                  <v:textbox inset="0,0,0,0">
                    <w:txbxContent>
                      <w:p w14:paraId="677C5C65" w14:textId="77777777" w:rsidR="005A193E" w:rsidRPr="003F7CF1" w:rsidRDefault="005A193E" w:rsidP="00E80032">
                        <w:pPr>
                          <w:pStyle w:val="SourceCodeIndex"/>
                          <w:rPr>
                            <w:sz w:val="15"/>
                            <w:szCs w:val="15"/>
                          </w:rPr>
                        </w:pPr>
                        <w:r w:rsidRPr="003F7CF1">
                          <w:rPr>
                            <w:sz w:val="15"/>
                            <w:szCs w:val="15"/>
                          </w:rPr>
                          <w:t>0</w:t>
                        </w:r>
                      </w:p>
                    </w:txbxContent>
                  </v:textbox>
                </v:shape>
                <v:shape id="Text Box 176" o:spid="_x0000_s1092" type="#_x0000_t202" style="position:absolute;left:5410;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f0Z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" filled="f" stroked="f">
                  <v:textbox inset="0,0,0,0">
                    <w:txbxContent>
                      <w:p w14:paraId="537CF5F6" w14:textId="77777777" w:rsidR="005A193E" w:rsidRPr="003F7CF1" w:rsidRDefault="005A193E" w:rsidP="00E80032">
                        <w:pPr>
                          <w:pStyle w:val="SourceCodeIndex"/>
                          <w:rPr>
                            <w:sz w:val="15"/>
                            <w:szCs w:val="15"/>
                          </w:rPr>
                        </w:pPr>
                        <w:r w:rsidRPr="003F7CF1">
                          <w:rPr>
                            <w:sz w:val="15"/>
                            <w:szCs w:val="15"/>
                          </w:rPr>
                          <w:t>1</w:t>
                        </w:r>
                      </w:p>
                    </w:txbxContent>
                  </v:textbox>
                </v:shape>
                <v:shape id="Text Box 177" o:spid="_x0000_s1093" type="#_x0000_t202" style="position:absolute;left:9017;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GVtxgAAANwAAAAPAAAAZHJzL2Rvd25yZXYueG1sRI9Ba8JA&#10;FITvQv/D8gredFMt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JRlbcYAAADcAAAA&#10;DwAAAAAAAAAAAAAAAAAHAgAAZHJzL2Rvd25yZXYueG1sUEsFBgAAAAADAAMAtwAAAPoCAAAAAA==&#10;" filled="f" stroked="f">
                  <v:textbox inset="0,0,0,0">
                    <w:txbxContent>
                      <w:p w14:paraId="77347073" w14:textId="77777777" w:rsidR="005A193E" w:rsidRPr="003F7CF1" w:rsidRDefault="005A193E" w:rsidP="00E80032">
                        <w:pPr>
                          <w:pStyle w:val="SourceCodeIndex"/>
                          <w:rPr>
                            <w:sz w:val="15"/>
                            <w:szCs w:val="15"/>
                          </w:rPr>
                        </w:pPr>
                        <w:r w:rsidRPr="003F7CF1">
                          <w:rPr>
                            <w:sz w:val="15"/>
                            <w:szCs w:val="15"/>
                          </w:rPr>
                          <w:t>2</w:t>
                        </w:r>
                      </w:p>
                    </w:txbxContent>
                  </v:textbox>
                </v:shape>
                <v:shape id="Text Box 178" o:spid="_x0000_s1094" type="#_x0000_t202" style="position:absolute;left:16230;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MD2xgAAANwAAAAPAAAAZHJzL2Rvd25yZXYueG1sRI9Ba8JA&#10;FITvQv/D8gredFOl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l9jA9sYAAADcAAAA&#10;DwAAAAAAAAAAAAAAAAAHAgAAZHJzL2Rvd25yZXYueG1sUEsFBgAAAAADAAMAtwAAAPoCAAAAAA==&#10;" filled="f" stroked="f">
                  <v:textbox inset="0,0,0,0">
                    <w:txbxContent>
                      <w:p w14:paraId="4CB57D01" w14:textId="77777777" w:rsidR="005A193E" w:rsidRPr="003F7CF1" w:rsidRDefault="005A193E" w:rsidP="00E80032">
                        <w:pPr>
                          <w:pStyle w:val="SourceCodeIndex"/>
                          <w:rPr>
                            <w:sz w:val="15"/>
                            <w:szCs w:val="15"/>
                          </w:rPr>
                        </w:pPr>
                        <w:r w:rsidRPr="003F7CF1">
                          <w:rPr>
                            <w:sz w:val="15"/>
                            <w:szCs w:val="15"/>
                          </w:rPr>
                          <w:t>0</w:t>
                        </w:r>
                      </w:p>
                    </w:txbxContent>
                  </v:textbox>
                </v:shape>
                <v:shape id="Text Box 179" o:spid="_x0000_s1095" type="#_x0000_t202" style="position:absolute;left:19831;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l6B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" filled="f" stroked="f">
                  <v:textbox inset="0,0,0,0">
                    <w:txbxContent>
                      <w:p w14:paraId="59254F96" w14:textId="77777777" w:rsidR="005A193E" w:rsidRPr="003F7CF1" w:rsidRDefault="005A193E" w:rsidP="00E80032">
                        <w:pPr>
                          <w:pStyle w:val="SourceCodeIndex"/>
                          <w:rPr>
                            <w:sz w:val="15"/>
                            <w:szCs w:val="15"/>
                          </w:rPr>
                        </w:pPr>
                        <w:r w:rsidRPr="003F7CF1">
                          <w:rPr>
                            <w:sz w:val="15"/>
                            <w:szCs w:val="15"/>
                          </w:rPr>
                          <w:t>1</w:t>
                        </w:r>
                      </w:p>
                    </w:txbxContent>
                  </v:textbox>
                </v:shape>
                <v:shape id="Text Box 180" o:spid="_x0000_s1096" type="#_x0000_t202" style="position:absolute;left:27051;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" filled="f" stroked="f">
                  <v:textbox inset="0,0,0,0">
                    <w:txbxContent>
                      <w:p w14:paraId="305875CD" w14:textId="77777777" w:rsidR="005A193E" w:rsidRPr="003F7CF1" w:rsidRDefault="005A193E" w:rsidP="00E80032">
                        <w:pPr>
                          <w:pStyle w:val="SourceCodeIndex"/>
                          <w:rPr>
                            <w:sz w:val="15"/>
                            <w:szCs w:val="15"/>
                          </w:rPr>
                        </w:pPr>
                        <w:r w:rsidRPr="003F7CF1">
                          <w:rPr>
                            <w:sz w:val="15"/>
                            <w:szCs w:val="15"/>
                          </w:rPr>
                          <w:t>0</w:t>
                        </w:r>
                      </w:p>
                    </w:txbxContent>
                  </v:textbox>
                </v:shape>
                <v:shape id="Text Box 181" o:spid="_x0000_s1097" type="#_x0000_t202" style="position:absolute;left:30657;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" filled="f" stroked="f">
                  <v:textbox inset="0,0,0,0">
                    <w:txbxContent>
                      <w:p w14:paraId="7FB2DE23" w14:textId="77777777" w:rsidR="005A193E" w:rsidRPr="003F7CF1" w:rsidRDefault="005A193E" w:rsidP="00E80032">
                        <w:pPr>
                          <w:pStyle w:val="SourceCodeIndex"/>
                          <w:rPr>
                            <w:sz w:val="15"/>
                            <w:szCs w:val="15"/>
                          </w:rPr>
                        </w:pPr>
                        <w:r w:rsidRPr="003F7CF1">
                          <w:rPr>
                            <w:sz w:val="15"/>
                            <w:szCs w:val="15"/>
                          </w:rPr>
                          <w:t>1</w:t>
                        </w:r>
                      </w:p>
                    </w:txbxContent>
                  </v:textbox>
                </v:shape>
                <v:shape id="Text Box 182" o:spid="_x0000_s1098" type="#_x0000_t202" style="position:absolute;left:34258;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" filled="f" stroked="f">
                  <v:textbox inset="0,0,0,0">
                    <w:txbxContent>
                      <w:p w14:paraId="192FBEFC" w14:textId="77777777" w:rsidR="005A193E" w:rsidRPr="003F7CF1" w:rsidRDefault="005A193E" w:rsidP="00E80032">
                        <w:pPr>
                          <w:pStyle w:val="SourceCodeIndex"/>
                          <w:rPr>
                            <w:sz w:val="15"/>
                            <w:szCs w:val="15"/>
                          </w:rPr>
                        </w:pPr>
                        <w:r w:rsidRPr="003F7CF1">
                          <w:rPr>
                            <w:sz w:val="15"/>
                            <w:szCs w:val="15"/>
                          </w:rPr>
                          <w:t>2</w:t>
                        </w:r>
                      </w:p>
                    </w:txbxContent>
                  </v:textbox>
                </v:shape>
                <v:shape id="Text Box 183" o:spid="_x0000_s1099" type="#_x0000_t202" style="position:absolute;left:37871;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" filled="f" stroked="f">
                  <v:textbox inset="0,0,0,0">
                    <w:txbxContent>
                      <w:p w14:paraId="45419926" w14:textId="77777777" w:rsidR="005A193E" w:rsidRPr="003F7CF1" w:rsidRDefault="005A193E" w:rsidP="00E80032">
                        <w:pPr>
                          <w:pStyle w:val="SourceCodeIndex"/>
                          <w:rPr>
                            <w:sz w:val="15"/>
                            <w:szCs w:val="15"/>
                          </w:rPr>
                        </w:pPr>
                        <w:r w:rsidRPr="003F7CF1">
                          <w:rPr>
                            <w:sz w:val="15"/>
                            <w:szCs w:val="15"/>
                          </w:rPr>
                          <w:t>3</w:t>
                        </w:r>
                      </w:p>
                    </w:txbxContent>
                  </v:textbox>
                </v:shape>
                <v:shape id="Text Box 184" o:spid="_x0000_s1100" type="#_x0000_t202" style="position:absolute;left:45085;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" filled="f" stroked="f">
                  <v:textbox inset="0,0,0,0">
                    <w:txbxContent>
                      <w:p w14:paraId="27088AF8" w14:textId="77777777" w:rsidR="005A193E" w:rsidRPr="003F7CF1" w:rsidRDefault="005A193E" w:rsidP="00E80032">
                        <w:pPr>
                          <w:pStyle w:val="SourceCodeIndex"/>
                          <w:rPr>
                            <w:sz w:val="15"/>
                            <w:szCs w:val="15"/>
                          </w:rPr>
                        </w:pPr>
                        <w:r w:rsidRPr="003F7CF1">
                          <w:rPr>
                            <w:sz w:val="15"/>
                            <w:szCs w:val="15"/>
                          </w:rPr>
                          <w:t>0</w:t>
                        </w:r>
                      </w:p>
                    </w:txbxContent>
                  </v:textbox>
                </v:shape>
                <v:shape id="Text Box 185" o:spid="_x0000_s1101" type="#_x0000_t202" style="position:absolute;left:48685;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M5f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" filled="f" stroked="f">
                  <v:textbox inset="0,0,0,0">
                    <w:txbxContent>
                      <w:p w14:paraId="4F3C6356" w14:textId="77777777" w:rsidR="005A193E" w:rsidRPr="003F7CF1" w:rsidRDefault="005A193E" w:rsidP="00E80032">
                        <w:pPr>
                          <w:pStyle w:val="SourceCodeIndex"/>
                          <w:rPr>
                            <w:sz w:val="15"/>
                            <w:szCs w:val="15"/>
                          </w:rPr>
                        </w:pPr>
                        <w:r w:rsidRPr="003F7CF1">
                          <w:rPr>
                            <w:sz w:val="15"/>
                            <w:szCs w:val="15"/>
                          </w:rPr>
                          <w:t>1</w:t>
                        </w:r>
                      </w:p>
                    </w:txbxContent>
                  </v:textbox>
                </v:shape>
                <v:shape id="Text Box 186" o:spid="_x0000_s1102" type="#_x0000_t202" style="position:absolute;left:52298;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" filled="f" stroked="f">
                  <v:textbox inset="0,0,0,0">
                    <w:txbxContent>
                      <w:p w14:paraId="712A2678" w14:textId="77777777" w:rsidR="005A193E" w:rsidRPr="003F7CF1" w:rsidRDefault="005A193E" w:rsidP="00E80032">
                        <w:pPr>
                          <w:pStyle w:val="SourceCodeIndex"/>
                          <w:rPr>
                            <w:sz w:val="15"/>
                            <w:szCs w:val="15"/>
                          </w:rPr>
                        </w:pPr>
                        <w:r w:rsidRPr="003F7CF1">
                          <w:rPr>
                            <w:sz w:val="15"/>
                            <w:szCs w:val="15"/>
                          </w:rPr>
                          <w:t>2</w:t>
                        </w:r>
                      </w:p>
                    </w:txbxContent>
                  </v:textbox>
                </v:shape>
                <w10:anchorlock/>
              </v:group>
            </w:pict>
          </mc:Fallback>
        </mc:AlternateContent>
      </w:r>
    </w:p>
    <w:p w14:paraId="35C19786" w14:textId="77777777" w:rsidR="00E80032" w:rsidRPr="00EC76D5" w:rsidRDefault="00E80032" w:rsidP="00E80032">
      <w:pPr>
        <w:rPr>
          <w:noProof/>
        </w:rPr>
      </w:pPr>
      <w:r w:rsidRPr="00EC76D5">
        <w:rPr>
          <w:noProof/>
        </w:rPr>
        <w:t>A value of an array can be accessed by index (brackets) notation.</w:t>
      </w:r>
    </w:p>
    <w:p w14:paraId="5EDEC878" w14:textId="77777777" w:rsidR="00E80032" w:rsidRPr="00EC76D5" w:rsidRDefault="00E80032" w:rsidP="00E80032">
      <w:pPr>
        <w:pStyle w:val="Code"/>
      </w:pPr>
      <w:r w:rsidRPr="00EC76D5">
        <w:t>int i = a[2];</w:t>
      </w:r>
    </w:p>
    <w:p w14:paraId="23BD86CD" w14:textId="77777777" w:rsidR="00E80032" w:rsidRPr="00EC76D5" w:rsidRDefault="00E80032" w:rsidP="00E80032">
      <w:pPr>
        <w:pStyle w:val="Code"/>
      </w:pPr>
      <w:r w:rsidRPr="00EC76D5">
        <w:t>double x = b[0];</w:t>
      </w:r>
    </w:p>
    <w:p w14:paraId="38E92CD5" w14:textId="77777777" w:rsidR="00E80032" w:rsidRPr="00EC76D5" w:rsidRDefault="00E80032" w:rsidP="00E80032">
      <w:pPr>
        <w:pStyle w:val="Code"/>
      </w:pPr>
      <w:r w:rsidRPr="00EC76D5">
        <w:t>char t = c[1];</w:t>
      </w:r>
    </w:p>
    <w:p w14:paraId="6469B05B" w14:textId="77777777" w:rsidR="00E80032" w:rsidRPr="00EC76D5" w:rsidRDefault="00E80032" w:rsidP="00E80032">
      <w:pPr>
        <w:rPr>
          <w:szCs w:val="21"/>
        </w:rPr>
      </w:pPr>
      <w:r w:rsidRPr="00EC76D5">
        <w:rPr>
          <w:noProof/>
          <w:lang w:eastAsia="sv-SE"/>
        </w:rPr>
        <mc:AlternateContent>
          <mc:Choice Requires="wpc">
            <w:drawing>
              <wp:inline distT="0" distB="0" distL="0" distR="0" wp14:anchorId="02BE5EB0" wp14:editId="5C4346E6">
                <wp:extent cx="5738495" cy="901700"/>
                <wp:effectExtent l="0" t="0" r="0" b="3175"/>
                <wp:docPr id="80" name="Canvas 2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3" name="Rectangle 152"/>
                        <wps:cNvSpPr>
                          <a:spLocks noChangeArrowheads="1"/>
                        </wps:cNvSpPr>
                        <wps:spPr bwMode="auto">
                          <a:xfrm>
                            <a:off x="180203" y="360500"/>
                            <a:ext cx="721712" cy="360500"/>
                          </a:xfrm>
                          <a:prstGeom prst="rect">
                            <a:avLst/>
                          </a:prstGeom>
                          <a:solidFill>
                            <a:srgbClr val="FFFFFF"/>
                          </a:solidFill>
                          <a:ln w="9525">
                            <a:solidFill>
                              <a:srgbClr val="000000"/>
                            </a:solidFill>
                            <a:miter lim="800000"/>
                            <a:headEnd/>
                            <a:tailEnd/>
                          </a:ln>
                        </wps:spPr>
                        <wps:txbx>
                          <w:txbxContent>
                            <w:p w14:paraId="5D0314D3" w14:textId="77777777" w:rsidR="005A193E" w:rsidRPr="003F7CF1" w:rsidRDefault="005A193E" w:rsidP="00E80032">
                              <w:pPr>
                                <w:pStyle w:val="SourceCodeBoxText"/>
                                <w:rPr>
                                  <w:sz w:val="19"/>
                                  <w:szCs w:val="19"/>
                                </w:rPr>
                              </w:pPr>
                              <w:r w:rsidRPr="003F7CF1">
                                <w:rPr>
                                  <w:sz w:val="19"/>
                                  <w:szCs w:val="19"/>
                                </w:rPr>
                                <w:t>13</w:t>
                              </w:r>
                            </w:p>
                          </w:txbxContent>
                        </wps:txbx>
                        <wps:bodyPr rot="0" vert="horz" wrap="square" lIns="91440" tIns="45720" rIns="91440" bIns="45720" anchor="t" anchorCtr="0" upright="1">
                          <a:noAutofit/>
                        </wps:bodyPr>
                      </wps:wsp>
                      <wps:wsp>
                        <wps:cNvPr id="75" name="Text Box 153"/>
                        <wps:cNvSpPr txBox="1">
                          <a:spLocks noChangeArrowheads="1"/>
                        </wps:cNvSpPr>
                        <wps:spPr bwMode="auto">
                          <a:xfrm>
                            <a:off x="180203" y="0"/>
                            <a:ext cx="721712"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455168" w14:textId="77777777" w:rsidR="005A193E" w:rsidRPr="003F7CF1" w:rsidRDefault="005A193E"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s:wsp>
                        <wps:cNvPr id="76" name="Rectangle 154"/>
                        <wps:cNvSpPr>
                          <a:spLocks noChangeArrowheads="1"/>
                        </wps:cNvSpPr>
                        <wps:spPr bwMode="auto">
                          <a:xfrm>
                            <a:off x="1262421" y="360500"/>
                            <a:ext cx="721012" cy="359700"/>
                          </a:xfrm>
                          <a:prstGeom prst="rect">
                            <a:avLst/>
                          </a:prstGeom>
                          <a:solidFill>
                            <a:srgbClr val="FFFFFF"/>
                          </a:solidFill>
                          <a:ln w="9525">
                            <a:solidFill>
                              <a:srgbClr val="000000"/>
                            </a:solidFill>
                            <a:miter lim="800000"/>
                            <a:headEnd/>
                            <a:tailEnd/>
                          </a:ln>
                        </wps:spPr>
                        <wps:txbx>
                          <w:txbxContent>
                            <w:p w14:paraId="16B6E240" w14:textId="77777777" w:rsidR="005A193E" w:rsidRPr="003F7CF1" w:rsidRDefault="005A193E" w:rsidP="00E80032">
                              <w:pPr>
                                <w:pStyle w:val="SourceCodeBoxText"/>
                                <w:rPr>
                                  <w:sz w:val="19"/>
                                  <w:szCs w:val="19"/>
                                </w:rPr>
                              </w:pPr>
                              <w:r w:rsidRPr="003F7CF1">
                                <w:rPr>
                                  <w:sz w:val="19"/>
                                  <w:szCs w:val="19"/>
                                </w:rPr>
                                <w:t>1.2</w:t>
                              </w:r>
                            </w:p>
                          </w:txbxContent>
                        </wps:txbx>
                        <wps:bodyPr rot="0" vert="horz" wrap="square" lIns="91440" tIns="45720" rIns="91440" bIns="45720" anchor="t" anchorCtr="0" upright="1">
                          <a:noAutofit/>
                        </wps:bodyPr>
                      </wps:wsp>
                      <wps:wsp>
                        <wps:cNvPr id="77" name="Text Box 155"/>
                        <wps:cNvSpPr txBox="1">
                          <a:spLocks noChangeArrowheads="1"/>
                        </wps:cNvSpPr>
                        <wps:spPr bwMode="auto">
                          <a:xfrm>
                            <a:off x="1262421" y="0"/>
                            <a:ext cx="7210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A0859" w14:textId="77777777" w:rsidR="005A193E" w:rsidRPr="003F7CF1" w:rsidRDefault="005A193E" w:rsidP="00E80032">
                              <w:pPr>
                                <w:pStyle w:val="SourceCodeBoxHeader"/>
                                <w:rPr>
                                  <w:sz w:val="19"/>
                                  <w:szCs w:val="19"/>
                                  <w:lang w:val="sv-SE"/>
                                </w:rPr>
                              </w:pPr>
                              <w:r w:rsidRPr="003F7CF1">
                                <w:rPr>
                                  <w:sz w:val="19"/>
                                  <w:szCs w:val="19"/>
                                  <w:lang w:val="sv-SE"/>
                                </w:rPr>
                                <w:t>x</w:t>
                              </w:r>
                            </w:p>
                          </w:txbxContent>
                        </wps:txbx>
                        <wps:bodyPr rot="0" vert="horz" wrap="square" lIns="91440" tIns="45720" rIns="91440" bIns="45720" anchor="t" anchorCtr="0" upright="1">
                          <a:noAutofit/>
                        </wps:bodyPr>
                      </wps:wsp>
                      <wps:wsp>
                        <wps:cNvPr id="78" name="Rectangle 156"/>
                        <wps:cNvSpPr>
                          <a:spLocks noChangeArrowheads="1"/>
                        </wps:cNvSpPr>
                        <wps:spPr bwMode="auto">
                          <a:xfrm>
                            <a:off x="2344739" y="359700"/>
                            <a:ext cx="720912" cy="358900"/>
                          </a:xfrm>
                          <a:prstGeom prst="rect">
                            <a:avLst/>
                          </a:prstGeom>
                          <a:solidFill>
                            <a:srgbClr val="FFFFFF"/>
                          </a:solidFill>
                          <a:ln w="9525">
                            <a:solidFill>
                              <a:srgbClr val="000000"/>
                            </a:solidFill>
                            <a:miter lim="800000"/>
                            <a:headEnd/>
                            <a:tailEnd/>
                          </a:ln>
                        </wps:spPr>
                        <wps:txbx>
                          <w:txbxContent>
                            <w:p w14:paraId="286109D5" w14:textId="77777777" w:rsidR="005A193E" w:rsidRPr="003F7CF1" w:rsidRDefault="005A193E" w:rsidP="00E80032">
                              <w:pPr>
                                <w:pStyle w:val="SourceCodeBoxText"/>
                                <w:rPr>
                                  <w:sz w:val="19"/>
                                  <w:szCs w:val="19"/>
                                </w:rPr>
                              </w:pPr>
                              <w:r w:rsidRPr="003F7CF1">
                                <w:rPr>
                                  <w:sz w:val="19"/>
                                  <w:szCs w:val="19"/>
                                </w:rPr>
                                <w:t>'b'</w:t>
                              </w:r>
                            </w:p>
                          </w:txbxContent>
                        </wps:txbx>
                        <wps:bodyPr rot="0" vert="horz" wrap="square" lIns="91440" tIns="45720" rIns="91440" bIns="45720" anchor="t" anchorCtr="0" upright="1">
                          <a:noAutofit/>
                        </wps:bodyPr>
                      </wps:wsp>
                      <wps:wsp>
                        <wps:cNvPr id="79" name="Text Box 157"/>
                        <wps:cNvSpPr txBox="1">
                          <a:spLocks noChangeArrowheads="1"/>
                        </wps:cNvSpPr>
                        <wps:spPr bwMode="auto">
                          <a:xfrm>
                            <a:off x="2344739" y="0"/>
                            <a:ext cx="7209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46D0B8" w14:textId="77777777" w:rsidR="005A193E" w:rsidRPr="003F7CF1" w:rsidRDefault="005A193E" w:rsidP="00E80032">
                              <w:pPr>
                                <w:pStyle w:val="SourceCodeBoxHeader"/>
                                <w:rPr>
                                  <w:sz w:val="19"/>
                                  <w:szCs w:val="19"/>
                                  <w:lang w:val="sv-SE"/>
                                </w:rPr>
                              </w:pPr>
                              <w:r w:rsidRPr="003F7CF1">
                                <w:rPr>
                                  <w:sz w:val="19"/>
                                  <w:szCs w:val="19"/>
                                  <w:lang w:val="sv-SE"/>
                                </w:rPr>
                                <w:t>t</w:t>
                              </w:r>
                            </w:p>
                          </w:txbxContent>
                        </wps:txbx>
                        <wps:bodyPr rot="0" vert="horz" wrap="square" lIns="91440" tIns="45720" rIns="91440" bIns="45720" anchor="t" anchorCtr="0" upright="1">
                          <a:noAutofit/>
                        </wps:bodyPr>
                      </wps:wsp>
                    </wpc:wpc>
                  </a:graphicData>
                </a:graphic>
              </wp:inline>
            </w:drawing>
          </mc:Choice>
          <mc:Fallback>
            <w:pict>
              <v:group w14:anchorId="02BE5EB0" id="Canvas 258" o:spid="_x0000_s1103"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">
                <v:shape id="_x0000_s1104" type="#_x0000_t75" style="position:absolute;width:57384;height:9017;visibility:visible;mso-wrap-style:square">
                  <v:fill o:detectmouseclick="t"/>
                  <v:path o:connecttype="none"/>
                </v:shape>
                <v:rect id="Rectangle 152" o:spid="_x0000_s1105"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">
                  <v:textbox>
                    <w:txbxContent>
                      <w:p w14:paraId="5D0314D3" w14:textId="77777777" w:rsidR="005A193E" w:rsidRPr="003F7CF1" w:rsidRDefault="005A193E" w:rsidP="00E80032">
                        <w:pPr>
                          <w:pStyle w:val="SourceCodeBoxText"/>
                          <w:rPr>
                            <w:sz w:val="19"/>
                            <w:szCs w:val="19"/>
                          </w:rPr>
                        </w:pPr>
                        <w:r w:rsidRPr="003F7CF1">
                          <w:rPr>
                            <w:sz w:val="19"/>
                            <w:szCs w:val="19"/>
                          </w:rPr>
                          <w:t>13</w:t>
                        </w:r>
                      </w:p>
                    </w:txbxContent>
                  </v:textbox>
                </v:rect>
                <v:shape id="Text Box 153" o:spid="_x0000_s1106"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" filled="f" stroked="f">
                  <v:textbox>
                    <w:txbxContent>
                      <w:p w14:paraId="51455168" w14:textId="77777777" w:rsidR="005A193E" w:rsidRPr="003F7CF1" w:rsidRDefault="005A193E" w:rsidP="00E80032">
                        <w:pPr>
                          <w:pStyle w:val="SourceCodeBoxHeader"/>
                          <w:rPr>
                            <w:sz w:val="19"/>
                            <w:szCs w:val="19"/>
                            <w:lang w:val="sv-SE"/>
                          </w:rPr>
                        </w:pPr>
                        <w:r w:rsidRPr="003F7CF1">
                          <w:rPr>
                            <w:sz w:val="19"/>
                            <w:szCs w:val="19"/>
                            <w:lang w:val="sv-SE"/>
                          </w:rPr>
                          <w:t>i</w:t>
                        </w:r>
                      </w:p>
                    </w:txbxContent>
                  </v:textbox>
                </v:shape>
                <v:rect id="Rectangle 154" o:spid="_x0000_s1107" style="position:absolute;left:1262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">
                  <v:textbox>
                    <w:txbxContent>
                      <w:p w14:paraId="16B6E240" w14:textId="77777777" w:rsidR="005A193E" w:rsidRPr="003F7CF1" w:rsidRDefault="005A193E" w:rsidP="00E80032">
                        <w:pPr>
                          <w:pStyle w:val="SourceCodeBoxText"/>
                          <w:rPr>
                            <w:sz w:val="19"/>
                            <w:szCs w:val="19"/>
                          </w:rPr>
                        </w:pPr>
                        <w:r w:rsidRPr="003F7CF1">
                          <w:rPr>
                            <w:sz w:val="19"/>
                            <w:szCs w:val="19"/>
                          </w:rPr>
                          <w:t>1.2</w:t>
                        </w:r>
                      </w:p>
                    </w:txbxContent>
                  </v:textbox>
                </v:rect>
                <v:shape id="Text Box 155" o:spid="_x0000_s1108" type="#_x0000_t202" style="position:absolute;left:12624;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" filled="f" stroked="f">
                  <v:textbox>
                    <w:txbxContent>
                      <w:p w14:paraId="396A0859" w14:textId="77777777" w:rsidR="005A193E" w:rsidRPr="003F7CF1" w:rsidRDefault="005A193E" w:rsidP="00E80032">
                        <w:pPr>
                          <w:pStyle w:val="SourceCodeBoxHeader"/>
                          <w:rPr>
                            <w:sz w:val="19"/>
                            <w:szCs w:val="19"/>
                            <w:lang w:val="sv-SE"/>
                          </w:rPr>
                        </w:pPr>
                        <w:r w:rsidRPr="003F7CF1">
                          <w:rPr>
                            <w:sz w:val="19"/>
                            <w:szCs w:val="19"/>
                            <w:lang w:val="sv-SE"/>
                          </w:rPr>
                          <w:t>x</w:t>
                        </w:r>
                      </w:p>
                    </w:txbxContent>
                  </v:textbox>
                </v:shape>
                <v:rect id="Rectangle 156" o:spid="_x0000_s1109" style="position:absolute;left:23447;top:3597;width:7209;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">
                  <v:textbox>
                    <w:txbxContent>
                      <w:p w14:paraId="286109D5" w14:textId="77777777" w:rsidR="005A193E" w:rsidRPr="003F7CF1" w:rsidRDefault="005A193E" w:rsidP="00E80032">
                        <w:pPr>
                          <w:pStyle w:val="SourceCodeBoxText"/>
                          <w:rPr>
                            <w:sz w:val="19"/>
                            <w:szCs w:val="19"/>
                          </w:rPr>
                        </w:pPr>
                        <w:r w:rsidRPr="003F7CF1">
                          <w:rPr>
                            <w:sz w:val="19"/>
                            <w:szCs w:val="19"/>
                          </w:rPr>
                          <w:t>'b'</w:t>
                        </w:r>
                      </w:p>
                    </w:txbxContent>
                  </v:textbox>
                </v:rect>
                <v:shape id="Text Box 157" o:spid="_x0000_s1110" type="#_x0000_t202" style="position:absolute;left:23447;width:7209;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" filled="f" stroked="f">
                  <v:textbox>
                    <w:txbxContent>
                      <w:p w14:paraId="2C46D0B8" w14:textId="77777777" w:rsidR="005A193E" w:rsidRPr="003F7CF1" w:rsidRDefault="005A193E" w:rsidP="00E80032">
                        <w:pPr>
                          <w:pStyle w:val="SourceCodeBoxHeader"/>
                          <w:rPr>
                            <w:sz w:val="19"/>
                            <w:szCs w:val="19"/>
                            <w:lang w:val="sv-SE"/>
                          </w:rPr>
                        </w:pPr>
                        <w:r w:rsidRPr="003F7CF1">
                          <w:rPr>
                            <w:sz w:val="19"/>
                            <w:szCs w:val="19"/>
                            <w:lang w:val="sv-SE"/>
                          </w:rPr>
                          <w:t>t</w:t>
                        </w:r>
                      </w:p>
                    </w:txbxContent>
                  </v:textbox>
                </v:shape>
                <w10:anchorlock/>
              </v:group>
            </w:pict>
          </mc:Fallback>
        </mc:AlternateContent>
      </w:r>
    </w:p>
    <w:p w14:paraId="459F901D" w14:textId="7C96E45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55" w:name="_Toc320485583"/>
      <w:bookmarkStart w:id="5956" w:name="_Toc323656692"/>
      <w:bookmarkStart w:id="5957" w:name="_Toc324085430"/>
      <w:bookmarkStart w:id="5958" w:name="_Toc383781082"/>
      <w:bookmarkStart w:id="5959" w:name="_Toc481936482"/>
      <w:r w:rsidRPr="00EC76D5">
        <w:t>Characters and Strings</w:t>
      </w:r>
      <w:bookmarkEnd w:id="5955"/>
      <w:bookmarkEnd w:id="5956"/>
      <w:bookmarkEnd w:id="5957"/>
      <w:bookmarkEnd w:id="5958"/>
      <w:bookmarkEnd w:id="5959"/>
    </w:p>
    <w:p w14:paraId="15688872" w14:textId="15EE242A" w:rsidR="00E80032" w:rsidRPr="00EC76D5" w:rsidRDefault="00E80032" w:rsidP="00E80032">
      <w:r w:rsidRPr="00EC76D5">
        <w:t xml:space="preserve">As stated in Section </w:t>
      </w:r>
      <w:r w:rsidRPr="00EC76D5">
        <w:fldChar w:fldCharType="begin"/>
      </w:r>
      <w:r w:rsidRPr="00EC76D5">
        <w:instrText xml:space="preserve"> REF _Ref383781525 \r \h </w:instrText>
      </w:r>
      <w:r w:rsidRPr="00EC76D5">
        <w:fldChar w:fldCharType="separate"/>
      </w:r>
      <w:r w:rsidR="00545E00" w:rsidRPr="00EC76D5">
        <w:t>2.1.1</w:t>
      </w:r>
      <w:r w:rsidRPr="00EC76D5">
        <w:fldChar w:fldCharType="end"/>
      </w:r>
      <w:r w:rsidRPr="00EC76D5">
        <w:t xml:space="preserve">, a </w:t>
      </w:r>
      <w:r w:rsidRPr="00EC76D5">
        <w:rPr>
          <w:rStyle w:val="CodeInText0"/>
        </w:rPr>
        <w:t>char</w:t>
      </w:r>
      <w:r w:rsidRPr="00EC76D5">
        <w:t xml:space="preserve"> is a small integer type intended to store exactly one character. A </w:t>
      </w:r>
      <w:r w:rsidRPr="00EC76D5">
        <w:rPr>
          <w:rStyle w:val="CodeInText0"/>
        </w:rPr>
        <w:t>string</w:t>
      </w:r>
      <w:r w:rsidRPr="00EC76D5">
        <w:t xml:space="preserve"> stores a (possible empty) sequence of characters. There is no built in type for describing a string. Instead, a string is defined by an array of characters. Note that characters are enclosed by single quotations while strings are enclosed by double quotations.</w:t>
      </w:r>
    </w:p>
    <w:p w14:paraId="66474412" w14:textId="77777777" w:rsidR="00E80032" w:rsidRPr="00EC76D5" w:rsidRDefault="00E80032" w:rsidP="00E80032">
      <w:pPr>
        <w:pStyle w:val="Code"/>
      </w:pPr>
      <w:r w:rsidRPr="00EC76D5">
        <w:t>char c = 'a';</w:t>
      </w:r>
    </w:p>
    <w:p w14:paraId="570B4B64" w14:textId="77777777" w:rsidR="00E80032" w:rsidRPr="00EC76D5" w:rsidRDefault="00E80032" w:rsidP="00E80032">
      <w:pPr>
        <w:pStyle w:val="Code"/>
      </w:pPr>
      <w:r w:rsidRPr="00EC76D5">
        <w:t>char s[] = "Hello, World!";</w:t>
      </w:r>
    </w:p>
    <w:p w14:paraId="675827E6" w14:textId="77777777" w:rsidR="00E80032" w:rsidRPr="00EC76D5" w:rsidRDefault="00E80032" w:rsidP="00E80032">
      <w:pPr>
        <w:rPr>
          <w:noProof/>
          <w:szCs w:val="21"/>
        </w:rPr>
      </w:pPr>
      <w:r w:rsidRPr="00EC76D5">
        <w:rPr>
          <w:noProof/>
          <w:lang w:eastAsia="sv-SE"/>
        </w:rPr>
        <w:lastRenderedPageBreak/>
        <mc:AlternateContent>
          <mc:Choice Requires="wpc">
            <w:drawing>
              <wp:inline distT="0" distB="0" distL="0" distR="0" wp14:anchorId="1C03D1E8" wp14:editId="59986E6C">
                <wp:extent cx="5738495" cy="901700"/>
                <wp:effectExtent l="0" t="0" r="0" b="3175"/>
                <wp:docPr id="72" name="Canvas 25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8" name="Rectangle 4"/>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313057F7" w14:textId="77777777" w:rsidR="005A193E" w:rsidRPr="003F7CF1" w:rsidRDefault="005A193E"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69" name="Text Box 5"/>
                        <wps:cNvSpPr txBox="1">
                          <a:spLocks noChangeArrowheads="1"/>
                        </wps:cNvSpPr>
                        <wps:spPr bwMode="auto">
                          <a:xfrm>
                            <a:off x="180303" y="114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19FB9" w14:textId="77777777" w:rsidR="005A193E" w:rsidRPr="003F7CF1" w:rsidRDefault="005A193E"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70" name="Rectangle 6"/>
                        <wps:cNvSpPr>
                          <a:spLocks noChangeArrowheads="1"/>
                        </wps:cNvSpPr>
                        <wps:spPr bwMode="auto">
                          <a:xfrm>
                            <a:off x="1262321" y="360600"/>
                            <a:ext cx="1487825" cy="359400"/>
                          </a:xfrm>
                          <a:prstGeom prst="rect">
                            <a:avLst/>
                          </a:prstGeom>
                          <a:solidFill>
                            <a:srgbClr val="FFFFFF"/>
                          </a:solidFill>
                          <a:ln w="9525">
                            <a:solidFill>
                              <a:srgbClr val="000000"/>
                            </a:solidFill>
                            <a:miter lim="800000"/>
                            <a:headEnd/>
                            <a:tailEnd/>
                          </a:ln>
                        </wps:spPr>
                        <wps:txbx>
                          <w:txbxContent>
                            <w:p w14:paraId="5E6547AF" w14:textId="77777777" w:rsidR="005A193E" w:rsidRPr="003F7CF1" w:rsidRDefault="005A193E" w:rsidP="00E80032">
                              <w:pPr>
                                <w:pStyle w:val="SourceCodeBoxText"/>
                                <w:rPr>
                                  <w:sz w:val="19"/>
                                  <w:szCs w:val="19"/>
                                </w:rPr>
                              </w:pPr>
                              <w:r w:rsidRPr="003F7CF1">
                                <w:rPr>
                                  <w:sz w:val="19"/>
                                  <w:szCs w:val="19"/>
                                </w:rPr>
                                <w:t>"Hello, World!"</w:t>
                              </w:r>
                            </w:p>
                          </w:txbxContent>
                        </wps:txbx>
                        <wps:bodyPr rot="0" vert="horz" wrap="square" lIns="91440" tIns="45720" rIns="91440" bIns="45720" anchor="t" anchorCtr="0" upright="1">
                          <a:noAutofit/>
                        </wps:bodyPr>
                      </wps:wsp>
                      <wps:wsp>
                        <wps:cNvPr id="71" name="Text Box 7"/>
                        <wps:cNvSpPr txBox="1">
                          <a:spLocks noChangeArrowheads="1"/>
                        </wps:cNvSpPr>
                        <wps:spPr bwMode="auto">
                          <a:xfrm>
                            <a:off x="1262321" y="0"/>
                            <a:ext cx="1487825"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D60338" w14:textId="77777777" w:rsidR="005A193E" w:rsidRPr="003F7CF1" w:rsidRDefault="005A193E" w:rsidP="00E80032">
                              <w:pPr>
                                <w:pStyle w:val="SourceCodeBoxHeader"/>
                                <w:rPr>
                                  <w:sz w:val="19"/>
                                  <w:szCs w:val="19"/>
                                  <w:lang w:val="sv-SE"/>
                                </w:rPr>
                              </w:pPr>
                              <w:r w:rsidRPr="003F7CF1">
                                <w:rPr>
                                  <w:sz w:val="19"/>
                                  <w:szCs w:val="19"/>
                                  <w:lang w:val="sv-SE"/>
                                </w:rPr>
                                <w:t>s</w:t>
                              </w:r>
                            </w:p>
                          </w:txbxContent>
                        </wps:txbx>
                        <wps:bodyPr rot="0" vert="horz" wrap="square" lIns="91440" tIns="45720" rIns="91440" bIns="45720" anchor="t" anchorCtr="0" upright="1">
                          <a:noAutofit/>
                        </wps:bodyPr>
                      </wps:wsp>
                    </wpc:wpc>
                  </a:graphicData>
                </a:graphic>
              </wp:inline>
            </w:drawing>
          </mc:Choice>
          <mc:Fallback>
            <w:pict>
              <v:group w14:anchorId="1C03D1E8" id="Canvas 251" o:spid="_x0000_s1111"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">
                <v:shape id="_x0000_s1112" type="#_x0000_t75" style="position:absolute;width:57384;height:9017;visibility:visible;mso-wrap-style:square">
                  <v:fill o:detectmouseclick="t"/>
                  <v:path o:connecttype="none"/>
                </v:shape>
                <v:rect id="Rectangle 4" o:spid="_x0000_s1113"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">
                  <v:textbox>
                    <w:txbxContent>
                      <w:p w14:paraId="313057F7" w14:textId="77777777" w:rsidR="005A193E" w:rsidRPr="003F7CF1" w:rsidRDefault="005A193E" w:rsidP="00E80032">
                        <w:pPr>
                          <w:pStyle w:val="SourceCodeBoxText"/>
                          <w:rPr>
                            <w:sz w:val="19"/>
                            <w:szCs w:val="19"/>
                          </w:rPr>
                        </w:pPr>
                        <w:r w:rsidRPr="003F7CF1">
                          <w:rPr>
                            <w:sz w:val="19"/>
                            <w:szCs w:val="19"/>
                          </w:rPr>
                          <w:t>'a'</w:t>
                        </w:r>
                      </w:p>
                    </w:txbxContent>
                  </v:textbox>
                </v:rect>
                <v:shape id="Text Box 5" o:spid="_x0000_s1114" type="#_x0000_t202" style="position:absolute;left:1803;top:114;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" filled="f" stroked="f">
                  <v:textbox>
                    <w:txbxContent>
                      <w:p w14:paraId="1C319FB9" w14:textId="77777777" w:rsidR="005A193E" w:rsidRPr="003F7CF1" w:rsidRDefault="005A193E" w:rsidP="00E80032">
                        <w:pPr>
                          <w:pStyle w:val="SourceCodeBoxHeader"/>
                          <w:rPr>
                            <w:sz w:val="19"/>
                            <w:szCs w:val="19"/>
                            <w:lang w:val="sv-SE"/>
                          </w:rPr>
                        </w:pPr>
                        <w:r w:rsidRPr="003F7CF1">
                          <w:rPr>
                            <w:sz w:val="19"/>
                            <w:szCs w:val="19"/>
                            <w:lang w:val="sv-SE"/>
                          </w:rPr>
                          <w:t>c</w:t>
                        </w:r>
                      </w:p>
                    </w:txbxContent>
                  </v:textbox>
                </v:shape>
                <v:rect id="Rectangle 6" o:spid="_x0000_s1115" style="position:absolute;left:12623;top:3606;width:1487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">
                  <v:textbox>
                    <w:txbxContent>
                      <w:p w14:paraId="5E6547AF" w14:textId="77777777" w:rsidR="005A193E" w:rsidRPr="003F7CF1" w:rsidRDefault="005A193E" w:rsidP="00E80032">
                        <w:pPr>
                          <w:pStyle w:val="SourceCodeBoxText"/>
                          <w:rPr>
                            <w:sz w:val="19"/>
                            <w:szCs w:val="19"/>
                          </w:rPr>
                        </w:pPr>
                        <w:r w:rsidRPr="003F7CF1">
                          <w:rPr>
                            <w:sz w:val="19"/>
                            <w:szCs w:val="19"/>
                          </w:rPr>
                          <w:t>"Hello, World!"</w:t>
                        </w:r>
                      </w:p>
                    </w:txbxContent>
                  </v:textbox>
                </v:rect>
                <v:shape id="Text Box 7" o:spid="_x0000_s1116" type="#_x0000_t202" style="position:absolute;left:12623;width:14878;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" filled="f" stroked="f">
                  <v:textbox>
                    <w:txbxContent>
                      <w:p w14:paraId="25D60338" w14:textId="77777777" w:rsidR="005A193E" w:rsidRPr="003F7CF1" w:rsidRDefault="005A193E" w:rsidP="00E80032">
                        <w:pPr>
                          <w:pStyle w:val="SourceCodeBoxHeader"/>
                          <w:rPr>
                            <w:sz w:val="19"/>
                            <w:szCs w:val="19"/>
                            <w:lang w:val="sv-SE"/>
                          </w:rPr>
                        </w:pPr>
                        <w:r w:rsidRPr="003F7CF1">
                          <w:rPr>
                            <w:sz w:val="19"/>
                            <w:szCs w:val="19"/>
                            <w:lang w:val="sv-SE"/>
                          </w:rPr>
                          <w:t>s</w:t>
                        </w:r>
                      </w:p>
                    </w:txbxContent>
                  </v:textbox>
                </v:shape>
                <w10:anchorlock/>
              </v:group>
            </w:pict>
          </mc:Fallback>
        </mc:AlternateContent>
      </w:r>
    </w:p>
    <w:p w14:paraId="3BFF83F6" w14:textId="697F641E" w:rsidR="00E80032" w:rsidRPr="00EC76D5" w:rsidRDefault="00E80032" w:rsidP="00E80032">
      <w:pPr>
        <w:rPr>
          <w:noProof/>
        </w:rPr>
      </w:pPr>
      <w:r w:rsidRPr="00EC76D5">
        <w:rPr>
          <w:noProof/>
        </w:rPr>
        <w:t xml:space="preserve">When defining a string, the compiler adds a special zero character </w:t>
      </w:r>
      <w:r w:rsidRPr="00EC76D5">
        <w:rPr>
          <w:rStyle w:val="CodeInText0"/>
        </w:rPr>
        <w:t>'\0'</w:t>
      </w:r>
      <w:r w:rsidRPr="00EC76D5">
        <w:rPr>
          <w:noProof/>
        </w:rPr>
        <w:t xml:space="preserve"> at the end. Its task is to mark the end of the string. If the code above, the character array </w:t>
      </w:r>
      <w:r w:rsidRPr="00EC76D5">
        <w:rPr>
          <w:rStyle w:val="CodeInText0"/>
        </w:rPr>
        <w:t>s</w:t>
      </w:r>
      <w:r w:rsidRPr="00EC76D5">
        <w:rPr>
          <w:noProof/>
        </w:rPr>
        <w:t xml:space="preserve"> has a size of fourteen (thirteen regular characters, including space, comma, and exlamation mark as well as the finishing zero character). The two following </w:t>
      </w:r>
      <w:r w:rsidR="00C37108">
        <w:rPr>
          <w:noProof/>
        </w:rPr>
        <w:t>definition</w:t>
      </w:r>
      <w:r w:rsidRPr="00EC76D5">
        <w:rPr>
          <w:noProof/>
        </w:rPr>
        <w:t>s are equivalent, they both define character arrays of size four (three regular characters and the finishing zero character).</w:t>
      </w:r>
    </w:p>
    <w:p w14:paraId="5476534D" w14:textId="77777777" w:rsidR="00E80032" w:rsidRPr="00EC76D5" w:rsidRDefault="00E80032" w:rsidP="00E80032">
      <w:pPr>
        <w:pStyle w:val="Code"/>
      </w:pPr>
      <w:r w:rsidRPr="00EC76D5">
        <w:t>char s1[] = "abc";</w:t>
      </w:r>
    </w:p>
    <w:p w14:paraId="5A669021" w14:textId="77777777" w:rsidR="00E80032" w:rsidRPr="00EC76D5" w:rsidRDefault="00E80032" w:rsidP="00E80032">
      <w:pPr>
        <w:pStyle w:val="Code"/>
      </w:pPr>
      <w:r w:rsidRPr="00EC76D5">
        <w:t>char s2[] = {'a', 'b', 'c', '\0'};</w:t>
      </w:r>
    </w:p>
    <w:p w14:paraId="2BB4360E" w14:textId="10BC5465"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60" w:name="_Toc323656693"/>
      <w:bookmarkStart w:id="5961" w:name="_Toc324085431"/>
      <w:bookmarkStart w:id="5962" w:name="_Toc383781083"/>
      <w:bookmarkStart w:id="5963" w:name="_Toc481936483"/>
      <w:r w:rsidRPr="00EC76D5">
        <w:t>The ASCII Table</w:t>
      </w:r>
      <w:bookmarkEnd w:id="5960"/>
      <w:bookmarkEnd w:id="5961"/>
      <w:bookmarkEnd w:id="5962"/>
      <w:bookmarkEnd w:id="5963"/>
    </w:p>
    <w:p w14:paraId="3B8A786D" w14:textId="59761AD2" w:rsidR="00E80032" w:rsidRPr="00EC76D5" w:rsidRDefault="00E80032" w:rsidP="00E80032">
      <w:r w:rsidRPr="00EC76D5">
        <w:t xml:space="preserve">So far we have assigned characters to </w:t>
      </w:r>
      <w:r w:rsidRPr="00EC76D5">
        <w:rPr>
          <w:rStyle w:val="CodeInText0"/>
        </w:rPr>
        <w:t>char</w:t>
      </w:r>
      <w:r w:rsidRPr="00EC76D5">
        <w:t xml:space="preserve"> variables. Technically, the compiler translates a character literal into an integer in accordance to the ASCII table (see Appendix </w:t>
      </w:r>
      <w:r w:rsidRPr="00EC76D5">
        <w:fldChar w:fldCharType="begin"/>
      </w:r>
      <w:r w:rsidRPr="00EC76D5">
        <w:instrText xml:space="preserve"> REF _Ref383781639 \r \h </w:instrText>
      </w:r>
      <w:r w:rsidRPr="00EC76D5">
        <w:fldChar w:fldCharType="separate"/>
      </w:r>
      <w:r w:rsidR="00545E00" w:rsidRPr="00EC76D5">
        <w:rPr>
          <w:b/>
          <w:bCs/>
        </w:rPr>
        <w:t>Fel! Hittar inte referenskälla.</w:t>
      </w:r>
      <w:r w:rsidRPr="00EC76D5">
        <w:fldChar w:fldCharType="end"/>
      </w:r>
      <w:r w:rsidRPr="00EC76D5">
        <w:t xml:space="preserve">), where character has a corresponding integer value. For instance, </w:t>
      </w:r>
      <w:r w:rsidRPr="00EC76D5">
        <w:rPr>
          <w:rStyle w:val="CodeInText0"/>
        </w:rPr>
        <w:t>‘a’</w:t>
      </w:r>
      <w:r w:rsidRPr="00EC76D5">
        <w:t xml:space="preserve"> corresponds to 97, </w:t>
      </w:r>
      <w:r w:rsidRPr="00EC76D5">
        <w:rPr>
          <w:rStyle w:val="CodeInText0"/>
        </w:rPr>
        <w:t>‘b’</w:t>
      </w:r>
      <w:r w:rsidRPr="00EC76D5">
        <w:t xml:space="preserve"> to </w:t>
      </w:r>
      <w:r w:rsidRPr="00EC76D5">
        <w:rPr>
          <w:rStyle w:val="CodeInText0"/>
        </w:rPr>
        <w:t>98</w:t>
      </w:r>
      <w:r w:rsidRPr="00EC76D5">
        <w:t>, and so on. The line above could have been written as the following code instead. The possibility to write character and string literal is for convenience only.</w:t>
      </w:r>
    </w:p>
    <w:p w14:paraId="4A3AB00F" w14:textId="77777777" w:rsidR="00E80032" w:rsidRPr="00EC76D5" w:rsidRDefault="00E80032" w:rsidP="00E80032">
      <w:pPr>
        <w:pStyle w:val="Code"/>
      </w:pPr>
      <w:r w:rsidRPr="00EC76D5">
        <w:t>char s2[] = {97, 98, 99, 0};</w:t>
      </w:r>
    </w:p>
    <w:p w14:paraId="48810DB5" w14:textId="14298D3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64" w:name="_Toc320485584"/>
      <w:bookmarkStart w:id="5965" w:name="_Toc323656694"/>
      <w:bookmarkStart w:id="5966" w:name="_Toc324085432"/>
      <w:bookmarkStart w:id="5967" w:name="_Ref383780778"/>
      <w:bookmarkStart w:id="5968" w:name="_Toc383781084"/>
      <w:bookmarkStart w:id="5969" w:name="_Toc481936484"/>
      <w:r w:rsidRPr="00EC76D5">
        <w:t>Pointers</w:t>
      </w:r>
      <w:bookmarkEnd w:id="5964"/>
      <w:bookmarkEnd w:id="5965"/>
      <w:bookmarkEnd w:id="5966"/>
      <w:bookmarkEnd w:id="5967"/>
      <w:bookmarkEnd w:id="5968"/>
      <w:bookmarkEnd w:id="5969"/>
    </w:p>
    <w:p w14:paraId="19F7C5ED" w14:textId="77777777" w:rsidR="00E80032" w:rsidRPr="00EC76D5" w:rsidRDefault="00E80032" w:rsidP="00E80032">
      <w:r w:rsidRPr="00EC76D5">
        <w:t xml:space="preserve">A </w:t>
      </w:r>
      <w:r w:rsidRPr="00EC76D5">
        <w:rPr>
          <w:rStyle w:val="CodeInText0"/>
        </w:rPr>
        <w:t>pointer</w:t>
      </w:r>
      <w:r w:rsidRPr="00EC76D5">
        <w:t xml:space="preserve"> is a variable containing the address of value. For example, let us say that the integer </w:t>
      </w:r>
      <w:r w:rsidRPr="00EC76D5">
        <w:rPr>
          <w:rStyle w:val="CodeInText0"/>
        </w:rPr>
        <w:t>i</w:t>
      </w:r>
      <w:r w:rsidRPr="00EC76D5">
        <w:t xml:space="preserve"> has the value 123 that is stored on the memory address 10,000, and that the size of each value is four bytes. As </w:t>
      </w:r>
      <w:r w:rsidRPr="00EC76D5">
        <w:rPr>
          <w:rStyle w:val="CodeInText0"/>
        </w:rPr>
        <w:t>p</w:t>
      </w:r>
      <w:r w:rsidRPr="00EC76D5">
        <w:t xml:space="preserve"> is a pointer to </w:t>
      </w:r>
      <w:r w:rsidRPr="00EC76D5">
        <w:rPr>
          <w:rStyle w:val="CodeInText0"/>
        </w:rPr>
        <w:t>i</w:t>
      </w:r>
      <w:r w:rsidRPr="00EC76D5">
        <w:t>, it holds the value 10,000.</w:t>
      </w:r>
    </w:p>
    <w:p w14:paraId="5170E186" w14:textId="77777777" w:rsidR="00E80032" w:rsidRPr="00EC76D5" w:rsidRDefault="00E80032" w:rsidP="00E80032">
      <w:pPr>
        <w:rPr>
          <w:szCs w:val="21"/>
        </w:rPr>
      </w:pPr>
      <w:r w:rsidRPr="00EC76D5">
        <w:rPr>
          <w:noProof/>
          <w:lang w:eastAsia="sv-SE"/>
        </w:rPr>
        <mc:AlternateContent>
          <mc:Choice Requires="wpc">
            <w:drawing>
              <wp:inline distT="0" distB="0" distL="0" distR="0" wp14:anchorId="47D10777" wp14:editId="39183F17">
                <wp:extent cx="5738495" cy="1623060"/>
                <wp:effectExtent l="0" t="0" r="0" b="0"/>
                <wp:docPr id="74" name="Canvas 2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02" name="Rectangle 232"/>
                        <wps:cNvSpPr>
                          <a:spLocks noChangeArrowheads="1"/>
                        </wps:cNvSpPr>
                        <wps:spPr bwMode="auto">
                          <a:xfrm>
                            <a:off x="180203" y="450817"/>
                            <a:ext cx="721712" cy="360313"/>
                          </a:xfrm>
                          <a:prstGeom prst="rect">
                            <a:avLst/>
                          </a:prstGeom>
                          <a:solidFill>
                            <a:srgbClr val="FFFFFF"/>
                          </a:solidFill>
                          <a:ln w="9525">
                            <a:solidFill>
                              <a:srgbClr val="000000"/>
                            </a:solidFill>
                            <a:miter lim="800000"/>
                            <a:headEnd/>
                            <a:tailEnd/>
                          </a:ln>
                        </wps:spPr>
                        <wps:txbx>
                          <w:txbxContent>
                            <w:p w14:paraId="076D69B8" w14:textId="77777777" w:rsidR="005A193E" w:rsidRPr="003F7CF1" w:rsidRDefault="005A193E"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03" name="Text Box 233"/>
                        <wps:cNvSpPr txBox="1">
                          <a:spLocks noChangeArrowheads="1"/>
                        </wps:cNvSpPr>
                        <wps:spPr bwMode="auto">
                          <a:xfrm>
                            <a:off x="180203" y="90603"/>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7C1893" w14:textId="77777777" w:rsidR="005A193E" w:rsidRPr="003F7CF1" w:rsidRDefault="005A193E"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604" name="Rectangle 234"/>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38287954" w14:textId="77777777" w:rsidR="005A193E" w:rsidRPr="003F7CF1" w:rsidRDefault="005A193E"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5" name="Rectangle 235"/>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77B2C125" w14:textId="77777777" w:rsidR="005A193E" w:rsidRPr="003F7CF1" w:rsidRDefault="005A193E" w:rsidP="00E80032">
                              <w:pPr>
                                <w:pStyle w:val="SourceCodeBoxText"/>
                                <w:rPr>
                                  <w:sz w:val="19"/>
                                  <w:szCs w:val="19"/>
                                </w:rPr>
                              </w:pPr>
                            </w:p>
                          </w:txbxContent>
                        </wps:txbx>
                        <wps:bodyPr rot="0" vert="horz" wrap="square" lIns="91440" tIns="45720" rIns="91440" bIns="45720" anchor="t" anchorCtr="0" upright="1">
                          <a:noAutofit/>
                        </wps:bodyPr>
                      </wps:wsp>
                      <wps:wsp>
                        <wps:cNvPr id="606" name="Rectangle 236"/>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22FBE378" w14:textId="77777777" w:rsidR="005A193E" w:rsidRPr="003F7CF1" w:rsidRDefault="005A193E" w:rsidP="00E80032">
                              <w:pPr>
                                <w:pStyle w:val="SourceCodeBoxText"/>
                                <w:rPr>
                                  <w:sz w:val="19"/>
                                  <w:szCs w:val="19"/>
                                </w:rPr>
                              </w:pPr>
                            </w:p>
                          </w:txbxContent>
                        </wps:txbx>
                        <wps:bodyPr rot="0" vert="horz" wrap="square" lIns="91440" tIns="45720" rIns="91440" bIns="45720" anchor="t" anchorCtr="0" upright="1">
                          <a:noAutofit/>
                        </wps:bodyPr>
                      </wps:wsp>
                      <wps:wsp>
                        <wps:cNvPr id="607" name="Rectangle 237"/>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50209FFA" w14:textId="77777777" w:rsidR="005A193E" w:rsidRPr="003F7CF1" w:rsidRDefault="005A193E" w:rsidP="00E80032">
                              <w:pPr>
                                <w:pStyle w:val="SourceCodeBoxText"/>
                                <w:rPr>
                                  <w:sz w:val="19"/>
                                  <w:szCs w:val="19"/>
                                </w:rPr>
                              </w:pPr>
                            </w:p>
                          </w:txbxContent>
                        </wps:txbx>
                        <wps:bodyPr rot="0" vert="horz" wrap="square" lIns="91440" tIns="45720" rIns="91440" bIns="45720" anchor="t" anchorCtr="0" upright="1">
                          <a:noAutofit/>
                        </wps:bodyPr>
                      </wps:wsp>
                      <wps:wsp>
                        <wps:cNvPr id="64" name="Rectangle 238"/>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64368B" w14:textId="77777777" w:rsidR="005A193E" w:rsidRPr="003F7CF1" w:rsidRDefault="005A193E"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5" name="Rectangle 239"/>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ED4579" w14:textId="77777777" w:rsidR="005A193E" w:rsidRPr="003F7CF1" w:rsidRDefault="005A193E" w:rsidP="00E80032">
                              <w:pPr>
                                <w:pStyle w:val="SourceCodeBoxText"/>
                                <w:rPr>
                                  <w:sz w:val="19"/>
                                  <w:szCs w:val="19"/>
                                </w:rPr>
                              </w:pPr>
                              <w:r w:rsidRPr="003F7CF1">
                                <w:rPr>
                                  <w:sz w:val="19"/>
                                  <w:szCs w:val="19"/>
                                </w:rPr>
                                <w:t xml:space="preserve"> </w:t>
                              </w:r>
                              <w:r>
                                <w:rPr>
                                  <w:sz w:val="19"/>
                                  <w:szCs w:val="19"/>
                                </w:rPr>
                                <w:t>9992</w:t>
                              </w:r>
                            </w:p>
                          </w:txbxContent>
                        </wps:txbx>
                        <wps:bodyPr rot="0" vert="horz" wrap="square" lIns="91440" tIns="45720" rIns="91440" bIns="45720" anchor="t" anchorCtr="0" upright="1">
                          <a:noAutofit/>
                        </wps:bodyPr>
                      </wps:wsp>
                      <wps:wsp>
                        <wps:cNvPr id="66" name="Rectangle 240"/>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F1931" w14:textId="77777777" w:rsidR="005A193E" w:rsidRPr="003F7CF1" w:rsidRDefault="005A193E" w:rsidP="00E80032">
                              <w:pPr>
                                <w:pStyle w:val="SourceCodeBoxText"/>
                                <w:rPr>
                                  <w:sz w:val="19"/>
                                  <w:szCs w:val="19"/>
                                </w:rPr>
                              </w:pPr>
                              <w:r w:rsidRPr="003F7CF1">
                                <w:rPr>
                                  <w:sz w:val="19"/>
                                  <w:szCs w:val="19"/>
                                </w:rPr>
                                <w:t xml:space="preserve"> </w:t>
                              </w:r>
                              <w:r>
                                <w:rPr>
                                  <w:sz w:val="19"/>
                                  <w:szCs w:val="19"/>
                                </w:rPr>
                                <w:t>9996</w:t>
                              </w:r>
                            </w:p>
                          </w:txbxContent>
                        </wps:txbx>
                        <wps:bodyPr rot="0" vert="horz" wrap="square" lIns="91440" tIns="45720" rIns="91440" bIns="45720" anchor="t" anchorCtr="0" upright="1">
                          <a:noAutofit/>
                        </wps:bodyPr>
                      </wps:wsp>
                      <wps:wsp>
                        <wps:cNvPr id="67" name="Rectangle 241"/>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BAEE26" w14:textId="77777777" w:rsidR="005A193E" w:rsidRPr="003F7CF1" w:rsidRDefault="005A193E" w:rsidP="00E80032">
                              <w:pPr>
                                <w:pStyle w:val="SourceCodeBoxText"/>
                                <w:rPr>
                                  <w:sz w:val="19"/>
                                  <w:szCs w:val="19"/>
                                </w:rPr>
                              </w:pPr>
                              <w:r w:rsidRPr="003F7CF1">
                                <w:rPr>
                                  <w:sz w:val="19"/>
                                  <w:szCs w:val="19"/>
                                </w:rPr>
                                <w:t>1</w:t>
                              </w:r>
                              <w:r>
                                <w:rPr>
                                  <w:sz w:val="19"/>
                                  <w:szCs w:val="19"/>
                                </w:rPr>
                                <w:t>0004</w:t>
                              </w:r>
                            </w:p>
                          </w:txbxContent>
                        </wps:txbx>
                        <wps:bodyPr rot="0" vert="horz" wrap="square" lIns="91440" tIns="45720" rIns="91440" bIns="45720" anchor="t" anchorCtr="0" upright="1">
                          <a:noAutofit/>
                        </wps:bodyPr>
                      </wps:wsp>
                    </wpc:wpc>
                  </a:graphicData>
                </a:graphic>
              </wp:inline>
            </w:drawing>
          </mc:Choice>
          <mc:Fallback>
            <w:pict>
              <v:group w14:anchorId="47D10777" id="Canvas 246" o:spid="_x0000_s1117"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">
                <v:shape id="_x0000_s1118" type="#_x0000_t75" style="position:absolute;width:57384;height:16230;visibility:visible;mso-wrap-style:square">
                  <v:fill o:detectmouseclick="t"/>
                  <v:path o:connecttype="none"/>
                </v:shape>
                <v:rect id="Rectangle 232" o:spid="_x0000_s1119" style="position:absolute;left:1802;top:4508;width:7217;height:3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">
                  <v:textbox>
                    <w:txbxContent>
                      <w:p w14:paraId="076D69B8" w14:textId="77777777" w:rsidR="005A193E" w:rsidRPr="003F7CF1" w:rsidRDefault="005A193E" w:rsidP="00E80032">
                        <w:pPr>
                          <w:pStyle w:val="SourceCodeBoxText"/>
                          <w:rPr>
                            <w:sz w:val="19"/>
                            <w:szCs w:val="19"/>
                          </w:rPr>
                        </w:pPr>
                        <w:r w:rsidRPr="003F7CF1">
                          <w:rPr>
                            <w:sz w:val="19"/>
                            <w:szCs w:val="19"/>
                          </w:rPr>
                          <w:t>10000</w:t>
                        </w:r>
                      </w:p>
                    </w:txbxContent>
                  </v:textbox>
                </v:rect>
                <v:shape id="Text Box 233" o:spid="_x0000_s1120" type="#_x0000_t202" style="position:absolute;left:1802;top:906;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" filled="f" stroked="f">
                  <v:textbox>
                    <w:txbxContent>
                      <w:p w14:paraId="687C1893" w14:textId="77777777" w:rsidR="005A193E" w:rsidRPr="003F7CF1" w:rsidRDefault="005A193E" w:rsidP="00E80032">
                        <w:pPr>
                          <w:pStyle w:val="SourceCodeBoxHeader"/>
                          <w:rPr>
                            <w:sz w:val="19"/>
                            <w:szCs w:val="19"/>
                            <w:lang w:val="sv-SE"/>
                          </w:rPr>
                        </w:pPr>
                        <w:r w:rsidRPr="003F7CF1">
                          <w:rPr>
                            <w:sz w:val="19"/>
                            <w:szCs w:val="19"/>
                            <w:lang w:val="sv-SE"/>
                          </w:rPr>
                          <w:t>p</w:t>
                        </w:r>
                      </w:p>
                    </w:txbxContent>
                  </v:textbox>
                </v:shape>
                <v:rect id="Rectangle 234" o:spid="_x0000_s1121"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rT0xQAAANwAAAAPAAAAZHJzL2Rvd25yZXYueG1sRI9Ba8JA&#10;FITvBf/D8gRvdbe2SI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D5PrT0xQAAANwAAAAP&#10;AAAAAAAAAAAAAAAAAAcCAABkcnMvZG93bnJldi54bWxQSwUGAAAAAAMAAwC3AAAA+QIAAAAA&#10;">
                  <v:textbox>
                    <w:txbxContent>
                      <w:p w14:paraId="38287954" w14:textId="77777777" w:rsidR="005A193E" w:rsidRPr="003F7CF1" w:rsidRDefault="005A193E" w:rsidP="00E80032">
                        <w:pPr>
                          <w:pStyle w:val="SourceCodeBoxText"/>
                          <w:rPr>
                            <w:sz w:val="19"/>
                            <w:szCs w:val="19"/>
                          </w:rPr>
                        </w:pPr>
                        <w:r>
                          <w:rPr>
                            <w:sz w:val="19"/>
                            <w:szCs w:val="19"/>
                          </w:rPr>
                          <w:t>123</w:t>
                        </w:r>
                      </w:p>
                    </w:txbxContent>
                  </v:textbox>
                </v:rect>
                <v:rect id="Rectangle 235" o:spid="_x0000_s1122"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hFvxQAAANwAAAAPAAAAZHJzL2Rvd25yZXYueG1sRI9Ba8JA&#10;FITvBf/D8gRvdbeWSo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CWchFvxQAAANwAAAAP&#10;AAAAAAAAAAAAAAAAAAcCAABkcnMvZG93bnJldi54bWxQSwUGAAAAAAMAAwC3AAAA+QIAAAAA&#10;">
                  <v:textbox>
                    <w:txbxContent>
                      <w:p w14:paraId="77B2C125" w14:textId="77777777" w:rsidR="005A193E" w:rsidRPr="003F7CF1" w:rsidRDefault="005A193E" w:rsidP="00E80032">
                        <w:pPr>
                          <w:pStyle w:val="SourceCodeBoxText"/>
                          <w:rPr>
                            <w:sz w:val="19"/>
                            <w:szCs w:val="19"/>
                          </w:rPr>
                        </w:pPr>
                      </w:p>
                    </w:txbxContent>
                  </v:textbox>
                </v:rect>
                <v:rect id="Rectangle 236" o:spid="_x0000_s1123"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">
                  <v:textbox>
                    <w:txbxContent>
                      <w:p w14:paraId="22FBE378" w14:textId="77777777" w:rsidR="005A193E" w:rsidRPr="003F7CF1" w:rsidRDefault="005A193E" w:rsidP="00E80032">
                        <w:pPr>
                          <w:pStyle w:val="SourceCodeBoxText"/>
                          <w:rPr>
                            <w:sz w:val="19"/>
                            <w:szCs w:val="19"/>
                          </w:rPr>
                        </w:pPr>
                      </w:p>
                    </w:txbxContent>
                  </v:textbox>
                </v:rect>
                <v:rect id="Rectangle 237" o:spid="_x0000_s1124"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">
                  <v:textbox>
                    <w:txbxContent>
                      <w:p w14:paraId="50209FFA" w14:textId="77777777" w:rsidR="005A193E" w:rsidRPr="003F7CF1" w:rsidRDefault="005A193E" w:rsidP="00E80032">
                        <w:pPr>
                          <w:pStyle w:val="SourceCodeBoxText"/>
                          <w:rPr>
                            <w:sz w:val="19"/>
                            <w:szCs w:val="19"/>
                          </w:rPr>
                        </w:pPr>
                      </w:p>
                    </w:txbxContent>
                  </v:textbox>
                </v:rect>
                <v:rect id="Rectangle 238" o:spid="_x0000_s1125"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YJhxQAAANsAAAAPAAAAZHJzL2Rvd25yZXYueG1sRI9Ba8JA&#10;FITvBf/D8oReSt1YR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AoMYJhxQAAANsAAAAP&#10;AAAAAAAAAAAAAAAAAAcCAABkcnMvZG93bnJldi54bWxQSwUGAAAAAAMAAwC3AAAA+QIAAAAA&#10;" filled="f" stroked="f">
                  <v:textbox>
                    <w:txbxContent>
                      <w:p w14:paraId="1364368B" w14:textId="77777777" w:rsidR="005A193E" w:rsidRPr="003F7CF1" w:rsidRDefault="005A193E" w:rsidP="00E80032">
                        <w:pPr>
                          <w:pStyle w:val="SourceCodeBoxText"/>
                          <w:rPr>
                            <w:sz w:val="19"/>
                            <w:szCs w:val="19"/>
                          </w:rPr>
                        </w:pPr>
                        <w:r w:rsidRPr="003F7CF1">
                          <w:rPr>
                            <w:sz w:val="19"/>
                            <w:szCs w:val="19"/>
                          </w:rPr>
                          <w:t>10000</w:t>
                        </w:r>
                      </w:p>
                    </w:txbxContent>
                  </v:textbox>
                </v:rect>
                <v:rect id="Rectangle 239" o:spid="_x0000_s1126"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Sf6xQAAANsAAAAPAAAAZHJzL2Rvd25yZXYueG1sRI9Ba8JA&#10;FITvBf/D8oReSt1YU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BHfSf6xQAAANsAAAAP&#10;AAAAAAAAAAAAAAAAAAcCAABkcnMvZG93bnJldi54bWxQSwUGAAAAAAMAAwC3AAAA+QIAAAAA&#10;" filled="f" stroked="f">
                  <v:textbox>
                    <w:txbxContent>
                      <w:p w14:paraId="73ED4579" w14:textId="77777777" w:rsidR="005A193E" w:rsidRPr="003F7CF1" w:rsidRDefault="005A193E" w:rsidP="00E80032">
                        <w:pPr>
                          <w:pStyle w:val="SourceCodeBoxText"/>
                          <w:rPr>
                            <w:sz w:val="19"/>
                            <w:szCs w:val="19"/>
                          </w:rPr>
                        </w:pPr>
                        <w:r w:rsidRPr="003F7CF1">
                          <w:rPr>
                            <w:sz w:val="19"/>
                            <w:szCs w:val="19"/>
                          </w:rPr>
                          <w:t xml:space="preserve"> </w:t>
                        </w:r>
                        <w:r>
                          <w:rPr>
                            <w:sz w:val="19"/>
                            <w:szCs w:val="19"/>
                          </w:rPr>
                          <w:t>9992</w:t>
                        </w:r>
                      </w:p>
                    </w:txbxContent>
                  </v:textbox>
                </v:rect>
                <v:rect id="Rectangle 240" o:spid="_x0000_s1127"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" filled="f" stroked="f">
                  <v:textbox>
                    <w:txbxContent>
                      <w:p w14:paraId="410F1931" w14:textId="77777777" w:rsidR="005A193E" w:rsidRPr="003F7CF1" w:rsidRDefault="005A193E" w:rsidP="00E80032">
                        <w:pPr>
                          <w:pStyle w:val="SourceCodeBoxText"/>
                          <w:rPr>
                            <w:sz w:val="19"/>
                            <w:szCs w:val="19"/>
                          </w:rPr>
                        </w:pPr>
                        <w:r w:rsidRPr="003F7CF1">
                          <w:rPr>
                            <w:sz w:val="19"/>
                            <w:szCs w:val="19"/>
                          </w:rPr>
                          <w:t xml:space="preserve"> </w:t>
                        </w:r>
                        <w:r>
                          <w:rPr>
                            <w:sz w:val="19"/>
                            <w:szCs w:val="19"/>
                          </w:rPr>
                          <w:t>9996</w:t>
                        </w:r>
                      </w:p>
                    </w:txbxContent>
                  </v:textbox>
                </v:rect>
                <v:rect id="Rectangle 241" o:spid="_x0000_s1128"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" filled="f" stroked="f">
                  <v:textbox>
                    <w:txbxContent>
                      <w:p w14:paraId="4FBAEE26" w14:textId="77777777" w:rsidR="005A193E" w:rsidRPr="003F7CF1" w:rsidRDefault="005A193E" w:rsidP="00E80032">
                        <w:pPr>
                          <w:pStyle w:val="SourceCodeBoxText"/>
                          <w:rPr>
                            <w:sz w:val="19"/>
                            <w:szCs w:val="19"/>
                          </w:rPr>
                        </w:pPr>
                        <w:r w:rsidRPr="003F7CF1">
                          <w:rPr>
                            <w:sz w:val="19"/>
                            <w:szCs w:val="19"/>
                          </w:rPr>
                          <w:t>1</w:t>
                        </w:r>
                        <w:r>
                          <w:rPr>
                            <w:sz w:val="19"/>
                            <w:szCs w:val="19"/>
                          </w:rPr>
                          <w:t>0004</w:t>
                        </w:r>
                      </w:p>
                    </w:txbxContent>
                  </v:textbox>
                </v:rect>
                <w10:anchorlock/>
              </v:group>
            </w:pict>
          </mc:Fallback>
        </mc:AlternateContent>
      </w:r>
    </w:p>
    <w:p w14:paraId="7288B602" w14:textId="77777777" w:rsidR="00E80032" w:rsidRPr="00EC76D5" w:rsidRDefault="00E80032" w:rsidP="00E80032">
      <w:r w:rsidRPr="00EC76D5">
        <w:t>In almost all cases, we do not really need to know the address of the value. Therefore, a simpler (and clearer) way to illustrate the same thing is to draw an arrow from the pointer to the value.</w:t>
      </w:r>
    </w:p>
    <w:p w14:paraId="01BB4CE3" w14:textId="77777777" w:rsidR="00E80032" w:rsidRPr="00EC76D5" w:rsidRDefault="00E80032" w:rsidP="00E80032">
      <w:pPr>
        <w:rPr>
          <w:szCs w:val="21"/>
        </w:rPr>
      </w:pPr>
      <w:r w:rsidRPr="00EC76D5">
        <w:rPr>
          <w:noProof/>
          <w:lang w:eastAsia="sv-SE"/>
        </w:rPr>
        <mc:AlternateContent>
          <mc:Choice Requires="wpc">
            <w:drawing>
              <wp:inline distT="0" distB="0" distL="0" distR="0" wp14:anchorId="72392D8B" wp14:editId="169525AF">
                <wp:extent cx="5738495" cy="811530"/>
                <wp:effectExtent l="0" t="0" r="0" b="0"/>
                <wp:docPr id="86" name="Canvas 23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7" name="Rectangle 225"/>
                        <wps:cNvSpPr>
                          <a:spLocks noChangeArrowheads="1"/>
                        </wps:cNvSpPr>
                        <wps:spPr bwMode="auto">
                          <a:xfrm>
                            <a:off x="180303" y="360613"/>
                            <a:ext cx="721412" cy="360113"/>
                          </a:xfrm>
                          <a:prstGeom prst="rect">
                            <a:avLst/>
                          </a:prstGeom>
                          <a:solidFill>
                            <a:srgbClr val="FFFFFF"/>
                          </a:solidFill>
                          <a:ln w="9525">
                            <a:solidFill>
                              <a:srgbClr val="000000"/>
                            </a:solidFill>
                            <a:miter lim="800000"/>
                            <a:headEnd/>
                            <a:tailEnd/>
                          </a:ln>
                        </wps:spPr>
                        <wps:txbx>
                          <w:txbxContent>
                            <w:p w14:paraId="60ED525E" w14:textId="77777777" w:rsidR="005A193E" w:rsidRPr="003F7CF1" w:rsidRDefault="005A193E" w:rsidP="00E80032">
                              <w:pPr>
                                <w:pStyle w:val="SourceCodeBoxText"/>
                                <w:rPr>
                                  <w:sz w:val="19"/>
                                  <w:szCs w:val="19"/>
                                </w:rPr>
                              </w:pPr>
                            </w:p>
                          </w:txbxContent>
                        </wps:txbx>
                        <wps:bodyPr rot="0" vert="horz" wrap="square" lIns="91440" tIns="45720" rIns="91440" bIns="45720" anchor="t" anchorCtr="0" upright="1">
                          <a:noAutofit/>
                        </wps:bodyPr>
                      </wps:wsp>
                      <wps:wsp>
                        <wps:cNvPr id="598" name="Text Box 226"/>
                        <wps:cNvSpPr txBox="1">
                          <a:spLocks noChangeArrowheads="1"/>
                        </wps:cNvSpPr>
                        <wps:spPr bwMode="auto">
                          <a:xfrm>
                            <a:off x="180303" y="0"/>
                            <a:ext cx="721412" cy="3619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460EB2" w14:textId="77777777" w:rsidR="005A193E" w:rsidRPr="003F7CF1" w:rsidRDefault="005A193E"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9" name="Rectangle 227"/>
                        <wps:cNvSpPr>
                          <a:spLocks noChangeArrowheads="1"/>
                        </wps:cNvSpPr>
                        <wps:spPr bwMode="auto">
                          <a:xfrm>
                            <a:off x="2344439" y="359413"/>
                            <a:ext cx="721312" cy="359413"/>
                          </a:xfrm>
                          <a:prstGeom prst="rect">
                            <a:avLst/>
                          </a:prstGeom>
                          <a:solidFill>
                            <a:srgbClr val="FFFFFF"/>
                          </a:solidFill>
                          <a:ln w="9525">
                            <a:solidFill>
                              <a:srgbClr val="000000"/>
                            </a:solidFill>
                            <a:miter lim="800000"/>
                            <a:headEnd/>
                            <a:tailEnd/>
                          </a:ln>
                        </wps:spPr>
                        <wps:txbx>
                          <w:txbxContent>
                            <w:p w14:paraId="50909ABE" w14:textId="77777777" w:rsidR="005A193E" w:rsidRPr="003F7CF1" w:rsidRDefault="005A193E"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0" name="Line 228"/>
                        <wps:cNvCnPr>
                          <a:cxnSpLocks noChangeShapeType="1"/>
                        </wps:cNvCnPr>
                        <wps:spPr bwMode="auto">
                          <a:xfrm>
                            <a:off x="541009" y="54032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601" name="Text Box 229"/>
                        <wps:cNvSpPr txBox="1">
                          <a:spLocks noChangeArrowheads="1"/>
                        </wps:cNvSpPr>
                        <wps:spPr bwMode="auto">
                          <a:xfrm>
                            <a:off x="2344439" y="0"/>
                            <a:ext cx="721312" cy="363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3BD39C" w14:textId="77777777" w:rsidR="005A193E" w:rsidRPr="003F7CF1" w:rsidRDefault="005A193E"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c:wpc>
                  </a:graphicData>
                </a:graphic>
              </wp:inline>
            </w:drawing>
          </mc:Choice>
          <mc:Fallback>
            <w:pict>
              <v:group w14:anchorId="72392D8B" id="Canvas 235" o:spid="_x0000_s1129" editas="canvas" style="width:451.85pt;height:63.9pt;mso-position-horizontal-relative:char;mso-position-vertical-relative:line" coordsize="57384,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">
                <v:shape id="_x0000_s1130" type="#_x0000_t75" style="position:absolute;width:57384;height:8115;visibility:visible;mso-wrap-style:square">
                  <v:fill o:detectmouseclick="t"/>
                  <v:path o:connecttype="none"/>
                </v:shape>
                <v:rect id="Rectangle 225" o:spid="_x0000_s1131"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">
                  <v:textbox>
                    <w:txbxContent>
                      <w:p w14:paraId="60ED525E" w14:textId="77777777" w:rsidR="005A193E" w:rsidRPr="003F7CF1" w:rsidRDefault="005A193E" w:rsidP="00E80032">
                        <w:pPr>
                          <w:pStyle w:val="SourceCodeBoxText"/>
                          <w:rPr>
                            <w:sz w:val="19"/>
                            <w:szCs w:val="19"/>
                          </w:rPr>
                        </w:pPr>
                      </w:p>
                    </w:txbxContent>
                  </v:textbox>
                </v:rect>
                <v:shape id="Text Box 226" o:spid="_x0000_s1132"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" filled="f" stroked="f">
                  <v:textbox>
                    <w:txbxContent>
                      <w:p w14:paraId="74460EB2" w14:textId="77777777" w:rsidR="005A193E" w:rsidRPr="003F7CF1" w:rsidRDefault="005A193E" w:rsidP="00E80032">
                        <w:pPr>
                          <w:pStyle w:val="SourceCodeBoxHeader"/>
                          <w:rPr>
                            <w:sz w:val="19"/>
                            <w:szCs w:val="19"/>
                            <w:lang w:val="sv-SE"/>
                          </w:rPr>
                        </w:pPr>
                        <w:r w:rsidRPr="003F7CF1">
                          <w:rPr>
                            <w:sz w:val="19"/>
                            <w:szCs w:val="19"/>
                            <w:lang w:val="sv-SE"/>
                          </w:rPr>
                          <w:t>p</w:t>
                        </w:r>
                      </w:p>
                    </w:txbxContent>
                  </v:textbox>
                </v:shape>
                <v:rect id="Rectangle 227" o:spid="_x0000_s1133"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">
                  <v:textbox>
                    <w:txbxContent>
                      <w:p w14:paraId="50909ABE" w14:textId="77777777" w:rsidR="005A193E" w:rsidRPr="003F7CF1" w:rsidRDefault="005A193E" w:rsidP="00E80032">
                        <w:pPr>
                          <w:pStyle w:val="SourceCodeBoxText"/>
                          <w:rPr>
                            <w:sz w:val="19"/>
                            <w:szCs w:val="19"/>
                          </w:rPr>
                        </w:pPr>
                        <w:r>
                          <w:rPr>
                            <w:sz w:val="19"/>
                            <w:szCs w:val="19"/>
                          </w:rPr>
                          <w:t>123</w:t>
                        </w:r>
                      </w:p>
                    </w:txbxContent>
                  </v:textbox>
                </v:rect>
                <v:line id="Line 228" o:spid="_x0000_s1134"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">
                  <v:stroke endarrow="open"/>
                </v:line>
                <v:shape id="Text Box 229" o:spid="_x0000_s1135" type="#_x0000_t202" style="position:absolute;left:23444;width:7213;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" filled="f" stroked="f">
                  <v:textbox>
                    <w:txbxContent>
                      <w:p w14:paraId="033BD39C" w14:textId="77777777" w:rsidR="005A193E" w:rsidRPr="003F7CF1" w:rsidRDefault="005A193E" w:rsidP="00E80032">
                        <w:pPr>
                          <w:pStyle w:val="SourceCodeBoxHeader"/>
                          <w:rPr>
                            <w:sz w:val="19"/>
                            <w:szCs w:val="19"/>
                            <w:lang w:val="sv-SE"/>
                          </w:rPr>
                        </w:pPr>
                        <w:r w:rsidRPr="003F7CF1">
                          <w:rPr>
                            <w:sz w:val="19"/>
                            <w:szCs w:val="19"/>
                            <w:lang w:val="sv-SE"/>
                          </w:rPr>
                          <w:t>i</w:t>
                        </w:r>
                      </w:p>
                    </w:txbxContent>
                  </v:textbox>
                </v:shape>
                <w10:anchorlock/>
              </v:group>
            </w:pict>
          </mc:Fallback>
        </mc:AlternateContent>
      </w:r>
    </w:p>
    <w:p w14:paraId="09815225" w14:textId="77777777" w:rsidR="00E80032" w:rsidRPr="00EC76D5" w:rsidRDefault="00E80032" w:rsidP="00E80032">
      <w:r w:rsidRPr="00EC76D5">
        <w:lastRenderedPageBreak/>
        <w:t>The following code gives rise to the diagram above</w:t>
      </w:r>
      <w:r w:rsidRPr="00EC76D5">
        <w:rPr>
          <w:rStyle w:val="Fotnotsreferens"/>
          <w:szCs w:val="21"/>
        </w:rPr>
        <w:footnoteReference w:id="23"/>
      </w:r>
      <w:r w:rsidRPr="00EC76D5">
        <w:t xml:space="preserve">, where the ampersand (&amp;) denotes the </w:t>
      </w:r>
      <w:r w:rsidRPr="00EC76D5">
        <w:rPr>
          <w:rStyle w:val="KeyWord"/>
        </w:rPr>
        <w:t>address</w:t>
      </w:r>
      <w:r w:rsidRPr="00EC76D5">
        <w:t xml:space="preserve"> of the variable.</w:t>
      </w:r>
    </w:p>
    <w:p w14:paraId="41391954" w14:textId="77777777" w:rsidR="00E80032" w:rsidRPr="00EC76D5" w:rsidRDefault="00E80032" w:rsidP="00E80032">
      <w:pPr>
        <w:pStyle w:val="Code"/>
      </w:pPr>
      <w:r w:rsidRPr="00EC76D5">
        <w:t>int i = 123;</w:t>
      </w:r>
    </w:p>
    <w:p w14:paraId="468D8BB7" w14:textId="77777777" w:rsidR="00E80032" w:rsidRPr="00EC76D5" w:rsidRDefault="00E80032" w:rsidP="00E80032">
      <w:pPr>
        <w:pStyle w:val="Code"/>
      </w:pPr>
      <w:r w:rsidRPr="00EC76D5">
        <w:t>int *p = &amp;i;</w:t>
      </w:r>
    </w:p>
    <w:p w14:paraId="3F35BEBA" w14:textId="499014CB" w:rsidR="00E80032" w:rsidRPr="00EC76D5" w:rsidRDefault="00E80032" w:rsidP="00E80032">
      <w:r w:rsidRPr="00EC76D5">
        <w:t xml:space="preserve">If we want to access the value pointed at, we use the asterisk (*), which </w:t>
      </w:r>
      <w:r w:rsidR="00B02345">
        <w:rPr>
          <w:rStyle w:val="KeyWord"/>
        </w:rPr>
        <w:t>dereference</w:t>
      </w:r>
      <w:r w:rsidRPr="00EC76D5">
        <w:rPr>
          <w:rStyle w:val="KeyWord"/>
        </w:rPr>
        <w:t>ers</w:t>
      </w:r>
      <w:r w:rsidRPr="00EC76D5">
        <w:t xml:space="preserve"> the pointer (“follows the arrow”). As the </w:t>
      </w:r>
      <w:r w:rsidRPr="00EC76D5">
        <w:rPr>
          <w:rStyle w:val="KeyWord"/>
        </w:rPr>
        <w:t>address</w:t>
      </w:r>
      <w:r w:rsidRPr="00EC76D5">
        <w:t xml:space="preserve"> operator (&amp;) gives the address of a variable (“against the arrow”), they address and </w:t>
      </w:r>
      <w:r w:rsidR="00B02345">
        <w:t>dereference</w:t>
      </w:r>
      <w:r w:rsidRPr="00EC76D5">
        <w:t xml:space="preserve">erring operators can be regarded as each other reverses. Note that the asterisk is used on two occasions, when we define a pointer variable and when we </w:t>
      </w:r>
      <w:r w:rsidR="00B02345">
        <w:t>dereference</w:t>
      </w:r>
      <w:r w:rsidRPr="00EC76D5">
        <w:t xml:space="preserve">er a pointer. The asterisk is in fact used on a third occasion, when multiplying two values. The ampersand is used on two occasions: </w:t>
      </w:r>
      <w:r w:rsidRPr="00EC76D5">
        <w:rPr>
          <w:rStyle w:val="KeyWord"/>
        </w:rPr>
        <w:t>address</w:t>
      </w:r>
      <w:r w:rsidRPr="00EC76D5">
        <w:t xml:space="preserve"> and bitwise </w:t>
      </w:r>
      <w:r w:rsidRPr="00EC76D5">
        <w:rPr>
          <w:rStyle w:val="KeyWord"/>
        </w:rPr>
        <w:t>and</w:t>
      </w:r>
      <w:r w:rsidRPr="00EC76D5">
        <w:rPr>
          <w:rStyle w:val="Fotnotsreferens"/>
          <w:szCs w:val="21"/>
        </w:rPr>
        <w:footnoteReference w:id="24"/>
      </w:r>
      <w:r w:rsidRPr="00EC76D5">
        <w:t xml:space="preserve">. </w:t>
      </w:r>
    </w:p>
    <w:p w14:paraId="0BE2B7D8" w14:textId="77777777" w:rsidR="00E80032" w:rsidRPr="00EC76D5" w:rsidRDefault="00E80032" w:rsidP="00E80032">
      <w:pPr>
        <w:pStyle w:val="Code"/>
      </w:pPr>
      <w:r w:rsidRPr="00EC76D5">
        <w:t>int i = 999;</w:t>
      </w:r>
    </w:p>
    <w:p w14:paraId="13B39DE2" w14:textId="02681470" w:rsidR="00E80032" w:rsidRPr="00EC76D5" w:rsidRDefault="00E80032" w:rsidP="00E80032">
      <w:pPr>
        <w:pStyle w:val="Code"/>
      </w:pPr>
      <w:r w:rsidRPr="00EC76D5">
        <w:t xml:space="preserve">int *p = &amp;i;      // Pointer </w:t>
      </w:r>
      <w:r w:rsidR="00C37108">
        <w:t>definition</w:t>
      </w:r>
      <w:r w:rsidRPr="00EC76D5">
        <w:t>.</w:t>
      </w:r>
    </w:p>
    <w:p w14:paraId="6CBC945B" w14:textId="1EC9DF0F" w:rsidR="00E80032" w:rsidRPr="00EC76D5" w:rsidRDefault="00E80032" w:rsidP="00E80032">
      <w:pPr>
        <w:pStyle w:val="Code"/>
      </w:pPr>
      <w:r w:rsidRPr="00EC76D5">
        <w:t xml:space="preserve">int j = *p;       // </w:t>
      </w:r>
      <w:r w:rsidR="00B02345">
        <w:t>Dereference</w:t>
      </w:r>
      <w:r w:rsidRPr="00EC76D5">
        <w:t>ereeing of a pointer.</w:t>
      </w:r>
    </w:p>
    <w:p w14:paraId="19945C2D" w14:textId="77777777" w:rsidR="00E80032" w:rsidRPr="00EC76D5" w:rsidRDefault="00E80032" w:rsidP="00E80032">
      <w:pPr>
        <w:pStyle w:val="Code"/>
      </w:pPr>
      <w:r w:rsidRPr="00EC76D5">
        <w:t>int a = 1, b = 2;</w:t>
      </w:r>
    </w:p>
    <w:p w14:paraId="6BA0DA39" w14:textId="77777777" w:rsidR="00E80032" w:rsidRPr="00EC76D5" w:rsidRDefault="00E80032" w:rsidP="00E80032">
      <w:pPr>
        <w:pStyle w:val="Code"/>
      </w:pPr>
      <w:r w:rsidRPr="00EC76D5">
        <w:t>int c = a * b;    // Multiplication.</w:t>
      </w:r>
    </w:p>
    <w:p w14:paraId="14E0BF89" w14:textId="6513F4B0"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70" w:name="_Toc320485585"/>
      <w:bookmarkStart w:id="5971" w:name="_Toc323656695"/>
      <w:bookmarkStart w:id="5972" w:name="_Toc324085433"/>
      <w:bookmarkStart w:id="5973" w:name="_Toc383781085"/>
      <w:bookmarkStart w:id="5974" w:name="_Toc481936485"/>
      <w:r w:rsidRPr="00EC76D5">
        <w:t>Pointers and Dynamic Memory</w:t>
      </w:r>
      <w:bookmarkEnd w:id="5970"/>
      <w:bookmarkEnd w:id="5971"/>
      <w:bookmarkEnd w:id="5972"/>
      <w:bookmarkEnd w:id="5973"/>
      <w:bookmarkEnd w:id="5974"/>
    </w:p>
    <w:p w14:paraId="0D20A3F1" w14:textId="77777777" w:rsidR="00E80032" w:rsidRPr="00EC76D5" w:rsidRDefault="00E80032" w:rsidP="00E80032">
      <w:r w:rsidRPr="00EC76D5">
        <w:t xml:space="preserve">Pointers can also be used to allocate </w:t>
      </w:r>
      <w:r w:rsidRPr="00EC76D5">
        <w:rPr>
          <w:rStyle w:val="KeyWord"/>
        </w:rPr>
        <w:t>dynamic</w:t>
      </w:r>
      <w:r w:rsidRPr="00EC76D5">
        <w:rPr>
          <w:rStyle w:val="Italic"/>
        </w:rPr>
        <w:t xml:space="preserve"> </w:t>
      </w:r>
      <w:r w:rsidRPr="00EC76D5">
        <w:rPr>
          <w:rStyle w:val="KeyWord"/>
        </w:rPr>
        <w:t>memory</w:t>
      </w:r>
      <w:r w:rsidRPr="00EC76D5">
        <w:t xml:space="preserve">. There is a section of the memory called the </w:t>
      </w:r>
      <w:r w:rsidRPr="00EC76D5">
        <w:rPr>
          <w:rStyle w:val="KeyWord"/>
        </w:rPr>
        <w:t>heap</w:t>
      </w:r>
      <w:r w:rsidRPr="00EC76D5">
        <w:t xml:space="preserve"> that is used for dynamically allocated memory blocks. The standard functions </w:t>
      </w:r>
      <w:r w:rsidRPr="00EC76D5">
        <w:rPr>
          <w:rStyle w:val="CodeInText0"/>
        </w:rPr>
        <w:t>malloc</w:t>
      </w:r>
      <w:r w:rsidRPr="00EC76D5">
        <w:rPr>
          <w:rStyle w:val="Italic"/>
        </w:rPr>
        <w:t xml:space="preserve">, </w:t>
      </w:r>
      <w:r w:rsidRPr="00EC76D5">
        <w:rPr>
          <w:rStyle w:val="CodeInText0"/>
        </w:rPr>
        <w:t>calloc</w:t>
      </w:r>
      <w:r w:rsidRPr="00EC76D5">
        <w:rPr>
          <w:rStyle w:val="Italic"/>
        </w:rPr>
        <w:t xml:space="preserve">, </w:t>
      </w:r>
      <w:r w:rsidRPr="00EC76D5">
        <w:rPr>
          <w:rStyle w:val="CodeInText0"/>
        </w:rPr>
        <w:t>realloc</w:t>
      </w:r>
      <w:r w:rsidRPr="00EC76D5">
        <w:t xml:space="preserve"> and </w:t>
      </w:r>
      <w:r w:rsidRPr="00EC76D5">
        <w:rPr>
          <w:rStyle w:val="CodeInText0"/>
        </w:rPr>
        <w:t>free</w:t>
      </w:r>
      <w:r w:rsidRPr="00EC76D5">
        <w:t xml:space="preserve"> used to allocate, reallocate, and deallocate the memory, respectively. Memory not dynamically allocated is referred to </w:t>
      </w:r>
      <w:r w:rsidRPr="00EC76D5">
        <w:rPr>
          <w:rStyle w:val="KeyWord"/>
        </w:rPr>
        <w:t>static</w:t>
      </w:r>
      <w:r w:rsidRPr="00EC76D5">
        <w:t xml:space="preserve"> memory.</w:t>
      </w:r>
    </w:p>
    <w:p w14:paraId="383E1EBB" w14:textId="77777777" w:rsidR="00E80032" w:rsidRPr="00EC76D5" w:rsidRDefault="00E80032" w:rsidP="00E80032">
      <w:pPr>
        <w:rPr>
          <w:szCs w:val="21"/>
        </w:rPr>
      </w:pPr>
      <w:r w:rsidRPr="00EC76D5">
        <w:rPr>
          <w:noProof/>
          <w:lang w:eastAsia="sv-SE"/>
        </w:rPr>
        <mc:AlternateContent>
          <mc:Choice Requires="wpc">
            <w:drawing>
              <wp:inline distT="0" distB="0" distL="0" distR="0" wp14:anchorId="72D36B89" wp14:editId="33D1531E">
                <wp:extent cx="5738495" cy="901700"/>
                <wp:effectExtent l="0" t="0" r="0" b="3175"/>
                <wp:docPr id="93" name="Canvas 2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3" name="Rectangle 200"/>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73D15362" w14:textId="77777777" w:rsidR="005A193E" w:rsidRPr="003F7CF1" w:rsidRDefault="005A193E" w:rsidP="00E80032">
                              <w:pPr>
                                <w:pStyle w:val="SourceCodeBoxText"/>
                                <w:rPr>
                                  <w:sz w:val="19"/>
                                  <w:szCs w:val="19"/>
                                </w:rPr>
                              </w:pPr>
                            </w:p>
                          </w:txbxContent>
                        </wps:txbx>
                        <wps:bodyPr rot="0" vert="horz" wrap="square" lIns="91440" tIns="45720" rIns="91440" bIns="45720" anchor="t" anchorCtr="0" upright="1">
                          <a:noAutofit/>
                        </wps:bodyPr>
                      </wps:wsp>
                      <wps:wsp>
                        <wps:cNvPr id="594" name="Text Box 201"/>
                        <wps:cNvSpPr txBox="1">
                          <a:spLocks noChangeArrowheads="1"/>
                        </wps:cNvSpPr>
                        <wps:spPr bwMode="auto">
                          <a:xfrm>
                            <a:off x="180303" y="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09DA4B" w14:textId="77777777" w:rsidR="005A193E" w:rsidRPr="003F7CF1" w:rsidRDefault="005A193E"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5" name="Rectangle 202"/>
                        <wps:cNvSpPr>
                          <a:spLocks noChangeArrowheads="1"/>
                        </wps:cNvSpPr>
                        <wps:spPr bwMode="auto">
                          <a:xfrm>
                            <a:off x="2344439" y="359400"/>
                            <a:ext cx="721312" cy="359400"/>
                          </a:xfrm>
                          <a:prstGeom prst="rect">
                            <a:avLst/>
                          </a:prstGeom>
                          <a:solidFill>
                            <a:srgbClr val="FFFFFF"/>
                          </a:solidFill>
                          <a:ln w="9525">
                            <a:solidFill>
                              <a:srgbClr val="000000"/>
                            </a:solidFill>
                            <a:miter lim="800000"/>
                            <a:headEnd/>
                            <a:tailEnd/>
                          </a:ln>
                        </wps:spPr>
                        <wps:txbx>
                          <w:txbxContent>
                            <w:p w14:paraId="47A8E2FB" w14:textId="77777777" w:rsidR="005A193E" w:rsidRPr="003F7CF1" w:rsidRDefault="005A193E"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96" name="Line 203"/>
                        <wps:cNvCnPr>
                          <a:cxnSpLocks noChangeShapeType="1"/>
                        </wps:cNvCnPr>
                        <wps:spPr bwMode="auto">
                          <a:xfrm>
                            <a:off x="541009" y="54030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2D36B89" id="Canvas 229" o:spid="_x0000_s1136"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">
                <v:shape id="_x0000_s1137" type="#_x0000_t75" style="position:absolute;width:57384;height:9017;visibility:visible;mso-wrap-style:square">
                  <v:fill o:detectmouseclick="t"/>
                  <v:path o:connecttype="none"/>
                </v:shape>
                <v:rect id="Rectangle 200" o:spid="_x0000_s1138"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">
                  <v:textbox>
                    <w:txbxContent>
                      <w:p w14:paraId="73D15362" w14:textId="77777777" w:rsidR="005A193E" w:rsidRPr="003F7CF1" w:rsidRDefault="005A193E" w:rsidP="00E80032">
                        <w:pPr>
                          <w:pStyle w:val="SourceCodeBoxText"/>
                          <w:rPr>
                            <w:sz w:val="19"/>
                            <w:szCs w:val="19"/>
                          </w:rPr>
                        </w:pPr>
                      </w:p>
                    </w:txbxContent>
                  </v:textbox>
                </v:rect>
                <v:shape id="Text Box 201" o:spid="_x0000_s1139"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" filled="f" stroked="f">
                  <v:textbox>
                    <w:txbxContent>
                      <w:p w14:paraId="7309DA4B" w14:textId="77777777" w:rsidR="005A193E" w:rsidRPr="003F7CF1" w:rsidRDefault="005A193E" w:rsidP="00E80032">
                        <w:pPr>
                          <w:pStyle w:val="SourceCodeBoxHeader"/>
                          <w:rPr>
                            <w:sz w:val="19"/>
                            <w:szCs w:val="19"/>
                            <w:lang w:val="sv-SE"/>
                          </w:rPr>
                        </w:pPr>
                        <w:r w:rsidRPr="003F7CF1">
                          <w:rPr>
                            <w:sz w:val="19"/>
                            <w:szCs w:val="19"/>
                            <w:lang w:val="sv-SE"/>
                          </w:rPr>
                          <w:t>p</w:t>
                        </w:r>
                      </w:p>
                    </w:txbxContent>
                  </v:textbox>
                </v:shape>
                <v:rect id="Rectangle 202" o:spid="_x0000_s1140"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">
                  <v:textbox>
                    <w:txbxContent>
                      <w:p w14:paraId="47A8E2FB" w14:textId="77777777" w:rsidR="005A193E" w:rsidRPr="003F7CF1" w:rsidRDefault="005A193E" w:rsidP="00E80032">
                        <w:pPr>
                          <w:pStyle w:val="SourceCodeBoxText"/>
                          <w:rPr>
                            <w:sz w:val="19"/>
                            <w:szCs w:val="19"/>
                          </w:rPr>
                        </w:pPr>
                        <w:r w:rsidRPr="003F7CF1">
                          <w:rPr>
                            <w:sz w:val="19"/>
                            <w:szCs w:val="19"/>
                          </w:rPr>
                          <w:t>123</w:t>
                        </w:r>
                      </w:p>
                    </w:txbxContent>
                  </v:textbox>
                </v:rect>
                <v:line id="Line 203" o:spid="_x0000_s1141"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">
                  <v:stroke endarrow="open"/>
                </v:line>
                <w10:anchorlock/>
              </v:group>
            </w:pict>
          </mc:Fallback>
        </mc:AlternateContent>
      </w:r>
    </w:p>
    <w:p w14:paraId="422DBF07" w14:textId="77777777" w:rsidR="00E80032" w:rsidRPr="00EC76D5" w:rsidRDefault="00E80032" w:rsidP="00E80032">
      <w:pPr>
        <w:pStyle w:val="Code"/>
      </w:pPr>
      <w:r w:rsidRPr="00EC76D5">
        <w:t>int *p = malloc(sizeof(int));</w:t>
      </w:r>
    </w:p>
    <w:p w14:paraId="70065A3D" w14:textId="77777777" w:rsidR="00E80032" w:rsidRPr="00EC76D5" w:rsidRDefault="00E80032" w:rsidP="00E80032">
      <w:pPr>
        <w:pStyle w:val="Code"/>
      </w:pPr>
      <w:r w:rsidRPr="00EC76D5">
        <w:t>*p = 123;</w:t>
      </w:r>
    </w:p>
    <w:p w14:paraId="3EC0C92D" w14:textId="77777777" w:rsidR="00E80032" w:rsidRPr="00EC76D5" w:rsidRDefault="00E80032" w:rsidP="00E80032">
      <w:pPr>
        <w:pStyle w:val="Code"/>
      </w:pPr>
      <w:r w:rsidRPr="00EC76D5">
        <w:t>free(p);</w:t>
      </w:r>
    </w:p>
    <w:p w14:paraId="04F2964C" w14:textId="77777777" w:rsidR="00E80032" w:rsidRPr="00EC76D5" w:rsidRDefault="00E80032" w:rsidP="00E80032">
      <w:r w:rsidRPr="00EC76D5">
        <w:t xml:space="preserve">We can also allocate memory for a whole array. Even though </w:t>
      </w:r>
      <w:r w:rsidRPr="00EC76D5">
        <w:rPr>
          <w:rStyle w:val="CodeInText0"/>
        </w:rPr>
        <w:t>p</w:t>
      </w:r>
      <w:r w:rsidRPr="00EC76D5">
        <w:t xml:space="preserve"> is a pointer in the example below, we can use the array index notation to access a value of the array in the allocated memory block.</w:t>
      </w:r>
    </w:p>
    <w:p w14:paraId="697C9801" w14:textId="77777777" w:rsidR="00E80032" w:rsidRPr="00EC76D5" w:rsidRDefault="00E80032" w:rsidP="00E80032">
      <w:pPr>
        <w:rPr>
          <w:szCs w:val="21"/>
        </w:rPr>
      </w:pPr>
      <w:r w:rsidRPr="00EC76D5">
        <w:rPr>
          <w:noProof/>
          <w:lang w:eastAsia="sv-SE"/>
        </w:rPr>
        <mc:AlternateContent>
          <mc:Choice Requires="wpc">
            <w:drawing>
              <wp:inline distT="0" distB="0" distL="0" distR="0" wp14:anchorId="006E728E" wp14:editId="282D5E18">
                <wp:extent cx="5738495" cy="993140"/>
                <wp:effectExtent l="0" t="0" r="0" b="0"/>
                <wp:docPr id="592" name="Canvas 9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82"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089A9AB6" w14:textId="77777777" w:rsidR="005A193E" w:rsidRPr="003F7CF1" w:rsidRDefault="005A193E" w:rsidP="00E80032">
                              <w:pPr>
                                <w:pStyle w:val="SourceCodeBoxText"/>
                                <w:rPr>
                                  <w:sz w:val="19"/>
                                  <w:szCs w:val="19"/>
                                </w:rPr>
                              </w:pPr>
                            </w:p>
                          </w:txbxContent>
                        </wps:txbx>
                        <wps:bodyPr rot="0" vert="horz" wrap="square" lIns="91440" tIns="45720" rIns="91440" bIns="45720" anchor="t" anchorCtr="0" upright="1">
                          <a:noAutofit/>
                        </wps:bodyPr>
                      </wps:wsp>
                      <wps:wsp>
                        <wps:cNvPr id="583"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85CE73" w14:textId="77777777" w:rsidR="005A193E" w:rsidRPr="003F7CF1" w:rsidRDefault="005A193E"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84"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2C745F" w14:textId="77777777" w:rsidR="005A193E" w:rsidRPr="003F7CF1" w:rsidRDefault="005A193E"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86" name="Line 192"/>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87"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355BC4E5" w14:textId="77777777" w:rsidR="005A193E" w:rsidRPr="003F7CF1" w:rsidRDefault="005A193E" w:rsidP="00E80032">
                              <w:pPr>
                                <w:pStyle w:val="SourceCodeBoxText"/>
                                <w:rPr>
                                  <w:sz w:val="19"/>
                                  <w:szCs w:val="19"/>
                                </w:rPr>
                              </w:pPr>
                              <w:r w:rsidRPr="003F7CF1">
                                <w:rPr>
                                  <w:sz w:val="19"/>
                                  <w:szCs w:val="19"/>
                                </w:rPr>
                                <w:t>124</w:t>
                              </w:r>
                            </w:p>
                          </w:txbxContent>
                        </wps:txbx>
                        <wps:bodyPr rot="0" vert="horz" wrap="square" lIns="91440" tIns="45720" rIns="91440" bIns="45720" anchor="t" anchorCtr="0" upright="1">
                          <a:noAutofit/>
                        </wps:bodyPr>
                      </wps:wsp>
                      <wps:wsp>
                        <wps:cNvPr id="588" name="Rectangle 194"/>
                        <wps:cNvSpPr>
                          <a:spLocks noChangeArrowheads="1"/>
                        </wps:cNvSpPr>
                        <wps:spPr bwMode="auto">
                          <a:xfrm>
                            <a:off x="3787163" y="360615"/>
                            <a:ext cx="721412" cy="359414"/>
                          </a:xfrm>
                          <a:prstGeom prst="rect">
                            <a:avLst/>
                          </a:prstGeom>
                          <a:solidFill>
                            <a:srgbClr val="FFFFFF"/>
                          </a:solidFill>
                          <a:ln w="9525">
                            <a:solidFill>
                              <a:srgbClr val="000000"/>
                            </a:solidFill>
                            <a:miter lim="800000"/>
                            <a:headEnd/>
                            <a:tailEnd/>
                          </a:ln>
                        </wps:spPr>
                        <wps:txbx>
                          <w:txbxContent>
                            <w:p w14:paraId="5AE0B843" w14:textId="77777777" w:rsidR="005A193E" w:rsidRPr="003F7CF1" w:rsidRDefault="005A193E" w:rsidP="00E80032">
                              <w:pPr>
                                <w:pStyle w:val="SourceCodeBoxText"/>
                                <w:rPr>
                                  <w:sz w:val="19"/>
                                  <w:szCs w:val="19"/>
                                </w:rPr>
                              </w:pPr>
                              <w:r w:rsidRPr="003F7CF1">
                                <w:rPr>
                                  <w:sz w:val="19"/>
                                  <w:szCs w:val="19"/>
                                </w:rPr>
                                <w:t>125</w:t>
                              </w:r>
                            </w:p>
                          </w:txbxContent>
                        </wps:txbx>
                        <wps:bodyPr rot="0" vert="horz" wrap="square" lIns="91440" tIns="45720" rIns="91440" bIns="45720" anchor="t" anchorCtr="0" upright="1">
                          <a:noAutofit/>
                        </wps:bodyPr>
                      </wps:wsp>
                      <wps:wsp>
                        <wps:cNvPr id="589"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A1EC99" w14:textId="77777777" w:rsidR="005A193E" w:rsidRPr="003F7CF1" w:rsidRDefault="005A193E"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90"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C1F85B" w14:textId="77777777" w:rsidR="005A193E" w:rsidRPr="003F7CF1" w:rsidRDefault="005A193E"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591" name="Text Box 197"/>
                        <wps:cNvSpPr txBox="1">
                          <a:spLocks noChangeArrowheads="1"/>
                        </wps:cNvSpPr>
                        <wps:spPr bwMode="auto">
                          <a:xfrm>
                            <a:off x="3787163"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29E2F" w14:textId="77777777" w:rsidR="005A193E" w:rsidRPr="003F7CF1" w:rsidRDefault="005A193E"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006E728E" id="Canvas 99" o:spid="_x0000_s1142"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">
                <v:shape id="_x0000_s1143" type="#_x0000_t75" style="position:absolute;width:57384;height:9931;visibility:visible;mso-wrap-style:square">
                  <v:fill o:detectmouseclick="t"/>
                  <v:path o:connecttype="none"/>
                </v:shape>
                <v:rect id="Rectangle 189" o:spid="_x0000_s1144"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">
                  <v:textbox>
                    <w:txbxContent>
                      <w:p w14:paraId="089A9AB6" w14:textId="77777777" w:rsidR="005A193E" w:rsidRPr="003F7CF1" w:rsidRDefault="005A193E" w:rsidP="00E80032">
                        <w:pPr>
                          <w:pStyle w:val="SourceCodeBoxText"/>
                          <w:rPr>
                            <w:sz w:val="19"/>
                            <w:szCs w:val="19"/>
                          </w:rPr>
                        </w:pPr>
                      </w:p>
                    </w:txbxContent>
                  </v:textbox>
                </v:rect>
                <v:shape id="Text Box 190" o:spid="_x0000_s1145"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" filled="f" stroked="f">
                  <v:textbox>
                    <w:txbxContent>
                      <w:p w14:paraId="3385CE73" w14:textId="77777777" w:rsidR="005A193E" w:rsidRPr="003F7CF1" w:rsidRDefault="005A193E" w:rsidP="00E80032">
                        <w:pPr>
                          <w:pStyle w:val="SourceCodeBoxHeader"/>
                          <w:rPr>
                            <w:sz w:val="19"/>
                            <w:szCs w:val="19"/>
                            <w:lang w:val="sv-SE"/>
                          </w:rPr>
                        </w:pPr>
                        <w:r w:rsidRPr="003F7CF1">
                          <w:rPr>
                            <w:sz w:val="19"/>
                            <w:szCs w:val="19"/>
                            <w:lang w:val="sv-SE"/>
                          </w:rPr>
                          <w:t>p</w:t>
                        </w:r>
                      </w:p>
                    </w:txbxContent>
                  </v:textbox>
                </v:shape>
                <v:rect id="Rectangle 191" o:spid="_x0000_s1146"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">
                  <v:textbox>
                    <w:txbxContent>
                      <w:p w14:paraId="5C2C745F" w14:textId="77777777" w:rsidR="005A193E" w:rsidRPr="003F7CF1" w:rsidRDefault="005A193E" w:rsidP="00E80032">
                        <w:pPr>
                          <w:pStyle w:val="SourceCodeBoxText"/>
                          <w:rPr>
                            <w:sz w:val="19"/>
                            <w:szCs w:val="19"/>
                          </w:rPr>
                        </w:pPr>
                        <w:r w:rsidRPr="003F7CF1">
                          <w:rPr>
                            <w:sz w:val="19"/>
                            <w:szCs w:val="19"/>
                          </w:rPr>
                          <w:t>123</w:t>
                        </w:r>
                      </w:p>
                    </w:txbxContent>
                  </v:textbox>
                </v:rect>
                <v:line id="Line 192" o:spid="_x0000_s1147"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">
                  <v:stroke endarrow="open"/>
                </v:line>
                <v:rect id="Rectangle 193" o:spid="_x0000_s1148"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">
                  <v:textbox>
                    <w:txbxContent>
                      <w:p w14:paraId="355BC4E5" w14:textId="77777777" w:rsidR="005A193E" w:rsidRPr="003F7CF1" w:rsidRDefault="005A193E" w:rsidP="00E80032">
                        <w:pPr>
                          <w:pStyle w:val="SourceCodeBoxText"/>
                          <w:rPr>
                            <w:sz w:val="19"/>
                            <w:szCs w:val="19"/>
                          </w:rPr>
                        </w:pPr>
                        <w:r w:rsidRPr="003F7CF1">
                          <w:rPr>
                            <w:sz w:val="19"/>
                            <w:szCs w:val="19"/>
                          </w:rPr>
                          <w:t>124</w:t>
                        </w:r>
                      </w:p>
                    </w:txbxContent>
                  </v:textbox>
                </v:rect>
                <v:rect id="Rectangle 194" o:spid="_x0000_s1149" style="position:absolute;left:37871;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">
                  <v:textbox>
                    <w:txbxContent>
                      <w:p w14:paraId="5AE0B843" w14:textId="77777777" w:rsidR="005A193E" w:rsidRPr="003F7CF1" w:rsidRDefault="005A193E" w:rsidP="00E80032">
                        <w:pPr>
                          <w:pStyle w:val="SourceCodeBoxText"/>
                          <w:rPr>
                            <w:sz w:val="19"/>
                            <w:szCs w:val="19"/>
                          </w:rPr>
                        </w:pPr>
                        <w:r w:rsidRPr="003F7CF1">
                          <w:rPr>
                            <w:sz w:val="19"/>
                            <w:szCs w:val="19"/>
                          </w:rPr>
                          <w:t>125</w:t>
                        </w:r>
                      </w:p>
                    </w:txbxContent>
                  </v:textbox>
                </v:rect>
                <v:shape id="Text Box 195" o:spid="_x0000_s1150"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" filled="f" stroked="f">
                  <v:textbox inset="0,0,0,0">
                    <w:txbxContent>
                      <w:p w14:paraId="61A1EC99" w14:textId="77777777" w:rsidR="005A193E" w:rsidRPr="003F7CF1" w:rsidRDefault="005A193E" w:rsidP="00E80032">
                        <w:pPr>
                          <w:pStyle w:val="SourceCodeIndex"/>
                          <w:rPr>
                            <w:sz w:val="15"/>
                            <w:szCs w:val="15"/>
                          </w:rPr>
                        </w:pPr>
                        <w:r w:rsidRPr="003F7CF1">
                          <w:rPr>
                            <w:sz w:val="15"/>
                            <w:szCs w:val="15"/>
                          </w:rPr>
                          <w:t>0</w:t>
                        </w:r>
                      </w:p>
                    </w:txbxContent>
                  </v:textbox>
                </v:shape>
                <v:shape id="Text Box 196" o:spid="_x0000_s1151"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" filled="f" stroked="f">
                  <v:textbox inset="0,0,0,0">
                    <w:txbxContent>
                      <w:p w14:paraId="10C1F85B" w14:textId="77777777" w:rsidR="005A193E" w:rsidRPr="003F7CF1" w:rsidRDefault="005A193E" w:rsidP="00E80032">
                        <w:pPr>
                          <w:pStyle w:val="SourceCodeIndex"/>
                          <w:rPr>
                            <w:sz w:val="15"/>
                            <w:szCs w:val="15"/>
                          </w:rPr>
                        </w:pPr>
                        <w:r w:rsidRPr="003F7CF1">
                          <w:rPr>
                            <w:sz w:val="15"/>
                            <w:szCs w:val="15"/>
                          </w:rPr>
                          <w:t>1</w:t>
                        </w:r>
                      </w:p>
                    </w:txbxContent>
                  </v:textbox>
                </v:shape>
                <v:shape id="Text Box 197" o:spid="_x0000_s1152" type="#_x0000_t202" style="position:absolute;left:37871;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" filled="f" stroked="f">
                  <v:textbox inset="0,0,0,0">
                    <w:txbxContent>
                      <w:p w14:paraId="3F929E2F" w14:textId="77777777" w:rsidR="005A193E" w:rsidRPr="003F7CF1" w:rsidRDefault="005A193E" w:rsidP="00E80032">
                        <w:pPr>
                          <w:pStyle w:val="SourceCodeIndex"/>
                          <w:rPr>
                            <w:sz w:val="15"/>
                            <w:szCs w:val="15"/>
                          </w:rPr>
                        </w:pPr>
                        <w:r w:rsidRPr="003F7CF1">
                          <w:rPr>
                            <w:sz w:val="15"/>
                            <w:szCs w:val="15"/>
                          </w:rPr>
                          <w:t>2</w:t>
                        </w:r>
                      </w:p>
                    </w:txbxContent>
                  </v:textbox>
                </v:shape>
                <w10:anchorlock/>
              </v:group>
            </w:pict>
          </mc:Fallback>
        </mc:AlternateContent>
      </w:r>
    </w:p>
    <w:p w14:paraId="6BE0599E" w14:textId="77777777" w:rsidR="00E80032" w:rsidRPr="00EC76D5" w:rsidRDefault="00E80032" w:rsidP="00E80032">
      <w:pPr>
        <w:pStyle w:val="Code"/>
      </w:pPr>
      <w:r w:rsidRPr="00EC76D5">
        <w:t>int *p = calloc(3, sizeof(int));</w:t>
      </w:r>
    </w:p>
    <w:p w14:paraId="18DAFAE3" w14:textId="77777777" w:rsidR="00E80032" w:rsidRPr="00EC76D5" w:rsidRDefault="00E80032" w:rsidP="00E80032">
      <w:pPr>
        <w:pStyle w:val="Code"/>
      </w:pPr>
      <w:r w:rsidRPr="00EC76D5">
        <w:t>p[0] = 123;</w:t>
      </w:r>
    </w:p>
    <w:p w14:paraId="23D78CF1" w14:textId="77777777" w:rsidR="00E80032" w:rsidRPr="00EC76D5" w:rsidRDefault="00E80032" w:rsidP="00E80032">
      <w:pPr>
        <w:pStyle w:val="Code"/>
      </w:pPr>
      <w:r w:rsidRPr="00EC76D5">
        <w:t>p[1] = 124;</w:t>
      </w:r>
    </w:p>
    <w:p w14:paraId="1F46AF0D" w14:textId="77777777" w:rsidR="00E80032" w:rsidRPr="00EC76D5" w:rsidRDefault="00E80032" w:rsidP="00E80032">
      <w:pPr>
        <w:pStyle w:val="Code"/>
      </w:pPr>
      <w:r w:rsidRPr="00EC76D5">
        <w:lastRenderedPageBreak/>
        <w:t>p[2] = 125;</w:t>
      </w:r>
    </w:p>
    <w:p w14:paraId="75B653B8" w14:textId="77777777" w:rsidR="00E80032" w:rsidRPr="00EC76D5" w:rsidRDefault="00E80032" w:rsidP="00E80032">
      <w:pPr>
        <w:pStyle w:val="Code"/>
      </w:pPr>
      <w:r w:rsidRPr="00EC76D5">
        <w:t>free(p);</w:t>
      </w:r>
    </w:p>
    <w:p w14:paraId="6EB6BD6A" w14:textId="77777777" w:rsidR="00E80032" w:rsidRPr="00EC76D5" w:rsidRDefault="00E80032" w:rsidP="00E80032">
      <w:r w:rsidRPr="00EC76D5">
        <w:t xml:space="preserve">Once we have allocated a memory, we can allocate a block of different size by calling </w:t>
      </w:r>
      <w:r w:rsidRPr="00EC76D5">
        <w:rPr>
          <w:rStyle w:val="CodeInText0"/>
        </w:rPr>
        <w:t>realloc</w:t>
      </w:r>
      <w:r w:rsidRPr="00EC76D5">
        <w:t>, which copies to contents of the memory block to new address, is necessary.</w:t>
      </w:r>
    </w:p>
    <w:p w14:paraId="738D8A35" w14:textId="77777777" w:rsidR="00E80032" w:rsidRPr="00EC76D5" w:rsidRDefault="00E80032" w:rsidP="00E80032">
      <w:pPr>
        <w:pStyle w:val="Code"/>
      </w:pPr>
      <w:r w:rsidRPr="00EC76D5">
        <w:t>int *p = malloc(sizeof(int));</w:t>
      </w:r>
    </w:p>
    <w:p w14:paraId="17FC1974" w14:textId="77777777" w:rsidR="00E80032" w:rsidRPr="00EC76D5" w:rsidRDefault="00E80032" w:rsidP="00E80032">
      <w:pPr>
        <w:pStyle w:val="Code"/>
      </w:pPr>
      <w:r w:rsidRPr="00EC76D5">
        <w:t>p[0] = 123;</w:t>
      </w:r>
    </w:p>
    <w:p w14:paraId="3D6936E8" w14:textId="77777777" w:rsidR="00E80032" w:rsidRPr="00EC76D5" w:rsidRDefault="00E80032" w:rsidP="00E80032">
      <w:pPr>
        <w:pStyle w:val="Code"/>
      </w:pPr>
      <w:r w:rsidRPr="00EC76D5">
        <w:t>p = realloc(2 * sizeof(int));</w:t>
      </w:r>
    </w:p>
    <w:p w14:paraId="086C2BDD" w14:textId="77777777" w:rsidR="00E80032" w:rsidRPr="00EC76D5" w:rsidRDefault="00E80032" w:rsidP="00E80032">
      <w:pPr>
        <w:pStyle w:val="Code"/>
      </w:pPr>
      <w:r w:rsidRPr="00EC76D5">
        <w:t>p[1] = 456;</w:t>
      </w:r>
    </w:p>
    <w:p w14:paraId="38DB7EFF" w14:textId="77777777" w:rsidR="00E80032" w:rsidRPr="00EC76D5" w:rsidRDefault="00E80032" w:rsidP="00E80032">
      <w:pPr>
        <w:pStyle w:val="Code"/>
      </w:pPr>
      <w:r w:rsidRPr="00EC76D5">
        <w:t>free(p);</w:t>
      </w:r>
    </w:p>
    <w:p w14:paraId="57A3E1F0" w14:textId="77777777" w:rsidR="00E80032" w:rsidRPr="00EC76D5" w:rsidRDefault="00E80032" w:rsidP="00E80032">
      <w:r w:rsidRPr="00EC76D5">
        <w:rPr>
          <w:noProof/>
          <w:lang w:eastAsia="sv-SE"/>
        </w:rPr>
        <mc:AlternateContent>
          <mc:Choice Requires="wpc">
            <w:drawing>
              <wp:inline distT="0" distB="0" distL="0" distR="0" wp14:anchorId="6F7F9483" wp14:editId="0C714A1C">
                <wp:extent cx="5738495" cy="993140"/>
                <wp:effectExtent l="0" t="0" r="0" b="0"/>
                <wp:docPr id="343" name="Canvas 22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8"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15EB528" w14:textId="77777777" w:rsidR="005A193E" w:rsidRPr="003F7CF1" w:rsidRDefault="005A193E" w:rsidP="00E80032">
                              <w:pPr>
                                <w:pStyle w:val="SourceCodeBoxText"/>
                                <w:rPr>
                                  <w:sz w:val="19"/>
                                  <w:szCs w:val="19"/>
                                </w:rPr>
                              </w:pPr>
                            </w:p>
                          </w:txbxContent>
                        </wps:txbx>
                        <wps:bodyPr rot="0" vert="horz" wrap="square" lIns="91440" tIns="45720" rIns="91440" bIns="45720" anchor="t" anchorCtr="0" upright="1">
                          <a:noAutofit/>
                        </wps:bodyPr>
                      </wps:wsp>
                      <wps:wsp>
                        <wps:cNvPr id="576"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55DA52" w14:textId="77777777" w:rsidR="005A193E" w:rsidRPr="003F7CF1" w:rsidRDefault="005A193E"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77"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6E8EB5" w14:textId="77777777" w:rsidR="005A193E" w:rsidRPr="003F7CF1" w:rsidRDefault="005A193E"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78" name="Line 192"/>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79"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0A81F48F" w14:textId="77777777" w:rsidR="005A193E" w:rsidRPr="003F7CF1" w:rsidRDefault="005A193E" w:rsidP="00E80032">
                              <w:pPr>
                                <w:pStyle w:val="SourceCodeBoxText"/>
                                <w:rPr>
                                  <w:sz w:val="19"/>
                                  <w:szCs w:val="19"/>
                                </w:rPr>
                              </w:pPr>
                              <w:r>
                                <w:rPr>
                                  <w:sz w:val="19"/>
                                  <w:szCs w:val="19"/>
                                </w:rPr>
                                <w:t>456</w:t>
                              </w:r>
                            </w:p>
                          </w:txbxContent>
                        </wps:txbx>
                        <wps:bodyPr rot="0" vert="horz" wrap="square" lIns="91440" tIns="45720" rIns="91440" bIns="45720" anchor="t" anchorCtr="0" upright="1">
                          <a:noAutofit/>
                        </wps:bodyPr>
                      </wps:wsp>
                      <wps:wsp>
                        <wps:cNvPr id="580"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A6CBFC" w14:textId="77777777" w:rsidR="005A193E" w:rsidRPr="003F7CF1" w:rsidRDefault="005A193E"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81"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6201FE" w14:textId="77777777" w:rsidR="005A193E" w:rsidRPr="003F7CF1" w:rsidRDefault="005A193E"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c:wpc>
                  </a:graphicData>
                </a:graphic>
              </wp:inline>
            </w:drawing>
          </mc:Choice>
          <mc:Fallback>
            <w:pict>
              <v:group w14:anchorId="6F7F9483" id="Canvas 224" o:spid="_x0000_s1153"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">
                <v:shape id="_x0000_s1154" type="#_x0000_t75" style="position:absolute;width:57384;height:9931;visibility:visible;mso-wrap-style:square">
                  <v:fill o:detectmouseclick="t"/>
                  <v:path o:connecttype="none"/>
                </v:shape>
                <v:rect id="Rectangle 189" o:spid="_x0000_s115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">
                  <v:textbox>
                    <w:txbxContent>
                      <w:p w14:paraId="715EB528" w14:textId="77777777" w:rsidR="005A193E" w:rsidRPr="003F7CF1" w:rsidRDefault="005A193E" w:rsidP="00E80032">
                        <w:pPr>
                          <w:pStyle w:val="SourceCodeBoxText"/>
                          <w:rPr>
                            <w:sz w:val="19"/>
                            <w:szCs w:val="19"/>
                          </w:rPr>
                        </w:pPr>
                      </w:p>
                    </w:txbxContent>
                  </v:textbox>
                </v:rect>
                <v:shape id="Text Box 190" o:spid="_x0000_s115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" filled="f" stroked="f">
                  <v:textbox>
                    <w:txbxContent>
                      <w:p w14:paraId="3D55DA52" w14:textId="77777777" w:rsidR="005A193E" w:rsidRPr="003F7CF1" w:rsidRDefault="005A193E" w:rsidP="00E80032">
                        <w:pPr>
                          <w:pStyle w:val="SourceCodeBoxHeader"/>
                          <w:rPr>
                            <w:sz w:val="19"/>
                            <w:szCs w:val="19"/>
                            <w:lang w:val="sv-SE"/>
                          </w:rPr>
                        </w:pPr>
                        <w:r w:rsidRPr="003F7CF1">
                          <w:rPr>
                            <w:sz w:val="19"/>
                            <w:szCs w:val="19"/>
                            <w:lang w:val="sv-SE"/>
                          </w:rPr>
                          <w:t>p</w:t>
                        </w:r>
                      </w:p>
                    </w:txbxContent>
                  </v:textbox>
                </v:shape>
                <v:rect id="Rectangle 191" o:spid="_x0000_s1157"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">
                  <v:textbox>
                    <w:txbxContent>
                      <w:p w14:paraId="5C6E8EB5" w14:textId="77777777" w:rsidR="005A193E" w:rsidRPr="003F7CF1" w:rsidRDefault="005A193E" w:rsidP="00E80032">
                        <w:pPr>
                          <w:pStyle w:val="SourceCodeBoxText"/>
                          <w:rPr>
                            <w:sz w:val="19"/>
                            <w:szCs w:val="19"/>
                          </w:rPr>
                        </w:pPr>
                        <w:r w:rsidRPr="003F7CF1">
                          <w:rPr>
                            <w:sz w:val="19"/>
                            <w:szCs w:val="19"/>
                          </w:rPr>
                          <w:t>123</w:t>
                        </w:r>
                      </w:p>
                    </w:txbxContent>
                  </v:textbox>
                </v:rect>
                <v:line id="Line 192" o:spid="_x0000_s1158"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">
                  <v:stroke endarrow="open"/>
                </v:line>
                <v:rect id="Rectangle 193" o:spid="_x0000_s1159"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">
                  <v:textbox>
                    <w:txbxContent>
                      <w:p w14:paraId="0A81F48F" w14:textId="77777777" w:rsidR="005A193E" w:rsidRPr="003F7CF1" w:rsidRDefault="005A193E" w:rsidP="00E80032">
                        <w:pPr>
                          <w:pStyle w:val="SourceCodeBoxText"/>
                          <w:rPr>
                            <w:sz w:val="19"/>
                            <w:szCs w:val="19"/>
                          </w:rPr>
                        </w:pPr>
                        <w:r>
                          <w:rPr>
                            <w:sz w:val="19"/>
                            <w:szCs w:val="19"/>
                          </w:rPr>
                          <w:t>456</w:t>
                        </w:r>
                      </w:p>
                    </w:txbxContent>
                  </v:textbox>
                </v:rect>
                <v:shape id="Text Box 195" o:spid="_x0000_s1160"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" filled="f" stroked="f">
                  <v:textbox inset="0,0,0,0">
                    <w:txbxContent>
                      <w:p w14:paraId="45A6CBFC" w14:textId="77777777" w:rsidR="005A193E" w:rsidRPr="003F7CF1" w:rsidRDefault="005A193E" w:rsidP="00E80032">
                        <w:pPr>
                          <w:pStyle w:val="SourceCodeIndex"/>
                          <w:rPr>
                            <w:sz w:val="15"/>
                            <w:szCs w:val="15"/>
                          </w:rPr>
                        </w:pPr>
                        <w:r w:rsidRPr="003F7CF1">
                          <w:rPr>
                            <w:sz w:val="15"/>
                            <w:szCs w:val="15"/>
                          </w:rPr>
                          <w:t>0</w:t>
                        </w:r>
                      </w:p>
                    </w:txbxContent>
                  </v:textbox>
                </v:shape>
                <v:shape id="Text Box 196" o:spid="_x0000_s1161"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" filled="f" stroked="f">
                  <v:textbox inset="0,0,0,0">
                    <w:txbxContent>
                      <w:p w14:paraId="476201FE" w14:textId="77777777" w:rsidR="005A193E" w:rsidRPr="003F7CF1" w:rsidRDefault="005A193E" w:rsidP="00E80032">
                        <w:pPr>
                          <w:pStyle w:val="SourceCodeIndex"/>
                          <w:rPr>
                            <w:sz w:val="15"/>
                            <w:szCs w:val="15"/>
                          </w:rPr>
                        </w:pPr>
                        <w:r w:rsidRPr="003F7CF1">
                          <w:rPr>
                            <w:sz w:val="15"/>
                            <w:szCs w:val="15"/>
                          </w:rPr>
                          <w:t>1</w:t>
                        </w:r>
                      </w:p>
                    </w:txbxContent>
                  </v:textbox>
                </v:shape>
                <w10:anchorlock/>
              </v:group>
            </w:pict>
          </mc:Fallback>
        </mc:AlternateContent>
      </w:r>
    </w:p>
    <w:p w14:paraId="451FA435" w14:textId="77777777" w:rsidR="00E80032" w:rsidRPr="00EC76D5" w:rsidRDefault="00E80032" w:rsidP="00E80032">
      <w:r w:rsidRPr="00EC76D5">
        <w:t xml:space="preserve">The difference between </w:t>
      </w:r>
      <w:r w:rsidRPr="00EC76D5">
        <w:rPr>
          <w:rStyle w:val="CodeInText0"/>
        </w:rPr>
        <w:t>malloc</w:t>
      </w:r>
      <w:r w:rsidRPr="00EC76D5">
        <w:t xml:space="preserve"> and </w:t>
      </w:r>
      <w:r w:rsidRPr="00EC76D5">
        <w:rPr>
          <w:rStyle w:val="CodeInText0"/>
        </w:rPr>
        <w:t>calloc</w:t>
      </w:r>
      <w:r w:rsidRPr="00EC76D5">
        <w:t xml:space="preserve"> is that </w:t>
      </w:r>
      <w:r w:rsidRPr="00EC76D5">
        <w:rPr>
          <w:rStyle w:val="CodeInText0"/>
        </w:rPr>
        <w:t>calloc</w:t>
      </w:r>
      <w:r w:rsidRPr="00EC76D5">
        <w:t xml:space="preserve"> resets the bytes of the memory blocks to zero, which </w:t>
      </w:r>
      <w:r w:rsidRPr="00EC76D5">
        <w:rPr>
          <w:rStyle w:val="CodeInText0"/>
        </w:rPr>
        <w:t>malloc</w:t>
      </w:r>
      <w:r w:rsidRPr="00EC76D5">
        <w:t xml:space="preserve"> do not. Otherwise, the following two calls are equivalent.</w:t>
      </w:r>
    </w:p>
    <w:p w14:paraId="69EB4DEF" w14:textId="77777777" w:rsidR="00E80032" w:rsidRPr="00EC76D5" w:rsidRDefault="00E80032" w:rsidP="00E80032">
      <w:pPr>
        <w:pStyle w:val="Code"/>
      </w:pPr>
      <w:r w:rsidRPr="00EC76D5">
        <w:t>int *p = calloc(3, sizeof(int));</w:t>
      </w:r>
    </w:p>
    <w:p w14:paraId="0319AB03" w14:textId="77777777" w:rsidR="00E80032" w:rsidRPr="00EC76D5" w:rsidRDefault="00E80032" w:rsidP="00E80032">
      <w:pPr>
        <w:pStyle w:val="Code"/>
      </w:pPr>
      <w:r w:rsidRPr="00EC76D5">
        <w:t>int *q = malloc(3 * sizeof(int));</w:t>
      </w:r>
    </w:p>
    <w:p w14:paraId="0AC235C2" w14:textId="77777777" w:rsidR="00E80032" w:rsidRPr="00EC76D5" w:rsidRDefault="00E80032" w:rsidP="00E80032">
      <w:r w:rsidRPr="00EC76D5">
        <w:t>The predefined constant NULL holds the pointer equivalence of the zero value. We say that the pointer is set to null. In a diagram, we can simple write null.</w:t>
      </w:r>
    </w:p>
    <w:p w14:paraId="579518A3" w14:textId="77777777" w:rsidR="00E80032" w:rsidRPr="00EC76D5" w:rsidRDefault="00E80032" w:rsidP="00E80032">
      <w:pPr>
        <w:rPr>
          <w:szCs w:val="21"/>
        </w:rPr>
      </w:pPr>
      <w:r w:rsidRPr="00EC76D5">
        <w:rPr>
          <w:noProof/>
          <w:lang w:eastAsia="sv-SE"/>
        </w:rPr>
        <mc:AlternateContent>
          <mc:Choice Requires="wpc">
            <w:drawing>
              <wp:inline distT="0" distB="0" distL="0" distR="0" wp14:anchorId="7134CE3D" wp14:editId="11D8F199">
                <wp:extent cx="5738495" cy="993140"/>
                <wp:effectExtent l="0" t="0" r="0" b="0"/>
                <wp:docPr id="157" name="Canvas 2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3" name="Rectangle 124"/>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07A9B07" w14:textId="77777777" w:rsidR="005A193E" w:rsidRPr="003F7CF1" w:rsidRDefault="005A193E" w:rsidP="00E80032">
                              <w:pPr>
                                <w:pStyle w:val="SourceCodeBoxText"/>
                                <w:rPr>
                                  <w:sz w:val="19"/>
                                  <w:szCs w:val="19"/>
                                </w:rPr>
                              </w:pPr>
                            </w:p>
                          </w:txbxContent>
                        </wps:txbx>
                        <wps:bodyPr rot="0" vert="horz" wrap="square" lIns="91440" tIns="45720" rIns="91440" bIns="45720" anchor="t" anchorCtr="0" upright="1">
                          <a:noAutofit/>
                        </wps:bodyPr>
                      </wps:wsp>
                      <wps:wsp>
                        <wps:cNvPr id="154" name="Text Box 125"/>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92E0B" w14:textId="77777777" w:rsidR="005A193E" w:rsidRPr="003F7CF1" w:rsidRDefault="005A193E"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55" name="Rectangle 126"/>
                        <wps:cNvSpPr>
                          <a:spLocks noChangeArrowheads="1"/>
                        </wps:cNvSpPr>
                        <wps:spPr bwMode="auto">
                          <a:xfrm>
                            <a:off x="2164036" y="360615"/>
                            <a:ext cx="721412" cy="3594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8A5410" w14:textId="77777777" w:rsidR="005A193E" w:rsidRPr="003F7CF1" w:rsidRDefault="005A193E" w:rsidP="00E80032">
                              <w:pPr>
                                <w:pStyle w:val="SourceCodeBoxText"/>
                                <w:rPr>
                                  <w:sz w:val="19"/>
                                  <w:szCs w:val="19"/>
                                </w:rPr>
                              </w:pPr>
                              <w:r w:rsidRPr="003F7CF1">
                                <w:rPr>
                                  <w:sz w:val="19"/>
                                  <w:szCs w:val="19"/>
                                </w:rPr>
                                <w:t>NULL</w:t>
                              </w:r>
                            </w:p>
                          </w:txbxContent>
                        </wps:txbx>
                        <wps:bodyPr rot="0" vert="horz" wrap="square" lIns="91440" tIns="45720" rIns="91440" bIns="45720" anchor="t" anchorCtr="0" upright="1">
                          <a:noAutofit/>
                        </wps:bodyPr>
                      </wps:wsp>
                      <wps:wsp>
                        <wps:cNvPr id="156" name="Line 127"/>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134CE3D" id="Canvas 214" o:spid="_x0000_s1162"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">
                <v:shape id="_x0000_s1163" type="#_x0000_t75" style="position:absolute;width:57384;height:9931;visibility:visible;mso-wrap-style:square">
                  <v:fill o:detectmouseclick="t"/>
                  <v:path o:connecttype="none"/>
                </v:shape>
                <v:rect id="Rectangle 124" o:spid="_x0000_s1164"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">
                  <v:textbox>
                    <w:txbxContent>
                      <w:p w14:paraId="307A9B07" w14:textId="77777777" w:rsidR="005A193E" w:rsidRPr="003F7CF1" w:rsidRDefault="005A193E" w:rsidP="00E80032">
                        <w:pPr>
                          <w:pStyle w:val="SourceCodeBoxText"/>
                          <w:rPr>
                            <w:sz w:val="19"/>
                            <w:szCs w:val="19"/>
                          </w:rPr>
                        </w:pPr>
                      </w:p>
                    </w:txbxContent>
                  </v:textbox>
                </v:rect>
                <v:shape id="Text Box 125" o:spid="_x0000_s1165"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" filled="f" stroked="f">
                  <v:textbox>
                    <w:txbxContent>
                      <w:p w14:paraId="37F92E0B" w14:textId="77777777" w:rsidR="005A193E" w:rsidRPr="003F7CF1" w:rsidRDefault="005A193E" w:rsidP="00E80032">
                        <w:pPr>
                          <w:pStyle w:val="SourceCodeBoxHeader"/>
                          <w:rPr>
                            <w:sz w:val="19"/>
                            <w:szCs w:val="19"/>
                            <w:lang w:val="sv-SE"/>
                          </w:rPr>
                        </w:pPr>
                        <w:r w:rsidRPr="003F7CF1">
                          <w:rPr>
                            <w:sz w:val="19"/>
                            <w:szCs w:val="19"/>
                            <w:lang w:val="sv-SE"/>
                          </w:rPr>
                          <w:t>p</w:t>
                        </w:r>
                      </w:p>
                    </w:txbxContent>
                  </v:textbox>
                </v:shape>
                <v:rect id="Rectangle 126" o:spid="_x0000_s1166" style="position:absolute;left:21640;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" stroked="f">
                  <v:textbox>
                    <w:txbxContent>
                      <w:p w14:paraId="508A5410" w14:textId="77777777" w:rsidR="005A193E" w:rsidRPr="003F7CF1" w:rsidRDefault="005A193E" w:rsidP="00E80032">
                        <w:pPr>
                          <w:pStyle w:val="SourceCodeBoxText"/>
                          <w:rPr>
                            <w:sz w:val="19"/>
                            <w:szCs w:val="19"/>
                          </w:rPr>
                        </w:pPr>
                        <w:r w:rsidRPr="003F7CF1">
                          <w:rPr>
                            <w:sz w:val="19"/>
                            <w:szCs w:val="19"/>
                          </w:rPr>
                          <w:t>NULL</w:t>
                        </w:r>
                      </w:p>
                    </w:txbxContent>
                  </v:textbox>
                </v:rect>
                <v:line id="Line 127" o:spid="_x0000_s1167"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">
                  <v:stroke endarrow="open"/>
                </v:line>
                <w10:anchorlock/>
              </v:group>
            </w:pict>
          </mc:Fallback>
        </mc:AlternateContent>
      </w:r>
    </w:p>
    <w:p w14:paraId="0DDF08CA" w14:textId="77777777" w:rsidR="00E80032" w:rsidRPr="00EC76D5" w:rsidRDefault="00E80032" w:rsidP="00E80032">
      <w:pPr>
        <w:pStyle w:val="Code"/>
      </w:pPr>
      <w:r w:rsidRPr="00EC76D5">
        <w:t>int *p = NULL;</w:t>
      </w:r>
    </w:p>
    <w:p w14:paraId="4060E0EF" w14:textId="77777777" w:rsidR="00E80032" w:rsidRPr="00EC76D5" w:rsidRDefault="00E80032" w:rsidP="00E80032">
      <w:r w:rsidRPr="00EC76D5">
        <w:t xml:space="preserve">Sometimes, the electric ground symbol is used to symbolize a null pointer. For this reason, a null pointer is sometimes said to be a </w:t>
      </w:r>
      <w:r w:rsidRPr="00EC76D5">
        <w:rPr>
          <w:rStyle w:val="KeyWord"/>
        </w:rPr>
        <w:t>grounded</w:t>
      </w:r>
      <w:r w:rsidRPr="00EC76D5">
        <w:t xml:space="preserve"> pointer.</w:t>
      </w:r>
    </w:p>
    <w:p w14:paraId="5FA20976" w14:textId="77777777" w:rsidR="00E80032" w:rsidRPr="00EC76D5" w:rsidRDefault="00E80032" w:rsidP="00E80032">
      <w:pPr>
        <w:rPr>
          <w:szCs w:val="21"/>
        </w:rPr>
      </w:pPr>
      <w:r w:rsidRPr="00EC76D5">
        <w:rPr>
          <w:noProof/>
          <w:lang w:eastAsia="sv-SE"/>
        </w:rPr>
        <mc:AlternateContent>
          <mc:Choice Requires="wpc">
            <w:drawing>
              <wp:inline distT="0" distB="0" distL="0" distR="0" wp14:anchorId="4AB942BD" wp14:editId="4042236D">
                <wp:extent cx="5738495" cy="993140"/>
                <wp:effectExtent l="0" t="0" r="0" b="0"/>
                <wp:docPr id="152" name="Canvas 20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5" name="Rectangle 116"/>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B98701E" w14:textId="77777777" w:rsidR="005A193E" w:rsidRPr="003F7CF1" w:rsidRDefault="005A193E" w:rsidP="00E80032">
                              <w:pPr>
                                <w:pStyle w:val="SourceCodeBoxText"/>
                                <w:rPr>
                                  <w:sz w:val="19"/>
                                  <w:szCs w:val="19"/>
                                </w:rPr>
                              </w:pPr>
                            </w:p>
                          </w:txbxContent>
                        </wps:txbx>
                        <wps:bodyPr rot="0" vert="horz" wrap="square" lIns="91440" tIns="45720" rIns="91440" bIns="45720" anchor="t" anchorCtr="0" upright="1">
                          <a:noAutofit/>
                        </wps:bodyPr>
                      </wps:wsp>
                      <wps:wsp>
                        <wps:cNvPr id="146" name="Text Box 117"/>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C9A4A5" w14:textId="77777777" w:rsidR="005A193E" w:rsidRPr="003F7CF1" w:rsidRDefault="005A193E"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7" name="Line 118"/>
                        <wps:cNvCnPr>
                          <a:cxnSpLocks noChangeShapeType="1"/>
                        </wps:cNvCnPr>
                        <wps:spPr bwMode="auto">
                          <a:xfrm>
                            <a:off x="2299938" y="541022"/>
                            <a:ext cx="700" cy="27051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8" name="Line 119"/>
                        <wps:cNvCnPr>
                          <a:cxnSpLocks noChangeShapeType="1"/>
                        </wps:cNvCnPr>
                        <wps:spPr bwMode="auto">
                          <a:xfrm>
                            <a:off x="2119635" y="631125"/>
                            <a:ext cx="360706"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9" name="Line 120"/>
                        <wps:cNvCnPr>
                          <a:cxnSpLocks noChangeShapeType="1"/>
                        </wps:cNvCnPr>
                        <wps:spPr bwMode="auto">
                          <a:xfrm>
                            <a:off x="2209837" y="721329"/>
                            <a:ext cx="180303" cy="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1" name="Line 121"/>
                        <wps:cNvCnPr>
                          <a:cxnSpLocks noChangeShapeType="1"/>
                        </wps:cNvCnPr>
                        <wps:spPr bwMode="auto">
                          <a:xfrm>
                            <a:off x="541009" y="540322"/>
                            <a:ext cx="1758929"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4AB942BD" id="Canvas 209" o:spid="_x0000_s1168"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">
                <v:shape id="_x0000_s1169" type="#_x0000_t75" style="position:absolute;width:57384;height:9931;visibility:visible;mso-wrap-style:square">
                  <v:fill o:detectmouseclick="t"/>
                  <v:path o:connecttype="none"/>
                </v:shape>
                <v:rect id="Rectangle 116" o:spid="_x0000_s1170"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">
                  <v:textbox>
                    <w:txbxContent>
                      <w:p w14:paraId="3B98701E" w14:textId="77777777" w:rsidR="005A193E" w:rsidRPr="003F7CF1" w:rsidRDefault="005A193E" w:rsidP="00E80032">
                        <w:pPr>
                          <w:pStyle w:val="SourceCodeBoxText"/>
                          <w:rPr>
                            <w:sz w:val="19"/>
                            <w:szCs w:val="19"/>
                          </w:rPr>
                        </w:pPr>
                      </w:p>
                    </w:txbxContent>
                  </v:textbox>
                </v:rect>
                <v:shape id="Text Box 117" o:spid="_x0000_s1171"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" filled="f" stroked="f">
                  <v:textbox>
                    <w:txbxContent>
                      <w:p w14:paraId="66C9A4A5" w14:textId="77777777" w:rsidR="005A193E" w:rsidRPr="003F7CF1" w:rsidRDefault="005A193E" w:rsidP="00E80032">
                        <w:pPr>
                          <w:pStyle w:val="SourceCodeBoxHeader"/>
                          <w:rPr>
                            <w:sz w:val="19"/>
                            <w:szCs w:val="19"/>
                            <w:lang w:val="sv-SE"/>
                          </w:rPr>
                        </w:pPr>
                        <w:r w:rsidRPr="003F7CF1">
                          <w:rPr>
                            <w:sz w:val="19"/>
                            <w:szCs w:val="19"/>
                            <w:lang w:val="sv-SE"/>
                          </w:rPr>
                          <w:t>p</w:t>
                        </w:r>
                      </w:p>
                    </w:txbxContent>
                  </v:textbox>
                </v:shape>
                <v:line id="Line 118" o:spid="_x0000_s1172" style="position:absolute;visibility:visible;mso-wrap-style:square" from="22999,5410" to="23006,8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"/>
                <v:line id="Line 119" o:spid="_x0000_s1173" style="position:absolute;visibility:visible;mso-wrap-style:square" from="21196,6311" to="24803,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"/>
                <v:line id="Line 120" o:spid="_x0000_s1174" style="position:absolute;visibility:visible;mso-wrap-style:square" from="22098,7213" to="23901,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"/>
                <v:line id="Line 121" o:spid="_x0000_s1175"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"/>
                <w10:anchorlock/>
              </v:group>
            </w:pict>
          </mc:Fallback>
        </mc:AlternateContent>
      </w:r>
    </w:p>
    <w:p w14:paraId="6651EF7F" w14:textId="70E94916" w:rsidR="00E80032" w:rsidRPr="00EC76D5" w:rsidRDefault="00E80032" w:rsidP="00E80032">
      <w:r w:rsidRPr="00EC76D5">
        <w:t xml:space="preserve">There is a special type </w:t>
      </w:r>
      <w:r w:rsidRPr="00EC76D5">
        <w:rPr>
          <w:rStyle w:val="CodeInText0"/>
        </w:rPr>
        <w:t>void</w:t>
      </w:r>
      <w:r w:rsidRPr="00EC76D5">
        <w:t xml:space="preserve">, which actually marks the absence of a type. We can define a pointer to </w:t>
      </w:r>
      <w:r w:rsidRPr="00EC76D5">
        <w:rPr>
          <w:rStyle w:val="CodeInText0"/>
        </w:rPr>
        <w:t>void</w:t>
      </w:r>
      <w:r w:rsidRPr="00EC76D5">
        <w:t xml:space="preserve">; we cannot, however, </w:t>
      </w:r>
      <w:r w:rsidR="00B02345">
        <w:t>dereference</w:t>
      </w:r>
      <w:r w:rsidRPr="00EC76D5">
        <w:t>er the pointer. It is useful in low-level application where we want to exam a specific location in memory.</w:t>
      </w:r>
    </w:p>
    <w:p w14:paraId="705DD019" w14:textId="77777777" w:rsidR="00E80032" w:rsidRPr="00EC76D5" w:rsidRDefault="00E80032" w:rsidP="00E80032">
      <w:pPr>
        <w:pStyle w:val="Code"/>
      </w:pPr>
      <w:r w:rsidRPr="00EC76D5">
        <w:t>void* voidPtr = (void*) 10000;</w:t>
      </w:r>
    </w:p>
    <w:p w14:paraId="5A053DAD" w14:textId="77777777" w:rsidR="00E80032" w:rsidRPr="00EC76D5" w:rsidRDefault="00E80032" w:rsidP="00E80032">
      <w:r w:rsidRPr="00EC76D5">
        <w:t xml:space="preserve">The </w:t>
      </w:r>
      <w:r w:rsidRPr="00EC76D5">
        <w:rPr>
          <w:rStyle w:val="CodeInText0"/>
        </w:rPr>
        <w:t>void</w:t>
      </w:r>
      <w:r w:rsidRPr="00EC76D5">
        <w:t xml:space="preserve"> type is useful on one further occasion: to mark that a function does not return a value or misses parameters, see the function section later in this chapter.</w:t>
      </w:r>
    </w:p>
    <w:p w14:paraId="161BF396" w14:textId="77777777" w:rsidR="00E80032" w:rsidRPr="00EC76D5" w:rsidRDefault="00E80032" w:rsidP="00E80032">
      <w:r w:rsidRPr="00EC76D5">
        <w:lastRenderedPageBreak/>
        <w:t xml:space="preserve">In the example below, the memory block has been deallocated, but </w:t>
      </w:r>
      <w:r w:rsidRPr="00EC76D5">
        <w:rPr>
          <w:rStyle w:val="CodeInText0"/>
        </w:rPr>
        <w:t>p</w:t>
      </w:r>
      <w:r w:rsidRPr="00EC76D5">
        <w:t xml:space="preserve"> has not been set to null. It has become a </w:t>
      </w:r>
      <w:r w:rsidRPr="00EC76D5">
        <w:rPr>
          <w:rStyle w:val="KeyWord"/>
        </w:rPr>
        <w:t>dangling pointer</w:t>
      </w:r>
      <w:r w:rsidRPr="00EC76D5">
        <w:t xml:space="preserve">; it is not null and does not really points at anything. In spite of that, we try to access the value </w:t>
      </w:r>
      <w:r w:rsidRPr="00EC76D5">
        <w:rPr>
          <w:rStyle w:val="CodeInText0"/>
        </w:rPr>
        <w:t>p</w:t>
      </w:r>
      <w:r w:rsidRPr="00EC76D5">
        <w:t xml:space="preserve"> points at. This is a dangerous operation and would most likely result in a run-time error.</w:t>
      </w:r>
    </w:p>
    <w:p w14:paraId="495C7DE2" w14:textId="77777777" w:rsidR="00E80032" w:rsidRPr="00EC76D5" w:rsidRDefault="00E80032" w:rsidP="00E80032">
      <w:pPr>
        <w:rPr>
          <w:szCs w:val="21"/>
        </w:rPr>
      </w:pPr>
      <w:r w:rsidRPr="00EC76D5">
        <w:rPr>
          <w:noProof/>
          <w:lang w:eastAsia="sv-SE"/>
        </w:rPr>
        <mc:AlternateContent>
          <mc:Choice Requires="wpc">
            <w:drawing>
              <wp:inline distT="0" distB="0" distL="0" distR="0" wp14:anchorId="4455F379" wp14:editId="306A51DC">
                <wp:extent cx="5738495" cy="993140"/>
                <wp:effectExtent l="0" t="0" r="0" b="0"/>
                <wp:docPr id="144" name="Canvas 20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0" name="Rectangle 110"/>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B17292B" w14:textId="77777777" w:rsidR="005A193E" w:rsidRPr="003F7CF1" w:rsidRDefault="005A193E" w:rsidP="00E80032">
                              <w:pPr>
                                <w:pStyle w:val="SourceCodeBoxText"/>
                                <w:rPr>
                                  <w:sz w:val="19"/>
                                  <w:szCs w:val="19"/>
                                </w:rPr>
                              </w:pPr>
                            </w:p>
                          </w:txbxContent>
                        </wps:txbx>
                        <wps:bodyPr rot="0" vert="horz" wrap="square" lIns="91440" tIns="45720" rIns="91440" bIns="45720" anchor="t" anchorCtr="0" upright="1">
                          <a:noAutofit/>
                        </wps:bodyPr>
                      </wps:wsp>
                      <wps:wsp>
                        <wps:cNvPr id="141" name="Text Box 111"/>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B5A5" w14:textId="77777777" w:rsidR="005A193E" w:rsidRPr="003F7CF1" w:rsidRDefault="005A193E"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2" name="Line 112"/>
                        <wps:cNvCnPr>
                          <a:cxnSpLocks noChangeShapeType="1"/>
                        </wps:cNvCnPr>
                        <wps:spPr bwMode="auto">
                          <a:xfrm>
                            <a:off x="541009" y="540322"/>
                            <a:ext cx="1758929" cy="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3" name="Text Box 113"/>
                        <wps:cNvSpPr txBox="1">
                          <a:spLocks noChangeArrowheads="1"/>
                        </wps:cNvSpPr>
                        <wps:spPr bwMode="auto">
                          <a:xfrm>
                            <a:off x="2164036" y="180307"/>
                            <a:ext cx="1082118" cy="7226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0A441" w14:textId="77777777" w:rsidR="005A193E" w:rsidRPr="003F7CF1" w:rsidRDefault="005A193E" w:rsidP="00E80032">
                              <w:pPr>
                                <w:pStyle w:val="SourceCodeBoxHeader"/>
                                <w:rPr>
                                  <w:sz w:val="19"/>
                                  <w:szCs w:val="19"/>
                                  <w:lang w:val="sv-SE"/>
                                </w:rPr>
                              </w:pPr>
                              <w:r w:rsidRPr="003F7CF1">
                                <w:rPr>
                                  <w:sz w:val="19"/>
                                  <w:szCs w:val="19"/>
                                  <w:lang w:val="sv-SE"/>
                                </w:rPr>
                                <w:t>dangling pointer</w:t>
                              </w:r>
                            </w:p>
                          </w:txbxContent>
                        </wps:txbx>
                        <wps:bodyPr rot="0" vert="horz" wrap="square" lIns="91440" tIns="45720" rIns="91440" bIns="45720" anchor="t" anchorCtr="0" upright="1">
                          <a:noAutofit/>
                        </wps:bodyPr>
                      </wps:wsp>
                    </wpc:wpc>
                  </a:graphicData>
                </a:graphic>
              </wp:inline>
            </w:drawing>
          </mc:Choice>
          <mc:Fallback>
            <w:pict>
              <v:group w14:anchorId="4455F379" id="Canvas 202" o:spid="_x0000_s1176"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">
                <v:shape id="_x0000_s1177" type="#_x0000_t75" style="position:absolute;width:57384;height:9931;visibility:visible;mso-wrap-style:square">
                  <v:fill o:detectmouseclick="t"/>
                  <v:path o:connecttype="none"/>
                </v:shape>
                <v:rect id="Rectangle 110" o:spid="_x0000_s1178"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">
                  <v:textbox>
                    <w:txbxContent>
                      <w:p w14:paraId="7B17292B" w14:textId="77777777" w:rsidR="005A193E" w:rsidRPr="003F7CF1" w:rsidRDefault="005A193E" w:rsidP="00E80032">
                        <w:pPr>
                          <w:pStyle w:val="SourceCodeBoxText"/>
                          <w:rPr>
                            <w:sz w:val="19"/>
                            <w:szCs w:val="19"/>
                          </w:rPr>
                        </w:pPr>
                      </w:p>
                    </w:txbxContent>
                  </v:textbox>
                </v:rect>
                <v:shape id="Text Box 111" o:spid="_x0000_s1179"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" filled="f" stroked="f">
                  <v:textbox>
                    <w:txbxContent>
                      <w:p w14:paraId="28D5B5A5" w14:textId="77777777" w:rsidR="005A193E" w:rsidRPr="003F7CF1" w:rsidRDefault="005A193E" w:rsidP="00E80032">
                        <w:pPr>
                          <w:pStyle w:val="SourceCodeBoxHeader"/>
                          <w:rPr>
                            <w:sz w:val="19"/>
                            <w:szCs w:val="19"/>
                            <w:lang w:val="sv-SE"/>
                          </w:rPr>
                        </w:pPr>
                        <w:r w:rsidRPr="003F7CF1">
                          <w:rPr>
                            <w:sz w:val="19"/>
                            <w:szCs w:val="19"/>
                            <w:lang w:val="sv-SE"/>
                          </w:rPr>
                          <w:t>p</w:t>
                        </w:r>
                      </w:p>
                    </w:txbxContent>
                  </v:textbox>
                </v:shape>
                <v:line id="Line 112" o:spid="_x0000_s1180"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">
                  <v:stroke endarrow="block"/>
                </v:line>
                <v:shape id="Text Box 113" o:spid="_x0000_s1181" type="#_x0000_t202" style="position:absolute;left:21640;top:1803;width:10821;height:7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" filled="f" stroked="f">
                  <v:textbox>
                    <w:txbxContent>
                      <w:p w14:paraId="6860A441" w14:textId="77777777" w:rsidR="005A193E" w:rsidRPr="003F7CF1" w:rsidRDefault="005A193E" w:rsidP="00E80032">
                        <w:pPr>
                          <w:pStyle w:val="SourceCodeBoxHeader"/>
                          <w:rPr>
                            <w:sz w:val="19"/>
                            <w:szCs w:val="19"/>
                            <w:lang w:val="sv-SE"/>
                          </w:rPr>
                        </w:pPr>
                        <w:r w:rsidRPr="003F7CF1">
                          <w:rPr>
                            <w:sz w:val="19"/>
                            <w:szCs w:val="19"/>
                            <w:lang w:val="sv-SE"/>
                          </w:rPr>
                          <w:t>dangling pointer</w:t>
                        </w:r>
                      </w:p>
                    </w:txbxContent>
                  </v:textbox>
                </v:shape>
                <w10:anchorlock/>
              </v:group>
            </w:pict>
          </mc:Fallback>
        </mc:AlternateContent>
      </w:r>
    </w:p>
    <w:p w14:paraId="7C56305F" w14:textId="77777777" w:rsidR="00E80032" w:rsidRPr="00EC76D5" w:rsidRDefault="00E80032" w:rsidP="00E80032">
      <w:pPr>
        <w:pStyle w:val="Code"/>
      </w:pPr>
      <w:r w:rsidRPr="00EC76D5">
        <w:t>int *p = malloc(sizeof(int));</w:t>
      </w:r>
    </w:p>
    <w:p w14:paraId="118AB496" w14:textId="77777777" w:rsidR="00E80032" w:rsidRPr="00EC76D5" w:rsidRDefault="00E80032" w:rsidP="00E80032">
      <w:pPr>
        <w:pStyle w:val="Code"/>
      </w:pPr>
      <w:r w:rsidRPr="00EC76D5">
        <w:t>*p = 1;</w:t>
      </w:r>
    </w:p>
    <w:p w14:paraId="113E8C94" w14:textId="77777777" w:rsidR="00E80032" w:rsidRPr="00EC76D5" w:rsidRDefault="00E80032" w:rsidP="00E80032">
      <w:pPr>
        <w:pStyle w:val="Code"/>
      </w:pPr>
      <w:r w:rsidRPr="00EC76D5">
        <w:t>free(p);</w:t>
      </w:r>
    </w:p>
    <w:p w14:paraId="27A3B214" w14:textId="78C86630" w:rsidR="00E80032" w:rsidRPr="00EC76D5" w:rsidRDefault="00E80032" w:rsidP="00E80032">
      <w:pPr>
        <w:pStyle w:val="Code"/>
      </w:pPr>
      <w:r w:rsidRPr="00EC76D5">
        <w:t>*p = 2; // Undefined behav</w:t>
      </w:r>
      <w:r w:rsidR="00414C74">
        <w:t>or</w:t>
      </w:r>
    </w:p>
    <w:p w14:paraId="4DF37877" w14:textId="77777777" w:rsidR="00E80032" w:rsidRPr="00EC76D5" w:rsidRDefault="00E80032" w:rsidP="00E80032">
      <w:r w:rsidRPr="00EC76D5">
        <w:t xml:space="preserve">In the example below, we allocate memory for two pointers, </w:t>
      </w:r>
      <w:r w:rsidRPr="00EC76D5">
        <w:rPr>
          <w:rStyle w:val="CodeInText0"/>
        </w:rPr>
        <w:t>p</w:t>
      </w:r>
      <w:r w:rsidRPr="00EC76D5">
        <w:t xml:space="preserve"> and </w:t>
      </w:r>
      <w:r w:rsidRPr="00EC76D5">
        <w:rPr>
          <w:rStyle w:val="CodeInText0"/>
        </w:rPr>
        <w:t>q</w:t>
      </w:r>
      <w:r w:rsidRPr="00EC76D5">
        <w:t xml:space="preserve">. Then we assign </w:t>
      </w:r>
      <w:r w:rsidRPr="00EC76D5">
        <w:rPr>
          <w:rStyle w:val="CodeInText0"/>
        </w:rPr>
        <w:t>p</w:t>
      </w:r>
      <w:r w:rsidRPr="00EC76D5">
        <w:t xml:space="preserve"> to </w:t>
      </w:r>
      <w:r w:rsidRPr="00EC76D5">
        <w:rPr>
          <w:rStyle w:val="CodeInText0"/>
        </w:rPr>
        <w:t>q</w:t>
      </w:r>
      <w:r w:rsidRPr="00EC76D5">
        <w:t xml:space="preserve">, by doing so we have created a </w:t>
      </w:r>
      <w:r w:rsidRPr="00EC76D5">
        <w:rPr>
          <w:rStyle w:val="KeyWord"/>
        </w:rPr>
        <w:t>memory leak</w:t>
      </w:r>
      <w:r w:rsidRPr="00EC76D5">
        <w:t xml:space="preserve">. There is no way we can access or deallocate the memory block that was pointed at by </w:t>
      </w:r>
      <w:r w:rsidRPr="00EC76D5">
        <w:rPr>
          <w:rStyle w:val="CodeInText0"/>
        </w:rPr>
        <w:t>p</w:t>
      </w:r>
      <w:r w:rsidRPr="00EC76D5">
        <w:t>. In fact, we deallocate the same memory block twice as both pointers by now points at the same memory block. This dangerous operation will most likely also result in a run-time error.</w:t>
      </w:r>
    </w:p>
    <w:p w14:paraId="106146D9" w14:textId="77777777" w:rsidR="00E80032" w:rsidRPr="00EC76D5" w:rsidRDefault="00E80032" w:rsidP="00E80032">
      <w:pPr>
        <w:rPr>
          <w:szCs w:val="21"/>
        </w:rPr>
      </w:pPr>
      <w:r w:rsidRPr="00EC76D5">
        <w:rPr>
          <w:noProof/>
          <w:lang w:eastAsia="sv-SE"/>
        </w:rPr>
        <mc:AlternateContent>
          <mc:Choice Requires="wpc">
            <w:drawing>
              <wp:inline distT="0" distB="0" distL="0" distR="0" wp14:anchorId="79D323C9" wp14:editId="3410BF12">
                <wp:extent cx="5738495" cy="1713230"/>
                <wp:effectExtent l="0" t="0" r="0" b="1270"/>
                <wp:docPr id="139" name="Canvas 19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4" name="Rectangle 90"/>
                        <wps:cNvSpPr>
                          <a:spLocks noChangeArrowheads="1"/>
                        </wps:cNvSpPr>
                        <wps:spPr bwMode="auto">
                          <a:xfrm>
                            <a:off x="180303" y="541009"/>
                            <a:ext cx="721412" cy="360706"/>
                          </a:xfrm>
                          <a:prstGeom prst="rect">
                            <a:avLst/>
                          </a:prstGeom>
                          <a:solidFill>
                            <a:srgbClr val="FFFFFF"/>
                          </a:solidFill>
                          <a:ln w="9525">
                            <a:solidFill>
                              <a:srgbClr val="000000"/>
                            </a:solidFill>
                            <a:miter lim="800000"/>
                            <a:headEnd/>
                            <a:tailEnd/>
                          </a:ln>
                        </wps:spPr>
                        <wps:txbx>
                          <w:txbxContent>
                            <w:p w14:paraId="7A327EF3" w14:textId="77777777" w:rsidR="005A193E" w:rsidRPr="003F7CF1" w:rsidRDefault="005A193E" w:rsidP="00E80032">
                              <w:pPr>
                                <w:pStyle w:val="SourceCodeBoxText"/>
                                <w:rPr>
                                  <w:sz w:val="19"/>
                                  <w:szCs w:val="19"/>
                                </w:rPr>
                              </w:pPr>
                            </w:p>
                          </w:txbxContent>
                        </wps:txbx>
                        <wps:bodyPr rot="0" vert="horz" wrap="square" lIns="91440" tIns="45720" rIns="91440" bIns="45720" anchor="t" anchorCtr="0" upright="1">
                          <a:noAutofit/>
                        </wps:bodyPr>
                      </wps:wsp>
                      <wps:wsp>
                        <wps:cNvPr id="185" name="Text Box 91"/>
                        <wps:cNvSpPr txBox="1">
                          <a:spLocks noChangeArrowheads="1"/>
                        </wps:cNvSpPr>
                        <wps:spPr bwMode="auto">
                          <a:xfrm>
                            <a:off x="180303" y="180303"/>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F85654" w14:textId="77777777" w:rsidR="005A193E" w:rsidRPr="003F7CF1" w:rsidRDefault="005A193E"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87" name="Line 92"/>
                        <wps:cNvCnPr>
                          <a:cxnSpLocks noChangeShapeType="1"/>
                        </wps:cNvCnPr>
                        <wps:spPr bwMode="auto">
                          <a:xfrm flipV="1">
                            <a:off x="541009" y="721313"/>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8" name="Text Box 93"/>
                        <wps:cNvSpPr txBox="1">
                          <a:spLocks noChangeArrowheads="1"/>
                        </wps:cNvSpPr>
                        <wps:spPr bwMode="auto">
                          <a:xfrm>
                            <a:off x="901715"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C5E088" w14:textId="77777777" w:rsidR="005A193E" w:rsidRPr="003F7CF1" w:rsidRDefault="005A193E"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189" name="Rectangle 94"/>
                        <wps:cNvSpPr>
                          <a:spLocks noChangeArrowheads="1"/>
                        </wps:cNvSpPr>
                        <wps:spPr bwMode="auto">
                          <a:xfrm>
                            <a:off x="180303" y="1262322"/>
                            <a:ext cx="721412" cy="360706"/>
                          </a:xfrm>
                          <a:prstGeom prst="rect">
                            <a:avLst/>
                          </a:prstGeom>
                          <a:solidFill>
                            <a:srgbClr val="FFFFFF"/>
                          </a:solidFill>
                          <a:ln w="9525">
                            <a:solidFill>
                              <a:srgbClr val="000000"/>
                            </a:solidFill>
                            <a:miter lim="800000"/>
                            <a:headEnd/>
                            <a:tailEnd/>
                          </a:ln>
                        </wps:spPr>
                        <wps:txbx>
                          <w:txbxContent>
                            <w:p w14:paraId="30CA6707" w14:textId="77777777" w:rsidR="005A193E" w:rsidRPr="003F7CF1" w:rsidRDefault="005A193E" w:rsidP="00E80032">
                              <w:pPr>
                                <w:pStyle w:val="SourceCodeBoxText"/>
                                <w:rPr>
                                  <w:sz w:val="19"/>
                                  <w:szCs w:val="19"/>
                                </w:rPr>
                              </w:pPr>
                            </w:p>
                          </w:txbxContent>
                        </wps:txbx>
                        <wps:bodyPr rot="0" vert="horz" wrap="square" lIns="91440" tIns="45720" rIns="91440" bIns="45720" anchor="t" anchorCtr="0" upright="1">
                          <a:noAutofit/>
                        </wps:bodyPr>
                      </wps:wsp>
                      <wps:wsp>
                        <wps:cNvPr id="190" name="Text Box 95"/>
                        <wps:cNvSpPr txBox="1">
                          <a:spLocks noChangeArrowheads="1"/>
                        </wps:cNvSpPr>
                        <wps:spPr bwMode="auto">
                          <a:xfrm>
                            <a:off x="180303" y="901716"/>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397A2D" w14:textId="77777777" w:rsidR="005A193E" w:rsidRPr="003F7CF1" w:rsidRDefault="005A193E"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91" name="Line 96"/>
                        <wps:cNvCnPr>
                          <a:cxnSpLocks noChangeShapeType="1"/>
                        </wps:cNvCnPr>
                        <wps:spPr bwMode="auto">
                          <a:xfrm>
                            <a:off x="541009" y="1442725"/>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 name="Rectangle 97"/>
                        <wps:cNvSpPr>
                          <a:spLocks noChangeArrowheads="1"/>
                        </wps:cNvSpPr>
                        <wps:spPr bwMode="auto">
                          <a:xfrm>
                            <a:off x="1803430" y="541009"/>
                            <a:ext cx="721312" cy="360706"/>
                          </a:xfrm>
                          <a:prstGeom prst="rect">
                            <a:avLst/>
                          </a:prstGeom>
                          <a:solidFill>
                            <a:srgbClr val="FFFFFF"/>
                          </a:solidFill>
                          <a:ln w="9525">
                            <a:solidFill>
                              <a:srgbClr val="000000"/>
                            </a:solidFill>
                            <a:miter lim="800000"/>
                            <a:headEnd/>
                            <a:tailEnd/>
                          </a:ln>
                        </wps:spPr>
                        <wps:txbx>
                          <w:txbxContent>
                            <w:p w14:paraId="29778FDD" w14:textId="77777777" w:rsidR="005A193E" w:rsidRPr="003F7CF1" w:rsidRDefault="005A193E"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29" name="Rectangle 98"/>
                        <wps:cNvSpPr>
                          <a:spLocks noChangeArrowheads="1"/>
                        </wps:cNvSpPr>
                        <wps:spPr bwMode="auto">
                          <a:xfrm>
                            <a:off x="1803430" y="1262322"/>
                            <a:ext cx="721312" cy="360706"/>
                          </a:xfrm>
                          <a:prstGeom prst="rect">
                            <a:avLst/>
                          </a:prstGeom>
                          <a:solidFill>
                            <a:srgbClr val="FFFFFF"/>
                          </a:solidFill>
                          <a:ln w="9525">
                            <a:solidFill>
                              <a:srgbClr val="000000"/>
                            </a:solidFill>
                            <a:miter lim="800000"/>
                            <a:headEnd/>
                            <a:tailEnd/>
                          </a:ln>
                        </wps:spPr>
                        <wps:txbx>
                          <w:txbxContent>
                            <w:p w14:paraId="4CBA3957" w14:textId="77777777" w:rsidR="005A193E" w:rsidRPr="003F7CF1" w:rsidRDefault="005A193E"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0" name="Rectangle 99"/>
                        <wps:cNvSpPr>
                          <a:spLocks noChangeArrowheads="1"/>
                        </wps:cNvSpPr>
                        <wps:spPr bwMode="auto">
                          <a:xfrm>
                            <a:off x="3246154" y="541009"/>
                            <a:ext cx="721312" cy="360706"/>
                          </a:xfrm>
                          <a:prstGeom prst="rect">
                            <a:avLst/>
                          </a:prstGeom>
                          <a:solidFill>
                            <a:srgbClr val="FFFFFF"/>
                          </a:solidFill>
                          <a:ln w="9525">
                            <a:solidFill>
                              <a:srgbClr val="000000"/>
                            </a:solidFill>
                            <a:miter lim="800000"/>
                            <a:headEnd/>
                            <a:tailEnd/>
                          </a:ln>
                        </wps:spPr>
                        <wps:txbx>
                          <w:txbxContent>
                            <w:p w14:paraId="0AC2B344" w14:textId="77777777" w:rsidR="005A193E" w:rsidRPr="003F7CF1" w:rsidRDefault="005A193E" w:rsidP="00E80032">
                              <w:pPr>
                                <w:pStyle w:val="SourceCodeBoxText"/>
                                <w:rPr>
                                  <w:sz w:val="19"/>
                                  <w:szCs w:val="19"/>
                                </w:rPr>
                              </w:pPr>
                            </w:p>
                          </w:txbxContent>
                        </wps:txbx>
                        <wps:bodyPr rot="0" vert="horz" wrap="square" lIns="91440" tIns="45720" rIns="91440" bIns="45720" anchor="t" anchorCtr="0" upright="1">
                          <a:noAutofit/>
                        </wps:bodyPr>
                      </wps:wsp>
                      <wps:wsp>
                        <wps:cNvPr id="131" name="Text Box 100"/>
                        <wps:cNvSpPr txBox="1">
                          <a:spLocks noChangeArrowheads="1"/>
                        </wps:cNvSpPr>
                        <wps:spPr bwMode="auto">
                          <a:xfrm>
                            <a:off x="3246154" y="180303"/>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CC6633" w14:textId="77777777" w:rsidR="005A193E" w:rsidRPr="003F7CF1" w:rsidRDefault="005A193E"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32" name="Text Box 101"/>
                        <wps:cNvSpPr txBox="1">
                          <a:spLocks noChangeArrowheads="1"/>
                        </wps:cNvSpPr>
                        <wps:spPr bwMode="auto">
                          <a:xfrm>
                            <a:off x="3967466"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060923" w14:textId="77777777" w:rsidR="005A193E" w:rsidRPr="003F7CF1" w:rsidRDefault="005A193E"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133" name="Rectangle 102"/>
                        <wps:cNvSpPr>
                          <a:spLocks noChangeArrowheads="1"/>
                        </wps:cNvSpPr>
                        <wps:spPr bwMode="auto">
                          <a:xfrm>
                            <a:off x="3246154" y="1262322"/>
                            <a:ext cx="721312" cy="360706"/>
                          </a:xfrm>
                          <a:prstGeom prst="rect">
                            <a:avLst/>
                          </a:prstGeom>
                          <a:solidFill>
                            <a:srgbClr val="FFFFFF"/>
                          </a:solidFill>
                          <a:ln w="9525">
                            <a:solidFill>
                              <a:srgbClr val="000000"/>
                            </a:solidFill>
                            <a:miter lim="800000"/>
                            <a:headEnd/>
                            <a:tailEnd/>
                          </a:ln>
                        </wps:spPr>
                        <wps:txbx>
                          <w:txbxContent>
                            <w:p w14:paraId="7FE88837" w14:textId="77777777" w:rsidR="005A193E" w:rsidRPr="003F7CF1" w:rsidRDefault="005A193E" w:rsidP="00E80032">
                              <w:pPr>
                                <w:pStyle w:val="SourceCodeBoxText"/>
                                <w:rPr>
                                  <w:sz w:val="19"/>
                                  <w:szCs w:val="19"/>
                                </w:rPr>
                              </w:pPr>
                            </w:p>
                          </w:txbxContent>
                        </wps:txbx>
                        <wps:bodyPr rot="0" vert="horz" wrap="square" lIns="91440" tIns="45720" rIns="91440" bIns="45720" anchor="t" anchorCtr="0" upright="1">
                          <a:noAutofit/>
                        </wps:bodyPr>
                      </wps:wsp>
                      <wps:wsp>
                        <wps:cNvPr id="134" name="Text Box 103"/>
                        <wps:cNvSpPr txBox="1">
                          <a:spLocks noChangeArrowheads="1"/>
                        </wps:cNvSpPr>
                        <wps:spPr bwMode="auto">
                          <a:xfrm>
                            <a:off x="3246154" y="901716"/>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2373" w14:textId="77777777" w:rsidR="005A193E" w:rsidRPr="003F7CF1" w:rsidRDefault="005A193E"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35" name="Line 104"/>
                        <wps:cNvCnPr>
                          <a:cxnSpLocks noChangeShapeType="1"/>
                        </wps:cNvCnPr>
                        <wps:spPr bwMode="auto">
                          <a:xfrm>
                            <a:off x="3606860" y="721313"/>
                            <a:ext cx="1262321" cy="63121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6" name="Rectangle 105"/>
                        <wps:cNvSpPr>
                          <a:spLocks noChangeArrowheads="1"/>
                        </wps:cNvSpPr>
                        <wps:spPr bwMode="auto">
                          <a:xfrm>
                            <a:off x="4869181" y="541009"/>
                            <a:ext cx="721412" cy="360706"/>
                          </a:xfrm>
                          <a:prstGeom prst="rect">
                            <a:avLst/>
                          </a:prstGeom>
                          <a:solidFill>
                            <a:srgbClr val="FFFFFF"/>
                          </a:solidFill>
                          <a:ln w="9525">
                            <a:solidFill>
                              <a:srgbClr val="000000"/>
                            </a:solidFill>
                            <a:miter lim="800000"/>
                            <a:headEnd/>
                            <a:tailEnd/>
                          </a:ln>
                        </wps:spPr>
                        <wps:txbx>
                          <w:txbxContent>
                            <w:p w14:paraId="70885BC9" w14:textId="77777777" w:rsidR="005A193E" w:rsidRPr="003F7CF1" w:rsidRDefault="005A193E"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37" name="Rectangle 106"/>
                        <wps:cNvSpPr>
                          <a:spLocks noChangeArrowheads="1"/>
                        </wps:cNvSpPr>
                        <wps:spPr bwMode="auto">
                          <a:xfrm>
                            <a:off x="4869181" y="1262322"/>
                            <a:ext cx="721412" cy="360706"/>
                          </a:xfrm>
                          <a:prstGeom prst="rect">
                            <a:avLst/>
                          </a:prstGeom>
                          <a:solidFill>
                            <a:srgbClr val="FFFFFF"/>
                          </a:solidFill>
                          <a:ln w="9525">
                            <a:solidFill>
                              <a:srgbClr val="000000"/>
                            </a:solidFill>
                            <a:miter lim="800000"/>
                            <a:headEnd/>
                            <a:tailEnd/>
                          </a:ln>
                        </wps:spPr>
                        <wps:txbx>
                          <w:txbxContent>
                            <w:p w14:paraId="4C8C6763" w14:textId="77777777" w:rsidR="005A193E" w:rsidRPr="003F7CF1" w:rsidRDefault="005A193E"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8" name="Line 107"/>
                        <wps:cNvCnPr>
                          <a:cxnSpLocks noChangeShapeType="1"/>
                        </wps:cNvCnPr>
                        <wps:spPr bwMode="auto">
                          <a:xfrm flipV="1">
                            <a:off x="3606860" y="1442725"/>
                            <a:ext cx="12623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9D323C9" id="Canvas 197" o:spid="_x0000_s1182" editas="canvas" style="width:451.85pt;height:134.9pt;mso-position-horizontal-relative:char;mso-position-vertical-relative:line" coordsize="57384,171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">
                <v:shape id="_x0000_s1183" type="#_x0000_t75" style="position:absolute;width:57384;height:17132;visibility:visible;mso-wrap-style:square">
                  <v:fill o:detectmouseclick="t"/>
                  <v:path o:connecttype="none"/>
                </v:shape>
                <v:rect id="Rectangle 90" o:spid="_x0000_s1184" style="position:absolute;left:1803;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">
                  <v:textbox>
                    <w:txbxContent>
                      <w:p w14:paraId="7A327EF3" w14:textId="77777777" w:rsidR="005A193E" w:rsidRPr="003F7CF1" w:rsidRDefault="005A193E" w:rsidP="00E80032">
                        <w:pPr>
                          <w:pStyle w:val="SourceCodeBoxText"/>
                          <w:rPr>
                            <w:sz w:val="19"/>
                            <w:szCs w:val="19"/>
                          </w:rPr>
                        </w:pPr>
                      </w:p>
                    </w:txbxContent>
                  </v:textbox>
                </v:rect>
                <v:shape id="Text Box 91" o:spid="_x0000_s1185" type="#_x0000_t202" style="position:absolute;left:1803;top: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" filled="f" stroked="f">
                  <v:textbox>
                    <w:txbxContent>
                      <w:p w14:paraId="0BF85654" w14:textId="77777777" w:rsidR="005A193E" w:rsidRPr="003F7CF1" w:rsidRDefault="005A193E" w:rsidP="00E80032">
                        <w:pPr>
                          <w:pStyle w:val="SourceCodeBoxHeader"/>
                          <w:rPr>
                            <w:sz w:val="19"/>
                            <w:szCs w:val="19"/>
                            <w:lang w:val="sv-SE"/>
                          </w:rPr>
                        </w:pPr>
                        <w:r w:rsidRPr="003F7CF1">
                          <w:rPr>
                            <w:sz w:val="19"/>
                            <w:szCs w:val="19"/>
                            <w:lang w:val="sv-SE"/>
                          </w:rPr>
                          <w:t>p</w:t>
                        </w:r>
                      </w:p>
                    </w:txbxContent>
                  </v:textbox>
                </v:shape>
                <v:line id="Line 92" o:spid="_x0000_s1186" style="position:absolute;flip:y;visibility:visible;mso-wrap-style:square" from="5410,7213" to="18034,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">
                  <v:stroke endarrow="block"/>
                </v:line>
                <v:shape id="Text Box 93" o:spid="_x0000_s1187" type="#_x0000_t202" style="position:absolute;left:9017;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" filled="f" stroked="f">
                  <v:textbox>
                    <w:txbxContent>
                      <w:p w14:paraId="1CC5E088" w14:textId="77777777" w:rsidR="005A193E" w:rsidRPr="003F7CF1" w:rsidRDefault="005A193E" w:rsidP="00E80032">
                        <w:pPr>
                          <w:pStyle w:val="SourceCodeBoxHeader"/>
                          <w:rPr>
                            <w:sz w:val="19"/>
                            <w:szCs w:val="19"/>
                            <w:lang w:val="sv-SE"/>
                          </w:rPr>
                        </w:pPr>
                        <w:r w:rsidRPr="003F7CF1">
                          <w:rPr>
                            <w:sz w:val="19"/>
                            <w:szCs w:val="19"/>
                            <w:lang w:val="sv-SE"/>
                          </w:rPr>
                          <w:t>(a)</w:t>
                        </w:r>
                      </w:p>
                    </w:txbxContent>
                  </v:textbox>
                </v:shape>
                <v:rect id="Rectangle 94" o:spid="_x0000_s1188" style="position:absolute;left:1803;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">
                  <v:textbox>
                    <w:txbxContent>
                      <w:p w14:paraId="30CA6707" w14:textId="77777777" w:rsidR="005A193E" w:rsidRPr="003F7CF1" w:rsidRDefault="005A193E" w:rsidP="00E80032">
                        <w:pPr>
                          <w:pStyle w:val="SourceCodeBoxText"/>
                          <w:rPr>
                            <w:sz w:val="19"/>
                            <w:szCs w:val="19"/>
                          </w:rPr>
                        </w:pPr>
                      </w:p>
                    </w:txbxContent>
                  </v:textbox>
                </v:rect>
                <v:shape id="Text Box 95" o:spid="_x0000_s1189" type="#_x0000_t202" style="position:absolute;left:1803;top:9017;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" filled="f" stroked="f">
                  <v:textbox>
                    <w:txbxContent>
                      <w:p w14:paraId="14397A2D" w14:textId="77777777" w:rsidR="005A193E" w:rsidRPr="003F7CF1" w:rsidRDefault="005A193E" w:rsidP="00E80032">
                        <w:pPr>
                          <w:pStyle w:val="SourceCodeBoxHeader"/>
                          <w:rPr>
                            <w:sz w:val="19"/>
                            <w:szCs w:val="19"/>
                            <w:lang w:val="sv-SE"/>
                          </w:rPr>
                        </w:pPr>
                        <w:r w:rsidRPr="003F7CF1">
                          <w:rPr>
                            <w:sz w:val="19"/>
                            <w:szCs w:val="19"/>
                            <w:lang w:val="sv-SE"/>
                          </w:rPr>
                          <w:t>q</w:t>
                        </w:r>
                      </w:p>
                    </w:txbxContent>
                  </v:textbox>
                </v:shape>
                <v:line id="Line 96" o:spid="_x0000_s1190" style="position:absolute;visibility:visible;mso-wrap-style:square" from="5410,14427" to="18034,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">
                  <v:stroke endarrow="block"/>
                </v:line>
                <v:rect id="Rectangle 97" o:spid="_x0000_s1191" style="position:absolute;left:18034;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">
                  <v:textbox>
                    <w:txbxContent>
                      <w:p w14:paraId="29778FDD" w14:textId="77777777" w:rsidR="005A193E" w:rsidRPr="003F7CF1" w:rsidRDefault="005A193E" w:rsidP="00E80032">
                        <w:pPr>
                          <w:pStyle w:val="SourceCodeBoxText"/>
                          <w:rPr>
                            <w:sz w:val="19"/>
                            <w:szCs w:val="19"/>
                          </w:rPr>
                        </w:pPr>
                        <w:r w:rsidRPr="003F7CF1">
                          <w:rPr>
                            <w:sz w:val="19"/>
                            <w:szCs w:val="19"/>
                          </w:rPr>
                          <w:t>1</w:t>
                        </w:r>
                      </w:p>
                    </w:txbxContent>
                  </v:textbox>
                </v:rect>
                <v:rect id="Rectangle 98" o:spid="_x0000_s1192" style="position:absolute;left:18034;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">
                  <v:textbox>
                    <w:txbxContent>
                      <w:p w14:paraId="4CBA3957" w14:textId="77777777" w:rsidR="005A193E" w:rsidRPr="003F7CF1" w:rsidRDefault="005A193E" w:rsidP="00E80032">
                        <w:pPr>
                          <w:pStyle w:val="SourceCodeBoxText"/>
                          <w:rPr>
                            <w:sz w:val="19"/>
                            <w:szCs w:val="19"/>
                          </w:rPr>
                        </w:pPr>
                        <w:r w:rsidRPr="003F7CF1">
                          <w:rPr>
                            <w:sz w:val="19"/>
                            <w:szCs w:val="19"/>
                          </w:rPr>
                          <w:t>2</w:t>
                        </w:r>
                      </w:p>
                    </w:txbxContent>
                  </v:textbox>
                </v:rect>
                <v:rect id="Rectangle 99" o:spid="_x0000_s1193" style="position:absolute;left:32461;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">
                  <v:textbox>
                    <w:txbxContent>
                      <w:p w14:paraId="0AC2B344" w14:textId="77777777" w:rsidR="005A193E" w:rsidRPr="003F7CF1" w:rsidRDefault="005A193E" w:rsidP="00E80032">
                        <w:pPr>
                          <w:pStyle w:val="SourceCodeBoxText"/>
                          <w:rPr>
                            <w:sz w:val="19"/>
                            <w:szCs w:val="19"/>
                          </w:rPr>
                        </w:pPr>
                      </w:p>
                    </w:txbxContent>
                  </v:textbox>
                </v:rect>
                <v:shape id="Text Box 100" o:spid="_x0000_s1194" type="#_x0000_t202" style="position:absolute;left:32461;top:1803;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" filled="f" stroked="f">
                  <v:textbox>
                    <w:txbxContent>
                      <w:p w14:paraId="14CC6633" w14:textId="77777777" w:rsidR="005A193E" w:rsidRPr="003F7CF1" w:rsidRDefault="005A193E" w:rsidP="00E80032">
                        <w:pPr>
                          <w:pStyle w:val="SourceCodeBoxHeader"/>
                          <w:rPr>
                            <w:sz w:val="19"/>
                            <w:szCs w:val="19"/>
                            <w:lang w:val="sv-SE"/>
                          </w:rPr>
                        </w:pPr>
                        <w:r w:rsidRPr="003F7CF1">
                          <w:rPr>
                            <w:sz w:val="19"/>
                            <w:szCs w:val="19"/>
                            <w:lang w:val="sv-SE"/>
                          </w:rPr>
                          <w:t>p</w:t>
                        </w:r>
                      </w:p>
                    </w:txbxContent>
                  </v:textbox>
                </v:shape>
                <v:shape id="Text Box 101" o:spid="_x0000_s1195" type="#_x0000_t202" style="position:absolute;left:39674;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" filled="f" stroked="f">
                  <v:textbox>
                    <w:txbxContent>
                      <w:p w14:paraId="4C060923" w14:textId="77777777" w:rsidR="005A193E" w:rsidRPr="003F7CF1" w:rsidRDefault="005A193E" w:rsidP="00E80032">
                        <w:pPr>
                          <w:pStyle w:val="SourceCodeBoxHeader"/>
                          <w:rPr>
                            <w:sz w:val="19"/>
                            <w:szCs w:val="19"/>
                            <w:lang w:val="sv-SE"/>
                          </w:rPr>
                        </w:pPr>
                        <w:r w:rsidRPr="003F7CF1">
                          <w:rPr>
                            <w:sz w:val="19"/>
                            <w:szCs w:val="19"/>
                            <w:lang w:val="sv-SE"/>
                          </w:rPr>
                          <w:t>(b)</w:t>
                        </w:r>
                      </w:p>
                    </w:txbxContent>
                  </v:textbox>
                </v:shape>
                <v:rect id="Rectangle 102" o:spid="_x0000_s1196" style="position:absolute;left:32461;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">
                  <v:textbox>
                    <w:txbxContent>
                      <w:p w14:paraId="7FE88837" w14:textId="77777777" w:rsidR="005A193E" w:rsidRPr="003F7CF1" w:rsidRDefault="005A193E" w:rsidP="00E80032">
                        <w:pPr>
                          <w:pStyle w:val="SourceCodeBoxText"/>
                          <w:rPr>
                            <w:sz w:val="19"/>
                            <w:szCs w:val="19"/>
                          </w:rPr>
                        </w:pPr>
                      </w:p>
                    </w:txbxContent>
                  </v:textbox>
                </v:rect>
                <v:shape id="Text Box 103" o:spid="_x0000_s1197" type="#_x0000_t202" style="position:absolute;left:32461;top:9017;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" filled="f" stroked="f">
                  <v:textbox>
                    <w:txbxContent>
                      <w:p w14:paraId="28D52373" w14:textId="77777777" w:rsidR="005A193E" w:rsidRPr="003F7CF1" w:rsidRDefault="005A193E" w:rsidP="00E80032">
                        <w:pPr>
                          <w:pStyle w:val="SourceCodeBoxHeader"/>
                          <w:rPr>
                            <w:sz w:val="19"/>
                            <w:szCs w:val="19"/>
                            <w:lang w:val="sv-SE"/>
                          </w:rPr>
                        </w:pPr>
                        <w:r w:rsidRPr="003F7CF1">
                          <w:rPr>
                            <w:sz w:val="19"/>
                            <w:szCs w:val="19"/>
                            <w:lang w:val="sv-SE"/>
                          </w:rPr>
                          <w:t>q</w:t>
                        </w:r>
                      </w:p>
                    </w:txbxContent>
                  </v:textbox>
                </v:shape>
                <v:line id="Line 104" o:spid="_x0000_s1198" style="position:absolute;visibility:visible;mso-wrap-style:square" from="36068,7213" to="48691,13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">
                  <v:stroke endarrow="block"/>
                </v:line>
                <v:rect id="Rectangle 105" o:spid="_x0000_s1199" style="position:absolute;left:48691;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">
                  <v:textbox>
                    <w:txbxContent>
                      <w:p w14:paraId="70885BC9" w14:textId="77777777" w:rsidR="005A193E" w:rsidRPr="003F7CF1" w:rsidRDefault="005A193E" w:rsidP="00E80032">
                        <w:pPr>
                          <w:pStyle w:val="SourceCodeBoxText"/>
                          <w:rPr>
                            <w:sz w:val="19"/>
                            <w:szCs w:val="19"/>
                          </w:rPr>
                        </w:pPr>
                        <w:r w:rsidRPr="003F7CF1">
                          <w:rPr>
                            <w:sz w:val="19"/>
                            <w:szCs w:val="19"/>
                          </w:rPr>
                          <w:t>1</w:t>
                        </w:r>
                      </w:p>
                    </w:txbxContent>
                  </v:textbox>
                </v:rect>
                <v:rect id="Rectangle 106" o:spid="_x0000_s1200" style="position:absolute;left:48691;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">
                  <v:textbox>
                    <w:txbxContent>
                      <w:p w14:paraId="4C8C6763" w14:textId="77777777" w:rsidR="005A193E" w:rsidRPr="003F7CF1" w:rsidRDefault="005A193E" w:rsidP="00E80032">
                        <w:pPr>
                          <w:pStyle w:val="SourceCodeBoxText"/>
                          <w:rPr>
                            <w:sz w:val="19"/>
                            <w:szCs w:val="19"/>
                          </w:rPr>
                        </w:pPr>
                        <w:r w:rsidRPr="003F7CF1">
                          <w:rPr>
                            <w:sz w:val="19"/>
                            <w:szCs w:val="19"/>
                          </w:rPr>
                          <w:t>2</w:t>
                        </w:r>
                      </w:p>
                    </w:txbxContent>
                  </v:textbox>
                </v:rect>
                <v:line id="Line 107" o:spid="_x0000_s1201" style="position:absolute;flip:y;visibility:visible;mso-wrap-style:square" from="36068,14427" to="48691,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">
                  <v:stroke endarrow="block"/>
                </v:line>
                <w10:anchorlock/>
              </v:group>
            </w:pict>
          </mc:Fallback>
        </mc:AlternateContent>
      </w:r>
    </w:p>
    <w:p w14:paraId="7EE7AF98" w14:textId="77777777" w:rsidR="00E80032" w:rsidRPr="00EC76D5" w:rsidRDefault="00E80032" w:rsidP="00E80032">
      <w:pPr>
        <w:pStyle w:val="Code"/>
      </w:pPr>
      <w:r w:rsidRPr="00EC76D5">
        <w:t>int *p = malloc(sizoef(int)); // (a)</w:t>
      </w:r>
    </w:p>
    <w:p w14:paraId="19486656" w14:textId="77777777" w:rsidR="00E80032" w:rsidRPr="00EC76D5" w:rsidRDefault="00E80032" w:rsidP="00E80032">
      <w:pPr>
        <w:pStyle w:val="Code"/>
      </w:pPr>
      <w:r w:rsidRPr="00EC76D5">
        <w:t>int *q = malloc(sizeof(int));</w:t>
      </w:r>
    </w:p>
    <w:p w14:paraId="098ABE7F" w14:textId="77777777" w:rsidR="00E80032" w:rsidRPr="00EC76D5" w:rsidRDefault="00E80032" w:rsidP="00E80032">
      <w:pPr>
        <w:pStyle w:val="Code"/>
      </w:pPr>
      <w:r w:rsidRPr="00EC76D5">
        <w:t>*p = 1;</w:t>
      </w:r>
    </w:p>
    <w:p w14:paraId="2ABACC07" w14:textId="77777777" w:rsidR="00E80032" w:rsidRPr="00EC76D5" w:rsidRDefault="00E80032" w:rsidP="00E80032">
      <w:pPr>
        <w:pStyle w:val="Code"/>
      </w:pPr>
      <w:r w:rsidRPr="00EC76D5">
        <w:t>*q = 2;</w:t>
      </w:r>
    </w:p>
    <w:p w14:paraId="5B3203BB" w14:textId="77777777" w:rsidR="00E80032" w:rsidRPr="00EC76D5" w:rsidRDefault="00E80032" w:rsidP="00E80032">
      <w:pPr>
        <w:pStyle w:val="Code"/>
      </w:pPr>
    </w:p>
    <w:p w14:paraId="28C5F8F3" w14:textId="77777777" w:rsidR="00E80032" w:rsidRPr="00EC76D5" w:rsidRDefault="00E80032" w:rsidP="00E80032">
      <w:pPr>
        <w:pStyle w:val="Code"/>
      </w:pPr>
      <w:r w:rsidRPr="00EC76D5">
        <w:t>p = q; // (b)</w:t>
      </w:r>
    </w:p>
    <w:p w14:paraId="4DEC37DA" w14:textId="52843277" w:rsidR="00E80032" w:rsidRPr="00EC76D5" w:rsidRDefault="00E80032" w:rsidP="00E80032">
      <w:pPr>
        <w:pStyle w:val="Code"/>
      </w:pPr>
      <w:r w:rsidRPr="00EC76D5">
        <w:t>free(p); // Undefined behav</w:t>
      </w:r>
      <w:r w:rsidR="00414C74">
        <w:t>or</w:t>
      </w:r>
      <w:r w:rsidRPr="00EC76D5">
        <w:t>. Deallocates the same memory block twice,</w:t>
      </w:r>
    </w:p>
    <w:p w14:paraId="7A277B29" w14:textId="77777777" w:rsidR="00E80032" w:rsidRPr="00EC76D5" w:rsidRDefault="00E80032" w:rsidP="00E80032">
      <w:pPr>
        <w:pStyle w:val="Code"/>
      </w:pPr>
      <w:r w:rsidRPr="00EC76D5">
        <w:t>free(q); // as p and q points at the same memory block. Also memory leak,</w:t>
      </w:r>
    </w:p>
    <w:p w14:paraId="57ACD359" w14:textId="77777777" w:rsidR="00E80032" w:rsidRPr="00EC76D5" w:rsidRDefault="00E80032" w:rsidP="00E80032">
      <w:pPr>
        <w:pStyle w:val="Code"/>
      </w:pPr>
      <w:r w:rsidRPr="00EC76D5">
        <w:t xml:space="preserve">         // since the memory block holding 1 cannot be accessed any more.</w:t>
      </w:r>
    </w:p>
    <w:p w14:paraId="1C34D620" w14:textId="231D9BB7"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75" w:name="_Toc320485586"/>
      <w:bookmarkStart w:id="5976" w:name="_Toc323656696"/>
      <w:bookmarkStart w:id="5977" w:name="_Toc324085434"/>
      <w:bookmarkStart w:id="5978" w:name="_Toc383781086"/>
      <w:bookmarkStart w:id="5979" w:name="_Toc481936486"/>
      <w:r w:rsidRPr="00EC76D5">
        <w:t>Defining our own types</w:t>
      </w:r>
      <w:bookmarkEnd w:id="5975"/>
      <w:bookmarkEnd w:id="5976"/>
      <w:bookmarkEnd w:id="5977"/>
      <w:bookmarkEnd w:id="5978"/>
      <w:bookmarkEnd w:id="5979"/>
    </w:p>
    <w:p w14:paraId="32074678" w14:textId="77777777" w:rsidR="00E80032" w:rsidRPr="00EC76D5" w:rsidRDefault="00E80032" w:rsidP="00E80032">
      <w:r w:rsidRPr="00EC76D5">
        <w:t xml:space="preserve">It is possible to define our own type with </w:t>
      </w:r>
      <w:r w:rsidRPr="00EC76D5">
        <w:rPr>
          <w:rStyle w:val="CodeInText0"/>
        </w:rPr>
        <w:t>typedef</w:t>
      </w:r>
      <w:r w:rsidRPr="00EC76D5">
        <w:t xml:space="preserve">, which is a great tool for increasing the readability of the code. However, too many defined types tend to make the code less readable. Therefore, a piece of advice would be to use </w:t>
      </w:r>
      <w:r w:rsidRPr="00EC76D5">
        <w:rPr>
          <w:rStyle w:val="CodeInText0"/>
        </w:rPr>
        <w:t>typedef</w:t>
      </w:r>
      <w:r w:rsidRPr="00EC76D5">
        <w:t xml:space="preserve"> with care.</w:t>
      </w:r>
    </w:p>
    <w:p w14:paraId="5C272FF3" w14:textId="77777777" w:rsidR="00E80032" w:rsidRPr="00EC76D5" w:rsidRDefault="00E80032" w:rsidP="00E80032">
      <w:pPr>
        <w:pStyle w:val="Code"/>
      </w:pPr>
      <w:r w:rsidRPr="00EC76D5">
        <w:t>int i = 1;</w:t>
      </w:r>
    </w:p>
    <w:p w14:paraId="66676C9E" w14:textId="77777777" w:rsidR="00E80032" w:rsidRPr="00EC76D5" w:rsidRDefault="00E80032" w:rsidP="00E80032">
      <w:pPr>
        <w:pStyle w:val="Code"/>
      </w:pPr>
    </w:p>
    <w:p w14:paraId="28BEE675" w14:textId="77777777" w:rsidR="00E80032" w:rsidRPr="00EC76D5" w:rsidRDefault="00E80032" w:rsidP="00E80032">
      <w:pPr>
        <w:pStyle w:val="Code"/>
      </w:pPr>
      <w:r w:rsidRPr="00EC76D5">
        <w:t>typedef unsigned int unsigned_int;</w:t>
      </w:r>
    </w:p>
    <w:p w14:paraId="3E9BD00D" w14:textId="77777777" w:rsidR="00E80032" w:rsidRPr="00EC76D5" w:rsidRDefault="00E80032" w:rsidP="00E80032">
      <w:pPr>
        <w:pStyle w:val="Code"/>
      </w:pPr>
      <w:r w:rsidRPr="00EC76D5">
        <w:t>unsigned_int u = 2;</w:t>
      </w:r>
    </w:p>
    <w:p w14:paraId="7A894960" w14:textId="77777777" w:rsidR="00E80032" w:rsidRPr="00EC76D5" w:rsidRDefault="00E80032" w:rsidP="00E80032">
      <w:pPr>
        <w:pStyle w:val="Code"/>
      </w:pPr>
    </w:p>
    <w:p w14:paraId="7FD0F317" w14:textId="77777777" w:rsidR="00E80032" w:rsidRPr="00EC76D5" w:rsidRDefault="00E80032" w:rsidP="00E80032">
      <w:pPr>
        <w:pStyle w:val="Code"/>
      </w:pPr>
      <w:r w:rsidRPr="00EC76D5">
        <w:t>typedef int* int_ptr;</w:t>
      </w:r>
    </w:p>
    <w:p w14:paraId="0E0AA614" w14:textId="77777777" w:rsidR="00E80032" w:rsidRPr="00EC76D5" w:rsidRDefault="00E80032" w:rsidP="00E80032">
      <w:pPr>
        <w:pStyle w:val="Code"/>
      </w:pPr>
      <w:r w:rsidRPr="00EC76D5">
        <w:lastRenderedPageBreak/>
        <w:t>int_ptr ip = &amp;i;</w:t>
      </w:r>
    </w:p>
    <w:p w14:paraId="49921652" w14:textId="77777777" w:rsidR="00E80032" w:rsidRPr="00EC76D5" w:rsidRDefault="00E80032" w:rsidP="00E80032">
      <w:pPr>
        <w:pStyle w:val="Code"/>
      </w:pPr>
    </w:p>
    <w:p w14:paraId="046F2574" w14:textId="77777777" w:rsidR="00E80032" w:rsidRPr="00EC76D5" w:rsidRDefault="00E80032" w:rsidP="00E80032">
      <w:pPr>
        <w:pStyle w:val="Code"/>
      </w:pPr>
      <w:r w:rsidRPr="00EC76D5">
        <w:t>typedef unsigned_int* uint_ptr;</w:t>
      </w:r>
    </w:p>
    <w:p w14:paraId="36FC8891" w14:textId="77777777" w:rsidR="00E80032" w:rsidRPr="00EC76D5" w:rsidRDefault="00E80032" w:rsidP="00E80032">
      <w:pPr>
        <w:pStyle w:val="Code"/>
      </w:pPr>
      <w:r w:rsidRPr="00EC76D5">
        <w:t>uint_ptr up = &amp;u;</w:t>
      </w:r>
    </w:p>
    <w:p w14:paraId="110FE9B6" w14:textId="21A4E653"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80" w:name="_Toc320485587"/>
      <w:bookmarkStart w:id="5981" w:name="_Toc323656697"/>
      <w:bookmarkStart w:id="5982" w:name="_Toc324085435"/>
      <w:bookmarkStart w:id="5983" w:name="_Toc383781087"/>
      <w:bookmarkStart w:id="5984" w:name="_Toc481936487"/>
      <w:r w:rsidRPr="00EC76D5">
        <w:t>The Type Size</w:t>
      </w:r>
      <w:bookmarkEnd w:id="5980"/>
      <w:bookmarkEnd w:id="5981"/>
      <w:bookmarkEnd w:id="5982"/>
      <w:bookmarkEnd w:id="5983"/>
      <w:bookmarkEnd w:id="5984"/>
    </w:p>
    <w:p w14:paraId="2A85A616" w14:textId="7C4815F2" w:rsidR="00E80032" w:rsidRPr="00EC76D5" w:rsidRDefault="00E80032" w:rsidP="00E80032">
      <w:r w:rsidRPr="00EC76D5">
        <w:t xml:space="preserve">The operator </w:t>
      </w:r>
      <w:r w:rsidRPr="00EC76D5">
        <w:rPr>
          <w:rStyle w:val="CodeInText0"/>
        </w:rPr>
        <w:t>sizeof</w:t>
      </w:r>
      <w:r w:rsidRPr="00EC76D5">
        <w:t xml:space="preserve"> gives us the size of a type</w:t>
      </w:r>
      <w:r w:rsidRPr="00EC76D5">
        <w:rPr>
          <w:rStyle w:val="Fotnotsreferens"/>
          <w:szCs w:val="21"/>
        </w:rPr>
        <w:footnoteReference w:id="25"/>
      </w:r>
      <w:r w:rsidRPr="00EC76D5">
        <w:t xml:space="preserve">, either by taking the type surrounded by parentheses or a value of the type. The size of a character is always one byte and the signed and unsigned forms of each integral type always have the same size. Otherwise, the sizes are decided by the compiler. In these cases, when a property is not specified by the standard by rather the compiler, we say the the property is </w:t>
      </w:r>
      <w:r w:rsidRPr="00EC76D5">
        <w:rPr>
          <w:rStyle w:val="KeyWord"/>
        </w:rPr>
        <w:t>implementation dependant</w:t>
      </w:r>
      <w:r w:rsidRPr="00EC76D5">
        <w:t xml:space="preserve">. The operator returns a value of the type </w:t>
      </w:r>
      <w:r w:rsidRPr="00EC76D5">
        <w:rPr>
          <w:rStyle w:val="CodeInText0"/>
        </w:rPr>
        <w:t>size_t</w:t>
      </w:r>
      <w:r w:rsidRPr="00EC76D5">
        <w:t xml:space="preserve">, which exact </w:t>
      </w:r>
      <w:r w:rsidR="00C37108">
        <w:t>definition</w:t>
      </w:r>
      <w:r w:rsidRPr="00EC76D5">
        <w:t xml:space="preserve"> is also implementation dependant. However, it is often an unsigned integer.</w:t>
      </w:r>
    </w:p>
    <w:p w14:paraId="644171F5" w14:textId="77777777" w:rsidR="00E80032" w:rsidRPr="00EC76D5" w:rsidRDefault="00E80032" w:rsidP="00E80032">
      <w:pPr>
        <w:pStyle w:val="Code"/>
      </w:pPr>
      <w:r w:rsidRPr="00EC76D5">
        <w:t xml:space="preserve">#include </w:t>
      </w:r>
      <w:r w:rsidRPr="00EC76D5">
        <w:rPr>
          <w:color w:val="000000" w:themeColor="text1"/>
          <w:rPrChange w:id="5985" w:author="Stefan Björnander" w:date="2012-05-06T21:51:00Z">
            <w:rPr>
              <w:color w:val="A31515"/>
            </w:rPr>
          </w:rPrChange>
        </w:rPr>
        <w:t>&lt;stdio.h&gt;</w:t>
      </w:r>
    </w:p>
    <w:p w14:paraId="3DBDA749" w14:textId="77777777" w:rsidR="00E80032" w:rsidRPr="00EC76D5" w:rsidRDefault="00E80032" w:rsidP="00E80032">
      <w:pPr>
        <w:pStyle w:val="Code"/>
      </w:pPr>
    </w:p>
    <w:p w14:paraId="2FC768D9" w14:textId="77777777" w:rsidR="00E80032" w:rsidRPr="00EC76D5" w:rsidRDefault="00E80032" w:rsidP="00E80032">
      <w:pPr>
        <w:pStyle w:val="Code"/>
      </w:pPr>
      <w:r w:rsidRPr="00EC76D5">
        <w:t>void main() {</w:t>
      </w:r>
    </w:p>
    <w:p w14:paraId="100E11B2" w14:textId="77777777" w:rsidR="00E80032" w:rsidRPr="00EC76D5" w:rsidRDefault="00E80032" w:rsidP="00E80032">
      <w:pPr>
        <w:pStyle w:val="Code"/>
      </w:pPr>
      <w:r w:rsidRPr="00EC76D5">
        <w:t xml:space="preserve">  int intSize1 = sizeof (int);</w:t>
      </w:r>
    </w:p>
    <w:p w14:paraId="06C98A5F" w14:textId="77777777" w:rsidR="00E80032" w:rsidRPr="00EC76D5" w:rsidRDefault="00E80032" w:rsidP="00E80032">
      <w:pPr>
        <w:pStyle w:val="Code"/>
      </w:pPr>
      <w:r w:rsidRPr="00EC76D5">
        <w:t xml:space="preserve">  int intSize2 = sizeof intSize1;</w:t>
      </w:r>
    </w:p>
    <w:p w14:paraId="7CCE1488" w14:textId="77777777" w:rsidR="00E80032" w:rsidRPr="00EC76D5" w:rsidRDefault="00E80032" w:rsidP="00E80032">
      <w:pPr>
        <w:pStyle w:val="Code"/>
      </w:pPr>
      <w:r w:rsidRPr="00EC76D5">
        <w:t xml:space="preserve">  int* intPtr = &amp;intSize1;</w:t>
      </w:r>
    </w:p>
    <w:p w14:paraId="08F6A430" w14:textId="77777777" w:rsidR="00E80032" w:rsidRPr="00EC76D5" w:rsidRDefault="00E80032" w:rsidP="00E80032">
      <w:pPr>
        <w:pStyle w:val="Code"/>
      </w:pPr>
      <w:r w:rsidRPr="00EC76D5">
        <w:t xml:space="preserve">  int ptrSize = sizeof intPtr;</w:t>
      </w:r>
    </w:p>
    <w:p w14:paraId="790585CC" w14:textId="77777777" w:rsidR="00E80032" w:rsidRPr="00EC76D5" w:rsidRDefault="00E80032" w:rsidP="00E80032">
      <w:pPr>
        <w:pStyle w:val="Code"/>
      </w:pPr>
      <w:r w:rsidRPr="00EC76D5">
        <w:t xml:space="preserve">  int array[3] = {1, 2, 3};</w:t>
      </w:r>
    </w:p>
    <w:p w14:paraId="63EAE46F" w14:textId="77777777" w:rsidR="00E80032" w:rsidRPr="00EC76D5" w:rsidRDefault="00E80032" w:rsidP="00E80032">
      <w:pPr>
        <w:pStyle w:val="Code"/>
      </w:pPr>
      <w:r w:rsidRPr="00EC76D5">
        <w:t xml:space="preserve">  int arraySize = sizeof array;</w:t>
      </w:r>
    </w:p>
    <w:p w14:paraId="454A63F2" w14:textId="77777777" w:rsidR="00E80032" w:rsidRPr="00EC76D5" w:rsidRDefault="00E80032" w:rsidP="00E80032">
      <w:pPr>
        <w:pStyle w:val="Code"/>
      </w:pPr>
    </w:p>
    <w:p w14:paraId="51E90AC9" w14:textId="77777777" w:rsidR="00E80032" w:rsidRPr="00EC76D5" w:rsidRDefault="00E80032" w:rsidP="00E80032">
      <w:pPr>
        <w:pStyle w:val="Code"/>
      </w:pPr>
      <w:r w:rsidRPr="00EC76D5">
        <w:t xml:space="preserve">  printf("Integer sizes: %d and %d.\n", intSize1, intSize2);</w:t>
      </w:r>
    </w:p>
    <w:p w14:paraId="744FB2FC" w14:textId="77777777" w:rsidR="00E80032" w:rsidRPr="00EC76D5" w:rsidRDefault="00E80032" w:rsidP="00E80032">
      <w:pPr>
        <w:pStyle w:val="Code"/>
      </w:pPr>
      <w:r w:rsidRPr="00EC76D5">
        <w:t xml:space="preserve">  printf("Pointer size: %d\n", ptrSize);</w:t>
      </w:r>
    </w:p>
    <w:p w14:paraId="309251F4" w14:textId="77777777" w:rsidR="00E80032" w:rsidRPr="00EC76D5" w:rsidRDefault="00E80032" w:rsidP="00E80032">
      <w:pPr>
        <w:pStyle w:val="Code"/>
      </w:pPr>
      <w:r w:rsidRPr="00EC76D5">
        <w:t xml:space="preserve">  printf("Array size: %d\n\n", arraySize);</w:t>
      </w:r>
    </w:p>
    <w:p w14:paraId="785EC066" w14:textId="77777777" w:rsidR="00E80032" w:rsidRPr="00EC76D5" w:rsidRDefault="00E80032" w:rsidP="00E80032">
      <w:pPr>
        <w:pStyle w:val="Code"/>
      </w:pPr>
      <w:r w:rsidRPr="00EC76D5">
        <w:t>}</w:t>
      </w:r>
    </w:p>
    <w:p w14:paraId="66080330" w14:textId="081A4718" w:rsidR="00E80032" w:rsidRPr="00EC76D5" w:rsidRDefault="00E80032" w:rsidP="007C7CB2">
      <w:pPr>
        <w:pStyle w:val="Rubrik2"/>
      </w:pPr>
      <w:bookmarkStart w:id="5986" w:name="_Toc320485588"/>
      <w:bookmarkStart w:id="5987" w:name="_Toc323656698"/>
      <w:bookmarkStart w:id="5988" w:name="_Toc324085436"/>
      <w:bookmarkStart w:id="5989" w:name="_Toc383781088"/>
      <w:bookmarkStart w:id="5990" w:name="_Toc481936488"/>
      <w:r w:rsidRPr="00EC76D5">
        <w:t>Expressions and Operators</w:t>
      </w:r>
      <w:bookmarkEnd w:id="5986"/>
      <w:bookmarkEnd w:id="5987"/>
      <w:bookmarkEnd w:id="5988"/>
      <w:bookmarkEnd w:id="5989"/>
      <w:bookmarkEnd w:id="5990"/>
    </w:p>
    <w:p w14:paraId="5C6F2546" w14:textId="77777777" w:rsidR="00E80032" w:rsidRPr="00EC76D5" w:rsidRDefault="00E80032" w:rsidP="00E80032">
      <w:r w:rsidRPr="00EC76D5">
        <w:t xml:space="preserve">The operations of C are divided into the </w:t>
      </w:r>
      <w:r w:rsidRPr="00EC76D5">
        <w:rPr>
          <w:rStyle w:val="KeyWord"/>
        </w:rPr>
        <w:t>arithmetic</w:t>
      </w:r>
      <w:r w:rsidRPr="00EC76D5">
        <w:t xml:space="preserve">, </w:t>
      </w:r>
      <w:r w:rsidRPr="00EC76D5">
        <w:rPr>
          <w:rStyle w:val="KeyWord"/>
        </w:rPr>
        <w:t>relational</w:t>
      </w:r>
      <w:r w:rsidRPr="00EC76D5">
        <w:t xml:space="preserve">, </w:t>
      </w:r>
      <w:r w:rsidRPr="00EC76D5">
        <w:rPr>
          <w:rStyle w:val="KeyWord"/>
        </w:rPr>
        <w:t>logical</w:t>
      </w:r>
      <w:r w:rsidRPr="00EC76D5">
        <w:t xml:space="preserve">, and </w:t>
      </w:r>
      <w:r w:rsidRPr="00EC76D5">
        <w:rPr>
          <w:rStyle w:val="KeyWord"/>
        </w:rPr>
        <w:t>bitwise</w:t>
      </w:r>
      <w:r w:rsidRPr="00EC76D5">
        <w:t xml:space="preserve"> operators as well as simple and compound </w:t>
      </w:r>
      <w:r w:rsidRPr="00EC76D5">
        <w:rPr>
          <w:rStyle w:val="KeyWord"/>
        </w:rPr>
        <w:t>assignment</w:t>
      </w:r>
      <w:r w:rsidRPr="00EC76D5">
        <w:t xml:space="preserve">. Moreover, there is the </w:t>
      </w:r>
      <w:r w:rsidRPr="00EC76D5">
        <w:rPr>
          <w:rStyle w:val="KeyWord"/>
        </w:rPr>
        <w:t>conditional</w:t>
      </w:r>
      <w:r w:rsidRPr="00EC76D5">
        <w:t xml:space="preserve"> operator.</w:t>
      </w:r>
    </w:p>
    <w:p w14:paraId="2EF5CA4B" w14:textId="77777777" w:rsidR="00E80032" w:rsidRPr="00EC76D5" w:rsidRDefault="00E80032" w:rsidP="00E80032">
      <w:r w:rsidRPr="00EC76D5">
        <w:t xml:space="preserve">In the figure below, </w:t>
      </w:r>
      <w:r w:rsidRPr="00EC76D5">
        <w:rPr>
          <w:rStyle w:val="CodeInText0"/>
        </w:rPr>
        <w:t>+</w:t>
      </w:r>
      <w:r w:rsidRPr="00EC76D5">
        <w:t xml:space="preserve"> is an operator, </w:t>
      </w:r>
      <w:r w:rsidRPr="00EC76D5">
        <w:rPr>
          <w:rStyle w:val="CodeInText0"/>
        </w:rPr>
        <w:t>1</w:t>
      </w:r>
      <w:r w:rsidRPr="00EC76D5">
        <w:t xml:space="preserve"> and </w:t>
      </w:r>
      <w:r w:rsidRPr="00EC76D5">
        <w:rPr>
          <w:rStyle w:val="CodeInText0"/>
        </w:rPr>
        <w:t>2</w:t>
      </w:r>
      <w:r w:rsidRPr="00EC76D5">
        <w:t xml:space="preserve"> are operands and the whole term is an expression.</w:t>
      </w:r>
    </w:p>
    <w:p w14:paraId="265E6D40" w14:textId="77777777" w:rsidR="00E80032" w:rsidRPr="00EC76D5" w:rsidRDefault="00E80032" w:rsidP="00E80032">
      <w:pPr>
        <w:rPr>
          <w:szCs w:val="21"/>
        </w:rPr>
      </w:pPr>
      <w:r w:rsidRPr="00EC76D5">
        <w:rPr>
          <w:noProof/>
          <w:lang w:eastAsia="sv-SE"/>
        </w:rPr>
        <mc:AlternateContent>
          <mc:Choice Requires="wpc">
            <w:drawing>
              <wp:inline distT="0" distB="0" distL="0" distR="0" wp14:anchorId="017EE27F" wp14:editId="7BC3C427">
                <wp:extent cx="1893570" cy="1172210"/>
                <wp:effectExtent l="0" t="0" r="1905" b="0"/>
                <wp:docPr id="150" name="Canvas 17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6" name="Rectangle 143"/>
                        <wps:cNvSpPr>
                          <a:spLocks noChangeArrowheads="1"/>
                        </wps:cNvSpPr>
                        <wps:spPr bwMode="auto">
                          <a:xfrm>
                            <a:off x="631123" y="541005"/>
                            <a:ext cx="721427" cy="631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AA4BF3" w14:textId="77777777" w:rsidR="005A193E" w:rsidRPr="003F7CF1" w:rsidRDefault="005A193E"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59763351" r:id="rId10"/>
                                </w:object>
                              </w:r>
                            </w:p>
                          </w:txbxContent>
                        </wps:txbx>
                        <wps:bodyPr rot="0" vert="horz" wrap="square" lIns="91440" tIns="45720" rIns="91440" bIns="45720" anchor="t" anchorCtr="0" upright="1">
                          <a:noAutofit/>
                        </wps:bodyPr>
                      </wps:wsp>
                      <wps:wsp>
                        <wps:cNvPr id="177" name="Rectangle 144"/>
                        <wps:cNvSpPr>
                          <a:spLocks noChangeArrowheads="1"/>
                        </wps:cNvSpPr>
                        <wps:spPr bwMode="auto">
                          <a:xfrm>
                            <a:off x="631123" y="0"/>
                            <a:ext cx="7214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28D2D2" w14:textId="77777777" w:rsidR="005A193E" w:rsidRPr="003F7CF1" w:rsidRDefault="005A193E" w:rsidP="00E80032">
                              <w:pPr>
                                <w:pStyle w:val="Picture"/>
                                <w:rPr>
                                  <w:rStyle w:val="Italic"/>
                                  <w:sz w:val="19"/>
                                  <w:szCs w:val="19"/>
                                </w:rPr>
                              </w:pPr>
                              <w:r w:rsidRPr="003F7CF1">
                                <w:rPr>
                                  <w:rStyle w:val="Italic"/>
                                  <w:sz w:val="19"/>
                                  <w:szCs w:val="19"/>
                                </w:rPr>
                                <w:t>Operator</w:t>
                              </w:r>
                            </w:p>
                          </w:txbxContent>
                        </wps:txbx>
                        <wps:bodyPr rot="0" vert="horz" wrap="square" lIns="91440" tIns="45720" rIns="91440" bIns="45720" anchor="t" anchorCtr="0" upright="1">
                          <a:noAutofit/>
                        </wps:bodyPr>
                      </wps:wsp>
                      <wps:wsp>
                        <wps:cNvPr id="178" name="Rectangle 145"/>
                        <wps:cNvSpPr>
                          <a:spLocks noChangeArrowheads="1"/>
                        </wps:cNvSpPr>
                        <wps:spPr bwMode="auto">
                          <a:xfrm>
                            <a:off x="1172243"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59F9B3" w14:textId="77777777" w:rsidR="005A193E" w:rsidRPr="003F7CF1" w:rsidRDefault="005A193E"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s:wsp>
                        <wps:cNvPr id="180" name="Line 146"/>
                        <wps:cNvCnPr>
                          <a:cxnSpLocks noChangeShapeType="1"/>
                        </wps:cNvCnPr>
                        <wps:spPr bwMode="auto">
                          <a:xfrm>
                            <a:off x="991837" y="270502"/>
                            <a:ext cx="700" cy="45080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1" name="Line 147"/>
                        <wps:cNvCnPr>
                          <a:cxnSpLocks noChangeShapeType="1"/>
                        </wps:cNvCnPr>
                        <wps:spPr bwMode="auto">
                          <a:xfrm>
                            <a:off x="450817" y="450804"/>
                            <a:ext cx="361313"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2" name="Line 148"/>
                        <wps:cNvCnPr>
                          <a:cxnSpLocks noChangeShapeType="1"/>
                        </wps:cNvCnPr>
                        <wps:spPr bwMode="auto">
                          <a:xfrm flipH="1">
                            <a:off x="1172243" y="450804"/>
                            <a:ext cx="270510"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3" name="Rectangle 149"/>
                        <wps:cNvSpPr>
                          <a:spLocks noChangeArrowheads="1"/>
                        </wps:cNvSpPr>
                        <wps:spPr bwMode="auto">
                          <a:xfrm>
                            <a:off x="0"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F76B3" w14:textId="77777777" w:rsidR="005A193E" w:rsidRPr="003F7CF1" w:rsidRDefault="005A193E"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c:wpc>
                  </a:graphicData>
                </a:graphic>
              </wp:inline>
            </w:drawing>
          </mc:Choice>
          <mc:Fallback>
            <w:pict>
              <v:group w14:anchorId="017EE27F" id="Canvas 178" o:spid="_x0000_s1202" editas="canvas" style="width:149.1pt;height:92.3pt;mso-position-horizontal-relative:char;mso-position-vertical-relative:line" coordsize="18935,11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">
                <v:shape id="_x0000_s1203" type="#_x0000_t75" style="position:absolute;width:18935;height:11722;visibility:visible;mso-wrap-style:square">
                  <v:fill o:detectmouseclick="t"/>
                  <v:path o:connecttype="none"/>
                </v:shape>
                <v:rect id="Rectangle 143" o:spid="_x0000_s1204" style="position:absolute;left:6311;top:5410;width:7214;height:6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" filled="f" stroked="f">
                  <v:textbox>
                    <w:txbxContent>
                      <w:p w14:paraId="2AAA4BF3" w14:textId="77777777" w:rsidR="005A193E" w:rsidRPr="003F7CF1" w:rsidRDefault="005A193E"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59763351" r:id="rId11"/>
                          </w:object>
                        </w:r>
                      </w:p>
                    </w:txbxContent>
                  </v:textbox>
                </v:rect>
                <v:rect id="Rectangle 144" o:spid="_x0000_s1205" style="position:absolute;left:6311;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" filled="f" stroked="f">
                  <v:textbox>
                    <w:txbxContent>
                      <w:p w14:paraId="7928D2D2" w14:textId="77777777" w:rsidR="005A193E" w:rsidRPr="003F7CF1" w:rsidRDefault="005A193E" w:rsidP="00E80032">
                        <w:pPr>
                          <w:pStyle w:val="Picture"/>
                          <w:rPr>
                            <w:rStyle w:val="Italic"/>
                            <w:sz w:val="19"/>
                            <w:szCs w:val="19"/>
                          </w:rPr>
                        </w:pPr>
                        <w:r w:rsidRPr="003F7CF1">
                          <w:rPr>
                            <w:rStyle w:val="Italic"/>
                            <w:sz w:val="19"/>
                            <w:szCs w:val="19"/>
                          </w:rPr>
                          <w:t>Operator</w:t>
                        </w:r>
                      </w:p>
                    </w:txbxContent>
                  </v:textbox>
                </v:rect>
                <v:rect id="Rectangle 145" o:spid="_x0000_s1206" style="position:absolute;left:11722;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" filled="f" stroked="f">
                  <v:textbox>
                    <w:txbxContent>
                      <w:p w14:paraId="0259F9B3" w14:textId="77777777" w:rsidR="005A193E" w:rsidRPr="003F7CF1" w:rsidRDefault="005A193E" w:rsidP="00E80032">
                        <w:pPr>
                          <w:pStyle w:val="Picture"/>
                          <w:rPr>
                            <w:rStyle w:val="Italic"/>
                            <w:sz w:val="19"/>
                            <w:szCs w:val="19"/>
                          </w:rPr>
                        </w:pPr>
                        <w:r w:rsidRPr="003F7CF1">
                          <w:rPr>
                            <w:rStyle w:val="Italic"/>
                            <w:sz w:val="19"/>
                            <w:szCs w:val="19"/>
                          </w:rPr>
                          <w:t>Operand</w:t>
                        </w:r>
                      </w:p>
                    </w:txbxContent>
                  </v:textbox>
                </v:rect>
                <v:line id="Line 146" o:spid="_x0000_s1207" style="position:absolute;visibility:visible;mso-wrap-style:square" from="9918,2705" to="9925,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">
                  <v:stroke endarrow="block"/>
                </v:line>
                <v:line id="Line 147" o:spid="_x0000_s1208" style="position:absolute;visibility:visible;mso-wrap-style:square" from="4508,4508" to="8121,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">
                  <v:stroke endarrow="block"/>
                </v:line>
                <v:line id="Line 148" o:spid="_x0000_s1209" style="position:absolute;flip:x;visibility:visible;mso-wrap-style:square" from="11722,4508" to="14427,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">
                  <v:stroke endarrow="block"/>
                </v:line>
                <v:rect id="Rectangle 149" o:spid="_x0000_s1210" style="position:absolute;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" filled="f" stroked="f">
                  <v:textbox>
                    <w:txbxContent>
                      <w:p w14:paraId="62BF76B3" w14:textId="77777777" w:rsidR="005A193E" w:rsidRPr="003F7CF1" w:rsidRDefault="005A193E" w:rsidP="00E80032">
                        <w:pPr>
                          <w:pStyle w:val="Picture"/>
                          <w:rPr>
                            <w:rStyle w:val="Italic"/>
                            <w:sz w:val="19"/>
                            <w:szCs w:val="19"/>
                          </w:rPr>
                        </w:pPr>
                        <w:r w:rsidRPr="003F7CF1">
                          <w:rPr>
                            <w:rStyle w:val="Italic"/>
                            <w:sz w:val="19"/>
                            <w:szCs w:val="19"/>
                          </w:rPr>
                          <w:t>Operand</w:t>
                        </w:r>
                      </w:p>
                    </w:txbxContent>
                  </v:textbox>
                </v:rect>
                <w10:anchorlock/>
              </v:group>
            </w:pict>
          </mc:Fallback>
        </mc:AlternateContent>
      </w:r>
    </w:p>
    <w:p w14:paraId="0F91E71A" w14:textId="0D07DA08"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91" w:name="_Toc320485589"/>
      <w:bookmarkStart w:id="5992" w:name="_Toc323656699"/>
      <w:bookmarkStart w:id="5993" w:name="_Toc324085437"/>
      <w:bookmarkStart w:id="5994" w:name="_Toc383781089"/>
      <w:bookmarkStart w:id="5995" w:name="_Toc481936489"/>
      <w:r w:rsidRPr="00EC76D5">
        <w:t>Arithmetic Operators</w:t>
      </w:r>
      <w:bookmarkEnd w:id="5991"/>
      <w:bookmarkEnd w:id="5992"/>
      <w:bookmarkEnd w:id="5993"/>
      <w:bookmarkEnd w:id="5994"/>
      <w:bookmarkEnd w:id="5995"/>
    </w:p>
    <w:p w14:paraId="6B5B826C" w14:textId="77777777" w:rsidR="00E80032" w:rsidRPr="00EC76D5" w:rsidRDefault="00E80032" w:rsidP="00E80032">
      <w:r w:rsidRPr="00EC76D5">
        <w:t xml:space="preserve">The arithmetic operators are addition (+), subtraction (-), multiplication (*), division (/), and modulo (%). The first four operators are equivalent to the four fundamental rules of arithmetic. The operators can take operands of integral and floating types. The last operator, </w:t>
      </w:r>
      <w:r w:rsidRPr="00EC76D5">
        <w:rPr>
          <w:rStyle w:val="KeyWord"/>
        </w:rPr>
        <w:t>modulo</w:t>
      </w:r>
      <w:r w:rsidRPr="00EC76D5">
        <w:t xml:space="preserve">, gives the remainder of integer division. If we mix integral and floating types in the expression, the result will have floating type. The modulo </w:t>
      </w:r>
      <w:r w:rsidRPr="00EC76D5">
        <w:lastRenderedPageBreak/>
        <w:t>operator, however, only works with integral operands. The last assignment in the following code may give rise to a compiler warning as the result of the division is a double and is converted into an integer.</w:t>
      </w:r>
    </w:p>
    <w:p w14:paraId="30A748FE" w14:textId="77777777" w:rsidR="00E80032" w:rsidRPr="00EC76D5" w:rsidRDefault="00E80032" w:rsidP="00E80032">
      <w:pPr>
        <w:pStyle w:val="Code"/>
      </w:pPr>
      <w:r w:rsidRPr="00EC76D5">
        <w:t>int a = 10, b = 3, c;</w:t>
      </w:r>
    </w:p>
    <w:p w14:paraId="1CA81783" w14:textId="77777777" w:rsidR="00E80032" w:rsidRPr="00EC76D5" w:rsidRDefault="00E80032" w:rsidP="00E80032">
      <w:pPr>
        <w:pStyle w:val="Code"/>
      </w:pPr>
    </w:p>
    <w:p w14:paraId="779AAAE4" w14:textId="77777777" w:rsidR="00E80032" w:rsidRPr="00EC76D5" w:rsidRDefault="00E80032" w:rsidP="00E80032">
      <w:pPr>
        <w:pStyle w:val="Code"/>
      </w:pPr>
      <w:r w:rsidRPr="00EC76D5">
        <w:t>c = a + b; // 13</w:t>
      </w:r>
    </w:p>
    <w:p w14:paraId="039AF6C6" w14:textId="77777777" w:rsidR="00E80032" w:rsidRPr="00EC76D5" w:rsidRDefault="00E80032" w:rsidP="00E80032">
      <w:pPr>
        <w:pStyle w:val="Code"/>
      </w:pPr>
      <w:r w:rsidRPr="00EC76D5">
        <w:t>c = a - b; // 7</w:t>
      </w:r>
    </w:p>
    <w:p w14:paraId="6AF9CCD7" w14:textId="77777777" w:rsidR="00E80032" w:rsidRPr="00EC76D5" w:rsidRDefault="00E80032" w:rsidP="00E80032">
      <w:pPr>
        <w:pStyle w:val="Code"/>
      </w:pPr>
      <w:r w:rsidRPr="00EC76D5">
        <w:t>c = a * b; // 30</w:t>
      </w:r>
    </w:p>
    <w:p w14:paraId="0C3435D1" w14:textId="77777777" w:rsidR="00E80032" w:rsidRPr="00EC76D5" w:rsidRDefault="00E80032" w:rsidP="00E80032">
      <w:pPr>
        <w:pStyle w:val="Code"/>
      </w:pPr>
      <w:r w:rsidRPr="00EC76D5">
        <w:t>c = a / b; // 3, integer division</w:t>
      </w:r>
    </w:p>
    <w:p w14:paraId="4A014102" w14:textId="77777777" w:rsidR="00E80032" w:rsidRPr="00EC76D5" w:rsidRDefault="00E80032" w:rsidP="00E80032">
      <w:pPr>
        <w:pStyle w:val="Code"/>
      </w:pPr>
      <w:r w:rsidRPr="00EC76D5">
        <w:t>c = a % 3; // 1, remainder</w:t>
      </w:r>
    </w:p>
    <w:p w14:paraId="2D27B867" w14:textId="77777777" w:rsidR="00E80032" w:rsidRPr="00EC76D5" w:rsidRDefault="00E80032" w:rsidP="00E80032">
      <w:pPr>
        <w:pStyle w:val="Code"/>
      </w:pPr>
    </w:p>
    <w:p w14:paraId="67DA169D" w14:textId="77777777" w:rsidR="00E80032" w:rsidRPr="00EC76D5" w:rsidRDefault="00E80032" w:rsidP="00E80032">
      <w:pPr>
        <w:pStyle w:val="Code"/>
      </w:pPr>
      <w:r w:rsidRPr="00EC76D5">
        <w:t>double d = 3.0, e;</w:t>
      </w:r>
    </w:p>
    <w:p w14:paraId="34A28504" w14:textId="77777777" w:rsidR="00E80032" w:rsidRPr="00EC76D5" w:rsidRDefault="00E80032" w:rsidP="00E80032">
      <w:pPr>
        <w:pStyle w:val="Code"/>
      </w:pPr>
      <w:r w:rsidRPr="00EC76D5">
        <w:t>e = a / d; // 3.333, floating type</w:t>
      </w:r>
    </w:p>
    <w:p w14:paraId="59D5A738" w14:textId="0E298C12"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rStyle w:val="Italic"/>
          <w:i w:val="0"/>
        </w:rPr>
      </w:pPr>
      <w:bookmarkStart w:id="5996" w:name="_Toc320485590"/>
      <w:bookmarkStart w:id="5997" w:name="_Toc323656700"/>
      <w:bookmarkStart w:id="5998" w:name="_Toc324085438"/>
      <w:bookmarkStart w:id="5999" w:name="_Toc383781090"/>
      <w:bookmarkStart w:id="6000" w:name="_Toc481936490"/>
      <w:r w:rsidRPr="00EC76D5">
        <w:rPr>
          <w:rStyle w:val="Italic"/>
          <w:i w:val="0"/>
        </w:rPr>
        <w:t>Pointer Arithmetic</w:t>
      </w:r>
      <w:bookmarkEnd w:id="5996"/>
      <w:bookmarkEnd w:id="5997"/>
      <w:bookmarkEnd w:id="5998"/>
      <w:bookmarkEnd w:id="5999"/>
      <w:bookmarkEnd w:id="6000"/>
    </w:p>
    <w:p w14:paraId="747CF518" w14:textId="77777777" w:rsidR="00E80032" w:rsidRPr="00EC76D5" w:rsidRDefault="00E80032" w:rsidP="00E80032">
      <w:r w:rsidRPr="00EC76D5">
        <w:t xml:space="preserve">The addition and subtraction operators are also applicable on pointers. It is called </w:t>
      </w:r>
      <w:r w:rsidRPr="00EC76D5">
        <w:rPr>
          <w:rStyle w:val="KeyWord"/>
        </w:rPr>
        <w:t>pointer</w:t>
      </w:r>
      <w:r w:rsidRPr="00EC76D5">
        <w:rPr>
          <w:rStyle w:val="Italic"/>
        </w:rPr>
        <w:t xml:space="preserve"> </w:t>
      </w:r>
      <w:r w:rsidRPr="00EC76D5">
        <w:rPr>
          <w:rStyle w:val="KeyWord"/>
        </w:rPr>
        <w:t>arithmetic</w:t>
      </w:r>
      <w:r w:rsidRPr="00EC76D5">
        <w:t xml:space="preserve">. An integral value can be added to or subtracted from a pointer. The value of the pointer is then changed by the integral value times the </w:t>
      </w:r>
      <w:r w:rsidRPr="00EC76D5">
        <w:rPr>
          <w:rStyle w:val="Italic"/>
        </w:rPr>
        <w:t>size</w:t>
      </w:r>
      <w:r w:rsidRPr="00EC76D5">
        <w:t xml:space="preserve"> of the type the pointer points at. As the </w:t>
      </w:r>
      <w:r w:rsidRPr="00EC76D5">
        <w:rPr>
          <w:rStyle w:val="KeyWord"/>
        </w:rPr>
        <w:t>void</w:t>
      </w:r>
      <w:r w:rsidRPr="00EC76D5">
        <w:t xml:space="preserve"> type is not really a type, but rather the absence of a type, it has no size. Therefore, we cannot perform pointer arithmetic on </w:t>
      </w:r>
      <w:r w:rsidRPr="00EC76D5">
        <w:rPr>
          <w:rStyle w:val="KeyWord"/>
        </w:rPr>
        <w:t>void</w:t>
      </w:r>
      <w:r w:rsidRPr="00EC76D5">
        <w:t xml:space="preserve"> pointers.</w:t>
      </w:r>
    </w:p>
    <w:p w14:paraId="78D38D2E" w14:textId="77777777" w:rsidR="00E80032" w:rsidRPr="00EC76D5" w:rsidRDefault="00E80032" w:rsidP="00E80032">
      <w:r w:rsidRPr="00EC76D5">
        <w:t xml:space="preserve">In the code below, let us assume that </w:t>
      </w:r>
      <w:r w:rsidRPr="00EC76D5">
        <w:rPr>
          <w:rStyle w:val="CodeInText0"/>
        </w:rPr>
        <w:t>number</w:t>
      </w:r>
      <w:r w:rsidRPr="00EC76D5">
        <w:t xml:space="preserve"> is stored at memory location 10,000 and that the integer type has the size of four bytes. Then the pointer </w:t>
      </w:r>
      <w:r w:rsidRPr="00EC76D5">
        <w:rPr>
          <w:rStyle w:val="CodeInText0"/>
        </w:rPr>
        <w:t>numberPtr</w:t>
      </w:r>
      <w:r w:rsidRPr="00EC76D5">
        <w:t xml:space="preserve"> will assume the values 10,000, 10,004, 10,008, and 10,012, </w:t>
      </w:r>
      <w:r w:rsidRPr="00EC76D5">
        <w:rPr>
          <w:rStyle w:val="Italic"/>
        </w:rPr>
        <w:t>not</w:t>
      </w:r>
      <w:r w:rsidRPr="00EC76D5">
        <w:t xml:space="preserve"> the values 10,000, 10,001, 10,002, and 10,003, as pointer arithmetic always takes the size of the type into consideration.</w:t>
      </w:r>
    </w:p>
    <w:p w14:paraId="66DC1A77" w14:textId="77777777" w:rsidR="00E80032" w:rsidRPr="00EC76D5" w:rsidRDefault="00E80032" w:rsidP="00E80032">
      <w:pPr>
        <w:rPr>
          <w:szCs w:val="21"/>
        </w:rPr>
      </w:pPr>
      <w:r w:rsidRPr="00EC76D5">
        <w:rPr>
          <w:noProof/>
          <w:lang w:eastAsia="sv-SE"/>
        </w:rPr>
        <mc:AlternateContent>
          <mc:Choice Requires="wpc">
            <w:drawing>
              <wp:inline distT="0" distB="0" distL="0" distR="0" wp14:anchorId="2048F7D8" wp14:editId="2A58D93C">
                <wp:extent cx="5738495" cy="1623060"/>
                <wp:effectExtent l="0" t="0" r="0" b="0"/>
                <wp:docPr id="159" name="Canvas 1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4" name="Rectangle 130"/>
                        <wps:cNvSpPr>
                          <a:spLocks noChangeArrowheads="1"/>
                        </wps:cNvSpPr>
                        <wps:spPr bwMode="auto">
                          <a:xfrm>
                            <a:off x="180203" y="1172143"/>
                            <a:ext cx="721712" cy="359413"/>
                          </a:xfrm>
                          <a:prstGeom prst="rect">
                            <a:avLst/>
                          </a:prstGeom>
                          <a:solidFill>
                            <a:srgbClr val="FFFFFF"/>
                          </a:solidFill>
                          <a:ln w="9525">
                            <a:solidFill>
                              <a:srgbClr val="000000"/>
                            </a:solidFill>
                            <a:miter lim="800000"/>
                            <a:headEnd/>
                            <a:tailEnd/>
                          </a:ln>
                        </wps:spPr>
                        <wps:txbx>
                          <w:txbxContent>
                            <w:p w14:paraId="4BC19397" w14:textId="77777777" w:rsidR="005A193E" w:rsidRPr="003F7CF1" w:rsidRDefault="005A193E" w:rsidP="00E80032">
                              <w:pPr>
                                <w:pStyle w:val="SourceCodeBoxText"/>
                                <w:rPr>
                                  <w:sz w:val="19"/>
                                  <w:szCs w:val="19"/>
                                </w:rPr>
                              </w:pPr>
                            </w:p>
                          </w:txbxContent>
                        </wps:txbx>
                        <wps:bodyPr rot="0" vert="horz" wrap="square" lIns="91440" tIns="45720" rIns="91440" bIns="45720" anchor="t" anchorCtr="0" upright="1">
                          <a:noAutofit/>
                        </wps:bodyPr>
                      </wps:wsp>
                      <wps:wsp>
                        <wps:cNvPr id="165" name="Text Box 131"/>
                        <wps:cNvSpPr txBox="1">
                          <a:spLocks noChangeArrowheads="1"/>
                        </wps:cNvSpPr>
                        <wps:spPr bwMode="auto">
                          <a:xfrm>
                            <a:off x="180203" y="811130"/>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6D5B85" w14:textId="77777777" w:rsidR="005A193E" w:rsidRPr="003F7CF1" w:rsidRDefault="005A193E" w:rsidP="00E80032">
                              <w:pPr>
                                <w:pStyle w:val="SourceCodeBoxHeader"/>
                                <w:rPr>
                                  <w:sz w:val="19"/>
                                  <w:szCs w:val="19"/>
                                  <w:lang w:val="sv-SE"/>
                                </w:rPr>
                              </w:pPr>
                              <w:r>
                                <w:rPr>
                                  <w:sz w:val="19"/>
                                  <w:szCs w:val="19"/>
                                  <w:lang w:val="sv-SE"/>
                                </w:rPr>
                                <w:t>numberPtr</w:t>
                              </w:r>
                            </w:p>
                          </w:txbxContent>
                        </wps:txbx>
                        <wps:bodyPr rot="0" vert="horz" wrap="square" lIns="91440" tIns="45720" rIns="91440" bIns="45720" anchor="t" anchorCtr="0" upright="1">
                          <a:noAutofit/>
                        </wps:bodyPr>
                      </wps:wsp>
                      <wps:wsp>
                        <wps:cNvPr id="166" name="Rectangle 132"/>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54F2C5F5" w14:textId="77777777" w:rsidR="005A193E" w:rsidRPr="003F7CF1" w:rsidRDefault="005A193E" w:rsidP="00E80032">
                              <w:pPr>
                                <w:pStyle w:val="SourceCodeBoxText"/>
                                <w:rPr>
                                  <w:sz w:val="19"/>
                                  <w:szCs w:val="19"/>
                                </w:rPr>
                              </w:pPr>
                              <w:r w:rsidRPr="003F7CF1">
                                <w:rPr>
                                  <w:sz w:val="19"/>
                                  <w:szCs w:val="19"/>
                                </w:rPr>
                                <w:t>102</w:t>
                              </w:r>
                            </w:p>
                          </w:txbxContent>
                        </wps:txbx>
                        <wps:bodyPr rot="0" vert="horz" wrap="square" lIns="91440" tIns="45720" rIns="91440" bIns="45720" anchor="t" anchorCtr="0" upright="1">
                          <a:noAutofit/>
                        </wps:bodyPr>
                      </wps:wsp>
                      <wps:wsp>
                        <wps:cNvPr id="167" name="Rectangle 133"/>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40E6E9C7" w14:textId="77777777" w:rsidR="005A193E" w:rsidRPr="003F7CF1" w:rsidRDefault="005A193E" w:rsidP="00E80032">
                              <w:pPr>
                                <w:pStyle w:val="SourceCodeBoxText"/>
                                <w:rPr>
                                  <w:sz w:val="19"/>
                                  <w:szCs w:val="19"/>
                                </w:rPr>
                              </w:pPr>
                              <w:r w:rsidRPr="003F7CF1">
                                <w:rPr>
                                  <w:sz w:val="19"/>
                                  <w:szCs w:val="19"/>
                                </w:rPr>
                                <w:t>100</w:t>
                              </w:r>
                            </w:p>
                          </w:txbxContent>
                        </wps:txbx>
                        <wps:bodyPr rot="0" vert="horz" wrap="square" lIns="91440" tIns="45720" rIns="91440" bIns="45720" anchor="t" anchorCtr="0" upright="1">
                          <a:noAutofit/>
                        </wps:bodyPr>
                      </wps:wsp>
                      <wps:wsp>
                        <wps:cNvPr id="168" name="Rectangle 134"/>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168BD58F" w14:textId="77777777" w:rsidR="005A193E" w:rsidRPr="003F7CF1" w:rsidRDefault="005A193E" w:rsidP="00E80032">
                              <w:pPr>
                                <w:pStyle w:val="SourceCodeBoxText"/>
                                <w:rPr>
                                  <w:sz w:val="19"/>
                                  <w:szCs w:val="19"/>
                                </w:rPr>
                              </w:pPr>
                              <w:r w:rsidRPr="003F7CF1">
                                <w:rPr>
                                  <w:sz w:val="19"/>
                                  <w:szCs w:val="19"/>
                                </w:rPr>
                                <w:t>101</w:t>
                              </w:r>
                            </w:p>
                          </w:txbxContent>
                        </wps:txbx>
                        <wps:bodyPr rot="0" vert="horz" wrap="square" lIns="91440" tIns="45720" rIns="91440" bIns="45720" anchor="t" anchorCtr="0" upright="1">
                          <a:noAutofit/>
                        </wps:bodyPr>
                      </wps:wsp>
                      <wps:wsp>
                        <wps:cNvPr id="169" name="Rectangle 135"/>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62ADDEAE" w14:textId="77777777" w:rsidR="005A193E" w:rsidRPr="003F7CF1" w:rsidRDefault="005A193E" w:rsidP="00E80032">
                              <w:pPr>
                                <w:pStyle w:val="SourceCodeBoxText"/>
                                <w:rPr>
                                  <w:sz w:val="19"/>
                                  <w:szCs w:val="19"/>
                                </w:rPr>
                              </w:pPr>
                              <w:r w:rsidRPr="003F7CF1">
                                <w:rPr>
                                  <w:sz w:val="19"/>
                                  <w:szCs w:val="19"/>
                                </w:rPr>
                                <w:t>103</w:t>
                              </w:r>
                            </w:p>
                          </w:txbxContent>
                        </wps:txbx>
                        <wps:bodyPr rot="0" vert="horz" wrap="square" lIns="91440" tIns="45720" rIns="91440" bIns="45720" anchor="t" anchorCtr="0" upright="1">
                          <a:noAutofit/>
                        </wps:bodyPr>
                      </wps:wsp>
                      <wps:wsp>
                        <wps:cNvPr id="170" name="Rectangle 136"/>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9E33C9" w14:textId="77777777" w:rsidR="005A193E" w:rsidRPr="003F7CF1" w:rsidRDefault="005A193E" w:rsidP="00E80032">
                              <w:pPr>
                                <w:pStyle w:val="SourceCodeBoxText"/>
                                <w:rPr>
                                  <w:sz w:val="19"/>
                                  <w:szCs w:val="19"/>
                                </w:rPr>
                              </w:pPr>
                              <w:r w:rsidRPr="003F7CF1">
                                <w:rPr>
                                  <w:sz w:val="19"/>
                                  <w:szCs w:val="19"/>
                                </w:rPr>
                                <w:t>10008</w:t>
                              </w:r>
                            </w:p>
                          </w:txbxContent>
                        </wps:txbx>
                        <wps:bodyPr rot="0" vert="horz" wrap="square" lIns="91440" tIns="45720" rIns="91440" bIns="45720" anchor="t" anchorCtr="0" upright="1">
                          <a:noAutofit/>
                        </wps:bodyPr>
                      </wps:wsp>
                      <wps:wsp>
                        <wps:cNvPr id="171" name="Rectangle 137"/>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4BFA0C" w14:textId="77777777" w:rsidR="005A193E" w:rsidRPr="003F7CF1" w:rsidRDefault="005A193E"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173" name="Rectangle 138"/>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75C58D" w14:textId="77777777" w:rsidR="005A193E" w:rsidRPr="003F7CF1" w:rsidRDefault="005A193E" w:rsidP="00E80032">
                              <w:pPr>
                                <w:pStyle w:val="SourceCodeBoxText"/>
                                <w:rPr>
                                  <w:sz w:val="19"/>
                                  <w:szCs w:val="19"/>
                                </w:rPr>
                              </w:pPr>
                              <w:r w:rsidRPr="003F7CF1">
                                <w:rPr>
                                  <w:sz w:val="19"/>
                                  <w:szCs w:val="19"/>
                                </w:rPr>
                                <w:t>10004</w:t>
                              </w:r>
                            </w:p>
                          </w:txbxContent>
                        </wps:txbx>
                        <wps:bodyPr rot="0" vert="horz" wrap="square" lIns="91440" tIns="45720" rIns="91440" bIns="45720" anchor="t" anchorCtr="0" upright="1">
                          <a:noAutofit/>
                        </wps:bodyPr>
                      </wps:wsp>
                      <wps:wsp>
                        <wps:cNvPr id="174" name="Rectangle 139"/>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5E55D0" w14:textId="77777777" w:rsidR="005A193E" w:rsidRPr="003F7CF1" w:rsidRDefault="005A193E" w:rsidP="00E80032">
                              <w:pPr>
                                <w:pStyle w:val="SourceCodeBoxText"/>
                                <w:rPr>
                                  <w:sz w:val="19"/>
                                  <w:szCs w:val="19"/>
                                </w:rPr>
                              </w:pPr>
                              <w:r w:rsidRPr="003F7CF1">
                                <w:rPr>
                                  <w:sz w:val="19"/>
                                  <w:szCs w:val="19"/>
                                </w:rPr>
                                <w:t>10012</w:t>
                              </w:r>
                            </w:p>
                          </w:txbxContent>
                        </wps:txbx>
                        <wps:bodyPr rot="0" vert="horz" wrap="square" lIns="91440" tIns="45720" rIns="91440" bIns="45720" anchor="t" anchorCtr="0" upright="1">
                          <a:noAutofit/>
                        </wps:bodyPr>
                      </wps:wsp>
                      <wps:wsp>
                        <wps:cNvPr id="175" name="Line 140"/>
                        <wps:cNvCnPr>
                          <a:cxnSpLocks noChangeShapeType="1"/>
                        </wps:cNvCnPr>
                        <wps:spPr bwMode="auto">
                          <a:xfrm>
                            <a:off x="540709" y="1352650"/>
                            <a:ext cx="180403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2048F7D8" id="Canvas 170" o:spid="_x0000_s1211"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">
                <v:shape id="_x0000_s1212" type="#_x0000_t75" style="position:absolute;width:57384;height:16230;visibility:visible;mso-wrap-style:square">
                  <v:fill o:detectmouseclick="t"/>
                  <v:path o:connecttype="none"/>
                </v:shape>
                <v:rect id="Rectangle 130" o:spid="_x0000_s1213" style="position:absolute;left:1802;top:11721;width:721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">
                  <v:textbox>
                    <w:txbxContent>
                      <w:p w14:paraId="4BC19397" w14:textId="77777777" w:rsidR="005A193E" w:rsidRPr="003F7CF1" w:rsidRDefault="005A193E" w:rsidP="00E80032">
                        <w:pPr>
                          <w:pStyle w:val="SourceCodeBoxText"/>
                          <w:rPr>
                            <w:sz w:val="19"/>
                            <w:szCs w:val="19"/>
                          </w:rPr>
                        </w:pPr>
                      </w:p>
                    </w:txbxContent>
                  </v:textbox>
                </v:rect>
                <v:shape id="Text Box 131" o:spid="_x0000_s1214" type="#_x0000_t202" style="position:absolute;left:1802;top:8111;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" filled="f" stroked="f">
                  <v:textbox>
                    <w:txbxContent>
                      <w:p w14:paraId="4F6D5B85" w14:textId="77777777" w:rsidR="005A193E" w:rsidRPr="003F7CF1" w:rsidRDefault="005A193E" w:rsidP="00E80032">
                        <w:pPr>
                          <w:pStyle w:val="SourceCodeBoxHeader"/>
                          <w:rPr>
                            <w:sz w:val="19"/>
                            <w:szCs w:val="19"/>
                            <w:lang w:val="sv-SE"/>
                          </w:rPr>
                        </w:pPr>
                        <w:r>
                          <w:rPr>
                            <w:sz w:val="19"/>
                            <w:szCs w:val="19"/>
                            <w:lang w:val="sv-SE"/>
                          </w:rPr>
                          <w:t>numberPtr</w:t>
                        </w:r>
                      </w:p>
                    </w:txbxContent>
                  </v:textbox>
                </v:shape>
                <v:rect id="Rectangle 132" o:spid="_x0000_s1215"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">
                  <v:textbox>
                    <w:txbxContent>
                      <w:p w14:paraId="54F2C5F5" w14:textId="77777777" w:rsidR="005A193E" w:rsidRPr="003F7CF1" w:rsidRDefault="005A193E" w:rsidP="00E80032">
                        <w:pPr>
                          <w:pStyle w:val="SourceCodeBoxText"/>
                          <w:rPr>
                            <w:sz w:val="19"/>
                            <w:szCs w:val="19"/>
                          </w:rPr>
                        </w:pPr>
                        <w:r w:rsidRPr="003F7CF1">
                          <w:rPr>
                            <w:sz w:val="19"/>
                            <w:szCs w:val="19"/>
                          </w:rPr>
                          <w:t>102</w:t>
                        </w:r>
                      </w:p>
                    </w:txbxContent>
                  </v:textbox>
                </v:rect>
                <v:rect id="Rectangle 133" o:spid="_x0000_s1216"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">
                  <v:textbox>
                    <w:txbxContent>
                      <w:p w14:paraId="40E6E9C7" w14:textId="77777777" w:rsidR="005A193E" w:rsidRPr="003F7CF1" w:rsidRDefault="005A193E" w:rsidP="00E80032">
                        <w:pPr>
                          <w:pStyle w:val="SourceCodeBoxText"/>
                          <w:rPr>
                            <w:sz w:val="19"/>
                            <w:szCs w:val="19"/>
                          </w:rPr>
                        </w:pPr>
                        <w:r w:rsidRPr="003F7CF1">
                          <w:rPr>
                            <w:sz w:val="19"/>
                            <w:szCs w:val="19"/>
                          </w:rPr>
                          <w:t>100</w:t>
                        </w:r>
                      </w:p>
                    </w:txbxContent>
                  </v:textbox>
                </v:rect>
                <v:rect id="Rectangle 134" o:spid="_x0000_s1217"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pY0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">
                  <v:textbox>
                    <w:txbxContent>
                      <w:p w14:paraId="168BD58F" w14:textId="77777777" w:rsidR="005A193E" w:rsidRPr="003F7CF1" w:rsidRDefault="005A193E" w:rsidP="00E80032">
                        <w:pPr>
                          <w:pStyle w:val="SourceCodeBoxText"/>
                          <w:rPr>
                            <w:sz w:val="19"/>
                            <w:szCs w:val="19"/>
                          </w:rPr>
                        </w:pPr>
                        <w:r w:rsidRPr="003F7CF1">
                          <w:rPr>
                            <w:sz w:val="19"/>
                            <w:szCs w:val="19"/>
                          </w:rPr>
                          <w:t>101</w:t>
                        </w:r>
                      </w:p>
                    </w:txbxContent>
                  </v:textbox>
                </v:rect>
                <v:rect id="Rectangle 135" o:spid="_x0000_s1218"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">
                  <v:textbox>
                    <w:txbxContent>
                      <w:p w14:paraId="62ADDEAE" w14:textId="77777777" w:rsidR="005A193E" w:rsidRPr="003F7CF1" w:rsidRDefault="005A193E" w:rsidP="00E80032">
                        <w:pPr>
                          <w:pStyle w:val="SourceCodeBoxText"/>
                          <w:rPr>
                            <w:sz w:val="19"/>
                            <w:szCs w:val="19"/>
                          </w:rPr>
                        </w:pPr>
                        <w:r w:rsidRPr="003F7CF1">
                          <w:rPr>
                            <w:sz w:val="19"/>
                            <w:szCs w:val="19"/>
                          </w:rPr>
                          <w:t>103</w:t>
                        </w:r>
                      </w:p>
                    </w:txbxContent>
                  </v:textbox>
                </v:rect>
                <v:rect id="Rectangle 136" o:spid="_x0000_s1219"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" filled="f" stroked="f">
                  <v:textbox>
                    <w:txbxContent>
                      <w:p w14:paraId="3D9E33C9" w14:textId="77777777" w:rsidR="005A193E" w:rsidRPr="003F7CF1" w:rsidRDefault="005A193E" w:rsidP="00E80032">
                        <w:pPr>
                          <w:pStyle w:val="SourceCodeBoxText"/>
                          <w:rPr>
                            <w:sz w:val="19"/>
                            <w:szCs w:val="19"/>
                          </w:rPr>
                        </w:pPr>
                        <w:r w:rsidRPr="003F7CF1">
                          <w:rPr>
                            <w:sz w:val="19"/>
                            <w:szCs w:val="19"/>
                          </w:rPr>
                          <w:t>10008</w:t>
                        </w:r>
                      </w:p>
                    </w:txbxContent>
                  </v:textbox>
                </v:rect>
                <v:rect id="Rectangle 137" o:spid="_x0000_s1220"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" filled="f" stroked="f">
                  <v:textbox>
                    <w:txbxContent>
                      <w:p w14:paraId="134BFA0C" w14:textId="77777777" w:rsidR="005A193E" w:rsidRPr="003F7CF1" w:rsidRDefault="005A193E" w:rsidP="00E80032">
                        <w:pPr>
                          <w:pStyle w:val="SourceCodeBoxText"/>
                          <w:rPr>
                            <w:sz w:val="19"/>
                            <w:szCs w:val="19"/>
                          </w:rPr>
                        </w:pPr>
                        <w:r w:rsidRPr="003F7CF1">
                          <w:rPr>
                            <w:sz w:val="19"/>
                            <w:szCs w:val="19"/>
                          </w:rPr>
                          <w:t>10000</w:t>
                        </w:r>
                      </w:p>
                    </w:txbxContent>
                  </v:textbox>
                </v:rect>
                <v:rect id="Rectangle 138" o:spid="_x0000_s1221"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nYYwwAAANwAAAAPAAAAZHJzL2Rvd25yZXYueG1sRE9Na8JA&#10;EL0X/A/LCF5EN1qo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hqZ2GMMAAADcAAAADwAA&#10;AAAAAAAAAAAAAAAHAgAAZHJzL2Rvd25yZXYueG1sUEsFBgAAAAADAAMAtwAAAPcCAAAAAA==&#10;" filled="f" stroked="f">
                  <v:textbox>
                    <w:txbxContent>
                      <w:p w14:paraId="5B75C58D" w14:textId="77777777" w:rsidR="005A193E" w:rsidRPr="003F7CF1" w:rsidRDefault="005A193E" w:rsidP="00E80032">
                        <w:pPr>
                          <w:pStyle w:val="SourceCodeBoxText"/>
                          <w:rPr>
                            <w:sz w:val="19"/>
                            <w:szCs w:val="19"/>
                          </w:rPr>
                        </w:pPr>
                        <w:r w:rsidRPr="003F7CF1">
                          <w:rPr>
                            <w:sz w:val="19"/>
                            <w:szCs w:val="19"/>
                          </w:rPr>
                          <w:t>10004</w:t>
                        </w:r>
                      </w:p>
                    </w:txbxContent>
                  </v:textbox>
                </v:rect>
                <v:rect id="Rectangle 139" o:spid="_x0000_s1222"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5swwAAANwAAAAPAAAAZHJzL2Rvd25yZXYueG1sRE9Na8JA&#10;EL0X/A/LCF5EN0qp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CU/ubMMAAADcAAAADwAA&#10;AAAAAAAAAAAAAAAHAgAAZHJzL2Rvd25yZXYueG1sUEsFBgAAAAADAAMAtwAAAPcCAAAAAA==&#10;" filled="f" stroked="f">
                  <v:textbox>
                    <w:txbxContent>
                      <w:p w14:paraId="3E5E55D0" w14:textId="77777777" w:rsidR="005A193E" w:rsidRPr="003F7CF1" w:rsidRDefault="005A193E" w:rsidP="00E80032">
                        <w:pPr>
                          <w:pStyle w:val="SourceCodeBoxText"/>
                          <w:rPr>
                            <w:sz w:val="19"/>
                            <w:szCs w:val="19"/>
                          </w:rPr>
                        </w:pPr>
                        <w:r w:rsidRPr="003F7CF1">
                          <w:rPr>
                            <w:sz w:val="19"/>
                            <w:szCs w:val="19"/>
                          </w:rPr>
                          <w:t>10012</w:t>
                        </w:r>
                      </w:p>
                    </w:txbxContent>
                  </v:textbox>
                </v:rect>
                <v:line id="Line 140" o:spid="_x0000_s1223" style="position:absolute;visibility:visible;mso-wrap-style:square" from="5407,13526" to="23447,1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">
                  <v:stroke endarrow="block"/>
                </v:line>
                <w10:anchorlock/>
              </v:group>
            </w:pict>
          </mc:Fallback>
        </mc:AlternateContent>
      </w:r>
    </w:p>
    <w:p w14:paraId="24F031B5" w14:textId="77777777" w:rsidR="00E80032" w:rsidRPr="00EC76D5" w:rsidRDefault="00E80032" w:rsidP="00E80032">
      <w:pPr>
        <w:pStyle w:val="Code"/>
      </w:pPr>
      <w:r w:rsidRPr="00EC76D5">
        <w:t>int number = 100;</w:t>
      </w:r>
    </w:p>
    <w:p w14:paraId="2DAFA481" w14:textId="77777777" w:rsidR="00E80032" w:rsidRPr="00EC76D5" w:rsidRDefault="00E80032" w:rsidP="00E80032">
      <w:pPr>
        <w:pStyle w:val="Code"/>
      </w:pPr>
      <w:r w:rsidRPr="00EC76D5">
        <w:t>int* numberPtr = &amp;number;</w:t>
      </w:r>
    </w:p>
    <w:p w14:paraId="4646A1BC" w14:textId="77777777" w:rsidR="00E80032" w:rsidRPr="00EC76D5" w:rsidRDefault="00E80032" w:rsidP="00E80032">
      <w:pPr>
        <w:pStyle w:val="Code"/>
      </w:pPr>
    </w:p>
    <w:p w14:paraId="1EB77DF8" w14:textId="77777777" w:rsidR="00E80032" w:rsidRPr="00EC76D5" w:rsidRDefault="00E80032" w:rsidP="00E80032">
      <w:pPr>
        <w:pStyle w:val="Code"/>
      </w:pPr>
      <w:r w:rsidRPr="00EC76D5">
        <w:t>numberPtr = numberPtr + 1;</w:t>
      </w:r>
    </w:p>
    <w:p w14:paraId="00685050" w14:textId="77777777" w:rsidR="00E80032" w:rsidRPr="00EC76D5" w:rsidRDefault="00E80032" w:rsidP="00E80032">
      <w:pPr>
        <w:pStyle w:val="Code"/>
      </w:pPr>
      <w:r w:rsidRPr="00EC76D5">
        <w:t>*numberPtr = number + 1;</w:t>
      </w:r>
    </w:p>
    <w:p w14:paraId="3CDDCFE6" w14:textId="77777777" w:rsidR="00E80032" w:rsidRPr="00EC76D5" w:rsidRDefault="00E80032" w:rsidP="00E80032">
      <w:pPr>
        <w:pStyle w:val="Code"/>
      </w:pPr>
    </w:p>
    <w:p w14:paraId="247D854C" w14:textId="77777777" w:rsidR="00E80032" w:rsidRPr="00EC76D5" w:rsidRDefault="00E80032" w:rsidP="00E80032">
      <w:pPr>
        <w:pStyle w:val="Code"/>
      </w:pPr>
      <w:r w:rsidRPr="00EC76D5">
        <w:t>numberPtr = numberPtr + 1;</w:t>
      </w:r>
    </w:p>
    <w:p w14:paraId="7E6F7532" w14:textId="77777777" w:rsidR="00E80032" w:rsidRPr="00EC76D5" w:rsidRDefault="00E80032" w:rsidP="00E80032">
      <w:pPr>
        <w:pStyle w:val="Code"/>
      </w:pPr>
      <w:r w:rsidRPr="00EC76D5">
        <w:t>*numberPtr = number + 2;</w:t>
      </w:r>
    </w:p>
    <w:p w14:paraId="14EFEF09" w14:textId="77777777" w:rsidR="00E80032" w:rsidRPr="00EC76D5" w:rsidRDefault="00E80032" w:rsidP="00E80032">
      <w:pPr>
        <w:pStyle w:val="Code"/>
      </w:pPr>
    </w:p>
    <w:p w14:paraId="53B1E716" w14:textId="77777777" w:rsidR="00E80032" w:rsidRPr="00EC76D5" w:rsidRDefault="00E80032" w:rsidP="00E80032">
      <w:pPr>
        <w:pStyle w:val="Code"/>
      </w:pPr>
      <w:r w:rsidRPr="00EC76D5">
        <w:t>numberPtr = numberPtr + 1;</w:t>
      </w:r>
    </w:p>
    <w:p w14:paraId="6AFB2762" w14:textId="77777777" w:rsidR="00E80032" w:rsidRPr="00EC76D5" w:rsidRDefault="00E80032" w:rsidP="00E80032">
      <w:pPr>
        <w:pStyle w:val="Code"/>
      </w:pPr>
      <w:r w:rsidRPr="00EC76D5">
        <w:t>*numberPtr = number + 3;</w:t>
      </w:r>
    </w:p>
    <w:p w14:paraId="4022C620" w14:textId="77777777" w:rsidR="00E80032" w:rsidRPr="00EC76D5" w:rsidRDefault="00E80032" w:rsidP="00E80032">
      <w:r w:rsidRPr="00EC76D5">
        <w:t>There is also possible to subtract two pointers pointing at the same type. The result will be the difference in bytes between their two memory locations divided with the size of the type. Again, pointer arithmetic always considers the type size.</w:t>
      </w:r>
    </w:p>
    <w:p w14:paraId="11178648" w14:textId="77777777" w:rsidR="00E80032" w:rsidRPr="00EC76D5" w:rsidRDefault="00E80032" w:rsidP="00E80032">
      <w:pPr>
        <w:pStyle w:val="Code"/>
      </w:pPr>
      <w:r w:rsidRPr="00EC76D5">
        <w:t>int array[] = {1, 2, 3};</w:t>
      </w:r>
    </w:p>
    <w:p w14:paraId="4E8724AA" w14:textId="77777777" w:rsidR="00E80032" w:rsidRPr="00EC76D5" w:rsidRDefault="00E80032" w:rsidP="00E80032">
      <w:pPr>
        <w:pStyle w:val="Code"/>
      </w:pPr>
      <w:r w:rsidRPr="00EC76D5">
        <w:t>int* p1 = &amp;array[0];</w:t>
      </w:r>
    </w:p>
    <w:p w14:paraId="3196638D" w14:textId="77777777" w:rsidR="00E80032" w:rsidRPr="00EC76D5" w:rsidRDefault="00E80032" w:rsidP="00E80032">
      <w:pPr>
        <w:pStyle w:val="Code"/>
      </w:pPr>
      <w:r w:rsidRPr="00EC76D5">
        <w:lastRenderedPageBreak/>
        <w:t>int* p2 = &amp;array[2];</w:t>
      </w:r>
    </w:p>
    <w:p w14:paraId="7175F13C" w14:textId="77777777" w:rsidR="00E80032" w:rsidRPr="00EC76D5" w:rsidRDefault="00E80032" w:rsidP="00E80032">
      <w:pPr>
        <w:pStyle w:val="Code"/>
      </w:pPr>
      <w:r w:rsidRPr="00EC76D5">
        <w:t>int diff = p2 - p1; // 2</w:t>
      </w:r>
    </w:p>
    <w:p w14:paraId="54B482E8" w14:textId="41F20F9D" w:rsidR="00E80032" w:rsidRPr="00EC76D5" w:rsidRDefault="00E80032" w:rsidP="00E80032">
      <w:r w:rsidRPr="00EC76D5">
        <w:t xml:space="preserve">The index notation for arrays is equivalent to the </w:t>
      </w:r>
      <w:r w:rsidR="00B02345">
        <w:t>dereference</w:t>
      </w:r>
      <w:r w:rsidRPr="00EC76D5">
        <w:t xml:space="preserve">ereeing of pointers together with pointer arithmetic. The second and third lines of the following code are by </w:t>
      </w:r>
      <w:r w:rsidR="00C37108">
        <w:t>definition</w:t>
      </w:r>
      <w:r w:rsidRPr="00EC76D5">
        <w:t xml:space="preserve"> interchangeable.</w:t>
      </w:r>
    </w:p>
    <w:p w14:paraId="2C0EDEB7" w14:textId="77777777" w:rsidR="00E80032" w:rsidRPr="00EC76D5" w:rsidRDefault="00E80032" w:rsidP="00E80032">
      <w:pPr>
        <w:pStyle w:val="Code"/>
      </w:pPr>
      <w:r w:rsidRPr="00EC76D5">
        <w:t>int array[] = {1, 2, 3};</w:t>
      </w:r>
    </w:p>
    <w:p w14:paraId="5182E38D" w14:textId="77777777" w:rsidR="00E80032" w:rsidRPr="00EC76D5" w:rsidRDefault="00E80032" w:rsidP="00E80032">
      <w:pPr>
        <w:pStyle w:val="Code"/>
      </w:pPr>
      <w:r w:rsidRPr="00EC76D5">
        <w:t>array[1] = array[2] + 1;</w:t>
      </w:r>
    </w:p>
    <w:p w14:paraId="25608698" w14:textId="77777777" w:rsidR="00E80032" w:rsidRPr="00EC76D5" w:rsidRDefault="00E80032" w:rsidP="00E80032">
      <w:pPr>
        <w:pStyle w:val="Code"/>
      </w:pPr>
      <w:r w:rsidRPr="00EC76D5">
        <w:t>*(array + 1) = *(array + 2) + 1;</w:t>
      </w:r>
    </w:p>
    <w:p w14:paraId="03183E0E" w14:textId="2B58E73D"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01" w:name="_Toc320485591"/>
      <w:bookmarkStart w:id="6002" w:name="_Toc323656701"/>
      <w:bookmarkStart w:id="6003" w:name="_Toc324085439"/>
      <w:bookmarkStart w:id="6004" w:name="_Toc383781091"/>
      <w:bookmarkStart w:id="6005" w:name="_Toc481936491"/>
      <w:r w:rsidRPr="00EC76D5">
        <w:t>Increment and decrement</w:t>
      </w:r>
      <w:bookmarkEnd w:id="6001"/>
      <w:bookmarkEnd w:id="6002"/>
      <w:bookmarkEnd w:id="6003"/>
      <w:bookmarkEnd w:id="6004"/>
      <w:bookmarkEnd w:id="6005"/>
    </w:p>
    <w:p w14:paraId="5411417A" w14:textId="77777777" w:rsidR="00E80032" w:rsidRPr="00EC76D5" w:rsidRDefault="00E80032" w:rsidP="00E80032">
      <w:r w:rsidRPr="00EC76D5">
        <w:t>There are two rather special operators: increment (++) and decrement (--)</w:t>
      </w:r>
      <w:r w:rsidRPr="00EC76D5">
        <w:rPr>
          <w:rStyle w:val="Fotnotsreferens"/>
          <w:szCs w:val="21"/>
        </w:rPr>
        <w:footnoteReference w:id="26"/>
      </w:r>
      <w:r w:rsidRPr="00EC76D5">
        <w:t>. They add or subtract one from its operand. The operator can be placed before (</w:t>
      </w:r>
      <w:r w:rsidRPr="00EC76D5">
        <w:rPr>
          <w:rStyle w:val="KeyWord"/>
        </w:rPr>
        <w:t>prefix</w:t>
      </w:r>
      <w:r w:rsidRPr="00EC76D5">
        <w:t>) or after (</w:t>
      </w:r>
      <w:r w:rsidRPr="00EC76D5">
        <w:rPr>
          <w:rStyle w:val="KeyWord"/>
        </w:rPr>
        <w:t>postfix</w:t>
      </w:r>
      <w:r w:rsidRPr="00EC76D5">
        <w:t>) its operand.</w:t>
      </w:r>
    </w:p>
    <w:p w14:paraId="3509CD79" w14:textId="77777777" w:rsidR="00E80032" w:rsidRPr="00EC76D5" w:rsidRDefault="00E80032" w:rsidP="00E80032">
      <w:pPr>
        <w:pStyle w:val="Code"/>
      </w:pPr>
      <w:r w:rsidRPr="00EC76D5">
        <w:t>int a = 1, b = 1;</w:t>
      </w:r>
    </w:p>
    <w:p w14:paraId="541C77DE" w14:textId="77777777" w:rsidR="00E80032" w:rsidRPr="00EC76D5" w:rsidRDefault="00E80032" w:rsidP="00E80032">
      <w:pPr>
        <w:pStyle w:val="Code"/>
      </w:pPr>
      <w:r w:rsidRPr="00EC76D5">
        <w:t>++a; // 2, prefix increment</w:t>
      </w:r>
    </w:p>
    <w:p w14:paraId="632F627A" w14:textId="77777777" w:rsidR="00E80032" w:rsidRPr="00EC76D5" w:rsidRDefault="00E80032" w:rsidP="00E80032">
      <w:pPr>
        <w:pStyle w:val="Code"/>
      </w:pPr>
      <w:r w:rsidRPr="00EC76D5">
        <w:t>b++; // 2, postfix increment</w:t>
      </w:r>
    </w:p>
    <w:p w14:paraId="2BE1D290" w14:textId="77777777" w:rsidR="00E80032" w:rsidRPr="00EC76D5" w:rsidRDefault="00E80032" w:rsidP="00E80032">
      <w:r w:rsidRPr="00EC76D5">
        <w:t>However, there is a difference between prefix and postfix increment or decrement. In the prefix case below, the subtraction occurs first and the new value is returned; in the postfix case, after the subtraction the original value is returned.</w:t>
      </w:r>
    </w:p>
    <w:p w14:paraId="1157BBE7" w14:textId="77777777" w:rsidR="00E80032" w:rsidRPr="00EC76D5" w:rsidRDefault="00E80032" w:rsidP="00E80032">
      <w:pPr>
        <w:pStyle w:val="Code"/>
      </w:pPr>
      <w:r w:rsidRPr="00EC76D5">
        <w:t>int a = 1, b = 1, c, d;</w:t>
      </w:r>
    </w:p>
    <w:p w14:paraId="6DD03B5F" w14:textId="77777777" w:rsidR="00E80032" w:rsidRPr="00EC76D5" w:rsidRDefault="00E80032" w:rsidP="00E80032">
      <w:pPr>
        <w:pStyle w:val="Code"/>
      </w:pPr>
      <w:r w:rsidRPr="00EC76D5">
        <w:t>c = --a; // c = 0, prefix decrement</w:t>
      </w:r>
    </w:p>
    <w:p w14:paraId="68829D07" w14:textId="77777777" w:rsidR="00E80032" w:rsidRPr="00EC76D5" w:rsidRDefault="00E80032" w:rsidP="00E80032">
      <w:pPr>
        <w:pStyle w:val="Code"/>
      </w:pPr>
      <w:r w:rsidRPr="00EC76D5">
        <w:t>d = b--; // d = 1, postfix decrement</w:t>
      </w:r>
    </w:p>
    <w:p w14:paraId="75CEF692" w14:textId="665D7101"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06" w:name="_Toc320485592"/>
      <w:bookmarkStart w:id="6007" w:name="_Toc323656702"/>
      <w:bookmarkStart w:id="6008" w:name="_Toc324085440"/>
      <w:bookmarkStart w:id="6009" w:name="_Toc383781092"/>
      <w:bookmarkStart w:id="6010" w:name="_Toc481936492"/>
      <w:r w:rsidRPr="00EC76D5">
        <w:t>Relational Operators</w:t>
      </w:r>
      <w:bookmarkEnd w:id="6006"/>
      <w:bookmarkEnd w:id="6007"/>
      <w:bookmarkEnd w:id="6008"/>
      <w:bookmarkEnd w:id="6009"/>
      <w:bookmarkEnd w:id="6010"/>
    </w:p>
    <w:p w14:paraId="1FD647DC" w14:textId="77777777" w:rsidR="00E80032" w:rsidRPr="00EC76D5" w:rsidRDefault="00E80032" w:rsidP="00E80032">
      <w:r w:rsidRPr="00EC76D5">
        <w:t xml:space="preserve">There are six relational operators: </w:t>
      </w:r>
      <w:r w:rsidRPr="00EC76D5">
        <w:rPr>
          <w:rStyle w:val="KeyWord"/>
        </w:rPr>
        <w:t>equal to</w:t>
      </w:r>
      <w:r w:rsidRPr="00EC76D5">
        <w:t xml:space="preserve"> (==), </w:t>
      </w:r>
      <w:r w:rsidRPr="00EC76D5">
        <w:rPr>
          <w:rStyle w:val="KeyWord"/>
        </w:rPr>
        <w:t>not equal to</w:t>
      </w:r>
      <w:r w:rsidRPr="00EC76D5">
        <w:t xml:space="preserve"> (!=), </w:t>
      </w:r>
      <w:r w:rsidRPr="00EC76D5">
        <w:rPr>
          <w:rStyle w:val="KeyWord"/>
        </w:rPr>
        <w:t>less than</w:t>
      </w:r>
      <w:r w:rsidRPr="00EC76D5">
        <w:t xml:space="preserve"> (&lt;), </w:t>
      </w:r>
      <w:r w:rsidRPr="00EC76D5">
        <w:rPr>
          <w:rStyle w:val="KeyWord"/>
        </w:rPr>
        <w:t>less than or equal to</w:t>
      </w:r>
      <w:r w:rsidRPr="00EC76D5">
        <w:t xml:space="preserve"> (&lt;=), </w:t>
      </w:r>
      <w:r w:rsidRPr="00EC76D5">
        <w:rPr>
          <w:rStyle w:val="KeyWord"/>
        </w:rPr>
        <w:t>greater than</w:t>
      </w:r>
      <w:r w:rsidRPr="00EC76D5">
        <w:t xml:space="preserve"> (&gt;), </w:t>
      </w:r>
      <w:r w:rsidRPr="00EC76D5">
        <w:rPr>
          <w:rStyle w:val="KeyWord"/>
        </w:rPr>
        <w:t>greater than or equal to</w:t>
      </w:r>
      <w:r w:rsidRPr="00EC76D5">
        <w:t xml:space="preserve"> (&gt;=)</w:t>
      </w:r>
      <w:r w:rsidRPr="00EC76D5">
        <w:rPr>
          <w:rStyle w:val="Fotnotsreferens"/>
          <w:szCs w:val="21"/>
        </w:rPr>
        <w:footnoteReference w:id="27"/>
      </w:r>
      <w:r w:rsidRPr="00EC76D5">
        <w:t xml:space="preserve">. Observe that the </w:t>
      </w:r>
      <w:r w:rsidRPr="00EC76D5">
        <w:rPr>
          <w:rStyle w:val="KeyWord"/>
        </w:rPr>
        <w:t>equal to</w:t>
      </w:r>
      <w:r w:rsidRPr="00EC76D5">
        <w:t xml:space="preserve"> operator is constituted by two equal signs rather than one. The operators give a logical value, true (an integer value not equal zero) or false (zero). The operands shall be of integral of floating type.</w:t>
      </w:r>
    </w:p>
    <w:p w14:paraId="7A8F9078" w14:textId="77777777" w:rsidR="00E80032" w:rsidRPr="00EC76D5" w:rsidRDefault="00E80032" w:rsidP="00E80032">
      <w:pPr>
        <w:pStyle w:val="Code"/>
      </w:pPr>
      <w:r w:rsidRPr="00EC76D5">
        <w:t>int i = 3;</w:t>
      </w:r>
    </w:p>
    <w:p w14:paraId="70A64BB8" w14:textId="77777777" w:rsidR="00E80032" w:rsidRPr="00EC76D5" w:rsidRDefault="00E80032" w:rsidP="00E80032">
      <w:pPr>
        <w:pStyle w:val="Code"/>
      </w:pPr>
      <w:r w:rsidRPr="00EC76D5">
        <w:t>double x = 1.2;</w:t>
      </w:r>
    </w:p>
    <w:p w14:paraId="36B3C310" w14:textId="77777777" w:rsidR="00E80032" w:rsidRPr="00EC76D5" w:rsidRDefault="00E80032" w:rsidP="00E80032">
      <w:pPr>
        <w:pStyle w:val="Code"/>
      </w:pPr>
      <w:r w:rsidRPr="00EC76D5">
        <w:t>int b = i &gt; 0; // true (an integer value not equal to zero, usually one)</w:t>
      </w:r>
    </w:p>
    <w:p w14:paraId="294F01F9" w14:textId="77777777" w:rsidR="00E80032" w:rsidRPr="00EC76D5" w:rsidRDefault="00E80032" w:rsidP="00E80032">
      <w:pPr>
        <w:pStyle w:val="Code"/>
      </w:pPr>
      <w:r w:rsidRPr="00EC76D5">
        <w:t>int c = (x == 2); // false (always zero)</w:t>
      </w:r>
    </w:p>
    <w:p w14:paraId="570B7A08" w14:textId="6BB60620"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11" w:name="_Toc320485593"/>
      <w:bookmarkStart w:id="6012" w:name="_Toc323656703"/>
      <w:bookmarkStart w:id="6013" w:name="_Toc324085441"/>
      <w:bookmarkStart w:id="6014" w:name="_Toc383781093"/>
      <w:bookmarkStart w:id="6015" w:name="_Toc481936493"/>
      <w:r w:rsidRPr="00EC76D5">
        <w:t>Logical Operators</w:t>
      </w:r>
      <w:bookmarkEnd w:id="6011"/>
      <w:bookmarkEnd w:id="6012"/>
      <w:bookmarkEnd w:id="6013"/>
      <w:bookmarkEnd w:id="6014"/>
      <w:bookmarkEnd w:id="6015"/>
    </w:p>
    <w:p w14:paraId="6E55772B" w14:textId="77777777" w:rsidR="00E80032" w:rsidRPr="00EC76D5" w:rsidRDefault="00E80032" w:rsidP="00E80032">
      <w:r w:rsidRPr="00EC76D5">
        <w:t xml:space="preserve">There are three logical operators: </w:t>
      </w:r>
      <w:r w:rsidRPr="00EC76D5">
        <w:rPr>
          <w:rStyle w:val="KeyWord"/>
        </w:rPr>
        <w:t>not</w:t>
      </w:r>
      <w:r w:rsidRPr="00EC76D5">
        <w:t xml:space="preserve"> (!), </w:t>
      </w:r>
      <w:r w:rsidRPr="00EC76D5">
        <w:rPr>
          <w:rStyle w:val="KeyWord"/>
        </w:rPr>
        <w:t>or</w:t>
      </w:r>
      <w:r w:rsidRPr="00EC76D5">
        <w:t xml:space="preserve"> (||), and </w:t>
      </w:r>
      <w:r w:rsidRPr="00EC76D5">
        <w:rPr>
          <w:rStyle w:val="KeyWord"/>
        </w:rPr>
        <w:t>and</w:t>
      </w:r>
      <w:r w:rsidRPr="00EC76D5">
        <w:t xml:space="preserve"> (&amp;&amp;). They take and return numerical values interpreted as logical values.</w:t>
      </w:r>
    </w:p>
    <w:p w14:paraId="5FC9ACE6" w14:textId="77777777" w:rsidR="00E80032" w:rsidRPr="00EC76D5" w:rsidRDefault="00E80032" w:rsidP="00E80032">
      <w:pPr>
        <w:pStyle w:val="Code"/>
      </w:pPr>
      <w:r w:rsidRPr="00EC76D5">
        <w:t>int i = 3;</w:t>
      </w:r>
    </w:p>
    <w:p w14:paraId="56FACC32" w14:textId="77777777" w:rsidR="00E80032" w:rsidRPr="00EC76D5" w:rsidRDefault="00E80032" w:rsidP="00E80032">
      <w:pPr>
        <w:pStyle w:val="Code"/>
      </w:pPr>
      <w:r w:rsidRPr="00EC76D5">
        <w:t>int b, c, d, e;</w:t>
      </w:r>
    </w:p>
    <w:p w14:paraId="6E786F6E" w14:textId="77777777" w:rsidR="00E80032" w:rsidRPr="00EC76D5" w:rsidRDefault="00E80032" w:rsidP="00E80032">
      <w:pPr>
        <w:pStyle w:val="Code"/>
      </w:pPr>
    </w:p>
    <w:p w14:paraId="1D57C3ED" w14:textId="77777777" w:rsidR="00E80032" w:rsidRPr="00EC76D5" w:rsidRDefault="00E80032" w:rsidP="00E80032">
      <w:pPr>
        <w:pStyle w:val="Code"/>
      </w:pPr>
      <w:r w:rsidRPr="00EC76D5">
        <w:t>b = (i == 3); // true (not zero)</w:t>
      </w:r>
    </w:p>
    <w:p w14:paraId="4B042367" w14:textId="77777777" w:rsidR="00E80032" w:rsidRPr="00EC76D5" w:rsidRDefault="00E80032" w:rsidP="00E80032">
      <w:pPr>
        <w:pStyle w:val="Code"/>
      </w:pPr>
      <w:r w:rsidRPr="00EC76D5">
        <w:t>c = !b; // false (zero)</w:t>
      </w:r>
    </w:p>
    <w:p w14:paraId="78CF0B1E" w14:textId="77777777" w:rsidR="00E80032" w:rsidRPr="00EC76D5" w:rsidRDefault="00E80032" w:rsidP="00E80032">
      <w:pPr>
        <w:pStyle w:val="Code"/>
      </w:pPr>
      <w:r w:rsidRPr="00EC76D5">
        <w:t>d = b || c; // true (not zero)</w:t>
      </w:r>
    </w:p>
    <w:p w14:paraId="39EA82E6" w14:textId="77777777" w:rsidR="00E80032" w:rsidRPr="00EC76D5" w:rsidRDefault="00E80032" w:rsidP="00E80032">
      <w:pPr>
        <w:pStyle w:val="Code"/>
      </w:pPr>
      <w:r w:rsidRPr="00EC76D5">
        <w:lastRenderedPageBreak/>
        <w:t>e = b &amp;&amp; c; // false (zero)</w:t>
      </w:r>
    </w:p>
    <w:p w14:paraId="74AC74EA" w14:textId="77777777" w:rsidR="00E80032" w:rsidRPr="00EC76D5" w:rsidRDefault="00E80032" w:rsidP="00E80032">
      <w:r w:rsidRPr="00EC76D5">
        <w:t>C applies lazy evaluation (also called short-circuit evaluation), which means that an expression will not be evaluated to a further extent than necessary to find its value. In the following example, the evaluation of the expression is completed when the left expression (</w:t>
      </w:r>
      <w:r w:rsidRPr="00EC76D5">
        <w:rPr>
          <w:rStyle w:val="CodeInText0"/>
        </w:rPr>
        <w:t>i != 0</w:t>
      </w:r>
      <w:r w:rsidRPr="00EC76D5">
        <w:t>) is evaluated to false. If the left expression is false, the whole expression must also be false because it needs both the left and right sub expressions to be true for the whole expression to be true. This gives that the right expression (</w:t>
      </w:r>
      <w:r w:rsidRPr="00EC76D5">
        <w:rPr>
          <w:rStyle w:val="CodeInText0"/>
        </w:rPr>
        <w:t>1 / i == 1</w:t>
      </w:r>
      <w:r w:rsidRPr="00EC76D5">
        <w:t>) will never be evaluated and the division with zero will never occur.</w:t>
      </w:r>
    </w:p>
    <w:p w14:paraId="170E1A2A" w14:textId="77777777" w:rsidR="00E80032" w:rsidRPr="00EC76D5" w:rsidRDefault="00E80032" w:rsidP="00E80032">
      <w:pPr>
        <w:pStyle w:val="Code"/>
      </w:pPr>
      <w:r w:rsidRPr="00EC76D5">
        <w:t>int i = 0;</w:t>
      </w:r>
    </w:p>
    <w:p w14:paraId="130E7921" w14:textId="77777777" w:rsidR="00E80032" w:rsidRPr="00EC76D5" w:rsidRDefault="00E80032" w:rsidP="00E80032">
      <w:pPr>
        <w:pStyle w:val="Code"/>
      </w:pPr>
      <w:r w:rsidRPr="00EC76D5">
        <w:t>int b = (i != 0) &amp;&amp; (1 / i == 1); // false (zero);</w:t>
      </w:r>
    </w:p>
    <w:p w14:paraId="2D499F7C" w14:textId="04CD249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16" w:name="_Toc320485594"/>
      <w:bookmarkStart w:id="6017" w:name="_Toc323656704"/>
      <w:bookmarkStart w:id="6018" w:name="_Toc324085442"/>
      <w:bookmarkStart w:id="6019" w:name="_Toc383781094"/>
      <w:bookmarkStart w:id="6020" w:name="_Toc481936494"/>
      <w:r w:rsidRPr="00EC76D5">
        <w:t>Bitwise Operators</w:t>
      </w:r>
      <w:bookmarkEnd w:id="6016"/>
      <w:bookmarkEnd w:id="6017"/>
      <w:bookmarkEnd w:id="6018"/>
      <w:bookmarkEnd w:id="6019"/>
      <w:bookmarkEnd w:id="6020"/>
    </w:p>
    <w:p w14:paraId="7C78303C" w14:textId="77777777" w:rsidR="00E80032" w:rsidRPr="00EC76D5" w:rsidRDefault="00E80032" w:rsidP="00E80032">
      <w:r w:rsidRPr="00EC76D5">
        <w:t>An integer value can be viewed as a bit pattern. Our familiar decimal system has base 10; it can be marked with an index 10.</w:t>
      </w:r>
    </w:p>
    <w:p w14:paraId="29DF65FC" w14:textId="77777777" w:rsidR="00E80032" w:rsidRPr="00EC76D5" w:rsidRDefault="00E80032" w:rsidP="00E80032">
      <w:r w:rsidRPr="00EC76D5">
        <w:object w:dxaOrig="4880" w:dyaOrig="380" w14:anchorId="0E6B5758">
          <v:shape id="_x0000_i1027" type="#_x0000_t75" style="width:246pt;height:18pt" o:ole="">
            <v:imagedata r:id="rId12" o:title=""/>
          </v:shape>
          <o:OLEObject Type="Embed" ProgID="Equation.3" ShapeID="_x0000_i1027" DrawAspect="Content" ObjectID="_1659763346" r:id="rId13"/>
        </w:object>
      </w:r>
    </w:p>
    <w:p w14:paraId="7A583582" w14:textId="77777777" w:rsidR="00E80032" w:rsidRPr="00EC76D5" w:rsidRDefault="00E80032" w:rsidP="00E80032">
      <w:r w:rsidRPr="00EC76D5">
        <w:t xml:space="preserve">An integer value can also be viewed with the binary system, which has base 2. A single digit is called a </w:t>
      </w:r>
      <w:r w:rsidRPr="00EC76D5">
        <w:rPr>
          <w:rStyle w:val="KeyWord"/>
        </w:rPr>
        <w:t>bit</w:t>
      </w:r>
      <w:r w:rsidRPr="00EC76D5">
        <w:t xml:space="preserve">, and the integer value is called a </w:t>
      </w:r>
      <w:r w:rsidRPr="00EC76D5">
        <w:rPr>
          <w:rStyle w:val="KeyWord"/>
        </w:rPr>
        <w:t>bit pattern</w:t>
      </w:r>
      <w:r w:rsidRPr="00EC76D5">
        <w:t>. A bit may have the values one and zero.</w:t>
      </w:r>
    </w:p>
    <w:p w14:paraId="2509A893" w14:textId="77777777" w:rsidR="00E80032" w:rsidRPr="00EC76D5" w:rsidRDefault="00E80032" w:rsidP="00E80032">
      <w:r w:rsidRPr="00EC76D5">
        <w:object w:dxaOrig="4880" w:dyaOrig="380" w14:anchorId="47027E25">
          <v:shape id="_x0000_i1028" type="#_x0000_t75" style="width:246pt;height:18pt" o:ole="">
            <v:imagedata r:id="rId14" o:title=""/>
          </v:shape>
          <o:OLEObject Type="Embed" ProgID="Equation.3" ShapeID="_x0000_i1028" DrawAspect="Content" ObjectID="_1659763347" r:id="rId15"/>
        </w:object>
      </w:r>
    </w:p>
    <w:p w14:paraId="7E94DC0D" w14:textId="77777777" w:rsidR="00E80032" w:rsidRPr="00EC76D5" w:rsidRDefault="00E80032" w:rsidP="00E80032">
      <w:r w:rsidRPr="00EC76D5">
        <w:t xml:space="preserve">There are four bitwise operations in C: </w:t>
      </w:r>
      <w:r w:rsidRPr="00EC76D5">
        <w:rPr>
          <w:rStyle w:val="CodeInText0"/>
        </w:rPr>
        <w:t>inverse</w:t>
      </w:r>
      <w:r w:rsidRPr="00EC76D5">
        <w:t xml:space="preserve"> (~), </w:t>
      </w:r>
      <w:r w:rsidRPr="00EC76D5">
        <w:rPr>
          <w:rStyle w:val="CodeInText0"/>
        </w:rPr>
        <w:t>and</w:t>
      </w:r>
      <w:r w:rsidRPr="00EC76D5">
        <w:t xml:space="preserve"> (&amp;), </w:t>
      </w:r>
      <w:r w:rsidRPr="00EC76D5">
        <w:rPr>
          <w:rStyle w:val="CodeInText0"/>
        </w:rPr>
        <w:t>or</w:t>
      </w:r>
      <w:r w:rsidRPr="00EC76D5">
        <w:t xml:space="preserve"> (|), and </w:t>
      </w:r>
      <w:r w:rsidRPr="00EC76D5">
        <w:rPr>
          <w:rStyle w:val="CodeInText0"/>
        </w:rPr>
        <w:t>exclusive</w:t>
      </w:r>
      <w:r w:rsidRPr="00EC76D5">
        <w:rPr>
          <w:rStyle w:val="Italic"/>
        </w:rPr>
        <w:t xml:space="preserve"> </w:t>
      </w:r>
      <w:r w:rsidRPr="00EC76D5">
        <w:rPr>
          <w:rStyle w:val="CodeInText0"/>
        </w:rPr>
        <w:t>or</w:t>
      </w:r>
      <w:r w:rsidRPr="00EC76D5">
        <w:t xml:space="preserve"> (^). Exclusive or means that the result is one if one of its operand bits, but not both, is one. They all operate on integral values on bit level; that is, they examine each individual bit of an integer value.</w:t>
      </w:r>
    </w:p>
    <w:p w14:paraId="2FCAD7F5" w14:textId="77777777" w:rsidR="00E80032" w:rsidRPr="00EC76D5" w:rsidRDefault="00E80032" w:rsidP="00E80032">
      <w:pPr>
        <w:pStyle w:val="Code"/>
        <w:rPr>
          <w:vertAlign w:val="subscript"/>
        </w:rPr>
      </w:pPr>
      <w:r w:rsidRPr="00EC76D5">
        <w:t xml:space="preserve">  10101010</w:t>
      </w:r>
      <w:r w:rsidRPr="00EC76D5">
        <w:rPr>
          <w:vertAlign w:val="subscript"/>
        </w:rPr>
        <w:t>2</w:t>
      </w:r>
      <w:r w:rsidRPr="00EC76D5">
        <w:t xml:space="preserve">        10101010</w:t>
      </w:r>
      <w:r w:rsidRPr="00EC76D5">
        <w:rPr>
          <w:vertAlign w:val="subscript"/>
        </w:rPr>
        <w:t>2</w:t>
      </w:r>
      <w:r w:rsidRPr="00EC76D5">
        <w:t xml:space="preserve">        10101010</w:t>
      </w:r>
      <w:r w:rsidRPr="00EC76D5">
        <w:rPr>
          <w:vertAlign w:val="subscript"/>
        </w:rPr>
        <w:t>2</w:t>
      </w:r>
    </w:p>
    <w:p w14:paraId="13CBA7F3" w14:textId="77777777" w:rsidR="00E80032" w:rsidRPr="00EC76D5" w:rsidRDefault="00E80032" w:rsidP="00E80032">
      <w:pPr>
        <w:pStyle w:val="Code"/>
        <w:rPr>
          <w:vertAlign w:val="subscript"/>
        </w:rPr>
      </w:pPr>
      <w:r w:rsidRPr="00EC76D5">
        <w:t>&amp; 10010110</w:t>
      </w:r>
      <w:r w:rsidRPr="00EC76D5">
        <w:rPr>
          <w:vertAlign w:val="subscript"/>
        </w:rPr>
        <w:t>2</w:t>
      </w:r>
      <w:r w:rsidRPr="00EC76D5">
        <w:t xml:space="preserve">      | 10010110</w:t>
      </w:r>
      <w:r w:rsidRPr="00EC76D5">
        <w:rPr>
          <w:vertAlign w:val="subscript"/>
        </w:rPr>
        <w:t>2</w:t>
      </w:r>
      <w:r w:rsidRPr="00EC76D5">
        <w:t xml:space="preserve">      ^ 10010110</w:t>
      </w:r>
      <w:r w:rsidRPr="00EC76D5">
        <w:rPr>
          <w:vertAlign w:val="subscript"/>
        </w:rPr>
        <w:t>2</w:t>
      </w:r>
      <w:r w:rsidRPr="00EC76D5">
        <w:t xml:space="preserve">      ~ 10010110</w:t>
      </w:r>
      <w:r w:rsidRPr="00EC76D5">
        <w:rPr>
          <w:vertAlign w:val="subscript"/>
        </w:rPr>
        <w:t>2</w:t>
      </w:r>
    </w:p>
    <w:p w14:paraId="06F6D5DF" w14:textId="77777777" w:rsidR="00E80032" w:rsidRPr="00EC76D5" w:rsidRDefault="00E80032" w:rsidP="00E80032">
      <w:pPr>
        <w:pStyle w:val="Code"/>
      </w:pPr>
      <w:r w:rsidRPr="00EC76D5">
        <w:t>-----------     ------------     ------------     ------------</w:t>
      </w:r>
    </w:p>
    <w:p w14:paraId="46776F27" w14:textId="77777777" w:rsidR="00E80032" w:rsidRPr="00EC76D5" w:rsidRDefault="00E80032" w:rsidP="00E80032">
      <w:pPr>
        <w:pStyle w:val="Code"/>
        <w:rPr>
          <w:vertAlign w:val="subscript"/>
        </w:rPr>
      </w:pPr>
      <w:r w:rsidRPr="00EC76D5">
        <w:t>= 10000010</w:t>
      </w:r>
      <w:r w:rsidRPr="00EC76D5">
        <w:rPr>
          <w:vertAlign w:val="subscript"/>
        </w:rPr>
        <w:t>2</w:t>
      </w:r>
      <w:r w:rsidRPr="00EC76D5">
        <w:t xml:space="preserve">      = 10111110</w:t>
      </w:r>
      <w:r w:rsidRPr="00EC76D5">
        <w:rPr>
          <w:vertAlign w:val="subscript"/>
        </w:rPr>
        <w:t>2</w:t>
      </w:r>
      <w:r w:rsidRPr="00EC76D5">
        <w:t xml:space="preserve">      = 00111100</w:t>
      </w:r>
      <w:r w:rsidRPr="00EC76D5">
        <w:rPr>
          <w:vertAlign w:val="subscript"/>
        </w:rPr>
        <w:t>2</w:t>
      </w:r>
      <w:r w:rsidRPr="00EC76D5">
        <w:t xml:space="preserve">      = 01101001</w:t>
      </w:r>
      <w:r w:rsidRPr="00EC76D5">
        <w:rPr>
          <w:vertAlign w:val="subscript"/>
        </w:rPr>
        <w:t>2</w:t>
      </w:r>
    </w:p>
    <w:p w14:paraId="6EF00C46" w14:textId="77777777" w:rsidR="00E80032" w:rsidRPr="00EC76D5" w:rsidRDefault="00E80032" w:rsidP="00E80032">
      <w:pPr>
        <w:pStyle w:val="Code"/>
      </w:pPr>
    </w:p>
    <w:p w14:paraId="0A13C2DB" w14:textId="77777777" w:rsidR="00E80032" w:rsidRPr="00EC76D5" w:rsidRDefault="00E80032" w:rsidP="00E80032">
      <w:pPr>
        <w:pStyle w:val="Code"/>
        <w:rPr>
          <w:vertAlign w:val="subscript"/>
        </w:rPr>
      </w:pPr>
      <w:r w:rsidRPr="00EC76D5">
        <w:t>int a = 170; // 10101010</w:t>
      </w:r>
      <w:r w:rsidRPr="00EC76D5">
        <w:rPr>
          <w:vertAlign w:val="subscript"/>
        </w:rPr>
        <w:t>2</w:t>
      </w:r>
    </w:p>
    <w:p w14:paraId="332714EA" w14:textId="77777777" w:rsidR="00E80032" w:rsidRPr="00EC76D5" w:rsidRDefault="00E80032" w:rsidP="00E80032">
      <w:pPr>
        <w:pStyle w:val="Code"/>
        <w:rPr>
          <w:vertAlign w:val="subscript"/>
        </w:rPr>
      </w:pPr>
      <w:r w:rsidRPr="00EC76D5">
        <w:t>int b = 150; // 10010110</w:t>
      </w:r>
      <w:r w:rsidRPr="00EC76D5">
        <w:rPr>
          <w:vertAlign w:val="subscript"/>
        </w:rPr>
        <w:t>2</w:t>
      </w:r>
    </w:p>
    <w:p w14:paraId="7D5A282D" w14:textId="77777777" w:rsidR="00E80032" w:rsidRPr="00EC76D5" w:rsidRDefault="00E80032" w:rsidP="00E80032">
      <w:pPr>
        <w:pStyle w:val="Code"/>
        <w:rPr>
          <w:vertAlign w:val="subscript"/>
        </w:rPr>
      </w:pPr>
    </w:p>
    <w:p w14:paraId="06C43805" w14:textId="77777777" w:rsidR="00E80032" w:rsidRPr="00EC76D5" w:rsidRDefault="00E80032" w:rsidP="00E80032">
      <w:pPr>
        <w:pStyle w:val="Code"/>
        <w:rPr>
          <w:vertAlign w:val="subscript"/>
        </w:rPr>
      </w:pPr>
      <w:r w:rsidRPr="00EC76D5">
        <w:t>int c = a &amp; b; // 10000010</w:t>
      </w:r>
      <w:r w:rsidRPr="00EC76D5">
        <w:rPr>
          <w:vertAlign w:val="subscript"/>
        </w:rPr>
        <w:t>2</w:t>
      </w:r>
      <w:r w:rsidRPr="00EC76D5">
        <w:t xml:space="preserve"> = 130</w:t>
      </w:r>
      <w:r w:rsidRPr="00EC76D5">
        <w:rPr>
          <w:vertAlign w:val="subscript"/>
        </w:rPr>
        <w:t>10</w:t>
      </w:r>
    </w:p>
    <w:p w14:paraId="30A5BA0F" w14:textId="77777777" w:rsidR="00E80032" w:rsidRPr="00EC76D5" w:rsidRDefault="00E80032" w:rsidP="00E80032">
      <w:pPr>
        <w:pStyle w:val="Code"/>
        <w:rPr>
          <w:vertAlign w:val="subscript"/>
        </w:rPr>
      </w:pPr>
      <w:r w:rsidRPr="00EC76D5">
        <w:t>int d = a | b; // 10111110</w:t>
      </w:r>
      <w:r w:rsidRPr="00EC76D5">
        <w:rPr>
          <w:vertAlign w:val="subscript"/>
        </w:rPr>
        <w:t>2</w:t>
      </w:r>
      <w:r w:rsidRPr="00EC76D5">
        <w:t xml:space="preserve"> = 190</w:t>
      </w:r>
      <w:r w:rsidRPr="00EC76D5">
        <w:rPr>
          <w:vertAlign w:val="subscript"/>
        </w:rPr>
        <w:t>10</w:t>
      </w:r>
    </w:p>
    <w:p w14:paraId="60DFABA9" w14:textId="77777777" w:rsidR="00E80032" w:rsidRPr="00EC76D5" w:rsidRDefault="00E80032" w:rsidP="00E80032">
      <w:pPr>
        <w:pStyle w:val="Code"/>
        <w:rPr>
          <w:vertAlign w:val="subscript"/>
        </w:rPr>
      </w:pPr>
      <w:r w:rsidRPr="00EC76D5">
        <w:t>int e = a ^ b; // 00111100</w:t>
      </w:r>
      <w:r w:rsidRPr="00EC76D5">
        <w:rPr>
          <w:vertAlign w:val="subscript"/>
        </w:rPr>
        <w:t>2</w:t>
      </w:r>
      <w:r w:rsidRPr="00EC76D5">
        <w:t xml:space="preserve"> = 60</w:t>
      </w:r>
      <w:r w:rsidRPr="00EC76D5">
        <w:rPr>
          <w:vertAlign w:val="subscript"/>
        </w:rPr>
        <w:t>10</w:t>
      </w:r>
    </w:p>
    <w:p w14:paraId="7FC966E8" w14:textId="77777777" w:rsidR="00E80032" w:rsidRPr="00EC76D5" w:rsidRDefault="00E80032" w:rsidP="00E80032">
      <w:pPr>
        <w:pStyle w:val="Code"/>
        <w:rPr>
          <w:vertAlign w:val="subscript"/>
        </w:rPr>
      </w:pPr>
      <w:r w:rsidRPr="00EC76D5">
        <w:t>int f = ~b;    // 01101001</w:t>
      </w:r>
      <w:r w:rsidRPr="00EC76D5">
        <w:rPr>
          <w:vertAlign w:val="subscript"/>
        </w:rPr>
        <w:t>2</w:t>
      </w:r>
      <w:r w:rsidRPr="00EC76D5">
        <w:t xml:space="preserve"> = 105</w:t>
      </w:r>
      <w:r w:rsidRPr="00EC76D5">
        <w:rPr>
          <w:vertAlign w:val="subscript"/>
        </w:rPr>
        <w:t>10</w:t>
      </w:r>
    </w:p>
    <w:p w14:paraId="6C7DBD6D" w14:textId="77777777" w:rsidR="00E80032" w:rsidRPr="00EC76D5" w:rsidRDefault="00E80032" w:rsidP="00E80032">
      <w:r w:rsidRPr="00EC76D5">
        <w:t>An integer value can also be shifted to the left (&lt;&lt;) or to the right (&gt;&gt;). Each left shift is equivalent with doubling the value, and each right shift is equivalent with (integer) dividing the value with 2. Overflowing bits are dropped for unsigned values; the behaviour of signed values is implementation dependent. Therefore, I recommend you only perform bitwise operations on unsigned values.</w:t>
      </w:r>
    </w:p>
    <w:p w14:paraId="2ED8F536" w14:textId="77777777" w:rsidR="00E80032" w:rsidRPr="00EC76D5" w:rsidRDefault="00E80032" w:rsidP="00E80032">
      <w:pPr>
        <w:pStyle w:val="Code"/>
      </w:pPr>
      <w:r w:rsidRPr="00EC76D5">
        <w:t>unsigned char a = 172;    // 10101100</w:t>
      </w:r>
      <w:r w:rsidRPr="00EC76D5">
        <w:rPr>
          <w:vertAlign w:val="subscript"/>
        </w:rPr>
        <w:t>2</w:t>
      </w:r>
    </w:p>
    <w:p w14:paraId="5443E0C6" w14:textId="77777777" w:rsidR="00E80032" w:rsidRPr="00EC76D5" w:rsidRDefault="00E80032" w:rsidP="00E80032">
      <w:pPr>
        <w:pStyle w:val="Code"/>
      </w:pPr>
      <w:r w:rsidRPr="00EC76D5">
        <w:t>unsigned char b = a &lt;&lt; 2; // 10110000</w:t>
      </w:r>
      <w:r w:rsidRPr="00EC76D5">
        <w:rPr>
          <w:vertAlign w:val="subscript"/>
        </w:rPr>
        <w:t>2</w:t>
      </w:r>
      <w:r w:rsidRPr="00EC76D5">
        <w:t xml:space="preserve"> = 176</w:t>
      </w:r>
      <w:r w:rsidRPr="00EC76D5">
        <w:rPr>
          <w:vertAlign w:val="subscript"/>
        </w:rPr>
        <w:t>10</w:t>
      </w:r>
    </w:p>
    <w:p w14:paraId="4B12E2B2" w14:textId="77777777" w:rsidR="00E80032" w:rsidRPr="00EC76D5" w:rsidRDefault="00E80032" w:rsidP="00E80032">
      <w:pPr>
        <w:pStyle w:val="Code"/>
      </w:pPr>
    </w:p>
    <w:p w14:paraId="2E8FAD8B" w14:textId="77777777" w:rsidR="00E80032" w:rsidRPr="00EC76D5" w:rsidRDefault="00E80032" w:rsidP="00E80032">
      <w:pPr>
        <w:pStyle w:val="Code"/>
      </w:pPr>
      <w:r w:rsidRPr="00EC76D5">
        <w:t>unsigned char c = 166;    // 10100110</w:t>
      </w:r>
      <w:r w:rsidRPr="00EC76D5">
        <w:rPr>
          <w:vertAlign w:val="subscript"/>
        </w:rPr>
        <w:t>2</w:t>
      </w:r>
    </w:p>
    <w:p w14:paraId="59017008" w14:textId="77777777" w:rsidR="00E80032" w:rsidRPr="00EC76D5" w:rsidRDefault="00E80032" w:rsidP="00E80032">
      <w:pPr>
        <w:pStyle w:val="Code"/>
      </w:pPr>
      <w:r w:rsidRPr="00EC76D5">
        <w:t>unsigned char d = c &gt;&gt; 2; // 00101001</w:t>
      </w:r>
      <w:r w:rsidRPr="00EC76D5">
        <w:rPr>
          <w:vertAlign w:val="subscript"/>
        </w:rPr>
        <w:t>2</w:t>
      </w:r>
      <w:r w:rsidRPr="00EC76D5">
        <w:t xml:space="preserve"> = 41</w:t>
      </w:r>
      <w:r w:rsidRPr="00EC76D5">
        <w:rPr>
          <w:vertAlign w:val="subscript"/>
        </w:rPr>
        <w:t>10</w:t>
      </w:r>
    </w:p>
    <w:p w14:paraId="2733C823" w14:textId="146A6569"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21" w:name="_Toc320485595"/>
      <w:bookmarkStart w:id="6022" w:name="_Toc323656705"/>
      <w:bookmarkStart w:id="6023" w:name="_Toc324085443"/>
      <w:bookmarkStart w:id="6024" w:name="_Toc383781095"/>
      <w:bookmarkStart w:id="6025" w:name="_Toc481936495"/>
      <w:r w:rsidRPr="00EC76D5">
        <w:lastRenderedPageBreak/>
        <w:t>Assignment</w:t>
      </w:r>
      <w:bookmarkEnd w:id="6021"/>
      <w:bookmarkEnd w:id="6022"/>
      <w:bookmarkEnd w:id="6023"/>
      <w:bookmarkEnd w:id="6024"/>
      <w:bookmarkEnd w:id="6025"/>
    </w:p>
    <w:p w14:paraId="0891A968" w14:textId="77777777" w:rsidR="00E80032" w:rsidRPr="00EC76D5" w:rsidRDefault="00E80032" w:rsidP="00E80032">
      <w:r w:rsidRPr="00EC76D5">
        <w:t xml:space="preserve">There are two kinds of assignment operators: </w:t>
      </w:r>
      <w:r w:rsidRPr="00EC76D5">
        <w:rPr>
          <w:rStyle w:val="KeyWord"/>
        </w:rPr>
        <w:t>simple</w:t>
      </w:r>
      <w:r w:rsidRPr="00EC76D5">
        <w:t xml:space="preserve"> and </w:t>
      </w:r>
      <w:r w:rsidRPr="00EC76D5">
        <w:rPr>
          <w:rStyle w:val="KeyWord"/>
        </w:rPr>
        <w:t>compound</w:t>
      </w:r>
      <w:r w:rsidRPr="00EC76D5">
        <w:t xml:space="preserve">. The simple variant is quite trivial, one or several variables are assigned the value of an expression. In the example below, </w:t>
      </w:r>
      <w:r w:rsidRPr="00EC76D5">
        <w:rPr>
          <w:rStyle w:val="CodeInText0"/>
        </w:rPr>
        <w:t>a</w:t>
      </w:r>
      <w:r w:rsidRPr="00EC76D5">
        <w:t xml:space="preserve">, </w:t>
      </w:r>
      <w:r w:rsidRPr="00EC76D5">
        <w:rPr>
          <w:rStyle w:val="CodeInText0"/>
        </w:rPr>
        <w:t>b</w:t>
      </w:r>
      <w:r w:rsidRPr="00EC76D5">
        <w:t xml:space="preserve">, and </w:t>
      </w:r>
      <w:r w:rsidRPr="00EC76D5">
        <w:rPr>
          <w:rStyle w:val="CodeInText0"/>
        </w:rPr>
        <w:t>c</w:t>
      </w:r>
      <w:r w:rsidRPr="00EC76D5">
        <w:t xml:space="preserve"> are all assigned the value 123.</w:t>
      </w:r>
    </w:p>
    <w:p w14:paraId="571CA138" w14:textId="77777777" w:rsidR="00E80032" w:rsidRPr="00EC76D5" w:rsidRDefault="00E80032" w:rsidP="00E80032">
      <w:pPr>
        <w:pStyle w:val="Code"/>
      </w:pPr>
      <w:r w:rsidRPr="00EC76D5">
        <w:t>int a, b, c, d = 123;</w:t>
      </w:r>
    </w:p>
    <w:p w14:paraId="0061C228" w14:textId="77777777" w:rsidR="00E80032" w:rsidRPr="00EC76D5" w:rsidRDefault="00E80032" w:rsidP="00E80032">
      <w:pPr>
        <w:pStyle w:val="Code"/>
      </w:pPr>
      <w:r w:rsidRPr="00EC76D5">
        <w:t>a = d;</w:t>
      </w:r>
    </w:p>
    <w:p w14:paraId="41621FB8" w14:textId="77777777" w:rsidR="00E80032" w:rsidRPr="00EC76D5" w:rsidRDefault="00E80032" w:rsidP="00E80032">
      <w:pPr>
        <w:pStyle w:val="Code"/>
      </w:pPr>
      <w:r w:rsidRPr="00EC76D5">
        <w:t>b = c = d;</w:t>
      </w:r>
    </w:p>
    <w:p w14:paraId="6C67AF9B" w14:textId="77777777" w:rsidR="00E80032" w:rsidRPr="00EC76D5" w:rsidRDefault="00E80032" w:rsidP="00E80032">
      <w:r w:rsidRPr="00EC76D5">
        <w:t xml:space="preserve">The compound variant is more complicated. Let us start with the additional assignment operator. In the example below, the value of </w:t>
      </w:r>
      <w:r w:rsidRPr="00EC76D5">
        <w:rPr>
          <w:rStyle w:val="CodeInText0"/>
        </w:rPr>
        <w:t>a</w:t>
      </w:r>
      <w:r w:rsidRPr="00EC76D5">
        <w:t xml:space="preserve"> is increased by the value of </w:t>
      </w:r>
      <w:r w:rsidRPr="00EC76D5">
        <w:rPr>
          <w:rStyle w:val="CodeInText0"/>
        </w:rPr>
        <w:t>b</w:t>
      </w:r>
      <w:r w:rsidRPr="00EC76D5">
        <w:t xml:space="preserve">; that is, </w:t>
      </w:r>
      <w:r w:rsidRPr="00EC76D5">
        <w:rPr>
          <w:rStyle w:val="CodeInText0"/>
        </w:rPr>
        <w:t>a</w:t>
      </w:r>
      <w:r w:rsidRPr="00EC76D5">
        <w:t xml:space="preserve"> is given the value 4.</w:t>
      </w:r>
    </w:p>
    <w:p w14:paraId="60C8CCC3" w14:textId="77777777" w:rsidR="00E80032" w:rsidRPr="00EC76D5" w:rsidRDefault="00E80032" w:rsidP="00E80032">
      <w:pPr>
        <w:pStyle w:val="Code"/>
      </w:pPr>
      <w:r w:rsidRPr="00EC76D5">
        <w:t>int a = 2, b = 4, c = 2;</w:t>
      </w:r>
    </w:p>
    <w:p w14:paraId="12642DA2" w14:textId="77777777" w:rsidR="00E80032" w:rsidRPr="00EC76D5" w:rsidRDefault="00E80032" w:rsidP="00E80032">
      <w:pPr>
        <w:pStyle w:val="Code"/>
      </w:pPr>
      <w:r w:rsidRPr="00EC76D5">
        <w:t>a += c; // 4, equivalent to a = a + c.</w:t>
      </w:r>
    </w:p>
    <w:p w14:paraId="28375CB2" w14:textId="77777777" w:rsidR="00E80032" w:rsidRPr="00EC76D5" w:rsidRDefault="00E80032" w:rsidP="00E80032">
      <w:pPr>
        <w:pStyle w:val="Code"/>
      </w:pPr>
      <w:r w:rsidRPr="00EC76D5">
        <w:t>b -= c; // 2, equivalent to a = a - c.</w:t>
      </w:r>
    </w:p>
    <w:p w14:paraId="6EEBDF05" w14:textId="77777777" w:rsidR="00E80032" w:rsidRPr="00EC76D5" w:rsidRDefault="00E80032" w:rsidP="00E80032">
      <w:r w:rsidRPr="00EC76D5">
        <w:t xml:space="preserve">In a similar manner, there are operations -=, *=, /=, %=, |=, &amp;=, ^=, &lt;&lt;=, and &gt;&gt;=. Note the difference between </w:t>
      </w:r>
      <w:r w:rsidRPr="00EC76D5">
        <w:rPr>
          <w:rStyle w:val="CodeInText0"/>
        </w:rPr>
        <w:t>a -= 2</w:t>
      </w:r>
      <w:r w:rsidRPr="00EC76D5">
        <w:t xml:space="preserve"> and </w:t>
      </w:r>
      <w:r w:rsidRPr="00EC76D5">
        <w:rPr>
          <w:rStyle w:val="CodeInText0"/>
        </w:rPr>
        <w:t>a =- 2</w:t>
      </w:r>
      <w:r w:rsidRPr="00EC76D5">
        <w:t xml:space="preserve">. In the former case, </w:t>
      </w:r>
      <w:r w:rsidRPr="00EC76D5">
        <w:rPr>
          <w:rStyle w:val="CodeInText0"/>
        </w:rPr>
        <w:t>a</w:t>
      </w:r>
      <w:r w:rsidRPr="00EC76D5">
        <w:t xml:space="preserve"> is decreased by </w:t>
      </w:r>
      <w:r w:rsidRPr="00EC76D5">
        <w:rPr>
          <w:rStyle w:val="CodeInText0"/>
        </w:rPr>
        <w:t>2</w:t>
      </w:r>
      <w:r w:rsidRPr="00EC76D5">
        <w:t xml:space="preserve">. In the latter case, </w:t>
      </w:r>
      <w:r w:rsidRPr="00EC76D5">
        <w:rPr>
          <w:rStyle w:val="CodeInText0"/>
        </w:rPr>
        <w:t>a</w:t>
      </w:r>
      <w:r w:rsidRPr="00EC76D5">
        <w:t xml:space="preserve"> is assigned </w:t>
      </w:r>
      <w:r w:rsidRPr="00EC76D5">
        <w:rPr>
          <w:rStyle w:val="CodeInText0"/>
        </w:rPr>
        <w:t>-2</w:t>
      </w:r>
      <w:r w:rsidRPr="00EC76D5">
        <w:t>.</w:t>
      </w:r>
    </w:p>
    <w:p w14:paraId="69D7B228" w14:textId="071B2DB5"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26" w:name="_Toc320485596"/>
      <w:bookmarkStart w:id="6027" w:name="_Toc323656706"/>
      <w:bookmarkStart w:id="6028" w:name="_Toc324085444"/>
      <w:bookmarkStart w:id="6029" w:name="_Toc383781096"/>
      <w:bookmarkStart w:id="6030" w:name="_Toc481936496"/>
      <w:r w:rsidRPr="00EC76D5">
        <w:t>The Condition Operator</w:t>
      </w:r>
      <w:bookmarkEnd w:id="6026"/>
      <w:bookmarkEnd w:id="6027"/>
      <w:bookmarkEnd w:id="6028"/>
      <w:bookmarkEnd w:id="6029"/>
      <w:bookmarkEnd w:id="6030"/>
    </w:p>
    <w:p w14:paraId="12DAA5BD" w14:textId="77777777" w:rsidR="00E80032" w:rsidRPr="00EC76D5" w:rsidRDefault="00E80032" w:rsidP="00E80032">
      <w:r w:rsidRPr="00EC76D5">
        <w:t xml:space="preserve">The </w:t>
      </w:r>
      <w:r w:rsidRPr="00EC76D5">
        <w:rPr>
          <w:rStyle w:val="KeyWord"/>
        </w:rPr>
        <w:t>condition</w:t>
      </w:r>
      <w:r w:rsidRPr="00EC76D5">
        <w:t xml:space="preserve"> operator resembles the if-else statement of the next section. It is the only C operator taking three operands. The first expression is evaluated. If it is true, the second expression is evaluated and its value is returned. If the first expression instead is false, the third expression is evaluated and its value is returned.</w:t>
      </w:r>
    </w:p>
    <w:p w14:paraId="69150B24" w14:textId="77777777" w:rsidR="00E80032" w:rsidRPr="00EC76D5" w:rsidRDefault="00E80032" w:rsidP="00E80032">
      <w:pPr>
        <w:pStyle w:val="Code"/>
      </w:pPr>
      <w:r w:rsidRPr="00EC76D5">
        <w:t>int a = 1, b = 2, max;</w:t>
      </w:r>
    </w:p>
    <w:p w14:paraId="675948DB" w14:textId="77777777" w:rsidR="00E80032" w:rsidRPr="00EC76D5" w:rsidRDefault="00E80032" w:rsidP="00E80032">
      <w:pPr>
        <w:pStyle w:val="Code"/>
      </w:pPr>
      <w:r w:rsidRPr="00EC76D5">
        <w:t>max = (a &gt; b) ? a : b; // The maximal value of a and b.</w:t>
      </w:r>
    </w:p>
    <w:p w14:paraId="674CDF29" w14:textId="77777777" w:rsidR="00E80032" w:rsidRPr="00EC76D5" w:rsidRDefault="00E80032" w:rsidP="00E80032">
      <w:r w:rsidRPr="00EC76D5">
        <w:t>Too frequent use of this operator tends to make the code compact and hard to read. A piece of advice is that you restrict your use of the operator to the trivial cases.</w:t>
      </w:r>
    </w:p>
    <w:p w14:paraId="0B1A0D6D" w14:textId="5EB9E10B"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31" w:name="_Toc320485597"/>
      <w:bookmarkStart w:id="6032" w:name="_Toc323656707"/>
      <w:bookmarkStart w:id="6033" w:name="_Toc324085445"/>
      <w:bookmarkStart w:id="6034" w:name="_Toc383781097"/>
      <w:bookmarkStart w:id="6035" w:name="_Toc481936497"/>
      <w:r w:rsidRPr="00EC76D5">
        <w:t>Precedence and Associatively</w:t>
      </w:r>
      <w:bookmarkEnd w:id="6031"/>
      <w:bookmarkEnd w:id="6032"/>
      <w:bookmarkEnd w:id="6033"/>
      <w:bookmarkEnd w:id="6034"/>
      <w:bookmarkEnd w:id="6035"/>
    </w:p>
    <w:p w14:paraId="0181C6CC" w14:textId="77777777" w:rsidR="00E80032" w:rsidRPr="00EC76D5" w:rsidRDefault="00E80032" w:rsidP="00E80032">
      <w:r w:rsidRPr="00EC76D5">
        <w:t xml:space="preserve">Given the expression </w:t>
      </w:r>
      <w:r w:rsidRPr="00EC76D5">
        <w:rPr>
          <w:rStyle w:val="CodeInText0"/>
        </w:rPr>
        <w:t>1 + 2 * 5</w:t>
      </w:r>
      <w:r w:rsidRPr="00EC76D5">
        <w:t xml:space="preserve">, what is its value? It is </w:t>
      </w:r>
      <w:r w:rsidRPr="00EC76D5">
        <w:rPr>
          <w:rStyle w:val="CodeInText0"/>
        </w:rPr>
        <w:t>11</w:t>
      </w:r>
      <w:r w:rsidRPr="00EC76D5">
        <w:t xml:space="preserve"> because we first multiply two with five and then add one. We say that multiplication has a higher</w:t>
      </w:r>
      <w:r w:rsidRPr="00EC76D5">
        <w:rPr>
          <w:rStyle w:val="Italic"/>
        </w:rPr>
        <w:t xml:space="preserve"> </w:t>
      </w:r>
      <w:r w:rsidRPr="00EC76D5">
        <w:rPr>
          <w:rStyle w:val="KeyWord"/>
        </w:rPr>
        <w:t>precedence</w:t>
      </w:r>
      <w:r w:rsidRPr="00EC76D5">
        <w:rPr>
          <w:rStyle w:val="Italic"/>
        </w:rPr>
        <w:t xml:space="preserve"> </w:t>
      </w:r>
      <w:r w:rsidRPr="00EC76D5">
        <w:t>than addition.</w:t>
      </w:r>
    </w:p>
    <w:p w14:paraId="6AB43C6D" w14:textId="77777777" w:rsidR="00E80032" w:rsidRPr="00EC76D5" w:rsidRDefault="00E80032" w:rsidP="00E80032">
      <w:r w:rsidRPr="00EC76D5">
        <w:t xml:space="preserve">What if we limit ourselves to one operator? Let us pick subtraction. What value has the expression </w:t>
      </w:r>
      <w:r w:rsidRPr="00EC76D5">
        <w:rPr>
          <w:rStyle w:val="CodeInText0"/>
        </w:rPr>
        <w:t>8 – 4 – 2</w:t>
      </w:r>
      <w:r w:rsidRPr="00EC76D5">
        <w:t xml:space="preserve">? As we first subtract </w:t>
      </w:r>
      <w:r w:rsidRPr="00EC76D5">
        <w:rPr>
          <w:rStyle w:val="CodeInText0"/>
        </w:rPr>
        <w:t>4</w:t>
      </w:r>
      <w:r w:rsidRPr="00EC76D5">
        <w:t xml:space="preserve"> from </w:t>
      </w:r>
      <w:r w:rsidRPr="00EC76D5">
        <w:rPr>
          <w:rStyle w:val="CodeInText0"/>
        </w:rPr>
        <w:t>8</w:t>
      </w:r>
      <w:r w:rsidRPr="00EC76D5">
        <w:t xml:space="preserve"> and then subtract </w:t>
      </w:r>
      <w:r w:rsidRPr="00EC76D5">
        <w:rPr>
          <w:rStyle w:val="CodeInText0"/>
        </w:rPr>
        <w:t>2</w:t>
      </w:r>
      <w:r w:rsidRPr="00EC76D5">
        <w:t xml:space="preserve">, the result is </w:t>
      </w:r>
      <w:r w:rsidRPr="00EC76D5">
        <w:rPr>
          <w:rStyle w:val="CodeInText0"/>
        </w:rPr>
        <w:t>2</w:t>
      </w:r>
      <w:r w:rsidRPr="00EC76D5">
        <w:t xml:space="preserve">. As we evaluate the value from left to right, we say that subtraction is </w:t>
      </w:r>
      <w:r w:rsidRPr="00EC76D5">
        <w:rPr>
          <w:rStyle w:val="KeyWord"/>
        </w:rPr>
        <w:t>left associative</w:t>
      </w:r>
      <w:r w:rsidRPr="00EC76D5">
        <w:t>.</w:t>
      </w:r>
    </w:p>
    <w:p w14:paraId="1F7F03E8" w14:textId="369ED9C9" w:rsidR="00E80032" w:rsidRPr="00EC76D5" w:rsidRDefault="00E80032" w:rsidP="00E80032">
      <w:r w:rsidRPr="00EC76D5">
        <w:t>Below follows a table over the pr</w:t>
      </w:r>
      <w:r w:rsidR="00414C74">
        <w:t>or</w:t>
      </w:r>
      <w:r w:rsidRPr="00EC76D5">
        <w:t xml:space="preserve">ities and associative of the C operators. The first operator in the table has the highest </w:t>
      </w:r>
      <w:r w:rsidR="009A4399" w:rsidRPr="00EC76D5">
        <w:t>precedence</w:t>
      </w:r>
      <w:r w:rsidRPr="00EC76D5">
        <w:t>.</w:t>
      </w:r>
    </w:p>
    <w:tbl>
      <w:tblPr>
        <w:tblW w:w="8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64"/>
        <w:gridCol w:w="3288"/>
        <w:gridCol w:w="2108"/>
      </w:tblGrid>
      <w:tr w:rsidR="00E80032" w:rsidRPr="00EC76D5" w14:paraId="79C4A4DA" w14:textId="77777777" w:rsidTr="000803FF">
        <w:tc>
          <w:tcPr>
            <w:tcW w:w="2664" w:type="dxa"/>
          </w:tcPr>
          <w:p w14:paraId="66C5A635" w14:textId="77777777" w:rsidR="00E80032" w:rsidRPr="00EC76D5" w:rsidRDefault="00E80032" w:rsidP="000803FF">
            <w:pPr>
              <w:rPr>
                <w:rStyle w:val="Bold"/>
              </w:rPr>
            </w:pPr>
            <w:r w:rsidRPr="00EC76D5">
              <w:rPr>
                <w:rStyle w:val="Bold"/>
              </w:rPr>
              <w:t>Group</w:t>
            </w:r>
          </w:p>
        </w:tc>
        <w:tc>
          <w:tcPr>
            <w:tcW w:w="3288" w:type="dxa"/>
          </w:tcPr>
          <w:p w14:paraId="478631AB" w14:textId="77777777" w:rsidR="00E80032" w:rsidRPr="00EC76D5" w:rsidRDefault="00E80032" w:rsidP="000803FF">
            <w:pPr>
              <w:rPr>
                <w:rStyle w:val="Bold"/>
              </w:rPr>
            </w:pPr>
            <w:r w:rsidRPr="00EC76D5">
              <w:rPr>
                <w:rStyle w:val="Bold"/>
              </w:rPr>
              <w:t>Operators</w:t>
            </w:r>
          </w:p>
        </w:tc>
        <w:tc>
          <w:tcPr>
            <w:tcW w:w="2108" w:type="dxa"/>
          </w:tcPr>
          <w:p w14:paraId="022C54FA" w14:textId="77777777" w:rsidR="00E80032" w:rsidRPr="00EC76D5" w:rsidRDefault="00E80032" w:rsidP="000803FF">
            <w:pPr>
              <w:rPr>
                <w:rStyle w:val="Bold"/>
              </w:rPr>
            </w:pPr>
            <w:r w:rsidRPr="00EC76D5">
              <w:rPr>
                <w:rStyle w:val="Bold"/>
              </w:rPr>
              <w:t>Associatively</w:t>
            </w:r>
          </w:p>
        </w:tc>
      </w:tr>
      <w:tr w:rsidR="00E80032" w:rsidRPr="00EC76D5" w14:paraId="25149494" w14:textId="77777777" w:rsidTr="000803FF">
        <w:tc>
          <w:tcPr>
            <w:tcW w:w="2664" w:type="dxa"/>
          </w:tcPr>
          <w:p w14:paraId="07F53B95" w14:textId="77777777" w:rsidR="00E80032" w:rsidRPr="00EC76D5" w:rsidRDefault="00E80032" w:rsidP="000803FF">
            <w:r w:rsidRPr="00EC76D5">
              <w:t>Brackets and fields</w:t>
            </w:r>
          </w:p>
        </w:tc>
        <w:tc>
          <w:tcPr>
            <w:tcW w:w="3288" w:type="dxa"/>
          </w:tcPr>
          <w:p w14:paraId="65FB7B66" w14:textId="77777777" w:rsidR="00E80032" w:rsidRPr="00EC76D5" w:rsidRDefault="00E80032" w:rsidP="000803FF">
            <w:r w:rsidRPr="00EC76D5">
              <w:t>() [] -&gt; .</w:t>
            </w:r>
          </w:p>
        </w:tc>
        <w:tc>
          <w:tcPr>
            <w:tcW w:w="2108" w:type="dxa"/>
          </w:tcPr>
          <w:p w14:paraId="7BB9E1B3" w14:textId="77777777" w:rsidR="00E80032" w:rsidRPr="00EC76D5" w:rsidRDefault="00E80032" w:rsidP="000803FF">
            <w:r w:rsidRPr="00EC76D5">
              <w:t>Left to Right</w:t>
            </w:r>
          </w:p>
        </w:tc>
      </w:tr>
      <w:tr w:rsidR="00E80032" w:rsidRPr="00EC76D5" w14:paraId="5CC2E778" w14:textId="77777777" w:rsidTr="000803FF">
        <w:tc>
          <w:tcPr>
            <w:tcW w:w="2664" w:type="dxa"/>
          </w:tcPr>
          <w:p w14:paraId="2194B1AF" w14:textId="77777777" w:rsidR="00E80032" w:rsidRPr="00EC76D5" w:rsidRDefault="00E80032" w:rsidP="000803FF">
            <w:r w:rsidRPr="00EC76D5">
              <w:t>Unary operator</w:t>
            </w:r>
          </w:p>
        </w:tc>
        <w:tc>
          <w:tcPr>
            <w:tcW w:w="3288" w:type="dxa"/>
          </w:tcPr>
          <w:p w14:paraId="607137BA" w14:textId="77777777" w:rsidR="00E80032" w:rsidRPr="00EC76D5" w:rsidRDefault="00E80032" w:rsidP="000803FF">
            <w:r w:rsidRPr="00EC76D5">
              <w:t>! ~ ++ -- + - (type) sizeof</w:t>
            </w:r>
          </w:p>
        </w:tc>
        <w:tc>
          <w:tcPr>
            <w:tcW w:w="2108" w:type="dxa"/>
          </w:tcPr>
          <w:p w14:paraId="7273BA67" w14:textId="77777777" w:rsidR="00E80032" w:rsidRPr="00EC76D5" w:rsidRDefault="00E80032" w:rsidP="000803FF">
            <w:r w:rsidRPr="00EC76D5">
              <w:t>Right to Left</w:t>
            </w:r>
          </w:p>
        </w:tc>
      </w:tr>
      <w:tr w:rsidR="00E80032" w:rsidRPr="00EC76D5" w14:paraId="7D4CF0AD" w14:textId="77777777" w:rsidTr="000803FF">
        <w:tc>
          <w:tcPr>
            <w:tcW w:w="2664" w:type="dxa"/>
          </w:tcPr>
          <w:p w14:paraId="3C36CFB8" w14:textId="77777777" w:rsidR="00E80032" w:rsidRPr="00EC76D5" w:rsidRDefault="00E80032" w:rsidP="000803FF">
            <w:r w:rsidRPr="00EC76D5">
              <w:t>Arithmetic operators</w:t>
            </w:r>
          </w:p>
        </w:tc>
        <w:tc>
          <w:tcPr>
            <w:tcW w:w="3288" w:type="dxa"/>
          </w:tcPr>
          <w:p w14:paraId="1DCB999E" w14:textId="77777777" w:rsidR="00E80032" w:rsidRPr="00EC76D5" w:rsidRDefault="00E80032" w:rsidP="000803FF">
            <w:r w:rsidRPr="00EC76D5">
              <w:t>* / %</w:t>
            </w:r>
          </w:p>
          <w:p w14:paraId="26D0F8B9" w14:textId="77777777" w:rsidR="00E80032" w:rsidRPr="00EC76D5" w:rsidRDefault="00E80032" w:rsidP="000803FF">
            <w:r w:rsidRPr="00EC76D5">
              <w:lastRenderedPageBreak/>
              <w:t>+ -</w:t>
            </w:r>
          </w:p>
        </w:tc>
        <w:tc>
          <w:tcPr>
            <w:tcW w:w="2108" w:type="dxa"/>
          </w:tcPr>
          <w:p w14:paraId="39E29F22" w14:textId="77777777" w:rsidR="00E80032" w:rsidRPr="00EC76D5" w:rsidRDefault="00E80032" w:rsidP="000803FF">
            <w:r w:rsidRPr="00EC76D5">
              <w:lastRenderedPageBreak/>
              <w:t>Left to Right</w:t>
            </w:r>
          </w:p>
          <w:p w14:paraId="45FFB198" w14:textId="77777777" w:rsidR="00E80032" w:rsidRPr="00EC76D5" w:rsidRDefault="00E80032" w:rsidP="000803FF">
            <w:r w:rsidRPr="00EC76D5">
              <w:lastRenderedPageBreak/>
              <w:t>Left to Right</w:t>
            </w:r>
          </w:p>
        </w:tc>
      </w:tr>
      <w:tr w:rsidR="00E80032" w:rsidRPr="00EC76D5" w14:paraId="678E8DBF" w14:textId="77777777" w:rsidTr="000803FF">
        <w:tc>
          <w:tcPr>
            <w:tcW w:w="2664" w:type="dxa"/>
          </w:tcPr>
          <w:p w14:paraId="0BBA2299" w14:textId="77777777" w:rsidR="00E80032" w:rsidRPr="00EC76D5" w:rsidRDefault="00E80032" w:rsidP="000803FF">
            <w:r w:rsidRPr="00EC76D5">
              <w:lastRenderedPageBreak/>
              <w:t>Shift operators</w:t>
            </w:r>
          </w:p>
        </w:tc>
        <w:tc>
          <w:tcPr>
            <w:tcW w:w="3288" w:type="dxa"/>
          </w:tcPr>
          <w:p w14:paraId="7ECE03E5" w14:textId="77777777" w:rsidR="00E80032" w:rsidRPr="00EC76D5" w:rsidRDefault="00E80032" w:rsidP="000803FF">
            <w:r w:rsidRPr="00EC76D5">
              <w:t>&lt;&lt; &gt;&gt;</w:t>
            </w:r>
          </w:p>
        </w:tc>
        <w:tc>
          <w:tcPr>
            <w:tcW w:w="2108" w:type="dxa"/>
          </w:tcPr>
          <w:p w14:paraId="407870DC" w14:textId="77777777" w:rsidR="00E80032" w:rsidRPr="00EC76D5" w:rsidRDefault="00E80032" w:rsidP="000803FF">
            <w:r w:rsidRPr="00EC76D5">
              <w:t>Left to Right</w:t>
            </w:r>
          </w:p>
        </w:tc>
      </w:tr>
      <w:tr w:rsidR="00E80032" w:rsidRPr="00EC76D5" w14:paraId="59091B90" w14:textId="77777777" w:rsidTr="000803FF">
        <w:tc>
          <w:tcPr>
            <w:tcW w:w="2664" w:type="dxa"/>
          </w:tcPr>
          <w:p w14:paraId="62E0D2D1" w14:textId="77777777" w:rsidR="00E80032" w:rsidRPr="00EC76D5" w:rsidRDefault="00E80032" w:rsidP="000803FF">
            <w:r w:rsidRPr="00EC76D5">
              <w:t>Relation operators</w:t>
            </w:r>
          </w:p>
        </w:tc>
        <w:tc>
          <w:tcPr>
            <w:tcW w:w="3288" w:type="dxa"/>
          </w:tcPr>
          <w:p w14:paraId="6604947C" w14:textId="77777777" w:rsidR="00E80032" w:rsidRPr="00EC76D5" w:rsidRDefault="00E80032" w:rsidP="000803FF">
            <w:r w:rsidRPr="00EC76D5">
              <w:t>&lt; &lt;= &gt; &gt;=</w:t>
            </w:r>
          </w:p>
          <w:p w14:paraId="58C13CDA" w14:textId="77777777" w:rsidR="00E80032" w:rsidRPr="00EC76D5" w:rsidRDefault="00E80032" w:rsidP="000803FF">
            <w:r w:rsidRPr="00EC76D5">
              <w:t>== !=</w:t>
            </w:r>
          </w:p>
        </w:tc>
        <w:tc>
          <w:tcPr>
            <w:tcW w:w="2108" w:type="dxa"/>
          </w:tcPr>
          <w:p w14:paraId="08484EF1" w14:textId="77777777" w:rsidR="00E80032" w:rsidRPr="00EC76D5" w:rsidRDefault="00E80032" w:rsidP="000803FF">
            <w:r w:rsidRPr="00EC76D5">
              <w:t>Left to Right</w:t>
            </w:r>
          </w:p>
        </w:tc>
      </w:tr>
      <w:tr w:rsidR="00E80032" w:rsidRPr="00EC76D5" w14:paraId="18A9B04D" w14:textId="77777777" w:rsidTr="000803FF">
        <w:tc>
          <w:tcPr>
            <w:tcW w:w="2664" w:type="dxa"/>
          </w:tcPr>
          <w:p w14:paraId="4D733D00" w14:textId="77777777" w:rsidR="00E80032" w:rsidRPr="00EC76D5" w:rsidRDefault="00E80032" w:rsidP="000803FF">
            <w:r w:rsidRPr="00EC76D5">
              <w:t>Bitwise operators</w:t>
            </w:r>
          </w:p>
        </w:tc>
        <w:tc>
          <w:tcPr>
            <w:tcW w:w="3288" w:type="dxa"/>
          </w:tcPr>
          <w:p w14:paraId="58F81319" w14:textId="77777777" w:rsidR="00E80032" w:rsidRPr="00EC76D5" w:rsidRDefault="00E80032" w:rsidP="000803FF">
            <w:r w:rsidRPr="00EC76D5">
              <w:t>&amp;</w:t>
            </w:r>
          </w:p>
          <w:p w14:paraId="400187B7" w14:textId="77777777" w:rsidR="00E80032" w:rsidRPr="00EC76D5" w:rsidRDefault="00E80032" w:rsidP="000803FF">
            <w:r w:rsidRPr="00EC76D5">
              <w:t>^</w:t>
            </w:r>
          </w:p>
          <w:p w14:paraId="15C044F6" w14:textId="77777777" w:rsidR="00E80032" w:rsidRPr="00EC76D5" w:rsidRDefault="00E80032" w:rsidP="000803FF">
            <w:r w:rsidRPr="00EC76D5">
              <w:t>|</w:t>
            </w:r>
          </w:p>
        </w:tc>
        <w:tc>
          <w:tcPr>
            <w:tcW w:w="2108" w:type="dxa"/>
          </w:tcPr>
          <w:p w14:paraId="0C223DCE" w14:textId="77777777" w:rsidR="00E80032" w:rsidRPr="00EC76D5" w:rsidRDefault="00E80032" w:rsidP="000803FF">
            <w:r w:rsidRPr="00EC76D5">
              <w:t>Left to Right</w:t>
            </w:r>
          </w:p>
        </w:tc>
      </w:tr>
      <w:tr w:rsidR="00E80032" w:rsidRPr="00EC76D5" w14:paraId="65B4BE52" w14:textId="77777777" w:rsidTr="000803FF">
        <w:tc>
          <w:tcPr>
            <w:tcW w:w="2664" w:type="dxa"/>
          </w:tcPr>
          <w:p w14:paraId="40DD30BF" w14:textId="77777777" w:rsidR="00E80032" w:rsidRPr="00EC76D5" w:rsidRDefault="00E80032" w:rsidP="000803FF">
            <w:r w:rsidRPr="00EC76D5">
              <w:t>Logical operators</w:t>
            </w:r>
          </w:p>
        </w:tc>
        <w:tc>
          <w:tcPr>
            <w:tcW w:w="3288" w:type="dxa"/>
          </w:tcPr>
          <w:p w14:paraId="00A3E0C3" w14:textId="77777777" w:rsidR="00E80032" w:rsidRPr="00EC76D5" w:rsidRDefault="00E80032" w:rsidP="000803FF">
            <w:r w:rsidRPr="00EC76D5">
              <w:t>&amp;&amp;</w:t>
            </w:r>
          </w:p>
          <w:p w14:paraId="29F2565C" w14:textId="77777777" w:rsidR="00E80032" w:rsidRPr="00EC76D5" w:rsidRDefault="00E80032" w:rsidP="000803FF">
            <w:r w:rsidRPr="00EC76D5">
              <w:t>||</w:t>
            </w:r>
          </w:p>
        </w:tc>
        <w:tc>
          <w:tcPr>
            <w:tcW w:w="2108" w:type="dxa"/>
          </w:tcPr>
          <w:p w14:paraId="50E7BFC5" w14:textId="77777777" w:rsidR="00E80032" w:rsidRPr="00EC76D5" w:rsidRDefault="00E80032" w:rsidP="000803FF">
            <w:r w:rsidRPr="00EC76D5">
              <w:t>Left to Right</w:t>
            </w:r>
          </w:p>
        </w:tc>
      </w:tr>
      <w:tr w:rsidR="00E80032" w:rsidRPr="00EC76D5" w14:paraId="7C872C18" w14:textId="77777777" w:rsidTr="000803FF">
        <w:tc>
          <w:tcPr>
            <w:tcW w:w="2664" w:type="dxa"/>
          </w:tcPr>
          <w:p w14:paraId="61F63889" w14:textId="77777777" w:rsidR="00E80032" w:rsidRPr="00EC76D5" w:rsidRDefault="00E80032" w:rsidP="000803FF">
            <w:r w:rsidRPr="00EC76D5">
              <w:t>Conditional operator</w:t>
            </w:r>
          </w:p>
        </w:tc>
        <w:tc>
          <w:tcPr>
            <w:tcW w:w="3288" w:type="dxa"/>
          </w:tcPr>
          <w:p w14:paraId="3DE3DD6D" w14:textId="77777777" w:rsidR="00E80032" w:rsidRPr="00EC76D5" w:rsidRDefault="00E80032" w:rsidP="000803FF">
            <w:r w:rsidRPr="00EC76D5">
              <w:t>?:</w:t>
            </w:r>
          </w:p>
        </w:tc>
        <w:tc>
          <w:tcPr>
            <w:tcW w:w="2108" w:type="dxa"/>
          </w:tcPr>
          <w:p w14:paraId="69B26986" w14:textId="77777777" w:rsidR="00E80032" w:rsidRPr="00EC76D5" w:rsidRDefault="00E80032" w:rsidP="000803FF">
            <w:r w:rsidRPr="00EC76D5">
              <w:t>Right to Left</w:t>
            </w:r>
          </w:p>
        </w:tc>
      </w:tr>
      <w:tr w:rsidR="00E80032" w:rsidRPr="00EC76D5" w14:paraId="29368618" w14:textId="77777777" w:rsidTr="000803FF">
        <w:tc>
          <w:tcPr>
            <w:tcW w:w="2664" w:type="dxa"/>
          </w:tcPr>
          <w:p w14:paraId="68B37C91" w14:textId="77777777" w:rsidR="00E80032" w:rsidRPr="00EC76D5" w:rsidRDefault="00E80032" w:rsidP="000803FF">
            <w:r w:rsidRPr="00EC76D5">
              <w:t>Assignment operators</w:t>
            </w:r>
          </w:p>
        </w:tc>
        <w:tc>
          <w:tcPr>
            <w:tcW w:w="3288" w:type="dxa"/>
          </w:tcPr>
          <w:p w14:paraId="48BEBD96" w14:textId="77777777" w:rsidR="00E80032" w:rsidRPr="00EC76D5" w:rsidRDefault="00E80032" w:rsidP="000803FF">
            <w:r w:rsidRPr="00EC76D5">
              <w:t>= += -= */ /= %= &amp;= ^= |= &lt;&lt;= &gt;&gt;=</w:t>
            </w:r>
          </w:p>
        </w:tc>
        <w:tc>
          <w:tcPr>
            <w:tcW w:w="2108" w:type="dxa"/>
          </w:tcPr>
          <w:p w14:paraId="587C0772" w14:textId="77777777" w:rsidR="00E80032" w:rsidRPr="00EC76D5" w:rsidRDefault="00E80032" w:rsidP="000803FF">
            <w:r w:rsidRPr="00EC76D5">
              <w:t>Right to Left</w:t>
            </w:r>
          </w:p>
        </w:tc>
      </w:tr>
      <w:tr w:rsidR="00E80032" w:rsidRPr="00EC76D5" w14:paraId="48E33137" w14:textId="77777777" w:rsidTr="000803FF">
        <w:tc>
          <w:tcPr>
            <w:tcW w:w="2664" w:type="dxa"/>
          </w:tcPr>
          <w:p w14:paraId="2BC30CDA" w14:textId="77777777" w:rsidR="00E80032" w:rsidRPr="00EC76D5" w:rsidRDefault="00E80032" w:rsidP="000803FF">
            <w:r w:rsidRPr="00EC76D5">
              <w:t>Comma operator</w:t>
            </w:r>
          </w:p>
        </w:tc>
        <w:tc>
          <w:tcPr>
            <w:tcW w:w="3288" w:type="dxa"/>
          </w:tcPr>
          <w:p w14:paraId="74D0E1A2" w14:textId="77777777" w:rsidR="00E80032" w:rsidRPr="00EC76D5" w:rsidRDefault="00E80032" w:rsidP="000803FF">
            <w:r w:rsidRPr="00EC76D5">
              <w:t>,</w:t>
            </w:r>
          </w:p>
        </w:tc>
        <w:tc>
          <w:tcPr>
            <w:tcW w:w="2108" w:type="dxa"/>
          </w:tcPr>
          <w:p w14:paraId="0C6CE6E9" w14:textId="77777777" w:rsidR="00E80032" w:rsidRPr="00EC76D5" w:rsidRDefault="00E80032" w:rsidP="000803FF">
            <w:r w:rsidRPr="00EC76D5">
              <w:t>Left to Right</w:t>
            </w:r>
          </w:p>
        </w:tc>
      </w:tr>
    </w:tbl>
    <w:p w14:paraId="4EE3EA24" w14:textId="77777777" w:rsidR="00E80032" w:rsidRPr="00EC76D5" w:rsidRDefault="00E80032" w:rsidP="00E80032">
      <w:pPr>
        <w:rPr>
          <w:noProof/>
        </w:rPr>
      </w:pPr>
      <w:r w:rsidRPr="00EC76D5">
        <w:rPr>
          <w:noProof/>
        </w:rPr>
        <w:t xml:space="preserve">Note that unary +, -, &amp;, and * have higher </w:t>
      </w:r>
      <w:r w:rsidR="009A4399" w:rsidRPr="00EC76D5">
        <w:t>precedence</w:t>
      </w:r>
      <w:r w:rsidR="009A4399" w:rsidRPr="00EC76D5">
        <w:rPr>
          <w:noProof/>
        </w:rPr>
        <w:t xml:space="preserve"> </w:t>
      </w:r>
      <w:r w:rsidRPr="00EC76D5">
        <w:rPr>
          <w:noProof/>
        </w:rPr>
        <w:t xml:space="preserve">than their binary forms. Note that we always can change the evaluation order of an expression by inserting parantheses at appropriate posititions. The expression </w:t>
      </w:r>
      <w:r w:rsidRPr="00EC76D5">
        <w:rPr>
          <w:rStyle w:val="CodeInText0"/>
        </w:rPr>
        <w:t>(1 + 2) * 5</w:t>
      </w:r>
      <w:r w:rsidRPr="00EC76D5">
        <w:t xml:space="preserve"> </w:t>
      </w:r>
      <w:r w:rsidRPr="00EC76D5">
        <w:rPr>
          <w:noProof/>
        </w:rPr>
        <w:t xml:space="preserve">has the value </w:t>
      </w:r>
      <w:r w:rsidRPr="00EC76D5">
        <w:rPr>
          <w:rStyle w:val="CodeInText0"/>
        </w:rPr>
        <w:t>15</w:t>
      </w:r>
      <w:r w:rsidRPr="00EC76D5">
        <w:rPr>
          <w:noProof/>
        </w:rPr>
        <w:t>.</w:t>
      </w:r>
    </w:p>
    <w:p w14:paraId="189A34C8" w14:textId="31D3093A" w:rsidR="00E80032" w:rsidRPr="00EC76D5" w:rsidRDefault="00E80032" w:rsidP="007C7CB2">
      <w:pPr>
        <w:pStyle w:val="Rubrik2"/>
      </w:pPr>
      <w:bookmarkStart w:id="6036" w:name="_Toc320485598"/>
      <w:bookmarkStart w:id="6037" w:name="_Toc323656708"/>
      <w:bookmarkStart w:id="6038" w:name="_Toc324085446"/>
      <w:bookmarkStart w:id="6039" w:name="_Toc383781098"/>
      <w:bookmarkStart w:id="6040" w:name="_Toc481936498"/>
      <w:r w:rsidRPr="00EC76D5">
        <w:t>Statements</w:t>
      </w:r>
      <w:bookmarkEnd w:id="6036"/>
      <w:bookmarkEnd w:id="6037"/>
      <w:bookmarkEnd w:id="6038"/>
      <w:bookmarkEnd w:id="6039"/>
      <w:bookmarkEnd w:id="6040"/>
    </w:p>
    <w:p w14:paraId="6EE79DFE" w14:textId="77777777" w:rsidR="00E80032" w:rsidRPr="00EC76D5" w:rsidRDefault="00E80032" w:rsidP="00E80032">
      <w:r w:rsidRPr="00EC76D5">
        <w:t>There are four kinds of statements in C: the selection, iteration, jump, and expression statements.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00"/>
        <w:gridCol w:w="3834"/>
      </w:tblGrid>
      <w:tr w:rsidR="00E80032" w:rsidRPr="00EC76D5" w14:paraId="2F7C71A6" w14:textId="77777777" w:rsidTr="000803FF">
        <w:tc>
          <w:tcPr>
            <w:tcW w:w="3800" w:type="dxa"/>
          </w:tcPr>
          <w:p w14:paraId="46A50219" w14:textId="77777777" w:rsidR="00E80032" w:rsidRPr="00EC76D5" w:rsidRDefault="00E80032" w:rsidP="000803FF">
            <w:pPr>
              <w:rPr>
                <w:rStyle w:val="Bold"/>
              </w:rPr>
            </w:pPr>
            <w:r w:rsidRPr="00EC76D5">
              <w:rPr>
                <w:rStyle w:val="Bold"/>
              </w:rPr>
              <w:t>Kind</w:t>
            </w:r>
          </w:p>
        </w:tc>
        <w:tc>
          <w:tcPr>
            <w:tcW w:w="3834" w:type="dxa"/>
          </w:tcPr>
          <w:p w14:paraId="434E576B" w14:textId="77777777" w:rsidR="00E80032" w:rsidRPr="00EC76D5" w:rsidRDefault="00E80032" w:rsidP="000803FF">
            <w:pPr>
              <w:rPr>
                <w:rStyle w:val="Bold"/>
              </w:rPr>
            </w:pPr>
            <w:r w:rsidRPr="00EC76D5">
              <w:rPr>
                <w:rStyle w:val="Bold"/>
              </w:rPr>
              <w:t>Statements</w:t>
            </w:r>
          </w:p>
        </w:tc>
      </w:tr>
      <w:tr w:rsidR="00E80032" w:rsidRPr="00EC76D5" w14:paraId="17D56F83" w14:textId="77777777" w:rsidTr="000803FF">
        <w:tc>
          <w:tcPr>
            <w:tcW w:w="3800" w:type="dxa"/>
          </w:tcPr>
          <w:p w14:paraId="5420B59C" w14:textId="77777777" w:rsidR="00E80032" w:rsidRPr="00EC76D5" w:rsidRDefault="00E80032" w:rsidP="000803FF">
            <w:r w:rsidRPr="00EC76D5">
              <w:t>Selection</w:t>
            </w:r>
          </w:p>
        </w:tc>
        <w:tc>
          <w:tcPr>
            <w:tcW w:w="3834" w:type="dxa"/>
          </w:tcPr>
          <w:p w14:paraId="05E40661" w14:textId="77777777" w:rsidR="00E80032" w:rsidRPr="00EC76D5" w:rsidRDefault="00E80032" w:rsidP="000803FF">
            <w:r w:rsidRPr="00EC76D5">
              <w:t>if, if-else, switch</w:t>
            </w:r>
          </w:p>
        </w:tc>
      </w:tr>
      <w:tr w:rsidR="00E80032" w:rsidRPr="00EC76D5" w14:paraId="64A05639" w14:textId="77777777" w:rsidTr="000803FF">
        <w:tc>
          <w:tcPr>
            <w:tcW w:w="3800" w:type="dxa"/>
          </w:tcPr>
          <w:p w14:paraId="7223B7DF" w14:textId="77777777" w:rsidR="00E80032" w:rsidRPr="00EC76D5" w:rsidRDefault="00E80032" w:rsidP="000803FF">
            <w:r w:rsidRPr="00EC76D5">
              <w:t>Iteration</w:t>
            </w:r>
          </w:p>
        </w:tc>
        <w:tc>
          <w:tcPr>
            <w:tcW w:w="3834" w:type="dxa"/>
          </w:tcPr>
          <w:p w14:paraId="5F51EA8F" w14:textId="77777777" w:rsidR="00E80032" w:rsidRPr="00EC76D5" w:rsidRDefault="00E80032" w:rsidP="000803FF">
            <w:r w:rsidRPr="00EC76D5">
              <w:t>for, while, do-while</w:t>
            </w:r>
          </w:p>
        </w:tc>
      </w:tr>
      <w:tr w:rsidR="00E80032" w:rsidRPr="00EC76D5" w14:paraId="73EE7E47" w14:textId="77777777" w:rsidTr="000803FF">
        <w:tc>
          <w:tcPr>
            <w:tcW w:w="3800" w:type="dxa"/>
          </w:tcPr>
          <w:p w14:paraId="7618C695" w14:textId="77777777" w:rsidR="00E80032" w:rsidRPr="00EC76D5" w:rsidRDefault="00E80032" w:rsidP="000803FF">
            <w:r w:rsidRPr="00EC76D5">
              <w:t>Jump</w:t>
            </w:r>
          </w:p>
        </w:tc>
        <w:tc>
          <w:tcPr>
            <w:tcW w:w="3834" w:type="dxa"/>
          </w:tcPr>
          <w:p w14:paraId="2F874854" w14:textId="77777777" w:rsidR="00E80032" w:rsidRPr="00EC76D5" w:rsidRDefault="00E80032" w:rsidP="000803FF">
            <w:r w:rsidRPr="00EC76D5">
              <w:t>break, continue, goto, return</w:t>
            </w:r>
          </w:p>
        </w:tc>
      </w:tr>
      <w:tr w:rsidR="00E80032" w:rsidRPr="00EC76D5" w14:paraId="5C27068E" w14:textId="77777777" w:rsidTr="000803FF">
        <w:tc>
          <w:tcPr>
            <w:tcW w:w="3800" w:type="dxa"/>
          </w:tcPr>
          <w:p w14:paraId="1F6F59BD" w14:textId="77777777" w:rsidR="00E80032" w:rsidRPr="00EC76D5" w:rsidRDefault="00E80032" w:rsidP="000803FF">
            <w:r w:rsidRPr="00EC76D5">
              <w:t>Expression</w:t>
            </w:r>
          </w:p>
        </w:tc>
        <w:tc>
          <w:tcPr>
            <w:tcW w:w="3834" w:type="dxa"/>
          </w:tcPr>
          <w:p w14:paraId="0DD26987" w14:textId="77777777" w:rsidR="00E80032" w:rsidRPr="00EC76D5" w:rsidRDefault="00E80032" w:rsidP="000803FF">
            <w:r w:rsidRPr="00EC76D5">
              <w:t>expression ;</w:t>
            </w:r>
          </w:p>
        </w:tc>
      </w:tr>
    </w:tbl>
    <w:p w14:paraId="60335D5C" w14:textId="2CFC103E"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41" w:name="_Toc320485599"/>
      <w:bookmarkStart w:id="6042" w:name="_Toc323656709"/>
      <w:bookmarkStart w:id="6043" w:name="_Toc324085447"/>
      <w:bookmarkStart w:id="6044" w:name="_Toc383781099"/>
      <w:bookmarkStart w:id="6045" w:name="_Toc481936499"/>
      <w:r w:rsidRPr="00EC76D5">
        <w:t>Selection statements</w:t>
      </w:r>
      <w:bookmarkEnd w:id="6041"/>
      <w:bookmarkEnd w:id="6042"/>
      <w:bookmarkEnd w:id="6043"/>
      <w:bookmarkEnd w:id="6044"/>
      <w:bookmarkEnd w:id="6045"/>
    </w:p>
    <w:p w14:paraId="2D918237" w14:textId="77777777" w:rsidR="00E80032" w:rsidRPr="00EC76D5" w:rsidRDefault="00E80032" w:rsidP="00E80032">
      <w:r w:rsidRPr="00EC76D5">
        <w:t xml:space="preserve">The </w:t>
      </w:r>
      <w:r w:rsidRPr="00EC76D5">
        <w:rPr>
          <w:rStyle w:val="CodeInText0"/>
        </w:rPr>
        <w:t>if</w:t>
      </w:r>
      <w:r w:rsidRPr="00EC76D5">
        <w:t xml:space="preserve"> statement needs in its simplest form a logical expression to decide whether to execute the following statement. The example below means that the text will be output if </w:t>
      </w:r>
      <w:r w:rsidRPr="00EC76D5">
        <w:rPr>
          <w:rStyle w:val="CodeInText0"/>
        </w:rPr>
        <w:t>i</w:t>
      </w:r>
      <w:r w:rsidRPr="00EC76D5">
        <w:t xml:space="preserve"> not equal zero.</w:t>
      </w:r>
    </w:p>
    <w:p w14:paraId="423D521F" w14:textId="77777777" w:rsidR="00E80032" w:rsidRPr="00EC76D5" w:rsidRDefault="00E80032" w:rsidP="00E80032">
      <w:pPr>
        <w:pStyle w:val="Code"/>
      </w:pPr>
      <w:r w:rsidRPr="00EC76D5">
        <w:t>if (i != 0) {</w:t>
      </w:r>
    </w:p>
    <w:p w14:paraId="45843672" w14:textId="77777777" w:rsidR="00E80032" w:rsidRPr="00EC76D5" w:rsidRDefault="00E80032" w:rsidP="00E80032">
      <w:pPr>
        <w:pStyle w:val="Code"/>
      </w:pPr>
      <w:r w:rsidRPr="00EC76D5">
        <w:t xml:space="preserve">  puts("i does not equal zero");</w:t>
      </w:r>
    </w:p>
    <w:p w14:paraId="7C297C51" w14:textId="77777777" w:rsidR="00E80032" w:rsidRPr="00EC76D5" w:rsidRDefault="00E80032" w:rsidP="00E80032">
      <w:pPr>
        <w:pStyle w:val="Code"/>
      </w:pPr>
      <w:r w:rsidRPr="00EC76D5">
        <w:t>}</w:t>
      </w:r>
    </w:p>
    <w:p w14:paraId="5E932583" w14:textId="77777777" w:rsidR="00E80032" w:rsidRPr="00EC76D5" w:rsidRDefault="00E80032" w:rsidP="00E80032">
      <w:r w:rsidRPr="00EC76D5">
        <w:lastRenderedPageBreak/>
        <w:t>As all values not equal to zero are interpreted as true, the following statement is equivalent with the previous one.fexacltly</w:t>
      </w:r>
    </w:p>
    <w:p w14:paraId="4E12F69E" w14:textId="77777777" w:rsidR="00E80032" w:rsidRPr="00EC76D5" w:rsidRDefault="00E80032" w:rsidP="00E80032">
      <w:pPr>
        <w:pStyle w:val="Code"/>
      </w:pPr>
      <w:r w:rsidRPr="00EC76D5">
        <w:t>if (i) {</w:t>
      </w:r>
    </w:p>
    <w:p w14:paraId="488BF80B" w14:textId="77777777" w:rsidR="00E80032" w:rsidRPr="00EC76D5" w:rsidRDefault="00E80032" w:rsidP="00E80032">
      <w:pPr>
        <w:pStyle w:val="Code"/>
      </w:pPr>
      <w:r w:rsidRPr="00EC76D5">
        <w:t xml:space="preserve">  puts("i does not equal zero");</w:t>
      </w:r>
    </w:p>
    <w:p w14:paraId="3CB7A65F" w14:textId="77777777" w:rsidR="00E80032" w:rsidRPr="00EC76D5" w:rsidRDefault="00E80032" w:rsidP="00E80032">
      <w:pPr>
        <w:pStyle w:val="Code"/>
      </w:pPr>
      <w:r w:rsidRPr="00EC76D5">
        <w:t>}</w:t>
      </w:r>
    </w:p>
    <w:p w14:paraId="6C766553" w14:textId="77777777" w:rsidR="00E80032" w:rsidRPr="00EC76D5" w:rsidRDefault="00E80032" w:rsidP="00E80032">
      <w:r w:rsidRPr="00EC76D5">
        <w:t xml:space="preserve">We can also attach an </w:t>
      </w:r>
      <w:r w:rsidRPr="00EC76D5">
        <w:rPr>
          <w:rStyle w:val="CodeInText0"/>
        </w:rPr>
        <w:t>else</w:t>
      </w:r>
      <w:r w:rsidRPr="00EC76D5">
        <w:t xml:space="preserve"> part, which is executed if the expression is false.</w:t>
      </w:r>
    </w:p>
    <w:p w14:paraId="151A00B0" w14:textId="77777777" w:rsidR="00E80032" w:rsidRPr="00EC76D5" w:rsidRDefault="00E80032" w:rsidP="00E80032">
      <w:pPr>
        <w:pStyle w:val="Code"/>
      </w:pPr>
      <w:r w:rsidRPr="00EC76D5">
        <w:t>if (i &gt; 0) {</w:t>
      </w:r>
    </w:p>
    <w:p w14:paraId="21992A32" w14:textId="77777777" w:rsidR="00E80032" w:rsidRPr="00EC76D5" w:rsidRDefault="00E80032" w:rsidP="00E80032">
      <w:pPr>
        <w:pStyle w:val="Code"/>
      </w:pPr>
      <w:r w:rsidRPr="00EC76D5">
        <w:t xml:space="preserve">  puts("i is greater than zero");</w:t>
      </w:r>
    </w:p>
    <w:p w14:paraId="0BF473DE" w14:textId="77777777" w:rsidR="00E80032" w:rsidRPr="00EC76D5" w:rsidRDefault="00E80032" w:rsidP="00E80032">
      <w:pPr>
        <w:pStyle w:val="Code"/>
      </w:pPr>
      <w:r w:rsidRPr="00EC76D5">
        <w:t>}</w:t>
      </w:r>
    </w:p>
    <w:p w14:paraId="3C0DCBDD" w14:textId="77777777" w:rsidR="00E80032" w:rsidRPr="00EC76D5" w:rsidRDefault="00E80032" w:rsidP="00E80032">
      <w:pPr>
        <w:pStyle w:val="Code"/>
      </w:pPr>
      <w:r w:rsidRPr="00EC76D5">
        <w:t>else {</w:t>
      </w:r>
      <w:r w:rsidRPr="00EC76D5">
        <w:cr/>
        <w:t xml:space="preserve">  puts("i is not greater than zero");</w:t>
      </w:r>
    </w:p>
    <w:p w14:paraId="7852AA4F" w14:textId="77777777" w:rsidR="00E80032" w:rsidRPr="00EC76D5" w:rsidRDefault="00E80032" w:rsidP="00E80032">
      <w:pPr>
        <w:pStyle w:val="Code"/>
      </w:pPr>
      <w:r w:rsidRPr="00EC76D5">
        <w:t>}</w:t>
      </w:r>
    </w:p>
    <w:p w14:paraId="165C8E6A" w14:textId="77777777" w:rsidR="00E80032" w:rsidRPr="00EC76D5" w:rsidRDefault="00E80032" w:rsidP="00E80032">
      <w:pPr>
        <w:pStyle w:val="Code"/>
      </w:pPr>
    </w:p>
    <w:p w14:paraId="77D039C4" w14:textId="77777777" w:rsidR="00E80032" w:rsidRPr="00EC76D5" w:rsidRDefault="00E80032" w:rsidP="00E80032">
      <w:r w:rsidRPr="00EC76D5">
        <w:t xml:space="preserve">Between the </w:t>
      </w:r>
      <w:r w:rsidRPr="00EC76D5">
        <w:rPr>
          <w:rStyle w:val="CodeInText0"/>
        </w:rPr>
        <w:t>if</w:t>
      </w:r>
      <w:r w:rsidRPr="00EC76D5">
        <w:t xml:space="preserve"> and </w:t>
      </w:r>
      <w:r w:rsidRPr="00EC76D5">
        <w:rPr>
          <w:rStyle w:val="CodeInText0"/>
        </w:rPr>
        <w:t>else</w:t>
      </w:r>
      <w:r w:rsidRPr="00EC76D5">
        <w:t xml:space="preserve"> part we can insert one or more </w:t>
      </w:r>
      <w:r w:rsidRPr="00EC76D5">
        <w:rPr>
          <w:rStyle w:val="CodeInText0"/>
        </w:rPr>
        <w:t>else</w:t>
      </w:r>
      <w:r w:rsidRPr="00EC76D5">
        <w:rPr>
          <w:rStyle w:val="Italic"/>
        </w:rPr>
        <w:t xml:space="preserve"> </w:t>
      </w:r>
      <w:r w:rsidRPr="00EC76D5">
        <w:rPr>
          <w:rStyle w:val="CodeInText0"/>
        </w:rPr>
        <w:t>if</w:t>
      </w:r>
      <w:r w:rsidRPr="00EC76D5">
        <w:t xml:space="preserve"> parts.</w:t>
      </w:r>
    </w:p>
    <w:p w14:paraId="0A451C6D" w14:textId="77777777" w:rsidR="00E80032" w:rsidRPr="00EC76D5" w:rsidRDefault="00E80032" w:rsidP="00E80032">
      <w:pPr>
        <w:pStyle w:val="Code"/>
      </w:pPr>
      <w:r w:rsidRPr="00EC76D5">
        <w:t>if (i &gt; 0) {</w:t>
      </w:r>
    </w:p>
    <w:p w14:paraId="18603DC5" w14:textId="77777777" w:rsidR="00E80032" w:rsidRPr="00EC76D5" w:rsidRDefault="00E80032" w:rsidP="00E80032">
      <w:pPr>
        <w:pStyle w:val="Code"/>
      </w:pPr>
      <w:r w:rsidRPr="00EC76D5">
        <w:t xml:space="preserve">  puts("i is greater than zero");</w:t>
      </w:r>
    </w:p>
    <w:p w14:paraId="3F2E5C93" w14:textId="77777777" w:rsidR="00E80032" w:rsidRPr="00EC76D5" w:rsidRDefault="00E80032" w:rsidP="00E80032">
      <w:pPr>
        <w:pStyle w:val="Code"/>
      </w:pPr>
      <w:r w:rsidRPr="00EC76D5">
        <w:t>}</w:t>
      </w:r>
    </w:p>
    <w:p w14:paraId="70A23B1B" w14:textId="77777777" w:rsidR="00E80032" w:rsidRPr="00EC76D5" w:rsidRDefault="00E80032" w:rsidP="00E80032">
      <w:pPr>
        <w:pStyle w:val="Code"/>
      </w:pPr>
      <w:r w:rsidRPr="00EC76D5">
        <w:t>else if (i &lt; 0) {</w:t>
      </w:r>
    </w:p>
    <w:p w14:paraId="1AC2747F" w14:textId="77777777" w:rsidR="00E80032" w:rsidRPr="00EC76D5" w:rsidRDefault="00E80032" w:rsidP="00E80032">
      <w:pPr>
        <w:pStyle w:val="Code"/>
      </w:pPr>
      <w:r w:rsidRPr="00EC76D5">
        <w:t xml:space="preserve">  puts("i is less than zero");</w:t>
      </w:r>
    </w:p>
    <w:p w14:paraId="30FBDF04" w14:textId="77777777" w:rsidR="00E80032" w:rsidRPr="00EC76D5" w:rsidRDefault="00E80032" w:rsidP="00E80032">
      <w:pPr>
        <w:pStyle w:val="Code"/>
      </w:pPr>
      <w:r w:rsidRPr="00EC76D5">
        <w:t>}</w:t>
      </w:r>
    </w:p>
    <w:p w14:paraId="49A75CBE" w14:textId="77777777" w:rsidR="00E80032" w:rsidRPr="00EC76D5" w:rsidRDefault="00E80032" w:rsidP="00E80032">
      <w:pPr>
        <w:pStyle w:val="Code"/>
      </w:pPr>
      <w:r w:rsidRPr="00EC76D5">
        <w:t>else {</w:t>
      </w:r>
    </w:p>
    <w:p w14:paraId="349DB905" w14:textId="77777777" w:rsidR="00E80032" w:rsidRPr="00EC76D5" w:rsidRDefault="00E80032" w:rsidP="00E80032">
      <w:pPr>
        <w:pStyle w:val="Code"/>
      </w:pPr>
      <w:r w:rsidRPr="00EC76D5">
        <w:t xml:space="preserve">  puts("i is equal to zero");</w:t>
      </w:r>
    </w:p>
    <w:p w14:paraId="21CFC00C" w14:textId="77777777" w:rsidR="00E80032" w:rsidRPr="00EC76D5" w:rsidRDefault="00E80032" w:rsidP="00E80032">
      <w:pPr>
        <w:pStyle w:val="Code"/>
      </w:pPr>
      <w:r w:rsidRPr="00EC76D5">
        <w:t>}</w:t>
      </w:r>
    </w:p>
    <w:p w14:paraId="3A074DEC" w14:textId="77777777" w:rsidR="00E80032" w:rsidRPr="00EC76D5" w:rsidRDefault="00E80032" w:rsidP="00E80032">
      <w:r w:rsidRPr="00EC76D5">
        <w:t xml:space="preserve">In the examples above, there is not strictly necessary to surround the output statements with brackets. However, in this book brackets are always used for sake of clarity. Moreover, it is always necessary in case of several statements. The brackets and the code in between are called a </w:t>
      </w:r>
      <w:r w:rsidRPr="00EC76D5">
        <w:rPr>
          <w:rStyle w:val="KeyWord"/>
        </w:rPr>
        <w:t>block</w:t>
      </w:r>
      <w:r w:rsidRPr="00EC76D5">
        <w:t>.</w:t>
      </w:r>
    </w:p>
    <w:p w14:paraId="45452E1A" w14:textId="77777777" w:rsidR="00E80032" w:rsidRPr="00EC76D5" w:rsidRDefault="00E80032" w:rsidP="00E80032">
      <w:pPr>
        <w:pStyle w:val="Code"/>
      </w:pPr>
      <w:r w:rsidRPr="00EC76D5">
        <w:t>if (i &gt; 0) {</w:t>
      </w:r>
      <w:r w:rsidRPr="00EC76D5">
        <w:cr/>
        <w:t xml:space="preserve">  int j = i + 1;</w:t>
      </w:r>
    </w:p>
    <w:p w14:paraId="0A066D58" w14:textId="77777777" w:rsidR="00E80032" w:rsidRPr="00EC76D5" w:rsidRDefault="00E80032" w:rsidP="00E80032">
      <w:pPr>
        <w:pStyle w:val="Code"/>
      </w:pPr>
      <w:r w:rsidRPr="00EC76D5">
        <w:t xml:space="preserve">  printf("j is %d\n", j);</w:t>
      </w:r>
    </w:p>
    <w:p w14:paraId="339D90E7" w14:textId="77777777" w:rsidR="00E80032" w:rsidRPr="00EC76D5" w:rsidRDefault="00E80032" w:rsidP="00E80032">
      <w:pPr>
        <w:pStyle w:val="Code"/>
      </w:pPr>
      <w:r w:rsidRPr="00EC76D5">
        <w:t>}</w:t>
      </w:r>
    </w:p>
    <w:p w14:paraId="3ECCAFC8" w14:textId="77777777" w:rsidR="00E80032" w:rsidRPr="00EC76D5" w:rsidRDefault="00E80032" w:rsidP="00E80032">
      <w:r w:rsidRPr="00EC76D5">
        <w:t xml:space="preserve">A warning may be in order. In an </w:t>
      </w:r>
      <w:r w:rsidRPr="00EC76D5">
        <w:rPr>
          <w:rStyle w:val="CodeInText0"/>
        </w:rPr>
        <w:t>if</w:t>
      </w:r>
      <w:r w:rsidRPr="00EC76D5">
        <w:t xml:space="preserve"> statement, it is perfectly legal to use one equal sign instead of two signs when comparing two values. As one equals sign is used for assignment, not comparison, the variable </w:t>
      </w:r>
      <w:r w:rsidRPr="00EC76D5">
        <w:rPr>
          <w:rStyle w:val="CodeInText0"/>
        </w:rPr>
        <w:t>i</w:t>
      </w:r>
      <w:r w:rsidRPr="00EC76D5">
        <w:t xml:space="preserve"> in the following code will be assign the value one, and the expression will always be true.</w:t>
      </w:r>
    </w:p>
    <w:p w14:paraId="4D805888" w14:textId="77777777" w:rsidR="00E80032" w:rsidRPr="00EC76D5" w:rsidRDefault="00E80032" w:rsidP="00E80032">
      <w:pPr>
        <w:pStyle w:val="Code"/>
      </w:pPr>
      <w:r w:rsidRPr="00EC76D5">
        <w:t>if (i = 1) { // Always true.</w:t>
      </w:r>
    </w:p>
    <w:p w14:paraId="4FD1412E" w14:textId="77777777" w:rsidR="00E80032" w:rsidRPr="00EC76D5" w:rsidRDefault="00E80032" w:rsidP="00E80032">
      <w:pPr>
        <w:pStyle w:val="Code"/>
      </w:pPr>
      <w:r w:rsidRPr="00EC76D5">
        <w:t xml:space="preserve">  // ...</w:t>
      </w:r>
    </w:p>
    <w:p w14:paraId="29BE7181" w14:textId="77777777" w:rsidR="00E80032" w:rsidRPr="00EC76D5" w:rsidRDefault="00E80032" w:rsidP="00E80032">
      <w:pPr>
        <w:pStyle w:val="Code"/>
      </w:pPr>
      <w:r w:rsidRPr="00EC76D5">
        <w:t>}</w:t>
      </w:r>
    </w:p>
    <w:p w14:paraId="0A153C01" w14:textId="77777777" w:rsidR="00E80032" w:rsidRPr="00EC76D5" w:rsidRDefault="00E80032" w:rsidP="00E80032">
      <w:r w:rsidRPr="00EC76D5">
        <w:t>One way to avoid the mistake above is to swap the variable and the value. As a value can be compared but not assigned, the compiler will issue an error message and the error will be recognized.</w:t>
      </w:r>
    </w:p>
    <w:p w14:paraId="6BABB98B" w14:textId="77777777" w:rsidR="00E80032" w:rsidRPr="00EC76D5" w:rsidRDefault="00E80032" w:rsidP="00E80032">
      <w:pPr>
        <w:pStyle w:val="Code"/>
      </w:pPr>
      <w:r w:rsidRPr="00EC76D5">
        <w:t>if (1 = i) { // Compile-time error.</w:t>
      </w:r>
    </w:p>
    <w:p w14:paraId="35F9F8C4" w14:textId="77777777" w:rsidR="00E80032" w:rsidRPr="00EC76D5" w:rsidRDefault="00E80032" w:rsidP="00E80032">
      <w:pPr>
        <w:pStyle w:val="Code"/>
      </w:pPr>
      <w:r w:rsidRPr="00EC76D5">
        <w:t xml:space="preserve">  // ...</w:t>
      </w:r>
    </w:p>
    <w:p w14:paraId="51C94700" w14:textId="77777777" w:rsidR="00E80032" w:rsidRPr="00EC76D5" w:rsidRDefault="00E80032" w:rsidP="00E80032">
      <w:pPr>
        <w:pStyle w:val="Code"/>
      </w:pPr>
      <w:r w:rsidRPr="00EC76D5">
        <w:t>}</w:t>
      </w:r>
    </w:p>
    <w:p w14:paraId="31B5B600" w14:textId="77777777" w:rsidR="00E80032" w:rsidRPr="00EC76D5" w:rsidRDefault="00E80032" w:rsidP="00E80032">
      <w:r w:rsidRPr="00EC76D5">
        <w:t xml:space="preserve">The </w:t>
      </w:r>
      <w:r w:rsidRPr="00EC76D5">
        <w:rPr>
          <w:rStyle w:val="CodeInText0"/>
        </w:rPr>
        <w:t>switch</w:t>
      </w:r>
      <w:r w:rsidRPr="00EC76D5">
        <w:t xml:space="preserve"> statement is simpler than the </w:t>
      </w:r>
      <w:r w:rsidRPr="00EC76D5">
        <w:rPr>
          <w:rStyle w:val="CodeInText0"/>
        </w:rPr>
        <w:t>if</w:t>
      </w:r>
      <w:r w:rsidRPr="00EC76D5">
        <w:t xml:space="preserve"> statement, but not as powerful. It evaluates the switch expression and jumps to a </w:t>
      </w:r>
      <w:r w:rsidRPr="00EC76D5">
        <w:rPr>
          <w:rStyle w:val="CodeInText0"/>
        </w:rPr>
        <w:t>case</w:t>
      </w:r>
      <w:r w:rsidRPr="00EC76D5">
        <w:t xml:space="preserve"> statement with the matching (constant) value. If no value matches, it jumps to the </w:t>
      </w:r>
      <w:r w:rsidRPr="00EC76D5">
        <w:rPr>
          <w:rStyle w:val="CodeInText0"/>
        </w:rPr>
        <w:t>default</w:t>
      </w:r>
      <w:r w:rsidRPr="00EC76D5">
        <w:t xml:space="preserve"> statement, if present. The </w:t>
      </w:r>
      <w:r w:rsidRPr="00EC76D5">
        <w:rPr>
          <w:rStyle w:val="CodeInText0"/>
        </w:rPr>
        <w:t>break</w:t>
      </w:r>
      <w:r w:rsidRPr="00EC76D5">
        <w:t xml:space="preserve"> statement is used to jump out of a switch or iteration statements. The switch expression must have an integral or pointer type and two case statements cannot </w:t>
      </w:r>
      <w:r w:rsidRPr="00EC76D5">
        <w:lastRenderedPageBreak/>
        <w:t>hold the same value. We can only have one default statement, and it can be omitted. However, it needs not to be placed at the end of the switch statement, even though I recommend you to do so.</w:t>
      </w:r>
    </w:p>
    <w:p w14:paraId="2313E02A" w14:textId="77777777" w:rsidR="00E80032" w:rsidRPr="00EC76D5" w:rsidRDefault="00E80032" w:rsidP="00E80032">
      <w:pPr>
        <w:pStyle w:val="Code"/>
      </w:pPr>
      <w:r w:rsidRPr="00EC76D5">
        <w:t xml:space="preserve">  switch (i) {</w:t>
      </w:r>
      <w:r w:rsidRPr="00EC76D5">
        <w:cr/>
        <w:t xml:space="preserve">    case 1:</w:t>
      </w:r>
    </w:p>
    <w:p w14:paraId="4C8B6DA5" w14:textId="77777777" w:rsidR="00E80032" w:rsidRPr="00EC76D5" w:rsidRDefault="00E80032" w:rsidP="00E80032">
      <w:pPr>
        <w:pStyle w:val="Code"/>
      </w:pPr>
      <w:r w:rsidRPr="00EC76D5">
        <w:t xml:space="preserve">      puts("i is equal to 1");</w:t>
      </w:r>
    </w:p>
    <w:p w14:paraId="1BFA2A3C" w14:textId="77777777" w:rsidR="00E80032" w:rsidRPr="00EC76D5" w:rsidRDefault="00E80032" w:rsidP="00E80032">
      <w:pPr>
        <w:pStyle w:val="Code"/>
      </w:pPr>
      <w:r w:rsidRPr="00EC76D5">
        <w:t xml:space="preserve">      break;</w:t>
      </w:r>
    </w:p>
    <w:p w14:paraId="67330AB9" w14:textId="77777777" w:rsidR="00E80032" w:rsidRPr="00EC76D5" w:rsidRDefault="00E80032" w:rsidP="00E80032">
      <w:pPr>
        <w:pStyle w:val="Code"/>
      </w:pPr>
    </w:p>
    <w:p w14:paraId="2C2F4DA0" w14:textId="77777777" w:rsidR="00E80032" w:rsidRPr="00EC76D5" w:rsidRDefault="00E80032" w:rsidP="00E80032">
      <w:pPr>
        <w:pStyle w:val="Code"/>
      </w:pPr>
      <w:r w:rsidRPr="00EC76D5">
        <w:t xml:space="preserve">    case 2:</w:t>
      </w:r>
    </w:p>
    <w:p w14:paraId="2DC1B49D" w14:textId="77777777" w:rsidR="00E80032" w:rsidRPr="00EC76D5" w:rsidRDefault="00E80032" w:rsidP="00E80032">
      <w:pPr>
        <w:pStyle w:val="Code"/>
      </w:pPr>
      <w:r w:rsidRPr="00EC76D5">
        <w:t xml:space="preserve">      puts("i is equal to 2");</w:t>
      </w:r>
    </w:p>
    <w:p w14:paraId="7B3ABB6E" w14:textId="77777777" w:rsidR="00E80032" w:rsidRPr="00EC76D5" w:rsidRDefault="00E80032" w:rsidP="00E80032">
      <w:pPr>
        <w:pStyle w:val="Code"/>
      </w:pPr>
      <w:r w:rsidRPr="00EC76D5">
        <w:t xml:space="preserve">      break;</w:t>
      </w:r>
    </w:p>
    <w:p w14:paraId="17356758" w14:textId="77777777" w:rsidR="00E80032" w:rsidRPr="00EC76D5" w:rsidRDefault="00E80032" w:rsidP="00E80032">
      <w:pPr>
        <w:pStyle w:val="Code"/>
      </w:pPr>
    </w:p>
    <w:p w14:paraId="76CA6286" w14:textId="77777777" w:rsidR="00E80032" w:rsidRPr="00EC76D5" w:rsidRDefault="00E80032" w:rsidP="00E80032">
      <w:pPr>
        <w:pStyle w:val="Code"/>
      </w:pPr>
      <w:r w:rsidRPr="00EC76D5">
        <w:t xml:space="preserve">    case 3:</w:t>
      </w:r>
    </w:p>
    <w:p w14:paraId="4D329A6D" w14:textId="77777777" w:rsidR="00E80032" w:rsidRPr="00EC76D5" w:rsidRDefault="00E80032" w:rsidP="00E80032">
      <w:pPr>
        <w:pStyle w:val="Code"/>
      </w:pPr>
      <w:r w:rsidRPr="00EC76D5">
        <w:t xml:space="preserve">      puts("i is equal to 3");</w:t>
      </w:r>
    </w:p>
    <w:p w14:paraId="295B293B" w14:textId="77777777" w:rsidR="00E80032" w:rsidRPr="00EC76D5" w:rsidRDefault="00E80032" w:rsidP="00E80032">
      <w:pPr>
        <w:pStyle w:val="Code"/>
      </w:pPr>
      <w:r w:rsidRPr="00EC76D5">
        <w:t xml:space="preserve">      break;</w:t>
      </w:r>
    </w:p>
    <w:p w14:paraId="294989E9" w14:textId="77777777" w:rsidR="00E80032" w:rsidRPr="00EC76D5" w:rsidRDefault="00E80032" w:rsidP="00E80032">
      <w:pPr>
        <w:pStyle w:val="Code"/>
      </w:pPr>
    </w:p>
    <w:p w14:paraId="053C8272" w14:textId="77777777" w:rsidR="00E80032" w:rsidRPr="00EC76D5" w:rsidRDefault="00E80032" w:rsidP="00E80032">
      <w:pPr>
        <w:pStyle w:val="Code"/>
      </w:pPr>
      <w:r w:rsidRPr="00EC76D5">
        <w:t xml:space="preserve">    default:</w:t>
      </w:r>
    </w:p>
    <w:p w14:paraId="7D64F7DF" w14:textId="77777777" w:rsidR="00E80032" w:rsidRPr="00EC76D5" w:rsidRDefault="00E80032" w:rsidP="00E80032">
      <w:pPr>
        <w:pStyle w:val="Code"/>
      </w:pPr>
      <w:r w:rsidRPr="00EC76D5">
        <w:t xml:space="preserve">      puts("i is not equal to 1, 2, or 3.");</w:t>
      </w:r>
    </w:p>
    <w:p w14:paraId="25862983" w14:textId="77777777" w:rsidR="00E80032" w:rsidRPr="00EC76D5" w:rsidRDefault="00E80032" w:rsidP="00E80032">
      <w:pPr>
        <w:pStyle w:val="Code"/>
      </w:pPr>
      <w:r w:rsidRPr="00EC76D5">
        <w:t xml:space="preserve">      break;</w:t>
      </w:r>
    </w:p>
    <w:p w14:paraId="26F3580A" w14:textId="77777777" w:rsidR="00E80032" w:rsidRPr="00EC76D5" w:rsidRDefault="00E80032" w:rsidP="00E80032">
      <w:pPr>
        <w:pStyle w:val="Code"/>
      </w:pPr>
      <w:r w:rsidRPr="00EC76D5">
        <w:t xml:space="preserve">  }</w:t>
      </w:r>
    </w:p>
    <w:p w14:paraId="60853C1E" w14:textId="77777777" w:rsidR="00E80032" w:rsidRPr="00EC76D5" w:rsidRDefault="00E80032" w:rsidP="00E80032">
      <w:r w:rsidRPr="00EC76D5">
        <w:t xml:space="preserve">It is important to remember the break statement. Otherwise, the execution would simple continue with the code attached to the next </w:t>
      </w:r>
      <w:r w:rsidRPr="00EC76D5">
        <w:rPr>
          <w:rStyle w:val="CodeInText0"/>
        </w:rPr>
        <w:t>case</w:t>
      </w:r>
      <w:r w:rsidRPr="00EC76D5">
        <w:t xml:space="preserve"> statement</w:t>
      </w:r>
      <w:r w:rsidRPr="00EC76D5">
        <w:rPr>
          <w:rStyle w:val="Fotnotsreferens"/>
          <w:szCs w:val="21"/>
        </w:rPr>
        <w:footnoteReference w:id="28"/>
      </w:r>
      <w:r w:rsidRPr="00EC76D5">
        <w:t>. However, in C we can use the fact that an omitted break statement makes the execution continue with the next statement to group several case statements together.</w:t>
      </w:r>
    </w:p>
    <w:p w14:paraId="7260257C" w14:textId="77777777" w:rsidR="00E80032" w:rsidRPr="00EC76D5" w:rsidRDefault="00E80032" w:rsidP="00E80032">
      <w:pPr>
        <w:pStyle w:val="Code"/>
      </w:pPr>
      <w:r w:rsidRPr="00EC76D5">
        <w:t>switch (i) {</w:t>
      </w:r>
      <w:r w:rsidRPr="00EC76D5">
        <w:cr/>
        <w:t xml:space="preserve">  case 1:</w:t>
      </w:r>
    </w:p>
    <w:p w14:paraId="6D8AF709" w14:textId="77777777" w:rsidR="00E80032" w:rsidRPr="00EC76D5" w:rsidRDefault="00E80032" w:rsidP="00E80032">
      <w:pPr>
        <w:pStyle w:val="Code"/>
      </w:pPr>
      <w:r w:rsidRPr="00EC76D5">
        <w:t xml:space="preserve">  case 2:</w:t>
      </w:r>
    </w:p>
    <w:p w14:paraId="0734112E" w14:textId="77777777" w:rsidR="00E80032" w:rsidRPr="00EC76D5" w:rsidRDefault="00E80032" w:rsidP="00E80032">
      <w:pPr>
        <w:pStyle w:val="Code"/>
      </w:pPr>
      <w:r w:rsidRPr="00EC76D5">
        <w:t xml:space="preserve">  case 3:</w:t>
      </w:r>
    </w:p>
    <w:p w14:paraId="7383BD64" w14:textId="77777777" w:rsidR="00E80032" w:rsidRPr="00EC76D5" w:rsidRDefault="00E80032" w:rsidP="00E80032">
      <w:pPr>
        <w:pStyle w:val="Code"/>
      </w:pPr>
      <w:r w:rsidRPr="00EC76D5">
        <w:t xml:space="preserve">    printf("i is equal to 1, 2, or 3");</w:t>
      </w:r>
    </w:p>
    <w:p w14:paraId="2005A190" w14:textId="77777777" w:rsidR="00E80032" w:rsidRPr="00EC76D5" w:rsidRDefault="00E80032" w:rsidP="00E80032">
      <w:pPr>
        <w:pStyle w:val="Code"/>
      </w:pPr>
      <w:r w:rsidRPr="00EC76D5">
        <w:t xml:space="preserve">    break;</w:t>
      </w:r>
    </w:p>
    <w:p w14:paraId="1313CB16" w14:textId="77777777" w:rsidR="00E80032" w:rsidRPr="00EC76D5" w:rsidRDefault="00E80032" w:rsidP="00E80032">
      <w:pPr>
        <w:pStyle w:val="Code"/>
      </w:pPr>
    </w:p>
    <w:p w14:paraId="7962C030" w14:textId="77777777" w:rsidR="00E80032" w:rsidRPr="00EC76D5" w:rsidRDefault="00E80032" w:rsidP="00E80032">
      <w:pPr>
        <w:pStyle w:val="Code"/>
      </w:pPr>
      <w:r w:rsidRPr="00EC76D5">
        <w:t xml:space="preserve">    // ...</w:t>
      </w:r>
    </w:p>
    <w:p w14:paraId="5C73F04A" w14:textId="77777777" w:rsidR="00E80032" w:rsidRPr="00EC76D5" w:rsidRDefault="00E80032" w:rsidP="00E80032">
      <w:pPr>
        <w:pStyle w:val="Code"/>
      </w:pPr>
      <w:r w:rsidRPr="00EC76D5">
        <w:t>}</w:t>
      </w:r>
    </w:p>
    <w:p w14:paraId="66D634A7" w14:textId="57D04C26"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46" w:name="_Toc320485600"/>
      <w:bookmarkStart w:id="6047" w:name="_Toc323656710"/>
      <w:bookmarkStart w:id="6048" w:name="_Toc324085448"/>
      <w:bookmarkStart w:id="6049" w:name="_Toc383781100"/>
      <w:bookmarkStart w:id="6050" w:name="_Toc481936500"/>
      <w:r w:rsidRPr="00EC76D5">
        <w:t>Iteration statements</w:t>
      </w:r>
      <w:bookmarkEnd w:id="6046"/>
      <w:bookmarkEnd w:id="6047"/>
      <w:bookmarkEnd w:id="6048"/>
      <w:bookmarkEnd w:id="6049"/>
      <w:bookmarkEnd w:id="6050"/>
    </w:p>
    <w:p w14:paraId="42AEC87A" w14:textId="77777777" w:rsidR="00E80032" w:rsidRPr="00EC76D5" w:rsidRDefault="00E80032" w:rsidP="00E80032">
      <w:r w:rsidRPr="00EC76D5">
        <w:t xml:space="preserve">Iteration statements, also called loops, iterate one or several statements as long as a certain condition is true; </w:t>
      </w:r>
      <w:r w:rsidRPr="00EC76D5">
        <w:rPr>
          <w:rStyle w:val="CodeInText0"/>
        </w:rPr>
        <w:t>while</w:t>
      </w:r>
      <w:r w:rsidRPr="00EC76D5">
        <w:t xml:space="preserve"> is the simplest loop. It repeats one statement or a block of statements as long as the given expression is true. The example below uses the </w:t>
      </w:r>
      <w:r w:rsidRPr="00EC76D5">
        <w:rPr>
          <w:rStyle w:val="CodeInText0"/>
        </w:rPr>
        <w:t>while</w:t>
      </w:r>
      <w:r w:rsidRPr="00EC76D5">
        <w:t xml:space="preserve"> statement to write the numbers one to ten.</w:t>
      </w:r>
    </w:p>
    <w:p w14:paraId="464DDA0B" w14:textId="77777777" w:rsidR="00E80032" w:rsidRPr="00EC76D5" w:rsidRDefault="00E80032" w:rsidP="00E80032">
      <w:pPr>
        <w:pStyle w:val="Code"/>
      </w:pPr>
      <w:r w:rsidRPr="00EC76D5">
        <w:t>int i = 1;</w:t>
      </w:r>
    </w:p>
    <w:p w14:paraId="33B2BD26" w14:textId="77777777" w:rsidR="00E80032" w:rsidRPr="00EC76D5" w:rsidRDefault="00E80032" w:rsidP="00E80032">
      <w:pPr>
        <w:pStyle w:val="Code"/>
      </w:pPr>
      <w:r w:rsidRPr="00EC76D5">
        <w:t>while (i &lt;= 10) {</w:t>
      </w:r>
      <w:r w:rsidRPr="00EC76D5">
        <w:cr/>
        <w:t xml:space="preserve">  printf("%d\n", i);</w:t>
      </w:r>
    </w:p>
    <w:p w14:paraId="6B0F3CE2" w14:textId="77777777" w:rsidR="00E80032" w:rsidRPr="00EC76D5" w:rsidRDefault="00E80032" w:rsidP="00E80032">
      <w:pPr>
        <w:pStyle w:val="Code"/>
      </w:pPr>
      <w:r w:rsidRPr="00EC76D5">
        <w:t xml:space="preserve">  ++i;</w:t>
      </w:r>
    </w:p>
    <w:p w14:paraId="429FA163" w14:textId="77777777" w:rsidR="00E80032" w:rsidRPr="00EC76D5" w:rsidRDefault="00E80032" w:rsidP="00E80032">
      <w:pPr>
        <w:pStyle w:val="Code"/>
      </w:pPr>
      <w:r w:rsidRPr="00EC76D5">
        <w:t>}</w:t>
      </w:r>
    </w:p>
    <w:p w14:paraId="00FF3367" w14:textId="77777777" w:rsidR="00E80032" w:rsidRPr="00EC76D5" w:rsidRDefault="00E80032" w:rsidP="00E80032">
      <w:r w:rsidRPr="00EC76D5">
        <w:t xml:space="preserve">The same thing can be done with a </w:t>
      </w:r>
      <w:r w:rsidRPr="00EC76D5">
        <w:rPr>
          <w:rStyle w:val="CodeInText0"/>
        </w:rPr>
        <w:t>do-while</w:t>
      </w:r>
      <w:r w:rsidRPr="00EC76D5">
        <w:t xml:space="preserve"> statement.</w:t>
      </w:r>
    </w:p>
    <w:p w14:paraId="5963A120" w14:textId="77777777" w:rsidR="00E80032" w:rsidRPr="00EC76D5" w:rsidRDefault="00E80032" w:rsidP="00E80032">
      <w:pPr>
        <w:pStyle w:val="Code"/>
      </w:pPr>
      <w:r w:rsidRPr="00EC76D5">
        <w:t>int i = 1;</w:t>
      </w:r>
    </w:p>
    <w:p w14:paraId="5E2936FE" w14:textId="77777777" w:rsidR="00E80032" w:rsidRPr="00EC76D5" w:rsidRDefault="00E80032" w:rsidP="00E80032">
      <w:pPr>
        <w:pStyle w:val="Code"/>
      </w:pPr>
      <w:r w:rsidRPr="00EC76D5">
        <w:t>do {</w:t>
      </w:r>
      <w:r w:rsidRPr="00EC76D5">
        <w:cr/>
        <w:t xml:space="preserve">  printf("%d\n", i);</w:t>
      </w:r>
    </w:p>
    <w:p w14:paraId="6E2FA8EE" w14:textId="77777777" w:rsidR="00E80032" w:rsidRPr="00EC76D5" w:rsidRDefault="00E80032" w:rsidP="00E80032">
      <w:pPr>
        <w:pStyle w:val="Code"/>
      </w:pPr>
      <w:r w:rsidRPr="00EC76D5">
        <w:t xml:space="preserve">  ++i;</w:t>
      </w:r>
    </w:p>
    <w:p w14:paraId="35709990" w14:textId="77777777" w:rsidR="00E80032" w:rsidRPr="00EC76D5" w:rsidRDefault="00E80032" w:rsidP="00E80032">
      <w:pPr>
        <w:pStyle w:val="Code"/>
      </w:pPr>
      <w:r w:rsidRPr="00EC76D5">
        <w:lastRenderedPageBreak/>
        <w:t>}</w:t>
      </w:r>
    </w:p>
    <w:p w14:paraId="3BC000C1" w14:textId="77777777" w:rsidR="00E80032" w:rsidRPr="00EC76D5" w:rsidRDefault="00E80032" w:rsidP="00E80032">
      <w:pPr>
        <w:pStyle w:val="Code"/>
      </w:pPr>
      <w:r w:rsidRPr="00EC76D5">
        <w:t>while (i &lt;= 10);</w:t>
      </w:r>
    </w:p>
    <w:p w14:paraId="4FE9C4FA" w14:textId="77777777" w:rsidR="00E80032" w:rsidRPr="00EC76D5" w:rsidRDefault="00E80032" w:rsidP="00E80032">
      <w:r w:rsidRPr="00EC76D5">
        <w:t xml:space="preserve">However, the </w:t>
      </w:r>
      <w:r w:rsidRPr="00EC76D5">
        <w:rPr>
          <w:rStyle w:val="CodeInText0"/>
        </w:rPr>
        <w:t>do-while</w:t>
      </w:r>
      <w:r w:rsidRPr="00EC76D5">
        <w:t xml:space="preserve"> statement is less powerful. If the expression is false to begin with, the </w:t>
      </w:r>
      <w:r w:rsidRPr="00EC76D5">
        <w:rPr>
          <w:rStyle w:val="CodeInText0"/>
        </w:rPr>
        <w:t>while</w:t>
      </w:r>
      <w:r w:rsidRPr="00EC76D5">
        <w:t xml:space="preserve"> statement just skips the repetitions altogether, but the </w:t>
      </w:r>
      <w:r w:rsidRPr="00EC76D5">
        <w:rPr>
          <w:rStyle w:val="CodeInText0"/>
        </w:rPr>
        <w:t>do-while</w:t>
      </w:r>
      <w:r w:rsidRPr="00EC76D5">
        <w:t xml:space="preserve"> statement must always execute the iteration statement at least once in order to reach the continuation expression at the end.</w:t>
      </w:r>
    </w:p>
    <w:p w14:paraId="563694FE" w14:textId="1FA65327" w:rsidR="00E80032" w:rsidRPr="00EC76D5" w:rsidRDefault="00E80032" w:rsidP="00E80032">
      <w:r w:rsidRPr="00EC76D5">
        <w:t xml:space="preserve">We can also use the </w:t>
      </w:r>
      <w:r w:rsidRPr="00EC76D5">
        <w:rPr>
          <w:rStyle w:val="CodeInText0"/>
        </w:rPr>
        <w:t>for</w:t>
      </w:r>
      <w:r w:rsidRPr="00EC76D5">
        <w:t xml:space="preserve"> statement, which is a more compact variant of </w:t>
      </w:r>
      <w:r w:rsidRPr="00EC76D5">
        <w:rPr>
          <w:rStyle w:val="CodeInText0"/>
        </w:rPr>
        <w:t>while</w:t>
      </w:r>
      <w:r w:rsidRPr="00EC76D5">
        <w:t xml:space="preserve">. It takes three expressions, separated by semicolons. The first expression </w:t>
      </w:r>
      <w:r w:rsidR="002F35C1">
        <w:t>initializer</w:t>
      </w:r>
      <w:r w:rsidRPr="00EC76D5">
        <w:t>ializes the variable, the repetition continues as long as the second expression is true and the third expression is executed at the end of each repetition.</w:t>
      </w:r>
    </w:p>
    <w:p w14:paraId="06FEBCE1" w14:textId="77777777" w:rsidR="00E80032" w:rsidRPr="00EC76D5" w:rsidRDefault="00E80032" w:rsidP="00E80032">
      <w:pPr>
        <w:pStyle w:val="Code"/>
      </w:pPr>
      <w:r w:rsidRPr="00EC76D5">
        <w:t>int i;</w:t>
      </w:r>
    </w:p>
    <w:p w14:paraId="75A0A6BA" w14:textId="77777777" w:rsidR="00E80032" w:rsidRPr="00EC76D5" w:rsidRDefault="00E80032" w:rsidP="00E80032">
      <w:pPr>
        <w:pStyle w:val="Code"/>
      </w:pPr>
      <w:r w:rsidRPr="00EC76D5">
        <w:t>for (i = 1; i &lt;= 10; ++i) {</w:t>
      </w:r>
      <w:r w:rsidRPr="00EC76D5">
        <w:cr/>
        <w:t xml:space="preserve">  printf("%d\n", i);</w:t>
      </w:r>
    </w:p>
    <w:p w14:paraId="2F29271B" w14:textId="77777777" w:rsidR="00E80032" w:rsidRPr="00EC76D5" w:rsidRDefault="00E80032" w:rsidP="00E80032">
      <w:pPr>
        <w:pStyle w:val="Code"/>
      </w:pPr>
      <w:r w:rsidRPr="00EC76D5">
        <w:t>}</w:t>
      </w:r>
    </w:p>
    <w:p w14:paraId="58CE0243" w14:textId="43A73282" w:rsidR="00E80032" w:rsidRPr="00EC76D5" w:rsidRDefault="00E80032" w:rsidP="00E80032">
      <w:r w:rsidRPr="00EC76D5">
        <w:t xml:space="preserve">Similar to the </w:t>
      </w:r>
      <w:r w:rsidRPr="00EC76D5">
        <w:rPr>
          <w:rStyle w:val="CodeInText0"/>
        </w:rPr>
        <w:t>switch</w:t>
      </w:r>
      <w:r w:rsidRPr="00EC76D5">
        <w:t xml:space="preserve"> statement, an iteration statement can be interrupted by the break statement. Below is an inf</w:t>
      </w:r>
      <w:r w:rsidR="002F35C1">
        <w:t>initializer</w:t>
      </w:r>
      <w:r w:rsidRPr="00EC76D5">
        <w:t>e loop (remember that every non-zero value is regarded as true) that is stopped by the break statement.</w:t>
      </w:r>
    </w:p>
    <w:p w14:paraId="72399ACE" w14:textId="77777777" w:rsidR="00E80032" w:rsidRPr="00EC76D5" w:rsidRDefault="00E80032" w:rsidP="00E80032">
      <w:pPr>
        <w:pStyle w:val="Code"/>
      </w:pPr>
      <w:r w:rsidRPr="00EC76D5">
        <w:t>int i = 1;</w:t>
      </w:r>
    </w:p>
    <w:p w14:paraId="26F4C234" w14:textId="77777777" w:rsidR="00E80032" w:rsidRPr="00EC76D5" w:rsidRDefault="00E80032" w:rsidP="00E80032">
      <w:pPr>
        <w:pStyle w:val="Code"/>
      </w:pPr>
      <w:r w:rsidRPr="00EC76D5">
        <w:t>while (1) {</w:t>
      </w:r>
      <w:r w:rsidRPr="00EC76D5">
        <w:cr/>
        <w:t xml:space="preserve">  printf("%d\n", i);</w:t>
      </w:r>
    </w:p>
    <w:p w14:paraId="16CB17FD" w14:textId="77777777" w:rsidR="00E80032" w:rsidRPr="00EC76D5" w:rsidRDefault="00E80032" w:rsidP="00E80032">
      <w:pPr>
        <w:pStyle w:val="Code"/>
      </w:pPr>
      <w:r w:rsidRPr="00EC76D5">
        <w:t xml:space="preserve">  ++i;</w:t>
      </w:r>
    </w:p>
    <w:p w14:paraId="08640940" w14:textId="77777777" w:rsidR="00E80032" w:rsidRPr="00EC76D5" w:rsidRDefault="00E80032" w:rsidP="00E80032">
      <w:pPr>
        <w:pStyle w:val="Code"/>
      </w:pPr>
    </w:p>
    <w:p w14:paraId="00C3828B" w14:textId="77777777" w:rsidR="00E80032" w:rsidRPr="00EC76D5" w:rsidRDefault="00E80032" w:rsidP="00E80032">
      <w:pPr>
        <w:pStyle w:val="Code"/>
      </w:pPr>
      <w:r w:rsidRPr="00EC76D5">
        <w:t xml:space="preserve">  if (i &gt; 10) {</w:t>
      </w:r>
      <w:r w:rsidRPr="00EC76D5">
        <w:cr/>
        <w:t xml:space="preserve">    break;</w:t>
      </w:r>
    </w:p>
    <w:p w14:paraId="6773BB00" w14:textId="77777777" w:rsidR="00E80032" w:rsidRPr="00EC76D5" w:rsidRDefault="00E80032" w:rsidP="00E80032">
      <w:pPr>
        <w:pStyle w:val="Code"/>
      </w:pPr>
      <w:r w:rsidRPr="00EC76D5">
        <w:t xml:space="preserve">  }</w:t>
      </w:r>
    </w:p>
    <w:p w14:paraId="5DD9EB28" w14:textId="77777777" w:rsidR="00E80032" w:rsidRPr="00EC76D5" w:rsidRDefault="00E80032" w:rsidP="00E80032">
      <w:pPr>
        <w:pStyle w:val="Code"/>
      </w:pPr>
      <w:r w:rsidRPr="00EC76D5">
        <w:t>}</w:t>
      </w:r>
    </w:p>
    <w:p w14:paraId="0C1F4203" w14:textId="77777777" w:rsidR="00E80032" w:rsidRPr="00EC76D5" w:rsidRDefault="00E80032" w:rsidP="00E80032">
      <w:r w:rsidRPr="00EC76D5">
        <w:t xml:space="preserve">The same effect can be archived by omitting </w:t>
      </w:r>
      <w:r w:rsidR="001269DE" w:rsidRPr="00EC76D5">
        <w:t>the second expression of the</w:t>
      </w:r>
      <w:r w:rsidRPr="00EC76D5">
        <w:t xml:space="preserve"> </w:t>
      </w:r>
      <w:r w:rsidRPr="00EC76D5">
        <w:rPr>
          <w:rStyle w:val="CodeInText0"/>
        </w:rPr>
        <w:t>for</w:t>
      </w:r>
      <w:r w:rsidRPr="00EC76D5">
        <w:t xml:space="preserve"> statement.</w:t>
      </w:r>
    </w:p>
    <w:p w14:paraId="263436D2" w14:textId="77777777" w:rsidR="00E80032" w:rsidRPr="00EC76D5" w:rsidRDefault="00E80032" w:rsidP="00E80032">
      <w:pPr>
        <w:pStyle w:val="Code"/>
      </w:pPr>
      <w:r w:rsidRPr="00EC76D5">
        <w:t>int i;</w:t>
      </w:r>
    </w:p>
    <w:p w14:paraId="3C27E5F0" w14:textId="77777777" w:rsidR="00E80032" w:rsidRPr="00EC76D5" w:rsidRDefault="00E80032" w:rsidP="00E80032">
      <w:pPr>
        <w:pStyle w:val="Code"/>
      </w:pPr>
      <w:r w:rsidRPr="00EC76D5">
        <w:t>for (i = 1; ; ++i) {</w:t>
      </w:r>
      <w:r w:rsidRPr="00EC76D5">
        <w:cr/>
        <w:t xml:space="preserve">  printf("%d\n", i);</w:t>
      </w:r>
    </w:p>
    <w:p w14:paraId="61AD053F" w14:textId="77777777" w:rsidR="00E80032" w:rsidRPr="00EC76D5" w:rsidRDefault="00E80032" w:rsidP="00E80032">
      <w:pPr>
        <w:pStyle w:val="Code"/>
      </w:pPr>
    </w:p>
    <w:p w14:paraId="45AF32A7" w14:textId="77777777" w:rsidR="00E80032" w:rsidRPr="00EC76D5" w:rsidRDefault="00E80032" w:rsidP="00E80032">
      <w:pPr>
        <w:pStyle w:val="Code"/>
      </w:pPr>
      <w:r w:rsidRPr="00EC76D5">
        <w:t xml:space="preserve">  if (i == 10) {</w:t>
      </w:r>
      <w:r w:rsidRPr="00EC76D5">
        <w:cr/>
        <w:t xml:space="preserve">    break;</w:t>
      </w:r>
    </w:p>
    <w:p w14:paraId="6D3718AA" w14:textId="77777777" w:rsidR="00E80032" w:rsidRPr="00EC76D5" w:rsidRDefault="00E80032" w:rsidP="00E80032">
      <w:pPr>
        <w:pStyle w:val="Code"/>
      </w:pPr>
      <w:r w:rsidRPr="00EC76D5">
        <w:t xml:space="preserve">  }</w:t>
      </w:r>
    </w:p>
    <w:p w14:paraId="75BA3674" w14:textId="77777777" w:rsidR="00E80032" w:rsidRPr="00EC76D5" w:rsidRDefault="00E80032" w:rsidP="00E80032">
      <w:pPr>
        <w:pStyle w:val="Code"/>
      </w:pPr>
      <w:r w:rsidRPr="00EC76D5">
        <w:t>}</w:t>
      </w:r>
    </w:p>
    <w:p w14:paraId="03C7F45C" w14:textId="77777777" w:rsidR="00E80032" w:rsidRPr="00EC76D5" w:rsidRDefault="00E80032" w:rsidP="00E80032">
      <w:r w:rsidRPr="00EC76D5">
        <w:t xml:space="preserve">An iteration statement can also include a </w:t>
      </w:r>
      <w:r w:rsidRPr="00EC76D5">
        <w:rPr>
          <w:rStyle w:val="CodeInText0"/>
        </w:rPr>
        <w:t>continue</w:t>
      </w:r>
      <w:r w:rsidRPr="00EC76D5">
        <w:t xml:space="preserve"> statement. It skips the rest of the current repetition. The following example prints the numbers from 1 to 10 with the exception of 5.</w:t>
      </w:r>
    </w:p>
    <w:p w14:paraId="28F61669" w14:textId="77777777" w:rsidR="00E80032" w:rsidRPr="00EC76D5" w:rsidRDefault="00E80032" w:rsidP="00E80032">
      <w:pPr>
        <w:pStyle w:val="Code"/>
      </w:pPr>
      <w:r w:rsidRPr="00EC76D5">
        <w:t>int i;</w:t>
      </w:r>
    </w:p>
    <w:p w14:paraId="03C67B56" w14:textId="77777777" w:rsidR="00E80032" w:rsidRPr="00EC76D5" w:rsidRDefault="00E80032" w:rsidP="00E80032">
      <w:pPr>
        <w:pStyle w:val="Code"/>
      </w:pPr>
      <w:r w:rsidRPr="00EC76D5">
        <w:t>for (i = 1; i &lt;= 10; ++i) {</w:t>
      </w:r>
      <w:r w:rsidRPr="00EC76D5">
        <w:cr/>
        <w:t xml:space="preserve">  if (i == 5) {</w:t>
      </w:r>
      <w:r w:rsidRPr="00EC76D5">
        <w:cr/>
        <w:t xml:space="preserve">    continue;</w:t>
      </w:r>
    </w:p>
    <w:p w14:paraId="707646C4" w14:textId="77777777" w:rsidR="00E80032" w:rsidRPr="00EC76D5" w:rsidRDefault="00E80032" w:rsidP="00E80032">
      <w:pPr>
        <w:pStyle w:val="Code"/>
      </w:pPr>
      <w:r w:rsidRPr="00EC76D5">
        <w:t xml:space="preserve">  }</w:t>
      </w:r>
    </w:p>
    <w:p w14:paraId="0485B3B5" w14:textId="77777777" w:rsidR="00E80032" w:rsidRPr="00EC76D5" w:rsidRDefault="00E80032" w:rsidP="00E80032">
      <w:pPr>
        <w:pStyle w:val="Code"/>
      </w:pPr>
    </w:p>
    <w:p w14:paraId="184BECD1" w14:textId="77777777" w:rsidR="00E80032" w:rsidRPr="00EC76D5" w:rsidRDefault="00E80032" w:rsidP="00E80032">
      <w:pPr>
        <w:pStyle w:val="Code"/>
      </w:pPr>
      <w:r w:rsidRPr="00EC76D5">
        <w:t xml:space="preserve">  printf("%d\n", i);</w:t>
      </w:r>
    </w:p>
    <w:p w14:paraId="33C8BB09" w14:textId="77777777" w:rsidR="00E80032" w:rsidRPr="00EC76D5" w:rsidRDefault="00E80032" w:rsidP="00E80032">
      <w:pPr>
        <w:pStyle w:val="Code"/>
      </w:pPr>
      <w:r w:rsidRPr="00EC76D5">
        <w:t>}</w:t>
      </w:r>
    </w:p>
    <w:p w14:paraId="36BC0915" w14:textId="20F825B1" w:rsidR="00E80032" w:rsidRPr="00EC76D5" w:rsidRDefault="00E80032" w:rsidP="00E80032">
      <w:r w:rsidRPr="00EC76D5">
        <w:t xml:space="preserve">The following example, however, will not work as intended. Because the continue statement will skip the rest of the </w:t>
      </w:r>
      <w:r w:rsidRPr="00EC76D5">
        <w:rPr>
          <w:rStyle w:val="CodeInText0"/>
        </w:rPr>
        <w:t>while</w:t>
      </w:r>
      <w:r w:rsidRPr="00EC76D5">
        <w:t xml:space="preserve"> block, </w:t>
      </w:r>
      <w:r w:rsidRPr="00EC76D5">
        <w:rPr>
          <w:rStyle w:val="CodeInText0"/>
        </w:rPr>
        <w:t>i</w:t>
      </w:r>
      <w:r w:rsidRPr="00EC76D5">
        <w:t xml:space="preserve"> will never be updated and we will be stuck in an inf</w:t>
      </w:r>
      <w:r w:rsidR="002F35C1">
        <w:t>initializer</w:t>
      </w:r>
      <w:r w:rsidRPr="00EC76D5">
        <w:t xml:space="preserve">e loop. Therefore, I recommend that you use </w:t>
      </w:r>
      <w:r w:rsidRPr="00EC76D5">
        <w:rPr>
          <w:rStyle w:val="CodeInText0"/>
        </w:rPr>
        <w:t>continue</w:t>
      </w:r>
      <w:r w:rsidRPr="00EC76D5">
        <w:t xml:space="preserve"> with care, or avoid it altogether.</w:t>
      </w:r>
    </w:p>
    <w:p w14:paraId="66B54909" w14:textId="77777777" w:rsidR="00E80032" w:rsidRPr="00EC76D5" w:rsidRDefault="00E80032" w:rsidP="00E80032">
      <w:pPr>
        <w:pStyle w:val="Code"/>
      </w:pPr>
      <w:r w:rsidRPr="00EC76D5">
        <w:t>int i = 1;</w:t>
      </w:r>
    </w:p>
    <w:p w14:paraId="53BFD960" w14:textId="77777777" w:rsidR="00E80032" w:rsidRPr="00EC76D5" w:rsidRDefault="00E80032" w:rsidP="00E80032">
      <w:pPr>
        <w:pStyle w:val="Code"/>
      </w:pPr>
      <w:r w:rsidRPr="00EC76D5">
        <w:lastRenderedPageBreak/>
        <w:t>while (i &lt;= 10) {</w:t>
      </w:r>
      <w:r w:rsidRPr="00EC76D5">
        <w:cr/>
        <w:t xml:space="preserve">  if (i == 5) {</w:t>
      </w:r>
      <w:r w:rsidRPr="00EC76D5">
        <w:cr/>
        <w:t xml:space="preserve">    continue;</w:t>
      </w:r>
    </w:p>
    <w:p w14:paraId="0203226D" w14:textId="77777777" w:rsidR="00E80032" w:rsidRPr="00EC76D5" w:rsidRDefault="00E80032" w:rsidP="00E80032">
      <w:pPr>
        <w:pStyle w:val="Code"/>
      </w:pPr>
      <w:r w:rsidRPr="00EC76D5">
        <w:t xml:space="preserve">  }</w:t>
      </w:r>
    </w:p>
    <w:p w14:paraId="4D4C6E50" w14:textId="77777777" w:rsidR="00E80032" w:rsidRPr="00EC76D5" w:rsidRDefault="00E80032" w:rsidP="00E80032">
      <w:pPr>
        <w:pStyle w:val="Code"/>
      </w:pPr>
    </w:p>
    <w:p w14:paraId="0830CE2E" w14:textId="77777777" w:rsidR="00E80032" w:rsidRPr="00EC76D5" w:rsidRDefault="00E80032" w:rsidP="00E80032">
      <w:pPr>
        <w:pStyle w:val="Code"/>
      </w:pPr>
      <w:r w:rsidRPr="00EC76D5">
        <w:t xml:space="preserve">  printf("%d\n", i);</w:t>
      </w:r>
    </w:p>
    <w:p w14:paraId="53628065" w14:textId="77777777" w:rsidR="00E80032" w:rsidRPr="00EC76D5" w:rsidRDefault="00E80032" w:rsidP="00E80032">
      <w:pPr>
        <w:pStyle w:val="Code"/>
      </w:pPr>
      <w:r w:rsidRPr="00EC76D5">
        <w:t xml:space="preserve">  ++i;</w:t>
      </w:r>
    </w:p>
    <w:p w14:paraId="04E479B0" w14:textId="77777777" w:rsidR="00E80032" w:rsidRPr="00EC76D5" w:rsidRDefault="00E80032" w:rsidP="00E80032">
      <w:pPr>
        <w:pStyle w:val="Code"/>
      </w:pPr>
      <w:r w:rsidRPr="00EC76D5">
        <w:t>}</w:t>
      </w:r>
    </w:p>
    <w:p w14:paraId="4C1D03FE" w14:textId="1518969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51" w:name="_Toc320485601"/>
      <w:bookmarkStart w:id="6052" w:name="_Toc323656711"/>
      <w:bookmarkStart w:id="6053" w:name="_Toc324085449"/>
      <w:bookmarkStart w:id="6054" w:name="_Toc383781101"/>
      <w:bookmarkStart w:id="6055" w:name="_Toc481936501"/>
      <w:r w:rsidRPr="00EC76D5">
        <w:t>Jump statements</w:t>
      </w:r>
      <w:bookmarkEnd w:id="6051"/>
      <w:bookmarkEnd w:id="6052"/>
      <w:bookmarkEnd w:id="6053"/>
      <w:bookmarkEnd w:id="6054"/>
      <w:bookmarkEnd w:id="6055"/>
    </w:p>
    <w:p w14:paraId="102F03D0" w14:textId="77777777" w:rsidR="00E80032" w:rsidRPr="00EC76D5" w:rsidRDefault="00E80032" w:rsidP="00E80032">
      <w:r w:rsidRPr="00EC76D5">
        <w:t xml:space="preserve">We can jump from one location to another inside the same function by marking the latter location with a </w:t>
      </w:r>
      <w:r w:rsidRPr="00EC76D5">
        <w:rPr>
          <w:rStyle w:val="CodeInText0"/>
        </w:rPr>
        <w:t>label</w:t>
      </w:r>
      <w:r w:rsidRPr="00EC76D5">
        <w:t xml:space="preserve"> inside the block with the </w:t>
      </w:r>
      <w:r w:rsidRPr="00EC76D5">
        <w:rPr>
          <w:rStyle w:val="CodeInText0"/>
        </w:rPr>
        <w:t>goto</w:t>
      </w:r>
      <w:r w:rsidRPr="00EC76D5">
        <w:t xml:space="preserve"> statement. The following code is yet another example of how to print the numbers from one to ten, inclusive. As you can, it is not as clear as the previous examples.</w:t>
      </w:r>
    </w:p>
    <w:p w14:paraId="76B2028C" w14:textId="77777777" w:rsidR="00E80032" w:rsidRPr="00EC76D5" w:rsidRDefault="00E80032" w:rsidP="00E80032">
      <w:pPr>
        <w:pStyle w:val="Code"/>
      </w:pPr>
      <w:r w:rsidRPr="00EC76D5">
        <w:t>int i = 1;</w:t>
      </w:r>
    </w:p>
    <w:p w14:paraId="2618B9B6" w14:textId="77777777" w:rsidR="00E80032" w:rsidRPr="00EC76D5" w:rsidRDefault="00E80032" w:rsidP="00E80032">
      <w:pPr>
        <w:pStyle w:val="Code"/>
      </w:pPr>
      <w:r w:rsidRPr="00EC76D5">
        <w:t>label: printf("%d\n", i);</w:t>
      </w:r>
    </w:p>
    <w:p w14:paraId="1D99308B" w14:textId="77777777" w:rsidR="00E80032" w:rsidRPr="00EC76D5" w:rsidRDefault="00E80032" w:rsidP="00E80032">
      <w:pPr>
        <w:pStyle w:val="Code"/>
      </w:pPr>
    </w:p>
    <w:p w14:paraId="18E80B88" w14:textId="77777777" w:rsidR="00E80032" w:rsidRPr="00EC76D5" w:rsidRDefault="00E80032" w:rsidP="00E80032">
      <w:pPr>
        <w:pStyle w:val="Code"/>
      </w:pPr>
      <w:r w:rsidRPr="00EC76D5">
        <w:t>++i;</w:t>
      </w:r>
    </w:p>
    <w:p w14:paraId="190F1B61" w14:textId="77777777" w:rsidR="00E80032" w:rsidRPr="00EC76D5" w:rsidRDefault="00E80032" w:rsidP="00E80032">
      <w:pPr>
        <w:pStyle w:val="Code"/>
      </w:pPr>
      <w:r w:rsidRPr="00EC76D5">
        <w:t>if (i &lt;= 10) {</w:t>
      </w:r>
      <w:r w:rsidRPr="00EC76D5">
        <w:cr/>
        <w:t xml:space="preserve">  goto label;</w:t>
      </w:r>
    </w:p>
    <w:p w14:paraId="739A09D7" w14:textId="77777777" w:rsidR="00E80032" w:rsidRPr="00EC76D5" w:rsidRDefault="00E80032" w:rsidP="00E80032">
      <w:pPr>
        <w:pStyle w:val="Code"/>
      </w:pPr>
      <w:r w:rsidRPr="00EC76D5">
        <w:t>}</w:t>
      </w:r>
    </w:p>
    <w:p w14:paraId="77786062" w14:textId="77777777" w:rsidR="00E80032" w:rsidRPr="00EC76D5" w:rsidRDefault="00E80032" w:rsidP="00E80032">
      <w:r w:rsidRPr="00EC76D5">
        <w:t xml:space="preserve">The </w:t>
      </w:r>
      <w:r w:rsidRPr="00EC76D5">
        <w:rPr>
          <w:rStyle w:val="CodeInText0"/>
        </w:rPr>
        <w:t>goto</w:t>
      </w:r>
      <w:r w:rsidRPr="00EC76D5">
        <w:t xml:space="preserve"> statement is considered to give rise to unstructured code, so called “spagetti code.” I strongly recommended that you omit </w:t>
      </w:r>
      <w:r w:rsidRPr="00EC76D5">
        <w:rPr>
          <w:rStyle w:val="CodeInText0"/>
        </w:rPr>
        <w:t>goto</w:t>
      </w:r>
      <w:r w:rsidRPr="00EC76D5">
        <w:t xml:space="preserve"> altogether. To put it bluntly: now when you seen it, forget it.</w:t>
      </w:r>
    </w:p>
    <w:p w14:paraId="6016835D" w14:textId="5888C8E9"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56" w:name="_Toc320485602"/>
      <w:bookmarkStart w:id="6057" w:name="_Toc323656712"/>
      <w:bookmarkStart w:id="6058" w:name="_Toc324085450"/>
      <w:bookmarkStart w:id="6059" w:name="_Toc383781102"/>
      <w:bookmarkStart w:id="6060" w:name="_Toc481936502"/>
      <w:r w:rsidRPr="00EC76D5">
        <w:t>Expression statements</w:t>
      </w:r>
      <w:bookmarkEnd w:id="6056"/>
      <w:bookmarkEnd w:id="6057"/>
      <w:bookmarkEnd w:id="6058"/>
      <w:bookmarkEnd w:id="6059"/>
      <w:bookmarkEnd w:id="6060"/>
    </w:p>
    <w:p w14:paraId="5ABA790D" w14:textId="77777777" w:rsidR="00E80032" w:rsidRPr="00EC76D5" w:rsidRDefault="00E80032" w:rsidP="00E80032">
      <w:r w:rsidRPr="00EC76D5">
        <w:t>An expression can form a statement.</w:t>
      </w:r>
    </w:p>
    <w:p w14:paraId="3EC2C1A3" w14:textId="77777777" w:rsidR="00E80032" w:rsidRPr="00EC76D5" w:rsidRDefault="00E80032" w:rsidP="00E80032">
      <w:pPr>
        <w:pStyle w:val="Code"/>
      </w:pPr>
      <w:r w:rsidRPr="00EC76D5">
        <w:t>a = b + 1; // Assignment operator.</w:t>
      </w:r>
    </w:p>
    <w:p w14:paraId="508B62DB" w14:textId="77777777" w:rsidR="00E80032" w:rsidRPr="00EC76D5" w:rsidRDefault="00E80032" w:rsidP="00E80032">
      <w:pPr>
        <w:pStyle w:val="Code"/>
      </w:pPr>
      <w:r w:rsidRPr="00EC76D5">
        <w:t>puts("Hello, World!"); // Function call.</w:t>
      </w:r>
    </w:p>
    <w:p w14:paraId="0E5C40D5" w14:textId="77777777" w:rsidR="00E80032" w:rsidRPr="00EC76D5" w:rsidRDefault="00E80032" w:rsidP="00E80032">
      <w:r w:rsidRPr="00EC76D5">
        <w:t xml:space="preserve">In the above examples, we are only interested in the side effects; that </w:t>
      </w:r>
      <w:r w:rsidRPr="00EC76D5">
        <w:rPr>
          <w:rStyle w:val="CodeInText0"/>
        </w:rPr>
        <w:t>a</w:t>
      </w:r>
      <w:r w:rsidRPr="00EC76D5">
        <w:t xml:space="preserve"> is assigned a new value and that a text is written. We are allowed to write expression statements without side effects; even thought it has no meaning and is likely to be erased by the compiler.</w:t>
      </w:r>
    </w:p>
    <w:p w14:paraId="042FD39F" w14:textId="77777777" w:rsidR="00E80032" w:rsidRPr="00EC76D5" w:rsidRDefault="00E80032" w:rsidP="00E80032">
      <w:pPr>
        <w:pStyle w:val="Code"/>
      </w:pPr>
      <w:r w:rsidRPr="00EC76D5">
        <w:t>a + b * c;</w:t>
      </w:r>
    </w:p>
    <w:p w14:paraId="39D61CA1" w14:textId="490231A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61" w:name="_Toc323656713"/>
      <w:bookmarkStart w:id="6062" w:name="_Toc324085451"/>
      <w:bookmarkStart w:id="6063" w:name="_Toc383781103"/>
      <w:bookmarkStart w:id="6064" w:name="_Toc481936503"/>
      <w:r w:rsidRPr="00EC76D5">
        <w:t>Volatile</w:t>
      </w:r>
      <w:bookmarkEnd w:id="6061"/>
      <w:bookmarkEnd w:id="6062"/>
      <w:bookmarkEnd w:id="6063"/>
      <w:bookmarkEnd w:id="6064"/>
    </w:p>
    <w:p w14:paraId="66152A39" w14:textId="77777777" w:rsidR="00E80032" w:rsidRPr="00EC76D5" w:rsidRDefault="00E80032" w:rsidP="00E80032">
      <w:r w:rsidRPr="00EC76D5">
        <w:t xml:space="preserve">A variable can be </w:t>
      </w:r>
      <w:r w:rsidRPr="00EC76D5">
        <w:rPr>
          <w:rStyle w:val="KeyWord"/>
        </w:rPr>
        <w:t>volatile</w:t>
      </w:r>
      <w:r w:rsidRPr="00EC76D5">
        <w:t xml:space="preserve">, which has no functional effect but is rather a notification to the compiler that the variable shall not be subjected to optimization. Let us say we that the memory location 10000 is connected to an input port in a low-level application, and that we want to wait until we receive a signal through the port. If </w:t>
      </w:r>
      <w:r w:rsidRPr="00EC76D5">
        <w:rPr>
          <w:rStyle w:val="CodeInText0"/>
        </w:rPr>
        <w:t>p</w:t>
      </w:r>
      <w:r w:rsidRPr="00EC76D5">
        <w:t xml:space="preserve"> is not marked as volatile, there is a risk that the compiler would replace the for-loop with another statement since the value of </w:t>
      </w:r>
      <w:r w:rsidRPr="00EC76D5">
        <w:rPr>
          <w:rStyle w:val="CodeInText0"/>
        </w:rPr>
        <w:t>*p</w:t>
      </w:r>
      <w:r w:rsidRPr="00EC76D5">
        <w:t xml:space="preserve"> does not seem to change inside the loop.</w:t>
      </w:r>
    </w:p>
    <w:p w14:paraId="5501AF76" w14:textId="77777777" w:rsidR="00E80032" w:rsidRPr="00EC76D5" w:rsidRDefault="00E80032">
      <w:pPr>
        <w:pStyle w:val="Code"/>
        <w:pPrChange w:id="6065" w:author="Stefan Björnander" w:date="2012-05-06T21:16:00Z">
          <w:pPr>
            <w:pStyle w:val="CommandLine"/>
          </w:pPr>
        </w:pPrChange>
      </w:pPr>
      <w:r w:rsidRPr="00EC76D5">
        <w:t>volatile int* p = (void*) 10000;</w:t>
      </w:r>
    </w:p>
    <w:p w14:paraId="3CB52B24" w14:textId="77777777" w:rsidR="00E80032" w:rsidRPr="00EC76D5" w:rsidRDefault="00E80032">
      <w:pPr>
        <w:pStyle w:val="Code"/>
        <w:pPrChange w:id="6066" w:author="Stefan Björnander" w:date="2012-05-06T21:16:00Z">
          <w:pPr>
            <w:pStyle w:val="CommandLine"/>
          </w:pPr>
        </w:pPrChange>
      </w:pPr>
    </w:p>
    <w:p w14:paraId="0D44E5CA" w14:textId="77777777" w:rsidR="00E80032" w:rsidRPr="00EC76D5" w:rsidRDefault="00E80032">
      <w:pPr>
        <w:pStyle w:val="Code"/>
        <w:pPrChange w:id="6067" w:author="Stefan Björnander" w:date="2012-05-06T21:16:00Z">
          <w:pPr>
            <w:pStyle w:val="CommandLine"/>
          </w:pPr>
        </w:pPrChange>
      </w:pPr>
      <w:r w:rsidRPr="00EC76D5">
        <w:rPr>
          <w:rFonts w:eastAsia="Times New Roman"/>
          <w:noProof w:val="0"/>
          <w:color w:val="000000" w:themeColor="text1"/>
          <w:rPrChange w:id="6068" w:author="Stefan Björnander" w:date="2012-05-06T21:51:00Z">
            <w:rPr>
              <w:color w:val="0000FF"/>
            </w:rPr>
          </w:rPrChange>
        </w:rPr>
        <w:t>while</w:t>
      </w:r>
      <w:r w:rsidRPr="00EC76D5">
        <w:t xml:space="preserve"> (*p != 0) {</w:t>
      </w:r>
    </w:p>
    <w:p w14:paraId="27302477" w14:textId="77777777" w:rsidR="00E80032" w:rsidRPr="00EC76D5" w:rsidRDefault="00E80032">
      <w:pPr>
        <w:pStyle w:val="Code"/>
        <w:pPrChange w:id="6069" w:author="Stefan Björnander" w:date="2012-05-06T21:16:00Z">
          <w:pPr>
            <w:pStyle w:val="CommandLine"/>
          </w:pPr>
        </w:pPrChange>
      </w:pPr>
      <w:r w:rsidRPr="00EC76D5">
        <w:t xml:space="preserve">  // Wait.</w:t>
      </w:r>
    </w:p>
    <w:p w14:paraId="7CF3B7E7" w14:textId="77777777" w:rsidR="00E80032" w:rsidRPr="00EC76D5" w:rsidRDefault="00E80032">
      <w:pPr>
        <w:pStyle w:val="Code"/>
        <w:pPrChange w:id="6070" w:author="Stefan Björnander" w:date="2012-05-06T21:16:00Z">
          <w:pPr>
            <w:pStyle w:val="CommandLine"/>
          </w:pPr>
        </w:pPrChange>
      </w:pPr>
      <w:r w:rsidRPr="00EC76D5">
        <w:t>}</w:t>
      </w:r>
    </w:p>
    <w:p w14:paraId="2CE30E7B" w14:textId="345ACBBA" w:rsidR="00E80032" w:rsidRPr="00EC76D5" w:rsidRDefault="00E80032" w:rsidP="007C7CB2">
      <w:pPr>
        <w:pStyle w:val="Rubrik2"/>
      </w:pPr>
      <w:bookmarkStart w:id="6071" w:name="_Toc320485603"/>
      <w:bookmarkStart w:id="6072" w:name="_Toc323656714"/>
      <w:bookmarkStart w:id="6073" w:name="_Toc324085452"/>
      <w:bookmarkStart w:id="6074" w:name="_Toc383781104"/>
      <w:bookmarkStart w:id="6075" w:name="_Toc481936504"/>
      <w:r w:rsidRPr="00EC76D5">
        <w:lastRenderedPageBreak/>
        <w:t>Functions</w:t>
      </w:r>
      <w:bookmarkEnd w:id="6071"/>
      <w:bookmarkEnd w:id="6072"/>
      <w:bookmarkEnd w:id="6073"/>
      <w:bookmarkEnd w:id="6074"/>
      <w:bookmarkEnd w:id="6075"/>
    </w:p>
    <w:p w14:paraId="1DAF5E60" w14:textId="77777777" w:rsidR="00E80032" w:rsidRPr="00EC76D5" w:rsidRDefault="00E80032" w:rsidP="00E80032">
      <w:r w:rsidRPr="00EC76D5">
        <w:t xml:space="preserve">A function can be compared to a black box. We send in information (input) and we receive information (output). In C, the input values are called </w:t>
      </w:r>
      <w:r w:rsidRPr="00EC76D5">
        <w:rPr>
          <w:rStyle w:val="KeyWord"/>
        </w:rPr>
        <w:t>parameters</w:t>
      </w:r>
      <w:r w:rsidRPr="00EC76D5">
        <w:t xml:space="preserve"> and the output value is called the </w:t>
      </w:r>
      <w:r w:rsidRPr="00EC76D5">
        <w:rPr>
          <w:rStyle w:val="KeyWord"/>
        </w:rPr>
        <w:t>return value</w:t>
      </w:r>
      <w:r w:rsidRPr="00EC76D5">
        <w:t>.</w:t>
      </w:r>
    </w:p>
    <w:p w14:paraId="6BC44C9C" w14:textId="77777777" w:rsidR="00E80032" w:rsidRPr="00EC76D5" w:rsidRDefault="00E80032" w:rsidP="00E80032">
      <w:pPr>
        <w:rPr>
          <w:noProof/>
          <w:szCs w:val="21"/>
        </w:rPr>
      </w:pPr>
      <w:r w:rsidRPr="00EC76D5">
        <w:rPr>
          <w:noProof/>
          <w:lang w:eastAsia="sv-SE"/>
        </w:rPr>
        <mc:AlternateContent>
          <mc:Choice Requires="wpc">
            <w:drawing>
              <wp:inline distT="0" distB="0" distL="0" distR="0" wp14:anchorId="6A5FAD94" wp14:editId="7392F6C8">
                <wp:extent cx="5107305" cy="541020"/>
                <wp:effectExtent l="0" t="0" r="0" b="1905"/>
                <wp:docPr id="172" name="Canvas 1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23" name="Rectangle 300"/>
                        <wps:cNvSpPr>
                          <a:spLocks noChangeArrowheads="1"/>
                        </wps:cNvSpPr>
                        <wps:spPr bwMode="auto">
                          <a:xfrm>
                            <a:off x="46000" y="110704"/>
                            <a:ext cx="1171201" cy="3604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36D444" w14:textId="77777777" w:rsidR="005A193E" w:rsidRPr="003F7CF1" w:rsidRDefault="005A193E"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wps:txbx>
                        <wps:bodyPr rot="0" vert="horz" wrap="square" lIns="91440" tIns="45720" rIns="91440" bIns="45720" anchor="t" anchorCtr="0" upright="1">
                          <a:noAutofit/>
                        </wps:bodyPr>
                      </wps:wsp>
                      <wps:wsp>
                        <wps:cNvPr id="160" name="Rectangle 301"/>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0570AB81" w14:textId="77777777" w:rsidR="005A193E" w:rsidRPr="003F7CF1" w:rsidRDefault="005A193E" w:rsidP="00E80032">
                              <w:pPr>
                                <w:pStyle w:val="Picture"/>
                                <w:rPr>
                                  <w:sz w:val="19"/>
                                  <w:szCs w:val="19"/>
                                  <w:lang w:val="sv-SE"/>
                                </w:rPr>
                              </w:pPr>
                              <w:r w:rsidRPr="003F7CF1">
                                <w:rPr>
                                  <w:sz w:val="19"/>
                                  <w:szCs w:val="19"/>
                                </w:rPr>
                                <w:t>Function</w:t>
                              </w:r>
                            </w:p>
                          </w:txbxContent>
                        </wps:txbx>
                        <wps:bodyPr rot="0" vert="horz" wrap="square" lIns="91440" tIns="45720" rIns="91440" bIns="45720" anchor="t" anchorCtr="0" upright="1">
                          <a:noAutofit/>
                        </wps:bodyPr>
                      </wps:wsp>
                      <wps:wsp>
                        <wps:cNvPr id="161" name="Line 302"/>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2" name="Line 303"/>
                        <wps:cNvCnPr>
                          <a:cxnSpLocks noChangeShapeType="1"/>
                        </wps:cNvCnPr>
                        <wps:spPr bwMode="auto">
                          <a:xfrm flipV="1">
                            <a:off x="2750403" y="270510"/>
                            <a:ext cx="533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3" name="Rectangle 304"/>
                        <wps:cNvSpPr>
                          <a:spLocks noChangeArrowheads="1"/>
                        </wps:cNvSpPr>
                        <wps:spPr bwMode="auto">
                          <a:xfrm>
                            <a:off x="3291903" y="117104"/>
                            <a:ext cx="1442801" cy="3613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62721A" w14:textId="77777777" w:rsidR="005A193E" w:rsidRPr="003F7CF1" w:rsidRDefault="005A193E"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wps:txbx>
                        <wps:bodyPr rot="0" vert="horz" wrap="square" lIns="91440" tIns="45720" rIns="91440" bIns="45720" anchor="t" anchorCtr="0" upright="1">
                          <a:noAutofit/>
                        </wps:bodyPr>
                      </wps:wsp>
                    </wpc:wpc>
                  </a:graphicData>
                </a:graphic>
              </wp:inline>
            </w:drawing>
          </mc:Choice>
          <mc:Fallback>
            <w:pict>
              <v:group w14:anchorId="6A5FAD94" id="Canvas 158" o:spid="_x0000_s1224"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">
                <v:shape id="_x0000_s1225" type="#_x0000_t75" style="position:absolute;width:51073;height:5410;visibility:visible;mso-wrap-style:square">
                  <v:fill o:detectmouseclick="t"/>
                  <v:path o:connecttype="none"/>
                </v:shape>
                <v:rect id="Rectangle 300" o:spid="_x0000_s1226" style="position:absolute;left:460;top:1107;width:1171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" stroked="f">
                  <v:textbox>
                    <w:txbxContent>
                      <w:p w14:paraId="0A36D444" w14:textId="77777777" w:rsidR="005A193E" w:rsidRPr="003F7CF1" w:rsidRDefault="005A193E"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v:textbox>
                </v:rect>
                <v:rect id="Rectangle 301" o:spid="_x0000_s1227"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Joy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">
                  <v:textbox>
                    <w:txbxContent>
                      <w:p w14:paraId="0570AB81" w14:textId="77777777" w:rsidR="005A193E" w:rsidRPr="003F7CF1" w:rsidRDefault="005A193E" w:rsidP="00E80032">
                        <w:pPr>
                          <w:pStyle w:val="Picture"/>
                          <w:rPr>
                            <w:sz w:val="19"/>
                            <w:szCs w:val="19"/>
                            <w:lang w:val="sv-SE"/>
                          </w:rPr>
                        </w:pPr>
                        <w:r w:rsidRPr="003F7CF1">
                          <w:rPr>
                            <w:sz w:val="19"/>
                            <w:szCs w:val="19"/>
                          </w:rPr>
                          <w:t>Function</w:t>
                        </w:r>
                      </w:p>
                    </w:txbxContent>
                  </v:textbox>
                </v:rect>
                <v:line id="Line 302" o:spid="_x0000_s1228"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">
                  <v:stroke endarrow="block"/>
                </v:line>
                <v:line id="Line 303" o:spid="_x0000_s1229" style="position:absolute;flip:y;visibility:visible;mso-wrap-style:square" from="27504,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">
                  <v:stroke endarrow="block"/>
                </v:line>
                <v:rect id="Rectangle 304" o:spid="_x0000_s1230" style="position:absolute;left:32919;top:1171;width:14428;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" stroked="f">
                  <v:textbox>
                    <w:txbxContent>
                      <w:p w14:paraId="4162721A" w14:textId="77777777" w:rsidR="005A193E" w:rsidRPr="003F7CF1" w:rsidRDefault="005A193E"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v:textbox>
                </v:rect>
                <w10:anchorlock/>
              </v:group>
            </w:pict>
          </mc:Fallback>
        </mc:AlternateContent>
      </w:r>
    </w:p>
    <w:p w14:paraId="64BBDE4D" w14:textId="77777777" w:rsidR="00E80032" w:rsidRPr="00EC76D5" w:rsidRDefault="00E80032" w:rsidP="00E80032">
      <w:r w:rsidRPr="00EC76D5">
        <w:t xml:space="preserve">To start with, let us try the function </w:t>
      </w:r>
      <w:r w:rsidRPr="00EC76D5">
        <w:rPr>
          <w:rStyle w:val="CodeInText0"/>
        </w:rPr>
        <w:t>Square</w:t>
      </w:r>
      <w:r w:rsidRPr="00EC76D5">
        <w:t>; it takes an integer and returns its square.</w:t>
      </w:r>
    </w:p>
    <w:p w14:paraId="164C23E4" w14:textId="77777777" w:rsidR="00E80032" w:rsidRPr="00EC76D5" w:rsidRDefault="00E80032" w:rsidP="00E80032">
      <w:pPr>
        <w:pStyle w:val="Code"/>
      </w:pPr>
      <w:r w:rsidRPr="00EC76D5">
        <w:t>int Square(int n) {</w:t>
      </w:r>
    </w:p>
    <w:p w14:paraId="0209953C" w14:textId="77777777" w:rsidR="00E80032" w:rsidRPr="00EC76D5" w:rsidRDefault="00E80032" w:rsidP="00E80032">
      <w:pPr>
        <w:pStyle w:val="Code"/>
      </w:pPr>
      <w:r w:rsidRPr="00EC76D5">
        <w:t xml:space="preserve">  return n * n;</w:t>
      </w:r>
    </w:p>
    <w:p w14:paraId="44AEC323" w14:textId="77777777" w:rsidR="00E80032" w:rsidRPr="00EC76D5" w:rsidRDefault="00E80032" w:rsidP="00E80032">
      <w:pPr>
        <w:pStyle w:val="Code"/>
      </w:pPr>
      <w:r w:rsidRPr="00EC76D5">
        <w:t>}</w:t>
      </w:r>
    </w:p>
    <w:p w14:paraId="7F80F339" w14:textId="77777777" w:rsidR="00E80032" w:rsidRPr="00EC76D5" w:rsidRDefault="00E80032" w:rsidP="00E80032">
      <w:pPr>
        <w:pStyle w:val="Code"/>
      </w:pPr>
    </w:p>
    <w:p w14:paraId="10FFDCED" w14:textId="77777777" w:rsidR="00E80032" w:rsidRPr="00EC76D5" w:rsidRDefault="00E80032" w:rsidP="00E80032">
      <w:pPr>
        <w:pStyle w:val="Code"/>
      </w:pPr>
      <w:r w:rsidRPr="00EC76D5">
        <w:t>void main() {</w:t>
      </w:r>
    </w:p>
    <w:p w14:paraId="42CB3675" w14:textId="77777777" w:rsidR="00E80032" w:rsidRPr="00EC76D5" w:rsidRDefault="00E80032" w:rsidP="00E80032">
      <w:pPr>
        <w:pStyle w:val="Code"/>
      </w:pPr>
      <w:r w:rsidRPr="00EC76D5">
        <w:t xml:space="preserve">  int i = Square(2); // Square returns 4.</w:t>
      </w:r>
    </w:p>
    <w:p w14:paraId="08F4EF7D" w14:textId="77777777" w:rsidR="00E80032" w:rsidRPr="00EC76D5" w:rsidRDefault="00E80032" w:rsidP="00E80032">
      <w:pPr>
        <w:pStyle w:val="Code"/>
      </w:pPr>
      <w:r w:rsidRPr="00EC76D5">
        <w:t>}</w:t>
      </w:r>
    </w:p>
    <w:p w14:paraId="37943EBD" w14:textId="77777777" w:rsidR="00E80032" w:rsidRPr="00EC76D5" w:rsidRDefault="00E80032" w:rsidP="00E80032">
      <w:pPr>
        <w:rPr>
          <w:noProof/>
          <w:szCs w:val="21"/>
        </w:rPr>
      </w:pPr>
      <w:r w:rsidRPr="00EC76D5">
        <w:rPr>
          <w:noProof/>
          <w:lang w:eastAsia="sv-SE"/>
        </w:rPr>
        <mc:AlternateContent>
          <mc:Choice Requires="wpc">
            <w:drawing>
              <wp:inline distT="0" distB="0" distL="0" distR="0" wp14:anchorId="681245B3" wp14:editId="2008C55D">
                <wp:extent cx="5107305" cy="541020"/>
                <wp:effectExtent l="0" t="0" r="0" b="1905"/>
                <wp:docPr id="179" name="Canvas 15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18" name="Rectangle 293"/>
                        <wps:cNvSpPr>
                          <a:spLocks noChangeArrowheads="1"/>
                        </wps:cNvSpPr>
                        <wps:spPr bwMode="auto">
                          <a:xfrm>
                            <a:off x="206100" y="110704"/>
                            <a:ext cx="10790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4FD7EF" w14:textId="77777777" w:rsidR="005A193E" w:rsidRPr="003F7CF1" w:rsidRDefault="005A193E" w:rsidP="00E80032">
                              <w:pPr>
                                <w:pStyle w:val="Picture"/>
                                <w:jc w:val="both"/>
                                <w:rPr>
                                  <w:sz w:val="19"/>
                                  <w:szCs w:val="19"/>
                                  <w:lang w:val="sv-SE"/>
                                </w:rPr>
                              </w:pPr>
                              <w:r w:rsidRPr="003F7CF1">
                                <w:rPr>
                                  <w:sz w:val="19"/>
                                  <w:szCs w:val="19"/>
                                  <w:lang w:val="sv-SE"/>
                                </w:rPr>
                                <w:t xml:space="preserve">                       2</w:t>
                              </w:r>
                            </w:p>
                          </w:txbxContent>
                        </wps:txbx>
                        <wps:bodyPr rot="0" vert="horz" wrap="square" lIns="91440" tIns="45720" rIns="91440" bIns="45720" anchor="t" anchorCtr="0" upright="1">
                          <a:noAutofit/>
                        </wps:bodyPr>
                      </wps:wsp>
                      <wps:wsp>
                        <wps:cNvPr id="219" name="Rectangle 294"/>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4A8709F4" w14:textId="77777777" w:rsidR="005A193E" w:rsidRPr="003F7CF1" w:rsidRDefault="005A193E" w:rsidP="00E80032">
                              <w:pPr>
                                <w:pStyle w:val="Picture"/>
                                <w:rPr>
                                  <w:sz w:val="19"/>
                                  <w:szCs w:val="19"/>
                                  <w:lang w:val="sv-SE"/>
                                </w:rPr>
                              </w:pPr>
                              <w:r w:rsidRPr="003F7CF1">
                                <w:rPr>
                                  <w:sz w:val="19"/>
                                  <w:szCs w:val="19"/>
                                  <w:lang w:val="sv-SE"/>
                                </w:rPr>
                                <w:t>Square</w:t>
                              </w:r>
                            </w:p>
                          </w:txbxContent>
                        </wps:txbx>
                        <wps:bodyPr rot="0" vert="horz" wrap="square" lIns="91440" tIns="45720" rIns="91440" bIns="45720" anchor="t" anchorCtr="0" upright="1">
                          <a:noAutofit/>
                        </wps:bodyPr>
                      </wps:wsp>
                      <wps:wsp>
                        <wps:cNvPr id="220" name="Line 295"/>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1" name="Line 296"/>
                        <wps:cNvCnPr>
                          <a:cxnSpLocks noChangeShapeType="1"/>
                        </wps:cNvCnPr>
                        <wps:spPr bwMode="auto">
                          <a:xfrm flipV="1">
                            <a:off x="2763303" y="270510"/>
                            <a:ext cx="520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2" name="Rectangle 297"/>
                        <wps:cNvSpPr>
                          <a:spLocks noChangeArrowheads="1"/>
                        </wps:cNvSpPr>
                        <wps:spPr bwMode="auto">
                          <a:xfrm>
                            <a:off x="3283903" y="103504"/>
                            <a:ext cx="10806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7BCFC4" w14:textId="77777777" w:rsidR="005A193E" w:rsidRPr="003F7CF1" w:rsidRDefault="005A193E" w:rsidP="00E80032">
                              <w:pPr>
                                <w:pStyle w:val="Picture"/>
                                <w:jc w:val="both"/>
                                <w:rPr>
                                  <w:sz w:val="19"/>
                                  <w:szCs w:val="19"/>
                                  <w:lang w:val="sv-SE"/>
                                </w:rPr>
                              </w:pPr>
                              <w:r w:rsidRPr="003F7CF1">
                                <w:rPr>
                                  <w:sz w:val="19"/>
                                  <w:szCs w:val="19"/>
                                  <w:lang w:val="sv-SE"/>
                                </w:rPr>
                                <w:t>4</w:t>
                              </w:r>
                            </w:p>
                          </w:txbxContent>
                        </wps:txbx>
                        <wps:bodyPr rot="0" vert="horz" wrap="square" lIns="91440" tIns="45720" rIns="91440" bIns="45720" anchor="t" anchorCtr="0" upright="1">
                          <a:noAutofit/>
                        </wps:bodyPr>
                      </wps:wsp>
                    </wpc:wpc>
                  </a:graphicData>
                </a:graphic>
              </wp:inline>
            </w:drawing>
          </mc:Choice>
          <mc:Fallback>
            <w:pict>
              <v:group w14:anchorId="681245B3" id="Canvas 152" o:spid="_x0000_s1231"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">
                <v:shape id="_x0000_s1232" type="#_x0000_t75" style="position:absolute;width:51073;height:5410;visibility:visible;mso-wrap-style:square">
                  <v:fill o:detectmouseclick="t"/>
                  <v:path o:connecttype="none"/>
                </v:shape>
                <v:rect id="Rectangle 293" o:spid="_x0000_s1233" style="position:absolute;left:2061;top:1107;width:10790;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" stroked="f">
                  <v:textbox>
                    <w:txbxContent>
                      <w:p w14:paraId="004FD7EF" w14:textId="77777777" w:rsidR="005A193E" w:rsidRPr="003F7CF1" w:rsidRDefault="005A193E" w:rsidP="00E80032">
                        <w:pPr>
                          <w:pStyle w:val="Picture"/>
                          <w:jc w:val="both"/>
                          <w:rPr>
                            <w:sz w:val="19"/>
                            <w:szCs w:val="19"/>
                            <w:lang w:val="sv-SE"/>
                          </w:rPr>
                        </w:pPr>
                        <w:r w:rsidRPr="003F7CF1">
                          <w:rPr>
                            <w:sz w:val="19"/>
                            <w:szCs w:val="19"/>
                            <w:lang w:val="sv-SE"/>
                          </w:rPr>
                          <w:t xml:space="preserve">                       2</w:t>
                        </w:r>
                      </w:p>
                    </w:txbxContent>
                  </v:textbox>
                </v:rect>
                <v:rect id="Rectangle 294" o:spid="_x0000_s1234"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">
                  <v:textbox>
                    <w:txbxContent>
                      <w:p w14:paraId="4A8709F4" w14:textId="77777777" w:rsidR="005A193E" w:rsidRPr="003F7CF1" w:rsidRDefault="005A193E" w:rsidP="00E80032">
                        <w:pPr>
                          <w:pStyle w:val="Picture"/>
                          <w:rPr>
                            <w:sz w:val="19"/>
                            <w:szCs w:val="19"/>
                            <w:lang w:val="sv-SE"/>
                          </w:rPr>
                        </w:pPr>
                        <w:r w:rsidRPr="003F7CF1">
                          <w:rPr>
                            <w:sz w:val="19"/>
                            <w:szCs w:val="19"/>
                            <w:lang w:val="sv-SE"/>
                          </w:rPr>
                          <w:t>Square</w:t>
                        </w:r>
                      </w:p>
                    </w:txbxContent>
                  </v:textbox>
                </v:rect>
                <v:line id="Line 295" o:spid="_x0000_s1235"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">
                  <v:stroke endarrow="block"/>
                </v:line>
                <v:line id="Line 296" o:spid="_x0000_s1236" style="position:absolute;flip:y;visibility:visible;mso-wrap-style:square" from="27633,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">
                  <v:stroke endarrow="block"/>
                </v:line>
                <v:rect id="Rectangle 297" o:spid="_x0000_s1237" style="position:absolute;left:32839;top:1035;width:10806;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" stroked="f">
                  <v:textbox>
                    <w:txbxContent>
                      <w:p w14:paraId="3F7BCFC4" w14:textId="77777777" w:rsidR="005A193E" w:rsidRPr="003F7CF1" w:rsidRDefault="005A193E" w:rsidP="00E80032">
                        <w:pPr>
                          <w:pStyle w:val="Picture"/>
                          <w:jc w:val="both"/>
                          <w:rPr>
                            <w:sz w:val="19"/>
                            <w:szCs w:val="19"/>
                            <w:lang w:val="sv-SE"/>
                          </w:rPr>
                        </w:pPr>
                        <w:r w:rsidRPr="003F7CF1">
                          <w:rPr>
                            <w:sz w:val="19"/>
                            <w:szCs w:val="19"/>
                            <w:lang w:val="sv-SE"/>
                          </w:rPr>
                          <w:t>4</w:t>
                        </w:r>
                      </w:p>
                    </w:txbxContent>
                  </v:textbox>
                </v:rect>
                <w10:anchorlock/>
              </v:group>
            </w:pict>
          </mc:Fallback>
        </mc:AlternateContent>
      </w:r>
    </w:p>
    <w:p w14:paraId="4D37B891" w14:textId="0978990D" w:rsidR="00E80032" w:rsidRPr="00EC76D5" w:rsidRDefault="00E80032" w:rsidP="00E80032">
      <w:r w:rsidRPr="00EC76D5">
        <w:t xml:space="preserve">In the example above, the parameter </w:t>
      </w:r>
      <w:r w:rsidRPr="00EC76D5">
        <w:rPr>
          <w:rStyle w:val="CodeInText0"/>
        </w:rPr>
        <w:t>n</w:t>
      </w:r>
      <w:r w:rsidRPr="00EC76D5">
        <w:t xml:space="preserve"> in the </w:t>
      </w:r>
      <w:r w:rsidRPr="00EC76D5">
        <w:rPr>
          <w:rStyle w:val="CodeInText0"/>
        </w:rPr>
        <w:t>Square</w:t>
      </w:r>
      <w:r w:rsidRPr="00EC76D5">
        <w:t xml:space="preserve"> </w:t>
      </w:r>
      <w:r w:rsidR="00C37108">
        <w:t>definition</w:t>
      </w:r>
      <w:r w:rsidRPr="00EC76D5">
        <w:t xml:space="preserve"> is called a </w:t>
      </w:r>
      <w:r w:rsidRPr="00EC76D5">
        <w:rPr>
          <w:rStyle w:val="KeyWord"/>
        </w:rPr>
        <w:t>formal parameter</w:t>
      </w:r>
      <w:r w:rsidRPr="00EC76D5">
        <w:t xml:space="preserve">, and the value </w:t>
      </w:r>
      <w:r w:rsidRPr="00EC76D5">
        <w:rPr>
          <w:rStyle w:val="CodeInText0"/>
        </w:rPr>
        <w:t>3</w:t>
      </w:r>
      <w:r w:rsidRPr="00EC76D5">
        <w:t xml:space="preserve"> in the </w:t>
      </w:r>
      <w:r w:rsidRPr="00EC76D5">
        <w:rPr>
          <w:rStyle w:val="CodeInText0"/>
        </w:rPr>
        <w:t>Square</w:t>
      </w:r>
      <w:r w:rsidRPr="00EC76D5">
        <w:t xml:space="preserve"> call in </w:t>
      </w:r>
      <w:r w:rsidRPr="00EC76D5">
        <w:rPr>
          <w:rStyle w:val="CodeInText0"/>
        </w:rPr>
        <w:t>main</w:t>
      </w:r>
      <w:r w:rsidRPr="00EC76D5">
        <w:t xml:space="preserve"> is called an </w:t>
      </w:r>
      <w:r w:rsidRPr="00EC76D5">
        <w:rPr>
          <w:rStyle w:val="KeyWord"/>
        </w:rPr>
        <w:t>actual parameter</w:t>
      </w:r>
      <w:r w:rsidRPr="00EC76D5">
        <w:t xml:space="preserve"> or an </w:t>
      </w:r>
      <w:r w:rsidRPr="00EC76D5">
        <w:rPr>
          <w:rStyle w:val="KeyWord"/>
        </w:rPr>
        <w:t>argument</w:t>
      </w:r>
      <w:r w:rsidRPr="00EC76D5">
        <w:t>.</w:t>
      </w:r>
    </w:p>
    <w:p w14:paraId="6DB07FB2" w14:textId="77777777" w:rsidR="00E80032" w:rsidRPr="00EC76D5" w:rsidRDefault="00E80032" w:rsidP="00E80032">
      <w:r w:rsidRPr="00EC76D5">
        <w:t xml:space="preserve">Now, let us try a more complicated function: </w:t>
      </w:r>
      <w:r w:rsidRPr="00EC76D5">
        <w:rPr>
          <w:rStyle w:val="CodeInText0"/>
        </w:rPr>
        <w:t>SquareRoot</w:t>
      </w:r>
      <w:r w:rsidRPr="00EC76D5">
        <w:t xml:space="preserve"> takes a value of double type and returns its square root. The idea is that the function iterates and calculates increasingly better root values by taking the mean value of the original value divided with the current root value and the previous root value. The process continues until the difference between two consecutive root values has reached an acceptable tolerance. Just like </w:t>
      </w:r>
      <w:r w:rsidRPr="00EC76D5">
        <w:rPr>
          <w:rStyle w:val="CodeInText0"/>
        </w:rPr>
        <w:t>main</w:t>
      </w:r>
      <w:r w:rsidRPr="00EC76D5">
        <w:rPr>
          <w:rStyle w:val="Fotnotsreferens"/>
          <w:rFonts w:ascii="Lucida Console" w:hAnsi="Lucida Console"/>
          <w:color w:val="FF0000"/>
          <w:sz w:val="18"/>
        </w:rPr>
        <w:footnoteReference w:id="29"/>
      </w:r>
      <w:r w:rsidRPr="00EC76D5">
        <w:t xml:space="preserve">, a function can have local variables; </w:t>
      </w:r>
      <w:r w:rsidRPr="00EC76D5">
        <w:rPr>
          <w:rStyle w:val="CodeInText0"/>
        </w:rPr>
        <w:t>root</w:t>
      </w:r>
      <w:r w:rsidRPr="00EC76D5">
        <w:t xml:space="preserve"> and </w:t>
      </w:r>
      <w:r w:rsidRPr="00EC76D5">
        <w:rPr>
          <w:rStyle w:val="CodeInText0"/>
        </w:rPr>
        <w:t>oldRoot</w:t>
      </w:r>
      <w:r w:rsidRPr="00EC76D5">
        <w:t xml:space="preserve"> hold the current and previous value of the root, respectively.</w:t>
      </w:r>
    </w:p>
    <w:p w14:paraId="271FB485" w14:textId="77777777" w:rsidR="00E80032" w:rsidRPr="00EC76D5" w:rsidRDefault="00E80032" w:rsidP="00E80032">
      <w:pPr>
        <w:pStyle w:val="Code"/>
      </w:pPr>
      <w:r w:rsidRPr="00EC76D5">
        <w:t>#include &lt;stdio.h&gt;</w:t>
      </w:r>
    </w:p>
    <w:p w14:paraId="065D18AE" w14:textId="77777777" w:rsidR="00E80032" w:rsidRPr="00EC76D5" w:rsidRDefault="00E80032" w:rsidP="00E80032">
      <w:pPr>
        <w:pStyle w:val="Code"/>
      </w:pPr>
    </w:p>
    <w:p w14:paraId="3C886DD4" w14:textId="77777777" w:rsidR="00E80032" w:rsidRPr="00EC76D5" w:rsidRDefault="00E80032" w:rsidP="00E80032">
      <w:pPr>
        <w:pStyle w:val="Code"/>
      </w:pPr>
      <w:r w:rsidRPr="00EC76D5">
        <w:t>double SquareRoot(double value) {</w:t>
      </w:r>
    </w:p>
    <w:p w14:paraId="58EA34B5" w14:textId="77777777" w:rsidR="00E80032" w:rsidRPr="00EC76D5" w:rsidRDefault="00E80032" w:rsidP="00E80032">
      <w:pPr>
        <w:pStyle w:val="Code"/>
      </w:pPr>
      <w:r w:rsidRPr="00EC76D5">
        <w:t xml:space="preserve">  const double EPSILON = 1e-12;</w:t>
      </w:r>
    </w:p>
    <w:p w14:paraId="2BF4E3AA" w14:textId="77777777" w:rsidR="00E80032" w:rsidRPr="00EC76D5" w:rsidRDefault="00E80032" w:rsidP="00E80032">
      <w:pPr>
        <w:pStyle w:val="Code"/>
      </w:pPr>
      <w:r w:rsidRPr="00EC76D5">
        <w:t xml:space="preserve">  double root = value, oldRoot = value;</w:t>
      </w:r>
    </w:p>
    <w:p w14:paraId="6CCEB76A" w14:textId="77777777" w:rsidR="00E80032" w:rsidRPr="00EC76D5" w:rsidRDefault="00E80032" w:rsidP="00E80032">
      <w:pPr>
        <w:pStyle w:val="Code"/>
      </w:pPr>
    </w:p>
    <w:p w14:paraId="515F425C" w14:textId="77777777" w:rsidR="00E80032" w:rsidRPr="00EC76D5" w:rsidRDefault="00E80032" w:rsidP="00E80032">
      <w:pPr>
        <w:pStyle w:val="Code"/>
      </w:pPr>
      <w:r w:rsidRPr="00EC76D5">
        <w:t xml:space="preserve">  while (1) {</w:t>
      </w:r>
      <w:r w:rsidRPr="00EC76D5">
        <w:cr/>
        <w:t xml:space="preserve">    root = ((value / root) + root) / 2;</w:t>
      </w:r>
    </w:p>
    <w:p w14:paraId="4E81B024" w14:textId="77777777" w:rsidR="00E80032" w:rsidRPr="00EC76D5" w:rsidRDefault="00E80032" w:rsidP="00E80032">
      <w:pPr>
        <w:pStyle w:val="Code"/>
      </w:pPr>
    </w:p>
    <w:p w14:paraId="604F446B" w14:textId="77777777" w:rsidR="00E80032" w:rsidRPr="00EC76D5" w:rsidRDefault="00E80032" w:rsidP="00E80032">
      <w:pPr>
        <w:pStyle w:val="Code"/>
      </w:pPr>
      <w:r w:rsidRPr="00EC76D5">
        <w:t xml:space="preserve">    if ((oldRoot - root) &lt;= EPSILON) {</w:t>
      </w:r>
      <w:r w:rsidRPr="00EC76D5">
        <w:cr/>
        <w:t xml:space="preserve">      return root;</w:t>
      </w:r>
    </w:p>
    <w:p w14:paraId="5C00B9ED" w14:textId="77777777" w:rsidR="00E80032" w:rsidRPr="00EC76D5" w:rsidRDefault="00E80032" w:rsidP="00E80032">
      <w:pPr>
        <w:pStyle w:val="Code"/>
      </w:pPr>
      <w:r w:rsidRPr="00EC76D5">
        <w:t xml:space="preserve">    }</w:t>
      </w:r>
    </w:p>
    <w:p w14:paraId="22E99902" w14:textId="77777777" w:rsidR="00E80032" w:rsidRPr="00EC76D5" w:rsidRDefault="00E80032" w:rsidP="00E80032">
      <w:pPr>
        <w:pStyle w:val="Code"/>
      </w:pPr>
    </w:p>
    <w:p w14:paraId="769FA862" w14:textId="77777777" w:rsidR="00E80032" w:rsidRPr="00EC76D5" w:rsidRDefault="00E80032" w:rsidP="00E80032">
      <w:pPr>
        <w:pStyle w:val="Code"/>
      </w:pPr>
      <w:r w:rsidRPr="00EC76D5">
        <w:t xml:space="preserve">    oldRoot = root;</w:t>
      </w:r>
    </w:p>
    <w:p w14:paraId="660B9C74" w14:textId="77777777" w:rsidR="00E80032" w:rsidRPr="00EC76D5" w:rsidRDefault="00E80032" w:rsidP="00E80032">
      <w:pPr>
        <w:pStyle w:val="Code"/>
      </w:pPr>
      <w:r w:rsidRPr="00EC76D5">
        <w:t xml:space="preserve">  }</w:t>
      </w:r>
    </w:p>
    <w:p w14:paraId="667DFADC" w14:textId="77777777" w:rsidR="00E80032" w:rsidRPr="00EC76D5" w:rsidRDefault="00E80032" w:rsidP="00E80032">
      <w:pPr>
        <w:pStyle w:val="Code"/>
      </w:pPr>
      <w:r w:rsidRPr="00EC76D5">
        <w:lastRenderedPageBreak/>
        <w:t>}</w:t>
      </w:r>
    </w:p>
    <w:p w14:paraId="0A0DB945" w14:textId="77777777" w:rsidR="00E80032" w:rsidRPr="00EC76D5" w:rsidRDefault="00E80032" w:rsidP="00E80032">
      <w:pPr>
        <w:pStyle w:val="Code"/>
      </w:pPr>
    </w:p>
    <w:p w14:paraId="4B893C65" w14:textId="77777777" w:rsidR="00E80032" w:rsidRPr="00EC76D5" w:rsidRDefault="00E80032" w:rsidP="00E80032">
      <w:pPr>
        <w:pStyle w:val="Code"/>
      </w:pPr>
      <w:r w:rsidRPr="00EC76D5">
        <w:t>void main() {</w:t>
      </w:r>
    </w:p>
    <w:p w14:paraId="6ADECE99" w14:textId="77777777" w:rsidR="00E80032" w:rsidRPr="00EC76D5" w:rsidRDefault="00E80032" w:rsidP="00E80032">
      <w:pPr>
        <w:pStyle w:val="Code"/>
      </w:pPr>
      <w:r w:rsidRPr="00EC76D5">
        <w:t xml:space="preserve">  double input = 16;</w:t>
      </w:r>
    </w:p>
    <w:p w14:paraId="00A8B09B" w14:textId="77777777" w:rsidR="00E80032" w:rsidRPr="00EC76D5" w:rsidRDefault="00E80032" w:rsidP="00E80032">
      <w:pPr>
        <w:pStyle w:val="Code"/>
      </w:pPr>
      <w:r w:rsidRPr="00EC76D5">
        <w:t xml:space="preserve">  printf("SquareRoot of %f: %f\n", input,</w:t>
      </w:r>
    </w:p>
    <w:p w14:paraId="628BE8DF" w14:textId="77777777" w:rsidR="00E80032" w:rsidRPr="00EC76D5" w:rsidRDefault="00E80032" w:rsidP="00E80032">
      <w:pPr>
        <w:pStyle w:val="Code"/>
      </w:pPr>
      <w:r w:rsidRPr="00EC76D5">
        <w:t xml:space="preserve">         SquareRoot(input));</w:t>
      </w:r>
    </w:p>
    <w:p w14:paraId="2C71A68E" w14:textId="77777777" w:rsidR="00E80032" w:rsidRPr="00EC76D5" w:rsidRDefault="00E80032" w:rsidP="00E80032">
      <w:pPr>
        <w:pStyle w:val="Code"/>
      </w:pPr>
      <w:r w:rsidRPr="00EC76D5">
        <w:t>}</w:t>
      </w:r>
    </w:p>
    <w:p w14:paraId="1F0F57FA" w14:textId="53EC50EA" w:rsidR="00E80032" w:rsidRPr="00EC76D5" w:rsidRDefault="00E80032" w:rsidP="007C7CB2">
      <w:pPr>
        <w:pStyle w:val="Rubrik3"/>
      </w:pPr>
      <w:bookmarkStart w:id="6076" w:name="_Toc320485604"/>
      <w:bookmarkStart w:id="6077" w:name="_Toc323656715"/>
      <w:bookmarkStart w:id="6078" w:name="_Toc324085453"/>
      <w:bookmarkStart w:id="6079" w:name="_Toc383781105"/>
      <w:bookmarkStart w:id="6080" w:name="_Toc481936505"/>
      <w:r w:rsidRPr="00EC76D5">
        <w:t>Void Functions</w:t>
      </w:r>
      <w:bookmarkEnd w:id="6076"/>
      <w:bookmarkEnd w:id="6077"/>
      <w:bookmarkEnd w:id="6078"/>
      <w:bookmarkEnd w:id="6079"/>
      <w:bookmarkEnd w:id="6080"/>
    </w:p>
    <w:p w14:paraId="2AAEC2C0" w14:textId="77777777" w:rsidR="00E80032" w:rsidRPr="00EC76D5" w:rsidRDefault="00E80032" w:rsidP="00E80032">
      <w:r w:rsidRPr="00EC76D5">
        <w:t xml:space="preserve">A function does not have to return a value; in that case, we set </w:t>
      </w:r>
      <w:r w:rsidRPr="00EC76D5">
        <w:rPr>
          <w:rStyle w:val="CodeInText0"/>
        </w:rPr>
        <w:t>void</w:t>
      </w:r>
      <w:r w:rsidRPr="00EC76D5">
        <w:t xml:space="preserve"> as the return type. As mentioned above, </w:t>
      </w:r>
      <w:r w:rsidRPr="00EC76D5">
        <w:rPr>
          <w:rStyle w:val="CodeInText0"/>
        </w:rPr>
        <w:t>void</w:t>
      </w:r>
      <w:r w:rsidRPr="00EC76D5">
        <w:t xml:space="preserve"> is used to state the absence of a type rather than a type in itself. We can return from a </w:t>
      </w:r>
      <w:r w:rsidRPr="00EC76D5">
        <w:rPr>
          <w:rStyle w:val="CodeInText0"/>
        </w:rPr>
        <w:t>void</w:t>
      </w:r>
      <w:r w:rsidRPr="00EC76D5">
        <w:t xml:space="preserve"> function by just stating return without a value.</w:t>
      </w:r>
    </w:p>
    <w:p w14:paraId="0D720AAF" w14:textId="77777777" w:rsidR="00E80032" w:rsidRPr="00EC76D5" w:rsidRDefault="00E80032" w:rsidP="00E80032">
      <w:pPr>
        <w:pStyle w:val="Code"/>
      </w:pPr>
      <w:r w:rsidRPr="00EC76D5">
        <w:t>void PrintSign(int value) {</w:t>
      </w:r>
    </w:p>
    <w:p w14:paraId="6B108143" w14:textId="77777777" w:rsidR="00E80032" w:rsidRPr="00EC76D5" w:rsidRDefault="00E80032" w:rsidP="00E80032">
      <w:pPr>
        <w:pStyle w:val="Code"/>
      </w:pPr>
      <w:r w:rsidRPr="00EC76D5">
        <w:t xml:space="preserve">  if (value &lt; 0) {</w:t>
      </w:r>
      <w:r w:rsidRPr="00EC76D5">
        <w:cr/>
        <w:t xml:space="preserve">    puts("Negative.");</w:t>
      </w:r>
    </w:p>
    <w:p w14:paraId="733BCF30" w14:textId="77777777" w:rsidR="00E80032" w:rsidRPr="00EC76D5" w:rsidRDefault="00E80032" w:rsidP="00E80032">
      <w:pPr>
        <w:pStyle w:val="Code"/>
      </w:pPr>
      <w:r w:rsidRPr="00EC76D5">
        <w:t xml:space="preserve">    return;</w:t>
      </w:r>
    </w:p>
    <w:p w14:paraId="58885B59" w14:textId="77777777" w:rsidR="00E80032" w:rsidRPr="00EC76D5" w:rsidRDefault="00E80032" w:rsidP="00E80032">
      <w:pPr>
        <w:pStyle w:val="Code"/>
      </w:pPr>
      <w:r w:rsidRPr="00EC76D5">
        <w:t xml:space="preserve">  }</w:t>
      </w:r>
    </w:p>
    <w:p w14:paraId="0225495E" w14:textId="77777777" w:rsidR="00E80032" w:rsidRPr="00EC76D5" w:rsidRDefault="00E80032" w:rsidP="00E80032">
      <w:pPr>
        <w:pStyle w:val="Code"/>
      </w:pPr>
    </w:p>
    <w:p w14:paraId="6B7C3B11" w14:textId="77777777" w:rsidR="00E80032" w:rsidRPr="00EC76D5" w:rsidRDefault="00E80032" w:rsidP="00E80032">
      <w:pPr>
        <w:pStyle w:val="Code"/>
      </w:pPr>
      <w:r w:rsidRPr="00EC76D5">
        <w:t xml:space="preserve">  if (value &gt; 0) {</w:t>
      </w:r>
      <w:r w:rsidRPr="00EC76D5">
        <w:cr/>
        <w:t xml:space="preserve">    puts("Positive.");</w:t>
      </w:r>
    </w:p>
    <w:p w14:paraId="17F2E38E" w14:textId="77777777" w:rsidR="00E80032" w:rsidRPr="00EC76D5" w:rsidRDefault="00E80032" w:rsidP="00E80032">
      <w:pPr>
        <w:pStyle w:val="Code"/>
      </w:pPr>
      <w:r w:rsidRPr="00EC76D5">
        <w:t xml:space="preserve">    return;</w:t>
      </w:r>
    </w:p>
    <w:p w14:paraId="5C108A0A" w14:textId="77777777" w:rsidR="00E80032" w:rsidRPr="00EC76D5" w:rsidRDefault="00E80032" w:rsidP="00E80032">
      <w:pPr>
        <w:pStyle w:val="Code"/>
      </w:pPr>
      <w:r w:rsidRPr="00EC76D5">
        <w:t xml:space="preserve">  }</w:t>
      </w:r>
    </w:p>
    <w:p w14:paraId="018C781B" w14:textId="77777777" w:rsidR="00E80032" w:rsidRPr="00EC76D5" w:rsidRDefault="00E80032" w:rsidP="00E80032">
      <w:pPr>
        <w:pStyle w:val="Code"/>
      </w:pPr>
    </w:p>
    <w:p w14:paraId="04E84874" w14:textId="77777777" w:rsidR="00E80032" w:rsidRPr="00EC76D5" w:rsidRDefault="00E80032" w:rsidP="00E80032">
      <w:pPr>
        <w:pStyle w:val="Code"/>
      </w:pPr>
      <w:r w:rsidRPr="00EC76D5">
        <w:t xml:space="preserve">  puts("Zero");</w:t>
      </w:r>
    </w:p>
    <w:p w14:paraId="5E3036CC" w14:textId="77777777" w:rsidR="00E80032" w:rsidRPr="00EC76D5" w:rsidRDefault="00E80032" w:rsidP="00E80032">
      <w:pPr>
        <w:pStyle w:val="Code"/>
      </w:pPr>
      <w:r w:rsidRPr="00EC76D5">
        <w:t>}</w:t>
      </w:r>
    </w:p>
    <w:p w14:paraId="7AB31F55" w14:textId="77777777" w:rsidR="00E80032" w:rsidRPr="00EC76D5" w:rsidRDefault="00E80032" w:rsidP="00E80032">
      <w:r w:rsidRPr="00EC76D5">
        <w:t xml:space="preserve">There is not a problem if the execution of a </w:t>
      </w:r>
      <w:r w:rsidRPr="00EC76D5">
        <w:rPr>
          <w:rStyle w:val="CodeInText0"/>
        </w:rPr>
        <w:t>void</w:t>
      </w:r>
      <w:r w:rsidRPr="00EC76D5">
        <w:t xml:space="preserve"> function reaches the end of the code, it just jump back to the calling function. However, a function not returning </w:t>
      </w:r>
      <w:r w:rsidRPr="00EC76D5">
        <w:rPr>
          <w:rStyle w:val="CodeInText0"/>
        </w:rPr>
        <w:t>void</w:t>
      </w:r>
      <w:r w:rsidRPr="00EC76D5">
        <w:t xml:space="preserve"> shall always return a value before reaching the end of the function. Otherwise, the compiler often gives a warning.</w:t>
      </w:r>
    </w:p>
    <w:p w14:paraId="44C5FE0F" w14:textId="2B3D4CEA" w:rsidR="00E80032" w:rsidRPr="00EC76D5" w:rsidRDefault="00E80032" w:rsidP="007C7CB2">
      <w:pPr>
        <w:pStyle w:val="Rubrik3"/>
      </w:pPr>
      <w:bookmarkStart w:id="6081" w:name="_Toc320485605"/>
      <w:bookmarkStart w:id="6082" w:name="_Toc323656716"/>
      <w:bookmarkStart w:id="6083" w:name="_Toc324085454"/>
      <w:bookmarkStart w:id="6084" w:name="_Toc383781106"/>
      <w:bookmarkStart w:id="6085" w:name="_Toc481936506"/>
      <w:r w:rsidRPr="00EC76D5">
        <w:t>Local and global variables</w:t>
      </w:r>
      <w:bookmarkEnd w:id="6081"/>
      <w:bookmarkEnd w:id="6082"/>
      <w:bookmarkEnd w:id="6083"/>
      <w:bookmarkEnd w:id="6084"/>
      <w:bookmarkEnd w:id="6085"/>
    </w:p>
    <w:p w14:paraId="7AB05ACA" w14:textId="77777777" w:rsidR="00E80032" w:rsidRPr="00EC76D5" w:rsidRDefault="00E80032" w:rsidP="00E80032">
      <w:r w:rsidRPr="00EC76D5">
        <w:t xml:space="preserve">There are two kinds of variables: </w:t>
      </w:r>
      <w:r w:rsidRPr="00EC76D5">
        <w:rPr>
          <w:rStyle w:val="KeyWord"/>
        </w:rPr>
        <w:t>local</w:t>
      </w:r>
      <w:r w:rsidRPr="00EC76D5">
        <w:t xml:space="preserve"> and </w:t>
      </w:r>
      <w:r w:rsidRPr="00EC76D5">
        <w:rPr>
          <w:rStyle w:val="KeyWord"/>
        </w:rPr>
        <w:t>global</w:t>
      </w:r>
      <w:r w:rsidRPr="00EC76D5">
        <w:t>. A global variable is defined outside a function and a local variable is defined inside a function.</w:t>
      </w:r>
    </w:p>
    <w:p w14:paraId="5A97F350" w14:textId="77777777" w:rsidR="00E80032" w:rsidRPr="00EC76D5" w:rsidRDefault="00E80032" w:rsidP="00E80032">
      <w:pPr>
        <w:pStyle w:val="Code"/>
      </w:pPr>
      <w:r w:rsidRPr="00EC76D5">
        <w:t>#include &lt;stdio.h&gt;</w:t>
      </w:r>
    </w:p>
    <w:p w14:paraId="125E2EB0" w14:textId="77777777" w:rsidR="00E80032" w:rsidRPr="00EC76D5" w:rsidRDefault="00E80032" w:rsidP="00E80032">
      <w:pPr>
        <w:pStyle w:val="Code"/>
      </w:pPr>
      <w:r w:rsidRPr="00EC76D5">
        <w:t>int global = 1;</w:t>
      </w:r>
    </w:p>
    <w:p w14:paraId="4231DB9F" w14:textId="77777777" w:rsidR="00E80032" w:rsidRPr="00EC76D5" w:rsidRDefault="00E80032" w:rsidP="00E80032">
      <w:pPr>
        <w:pStyle w:val="Code"/>
      </w:pPr>
    </w:p>
    <w:p w14:paraId="0DC339C2" w14:textId="77777777" w:rsidR="00E80032" w:rsidRPr="00EC76D5" w:rsidRDefault="00E80032" w:rsidP="00E80032">
      <w:pPr>
        <w:pStyle w:val="Code"/>
      </w:pPr>
      <w:r w:rsidRPr="00EC76D5">
        <w:t>void main() {</w:t>
      </w:r>
    </w:p>
    <w:p w14:paraId="158B7689" w14:textId="77777777" w:rsidR="00E80032" w:rsidRPr="00EC76D5" w:rsidRDefault="00E80032" w:rsidP="00E80032">
      <w:pPr>
        <w:pStyle w:val="Code"/>
      </w:pPr>
      <w:r w:rsidRPr="00EC76D5">
        <w:t xml:space="preserve">  int local = 2;</w:t>
      </w:r>
    </w:p>
    <w:p w14:paraId="224F1BF2" w14:textId="77777777" w:rsidR="00E80032" w:rsidRPr="00EC76D5" w:rsidRDefault="00E80032" w:rsidP="00E80032">
      <w:pPr>
        <w:pStyle w:val="Code"/>
      </w:pPr>
      <w:r w:rsidRPr="00EC76D5">
        <w:t xml:space="preserve">  printf("Global variable: %d, Local variable: %d.\n",</w:t>
      </w:r>
    </w:p>
    <w:p w14:paraId="4FEFD2E7" w14:textId="77777777" w:rsidR="00E80032" w:rsidRPr="00EC76D5" w:rsidRDefault="00E80032" w:rsidP="00E80032">
      <w:pPr>
        <w:pStyle w:val="Code"/>
      </w:pPr>
      <w:r w:rsidRPr="00EC76D5">
        <w:t xml:space="preserve">         global, local);</w:t>
      </w:r>
    </w:p>
    <w:p w14:paraId="3E7AC667" w14:textId="77777777" w:rsidR="00E80032" w:rsidRPr="00EC76D5" w:rsidRDefault="00E80032" w:rsidP="00E80032">
      <w:pPr>
        <w:pStyle w:val="Code"/>
      </w:pPr>
      <w:r w:rsidRPr="00EC76D5">
        <w:t>}</w:t>
      </w:r>
    </w:p>
    <w:p w14:paraId="071A3922" w14:textId="77777777" w:rsidR="00E80032" w:rsidRPr="00EC76D5" w:rsidRDefault="00E80032" w:rsidP="00E80032">
      <w:r w:rsidRPr="00EC76D5">
        <w:t>A global and a local variable can have the same name. In that case, the name inside the function refers to the local variable. We cannot access the global variable in the inner scope</w:t>
      </w:r>
      <w:r w:rsidRPr="00EC76D5">
        <w:rPr>
          <w:rStyle w:val="Fotnotsreferens"/>
        </w:rPr>
        <w:footnoteReference w:id="30"/>
      </w:r>
      <w:r w:rsidRPr="00EC76D5">
        <w:t xml:space="preserve"> when a local variable with same name is present.</w:t>
      </w:r>
    </w:p>
    <w:p w14:paraId="140E8D6B" w14:textId="77777777" w:rsidR="00E80032" w:rsidRPr="00EC76D5" w:rsidRDefault="00E80032" w:rsidP="00E80032">
      <w:pPr>
        <w:pStyle w:val="Code"/>
      </w:pPr>
      <w:r w:rsidRPr="00EC76D5">
        <w:t>#include &lt;stdio.h&gt;</w:t>
      </w:r>
    </w:p>
    <w:p w14:paraId="0D5400F7" w14:textId="77777777" w:rsidR="00E80032" w:rsidRPr="00EC76D5" w:rsidRDefault="00E80032" w:rsidP="00E80032">
      <w:pPr>
        <w:pStyle w:val="Code"/>
      </w:pPr>
      <w:r w:rsidRPr="00EC76D5">
        <w:t>int number = 1;</w:t>
      </w:r>
    </w:p>
    <w:p w14:paraId="6AB5B4F5" w14:textId="77777777" w:rsidR="00E80032" w:rsidRPr="00EC76D5" w:rsidRDefault="00E80032" w:rsidP="00E80032">
      <w:pPr>
        <w:pStyle w:val="Code"/>
      </w:pPr>
    </w:p>
    <w:p w14:paraId="57EC01CE" w14:textId="77777777" w:rsidR="00E80032" w:rsidRPr="00EC76D5" w:rsidRDefault="00E80032" w:rsidP="00E80032">
      <w:pPr>
        <w:pStyle w:val="Code"/>
      </w:pPr>
      <w:r w:rsidRPr="00EC76D5">
        <w:lastRenderedPageBreak/>
        <w:t>void main() {</w:t>
      </w:r>
    </w:p>
    <w:p w14:paraId="140E1DC5" w14:textId="77777777" w:rsidR="00E80032" w:rsidRPr="00EC76D5" w:rsidRDefault="00E80032" w:rsidP="00E80032">
      <w:pPr>
        <w:pStyle w:val="Code"/>
      </w:pPr>
      <w:r w:rsidRPr="00EC76D5">
        <w:t xml:space="preserve">  int number = 2;</w:t>
      </w:r>
    </w:p>
    <w:p w14:paraId="7C98D18D" w14:textId="77777777" w:rsidR="00E80032" w:rsidRPr="00EC76D5" w:rsidRDefault="00E80032" w:rsidP="00E80032">
      <w:pPr>
        <w:pStyle w:val="Code"/>
      </w:pPr>
      <w:r w:rsidRPr="00EC76D5">
        <w:t xml:space="preserve">  printf("Variable: %d.\n", number); // 2</w:t>
      </w:r>
    </w:p>
    <w:p w14:paraId="0DABF6E7" w14:textId="77777777" w:rsidR="00E80032" w:rsidRPr="00EC76D5" w:rsidRDefault="00E80032" w:rsidP="00E80032">
      <w:pPr>
        <w:pStyle w:val="Code"/>
      </w:pPr>
      <w:r w:rsidRPr="00EC76D5">
        <w:t>}</w:t>
      </w:r>
    </w:p>
    <w:p w14:paraId="192BA5F5" w14:textId="77777777" w:rsidR="00E80032" w:rsidRPr="00EC76D5" w:rsidRDefault="00E80032" w:rsidP="00E80032">
      <w:r w:rsidRPr="00EC76D5">
        <w:t xml:space="preserve">One way to distinguish them is to precede the global variable name with </w:t>
      </w:r>
      <w:r w:rsidRPr="00EC76D5">
        <w:rPr>
          <w:rStyle w:val="CodeInText0"/>
        </w:rPr>
        <w:t>’g_’</w:t>
      </w:r>
      <w:r w:rsidRPr="00EC76D5">
        <w:t>.</w:t>
      </w:r>
    </w:p>
    <w:p w14:paraId="3A8A57A9" w14:textId="77777777" w:rsidR="00E80032" w:rsidRPr="00EC76D5" w:rsidRDefault="00E80032" w:rsidP="00E80032">
      <w:pPr>
        <w:pStyle w:val="Code"/>
      </w:pPr>
      <w:r w:rsidRPr="00EC76D5">
        <w:t>#include &lt;stdio.h&gt;</w:t>
      </w:r>
    </w:p>
    <w:p w14:paraId="6851B5F3" w14:textId="77777777" w:rsidR="00E80032" w:rsidRPr="00EC76D5" w:rsidRDefault="00E80032" w:rsidP="00E80032">
      <w:pPr>
        <w:pStyle w:val="Code"/>
      </w:pPr>
      <w:r w:rsidRPr="00EC76D5">
        <w:t>int g_number = 1;</w:t>
      </w:r>
    </w:p>
    <w:p w14:paraId="21BE1707" w14:textId="77777777" w:rsidR="00E80032" w:rsidRPr="00EC76D5" w:rsidRDefault="00E80032" w:rsidP="00E80032">
      <w:pPr>
        <w:pStyle w:val="Code"/>
      </w:pPr>
    </w:p>
    <w:p w14:paraId="148622AA" w14:textId="77777777" w:rsidR="00E80032" w:rsidRPr="00EC76D5" w:rsidRDefault="00E80032" w:rsidP="00E80032">
      <w:pPr>
        <w:pStyle w:val="Code"/>
      </w:pPr>
      <w:r w:rsidRPr="00EC76D5">
        <w:t>void main() {</w:t>
      </w:r>
    </w:p>
    <w:p w14:paraId="78EC934B" w14:textId="77777777" w:rsidR="00E80032" w:rsidRPr="00EC76D5" w:rsidRDefault="00E80032" w:rsidP="00E80032">
      <w:pPr>
        <w:pStyle w:val="Code"/>
      </w:pPr>
      <w:r w:rsidRPr="00EC76D5">
        <w:t xml:space="preserve">  int number = 2;</w:t>
      </w:r>
    </w:p>
    <w:p w14:paraId="26DBA5A6" w14:textId="77777777" w:rsidR="00E80032" w:rsidRPr="00EC76D5" w:rsidRDefault="00E80032" w:rsidP="00E80032">
      <w:pPr>
        <w:pStyle w:val="Code"/>
      </w:pPr>
      <w:r w:rsidRPr="00EC76D5">
        <w:t xml:space="preserve">  printf("Global variable: %d, Local variable: %d.\n",</w:t>
      </w:r>
    </w:p>
    <w:p w14:paraId="536E9F74" w14:textId="77777777" w:rsidR="00E80032" w:rsidRPr="00EC76D5" w:rsidRDefault="00E80032" w:rsidP="00E80032">
      <w:pPr>
        <w:pStyle w:val="Code"/>
      </w:pPr>
      <w:r w:rsidRPr="00EC76D5">
        <w:t xml:space="preserve">         g_number, number); // 1, 2</w:t>
      </w:r>
    </w:p>
    <w:p w14:paraId="55E81049" w14:textId="77777777" w:rsidR="00E80032" w:rsidRPr="00EC76D5" w:rsidRDefault="00E80032" w:rsidP="00E80032">
      <w:pPr>
        <w:pStyle w:val="Code"/>
      </w:pPr>
      <w:r w:rsidRPr="00EC76D5">
        <w:t>}</w:t>
      </w:r>
    </w:p>
    <w:p w14:paraId="42C5B6FB" w14:textId="653F8E38" w:rsidR="00E80032" w:rsidRPr="00EC76D5" w:rsidRDefault="00E80032" w:rsidP="00E80032">
      <w:r w:rsidRPr="00EC76D5">
        <w:t xml:space="preserve">Global variables can only be </w:t>
      </w:r>
      <w:r w:rsidR="00266D64">
        <w:t>initialized</w:t>
      </w:r>
      <w:r w:rsidRPr="00EC76D5">
        <w:t xml:space="preserve"> with constant values.</w:t>
      </w:r>
    </w:p>
    <w:p w14:paraId="36099BB1" w14:textId="77777777" w:rsidR="00E80032" w:rsidRPr="00EC76D5" w:rsidRDefault="00E80032" w:rsidP="00E80032">
      <w:pPr>
        <w:pStyle w:val="Code"/>
      </w:pPr>
      <w:r w:rsidRPr="00EC76D5">
        <w:t>int g_number1 = 1;             // Right.</w:t>
      </w:r>
    </w:p>
    <w:p w14:paraId="29A6AD58" w14:textId="77777777" w:rsidR="00E80032" w:rsidRPr="00EC76D5" w:rsidRDefault="00E80032" w:rsidP="00E80032">
      <w:pPr>
        <w:pStyle w:val="Code"/>
      </w:pPr>
      <w:r w:rsidRPr="00EC76D5">
        <w:t>int g_number2 = g_number1 + 1; // Wrong.</w:t>
      </w:r>
    </w:p>
    <w:p w14:paraId="7A54CCDA" w14:textId="5AEF99D1" w:rsidR="00E80032" w:rsidRPr="00EC76D5" w:rsidRDefault="00E80032" w:rsidP="007C7CB2">
      <w:pPr>
        <w:pStyle w:val="Rubrik3"/>
      </w:pPr>
      <w:bookmarkStart w:id="6086" w:name="_Toc323656717"/>
      <w:bookmarkStart w:id="6087" w:name="_Toc324085455"/>
      <w:bookmarkStart w:id="6088" w:name="_Toc383781107"/>
      <w:bookmarkStart w:id="6089" w:name="_Toc481936507"/>
      <w:r w:rsidRPr="00EC76D5">
        <w:t>Inner Blocks with Local Variables</w:t>
      </w:r>
      <w:bookmarkEnd w:id="6086"/>
      <w:bookmarkEnd w:id="6087"/>
      <w:bookmarkEnd w:id="6088"/>
      <w:bookmarkEnd w:id="6089"/>
    </w:p>
    <w:p w14:paraId="2243B6C4" w14:textId="500A43CB" w:rsidR="00E80032" w:rsidRPr="00EC76D5" w:rsidRDefault="00E80032" w:rsidP="00E80032">
      <w:r w:rsidRPr="00EC76D5">
        <w:t xml:space="preserve">In C, you are allowed to use the bracket notation when </w:t>
      </w:r>
      <w:r w:rsidR="002F35C1">
        <w:t>initializer</w:t>
      </w:r>
      <w:r w:rsidRPr="00EC76D5">
        <w:t>ializing structures, unions, and arrays, but not when assigning</w:t>
      </w:r>
      <w:r w:rsidRPr="00EC76D5">
        <w:rPr>
          <w:rStyle w:val="Fotnotsreferens"/>
        </w:rPr>
        <w:footnoteReference w:id="31"/>
      </w:r>
      <w:r w:rsidRPr="00EC76D5">
        <w:t>. Therefore, the following code will not work.</w:t>
      </w:r>
    </w:p>
    <w:p w14:paraId="1AC74284" w14:textId="77777777" w:rsidR="00E80032" w:rsidRPr="00EC76D5" w:rsidRDefault="00E80032" w:rsidP="00E80032">
      <w:pPr>
        <w:pStyle w:val="Code"/>
      </w:pPr>
      <w:r w:rsidRPr="00EC76D5">
        <w:t>INT_PAIR Block(int* p) {</w:t>
      </w:r>
    </w:p>
    <w:p w14:paraId="694F761A" w14:textId="77777777" w:rsidR="00E80032" w:rsidRPr="00EC76D5" w:rsidRDefault="00E80032" w:rsidP="00E80032">
      <w:pPr>
        <w:pStyle w:val="Code"/>
      </w:pPr>
      <w:r w:rsidRPr="00EC76D5">
        <w:t xml:space="preserve">  INT_PAIR result;</w:t>
      </w:r>
    </w:p>
    <w:p w14:paraId="2872AD78" w14:textId="77777777" w:rsidR="00E80032" w:rsidRPr="00EC76D5" w:rsidRDefault="00E80032" w:rsidP="00E80032">
      <w:pPr>
        <w:pStyle w:val="Code"/>
      </w:pPr>
      <w:r w:rsidRPr="00EC76D5">
        <w:t xml:space="preserve">  if (p != NULL) {</w:t>
      </w:r>
    </w:p>
    <w:p w14:paraId="5275AF42" w14:textId="77777777" w:rsidR="00E80032" w:rsidRPr="00EC76D5" w:rsidRDefault="00E80032" w:rsidP="00E80032">
      <w:pPr>
        <w:pStyle w:val="Code"/>
      </w:pPr>
      <w:r w:rsidRPr="00EC76D5">
        <w:t xml:space="preserve">    result = {*p - 1, *p + 1}; // Wrong.</w:t>
      </w:r>
    </w:p>
    <w:p w14:paraId="07D14894" w14:textId="77777777" w:rsidR="00E80032" w:rsidRPr="00EC76D5" w:rsidRDefault="00E80032" w:rsidP="00E80032">
      <w:pPr>
        <w:pStyle w:val="Code"/>
      </w:pPr>
      <w:r w:rsidRPr="00EC76D5">
        <w:t xml:space="preserve">    return result;</w:t>
      </w:r>
    </w:p>
    <w:p w14:paraId="02DA01D4" w14:textId="77777777" w:rsidR="00E80032" w:rsidRPr="00EC76D5" w:rsidRDefault="00E80032" w:rsidP="00E80032">
      <w:pPr>
        <w:pStyle w:val="Code"/>
      </w:pPr>
      <w:r w:rsidRPr="00EC76D5">
        <w:t xml:space="preserve">  }</w:t>
      </w:r>
    </w:p>
    <w:p w14:paraId="0084CE01" w14:textId="77777777" w:rsidR="00E80032" w:rsidRPr="00EC76D5" w:rsidRDefault="00E80032" w:rsidP="00E80032">
      <w:pPr>
        <w:pStyle w:val="Code"/>
      </w:pPr>
      <w:r w:rsidRPr="00EC76D5">
        <w:t xml:space="preserve">  else {</w:t>
      </w:r>
    </w:p>
    <w:p w14:paraId="01DFA162" w14:textId="77777777" w:rsidR="00E80032" w:rsidRPr="00EC76D5" w:rsidRDefault="00E80032" w:rsidP="00E80032">
      <w:pPr>
        <w:pStyle w:val="Code"/>
      </w:pPr>
      <w:r w:rsidRPr="00EC76D5">
        <w:t xml:space="preserve">    result = {0, 0}; // Wrong.</w:t>
      </w:r>
    </w:p>
    <w:p w14:paraId="7B3EECBB" w14:textId="77777777" w:rsidR="00E80032" w:rsidRPr="00EC76D5" w:rsidRDefault="00E80032" w:rsidP="00E80032">
      <w:pPr>
        <w:pStyle w:val="Code"/>
      </w:pPr>
      <w:r w:rsidRPr="00EC76D5">
        <w:t xml:space="preserve">    return result;</w:t>
      </w:r>
    </w:p>
    <w:p w14:paraId="380CC199" w14:textId="77777777" w:rsidR="00E80032" w:rsidRPr="00EC76D5" w:rsidRDefault="00E80032" w:rsidP="00E80032">
      <w:pPr>
        <w:pStyle w:val="Code"/>
      </w:pPr>
      <w:r w:rsidRPr="00EC76D5">
        <w:t xml:space="preserve">  }</w:t>
      </w:r>
    </w:p>
    <w:p w14:paraId="5C6BCA58" w14:textId="77777777" w:rsidR="00E80032" w:rsidRPr="00EC76D5" w:rsidRDefault="00E80032" w:rsidP="00E80032">
      <w:pPr>
        <w:pStyle w:val="Code"/>
      </w:pPr>
      <w:r w:rsidRPr="00EC76D5">
        <w:t>}</w:t>
      </w:r>
    </w:p>
    <w:p w14:paraId="2E3E81EA" w14:textId="77777777" w:rsidR="00E80032" w:rsidRPr="00EC76D5" w:rsidRDefault="00E80032" w:rsidP="00E80032">
      <w:r w:rsidRPr="00EC76D5">
        <w:t>One solution would be to a more clumsy code.</w:t>
      </w:r>
    </w:p>
    <w:p w14:paraId="2F0AAFB9" w14:textId="77777777" w:rsidR="00E80032" w:rsidRPr="00EC76D5" w:rsidRDefault="00E80032" w:rsidP="00E80032">
      <w:pPr>
        <w:pStyle w:val="Code"/>
      </w:pPr>
      <w:r w:rsidRPr="00EC76D5">
        <w:t>INT_PAIR Block(</w:t>
      </w:r>
      <w:r w:rsidRPr="00EC76D5">
        <w:rPr>
          <w:color w:val="000000" w:themeColor="text1"/>
          <w:rPrChange w:id="6090" w:author="Stefan Björnander" w:date="2012-05-06T21:51:00Z">
            <w:rPr>
              <w:color w:val="0000FF"/>
            </w:rPr>
          </w:rPrChange>
        </w:rPr>
        <w:t>int</w:t>
      </w:r>
      <w:r w:rsidRPr="00EC76D5">
        <w:t>* p) {</w:t>
      </w:r>
    </w:p>
    <w:p w14:paraId="48040B26" w14:textId="77777777" w:rsidR="00E80032" w:rsidRPr="00EC76D5" w:rsidRDefault="00E80032" w:rsidP="00E80032">
      <w:pPr>
        <w:pStyle w:val="Code"/>
      </w:pPr>
      <w:r w:rsidRPr="00EC76D5">
        <w:t xml:space="preserve">  INT_PAIR result;</w:t>
      </w:r>
    </w:p>
    <w:p w14:paraId="5E2C7A75" w14:textId="77777777" w:rsidR="00E80032" w:rsidRPr="00EC76D5" w:rsidRDefault="00E80032" w:rsidP="00E80032">
      <w:pPr>
        <w:pStyle w:val="Code"/>
      </w:pPr>
      <w:r w:rsidRPr="00EC76D5">
        <w:t xml:space="preserve">  if (p != NULL) {</w:t>
      </w:r>
    </w:p>
    <w:p w14:paraId="6B62C98C" w14:textId="77777777" w:rsidR="00E80032" w:rsidRPr="00EC76D5" w:rsidRDefault="00E80032" w:rsidP="00E80032">
      <w:pPr>
        <w:pStyle w:val="Code"/>
      </w:pPr>
      <w:r w:rsidRPr="00EC76D5">
        <w:t xml:space="preserve">    result.a = *p - 1;</w:t>
      </w:r>
    </w:p>
    <w:p w14:paraId="47DAE10B" w14:textId="77777777" w:rsidR="00E80032" w:rsidRPr="00EC76D5" w:rsidRDefault="00E80032" w:rsidP="00E80032">
      <w:pPr>
        <w:pStyle w:val="Code"/>
      </w:pPr>
      <w:r w:rsidRPr="00EC76D5">
        <w:t xml:space="preserve">    result.b = *p + 1;</w:t>
      </w:r>
    </w:p>
    <w:p w14:paraId="32F82D1A" w14:textId="77777777" w:rsidR="00E80032" w:rsidRPr="00EC76D5" w:rsidRDefault="00E80032" w:rsidP="00E80032">
      <w:pPr>
        <w:pStyle w:val="Code"/>
      </w:pPr>
      <w:r w:rsidRPr="00EC76D5">
        <w:t xml:space="preserve">    return result;</w:t>
      </w:r>
    </w:p>
    <w:p w14:paraId="75E70A92" w14:textId="77777777" w:rsidR="00E80032" w:rsidRPr="00EC76D5" w:rsidRDefault="00E80032" w:rsidP="00E80032">
      <w:pPr>
        <w:pStyle w:val="Code"/>
      </w:pPr>
      <w:r w:rsidRPr="00EC76D5">
        <w:t xml:space="preserve">  }</w:t>
      </w:r>
    </w:p>
    <w:p w14:paraId="3B8D71DC" w14:textId="77777777" w:rsidR="00E80032" w:rsidRPr="00EC76D5" w:rsidRDefault="00E80032" w:rsidP="00E80032">
      <w:pPr>
        <w:pStyle w:val="Code"/>
      </w:pPr>
      <w:r w:rsidRPr="00EC76D5">
        <w:t xml:space="preserve">  else {</w:t>
      </w:r>
    </w:p>
    <w:p w14:paraId="3C55D146" w14:textId="77777777" w:rsidR="00E80032" w:rsidRPr="00EC76D5" w:rsidRDefault="00E80032" w:rsidP="00E80032">
      <w:pPr>
        <w:pStyle w:val="Code"/>
      </w:pPr>
      <w:r w:rsidRPr="00EC76D5">
        <w:t xml:space="preserve">    result.a = 0;</w:t>
      </w:r>
    </w:p>
    <w:p w14:paraId="434A47CA" w14:textId="77777777" w:rsidR="00E80032" w:rsidRPr="00EC76D5" w:rsidRDefault="00E80032" w:rsidP="00E80032">
      <w:pPr>
        <w:pStyle w:val="Code"/>
      </w:pPr>
      <w:r w:rsidRPr="00EC76D5">
        <w:t xml:space="preserve">    result.b = 0;</w:t>
      </w:r>
    </w:p>
    <w:p w14:paraId="13B0F6AA" w14:textId="77777777" w:rsidR="00E80032" w:rsidRPr="00EC76D5" w:rsidRDefault="00E80032" w:rsidP="00E80032">
      <w:pPr>
        <w:pStyle w:val="Code"/>
      </w:pPr>
      <w:r w:rsidRPr="00EC76D5">
        <w:t xml:space="preserve">    return result;</w:t>
      </w:r>
    </w:p>
    <w:p w14:paraId="06F388EA" w14:textId="77777777" w:rsidR="00E80032" w:rsidRPr="00EC76D5" w:rsidRDefault="00E80032" w:rsidP="00E80032">
      <w:pPr>
        <w:pStyle w:val="Code"/>
      </w:pPr>
      <w:r w:rsidRPr="00EC76D5">
        <w:t xml:space="preserve">  }</w:t>
      </w:r>
    </w:p>
    <w:p w14:paraId="47D8327A" w14:textId="77777777" w:rsidR="00E80032" w:rsidRPr="00EC76D5" w:rsidRDefault="00E80032" w:rsidP="00E80032">
      <w:pPr>
        <w:pStyle w:val="Code"/>
      </w:pPr>
      <w:r w:rsidRPr="00EC76D5">
        <w:t>}</w:t>
      </w:r>
    </w:p>
    <w:p w14:paraId="4C15585F" w14:textId="5239AEA6" w:rsidR="00E80032" w:rsidRPr="00EC76D5" w:rsidRDefault="00E80032" w:rsidP="00E80032">
      <w:r w:rsidRPr="00EC76D5">
        <w:lastRenderedPageBreak/>
        <w:t xml:space="preserve">However, a more elegant solution would be to use inner blocks with local variables. Each block can define its own variable, which is especially valuable when </w:t>
      </w:r>
      <w:r w:rsidR="002F35C1">
        <w:t>initializer</w:t>
      </w:r>
      <w:r w:rsidRPr="00EC76D5">
        <w:t>ializing structures.</w:t>
      </w:r>
    </w:p>
    <w:p w14:paraId="69EC1D7C" w14:textId="77777777" w:rsidR="00E80032" w:rsidRPr="00EC76D5" w:rsidRDefault="00E80032" w:rsidP="00E80032">
      <w:pPr>
        <w:pStyle w:val="Code"/>
      </w:pPr>
      <w:r w:rsidRPr="00EC76D5">
        <w:rPr>
          <w:color w:val="000000" w:themeColor="text1"/>
          <w:rPrChange w:id="6091" w:author="Stefan Björnander" w:date="2012-05-06T21:51:00Z">
            <w:rPr>
              <w:color w:val="0000FF"/>
            </w:rPr>
          </w:rPrChange>
        </w:rPr>
        <w:t>struct</w:t>
      </w:r>
      <w:r w:rsidRPr="00EC76D5">
        <w:t xml:space="preserve"> IntPair {</w:t>
      </w:r>
    </w:p>
    <w:p w14:paraId="22340A3F" w14:textId="77777777" w:rsidR="00E80032" w:rsidRPr="00EC76D5" w:rsidRDefault="00E80032" w:rsidP="00E80032">
      <w:pPr>
        <w:pStyle w:val="Code"/>
      </w:pPr>
      <w:r w:rsidRPr="00EC76D5">
        <w:t xml:space="preserve">  int a, b;</w:t>
      </w:r>
    </w:p>
    <w:p w14:paraId="4179D174" w14:textId="77777777" w:rsidR="00E80032" w:rsidRPr="00EC76D5" w:rsidRDefault="00E80032" w:rsidP="00E80032">
      <w:pPr>
        <w:pStyle w:val="Code"/>
      </w:pPr>
      <w:r w:rsidRPr="00EC76D5">
        <w:t>};</w:t>
      </w:r>
    </w:p>
    <w:p w14:paraId="79651C50" w14:textId="77777777" w:rsidR="00E80032" w:rsidRPr="00EC76D5" w:rsidRDefault="00E80032" w:rsidP="00E80032">
      <w:pPr>
        <w:pStyle w:val="Code"/>
      </w:pPr>
    </w:p>
    <w:p w14:paraId="36FC2CB6" w14:textId="77777777" w:rsidR="00E80032" w:rsidRPr="00EC76D5" w:rsidRDefault="00E80032" w:rsidP="00E80032">
      <w:pPr>
        <w:pStyle w:val="Code"/>
      </w:pPr>
      <w:r w:rsidRPr="00EC76D5">
        <w:rPr>
          <w:color w:val="000000" w:themeColor="text1"/>
          <w:rPrChange w:id="6092" w:author="Stefan Björnander" w:date="2012-05-06T21:51:00Z">
            <w:rPr>
              <w:color w:val="0000FF"/>
            </w:rPr>
          </w:rPrChange>
        </w:rPr>
        <w:t>struct</w:t>
      </w:r>
      <w:r w:rsidRPr="00EC76D5">
        <w:t xml:space="preserve"> IntPair Block(</w:t>
      </w:r>
      <w:r w:rsidRPr="00EC76D5">
        <w:rPr>
          <w:color w:val="000000" w:themeColor="text1"/>
          <w:rPrChange w:id="6093" w:author="Stefan Björnander" w:date="2012-05-06T21:51:00Z">
            <w:rPr>
              <w:color w:val="0000FF"/>
            </w:rPr>
          </w:rPrChange>
        </w:rPr>
        <w:t>int</w:t>
      </w:r>
      <w:r w:rsidRPr="00EC76D5">
        <w:t>* p) {</w:t>
      </w:r>
    </w:p>
    <w:p w14:paraId="034C2181" w14:textId="77777777" w:rsidR="00E80032" w:rsidRPr="00EC76D5" w:rsidRDefault="00E80032" w:rsidP="00E80032">
      <w:pPr>
        <w:pStyle w:val="Code"/>
      </w:pPr>
      <w:r w:rsidRPr="00EC76D5">
        <w:t xml:space="preserve">  if (p != NULL) {</w:t>
      </w:r>
    </w:p>
    <w:p w14:paraId="1AAE0E1C" w14:textId="77777777" w:rsidR="00E80032" w:rsidRPr="00EC76D5" w:rsidRDefault="00E80032" w:rsidP="00E80032">
      <w:pPr>
        <w:pStyle w:val="Code"/>
      </w:pPr>
      <w:r w:rsidRPr="00EC76D5">
        <w:t xml:space="preserve">    struct IntPair result = {*p - 1, *p + 1};</w:t>
      </w:r>
    </w:p>
    <w:p w14:paraId="225FFD27" w14:textId="77777777" w:rsidR="00E80032" w:rsidRPr="00EC76D5" w:rsidRDefault="00E80032" w:rsidP="00E80032">
      <w:pPr>
        <w:pStyle w:val="Code"/>
      </w:pPr>
      <w:r w:rsidRPr="00EC76D5">
        <w:t xml:space="preserve">    return result;</w:t>
      </w:r>
    </w:p>
    <w:p w14:paraId="577F7564" w14:textId="77777777" w:rsidR="00E80032" w:rsidRPr="00EC76D5" w:rsidRDefault="00E80032" w:rsidP="00E80032">
      <w:pPr>
        <w:pStyle w:val="Code"/>
      </w:pPr>
      <w:r w:rsidRPr="00EC76D5">
        <w:t xml:space="preserve">  }</w:t>
      </w:r>
    </w:p>
    <w:p w14:paraId="4FC76E52" w14:textId="77777777" w:rsidR="00E80032" w:rsidRPr="00EC76D5" w:rsidRDefault="00E80032" w:rsidP="00E80032">
      <w:pPr>
        <w:pStyle w:val="Code"/>
      </w:pPr>
      <w:r w:rsidRPr="00EC76D5">
        <w:t xml:space="preserve">  else {</w:t>
      </w:r>
    </w:p>
    <w:p w14:paraId="30E01655" w14:textId="77777777" w:rsidR="00E80032" w:rsidRPr="00EC76D5" w:rsidRDefault="00E80032" w:rsidP="00E80032">
      <w:pPr>
        <w:pStyle w:val="Code"/>
      </w:pPr>
      <w:r w:rsidRPr="00EC76D5">
        <w:t xml:space="preserve">    struct IntPair empty = {0, 0};</w:t>
      </w:r>
    </w:p>
    <w:p w14:paraId="1FC58CDA" w14:textId="77777777" w:rsidR="00E80032" w:rsidRPr="00EC76D5" w:rsidRDefault="00E80032" w:rsidP="00E80032">
      <w:pPr>
        <w:pStyle w:val="Code"/>
      </w:pPr>
      <w:r w:rsidRPr="00EC76D5">
        <w:t xml:space="preserve">    return empty;</w:t>
      </w:r>
    </w:p>
    <w:p w14:paraId="78B95617" w14:textId="77777777" w:rsidR="00E80032" w:rsidRPr="00EC76D5" w:rsidRDefault="00E80032" w:rsidP="00E80032">
      <w:pPr>
        <w:pStyle w:val="Code"/>
      </w:pPr>
      <w:r w:rsidRPr="00EC76D5">
        <w:t xml:space="preserve">  }</w:t>
      </w:r>
    </w:p>
    <w:p w14:paraId="7928BAD2" w14:textId="77777777" w:rsidR="00E80032" w:rsidRPr="00EC76D5" w:rsidRDefault="00E80032" w:rsidP="00E80032">
      <w:pPr>
        <w:pStyle w:val="Code"/>
      </w:pPr>
      <w:r w:rsidRPr="00EC76D5">
        <w:t>}</w:t>
      </w:r>
    </w:p>
    <w:p w14:paraId="2A93FDE8" w14:textId="77777777" w:rsidR="00E80032" w:rsidRPr="00EC76D5" w:rsidRDefault="00E80032" w:rsidP="00E80032">
      <w:pPr>
        <w:autoSpaceDE w:val="0"/>
        <w:autoSpaceDN w:val="0"/>
        <w:spacing w:after="0"/>
        <w:rPr>
          <w:rFonts w:ascii="Consolas" w:hAnsi="Consolas" w:cs="Consolas"/>
          <w:sz w:val="19"/>
          <w:szCs w:val="19"/>
        </w:rPr>
      </w:pPr>
    </w:p>
    <w:p w14:paraId="0A806B40" w14:textId="77777777" w:rsidR="00E80032" w:rsidRPr="00EC76D5" w:rsidRDefault="00E80032" w:rsidP="00E80032">
      <w:r w:rsidRPr="00EC76D5">
        <w:t xml:space="preserve">An alternative way is to use </w:t>
      </w:r>
      <w:r w:rsidRPr="00EC76D5">
        <w:rPr>
          <w:rStyle w:val="CodeInText0"/>
        </w:rPr>
        <w:t>typedef</w:t>
      </w:r>
      <w:r w:rsidRPr="00EC76D5">
        <w:t>.</w:t>
      </w:r>
    </w:p>
    <w:p w14:paraId="7B9F320A" w14:textId="77777777" w:rsidR="00E80032" w:rsidRPr="00EC76D5" w:rsidRDefault="00E80032" w:rsidP="00E80032">
      <w:pPr>
        <w:pStyle w:val="Code"/>
      </w:pPr>
      <w:r w:rsidRPr="00EC76D5">
        <w:t>typedef struct {</w:t>
      </w:r>
    </w:p>
    <w:p w14:paraId="254FA7E4" w14:textId="77777777" w:rsidR="00E80032" w:rsidRPr="00EC76D5" w:rsidRDefault="00E80032" w:rsidP="00E80032">
      <w:pPr>
        <w:pStyle w:val="Code"/>
      </w:pPr>
      <w:r w:rsidRPr="00EC76D5">
        <w:t xml:space="preserve">  int a, b;</w:t>
      </w:r>
    </w:p>
    <w:p w14:paraId="7BE88BD9" w14:textId="77777777" w:rsidR="00E80032" w:rsidRPr="00EC76D5" w:rsidRDefault="00E80032" w:rsidP="00E80032">
      <w:pPr>
        <w:pStyle w:val="Code"/>
      </w:pPr>
      <w:r w:rsidRPr="00EC76D5">
        <w:t>} INT_PAIR;</w:t>
      </w:r>
    </w:p>
    <w:p w14:paraId="234A029D" w14:textId="77777777" w:rsidR="00E80032" w:rsidRPr="00EC76D5" w:rsidRDefault="00E80032" w:rsidP="00E80032">
      <w:pPr>
        <w:pStyle w:val="Code"/>
      </w:pPr>
    </w:p>
    <w:p w14:paraId="69530165" w14:textId="77777777" w:rsidR="00E80032" w:rsidRPr="00EC76D5" w:rsidRDefault="00E80032" w:rsidP="00E80032">
      <w:pPr>
        <w:pStyle w:val="Code"/>
      </w:pPr>
      <w:r w:rsidRPr="00EC76D5">
        <w:t>INT_PAIR Block(int* p) {</w:t>
      </w:r>
    </w:p>
    <w:p w14:paraId="30698105" w14:textId="77777777" w:rsidR="00E80032" w:rsidRPr="00EC76D5" w:rsidRDefault="00E80032" w:rsidP="00E80032">
      <w:pPr>
        <w:pStyle w:val="Code"/>
      </w:pPr>
      <w:r w:rsidRPr="00EC76D5">
        <w:t xml:space="preserve">  if (p != NULL) {</w:t>
      </w:r>
    </w:p>
    <w:p w14:paraId="5A8763EC" w14:textId="77777777" w:rsidR="00E80032" w:rsidRPr="00EC76D5" w:rsidRDefault="00E80032" w:rsidP="00E80032">
      <w:pPr>
        <w:pStyle w:val="Code"/>
      </w:pPr>
      <w:r w:rsidRPr="00EC76D5">
        <w:t xml:space="preserve">    INT_PAIR result = {*p - 1, *p + 1};</w:t>
      </w:r>
    </w:p>
    <w:p w14:paraId="17113D0A" w14:textId="77777777" w:rsidR="00E80032" w:rsidRPr="00EC76D5" w:rsidRDefault="00E80032" w:rsidP="00E80032">
      <w:pPr>
        <w:pStyle w:val="Code"/>
      </w:pPr>
      <w:r w:rsidRPr="00EC76D5">
        <w:t xml:space="preserve">    return result;</w:t>
      </w:r>
    </w:p>
    <w:p w14:paraId="0B5F561E" w14:textId="77777777" w:rsidR="00E80032" w:rsidRPr="00EC76D5" w:rsidRDefault="00E80032" w:rsidP="00E80032">
      <w:pPr>
        <w:pStyle w:val="Code"/>
      </w:pPr>
      <w:r w:rsidRPr="00EC76D5">
        <w:t xml:space="preserve">  }</w:t>
      </w:r>
    </w:p>
    <w:p w14:paraId="63777A30" w14:textId="77777777" w:rsidR="00E80032" w:rsidRPr="00EC76D5" w:rsidRDefault="00E80032" w:rsidP="00E80032">
      <w:pPr>
        <w:pStyle w:val="Code"/>
      </w:pPr>
      <w:r w:rsidRPr="00EC76D5">
        <w:t xml:space="preserve">  else {</w:t>
      </w:r>
    </w:p>
    <w:p w14:paraId="7997739A" w14:textId="77777777" w:rsidR="00E80032" w:rsidRPr="00EC76D5" w:rsidRDefault="00E80032" w:rsidP="00E80032">
      <w:pPr>
        <w:pStyle w:val="Code"/>
      </w:pPr>
      <w:r w:rsidRPr="00EC76D5">
        <w:t xml:space="preserve">    INT_PAIR empty = {0, 0};</w:t>
      </w:r>
    </w:p>
    <w:p w14:paraId="423AD7ED" w14:textId="77777777" w:rsidR="00E80032" w:rsidRPr="00EC76D5" w:rsidRDefault="00E80032" w:rsidP="00E80032">
      <w:pPr>
        <w:pStyle w:val="Code"/>
      </w:pPr>
      <w:r w:rsidRPr="00EC76D5">
        <w:t xml:space="preserve">    return empty;</w:t>
      </w:r>
    </w:p>
    <w:p w14:paraId="667A7809" w14:textId="77777777" w:rsidR="00E80032" w:rsidRPr="00EC76D5" w:rsidRDefault="00E80032" w:rsidP="00E80032">
      <w:pPr>
        <w:pStyle w:val="Code"/>
      </w:pPr>
      <w:r w:rsidRPr="00EC76D5">
        <w:t xml:space="preserve">  }</w:t>
      </w:r>
    </w:p>
    <w:p w14:paraId="035BE26A" w14:textId="77777777" w:rsidR="00E80032" w:rsidRPr="00EC76D5" w:rsidRDefault="00E80032" w:rsidP="00E80032">
      <w:pPr>
        <w:pStyle w:val="Code"/>
      </w:pPr>
      <w:r w:rsidRPr="00EC76D5">
        <w:t>}</w:t>
      </w:r>
    </w:p>
    <w:p w14:paraId="7709BA9F" w14:textId="4499C032" w:rsidR="00E80032" w:rsidRPr="00EC76D5" w:rsidRDefault="00E80032" w:rsidP="007C7CB2">
      <w:pPr>
        <w:pStyle w:val="Rubrik3"/>
      </w:pPr>
      <w:bookmarkStart w:id="6094" w:name="_Toc320485606"/>
      <w:bookmarkStart w:id="6095" w:name="_Toc323656718"/>
      <w:bookmarkStart w:id="6096" w:name="_Toc324085456"/>
      <w:bookmarkStart w:id="6097" w:name="_Toc383781108"/>
      <w:bookmarkStart w:id="6098" w:name="_Toc481936508"/>
      <w:r w:rsidRPr="00EC76D5">
        <w:t>Call-by-Value and Call-by-Reference</w:t>
      </w:r>
      <w:bookmarkEnd w:id="6094"/>
      <w:bookmarkEnd w:id="6095"/>
      <w:bookmarkEnd w:id="6096"/>
      <w:bookmarkEnd w:id="6097"/>
      <w:bookmarkEnd w:id="6098"/>
    </w:p>
    <w:p w14:paraId="4B4955DB" w14:textId="77777777" w:rsidR="00E80032" w:rsidRPr="00EC76D5" w:rsidRDefault="00E80032" w:rsidP="00E80032">
      <w:r w:rsidRPr="00EC76D5">
        <w:t>Say we want to write a function for switching the values of two variables.</w:t>
      </w:r>
    </w:p>
    <w:p w14:paraId="576F8235" w14:textId="77777777" w:rsidR="00E80032" w:rsidRPr="00EC76D5" w:rsidRDefault="00E80032" w:rsidP="00E80032">
      <w:pPr>
        <w:pStyle w:val="Code"/>
      </w:pPr>
      <w:r w:rsidRPr="00EC76D5">
        <w:t>#include &lt;stdio.h&gt;</w:t>
      </w:r>
    </w:p>
    <w:p w14:paraId="6BE30850" w14:textId="77777777" w:rsidR="00E80032" w:rsidRPr="00EC76D5" w:rsidRDefault="00E80032" w:rsidP="00E80032">
      <w:pPr>
        <w:pStyle w:val="Code"/>
      </w:pPr>
    </w:p>
    <w:p w14:paraId="7FC2D5D3" w14:textId="77777777" w:rsidR="00E80032" w:rsidRPr="00EC76D5" w:rsidRDefault="00E80032" w:rsidP="00E80032">
      <w:pPr>
        <w:pStyle w:val="Code"/>
      </w:pPr>
      <w:r w:rsidRPr="00EC76D5">
        <w:t>void Swap(int number1, int number2) {</w:t>
      </w:r>
    </w:p>
    <w:p w14:paraId="70920E17" w14:textId="77777777" w:rsidR="00E80032" w:rsidRPr="00EC76D5" w:rsidRDefault="00E80032" w:rsidP="00E80032">
      <w:pPr>
        <w:pStyle w:val="Code"/>
      </w:pPr>
      <w:r w:rsidRPr="00EC76D5">
        <w:t xml:space="preserve">  int temp = number1; // (a)</w:t>
      </w:r>
    </w:p>
    <w:p w14:paraId="2E336DBC" w14:textId="77777777" w:rsidR="00E80032" w:rsidRPr="00EC76D5" w:rsidRDefault="00E80032" w:rsidP="00E80032">
      <w:pPr>
        <w:pStyle w:val="Code"/>
      </w:pPr>
      <w:r w:rsidRPr="00EC76D5">
        <w:t xml:space="preserve">  number1 = number2;  // (b)</w:t>
      </w:r>
    </w:p>
    <w:p w14:paraId="06059600" w14:textId="77777777" w:rsidR="00E80032" w:rsidRPr="00EC76D5" w:rsidRDefault="00E80032" w:rsidP="00E80032">
      <w:pPr>
        <w:pStyle w:val="Code"/>
      </w:pPr>
      <w:r w:rsidRPr="00EC76D5">
        <w:t xml:space="preserve">  number2 = temp;     // (c)</w:t>
      </w:r>
    </w:p>
    <w:p w14:paraId="1F58232B" w14:textId="77777777" w:rsidR="00E80032" w:rsidRPr="00EC76D5" w:rsidRDefault="00E80032" w:rsidP="00E80032">
      <w:pPr>
        <w:pStyle w:val="Code"/>
      </w:pPr>
      <w:r w:rsidRPr="00EC76D5">
        <w:t>}</w:t>
      </w:r>
    </w:p>
    <w:p w14:paraId="1349DFB2" w14:textId="77777777" w:rsidR="00E80032" w:rsidRPr="00EC76D5" w:rsidRDefault="00E80032" w:rsidP="00E80032">
      <w:pPr>
        <w:pStyle w:val="Code"/>
      </w:pPr>
    </w:p>
    <w:p w14:paraId="1417768D" w14:textId="77777777" w:rsidR="00E80032" w:rsidRPr="00EC76D5" w:rsidRDefault="00E80032" w:rsidP="00E80032">
      <w:pPr>
        <w:pStyle w:val="Code"/>
      </w:pPr>
      <w:r w:rsidRPr="00EC76D5">
        <w:t>void main() {</w:t>
      </w:r>
    </w:p>
    <w:p w14:paraId="632BAC41" w14:textId="77777777" w:rsidR="00E80032" w:rsidRPr="00EC76D5" w:rsidRDefault="00E80032" w:rsidP="00E80032">
      <w:pPr>
        <w:pStyle w:val="Code"/>
      </w:pPr>
      <w:r w:rsidRPr="00EC76D5">
        <w:t xml:space="preserve">  int num1 = 1, num2 = 2;</w:t>
      </w:r>
    </w:p>
    <w:p w14:paraId="1D7C19D3" w14:textId="77777777" w:rsidR="00E80032" w:rsidRPr="00EC76D5" w:rsidRDefault="00E80032" w:rsidP="00E80032">
      <w:pPr>
        <w:pStyle w:val="Code"/>
      </w:pPr>
      <w:r w:rsidRPr="00EC76D5">
        <w:t xml:space="preserve">  printf("Before: %d, %d\n", num1, num2); // 1, 2</w:t>
      </w:r>
    </w:p>
    <w:p w14:paraId="3CF76FD2" w14:textId="77777777" w:rsidR="00E80032" w:rsidRPr="00EC76D5" w:rsidRDefault="00E80032" w:rsidP="00E80032">
      <w:pPr>
        <w:pStyle w:val="Code"/>
      </w:pPr>
    </w:p>
    <w:p w14:paraId="7B899FA8" w14:textId="77777777" w:rsidR="00E80032" w:rsidRPr="00EC76D5" w:rsidRDefault="00E80032" w:rsidP="00E80032">
      <w:pPr>
        <w:pStyle w:val="Code"/>
      </w:pPr>
      <w:r w:rsidRPr="00EC76D5">
        <w:t xml:space="preserve">  Swap(num1, num2);</w:t>
      </w:r>
    </w:p>
    <w:p w14:paraId="69BEDE19" w14:textId="77777777" w:rsidR="00E80032" w:rsidRPr="00EC76D5" w:rsidRDefault="00E80032" w:rsidP="00E80032">
      <w:pPr>
        <w:pStyle w:val="Code"/>
      </w:pPr>
      <w:r w:rsidRPr="00EC76D5">
        <w:t xml:space="preserve">  printf("After: %d, %d\n", num1, num2);  // 1, 2</w:t>
      </w:r>
    </w:p>
    <w:p w14:paraId="5A5B5ED7" w14:textId="77777777" w:rsidR="00E80032" w:rsidRPr="00EC76D5" w:rsidRDefault="00E80032" w:rsidP="00E80032">
      <w:pPr>
        <w:pStyle w:val="Code"/>
      </w:pPr>
      <w:r w:rsidRPr="00EC76D5">
        <w:t>}</w:t>
      </w:r>
    </w:p>
    <w:p w14:paraId="7E523E4F" w14:textId="77777777" w:rsidR="00E80032" w:rsidRPr="00EC76D5" w:rsidRDefault="00E80032" w:rsidP="00E80032">
      <w:r w:rsidRPr="00EC76D5">
        <w:t xml:space="preserve">Unfortunately, it will not work; the variables keep their values. The explanation is that the values of </w:t>
      </w:r>
      <w:r w:rsidRPr="00EC76D5">
        <w:rPr>
          <w:rStyle w:val="CodeInText0"/>
        </w:rPr>
        <w:t>firstNum</w:t>
      </w:r>
      <w:r w:rsidRPr="00EC76D5">
        <w:t xml:space="preserve"> and </w:t>
      </w:r>
      <w:r w:rsidRPr="00EC76D5">
        <w:rPr>
          <w:rStyle w:val="CodeInText0"/>
        </w:rPr>
        <w:t>secondNum</w:t>
      </w:r>
      <w:r w:rsidRPr="00EC76D5">
        <w:t xml:space="preserve"> in </w:t>
      </w:r>
      <w:r w:rsidRPr="00EC76D5">
        <w:rPr>
          <w:rStyle w:val="CodeInText0"/>
        </w:rPr>
        <w:t>main</w:t>
      </w:r>
      <w:r w:rsidRPr="00EC76D5">
        <w:t xml:space="preserve"> are copied into </w:t>
      </w:r>
      <w:r w:rsidRPr="00EC76D5">
        <w:rPr>
          <w:rStyle w:val="CodeInText0"/>
        </w:rPr>
        <w:t>num1</w:t>
      </w:r>
      <w:r w:rsidRPr="00EC76D5">
        <w:t xml:space="preserve"> and </w:t>
      </w:r>
      <w:r w:rsidRPr="00EC76D5">
        <w:rPr>
          <w:rStyle w:val="CodeInText0"/>
        </w:rPr>
        <w:t>num2</w:t>
      </w:r>
      <w:r w:rsidRPr="00EC76D5">
        <w:t xml:space="preserve"> in </w:t>
      </w:r>
      <w:r w:rsidRPr="00EC76D5">
        <w:rPr>
          <w:rStyle w:val="CodeInText0"/>
        </w:rPr>
        <w:t>Swap</w:t>
      </w:r>
      <w:r w:rsidRPr="00EC76D5">
        <w:t xml:space="preserve">. Then </w:t>
      </w:r>
      <w:r w:rsidRPr="00EC76D5">
        <w:rPr>
          <w:rStyle w:val="CodeInText0"/>
        </w:rPr>
        <w:t>num1</w:t>
      </w:r>
      <w:r w:rsidRPr="00EC76D5">
        <w:t xml:space="preserve"> and </w:t>
      </w:r>
      <w:r w:rsidRPr="00EC76D5">
        <w:rPr>
          <w:rStyle w:val="CodeInText0"/>
        </w:rPr>
        <w:t>num2</w:t>
      </w:r>
      <w:r w:rsidRPr="00EC76D5">
        <w:t xml:space="preserve"> </w:t>
      </w:r>
      <w:r w:rsidRPr="00EC76D5">
        <w:lastRenderedPageBreak/>
        <w:t xml:space="preserve">exchange values with the help of </w:t>
      </w:r>
      <w:r w:rsidRPr="00EC76D5">
        <w:rPr>
          <w:rStyle w:val="CodeInText0"/>
        </w:rPr>
        <w:t>temp</w:t>
      </w:r>
      <w:r w:rsidRPr="00EC76D5">
        <w:t xml:space="preserve">. However, their values are not copied back into </w:t>
      </w:r>
      <w:r w:rsidRPr="00EC76D5">
        <w:rPr>
          <w:rStyle w:val="CodeInText0"/>
        </w:rPr>
        <w:t>firstNum</w:t>
      </w:r>
      <w:r w:rsidRPr="00EC76D5">
        <w:t xml:space="preserve"> and </w:t>
      </w:r>
      <w:r w:rsidRPr="00EC76D5">
        <w:rPr>
          <w:rStyle w:val="CodeInText0"/>
        </w:rPr>
        <w:t>secondNum</w:t>
      </w:r>
      <w:r w:rsidRPr="00EC76D5">
        <w:t xml:space="preserve"> in </w:t>
      </w:r>
      <w:r w:rsidRPr="00EC76D5">
        <w:rPr>
          <w:rStyle w:val="CodeInText0"/>
        </w:rPr>
        <w:t>main</w:t>
      </w:r>
      <w:r w:rsidRPr="00EC76D5">
        <w:t>.</w:t>
      </w:r>
    </w:p>
    <w:p w14:paraId="342D6598" w14:textId="77777777" w:rsidR="00E80032" w:rsidRPr="00EC76D5" w:rsidRDefault="00E80032" w:rsidP="00E80032">
      <w:pPr>
        <w:rPr>
          <w:szCs w:val="21"/>
        </w:rPr>
      </w:pPr>
      <w:r w:rsidRPr="00EC76D5">
        <w:rPr>
          <w:noProof/>
          <w:lang w:eastAsia="sv-SE"/>
        </w:rPr>
        <mc:AlternateContent>
          <mc:Choice Requires="wpc">
            <w:drawing>
              <wp:inline distT="0" distB="0" distL="0" distR="0" wp14:anchorId="0B883264" wp14:editId="0301E340">
                <wp:extent cx="5738495" cy="2705100"/>
                <wp:effectExtent l="0" t="0" r="0" b="0"/>
                <wp:docPr id="186" name="Canvas 1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53" name="Rectangle 307"/>
                        <wps:cNvSpPr>
                          <a:spLocks noChangeArrowheads="1"/>
                        </wps:cNvSpPr>
                        <wps:spPr bwMode="auto">
                          <a:xfrm>
                            <a:off x="947416" y="723200"/>
                            <a:ext cx="541009" cy="360100"/>
                          </a:xfrm>
                          <a:prstGeom prst="rect">
                            <a:avLst/>
                          </a:prstGeom>
                          <a:solidFill>
                            <a:srgbClr val="FFFFFF"/>
                          </a:solidFill>
                          <a:ln w="9525">
                            <a:solidFill>
                              <a:srgbClr val="000000"/>
                            </a:solidFill>
                            <a:miter lim="800000"/>
                            <a:headEnd/>
                            <a:tailEnd/>
                          </a:ln>
                        </wps:spPr>
                        <wps:txbx>
                          <w:txbxContent>
                            <w:p w14:paraId="712579AC" w14:textId="77777777" w:rsidR="005A193E" w:rsidRPr="003F7CF1" w:rsidRDefault="005A193E"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55" name="Rectangle 308"/>
                        <wps:cNvSpPr>
                          <a:spLocks noChangeArrowheads="1"/>
                        </wps:cNvSpPr>
                        <wps:spPr bwMode="auto">
                          <a:xfrm>
                            <a:off x="947416" y="1442700"/>
                            <a:ext cx="541009" cy="360000"/>
                          </a:xfrm>
                          <a:prstGeom prst="rect">
                            <a:avLst/>
                          </a:prstGeom>
                          <a:solidFill>
                            <a:srgbClr val="FFFFFF"/>
                          </a:solidFill>
                          <a:ln w="9525">
                            <a:solidFill>
                              <a:srgbClr val="000000"/>
                            </a:solidFill>
                            <a:miter lim="800000"/>
                            <a:headEnd/>
                            <a:tailEnd/>
                          </a:ln>
                        </wps:spPr>
                        <wps:txbx>
                          <w:txbxContent>
                            <w:p w14:paraId="7DE9E8B8" w14:textId="77777777" w:rsidR="005A193E" w:rsidRPr="003F7CF1" w:rsidRDefault="005A193E"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2" name="Text Box 309"/>
                        <wps:cNvSpPr txBox="1">
                          <a:spLocks noChangeArrowheads="1"/>
                        </wps:cNvSpPr>
                        <wps:spPr bwMode="auto">
                          <a:xfrm>
                            <a:off x="226004" y="5410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EF6B51" w14:textId="77777777" w:rsidR="005A193E" w:rsidRPr="003F7CF1" w:rsidRDefault="005A193E" w:rsidP="00E80032">
                              <w:pPr>
                                <w:pStyle w:val="SourceCodeBoxHeader"/>
                                <w:rPr>
                                  <w:sz w:val="19"/>
                                  <w:szCs w:val="19"/>
                                  <w:lang w:val="sv-SE"/>
                                </w:rPr>
                              </w:pPr>
                              <w:r w:rsidRPr="003F7CF1">
                                <w:rPr>
                                  <w:sz w:val="19"/>
                                  <w:szCs w:val="19"/>
                                  <w:lang w:val="sv-SE"/>
                                </w:rPr>
                                <w:t>main:</w:t>
                              </w:r>
                            </w:p>
                          </w:txbxContent>
                        </wps:txbx>
                        <wps:bodyPr rot="0" vert="horz" wrap="square" lIns="91440" tIns="45720" rIns="91440" bIns="45720" anchor="t" anchorCtr="0" upright="1">
                          <a:noAutofit/>
                        </wps:bodyPr>
                      </wps:wsp>
                      <wps:wsp>
                        <wps:cNvPr id="193" name="Rectangle 310"/>
                        <wps:cNvSpPr>
                          <a:spLocks noChangeArrowheads="1"/>
                        </wps:cNvSpPr>
                        <wps:spPr bwMode="auto">
                          <a:xfrm>
                            <a:off x="2390140" y="721300"/>
                            <a:ext cx="541009" cy="360100"/>
                          </a:xfrm>
                          <a:prstGeom prst="rect">
                            <a:avLst/>
                          </a:prstGeom>
                          <a:solidFill>
                            <a:srgbClr val="FFFFFF"/>
                          </a:solidFill>
                          <a:ln w="9525">
                            <a:solidFill>
                              <a:srgbClr val="000000"/>
                            </a:solidFill>
                            <a:miter lim="800000"/>
                            <a:headEnd/>
                            <a:tailEnd/>
                          </a:ln>
                        </wps:spPr>
                        <wps:txbx>
                          <w:txbxContent>
                            <w:p w14:paraId="1823B760" w14:textId="77777777" w:rsidR="005A193E" w:rsidRPr="003F7CF1" w:rsidRDefault="005A193E"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4" name="Text Box 311"/>
                        <wps:cNvSpPr txBox="1">
                          <a:spLocks noChangeArrowheads="1"/>
                        </wps:cNvSpPr>
                        <wps:spPr bwMode="auto">
                          <a:xfrm>
                            <a:off x="767013"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9758A6" w14:textId="77777777" w:rsidR="005A193E" w:rsidRPr="003F7CF1" w:rsidRDefault="005A193E"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195" name="Rectangle 312"/>
                        <wps:cNvSpPr>
                          <a:spLocks noChangeArrowheads="1"/>
                        </wps:cNvSpPr>
                        <wps:spPr bwMode="auto">
                          <a:xfrm>
                            <a:off x="2390140" y="1440800"/>
                            <a:ext cx="541009" cy="360000"/>
                          </a:xfrm>
                          <a:prstGeom prst="rect">
                            <a:avLst/>
                          </a:prstGeom>
                          <a:solidFill>
                            <a:srgbClr val="FFFFFF"/>
                          </a:solidFill>
                          <a:ln w="9525">
                            <a:solidFill>
                              <a:srgbClr val="000000"/>
                            </a:solidFill>
                            <a:miter lim="800000"/>
                            <a:headEnd/>
                            <a:tailEnd/>
                          </a:ln>
                        </wps:spPr>
                        <wps:txbx>
                          <w:txbxContent>
                            <w:p w14:paraId="6464F69D" w14:textId="77777777" w:rsidR="005A193E" w:rsidRPr="003F7CF1" w:rsidRDefault="005A193E"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6" name="Text Box 313"/>
                        <wps:cNvSpPr txBox="1">
                          <a:spLocks noChangeArrowheads="1"/>
                        </wps:cNvSpPr>
                        <wps:spPr bwMode="auto">
                          <a:xfrm>
                            <a:off x="1668728" y="5391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961A5C" w14:textId="77777777" w:rsidR="005A193E" w:rsidRPr="003F7CF1" w:rsidRDefault="005A193E" w:rsidP="00E80032">
                              <w:pPr>
                                <w:pStyle w:val="SourceCodeBoxHeader"/>
                                <w:rPr>
                                  <w:sz w:val="19"/>
                                  <w:szCs w:val="19"/>
                                  <w:lang w:val="sv-SE"/>
                                </w:rPr>
                              </w:pPr>
                              <w:r w:rsidRPr="003F7CF1">
                                <w:rPr>
                                  <w:sz w:val="19"/>
                                  <w:szCs w:val="19"/>
                                  <w:lang w:val="sv-SE"/>
                                </w:rPr>
                                <w:t>Swap:</w:t>
                              </w:r>
                            </w:p>
                          </w:txbxContent>
                        </wps:txbx>
                        <wps:bodyPr rot="0" vert="horz" wrap="square" lIns="91440" tIns="45720" rIns="91440" bIns="45720" anchor="t" anchorCtr="0" upright="1">
                          <a:noAutofit/>
                        </wps:bodyPr>
                      </wps:wsp>
                      <wps:wsp>
                        <wps:cNvPr id="197" name="Text Box 314"/>
                        <wps:cNvSpPr txBox="1">
                          <a:spLocks noChangeArrowheads="1"/>
                        </wps:cNvSpPr>
                        <wps:spPr bwMode="auto">
                          <a:xfrm>
                            <a:off x="2209837"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60F2D" w14:textId="77777777" w:rsidR="005A193E" w:rsidRPr="003F7CF1" w:rsidRDefault="005A193E"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198" name="Rectangle 315"/>
                        <wps:cNvSpPr>
                          <a:spLocks noChangeArrowheads="1"/>
                        </wps:cNvSpPr>
                        <wps:spPr bwMode="auto">
                          <a:xfrm>
                            <a:off x="2390140" y="2162100"/>
                            <a:ext cx="541009" cy="360100"/>
                          </a:xfrm>
                          <a:prstGeom prst="rect">
                            <a:avLst/>
                          </a:prstGeom>
                          <a:solidFill>
                            <a:srgbClr val="FFFFFF"/>
                          </a:solidFill>
                          <a:ln w="9525">
                            <a:solidFill>
                              <a:srgbClr val="000000"/>
                            </a:solidFill>
                            <a:miter lim="800000"/>
                            <a:headEnd/>
                            <a:tailEnd/>
                          </a:ln>
                        </wps:spPr>
                        <wps:txbx>
                          <w:txbxContent>
                            <w:p w14:paraId="295E839B" w14:textId="77777777" w:rsidR="005A193E" w:rsidRPr="003F7CF1" w:rsidRDefault="005A193E"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9" name="Text Box 316"/>
                        <wps:cNvSpPr txBox="1">
                          <a:spLocks noChangeArrowheads="1"/>
                        </wps:cNvSpPr>
                        <wps:spPr bwMode="auto">
                          <a:xfrm>
                            <a:off x="2209837"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FACF05" w14:textId="77777777" w:rsidR="005A193E" w:rsidRPr="003F7CF1" w:rsidRDefault="005A193E"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0" name="Text Box 317"/>
                        <wps:cNvSpPr txBox="1">
                          <a:spLocks noChangeArrowheads="1"/>
                        </wps:cNvSpPr>
                        <wps:spPr bwMode="auto">
                          <a:xfrm>
                            <a:off x="586710" y="1082000"/>
                            <a:ext cx="12624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E4DFAC" w14:textId="77777777" w:rsidR="005A193E" w:rsidRPr="003F7CF1" w:rsidRDefault="005A193E"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01" name="Text Box 318"/>
                        <wps:cNvSpPr txBox="1">
                          <a:spLocks noChangeArrowheads="1"/>
                        </wps:cNvSpPr>
                        <wps:spPr bwMode="auto">
                          <a:xfrm>
                            <a:off x="2209837"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4DF542" w14:textId="77777777" w:rsidR="005A193E" w:rsidRPr="003F7CF1" w:rsidRDefault="005A193E"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2" name="Rectangle 319"/>
                        <wps:cNvSpPr>
                          <a:spLocks noChangeArrowheads="1"/>
                        </wps:cNvSpPr>
                        <wps:spPr bwMode="auto">
                          <a:xfrm>
                            <a:off x="3472157" y="721300"/>
                            <a:ext cx="541109" cy="360100"/>
                          </a:xfrm>
                          <a:prstGeom prst="rect">
                            <a:avLst/>
                          </a:prstGeom>
                          <a:solidFill>
                            <a:srgbClr val="FFFFFF"/>
                          </a:solidFill>
                          <a:ln w="9525">
                            <a:solidFill>
                              <a:srgbClr val="000000"/>
                            </a:solidFill>
                            <a:miter lim="800000"/>
                            <a:headEnd/>
                            <a:tailEnd/>
                          </a:ln>
                        </wps:spPr>
                        <wps:txbx>
                          <w:txbxContent>
                            <w:p w14:paraId="3C256BFC" w14:textId="77777777" w:rsidR="005A193E" w:rsidRPr="003F7CF1" w:rsidRDefault="005A193E"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3" name="Rectangle 320"/>
                        <wps:cNvSpPr>
                          <a:spLocks noChangeArrowheads="1"/>
                        </wps:cNvSpPr>
                        <wps:spPr bwMode="auto">
                          <a:xfrm>
                            <a:off x="3472157" y="1440800"/>
                            <a:ext cx="541109" cy="360000"/>
                          </a:xfrm>
                          <a:prstGeom prst="rect">
                            <a:avLst/>
                          </a:prstGeom>
                          <a:solidFill>
                            <a:srgbClr val="FFFFFF"/>
                          </a:solidFill>
                          <a:ln w="9525">
                            <a:solidFill>
                              <a:srgbClr val="000000"/>
                            </a:solidFill>
                            <a:miter lim="800000"/>
                            <a:headEnd/>
                            <a:tailEnd/>
                          </a:ln>
                        </wps:spPr>
                        <wps:txbx>
                          <w:txbxContent>
                            <w:p w14:paraId="2AA8FC1E" w14:textId="77777777" w:rsidR="005A193E" w:rsidRPr="003F7CF1" w:rsidRDefault="005A193E"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4" name="Text Box 321"/>
                        <wps:cNvSpPr txBox="1">
                          <a:spLocks noChangeArrowheads="1"/>
                        </wps:cNvSpPr>
                        <wps:spPr bwMode="auto">
                          <a:xfrm>
                            <a:off x="3291854"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040912" w14:textId="77777777" w:rsidR="005A193E" w:rsidRPr="003F7CF1" w:rsidRDefault="005A193E"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05" name="Rectangle 322"/>
                        <wps:cNvSpPr>
                          <a:spLocks noChangeArrowheads="1"/>
                        </wps:cNvSpPr>
                        <wps:spPr bwMode="auto">
                          <a:xfrm>
                            <a:off x="3472157" y="2162100"/>
                            <a:ext cx="541109" cy="360100"/>
                          </a:xfrm>
                          <a:prstGeom prst="rect">
                            <a:avLst/>
                          </a:prstGeom>
                          <a:solidFill>
                            <a:srgbClr val="FFFFFF"/>
                          </a:solidFill>
                          <a:ln w="9525">
                            <a:solidFill>
                              <a:srgbClr val="000000"/>
                            </a:solidFill>
                            <a:miter lim="800000"/>
                            <a:headEnd/>
                            <a:tailEnd/>
                          </a:ln>
                        </wps:spPr>
                        <wps:txbx>
                          <w:txbxContent>
                            <w:p w14:paraId="6A16FF5F" w14:textId="77777777" w:rsidR="005A193E" w:rsidRPr="003F7CF1" w:rsidRDefault="005A193E"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06" name="Text Box 323"/>
                        <wps:cNvSpPr txBox="1">
                          <a:spLocks noChangeArrowheads="1"/>
                        </wps:cNvSpPr>
                        <wps:spPr bwMode="auto">
                          <a:xfrm>
                            <a:off x="3291854"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0C7E2" w14:textId="77777777" w:rsidR="005A193E" w:rsidRPr="003F7CF1" w:rsidRDefault="005A193E"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7" name="Text Box 324"/>
                        <wps:cNvSpPr txBox="1">
                          <a:spLocks noChangeArrowheads="1"/>
                        </wps:cNvSpPr>
                        <wps:spPr bwMode="auto">
                          <a:xfrm>
                            <a:off x="3291854"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847A1" w14:textId="77777777" w:rsidR="005A193E" w:rsidRPr="003F7CF1" w:rsidRDefault="005A193E"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8" name="Rectangle 325"/>
                        <wps:cNvSpPr>
                          <a:spLocks noChangeArrowheads="1"/>
                        </wps:cNvSpPr>
                        <wps:spPr bwMode="auto">
                          <a:xfrm>
                            <a:off x="4554275" y="721300"/>
                            <a:ext cx="541009" cy="360100"/>
                          </a:xfrm>
                          <a:prstGeom prst="rect">
                            <a:avLst/>
                          </a:prstGeom>
                          <a:solidFill>
                            <a:srgbClr val="FFFFFF"/>
                          </a:solidFill>
                          <a:ln w="9525">
                            <a:solidFill>
                              <a:srgbClr val="000000"/>
                            </a:solidFill>
                            <a:miter lim="800000"/>
                            <a:headEnd/>
                            <a:tailEnd/>
                          </a:ln>
                        </wps:spPr>
                        <wps:txbx>
                          <w:txbxContent>
                            <w:p w14:paraId="0334DE4B" w14:textId="77777777" w:rsidR="005A193E" w:rsidRPr="003F7CF1" w:rsidRDefault="005A193E"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9" name="Rectangle 326"/>
                        <wps:cNvSpPr>
                          <a:spLocks noChangeArrowheads="1"/>
                        </wps:cNvSpPr>
                        <wps:spPr bwMode="auto">
                          <a:xfrm>
                            <a:off x="4554275" y="1440800"/>
                            <a:ext cx="541009" cy="360000"/>
                          </a:xfrm>
                          <a:prstGeom prst="rect">
                            <a:avLst/>
                          </a:prstGeom>
                          <a:solidFill>
                            <a:srgbClr val="FFFFFF"/>
                          </a:solidFill>
                          <a:ln w="9525">
                            <a:solidFill>
                              <a:srgbClr val="000000"/>
                            </a:solidFill>
                            <a:miter lim="800000"/>
                            <a:headEnd/>
                            <a:tailEnd/>
                          </a:ln>
                        </wps:spPr>
                        <wps:txbx>
                          <w:txbxContent>
                            <w:p w14:paraId="2CD7E06C" w14:textId="77777777" w:rsidR="005A193E" w:rsidRPr="003F7CF1" w:rsidRDefault="005A193E"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0" name="Text Box 327"/>
                        <wps:cNvSpPr txBox="1">
                          <a:spLocks noChangeArrowheads="1"/>
                        </wps:cNvSpPr>
                        <wps:spPr bwMode="auto">
                          <a:xfrm>
                            <a:off x="4373872"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DD289B" w14:textId="77777777" w:rsidR="005A193E" w:rsidRPr="003F7CF1" w:rsidRDefault="005A193E"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11" name="Rectangle 328"/>
                        <wps:cNvSpPr>
                          <a:spLocks noChangeArrowheads="1"/>
                        </wps:cNvSpPr>
                        <wps:spPr bwMode="auto">
                          <a:xfrm>
                            <a:off x="4554275" y="2162100"/>
                            <a:ext cx="541009" cy="360100"/>
                          </a:xfrm>
                          <a:prstGeom prst="rect">
                            <a:avLst/>
                          </a:prstGeom>
                          <a:solidFill>
                            <a:srgbClr val="FFFFFF"/>
                          </a:solidFill>
                          <a:ln w="9525">
                            <a:solidFill>
                              <a:srgbClr val="000000"/>
                            </a:solidFill>
                            <a:miter lim="800000"/>
                            <a:headEnd/>
                            <a:tailEnd/>
                          </a:ln>
                        </wps:spPr>
                        <wps:txbx>
                          <w:txbxContent>
                            <w:p w14:paraId="3468D77F" w14:textId="77777777" w:rsidR="005A193E" w:rsidRPr="003F7CF1" w:rsidRDefault="005A193E"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2" name="Text Box 329"/>
                        <wps:cNvSpPr txBox="1">
                          <a:spLocks noChangeArrowheads="1"/>
                        </wps:cNvSpPr>
                        <wps:spPr bwMode="auto">
                          <a:xfrm>
                            <a:off x="4373872"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4FA7F3" w14:textId="77777777" w:rsidR="005A193E" w:rsidRPr="003F7CF1" w:rsidRDefault="005A193E"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13" name="Text Box 330"/>
                        <wps:cNvSpPr txBox="1">
                          <a:spLocks noChangeArrowheads="1"/>
                        </wps:cNvSpPr>
                        <wps:spPr bwMode="auto">
                          <a:xfrm>
                            <a:off x="4373872"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68E026" w14:textId="77777777" w:rsidR="005A193E" w:rsidRPr="003F7CF1" w:rsidRDefault="005A193E"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14" name="Text Box 331"/>
                        <wps:cNvSpPr txBox="1">
                          <a:spLocks noChangeArrowheads="1"/>
                        </wps:cNvSpPr>
                        <wps:spPr bwMode="auto">
                          <a:xfrm>
                            <a:off x="2209837"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6C1A5F" w14:textId="77777777" w:rsidR="005A193E" w:rsidRPr="003F7CF1" w:rsidRDefault="005A193E"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16" name="Text Box 332"/>
                        <wps:cNvSpPr txBox="1">
                          <a:spLocks noChangeArrowheads="1"/>
                        </wps:cNvSpPr>
                        <wps:spPr bwMode="auto">
                          <a:xfrm>
                            <a:off x="3291854"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947954" w14:textId="77777777" w:rsidR="005A193E" w:rsidRPr="003F7CF1" w:rsidRDefault="005A193E"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17" name="Text Box 333"/>
                        <wps:cNvSpPr txBox="1">
                          <a:spLocks noChangeArrowheads="1"/>
                        </wps:cNvSpPr>
                        <wps:spPr bwMode="auto">
                          <a:xfrm>
                            <a:off x="4373872"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C4150F" w14:textId="77777777" w:rsidR="005A193E" w:rsidRPr="003F7CF1" w:rsidRDefault="005A193E"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B883264" id="Canvas 146" o:spid="_x0000_s1238"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">
                <v:shape id="_x0000_s1239" type="#_x0000_t75" style="position:absolute;width:57384;height:27051;visibility:visible;mso-wrap-style:square">
                  <v:fill o:detectmouseclick="t"/>
                  <v:path o:connecttype="none"/>
                </v:shape>
                <v:rect id="Rectangle 307" o:spid="_x0000_s1240" style="position:absolute;left:9474;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ExQAAANwAAAAPAAAAZHJzL2Rvd25yZXYueG1sRI9Pa8JA&#10;FMTvQr/D8gq96cZIpa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B+66+ExQAAANwAAAAP&#10;AAAAAAAAAAAAAAAAAAcCAABkcnMvZG93bnJldi54bWxQSwUGAAAAAAMAAwC3AAAA+QIAAAAA&#10;">
                  <v:textbox>
                    <w:txbxContent>
                      <w:p w14:paraId="712579AC" w14:textId="77777777" w:rsidR="005A193E" w:rsidRPr="003F7CF1" w:rsidRDefault="005A193E" w:rsidP="00E80032">
                        <w:pPr>
                          <w:pStyle w:val="SourceCodeBoxText"/>
                          <w:rPr>
                            <w:sz w:val="19"/>
                            <w:szCs w:val="19"/>
                          </w:rPr>
                        </w:pPr>
                        <w:r w:rsidRPr="003F7CF1">
                          <w:rPr>
                            <w:sz w:val="19"/>
                            <w:szCs w:val="19"/>
                          </w:rPr>
                          <w:t>1</w:t>
                        </w:r>
                      </w:p>
                    </w:txbxContent>
                  </v:textbox>
                </v:rect>
                <v:rect id="Rectangle 308" o:spid="_x0000_s1241" style="position:absolute;left:9474;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">
                  <v:textbox>
                    <w:txbxContent>
                      <w:p w14:paraId="7DE9E8B8" w14:textId="77777777" w:rsidR="005A193E" w:rsidRPr="003F7CF1" w:rsidRDefault="005A193E" w:rsidP="00E80032">
                        <w:pPr>
                          <w:pStyle w:val="SourceCodeBoxText"/>
                          <w:rPr>
                            <w:sz w:val="19"/>
                            <w:szCs w:val="19"/>
                          </w:rPr>
                        </w:pPr>
                        <w:r w:rsidRPr="003F7CF1">
                          <w:rPr>
                            <w:sz w:val="19"/>
                            <w:szCs w:val="19"/>
                          </w:rPr>
                          <w:t>2</w:t>
                        </w:r>
                      </w:p>
                    </w:txbxContent>
                  </v:textbox>
                </v:rect>
                <v:shape id="Text Box 309" o:spid="_x0000_s1242" type="#_x0000_t202" style="position:absolute;left:2260;top:5410;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" filled="f" stroked="f">
                  <v:textbox>
                    <w:txbxContent>
                      <w:p w14:paraId="20EF6B51" w14:textId="77777777" w:rsidR="005A193E" w:rsidRPr="003F7CF1" w:rsidRDefault="005A193E" w:rsidP="00E80032">
                        <w:pPr>
                          <w:pStyle w:val="SourceCodeBoxHeader"/>
                          <w:rPr>
                            <w:sz w:val="19"/>
                            <w:szCs w:val="19"/>
                            <w:lang w:val="sv-SE"/>
                          </w:rPr>
                        </w:pPr>
                        <w:r w:rsidRPr="003F7CF1">
                          <w:rPr>
                            <w:sz w:val="19"/>
                            <w:szCs w:val="19"/>
                            <w:lang w:val="sv-SE"/>
                          </w:rPr>
                          <w:t>main:</w:t>
                        </w:r>
                      </w:p>
                    </w:txbxContent>
                  </v:textbox>
                </v:shape>
                <v:rect id="Rectangle 310" o:spid="_x0000_s1243" style="position:absolute;left:23901;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">
                  <v:textbox>
                    <w:txbxContent>
                      <w:p w14:paraId="1823B760" w14:textId="77777777" w:rsidR="005A193E" w:rsidRPr="003F7CF1" w:rsidRDefault="005A193E" w:rsidP="00E80032">
                        <w:pPr>
                          <w:pStyle w:val="SourceCodeBoxText"/>
                          <w:rPr>
                            <w:sz w:val="19"/>
                            <w:szCs w:val="19"/>
                          </w:rPr>
                        </w:pPr>
                        <w:r w:rsidRPr="003F7CF1">
                          <w:rPr>
                            <w:sz w:val="19"/>
                            <w:szCs w:val="19"/>
                          </w:rPr>
                          <w:t>1</w:t>
                        </w:r>
                      </w:p>
                    </w:txbxContent>
                  </v:textbox>
                </v:rect>
                <v:shape id="Text Box 311" o:spid="_x0000_s1244" type="#_x0000_t202" style="position:absolute;left:7670;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" filled="f" stroked="f">
                  <v:textbox>
                    <w:txbxContent>
                      <w:p w14:paraId="549758A6" w14:textId="77777777" w:rsidR="005A193E" w:rsidRPr="003F7CF1" w:rsidRDefault="005A193E" w:rsidP="00E80032">
                        <w:pPr>
                          <w:pStyle w:val="SourceCodeBoxHeader"/>
                          <w:rPr>
                            <w:sz w:val="19"/>
                            <w:szCs w:val="19"/>
                            <w:lang w:val="sv-SE"/>
                          </w:rPr>
                        </w:pPr>
                        <w:r>
                          <w:rPr>
                            <w:sz w:val="19"/>
                            <w:szCs w:val="19"/>
                            <w:lang w:val="sv-SE"/>
                          </w:rPr>
                          <w:t>firstNum</w:t>
                        </w:r>
                      </w:p>
                    </w:txbxContent>
                  </v:textbox>
                </v:shape>
                <v:rect id="Rectangle 312" o:spid="_x0000_s1245" style="position:absolute;left:23901;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">
                  <v:textbox>
                    <w:txbxContent>
                      <w:p w14:paraId="6464F69D" w14:textId="77777777" w:rsidR="005A193E" w:rsidRPr="003F7CF1" w:rsidRDefault="005A193E" w:rsidP="00E80032">
                        <w:pPr>
                          <w:pStyle w:val="SourceCodeBoxText"/>
                          <w:rPr>
                            <w:sz w:val="19"/>
                            <w:szCs w:val="19"/>
                          </w:rPr>
                        </w:pPr>
                        <w:r w:rsidRPr="003F7CF1">
                          <w:rPr>
                            <w:sz w:val="19"/>
                            <w:szCs w:val="19"/>
                          </w:rPr>
                          <w:t>2</w:t>
                        </w:r>
                      </w:p>
                    </w:txbxContent>
                  </v:textbox>
                </v:rect>
                <v:shape id="Text Box 313" o:spid="_x0000_s1246" type="#_x0000_t202" style="position:absolute;left:16687;top:5391;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" filled="f" stroked="f">
                  <v:textbox>
                    <w:txbxContent>
                      <w:p w14:paraId="48961A5C" w14:textId="77777777" w:rsidR="005A193E" w:rsidRPr="003F7CF1" w:rsidRDefault="005A193E" w:rsidP="00E80032">
                        <w:pPr>
                          <w:pStyle w:val="SourceCodeBoxHeader"/>
                          <w:rPr>
                            <w:sz w:val="19"/>
                            <w:szCs w:val="19"/>
                            <w:lang w:val="sv-SE"/>
                          </w:rPr>
                        </w:pPr>
                        <w:r w:rsidRPr="003F7CF1">
                          <w:rPr>
                            <w:sz w:val="19"/>
                            <w:szCs w:val="19"/>
                            <w:lang w:val="sv-SE"/>
                          </w:rPr>
                          <w:t>Swap:</w:t>
                        </w:r>
                      </w:p>
                    </w:txbxContent>
                  </v:textbox>
                </v:shape>
                <v:shape id="Text Box 314" o:spid="_x0000_s1247" type="#_x0000_t202" style="position:absolute;left:2209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" filled="f" stroked="f">
                  <v:textbox>
                    <w:txbxContent>
                      <w:p w14:paraId="1E360F2D" w14:textId="77777777" w:rsidR="005A193E" w:rsidRPr="003F7CF1" w:rsidRDefault="005A193E" w:rsidP="00E80032">
                        <w:pPr>
                          <w:pStyle w:val="SourceCodeBoxHeader"/>
                          <w:rPr>
                            <w:sz w:val="19"/>
                            <w:szCs w:val="19"/>
                            <w:lang w:val="sv-SE"/>
                          </w:rPr>
                        </w:pPr>
                        <w:r>
                          <w:rPr>
                            <w:sz w:val="19"/>
                            <w:szCs w:val="19"/>
                            <w:lang w:val="sv-SE"/>
                          </w:rPr>
                          <w:t>num2</w:t>
                        </w:r>
                      </w:p>
                    </w:txbxContent>
                  </v:textbox>
                </v:shape>
                <v:rect id="Rectangle 315" o:spid="_x0000_s1248" style="position:absolute;left:23901;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">
                  <v:textbox>
                    <w:txbxContent>
                      <w:p w14:paraId="295E839B" w14:textId="77777777" w:rsidR="005A193E" w:rsidRPr="003F7CF1" w:rsidRDefault="005A193E" w:rsidP="00E80032">
                        <w:pPr>
                          <w:pStyle w:val="SourceCodeBoxText"/>
                          <w:rPr>
                            <w:sz w:val="19"/>
                            <w:szCs w:val="19"/>
                          </w:rPr>
                        </w:pPr>
                        <w:r w:rsidRPr="003F7CF1">
                          <w:rPr>
                            <w:sz w:val="19"/>
                            <w:szCs w:val="19"/>
                          </w:rPr>
                          <w:t>1</w:t>
                        </w:r>
                      </w:p>
                    </w:txbxContent>
                  </v:textbox>
                </v:rect>
                <v:shape id="Text Box 316" o:spid="_x0000_s1249" type="#_x0000_t202" style="position:absolute;left:2209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" filled="f" stroked="f">
                  <v:textbox>
                    <w:txbxContent>
                      <w:p w14:paraId="4FFACF05" w14:textId="77777777" w:rsidR="005A193E" w:rsidRPr="003F7CF1" w:rsidRDefault="005A193E" w:rsidP="00E80032">
                        <w:pPr>
                          <w:pStyle w:val="SourceCodeBoxHeader"/>
                          <w:rPr>
                            <w:sz w:val="19"/>
                            <w:szCs w:val="19"/>
                            <w:lang w:val="sv-SE"/>
                          </w:rPr>
                        </w:pPr>
                        <w:r>
                          <w:rPr>
                            <w:sz w:val="19"/>
                            <w:szCs w:val="19"/>
                            <w:lang w:val="sv-SE"/>
                          </w:rPr>
                          <w:t>temp</w:t>
                        </w:r>
                      </w:p>
                    </w:txbxContent>
                  </v:textbox>
                </v:shape>
                <v:shape id="Text Box 317" o:spid="_x0000_s1250" type="#_x0000_t202" style="position:absolute;left:5867;top:10820;width:1262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" filled="f" stroked="f">
                  <v:textbox>
                    <w:txbxContent>
                      <w:p w14:paraId="5DE4DFAC" w14:textId="77777777" w:rsidR="005A193E" w:rsidRPr="003F7CF1" w:rsidRDefault="005A193E" w:rsidP="00E80032">
                        <w:pPr>
                          <w:pStyle w:val="SourceCodeBoxHeader"/>
                          <w:rPr>
                            <w:sz w:val="19"/>
                            <w:szCs w:val="19"/>
                            <w:lang w:val="sv-SE"/>
                          </w:rPr>
                        </w:pPr>
                        <w:r>
                          <w:rPr>
                            <w:sz w:val="19"/>
                            <w:szCs w:val="19"/>
                            <w:lang w:val="sv-SE"/>
                          </w:rPr>
                          <w:t>secondNum</w:t>
                        </w:r>
                      </w:p>
                    </w:txbxContent>
                  </v:textbox>
                </v:shape>
                <v:shape id="Text Box 318" o:spid="_x0000_s1251" type="#_x0000_t202" style="position:absolute;left:2209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" filled="f" stroked="f">
                  <v:textbox>
                    <w:txbxContent>
                      <w:p w14:paraId="494DF542" w14:textId="77777777" w:rsidR="005A193E" w:rsidRPr="003F7CF1" w:rsidRDefault="005A193E" w:rsidP="00E80032">
                        <w:pPr>
                          <w:pStyle w:val="SourceCodeBoxHeader"/>
                          <w:rPr>
                            <w:sz w:val="19"/>
                            <w:szCs w:val="19"/>
                            <w:lang w:val="sv-SE"/>
                          </w:rPr>
                        </w:pPr>
                        <w:r>
                          <w:rPr>
                            <w:sz w:val="19"/>
                            <w:szCs w:val="19"/>
                            <w:lang w:val="sv-SE"/>
                          </w:rPr>
                          <w:t>num1</w:t>
                        </w:r>
                      </w:p>
                    </w:txbxContent>
                  </v:textbox>
                </v:shape>
                <v:rect id="Rectangle 319" o:spid="_x0000_s1252" style="position:absolute;left:34721;top:7213;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">
                  <v:textbox>
                    <w:txbxContent>
                      <w:p w14:paraId="3C256BFC" w14:textId="77777777" w:rsidR="005A193E" w:rsidRPr="003F7CF1" w:rsidRDefault="005A193E" w:rsidP="00E80032">
                        <w:pPr>
                          <w:pStyle w:val="SourceCodeBoxText"/>
                          <w:rPr>
                            <w:sz w:val="19"/>
                            <w:szCs w:val="19"/>
                          </w:rPr>
                        </w:pPr>
                        <w:r w:rsidRPr="003F7CF1">
                          <w:rPr>
                            <w:sz w:val="19"/>
                            <w:szCs w:val="19"/>
                          </w:rPr>
                          <w:t>2</w:t>
                        </w:r>
                      </w:p>
                    </w:txbxContent>
                  </v:textbox>
                </v:rect>
                <v:rect id="Rectangle 320" o:spid="_x0000_s1253" style="position:absolute;left:34721;top:14408;width:5411;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">
                  <v:textbox>
                    <w:txbxContent>
                      <w:p w14:paraId="2AA8FC1E" w14:textId="77777777" w:rsidR="005A193E" w:rsidRPr="003F7CF1" w:rsidRDefault="005A193E" w:rsidP="00E80032">
                        <w:pPr>
                          <w:pStyle w:val="SourceCodeBoxText"/>
                          <w:rPr>
                            <w:sz w:val="19"/>
                            <w:szCs w:val="19"/>
                          </w:rPr>
                        </w:pPr>
                        <w:r w:rsidRPr="003F7CF1">
                          <w:rPr>
                            <w:sz w:val="19"/>
                            <w:szCs w:val="19"/>
                          </w:rPr>
                          <w:t>2</w:t>
                        </w:r>
                      </w:p>
                    </w:txbxContent>
                  </v:textbox>
                </v:rect>
                <v:shape id="Text Box 321" o:spid="_x0000_s1254" type="#_x0000_t202" style="position:absolute;left:3291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" filled="f" stroked="f">
                  <v:textbox>
                    <w:txbxContent>
                      <w:p w14:paraId="46040912" w14:textId="77777777" w:rsidR="005A193E" w:rsidRPr="003F7CF1" w:rsidRDefault="005A193E" w:rsidP="00E80032">
                        <w:pPr>
                          <w:pStyle w:val="SourceCodeBoxHeader"/>
                          <w:rPr>
                            <w:sz w:val="19"/>
                            <w:szCs w:val="19"/>
                            <w:lang w:val="sv-SE"/>
                          </w:rPr>
                        </w:pPr>
                        <w:r>
                          <w:rPr>
                            <w:sz w:val="19"/>
                            <w:szCs w:val="19"/>
                            <w:lang w:val="sv-SE"/>
                          </w:rPr>
                          <w:t>num2</w:t>
                        </w:r>
                      </w:p>
                    </w:txbxContent>
                  </v:textbox>
                </v:shape>
                <v:rect id="Rectangle 322" o:spid="_x0000_s1255" style="position:absolute;left:34721;top:21621;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">
                  <v:textbox>
                    <w:txbxContent>
                      <w:p w14:paraId="6A16FF5F" w14:textId="77777777" w:rsidR="005A193E" w:rsidRPr="003F7CF1" w:rsidRDefault="005A193E" w:rsidP="00E80032">
                        <w:pPr>
                          <w:pStyle w:val="SourceCodeBoxText"/>
                          <w:rPr>
                            <w:sz w:val="19"/>
                            <w:szCs w:val="19"/>
                          </w:rPr>
                        </w:pPr>
                        <w:r w:rsidRPr="003F7CF1">
                          <w:rPr>
                            <w:sz w:val="19"/>
                            <w:szCs w:val="19"/>
                          </w:rPr>
                          <w:t>1</w:t>
                        </w:r>
                      </w:p>
                    </w:txbxContent>
                  </v:textbox>
                </v:rect>
                <v:shape id="Text Box 323" o:spid="_x0000_s1256" type="#_x0000_t202" style="position:absolute;left:3291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" filled="f" stroked="f">
                  <v:textbox>
                    <w:txbxContent>
                      <w:p w14:paraId="05B0C7E2" w14:textId="77777777" w:rsidR="005A193E" w:rsidRPr="003F7CF1" w:rsidRDefault="005A193E" w:rsidP="00E80032">
                        <w:pPr>
                          <w:pStyle w:val="SourceCodeBoxHeader"/>
                          <w:rPr>
                            <w:sz w:val="19"/>
                            <w:szCs w:val="19"/>
                            <w:lang w:val="sv-SE"/>
                          </w:rPr>
                        </w:pPr>
                        <w:r>
                          <w:rPr>
                            <w:sz w:val="19"/>
                            <w:szCs w:val="19"/>
                            <w:lang w:val="sv-SE"/>
                          </w:rPr>
                          <w:t>temp</w:t>
                        </w:r>
                      </w:p>
                    </w:txbxContent>
                  </v:textbox>
                </v:shape>
                <v:shape id="Text Box 324" o:spid="_x0000_s1257" type="#_x0000_t202" style="position:absolute;left:3291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" filled="f" stroked="f">
                  <v:textbox>
                    <w:txbxContent>
                      <w:p w14:paraId="55D847A1" w14:textId="77777777" w:rsidR="005A193E" w:rsidRPr="003F7CF1" w:rsidRDefault="005A193E" w:rsidP="00E80032">
                        <w:pPr>
                          <w:pStyle w:val="SourceCodeBoxHeader"/>
                          <w:rPr>
                            <w:sz w:val="19"/>
                            <w:szCs w:val="19"/>
                            <w:lang w:val="sv-SE"/>
                          </w:rPr>
                        </w:pPr>
                        <w:r>
                          <w:rPr>
                            <w:sz w:val="19"/>
                            <w:szCs w:val="19"/>
                            <w:lang w:val="sv-SE"/>
                          </w:rPr>
                          <w:t>num1</w:t>
                        </w:r>
                      </w:p>
                    </w:txbxContent>
                  </v:textbox>
                </v:shape>
                <v:rect id="Rectangle 325" o:spid="_x0000_s1258" style="position:absolute;left:45542;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">
                  <v:textbox>
                    <w:txbxContent>
                      <w:p w14:paraId="0334DE4B" w14:textId="77777777" w:rsidR="005A193E" w:rsidRPr="003F7CF1" w:rsidRDefault="005A193E" w:rsidP="00E80032">
                        <w:pPr>
                          <w:pStyle w:val="SourceCodeBoxText"/>
                          <w:rPr>
                            <w:sz w:val="19"/>
                            <w:szCs w:val="19"/>
                          </w:rPr>
                        </w:pPr>
                        <w:r w:rsidRPr="003F7CF1">
                          <w:rPr>
                            <w:sz w:val="19"/>
                            <w:szCs w:val="19"/>
                          </w:rPr>
                          <w:t>2</w:t>
                        </w:r>
                      </w:p>
                    </w:txbxContent>
                  </v:textbox>
                </v:rect>
                <v:rect id="Rectangle 326" o:spid="_x0000_s1259" style="position:absolute;left:45542;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">
                  <v:textbox>
                    <w:txbxContent>
                      <w:p w14:paraId="2CD7E06C" w14:textId="77777777" w:rsidR="005A193E" w:rsidRPr="003F7CF1" w:rsidRDefault="005A193E" w:rsidP="00E80032">
                        <w:pPr>
                          <w:pStyle w:val="SourceCodeBoxText"/>
                          <w:rPr>
                            <w:sz w:val="19"/>
                            <w:szCs w:val="19"/>
                          </w:rPr>
                        </w:pPr>
                        <w:r w:rsidRPr="003F7CF1">
                          <w:rPr>
                            <w:sz w:val="19"/>
                            <w:szCs w:val="19"/>
                          </w:rPr>
                          <w:t>1</w:t>
                        </w:r>
                      </w:p>
                    </w:txbxContent>
                  </v:textbox>
                </v:rect>
                <v:shape id="Text Box 327" o:spid="_x0000_s1260" type="#_x0000_t202" style="position:absolute;left:4373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" filled="f" stroked="f">
                  <v:textbox>
                    <w:txbxContent>
                      <w:p w14:paraId="74DD289B" w14:textId="77777777" w:rsidR="005A193E" w:rsidRPr="003F7CF1" w:rsidRDefault="005A193E" w:rsidP="00E80032">
                        <w:pPr>
                          <w:pStyle w:val="SourceCodeBoxHeader"/>
                          <w:rPr>
                            <w:sz w:val="19"/>
                            <w:szCs w:val="19"/>
                            <w:lang w:val="sv-SE"/>
                          </w:rPr>
                        </w:pPr>
                        <w:r>
                          <w:rPr>
                            <w:sz w:val="19"/>
                            <w:szCs w:val="19"/>
                            <w:lang w:val="sv-SE"/>
                          </w:rPr>
                          <w:t>num2</w:t>
                        </w:r>
                      </w:p>
                    </w:txbxContent>
                  </v:textbox>
                </v:shape>
                <v:rect id="Rectangle 328" o:spid="_x0000_s1261" style="position:absolute;left:45542;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">
                  <v:textbox>
                    <w:txbxContent>
                      <w:p w14:paraId="3468D77F" w14:textId="77777777" w:rsidR="005A193E" w:rsidRPr="003F7CF1" w:rsidRDefault="005A193E" w:rsidP="00E80032">
                        <w:pPr>
                          <w:pStyle w:val="SourceCodeBoxText"/>
                          <w:rPr>
                            <w:sz w:val="19"/>
                            <w:szCs w:val="19"/>
                          </w:rPr>
                        </w:pPr>
                        <w:r w:rsidRPr="003F7CF1">
                          <w:rPr>
                            <w:sz w:val="19"/>
                            <w:szCs w:val="19"/>
                          </w:rPr>
                          <w:t>1</w:t>
                        </w:r>
                      </w:p>
                    </w:txbxContent>
                  </v:textbox>
                </v:rect>
                <v:shape id="Text Box 329" o:spid="_x0000_s1262" type="#_x0000_t202" style="position:absolute;left:4373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" filled="f" stroked="f">
                  <v:textbox>
                    <w:txbxContent>
                      <w:p w14:paraId="284FA7F3" w14:textId="77777777" w:rsidR="005A193E" w:rsidRPr="003F7CF1" w:rsidRDefault="005A193E" w:rsidP="00E80032">
                        <w:pPr>
                          <w:pStyle w:val="SourceCodeBoxHeader"/>
                          <w:rPr>
                            <w:sz w:val="19"/>
                            <w:szCs w:val="19"/>
                            <w:lang w:val="sv-SE"/>
                          </w:rPr>
                        </w:pPr>
                        <w:r>
                          <w:rPr>
                            <w:sz w:val="19"/>
                            <w:szCs w:val="19"/>
                            <w:lang w:val="sv-SE"/>
                          </w:rPr>
                          <w:t>temp</w:t>
                        </w:r>
                      </w:p>
                    </w:txbxContent>
                  </v:textbox>
                </v:shape>
                <v:shape id="Text Box 330" o:spid="_x0000_s1263" type="#_x0000_t202" style="position:absolute;left:4373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" filled="f" stroked="f">
                  <v:textbox>
                    <w:txbxContent>
                      <w:p w14:paraId="5768E026" w14:textId="77777777" w:rsidR="005A193E" w:rsidRPr="003F7CF1" w:rsidRDefault="005A193E" w:rsidP="00E80032">
                        <w:pPr>
                          <w:pStyle w:val="SourceCodeBoxHeader"/>
                          <w:rPr>
                            <w:sz w:val="19"/>
                            <w:szCs w:val="19"/>
                            <w:lang w:val="sv-SE"/>
                          </w:rPr>
                        </w:pPr>
                        <w:r>
                          <w:rPr>
                            <w:sz w:val="19"/>
                            <w:szCs w:val="19"/>
                            <w:lang w:val="sv-SE"/>
                          </w:rPr>
                          <w:t>num1</w:t>
                        </w:r>
                      </w:p>
                    </w:txbxContent>
                  </v:textbox>
                </v:shape>
                <v:shape id="Text Box 331" o:spid="_x0000_s1264" type="#_x0000_t202" style="position:absolute;left:2209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646C1A5F" w14:textId="77777777" w:rsidR="005A193E" w:rsidRPr="003F7CF1" w:rsidRDefault="005A193E" w:rsidP="00E80032">
                        <w:pPr>
                          <w:pStyle w:val="SourceCodeBoxHeader"/>
                          <w:rPr>
                            <w:sz w:val="19"/>
                            <w:szCs w:val="19"/>
                            <w:lang w:val="sv-SE"/>
                          </w:rPr>
                        </w:pPr>
                        <w:r w:rsidRPr="003F7CF1">
                          <w:rPr>
                            <w:sz w:val="19"/>
                            <w:szCs w:val="19"/>
                            <w:lang w:val="sv-SE"/>
                          </w:rPr>
                          <w:t>(a)</w:t>
                        </w:r>
                      </w:p>
                    </w:txbxContent>
                  </v:textbox>
                </v:shape>
                <v:shape id="Text Box 332" o:spid="_x0000_s1265" type="#_x0000_t202" style="position:absolute;left:3291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" filled="f" stroked="f">
                  <v:textbox>
                    <w:txbxContent>
                      <w:p w14:paraId="0C947954" w14:textId="77777777" w:rsidR="005A193E" w:rsidRPr="003F7CF1" w:rsidRDefault="005A193E" w:rsidP="00E80032">
                        <w:pPr>
                          <w:pStyle w:val="SourceCodeBoxHeader"/>
                          <w:rPr>
                            <w:sz w:val="19"/>
                            <w:szCs w:val="19"/>
                            <w:lang w:val="sv-SE"/>
                          </w:rPr>
                        </w:pPr>
                        <w:r w:rsidRPr="003F7CF1">
                          <w:rPr>
                            <w:sz w:val="19"/>
                            <w:szCs w:val="19"/>
                            <w:lang w:val="sv-SE"/>
                          </w:rPr>
                          <w:t>(b)</w:t>
                        </w:r>
                      </w:p>
                    </w:txbxContent>
                  </v:textbox>
                </v:shape>
                <v:shape id="Text Box 333" o:spid="_x0000_s1266" type="#_x0000_t202" style="position:absolute;left:4373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7AC4150F" w14:textId="77777777" w:rsidR="005A193E" w:rsidRPr="003F7CF1" w:rsidRDefault="005A193E"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4C9F4CAA" w14:textId="77777777" w:rsidR="00E80032" w:rsidRPr="00EC76D5" w:rsidRDefault="00E80032" w:rsidP="00E80032">
      <w:r w:rsidRPr="00EC76D5">
        <w:t xml:space="preserve">The problem can be solved with </w:t>
      </w:r>
      <w:r w:rsidRPr="00EC76D5">
        <w:rPr>
          <w:rStyle w:val="KeyWord"/>
        </w:rPr>
        <w:t>reference calls</w:t>
      </w:r>
      <w:r w:rsidRPr="00EC76D5">
        <w:rPr>
          <w:rStyle w:val="Italic"/>
        </w:rPr>
        <w:t>.</w:t>
      </w:r>
      <w:r w:rsidRPr="00EC76D5">
        <w:t xml:space="preserve"> Instead of sending the values of the actual parameters, we send theirs addresses by define the formal parameters as pointers to the type.</w:t>
      </w:r>
    </w:p>
    <w:p w14:paraId="164CE46F" w14:textId="77777777" w:rsidR="00E80032" w:rsidRPr="00EC76D5" w:rsidRDefault="00E80032" w:rsidP="00E80032">
      <w:pPr>
        <w:pStyle w:val="Code"/>
      </w:pPr>
      <w:r w:rsidRPr="00EC76D5">
        <w:t>#include &lt;stdio.h&gt;</w:t>
      </w:r>
    </w:p>
    <w:p w14:paraId="1EE44587" w14:textId="77777777" w:rsidR="00E80032" w:rsidRPr="00EC76D5" w:rsidRDefault="00E80032" w:rsidP="00E80032">
      <w:pPr>
        <w:pStyle w:val="Code"/>
      </w:pPr>
    </w:p>
    <w:p w14:paraId="364BFF4B" w14:textId="77777777" w:rsidR="00E80032" w:rsidRPr="00EC76D5" w:rsidRDefault="00E80032" w:rsidP="00E80032">
      <w:pPr>
        <w:pStyle w:val="Code"/>
      </w:pPr>
      <w:r w:rsidRPr="00EC76D5">
        <w:t>void Swap(int* numberPtr1, int* numberPtr2) {</w:t>
      </w:r>
    </w:p>
    <w:p w14:paraId="1C8DC361" w14:textId="77777777" w:rsidR="00E80032" w:rsidRPr="00EC76D5" w:rsidRDefault="00E80032" w:rsidP="00E80032">
      <w:pPr>
        <w:pStyle w:val="Code"/>
      </w:pPr>
      <w:r w:rsidRPr="00EC76D5">
        <w:t xml:space="preserve">  int temp = *numberPtr1;     // (a)</w:t>
      </w:r>
    </w:p>
    <w:p w14:paraId="058D1FA2" w14:textId="77777777" w:rsidR="00E80032" w:rsidRPr="00EC76D5" w:rsidRDefault="00E80032" w:rsidP="00E80032">
      <w:pPr>
        <w:pStyle w:val="Code"/>
      </w:pPr>
      <w:r w:rsidRPr="00EC76D5">
        <w:t xml:space="preserve">  *numberPtr1 = *numberPtr2;  // (b)</w:t>
      </w:r>
    </w:p>
    <w:p w14:paraId="12033098" w14:textId="77777777" w:rsidR="00E80032" w:rsidRPr="00EC76D5" w:rsidRDefault="00E80032" w:rsidP="00E80032">
      <w:pPr>
        <w:pStyle w:val="Code"/>
      </w:pPr>
      <w:r w:rsidRPr="00EC76D5">
        <w:t xml:space="preserve">  *numberPtr2 = temp;         // (c)</w:t>
      </w:r>
    </w:p>
    <w:p w14:paraId="1F6BE72D" w14:textId="77777777" w:rsidR="00E80032" w:rsidRPr="00EC76D5" w:rsidRDefault="00E80032" w:rsidP="00E80032">
      <w:pPr>
        <w:pStyle w:val="Code"/>
      </w:pPr>
      <w:r w:rsidRPr="00EC76D5">
        <w:t>}</w:t>
      </w:r>
    </w:p>
    <w:p w14:paraId="0990666B" w14:textId="77777777" w:rsidR="00E80032" w:rsidRPr="00EC76D5" w:rsidRDefault="00E80032" w:rsidP="00E80032">
      <w:pPr>
        <w:pStyle w:val="Code"/>
      </w:pPr>
    </w:p>
    <w:p w14:paraId="03B5CBC6" w14:textId="77777777" w:rsidR="00E80032" w:rsidRPr="00EC76D5" w:rsidRDefault="00E80032" w:rsidP="00E80032">
      <w:pPr>
        <w:pStyle w:val="Code"/>
      </w:pPr>
      <w:r w:rsidRPr="00EC76D5">
        <w:t>void main() {</w:t>
      </w:r>
    </w:p>
    <w:p w14:paraId="7057278B" w14:textId="77777777" w:rsidR="00E80032" w:rsidRPr="00EC76D5" w:rsidRDefault="00E80032" w:rsidP="00E80032">
      <w:pPr>
        <w:pStyle w:val="Code"/>
      </w:pPr>
      <w:r w:rsidRPr="00EC76D5">
        <w:t xml:space="preserve">  int num1 = 1, num2 = 2;</w:t>
      </w:r>
    </w:p>
    <w:p w14:paraId="5A94FDAD" w14:textId="77777777" w:rsidR="00E80032" w:rsidRPr="00EC76D5" w:rsidRDefault="00E80032" w:rsidP="00E80032">
      <w:pPr>
        <w:pStyle w:val="Code"/>
      </w:pPr>
      <w:r w:rsidRPr="00EC76D5">
        <w:t xml:space="preserve">  printf("Before: %d, %d\n", num1, num2); // 1, 2</w:t>
      </w:r>
    </w:p>
    <w:p w14:paraId="20D4AB31" w14:textId="77777777" w:rsidR="00E80032" w:rsidRPr="00EC76D5" w:rsidRDefault="00E80032" w:rsidP="00E80032">
      <w:pPr>
        <w:pStyle w:val="Code"/>
      </w:pPr>
    </w:p>
    <w:p w14:paraId="19B84C5F" w14:textId="77777777" w:rsidR="00E80032" w:rsidRPr="00EC76D5" w:rsidRDefault="00E80032" w:rsidP="00E80032">
      <w:pPr>
        <w:pStyle w:val="Code"/>
      </w:pPr>
      <w:r w:rsidRPr="00EC76D5">
        <w:t xml:space="preserve">  Swap(&amp;num1, &amp;num2);</w:t>
      </w:r>
    </w:p>
    <w:p w14:paraId="4E569C9F" w14:textId="77777777" w:rsidR="00E80032" w:rsidRPr="00EC76D5" w:rsidRDefault="00E80032" w:rsidP="00E80032">
      <w:pPr>
        <w:pStyle w:val="Code"/>
      </w:pPr>
      <w:r w:rsidRPr="00EC76D5">
        <w:t xml:space="preserve">  printf("After: %d, %d\n", num1, num2); // 2, 1</w:t>
      </w:r>
    </w:p>
    <w:p w14:paraId="6BC35DDF" w14:textId="77777777" w:rsidR="00E80032" w:rsidRPr="00EC76D5" w:rsidRDefault="00E80032" w:rsidP="00E80032">
      <w:pPr>
        <w:pStyle w:val="Code"/>
      </w:pPr>
      <w:r w:rsidRPr="00EC76D5">
        <w:t>}</w:t>
      </w:r>
    </w:p>
    <w:p w14:paraId="40F5133F" w14:textId="77777777" w:rsidR="00E80032" w:rsidRPr="00EC76D5" w:rsidRDefault="00E80032" w:rsidP="00E80032">
      <w:r w:rsidRPr="00EC76D5">
        <w:t xml:space="preserve">In this case, we do not send the values of </w:t>
      </w:r>
      <w:r w:rsidRPr="00EC76D5">
        <w:rPr>
          <w:rStyle w:val="CodeInText0"/>
        </w:rPr>
        <w:t>firstNum</w:t>
      </w:r>
      <w:r w:rsidRPr="00EC76D5">
        <w:t xml:space="preserve"> and </w:t>
      </w:r>
      <w:r w:rsidRPr="00EC76D5">
        <w:rPr>
          <w:rStyle w:val="CodeInText0"/>
        </w:rPr>
        <w:t>secondNum</w:t>
      </w:r>
      <w:r w:rsidRPr="00EC76D5">
        <w:t xml:space="preserve">, but rather their addresses. Therefore, </w:t>
      </w:r>
      <w:r w:rsidRPr="00EC76D5">
        <w:rPr>
          <w:rStyle w:val="CodeInText0"/>
        </w:rPr>
        <w:t>num1</w:t>
      </w:r>
      <w:r w:rsidRPr="00EC76D5">
        <w:t xml:space="preserve"> and </w:t>
      </w:r>
      <w:r w:rsidRPr="00EC76D5">
        <w:rPr>
          <w:rStyle w:val="CodeInText0"/>
        </w:rPr>
        <w:t>num2</w:t>
      </w:r>
      <w:r w:rsidRPr="00EC76D5">
        <w:t xml:space="preserve"> in </w:t>
      </w:r>
      <w:r w:rsidRPr="00EC76D5">
        <w:rPr>
          <w:rStyle w:val="CodeInText0"/>
        </w:rPr>
        <w:t>Swap</w:t>
      </w:r>
      <w:r w:rsidRPr="00EC76D5">
        <w:t xml:space="preserve"> does in fact contain the addresses of </w:t>
      </w:r>
      <w:r w:rsidRPr="00EC76D5">
        <w:rPr>
          <w:rStyle w:val="CodeInText0"/>
        </w:rPr>
        <w:t>firstNum</w:t>
      </w:r>
      <w:r w:rsidRPr="00EC76D5">
        <w:t xml:space="preserve"> and </w:t>
      </w:r>
      <w:r w:rsidRPr="00EC76D5">
        <w:rPr>
          <w:rStyle w:val="CodeInText0"/>
        </w:rPr>
        <w:t>secondNum</w:t>
      </w:r>
      <w:r w:rsidRPr="00EC76D5">
        <w:t xml:space="preserve"> on main. As in the reference section above, we illustrate this with dashed arrows. Therefore, when </w:t>
      </w:r>
      <w:r w:rsidRPr="00EC76D5">
        <w:rPr>
          <w:rStyle w:val="CodeInText0"/>
        </w:rPr>
        <w:t>num1</w:t>
      </w:r>
      <w:r w:rsidRPr="00EC76D5">
        <w:t xml:space="preserve"> and </w:t>
      </w:r>
      <w:r w:rsidRPr="00EC76D5">
        <w:rPr>
          <w:rStyle w:val="CodeInText0"/>
        </w:rPr>
        <w:t>num2</w:t>
      </w:r>
      <w:r w:rsidRPr="00EC76D5">
        <w:t xml:space="preserve"> exchanges values, in fact the values of </w:t>
      </w:r>
      <w:r w:rsidRPr="00EC76D5">
        <w:rPr>
          <w:rStyle w:val="CodeInText0"/>
        </w:rPr>
        <w:t>firstNum</w:t>
      </w:r>
      <w:r w:rsidRPr="00EC76D5">
        <w:t xml:space="preserve"> and </w:t>
      </w:r>
      <w:r w:rsidRPr="00EC76D5">
        <w:rPr>
          <w:rStyle w:val="CodeInText0"/>
        </w:rPr>
        <w:t>secondNum</w:t>
      </w:r>
      <w:r w:rsidRPr="00EC76D5">
        <w:t xml:space="preserve"> are exchanged.</w:t>
      </w:r>
    </w:p>
    <w:p w14:paraId="14F02CA2" w14:textId="77777777" w:rsidR="00E80032" w:rsidRPr="00EC76D5" w:rsidRDefault="00E80032" w:rsidP="00E80032">
      <w:pPr>
        <w:rPr>
          <w:szCs w:val="21"/>
        </w:rPr>
      </w:pPr>
      <w:r w:rsidRPr="00EC76D5">
        <w:rPr>
          <w:noProof/>
          <w:lang w:eastAsia="sv-SE"/>
        </w:rPr>
        <w:lastRenderedPageBreak/>
        <mc:AlternateContent>
          <mc:Choice Requires="wpc">
            <w:drawing>
              <wp:inline distT="0" distB="0" distL="0" distR="0" wp14:anchorId="7A77B536" wp14:editId="5D6FC3D7">
                <wp:extent cx="5738495" cy="2705100"/>
                <wp:effectExtent l="0" t="0" r="0" b="0"/>
                <wp:docPr id="215" name="Canvas 11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79" name="Rectangle 244"/>
                        <wps:cNvSpPr>
                          <a:spLocks noChangeArrowheads="1"/>
                        </wps:cNvSpPr>
                        <wps:spPr bwMode="auto">
                          <a:xfrm>
                            <a:off x="180303" y="723200"/>
                            <a:ext cx="541009" cy="360100"/>
                          </a:xfrm>
                          <a:prstGeom prst="rect">
                            <a:avLst/>
                          </a:prstGeom>
                          <a:solidFill>
                            <a:srgbClr val="FFFFFF"/>
                          </a:solidFill>
                          <a:ln w="9525">
                            <a:solidFill>
                              <a:srgbClr val="000000"/>
                            </a:solidFill>
                            <a:miter lim="800000"/>
                            <a:headEnd/>
                            <a:tailEnd/>
                          </a:ln>
                        </wps:spPr>
                        <wps:txbx>
                          <w:txbxContent>
                            <w:p w14:paraId="073FA43E" w14:textId="77777777" w:rsidR="005A193E" w:rsidRPr="003F7CF1" w:rsidRDefault="005A193E"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0" name="Rectangle 245"/>
                        <wps:cNvSpPr>
                          <a:spLocks noChangeArrowheads="1"/>
                        </wps:cNvSpPr>
                        <wps:spPr bwMode="auto">
                          <a:xfrm>
                            <a:off x="180303" y="1442700"/>
                            <a:ext cx="541009" cy="360000"/>
                          </a:xfrm>
                          <a:prstGeom prst="rect">
                            <a:avLst/>
                          </a:prstGeom>
                          <a:solidFill>
                            <a:srgbClr val="FFFFFF"/>
                          </a:solidFill>
                          <a:ln w="9525">
                            <a:solidFill>
                              <a:srgbClr val="000000"/>
                            </a:solidFill>
                            <a:miter lim="800000"/>
                            <a:headEnd/>
                            <a:tailEnd/>
                          </a:ln>
                        </wps:spPr>
                        <wps:txbx>
                          <w:txbxContent>
                            <w:p w14:paraId="41286062" w14:textId="77777777" w:rsidR="005A193E" w:rsidRPr="003F7CF1" w:rsidRDefault="005A193E"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82" name="Rectangle 246"/>
                        <wps:cNvSpPr>
                          <a:spLocks noChangeArrowheads="1"/>
                        </wps:cNvSpPr>
                        <wps:spPr bwMode="auto">
                          <a:xfrm>
                            <a:off x="1082018" y="721300"/>
                            <a:ext cx="541009" cy="360100"/>
                          </a:xfrm>
                          <a:prstGeom prst="rect">
                            <a:avLst/>
                          </a:prstGeom>
                          <a:solidFill>
                            <a:srgbClr val="FFFFFF"/>
                          </a:solidFill>
                          <a:ln w="9525">
                            <a:solidFill>
                              <a:srgbClr val="000000"/>
                            </a:solidFill>
                            <a:miter lim="800000"/>
                            <a:headEnd/>
                            <a:tailEnd/>
                          </a:ln>
                        </wps:spPr>
                        <wps:txbx>
                          <w:txbxContent>
                            <w:p w14:paraId="23E23063" w14:textId="77777777" w:rsidR="005A193E" w:rsidRPr="003F7CF1" w:rsidRDefault="005A193E" w:rsidP="00E80032">
                              <w:pPr>
                                <w:pStyle w:val="SourceCodeBoxText"/>
                                <w:rPr>
                                  <w:sz w:val="19"/>
                                  <w:szCs w:val="19"/>
                                </w:rPr>
                              </w:pPr>
                            </w:p>
                          </w:txbxContent>
                        </wps:txbx>
                        <wps:bodyPr rot="0" vert="horz" wrap="square" lIns="91440" tIns="45720" rIns="91440" bIns="45720" anchor="t" anchorCtr="0" upright="1">
                          <a:noAutofit/>
                        </wps:bodyPr>
                      </wps:wsp>
                      <wps:wsp>
                        <wps:cNvPr id="283" name="Text Box 247"/>
                        <wps:cNvSpPr txBox="1">
                          <a:spLocks noChangeArrowheads="1"/>
                        </wps:cNvSpPr>
                        <wps:spPr bwMode="auto">
                          <a:xfrm>
                            <a:off x="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004444" w14:textId="77777777" w:rsidR="005A193E" w:rsidRPr="003F7CF1" w:rsidRDefault="005A193E"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84" name="Rectangle 248"/>
                        <wps:cNvSpPr>
                          <a:spLocks noChangeArrowheads="1"/>
                        </wps:cNvSpPr>
                        <wps:spPr bwMode="auto">
                          <a:xfrm>
                            <a:off x="1082018" y="1440800"/>
                            <a:ext cx="541009" cy="360000"/>
                          </a:xfrm>
                          <a:prstGeom prst="rect">
                            <a:avLst/>
                          </a:prstGeom>
                          <a:solidFill>
                            <a:srgbClr val="FFFFFF"/>
                          </a:solidFill>
                          <a:ln w="9525">
                            <a:solidFill>
                              <a:srgbClr val="000000"/>
                            </a:solidFill>
                            <a:miter lim="800000"/>
                            <a:headEnd/>
                            <a:tailEnd/>
                          </a:ln>
                        </wps:spPr>
                        <wps:txbx>
                          <w:txbxContent>
                            <w:p w14:paraId="7F71AE2D" w14:textId="77777777" w:rsidR="005A193E" w:rsidRPr="003F7CF1" w:rsidRDefault="005A193E" w:rsidP="00E80032">
                              <w:pPr>
                                <w:pStyle w:val="SourceCodeBoxText"/>
                                <w:rPr>
                                  <w:sz w:val="19"/>
                                  <w:szCs w:val="19"/>
                                </w:rPr>
                              </w:pPr>
                            </w:p>
                          </w:txbxContent>
                        </wps:txbx>
                        <wps:bodyPr rot="0" vert="horz" wrap="square" lIns="91440" tIns="45720" rIns="91440" bIns="45720" anchor="t" anchorCtr="0" upright="1">
                          <a:noAutofit/>
                        </wps:bodyPr>
                      </wps:wsp>
                      <wps:wsp>
                        <wps:cNvPr id="285" name="Text Box 249"/>
                        <wps:cNvSpPr txBox="1">
                          <a:spLocks noChangeArrowheads="1"/>
                        </wps:cNvSpPr>
                        <wps:spPr bwMode="auto">
                          <a:xfrm>
                            <a:off x="90171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B2723" w14:textId="77777777" w:rsidR="005A193E" w:rsidRPr="003F7CF1" w:rsidRDefault="005A193E"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86" name="Rectangle 250"/>
                        <wps:cNvSpPr>
                          <a:spLocks noChangeArrowheads="1"/>
                        </wps:cNvSpPr>
                        <wps:spPr bwMode="auto">
                          <a:xfrm>
                            <a:off x="1082018" y="2162100"/>
                            <a:ext cx="541009" cy="360100"/>
                          </a:xfrm>
                          <a:prstGeom prst="rect">
                            <a:avLst/>
                          </a:prstGeom>
                          <a:solidFill>
                            <a:srgbClr val="FFFFFF"/>
                          </a:solidFill>
                          <a:ln w="9525">
                            <a:solidFill>
                              <a:srgbClr val="000000"/>
                            </a:solidFill>
                            <a:miter lim="800000"/>
                            <a:headEnd/>
                            <a:tailEnd/>
                          </a:ln>
                        </wps:spPr>
                        <wps:txbx>
                          <w:txbxContent>
                            <w:p w14:paraId="6FAD8713" w14:textId="77777777" w:rsidR="005A193E" w:rsidRPr="003F7CF1" w:rsidRDefault="005A193E"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7" name="Text Box 251"/>
                        <wps:cNvSpPr txBox="1">
                          <a:spLocks noChangeArrowheads="1"/>
                        </wps:cNvSpPr>
                        <wps:spPr bwMode="auto">
                          <a:xfrm>
                            <a:off x="90171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46BBC5" w14:textId="77777777" w:rsidR="005A193E" w:rsidRPr="003F7CF1" w:rsidRDefault="005A193E"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24" name="Text Box 252"/>
                        <wps:cNvSpPr txBox="1">
                          <a:spLocks noChangeArrowheads="1"/>
                        </wps:cNvSpPr>
                        <wps:spPr bwMode="auto">
                          <a:xfrm>
                            <a:off x="0" y="1082000"/>
                            <a:ext cx="12623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DF35B2" w14:textId="77777777" w:rsidR="005A193E" w:rsidRPr="003F7CF1" w:rsidRDefault="005A193E"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25" name="Text Box 253"/>
                        <wps:cNvSpPr txBox="1">
                          <a:spLocks noChangeArrowheads="1"/>
                        </wps:cNvSpPr>
                        <wps:spPr bwMode="auto">
                          <a:xfrm>
                            <a:off x="90171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268F8B" w14:textId="77777777" w:rsidR="005A193E" w:rsidRPr="003F7CF1" w:rsidRDefault="005A193E"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26" name="Text Box 254"/>
                        <wps:cNvSpPr txBox="1">
                          <a:spLocks noChangeArrowheads="1"/>
                        </wps:cNvSpPr>
                        <wps:spPr bwMode="auto">
                          <a:xfrm>
                            <a:off x="54100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BF3A14" w14:textId="77777777" w:rsidR="005A193E" w:rsidRPr="003F7CF1" w:rsidRDefault="005A193E"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27" name="Line 255"/>
                        <wps:cNvCnPr>
                          <a:cxnSpLocks noChangeShapeType="1"/>
                        </wps:cNvCnPr>
                        <wps:spPr bwMode="auto">
                          <a:xfrm flipH="1">
                            <a:off x="72131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8" name="Line 256"/>
                        <wps:cNvCnPr>
                          <a:cxnSpLocks noChangeShapeType="1"/>
                        </wps:cNvCnPr>
                        <wps:spPr bwMode="auto">
                          <a:xfrm flipH="1">
                            <a:off x="72131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9" name="Rectangle 257"/>
                        <wps:cNvSpPr>
                          <a:spLocks noChangeArrowheads="1"/>
                        </wps:cNvSpPr>
                        <wps:spPr bwMode="auto">
                          <a:xfrm>
                            <a:off x="1983733" y="723200"/>
                            <a:ext cx="541009" cy="360100"/>
                          </a:xfrm>
                          <a:prstGeom prst="rect">
                            <a:avLst/>
                          </a:prstGeom>
                          <a:solidFill>
                            <a:srgbClr val="FFFFFF"/>
                          </a:solidFill>
                          <a:ln w="9525">
                            <a:solidFill>
                              <a:srgbClr val="000000"/>
                            </a:solidFill>
                            <a:miter lim="800000"/>
                            <a:headEnd/>
                            <a:tailEnd/>
                          </a:ln>
                        </wps:spPr>
                        <wps:txbx>
                          <w:txbxContent>
                            <w:p w14:paraId="3497C123" w14:textId="77777777" w:rsidR="005A193E" w:rsidRPr="003F7CF1" w:rsidRDefault="005A193E"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0" name="Rectangle 258"/>
                        <wps:cNvSpPr>
                          <a:spLocks noChangeArrowheads="1"/>
                        </wps:cNvSpPr>
                        <wps:spPr bwMode="auto">
                          <a:xfrm>
                            <a:off x="1983733" y="1442700"/>
                            <a:ext cx="541009" cy="360000"/>
                          </a:xfrm>
                          <a:prstGeom prst="rect">
                            <a:avLst/>
                          </a:prstGeom>
                          <a:solidFill>
                            <a:srgbClr val="FFFFFF"/>
                          </a:solidFill>
                          <a:ln w="9525">
                            <a:solidFill>
                              <a:srgbClr val="000000"/>
                            </a:solidFill>
                            <a:miter lim="800000"/>
                            <a:headEnd/>
                            <a:tailEnd/>
                          </a:ln>
                        </wps:spPr>
                        <wps:txbx>
                          <w:txbxContent>
                            <w:p w14:paraId="7313A3D3" w14:textId="77777777" w:rsidR="005A193E" w:rsidRPr="003F7CF1" w:rsidRDefault="005A193E"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1" name="Rectangle 259"/>
                        <wps:cNvSpPr>
                          <a:spLocks noChangeArrowheads="1"/>
                        </wps:cNvSpPr>
                        <wps:spPr bwMode="auto">
                          <a:xfrm>
                            <a:off x="2885448" y="721300"/>
                            <a:ext cx="541009" cy="360100"/>
                          </a:xfrm>
                          <a:prstGeom prst="rect">
                            <a:avLst/>
                          </a:prstGeom>
                          <a:solidFill>
                            <a:srgbClr val="FFFFFF"/>
                          </a:solidFill>
                          <a:ln w="9525">
                            <a:solidFill>
                              <a:srgbClr val="000000"/>
                            </a:solidFill>
                            <a:miter lim="800000"/>
                            <a:headEnd/>
                            <a:tailEnd/>
                          </a:ln>
                        </wps:spPr>
                        <wps:txbx>
                          <w:txbxContent>
                            <w:p w14:paraId="103D0872" w14:textId="77777777" w:rsidR="005A193E" w:rsidRPr="003F7CF1" w:rsidRDefault="005A193E" w:rsidP="00E80032">
                              <w:pPr>
                                <w:pStyle w:val="SourceCodeBoxText"/>
                                <w:rPr>
                                  <w:sz w:val="19"/>
                                  <w:szCs w:val="19"/>
                                </w:rPr>
                              </w:pPr>
                            </w:p>
                          </w:txbxContent>
                        </wps:txbx>
                        <wps:bodyPr rot="0" vert="horz" wrap="square" lIns="91440" tIns="45720" rIns="91440" bIns="45720" anchor="t" anchorCtr="0" upright="1">
                          <a:noAutofit/>
                        </wps:bodyPr>
                      </wps:wsp>
                      <wps:wsp>
                        <wps:cNvPr id="232" name="Text Box 260"/>
                        <wps:cNvSpPr txBox="1">
                          <a:spLocks noChangeArrowheads="1"/>
                        </wps:cNvSpPr>
                        <wps:spPr bwMode="auto">
                          <a:xfrm>
                            <a:off x="180343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1E448" w14:textId="77777777" w:rsidR="005A193E" w:rsidRPr="003F7CF1" w:rsidRDefault="005A193E"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33" name="Rectangle 261"/>
                        <wps:cNvSpPr>
                          <a:spLocks noChangeArrowheads="1"/>
                        </wps:cNvSpPr>
                        <wps:spPr bwMode="auto">
                          <a:xfrm>
                            <a:off x="2885448" y="1440800"/>
                            <a:ext cx="541009" cy="360000"/>
                          </a:xfrm>
                          <a:prstGeom prst="rect">
                            <a:avLst/>
                          </a:prstGeom>
                          <a:solidFill>
                            <a:srgbClr val="FFFFFF"/>
                          </a:solidFill>
                          <a:ln w="9525">
                            <a:solidFill>
                              <a:srgbClr val="000000"/>
                            </a:solidFill>
                            <a:miter lim="800000"/>
                            <a:headEnd/>
                            <a:tailEnd/>
                          </a:ln>
                        </wps:spPr>
                        <wps:txbx>
                          <w:txbxContent>
                            <w:p w14:paraId="38613F1D" w14:textId="77777777" w:rsidR="005A193E" w:rsidRPr="003F7CF1" w:rsidRDefault="005A193E" w:rsidP="00E80032">
                              <w:pPr>
                                <w:pStyle w:val="SourceCodeBoxText"/>
                                <w:rPr>
                                  <w:sz w:val="19"/>
                                  <w:szCs w:val="19"/>
                                </w:rPr>
                              </w:pPr>
                            </w:p>
                          </w:txbxContent>
                        </wps:txbx>
                        <wps:bodyPr rot="0" vert="horz" wrap="square" lIns="91440" tIns="45720" rIns="91440" bIns="45720" anchor="t" anchorCtr="0" upright="1">
                          <a:noAutofit/>
                        </wps:bodyPr>
                      </wps:wsp>
                      <wps:wsp>
                        <wps:cNvPr id="234" name="Text Box 262"/>
                        <wps:cNvSpPr txBox="1">
                          <a:spLocks noChangeArrowheads="1"/>
                        </wps:cNvSpPr>
                        <wps:spPr bwMode="auto">
                          <a:xfrm>
                            <a:off x="270514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1F86FE" w14:textId="77777777" w:rsidR="005A193E" w:rsidRPr="003F7CF1" w:rsidRDefault="005A193E"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35" name="Rectangle 263"/>
                        <wps:cNvSpPr>
                          <a:spLocks noChangeArrowheads="1"/>
                        </wps:cNvSpPr>
                        <wps:spPr bwMode="auto">
                          <a:xfrm>
                            <a:off x="2885448" y="2162100"/>
                            <a:ext cx="541009" cy="360100"/>
                          </a:xfrm>
                          <a:prstGeom prst="rect">
                            <a:avLst/>
                          </a:prstGeom>
                          <a:solidFill>
                            <a:srgbClr val="FFFFFF"/>
                          </a:solidFill>
                          <a:ln w="9525">
                            <a:solidFill>
                              <a:srgbClr val="000000"/>
                            </a:solidFill>
                            <a:miter lim="800000"/>
                            <a:headEnd/>
                            <a:tailEnd/>
                          </a:ln>
                        </wps:spPr>
                        <wps:txbx>
                          <w:txbxContent>
                            <w:p w14:paraId="25FE1BA1" w14:textId="77777777" w:rsidR="005A193E" w:rsidRPr="003F7CF1" w:rsidRDefault="005A193E"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36" name="Text Box 264"/>
                        <wps:cNvSpPr txBox="1">
                          <a:spLocks noChangeArrowheads="1"/>
                        </wps:cNvSpPr>
                        <wps:spPr bwMode="auto">
                          <a:xfrm>
                            <a:off x="270514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44C224" w14:textId="77777777" w:rsidR="005A193E" w:rsidRPr="003F7CF1" w:rsidRDefault="005A193E"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37" name="Text Box 265"/>
                        <wps:cNvSpPr txBox="1">
                          <a:spLocks noChangeArrowheads="1"/>
                        </wps:cNvSpPr>
                        <wps:spPr bwMode="auto">
                          <a:xfrm>
                            <a:off x="270514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BA0965" w14:textId="77777777" w:rsidR="005A193E" w:rsidRPr="003F7CF1" w:rsidRDefault="005A193E"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38" name="Text Box 266"/>
                        <wps:cNvSpPr txBox="1">
                          <a:spLocks noChangeArrowheads="1"/>
                        </wps:cNvSpPr>
                        <wps:spPr bwMode="auto">
                          <a:xfrm>
                            <a:off x="234443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FB0EE" w14:textId="77777777" w:rsidR="005A193E" w:rsidRPr="003F7CF1" w:rsidRDefault="005A193E"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39" name="Line 267"/>
                        <wps:cNvCnPr>
                          <a:cxnSpLocks noChangeShapeType="1"/>
                        </wps:cNvCnPr>
                        <wps:spPr bwMode="auto">
                          <a:xfrm flipH="1">
                            <a:off x="252474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0" name="Line 268"/>
                        <wps:cNvCnPr>
                          <a:cxnSpLocks noChangeShapeType="1"/>
                        </wps:cNvCnPr>
                        <wps:spPr bwMode="auto">
                          <a:xfrm flipH="1">
                            <a:off x="252474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1" name="Rectangle 269"/>
                        <wps:cNvSpPr>
                          <a:spLocks noChangeArrowheads="1"/>
                        </wps:cNvSpPr>
                        <wps:spPr bwMode="auto">
                          <a:xfrm>
                            <a:off x="3787163" y="723200"/>
                            <a:ext cx="541009" cy="360100"/>
                          </a:xfrm>
                          <a:prstGeom prst="rect">
                            <a:avLst/>
                          </a:prstGeom>
                          <a:solidFill>
                            <a:srgbClr val="FFFFFF"/>
                          </a:solidFill>
                          <a:ln w="9525">
                            <a:solidFill>
                              <a:srgbClr val="000000"/>
                            </a:solidFill>
                            <a:miter lim="800000"/>
                            <a:headEnd/>
                            <a:tailEnd/>
                          </a:ln>
                        </wps:spPr>
                        <wps:txbx>
                          <w:txbxContent>
                            <w:p w14:paraId="49E42FC1" w14:textId="77777777" w:rsidR="005A193E" w:rsidRPr="003F7CF1" w:rsidRDefault="005A193E"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42" name="Rectangle 270"/>
                        <wps:cNvSpPr>
                          <a:spLocks noChangeArrowheads="1"/>
                        </wps:cNvSpPr>
                        <wps:spPr bwMode="auto">
                          <a:xfrm>
                            <a:off x="3787163" y="1442700"/>
                            <a:ext cx="541009" cy="360000"/>
                          </a:xfrm>
                          <a:prstGeom prst="rect">
                            <a:avLst/>
                          </a:prstGeom>
                          <a:solidFill>
                            <a:srgbClr val="FFFFFF"/>
                          </a:solidFill>
                          <a:ln w="9525">
                            <a:solidFill>
                              <a:srgbClr val="000000"/>
                            </a:solidFill>
                            <a:miter lim="800000"/>
                            <a:headEnd/>
                            <a:tailEnd/>
                          </a:ln>
                        </wps:spPr>
                        <wps:txbx>
                          <w:txbxContent>
                            <w:p w14:paraId="39E642DC" w14:textId="77777777" w:rsidR="005A193E" w:rsidRPr="003F7CF1" w:rsidRDefault="005A193E"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3" name="Rectangle 271"/>
                        <wps:cNvSpPr>
                          <a:spLocks noChangeArrowheads="1"/>
                        </wps:cNvSpPr>
                        <wps:spPr bwMode="auto">
                          <a:xfrm>
                            <a:off x="4688878" y="721300"/>
                            <a:ext cx="541009" cy="360100"/>
                          </a:xfrm>
                          <a:prstGeom prst="rect">
                            <a:avLst/>
                          </a:prstGeom>
                          <a:solidFill>
                            <a:srgbClr val="FFFFFF"/>
                          </a:solidFill>
                          <a:ln w="9525">
                            <a:solidFill>
                              <a:srgbClr val="000000"/>
                            </a:solidFill>
                            <a:miter lim="800000"/>
                            <a:headEnd/>
                            <a:tailEnd/>
                          </a:ln>
                        </wps:spPr>
                        <wps:txbx>
                          <w:txbxContent>
                            <w:p w14:paraId="782842BA" w14:textId="77777777" w:rsidR="005A193E" w:rsidRPr="003F7CF1" w:rsidRDefault="005A193E" w:rsidP="00E80032">
                              <w:pPr>
                                <w:pStyle w:val="SourceCodeBoxText"/>
                                <w:rPr>
                                  <w:sz w:val="19"/>
                                  <w:szCs w:val="19"/>
                                </w:rPr>
                              </w:pPr>
                            </w:p>
                          </w:txbxContent>
                        </wps:txbx>
                        <wps:bodyPr rot="0" vert="horz" wrap="square" lIns="91440" tIns="45720" rIns="91440" bIns="45720" anchor="t" anchorCtr="0" upright="1">
                          <a:noAutofit/>
                        </wps:bodyPr>
                      </wps:wsp>
                      <wps:wsp>
                        <wps:cNvPr id="244" name="Text Box 272"/>
                        <wps:cNvSpPr txBox="1">
                          <a:spLocks noChangeArrowheads="1"/>
                        </wps:cNvSpPr>
                        <wps:spPr bwMode="auto">
                          <a:xfrm>
                            <a:off x="360686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147705" w14:textId="77777777" w:rsidR="005A193E" w:rsidRPr="003F7CF1" w:rsidRDefault="005A193E"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45" name="Rectangle 273"/>
                        <wps:cNvSpPr>
                          <a:spLocks noChangeArrowheads="1"/>
                        </wps:cNvSpPr>
                        <wps:spPr bwMode="auto">
                          <a:xfrm>
                            <a:off x="4688878" y="1440800"/>
                            <a:ext cx="541009" cy="360000"/>
                          </a:xfrm>
                          <a:prstGeom prst="rect">
                            <a:avLst/>
                          </a:prstGeom>
                          <a:solidFill>
                            <a:srgbClr val="FFFFFF"/>
                          </a:solidFill>
                          <a:ln w="9525">
                            <a:solidFill>
                              <a:srgbClr val="000000"/>
                            </a:solidFill>
                            <a:miter lim="800000"/>
                            <a:headEnd/>
                            <a:tailEnd/>
                          </a:ln>
                        </wps:spPr>
                        <wps:txbx>
                          <w:txbxContent>
                            <w:p w14:paraId="0020A990" w14:textId="77777777" w:rsidR="005A193E" w:rsidRPr="003F7CF1" w:rsidRDefault="005A193E" w:rsidP="00E80032">
                              <w:pPr>
                                <w:pStyle w:val="SourceCodeBoxText"/>
                                <w:rPr>
                                  <w:sz w:val="19"/>
                                  <w:szCs w:val="19"/>
                                </w:rPr>
                              </w:pPr>
                            </w:p>
                          </w:txbxContent>
                        </wps:txbx>
                        <wps:bodyPr rot="0" vert="horz" wrap="square" lIns="91440" tIns="45720" rIns="91440" bIns="45720" anchor="t" anchorCtr="0" upright="1">
                          <a:noAutofit/>
                        </wps:bodyPr>
                      </wps:wsp>
                      <wps:wsp>
                        <wps:cNvPr id="246" name="Text Box 274"/>
                        <wps:cNvSpPr txBox="1">
                          <a:spLocks noChangeArrowheads="1"/>
                        </wps:cNvSpPr>
                        <wps:spPr bwMode="auto">
                          <a:xfrm>
                            <a:off x="450857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BE0823" w14:textId="77777777" w:rsidR="005A193E" w:rsidRPr="003F7CF1" w:rsidRDefault="005A193E"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47" name="Rectangle 275"/>
                        <wps:cNvSpPr>
                          <a:spLocks noChangeArrowheads="1"/>
                        </wps:cNvSpPr>
                        <wps:spPr bwMode="auto">
                          <a:xfrm>
                            <a:off x="4688878" y="2162100"/>
                            <a:ext cx="541009" cy="360100"/>
                          </a:xfrm>
                          <a:prstGeom prst="rect">
                            <a:avLst/>
                          </a:prstGeom>
                          <a:solidFill>
                            <a:srgbClr val="FFFFFF"/>
                          </a:solidFill>
                          <a:ln w="9525">
                            <a:solidFill>
                              <a:srgbClr val="000000"/>
                            </a:solidFill>
                            <a:miter lim="800000"/>
                            <a:headEnd/>
                            <a:tailEnd/>
                          </a:ln>
                        </wps:spPr>
                        <wps:txbx>
                          <w:txbxContent>
                            <w:p w14:paraId="10A5C835" w14:textId="77777777" w:rsidR="005A193E" w:rsidRPr="003F7CF1" w:rsidRDefault="005A193E"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8" name="Text Box 276"/>
                        <wps:cNvSpPr txBox="1">
                          <a:spLocks noChangeArrowheads="1"/>
                        </wps:cNvSpPr>
                        <wps:spPr bwMode="auto">
                          <a:xfrm>
                            <a:off x="450857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E0506E" w14:textId="77777777" w:rsidR="005A193E" w:rsidRPr="003F7CF1" w:rsidRDefault="005A193E"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49" name="Text Box 277"/>
                        <wps:cNvSpPr txBox="1">
                          <a:spLocks noChangeArrowheads="1"/>
                        </wps:cNvSpPr>
                        <wps:spPr bwMode="auto">
                          <a:xfrm>
                            <a:off x="450857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D0A67" w14:textId="77777777" w:rsidR="005A193E" w:rsidRPr="003F7CF1" w:rsidRDefault="005A193E"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50" name="Text Box 278"/>
                        <wps:cNvSpPr txBox="1">
                          <a:spLocks noChangeArrowheads="1"/>
                        </wps:cNvSpPr>
                        <wps:spPr bwMode="auto">
                          <a:xfrm>
                            <a:off x="414786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E368AE" w14:textId="77777777" w:rsidR="005A193E" w:rsidRPr="003F7CF1" w:rsidRDefault="005A193E"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251" name="Line 279"/>
                        <wps:cNvCnPr>
                          <a:cxnSpLocks noChangeShapeType="1"/>
                        </wps:cNvCnPr>
                        <wps:spPr bwMode="auto">
                          <a:xfrm flipH="1">
                            <a:off x="432817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2" name="Line 280"/>
                        <wps:cNvCnPr>
                          <a:cxnSpLocks noChangeShapeType="1"/>
                        </wps:cNvCnPr>
                        <wps:spPr bwMode="auto">
                          <a:xfrm flipH="1">
                            <a:off x="432817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A77B536" id="Canvas 118" o:spid="_x0000_s1267"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">
                <v:shape id="_x0000_s1268" type="#_x0000_t75" style="position:absolute;width:57384;height:27051;visibility:visible;mso-wrap-style:square">
                  <v:fill o:detectmouseclick="t"/>
                  <v:path o:connecttype="none"/>
                </v:shape>
                <v:rect id="Rectangle 244" o:spid="_x0000_s1269" style="position:absolute;left:1803;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">
                  <v:textbox>
                    <w:txbxContent>
                      <w:p w14:paraId="073FA43E" w14:textId="77777777" w:rsidR="005A193E" w:rsidRPr="003F7CF1" w:rsidRDefault="005A193E" w:rsidP="00E80032">
                        <w:pPr>
                          <w:pStyle w:val="SourceCodeBoxText"/>
                          <w:rPr>
                            <w:sz w:val="19"/>
                            <w:szCs w:val="19"/>
                          </w:rPr>
                        </w:pPr>
                        <w:r w:rsidRPr="003F7CF1">
                          <w:rPr>
                            <w:sz w:val="19"/>
                            <w:szCs w:val="19"/>
                          </w:rPr>
                          <w:t>1</w:t>
                        </w:r>
                      </w:p>
                    </w:txbxContent>
                  </v:textbox>
                </v:rect>
                <v:rect id="Rectangle 245" o:spid="_x0000_s1270" style="position:absolute;left:1803;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">
                  <v:textbox>
                    <w:txbxContent>
                      <w:p w14:paraId="41286062" w14:textId="77777777" w:rsidR="005A193E" w:rsidRPr="003F7CF1" w:rsidRDefault="005A193E" w:rsidP="00E80032">
                        <w:pPr>
                          <w:pStyle w:val="SourceCodeBoxText"/>
                          <w:rPr>
                            <w:sz w:val="19"/>
                            <w:szCs w:val="19"/>
                          </w:rPr>
                        </w:pPr>
                        <w:r w:rsidRPr="003F7CF1">
                          <w:rPr>
                            <w:sz w:val="19"/>
                            <w:szCs w:val="19"/>
                          </w:rPr>
                          <w:t>2</w:t>
                        </w:r>
                      </w:p>
                    </w:txbxContent>
                  </v:textbox>
                </v:rect>
                <v:rect id="Rectangle 246" o:spid="_x0000_s1271" style="position:absolute;left:10820;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">
                  <v:textbox>
                    <w:txbxContent>
                      <w:p w14:paraId="23E23063" w14:textId="77777777" w:rsidR="005A193E" w:rsidRPr="003F7CF1" w:rsidRDefault="005A193E" w:rsidP="00E80032">
                        <w:pPr>
                          <w:pStyle w:val="SourceCodeBoxText"/>
                          <w:rPr>
                            <w:sz w:val="19"/>
                            <w:szCs w:val="19"/>
                          </w:rPr>
                        </w:pPr>
                      </w:p>
                    </w:txbxContent>
                  </v:textbox>
                </v:rect>
                <v:shape id="Text Box 247" o:spid="_x0000_s1272" type="#_x0000_t202" style="position:absolute;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" filled="f" stroked="f">
                  <v:textbox>
                    <w:txbxContent>
                      <w:p w14:paraId="06004444" w14:textId="77777777" w:rsidR="005A193E" w:rsidRPr="003F7CF1" w:rsidRDefault="005A193E" w:rsidP="00E80032">
                        <w:pPr>
                          <w:pStyle w:val="SourceCodeBoxHeader"/>
                          <w:rPr>
                            <w:sz w:val="19"/>
                            <w:szCs w:val="19"/>
                            <w:lang w:val="sv-SE"/>
                          </w:rPr>
                        </w:pPr>
                        <w:r>
                          <w:rPr>
                            <w:sz w:val="19"/>
                            <w:szCs w:val="19"/>
                            <w:lang w:val="sv-SE"/>
                          </w:rPr>
                          <w:t>firstNum</w:t>
                        </w:r>
                      </w:p>
                    </w:txbxContent>
                  </v:textbox>
                </v:shape>
                <v:rect id="Rectangle 248" o:spid="_x0000_s1273" style="position:absolute;left:10820;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">
                  <v:textbox>
                    <w:txbxContent>
                      <w:p w14:paraId="7F71AE2D" w14:textId="77777777" w:rsidR="005A193E" w:rsidRPr="003F7CF1" w:rsidRDefault="005A193E" w:rsidP="00E80032">
                        <w:pPr>
                          <w:pStyle w:val="SourceCodeBoxText"/>
                          <w:rPr>
                            <w:sz w:val="19"/>
                            <w:szCs w:val="19"/>
                          </w:rPr>
                        </w:pPr>
                      </w:p>
                    </w:txbxContent>
                  </v:textbox>
                </v:rect>
                <v:shape id="Text Box 249" o:spid="_x0000_s1274" type="#_x0000_t202" style="position:absolute;left:9017;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" filled="f" stroked="f">
                  <v:textbox>
                    <w:txbxContent>
                      <w:p w14:paraId="309B2723" w14:textId="77777777" w:rsidR="005A193E" w:rsidRPr="003F7CF1" w:rsidRDefault="005A193E" w:rsidP="00E80032">
                        <w:pPr>
                          <w:pStyle w:val="SourceCodeBoxHeader"/>
                          <w:rPr>
                            <w:sz w:val="19"/>
                            <w:szCs w:val="19"/>
                            <w:lang w:val="sv-SE"/>
                          </w:rPr>
                        </w:pPr>
                        <w:r>
                          <w:rPr>
                            <w:sz w:val="19"/>
                            <w:szCs w:val="19"/>
                            <w:lang w:val="sv-SE"/>
                          </w:rPr>
                          <w:t>num2</w:t>
                        </w:r>
                      </w:p>
                    </w:txbxContent>
                  </v:textbox>
                </v:shape>
                <v:rect id="Rectangle 250" o:spid="_x0000_s1275" style="position:absolute;left:10820;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">
                  <v:textbox>
                    <w:txbxContent>
                      <w:p w14:paraId="6FAD8713" w14:textId="77777777" w:rsidR="005A193E" w:rsidRPr="003F7CF1" w:rsidRDefault="005A193E" w:rsidP="00E80032">
                        <w:pPr>
                          <w:pStyle w:val="SourceCodeBoxText"/>
                          <w:rPr>
                            <w:sz w:val="19"/>
                            <w:szCs w:val="19"/>
                          </w:rPr>
                        </w:pPr>
                        <w:r w:rsidRPr="003F7CF1">
                          <w:rPr>
                            <w:sz w:val="19"/>
                            <w:szCs w:val="19"/>
                          </w:rPr>
                          <w:t>1</w:t>
                        </w:r>
                      </w:p>
                    </w:txbxContent>
                  </v:textbox>
                </v:rect>
                <v:shape id="Text Box 251" o:spid="_x0000_s1276" type="#_x0000_t202" style="position:absolute;left:9017;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" filled="f" stroked="f">
                  <v:textbox>
                    <w:txbxContent>
                      <w:p w14:paraId="4B46BBC5" w14:textId="77777777" w:rsidR="005A193E" w:rsidRPr="003F7CF1" w:rsidRDefault="005A193E" w:rsidP="00E80032">
                        <w:pPr>
                          <w:pStyle w:val="SourceCodeBoxHeader"/>
                          <w:rPr>
                            <w:sz w:val="19"/>
                            <w:szCs w:val="19"/>
                            <w:lang w:val="sv-SE"/>
                          </w:rPr>
                        </w:pPr>
                        <w:r>
                          <w:rPr>
                            <w:sz w:val="19"/>
                            <w:szCs w:val="19"/>
                            <w:lang w:val="sv-SE"/>
                          </w:rPr>
                          <w:t>temp</w:t>
                        </w:r>
                      </w:p>
                    </w:txbxContent>
                  </v:textbox>
                </v:shape>
                <v:shape id="Text Box 252" o:spid="_x0000_s1277" type="#_x0000_t202" style="position:absolute;top:10820;width:1262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" filled="f" stroked="f">
                  <v:textbox>
                    <w:txbxContent>
                      <w:p w14:paraId="1BDF35B2" w14:textId="77777777" w:rsidR="005A193E" w:rsidRPr="003F7CF1" w:rsidRDefault="005A193E" w:rsidP="00E80032">
                        <w:pPr>
                          <w:pStyle w:val="SourceCodeBoxHeader"/>
                          <w:rPr>
                            <w:sz w:val="19"/>
                            <w:szCs w:val="19"/>
                            <w:lang w:val="sv-SE"/>
                          </w:rPr>
                        </w:pPr>
                        <w:r>
                          <w:rPr>
                            <w:sz w:val="19"/>
                            <w:szCs w:val="19"/>
                            <w:lang w:val="sv-SE"/>
                          </w:rPr>
                          <w:t>secondNum</w:t>
                        </w:r>
                      </w:p>
                    </w:txbxContent>
                  </v:textbox>
                </v:shape>
                <v:shape id="Text Box 253" o:spid="_x0000_s1278" type="#_x0000_t202" style="position:absolute;left:9017;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" filled="f" stroked="f">
                  <v:textbox>
                    <w:txbxContent>
                      <w:p w14:paraId="0B268F8B" w14:textId="77777777" w:rsidR="005A193E" w:rsidRPr="003F7CF1" w:rsidRDefault="005A193E" w:rsidP="00E80032">
                        <w:pPr>
                          <w:pStyle w:val="SourceCodeBoxHeader"/>
                          <w:rPr>
                            <w:sz w:val="19"/>
                            <w:szCs w:val="19"/>
                            <w:lang w:val="sv-SE"/>
                          </w:rPr>
                        </w:pPr>
                        <w:r>
                          <w:rPr>
                            <w:sz w:val="19"/>
                            <w:szCs w:val="19"/>
                            <w:lang w:val="sv-SE"/>
                          </w:rPr>
                          <w:t>num1</w:t>
                        </w:r>
                      </w:p>
                    </w:txbxContent>
                  </v:textbox>
                </v:shape>
                <v:shape id="Text Box 254" o:spid="_x0000_s1279" type="#_x0000_t202" style="position:absolute;left:5410;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" filled="f" stroked="f">
                  <v:textbox>
                    <w:txbxContent>
                      <w:p w14:paraId="59BF3A14" w14:textId="77777777" w:rsidR="005A193E" w:rsidRPr="003F7CF1" w:rsidRDefault="005A193E" w:rsidP="00E80032">
                        <w:pPr>
                          <w:pStyle w:val="SourceCodeBoxHeader"/>
                          <w:rPr>
                            <w:sz w:val="19"/>
                            <w:szCs w:val="19"/>
                            <w:lang w:val="sv-SE"/>
                          </w:rPr>
                        </w:pPr>
                        <w:r w:rsidRPr="003F7CF1">
                          <w:rPr>
                            <w:sz w:val="19"/>
                            <w:szCs w:val="19"/>
                            <w:lang w:val="sv-SE"/>
                          </w:rPr>
                          <w:t>(a)</w:t>
                        </w:r>
                      </w:p>
                    </w:txbxContent>
                  </v:textbox>
                </v:shape>
                <v:line id="Line 255" o:spid="_x0000_s1280" style="position:absolute;flip:x;visibility:visible;mso-wrap-style:square" from="7213,9017" to="12623,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">
                  <v:stroke endarrow="block"/>
                </v:line>
                <v:line id="Line 256" o:spid="_x0000_s1281" style="position:absolute;flip:x;visibility:visible;mso-wrap-style:square" from="7213,16230" to="12623,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">
                  <v:stroke endarrow="block"/>
                </v:line>
                <v:rect id="Rectangle 257" o:spid="_x0000_s1282" style="position:absolute;left:19837;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">
                  <v:textbox>
                    <w:txbxContent>
                      <w:p w14:paraId="3497C123" w14:textId="77777777" w:rsidR="005A193E" w:rsidRPr="003F7CF1" w:rsidRDefault="005A193E" w:rsidP="00E80032">
                        <w:pPr>
                          <w:pStyle w:val="SourceCodeBoxText"/>
                          <w:rPr>
                            <w:sz w:val="19"/>
                            <w:szCs w:val="19"/>
                          </w:rPr>
                        </w:pPr>
                        <w:r w:rsidRPr="003F7CF1">
                          <w:rPr>
                            <w:sz w:val="19"/>
                            <w:szCs w:val="19"/>
                          </w:rPr>
                          <w:t>2</w:t>
                        </w:r>
                      </w:p>
                    </w:txbxContent>
                  </v:textbox>
                </v:rect>
                <v:rect id="Rectangle 258" o:spid="_x0000_s1283" style="position:absolute;left:19837;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">
                  <v:textbox>
                    <w:txbxContent>
                      <w:p w14:paraId="7313A3D3" w14:textId="77777777" w:rsidR="005A193E" w:rsidRPr="003F7CF1" w:rsidRDefault="005A193E" w:rsidP="00E80032">
                        <w:pPr>
                          <w:pStyle w:val="SourceCodeBoxText"/>
                          <w:rPr>
                            <w:sz w:val="19"/>
                            <w:szCs w:val="19"/>
                          </w:rPr>
                        </w:pPr>
                        <w:r w:rsidRPr="003F7CF1">
                          <w:rPr>
                            <w:sz w:val="19"/>
                            <w:szCs w:val="19"/>
                          </w:rPr>
                          <w:t>2</w:t>
                        </w:r>
                      </w:p>
                    </w:txbxContent>
                  </v:textbox>
                </v:rect>
                <v:rect id="Rectangle 259" o:spid="_x0000_s1284" style="position:absolute;left:28854;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">
                  <v:textbox>
                    <w:txbxContent>
                      <w:p w14:paraId="103D0872" w14:textId="77777777" w:rsidR="005A193E" w:rsidRPr="003F7CF1" w:rsidRDefault="005A193E" w:rsidP="00E80032">
                        <w:pPr>
                          <w:pStyle w:val="SourceCodeBoxText"/>
                          <w:rPr>
                            <w:sz w:val="19"/>
                            <w:szCs w:val="19"/>
                          </w:rPr>
                        </w:pPr>
                      </w:p>
                    </w:txbxContent>
                  </v:textbox>
                </v:rect>
                <v:shape id="Text Box 260" o:spid="_x0000_s1285" type="#_x0000_t202" style="position:absolute;left:18034;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" filled="f" stroked="f">
                  <v:textbox>
                    <w:txbxContent>
                      <w:p w14:paraId="2B01E448" w14:textId="77777777" w:rsidR="005A193E" w:rsidRPr="003F7CF1" w:rsidRDefault="005A193E" w:rsidP="00E80032">
                        <w:pPr>
                          <w:pStyle w:val="SourceCodeBoxHeader"/>
                          <w:rPr>
                            <w:sz w:val="19"/>
                            <w:szCs w:val="19"/>
                            <w:lang w:val="sv-SE"/>
                          </w:rPr>
                        </w:pPr>
                        <w:r>
                          <w:rPr>
                            <w:sz w:val="19"/>
                            <w:szCs w:val="19"/>
                            <w:lang w:val="sv-SE"/>
                          </w:rPr>
                          <w:t>firstNum</w:t>
                        </w:r>
                      </w:p>
                    </w:txbxContent>
                  </v:textbox>
                </v:shape>
                <v:rect id="Rectangle 261" o:spid="_x0000_s1286" style="position:absolute;left:28854;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">
                  <v:textbox>
                    <w:txbxContent>
                      <w:p w14:paraId="38613F1D" w14:textId="77777777" w:rsidR="005A193E" w:rsidRPr="003F7CF1" w:rsidRDefault="005A193E" w:rsidP="00E80032">
                        <w:pPr>
                          <w:pStyle w:val="SourceCodeBoxText"/>
                          <w:rPr>
                            <w:sz w:val="19"/>
                            <w:szCs w:val="19"/>
                          </w:rPr>
                        </w:pPr>
                      </w:p>
                    </w:txbxContent>
                  </v:textbox>
                </v:rect>
                <v:shape id="Text Box 262" o:spid="_x0000_s1287" type="#_x0000_t202" style="position:absolute;left:27051;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rIi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" filled="f" stroked="f">
                  <v:textbox>
                    <w:txbxContent>
                      <w:p w14:paraId="0F1F86FE" w14:textId="77777777" w:rsidR="005A193E" w:rsidRPr="003F7CF1" w:rsidRDefault="005A193E" w:rsidP="00E80032">
                        <w:pPr>
                          <w:pStyle w:val="SourceCodeBoxHeader"/>
                          <w:rPr>
                            <w:sz w:val="19"/>
                            <w:szCs w:val="19"/>
                            <w:lang w:val="sv-SE"/>
                          </w:rPr>
                        </w:pPr>
                        <w:r>
                          <w:rPr>
                            <w:sz w:val="19"/>
                            <w:szCs w:val="19"/>
                            <w:lang w:val="sv-SE"/>
                          </w:rPr>
                          <w:t>num2</w:t>
                        </w:r>
                      </w:p>
                    </w:txbxContent>
                  </v:textbox>
                </v:shape>
                <v:rect id="Rectangle 263" o:spid="_x0000_s1288" style="position:absolute;left:28854;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">
                  <v:textbox>
                    <w:txbxContent>
                      <w:p w14:paraId="25FE1BA1" w14:textId="77777777" w:rsidR="005A193E" w:rsidRPr="003F7CF1" w:rsidRDefault="005A193E" w:rsidP="00E80032">
                        <w:pPr>
                          <w:pStyle w:val="SourceCodeBoxText"/>
                          <w:rPr>
                            <w:sz w:val="19"/>
                            <w:szCs w:val="19"/>
                          </w:rPr>
                        </w:pPr>
                        <w:r w:rsidRPr="003F7CF1">
                          <w:rPr>
                            <w:sz w:val="19"/>
                            <w:szCs w:val="19"/>
                          </w:rPr>
                          <w:t>1</w:t>
                        </w:r>
                      </w:p>
                    </w:txbxContent>
                  </v:textbox>
                </v:rect>
                <v:shape id="Text Box 264" o:spid="_x0000_s1289" type="#_x0000_t202" style="position:absolute;left:27051;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0644C224" w14:textId="77777777" w:rsidR="005A193E" w:rsidRPr="003F7CF1" w:rsidRDefault="005A193E" w:rsidP="00E80032">
                        <w:pPr>
                          <w:pStyle w:val="SourceCodeBoxHeader"/>
                          <w:rPr>
                            <w:sz w:val="19"/>
                            <w:szCs w:val="19"/>
                            <w:lang w:val="sv-SE"/>
                          </w:rPr>
                        </w:pPr>
                        <w:r>
                          <w:rPr>
                            <w:sz w:val="19"/>
                            <w:szCs w:val="19"/>
                            <w:lang w:val="sv-SE"/>
                          </w:rPr>
                          <w:t>temp</w:t>
                        </w:r>
                      </w:p>
                    </w:txbxContent>
                  </v:textbox>
                </v:shape>
                <v:shape id="Text Box 265" o:spid="_x0000_s1290" type="#_x0000_t202" style="position:absolute;left:27051;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" filled="f" stroked="f">
                  <v:textbox>
                    <w:txbxContent>
                      <w:p w14:paraId="0FBA0965" w14:textId="77777777" w:rsidR="005A193E" w:rsidRPr="003F7CF1" w:rsidRDefault="005A193E" w:rsidP="00E80032">
                        <w:pPr>
                          <w:pStyle w:val="SourceCodeBoxHeader"/>
                          <w:rPr>
                            <w:sz w:val="19"/>
                            <w:szCs w:val="19"/>
                            <w:lang w:val="sv-SE"/>
                          </w:rPr>
                        </w:pPr>
                        <w:r>
                          <w:rPr>
                            <w:sz w:val="19"/>
                            <w:szCs w:val="19"/>
                            <w:lang w:val="sv-SE"/>
                          </w:rPr>
                          <w:t>num1</w:t>
                        </w:r>
                      </w:p>
                    </w:txbxContent>
                  </v:textbox>
                </v:shape>
                <v:shape id="Text Box 266" o:spid="_x0000_s1291" type="#_x0000_t202" style="position:absolute;left:23444;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" filled="f" stroked="f">
                  <v:textbox>
                    <w:txbxContent>
                      <w:p w14:paraId="018FB0EE" w14:textId="77777777" w:rsidR="005A193E" w:rsidRPr="003F7CF1" w:rsidRDefault="005A193E" w:rsidP="00E80032">
                        <w:pPr>
                          <w:pStyle w:val="SourceCodeBoxHeader"/>
                          <w:rPr>
                            <w:sz w:val="19"/>
                            <w:szCs w:val="19"/>
                            <w:lang w:val="sv-SE"/>
                          </w:rPr>
                        </w:pPr>
                        <w:r w:rsidRPr="003F7CF1">
                          <w:rPr>
                            <w:sz w:val="19"/>
                            <w:szCs w:val="19"/>
                            <w:lang w:val="sv-SE"/>
                          </w:rPr>
                          <w:t>(b)</w:t>
                        </w:r>
                      </w:p>
                    </w:txbxContent>
                  </v:textbox>
                </v:shape>
                <v:line id="Line 267" o:spid="_x0000_s1292" style="position:absolute;flip:x;visibility:visible;mso-wrap-style:square" from="25247,9017" to="30657,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">
                  <v:stroke endarrow="block"/>
                </v:line>
                <v:line id="Line 268" o:spid="_x0000_s1293" style="position:absolute;flip:x;visibility:visible;mso-wrap-style:square" from="25247,16230" to="30657,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">
                  <v:stroke endarrow="block"/>
                </v:line>
                <v:rect id="Rectangle 269" o:spid="_x0000_s1294" style="position:absolute;left:37871;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">
                  <v:textbox>
                    <w:txbxContent>
                      <w:p w14:paraId="49E42FC1" w14:textId="77777777" w:rsidR="005A193E" w:rsidRPr="003F7CF1" w:rsidRDefault="005A193E" w:rsidP="00E80032">
                        <w:pPr>
                          <w:pStyle w:val="SourceCodeBoxText"/>
                          <w:rPr>
                            <w:sz w:val="19"/>
                            <w:szCs w:val="19"/>
                          </w:rPr>
                        </w:pPr>
                        <w:r w:rsidRPr="003F7CF1">
                          <w:rPr>
                            <w:sz w:val="19"/>
                            <w:szCs w:val="19"/>
                          </w:rPr>
                          <w:t>2</w:t>
                        </w:r>
                      </w:p>
                    </w:txbxContent>
                  </v:textbox>
                </v:rect>
                <v:rect id="Rectangle 270" o:spid="_x0000_s1295" style="position:absolute;left:37871;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">
                  <v:textbox>
                    <w:txbxContent>
                      <w:p w14:paraId="39E642DC" w14:textId="77777777" w:rsidR="005A193E" w:rsidRPr="003F7CF1" w:rsidRDefault="005A193E" w:rsidP="00E80032">
                        <w:pPr>
                          <w:pStyle w:val="SourceCodeBoxText"/>
                          <w:rPr>
                            <w:sz w:val="19"/>
                            <w:szCs w:val="19"/>
                          </w:rPr>
                        </w:pPr>
                        <w:r w:rsidRPr="003F7CF1">
                          <w:rPr>
                            <w:sz w:val="19"/>
                            <w:szCs w:val="19"/>
                          </w:rPr>
                          <w:t>1</w:t>
                        </w:r>
                      </w:p>
                    </w:txbxContent>
                  </v:textbox>
                </v:rect>
                <v:rect id="Rectangle 271" o:spid="_x0000_s1296" style="position:absolute;left:46888;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jlZxQAAANwAAAAPAAAAZHJzL2Rvd25yZXYueG1sRI9Pa8JA&#10;FMTvQr/D8gq96cZYpK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D7MjlZxQAAANwAAAAP&#10;AAAAAAAAAAAAAAAAAAcCAABkcnMvZG93bnJldi54bWxQSwUGAAAAAAMAAwC3AAAA+QIAAAAA&#10;">
                  <v:textbox>
                    <w:txbxContent>
                      <w:p w14:paraId="782842BA" w14:textId="77777777" w:rsidR="005A193E" w:rsidRPr="003F7CF1" w:rsidRDefault="005A193E" w:rsidP="00E80032">
                        <w:pPr>
                          <w:pStyle w:val="SourceCodeBoxText"/>
                          <w:rPr>
                            <w:sz w:val="19"/>
                            <w:szCs w:val="19"/>
                          </w:rPr>
                        </w:pPr>
                      </w:p>
                    </w:txbxContent>
                  </v:textbox>
                </v:rect>
                <v:shape id="Text Box 272" o:spid="_x0000_s1297" type="#_x0000_t202" style="position:absolute;left:3606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" filled="f" stroked="f">
                  <v:textbox>
                    <w:txbxContent>
                      <w:p w14:paraId="58147705" w14:textId="77777777" w:rsidR="005A193E" w:rsidRPr="003F7CF1" w:rsidRDefault="005A193E" w:rsidP="00E80032">
                        <w:pPr>
                          <w:pStyle w:val="SourceCodeBoxHeader"/>
                          <w:rPr>
                            <w:sz w:val="19"/>
                            <w:szCs w:val="19"/>
                            <w:lang w:val="sv-SE"/>
                          </w:rPr>
                        </w:pPr>
                        <w:r>
                          <w:rPr>
                            <w:sz w:val="19"/>
                            <w:szCs w:val="19"/>
                            <w:lang w:val="sv-SE"/>
                          </w:rPr>
                          <w:t>firstNum</w:t>
                        </w:r>
                      </w:p>
                    </w:txbxContent>
                  </v:textbox>
                </v:shape>
                <v:rect id="Rectangle 273" o:spid="_x0000_s1298" style="position:absolute;left:46888;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">
                  <v:textbox>
                    <w:txbxContent>
                      <w:p w14:paraId="0020A990" w14:textId="77777777" w:rsidR="005A193E" w:rsidRPr="003F7CF1" w:rsidRDefault="005A193E" w:rsidP="00E80032">
                        <w:pPr>
                          <w:pStyle w:val="SourceCodeBoxText"/>
                          <w:rPr>
                            <w:sz w:val="19"/>
                            <w:szCs w:val="19"/>
                          </w:rPr>
                        </w:pPr>
                      </w:p>
                    </w:txbxContent>
                  </v:textbox>
                </v:rect>
                <v:shape id="Text Box 274" o:spid="_x0000_s1299" type="#_x0000_t202" style="position:absolute;left:45085;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" filled="f" stroked="f">
                  <v:textbox>
                    <w:txbxContent>
                      <w:p w14:paraId="58BE0823" w14:textId="77777777" w:rsidR="005A193E" w:rsidRPr="003F7CF1" w:rsidRDefault="005A193E" w:rsidP="00E80032">
                        <w:pPr>
                          <w:pStyle w:val="SourceCodeBoxHeader"/>
                          <w:rPr>
                            <w:sz w:val="19"/>
                            <w:szCs w:val="19"/>
                            <w:lang w:val="sv-SE"/>
                          </w:rPr>
                        </w:pPr>
                        <w:r>
                          <w:rPr>
                            <w:sz w:val="19"/>
                            <w:szCs w:val="19"/>
                            <w:lang w:val="sv-SE"/>
                          </w:rPr>
                          <w:t>num2</w:t>
                        </w:r>
                      </w:p>
                    </w:txbxContent>
                  </v:textbox>
                </v:shape>
                <v:rect id="Rectangle 275" o:spid="_x0000_s1300" style="position:absolute;left:46888;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">
                  <v:textbox>
                    <w:txbxContent>
                      <w:p w14:paraId="10A5C835" w14:textId="77777777" w:rsidR="005A193E" w:rsidRPr="003F7CF1" w:rsidRDefault="005A193E" w:rsidP="00E80032">
                        <w:pPr>
                          <w:pStyle w:val="SourceCodeBoxText"/>
                          <w:rPr>
                            <w:sz w:val="19"/>
                            <w:szCs w:val="19"/>
                          </w:rPr>
                        </w:pPr>
                        <w:r w:rsidRPr="003F7CF1">
                          <w:rPr>
                            <w:sz w:val="19"/>
                            <w:szCs w:val="19"/>
                          </w:rPr>
                          <w:t>1</w:t>
                        </w:r>
                      </w:p>
                    </w:txbxContent>
                  </v:textbox>
                </v:rect>
                <v:shape id="Text Box 276" o:spid="_x0000_s1301" type="#_x0000_t202" style="position:absolute;left:45085;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" filled="f" stroked="f">
                  <v:textbox>
                    <w:txbxContent>
                      <w:p w14:paraId="33E0506E" w14:textId="77777777" w:rsidR="005A193E" w:rsidRPr="003F7CF1" w:rsidRDefault="005A193E" w:rsidP="00E80032">
                        <w:pPr>
                          <w:pStyle w:val="SourceCodeBoxHeader"/>
                          <w:rPr>
                            <w:sz w:val="19"/>
                            <w:szCs w:val="19"/>
                            <w:lang w:val="sv-SE"/>
                          </w:rPr>
                        </w:pPr>
                        <w:r>
                          <w:rPr>
                            <w:sz w:val="19"/>
                            <w:szCs w:val="19"/>
                            <w:lang w:val="sv-SE"/>
                          </w:rPr>
                          <w:t>temp</w:t>
                        </w:r>
                      </w:p>
                    </w:txbxContent>
                  </v:textbox>
                </v:shape>
                <v:shape id="Text Box 277" o:spid="_x0000_s1302" type="#_x0000_t202" style="position:absolute;left:45085;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" filled="f" stroked="f">
                  <v:textbox>
                    <w:txbxContent>
                      <w:p w14:paraId="544D0A67" w14:textId="77777777" w:rsidR="005A193E" w:rsidRPr="003F7CF1" w:rsidRDefault="005A193E" w:rsidP="00E80032">
                        <w:pPr>
                          <w:pStyle w:val="SourceCodeBoxHeader"/>
                          <w:rPr>
                            <w:sz w:val="19"/>
                            <w:szCs w:val="19"/>
                            <w:lang w:val="sv-SE"/>
                          </w:rPr>
                        </w:pPr>
                        <w:r>
                          <w:rPr>
                            <w:sz w:val="19"/>
                            <w:szCs w:val="19"/>
                            <w:lang w:val="sv-SE"/>
                          </w:rPr>
                          <w:t>num1</w:t>
                        </w:r>
                      </w:p>
                    </w:txbxContent>
                  </v:textbox>
                </v:shape>
                <v:shape id="Text Box 278" o:spid="_x0000_s1303" type="#_x0000_t202" style="position:absolute;left:41478;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14:paraId="31E368AE" w14:textId="77777777" w:rsidR="005A193E" w:rsidRPr="003F7CF1" w:rsidRDefault="005A193E" w:rsidP="00E80032">
                        <w:pPr>
                          <w:pStyle w:val="SourceCodeBoxHeader"/>
                          <w:rPr>
                            <w:sz w:val="19"/>
                            <w:szCs w:val="19"/>
                            <w:lang w:val="sv-SE"/>
                          </w:rPr>
                        </w:pPr>
                        <w:r w:rsidRPr="003F7CF1">
                          <w:rPr>
                            <w:sz w:val="19"/>
                            <w:szCs w:val="19"/>
                            <w:lang w:val="sv-SE"/>
                          </w:rPr>
                          <w:t>(c)</w:t>
                        </w:r>
                      </w:p>
                    </w:txbxContent>
                  </v:textbox>
                </v:shape>
                <v:line id="Line 279" o:spid="_x0000_s1304" style="position:absolute;flip:x;visibility:visible;mso-wrap-style:square" from="43281,9017" to="48691,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">
                  <v:stroke endarrow="block"/>
                </v:line>
                <v:line id="Line 280" o:spid="_x0000_s1305" style="position:absolute;flip:x;visibility:visible;mso-wrap-style:square" from="43281,16230" to="48691,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">
                  <v:stroke endarrow="block"/>
                </v:line>
                <w10:anchorlock/>
              </v:group>
            </w:pict>
          </mc:Fallback>
        </mc:AlternateContent>
      </w:r>
    </w:p>
    <w:p w14:paraId="5CED0709" w14:textId="699652AC" w:rsidR="00E80032" w:rsidRPr="00EC76D5" w:rsidRDefault="00E80032" w:rsidP="007C7CB2">
      <w:pPr>
        <w:pStyle w:val="Rubrik3"/>
      </w:pPr>
      <w:bookmarkStart w:id="6099" w:name="_Toc320485607"/>
      <w:bookmarkStart w:id="6100" w:name="_Toc323656719"/>
      <w:bookmarkStart w:id="6101" w:name="_Toc324085457"/>
      <w:bookmarkStart w:id="6102" w:name="_Toc383781109"/>
      <w:bookmarkStart w:id="6103" w:name="_Toc481936509"/>
      <w:r w:rsidRPr="00EC76D5">
        <w:t>Static, Extern, and Register Variables</w:t>
      </w:r>
      <w:bookmarkEnd w:id="6099"/>
      <w:bookmarkEnd w:id="6100"/>
      <w:bookmarkEnd w:id="6101"/>
      <w:bookmarkEnd w:id="6102"/>
      <w:bookmarkEnd w:id="6103"/>
    </w:p>
    <w:p w14:paraId="0C33C95A" w14:textId="2884947C" w:rsidR="00E80032" w:rsidRPr="00EC76D5" w:rsidRDefault="00E80032" w:rsidP="00E80032">
      <w:r w:rsidRPr="00EC76D5">
        <w:t xml:space="preserve">In the function below, </w:t>
      </w:r>
      <w:r w:rsidRPr="00EC76D5">
        <w:rPr>
          <w:rStyle w:val="CodeInText0"/>
        </w:rPr>
        <w:t>s_count</w:t>
      </w:r>
      <w:r w:rsidRPr="00EC76D5">
        <w:t xml:space="preserve"> (the prefix ‘</w:t>
      </w:r>
      <w:r w:rsidRPr="00EC76D5">
        <w:rPr>
          <w:rStyle w:val="CodeInText0"/>
        </w:rPr>
        <w:t>_s</w:t>
      </w:r>
      <w:r w:rsidRPr="00EC76D5">
        <w:t xml:space="preserve">’ is used for static variables) is a static local variable, which means that it is </w:t>
      </w:r>
      <w:r w:rsidR="00266D64">
        <w:t>initialized</w:t>
      </w:r>
      <w:r w:rsidRPr="00EC76D5">
        <w:t xml:space="preserve"> when the execution of the program starts rather when the function is called. If </w:t>
      </w:r>
      <w:r w:rsidRPr="00EC76D5">
        <w:rPr>
          <w:rStyle w:val="CodeInText0"/>
        </w:rPr>
        <w:t>s_count</w:t>
      </w:r>
      <w:r w:rsidRPr="00EC76D5">
        <w:t xml:space="preserve"> was a regular local variable (without the keyword </w:t>
      </w:r>
      <w:r w:rsidRPr="00EC76D5">
        <w:rPr>
          <w:rStyle w:val="CodeInText0"/>
        </w:rPr>
        <w:t>static</w:t>
      </w:r>
      <w:r w:rsidRPr="00EC76D5">
        <w:t xml:space="preserve">), the function would, at every call, write that the function has been called once, as </w:t>
      </w:r>
      <w:r w:rsidRPr="00EC76D5">
        <w:rPr>
          <w:rStyle w:val="CodeInText0"/>
        </w:rPr>
        <w:t>s_count</w:t>
      </w:r>
      <w:r w:rsidRPr="00EC76D5">
        <w:t xml:space="preserve"> would be </w:t>
      </w:r>
      <w:r w:rsidR="00266D64">
        <w:t>initialized</w:t>
      </w:r>
      <w:r w:rsidRPr="00EC76D5">
        <w:t xml:space="preserve"> to zero at every call.</w:t>
      </w:r>
    </w:p>
    <w:p w14:paraId="39C03672" w14:textId="77777777" w:rsidR="00E80032" w:rsidRPr="00EC76D5" w:rsidRDefault="00E80032" w:rsidP="00E80032">
      <w:pPr>
        <w:pStyle w:val="Code"/>
      </w:pPr>
      <w:r w:rsidRPr="00EC76D5">
        <w:t>void KeepCount() {</w:t>
      </w:r>
    </w:p>
    <w:p w14:paraId="1DF58876" w14:textId="77777777" w:rsidR="00E80032" w:rsidRPr="00EC76D5" w:rsidRDefault="00E80032" w:rsidP="00E80032">
      <w:pPr>
        <w:pStyle w:val="Code"/>
      </w:pPr>
      <w:r w:rsidRPr="00EC76D5">
        <w:t xml:space="preserve">  static int s_count = 0;</w:t>
      </w:r>
    </w:p>
    <w:p w14:paraId="6F80D08F" w14:textId="77777777" w:rsidR="00E80032" w:rsidRPr="00EC76D5" w:rsidRDefault="00E80032" w:rsidP="00E80032">
      <w:pPr>
        <w:pStyle w:val="Code"/>
      </w:pPr>
      <w:r w:rsidRPr="00EC76D5">
        <w:t xml:space="preserve">  s_count++;</w:t>
      </w:r>
    </w:p>
    <w:p w14:paraId="3BCDF8E8" w14:textId="77777777" w:rsidR="00E80032" w:rsidRPr="00EC76D5" w:rsidRDefault="00E80032" w:rsidP="00E80032">
      <w:pPr>
        <w:pStyle w:val="Code"/>
      </w:pPr>
      <w:r w:rsidRPr="00EC76D5">
        <w:t xml:space="preserve">  printf("This function has been called %d times.", s_count);</w:t>
      </w:r>
    </w:p>
    <w:p w14:paraId="67D2B8F7" w14:textId="77777777" w:rsidR="00E80032" w:rsidRPr="00EC76D5" w:rsidRDefault="00E80032" w:rsidP="00E80032">
      <w:pPr>
        <w:pStyle w:val="Code"/>
      </w:pPr>
      <w:r w:rsidRPr="00EC76D5">
        <w:t>}</w:t>
      </w:r>
    </w:p>
    <w:p w14:paraId="1A0ED006" w14:textId="77777777" w:rsidR="00E80032" w:rsidRPr="00EC76D5" w:rsidRDefault="00E80032" w:rsidP="00E80032">
      <w:r w:rsidRPr="00EC76D5">
        <w:t>If we define a global variable in one file, it will be accessable in another file if we declare</w:t>
      </w:r>
      <w:r w:rsidRPr="00EC76D5">
        <w:rPr>
          <w:rStyle w:val="Fotnotsreferens"/>
        </w:rPr>
        <w:footnoteReference w:id="32"/>
      </w:r>
      <w:r w:rsidRPr="00EC76D5">
        <w:t xml:space="preserve"> it as extern. If we omit the </w:t>
      </w:r>
      <w:r w:rsidRPr="00EC76D5">
        <w:rPr>
          <w:rStyle w:val="CodeInText0"/>
        </w:rPr>
        <w:t>extern</w:t>
      </w:r>
      <w:r w:rsidRPr="00EC76D5">
        <w:t xml:space="preserve"> keyword in the second file, the linker would complain about us defining two global variables with the same name.</w:t>
      </w:r>
    </w:p>
    <w:p w14:paraId="454F260F" w14:textId="77777777" w:rsidR="00E80032" w:rsidRPr="00EC76D5" w:rsidRDefault="00E80032" w:rsidP="00E80032">
      <w:pPr>
        <w:pStyle w:val="CodeListing"/>
      </w:pPr>
      <w:r w:rsidRPr="00EC76D5">
        <w:t>File1.c</w:t>
      </w:r>
    </w:p>
    <w:p w14:paraId="0873E9EA" w14:textId="77777777" w:rsidR="00E80032" w:rsidRPr="00EC76D5" w:rsidRDefault="00E80032" w:rsidP="00E80032">
      <w:pPr>
        <w:pStyle w:val="Code"/>
      </w:pPr>
      <w:r w:rsidRPr="00EC76D5">
        <w:t>int g;</w:t>
      </w:r>
    </w:p>
    <w:p w14:paraId="61E16F07" w14:textId="77777777" w:rsidR="00E80032" w:rsidRPr="00EC76D5" w:rsidRDefault="00E80032" w:rsidP="00E80032">
      <w:pPr>
        <w:pStyle w:val="CodeListing"/>
      </w:pPr>
      <w:r w:rsidRPr="00EC76D5">
        <w:t>File2.c</w:t>
      </w:r>
    </w:p>
    <w:p w14:paraId="206D4227" w14:textId="77777777" w:rsidR="00E80032" w:rsidRPr="00EC76D5" w:rsidRDefault="00E80032" w:rsidP="00E80032">
      <w:pPr>
        <w:pStyle w:val="Code"/>
      </w:pPr>
      <w:r w:rsidRPr="00EC76D5">
        <w:t>extern int g;</w:t>
      </w:r>
    </w:p>
    <w:p w14:paraId="1A8F8725" w14:textId="77777777" w:rsidR="00E80032" w:rsidRPr="00EC76D5" w:rsidRDefault="00E80032" w:rsidP="00E80032">
      <w:r w:rsidRPr="00EC76D5">
        <w:t xml:space="preserve">Finally, a variable can also be marked with the keyword </w:t>
      </w:r>
      <w:r w:rsidRPr="00EC76D5">
        <w:rPr>
          <w:rStyle w:val="CodeInText0"/>
        </w:rPr>
        <w:t>register</w:t>
      </w:r>
      <w:r w:rsidRPr="00EC76D5">
        <w:t>, which is a notification to the compiler that the variable is suitable to place in a process register rather them the memory. The only function difference is that we cannot get the address of a register variable, since it might be located in a register.</w:t>
      </w:r>
    </w:p>
    <w:p w14:paraId="0F405A08" w14:textId="77777777" w:rsidR="00E80032" w:rsidRPr="00EC76D5" w:rsidRDefault="00E80032" w:rsidP="00E80032">
      <w:pPr>
        <w:pStyle w:val="Code"/>
      </w:pPr>
      <w:r w:rsidRPr="00EC76D5">
        <w:t>register int i;</w:t>
      </w:r>
    </w:p>
    <w:p w14:paraId="32CA923D" w14:textId="77777777" w:rsidR="00E80032" w:rsidRPr="00EC76D5" w:rsidRDefault="00E80032" w:rsidP="00E80032">
      <w:pPr>
        <w:pStyle w:val="Code"/>
      </w:pPr>
      <w:r w:rsidRPr="00EC76D5">
        <w:t>int* p = &amp;i; // Wrong</w:t>
      </w:r>
    </w:p>
    <w:p w14:paraId="205903E1" w14:textId="4F50CDB2" w:rsidR="00E80032" w:rsidRPr="00EC76D5" w:rsidRDefault="00E80032" w:rsidP="007C7CB2">
      <w:pPr>
        <w:pStyle w:val="Rubrik3"/>
      </w:pPr>
      <w:bookmarkStart w:id="6104" w:name="_Toc320485608"/>
      <w:bookmarkStart w:id="6105" w:name="_Toc323656720"/>
      <w:bookmarkStart w:id="6106" w:name="_Toc324085458"/>
      <w:bookmarkStart w:id="6107" w:name="_Toc383781110"/>
      <w:bookmarkStart w:id="6108" w:name="_Toc481936510"/>
      <w:r w:rsidRPr="00EC76D5">
        <w:lastRenderedPageBreak/>
        <w:t>Recursion</w:t>
      </w:r>
      <w:bookmarkEnd w:id="6104"/>
      <w:bookmarkEnd w:id="6105"/>
      <w:bookmarkEnd w:id="6106"/>
      <w:bookmarkEnd w:id="6107"/>
      <w:bookmarkEnd w:id="6108"/>
    </w:p>
    <w:p w14:paraId="11F6A0CA" w14:textId="3E4AC732" w:rsidR="00E80032" w:rsidRPr="00EC76D5" w:rsidRDefault="00E80032" w:rsidP="00E80032">
      <w:r w:rsidRPr="00EC76D5">
        <w:t xml:space="preserve">A function may call itself; it is called </w:t>
      </w:r>
      <w:r w:rsidRPr="00EC76D5">
        <w:rPr>
          <w:rStyle w:val="KeyWord"/>
        </w:rPr>
        <w:t>recursion</w:t>
      </w:r>
      <w:r w:rsidRPr="00EC76D5">
        <w:t>. In the following example, the mathematical function factorial (</w:t>
      </w:r>
      <w:r w:rsidRPr="00EC76D5">
        <w:rPr>
          <w:rStyle w:val="CodeInText0"/>
        </w:rPr>
        <w:t>n</w:t>
      </w:r>
      <w:r w:rsidRPr="00EC76D5">
        <w:t xml:space="preserve">!) is implemented. It can be defined in two ways. The first </w:t>
      </w:r>
      <w:r w:rsidR="00C37108">
        <w:t>definition</w:t>
      </w:r>
      <w:r w:rsidRPr="00EC76D5">
        <w:t xml:space="preserve"> is rather straightforward. The result of the function applied to a positive integer </w:t>
      </w:r>
      <w:r w:rsidRPr="00EC76D5">
        <w:rPr>
          <w:rStyle w:val="CodeInText0"/>
        </w:rPr>
        <w:t>n</w:t>
      </w:r>
      <w:r w:rsidRPr="00EC76D5">
        <w:t xml:space="preserve"> is the product of all positive integers up to and including </w:t>
      </w:r>
      <w:r w:rsidRPr="00EC76D5">
        <w:rPr>
          <w:rStyle w:val="CodeInText0"/>
        </w:rPr>
        <w:t>n</w:t>
      </w:r>
      <w:r w:rsidRPr="00EC76D5">
        <w:t>.</w:t>
      </w:r>
    </w:p>
    <w:p w14:paraId="3D8314E3" w14:textId="77777777" w:rsidR="00E80032" w:rsidRPr="00EC76D5" w:rsidRDefault="00E80032" w:rsidP="00E80032">
      <w:r w:rsidRPr="00EC76D5">
        <w:object w:dxaOrig="1540" w:dyaOrig="279" w14:anchorId="6C609070">
          <v:shape id="_x0000_i1029" type="#_x0000_t75" style="width:78pt;height:12pt" o:ole="" fillcolor="window">
            <v:imagedata r:id="rId16" o:title=""/>
          </v:shape>
          <o:OLEObject Type="Embed" ProgID="Equation.3" ShapeID="_x0000_i1029" DrawAspect="Content" ObjectID="_1659763348" r:id="rId17"/>
        </w:object>
      </w:r>
    </w:p>
    <w:p w14:paraId="68C52872" w14:textId="77777777" w:rsidR="00E80032" w:rsidRPr="00EC76D5" w:rsidRDefault="00E80032" w:rsidP="00E80032">
      <w:pPr>
        <w:pStyle w:val="Code"/>
      </w:pPr>
      <w:r w:rsidRPr="00EC76D5">
        <w:t>int Factorial(int n) {</w:t>
      </w:r>
    </w:p>
    <w:p w14:paraId="6EAD9167" w14:textId="77777777" w:rsidR="00E80032" w:rsidRPr="00EC76D5" w:rsidRDefault="00E80032" w:rsidP="00E80032">
      <w:pPr>
        <w:pStyle w:val="Code"/>
      </w:pPr>
      <w:r w:rsidRPr="00EC76D5">
        <w:t xml:space="preserve">  int result = 1, i;</w:t>
      </w:r>
    </w:p>
    <w:p w14:paraId="13AFFD27" w14:textId="77777777" w:rsidR="00E80032" w:rsidRPr="00EC76D5" w:rsidRDefault="00E80032" w:rsidP="00E80032">
      <w:pPr>
        <w:pStyle w:val="Code"/>
      </w:pPr>
    </w:p>
    <w:p w14:paraId="618F87D3" w14:textId="77777777" w:rsidR="00E80032" w:rsidRPr="00EC76D5" w:rsidRDefault="00E80032" w:rsidP="00E80032">
      <w:pPr>
        <w:pStyle w:val="Code"/>
      </w:pPr>
      <w:r w:rsidRPr="00EC76D5">
        <w:t xml:space="preserve">  for (i = 1; i &lt;= n; ++ i) {</w:t>
      </w:r>
      <w:r w:rsidRPr="00EC76D5">
        <w:cr/>
        <w:t xml:space="preserve">    result *= i;</w:t>
      </w:r>
    </w:p>
    <w:p w14:paraId="5A5A8E81" w14:textId="77777777" w:rsidR="00E80032" w:rsidRPr="00EC76D5" w:rsidRDefault="00E80032" w:rsidP="00E80032">
      <w:pPr>
        <w:pStyle w:val="Code"/>
      </w:pPr>
      <w:r w:rsidRPr="00EC76D5">
        <w:t xml:space="preserve">  }</w:t>
      </w:r>
    </w:p>
    <w:p w14:paraId="5F19D76F" w14:textId="77777777" w:rsidR="00E80032" w:rsidRPr="00EC76D5" w:rsidRDefault="00E80032" w:rsidP="00E80032">
      <w:pPr>
        <w:pStyle w:val="Code"/>
      </w:pPr>
    </w:p>
    <w:p w14:paraId="7D6A9EBA" w14:textId="77777777" w:rsidR="00E80032" w:rsidRPr="00EC76D5" w:rsidRDefault="00E80032" w:rsidP="00E80032">
      <w:pPr>
        <w:pStyle w:val="Code"/>
      </w:pPr>
      <w:r w:rsidRPr="00EC76D5">
        <w:t xml:space="preserve">  return result;</w:t>
      </w:r>
    </w:p>
    <w:p w14:paraId="7E584ADD" w14:textId="77777777" w:rsidR="00E80032" w:rsidRPr="00EC76D5" w:rsidRDefault="00E80032" w:rsidP="00E80032">
      <w:pPr>
        <w:pStyle w:val="Code"/>
      </w:pPr>
      <w:r w:rsidRPr="00EC76D5">
        <w:t>}</w:t>
      </w:r>
    </w:p>
    <w:p w14:paraId="1C3D05E3" w14:textId="0D89AA62" w:rsidR="00E80032" w:rsidRPr="00EC76D5" w:rsidRDefault="00E80032" w:rsidP="00E80032">
      <w:r w:rsidRPr="00EC76D5">
        <w:t xml:space="preserve">An equivalent </w:t>
      </w:r>
      <w:r w:rsidR="00C37108">
        <w:t>definition</w:t>
      </w:r>
      <w:r w:rsidRPr="00EC76D5">
        <w:t xml:space="preserve"> involves a recursive call that is easier to implement.</w:t>
      </w:r>
    </w:p>
    <w:p w14:paraId="6C1783D8" w14:textId="77777777" w:rsidR="00E80032" w:rsidRPr="00EC76D5" w:rsidRDefault="00E80032" w:rsidP="00E80032">
      <w:r w:rsidRPr="00EC76D5">
        <w:rPr>
          <w:noProof/>
          <w:lang w:eastAsia="sv-SE"/>
        </w:rPr>
        <w:drawing>
          <wp:inline distT="0" distB="0" distL="0" distR="0" wp14:anchorId="0AD57AAC" wp14:editId="3ACFCB5D">
            <wp:extent cx="1118870" cy="457200"/>
            <wp:effectExtent l="0" t="0" r="5080"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1118870" cy="457200"/>
                    </a:xfrm>
                    <a:prstGeom prst="rect">
                      <a:avLst/>
                    </a:prstGeom>
                    <a:noFill/>
                    <a:ln w="9525">
                      <a:noFill/>
                      <a:miter lim="800000"/>
                      <a:headEnd/>
                      <a:tailEnd/>
                    </a:ln>
                  </pic:spPr>
                </pic:pic>
              </a:graphicData>
            </a:graphic>
          </wp:inline>
        </w:drawing>
      </w:r>
    </w:p>
    <w:p w14:paraId="5D29E004" w14:textId="77777777" w:rsidR="00E80032" w:rsidRPr="00EC76D5" w:rsidRDefault="00E80032" w:rsidP="00E80032">
      <w:pPr>
        <w:pStyle w:val="Code"/>
      </w:pPr>
      <w:r w:rsidRPr="00EC76D5">
        <w:t>int Factorial(int n) {</w:t>
      </w:r>
    </w:p>
    <w:p w14:paraId="2A83DEAF" w14:textId="77777777" w:rsidR="00E80032" w:rsidRPr="00EC76D5" w:rsidRDefault="00E80032" w:rsidP="00E80032">
      <w:pPr>
        <w:pStyle w:val="Code"/>
      </w:pPr>
      <w:r w:rsidRPr="00EC76D5">
        <w:t xml:space="preserve">  if (n == 1) {</w:t>
      </w:r>
    </w:p>
    <w:p w14:paraId="2002A243" w14:textId="77777777" w:rsidR="00E80032" w:rsidRPr="00EC76D5" w:rsidRDefault="00E80032" w:rsidP="00E80032">
      <w:pPr>
        <w:pStyle w:val="Code"/>
      </w:pPr>
      <w:r w:rsidRPr="00EC76D5">
        <w:t xml:space="preserve">    return 1;</w:t>
      </w:r>
    </w:p>
    <w:p w14:paraId="2017B125" w14:textId="77777777" w:rsidR="00E80032" w:rsidRPr="00EC76D5" w:rsidRDefault="00E80032" w:rsidP="00E80032">
      <w:pPr>
        <w:pStyle w:val="Code"/>
      </w:pPr>
      <w:r w:rsidRPr="00EC76D5">
        <w:t xml:space="preserve">  }</w:t>
      </w:r>
    </w:p>
    <w:p w14:paraId="47F392E3" w14:textId="77777777" w:rsidR="00E80032" w:rsidRPr="00EC76D5" w:rsidRDefault="00E80032" w:rsidP="00E80032">
      <w:pPr>
        <w:pStyle w:val="Code"/>
      </w:pPr>
      <w:r w:rsidRPr="00EC76D5">
        <w:t xml:space="preserve">  else {</w:t>
      </w:r>
      <w:r w:rsidRPr="00EC76D5">
        <w:cr/>
        <w:t xml:space="preserve">    return n * Factorial(n - 1);</w:t>
      </w:r>
    </w:p>
    <w:p w14:paraId="6656DC03" w14:textId="77777777" w:rsidR="00E80032" w:rsidRPr="00EC76D5" w:rsidRDefault="00E80032" w:rsidP="00E80032">
      <w:pPr>
        <w:pStyle w:val="Code"/>
      </w:pPr>
      <w:r w:rsidRPr="00EC76D5">
        <w:t xml:space="preserve">  }</w:t>
      </w:r>
    </w:p>
    <w:p w14:paraId="2D435F38" w14:textId="77777777" w:rsidR="00E80032" w:rsidRPr="00EC76D5" w:rsidRDefault="00E80032" w:rsidP="00E80032">
      <w:pPr>
        <w:pStyle w:val="Code"/>
      </w:pPr>
      <w:r w:rsidRPr="00EC76D5">
        <w:t>}</w:t>
      </w:r>
    </w:p>
    <w:p w14:paraId="0CA8B20D" w14:textId="4CDB1C9C" w:rsidR="00E80032" w:rsidRPr="00EC76D5" w:rsidRDefault="00E80032" w:rsidP="007C7CB2">
      <w:pPr>
        <w:pStyle w:val="Rubrik3"/>
      </w:pPr>
      <w:bookmarkStart w:id="6109" w:name="_Toc320485609"/>
      <w:bookmarkStart w:id="6110" w:name="_Toc323656721"/>
      <w:bookmarkStart w:id="6111" w:name="_Toc324085459"/>
      <w:bookmarkStart w:id="6112" w:name="_Toc383781111"/>
      <w:bookmarkStart w:id="6113" w:name="_Toc481936511"/>
      <w:r w:rsidRPr="00EC76D5">
        <w:t>Def</w:t>
      </w:r>
      <w:r w:rsidR="002F35C1">
        <w:t>initializer</w:t>
      </w:r>
      <w:r w:rsidRPr="00EC76D5">
        <w:t>ion and Declaration</w:t>
      </w:r>
      <w:bookmarkEnd w:id="6109"/>
      <w:bookmarkEnd w:id="6110"/>
      <w:bookmarkEnd w:id="6111"/>
      <w:bookmarkEnd w:id="6112"/>
      <w:bookmarkEnd w:id="6113"/>
    </w:p>
    <w:p w14:paraId="3EC353DF" w14:textId="59DF0190" w:rsidR="00E80032" w:rsidRPr="00EC76D5" w:rsidRDefault="00E80032" w:rsidP="00E80032">
      <w:r w:rsidRPr="00EC76D5">
        <w:t xml:space="preserve">It important to distinguish between </w:t>
      </w:r>
      <w:r w:rsidR="00C37108">
        <w:rPr>
          <w:rStyle w:val="KeyWord"/>
        </w:rPr>
        <w:t>definition</w:t>
      </w:r>
      <w:r w:rsidRPr="00EC76D5">
        <w:t xml:space="preserve"> and </w:t>
      </w:r>
      <w:r w:rsidRPr="00EC76D5">
        <w:rPr>
          <w:rStyle w:val="KeyWord"/>
        </w:rPr>
        <w:t>declaration</w:t>
      </w:r>
      <w:r w:rsidRPr="00EC76D5">
        <w:t xml:space="preserve">. For a function, its </w:t>
      </w:r>
      <w:r w:rsidR="00C37108">
        <w:t>definition</w:t>
      </w:r>
      <w:r w:rsidRPr="00EC76D5">
        <w:t xml:space="preserve"> generates code while the declaration is merely an item of information to the compiler. A function declaration is also called a </w:t>
      </w:r>
      <w:r w:rsidRPr="00EC76D5">
        <w:rPr>
          <w:rStyle w:val="KeyWord"/>
        </w:rPr>
        <w:t>prototype</w:t>
      </w:r>
      <w:r w:rsidRPr="00EC76D5">
        <w:t>.</w:t>
      </w:r>
    </w:p>
    <w:p w14:paraId="66755FDC" w14:textId="6377B555" w:rsidR="00E80032" w:rsidRPr="00EC76D5" w:rsidRDefault="00E80032" w:rsidP="00E80032">
      <w:r w:rsidRPr="00EC76D5">
        <w:t xml:space="preserve">When it comes to mutual recursion (two functions calling each other), at least the second of them must have a prototype to avoid compiler warnings. I recommend that you put prototypes for all functions at the beginning of the file (or in a header file, see Section </w:t>
      </w:r>
      <w:r w:rsidRPr="00EC76D5">
        <w:fldChar w:fldCharType="begin"/>
      </w:r>
      <w:r w:rsidRPr="00EC76D5">
        <w:instrText xml:space="preserve"> REF _Ref383865210 \r \h </w:instrText>
      </w:r>
      <w:r w:rsidRPr="00EC76D5">
        <w:fldChar w:fldCharType="separate"/>
      </w:r>
      <w:r w:rsidR="00545E00" w:rsidRPr="00EC76D5">
        <w:t>22.7</w:t>
      </w:r>
      <w:r w:rsidRPr="00EC76D5">
        <w:fldChar w:fldCharType="end"/>
      </w:r>
      <w:r w:rsidRPr="00EC76D5">
        <w:t>). In the following example, we use two functions to decide whether a given non-negative integer is even or odd according to the formulas below.</w:t>
      </w:r>
    </w:p>
    <w:p w14:paraId="3FEB708F" w14:textId="77777777" w:rsidR="00E80032" w:rsidRPr="00EC76D5" w:rsidRDefault="00E80032" w:rsidP="00E80032">
      <w:r w:rsidRPr="00EC76D5">
        <w:object w:dxaOrig="2840" w:dyaOrig="720" w14:anchorId="23106577">
          <v:shape id="_x0000_i1030" type="#_x0000_t75" style="width:2in;height:36pt" o:ole="" fillcolor="window">
            <v:imagedata r:id="rId19" o:title=""/>
          </v:shape>
          <o:OLEObject Type="Embed" ProgID="Equation.3" ShapeID="_x0000_i1030" DrawAspect="Content" ObjectID="_1659763349" r:id="rId20"/>
        </w:object>
      </w:r>
    </w:p>
    <w:p w14:paraId="4649FE88" w14:textId="77777777" w:rsidR="00E80032" w:rsidRPr="00EC76D5" w:rsidRDefault="00E80032" w:rsidP="00E80032">
      <w:r w:rsidRPr="00EC76D5">
        <w:object w:dxaOrig="2840" w:dyaOrig="720" w14:anchorId="47114D30">
          <v:shape id="_x0000_i1031" type="#_x0000_t75" style="width:2in;height:36pt" o:ole="" fillcolor="window">
            <v:imagedata r:id="rId21" o:title=""/>
          </v:shape>
          <o:OLEObject Type="Embed" ProgID="Equation.3" ShapeID="_x0000_i1031" DrawAspect="Content" ObjectID="_1659763350" r:id="rId22"/>
        </w:object>
      </w:r>
    </w:p>
    <w:p w14:paraId="1FB6866B" w14:textId="05672CB9" w:rsidR="00E80032" w:rsidRPr="00EC76D5" w:rsidRDefault="00E80032" w:rsidP="00E80032">
      <w:r w:rsidRPr="00EC76D5">
        <w:t xml:space="preserve">Note that it is not necessary to name the parameters in a function prototype. If names after all are given, they will be ignored by the compiler, which means that the parameters do not need to have the same names in the function declaration and </w:t>
      </w:r>
      <w:r w:rsidR="00C37108">
        <w:t>definition</w:t>
      </w:r>
      <w:r w:rsidRPr="00EC76D5">
        <w:t>. The only restriction is that two parameters cannot have the same name.</w:t>
      </w:r>
    </w:p>
    <w:p w14:paraId="384F76A3" w14:textId="77777777" w:rsidR="00E80032" w:rsidRPr="00EC76D5" w:rsidRDefault="00E80032" w:rsidP="00E80032">
      <w:pPr>
        <w:pStyle w:val="Code"/>
      </w:pPr>
      <w:r w:rsidRPr="00EC76D5">
        <w:lastRenderedPageBreak/>
        <w:t>int IsEven(int);</w:t>
      </w:r>
    </w:p>
    <w:p w14:paraId="5B8714CB" w14:textId="77777777" w:rsidR="00E80032" w:rsidRPr="00EC76D5" w:rsidRDefault="00E80032" w:rsidP="00E80032">
      <w:pPr>
        <w:pStyle w:val="Code"/>
      </w:pPr>
      <w:r w:rsidRPr="00EC76D5">
        <w:t>int IsOdd(int n);</w:t>
      </w:r>
    </w:p>
    <w:p w14:paraId="683597D2" w14:textId="77777777" w:rsidR="00E80032" w:rsidRPr="00EC76D5" w:rsidRDefault="00E80032" w:rsidP="00E80032">
      <w:r w:rsidRPr="00EC76D5">
        <w:t xml:space="preserve">As C does not include a logical type, we use </w:t>
      </w:r>
      <w:r w:rsidRPr="00EC76D5">
        <w:rPr>
          <w:rStyle w:val="CodeInText0"/>
        </w:rPr>
        <w:t>int</w:t>
      </w:r>
      <w:r w:rsidRPr="00EC76D5">
        <w:t xml:space="preserve"> to represent true (1) or false (0).</w:t>
      </w:r>
    </w:p>
    <w:p w14:paraId="6B0E3897" w14:textId="77777777" w:rsidR="00E80032" w:rsidRPr="00EC76D5" w:rsidRDefault="00E80032" w:rsidP="00E80032">
      <w:pPr>
        <w:pStyle w:val="Code"/>
      </w:pPr>
      <w:r w:rsidRPr="00EC76D5">
        <w:t>int IsEven(int num) {</w:t>
      </w:r>
    </w:p>
    <w:p w14:paraId="1B9DE8E0" w14:textId="77777777" w:rsidR="00E80032" w:rsidRPr="00EC76D5" w:rsidRDefault="00E80032" w:rsidP="00E80032">
      <w:pPr>
        <w:pStyle w:val="Code"/>
      </w:pPr>
      <w:r w:rsidRPr="00EC76D5">
        <w:t xml:space="preserve">  if (num == 0) {</w:t>
      </w:r>
    </w:p>
    <w:p w14:paraId="13FBA222" w14:textId="77777777" w:rsidR="00E80032" w:rsidRPr="00EC76D5" w:rsidRDefault="00E80032" w:rsidP="00E80032">
      <w:pPr>
        <w:pStyle w:val="Code"/>
      </w:pPr>
      <w:r w:rsidRPr="00EC76D5">
        <w:t xml:space="preserve">    return 1;</w:t>
      </w:r>
    </w:p>
    <w:p w14:paraId="3787B424" w14:textId="77777777" w:rsidR="00E80032" w:rsidRPr="00EC76D5" w:rsidRDefault="00E80032" w:rsidP="00E80032">
      <w:pPr>
        <w:pStyle w:val="Code"/>
      </w:pPr>
      <w:r w:rsidRPr="00EC76D5">
        <w:t xml:space="preserve">  }</w:t>
      </w:r>
    </w:p>
    <w:p w14:paraId="6C168EFC" w14:textId="77777777" w:rsidR="00E80032" w:rsidRPr="00EC76D5" w:rsidRDefault="00E80032" w:rsidP="00E80032">
      <w:pPr>
        <w:pStyle w:val="Code"/>
      </w:pPr>
      <w:r w:rsidRPr="00EC76D5">
        <w:t xml:space="preserve">  else {</w:t>
      </w:r>
      <w:r w:rsidRPr="00EC76D5">
        <w:cr/>
        <w:t xml:space="preserve">    return IsOdd(num - 1);</w:t>
      </w:r>
    </w:p>
    <w:p w14:paraId="38784572" w14:textId="77777777" w:rsidR="00E80032" w:rsidRPr="00EC76D5" w:rsidRDefault="00E80032" w:rsidP="00E80032">
      <w:pPr>
        <w:pStyle w:val="Code"/>
      </w:pPr>
      <w:r w:rsidRPr="00EC76D5">
        <w:t xml:space="preserve">  }</w:t>
      </w:r>
    </w:p>
    <w:p w14:paraId="790CEF77" w14:textId="77777777" w:rsidR="00E80032" w:rsidRPr="00EC76D5" w:rsidRDefault="00E80032" w:rsidP="00E80032">
      <w:pPr>
        <w:pStyle w:val="Code"/>
      </w:pPr>
      <w:r w:rsidRPr="00EC76D5">
        <w:t>}</w:t>
      </w:r>
    </w:p>
    <w:p w14:paraId="004BAC42" w14:textId="77777777" w:rsidR="00E80032" w:rsidRPr="00EC76D5" w:rsidRDefault="00E80032" w:rsidP="00E80032">
      <w:pPr>
        <w:pStyle w:val="Code"/>
      </w:pPr>
    </w:p>
    <w:p w14:paraId="721C158C" w14:textId="77777777" w:rsidR="00E80032" w:rsidRPr="00EC76D5" w:rsidRDefault="00E80032" w:rsidP="00E80032">
      <w:pPr>
        <w:pStyle w:val="Code"/>
      </w:pPr>
      <w:r w:rsidRPr="00EC76D5">
        <w:t>int IsOdd(int num) {</w:t>
      </w:r>
    </w:p>
    <w:p w14:paraId="3A739732" w14:textId="77777777" w:rsidR="00E80032" w:rsidRPr="00EC76D5" w:rsidRDefault="00E80032" w:rsidP="00E80032">
      <w:pPr>
        <w:pStyle w:val="Code"/>
      </w:pPr>
      <w:r w:rsidRPr="00EC76D5">
        <w:t xml:space="preserve">  if (num == 0) {</w:t>
      </w:r>
    </w:p>
    <w:p w14:paraId="7F7C1A46" w14:textId="77777777" w:rsidR="00E80032" w:rsidRPr="00EC76D5" w:rsidRDefault="00E80032" w:rsidP="00E80032">
      <w:pPr>
        <w:pStyle w:val="Code"/>
      </w:pPr>
      <w:r w:rsidRPr="00EC76D5">
        <w:t xml:space="preserve">    return 0;</w:t>
      </w:r>
    </w:p>
    <w:p w14:paraId="5708E9B6" w14:textId="77777777" w:rsidR="00E80032" w:rsidRPr="00EC76D5" w:rsidRDefault="00E80032" w:rsidP="00E80032">
      <w:pPr>
        <w:pStyle w:val="Code"/>
      </w:pPr>
      <w:r w:rsidRPr="00EC76D5">
        <w:t xml:space="preserve">  }</w:t>
      </w:r>
    </w:p>
    <w:p w14:paraId="0BFAD5BE" w14:textId="77777777" w:rsidR="00E80032" w:rsidRPr="00EC76D5" w:rsidRDefault="00E80032" w:rsidP="00E80032">
      <w:pPr>
        <w:pStyle w:val="Code"/>
      </w:pPr>
      <w:r w:rsidRPr="00EC76D5">
        <w:t xml:space="preserve">  else {</w:t>
      </w:r>
    </w:p>
    <w:p w14:paraId="30E69FB5" w14:textId="77777777" w:rsidR="00E80032" w:rsidRPr="00EC76D5" w:rsidRDefault="00E80032" w:rsidP="00E80032">
      <w:pPr>
        <w:pStyle w:val="Code"/>
      </w:pPr>
      <w:r w:rsidRPr="00EC76D5">
        <w:t xml:space="preserve">    return IsEven(num - 1);</w:t>
      </w:r>
    </w:p>
    <w:p w14:paraId="1A89B9C0" w14:textId="77777777" w:rsidR="00E80032" w:rsidRPr="00EC76D5" w:rsidRDefault="00E80032" w:rsidP="00E80032">
      <w:pPr>
        <w:pStyle w:val="Code"/>
      </w:pPr>
      <w:r w:rsidRPr="00EC76D5">
        <w:t xml:space="preserve">  }</w:t>
      </w:r>
    </w:p>
    <w:p w14:paraId="30A7A9CE" w14:textId="77777777" w:rsidR="00E80032" w:rsidRPr="00EC76D5" w:rsidRDefault="00E80032" w:rsidP="00E80032">
      <w:pPr>
        <w:pStyle w:val="Code"/>
      </w:pPr>
      <w:r w:rsidRPr="00EC76D5">
        <w:t>}</w:t>
      </w:r>
    </w:p>
    <w:p w14:paraId="2B2A2060" w14:textId="77777777" w:rsidR="00E80032" w:rsidRPr="00EC76D5" w:rsidRDefault="00E80032" w:rsidP="00E80032">
      <w:r w:rsidRPr="00EC76D5">
        <w:t>One peculiar thing about prototypes in C is that they can have an unspecified parameter list. If the parameter list is completely omitted in a function prototype, every parameter list is allowed in the call. The following code is will not result in any compile-time errors. However, there is likely to be run-time errors.</w:t>
      </w:r>
    </w:p>
    <w:p w14:paraId="0A28C2DE" w14:textId="77777777" w:rsidR="00E80032" w:rsidRPr="00EC76D5" w:rsidRDefault="00E80032" w:rsidP="00E80032">
      <w:pPr>
        <w:pStyle w:val="Code"/>
      </w:pPr>
      <w:r w:rsidRPr="00EC76D5">
        <w:t>void Print();</w:t>
      </w:r>
    </w:p>
    <w:p w14:paraId="58C876C5" w14:textId="77777777" w:rsidR="00E80032" w:rsidRPr="00EC76D5" w:rsidRDefault="00E80032" w:rsidP="00E80032">
      <w:pPr>
        <w:pStyle w:val="Code"/>
      </w:pPr>
    </w:p>
    <w:p w14:paraId="1D813F48" w14:textId="77777777" w:rsidR="00E80032" w:rsidRPr="00EC76D5" w:rsidRDefault="00E80032" w:rsidP="00E80032">
      <w:pPr>
        <w:pStyle w:val="Code"/>
      </w:pPr>
      <w:r w:rsidRPr="00EC76D5">
        <w:t>void main(void) {</w:t>
      </w:r>
    </w:p>
    <w:p w14:paraId="02656D39" w14:textId="77777777" w:rsidR="00E80032" w:rsidRPr="00EC76D5" w:rsidRDefault="00E80032" w:rsidP="00E80032">
      <w:pPr>
        <w:pStyle w:val="Code"/>
      </w:pPr>
      <w:r w:rsidRPr="00EC76D5">
        <w:t xml:space="preserve">  Print();</w:t>
      </w:r>
    </w:p>
    <w:p w14:paraId="081BE2CD" w14:textId="77777777" w:rsidR="00E80032" w:rsidRPr="00EC76D5" w:rsidRDefault="00E80032" w:rsidP="00E80032">
      <w:pPr>
        <w:pStyle w:val="Code"/>
      </w:pPr>
      <w:r w:rsidRPr="00EC76D5">
        <w:t xml:space="preserve">  Print(1);</w:t>
      </w:r>
    </w:p>
    <w:p w14:paraId="30D883B4" w14:textId="77777777" w:rsidR="00E80032" w:rsidRPr="00EC76D5" w:rsidRDefault="00E80032" w:rsidP="00E80032">
      <w:pPr>
        <w:pStyle w:val="Code"/>
      </w:pPr>
      <w:r w:rsidRPr="00EC76D5">
        <w:t xml:space="preserve">  Print(1, 2);</w:t>
      </w:r>
    </w:p>
    <w:p w14:paraId="7D4167D2" w14:textId="77777777" w:rsidR="00E80032" w:rsidRPr="00EC76D5" w:rsidRDefault="00E80032" w:rsidP="00E80032">
      <w:pPr>
        <w:pStyle w:val="Code"/>
      </w:pPr>
      <w:r w:rsidRPr="00EC76D5">
        <w:t xml:space="preserve">  Print(1, 2, 3);</w:t>
      </w:r>
    </w:p>
    <w:p w14:paraId="5138D345" w14:textId="77777777" w:rsidR="00E80032" w:rsidRPr="00EC76D5" w:rsidRDefault="00E80032" w:rsidP="00E80032">
      <w:pPr>
        <w:pStyle w:val="Code"/>
      </w:pPr>
      <w:r w:rsidRPr="00EC76D5">
        <w:t>}</w:t>
      </w:r>
    </w:p>
    <w:p w14:paraId="0C0DD68F" w14:textId="77777777" w:rsidR="00E80032" w:rsidRPr="00EC76D5" w:rsidRDefault="00E80032" w:rsidP="00E80032">
      <w:r w:rsidRPr="00EC76D5">
        <w:t xml:space="preserve">The obvious way to avoid the run-time errors is to always state the parameter list in function prototypes. If the function does not have any parameters, it can be stated by the </w:t>
      </w:r>
      <w:r w:rsidRPr="00EC76D5">
        <w:rPr>
          <w:rStyle w:val="CodeInText0"/>
        </w:rPr>
        <w:t>void</w:t>
      </w:r>
      <w:r w:rsidRPr="00EC76D5">
        <w:t xml:space="preserve"> type. In that case, the function can only be called without parameters.</w:t>
      </w:r>
    </w:p>
    <w:p w14:paraId="09ECF349" w14:textId="77777777" w:rsidR="00E80032" w:rsidRPr="00EC76D5" w:rsidRDefault="00E80032" w:rsidP="00E80032">
      <w:pPr>
        <w:pStyle w:val="Code"/>
      </w:pPr>
      <w:r w:rsidRPr="00EC76D5">
        <w:t>void Print(void);</w:t>
      </w:r>
    </w:p>
    <w:p w14:paraId="623DE7FF" w14:textId="53C0364C" w:rsidR="00E80032" w:rsidRPr="00EC76D5" w:rsidRDefault="00E80032" w:rsidP="007C7CB2">
      <w:pPr>
        <w:pStyle w:val="Rubrik3"/>
      </w:pPr>
      <w:bookmarkStart w:id="6114" w:name="_Toc320485610"/>
      <w:bookmarkStart w:id="6115" w:name="_Toc323656722"/>
      <w:bookmarkStart w:id="6116" w:name="_Toc324085460"/>
      <w:bookmarkStart w:id="6117" w:name="_Toc383781112"/>
      <w:bookmarkStart w:id="6118" w:name="_Toc481936512"/>
      <w:r w:rsidRPr="00EC76D5">
        <w:t>Higher-Order Functions</w:t>
      </w:r>
      <w:bookmarkEnd w:id="6114"/>
      <w:bookmarkEnd w:id="6115"/>
      <w:bookmarkEnd w:id="6116"/>
      <w:bookmarkEnd w:id="6117"/>
      <w:bookmarkEnd w:id="6118"/>
    </w:p>
    <w:p w14:paraId="7BFA0F7A" w14:textId="77777777" w:rsidR="00E80032" w:rsidRPr="00EC76D5" w:rsidRDefault="00E80032" w:rsidP="00E80032">
      <w:r w:rsidRPr="00EC76D5">
        <w:t xml:space="preserve">A function that takes another function as a parameter is called a </w:t>
      </w:r>
      <w:r w:rsidRPr="00EC76D5">
        <w:rPr>
          <w:rStyle w:val="KeyWord"/>
        </w:rPr>
        <w:t>higher</w:t>
      </w:r>
      <w:r w:rsidRPr="00EC76D5">
        <w:rPr>
          <w:rStyle w:val="Italic"/>
        </w:rPr>
        <w:t>-</w:t>
      </w:r>
      <w:r w:rsidRPr="00EC76D5">
        <w:rPr>
          <w:rStyle w:val="KeyWord"/>
        </w:rPr>
        <w:t>order</w:t>
      </w:r>
      <w:r w:rsidRPr="00EC76D5">
        <w:rPr>
          <w:rStyle w:val="Italic"/>
        </w:rPr>
        <w:t xml:space="preserve"> </w:t>
      </w:r>
      <w:r w:rsidRPr="00EC76D5">
        <w:rPr>
          <w:rStyle w:val="KeyWord"/>
        </w:rPr>
        <w:t>function</w:t>
      </w:r>
      <w:r w:rsidRPr="00EC76D5">
        <w:t xml:space="preserve">. Technically, it does not take the function itself as a parameter, but rather a pointer to the function. However, the pointer marker (*) may be omitted. The parameter function is also called a </w:t>
      </w:r>
      <w:r w:rsidRPr="00EC76D5">
        <w:rPr>
          <w:rStyle w:val="KeyWord"/>
        </w:rPr>
        <w:t>callback</w:t>
      </w:r>
      <w:r w:rsidRPr="00EC76D5">
        <w:t xml:space="preserve"> function. The following example takes an array of the given size and applies the given function to each integer in the array. </w:t>
      </w:r>
      <w:r w:rsidRPr="00EC76D5">
        <w:rPr>
          <w:rStyle w:val="CodeInText0"/>
        </w:rPr>
        <w:t>ApplyArray</w:t>
      </w:r>
      <w:r w:rsidRPr="00EC76D5">
        <w:t xml:space="preserve"> a higher order function and </w:t>
      </w:r>
      <w:r w:rsidRPr="00EC76D5">
        <w:rPr>
          <w:rStyle w:val="CodeInText0"/>
        </w:rPr>
        <w:t>Apply</w:t>
      </w:r>
      <w:r w:rsidRPr="00EC76D5">
        <w:t xml:space="preserve"> is a callback function.</w:t>
      </w:r>
    </w:p>
    <w:p w14:paraId="4330C676" w14:textId="77777777" w:rsidR="00E80032" w:rsidRPr="00EC76D5" w:rsidRDefault="00E80032" w:rsidP="00E80032">
      <w:pPr>
        <w:pStyle w:val="Code"/>
      </w:pPr>
      <w:r w:rsidRPr="00EC76D5">
        <w:t>#include &lt;stdio.h&gt;</w:t>
      </w:r>
    </w:p>
    <w:p w14:paraId="413A828C" w14:textId="77777777" w:rsidR="00E80032" w:rsidRPr="00EC76D5" w:rsidRDefault="00E80032" w:rsidP="00E80032">
      <w:pPr>
        <w:pStyle w:val="Code"/>
      </w:pPr>
    </w:p>
    <w:p w14:paraId="7CAEFAFD" w14:textId="77777777" w:rsidR="00E80032" w:rsidRPr="00EC76D5" w:rsidRDefault="00E80032" w:rsidP="00E80032">
      <w:pPr>
        <w:pStyle w:val="Code"/>
      </w:pPr>
      <w:r w:rsidRPr="00EC76D5">
        <w:t>void ApplyArray(int intArray[], int size, int Apply(int)) {</w:t>
      </w:r>
    </w:p>
    <w:p w14:paraId="5FDFBCB6" w14:textId="77777777" w:rsidR="00E80032" w:rsidRPr="00EC76D5" w:rsidRDefault="00E80032" w:rsidP="00E80032">
      <w:pPr>
        <w:pStyle w:val="Code"/>
      </w:pPr>
      <w:r w:rsidRPr="00EC76D5">
        <w:t xml:space="preserve">  int index;</w:t>
      </w:r>
    </w:p>
    <w:p w14:paraId="25577540" w14:textId="77777777" w:rsidR="00E80032" w:rsidRPr="00EC76D5" w:rsidRDefault="00E80032" w:rsidP="00E80032">
      <w:pPr>
        <w:pStyle w:val="Code"/>
      </w:pPr>
      <w:r w:rsidRPr="00EC76D5">
        <w:t xml:space="preserve">  for (index = 0; index &lt; size; ++index) {</w:t>
      </w:r>
      <w:r w:rsidRPr="00EC76D5">
        <w:cr/>
        <w:t xml:space="preserve">    intArray[index] = Apply(intArray[index]);</w:t>
      </w:r>
    </w:p>
    <w:p w14:paraId="2739D7A4" w14:textId="77777777" w:rsidR="00E80032" w:rsidRPr="00EC76D5" w:rsidRDefault="00E80032" w:rsidP="00E80032">
      <w:pPr>
        <w:pStyle w:val="Code"/>
      </w:pPr>
      <w:r w:rsidRPr="00EC76D5">
        <w:t xml:space="preserve">  }</w:t>
      </w:r>
    </w:p>
    <w:p w14:paraId="71127BAD" w14:textId="77777777" w:rsidR="00E80032" w:rsidRPr="00EC76D5" w:rsidRDefault="00E80032" w:rsidP="00E80032">
      <w:pPr>
        <w:pStyle w:val="Code"/>
      </w:pPr>
      <w:r w:rsidRPr="00EC76D5">
        <w:t>}</w:t>
      </w:r>
    </w:p>
    <w:p w14:paraId="6D1F9887" w14:textId="77777777" w:rsidR="00E80032" w:rsidRPr="00EC76D5" w:rsidRDefault="00E80032" w:rsidP="00E80032">
      <w:pPr>
        <w:pStyle w:val="Code"/>
      </w:pPr>
    </w:p>
    <w:p w14:paraId="702B5678" w14:textId="77777777" w:rsidR="00E80032" w:rsidRPr="00EC76D5" w:rsidRDefault="00E80032" w:rsidP="00E80032">
      <w:pPr>
        <w:pStyle w:val="Code"/>
      </w:pPr>
      <w:r w:rsidRPr="00EC76D5">
        <w:t>int Double(int number) {</w:t>
      </w:r>
    </w:p>
    <w:p w14:paraId="49A13B4B" w14:textId="77777777" w:rsidR="00E80032" w:rsidRPr="00EC76D5" w:rsidRDefault="00E80032" w:rsidP="00E80032">
      <w:pPr>
        <w:pStyle w:val="Code"/>
      </w:pPr>
      <w:r w:rsidRPr="00EC76D5">
        <w:t xml:space="preserve">  return 2 * number;</w:t>
      </w:r>
    </w:p>
    <w:p w14:paraId="496C9645" w14:textId="77777777" w:rsidR="00E80032" w:rsidRPr="00EC76D5" w:rsidRDefault="00E80032" w:rsidP="00E80032">
      <w:pPr>
        <w:pStyle w:val="Code"/>
      </w:pPr>
      <w:r w:rsidRPr="00EC76D5">
        <w:t>}</w:t>
      </w:r>
    </w:p>
    <w:p w14:paraId="65CDAFBA" w14:textId="77777777" w:rsidR="00E80032" w:rsidRPr="00EC76D5" w:rsidRDefault="00E80032" w:rsidP="00E80032">
      <w:pPr>
        <w:pStyle w:val="Code"/>
      </w:pPr>
    </w:p>
    <w:p w14:paraId="1EDB6A88" w14:textId="77777777" w:rsidR="00E80032" w:rsidRPr="00EC76D5" w:rsidRDefault="00E80032" w:rsidP="00E80032">
      <w:pPr>
        <w:pStyle w:val="Code"/>
      </w:pPr>
      <w:r w:rsidRPr="00EC76D5">
        <w:t>int Square(int number) {</w:t>
      </w:r>
    </w:p>
    <w:p w14:paraId="6292B5D3" w14:textId="77777777" w:rsidR="00E80032" w:rsidRPr="00EC76D5" w:rsidRDefault="00E80032" w:rsidP="00E80032">
      <w:pPr>
        <w:pStyle w:val="Code"/>
      </w:pPr>
      <w:r w:rsidRPr="00EC76D5">
        <w:t xml:space="preserve">  return number * number;</w:t>
      </w:r>
    </w:p>
    <w:p w14:paraId="3156585D" w14:textId="77777777" w:rsidR="00E80032" w:rsidRPr="00EC76D5" w:rsidRDefault="00E80032" w:rsidP="00E80032">
      <w:pPr>
        <w:pStyle w:val="Code"/>
      </w:pPr>
      <w:r w:rsidRPr="00EC76D5">
        <w:t>}</w:t>
      </w:r>
    </w:p>
    <w:p w14:paraId="5888B329" w14:textId="77777777" w:rsidR="00E80032" w:rsidRPr="00EC76D5" w:rsidRDefault="00E80032" w:rsidP="00E80032">
      <w:pPr>
        <w:pStyle w:val="Code"/>
      </w:pPr>
    </w:p>
    <w:p w14:paraId="0F4E21C3" w14:textId="77777777" w:rsidR="00E80032" w:rsidRPr="00EC76D5" w:rsidRDefault="00E80032" w:rsidP="00E80032">
      <w:pPr>
        <w:pStyle w:val="Code"/>
      </w:pPr>
      <w:r w:rsidRPr="00EC76D5">
        <w:t>void PrintArray(int intArray[], int size) {</w:t>
      </w:r>
    </w:p>
    <w:p w14:paraId="4371DE9A" w14:textId="77777777" w:rsidR="00E80032" w:rsidRPr="00EC76D5" w:rsidRDefault="00E80032" w:rsidP="00E80032">
      <w:pPr>
        <w:pStyle w:val="Code"/>
      </w:pPr>
      <w:r w:rsidRPr="00EC76D5">
        <w:t xml:space="preserve">  int index;</w:t>
      </w:r>
    </w:p>
    <w:p w14:paraId="02758C98" w14:textId="77777777" w:rsidR="00E80032" w:rsidRPr="00EC76D5" w:rsidRDefault="00E80032" w:rsidP="00E80032">
      <w:pPr>
        <w:pStyle w:val="Code"/>
      </w:pPr>
      <w:r w:rsidRPr="00EC76D5">
        <w:t xml:space="preserve">  for (index = 0; index &lt; size; ++index) {</w:t>
      </w:r>
      <w:r w:rsidRPr="00EC76D5">
        <w:cr/>
        <w:t xml:space="preserve">    printf("%d ", intArray[index]);</w:t>
      </w:r>
    </w:p>
    <w:p w14:paraId="729F641B" w14:textId="77777777" w:rsidR="00E80032" w:rsidRPr="00EC76D5" w:rsidRDefault="00E80032" w:rsidP="00E80032">
      <w:pPr>
        <w:pStyle w:val="Code"/>
      </w:pPr>
      <w:r w:rsidRPr="00EC76D5">
        <w:t xml:space="preserve">  }</w:t>
      </w:r>
    </w:p>
    <w:p w14:paraId="67D04530" w14:textId="77777777" w:rsidR="00E80032" w:rsidRPr="00EC76D5" w:rsidRDefault="00E80032" w:rsidP="00E80032">
      <w:pPr>
        <w:pStyle w:val="Code"/>
      </w:pPr>
      <w:r w:rsidRPr="00EC76D5">
        <w:t xml:space="preserve">  printf("\n");</w:t>
      </w:r>
    </w:p>
    <w:p w14:paraId="3BFB2A10" w14:textId="77777777" w:rsidR="00E80032" w:rsidRPr="00EC76D5" w:rsidRDefault="00E80032" w:rsidP="00E80032">
      <w:pPr>
        <w:pStyle w:val="Code"/>
      </w:pPr>
      <w:r w:rsidRPr="00EC76D5">
        <w:t>}</w:t>
      </w:r>
    </w:p>
    <w:p w14:paraId="2D8989AC" w14:textId="77777777" w:rsidR="00E80032" w:rsidRPr="00EC76D5" w:rsidRDefault="00E80032" w:rsidP="00E80032">
      <w:pPr>
        <w:pStyle w:val="Code"/>
      </w:pPr>
    </w:p>
    <w:p w14:paraId="10734781" w14:textId="77777777" w:rsidR="00E80032" w:rsidRPr="00EC76D5" w:rsidRDefault="00E80032" w:rsidP="00E80032">
      <w:pPr>
        <w:pStyle w:val="Code"/>
      </w:pPr>
      <w:r w:rsidRPr="00EC76D5">
        <w:t>void main() {</w:t>
      </w:r>
    </w:p>
    <w:p w14:paraId="318AE64C" w14:textId="77777777" w:rsidR="00E80032" w:rsidRPr="00EC76D5" w:rsidRDefault="00E80032" w:rsidP="00E80032">
      <w:pPr>
        <w:pStyle w:val="Code"/>
      </w:pPr>
      <w:r w:rsidRPr="00EC76D5">
        <w:t xml:space="preserve">  int numberArray[] = {1, 2, 3, 4, 5, 6, 7, 8, 9, 10};</w:t>
      </w:r>
    </w:p>
    <w:p w14:paraId="38B1C18F" w14:textId="77777777" w:rsidR="00E80032" w:rsidRPr="00EC76D5" w:rsidRDefault="00E80032" w:rsidP="00E80032">
      <w:pPr>
        <w:pStyle w:val="Code"/>
      </w:pPr>
      <w:r w:rsidRPr="00EC76D5">
        <w:t xml:space="preserve">  int arraySize = sizeof numberArray / sizeof numberArray[0];</w:t>
      </w:r>
    </w:p>
    <w:p w14:paraId="165B5D86" w14:textId="77777777" w:rsidR="00E80032" w:rsidRPr="00EC76D5" w:rsidRDefault="00E80032" w:rsidP="00E80032">
      <w:pPr>
        <w:pStyle w:val="Code"/>
      </w:pPr>
      <w:r w:rsidRPr="00EC76D5">
        <w:t xml:space="preserve">  PrintArray(numberArray, arraySize);</w:t>
      </w:r>
    </w:p>
    <w:p w14:paraId="4A1F9799" w14:textId="77777777" w:rsidR="00E80032" w:rsidRPr="00EC76D5" w:rsidRDefault="00E80032" w:rsidP="00E80032">
      <w:pPr>
        <w:pStyle w:val="Code"/>
      </w:pPr>
    </w:p>
    <w:p w14:paraId="3907B215" w14:textId="77777777" w:rsidR="00E80032" w:rsidRPr="00EC76D5" w:rsidRDefault="00E80032" w:rsidP="00E80032">
      <w:pPr>
        <w:pStyle w:val="Code"/>
      </w:pPr>
      <w:r w:rsidRPr="00EC76D5">
        <w:t xml:space="preserve">  // Doubles every value in the array.</w:t>
      </w:r>
    </w:p>
    <w:p w14:paraId="77479FE0" w14:textId="77777777" w:rsidR="00E80032" w:rsidRPr="00EC76D5" w:rsidRDefault="00E80032" w:rsidP="00E80032">
      <w:pPr>
        <w:pStyle w:val="Code"/>
      </w:pPr>
      <w:r w:rsidRPr="00EC76D5">
        <w:t xml:space="preserve">  ApplyArray(numberArray, arraySize, Double);</w:t>
      </w:r>
    </w:p>
    <w:p w14:paraId="11CD42D3" w14:textId="77777777" w:rsidR="00E80032" w:rsidRPr="00EC76D5" w:rsidRDefault="00E80032" w:rsidP="00E80032">
      <w:pPr>
        <w:pStyle w:val="Code"/>
      </w:pPr>
      <w:r w:rsidRPr="00EC76D5">
        <w:t xml:space="preserve">  PrintArray(numberArray, arraySize);</w:t>
      </w:r>
    </w:p>
    <w:p w14:paraId="0A89423E" w14:textId="77777777" w:rsidR="00E80032" w:rsidRPr="00EC76D5" w:rsidRDefault="00E80032" w:rsidP="00E80032">
      <w:pPr>
        <w:pStyle w:val="Code"/>
      </w:pPr>
    </w:p>
    <w:p w14:paraId="4EBEF0BB" w14:textId="77777777" w:rsidR="00E80032" w:rsidRPr="00EC76D5" w:rsidRDefault="00E80032" w:rsidP="00E80032">
      <w:pPr>
        <w:pStyle w:val="Code"/>
      </w:pPr>
      <w:r w:rsidRPr="00EC76D5">
        <w:t xml:space="preserve">  // Squares every value in the array.</w:t>
      </w:r>
    </w:p>
    <w:p w14:paraId="0E261638" w14:textId="77777777" w:rsidR="00E80032" w:rsidRPr="00EC76D5" w:rsidRDefault="00E80032" w:rsidP="00E80032">
      <w:pPr>
        <w:pStyle w:val="Code"/>
      </w:pPr>
      <w:r w:rsidRPr="00EC76D5">
        <w:t xml:space="preserve">  ApplyArray(numberArray, arraySize, Square);</w:t>
      </w:r>
    </w:p>
    <w:p w14:paraId="662F257A" w14:textId="77777777" w:rsidR="00E80032" w:rsidRPr="00EC76D5" w:rsidRDefault="00E80032" w:rsidP="00E80032">
      <w:pPr>
        <w:pStyle w:val="Code"/>
      </w:pPr>
      <w:r w:rsidRPr="00EC76D5">
        <w:t xml:space="preserve">  PrintArray(numberArray, arraySize);</w:t>
      </w:r>
    </w:p>
    <w:p w14:paraId="39BDAFEF" w14:textId="77777777" w:rsidR="00E80032" w:rsidRPr="00EC76D5" w:rsidRDefault="00E80032" w:rsidP="00E80032">
      <w:pPr>
        <w:pStyle w:val="Code"/>
      </w:pPr>
      <w:r w:rsidRPr="00EC76D5">
        <w:t>}</w:t>
      </w:r>
    </w:p>
    <w:p w14:paraId="3D132BE8" w14:textId="77777777" w:rsidR="00E80032" w:rsidRPr="00EC76D5" w:rsidRDefault="00E80032" w:rsidP="00E80032">
      <w:pPr>
        <w:rPr>
          <w:szCs w:val="21"/>
        </w:rPr>
      </w:pPr>
      <w:r w:rsidRPr="00EC76D5">
        <w:rPr>
          <w:szCs w:val="21"/>
        </w:rPr>
        <w:t xml:space="preserve">An alternative way is to define the type of the callback function. In the following code segment, the </w:t>
      </w:r>
      <w:r w:rsidRPr="00EC76D5">
        <w:rPr>
          <w:rStyle w:val="CodeInText0"/>
        </w:rPr>
        <w:t>APPLY_FUNC</w:t>
      </w:r>
      <w:r w:rsidRPr="00EC76D5">
        <w:t xml:space="preserve"> type is a pointer to a function that takes an integer parameter and returns an integer value.</w:t>
      </w:r>
    </w:p>
    <w:p w14:paraId="23883315" w14:textId="77777777" w:rsidR="00E80032" w:rsidRPr="00EC76D5" w:rsidRDefault="00E80032" w:rsidP="00E80032">
      <w:pPr>
        <w:pStyle w:val="Code"/>
      </w:pPr>
      <w:r w:rsidRPr="00EC76D5">
        <w:t>typedef int (*APPLY_FUNC)(int);</w:t>
      </w:r>
    </w:p>
    <w:p w14:paraId="3B1C7144" w14:textId="77777777" w:rsidR="00E80032" w:rsidRPr="00EC76D5" w:rsidRDefault="00E80032" w:rsidP="00E80032">
      <w:pPr>
        <w:pStyle w:val="Code"/>
      </w:pPr>
    </w:p>
    <w:p w14:paraId="4D31FFDD" w14:textId="77777777" w:rsidR="00E80032" w:rsidRPr="00EC76D5" w:rsidRDefault="00E80032" w:rsidP="00E80032">
      <w:pPr>
        <w:pStyle w:val="Code"/>
      </w:pPr>
      <w:r w:rsidRPr="00EC76D5">
        <w:t>void ApplyArray(int intArray[], int size,</w:t>
      </w:r>
    </w:p>
    <w:p w14:paraId="1231AA0A" w14:textId="77777777" w:rsidR="00E80032" w:rsidRPr="00EC76D5" w:rsidRDefault="00E80032" w:rsidP="00E80032">
      <w:pPr>
        <w:pStyle w:val="Code"/>
      </w:pPr>
      <w:r w:rsidRPr="00EC76D5">
        <w:t xml:space="preserve">                APPLY_FUNC pApplyFunc) {</w:t>
      </w:r>
    </w:p>
    <w:p w14:paraId="1654F290" w14:textId="77777777" w:rsidR="00E80032" w:rsidRPr="00EC76D5" w:rsidRDefault="00E80032" w:rsidP="00E80032">
      <w:pPr>
        <w:pStyle w:val="Code"/>
      </w:pPr>
      <w:r w:rsidRPr="00EC76D5">
        <w:t xml:space="preserve">  int index;</w:t>
      </w:r>
    </w:p>
    <w:p w14:paraId="53EA493D" w14:textId="77777777" w:rsidR="00E80032" w:rsidRPr="00EC76D5" w:rsidRDefault="00E80032" w:rsidP="00E80032">
      <w:pPr>
        <w:pStyle w:val="Code"/>
      </w:pPr>
      <w:r w:rsidRPr="00EC76D5">
        <w:t xml:space="preserve">  for (index = 0; index &lt; size; ++index) {</w:t>
      </w:r>
      <w:r w:rsidRPr="00EC76D5">
        <w:cr/>
        <w:t xml:space="preserve">    intArray[index] = pApplyFunc(intArray[index]);</w:t>
      </w:r>
    </w:p>
    <w:p w14:paraId="5E089B93" w14:textId="77777777" w:rsidR="00E80032" w:rsidRPr="00EC76D5" w:rsidRDefault="00E80032" w:rsidP="00E80032">
      <w:pPr>
        <w:pStyle w:val="Code"/>
      </w:pPr>
      <w:r w:rsidRPr="00EC76D5">
        <w:t xml:space="preserve">  }</w:t>
      </w:r>
    </w:p>
    <w:p w14:paraId="0B453E42" w14:textId="77777777" w:rsidR="00E80032" w:rsidRPr="00EC76D5" w:rsidRDefault="00E80032" w:rsidP="00E80032">
      <w:pPr>
        <w:pStyle w:val="Code"/>
      </w:pPr>
      <w:r w:rsidRPr="00EC76D5">
        <w:t>}</w:t>
      </w:r>
    </w:p>
    <w:p w14:paraId="7A721402" w14:textId="0B3DD4EC" w:rsidR="00E80032" w:rsidRPr="00EC76D5" w:rsidRDefault="00E80032" w:rsidP="00E80032">
      <w:r w:rsidRPr="00EC76D5">
        <w:t xml:space="preserve">One additional point of the example above is how to of find the size of an array: we divide the size of the array with the size of its first value. This function does only work on static arrays, not on dynamically allocated arrays or array given as parameters to functions. A parameter array is in fact converted to a pointer to the array type. The following two function </w:t>
      </w:r>
      <w:r w:rsidR="00C37108">
        <w:t>definition</w:t>
      </w:r>
      <w:r w:rsidRPr="00EC76D5">
        <w:t xml:space="preserve">s are (by </w:t>
      </w:r>
      <w:r w:rsidR="00C37108">
        <w:t>definition</w:t>
      </w:r>
      <w:r w:rsidRPr="00EC76D5">
        <w:t>) equivalent. This gives that the function must have an extra integer parameter stating the array size.</w:t>
      </w:r>
    </w:p>
    <w:p w14:paraId="05768D1D" w14:textId="77777777" w:rsidR="00E80032" w:rsidRPr="00EC76D5" w:rsidRDefault="00E80032" w:rsidP="00E80032">
      <w:pPr>
        <w:pStyle w:val="Code"/>
      </w:pPr>
      <w:r w:rsidRPr="00EC76D5">
        <w:t>void PrintArray(int intArray[], int arraySize) {</w:t>
      </w:r>
    </w:p>
    <w:p w14:paraId="301032BB" w14:textId="77777777" w:rsidR="00E80032" w:rsidRPr="00EC76D5" w:rsidRDefault="00E80032" w:rsidP="00E80032">
      <w:pPr>
        <w:pStyle w:val="Code"/>
      </w:pPr>
      <w:r w:rsidRPr="00EC76D5">
        <w:t xml:space="preserve">  // ...</w:t>
      </w:r>
    </w:p>
    <w:p w14:paraId="7876F550" w14:textId="77777777" w:rsidR="00E80032" w:rsidRPr="00EC76D5" w:rsidRDefault="00E80032" w:rsidP="00E80032">
      <w:pPr>
        <w:pStyle w:val="Code"/>
      </w:pPr>
      <w:r w:rsidRPr="00EC76D5">
        <w:t>}</w:t>
      </w:r>
    </w:p>
    <w:p w14:paraId="06AE05E9" w14:textId="77777777" w:rsidR="00E80032" w:rsidRPr="00EC76D5" w:rsidRDefault="00E80032" w:rsidP="00E80032">
      <w:pPr>
        <w:pStyle w:val="Code"/>
      </w:pPr>
    </w:p>
    <w:p w14:paraId="5D257B42" w14:textId="77777777" w:rsidR="00E80032" w:rsidRPr="00EC76D5" w:rsidRDefault="00E80032" w:rsidP="00E80032">
      <w:pPr>
        <w:pStyle w:val="Code"/>
      </w:pPr>
      <w:r w:rsidRPr="00EC76D5">
        <w:t>void PrintArray(int* intArray, int arraySize) {</w:t>
      </w:r>
    </w:p>
    <w:p w14:paraId="01F674FD" w14:textId="77777777" w:rsidR="00E80032" w:rsidRPr="00EC76D5" w:rsidRDefault="00E80032" w:rsidP="00E80032">
      <w:pPr>
        <w:pStyle w:val="Code"/>
      </w:pPr>
      <w:r w:rsidRPr="00EC76D5">
        <w:t xml:space="preserve">  // ...</w:t>
      </w:r>
    </w:p>
    <w:p w14:paraId="66F2B180" w14:textId="77777777" w:rsidR="00E80032" w:rsidRPr="00EC76D5" w:rsidRDefault="00E80032" w:rsidP="00E80032">
      <w:pPr>
        <w:pStyle w:val="Code"/>
      </w:pPr>
      <w:r w:rsidRPr="00EC76D5">
        <w:t>}</w:t>
      </w:r>
    </w:p>
    <w:p w14:paraId="0790600F" w14:textId="57245D5E" w:rsidR="00E80032" w:rsidRPr="00EC76D5" w:rsidRDefault="00E80032" w:rsidP="007C7CB2">
      <w:pPr>
        <w:pStyle w:val="Rubrik2"/>
      </w:pPr>
      <w:bookmarkStart w:id="6119" w:name="_Toc320485611"/>
      <w:bookmarkStart w:id="6120" w:name="_Toc323656723"/>
      <w:bookmarkStart w:id="6121" w:name="_Toc324085461"/>
      <w:bookmarkStart w:id="6122" w:name="_Toc383781113"/>
      <w:bookmarkStart w:id="6123" w:name="_Ref383865210"/>
      <w:bookmarkStart w:id="6124" w:name="_Toc481936513"/>
      <w:r w:rsidRPr="00EC76D5">
        <w:lastRenderedPageBreak/>
        <w:t>Structures and Linked Lists</w:t>
      </w:r>
      <w:bookmarkEnd w:id="6119"/>
      <w:bookmarkEnd w:id="6120"/>
      <w:bookmarkEnd w:id="6121"/>
      <w:bookmarkEnd w:id="6122"/>
      <w:bookmarkEnd w:id="6123"/>
      <w:bookmarkEnd w:id="6124"/>
    </w:p>
    <w:p w14:paraId="48C1E0C9" w14:textId="5E80A53C" w:rsidR="00E80032" w:rsidRPr="00EC76D5" w:rsidRDefault="00E80032" w:rsidP="00E80032">
      <w:r w:rsidRPr="00EC76D5">
        <w:t xml:space="preserve">A </w:t>
      </w:r>
      <w:r w:rsidRPr="00EC76D5">
        <w:rPr>
          <w:rStyle w:val="CodeInText0"/>
        </w:rPr>
        <w:t>struct</w:t>
      </w:r>
      <w:r w:rsidRPr="00EC76D5">
        <w:t xml:space="preserve"> is a compound type. </w:t>
      </w:r>
      <w:r w:rsidR="00A530E9" w:rsidRPr="00EC76D5">
        <w:t>Like</w:t>
      </w:r>
      <w:r w:rsidRPr="00EC76D5">
        <w:t xml:space="preserve"> arrays, it holds several values, called </w:t>
      </w:r>
      <w:r w:rsidRPr="00EC76D5">
        <w:rPr>
          <w:rStyle w:val="KeyWord"/>
        </w:rPr>
        <w:t>fields</w:t>
      </w:r>
      <w:r w:rsidRPr="00EC76D5">
        <w:t>. However, in contrast to arrays, the values can hold different types.</w:t>
      </w:r>
    </w:p>
    <w:p w14:paraId="50D967D8" w14:textId="53F07E15" w:rsidR="00E80032" w:rsidRPr="00EC76D5" w:rsidRDefault="00E80032" w:rsidP="00E80032">
      <w:r w:rsidRPr="00EC76D5">
        <w:t xml:space="preserve">A pointer may point at a </w:t>
      </w:r>
      <w:r w:rsidR="007B180A" w:rsidRPr="00EC76D5">
        <w:t>struct</w:t>
      </w:r>
      <w:r w:rsidRPr="00EC76D5">
        <w:t xml:space="preserve"> value as well as a simple value, and a </w:t>
      </w:r>
      <w:r w:rsidR="005A26A4" w:rsidRPr="00EC76D5">
        <w:t xml:space="preserve">struct </w:t>
      </w:r>
      <w:r w:rsidRPr="00EC76D5">
        <w:t xml:space="preserve">may have a pointer to another </w:t>
      </w:r>
      <w:r w:rsidR="005A26A4" w:rsidRPr="00EC76D5">
        <w:t xml:space="preserve">struct </w:t>
      </w:r>
      <w:r w:rsidRPr="00EC76D5">
        <w:t xml:space="preserve">value as a field, which in turn points at another </w:t>
      </w:r>
      <w:r w:rsidR="005A26A4" w:rsidRPr="00EC76D5">
        <w:t xml:space="preserve">struct </w:t>
      </w:r>
      <w:r w:rsidRPr="00EC76D5">
        <w:t>value</w:t>
      </w:r>
      <w:r w:rsidR="005A26A4" w:rsidRPr="00EC76D5">
        <w:t>,</w:t>
      </w:r>
      <w:r w:rsidRPr="00EC76D5">
        <w:t xml:space="preserve"> and so one. In this way, a </w:t>
      </w:r>
      <w:r w:rsidRPr="00EC76D5">
        <w:rPr>
          <w:rStyle w:val="KeyWord"/>
        </w:rPr>
        <w:t>linked</w:t>
      </w:r>
      <w:r w:rsidRPr="00EC76D5">
        <w:rPr>
          <w:rStyle w:val="Italic"/>
        </w:rPr>
        <w:t xml:space="preserve"> </w:t>
      </w:r>
      <w:r w:rsidRPr="00EC76D5">
        <w:rPr>
          <w:rStyle w:val="KeyWord"/>
        </w:rPr>
        <w:t>list</w:t>
      </w:r>
      <w:r w:rsidRPr="00EC76D5">
        <w:t xml:space="preserve"> can be constructed. The list must end eventually, so the last pointer points at null. A pointer to the next cell in the list is called a </w:t>
      </w:r>
      <w:r w:rsidRPr="00EC76D5">
        <w:rPr>
          <w:rStyle w:val="KeyWord"/>
        </w:rPr>
        <w:t>link</w:t>
      </w:r>
      <w:r w:rsidRPr="00EC76D5">
        <w:t>.</w:t>
      </w:r>
    </w:p>
    <w:p w14:paraId="3F71A7BB" w14:textId="77777777" w:rsidR="00E80032" w:rsidRPr="00EC76D5" w:rsidRDefault="00E80032" w:rsidP="00E80032">
      <w:pPr>
        <w:pStyle w:val="Code"/>
      </w:pPr>
      <w:r w:rsidRPr="00EC76D5">
        <w:t>struct Cell {</w:t>
      </w:r>
    </w:p>
    <w:p w14:paraId="063C77BF" w14:textId="77777777" w:rsidR="00E80032" w:rsidRPr="00EC76D5" w:rsidRDefault="00E80032" w:rsidP="00E80032">
      <w:pPr>
        <w:pStyle w:val="Code"/>
      </w:pPr>
      <w:r w:rsidRPr="00EC76D5">
        <w:t xml:space="preserve">  int value;</w:t>
      </w:r>
    </w:p>
    <w:p w14:paraId="58CA8073" w14:textId="77777777" w:rsidR="00E80032" w:rsidRPr="00EC76D5" w:rsidRDefault="00E80032" w:rsidP="00E80032">
      <w:pPr>
        <w:pStyle w:val="Code"/>
      </w:pPr>
      <w:r w:rsidRPr="00EC76D5">
        <w:t xml:space="preserve">  struct Cell* nextPtr;</w:t>
      </w:r>
    </w:p>
    <w:p w14:paraId="6BAEA01B" w14:textId="77777777" w:rsidR="00E80032" w:rsidRPr="00EC76D5" w:rsidRDefault="00E80032" w:rsidP="00E80032">
      <w:pPr>
        <w:pStyle w:val="Code"/>
      </w:pPr>
      <w:r w:rsidRPr="00EC76D5">
        <w:t>};</w:t>
      </w:r>
    </w:p>
    <w:p w14:paraId="25410DF7" w14:textId="77777777" w:rsidR="00E80032" w:rsidRPr="00EC76D5" w:rsidRDefault="00E80032" w:rsidP="00E80032">
      <w:pPr>
        <w:pStyle w:val="Code"/>
      </w:pPr>
    </w:p>
    <w:p w14:paraId="4BC194C5" w14:textId="77777777" w:rsidR="00E80032" w:rsidRPr="00EC76D5" w:rsidRDefault="00E80032" w:rsidP="00E80032">
      <w:pPr>
        <w:pStyle w:val="Code"/>
      </w:pPr>
      <w:r w:rsidRPr="00EC76D5">
        <w:t>struct Cell cell3 = {3, NULL};</w:t>
      </w:r>
    </w:p>
    <w:p w14:paraId="5C7533D0" w14:textId="77777777" w:rsidR="00E80032" w:rsidRPr="00EC76D5" w:rsidRDefault="00E80032" w:rsidP="00E80032">
      <w:pPr>
        <w:pStyle w:val="Code"/>
      </w:pPr>
      <w:r w:rsidRPr="00EC76D5">
        <w:t>struct Cell cell2 = {2, &amp;cell3};</w:t>
      </w:r>
    </w:p>
    <w:p w14:paraId="1751A222" w14:textId="77777777" w:rsidR="00E80032" w:rsidRPr="00EC76D5" w:rsidRDefault="00E80032" w:rsidP="00E80032">
      <w:pPr>
        <w:pStyle w:val="Code"/>
      </w:pPr>
      <w:r w:rsidRPr="00EC76D5">
        <w:t>struct Cell cell1 = {1, &amp;cell2};</w:t>
      </w:r>
    </w:p>
    <w:p w14:paraId="31C5B796" w14:textId="77777777" w:rsidR="00E80032" w:rsidRPr="00EC76D5" w:rsidRDefault="00E80032" w:rsidP="00E80032">
      <w:r w:rsidRPr="00EC76D5">
        <w:rPr>
          <w:noProof/>
          <w:lang w:eastAsia="sv-SE"/>
        </w:rPr>
        <mc:AlternateContent>
          <mc:Choice Requires="wpc">
            <w:drawing>
              <wp:inline distT="0" distB="0" distL="0" distR="0" wp14:anchorId="5CF3E5C8" wp14:editId="13C31196">
                <wp:extent cx="6131560" cy="811530"/>
                <wp:effectExtent l="0" t="0" r="2540" b="0"/>
                <wp:docPr id="254" name="Canvas 8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62" name="Rectangle 72"/>
                        <wps:cNvSpPr>
                          <a:spLocks noChangeArrowheads="1"/>
                        </wps:cNvSpPr>
                        <wps:spPr bwMode="auto">
                          <a:xfrm>
                            <a:off x="89701" y="270510"/>
                            <a:ext cx="541505" cy="359613"/>
                          </a:xfrm>
                          <a:prstGeom prst="rect">
                            <a:avLst/>
                          </a:prstGeom>
                          <a:solidFill>
                            <a:srgbClr val="FFFFFF"/>
                          </a:solidFill>
                          <a:ln w="9525">
                            <a:solidFill>
                              <a:srgbClr val="000000"/>
                            </a:solidFill>
                            <a:miter lim="800000"/>
                            <a:headEnd/>
                            <a:tailEnd/>
                          </a:ln>
                        </wps:spPr>
                        <wps:txbx>
                          <w:txbxContent>
                            <w:p w14:paraId="63A1E8D4" w14:textId="77777777" w:rsidR="005A193E" w:rsidRPr="003F7CF1" w:rsidRDefault="005A193E"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63" name="Text Box 73"/>
                        <wps:cNvSpPr txBox="1">
                          <a:spLocks noChangeArrowheads="1"/>
                        </wps:cNvSpPr>
                        <wps:spPr bwMode="auto">
                          <a:xfrm>
                            <a:off x="0" y="0"/>
                            <a:ext cx="720907"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B154B" w14:textId="77777777" w:rsidR="005A193E" w:rsidRPr="003F7CF1" w:rsidRDefault="005A193E"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4" name="Text Box 74"/>
                        <wps:cNvSpPr txBox="1">
                          <a:spLocks noChangeArrowheads="1"/>
                        </wps:cNvSpPr>
                        <wps:spPr bwMode="auto">
                          <a:xfrm>
                            <a:off x="540705"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281C0" w14:textId="77777777" w:rsidR="005A193E" w:rsidRPr="003F7CF1" w:rsidRDefault="005A193E"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5" name="Rectangle 75"/>
                        <wps:cNvSpPr>
                          <a:spLocks noChangeArrowheads="1"/>
                        </wps:cNvSpPr>
                        <wps:spPr bwMode="auto">
                          <a:xfrm>
                            <a:off x="631206" y="270510"/>
                            <a:ext cx="540705" cy="358813"/>
                          </a:xfrm>
                          <a:prstGeom prst="rect">
                            <a:avLst/>
                          </a:prstGeom>
                          <a:solidFill>
                            <a:srgbClr val="FFFFFF"/>
                          </a:solidFill>
                          <a:ln w="9525">
                            <a:solidFill>
                              <a:srgbClr val="000000"/>
                            </a:solidFill>
                            <a:miter lim="800000"/>
                            <a:headEnd/>
                            <a:tailEnd/>
                          </a:ln>
                        </wps:spPr>
                        <wps:txbx>
                          <w:txbxContent>
                            <w:p w14:paraId="320C5F6F" w14:textId="77777777" w:rsidR="005A193E" w:rsidRPr="003F7CF1" w:rsidRDefault="005A193E" w:rsidP="00E80032">
                              <w:pPr>
                                <w:pStyle w:val="SourceCodeBoxText"/>
                                <w:rPr>
                                  <w:sz w:val="19"/>
                                  <w:szCs w:val="19"/>
                                  <w:lang w:val="en-US"/>
                                </w:rPr>
                              </w:pPr>
                            </w:p>
                          </w:txbxContent>
                        </wps:txbx>
                        <wps:bodyPr rot="0" vert="horz" wrap="square" lIns="91440" tIns="45720" rIns="91440" bIns="45720" anchor="t" anchorCtr="0" upright="1">
                          <a:noAutofit/>
                        </wps:bodyPr>
                      </wps:wsp>
                      <wps:wsp>
                        <wps:cNvPr id="266" name="Rectangle 76"/>
                        <wps:cNvSpPr>
                          <a:spLocks noChangeArrowheads="1"/>
                        </wps:cNvSpPr>
                        <wps:spPr bwMode="auto">
                          <a:xfrm>
                            <a:off x="1713517" y="270510"/>
                            <a:ext cx="540705" cy="359613"/>
                          </a:xfrm>
                          <a:prstGeom prst="rect">
                            <a:avLst/>
                          </a:prstGeom>
                          <a:solidFill>
                            <a:srgbClr val="FFFFFF"/>
                          </a:solidFill>
                          <a:ln w="9525">
                            <a:solidFill>
                              <a:srgbClr val="000000"/>
                            </a:solidFill>
                            <a:miter lim="800000"/>
                            <a:headEnd/>
                            <a:tailEnd/>
                          </a:ln>
                        </wps:spPr>
                        <wps:txbx>
                          <w:txbxContent>
                            <w:p w14:paraId="228F5101" w14:textId="77777777" w:rsidR="005A193E" w:rsidRPr="003F7CF1" w:rsidRDefault="005A193E"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67" name="Text Box 77"/>
                        <wps:cNvSpPr txBox="1">
                          <a:spLocks noChangeArrowheads="1"/>
                        </wps:cNvSpPr>
                        <wps:spPr bwMode="auto">
                          <a:xfrm>
                            <a:off x="1624616"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58ACA8" w14:textId="77777777" w:rsidR="005A193E" w:rsidRPr="003F7CF1" w:rsidRDefault="005A193E"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8" name="Text Box 78"/>
                        <wps:cNvSpPr txBox="1">
                          <a:spLocks noChangeArrowheads="1"/>
                        </wps:cNvSpPr>
                        <wps:spPr bwMode="auto">
                          <a:xfrm>
                            <a:off x="2164521"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0D873D" w14:textId="77777777" w:rsidR="005A193E" w:rsidRPr="003F7CF1" w:rsidRDefault="005A193E"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9" name="Rectangle 79"/>
                        <wps:cNvSpPr>
                          <a:spLocks noChangeArrowheads="1"/>
                        </wps:cNvSpPr>
                        <wps:spPr bwMode="auto">
                          <a:xfrm>
                            <a:off x="2254222" y="270510"/>
                            <a:ext cx="541605" cy="358813"/>
                          </a:xfrm>
                          <a:prstGeom prst="rect">
                            <a:avLst/>
                          </a:prstGeom>
                          <a:solidFill>
                            <a:srgbClr val="FFFFFF"/>
                          </a:solidFill>
                          <a:ln w="9525">
                            <a:solidFill>
                              <a:srgbClr val="000000"/>
                            </a:solidFill>
                            <a:miter lim="800000"/>
                            <a:headEnd/>
                            <a:tailEnd/>
                          </a:ln>
                        </wps:spPr>
                        <wps:txbx>
                          <w:txbxContent>
                            <w:p w14:paraId="3886E801" w14:textId="77777777" w:rsidR="005A193E" w:rsidRPr="003F7CF1" w:rsidRDefault="005A193E"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0" name="Rectangle 80"/>
                        <wps:cNvSpPr>
                          <a:spLocks noChangeArrowheads="1"/>
                        </wps:cNvSpPr>
                        <wps:spPr bwMode="auto">
                          <a:xfrm>
                            <a:off x="3335733" y="270510"/>
                            <a:ext cx="541505" cy="359613"/>
                          </a:xfrm>
                          <a:prstGeom prst="rect">
                            <a:avLst/>
                          </a:prstGeom>
                          <a:solidFill>
                            <a:srgbClr val="FFFFFF"/>
                          </a:solidFill>
                          <a:ln w="9525">
                            <a:solidFill>
                              <a:srgbClr val="000000"/>
                            </a:solidFill>
                            <a:miter lim="800000"/>
                            <a:headEnd/>
                            <a:tailEnd/>
                          </a:ln>
                        </wps:spPr>
                        <wps:txbx>
                          <w:txbxContent>
                            <w:p w14:paraId="6C756D6D" w14:textId="77777777" w:rsidR="005A193E" w:rsidRPr="003F7CF1" w:rsidRDefault="005A193E"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71" name="Text Box 81"/>
                        <wps:cNvSpPr txBox="1">
                          <a:spLocks noChangeArrowheads="1"/>
                        </wps:cNvSpPr>
                        <wps:spPr bwMode="auto">
                          <a:xfrm>
                            <a:off x="3246832"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BB449D" w14:textId="77777777" w:rsidR="005A193E" w:rsidRPr="003F7CF1" w:rsidRDefault="005A193E"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73" name="Text Box 82"/>
                        <wps:cNvSpPr txBox="1">
                          <a:spLocks noChangeArrowheads="1"/>
                        </wps:cNvSpPr>
                        <wps:spPr bwMode="auto">
                          <a:xfrm>
                            <a:off x="3786737"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9EB08D" w14:textId="77777777" w:rsidR="005A193E" w:rsidRPr="003F7CF1" w:rsidRDefault="005A193E"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74" name="Rectangle 83"/>
                        <wps:cNvSpPr>
                          <a:spLocks noChangeArrowheads="1"/>
                        </wps:cNvSpPr>
                        <wps:spPr bwMode="auto">
                          <a:xfrm>
                            <a:off x="3877238" y="270510"/>
                            <a:ext cx="540805" cy="358813"/>
                          </a:xfrm>
                          <a:prstGeom prst="rect">
                            <a:avLst/>
                          </a:prstGeom>
                          <a:solidFill>
                            <a:srgbClr val="FFFFFF"/>
                          </a:solidFill>
                          <a:ln w="9525">
                            <a:solidFill>
                              <a:srgbClr val="000000"/>
                            </a:solidFill>
                            <a:miter lim="800000"/>
                            <a:headEnd/>
                            <a:tailEnd/>
                          </a:ln>
                        </wps:spPr>
                        <wps:txbx>
                          <w:txbxContent>
                            <w:p w14:paraId="5C83436F" w14:textId="77777777" w:rsidR="005A193E" w:rsidRPr="003F7CF1" w:rsidRDefault="005A193E"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5" name="Line 84"/>
                        <wps:cNvCnPr>
                          <a:cxnSpLocks noChangeShapeType="1"/>
                        </wps:cNvCnPr>
                        <wps:spPr bwMode="auto">
                          <a:xfrm>
                            <a:off x="902009" y="451117"/>
                            <a:ext cx="8115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6" name="Line 85"/>
                        <wps:cNvCnPr>
                          <a:cxnSpLocks noChangeShapeType="1"/>
                        </wps:cNvCnPr>
                        <wps:spPr bwMode="auto">
                          <a:xfrm>
                            <a:off x="2525025"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7" name="Line 86"/>
                        <wps:cNvCnPr>
                          <a:cxnSpLocks noChangeShapeType="1"/>
                        </wps:cNvCnPr>
                        <wps:spPr bwMode="auto">
                          <a:xfrm>
                            <a:off x="4148041"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8" name="Rectangle 87"/>
                        <wps:cNvSpPr>
                          <a:spLocks noChangeArrowheads="1"/>
                        </wps:cNvSpPr>
                        <wps:spPr bwMode="auto">
                          <a:xfrm>
                            <a:off x="4869048" y="270510"/>
                            <a:ext cx="543105" cy="359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2AEA44" w14:textId="77777777" w:rsidR="005A193E" w:rsidRPr="003F7CF1" w:rsidRDefault="005A193E"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c:wpc>
                  </a:graphicData>
                </a:graphic>
              </wp:inline>
            </w:drawing>
          </mc:Choice>
          <mc:Fallback>
            <w:pict>
              <v:group w14:anchorId="5CF3E5C8" id="Canvas 80" o:spid="_x0000_s1306" editas="canvas" style="width:482.8pt;height:63.9pt;mso-position-horizontal-relative:char;mso-position-vertical-relative:line" coordsize="61315,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">
                <v:shape id="_x0000_s1307" type="#_x0000_t75" style="position:absolute;width:61315;height:8115;visibility:visible;mso-wrap-style:square">
                  <v:fill o:detectmouseclick="t"/>
                  <v:path o:connecttype="none"/>
                </v:shape>
                <v:rect id="Rectangle 72" o:spid="_x0000_s1308" style="position:absolute;left:89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">
                  <v:textbox>
                    <w:txbxContent>
                      <w:p w14:paraId="63A1E8D4" w14:textId="77777777" w:rsidR="005A193E" w:rsidRPr="003F7CF1" w:rsidRDefault="005A193E" w:rsidP="00E80032">
                        <w:pPr>
                          <w:pStyle w:val="SourceCodeBoxText"/>
                          <w:rPr>
                            <w:sz w:val="19"/>
                            <w:szCs w:val="19"/>
                            <w:lang w:val="en-US"/>
                          </w:rPr>
                        </w:pPr>
                        <w:r w:rsidRPr="003F7CF1">
                          <w:rPr>
                            <w:sz w:val="19"/>
                            <w:szCs w:val="19"/>
                            <w:lang w:val="en-US"/>
                          </w:rPr>
                          <w:t>1</w:t>
                        </w:r>
                      </w:p>
                    </w:txbxContent>
                  </v:textbox>
                </v:rect>
                <v:shape id="Text Box 73" o:spid="_x0000_s1309" type="#_x0000_t202" style="position:absolute;width:7209;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" filled="f" stroked="f">
                  <v:textbox>
                    <w:txbxContent>
                      <w:p w14:paraId="76AB154B" w14:textId="77777777" w:rsidR="005A193E" w:rsidRPr="003F7CF1" w:rsidRDefault="005A193E" w:rsidP="00E80032">
                        <w:pPr>
                          <w:pStyle w:val="Picture"/>
                          <w:rPr>
                            <w:sz w:val="19"/>
                            <w:szCs w:val="19"/>
                          </w:rPr>
                        </w:pPr>
                        <w:r>
                          <w:rPr>
                            <w:sz w:val="19"/>
                            <w:szCs w:val="19"/>
                          </w:rPr>
                          <w:t>value</w:t>
                        </w:r>
                      </w:p>
                    </w:txbxContent>
                  </v:textbox>
                </v:shape>
                <v:shape id="Text Box 74" o:spid="_x0000_s1310" type="#_x0000_t202" style="position:absolute;left:540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" filled="f" stroked="f">
                  <v:textbox>
                    <w:txbxContent>
                      <w:p w14:paraId="309281C0" w14:textId="77777777" w:rsidR="005A193E" w:rsidRPr="003F7CF1" w:rsidRDefault="005A193E" w:rsidP="00E80032">
                        <w:pPr>
                          <w:pStyle w:val="Picture"/>
                          <w:rPr>
                            <w:sz w:val="19"/>
                            <w:szCs w:val="19"/>
                          </w:rPr>
                        </w:pPr>
                        <w:r>
                          <w:rPr>
                            <w:sz w:val="19"/>
                            <w:szCs w:val="19"/>
                          </w:rPr>
                          <w:t>nextPtr</w:t>
                        </w:r>
                      </w:p>
                    </w:txbxContent>
                  </v:textbox>
                </v:shape>
                <v:rect id="Rectangle 75" o:spid="_x0000_s1311" style="position:absolute;left:6312;top:2705;width:540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">
                  <v:textbox>
                    <w:txbxContent>
                      <w:p w14:paraId="320C5F6F" w14:textId="77777777" w:rsidR="005A193E" w:rsidRPr="003F7CF1" w:rsidRDefault="005A193E" w:rsidP="00E80032">
                        <w:pPr>
                          <w:pStyle w:val="SourceCodeBoxText"/>
                          <w:rPr>
                            <w:sz w:val="19"/>
                            <w:szCs w:val="19"/>
                            <w:lang w:val="en-US"/>
                          </w:rPr>
                        </w:pPr>
                      </w:p>
                    </w:txbxContent>
                  </v:textbox>
                </v:rect>
                <v:rect id="Rectangle 76" o:spid="_x0000_s1312" style="position:absolute;left:17135;top:2705;width:5407;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">
                  <v:textbox>
                    <w:txbxContent>
                      <w:p w14:paraId="228F5101" w14:textId="77777777" w:rsidR="005A193E" w:rsidRPr="003F7CF1" w:rsidRDefault="005A193E" w:rsidP="00E80032">
                        <w:pPr>
                          <w:pStyle w:val="SourceCodeBoxText"/>
                          <w:rPr>
                            <w:sz w:val="19"/>
                            <w:szCs w:val="19"/>
                            <w:lang w:val="en-US"/>
                          </w:rPr>
                        </w:pPr>
                        <w:r w:rsidRPr="003F7CF1">
                          <w:rPr>
                            <w:sz w:val="19"/>
                            <w:szCs w:val="19"/>
                            <w:lang w:val="en-US"/>
                          </w:rPr>
                          <w:t>2</w:t>
                        </w:r>
                      </w:p>
                    </w:txbxContent>
                  </v:textbox>
                </v:rect>
                <v:shape id="Text Box 77" o:spid="_x0000_s1313" type="#_x0000_t202" style="position:absolute;left:16246;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" filled="f" stroked="f">
                  <v:textbox>
                    <w:txbxContent>
                      <w:p w14:paraId="3858ACA8" w14:textId="77777777" w:rsidR="005A193E" w:rsidRPr="003F7CF1" w:rsidRDefault="005A193E" w:rsidP="00E80032">
                        <w:pPr>
                          <w:pStyle w:val="Picture"/>
                          <w:rPr>
                            <w:sz w:val="19"/>
                            <w:szCs w:val="19"/>
                          </w:rPr>
                        </w:pPr>
                        <w:r>
                          <w:rPr>
                            <w:sz w:val="19"/>
                            <w:szCs w:val="19"/>
                          </w:rPr>
                          <w:t>value</w:t>
                        </w:r>
                      </w:p>
                    </w:txbxContent>
                  </v:textbox>
                </v:shape>
                <v:shape id="Text Box 78" o:spid="_x0000_s1314" type="#_x0000_t202" style="position:absolute;left:21645;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" filled="f" stroked="f">
                  <v:textbox>
                    <w:txbxContent>
                      <w:p w14:paraId="240D873D" w14:textId="77777777" w:rsidR="005A193E" w:rsidRPr="003F7CF1" w:rsidRDefault="005A193E" w:rsidP="00E80032">
                        <w:pPr>
                          <w:pStyle w:val="Picture"/>
                          <w:rPr>
                            <w:sz w:val="19"/>
                            <w:szCs w:val="19"/>
                          </w:rPr>
                        </w:pPr>
                        <w:r>
                          <w:rPr>
                            <w:sz w:val="19"/>
                            <w:szCs w:val="19"/>
                          </w:rPr>
                          <w:t>nextPtr</w:t>
                        </w:r>
                      </w:p>
                    </w:txbxContent>
                  </v:textbox>
                </v:shape>
                <v:rect id="Rectangle 79" o:spid="_x0000_s1315" style="position:absolute;left:22542;top:2705;width:5416;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">
                  <v:textbox>
                    <w:txbxContent>
                      <w:p w14:paraId="3886E801" w14:textId="77777777" w:rsidR="005A193E" w:rsidRPr="003F7CF1" w:rsidRDefault="005A193E" w:rsidP="00E80032">
                        <w:pPr>
                          <w:pStyle w:val="SourceCodeBoxText"/>
                          <w:rPr>
                            <w:sz w:val="19"/>
                            <w:szCs w:val="19"/>
                            <w:lang w:val="en-US"/>
                          </w:rPr>
                        </w:pPr>
                      </w:p>
                    </w:txbxContent>
                  </v:textbox>
                </v:rect>
                <v:rect id="Rectangle 80" o:spid="_x0000_s1316" style="position:absolute;left:3335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">
                  <v:textbox>
                    <w:txbxContent>
                      <w:p w14:paraId="6C756D6D" w14:textId="77777777" w:rsidR="005A193E" w:rsidRPr="003F7CF1" w:rsidRDefault="005A193E" w:rsidP="00E80032">
                        <w:pPr>
                          <w:pStyle w:val="SourceCodeBoxText"/>
                          <w:rPr>
                            <w:sz w:val="19"/>
                            <w:szCs w:val="19"/>
                            <w:lang w:val="en-US"/>
                          </w:rPr>
                        </w:pPr>
                        <w:r w:rsidRPr="003F7CF1">
                          <w:rPr>
                            <w:sz w:val="19"/>
                            <w:szCs w:val="19"/>
                            <w:lang w:val="en-US"/>
                          </w:rPr>
                          <w:t>3</w:t>
                        </w:r>
                      </w:p>
                    </w:txbxContent>
                  </v:textbox>
                </v:rect>
                <v:shape id="Text Box 81" o:spid="_x0000_s1317" type="#_x0000_t202" style="position:absolute;left:32468;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" filled="f" stroked="f">
                  <v:textbox>
                    <w:txbxContent>
                      <w:p w14:paraId="7BBB449D" w14:textId="77777777" w:rsidR="005A193E" w:rsidRPr="003F7CF1" w:rsidRDefault="005A193E" w:rsidP="00E80032">
                        <w:pPr>
                          <w:pStyle w:val="Picture"/>
                          <w:rPr>
                            <w:sz w:val="19"/>
                            <w:szCs w:val="19"/>
                          </w:rPr>
                        </w:pPr>
                        <w:r>
                          <w:rPr>
                            <w:sz w:val="19"/>
                            <w:szCs w:val="19"/>
                          </w:rPr>
                          <w:t>value</w:t>
                        </w:r>
                      </w:p>
                    </w:txbxContent>
                  </v:textbox>
                </v:shape>
                <v:shape id="Text Box 82" o:spid="_x0000_s1318" type="#_x0000_t202" style="position:absolute;left:3786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" filled="f" stroked="f">
                  <v:textbox>
                    <w:txbxContent>
                      <w:p w14:paraId="059EB08D" w14:textId="77777777" w:rsidR="005A193E" w:rsidRPr="003F7CF1" w:rsidRDefault="005A193E" w:rsidP="00E80032">
                        <w:pPr>
                          <w:pStyle w:val="Picture"/>
                          <w:rPr>
                            <w:sz w:val="19"/>
                            <w:szCs w:val="19"/>
                          </w:rPr>
                        </w:pPr>
                        <w:r>
                          <w:rPr>
                            <w:sz w:val="19"/>
                            <w:szCs w:val="19"/>
                          </w:rPr>
                          <w:t>nextPtr</w:t>
                        </w:r>
                      </w:p>
                    </w:txbxContent>
                  </v:textbox>
                </v:shape>
                <v:rect id="Rectangle 83" o:spid="_x0000_s1319" style="position:absolute;left:38772;top:2705;width:540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">
                  <v:textbox>
                    <w:txbxContent>
                      <w:p w14:paraId="5C83436F" w14:textId="77777777" w:rsidR="005A193E" w:rsidRPr="003F7CF1" w:rsidRDefault="005A193E" w:rsidP="00E80032">
                        <w:pPr>
                          <w:pStyle w:val="SourceCodeBoxText"/>
                          <w:rPr>
                            <w:sz w:val="19"/>
                            <w:szCs w:val="19"/>
                            <w:lang w:val="en-US"/>
                          </w:rPr>
                        </w:pPr>
                      </w:p>
                    </w:txbxContent>
                  </v:textbox>
                </v:rect>
                <v:line id="Line 84" o:spid="_x0000_s1320" style="position:absolute;visibility:visible;mso-wrap-style:square" from="9020,4511" to="17135,4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">
                  <v:stroke endarrow="block"/>
                </v:line>
                <v:line id="Line 85" o:spid="_x0000_s1321" style="position:absolute;visibility:visible;mso-wrap-style:square" from="25250,4743" to="3335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">
                  <v:stroke endarrow="block"/>
                </v:line>
                <v:line id="Line 86" o:spid="_x0000_s1322" style="position:absolute;visibility:visible;mso-wrap-style:square" from="41480,4743" to="4958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">
                  <v:stroke endarrow="block"/>
                </v:line>
                <v:rect id="Rectangle 87" o:spid="_x0000_s1323" style="position:absolute;left:48690;top:2705;width:543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" filled="f" stroked="f">
                  <v:textbox>
                    <w:txbxContent>
                      <w:p w14:paraId="5D2AEA44" w14:textId="77777777" w:rsidR="005A193E" w:rsidRPr="003F7CF1" w:rsidRDefault="005A193E" w:rsidP="00E80032">
                        <w:pPr>
                          <w:pStyle w:val="SourceCodeBoxText"/>
                          <w:rPr>
                            <w:sz w:val="19"/>
                            <w:szCs w:val="19"/>
                            <w:lang w:val="en-US"/>
                          </w:rPr>
                        </w:pPr>
                        <w:r w:rsidRPr="003F7CF1">
                          <w:rPr>
                            <w:sz w:val="19"/>
                            <w:szCs w:val="19"/>
                            <w:lang w:val="en-US"/>
                          </w:rPr>
                          <w:t>NULL</w:t>
                        </w:r>
                      </w:p>
                    </w:txbxContent>
                  </v:textbox>
                </v:rect>
                <w10:anchorlock/>
              </v:group>
            </w:pict>
          </mc:Fallback>
        </mc:AlternateContent>
      </w:r>
    </w:p>
    <w:p w14:paraId="0920C90A" w14:textId="60A8C58D" w:rsidR="00E80032" w:rsidRPr="00EC76D5" w:rsidRDefault="00E80032" w:rsidP="007C7CB2">
      <w:pPr>
        <w:pStyle w:val="Rubrik3"/>
      </w:pPr>
      <w:bookmarkStart w:id="6125" w:name="_Toc320485612"/>
      <w:bookmarkStart w:id="6126" w:name="_Toc323656724"/>
      <w:bookmarkStart w:id="6127" w:name="_Toc324085462"/>
      <w:bookmarkStart w:id="6128" w:name="_Toc383781114"/>
      <w:bookmarkStart w:id="6129" w:name="_Toc481936514"/>
      <w:r w:rsidRPr="00EC76D5">
        <w:t>Stacks and Linked Lists</w:t>
      </w:r>
      <w:bookmarkEnd w:id="6125"/>
      <w:bookmarkEnd w:id="6126"/>
      <w:bookmarkEnd w:id="6127"/>
      <w:bookmarkEnd w:id="6128"/>
      <w:bookmarkEnd w:id="6129"/>
    </w:p>
    <w:p w14:paraId="49CD4C6A" w14:textId="77777777" w:rsidR="00E80032" w:rsidRPr="00EC76D5" w:rsidRDefault="00E80032" w:rsidP="00E80032">
      <w:r w:rsidRPr="00EC76D5">
        <w:t xml:space="preserve">A </w:t>
      </w:r>
      <w:r w:rsidRPr="00EC76D5">
        <w:rPr>
          <w:rStyle w:val="KeyWord"/>
        </w:rPr>
        <w:t>stack</w:t>
      </w:r>
      <w:r w:rsidRPr="00EC76D5">
        <w:t xml:space="preserve"> is very valuable in a number of applications and it can be implemented with a linked list. We can add a value on top of the stack, we can inspect or remove the topmost value, and we can check whether the stack is empty. However, we cannot do anything to the values that are not on top. The function adding a new value on top of the stack is called </w:t>
      </w:r>
      <w:r w:rsidRPr="00EC76D5">
        <w:rPr>
          <w:rStyle w:val="CodeInText0"/>
        </w:rPr>
        <w:t>push</w:t>
      </w:r>
      <w:r w:rsidRPr="00EC76D5">
        <w:t xml:space="preserve"> and the function removing it is called </w:t>
      </w:r>
      <w:r w:rsidRPr="00EC76D5">
        <w:rPr>
          <w:rStyle w:val="CodeInText0"/>
        </w:rPr>
        <w:t>pop</w:t>
      </w:r>
      <w:r w:rsidRPr="00EC76D5">
        <w:t xml:space="preserve">. Let us say that we push our stack three times with the values </w:t>
      </w:r>
      <w:r w:rsidRPr="00EC76D5">
        <w:rPr>
          <w:rStyle w:val="CodeInText0"/>
        </w:rPr>
        <w:t>1</w:t>
      </w:r>
      <w:r w:rsidRPr="00EC76D5">
        <w:t xml:space="preserve">, </w:t>
      </w:r>
      <w:r w:rsidRPr="00EC76D5">
        <w:rPr>
          <w:rStyle w:val="CodeInText0"/>
        </w:rPr>
        <w:t>2</w:t>
      </w:r>
      <w:r w:rsidRPr="00EC76D5">
        <w:t xml:space="preserve">, and </w:t>
      </w:r>
      <w:r w:rsidRPr="00EC76D5">
        <w:rPr>
          <w:rStyle w:val="CodeInText0"/>
        </w:rPr>
        <w:t>3</w:t>
      </w:r>
      <w:r w:rsidRPr="00EC76D5">
        <w:t xml:space="preserve">. Then we can only access the topmost value, </w:t>
      </w:r>
      <w:r w:rsidRPr="00EC76D5">
        <w:rPr>
          <w:rStyle w:val="CodeInText0"/>
        </w:rPr>
        <w:t>3</w:t>
      </w:r>
      <w:r w:rsidRPr="00EC76D5">
        <w:t xml:space="preserve">, and not the two below, </w:t>
      </w:r>
      <w:r w:rsidRPr="00EC76D5">
        <w:rPr>
          <w:rStyle w:val="CodeInText0"/>
        </w:rPr>
        <w:t>1</w:t>
      </w:r>
      <w:r w:rsidRPr="00EC76D5">
        <w:t xml:space="preserve"> or </w:t>
      </w:r>
      <w:r w:rsidRPr="00EC76D5">
        <w:rPr>
          <w:rStyle w:val="CodeInText0"/>
        </w:rPr>
        <w:t>2</w:t>
      </w:r>
      <w:r w:rsidRPr="00EC76D5">
        <w:t>.</w:t>
      </w:r>
    </w:p>
    <w:p w14:paraId="63F958CB" w14:textId="77777777" w:rsidR="00E80032" w:rsidRPr="00EC76D5" w:rsidRDefault="00E80032" w:rsidP="00E80032">
      <w:pPr>
        <w:rPr>
          <w:szCs w:val="21"/>
        </w:rPr>
      </w:pPr>
      <w:r w:rsidRPr="00EC76D5">
        <w:rPr>
          <w:noProof/>
          <w:lang w:eastAsia="sv-SE"/>
        </w:rPr>
        <mc:AlternateContent>
          <mc:Choice Requires="wpc">
            <w:drawing>
              <wp:inline distT="0" distB="0" distL="0" distR="0" wp14:anchorId="3D86587F" wp14:editId="65FDD208">
                <wp:extent cx="4060190" cy="1173480"/>
                <wp:effectExtent l="0" t="9525" r="0" b="7620"/>
                <wp:docPr id="272" name="Canvas 6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9" name="Rectangle 10"/>
                        <wps:cNvSpPr>
                          <a:spLocks noChangeArrowheads="1"/>
                        </wps:cNvSpPr>
                        <wps:spPr bwMode="auto">
                          <a:xfrm>
                            <a:off x="721016" y="811455"/>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E2D17C" w14:textId="77777777" w:rsidR="005A193E" w:rsidRPr="003F7CF1" w:rsidRDefault="005A193E"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56" name="Line 11"/>
                        <wps:cNvCnPr>
                          <a:cxnSpLocks noChangeShapeType="1"/>
                        </wps:cNvCnPr>
                        <wps:spPr bwMode="auto">
                          <a:xfrm flipH="1">
                            <a:off x="721016" y="1171880"/>
                            <a:ext cx="539912" cy="1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7" name="Line 12"/>
                        <wps:cNvCnPr>
                          <a:cxnSpLocks noChangeShapeType="1"/>
                        </wps:cNvCnPr>
                        <wps:spPr bwMode="auto">
                          <a:xfrm flipV="1">
                            <a:off x="721016" y="0"/>
                            <a:ext cx="8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8" name="Rectangle 13"/>
                        <wps:cNvSpPr>
                          <a:spLocks noChangeArrowheads="1"/>
                        </wps:cNvSpPr>
                        <wps:spPr bwMode="auto">
                          <a:xfrm>
                            <a:off x="721016" y="450231"/>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117C79" w14:textId="77777777" w:rsidR="005A193E" w:rsidRPr="003F7CF1" w:rsidRDefault="005A193E"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59" name="Rectangle 14"/>
                        <wps:cNvSpPr>
                          <a:spLocks noChangeArrowheads="1"/>
                        </wps:cNvSpPr>
                        <wps:spPr bwMode="auto">
                          <a:xfrm>
                            <a:off x="721016" y="89806"/>
                            <a:ext cx="538312" cy="357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43C7D" w14:textId="77777777" w:rsidR="005A193E" w:rsidRPr="003F7CF1" w:rsidRDefault="005A193E"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60" name="Line 15"/>
                        <wps:cNvCnPr>
                          <a:cxnSpLocks noChangeShapeType="1"/>
                        </wps:cNvCnPr>
                        <wps:spPr bwMode="auto">
                          <a:xfrm flipV="1">
                            <a:off x="1260928" y="0"/>
                            <a:ext cx="16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1" name="Rectangle 16"/>
                        <wps:cNvSpPr>
                          <a:spLocks noChangeArrowheads="1"/>
                        </wps:cNvSpPr>
                        <wps:spPr bwMode="auto">
                          <a:xfrm>
                            <a:off x="0" y="270418"/>
                            <a:ext cx="721016" cy="7216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348D18" w14:textId="77777777" w:rsidR="005A193E" w:rsidRPr="003F7CF1" w:rsidRDefault="005A193E" w:rsidP="00E80032">
                              <w:pPr>
                                <w:pStyle w:val="SourceCodeBoxText"/>
                                <w:rPr>
                                  <w:sz w:val="19"/>
                                  <w:szCs w:val="19"/>
                                  <w:lang w:val="en-US"/>
                                </w:rPr>
                              </w:pPr>
                              <w:r w:rsidRPr="003F7CF1">
                                <w:rPr>
                                  <w:sz w:val="19"/>
                                  <w:szCs w:val="19"/>
                                  <w:lang w:val="en-US"/>
                                </w:rPr>
                                <w:t>push 1</w:t>
                              </w:r>
                            </w:p>
                            <w:p w14:paraId="3C159322" w14:textId="77777777" w:rsidR="005A193E" w:rsidRPr="003F7CF1" w:rsidRDefault="005A193E" w:rsidP="00E80032">
                              <w:pPr>
                                <w:pStyle w:val="SourceCodeBoxText"/>
                                <w:rPr>
                                  <w:sz w:val="19"/>
                                  <w:szCs w:val="19"/>
                                  <w:lang w:val="en-US"/>
                                </w:rPr>
                              </w:pPr>
                              <w:r w:rsidRPr="003F7CF1">
                                <w:rPr>
                                  <w:sz w:val="19"/>
                                  <w:szCs w:val="19"/>
                                  <w:lang w:val="en-US"/>
                                </w:rPr>
                                <w:t>push 2</w:t>
                              </w:r>
                            </w:p>
                            <w:p w14:paraId="22BA48C9" w14:textId="77777777" w:rsidR="005A193E" w:rsidRPr="003F7CF1" w:rsidRDefault="005A193E" w:rsidP="00E80032">
                              <w:pPr>
                                <w:pStyle w:val="SourceCodeBoxText"/>
                                <w:rPr>
                                  <w:sz w:val="19"/>
                                  <w:szCs w:val="19"/>
                                  <w:lang w:val="en-US"/>
                                </w:rPr>
                              </w:pPr>
                              <w:r w:rsidRPr="003F7CF1">
                                <w:rPr>
                                  <w:sz w:val="19"/>
                                  <w:szCs w:val="19"/>
                                  <w:lang w:val="en-US"/>
                                </w:rPr>
                                <w:t>push 3</w:t>
                              </w:r>
                            </w:p>
                            <w:p w14:paraId="5F86FACB" w14:textId="77777777" w:rsidR="005A193E" w:rsidRPr="003F7CF1" w:rsidRDefault="005A193E" w:rsidP="00E80032">
                              <w:pPr>
                                <w:pStyle w:val="SourceCodeBoxText"/>
                                <w:rPr>
                                  <w:sz w:val="19"/>
                                  <w:szCs w:val="19"/>
                                  <w:lang w:val="en-US"/>
                                </w:rPr>
                              </w:pPr>
                            </w:p>
                          </w:txbxContent>
                        </wps:txbx>
                        <wps:bodyPr rot="0" vert="horz" wrap="square" lIns="91440" tIns="45720" rIns="91440" bIns="45720" anchor="t" anchorCtr="0" upright="1">
                          <a:noAutofit/>
                        </wps:bodyPr>
                      </wps:wsp>
                    </wpc:wpc>
                  </a:graphicData>
                </a:graphic>
              </wp:inline>
            </w:drawing>
          </mc:Choice>
          <mc:Fallback>
            <w:pict>
              <v:group w14:anchorId="3D86587F" id="Canvas 63" o:spid="_x0000_s1324" editas="canvas" style="width:319.7pt;height:92.4pt;mso-position-horizontal-relative:char;mso-position-vertical-relative:line" coordsize="40601,11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">
                <v:shape id="_x0000_s1325" type="#_x0000_t75" style="position:absolute;width:40601;height:11734;visibility:visible;mso-wrap-style:square">
                  <v:fill o:detectmouseclick="t"/>
                  <v:path o:connecttype="none"/>
                </v:shape>
                <v:rect id="Rectangle 10" o:spid="_x0000_s1326" style="position:absolute;left:7210;top:8114;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" filled="f" stroked="f">
                  <v:textbox>
                    <w:txbxContent>
                      <w:p w14:paraId="4AE2D17C" w14:textId="77777777" w:rsidR="005A193E" w:rsidRPr="003F7CF1" w:rsidRDefault="005A193E" w:rsidP="00E80032">
                        <w:pPr>
                          <w:pStyle w:val="SourceCodeBoxText"/>
                          <w:rPr>
                            <w:sz w:val="19"/>
                            <w:szCs w:val="19"/>
                            <w:lang w:val="en-US"/>
                          </w:rPr>
                        </w:pPr>
                        <w:r w:rsidRPr="003F7CF1">
                          <w:rPr>
                            <w:sz w:val="19"/>
                            <w:szCs w:val="19"/>
                            <w:lang w:val="en-US"/>
                          </w:rPr>
                          <w:t>1</w:t>
                        </w:r>
                      </w:p>
                    </w:txbxContent>
                  </v:textbox>
                </v:rect>
                <v:line id="Line 11" o:spid="_x0000_s1327" style="position:absolute;flip:x;visibility:visible;mso-wrap-style:square" from="7210,11718" to="12609,11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"/>
                <v:line id="Line 12" o:spid="_x0000_s1328" style="position:absolute;flip:y;visibility:visible;mso-wrap-style:square" from="7210,0" to="7218,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"/>
                <v:rect id="Rectangle 13" o:spid="_x0000_s1329" style="position:absolute;left:7210;top:4502;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" filled="f" stroked="f">
                  <v:textbox>
                    <w:txbxContent>
                      <w:p w14:paraId="50117C79" w14:textId="77777777" w:rsidR="005A193E" w:rsidRPr="003F7CF1" w:rsidRDefault="005A193E" w:rsidP="00E80032">
                        <w:pPr>
                          <w:pStyle w:val="SourceCodeBoxText"/>
                          <w:rPr>
                            <w:sz w:val="19"/>
                            <w:szCs w:val="19"/>
                            <w:lang w:val="en-US"/>
                          </w:rPr>
                        </w:pPr>
                        <w:r w:rsidRPr="003F7CF1">
                          <w:rPr>
                            <w:sz w:val="19"/>
                            <w:szCs w:val="19"/>
                            <w:lang w:val="en-US"/>
                          </w:rPr>
                          <w:t>2</w:t>
                        </w:r>
                      </w:p>
                    </w:txbxContent>
                  </v:textbox>
                </v:rect>
                <v:rect id="Rectangle 14" o:spid="_x0000_s1330" style="position:absolute;left:7210;top:898;width:5383;height:3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" filled="f" stroked="f">
                  <v:textbox>
                    <w:txbxContent>
                      <w:p w14:paraId="57C43C7D" w14:textId="77777777" w:rsidR="005A193E" w:rsidRPr="003F7CF1" w:rsidRDefault="005A193E" w:rsidP="00E80032">
                        <w:pPr>
                          <w:pStyle w:val="SourceCodeBoxText"/>
                          <w:rPr>
                            <w:sz w:val="19"/>
                            <w:szCs w:val="19"/>
                            <w:lang w:val="en-US"/>
                          </w:rPr>
                        </w:pPr>
                        <w:r w:rsidRPr="003F7CF1">
                          <w:rPr>
                            <w:sz w:val="19"/>
                            <w:szCs w:val="19"/>
                            <w:lang w:val="en-US"/>
                          </w:rPr>
                          <w:t>3</w:t>
                        </w:r>
                      </w:p>
                    </w:txbxContent>
                  </v:textbox>
                </v:rect>
                <v:line id="Line 15" o:spid="_x0000_s1331" style="position:absolute;flip:y;visibility:visible;mso-wrap-style:square" from="12609,0" to="12625,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"/>
                <v:rect id="Rectangle 16" o:spid="_x0000_s1332" style="position:absolute;top:2704;width:7210;height:7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" filled="f" stroked="f">
                  <v:textbox>
                    <w:txbxContent>
                      <w:p w14:paraId="35348D18" w14:textId="77777777" w:rsidR="005A193E" w:rsidRPr="003F7CF1" w:rsidRDefault="005A193E" w:rsidP="00E80032">
                        <w:pPr>
                          <w:pStyle w:val="SourceCodeBoxText"/>
                          <w:rPr>
                            <w:sz w:val="19"/>
                            <w:szCs w:val="19"/>
                            <w:lang w:val="en-US"/>
                          </w:rPr>
                        </w:pPr>
                        <w:r w:rsidRPr="003F7CF1">
                          <w:rPr>
                            <w:sz w:val="19"/>
                            <w:szCs w:val="19"/>
                            <w:lang w:val="en-US"/>
                          </w:rPr>
                          <w:t>push 1</w:t>
                        </w:r>
                      </w:p>
                      <w:p w14:paraId="3C159322" w14:textId="77777777" w:rsidR="005A193E" w:rsidRPr="003F7CF1" w:rsidRDefault="005A193E" w:rsidP="00E80032">
                        <w:pPr>
                          <w:pStyle w:val="SourceCodeBoxText"/>
                          <w:rPr>
                            <w:sz w:val="19"/>
                            <w:szCs w:val="19"/>
                            <w:lang w:val="en-US"/>
                          </w:rPr>
                        </w:pPr>
                        <w:r w:rsidRPr="003F7CF1">
                          <w:rPr>
                            <w:sz w:val="19"/>
                            <w:szCs w:val="19"/>
                            <w:lang w:val="en-US"/>
                          </w:rPr>
                          <w:t>push 2</w:t>
                        </w:r>
                      </w:p>
                      <w:p w14:paraId="22BA48C9" w14:textId="77777777" w:rsidR="005A193E" w:rsidRPr="003F7CF1" w:rsidRDefault="005A193E" w:rsidP="00E80032">
                        <w:pPr>
                          <w:pStyle w:val="SourceCodeBoxText"/>
                          <w:rPr>
                            <w:sz w:val="19"/>
                            <w:szCs w:val="19"/>
                            <w:lang w:val="en-US"/>
                          </w:rPr>
                        </w:pPr>
                        <w:r w:rsidRPr="003F7CF1">
                          <w:rPr>
                            <w:sz w:val="19"/>
                            <w:szCs w:val="19"/>
                            <w:lang w:val="en-US"/>
                          </w:rPr>
                          <w:t>push 3</w:t>
                        </w:r>
                      </w:p>
                      <w:p w14:paraId="5F86FACB" w14:textId="77777777" w:rsidR="005A193E" w:rsidRPr="003F7CF1" w:rsidRDefault="005A193E" w:rsidP="00E80032">
                        <w:pPr>
                          <w:pStyle w:val="SourceCodeBoxText"/>
                          <w:rPr>
                            <w:sz w:val="19"/>
                            <w:szCs w:val="19"/>
                            <w:lang w:val="en-US"/>
                          </w:rPr>
                        </w:pPr>
                      </w:p>
                    </w:txbxContent>
                  </v:textbox>
                </v:rect>
                <w10:anchorlock/>
              </v:group>
            </w:pict>
          </mc:Fallback>
        </mc:AlternateContent>
      </w:r>
    </w:p>
    <w:p w14:paraId="6FD05F3A" w14:textId="77777777" w:rsidR="00E80032" w:rsidRPr="00EC76D5" w:rsidRDefault="00E80032" w:rsidP="00E80032">
      <w:pPr>
        <w:pStyle w:val="CodeListing"/>
        <w:rPr>
          <w:sz w:val="21"/>
          <w:szCs w:val="21"/>
        </w:rPr>
      </w:pPr>
      <w:r w:rsidRPr="00EC76D5">
        <w:rPr>
          <w:sz w:val="21"/>
          <w:szCs w:val="21"/>
        </w:rPr>
        <w:t>Cell.h</w:t>
      </w:r>
    </w:p>
    <w:p w14:paraId="27E21B19" w14:textId="77777777" w:rsidR="00E80032" w:rsidRPr="00EC76D5" w:rsidRDefault="00E80032" w:rsidP="00E80032">
      <w:pPr>
        <w:pStyle w:val="Code"/>
      </w:pPr>
      <w:r w:rsidRPr="00EC76D5">
        <w:t>struct Cell {</w:t>
      </w:r>
      <w:r w:rsidRPr="00EC76D5">
        <w:cr/>
        <w:t xml:space="preserve">  int m_value;</w:t>
      </w:r>
    </w:p>
    <w:p w14:paraId="28365EA2" w14:textId="77777777" w:rsidR="00E80032" w:rsidRPr="00EC76D5" w:rsidRDefault="00E80032" w:rsidP="00E80032">
      <w:pPr>
        <w:pStyle w:val="Code"/>
      </w:pPr>
      <w:r w:rsidRPr="00EC76D5">
        <w:t xml:space="preserve">  struct Cell* m_nextPtr;</w:t>
      </w:r>
    </w:p>
    <w:p w14:paraId="48D92A71" w14:textId="77777777" w:rsidR="00E80032" w:rsidRPr="00EC76D5" w:rsidRDefault="00E80032" w:rsidP="00E80032">
      <w:pPr>
        <w:pStyle w:val="Code"/>
      </w:pPr>
      <w:r w:rsidRPr="00EC76D5">
        <w:t>};</w:t>
      </w:r>
    </w:p>
    <w:p w14:paraId="4E3E16BA" w14:textId="77777777" w:rsidR="00E80032" w:rsidRPr="00EC76D5" w:rsidRDefault="00E80032" w:rsidP="00E80032">
      <w:pPr>
        <w:pStyle w:val="Code"/>
      </w:pPr>
    </w:p>
    <w:p w14:paraId="3EFACA11" w14:textId="77777777" w:rsidR="00E80032" w:rsidRPr="00EC76D5" w:rsidRDefault="00E80032" w:rsidP="00E80032">
      <w:pPr>
        <w:pStyle w:val="Code"/>
      </w:pPr>
      <w:r w:rsidRPr="00EC76D5">
        <w:t>typedef struct Cell CELL;</w:t>
      </w:r>
    </w:p>
    <w:p w14:paraId="3626C89D" w14:textId="77777777" w:rsidR="00E80032" w:rsidRPr="00EC76D5" w:rsidRDefault="00E80032" w:rsidP="00E80032">
      <w:pPr>
        <w:pStyle w:val="Code"/>
      </w:pPr>
    </w:p>
    <w:p w14:paraId="08EB1218" w14:textId="4ABB3607" w:rsidR="00E80032" w:rsidRPr="00EC76D5" w:rsidRDefault="00E80032" w:rsidP="00E80032">
      <w:pPr>
        <w:pStyle w:val="Code"/>
      </w:pPr>
      <w:r w:rsidRPr="00EC76D5">
        <w:t>void Cell</w:t>
      </w:r>
      <w:r w:rsidR="002F35C1">
        <w:t>Initializer</w:t>
      </w:r>
      <w:r w:rsidRPr="00EC76D5">
        <w:t>(CELL* cellPtr, int value, CELL* nextPtr);</w:t>
      </w:r>
    </w:p>
    <w:p w14:paraId="3D21DB24" w14:textId="77777777" w:rsidR="00E80032" w:rsidRPr="00EC76D5" w:rsidRDefault="00E80032" w:rsidP="00E80032">
      <w:pPr>
        <w:pStyle w:val="Code"/>
      </w:pPr>
      <w:r w:rsidRPr="00EC76D5">
        <w:t>void CellSetValue(CELL* cellPtr, int value);</w:t>
      </w:r>
    </w:p>
    <w:p w14:paraId="56E0C54D" w14:textId="77777777" w:rsidR="00E80032" w:rsidRPr="00EC76D5" w:rsidRDefault="00E80032" w:rsidP="00E80032">
      <w:pPr>
        <w:pStyle w:val="Code"/>
      </w:pPr>
      <w:r w:rsidRPr="00EC76D5">
        <w:t>int CellGetValue(CELL* cellPtr);</w:t>
      </w:r>
    </w:p>
    <w:p w14:paraId="07FDF0EB" w14:textId="77777777" w:rsidR="00E80032" w:rsidRPr="00EC76D5" w:rsidRDefault="00E80032" w:rsidP="00E80032">
      <w:pPr>
        <w:pStyle w:val="Code"/>
      </w:pPr>
      <w:r w:rsidRPr="00EC76D5">
        <w:lastRenderedPageBreak/>
        <w:t>void CellSetNext(CELL* cellPtr, CELL* nextPtr);</w:t>
      </w:r>
    </w:p>
    <w:p w14:paraId="341027F6" w14:textId="77777777" w:rsidR="00E80032" w:rsidRPr="00EC76D5" w:rsidRDefault="00E80032" w:rsidP="00E80032">
      <w:pPr>
        <w:pStyle w:val="Code"/>
      </w:pPr>
      <w:r w:rsidRPr="00EC76D5">
        <w:t>CELL* CellGetNext(CELL* cellPtr);</w:t>
      </w:r>
    </w:p>
    <w:p w14:paraId="6AD9D1DF" w14:textId="77777777" w:rsidR="00E80032" w:rsidRPr="00EC76D5" w:rsidRDefault="00E80032" w:rsidP="00E80032">
      <w:pPr>
        <w:pStyle w:val="CodeListing"/>
        <w:rPr>
          <w:sz w:val="21"/>
          <w:szCs w:val="21"/>
        </w:rPr>
      </w:pPr>
      <w:r w:rsidRPr="00EC76D5">
        <w:rPr>
          <w:sz w:val="21"/>
          <w:szCs w:val="21"/>
        </w:rPr>
        <w:t>Cell.c</w:t>
      </w:r>
    </w:p>
    <w:p w14:paraId="4155391E" w14:textId="77777777" w:rsidR="00E80032" w:rsidRPr="00EC76D5" w:rsidRDefault="00E80032" w:rsidP="00E80032">
      <w:pPr>
        <w:pStyle w:val="Code"/>
      </w:pPr>
      <w:r w:rsidRPr="00EC76D5">
        <w:t>#include "Cell.h"</w:t>
      </w:r>
    </w:p>
    <w:p w14:paraId="7D7D1D52" w14:textId="77777777" w:rsidR="00E80032" w:rsidRPr="00EC76D5" w:rsidRDefault="00E80032" w:rsidP="00E80032">
      <w:pPr>
        <w:pStyle w:val="Code"/>
      </w:pPr>
    </w:p>
    <w:p w14:paraId="43DAC26F" w14:textId="2C1F012C" w:rsidR="00E80032" w:rsidRPr="00EC76D5" w:rsidRDefault="00E80032" w:rsidP="00E80032">
      <w:pPr>
        <w:pStyle w:val="Code"/>
      </w:pPr>
      <w:r w:rsidRPr="00EC76D5">
        <w:t>void Cell</w:t>
      </w:r>
      <w:r w:rsidR="002F35C1">
        <w:t>Initializer</w:t>
      </w:r>
      <w:r w:rsidRPr="00EC76D5">
        <w:t>(CELL* cellPtr, int value, CELL* nextPtr) {</w:t>
      </w:r>
    </w:p>
    <w:p w14:paraId="3A61E8AD" w14:textId="77777777" w:rsidR="00E80032" w:rsidRPr="00EC76D5" w:rsidRDefault="00E80032" w:rsidP="00E80032">
      <w:pPr>
        <w:pStyle w:val="Code"/>
      </w:pPr>
      <w:r w:rsidRPr="00EC76D5">
        <w:t xml:space="preserve">  cellPtr-&gt;m_value = value;</w:t>
      </w:r>
    </w:p>
    <w:p w14:paraId="59281235" w14:textId="77777777" w:rsidR="00E80032" w:rsidRPr="00EC76D5" w:rsidRDefault="00E80032" w:rsidP="00E80032">
      <w:pPr>
        <w:pStyle w:val="Code"/>
      </w:pPr>
      <w:r w:rsidRPr="00EC76D5">
        <w:t xml:space="preserve">  cellPtr-&gt;m_nextPtr = nextPtr;</w:t>
      </w:r>
    </w:p>
    <w:p w14:paraId="714F6187" w14:textId="77777777" w:rsidR="00E80032" w:rsidRPr="00EC76D5" w:rsidRDefault="00E80032" w:rsidP="00E80032">
      <w:pPr>
        <w:pStyle w:val="Code"/>
      </w:pPr>
      <w:r w:rsidRPr="00EC76D5">
        <w:t>}</w:t>
      </w:r>
    </w:p>
    <w:p w14:paraId="0D5D75ED" w14:textId="77777777" w:rsidR="00E80032" w:rsidRPr="00EC76D5" w:rsidRDefault="00E80032" w:rsidP="00E80032">
      <w:pPr>
        <w:pStyle w:val="Code"/>
      </w:pPr>
    </w:p>
    <w:p w14:paraId="5581BE91" w14:textId="77777777" w:rsidR="00E80032" w:rsidRPr="00EC76D5" w:rsidRDefault="00E80032" w:rsidP="00E80032">
      <w:pPr>
        <w:pStyle w:val="Code"/>
      </w:pPr>
      <w:r w:rsidRPr="00EC76D5">
        <w:t>void CellSetValue(CELL* cellPtr, int value) {</w:t>
      </w:r>
    </w:p>
    <w:p w14:paraId="6D78A6BA" w14:textId="77777777" w:rsidR="00E80032" w:rsidRPr="00EC76D5" w:rsidRDefault="00E80032" w:rsidP="00E80032">
      <w:pPr>
        <w:pStyle w:val="Code"/>
      </w:pPr>
      <w:r w:rsidRPr="00EC76D5">
        <w:t xml:space="preserve">  cellPtr-&gt;m_value = value;</w:t>
      </w:r>
    </w:p>
    <w:p w14:paraId="48A1168B" w14:textId="77777777" w:rsidR="00E80032" w:rsidRPr="00EC76D5" w:rsidRDefault="00E80032" w:rsidP="00E80032">
      <w:pPr>
        <w:pStyle w:val="Code"/>
      </w:pPr>
      <w:r w:rsidRPr="00EC76D5">
        <w:t>}</w:t>
      </w:r>
    </w:p>
    <w:p w14:paraId="66EABEC4" w14:textId="77777777" w:rsidR="00E80032" w:rsidRPr="00EC76D5" w:rsidRDefault="00E80032" w:rsidP="00E80032">
      <w:pPr>
        <w:pStyle w:val="Code"/>
      </w:pPr>
    </w:p>
    <w:p w14:paraId="56A55119" w14:textId="77777777" w:rsidR="00E80032" w:rsidRPr="00EC76D5" w:rsidRDefault="00E80032" w:rsidP="00E80032">
      <w:pPr>
        <w:pStyle w:val="Code"/>
      </w:pPr>
      <w:r w:rsidRPr="00EC76D5">
        <w:t>int CellGetValue(CELL* cellPtr) {</w:t>
      </w:r>
    </w:p>
    <w:p w14:paraId="1F251B81" w14:textId="77777777" w:rsidR="00E80032" w:rsidRPr="00EC76D5" w:rsidRDefault="00E80032" w:rsidP="00E80032">
      <w:pPr>
        <w:pStyle w:val="Code"/>
      </w:pPr>
      <w:r w:rsidRPr="00EC76D5">
        <w:t xml:space="preserve">  return cellPtr-&gt;m_value;</w:t>
      </w:r>
    </w:p>
    <w:p w14:paraId="6D9CDB28" w14:textId="77777777" w:rsidR="00E80032" w:rsidRPr="00EC76D5" w:rsidRDefault="00E80032" w:rsidP="00E80032">
      <w:pPr>
        <w:pStyle w:val="Code"/>
      </w:pPr>
      <w:r w:rsidRPr="00EC76D5">
        <w:t>}</w:t>
      </w:r>
    </w:p>
    <w:p w14:paraId="35908FAF" w14:textId="77777777" w:rsidR="00E80032" w:rsidRPr="00EC76D5" w:rsidRDefault="00E80032" w:rsidP="00E80032">
      <w:pPr>
        <w:pStyle w:val="Code"/>
      </w:pPr>
    </w:p>
    <w:p w14:paraId="05E4F3AF" w14:textId="77777777" w:rsidR="00E80032" w:rsidRPr="00EC76D5" w:rsidRDefault="00E80032" w:rsidP="00E80032">
      <w:pPr>
        <w:pStyle w:val="Code"/>
      </w:pPr>
      <w:r w:rsidRPr="00EC76D5">
        <w:t>void CellSetNext(CELL* cellPtr, CELL* nextPtr) {</w:t>
      </w:r>
    </w:p>
    <w:p w14:paraId="3B654283" w14:textId="77777777" w:rsidR="00E80032" w:rsidRPr="00EC76D5" w:rsidRDefault="00E80032" w:rsidP="00E80032">
      <w:pPr>
        <w:pStyle w:val="Code"/>
      </w:pPr>
      <w:r w:rsidRPr="00EC76D5">
        <w:t xml:space="preserve">  cellPtr-&gt;m_nextPtr = nextPtr;</w:t>
      </w:r>
    </w:p>
    <w:p w14:paraId="36B56F6F" w14:textId="77777777" w:rsidR="00E80032" w:rsidRPr="00EC76D5" w:rsidRDefault="00E80032" w:rsidP="00E80032">
      <w:pPr>
        <w:pStyle w:val="Code"/>
      </w:pPr>
      <w:r w:rsidRPr="00EC76D5">
        <w:t>}</w:t>
      </w:r>
    </w:p>
    <w:p w14:paraId="6980D8FA" w14:textId="77777777" w:rsidR="00E80032" w:rsidRPr="00EC76D5" w:rsidRDefault="00E80032" w:rsidP="00E80032">
      <w:pPr>
        <w:pStyle w:val="Code"/>
      </w:pPr>
    </w:p>
    <w:p w14:paraId="0F10DEFE" w14:textId="77777777" w:rsidR="00E80032" w:rsidRPr="00EC76D5" w:rsidRDefault="00E80032" w:rsidP="00E80032">
      <w:pPr>
        <w:pStyle w:val="Code"/>
      </w:pPr>
      <w:r w:rsidRPr="00EC76D5">
        <w:t>CELL* CellGetNext(CELL* cellPtr) {</w:t>
      </w:r>
    </w:p>
    <w:p w14:paraId="15476688" w14:textId="77777777" w:rsidR="00E80032" w:rsidRPr="00EC76D5" w:rsidRDefault="00E80032" w:rsidP="00E80032">
      <w:pPr>
        <w:pStyle w:val="Code"/>
      </w:pPr>
      <w:r w:rsidRPr="00EC76D5">
        <w:t xml:space="preserve">  return cellPtr-&gt;m_nextPtr;</w:t>
      </w:r>
    </w:p>
    <w:p w14:paraId="6F3521FB" w14:textId="77777777" w:rsidR="00E80032" w:rsidRPr="00EC76D5" w:rsidRDefault="00E80032" w:rsidP="00E80032">
      <w:pPr>
        <w:pStyle w:val="Code"/>
      </w:pPr>
      <w:r w:rsidRPr="00EC76D5">
        <w:t>}</w:t>
      </w:r>
    </w:p>
    <w:p w14:paraId="64658B53" w14:textId="77777777" w:rsidR="00E80032" w:rsidRPr="00EC76D5" w:rsidRDefault="00E80032" w:rsidP="00E80032">
      <w:pPr>
        <w:pStyle w:val="CodeListing"/>
        <w:rPr>
          <w:sz w:val="21"/>
          <w:szCs w:val="21"/>
        </w:rPr>
      </w:pPr>
      <w:r w:rsidRPr="00EC76D5">
        <w:rPr>
          <w:sz w:val="21"/>
          <w:szCs w:val="21"/>
        </w:rPr>
        <w:t>Main.c</w:t>
      </w:r>
    </w:p>
    <w:p w14:paraId="269ED3C8" w14:textId="77777777" w:rsidR="00E80032" w:rsidRPr="00EC76D5" w:rsidRDefault="00E80032" w:rsidP="00E80032">
      <w:pPr>
        <w:pStyle w:val="Code"/>
      </w:pPr>
      <w:r w:rsidRPr="00EC76D5">
        <w:t>#include &lt;stdlib.h&gt;</w:t>
      </w:r>
    </w:p>
    <w:p w14:paraId="362F7753" w14:textId="77777777" w:rsidR="00E80032" w:rsidRPr="00EC76D5" w:rsidRDefault="00E80032" w:rsidP="00E80032">
      <w:pPr>
        <w:pStyle w:val="Code"/>
      </w:pPr>
      <w:r w:rsidRPr="00EC76D5">
        <w:t>#include "Cell.h"</w:t>
      </w:r>
    </w:p>
    <w:p w14:paraId="5601728F" w14:textId="77777777" w:rsidR="00E80032" w:rsidRPr="00EC76D5" w:rsidRDefault="00E80032" w:rsidP="00E80032">
      <w:pPr>
        <w:pStyle w:val="Code"/>
      </w:pPr>
    </w:p>
    <w:p w14:paraId="1094B5C3" w14:textId="77777777" w:rsidR="00E80032" w:rsidRPr="00EC76D5" w:rsidRDefault="00E80032" w:rsidP="00E80032">
      <w:pPr>
        <w:pStyle w:val="Code"/>
      </w:pPr>
      <w:r w:rsidRPr="00EC76D5">
        <w:t>void main() {</w:t>
      </w:r>
    </w:p>
    <w:p w14:paraId="340DBD34" w14:textId="77777777" w:rsidR="00E80032" w:rsidRPr="00EC76D5" w:rsidRDefault="00E80032" w:rsidP="00E80032">
      <w:pPr>
        <w:pStyle w:val="Code"/>
      </w:pPr>
      <w:r w:rsidRPr="00EC76D5">
        <w:t xml:space="preserve">  CELL* cellPtr1 = malloc(sizeof(CELL));</w:t>
      </w:r>
    </w:p>
    <w:p w14:paraId="0E2032AF" w14:textId="77777777" w:rsidR="00E80032" w:rsidRPr="00EC76D5" w:rsidRDefault="00E80032" w:rsidP="00E80032">
      <w:pPr>
        <w:pStyle w:val="Code"/>
      </w:pPr>
      <w:r w:rsidRPr="00EC76D5">
        <w:t xml:space="preserve">  CELL* cellPtr2 = malloc(sizeof(CELL));</w:t>
      </w:r>
    </w:p>
    <w:p w14:paraId="04451F4C" w14:textId="77777777" w:rsidR="00E80032" w:rsidRPr="00EC76D5" w:rsidRDefault="00E80032" w:rsidP="00E80032">
      <w:pPr>
        <w:pStyle w:val="Code"/>
      </w:pPr>
      <w:r w:rsidRPr="00EC76D5">
        <w:t xml:space="preserve">  CELL* cellPtr3 = malloc(sizeof(CELL));</w:t>
      </w:r>
    </w:p>
    <w:p w14:paraId="6ACE512B" w14:textId="77777777" w:rsidR="00E80032" w:rsidRPr="00EC76D5" w:rsidRDefault="00E80032" w:rsidP="00E80032">
      <w:pPr>
        <w:pStyle w:val="Code"/>
      </w:pPr>
    </w:p>
    <w:p w14:paraId="080CBF0F" w14:textId="1A598EDD" w:rsidR="00E80032" w:rsidRPr="00EC76D5" w:rsidRDefault="00E80032" w:rsidP="00E80032">
      <w:pPr>
        <w:pStyle w:val="Code"/>
      </w:pPr>
      <w:r w:rsidRPr="00EC76D5">
        <w:t xml:space="preserve">  Cell</w:t>
      </w:r>
      <w:r w:rsidR="002F35C1">
        <w:t>Initializer</w:t>
      </w:r>
      <w:r w:rsidRPr="00EC76D5">
        <w:t>(cellPtr3, 3, NULL);</w:t>
      </w:r>
    </w:p>
    <w:p w14:paraId="6C0A4D3B" w14:textId="086E7058" w:rsidR="00E80032" w:rsidRPr="00EC76D5" w:rsidRDefault="00E80032" w:rsidP="00E80032">
      <w:pPr>
        <w:pStyle w:val="Code"/>
      </w:pPr>
      <w:r w:rsidRPr="00EC76D5">
        <w:t xml:space="preserve">  Cell</w:t>
      </w:r>
      <w:r w:rsidR="002F35C1">
        <w:t>Initializer</w:t>
      </w:r>
      <w:r w:rsidRPr="00EC76D5">
        <w:t>(cellPtr2, 2, cellPtr3);</w:t>
      </w:r>
    </w:p>
    <w:p w14:paraId="6241C5C5" w14:textId="00DCE244" w:rsidR="00E80032" w:rsidRPr="00EC76D5" w:rsidRDefault="00E80032" w:rsidP="00E80032">
      <w:pPr>
        <w:pStyle w:val="Code"/>
      </w:pPr>
      <w:r w:rsidRPr="00EC76D5">
        <w:t xml:space="preserve">  Cell</w:t>
      </w:r>
      <w:r w:rsidR="002F35C1">
        <w:t>Initializer</w:t>
      </w:r>
      <w:r w:rsidRPr="00EC76D5">
        <w:t>(cellPtr1, 1, cellPtr2);</w:t>
      </w:r>
    </w:p>
    <w:p w14:paraId="104D01CB" w14:textId="77777777" w:rsidR="00E80032" w:rsidRPr="00EC76D5" w:rsidRDefault="00E80032" w:rsidP="00E80032">
      <w:pPr>
        <w:pStyle w:val="Code"/>
      </w:pPr>
      <w:r w:rsidRPr="00EC76D5">
        <w:t>}</w:t>
      </w:r>
    </w:p>
    <w:p w14:paraId="754A7972" w14:textId="4F2F0C31" w:rsidR="00E80032" w:rsidRPr="00EC76D5" w:rsidRDefault="00E80032" w:rsidP="00E80032">
      <w:r w:rsidRPr="00EC76D5">
        <w:t xml:space="preserve">The following </w:t>
      </w:r>
      <w:r w:rsidR="00F25B86" w:rsidRPr="00EC76D5">
        <w:t xml:space="preserve">struct </w:t>
      </w:r>
      <w:r w:rsidRPr="00EC76D5">
        <w:t xml:space="preserve">is created by </w:t>
      </w:r>
      <w:r w:rsidRPr="00EC76D5">
        <w:rPr>
          <w:rStyle w:val="CodeInText0"/>
        </w:rPr>
        <w:t>main</w:t>
      </w:r>
      <w:r w:rsidRPr="00EC76D5">
        <w:t xml:space="preserve"> above.</w:t>
      </w:r>
    </w:p>
    <w:p w14:paraId="45220D2A" w14:textId="77777777" w:rsidR="00E80032" w:rsidRPr="00EC76D5" w:rsidRDefault="00E80032" w:rsidP="00E80032">
      <w:pPr>
        <w:rPr>
          <w:szCs w:val="21"/>
        </w:rPr>
      </w:pPr>
      <w:r w:rsidRPr="00EC76D5">
        <w:rPr>
          <w:noProof/>
          <w:lang w:eastAsia="sv-SE"/>
        </w:rPr>
        <mc:AlternateContent>
          <mc:Choice Requires="wpc">
            <w:drawing>
              <wp:inline distT="0" distB="0" distL="0" distR="0" wp14:anchorId="556F6B33" wp14:editId="2E706BC1">
                <wp:extent cx="5008245" cy="1623060"/>
                <wp:effectExtent l="0" t="0" r="1905" b="0"/>
                <wp:docPr id="281" name="Canvas 5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75" name="Rectangle 39"/>
                        <wps:cNvSpPr>
                          <a:spLocks noChangeArrowheads="1"/>
                        </wps:cNvSpPr>
                        <wps:spPr bwMode="auto">
                          <a:xfrm>
                            <a:off x="767007" y="270510"/>
                            <a:ext cx="542405" cy="359613"/>
                          </a:xfrm>
                          <a:prstGeom prst="rect">
                            <a:avLst/>
                          </a:prstGeom>
                          <a:solidFill>
                            <a:srgbClr val="FFFFFF"/>
                          </a:solidFill>
                          <a:ln w="9525">
                            <a:solidFill>
                              <a:srgbClr val="000000"/>
                            </a:solidFill>
                            <a:miter lim="800000"/>
                            <a:headEnd/>
                            <a:tailEnd/>
                          </a:ln>
                        </wps:spPr>
                        <wps:txbx>
                          <w:txbxContent>
                            <w:p w14:paraId="1699A527" w14:textId="77777777" w:rsidR="005A193E" w:rsidRPr="003F7CF1" w:rsidRDefault="005A193E"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88" name="Text Box 40"/>
                        <wps:cNvSpPr txBox="1">
                          <a:spLocks noChangeArrowheads="1"/>
                        </wps:cNvSpPr>
                        <wps:spPr bwMode="auto">
                          <a:xfrm>
                            <a:off x="678106" y="0"/>
                            <a:ext cx="720206"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3346DB" w14:textId="77777777" w:rsidR="005A193E" w:rsidRPr="003F7CF1" w:rsidRDefault="005A193E"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89" name="Text Box 41"/>
                        <wps:cNvSpPr txBox="1">
                          <a:spLocks noChangeArrowheads="1"/>
                        </wps:cNvSpPr>
                        <wps:spPr bwMode="auto">
                          <a:xfrm>
                            <a:off x="1218911" y="0"/>
                            <a:ext cx="7218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D6AF6A" w14:textId="77777777" w:rsidR="005A193E" w:rsidRPr="003F7CF1" w:rsidRDefault="005A193E"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0" name="Rectangle 42"/>
                        <wps:cNvSpPr>
                          <a:spLocks noChangeArrowheads="1"/>
                        </wps:cNvSpPr>
                        <wps:spPr bwMode="auto">
                          <a:xfrm>
                            <a:off x="1309412" y="270510"/>
                            <a:ext cx="541505" cy="358813"/>
                          </a:xfrm>
                          <a:prstGeom prst="rect">
                            <a:avLst/>
                          </a:prstGeom>
                          <a:solidFill>
                            <a:srgbClr val="FFFFFF"/>
                          </a:solidFill>
                          <a:ln w="9525">
                            <a:solidFill>
                              <a:srgbClr val="000000"/>
                            </a:solidFill>
                            <a:miter lim="800000"/>
                            <a:headEnd/>
                            <a:tailEnd/>
                          </a:ln>
                        </wps:spPr>
                        <wps:txbx>
                          <w:txbxContent>
                            <w:p w14:paraId="1A70E16C" w14:textId="77777777" w:rsidR="005A193E" w:rsidRPr="003F7CF1" w:rsidRDefault="005A193E"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1" name="Rectangle 43"/>
                        <wps:cNvSpPr>
                          <a:spLocks noChangeArrowheads="1"/>
                        </wps:cNvSpPr>
                        <wps:spPr bwMode="auto">
                          <a:xfrm>
                            <a:off x="2032818" y="270510"/>
                            <a:ext cx="539105" cy="359613"/>
                          </a:xfrm>
                          <a:prstGeom prst="rect">
                            <a:avLst/>
                          </a:prstGeom>
                          <a:solidFill>
                            <a:srgbClr val="FFFFFF"/>
                          </a:solidFill>
                          <a:ln w="9525">
                            <a:solidFill>
                              <a:srgbClr val="000000"/>
                            </a:solidFill>
                            <a:miter lim="800000"/>
                            <a:headEnd/>
                            <a:tailEnd/>
                          </a:ln>
                        </wps:spPr>
                        <wps:txbx>
                          <w:txbxContent>
                            <w:p w14:paraId="35CA7C79" w14:textId="77777777" w:rsidR="005A193E" w:rsidRPr="003F7CF1" w:rsidRDefault="005A193E"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92" name="Text Box 44"/>
                        <wps:cNvSpPr txBox="1">
                          <a:spLocks noChangeArrowheads="1"/>
                        </wps:cNvSpPr>
                        <wps:spPr bwMode="auto">
                          <a:xfrm>
                            <a:off x="1940717" y="0"/>
                            <a:ext cx="7201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AF5764" w14:textId="77777777" w:rsidR="005A193E" w:rsidRPr="003F7CF1" w:rsidRDefault="005A193E"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3" name="Text Box 45"/>
                        <wps:cNvSpPr txBox="1">
                          <a:spLocks noChangeArrowheads="1"/>
                        </wps:cNvSpPr>
                        <wps:spPr bwMode="auto">
                          <a:xfrm>
                            <a:off x="2480622" y="0"/>
                            <a:ext cx="7210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3C62EC" w14:textId="77777777" w:rsidR="005A193E" w:rsidRPr="003F7CF1" w:rsidRDefault="005A193E"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4" name="Rectangle 46"/>
                        <wps:cNvSpPr>
                          <a:spLocks noChangeArrowheads="1"/>
                        </wps:cNvSpPr>
                        <wps:spPr bwMode="auto">
                          <a:xfrm>
                            <a:off x="2571923" y="270510"/>
                            <a:ext cx="540005" cy="358813"/>
                          </a:xfrm>
                          <a:prstGeom prst="rect">
                            <a:avLst/>
                          </a:prstGeom>
                          <a:solidFill>
                            <a:srgbClr val="FFFFFF"/>
                          </a:solidFill>
                          <a:ln w="9525">
                            <a:solidFill>
                              <a:srgbClr val="000000"/>
                            </a:solidFill>
                            <a:miter lim="800000"/>
                            <a:headEnd/>
                            <a:tailEnd/>
                          </a:ln>
                        </wps:spPr>
                        <wps:txbx>
                          <w:txbxContent>
                            <w:p w14:paraId="0EB4EC3F" w14:textId="77777777" w:rsidR="005A193E" w:rsidRPr="003F7CF1" w:rsidRDefault="005A193E"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5" name="Rectangle 47"/>
                        <wps:cNvSpPr>
                          <a:spLocks noChangeArrowheads="1"/>
                        </wps:cNvSpPr>
                        <wps:spPr bwMode="auto">
                          <a:xfrm>
                            <a:off x="3292930" y="270510"/>
                            <a:ext cx="542405" cy="359613"/>
                          </a:xfrm>
                          <a:prstGeom prst="rect">
                            <a:avLst/>
                          </a:prstGeom>
                          <a:solidFill>
                            <a:srgbClr val="FFFFFF"/>
                          </a:solidFill>
                          <a:ln w="9525">
                            <a:solidFill>
                              <a:srgbClr val="000000"/>
                            </a:solidFill>
                            <a:miter lim="800000"/>
                            <a:headEnd/>
                            <a:tailEnd/>
                          </a:ln>
                        </wps:spPr>
                        <wps:txbx>
                          <w:txbxContent>
                            <w:p w14:paraId="705F2395" w14:textId="77777777" w:rsidR="005A193E" w:rsidRPr="003F7CF1" w:rsidRDefault="005A193E"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96" name="Text Box 48"/>
                        <wps:cNvSpPr txBox="1">
                          <a:spLocks noChangeArrowheads="1"/>
                        </wps:cNvSpPr>
                        <wps:spPr bwMode="auto">
                          <a:xfrm>
                            <a:off x="3204829" y="0"/>
                            <a:ext cx="7210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30A441" w14:textId="77777777" w:rsidR="005A193E" w:rsidRPr="003F7CF1" w:rsidRDefault="005A193E"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7" name="Text Box 49"/>
                        <wps:cNvSpPr txBox="1">
                          <a:spLocks noChangeArrowheads="1"/>
                        </wps:cNvSpPr>
                        <wps:spPr bwMode="auto">
                          <a:xfrm>
                            <a:off x="3743934" y="0"/>
                            <a:ext cx="7227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7567D" w14:textId="77777777" w:rsidR="005A193E" w:rsidRPr="003F7CF1" w:rsidRDefault="005A193E"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8" name="Rectangle 50"/>
                        <wps:cNvSpPr>
                          <a:spLocks noChangeArrowheads="1"/>
                        </wps:cNvSpPr>
                        <wps:spPr bwMode="auto">
                          <a:xfrm>
                            <a:off x="3834534" y="270510"/>
                            <a:ext cx="543105" cy="358813"/>
                          </a:xfrm>
                          <a:prstGeom prst="rect">
                            <a:avLst/>
                          </a:prstGeom>
                          <a:solidFill>
                            <a:srgbClr val="FFFFFF"/>
                          </a:solidFill>
                          <a:ln w="9525">
                            <a:solidFill>
                              <a:srgbClr val="000000"/>
                            </a:solidFill>
                            <a:miter lim="800000"/>
                            <a:headEnd/>
                            <a:tailEnd/>
                          </a:ln>
                        </wps:spPr>
                        <wps:txbx>
                          <w:txbxContent>
                            <w:p w14:paraId="298A3125" w14:textId="77777777" w:rsidR="005A193E" w:rsidRPr="003F7CF1" w:rsidRDefault="005A193E"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9" name="Line 51"/>
                        <wps:cNvCnPr>
                          <a:cxnSpLocks noChangeShapeType="1"/>
                        </wps:cNvCnPr>
                        <wps:spPr bwMode="auto">
                          <a:xfrm>
                            <a:off x="1579414"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0" name="Line 52"/>
                        <wps:cNvCnPr>
                          <a:cxnSpLocks noChangeShapeType="1"/>
                        </wps:cNvCnPr>
                        <wps:spPr bwMode="auto">
                          <a:xfrm>
                            <a:off x="2841926"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1" name="Line 53"/>
                        <wps:cNvCnPr>
                          <a:cxnSpLocks noChangeShapeType="1"/>
                        </wps:cNvCnPr>
                        <wps:spPr bwMode="auto">
                          <a:xfrm flipV="1">
                            <a:off x="4105337" y="451117"/>
                            <a:ext cx="4502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2" name="Rectangle 54"/>
                        <wps:cNvSpPr>
                          <a:spLocks noChangeArrowheads="1"/>
                        </wps:cNvSpPr>
                        <wps:spPr bwMode="auto">
                          <a:xfrm>
                            <a:off x="4465740" y="270510"/>
                            <a:ext cx="542405"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1EEC1B" w14:textId="77777777" w:rsidR="005A193E" w:rsidRPr="003F7CF1" w:rsidRDefault="005A193E"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303" name="Rectangle 55"/>
                        <wps:cNvSpPr>
                          <a:spLocks noChangeArrowheads="1"/>
                        </wps:cNvSpPr>
                        <wps:spPr bwMode="auto">
                          <a:xfrm>
                            <a:off x="46900" y="1082040"/>
                            <a:ext cx="539905" cy="358813"/>
                          </a:xfrm>
                          <a:prstGeom prst="rect">
                            <a:avLst/>
                          </a:prstGeom>
                          <a:solidFill>
                            <a:srgbClr val="FFFFFF"/>
                          </a:solidFill>
                          <a:ln w="9525">
                            <a:solidFill>
                              <a:srgbClr val="000000"/>
                            </a:solidFill>
                            <a:miter lim="800000"/>
                            <a:headEnd/>
                            <a:tailEnd/>
                          </a:ln>
                        </wps:spPr>
                        <wps:txbx>
                          <w:txbxContent>
                            <w:p w14:paraId="6A4DBAFC" w14:textId="77777777" w:rsidR="005A193E" w:rsidRPr="003F7CF1" w:rsidRDefault="005A193E"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4" name="Text Box 56"/>
                        <wps:cNvSpPr txBox="1">
                          <a:spLocks noChangeArrowheads="1"/>
                        </wps:cNvSpPr>
                        <wps:spPr bwMode="auto">
                          <a:xfrm>
                            <a:off x="0" y="811530"/>
                            <a:ext cx="6311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6055B" w14:textId="77777777" w:rsidR="005A193E" w:rsidRPr="003F7CF1" w:rsidRDefault="005A193E" w:rsidP="00E80032">
                              <w:pPr>
                                <w:pStyle w:val="Picture"/>
                                <w:rPr>
                                  <w:sz w:val="19"/>
                                  <w:szCs w:val="19"/>
                                </w:rPr>
                              </w:pPr>
                              <w:r>
                                <w:rPr>
                                  <w:sz w:val="19"/>
                                  <w:szCs w:val="19"/>
                                </w:rPr>
                                <w:t>cellPtr</w:t>
                              </w:r>
                              <w:r w:rsidRPr="003F7CF1">
                                <w:rPr>
                                  <w:sz w:val="19"/>
                                  <w:szCs w:val="19"/>
                                </w:rPr>
                                <w:t>1</w:t>
                              </w:r>
                            </w:p>
                          </w:txbxContent>
                        </wps:txbx>
                        <wps:bodyPr rot="0" vert="horz" wrap="square" lIns="91440" tIns="45720" rIns="91440" bIns="45720" anchor="t" anchorCtr="0" upright="1">
                          <a:noAutofit/>
                        </wps:bodyPr>
                      </wps:wsp>
                      <wps:wsp>
                        <wps:cNvPr id="305" name="Line 57"/>
                        <wps:cNvCnPr>
                          <a:cxnSpLocks noChangeShapeType="1"/>
                        </wps:cNvCnPr>
                        <wps:spPr bwMode="auto">
                          <a:xfrm flipH="1">
                            <a:off x="317603"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6" name="Line 58"/>
                        <wps:cNvCnPr>
                          <a:cxnSpLocks noChangeShapeType="1"/>
                        </wps:cNvCnPr>
                        <wps:spPr bwMode="auto">
                          <a:xfrm flipV="1">
                            <a:off x="678106" y="451117"/>
                            <a:ext cx="800" cy="8115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 name="Line 59"/>
                        <wps:cNvCnPr>
                          <a:cxnSpLocks noChangeShapeType="1"/>
                        </wps:cNvCnPr>
                        <wps:spPr bwMode="auto">
                          <a:xfrm>
                            <a:off x="678106" y="451117"/>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8" name="Rectangle 60"/>
                        <wps:cNvSpPr>
                          <a:spLocks noChangeArrowheads="1"/>
                        </wps:cNvSpPr>
                        <wps:spPr bwMode="auto">
                          <a:xfrm>
                            <a:off x="1309412" y="1082040"/>
                            <a:ext cx="544805" cy="358813"/>
                          </a:xfrm>
                          <a:prstGeom prst="rect">
                            <a:avLst/>
                          </a:prstGeom>
                          <a:solidFill>
                            <a:srgbClr val="FFFFFF"/>
                          </a:solidFill>
                          <a:ln w="9525">
                            <a:solidFill>
                              <a:srgbClr val="000000"/>
                            </a:solidFill>
                            <a:miter lim="800000"/>
                            <a:headEnd/>
                            <a:tailEnd/>
                          </a:ln>
                        </wps:spPr>
                        <wps:txbx>
                          <w:txbxContent>
                            <w:p w14:paraId="63D49412" w14:textId="77777777" w:rsidR="005A193E" w:rsidRPr="003F7CF1" w:rsidRDefault="005A193E"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9" name="Text Box 61"/>
                        <wps:cNvSpPr txBox="1">
                          <a:spLocks noChangeArrowheads="1"/>
                        </wps:cNvSpPr>
                        <wps:spPr bwMode="auto">
                          <a:xfrm>
                            <a:off x="1219111" y="811530"/>
                            <a:ext cx="6775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61351D" w14:textId="77777777" w:rsidR="005A193E" w:rsidRPr="003F7CF1" w:rsidRDefault="005A193E" w:rsidP="00E80032">
                              <w:pPr>
                                <w:pStyle w:val="Picture"/>
                                <w:rPr>
                                  <w:sz w:val="19"/>
                                  <w:szCs w:val="19"/>
                                </w:rPr>
                              </w:pPr>
                              <w:r>
                                <w:rPr>
                                  <w:sz w:val="19"/>
                                  <w:szCs w:val="19"/>
                                </w:rPr>
                                <w:t>cellPtr2</w:t>
                              </w:r>
                            </w:p>
                          </w:txbxContent>
                        </wps:txbx>
                        <wps:bodyPr rot="0" vert="horz" wrap="square" lIns="91440" tIns="45720" rIns="91440" bIns="45720" anchor="t" anchorCtr="0" upright="1">
                          <a:noAutofit/>
                        </wps:bodyPr>
                      </wps:wsp>
                      <wps:wsp>
                        <wps:cNvPr id="310" name="Line 62"/>
                        <wps:cNvCnPr>
                          <a:cxnSpLocks noChangeShapeType="1"/>
                        </wps:cNvCnPr>
                        <wps:spPr bwMode="auto">
                          <a:xfrm flipV="1">
                            <a:off x="1579414" y="1262647"/>
                            <a:ext cx="3613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1" name="Line 63"/>
                        <wps:cNvCnPr>
                          <a:cxnSpLocks noChangeShapeType="1"/>
                        </wps:cNvCnPr>
                        <wps:spPr bwMode="auto">
                          <a:xfrm flipV="1">
                            <a:off x="1940717" y="541020"/>
                            <a:ext cx="8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2" name="Line 64"/>
                        <wps:cNvCnPr>
                          <a:cxnSpLocks noChangeShapeType="1"/>
                        </wps:cNvCnPr>
                        <wps:spPr bwMode="auto">
                          <a:xfrm>
                            <a:off x="1940717" y="541020"/>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3" name="Rectangle 65"/>
                        <wps:cNvSpPr>
                          <a:spLocks noChangeArrowheads="1"/>
                        </wps:cNvSpPr>
                        <wps:spPr bwMode="auto">
                          <a:xfrm>
                            <a:off x="2571923" y="1082040"/>
                            <a:ext cx="542405" cy="358813"/>
                          </a:xfrm>
                          <a:prstGeom prst="rect">
                            <a:avLst/>
                          </a:prstGeom>
                          <a:solidFill>
                            <a:srgbClr val="FFFFFF"/>
                          </a:solidFill>
                          <a:ln w="9525">
                            <a:solidFill>
                              <a:srgbClr val="000000"/>
                            </a:solidFill>
                            <a:miter lim="800000"/>
                            <a:headEnd/>
                            <a:tailEnd/>
                          </a:ln>
                        </wps:spPr>
                        <wps:txbx>
                          <w:txbxContent>
                            <w:p w14:paraId="273AA997" w14:textId="77777777" w:rsidR="005A193E" w:rsidRPr="003F7CF1" w:rsidRDefault="005A193E" w:rsidP="00E80032">
                              <w:pPr>
                                <w:pStyle w:val="SourceCodeBoxText"/>
                                <w:rPr>
                                  <w:sz w:val="19"/>
                                  <w:szCs w:val="19"/>
                                  <w:lang w:val="en-US"/>
                                </w:rPr>
                              </w:pPr>
                            </w:p>
                          </w:txbxContent>
                        </wps:txbx>
                        <wps:bodyPr rot="0" vert="horz" wrap="square" lIns="91440" tIns="45720" rIns="91440" bIns="45720" anchor="t" anchorCtr="0" upright="1">
                          <a:noAutofit/>
                        </wps:bodyPr>
                      </wps:wsp>
                      <wps:wsp>
                        <wps:cNvPr id="315" name="Line 66"/>
                        <wps:cNvCnPr>
                          <a:cxnSpLocks noChangeShapeType="1"/>
                        </wps:cNvCnPr>
                        <wps:spPr bwMode="auto">
                          <a:xfrm flipV="1">
                            <a:off x="2841926"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6" name="Line 67"/>
                        <wps:cNvCnPr>
                          <a:cxnSpLocks noChangeShapeType="1"/>
                        </wps:cNvCnPr>
                        <wps:spPr bwMode="auto">
                          <a:xfrm flipV="1">
                            <a:off x="3202429" y="541020"/>
                            <a:ext cx="24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7" name="Line 68"/>
                        <wps:cNvCnPr>
                          <a:cxnSpLocks noChangeShapeType="1"/>
                        </wps:cNvCnPr>
                        <wps:spPr bwMode="auto">
                          <a:xfrm>
                            <a:off x="3202429" y="541020"/>
                            <a:ext cx="9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8" name="Text Box 69"/>
                        <wps:cNvSpPr txBox="1">
                          <a:spLocks noChangeArrowheads="1"/>
                        </wps:cNvSpPr>
                        <wps:spPr bwMode="auto">
                          <a:xfrm>
                            <a:off x="2480822" y="811530"/>
                            <a:ext cx="6826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006C96" w14:textId="77777777" w:rsidR="005A193E" w:rsidRPr="003F7CF1" w:rsidRDefault="005A193E" w:rsidP="00E80032">
                              <w:pPr>
                                <w:pStyle w:val="Picture"/>
                                <w:rPr>
                                  <w:sz w:val="19"/>
                                  <w:szCs w:val="19"/>
                                </w:rPr>
                              </w:pPr>
                              <w:r>
                                <w:rPr>
                                  <w:sz w:val="19"/>
                                  <w:szCs w:val="19"/>
                                </w:rPr>
                                <w:t>cellPtr</w:t>
                              </w:r>
                              <w:r w:rsidRPr="003F7CF1">
                                <w:rPr>
                                  <w:sz w:val="19"/>
                                  <w:szCs w:val="19"/>
                                </w:rPr>
                                <w:t>3</w:t>
                              </w:r>
                            </w:p>
                          </w:txbxContent>
                        </wps:txbx>
                        <wps:bodyPr rot="0" vert="horz" wrap="square" lIns="91440" tIns="45720" rIns="91440" bIns="45720" anchor="t" anchorCtr="0" upright="1">
                          <a:noAutofit/>
                        </wps:bodyPr>
                      </wps:wsp>
                    </wpc:wpc>
                  </a:graphicData>
                </a:graphic>
              </wp:inline>
            </w:drawing>
          </mc:Choice>
          <mc:Fallback>
            <w:pict>
              <v:group w14:anchorId="556F6B33" id="Canvas 55" o:spid="_x0000_s1333" editas="canvas" style="width:394.35pt;height:127.8pt;mso-position-horizontal-relative:char;mso-position-vertical-relative:line" coordsize="50082,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">
                <v:shape id="_x0000_s1334" type="#_x0000_t75" style="position:absolute;width:50082;height:16230;visibility:visible;mso-wrap-style:square">
                  <v:fill o:detectmouseclick="t"/>
                  <v:path o:connecttype="none"/>
                </v:shape>
                <v:rect id="Rectangle 39" o:spid="_x0000_s1335" style="position:absolute;left:7670;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">
                  <v:textbox>
                    <w:txbxContent>
                      <w:p w14:paraId="1699A527" w14:textId="77777777" w:rsidR="005A193E" w:rsidRPr="003F7CF1" w:rsidRDefault="005A193E" w:rsidP="00E80032">
                        <w:pPr>
                          <w:pStyle w:val="SourceCodeBoxText"/>
                          <w:rPr>
                            <w:sz w:val="19"/>
                            <w:szCs w:val="19"/>
                            <w:lang w:val="en-US"/>
                          </w:rPr>
                        </w:pPr>
                        <w:r w:rsidRPr="003F7CF1">
                          <w:rPr>
                            <w:sz w:val="19"/>
                            <w:szCs w:val="19"/>
                            <w:lang w:val="en-US"/>
                          </w:rPr>
                          <w:t>1</w:t>
                        </w:r>
                      </w:p>
                    </w:txbxContent>
                  </v:textbox>
                </v:rect>
                <v:shape id="Text Box 40" o:spid="_x0000_s1336" type="#_x0000_t202" style="position:absolute;left:6781;width:720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" filled="f" stroked="f">
                  <v:textbox>
                    <w:txbxContent>
                      <w:p w14:paraId="7E3346DB" w14:textId="77777777" w:rsidR="005A193E" w:rsidRPr="003F7CF1" w:rsidRDefault="005A193E" w:rsidP="00E80032">
                        <w:pPr>
                          <w:pStyle w:val="Picture"/>
                          <w:rPr>
                            <w:sz w:val="19"/>
                            <w:szCs w:val="19"/>
                          </w:rPr>
                        </w:pPr>
                        <w:r w:rsidRPr="003F7CF1">
                          <w:rPr>
                            <w:sz w:val="19"/>
                            <w:szCs w:val="19"/>
                          </w:rPr>
                          <w:t>m_</w:t>
                        </w:r>
                        <w:r>
                          <w:rPr>
                            <w:sz w:val="19"/>
                            <w:szCs w:val="19"/>
                          </w:rPr>
                          <w:t>value</w:t>
                        </w:r>
                      </w:p>
                    </w:txbxContent>
                  </v:textbox>
                </v:shape>
                <v:shape id="Text Box 41" o:spid="_x0000_s1337" type="#_x0000_t202" style="position:absolute;left:12189;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" filled="f" stroked="f">
                  <v:textbox>
                    <w:txbxContent>
                      <w:p w14:paraId="6FD6AF6A" w14:textId="77777777" w:rsidR="005A193E" w:rsidRPr="003F7CF1" w:rsidRDefault="005A193E" w:rsidP="00E80032">
                        <w:pPr>
                          <w:pStyle w:val="Picture"/>
                          <w:rPr>
                            <w:sz w:val="19"/>
                            <w:szCs w:val="19"/>
                          </w:rPr>
                        </w:pPr>
                        <w:r w:rsidRPr="003F7CF1">
                          <w:rPr>
                            <w:sz w:val="19"/>
                            <w:szCs w:val="19"/>
                          </w:rPr>
                          <w:t>m_</w:t>
                        </w:r>
                        <w:r>
                          <w:rPr>
                            <w:sz w:val="19"/>
                            <w:szCs w:val="19"/>
                          </w:rPr>
                          <w:t>nextPtr</w:t>
                        </w:r>
                      </w:p>
                    </w:txbxContent>
                  </v:textbox>
                </v:shape>
                <v:rect id="Rectangle 42" o:spid="_x0000_s1338" style="position:absolute;left:13094;top:2705;width:5415;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">
                  <v:textbox>
                    <w:txbxContent>
                      <w:p w14:paraId="1A70E16C" w14:textId="77777777" w:rsidR="005A193E" w:rsidRPr="003F7CF1" w:rsidRDefault="005A193E" w:rsidP="00E80032">
                        <w:pPr>
                          <w:pStyle w:val="SourceCodeBoxText"/>
                          <w:rPr>
                            <w:sz w:val="19"/>
                            <w:szCs w:val="19"/>
                            <w:lang w:val="en-US"/>
                          </w:rPr>
                        </w:pPr>
                      </w:p>
                    </w:txbxContent>
                  </v:textbox>
                </v:rect>
                <v:rect id="Rectangle 43" o:spid="_x0000_s1339" style="position:absolute;left:20328;top:2705;width:539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">
                  <v:textbox>
                    <w:txbxContent>
                      <w:p w14:paraId="35CA7C79" w14:textId="77777777" w:rsidR="005A193E" w:rsidRPr="003F7CF1" w:rsidRDefault="005A193E" w:rsidP="00E80032">
                        <w:pPr>
                          <w:pStyle w:val="SourceCodeBoxText"/>
                          <w:rPr>
                            <w:sz w:val="19"/>
                            <w:szCs w:val="19"/>
                            <w:lang w:val="en-US"/>
                          </w:rPr>
                        </w:pPr>
                        <w:r w:rsidRPr="003F7CF1">
                          <w:rPr>
                            <w:sz w:val="19"/>
                            <w:szCs w:val="19"/>
                            <w:lang w:val="en-US"/>
                          </w:rPr>
                          <w:t>2</w:t>
                        </w:r>
                      </w:p>
                    </w:txbxContent>
                  </v:textbox>
                </v:rect>
                <v:shape id="Text Box 44" o:spid="_x0000_s1340" type="#_x0000_t202" style="position:absolute;left:19407;width:7201;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" filled="f" stroked="f">
                  <v:textbox>
                    <w:txbxContent>
                      <w:p w14:paraId="48AF5764" w14:textId="77777777" w:rsidR="005A193E" w:rsidRPr="003F7CF1" w:rsidRDefault="005A193E" w:rsidP="00E80032">
                        <w:pPr>
                          <w:pStyle w:val="Picture"/>
                          <w:rPr>
                            <w:sz w:val="19"/>
                            <w:szCs w:val="19"/>
                          </w:rPr>
                        </w:pPr>
                        <w:r w:rsidRPr="003F7CF1">
                          <w:rPr>
                            <w:sz w:val="19"/>
                            <w:szCs w:val="19"/>
                          </w:rPr>
                          <w:t>m_</w:t>
                        </w:r>
                        <w:r>
                          <w:rPr>
                            <w:sz w:val="19"/>
                            <w:szCs w:val="19"/>
                          </w:rPr>
                          <w:t>value</w:t>
                        </w:r>
                      </w:p>
                    </w:txbxContent>
                  </v:textbox>
                </v:shape>
                <v:shape id="Text Box 45" o:spid="_x0000_s1341" type="#_x0000_t202" style="position:absolute;left:24806;width:721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" filled="f" stroked="f">
                  <v:textbox>
                    <w:txbxContent>
                      <w:p w14:paraId="023C62EC" w14:textId="77777777" w:rsidR="005A193E" w:rsidRPr="003F7CF1" w:rsidRDefault="005A193E" w:rsidP="00E80032">
                        <w:pPr>
                          <w:pStyle w:val="Picture"/>
                          <w:rPr>
                            <w:sz w:val="19"/>
                            <w:szCs w:val="19"/>
                          </w:rPr>
                        </w:pPr>
                        <w:r w:rsidRPr="003F7CF1">
                          <w:rPr>
                            <w:sz w:val="19"/>
                            <w:szCs w:val="19"/>
                          </w:rPr>
                          <w:t>m_</w:t>
                        </w:r>
                        <w:r>
                          <w:rPr>
                            <w:sz w:val="19"/>
                            <w:szCs w:val="19"/>
                          </w:rPr>
                          <w:t>nextPtr</w:t>
                        </w:r>
                      </w:p>
                    </w:txbxContent>
                  </v:textbox>
                </v:shape>
                <v:rect id="Rectangle 46" o:spid="_x0000_s1342" style="position:absolute;left:25719;top:2705;width:540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41qxAAAANwAAAAPAAAAZHJzL2Rvd25yZXYueG1sRI9Bi8Iw&#10;FITvgv8hvIW9abpdWb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Aq7jWrEAAAA3AAAAA8A&#10;AAAAAAAAAAAAAAAABwIAAGRycy9kb3ducmV2LnhtbFBLBQYAAAAAAwADALcAAAD4AgAAAAA=&#10;">
                  <v:textbox>
                    <w:txbxContent>
                      <w:p w14:paraId="0EB4EC3F" w14:textId="77777777" w:rsidR="005A193E" w:rsidRPr="003F7CF1" w:rsidRDefault="005A193E" w:rsidP="00E80032">
                        <w:pPr>
                          <w:pStyle w:val="SourceCodeBoxText"/>
                          <w:rPr>
                            <w:sz w:val="19"/>
                            <w:szCs w:val="19"/>
                            <w:lang w:val="en-US"/>
                          </w:rPr>
                        </w:pPr>
                      </w:p>
                    </w:txbxContent>
                  </v:textbox>
                </v:rect>
                <v:rect id="Rectangle 47" o:spid="_x0000_s1343" style="position:absolute;left:32929;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yjxxAAAANwAAAAPAAAAZHJzL2Rvd25yZXYueG1sRI9Bi8Iw&#10;FITvgv8hvIW9abpdXL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GX3KPHEAAAA3AAAAA8A&#10;AAAAAAAAAAAAAAAABwIAAGRycy9kb3ducmV2LnhtbFBLBQYAAAAAAwADALcAAAD4AgAAAAA=&#10;">
                  <v:textbox>
                    <w:txbxContent>
                      <w:p w14:paraId="705F2395" w14:textId="77777777" w:rsidR="005A193E" w:rsidRPr="003F7CF1" w:rsidRDefault="005A193E" w:rsidP="00E80032">
                        <w:pPr>
                          <w:pStyle w:val="SourceCodeBoxText"/>
                          <w:rPr>
                            <w:sz w:val="19"/>
                            <w:szCs w:val="19"/>
                            <w:lang w:val="en-US"/>
                          </w:rPr>
                        </w:pPr>
                        <w:r w:rsidRPr="003F7CF1">
                          <w:rPr>
                            <w:sz w:val="19"/>
                            <w:szCs w:val="19"/>
                            <w:lang w:val="en-US"/>
                          </w:rPr>
                          <w:t>3</w:t>
                        </w:r>
                      </w:p>
                    </w:txbxContent>
                  </v:textbox>
                </v:rect>
                <v:shape id="Text Box 48" o:spid="_x0000_s1344" type="#_x0000_t202" style="position:absolute;left:32048;width:7210;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" filled="f" stroked="f">
                  <v:textbox>
                    <w:txbxContent>
                      <w:p w14:paraId="4530A441" w14:textId="77777777" w:rsidR="005A193E" w:rsidRPr="003F7CF1" w:rsidRDefault="005A193E" w:rsidP="00E80032">
                        <w:pPr>
                          <w:pStyle w:val="Picture"/>
                          <w:rPr>
                            <w:sz w:val="19"/>
                            <w:szCs w:val="19"/>
                          </w:rPr>
                        </w:pPr>
                        <w:r w:rsidRPr="003F7CF1">
                          <w:rPr>
                            <w:sz w:val="19"/>
                            <w:szCs w:val="19"/>
                          </w:rPr>
                          <w:t>m_</w:t>
                        </w:r>
                        <w:r>
                          <w:rPr>
                            <w:sz w:val="19"/>
                            <w:szCs w:val="19"/>
                          </w:rPr>
                          <w:t>value</w:t>
                        </w:r>
                      </w:p>
                    </w:txbxContent>
                  </v:textbox>
                </v:shape>
                <v:shape id="Text Box 49" o:spid="_x0000_s1345" type="#_x0000_t202" style="position:absolute;left:37439;width:722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nNv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wNoHXmXgE5PIJAAD//wMAUEsBAi0AFAAGAAgAAAAhANvh9svuAAAAhQEAABMAAAAAAAAAAAAA&#10;AAAAAAAAAFtDb250ZW50X1R5cGVzXS54bWxQSwECLQAUAAYACAAAACEAWvQsW78AAAAVAQAACwAA&#10;AAAAAAAAAAAAAAAfAQAAX3JlbHMvLnJlbHNQSwECLQAUAAYACAAAACEAUJZzb8MAAADcAAAADwAA&#10;AAAAAAAAAAAAAAAHAgAAZHJzL2Rvd25yZXYueG1sUEsFBgAAAAADAAMAtwAAAPcCAAAAAA==&#10;" filled="f" stroked="f">
                  <v:textbox>
                    <w:txbxContent>
                      <w:p w14:paraId="6777567D" w14:textId="77777777" w:rsidR="005A193E" w:rsidRPr="003F7CF1" w:rsidRDefault="005A193E" w:rsidP="00E80032">
                        <w:pPr>
                          <w:pStyle w:val="Picture"/>
                          <w:rPr>
                            <w:sz w:val="19"/>
                            <w:szCs w:val="19"/>
                          </w:rPr>
                        </w:pPr>
                        <w:r w:rsidRPr="003F7CF1">
                          <w:rPr>
                            <w:sz w:val="19"/>
                            <w:szCs w:val="19"/>
                          </w:rPr>
                          <w:t>m_</w:t>
                        </w:r>
                        <w:r>
                          <w:rPr>
                            <w:sz w:val="19"/>
                            <w:szCs w:val="19"/>
                          </w:rPr>
                          <w:t>nextPtr</w:t>
                        </w:r>
                      </w:p>
                    </w:txbxContent>
                  </v:textbox>
                </v:shape>
                <v:rect id="Rectangle 50" o:spid="_x0000_s1346" style="position:absolute;left:38345;top:2705;width:5431;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">
                  <v:textbox>
                    <w:txbxContent>
                      <w:p w14:paraId="298A3125" w14:textId="77777777" w:rsidR="005A193E" w:rsidRPr="003F7CF1" w:rsidRDefault="005A193E" w:rsidP="00E80032">
                        <w:pPr>
                          <w:pStyle w:val="SourceCodeBoxText"/>
                          <w:rPr>
                            <w:sz w:val="19"/>
                            <w:szCs w:val="19"/>
                            <w:lang w:val="en-US"/>
                          </w:rPr>
                        </w:pPr>
                      </w:p>
                    </w:txbxContent>
                  </v:textbox>
                </v:rect>
                <v:line id="Line 51" o:spid="_x0000_s1347" style="position:absolute;visibility:visible;mso-wrap-style:square" from="15794,3604" to="20304,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">
                  <v:stroke endarrow="block"/>
                </v:line>
                <v:line id="Line 52" o:spid="_x0000_s1348" style="position:absolute;visibility:visible;mso-wrap-style:square" from="28419,3604" to="32929,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">
                  <v:stroke endarrow="block"/>
                </v:line>
                <v:line id="Line 53" o:spid="_x0000_s1349" style="position:absolute;flip:y;visibility:visible;mso-wrap-style:square" from="41053,4511" to="45555,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">
                  <v:stroke endarrow="block"/>
                </v:line>
                <v:rect id="Rectangle 54" o:spid="_x0000_s1350" style="position:absolute;left:44657;top:2705;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" filled="f" stroked="f">
                  <v:textbox>
                    <w:txbxContent>
                      <w:p w14:paraId="5B1EEC1B" w14:textId="77777777" w:rsidR="005A193E" w:rsidRPr="003F7CF1" w:rsidRDefault="005A193E" w:rsidP="00E80032">
                        <w:pPr>
                          <w:pStyle w:val="SourceCodeBoxText"/>
                          <w:rPr>
                            <w:sz w:val="19"/>
                            <w:szCs w:val="19"/>
                            <w:lang w:val="en-US"/>
                          </w:rPr>
                        </w:pPr>
                        <w:r w:rsidRPr="003F7CF1">
                          <w:rPr>
                            <w:sz w:val="19"/>
                            <w:szCs w:val="19"/>
                            <w:lang w:val="en-US"/>
                          </w:rPr>
                          <w:t>NULL</w:t>
                        </w:r>
                      </w:p>
                    </w:txbxContent>
                  </v:textbox>
                </v:rect>
                <v:rect id="Rectangle 55" o:spid="_x0000_s1351" style="position:absolute;left:469;top:10820;width:5399;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">
                  <v:textbox>
                    <w:txbxContent>
                      <w:p w14:paraId="6A4DBAFC" w14:textId="77777777" w:rsidR="005A193E" w:rsidRPr="003F7CF1" w:rsidRDefault="005A193E" w:rsidP="00E80032">
                        <w:pPr>
                          <w:pStyle w:val="SourceCodeBoxText"/>
                          <w:rPr>
                            <w:sz w:val="19"/>
                            <w:szCs w:val="19"/>
                            <w:lang w:val="en-US"/>
                          </w:rPr>
                        </w:pPr>
                      </w:p>
                    </w:txbxContent>
                  </v:textbox>
                </v:rect>
                <v:shape id="Text Box 56" o:spid="_x0000_s1352" type="#_x0000_t202" style="position:absolute;top:8115;width:63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" filled="f" stroked="f">
                  <v:textbox>
                    <w:txbxContent>
                      <w:p w14:paraId="23C6055B" w14:textId="77777777" w:rsidR="005A193E" w:rsidRPr="003F7CF1" w:rsidRDefault="005A193E" w:rsidP="00E80032">
                        <w:pPr>
                          <w:pStyle w:val="Picture"/>
                          <w:rPr>
                            <w:sz w:val="19"/>
                            <w:szCs w:val="19"/>
                          </w:rPr>
                        </w:pPr>
                        <w:r>
                          <w:rPr>
                            <w:sz w:val="19"/>
                            <w:szCs w:val="19"/>
                          </w:rPr>
                          <w:t>cellPtr</w:t>
                        </w:r>
                        <w:r w:rsidRPr="003F7CF1">
                          <w:rPr>
                            <w:sz w:val="19"/>
                            <w:szCs w:val="19"/>
                          </w:rPr>
                          <w:t>1</w:t>
                        </w:r>
                      </w:p>
                    </w:txbxContent>
                  </v:textbox>
                </v:shape>
                <v:line id="Line 57" o:spid="_x0000_s1353" style="position:absolute;flip:x;visibility:visible;mso-wrap-style:square" from="3176,12626" to="6781,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"/>
                <v:line id="Line 58" o:spid="_x0000_s1354" style="position:absolute;flip:y;visibility:visible;mso-wrap-style:square" from="6781,4511" to="6789,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"/>
                <v:line id="Line 59" o:spid="_x0000_s1355" style="position:absolute;visibility:visible;mso-wrap-style:square" from="6781,4511" to="7678,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">
                  <v:stroke endarrow="block"/>
                </v:line>
                <v:rect id="Rectangle 60" o:spid="_x0000_s1356" style="position:absolute;left:13094;top:10820;width:544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">
                  <v:textbox>
                    <w:txbxContent>
                      <w:p w14:paraId="63D49412" w14:textId="77777777" w:rsidR="005A193E" w:rsidRPr="003F7CF1" w:rsidRDefault="005A193E" w:rsidP="00E80032">
                        <w:pPr>
                          <w:pStyle w:val="SourceCodeBoxText"/>
                          <w:rPr>
                            <w:sz w:val="19"/>
                            <w:szCs w:val="19"/>
                            <w:lang w:val="en-US"/>
                          </w:rPr>
                        </w:pPr>
                      </w:p>
                    </w:txbxContent>
                  </v:textbox>
                </v:rect>
                <v:shape id="Text Box 61" o:spid="_x0000_s1357" type="#_x0000_t202" style="position:absolute;left:12191;top:8115;width:6775;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" filled="f" stroked="f">
                  <v:textbox>
                    <w:txbxContent>
                      <w:p w14:paraId="0261351D" w14:textId="77777777" w:rsidR="005A193E" w:rsidRPr="003F7CF1" w:rsidRDefault="005A193E" w:rsidP="00E80032">
                        <w:pPr>
                          <w:pStyle w:val="Picture"/>
                          <w:rPr>
                            <w:sz w:val="19"/>
                            <w:szCs w:val="19"/>
                          </w:rPr>
                        </w:pPr>
                        <w:r>
                          <w:rPr>
                            <w:sz w:val="19"/>
                            <w:szCs w:val="19"/>
                          </w:rPr>
                          <w:t>cellPtr2</w:t>
                        </w:r>
                      </w:p>
                    </w:txbxContent>
                  </v:textbox>
                </v:shape>
                <v:line id="Line 62" o:spid="_x0000_s1358" style="position:absolute;flip:y;visibility:visible;mso-wrap-style:square" from="15794,12626" to="19407,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"/>
                <v:line id="Line 63" o:spid="_x0000_s1359" style="position:absolute;flip:y;visibility:visible;mso-wrap-style:square" from="19407,5410" to="19415,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"/>
                <v:line id="Line 64" o:spid="_x0000_s1360" style="position:absolute;visibility:visible;mso-wrap-style:square" from="19407,5410" to="20304,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">
                  <v:stroke endarrow="block"/>
                </v:line>
                <v:rect id="Rectangle 65" o:spid="_x0000_s1361" style="position:absolute;left:25719;top:10820;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">
                  <v:textbox>
                    <w:txbxContent>
                      <w:p w14:paraId="273AA997" w14:textId="77777777" w:rsidR="005A193E" w:rsidRPr="003F7CF1" w:rsidRDefault="005A193E" w:rsidP="00E80032">
                        <w:pPr>
                          <w:pStyle w:val="SourceCodeBoxText"/>
                          <w:rPr>
                            <w:sz w:val="19"/>
                            <w:szCs w:val="19"/>
                            <w:lang w:val="en-US"/>
                          </w:rPr>
                        </w:pPr>
                      </w:p>
                    </w:txbxContent>
                  </v:textbox>
                </v:rect>
                <v:line id="Line 66" o:spid="_x0000_s1362" style="position:absolute;flip:y;visibility:visible;mso-wrap-style:square" from="28419,12626" to="32024,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"/>
                <v:line id="Line 67" o:spid="_x0000_s1363" style="position:absolute;flip:y;visibility:visible;mso-wrap-style:square" from="32024,5410" to="32048,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"/>
                <v:line id="Line 68" o:spid="_x0000_s1364" style="position:absolute;visibility:visible;mso-wrap-style:square" from="32024,5410" to="32929,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">
                  <v:stroke endarrow="block"/>
                </v:line>
                <v:shape id="Text Box 69" o:spid="_x0000_s1365" type="#_x0000_t202" style="position:absolute;left:24808;top:8115;width:6826;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" filled="f" stroked="f">
                  <v:textbox>
                    <w:txbxContent>
                      <w:p w14:paraId="6D006C96" w14:textId="77777777" w:rsidR="005A193E" w:rsidRPr="003F7CF1" w:rsidRDefault="005A193E" w:rsidP="00E80032">
                        <w:pPr>
                          <w:pStyle w:val="Picture"/>
                          <w:rPr>
                            <w:sz w:val="19"/>
                            <w:szCs w:val="19"/>
                          </w:rPr>
                        </w:pPr>
                        <w:r>
                          <w:rPr>
                            <w:sz w:val="19"/>
                            <w:szCs w:val="19"/>
                          </w:rPr>
                          <w:t>cellPtr</w:t>
                        </w:r>
                        <w:r w:rsidRPr="003F7CF1">
                          <w:rPr>
                            <w:sz w:val="19"/>
                            <w:szCs w:val="19"/>
                          </w:rPr>
                          <w:t>3</w:t>
                        </w:r>
                      </w:p>
                    </w:txbxContent>
                  </v:textbox>
                </v:shape>
                <w10:anchorlock/>
              </v:group>
            </w:pict>
          </mc:Fallback>
        </mc:AlternateContent>
      </w:r>
    </w:p>
    <w:p w14:paraId="465FDCC0" w14:textId="44A67BE5" w:rsidR="00E80032" w:rsidRPr="00EC76D5" w:rsidRDefault="00E80032" w:rsidP="00E80032">
      <w:r w:rsidRPr="00EC76D5">
        <w:t xml:space="preserve">However, there is one more thing to think about. What happens if we run out of dynamic memory or try to access the topmost value of an empty stack? We can deal with the problem in some different ways, everything from ignoring it to abort the execution. In this book, I have limited the error handling of memory </w:t>
      </w:r>
      <w:r w:rsidRPr="00EC76D5">
        <w:lastRenderedPageBreak/>
        <w:t xml:space="preserve">shortage to the use of </w:t>
      </w:r>
      <w:r w:rsidRPr="00EC76D5">
        <w:rPr>
          <w:rStyle w:val="CodeInText0"/>
        </w:rPr>
        <w:t>assert</w:t>
      </w:r>
      <w:r w:rsidRPr="00EC76D5">
        <w:t xml:space="preserve">, which is a macro (see Section </w:t>
      </w:r>
      <w:r w:rsidRPr="00EC76D5">
        <w:fldChar w:fldCharType="begin"/>
      </w:r>
      <w:r w:rsidRPr="00EC76D5">
        <w:instrText xml:space="preserve"> REF _Ref383865235 \r \h </w:instrText>
      </w:r>
      <w:r w:rsidRPr="00EC76D5">
        <w:fldChar w:fldCharType="separate"/>
      </w:r>
      <w:r w:rsidR="00545E00" w:rsidRPr="00EC76D5">
        <w:t>22.9</w:t>
      </w:r>
      <w:r w:rsidRPr="00EC76D5">
        <w:fldChar w:fldCharType="end"/>
      </w:r>
      <w:r w:rsidRPr="00EC76D5">
        <w:t>) that takes a logical value and aborts the execution if the value is false, adding an error message with information about the file name and the code line number. To keep things simple, let us use that function in the stack structure too.</w:t>
      </w:r>
    </w:p>
    <w:p w14:paraId="66A47914" w14:textId="77777777" w:rsidR="00E80032" w:rsidRPr="00EC76D5" w:rsidRDefault="00E80032" w:rsidP="00E80032">
      <w:pPr>
        <w:pStyle w:val="CodeListing"/>
        <w:rPr>
          <w:sz w:val="21"/>
          <w:szCs w:val="21"/>
        </w:rPr>
      </w:pPr>
      <w:r w:rsidRPr="00EC76D5">
        <w:rPr>
          <w:sz w:val="21"/>
          <w:szCs w:val="21"/>
        </w:rPr>
        <w:t>Stack.h</w:t>
      </w:r>
    </w:p>
    <w:p w14:paraId="4EC5F178" w14:textId="77777777" w:rsidR="00E80032" w:rsidRPr="00EC76D5" w:rsidRDefault="00E80032" w:rsidP="00E80032">
      <w:pPr>
        <w:pStyle w:val="Code"/>
      </w:pPr>
      <w:r w:rsidRPr="00EC76D5">
        <w:t>struct Stack {</w:t>
      </w:r>
      <w:r w:rsidRPr="00EC76D5">
        <w:cr/>
        <w:t xml:space="preserve">  CELL* m_firstCellPtr;</w:t>
      </w:r>
    </w:p>
    <w:p w14:paraId="1ACD7671" w14:textId="77777777" w:rsidR="00E80032" w:rsidRPr="00EC76D5" w:rsidRDefault="00E80032" w:rsidP="00E80032">
      <w:pPr>
        <w:pStyle w:val="Code"/>
      </w:pPr>
      <w:r w:rsidRPr="00EC76D5">
        <w:t>};</w:t>
      </w:r>
    </w:p>
    <w:p w14:paraId="57458B77" w14:textId="77777777" w:rsidR="00E80032" w:rsidRPr="00EC76D5" w:rsidRDefault="00E80032" w:rsidP="00E80032">
      <w:pPr>
        <w:pStyle w:val="Code"/>
      </w:pPr>
    </w:p>
    <w:p w14:paraId="220439D6" w14:textId="77777777" w:rsidR="00E80032" w:rsidRPr="00EC76D5" w:rsidRDefault="00E80032" w:rsidP="00E80032">
      <w:pPr>
        <w:pStyle w:val="Code"/>
      </w:pPr>
      <w:r w:rsidRPr="00EC76D5">
        <w:t>typedef struct Stack STACK;</w:t>
      </w:r>
    </w:p>
    <w:p w14:paraId="172B85E9" w14:textId="77777777" w:rsidR="00E80032" w:rsidRPr="00EC76D5" w:rsidRDefault="00E80032" w:rsidP="00E80032">
      <w:pPr>
        <w:pStyle w:val="Code"/>
      </w:pPr>
    </w:p>
    <w:p w14:paraId="7BBCF3D6" w14:textId="350E4D33" w:rsidR="00E80032" w:rsidRPr="00EC76D5" w:rsidRDefault="00E80032" w:rsidP="00E80032">
      <w:pPr>
        <w:pStyle w:val="Code"/>
      </w:pPr>
      <w:r w:rsidRPr="00EC76D5">
        <w:t>void Stack</w:t>
      </w:r>
      <w:r w:rsidR="002F35C1">
        <w:t>Initializer</w:t>
      </w:r>
      <w:r w:rsidRPr="00EC76D5">
        <w:t>(STACK* stackPtr);</w:t>
      </w:r>
    </w:p>
    <w:p w14:paraId="1AE361CA" w14:textId="77777777" w:rsidR="00E80032" w:rsidRPr="00EC76D5" w:rsidRDefault="00E80032" w:rsidP="00E80032">
      <w:pPr>
        <w:pStyle w:val="Code"/>
      </w:pPr>
      <w:r w:rsidRPr="00EC76D5">
        <w:t>void StackClear(STACK* stackPtr);</w:t>
      </w:r>
    </w:p>
    <w:p w14:paraId="202B3E67" w14:textId="77777777" w:rsidR="00E80032" w:rsidRPr="00EC76D5" w:rsidRDefault="00E80032" w:rsidP="00E80032">
      <w:pPr>
        <w:pStyle w:val="Code"/>
      </w:pPr>
      <w:r w:rsidRPr="00EC76D5">
        <w:t>void StackPush(STACK* stackPtr, int value);</w:t>
      </w:r>
    </w:p>
    <w:p w14:paraId="3605BBDA" w14:textId="77777777" w:rsidR="00E80032" w:rsidRPr="00EC76D5" w:rsidRDefault="00E80032" w:rsidP="00E80032">
      <w:pPr>
        <w:pStyle w:val="Code"/>
      </w:pPr>
      <w:r w:rsidRPr="00EC76D5">
        <w:t>void StackPop(STACK* stackPtr);</w:t>
      </w:r>
    </w:p>
    <w:p w14:paraId="15046A26" w14:textId="77777777" w:rsidR="00E80032" w:rsidRPr="00EC76D5" w:rsidRDefault="00E80032" w:rsidP="00E80032">
      <w:pPr>
        <w:pStyle w:val="Code"/>
      </w:pPr>
      <w:r w:rsidRPr="00EC76D5">
        <w:t>int StackTop(STACK* stackPtr);</w:t>
      </w:r>
    </w:p>
    <w:p w14:paraId="6568E003" w14:textId="77777777" w:rsidR="00E80032" w:rsidRPr="00EC76D5" w:rsidRDefault="00E80032" w:rsidP="00E80032">
      <w:pPr>
        <w:pStyle w:val="Code"/>
      </w:pPr>
      <w:r w:rsidRPr="00EC76D5">
        <w:t>int StackIsEmpty(STACK* stackPtr);</w:t>
      </w:r>
    </w:p>
    <w:p w14:paraId="0366B360" w14:textId="77777777" w:rsidR="00E80032" w:rsidRPr="00EC76D5" w:rsidRDefault="00E80032" w:rsidP="00E80032">
      <w:pPr>
        <w:pStyle w:val="CodeListing"/>
        <w:rPr>
          <w:sz w:val="21"/>
          <w:szCs w:val="21"/>
        </w:rPr>
      </w:pPr>
      <w:r w:rsidRPr="00EC76D5">
        <w:rPr>
          <w:sz w:val="21"/>
          <w:szCs w:val="21"/>
        </w:rPr>
        <w:t>Stack.c</w:t>
      </w:r>
    </w:p>
    <w:p w14:paraId="15FC2D03" w14:textId="77777777" w:rsidR="00E80032" w:rsidRPr="00EC76D5" w:rsidRDefault="00E80032" w:rsidP="00E80032">
      <w:pPr>
        <w:pStyle w:val="Code"/>
      </w:pPr>
      <w:r w:rsidRPr="00EC76D5">
        <w:t>#include &lt;stdlib.h&gt;</w:t>
      </w:r>
    </w:p>
    <w:p w14:paraId="06579C58" w14:textId="77777777" w:rsidR="00E80032" w:rsidRPr="00EC76D5" w:rsidRDefault="00E80032" w:rsidP="00E80032">
      <w:pPr>
        <w:pStyle w:val="Code"/>
      </w:pPr>
      <w:r w:rsidRPr="00EC76D5">
        <w:t>#include &lt;assert.h&gt;</w:t>
      </w:r>
    </w:p>
    <w:p w14:paraId="6A157DAF" w14:textId="77777777" w:rsidR="00E80032" w:rsidRPr="00EC76D5" w:rsidRDefault="00E80032" w:rsidP="00E80032">
      <w:pPr>
        <w:pStyle w:val="Code"/>
      </w:pPr>
      <w:r w:rsidRPr="00EC76D5">
        <w:t>#include "Cell.h"</w:t>
      </w:r>
    </w:p>
    <w:p w14:paraId="558398BC" w14:textId="77777777" w:rsidR="00E80032" w:rsidRPr="00EC76D5" w:rsidRDefault="00E80032" w:rsidP="00E80032">
      <w:pPr>
        <w:pStyle w:val="Code"/>
      </w:pPr>
      <w:r w:rsidRPr="00EC76D5">
        <w:t>#include "Stack.h"</w:t>
      </w:r>
    </w:p>
    <w:p w14:paraId="34874F4C" w14:textId="77777777" w:rsidR="00E80032" w:rsidRPr="00EC76D5" w:rsidRDefault="00E80032" w:rsidP="00E80032">
      <w:pPr>
        <w:pStyle w:val="Code"/>
      </w:pPr>
    </w:p>
    <w:p w14:paraId="45F9D8C5" w14:textId="2208A44A" w:rsidR="00E80032" w:rsidRPr="00EC76D5" w:rsidRDefault="00E80032" w:rsidP="00E80032">
      <w:pPr>
        <w:pStyle w:val="Code"/>
      </w:pPr>
      <w:r w:rsidRPr="00EC76D5">
        <w:t>void Stack</w:t>
      </w:r>
      <w:r w:rsidR="002F35C1">
        <w:t>Initializer</w:t>
      </w:r>
      <w:r w:rsidRPr="00EC76D5">
        <w:t>(STACK* stackPtr) {</w:t>
      </w:r>
    </w:p>
    <w:p w14:paraId="1CFDE652" w14:textId="77777777" w:rsidR="00E80032" w:rsidRPr="00EC76D5" w:rsidRDefault="00E80032" w:rsidP="00E80032">
      <w:pPr>
        <w:pStyle w:val="Code"/>
      </w:pPr>
      <w:r w:rsidRPr="00EC76D5">
        <w:t xml:space="preserve">  stackPtr-&gt;m_firstCellPtr = NULL;</w:t>
      </w:r>
    </w:p>
    <w:p w14:paraId="537988B7" w14:textId="77777777" w:rsidR="00E80032" w:rsidRPr="00EC76D5" w:rsidRDefault="00E80032" w:rsidP="00E80032">
      <w:pPr>
        <w:pStyle w:val="Code"/>
      </w:pPr>
      <w:r w:rsidRPr="00EC76D5">
        <w:t>}</w:t>
      </w:r>
    </w:p>
    <w:p w14:paraId="787EC5C5" w14:textId="77777777" w:rsidR="00E80032" w:rsidRPr="00EC76D5" w:rsidRDefault="00E80032" w:rsidP="00E80032">
      <w:pPr>
        <w:pStyle w:val="Code"/>
      </w:pPr>
    </w:p>
    <w:p w14:paraId="327608FC" w14:textId="77777777" w:rsidR="00E80032" w:rsidRPr="00EC76D5" w:rsidRDefault="00E80032" w:rsidP="00E80032">
      <w:pPr>
        <w:pStyle w:val="Code"/>
      </w:pPr>
      <w:r w:rsidRPr="00EC76D5">
        <w:t>void StackClear(STACK* stackPtr) {</w:t>
      </w:r>
    </w:p>
    <w:p w14:paraId="75436D1B" w14:textId="77777777" w:rsidR="00E80032" w:rsidRPr="00EC76D5" w:rsidRDefault="00E80032" w:rsidP="00E80032">
      <w:pPr>
        <w:pStyle w:val="Code"/>
      </w:pPr>
      <w:r w:rsidRPr="00EC76D5">
        <w:t xml:space="preserve">  CELL* cellPtr = stackPtr-&gt;m_firstCellPtr;</w:t>
      </w:r>
    </w:p>
    <w:p w14:paraId="36BDA28A" w14:textId="77777777" w:rsidR="00E80032" w:rsidRPr="00EC76D5" w:rsidRDefault="00E80032" w:rsidP="00E80032">
      <w:pPr>
        <w:pStyle w:val="Code"/>
      </w:pPr>
    </w:p>
    <w:p w14:paraId="24115A2E" w14:textId="77777777" w:rsidR="00E80032" w:rsidRPr="00EC76D5" w:rsidRDefault="00E80032" w:rsidP="00E80032">
      <w:pPr>
        <w:pStyle w:val="Code"/>
      </w:pPr>
      <w:r w:rsidRPr="00EC76D5">
        <w:t xml:space="preserve">  while (cellPtr != NULL) {</w:t>
      </w:r>
      <w:r w:rsidRPr="00EC76D5">
        <w:cr/>
        <w:t xml:space="preserve">    CELL* tempCellPtr = cellPtr;</w:t>
      </w:r>
    </w:p>
    <w:p w14:paraId="48BD6C94" w14:textId="77777777" w:rsidR="00E80032" w:rsidRPr="00EC76D5" w:rsidRDefault="00E80032" w:rsidP="00E80032">
      <w:pPr>
        <w:pStyle w:val="Code"/>
      </w:pPr>
      <w:r w:rsidRPr="00EC76D5">
        <w:t xml:space="preserve">    cellPtr = CellGetNext(cellPtr);</w:t>
      </w:r>
    </w:p>
    <w:p w14:paraId="25FB49C0" w14:textId="77777777" w:rsidR="00E80032" w:rsidRPr="00EC76D5" w:rsidRDefault="00E80032" w:rsidP="00E80032">
      <w:pPr>
        <w:pStyle w:val="Code"/>
      </w:pPr>
      <w:r w:rsidRPr="00EC76D5">
        <w:t xml:space="preserve">    free(tempCellPtr);</w:t>
      </w:r>
    </w:p>
    <w:p w14:paraId="34491860" w14:textId="77777777" w:rsidR="00E80032" w:rsidRPr="00EC76D5" w:rsidRDefault="00E80032" w:rsidP="00E80032">
      <w:pPr>
        <w:pStyle w:val="Code"/>
      </w:pPr>
      <w:r w:rsidRPr="00EC76D5">
        <w:t xml:space="preserve">  }</w:t>
      </w:r>
    </w:p>
    <w:p w14:paraId="7338FB9B" w14:textId="77777777" w:rsidR="00E80032" w:rsidRPr="00EC76D5" w:rsidRDefault="00E80032" w:rsidP="00E80032">
      <w:pPr>
        <w:pStyle w:val="Code"/>
      </w:pPr>
      <w:r w:rsidRPr="00EC76D5">
        <w:t>}</w:t>
      </w:r>
    </w:p>
    <w:p w14:paraId="6C195641" w14:textId="77777777" w:rsidR="00E80032" w:rsidRPr="00EC76D5" w:rsidRDefault="00E80032" w:rsidP="00E80032">
      <w:pPr>
        <w:pStyle w:val="Code"/>
      </w:pPr>
    </w:p>
    <w:p w14:paraId="230ED9A6" w14:textId="77777777" w:rsidR="00E80032" w:rsidRPr="00EC76D5" w:rsidRDefault="00E80032" w:rsidP="00E80032">
      <w:pPr>
        <w:pStyle w:val="Code"/>
      </w:pPr>
      <w:r w:rsidRPr="00EC76D5">
        <w:t>void StackPush(STACK* stackPtr, int value) {</w:t>
      </w:r>
    </w:p>
    <w:p w14:paraId="0BC08DA6" w14:textId="77777777" w:rsidR="00E80032" w:rsidRPr="00EC76D5" w:rsidRDefault="00E80032" w:rsidP="00E80032">
      <w:pPr>
        <w:pStyle w:val="Code"/>
      </w:pPr>
      <w:r w:rsidRPr="00EC76D5">
        <w:t xml:space="preserve">  CELL* newCellPtr= malloc(sizeof(CELL));</w:t>
      </w:r>
    </w:p>
    <w:p w14:paraId="7506D2B2" w14:textId="77777777" w:rsidR="00E80032" w:rsidRPr="00EC76D5" w:rsidRDefault="00E80032" w:rsidP="00E80032">
      <w:pPr>
        <w:pStyle w:val="Code"/>
      </w:pPr>
      <w:r w:rsidRPr="00EC76D5">
        <w:t xml:space="preserve">  assert(newCellPtr!= NULL);</w:t>
      </w:r>
    </w:p>
    <w:p w14:paraId="21CDFC1D" w14:textId="73E93660" w:rsidR="00E80032" w:rsidRPr="00EC76D5" w:rsidRDefault="00E80032" w:rsidP="00E80032">
      <w:pPr>
        <w:pStyle w:val="Code"/>
      </w:pPr>
      <w:r w:rsidRPr="00EC76D5">
        <w:t xml:space="preserve">  Cell</w:t>
      </w:r>
      <w:r w:rsidR="002F35C1">
        <w:t>Initializer</w:t>
      </w:r>
      <w:r w:rsidRPr="00EC76D5">
        <w:t>(newCellPtr, value, stackPtr-&gt;m_firstCellPtr);</w:t>
      </w:r>
    </w:p>
    <w:p w14:paraId="764DAB57" w14:textId="77777777" w:rsidR="00E80032" w:rsidRPr="00EC76D5" w:rsidRDefault="00E80032" w:rsidP="00E80032">
      <w:pPr>
        <w:pStyle w:val="Code"/>
      </w:pPr>
      <w:r w:rsidRPr="00EC76D5">
        <w:t xml:space="preserve">  stackPtr-&gt;m_firstCellPtr = newCellPtr;</w:t>
      </w:r>
    </w:p>
    <w:p w14:paraId="1CB31B66" w14:textId="77777777" w:rsidR="00E80032" w:rsidRPr="00EC76D5" w:rsidRDefault="00E80032" w:rsidP="00E80032">
      <w:pPr>
        <w:pStyle w:val="Code"/>
      </w:pPr>
      <w:r w:rsidRPr="00EC76D5">
        <w:t>}</w:t>
      </w:r>
    </w:p>
    <w:p w14:paraId="1E2ED606" w14:textId="77777777" w:rsidR="00E80032" w:rsidRPr="00EC76D5" w:rsidRDefault="00E80032" w:rsidP="00E80032">
      <w:pPr>
        <w:pStyle w:val="Code"/>
      </w:pPr>
    </w:p>
    <w:p w14:paraId="05D55FFA" w14:textId="77777777" w:rsidR="00E80032" w:rsidRPr="00EC76D5" w:rsidRDefault="00E80032" w:rsidP="00E80032">
      <w:pPr>
        <w:pStyle w:val="Code"/>
      </w:pPr>
      <w:r w:rsidRPr="00EC76D5">
        <w:t>void StackPop(STACK* stackPtr) {</w:t>
      </w:r>
    </w:p>
    <w:p w14:paraId="65CFAB59" w14:textId="77777777" w:rsidR="00E80032" w:rsidRPr="00EC76D5" w:rsidRDefault="00E80032" w:rsidP="00E80032">
      <w:pPr>
        <w:pStyle w:val="Code"/>
      </w:pPr>
      <w:r w:rsidRPr="00EC76D5">
        <w:t xml:space="preserve">  CELL* tempCellPtr;</w:t>
      </w:r>
    </w:p>
    <w:p w14:paraId="6AED51A4" w14:textId="77777777" w:rsidR="00E80032" w:rsidRPr="00EC76D5" w:rsidRDefault="00E80032" w:rsidP="00E80032">
      <w:pPr>
        <w:pStyle w:val="Code"/>
      </w:pPr>
      <w:r w:rsidRPr="00EC76D5">
        <w:t xml:space="preserve">  assert(stackPtr-&gt;m_firstCellPtr != NULL);</w:t>
      </w:r>
    </w:p>
    <w:p w14:paraId="2D61F864" w14:textId="77777777" w:rsidR="00E80032" w:rsidRPr="00EC76D5" w:rsidRDefault="00E80032" w:rsidP="00E80032">
      <w:pPr>
        <w:pStyle w:val="Code"/>
      </w:pPr>
      <w:r w:rsidRPr="00EC76D5">
        <w:t xml:space="preserve">  tempCellPtr = stackPtr-&gt;m_firstCellPtr;</w:t>
      </w:r>
    </w:p>
    <w:p w14:paraId="2282D8E4" w14:textId="77777777" w:rsidR="00E80032" w:rsidRPr="00EC76D5" w:rsidRDefault="00E80032" w:rsidP="00E80032">
      <w:pPr>
        <w:pStyle w:val="Code"/>
      </w:pPr>
      <w:r w:rsidRPr="00EC76D5">
        <w:t xml:space="preserve">  stackPtr-&gt;m_firstCellPtr = CellGetNext(stackPtr-&gt;m_firstCellPtr);</w:t>
      </w:r>
    </w:p>
    <w:p w14:paraId="10C75E06" w14:textId="77777777" w:rsidR="00E80032" w:rsidRPr="00EC76D5" w:rsidRDefault="00E80032" w:rsidP="00E80032">
      <w:pPr>
        <w:pStyle w:val="Code"/>
      </w:pPr>
      <w:r w:rsidRPr="00EC76D5">
        <w:t xml:space="preserve">  free(tempCellPtr);</w:t>
      </w:r>
    </w:p>
    <w:p w14:paraId="4B6ED2B0" w14:textId="77777777" w:rsidR="00E80032" w:rsidRPr="00EC76D5" w:rsidRDefault="00E80032" w:rsidP="00E80032">
      <w:pPr>
        <w:pStyle w:val="Code"/>
      </w:pPr>
      <w:r w:rsidRPr="00EC76D5">
        <w:t>}</w:t>
      </w:r>
    </w:p>
    <w:p w14:paraId="759580DA" w14:textId="77777777" w:rsidR="00E80032" w:rsidRPr="00EC76D5" w:rsidRDefault="00E80032" w:rsidP="00E80032">
      <w:pPr>
        <w:pStyle w:val="Code"/>
      </w:pPr>
    </w:p>
    <w:p w14:paraId="037D2003" w14:textId="77777777" w:rsidR="00E80032" w:rsidRPr="00EC76D5" w:rsidRDefault="00E80032" w:rsidP="00E80032">
      <w:pPr>
        <w:pStyle w:val="Code"/>
      </w:pPr>
      <w:r w:rsidRPr="00EC76D5">
        <w:t>int StackTop(STACK* stackPtr) {</w:t>
      </w:r>
    </w:p>
    <w:p w14:paraId="7241CD75" w14:textId="77777777" w:rsidR="00E80032" w:rsidRPr="00EC76D5" w:rsidRDefault="00E80032" w:rsidP="00E80032">
      <w:pPr>
        <w:pStyle w:val="Code"/>
      </w:pPr>
      <w:r w:rsidRPr="00EC76D5">
        <w:t xml:space="preserve">  assert(stackPtr-&gt;m_firstCellPtr != NULL);</w:t>
      </w:r>
    </w:p>
    <w:p w14:paraId="6173EE73" w14:textId="77777777" w:rsidR="00E80032" w:rsidRPr="00EC76D5" w:rsidRDefault="00E80032" w:rsidP="00E80032">
      <w:pPr>
        <w:pStyle w:val="Code"/>
      </w:pPr>
      <w:r w:rsidRPr="00EC76D5">
        <w:t xml:space="preserve">  return CellGetValue(stackPtr-&gt;m_firstCellPtr);</w:t>
      </w:r>
    </w:p>
    <w:p w14:paraId="378F8FD0" w14:textId="77777777" w:rsidR="00E80032" w:rsidRPr="00EC76D5" w:rsidRDefault="00E80032" w:rsidP="00E80032">
      <w:pPr>
        <w:pStyle w:val="Code"/>
      </w:pPr>
      <w:r w:rsidRPr="00EC76D5">
        <w:t>}</w:t>
      </w:r>
    </w:p>
    <w:p w14:paraId="198CF6D5" w14:textId="77777777" w:rsidR="00E80032" w:rsidRPr="00EC76D5" w:rsidRDefault="00E80032" w:rsidP="00E80032">
      <w:pPr>
        <w:pStyle w:val="Code"/>
      </w:pPr>
    </w:p>
    <w:p w14:paraId="4FE5FBCE" w14:textId="77777777" w:rsidR="00E80032" w:rsidRPr="00EC76D5" w:rsidRDefault="00E80032" w:rsidP="00E80032">
      <w:pPr>
        <w:pStyle w:val="Code"/>
      </w:pPr>
      <w:r w:rsidRPr="00EC76D5">
        <w:t>int StackIsEmpty(STACK* stackPtr) {</w:t>
      </w:r>
    </w:p>
    <w:p w14:paraId="44F9F10B" w14:textId="77777777" w:rsidR="00E80032" w:rsidRPr="00EC76D5" w:rsidRDefault="00E80032" w:rsidP="00E80032">
      <w:pPr>
        <w:pStyle w:val="Code"/>
      </w:pPr>
      <w:r w:rsidRPr="00EC76D5">
        <w:t xml:space="preserve">  return (stackPtr-&gt;m_firstCellPtr == NULL);</w:t>
      </w:r>
    </w:p>
    <w:p w14:paraId="43A0F95B" w14:textId="77777777" w:rsidR="00E80032" w:rsidRPr="00EC76D5" w:rsidRDefault="00E80032" w:rsidP="00E80032">
      <w:pPr>
        <w:pStyle w:val="Code"/>
      </w:pPr>
      <w:r w:rsidRPr="00EC76D5">
        <w:t>}</w:t>
      </w:r>
    </w:p>
    <w:p w14:paraId="118AE10B" w14:textId="77777777" w:rsidR="00E80032" w:rsidRPr="00EC76D5" w:rsidRDefault="00E80032" w:rsidP="00E80032">
      <w:pPr>
        <w:pStyle w:val="CodeListing"/>
        <w:rPr>
          <w:sz w:val="21"/>
          <w:szCs w:val="21"/>
        </w:rPr>
      </w:pPr>
      <w:r w:rsidRPr="00EC76D5">
        <w:rPr>
          <w:sz w:val="21"/>
          <w:szCs w:val="21"/>
        </w:rPr>
        <w:t>Main.c</w:t>
      </w:r>
    </w:p>
    <w:p w14:paraId="17E81354" w14:textId="77777777" w:rsidR="00E80032" w:rsidRPr="00EC76D5" w:rsidRDefault="00E80032" w:rsidP="00E80032">
      <w:pPr>
        <w:pStyle w:val="Code"/>
      </w:pPr>
      <w:r w:rsidRPr="00EC76D5">
        <w:t>#include &lt;stdlib.h&gt;</w:t>
      </w:r>
    </w:p>
    <w:p w14:paraId="3D3A3710" w14:textId="77777777" w:rsidR="00E80032" w:rsidRPr="00EC76D5" w:rsidRDefault="00E80032" w:rsidP="00E80032">
      <w:pPr>
        <w:pStyle w:val="Code"/>
      </w:pPr>
      <w:r w:rsidRPr="00EC76D5">
        <w:t>#include "Cell.h"</w:t>
      </w:r>
    </w:p>
    <w:p w14:paraId="7D5F2777" w14:textId="77777777" w:rsidR="00E80032" w:rsidRPr="00EC76D5" w:rsidRDefault="00E80032" w:rsidP="00E80032">
      <w:pPr>
        <w:pStyle w:val="Code"/>
      </w:pPr>
      <w:r w:rsidRPr="00EC76D5">
        <w:t>#include "Stack.h"</w:t>
      </w:r>
    </w:p>
    <w:p w14:paraId="467A0B72" w14:textId="77777777" w:rsidR="00E80032" w:rsidRPr="00EC76D5" w:rsidRDefault="00E80032" w:rsidP="00E80032">
      <w:pPr>
        <w:pStyle w:val="Code"/>
      </w:pPr>
    </w:p>
    <w:p w14:paraId="53160122" w14:textId="77777777" w:rsidR="00E80032" w:rsidRPr="00EC76D5" w:rsidRDefault="00E80032" w:rsidP="00E80032">
      <w:pPr>
        <w:pStyle w:val="Code"/>
      </w:pPr>
      <w:r w:rsidRPr="00EC76D5">
        <w:t>void main() {</w:t>
      </w:r>
    </w:p>
    <w:p w14:paraId="0E3664B3" w14:textId="77777777" w:rsidR="00E80032" w:rsidRPr="00EC76D5" w:rsidRDefault="00E80032" w:rsidP="00E80032">
      <w:pPr>
        <w:pStyle w:val="Code"/>
      </w:pPr>
      <w:r w:rsidRPr="00EC76D5">
        <w:t xml:space="preserve">  STACK stack;</w:t>
      </w:r>
    </w:p>
    <w:p w14:paraId="57C1D75B" w14:textId="7E690587" w:rsidR="00E80032" w:rsidRPr="00EC76D5" w:rsidRDefault="00E80032" w:rsidP="00E80032">
      <w:pPr>
        <w:pStyle w:val="Code"/>
      </w:pPr>
      <w:r w:rsidRPr="00EC76D5">
        <w:t xml:space="preserve">  Stack</w:t>
      </w:r>
      <w:r w:rsidR="002F35C1">
        <w:t>Initializer</w:t>
      </w:r>
      <w:r w:rsidRPr="00EC76D5">
        <w:t>(&amp;stack);</w:t>
      </w:r>
    </w:p>
    <w:p w14:paraId="426F9DF8" w14:textId="77777777" w:rsidR="00E80032" w:rsidRPr="00EC76D5" w:rsidRDefault="00E80032" w:rsidP="00E80032">
      <w:pPr>
        <w:pStyle w:val="Code"/>
      </w:pPr>
    </w:p>
    <w:p w14:paraId="4F0BF9C0" w14:textId="77777777" w:rsidR="00E80032" w:rsidRPr="00EC76D5" w:rsidRDefault="00E80032" w:rsidP="00E80032">
      <w:pPr>
        <w:pStyle w:val="Code"/>
      </w:pPr>
      <w:r w:rsidRPr="00EC76D5">
        <w:t xml:space="preserve">  StackPush(&amp;stack, 1);</w:t>
      </w:r>
    </w:p>
    <w:p w14:paraId="19791F9B" w14:textId="77777777" w:rsidR="00E80032" w:rsidRPr="00EC76D5" w:rsidRDefault="00E80032" w:rsidP="00E80032">
      <w:pPr>
        <w:pStyle w:val="Code"/>
      </w:pPr>
      <w:r w:rsidRPr="00EC76D5">
        <w:t xml:space="preserve">  StackPush(&amp;stack, 2);</w:t>
      </w:r>
    </w:p>
    <w:p w14:paraId="56BE4384" w14:textId="77777777" w:rsidR="00E80032" w:rsidRPr="00EC76D5" w:rsidRDefault="00E80032" w:rsidP="00E80032">
      <w:pPr>
        <w:pStyle w:val="Code"/>
      </w:pPr>
      <w:r w:rsidRPr="00EC76D5">
        <w:t xml:space="preserve">  StackPush(&amp;stack, 3);  </w:t>
      </w:r>
    </w:p>
    <w:p w14:paraId="5C31005C" w14:textId="77777777" w:rsidR="00E80032" w:rsidRPr="00EC76D5" w:rsidRDefault="00E80032" w:rsidP="00E80032">
      <w:pPr>
        <w:pStyle w:val="Code"/>
      </w:pPr>
      <w:r w:rsidRPr="00EC76D5">
        <w:t xml:space="preserve">  StackClear(&amp;stack);</w:t>
      </w:r>
    </w:p>
    <w:p w14:paraId="5EE7A85B" w14:textId="77777777" w:rsidR="00E80032" w:rsidRPr="00EC76D5" w:rsidRDefault="00E80032" w:rsidP="00E80032">
      <w:pPr>
        <w:pStyle w:val="Code"/>
      </w:pPr>
      <w:r w:rsidRPr="00EC76D5">
        <w:t>}</w:t>
      </w:r>
    </w:p>
    <w:p w14:paraId="78328A37" w14:textId="4E22EC04" w:rsidR="00E80032" w:rsidRPr="00EC76D5" w:rsidRDefault="00E80032" w:rsidP="00E80032">
      <w:r w:rsidRPr="00EC76D5">
        <w:t xml:space="preserve">The stack in main above gives rise to the following </w:t>
      </w:r>
      <w:r w:rsidR="00F25B86" w:rsidRPr="00EC76D5">
        <w:t>struct</w:t>
      </w:r>
      <w:r w:rsidRPr="00EC76D5">
        <w:t xml:space="preserve">. However, when </w:t>
      </w:r>
      <w:r w:rsidRPr="00EC76D5">
        <w:rPr>
          <w:rStyle w:val="CodeInText0"/>
        </w:rPr>
        <w:t>StackClear</w:t>
      </w:r>
      <w:r w:rsidRPr="00EC76D5">
        <w:t xml:space="preserve"> is called, it deallocates the allocated memory. All memory allocated with </w:t>
      </w:r>
      <w:r w:rsidRPr="00EC76D5">
        <w:rPr>
          <w:rStyle w:val="CodeInText0"/>
        </w:rPr>
        <w:t>malloc</w:t>
      </w:r>
      <w:r w:rsidRPr="00EC76D5">
        <w:rPr>
          <w:rStyle w:val="Italic"/>
        </w:rPr>
        <w:t xml:space="preserve"> </w:t>
      </w:r>
      <w:r w:rsidRPr="00EC76D5">
        <w:t xml:space="preserve">or </w:t>
      </w:r>
      <w:r w:rsidRPr="00EC76D5">
        <w:rPr>
          <w:rStyle w:val="CodeInText0"/>
        </w:rPr>
        <w:t>calloc</w:t>
      </w:r>
      <w:r w:rsidRPr="00EC76D5">
        <w:t xml:space="preserve"> must (or at least should) be deallocated with </w:t>
      </w:r>
      <w:r w:rsidRPr="00EC76D5">
        <w:rPr>
          <w:rStyle w:val="CodeInText0"/>
        </w:rPr>
        <w:t>free</w:t>
      </w:r>
      <w:r w:rsidRPr="00EC76D5">
        <w:t>.</w:t>
      </w:r>
    </w:p>
    <w:p w14:paraId="45ED540B" w14:textId="77777777" w:rsidR="00E80032" w:rsidRPr="00EC76D5" w:rsidRDefault="00E80032" w:rsidP="00E80032">
      <w:pPr>
        <w:rPr>
          <w:szCs w:val="21"/>
        </w:rPr>
      </w:pPr>
      <w:r w:rsidRPr="00EC76D5">
        <w:rPr>
          <w:noProof/>
          <w:lang w:eastAsia="sv-SE"/>
        </w:rPr>
        <mc:AlternateContent>
          <mc:Choice Requires="wps">
            <w:drawing>
              <wp:anchor distT="0" distB="0" distL="114300" distR="114300" simplePos="0" relativeHeight="251660288" behindDoc="0" locked="0" layoutInCell="1" allowOverlap="1" wp14:anchorId="29E297FE" wp14:editId="74EDACAF">
                <wp:simplePos x="0" y="0"/>
                <wp:positionH relativeFrom="column">
                  <wp:posOffset>1262380</wp:posOffset>
                </wp:positionH>
                <wp:positionV relativeFrom="paragraph">
                  <wp:posOffset>0</wp:posOffset>
                </wp:positionV>
                <wp:extent cx="724535" cy="358775"/>
                <wp:effectExtent l="0" t="0" r="0" b="3175"/>
                <wp:wrapNone/>
                <wp:docPr id="574"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 cy="358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636896" w14:textId="77777777" w:rsidR="005A193E" w:rsidRPr="003F7CF1" w:rsidRDefault="005A193E"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E297FE" id="Text Box 23" o:spid="_x0000_s1366" type="#_x0000_t202" style="position:absolute;left:0;text-align:left;margin-left:99.4pt;margin-top:0;width:57.05pt;height:2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" filled="f" stroked="f">
                <v:textbox>
                  <w:txbxContent>
                    <w:p w14:paraId="30636896" w14:textId="77777777" w:rsidR="005A193E" w:rsidRPr="003F7CF1" w:rsidRDefault="005A193E" w:rsidP="00E80032">
                      <w:pPr>
                        <w:pStyle w:val="Picture"/>
                        <w:rPr>
                          <w:sz w:val="19"/>
                          <w:szCs w:val="19"/>
                        </w:rPr>
                      </w:pPr>
                      <w:r w:rsidRPr="003F7CF1">
                        <w:rPr>
                          <w:sz w:val="19"/>
                          <w:szCs w:val="19"/>
                        </w:rPr>
                        <w:t>m_</w:t>
                      </w:r>
                      <w:r>
                        <w:rPr>
                          <w:sz w:val="19"/>
                          <w:szCs w:val="19"/>
                        </w:rPr>
                        <w:t>nextPtr</w:t>
                      </w:r>
                    </w:p>
                  </w:txbxContent>
                </v:textbox>
              </v:shape>
            </w:pict>
          </mc:Fallback>
        </mc:AlternateContent>
      </w:r>
      <w:r w:rsidRPr="00EC76D5">
        <w:rPr>
          <w:noProof/>
          <w:lang w:eastAsia="sv-SE"/>
        </w:rPr>
        <mc:AlternateContent>
          <mc:Choice Requires="wpc">
            <w:drawing>
              <wp:inline distT="0" distB="0" distL="0" distR="0" wp14:anchorId="5D06A55E" wp14:editId="6302E149">
                <wp:extent cx="4779010" cy="721360"/>
                <wp:effectExtent l="0" t="0" r="2540" b="2540"/>
                <wp:docPr id="314" name="Canvas 2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55" name="Rectangle 19"/>
                        <wps:cNvSpPr>
                          <a:spLocks noChangeArrowheads="1"/>
                        </wps:cNvSpPr>
                        <wps:spPr bwMode="auto">
                          <a:xfrm>
                            <a:off x="811402" y="270723"/>
                            <a:ext cx="540701" cy="359830"/>
                          </a:xfrm>
                          <a:prstGeom prst="rect">
                            <a:avLst/>
                          </a:prstGeom>
                          <a:solidFill>
                            <a:srgbClr val="FFFFFF"/>
                          </a:solidFill>
                          <a:ln w="9525">
                            <a:solidFill>
                              <a:srgbClr val="000000"/>
                            </a:solidFill>
                            <a:miter lim="800000"/>
                            <a:headEnd/>
                            <a:tailEnd/>
                          </a:ln>
                        </wps:spPr>
                        <wps:txbx>
                          <w:txbxContent>
                            <w:p w14:paraId="2F21DBB7" w14:textId="77777777" w:rsidR="005A193E" w:rsidRPr="003F7CF1" w:rsidRDefault="005A193E" w:rsidP="00E80032">
                              <w:pPr>
                                <w:pStyle w:val="SourceCodeBoxText"/>
                                <w:rPr>
                                  <w:sz w:val="19"/>
                                  <w:szCs w:val="19"/>
                                  <w:lang w:val="en-US"/>
                                </w:rPr>
                              </w:pPr>
                              <w:r w:rsidRPr="003F7CF1">
                                <w:rPr>
                                  <w:sz w:val="19"/>
                                  <w:szCs w:val="19"/>
                                  <w:lang w:val="en-US"/>
                                </w:rPr>
                                <w:t>3</w:t>
                              </w:r>
                            </w:p>
                            <w:p w14:paraId="40F6D3AC" w14:textId="77777777" w:rsidR="005A193E" w:rsidRPr="003F7CF1" w:rsidRDefault="005A193E" w:rsidP="00E80032">
                              <w:pPr>
                                <w:rPr>
                                  <w:sz w:val="21"/>
                                  <w:szCs w:val="21"/>
                                </w:rPr>
                              </w:pPr>
                            </w:p>
                          </w:txbxContent>
                        </wps:txbx>
                        <wps:bodyPr rot="0" vert="horz" wrap="square" lIns="91440" tIns="45720" rIns="91440" bIns="45720" anchor="t" anchorCtr="0" upright="1">
                          <a:noAutofit/>
                        </wps:bodyPr>
                      </wps:wsp>
                      <wps:wsp>
                        <wps:cNvPr id="556" name="Rectangle 20"/>
                        <wps:cNvSpPr>
                          <a:spLocks noChangeArrowheads="1"/>
                        </wps:cNvSpPr>
                        <wps:spPr bwMode="auto">
                          <a:xfrm>
                            <a:off x="1352103" y="270723"/>
                            <a:ext cx="542301" cy="359830"/>
                          </a:xfrm>
                          <a:prstGeom prst="rect">
                            <a:avLst/>
                          </a:prstGeom>
                          <a:solidFill>
                            <a:srgbClr val="FFFFFF"/>
                          </a:solidFill>
                          <a:ln w="9525">
                            <a:solidFill>
                              <a:srgbClr val="000000"/>
                            </a:solidFill>
                            <a:miter lim="800000"/>
                            <a:headEnd/>
                            <a:tailEnd/>
                          </a:ln>
                        </wps:spPr>
                        <wps:txbx>
                          <w:txbxContent>
                            <w:p w14:paraId="5B407AA9" w14:textId="77777777" w:rsidR="005A193E" w:rsidRPr="003F7CF1" w:rsidRDefault="005A193E" w:rsidP="00E80032">
                              <w:pPr>
                                <w:pStyle w:val="SourceCodeBoxText"/>
                                <w:rPr>
                                  <w:sz w:val="19"/>
                                  <w:szCs w:val="19"/>
                                  <w:lang w:val="en-US"/>
                                </w:rPr>
                              </w:pPr>
                            </w:p>
                          </w:txbxContent>
                        </wps:txbx>
                        <wps:bodyPr rot="0" vert="horz" wrap="square" lIns="91440" tIns="45720" rIns="91440" bIns="45720" anchor="t" anchorCtr="0" upright="1">
                          <a:noAutofit/>
                        </wps:bodyPr>
                      </wps:wsp>
                      <wps:wsp>
                        <wps:cNvPr id="558" name="Rectangle 21"/>
                        <wps:cNvSpPr>
                          <a:spLocks noChangeArrowheads="1"/>
                        </wps:cNvSpPr>
                        <wps:spPr bwMode="auto">
                          <a:xfrm>
                            <a:off x="1986604" y="270723"/>
                            <a:ext cx="538201" cy="359830"/>
                          </a:xfrm>
                          <a:prstGeom prst="rect">
                            <a:avLst/>
                          </a:prstGeom>
                          <a:solidFill>
                            <a:srgbClr val="FFFFFF"/>
                          </a:solidFill>
                          <a:ln w="9525">
                            <a:solidFill>
                              <a:srgbClr val="000000"/>
                            </a:solidFill>
                            <a:miter lim="800000"/>
                            <a:headEnd/>
                            <a:tailEnd/>
                          </a:ln>
                        </wps:spPr>
                        <wps:txbx>
                          <w:txbxContent>
                            <w:p w14:paraId="6B19F286" w14:textId="77777777" w:rsidR="005A193E" w:rsidRPr="003F7CF1" w:rsidRDefault="005A193E"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559" name="Text Box 22"/>
                        <wps:cNvSpPr txBox="1">
                          <a:spLocks noChangeArrowheads="1"/>
                        </wps:cNvSpPr>
                        <wps:spPr bwMode="auto">
                          <a:xfrm>
                            <a:off x="1895204" y="0"/>
                            <a:ext cx="7193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11F9DB" w14:textId="77777777" w:rsidR="005A193E" w:rsidRPr="003F7CF1" w:rsidRDefault="005A193E"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0" name="Text Box 320"/>
                        <wps:cNvSpPr txBox="1">
                          <a:spLocks noChangeArrowheads="1"/>
                        </wps:cNvSpPr>
                        <wps:spPr bwMode="auto">
                          <a:xfrm>
                            <a:off x="2434305" y="0"/>
                            <a:ext cx="7201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CA5D72" w14:textId="77777777" w:rsidR="005A193E" w:rsidRPr="003F7CF1" w:rsidRDefault="005A193E"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1" name="Rectangle 24"/>
                        <wps:cNvSpPr>
                          <a:spLocks noChangeArrowheads="1"/>
                        </wps:cNvSpPr>
                        <wps:spPr bwMode="auto">
                          <a:xfrm>
                            <a:off x="2524805" y="270723"/>
                            <a:ext cx="540701" cy="359030"/>
                          </a:xfrm>
                          <a:prstGeom prst="rect">
                            <a:avLst/>
                          </a:prstGeom>
                          <a:solidFill>
                            <a:srgbClr val="FFFFFF"/>
                          </a:solidFill>
                          <a:ln w="9525">
                            <a:solidFill>
                              <a:srgbClr val="000000"/>
                            </a:solidFill>
                            <a:miter lim="800000"/>
                            <a:headEnd/>
                            <a:tailEnd/>
                          </a:ln>
                        </wps:spPr>
                        <wps:txbx>
                          <w:txbxContent>
                            <w:p w14:paraId="36A3F956" w14:textId="77777777" w:rsidR="005A193E" w:rsidRPr="003F7CF1" w:rsidRDefault="005A193E"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2" name="Rectangle 25"/>
                        <wps:cNvSpPr>
                          <a:spLocks noChangeArrowheads="1"/>
                        </wps:cNvSpPr>
                        <wps:spPr bwMode="auto">
                          <a:xfrm>
                            <a:off x="3156107" y="270723"/>
                            <a:ext cx="542301" cy="359830"/>
                          </a:xfrm>
                          <a:prstGeom prst="rect">
                            <a:avLst/>
                          </a:prstGeom>
                          <a:solidFill>
                            <a:srgbClr val="FFFFFF"/>
                          </a:solidFill>
                          <a:ln w="9525">
                            <a:solidFill>
                              <a:srgbClr val="000000"/>
                            </a:solidFill>
                            <a:miter lim="800000"/>
                            <a:headEnd/>
                            <a:tailEnd/>
                          </a:ln>
                        </wps:spPr>
                        <wps:txbx>
                          <w:txbxContent>
                            <w:p w14:paraId="7F845E65" w14:textId="77777777" w:rsidR="005A193E" w:rsidRPr="003F7CF1" w:rsidRDefault="005A193E"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563" name="Text Box 26"/>
                        <wps:cNvSpPr txBox="1">
                          <a:spLocks noChangeArrowheads="1"/>
                        </wps:cNvSpPr>
                        <wps:spPr bwMode="auto">
                          <a:xfrm>
                            <a:off x="3068806" y="0"/>
                            <a:ext cx="7201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B02064" w14:textId="77777777" w:rsidR="005A193E" w:rsidRPr="003F7CF1" w:rsidRDefault="005A193E"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4" name="Text Box 27"/>
                        <wps:cNvSpPr txBox="1">
                          <a:spLocks noChangeArrowheads="1"/>
                        </wps:cNvSpPr>
                        <wps:spPr bwMode="auto">
                          <a:xfrm>
                            <a:off x="3607808" y="0"/>
                            <a:ext cx="7218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3F07E" w14:textId="77777777" w:rsidR="005A193E" w:rsidRPr="003F7CF1" w:rsidRDefault="005A193E"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5" name="Rectangle 28"/>
                        <wps:cNvSpPr>
                          <a:spLocks noChangeArrowheads="1"/>
                        </wps:cNvSpPr>
                        <wps:spPr bwMode="auto">
                          <a:xfrm>
                            <a:off x="3698408" y="270723"/>
                            <a:ext cx="542301" cy="359030"/>
                          </a:xfrm>
                          <a:prstGeom prst="rect">
                            <a:avLst/>
                          </a:prstGeom>
                          <a:solidFill>
                            <a:srgbClr val="FFFFFF"/>
                          </a:solidFill>
                          <a:ln w="9525">
                            <a:solidFill>
                              <a:srgbClr val="000000"/>
                            </a:solidFill>
                            <a:miter lim="800000"/>
                            <a:headEnd/>
                            <a:tailEnd/>
                          </a:ln>
                        </wps:spPr>
                        <wps:txbx>
                          <w:txbxContent>
                            <w:p w14:paraId="3B56C86E" w14:textId="77777777" w:rsidR="005A193E" w:rsidRPr="003F7CF1" w:rsidRDefault="005A193E"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6" name="Line 29"/>
                        <wps:cNvCnPr>
                          <a:cxnSpLocks noChangeShapeType="1"/>
                        </wps:cNvCnPr>
                        <wps:spPr bwMode="auto">
                          <a:xfrm>
                            <a:off x="1623703" y="450637"/>
                            <a:ext cx="359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7" name="Line 30"/>
                        <wps:cNvCnPr>
                          <a:cxnSpLocks noChangeShapeType="1"/>
                        </wps:cNvCnPr>
                        <wps:spPr bwMode="auto">
                          <a:xfrm>
                            <a:off x="2795606" y="450637"/>
                            <a:ext cx="36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8" name="Line 31"/>
                        <wps:cNvCnPr>
                          <a:cxnSpLocks noChangeShapeType="1"/>
                        </wps:cNvCnPr>
                        <wps:spPr bwMode="auto">
                          <a:xfrm flipV="1">
                            <a:off x="3968308" y="450637"/>
                            <a:ext cx="3605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9" name="Rectangle 32"/>
                        <wps:cNvSpPr>
                          <a:spLocks noChangeArrowheads="1"/>
                        </wps:cNvSpPr>
                        <wps:spPr bwMode="auto">
                          <a:xfrm>
                            <a:off x="4238309" y="270723"/>
                            <a:ext cx="540701"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0889F7" w14:textId="77777777" w:rsidR="005A193E" w:rsidRPr="003F7CF1" w:rsidRDefault="005A193E"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570" name="Line 33"/>
                        <wps:cNvCnPr>
                          <a:cxnSpLocks noChangeShapeType="1"/>
                        </wps:cNvCnPr>
                        <wps:spPr bwMode="auto">
                          <a:xfrm flipV="1">
                            <a:off x="450101" y="450637"/>
                            <a:ext cx="3613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1" name="Text Box 34"/>
                        <wps:cNvSpPr txBox="1">
                          <a:spLocks noChangeArrowheads="1"/>
                        </wps:cNvSpPr>
                        <wps:spPr bwMode="auto">
                          <a:xfrm>
                            <a:off x="623901" y="0"/>
                            <a:ext cx="897902" cy="357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3A9700" w14:textId="77777777" w:rsidR="005A193E" w:rsidRPr="003F7CF1" w:rsidRDefault="005A193E" w:rsidP="00E80032">
                              <w:pPr>
                                <w:pStyle w:val="Picture"/>
                              </w:pPr>
                              <w:r w:rsidRPr="003F7CF1">
                                <w:t>m_</w:t>
                              </w:r>
                              <w:r>
                                <w:t>value</w:t>
                              </w:r>
                            </w:p>
                          </w:txbxContent>
                        </wps:txbx>
                        <wps:bodyPr rot="0" vert="horz" wrap="square" lIns="91440" tIns="45720" rIns="91440" bIns="45720" anchor="t" anchorCtr="0" upright="1">
                          <a:noAutofit/>
                        </wps:bodyPr>
                      </wps:wsp>
                      <wps:wsp>
                        <wps:cNvPr id="572" name="Rectangle 35"/>
                        <wps:cNvSpPr>
                          <a:spLocks noChangeArrowheads="1"/>
                        </wps:cNvSpPr>
                        <wps:spPr bwMode="auto">
                          <a:xfrm>
                            <a:off x="180200" y="270723"/>
                            <a:ext cx="540701" cy="35983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B330626" w14:textId="77777777" w:rsidR="005A193E" w:rsidRPr="003F7CF1" w:rsidRDefault="005A193E" w:rsidP="00E80032">
                              <w:pPr>
                                <w:pStyle w:val="SourceCodeBoxText"/>
                                <w:rPr>
                                  <w:sz w:val="19"/>
                                  <w:szCs w:val="19"/>
                                  <w:lang w:val="en-US"/>
                                </w:rPr>
                              </w:pPr>
                            </w:p>
                          </w:txbxContent>
                        </wps:txbx>
                        <wps:bodyPr rot="0" vert="horz" wrap="square" lIns="91440" tIns="45720" rIns="91440" bIns="45720" anchor="t" anchorCtr="0" upright="1">
                          <a:noAutofit/>
                        </wps:bodyPr>
                      </wps:wsp>
                      <wps:wsp>
                        <wps:cNvPr id="573" name="Text Box 36"/>
                        <wps:cNvSpPr txBox="1">
                          <a:spLocks noChangeArrowheads="1"/>
                        </wps:cNvSpPr>
                        <wps:spPr bwMode="auto">
                          <a:xfrm>
                            <a:off x="0" y="0"/>
                            <a:ext cx="903502" cy="361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F37C3" w14:textId="77777777" w:rsidR="005A193E" w:rsidRPr="003F7CF1" w:rsidRDefault="005A193E" w:rsidP="00E80032">
                              <w:pPr>
                                <w:pStyle w:val="Picture"/>
                                <w:rPr>
                                  <w:sz w:val="19"/>
                                  <w:szCs w:val="19"/>
                                  <w:lang w:val="sv-SE"/>
                                </w:rPr>
                              </w:pPr>
                              <w:r w:rsidRPr="003F7CF1">
                                <w:rPr>
                                  <w:sz w:val="19"/>
                                  <w:szCs w:val="19"/>
                                  <w:lang w:val="sv-SE"/>
                                </w:rPr>
                                <w:t>m_</w:t>
                              </w:r>
                              <w:r>
                                <w:rPr>
                                  <w:sz w:val="19"/>
                                  <w:szCs w:val="19"/>
                                  <w:lang w:val="sv-SE"/>
                                </w:rPr>
                                <w:t>firstCellPtr</w:t>
                              </w:r>
                            </w:p>
                          </w:txbxContent>
                        </wps:txbx>
                        <wps:bodyPr rot="0" vert="horz" wrap="square" lIns="91440" tIns="45720" rIns="91440" bIns="45720" anchor="t" anchorCtr="0" upright="1">
                          <a:noAutofit/>
                        </wps:bodyPr>
                      </wps:wsp>
                    </wpc:wpc>
                  </a:graphicData>
                </a:graphic>
              </wp:inline>
            </w:drawing>
          </mc:Choice>
          <mc:Fallback>
            <w:pict>
              <v:group w14:anchorId="5D06A55E" id="Canvas 22" o:spid="_x0000_s1367" editas="canvas" style="width:376.3pt;height:56.8pt;mso-position-horizontal-relative:char;mso-position-vertical-relative:line" coordsize="47790,7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">
                <v:shape id="_x0000_s1368" type="#_x0000_t75" style="position:absolute;width:47790;height:7213;visibility:visible;mso-wrap-style:square">
                  <v:fill o:detectmouseclick="t"/>
                  <v:path o:connecttype="none"/>
                </v:shape>
                <v:rect id="Rectangle 19" o:spid="_x0000_s1369" style="position:absolute;left:8114;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">
                  <v:textbox>
                    <w:txbxContent>
                      <w:p w14:paraId="2F21DBB7" w14:textId="77777777" w:rsidR="005A193E" w:rsidRPr="003F7CF1" w:rsidRDefault="005A193E" w:rsidP="00E80032">
                        <w:pPr>
                          <w:pStyle w:val="SourceCodeBoxText"/>
                          <w:rPr>
                            <w:sz w:val="19"/>
                            <w:szCs w:val="19"/>
                            <w:lang w:val="en-US"/>
                          </w:rPr>
                        </w:pPr>
                        <w:r w:rsidRPr="003F7CF1">
                          <w:rPr>
                            <w:sz w:val="19"/>
                            <w:szCs w:val="19"/>
                            <w:lang w:val="en-US"/>
                          </w:rPr>
                          <w:t>3</w:t>
                        </w:r>
                      </w:p>
                      <w:p w14:paraId="40F6D3AC" w14:textId="77777777" w:rsidR="005A193E" w:rsidRPr="003F7CF1" w:rsidRDefault="005A193E" w:rsidP="00E80032">
                        <w:pPr>
                          <w:rPr>
                            <w:sz w:val="21"/>
                            <w:szCs w:val="21"/>
                          </w:rPr>
                        </w:pPr>
                      </w:p>
                    </w:txbxContent>
                  </v:textbox>
                </v:rect>
                <v:rect id="Rectangle 20" o:spid="_x0000_s1370" style="position:absolute;left:1352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">
                  <v:textbox>
                    <w:txbxContent>
                      <w:p w14:paraId="5B407AA9" w14:textId="77777777" w:rsidR="005A193E" w:rsidRPr="003F7CF1" w:rsidRDefault="005A193E" w:rsidP="00E80032">
                        <w:pPr>
                          <w:pStyle w:val="SourceCodeBoxText"/>
                          <w:rPr>
                            <w:sz w:val="19"/>
                            <w:szCs w:val="19"/>
                            <w:lang w:val="en-US"/>
                          </w:rPr>
                        </w:pPr>
                      </w:p>
                    </w:txbxContent>
                  </v:textbox>
                </v:rect>
                <v:rect id="Rectangle 21" o:spid="_x0000_s1371" style="position:absolute;left:19866;top:2707;width:5382;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">
                  <v:textbox>
                    <w:txbxContent>
                      <w:p w14:paraId="6B19F286" w14:textId="77777777" w:rsidR="005A193E" w:rsidRPr="003F7CF1" w:rsidRDefault="005A193E" w:rsidP="00E80032">
                        <w:pPr>
                          <w:pStyle w:val="SourceCodeBoxText"/>
                          <w:rPr>
                            <w:sz w:val="19"/>
                            <w:szCs w:val="19"/>
                            <w:lang w:val="en-US"/>
                          </w:rPr>
                        </w:pPr>
                        <w:r w:rsidRPr="003F7CF1">
                          <w:rPr>
                            <w:sz w:val="19"/>
                            <w:szCs w:val="19"/>
                            <w:lang w:val="en-US"/>
                          </w:rPr>
                          <w:t>2</w:t>
                        </w:r>
                      </w:p>
                    </w:txbxContent>
                  </v:textbox>
                </v:rect>
                <v:shape id="Text Box 22" o:spid="_x0000_s1372" type="#_x0000_t202" style="position:absolute;left:18952;width:7193;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" filled="f" stroked="f">
                  <v:textbox>
                    <w:txbxContent>
                      <w:p w14:paraId="2911F9DB" w14:textId="77777777" w:rsidR="005A193E" w:rsidRPr="003F7CF1" w:rsidRDefault="005A193E" w:rsidP="00E80032">
                        <w:pPr>
                          <w:pStyle w:val="Picture"/>
                          <w:rPr>
                            <w:sz w:val="19"/>
                            <w:szCs w:val="19"/>
                          </w:rPr>
                        </w:pPr>
                        <w:r w:rsidRPr="003F7CF1">
                          <w:rPr>
                            <w:sz w:val="19"/>
                            <w:szCs w:val="19"/>
                          </w:rPr>
                          <w:t>m_</w:t>
                        </w:r>
                        <w:r>
                          <w:rPr>
                            <w:sz w:val="19"/>
                            <w:szCs w:val="19"/>
                          </w:rPr>
                          <w:t>value</w:t>
                        </w:r>
                      </w:p>
                    </w:txbxContent>
                  </v:textbox>
                </v:shape>
                <v:shape id="Text Box 320" o:spid="_x0000_s1373" type="#_x0000_t202" style="position:absolute;left:24343;width:7201;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" filled="f" stroked="f">
                  <v:textbox>
                    <w:txbxContent>
                      <w:p w14:paraId="0CCA5D72" w14:textId="77777777" w:rsidR="005A193E" w:rsidRPr="003F7CF1" w:rsidRDefault="005A193E" w:rsidP="00E80032">
                        <w:pPr>
                          <w:pStyle w:val="Picture"/>
                          <w:rPr>
                            <w:sz w:val="19"/>
                            <w:szCs w:val="19"/>
                          </w:rPr>
                        </w:pPr>
                        <w:r w:rsidRPr="003F7CF1">
                          <w:rPr>
                            <w:sz w:val="19"/>
                            <w:szCs w:val="19"/>
                          </w:rPr>
                          <w:t>m_</w:t>
                        </w:r>
                        <w:r>
                          <w:rPr>
                            <w:sz w:val="19"/>
                            <w:szCs w:val="19"/>
                          </w:rPr>
                          <w:t>nextPtr</w:t>
                        </w:r>
                      </w:p>
                    </w:txbxContent>
                  </v:textbox>
                </v:shape>
                <v:rect id="Rectangle 24" o:spid="_x0000_s1374" style="position:absolute;left:25248;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">
                  <v:textbox>
                    <w:txbxContent>
                      <w:p w14:paraId="36A3F956" w14:textId="77777777" w:rsidR="005A193E" w:rsidRPr="003F7CF1" w:rsidRDefault="005A193E" w:rsidP="00E80032">
                        <w:pPr>
                          <w:pStyle w:val="SourceCodeBoxText"/>
                          <w:rPr>
                            <w:sz w:val="19"/>
                            <w:szCs w:val="19"/>
                            <w:lang w:val="en-US"/>
                          </w:rPr>
                        </w:pPr>
                      </w:p>
                    </w:txbxContent>
                  </v:textbox>
                </v:rect>
                <v:rect id="Rectangle 25" o:spid="_x0000_s1375" style="position:absolute;left:3156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">
                  <v:textbox>
                    <w:txbxContent>
                      <w:p w14:paraId="7F845E65" w14:textId="77777777" w:rsidR="005A193E" w:rsidRPr="003F7CF1" w:rsidRDefault="005A193E" w:rsidP="00E80032">
                        <w:pPr>
                          <w:pStyle w:val="SourceCodeBoxText"/>
                          <w:rPr>
                            <w:sz w:val="19"/>
                            <w:szCs w:val="19"/>
                            <w:lang w:val="en-US"/>
                          </w:rPr>
                        </w:pPr>
                        <w:r w:rsidRPr="003F7CF1">
                          <w:rPr>
                            <w:sz w:val="19"/>
                            <w:szCs w:val="19"/>
                            <w:lang w:val="en-US"/>
                          </w:rPr>
                          <w:t>1</w:t>
                        </w:r>
                      </w:p>
                    </w:txbxContent>
                  </v:textbox>
                </v:rect>
                <v:shape id="Text Box 26" o:spid="_x0000_s1376" type="#_x0000_t202" style="position:absolute;left:30688;width:7201;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" filled="f" stroked="f">
                  <v:textbox>
                    <w:txbxContent>
                      <w:p w14:paraId="1CB02064" w14:textId="77777777" w:rsidR="005A193E" w:rsidRPr="003F7CF1" w:rsidRDefault="005A193E" w:rsidP="00E80032">
                        <w:pPr>
                          <w:pStyle w:val="Picture"/>
                          <w:rPr>
                            <w:sz w:val="19"/>
                            <w:szCs w:val="19"/>
                          </w:rPr>
                        </w:pPr>
                        <w:r w:rsidRPr="003F7CF1">
                          <w:rPr>
                            <w:sz w:val="19"/>
                            <w:szCs w:val="19"/>
                          </w:rPr>
                          <w:t>m_</w:t>
                        </w:r>
                        <w:r>
                          <w:rPr>
                            <w:sz w:val="19"/>
                            <w:szCs w:val="19"/>
                          </w:rPr>
                          <w:t>value</w:t>
                        </w:r>
                      </w:p>
                    </w:txbxContent>
                  </v:textbox>
                </v:shape>
                <v:shape id="Text Box 27" o:spid="_x0000_s1377" type="#_x0000_t202" style="position:absolute;left:36078;width:7218;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" filled="f" stroked="f">
                  <v:textbox>
                    <w:txbxContent>
                      <w:p w14:paraId="7FC3F07E" w14:textId="77777777" w:rsidR="005A193E" w:rsidRPr="003F7CF1" w:rsidRDefault="005A193E" w:rsidP="00E80032">
                        <w:pPr>
                          <w:pStyle w:val="Picture"/>
                          <w:rPr>
                            <w:sz w:val="19"/>
                            <w:szCs w:val="19"/>
                          </w:rPr>
                        </w:pPr>
                        <w:r w:rsidRPr="003F7CF1">
                          <w:rPr>
                            <w:sz w:val="19"/>
                            <w:szCs w:val="19"/>
                          </w:rPr>
                          <w:t>m_</w:t>
                        </w:r>
                        <w:r>
                          <w:rPr>
                            <w:sz w:val="19"/>
                            <w:szCs w:val="19"/>
                          </w:rPr>
                          <w:t>nextPtr</w:t>
                        </w:r>
                      </w:p>
                    </w:txbxContent>
                  </v:textbox>
                </v:shape>
                <v:rect id="Rectangle 28" o:spid="_x0000_s1378" style="position:absolute;left:36984;top:2707;width:5423;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">
                  <v:textbox>
                    <w:txbxContent>
                      <w:p w14:paraId="3B56C86E" w14:textId="77777777" w:rsidR="005A193E" w:rsidRPr="003F7CF1" w:rsidRDefault="005A193E" w:rsidP="00E80032">
                        <w:pPr>
                          <w:pStyle w:val="SourceCodeBoxText"/>
                          <w:rPr>
                            <w:sz w:val="19"/>
                            <w:szCs w:val="19"/>
                            <w:lang w:val="en-US"/>
                          </w:rPr>
                        </w:pPr>
                      </w:p>
                    </w:txbxContent>
                  </v:textbox>
                </v:rect>
                <v:line id="Line 29" o:spid="_x0000_s1379" style="position:absolute;visibility:visible;mso-wrap-style:square" from="16237,4506" to="19833,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">
                  <v:stroke endarrow="block"/>
                </v:line>
                <v:line id="Line 30" o:spid="_x0000_s1380" style="position:absolute;visibility:visible;mso-wrap-style:square" from="27956,4506" to="31561,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">
                  <v:stroke endarrow="block"/>
                </v:line>
                <v:line id="Line 31" o:spid="_x0000_s1381" style="position:absolute;flip:y;visibility:visible;mso-wrap-style:square" from="39683,4506" to="43288,4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">
                  <v:stroke endarrow="block"/>
                </v:line>
                <v:rect id="Rectangle 32" o:spid="_x0000_s1382" style="position:absolute;left:42383;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" filled="f" stroked="f">
                  <v:textbox>
                    <w:txbxContent>
                      <w:p w14:paraId="310889F7" w14:textId="77777777" w:rsidR="005A193E" w:rsidRPr="003F7CF1" w:rsidRDefault="005A193E" w:rsidP="00E80032">
                        <w:pPr>
                          <w:pStyle w:val="SourceCodeBoxText"/>
                          <w:rPr>
                            <w:sz w:val="19"/>
                            <w:szCs w:val="19"/>
                            <w:lang w:val="en-US"/>
                          </w:rPr>
                        </w:pPr>
                        <w:r w:rsidRPr="003F7CF1">
                          <w:rPr>
                            <w:sz w:val="19"/>
                            <w:szCs w:val="19"/>
                            <w:lang w:val="en-US"/>
                          </w:rPr>
                          <w:t>NULL</w:t>
                        </w:r>
                      </w:p>
                    </w:txbxContent>
                  </v:textbox>
                </v:rect>
                <v:line id="Line 33" o:spid="_x0000_s1383" style="position:absolute;flip:y;visibility:visible;mso-wrap-style:square" from="4501,4506" to="8114,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">
                  <v:stroke endarrow="block"/>
                </v:line>
                <v:shape id="Text Box 34" o:spid="_x0000_s1384" type="#_x0000_t202" style="position:absolute;left:6239;width:8979;height:3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" filled="f" stroked="f">
                  <v:textbox>
                    <w:txbxContent>
                      <w:p w14:paraId="633A9700" w14:textId="77777777" w:rsidR="005A193E" w:rsidRPr="003F7CF1" w:rsidRDefault="005A193E" w:rsidP="00E80032">
                        <w:pPr>
                          <w:pStyle w:val="Picture"/>
                        </w:pPr>
                        <w:r w:rsidRPr="003F7CF1">
                          <w:t>m_</w:t>
                        </w:r>
                        <w:r>
                          <w:t>value</w:t>
                        </w:r>
                      </w:p>
                    </w:txbxContent>
                  </v:textbox>
                </v:shape>
                <v:rect id="Rectangle 35" o:spid="_x0000_s1385" style="position:absolute;left:1802;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" filled="f">
                  <v:textbox>
                    <w:txbxContent>
                      <w:p w14:paraId="2B330626" w14:textId="77777777" w:rsidR="005A193E" w:rsidRPr="003F7CF1" w:rsidRDefault="005A193E" w:rsidP="00E80032">
                        <w:pPr>
                          <w:pStyle w:val="SourceCodeBoxText"/>
                          <w:rPr>
                            <w:sz w:val="19"/>
                            <w:szCs w:val="19"/>
                            <w:lang w:val="en-US"/>
                          </w:rPr>
                        </w:pPr>
                      </w:p>
                    </w:txbxContent>
                  </v:textbox>
                </v:rect>
                <v:shape id="Text Box 36" o:spid="_x0000_s1386" type="#_x0000_t202" style="position:absolute;width:9035;height:3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" filled="f" stroked="f">
                  <v:textbox>
                    <w:txbxContent>
                      <w:p w14:paraId="3FFF37C3" w14:textId="77777777" w:rsidR="005A193E" w:rsidRPr="003F7CF1" w:rsidRDefault="005A193E" w:rsidP="00E80032">
                        <w:pPr>
                          <w:pStyle w:val="Picture"/>
                          <w:rPr>
                            <w:sz w:val="19"/>
                            <w:szCs w:val="19"/>
                            <w:lang w:val="sv-SE"/>
                          </w:rPr>
                        </w:pPr>
                        <w:r w:rsidRPr="003F7CF1">
                          <w:rPr>
                            <w:sz w:val="19"/>
                            <w:szCs w:val="19"/>
                            <w:lang w:val="sv-SE"/>
                          </w:rPr>
                          <w:t>m_</w:t>
                        </w:r>
                        <w:r>
                          <w:rPr>
                            <w:sz w:val="19"/>
                            <w:szCs w:val="19"/>
                            <w:lang w:val="sv-SE"/>
                          </w:rPr>
                          <w:t>firstCellPtr</w:t>
                        </w:r>
                      </w:p>
                    </w:txbxContent>
                  </v:textbox>
                </v:shape>
                <w10:anchorlock/>
              </v:group>
            </w:pict>
          </mc:Fallback>
        </mc:AlternateContent>
      </w:r>
    </w:p>
    <w:p w14:paraId="3CBE11C6" w14:textId="33309735" w:rsidR="00E80032" w:rsidRPr="00EC76D5" w:rsidRDefault="00E80032" w:rsidP="007C7CB2">
      <w:pPr>
        <w:pStyle w:val="Rubrik3"/>
      </w:pPr>
      <w:bookmarkStart w:id="6130" w:name="_Toc320485613"/>
      <w:bookmarkStart w:id="6131" w:name="_Toc323656725"/>
      <w:bookmarkStart w:id="6132" w:name="_Toc324085463"/>
      <w:bookmarkStart w:id="6133" w:name="_Toc383781115"/>
      <w:bookmarkStart w:id="6134" w:name="_Toc481936515"/>
      <w:r w:rsidRPr="00EC76D5">
        <w:t>Unions</w:t>
      </w:r>
      <w:bookmarkEnd w:id="6130"/>
      <w:bookmarkEnd w:id="6131"/>
      <w:bookmarkEnd w:id="6132"/>
      <w:bookmarkEnd w:id="6133"/>
      <w:bookmarkEnd w:id="6134"/>
    </w:p>
    <w:p w14:paraId="62BCA25C" w14:textId="4B8BD874" w:rsidR="00E80032" w:rsidRPr="00EC76D5" w:rsidRDefault="00E80032" w:rsidP="00E80032">
      <w:r w:rsidRPr="00EC76D5">
        <w:t xml:space="preserve">A </w:t>
      </w:r>
      <w:r w:rsidRPr="00EC76D5">
        <w:rPr>
          <w:rStyle w:val="CodeInText0"/>
        </w:rPr>
        <w:t>union</w:t>
      </w:r>
      <w:r w:rsidRPr="00EC76D5">
        <w:t xml:space="preserve"> is a compound type </w:t>
      </w:r>
      <w:r w:rsidR="00F25B86" w:rsidRPr="00EC76D5">
        <w:t>like</w:t>
      </w:r>
      <w:r w:rsidRPr="00EC76D5">
        <w:t xml:space="preserve"> </w:t>
      </w:r>
      <w:r w:rsidR="00F25B86" w:rsidRPr="00EC76D5">
        <w:t>struct</w:t>
      </w:r>
      <w:r w:rsidRPr="00EC76D5">
        <w:t xml:space="preserve">. The difference is that while a </w:t>
      </w:r>
      <w:r w:rsidR="00F25B86" w:rsidRPr="00EC76D5">
        <w:t xml:space="preserve">struct </w:t>
      </w:r>
      <w:r w:rsidRPr="00EC76D5">
        <w:t>places each of its members on different memory addresses in order for them to not intervene with each other, a union locates each of its members on the same address. This implies that when one member is assigned a value, it overwrite</w:t>
      </w:r>
      <w:r w:rsidR="00F25B86" w:rsidRPr="00EC76D5">
        <w:t>s</w:t>
      </w:r>
      <w:r w:rsidRPr="00EC76D5">
        <w:t xml:space="preserve"> the other values. Unions are mostly used in low-level applications. In the code below, the two structures overlap each other.</w:t>
      </w:r>
    </w:p>
    <w:p w14:paraId="79AD7D8F" w14:textId="77777777" w:rsidR="00E80032" w:rsidRPr="00EC76D5" w:rsidRDefault="00E80032" w:rsidP="00E80032">
      <w:pPr>
        <w:pStyle w:val="Code"/>
      </w:pPr>
      <w:r w:rsidRPr="00EC76D5">
        <w:t>struct _Bits8Registers {</w:t>
      </w:r>
      <w:r w:rsidRPr="00EC76D5">
        <w:cr/>
        <w:t xml:space="preserve">  // A character always has the size of 1 byte (8 bits).</w:t>
      </w:r>
    </w:p>
    <w:p w14:paraId="0FB6C47F" w14:textId="77777777" w:rsidR="00E80032" w:rsidRPr="00EC76D5" w:rsidRDefault="00E80032" w:rsidP="00E80032">
      <w:pPr>
        <w:pStyle w:val="Code"/>
      </w:pPr>
      <w:r w:rsidRPr="00EC76D5">
        <w:t xml:space="preserve">  unsigned char ah, al, bh, bl, ch, cl, dh, dl;</w:t>
      </w:r>
    </w:p>
    <w:p w14:paraId="719D0530" w14:textId="77777777" w:rsidR="00E80032" w:rsidRPr="00EC76D5" w:rsidRDefault="00E80032" w:rsidP="00E80032">
      <w:pPr>
        <w:pStyle w:val="Code"/>
      </w:pPr>
      <w:r w:rsidRPr="00EC76D5">
        <w:t>};</w:t>
      </w:r>
    </w:p>
    <w:p w14:paraId="2FDD0676" w14:textId="77777777" w:rsidR="00E80032" w:rsidRPr="00EC76D5" w:rsidRDefault="00E80032" w:rsidP="00E80032">
      <w:pPr>
        <w:pStyle w:val="Code"/>
      </w:pPr>
    </w:p>
    <w:p w14:paraId="4D4DB8CE" w14:textId="77777777" w:rsidR="00E80032" w:rsidRPr="00EC76D5" w:rsidRDefault="00E80032" w:rsidP="00E80032">
      <w:pPr>
        <w:pStyle w:val="Code"/>
      </w:pPr>
      <w:r w:rsidRPr="00EC76D5">
        <w:t>struct _Bits16Registers {</w:t>
      </w:r>
      <w:r w:rsidRPr="00EC76D5">
        <w:cr/>
        <w:t xml:space="preserve">  // Assuming short has a size of 2 bytes (16 bits). </w:t>
      </w:r>
    </w:p>
    <w:p w14:paraId="39B78BCE" w14:textId="77777777" w:rsidR="00E80032" w:rsidRPr="00EC76D5" w:rsidRDefault="00E80032" w:rsidP="00E80032">
      <w:pPr>
        <w:pStyle w:val="Code"/>
      </w:pPr>
      <w:r w:rsidRPr="00EC76D5">
        <w:t xml:space="preserve">  unsigned short ax, bx, cx, dx;</w:t>
      </w:r>
    </w:p>
    <w:p w14:paraId="517B36ED" w14:textId="77777777" w:rsidR="00E80032" w:rsidRPr="00EC76D5" w:rsidRDefault="00E80032" w:rsidP="00E80032">
      <w:pPr>
        <w:pStyle w:val="Code"/>
      </w:pPr>
      <w:r w:rsidRPr="00EC76D5">
        <w:t>};</w:t>
      </w:r>
    </w:p>
    <w:p w14:paraId="7EF6FACF" w14:textId="77777777" w:rsidR="00E80032" w:rsidRPr="00EC76D5" w:rsidRDefault="00E80032" w:rsidP="00E80032">
      <w:pPr>
        <w:pStyle w:val="Code"/>
      </w:pPr>
    </w:p>
    <w:p w14:paraId="6400D9CC" w14:textId="77777777" w:rsidR="00E80032" w:rsidRPr="00EC76D5" w:rsidRDefault="00E80032" w:rsidP="00E80032">
      <w:pPr>
        <w:pStyle w:val="Code"/>
      </w:pPr>
      <w:r w:rsidRPr="00EC76D5">
        <w:t>union _Registers {</w:t>
      </w:r>
    </w:p>
    <w:p w14:paraId="0FB05808" w14:textId="77777777" w:rsidR="00E80032" w:rsidRPr="00EC76D5" w:rsidRDefault="00E80032" w:rsidP="00E80032">
      <w:pPr>
        <w:pStyle w:val="Code"/>
      </w:pPr>
      <w:r w:rsidRPr="00EC76D5">
        <w:t xml:space="preserve">  struct _Bits8Registers bits8Registers;</w:t>
      </w:r>
    </w:p>
    <w:p w14:paraId="7B2DD41D" w14:textId="77777777" w:rsidR="00E80032" w:rsidRPr="00EC76D5" w:rsidRDefault="00E80032" w:rsidP="00E80032">
      <w:pPr>
        <w:pStyle w:val="Code"/>
      </w:pPr>
      <w:r w:rsidRPr="00EC76D5">
        <w:t xml:space="preserve">  struct _Bits16Registers bits16Registers;</w:t>
      </w:r>
    </w:p>
    <w:p w14:paraId="282F58FE" w14:textId="77777777" w:rsidR="00E80032" w:rsidRPr="00EC76D5" w:rsidRDefault="00E80032" w:rsidP="00E80032">
      <w:pPr>
        <w:pStyle w:val="Code"/>
      </w:pPr>
      <w:r w:rsidRPr="00EC76D5">
        <w:t>};</w:t>
      </w:r>
    </w:p>
    <w:p w14:paraId="3B75D6E0" w14:textId="63A0F4F1" w:rsidR="00E80032" w:rsidRPr="00EC76D5" w:rsidRDefault="00E80032" w:rsidP="007C7CB2">
      <w:pPr>
        <w:pStyle w:val="Rubrik3"/>
      </w:pPr>
      <w:bookmarkStart w:id="6135" w:name="_Toc320485614"/>
      <w:bookmarkStart w:id="6136" w:name="_Toc323656726"/>
      <w:bookmarkStart w:id="6137" w:name="_Toc324085464"/>
      <w:bookmarkStart w:id="6138" w:name="_Toc383781116"/>
      <w:bookmarkStart w:id="6139" w:name="_Toc481936516"/>
      <w:r w:rsidRPr="00EC76D5">
        <w:t>Bitfields</w:t>
      </w:r>
      <w:bookmarkEnd w:id="6135"/>
      <w:bookmarkEnd w:id="6136"/>
      <w:bookmarkEnd w:id="6137"/>
      <w:bookmarkEnd w:id="6138"/>
      <w:bookmarkEnd w:id="6139"/>
    </w:p>
    <w:p w14:paraId="32C1179B" w14:textId="15E5F16E" w:rsidR="00E80032" w:rsidRPr="00EC76D5" w:rsidRDefault="00E80032" w:rsidP="00E80032">
      <w:r w:rsidRPr="00EC76D5">
        <w:t xml:space="preserve">A </w:t>
      </w:r>
      <w:r w:rsidRPr="00EC76D5">
        <w:rPr>
          <w:rStyle w:val="KeyWord"/>
        </w:rPr>
        <w:t>bitfield</w:t>
      </w:r>
      <w:r w:rsidRPr="00EC76D5">
        <w:t xml:space="preserve"> is a </w:t>
      </w:r>
      <w:r w:rsidR="003E28A6" w:rsidRPr="00EC76D5">
        <w:t>struct</w:t>
      </w:r>
      <w:r w:rsidRPr="00EC76D5">
        <w:t xml:space="preserve"> with the possibility to define the size of the members in bits, which is useful in low-level applications. Only integral types can have bits, and the total number of bits must not exceed the </w:t>
      </w:r>
      <w:r w:rsidRPr="00EC76D5">
        <w:lastRenderedPageBreak/>
        <w:t xml:space="preserve">number of bits an integer (eight times </w:t>
      </w:r>
      <w:r w:rsidRPr="00EC76D5">
        <w:rPr>
          <w:rStyle w:val="CodeInText0"/>
        </w:rPr>
        <w:t>sizeof (int)</w:t>
      </w:r>
      <w:r w:rsidRPr="00EC76D5">
        <w:t>). In t</w:t>
      </w:r>
      <w:r w:rsidR="003E28A6" w:rsidRPr="00EC76D5">
        <w:t>he code below, the whole struct</w:t>
      </w:r>
      <w:r w:rsidRPr="00EC76D5">
        <w:t xml:space="preserve"> shares one byte (eight bits). The second field does not have a value; it only marks that the second bit shall be ignored.</w:t>
      </w:r>
    </w:p>
    <w:p w14:paraId="34B3730B" w14:textId="77777777" w:rsidR="00E80032" w:rsidRPr="00EC76D5" w:rsidRDefault="00E80032" w:rsidP="00E80032">
      <w:pPr>
        <w:pStyle w:val="Code"/>
      </w:pPr>
      <w:r w:rsidRPr="00EC76D5">
        <w:rPr>
          <w:color w:val="000000" w:themeColor="text1"/>
          <w:rPrChange w:id="6140" w:author="Stefan Björnander" w:date="2012-05-06T21:51:00Z">
            <w:rPr>
              <w:color w:val="0000FF"/>
            </w:rPr>
          </w:rPrChange>
        </w:rPr>
        <w:t>struct</w:t>
      </w:r>
      <w:r w:rsidRPr="00EC76D5">
        <w:t xml:space="preserve"> Communicate {</w:t>
      </w:r>
    </w:p>
    <w:p w14:paraId="63514FC0" w14:textId="77777777" w:rsidR="00E80032" w:rsidRPr="00EC76D5" w:rsidRDefault="00E80032" w:rsidP="00E80032">
      <w:pPr>
        <w:pStyle w:val="Code"/>
      </w:pPr>
      <w:r w:rsidRPr="00EC76D5">
        <w:t xml:space="preserve">  int alert : 1;</w:t>
      </w:r>
    </w:p>
    <w:p w14:paraId="416D6206" w14:textId="77777777" w:rsidR="00E80032" w:rsidRPr="00EC76D5" w:rsidRDefault="00E80032" w:rsidP="00E80032">
      <w:pPr>
        <w:pStyle w:val="Code"/>
      </w:pPr>
      <w:r w:rsidRPr="00EC76D5">
        <w:t xml:space="preserve">  int :1;</w:t>
      </w:r>
    </w:p>
    <w:p w14:paraId="1C5661E4" w14:textId="77777777" w:rsidR="00E80032" w:rsidRPr="00EC76D5" w:rsidRDefault="00E80032" w:rsidP="00E80032">
      <w:pPr>
        <w:pStyle w:val="Code"/>
      </w:pPr>
      <w:r w:rsidRPr="00EC76D5">
        <w:t xml:space="preserve">  int read : 3;</w:t>
      </w:r>
    </w:p>
    <w:p w14:paraId="38F615E9" w14:textId="77777777" w:rsidR="00E80032" w:rsidRPr="00EC76D5" w:rsidRDefault="00E80032" w:rsidP="00E80032">
      <w:pPr>
        <w:pStyle w:val="Code"/>
      </w:pPr>
      <w:r w:rsidRPr="00EC76D5">
        <w:t xml:space="preserve">  int write : 3;</w:t>
      </w:r>
    </w:p>
    <w:p w14:paraId="53B35A52" w14:textId="77777777" w:rsidR="00E80032" w:rsidRPr="00EC76D5" w:rsidRDefault="00E80032" w:rsidP="00E80032">
      <w:pPr>
        <w:pStyle w:val="Code"/>
      </w:pPr>
      <w:r w:rsidRPr="00EC76D5">
        <w:t>};</w:t>
      </w:r>
    </w:p>
    <w:p w14:paraId="229CCAFE" w14:textId="496F371C" w:rsidR="00E80032" w:rsidRPr="00EC76D5" w:rsidRDefault="00E80032" w:rsidP="007C7CB2">
      <w:pPr>
        <w:pStyle w:val="Rubrik2"/>
      </w:pPr>
      <w:bookmarkStart w:id="6141" w:name="_Toc320485616"/>
      <w:bookmarkStart w:id="6142" w:name="_Toc323656727"/>
      <w:bookmarkStart w:id="6143" w:name="_Toc324085465"/>
      <w:bookmarkStart w:id="6144" w:name="_Toc383781117"/>
      <w:bookmarkStart w:id="6145" w:name="_Toc481936517"/>
      <w:r w:rsidRPr="00EC76D5">
        <w:t>Structures with function pointers</w:t>
      </w:r>
      <w:bookmarkEnd w:id="6141"/>
      <w:bookmarkEnd w:id="6142"/>
      <w:bookmarkEnd w:id="6143"/>
      <w:bookmarkEnd w:id="6144"/>
      <w:bookmarkEnd w:id="6145"/>
    </w:p>
    <w:p w14:paraId="74242586" w14:textId="67343977" w:rsidR="00E80032" w:rsidRPr="00EC76D5" w:rsidRDefault="00E80032" w:rsidP="00E80032">
      <w:r w:rsidRPr="00EC76D5">
        <w:t xml:space="preserve">A </w:t>
      </w:r>
      <w:r w:rsidR="003E28A6" w:rsidRPr="00EC76D5">
        <w:t xml:space="preserve">struct </w:t>
      </w:r>
      <w:r w:rsidRPr="00EC76D5">
        <w:t>can hold pointers to functions as well as values</w:t>
      </w:r>
      <w:r w:rsidR="003E28A6" w:rsidRPr="00EC76D5">
        <w:t>. H</w:t>
      </w:r>
      <w:r w:rsidRPr="00EC76D5">
        <w:t xml:space="preserve">owever, in order to obtain the specific </w:t>
      </w:r>
      <w:r w:rsidR="003E28A6" w:rsidRPr="00EC76D5">
        <w:t xml:space="preserve">struct </w:t>
      </w:r>
      <w:r w:rsidRPr="00EC76D5">
        <w:t>value</w:t>
      </w:r>
      <w:r w:rsidR="003E28A6" w:rsidRPr="00EC76D5">
        <w:t>,</w:t>
      </w:r>
      <w:r w:rsidRPr="00EC76D5">
        <w:t xml:space="preserve"> we have to add its address a pointer parameter</w:t>
      </w:r>
      <w:r w:rsidRPr="00EC76D5">
        <w:rPr>
          <w:rStyle w:val="Fotnotsreferens"/>
        </w:rPr>
        <w:footnoteReference w:id="33"/>
      </w:r>
      <w:r w:rsidRPr="00EC76D5">
        <w:t xml:space="preserve"> in the function call.</w:t>
      </w:r>
    </w:p>
    <w:p w14:paraId="29C068D0" w14:textId="77777777" w:rsidR="00E80032" w:rsidRPr="00EC76D5" w:rsidRDefault="00E80032" w:rsidP="00E80032">
      <w:pPr>
        <w:pStyle w:val="Code"/>
      </w:pPr>
      <w:r w:rsidRPr="00EC76D5">
        <w:t>#include &lt;stdio.h&gt;</w:t>
      </w:r>
    </w:p>
    <w:p w14:paraId="5581B307" w14:textId="77777777" w:rsidR="00E80032" w:rsidRPr="00EC76D5" w:rsidRDefault="00E80032" w:rsidP="00E80032">
      <w:pPr>
        <w:pStyle w:val="Code"/>
      </w:pPr>
    </w:p>
    <w:p w14:paraId="6BBDE79C" w14:textId="77777777" w:rsidR="00E80032" w:rsidRPr="00EC76D5" w:rsidRDefault="00E80032" w:rsidP="00E80032">
      <w:pPr>
        <w:pStyle w:val="Code"/>
      </w:pPr>
      <w:r w:rsidRPr="00EC76D5">
        <w:t>struct Person {</w:t>
      </w:r>
      <w:r w:rsidRPr="00EC76D5">
        <w:cr/>
        <w:t xml:space="preserve">  char name[100];</w:t>
      </w:r>
    </w:p>
    <w:p w14:paraId="6F6B443B" w14:textId="77777777" w:rsidR="00E80032" w:rsidRPr="00EC76D5" w:rsidRDefault="00E80032" w:rsidP="00E80032">
      <w:pPr>
        <w:pStyle w:val="Code"/>
      </w:pPr>
      <w:r w:rsidRPr="00EC76D5">
        <w:t xml:space="preserve">  int age;</w:t>
      </w:r>
    </w:p>
    <w:p w14:paraId="01256F51" w14:textId="77777777" w:rsidR="00E80032" w:rsidRPr="00EC76D5" w:rsidRDefault="00E80032" w:rsidP="00E80032">
      <w:pPr>
        <w:pStyle w:val="Code"/>
      </w:pPr>
      <w:r w:rsidRPr="00EC76D5">
        <w:t xml:space="preserve">  void (*Print)(struct Person*);</w:t>
      </w:r>
    </w:p>
    <w:p w14:paraId="142C2EDA" w14:textId="77777777" w:rsidR="00E80032" w:rsidRPr="00EC76D5" w:rsidRDefault="00E80032" w:rsidP="00E80032">
      <w:pPr>
        <w:pStyle w:val="Code"/>
      </w:pPr>
      <w:r w:rsidRPr="00EC76D5">
        <w:t>};</w:t>
      </w:r>
    </w:p>
    <w:p w14:paraId="7E0E0C0D" w14:textId="77777777" w:rsidR="00E80032" w:rsidRPr="00EC76D5" w:rsidRDefault="00E80032" w:rsidP="00E80032">
      <w:pPr>
        <w:pStyle w:val="Code"/>
      </w:pPr>
    </w:p>
    <w:p w14:paraId="7BF15687" w14:textId="77777777" w:rsidR="00E80032" w:rsidRPr="00EC76D5" w:rsidRDefault="00E80032" w:rsidP="00E80032">
      <w:pPr>
        <w:pStyle w:val="Code"/>
      </w:pPr>
      <w:r w:rsidRPr="00EC76D5">
        <w:t>void PrintNameAndAge(struct Person* personPtr) {</w:t>
      </w:r>
    </w:p>
    <w:p w14:paraId="74916EC1" w14:textId="77777777" w:rsidR="00E80032" w:rsidRPr="00EC76D5" w:rsidRDefault="00E80032" w:rsidP="00E80032">
      <w:pPr>
        <w:pStyle w:val="Code"/>
      </w:pPr>
      <w:r w:rsidRPr="00EC76D5">
        <w:t xml:space="preserve">  printf("Name: %s\n", personPtr-&gt;name);</w:t>
      </w:r>
    </w:p>
    <w:p w14:paraId="0A52C9BE" w14:textId="77777777" w:rsidR="00E80032" w:rsidRPr="00EC76D5" w:rsidRDefault="00E80032" w:rsidP="00E80032">
      <w:pPr>
        <w:pStyle w:val="Code"/>
      </w:pPr>
      <w:r w:rsidRPr="00EC76D5">
        <w:t xml:space="preserve">  printf("Age: %d\n\n", personPtr-&gt;age);</w:t>
      </w:r>
    </w:p>
    <w:p w14:paraId="25123998" w14:textId="77777777" w:rsidR="00E80032" w:rsidRPr="00EC76D5" w:rsidRDefault="00E80032" w:rsidP="00E80032">
      <w:pPr>
        <w:pStyle w:val="Code"/>
      </w:pPr>
      <w:r w:rsidRPr="00EC76D5">
        <w:t>}</w:t>
      </w:r>
    </w:p>
    <w:p w14:paraId="47383F34" w14:textId="77777777" w:rsidR="00E80032" w:rsidRPr="00EC76D5" w:rsidRDefault="00E80032" w:rsidP="00E80032">
      <w:pPr>
        <w:pStyle w:val="Code"/>
      </w:pPr>
    </w:p>
    <w:p w14:paraId="53DD9691" w14:textId="77777777" w:rsidR="00E80032" w:rsidRPr="00EC76D5" w:rsidRDefault="00E80032" w:rsidP="00E80032">
      <w:pPr>
        <w:pStyle w:val="Code"/>
      </w:pPr>
      <w:r w:rsidRPr="00EC76D5">
        <w:t>void PrintOnlyName(struct Person* personPtr) {</w:t>
      </w:r>
    </w:p>
    <w:p w14:paraId="76E608FF" w14:textId="77777777" w:rsidR="00E80032" w:rsidRPr="00EC76D5" w:rsidRDefault="00E80032" w:rsidP="00E80032">
      <w:pPr>
        <w:pStyle w:val="Code"/>
      </w:pPr>
      <w:r w:rsidRPr="00EC76D5">
        <w:t xml:space="preserve">  printf("Name: %s\n\n", personPtr-&gt;name);</w:t>
      </w:r>
    </w:p>
    <w:p w14:paraId="71F4140C" w14:textId="77777777" w:rsidR="00E80032" w:rsidRPr="00EC76D5" w:rsidRDefault="00E80032" w:rsidP="00E80032">
      <w:pPr>
        <w:pStyle w:val="Code"/>
      </w:pPr>
      <w:r w:rsidRPr="00EC76D5">
        <w:t>}</w:t>
      </w:r>
    </w:p>
    <w:p w14:paraId="3BB2027A" w14:textId="77777777" w:rsidR="00E80032" w:rsidRPr="00EC76D5" w:rsidRDefault="00E80032" w:rsidP="00E80032">
      <w:pPr>
        <w:pStyle w:val="Code"/>
      </w:pPr>
    </w:p>
    <w:p w14:paraId="3715CE60" w14:textId="77777777" w:rsidR="00E80032" w:rsidRPr="00EC76D5" w:rsidRDefault="00E80032" w:rsidP="00E80032">
      <w:pPr>
        <w:pStyle w:val="Code"/>
      </w:pPr>
      <w:r w:rsidRPr="00EC76D5">
        <w:t>void PrintOnlyAge(struct Person* personPtr) {</w:t>
      </w:r>
    </w:p>
    <w:p w14:paraId="5A9AFA5C" w14:textId="77777777" w:rsidR="00E80032" w:rsidRPr="00EC76D5" w:rsidRDefault="00E80032" w:rsidP="00E80032">
      <w:pPr>
        <w:pStyle w:val="Code"/>
      </w:pPr>
      <w:r w:rsidRPr="00EC76D5">
        <w:t xml:space="preserve">  printf("Age: %d\n\n", personPtr-&gt;age);</w:t>
      </w:r>
    </w:p>
    <w:p w14:paraId="06839230" w14:textId="77777777" w:rsidR="00E80032" w:rsidRPr="00EC76D5" w:rsidRDefault="00E80032" w:rsidP="00E80032">
      <w:pPr>
        <w:pStyle w:val="Code"/>
      </w:pPr>
      <w:r w:rsidRPr="00EC76D5">
        <w:t>}</w:t>
      </w:r>
    </w:p>
    <w:p w14:paraId="008BEB19" w14:textId="77777777" w:rsidR="00E80032" w:rsidRPr="00EC76D5" w:rsidRDefault="00E80032" w:rsidP="00E80032">
      <w:pPr>
        <w:pStyle w:val="Code"/>
      </w:pPr>
    </w:p>
    <w:p w14:paraId="12C6BF47" w14:textId="77777777" w:rsidR="00E80032" w:rsidRPr="00EC76D5" w:rsidRDefault="00E80032" w:rsidP="00E80032">
      <w:pPr>
        <w:pStyle w:val="Code"/>
      </w:pPr>
      <w:r w:rsidRPr="00EC76D5">
        <w:t>void main() {</w:t>
      </w:r>
    </w:p>
    <w:p w14:paraId="6DA4CC2D" w14:textId="77777777" w:rsidR="00E80032" w:rsidRPr="00EC76D5" w:rsidRDefault="00E80032" w:rsidP="00E80032">
      <w:pPr>
        <w:pStyle w:val="Code"/>
      </w:pPr>
      <w:r w:rsidRPr="00EC76D5">
        <w:t xml:space="preserve">  struct Person adam = {"Adam", 10, &amp;PrintNameAndAge};</w:t>
      </w:r>
    </w:p>
    <w:p w14:paraId="6639C754" w14:textId="77777777" w:rsidR="00E80032" w:rsidRPr="00EC76D5" w:rsidRDefault="00E80032" w:rsidP="00E80032">
      <w:pPr>
        <w:pStyle w:val="Code"/>
      </w:pPr>
      <w:r w:rsidRPr="00EC76D5">
        <w:t xml:space="preserve">  struct Person bertil = {"Bertil", 20, &amp;PrintOnlyName};</w:t>
      </w:r>
    </w:p>
    <w:p w14:paraId="51A0D62E" w14:textId="77777777" w:rsidR="00E80032" w:rsidRPr="00EC76D5" w:rsidRDefault="00E80032" w:rsidP="00E80032">
      <w:pPr>
        <w:pStyle w:val="Code"/>
      </w:pPr>
      <w:r w:rsidRPr="00EC76D5">
        <w:t xml:space="preserve">  struct Person ceasar = {"Ceasar", 30, &amp;PrintOnlyAge};</w:t>
      </w:r>
    </w:p>
    <w:p w14:paraId="2245756F" w14:textId="77777777" w:rsidR="00E80032" w:rsidRPr="00EC76D5" w:rsidRDefault="00E80032" w:rsidP="00E80032">
      <w:pPr>
        <w:pStyle w:val="Code"/>
      </w:pPr>
    </w:p>
    <w:p w14:paraId="5DB6EB2E" w14:textId="77777777" w:rsidR="00E80032" w:rsidRPr="00EC76D5" w:rsidRDefault="00E80032" w:rsidP="00E80032">
      <w:pPr>
        <w:pStyle w:val="Code"/>
      </w:pPr>
      <w:r w:rsidRPr="00EC76D5">
        <w:t xml:space="preserve">  adam.Print(&amp;adam);     // Prints the name and age.</w:t>
      </w:r>
    </w:p>
    <w:p w14:paraId="4D6924F8" w14:textId="77777777" w:rsidR="00E80032" w:rsidRPr="00EC76D5" w:rsidRDefault="00E80032" w:rsidP="00E80032">
      <w:pPr>
        <w:pStyle w:val="Code"/>
      </w:pPr>
      <w:r w:rsidRPr="00EC76D5">
        <w:t xml:space="preserve">  bertil.Print(&amp;bertil); // Prints only the name.</w:t>
      </w:r>
    </w:p>
    <w:p w14:paraId="55BC0F17" w14:textId="77777777" w:rsidR="00E80032" w:rsidRPr="00EC76D5" w:rsidRDefault="00E80032" w:rsidP="00E80032">
      <w:pPr>
        <w:pStyle w:val="Code"/>
      </w:pPr>
      <w:r w:rsidRPr="00EC76D5">
        <w:t xml:space="preserve">  ceasar.Print(&amp;ceasar); // Prints only the age.</w:t>
      </w:r>
    </w:p>
    <w:p w14:paraId="2A9BCCC2" w14:textId="77777777" w:rsidR="00E80032" w:rsidRPr="00EC76D5" w:rsidRDefault="00E80032" w:rsidP="00E80032">
      <w:pPr>
        <w:pStyle w:val="Code"/>
      </w:pPr>
      <w:r w:rsidRPr="00EC76D5">
        <w:t>}</w:t>
      </w:r>
    </w:p>
    <w:p w14:paraId="360AFB6E" w14:textId="4AD7C215" w:rsidR="00E80032" w:rsidRPr="00EC76D5" w:rsidRDefault="00E80032" w:rsidP="007C7CB2">
      <w:pPr>
        <w:pStyle w:val="Rubrik2"/>
      </w:pPr>
      <w:bookmarkStart w:id="6146" w:name="_Toc320485619"/>
      <w:bookmarkStart w:id="6147" w:name="_Toc323656728"/>
      <w:bookmarkStart w:id="6148" w:name="_Toc324085466"/>
      <w:bookmarkStart w:id="6149" w:name="_Toc383781118"/>
      <w:bookmarkStart w:id="6150" w:name="_Ref383781494"/>
      <w:bookmarkStart w:id="6151" w:name="_Ref383865235"/>
      <w:bookmarkStart w:id="6152" w:name="_Ref383865434"/>
      <w:bookmarkStart w:id="6153" w:name="_Ref383866090"/>
      <w:bookmarkStart w:id="6154" w:name="_Toc481936518"/>
      <w:r w:rsidRPr="00EC76D5">
        <w:t>The Preprocessor</w:t>
      </w:r>
      <w:bookmarkEnd w:id="6146"/>
      <w:bookmarkEnd w:id="6147"/>
      <w:bookmarkEnd w:id="6148"/>
      <w:bookmarkEnd w:id="6149"/>
      <w:bookmarkEnd w:id="6150"/>
      <w:bookmarkEnd w:id="6151"/>
      <w:bookmarkEnd w:id="6152"/>
      <w:bookmarkEnd w:id="6153"/>
      <w:bookmarkEnd w:id="6154"/>
    </w:p>
    <w:p w14:paraId="5E5C7357" w14:textId="77777777" w:rsidR="00E80032" w:rsidRPr="00EC76D5" w:rsidRDefault="00E80032" w:rsidP="00E80032">
      <w:r w:rsidRPr="00EC76D5">
        <w:t xml:space="preserve">The </w:t>
      </w:r>
      <w:r w:rsidRPr="00EC76D5">
        <w:rPr>
          <w:rStyle w:val="KeyWord"/>
        </w:rPr>
        <w:t>preprocessor</w:t>
      </w:r>
      <w:r w:rsidRPr="00EC76D5">
        <w:t xml:space="preserve"> is a tool that precedes the compiler in interpreting the code. The </w:t>
      </w:r>
      <w:r w:rsidRPr="00EC76D5">
        <w:rPr>
          <w:rStyle w:val="CodeInText0"/>
        </w:rPr>
        <w:t>#include</w:t>
      </w:r>
      <w:r w:rsidRPr="00EC76D5">
        <w:t xml:space="preserve"> directive is one of its parts. It opens the file and includes its text. So far, we have only included system header files, whose names are surrounded by arrow brackets (for instance, </w:t>
      </w:r>
      <w:r w:rsidRPr="00EC76D5">
        <w:rPr>
          <w:rStyle w:val="CodeInText0"/>
        </w:rPr>
        <w:t>&lt;StdIO.h&gt;</w:t>
      </w:r>
      <w:r w:rsidRPr="00EC76D5">
        <w:t>). Later on, we will include our own header files. Then we will use parentheses instead of arrow brackets. The difference is that the pre-</w:t>
      </w:r>
      <w:r w:rsidRPr="00EC76D5">
        <w:lastRenderedPageBreak/>
        <w:t>processor looks for the system header files in a special system directory while it looks for our header files in the local directory (usually the source code directory).</w:t>
      </w:r>
    </w:p>
    <w:p w14:paraId="1BC1BC48" w14:textId="77777777" w:rsidR="00E80032" w:rsidRPr="00EC76D5" w:rsidRDefault="00E80032" w:rsidP="00E80032">
      <w:r w:rsidRPr="00EC76D5">
        <w:t xml:space="preserve">Another part of the pre-processor is the macros. They acts like functions with the difference that they do not perform any type checking, they just replace text. We have already used the </w:t>
      </w:r>
      <w:r w:rsidRPr="00EC76D5">
        <w:rPr>
          <w:rStyle w:val="CodeInText0"/>
        </w:rPr>
        <w:t>assert</w:t>
      </w:r>
      <w:r w:rsidRPr="00EC76D5">
        <w:t xml:space="preserve"> macro. A macro is introduced with the </w:t>
      </w:r>
      <w:r w:rsidRPr="00EC76D5">
        <w:rPr>
          <w:rStyle w:val="CodeInText0"/>
        </w:rPr>
        <w:t>#define</w:t>
      </w:r>
      <w:r w:rsidRPr="00EC76D5">
        <w:t xml:space="preserve"> directive and is often written with capitals.</w:t>
      </w:r>
    </w:p>
    <w:p w14:paraId="7260CA4E" w14:textId="77777777" w:rsidR="00E80032" w:rsidRPr="00EC76D5" w:rsidRDefault="00E80032" w:rsidP="00E80032">
      <w:pPr>
        <w:pStyle w:val="Code"/>
      </w:pPr>
      <w:r w:rsidRPr="00EC76D5">
        <w:t>#define ADD(a, b) ((a) + (b))</w:t>
      </w:r>
    </w:p>
    <w:p w14:paraId="063DFC5D" w14:textId="77777777" w:rsidR="00E80032" w:rsidRPr="00EC76D5" w:rsidRDefault="00E80032" w:rsidP="00E80032">
      <w:pPr>
        <w:pStyle w:val="Code"/>
      </w:pPr>
      <w:r w:rsidRPr="00EC76D5">
        <w:t>printf("%d\n", ADD(1 + 2, 3 * 4)); // 15</w:t>
      </w:r>
    </w:p>
    <w:p w14:paraId="1307302A" w14:textId="77777777" w:rsidR="00E80032" w:rsidRPr="00EC76D5" w:rsidRDefault="00E80032" w:rsidP="00E80032">
      <w:r w:rsidRPr="00EC76D5">
        <w:t>Unlike regular C code, if we add a page-break we have to mark it by a backslash.</w:t>
      </w:r>
    </w:p>
    <w:p w14:paraId="15CF6D76" w14:textId="77777777" w:rsidR="00E80032" w:rsidRPr="00EC76D5" w:rsidRDefault="00E80032" w:rsidP="00E80032">
      <w:pPr>
        <w:pStyle w:val="Code"/>
      </w:pPr>
      <w:r w:rsidRPr="00EC76D5">
        <w:t>#define ADD(a, b) ((a) + \</w:t>
      </w:r>
    </w:p>
    <w:p w14:paraId="51A7162B" w14:textId="77777777" w:rsidR="00E80032" w:rsidRPr="00EC76D5" w:rsidRDefault="00E80032" w:rsidP="00E80032">
      <w:pPr>
        <w:pStyle w:val="Code"/>
      </w:pPr>
      <w:r w:rsidRPr="00EC76D5">
        <w:t xml:space="preserve">                   (b))</w:t>
      </w:r>
    </w:p>
    <w:p w14:paraId="120A4258" w14:textId="77777777" w:rsidR="00E80032" w:rsidRPr="00EC76D5" w:rsidRDefault="00E80032" w:rsidP="00E80032">
      <w:r w:rsidRPr="00EC76D5">
        <w:t xml:space="preserve">It is also possible to perform </w:t>
      </w:r>
      <w:r w:rsidRPr="00EC76D5">
        <w:rPr>
          <w:rStyle w:val="KeyWord"/>
        </w:rPr>
        <w:t>conditional programming</w:t>
      </w:r>
      <w:r w:rsidRPr="00EC76D5">
        <w:t xml:space="preserve"> by checking the value of macros. In the following example, we define a system integer according to the underlying operational system.</w:t>
      </w:r>
    </w:p>
    <w:p w14:paraId="2E9FF1D4" w14:textId="77777777" w:rsidR="00E80032" w:rsidRPr="00EC76D5" w:rsidRDefault="00E80032" w:rsidP="00E80032">
      <w:pPr>
        <w:pStyle w:val="Code"/>
      </w:pPr>
      <w:r w:rsidRPr="00EC76D5">
        <w:t>#ifdef WINDOWS</w:t>
      </w:r>
    </w:p>
    <w:p w14:paraId="490D0CE9" w14:textId="77777777" w:rsidR="00E80032" w:rsidRPr="00EC76D5" w:rsidRDefault="00E80032" w:rsidP="00E80032">
      <w:pPr>
        <w:pStyle w:val="Code"/>
      </w:pPr>
      <w:r w:rsidRPr="00EC76D5">
        <w:t xml:space="preserve">  #define SYSINT int</w:t>
      </w:r>
    </w:p>
    <w:p w14:paraId="14B517A5" w14:textId="77777777" w:rsidR="00E80032" w:rsidRPr="00EC76D5" w:rsidRDefault="00E80032" w:rsidP="00E80032">
      <w:pPr>
        <w:pStyle w:val="Code"/>
      </w:pPr>
      <w:r w:rsidRPr="00EC76D5">
        <w:t>#endif</w:t>
      </w:r>
    </w:p>
    <w:p w14:paraId="0258D5FC" w14:textId="77777777" w:rsidR="00E80032" w:rsidRPr="00EC76D5" w:rsidRDefault="00E80032" w:rsidP="00E80032">
      <w:pPr>
        <w:pStyle w:val="Code"/>
      </w:pPr>
    </w:p>
    <w:p w14:paraId="2515CB23" w14:textId="77777777" w:rsidR="00E80032" w:rsidRPr="00EC76D5" w:rsidRDefault="00E80032" w:rsidP="00E80032">
      <w:pPr>
        <w:pStyle w:val="Code"/>
      </w:pPr>
      <w:r w:rsidRPr="00EC76D5">
        <w:t>#ifdef LINUX</w:t>
      </w:r>
    </w:p>
    <w:p w14:paraId="501EC619" w14:textId="77777777" w:rsidR="00E80032" w:rsidRPr="00EC76D5" w:rsidRDefault="00E80032" w:rsidP="00E80032">
      <w:pPr>
        <w:pStyle w:val="Code"/>
      </w:pPr>
      <w:r w:rsidRPr="00EC76D5">
        <w:t xml:space="preserve">  #define SYSINT unsigned int</w:t>
      </w:r>
    </w:p>
    <w:p w14:paraId="47A28965" w14:textId="77777777" w:rsidR="00E80032" w:rsidRPr="00EC76D5" w:rsidRDefault="00E80032" w:rsidP="00E80032">
      <w:pPr>
        <w:pStyle w:val="Code"/>
      </w:pPr>
      <w:r w:rsidRPr="00EC76D5">
        <w:t>#endif</w:t>
      </w:r>
    </w:p>
    <w:p w14:paraId="417DB924" w14:textId="77777777" w:rsidR="00E80032" w:rsidRPr="00EC76D5" w:rsidRDefault="00E80032" w:rsidP="00E80032">
      <w:pPr>
        <w:pStyle w:val="Code"/>
      </w:pPr>
    </w:p>
    <w:p w14:paraId="0F345E91" w14:textId="77777777" w:rsidR="00E80032" w:rsidRPr="00EC76D5" w:rsidRDefault="00E80032" w:rsidP="00E80032">
      <w:pPr>
        <w:pStyle w:val="Code"/>
      </w:pPr>
      <w:r w:rsidRPr="00EC76D5">
        <w:t>#ifdef MAC</w:t>
      </w:r>
    </w:p>
    <w:p w14:paraId="671C94E6" w14:textId="77777777" w:rsidR="00E80032" w:rsidRPr="00EC76D5" w:rsidRDefault="00E80032" w:rsidP="00E80032">
      <w:pPr>
        <w:pStyle w:val="Code"/>
      </w:pPr>
      <w:r w:rsidRPr="00EC76D5">
        <w:t xml:space="preserve">  #define SYSINT long int</w:t>
      </w:r>
    </w:p>
    <w:p w14:paraId="4E892C8C" w14:textId="77777777" w:rsidR="00E80032" w:rsidRPr="00EC76D5" w:rsidRDefault="00E80032" w:rsidP="00E80032">
      <w:pPr>
        <w:pStyle w:val="Code"/>
      </w:pPr>
      <w:r w:rsidRPr="00EC76D5">
        <w:t>#endif</w:t>
      </w:r>
    </w:p>
    <w:p w14:paraId="7F7ECD66" w14:textId="77777777" w:rsidR="00E80032" w:rsidRPr="00EC76D5" w:rsidRDefault="00E80032" w:rsidP="00E80032">
      <w:pPr>
        <w:pStyle w:val="Code"/>
      </w:pPr>
    </w:p>
    <w:p w14:paraId="3E9ABA64" w14:textId="77777777" w:rsidR="00E80032" w:rsidRPr="00EC76D5" w:rsidRDefault="00E80032" w:rsidP="00E80032">
      <w:pPr>
        <w:pStyle w:val="Code"/>
      </w:pPr>
      <w:r w:rsidRPr="00EC76D5">
        <w:t>SYSINT iOpData = 0;</w:t>
      </w:r>
    </w:p>
    <w:p w14:paraId="50ED5D60" w14:textId="0FFB8EE1" w:rsidR="00E80032" w:rsidRPr="00EC76D5" w:rsidRDefault="00E80032" w:rsidP="00E80032">
      <w:r w:rsidRPr="00EC76D5">
        <w:t xml:space="preserve">Condition programming can also be used as a third level of comments (above line and block comments, see Section </w:t>
      </w:r>
      <w:r w:rsidRPr="00EC76D5">
        <w:fldChar w:fldCharType="begin"/>
      </w:r>
      <w:r w:rsidRPr="00EC76D5">
        <w:instrText xml:space="preserve"> REF _Ref383865434 \r \h </w:instrText>
      </w:r>
      <w:r w:rsidRPr="00EC76D5">
        <w:fldChar w:fldCharType="separate"/>
      </w:r>
      <w:r w:rsidR="00545E00" w:rsidRPr="00EC76D5">
        <w:t>22.9</w:t>
      </w:r>
      <w:r w:rsidRPr="00EC76D5">
        <w:fldChar w:fldCharType="end"/>
      </w:r>
      <w:r w:rsidRPr="00EC76D5">
        <w:t xml:space="preserve">). In the following code the whole segment between the </w:t>
      </w:r>
      <w:r w:rsidRPr="00EC76D5">
        <w:rPr>
          <w:rStyle w:val="CodeInText0"/>
        </w:rPr>
        <w:t>#if</w:t>
      </w:r>
      <w:r w:rsidRPr="00EC76D5">
        <w:t xml:space="preserve"> and </w:t>
      </w:r>
      <w:r w:rsidRPr="00EC76D5">
        <w:rPr>
          <w:rStyle w:val="CodeInText0"/>
        </w:rPr>
        <w:t>#endif</w:t>
      </w:r>
      <w:r w:rsidRPr="00EC76D5">
        <w:t xml:space="preserve"> directives will be omitted, regardless of the comments, as zero always is interpreted as false.</w:t>
      </w:r>
    </w:p>
    <w:p w14:paraId="3D241DEB" w14:textId="77777777" w:rsidR="00E80032" w:rsidRPr="00EC76D5" w:rsidRDefault="00E80032" w:rsidP="00E80032">
      <w:pPr>
        <w:pStyle w:val="Code"/>
      </w:pPr>
      <w:r w:rsidRPr="00EC76D5">
        <w:t>#if 0</w:t>
      </w:r>
    </w:p>
    <w:p w14:paraId="2D9C8562" w14:textId="77777777" w:rsidR="00E80032" w:rsidRPr="00EC76D5" w:rsidRDefault="00E80032" w:rsidP="00E80032">
      <w:pPr>
        <w:pStyle w:val="Code"/>
      </w:pPr>
      <w:r w:rsidRPr="00EC76D5">
        <w:t>int Square(int value)</w:t>
      </w:r>
    </w:p>
    <w:p w14:paraId="68B5BF3D" w14:textId="77777777" w:rsidR="00E80032" w:rsidRPr="00EC76D5" w:rsidRDefault="00E80032" w:rsidP="00E80032">
      <w:pPr>
        <w:pStyle w:val="Code"/>
      </w:pPr>
      <w:r w:rsidRPr="00EC76D5">
        <w:t>{</w:t>
      </w:r>
      <w:r w:rsidRPr="00EC76D5">
        <w:cr/>
        <w:t xml:space="preserve">  return value * value; // Square.</w:t>
      </w:r>
    </w:p>
    <w:p w14:paraId="1F7681AC" w14:textId="77777777" w:rsidR="00E80032" w:rsidRPr="00EC76D5" w:rsidRDefault="00E80032" w:rsidP="00E80032">
      <w:pPr>
        <w:pStyle w:val="Code"/>
      </w:pPr>
      <w:r w:rsidRPr="00EC76D5">
        <w:t>}</w:t>
      </w:r>
    </w:p>
    <w:p w14:paraId="2059564A" w14:textId="77777777" w:rsidR="00E80032" w:rsidRPr="00EC76D5" w:rsidRDefault="00E80032" w:rsidP="00E80032">
      <w:pPr>
        <w:pStyle w:val="Code"/>
      </w:pPr>
      <w:r w:rsidRPr="00EC76D5">
        <w:t>#endif</w:t>
      </w:r>
    </w:p>
    <w:p w14:paraId="1E500E35" w14:textId="77777777" w:rsidR="00E80032" w:rsidRPr="00EC76D5" w:rsidRDefault="00E80032" w:rsidP="007C7CB2">
      <w:pPr>
        <w:pStyle w:val="Rubrik2"/>
      </w:pPr>
      <w:bookmarkStart w:id="6155" w:name="_Toc320485618"/>
      <w:bookmarkStart w:id="6156" w:name="_Toc323656729"/>
      <w:bookmarkStart w:id="6157" w:name="_Toc324085467"/>
      <w:bookmarkStart w:id="6158" w:name="_Toc383781119"/>
      <w:bookmarkStart w:id="6159" w:name="_Toc481936519"/>
      <w:bookmarkStart w:id="6160" w:name="_Toc320485621"/>
      <w:r w:rsidRPr="00EC76D5">
        <w:t>The Standard Library</w:t>
      </w:r>
      <w:bookmarkEnd w:id="6155"/>
      <w:bookmarkEnd w:id="6156"/>
      <w:bookmarkEnd w:id="6157"/>
      <w:bookmarkEnd w:id="6158"/>
      <w:bookmarkEnd w:id="6159"/>
    </w:p>
    <w:p w14:paraId="003DB903" w14:textId="77777777" w:rsidR="00E80032" w:rsidRPr="00EC76D5" w:rsidRDefault="00E80032" w:rsidP="00E80032">
      <w:r w:rsidRPr="00EC76D5">
        <w:t>The C standard library hold around 200 functions and some macros divided into several sections.</w:t>
      </w:r>
    </w:p>
    <w:p w14:paraId="5AEF4C94" w14:textId="77777777" w:rsidR="00E80032" w:rsidRPr="00EC76D5" w:rsidRDefault="00E80032" w:rsidP="007C7CB2">
      <w:pPr>
        <w:pStyle w:val="Rubrik3"/>
      </w:pPr>
      <w:bookmarkStart w:id="6161" w:name="_Toc323656730"/>
      <w:bookmarkStart w:id="6162" w:name="_Toc324085468"/>
      <w:bookmarkStart w:id="6163" w:name="_Toc383781120"/>
      <w:bookmarkStart w:id="6164" w:name="_Toc481936520"/>
      <w:r w:rsidRPr="00EC76D5">
        <w:t>File Management</w:t>
      </w:r>
      <w:bookmarkEnd w:id="6161"/>
      <w:bookmarkEnd w:id="6162"/>
      <w:bookmarkEnd w:id="6163"/>
      <w:bookmarkEnd w:id="6164"/>
    </w:p>
    <w:p w14:paraId="2959B537" w14:textId="77777777" w:rsidR="00E80032" w:rsidRPr="00EC76D5" w:rsidRDefault="00E80032" w:rsidP="00E80032">
      <w:r w:rsidRPr="00EC76D5">
        <w:t xml:space="preserve">We can open, write to, read from, and close files with the help of </w:t>
      </w:r>
      <w:r w:rsidRPr="00EC76D5">
        <w:rPr>
          <w:rStyle w:val="KeyWord"/>
        </w:rPr>
        <w:t>file</w:t>
      </w:r>
      <w:r w:rsidRPr="00EC76D5">
        <w:rPr>
          <w:rStyle w:val="Italic"/>
        </w:rPr>
        <w:t xml:space="preserve"> </w:t>
      </w:r>
      <w:r w:rsidRPr="00EC76D5">
        <w:rPr>
          <w:rStyle w:val="KeyWord"/>
        </w:rPr>
        <w:t>pointers</w:t>
      </w:r>
      <w:r w:rsidRPr="00EC76D5">
        <w:t xml:space="preserve">. A file pointer is a pointer to a value of the </w:t>
      </w:r>
      <w:r w:rsidRPr="00EC76D5">
        <w:rPr>
          <w:rStyle w:val="CodeInText0"/>
        </w:rPr>
        <w:t>FILE</w:t>
      </w:r>
      <w:r w:rsidRPr="00EC76D5">
        <w:t xml:space="preserve"> type; it can be considered a connection to the file. The program below reads a series of integers from the text file </w:t>
      </w:r>
      <w:r w:rsidRPr="00EC76D5">
        <w:rPr>
          <w:rStyle w:val="CodeInText0"/>
        </w:rPr>
        <w:t>Input.txt</w:t>
      </w:r>
      <w:r w:rsidRPr="00EC76D5">
        <w:t xml:space="preserve"> and writes their squares to the file </w:t>
      </w:r>
      <w:r w:rsidRPr="00EC76D5">
        <w:rPr>
          <w:rStyle w:val="CodeInText0"/>
        </w:rPr>
        <w:t>Output.txt</w:t>
      </w:r>
      <w:r w:rsidRPr="00EC76D5">
        <w:t xml:space="preserve">. The function </w:t>
      </w:r>
      <w:r w:rsidRPr="00EC76D5">
        <w:rPr>
          <w:rStyle w:val="CodeInText0"/>
        </w:rPr>
        <w:t>feof</w:t>
      </w:r>
      <w:r w:rsidRPr="00EC76D5">
        <w:t xml:space="preserve"> returns zero when there is no more value to be read from the file. Finally, we must not forget to close the file.</w:t>
      </w:r>
    </w:p>
    <w:p w14:paraId="7189D2F9" w14:textId="77777777" w:rsidR="00E80032" w:rsidRPr="00EC76D5" w:rsidRDefault="00E80032" w:rsidP="00E80032">
      <w:pPr>
        <w:pStyle w:val="Code"/>
      </w:pPr>
      <w:r w:rsidRPr="00EC76D5">
        <w:t>#include &lt;stdlib.h&gt;</w:t>
      </w:r>
    </w:p>
    <w:p w14:paraId="4F6F8C0C" w14:textId="77777777" w:rsidR="00E80032" w:rsidRPr="00EC76D5" w:rsidRDefault="00E80032" w:rsidP="00E80032">
      <w:pPr>
        <w:pStyle w:val="Code"/>
      </w:pPr>
      <w:r w:rsidRPr="00EC76D5">
        <w:t>#include &lt;assert.h&gt;</w:t>
      </w:r>
    </w:p>
    <w:p w14:paraId="055C904A" w14:textId="77777777" w:rsidR="00E80032" w:rsidRPr="00EC76D5" w:rsidRDefault="00E80032" w:rsidP="00E80032">
      <w:pPr>
        <w:pStyle w:val="Code"/>
      </w:pPr>
      <w:r w:rsidRPr="00EC76D5">
        <w:lastRenderedPageBreak/>
        <w:t>#include &lt;stdio.h&gt;</w:t>
      </w:r>
    </w:p>
    <w:p w14:paraId="4B1817E3" w14:textId="77777777" w:rsidR="00E80032" w:rsidRPr="00EC76D5" w:rsidRDefault="00E80032" w:rsidP="00E80032">
      <w:pPr>
        <w:pStyle w:val="Code"/>
      </w:pPr>
    </w:p>
    <w:p w14:paraId="7659315C" w14:textId="77777777" w:rsidR="00E80032" w:rsidRPr="00EC76D5" w:rsidRDefault="00E80032" w:rsidP="00E80032">
      <w:pPr>
        <w:pStyle w:val="Code"/>
      </w:pPr>
      <w:r w:rsidRPr="00EC76D5">
        <w:t>void main(void) {</w:t>
      </w:r>
    </w:p>
    <w:p w14:paraId="56C784B7" w14:textId="77777777" w:rsidR="00E80032" w:rsidRPr="00EC76D5" w:rsidRDefault="00E80032" w:rsidP="00E80032">
      <w:pPr>
        <w:pStyle w:val="Code"/>
      </w:pPr>
      <w:r w:rsidRPr="00EC76D5">
        <w:t xml:space="preserve">  FILE* inFile = fopen("Input.txt", "r");</w:t>
      </w:r>
    </w:p>
    <w:p w14:paraId="3F3B48B5" w14:textId="77777777" w:rsidR="00E80032" w:rsidRPr="00EC76D5" w:rsidRDefault="00E80032" w:rsidP="00E80032">
      <w:pPr>
        <w:pStyle w:val="Code"/>
      </w:pPr>
      <w:r w:rsidRPr="00EC76D5">
        <w:t xml:space="preserve">  FILE* outFile = fopen("Output.txt", "w");</w:t>
      </w:r>
    </w:p>
    <w:p w14:paraId="606114A1" w14:textId="77777777" w:rsidR="00E80032" w:rsidRPr="00EC76D5" w:rsidRDefault="00E80032" w:rsidP="00E80032">
      <w:pPr>
        <w:pStyle w:val="Code"/>
      </w:pPr>
    </w:p>
    <w:p w14:paraId="07614C45" w14:textId="77777777" w:rsidR="00E80032" w:rsidRPr="00EC76D5" w:rsidRDefault="00E80032" w:rsidP="00E80032">
      <w:pPr>
        <w:pStyle w:val="Code"/>
      </w:pPr>
      <w:r w:rsidRPr="00EC76D5">
        <w:t xml:space="preserve">  assert(inFile != NULL);</w:t>
      </w:r>
    </w:p>
    <w:p w14:paraId="3AB79622" w14:textId="77777777" w:rsidR="00E80032" w:rsidRPr="00EC76D5" w:rsidRDefault="00E80032" w:rsidP="00E80032">
      <w:pPr>
        <w:pStyle w:val="Code"/>
      </w:pPr>
      <w:r w:rsidRPr="00EC76D5">
        <w:t xml:space="preserve">  assert(outFile != NULL);</w:t>
      </w:r>
    </w:p>
    <w:p w14:paraId="3007707E" w14:textId="77777777" w:rsidR="00E80032" w:rsidRPr="00EC76D5" w:rsidRDefault="00E80032" w:rsidP="00E80032">
      <w:pPr>
        <w:pStyle w:val="Code"/>
      </w:pPr>
    </w:p>
    <w:p w14:paraId="287358F5" w14:textId="77777777" w:rsidR="00E80032" w:rsidRPr="00EC76D5" w:rsidRDefault="00E80032" w:rsidP="00E80032">
      <w:pPr>
        <w:pStyle w:val="Code"/>
      </w:pPr>
      <w:r w:rsidRPr="00EC76D5">
        <w:t xml:space="preserve">  while (!feof(inFile)) {</w:t>
      </w:r>
      <w:r w:rsidRPr="00EC76D5">
        <w:cr/>
        <w:t xml:space="preserve">    double value;</w:t>
      </w:r>
    </w:p>
    <w:p w14:paraId="6C2877E8" w14:textId="77777777" w:rsidR="00E80032" w:rsidRPr="00EC76D5" w:rsidRDefault="00E80032" w:rsidP="00E80032">
      <w:pPr>
        <w:pStyle w:val="Code"/>
      </w:pPr>
      <w:r w:rsidRPr="00EC76D5">
        <w:t xml:space="preserve">    fscanf(inFile, "%lf", &amp;value);</w:t>
      </w:r>
    </w:p>
    <w:p w14:paraId="678CF55E" w14:textId="77777777" w:rsidR="00E80032" w:rsidRPr="00EC76D5" w:rsidRDefault="00E80032" w:rsidP="00E80032">
      <w:pPr>
        <w:pStyle w:val="Code"/>
      </w:pPr>
      <w:r w:rsidRPr="00EC76D5">
        <w:t xml:space="preserve">    fprintf(outFile, "%f\n", value * value);</w:t>
      </w:r>
    </w:p>
    <w:p w14:paraId="25ADFB2E" w14:textId="77777777" w:rsidR="00E80032" w:rsidRPr="00EC76D5" w:rsidRDefault="00E80032" w:rsidP="00E80032">
      <w:pPr>
        <w:pStyle w:val="Code"/>
      </w:pPr>
      <w:r w:rsidRPr="00EC76D5">
        <w:t xml:space="preserve">  }</w:t>
      </w:r>
    </w:p>
    <w:p w14:paraId="1E89D9FF" w14:textId="77777777" w:rsidR="00E80032" w:rsidRPr="00EC76D5" w:rsidRDefault="00E80032" w:rsidP="00E80032">
      <w:pPr>
        <w:pStyle w:val="Code"/>
      </w:pPr>
    </w:p>
    <w:p w14:paraId="297CCDA6" w14:textId="77777777" w:rsidR="00E80032" w:rsidRPr="00EC76D5" w:rsidRDefault="00E80032" w:rsidP="00E80032">
      <w:pPr>
        <w:pStyle w:val="Code"/>
      </w:pPr>
      <w:r w:rsidRPr="00EC76D5">
        <w:t xml:space="preserve">  fclose(inFile);</w:t>
      </w:r>
    </w:p>
    <w:p w14:paraId="33EA341E" w14:textId="77777777" w:rsidR="00E80032" w:rsidRPr="00EC76D5" w:rsidRDefault="00E80032" w:rsidP="00E80032">
      <w:pPr>
        <w:pStyle w:val="Code"/>
      </w:pPr>
      <w:r w:rsidRPr="00EC76D5">
        <w:t xml:space="preserve">  fclose(outFile);</w:t>
      </w:r>
    </w:p>
    <w:p w14:paraId="3ADE426F" w14:textId="77777777" w:rsidR="00E80032" w:rsidRPr="00EC76D5" w:rsidRDefault="00E80032" w:rsidP="00E80032">
      <w:pPr>
        <w:pStyle w:val="Code"/>
      </w:pPr>
      <w:r w:rsidRPr="00EC76D5">
        <w:t>}</w:t>
      </w:r>
    </w:p>
    <w:p w14:paraId="7BA76680" w14:textId="77777777" w:rsidR="00E80032" w:rsidRPr="00EC76D5" w:rsidRDefault="00E80032" w:rsidP="00E80032">
      <w:r w:rsidRPr="00EC76D5">
        <w:t xml:space="preserve">The text files are written in plain texts and can be viewed by the editor. </w:t>
      </w:r>
    </w:p>
    <w:p w14:paraId="601435F5" w14:textId="77777777" w:rsidR="00E80032" w:rsidRPr="00EC76D5" w:rsidRDefault="00E80032" w:rsidP="00E80032">
      <w:pPr>
        <w:pStyle w:val="CodeListing"/>
      </w:pPr>
      <w:r w:rsidRPr="00EC76D5">
        <w:t>Input.txt</w:t>
      </w:r>
    </w:p>
    <w:p w14:paraId="0266E2C8" w14:textId="77777777" w:rsidR="00E80032" w:rsidRPr="00EC76D5" w:rsidRDefault="00E80032" w:rsidP="00E80032">
      <w:pPr>
        <w:pStyle w:val="Code"/>
      </w:pPr>
      <w:r w:rsidRPr="00EC76D5">
        <w:t>1</w:t>
      </w:r>
    </w:p>
    <w:p w14:paraId="4016BFEA" w14:textId="77777777" w:rsidR="00E80032" w:rsidRPr="00EC76D5" w:rsidRDefault="00E80032" w:rsidP="00E80032">
      <w:pPr>
        <w:pStyle w:val="Code"/>
      </w:pPr>
      <w:r w:rsidRPr="00EC76D5">
        <w:t>2</w:t>
      </w:r>
    </w:p>
    <w:p w14:paraId="43CD42C3" w14:textId="77777777" w:rsidR="00E80032" w:rsidRPr="00EC76D5" w:rsidRDefault="00E80032" w:rsidP="00E80032">
      <w:pPr>
        <w:pStyle w:val="Code"/>
      </w:pPr>
      <w:r w:rsidRPr="00EC76D5">
        <w:t>3</w:t>
      </w:r>
    </w:p>
    <w:p w14:paraId="3486F9A6" w14:textId="77777777" w:rsidR="00E80032" w:rsidRPr="00EC76D5" w:rsidRDefault="00E80032" w:rsidP="00E80032">
      <w:pPr>
        <w:pStyle w:val="Code"/>
      </w:pPr>
      <w:r w:rsidRPr="00EC76D5">
        <w:t>4</w:t>
      </w:r>
    </w:p>
    <w:p w14:paraId="392421BB" w14:textId="77777777" w:rsidR="00E80032" w:rsidRPr="00EC76D5" w:rsidRDefault="00E80032" w:rsidP="00E80032">
      <w:pPr>
        <w:pStyle w:val="Code"/>
      </w:pPr>
      <w:r w:rsidRPr="00EC76D5">
        <w:t>5</w:t>
      </w:r>
    </w:p>
    <w:p w14:paraId="3A2EE743" w14:textId="77777777" w:rsidR="00E80032" w:rsidRPr="00EC76D5" w:rsidRDefault="00E80032" w:rsidP="00E80032">
      <w:pPr>
        <w:pStyle w:val="CodeListing"/>
        <w:rPr>
          <w:noProof/>
          <w:lang w:eastAsia="sv-SE"/>
        </w:rPr>
      </w:pPr>
      <w:r w:rsidRPr="00EC76D5">
        <w:rPr>
          <w:noProof/>
          <w:lang w:eastAsia="sv-SE"/>
        </w:rPr>
        <w:t>Output.txt</w:t>
      </w:r>
    </w:p>
    <w:p w14:paraId="346AD77F" w14:textId="77777777" w:rsidR="00E80032" w:rsidRPr="00EC76D5" w:rsidRDefault="00E80032" w:rsidP="00E80032">
      <w:pPr>
        <w:pStyle w:val="Code"/>
      </w:pPr>
      <w:r w:rsidRPr="00EC76D5">
        <w:t>1</w:t>
      </w:r>
    </w:p>
    <w:p w14:paraId="01D9FB08" w14:textId="77777777" w:rsidR="00E80032" w:rsidRPr="00EC76D5" w:rsidRDefault="00E80032" w:rsidP="00E80032">
      <w:pPr>
        <w:pStyle w:val="Code"/>
      </w:pPr>
      <w:r w:rsidRPr="00EC76D5">
        <w:t>4</w:t>
      </w:r>
    </w:p>
    <w:p w14:paraId="228017DB" w14:textId="77777777" w:rsidR="00E80032" w:rsidRPr="00EC76D5" w:rsidRDefault="00E80032" w:rsidP="00E80032">
      <w:pPr>
        <w:pStyle w:val="Code"/>
      </w:pPr>
      <w:r w:rsidRPr="00EC76D5">
        <w:t>9</w:t>
      </w:r>
    </w:p>
    <w:p w14:paraId="271FFE03" w14:textId="77777777" w:rsidR="00E80032" w:rsidRPr="00EC76D5" w:rsidRDefault="00E80032" w:rsidP="00E80032">
      <w:pPr>
        <w:pStyle w:val="Code"/>
      </w:pPr>
      <w:r w:rsidRPr="00EC76D5">
        <w:t>16</w:t>
      </w:r>
    </w:p>
    <w:p w14:paraId="11606E38" w14:textId="77777777" w:rsidR="00E80032" w:rsidRPr="00EC76D5" w:rsidRDefault="00E80032" w:rsidP="00E80032">
      <w:pPr>
        <w:pStyle w:val="Code"/>
      </w:pPr>
      <w:r w:rsidRPr="00EC76D5">
        <w:t>25</w:t>
      </w:r>
    </w:p>
    <w:p w14:paraId="3B710581" w14:textId="77777777" w:rsidR="00E80032" w:rsidRPr="00EC76D5" w:rsidRDefault="00E80032" w:rsidP="00E80032">
      <w:r w:rsidRPr="00EC76D5">
        <w:t xml:space="preserve">We can also read and write binary data. The program below writes the number one to ten to the file </w:t>
      </w:r>
      <w:r w:rsidRPr="00EC76D5">
        <w:rPr>
          <w:rStyle w:val="CodeInText0"/>
        </w:rPr>
        <w:t>Numbers.bin</w:t>
      </w:r>
      <w:r w:rsidRPr="00EC76D5">
        <w:t xml:space="preserve"> and then reads the same series of values from the file. The functions </w:t>
      </w:r>
      <w:r w:rsidRPr="00EC76D5">
        <w:rPr>
          <w:rStyle w:val="CodeInText0"/>
        </w:rPr>
        <w:t>write</w:t>
      </w:r>
      <w:r w:rsidRPr="00EC76D5">
        <w:t xml:space="preserve"> and </w:t>
      </w:r>
      <w:r w:rsidRPr="00EC76D5">
        <w:rPr>
          <w:rStyle w:val="CodeInText0"/>
        </w:rPr>
        <w:t>read</w:t>
      </w:r>
      <w:r w:rsidRPr="00EC76D5">
        <w:t xml:space="preserve"> takes the address of the value to be read or written and the size of the value in bytes. They return the number of bytes actually read or written. When reading, we can check whether we have reached the end of the file by counting the number of read bytes; if it is zero, we have reached the end.</w:t>
      </w:r>
    </w:p>
    <w:p w14:paraId="79ECF150" w14:textId="77777777" w:rsidR="00E80032" w:rsidRPr="00EC76D5" w:rsidRDefault="00E80032" w:rsidP="00E80032">
      <w:pPr>
        <w:pStyle w:val="CodeListing"/>
      </w:pPr>
      <w:r w:rsidRPr="00EC76D5">
        <w:t>BinaryFile.c</w:t>
      </w:r>
    </w:p>
    <w:p w14:paraId="11F286E5" w14:textId="77777777" w:rsidR="00E80032" w:rsidRPr="00EC76D5" w:rsidRDefault="00E80032" w:rsidP="00E80032">
      <w:pPr>
        <w:pStyle w:val="Code"/>
      </w:pPr>
      <w:r w:rsidRPr="00EC76D5">
        <w:t>#include &lt;stdlib.h&gt;</w:t>
      </w:r>
    </w:p>
    <w:p w14:paraId="202DCA59" w14:textId="77777777" w:rsidR="00E80032" w:rsidRPr="00EC76D5" w:rsidRDefault="00E80032" w:rsidP="00E80032">
      <w:pPr>
        <w:pStyle w:val="Code"/>
      </w:pPr>
      <w:r w:rsidRPr="00EC76D5">
        <w:t>#include &lt;assert.h&gt;</w:t>
      </w:r>
    </w:p>
    <w:p w14:paraId="17B872EE" w14:textId="77777777" w:rsidR="00E80032" w:rsidRPr="00EC76D5" w:rsidRDefault="00E80032" w:rsidP="00E80032">
      <w:pPr>
        <w:pStyle w:val="Code"/>
      </w:pPr>
      <w:r w:rsidRPr="00EC76D5">
        <w:t>#include &lt;stdio.h&gt;</w:t>
      </w:r>
    </w:p>
    <w:p w14:paraId="1A1DC996" w14:textId="77777777" w:rsidR="00E80032" w:rsidRPr="00EC76D5" w:rsidRDefault="00E80032" w:rsidP="00E80032">
      <w:pPr>
        <w:pStyle w:val="Code"/>
      </w:pPr>
    </w:p>
    <w:p w14:paraId="03CB5105" w14:textId="77777777" w:rsidR="00E80032" w:rsidRPr="00EC76D5" w:rsidRDefault="00E80032" w:rsidP="00E80032">
      <w:pPr>
        <w:pStyle w:val="Code"/>
      </w:pPr>
      <w:r w:rsidRPr="00EC76D5">
        <w:t>void main(void) {</w:t>
      </w:r>
    </w:p>
    <w:p w14:paraId="29EFD1E8" w14:textId="77777777" w:rsidR="00E80032" w:rsidRPr="00EC76D5" w:rsidRDefault="00E80032" w:rsidP="00E80032">
      <w:pPr>
        <w:pStyle w:val="Code"/>
      </w:pPr>
      <w:r w:rsidRPr="00EC76D5">
        <w:t xml:space="preserve">  int index, value;</w:t>
      </w:r>
    </w:p>
    <w:p w14:paraId="705487BF" w14:textId="77777777" w:rsidR="00E80032" w:rsidRPr="00EC76D5" w:rsidRDefault="00E80032" w:rsidP="00E80032">
      <w:pPr>
        <w:pStyle w:val="Code"/>
      </w:pPr>
    </w:p>
    <w:p w14:paraId="75E89BC0" w14:textId="77777777" w:rsidR="00E80032" w:rsidRPr="00EC76D5" w:rsidRDefault="00E80032" w:rsidP="00E80032">
      <w:pPr>
        <w:pStyle w:val="Code"/>
      </w:pPr>
      <w:r w:rsidRPr="00EC76D5">
        <w:t xml:space="preserve">  FILE *outFile = fopen("Number.bin", "w"), *inFile;</w:t>
      </w:r>
    </w:p>
    <w:p w14:paraId="77AC0E35" w14:textId="77777777" w:rsidR="00E80032" w:rsidRPr="00EC76D5" w:rsidRDefault="00E80032" w:rsidP="00E80032">
      <w:pPr>
        <w:pStyle w:val="Code"/>
      </w:pPr>
      <w:r w:rsidRPr="00EC76D5">
        <w:t xml:space="preserve">  assert(outFile != NULL);</w:t>
      </w:r>
    </w:p>
    <w:p w14:paraId="1EA9F207" w14:textId="77777777" w:rsidR="00E80032" w:rsidRPr="00EC76D5" w:rsidRDefault="00E80032" w:rsidP="00E80032">
      <w:pPr>
        <w:pStyle w:val="Code"/>
      </w:pPr>
      <w:r w:rsidRPr="00EC76D5">
        <w:t xml:space="preserve">  for (index = 1; index &lt;= 10; ++index) {</w:t>
      </w:r>
      <w:r w:rsidRPr="00EC76D5">
        <w:cr/>
        <w:t xml:space="preserve">    fwrite(&amp;index, 1, sizeof index, outFile);</w:t>
      </w:r>
    </w:p>
    <w:p w14:paraId="78B6CA3C" w14:textId="77777777" w:rsidR="00E80032" w:rsidRPr="00EC76D5" w:rsidRDefault="00E80032" w:rsidP="00E80032">
      <w:pPr>
        <w:pStyle w:val="Code"/>
      </w:pPr>
      <w:r w:rsidRPr="00EC76D5">
        <w:t xml:space="preserve">  }</w:t>
      </w:r>
    </w:p>
    <w:p w14:paraId="17795BE2" w14:textId="77777777" w:rsidR="00E80032" w:rsidRPr="00EC76D5" w:rsidRDefault="00E80032" w:rsidP="00E80032">
      <w:pPr>
        <w:pStyle w:val="Code"/>
      </w:pPr>
      <w:r w:rsidRPr="00EC76D5">
        <w:t xml:space="preserve">  fclose(outFile);</w:t>
      </w:r>
    </w:p>
    <w:p w14:paraId="25C698C9" w14:textId="77777777" w:rsidR="00E80032" w:rsidRPr="00EC76D5" w:rsidRDefault="00E80032" w:rsidP="00E80032">
      <w:pPr>
        <w:pStyle w:val="Code"/>
      </w:pPr>
    </w:p>
    <w:p w14:paraId="4EE02CE3" w14:textId="77777777" w:rsidR="00E80032" w:rsidRPr="00EC76D5" w:rsidRDefault="00E80032" w:rsidP="00E80032">
      <w:pPr>
        <w:pStyle w:val="Code"/>
      </w:pPr>
      <w:r w:rsidRPr="00EC76D5">
        <w:t xml:space="preserve">  inFile = fopen("Number.bin", "r");</w:t>
      </w:r>
    </w:p>
    <w:p w14:paraId="0926E074" w14:textId="77777777" w:rsidR="00E80032" w:rsidRPr="00EC76D5" w:rsidRDefault="00E80032" w:rsidP="00E80032">
      <w:pPr>
        <w:pStyle w:val="Code"/>
      </w:pPr>
      <w:r w:rsidRPr="00EC76D5">
        <w:lastRenderedPageBreak/>
        <w:t xml:space="preserve">  assert(inFile != NULL);</w:t>
      </w:r>
    </w:p>
    <w:p w14:paraId="337D6967" w14:textId="77777777" w:rsidR="00E80032" w:rsidRPr="00EC76D5" w:rsidRDefault="00E80032" w:rsidP="00E80032">
      <w:pPr>
        <w:pStyle w:val="Code"/>
      </w:pPr>
      <w:r w:rsidRPr="00EC76D5">
        <w:t xml:space="preserve">  while (fread(&amp;value, 1, sizeof value, inFile) &gt; 0) {</w:t>
      </w:r>
      <w:r w:rsidRPr="00EC76D5">
        <w:cr/>
        <w:t xml:space="preserve">    printf("%d\n", value);</w:t>
      </w:r>
    </w:p>
    <w:p w14:paraId="6D417526" w14:textId="77777777" w:rsidR="00E80032" w:rsidRPr="00EC76D5" w:rsidRDefault="00E80032" w:rsidP="00E80032">
      <w:pPr>
        <w:pStyle w:val="Code"/>
      </w:pPr>
      <w:r w:rsidRPr="00EC76D5">
        <w:t xml:space="preserve">  }</w:t>
      </w:r>
    </w:p>
    <w:p w14:paraId="03381FC1" w14:textId="77777777" w:rsidR="00E80032" w:rsidRPr="00EC76D5" w:rsidRDefault="00E80032" w:rsidP="00E80032">
      <w:pPr>
        <w:pStyle w:val="Code"/>
      </w:pPr>
      <w:r w:rsidRPr="00EC76D5">
        <w:t xml:space="preserve">  fclose(inFile);</w:t>
      </w:r>
    </w:p>
    <w:p w14:paraId="1B26E6CA" w14:textId="77777777" w:rsidR="00E80032" w:rsidRPr="00EC76D5" w:rsidRDefault="00E80032" w:rsidP="00E80032">
      <w:pPr>
        <w:pStyle w:val="Code"/>
      </w:pPr>
      <w:r w:rsidRPr="00EC76D5">
        <w:t>}</w:t>
      </w:r>
    </w:p>
    <w:p w14:paraId="3E70854A" w14:textId="77777777" w:rsidR="00E80032" w:rsidRPr="00EC76D5" w:rsidRDefault="00E80032" w:rsidP="00E80032">
      <w:r w:rsidRPr="00EC76D5">
        <w:t xml:space="preserve">The values are stored in compressed form in the binary file </w:t>
      </w:r>
      <w:r w:rsidRPr="00EC76D5">
        <w:rPr>
          <w:rStyle w:val="CodeInText0"/>
        </w:rPr>
        <w:t>Numbers.bin</w:t>
      </w:r>
      <w:r w:rsidRPr="00EC76D5">
        <w:t>, why they are not readable in the editor. Here is a screen dump of the file.</w:t>
      </w:r>
    </w:p>
    <w:p w14:paraId="7DB6314F" w14:textId="77777777" w:rsidR="00E80032" w:rsidRPr="00EC76D5" w:rsidRDefault="00E80032" w:rsidP="00E80032">
      <w:r w:rsidRPr="00EC76D5">
        <w:rPr>
          <w:noProof/>
          <w:lang w:eastAsia="sv-SE"/>
        </w:rPr>
        <w:drawing>
          <wp:inline distT="0" distB="0" distL="0" distR="0" wp14:anchorId="00899B12" wp14:editId="3A0EA415">
            <wp:extent cx="5024120" cy="491490"/>
            <wp:effectExtent l="1905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024120" cy="491490"/>
                    </a:xfrm>
                    <a:prstGeom prst="rect">
                      <a:avLst/>
                    </a:prstGeom>
                    <a:noFill/>
                    <a:ln w="9525">
                      <a:noFill/>
                      <a:miter lim="800000"/>
                      <a:headEnd/>
                      <a:tailEnd/>
                    </a:ln>
                  </pic:spPr>
                </pic:pic>
              </a:graphicData>
            </a:graphic>
          </wp:inline>
        </w:drawing>
      </w:r>
    </w:p>
    <w:p w14:paraId="518EA433" w14:textId="77777777" w:rsidR="00E80032" w:rsidRPr="00EC76D5" w:rsidRDefault="00E80032" w:rsidP="007C7CB2">
      <w:pPr>
        <w:pStyle w:val="Rubrik3"/>
      </w:pPr>
      <w:bookmarkStart w:id="6165" w:name="_Toc323656731"/>
      <w:bookmarkStart w:id="6166" w:name="_Toc324085469"/>
      <w:bookmarkStart w:id="6167" w:name="_Toc383781121"/>
      <w:bookmarkStart w:id="6168" w:name="_Toc481936521"/>
      <w:r w:rsidRPr="00EC76D5">
        <w:t>Program Parameters</w:t>
      </w:r>
      <w:bookmarkEnd w:id="6165"/>
      <w:bookmarkEnd w:id="6166"/>
      <w:bookmarkEnd w:id="6167"/>
      <w:bookmarkEnd w:id="6168"/>
    </w:p>
    <w:p w14:paraId="683E2625" w14:textId="77777777" w:rsidR="00E80032" w:rsidRPr="00EC76D5" w:rsidRDefault="00E80032" w:rsidP="00E80032">
      <w:r w:rsidRPr="00EC76D5">
        <w:t xml:space="preserve">It possible to start the program execution with parameters. In </w:t>
      </w:r>
      <w:r w:rsidRPr="00EC76D5">
        <w:rPr>
          <w:rStyle w:val="CodeInText0"/>
        </w:rPr>
        <w:t>main</w:t>
      </w:r>
      <w:r w:rsidRPr="00EC76D5">
        <w:t xml:space="preserve">, the </w:t>
      </w:r>
      <w:r w:rsidRPr="00EC76D5">
        <w:rPr>
          <w:rStyle w:val="CodeInText0"/>
        </w:rPr>
        <w:t>argc</w:t>
      </w:r>
      <w:r w:rsidRPr="00EC76D5">
        <w:t xml:space="preserve"> parameter holds the number of input strings, and </w:t>
      </w:r>
      <w:r w:rsidRPr="00EC76D5">
        <w:rPr>
          <w:rStyle w:val="CodeInText0"/>
        </w:rPr>
        <w:t>argv</w:t>
      </w:r>
      <w:r w:rsidRPr="00EC76D5">
        <w:t xml:space="preserve"> holds the string themselves.</w:t>
      </w:r>
    </w:p>
    <w:p w14:paraId="334A4FAE" w14:textId="77777777" w:rsidR="00E80032" w:rsidRPr="00EC76D5" w:rsidRDefault="00E80032" w:rsidP="00E80032">
      <w:pPr>
        <w:pStyle w:val="Code"/>
      </w:pPr>
      <w:r w:rsidRPr="00EC76D5">
        <w:t xml:space="preserve">#include </w:t>
      </w:r>
      <w:r w:rsidRPr="00EC76D5">
        <w:rPr>
          <w:color w:val="000000" w:themeColor="text1"/>
          <w:rPrChange w:id="6169" w:author="Stefan Björnander" w:date="2012-05-06T21:51:00Z">
            <w:rPr>
              <w:color w:val="A31515"/>
            </w:rPr>
          </w:rPrChange>
        </w:rPr>
        <w:t>&lt;StdIO.h&gt;</w:t>
      </w:r>
    </w:p>
    <w:p w14:paraId="44DF91D0" w14:textId="77777777" w:rsidR="00E80032" w:rsidRPr="00EC76D5" w:rsidRDefault="00E80032" w:rsidP="00E80032">
      <w:pPr>
        <w:pStyle w:val="Code"/>
      </w:pPr>
    </w:p>
    <w:p w14:paraId="4FE9BCF7" w14:textId="77777777" w:rsidR="00E80032" w:rsidRPr="00EC76D5" w:rsidRDefault="00E80032" w:rsidP="00E80032">
      <w:pPr>
        <w:pStyle w:val="Code"/>
      </w:pPr>
      <w:r w:rsidRPr="00EC76D5">
        <w:t>void main(int argc, char* argv[]) {</w:t>
      </w:r>
    </w:p>
    <w:p w14:paraId="550338DB" w14:textId="77777777" w:rsidR="00E80032" w:rsidRPr="00EC76D5" w:rsidRDefault="00E80032" w:rsidP="00E80032">
      <w:pPr>
        <w:pStyle w:val="Code"/>
      </w:pPr>
      <w:r w:rsidRPr="00EC76D5">
        <w:t xml:space="preserve">  int index;</w:t>
      </w:r>
    </w:p>
    <w:p w14:paraId="77A8FD53" w14:textId="77777777" w:rsidR="00E80032" w:rsidRPr="00EC76D5" w:rsidRDefault="00E80032" w:rsidP="00E80032">
      <w:pPr>
        <w:pStyle w:val="Code"/>
      </w:pPr>
      <w:r w:rsidRPr="00EC76D5">
        <w:t xml:space="preserve">  printf("argc: %d\n", argc);</w:t>
      </w:r>
    </w:p>
    <w:p w14:paraId="290B5C34" w14:textId="77777777" w:rsidR="00E80032" w:rsidRPr="00EC76D5" w:rsidRDefault="00E80032" w:rsidP="00E80032">
      <w:pPr>
        <w:pStyle w:val="Code"/>
      </w:pPr>
    </w:p>
    <w:p w14:paraId="33DD04E4" w14:textId="77777777" w:rsidR="00E80032" w:rsidRPr="00EC76D5" w:rsidRDefault="00E80032" w:rsidP="00E80032">
      <w:pPr>
        <w:pStyle w:val="Code"/>
      </w:pPr>
      <w:r w:rsidRPr="00EC76D5">
        <w:t xml:space="preserve">  for (index = 0; index &lt; argc; ++index) {</w:t>
      </w:r>
    </w:p>
    <w:p w14:paraId="41117C0A" w14:textId="77777777" w:rsidR="00E80032" w:rsidRPr="00EC76D5" w:rsidRDefault="00E80032" w:rsidP="00E80032">
      <w:pPr>
        <w:pStyle w:val="Code"/>
      </w:pPr>
      <w:r w:rsidRPr="00EC76D5">
        <w:t xml:space="preserve">    printf("argv[%d]: %s\n", index, argv[index]);</w:t>
      </w:r>
    </w:p>
    <w:p w14:paraId="56D063F9" w14:textId="77777777" w:rsidR="00E80032" w:rsidRPr="00EC76D5" w:rsidRDefault="00E80032" w:rsidP="00E80032">
      <w:pPr>
        <w:pStyle w:val="Code"/>
      </w:pPr>
      <w:r w:rsidRPr="00EC76D5">
        <w:t xml:space="preserve">  }</w:t>
      </w:r>
    </w:p>
    <w:p w14:paraId="13982738" w14:textId="77777777" w:rsidR="00E80032" w:rsidRPr="00EC76D5" w:rsidRDefault="00E80032" w:rsidP="00E80032">
      <w:pPr>
        <w:pStyle w:val="Code"/>
      </w:pPr>
      <w:r w:rsidRPr="00EC76D5">
        <w:t>}</w:t>
      </w:r>
    </w:p>
    <w:p w14:paraId="4F254810" w14:textId="77777777" w:rsidR="00E80032" w:rsidRPr="00EC76D5" w:rsidRDefault="00E80032" w:rsidP="00E80032">
      <w:r w:rsidRPr="00EC76D5">
        <w:t xml:space="preserve">The parameters are given when the program executes. Note that the value of </w:t>
      </w:r>
      <w:r w:rsidRPr="00EC76D5">
        <w:rPr>
          <w:rStyle w:val="CodeInText0"/>
        </w:rPr>
        <w:t>argv[0]</w:t>
      </w:r>
      <w:r w:rsidRPr="00EC76D5">
        <w:t xml:space="preserve"> always is the program path. </w:t>
      </w:r>
    </w:p>
    <w:p w14:paraId="644A7AE8" w14:textId="77777777" w:rsidR="00E80032" w:rsidRPr="00EC76D5" w:rsidRDefault="00E80032" w:rsidP="00E80032">
      <w:pPr>
        <w:autoSpaceDE w:val="0"/>
        <w:autoSpaceDN w:val="0"/>
        <w:spacing w:after="0"/>
        <w:rPr>
          <w:rFonts w:ascii="Consolas" w:hAnsi="Consolas" w:cs="Consolas"/>
          <w:sz w:val="19"/>
          <w:szCs w:val="19"/>
        </w:rPr>
      </w:pPr>
      <w:r w:rsidRPr="00EC76D5">
        <w:rPr>
          <w:rFonts w:ascii="Consolas" w:hAnsi="Consolas" w:cs="Consolas"/>
          <w:noProof/>
          <w:sz w:val="19"/>
          <w:szCs w:val="19"/>
          <w:lang w:eastAsia="sv-SE"/>
        </w:rPr>
        <w:drawing>
          <wp:inline distT="0" distB="0" distL="0" distR="0" wp14:anchorId="5EB9895A" wp14:editId="0ED73131">
            <wp:extent cx="3448860" cy="1068483"/>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srcRect/>
                    <a:stretch>
                      <a:fillRect/>
                    </a:stretch>
                  </pic:blipFill>
                  <pic:spPr bwMode="auto">
                    <a:xfrm>
                      <a:off x="0" y="0"/>
                      <a:ext cx="3449215" cy="1068593"/>
                    </a:xfrm>
                    <a:prstGeom prst="rect">
                      <a:avLst/>
                    </a:prstGeom>
                    <a:noFill/>
                    <a:ln w="9525">
                      <a:noFill/>
                      <a:miter lim="800000"/>
                      <a:headEnd/>
                      <a:tailEnd/>
                    </a:ln>
                  </pic:spPr>
                </pic:pic>
              </a:graphicData>
            </a:graphic>
          </wp:inline>
        </w:drawing>
      </w:r>
    </w:p>
    <w:p w14:paraId="185A021B" w14:textId="77777777" w:rsidR="00E80032" w:rsidRPr="00EC76D5" w:rsidRDefault="00E80032" w:rsidP="007C7CB2">
      <w:pPr>
        <w:pStyle w:val="Rubrik3"/>
      </w:pPr>
      <w:bookmarkStart w:id="6170" w:name="_Toc323656732"/>
      <w:bookmarkStart w:id="6171" w:name="_Toc324085470"/>
      <w:bookmarkStart w:id="6172" w:name="_Toc383781122"/>
      <w:bookmarkStart w:id="6173" w:name="_Toc481936522"/>
      <w:r w:rsidRPr="00EC76D5">
        <w:t>Environment Functions</w:t>
      </w:r>
      <w:bookmarkEnd w:id="6170"/>
      <w:bookmarkEnd w:id="6171"/>
      <w:bookmarkEnd w:id="6172"/>
      <w:bookmarkEnd w:id="6173"/>
    </w:p>
    <w:p w14:paraId="500F87E5" w14:textId="77777777" w:rsidR="00E80032" w:rsidRPr="00EC76D5" w:rsidRDefault="00E80032" w:rsidP="00E80032">
      <w:r w:rsidRPr="00EC76D5">
        <w:t xml:space="preserve">There is a set of functions that communicates with the surrounding environment: </w:t>
      </w:r>
      <w:r w:rsidRPr="00EC76D5">
        <w:rPr>
          <w:rStyle w:val="CodeInText0"/>
        </w:rPr>
        <w:t>exit</w:t>
      </w:r>
      <w:r w:rsidRPr="00EC76D5">
        <w:t xml:space="preserve"> quits the execution and sends an integer value to the environment; </w:t>
      </w:r>
      <w:r w:rsidRPr="00EC76D5">
        <w:rPr>
          <w:rStyle w:val="CodeInText0"/>
        </w:rPr>
        <w:t>atexit</w:t>
      </w:r>
      <w:r w:rsidRPr="00EC76D5">
        <w:t xml:space="preserve"> states a function that is called when </w:t>
      </w:r>
      <w:r w:rsidRPr="00EC76D5">
        <w:rPr>
          <w:rStyle w:val="CodeInText0"/>
        </w:rPr>
        <w:t>exit</w:t>
      </w:r>
      <w:r w:rsidRPr="00EC76D5">
        <w:t xml:space="preserve"> is called; </w:t>
      </w:r>
      <w:r w:rsidRPr="00EC76D5">
        <w:rPr>
          <w:rStyle w:val="CodeInText0"/>
        </w:rPr>
        <w:t>getenv</w:t>
      </w:r>
      <w:r w:rsidRPr="00EC76D5">
        <w:t xml:space="preserve"> reads the value of an environment variable, and </w:t>
      </w:r>
      <w:r w:rsidRPr="00EC76D5">
        <w:rPr>
          <w:rStyle w:val="CodeInText0"/>
        </w:rPr>
        <w:t>system</w:t>
      </w:r>
      <w:r w:rsidRPr="00EC76D5">
        <w:t xml:space="preserve"> executes a system command. There are two macros </w:t>
      </w:r>
      <w:hyperlink r:id="rId25" w:history="1">
        <w:r w:rsidRPr="00EC76D5">
          <w:rPr>
            <w:rStyle w:val="CodeInText0"/>
          </w:rPr>
          <w:t>EXIT_SUCCESS</w:t>
        </w:r>
      </w:hyperlink>
      <w:r w:rsidRPr="00EC76D5">
        <w:t xml:space="preserve"> and </w:t>
      </w:r>
      <w:hyperlink r:id="rId26" w:history="1">
        <w:r w:rsidRPr="00EC76D5">
          <w:rPr>
            <w:rStyle w:val="CodeInText0"/>
          </w:rPr>
          <w:t>EXIT_FAILURE</w:t>
        </w:r>
      </w:hyperlink>
      <w:r w:rsidRPr="00EC76D5">
        <w:t xml:space="preserve"> that can used with the </w:t>
      </w:r>
      <w:r w:rsidRPr="00EC76D5">
        <w:rPr>
          <w:rStyle w:val="CodeInText0"/>
        </w:rPr>
        <w:t>exit</w:t>
      </w:r>
      <w:r w:rsidRPr="00EC76D5">
        <w:t xml:space="preserve"> function.</w:t>
      </w:r>
    </w:p>
    <w:p w14:paraId="7EDD3DF8" w14:textId="77777777" w:rsidR="00E80032" w:rsidRPr="00EC76D5" w:rsidRDefault="00E80032" w:rsidP="00E80032">
      <w:pPr>
        <w:pStyle w:val="Code"/>
      </w:pPr>
      <w:r w:rsidRPr="00EC76D5">
        <w:t xml:space="preserve">#include </w:t>
      </w:r>
      <w:r w:rsidRPr="00EC76D5">
        <w:rPr>
          <w:color w:val="000000" w:themeColor="text1"/>
          <w:rPrChange w:id="6174" w:author="Stefan Björnander" w:date="2012-05-06T21:51:00Z">
            <w:rPr>
              <w:color w:val="A31515"/>
            </w:rPr>
          </w:rPrChange>
        </w:rPr>
        <w:t>&lt;StdIO.h&gt;</w:t>
      </w:r>
    </w:p>
    <w:p w14:paraId="089F54E0" w14:textId="77777777" w:rsidR="00E80032" w:rsidRPr="00EC76D5" w:rsidRDefault="00E80032" w:rsidP="00E80032">
      <w:pPr>
        <w:pStyle w:val="Code"/>
      </w:pPr>
      <w:r w:rsidRPr="00EC76D5">
        <w:rPr>
          <w:color w:val="000000" w:themeColor="text1"/>
          <w:rPrChange w:id="6175" w:author="Stefan Björnander" w:date="2012-05-06T21:51:00Z">
            <w:rPr>
              <w:color w:val="0000FF"/>
            </w:rPr>
          </w:rPrChange>
        </w:rPr>
        <w:t>#include</w:t>
      </w:r>
      <w:r w:rsidRPr="00EC76D5">
        <w:t xml:space="preserve"> &lt;stdlib.h&gt;</w:t>
      </w:r>
    </w:p>
    <w:p w14:paraId="6387B990" w14:textId="77777777" w:rsidR="00E80032" w:rsidRPr="00EC76D5" w:rsidRDefault="00E80032" w:rsidP="00E80032">
      <w:pPr>
        <w:pStyle w:val="Code"/>
      </w:pPr>
    </w:p>
    <w:p w14:paraId="68E6BF3F" w14:textId="77777777" w:rsidR="00E80032" w:rsidRPr="00EC76D5" w:rsidRDefault="00E80032" w:rsidP="00E80032">
      <w:pPr>
        <w:pStyle w:val="Code"/>
      </w:pPr>
      <w:r w:rsidRPr="00EC76D5">
        <w:rPr>
          <w:color w:val="000000" w:themeColor="text1"/>
          <w:rPrChange w:id="6176" w:author="Stefan Björnander" w:date="2012-05-06T21:51:00Z">
            <w:rPr>
              <w:color w:val="0000FF"/>
            </w:rPr>
          </w:rPrChange>
        </w:rPr>
        <w:t>void</w:t>
      </w:r>
      <w:r w:rsidRPr="00EC76D5">
        <w:t xml:space="preserve"> ExitFunction(</w:t>
      </w:r>
      <w:r w:rsidRPr="00EC76D5">
        <w:rPr>
          <w:color w:val="000000" w:themeColor="text1"/>
          <w:rPrChange w:id="6177" w:author="Stefan Björnander" w:date="2012-05-06T21:51:00Z">
            <w:rPr>
              <w:color w:val="0000FF"/>
            </w:rPr>
          </w:rPrChange>
        </w:rPr>
        <w:t>void</w:t>
      </w:r>
      <w:r w:rsidRPr="00EC76D5">
        <w:t>) {</w:t>
      </w:r>
    </w:p>
    <w:p w14:paraId="7743D057" w14:textId="77777777" w:rsidR="00E80032" w:rsidRPr="00EC76D5" w:rsidRDefault="00E80032" w:rsidP="00E80032">
      <w:pPr>
        <w:pStyle w:val="Code"/>
      </w:pPr>
      <w:r w:rsidRPr="00EC76D5">
        <w:t xml:space="preserve">  printf("The Program is exiting.\n");</w:t>
      </w:r>
    </w:p>
    <w:p w14:paraId="7F9C8E7D" w14:textId="77777777" w:rsidR="00E80032" w:rsidRPr="00EC76D5" w:rsidRDefault="00E80032" w:rsidP="00E80032">
      <w:pPr>
        <w:pStyle w:val="Code"/>
      </w:pPr>
      <w:r w:rsidRPr="00EC76D5">
        <w:t>}</w:t>
      </w:r>
    </w:p>
    <w:p w14:paraId="34135F66" w14:textId="77777777" w:rsidR="00E80032" w:rsidRPr="00EC76D5" w:rsidRDefault="00E80032" w:rsidP="00E80032">
      <w:pPr>
        <w:pStyle w:val="Code"/>
      </w:pPr>
    </w:p>
    <w:p w14:paraId="663FADFC" w14:textId="77777777" w:rsidR="00E80032" w:rsidRPr="00EC76D5" w:rsidRDefault="00E80032" w:rsidP="00E80032">
      <w:pPr>
        <w:pStyle w:val="Code"/>
      </w:pPr>
      <w:r w:rsidRPr="00EC76D5">
        <w:rPr>
          <w:color w:val="000000" w:themeColor="text1"/>
          <w:rPrChange w:id="6178" w:author="Stefan Björnander" w:date="2012-05-06T21:51:00Z">
            <w:rPr>
              <w:color w:val="0000FF"/>
            </w:rPr>
          </w:rPrChange>
        </w:rPr>
        <w:t>void</w:t>
      </w:r>
      <w:r w:rsidRPr="00EC76D5">
        <w:t xml:space="preserve"> main() {</w:t>
      </w:r>
    </w:p>
    <w:p w14:paraId="340285E6" w14:textId="77777777" w:rsidR="00E80032" w:rsidRPr="00EC76D5" w:rsidRDefault="00E80032" w:rsidP="00E80032">
      <w:pPr>
        <w:pStyle w:val="Code"/>
      </w:pPr>
      <w:r w:rsidRPr="00EC76D5">
        <w:lastRenderedPageBreak/>
        <w:t xml:space="preserve">  char* path = getenv("PATH");</w:t>
      </w:r>
    </w:p>
    <w:p w14:paraId="5FD78ADD" w14:textId="77777777" w:rsidR="00E80032" w:rsidRPr="00EC76D5" w:rsidRDefault="00E80032" w:rsidP="00E80032">
      <w:pPr>
        <w:pStyle w:val="Code"/>
      </w:pPr>
    </w:p>
    <w:p w14:paraId="6AF736F8" w14:textId="77777777" w:rsidR="00E80032" w:rsidRPr="00EC76D5" w:rsidRDefault="00E80032" w:rsidP="00E80032">
      <w:pPr>
        <w:pStyle w:val="Code"/>
      </w:pPr>
      <w:r w:rsidRPr="00EC76D5">
        <w:t xml:space="preserve">  system("dir *.c");</w:t>
      </w:r>
    </w:p>
    <w:p w14:paraId="2904BD82" w14:textId="77777777" w:rsidR="00E80032" w:rsidRPr="00EC76D5" w:rsidRDefault="00E80032" w:rsidP="00E80032">
      <w:pPr>
        <w:pStyle w:val="Code"/>
      </w:pPr>
      <w:r w:rsidRPr="00EC76D5">
        <w:t xml:space="preserve">  atexit(&amp;ExitFunction);</w:t>
      </w:r>
    </w:p>
    <w:p w14:paraId="35E6EFFB" w14:textId="77777777" w:rsidR="00E80032" w:rsidRPr="00EC76D5" w:rsidRDefault="00E80032" w:rsidP="00E80032">
      <w:pPr>
        <w:pStyle w:val="Code"/>
      </w:pPr>
    </w:p>
    <w:p w14:paraId="77913C28" w14:textId="77777777" w:rsidR="00E80032" w:rsidRPr="00EC76D5" w:rsidRDefault="00E80032" w:rsidP="00E80032">
      <w:pPr>
        <w:pStyle w:val="Code"/>
      </w:pPr>
      <w:r w:rsidRPr="00EC76D5">
        <w:t xml:space="preserve">  if (path != NULL) {</w:t>
      </w:r>
    </w:p>
    <w:p w14:paraId="19BDD1C8" w14:textId="77777777" w:rsidR="00E80032" w:rsidRPr="00EC76D5" w:rsidRDefault="00E80032" w:rsidP="00E80032">
      <w:pPr>
        <w:pStyle w:val="Code"/>
      </w:pPr>
      <w:r w:rsidRPr="00EC76D5">
        <w:t xml:space="preserve">    printf("Path: %s.\n", path);</w:t>
      </w:r>
    </w:p>
    <w:p w14:paraId="222593E4" w14:textId="77777777" w:rsidR="00E80032" w:rsidRPr="00EC76D5" w:rsidRDefault="00E80032" w:rsidP="00E80032">
      <w:pPr>
        <w:pStyle w:val="Code"/>
      </w:pPr>
      <w:r w:rsidRPr="00EC76D5">
        <w:t xml:space="preserve">    exit(EXIT_SUCCESS);</w:t>
      </w:r>
    </w:p>
    <w:p w14:paraId="16A74814" w14:textId="77777777" w:rsidR="00E80032" w:rsidRPr="00EC76D5" w:rsidRDefault="00E80032" w:rsidP="00E80032">
      <w:pPr>
        <w:pStyle w:val="Code"/>
      </w:pPr>
      <w:r w:rsidRPr="00EC76D5">
        <w:t xml:space="preserve">  }</w:t>
      </w:r>
    </w:p>
    <w:p w14:paraId="2A84EE39" w14:textId="77777777" w:rsidR="00E80032" w:rsidRPr="00EC76D5" w:rsidRDefault="00E80032" w:rsidP="00E80032">
      <w:pPr>
        <w:pStyle w:val="Code"/>
      </w:pPr>
      <w:r w:rsidRPr="00EC76D5">
        <w:t xml:space="preserve">  else {</w:t>
      </w:r>
    </w:p>
    <w:p w14:paraId="48B3DB12" w14:textId="77777777" w:rsidR="00E80032" w:rsidRPr="00EC76D5" w:rsidRDefault="00E80032" w:rsidP="00E80032">
      <w:pPr>
        <w:pStyle w:val="Code"/>
      </w:pPr>
      <w:r w:rsidRPr="00EC76D5">
        <w:t xml:space="preserve">    printf("Path not found.\n");</w:t>
      </w:r>
    </w:p>
    <w:p w14:paraId="36E81DA0" w14:textId="77777777" w:rsidR="00E80032" w:rsidRPr="00EC76D5" w:rsidRDefault="00E80032" w:rsidP="00E80032">
      <w:pPr>
        <w:pStyle w:val="Code"/>
      </w:pPr>
      <w:r w:rsidRPr="00EC76D5">
        <w:t xml:space="preserve">    exit(EXIT_FAILURE);</w:t>
      </w:r>
    </w:p>
    <w:p w14:paraId="01C56609" w14:textId="77777777" w:rsidR="00E80032" w:rsidRPr="00EC76D5" w:rsidRDefault="00E80032" w:rsidP="00E80032">
      <w:pPr>
        <w:pStyle w:val="Code"/>
      </w:pPr>
      <w:r w:rsidRPr="00EC76D5">
        <w:t xml:space="preserve">  }</w:t>
      </w:r>
    </w:p>
    <w:p w14:paraId="0CE811C2" w14:textId="77777777" w:rsidR="00E80032" w:rsidRPr="00EC76D5" w:rsidRDefault="00E80032" w:rsidP="00E80032">
      <w:pPr>
        <w:pStyle w:val="Code"/>
      </w:pPr>
      <w:r w:rsidRPr="00EC76D5">
        <w:t>}</w:t>
      </w:r>
    </w:p>
    <w:p w14:paraId="3DFDF295" w14:textId="77777777" w:rsidR="00E80032" w:rsidRPr="00EC76D5" w:rsidRDefault="00E80032" w:rsidP="00E80032">
      <w:r w:rsidRPr="00EC76D5">
        <w:t xml:space="preserve">Another way to send an exit message to the surrounding environment is to define </w:t>
      </w:r>
      <w:r w:rsidRPr="00EC76D5">
        <w:rPr>
          <w:rStyle w:val="CodeInText0"/>
        </w:rPr>
        <w:t>int</w:t>
      </w:r>
      <w:r w:rsidRPr="00EC76D5">
        <w:t xml:space="preserve"> as </w:t>
      </w:r>
      <w:r w:rsidRPr="00EC76D5">
        <w:rPr>
          <w:rStyle w:val="CodeInText0"/>
        </w:rPr>
        <w:t>main’s</w:t>
      </w:r>
      <w:r w:rsidRPr="00EC76D5">
        <w:t xml:space="preserve"> return type. It has the same effect as calling </w:t>
      </w:r>
      <w:r w:rsidRPr="00EC76D5">
        <w:rPr>
          <w:rStyle w:val="CodeInText0"/>
        </w:rPr>
        <w:t>exit</w:t>
      </w:r>
      <w:r w:rsidRPr="00EC76D5">
        <w:t xml:space="preserve"> in </w:t>
      </w:r>
      <w:r w:rsidRPr="00EC76D5">
        <w:rPr>
          <w:rStyle w:val="CodeInText0"/>
        </w:rPr>
        <w:t>main</w:t>
      </w:r>
      <w:r w:rsidRPr="00EC76D5">
        <w:t xml:space="preserve"> (except that the exit function will not be called).</w:t>
      </w:r>
    </w:p>
    <w:p w14:paraId="525003F4" w14:textId="77777777" w:rsidR="00E80032" w:rsidRPr="00EC76D5" w:rsidRDefault="00E80032" w:rsidP="00E80032">
      <w:pPr>
        <w:pStyle w:val="Code"/>
      </w:pPr>
      <w:r w:rsidRPr="00EC76D5">
        <w:t xml:space="preserve">#include </w:t>
      </w:r>
      <w:r w:rsidRPr="00EC76D5">
        <w:rPr>
          <w:color w:val="000000" w:themeColor="text1"/>
          <w:rPrChange w:id="6179" w:author="Stefan Björnander" w:date="2012-05-06T21:51:00Z">
            <w:rPr>
              <w:color w:val="A31515"/>
            </w:rPr>
          </w:rPrChange>
        </w:rPr>
        <w:t>&lt;StdIO.h&gt;</w:t>
      </w:r>
    </w:p>
    <w:p w14:paraId="62B47D48" w14:textId="77777777" w:rsidR="00E80032" w:rsidRPr="00EC76D5" w:rsidRDefault="00E80032" w:rsidP="00E80032">
      <w:pPr>
        <w:pStyle w:val="Code"/>
      </w:pPr>
      <w:r w:rsidRPr="00EC76D5">
        <w:t>#include &lt;StdLib.h&gt;</w:t>
      </w:r>
    </w:p>
    <w:p w14:paraId="41372499" w14:textId="77777777" w:rsidR="00E80032" w:rsidRPr="00EC76D5" w:rsidRDefault="00E80032" w:rsidP="00E80032">
      <w:pPr>
        <w:pStyle w:val="Code"/>
      </w:pPr>
    </w:p>
    <w:p w14:paraId="7B83DB91" w14:textId="77777777" w:rsidR="00E80032" w:rsidRPr="00EC76D5" w:rsidRDefault="00E80032" w:rsidP="00E80032">
      <w:pPr>
        <w:pStyle w:val="Code"/>
      </w:pPr>
      <w:r w:rsidRPr="00EC76D5">
        <w:t>int main() {</w:t>
      </w:r>
    </w:p>
    <w:p w14:paraId="0C8B4FA7" w14:textId="77777777" w:rsidR="00E80032" w:rsidRPr="00EC76D5" w:rsidRDefault="00E80032" w:rsidP="00E80032">
      <w:pPr>
        <w:pStyle w:val="Code"/>
      </w:pPr>
      <w:r w:rsidRPr="00EC76D5">
        <w:t xml:space="preserve">  char* path = getenv("PATH");</w:t>
      </w:r>
    </w:p>
    <w:p w14:paraId="577B6473" w14:textId="77777777" w:rsidR="00E80032" w:rsidRPr="00EC76D5" w:rsidRDefault="00E80032" w:rsidP="00E80032">
      <w:pPr>
        <w:pStyle w:val="Code"/>
      </w:pPr>
    </w:p>
    <w:p w14:paraId="33C9851E" w14:textId="77777777" w:rsidR="00E80032" w:rsidRPr="00EC76D5" w:rsidRDefault="00E80032" w:rsidP="00E80032">
      <w:pPr>
        <w:pStyle w:val="Code"/>
      </w:pPr>
      <w:r w:rsidRPr="00EC76D5">
        <w:t xml:space="preserve">  if (path != NULL) {</w:t>
      </w:r>
    </w:p>
    <w:p w14:paraId="5504949B" w14:textId="77777777" w:rsidR="00E80032" w:rsidRPr="00EC76D5" w:rsidRDefault="00E80032" w:rsidP="00E80032">
      <w:pPr>
        <w:pStyle w:val="Code"/>
      </w:pPr>
      <w:r w:rsidRPr="00EC76D5">
        <w:t xml:space="preserve">    printf("Path: %s.\n", path);</w:t>
      </w:r>
    </w:p>
    <w:p w14:paraId="2BC5EDCE" w14:textId="77777777" w:rsidR="00E80032" w:rsidRPr="00EC76D5" w:rsidRDefault="00E80032" w:rsidP="00E80032">
      <w:pPr>
        <w:pStyle w:val="Code"/>
      </w:pPr>
      <w:r w:rsidRPr="00EC76D5">
        <w:t xml:space="preserve">    return EXIT_SUCCESS;</w:t>
      </w:r>
    </w:p>
    <w:p w14:paraId="6340B619" w14:textId="77777777" w:rsidR="00E80032" w:rsidRPr="00EC76D5" w:rsidRDefault="00E80032" w:rsidP="00E80032">
      <w:pPr>
        <w:pStyle w:val="Code"/>
      </w:pPr>
      <w:r w:rsidRPr="00EC76D5">
        <w:t xml:space="preserve">  }</w:t>
      </w:r>
    </w:p>
    <w:p w14:paraId="4496DB1D" w14:textId="77777777" w:rsidR="00E80032" w:rsidRPr="00EC76D5" w:rsidRDefault="00E80032" w:rsidP="00E80032">
      <w:pPr>
        <w:pStyle w:val="Code"/>
      </w:pPr>
      <w:r w:rsidRPr="00EC76D5">
        <w:t xml:space="preserve">  else {</w:t>
      </w:r>
    </w:p>
    <w:p w14:paraId="6A60AEF1" w14:textId="77777777" w:rsidR="00E80032" w:rsidRPr="00EC76D5" w:rsidRDefault="00E80032" w:rsidP="00E80032">
      <w:pPr>
        <w:pStyle w:val="Code"/>
      </w:pPr>
      <w:r w:rsidRPr="00EC76D5">
        <w:t xml:space="preserve">    printf("Path not found.\n");</w:t>
      </w:r>
    </w:p>
    <w:p w14:paraId="1A24315D" w14:textId="77777777" w:rsidR="00E80032" w:rsidRPr="00EC76D5" w:rsidRDefault="00E80032" w:rsidP="00E80032">
      <w:pPr>
        <w:pStyle w:val="Code"/>
      </w:pPr>
      <w:r w:rsidRPr="00EC76D5">
        <w:t xml:space="preserve">    return EXIT_FAILURE;</w:t>
      </w:r>
    </w:p>
    <w:p w14:paraId="79868024" w14:textId="77777777" w:rsidR="00E80032" w:rsidRPr="00EC76D5" w:rsidRDefault="00E80032" w:rsidP="00E80032">
      <w:pPr>
        <w:pStyle w:val="Code"/>
      </w:pPr>
      <w:r w:rsidRPr="00EC76D5">
        <w:t xml:space="preserve">  }</w:t>
      </w:r>
    </w:p>
    <w:p w14:paraId="37EEF098" w14:textId="77777777" w:rsidR="00E80032" w:rsidRPr="00EC76D5" w:rsidRDefault="00E80032" w:rsidP="00E80032">
      <w:pPr>
        <w:pStyle w:val="Code"/>
      </w:pPr>
      <w:r w:rsidRPr="00EC76D5">
        <w:t>}</w:t>
      </w:r>
    </w:p>
    <w:p w14:paraId="6490D973" w14:textId="77777777" w:rsidR="00E80032" w:rsidRPr="00EC76D5" w:rsidRDefault="00E80032" w:rsidP="007C7CB2">
      <w:pPr>
        <w:pStyle w:val="Rubrik3"/>
      </w:pPr>
      <w:bookmarkStart w:id="6180" w:name="_Toc323656733"/>
      <w:bookmarkStart w:id="6181" w:name="_Toc324085471"/>
      <w:bookmarkStart w:id="6182" w:name="_Toc383781123"/>
      <w:bookmarkStart w:id="6183" w:name="_Ref383865473"/>
      <w:bookmarkStart w:id="6184" w:name="_Ref383865556"/>
      <w:bookmarkStart w:id="6185" w:name="_Toc481936523"/>
      <w:r w:rsidRPr="00EC76D5">
        <w:t>Searching and Sorting</w:t>
      </w:r>
      <w:bookmarkEnd w:id="6180"/>
      <w:bookmarkEnd w:id="6181"/>
      <w:bookmarkEnd w:id="6182"/>
      <w:bookmarkEnd w:id="6183"/>
      <w:bookmarkEnd w:id="6184"/>
      <w:bookmarkEnd w:id="6185"/>
    </w:p>
    <w:p w14:paraId="23F2EFA3" w14:textId="77777777" w:rsidR="00E80032" w:rsidRPr="00EC76D5" w:rsidRDefault="00E80032" w:rsidP="00E80032">
      <w:r w:rsidRPr="00EC76D5">
        <w:t xml:space="preserve">The </w:t>
      </w:r>
      <w:r w:rsidRPr="00EC76D5">
        <w:rPr>
          <w:rStyle w:val="CodeInText0"/>
        </w:rPr>
        <w:t>bsearch</w:t>
      </w:r>
      <w:r w:rsidRPr="00EC76D5">
        <w:t xml:space="preserve"> function performs a binary search through a sorted list of values. We need to add a pointer function parameter specifying a function comparing two values.</w:t>
      </w:r>
    </w:p>
    <w:p w14:paraId="39E01868" w14:textId="77777777" w:rsidR="00E80032" w:rsidRPr="00EC76D5" w:rsidRDefault="00E80032" w:rsidP="00E80032">
      <w:pPr>
        <w:pStyle w:val="Code"/>
      </w:pPr>
      <w:r w:rsidRPr="00EC76D5">
        <w:rPr>
          <w:color w:val="000000" w:themeColor="text1"/>
          <w:rPrChange w:id="6186" w:author="Stefan Björnander" w:date="2012-05-06T21:51:00Z">
            <w:rPr>
              <w:color w:val="0000FF"/>
            </w:rPr>
          </w:rPrChange>
        </w:rPr>
        <w:t>#include</w:t>
      </w:r>
      <w:r w:rsidRPr="00EC76D5">
        <w:t xml:space="preserve"> &lt;StdLib.h&gt;</w:t>
      </w:r>
    </w:p>
    <w:p w14:paraId="65151F9A" w14:textId="77777777" w:rsidR="00E80032" w:rsidRPr="00EC76D5" w:rsidRDefault="00E80032" w:rsidP="00E80032">
      <w:pPr>
        <w:pStyle w:val="Code"/>
      </w:pPr>
    </w:p>
    <w:p w14:paraId="766A3E45" w14:textId="77777777" w:rsidR="00E80032" w:rsidRPr="00EC76D5" w:rsidRDefault="00E80032" w:rsidP="00E80032">
      <w:pPr>
        <w:pStyle w:val="Code"/>
      </w:pPr>
      <w:r w:rsidRPr="00EC76D5">
        <w:rPr>
          <w:color w:val="000000" w:themeColor="text1"/>
          <w:rPrChange w:id="6187" w:author="Stefan Björnander" w:date="2012-05-06T21:51:00Z">
            <w:rPr>
              <w:color w:val="0000FF"/>
            </w:rPr>
          </w:rPrChange>
        </w:rPr>
        <w:t>int</w:t>
      </w:r>
      <w:r w:rsidRPr="00EC76D5">
        <w:t xml:space="preserve"> CompareIntegers(</w:t>
      </w:r>
      <w:r w:rsidRPr="00EC76D5">
        <w:rPr>
          <w:color w:val="000000" w:themeColor="text1"/>
          <w:rPrChange w:id="6188" w:author="Stefan Björnander" w:date="2012-05-06T21:51:00Z">
            <w:rPr>
              <w:color w:val="0000FF"/>
            </w:rPr>
          </w:rPrChange>
        </w:rPr>
        <w:t>const</w:t>
      </w:r>
      <w:r w:rsidRPr="00EC76D5">
        <w:t xml:space="preserve"> </w:t>
      </w:r>
      <w:r w:rsidRPr="00EC76D5">
        <w:rPr>
          <w:color w:val="000000" w:themeColor="text1"/>
          <w:rPrChange w:id="6189" w:author="Stefan Björnander" w:date="2012-05-06T21:51:00Z">
            <w:rPr>
              <w:color w:val="0000FF"/>
            </w:rPr>
          </w:rPrChange>
        </w:rPr>
        <w:t>int</w:t>
      </w:r>
      <w:r w:rsidRPr="00EC76D5">
        <w:t xml:space="preserve">* intPtr1, </w:t>
      </w:r>
      <w:r w:rsidRPr="00EC76D5">
        <w:rPr>
          <w:color w:val="000000" w:themeColor="text1"/>
          <w:rPrChange w:id="6190" w:author="Stefan Björnander" w:date="2012-05-06T21:51:00Z">
            <w:rPr>
              <w:color w:val="0000FF"/>
            </w:rPr>
          </w:rPrChange>
        </w:rPr>
        <w:t>const</w:t>
      </w:r>
      <w:r w:rsidRPr="00EC76D5">
        <w:t xml:space="preserve"> </w:t>
      </w:r>
      <w:r w:rsidRPr="00EC76D5">
        <w:rPr>
          <w:color w:val="000000" w:themeColor="text1"/>
          <w:rPrChange w:id="6191" w:author="Stefan Björnander" w:date="2012-05-06T21:51:00Z">
            <w:rPr>
              <w:color w:val="0000FF"/>
            </w:rPr>
          </w:rPrChange>
        </w:rPr>
        <w:t>int</w:t>
      </w:r>
      <w:r w:rsidRPr="00EC76D5">
        <w:t>* intPtr2) {</w:t>
      </w:r>
    </w:p>
    <w:p w14:paraId="64E3C969" w14:textId="77777777" w:rsidR="00E80032" w:rsidRPr="00EC76D5" w:rsidRDefault="00E80032" w:rsidP="00E80032">
      <w:pPr>
        <w:pStyle w:val="Code"/>
      </w:pPr>
      <w:r w:rsidRPr="00EC76D5">
        <w:t xml:space="preserve">  return (*intPtr1 &lt; *intPtr2) ? -1 : (((*intPtr1 &gt; *intPtr2) ? 1 : 0));</w:t>
      </w:r>
    </w:p>
    <w:p w14:paraId="11B2B42A" w14:textId="77777777" w:rsidR="00E80032" w:rsidRPr="00EC76D5" w:rsidRDefault="00E80032" w:rsidP="00E80032">
      <w:pPr>
        <w:pStyle w:val="Code"/>
      </w:pPr>
      <w:r w:rsidRPr="00EC76D5">
        <w:t>}</w:t>
      </w:r>
    </w:p>
    <w:p w14:paraId="0FB65BC5" w14:textId="77777777" w:rsidR="00E80032" w:rsidRPr="00EC76D5" w:rsidRDefault="00E80032" w:rsidP="00E80032">
      <w:pPr>
        <w:pStyle w:val="Code"/>
      </w:pPr>
    </w:p>
    <w:p w14:paraId="61EB43FF" w14:textId="77777777" w:rsidR="00E80032" w:rsidRPr="00EC76D5" w:rsidRDefault="00E80032" w:rsidP="00E80032">
      <w:pPr>
        <w:pStyle w:val="Code"/>
      </w:pPr>
      <w:r w:rsidRPr="00EC76D5">
        <w:rPr>
          <w:color w:val="000000" w:themeColor="text1"/>
          <w:rPrChange w:id="6192" w:author="Stefan Björnander" w:date="2012-05-06T21:51:00Z">
            <w:rPr>
              <w:color w:val="0000FF"/>
            </w:rPr>
          </w:rPrChange>
        </w:rPr>
        <w:t>void</w:t>
      </w:r>
      <w:r w:rsidRPr="00EC76D5">
        <w:t xml:space="preserve"> main() {</w:t>
      </w:r>
    </w:p>
    <w:p w14:paraId="199C66A7" w14:textId="77777777" w:rsidR="00E80032" w:rsidRPr="00EC76D5" w:rsidRDefault="00E80032" w:rsidP="00E80032">
      <w:pPr>
        <w:pStyle w:val="Code"/>
      </w:pPr>
      <w:r w:rsidRPr="00EC76D5">
        <w:t xml:space="preserve">  int intArray[] = {1, 2, 3, 4, 5, 6, 7, 8, 9, 10},</w:t>
      </w:r>
    </w:p>
    <w:p w14:paraId="201AE66B" w14:textId="77777777" w:rsidR="00E80032" w:rsidRPr="00EC76D5" w:rsidRDefault="00E80032" w:rsidP="00E80032">
      <w:pPr>
        <w:pStyle w:val="Code"/>
      </w:pPr>
      <w:r w:rsidRPr="00EC76D5">
        <w:t xml:space="preserve">      arraySize = sizeof intArray / </w:t>
      </w:r>
      <w:r w:rsidRPr="00EC76D5">
        <w:rPr>
          <w:color w:val="000000" w:themeColor="text1"/>
          <w:rPrChange w:id="6193" w:author="Stefan Björnander" w:date="2012-05-06T21:51:00Z">
            <w:rPr>
              <w:color w:val="0000FF"/>
            </w:rPr>
          </w:rPrChange>
        </w:rPr>
        <w:t>sizeof</w:t>
      </w:r>
      <w:r w:rsidRPr="00EC76D5">
        <w:t xml:space="preserve"> intArray[0],</w:t>
      </w:r>
    </w:p>
    <w:p w14:paraId="430650DE" w14:textId="77777777" w:rsidR="00E80032" w:rsidRPr="00EC76D5" w:rsidRDefault="00E80032" w:rsidP="00E80032">
      <w:pPr>
        <w:pStyle w:val="Code"/>
      </w:pPr>
      <w:r w:rsidRPr="00EC76D5">
        <w:t xml:space="preserve">      value = 6;</w:t>
      </w:r>
    </w:p>
    <w:p w14:paraId="64591EC0" w14:textId="77777777" w:rsidR="00E80032" w:rsidRPr="00EC76D5" w:rsidRDefault="00E80032" w:rsidP="00E80032">
      <w:pPr>
        <w:pStyle w:val="Code"/>
      </w:pPr>
    </w:p>
    <w:p w14:paraId="49FD9E3D" w14:textId="77777777" w:rsidR="00E80032" w:rsidRPr="00EC76D5" w:rsidRDefault="00E80032" w:rsidP="00E80032">
      <w:pPr>
        <w:pStyle w:val="Code"/>
      </w:pPr>
      <w:r w:rsidRPr="00EC76D5">
        <w:t xml:space="preserve">  int* resultPtr = bsearch(&amp;value, intArray, arraySize,</w:t>
      </w:r>
    </w:p>
    <w:p w14:paraId="21AC78FB" w14:textId="77777777" w:rsidR="00E80032" w:rsidRPr="00EC76D5" w:rsidRDefault="00E80032" w:rsidP="00E80032">
      <w:pPr>
        <w:pStyle w:val="Code"/>
      </w:pPr>
      <w:r w:rsidRPr="00EC76D5">
        <w:t xml:space="preserve">                           sizeof (</w:t>
      </w:r>
      <w:r w:rsidRPr="00EC76D5">
        <w:rPr>
          <w:color w:val="000000" w:themeColor="text1"/>
          <w:rPrChange w:id="6194" w:author="Stefan Björnander" w:date="2012-05-06T21:51:00Z">
            <w:rPr>
              <w:color w:val="0000FF"/>
            </w:rPr>
          </w:rPrChange>
        </w:rPr>
        <w:t>int</w:t>
      </w:r>
      <w:r w:rsidRPr="00EC76D5">
        <w:t xml:space="preserve">), &amp;CompareIntegers); </w:t>
      </w:r>
    </w:p>
    <w:p w14:paraId="70AA0175" w14:textId="77777777" w:rsidR="00E80032" w:rsidRPr="00EC76D5" w:rsidRDefault="00E80032" w:rsidP="00E80032">
      <w:pPr>
        <w:pStyle w:val="Code"/>
      </w:pPr>
    </w:p>
    <w:p w14:paraId="4506E242" w14:textId="77777777" w:rsidR="00E80032" w:rsidRPr="00EC76D5" w:rsidRDefault="00E80032" w:rsidP="00E80032">
      <w:pPr>
        <w:pStyle w:val="Code"/>
      </w:pPr>
      <w:r w:rsidRPr="00EC76D5">
        <w:t xml:space="preserve">  if (resultPtr != NULL) {</w:t>
      </w:r>
    </w:p>
    <w:p w14:paraId="3422E873" w14:textId="77777777" w:rsidR="00E80032" w:rsidRPr="00EC76D5" w:rsidRDefault="00E80032" w:rsidP="00E80032">
      <w:pPr>
        <w:pStyle w:val="Code"/>
      </w:pPr>
      <w:r w:rsidRPr="00EC76D5">
        <w:t xml:space="preserve">    int index = ((</w:t>
      </w:r>
      <w:r w:rsidRPr="00EC76D5">
        <w:rPr>
          <w:color w:val="000000" w:themeColor="text1"/>
          <w:rPrChange w:id="6195" w:author="Stefan Björnander" w:date="2012-05-06T21:51:00Z">
            <w:rPr>
              <w:color w:val="0000FF"/>
            </w:rPr>
          </w:rPrChange>
        </w:rPr>
        <w:t>int</w:t>
      </w:r>
      <w:r w:rsidRPr="00EC76D5">
        <w:t>*) resultPtr) - intArray;</w:t>
      </w:r>
    </w:p>
    <w:p w14:paraId="3A3C61E3" w14:textId="77777777" w:rsidR="00E80032" w:rsidRPr="00EC76D5" w:rsidRDefault="00E80032" w:rsidP="00E80032">
      <w:pPr>
        <w:pStyle w:val="Code"/>
      </w:pPr>
      <w:r w:rsidRPr="00EC76D5">
        <w:t xml:space="preserve">    printf("Index %d.\n", index);</w:t>
      </w:r>
    </w:p>
    <w:p w14:paraId="398420B3" w14:textId="77777777" w:rsidR="00E80032" w:rsidRPr="00EC76D5" w:rsidRDefault="00E80032" w:rsidP="00E80032">
      <w:pPr>
        <w:pStyle w:val="Code"/>
      </w:pPr>
      <w:r w:rsidRPr="00EC76D5">
        <w:t xml:space="preserve">  }</w:t>
      </w:r>
    </w:p>
    <w:p w14:paraId="1CE747B3" w14:textId="77777777" w:rsidR="00E80032" w:rsidRPr="00EC76D5" w:rsidRDefault="00E80032" w:rsidP="00E80032">
      <w:pPr>
        <w:pStyle w:val="Code"/>
      </w:pPr>
      <w:r w:rsidRPr="00EC76D5">
        <w:t xml:space="preserve">  else {</w:t>
      </w:r>
    </w:p>
    <w:p w14:paraId="6FB65B3E" w14:textId="77777777" w:rsidR="00E80032" w:rsidRPr="00EC76D5" w:rsidRDefault="00E80032" w:rsidP="00E80032">
      <w:pPr>
        <w:pStyle w:val="Code"/>
      </w:pPr>
      <w:r w:rsidRPr="00EC76D5">
        <w:lastRenderedPageBreak/>
        <w:t xml:space="preserve">    printf("Not found.\n");</w:t>
      </w:r>
    </w:p>
    <w:p w14:paraId="41D742B9" w14:textId="77777777" w:rsidR="00E80032" w:rsidRPr="00EC76D5" w:rsidRDefault="00E80032" w:rsidP="00E80032">
      <w:pPr>
        <w:pStyle w:val="Code"/>
      </w:pPr>
      <w:r w:rsidRPr="00EC76D5">
        <w:t xml:space="preserve">  }</w:t>
      </w:r>
    </w:p>
    <w:p w14:paraId="7A278DF1" w14:textId="77777777" w:rsidR="00E80032" w:rsidRPr="00EC76D5" w:rsidRDefault="00E80032" w:rsidP="00E80032">
      <w:pPr>
        <w:pStyle w:val="Code"/>
      </w:pPr>
      <w:r w:rsidRPr="00EC76D5">
        <w:t>}</w:t>
      </w:r>
    </w:p>
    <w:p w14:paraId="5A7D557A" w14:textId="77777777" w:rsidR="00E80032" w:rsidRPr="00EC76D5" w:rsidRDefault="00E80032" w:rsidP="00E80032">
      <w:r w:rsidRPr="00EC76D5">
        <w:t xml:space="preserve">There is also the </w:t>
      </w:r>
      <w:r w:rsidRPr="00EC76D5">
        <w:rPr>
          <w:rStyle w:val="CodeInText0"/>
        </w:rPr>
        <w:t>qsort</w:t>
      </w:r>
      <w:r w:rsidRPr="00EC76D5">
        <w:t xml:space="preserve"> function that performs a fast sorting.</w:t>
      </w:r>
    </w:p>
    <w:p w14:paraId="15451E23" w14:textId="77777777" w:rsidR="00E80032" w:rsidRPr="00EC76D5" w:rsidRDefault="00E80032" w:rsidP="00E80032">
      <w:pPr>
        <w:pStyle w:val="Code"/>
      </w:pPr>
      <w:r w:rsidRPr="00EC76D5">
        <w:rPr>
          <w:color w:val="000000" w:themeColor="text1"/>
          <w:rPrChange w:id="6196" w:author="Stefan Björnander" w:date="2012-05-06T21:51:00Z">
            <w:rPr>
              <w:color w:val="0000FF"/>
            </w:rPr>
          </w:rPrChange>
        </w:rPr>
        <w:t>#include</w:t>
      </w:r>
      <w:r w:rsidRPr="00EC76D5">
        <w:t xml:space="preserve"> &lt;StdLib.h&gt;</w:t>
      </w:r>
    </w:p>
    <w:p w14:paraId="17A1DF03" w14:textId="77777777" w:rsidR="00E80032" w:rsidRPr="00EC76D5" w:rsidRDefault="00E80032" w:rsidP="00E80032">
      <w:pPr>
        <w:pStyle w:val="Code"/>
      </w:pPr>
    </w:p>
    <w:p w14:paraId="37F535B4" w14:textId="77777777" w:rsidR="00E80032" w:rsidRPr="00EC76D5" w:rsidRDefault="00E80032" w:rsidP="00E80032">
      <w:pPr>
        <w:pStyle w:val="Code"/>
      </w:pPr>
      <w:r w:rsidRPr="00EC76D5">
        <w:rPr>
          <w:color w:val="000000" w:themeColor="text1"/>
          <w:rPrChange w:id="6197" w:author="Stefan Björnander" w:date="2012-05-06T21:51:00Z">
            <w:rPr>
              <w:color w:val="0000FF"/>
            </w:rPr>
          </w:rPrChange>
        </w:rPr>
        <w:t>void</w:t>
      </w:r>
      <w:r w:rsidRPr="00EC76D5">
        <w:t xml:space="preserve"> main() {</w:t>
      </w:r>
    </w:p>
    <w:p w14:paraId="551A1C65" w14:textId="77777777" w:rsidR="00E80032" w:rsidRPr="00EC76D5" w:rsidRDefault="00E80032" w:rsidP="00E80032">
      <w:pPr>
        <w:pStyle w:val="Code"/>
      </w:pPr>
      <w:r w:rsidRPr="00EC76D5">
        <w:t xml:space="preserve">  int index, intArray[] = {7, 2, 5, 9, 3, 1, 10, 8, 4, 6},</w:t>
      </w:r>
    </w:p>
    <w:p w14:paraId="65C03F02" w14:textId="77777777" w:rsidR="00E80032" w:rsidRPr="00EC76D5" w:rsidRDefault="00E80032" w:rsidP="00E80032">
      <w:pPr>
        <w:pStyle w:val="Code"/>
      </w:pPr>
      <w:r w:rsidRPr="00EC76D5">
        <w:t xml:space="preserve">      arraySize = sizeof intArray / </w:t>
      </w:r>
      <w:r w:rsidRPr="00EC76D5">
        <w:rPr>
          <w:color w:val="000000" w:themeColor="text1"/>
          <w:rPrChange w:id="6198" w:author="Stefan Björnander" w:date="2012-05-06T21:51:00Z">
            <w:rPr>
              <w:color w:val="0000FF"/>
            </w:rPr>
          </w:rPrChange>
        </w:rPr>
        <w:t>sizeof</w:t>
      </w:r>
      <w:r w:rsidRPr="00EC76D5">
        <w:t xml:space="preserve"> intArray[0],</w:t>
      </w:r>
    </w:p>
    <w:p w14:paraId="1B3E1448" w14:textId="77777777" w:rsidR="00E80032" w:rsidRPr="00EC76D5" w:rsidRDefault="00E80032" w:rsidP="00E80032">
      <w:pPr>
        <w:pStyle w:val="Code"/>
      </w:pPr>
      <w:r w:rsidRPr="00EC76D5">
        <w:t xml:space="preserve">      key = 5;</w:t>
      </w:r>
    </w:p>
    <w:p w14:paraId="379CDEDB" w14:textId="77777777" w:rsidR="00E80032" w:rsidRPr="00EC76D5" w:rsidRDefault="00E80032" w:rsidP="00E80032">
      <w:pPr>
        <w:pStyle w:val="Code"/>
      </w:pPr>
    </w:p>
    <w:p w14:paraId="181E4317" w14:textId="77777777" w:rsidR="00E80032" w:rsidRPr="00EC76D5" w:rsidRDefault="00E80032" w:rsidP="00E80032">
      <w:pPr>
        <w:pStyle w:val="Code"/>
      </w:pPr>
      <w:r w:rsidRPr="00EC76D5">
        <w:t xml:space="preserve">  qsort(intArray, arraySize, sizeof (</w:t>
      </w:r>
      <w:r w:rsidRPr="00EC76D5">
        <w:rPr>
          <w:color w:val="000000" w:themeColor="text1"/>
          <w:rPrChange w:id="6199" w:author="Stefan Björnander" w:date="2012-05-06T21:51:00Z">
            <w:rPr>
              <w:color w:val="0000FF"/>
            </w:rPr>
          </w:rPrChange>
        </w:rPr>
        <w:t>int</w:t>
      </w:r>
      <w:r w:rsidRPr="00EC76D5">
        <w:t>), &amp;CompareIntegers);</w:t>
      </w:r>
    </w:p>
    <w:p w14:paraId="5C00806D" w14:textId="77777777" w:rsidR="00E80032" w:rsidRPr="00EC76D5" w:rsidRDefault="00E80032" w:rsidP="00E80032">
      <w:pPr>
        <w:pStyle w:val="Code"/>
      </w:pPr>
    </w:p>
    <w:p w14:paraId="1A4BC2D9" w14:textId="77777777" w:rsidR="00E80032" w:rsidRPr="00EC76D5" w:rsidRDefault="00E80032" w:rsidP="00E80032">
      <w:pPr>
        <w:pStyle w:val="Code"/>
      </w:pPr>
      <w:r w:rsidRPr="00EC76D5">
        <w:t xml:space="preserve">  for (index = 0; index &lt; arraySize; ++index) {</w:t>
      </w:r>
    </w:p>
    <w:p w14:paraId="677EABDD" w14:textId="77777777" w:rsidR="00E80032" w:rsidRPr="00EC76D5" w:rsidRDefault="00E80032" w:rsidP="00E80032">
      <w:pPr>
        <w:pStyle w:val="Code"/>
      </w:pPr>
      <w:r w:rsidRPr="00EC76D5">
        <w:t xml:space="preserve">    printf("%d\n", intArray[index]);</w:t>
      </w:r>
    </w:p>
    <w:p w14:paraId="01941D7F" w14:textId="77777777" w:rsidR="00E80032" w:rsidRPr="00EC76D5" w:rsidRDefault="00E80032" w:rsidP="00E80032">
      <w:pPr>
        <w:pStyle w:val="Code"/>
      </w:pPr>
      <w:r w:rsidRPr="00EC76D5">
        <w:t xml:space="preserve">  }</w:t>
      </w:r>
    </w:p>
    <w:p w14:paraId="2A3C4D4E" w14:textId="77777777" w:rsidR="00E80032" w:rsidRPr="00EC76D5" w:rsidRDefault="00E80032" w:rsidP="00E80032">
      <w:pPr>
        <w:pStyle w:val="Code"/>
      </w:pPr>
      <w:r w:rsidRPr="00EC76D5">
        <w:t>}</w:t>
      </w:r>
    </w:p>
    <w:p w14:paraId="666E7DB4" w14:textId="77777777" w:rsidR="00E80032" w:rsidRPr="00EC76D5" w:rsidRDefault="00E80032" w:rsidP="007C7CB2">
      <w:pPr>
        <w:pStyle w:val="Rubrik3"/>
      </w:pPr>
      <w:bookmarkStart w:id="6200" w:name="_Toc323656734"/>
      <w:bookmarkStart w:id="6201" w:name="_Toc324085472"/>
      <w:bookmarkStart w:id="6202" w:name="_Toc383781124"/>
      <w:bookmarkStart w:id="6203" w:name="_Toc481936524"/>
      <w:r w:rsidRPr="00EC76D5">
        <w:t xml:space="preserve">Functions with </w:t>
      </w:r>
      <w:bookmarkStart w:id="6204" w:name="_Toc320485620"/>
      <w:r w:rsidRPr="00EC76D5">
        <w:t>Variable Number of Parameters</w:t>
      </w:r>
      <w:bookmarkEnd w:id="6200"/>
      <w:bookmarkEnd w:id="6201"/>
      <w:bookmarkEnd w:id="6202"/>
      <w:bookmarkEnd w:id="6203"/>
      <w:bookmarkEnd w:id="6204"/>
    </w:p>
    <w:p w14:paraId="37D95BF6" w14:textId="77777777" w:rsidR="00E80032" w:rsidRPr="00EC76D5" w:rsidRDefault="00E80032" w:rsidP="00E80032">
      <w:r w:rsidRPr="00EC76D5">
        <w:t xml:space="preserve">In C, there is possible to define functions with a variable number of parameters (such as </w:t>
      </w:r>
      <w:r w:rsidRPr="00EC76D5">
        <w:rPr>
          <w:rStyle w:val="CodeInText0"/>
        </w:rPr>
        <w:t>printf</w:t>
      </w:r>
      <w:r w:rsidRPr="00EC76D5">
        <w:t xml:space="preserve"> and </w:t>
      </w:r>
      <w:r w:rsidRPr="00EC76D5">
        <w:rPr>
          <w:rStyle w:val="CodeInText0"/>
        </w:rPr>
        <w:t>scanf</w:t>
      </w:r>
      <w:r w:rsidRPr="00EC76D5">
        <w:t xml:space="preserve">). One condition is that the function has at least one regular parameter in order for the </w:t>
      </w:r>
      <w:r w:rsidRPr="00EC76D5">
        <w:rPr>
          <w:rStyle w:val="CodeInText0"/>
        </w:rPr>
        <w:t>va_start</w:t>
      </w:r>
      <w:r w:rsidRPr="00EC76D5">
        <w:t xml:space="preserve"> macro to hook up to. The </w:t>
      </w:r>
      <w:r w:rsidRPr="00EC76D5">
        <w:rPr>
          <w:rStyle w:val="CodeInText0"/>
        </w:rPr>
        <w:t>va_arg</w:t>
      </w:r>
      <w:r w:rsidRPr="00EC76D5">
        <w:t xml:space="preserve"> macro reads the arguments and the </w:t>
      </w:r>
      <w:r w:rsidRPr="00EC76D5">
        <w:rPr>
          <w:rStyle w:val="CodeInText0"/>
        </w:rPr>
        <w:t>va_end</w:t>
      </w:r>
      <w:r w:rsidRPr="00EC76D5">
        <w:t xml:space="preserve"> macro ends the reading. Note that the macros do not give any information about the number or types of the arguments. In the following code, we use the first argument </w:t>
      </w:r>
      <w:r w:rsidRPr="00EC76D5">
        <w:rPr>
          <w:rStyle w:val="CodeInText0"/>
        </w:rPr>
        <w:t>count</w:t>
      </w:r>
      <w:r w:rsidRPr="00EC76D5">
        <w:t xml:space="preserve"> to count the number of arguments thereafter.</w:t>
      </w:r>
    </w:p>
    <w:p w14:paraId="28A9CE60" w14:textId="77777777" w:rsidR="00E80032" w:rsidRPr="00EC76D5" w:rsidRDefault="00E80032" w:rsidP="00E80032">
      <w:pPr>
        <w:pStyle w:val="Code"/>
      </w:pPr>
      <w:r w:rsidRPr="00EC76D5">
        <w:t>#include &lt;stdio.h&gt;</w:t>
      </w:r>
    </w:p>
    <w:p w14:paraId="155F02D5" w14:textId="77777777" w:rsidR="00E80032" w:rsidRPr="00EC76D5" w:rsidRDefault="00E80032" w:rsidP="00E80032">
      <w:pPr>
        <w:pStyle w:val="Code"/>
      </w:pPr>
      <w:r w:rsidRPr="00EC76D5">
        <w:t>#include &lt;stdarg.h&gt;</w:t>
      </w:r>
    </w:p>
    <w:p w14:paraId="78FC6391" w14:textId="77777777" w:rsidR="00E80032" w:rsidRPr="00EC76D5" w:rsidRDefault="00E80032" w:rsidP="00E80032">
      <w:pPr>
        <w:pStyle w:val="Code"/>
      </w:pPr>
    </w:p>
    <w:p w14:paraId="0584A8BE" w14:textId="77777777" w:rsidR="00E80032" w:rsidRPr="00EC76D5" w:rsidRDefault="00E80032" w:rsidP="00E80032">
      <w:pPr>
        <w:pStyle w:val="Code"/>
      </w:pPr>
      <w:r w:rsidRPr="00EC76D5">
        <w:t>void Print(int count, ...) {</w:t>
      </w:r>
    </w:p>
    <w:p w14:paraId="4D4A2643" w14:textId="77777777" w:rsidR="00E80032" w:rsidRPr="00EC76D5" w:rsidRDefault="00E80032" w:rsidP="00E80032">
      <w:pPr>
        <w:pStyle w:val="Code"/>
      </w:pPr>
      <w:r w:rsidRPr="00EC76D5">
        <w:t xml:space="preserve">  va_list arg_list;</w:t>
      </w:r>
    </w:p>
    <w:p w14:paraId="30AABCBF" w14:textId="77777777" w:rsidR="00E80032" w:rsidRPr="00EC76D5" w:rsidRDefault="00E80032" w:rsidP="00E80032">
      <w:pPr>
        <w:pStyle w:val="Code"/>
      </w:pPr>
      <w:r w:rsidRPr="00EC76D5">
        <w:t xml:space="preserve">  va_start(arg_list, count);</w:t>
      </w:r>
    </w:p>
    <w:p w14:paraId="2117AE26" w14:textId="77777777" w:rsidR="00E80032" w:rsidRPr="00EC76D5" w:rsidRDefault="00E80032" w:rsidP="00E80032">
      <w:pPr>
        <w:pStyle w:val="Code"/>
      </w:pPr>
    </w:p>
    <w:p w14:paraId="2480BB94" w14:textId="77777777" w:rsidR="00E80032" w:rsidRPr="00EC76D5" w:rsidRDefault="00E80032" w:rsidP="00E80032">
      <w:pPr>
        <w:pStyle w:val="Code"/>
      </w:pPr>
      <w:r w:rsidRPr="00EC76D5">
        <w:t xml:space="preserve">  while (count &gt; 0) {</w:t>
      </w:r>
      <w:r w:rsidRPr="00EC76D5">
        <w:cr/>
        <w:t xml:space="preserve">    int value = va_arg(arg_list, int);</w:t>
      </w:r>
    </w:p>
    <w:p w14:paraId="79A8D316" w14:textId="77777777" w:rsidR="00E80032" w:rsidRPr="00EC76D5" w:rsidRDefault="00E80032" w:rsidP="00E80032">
      <w:pPr>
        <w:pStyle w:val="Code"/>
      </w:pPr>
      <w:r w:rsidRPr="00EC76D5">
        <w:t xml:space="preserve">    printf("%d ", value);</w:t>
      </w:r>
    </w:p>
    <w:p w14:paraId="5CB6E748" w14:textId="77777777" w:rsidR="00E80032" w:rsidRPr="00EC76D5" w:rsidRDefault="00E80032" w:rsidP="00E80032">
      <w:pPr>
        <w:pStyle w:val="Code"/>
      </w:pPr>
      <w:r w:rsidRPr="00EC76D5">
        <w:t xml:space="preserve">    --count;</w:t>
      </w:r>
    </w:p>
    <w:p w14:paraId="6FD38B65" w14:textId="77777777" w:rsidR="00E80032" w:rsidRPr="00EC76D5" w:rsidRDefault="00E80032" w:rsidP="00E80032">
      <w:pPr>
        <w:pStyle w:val="Code"/>
      </w:pPr>
      <w:r w:rsidRPr="00EC76D5">
        <w:t xml:space="preserve">  }</w:t>
      </w:r>
    </w:p>
    <w:p w14:paraId="2197A485" w14:textId="77777777" w:rsidR="00E80032" w:rsidRPr="00EC76D5" w:rsidRDefault="00E80032" w:rsidP="00E80032">
      <w:pPr>
        <w:pStyle w:val="Code"/>
      </w:pPr>
    </w:p>
    <w:p w14:paraId="518F3B7C" w14:textId="77777777" w:rsidR="00E80032" w:rsidRPr="00EC76D5" w:rsidRDefault="00E80032" w:rsidP="00E80032">
      <w:pPr>
        <w:pStyle w:val="Code"/>
      </w:pPr>
      <w:r w:rsidRPr="00EC76D5">
        <w:t xml:space="preserve">  printf("\n");</w:t>
      </w:r>
    </w:p>
    <w:p w14:paraId="7EE9F496" w14:textId="77777777" w:rsidR="00E80032" w:rsidRPr="00EC76D5" w:rsidRDefault="00E80032" w:rsidP="00E80032">
      <w:pPr>
        <w:pStyle w:val="Code"/>
      </w:pPr>
      <w:r w:rsidRPr="00EC76D5">
        <w:t xml:space="preserve">  va_end(arg_list);</w:t>
      </w:r>
    </w:p>
    <w:p w14:paraId="705917F3" w14:textId="77777777" w:rsidR="00E80032" w:rsidRPr="00EC76D5" w:rsidRDefault="00E80032" w:rsidP="00E80032">
      <w:pPr>
        <w:pStyle w:val="Code"/>
      </w:pPr>
      <w:r w:rsidRPr="00EC76D5">
        <w:t>}</w:t>
      </w:r>
    </w:p>
    <w:p w14:paraId="24F8B00D" w14:textId="77777777" w:rsidR="00E80032" w:rsidRPr="00EC76D5" w:rsidRDefault="00E80032" w:rsidP="00E80032">
      <w:pPr>
        <w:pStyle w:val="Code"/>
      </w:pPr>
    </w:p>
    <w:p w14:paraId="7386B66A" w14:textId="77777777" w:rsidR="00E80032" w:rsidRPr="00EC76D5" w:rsidRDefault="00E80032" w:rsidP="00E80032">
      <w:pPr>
        <w:pStyle w:val="Code"/>
      </w:pPr>
      <w:r w:rsidRPr="00EC76D5">
        <w:t>void main(void) {</w:t>
      </w:r>
    </w:p>
    <w:p w14:paraId="1210FC98" w14:textId="77777777" w:rsidR="00E80032" w:rsidRPr="00EC76D5" w:rsidRDefault="00E80032" w:rsidP="00E80032">
      <w:pPr>
        <w:pStyle w:val="Code"/>
      </w:pPr>
      <w:r w:rsidRPr="00EC76D5">
        <w:t xml:space="preserve">  Print(1, 1);</w:t>
      </w:r>
    </w:p>
    <w:p w14:paraId="30B6FEE7" w14:textId="77777777" w:rsidR="00E80032" w:rsidRPr="00EC76D5" w:rsidRDefault="00E80032" w:rsidP="00E80032">
      <w:pPr>
        <w:pStyle w:val="Code"/>
      </w:pPr>
      <w:r w:rsidRPr="00EC76D5">
        <w:t xml:space="preserve">  Print(2, 1, 2);</w:t>
      </w:r>
    </w:p>
    <w:p w14:paraId="775DB9C8" w14:textId="77777777" w:rsidR="00E80032" w:rsidRPr="00EC76D5" w:rsidRDefault="00E80032" w:rsidP="00E80032">
      <w:pPr>
        <w:pStyle w:val="Code"/>
      </w:pPr>
      <w:r w:rsidRPr="00EC76D5">
        <w:t xml:space="preserve">  Print(3, 1, 2, 3);</w:t>
      </w:r>
    </w:p>
    <w:p w14:paraId="61AD3400" w14:textId="77777777" w:rsidR="00E80032" w:rsidRPr="00EC76D5" w:rsidRDefault="00E80032" w:rsidP="00E80032">
      <w:pPr>
        <w:pStyle w:val="Code"/>
      </w:pPr>
      <w:r w:rsidRPr="00EC76D5">
        <w:t>}</w:t>
      </w:r>
    </w:p>
    <w:p w14:paraId="4CB0D810" w14:textId="77777777" w:rsidR="00E80032" w:rsidRPr="00EC76D5" w:rsidRDefault="00E80032" w:rsidP="007C7CB2">
      <w:pPr>
        <w:pStyle w:val="Rubrik3"/>
      </w:pPr>
      <w:bookmarkStart w:id="6205" w:name="_Toc323656735"/>
      <w:bookmarkStart w:id="6206" w:name="_Toc324085473"/>
      <w:bookmarkStart w:id="6207" w:name="_Toc383781125"/>
      <w:bookmarkStart w:id="6208" w:name="_Toc481936525"/>
      <w:r w:rsidRPr="00EC76D5">
        <w:t>String Management</w:t>
      </w:r>
      <w:bookmarkEnd w:id="6205"/>
      <w:bookmarkEnd w:id="6206"/>
      <w:bookmarkEnd w:id="6207"/>
      <w:bookmarkEnd w:id="6208"/>
    </w:p>
    <w:p w14:paraId="375DC584" w14:textId="77777777" w:rsidR="00E80032" w:rsidRPr="00EC76D5" w:rsidRDefault="00E80032" w:rsidP="00E80032">
      <w:r w:rsidRPr="00EC76D5">
        <w:t xml:space="preserve">There are several functions dealing with strings: </w:t>
      </w:r>
      <w:r w:rsidRPr="00EC76D5">
        <w:rPr>
          <w:rStyle w:val="CodeInText0"/>
        </w:rPr>
        <w:t>strcpy</w:t>
      </w:r>
      <w:r w:rsidRPr="00EC76D5">
        <w:t xml:space="preserve"> copies a string; </w:t>
      </w:r>
      <w:r w:rsidRPr="00EC76D5">
        <w:rPr>
          <w:rStyle w:val="CodeInText0"/>
        </w:rPr>
        <w:t>strcat</w:t>
      </w:r>
      <w:r w:rsidRPr="00EC76D5">
        <w:t xml:space="preserve"> adds a string; </w:t>
      </w:r>
      <w:r w:rsidRPr="00EC76D5">
        <w:rPr>
          <w:rStyle w:val="CodeInText0"/>
        </w:rPr>
        <w:t>strlen</w:t>
      </w:r>
      <w:r w:rsidRPr="00EC76D5">
        <w:t xml:space="preserve"> gives the length of a string; </w:t>
      </w:r>
      <w:r w:rsidRPr="00EC76D5">
        <w:rPr>
          <w:rStyle w:val="CodeInText0"/>
        </w:rPr>
        <w:t>strcmp</w:t>
      </w:r>
      <w:r w:rsidRPr="00EC76D5">
        <w:t xml:space="preserve"> compares two strings; </w:t>
      </w:r>
      <w:r w:rsidRPr="00EC76D5">
        <w:rPr>
          <w:rStyle w:val="CodeInText0"/>
        </w:rPr>
        <w:t>strchr</w:t>
      </w:r>
      <w:r w:rsidRPr="00EC76D5">
        <w:t xml:space="preserve"> and </w:t>
      </w:r>
      <w:r w:rsidRPr="00EC76D5">
        <w:rPr>
          <w:rStyle w:val="CodeInText0"/>
        </w:rPr>
        <w:t>strrchr</w:t>
      </w:r>
      <w:r w:rsidRPr="00EC76D5">
        <w:t xml:space="preserve"> gives the first and last occurrence of a character in a string. All functions look for the finishing null character (‘\0’), </w:t>
      </w:r>
      <w:r w:rsidRPr="00EC76D5">
        <w:rPr>
          <w:rStyle w:val="CodeInText0"/>
        </w:rPr>
        <w:t>strcmp</w:t>
      </w:r>
      <w:r w:rsidRPr="00EC76D5">
        <w:t xml:space="preserve"> </w:t>
      </w:r>
      <w:r w:rsidRPr="00EC76D5">
        <w:lastRenderedPageBreak/>
        <w:t xml:space="preserve">returns a value less than zero if the first string is smaller than second string, a value greater than zero if the second string is larger, and zero if they are equals. Note that the comparison continues until the finishing zero character has been found, even though the character arrays may be longer. As </w:t>
      </w:r>
      <w:r w:rsidRPr="00EC76D5">
        <w:rPr>
          <w:rStyle w:val="CodeInText0"/>
        </w:rPr>
        <w:t>strchr</w:t>
      </w:r>
      <w:r w:rsidRPr="00EC76D5">
        <w:t xml:space="preserve"> and </w:t>
      </w:r>
      <w:r w:rsidRPr="00EC76D5">
        <w:rPr>
          <w:rStyle w:val="CodeInText0"/>
        </w:rPr>
        <w:t>strrchr</w:t>
      </w:r>
      <w:r w:rsidRPr="00EC76D5">
        <w:t xml:space="preserve"> return a pointer to the found character (or null if it was not found), we can calculate the array index by subtracting the pointers.</w:t>
      </w:r>
    </w:p>
    <w:p w14:paraId="236F1B6B" w14:textId="77777777" w:rsidR="00E80032" w:rsidRPr="00EC76D5" w:rsidRDefault="00E80032" w:rsidP="00E80032">
      <w:pPr>
        <w:pStyle w:val="Code"/>
      </w:pPr>
      <w:r w:rsidRPr="00EC76D5">
        <w:rPr>
          <w:color w:val="000000" w:themeColor="text1"/>
          <w:rPrChange w:id="6209" w:author="Stefan Björnander" w:date="2012-05-06T21:51:00Z">
            <w:rPr>
              <w:color w:val="0000FF"/>
            </w:rPr>
          </w:rPrChange>
        </w:rPr>
        <w:t>int</w:t>
      </w:r>
      <w:r w:rsidRPr="00EC76D5">
        <w:t xml:space="preserve"> FirstIndexOf(char s[], </w:t>
      </w:r>
      <w:r w:rsidRPr="00EC76D5">
        <w:rPr>
          <w:color w:val="000000" w:themeColor="text1"/>
          <w:rPrChange w:id="6210" w:author="Stefan Björnander" w:date="2012-05-06T21:51:00Z">
            <w:rPr>
              <w:color w:val="0000FF"/>
            </w:rPr>
          </w:rPrChange>
        </w:rPr>
        <w:t>char</w:t>
      </w:r>
      <w:r w:rsidRPr="00EC76D5">
        <w:t xml:space="preserve"> c) {</w:t>
      </w:r>
    </w:p>
    <w:p w14:paraId="787B8FC4" w14:textId="77777777" w:rsidR="00E80032" w:rsidRPr="00EC76D5" w:rsidRDefault="00E80032" w:rsidP="00E80032">
      <w:pPr>
        <w:pStyle w:val="Code"/>
      </w:pPr>
      <w:r w:rsidRPr="00EC76D5">
        <w:t xml:space="preserve">  char* p = strchr(s, c);</w:t>
      </w:r>
    </w:p>
    <w:p w14:paraId="37473F60" w14:textId="77777777" w:rsidR="00E80032" w:rsidRPr="00EC76D5" w:rsidRDefault="00E80032" w:rsidP="00E80032">
      <w:pPr>
        <w:pStyle w:val="Code"/>
      </w:pPr>
      <w:r w:rsidRPr="00EC76D5">
        <w:t xml:space="preserve">  return (p != NULL) ? (p - s) : -1;</w:t>
      </w:r>
    </w:p>
    <w:p w14:paraId="43571260" w14:textId="77777777" w:rsidR="00E80032" w:rsidRPr="00EC76D5" w:rsidRDefault="00E80032" w:rsidP="00E80032">
      <w:pPr>
        <w:pStyle w:val="Code"/>
      </w:pPr>
      <w:r w:rsidRPr="00EC76D5">
        <w:t>}</w:t>
      </w:r>
    </w:p>
    <w:p w14:paraId="7E68D82B" w14:textId="77777777" w:rsidR="00E80032" w:rsidRPr="00EC76D5" w:rsidRDefault="00E80032" w:rsidP="00E80032">
      <w:pPr>
        <w:pStyle w:val="Code"/>
      </w:pPr>
    </w:p>
    <w:p w14:paraId="1739EE06" w14:textId="77777777" w:rsidR="00E80032" w:rsidRPr="00EC76D5" w:rsidRDefault="00E80032" w:rsidP="00E80032">
      <w:pPr>
        <w:pStyle w:val="Code"/>
      </w:pPr>
      <w:r w:rsidRPr="00EC76D5">
        <w:rPr>
          <w:color w:val="000000" w:themeColor="text1"/>
          <w:rPrChange w:id="6211" w:author="Stefan Björnander" w:date="2012-05-06T21:51:00Z">
            <w:rPr>
              <w:color w:val="0000FF"/>
            </w:rPr>
          </w:rPrChange>
        </w:rPr>
        <w:t>int</w:t>
      </w:r>
      <w:r w:rsidRPr="00EC76D5">
        <w:t xml:space="preserve"> LastIndexOf(</w:t>
      </w:r>
      <w:r w:rsidRPr="00EC76D5">
        <w:rPr>
          <w:color w:val="000000" w:themeColor="text1"/>
          <w:rPrChange w:id="6212" w:author="Stefan Björnander" w:date="2012-05-06T21:51:00Z">
            <w:rPr>
              <w:color w:val="0000FF"/>
            </w:rPr>
          </w:rPrChange>
        </w:rPr>
        <w:t>char</w:t>
      </w:r>
      <w:r w:rsidRPr="00EC76D5">
        <w:t xml:space="preserve"> s[], </w:t>
      </w:r>
      <w:r w:rsidRPr="00EC76D5">
        <w:rPr>
          <w:color w:val="000000" w:themeColor="text1"/>
          <w:rPrChange w:id="6213" w:author="Stefan Björnander" w:date="2012-05-06T21:51:00Z">
            <w:rPr>
              <w:color w:val="0000FF"/>
            </w:rPr>
          </w:rPrChange>
        </w:rPr>
        <w:t>char</w:t>
      </w:r>
      <w:r w:rsidRPr="00EC76D5">
        <w:t xml:space="preserve"> c) {</w:t>
      </w:r>
    </w:p>
    <w:p w14:paraId="246D0E29" w14:textId="77777777" w:rsidR="00E80032" w:rsidRPr="00EC76D5" w:rsidRDefault="00E80032" w:rsidP="00E80032">
      <w:pPr>
        <w:pStyle w:val="Code"/>
      </w:pPr>
      <w:r w:rsidRPr="00EC76D5">
        <w:t xml:space="preserve">  char* p = strrchr(s, c);</w:t>
      </w:r>
    </w:p>
    <w:p w14:paraId="06C4F44B" w14:textId="77777777" w:rsidR="00E80032" w:rsidRPr="00EC76D5" w:rsidRDefault="00E80032" w:rsidP="00E80032">
      <w:pPr>
        <w:pStyle w:val="Code"/>
      </w:pPr>
      <w:r w:rsidRPr="00EC76D5">
        <w:t xml:space="preserve">  return (p != NULL) ? (p - s) : -1;</w:t>
      </w:r>
    </w:p>
    <w:p w14:paraId="4CDC99F7" w14:textId="77777777" w:rsidR="00E80032" w:rsidRPr="00EC76D5" w:rsidRDefault="00E80032" w:rsidP="00E80032">
      <w:pPr>
        <w:pStyle w:val="Code"/>
      </w:pPr>
      <w:r w:rsidRPr="00EC76D5">
        <w:t>}</w:t>
      </w:r>
    </w:p>
    <w:p w14:paraId="460B85D3" w14:textId="77777777" w:rsidR="00E80032" w:rsidRPr="00EC76D5" w:rsidRDefault="00E80032" w:rsidP="00E80032">
      <w:pPr>
        <w:pStyle w:val="Code"/>
      </w:pPr>
    </w:p>
    <w:p w14:paraId="4319DB79" w14:textId="77777777" w:rsidR="00E80032" w:rsidRPr="00EC76D5" w:rsidRDefault="00E80032" w:rsidP="00E80032">
      <w:pPr>
        <w:pStyle w:val="Code"/>
      </w:pPr>
      <w:r w:rsidRPr="00EC76D5">
        <w:t>void main(void) {</w:t>
      </w:r>
    </w:p>
    <w:p w14:paraId="52059968" w14:textId="77777777" w:rsidR="00E80032" w:rsidRPr="00EC76D5" w:rsidRDefault="00E80032" w:rsidP="00E80032">
      <w:pPr>
        <w:pStyle w:val="Code"/>
      </w:pPr>
      <w:r w:rsidRPr="00EC76D5">
        <w:t xml:space="preserve">  char s1[] = </w:t>
      </w:r>
      <w:r w:rsidRPr="00EC76D5">
        <w:rPr>
          <w:color w:val="000000" w:themeColor="text1"/>
          <w:rPrChange w:id="6214" w:author="Stefan Björnander" w:date="2012-05-06T21:51:00Z">
            <w:rPr>
              <w:color w:val="A31515"/>
            </w:rPr>
          </w:rPrChange>
        </w:rPr>
        <w:t>"Hello"</w:t>
      </w:r>
      <w:r w:rsidRPr="00EC76D5">
        <w:t xml:space="preserve">, s2[] = </w:t>
      </w:r>
      <w:r w:rsidRPr="00EC76D5">
        <w:rPr>
          <w:color w:val="000000" w:themeColor="text1"/>
          <w:rPrChange w:id="6215" w:author="Stefan Björnander" w:date="2012-05-06T21:51:00Z">
            <w:rPr>
              <w:color w:val="A31515"/>
            </w:rPr>
          </w:rPrChange>
        </w:rPr>
        <w:t>"World"</w:t>
      </w:r>
      <w:r w:rsidRPr="00EC76D5">
        <w:t>;</w:t>
      </w:r>
    </w:p>
    <w:p w14:paraId="3BDB0C90" w14:textId="77777777" w:rsidR="00E80032" w:rsidRPr="00EC76D5" w:rsidRDefault="00E80032" w:rsidP="00E80032">
      <w:pPr>
        <w:pStyle w:val="Code"/>
      </w:pPr>
      <w:r w:rsidRPr="00EC76D5">
        <w:t xml:space="preserve">  char t1[20], t2[20];</w:t>
      </w:r>
    </w:p>
    <w:p w14:paraId="5D7DCBB9" w14:textId="77777777" w:rsidR="00E80032" w:rsidRPr="00EC76D5" w:rsidRDefault="00E80032" w:rsidP="00E80032">
      <w:pPr>
        <w:pStyle w:val="Code"/>
      </w:pPr>
    </w:p>
    <w:p w14:paraId="3DFD6920" w14:textId="77777777" w:rsidR="00E80032" w:rsidRPr="00EC76D5" w:rsidRDefault="00E80032" w:rsidP="00E80032">
      <w:pPr>
        <w:pStyle w:val="Code"/>
      </w:pPr>
      <w:r w:rsidRPr="00EC76D5">
        <w:t xml:space="preserve">  strcpy(t1, s1);</w:t>
      </w:r>
    </w:p>
    <w:p w14:paraId="3DB6C033" w14:textId="77777777" w:rsidR="00E80032" w:rsidRPr="00EC76D5" w:rsidRDefault="00E80032" w:rsidP="00E80032">
      <w:pPr>
        <w:pStyle w:val="Code"/>
      </w:pPr>
      <w:r w:rsidRPr="00EC76D5">
        <w:t xml:space="preserve">  strcat(t1, s2);</w:t>
      </w:r>
    </w:p>
    <w:p w14:paraId="26F83A9F" w14:textId="77777777" w:rsidR="00E80032" w:rsidRPr="00EC76D5" w:rsidRDefault="00E80032" w:rsidP="00E80032">
      <w:pPr>
        <w:pStyle w:val="Code"/>
      </w:pPr>
    </w:p>
    <w:p w14:paraId="1BEDB44A" w14:textId="77777777" w:rsidR="00E80032" w:rsidRPr="00EC76D5" w:rsidRDefault="00E80032" w:rsidP="00E80032">
      <w:pPr>
        <w:pStyle w:val="Code"/>
      </w:pPr>
      <w:r w:rsidRPr="00EC76D5">
        <w:t xml:space="preserve">  sprintf(t2, "%s, %s!", s1, s2);</w:t>
      </w:r>
    </w:p>
    <w:p w14:paraId="092A3C26" w14:textId="77777777" w:rsidR="00E80032" w:rsidRPr="00EC76D5" w:rsidRDefault="00E80032" w:rsidP="00E80032">
      <w:pPr>
        <w:pStyle w:val="Code"/>
      </w:pPr>
      <w:r w:rsidRPr="00EC76D5">
        <w:t xml:space="preserve">  printf("t1: \"%s\", length of t1: %d, t2: \"%s\"\n",</w:t>
      </w:r>
    </w:p>
    <w:p w14:paraId="3452394C" w14:textId="77777777" w:rsidR="00E80032" w:rsidRPr="00EC76D5" w:rsidRDefault="00E80032" w:rsidP="00E80032">
      <w:pPr>
        <w:pStyle w:val="Code"/>
      </w:pPr>
      <w:r w:rsidRPr="00EC76D5">
        <w:t xml:space="preserve">         t1, strlen(t1), t2);</w:t>
      </w:r>
    </w:p>
    <w:p w14:paraId="516CFAFD" w14:textId="77777777" w:rsidR="00E80032" w:rsidRPr="00EC76D5" w:rsidRDefault="00E80032" w:rsidP="00E80032">
      <w:pPr>
        <w:pStyle w:val="Code"/>
      </w:pPr>
      <w:r w:rsidRPr="00EC76D5">
        <w:t xml:space="preserve">  printf("Comparing t1 and t2: %d\n", strcmp(t1, t2));</w:t>
      </w:r>
    </w:p>
    <w:p w14:paraId="5CE5A8B4" w14:textId="77777777" w:rsidR="00E80032" w:rsidRPr="00EC76D5" w:rsidRDefault="00E80032" w:rsidP="00E80032">
      <w:pPr>
        <w:pStyle w:val="Code"/>
      </w:pPr>
      <w:r w:rsidRPr="00EC76D5">
        <w:t xml:space="preserve">  printf("First Index of 'l' in t2: %d, last index of 'l' in t2: %d.\n",</w:t>
      </w:r>
    </w:p>
    <w:p w14:paraId="7185F7B3" w14:textId="77777777" w:rsidR="00E80032" w:rsidRPr="00EC76D5" w:rsidRDefault="00E80032" w:rsidP="00E80032">
      <w:pPr>
        <w:pStyle w:val="Code"/>
      </w:pPr>
      <w:r w:rsidRPr="00EC76D5">
        <w:t xml:space="preserve">         FirstIndexOf(t2, 'l'), LastIndexOf(t2, </w:t>
      </w:r>
      <w:r w:rsidRPr="00EC76D5">
        <w:rPr>
          <w:color w:val="000000" w:themeColor="text1"/>
          <w:rPrChange w:id="6216" w:author="Stefan Björnander" w:date="2012-05-06T21:51:00Z">
            <w:rPr>
              <w:color w:val="A31515"/>
            </w:rPr>
          </w:rPrChange>
        </w:rPr>
        <w:t>'l'</w:t>
      </w:r>
      <w:r w:rsidRPr="00EC76D5">
        <w:t>));</w:t>
      </w:r>
    </w:p>
    <w:p w14:paraId="3B7C86F6" w14:textId="77777777" w:rsidR="00E80032" w:rsidRPr="00EC76D5" w:rsidRDefault="00E80032" w:rsidP="00E80032">
      <w:pPr>
        <w:pStyle w:val="Code"/>
      </w:pPr>
      <w:r w:rsidRPr="00EC76D5">
        <w:t>}</w:t>
      </w:r>
    </w:p>
    <w:p w14:paraId="33526BCD" w14:textId="35994165" w:rsidR="00E80032" w:rsidRPr="00EC76D5" w:rsidRDefault="00E80032" w:rsidP="00E80032">
      <w:r w:rsidRPr="00EC76D5">
        <w:t xml:space="preserve">It is also possible to write to a string with </w:t>
      </w:r>
      <w:r w:rsidRPr="00EC76D5">
        <w:rPr>
          <w:rStyle w:val="CodeInText0"/>
        </w:rPr>
        <w:t>sprintf</w:t>
      </w:r>
      <w:r w:rsidRPr="00EC76D5">
        <w:t xml:space="preserve"> and read from a string with </w:t>
      </w:r>
      <w:r w:rsidRPr="00EC76D5">
        <w:rPr>
          <w:rStyle w:val="CodeInText0"/>
        </w:rPr>
        <w:t>sscanf</w:t>
      </w:r>
      <w:r w:rsidRPr="00EC76D5">
        <w:t xml:space="preserve">. These function come in handy when to </w:t>
      </w:r>
      <w:r w:rsidR="00D83A6D" w:rsidRPr="00EC76D5">
        <w:t>cast</w:t>
      </w:r>
      <w:r w:rsidRPr="00EC76D5">
        <w:t xml:space="preserve"> between strings and numerical values.</w:t>
      </w:r>
    </w:p>
    <w:p w14:paraId="7BFE688B" w14:textId="77777777" w:rsidR="00E80032" w:rsidRPr="00EC76D5" w:rsidRDefault="00E80032" w:rsidP="00E80032">
      <w:pPr>
        <w:pStyle w:val="Code"/>
      </w:pPr>
      <w:r w:rsidRPr="00EC76D5">
        <w:rPr>
          <w:color w:val="000000" w:themeColor="text1"/>
          <w:rPrChange w:id="6217" w:author="Stefan Björnander" w:date="2012-05-06T21:51:00Z">
            <w:rPr>
              <w:color w:val="0000FF"/>
            </w:rPr>
          </w:rPrChange>
        </w:rPr>
        <w:t>void</w:t>
      </w:r>
      <w:r w:rsidRPr="00EC76D5">
        <w:t xml:space="preserve"> main() {</w:t>
      </w:r>
    </w:p>
    <w:p w14:paraId="69FD8ADD" w14:textId="77777777" w:rsidR="00E80032" w:rsidRPr="00EC76D5" w:rsidRDefault="00E80032" w:rsidP="00E80032">
      <w:pPr>
        <w:pStyle w:val="Code"/>
      </w:pPr>
      <w:r w:rsidRPr="00EC76D5">
        <w:t xml:space="preserve">  int i;</w:t>
      </w:r>
    </w:p>
    <w:p w14:paraId="3EC52F8E" w14:textId="77777777" w:rsidR="00E80032" w:rsidRPr="00EC76D5" w:rsidRDefault="00E80032" w:rsidP="00E80032">
      <w:pPr>
        <w:pStyle w:val="Code"/>
      </w:pPr>
      <w:r w:rsidRPr="00EC76D5">
        <w:t xml:space="preserve">  </w:t>
      </w:r>
      <w:r w:rsidRPr="00EC76D5">
        <w:rPr>
          <w:color w:val="000000" w:themeColor="text1"/>
          <w:rPrChange w:id="6218" w:author="Stefan Björnander" w:date="2012-05-06T21:51:00Z">
            <w:rPr>
              <w:color w:val="0000FF"/>
            </w:rPr>
          </w:rPrChange>
        </w:rPr>
        <w:t>double</w:t>
      </w:r>
      <w:r w:rsidRPr="00EC76D5">
        <w:t xml:space="preserve"> x;</w:t>
      </w:r>
    </w:p>
    <w:p w14:paraId="2DBE2A50" w14:textId="77777777" w:rsidR="00E80032" w:rsidRPr="00EC76D5" w:rsidRDefault="00E80032" w:rsidP="00E80032">
      <w:pPr>
        <w:pStyle w:val="Code"/>
      </w:pPr>
      <w:r w:rsidRPr="00EC76D5">
        <w:t xml:space="preserve">  char s1[20], s2[20];</w:t>
      </w:r>
    </w:p>
    <w:p w14:paraId="7369FCBA" w14:textId="77777777" w:rsidR="00E80032" w:rsidRPr="00EC76D5" w:rsidRDefault="00E80032" w:rsidP="00E80032">
      <w:pPr>
        <w:pStyle w:val="Code"/>
      </w:pPr>
    </w:p>
    <w:p w14:paraId="44115837" w14:textId="77777777" w:rsidR="00E80032" w:rsidRPr="00EC76D5" w:rsidRDefault="00E80032" w:rsidP="00E80032">
      <w:pPr>
        <w:pStyle w:val="Code"/>
      </w:pPr>
      <w:r w:rsidRPr="00EC76D5">
        <w:t xml:space="preserve">  sprintf(s1, "%d", 123);</w:t>
      </w:r>
    </w:p>
    <w:p w14:paraId="68721E81" w14:textId="77777777" w:rsidR="00E80032" w:rsidRPr="00EC76D5" w:rsidRDefault="00E80032" w:rsidP="00E80032">
      <w:pPr>
        <w:pStyle w:val="Code"/>
      </w:pPr>
      <w:r w:rsidRPr="00EC76D5">
        <w:t xml:space="preserve">  sprintf(s2, "%f", 123.456e-3);</w:t>
      </w:r>
    </w:p>
    <w:p w14:paraId="7D09239C" w14:textId="77777777" w:rsidR="00E80032" w:rsidRPr="00EC76D5" w:rsidRDefault="00E80032" w:rsidP="00E80032">
      <w:pPr>
        <w:pStyle w:val="Code"/>
      </w:pPr>
    </w:p>
    <w:p w14:paraId="62A81553" w14:textId="77777777" w:rsidR="00E80032" w:rsidRPr="00EC76D5" w:rsidRDefault="00E80032" w:rsidP="00E80032">
      <w:pPr>
        <w:pStyle w:val="Code"/>
      </w:pPr>
      <w:r w:rsidRPr="00EC76D5">
        <w:t xml:space="preserve">  printf("s1 = \"%s\", s2 = \"%s\"\n", s1, s2);</w:t>
      </w:r>
    </w:p>
    <w:p w14:paraId="65470284" w14:textId="77777777" w:rsidR="00E80032" w:rsidRPr="00EC76D5" w:rsidRDefault="00E80032" w:rsidP="00E80032">
      <w:pPr>
        <w:pStyle w:val="Code"/>
      </w:pPr>
    </w:p>
    <w:p w14:paraId="70387B56" w14:textId="77777777" w:rsidR="00E80032" w:rsidRPr="00EC76D5" w:rsidRDefault="00E80032" w:rsidP="00E80032">
      <w:pPr>
        <w:pStyle w:val="Code"/>
      </w:pPr>
      <w:r w:rsidRPr="00EC76D5">
        <w:t xml:space="preserve">  sscanf(s1, "%d", &amp;i);</w:t>
      </w:r>
    </w:p>
    <w:p w14:paraId="41E075F9" w14:textId="77777777" w:rsidR="00E80032" w:rsidRPr="00EC76D5" w:rsidRDefault="00E80032" w:rsidP="00E80032">
      <w:pPr>
        <w:pStyle w:val="Code"/>
      </w:pPr>
      <w:r w:rsidRPr="00EC76D5">
        <w:t xml:space="preserve">  sscanf(s2, "%lf", &amp;x);</w:t>
      </w:r>
    </w:p>
    <w:p w14:paraId="5B1AA24E" w14:textId="77777777" w:rsidR="00E80032" w:rsidRPr="00EC76D5" w:rsidRDefault="00E80032" w:rsidP="00E80032">
      <w:pPr>
        <w:pStyle w:val="Code"/>
      </w:pPr>
    </w:p>
    <w:p w14:paraId="27D163CD" w14:textId="77777777" w:rsidR="00E80032" w:rsidRPr="00EC76D5" w:rsidRDefault="00E80032" w:rsidP="00E80032">
      <w:pPr>
        <w:pStyle w:val="Code"/>
      </w:pPr>
      <w:r w:rsidRPr="00EC76D5">
        <w:t xml:space="preserve">  printf("i = %d, x = %f\n", i, x);</w:t>
      </w:r>
    </w:p>
    <w:p w14:paraId="26EE84AB" w14:textId="77777777" w:rsidR="00E80032" w:rsidRPr="00EC76D5" w:rsidRDefault="00E80032" w:rsidP="00E80032">
      <w:pPr>
        <w:pStyle w:val="Code"/>
      </w:pPr>
      <w:r w:rsidRPr="00EC76D5">
        <w:t>}</w:t>
      </w:r>
    </w:p>
    <w:p w14:paraId="27645BC1" w14:textId="77777777" w:rsidR="00E80032" w:rsidRPr="00EC76D5" w:rsidRDefault="00E80032" w:rsidP="00E80032">
      <w:r w:rsidRPr="00EC76D5">
        <w:t>The functions return the number of values written or read, which gives that we can check that the conversion worked.</w:t>
      </w:r>
    </w:p>
    <w:p w14:paraId="5020C777" w14:textId="77777777" w:rsidR="00E80032" w:rsidRPr="00EC76D5" w:rsidRDefault="00E80032" w:rsidP="00E80032">
      <w:pPr>
        <w:pStyle w:val="Code"/>
      </w:pPr>
      <w:r w:rsidRPr="00EC76D5">
        <w:t xml:space="preserve">  </w:t>
      </w:r>
      <w:r w:rsidRPr="00EC76D5">
        <w:rPr>
          <w:color w:val="000000" w:themeColor="text1"/>
          <w:rPrChange w:id="6219" w:author="Stefan Björnander" w:date="2012-05-06T21:51:00Z">
            <w:rPr>
              <w:color w:val="0000FF"/>
            </w:rPr>
          </w:rPrChange>
        </w:rPr>
        <w:t>if</w:t>
      </w:r>
      <w:r w:rsidRPr="00EC76D5">
        <w:t xml:space="preserve"> (sscanf(s2, </w:t>
      </w:r>
      <w:r w:rsidRPr="00EC76D5">
        <w:rPr>
          <w:color w:val="000000" w:themeColor="text1"/>
          <w:rPrChange w:id="6220" w:author="Stefan Björnander" w:date="2012-05-06T21:51:00Z">
            <w:rPr>
              <w:color w:val="A31515"/>
            </w:rPr>
          </w:rPrChange>
        </w:rPr>
        <w:t>"%lf"</w:t>
      </w:r>
      <w:r w:rsidRPr="00EC76D5">
        <w:t>, &amp;x) == 1) {</w:t>
      </w:r>
    </w:p>
    <w:p w14:paraId="1490FD98" w14:textId="77777777" w:rsidR="00E80032" w:rsidRPr="00EC76D5" w:rsidRDefault="00E80032" w:rsidP="00E80032">
      <w:pPr>
        <w:pStyle w:val="Code"/>
      </w:pPr>
      <w:r w:rsidRPr="00EC76D5">
        <w:t xml:space="preserve">    printf("x = %f\n", x);</w:t>
      </w:r>
    </w:p>
    <w:p w14:paraId="195D7023" w14:textId="77777777" w:rsidR="00E80032" w:rsidRPr="00EC76D5" w:rsidRDefault="00E80032" w:rsidP="00E80032">
      <w:pPr>
        <w:pStyle w:val="Code"/>
      </w:pPr>
      <w:r w:rsidRPr="00EC76D5">
        <w:t xml:space="preserve">  }</w:t>
      </w:r>
    </w:p>
    <w:p w14:paraId="30A39FDE" w14:textId="77777777" w:rsidR="00E80032" w:rsidRPr="00EC76D5" w:rsidRDefault="00E80032" w:rsidP="00E80032">
      <w:pPr>
        <w:pStyle w:val="Code"/>
      </w:pPr>
      <w:r w:rsidRPr="00EC76D5">
        <w:t xml:space="preserve">  else {</w:t>
      </w:r>
    </w:p>
    <w:p w14:paraId="1038E77C" w14:textId="54BCEB4F" w:rsidR="00E80032" w:rsidRPr="00EC76D5" w:rsidRDefault="00E80032" w:rsidP="00E80032">
      <w:pPr>
        <w:pStyle w:val="Code"/>
      </w:pPr>
      <w:r w:rsidRPr="00EC76D5">
        <w:lastRenderedPageBreak/>
        <w:t xml:space="preserve">    printf("Could not </w:t>
      </w:r>
      <w:r w:rsidR="00D83A6D" w:rsidRPr="00EC76D5">
        <w:t>cast</w:t>
      </w:r>
      <w:r w:rsidRPr="00EC76D5">
        <w:t xml:space="preserve"> the string \"%s\".\n", s2);</w:t>
      </w:r>
    </w:p>
    <w:p w14:paraId="72153FBC" w14:textId="77777777" w:rsidR="00E80032" w:rsidRPr="00EC76D5" w:rsidRDefault="00E80032" w:rsidP="00E80032">
      <w:pPr>
        <w:pStyle w:val="Code"/>
      </w:pPr>
      <w:r w:rsidRPr="00EC76D5">
        <w:t xml:space="preserve">  }</w:t>
      </w:r>
    </w:p>
    <w:p w14:paraId="343AF846" w14:textId="77777777" w:rsidR="00E80032" w:rsidRPr="00EC76D5" w:rsidRDefault="00E80032" w:rsidP="00E80032">
      <w:r w:rsidRPr="00EC76D5">
        <w:t>Moreover, we can also count the number of read character and decide whether to whole string has been read.</w:t>
      </w:r>
    </w:p>
    <w:p w14:paraId="55535B56" w14:textId="77777777" w:rsidR="00E80032" w:rsidRPr="00EC76D5" w:rsidRDefault="00E80032" w:rsidP="00E80032">
      <w:pPr>
        <w:pStyle w:val="Code"/>
      </w:pPr>
      <w:r w:rsidRPr="00EC76D5">
        <w:t xml:space="preserve">  sscanf(s2, </w:t>
      </w:r>
      <w:r w:rsidRPr="00EC76D5">
        <w:rPr>
          <w:color w:val="000000" w:themeColor="text1"/>
          <w:rPrChange w:id="6221" w:author="Stefan Björnander" w:date="2012-05-06T21:51:00Z">
            <w:rPr>
              <w:color w:val="A31515"/>
            </w:rPr>
          </w:rPrChange>
        </w:rPr>
        <w:t>"%lf%n"</w:t>
      </w:r>
      <w:r w:rsidRPr="00EC76D5">
        <w:t>, &amp;x, &amp;charCount);</w:t>
      </w:r>
    </w:p>
    <w:p w14:paraId="79E3DE23" w14:textId="77777777" w:rsidR="00E80032" w:rsidRPr="00EC76D5" w:rsidRDefault="00E80032" w:rsidP="00E80032">
      <w:pPr>
        <w:pStyle w:val="Code"/>
      </w:pPr>
    </w:p>
    <w:p w14:paraId="35CDD422" w14:textId="77777777" w:rsidR="00E80032" w:rsidRPr="00EC76D5" w:rsidRDefault="00E80032" w:rsidP="00E80032">
      <w:pPr>
        <w:pStyle w:val="Code"/>
      </w:pPr>
      <w:r w:rsidRPr="00EC76D5">
        <w:t xml:space="preserve">  if (charCount == strlen(s2)) {</w:t>
      </w:r>
    </w:p>
    <w:p w14:paraId="344FFA17" w14:textId="77777777" w:rsidR="00E80032" w:rsidRPr="00EC76D5" w:rsidRDefault="00E80032" w:rsidP="00E80032">
      <w:pPr>
        <w:pStyle w:val="Code"/>
      </w:pPr>
      <w:r w:rsidRPr="00EC76D5">
        <w:t xml:space="preserve">    printf("x = %f\n", x);</w:t>
      </w:r>
    </w:p>
    <w:p w14:paraId="7B3A00BF" w14:textId="77777777" w:rsidR="00E80032" w:rsidRPr="00EC76D5" w:rsidRDefault="00E80032" w:rsidP="00E80032">
      <w:pPr>
        <w:pStyle w:val="Code"/>
      </w:pPr>
      <w:r w:rsidRPr="00EC76D5">
        <w:t xml:space="preserve">  }</w:t>
      </w:r>
    </w:p>
    <w:p w14:paraId="7B3B88A8" w14:textId="77777777" w:rsidR="00E80032" w:rsidRPr="00EC76D5" w:rsidRDefault="00E80032" w:rsidP="00E80032">
      <w:pPr>
        <w:pStyle w:val="Code"/>
      </w:pPr>
      <w:r w:rsidRPr="00EC76D5">
        <w:t xml:space="preserve">  else {</w:t>
      </w:r>
    </w:p>
    <w:p w14:paraId="35F69D2D" w14:textId="77ECA62F" w:rsidR="00E80032" w:rsidRPr="00EC76D5" w:rsidRDefault="00E80032" w:rsidP="00E80032">
      <w:pPr>
        <w:pStyle w:val="Code"/>
      </w:pPr>
      <w:r w:rsidRPr="00EC76D5">
        <w:t xml:space="preserve">    printf("Could not </w:t>
      </w:r>
      <w:r w:rsidR="00D83A6D" w:rsidRPr="00EC76D5">
        <w:t>cast</w:t>
      </w:r>
      <w:r w:rsidRPr="00EC76D5">
        <w:t xml:space="preserve"> the string \"%s\".\n", s2);</w:t>
      </w:r>
    </w:p>
    <w:p w14:paraId="50F8A2D6" w14:textId="77777777" w:rsidR="00E80032" w:rsidRPr="00EC76D5" w:rsidRDefault="00E80032" w:rsidP="00E80032">
      <w:pPr>
        <w:pStyle w:val="Code"/>
      </w:pPr>
      <w:r w:rsidRPr="00EC76D5">
        <w:t xml:space="preserve">  }</w:t>
      </w:r>
    </w:p>
    <w:p w14:paraId="6D8BBD43" w14:textId="77777777" w:rsidR="00E80032" w:rsidRPr="00EC76D5" w:rsidRDefault="00E80032" w:rsidP="007C7CB2">
      <w:pPr>
        <w:pStyle w:val="Rubrik3"/>
      </w:pPr>
      <w:bookmarkStart w:id="6222" w:name="_Toc323656736"/>
      <w:bookmarkStart w:id="6223" w:name="_Toc324085474"/>
      <w:bookmarkStart w:id="6224" w:name="_Toc383781126"/>
      <w:bookmarkStart w:id="6225" w:name="_Toc481936526"/>
      <w:r w:rsidRPr="00EC76D5">
        <w:t>Memory Management</w:t>
      </w:r>
      <w:bookmarkEnd w:id="6222"/>
      <w:bookmarkEnd w:id="6223"/>
      <w:bookmarkEnd w:id="6224"/>
      <w:bookmarkEnd w:id="6225"/>
    </w:p>
    <w:p w14:paraId="24E8A528" w14:textId="77777777" w:rsidR="00E80032" w:rsidRPr="00EC76D5" w:rsidRDefault="00E80032" w:rsidP="00E80032">
      <w:r w:rsidRPr="00EC76D5">
        <w:t xml:space="preserve">There is also a set of function for general memory management: </w:t>
      </w:r>
      <w:r w:rsidRPr="00EC76D5">
        <w:rPr>
          <w:rStyle w:val="CodeInText0"/>
        </w:rPr>
        <w:t>memset</w:t>
      </w:r>
      <w:r w:rsidRPr="00EC76D5">
        <w:t xml:space="preserve"> sets each byte of a memory block to a given value; </w:t>
      </w:r>
      <w:r w:rsidRPr="00EC76D5">
        <w:rPr>
          <w:rStyle w:val="CodeInText0"/>
        </w:rPr>
        <w:t>memcmp</w:t>
      </w:r>
      <w:r w:rsidRPr="00EC76D5">
        <w:t xml:space="preserve"> compares the memory blocks; </w:t>
      </w:r>
      <w:r w:rsidRPr="00EC76D5">
        <w:rPr>
          <w:rStyle w:val="CodeInText0"/>
        </w:rPr>
        <w:t>memcpy</w:t>
      </w:r>
      <w:r w:rsidRPr="00EC76D5">
        <w:t xml:space="preserve"> and </w:t>
      </w:r>
      <w:r w:rsidRPr="00EC76D5">
        <w:rPr>
          <w:rStyle w:val="CodeInText0"/>
        </w:rPr>
        <w:t>memmove</w:t>
      </w:r>
      <w:r w:rsidRPr="00EC76D5">
        <w:t xml:space="preserve"> copies a memory block. The difference between them is that </w:t>
      </w:r>
      <w:r w:rsidRPr="00EC76D5">
        <w:rPr>
          <w:rStyle w:val="CodeInText0"/>
        </w:rPr>
        <w:t>memcpy</w:t>
      </w:r>
      <w:r w:rsidRPr="00EC76D5">
        <w:t xml:space="preserve"> copies the bytes of the block directly when </w:t>
      </w:r>
      <w:r w:rsidRPr="00EC76D5">
        <w:rPr>
          <w:rStyle w:val="CodeInText0"/>
        </w:rPr>
        <w:t>memmove</w:t>
      </w:r>
      <w:r w:rsidRPr="00EC76D5">
        <w:t xml:space="preserve"> uses a buffer, which gives that </w:t>
      </w:r>
      <w:r w:rsidRPr="00EC76D5">
        <w:rPr>
          <w:rStyle w:val="CodeInText0"/>
        </w:rPr>
        <w:t>memcpy</w:t>
      </w:r>
      <w:r w:rsidRPr="00EC76D5">
        <w:t xml:space="preserve"> is faster and </w:t>
      </w:r>
      <w:r w:rsidRPr="00EC76D5">
        <w:rPr>
          <w:rStyle w:val="CodeInText0"/>
        </w:rPr>
        <w:t>memmove</w:t>
      </w:r>
      <w:r w:rsidRPr="00EC76D5">
        <w:t xml:space="preserve"> is safer when copying overlapping blocks.</w:t>
      </w:r>
    </w:p>
    <w:p w14:paraId="0C14C614" w14:textId="77777777" w:rsidR="00E80032" w:rsidRPr="00EC76D5" w:rsidRDefault="00E80032" w:rsidP="00E80032">
      <w:r w:rsidRPr="00EC76D5">
        <w:t>These functions work similar to their string counterparts. However, note that they do not look for a finishing character. Instead, the sizes of the function blocks are given as a parameter.</w:t>
      </w:r>
    </w:p>
    <w:p w14:paraId="13FF98E0" w14:textId="77777777" w:rsidR="00E80032" w:rsidRPr="00EC76D5" w:rsidRDefault="00E80032" w:rsidP="00E80032">
      <w:pPr>
        <w:pStyle w:val="Code"/>
      </w:pPr>
      <w:r w:rsidRPr="00EC76D5">
        <w:rPr>
          <w:color w:val="000000" w:themeColor="text1"/>
          <w:rPrChange w:id="6226" w:author="Stefan Björnander" w:date="2012-05-06T21:51:00Z">
            <w:rPr>
              <w:color w:val="0000FF"/>
            </w:rPr>
          </w:rPrChange>
        </w:rPr>
        <w:t>#include</w:t>
      </w:r>
      <w:r w:rsidRPr="00EC76D5">
        <w:t xml:space="preserve"> &lt;StdLib.h&gt;</w:t>
      </w:r>
    </w:p>
    <w:p w14:paraId="4F989846" w14:textId="77777777" w:rsidR="00E80032" w:rsidRPr="00EC76D5" w:rsidRDefault="00E80032" w:rsidP="00E80032">
      <w:pPr>
        <w:pStyle w:val="Code"/>
      </w:pPr>
    </w:p>
    <w:p w14:paraId="2C169989" w14:textId="77777777" w:rsidR="00E80032" w:rsidRPr="00EC76D5" w:rsidRDefault="00E80032" w:rsidP="00E80032">
      <w:pPr>
        <w:pStyle w:val="Code"/>
      </w:pPr>
      <w:r w:rsidRPr="00EC76D5">
        <w:rPr>
          <w:color w:val="000000" w:themeColor="text1"/>
          <w:rPrChange w:id="6227" w:author="Stefan Björnander" w:date="2012-05-06T21:51:00Z">
            <w:rPr>
              <w:color w:val="0000FF"/>
            </w:rPr>
          </w:rPrChange>
        </w:rPr>
        <w:t>void</w:t>
      </w:r>
      <w:r w:rsidRPr="00EC76D5">
        <w:t xml:space="preserve"> main() {</w:t>
      </w:r>
    </w:p>
    <w:p w14:paraId="7A0CEA04" w14:textId="77777777" w:rsidR="00E80032" w:rsidRPr="00EC76D5" w:rsidRDefault="00E80032" w:rsidP="00E80032">
      <w:pPr>
        <w:pStyle w:val="Code"/>
      </w:pPr>
      <w:r w:rsidRPr="00EC76D5">
        <w:t xml:space="preserve">  int a1[3], a2[3];</w:t>
      </w:r>
    </w:p>
    <w:p w14:paraId="5C7AA612" w14:textId="77777777" w:rsidR="00E80032" w:rsidRPr="00EC76D5" w:rsidRDefault="00E80032" w:rsidP="00E80032">
      <w:pPr>
        <w:pStyle w:val="Code"/>
      </w:pPr>
      <w:r w:rsidRPr="00EC76D5">
        <w:t xml:space="preserve">  memset(a1, 1, sizeof a1);</w:t>
      </w:r>
    </w:p>
    <w:p w14:paraId="6841DBE0" w14:textId="77777777" w:rsidR="00E80032" w:rsidRPr="00EC76D5" w:rsidRDefault="00E80032" w:rsidP="00E80032">
      <w:pPr>
        <w:pStyle w:val="Code"/>
      </w:pPr>
      <w:r w:rsidRPr="00EC76D5">
        <w:t xml:space="preserve">  memcpy(a2, a1, sizeof a2);</w:t>
      </w:r>
    </w:p>
    <w:p w14:paraId="419D0A53" w14:textId="77777777" w:rsidR="00E80032" w:rsidRPr="00EC76D5" w:rsidRDefault="00E80032" w:rsidP="00E80032">
      <w:pPr>
        <w:pStyle w:val="Code"/>
      </w:pPr>
      <w:r w:rsidRPr="00EC76D5">
        <w:t xml:space="preserve">  printf("Comparing a1 and a2: %d\n", memcmp(a1, a2, sizeof a2));</w:t>
      </w:r>
    </w:p>
    <w:p w14:paraId="40A1E5D9" w14:textId="77777777" w:rsidR="00E80032" w:rsidRPr="00EC76D5" w:rsidRDefault="00E80032" w:rsidP="00E80032">
      <w:pPr>
        <w:pStyle w:val="Code"/>
      </w:pPr>
      <w:r w:rsidRPr="00EC76D5">
        <w:t>}</w:t>
      </w:r>
    </w:p>
    <w:p w14:paraId="1DFB8B8D" w14:textId="77777777" w:rsidR="00E80032" w:rsidRPr="00EC76D5" w:rsidRDefault="00E80032" w:rsidP="007C7CB2">
      <w:pPr>
        <w:pStyle w:val="Rubrik3"/>
      </w:pPr>
      <w:bookmarkStart w:id="6228" w:name="_Toc323656737"/>
      <w:bookmarkStart w:id="6229" w:name="_Toc324085475"/>
      <w:bookmarkStart w:id="6230" w:name="_Toc383781127"/>
      <w:bookmarkStart w:id="6231" w:name="_Toc481936527"/>
      <w:r w:rsidRPr="00EC76D5">
        <w:t>Mathematical Functions</w:t>
      </w:r>
      <w:bookmarkEnd w:id="6228"/>
      <w:bookmarkEnd w:id="6229"/>
      <w:bookmarkEnd w:id="6230"/>
      <w:bookmarkEnd w:id="6231"/>
    </w:p>
    <w:p w14:paraId="56257245" w14:textId="77777777" w:rsidR="00E80032" w:rsidRPr="00EC76D5" w:rsidRDefault="00E80032" w:rsidP="00E80032">
      <w:r w:rsidRPr="00EC76D5">
        <w:t xml:space="preserve">C standard library includes the trigonometric </w:t>
      </w:r>
      <w:r w:rsidRPr="00EC76D5">
        <w:rPr>
          <w:rStyle w:val="CodeInText0"/>
        </w:rPr>
        <w:t>cos</w:t>
      </w:r>
      <w:r w:rsidRPr="00EC76D5">
        <w:t xml:space="preserve">, </w:t>
      </w:r>
      <w:r w:rsidRPr="00EC76D5">
        <w:rPr>
          <w:rStyle w:val="CodeInText0"/>
        </w:rPr>
        <w:t>sin</w:t>
      </w:r>
      <w:r w:rsidRPr="00EC76D5">
        <w:t xml:space="preserve">, </w:t>
      </w:r>
      <w:r w:rsidRPr="00EC76D5">
        <w:rPr>
          <w:rStyle w:val="CodeInText0"/>
        </w:rPr>
        <w:t>tan</w:t>
      </w:r>
      <w:r w:rsidRPr="00EC76D5">
        <w:t xml:space="preserve">, </w:t>
      </w:r>
      <w:r w:rsidRPr="00EC76D5">
        <w:rPr>
          <w:rStyle w:val="CodeInText0"/>
        </w:rPr>
        <w:t>acos</w:t>
      </w:r>
      <w:r w:rsidRPr="00EC76D5">
        <w:t xml:space="preserve">, </w:t>
      </w:r>
      <w:r w:rsidRPr="00EC76D5">
        <w:rPr>
          <w:rStyle w:val="CodeInText0"/>
        </w:rPr>
        <w:t>asin</w:t>
      </w:r>
      <w:r w:rsidRPr="00EC76D5">
        <w:t xml:space="preserve">, and </w:t>
      </w:r>
      <w:r w:rsidRPr="00EC76D5">
        <w:rPr>
          <w:rStyle w:val="CodeInText0"/>
        </w:rPr>
        <w:t>atan</w:t>
      </w:r>
      <w:r w:rsidRPr="00EC76D5">
        <w:t xml:space="preserve">, and </w:t>
      </w:r>
      <w:r w:rsidRPr="00EC76D5">
        <w:rPr>
          <w:rStyle w:val="CodeInText0"/>
        </w:rPr>
        <w:t>atan2</w:t>
      </w:r>
      <w:r w:rsidRPr="00EC76D5">
        <w:t xml:space="preserve">; the hyperbolic functions </w:t>
      </w:r>
      <w:r w:rsidRPr="00EC76D5">
        <w:rPr>
          <w:rStyle w:val="CodeInText0"/>
        </w:rPr>
        <w:t>cosh</w:t>
      </w:r>
      <w:r w:rsidRPr="00EC76D5">
        <w:t xml:space="preserve">, </w:t>
      </w:r>
      <w:r w:rsidRPr="00EC76D5">
        <w:rPr>
          <w:rStyle w:val="CodeInText0"/>
        </w:rPr>
        <w:t>sinh</w:t>
      </w:r>
      <w:r w:rsidRPr="00EC76D5">
        <w:t xml:space="preserve">, and </w:t>
      </w:r>
      <w:r w:rsidRPr="00EC76D5">
        <w:rPr>
          <w:rStyle w:val="CodeInText0"/>
        </w:rPr>
        <w:t>tanh</w:t>
      </w:r>
      <w:r w:rsidRPr="00EC76D5">
        <w:t xml:space="preserve">; </w:t>
      </w:r>
      <w:r w:rsidRPr="00EC76D5">
        <w:rPr>
          <w:rStyle w:val="CodeInText0"/>
        </w:rPr>
        <w:t>ceil</w:t>
      </w:r>
      <w:r w:rsidRPr="00EC76D5">
        <w:t xml:space="preserve"> and </w:t>
      </w:r>
      <w:r w:rsidRPr="00EC76D5">
        <w:rPr>
          <w:rStyle w:val="CodeInText0"/>
        </w:rPr>
        <w:t>floor</w:t>
      </w:r>
      <w:r w:rsidRPr="00EC76D5">
        <w:t xml:space="preserve"> that rounds a floating value to the closest higher and lower value, respectively; </w:t>
      </w:r>
      <w:r w:rsidRPr="00EC76D5">
        <w:rPr>
          <w:rStyle w:val="CodeInText0"/>
        </w:rPr>
        <w:t>exp</w:t>
      </w:r>
      <w:r w:rsidRPr="00EC76D5">
        <w:t xml:space="preserve"> returning the natural exponent; </w:t>
      </w:r>
      <w:r w:rsidRPr="00EC76D5">
        <w:rPr>
          <w:rStyle w:val="CodeInText0"/>
        </w:rPr>
        <w:t>log</w:t>
      </w:r>
      <w:r w:rsidRPr="00EC76D5">
        <w:t xml:space="preserve"> returning the natural logarithm; </w:t>
      </w:r>
      <w:r w:rsidRPr="00EC76D5">
        <w:rPr>
          <w:rStyle w:val="CodeInText0"/>
        </w:rPr>
        <w:t>log10</w:t>
      </w:r>
      <w:r w:rsidRPr="00EC76D5">
        <w:t xml:space="preserve"> returning the logarithm of ten; </w:t>
      </w:r>
      <w:r w:rsidRPr="00EC76D5">
        <w:rPr>
          <w:rStyle w:val="CodeInText0"/>
        </w:rPr>
        <w:t>sqrt</w:t>
      </w:r>
      <w:r w:rsidRPr="00EC76D5">
        <w:t xml:space="preserve"> returning the square root, and </w:t>
      </w:r>
      <w:r w:rsidRPr="00EC76D5">
        <w:rPr>
          <w:rStyle w:val="CodeInText0"/>
        </w:rPr>
        <w:t>pow</w:t>
      </w:r>
      <w:r w:rsidRPr="00EC76D5">
        <w:t xml:space="preserve"> returning the power of two values. All of these functions takes and returns a double value (except </w:t>
      </w:r>
      <w:r w:rsidRPr="00EC76D5">
        <w:rPr>
          <w:rStyle w:val="CodeInText0"/>
        </w:rPr>
        <w:t>atan2</w:t>
      </w:r>
      <w:r w:rsidRPr="00EC76D5">
        <w:t xml:space="preserve"> and </w:t>
      </w:r>
      <w:r w:rsidRPr="00EC76D5">
        <w:rPr>
          <w:rStyle w:val="CodeInText0"/>
        </w:rPr>
        <w:t>pow</w:t>
      </w:r>
      <w:r w:rsidRPr="00EC76D5">
        <w:t xml:space="preserve"> that takes two values). The trigonometric functions deal with angles in radians.</w:t>
      </w:r>
    </w:p>
    <w:p w14:paraId="759D96EE" w14:textId="77777777" w:rsidR="00E80032" w:rsidRPr="00EC76D5" w:rsidRDefault="00E80032" w:rsidP="00E80032">
      <w:r w:rsidRPr="00EC76D5">
        <w:t>When converting a floating value to an integral value, it will always be truncated; that is, rounded to the integer value closest to zero. One way to find the closest integer value is to add 0.5 to the double value before converting it.</w:t>
      </w:r>
    </w:p>
    <w:p w14:paraId="39B42ECF" w14:textId="77777777" w:rsidR="00E80032" w:rsidRPr="00EC76D5" w:rsidRDefault="00E80032" w:rsidP="00E80032">
      <w:pPr>
        <w:pStyle w:val="Code"/>
      </w:pPr>
      <w:r w:rsidRPr="00EC76D5">
        <w:t>printf("double %f, rounded to the closest integer value: %d\n",</w:t>
      </w:r>
    </w:p>
    <w:p w14:paraId="507488E6" w14:textId="77777777" w:rsidR="00E80032" w:rsidRPr="00EC76D5" w:rsidRDefault="00E80032" w:rsidP="00E80032">
      <w:pPr>
        <w:pStyle w:val="Code"/>
      </w:pPr>
      <w:r w:rsidRPr="00EC76D5">
        <w:t xml:space="preserve">       x, ((int) (x + 0.5)));</w:t>
      </w:r>
    </w:p>
    <w:p w14:paraId="21B4C742" w14:textId="77777777" w:rsidR="00E80032" w:rsidRPr="00EC76D5" w:rsidRDefault="00E80032" w:rsidP="007C7CB2">
      <w:pPr>
        <w:pStyle w:val="Rubrik3"/>
      </w:pPr>
      <w:bookmarkStart w:id="6232" w:name="_Toc320485615"/>
      <w:bookmarkStart w:id="6233" w:name="_Toc323656738"/>
      <w:bookmarkStart w:id="6234" w:name="_Toc324085476"/>
      <w:bookmarkStart w:id="6235" w:name="_Toc383781128"/>
      <w:bookmarkStart w:id="6236" w:name="_Toc481936528"/>
      <w:r w:rsidRPr="00EC76D5">
        <w:t>Long Jumps</w:t>
      </w:r>
      <w:bookmarkEnd w:id="6232"/>
      <w:bookmarkEnd w:id="6233"/>
      <w:bookmarkEnd w:id="6234"/>
      <w:bookmarkEnd w:id="6235"/>
      <w:bookmarkEnd w:id="6236"/>
    </w:p>
    <w:p w14:paraId="2F4CF170" w14:textId="77777777" w:rsidR="00E80032" w:rsidRPr="00EC76D5" w:rsidRDefault="00E80032" w:rsidP="00E80032">
      <w:pPr>
        <w:rPr>
          <w:lang w:eastAsia="sv-SE"/>
        </w:rPr>
      </w:pPr>
      <w:r w:rsidRPr="00EC76D5">
        <w:rPr>
          <w:lang w:eastAsia="sv-SE"/>
        </w:rPr>
        <w:t xml:space="preserve">Regular jumps with </w:t>
      </w:r>
      <w:r w:rsidRPr="00EC76D5">
        <w:rPr>
          <w:rStyle w:val="CodeInText0"/>
        </w:rPr>
        <w:t>goto</w:t>
      </w:r>
      <w:r w:rsidRPr="00EC76D5">
        <w:rPr>
          <w:lang w:eastAsia="sv-SE"/>
        </w:rPr>
        <w:t xml:space="preserve"> can only occur in the same function body; long jumps with the standard function </w:t>
      </w:r>
      <w:r w:rsidRPr="00EC76D5">
        <w:rPr>
          <w:rStyle w:val="CodeInText0"/>
        </w:rPr>
        <w:t>setjmp</w:t>
      </w:r>
      <w:r w:rsidRPr="00EC76D5">
        <w:rPr>
          <w:lang w:eastAsia="sv-SE"/>
        </w:rPr>
        <w:t xml:space="preserve"> and </w:t>
      </w:r>
      <w:r w:rsidRPr="00EC76D5">
        <w:rPr>
          <w:rStyle w:val="CodeInText0"/>
        </w:rPr>
        <w:t>longjump</w:t>
      </w:r>
      <w:r w:rsidRPr="00EC76D5">
        <w:rPr>
          <w:lang w:eastAsia="sv-SE"/>
        </w:rPr>
        <w:t xml:space="preserve"> can, on the other hand, occur throw call sequences; </w:t>
      </w:r>
      <w:r w:rsidRPr="00EC76D5">
        <w:rPr>
          <w:rStyle w:val="CodeInText0"/>
        </w:rPr>
        <w:t>setjmp</w:t>
      </w:r>
      <w:r w:rsidRPr="00EC76D5">
        <w:rPr>
          <w:lang w:eastAsia="sv-SE"/>
        </w:rPr>
        <w:t xml:space="preserve"> saves the state of the program execution and </w:t>
      </w:r>
      <w:r w:rsidRPr="00EC76D5">
        <w:rPr>
          <w:rStyle w:val="CodeInText0"/>
        </w:rPr>
        <w:t>longjmp</w:t>
      </w:r>
      <w:r w:rsidRPr="00EC76D5">
        <w:rPr>
          <w:lang w:eastAsia="sv-SE"/>
        </w:rPr>
        <w:t xml:space="preserve"> uses that information to restore that state, which gives the illusion of a backwards jump.</w:t>
      </w:r>
    </w:p>
    <w:p w14:paraId="35D733F3" w14:textId="77777777" w:rsidR="00E80032" w:rsidRPr="00EC76D5" w:rsidRDefault="00E80032" w:rsidP="00E80032">
      <w:pPr>
        <w:rPr>
          <w:lang w:eastAsia="sv-SE"/>
        </w:rPr>
      </w:pPr>
      <w:r w:rsidRPr="00EC76D5">
        <w:rPr>
          <w:lang w:eastAsia="sv-SE"/>
        </w:rPr>
        <w:lastRenderedPageBreak/>
        <w:t xml:space="preserve">In the program below, the user inputs a number, if it does not equal zero its inverse is return. If the number does equal zero, a long jump occurs. The call to </w:t>
      </w:r>
      <w:r w:rsidRPr="00EC76D5">
        <w:rPr>
          <w:rStyle w:val="CodeInText0"/>
        </w:rPr>
        <w:t>setjump</w:t>
      </w:r>
      <w:r w:rsidRPr="00EC76D5">
        <w:rPr>
          <w:lang w:eastAsia="sv-SE"/>
        </w:rPr>
        <w:t xml:space="preserve"> returns zero when the jump is set and a non-zero value when a long jump occurs</w:t>
      </w:r>
      <w:r w:rsidRPr="00EC76D5">
        <w:rPr>
          <w:rStyle w:val="Fotnotsreferens"/>
        </w:rPr>
        <w:footnoteReference w:id="34"/>
      </w:r>
      <w:r w:rsidRPr="00EC76D5">
        <w:rPr>
          <w:lang w:eastAsia="sv-SE"/>
        </w:rPr>
        <w:t>.</w:t>
      </w:r>
    </w:p>
    <w:p w14:paraId="1BF0B816" w14:textId="77777777" w:rsidR="00E80032" w:rsidRPr="00EC76D5" w:rsidRDefault="00E80032" w:rsidP="00E80032">
      <w:pPr>
        <w:pStyle w:val="Code"/>
      </w:pPr>
      <w:r w:rsidRPr="00EC76D5">
        <w:t>#include &lt;stdio.h&gt;</w:t>
      </w:r>
    </w:p>
    <w:p w14:paraId="7CD2F06A" w14:textId="77777777" w:rsidR="00E80032" w:rsidRPr="00EC76D5" w:rsidRDefault="00E80032" w:rsidP="00E80032">
      <w:pPr>
        <w:pStyle w:val="Code"/>
      </w:pPr>
      <w:r w:rsidRPr="00EC76D5">
        <w:t>#include &lt;setjmp.h&gt;</w:t>
      </w:r>
    </w:p>
    <w:p w14:paraId="435E1D33" w14:textId="77777777" w:rsidR="00E80032" w:rsidRPr="00EC76D5" w:rsidRDefault="00E80032" w:rsidP="00E80032">
      <w:pPr>
        <w:pStyle w:val="Code"/>
      </w:pPr>
    </w:p>
    <w:p w14:paraId="0C930FC3" w14:textId="77777777" w:rsidR="00E80032" w:rsidRPr="00EC76D5" w:rsidRDefault="00E80032" w:rsidP="00E80032">
      <w:pPr>
        <w:pStyle w:val="Code"/>
      </w:pPr>
      <w:r w:rsidRPr="00EC76D5">
        <w:t>jmp_buf env;</w:t>
      </w:r>
    </w:p>
    <w:p w14:paraId="00D06457" w14:textId="77777777" w:rsidR="00E80032" w:rsidRPr="00EC76D5" w:rsidRDefault="00E80032" w:rsidP="00E80032">
      <w:pPr>
        <w:pStyle w:val="Code"/>
      </w:pPr>
    </w:p>
    <w:p w14:paraId="55A60F6F" w14:textId="77777777" w:rsidR="00E80032" w:rsidRPr="00EC76D5" w:rsidRDefault="00E80032" w:rsidP="00E80032">
      <w:pPr>
        <w:pStyle w:val="Code"/>
      </w:pPr>
      <w:r w:rsidRPr="00EC76D5">
        <w:t>double Divide(double numerator, double denominator) {</w:t>
      </w:r>
    </w:p>
    <w:p w14:paraId="5EAAE725" w14:textId="77777777" w:rsidR="00E80032" w:rsidRPr="00EC76D5" w:rsidRDefault="00E80032" w:rsidP="00E80032">
      <w:pPr>
        <w:pStyle w:val="Code"/>
      </w:pPr>
      <w:r w:rsidRPr="00EC76D5">
        <w:t xml:space="preserve">  if (denominator == 0) {</w:t>
      </w:r>
      <w:r w:rsidRPr="00EC76D5">
        <w:cr/>
        <w:t xml:space="preserve">    longjmp(env, -1); // -1 to represents an error state.</w:t>
      </w:r>
    </w:p>
    <w:p w14:paraId="5D72693B" w14:textId="77777777" w:rsidR="00E80032" w:rsidRPr="00EC76D5" w:rsidRDefault="00E80032" w:rsidP="00E80032">
      <w:pPr>
        <w:pStyle w:val="Code"/>
      </w:pPr>
      <w:r w:rsidRPr="00EC76D5">
        <w:t xml:space="preserve">  }</w:t>
      </w:r>
    </w:p>
    <w:p w14:paraId="093BE0C4" w14:textId="77777777" w:rsidR="00E80032" w:rsidRPr="00EC76D5" w:rsidRDefault="00E80032" w:rsidP="00E80032">
      <w:pPr>
        <w:pStyle w:val="Code"/>
      </w:pPr>
    </w:p>
    <w:p w14:paraId="592A7AFF" w14:textId="77777777" w:rsidR="00E80032" w:rsidRPr="00EC76D5" w:rsidRDefault="00E80032" w:rsidP="00E80032">
      <w:pPr>
        <w:pStyle w:val="Code"/>
      </w:pPr>
      <w:r w:rsidRPr="00EC76D5">
        <w:t xml:space="preserve">  return numerator / denominator;</w:t>
      </w:r>
    </w:p>
    <w:p w14:paraId="4DBD6087" w14:textId="77777777" w:rsidR="00E80032" w:rsidRPr="00EC76D5" w:rsidRDefault="00E80032" w:rsidP="00E80032">
      <w:pPr>
        <w:pStyle w:val="Code"/>
      </w:pPr>
      <w:r w:rsidRPr="00EC76D5">
        <w:t>}</w:t>
      </w:r>
    </w:p>
    <w:p w14:paraId="752CF75A" w14:textId="77777777" w:rsidR="00E80032" w:rsidRPr="00EC76D5" w:rsidRDefault="00E80032" w:rsidP="00E80032">
      <w:pPr>
        <w:pStyle w:val="Code"/>
      </w:pPr>
    </w:p>
    <w:p w14:paraId="591A2F81" w14:textId="77777777" w:rsidR="00E80032" w:rsidRPr="00EC76D5" w:rsidRDefault="00E80032" w:rsidP="00E80032">
      <w:pPr>
        <w:pStyle w:val="Code"/>
      </w:pPr>
      <w:r w:rsidRPr="00EC76D5">
        <w:t>double Inverse(double number) {</w:t>
      </w:r>
    </w:p>
    <w:p w14:paraId="5C9D52C9" w14:textId="77777777" w:rsidR="00E80032" w:rsidRPr="00EC76D5" w:rsidRDefault="00E80032" w:rsidP="00E80032">
      <w:pPr>
        <w:pStyle w:val="Code"/>
      </w:pPr>
      <w:r w:rsidRPr="00EC76D5">
        <w:t xml:space="preserve">  return Divide(1.0, number);</w:t>
      </w:r>
    </w:p>
    <w:p w14:paraId="1A7DCA94" w14:textId="77777777" w:rsidR="00E80032" w:rsidRPr="00EC76D5" w:rsidRDefault="00E80032" w:rsidP="00E80032">
      <w:pPr>
        <w:pStyle w:val="Code"/>
      </w:pPr>
      <w:r w:rsidRPr="00EC76D5">
        <w:t>}</w:t>
      </w:r>
    </w:p>
    <w:p w14:paraId="66D15645" w14:textId="77777777" w:rsidR="00E80032" w:rsidRPr="00EC76D5" w:rsidRDefault="00E80032" w:rsidP="00E80032">
      <w:pPr>
        <w:pStyle w:val="Code"/>
      </w:pPr>
    </w:p>
    <w:p w14:paraId="07E7925A" w14:textId="77777777" w:rsidR="00E80032" w:rsidRPr="00EC76D5" w:rsidRDefault="00E80032" w:rsidP="00E80032">
      <w:pPr>
        <w:pStyle w:val="Code"/>
      </w:pPr>
      <w:r w:rsidRPr="00EC76D5">
        <w:t>void main() {</w:t>
      </w:r>
    </w:p>
    <w:p w14:paraId="59E62EC8" w14:textId="77777777" w:rsidR="00E80032" w:rsidRPr="00EC76D5" w:rsidRDefault="00E80032" w:rsidP="00E80032">
      <w:pPr>
        <w:pStyle w:val="Code"/>
      </w:pPr>
      <w:r w:rsidRPr="00EC76D5">
        <w:t xml:space="preserve">  if (setjmp(env) == 0) {</w:t>
      </w:r>
      <w:r w:rsidRPr="00EC76D5">
        <w:cr/>
        <w:t xml:space="preserve">    double value;</w:t>
      </w:r>
    </w:p>
    <w:p w14:paraId="6E9D8F50" w14:textId="77777777" w:rsidR="00E80032" w:rsidRPr="00EC76D5" w:rsidRDefault="00E80032" w:rsidP="00E80032">
      <w:pPr>
        <w:pStyle w:val="Code"/>
      </w:pPr>
      <w:r w:rsidRPr="00EC76D5">
        <w:t xml:space="preserve">    printf("Value: ");</w:t>
      </w:r>
    </w:p>
    <w:p w14:paraId="2D8FD60B" w14:textId="77777777" w:rsidR="00E80032" w:rsidRPr="00EC76D5" w:rsidRDefault="00E80032" w:rsidP="00E80032">
      <w:pPr>
        <w:pStyle w:val="Code"/>
      </w:pPr>
      <w:r w:rsidRPr="00EC76D5">
        <w:t xml:space="preserve">    scanf("%lf", &amp;value);</w:t>
      </w:r>
    </w:p>
    <w:p w14:paraId="02131FB8" w14:textId="77777777" w:rsidR="00E80032" w:rsidRPr="00EC76D5" w:rsidRDefault="00E80032" w:rsidP="00E80032">
      <w:pPr>
        <w:pStyle w:val="Code"/>
      </w:pPr>
      <w:r w:rsidRPr="00EC76D5">
        <w:t xml:space="preserve">    printf("Inverse: %f\n", Inverse(value));</w:t>
      </w:r>
    </w:p>
    <w:p w14:paraId="32B48067" w14:textId="77777777" w:rsidR="00E80032" w:rsidRPr="00EC76D5" w:rsidRDefault="00E80032" w:rsidP="00E80032">
      <w:pPr>
        <w:pStyle w:val="Code"/>
      </w:pPr>
      <w:r w:rsidRPr="00EC76D5">
        <w:t xml:space="preserve">  }</w:t>
      </w:r>
    </w:p>
    <w:p w14:paraId="51AECFDA" w14:textId="77777777" w:rsidR="00E80032" w:rsidRPr="00EC76D5" w:rsidRDefault="00E80032" w:rsidP="00E80032">
      <w:pPr>
        <w:pStyle w:val="Code"/>
      </w:pPr>
      <w:r w:rsidRPr="00EC76D5">
        <w:t xml:space="preserve">  else {</w:t>
      </w:r>
    </w:p>
    <w:p w14:paraId="3A68C645" w14:textId="77777777" w:rsidR="00E80032" w:rsidRPr="00EC76D5" w:rsidRDefault="00E80032" w:rsidP="00E80032">
      <w:pPr>
        <w:pStyle w:val="Code"/>
      </w:pPr>
      <w:r w:rsidRPr="00EC76D5">
        <w:t xml:space="preserve">    puts("Division by zero.");</w:t>
      </w:r>
    </w:p>
    <w:p w14:paraId="608B2A5E" w14:textId="77777777" w:rsidR="00E80032" w:rsidRPr="00EC76D5" w:rsidRDefault="00E80032" w:rsidP="00E80032">
      <w:pPr>
        <w:pStyle w:val="Code"/>
      </w:pPr>
      <w:r w:rsidRPr="00EC76D5">
        <w:t xml:space="preserve">  }</w:t>
      </w:r>
    </w:p>
    <w:p w14:paraId="55E5482A" w14:textId="77777777" w:rsidR="00E80032" w:rsidRPr="00EC76D5" w:rsidRDefault="00E80032" w:rsidP="00E80032">
      <w:pPr>
        <w:pStyle w:val="Code"/>
      </w:pPr>
      <w:r w:rsidRPr="00EC76D5">
        <w:t xml:space="preserve">} </w:t>
      </w:r>
    </w:p>
    <w:p w14:paraId="580E624D" w14:textId="77777777" w:rsidR="00E80032" w:rsidRPr="00EC76D5" w:rsidRDefault="00E80032" w:rsidP="007C7CB2">
      <w:pPr>
        <w:pStyle w:val="Rubrik3"/>
      </w:pPr>
      <w:bookmarkStart w:id="6237" w:name="_Toc323656739"/>
      <w:bookmarkStart w:id="6238" w:name="_Toc324085477"/>
      <w:bookmarkStart w:id="6239" w:name="_Toc383781129"/>
      <w:bookmarkStart w:id="6240" w:name="_Toc481936529"/>
      <w:r w:rsidRPr="00EC76D5">
        <w:t>Time</w:t>
      </w:r>
      <w:bookmarkEnd w:id="6237"/>
      <w:bookmarkEnd w:id="6238"/>
      <w:bookmarkEnd w:id="6239"/>
      <w:bookmarkEnd w:id="6240"/>
    </w:p>
    <w:p w14:paraId="3ADE0528" w14:textId="06103AC4" w:rsidR="00E80032" w:rsidRPr="00EC76D5" w:rsidRDefault="00E80032" w:rsidP="00E80032">
      <w:pPr>
        <w:rPr>
          <w:rFonts w:ascii="Courier New" w:hAnsi="Courier New" w:cs="Courier New"/>
          <w:sz w:val="24"/>
        </w:rPr>
      </w:pPr>
      <w:r w:rsidRPr="00EC76D5">
        <w:t xml:space="preserve">The </w:t>
      </w:r>
      <w:r w:rsidRPr="00EC76D5">
        <w:rPr>
          <w:rStyle w:val="CodeInText0"/>
        </w:rPr>
        <w:t>time</w:t>
      </w:r>
      <w:r w:rsidRPr="00EC76D5">
        <w:t xml:space="preserve"> function gives the number of seconds since January 1, 1970. That value can then be used to fill a </w:t>
      </w:r>
      <w:r w:rsidRPr="00EC76D5">
        <w:rPr>
          <w:rStyle w:val="CodeInText0"/>
        </w:rPr>
        <w:t>tm</w:t>
      </w:r>
      <w:r w:rsidR="00BF3BC6" w:rsidRPr="00EC76D5">
        <w:t xml:space="preserve"> struct</w:t>
      </w:r>
      <w:r w:rsidRPr="00EC76D5">
        <w:t xml:space="preserve"> with values regarding local date and time by calling the </w:t>
      </w:r>
      <w:r w:rsidRPr="00EC76D5">
        <w:rPr>
          <w:rStyle w:val="CodeInText0"/>
        </w:rPr>
        <w:t>localtime</w:t>
      </w:r>
      <w:r w:rsidRPr="00EC76D5">
        <w:t xml:space="preserve"> function. If we call instead call </w:t>
      </w:r>
      <w:r w:rsidRPr="00EC76D5">
        <w:rPr>
          <w:rStyle w:val="CodeInText0"/>
        </w:rPr>
        <w:t>gmtime</w:t>
      </w:r>
      <w:r w:rsidRPr="00EC76D5">
        <w:t xml:space="preserve">, the </w:t>
      </w:r>
      <w:hyperlink r:id="rId27" w:tooltip="Greenwich Mean Time" w:history="1">
        <w:r w:rsidRPr="00EC76D5">
          <w:t>Greenwich Mean Time</w:t>
        </w:r>
      </w:hyperlink>
      <w:r w:rsidRPr="00EC76D5">
        <w:t xml:space="preserve"> (Coordinated Universal Time) will be given. Note that the </w:t>
      </w:r>
      <w:r w:rsidRPr="00EC76D5">
        <w:rPr>
          <w:rStyle w:val="CodeInText0"/>
        </w:rPr>
        <w:t>tm_year</w:t>
      </w:r>
      <w:r w:rsidRPr="00EC76D5">
        <w:t xml:space="preserve"> field gives the year starting from 1900.</w:t>
      </w:r>
    </w:p>
    <w:p w14:paraId="7278998F" w14:textId="77777777" w:rsidR="00E80032" w:rsidRPr="00EC76D5" w:rsidRDefault="00E80032" w:rsidP="00E80032">
      <w:pPr>
        <w:pStyle w:val="Code"/>
      </w:pPr>
      <w:r w:rsidRPr="00EC76D5">
        <w:t xml:space="preserve">#include </w:t>
      </w:r>
      <w:r w:rsidRPr="00EC76D5">
        <w:rPr>
          <w:color w:val="000000" w:themeColor="text1"/>
          <w:rPrChange w:id="6241" w:author="Stefan Björnander" w:date="2012-05-06T21:51:00Z">
            <w:rPr>
              <w:color w:val="A31515"/>
            </w:rPr>
          </w:rPrChange>
        </w:rPr>
        <w:t>&lt;Time.h&gt;</w:t>
      </w:r>
    </w:p>
    <w:p w14:paraId="17A7EE79" w14:textId="77777777" w:rsidR="00E80032" w:rsidRPr="00EC76D5" w:rsidRDefault="00E80032" w:rsidP="00E80032">
      <w:pPr>
        <w:pStyle w:val="Code"/>
      </w:pPr>
    </w:p>
    <w:p w14:paraId="2074649C" w14:textId="77777777" w:rsidR="00E80032" w:rsidRPr="00EC76D5" w:rsidRDefault="00E80032" w:rsidP="00E80032">
      <w:pPr>
        <w:pStyle w:val="Code"/>
      </w:pPr>
      <w:r w:rsidRPr="00EC76D5">
        <w:t>void main() {</w:t>
      </w:r>
    </w:p>
    <w:p w14:paraId="2C44878B" w14:textId="77777777" w:rsidR="00E80032" w:rsidRPr="00EC76D5" w:rsidRDefault="00E80032" w:rsidP="00E80032">
      <w:pPr>
        <w:pStyle w:val="Code"/>
      </w:pPr>
      <w:r w:rsidRPr="00EC76D5">
        <w:t xml:space="preserve">  time_t t = time(NULL);</w:t>
      </w:r>
    </w:p>
    <w:p w14:paraId="5C10B54A" w14:textId="77777777" w:rsidR="00E80032" w:rsidRPr="00EC76D5" w:rsidRDefault="00E80032" w:rsidP="00E80032">
      <w:pPr>
        <w:pStyle w:val="Code"/>
      </w:pPr>
      <w:r w:rsidRPr="00EC76D5">
        <w:t xml:space="preserve">  struct tm time;</w:t>
      </w:r>
    </w:p>
    <w:p w14:paraId="0807B0E7" w14:textId="77777777" w:rsidR="00E80032" w:rsidRPr="00EC76D5" w:rsidRDefault="00E80032" w:rsidP="00E80032">
      <w:pPr>
        <w:pStyle w:val="Code"/>
      </w:pPr>
      <w:r w:rsidRPr="00EC76D5">
        <w:t xml:space="preserve">    </w:t>
      </w:r>
    </w:p>
    <w:p w14:paraId="2A1A394E" w14:textId="77777777" w:rsidR="00E80032" w:rsidRPr="00EC76D5" w:rsidRDefault="00E80032" w:rsidP="00E80032">
      <w:pPr>
        <w:pStyle w:val="Code"/>
      </w:pPr>
      <w:r w:rsidRPr="00EC76D5">
        <w:t xml:space="preserve">  char *months[] = {"Jan", </w:t>
      </w:r>
      <w:r w:rsidRPr="00EC76D5">
        <w:rPr>
          <w:color w:val="000000" w:themeColor="text1"/>
          <w:rPrChange w:id="6242" w:author="Stefan Björnander" w:date="2012-05-06T21:51:00Z">
            <w:rPr>
              <w:color w:val="A31515"/>
            </w:rPr>
          </w:rPrChange>
        </w:rPr>
        <w:t>"Feb"</w:t>
      </w:r>
      <w:r w:rsidRPr="00EC76D5">
        <w:t xml:space="preserve">, </w:t>
      </w:r>
      <w:r w:rsidRPr="00EC76D5">
        <w:rPr>
          <w:color w:val="000000" w:themeColor="text1"/>
          <w:rPrChange w:id="6243" w:author="Stefan Björnander" w:date="2012-05-06T21:51:00Z">
            <w:rPr>
              <w:color w:val="A31515"/>
            </w:rPr>
          </w:rPrChange>
        </w:rPr>
        <w:t>"Mar"</w:t>
      </w:r>
      <w:r w:rsidRPr="00EC76D5">
        <w:t xml:space="preserve">, </w:t>
      </w:r>
      <w:r w:rsidRPr="00EC76D5">
        <w:rPr>
          <w:color w:val="000000" w:themeColor="text1"/>
          <w:rPrChange w:id="6244" w:author="Stefan Björnander" w:date="2012-05-06T21:51:00Z">
            <w:rPr>
              <w:color w:val="A31515"/>
            </w:rPr>
          </w:rPrChange>
        </w:rPr>
        <w:t>"Apr"</w:t>
      </w:r>
      <w:r w:rsidRPr="00EC76D5">
        <w:t>,</w:t>
      </w:r>
    </w:p>
    <w:p w14:paraId="4B151F55" w14:textId="77777777" w:rsidR="00E80032" w:rsidRPr="00EC76D5" w:rsidRDefault="00E80032" w:rsidP="00E80032">
      <w:pPr>
        <w:pStyle w:val="Code"/>
      </w:pPr>
      <w:r w:rsidRPr="00EC76D5">
        <w:t xml:space="preserve">                    "May", </w:t>
      </w:r>
      <w:r w:rsidRPr="00EC76D5">
        <w:rPr>
          <w:color w:val="000000" w:themeColor="text1"/>
          <w:rPrChange w:id="6245" w:author="Stefan Björnander" w:date="2012-05-06T21:51:00Z">
            <w:rPr>
              <w:color w:val="A31515"/>
            </w:rPr>
          </w:rPrChange>
        </w:rPr>
        <w:t>"Jun"</w:t>
      </w:r>
      <w:r w:rsidRPr="00EC76D5">
        <w:t xml:space="preserve">, </w:t>
      </w:r>
      <w:r w:rsidRPr="00EC76D5">
        <w:rPr>
          <w:color w:val="000000" w:themeColor="text1"/>
          <w:rPrChange w:id="6246" w:author="Stefan Björnander" w:date="2012-05-06T21:51:00Z">
            <w:rPr>
              <w:color w:val="A31515"/>
            </w:rPr>
          </w:rPrChange>
        </w:rPr>
        <w:t>"Jul"</w:t>
      </w:r>
      <w:r w:rsidRPr="00EC76D5">
        <w:t xml:space="preserve">, </w:t>
      </w:r>
      <w:r w:rsidRPr="00EC76D5">
        <w:rPr>
          <w:color w:val="000000" w:themeColor="text1"/>
          <w:rPrChange w:id="6247" w:author="Stefan Björnander" w:date="2012-05-06T21:51:00Z">
            <w:rPr>
              <w:color w:val="A31515"/>
            </w:rPr>
          </w:rPrChange>
        </w:rPr>
        <w:t>"Aug"</w:t>
      </w:r>
      <w:r w:rsidRPr="00EC76D5">
        <w:t>,</w:t>
      </w:r>
    </w:p>
    <w:p w14:paraId="045FC9FD" w14:textId="77777777" w:rsidR="00E80032" w:rsidRPr="00EC76D5" w:rsidRDefault="00E80032" w:rsidP="00E80032">
      <w:pPr>
        <w:pStyle w:val="Code"/>
      </w:pPr>
      <w:r w:rsidRPr="00EC76D5">
        <w:t xml:space="preserve">                    "Sep", </w:t>
      </w:r>
      <w:r w:rsidRPr="00EC76D5">
        <w:rPr>
          <w:color w:val="000000" w:themeColor="text1"/>
          <w:rPrChange w:id="6248" w:author="Stefan Björnander" w:date="2012-05-06T21:51:00Z">
            <w:rPr>
              <w:color w:val="A31515"/>
            </w:rPr>
          </w:rPrChange>
        </w:rPr>
        <w:t>"Oct"</w:t>
      </w:r>
      <w:r w:rsidRPr="00EC76D5">
        <w:t xml:space="preserve">, </w:t>
      </w:r>
      <w:r w:rsidRPr="00EC76D5">
        <w:rPr>
          <w:color w:val="000000" w:themeColor="text1"/>
          <w:rPrChange w:id="6249" w:author="Stefan Björnander" w:date="2012-05-06T21:51:00Z">
            <w:rPr>
              <w:color w:val="A31515"/>
            </w:rPr>
          </w:rPrChange>
        </w:rPr>
        <w:t>"Nov"</w:t>
      </w:r>
      <w:r w:rsidRPr="00EC76D5">
        <w:t>,</w:t>
      </w:r>
      <w:r w:rsidRPr="00EC76D5">
        <w:rPr>
          <w:color w:val="000000" w:themeColor="text1"/>
          <w:rPrChange w:id="6250" w:author="Stefan Björnander" w:date="2012-05-06T21:51:00Z">
            <w:rPr>
              <w:color w:val="A31515"/>
            </w:rPr>
          </w:rPrChange>
        </w:rPr>
        <w:t>"Dec"</w:t>
      </w:r>
      <w:r w:rsidRPr="00EC76D5">
        <w:t>};</w:t>
      </w:r>
    </w:p>
    <w:p w14:paraId="69D494AC" w14:textId="77777777" w:rsidR="00E80032" w:rsidRPr="00EC76D5" w:rsidRDefault="00E80032" w:rsidP="00E80032">
      <w:pPr>
        <w:pStyle w:val="Code"/>
      </w:pPr>
      <w:r w:rsidRPr="00EC76D5">
        <w:t xml:space="preserve">  char *days[] = {"Sun", </w:t>
      </w:r>
      <w:r w:rsidRPr="00EC76D5">
        <w:rPr>
          <w:color w:val="000000" w:themeColor="text1"/>
          <w:rPrChange w:id="6251" w:author="Stefan Björnander" w:date="2012-05-06T21:51:00Z">
            <w:rPr>
              <w:color w:val="A31515"/>
            </w:rPr>
          </w:rPrChange>
        </w:rPr>
        <w:t>"Mon"</w:t>
      </w:r>
      <w:r w:rsidRPr="00EC76D5">
        <w:t xml:space="preserve">, </w:t>
      </w:r>
      <w:r w:rsidRPr="00EC76D5">
        <w:rPr>
          <w:color w:val="000000" w:themeColor="text1"/>
          <w:rPrChange w:id="6252" w:author="Stefan Björnander" w:date="2012-05-06T21:51:00Z">
            <w:rPr>
              <w:color w:val="A31515"/>
            </w:rPr>
          </w:rPrChange>
        </w:rPr>
        <w:t>"Tue"</w:t>
      </w:r>
      <w:r w:rsidRPr="00EC76D5">
        <w:t xml:space="preserve">, </w:t>
      </w:r>
      <w:r w:rsidRPr="00EC76D5">
        <w:rPr>
          <w:color w:val="000000" w:themeColor="text1"/>
          <w:rPrChange w:id="6253" w:author="Stefan Björnander" w:date="2012-05-06T21:51:00Z">
            <w:rPr>
              <w:color w:val="A31515"/>
            </w:rPr>
          </w:rPrChange>
        </w:rPr>
        <w:t>"Wed"</w:t>
      </w:r>
      <w:r w:rsidRPr="00EC76D5">
        <w:t>,</w:t>
      </w:r>
    </w:p>
    <w:p w14:paraId="1B58794E" w14:textId="77777777" w:rsidR="00E80032" w:rsidRPr="00EC76D5" w:rsidRDefault="00E80032" w:rsidP="00E80032">
      <w:pPr>
        <w:pStyle w:val="Code"/>
      </w:pPr>
      <w:r w:rsidRPr="00EC76D5">
        <w:t xml:space="preserve">                  "Thu", </w:t>
      </w:r>
      <w:r w:rsidRPr="00EC76D5">
        <w:rPr>
          <w:color w:val="000000" w:themeColor="text1"/>
          <w:rPrChange w:id="6254" w:author="Stefan Björnander" w:date="2012-05-06T21:51:00Z">
            <w:rPr>
              <w:color w:val="A31515"/>
            </w:rPr>
          </w:rPrChange>
        </w:rPr>
        <w:t>"Fri"</w:t>
      </w:r>
      <w:r w:rsidRPr="00EC76D5">
        <w:t xml:space="preserve">, </w:t>
      </w:r>
      <w:r w:rsidRPr="00EC76D5">
        <w:rPr>
          <w:color w:val="000000" w:themeColor="text1"/>
          <w:rPrChange w:id="6255" w:author="Stefan Björnander" w:date="2012-05-06T21:51:00Z">
            <w:rPr>
              <w:color w:val="A31515"/>
            </w:rPr>
          </w:rPrChange>
        </w:rPr>
        <w:t>"Sat"</w:t>
      </w:r>
      <w:r w:rsidRPr="00EC76D5">
        <w:t>};</w:t>
      </w:r>
    </w:p>
    <w:p w14:paraId="2C32719D" w14:textId="77777777" w:rsidR="00E80032" w:rsidRPr="00EC76D5" w:rsidRDefault="00E80032" w:rsidP="00E80032">
      <w:pPr>
        <w:pStyle w:val="Code"/>
      </w:pPr>
    </w:p>
    <w:p w14:paraId="263D6A6E" w14:textId="77777777" w:rsidR="00E80032" w:rsidRPr="00EC76D5" w:rsidRDefault="00E80032" w:rsidP="00E80032">
      <w:pPr>
        <w:pStyle w:val="Code"/>
      </w:pPr>
      <w:r w:rsidRPr="00EC76D5">
        <w:lastRenderedPageBreak/>
        <w:t xml:space="preserve">  localtime_s(&amp;time, &amp;t);</w:t>
      </w:r>
    </w:p>
    <w:p w14:paraId="1D28C200" w14:textId="77777777" w:rsidR="00E80032" w:rsidRPr="00EC76D5" w:rsidRDefault="00E80032" w:rsidP="00E80032">
      <w:pPr>
        <w:pStyle w:val="Code"/>
      </w:pPr>
      <w:r w:rsidRPr="00EC76D5">
        <w:t xml:space="preserve">  printf("%02d:%02d:%02d\n", time.tm_hour, time.tm_min, time.tm_sec);</w:t>
      </w:r>
    </w:p>
    <w:p w14:paraId="3FA72AC7" w14:textId="77777777" w:rsidR="00E80032" w:rsidRPr="00EC76D5" w:rsidRDefault="00E80032" w:rsidP="00E80032">
      <w:pPr>
        <w:pStyle w:val="Code"/>
      </w:pPr>
      <w:r w:rsidRPr="00EC76D5">
        <w:t xml:space="preserve">  printf("%s %s %d, %d\n", days[time.tm_wday], months[time.tm_mon],</w:t>
      </w:r>
    </w:p>
    <w:p w14:paraId="0B20F7A7" w14:textId="77777777" w:rsidR="00E80032" w:rsidRPr="00EC76D5" w:rsidRDefault="00E80032" w:rsidP="00E80032">
      <w:pPr>
        <w:pStyle w:val="Code"/>
      </w:pPr>
      <w:r w:rsidRPr="00EC76D5">
        <w:t xml:space="preserve">         time.tm_mday, 1900 + time.tm_year);</w:t>
      </w:r>
    </w:p>
    <w:p w14:paraId="0AC96F9A" w14:textId="77777777" w:rsidR="00E80032" w:rsidRPr="00EC76D5" w:rsidRDefault="00E80032" w:rsidP="00E80032">
      <w:pPr>
        <w:pStyle w:val="Code"/>
      </w:pPr>
      <w:r w:rsidRPr="00EC76D5">
        <w:t xml:space="preserve">  printf("Day of year: %d.\n", time.tm_yday);</w:t>
      </w:r>
    </w:p>
    <w:p w14:paraId="6CCB27AE" w14:textId="77777777" w:rsidR="00E80032" w:rsidRPr="00EC76D5" w:rsidRDefault="00E80032" w:rsidP="00E80032">
      <w:pPr>
        <w:pStyle w:val="Code"/>
      </w:pPr>
      <w:r w:rsidRPr="00EC76D5">
        <w:t xml:space="preserve">  printf("Daylight saving time: %s.\n", time.tm_isdst ? "Yes" : "No");</w:t>
      </w:r>
    </w:p>
    <w:p w14:paraId="48BE3C04" w14:textId="77777777" w:rsidR="00E80032" w:rsidRPr="00EC76D5" w:rsidRDefault="00E80032" w:rsidP="00E80032">
      <w:pPr>
        <w:pStyle w:val="Code"/>
      </w:pPr>
      <w:r w:rsidRPr="00EC76D5">
        <w:t>}</w:t>
      </w:r>
    </w:p>
    <w:p w14:paraId="45113E65" w14:textId="77777777" w:rsidR="00E80032" w:rsidRPr="00EC76D5" w:rsidRDefault="00E80032" w:rsidP="00E80032">
      <w:r w:rsidRPr="00EC76D5">
        <w:t>It is also possible to measure the period between two events.</w:t>
      </w:r>
    </w:p>
    <w:p w14:paraId="41937378" w14:textId="77777777" w:rsidR="00E80032" w:rsidRPr="00EC76D5" w:rsidRDefault="00E80032" w:rsidP="00E80032">
      <w:pPr>
        <w:pStyle w:val="Code"/>
      </w:pPr>
      <w:r w:rsidRPr="00EC76D5">
        <w:rPr>
          <w:color w:val="000000" w:themeColor="text1"/>
          <w:rPrChange w:id="6256" w:author="Stefan Björnander" w:date="2012-05-06T21:51:00Z">
            <w:rPr>
              <w:color w:val="0000FF"/>
            </w:rPr>
          </w:rPrChange>
        </w:rPr>
        <w:t>#include</w:t>
      </w:r>
      <w:r w:rsidRPr="00EC76D5">
        <w:t xml:space="preserve"> &lt;StdIO.h&gt;</w:t>
      </w:r>
    </w:p>
    <w:p w14:paraId="50C1A712" w14:textId="77777777" w:rsidR="00E80032" w:rsidRPr="00EC76D5" w:rsidRDefault="00E80032" w:rsidP="00E80032">
      <w:pPr>
        <w:pStyle w:val="Code"/>
      </w:pPr>
      <w:r w:rsidRPr="00EC76D5">
        <w:rPr>
          <w:color w:val="000000" w:themeColor="text1"/>
          <w:rPrChange w:id="6257" w:author="Stefan Björnander" w:date="2012-05-06T21:51:00Z">
            <w:rPr>
              <w:color w:val="0000FF"/>
            </w:rPr>
          </w:rPrChange>
        </w:rPr>
        <w:t>#include</w:t>
      </w:r>
      <w:r w:rsidRPr="00EC76D5">
        <w:t xml:space="preserve"> &lt;Time.h&gt;</w:t>
      </w:r>
    </w:p>
    <w:p w14:paraId="30334DA2" w14:textId="77777777" w:rsidR="00E80032" w:rsidRPr="00EC76D5" w:rsidRDefault="00E80032" w:rsidP="00E80032">
      <w:pPr>
        <w:pStyle w:val="Code"/>
      </w:pPr>
    </w:p>
    <w:p w14:paraId="3B360F80" w14:textId="77777777" w:rsidR="00E80032" w:rsidRPr="00EC76D5" w:rsidRDefault="00E80032" w:rsidP="00E80032">
      <w:pPr>
        <w:pStyle w:val="Code"/>
      </w:pPr>
      <w:r w:rsidRPr="00EC76D5">
        <w:rPr>
          <w:color w:val="000000" w:themeColor="text1"/>
          <w:rPrChange w:id="6258" w:author="Stefan Björnander" w:date="2012-05-06T21:51:00Z">
            <w:rPr>
              <w:color w:val="0000FF"/>
            </w:rPr>
          </w:rPrChange>
        </w:rPr>
        <w:t>void</w:t>
      </w:r>
      <w:r w:rsidRPr="00EC76D5">
        <w:t xml:space="preserve"> main() {</w:t>
      </w:r>
    </w:p>
    <w:p w14:paraId="23FD7E90" w14:textId="77777777" w:rsidR="00E80032" w:rsidRPr="00EC76D5" w:rsidRDefault="00E80032" w:rsidP="00E80032">
      <w:pPr>
        <w:pStyle w:val="Code"/>
      </w:pPr>
      <w:r w:rsidRPr="00EC76D5">
        <w:t xml:space="preserve">  time_t t1 = time(NULL);</w:t>
      </w:r>
    </w:p>
    <w:p w14:paraId="4EED24B7" w14:textId="77777777" w:rsidR="00E80032" w:rsidRPr="00EC76D5" w:rsidRDefault="00E80032" w:rsidP="00E80032">
      <w:pPr>
        <w:pStyle w:val="Code"/>
      </w:pPr>
    </w:p>
    <w:p w14:paraId="7AA6687A" w14:textId="77777777" w:rsidR="00E80032" w:rsidRPr="00EC76D5" w:rsidRDefault="00E80032" w:rsidP="00E80032">
      <w:pPr>
        <w:pStyle w:val="Code"/>
      </w:pPr>
      <w:r w:rsidRPr="00EC76D5">
        <w:t xml:space="preserve">  int index;</w:t>
      </w:r>
    </w:p>
    <w:p w14:paraId="5D031504" w14:textId="77777777" w:rsidR="00E80032" w:rsidRPr="00EC76D5" w:rsidRDefault="00E80032" w:rsidP="00E80032">
      <w:pPr>
        <w:pStyle w:val="Code"/>
      </w:pPr>
      <w:r w:rsidRPr="00EC76D5">
        <w:t xml:space="preserve">  for (index = 0; index &lt; 100000; ++index) {</w:t>
      </w:r>
    </w:p>
    <w:p w14:paraId="5A4A2EAA" w14:textId="77777777" w:rsidR="00E80032" w:rsidRPr="00EC76D5" w:rsidRDefault="00E80032" w:rsidP="00E80032">
      <w:pPr>
        <w:pStyle w:val="Code"/>
      </w:pPr>
      <w:r w:rsidRPr="00EC76D5">
        <w:t xml:space="preserve">    printf("%d\n", index);</w:t>
      </w:r>
    </w:p>
    <w:p w14:paraId="6AED2565" w14:textId="77777777" w:rsidR="00E80032" w:rsidRPr="00EC76D5" w:rsidRDefault="00E80032" w:rsidP="00E80032">
      <w:pPr>
        <w:pStyle w:val="Code"/>
      </w:pPr>
      <w:r w:rsidRPr="00EC76D5">
        <w:t xml:space="preserve">  }</w:t>
      </w:r>
    </w:p>
    <w:p w14:paraId="26C07447" w14:textId="77777777" w:rsidR="00E80032" w:rsidRPr="00EC76D5" w:rsidRDefault="00E80032" w:rsidP="00E80032">
      <w:pPr>
        <w:pStyle w:val="Code"/>
      </w:pPr>
    </w:p>
    <w:p w14:paraId="40398084" w14:textId="77777777" w:rsidR="00E80032" w:rsidRPr="00EC76D5" w:rsidRDefault="00E80032" w:rsidP="00E80032">
      <w:pPr>
        <w:pStyle w:val="Code"/>
      </w:pPr>
      <w:r w:rsidRPr="00EC76D5">
        <w:t xml:space="preserve">  { time_t t2 = time(NULL);</w:t>
      </w:r>
    </w:p>
    <w:p w14:paraId="79040EAF" w14:textId="77777777" w:rsidR="00E80032" w:rsidRPr="00EC76D5" w:rsidRDefault="00E80032" w:rsidP="00E80032">
      <w:pPr>
        <w:pStyle w:val="Code"/>
      </w:pPr>
      <w:r w:rsidRPr="00EC76D5">
        <w:t xml:space="preserve">    printf("The loop took %f seconds.\n", difftime(t2, t1));</w:t>
      </w:r>
    </w:p>
    <w:p w14:paraId="2BB43B66" w14:textId="77777777" w:rsidR="00E80032" w:rsidRPr="00EC76D5" w:rsidRDefault="00E80032" w:rsidP="00E80032">
      <w:pPr>
        <w:pStyle w:val="Code"/>
      </w:pPr>
      <w:r w:rsidRPr="00EC76D5">
        <w:t xml:space="preserve">  }</w:t>
      </w:r>
    </w:p>
    <w:p w14:paraId="3C577A38" w14:textId="77777777" w:rsidR="00E80032" w:rsidRPr="00EC76D5" w:rsidRDefault="00E80032" w:rsidP="00E80032">
      <w:pPr>
        <w:pStyle w:val="Code"/>
      </w:pPr>
      <w:r w:rsidRPr="00EC76D5">
        <w:t>}</w:t>
      </w:r>
    </w:p>
    <w:p w14:paraId="02F878BC" w14:textId="77777777" w:rsidR="00E80032" w:rsidRPr="00EC76D5" w:rsidRDefault="00E80032" w:rsidP="007C7CB2">
      <w:pPr>
        <w:pStyle w:val="Rubrik3"/>
      </w:pPr>
      <w:bookmarkStart w:id="6259" w:name="_Toc323656740"/>
      <w:bookmarkStart w:id="6260" w:name="_Toc324085478"/>
      <w:bookmarkStart w:id="6261" w:name="_Toc383781130"/>
      <w:bookmarkStart w:id="6262" w:name="_Toc481936530"/>
      <w:r w:rsidRPr="00EC76D5">
        <w:t>Random Numbers</w:t>
      </w:r>
      <w:bookmarkEnd w:id="6259"/>
      <w:bookmarkEnd w:id="6260"/>
      <w:bookmarkEnd w:id="6261"/>
      <w:bookmarkEnd w:id="6262"/>
    </w:p>
    <w:p w14:paraId="113C753A" w14:textId="470B1F2A" w:rsidR="00E80032" w:rsidRPr="00EC76D5" w:rsidRDefault="00E80032" w:rsidP="00E80032">
      <w:r w:rsidRPr="00EC76D5">
        <w:t xml:space="preserve">It is possible to generate a sequence of pseudo-random numbers with the </w:t>
      </w:r>
      <w:r w:rsidRPr="00EC76D5">
        <w:rPr>
          <w:rStyle w:val="CodeInText0"/>
        </w:rPr>
        <w:t>rand</w:t>
      </w:r>
      <w:r w:rsidRPr="00EC76D5">
        <w:t xml:space="preserve"> function. In order to </w:t>
      </w:r>
      <w:r w:rsidR="002F35C1">
        <w:t>initializer</w:t>
      </w:r>
      <w:r w:rsidRPr="00EC76D5">
        <w:t xml:space="preserve">ialize the sequence we need to sow a random seed with the </w:t>
      </w:r>
      <w:r w:rsidRPr="00EC76D5">
        <w:rPr>
          <w:rStyle w:val="CodeInText0"/>
        </w:rPr>
        <w:t>srand</w:t>
      </w:r>
      <w:r w:rsidRPr="00EC76D5">
        <w:t xml:space="preserve"> function. One way to generate different seeds is to use the </w:t>
      </w:r>
      <w:r w:rsidRPr="00EC76D5">
        <w:rPr>
          <w:rStyle w:val="CodeInText0"/>
        </w:rPr>
        <w:t>time</w:t>
      </w:r>
      <w:r w:rsidRPr="00EC76D5">
        <w:t xml:space="preserve"> function. The </w:t>
      </w:r>
      <w:hyperlink r:id="rId28" w:history="1">
        <w:r w:rsidRPr="00EC76D5">
          <w:rPr>
            <w:rStyle w:val="CodeInText0"/>
          </w:rPr>
          <w:t>RAND_MAX</w:t>
        </w:r>
      </w:hyperlink>
      <w:r w:rsidRPr="00EC76D5">
        <w:t xml:space="preserve">  macro gives the largest possible random numbers; however, usually we want random numbers in a certain interval. The following code generates five sequences of ten numbers between 1 and 100.</w:t>
      </w:r>
    </w:p>
    <w:p w14:paraId="5769FD00" w14:textId="77777777" w:rsidR="00E80032" w:rsidRPr="00EC76D5" w:rsidRDefault="00E80032" w:rsidP="00E80032">
      <w:pPr>
        <w:pStyle w:val="Code"/>
      </w:pPr>
      <w:r w:rsidRPr="00EC76D5">
        <w:rPr>
          <w:color w:val="000000" w:themeColor="text1"/>
          <w:rPrChange w:id="6263" w:author="Stefan Björnander" w:date="2012-05-06T21:51:00Z">
            <w:rPr>
              <w:color w:val="0000FF"/>
            </w:rPr>
          </w:rPrChange>
        </w:rPr>
        <w:t>#include</w:t>
      </w:r>
      <w:r w:rsidRPr="00EC76D5">
        <w:t xml:space="preserve"> &lt;StdLib.h&gt;</w:t>
      </w:r>
    </w:p>
    <w:p w14:paraId="181BCC0F" w14:textId="77777777" w:rsidR="00E80032" w:rsidRPr="00EC76D5" w:rsidRDefault="00E80032" w:rsidP="00E80032">
      <w:pPr>
        <w:pStyle w:val="Code"/>
      </w:pPr>
    </w:p>
    <w:p w14:paraId="7D7013DE" w14:textId="77777777" w:rsidR="00E80032" w:rsidRPr="00EC76D5" w:rsidRDefault="00E80032" w:rsidP="00E80032">
      <w:pPr>
        <w:pStyle w:val="Code"/>
      </w:pPr>
      <w:r w:rsidRPr="00EC76D5">
        <w:rPr>
          <w:color w:val="000000" w:themeColor="text1"/>
          <w:rPrChange w:id="6264" w:author="Stefan Björnander" w:date="2012-05-06T21:51:00Z">
            <w:rPr>
              <w:color w:val="0000FF"/>
            </w:rPr>
          </w:rPrChange>
        </w:rPr>
        <w:t>void</w:t>
      </w:r>
      <w:r w:rsidRPr="00EC76D5">
        <w:t xml:space="preserve"> main() {</w:t>
      </w:r>
    </w:p>
    <w:p w14:paraId="4FB7233C" w14:textId="77777777" w:rsidR="00E80032" w:rsidRPr="00EC76D5" w:rsidRDefault="00E80032" w:rsidP="00E80032">
      <w:pPr>
        <w:pStyle w:val="Code"/>
      </w:pPr>
      <w:r w:rsidRPr="00EC76D5">
        <w:t xml:space="preserve">  int iIndex1, iIndex2;</w:t>
      </w:r>
    </w:p>
    <w:p w14:paraId="3FCF8ABD" w14:textId="77777777" w:rsidR="00E80032" w:rsidRPr="00EC76D5" w:rsidRDefault="00E80032" w:rsidP="00E80032">
      <w:pPr>
        <w:pStyle w:val="Code"/>
      </w:pPr>
    </w:p>
    <w:p w14:paraId="180A5B9D" w14:textId="77777777" w:rsidR="00E80032" w:rsidRPr="00EC76D5" w:rsidRDefault="00E80032" w:rsidP="00E80032">
      <w:pPr>
        <w:pStyle w:val="Code"/>
      </w:pPr>
      <w:r w:rsidRPr="00EC76D5">
        <w:t xml:space="preserve">  for (iIndex1 = 0; iIndex1 &lt; 5; ++iIndex1) {</w:t>
      </w:r>
    </w:p>
    <w:p w14:paraId="60695F8A" w14:textId="77777777" w:rsidR="00E80032" w:rsidRPr="00EC76D5" w:rsidRDefault="00E80032" w:rsidP="00E80032">
      <w:pPr>
        <w:pStyle w:val="Code"/>
      </w:pPr>
      <w:r w:rsidRPr="00EC76D5">
        <w:t xml:space="preserve">    srand((unsigned </w:t>
      </w:r>
      <w:r w:rsidRPr="00EC76D5">
        <w:rPr>
          <w:color w:val="000000" w:themeColor="text1"/>
          <w:rPrChange w:id="6265" w:author="Stefan Björnander" w:date="2012-05-06T21:51:00Z">
            <w:rPr>
              <w:color w:val="0000FF"/>
            </w:rPr>
          </w:rPrChange>
        </w:rPr>
        <w:t>int</w:t>
      </w:r>
      <w:r w:rsidRPr="00EC76D5">
        <w:t>) time(NULL));</w:t>
      </w:r>
    </w:p>
    <w:p w14:paraId="4583123D" w14:textId="77777777" w:rsidR="00E80032" w:rsidRPr="00EC76D5" w:rsidRDefault="00E80032" w:rsidP="00E80032">
      <w:pPr>
        <w:pStyle w:val="Code"/>
      </w:pPr>
    </w:p>
    <w:p w14:paraId="505F9795" w14:textId="77777777" w:rsidR="00E80032" w:rsidRPr="00EC76D5" w:rsidRDefault="00E80032" w:rsidP="00E80032">
      <w:pPr>
        <w:pStyle w:val="Code"/>
      </w:pPr>
      <w:r w:rsidRPr="00EC76D5">
        <w:t xml:space="preserve">    for (iIndex2 = 0; iIndex2 &lt; 10; ++iIndex2) {</w:t>
      </w:r>
    </w:p>
    <w:p w14:paraId="7E471EC5" w14:textId="77777777" w:rsidR="00E80032" w:rsidRPr="00EC76D5" w:rsidRDefault="00E80032" w:rsidP="00E80032">
      <w:pPr>
        <w:pStyle w:val="Code"/>
      </w:pPr>
      <w:r w:rsidRPr="00EC76D5">
        <w:t xml:space="preserve">      int randomNumber = rand() % 100 + 1;</w:t>
      </w:r>
    </w:p>
    <w:p w14:paraId="09745E23" w14:textId="77777777" w:rsidR="00E80032" w:rsidRPr="00EC76D5" w:rsidRDefault="00E80032" w:rsidP="00E80032">
      <w:pPr>
        <w:pStyle w:val="Code"/>
      </w:pPr>
      <w:r w:rsidRPr="00EC76D5">
        <w:t xml:space="preserve">      printf("%d\n", randomNumber);</w:t>
      </w:r>
    </w:p>
    <w:p w14:paraId="504C0DDA" w14:textId="77777777" w:rsidR="00E80032" w:rsidRPr="00EC76D5" w:rsidRDefault="00E80032" w:rsidP="00E80032">
      <w:pPr>
        <w:pStyle w:val="Code"/>
      </w:pPr>
      <w:r w:rsidRPr="00EC76D5">
        <w:t xml:space="preserve">    }</w:t>
      </w:r>
    </w:p>
    <w:p w14:paraId="10BC3353" w14:textId="77777777" w:rsidR="00E80032" w:rsidRPr="00EC76D5" w:rsidRDefault="00E80032" w:rsidP="00E80032">
      <w:pPr>
        <w:pStyle w:val="Code"/>
      </w:pPr>
    </w:p>
    <w:p w14:paraId="1F09A370" w14:textId="77777777" w:rsidR="00E80032" w:rsidRPr="00EC76D5" w:rsidRDefault="00E80032" w:rsidP="00E80032">
      <w:pPr>
        <w:pStyle w:val="Code"/>
      </w:pPr>
      <w:r w:rsidRPr="00EC76D5">
        <w:t xml:space="preserve">    printf("\n");</w:t>
      </w:r>
    </w:p>
    <w:p w14:paraId="4FCFC093" w14:textId="77777777" w:rsidR="00E80032" w:rsidRPr="00EC76D5" w:rsidRDefault="00E80032" w:rsidP="00E80032">
      <w:pPr>
        <w:pStyle w:val="Code"/>
      </w:pPr>
      <w:r w:rsidRPr="00EC76D5">
        <w:t xml:space="preserve">  }</w:t>
      </w:r>
    </w:p>
    <w:p w14:paraId="701BACC7" w14:textId="77777777" w:rsidR="00E80032" w:rsidRPr="00EC76D5" w:rsidRDefault="00E80032" w:rsidP="00E80032">
      <w:pPr>
        <w:pStyle w:val="Code"/>
      </w:pPr>
      <w:r w:rsidRPr="00EC76D5">
        <w:t>}</w:t>
      </w:r>
    </w:p>
    <w:p w14:paraId="70C04547" w14:textId="77777777" w:rsidR="00E80032" w:rsidRPr="00EC76D5" w:rsidRDefault="00E80032" w:rsidP="007C7CB2">
      <w:pPr>
        <w:pStyle w:val="Rubrik3"/>
      </w:pPr>
      <w:bookmarkStart w:id="6266" w:name="_Toc323656741"/>
      <w:bookmarkStart w:id="6267" w:name="_Toc324085479"/>
      <w:bookmarkStart w:id="6268" w:name="_Toc383781131"/>
      <w:bookmarkStart w:id="6269" w:name="_Toc481936531"/>
      <w:r w:rsidRPr="00EC76D5">
        <w:t>Limits of Integral and Floating Types</w:t>
      </w:r>
      <w:bookmarkEnd w:id="6266"/>
      <w:bookmarkEnd w:id="6267"/>
      <w:bookmarkEnd w:id="6268"/>
      <w:bookmarkEnd w:id="6269"/>
    </w:p>
    <w:p w14:paraId="1B2E9FB8" w14:textId="77777777" w:rsidR="00E80032" w:rsidRPr="00EC76D5" w:rsidRDefault="00E80032" w:rsidP="00E80032">
      <w:r w:rsidRPr="00EC76D5">
        <w:t>Since the type sizes are implementation dependent, there are a set of macros defining the minimum and maximum values of the integrated and floating types. The minimum values of unsigned integral types are always zero.</w:t>
      </w:r>
    </w:p>
    <w:p w14:paraId="66B2111C" w14:textId="77777777" w:rsidR="00E80032" w:rsidRPr="00EC76D5" w:rsidRDefault="00E80032" w:rsidP="00E80032">
      <w:pPr>
        <w:pStyle w:val="Code"/>
      </w:pPr>
      <w:r w:rsidRPr="00EC76D5">
        <w:lastRenderedPageBreak/>
        <w:t>#include &lt;stdio.h&gt;</w:t>
      </w:r>
    </w:p>
    <w:p w14:paraId="58475303" w14:textId="77777777" w:rsidR="00E80032" w:rsidRPr="00EC76D5" w:rsidRDefault="00E80032" w:rsidP="00E80032">
      <w:pPr>
        <w:pStyle w:val="Code"/>
      </w:pPr>
      <w:r w:rsidRPr="00EC76D5">
        <w:t>#include &lt;limits.h&gt; // The integral type limit constants.</w:t>
      </w:r>
    </w:p>
    <w:p w14:paraId="43486CE3" w14:textId="77777777" w:rsidR="00E80032" w:rsidRPr="00EC76D5" w:rsidRDefault="00E80032" w:rsidP="00E80032">
      <w:pPr>
        <w:pStyle w:val="Code"/>
      </w:pPr>
      <w:r w:rsidRPr="00EC76D5">
        <w:t>#include &lt;float.h&gt;  // The floating type limit constants.</w:t>
      </w:r>
    </w:p>
    <w:p w14:paraId="4C860F4A" w14:textId="77777777" w:rsidR="00E80032" w:rsidRPr="00EC76D5" w:rsidRDefault="00E80032" w:rsidP="00E80032">
      <w:pPr>
        <w:pStyle w:val="Code"/>
      </w:pPr>
    </w:p>
    <w:p w14:paraId="4E056705" w14:textId="77777777" w:rsidR="00E80032" w:rsidRPr="00EC76D5" w:rsidRDefault="00E80032" w:rsidP="00E80032">
      <w:pPr>
        <w:pStyle w:val="Code"/>
      </w:pPr>
      <w:r w:rsidRPr="00EC76D5">
        <w:t>void main() {</w:t>
      </w:r>
    </w:p>
    <w:p w14:paraId="404DFC30" w14:textId="77777777" w:rsidR="00E80032" w:rsidRPr="00EC76D5" w:rsidRDefault="00E80032" w:rsidP="00E80032">
      <w:pPr>
        <w:pStyle w:val="Code"/>
      </w:pPr>
      <w:r w:rsidRPr="00EC76D5">
        <w:t xml:space="preserve">  printf("Minimum signed char: %d\n", SCHAR_MIN);</w:t>
      </w:r>
    </w:p>
    <w:p w14:paraId="0AD0A152" w14:textId="77777777" w:rsidR="00E80032" w:rsidRPr="00EC76D5" w:rsidRDefault="00E80032" w:rsidP="00E80032">
      <w:pPr>
        <w:pStyle w:val="Code"/>
      </w:pPr>
      <w:r w:rsidRPr="00EC76D5">
        <w:t xml:space="preserve">  printf("Maximum signed char: %d\n", SCHAR_MAX);</w:t>
      </w:r>
    </w:p>
    <w:p w14:paraId="00C97F24" w14:textId="77777777" w:rsidR="00E80032" w:rsidRPr="00EC76D5" w:rsidRDefault="00E80032" w:rsidP="00E80032">
      <w:pPr>
        <w:pStyle w:val="Code"/>
      </w:pPr>
      <w:r w:rsidRPr="00EC76D5">
        <w:t xml:space="preserve">  printf("Minimum signed short int: %d\n", SHRT_MIN);</w:t>
      </w:r>
    </w:p>
    <w:p w14:paraId="4D1F2BF8" w14:textId="77777777" w:rsidR="00E80032" w:rsidRPr="00EC76D5" w:rsidRDefault="00E80032" w:rsidP="00E80032">
      <w:pPr>
        <w:pStyle w:val="Code"/>
      </w:pPr>
      <w:r w:rsidRPr="00EC76D5">
        <w:t xml:space="preserve">  printf("Maximum signed short int: %d\n", SHRT_MAX);</w:t>
      </w:r>
    </w:p>
    <w:p w14:paraId="3FE6A329" w14:textId="77777777" w:rsidR="00E80032" w:rsidRPr="00EC76D5" w:rsidRDefault="00E80032" w:rsidP="00E80032">
      <w:pPr>
        <w:pStyle w:val="Code"/>
      </w:pPr>
      <w:r w:rsidRPr="00EC76D5">
        <w:t xml:space="preserve">  printf("Minimum signed int: %d\n", INT_MIN);</w:t>
      </w:r>
    </w:p>
    <w:p w14:paraId="0E0E2793" w14:textId="77777777" w:rsidR="00E80032" w:rsidRPr="00EC76D5" w:rsidRDefault="00E80032" w:rsidP="00E80032">
      <w:pPr>
        <w:pStyle w:val="Code"/>
      </w:pPr>
      <w:r w:rsidRPr="00EC76D5">
        <w:t xml:space="preserve">  printf("Maximum signed int: %d\n", INT_MAX);</w:t>
      </w:r>
    </w:p>
    <w:p w14:paraId="5010F769" w14:textId="77777777" w:rsidR="00E80032" w:rsidRPr="00EC76D5" w:rsidRDefault="00E80032" w:rsidP="00E80032">
      <w:pPr>
        <w:pStyle w:val="Code"/>
      </w:pPr>
      <w:r w:rsidRPr="00EC76D5">
        <w:t xml:space="preserve">  printf("Minimum signed long int: %ld\n", LONG_MIN);</w:t>
      </w:r>
    </w:p>
    <w:p w14:paraId="35F05C26" w14:textId="77777777" w:rsidR="00E80032" w:rsidRPr="00EC76D5" w:rsidRDefault="00E80032" w:rsidP="00E80032">
      <w:pPr>
        <w:pStyle w:val="Code"/>
      </w:pPr>
      <w:r w:rsidRPr="00EC76D5">
        <w:t xml:space="preserve">  printf("Maximum signed long int: %ld\n\n", LONG_MAX);</w:t>
      </w:r>
    </w:p>
    <w:p w14:paraId="610BF1F3" w14:textId="77777777" w:rsidR="00E80032" w:rsidRPr="00EC76D5" w:rsidRDefault="00E80032" w:rsidP="00E80032">
      <w:pPr>
        <w:pStyle w:val="Code"/>
      </w:pPr>
    </w:p>
    <w:p w14:paraId="224DD072" w14:textId="77777777" w:rsidR="00E80032" w:rsidRPr="00EC76D5" w:rsidRDefault="00E80032" w:rsidP="00E80032">
      <w:pPr>
        <w:pStyle w:val="Code"/>
      </w:pPr>
      <w:r w:rsidRPr="00EC76D5">
        <w:t xml:space="preserve">  printf("Maximum unsigned char: %u\n", UCHAR_MAX);</w:t>
      </w:r>
    </w:p>
    <w:p w14:paraId="1E425EBD" w14:textId="77777777" w:rsidR="00E80032" w:rsidRPr="00EC76D5" w:rsidRDefault="00E80032" w:rsidP="00E80032">
      <w:pPr>
        <w:pStyle w:val="Code"/>
      </w:pPr>
      <w:r w:rsidRPr="00EC76D5">
        <w:t xml:space="preserve">  printf("Maximum unsigned short int: %u\n", USHRT_MAX);</w:t>
      </w:r>
    </w:p>
    <w:p w14:paraId="73392A69" w14:textId="77777777" w:rsidR="00E80032" w:rsidRPr="00EC76D5" w:rsidRDefault="00E80032" w:rsidP="00E80032">
      <w:pPr>
        <w:pStyle w:val="Code"/>
      </w:pPr>
      <w:r w:rsidRPr="00EC76D5">
        <w:t xml:space="preserve">  printf("Maximum unsigned int: %u\n", UINT_MAX);</w:t>
      </w:r>
    </w:p>
    <w:p w14:paraId="731CEF5C" w14:textId="77777777" w:rsidR="00E80032" w:rsidRPr="00EC76D5" w:rsidRDefault="00E80032" w:rsidP="00E80032">
      <w:pPr>
        <w:pStyle w:val="Code"/>
      </w:pPr>
      <w:r w:rsidRPr="00EC76D5">
        <w:t xml:space="preserve">  printf("Maximum unsigned long int: %lu\n\n", ULONG_MAX);</w:t>
      </w:r>
    </w:p>
    <w:p w14:paraId="381787F2" w14:textId="77777777" w:rsidR="00E80032" w:rsidRPr="00EC76D5" w:rsidRDefault="00E80032" w:rsidP="00E80032">
      <w:pPr>
        <w:pStyle w:val="Code"/>
      </w:pPr>
    </w:p>
    <w:p w14:paraId="79C71B90" w14:textId="77777777" w:rsidR="00E80032" w:rsidRPr="00EC76D5" w:rsidRDefault="00E80032" w:rsidP="00E80032">
      <w:pPr>
        <w:pStyle w:val="Code"/>
      </w:pPr>
      <w:r w:rsidRPr="00EC76D5">
        <w:t xml:space="preserve">  printf("Minimum float: %e\n", FLT_MIN);</w:t>
      </w:r>
    </w:p>
    <w:p w14:paraId="66795C8B" w14:textId="77777777" w:rsidR="00E80032" w:rsidRPr="00EC76D5" w:rsidRDefault="00E80032" w:rsidP="00E80032">
      <w:pPr>
        <w:pStyle w:val="Code"/>
      </w:pPr>
      <w:r w:rsidRPr="00EC76D5">
        <w:t xml:space="preserve">  printf("Maximum float: %e\n", FLT_MAX);</w:t>
      </w:r>
    </w:p>
    <w:p w14:paraId="58E03CCD" w14:textId="77777777" w:rsidR="00E80032" w:rsidRPr="00EC76D5" w:rsidRDefault="00E80032" w:rsidP="00E80032">
      <w:pPr>
        <w:pStyle w:val="Code"/>
      </w:pPr>
      <w:r w:rsidRPr="00EC76D5">
        <w:t xml:space="preserve">  printf("Minimum double: %e\n", DBL_MIN);</w:t>
      </w:r>
    </w:p>
    <w:p w14:paraId="2D896B6D" w14:textId="77777777" w:rsidR="00E80032" w:rsidRPr="00EC76D5" w:rsidRDefault="00E80032" w:rsidP="00E80032">
      <w:pPr>
        <w:pStyle w:val="Code"/>
      </w:pPr>
      <w:r w:rsidRPr="00EC76D5">
        <w:t xml:space="preserve">  printf("Maximum double: %e\n", DBL_MAX);</w:t>
      </w:r>
    </w:p>
    <w:p w14:paraId="0BEAFE1B" w14:textId="77777777" w:rsidR="00E80032" w:rsidRPr="00EC76D5" w:rsidRDefault="00E80032" w:rsidP="00E80032">
      <w:pPr>
        <w:pStyle w:val="Code"/>
      </w:pPr>
      <w:r w:rsidRPr="00EC76D5">
        <w:t xml:space="preserve">  printf("Minimum long double: %le\n", LDBL_MIN);</w:t>
      </w:r>
    </w:p>
    <w:p w14:paraId="51230C8D" w14:textId="77777777" w:rsidR="00E80032" w:rsidRPr="00EC76D5" w:rsidRDefault="00E80032" w:rsidP="00E80032">
      <w:pPr>
        <w:pStyle w:val="Code"/>
      </w:pPr>
      <w:r w:rsidRPr="00EC76D5">
        <w:t xml:space="preserve">  printf("Maximum long double: %le\n", LDBL_MAX);</w:t>
      </w:r>
    </w:p>
    <w:p w14:paraId="48A566A6" w14:textId="77777777" w:rsidR="00E80032" w:rsidRPr="00EC76D5" w:rsidRDefault="00E80032" w:rsidP="00E80032">
      <w:pPr>
        <w:pStyle w:val="Code"/>
      </w:pPr>
      <w:r w:rsidRPr="00EC76D5">
        <w:t>}</w:t>
      </w:r>
    </w:p>
    <w:p w14:paraId="0C5FB797" w14:textId="77777777" w:rsidR="00E80032" w:rsidRPr="00EC76D5" w:rsidRDefault="00E80032" w:rsidP="007C7CB2">
      <w:pPr>
        <w:pStyle w:val="Rubrik3"/>
      </w:pPr>
      <w:bookmarkStart w:id="6270" w:name="_Toc323656742"/>
      <w:bookmarkStart w:id="6271" w:name="_Toc324085480"/>
      <w:bookmarkStart w:id="6272" w:name="_Toc383781132"/>
      <w:bookmarkStart w:id="6273" w:name="_Toc481936532"/>
      <w:r w:rsidRPr="00EC76D5">
        <w:t>Character Functions</w:t>
      </w:r>
      <w:bookmarkEnd w:id="6270"/>
      <w:bookmarkEnd w:id="6271"/>
      <w:bookmarkEnd w:id="6272"/>
      <w:bookmarkEnd w:id="6273"/>
    </w:p>
    <w:p w14:paraId="4F12C1B2" w14:textId="77777777" w:rsidR="00E80032" w:rsidRPr="00EC76D5" w:rsidRDefault="00E80032" w:rsidP="00E80032">
      <w:r w:rsidRPr="00EC76D5">
        <w:t>There are a set of functions for classifying a character.</w:t>
      </w:r>
    </w:p>
    <w:p w14:paraId="1D9D9917" w14:textId="77777777" w:rsidR="00E80032" w:rsidRPr="00EC76D5" w:rsidRDefault="00E80032" w:rsidP="00E80032">
      <w:pPr>
        <w:pStyle w:val="Code"/>
      </w:pPr>
      <w:r w:rsidRPr="00EC76D5">
        <w:t xml:space="preserve">  </w:t>
      </w:r>
      <w:r w:rsidRPr="00EC76D5">
        <w:rPr>
          <w:color w:val="000000" w:themeColor="text1"/>
          <w:rPrChange w:id="6274" w:author="Stefan Björnander" w:date="2012-05-06T21:51:00Z">
            <w:rPr>
              <w:color w:val="0000FF"/>
            </w:rPr>
          </w:rPrChange>
        </w:rPr>
        <w:t>if</w:t>
      </w:r>
      <w:r w:rsidRPr="00EC76D5">
        <w:t xml:space="preserve"> (isdigit(c)) {</w:t>
      </w:r>
    </w:p>
    <w:p w14:paraId="4206CF83" w14:textId="77777777" w:rsidR="00E80032" w:rsidRPr="00EC76D5" w:rsidRDefault="00E80032" w:rsidP="00E80032">
      <w:pPr>
        <w:pStyle w:val="Code"/>
      </w:pPr>
      <w:r w:rsidRPr="00EC76D5">
        <w:t xml:space="preserve">    printf("%c is a digit.", c);</w:t>
      </w:r>
    </w:p>
    <w:p w14:paraId="1A53AB5C" w14:textId="77777777" w:rsidR="00E80032" w:rsidRPr="00EC76D5" w:rsidRDefault="00E80032" w:rsidP="00E80032">
      <w:pPr>
        <w:pStyle w:val="Code"/>
      </w:pPr>
      <w:r w:rsidRPr="00EC76D5">
        <w:t xml:space="preserve">  }</w:t>
      </w:r>
    </w:p>
    <w:p w14:paraId="16E1A8F0" w14:textId="77777777" w:rsidR="00E80032" w:rsidRPr="00EC76D5" w:rsidRDefault="00E80032" w:rsidP="00E80032">
      <w:r w:rsidRPr="00EC76D5">
        <w:t>Below follows a table of the character functions. The ASCII codes are stated within brackets.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6"/>
        <w:gridCol w:w="7634"/>
      </w:tblGrid>
      <w:tr w:rsidR="00E80032" w:rsidRPr="00EC76D5" w14:paraId="0ED17A61" w14:textId="77777777" w:rsidTr="000803FF">
        <w:tc>
          <w:tcPr>
            <w:tcW w:w="1384" w:type="dxa"/>
          </w:tcPr>
          <w:p w14:paraId="6A1AC1B9" w14:textId="77777777" w:rsidR="00E80032" w:rsidRPr="00EC76D5" w:rsidRDefault="00E80032" w:rsidP="000803FF">
            <w:r w:rsidRPr="00EC76D5">
              <w:t>Function</w:t>
            </w:r>
          </w:p>
        </w:tc>
        <w:tc>
          <w:tcPr>
            <w:tcW w:w="7904" w:type="dxa"/>
          </w:tcPr>
          <w:p w14:paraId="1F86BB70" w14:textId="77777777" w:rsidR="00E80032" w:rsidRPr="00EC76D5" w:rsidRDefault="00E80032" w:rsidP="000803FF">
            <w:r w:rsidRPr="00EC76D5">
              <w:t>Checks</w:t>
            </w:r>
          </w:p>
        </w:tc>
      </w:tr>
      <w:tr w:rsidR="00E80032" w:rsidRPr="00EC76D5" w14:paraId="251EBC96" w14:textId="77777777" w:rsidTr="000803FF">
        <w:tc>
          <w:tcPr>
            <w:tcW w:w="1384" w:type="dxa"/>
          </w:tcPr>
          <w:p w14:paraId="155081AE" w14:textId="77777777" w:rsidR="00E80032" w:rsidRPr="00EC76D5" w:rsidRDefault="00E80032" w:rsidP="000803FF">
            <w:pPr>
              <w:rPr>
                <w:b/>
                <w:sz w:val="21"/>
                <w:szCs w:val="21"/>
              </w:rPr>
            </w:pPr>
            <w:r w:rsidRPr="00EC76D5">
              <w:rPr>
                <w:b/>
                <w:sz w:val="21"/>
                <w:szCs w:val="21"/>
              </w:rPr>
              <w:t>isalpha</w:t>
            </w:r>
          </w:p>
        </w:tc>
        <w:tc>
          <w:tcPr>
            <w:tcW w:w="7904" w:type="dxa"/>
          </w:tcPr>
          <w:p w14:paraId="4C8BAAA8" w14:textId="77777777" w:rsidR="00E80032" w:rsidRPr="00EC76D5" w:rsidRDefault="00E80032" w:rsidP="000803FF">
            <w:r w:rsidRPr="00EC76D5">
              <w:t>Letter: a-z and A-Z.</w:t>
            </w:r>
          </w:p>
        </w:tc>
      </w:tr>
      <w:tr w:rsidR="00E80032" w:rsidRPr="00EC76D5" w14:paraId="039EFEB5" w14:textId="77777777" w:rsidTr="000803FF">
        <w:tc>
          <w:tcPr>
            <w:tcW w:w="1384" w:type="dxa"/>
          </w:tcPr>
          <w:p w14:paraId="273579E5" w14:textId="77777777" w:rsidR="00E80032" w:rsidRPr="00EC76D5" w:rsidRDefault="00E80032" w:rsidP="000803FF">
            <w:pPr>
              <w:rPr>
                <w:b/>
                <w:sz w:val="21"/>
                <w:szCs w:val="21"/>
              </w:rPr>
            </w:pPr>
            <w:r w:rsidRPr="00EC76D5">
              <w:rPr>
                <w:b/>
                <w:sz w:val="21"/>
                <w:szCs w:val="21"/>
              </w:rPr>
              <w:t>islower</w:t>
            </w:r>
          </w:p>
        </w:tc>
        <w:tc>
          <w:tcPr>
            <w:tcW w:w="7904" w:type="dxa"/>
          </w:tcPr>
          <w:p w14:paraId="499210E5" w14:textId="77777777" w:rsidR="00E80032" w:rsidRPr="00EC76D5" w:rsidRDefault="00E80032" w:rsidP="000803FF">
            <w:r w:rsidRPr="00EC76D5">
              <w:t>Lower case letter: a-z.</w:t>
            </w:r>
          </w:p>
        </w:tc>
      </w:tr>
      <w:tr w:rsidR="00E80032" w:rsidRPr="00EC76D5" w14:paraId="0599BCB2" w14:textId="77777777" w:rsidTr="000803FF">
        <w:tc>
          <w:tcPr>
            <w:tcW w:w="1384" w:type="dxa"/>
          </w:tcPr>
          <w:p w14:paraId="059E0D3F" w14:textId="77777777" w:rsidR="00E80032" w:rsidRPr="00EC76D5" w:rsidRDefault="00E80032" w:rsidP="000803FF">
            <w:pPr>
              <w:rPr>
                <w:b/>
                <w:sz w:val="21"/>
                <w:szCs w:val="21"/>
              </w:rPr>
            </w:pPr>
            <w:r w:rsidRPr="00EC76D5">
              <w:rPr>
                <w:b/>
                <w:sz w:val="21"/>
                <w:szCs w:val="21"/>
              </w:rPr>
              <w:t>isupper</w:t>
            </w:r>
          </w:p>
        </w:tc>
        <w:tc>
          <w:tcPr>
            <w:tcW w:w="7904" w:type="dxa"/>
          </w:tcPr>
          <w:p w14:paraId="1B6ED2CD" w14:textId="77777777" w:rsidR="00E80032" w:rsidRPr="00EC76D5" w:rsidRDefault="00E80032" w:rsidP="000803FF">
            <w:r w:rsidRPr="00EC76D5">
              <w:t>Upper case letter: A-Z.</w:t>
            </w:r>
          </w:p>
        </w:tc>
      </w:tr>
      <w:tr w:rsidR="00E80032" w:rsidRPr="00EC76D5" w14:paraId="0C70D3AC" w14:textId="77777777" w:rsidTr="000803FF">
        <w:tc>
          <w:tcPr>
            <w:tcW w:w="1384" w:type="dxa"/>
          </w:tcPr>
          <w:p w14:paraId="75E8B14F" w14:textId="77777777" w:rsidR="00E80032" w:rsidRPr="00EC76D5" w:rsidRDefault="00E80032" w:rsidP="000803FF">
            <w:pPr>
              <w:rPr>
                <w:b/>
                <w:sz w:val="21"/>
                <w:szCs w:val="21"/>
              </w:rPr>
            </w:pPr>
            <w:r w:rsidRPr="00EC76D5">
              <w:rPr>
                <w:b/>
                <w:sz w:val="21"/>
                <w:szCs w:val="21"/>
              </w:rPr>
              <w:t>isdigit</w:t>
            </w:r>
          </w:p>
        </w:tc>
        <w:tc>
          <w:tcPr>
            <w:tcW w:w="7904" w:type="dxa"/>
          </w:tcPr>
          <w:p w14:paraId="7AE709D3" w14:textId="77777777" w:rsidR="00E80032" w:rsidRPr="00EC76D5" w:rsidRDefault="00E80032" w:rsidP="000803FF">
            <w:r w:rsidRPr="00EC76D5">
              <w:t>Digit: 0-9.</w:t>
            </w:r>
          </w:p>
        </w:tc>
      </w:tr>
      <w:tr w:rsidR="00E80032" w:rsidRPr="00EC76D5" w14:paraId="7DC884F8" w14:textId="77777777" w:rsidTr="000803FF">
        <w:tc>
          <w:tcPr>
            <w:tcW w:w="1384" w:type="dxa"/>
          </w:tcPr>
          <w:p w14:paraId="5F75363D" w14:textId="77777777" w:rsidR="00E80032" w:rsidRPr="00EC76D5" w:rsidRDefault="00E80032" w:rsidP="000803FF">
            <w:pPr>
              <w:rPr>
                <w:b/>
                <w:sz w:val="21"/>
                <w:szCs w:val="21"/>
              </w:rPr>
            </w:pPr>
            <w:r w:rsidRPr="00EC76D5">
              <w:rPr>
                <w:b/>
                <w:sz w:val="21"/>
                <w:szCs w:val="21"/>
              </w:rPr>
              <w:t>Isxdigit</w:t>
            </w:r>
          </w:p>
        </w:tc>
        <w:tc>
          <w:tcPr>
            <w:tcW w:w="7904" w:type="dxa"/>
          </w:tcPr>
          <w:p w14:paraId="2EAEAA50" w14:textId="77777777" w:rsidR="00E80032" w:rsidRPr="00EC76D5" w:rsidRDefault="00E80032" w:rsidP="000803FF">
            <w:r w:rsidRPr="00EC76D5">
              <w:t>Hexadecimal digit: a-f, a-f, and 0-9.</w:t>
            </w:r>
          </w:p>
        </w:tc>
      </w:tr>
      <w:tr w:rsidR="00E80032" w:rsidRPr="00EC76D5" w14:paraId="6FA65A2C" w14:textId="77777777" w:rsidTr="000803FF">
        <w:tc>
          <w:tcPr>
            <w:tcW w:w="1384" w:type="dxa"/>
          </w:tcPr>
          <w:p w14:paraId="10A209FE" w14:textId="77777777" w:rsidR="00E80032" w:rsidRPr="00EC76D5" w:rsidRDefault="00E80032" w:rsidP="000803FF">
            <w:pPr>
              <w:rPr>
                <w:b/>
                <w:sz w:val="21"/>
                <w:szCs w:val="21"/>
              </w:rPr>
            </w:pPr>
            <w:commentRangeStart w:id="6275"/>
            <w:commentRangeStart w:id="6276"/>
            <w:r w:rsidRPr="00EC76D5">
              <w:rPr>
                <w:b/>
                <w:sz w:val="21"/>
                <w:szCs w:val="21"/>
              </w:rPr>
              <w:t>Isalnum</w:t>
            </w:r>
            <w:commentRangeEnd w:id="6275"/>
            <w:r w:rsidR="00166455" w:rsidRPr="00EC76D5">
              <w:rPr>
                <w:rStyle w:val="Kommentarsreferens"/>
                <w:rFonts w:eastAsia="Times New Roman" w:cs="Times New Roman"/>
              </w:rPr>
              <w:commentReference w:id="6275"/>
            </w:r>
            <w:commentRangeEnd w:id="6276"/>
            <w:r w:rsidR="00166455" w:rsidRPr="00EC76D5">
              <w:rPr>
                <w:rStyle w:val="Kommentarsreferens"/>
                <w:rFonts w:eastAsia="Times New Roman" w:cs="Times New Roman"/>
              </w:rPr>
              <w:commentReference w:id="6276"/>
            </w:r>
          </w:p>
        </w:tc>
        <w:tc>
          <w:tcPr>
            <w:tcW w:w="7904" w:type="dxa"/>
          </w:tcPr>
          <w:p w14:paraId="33661E54" w14:textId="77777777" w:rsidR="00E80032" w:rsidRPr="00EC76D5" w:rsidRDefault="00E80032" w:rsidP="000803FF">
            <w:r w:rsidRPr="00EC76D5">
              <w:t>Alphanumeric character: letter or digit.</w:t>
            </w:r>
          </w:p>
        </w:tc>
      </w:tr>
      <w:tr w:rsidR="00E80032" w:rsidRPr="00EC76D5" w14:paraId="111BDD98" w14:textId="77777777" w:rsidTr="000803FF">
        <w:tc>
          <w:tcPr>
            <w:tcW w:w="1384" w:type="dxa"/>
          </w:tcPr>
          <w:p w14:paraId="5BDE4C22" w14:textId="77777777" w:rsidR="00E80032" w:rsidRPr="00EC76D5" w:rsidRDefault="00E80032" w:rsidP="000803FF">
            <w:pPr>
              <w:rPr>
                <w:b/>
                <w:sz w:val="21"/>
                <w:szCs w:val="21"/>
              </w:rPr>
            </w:pPr>
            <w:r w:rsidRPr="00EC76D5">
              <w:rPr>
                <w:b/>
                <w:sz w:val="21"/>
                <w:szCs w:val="21"/>
              </w:rPr>
              <w:t>Isspace</w:t>
            </w:r>
          </w:p>
        </w:tc>
        <w:tc>
          <w:tcPr>
            <w:tcW w:w="7904" w:type="dxa"/>
          </w:tcPr>
          <w:p w14:paraId="7A1BA1D2" w14:textId="77777777" w:rsidR="00E80032" w:rsidRPr="00EC76D5" w:rsidRDefault="00E80032" w:rsidP="000803FF">
            <w:r w:rsidRPr="00EC76D5">
              <w:t>White-space character: space (0x20), horizontal tab (0x09), vertical tab (0x0B), new-line (0x0A), form-feed (0x0D), or carriage return (0x0C).</w:t>
            </w:r>
          </w:p>
        </w:tc>
      </w:tr>
      <w:tr w:rsidR="00E80032" w:rsidRPr="00EC76D5" w14:paraId="26458688" w14:textId="77777777" w:rsidTr="000803FF">
        <w:tc>
          <w:tcPr>
            <w:tcW w:w="1384" w:type="dxa"/>
          </w:tcPr>
          <w:p w14:paraId="7510BDB3" w14:textId="77777777" w:rsidR="00E80032" w:rsidRPr="00EC76D5" w:rsidRDefault="00E80032" w:rsidP="000803FF">
            <w:pPr>
              <w:rPr>
                <w:b/>
                <w:sz w:val="21"/>
                <w:szCs w:val="21"/>
              </w:rPr>
            </w:pPr>
            <w:r w:rsidRPr="00EC76D5">
              <w:rPr>
                <w:b/>
                <w:sz w:val="21"/>
                <w:szCs w:val="21"/>
              </w:rPr>
              <w:lastRenderedPageBreak/>
              <w:t>Iscntrl</w:t>
            </w:r>
          </w:p>
        </w:tc>
        <w:tc>
          <w:tcPr>
            <w:tcW w:w="7904" w:type="dxa"/>
          </w:tcPr>
          <w:p w14:paraId="1E4A5FAF" w14:textId="77777777" w:rsidR="00E80032" w:rsidRPr="00EC76D5" w:rsidRDefault="00E80032" w:rsidP="000803FF">
            <w:r w:rsidRPr="00EC76D5">
              <w:t>Control character: characters with ASCII codes 0x00 to 0x0F, inclusive, and delete (0x1F).</w:t>
            </w:r>
          </w:p>
        </w:tc>
      </w:tr>
      <w:tr w:rsidR="00E80032" w:rsidRPr="00EC76D5" w14:paraId="293790B0" w14:textId="77777777" w:rsidTr="000803FF">
        <w:tc>
          <w:tcPr>
            <w:tcW w:w="1384" w:type="dxa"/>
          </w:tcPr>
          <w:p w14:paraId="5446CD99" w14:textId="77777777" w:rsidR="00E80032" w:rsidRPr="00EC76D5" w:rsidRDefault="00E80032" w:rsidP="000803FF">
            <w:pPr>
              <w:rPr>
                <w:b/>
                <w:sz w:val="21"/>
                <w:szCs w:val="21"/>
              </w:rPr>
            </w:pPr>
            <w:r w:rsidRPr="00EC76D5">
              <w:rPr>
                <w:b/>
                <w:sz w:val="21"/>
                <w:szCs w:val="21"/>
              </w:rPr>
              <w:t>Isprint</w:t>
            </w:r>
          </w:p>
        </w:tc>
        <w:tc>
          <w:tcPr>
            <w:tcW w:w="7904" w:type="dxa"/>
          </w:tcPr>
          <w:p w14:paraId="3B4A3748" w14:textId="77777777" w:rsidR="00E80032" w:rsidRPr="00EC76D5" w:rsidRDefault="00E80032" w:rsidP="000803FF">
            <w:r w:rsidRPr="00EC76D5">
              <w:t>Printable character: any character that is not a control character.</w:t>
            </w:r>
          </w:p>
        </w:tc>
      </w:tr>
      <w:tr w:rsidR="00E80032" w:rsidRPr="00EC76D5" w14:paraId="22B7B7DB" w14:textId="77777777" w:rsidTr="000803FF">
        <w:tc>
          <w:tcPr>
            <w:tcW w:w="1384" w:type="dxa"/>
          </w:tcPr>
          <w:p w14:paraId="53B66702" w14:textId="77777777" w:rsidR="00E80032" w:rsidRPr="00EC76D5" w:rsidRDefault="00E80032" w:rsidP="000803FF">
            <w:pPr>
              <w:rPr>
                <w:b/>
                <w:sz w:val="21"/>
                <w:szCs w:val="21"/>
              </w:rPr>
            </w:pPr>
            <w:r w:rsidRPr="00EC76D5">
              <w:rPr>
                <w:b/>
                <w:sz w:val="21"/>
                <w:szCs w:val="21"/>
              </w:rPr>
              <w:t>Isgraph</w:t>
            </w:r>
          </w:p>
        </w:tc>
        <w:tc>
          <w:tcPr>
            <w:tcW w:w="7904" w:type="dxa"/>
          </w:tcPr>
          <w:p w14:paraId="179AA4FA" w14:textId="77777777" w:rsidR="00E80032" w:rsidRPr="00EC76D5" w:rsidRDefault="00E80032" w:rsidP="000803FF">
            <w:r w:rsidRPr="00EC76D5">
              <w:t>Graphical character: any printable character that is not a white-space character.</w:t>
            </w:r>
          </w:p>
        </w:tc>
      </w:tr>
      <w:tr w:rsidR="00E80032" w:rsidRPr="00EC76D5" w14:paraId="5D7061B8" w14:textId="77777777" w:rsidTr="000803FF">
        <w:tc>
          <w:tcPr>
            <w:tcW w:w="1384" w:type="dxa"/>
          </w:tcPr>
          <w:p w14:paraId="7D150666" w14:textId="77777777" w:rsidR="00E80032" w:rsidRPr="00EC76D5" w:rsidRDefault="00E80032" w:rsidP="000803FF">
            <w:pPr>
              <w:rPr>
                <w:b/>
                <w:sz w:val="21"/>
                <w:szCs w:val="21"/>
              </w:rPr>
            </w:pPr>
            <w:r w:rsidRPr="00EC76D5">
              <w:rPr>
                <w:b/>
                <w:sz w:val="21"/>
                <w:szCs w:val="21"/>
              </w:rPr>
              <w:t>ispunct</w:t>
            </w:r>
          </w:p>
        </w:tc>
        <w:tc>
          <w:tcPr>
            <w:tcW w:w="7904" w:type="dxa"/>
          </w:tcPr>
          <w:p w14:paraId="2AA37FF3" w14:textId="77777777" w:rsidR="00E80032" w:rsidRPr="00EC76D5" w:rsidRDefault="00E80032" w:rsidP="000803FF">
            <w:r w:rsidRPr="00EC76D5">
              <w:t>Punctuation character: any graphical character that is not an alphanumeric character.</w:t>
            </w:r>
          </w:p>
        </w:tc>
      </w:tr>
    </w:tbl>
    <w:p w14:paraId="3B61C4E2" w14:textId="77777777" w:rsidR="00E80032" w:rsidRPr="00EC76D5" w:rsidRDefault="00E80032" w:rsidP="00E80032">
      <w:r w:rsidRPr="00EC76D5">
        <w:t xml:space="preserve">There is also the </w:t>
      </w:r>
      <w:r w:rsidRPr="00EC76D5">
        <w:rPr>
          <w:rStyle w:val="CodeInText0"/>
        </w:rPr>
        <w:t>tolower</w:t>
      </w:r>
      <w:r w:rsidRPr="00EC76D5">
        <w:t xml:space="preserve"> and </w:t>
      </w:r>
      <w:r w:rsidRPr="00EC76D5">
        <w:rPr>
          <w:rStyle w:val="CodeInText0"/>
        </w:rPr>
        <w:t>toupper</w:t>
      </w:r>
      <w:r w:rsidRPr="00EC76D5">
        <w:t xml:space="preserve"> functions that returns the character in lower and upper case, respectively.</w:t>
      </w:r>
    </w:p>
    <w:p w14:paraId="30CAE14D" w14:textId="77777777" w:rsidR="00E80032" w:rsidRPr="00EC76D5" w:rsidRDefault="00E80032" w:rsidP="00E80032">
      <w:pPr>
        <w:pStyle w:val="Code"/>
      </w:pPr>
      <w:r w:rsidRPr="00EC76D5">
        <w:t>printf("%c in lower case: %c, and in upper case: %c.",</w:t>
      </w:r>
    </w:p>
    <w:p w14:paraId="72322096" w14:textId="77777777" w:rsidR="00E80032" w:rsidRPr="00EC76D5" w:rsidRDefault="00E80032" w:rsidP="00E80032">
      <w:pPr>
        <w:pStyle w:val="Code"/>
      </w:pPr>
      <w:r w:rsidRPr="00EC76D5">
        <w:t xml:space="preserve">       c, tolower(c), toupper(c));</w:t>
      </w:r>
    </w:p>
    <w:p w14:paraId="0818FDA0" w14:textId="3C41026B" w:rsidR="00E80032" w:rsidRPr="00EC76D5" w:rsidRDefault="00E80032" w:rsidP="007C7CB2">
      <w:pPr>
        <w:pStyle w:val="Rubrik2"/>
      </w:pPr>
      <w:bookmarkStart w:id="6277" w:name="_Toc323656743"/>
      <w:bookmarkStart w:id="6278" w:name="_Toc324085481"/>
      <w:bookmarkStart w:id="6279" w:name="_Toc383781133"/>
      <w:bookmarkStart w:id="6280" w:name="_Toc481936533"/>
      <w:r w:rsidRPr="00EC76D5">
        <w:t>Further Reading</w:t>
      </w:r>
      <w:bookmarkEnd w:id="6160"/>
      <w:bookmarkEnd w:id="6277"/>
      <w:bookmarkEnd w:id="6278"/>
      <w:bookmarkEnd w:id="6279"/>
      <w:bookmarkEnd w:id="6280"/>
    </w:p>
    <w:p w14:paraId="41C6A297" w14:textId="77777777" w:rsidR="00E80032" w:rsidRPr="00EC76D5" w:rsidRDefault="00E80032" w:rsidP="00E80032">
      <w:r w:rsidRPr="00EC76D5">
        <w:t xml:space="preserve">I recommend </w:t>
      </w:r>
      <w:r w:rsidRPr="00EC76D5">
        <w:rPr>
          <w:i/>
        </w:rPr>
        <w:t>The C Programming Language</w:t>
      </w:r>
      <w:r w:rsidRPr="00EC76D5">
        <w:t xml:space="preserve"> by Brian Kernighan and Dennis Ritchie (2nd Edition, Prentice Hall, 1988). It describes ANSI C and the standard library in a short and consist way, and holds an appendix about the ANSI C standard.</w:t>
      </w:r>
    </w:p>
    <w:p w14:paraId="7C584EEC" w14:textId="77777777" w:rsidR="00E80032" w:rsidRPr="00EC76D5" w:rsidRDefault="00E80032" w:rsidP="00E80032">
      <w:pPr>
        <w:rPr>
          <w:szCs w:val="29"/>
        </w:rPr>
      </w:pPr>
      <w:r w:rsidRPr="00EC76D5">
        <w:t xml:space="preserve">If you want to learn more about C programming, I recommend </w:t>
      </w:r>
      <w:r w:rsidRPr="00EC76D5">
        <w:rPr>
          <w:i/>
        </w:rPr>
        <w:t>C How to Program</w:t>
      </w:r>
      <w:r w:rsidRPr="00EC76D5">
        <w:t xml:space="preserve"> by P. J. </w:t>
      </w:r>
      <w:hyperlink r:id="rId32" w:history="1">
        <w:r w:rsidRPr="00EC76D5">
          <w:t>Deitel</w:t>
        </w:r>
      </w:hyperlink>
      <w:r w:rsidRPr="00EC76D5">
        <w:t xml:space="preserve"> (6th Edition, Prentice Hall, 2009), which which discusses in depth the theory as well as practice of programming in C, with many clear and </w:t>
      </w:r>
      <w:r w:rsidR="00310BEE" w:rsidRPr="00EC76D5">
        <w:t>comprehensive</w:t>
      </w:r>
      <w:r w:rsidRPr="00EC76D5">
        <w:t xml:space="preserve"> examples. C in a Nutshell by </w:t>
      </w:r>
      <w:hyperlink r:id="rId33" w:anchor="tab_04" w:history="1">
        <w:r w:rsidRPr="00EC76D5">
          <w:t>Peter Prinz, Tony Crawford</w:t>
        </w:r>
      </w:hyperlink>
      <w:r w:rsidRPr="00EC76D5">
        <w:t xml:space="preserve"> (O'Reilly Media, 2005) and Practical C Programming (3th edition, O'Reilly Media, 1997) are also good </w:t>
      </w:r>
      <w:r w:rsidR="00561817" w:rsidRPr="00EC76D5">
        <w:t>choices</w:t>
      </w:r>
      <w:r w:rsidRPr="00EC76D5">
        <w:t>.</w:t>
      </w:r>
    </w:p>
    <w:p w14:paraId="62D8AC4B" w14:textId="77777777" w:rsidR="00E80032" w:rsidRPr="00EC76D5" w:rsidRDefault="00E80032" w:rsidP="00E80032">
      <w:r w:rsidRPr="00EC76D5">
        <w:t xml:space="preserve">When you have mastered the basic of C programming, I recommend </w:t>
      </w:r>
      <w:r w:rsidRPr="00EC76D5">
        <w:rPr>
          <w:rStyle w:val="Italic"/>
        </w:rPr>
        <w:t>Expert C Programming</w:t>
      </w:r>
      <w:r w:rsidRPr="00EC76D5">
        <w:t xml:space="preserve"> by P. Van Der Linden (Prentice Hall, 1994). Do not worry; you do not have to be an expert to read it.</w:t>
      </w:r>
    </w:p>
    <w:p w14:paraId="2D569D21" w14:textId="4DDBC779" w:rsidR="001D098B" w:rsidRPr="00EC76D5" w:rsidRDefault="001D098B" w:rsidP="00826BFE">
      <w:pPr>
        <w:pStyle w:val="Rubrik1"/>
      </w:pPr>
      <w:bookmarkStart w:id="6281" w:name="_Toc481936534"/>
      <w:r w:rsidRPr="00EC76D5">
        <w:lastRenderedPageBreak/>
        <w:t>A Crash Course in Java</w:t>
      </w:r>
      <w:bookmarkEnd w:id="6281"/>
    </w:p>
    <w:p w14:paraId="6ED6B355" w14:textId="77777777" w:rsidR="00F03D06" w:rsidRPr="00EC76D5" w:rsidRDefault="00F03D06" w:rsidP="00F03D06">
      <w:pPr>
        <w:pStyle w:val="Rubrik1"/>
        <w:numPr>
          <w:ilvl w:val="0"/>
          <w:numId w:val="0"/>
        </w:numPr>
        <w:ind w:left="720" w:hanging="720"/>
      </w:pPr>
      <w:bookmarkStart w:id="6282" w:name="_Toc481936535"/>
      <w:r w:rsidRPr="00EC76D5">
        <w:lastRenderedPageBreak/>
        <w:t>Foreword</w:t>
      </w:r>
      <w:bookmarkEnd w:id="6282"/>
    </w:p>
    <w:p w14:paraId="3DAAB47F" w14:textId="77777777" w:rsidR="00F03D06" w:rsidRPr="00EC76D5" w:rsidRDefault="00F03D06" w:rsidP="00F03D06">
      <w:r w:rsidRPr="00EC76D5">
        <w:t>The compiler is made up of several components:</w:t>
      </w:r>
    </w:p>
    <w:p w14:paraId="58DB4646" w14:textId="77777777" w:rsidR="00F03D06" w:rsidRPr="00EC76D5" w:rsidRDefault="00F03D06" w:rsidP="00F03D06">
      <w:pPr>
        <w:pStyle w:val="Rubrik4"/>
      </w:pPr>
      <w:r w:rsidRPr="00EC76D5">
        <w:t>The Type System</w:t>
      </w:r>
    </w:p>
    <w:p w14:paraId="6F23D8F9" w14:textId="77777777" w:rsidR="00F03D06" w:rsidRPr="00EC76D5" w:rsidRDefault="00F03D06" w:rsidP="00F03D06">
      <w:r w:rsidRPr="00EC76D5">
        <w:t>Every programming language has a type system, which determines the properties of its types.</w:t>
      </w:r>
    </w:p>
    <w:p w14:paraId="4D47B7BA" w14:textId="77777777" w:rsidR="00F03D06" w:rsidRPr="00EC76D5" w:rsidRDefault="00F03D06" w:rsidP="00F03D06">
      <w:pPr>
        <w:pStyle w:val="Rubrik4"/>
      </w:pPr>
      <w:r w:rsidRPr="00EC76D5">
        <w:t>The Symbol Table</w:t>
      </w:r>
    </w:p>
    <w:p w14:paraId="53602A5E" w14:textId="4182A86A" w:rsidR="00F03D06" w:rsidRPr="00EC76D5" w:rsidRDefault="00F03D06" w:rsidP="00F03D06">
      <w:r w:rsidRPr="00EC76D5">
        <w:t xml:space="preserve">In many languages, the source code can hold a </w:t>
      </w:r>
      <w:r w:rsidR="00C37108">
        <w:t>definition</w:t>
      </w:r>
      <w:r w:rsidRPr="00EC76D5">
        <w:t xml:space="preserve"> of a variables that is later referred to. In that case the, the variable (its name, type, and potential value) needs to be stored in a symbol table.</w:t>
      </w:r>
    </w:p>
    <w:p w14:paraId="2B464326" w14:textId="77777777" w:rsidR="00F03D06" w:rsidRPr="00EC76D5" w:rsidRDefault="00F03D06" w:rsidP="00F03D06">
      <w:pPr>
        <w:pStyle w:val="Rubrik4"/>
      </w:pPr>
      <w:r w:rsidRPr="00EC76D5">
        <w:t>Scanning</w:t>
      </w:r>
    </w:p>
    <w:p w14:paraId="418ACAF7" w14:textId="77777777" w:rsidR="00F03D06" w:rsidRPr="00EC76D5" w:rsidRDefault="00F03D06" w:rsidP="00F03D06">
      <w:r w:rsidRPr="00EC76D5">
        <w:t xml:space="preserve">The scanner takes a stream of characters and put them together into a sequence of </w:t>
      </w:r>
      <w:r w:rsidRPr="00EC76D5">
        <w:rPr>
          <w:i/>
        </w:rPr>
        <w:t>tokens</w:t>
      </w:r>
      <w:r w:rsidRPr="00EC76D5">
        <w:t xml:space="preserve">; that is, the least meaningful parts of the source code. For instance, the characters ‘i' and ‘f’ is put together into the keyword </w:t>
      </w:r>
      <w:r w:rsidRPr="00EC76D5">
        <w:rPr>
          <w:b/>
        </w:rPr>
        <w:t>if</w:t>
      </w:r>
      <w:r w:rsidRPr="00EC76D5">
        <w:t xml:space="preserve">, and the characters ‘!’ and ‘=’ is put together into the operator </w:t>
      </w:r>
      <w:r w:rsidRPr="00EC76D5">
        <w:rPr>
          <w:b/>
        </w:rPr>
        <w:t>not_equal</w:t>
      </w:r>
      <w:r w:rsidRPr="00EC76D5">
        <w:t>.</w:t>
      </w:r>
    </w:p>
    <w:p w14:paraId="04994E7C" w14:textId="77777777" w:rsidR="00F03D06" w:rsidRPr="00EC76D5" w:rsidRDefault="00F03D06" w:rsidP="00F03D06">
      <w:pPr>
        <w:pStyle w:val="Rubrik4"/>
      </w:pPr>
      <w:r w:rsidRPr="00EC76D5">
        <w:t>Parsing and Middle Code Generation</w:t>
      </w:r>
    </w:p>
    <w:p w14:paraId="08649BFB" w14:textId="77777777" w:rsidR="00F03D06" w:rsidRPr="00EC76D5" w:rsidRDefault="00F03D06" w:rsidP="00F03D06">
      <w:r w:rsidRPr="00EC76D5">
        <w:t>The syntax of a programming language is often defined by a grammar, and the parser checks whether the token sequence generated by the scanner is accepted by the grammar. Moreover, the parser does also generate middle code.</w:t>
      </w:r>
    </w:p>
    <w:p w14:paraId="16C090C0" w14:textId="77777777" w:rsidR="00F03D06" w:rsidRPr="00EC76D5" w:rsidRDefault="00F03D06" w:rsidP="00F03D06">
      <w:pPr>
        <w:pStyle w:val="Rubrik4"/>
      </w:pPr>
      <w:r w:rsidRPr="00EC76D5">
        <w:t>Middle Code Optimization</w:t>
      </w:r>
    </w:p>
    <w:p w14:paraId="747DE1CD" w14:textId="77777777" w:rsidR="00F03D06" w:rsidRPr="00EC76D5" w:rsidRDefault="00F03D06" w:rsidP="00F03D06">
      <w:r w:rsidRPr="00EC76D5">
        <w:t xml:space="preserve">The middle code generated by the parser often holds unnecessary instructions that needs to be removed. </w:t>
      </w:r>
    </w:p>
    <w:p w14:paraId="1C4C5D53" w14:textId="77777777" w:rsidR="00F03D06" w:rsidRPr="00EC76D5" w:rsidRDefault="00F03D06" w:rsidP="00F03D06">
      <w:pPr>
        <w:pStyle w:val="Rubrik4"/>
      </w:pPr>
      <w:r w:rsidRPr="00EC76D5">
        <w:t>Target Code Generation</w:t>
      </w:r>
    </w:p>
    <w:p w14:paraId="38A509B3" w14:textId="77777777" w:rsidR="00F03D06" w:rsidRPr="00EC76D5" w:rsidRDefault="00F03D06" w:rsidP="00F03D06">
      <w:r w:rsidRPr="00EC76D5">
        <w:t xml:space="preserve">When the middle code has been generated and optimized, it is time to generate the target code. In this book, we actually generate target code for two formats: Intel x86 assembler source code and executable code in the 16-bits COM-format. </w:t>
      </w:r>
    </w:p>
    <w:p w14:paraId="2E71FBFC" w14:textId="77777777" w:rsidR="00F03D06" w:rsidRPr="00EC76D5" w:rsidRDefault="00F03D06" w:rsidP="00F03D06">
      <w:pPr>
        <w:pStyle w:val="Rubrik4"/>
      </w:pPr>
      <w:r w:rsidRPr="00EC76D5">
        <w:t>Register Allocation</w:t>
      </w:r>
    </w:p>
    <w:p w14:paraId="65DCB1DC" w14:textId="77777777" w:rsidR="00F03D06" w:rsidRPr="00EC76D5" w:rsidRDefault="00F03D06" w:rsidP="00F03D06">
      <w:r w:rsidRPr="00EC76D5">
        <w:t>When the target code has been generated, the registers need to be allocated. We use a graph coloring algorithm to do that.</w:t>
      </w:r>
    </w:p>
    <w:p w14:paraId="5EA0316B" w14:textId="77777777" w:rsidR="00F03D06" w:rsidRPr="00EC76D5" w:rsidRDefault="00F03D06" w:rsidP="00F03D06">
      <w:pPr>
        <w:pStyle w:val="Rubrik4"/>
      </w:pPr>
      <w:r w:rsidRPr="00EC76D5">
        <w:t>Linking</w:t>
      </w:r>
    </w:p>
    <w:p w14:paraId="4294B04F" w14:textId="77777777" w:rsidR="00F03D06" w:rsidRPr="00EC76D5" w:rsidRDefault="00F03D06" w:rsidP="00F03D06">
      <w:r w:rsidRPr="00EC76D5">
        <w:t>When each source file has been completely compiled, they need to be linked together into a executable file format.</w:t>
      </w:r>
    </w:p>
    <w:p w14:paraId="5D3CA9C1" w14:textId="77777777" w:rsidR="00F03D06" w:rsidRPr="00EC76D5" w:rsidRDefault="00F03D06" w:rsidP="00F03D06">
      <w:pPr>
        <w:rPr>
          <w:b/>
        </w:rPr>
      </w:pPr>
      <w:r w:rsidRPr="00EC76D5">
        <w:rPr>
          <w:b/>
        </w:rPr>
        <w:t>The Preprocessor</w:t>
      </w:r>
    </w:p>
    <w:p w14:paraId="7B492FE5" w14:textId="77777777" w:rsidR="00F03D06" w:rsidRPr="00EC76D5" w:rsidRDefault="00F03D06" w:rsidP="00F03D06">
      <w:r w:rsidRPr="00EC76D5">
        <w:t>The C programming language comes with a preprocessor that needs to be.</w:t>
      </w:r>
    </w:p>
    <w:p w14:paraId="41BF5BC7" w14:textId="77777777" w:rsidR="00F03D06" w:rsidRPr="00EC76D5" w:rsidRDefault="00F03D06" w:rsidP="00F03D06">
      <w:pPr>
        <w:rPr>
          <w:b/>
        </w:rPr>
      </w:pPr>
      <w:r w:rsidRPr="00EC76D5">
        <w:rPr>
          <w:b/>
        </w:rPr>
        <w:t>The Standard Library</w:t>
      </w:r>
    </w:p>
    <w:p w14:paraId="6530B73C" w14:textId="77777777" w:rsidR="00F03D06" w:rsidRPr="00EC76D5" w:rsidRDefault="00F03D06" w:rsidP="00F03D06">
      <w:r w:rsidRPr="00EC76D5">
        <w:t>The C programming language also comes with a standard library.</w:t>
      </w:r>
    </w:p>
    <w:p w14:paraId="18F25FC0" w14:textId="77777777" w:rsidR="00F03D06" w:rsidRPr="00EC76D5" w:rsidRDefault="00F03D06" w:rsidP="00F03D06"/>
    <w:p w14:paraId="25501242" w14:textId="77777777" w:rsidR="00DA28BC" w:rsidRPr="00EC76D5" w:rsidRDefault="00DA28BC" w:rsidP="00DA28BC">
      <w:pPr>
        <w:pStyle w:val="Ingetavstnd"/>
        <w:ind w:left="720" w:hanging="720"/>
        <w:rPr>
          <w:rFonts w:cs="Times New Roman"/>
        </w:rPr>
      </w:pPr>
      <w:r w:rsidRPr="00EC76D5">
        <w:rPr>
          <w:rFonts w:cs="Times New Roman"/>
        </w:rPr>
        <w:lastRenderedPageBreak/>
        <w:t>3.</w:t>
      </w:r>
      <w:r w:rsidRPr="00EC76D5">
        <w:rPr>
          <w:rFonts w:cs="Times New Roman"/>
        </w:rPr>
        <w:tab/>
        <w:t xml:space="preserve">I have another book proposal for you, this time about compiler </w:t>
      </w:r>
      <w:r w:rsidRPr="00EC76D5">
        <w:rPr>
          <w:rFonts w:cs="Times New Roman"/>
          <w:color w:val="000000"/>
        </w:rPr>
        <w:t>technology</w:t>
      </w:r>
      <w:r w:rsidRPr="00EC76D5">
        <w:rPr>
          <w:rFonts w:cs="Times New Roman"/>
        </w:rPr>
        <w:t xml:space="preserve">. The book will </w:t>
      </w:r>
      <w:r w:rsidRPr="00EC76D5">
        <w:rPr>
          <w:rFonts w:cs="Times New Roman"/>
          <w:color w:val="000000"/>
        </w:rPr>
        <w:t xml:space="preserve">describe the design and implementation of a C++ compiler (including the preprocessor, linker, and standard library), with all code given. </w:t>
      </w:r>
    </w:p>
    <w:p w14:paraId="0BD928B9" w14:textId="77777777" w:rsidR="00DA28BC" w:rsidRPr="00EC76D5" w:rsidRDefault="00DA28BC" w:rsidP="00DA28BC">
      <w:pPr>
        <w:pStyle w:val="Ingetavstnd"/>
        <w:ind w:left="720"/>
        <w:rPr>
          <w:rFonts w:cs="Times New Roman"/>
        </w:rPr>
      </w:pPr>
    </w:p>
    <w:p w14:paraId="24FC0445" w14:textId="77777777" w:rsidR="00DA28BC" w:rsidRPr="00EC76D5" w:rsidRDefault="00DA28BC" w:rsidP="00DA28BC">
      <w:pPr>
        <w:pStyle w:val="Ingetavstnd"/>
        <w:ind w:left="720"/>
        <w:rPr>
          <w:rFonts w:cs="Times New Roman"/>
        </w:rPr>
      </w:pPr>
      <w:r w:rsidRPr="00EC76D5">
        <w:rPr>
          <w:rFonts w:cs="Times New Roman"/>
        </w:rPr>
        <w:t>So far, I have written a C compiler and I plan to extend it to a C++ compiler in the near future. Even though C++ is a much larger language than C, it not too much extra job. Most of the job has already been done with the C compiler.</w:t>
      </w:r>
    </w:p>
    <w:p w14:paraId="733C9458" w14:textId="77777777" w:rsidR="00DA28BC" w:rsidRPr="00EC76D5" w:rsidRDefault="00DA28BC" w:rsidP="00DA28BC">
      <w:pPr>
        <w:pStyle w:val="Ingetavstnd"/>
        <w:ind w:left="720"/>
        <w:rPr>
          <w:rFonts w:cs="Times New Roman"/>
        </w:rPr>
      </w:pPr>
    </w:p>
    <w:p w14:paraId="7613E688" w14:textId="77777777" w:rsidR="00DA28BC" w:rsidRPr="00EC76D5" w:rsidRDefault="00DA28BC" w:rsidP="00DA28BC">
      <w:pPr>
        <w:pStyle w:val="Ingetavstnd"/>
        <w:ind w:left="720"/>
        <w:rPr>
          <w:rFonts w:cs="Times New Roman"/>
        </w:rPr>
      </w:pPr>
      <w:r w:rsidRPr="00EC76D5">
        <w:rPr>
          <w:rFonts w:cs="Times New Roman"/>
        </w:rPr>
        <w:t>The idea of the book is basically the same as the Windows book: I explain the details and provide all source code of the compiler. The source code written in Java with CUP and JLex and generates both assembler code and executable code.</w:t>
      </w:r>
    </w:p>
    <w:p w14:paraId="747FE544" w14:textId="77777777" w:rsidR="00DA28BC" w:rsidRPr="00EC76D5" w:rsidRDefault="00DA28BC" w:rsidP="00DA28BC">
      <w:pPr>
        <w:pStyle w:val="Ingetavstnd"/>
        <w:ind w:left="720"/>
        <w:rPr>
          <w:rFonts w:cs="Times New Roman"/>
        </w:rPr>
      </w:pPr>
    </w:p>
    <w:p w14:paraId="698B5743" w14:textId="3C06F4BF" w:rsidR="00DA28BC" w:rsidRPr="00EC76D5" w:rsidRDefault="00DA28BC" w:rsidP="00DA28BC">
      <w:pPr>
        <w:pStyle w:val="Ingetavstnd"/>
        <w:ind w:left="720"/>
        <w:rPr>
          <w:rFonts w:cs="Times New Roman"/>
          <w:color w:val="000000"/>
        </w:rPr>
      </w:pPr>
      <w:r w:rsidRPr="00EC76D5">
        <w:rPr>
          <w:rFonts w:cs="Times New Roman"/>
          <w:color w:val="000000"/>
        </w:rPr>
        <w:t xml:space="preserve">The books below are the latest editions of three classic books. They describe in detail the basic features of compiler construction and to some extent advanced features. The structure of these books is similar to mine, one can say that I have followed these books. However, while these books give </w:t>
      </w:r>
      <w:r w:rsidR="00BF3BC6" w:rsidRPr="00EC76D5">
        <w:rPr>
          <w:rFonts w:cs="Times New Roman"/>
          <w:color w:val="000000"/>
        </w:rPr>
        <w:t>many</w:t>
      </w:r>
      <w:r w:rsidRPr="00EC76D5">
        <w:rPr>
          <w:rFonts w:cs="Times New Roman"/>
          <w:color w:val="000000"/>
        </w:rPr>
        <w:t xml:space="preserve"> small examples, my book describes in each chapter the features necessary to be included in a C++ compiler.</w:t>
      </w:r>
    </w:p>
    <w:p w14:paraId="219FA565" w14:textId="77777777" w:rsidR="00DA28BC" w:rsidRPr="00EC76D5" w:rsidRDefault="00DA28BC" w:rsidP="00DA28BC">
      <w:pPr>
        <w:pStyle w:val="Ingetavstnd"/>
        <w:ind w:left="720"/>
        <w:rPr>
          <w:rFonts w:cs="Times New Roman"/>
          <w:color w:val="000000"/>
        </w:rPr>
      </w:pPr>
    </w:p>
    <w:p w14:paraId="0498D76E" w14:textId="77777777" w:rsidR="00DA28BC" w:rsidRPr="00EC76D5" w:rsidRDefault="00DA28BC" w:rsidP="00DA28BC">
      <w:pPr>
        <w:pStyle w:val="Ingetavstnd"/>
        <w:ind w:left="720"/>
        <w:rPr>
          <w:rFonts w:cs="Times New Roman"/>
          <w:color w:val="000000"/>
        </w:rPr>
      </w:pPr>
      <w:r w:rsidRPr="00EC76D5">
        <w:rPr>
          <w:rFonts w:cs="Times New Roman"/>
          <w:color w:val="000000"/>
        </w:rPr>
        <w:t>Alfred V. Aho, Lam, Monica S. Lam, Ravi Sethi, Jeffrey D. Ullman. Compilers – Principles, Techniques, and Tools, 2nd edition. Prentice Hall, 2006.</w:t>
      </w:r>
    </w:p>
    <w:p w14:paraId="768D523A" w14:textId="77777777" w:rsidR="00DA28BC" w:rsidRPr="00EC76D5" w:rsidRDefault="00DA28BC" w:rsidP="00DA28BC">
      <w:pPr>
        <w:pStyle w:val="Ingetavstnd"/>
        <w:ind w:left="720"/>
        <w:rPr>
          <w:rFonts w:cs="Times New Roman"/>
          <w:color w:val="000000"/>
        </w:rPr>
      </w:pPr>
      <w:r w:rsidRPr="00EC76D5">
        <w:rPr>
          <w:rFonts w:cs="Times New Roman"/>
          <w:color w:val="000000"/>
        </w:rPr>
        <w:t>Keith Cooper, Linda Torczon. Engineering a Compiler, 2nd edition. Morgan Kaufman, 2011.</w:t>
      </w:r>
    </w:p>
    <w:p w14:paraId="26986EE9" w14:textId="77777777" w:rsidR="00DA28BC" w:rsidRPr="00EC76D5" w:rsidRDefault="00DA28BC" w:rsidP="00DA28BC">
      <w:pPr>
        <w:pStyle w:val="Ingetavstnd"/>
        <w:ind w:left="720"/>
        <w:rPr>
          <w:rFonts w:cs="Times New Roman"/>
          <w:color w:val="000000"/>
        </w:rPr>
      </w:pPr>
      <w:r w:rsidRPr="00EC76D5">
        <w:rPr>
          <w:rFonts w:cs="Times New Roman"/>
          <w:color w:val="000000"/>
        </w:rPr>
        <w:t>Charles N. Fischer, Ron K. Cytron, Richard J. LeBlanc. Crafting a Compiler. Pearson Education, 2009.</w:t>
      </w:r>
    </w:p>
    <w:p w14:paraId="40E3B397" w14:textId="77777777" w:rsidR="00DA28BC" w:rsidRPr="00EC76D5" w:rsidRDefault="00DA28BC" w:rsidP="00DA28BC">
      <w:pPr>
        <w:pStyle w:val="Ingetavstnd"/>
        <w:ind w:left="720"/>
        <w:rPr>
          <w:rFonts w:cs="Times New Roman"/>
          <w:color w:val="000000"/>
        </w:rPr>
      </w:pPr>
    </w:p>
    <w:p w14:paraId="7A6D849D" w14:textId="77777777" w:rsidR="00DA28BC" w:rsidRPr="00EC76D5" w:rsidRDefault="00DA28BC" w:rsidP="00DA28BC">
      <w:pPr>
        <w:pStyle w:val="Ingetavstnd"/>
        <w:ind w:left="720"/>
        <w:rPr>
          <w:rFonts w:cs="Times New Roman"/>
          <w:color w:val="000000"/>
        </w:rPr>
      </w:pPr>
      <w:r w:rsidRPr="00EC76D5">
        <w:rPr>
          <w:rFonts w:cs="Times New Roman"/>
          <w:color w:val="000000"/>
        </w:rPr>
        <w:t>The following books describe compiler construction in Java, C, and ML. They describe a compiler for a smaller language with excerpt from the code given in the book (the complete code is downloadable). However, these books are briefer than the books above, and describe the compiler features in less detail.</w:t>
      </w:r>
    </w:p>
    <w:p w14:paraId="5685764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917ED71"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Java, 2nd edition. Cambridge University Press, 2002.</w:t>
      </w:r>
    </w:p>
    <w:p w14:paraId="05FCEBDC"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C, 2nd edition. Cambridge University Press, 2004.</w:t>
      </w:r>
    </w:p>
    <w:p w14:paraId="52F1084C"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ML, 2nd edition. Cambridge University Press, 2004.</w:t>
      </w:r>
    </w:p>
    <w:p w14:paraId="03D8405A"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A297006" w14:textId="77777777" w:rsidR="00DA28BC" w:rsidRPr="00EC76D5" w:rsidRDefault="00DA28BC" w:rsidP="00DA28BC">
      <w:pPr>
        <w:pStyle w:val="Ingetavstnd"/>
        <w:ind w:left="720"/>
        <w:rPr>
          <w:rFonts w:cs="Times New Roman"/>
          <w:color w:val="000000"/>
        </w:rPr>
      </w:pPr>
      <w:r w:rsidRPr="00EC76D5">
        <w:rPr>
          <w:rFonts w:cs="Times New Roman"/>
          <w:color w:val="000000"/>
        </w:rPr>
        <w:t>The following book could be said to be closely related to mine, as it also described the code for a C compiler. However, this book is more or less unreadable. It presents the code, which (in my option) is unstructured, and it does not include much text describing the code. Hopefully, my book will describe the topic in a clearer way. I also plan to describe the theory of a compiler, not just the code to implement it. Moreover, this book does not include the preprocessor, linker, or standard library, and the code is written in C, not Java.</w:t>
      </w:r>
    </w:p>
    <w:p w14:paraId="42BB59EA"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87547A4" w14:textId="77777777" w:rsidR="00DA28BC" w:rsidRPr="00EC76D5" w:rsidRDefault="00DA28BC" w:rsidP="00DA28BC">
      <w:pPr>
        <w:pStyle w:val="Ingetavstnd"/>
        <w:ind w:left="720"/>
        <w:rPr>
          <w:rFonts w:cs="Times New Roman"/>
          <w:color w:val="000000"/>
        </w:rPr>
      </w:pPr>
      <w:r w:rsidRPr="00EC76D5">
        <w:rPr>
          <w:rFonts w:cs="Times New Roman"/>
          <w:color w:val="000000"/>
        </w:rPr>
        <w:t>Christopher W. Fraser, David R. Hanson. A Retargetable C Compiler : Design and Implementation. Benjamin Cummings, 1995.</w:t>
      </w:r>
    </w:p>
    <w:p w14:paraId="364A2C0E"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688E7E1" w14:textId="77777777" w:rsidR="00DA28BC" w:rsidRPr="00EC76D5" w:rsidRDefault="00DA28BC" w:rsidP="00DA28BC">
      <w:pPr>
        <w:pStyle w:val="Ingetavstnd"/>
        <w:ind w:left="720"/>
        <w:rPr>
          <w:rFonts w:cs="Times New Roman"/>
          <w:color w:val="000000"/>
        </w:rPr>
      </w:pPr>
      <w:r w:rsidRPr="00EC76D5">
        <w:rPr>
          <w:rFonts w:cs="Times New Roman"/>
          <w:color w:val="000000"/>
        </w:rPr>
        <w:t>This books deals with the more advanced parts of compiler construction; that is, compiler optimization. Even though I will include some optimization at the end of my book, it does not compete with this book.</w:t>
      </w:r>
    </w:p>
    <w:p w14:paraId="5D3497ED"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45B53C3C" w14:textId="77777777" w:rsidR="00DA28BC" w:rsidRPr="00EC76D5" w:rsidRDefault="00DA28BC" w:rsidP="00DA28BC">
      <w:pPr>
        <w:pStyle w:val="Ingetavstnd"/>
        <w:ind w:left="720"/>
        <w:rPr>
          <w:rFonts w:cs="Times New Roman"/>
          <w:color w:val="000000"/>
        </w:rPr>
      </w:pPr>
      <w:r w:rsidRPr="00EC76D5">
        <w:rPr>
          <w:rFonts w:cs="Times New Roman"/>
          <w:color w:val="000000"/>
        </w:rPr>
        <w:t>Steven S. Muchnick. Advanced Compiler Design &amp; Implementation. Morgan Kaufmann, 2003.</w:t>
      </w:r>
    </w:p>
    <w:p w14:paraId="54D49B2B" w14:textId="77777777" w:rsidR="00DA28BC" w:rsidRPr="00EC76D5" w:rsidRDefault="00DA28BC" w:rsidP="00DA28BC">
      <w:pPr>
        <w:pStyle w:val="Ingetavstnd"/>
        <w:ind w:left="720"/>
        <w:rPr>
          <w:rFonts w:cs="Times New Roman"/>
          <w:color w:val="000000"/>
        </w:rPr>
      </w:pPr>
      <w:r w:rsidRPr="00EC76D5">
        <w:rPr>
          <w:rFonts w:cs="Times New Roman"/>
          <w:color w:val="000000"/>
        </w:rPr>
        <w:lastRenderedPageBreak/>
        <w:t> </w:t>
      </w:r>
    </w:p>
    <w:p w14:paraId="7B51A47F" w14:textId="77777777" w:rsidR="00DA28BC" w:rsidRPr="00EC76D5" w:rsidRDefault="00DA28BC" w:rsidP="00DA28BC">
      <w:pPr>
        <w:pStyle w:val="Ingetavstnd"/>
        <w:ind w:left="720"/>
        <w:rPr>
          <w:rFonts w:cs="Times New Roman"/>
          <w:color w:val="000000"/>
        </w:rPr>
      </w:pPr>
      <w:r w:rsidRPr="00EC76D5">
        <w:rPr>
          <w:rFonts w:cs="Times New Roman"/>
          <w:color w:val="000000"/>
        </w:rPr>
        <w:t>Here is a suggestion for the chapters:</w:t>
      </w:r>
    </w:p>
    <w:p w14:paraId="0620A137"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CD55EDF" w14:textId="77777777" w:rsidR="00DA28BC" w:rsidRPr="00EC76D5" w:rsidRDefault="00DA28BC" w:rsidP="00DA28BC">
      <w:pPr>
        <w:pStyle w:val="Ingetavstnd"/>
        <w:ind w:left="720"/>
        <w:rPr>
          <w:rFonts w:cs="Times New Roman"/>
          <w:color w:val="000000"/>
        </w:rPr>
      </w:pPr>
      <w:r w:rsidRPr="00EC76D5">
        <w:rPr>
          <w:rFonts w:cs="Times New Roman"/>
          <w:color w:val="000000"/>
        </w:rPr>
        <w:t>1. Introduction. Introduces the compiler phases described in the following chapters by demonstrating a compiler for a small toy language generating MIPS-code executable in the SPIM simulator.</w:t>
      </w:r>
    </w:p>
    <w:p w14:paraId="10A56B14"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5099E7B" w14:textId="77777777" w:rsidR="00DA28BC" w:rsidRPr="00EC76D5" w:rsidRDefault="00DA28BC" w:rsidP="00DA28BC">
      <w:pPr>
        <w:pStyle w:val="Ingetavstnd"/>
        <w:ind w:left="720"/>
        <w:rPr>
          <w:rFonts w:cs="Times New Roman"/>
          <w:color w:val="000000"/>
        </w:rPr>
      </w:pPr>
      <w:r w:rsidRPr="00EC76D5">
        <w:rPr>
          <w:rFonts w:cs="Times New Roman"/>
          <w:color w:val="000000"/>
        </w:rPr>
        <w:t>2. The Scanner. The scanner is a relatively small part of the compiler. Its task is to put together characters into tokens (the smallest significant parts of the source code). Examples are as key words, operators, and numerical values. The scanner is written in JLex, a lexical generator for Java, based on Lex for C.</w:t>
      </w:r>
    </w:p>
    <w:p w14:paraId="4D11A1B6"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8759278" w14:textId="77777777" w:rsidR="00DA28BC" w:rsidRPr="00EC76D5" w:rsidRDefault="00DA28BC" w:rsidP="00DA28BC">
      <w:pPr>
        <w:pStyle w:val="Ingetavstnd"/>
        <w:ind w:left="720"/>
        <w:rPr>
          <w:rFonts w:cs="Times New Roman"/>
          <w:color w:val="000000"/>
        </w:rPr>
      </w:pPr>
      <w:r w:rsidRPr="00EC76D5">
        <w:rPr>
          <w:rFonts w:cs="Times New Roman"/>
          <w:color w:val="000000"/>
        </w:rPr>
        <w:t>3. The Parser. The parser, on the other hand, is a large part of the compiler. Its task is to confirm that the given tokens (generated by the scanner) agree with the syntax of the programming language, which is represented by a set of grammatical rules. The parser is defined in CUP, a syntax generator for Java, based on Yacc for C. Each rule can also be equipped with code dealing with type checking and target code generation. However, I will have try to omit as much as possible of the code in this chapter. Most of the code is made up of calls to methods defined in later chapters.</w:t>
      </w:r>
    </w:p>
    <w:p w14:paraId="1180C6C9"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456C18C" w14:textId="77777777" w:rsidR="00DA28BC" w:rsidRPr="00EC76D5" w:rsidRDefault="00DA28BC" w:rsidP="00DA28BC">
      <w:pPr>
        <w:pStyle w:val="Ingetavstnd"/>
        <w:ind w:left="720"/>
        <w:rPr>
          <w:rFonts w:cs="Times New Roman"/>
          <w:color w:val="000000"/>
        </w:rPr>
      </w:pPr>
      <w:r w:rsidRPr="00EC76D5">
        <w:rPr>
          <w:rFonts w:cs="Times New Roman"/>
          <w:color w:val="000000"/>
        </w:rPr>
        <w:t>4. Declarations and the Symbol Table. C++ has a rather complicated declaration system with aggregated types such as classes, structures and arrays with a corresponding complicated syntax. All defined variables and functions are stored in the symbol table, which is a hierarchical structure matching the program structure.</w:t>
      </w:r>
    </w:p>
    <w:p w14:paraId="5F4BD7FF"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7BAA3E0E" w14:textId="77777777" w:rsidR="00DA28BC" w:rsidRPr="00EC76D5" w:rsidRDefault="00DA28BC" w:rsidP="00DA28BC">
      <w:pPr>
        <w:pStyle w:val="Ingetavstnd"/>
        <w:ind w:left="720"/>
        <w:rPr>
          <w:rFonts w:cs="Times New Roman"/>
          <w:color w:val="000000"/>
        </w:rPr>
      </w:pPr>
      <w:r w:rsidRPr="00EC76D5">
        <w:rPr>
          <w:rFonts w:cs="Times New Roman"/>
          <w:color w:val="000000"/>
        </w:rPr>
        <w:t>5. Type Checking. C++ has a rather large set of operators with complicated rules that need to be checked.</w:t>
      </w:r>
    </w:p>
    <w:p w14:paraId="4D1B98E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6C656B3" w14:textId="77777777" w:rsidR="00DA28BC" w:rsidRPr="00EC76D5" w:rsidRDefault="00DA28BC" w:rsidP="00DA28BC">
      <w:pPr>
        <w:pStyle w:val="Ingetavstnd"/>
        <w:ind w:left="720"/>
        <w:rPr>
          <w:rFonts w:cs="Times New Roman"/>
          <w:color w:val="000000"/>
        </w:rPr>
      </w:pPr>
      <w:r w:rsidRPr="00EC76D5">
        <w:rPr>
          <w:rFonts w:cs="Times New Roman"/>
          <w:color w:val="000000"/>
        </w:rPr>
        <w:t>6. Intermediate Code Generation. When the types of expressions and statements are checked, three-address-code are generated, which is a simple intermediate language used to represent the code internally. Type conversation is also included in this chapter.</w:t>
      </w:r>
    </w:p>
    <w:p w14:paraId="71F8D702"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725D5A97" w14:textId="1EA839F4" w:rsidR="00DA28BC" w:rsidRPr="00EC76D5" w:rsidRDefault="00DA28BC" w:rsidP="00DA28BC">
      <w:pPr>
        <w:pStyle w:val="Ingetavstnd"/>
        <w:ind w:left="720"/>
        <w:rPr>
          <w:rFonts w:cs="Times New Roman"/>
          <w:color w:val="000000"/>
        </w:rPr>
      </w:pPr>
      <w:r w:rsidRPr="00EC76D5">
        <w:rPr>
          <w:rFonts w:cs="Times New Roman"/>
          <w:color w:val="000000"/>
        </w:rPr>
        <w:t xml:space="preserve">7. Static and Dynamic </w:t>
      </w:r>
      <w:r w:rsidR="00C37108">
        <w:rPr>
          <w:rFonts w:cs="Times New Roman"/>
          <w:color w:val="000000"/>
        </w:rPr>
        <w:t>Initialization</w:t>
      </w:r>
      <w:r w:rsidRPr="00EC76D5">
        <w:rPr>
          <w:rFonts w:cs="Times New Roman"/>
          <w:color w:val="000000"/>
        </w:rPr>
        <w:t xml:space="preserve">. In C++, variables can be </w:t>
      </w:r>
      <w:r w:rsidR="00266D64">
        <w:rPr>
          <w:rFonts w:cs="Times New Roman"/>
          <w:color w:val="000000"/>
        </w:rPr>
        <w:t>initialized</w:t>
      </w:r>
      <w:r w:rsidRPr="00EC76D5">
        <w:rPr>
          <w:rFonts w:cs="Times New Roman"/>
          <w:color w:val="000000"/>
        </w:rPr>
        <w:t xml:space="preserve">. If the variable is static, the data shall be generated and placed in the static area of the final target code. If it is dynamic, the </w:t>
      </w:r>
      <w:r w:rsidR="00F4217C">
        <w:rPr>
          <w:rFonts w:cs="Times New Roman"/>
          <w:color w:val="000000"/>
        </w:rPr>
        <w:t>initialization</w:t>
      </w:r>
      <w:r w:rsidRPr="00EC76D5">
        <w:rPr>
          <w:rFonts w:cs="Times New Roman"/>
          <w:color w:val="000000"/>
        </w:rPr>
        <w:t xml:space="preserve"> will result in a series of assignments. One thing that complicates the issue is that it is possible to </w:t>
      </w:r>
      <w:r w:rsidR="002F35C1">
        <w:rPr>
          <w:rFonts w:cs="Times New Roman"/>
          <w:color w:val="000000"/>
        </w:rPr>
        <w:t>initializer</w:t>
      </w:r>
      <w:r w:rsidRPr="00EC76D5">
        <w:rPr>
          <w:rFonts w:cs="Times New Roman"/>
          <w:color w:val="000000"/>
        </w:rPr>
        <w:t>ialize hierarchical structures made up by structures and arrays with one flat list.</w:t>
      </w:r>
    </w:p>
    <w:p w14:paraId="02693E3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A851C27" w14:textId="77777777" w:rsidR="00DA28BC" w:rsidRPr="00EC76D5" w:rsidRDefault="00DA28BC" w:rsidP="00DA28BC">
      <w:pPr>
        <w:pStyle w:val="Ingetavstnd"/>
        <w:ind w:left="720"/>
        <w:rPr>
          <w:rFonts w:cs="Times New Roman"/>
          <w:color w:val="000000"/>
        </w:rPr>
      </w:pPr>
      <w:r w:rsidRPr="00EC76D5">
        <w:rPr>
          <w:rFonts w:cs="Times New Roman"/>
          <w:color w:val="000000"/>
        </w:rPr>
        <w:t>8. Intermediate Code Optimization. The intermediate code can be optimized. For instance, code that is never reached and assignment of variables that are never used shall be removed.</w:t>
      </w:r>
    </w:p>
    <w:p w14:paraId="7F95B8E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DE3FB6B" w14:textId="77777777" w:rsidR="00DA28BC" w:rsidRPr="00EC76D5" w:rsidRDefault="00DA28BC" w:rsidP="00DA28BC">
      <w:pPr>
        <w:pStyle w:val="Ingetavstnd"/>
        <w:ind w:left="720"/>
        <w:rPr>
          <w:rFonts w:cs="Times New Roman"/>
          <w:color w:val="000000"/>
        </w:rPr>
      </w:pPr>
      <w:r w:rsidRPr="00EC76D5">
        <w:rPr>
          <w:rFonts w:cs="Times New Roman"/>
          <w:color w:val="000000"/>
        </w:rPr>
        <w:t>9. Target Code Generation. The target code of the C++ compiler of this book is Intel x86, which is harder to deal with than the MIPS code the first chapter. It holds a few registers and registers of different sizes overlap. Therefore, the register allocation process needs to closely keep track on which variable values that are currently stored in the registers.</w:t>
      </w:r>
    </w:p>
    <w:p w14:paraId="1E310F04"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B19C972" w14:textId="77777777" w:rsidR="00DA28BC" w:rsidRPr="00EC76D5" w:rsidRDefault="00DA28BC" w:rsidP="00DA28BC">
      <w:pPr>
        <w:pStyle w:val="Ingetavstnd"/>
        <w:ind w:left="720"/>
        <w:rPr>
          <w:rFonts w:cs="Times New Roman"/>
          <w:color w:val="000000"/>
        </w:rPr>
      </w:pPr>
      <w:r w:rsidRPr="00EC76D5">
        <w:rPr>
          <w:rFonts w:cs="Times New Roman"/>
          <w:color w:val="000000"/>
        </w:rPr>
        <w:t>10. The Preprocessor. Before the actually compilation starts, the source code has been traversed by the preprocessor that replaces macros with text, includes header files, and provides conditional programming.</w:t>
      </w:r>
    </w:p>
    <w:p w14:paraId="0751EEB6"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6D3F7CDA" w14:textId="77777777" w:rsidR="00DA28BC" w:rsidRPr="00EC76D5" w:rsidRDefault="00DA28BC" w:rsidP="00DA28BC">
      <w:pPr>
        <w:pStyle w:val="Ingetavstnd"/>
        <w:ind w:left="720"/>
        <w:rPr>
          <w:rFonts w:cs="Times New Roman"/>
          <w:color w:val="000000"/>
        </w:rPr>
      </w:pPr>
      <w:r w:rsidRPr="00EC76D5">
        <w:rPr>
          <w:rFonts w:cs="Times New Roman"/>
          <w:color w:val="000000"/>
        </w:rPr>
        <w:lastRenderedPageBreak/>
        <w:t>11. The Linker. When the target code has finally been generated, it becomes stored into an object file. As the source code can be distributed over several files, the target code need to be merged into one executable file. This is the task of the linker, it merges the code and data area, resolve the static and extern references and generate the executable file.</w:t>
      </w:r>
    </w:p>
    <w:p w14:paraId="37A5B500"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6B1D99F0" w14:textId="77777777" w:rsidR="00DA28BC" w:rsidRPr="00EC76D5" w:rsidRDefault="00DA28BC" w:rsidP="00DA28BC">
      <w:pPr>
        <w:pStyle w:val="Ingetavstnd"/>
        <w:ind w:left="720"/>
        <w:rPr>
          <w:rFonts w:cs="Times New Roman"/>
          <w:color w:val="000000"/>
        </w:rPr>
      </w:pPr>
      <w:r w:rsidRPr="00EC76D5">
        <w:rPr>
          <w:rFonts w:cs="Times New Roman"/>
          <w:color w:val="000000"/>
        </w:rPr>
        <w:t>12. The C Standard Library, made up by functions and macros, which will be included by the linker in the final executable file.</w:t>
      </w:r>
    </w:p>
    <w:p w14:paraId="69A77D54" w14:textId="77777777" w:rsidR="00DA28BC" w:rsidRPr="00EC76D5" w:rsidRDefault="00DA28BC" w:rsidP="00DA28BC">
      <w:pPr>
        <w:pStyle w:val="Ingetavstnd"/>
        <w:ind w:left="720"/>
        <w:rPr>
          <w:rFonts w:cs="Times New Roman"/>
          <w:color w:val="000000"/>
        </w:rPr>
      </w:pPr>
    </w:p>
    <w:p w14:paraId="597FE425" w14:textId="77777777" w:rsidR="00DA28BC" w:rsidRPr="00EC76D5" w:rsidRDefault="00DA28BC" w:rsidP="00DA28BC">
      <w:pPr>
        <w:pStyle w:val="Ingetavstnd"/>
        <w:ind w:left="720"/>
        <w:rPr>
          <w:rFonts w:cs="Times New Roman"/>
          <w:color w:val="000000"/>
        </w:rPr>
      </w:pPr>
      <w:r w:rsidRPr="00EC76D5">
        <w:rPr>
          <w:rFonts w:cs="Times New Roman"/>
          <w:color w:val="000000"/>
        </w:rPr>
        <w:t>13. The C++ Standard Library, made up by classes, to a certain extent is based on C standard library.</w:t>
      </w:r>
    </w:p>
    <w:p w14:paraId="6E512353" w14:textId="77777777" w:rsidR="005F7461" w:rsidRPr="00EC76D5" w:rsidRDefault="005F7461">
      <w:pPr>
        <w:spacing w:before="0" w:after="160"/>
        <w:jc w:val="left"/>
      </w:pPr>
      <w:r w:rsidRPr="00EC76D5">
        <w:br w:type="page"/>
      </w:r>
    </w:p>
    <w:p w14:paraId="4CDEAE96" w14:textId="37FC8A44" w:rsidR="005F7461" w:rsidRPr="00EC76D5" w:rsidRDefault="005F7461" w:rsidP="005F7461">
      <w:r w:rsidRPr="00EC76D5">
        <w:lastRenderedPageBreak/>
        <w:t>The compiler is made up of several phases:</w:t>
      </w:r>
    </w:p>
    <w:p w14:paraId="15DC7F9F" w14:textId="77777777" w:rsidR="005F7461" w:rsidRPr="00EC76D5" w:rsidRDefault="005F7461" w:rsidP="005F7461">
      <w:r w:rsidRPr="00EC76D5">
        <w:rPr>
          <w:rStyle w:val="Hyperlnk"/>
          <w:noProof/>
        </w:rPr>
        <mc:AlternateContent>
          <mc:Choice Requires="wpc">
            <w:drawing>
              <wp:inline distT="0" distB="0" distL="0" distR="0" wp14:anchorId="4718A30B" wp14:editId="1733C440">
                <wp:extent cx="5943600" cy="7288942"/>
                <wp:effectExtent l="0" t="0" r="0" b="274320"/>
                <wp:docPr id="439" name="Arbetsyta 43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5" name="Textruta 385"/>
                        <wps:cNvSpPr txBox="1"/>
                        <wps:spPr>
                          <a:xfrm>
                            <a:off x="444500" y="721384"/>
                            <a:ext cx="1803400" cy="360680"/>
                          </a:xfrm>
                          <a:prstGeom prst="rect">
                            <a:avLst/>
                          </a:prstGeom>
                          <a:solidFill>
                            <a:schemeClr val="lt1"/>
                          </a:solidFill>
                          <a:ln w="6350">
                            <a:solidFill>
                              <a:prstClr val="black"/>
                            </a:solidFill>
                          </a:ln>
                        </wps:spPr>
                        <wps:txbx>
                          <w:txbxContent>
                            <w:p w14:paraId="35B1E6E1" w14:textId="77777777" w:rsidR="005A193E" w:rsidRDefault="005A193E" w:rsidP="005F7461">
                              <w:pPr>
                                <w:spacing w:before="60" w:after="0"/>
                                <w:jc w:val="center"/>
                                <w:rPr>
                                  <w:lang w:val="sv-SE"/>
                                </w:rPr>
                              </w:pPr>
                              <w:r>
                                <w:rPr>
                                  <w:lang w:val="sv-SE"/>
                                </w:rPr>
                                <w:t>Preprocessor</w:t>
                              </w:r>
                            </w:p>
                            <w:p w14:paraId="04F32221" w14:textId="77777777" w:rsidR="005A193E" w:rsidRPr="00C7380D" w:rsidRDefault="005A193E" w:rsidP="005F7461">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6" name="Textruta 7"/>
                        <wps:cNvSpPr txBox="1"/>
                        <wps:spPr>
                          <a:xfrm>
                            <a:off x="444500" y="1"/>
                            <a:ext cx="1803400" cy="360653"/>
                          </a:xfrm>
                          <a:prstGeom prst="rect">
                            <a:avLst/>
                          </a:prstGeom>
                          <a:noFill/>
                          <a:ln w="6350">
                            <a:noFill/>
                          </a:ln>
                        </wps:spPr>
                        <wps:txbx>
                          <w:txbxContent>
                            <w:p w14:paraId="7E70FE09" w14:textId="77777777" w:rsidR="005A193E" w:rsidRPr="008541FD" w:rsidRDefault="005A193E" w:rsidP="005F7461">
                              <w:pPr>
                                <w:spacing w:before="60" w:after="0"/>
                                <w:jc w:val="center"/>
                              </w:pPr>
                              <w:r w:rsidRPr="008541FD">
                                <w:t>Source</w:t>
                              </w:r>
                              <w:r>
                                <w:t xml:space="preserve"> </w:t>
                              </w:r>
                              <w:r w:rsidRPr="008541FD">
                                <w:t>Code</w:t>
                              </w:r>
                            </w:p>
                            <w:p w14:paraId="4FCEAC5C" w14:textId="77777777" w:rsidR="005A193E" w:rsidRDefault="005A193E" w:rsidP="005F7461">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7" name="Rak pilkoppling 387"/>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0" name="Textruta 7"/>
                        <wps:cNvSpPr txBox="1"/>
                        <wps:spPr>
                          <a:xfrm>
                            <a:off x="444500" y="2164149"/>
                            <a:ext cx="1803400" cy="360045"/>
                          </a:xfrm>
                          <a:prstGeom prst="rect">
                            <a:avLst/>
                          </a:prstGeom>
                          <a:solidFill>
                            <a:schemeClr val="lt1"/>
                          </a:solidFill>
                          <a:ln w="6350">
                            <a:solidFill>
                              <a:prstClr val="black"/>
                            </a:solidFill>
                          </a:ln>
                        </wps:spPr>
                        <wps:txbx>
                          <w:txbxContent>
                            <w:p w14:paraId="46B72076" w14:textId="77777777" w:rsidR="005A193E" w:rsidRDefault="005A193E" w:rsidP="005F7461">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2" name="Textruta 7"/>
                        <wps:cNvSpPr txBox="1"/>
                        <wps:spPr>
                          <a:xfrm>
                            <a:off x="444500" y="1442766"/>
                            <a:ext cx="1803400" cy="360045"/>
                          </a:xfrm>
                          <a:prstGeom prst="rect">
                            <a:avLst/>
                          </a:prstGeom>
                          <a:noFill/>
                          <a:ln w="6350">
                            <a:noFill/>
                          </a:ln>
                        </wps:spPr>
                        <wps:txbx>
                          <w:txbxContent>
                            <w:p w14:paraId="7A651CF0" w14:textId="77777777" w:rsidR="005A193E" w:rsidRDefault="005A193E" w:rsidP="005F7461">
                              <w:pPr>
                                <w:pStyle w:val="Normalwebb"/>
                                <w:spacing w:before="60" w:line="256" w:lineRule="auto"/>
                                <w:jc w:val="center"/>
                              </w:pPr>
                              <w:r>
                                <w:rPr>
                                  <w:rFonts w:eastAsia="Calibri"/>
                                  <w:sz w:val="22"/>
                                  <w:szCs w:val="22"/>
                                  <w:lang w:val="en-US"/>
                                </w:rPr>
                                <w:t>Processed Code</w:t>
                              </w:r>
                            </w:p>
                            <w:p w14:paraId="14142DBC" w14:textId="77777777" w:rsidR="005A193E" w:rsidRDefault="005A193E" w:rsidP="005F7461">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5" name="Rak pilkoppling 405"/>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2" name="Rak pilkoppling 412"/>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6" name="Textruta 7"/>
                        <wps:cNvSpPr txBox="1"/>
                        <wps:spPr>
                          <a:xfrm>
                            <a:off x="442558" y="3606915"/>
                            <a:ext cx="1803400" cy="359410"/>
                          </a:xfrm>
                          <a:prstGeom prst="rect">
                            <a:avLst/>
                          </a:prstGeom>
                          <a:solidFill>
                            <a:schemeClr val="lt1"/>
                          </a:solidFill>
                          <a:ln w="6350">
                            <a:solidFill>
                              <a:prstClr val="black"/>
                            </a:solidFill>
                          </a:ln>
                        </wps:spPr>
                        <wps:txbx>
                          <w:txbxContent>
                            <w:p w14:paraId="652B333A" w14:textId="77777777" w:rsidR="005A193E" w:rsidRDefault="005A193E" w:rsidP="005F7461">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7" name="Textruta 7"/>
                        <wps:cNvSpPr txBox="1"/>
                        <wps:spPr>
                          <a:xfrm>
                            <a:off x="444500" y="2885532"/>
                            <a:ext cx="1803400" cy="359410"/>
                          </a:xfrm>
                          <a:prstGeom prst="rect">
                            <a:avLst/>
                          </a:prstGeom>
                          <a:noFill/>
                          <a:ln w="6350">
                            <a:noFill/>
                          </a:ln>
                        </wps:spPr>
                        <wps:txbx>
                          <w:txbxContent>
                            <w:p w14:paraId="45591F2C" w14:textId="77777777" w:rsidR="005A193E" w:rsidRDefault="005A193E" w:rsidP="005F7461">
                              <w:pPr>
                                <w:pStyle w:val="Normalwebb"/>
                                <w:spacing w:before="60" w:line="254" w:lineRule="auto"/>
                                <w:jc w:val="center"/>
                              </w:pPr>
                              <w:r>
                                <w:rPr>
                                  <w:rFonts w:eastAsia="Calibri"/>
                                  <w:sz w:val="22"/>
                                  <w:szCs w:val="22"/>
                                  <w:lang w:val="en-US"/>
                                </w:rPr>
                                <w:t>Syntax Tree</w:t>
                              </w:r>
                            </w:p>
                            <w:p w14:paraId="070DB26E" w14:textId="77777777" w:rsidR="005A193E" w:rsidRDefault="005A193E"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8" name="Rak pilkoppling 418"/>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9" name="Rak pilkoppling 419"/>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0" name="Textruta 7"/>
                        <wps:cNvSpPr txBox="1"/>
                        <wps:spPr>
                          <a:xfrm>
                            <a:off x="444500" y="5049680"/>
                            <a:ext cx="1803400" cy="358775"/>
                          </a:xfrm>
                          <a:prstGeom prst="rect">
                            <a:avLst/>
                          </a:prstGeom>
                          <a:solidFill>
                            <a:schemeClr val="lt1"/>
                          </a:solidFill>
                          <a:ln w="6350">
                            <a:solidFill>
                              <a:prstClr val="black"/>
                            </a:solidFill>
                          </a:ln>
                        </wps:spPr>
                        <wps:txbx>
                          <w:txbxContent>
                            <w:p w14:paraId="3382D877" w14:textId="77777777" w:rsidR="005A193E" w:rsidRDefault="005A193E" w:rsidP="005F7461">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1" name="Textruta 7"/>
                        <wps:cNvSpPr txBox="1"/>
                        <wps:spPr>
                          <a:xfrm>
                            <a:off x="444500" y="4328297"/>
                            <a:ext cx="1803400" cy="358775"/>
                          </a:xfrm>
                          <a:prstGeom prst="rect">
                            <a:avLst/>
                          </a:prstGeom>
                          <a:noFill/>
                          <a:ln w="6350">
                            <a:noFill/>
                          </a:ln>
                        </wps:spPr>
                        <wps:txbx>
                          <w:txbxContent>
                            <w:p w14:paraId="3DB7110B" w14:textId="77777777" w:rsidR="005A193E" w:rsidRDefault="005A193E" w:rsidP="005F7461">
                              <w:pPr>
                                <w:pStyle w:val="Normalwebb"/>
                                <w:spacing w:before="60" w:line="252" w:lineRule="auto"/>
                                <w:jc w:val="center"/>
                              </w:pPr>
                              <w:r>
                                <w:rPr>
                                  <w:rFonts w:eastAsia="Calibri"/>
                                  <w:sz w:val="22"/>
                                  <w:szCs w:val="22"/>
                                  <w:lang w:val="en-US"/>
                                </w:rPr>
                                <w:t>Optimized Syntax Tree</w:t>
                              </w:r>
                            </w:p>
                            <w:p w14:paraId="3315953C" w14:textId="77777777" w:rsidR="005A193E" w:rsidRDefault="005A193E"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2" name="Rak pilkoppling 422"/>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3" name="Rak pilkoppling 423"/>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4" name="Textruta 7"/>
                        <wps:cNvSpPr txBox="1"/>
                        <wps:spPr>
                          <a:xfrm>
                            <a:off x="444500" y="6492444"/>
                            <a:ext cx="1803400" cy="358140"/>
                          </a:xfrm>
                          <a:prstGeom prst="rect">
                            <a:avLst/>
                          </a:prstGeom>
                          <a:solidFill>
                            <a:schemeClr val="lt1"/>
                          </a:solidFill>
                          <a:ln w="6350">
                            <a:solidFill>
                              <a:prstClr val="black"/>
                            </a:solidFill>
                          </a:ln>
                        </wps:spPr>
                        <wps:txbx>
                          <w:txbxContent>
                            <w:p w14:paraId="5E0AE826" w14:textId="77777777" w:rsidR="005A193E" w:rsidRDefault="005A193E" w:rsidP="005F7461">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5" name="Textruta 7"/>
                        <wps:cNvSpPr txBox="1"/>
                        <wps:spPr>
                          <a:xfrm>
                            <a:off x="444500" y="5771062"/>
                            <a:ext cx="1803400" cy="358140"/>
                          </a:xfrm>
                          <a:prstGeom prst="rect">
                            <a:avLst/>
                          </a:prstGeom>
                          <a:noFill/>
                          <a:ln w="6350">
                            <a:noFill/>
                          </a:ln>
                        </wps:spPr>
                        <wps:txbx>
                          <w:txbxContent>
                            <w:p w14:paraId="6378F356" w14:textId="77777777" w:rsidR="005A193E" w:rsidRDefault="005A193E" w:rsidP="005F7461">
                              <w:pPr>
                                <w:pStyle w:val="Normalwebb"/>
                                <w:spacing w:before="60" w:line="252" w:lineRule="auto"/>
                                <w:jc w:val="center"/>
                              </w:pPr>
                              <w:r>
                                <w:rPr>
                                  <w:rFonts w:eastAsia="Calibri"/>
                                  <w:sz w:val="22"/>
                                  <w:szCs w:val="22"/>
                                  <w:lang w:val="en-US"/>
                                </w:rPr>
                                <w:t>Middle Code List</w:t>
                              </w:r>
                            </w:p>
                            <w:p w14:paraId="321C1BE9" w14:textId="77777777" w:rsidR="005A193E" w:rsidRDefault="005A193E"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6" name="Rak pilkoppling 426"/>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2" name="Rak pilkoppling 43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3" name="Textruta 7"/>
                        <wps:cNvSpPr txBox="1"/>
                        <wps:spPr>
                          <a:xfrm>
                            <a:off x="444500" y="7213776"/>
                            <a:ext cx="1803400" cy="357505"/>
                          </a:xfrm>
                          <a:prstGeom prst="rect">
                            <a:avLst/>
                          </a:prstGeom>
                          <a:noFill/>
                          <a:ln w="6350">
                            <a:noFill/>
                          </a:ln>
                        </wps:spPr>
                        <wps:txbx>
                          <w:txbxContent>
                            <w:p w14:paraId="7B67822C" w14:textId="77777777" w:rsidR="005A193E" w:rsidRDefault="005A193E" w:rsidP="005F7461">
                              <w:pPr>
                                <w:pStyle w:val="Normalwebb"/>
                                <w:spacing w:before="60" w:line="252" w:lineRule="auto"/>
                                <w:jc w:val="center"/>
                              </w:pPr>
                              <w:r>
                                <w:rPr>
                                  <w:rFonts w:eastAsia="Calibri"/>
                                  <w:sz w:val="22"/>
                                  <w:szCs w:val="22"/>
                                  <w:lang w:val="en-US"/>
                                </w:rPr>
                                <w:t>Optimized Middle Code List</w:t>
                              </w:r>
                            </w:p>
                            <w:p w14:paraId="4CF9CB98" w14:textId="77777777" w:rsidR="005A193E" w:rsidRDefault="005A193E"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4" name="Rak pilkoppling 434"/>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5" name="Textruta 7"/>
                        <wps:cNvSpPr txBox="1"/>
                        <wps:spPr>
                          <a:xfrm>
                            <a:off x="2969260" y="1814456"/>
                            <a:ext cx="1803400" cy="360045"/>
                          </a:xfrm>
                          <a:prstGeom prst="rect">
                            <a:avLst/>
                          </a:prstGeom>
                          <a:solidFill>
                            <a:schemeClr val="lt1"/>
                          </a:solidFill>
                          <a:ln w="6350">
                            <a:solidFill>
                              <a:prstClr val="black"/>
                            </a:solidFill>
                          </a:ln>
                        </wps:spPr>
                        <wps:txbx>
                          <w:txbxContent>
                            <w:p w14:paraId="26045891" w14:textId="77777777" w:rsidR="005A193E" w:rsidRDefault="005A193E" w:rsidP="005F7461">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6" name="Textruta 7"/>
                        <wps:cNvSpPr txBox="1"/>
                        <wps:spPr>
                          <a:xfrm>
                            <a:off x="2969260" y="2535816"/>
                            <a:ext cx="1803400" cy="360045"/>
                          </a:xfrm>
                          <a:prstGeom prst="rect">
                            <a:avLst/>
                          </a:prstGeom>
                          <a:solidFill>
                            <a:schemeClr val="lt1"/>
                          </a:solidFill>
                          <a:ln w="6350">
                            <a:solidFill>
                              <a:prstClr val="black"/>
                            </a:solidFill>
                          </a:ln>
                        </wps:spPr>
                        <wps:txbx>
                          <w:txbxContent>
                            <w:p w14:paraId="0FC67E0F" w14:textId="77777777" w:rsidR="005A193E" w:rsidRDefault="005A193E" w:rsidP="005F7461">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7" name="Rak pilkoppling 437"/>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8" name="Rak pilkoppling 438"/>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718A30B" id="Arbetsyta 439" o:spid="_x0000_s1387"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">
                <v:shape id="_x0000_s1388" type="#_x0000_t75" style="position:absolute;width:59436;height:72885;visibility:visible;mso-wrap-style:square">
                  <v:fill o:detectmouseclick="t"/>
                  <v:path o:connecttype="none"/>
                </v:shape>
                <v:shape id="Textruta 385" o:spid="_x0000_s1389"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" fillcolor="white [3201]" strokeweight=".5pt">
                  <v:textbox>
                    <w:txbxContent>
                      <w:p w14:paraId="35B1E6E1" w14:textId="77777777" w:rsidR="005A193E" w:rsidRDefault="005A193E" w:rsidP="005F7461">
                        <w:pPr>
                          <w:spacing w:before="60" w:after="0"/>
                          <w:jc w:val="center"/>
                          <w:rPr>
                            <w:lang w:val="sv-SE"/>
                          </w:rPr>
                        </w:pPr>
                        <w:r>
                          <w:rPr>
                            <w:lang w:val="sv-SE"/>
                          </w:rPr>
                          <w:t>Preprocessor</w:t>
                        </w:r>
                      </w:p>
                      <w:p w14:paraId="04F32221" w14:textId="77777777" w:rsidR="005A193E" w:rsidRPr="00C7380D" w:rsidRDefault="005A193E" w:rsidP="005F7461">
                        <w:pPr>
                          <w:rPr>
                            <w:lang w:val="sv-SE"/>
                          </w:rPr>
                        </w:pPr>
                      </w:p>
                    </w:txbxContent>
                  </v:textbox>
                </v:shape>
                <v:shape id="Textruta 7" o:spid="_x0000_s1390"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" filled="f" stroked="f" strokeweight=".5pt">
                  <v:textbox>
                    <w:txbxContent>
                      <w:p w14:paraId="7E70FE09" w14:textId="77777777" w:rsidR="005A193E" w:rsidRPr="008541FD" w:rsidRDefault="005A193E" w:rsidP="005F7461">
                        <w:pPr>
                          <w:spacing w:before="60" w:after="0"/>
                          <w:jc w:val="center"/>
                        </w:pPr>
                        <w:r w:rsidRPr="008541FD">
                          <w:t>Source</w:t>
                        </w:r>
                        <w:r>
                          <w:t xml:space="preserve"> </w:t>
                        </w:r>
                        <w:r w:rsidRPr="008541FD">
                          <w:t>Code</w:t>
                        </w:r>
                      </w:p>
                      <w:p w14:paraId="4FCEAC5C" w14:textId="77777777" w:rsidR="005A193E" w:rsidRDefault="005A193E" w:rsidP="005F7461">
                        <w:pPr>
                          <w:pStyle w:val="Normalwebb"/>
                          <w:spacing w:before="120" w:after="120" w:line="256" w:lineRule="auto"/>
                        </w:pPr>
                        <w:r>
                          <w:rPr>
                            <w:rFonts w:eastAsia="Calibri"/>
                            <w:sz w:val="22"/>
                            <w:szCs w:val="22"/>
                          </w:rPr>
                          <w:t> </w:t>
                        </w:r>
                      </w:p>
                    </w:txbxContent>
                  </v:textbox>
                </v:shape>
                <v:shape id="Rak pilkoppling 387" o:spid="_x0000_s1391"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" strokecolor="black [3213]" strokeweight=".5pt">
                  <v:stroke endarrow="block" joinstyle="miter"/>
                </v:shape>
                <v:shape id="Textruta 7" o:spid="_x0000_s1392"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" fillcolor="white [3201]" strokeweight=".5pt">
                  <v:textbox>
                    <w:txbxContent>
                      <w:p w14:paraId="46B72076" w14:textId="77777777" w:rsidR="005A193E" w:rsidRDefault="005A193E" w:rsidP="005F7461">
                        <w:pPr>
                          <w:pStyle w:val="Normalwebb"/>
                          <w:spacing w:before="60" w:line="256" w:lineRule="auto"/>
                          <w:jc w:val="center"/>
                        </w:pPr>
                        <w:r>
                          <w:rPr>
                            <w:rFonts w:eastAsia="Calibri"/>
                            <w:sz w:val="22"/>
                            <w:szCs w:val="22"/>
                          </w:rPr>
                          <w:t>Parser</w:t>
                        </w:r>
                      </w:p>
                    </w:txbxContent>
                  </v:textbox>
                </v:shape>
                <v:shape id="Textruta 7" o:spid="_x0000_s1393"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" filled="f" stroked="f" strokeweight=".5pt">
                  <v:textbox>
                    <w:txbxContent>
                      <w:p w14:paraId="7A651CF0" w14:textId="77777777" w:rsidR="005A193E" w:rsidRDefault="005A193E" w:rsidP="005F7461">
                        <w:pPr>
                          <w:pStyle w:val="Normalwebb"/>
                          <w:spacing w:before="60" w:line="256" w:lineRule="auto"/>
                          <w:jc w:val="center"/>
                        </w:pPr>
                        <w:r>
                          <w:rPr>
                            <w:rFonts w:eastAsia="Calibri"/>
                            <w:sz w:val="22"/>
                            <w:szCs w:val="22"/>
                            <w:lang w:val="en-US"/>
                          </w:rPr>
                          <w:t>Processed Code</w:t>
                        </w:r>
                      </w:p>
                      <w:p w14:paraId="14142DBC" w14:textId="77777777" w:rsidR="005A193E" w:rsidRDefault="005A193E" w:rsidP="005F7461">
                        <w:pPr>
                          <w:pStyle w:val="Normalwebb"/>
                          <w:spacing w:before="120" w:after="120" w:line="254" w:lineRule="auto"/>
                        </w:pPr>
                        <w:r>
                          <w:rPr>
                            <w:rFonts w:eastAsia="Calibri"/>
                            <w:sz w:val="22"/>
                            <w:szCs w:val="22"/>
                          </w:rPr>
                          <w:t> </w:t>
                        </w:r>
                      </w:p>
                    </w:txbxContent>
                  </v:textbox>
                </v:shape>
                <v:shape id="Rak pilkoppling 405" o:spid="_x0000_s1394"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" strokecolor="black [3213]" strokeweight=".5pt">
                  <v:stroke endarrow="block" joinstyle="miter"/>
                </v:shape>
                <v:shape id="Rak pilkoppling 412" o:spid="_x0000_s1395"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" strokecolor="black [3213]" strokeweight=".5pt">
                  <v:stroke endarrow="block" joinstyle="miter"/>
                </v:shape>
                <v:shape id="Textruta 7" o:spid="_x0000_s1396"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" fillcolor="white [3201]" strokeweight=".5pt">
                  <v:textbox>
                    <w:txbxContent>
                      <w:p w14:paraId="652B333A" w14:textId="77777777" w:rsidR="005A193E" w:rsidRDefault="005A193E" w:rsidP="005F7461">
                        <w:pPr>
                          <w:pStyle w:val="Normalwebb"/>
                          <w:spacing w:before="60" w:line="254" w:lineRule="auto"/>
                          <w:jc w:val="center"/>
                        </w:pPr>
                        <w:r>
                          <w:rPr>
                            <w:rFonts w:eastAsia="Calibri"/>
                            <w:sz w:val="22"/>
                            <w:szCs w:val="22"/>
                          </w:rPr>
                          <w:t>Syntax Tree Optimister</w:t>
                        </w:r>
                      </w:p>
                    </w:txbxContent>
                  </v:textbox>
                </v:shape>
                <v:shape id="Textruta 7" o:spid="_x0000_s1397"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" filled="f" stroked="f" strokeweight=".5pt">
                  <v:textbox>
                    <w:txbxContent>
                      <w:p w14:paraId="45591F2C" w14:textId="77777777" w:rsidR="005A193E" w:rsidRDefault="005A193E" w:rsidP="005F7461">
                        <w:pPr>
                          <w:pStyle w:val="Normalwebb"/>
                          <w:spacing w:before="60" w:line="254" w:lineRule="auto"/>
                          <w:jc w:val="center"/>
                        </w:pPr>
                        <w:r>
                          <w:rPr>
                            <w:rFonts w:eastAsia="Calibri"/>
                            <w:sz w:val="22"/>
                            <w:szCs w:val="22"/>
                            <w:lang w:val="en-US"/>
                          </w:rPr>
                          <w:t>Syntax Tree</w:t>
                        </w:r>
                      </w:p>
                      <w:p w14:paraId="070DB26E" w14:textId="77777777" w:rsidR="005A193E" w:rsidRDefault="005A193E" w:rsidP="005F7461">
                        <w:pPr>
                          <w:pStyle w:val="Normalwebb"/>
                          <w:spacing w:before="120" w:after="120" w:line="252" w:lineRule="auto"/>
                        </w:pPr>
                        <w:r>
                          <w:rPr>
                            <w:rFonts w:eastAsia="Calibri"/>
                            <w:sz w:val="22"/>
                            <w:szCs w:val="22"/>
                          </w:rPr>
                          <w:t> </w:t>
                        </w:r>
                      </w:p>
                    </w:txbxContent>
                  </v:textbox>
                </v:shape>
                <v:shape id="Rak pilkoppling 418" o:spid="_x0000_s1398"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" strokecolor="black [3213]" strokeweight=".5pt">
                  <v:stroke endarrow="block" joinstyle="miter"/>
                </v:shape>
                <v:shape id="Rak pilkoppling 419" o:spid="_x0000_s1399"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" strokecolor="black [3213]" strokeweight=".5pt">
                  <v:stroke endarrow="block" joinstyle="miter"/>
                </v:shape>
                <v:shape id="Textruta 7" o:spid="_x0000_s1400"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HC1wAAAANwAAAAPAAAAZHJzL2Rvd25yZXYueG1sRE9NawIx&#10;EL0X+h/CFHqr2YqU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OdxwtcAAAADcAAAADwAAAAAA&#10;AAAAAAAAAAAHAgAAZHJzL2Rvd25yZXYueG1sUEsFBgAAAAADAAMAtwAAAPQCAAAAAA==&#10;" fillcolor="white [3201]" strokeweight=".5pt">
                  <v:textbox>
                    <w:txbxContent>
                      <w:p w14:paraId="3382D877" w14:textId="77777777" w:rsidR="005A193E" w:rsidRDefault="005A193E" w:rsidP="005F7461">
                        <w:pPr>
                          <w:pStyle w:val="Normalwebb"/>
                          <w:spacing w:before="60" w:line="252" w:lineRule="auto"/>
                          <w:jc w:val="center"/>
                        </w:pPr>
                        <w:r>
                          <w:rPr>
                            <w:rFonts w:eastAsia="Calibri"/>
                            <w:sz w:val="22"/>
                            <w:szCs w:val="22"/>
                          </w:rPr>
                          <w:t>Middle Code Generator</w:t>
                        </w:r>
                      </w:p>
                    </w:txbxContent>
                  </v:textbox>
                </v:shape>
                <v:shape id="Textruta 7" o:spid="_x0000_s1401"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" filled="f" stroked="f" strokeweight=".5pt">
                  <v:textbox>
                    <w:txbxContent>
                      <w:p w14:paraId="3DB7110B" w14:textId="77777777" w:rsidR="005A193E" w:rsidRDefault="005A193E" w:rsidP="005F7461">
                        <w:pPr>
                          <w:pStyle w:val="Normalwebb"/>
                          <w:spacing w:before="60" w:line="252" w:lineRule="auto"/>
                          <w:jc w:val="center"/>
                        </w:pPr>
                        <w:r>
                          <w:rPr>
                            <w:rFonts w:eastAsia="Calibri"/>
                            <w:sz w:val="22"/>
                            <w:szCs w:val="22"/>
                            <w:lang w:val="en-US"/>
                          </w:rPr>
                          <w:t>Optimized Syntax Tree</w:t>
                        </w:r>
                      </w:p>
                      <w:p w14:paraId="3315953C" w14:textId="77777777" w:rsidR="005A193E" w:rsidRDefault="005A193E" w:rsidP="005F7461">
                        <w:pPr>
                          <w:pStyle w:val="Normalwebb"/>
                          <w:spacing w:before="120" w:after="120" w:line="252" w:lineRule="auto"/>
                        </w:pPr>
                        <w:r>
                          <w:rPr>
                            <w:rFonts w:eastAsia="Calibri"/>
                            <w:sz w:val="22"/>
                            <w:szCs w:val="22"/>
                          </w:rPr>
                          <w:t> </w:t>
                        </w:r>
                      </w:p>
                    </w:txbxContent>
                  </v:textbox>
                </v:shape>
                <v:shape id="Rak pilkoppling 422" o:spid="_x0000_s1402"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" strokecolor="black [3213]" strokeweight=".5pt">
                  <v:stroke endarrow="block" joinstyle="miter"/>
                </v:shape>
                <v:shape id="Rak pilkoppling 423" o:spid="_x0000_s1403"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" strokecolor="black [3213]" strokeweight=".5pt">
                  <v:stroke endarrow="block" joinstyle="miter"/>
                </v:shape>
                <v:shape id="Textruta 7" o:spid="_x0000_s1404"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" fillcolor="white [3201]" strokeweight=".5pt">
                  <v:textbox>
                    <w:txbxContent>
                      <w:p w14:paraId="5E0AE826" w14:textId="77777777" w:rsidR="005A193E" w:rsidRDefault="005A193E" w:rsidP="005F7461">
                        <w:pPr>
                          <w:pStyle w:val="Normalwebb"/>
                          <w:spacing w:before="60" w:line="252" w:lineRule="auto"/>
                          <w:jc w:val="center"/>
                        </w:pPr>
                        <w:r>
                          <w:rPr>
                            <w:rFonts w:eastAsia="Calibri"/>
                            <w:sz w:val="22"/>
                            <w:szCs w:val="22"/>
                          </w:rPr>
                          <w:t>Middle Code Optimizer</w:t>
                        </w:r>
                      </w:p>
                    </w:txbxContent>
                  </v:textbox>
                </v:shape>
                <v:shape id="Textruta 7" o:spid="_x0000_s1405"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" filled="f" stroked="f" strokeweight=".5pt">
                  <v:textbox>
                    <w:txbxContent>
                      <w:p w14:paraId="6378F356" w14:textId="77777777" w:rsidR="005A193E" w:rsidRDefault="005A193E" w:rsidP="005F7461">
                        <w:pPr>
                          <w:pStyle w:val="Normalwebb"/>
                          <w:spacing w:before="60" w:line="252" w:lineRule="auto"/>
                          <w:jc w:val="center"/>
                        </w:pPr>
                        <w:r>
                          <w:rPr>
                            <w:rFonts w:eastAsia="Calibri"/>
                            <w:sz w:val="22"/>
                            <w:szCs w:val="22"/>
                            <w:lang w:val="en-US"/>
                          </w:rPr>
                          <w:t>Middle Code List</w:t>
                        </w:r>
                      </w:p>
                      <w:p w14:paraId="321C1BE9" w14:textId="77777777" w:rsidR="005A193E" w:rsidRDefault="005A193E" w:rsidP="005F7461">
                        <w:pPr>
                          <w:pStyle w:val="Normalwebb"/>
                          <w:spacing w:before="120" w:after="120" w:line="252" w:lineRule="auto"/>
                        </w:pPr>
                        <w:r>
                          <w:rPr>
                            <w:rFonts w:eastAsia="Calibri"/>
                            <w:sz w:val="22"/>
                            <w:szCs w:val="22"/>
                          </w:rPr>
                          <w:t> </w:t>
                        </w:r>
                      </w:p>
                    </w:txbxContent>
                  </v:textbox>
                </v:shape>
                <v:shape id="Rak pilkoppling 426" o:spid="_x0000_s1406"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LKA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msLfmXgE5PIXAAD//wMAUEsBAi0AFAAGAAgAAAAhANvh9svuAAAAhQEAABMAAAAAAAAA&#10;AAAAAAAAAAAAAFtDb250ZW50X1R5cGVzXS54bWxQSwECLQAUAAYACAAAACEAWvQsW78AAAAVAQAA&#10;CwAAAAAAAAAAAAAAAAAfAQAAX3JlbHMvLnJlbHNQSwECLQAUAAYACAAAACEAZESygMYAAADcAAAA&#10;DwAAAAAAAAAAAAAAAAAHAgAAZHJzL2Rvd25yZXYueG1sUEsFBgAAAAADAAMAtwAAAPoCAAAAAA==&#10;" strokecolor="black [3213]" strokeweight=".5pt">
                  <v:stroke endarrow="block" joinstyle="miter"/>
                </v:shape>
                <v:shape id="Rak pilkoppling 432" o:spid="_x0000_s1407"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" strokecolor="black [3213]" strokeweight=".5pt">
                  <v:stroke endarrow="block" joinstyle="miter"/>
                </v:shape>
                <v:shape id="Textruta 7" o:spid="_x0000_s1408"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" filled="f" stroked="f" strokeweight=".5pt">
                  <v:textbox>
                    <w:txbxContent>
                      <w:p w14:paraId="7B67822C" w14:textId="77777777" w:rsidR="005A193E" w:rsidRDefault="005A193E" w:rsidP="005F7461">
                        <w:pPr>
                          <w:pStyle w:val="Normalwebb"/>
                          <w:spacing w:before="60" w:line="252" w:lineRule="auto"/>
                          <w:jc w:val="center"/>
                        </w:pPr>
                        <w:r>
                          <w:rPr>
                            <w:rFonts w:eastAsia="Calibri"/>
                            <w:sz w:val="22"/>
                            <w:szCs w:val="22"/>
                            <w:lang w:val="en-US"/>
                          </w:rPr>
                          <w:t>Optimized Middle Code List</w:t>
                        </w:r>
                      </w:p>
                      <w:p w14:paraId="4CF9CB98" w14:textId="77777777" w:rsidR="005A193E" w:rsidRDefault="005A193E" w:rsidP="005F7461">
                        <w:pPr>
                          <w:pStyle w:val="Normalwebb"/>
                          <w:spacing w:before="120" w:after="120" w:line="252" w:lineRule="auto"/>
                        </w:pPr>
                        <w:r>
                          <w:rPr>
                            <w:rFonts w:eastAsia="Calibri"/>
                            <w:sz w:val="22"/>
                            <w:szCs w:val="22"/>
                          </w:rPr>
                          <w:t> </w:t>
                        </w:r>
                      </w:p>
                    </w:txbxContent>
                  </v:textbox>
                </v:shape>
                <v:shape id="Rak pilkoppling 434" o:spid="_x0000_s1409"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" strokecolor="black [3213]" strokeweight=".5pt">
                  <v:stroke endarrow="block" joinstyle="miter"/>
                </v:shape>
                <v:shape id="Textruta 7" o:spid="_x0000_s1410"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" fillcolor="white [3201]" strokeweight=".5pt">
                  <v:textbox>
                    <w:txbxContent>
                      <w:p w14:paraId="26045891" w14:textId="77777777" w:rsidR="005A193E" w:rsidRDefault="005A193E" w:rsidP="005F7461">
                        <w:pPr>
                          <w:pStyle w:val="Normalwebb"/>
                          <w:spacing w:before="60" w:line="254" w:lineRule="auto"/>
                          <w:jc w:val="center"/>
                        </w:pPr>
                        <w:r>
                          <w:rPr>
                            <w:rFonts w:eastAsia="Calibri"/>
                            <w:sz w:val="22"/>
                            <w:szCs w:val="22"/>
                          </w:rPr>
                          <w:t>Scanner</w:t>
                        </w:r>
                      </w:p>
                    </w:txbxContent>
                  </v:textbox>
                </v:shape>
                <v:shape id="Textruta 7" o:spid="_x0000_s1411"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" fillcolor="white [3201]" strokeweight=".5pt">
                  <v:textbox>
                    <w:txbxContent>
                      <w:p w14:paraId="0FC67E0F" w14:textId="77777777" w:rsidR="005A193E" w:rsidRDefault="005A193E" w:rsidP="005F7461">
                        <w:pPr>
                          <w:pStyle w:val="Normalwebb"/>
                          <w:spacing w:before="60" w:line="252" w:lineRule="auto"/>
                          <w:jc w:val="center"/>
                        </w:pPr>
                        <w:r>
                          <w:rPr>
                            <w:rFonts w:eastAsia="Calibri"/>
                            <w:sz w:val="22"/>
                            <w:szCs w:val="22"/>
                          </w:rPr>
                          <w:t>Symbol Table</w:t>
                        </w:r>
                      </w:p>
                    </w:txbxContent>
                  </v:textbox>
                </v:shape>
                <v:shape id="Rak pilkoppling 437" o:spid="_x0000_s1412"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" strokecolor="black [3213]" strokeweight=".5pt">
                  <v:stroke startarrow="block" endarrow="block" joinstyle="miter"/>
                </v:shape>
                <v:shape id="Rak pilkoppling 438" o:spid="_x0000_s1413"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" strokecolor="black [3213]" strokeweight=".5pt">
                  <v:stroke startarrow="block" endarrow="block" joinstyle="miter"/>
                </v:shape>
                <w10:anchorlock/>
              </v:group>
            </w:pict>
          </mc:Fallback>
        </mc:AlternateContent>
      </w:r>
    </w:p>
    <w:p w14:paraId="1A60371C" w14:textId="31B10F27" w:rsidR="00DA28BC" w:rsidRPr="00EC76D5" w:rsidRDefault="006F14D0" w:rsidP="00F03D06">
      <w:r w:rsidRPr="00EC76D5">
        <w:rPr>
          <w:noProof/>
          <w:lang w:eastAsia="sv-SE"/>
        </w:rPr>
        <w:lastRenderedPageBreak/>
        <mc:AlternateContent>
          <mc:Choice Requires="wpc">
            <w:drawing>
              <wp:inline distT="0" distB="0" distL="0" distR="0" wp14:anchorId="709F0C94" wp14:editId="77073C18">
                <wp:extent cx="5943600" cy="7288942"/>
                <wp:effectExtent l="0" t="0" r="0" b="274320"/>
                <wp:docPr id="5" name="Arbetsyta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 name="Textruta 7"/>
                        <wps:cNvSpPr txBox="1"/>
                        <wps:spPr>
                          <a:xfrm>
                            <a:off x="444500" y="721384"/>
                            <a:ext cx="1803400" cy="360680"/>
                          </a:xfrm>
                          <a:prstGeom prst="rect">
                            <a:avLst/>
                          </a:prstGeom>
                          <a:solidFill>
                            <a:schemeClr val="lt1"/>
                          </a:solidFill>
                          <a:ln w="6350">
                            <a:solidFill>
                              <a:prstClr val="black"/>
                            </a:solidFill>
                          </a:ln>
                        </wps:spPr>
                        <wps:txbx>
                          <w:txbxContent>
                            <w:p w14:paraId="4DEA33FB" w14:textId="77777777" w:rsidR="005A193E" w:rsidRDefault="005A193E" w:rsidP="006F14D0">
                              <w:pPr>
                                <w:spacing w:before="60" w:after="0"/>
                                <w:jc w:val="center"/>
                                <w:rPr>
                                  <w:lang w:val="sv-SE"/>
                                </w:rPr>
                              </w:pPr>
                              <w:r>
                                <w:rPr>
                                  <w:lang w:val="sv-SE"/>
                                </w:rPr>
                                <w:t>Preprocessor</w:t>
                              </w:r>
                            </w:p>
                            <w:p w14:paraId="2CD90E0F" w14:textId="77777777" w:rsidR="005A193E" w:rsidRPr="00C7380D" w:rsidRDefault="005A193E" w:rsidP="006F14D0">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2" name="Textruta 7"/>
                        <wps:cNvSpPr txBox="1"/>
                        <wps:spPr>
                          <a:xfrm>
                            <a:off x="444500" y="1"/>
                            <a:ext cx="1803400" cy="360653"/>
                          </a:xfrm>
                          <a:prstGeom prst="rect">
                            <a:avLst/>
                          </a:prstGeom>
                          <a:noFill/>
                          <a:ln w="6350">
                            <a:noFill/>
                          </a:ln>
                        </wps:spPr>
                        <wps:txbx>
                          <w:txbxContent>
                            <w:p w14:paraId="1DFD222E" w14:textId="77777777" w:rsidR="005A193E" w:rsidRPr="008541FD" w:rsidRDefault="005A193E" w:rsidP="006F14D0">
                              <w:pPr>
                                <w:spacing w:before="60" w:after="0"/>
                                <w:jc w:val="center"/>
                              </w:pPr>
                              <w:r w:rsidRPr="008541FD">
                                <w:t>Source</w:t>
                              </w:r>
                              <w:r>
                                <w:t xml:space="preserve"> </w:t>
                              </w:r>
                              <w:r w:rsidRPr="008541FD">
                                <w:t>Code</w:t>
                              </w:r>
                            </w:p>
                            <w:p w14:paraId="1314F231" w14:textId="77777777" w:rsidR="005A193E" w:rsidRDefault="005A193E" w:rsidP="006F14D0">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 name="Rak pilkoppling 8"/>
                        <wps:cNvCnPr>
                          <a:stCxn id="352" idx="2"/>
                          <a:endCxn id="7" idx="0"/>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1" name="Textruta 7"/>
                        <wps:cNvSpPr txBox="1"/>
                        <wps:spPr>
                          <a:xfrm>
                            <a:off x="444500" y="2164149"/>
                            <a:ext cx="1803400" cy="360045"/>
                          </a:xfrm>
                          <a:prstGeom prst="rect">
                            <a:avLst/>
                          </a:prstGeom>
                          <a:solidFill>
                            <a:schemeClr val="lt1"/>
                          </a:solidFill>
                          <a:ln w="6350">
                            <a:solidFill>
                              <a:prstClr val="black"/>
                            </a:solidFill>
                          </a:ln>
                        </wps:spPr>
                        <wps:txbx>
                          <w:txbxContent>
                            <w:p w14:paraId="259BED1C" w14:textId="77777777" w:rsidR="005A193E" w:rsidRDefault="005A193E" w:rsidP="006F14D0">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2" name="Textruta 7"/>
                        <wps:cNvSpPr txBox="1"/>
                        <wps:spPr>
                          <a:xfrm>
                            <a:off x="444500" y="1442766"/>
                            <a:ext cx="1803400" cy="360045"/>
                          </a:xfrm>
                          <a:prstGeom prst="rect">
                            <a:avLst/>
                          </a:prstGeom>
                          <a:noFill/>
                          <a:ln w="6350">
                            <a:noFill/>
                          </a:ln>
                        </wps:spPr>
                        <wps:txbx>
                          <w:txbxContent>
                            <w:p w14:paraId="69E4248F" w14:textId="77777777" w:rsidR="005A193E" w:rsidRDefault="005A193E" w:rsidP="006F14D0">
                              <w:pPr>
                                <w:pStyle w:val="Normalwebb"/>
                                <w:spacing w:before="60" w:line="256" w:lineRule="auto"/>
                                <w:jc w:val="center"/>
                              </w:pPr>
                              <w:r>
                                <w:rPr>
                                  <w:rFonts w:eastAsia="Calibri"/>
                                  <w:sz w:val="22"/>
                                  <w:szCs w:val="22"/>
                                  <w:lang w:val="en-US"/>
                                </w:rPr>
                                <w:t>Processed Code</w:t>
                              </w:r>
                            </w:p>
                            <w:p w14:paraId="705B7689" w14:textId="77777777" w:rsidR="005A193E" w:rsidRDefault="005A193E" w:rsidP="006F14D0">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3" name="Rak pilkoppling 383"/>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4" name="Rak pilkoppling 384"/>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8" name="Textruta 7"/>
                        <wps:cNvSpPr txBox="1"/>
                        <wps:spPr>
                          <a:xfrm>
                            <a:off x="442558" y="3606915"/>
                            <a:ext cx="1803400" cy="359410"/>
                          </a:xfrm>
                          <a:prstGeom prst="rect">
                            <a:avLst/>
                          </a:prstGeom>
                          <a:solidFill>
                            <a:schemeClr val="lt1"/>
                          </a:solidFill>
                          <a:ln w="6350">
                            <a:solidFill>
                              <a:prstClr val="black"/>
                            </a:solidFill>
                          </a:ln>
                        </wps:spPr>
                        <wps:txbx>
                          <w:txbxContent>
                            <w:p w14:paraId="7FDF57E2" w14:textId="77777777" w:rsidR="005A193E" w:rsidRDefault="005A193E" w:rsidP="006F14D0">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9" name="Textruta 7"/>
                        <wps:cNvSpPr txBox="1"/>
                        <wps:spPr>
                          <a:xfrm>
                            <a:off x="444500" y="2885532"/>
                            <a:ext cx="1803400" cy="359410"/>
                          </a:xfrm>
                          <a:prstGeom prst="rect">
                            <a:avLst/>
                          </a:prstGeom>
                          <a:noFill/>
                          <a:ln w="6350">
                            <a:noFill/>
                          </a:ln>
                        </wps:spPr>
                        <wps:txbx>
                          <w:txbxContent>
                            <w:p w14:paraId="363B6B85" w14:textId="77777777" w:rsidR="005A193E" w:rsidRDefault="005A193E" w:rsidP="006F14D0">
                              <w:pPr>
                                <w:pStyle w:val="Normalwebb"/>
                                <w:spacing w:before="60" w:line="254" w:lineRule="auto"/>
                                <w:jc w:val="center"/>
                              </w:pPr>
                              <w:r>
                                <w:rPr>
                                  <w:rFonts w:eastAsia="Calibri"/>
                                  <w:sz w:val="22"/>
                                  <w:szCs w:val="22"/>
                                  <w:lang w:val="en-US"/>
                                </w:rPr>
                                <w:t>Syntax Tree</w:t>
                              </w:r>
                            </w:p>
                            <w:p w14:paraId="20988EE2" w14:textId="77777777" w:rsidR="005A193E" w:rsidRDefault="005A193E"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0" name="Rak pilkoppling 390"/>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1" name="Rak pilkoppling 391"/>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2" name="Textruta 7"/>
                        <wps:cNvSpPr txBox="1"/>
                        <wps:spPr>
                          <a:xfrm>
                            <a:off x="444500" y="5049680"/>
                            <a:ext cx="1803400" cy="358775"/>
                          </a:xfrm>
                          <a:prstGeom prst="rect">
                            <a:avLst/>
                          </a:prstGeom>
                          <a:solidFill>
                            <a:schemeClr val="lt1"/>
                          </a:solidFill>
                          <a:ln w="6350">
                            <a:solidFill>
                              <a:prstClr val="black"/>
                            </a:solidFill>
                          </a:ln>
                        </wps:spPr>
                        <wps:txbx>
                          <w:txbxContent>
                            <w:p w14:paraId="17AE251C" w14:textId="77777777" w:rsidR="005A193E" w:rsidRDefault="005A193E" w:rsidP="006F14D0">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3" name="Textruta 7"/>
                        <wps:cNvSpPr txBox="1"/>
                        <wps:spPr>
                          <a:xfrm>
                            <a:off x="444500" y="4328297"/>
                            <a:ext cx="1803400" cy="358775"/>
                          </a:xfrm>
                          <a:prstGeom prst="rect">
                            <a:avLst/>
                          </a:prstGeom>
                          <a:noFill/>
                          <a:ln w="6350">
                            <a:noFill/>
                          </a:ln>
                        </wps:spPr>
                        <wps:txbx>
                          <w:txbxContent>
                            <w:p w14:paraId="0ED24EB5" w14:textId="77777777" w:rsidR="005A193E" w:rsidRDefault="005A193E" w:rsidP="006F14D0">
                              <w:pPr>
                                <w:pStyle w:val="Normalwebb"/>
                                <w:spacing w:before="60" w:line="252" w:lineRule="auto"/>
                                <w:jc w:val="center"/>
                              </w:pPr>
                              <w:r>
                                <w:rPr>
                                  <w:rFonts w:eastAsia="Calibri"/>
                                  <w:sz w:val="22"/>
                                  <w:szCs w:val="22"/>
                                  <w:lang w:val="en-US"/>
                                </w:rPr>
                                <w:t>Optimized Syntax Tree</w:t>
                              </w:r>
                            </w:p>
                            <w:p w14:paraId="35223DB0" w14:textId="77777777" w:rsidR="005A193E" w:rsidRDefault="005A193E"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4" name="Rak pilkoppling 394"/>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5" name="Rak pilkoppling 395"/>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6" name="Textruta 7"/>
                        <wps:cNvSpPr txBox="1"/>
                        <wps:spPr>
                          <a:xfrm>
                            <a:off x="444500" y="6492444"/>
                            <a:ext cx="1803400" cy="358140"/>
                          </a:xfrm>
                          <a:prstGeom prst="rect">
                            <a:avLst/>
                          </a:prstGeom>
                          <a:solidFill>
                            <a:schemeClr val="lt1"/>
                          </a:solidFill>
                          <a:ln w="6350">
                            <a:solidFill>
                              <a:prstClr val="black"/>
                            </a:solidFill>
                          </a:ln>
                        </wps:spPr>
                        <wps:txbx>
                          <w:txbxContent>
                            <w:p w14:paraId="7DA54ACC" w14:textId="77777777" w:rsidR="005A193E" w:rsidRDefault="005A193E" w:rsidP="006F14D0">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7" name="Textruta 7"/>
                        <wps:cNvSpPr txBox="1"/>
                        <wps:spPr>
                          <a:xfrm>
                            <a:off x="444500" y="5771062"/>
                            <a:ext cx="1803400" cy="358140"/>
                          </a:xfrm>
                          <a:prstGeom prst="rect">
                            <a:avLst/>
                          </a:prstGeom>
                          <a:noFill/>
                          <a:ln w="6350">
                            <a:noFill/>
                          </a:ln>
                        </wps:spPr>
                        <wps:txbx>
                          <w:txbxContent>
                            <w:p w14:paraId="49336759" w14:textId="77777777" w:rsidR="005A193E" w:rsidRDefault="005A193E" w:rsidP="006F14D0">
                              <w:pPr>
                                <w:pStyle w:val="Normalwebb"/>
                                <w:spacing w:before="60" w:line="252" w:lineRule="auto"/>
                                <w:jc w:val="center"/>
                              </w:pPr>
                              <w:r>
                                <w:rPr>
                                  <w:rFonts w:eastAsia="Calibri"/>
                                  <w:sz w:val="22"/>
                                  <w:szCs w:val="22"/>
                                  <w:lang w:val="en-US"/>
                                </w:rPr>
                                <w:t>Middle Code List</w:t>
                              </w:r>
                            </w:p>
                            <w:p w14:paraId="5410A942" w14:textId="77777777" w:rsidR="005A193E" w:rsidRDefault="005A193E"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8" name="Rak pilkoppling 398"/>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9" name="Rak pilkoppling 399"/>
                        <wps:cNvCnPr>
                          <a:stCxn id="392" idx="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1" name="Textruta 7"/>
                        <wps:cNvSpPr txBox="1"/>
                        <wps:spPr>
                          <a:xfrm>
                            <a:off x="444500" y="7213776"/>
                            <a:ext cx="1803400" cy="357505"/>
                          </a:xfrm>
                          <a:prstGeom prst="rect">
                            <a:avLst/>
                          </a:prstGeom>
                          <a:noFill/>
                          <a:ln w="6350">
                            <a:noFill/>
                          </a:ln>
                        </wps:spPr>
                        <wps:txbx>
                          <w:txbxContent>
                            <w:p w14:paraId="1E3A2058" w14:textId="77777777" w:rsidR="005A193E" w:rsidRDefault="005A193E" w:rsidP="006F14D0">
                              <w:pPr>
                                <w:pStyle w:val="Normalwebb"/>
                                <w:spacing w:before="60" w:line="252" w:lineRule="auto"/>
                                <w:jc w:val="center"/>
                              </w:pPr>
                              <w:r>
                                <w:rPr>
                                  <w:rFonts w:eastAsia="Calibri"/>
                                  <w:sz w:val="22"/>
                                  <w:szCs w:val="22"/>
                                  <w:lang w:val="en-US"/>
                                </w:rPr>
                                <w:t>Optimized Middle Code List</w:t>
                              </w:r>
                            </w:p>
                            <w:p w14:paraId="36F7A1DE" w14:textId="77777777" w:rsidR="005A193E" w:rsidRDefault="005A193E"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3" name="Rak pilkoppling 403"/>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8" name="Textruta 7"/>
                        <wps:cNvSpPr txBox="1"/>
                        <wps:spPr>
                          <a:xfrm>
                            <a:off x="2969260" y="1814456"/>
                            <a:ext cx="1803400" cy="360045"/>
                          </a:xfrm>
                          <a:prstGeom prst="rect">
                            <a:avLst/>
                          </a:prstGeom>
                          <a:solidFill>
                            <a:schemeClr val="lt1"/>
                          </a:solidFill>
                          <a:ln w="6350">
                            <a:solidFill>
                              <a:prstClr val="black"/>
                            </a:solidFill>
                          </a:ln>
                        </wps:spPr>
                        <wps:txbx>
                          <w:txbxContent>
                            <w:p w14:paraId="55098994" w14:textId="77777777" w:rsidR="005A193E" w:rsidRDefault="005A193E" w:rsidP="006F14D0">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9" name="Textruta 7"/>
                        <wps:cNvSpPr txBox="1"/>
                        <wps:spPr>
                          <a:xfrm>
                            <a:off x="2969260" y="2535816"/>
                            <a:ext cx="1803400" cy="360045"/>
                          </a:xfrm>
                          <a:prstGeom prst="rect">
                            <a:avLst/>
                          </a:prstGeom>
                          <a:solidFill>
                            <a:schemeClr val="lt1"/>
                          </a:solidFill>
                          <a:ln w="6350">
                            <a:solidFill>
                              <a:prstClr val="black"/>
                            </a:solidFill>
                          </a:ln>
                        </wps:spPr>
                        <wps:txbx>
                          <w:txbxContent>
                            <w:p w14:paraId="69EFDAFD" w14:textId="77777777" w:rsidR="005A193E" w:rsidRDefault="005A193E" w:rsidP="006F14D0">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0" name="Rak pilkoppling 430"/>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1" name="Rak pilkoppling 431"/>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09F0C94" id="Arbetsyta 5" o:spid="_x0000_s1414"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">
                <v:shape id="_x0000_s1415" type="#_x0000_t75" style="position:absolute;width:59436;height:72885;visibility:visible;mso-wrap-style:square">
                  <v:fill o:detectmouseclick="t"/>
                  <v:path o:connecttype="none"/>
                </v:shape>
                <v:shape id="Textruta 7" o:spid="_x0000_s1416"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fillcolor="white [3201]" strokeweight=".5pt">
                  <v:textbox>
                    <w:txbxContent>
                      <w:p w14:paraId="4DEA33FB" w14:textId="77777777" w:rsidR="005A193E" w:rsidRDefault="005A193E" w:rsidP="006F14D0">
                        <w:pPr>
                          <w:spacing w:before="60" w:after="0"/>
                          <w:jc w:val="center"/>
                          <w:rPr>
                            <w:lang w:val="sv-SE"/>
                          </w:rPr>
                        </w:pPr>
                        <w:r>
                          <w:rPr>
                            <w:lang w:val="sv-SE"/>
                          </w:rPr>
                          <w:t>Preprocessor</w:t>
                        </w:r>
                      </w:p>
                      <w:p w14:paraId="2CD90E0F" w14:textId="77777777" w:rsidR="005A193E" w:rsidRPr="00C7380D" w:rsidRDefault="005A193E" w:rsidP="006F14D0">
                        <w:pPr>
                          <w:rPr>
                            <w:lang w:val="sv-SE"/>
                          </w:rPr>
                        </w:pPr>
                      </w:p>
                    </w:txbxContent>
                  </v:textbox>
                </v:shape>
                <v:shape id="Textruta 7" o:spid="_x0000_s1417"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XAT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L5IobfM+EIyPUPAAAA//8DAFBLAQItABQABgAIAAAAIQDb4fbL7gAAAIUBAAATAAAAAAAA&#10;AAAAAAAAAAAAAABbQ29udGVudF9UeXBlc10ueG1sUEsBAi0AFAAGAAgAAAAhAFr0LFu/AAAAFQEA&#10;AAsAAAAAAAAAAAAAAAAAHwEAAF9yZWxzLy5yZWxzUEsBAi0AFAAGAAgAAAAhAEh9cBPHAAAA3AAA&#10;AA8AAAAAAAAAAAAAAAAABwIAAGRycy9kb3ducmV2LnhtbFBLBQYAAAAAAwADALcAAAD7AgAAAAA=&#10;" filled="f" stroked="f" strokeweight=".5pt">
                  <v:textbox>
                    <w:txbxContent>
                      <w:p w14:paraId="1DFD222E" w14:textId="77777777" w:rsidR="005A193E" w:rsidRPr="008541FD" w:rsidRDefault="005A193E" w:rsidP="006F14D0">
                        <w:pPr>
                          <w:spacing w:before="60" w:after="0"/>
                          <w:jc w:val="center"/>
                        </w:pPr>
                        <w:r w:rsidRPr="008541FD">
                          <w:t>Source</w:t>
                        </w:r>
                        <w:r>
                          <w:t xml:space="preserve"> </w:t>
                        </w:r>
                        <w:r w:rsidRPr="008541FD">
                          <w:t>Code</w:t>
                        </w:r>
                      </w:p>
                      <w:p w14:paraId="1314F231" w14:textId="77777777" w:rsidR="005A193E" w:rsidRDefault="005A193E" w:rsidP="006F14D0">
                        <w:pPr>
                          <w:pStyle w:val="Normalwebb"/>
                          <w:spacing w:before="120" w:after="120" w:line="256" w:lineRule="auto"/>
                        </w:pPr>
                        <w:r>
                          <w:rPr>
                            <w:rFonts w:eastAsia="Calibri"/>
                            <w:sz w:val="22"/>
                            <w:szCs w:val="22"/>
                          </w:rPr>
                          <w:t> </w:t>
                        </w:r>
                      </w:p>
                    </w:txbxContent>
                  </v:textbox>
                </v:shape>
                <v:shape id="Rak pilkoppling 8" o:spid="_x0000_s1418"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" strokecolor="black [3213]" strokeweight=".5pt">
                  <v:stroke endarrow="block" joinstyle="miter"/>
                </v:shape>
                <v:shape id="Textruta 7" o:spid="_x0000_s1419"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" fillcolor="white [3201]" strokeweight=".5pt">
                  <v:textbox>
                    <w:txbxContent>
                      <w:p w14:paraId="259BED1C" w14:textId="77777777" w:rsidR="005A193E" w:rsidRDefault="005A193E" w:rsidP="006F14D0">
                        <w:pPr>
                          <w:pStyle w:val="Normalwebb"/>
                          <w:spacing w:before="60" w:line="256" w:lineRule="auto"/>
                          <w:jc w:val="center"/>
                        </w:pPr>
                        <w:r>
                          <w:rPr>
                            <w:rFonts w:eastAsia="Calibri"/>
                            <w:sz w:val="22"/>
                            <w:szCs w:val="22"/>
                          </w:rPr>
                          <w:t>Parser</w:t>
                        </w:r>
                      </w:p>
                    </w:txbxContent>
                  </v:textbox>
                </v:shape>
                <v:shape id="Textruta 7" o:spid="_x0000_s1420"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" filled="f" stroked="f" strokeweight=".5pt">
                  <v:textbox>
                    <w:txbxContent>
                      <w:p w14:paraId="69E4248F" w14:textId="77777777" w:rsidR="005A193E" w:rsidRDefault="005A193E" w:rsidP="006F14D0">
                        <w:pPr>
                          <w:pStyle w:val="Normalwebb"/>
                          <w:spacing w:before="60" w:line="256" w:lineRule="auto"/>
                          <w:jc w:val="center"/>
                        </w:pPr>
                        <w:r>
                          <w:rPr>
                            <w:rFonts w:eastAsia="Calibri"/>
                            <w:sz w:val="22"/>
                            <w:szCs w:val="22"/>
                            <w:lang w:val="en-US"/>
                          </w:rPr>
                          <w:t>Processed Code</w:t>
                        </w:r>
                      </w:p>
                      <w:p w14:paraId="705B7689" w14:textId="77777777" w:rsidR="005A193E" w:rsidRDefault="005A193E" w:rsidP="006F14D0">
                        <w:pPr>
                          <w:pStyle w:val="Normalwebb"/>
                          <w:spacing w:before="120" w:after="120" w:line="254" w:lineRule="auto"/>
                        </w:pPr>
                        <w:r>
                          <w:rPr>
                            <w:rFonts w:eastAsia="Calibri"/>
                            <w:sz w:val="22"/>
                            <w:szCs w:val="22"/>
                          </w:rPr>
                          <w:t> </w:t>
                        </w:r>
                      </w:p>
                    </w:txbxContent>
                  </v:textbox>
                </v:shape>
                <v:shape id="Rak pilkoppling 383" o:spid="_x0000_s1421"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" strokecolor="black [3213]" strokeweight=".5pt">
                  <v:stroke endarrow="block" joinstyle="miter"/>
                </v:shape>
                <v:shape id="Rak pilkoppling 384" o:spid="_x0000_s1422"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" strokecolor="black [3213]" strokeweight=".5pt">
                  <v:stroke endarrow="block" joinstyle="miter"/>
                </v:shape>
                <v:shape id="Textruta 7" o:spid="_x0000_s1423"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" fillcolor="white [3201]" strokeweight=".5pt">
                  <v:textbox>
                    <w:txbxContent>
                      <w:p w14:paraId="7FDF57E2" w14:textId="77777777" w:rsidR="005A193E" w:rsidRDefault="005A193E" w:rsidP="006F14D0">
                        <w:pPr>
                          <w:pStyle w:val="Normalwebb"/>
                          <w:spacing w:before="60" w:line="254" w:lineRule="auto"/>
                          <w:jc w:val="center"/>
                        </w:pPr>
                        <w:r>
                          <w:rPr>
                            <w:rFonts w:eastAsia="Calibri"/>
                            <w:sz w:val="22"/>
                            <w:szCs w:val="22"/>
                          </w:rPr>
                          <w:t>Syntax Tree Optimister</w:t>
                        </w:r>
                      </w:p>
                    </w:txbxContent>
                  </v:textbox>
                </v:shape>
                <v:shape id="Textruta 7" o:spid="_x0000_s1424"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" filled="f" stroked="f" strokeweight=".5pt">
                  <v:textbox>
                    <w:txbxContent>
                      <w:p w14:paraId="363B6B85" w14:textId="77777777" w:rsidR="005A193E" w:rsidRDefault="005A193E" w:rsidP="006F14D0">
                        <w:pPr>
                          <w:pStyle w:val="Normalwebb"/>
                          <w:spacing w:before="60" w:line="254" w:lineRule="auto"/>
                          <w:jc w:val="center"/>
                        </w:pPr>
                        <w:r>
                          <w:rPr>
                            <w:rFonts w:eastAsia="Calibri"/>
                            <w:sz w:val="22"/>
                            <w:szCs w:val="22"/>
                            <w:lang w:val="en-US"/>
                          </w:rPr>
                          <w:t>Syntax Tree</w:t>
                        </w:r>
                      </w:p>
                      <w:p w14:paraId="20988EE2" w14:textId="77777777" w:rsidR="005A193E" w:rsidRDefault="005A193E" w:rsidP="006F14D0">
                        <w:pPr>
                          <w:pStyle w:val="Normalwebb"/>
                          <w:spacing w:before="120" w:after="120" w:line="252" w:lineRule="auto"/>
                        </w:pPr>
                        <w:r>
                          <w:rPr>
                            <w:rFonts w:eastAsia="Calibri"/>
                            <w:sz w:val="22"/>
                            <w:szCs w:val="22"/>
                          </w:rPr>
                          <w:t> </w:t>
                        </w:r>
                      </w:p>
                    </w:txbxContent>
                  </v:textbox>
                </v:shape>
                <v:shape id="Rak pilkoppling 390" o:spid="_x0000_s1425"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" strokecolor="black [3213]" strokeweight=".5pt">
                  <v:stroke endarrow="block" joinstyle="miter"/>
                </v:shape>
                <v:shape id="Rak pilkoppling 391" o:spid="_x0000_s1426"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" strokecolor="black [3213]" strokeweight=".5pt">
                  <v:stroke endarrow="block" joinstyle="miter"/>
                </v:shape>
                <v:shape id="Textruta 7" o:spid="_x0000_s1427"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" fillcolor="white [3201]" strokeweight=".5pt">
                  <v:textbox>
                    <w:txbxContent>
                      <w:p w14:paraId="17AE251C" w14:textId="77777777" w:rsidR="005A193E" w:rsidRDefault="005A193E" w:rsidP="006F14D0">
                        <w:pPr>
                          <w:pStyle w:val="Normalwebb"/>
                          <w:spacing w:before="60" w:line="252" w:lineRule="auto"/>
                          <w:jc w:val="center"/>
                        </w:pPr>
                        <w:r>
                          <w:rPr>
                            <w:rFonts w:eastAsia="Calibri"/>
                            <w:sz w:val="22"/>
                            <w:szCs w:val="22"/>
                          </w:rPr>
                          <w:t>Middle Code Generator</w:t>
                        </w:r>
                      </w:p>
                    </w:txbxContent>
                  </v:textbox>
                </v:shape>
                <v:shape id="Textruta 7" o:spid="_x0000_s1428"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" filled="f" stroked="f" strokeweight=".5pt">
                  <v:textbox>
                    <w:txbxContent>
                      <w:p w14:paraId="0ED24EB5" w14:textId="77777777" w:rsidR="005A193E" w:rsidRDefault="005A193E" w:rsidP="006F14D0">
                        <w:pPr>
                          <w:pStyle w:val="Normalwebb"/>
                          <w:spacing w:before="60" w:line="252" w:lineRule="auto"/>
                          <w:jc w:val="center"/>
                        </w:pPr>
                        <w:r>
                          <w:rPr>
                            <w:rFonts w:eastAsia="Calibri"/>
                            <w:sz w:val="22"/>
                            <w:szCs w:val="22"/>
                            <w:lang w:val="en-US"/>
                          </w:rPr>
                          <w:t>Optimized Syntax Tree</w:t>
                        </w:r>
                      </w:p>
                      <w:p w14:paraId="35223DB0" w14:textId="77777777" w:rsidR="005A193E" w:rsidRDefault="005A193E" w:rsidP="006F14D0">
                        <w:pPr>
                          <w:pStyle w:val="Normalwebb"/>
                          <w:spacing w:before="120" w:after="120" w:line="252" w:lineRule="auto"/>
                        </w:pPr>
                        <w:r>
                          <w:rPr>
                            <w:rFonts w:eastAsia="Calibri"/>
                            <w:sz w:val="22"/>
                            <w:szCs w:val="22"/>
                          </w:rPr>
                          <w:t> </w:t>
                        </w:r>
                      </w:p>
                    </w:txbxContent>
                  </v:textbox>
                </v:shape>
                <v:shape id="Rak pilkoppling 394" o:spid="_x0000_s1429"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43uxwAAANwAAAAPAAAAZHJzL2Rvd25yZXYueG1sRI9Pa8JA&#10;FMTvBb/D8gre6qZNq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JjPje7HAAAA3AAA&#10;AA8AAAAAAAAAAAAAAAAABwIAAGRycy9kb3ducmV2LnhtbFBLBQYAAAAAAwADALcAAAD7AgAAAAA=&#10;" strokecolor="black [3213]" strokeweight=".5pt">
                  <v:stroke endarrow="block" joinstyle="miter"/>
                </v:shape>
                <v:shape id="Rak pilkoppling 395" o:spid="_x0000_s1430"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yh1xwAAANwAAAAPAAAAZHJzL2Rvd25yZXYueG1sRI9Pa8JA&#10;FMTvBb/D8gre6qYNr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PeDKHXHAAAA3AAA&#10;AA8AAAAAAAAAAAAAAAAABwIAAGRycy9kb3ducmV2LnhtbFBLBQYAAAAAAwADALcAAAD7AgAAAAA=&#10;" strokecolor="black [3213]" strokeweight=".5pt">
                  <v:stroke endarrow="block" joinstyle="miter"/>
                </v:shape>
                <v:shape id="Textruta 7" o:spid="_x0000_s1431"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EnYwwAAANwAAAAPAAAAZHJzL2Rvd25yZXYueG1sRI9BawIx&#10;FITvQv9DeAVvmm0L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umxJ2MMAAADcAAAADwAA&#10;AAAAAAAAAAAAAAAHAgAAZHJzL2Rvd25yZXYueG1sUEsFBgAAAAADAAMAtwAAAPcCAAAAAA==&#10;" fillcolor="white [3201]" strokeweight=".5pt">
                  <v:textbox>
                    <w:txbxContent>
                      <w:p w14:paraId="7DA54ACC" w14:textId="77777777" w:rsidR="005A193E" w:rsidRDefault="005A193E" w:rsidP="006F14D0">
                        <w:pPr>
                          <w:pStyle w:val="Normalwebb"/>
                          <w:spacing w:before="60" w:line="252" w:lineRule="auto"/>
                          <w:jc w:val="center"/>
                        </w:pPr>
                        <w:r>
                          <w:rPr>
                            <w:rFonts w:eastAsia="Calibri"/>
                            <w:sz w:val="22"/>
                            <w:szCs w:val="22"/>
                          </w:rPr>
                          <w:t>Middle Code Optimizer</w:t>
                        </w:r>
                      </w:p>
                    </w:txbxContent>
                  </v:textbox>
                </v:shape>
                <v:shape id="Textruta 7" o:spid="_x0000_s1432"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" filled="f" stroked="f" strokeweight=".5pt">
                  <v:textbox>
                    <w:txbxContent>
                      <w:p w14:paraId="49336759" w14:textId="77777777" w:rsidR="005A193E" w:rsidRDefault="005A193E" w:rsidP="006F14D0">
                        <w:pPr>
                          <w:pStyle w:val="Normalwebb"/>
                          <w:spacing w:before="60" w:line="252" w:lineRule="auto"/>
                          <w:jc w:val="center"/>
                        </w:pPr>
                        <w:r>
                          <w:rPr>
                            <w:rFonts w:eastAsia="Calibri"/>
                            <w:sz w:val="22"/>
                            <w:szCs w:val="22"/>
                            <w:lang w:val="en-US"/>
                          </w:rPr>
                          <w:t>Middle Code List</w:t>
                        </w:r>
                      </w:p>
                      <w:p w14:paraId="5410A942" w14:textId="77777777" w:rsidR="005A193E" w:rsidRDefault="005A193E" w:rsidP="006F14D0">
                        <w:pPr>
                          <w:pStyle w:val="Normalwebb"/>
                          <w:spacing w:before="120" w:after="120" w:line="252" w:lineRule="auto"/>
                        </w:pPr>
                        <w:r>
                          <w:rPr>
                            <w:rFonts w:eastAsia="Calibri"/>
                            <w:sz w:val="22"/>
                            <w:szCs w:val="22"/>
                          </w:rPr>
                          <w:t> </w:t>
                        </w:r>
                      </w:p>
                    </w:txbxContent>
                  </v:textbox>
                </v:shape>
                <v:shape id="Rak pilkoppling 398" o:spid="_x0000_s1433"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" strokecolor="black [3213]" strokeweight=".5pt">
                  <v:stroke endarrow="block" joinstyle="miter"/>
                </v:shape>
                <v:shape id="Rak pilkoppling 399" o:spid="_x0000_s1434"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" strokecolor="black [3213]" strokeweight=".5pt">
                  <v:stroke endarrow="block" joinstyle="miter"/>
                </v:shape>
                <v:shape id="Textruta 7" o:spid="_x0000_s1435"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" filled="f" stroked="f" strokeweight=".5pt">
                  <v:textbox>
                    <w:txbxContent>
                      <w:p w14:paraId="1E3A2058" w14:textId="77777777" w:rsidR="005A193E" w:rsidRDefault="005A193E" w:rsidP="006F14D0">
                        <w:pPr>
                          <w:pStyle w:val="Normalwebb"/>
                          <w:spacing w:before="60" w:line="252" w:lineRule="auto"/>
                          <w:jc w:val="center"/>
                        </w:pPr>
                        <w:r>
                          <w:rPr>
                            <w:rFonts w:eastAsia="Calibri"/>
                            <w:sz w:val="22"/>
                            <w:szCs w:val="22"/>
                            <w:lang w:val="en-US"/>
                          </w:rPr>
                          <w:t>Optimized Middle Code List</w:t>
                        </w:r>
                      </w:p>
                      <w:p w14:paraId="36F7A1DE" w14:textId="77777777" w:rsidR="005A193E" w:rsidRDefault="005A193E" w:rsidP="006F14D0">
                        <w:pPr>
                          <w:pStyle w:val="Normalwebb"/>
                          <w:spacing w:before="120" w:after="120" w:line="252" w:lineRule="auto"/>
                        </w:pPr>
                        <w:r>
                          <w:rPr>
                            <w:rFonts w:eastAsia="Calibri"/>
                            <w:sz w:val="22"/>
                            <w:szCs w:val="22"/>
                          </w:rPr>
                          <w:t> </w:t>
                        </w:r>
                      </w:p>
                    </w:txbxContent>
                  </v:textbox>
                </v:shape>
                <v:shape id="Rak pilkoppling 403" o:spid="_x0000_s1436"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" strokecolor="black [3213]" strokeweight=".5pt">
                  <v:stroke endarrow="block" joinstyle="miter"/>
                </v:shape>
                <v:shape id="Textruta 7" o:spid="_x0000_s1437"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" fillcolor="white [3201]" strokeweight=".5pt">
                  <v:textbox>
                    <w:txbxContent>
                      <w:p w14:paraId="55098994" w14:textId="77777777" w:rsidR="005A193E" w:rsidRDefault="005A193E" w:rsidP="006F14D0">
                        <w:pPr>
                          <w:pStyle w:val="Normalwebb"/>
                          <w:spacing w:before="60" w:line="254" w:lineRule="auto"/>
                          <w:jc w:val="center"/>
                        </w:pPr>
                        <w:r>
                          <w:rPr>
                            <w:rFonts w:eastAsia="Calibri"/>
                            <w:sz w:val="22"/>
                            <w:szCs w:val="22"/>
                          </w:rPr>
                          <w:t>Scanner</w:t>
                        </w:r>
                      </w:p>
                    </w:txbxContent>
                  </v:textbox>
                </v:shape>
                <v:shape id="Textruta 7" o:spid="_x0000_s1438"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" fillcolor="white [3201]" strokeweight=".5pt">
                  <v:textbox>
                    <w:txbxContent>
                      <w:p w14:paraId="69EFDAFD" w14:textId="77777777" w:rsidR="005A193E" w:rsidRDefault="005A193E" w:rsidP="006F14D0">
                        <w:pPr>
                          <w:pStyle w:val="Normalwebb"/>
                          <w:spacing w:before="60" w:line="252" w:lineRule="auto"/>
                          <w:jc w:val="center"/>
                        </w:pPr>
                        <w:r>
                          <w:rPr>
                            <w:rFonts w:eastAsia="Calibri"/>
                            <w:sz w:val="22"/>
                            <w:szCs w:val="22"/>
                          </w:rPr>
                          <w:t>Symbol Table</w:t>
                        </w:r>
                      </w:p>
                    </w:txbxContent>
                  </v:textbox>
                </v:shape>
                <v:shape id="Rak pilkoppling 430" o:spid="_x0000_s1439"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" strokecolor="black [3213]" strokeweight=".5pt">
                  <v:stroke startarrow="block" endarrow="block" joinstyle="miter"/>
                </v:shape>
                <v:shape id="Rak pilkoppling 431" o:spid="_x0000_s1440"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" strokecolor="black [3213]" strokeweight=".5pt">
                  <v:stroke startarrow="block" endarrow="block" joinstyle="miter"/>
                </v:shape>
                <w10:anchorlock/>
              </v:group>
            </w:pict>
          </mc:Fallback>
        </mc:AlternateContent>
      </w:r>
    </w:p>
    <w:sectPr w:rsidR="00DA28BC" w:rsidRPr="00EC76D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6275" w:author="Stefan Bjornander" w:date="2015-05-23T17:42:00Z" w:initials="SB">
    <w:p w14:paraId="7086E310" w14:textId="77777777" w:rsidR="005A193E" w:rsidRDefault="005A193E">
      <w:pPr>
        <w:pStyle w:val="Kommentarer"/>
      </w:pPr>
      <w:r>
        <w:rPr>
          <w:rStyle w:val="Kommentarsreferens"/>
        </w:rPr>
        <w:annotationRef/>
      </w:r>
    </w:p>
    <w:p w14:paraId="01C1DAD9" w14:textId="77777777" w:rsidR="005A193E" w:rsidRDefault="00DF55CE">
      <w:pPr>
        <w:pStyle w:val="Kommentarer"/>
      </w:pPr>
      <w:r>
        <w:rPr>
          <w:b/>
          <w:sz w:val="21"/>
          <w:szCs w:val="21"/>
        </w:rPr>
        <w:pict w14:anchorId="5BD8B1F4">
          <v:shape id="_x0000_i1033" type="#_x0000_t75" style="width:36pt;height:6pt" o:ole="" strokeweight="0">
            <v:stroke endcap="round"/>
            <v:imagedata r:id="rId1" o:title=""/>
            <v:path shadowok="f" fillok="f" insetpenok="f"/>
            <o:lock v:ext="edit" rotation="t" verticies="t" text="t" shapetype="t"/>
            <o:ink i="AAB=&#10;" annotation="t"/>
          </v:shape>
        </w:pict>
      </w:r>
    </w:p>
  </w:comment>
  <w:comment w:id="6276" w:author="Stefan Bjornander" w:date="2015-05-23T17:42:00Z" w:initials="SB">
    <w:p w14:paraId="04F55807" w14:textId="77777777" w:rsidR="005A193E" w:rsidRDefault="005A193E">
      <w:pPr>
        <w:pStyle w:val="Kommentarer"/>
      </w:pPr>
      <w:r>
        <w:rPr>
          <w:rStyle w:val="Kommentarsreferens"/>
        </w:rPr>
        <w:annotationRef/>
      </w:r>
    </w:p>
    <w:p w14:paraId="533EC9EE" w14:textId="77777777" w:rsidR="005A193E" w:rsidRDefault="00DF55CE">
      <w:pPr>
        <w:pStyle w:val="Kommentarer"/>
      </w:pPr>
      <w:r>
        <w:rPr>
          <w:b/>
          <w:sz w:val="21"/>
          <w:szCs w:val="21"/>
        </w:rPr>
        <w:pict w14:anchorId="232FB768">
          <v:shape id="_x0000_i1035" type="#_x0000_t75" style="width:36pt;height:6pt" o:ole="" strokeweight="0">
            <v:stroke endcap="round"/>
            <v:imagedata r:id="rId1" o:title=""/>
            <v:path shadowok="f" fillok="f" insetpenok="f"/>
            <o:lock v:ext="edit" rotation="t" verticies="t" text="t" shapetype="t"/>
            <o:ink i="AAB=&#10;" annotation="t"/>
          </v:shape>
        </w:pic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1C1DAD9" w15:done="0"/>
  <w15:commentEx w15:paraId="533EC9EE" w15:paraIdParent="01C1DAD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1C1DAD9" w16cid:durableId="22616FAF"/>
  <w16cid:commentId w16cid:paraId="533EC9EE" w16cid:durableId="22616FB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97AB24" w14:textId="77777777" w:rsidR="005A193E" w:rsidRDefault="005A193E" w:rsidP="006C7309">
      <w:pPr>
        <w:spacing w:line="240" w:lineRule="auto"/>
      </w:pPr>
      <w:r>
        <w:separator/>
      </w:r>
    </w:p>
  </w:endnote>
  <w:endnote w:type="continuationSeparator" w:id="0">
    <w:p w14:paraId="0DD18C9D" w14:textId="77777777" w:rsidR="005A193E" w:rsidRDefault="005A193E" w:rsidP="006C73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6A6B20" w14:textId="77777777" w:rsidR="005A193E" w:rsidRDefault="005A193E" w:rsidP="006C7309">
      <w:pPr>
        <w:spacing w:line="240" w:lineRule="auto"/>
      </w:pPr>
      <w:r>
        <w:separator/>
      </w:r>
    </w:p>
  </w:footnote>
  <w:footnote w:type="continuationSeparator" w:id="0">
    <w:p w14:paraId="0BA3DA21" w14:textId="77777777" w:rsidR="005A193E" w:rsidRDefault="005A193E" w:rsidP="006C7309">
      <w:pPr>
        <w:spacing w:line="240" w:lineRule="auto"/>
      </w:pPr>
      <w:r>
        <w:continuationSeparator/>
      </w:r>
    </w:p>
  </w:footnote>
  <w:footnote w:id="1">
    <w:p w14:paraId="073943A1" w14:textId="0E9731C3" w:rsidR="005A193E" w:rsidRPr="00304E17" w:rsidRDefault="005A193E">
      <w:pPr>
        <w:pStyle w:val="Fotnotstext"/>
      </w:pPr>
      <w:r>
        <w:rPr>
          <w:rStyle w:val="Fotnotsreferens"/>
        </w:rPr>
        <w:footnoteRef/>
      </w:r>
      <w:r>
        <w:t xml:space="preserve"> Then name </w:t>
      </w:r>
      <w:r w:rsidRPr="00304E17">
        <w:t xml:space="preserve">Yacc is an abbreviation for Yet </w:t>
      </w:r>
      <w:r>
        <w:t>Another Compiler-C</w:t>
      </w:r>
      <w:r w:rsidRPr="00304E17">
        <w:t>ompiler. Ho</w:t>
      </w:r>
      <w:r>
        <w:t>wever</w:t>
      </w:r>
      <w:r w:rsidRPr="00304E17">
        <w:t xml:space="preserve">, it is pronounced as the animal </w:t>
      </w:r>
      <w:r>
        <w:t>yak. Therefore, the name Bison referrers to the rather similar animal.</w:t>
      </w:r>
    </w:p>
  </w:footnote>
  <w:footnote w:id="2">
    <w:p w14:paraId="1F73F94F" w14:textId="77777777" w:rsidR="005A193E" w:rsidRPr="007E20F3" w:rsidRDefault="005A193E" w:rsidP="00C51D92">
      <w:pPr>
        <w:pStyle w:val="Fotnotstext"/>
      </w:pPr>
      <w:r>
        <w:rPr>
          <w:rStyle w:val="Fotnotsreferens"/>
        </w:rPr>
        <w:footnoteRef/>
      </w:r>
      <w:r>
        <w:t xml:space="preserve"> Technically, it is possible to store null values in the map, in which case </w:t>
      </w:r>
      <w:r w:rsidRPr="007E20F3">
        <w:rPr>
          <w:rStyle w:val="CodeInText"/>
        </w:rPr>
        <w:t>put</w:t>
      </w:r>
      <w:r>
        <w:t xml:space="preserve"> would return null even when the key is present in the map. However, in this book, we never store null values in any map.</w:t>
      </w:r>
    </w:p>
  </w:footnote>
  <w:footnote w:id="3">
    <w:p w14:paraId="236CBC7A" w14:textId="77777777" w:rsidR="005A193E" w:rsidRPr="00214B10" w:rsidRDefault="005A193E" w:rsidP="00E40B78">
      <w:pPr>
        <w:pStyle w:val="Fotnotstext"/>
      </w:pPr>
      <w:ins w:id="79" w:author="Stefan Bjornander" w:date="2015-04-26T09:28:00Z">
        <w:r>
          <w:rPr>
            <w:rStyle w:val="Fotnotsreferens"/>
          </w:rPr>
          <w:footnoteRef/>
        </w:r>
        <w:r>
          <w:t xml:space="preserve"> In other </w:t>
        </w:r>
      </w:ins>
      <w:ins w:id="80" w:author="Stefan Bjornander" w:date="2015-04-26T09:29:00Z">
        <w:r>
          <w:t>languages</w:t>
        </w:r>
      </w:ins>
      <w:ins w:id="81" w:author="Stefan Bjornander" w:date="2015-04-26T09:41:00Z">
        <w:r>
          <w:t>,</w:t>
        </w:r>
      </w:ins>
      <w:ins w:id="82" w:author="Stefan Bjornander" w:date="2015-04-26T09:28:00Z">
        <w:r>
          <w:t xml:space="preserve"> </w:t>
        </w:r>
      </w:ins>
      <w:ins w:id="83" w:author="Stefan Bjornander" w:date="2015-04-26T09:41:00Z">
        <w:r>
          <w:t xml:space="preserve">which syntax includes </w:t>
        </w:r>
      </w:ins>
      <w:ins w:id="84" w:author="Stefan Bjornander" w:date="2015-04-26T09:28:00Z">
        <w:r>
          <w:t xml:space="preserve">the keyword </w:t>
        </w:r>
        <w:r w:rsidRPr="00D65900">
          <w:rPr>
            <w:rStyle w:val="CodeInText"/>
            <w:rPrChange w:id="85" w:author="Stefan Bjornander" w:date="2015-04-26T09:29:00Z">
              <w:rPr/>
            </w:rPrChange>
          </w:rPr>
          <w:t>then</w:t>
        </w:r>
        <w:r>
          <w:t xml:space="preserve">, it is </w:t>
        </w:r>
      </w:ins>
      <w:ins w:id="86" w:author="Stefan Bjornander" w:date="2015-04-26T09:29:00Z">
        <w:r>
          <w:t xml:space="preserve">called </w:t>
        </w:r>
      </w:ins>
      <w:ins w:id="87" w:author="Stefan Bjornander" w:date="2015-04-26T09:28:00Z">
        <w:r>
          <w:t xml:space="preserve">as the </w:t>
        </w:r>
        <w:r w:rsidRPr="00D65900">
          <w:rPr>
            <w:rStyle w:val="CodeInText"/>
            <w:rPrChange w:id="88" w:author="Stefan Bjornander" w:date="2015-04-26T09:29:00Z">
              <w:rPr/>
            </w:rPrChange>
          </w:rPr>
          <w:t>if-then-els</w:t>
        </w:r>
      </w:ins>
      <w:ins w:id="89" w:author="Stefan Bjornander" w:date="2015-04-26T09:29:00Z">
        <w:r w:rsidRPr="00D65900">
          <w:rPr>
            <w:rStyle w:val="CodeInText"/>
            <w:rPrChange w:id="90" w:author="Stefan Bjornander" w:date="2015-04-26T09:29:00Z">
              <w:rPr/>
            </w:rPrChange>
          </w:rPr>
          <w:t>e</w:t>
        </w:r>
        <w:r>
          <w:t xml:space="preserve"> problem.</w:t>
        </w:r>
      </w:ins>
    </w:p>
  </w:footnote>
  <w:footnote w:id="4">
    <w:p w14:paraId="1D8765FF" w14:textId="77777777" w:rsidR="005A193E" w:rsidRPr="007E20F3" w:rsidRDefault="005A193E" w:rsidP="00E40B78">
      <w:pPr>
        <w:pStyle w:val="Fotnotstext"/>
      </w:pPr>
      <w:r>
        <w:rPr>
          <w:rStyle w:val="Fotnotsreferens"/>
        </w:rPr>
        <w:footnoteRef/>
      </w:r>
      <w:r>
        <w:t xml:space="preserve"> Technically, it is possible to store null values in the map, in which case </w:t>
      </w:r>
      <w:r w:rsidRPr="007E20F3">
        <w:rPr>
          <w:rStyle w:val="CodeInText"/>
        </w:rPr>
        <w:t>put</w:t>
      </w:r>
      <w:r>
        <w:t xml:space="preserve"> would return null even when the key is present in the map. However, in this book, we never store null values in any map.</w:t>
      </w:r>
    </w:p>
  </w:footnote>
  <w:footnote w:id="5">
    <w:p w14:paraId="6E609AA9" w14:textId="170C83A3" w:rsidR="005A193E" w:rsidRPr="00E01F3C" w:rsidRDefault="005A193E" w:rsidP="00E40B78">
      <w:pPr>
        <w:pStyle w:val="Fotnotstext"/>
      </w:pPr>
      <w:r>
        <w:rPr>
          <w:rStyle w:val="Fotnotsreferens"/>
        </w:rPr>
        <w:footnoteRef/>
      </w:r>
      <w:r>
        <w:t xml:space="preserve"> </w:t>
      </w:r>
      <w:r w:rsidRPr="00BD4B2D">
        <w:t xml:space="preserve">As we all know, goto has no place in well-structurated programs. </w:t>
      </w:r>
      <w:r w:rsidRPr="00CC64B1">
        <w:t xml:space="preserve">Labels and goto are included in the language of historical reasons only. </w:t>
      </w:r>
      <w:r w:rsidRPr="00E01F3C">
        <w:t>Mo</w:t>
      </w:r>
      <w:r>
        <w:t xml:space="preserve">re recent </w:t>
      </w:r>
      <w:r w:rsidRPr="00E01F3C">
        <w:t>languages, such as Java, have omitted goto.</w:t>
      </w:r>
    </w:p>
  </w:footnote>
  <w:footnote w:id="6">
    <w:p w14:paraId="0B1A39FD" w14:textId="77777777" w:rsidR="005A193E" w:rsidRDefault="005A193E" w:rsidP="00E40B78">
      <w:r>
        <w:rPr>
          <w:rStyle w:val="Fotnotsreferens"/>
        </w:rPr>
        <w:footnoteRef/>
      </w:r>
      <w:r>
        <w:t xml:space="preserve"> An </w:t>
      </w:r>
      <w:r w:rsidRPr="00826D9F">
        <w:rPr>
          <w:rStyle w:val="CodeInText"/>
        </w:rPr>
        <w:t>extra</w:t>
      </w:r>
      <w:r>
        <w:t xml:space="preserve"> parameter in an elliptic function call is a parameter that is not defined in the regular parameter list, but rather added as a result of the elliptic status. For instance, in the </w:t>
      </w:r>
      <w:r w:rsidRPr="002F2A65">
        <w:rPr>
          <w:rStyle w:val="CodeInText"/>
        </w:rPr>
        <w:t>printf</w:t>
      </w:r>
      <w:r>
        <w:t xml:space="preserve"> call below only the format string </w:t>
      </w:r>
      <w:r w:rsidRPr="004D01FF">
        <w:rPr>
          <w:rStyle w:val="CodeInText"/>
        </w:rPr>
        <w:t>"int: %i, double %f"</w:t>
      </w:r>
      <w:r>
        <w:t xml:space="preserve"> is a regular parameter, </w:t>
      </w:r>
      <w:r w:rsidRPr="004D01FF">
        <w:rPr>
          <w:rStyle w:val="CodeInText"/>
        </w:rPr>
        <w:t>123</w:t>
      </w:r>
      <w:r>
        <w:t xml:space="preserve"> and </w:t>
      </w:r>
      <w:r w:rsidRPr="004D01FF">
        <w:rPr>
          <w:rStyle w:val="CodeInText"/>
        </w:rPr>
        <w:t xml:space="preserve">23.45 </w:t>
      </w:r>
      <w:r>
        <w:t>are extra parameters.</w:t>
      </w:r>
    </w:p>
    <w:p w14:paraId="082F444E" w14:textId="77777777" w:rsidR="005A193E" w:rsidRPr="006646C9" w:rsidRDefault="005A193E" w:rsidP="00E40B78">
      <w:pPr>
        <w:pStyle w:val="Code"/>
      </w:pPr>
      <w:r>
        <w:t>printf("int: %i, double %f", 123, 23.45);</w:t>
      </w:r>
    </w:p>
  </w:footnote>
  <w:footnote w:id="7">
    <w:p w14:paraId="185C09F4" w14:textId="77777777" w:rsidR="005A193E" w:rsidRPr="00D93CD3" w:rsidRDefault="005A193E" w:rsidP="00E40B78">
      <w:pPr>
        <w:pStyle w:val="Fotnotstext"/>
      </w:pPr>
      <w:r>
        <w:rPr>
          <w:rStyle w:val="Fotnotsreferens"/>
        </w:rPr>
        <w:footnoteRef/>
      </w:r>
      <w:r>
        <w:t xml:space="preserve"> This means that is </w:t>
      </w:r>
      <w:r w:rsidRPr="00D93CD3">
        <w:t xml:space="preserve">both operands are integral of the same size, </w:t>
      </w:r>
      <w:r>
        <w:t>with one signed and the other unsigned, the signed value is converted to the unsigned type, and the resulting type is the unsigned type.</w:t>
      </w:r>
    </w:p>
  </w:footnote>
  <w:footnote w:id="8">
    <w:p w14:paraId="197FA412" w14:textId="26EF7DA7" w:rsidR="005A193E" w:rsidRPr="0041681A" w:rsidRDefault="005A193E">
      <w:pPr>
        <w:pStyle w:val="Fotnotstext"/>
      </w:pPr>
      <w:r>
        <w:rPr>
          <w:rStyle w:val="Fotnotsreferens"/>
        </w:rPr>
        <w:footnoteRef/>
      </w:r>
      <w:r>
        <w:t xml:space="preserve"> This due to historical reasons. In the early versions of C, there was no </w:t>
      </w:r>
      <w:r w:rsidRPr="0041681A">
        <w:rPr>
          <w:rStyle w:val="CodeInText0"/>
        </w:rPr>
        <w:t>void</w:t>
      </w:r>
      <w:r>
        <w:t xml:space="preserve"> type. Instead, </w:t>
      </w:r>
      <w:r w:rsidRPr="0041681A">
        <w:rPr>
          <w:rStyle w:val="CodeInText0"/>
        </w:rPr>
        <w:t>char</w:t>
      </w:r>
      <w:r>
        <w:t xml:space="preserve"> was used a generic type in pointer expressions. Therefore, it was (and still is) important that a char always holds one byte.</w:t>
      </w:r>
    </w:p>
  </w:footnote>
  <w:footnote w:id="9">
    <w:p w14:paraId="75356EFC" w14:textId="4C325F93" w:rsidR="005A193E" w:rsidRPr="008A39BB" w:rsidRDefault="005A193E">
      <w:pPr>
        <w:pStyle w:val="Fotnotstext"/>
      </w:pPr>
      <w:r>
        <w:rPr>
          <w:rStyle w:val="Fotnotsreferens"/>
        </w:rPr>
        <w:footnoteRef/>
      </w:r>
      <w:r>
        <w:t xml:space="preserve"> In some books, the process of generating the low-level executable code is called the </w:t>
      </w:r>
      <w:r w:rsidRPr="006131DF">
        <w:rPr>
          <w:rStyle w:val="CodeInText"/>
        </w:rPr>
        <w:t>target code generation</w:t>
      </w:r>
      <w:r>
        <w:t xml:space="preserve">. However, in this book I have chosen the term </w:t>
      </w:r>
      <w:r w:rsidRPr="001D676B">
        <w:rPr>
          <w:rStyle w:val="CodeInText"/>
        </w:rPr>
        <w:t>object code generation</w:t>
      </w:r>
      <w:r>
        <w:t xml:space="preserve"> in order not confuse it with source and targets in jump statements. That would have resulted in rather awkward variable names, like </w:t>
      </w:r>
      <w:r w:rsidRPr="00CB43D5">
        <w:rPr>
          <w:rStyle w:val="CodeInText"/>
        </w:rPr>
        <w:t>targetTargetCode</w:t>
      </w:r>
      <w:r>
        <w:t>.</w:t>
      </w:r>
    </w:p>
  </w:footnote>
  <w:footnote w:id="10">
    <w:p w14:paraId="10319273" w14:textId="77777777" w:rsidR="005A193E" w:rsidRPr="00DB458B" w:rsidRDefault="005A193E" w:rsidP="004F7C99">
      <w:r>
        <w:rPr>
          <w:rStyle w:val="Fotnotsreferens"/>
        </w:rPr>
        <w:footnoteRef/>
      </w:r>
      <w:r>
        <w:t xml:space="preserve"> Actually, a function’s start address and its the entry point differs in one case only: when </w:t>
      </w:r>
      <w:r w:rsidRPr="00DB458B">
        <w:rPr>
          <w:rStyle w:val="CodeInText"/>
        </w:rPr>
        <w:t>main</w:t>
      </w:r>
      <w:r w:rsidRPr="00C836B3">
        <w:t xml:space="preserve"> </w:t>
      </w:r>
      <w:r>
        <w:t xml:space="preserve">is defined with the </w:t>
      </w:r>
      <w:r w:rsidRPr="00364EAC">
        <w:rPr>
          <w:rStyle w:val="CodeInText"/>
        </w:rPr>
        <w:t>argc</w:t>
      </w:r>
      <w:r>
        <w:t xml:space="preserve"> and </w:t>
      </w:r>
      <w:r w:rsidRPr="00364EAC">
        <w:rPr>
          <w:rStyle w:val="CodeInText"/>
        </w:rPr>
        <w:t>argv</w:t>
      </w:r>
      <w:r>
        <w:t xml:space="preserve"> parameters</w:t>
      </w:r>
      <w:r w:rsidRPr="00C836B3">
        <w:t xml:space="preserve"> </w:t>
      </w:r>
      <w:r>
        <w:t xml:space="preserve">and </w:t>
      </w:r>
      <w:r w:rsidRPr="00C836B3">
        <w:t>is called recursively</w:t>
      </w:r>
      <w:r>
        <w:t xml:space="preserve">, </w:t>
      </w:r>
      <w:r w:rsidRPr="00C836B3">
        <w:t>which i</w:t>
      </w:r>
      <w:r>
        <w:t>s</w:t>
      </w:r>
      <w:r w:rsidRPr="00C836B3">
        <w:t xml:space="preserve"> allowed </w:t>
      </w:r>
      <w:r>
        <w:t xml:space="preserve">in the C standard. In that case, the first part of the main function holds code for initializing </w:t>
      </w:r>
      <w:r w:rsidRPr="00076367">
        <w:rPr>
          <w:rStyle w:val="CodeInText"/>
        </w:rPr>
        <w:t>argc</w:t>
      </w:r>
      <w:r>
        <w:t xml:space="preserve"> and </w:t>
      </w:r>
      <w:r w:rsidRPr="00076367">
        <w:rPr>
          <w:rStyle w:val="CodeInText"/>
        </w:rPr>
        <w:t>argv</w:t>
      </w:r>
      <w:r>
        <w:t>, which shall not be executed in a recursive call.</w:t>
      </w:r>
    </w:p>
  </w:footnote>
  <w:footnote w:id="11">
    <w:p w14:paraId="58CBFD86" w14:textId="142C982A" w:rsidR="005A193E" w:rsidRDefault="005A193E" w:rsidP="00DB458B">
      <w:r>
        <w:rPr>
          <w:rStyle w:val="Fotnotsreferens"/>
        </w:rPr>
        <w:footnoteRef/>
      </w:r>
      <w:r>
        <w:t xml:space="preserve"> As mention in Section </w:t>
      </w:r>
      <w:r>
        <w:fldChar w:fldCharType="begin"/>
      </w:r>
      <w:r>
        <w:instrText xml:space="preserve"> REF _Ref419646553 \r \h </w:instrText>
      </w:r>
      <w:r>
        <w:fldChar w:fldCharType="separate"/>
      </w:r>
      <w:r>
        <w:t>17.1</w:t>
      </w:r>
      <w:r>
        <w:fldChar w:fldCharType="end"/>
      </w:r>
      <w:r>
        <w:t xml:space="preserve">, a function’s start address and its the entry point differs only when </w:t>
      </w:r>
      <w:r w:rsidRPr="00DB458B">
        <w:rPr>
          <w:rStyle w:val="CodeInText"/>
        </w:rPr>
        <w:t>main</w:t>
      </w:r>
      <w:r w:rsidRPr="00C836B3">
        <w:t xml:space="preserve"> </w:t>
      </w:r>
      <w:r>
        <w:t xml:space="preserve">is defined with the </w:t>
      </w:r>
      <w:r w:rsidRPr="00364EAC">
        <w:rPr>
          <w:rStyle w:val="CodeInText"/>
        </w:rPr>
        <w:t>argc</w:t>
      </w:r>
      <w:r>
        <w:t xml:space="preserve"> and </w:t>
      </w:r>
      <w:r w:rsidRPr="00364EAC">
        <w:rPr>
          <w:rStyle w:val="CodeInText"/>
        </w:rPr>
        <w:t>argv</w:t>
      </w:r>
      <w:r>
        <w:t xml:space="preserve"> parameters</w:t>
      </w:r>
      <w:r w:rsidRPr="00C836B3">
        <w:t xml:space="preserve"> </w:t>
      </w:r>
      <w:r>
        <w:t xml:space="preserve">and </w:t>
      </w:r>
      <w:r w:rsidRPr="00C836B3">
        <w:t>is called recursively</w:t>
      </w:r>
      <w:r>
        <w:t>.</w:t>
      </w:r>
    </w:p>
    <w:p w14:paraId="24C9DCEA" w14:textId="77777777" w:rsidR="005A193E" w:rsidRPr="00DB458B" w:rsidRDefault="005A193E">
      <w:pPr>
        <w:pStyle w:val="Fotnotstext"/>
      </w:pPr>
    </w:p>
  </w:footnote>
  <w:footnote w:id="12">
    <w:p w14:paraId="6F2CD1AD" w14:textId="01D73667" w:rsidR="005A193E" w:rsidRPr="00615CDB" w:rsidRDefault="005A193E">
      <w:pPr>
        <w:pStyle w:val="Fotnotstext"/>
      </w:pPr>
      <w:r>
        <w:rPr>
          <w:rStyle w:val="Fotnotsreferens"/>
        </w:rPr>
        <w:footnoteRef/>
      </w:r>
      <w:r>
        <w:t xml:space="preserve"> We could add code that modifies the code in a way similar to </w:t>
      </w:r>
      <w:r w:rsidRPr="00615CDB">
        <w:rPr>
          <w:rStyle w:val="CodeInText"/>
        </w:rPr>
        <w:t>generateJumpInfo</w:t>
      </w:r>
      <w:r>
        <w:t xml:space="preserve"> in Section </w:t>
      </w:r>
      <w:r>
        <w:fldChar w:fldCharType="begin"/>
      </w:r>
      <w:r>
        <w:instrText xml:space="preserve"> REF _Ref419650845 \r \h </w:instrText>
      </w:r>
      <w:r>
        <w:fldChar w:fldCharType="separate"/>
      </w:r>
      <w:r>
        <w:rPr>
          <w:b/>
          <w:bCs/>
          <w:lang w:val="sv-SE"/>
        </w:rPr>
        <w:t>Fel! Hittar inte referenskälla.</w:t>
      </w:r>
      <w:r>
        <w:fldChar w:fldCharType="end"/>
      </w:r>
      <w:r>
        <w:t>. However, I feel that it is too much trouble for saving a few bytes. After all, most function calls are performed by long jumps.</w:t>
      </w:r>
    </w:p>
  </w:footnote>
  <w:footnote w:id="13">
    <w:p w14:paraId="2574BD6E" w14:textId="77777777" w:rsidR="005A193E" w:rsidRPr="00725EAE" w:rsidRDefault="005A193E" w:rsidP="00E80032">
      <w:pPr>
        <w:rPr>
          <w:b/>
        </w:rPr>
      </w:pPr>
      <w:r>
        <w:rPr>
          <w:rStyle w:val="Fotnotsreferens"/>
        </w:rPr>
        <w:footnoteRef/>
      </w:r>
      <w:r>
        <w:t xml:space="preserve"> BCPL stands for </w:t>
      </w:r>
      <w:r w:rsidRPr="00725EAE">
        <w:rPr>
          <w:rStyle w:val="Italics"/>
        </w:rPr>
        <w:t>Basic Command Programming Language</w:t>
      </w:r>
      <w:r>
        <w:t xml:space="preserve"> and was developed at join effort at London University and Cambridge University. Later on, BCPL has jokely been said to be an acronym for the </w:t>
      </w:r>
      <w:r w:rsidRPr="00725EAE">
        <w:rPr>
          <w:rStyle w:val="Italics"/>
        </w:rPr>
        <w:t>Before C Programming Language</w:t>
      </w:r>
      <w:r>
        <w:t>.</w:t>
      </w:r>
    </w:p>
  </w:footnote>
  <w:footnote w:id="14">
    <w:p w14:paraId="0A93E7E0" w14:textId="77777777" w:rsidR="005A193E" w:rsidRPr="00B4576D" w:rsidRDefault="005A193E" w:rsidP="00E80032">
      <w:r>
        <w:rPr>
          <w:rStyle w:val="Fotnotsreferens"/>
        </w:rPr>
        <w:footnoteRef/>
      </w:r>
      <w:r w:rsidRPr="00B4576D">
        <w:t xml:space="preserve"> </w:t>
      </w:r>
      <w:r w:rsidRPr="00EA2CB8">
        <w:t xml:space="preserve">Actually, their </w:t>
      </w:r>
      <w:r>
        <w:t xml:space="preserve">program wrote </w:t>
      </w:r>
      <w:r w:rsidRPr="00E61A0B">
        <w:t xml:space="preserve">"hello, world\n" </w:t>
      </w:r>
      <w:r w:rsidRPr="00EA2CB8">
        <w:t>with</w:t>
      </w:r>
      <w:r>
        <w:t>out a capital letter or</w:t>
      </w:r>
      <w:r w:rsidRPr="00EA2CB8">
        <w:t xml:space="preserve"> </w:t>
      </w:r>
      <w:r>
        <w:t xml:space="preserve">an </w:t>
      </w:r>
      <w:r w:rsidRPr="00EA2CB8">
        <w:t>exclamation mark</w:t>
      </w:r>
      <w:r>
        <w:t xml:space="preserve">. Their example was inherited </w:t>
      </w:r>
      <w:r w:rsidRPr="00EA2CB8">
        <w:t xml:space="preserve">from the internal 1974 memorandum </w:t>
      </w:r>
      <w:r w:rsidRPr="00EA2CB8">
        <w:rPr>
          <w:rStyle w:val="Italics"/>
        </w:rPr>
        <w:t>Programming in C: A Tutorial</w:t>
      </w:r>
      <w:r w:rsidRPr="00EA2CB8">
        <w:t xml:space="preserve"> by </w:t>
      </w:r>
      <w:hyperlink r:id="rId1" w:tooltip="Brian Kernighan" w:history="1">
        <w:r w:rsidRPr="00C75331">
          <w:t>Brian Kernighan</w:t>
        </w:r>
      </w:hyperlink>
      <w:r w:rsidRPr="00EA2CB8">
        <w:t>.</w:t>
      </w:r>
      <w:r>
        <w:t xml:space="preserve"> The oldest known instance of the usage of the words ”hello” and ”world” together occurred in Kernighan’s 1972 t</w:t>
      </w:r>
      <w:r w:rsidRPr="00D143EC">
        <w:t xml:space="preserve">utorial </w:t>
      </w:r>
      <w:r>
        <w:rPr>
          <w:i/>
          <w:iCs/>
        </w:rPr>
        <w:t xml:space="preserve">Introduction to the Language </w:t>
      </w:r>
      <w:hyperlink r:id="rId2" w:tooltip="B (programming language)" w:history="1">
        <w:r w:rsidRPr="00F70AE9">
          <w:rPr>
            <w:rStyle w:val="Italics"/>
          </w:rPr>
          <w:t>B</w:t>
        </w:r>
      </w:hyperlink>
      <w:r w:rsidRPr="00F70AE9">
        <w:rPr>
          <w:rStyle w:val="Italics"/>
        </w:rPr>
        <w:t xml:space="preserve">, </w:t>
      </w:r>
      <w:r w:rsidRPr="00D143EC">
        <w:t>even though the sy</w:t>
      </w:r>
      <w:r>
        <w:t>n</w:t>
      </w:r>
      <w:r w:rsidRPr="00D143EC">
        <w:t>tax was diff</w:t>
      </w:r>
      <w:r>
        <w:t>erent from C</w:t>
      </w:r>
      <w:r w:rsidRPr="00D143EC">
        <w:t>.</w:t>
      </w:r>
    </w:p>
  </w:footnote>
  <w:footnote w:id="15">
    <w:p w14:paraId="673337B7" w14:textId="77777777" w:rsidR="005A193E" w:rsidRPr="00080A22" w:rsidRDefault="005A193E" w:rsidP="00E80032">
      <w:pPr>
        <w:pStyle w:val="Fotnotstext"/>
      </w:pPr>
      <w:r>
        <w:rPr>
          <w:rStyle w:val="Fotnotsreferens"/>
        </w:rPr>
        <w:footnoteRef/>
      </w:r>
      <w:r w:rsidRPr="00080A22">
        <w:t xml:space="preserve"> </w:t>
      </w:r>
      <w:r>
        <w:t>Technically, the compiler replaces every block comment</w:t>
      </w:r>
      <w:r>
        <w:rPr>
          <w:szCs w:val="21"/>
          <w:lang w:val="en-GB"/>
        </w:rPr>
        <w:t xml:space="preserve"> with </w:t>
      </w:r>
      <w:r>
        <w:t>a single space character, which makes it unwise to place a comment inside a name.</w:t>
      </w:r>
    </w:p>
  </w:footnote>
  <w:footnote w:id="16">
    <w:p w14:paraId="32ED624A" w14:textId="4172F58C" w:rsidR="005A193E" w:rsidRDefault="005A193E" w:rsidP="00E80032">
      <w:r>
        <w:rPr>
          <w:rStyle w:val="Fotnotsreferens"/>
        </w:rPr>
        <w:footnoteRef/>
      </w:r>
      <w:r w:rsidRPr="00BF232B">
        <w:t xml:space="preserve"> </w:t>
      </w:r>
      <w:r>
        <w:t xml:space="preserve">Usually, the problem is solved by the following macros (see Section </w:t>
      </w:r>
      <w:r>
        <w:fldChar w:fldCharType="begin"/>
      </w:r>
      <w:r>
        <w:instrText xml:space="preserve"> REF _Ref383866090 \r \h </w:instrText>
      </w:r>
      <w:r>
        <w:fldChar w:fldCharType="separate"/>
      </w:r>
      <w:r>
        <w:t>22.9</w:t>
      </w:r>
      <w:r>
        <w:fldChar w:fldCharType="end"/>
      </w:r>
      <w:r>
        <w:t>):</w:t>
      </w:r>
    </w:p>
    <w:p w14:paraId="57E07F8E" w14:textId="77777777" w:rsidR="005A193E" w:rsidRDefault="005A193E" w:rsidP="00E80032">
      <w:pPr>
        <w:pStyle w:val="Code"/>
      </w:pPr>
      <w:r>
        <w:t>#define BOOL int</w:t>
      </w:r>
    </w:p>
    <w:p w14:paraId="5A8A6026" w14:textId="77777777" w:rsidR="005A193E" w:rsidRDefault="005A193E" w:rsidP="00E80032">
      <w:pPr>
        <w:pStyle w:val="Code"/>
      </w:pPr>
      <w:r>
        <w:t>#define TRUE 1</w:t>
      </w:r>
    </w:p>
    <w:p w14:paraId="09976B6C" w14:textId="77777777" w:rsidR="005A193E" w:rsidRPr="00BF232B" w:rsidRDefault="005A193E" w:rsidP="00E80032">
      <w:pPr>
        <w:pStyle w:val="Code"/>
      </w:pPr>
      <w:r>
        <w:t>#define FALSE 0</w:t>
      </w:r>
    </w:p>
  </w:footnote>
  <w:footnote w:id="17">
    <w:p w14:paraId="1100CB01" w14:textId="77777777" w:rsidR="005A193E" w:rsidRDefault="005A193E" w:rsidP="00E80032">
      <w:r>
        <w:rPr>
          <w:rStyle w:val="Fotnotsreferens"/>
        </w:rPr>
        <w:footnoteRef/>
      </w:r>
      <w:r>
        <w:t xml:space="preserve"> </w:t>
      </w:r>
      <w:r>
        <w:rPr>
          <w:lang w:val="en-GB"/>
        </w:rPr>
        <w:t>T</w:t>
      </w:r>
      <w:r w:rsidRPr="00DA3EE6">
        <w:rPr>
          <w:lang w:val="en-GB"/>
        </w:rPr>
        <w:t xml:space="preserve">echnically, it </w:t>
      </w:r>
      <w:r>
        <w:rPr>
          <w:lang w:val="en-GB"/>
        </w:rPr>
        <w:t>is given the value that happened to be stored on the memory address.</w:t>
      </w:r>
    </w:p>
  </w:footnote>
  <w:footnote w:id="18">
    <w:p w14:paraId="6678A4C0" w14:textId="77777777" w:rsidR="005A193E" w:rsidRDefault="005A193E" w:rsidP="00E80032">
      <w:r>
        <w:rPr>
          <w:rStyle w:val="Fotnotsreferens"/>
        </w:rPr>
        <w:footnoteRef/>
      </w:r>
      <w:r>
        <w:t xml:space="preserve"> Depending of the compiler and its warning level settings.</w:t>
      </w:r>
    </w:p>
  </w:footnote>
  <w:footnote w:id="19">
    <w:p w14:paraId="3D554D37" w14:textId="77777777" w:rsidR="005A193E" w:rsidRPr="004679D4" w:rsidRDefault="005A193E" w:rsidP="00E80032">
      <w:pPr>
        <w:pStyle w:val="Fotnotstext"/>
      </w:pPr>
      <w:r>
        <w:rPr>
          <w:rStyle w:val="Fotnotsreferens"/>
        </w:rPr>
        <w:footnoteRef/>
      </w:r>
      <w:r w:rsidRPr="004679D4">
        <w:t xml:space="preserve"> </w:t>
      </w:r>
      <w:r>
        <w:t>Actually</w:t>
      </w:r>
      <w:r w:rsidRPr="004679D4">
        <w:t xml:space="preserve">, </w:t>
      </w:r>
      <w:r w:rsidRPr="00EF01A1">
        <w:rPr>
          <w:rStyle w:val="KeyWord"/>
        </w:rPr>
        <w:t>f</w:t>
      </w:r>
      <w:r w:rsidRPr="004679D4">
        <w:t xml:space="preserve"> </w:t>
      </w:r>
      <w:r>
        <w:t>represent both</w:t>
      </w:r>
      <w:r w:rsidRPr="004679D4">
        <w:t xml:space="preserve"> </w:t>
      </w:r>
      <w:r w:rsidRPr="00EF01A1">
        <w:rPr>
          <w:rStyle w:val="CodeInText0"/>
        </w:rPr>
        <w:t>float</w:t>
      </w:r>
      <w:r w:rsidRPr="004679D4">
        <w:t xml:space="preserve"> </w:t>
      </w:r>
      <w:r>
        <w:t xml:space="preserve">or </w:t>
      </w:r>
      <w:r w:rsidRPr="00EF01A1">
        <w:rPr>
          <w:rStyle w:val="CodeInText0"/>
        </w:rPr>
        <w:t>double</w:t>
      </w:r>
      <w:r w:rsidRPr="004679D4">
        <w:t>.</w:t>
      </w:r>
      <w:r>
        <w:t xml:space="preserve"> The reason is that a float value is always converted to double when used as input to </w:t>
      </w:r>
      <w:r w:rsidRPr="00EF01A1">
        <w:rPr>
          <w:rStyle w:val="CodeInText0"/>
        </w:rPr>
        <w:t>printf</w:t>
      </w:r>
      <w:r>
        <w:t xml:space="preserve"> (or any other function).</w:t>
      </w:r>
    </w:p>
  </w:footnote>
  <w:footnote w:id="20">
    <w:p w14:paraId="0C800D4D" w14:textId="77777777" w:rsidR="005A193E" w:rsidRPr="00C03AB7" w:rsidRDefault="005A193E" w:rsidP="00E80032">
      <w:pPr>
        <w:pStyle w:val="Fotnotstext"/>
      </w:pPr>
      <w:r>
        <w:rPr>
          <w:rStyle w:val="Fotnotsreferens"/>
        </w:rPr>
        <w:footnoteRef/>
      </w:r>
      <w:r w:rsidRPr="00C03AB7">
        <w:t xml:space="preserve"> As we inputs pointers to the variables rather than the variables the</w:t>
      </w:r>
      <w:r>
        <w:t>m</w:t>
      </w:r>
      <w:r w:rsidRPr="00C03AB7">
        <w:t>selves</w:t>
      </w:r>
      <w:r>
        <w:t xml:space="preserve"> when calling </w:t>
      </w:r>
      <w:r w:rsidRPr="00A15112">
        <w:rPr>
          <w:rStyle w:val="CodeInText0"/>
        </w:rPr>
        <w:t>scanf</w:t>
      </w:r>
      <w:r>
        <w:t xml:space="preserve">, no conversation from float to double occur. That is why </w:t>
      </w:r>
      <w:r w:rsidRPr="00EF01A1">
        <w:rPr>
          <w:rStyle w:val="KeyWord"/>
        </w:rPr>
        <w:t>f</w:t>
      </w:r>
      <w:r>
        <w:t xml:space="preserve"> represents float and </w:t>
      </w:r>
      <w:r w:rsidRPr="00EF01A1">
        <w:rPr>
          <w:rStyle w:val="KeyWord"/>
        </w:rPr>
        <w:t>lf</w:t>
      </w:r>
      <w:r>
        <w:t xml:space="preserve"> represents double. That </w:t>
      </w:r>
      <w:r w:rsidRPr="00EF01A1">
        <w:rPr>
          <w:rStyle w:val="KeyWord"/>
        </w:rPr>
        <w:t>lf</w:t>
      </w:r>
      <w:r>
        <w:t xml:space="preserve"> (long float) represents double in </w:t>
      </w:r>
      <w:r w:rsidRPr="003A154C">
        <w:rPr>
          <w:rStyle w:val="CodeInText0"/>
        </w:rPr>
        <w:t>scanf</w:t>
      </w:r>
      <w:r>
        <w:t xml:space="preserve"> is an </w:t>
      </w:r>
      <w:r w:rsidRPr="00C03AB7">
        <w:t>emergency</w:t>
      </w:r>
      <w:r>
        <w:t xml:space="preserve"> </w:t>
      </w:r>
      <w:r w:rsidRPr="00C03AB7">
        <w:t>solution</w:t>
      </w:r>
      <w:r>
        <w:t xml:space="preserve"> since </w:t>
      </w:r>
      <w:r w:rsidRPr="00EF01A1">
        <w:rPr>
          <w:rStyle w:val="KeyWord"/>
        </w:rPr>
        <w:t>d</w:t>
      </w:r>
      <w:r>
        <w:t xml:space="preserve"> represents an integer in decimal notation in both </w:t>
      </w:r>
      <w:r w:rsidRPr="003A154C">
        <w:rPr>
          <w:rStyle w:val="CodeInText0"/>
        </w:rPr>
        <w:t>printf</w:t>
      </w:r>
      <w:r>
        <w:t xml:space="preserve"> and </w:t>
      </w:r>
      <w:r w:rsidRPr="003A154C">
        <w:rPr>
          <w:rStyle w:val="CodeInText0"/>
        </w:rPr>
        <w:t>scanf</w:t>
      </w:r>
      <w:r>
        <w:t>.</w:t>
      </w:r>
    </w:p>
  </w:footnote>
  <w:footnote w:id="21">
    <w:p w14:paraId="278B000B" w14:textId="77777777" w:rsidR="005A193E" w:rsidRPr="000C5114" w:rsidRDefault="005A193E" w:rsidP="00E80032">
      <w:pPr>
        <w:rPr>
          <w:lang w:val="en-GB"/>
        </w:rPr>
      </w:pPr>
      <w:r>
        <w:rPr>
          <w:rStyle w:val="Fotnotsreferens"/>
        </w:rPr>
        <w:footnoteRef/>
      </w:r>
      <w:r>
        <w:t xml:space="preserve"> A </w:t>
      </w:r>
      <w:r w:rsidRPr="000C5114">
        <w:rPr>
          <w:rStyle w:val="KeyWord"/>
        </w:rPr>
        <w:t>white-space</w:t>
      </w:r>
      <w:r w:rsidRPr="005E5F05">
        <w:t xml:space="preserve"> character</w:t>
      </w:r>
      <w:r>
        <w:t xml:space="preserve"> is a </w:t>
      </w:r>
      <w:r w:rsidRPr="005E5F05">
        <w:t>space</w:t>
      </w:r>
      <w:r>
        <w:t xml:space="preserve"> (‘ ‘)</w:t>
      </w:r>
      <w:r w:rsidRPr="005E5F05">
        <w:t>, horizontal tab</w:t>
      </w:r>
      <w:r>
        <w:t>ulator (‘\t’)</w:t>
      </w:r>
      <w:r w:rsidRPr="005E5F05">
        <w:t>, vertical tab</w:t>
      </w:r>
      <w:r>
        <w:t>ulator (‘\v’),</w:t>
      </w:r>
      <w:r w:rsidRPr="005E5F05">
        <w:t xml:space="preserve"> new-line (</w:t>
      </w:r>
      <w:r>
        <w:t>‘\n’</w:t>
      </w:r>
      <w:r w:rsidRPr="005E5F05">
        <w:t>), form-feed (</w:t>
      </w:r>
      <w:r>
        <w:t>‘\f’), or carriage return (‘\r’</w:t>
      </w:r>
      <w:r w:rsidRPr="005E5F05">
        <w:t>)</w:t>
      </w:r>
      <w:r>
        <w:t>.</w:t>
      </w:r>
    </w:p>
  </w:footnote>
  <w:footnote w:id="22">
    <w:p w14:paraId="1A8D5AE6" w14:textId="77777777" w:rsidR="005A193E" w:rsidRPr="002343ED" w:rsidRDefault="005A193E" w:rsidP="00E80032">
      <w:pPr>
        <w:pStyle w:val="Fotnotstext"/>
      </w:pPr>
      <w:r>
        <w:rPr>
          <w:rStyle w:val="Fotnotsreferens"/>
        </w:rPr>
        <w:footnoteRef/>
      </w:r>
      <w:r w:rsidRPr="002343ED">
        <w:t xml:space="preserve"> Technically, each enumeration value holds the type </w:t>
      </w:r>
      <w:r w:rsidRPr="00EF01A1">
        <w:rPr>
          <w:rStyle w:val="CodeInText0"/>
        </w:rPr>
        <w:t>unsigned</w:t>
      </w:r>
      <w:r>
        <w:rPr>
          <w:rStyle w:val="CodeInText0"/>
        </w:rPr>
        <w:t xml:space="preserve"> </w:t>
      </w:r>
      <w:r w:rsidRPr="00EF01A1">
        <w:rPr>
          <w:rStyle w:val="CodeInText0"/>
        </w:rPr>
        <w:t>int</w:t>
      </w:r>
      <w:r w:rsidRPr="002343ED">
        <w:t>.</w:t>
      </w:r>
    </w:p>
  </w:footnote>
  <w:footnote w:id="23">
    <w:p w14:paraId="3BE4E62C" w14:textId="77777777" w:rsidR="005A193E" w:rsidRDefault="005A193E" w:rsidP="00E80032">
      <w:r>
        <w:rPr>
          <w:rStyle w:val="Fotnotsreferens"/>
        </w:rPr>
        <w:footnoteRef/>
      </w:r>
      <w:r>
        <w:t xml:space="preserve"> However, we have no knowledge about the actual address; it may be 10,000 or anything else.</w:t>
      </w:r>
    </w:p>
  </w:footnote>
  <w:footnote w:id="24">
    <w:p w14:paraId="575EFDCD" w14:textId="77777777" w:rsidR="005A193E" w:rsidRPr="009B0162" w:rsidRDefault="005A193E" w:rsidP="00E80032">
      <w:r>
        <w:rPr>
          <w:rStyle w:val="Fotnotsreferens"/>
        </w:rPr>
        <w:footnoteRef/>
      </w:r>
      <w:r w:rsidRPr="009B0162">
        <w:t xml:space="preserve"> In C++, the ampersand is also used</w:t>
      </w:r>
      <w:r>
        <w:t xml:space="preserve"> to define references variables, which are not included in C.</w:t>
      </w:r>
    </w:p>
  </w:footnote>
  <w:footnote w:id="25">
    <w:p w14:paraId="723B76D0" w14:textId="77777777" w:rsidR="005A193E" w:rsidRDefault="005A193E" w:rsidP="00E80032">
      <w:pPr>
        <w:pStyle w:val="Fotnotstext"/>
      </w:pPr>
      <w:r>
        <w:rPr>
          <w:rStyle w:val="Fotnotsreferens"/>
        </w:rPr>
        <w:footnoteRef/>
      </w:r>
      <w:r>
        <w:t xml:space="preserve"> </w:t>
      </w:r>
      <w:r>
        <w:rPr>
          <w:szCs w:val="21"/>
          <w:lang w:val="en-GB"/>
        </w:rPr>
        <w:t>More accurately</w:t>
      </w:r>
      <w:r w:rsidRPr="00DA3EE6">
        <w:rPr>
          <w:szCs w:val="21"/>
          <w:lang w:val="en-GB"/>
        </w:rPr>
        <w:t xml:space="preserve">, the </w:t>
      </w:r>
      <w:r>
        <w:rPr>
          <w:szCs w:val="21"/>
          <w:lang w:val="en-GB"/>
        </w:rPr>
        <w:t xml:space="preserve">number of bytes needed to hold a </w:t>
      </w:r>
      <w:r w:rsidRPr="00DA3EE6">
        <w:rPr>
          <w:szCs w:val="21"/>
          <w:lang w:val="en-GB"/>
        </w:rPr>
        <w:t>value of the type,</w:t>
      </w:r>
    </w:p>
  </w:footnote>
  <w:footnote w:id="26">
    <w:p w14:paraId="6E4A057E" w14:textId="77777777" w:rsidR="005A193E" w:rsidRDefault="005A193E" w:rsidP="00E80032">
      <w:r>
        <w:rPr>
          <w:rStyle w:val="Fotnotsreferens"/>
        </w:rPr>
        <w:footnoteRef/>
      </w:r>
      <w:r>
        <w:t xml:space="preserve"> They were added to C in order to match two specific assembler instructions. Since then, they have stuck. More recent languages, such as C++, Java, and C#, do also support </w:t>
      </w:r>
      <w:r>
        <w:rPr>
          <w:szCs w:val="21"/>
          <w:lang w:val="en-GB"/>
        </w:rPr>
        <w:t xml:space="preserve">increment </w:t>
      </w:r>
      <w:r w:rsidRPr="00DA3EE6">
        <w:rPr>
          <w:szCs w:val="21"/>
          <w:lang w:val="en-GB"/>
        </w:rPr>
        <w:t>and decrement</w:t>
      </w:r>
      <w:r>
        <w:t>.</w:t>
      </w:r>
    </w:p>
  </w:footnote>
  <w:footnote w:id="27">
    <w:p w14:paraId="28C19D66" w14:textId="77777777" w:rsidR="005A193E" w:rsidRPr="00E554CC" w:rsidRDefault="005A193E" w:rsidP="00E80032">
      <w:pPr>
        <w:pStyle w:val="Fotnotstext"/>
      </w:pPr>
      <w:r>
        <w:rPr>
          <w:rStyle w:val="Fotnotsreferens"/>
        </w:rPr>
        <w:footnoteRef/>
      </w:r>
      <w:r w:rsidRPr="00E554CC">
        <w:t xml:space="preserve"> Some</w:t>
      </w:r>
      <w:r>
        <w:t xml:space="preserve"> programmers prefer to denote </w:t>
      </w:r>
      <w:r w:rsidRPr="00EF01A1">
        <w:rPr>
          <w:rStyle w:val="KeyWord"/>
        </w:rPr>
        <w:t>equal to</w:t>
      </w:r>
      <w:r>
        <w:t xml:space="preserve"> and </w:t>
      </w:r>
      <w:r w:rsidRPr="00EF01A1">
        <w:rPr>
          <w:rStyle w:val="KeyWord"/>
        </w:rPr>
        <w:t>not equal to</w:t>
      </w:r>
      <w:r>
        <w:t xml:space="preserve"> as </w:t>
      </w:r>
      <w:r w:rsidRPr="00C66ADE">
        <w:rPr>
          <w:rStyle w:val="KeyWord"/>
        </w:rPr>
        <w:t>comparison</w:t>
      </w:r>
      <w:r>
        <w:t xml:space="preserve"> operators.</w:t>
      </w:r>
    </w:p>
  </w:footnote>
  <w:footnote w:id="28">
    <w:p w14:paraId="26C017D1" w14:textId="77777777" w:rsidR="005A193E" w:rsidRPr="00391B01" w:rsidRDefault="005A193E" w:rsidP="00E80032">
      <w:pPr>
        <w:pStyle w:val="Fotnotstext"/>
      </w:pPr>
      <w:r>
        <w:rPr>
          <w:rStyle w:val="Fotnotsreferens"/>
        </w:rPr>
        <w:footnoteRef/>
      </w:r>
      <w:r w:rsidRPr="00391B01">
        <w:t xml:space="preserve"> In C#</w:t>
      </w:r>
      <w:r>
        <w:t xml:space="preserve">, the </w:t>
      </w:r>
      <w:r w:rsidRPr="00501E76">
        <w:rPr>
          <w:rStyle w:val="CodeInText0"/>
        </w:rPr>
        <w:t>break</w:t>
      </w:r>
      <w:r>
        <w:t xml:space="preserve"> statement is mandatory.</w:t>
      </w:r>
    </w:p>
  </w:footnote>
  <w:footnote w:id="29">
    <w:p w14:paraId="325E6486" w14:textId="77777777" w:rsidR="005A193E" w:rsidRDefault="005A193E" w:rsidP="00E80032">
      <w:r>
        <w:rPr>
          <w:rStyle w:val="Fotnotsreferens"/>
        </w:rPr>
        <w:footnoteRef/>
      </w:r>
      <w:r>
        <w:t xml:space="preserve"> Technically, </w:t>
      </w:r>
      <w:r w:rsidRPr="002A2764">
        <w:rPr>
          <w:rStyle w:val="CodeInText0"/>
        </w:rPr>
        <w:t>main</w:t>
      </w:r>
      <w:r>
        <w:t xml:space="preserve"> is a regular function. The only difference, compared to other functions, is that the linker generates code that starts the program execution by calling </w:t>
      </w:r>
      <w:r w:rsidRPr="002A2764">
        <w:rPr>
          <w:rStyle w:val="CodeInText0"/>
        </w:rPr>
        <w:t>main</w:t>
      </w:r>
      <w:r>
        <w:t xml:space="preserve">. Therefore, the program must include exactly one </w:t>
      </w:r>
      <w:r w:rsidRPr="009A4915">
        <w:rPr>
          <w:b/>
        </w:rPr>
        <w:t>main</w:t>
      </w:r>
      <w:r>
        <w:t xml:space="preserve"> function.</w:t>
      </w:r>
    </w:p>
  </w:footnote>
  <w:footnote w:id="30">
    <w:p w14:paraId="6A4339FA" w14:textId="77777777" w:rsidR="005A193E" w:rsidRDefault="005A193E" w:rsidP="00E80032">
      <w:pPr>
        <w:pStyle w:val="Fotnotstext"/>
      </w:pPr>
      <w:r>
        <w:rPr>
          <w:rStyle w:val="Fotnotsreferens"/>
        </w:rPr>
        <w:footnoteRef/>
      </w:r>
      <w:r>
        <w:t xml:space="preserve"> In C++, it is possible to access the global variable by prefixing colons, like </w:t>
      </w:r>
      <w:r w:rsidRPr="00363E93">
        <w:rPr>
          <w:rStyle w:val="CodeInText0"/>
        </w:rPr>
        <w:t>::number</w:t>
      </w:r>
      <w:r>
        <w:t>.</w:t>
      </w:r>
    </w:p>
  </w:footnote>
  <w:footnote w:id="31">
    <w:p w14:paraId="301408BC" w14:textId="77777777" w:rsidR="005A193E" w:rsidRDefault="005A193E" w:rsidP="00E80032">
      <w:r>
        <w:rPr>
          <w:rStyle w:val="Fotnotsreferens"/>
        </w:rPr>
        <w:footnoteRef/>
      </w:r>
      <w:r>
        <w:t xml:space="preserve"> There is no rational explanation, just accept it.</w:t>
      </w:r>
    </w:p>
  </w:footnote>
  <w:footnote w:id="32">
    <w:p w14:paraId="0B9FD0C4" w14:textId="77777777" w:rsidR="005A193E" w:rsidRDefault="005A193E" w:rsidP="00E80032">
      <w:pPr>
        <w:pStyle w:val="Fotnotstext"/>
      </w:pPr>
      <w:r>
        <w:rPr>
          <w:rStyle w:val="Fotnotsreferens"/>
        </w:rPr>
        <w:footnoteRef/>
      </w:r>
      <w:r>
        <w:t xml:space="preserve"> Note the distinction of variable </w:t>
      </w:r>
      <w:r w:rsidRPr="00720357">
        <w:rPr>
          <w:rStyle w:val="KeyWord"/>
        </w:rPr>
        <w:t>definition</w:t>
      </w:r>
      <w:r>
        <w:t xml:space="preserve"> and </w:t>
      </w:r>
      <w:r w:rsidRPr="00720357">
        <w:rPr>
          <w:rStyle w:val="KeyWord"/>
        </w:rPr>
        <w:t>declaration</w:t>
      </w:r>
      <w:r>
        <w:t>: a definition reserves memory for the variable while a declaration is simple a notification to the compiler.</w:t>
      </w:r>
    </w:p>
  </w:footnote>
  <w:footnote w:id="33">
    <w:p w14:paraId="0D18B916" w14:textId="77777777" w:rsidR="005A193E" w:rsidRPr="00EF01A1" w:rsidRDefault="005A193E" w:rsidP="00E80032">
      <w:pPr>
        <w:pStyle w:val="Fotnotstext"/>
      </w:pPr>
      <w:r>
        <w:rPr>
          <w:rStyle w:val="Fotnotsreferens"/>
        </w:rPr>
        <w:footnoteRef/>
      </w:r>
      <w:r w:rsidRPr="00EF01A1">
        <w:t xml:space="preserve"> </w:t>
      </w:r>
      <w:r>
        <w:t xml:space="preserve">In </w:t>
      </w:r>
      <w:r>
        <w:rPr>
          <w:lang w:val="en-GB"/>
        </w:rPr>
        <w:t xml:space="preserve">object-oriented languages the pointer is hidden and referred to as the </w:t>
      </w:r>
      <w:r w:rsidRPr="00D4210D">
        <w:rPr>
          <w:rStyle w:val="KeyWord"/>
        </w:rPr>
        <w:t>this</w:t>
      </w:r>
      <w:r w:rsidRPr="00EF01A1">
        <w:rPr>
          <w:rStyle w:val="Italic"/>
        </w:rPr>
        <w:t xml:space="preserve"> </w:t>
      </w:r>
      <w:r w:rsidRPr="00D4210D">
        <w:rPr>
          <w:rStyle w:val="KeyWord"/>
        </w:rPr>
        <w:t>pointer</w:t>
      </w:r>
      <w:r>
        <w:rPr>
          <w:lang w:val="en-GB"/>
        </w:rPr>
        <w:t>.</w:t>
      </w:r>
    </w:p>
  </w:footnote>
  <w:footnote w:id="34">
    <w:p w14:paraId="08813838" w14:textId="77777777" w:rsidR="005A193E" w:rsidRPr="008655EC" w:rsidRDefault="005A193E" w:rsidP="00E80032">
      <w:pPr>
        <w:rPr>
          <w:lang w:val="en-GB" w:eastAsia="sv-SE"/>
        </w:rPr>
      </w:pPr>
      <w:r>
        <w:rPr>
          <w:rStyle w:val="Fotnotsreferens"/>
        </w:rPr>
        <w:footnoteRef/>
      </w:r>
      <w:r>
        <w:t xml:space="preserve"> </w:t>
      </w:r>
      <w:r>
        <w:rPr>
          <w:lang w:val="en-GB" w:eastAsia="sv-SE"/>
        </w:rPr>
        <w:t>This construction performs the same tas</w:t>
      </w:r>
      <w:r w:rsidRPr="008655EC">
        <w:t xml:space="preserve">k </w:t>
      </w:r>
      <w:r>
        <w:t xml:space="preserve">as </w:t>
      </w:r>
      <w:r w:rsidRPr="007437F9">
        <w:rPr>
          <w:rStyle w:val="KeyWord"/>
        </w:rPr>
        <w:t>exception</w:t>
      </w:r>
      <w:r w:rsidRPr="008655EC">
        <w:t xml:space="preserve"> </w:t>
      </w:r>
      <w:r w:rsidRPr="007437F9">
        <w:rPr>
          <w:rStyle w:val="KeyWord"/>
        </w:rPr>
        <w:t>handling</w:t>
      </w:r>
      <w:r w:rsidRPr="008655EC">
        <w:t xml:space="preserve"> d</w:t>
      </w:r>
      <w:r>
        <w:rPr>
          <w:lang w:val="en-GB" w:eastAsia="sv-SE"/>
        </w:rPr>
        <w:t>oes in object-oriented languages.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A3061D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ADEA59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ACCEFD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1C0FB6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06C505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9AAE4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9E4E9C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CC8C1D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69E0E4A"/>
    <w:lvl w:ilvl="0">
      <w:start w:val="1"/>
      <w:numFmt w:val="decimal"/>
      <w:pStyle w:val="NumberedBullet"/>
      <w:lvlText w:val="%1."/>
      <w:lvlJc w:val="left"/>
      <w:pPr>
        <w:tabs>
          <w:tab w:val="num" w:pos="360"/>
        </w:tabs>
        <w:ind w:left="360" w:hanging="360"/>
      </w:pPr>
    </w:lvl>
  </w:abstractNum>
  <w:abstractNum w:abstractNumId="9" w15:restartNumberingAfterBreak="0">
    <w:nsid w:val="FFFFFF89"/>
    <w:multiLevelType w:val="singleLevel"/>
    <w:tmpl w:val="B0F401F0"/>
    <w:lvl w:ilvl="0">
      <w:start w:val="1"/>
      <w:numFmt w:val="bullet"/>
      <w:lvlText w:val=""/>
      <w:lvlJc w:val="left"/>
      <w:pPr>
        <w:tabs>
          <w:tab w:val="num" w:pos="720"/>
        </w:tabs>
        <w:ind w:left="720" w:hanging="360"/>
      </w:pPr>
      <w:rPr>
        <w:rFonts w:ascii="Wingdings 3" w:hAnsi="Wingdings 3" w:hint="default"/>
      </w:rPr>
    </w:lvl>
  </w:abstractNum>
  <w:abstractNum w:abstractNumId="10" w15:restartNumberingAfterBreak="0">
    <w:nsid w:val="00685557"/>
    <w:multiLevelType w:val="hybridMultilevel"/>
    <w:tmpl w:val="783E6602"/>
    <w:lvl w:ilvl="0" w:tplc="92925AF2">
      <w:start w:val="1"/>
      <w:numFmt w:val="decimal"/>
      <w:lvlText w:val="%1."/>
      <w:lvlJc w:val="left"/>
      <w:pPr>
        <w:ind w:left="1440" w:hanging="108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1" w15:restartNumberingAfterBreak="0">
    <w:nsid w:val="01584B13"/>
    <w:multiLevelType w:val="hybridMultilevel"/>
    <w:tmpl w:val="BCDA9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27A2936"/>
    <w:multiLevelType w:val="multilevel"/>
    <w:tmpl w:val="E486649A"/>
    <w:lvl w:ilvl="0">
      <w:start w:val="1"/>
      <w:numFmt w:val="bullet"/>
      <w:lvlText w:val=""/>
      <w:lvlJc w:val="left"/>
      <w:pPr>
        <w:tabs>
          <w:tab w:val="num" w:pos="720"/>
        </w:tabs>
        <w:ind w:left="720" w:hanging="360"/>
      </w:pPr>
      <w:rPr>
        <w:rFonts w:ascii="Symbol" w:hAnsi="Symbol" w:hint="default"/>
        <w:color w:val="auto"/>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2C61509"/>
    <w:multiLevelType w:val="hybridMultilevel"/>
    <w:tmpl w:val="505AF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4863B99"/>
    <w:multiLevelType w:val="hybridMultilevel"/>
    <w:tmpl w:val="275EC5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4CD620D"/>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066C1356"/>
    <w:multiLevelType w:val="hybridMultilevel"/>
    <w:tmpl w:val="A65210BC"/>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7" w15:restartNumberingAfterBreak="0">
    <w:nsid w:val="07A449E6"/>
    <w:multiLevelType w:val="multilevel"/>
    <w:tmpl w:val="6E7ADB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0B0872E7"/>
    <w:multiLevelType w:val="hybridMultilevel"/>
    <w:tmpl w:val="B6929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EAB6531"/>
    <w:multiLevelType w:val="hybridMultilevel"/>
    <w:tmpl w:val="A1B8B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FC40D3C"/>
    <w:multiLevelType w:val="multilevel"/>
    <w:tmpl w:val="A164F7E6"/>
    <w:styleLink w:val="Heading"/>
    <w:lvl w:ilvl="0">
      <w:start w:val="1"/>
      <w:numFmt w:val="decimal"/>
      <w:pStyle w:val="Rubrik1"/>
      <w:lvlText w:val="%1."/>
      <w:lvlJc w:val="left"/>
      <w:pPr>
        <w:ind w:left="720" w:hanging="720"/>
      </w:pPr>
      <w:rPr>
        <w:rFonts w:hint="default"/>
      </w:rPr>
    </w:lvl>
    <w:lvl w:ilvl="1">
      <w:start w:val="1"/>
      <w:numFmt w:val="decimal"/>
      <w:pStyle w:val="Rubrik2"/>
      <w:lvlText w:val="%1.%2."/>
      <w:lvlJc w:val="left"/>
      <w:pPr>
        <w:ind w:left="0" w:firstLine="0"/>
      </w:pPr>
      <w:rPr>
        <w:rFonts w:hint="default"/>
      </w:rPr>
    </w:lvl>
    <w:lvl w:ilvl="2">
      <w:start w:val="1"/>
      <w:numFmt w:val="decimal"/>
      <w:pStyle w:val="Rubrik3"/>
      <w:lvlText w:val="%1.%2.%3."/>
      <w:lvlJc w:val="right"/>
      <w:pPr>
        <w:ind w:left="0" w:firstLine="720"/>
      </w:pPr>
      <w:rPr>
        <w:rFonts w:hint="default"/>
      </w:rPr>
    </w:lvl>
    <w:lvl w:ilvl="3">
      <w:start w:val="1"/>
      <w:numFmt w:val="decimal"/>
      <w:pStyle w:val="Rubrik4"/>
      <w:lvlText w:val="%1.%2.%3.%4."/>
      <w:lvlJc w:val="left"/>
      <w:pPr>
        <w:ind w:left="0" w:firstLine="72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1" w15:restartNumberingAfterBreak="0">
    <w:nsid w:val="10931110"/>
    <w:multiLevelType w:val="hybridMultilevel"/>
    <w:tmpl w:val="80ACA382"/>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22" w15:restartNumberingAfterBreak="0">
    <w:nsid w:val="10B649AE"/>
    <w:multiLevelType w:val="multilevel"/>
    <w:tmpl w:val="CB68C8BC"/>
    <w:lvl w:ilvl="0">
      <w:start w:val="1"/>
      <w:numFmt w:val="decimal"/>
      <w:lvlText w:val="%1."/>
      <w:lvlJc w:val="left"/>
      <w:pPr>
        <w:ind w:left="1080" w:hanging="360"/>
      </w:pPr>
      <w:rPr>
        <w:rFonts w:hint="default"/>
      </w:rPr>
    </w:lvl>
    <w:lvl w:ilvl="1">
      <w:start w:val="1"/>
      <w:numFmt w:val="decimal"/>
      <w:lvlText w:val="1.%2.1."/>
      <w:lvlJc w:val="left"/>
      <w:pPr>
        <w:ind w:left="1800" w:hanging="360"/>
      </w:pPr>
      <w:rPr>
        <w:rFonts w:hint="default"/>
      </w:rPr>
    </w:lvl>
    <w:lvl w:ilvl="2">
      <w:start w:val="1"/>
      <w:numFmt w:val="decimal"/>
      <w:lvlText w:val="%3.1.1"/>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3" w15:restartNumberingAfterBreak="0">
    <w:nsid w:val="129A5C21"/>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12E2122C"/>
    <w:multiLevelType w:val="multilevel"/>
    <w:tmpl w:val="70D8A03A"/>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25" w15:restartNumberingAfterBreak="0">
    <w:nsid w:val="13DF7547"/>
    <w:multiLevelType w:val="hybridMultilevel"/>
    <w:tmpl w:val="DB40D828"/>
    <w:lvl w:ilvl="0" w:tplc="5FDE62AE">
      <w:start w:val="1"/>
      <w:numFmt w:val="decimal"/>
      <w:lvlText w:val="2.%1."/>
      <w:lvlJc w:val="left"/>
      <w:pPr>
        <w:ind w:left="720" w:hanging="360"/>
      </w:pPr>
      <w:rPr>
        <w:rFonts w:hint="default"/>
      </w:rPr>
    </w:lvl>
    <w:lvl w:ilvl="1" w:tplc="28AEFF58">
      <w:start w:val="1"/>
      <w:numFmt w:val="decimal"/>
      <w:lvlText w:val="2.%2."/>
      <w:lvlJc w:val="left"/>
      <w:pPr>
        <w:ind w:left="1440" w:hanging="360"/>
      </w:pPr>
      <w:rPr>
        <w:rFonts w:hint="default"/>
      </w:r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6" w15:restartNumberingAfterBreak="0">
    <w:nsid w:val="13E56D64"/>
    <w:multiLevelType w:val="hybridMultilevel"/>
    <w:tmpl w:val="D4545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5115719"/>
    <w:multiLevelType w:val="hybridMultilevel"/>
    <w:tmpl w:val="13F84F1E"/>
    <w:lvl w:ilvl="0" w:tplc="525E5FBC">
      <w:numFmt w:val="bullet"/>
      <w:lvlText w:val=""/>
      <w:lvlJc w:val="left"/>
      <w:pPr>
        <w:ind w:left="840" w:hanging="360"/>
      </w:pPr>
      <w:rPr>
        <w:rFonts w:ascii="Symbol" w:eastAsiaTheme="minorHAnsi" w:hAnsi="Symbol" w:cstheme="minorBidi" w:hint="default"/>
        <w:b/>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28" w15:restartNumberingAfterBreak="0">
    <w:nsid w:val="17D27D99"/>
    <w:multiLevelType w:val="hybridMultilevel"/>
    <w:tmpl w:val="494406DA"/>
    <w:lvl w:ilvl="0" w:tplc="3B26ADA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89B3654"/>
    <w:multiLevelType w:val="hybridMultilevel"/>
    <w:tmpl w:val="632886A2"/>
    <w:lvl w:ilvl="0" w:tplc="645C855A">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0" w15:restartNumberingAfterBreak="0">
    <w:nsid w:val="191E3A8E"/>
    <w:multiLevelType w:val="hybridMultilevel"/>
    <w:tmpl w:val="39FAA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97710F4"/>
    <w:multiLevelType w:val="hybridMultilevel"/>
    <w:tmpl w:val="422E33FA"/>
    <w:lvl w:ilvl="0" w:tplc="5FDE62AE">
      <w:start w:val="1"/>
      <w:numFmt w:val="decimal"/>
      <w:lvlText w:val="2.%1."/>
      <w:lvlJc w:val="left"/>
      <w:pPr>
        <w:ind w:left="1800" w:hanging="360"/>
      </w:pPr>
      <w:rPr>
        <w:rFonts w:hint="default"/>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32" w15:restartNumberingAfterBreak="0">
    <w:nsid w:val="1A02727A"/>
    <w:multiLevelType w:val="multilevel"/>
    <w:tmpl w:val="9A5C28C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1C2C6AD8"/>
    <w:multiLevelType w:val="multilevel"/>
    <w:tmpl w:val="A164F7E6"/>
    <w:numStyleLink w:val="Heading"/>
  </w:abstractNum>
  <w:abstractNum w:abstractNumId="34" w15:restartNumberingAfterBreak="0">
    <w:nsid w:val="1CA76E12"/>
    <w:multiLevelType w:val="multilevel"/>
    <w:tmpl w:val="A164F7E6"/>
    <w:numStyleLink w:val="Heading"/>
  </w:abstractNum>
  <w:abstractNum w:abstractNumId="35" w15:restartNumberingAfterBreak="0">
    <w:nsid w:val="1D1D166F"/>
    <w:multiLevelType w:val="hybridMultilevel"/>
    <w:tmpl w:val="9F6A3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1F4D7918"/>
    <w:multiLevelType w:val="multilevel"/>
    <w:tmpl w:val="CC3CC9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1FFC3982"/>
    <w:multiLevelType w:val="hybridMultilevel"/>
    <w:tmpl w:val="B91ACE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07F66C9"/>
    <w:multiLevelType w:val="hybridMultilevel"/>
    <w:tmpl w:val="EB1E8C8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9" w15:restartNumberingAfterBreak="0">
    <w:nsid w:val="20AE62F2"/>
    <w:multiLevelType w:val="hybridMultilevel"/>
    <w:tmpl w:val="63B0BF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23DC75F1"/>
    <w:multiLevelType w:val="hybridMultilevel"/>
    <w:tmpl w:val="D698041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1" w15:restartNumberingAfterBreak="0">
    <w:nsid w:val="25167CA6"/>
    <w:multiLevelType w:val="hybridMultilevel"/>
    <w:tmpl w:val="64F483E4"/>
    <w:lvl w:ilvl="0" w:tplc="55088B02">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279D6ABA"/>
    <w:multiLevelType w:val="multilevel"/>
    <w:tmpl w:val="FDA06996"/>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43" w15:restartNumberingAfterBreak="0">
    <w:nsid w:val="2BC26D3F"/>
    <w:multiLevelType w:val="hybridMultilevel"/>
    <w:tmpl w:val="9A729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2EA409D3"/>
    <w:multiLevelType w:val="hybridMultilevel"/>
    <w:tmpl w:val="430A6C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314441C2"/>
    <w:multiLevelType w:val="hybridMultilevel"/>
    <w:tmpl w:val="D1EE28BA"/>
    <w:lvl w:ilvl="0" w:tplc="5FDE62AE">
      <w:start w:val="1"/>
      <w:numFmt w:val="decimal"/>
      <w:lvlText w:val="2.%1."/>
      <w:lvlJc w:val="left"/>
      <w:pPr>
        <w:ind w:left="720" w:hanging="360"/>
      </w:pPr>
      <w:rPr>
        <w:rFonts w:hint="default"/>
      </w:rPr>
    </w:lvl>
    <w:lvl w:ilvl="1" w:tplc="2FCE4512">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6" w15:restartNumberingAfterBreak="0">
    <w:nsid w:val="3240777C"/>
    <w:multiLevelType w:val="multilevel"/>
    <w:tmpl w:val="A164F7E6"/>
    <w:numStyleLink w:val="Heading"/>
  </w:abstractNum>
  <w:abstractNum w:abstractNumId="47" w15:restartNumberingAfterBreak="0">
    <w:nsid w:val="3317473F"/>
    <w:multiLevelType w:val="hybridMultilevel"/>
    <w:tmpl w:val="191C8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34363D56"/>
    <w:multiLevelType w:val="hybridMultilevel"/>
    <w:tmpl w:val="9C4C9F5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9" w15:restartNumberingAfterBreak="0">
    <w:nsid w:val="39441D92"/>
    <w:multiLevelType w:val="hybridMultilevel"/>
    <w:tmpl w:val="4CEA185C"/>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50" w15:restartNumberingAfterBreak="0">
    <w:nsid w:val="3B1F48C6"/>
    <w:multiLevelType w:val="hybridMultilevel"/>
    <w:tmpl w:val="4140AA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3BEE6736"/>
    <w:multiLevelType w:val="hybridMultilevel"/>
    <w:tmpl w:val="E3C6BBD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2" w15:restartNumberingAfterBreak="0">
    <w:nsid w:val="3E807D75"/>
    <w:multiLevelType w:val="hybridMultilevel"/>
    <w:tmpl w:val="7B8AE01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40262E35"/>
    <w:multiLevelType w:val="hybridMultilevel"/>
    <w:tmpl w:val="21505A64"/>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4" w15:restartNumberingAfterBreak="0">
    <w:nsid w:val="42BE379A"/>
    <w:multiLevelType w:val="hybridMultilevel"/>
    <w:tmpl w:val="2256BCD2"/>
    <w:lvl w:ilvl="0" w:tplc="AB94EA4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43E61B8E"/>
    <w:multiLevelType w:val="multilevel"/>
    <w:tmpl w:val="A164F7E6"/>
    <w:numStyleLink w:val="Heading"/>
  </w:abstractNum>
  <w:abstractNum w:abstractNumId="56" w15:restartNumberingAfterBreak="0">
    <w:nsid w:val="441639CD"/>
    <w:multiLevelType w:val="hybridMultilevel"/>
    <w:tmpl w:val="78665E2C"/>
    <w:lvl w:ilvl="0" w:tplc="FFFFFFFF">
      <w:start w:val="1"/>
      <w:numFmt w:val="bullet"/>
      <w:pStyle w:val="Bulletwithinbulletend"/>
      <w:lvlText w:val="o"/>
      <w:lvlJc w:val="left"/>
      <w:pPr>
        <w:tabs>
          <w:tab w:val="num" w:pos="720"/>
        </w:tabs>
        <w:ind w:left="720" w:hanging="360"/>
      </w:pPr>
      <w:rPr>
        <w:rFonts w:ascii="Courier New" w:hAnsi="Courier New" w:cs="Courier New"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57" w15:restartNumberingAfterBreak="0">
    <w:nsid w:val="44ED7AD9"/>
    <w:multiLevelType w:val="hybridMultilevel"/>
    <w:tmpl w:val="84C02148"/>
    <w:lvl w:ilvl="0" w:tplc="07049688">
      <w:start w:val="1"/>
      <w:numFmt w:val="decimal"/>
      <w:lvlText w:val="2.%1."/>
      <w:lvlJc w:val="left"/>
      <w:pPr>
        <w:ind w:left="108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58" w15:restartNumberingAfterBreak="0">
    <w:nsid w:val="45120183"/>
    <w:multiLevelType w:val="hybridMultilevel"/>
    <w:tmpl w:val="41A48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47362B0A"/>
    <w:multiLevelType w:val="hybridMultilevel"/>
    <w:tmpl w:val="A2C84AC8"/>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0" w15:restartNumberingAfterBreak="0">
    <w:nsid w:val="485D661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1" w15:restartNumberingAfterBreak="0">
    <w:nsid w:val="48F654CD"/>
    <w:multiLevelType w:val="hybridMultilevel"/>
    <w:tmpl w:val="EF3EAF6A"/>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62" w15:restartNumberingAfterBreak="0">
    <w:nsid w:val="49E2231C"/>
    <w:multiLevelType w:val="hybridMultilevel"/>
    <w:tmpl w:val="B756E3DC"/>
    <w:lvl w:ilvl="0" w:tplc="11B479CA">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3" w15:restartNumberingAfterBreak="0">
    <w:nsid w:val="4BD03BE2"/>
    <w:multiLevelType w:val="hybridMultilevel"/>
    <w:tmpl w:val="FA321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4D01711F"/>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5" w15:restartNumberingAfterBreak="0">
    <w:nsid w:val="537C78D6"/>
    <w:multiLevelType w:val="hybridMultilevel"/>
    <w:tmpl w:val="ED462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54672BB3"/>
    <w:multiLevelType w:val="hybridMultilevel"/>
    <w:tmpl w:val="3948F1D6"/>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67" w15:restartNumberingAfterBreak="0">
    <w:nsid w:val="54C95F19"/>
    <w:multiLevelType w:val="hybridMultilevel"/>
    <w:tmpl w:val="3962D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5625192C"/>
    <w:multiLevelType w:val="hybridMultilevel"/>
    <w:tmpl w:val="DBE20D6A"/>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69" w15:restartNumberingAfterBreak="0">
    <w:nsid w:val="5E413A79"/>
    <w:multiLevelType w:val="hybridMultilevel"/>
    <w:tmpl w:val="CFD0D9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61653CE6"/>
    <w:multiLevelType w:val="hybridMultilevel"/>
    <w:tmpl w:val="F88E2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617645D5"/>
    <w:multiLevelType w:val="hybridMultilevel"/>
    <w:tmpl w:val="B562F768"/>
    <w:lvl w:ilvl="0" w:tplc="47B45CA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627854F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73" w15:restartNumberingAfterBreak="0">
    <w:nsid w:val="63FA429D"/>
    <w:multiLevelType w:val="hybridMultilevel"/>
    <w:tmpl w:val="828CC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65165038"/>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5" w15:restartNumberingAfterBreak="0">
    <w:nsid w:val="66C56895"/>
    <w:multiLevelType w:val="hybridMultilevel"/>
    <w:tmpl w:val="1D640B56"/>
    <w:lvl w:ilvl="0" w:tplc="0E146A02">
      <w:start w:val="1"/>
      <w:numFmt w:val="bullet"/>
      <w:pStyle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6" w15:restartNumberingAfterBreak="0">
    <w:nsid w:val="66FD3764"/>
    <w:multiLevelType w:val="hybridMultilevel"/>
    <w:tmpl w:val="86B671BE"/>
    <w:lvl w:ilvl="0" w:tplc="F0A0C8EE">
      <w:start w:val="1"/>
      <w:numFmt w:val="decimal"/>
      <w:lvlText w:val="2.%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77" w15:restartNumberingAfterBreak="0">
    <w:nsid w:val="68915423"/>
    <w:multiLevelType w:val="multilevel"/>
    <w:tmpl w:val="A164F7E6"/>
    <w:numStyleLink w:val="Heading"/>
  </w:abstractNum>
  <w:abstractNum w:abstractNumId="78" w15:restartNumberingAfterBreak="0">
    <w:nsid w:val="68E7317A"/>
    <w:multiLevelType w:val="hybridMultilevel"/>
    <w:tmpl w:val="50A64D6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9" w15:restartNumberingAfterBreak="0">
    <w:nsid w:val="692B52DB"/>
    <w:multiLevelType w:val="multilevel"/>
    <w:tmpl w:val="A164F7E6"/>
    <w:numStyleLink w:val="Heading"/>
  </w:abstractNum>
  <w:abstractNum w:abstractNumId="80" w15:restartNumberingAfterBreak="0">
    <w:nsid w:val="704902F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1" w15:restartNumberingAfterBreak="0">
    <w:nsid w:val="73E15995"/>
    <w:multiLevelType w:val="hybridMultilevel"/>
    <w:tmpl w:val="DD164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74D44337"/>
    <w:multiLevelType w:val="hybridMultilevel"/>
    <w:tmpl w:val="B11C1CD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3" w15:restartNumberingAfterBreak="0">
    <w:nsid w:val="75730AA9"/>
    <w:multiLevelType w:val="hybridMultilevel"/>
    <w:tmpl w:val="58844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79550752"/>
    <w:multiLevelType w:val="hybridMultilevel"/>
    <w:tmpl w:val="053E5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7A706C10"/>
    <w:multiLevelType w:val="hybridMultilevel"/>
    <w:tmpl w:val="C90A3408"/>
    <w:lvl w:ilvl="0" w:tplc="6C76634C">
      <w:start w:val="1"/>
      <w:numFmt w:val="upperLetter"/>
      <w:lvlText w:val="%1."/>
      <w:lvlJc w:val="left"/>
      <w:pPr>
        <w:ind w:left="36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86" w15:restartNumberingAfterBreak="0">
    <w:nsid w:val="7CED59E9"/>
    <w:multiLevelType w:val="hybridMultilevel"/>
    <w:tmpl w:val="9EDE1C8A"/>
    <w:lvl w:ilvl="0" w:tplc="3D541E4C">
      <w:start w:val="1"/>
      <w:numFmt w:val="decimal"/>
      <w:lvlText w:val="2.%1."/>
      <w:lvlJc w:val="left"/>
      <w:pPr>
        <w:ind w:left="180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87" w15:restartNumberingAfterBreak="0">
    <w:nsid w:val="7DE91A72"/>
    <w:multiLevelType w:val="hybridMultilevel"/>
    <w:tmpl w:val="731C8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7F675EAA"/>
    <w:multiLevelType w:val="hybridMultilevel"/>
    <w:tmpl w:val="F4D8B0B4"/>
    <w:lvl w:ilvl="0" w:tplc="0E146A02">
      <w:start w:val="1"/>
      <w:numFmt w:val="bullet"/>
      <w:pStyle w:val="Bulletwithin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num w:numId="1">
    <w:abstractNumId w:val="44"/>
  </w:num>
  <w:num w:numId="2">
    <w:abstractNumId w:val="54"/>
  </w:num>
  <w:num w:numId="3">
    <w:abstractNumId w:val="28"/>
  </w:num>
  <w:num w:numId="4">
    <w:abstractNumId w:val="20"/>
  </w:num>
  <w:num w:numId="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0"/>
  </w:num>
  <w:num w:numId="7">
    <w:abstractNumId w:val="55"/>
  </w:num>
  <w:num w:numId="8">
    <w:abstractNumId w:val="79"/>
  </w:num>
  <w:num w:numId="9">
    <w:abstractNumId w:val="46"/>
  </w:num>
  <w:num w:numId="10">
    <w:abstractNumId w:val="34"/>
  </w:num>
  <w:num w:numId="11">
    <w:abstractNumId w:val="77"/>
  </w:num>
  <w:num w:numId="12">
    <w:abstractNumId w:val="33"/>
  </w:num>
  <w:num w:numId="1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7"/>
  </w:num>
  <w:num w:numId="1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num>
  <w:num w:numId="28">
    <w:abstractNumId w:val="7"/>
  </w:num>
  <w:num w:numId="29">
    <w:abstractNumId w:val="8"/>
  </w:num>
  <w:num w:numId="30">
    <w:abstractNumId w:val="75"/>
  </w:num>
  <w:num w:numId="31">
    <w:abstractNumId w:val="12"/>
  </w:num>
  <w:num w:numId="32">
    <w:abstractNumId w:val="88"/>
  </w:num>
  <w:num w:numId="33">
    <w:abstractNumId w:val="56"/>
  </w:num>
  <w:num w:numId="34">
    <w:abstractNumId w:val="6"/>
  </w:num>
  <w:num w:numId="35">
    <w:abstractNumId w:val="5"/>
  </w:num>
  <w:num w:numId="36">
    <w:abstractNumId w:val="4"/>
  </w:num>
  <w:num w:numId="37">
    <w:abstractNumId w:val="3"/>
  </w:num>
  <w:num w:numId="38">
    <w:abstractNumId w:val="2"/>
  </w:num>
  <w:num w:numId="39">
    <w:abstractNumId w:val="1"/>
  </w:num>
  <w:num w:numId="40">
    <w:abstractNumId w:val="0"/>
  </w:num>
  <w:num w:numId="41">
    <w:abstractNumId w:val="24"/>
  </w:num>
  <w:num w:numId="42">
    <w:abstractNumId w:val="41"/>
  </w:num>
  <w:num w:numId="43">
    <w:abstractNumId w:val="42"/>
  </w:num>
  <w:num w:numId="44">
    <w:abstractNumId w:val="72"/>
  </w:num>
  <w:num w:numId="45">
    <w:abstractNumId w:val="78"/>
  </w:num>
  <w:num w:numId="46">
    <w:abstractNumId w:val="49"/>
  </w:num>
  <w:num w:numId="47">
    <w:abstractNumId w:val="61"/>
  </w:num>
  <w:num w:numId="48">
    <w:abstractNumId w:val="11"/>
  </w:num>
  <w:num w:numId="49">
    <w:abstractNumId w:val="16"/>
  </w:num>
  <w:num w:numId="50">
    <w:abstractNumId w:val="53"/>
  </w:num>
  <w:num w:numId="51">
    <w:abstractNumId w:val="10"/>
  </w:num>
  <w:num w:numId="52">
    <w:abstractNumId w:val="85"/>
  </w:num>
  <w:num w:numId="53">
    <w:abstractNumId w:val="74"/>
  </w:num>
  <w:num w:numId="54">
    <w:abstractNumId w:val="29"/>
  </w:num>
  <w:num w:numId="55">
    <w:abstractNumId w:val="64"/>
  </w:num>
  <w:num w:numId="56">
    <w:abstractNumId w:val="17"/>
  </w:num>
  <w:num w:numId="57">
    <w:abstractNumId w:val="80"/>
  </w:num>
  <w:num w:numId="58">
    <w:abstractNumId w:val="32"/>
  </w:num>
  <w:num w:numId="59">
    <w:abstractNumId w:val="15"/>
  </w:num>
  <w:num w:numId="60">
    <w:abstractNumId w:val="57"/>
  </w:num>
  <w:num w:numId="61">
    <w:abstractNumId w:val="57"/>
    <w:lvlOverride w:ilvl="0">
      <w:startOverride w:val="1"/>
    </w:lvlOverride>
  </w:num>
  <w:num w:numId="62">
    <w:abstractNumId w:val="57"/>
    <w:lvlOverride w:ilvl="0">
      <w:startOverride w:val="1"/>
    </w:lvlOverride>
  </w:num>
  <w:num w:numId="63">
    <w:abstractNumId w:val="57"/>
    <w:lvlOverride w:ilvl="0">
      <w:startOverride w:val="1"/>
    </w:lvlOverride>
  </w:num>
  <w:num w:numId="64">
    <w:abstractNumId w:val="57"/>
    <w:lvlOverride w:ilvl="0">
      <w:startOverride w:val="1"/>
    </w:lvlOverride>
  </w:num>
  <w:num w:numId="65">
    <w:abstractNumId w:val="31"/>
  </w:num>
  <w:num w:numId="66">
    <w:abstractNumId w:val="45"/>
  </w:num>
  <w:num w:numId="67">
    <w:abstractNumId w:val="25"/>
  </w:num>
  <w:num w:numId="68">
    <w:abstractNumId w:val="86"/>
  </w:num>
  <w:num w:numId="69">
    <w:abstractNumId w:val="36"/>
  </w:num>
  <w:num w:numId="70">
    <w:abstractNumId w:val="23"/>
  </w:num>
  <w:num w:numId="71">
    <w:abstractNumId w:val="76"/>
  </w:num>
  <w:num w:numId="72">
    <w:abstractNumId w:val="22"/>
  </w:num>
  <w:num w:numId="73">
    <w:abstractNumId w:val="71"/>
  </w:num>
  <w:num w:numId="74">
    <w:abstractNumId w:val="47"/>
  </w:num>
  <w:num w:numId="75">
    <w:abstractNumId w:val="13"/>
  </w:num>
  <w:num w:numId="7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66"/>
  </w:num>
  <w:num w:numId="81">
    <w:abstractNumId w:val="68"/>
  </w:num>
  <w:num w:numId="82">
    <w:abstractNumId w:val="58"/>
  </w:num>
  <w:num w:numId="83">
    <w:abstractNumId w:val="63"/>
  </w:num>
  <w:num w:numId="84">
    <w:abstractNumId w:val="26"/>
  </w:num>
  <w:num w:numId="8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83"/>
  </w:num>
  <w:num w:numId="88">
    <w:abstractNumId w:val="84"/>
  </w:num>
  <w:num w:numId="89">
    <w:abstractNumId w:val="69"/>
  </w:num>
  <w:num w:numId="90">
    <w:abstractNumId w:val="81"/>
  </w:num>
  <w:num w:numId="91">
    <w:abstractNumId w:val="18"/>
  </w:num>
  <w:num w:numId="92">
    <w:abstractNumId w:val="21"/>
  </w:num>
  <w:num w:numId="93">
    <w:abstractNumId w:val="50"/>
  </w:num>
  <w:num w:numId="94">
    <w:abstractNumId w:val="14"/>
  </w:num>
  <w:num w:numId="95">
    <w:abstractNumId w:val="37"/>
  </w:num>
  <w:num w:numId="96">
    <w:abstractNumId w:val="52"/>
  </w:num>
  <w:num w:numId="9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73"/>
  </w:num>
  <w:num w:numId="100">
    <w:abstractNumId w:val="70"/>
  </w:num>
  <w:num w:numId="101">
    <w:abstractNumId w:val="67"/>
  </w:num>
  <w:num w:numId="102">
    <w:abstractNumId w:val="87"/>
  </w:num>
  <w:num w:numId="103">
    <w:abstractNumId w:val="30"/>
  </w:num>
  <w:num w:numId="104">
    <w:abstractNumId w:val="43"/>
  </w:num>
  <w:num w:numId="105">
    <w:abstractNumId w:val="19"/>
  </w:num>
  <w:num w:numId="106">
    <w:abstractNumId w:val="65"/>
  </w:num>
  <w:num w:numId="10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39"/>
  </w:num>
  <w:num w:numId="109">
    <w:abstractNumId w:val="35"/>
  </w:num>
  <w:num w:numId="11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62"/>
  </w:num>
  <w:num w:numId="11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51"/>
  </w:num>
  <w:num w:numId="12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38"/>
  </w:num>
  <w:num w:numId="12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43"/>
  </w:num>
  <w:num w:numId="13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abstractNumId w:val="43"/>
  </w:num>
  <w:num w:numId="13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
    <w:abstractNumId w:val="48"/>
  </w:num>
  <w:num w:numId="13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
    <w:abstractNumId w:val="40"/>
  </w:num>
  <w:num w:numId="141">
    <w:abstractNumId w:val="82"/>
  </w:num>
  <w:num w:numId="142">
    <w:abstractNumId w:val="59"/>
  </w:num>
  <w:numIdMacAtCleanup w:val="14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tefan Bjornander">
    <w15:presenceInfo w15:providerId="Windows Live" w15:userId="fdecfe8156ab9ee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mailMerge>
    <w:mainDocumentType w:val="email"/>
    <w:dataType w:val="textFile"/>
    <w:activeRecord w:val="-1"/>
  </w:mailMerge>
  <w:defaultTabStop w:val="720"/>
  <w:hyphenationZone w:val="425"/>
  <w:drawingGridHorizontalSpacing w:val="284"/>
  <w:drawingGridVerticalSpacing w:val="284"/>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U1NzKxsDA3NzAwMLdQ0lEKTi0uzszPAykwMqkFAE43GaotAAAA"/>
  </w:docVars>
  <w:rsids>
    <w:rsidRoot w:val="00077789"/>
    <w:rsid w:val="0000030A"/>
    <w:rsid w:val="00000353"/>
    <w:rsid w:val="00000B70"/>
    <w:rsid w:val="000017EA"/>
    <w:rsid w:val="0000182D"/>
    <w:rsid w:val="000019A2"/>
    <w:rsid w:val="00001BB3"/>
    <w:rsid w:val="00001C15"/>
    <w:rsid w:val="00001E36"/>
    <w:rsid w:val="00002063"/>
    <w:rsid w:val="000020DA"/>
    <w:rsid w:val="000021D1"/>
    <w:rsid w:val="00002339"/>
    <w:rsid w:val="0000297E"/>
    <w:rsid w:val="00002B58"/>
    <w:rsid w:val="00002BA2"/>
    <w:rsid w:val="00002E90"/>
    <w:rsid w:val="00002FAB"/>
    <w:rsid w:val="00002FC0"/>
    <w:rsid w:val="0000321D"/>
    <w:rsid w:val="000034F8"/>
    <w:rsid w:val="00003A1B"/>
    <w:rsid w:val="00003E25"/>
    <w:rsid w:val="00003EAB"/>
    <w:rsid w:val="00003FF8"/>
    <w:rsid w:val="00004365"/>
    <w:rsid w:val="0000456E"/>
    <w:rsid w:val="00004668"/>
    <w:rsid w:val="00004EF0"/>
    <w:rsid w:val="00004FC8"/>
    <w:rsid w:val="00004FDA"/>
    <w:rsid w:val="00005338"/>
    <w:rsid w:val="000055AD"/>
    <w:rsid w:val="00005BD5"/>
    <w:rsid w:val="00005D04"/>
    <w:rsid w:val="00005E54"/>
    <w:rsid w:val="000065B8"/>
    <w:rsid w:val="000066DB"/>
    <w:rsid w:val="000067F4"/>
    <w:rsid w:val="00006E57"/>
    <w:rsid w:val="00006FA7"/>
    <w:rsid w:val="00007328"/>
    <w:rsid w:val="00007B83"/>
    <w:rsid w:val="00007CBE"/>
    <w:rsid w:val="00007EF6"/>
    <w:rsid w:val="00007F9D"/>
    <w:rsid w:val="000101FD"/>
    <w:rsid w:val="00010401"/>
    <w:rsid w:val="0001065C"/>
    <w:rsid w:val="00010727"/>
    <w:rsid w:val="00010936"/>
    <w:rsid w:val="00010A99"/>
    <w:rsid w:val="00010BA0"/>
    <w:rsid w:val="00010BA1"/>
    <w:rsid w:val="00010D69"/>
    <w:rsid w:val="00010E0C"/>
    <w:rsid w:val="00011163"/>
    <w:rsid w:val="000113C3"/>
    <w:rsid w:val="0001147E"/>
    <w:rsid w:val="000114DE"/>
    <w:rsid w:val="000116F4"/>
    <w:rsid w:val="00011857"/>
    <w:rsid w:val="0001196C"/>
    <w:rsid w:val="000119FA"/>
    <w:rsid w:val="00011CD9"/>
    <w:rsid w:val="00012070"/>
    <w:rsid w:val="0001211C"/>
    <w:rsid w:val="000121DD"/>
    <w:rsid w:val="00012206"/>
    <w:rsid w:val="000123AF"/>
    <w:rsid w:val="000124C9"/>
    <w:rsid w:val="000124EE"/>
    <w:rsid w:val="0001265B"/>
    <w:rsid w:val="000126E8"/>
    <w:rsid w:val="00012801"/>
    <w:rsid w:val="0001280A"/>
    <w:rsid w:val="00012DC6"/>
    <w:rsid w:val="00013036"/>
    <w:rsid w:val="000130ED"/>
    <w:rsid w:val="0001328A"/>
    <w:rsid w:val="00013595"/>
    <w:rsid w:val="000137CF"/>
    <w:rsid w:val="00013862"/>
    <w:rsid w:val="00013A1B"/>
    <w:rsid w:val="00013A38"/>
    <w:rsid w:val="00013A4B"/>
    <w:rsid w:val="00013B7A"/>
    <w:rsid w:val="00013F62"/>
    <w:rsid w:val="000142C3"/>
    <w:rsid w:val="00014496"/>
    <w:rsid w:val="00014A5F"/>
    <w:rsid w:val="00014CA4"/>
    <w:rsid w:val="00014E2E"/>
    <w:rsid w:val="00014EFB"/>
    <w:rsid w:val="00015230"/>
    <w:rsid w:val="000152DB"/>
    <w:rsid w:val="00015967"/>
    <w:rsid w:val="000159E3"/>
    <w:rsid w:val="00015AA9"/>
    <w:rsid w:val="00015EDE"/>
    <w:rsid w:val="00015F9F"/>
    <w:rsid w:val="00015FBE"/>
    <w:rsid w:val="00016802"/>
    <w:rsid w:val="000169BF"/>
    <w:rsid w:val="00016BB2"/>
    <w:rsid w:val="00016D46"/>
    <w:rsid w:val="00016E84"/>
    <w:rsid w:val="00017088"/>
    <w:rsid w:val="000175DB"/>
    <w:rsid w:val="00017A47"/>
    <w:rsid w:val="00017A89"/>
    <w:rsid w:val="0002015E"/>
    <w:rsid w:val="000207E8"/>
    <w:rsid w:val="00020850"/>
    <w:rsid w:val="00020F00"/>
    <w:rsid w:val="00021034"/>
    <w:rsid w:val="00021505"/>
    <w:rsid w:val="000216A5"/>
    <w:rsid w:val="00021816"/>
    <w:rsid w:val="0002194E"/>
    <w:rsid w:val="00021D2C"/>
    <w:rsid w:val="00021F24"/>
    <w:rsid w:val="0002237B"/>
    <w:rsid w:val="00022605"/>
    <w:rsid w:val="00022679"/>
    <w:rsid w:val="000226E5"/>
    <w:rsid w:val="00022A0D"/>
    <w:rsid w:val="00022A95"/>
    <w:rsid w:val="00022C3D"/>
    <w:rsid w:val="00022E21"/>
    <w:rsid w:val="00022EA0"/>
    <w:rsid w:val="00022FD6"/>
    <w:rsid w:val="000231B9"/>
    <w:rsid w:val="000233CE"/>
    <w:rsid w:val="00023A45"/>
    <w:rsid w:val="00023AC8"/>
    <w:rsid w:val="00023E71"/>
    <w:rsid w:val="00024000"/>
    <w:rsid w:val="000242A0"/>
    <w:rsid w:val="00024E63"/>
    <w:rsid w:val="00024F2D"/>
    <w:rsid w:val="0002564D"/>
    <w:rsid w:val="00025702"/>
    <w:rsid w:val="00025A3B"/>
    <w:rsid w:val="00025BEA"/>
    <w:rsid w:val="00025DC4"/>
    <w:rsid w:val="00025E09"/>
    <w:rsid w:val="00025F74"/>
    <w:rsid w:val="00025FE2"/>
    <w:rsid w:val="000261CE"/>
    <w:rsid w:val="000261D3"/>
    <w:rsid w:val="00026363"/>
    <w:rsid w:val="00026C95"/>
    <w:rsid w:val="000270B0"/>
    <w:rsid w:val="00027242"/>
    <w:rsid w:val="000273DB"/>
    <w:rsid w:val="0002788B"/>
    <w:rsid w:val="00027F3B"/>
    <w:rsid w:val="00027F7E"/>
    <w:rsid w:val="00027FFA"/>
    <w:rsid w:val="00030177"/>
    <w:rsid w:val="0003018C"/>
    <w:rsid w:val="0003020D"/>
    <w:rsid w:val="0003065C"/>
    <w:rsid w:val="000307A1"/>
    <w:rsid w:val="000309CA"/>
    <w:rsid w:val="00030B86"/>
    <w:rsid w:val="00031075"/>
    <w:rsid w:val="00031192"/>
    <w:rsid w:val="000318A7"/>
    <w:rsid w:val="00031E31"/>
    <w:rsid w:val="000321BC"/>
    <w:rsid w:val="00032455"/>
    <w:rsid w:val="00032A61"/>
    <w:rsid w:val="00032DD9"/>
    <w:rsid w:val="00032DEE"/>
    <w:rsid w:val="00032EF4"/>
    <w:rsid w:val="00033301"/>
    <w:rsid w:val="00033413"/>
    <w:rsid w:val="000335A6"/>
    <w:rsid w:val="00033D59"/>
    <w:rsid w:val="00034040"/>
    <w:rsid w:val="0003423F"/>
    <w:rsid w:val="000342A7"/>
    <w:rsid w:val="000342D3"/>
    <w:rsid w:val="000342DC"/>
    <w:rsid w:val="00034461"/>
    <w:rsid w:val="000345FB"/>
    <w:rsid w:val="0003475B"/>
    <w:rsid w:val="00034A97"/>
    <w:rsid w:val="00034B05"/>
    <w:rsid w:val="00034DC5"/>
    <w:rsid w:val="00034E3B"/>
    <w:rsid w:val="00035181"/>
    <w:rsid w:val="000352C5"/>
    <w:rsid w:val="00035354"/>
    <w:rsid w:val="000356D0"/>
    <w:rsid w:val="00035A05"/>
    <w:rsid w:val="00035C84"/>
    <w:rsid w:val="000363D0"/>
    <w:rsid w:val="0003696C"/>
    <w:rsid w:val="0003699A"/>
    <w:rsid w:val="00036BC6"/>
    <w:rsid w:val="00036C5E"/>
    <w:rsid w:val="000370DF"/>
    <w:rsid w:val="0003716F"/>
    <w:rsid w:val="0003772E"/>
    <w:rsid w:val="0003781A"/>
    <w:rsid w:val="00037BA4"/>
    <w:rsid w:val="00037E52"/>
    <w:rsid w:val="00037FA3"/>
    <w:rsid w:val="0004017A"/>
    <w:rsid w:val="000401A0"/>
    <w:rsid w:val="000405F3"/>
    <w:rsid w:val="00040B04"/>
    <w:rsid w:val="00040D85"/>
    <w:rsid w:val="00040E1B"/>
    <w:rsid w:val="00040FCB"/>
    <w:rsid w:val="000410EF"/>
    <w:rsid w:val="00041417"/>
    <w:rsid w:val="00041B7E"/>
    <w:rsid w:val="00042170"/>
    <w:rsid w:val="0004221B"/>
    <w:rsid w:val="000426CC"/>
    <w:rsid w:val="000428CE"/>
    <w:rsid w:val="0004293F"/>
    <w:rsid w:val="00042B76"/>
    <w:rsid w:val="00042CA4"/>
    <w:rsid w:val="00042E18"/>
    <w:rsid w:val="00042F0F"/>
    <w:rsid w:val="00043157"/>
    <w:rsid w:val="000434DF"/>
    <w:rsid w:val="00043F2B"/>
    <w:rsid w:val="0004451D"/>
    <w:rsid w:val="00044765"/>
    <w:rsid w:val="0004497F"/>
    <w:rsid w:val="00044D40"/>
    <w:rsid w:val="00044EE3"/>
    <w:rsid w:val="000451A1"/>
    <w:rsid w:val="000451FE"/>
    <w:rsid w:val="00045483"/>
    <w:rsid w:val="000454C9"/>
    <w:rsid w:val="000457B4"/>
    <w:rsid w:val="00045818"/>
    <w:rsid w:val="00045C01"/>
    <w:rsid w:val="00045C21"/>
    <w:rsid w:val="00045DDB"/>
    <w:rsid w:val="000460CE"/>
    <w:rsid w:val="00046452"/>
    <w:rsid w:val="0004678D"/>
    <w:rsid w:val="000467E2"/>
    <w:rsid w:val="00046941"/>
    <w:rsid w:val="00046F12"/>
    <w:rsid w:val="00047202"/>
    <w:rsid w:val="00047213"/>
    <w:rsid w:val="00047B2C"/>
    <w:rsid w:val="00047B40"/>
    <w:rsid w:val="00047DD2"/>
    <w:rsid w:val="00047EFA"/>
    <w:rsid w:val="00050041"/>
    <w:rsid w:val="00050290"/>
    <w:rsid w:val="000503DF"/>
    <w:rsid w:val="000506A6"/>
    <w:rsid w:val="00051199"/>
    <w:rsid w:val="000512C4"/>
    <w:rsid w:val="000515AC"/>
    <w:rsid w:val="000517D7"/>
    <w:rsid w:val="000518AA"/>
    <w:rsid w:val="00051C77"/>
    <w:rsid w:val="00051D0F"/>
    <w:rsid w:val="00051D74"/>
    <w:rsid w:val="0005200B"/>
    <w:rsid w:val="00052505"/>
    <w:rsid w:val="0005253C"/>
    <w:rsid w:val="0005268A"/>
    <w:rsid w:val="00053085"/>
    <w:rsid w:val="000532D2"/>
    <w:rsid w:val="00053383"/>
    <w:rsid w:val="00053575"/>
    <w:rsid w:val="00053769"/>
    <w:rsid w:val="00054063"/>
    <w:rsid w:val="000541B5"/>
    <w:rsid w:val="000546B8"/>
    <w:rsid w:val="00054782"/>
    <w:rsid w:val="00054A9B"/>
    <w:rsid w:val="00054AE3"/>
    <w:rsid w:val="00054F67"/>
    <w:rsid w:val="00055201"/>
    <w:rsid w:val="0005523D"/>
    <w:rsid w:val="00055356"/>
    <w:rsid w:val="000556A8"/>
    <w:rsid w:val="00055789"/>
    <w:rsid w:val="000563A7"/>
    <w:rsid w:val="00056424"/>
    <w:rsid w:val="0005661C"/>
    <w:rsid w:val="000567B3"/>
    <w:rsid w:val="00056AC1"/>
    <w:rsid w:val="00056BC2"/>
    <w:rsid w:val="00056FBA"/>
    <w:rsid w:val="00057378"/>
    <w:rsid w:val="00057613"/>
    <w:rsid w:val="00057667"/>
    <w:rsid w:val="00057CBB"/>
    <w:rsid w:val="000601A6"/>
    <w:rsid w:val="000603F5"/>
    <w:rsid w:val="0006065D"/>
    <w:rsid w:val="00060727"/>
    <w:rsid w:val="00060863"/>
    <w:rsid w:val="00060A58"/>
    <w:rsid w:val="00060C59"/>
    <w:rsid w:val="00060CEA"/>
    <w:rsid w:val="000610D0"/>
    <w:rsid w:val="0006113B"/>
    <w:rsid w:val="000611A6"/>
    <w:rsid w:val="00061261"/>
    <w:rsid w:val="0006127F"/>
    <w:rsid w:val="00061313"/>
    <w:rsid w:val="00061464"/>
    <w:rsid w:val="000617E6"/>
    <w:rsid w:val="00061C26"/>
    <w:rsid w:val="00062818"/>
    <w:rsid w:val="00062D3D"/>
    <w:rsid w:val="00063126"/>
    <w:rsid w:val="0006339C"/>
    <w:rsid w:val="000633F7"/>
    <w:rsid w:val="000635D0"/>
    <w:rsid w:val="000635DD"/>
    <w:rsid w:val="00063686"/>
    <w:rsid w:val="00063876"/>
    <w:rsid w:val="00063891"/>
    <w:rsid w:val="00063AB3"/>
    <w:rsid w:val="00063CF1"/>
    <w:rsid w:val="00063DDD"/>
    <w:rsid w:val="00063EA2"/>
    <w:rsid w:val="00064098"/>
    <w:rsid w:val="000644C3"/>
    <w:rsid w:val="00064577"/>
    <w:rsid w:val="0006462C"/>
    <w:rsid w:val="000648C8"/>
    <w:rsid w:val="00065CD4"/>
    <w:rsid w:val="0006600E"/>
    <w:rsid w:val="000663AD"/>
    <w:rsid w:val="0006691C"/>
    <w:rsid w:val="00066952"/>
    <w:rsid w:val="000669C4"/>
    <w:rsid w:val="00066DB5"/>
    <w:rsid w:val="00066DED"/>
    <w:rsid w:val="00066E1B"/>
    <w:rsid w:val="000671A5"/>
    <w:rsid w:val="00067453"/>
    <w:rsid w:val="000675D8"/>
    <w:rsid w:val="000679A3"/>
    <w:rsid w:val="00067BF7"/>
    <w:rsid w:val="0007022B"/>
    <w:rsid w:val="000706B9"/>
    <w:rsid w:val="00070806"/>
    <w:rsid w:val="00070F69"/>
    <w:rsid w:val="0007119C"/>
    <w:rsid w:val="00071370"/>
    <w:rsid w:val="00071BCE"/>
    <w:rsid w:val="00072191"/>
    <w:rsid w:val="00072837"/>
    <w:rsid w:val="000728EC"/>
    <w:rsid w:val="00072A04"/>
    <w:rsid w:val="00073098"/>
    <w:rsid w:val="00073206"/>
    <w:rsid w:val="000732E3"/>
    <w:rsid w:val="000735DB"/>
    <w:rsid w:val="00073C1A"/>
    <w:rsid w:val="00073CA8"/>
    <w:rsid w:val="0007407A"/>
    <w:rsid w:val="00074EBB"/>
    <w:rsid w:val="000753C8"/>
    <w:rsid w:val="0007573B"/>
    <w:rsid w:val="00075980"/>
    <w:rsid w:val="00075A36"/>
    <w:rsid w:val="00076203"/>
    <w:rsid w:val="00076367"/>
    <w:rsid w:val="000763E9"/>
    <w:rsid w:val="00076429"/>
    <w:rsid w:val="00076673"/>
    <w:rsid w:val="00076698"/>
    <w:rsid w:val="00076700"/>
    <w:rsid w:val="000768A3"/>
    <w:rsid w:val="000768EE"/>
    <w:rsid w:val="00076A94"/>
    <w:rsid w:val="00076C9C"/>
    <w:rsid w:val="00076FAB"/>
    <w:rsid w:val="000773C5"/>
    <w:rsid w:val="00077638"/>
    <w:rsid w:val="000776C7"/>
    <w:rsid w:val="000776ED"/>
    <w:rsid w:val="00077789"/>
    <w:rsid w:val="0007789E"/>
    <w:rsid w:val="000778DE"/>
    <w:rsid w:val="00077D03"/>
    <w:rsid w:val="00077E43"/>
    <w:rsid w:val="00077E48"/>
    <w:rsid w:val="00077EE5"/>
    <w:rsid w:val="000803E9"/>
    <w:rsid w:val="000803FF"/>
    <w:rsid w:val="00080A6C"/>
    <w:rsid w:val="00080AF6"/>
    <w:rsid w:val="00080EF4"/>
    <w:rsid w:val="0008100D"/>
    <w:rsid w:val="00081AA5"/>
    <w:rsid w:val="00081E1C"/>
    <w:rsid w:val="0008269B"/>
    <w:rsid w:val="00082741"/>
    <w:rsid w:val="00082B0D"/>
    <w:rsid w:val="00082D13"/>
    <w:rsid w:val="00083014"/>
    <w:rsid w:val="00083493"/>
    <w:rsid w:val="00083623"/>
    <w:rsid w:val="0008374E"/>
    <w:rsid w:val="00084256"/>
    <w:rsid w:val="000843D9"/>
    <w:rsid w:val="000848D9"/>
    <w:rsid w:val="00084BE4"/>
    <w:rsid w:val="00084DDA"/>
    <w:rsid w:val="00084F0F"/>
    <w:rsid w:val="0008504C"/>
    <w:rsid w:val="000852AE"/>
    <w:rsid w:val="00085480"/>
    <w:rsid w:val="00085569"/>
    <w:rsid w:val="00085693"/>
    <w:rsid w:val="00085DA1"/>
    <w:rsid w:val="00085FB8"/>
    <w:rsid w:val="000865C3"/>
    <w:rsid w:val="000866B0"/>
    <w:rsid w:val="00086850"/>
    <w:rsid w:val="00086D1E"/>
    <w:rsid w:val="0008741E"/>
    <w:rsid w:val="000874E7"/>
    <w:rsid w:val="00087B3E"/>
    <w:rsid w:val="00087BDD"/>
    <w:rsid w:val="00087EC8"/>
    <w:rsid w:val="0009010B"/>
    <w:rsid w:val="0009011B"/>
    <w:rsid w:val="0009036F"/>
    <w:rsid w:val="00090C7E"/>
    <w:rsid w:val="00090F04"/>
    <w:rsid w:val="00090FD4"/>
    <w:rsid w:val="000911DD"/>
    <w:rsid w:val="0009128F"/>
    <w:rsid w:val="0009140F"/>
    <w:rsid w:val="000915A1"/>
    <w:rsid w:val="000915B5"/>
    <w:rsid w:val="000916C9"/>
    <w:rsid w:val="000916E8"/>
    <w:rsid w:val="00092532"/>
    <w:rsid w:val="00093020"/>
    <w:rsid w:val="000930BC"/>
    <w:rsid w:val="000931C5"/>
    <w:rsid w:val="00093456"/>
    <w:rsid w:val="000936A9"/>
    <w:rsid w:val="000936E6"/>
    <w:rsid w:val="00093C81"/>
    <w:rsid w:val="00093E77"/>
    <w:rsid w:val="00093ECC"/>
    <w:rsid w:val="00094023"/>
    <w:rsid w:val="000941A2"/>
    <w:rsid w:val="000942C4"/>
    <w:rsid w:val="00094384"/>
    <w:rsid w:val="0009447A"/>
    <w:rsid w:val="00095027"/>
    <w:rsid w:val="000950FD"/>
    <w:rsid w:val="0009519E"/>
    <w:rsid w:val="00095359"/>
    <w:rsid w:val="00095406"/>
    <w:rsid w:val="000959B5"/>
    <w:rsid w:val="00095A4B"/>
    <w:rsid w:val="00095E4F"/>
    <w:rsid w:val="00095E9A"/>
    <w:rsid w:val="00095F3F"/>
    <w:rsid w:val="0009639A"/>
    <w:rsid w:val="00096551"/>
    <w:rsid w:val="00096BD5"/>
    <w:rsid w:val="00096C31"/>
    <w:rsid w:val="00096C4E"/>
    <w:rsid w:val="00097076"/>
    <w:rsid w:val="00097305"/>
    <w:rsid w:val="00097FF3"/>
    <w:rsid w:val="000A036D"/>
    <w:rsid w:val="000A073D"/>
    <w:rsid w:val="000A0865"/>
    <w:rsid w:val="000A0AD9"/>
    <w:rsid w:val="000A0BB2"/>
    <w:rsid w:val="000A11EF"/>
    <w:rsid w:val="000A13D4"/>
    <w:rsid w:val="000A1414"/>
    <w:rsid w:val="000A168C"/>
    <w:rsid w:val="000A2723"/>
    <w:rsid w:val="000A2F1F"/>
    <w:rsid w:val="000A2FCC"/>
    <w:rsid w:val="000A36AE"/>
    <w:rsid w:val="000A39CA"/>
    <w:rsid w:val="000A39F9"/>
    <w:rsid w:val="000A3C53"/>
    <w:rsid w:val="000A3CFE"/>
    <w:rsid w:val="000A3EF0"/>
    <w:rsid w:val="000A3F11"/>
    <w:rsid w:val="000A48FD"/>
    <w:rsid w:val="000A4A04"/>
    <w:rsid w:val="000A4A82"/>
    <w:rsid w:val="000A4D04"/>
    <w:rsid w:val="000A4D5D"/>
    <w:rsid w:val="000A4E53"/>
    <w:rsid w:val="000A525D"/>
    <w:rsid w:val="000A557F"/>
    <w:rsid w:val="000A5859"/>
    <w:rsid w:val="000A58DC"/>
    <w:rsid w:val="000A5AA6"/>
    <w:rsid w:val="000A5EB7"/>
    <w:rsid w:val="000A687C"/>
    <w:rsid w:val="000A6C5F"/>
    <w:rsid w:val="000A712F"/>
    <w:rsid w:val="000A7340"/>
    <w:rsid w:val="000A7730"/>
    <w:rsid w:val="000A79F9"/>
    <w:rsid w:val="000A7A1D"/>
    <w:rsid w:val="000A7BA6"/>
    <w:rsid w:val="000A7CBF"/>
    <w:rsid w:val="000A7E3F"/>
    <w:rsid w:val="000B01AA"/>
    <w:rsid w:val="000B01EF"/>
    <w:rsid w:val="000B025F"/>
    <w:rsid w:val="000B05FB"/>
    <w:rsid w:val="000B07CE"/>
    <w:rsid w:val="000B082C"/>
    <w:rsid w:val="000B094E"/>
    <w:rsid w:val="000B09DE"/>
    <w:rsid w:val="000B0AAA"/>
    <w:rsid w:val="000B107F"/>
    <w:rsid w:val="000B2001"/>
    <w:rsid w:val="000B22BB"/>
    <w:rsid w:val="000B244B"/>
    <w:rsid w:val="000B2AD1"/>
    <w:rsid w:val="000B2D59"/>
    <w:rsid w:val="000B30B5"/>
    <w:rsid w:val="000B4086"/>
    <w:rsid w:val="000B4600"/>
    <w:rsid w:val="000B4E53"/>
    <w:rsid w:val="000B4E76"/>
    <w:rsid w:val="000B5511"/>
    <w:rsid w:val="000B58AC"/>
    <w:rsid w:val="000B5A10"/>
    <w:rsid w:val="000B5A8F"/>
    <w:rsid w:val="000B5BAC"/>
    <w:rsid w:val="000B5DC4"/>
    <w:rsid w:val="000B6B1D"/>
    <w:rsid w:val="000B6C0A"/>
    <w:rsid w:val="000B6E1E"/>
    <w:rsid w:val="000B76E5"/>
    <w:rsid w:val="000B796C"/>
    <w:rsid w:val="000B7A56"/>
    <w:rsid w:val="000C025E"/>
    <w:rsid w:val="000C08D3"/>
    <w:rsid w:val="000C08DE"/>
    <w:rsid w:val="000C0AC3"/>
    <w:rsid w:val="000C0BB3"/>
    <w:rsid w:val="000C123E"/>
    <w:rsid w:val="000C13A0"/>
    <w:rsid w:val="000C198B"/>
    <w:rsid w:val="000C1A39"/>
    <w:rsid w:val="000C1BEC"/>
    <w:rsid w:val="000C1CF3"/>
    <w:rsid w:val="000C2300"/>
    <w:rsid w:val="000C2418"/>
    <w:rsid w:val="000C2803"/>
    <w:rsid w:val="000C284D"/>
    <w:rsid w:val="000C2BEA"/>
    <w:rsid w:val="000C2E0A"/>
    <w:rsid w:val="000C2E46"/>
    <w:rsid w:val="000C3087"/>
    <w:rsid w:val="000C3467"/>
    <w:rsid w:val="000C3585"/>
    <w:rsid w:val="000C363D"/>
    <w:rsid w:val="000C366C"/>
    <w:rsid w:val="000C3B21"/>
    <w:rsid w:val="000C4259"/>
    <w:rsid w:val="000C42CB"/>
    <w:rsid w:val="000C43C6"/>
    <w:rsid w:val="000C43DB"/>
    <w:rsid w:val="000C4746"/>
    <w:rsid w:val="000C4B7D"/>
    <w:rsid w:val="000C4BB4"/>
    <w:rsid w:val="000C4D44"/>
    <w:rsid w:val="000C4D6E"/>
    <w:rsid w:val="000C51A1"/>
    <w:rsid w:val="000C523C"/>
    <w:rsid w:val="000C52D5"/>
    <w:rsid w:val="000C5414"/>
    <w:rsid w:val="000C54A8"/>
    <w:rsid w:val="000C553F"/>
    <w:rsid w:val="000C59B5"/>
    <w:rsid w:val="000C5A56"/>
    <w:rsid w:val="000C5C3E"/>
    <w:rsid w:val="000C5D4A"/>
    <w:rsid w:val="000C5E66"/>
    <w:rsid w:val="000C6047"/>
    <w:rsid w:val="000C6576"/>
    <w:rsid w:val="000C6833"/>
    <w:rsid w:val="000C6A6F"/>
    <w:rsid w:val="000C6BAE"/>
    <w:rsid w:val="000C6C9D"/>
    <w:rsid w:val="000C6F89"/>
    <w:rsid w:val="000C7243"/>
    <w:rsid w:val="000C72DC"/>
    <w:rsid w:val="000C7770"/>
    <w:rsid w:val="000C7C88"/>
    <w:rsid w:val="000C7CA0"/>
    <w:rsid w:val="000D0149"/>
    <w:rsid w:val="000D017D"/>
    <w:rsid w:val="000D034A"/>
    <w:rsid w:val="000D08BE"/>
    <w:rsid w:val="000D0B10"/>
    <w:rsid w:val="000D0D1F"/>
    <w:rsid w:val="000D1282"/>
    <w:rsid w:val="000D12E3"/>
    <w:rsid w:val="000D1306"/>
    <w:rsid w:val="000D13D5"/>
    <w:rsid w:val="000D1A16"/>
    <w:rsid w:val="000D1A2E"/>
    <w:rsid w:val="000D21FE"/>
    <w:rsid w:val="000D23F2"/>
    <w:rsid w:val="000D2D72"/>
    <w:rsid w:val="000D3002"/>
    <w:rsid w:val="000D3181"/>
    <w:rsid w:val="000D3429"/>
    <w:rsid w:val="000D3D38"/>
    <w:rsid w:val="000D3ED7"/>
    <w:rsid w:val="000D3EE8"/>
    <w:rsid w:val="000D3F9B"/>
    <w:rsid w:val="000D3FD0"/>
    <w:rsid w:val="000D4314"/>
    <w:rsid w:val="000D4667"/>
    <w:rsid w:val="000D4846"/>
    <w:rsid w:val="000D4DA9"/>
    <w:rsid w:val="000D4EE8"/>
    <w:rsid w:val="000D5362"/>
    <w:rsid w:val="000D5682"/>
    <w:rsid w:val="000D56FD"/>
    <w:rsid w:val="000D572F"/>
    <w:rsid w:val="000D573E"/>
    <w:rsid w:val="000D5DBE"/>
    <w:rsid w:val="000D5EA7"/>
    <w:rsid w:val="000D6591"/>
    <w:rsid w:val="000D6BEC"/>
    <w:rsid w:val="000D71B7"/>
    <w:rsid w:val="000D763E"/>
    <w:rsid w:val="000D7B68"/>
    <w:rsid w:val="000D7D46"/>
    <w:rsid w:val="000D7D58"/>
    <w:rsid w:val="000D7E1E"/>
    <w:rsid w:val="000E0074"/>
    <w:rsid w:val="000E0370"/>
    <w:rsid w:val="000E0838"/>
    <w:rsid w:val="000E0AE4"/>
    <w:rsid w:val="000E0C8B"/>
    <w:rsid w:val="000E0D9B"/>
    <w:rsid w:val="000E0FA0"/>
    <w:rsid w:val="000E12F7"/>
    <w:rsid w:val="000E157A"/>
    <w:rsid w:val="000E18F2"/>
    <w:rsid w:val="000E24B4"/>
    <w:rsid w:val="000E2753"/>
    <w:rsid w:val="000E2D59"/>
    <w:rsid w:val="000E2FE5"/>
    <w:rsid w:val="000E343D"/>
    <w:rsid w:val="000E3515"/>
    <w:rsid w:val="000E3B7B"/>
    <w:rsid w:val="000E45F1"/>
    <w:rsid w:val="000E469A"/>
    <w:rsid w:val="000E498A"/>
    <w:rsid w:val="000E4CDF"/>
    <w:rsid w:val="000E4DA6"/>
    <w:rsid w:val="000E4ED4"/>
    <w:rsid w:val="000E514A"/>
    <w:rsid w:val="000E5182"/>
    <w:rsid w:val="000E52DF"/>
    <w:rsid w:val="000E5319"/>
    <w:rsid w:val="000E5445"/>
    <w:rsid w:val="000E54D8"/>
    <w:rsid w:val="000E5597"/>
    <w:rsid w:val="000E5603"/>
    <w:rsid w:val="000E5ADA"/>
    <w:rsid w:val="000E5B40"/>
    <w:rsid w:val="000E631C"/>
    <w:rsid w:val="000E6640"/>
    <w:rsid w:val="000E6A06"/>
    <w:rsid w:val="000E6C3B"/>
    <w:rsid w:val="000E6EA3"/>
    <w:rsid w:val="000E7056"/>
    <w:rsid w:val="000E730F"/>
    <w:rsid w:val="000E73BD"/>
    <w:rsid w:val="000E750B"/>
    <w:rsid w:val="000E7A4E"/>
    <w:rsid w:val="000E7AA6"/>
    <w:rsid w:val="000F0212"/>
    <w:rsid w:val="000F0260"/>
    <w:rsid w:val="000F041C"/>
    <w:rsid w:val="000F0460"/>
    <w:rsid w:val="000F05F1"/>
    <w:rsid w:val="000F09D0"/>
    <w:rsid w:val="000F0A83"/>
    <w:rsid w:val="000F0CB9"/>
    <w:rsid w:val="000F132E"/>
    <w:rsid w:val="000F187C"/>
    <w:rsid w:val="000F2977"/>
    <w:rsid w:val="000F2B35"/>
    <w:rsid w:val="000F2F83"/>
    <w:rsid w:val="000F2FA4"/>
    <w:rsid w:val="000F31F4"/>
    <w:rsid w:val="000F33DB"/>
    <w:rsid w:val="000F33F4"/>
    <w:rsid w:val="000F3A6D"/>
    <w:rsid w:val="000F45F6"/>
    <w:rsid w:val="000F49E7"/>
    <w:rsid w:val="000F4BAA"/>
    <w:rsid w:val="000F4BC8"/>
    <w:rsid w:val="000F4DF5"/>
    <w:rsid w:val="000F4EB9"/>
    <w:rsid w:val="000F4F48"/>
    <w:rsid w:val="000F5050"/>
    <w:rsid w:val="000F54C9"/>
    <w:rsid w:val="000F5617"/>
    <w:rsid w:val="000F563C"/>
    <w:rsid w:val="000F5DA7"/>
    <w:rsid w:val="000F6165"/>
    <w:rsid w:val="000F6242"/>
    <w:rsid w:val="000F6244"/>
    <w:rsid w:val="000F6344"/>
    <w:rsid w:val="000F6607"/>
    <w:rsid w:val="000F667E"/>
    <w:rsid w:val="000F66B0"/>
    <w:rsid w:val="000F68A5"/>
    <w:rsid w:val="000F6B2E"/>
    <w:rsid w:val="000F7CB5"/>
    <w:rsid w:val="000F7DB6"/>
    <w:rsid w:val="001001CA"/>
    <w:rsid w:val="00100200"/>
    <w:rsid w:val="00100F1D"/>
    <w:rsid w:val="00100FB0"/>
    <w:rsid w:val="0010103C"/>
    <w:rsid w:val="00101279"/>
    <w:rsid w:val="00101553"/>
    <w:rsid w:val="001016BD"/>
    <w:rsid w:val="001016D3"/>
    <w:rsid w:val="00101750"/>
    <w:rsid w:val="00101C3D"/>
    <w:rsid w:val="0010247E"/>
    <w:rsid w:val="00102486"/>
    <w:rsid w:val="00102592"/>
    <w:rsid w:val="001029BA"/>
    <w:rsid w:val="0010324E"/>
    <w:rsid w:val="00103389"/>
    <w:rsid w:val="00103457"/>
    <w:rsid w:val="00103A12"/>
    <w:rsid w:val="00103A8E"/>
    <w:rsid w:val="00103B6A"/>
    <w:rsid w:val="0010417C"/>
    <w:rsid w:val="00104188"/>
    <w:rsid w:val="00104582"/>
    <w:rsid w:val="001045B2"/>
    <w:rsid w:val="00104898"/>
    <w:rsid w:val="00104995"/>
    <w:rsid w:val="00104BD2"/>
    <w:rsid w:val="00104C79"/>
    <w:rsid w:val="00104DCC"/>
    <w:rsid w:val="0010515E"/>
    <w:rsid w:val="00105728"/>
    <w:rsid w:val="00105916"/>
    <w:rsid w:val="00105BFD"/>
    <w:rsid w:val="00105C0F"/>
    <w:rsid w:val="00106215"/>
    <w:rsid w:val="00106572"/>
    <w:rsid w:val="001066CA"/>
    <w:rsid w:val="00106A1B"/>
    <w:rsid w:val="00106A9C"/>
    <w:rsid w:val="00106EA8"/>
    <w:rsid w:val="001072E7"/>
    <w:rsid w:val="0010766A"/>
    <w:rsid w:val="001078A5"/>
    <w:rsid w:val="0010796D"/>
    <w:rsid w:val="00107C15"/>
    <w:rsid w:val="00107CC5"/>
    <w:rsid w:val="00107FC7"/>
    <w:rsid w:val="0011007F"/>
    <w:rsid w:val="0011048C"/>
    <w:rsid w:val="001104C1"/>
    <w:rsid w:val="001108F0"/>
    <w:rsid w:val="00110942"/>
    <w:rsid w:val="001109F0"/>
    <w:rsid w:val="00110BE8"/>
    <w:rsid w:val="001111A0"/>
    <w:rsid w:val="00111305"/>
    <w:rsid w:val="001116A2"/>
    <w:rsid w:val="00111AD9"/>
    <w:rsid w:val="00111BD9"/>
    <w:rsid w:val="00112278"/>
    <w:rsid w:val="0011283E"/>
    <w:rsid w:val="0011287F"/>
    <w:rsid w:val="00112B7F"/>
    <w:rsid w:val="00113504"/>
    <w:rsid w:val="0011399B"/>
    <w:rsid w:val="00113FC7"/>
    <w:rsid w:val="0011476B"/>
    <w:rsid w:val="00114CBC"/>
    <w:rsid w:val="0011509C"/>
    <w:rsid w:val="0011515A"/>
    <w:rsid w:val="00115193"/>
    <w:rsid w:val="0011557A"/>
    <w:rsid w:val="00115C40"/>
    <w:rsid w:val="00115DA7"/>
    <w:rsid w:val="00115E98"/>
    <w:rsid w:val="00116093"/>
    <w:rsid w:val="00116403"/>
    <w:rsid w:val="00116411"/>
    <w:rsid w:val="0011692D"/>
    <w:rsid w:val="00116B2B"/>
    <w:rsid w:val="00116D7F"/>
    <w:rsid w:val="00116F18"/>
    <w:rsid w:val="0011719A"/>
    <w:rsid w:val="00117373"/>
    <w:rsid w:val="001178D4"/>
    <w:rsid w:val="00117935"/>
    <w:rsid w:val="00117AB0"/>
    <w:rsid w:val="00117B9F"/>
    <w:rsid w:val="00117C82"/>
    <w:rsid w:val="00117D7B"/>
    <w:rsid w:val="001201B0"/>
    <w:rsid w:val="00120279"/>
    <w:rsid w:val="00120472"/>
    <w:rsid w:val="00120489"/>
    <w:rsid w:val="00120793"/>
    <w:rsid w:val="001208D6"/>
    <w:rsid w:val="00120DE0"/>
    <w:rsid w:val="00120E0B"/>
    <w:rsid w:val="00120E9D"/>
    <w:rsid w:val="00121249"/>
    <w:rsid w:val="0012127D"/>
    <w:rsid w:val="001214DE"/>
    <w:rsid w:val="0012157F"/>
    <w:rsid w:val="0012170B"/>
    <w:rsid w:val="001219F2"/>
    <w:rsid w:val="00121F09"/>
    <w:rsid w:val="00122096"/>
    <w:rsid w:val="00122168"/>
    <w:rsid w:val="0012249D"/>
    <w:rsid w:val="001229CF"/>
    <w:rsid w:val="001229F3"/>
    <w:rsid w:val="00122B4E"/>
    <w:rsid w:val="001232B1"/>
    <w:rsid w:val="00123417"/>
    <w:rsid w:val="00123650"/>
    <w:rsid w:val="00123902"/>
    <w:rsid w:val="00123C4F"/>
    <w:rsid w:val="00123C66"/>
    <w:rsid w:val="00124112"/>
    <w:rsid w:val="0012414C"/>
    <w:rsid w:val="0012429C"/>
    <w:rsid w:val="00124647"/>
    <w:rsid w:val="00124655"/>
    <w:rsid w:val="0012554F"/>
    <w:rsid w:val="001258D6"/>
    <w:rsid w:val="00125996"/>
    <w:rsid w:val="00125EDF"/>
    <w:rsid w:val="00125F73"/>
    <w:rsid w:val="00126168"/>
    <w:rsid w:val="001268C3"/>
    <w:rsid w:val="001269DE"/>
    <w:rsid w:val="00126C9E"/>
    <w:rsid w:val="00126CAB"/>
    <w:rsid w:val="00126D57"/>
    <w:rsid w:val="00126E59"/>
    <w:rsid w:val="001278F9"/>
    <w:rsid w:val="00127A13"/>
    <w:rsid w:val="00127AAF"/>
    <w:rsid w:val="00127D64"/>
    <w:rsid w:val="00130032"/>
    <w:rsid w:val="001302B3"/>
    <w:rsid w:val="00130368"/>
    <w:rsid w:val="001304F7"/>
    <w:rsid w:val="001305C3"/>
    <w:rsid w:val="00130627"/>
    <w:rsid w:val="00130A16"/>
    <w:rsid w:val="00130C02"/>
    <w:rsid w:val="00130D9D"/>
    <w:rsid w:val="00130E8E"/>
    <w:rsid w:val="00131061"/>
    <w:rsid w:val="0013125E"/>
    <w:rsid w:val="00131492"/>
    <w:rsid w:val="00131A13"/>
    <w:rsid w:val="00131C83"/>
    <w:rsid w:val="00131F6D"/>
    <w:rsid w:val="00132382"/>
    <w:rsid w:val="001324F2"/>
    <w:rsid w:val="00132640"/>
    <w:rsid w:val="00132912"/>
    <w:rsid w:val="00132B4A"/>
    <w:rsid w:val="00132D4E"/>
    <w:rsid w:val="00133398"/>
    <w:rsid w:val="001335B8"/>
    <w:rsid w:val="00133A16"/>
    <w:rsid w:val="00133AC0"/>
    <w:rsid w:val="00133C35"/>
    <w:rsid w:val="00133CD0"/>
    <w:rsid w:val="0013417C"/>
    <w:rsid w:val="00134225"/>
    <w:rsid w:val="00134566"/>
    <w:rsid w:val="00134698"/>
    <w:rsid w:val="00134795"/>
    <w:rsid w:val="001348BD"/>
    <w:rsid w:val="00134AB7"/>
    <w:rsid w:val="00134D63"/>
    <w:rsid w:val="00134DD7"/>
    <w:rsid w:val="00134E66"/>
    <w:rsid w:val="00134E76"/>
    <w:rsid w:val="00135C00"/>
    <w:rsid w:val="00135C11"/>
    <w:rsid w:val="00135D3C"/>
    <w:rsid w:val="00135E22"/>
    <w:rsid w:val="00135F7C"/>
    <w:rsid w:val="0013675B"/>
    <w:rsid w:val="00136962"/>
    <w:rsid w:val="00136B5A"/>
    <w:rsid w:val="0013706F"/>
    <w:rsid w:val="00137398"/>
    <w:rsid w:val="00137726"/>
    <w:rsid w:val="001378AC"/>
    <w:rsid w:val="001378AE"/>
    <w:rsid w:val="00137B13"/>
    <w:rsid w:val="00137B8A"/>
    <w:rsid w:val="00137E5D"/>
    <w:rsid w:val="00137ECA"/>
    <w:rsid w:val="00137FEB"/>
    <w:rsid w:val="00140333"/>
    <w:rsid w:val="00140412"/>
    <w:rsid w:val="00140DC7"/>
    <w:rsid w:val="001411D4"/>
    <w:rsid w:val="00141483"/>
    <w:rsid w:val="00141651"/>
    <w:rsid w:val="001417C6"/>
    <w:rsid w:val="001417DE"/>
    <w:rsid w:val="00141C8C"/>
    <w:rsid w:val="00142206"/>
    <w:rsid w:val="00143A95"/>
    <w:rsid w:val="00143B13"/>
    <w:rsid w:val="00143F77"/>
    <w:rsid w:val="00144063"/>
    <w:rsid w:val="001440E2"/>
    <w:rsid w:val="00144906"/>
    <w:rsid w:val="00144A80"/>
    <w:rsid w:val="00144D6E"/>
    <w:rsid w:val="00144F50"/>
    <w:rsid w:val="001451A0"/>
    <w:rsid w:val="00145391"/>
    <w:rsid w:val="001453C3"/>
    <w:rsid w:val="001453CE"/>
    <w:rsid w:val="001454C1"/>
    <w:rsid w:val="00145905"/>
    <w:rsid w:val="00145BBC"/>
    <w:rsid w:val="00145C0D"/>
    <w:rsid w:val="00146475"/>
    <w:rsid w:val="001465CE"/>
    <w:rsid w:val="00146A14"/>
    <w:rsid w:val="00146D88"/>
    <w:rsid w:val="001473F3"/>
    <w:rsid w:val="001476AE"/>
    <w:rsid w:val="0014792D"/>
    <w:rsid w:val="00147CD0"/>
    <w:rsid w:val="00147E53"/>
    <w:rsid w:val="00147F72"/>
    <w:rsid w:val="001501D6"/>
    <w:rsid w:val="001506AE"/>
    <w:rsid w:val="00150728"/>
    <w:rsid w:val="001508B3"/>
    <w:rsid w:val="00150BA5"/>
    <w:rsid w:val="00150BCD"/>
    <w:rsid w:val="00150D67"/>
    <w:rsid w:val="00150F3F"/>
    <w:rsid w:val="0015102F"/>
    <w:rsid w:val="00151061"/>
    <w:rsid w:val="001510C0"/>
    <w:rsid w:val="001510D6"/>
    <w:rsid w:val="00151317"/>
    <w:rsid w:val="00151377"/>
    <w:rsid w:val="001516E6"/>
    <w:rsid w:val="00151A2F"/>
    <w:rsid w:val="00151B0A"/>
    <w:rsid w:val="00151F5D"/>
    <w:rsid w:val="00152085"/>
    <w:rsid w:val="00152450"/>
    <w:rsid w:val="00152602"/>
    <w:rsid w:val="001526C7"/>
    <w:rsid w:val="00152B8E"/>
    <w:rsid w:val="00152F1F"/>
    <w:rsid w:val="00152FCB"/>
    <w:rsid w:val="00153062"/>
    <w:rsid w:val="001531E0"/>
    <w:rsid w:val="00153297"/>
    <w:rsid w:val="00153408"/>
    <w:rsid w:val="001538D8"/>
    <w:rsid w:val="001539F5"/>
    <w:rsid w:val="00153BF5"/>
    <w:rsid w:val="001541F2"/>
    <w:rsid w:val="00154238"/>
    <w:rsid w:val="00154690"/>
    <w:rsid w:val="001548AD"/>
    <w:rsid w:val="001549AC"/>
    <w:rsid w:val="00154A03"/>
    <w:rsid w:val="00154A7C"/>
    <w:rsid w:val="00154BB7"/>
    <w:rsid w:val="001550CF"/>
    <w:rsid w:val="00155263"/>
    <w:rsid w:val="0015564B"/>
    <w:rsid w:val="0015566F"/>
    <w:rsid w:val="0015569E"/>
    <w:rsid w:val="001556C1"/>
    <w:rsid w:val="00155857"/>
    <w:rsid w:val="00155BD7"/>
    <w:rsid w:val="00155C27"/>
    <w:rsid w:val="00156091"/>
    <w:rsid w:val="00156521"/>
    <w:rsid w:val="00156683"/>
    <w:rsid w:val="00156E25"/>
    <w:rsid w:val="00157074"/>
    <w:rsid w:val="00157719"/>
    <w:rsid w:val="00157BE3"/>
    <w:rsid w:val="00157C27"/>
    <w:rsid w:val="00160114"/>
    <w:rsid w:val="00160459"/>
    <w:rsid w:val="001605C2"/>
    <w:rsid w:val="00160656"/>
    <w:rsid w:val="001608A0"/>
    <w:rsid w:val="00160F1D"/>
    <w:rsid w:val="00160FEF"/>
    <w:rsid w:val="001612E5"/>
    <w:rsid w:val="00161457"/>
    <w:rsid w:val="00161922"/>
    <w:rsid w:val="00161F8E"/>
    <w:rsid w:val="00162089"/>
    <w:rsid w:val="0016238E"/>
    <w:rsid w:val="001625AF"/>
    <w:rsid w:val="00162AA9"/>
    <w:rsid w:val="00163535"/>
    <w:rsid w:val="0016392C"/>
    <w:rsid w:val="00163CD4"/>
    <w:rsid w:val="00163DC1"/>
    <w:rsid w:val="00163E5A"/>
    <w:rsid w:val="001640D0"/>
    <w:rsid w:val="001640DE"/>
    <w:rsid w:val="00164131"/>
    <w:rsid w:val="0016428D"/>
    <w:rsid w:val="00164305"/>
    <w:rsid w:val="00164488"/>
    <w:rsid w:val="001644C4"/>
    <w:rsid w:val="0016477C"/>
    <w:rsid w:val="00165979"/>
    <w:rsid w:val="00165FB2"/>
    <w:rsid w:val="00166027"/>
    <w:rsid w:val="00166455"/>
    <w:rsid w:val="0016661E"/>
    <w:rsid w:val="00166C73"/>
    <w:rsid w:val="00167978"/>
    <w:rsid w:val="00167A31"/>
    <w:rsid w:val="00167CFA"/>
    <w:rsid w:val="00167D8B"/>
    <w:rsid w:val="00170227"/>
    <w:rsid w:val="001702F3"/>
    <w:rsid w:val="00170C6F"/>
    <w:rsid w:val="00170D6D"/>
    <w:rsid w:val="00170DF8"/>
    <w:rsid w:val="001718D9"/>
    <w:rsid w:val="00171A51"/>
    <w:rsid w:val="00171C87"/>
    <w:rsid w:val="00171D9D"/>
    <w:rsid w:val="00171E9D"/>
    <w:rsid w:val="00171EE9"/>
    <w:rsid w:val="0017235A"/>
    <w:rsid w:val="0017259D"/>
    <w:rsid w:val="0017271D"/>
    <w:rsid w:val="001728E1"/>
    <w:rsid w:val="00172946"/>
    <w:rsid w:val="00172C74"/>
    <w:rsid w:val="00172CF1"/>
    <w:rsid w:val="00172F89"/>
    <w:rsid w:val="00173012"/>
    <w:rsid w:val="001731BF"/>
    <w:rsid w:val="00173577"/>
    <w:rsid w:val="00173C31"/>
    <w:rsid w:val="001740C6"/>
    <w:rsid w:val="0017422C"/>
    <w:rsid w:val="0017428F"/>
    <w:rsid w:val="00174339"/>
    <w:rsid w:val="00174346"/>
    <w:rsid w:val="00174663"/>
    <w:rsid w:val="0017475B"/>
    <w:rsid w:val="00174C51"/>
    <w:rsid w:val="00174D04"/>
    <w:rsid w:val="00174E02"/>
    <w:rsid w:val="00174EFF"/>
    <w:rsid w:val="00174FBB"/>
    <w:rsid w:val="00174FD9"/>
    <w:rsid w:val="00175102"/>
    <w:rsid w:val="0017524D"/>
    <w:rsid w:val="001754DE"/>
    <w:rsid w:val="00175D24"/>
    <w:rsid w:val="001763F4"/>
    <w:rsid w:val="00176A35"/>
    <w:rsid w:val="00176AAC"/>
    <w:rsid w:val="00176C94"/>
    <w:rsid w:val="00176DB7"/>
    <w:rsid w:val="001770BF"/>
    <w:rsid w:val="0017732E"/>
    <w:rsid w:val="00177859"/>
    <w:rsid w:val="00177957"/>
    <w:rsid w:val="00177C2B"/>
    <w:rsid w:val="00177C52"/>
    <w:rsid w:val="00177E9A"/>
    <w:rsid w:val="00180355"/>
    <w:rsid w:val="00180487"/>
    <w:rsid w:val="001804F9"/>
    <w:rsid w:val="001808A7"/>
    <w:rsid w:val="00180A30"/>
    <w:rsid w:val="00180C48"/>
    <w:rsid w:val="00180CD9"/>
    <w:rsid w:val="00181151"/>
    <w:rsid w:val="001811B8"/>
    <w:rsid w:val="00181623"/>
    <w:rsid w:val="00181FFD"/>
    <w:rsid w:val="0018220E"/>
    <w:rsid w:val="001825F1"/>
    <w:rsid w:val="0018289C"/>
    <w:rsid w:val="00182926"/>
    <w:rsid w:val="001829F1"/>
    <w:rsid w:val="00182E36"/>
    <w:rsid w:val="00182F03"/>
    <w:rsid w:val="00182F96"/>
    <w:rsid w:val="00182FE5"/>
    <w:rsid w:val="00183255"/>
    <w:rsid w:val="001836B0"/>
    <w:rsid w:val="001839C3"/>
    <w:rsid w:val="00183CBB"/>
    <w:rsid w:val="001843C6"/>
    <w:rsid w:val="001845D5"/>
    <w:rsid w:val="001845F3"/>
    <w:rsid w:val="001846D4"/>
    <w:rsid w:val="0018486C"/>
    <w:rsid w:val="00184AA8"/>
    <w:rsid w:val="00184C4A"/>
    <w:rsid w:val="00184CC4"/>
    <w:rsid w:val="00184D0F"/>
    <w:rsid w:val="00184D5F"/>
    <w:rsid w:val="00184E24"/>
    <w:rsid w:val="00185176"/>
    <w:rsid w:val="00185C09"/>
    <w:rsid w:val="00185DFA"/>
    <w:rsid w:val="00185F09"/>
    <w:rsid w:val="001861F5"/>
    <w:rsid w:val="001864B9"/>
    <w:rsid w:val="00186670"/>
    <w:rsid w:val="00186744"/>
    <w:rsid w:val="00186840"/>
    <w:rsid w:val="001868C6"/>
    <w:rsid w:val="00186AC9"/>
    <w:rsid w:val="00186CF1"/>
    <w:rsid w:val="00186F35"/>
    <w:rsid w:val="001871C0"/>
    <w:rsid w:val="001873D7"/>
    <w:rsid w:val="001874B8"/>
    <w:rsid w:val="001904EE"/>
    <w:rsid w:val="00190AC7"/>
    <w:rsid w:val="001911B7"/>
    <w:rsid w:val="001917D0"/>
    <w:rsid w:val="00191816"/>
    <w:rsid w:val="00191952"/>
    <w:rsid w:val="00191962"/>
    <w:rsid w:val="0019224C"/>
    <w:rsid w:val="001924B9"/>
    <w:rsid w:val="0019270C"/>
    <w:rsid w:val="0019279D"/>
    <w:rsid w:val="00192944"/>
    <w:rsid w:val="00192BBD"/>
    <w:rsid w:val="00192BD1"/>
    <w:rsid w:val="00192D2B"/>
    <w:rsid w:val="00192E62"/>
    <w:rsid w:val="00192E63"/>
    <w:rsid w:val="00192F17"/>
    <w:rsid w:val="001931C0"/>
    <w:rsid w:val="00193475"/>
    <w:rsid w:val="001934F7"/>
    <w:rsid w:val="00193936"/>
    <w:rsid w:val="001939FF"/>
    <w:rsid w:val="00193AB7"/>
    <w:rsid w:val="001942B6"/>
    <w:rsid w:val="0019469C"/>
    <w:rsid w:val="00194706"/>
    <w:rsid w:val="0019474F"/>
    <w:rsid w:val="00194849"/>
    <w:rsid w:val="00194A82"/>
    <w:rsid w:val="00194C18"/>
    <w:rsid w:val="001950C3"/>
    <w:rsid w:val="001950E8"/>
    <w:rsid w:val="001955F1"/>
    <w:rsid w:val="0019561F"/>
    <w:rsid w:val="00195665"/>
    <w:rsid w:val="00195AEA"/>
    <w:rsid w:val="00195B92"/>
    <w:rsid w:val="00195C01"/>
    <w:rsid w:val="00195C09"/>
    <w:rsid w:val="0019634C"/>
    <w:rsid w:val="001966DA"/>
    <w:rsid w:val="00196877"/>
    <w:rsid w:val="00196AD3"/>
    <w:rsid w:val="00197007"/>
    <w:rsid w:val="001970FD"/>
    <w:rsid w:val="00197102"/>
    <w:rsid w:val="00197573"/>
    <w:rsid w:val="001977EF"/>
    <w:rsid w:val="00197B37"/>
    <w:rsid w:val="00197B3C"/>
    <w:rsid w:val="00197C11"/>
    <w:rsid w:val="001A05A4"/>
    <w:rsid w:val="001A05B2"/>
    <w:rsid w:val="001A07EF"/>
    <w:rsid w:val="001A08F5"/>
    <w:rsid w:val="001A0CDA"/>
    <w:rsid w:val="001A124D"/>
    <w:rsid w:val="001A1639"/>
    <w:rsid w:val="001A1671"/>
    <w:rsid w:val="001A174C"/>
    <w:rsid w:val="001A17D0"/>
    <w:rsid w:val="001A1EBC"/>
    <w:rsid w:val="001A246C"/>
    <w:rsid w:val="001A262A"/>
    <w:rsid w:val="001A2684"/>
    <w:rsid w:val="001A275E"/>
    <w:rsid w:val="001A2A45"/>
    <w:rsid w:val="001A2BB8"/>
    <w:rsid w:val="001A2BBA"/>
    <w:rsid w:val="001A2F5C"/>
    <w:rsid w:val="001A2FFF"/>
    <w:rsid w:val="001A30BA"/>
    <w:rsid w:val="001A30DF"/>
    <w:rsid w:val="001A3558"/>
    <w:rsid w:val="001A36DC"/>
    <w:rsid w:val="001A37CD"/>
    <w:rsid w:val="001A3832"/>
    <w:rsid w:val="001A3843"/>
    <w:rsid w:val="001A3CE4"/>
    <w:rsid w:val="001A3E69"/>
    <w:rsid w:val="001A4153"/>
    <w:rsid w:val="001A48C2"/>
    <w:rsid w:val="001A4A1A"/>
    <w:rsid w:val="001A4D54"/>
    <w:rsid w:val="001A520A"/>
    <w:rsid w:val="001A529C"/>
    <w:rsid w:val="001A5524"/>
    <w:rsid w:val="001A5A11"/>
    <w:rsid w:val="001A5A90"/>
    <w:rsid w:val="001A5B23"/>
    <w:rsid w:val="001A5BCB"/>
    <w:rsid w:val="001A5CAA"/>
    <w:rsid w:val="001A6007"/>
    <w:rsid w:val="001A63CB"/>
    <w:rsid w:val="001A65BA"/>
    <w:rsid w:val="001A6626"/>
    <w:rsid w:val="001A6790"/>
    <w:rsid w:val="001A6AA3"/>
    <w:rsid w:val="001A71FC"/>
    <w:rsid w:val="001A74D4"/>
    <w:rsid w:val="001A7526"/>
    <w:rsid w:val="001A7C16"/>
    <w:rsid w:val="001A7ED9"/>
    <w:rsid w:val="001B01E6"/>
    <w:rsid w:val="001B0550"/>
    <w:rsid w:val="001B0A04"/>
    <w:rsid w:val="001B0CD3"/>
    <w:rsid w:val="001B10C1"/>
    <w:rsid w:val="001B128D"/>
    <w:rsid w:val="001B1343"/>
    <w:rsid w:val="001B1357"/>
    <w:rsid w:val="001B18E4"/>
    <w:rsid w:val="001B1B0A"/>
    <w:rsid w:val="001B1CC5"/>
    <w:rsid w:val="001B1E41"/>
    <w:rsid w:val="001B2198"/>
    <w:rsid w:val="001B22B5"/>
    <w:rsid w:val="001B23AA"/>
    <w:rsid w:val="001B24B6"/>
    <w:rsid w:val="001B2758"/>
    <w:rsid w:val="001B2E15"/>
    <w:rsid w:val="001B2EC3"/>
    <w:rsid w:val="001B32C0"/>
    <w:rsid w:val="001B344B"/>
    <w:rsid w:val="001B3507"/>
    <w:rsid w:val="001B36BD"/>
    <w:rsid w:val="001B3717"/>
    <w:rsid w:val="001B3959"/>
    <w:rsid w:val="001B3A10"/>
    <w:rsid w:val="001B3CC4"/>
    <w:rsid w:val="001B45EA"/>
    <w:rsid w:val="001B45FA"/>
    <w:rsid w:val="001B4A03"/>
    <w:rsid w:val="001B4B75"/>
    <w:rsid w:val="001B4C35"/>
    <w:rsid w:val="001B5346"/>
    <w:rsid w:val="001B5456"/>
    <w:rsid w:val="001B58B2"/>
    <w:rsid w:val="001B591D"/>
    <w:rsid w:val="001B5E51"/>
    <w:rsid w:val="001B5E84"/>
    <w:rsid w:val="001B5EFB"/>
    <w:rsid w:val="001B637A"/>
    <w:rsid w:val="001B6658"/>
    <w:rsid w:val="001B697F"/>
    <w:rsid w:val="001B6D1F"/>
    <w:rsid w:val="001B6D75"/>
    <w:rsid w:val="001B706B"/>
    <w:rsid w:val="001B717F"/>
    <w:rsid w:val="001B71FF"/>
    <w:rsid w:val="001B7677"/>
    <w:rsid w:val="001B772C"/>
    <w:rsid w:val="001B77E2"/>
    <w:rsid w:val="001B7A1A"/>
    <w:rsid w:val="001B7CAD"/>
    <w:rsid w:val="001C01A4"/>
    <w:rsid w:val="001C03B0"/>
    <w:rsid w:val="001C1197"/>
    <w:rsid w:val="001C1CE6"/>
    <w:rsid w:val="001C1F5C"/>
    <w:rsid w:val="001C1F9D"/>
    <w:rsid w:val="001C2035"/>
    <w:rsid w:val="001C212C"/>
    <w:rsid w:val="001C229B"/>
    <w:rsid w:val="001C2337"/>
    <w:rsid w:val="001C2A70"/>
    <w:rsid w:val="001C2D4F"/>
    <w:rsid w:val="001C3004"/>
    <w:rsid w:val="001C31D1"/>
    <w:rsid w:val="001C3397"/>
    <w:rsid w:val="001C38A9"/>
    <w:rsid w:val="001C39F8"/>
    <w:rsid w:val="001C3B20"/>
    <w:rsid w:val="001C3B71"/>
    <w:rsid w:val="001C3E2A"/>
    <w:rsid w:val="001C44F6"/>
    <w:rsid w:val="001C45AE"/>
    <w:rsid w:val="001C45B9"/>
    <w:rsid w:val="001C46F9"/>
    <w:rsid w:val="001C4878"/>
    <w:rsid w:val="001C4C23"/>
    <w:rsid w:val="001C4E02"/>
    <w:rsid w:val="001C50C4"/>
    <w:rsid w:val="001C5119"/>
    <w:rsid w:val="001C57C9"/>
    <w:rsid w:val="001C62E3"/>
    <w:rsid w:val="001C6403"/>
    <w:rsid w:val="001C652E"/>
    <w:rsid w:val="001C68CE"/>
    <w:rsid w:val="001C6933"/>
    <w:rsid w:val="001C6BEE"/>
    <w:rsid w:val="001C6D9B"/>
    <w:rsid w:val="001C6E6E"/>
    <w:rsid w:val="001C7B67"/>
    <w:rsid w:val="001C7F1D"/>
    <w:rsid w:val="001D001C"/>
    <w:rsid w:val="001D005D"/>
    <w:rsid w:val="001D098B"/>
    <w:rsid w:val="001D0A16"/>
    <w:rsid w:val="001D10F8"/>
    <w:rsid w:val="001D137F"/>
    <w:rsid w:val="001D1765"/>
    <w:rsid w:val="001D18BA"/>
    <w:rsid w:val="001D190E"/>
    <w:rsid w:val="001D1A43"/>
    <w:rsid w:val="001D1BEE"/>
    <w:rsid w:val="001D2DB3"/>
    <w:rsid w:val="001D2EB3"/>
    <w:rsid w:val="001D3189"/>
    <w:rsid w:val="001D33BA"/>
    <w:rsid w:val="001D33D6"/>
    <w:rsid w:val="001D36B9"/>
    <w:rsid w:val="001D395C"/>
    <w:rsid w:val="001D3B8A"/>
    <w:rsid w:val="001D3CE7"/>
    <w:rsid w:val="001D3CF6"/>
    <w:rsid w:val="001D4287"/>
    <w:rsid w:val="001D431B"/>
    <w:rsid w:val="001D46CF"/>
    <w:rsid w:val="001D4C96"/>
    <w:rsid w:val="001D4DF2"/>
    <w:rsid w:val="001D5527"/>
    <w:rsid w:val="001D573D"/>
    <w:rsid w:val="001D5CF3"/>
    <w:rsid w:val="001D63BE"/>
    <w:rsid w:val="001D676B"/>
    <w:rsid w:val="001D6908"/>
    <w:rsid w:val="001D7010"/>
    <w:rsid w:val="001D73E2"/>
    <w:rsid w:val="001D78E8"/>
    <w:rsid w:val="001D7A2A"/>
    <w:rsid w:val="001D7EC0"/>
    <w:rsid w:val="001E0007"/>
    <w:rsid w:val="001E0173"/>
    <w:rsid w:val="001E0645"/>
    <w:rsid w:val="001E0C73"/>
    <w:rsid w:val="001E106A"/>
    <w:rsid w:val="001E123D"/>
    <w:rsid w:val="001E1313"/>
    <w:rsid w:val="001E135B"/>
    <w:rsid w:val="001E1415"/>
    <w:rsid w:val="001E164D"/>
    <w:rsid w:val="001E167A"/>
    <w:rsid w:val="001E16C4"/>
    <w:rsid w:val="001E171D"/>
    <w:rsid w:val="001E1CBA"/>
    <w:rsid w:val="001E1CBD"/>
    <w:rsid w:val="001E1FD8"/>
    <w:rsid w:val="001E21E2"/>
    <w:rsid w:val="001E230B"/>
    <w:rsid w:val="001E238E"/>
    <w:rsid w:val="001E2476"/>
    <w:rsid w:val="001E24F7"/>
    <w:rsid w:val="001E2786"/>
    <w:rsid w:val="001E2D11"/>
    <w:rsid w:val="001E2D4B"/>
    <w:rsid w:val="001E2D4E"/>
    <w:rsid w:val="001E30B3"/>
    <w:rsid w:val="001E34CD"/>
    <w:rsid w:val="001E3C9F"/>
    <w:rsid w:val="001E3E4B"/>
    <w:rsid w:val="001E41AA"/>
    <w:rsid w:val="001E4841"/>
    <w:rsid w:val="001E4A37"/>
    <w:rsid w:val="001E4B9D"/>
    <w:rsid w:val="001E5001"/>
    <w:rsid w:val="001E55F1"/>
    <w:rsid w:val="001E5C4D"/>
    <w:rsid w:val="001E6DE8"/>
    <w:rsid w:val="001E7BBF"/>
    <w:rsid w:val="001E7D35"/>
    <w:rsid w:val="001F038C"/>
    <w:rsid w:val="001F042F"/>
    <w:rsid w:val="001F0552"/>
    <w:rsid w:val="001F068E"/>
    <w:rsid w:val="001F096F"/>
    <w:rsid w:val="001F0B9F"/>
    <w:rsid w:val="001F0CC4"/>
    <w:rsid w:val="001F1304"/>
    <w:rsid w:val="001F15E5"/>
    <w:rsid w:val="001F1721"/>
    <w:rsid w:val="001F17EA"/>
    <w:rsid w:val="001F1912"/>
    <w:rsid w:val="001F19DC"/>
    <w:rsid w:val="001F1AE0"/>
    <w:rsid w:val="001F1B93"/>
    <w:rsid w:val="001F1DCB"/>
    <w:rsid w:val="001F1EAA"/>
    <w:rsid w:val="001F1FAD"/>
    <w:rsid w:val="001F2107"/>
    <w:rsid w:val="001F22F6"/>
    <w:rsid w:val="001F233D"/>
    <w:rsid w:val="001F2D74"/>
    <w:rsid w:val="001F2E5D"/>
    <w:rsid w:val="001F2E9D"/>
    <w:rsid w:val="001F2EC1"/>
    <w:rsid w:val="001F2F3E"/>
    <w:rsid w:val="001F311A"/>
    <w:rsid w:val="001F340F"/>
    <w:rsid w:val="001F3437"/>
    <w:rsid w:val="001F3BFD"/>
    <w:rsid w:val="001F3C90"/>
    <w:rsid w:val="001F3C95"/>
    <w:rsid w:val="001F4351"/>
    <w:rsid w:val="001F43C7"/>
    <w:rsid w:val="001F4544"/>
    <w:rsid w:val="001F4597"/>
    <w:rsid w:val="001F45AC"/>
    <w:rsid w:val="001F4DB1"/>
    <w:rsid w:val="001F5000"/>
    <w:rsid w:val="001F51E2"/>
    <w:rsid w:val="001F575C"/>
    <w:rsid w:val="001F5836"/>
    <w:rsid w:val="001F5CDA"/>
    <w:rsid w:val="001F5D57"/>
    <w:rsid w:val="001F6401"/>
    <w:rsid w:val="001F64AE"/>
    <w:rsid w:val="001F6539"/>
    <w:rsid w:val="001F6620"/>
    <w:rsid w:val="001F68E0"/>
    <w:rsid w:val="001F6E5C"/>
    <w:rsid w:val="001F7025"/>
    <w:rsid w:val="001F7068"/>
    <w:rsid w:val="001F745C"/>
    <w:rsid w:val="001F75A1"/>
    <w:rsid w:val="001F7665"/>
    <w:rsid w:val="001F77D6"/>
    <w:rsid w:val="001F7C91"/>
    <w:rsid w:val="00200448"/>
    <w:rsid w:val="00200804"/>
    <w:rsid w:val="00200CA2"/>
    <w:rsid w:val="00200D9A"/>
    <w:rsid w:val="00200F61"/>
    <w:rsid w:val="0020124E"/>
    <w:rsid w:val="0020156E"/>
    <w:rsid w:val="00201822"/>
    <w:rsid w:val="00201C51"/>
    <w:rsid w:val="00201DB0"/>
    <w:rsid w:val="00201F0E"/>
    <w:rsid w:val="00201FF9"/>
    <w:rsid w:val="0020233B"/>
    <w:rsid w:val="00202633"/>
    <w:rsid w:val="00202C54"/>
    <w:rsid w:val="00202DD7"/>
    <w:rsid w:val="0020338C"/>
    <w:rsid w:val="00203447"/>
    <w:rsid w:val="0020391C"/>
    <w:rsid w:val="0020398E"/>
    <w:rsid w:val="00203B34"/>
    <w:rsid w:val="00203EF2"/>
    <w:rsid w:val="002044C6"/>
    <w:rsid w:val="00204508"/>
    <w:rsid w:val="002046EA"/>
    <w:rsid w:val="0020490A"/>
    <w:rsid w:val="00204AD9"/>
    <w:rsid w:val="00205237"/>
    <w:rsid w:val="00205560"/>
    <w:rsid w:val="002055DA"/>
    <w:rsid w:val="002058BA"/>
    <w:rsid w:val="002059D4"/>
    <w:rsid w:val="00205AA0"/>
    <w:rsid w:val="00205DE5"/>
    <w:rsid w:val="00206473"/>
    <w:rsid w:val="002064AA"/>
    <w:rsid w:val="00206EF9"/>
    <w:rsid w:val="00206F27"/>
    <w:rsid w:val="00206F97"/>
    <w:rsid w:val="00207453"/>
    <w:rsid w:val="0020746E"/>
    <w:rsid w:val="00207516"/>
    <w:rsid w:val="002079E1"/>
    <w:rsid w:val="00207C0A"/>
    <w:rsid w:val="00210001"/>
    <w:rsid w:val="002100AC"/>
    <w:rsid w:val="00210936"/>
    <w:rsid w:val="00211329"/>
    <w:rsid w:val="0021134A"/>
    <w:rsid w:val="002117E9"/>
    <w:rsid w:val="002118F4"/>
    <w:rsid w:val="00211A9A"/>
    <w:rsid w:val="00212344"/>
    <w:rsid w:val="00212399"/>
    <w:rsid w:val="00212544"/>
    <w:rsid w:val="00212836"/>
    <w:rsid w:val="00212857"/>
    <w:rsid w:val="0021293B"/>
    <w:rsid w:val="00212AD4"/>
    <w:rsid w:val="00213147"/>
    <w:rsid w:val="002131BA"/>
    <w:rsid w:val="00213514"/>
    <w:rsid w:val="002135A0"/>
    <w:rsid w:val="0021373B"/>
    <w:rsid w:val="002137C3"/>
    <w:rsid w:val="002137CB"/>
    <w:rsid w:val="00213917"/>
    <w:rsid w:val="00213F94"/>
    <w:rsid w:val="0021437D"/>
    <w:rsid w:val="00214499"/>
    <w:rsid w:val="00214577"/>
    <w:rsid w:val="00214657"/>
    <w:rsid w:val="0021498D"/>
    <w:rsid w:val="00214A76"/>
    <w:rsid w:val="00214B10"/>
    <w:rsid w:val="00215100"/>
    <w:rsid w:val="00215429"/>
    <w:rsid w:val="00215602"/>
    <w:rsid w:val="00215658"/>
    <w:rsid w:val="00215B40"/>
    <w:rsid w:val="00215DE0"/>
    <w:rsid w:val="00216396"/>
    <w:rsid w:val="0021676F"/>
    <w:rsid w:val="00216847"/>
    <w:rsid w:val="00216A71"/>
    <w:rsid w:val="00216D3C"/>
    <w:rsid w:val="00217034"/>
    <w:rsid w:val="0021715D"/>
    <w:rsid w:val="002176A7"/>
    <w:rsid w:val="00217748"/>
    <w:rsid w:val="00217A29"/>
    <w:rsid w:val="00217AC8"/>
    <w:rsid w:val="00217ED5"/>
    <w:rsid w:val="002200BD"/>
    <w:rsid w:val="002208BC"/>
    <w:rsid w:val="0022094B"/>
    <w:rsid w:val="00220B8B"/>
    <w:rsid w:val="00220C33"/>
    <w:rsid w:val="00220E21"/>
    <w:rsid w:val="0022237B"/>
    <w:rsid w:val="0022255F"/>
    <w:rsid w:val="0022259F"/>
    <w:rsid w:val="00222C11"/>
    <w:rsid w:val="00222C38"/>
    <w:rsid w:val="00222D7A"/>
    <w:rsid w:val="00223105"/>
    <w:rsid w:val="0022372A"/>
    <w:rsid w:val="002238D4"/>
    <w:rsid w:val="0022392F"/>
    <w:rsid w:val="00223AD8"/>
    <w:rsid w:val="00223CAB"/>
    <w:rsid w:val="00223F67"/>
    <w:rsid w:val="002242F0"/>
    <w:rsid w:val="002247EB"/>
    <w:rsid w:val="0022480E"/>
    <w:rsid w:val="00224869"/>
    <w:rsid w:val="00224B3F"/>
    <w:rsid w:val="00224B60"/>
    <w:rsid w:val="00224ED1"/>
    <w:rsid w:val="00225449"/>
    <w:rsid w:val="00225450"/>
    <w:rsid w:val="002256FB"/>
    <w:rsid w:val="00225B25"/>
    <w:rsid w:val="00225C0E"/>
    <w:rsid w:val="00225EE9"/>
    <w:rsid w:val="00226060"/>
    <w:rsid w:val="0022676D"/>
    <w:rsid w:val="002268F4"/>
    <w:rsid w:val="00226BDF"/>
    <w:rsid w:val="00226C59"/>
    <w:rsid w:val="00227311"/>
    <w:rsid w:val="002274A0"/>
    <w:rsid w:val="002274B4"/>
    <w:rsid w:val="0022765A"/>
    <w:rsid w:val="0022772B"/>
    <w:rsid w:val="0022772E"/>
    <w:rsid w:val="00227B23"/>
    <w:rsid w:val="00227D40"/>
    <w:rsid w:val="002300D4"/>
    <w:rsid w:val="002300F1"/>
    <w:rsid w:val="002303E1"/>
    <w:rsid w:val="002305B6"/>
    <w:rsid w:val="00230821"/>
    <w:rsid w:val="00230E56"/>
    <w:rsid w:val="0023128A"/>
    <w:rsid w:val="00231644"/>
    <w:rsid w:val="00231701"/>
    <w:rsid w:val="00231758"/>
    <w:rsid w:val="00231CFF"/>
    <w:rsid w:val="00231D8F"/>
    <w:rsid w:val="002326EB"/>
    <w:rsid w:val="0023281A"/>
    <w:rsid w:val="002328AD"/>
    <w:rsid w:val="00232947"/>
    <w:rsid w:val="00232CB5"/>
    <w:rsid w:val="002331B9"/>
    <w:rsid w:val="0023333C"/>
    <w:rsid w:val="0023369B"/>
    <w:rsid w:val="00233816"/>
    <w:rsid w:val="00233885"/>
    <w:rsid w:val="0023398C"/>
    <w:rsid w:val="00233A60"/>
    <w:rsid w:val="00233D5D"/>
    <w:rsid w:val="00233FA7"/>
    <w:rsid w:val="002342DA"/>
    <w:rsid w:val="002345D9"/>
    <w:rsid w:val="00234993"/>
    <w:rsid w:val="00234B87"/>
    <w:rsid w:val="00234E9D"/>
    <w:rsid w:val="00235142"/>
    <w:rsid w:val="002359E5"/>
    <w:rsid w:val="00235BAE"/>
    <w:rsid w:val="0023602E"/>
    <w:rsid w:val="002360CD"/>
    <w:rsid w:val="0023641F"/>
    <w:rsid w:val="002365B2"/>
    <w:rsid w:val="002366A8"/>
    <w:rsid w:val="00236A4E"/>
    <w:rsid w:val="00236AA8"/>
    <w:rsid w:val="00236DB0"/>
    <w:rsid w:val="002376C0"/>
    <w:rsid w:val="0023797A"/>
    <w:rsid w:val="00237A20"/>
    <w:rsid w:val="00237DC3"/>
    <w:rsid w:val="00237ECB"/>
    <w:rsid w:val="00240365"/>
    <w:rsid w:val="0024044D"/>
    <w:rsid w:val="002407BF"/>
    <w:rsid w:val="0024096B"/>
    <w:rsid w:val="00240ADA"/>
    <w:rsid w:val="0024176F"/>
    <w:rsid w:val="002417B3"/>
    <w:rsid w:val="00241B32"/>
    <w:rsid w:val="00241B55"/>
    <w:rsid w:val="00241DB4"/>
    <w:rsid w:val="00241DF3"/>
    <w:rsid w:val="00242194"/>
    <w:rsid w:val="0024224C"/>
    <w:rsid w:val="00242853"/>
    <w:rsid w:val="00242C8A"/>
    <w:rsid w:val="00242FA9"/>
    <w:rsid w:val="002430A1"/>
    <w:rsid w:val="002432CA"/>
    <w:rsid w:val="0024340B"/>
    <w:rsid w:val="00243884"/>
    <w:rsid w:val="00243B1C"/>
    <w:rsid w:val="00243B8E"/>
    <w:rsid w:val="002444A9"/>
    <w:rsid w:val="002446F7"/>
    <w:rsid w:val="0024582A"/>
    <w:rsid w:val="00245EF0"/>
    <w:rsid w:val="00245F34"/>
    <w:rsid w:val="002460BE"/>
    <w:rsid w:val="002462E4"/>
    <w:rsid w:val="00246696"/>
    <w:rsid w:val="00246A77"/>
    <w:rsid w:val="002472F1"/>
    <w:rsid w:val="002477CB"/>
    <w:rsid w:val="00247BAE"/>
    <w:rsid w:val="00247CC1"/>
    <w:rsid w:val="00247F6C"/>
    <w:rsid w:val="002503B4"/>
    <w:rsid w:val="002506EE"/>
    <w:rsid w:val="002509C7"/>
    <w:rsid w:val="00250A99"/>
    <w:rsid w:val="00250AED"/>
    <w:rsid w:val="00250D97"/>
    <w:rsid w:val="00251509"/>
    <w:rsid w:val="00251553"/>
    <w:rsid w:val="00251D23"/>
    <w:rsid w:val="00252385"/>
    <w:rsid w:val="002523E5"/>
    <w:rsid w:val="00252F85"/>
    <w:rsid w:val="00253A16"/>
    <w:rsid w:val="002544FC"/>
    <w:rsid w:val="00254520"/>
    <w:rsid w:val="00254870"/>
    <w:rsid w:val="002548F8"/>
    <w:rsid w:val="00254C3D"/>
    <w:rsid w:val="00254DA4"/>
    <w:rsid w:val="002551E3"/>
    <w:rsid w:val="002554E1"/>
    <w:rsid w:val="0025564A"/>
    <w:rsid w:val="002556BA"/>
    <w:rsid w:val="00255C4F"/>
    <w:rsid w:val="00255D39"/>
    <w:rsid w:val="00255FFB"/>
    <w:rsid w:val="00256017"/>
    <w:rsid w:val="002561C9"/>
    <w:rsid w:val="002562D2"/>
    <w:rsid w:val="002563D9"/>
    <w:rsid w:val="00256429"/>
    <w:rsid w:val="00256C80"/>
    <w:rsid w:val="00256D36"/>
    <w:rsid w:val="00256D40"/>
    <w:rsid w:val="00256DAE"/>
    <w:rsid w:val="00256F64"/>
    <w:rsid w:val="0025712A"/>
    <w:rsid w:val="00257371"/>
    <w:rsid w:val="002573B9"/>
    <w:rsid w:val="00257B1C"/>
    <w:rsid w:val="00257E79"/>
    <w:rsid w:val="00260895"/>
    <w:rsid w:val="00260A49"/>
    <w:rsid w:val="00261194"/>
    <w:rsid w:val="00261433"/>
    <w:rsid w:val="00261683"/>
    <w:rsid w:val="00261862"/>
    <w:rsid w:val="002618E3"/>
    <w:rsid w:val="00261993"/>
    <w:rsid w:val="00261D94"/>
    <w:rsid w:val="00261E54"/>
    <w:rsid w:val="00261EE9"/>
    <w:rsid w:val="00261F4B"/>
    <w:rsid w:val="00262243"/>
    <w:rsid w:val="00262BD9"/>
    <w:rsid w:val="00262C43"/>
    <w:rsid w:val="00263543"/>
    <w:rsid w:val="00263D14"/>
    <w:rsid w:val="002640FE"/>
    <w:rsid w:val="0026414E"/>
    <w:rsid w:val="00264206"/>
    <w:rsid w:val="002643A6"/>
    <w:rsid w:val="00264A0D"/>
    <w:rsid w:val="002652BA"/>
    <w:rsid w:val="00265865"/>
    <w:rsid w:val="00265982"/>
    <w:rsid w:val="00265B30"/>
    <w:rsid w:val="00265BDF"/>
    <w:rsid w:val="002662B6"/>
    <w:rsid w:val="00266732"/>
    <w:rsid w:val="0026677B"/>
    <w:rsid w:val="00266C50"/>
    <w:rsid w:val="00266D64"/>
    <w:rsid w:val="002674C9"/>
    <w:rsid w:val="00267927"/>
    <w:rsid w:val="0026792B"/>
    <w:rsid w:val="00267A34"/>
    <w:rsid w:val="00267A58"/>
    <w:rsid w:val="00267B27"/>
    <w:rsid w:val="00267B8F"/>
    <w:rsid w:val="00267BC7"/>
    <w:rsid w:val="00267D67"/>
    <w:rsid w:val="00267E85"/>
    <w:rsid w:val="00270438"/>
    <w:rsid w:val="002704EA"/>
    <w:rsid w:val="002709A0"/>
    <w:rsid w:val="00270AD5"/>
    <w:rsid w:val="00270E94"/>
    <w:rsid w:val="0027152B"/>
    <w:rsid w:val="00271723"/>
    <w:rsid w:val="0027179E"/>
    <w:rsid w:val="00271A3C"/>
    <w:rsid w:val="00271DD8"/>
    <w:rsid w:val="00271F1F"/>
    <w:rsid w:val="00272521"/>
    <w:rsid w:val="00272A17"/>
    <w:rsid w:val="00272FB1"/>
    <w:rsid w:val="00272FE8"/>
    <w:rsid w:val="0027372E"/>
    <w:rsid w:val="0027377B"/>
    <w:rsid w:val="00273957"/>
    <w:rsid w:val="00273A7F"/>
    <w:rsid w:val="00273AA4"/>
    <w:rsid w:val="00273BBD"/>
    <w:rsid w:val="002743A8"/>
    <w:rsid w:val="002743DF"/>
    <w:rsid w:val="002743F8"/>
    <w:rsid w:val="002751B9"/>
    <w:rsid w:val="0027550F"/>
    <w:rsid w:val="002759C1"/>
    <w:rsid w:val="00275A17"/>
    <w:rsid w:val="00275E78"/>
    <w:rsid w:val="00276163"/>
    <w:rsid w:val="00276387"/>
    <w:rsid w:val="00276390"/>
    <w:rsid w:val="00276604"/>
    <w:rsid w:val="00277D97"/>
    <w:rsid w:val="0028036D"/>
    <w:rsid w:val="00280429"/>
    <w:rsid w:val="00280618"/>
    <w:rsid w:val="00280BC0"/>
    <w:rsid w:val="00280E2D"/>
    <w:rsid w:val="0028133C"/>
    <w:rsid w:val="002814AC"/>
    <w:rsid w:val="0028182E"/>
    <w:rsid w:val="00281D34"/>
    <w:rsid w:val="002829D7"/>
    <w:rsid w:val="00282B03"/>
    <w:rsid w:val="00282CA9"/>
    <w:rsid w:val="00283127"/>
    <w:rsid w:val="002831E1"/>
    <w:rsid w:val="002833BE"/>
    <w:rsid w:val="002833E0"/>
    <w:rsid w:val="002838CF"/>
    <w:rsid w:val="00283EDA"/>
    <w:rsid w:val="00283FE5"/>
    <w:rsid w:val="00283FEA"/>
    <w:rsid w:val="002841AE"/>
    <w:rsid w:val="002845FF"/>
    <w:rsid w:val="00284767"/>
    <w:rsid w:val="00284795"/>
    <w:rsid w:val="002847C8"/>
    <w:rsid w:val="00284871"/>
    <w:rsid w:val="00284CFE"/>
    <w:rsid w:val="00284FC9"/>
    <w:rsid w:val="002851BF"/>
    <w:rsid w:val="00285456"/>
    <w:rsid w:val="002856B2"/>
    <w:rsid w:val="002857BA"/>
    <w:rsid w:val="00285822"/>
    <w:rsid w:val="00285917"/>
    <w:rsid w:val="00285B2B"/>
    <w:rsid w:val="00285B7E"/>
    <w:rsid w:val="00285CAD"/>
    <w:rsid w:val="00286123"/>
    <w:rsid w:val="0028622E"/>
    <w:rsid w:val="002866DC"/>
    <w:rsid w:val="00286B7D"/>
    <w:rsid w:val="00286EC1"/>
    <w:rsid w:val="0028753B"/>
    <w:rsid w:val="002875CF"/>
    <w:rsid w:val="002876CC"/>
    <w:rsid w:val="002879AA"/>
    <w:rsid w:val="00290027"/>
    <w:rsid w:val="00290B12"/>
    <w:rsid w:val="00290BD4"/>
    <w:rsid w:val="002914C7"/>
    <w:rsid w:val="00291CF0"/>
    <w:rsid w:val="002920EC"/>
    <w:rsid w:val="00292108"/>
    <w:rsid w:val="0029261D"/>
    <w:rsid w:val="00292744"/>
    <w:rsid w:val="00292A67"/>
    <w:rsid w:val="00292FF1"/>
    <w:rsid w:val="0029308A"/>
    <w:rsid w:val="00293565"/>
    <w:rsid w:val="00293CEB"/>
    <w:rsid w:val="002942ED"/>
    <w:rsid w:val="00294714"/>
    <w:rsid w:val="002948F7"/>
    <w:rsid w:val="002949A1"/>
    <w:rsid w:val="00294E6A"/>
    <w:rsid w:val="0029586B"/>
    <w:rsid w:val="00295DD4"/>
    <w:rsid w:val="00296039"/>
    <w:rsid w:val="002960EF"/>
    <w:rsid w:val="00296118"/>
    <w:rsid w:val="00296128"/>
    <w:rsid w:val="0029636D"/>
    <w:rsid w:val="0029649A"/>
    <w:rsid w:val="002967B3"/>
    <w:rsid w:val="00296CBB"/>
    <w:rsid w:val="00296D39"/>
    <w:rsid w:val="00296F60"/>
    <w:rsid w:val="00297023"/>
    <w:rsid w:val="002972A6"/>
    <w:rsid w:val="002977AF"/>
    <w:rsid w:val="0029798C"/>
    <w:rsid w:val="002A003F"/>
    <w:rsid w:val="002A01C7"/>
    <w:rsid w:val="002A0376"/>
    <w:rsid w:val="002A08C1"/>
    <w:rsid w:val="002A0975"/>
    <w:rsid w:val="002A09BA"/>
    <w:rsid w:val="002A0C79"/>
    <w:rsid w:val="002A0E98"/>
    <w:rsid w:val="002A163E"/>
    <w:rsid w:val="002A1B3A"/>
    <w:rsid w:val="002A1C0F"/>
    <w:rsid w:val="002A1CBD"/>
    <w:rsid w:val="002A251A"/>
    <w:rsid w:val="002A27E8"/>
    <w:rsid w:val="002A28A7"/>
    <w:rsid w:val="002A2CBB"/>
    <w:rsid w:val="002A2D16"/>
    <w:rsid w:val="002A2F35"/>
    <w:rsid w:val="002A2FEA"/>
    <w:rsid w:val="002A332D"/>
    <w:rsid w:val="002A3533"/>
    <w:rsid w:val="002A3E3D"/>
    <w:rsid w:val="002A3FB2"/>
    <w:rsid w:val="002A41AC"/>
    <w:rsid w:val="002A41F4"/>
    <w:rsid w:val="002A4B3E"/>
    <w:rsid w:val="002A4E6D"/>
    <w:rsid w:val="002A5157"/>
    <w:rsid w:val="002A5545"/>
    <w:rsid w:val="002A5791"/>
    <w:rsid w:val="002A59F4"/>
    <w:rsid w:val="002A5B54"/>
    <w:rsid w:val="002A5CC2"/>
    <w:rsid w:val="002A5E06"/>
    <w:rsid w:val="002A5FC7"/>
    <w:rsid w:val="002A66C7"/>
    <w:rsid w:val="002A6710"/>
    <w:rsid w:val="002A6AAA"/>
    <w:rsid w:val="002A6C91"/>
    <w:rsid w:val="002A6D6A"/>
    <w:rsid w:val="002A6DB9"/>
    <w:rsid w:val="002A6E4E"/>
    <w:rsid w:val="002A6E85"/>
    <w:rsid w:val="002A6EAE"/>
    <w:rsid w:val="002A6EF6"/>
    <w:rsid w:val="002A776F"/>
    <w:rsid w:val="002A786B"/>
    <w:rsid w:val="002A78F8"/>
    <w:rsid w:val="002A7AAA"/>
    <w:rsid w:val="002A7C3D"/>
    <w:rsid w:val="002A7CAC"/>
    <w:rsid w:val="002A7D51"/>
    <w:rsid w:val="002A7DDC"/>
    <w:rsid w:val="002B02D5"/>
    <w:rsid w:val="002B0360"/>
    <w:rsid w:val="002B0610"/>
    <w:rsid w:val="002B08C7"/>
    <w:rsid w:val="002B0FF8"/>
    <w:rsid w:val="002B12FB"/>
    <w:rsid w:val="002B13AD"/>
    <w:rsid w:val="002B1403"/>
    <w:rsid w:val="002B1668"/>
    <w:rsid w:val="002B170B"/>
    <w:rsid w:val="002B1AB8"/>
    <w:rsid w:val="002B1B40"/>
    <w:rsid w:val="002B1DB0"/>
    <w:rsid w:val="002B20DE"/>
    <w:rsid w:val="002B2181"/>
    <w:rsid w:val="002B2437"/>
    <w:rsid w:val="002B259D"/>
    <w:rsid w:val="002B2A8A"/>
    <w:rsid w:val="002B2C3E"/>
    <w:rsid w:val="002B33DB"/>
    <w:rsid w:val="002B354B"/>
    <w:rsid w:val="002B3B93"/>
    <w:rsid w:val="002B3B99"/>
    <w:rsid w:val="002B3ED2"/>
    <w:rsid w:val="002B403B"/>
    <w:rsid w:val="002B4304"/>
    <w:rsid w:val="002B43D9"/>
    <w:rsid w:val="002B4651"/>
    <w:rsid w:val="002B467E"/>
    <w:rsid w:val="002B4A6D"/>
    <w:rsid w:val="002B4A8B"/>
    <w:rsid w:val="002B4BA7"/>
    <w:rsid w:val="002B53AC"/>
    <w:rsid w:val="002B548F"/>
    <w:rsid w:val="002B59FE"/>
    <w:rsid w:val="002B5AEC"/>
    <w:rsid w:val="002B63B5"/>
    <w:rsid w:val="002B6503"/>
    <w:rsid w:val="002B6755"/>
    <w:rsid w:val="002B70C1"/>
    <w:rsid w:val="002B71A1"/>
    <w:rsid w:val="002B7454"/>
    <w:rsid w:val="002B7612"/>
    <w:rsid w:val="002B7A94"/>
    <w:rsid w:val="002B7B22"/>
    <w:rsid w:val="002B7B4F"/>
    <w:rsid w:val="002B7E34"/>
    <w:rsid w:val="002C0195"/>
    <w:rsid w:val="002C037F"/>
    <w:rsid w:val="002C0922"/>
    <w:rsid w:val="002C0F1C"/>
    <w:rsid w:val="002C1265"/>
    <w:rsid w:val="002C13E2"/>
    <w:rsid w:val="002C1888"/>
    <w:rsid w:val="002C1E59"/>
    <w:rsid w:val="002C2311"/>
    <w:rsid w:val="002C231C"/>
    <w:rsid w:val="002C233F"/>
    <w:rsid w:val="002C2806"/>
    <w:rsid w:val="002C298C"/>
    <w:rsid w:val="002C2C21"/>
    <w:rsid w:val="002C2D6E"/>
    <w:rsid w:val="002C34AF"/>
    <w:rsid w:val="002C35B6"/>
    <w:rsid w:val="002C375A"/>
    <w:rsid w:val="002C3770"/>
    <w:rsid w:val="002C3B33"/>
    <w:rsid w:val="002C4824"/>
    <w:rsid w:val="002C4D31"/>
    <w:rsid w:val="002C5092"/>
    <w:rsid w:val="002C5994"/>
    <w:rsid w:val="002C5A0F"/>
    <w:rsid w:val="002C6080"/>
    <w:rsid w:val="002C62B9"/>
    <w:rsid w:val="002C632F"/>
    <w:rsid w:val="002C6379"/>
    <w:rsid w:val="002C64AD"/>
    <w:rsid w:val="002C67F5"/>
    <w:rsid w:val="002C6858"/>
    <w:rsid w:val="002C68ED"/>
    <w:rsid w:val="002C6948"/>
    <w:rsid w:val="002C6D99"/>
    <w:rsid w:val="002C6EFD"/>
    <w:rsid w:val="002C7059"/>
    <w:rsid w:val="002C70E8"/>
    <w:rsid w:val="002C715A"/>
    <w:rsid w:val="002C7898"/>
    <w:rsid w:val="002C79F4"/>
    <w:rsid w:val="002C7A71"/>
    <w:rsid w:val="002C7CC3"/>
    <w:rsid w:val="002D002C"/>
    <w:rsid w:val="002D015E"/>
    <w:rsid w:val="002D0236"/>
    <w:rsid w:val="002D0542"/>
    <w:rsid w:val="002D054C"/>
    <w:rsid w:val="002D0E7C"/>
    <w:rsid w:val="002D1089"/>
    <w:rsid w:val="002D1301"/>
    <w:rsid w:val="002D1940"/>
    <w:rsid w:val="002D1E89"/>
    <w:rsid w:val="002D1E99"/>
    <w:rsid w:val="002D1ED9"/>
    <w:rsid w:val="002D2040"/>
    <w:rsid w:val="002D2125"/>
    <w:rsid w:val="002D281C"/>
    <w:rsid w:val="002D2838"/>
    <w:rsid w:val="002D286B"/>
    <w:rsid w:val="002D28F7"/>
    <w:rsid w:val="002D292D"/>
    <w:rsid w:val="002D2F3B"/>
    <w:rsid w:val="002D34B2"/>
    <w:rsid w:val="002D3881"/>
    <w:rsid w:val="002D38C0"/>
    <w:rsid w:val="002D3FCC"/>
    <w:rsid w:val="002D40B8"/>
    <w:rsid w:val="002D45B2"/>
    <w:rsid w:val="002D471A"/>
    <w:rsid w:val="002D4803"/>
    <w:rsid w:val="002D487E"/>
    <w:rsid w:val="002D49A6"/>
    <w:rsid w:val="002D4D7F"/>
    <w:rsid w:val="002D4D97"/>
    <w:rsid w:val="002D502C"/>
    <w:rsid w:val="002D5350"/>
    <w:rsid w:val="002D565D"/>
    <w:rsid w:val="002D5806"/>
    <w:rsid w:val="002D58E6"/>
    <w:rsid w:val="002D5A00"/>
    <w:rsid w:val="002D6168"/>
    <w:rsid w:val="002D61AA"/>
    <w:rsid w:val="002D61FB"/>
    <w:rsid w:val="002D637C"/>
    <w:rsid w:val="002D63B6"/>
    <w:rsid w:val="002D6603"/>
    <w:rsid w:val="002D685E"/>
    <w:rsid w:val="002D6888"/>
    <w:rsid w:val="002D7019"/>
    <w:rsid w:val="002D7262"/>
    <w:rsid w:val="002D73F8"/>
    <w:rsid w:val="002D7636"/>
    <w:rsid w:val="002D7B1F"/>
    <w:rsid w:val="002D7C8F"/>
    <w:rsid w:val="002D7DCD"/>
    <w:rsid w:val="002D7F15"/>
    <w:rsid w:val="002E00C1"/>
    <w:rsid w:val="002E01C1"/>
    <w:rsid w:val="002E01CA"/>
    <w:rsid w:val="002E01E4"/>
    <w:rsid w:val="002E0A43"/>
    <w:rsid w:val="002E0A78"/>
    <w:rsid w:val="002E0A93"/>
    <w:rsid w:val="002E0B81"/>
    <w:rsid w:val="002E0C9C"/>
    <w:rsid w:val="002E0D02"/>
    <w:rsid w:val="002E0D09"/>
    <w:rsid w:val="002E0EBB"/>
    <w:rsid w:val="002E0FD3"/>
    <w:rsid w:val="002E1014"/>
    <w:rsid w:val="002E1278"/>
    <w:rsid w:val="002E1309"/>
    <w:rsid w:val="002E1831"/>
    <w:rsid w:val="002E1A81"/>
    <w:rsid w:val="002E1D8C"/>
    <w:rsid w:val="002E1DAE"/>
    <w:rsid w:val="002E1EF1"/>
    <w:rsid w:val="002E236E"/>
    <w:rsid w:val="002E2390"/>
    <w:rsid w:val="002E2493"/>
    <w:rsid w:val="002E24BF"/>
    <w:rsid w:val="002E2513"/>
    <w:rsid w:val="002E29FB"/>
    <w:rsid w:val="002E2A37"/>
    <w:rsid w:val="002E2AE9"/>
    <w:rsid w:val="002E2B33"/>
    <w:rsid w:val="002E2E5D"/>
    <w:rsid w:val="002E32B0"/>
    <w:rsid w:val="002E33C2"/>
    <w:rsid w:val="002E343C"/>
    <w:rsid w:val="002E3652"/>
    <w:rsid w:val="002E3CDB"/>
    <w:rsid w:val="002E422B"/>
    <w:rsid w:val="002E44D3"/>
    <w:rsid w:val="002E47AF"/>
    <w:rsid w:val="002E4915"/>
    <w:rsid w:val="002E4A5A"/>
    <w:rsid w:val="002E4F9A"/>
    <w:rsid w:val="002E523A"/>
    <w:rsid w:val="002E5264"/>
    <w:rsid w:val="002E5628"/>
    <w:rsid w:val="002E5ABC"/>
    <w:rsid w:val="002E5C91"/>
    <w:rsid w:val="002E5CF7"/>
    <w:rsid w:val="002E5D85"/>
    <w:rsid w:val="002E63DD"/>
    <w:rsid w:val="002E6460"/>
    <w:rsid w:val="002E6506"/>
    <w:rsid w:val="002E67B8"/>
    <w:rsid w:val="002E696B"/>
    <w:rsid w:val="002E6C6E"/>
    <w:rsid w:val="002E6C7F"/>
    <w:rsid w:val="002E6DED"/>
    <w:rsid w:val="002E6F6B"/>
    <w:rsid w:val="002E71D7"/>
    <w:rsid w:val="002E7272"/>
    <w:rsid w:val="002E72E5"/>
    <w:rsid w:val="002E775A"/>
    <w:rsid w:val="002E7956"/>
    <w:rsid w:val="002E7D9B"/>
    <w:rsid w:val="002E7DAB"/>
    <w:rsid w:val="002E7E5B"/>
    <w:rsid w:val="002E7E9C"/>
    <w:rsid w:val="002E7F8F"/>
    <w:rsid w:val="002F01F2"/>
    <w:rsid w:val="002F05C6"/>
    <w:rsid w:val="002F07CC"/>
    <w:rsid w:val="002F09AB"/>
    <w:rsid w:val="002F0A94"/>
    <w:rsid w:val="002F0AB3"/>
    <w:rsid w:val="002F0AB5"/>
    <w:rsid w:val="002F0F6F"/>
    <w:rsid w:val="002F15C0"/>
    <w:rsid w:val="002F1704"/>
    <w:rsid w:val="002F1A71"/>
    <w:rsid w:val="002F1D03"/>
    <w:rsid w:val="002F257C"/>
    <w:rsid w:val="002F2810"/>
    <w:rsid w:val="002F2A65"/>
    <w:rsid w:val="002F2E3A"/>
    <w:rsid w:val="002F2F53"/>
    <w:rsid w:val="002F3132"/>
    <w:rsid w:val="002F35C1"/>
    <w:rsid w:val="002F3712"/>
    <w:rsid w:val="002F3945"/>
    <w:rsid w:val="002F395A"/>
    <w:rsid w:val="002F3A6F"/>
    <w:rsid w:val="002F3E6C"/>
    <w:rsid w:val="002F429E"/>
    <w:rsid w:val="002F42A8"/>
    <w:rsid w:val="002F43B8"/>
    <w:rsid w:val="002F4562"/>
    <w:rsid w:val="002F4A38"/>
    <w:rsid w:val="002F4B44"/>
    <w:rsid w:val="002F4B9A"/>
    <w:rsid w:val="002F536F"/>
    <w:rsid w:val="002F5553"/>
    <w:rsid w:val="002F562A"/>
    <w:rsid w:val="002F56A6"/>
    <w:rsid w:val="002F5737"/>
    <w:rsid w:val="002F57B1"/>
    <w:rsid w:val="002F5879"/>
    <w:rsid w:val="002F5979"/>
    <w:rsid w:val="002F5A76"/>
    <w:rsid w:val="002F5BA3"/>
    <w:rsid w:val="002F5F40"/>
    <w:rsid w:val="002F6087"/>
    <w:rsid w:val="002F62B3"/>
    <w:rsid w:val="002F6544"/>
    <w:rsid w:val="002F67E9"/>
    <w:rsid w:val="002F69EF"/>
    <w:rsid w:val="002F6A62"/>
    <w:rsid w:val="002F6B79"/>
    <w:rsid w:val="002F73EF"/>
    <w:rsid w:val="002F7968"/>
    <w:rsid w:val="002F7988"/>
    <w:rsid w:val="002F7C25"/>
    <w:rsid w:val="002F7E86"/>
    <w:rsid w:val="00300914"/>
    <w:rsid w:val="003009E8"/>
    <w:rsid w:val="00300B6C"/>
    <w:rsid w:val="00300E7C"/>
    <w:rsid w:val="003011D5"/>
    <w:rsid w:val="00301317"/>
    <w:rsid w:val="003014C6"/>
    <w:rsid w:val="0030154B"/>
    <w:rsid w:val="00301694"/>
    <w:rsid w:val="003017CF"/>
    <w:rsid w:val="00301844"/>
    <w:rsid w:val="00301E74"/>
    <w:rsid w:val="003028A9"/>
    <w:rsid w:val="00302A9B"/>
    <w:rsid w:val="00302AD1"/>
    <w:rsid w:val="00302CBC"/>
    <w:rsid w:val="003031D0"/>
    <w:rsid w:val="00303B2A"/>
    <w:rsid w:val="00303CCD"/>
    <w:rsid w:val="0030441B"/>
    <w:rsid w:val="003045D3"/>
    <w:rsid w:val="003048B8"/>
    <w:rsid w:val="003048E4"/>
    <w:rsid w:val="00304A22"/>
    <w:rsid w:val="00304A3D"/>
    <w:rsid w:val="00304AF7"/>
    <w:rsid w:val="00304B69"/>
    <w:rsid w:val="00304E17"/>
    <w:rsid w:val="00304E69"/>
    <w:rsid w:val="0030557F"/>
    <w:rsid w:val="0030571A"/>
    <w:rsid w:val="0030584F"/>
    <w:rsid w:val="00305C33"/>
    <w:rsid w:val="00305DF4"/>
    <w:rsid w:val="003060D2"/>
    <w:rsid w:val="00306828"/>
    <w:rsid w:val="00306976"/>
    <w:rsid w:val="00306D78"/>
    <w:rsid w:val="00306E6F"/>
    <w:rsid w:val="00306FF2"/>
    <w:rsid w:val="003071E8"/>
    <w:rsid w:val="0030736E"/>
    <w:rsid w:val="00307C90"/>
    <w:rsid w:val="00307F09"/>
    <w:rsid w:val="00310266"/>
    <w:rsid w:val="00310474"/>
    <w:rsid w:val="00310577"/>
    <w:rsid w:val="00310655"/>
    <w:rsid w:val="003109E5"/>
    <w:rsid w:val="00310BEE"/>
    <w:rsid w:val="00310F4B"/>
    <w:rsid w:val="0031108C"/>
    <w:rsid w:val="0031116D"/>
    <w:rsid w:val="003116DE"/>
    <w:rsid w:val="00311885"/>
    <w:rsid w:val="00311EF1"/>
    <w:rsid w:val="00312499"/>
    <w:rsid w:val="0031256D"/>
    <w:rsid w:val="00312647"/>
    <w:rsid w:val="0031270E"/>
    <w:rsid w:val="003127F4"/>
    <w:rsid w:val="003128A8"/>
    <w:rsid w:val="00312908"/>
    <w:rsid w:val="003129BA"/>
    <w:rsid w:val="00312B1E"/>
    <w:rsid w:val="00312F50"/>
    <w:rsid w:val="003131C2"/>
    <w:rsid w:val="003131C4"/>
    <w:rsid w:val="003131F9"/>
    <w:rsid w:val="003135D1"/>
    <w:rsid w:val="00313604"/>
    <w:rsid w:val="00313676"/>
    <w:rsid w:val="00313F42"/>
    <w:rsid w:val="003141F2"/>
    <w:rsid w:val="003141FA"/>
    <w:rsid w:val="003142D4"/>
    <w:rsid w:val="003142DF"/>
    <w:rsid w:val="0031461E"/>
    <w:rsid w:val="003149C5"/>
    <w:rsid w:val="00314C8E"/>
    <w:rsid w:val="00314F25"/>
    <w:rsid w:val="003150F1"/>
    <w:rsid w:val="003154A1"/>
    <w:rsid w:val="0031573A"/>
    <w:rsid w:val="00315990"/>
    <w:rsid w:val="00315CBB"/>
    <w:rsid w:val="0031605F"/>
    <w:rsid w:val="0031626F"/>
    <w:rsid w:val="003165F5"/>
    <w:rsid w:val="00316712"/>
    <w:rsid w:val="00316759"/>
    <w:rsid w:val="0031676D"/>
    <w:rsid w:val="0031681B"/>
    <w:rsid w:val="003169A5"/>
    <w:rsid w:val="00316CAE"/>
    <w:rsid w:val="0031712C"/>
    <w:rsid w:val="00317335"/>
    <w:rsid w:val="0031759E"/>
    <w:rsid w:val="00317998"/>
    <w:rsid w:val="00317AFD"/>
    <w:rsid w:val="00317C90"/>
    <w:rsid w:val="00317C94"/>
    <w:rsid w:val="0032043D"/>
    <w:rsid w:val="003206EF"/>
    <w:rsid w:val="00320749"/>
    <w:rsid w:val="00320851"/>
    <w:rsid w:val="00320A32"/>
    <w:rsid w:val="00320A55"/>
    <w:rsid w:val="00320B60"/>
    <w:rsid w:val="00320B78"/>
    <w:rsid w:val="00320D1F"/>
    <w:rsid w:val="00320E27"/>
    <w:rsid w:val="003211B0"/>
    <w:rsid w:val="0032175C"/>
    <w:rsid w:val="003217B9"/>
    <w:rsid w:val="003218B7"/>
    <w:rsid w:val="00321CE7"/>
    <w:rsid w:val="003222D6"/>
    <w:rsid w:val="003222ED"/>
    <w:rsid w:val="003225A4"/>
    <w:rsid w:val="00322789"/>
    <w:rsid w:val="00322B02"/>
    <w:rsid w:val="00322D1D"/>
    <w:rsid w:val="00323206"/>
    <w:rsid w:val="0032321D"/>
    <w:rsid w:val="0032324E"/>
    <w:rsid w:val="0032337A"/>
    <w:rsid w:val="00323B9A"/>
    <w:rsid w:val="00323ED4"/>
    <w:rsid w:val="003241B2"/>
    <w:rsid w:val="0032483C"/>
    <w:rsid w:val="00324B53"/>
    <w:rsid w:val="00324DF6"/>
    <w:rsid w:val="00324ED3"/>
    <w:rsid w:val="00325031"/>
    <w:rsid w:val="0032506E"/>
    <w:rsid w:val="0032529C"/>
    <w:rsid w:val="00325435"/>
    <w:rsid w:val="0032579A"/>
    <w:rsid w:val="0032587A"/>
    <w:rsid w:val="003258F1"/>
    <w:rsid w:val="0032591E"/>
    <w:rsid w:val="00325967"/>
    <w:rsid w:val="00325BB3"/>
    <w:rsid w:val="00325F90"/>
    <w:rsid w:val="00326746"/>
    <w:rsid w:val="00327206"/>
    <w:rsid w:val="00327424"/>
    <w:rsid w:val="003278A4"/>
    <w:rsid w:val="00327A7B"/>
    <w:rsid w:val="00330339"/>
    <w:rsid w:val="00330396"/>
    <w:rsid w:val="003303A2"/>
    <w:rsid w:val="0033041B"/>
    <w:rsid w:val="0033060D"/>
    <w:rsid w:val="00330976"/>
    <w:rsid w:val="00331315"/>
    <w:rsid w:val="00331316"/>
    <w:rsid w:val="00331651"/>
    <w:rsid w:val="00331A06"/>
    <w:rsid w:val="00331A84"/>
    <w:rsid w:val="00331F96"/>
    <w:rsid w:val="00331FA3"/>
    <w:rsid w:val="0033201B"/>
    <w:rsid w:val="003321A9"/>
    <w:rsid w:val="0033234D"/>
    <w:rsid w:val="003326E8"/>
    <w:rsid w:val="00332E1D"/>
    <w:rsid w:val="00332F86"/>
    <w:rsid w:val="00333171"/>
    <w:rsid w:val="00333814"/>
    <w:rsid w:val="003338FE"/>
    <w:rsid w:val="00333AFA"/>
    <w:rsid w:val="00333B23"/>
    <w:rsid w:val="00333DDB"/>
    <w:rsid w:val="00333E98"/>
    <w:rsid w:val="00334311"/>
    <w:rsid w:val="00334684"/>
    <w:rsid w:val="00334E0F"/>
    <w:rsid w:val="0033526F"/>
    <w:rsid w:val="0033532B"/>
    <w:rsid w:val="0033564D"/>
    <w:rsid w:val="003358AE"/>
    <w:rsid w:val="00335A5A"/>
    <w:rsid w:val="00335B3D"/>
    <w:rsid w:val="003360C7"/>
    <w:rsid w:val="0033661B"/>
    <w:rsid w:val="0033685E"/>
    <w:rsid w:val="00336B70"/>
    <w:rsid w:val="00337453"/>
    <w:rsid w:val="00337AFE"/>
    <w:rsid w:val="00337F95"/>
    <w:rsid w:val="003404E5"/>
    <w:rsid w:val="0034084D"/>
    <w:rsid w:val="00340C02"/>
    <w:rsid w:val="00340D50"/>
    <w:rsid w:val="00340E58"/>
    <w:rsid w:val="00340E6F"/>
    <w:rsid w:val="003412DE"/>
    <w:rsid w:val="003418CE"/>
    <w:rsid w:val="00341C1E"/>
    <w:rsid w:val="00341D97"/>
    <w:rsid w:val="00341DF2"/>
    <w:rsid w:val="003420EA"/>
    <w:rsid w:val="00342164"/>
    <w:rsid w:val="003422B1"/>
    <w:rsid w:val="003429FF"/>
    <w:rsid w:val="00342ACC"/>
    <w:rsid w:val="00342F23"/>
    <w:rsid w:val="0034309C"/>
    <w:rsid w:val="00343344"/>
    <w:rsid w:val="00343738"/>
    <w:rsid w:val="00343B47"/>
    <w:rsid w:val="00343D86"/>
    <w:rsid w:val="00343F16"/>
    <w:rsid w:val="00343FA8"/>
    <w:rsid w:val="003441FD"/>
    <w:rsid w:val="0034420B"/>
    <w:rsid w:val="00344BE1"/>
    <w:rsid w:val="0034552C"/>
    <w:rsid w:val="00345814"/>
    <w:rsid w:val="00345A55"/>
    <w:rsid w:val="00345AF5"/>
    <w:rsid w:val="00345C88"/>
    <w:rsid w:val="00345CB0"/>
    <w:rsid w:val="00345CB5"/>
    <w:rsid w:val="0034609D"/>
    <w:rsid w:val="00346436"/>
    <w:rsid w:val="003464E4"/>
    <w:rsid w:val="00346521"/>
    <w:rsid w:val="003469E4"/>
    <w:rsid w:val="00346CB9"/>
    <w:rsid w:val="0034727F"/>
    <w:rsid w:val="003475AA"/>
    <w:rsid w:val="00347866"/>
    <w:rsid w:val="003479B8"/>
    <w:rsid w:val="00347C86"/>
    <w:rsid w:val="0035004C"/>
    <w:rsid w:val="003502A2"/>
    <w:rsid w:val="003507CE"/>
    <w:rsid w:val="00350894"/>
    <w:rsid w:val="00350EB1"/>
    <w:rsid w:val="00351433"/>
    <w:rsid w:val="00351448"/>
    <w:rsid w:val="0035190F"/>
    <w:rsid w:val="00351B11"/>
    <w:rsid w:val="00351F74"/>
    <w:rsid w:val="00351FD1"/>
    <w:rsid w:val="0035240B"/>
    <w:rsid w:val="0035254F"/>
    <w:rsid w:val="00352871"/>
    <w:rsid w:val="0035299F"/>
    <w:rsid w:val="00353746"/>
    <w:rsid w:val="0035377A"/>
    <w:rsid w:val="003537B0"/>
    <w:rsid w:val="00353BA8"/>
    <w:rsid w:val="00353ED9"/>
    <w:rsid w:val="00354141"/>
    <w:rsid w:val="003541C0"/>
    <w:rsid w:val="00354A27"/>
    <w:rsid w:val="003550CC"/>
    <w:rsid w:val="0035519F"/>
    <w:rsid w:val="0035540E"/>
    <w:rsid w:val="0035561A"/>
    <w:rsid w:val="00355915"/>
    <w:rsid w:val="00355A0B"/>
    <w:rsid w:val="00355C9C"/>
    <w:rsid w:val="00355E00"/>
    <w:rsid w:val="00355E19"/>
    <w:rsid w:val="00355EBD"/>
    <w:rsid w:val="003565E2"/>
    <w:rsid w:val="00356A46"/>
    <w:rsid w:val="00356C57"/>
    <w:rsid w:val="00356E7E"/>
    <w:rsid w:val="00357180"/>
    <w:rsid w:val="0035730A"/>
    <w:rsid w:val="00357A3E"/>
    <w:rsid w:val="00357B2A"/>
    <w:rsid w:val="00357BD3"/>
    <w:rsid w:val="00357C7F"/>
    <w:rsid w:val="00357CBD"/>
    <w:rsid w:val="003605B7"/>
    <w:rsid w:val="00360D37"/>
    <w:rsid w:val="00360F01"/>
    <w:rsid w:val="003611A8"/>
    <w:rsid w:val="003611E8"/>
    <w:rsid w:val="0036136C"/>
    <w:rsid w:val="003613D5"/>
    <w:rsid w:val="00361AB9"/>
    <w:rsid w:val="00361B85"/>
    <w:rsid w:val="00361DD4"/>
    <w:rsid w:val="00361E0A"/>
    <w:rsid w:val="003624A3"/>
    <w:rsid w:val="003624CF"/>
    <w:rsid w:val="00362668"/>
    <w:rsid w:val="003632C7"/>
    <w:rsid w:val="00363349"/>
    <w:rsid w:val="003634A2"/>
    <w:rsid w:val="003634B1"/>
    <w:rsid w:val="00363724"/>
    <w:rsid w:val="00363EC9"/>
    <w:rsid w:val="00363F07"/>
    <w:rsid w:val="00364035"/>
    <w:rsid w:val="003640D7"/>
    <w:rsid w:val="003641A3"/>
    <w:rsid w:val="00364207"/>
    <w:rsid w:val="003643B5"/>
    <w:rsid w:val="003643E3"/>
    <w:rsid w:val="003644B4"/>
    <w:rsid w:val="00364A1D"/>
    <w:rsid w:val="00364EAC"/>
    <w:rsid w:val="00364F45"/>
    <w:rsid w:val="00365937"/>
    <w:rsid w:val="0036595E"/>
    <w:rsid w:val="00365A5E"/>
    <w:rsid w:val="00365C57"/>
    <w:rsid w:val="00365FF8"/>
    <w:rsid w:val="0036658C"/>
    <w:rsid w:val="003668DB"/>
    <w:rsid w:val="00366A07"/>
    <w:rsid w:val="00367096"/>
    <w:rsid w:val="003672D4"/>
    <w:rsid w:val="0036750E"/>
    <w:rsid w:val="00367704"/>
    <w:rsid w:val="0036782C"/>
    <w:rsid w:val="00367A12"/>
    <w:rsid w:val="00367CC1"/>
    <w:rsid w:val="00370042"/>
    <w:rsid w:val="00370370"/>
    <w:rsid w:val="003709F8"/>
    <w:rsid w:val="00370A66"/>
    <w:rsid w:val="00370BFB"/>
    <w:rsid w:val="00370D59"/>
    <w:rsid w:val="00370E69"/>
    <w:rsid w:val="00370EB3"/>
    <w:rsid w:val="003715AC"/>
    <w:rsid w:val="003717E1"/>
    <w:rsid w:val="003719A6"/>
    <w:rsid w:val="00371A7A"/>
    <w:rsid w:val="00371B90"/>
    <w:rsid w:val="00371E5F"/>
    <w:rsid w:val="00371FC3"/>
    <w:rsid w:val="00372133"/>
    <w:rsid w:val="00372445"/>
    <w:rsid w:val="0037267B"/>
    <w:rsid w:val="003726CA"/>
    <w:rsid w:val="00373232"/>
    <w:rsid w:val="00373342"/>
    <w:rsid w:val="003734EF"/>
    <w:rsid w:val="00373613"/>
    <w:rsid w:val="00373754"/>
    <w:rsid w:val="0037375D"/>
    <w:rsid w:val="0037381A"/>
    <w:rsid w:val="00373829"/>
    <w:rsid w:val="00373C8B"/>
    <w:rsid w:val="003740A4"/>
    <w:rsid w:val="003741CA"/>
    <w:rsid w:val="003743EB"/>
    <w:rsid w:val="0037467A"/>
    <w:rsid w:val="003746B2"/>
    <w:rsid w:val="00374859"/>
    <w:rsid w:val="003749BF"/>
    <w:rsid w:val="00374AF4"/>
    <w:rsid w:val="00374C70"/>
    <w:rsid w:val="00374EFE"/>
    <w:rsid w:val="00375301"/>
    <w:rsid w:val="00375569"/>
    <w:rsid w:val="003758D0"/>
    <w:rsid w:val="003758E2"/>
    <w:rsid w:val="003759BD"/>
    <w:rsid w:val="00375C96"/>
    <w:rsid w:val="0037618F"/>
    <w:rsid w:val="003761A3"/>
    <w:rsid w:val="0037650E"/>
    <w:rsid w:val="00376F43"/>
    <w:rsid w:val="00376F71"/>
    <w:rsid w:val="00376FA0"/>
    <w:rsid w:val="0037779A"/>
    <w:rsid w:val="00377813"/>
    <w:rsid w:val="0037793B"/>
    <w:rsid w:val="00377E87"/>
    <w:rsid w:val="00377FC6"/>
    <w:rsid w:val="00380022"/>
    <w:rsid w:val="003801E7"/>
    <w:rsid w:val="00380AB0"/>
    <w:rsid w:val="00380C33"/>
    <w:rsid w:val="00380D74"/>
    <w:rsid w:val="00380E1B"/>
    <w:rsid w:val="00380F15"/>
    <w:rsid w:val="0038110A"/>
    <w:rsid w:val="00381257"/>
    <w:rsid w:val="00381337"/>
    <w:rsid w:val="00381513"/>
    <w:rsid w:val="0038158E"/>
    <w:rsid w:val="00381678"/>
    <w:rsid w:val="003817BE"/>
    <w:rsid w:val="00381844"/>
    <w:rsid w:val="00381A41"/>
    <w:rsid w:val="00381A6D"/>
    <w:rsid w:val="00381CD1"/>
    <w:rsid w:val="00382024"/>
    <w:rsid w:val="00382291"/>
    <w:rsid w:val="00382592"/>
    <w:rsid w:val="0038286D"/>
    <w:rsid w:val="00382C9C"/>
    <w:rsid w:val="00382D84"/>
    <w:rsid w:val="00382E4D"/>
    <w:rsid w:val="003830EB"/>
    <w:rsid w:val="00383494"/>
    <w:rsid w:val="00383981"/>
    <w:rsid w:val="00383AD8"/>
    <w:rsid w:val="00383ED8"/>
    <w:rsid w:val="003840B2"/>
    <w:rsid w:val="0038420A"/>
    <w:rsid w:val="0038438A"/>
    <w:rsid w:val="003847B3"/>
    <w:rsid w:val="00384998"/>
    <w:rsid w:val="00384BE6"/>
    <w:rsid w:val="00384D48"/>
    <w:rsid w:val="00384FB6"/>
    <w:rsid w:val="00384FFA"/>
    <w:rsid w:val="003850AB"/>
    <w:rsid w:val="00385372"/>
    <w:rsid w:val="00385478"/>
    <w:rsid w:val="0038565E"/>
    <w:rsid w:val="0038582A"/>
    <w:rsid w:val="00385F49"/>
    <w:rsid w:val="0038617B"/>
    <w:rsid w:val="0038637A"/>
    <w:rsid w:val="00386460"/>
    <w:rsid w:val="003865CF"/>
    <w:rsid w:val="003865D8"/>
    <w:rsid w:val="003866BF"/>
    <w:rsid w:val="0038687E"/>
    <w:rsid w:val="00386A09"/>
    <w:rsid w:val="00386A3E"/>
    <w:rsid w:val="00386B79"/>
    <w:rsid w:val="00386E50"/>
    <w:rsid w:val="0038714B"/>
    <w:rsid w:val="00387220"/>
    <w:rsid w:val="0038762B"/>
    <w:rsid w:val="00387743"/>
    <w:rsid w:val="0038788D"/>
    <w:rsid w:val="00387F6E"/>
    <w:rsid w:val="003900EB"/>
    <w:rsid w:val="003901CA"/>
    <w:rsid w:val="00390A79"/>
    <w:rsid w:val="00390D2A"/>
    <w:rsid w:val="003912A7"/>
    <w:rsid w:val="003918DA"/>
    <w:rsid w:val="00391B7F"/>
    <w:rsid w:val="00391D62"/>
    <w:rsid w:val="00391D87"/>
    <w:rsid w:val="00392386"/>
    <w:rsid w:val="00392853"/>
    <w:rsid w:val="00392A00"/>
    <w:rsid w:val="00392BA4"/>
    <w:rsid w:val="00392BCA"/>
    <w:rsid w:val="00392BDC"/>
    <w:rsid w:val="00392E21"/>
    <w:rsid w:val="00393013"/>
    <w:rsid w:val="00393206"/>
    <w:rsid w:val="003932C0"/>
    <w:rsid w:val="003944DA"/>
    <w:rsid w:val="003946AB"/>
    <w:rsid w:val="003946D5"/>
    <w:rsid w:val="0039488A"/>
    <w:rsid w:val="003948AB"/>
    <w:rsid w:val="003948AD"/>
    <w:rsid w:val="003949A5"/>
    <w:rsid w:val="00394C65"/>
    <w:rsid w:val="003958DE"/>
    <w:rsid w:val="003959AC"/>
    <w:rsid w:val="00395ABD"/>
    <w:rsid w:val="00395D57"/>
    <w:rsid w:val="00395E28"/>
    <w:rsid w:val="00396000"/>
    <w:rsid w:val="00396296"/>
    <w:rsid w:val="003962E2"/>
    <w:rsid w:val="003964AA"/>
    <w:rsid w:val="00396672"/>
    <w:rsid w:val="00396761"/>
    <w:rsid w:val="0039692B"/>
    <w:rsid w:val="00396ADB"/>
    <w:rsid w:val="00396CBD"/>
    <w:rsid w:val="00396E77"/>
    <w:rsid w:val="00396FBA"/>
    <w:rsid w:val="00397001"/>
    <w:rsid w:val="003971B9"/>
    <w:rsid w:val="003971F3"/>
    <w:rsid w:val="003976FF"/>
    <w:rsid w:val="00397916"/>
    <w:rsid w:val="00397B2B"/>
    <w:rsid w:val="00397BCF"/>
    <w:rsid w:val="00397C48"/>
    <w:rsid w:val="00397DFD"/>
    <w:rsid w:val="00397FD4"/>
    <w:rsid w:val="003A0057"/>
    <w:rsid w:val="003A037F"/>
    <w:rsid w:val="003A0389"/>
    <w:rsid w:val="003A06FA"/>
    <w:rsid w:val="003A08F5"/>
    <w:rsid w:val="003A094F"/>
    <w:rsid w:val="003A0C7F"/>
    <w:rsid w:val="003A0DE9"/>
    <w:rsid w:val="003A0F6E"/>
    <w:rsid w:val="003A0F7A"/>
    <w:rsid w:val="003A1133"/>
    <w:rsid w:val="003A1380"/>
    <w:rsid w:val="003A16BC"/>
    <w:rsid w:val="003A1A30"/>
    <w:rsid w:val="003A1B9C"/>
    <w:rsid w:val="003A1CDE"/>
    <w:rsid w:val="003A1DB0"/>
    <w:rsid w:val="003A20DF"/>
    <w:rsid w:val="003A2B2C"/>
    <w:rsid w:val="003A2BFD"/>
    <w:rsid w:val="003A2CD5"/>
    <w:rsid w:val="003A2DDA"/>
    <w:rsid w:val="003A34A8"/>
    <w:rsid w:val="003A3642"/>
    <w:rsid w:val="003A3644"/>
    <w:rsid w:val="003A3E94"/>
    <w:rsid w:val="003A4147"/>
    <w:rsid w:val="003A465C"/>
    <w:rsid w:val="003A46C4"/>
    <w:rsid w:val="003A4B19"/>
    <w:rsid w:val="003A4F94"/>
    <w:rsid w:val="003A52B3"/>
    <w:rsid w:val="003A554B"/>
    <w:rsid w:val="003A5697"/>
    <w:rsid w:val="003A5AA4"/>
    <w:rsid w:val="003A5CAF"/>
    <w:rsid w:val="003A5DE9"/>
    <w:rsid w:val="003A5F8D"/>
    <w:rsid w:val="003A609A"/>
    <w:rsid w:val="003A60DE"/>
    <w:rsid w:val="003A66D3"/>
    <w:rsid w:val="003A6745"/>
    <w:rsid w:val="003A6A7D"/>
    <w:rsid w:val="003A6B90"/>
    <w:rsid w:val="003A7420"/>
    <w:rsid w:val="003A7671"/>
    <w:rsid w:val="003A78D8"/>
    <w:rsid w:val="003A7A0A"/>
    <w:rsid w:val="003A7F64"/>
    <w:rsid w:val="003A7F8B"/>
    <w:rsid w:val="003B02BF"/>
    <w:rsid w:val="003B0D03"/>
    <w:rsid w:val="003B11CA"/>
    <w:rsid w:val="003B20E5"/>
    <w:rsid w:val="003B214B"/>
    <w:rsid w:val="003B23D1"/>
    <w:rsid w:val="003B2CE4"/>
    <w:rsid w:val="003B3256"/>
    <w:rsid w:val="003B3565"/>
    <w:rsid w:val="003B3B21"/>
    <w:rsid w:val="003B4003"/>
    <w:rsid w:val="003B4005"/>
    <w:rsid w:val="003B440A"/>
    <w:rsid w:val="003B4517"/>
    <w:rsid w:val="003B494F"/>
    <w:rsid w:val="003B4C4F"/>
    <w:rsid w:val="003B4EA3"/>
    <w:rsid w:val="003B52E5"/>
    <w:rsid w:val="003B544E"/>
    <w:rsid w:val="003B593B"/>
    <w:rsid w:val="003B5DC0"/>
    <w:rsid w:val="003B5E4D"/>
    <w:rsid w:val="003B6A04"/>
    <w:rsid w:val="003B75A5"/>
    <w:rsid w:val="003B7755"/>
    <w:rsid w:val="003B78CD"/>
    <w:rsid w:val="003B7DD0"/>
    <w:rsid w:val="003B7DFC"/>
    <w:rsid w:val="003B7EE6"/>
    <w:rsid w:val="003C0424"/>
    <w:rsid w:val="003C0453"/>
    <w:rsid w:val="003C063E"/>
    <w:rsid w:val="003C0FF0"/>
    <w:rsid w:val="003C110D"/>
    <w:rsid w:val="003C15D9"/>
    <w:rsid w:val="003C1AE5"/>
    <w:rsid w:val="003C1B10"/>
    <w:rsid w:val="003C1B8D"/>
    <w:rsid w:val="003C1C4C"/>
    <w:rsid w:val="003C1FC5"/>
    <w:rsid w:val="003C202A"/>
    <w:rsid w:val="003C243A"/>
    <w:rsid w:val="003C25C3"/>
    <w:rsid w:val="003C29EC"/>
    <w:rsid w:val="003C2DC9"/>
    <w:rsid w:val="003C2F7A"/>
    <w:rsid w:val="003C30A6"/>
    <w:rsid w:val="003C333D"/>
    <w:rsid w:val="003C3562"/>
    <w:rsid w:val="003C41FE"/>
    <w:rsid w:val="003C4200"/>
    <w:rsid w:val="003C44E9"/>
    <w:rsid w:val="003C4673"/>
    <w:rsid w:val="003C4740"/>
    <w:rsid w:val="003C4A7F"/>
    <w:rsid w:val="003C4AF0"/>
    <w:rsid w:val="003C4E6C"/>
    <w:rsid w:val="003C5209"/>
    <w:rsid w:val="003C57B4"/>
    <w:rsid w:val="003C5A0D"/>
    <w:rsid w:val="003C63B4"/>
    <w:rsid w:val="003C669C"/>
    <w:rsid w:val="003C6850"/>
    <w:rsid w:val="003C6A51"/>
    <w:rsid w:val="003C6D25"/>
    <w:rsid w:val="003C6ECF"/>
    <w:rsid w:val="003C716C"/>
    <w:rsid w:val="003C730D"/>
    <w:rsid w:val="003C7782"/>
    <w:rsid w:val="003C7797"/>
    <w:rsid w:val="003D0116"/>
    <w:rsid w:val="003D0568"/>
    <w:rsid w:val="003D0DF5"/>
    <w:rsid w:val="003D0F09"/>
    <w:rsid w:val="003D1228"/>
    <w:rsid w:val="003D12F1"/>
    <w:rsid w:val="003D1398"/>
    <w:rsid w:val="003D1435"/>
    <w:rsid w:val="003D151E"/>
    <w:rsid w:val="003D1551"/>
    <w:rsid w:val="003D1818"/>
    <w:rsid w:val="003D1C91"/>
    <w:rsid w:val="003D1D27"/>
    <w:rsid w:val="003D2297"/>
    <w:rsid w:val="003D27F1"/>
    <w:rsid w:val="003D281C"/>
    <w:rsid w:val="003D2AED"/>
    <w:rsid w:val="003D2E33"/>
    <w:rsid w:val="003D3523"/>
    <w:rsid w:val="003D3A52"/>
    <w:rsid w:val="003D3D8C"/>
    <w:rsid w:val="003D3E83"/>
    <w:rsid w:val="003D3E86"/>
    <w:rsid w:val="003D42E8"/>
    <w:rsid w:val="003D43CC"/>
    <w:rsid w:val="003D4DF5"/>
    <w:rsid w:val="003D500A"/>
    <w:rsid w:val="003D514D"/>
    <w:rsid w:val="003D5332"/>
    <w:rsid w:val="003D55AA"/>
    <w:rsid w:val="003D62D3"/>
    <w:rsid w:val="003D641B"/>
    <w:rsid w:val="003D667B"/>
    <w:rsid w:val="003D6961"/>
    <w:rsid w:val="003D6E5B"/>
    <w:rsid w:val="003D6FE9"/>
    <w:rsid w:val="003D71C2"/>
    <w:rsid w:val="003D793A"/>
    <w:rsid w:val="003D7A4F"/>
    <w:rsid w:val="003D7A51"/>
    <w:rsid w:val="003D7B0F"/>
    <w:rsid w:val="003D7B90"/>
    <w:rsid w:val="003D7D40"/>
    <w:rsid w:val="003D7DFB"/>
    <w:rsid w:val="003E0327"/>
    <w:rsid w:val="003E0525"/>
    <w:rsid w:val="003E077E"/>
    <w:rsid w:val="003E08AB"/>
    <w:rsid w:val="003E09C2"/>
    <w:rsid w:val="003E0C7F"/>
    <w:rsid w:val="003E107B"/>
    <w:rsid w:val="003E1B4C"/>
    <w:rsid w:val="003E1F9C"/>
    <w:rsid w:val="003E1FDC"/>
    <w:rsid w:val="003E21E6"/>
    <w:rsid w:val="003E224B"/>
    <w:rsid w:val="003E2379"/>
    <w:rsid w:val="003E26C6"/>
    <w:rsid w:val="003E27F6"/>
    <w:rsid w:val="003E2828"/>
    <w:rsid w:val="003E28A6"/>
    <w:rsid w:val="003E2C21"/>
    <w:rsid w:val="003E2D06"/>
    <w:rsid w:val="003E2EDE"/>
    <w:rsid w:val="003E3851"/>
    <w:rsid w:val="003E3966"/>
    <w:rsid w:val="003E3E98"/>
    <w:rsid w:val="003E41D7"/>
    <w:rsid w:val="003E4208"/>
    <w:rsid w:val="003E4AAF"/>
    <w:rsid w:val="003E4E87"/>
    <w:rsid w:val="003E55F9"/>
    <w:rsid w:val="003E5B2E"/>
    <w:rsid w:val="003E5CB4"/>
    <w:rsid w:val="003E671C"/>
    <w:rsid w:val="003E6736"/>
    <w:rsid w:val="003E6819"/>
    <w:rsid w:val="003E6986"/>
    <w:rsid w:val="003E7372"/>
    <w:rsid w:val="003E73E8"/>
    <w:rsid w:val="003E78F9"/>
    <w:rsid w:val="003E7CD8"/>
    <w:rsid w:val="003E7FE6"/>
    <w:rsid w:val="003F049A"/>
    <w:rsid w:val="003F0822"/>
    <w:rsid w:val="003F0859"/>
    <w:rsid w:val="003F0AB1"/>
    <w:rsid w:val="003F0B7C"/>
    <w:rsid w:val="003F11F8"/>
    <w:rsid w:val="003F1328"/>
    <w:rsid w:val="003F13C3"/>
    <w:rsid w:val="003F1539"/>
    <w:rsid w:val="003F19DA"/>
    <w:rsid w:val="003F1CD8"/>
    <w:rsid w:val="003F24C8"/>
    <w:rsid w:val="003F2683"/>
    <w:rsid w:val="003F283C"/>
    <w:rsid w:val="003F288E"/>
    <w:rsid w:val="003F292C"/>
    <w:rsid w:val="003F2B13"/>
    <w:rsid w:val="003F2F83"/>
    <w:rsid w:val="003F2FE3"/>
    <w:rsid w:val="003F3461"/>
    <w:rsid w:val="003F35DC"/>
    <w:rsid w:val="003F3668"/>
    <w:rsid w:val="003F366C"/>
    <w:rsid w:val="003F3678"/>
    <w:rsid w:val="003F383A"/>
    <w:rsid w:val="003F418E"/>
    <w:rsid w:val="003F41A2"/>
    <w:rsid w:val="003F44A5"/>
    <w:rsid w:val="003F49C2"/>
    <w:rsid w:val="003F4B56"/>
    <w:rsid w:val="003F4BA1"/>
    <w:rsid w:val="003F4C61"/>
    <w:rsid w:val="003F5071"/>
    <w:rsid w:val="003F567C"/>
    <w:rsid w:val="003F56BE"/>
    <w:rsid w:val="003F58A9"/>
    <w:rsid w:val="003F5909"/>
    <w:rsid w:val="003F595A"/>
    <w:rsid w:val="003F604C"/>
    <w:rsid w:val="003F62B8"/>
    <w:rsid w:val="003F6354"/>
    <w:rsid w:val="003F6BA0"/>
    <w:rsid w:val="003F6D33"/>
    <w:rsid w:val="003F6D7D"/>
    <w:rsid w:val="003F6E7B"/>
    <w:rsid w:val="003F6F43"/>
    <w:rsid w:val="003F7065"/>
    <w:rsid w:val="003F7075"/>
    <w:rsid w:val="003F72AD"/>
    <w:rsid w:val="003F764D"/>
    <w:rsid w:val="003F7727"/>
    <w:rsid w:val="003F77E1"/>
    <w:rsid w:val="003F7842"/>
    <w:rsid w:val="003F7E27"/>
    <w:rsid w:val="003F7F26"/>
    <w:rsid w:val="00400083"/>
    <w:rsid w:val="0040065E"/>
    <w:rsid w:val="004006F9"/>
    <w:rsid w:val="004007C3"/>
    <w:rsid w:val="00400985"/>
    <w:rsid w:val="0040161B"/>
    <w:rsid w:val="004016FE"/>
    <w:rsid w:val="00401BF0"/>
    <w:rsid w:val="00402235"/>
    <w:rsid w:val="0040267F"/>
    <w:rsid w:val="00402ACC"/>
    <w:rsid w:val="00402F39"/>
    <w:rsid w:val="0040348D"/>
    <w:rsid w:val="004036F0"/>
    <w:rsid w:val="00403B63"/>
    <w:rsid w:val="00403E09"/>
    <w:rsid w:val="004040D6"/>
    <w:rsid w:val="004041B5"/>
    <w:rsid w:val="00404670"/>
    <w:rsid w:val="0040470C"/>
    <w:rsid w:val="0040491E"/>
    <w:rsid w:val="0040498A"/>
    <w:rsid w:val="00404E73"/>
    <w:rsid w:val="004050FC"/>
    <w:rsid w:val="004055B6"/>
    <w:rsid w:val="004058A2"/>
    <w:rsid w:val="00405E67"/>
    <w:rsid w:val="00405E86"/>
    <w:rsid w:val="00405FCF"/>
    <w:rsid w:val="0040618B"/>
    <w:rsid w:val="00406266"/>
    <w:rsid w:val="00406F76"/>
    <w:rsid w:val="004071F5"/>
    <w:rsid w:val="00407AC9"/>
    <w:rsid w:val="00407BD9"/>
    <w:rsid w:val="00407E29"/>
    <w:rsid w:val="00407F97"/>
    <w:rsid w:val="0041026E"/>
    <w:rsid w:val="00410B53"/>
    <w:rsid w:val="00410DDA"/>
    <w:rsid w:val="00410F43"/>
    <w:rsid w:val="004110C0"/>
    <w:rsid w:val="0041112D"/>
    <w:rsid w:val="004115A7"/>
    <w:rsid w:val="00411703"/>
    <w:rsid w:val="004117D3"/>
    <w:rsid w:val="00411C65"/>
    <w:rsid w:val="00411F1D"/>
    <w:rsid w:val="00412325"/>
    <w:rsid w:val="004123FE"/>
    <w:rsid w:val="00412F28"/>
    <w:rsid w:val="00412FE5"/>
    <w:rsid w:val="0041307B"/>
    <w:rsid w:val="00413341"/>
    <w:rsid w:val="00413543"/>
    <w:rsid w:val="00413680"/>
    <w:rsid w:val="004136F7"/>
    <w:rsid w:val="00413C15"/>
    <w:rsid w:val="00413CD3"/>
    <w:rsid w:val="004143D5"/>
    <w:rsid w:val="00414712"/>
    <w:rsid w:val="00414B32"/>
    <w:rsid w:val="00414C74"/>
    <w:rsid w:val="00414CAD"/>
    <w:rsid w:val="00414D77"/>
    <w:rsid w:val="00414F6D"/>
    <w:rsid w:val="004153E4"/>
    <w:rsid w:val="004153EE"/>
    <w:rsid w:val="004157C2"/>
    <w:rsid w:val="00415893"/>
    <w:rsid w:val="00415B05"/>
    <w:rsid w:val="00415B3E"/>
    <w:rsid w:val="00415DE8"/>
    <w:rsid w:val="00416046"/>
    <w:rsid w:val="004161D7"/>
    <w:rsid w:val="00416266"/>
    <w:rsid w:val="00416347"/>
    <w:rsid w:val="004163ED"/>
    <w:rsid w:val="004167BC"/>
    <w:rsid w:val="0041681A"/>
    <w:rsid w:val="004168DD"/>
    <w:rsid w:val="00416ED2"/>
    <w:rsid w:val="00416F32"/>
    <w:rsid w:val="00417200"/>
    <w:rsid w:val="0041734A"/>
    <w:rsid w:val="00417494"/>
    <w:rsid w:val="00417797"/>
    <w:rsid w:val="00417881"/>
    <w:rsid w:val="00417B45"/>
    <w:rsid w:val="00417FB1"/>
    <w:rsid w:val="00420086"/>
    <w:rsid w:val="00420408"/>
    <w:rsid w:val="0042052F"/>
    <w:rsid w:val="00420660"/>
    <w:rsid w:val="00420926"/>
    <w:rsid w:val="00420C1D"/>
    <w:rsid w:val="0042102D"/>
    <w:rsid w:val="004213B6"/>
    <w:rsid w:val="004217E2"/>
    <w:rsid w:val="00421926"/>
    <w:rsid w:val="0042192C"/>
    <w:rsid w:val="004219C7"/>
    <w:rsid w:val="00421F61"/>
    <w:rsid w:val="00422098"/>
    <w:rsid w:val="004223AF"/>
    <w:rsid w:val="004223F6"/>
    <w:rsid w:val="004224B0"/>
    <w:rsid w:val="004224D7"/>
    <w:rsid w:val="00422BAA"/>
    <w:rsid w:val="00422BD7"/>
    <w:rsid w:val="00422C32"/>
    <w:rsid w:val="00422EBA"/>
    <w:rsid w:val="00422FCD"/>
    <w:rsid w:val="004231F1"/>
    <w:rsid w:val="00423448"/>
    <w:rsid w:val="00423771"/>
    <w:rsid w:val="00423EBE"/>
    <w:rsid w:val="004242EC"/>
    <w:rsid w:val="00424555"/>
    <w:rsid w:val="004247EA"/>
    <w:rsid w:val="00424A3D"/>
    <w:rsid w:val="00424E5E"/>
    <w:rsid w:val="00424EA7"/>
    <w:rsid w:val="0042515F"/>
    <w:rsid w:val="00425820"/>
    <w:rsid w:val="00425F56"/>
    <w:rsid w:val="00425FAA"/>
    <w:rsid w:val="004263BF"/>
    <w:rsid w:val="00426690"/>
    <w:rsid w:val="004269EC"/>
    <w:rsid w:val="00426DE5"/>
    <w:rsid w:val="00426E10"/>
    <w:rsid w:val="00427303"/>
    <w:rsid w:val="004274B9"/>
    <w:rsid w:val="004275AF"/>
    <w:rsid w:val="0042764E"/>
    <w:rsid w:val="00427791"/>
    <w:rsid w:val="0042780E"/>
    <w:rsid w:val="00427B33"/>
    <w:rsid w:val="00427F0F"/>
    <w:rsid w:val="004306D3"/>
    <w:rsid w:val="004306F6"/>
    <w:rsid w:val="00430BB0"/>
    <w:rsid w:val="00430FAC"/>
    <w:rsid w:val="00430FD1"/>
    <w:rsid w:val="00431169"/>
    <w:rsid w:val="004312DA"/>
    <w:rsid w:val="0043182A"/>
    <w:rsid w:val="00431E56"/>
    <w:rsid w:val="00432ACD"/>
    <w:rsid w:val="00432BAC"/>
    <w:rsid w:val="00432E51"/>
    <w:rsid w:val="00433020"/>
    <w:rsid w:val="0043342E"/>
    <w:rsid w:val="004335CF"/>
    <w:rsid w:val="00433940"/>
    <w:rsid w:val="004340F7"/>
    <w:rsid w:val="00434144"/>
    <w:rsid w:val="00434370"/>
    <w:rsid w:val="0043444A"/>
    <w:rsid w:val="004349C2"/>
    <w:rsid w:val="00434C05"/>
    <w:rsid w:val="004357B0"/>
    <w:rsid w:val="004357D8"/>
    <w:rsid w:val="0043678E"/>
    <w:rsid w:val="00436A1F"/>
    <w:rsid w:val="00437003"/>
    <w:rsid w:val="004371D2"/>
    <w:rsid w:val="00437737"/>
    <w:rsid w:val="00437D65"/>
    <w:rsid w:val="004400D2"/>
    <w:rsid w:val="00440122"/>
    <w:rsid w:val="00440462"/>
    <w:rsid w:val="00440658"/>
    <w:rsid w:val="004409FB"/>
    <w:rsid w:val="00440A7E"/>
    <w:rsid w:val="00440B10"/>
    <w:rsid w:val="00440D51"/>
    <w:rsid w:val="00440D8C"/>
    <w:rsid w:val="004410CD"/>
    <w:rsid w:val="004411E7"/>
    <w:rsid w:val="00441222"/>
    <w:rsid w:val="0044173E"/>
    <w:rsid w:val="00441AB5"/>
    <w:rsid w:val="00441DDC"/>
    <w:rsid w:val="00441F69"/>
    <w:rsid w:val="00442192"/>
    <w:rsid w:val="004423CF"/>
    <w:rsid w:val="004424E6"/>
    <w:rsid w:val="00442586"/>
    <w:rsid w:val="00442644"/>
    <w:rsid w:val="00442A6E"/>
    <w:rsid w:val="00442B8F"/>
    <w:rsid w:val="00442DC4"/>
    <w:rsid w:val="00442EF8"/>
    <w:rsid w:val="00443026"/>
    <w:rsid w:val="00443140"/>
    <w:rsid w:val="004433CF"/>
    <w:rsid w:val="004436A6"/>
    <w:rsid w:val="00443CFA"/>
    <w:rsid w:val="00443DFC"/>
    <w:rsid w:val="00443F02"/>
    <w:rsid w:val="004442D5"/>
    <w:rsid w:val="00444674"/>
    <w:rsid w:val="00444AE3"/>
    <w:rsid w:val="00444C4D"/>
    <w:rsid w:val="00445761"/>
    <w:rsid w:val="004457B8"/>
    <w:rsid w:val="00446108"/>
    <w:rsid w:val="0044640F"/>
    <w:rsid w:val="00446717"/>
    <w:rsid w:val="004468D3"/>
    <w:rsid w:val="0044691B"/>
    <w:rsid w:val="00447861"/>
    <w:rsid w:val="00447975"/>
    <w:rsid w:val="00450027"/>
    <w:rsid w:val="00450204"/>
    <w:rsid w:val="0045049F"/>
    <w:rsid w:val="004509F7"/>
    <w:rsid w:val="00450A94"/>
    <w:rsid w:val="00450D55"/>
    <w:rsid w:val="00450DA7"/>
    <w:rsid w:val="00450EF1"/>
    <w:rsid w:val="00450FD0"/>
    <w:rsid w:val="00450FE0"/>
    <w:rsid w:val="00451421"/>
    <w:rsid w:val="00451CD1"/>
    <w:rsid w:val="00451E2D"/>
    <w:rsid w:val="00451E86"/>
    <w:rsid w:val="00451E8B"/>
    <w:rsid w:val="00452237"/>
    <w:rsid w:val="0045288C"/>
    <w:rsid w:val="00452A7A"/>
    <w:rsid w:val="00452BF1"/>
    <w:rsid w:val="00452C49"/>
    <w:rsid w:val="0045354B"/>
    <w:rsid w:val="00453BA0"/>
    <w:rsid w:val="00453D3C"/>
    <w:rsid w:val="00453D94"/>
    <w:rsid w:val="00454049"/>
    <w:rsid w:val="0045445A"/>
    <w:rsid w:val="004545B8"/>
    <w:rsid w:val="004547FE"/>
    <w:rsid w:val="00454822"/>
    <w:rsid w:val="00454B3C"/>
    <w:rsid w:val="00454B7F"/>
    <w:rsid w:val="00454B8E"/>
    <w:rsid w:val="00454D7A"/>
    <w:rsid w:val="00454DCF"/>
    <w:rsid w:val="0045516E"/>
    <w:rsid w:val="0045555E"/>
    <w:rsid w:val="00455853"/>
    <w:rsid w:val="0045597A"/>
    <w:rsid w:val="00455B6C"/>
    <w:rsid w:val="00455BBD"/>
    <w:rsid w:val="00455DBF"/>
    <w:rsid w:val="004563BE"/>
    <w:rsid w:val="004563DE"/>
    <w:rsid w:val="00456619"/>
    <w:rsid w:val="00456A00"/>
    <w:rsid w:val="00456A7A"/>
    <w:rsid w:val="00456BF9"/>
    <w:rsid w:val="004572CC"/>
    <w:rsid w:val="004573E3"/>
    <w:rsid w:val="0045761E"/>
    <w:rsid w:val="00457645"/>
    <w:rsid w:val="004578C2"/>
    <w:rsid w:val="00460090"/>
    <w:rsid w:val="00460475"/>
    <w:rsid w:val="00460616"/>
    <w:rsid w:val="004606BF"/>
    <w:rsid w:val="004606E4"/>
    <w:rsid w:val="00460A0A"/>
    <w:rsid w:val="0046153E"/>
    <w:rsid w:val="00461754"/>
    <w:rsid w:val="00461869"/>
    <w:rsid w:val="00461BDC"/>
    <w:rsid w:val="00461F57"/>
    <w:rsid w:val="0046223F"/>
    <w:rsid w:val="004627DD"/>
    <w:rsid w:val="00462D0C"/>
    <w:rsid w:val="00462D47"/>
    <w:rsid w:val="00463013"/>
    <w:rsid w:val="0046331D"/>
    <w:rsid w:val="00463520"/>
    <w:rsid w:val="00463BDA"/>
    <w:rsid w:val="00463DBE"/>
    <w:rsid w:val="0046480A"/>
    <w:rsid w:val="0046489D"/>
    <w:rsid w:val="00464A67"/>
    <w:rsid w:val="00464AD3"/>
    <w:rsid w:val="00464C9E"/>
    <w:rsid w:val="004659E6"/>
    <w:rsid w:val="00465DAB"/>
    <w:rsid w:val="00466918"/>
    <w:rsid w:val="004669E0"/>
    <w:rsid w:val="00466AB6"/>
    <w:rsid w:val="004672AD"/>
    <w:rsid w:val="004673E8"/>
    <w:rsid w:val="004673EF"/>
    <w:rsid w:val="00467696"/>
    <w:rsid w:val="00467973"/>
    <w:rsid w:val="00470057"/>
    <w:rsid w:val="00470842"/>
    <w:rsid w:val="0047092B"/>
    <w:rsid w:val="00471AA9"/>
    <w:rsid w:val="00471B08"/>
    <w:rsid w:val="00471EE4"/>
    <w:rsid w:val="004721E9"/>
    <w:rsid w:val="00472358"/>
    <w:rsid w:val="0047241D"/>
    <w:rsid w:val="0047273C"/>
    <w:rsid w:val="0047297E"/>
    <w:rsid w:val="00472BE4"/>
    <w:rsid w:val="00472F6B"/>
    <w:rsid w:val="004730D5"/>
    <w:rsid w:val="00473A8D"/>
    <w:rsid w:val="00473AD3"/>
    <w:rsid w:val="004741DE"/>
    <w:rsid w:val="00474384"/>
    <w:rsid w:val="004743B6"/>
    <w:rsid w:val="004745B8"/>
    <w:rsid w:val="00474C04"/>
    <w:rsid w:val="00474C37"/>
    <w:rsid w:val="00474D3B"/>
    <w:rsid w:val="00475190"/>
    <w:rsid w:val="0047526B"/>
    <w:rsid w:val="00475890"/>
    <w:rsid w:val="004759A0"/>
    <w:rsid w:val="00475B64"/>
    <w:rsid w:val="00475DD6"/>
    <w:rsid w:val="004760C9"/>
    <w:rsid w:val="004765FD"/>
    <w:rsid w:val="004766AD"/>
    <w:rsid w:val="004766FC"/>
    <w:rsid w:val="00476C18"/>
    <w:rsid w:val="00476E3F"/>
    <w:rsid w:val="00477014"/>
    <w:rsid w:val="00477170"/>
    <w:rsid w:val="00477362"/>
    <w:rsid w:val="004773B0"/>
    <w:rsid w:val="0047740F"/>
    <w:rsid w:val="004774EA"/>
    <w:rsid w:val="00477B6A"/>
    <w:rsid w:val="00480021"/>
    <w:rsid w:val="004801C1"/>
    <w:rsid w:val="004801D9"/>
    <w:rsid w:val="0048034C"/>
    <w:rsid w:val="004807E2"/>
    <w:rsid w:val="0048084F"/>
    <w:rsid w:val="00480E5A"/>
    <w:rsid w:val="00481659"/>
    <w:rsid w:val="004817B0"/>
    <w:rsid w:val="00482798"/>
    <w:rsid w:val="00482922"/>
    <w:rsid w:val="00482AFC"/>
    <w:rsid w:val="00482EF6"/>
    <w:rsid w:val="00482F15"/>
    <w:rsid w:val="00482F23"/>
    <w:rsid w:val="00482F57"/>
    <w:rsid w:val="0048317E"/>
    <w:rsid w:val="004831E9"/>
    <w:rsid w:val="00483235"/>
    <w:rsid w:val="00483489"/>
    <w:rsid w:val="00483663"/>
    <w:rsid w:val="004838CF"/>
    <w:rsid w:val="004838F6"/>
    <w:rsid w:val="00483A02"/>
    <w:rsid w:val="00483C5F"/>
    <w:rsid w:val="004846F8"/>
    <w:rsid w:val="00484997"/>
    <w:rsid w:val="00484AF0"/>
    <w:rsid w:val="00484F72"/>
    <w:rsid w:val="004851C9"/>
    <w:rsid w:val="00485385"/>
    <w:rsid w:val="004853AE"/>
    <w:rsid w:val="0048559C"/>
    <w:rsid w:val="00485A24"/>
    <w:rsid w:val="00485CEA"/>
    <w:rsid w:val="00485E5E"/>
    <w:rsid w:val="00486128"/>
    <w:rsid w:val="004863CB"/>
    <w:rsid w:val="0048643C"/>
    <w:rsid w:val="00486C72"/>
    <w:rsid w:val="004870A6"/>
    <w:rsid w:val="00487292"/>
    <w:rsid w:val="004877E4"/>
    <w:rsid w:val="00487C06"/>
    <w:rsid w:val="00487DBE"/>
    <w:rsid w:val="00487E41"/>
    <w:rsid w:val="00487E4A"/>
    <w:rsid w:val="00487ECC"/>
    <w:rsid w:val="00490080"/>
    <w:rsid w:val="00490966"/>
    <w:rsid w:val="00490DB3"/>
    <w:rsid w:val="00491549"/>
    <w:rsid w:val="00491622"/>
    <w:rsid w:val="004917EF"/>
    <w:rsid w:val="00491927"/>
    <w:rsid w:val="004919A7"/>
    <w:rsid w:val="00491CBC"/>
    <w:rsid w:val="00491CEF"/>
    <w:rsid w:val="00491FCF"/>
    <w:rsid w:val="004920BF"/>
    <w:rsid w:val="004922D6"/>
    <w:rsid w:val="004929EE"/>
    <w:rsid w:val="00492C75"/>
    <w:rsid w:val="004932A4"/>
    <w:rsid w:val="004933A1"/>
    <w:rsid w:val="004942AB"/>
    <w:rsid w:val="0049433C"/>
    <w:rsid w:val="00494434"/>
    <w:rsid w:val="00494657"/>
    <w:rsid w:val="004947C3"/>
    <w:rsid w:val="004948BE"/>
    <w:rsid w:val="00494971"/>
    <w:rsid w:val="00494989"/>
    <w:rsid w:val="00494D31"/>
    <w:rsid w:val="00494FE0"/>
    <w:rsid w:val="0049509E"/>
    <w:rsid w:val="004951D2"/>
    <w:rsid w:val="0049547A"/>
    <w:rsid w:val="004955F3"/>
    <w:rsid w:val="00495607"/>
    <w:rsid w:val="0049568C"/>
    <w:rsid w:val="00495BE2"/>
    <w:rsid w:val="00495C26"/>
    <w:rsid w:val="00495CA9"/>
    <w:rsid w:val="00495E76"/>
    <w:rsid w:val="0049608B"/>
    <w:rsid w:val="0049614B"/>
    <w:rsid w:val="00496251"/>
    <w:rsid w:val="00496800"/>
    <w:rsid w:val="0049687F"/>
    <w:rsid w:val="00496922"/>
    <w:rsid w:val="00496BAD"/>
    <w:rsid w:val="00496C0E"/>
    <w:rsid w:val="00497125"/>
    <w:rsid w:val="00497192"/>
    <w:rsid w:val="00497631"/>
    <w:rsid w:val="0049789A"/>
    <w:rsid w:val="0049792A"/>
    <w:rsid w:val="00497989"/>
    <w:rsid w:val="00497BCB"/>
    <w:rsid w:val="00497F62"/>
    <w:rsid w:val="00497FA7"/>
    <w:rsid w:val="004A068D"/>
    <w:rsid w:val="004A0F93"/>
    <w:rsid w:val="004A0FB6"/>
    <w:rsid w:val="004A1733"/>
    <w:rsid w:val="004A1BB5"/>
    <w:rsid w:val="004A1C67"/>
    <w:rsid w:val="004A1CAD"/>
    <w:rsid w:val="004A1DC5"/>
    <w:rsid w:val="004A206D"/>
    <w:rsid w:val="004A2083"/>
    <w:rsid w:val="004A21A6"/>
    <w:rsid w:val="004A21FD"/>
    <w:rsid w:val="004A2465"/>
    <w:rsid w:val="004A2547"/>
    <w:rsid w:val="004A2C10"/>
    <w:rsid w:val="004A32D3"/>
    <w:rsid w:val="004A345D"/>
    <w:rsid w:val="004A3750"/>
    <w:rsid w:val="004A3919"/>
    <w:rsid w:val="004A39A2"/>
    <w:rsid w:val="004A3B0B"/>
    <w:rsid w:val="004A3B45"/>
    <w:rsid w:val="004A3E38"/>
    <w:rsid w:val="004A4436"/>
    <w:rsid w:val="004A44F7"/>
    <w:rsid w:val="004A4666"/>
    <w:rsid w:val="004A48D9"/>
    <w:rsid w:val="004A4D59"/>
    <w:rsid w:val="004A4ED9"/>
    <w:rsid w:val="004A527A"/>
    <w:rsid w:val="004A533C"/>
    <w:rsid w:val="004A53B1"/>
    <w:rsid w:val="004A5895"/>
    <w:rsid w:val="004A5E53"/>
    <w:rsid w:val="004A5E65"/>
    <w:rsid w:val="004A5F41"/>
    <w:rsid w:val="004A6484"/>
    <w:rsid w:val="004A68EF"/>
    <w:rsid w:val="004A69A2"/>
    <w:rsid w:val="004A6AD6"/>
    <w:rsid w:val="004A6CD5"/>
    <w:rsid w:val="004A6F65"/>
    <w:rsid w:val="004A77A7"/>
    <w:rsid w:val="004A7D45"/>
    <w:rsid w:val="004B0208"/>
    <w:rsid w:val="004B0542"/>
    <w:rsid w:val="004B0894"/>
    <w:rsid w:val="004B08DC"/>
    <w:rsid w:val="004B0EF2"/>
    <w:rsid w:val="004B0F93"/>
    <w:rsid w:val="004B137F"/>
    <w:rsid w:val="004B1FA0"/>
    <w:rsid w:val="004B2293"/>
    <w:rsid w:val="004B25F5"/>
    <w:rsid w:val="004B260A"/>
    <w:rsid w:val="004B29E7"/>
    <w:rsid w:val="004B30B0"/>
    <w:rsid w:val="004B36F4"/>
    <w:rsid w:val="004B3739"/>
    <w:rsid w:val="004B376D"/>
    <w:rsid w:val="004B37C0"/>
    <w:rsid w:val="004B3B47"/>
    <w:rsid w:val="004B3DBB"/>
    <w:rsid w:val="004B4005"/>
    <w:rsid w:val="004B40B6"/>
    <w:rsid w:val="004B4129"/>
    <w:rsid w:val="004B42A1"/>
    <w:rsid w:val="004B46F1"/>
    <w:rsid w:val="004B4BD2"/>
    <w:rsid w:val="004B4F3B"/>
    <w:rsid w:val="004B57E5"/>
    <w:rsid w:val="004B5ACB"/>
    <w:rsid w:val="004B5D95"/>
    <w:rsid w:val="004B60E9"/>
    <w:rsid w:val="004B61D4"/>
    <w:rsid w:val="004B6483"/>
    <w:rsid w:val="004B67DB"/>
    <w:rsid w:val="004B6C11"/>
    <w:rsid w:val="004B6DBB"/>
    <w:rsid w:val="004B6FF2"/>
    <w:rsid w:val="004B716F"/>
    <w:rsid w:val="004B7238"/>
    <w:rsid w:val="004B7BC0"/>
    <w:rsid w:val="004B7F6D"/>
    <w:rsid w:val="004B7FDC"/>
    <w:rsid w:val="004C03E6"/>
    <w:rsid w:val="004C06A0"/>
    <w:rsid w:val="004C0702"/>
    <w:rsid w:val="004C094B"/>
    <w:rsid w:val="004C0B25"/>
    <w:rsid w:val="004C0C92"/>
    <w:rsid w:val="004C0DC2"/>
    <w:rsid w:val="004C1594"/>
    <w:rsid w:val="004C16E0"/>
    <w:rsid w:val="004C18EE"/>
    <w:rsid w:val="004C1B99"/>
    <w:rsid w:val="004C1DFA"/>
    <w:rsid w:val="004C1FEB"/>
    <w:rsid w:val="004C23DC"/>
    <w:rsid w:val="004C2A19"/>
    <w:rsid w:val="004C2B67"/>
    <w:rsid w:val="004C313E"/>
    <w:rsid w:val="004C3672"/>
    <w:rsid w:val="004C3909"/>
    <w:rsid w:val="004C391B"/>
    <w:rsid w:val="004C3D43"/>
    <w:rsid w:val="004C3DD0"/>
    <w:rsid w:val="004C3FB1"/>
    <w:rsid w:val="004C4540"/>
    <w:rsid w:val="004C47A1"/>
    <w:rsid w:val="004C4A09"/>
    <w:rsid w:val="004C4B1C"/>
    <w:rsid w:val="004C4B6A"/>
    <w:rsid w:val="004C5083"/>
    <w:rsid w:val="004C550E"/>
    <w:rsid w:val="004C5557"/>
    <w:rsid w:val="004C576D"/>
    <w:rsid w:val="004C587F"/>
    <w:rsid w:val="004C5B29"/>
    <w:rsid w:val="004C5DAE"/>
    <w:rsid w:val="004C610B"/>
    <w:rsid w:val="004C663F"/>
    <w:rsid w:val="004C6676"/>
    <w:rsid w:val="004C69FA"/>
    <w:rsid w:val="004C71BF"/>
    <w:rsid w:val="004C762B"/>
    <w:rsid w:val="004C7E7A"/>
    <w:rsid w:val="004D017A"/>
    <w:rsid w:val="004D01FF"/>
    <w:rsid w:val="004D0567"/>
    <w:rsid w:val="004D06E3"/>
    <w:rsid w:val="004D06F7"/>
    <w:rsid w:val="004D12C4"/>
    <w:rsid w:val="004D13ED"/>
    <w:rsid w:val="004D1546"/>
    <w:rsid w:val="004D15AE"/>
    <w:rsid w:val="004D16C3"/>
    <w:rsid w:val="004D16DE"/>
    <w:rsid w:val="004D1859"/>
    <w:rsid w:val="004D1B0F"/>
    <w:rsid w:val="004D1D67"/>
    <w:rsid w:val="004D298F"/>
    <w:rsid w:val="004D2F48"/>
    <w:rsid w:val="004D32C9"/>
    <w:rsid w:val="004D3483"/>
    <w:rsid w:val="004D3646"/>
    <w:rsid w:val="004D3890"/>
    <w:rsid w:val="004D3A89"/>
    <w:rsid w:val="004D3F12"/>
    <w:rsid w:val="004D417E"/>
    <w:rsid w:val="004D41A8"/>
    <w:rsid w:val="004D4254"/>
    <w:rsid w:val="004D46A8"/>
    <w:rsid w:val="004D46B3"/>
    <w:rsid w:val="004D4883"/>
    <w:rsid w:val="004D4A36"/>
    <w:rsid w:val="004D4C39"/>
    <w:rsid w:val="004D4F24"/>
    <w:rsid w:val="004D57BE"/>
    <w:rsid w:val="004D5925"/>
    <w:rsid w:val="004D59A8"/>
    <w:rsid w:val="004D5DB0"/>
    <w:rsid w:val="004D5DB6"/>
    <w:rsid w:val="004D62EE"/>
    <w:rsid w:val="004D6570"/>
    <w:rsid w:val="004D6611"/>
    <w:rsid w:val="004D6783"/>
    <w:rsid w:val="004D688D"/>
    <w:rsid w:val="004D6A0D"/>
    <w:rsid w:val="004D725D"/>
    <w:rsid w:val="004D7299"/>
    <w:rsid w:val="004D7785"/>
    <w:rsid w:val="004D7B3C"/>
    <w:rsid w:val="004D7B44"/>
    <w:rsid w:val="004E013C"/>
    <w:rsid w:val="004E020E"/>
    <w:rsid w:val="004E021B"/>
    <w:rsid w:val="004E076C"/>
    <w:rsid w:val="004E0817"/>
    <w:rsid w:val="004E0A29"/>
    <w:rsid w:val="004E1087"/>
    <w:rsid w:val="004E1167"/>
    <w:rsid w:val="004E11C1"/>
    <w:rsid w:val="004E192C"/>
    <w:rsid w:val="004E1B9D"/>
    <w:rsid w:val="004E1BF3"/>
    <w:rsid w:val="004E1C89"/>
    <w:rsid w:val="004E1F7A"/>
    <w:rsid w:val="004E2028"/>
    <w:rsid w:val="004E252C"/>
    <w:rsid w:val="004E2665"/>
    <w:rsid w:val="004E2784"/>
    <w:rsid w:val="004E2BFD"/>
    <w:rsid w:val="004E2CD3"/>
    <w:rsid w:val="004E2D6F"/>
    <w:rsid w:val="004E2E31"/>
    <w:rsid w:val="004E2E8D"/>
    <w:rsid w:val="004E2F10"/>
    <w:rsid w:val="004E3209"/>
    <w:rsid w:val="004E343D"/>
    <w:rsid w:val="004E3AC5"/>
    <w:rsid w:val="004E3C42"/>
    <w:rsid w:val="004E429E"/>
    <w:rsid w:val="004E45AC"/>
    <w:rsid w:val="004E49A1"/>
    <w:rsid w:val="004E4B88"/>
    <w:rsid w:val="004E4EB0"/>
    <w:rsid w:val="004E558A"/>
    <w:rsid w:val="004E56DA"/>
    <w:rsid w:val="004E5BB0"/>
    <w:rsid w:val="004E5CFB"/>
    <w:rsid w:val="004E60EA"/>
    <w:rsid w:val="004E62C3"/>
    <w:rsid w:val="004E6C54"/>
    <w:rsid w:val="004E6D49"/>
    <w:rsid w:val="004E70D6"/>
    <w:rsid w:val="004E74C0"/>
    <w:rsid w:val="004E7742"/>
    <w:rsid w:val="004E77B1"/>
    <w:rsid w:val="004E7AF8"/>
    <w:rsid w:val="004E7BC3"/>
    <w:rsid w:val="004F0035"/>
    <w:rsid w:val="004F004E"/>
    <w:rsid w:val="004F027D"/>
    <w:rsid w:val="004F0AB6"/>
    <w:rsid w:val="004F0C6A"/>
    <w:rsid w:val="004F0D94"/>
    <w:rsid w:val="004F10D3"/>
    <w:rsid w:val="004F14B4"/>
    <w:rsid w:val="004F1667"/>
    <w:rsid w:val="004F1756"/>
    <w:rsid w:val="004F19B5"/>
    <w:rsid w:val="004F1DF0"/>
    <w:rsid w:val="004F1F60"/>
    <w:rsid w:val="004F1F6D"/>
    <w:rsid w:val="004F1FF5"/>
    <w:rsid w:val="004F22C1"/>
    <w:rsid w:val="004F26D4"/>
    <w:rsid w:val="004F2748"/>
    <w:rsid w:val="004F288F"/>
    <w:rsid w:val="004F2926"/>
    <w:rsid w:val="004F2B42"/>
    <w:rsid w:val="004F2C23"/>
    <w:rsid w:val="004F3903"/>
    <w:rsid w:val="004F3CC8"/>
    <w:rsid w:val="004F3DA1"/>
    <w:rsid w:val="004F3EA3"/>
    <w:rsid w:val="004F4373"/>
    <w:rsid w:val="004F4430"/>
    <w:rsid w:val="004F4E54"/>
    <w:rsid w:val="004F5163"/>
    <w:rsid w:val="004F5368"/>
    <w:rsid w:val="004F56FF"/>
    <w:rsid w:val="004F580F"/>
    <w:rsid w:val="004F5BB1"/>
    <w:rsid w:val="004F5D3F"/>
    <w:rsid w:val="004F630B"/>
    <w:rsid w:val="004F64CD"/>
    <w:rsid w:val="004F651F"/>
    <w:rsid w:val="004F654F"/>
    <w:rsid w:val="004F6E1C"/>
    <w:rsid w:val="004F6F44"/>
    <w:rsid w:val="004F7249"/>
    <w:rsid w:val="004F754A"/>
    <w:rsid w:val="004F78C4"/>
    <w:rsid w:val="004F7998"/>
    <w:rsid w:val="004F7C99"/>
    <w:rsid w:val="004F7E5A"/>
    <w:rsid w:val="004F7F74"/>
    <w:rsid w:val="0050019F"/>
    <w:rsid w:val="00500281"/>
    <w:rsid w:val="00500990"/>
    <w:rsid w:val="00500A53"/>
    <w:rsid w:val="00500BD5"/>
    <w:rsid w:val="00500D83"/>
    <w:rsid w:val="005010A3"/>
    <w:rsid w:val="00501575"/>
    <w:rsid w:val="00501C5A"/>
    <w:rsid w:val="00501C6E"/>
    <w:rsid w:val="00501D22"/>
    <w:rsid w:val="005023C4"/>
    <w:rsid w:val="00502C8E"/>
    <w:rsid w:val="00503231"/>
    <w:rsid w:val="00503728"/>
    <w:rsid w:val="005037CC"/>
    <w:rsid w:val="005038D4"/>
    <w:rsid w:val="00503901"/>
    <w:rsid w:val="00503D3B"/>
    <w:rsid w:val="00503D43"/>
    <w:rsid w:val="00503E09"/>
    <w:rsid w:val="00503E5B"/>
    <w:rsid w:val="00504260"/>
    <w:rsid w:val="005046A3"/>
    <w:rsid w:val="0050494A"/>
    <w:rsid w:val="00504971"/>
    <w:rsid w:val="00504B97"/>
    <w:rsid w:val="00505035"/>
    <w:rsid w:val="005056D5"/>
    <w:rsid w:val="005056E9"/>
    <w:rsid w:val="00505A4F"/>
    <w:rsid w:val="00505A86"/>
    <w:rsid w:val="00505CF0"/>
    <w:rsid w:val="00505E68"/>
    <w:rsid w:val="0050602F"/>
    <w:rsid w:val="0050618D"/>
    <w:rsid w:val="0050625E"/>
    <w:rsid w:val="005064F2"/>
    <w:rsid w:val="00506E6D"/>
    <w:rsid w:val="00506E8C"/>
    <w:rsid w:val="00507097"/>
    <w:rsid w:val="0050727F"/>
    <w:rsid w:val="005074DD"/>
    <w:rsid w:val="00507BD5"/>
    <w:rsid w:val="00507CE1"/>
    <w:rsid w:val="00507E51"/>
    <w:rsid w:val="00510154"/>
    <w:rsid w:val="005103B5"/>
    <w:rsid w:val="00510666"/>
    <w:rsid w:val="00510828"/>
    <w:rsid w:val="00510899"/>
    <w:rsid w:val="00510ABB"/>
    <w:rsid w:val="00510F4D"/>
    <w:rsid w:val="00510F71"/>
    <w:rsid w:val="0051102A"/>
    <w:rsid w:val="005110C0"/>
    <w:rsid w:val="005112B7"/>
    <w:rsid w:val="00511531"/>
    <w:rsid w:val="0051156B"/>
    <w:rsid w:val="0051159D"/>
    <w:rsid w:val="005119D1"/>
    <w:rsid w:val="00511AE1"/>
    <w:rsid w:val="00511C89"/>
    <w:rsid w:val="00511CB6"/>
    <w:rsid w:val="00511DD6"/>
    <w:rsid w:val="00511EA0"/>
    <w:rsid w:val="00511F35"/>
    <w:rsid w:val="00512559"/>
    <w:rsid w:val="005129CF"/>
    <w:rsid w:val="00512AA5"/>
    <w:rsid w:val="00512AB1"/>
    <w:rsid w:val="00513096"/>
    <w:rsid w:val="00513297"/>
    <w:rsid w:val="005132EA"/>
    <w:rsid w:val="005136D6"/>
    <w:rsid w:val="005136EB"/>
    <w:rsid w:val="0051380F"/>
    <w:rsid w:val="00513B92"/>
    <w:rsid w:val="00513CF1"/>
    <w:rsid w:val="00513E10"/>
    <w:rsid w:val="005143DA"/>
    <w:rsid w:val="005146F5"/>
    <w:rsid w:val="00514DE2"/>
    <w:rsid w:val="00515101"/>
    <w:rsid w:val="005151D4"/>
    <w:rsid w:val="00515352"/>
    <w:rsid w:val="005159E1"/>
    <w:rsid w:val="00515D56"/>
    <w:rsid w:val="00516130"/>
    <w:rsid w:val="0051613C"/>
    <w:rsid w:val="00516A7F"/>
    <w:rsid w:val="00516BC4"/>
    <w:rsid w:val="00516D26"/>
    <w:rsid w:val="00516F80"/>
    <w:rsid w:val="00516FB9"/>
    <w:rsid w:val="005170F3"/>
    <w:rsid w:val="00517110"/>
    <w:rsid w:val="00517768"/>
    <w:rsid w:val="00517888"/>
    <w:rsid w:val="005178C0"/>
    <w:rsid w:val="005179C4"/>
    <w:rsid w:val="00517C8C"/>
    <w:rsid w:val="00517C9B"/>
    <w:rsid w:val="00517DEF"/>
    <w:rsid w:val="005206EE"/>
    <w:rsid w:val="00520878"/>
    <w:rsid w:val="0052091C"/>
    <w:rsid w:val="00520928"/>
    <w:rsid w:val="00521536"/>
    <w:rsid w:val="00521689"/>
    <w:rsid w:val="005217A2"/>
    <w:rsid w:val="005219FF"/>
    <w:rsid w:val="005223AC"/>
    <w:rsid w:val="00522418"/>
    <w:rsid w:val="005227B5"/>
    <w:rsid w:val="00522921"/>
    <w:rsid w:val="00522C4B"/>
    <w:rsid w:val="00522D1B"/>
    <w:rsid w:val="00522EB0"/>
    <w:rsid w:val="0052326F"/>
    <w:rsid w:val="005232C5"/>
    <w:rsid w:val="00523807"/>
    <w:rsid w:val="00523A85"/>
    <w:rsid w:val="00523CE1"/>
    <w:rsid w:val="00523D73"/>
    <w:rsid w:val="00523DE7"/>
    <w:rsid w:val="005240A7"/>
    <w:rsid w:val="00524740"/>
    <w:rsid w:val="0052477C"/>
    <w:rsid w:val="00524966"/>
    <w:rsid w:val="00524C78"/>
    <w:rsid w:val="00524D1A"/>
    <w:rsid w:val="00524D9F"/>
    <w:rsid w:val="005250CB"/>
    <w:rsid w:val="00525295"/>
    <w:rsid w:val="0052533B"/>
    <w:rsid w:val="0052544C"/>
    <w:rsid w:val="005254EE"/>
    <w:rsid w:val="005255E2"/>
    <w:rsid w:val="00525622"/>
    <w:rsid w:val="00525BD9"/>
    <w:rsid w:val="00525D04"/>
    <w:rsid w:val="00526087"/>
    <w:rsid w:val="00526139"/>
    <w:rsid w:val="005261A0"/>
    <w:rsid w:val="00526482"/>
    <w:rsid w:val="00526593"/>
    <w:rsid w:val="00526782"/>
    <w:rsid w:val="00526A20"/>
    <w:rsid w:val="00526B59"/>
    <w:rsid w:val="00526E3A"/>
    <w:rsid w:val="00526E71"/>
    <w:rsid w:val="005274F9"/>
    <w:rsid w:val="00527632"/>
    <w:rsid w:val="00527700"/>
    <w:rsid w:val="005277FD"/>
    <w:rsid w:val="00527CAB"/>
    <w:rsid w:val="0053044F"/>
    <w:rsid w:val="0053084E"/>
    <w:rsid w:val="00530886"/>
    <w:rsid w:val="0053099F"/>
    <w:rsid w:val="00530CE4"/>
    <w:rsid w:val="005311C1"/>
    <w:rsid w:val="005315FF"/>
    <w:rsid w:val="005318FB"/>
    <w:rsid w:val="005319D3"/>
    <w:rsid w:val="00532460"/>
    <w:rsid w:val="00532AD7"/>
    <w:rsid w:val="00532BBA"/>
    <w:rsid w:val="00532C0C"/>
    <w:rsid w:val="00532DD4"/>
    <w:rsid w:val="00533048"/>
    <w:rsid w:val="005331C9"/>
    <w:rsid w:val="00533491"/>
    <w:rsid w:val="005337FE"/>
    <w:rsid w:val="005338E3"/>
    <w:rsid w:val="005339C8"/>
    <w:rsid w:val="00533A30"/>
    <w:rsid w:val="00533C96"/>
    <w:rsid w:val="00533E02"/>
    <w:rsid w:val="00533E9E"/>
    <w:rsid w:val="00534212"/>
    <w:rsid w:val="00534267"/>
    <w:rsid w:val="005342A2"/>
    <w:rsid w:val="005342C8"/>
    <w:rsid w:val="00534909"/>
    <w:rsid w:val="00534A3E"/>
    <w:rsid w:val="00534B3B"/>
    <w:rsid w:val="00534F48"/>
    <w:rsid w:val="00534FFB"/>
    <w:rsid w:val="005355E1"/>
    <w:rsid w:val="00535E66"/>
    <w:rsid w:val="0053601D"/>
    <w:rsid w:val="00536134"/>
    <w:rsid w:val="00536DDA"/>
    <w:rsid w:val="00537016"/>
    <w:rsid w:val="005375CE"/>
    <w:rsid w:val="00537F21"/>
    <w:rsid w:val="00540432"/>
    <w:rsid w:val="0054070A"/>
    <w:rsid w:val="005407E5"/>
    <w:rsid w:val="00540938"/>
    <w:rsid w:val="0054095D"/>
    <w:rsid w:val="00540A8B"/>
    <w:rsid w:val="00540E32"/>
    <w:rsid w:val="00540E40"/>
    <w:rsid w:val="0054127F"/>
    <w:rsid w:val="0054134E"/>
    <w:rsid w:val="005413E2"/>
    <w:rsid w:val="00541594"/>
    <w:rsid w:val="00541B08"/>
    <w:rsid w:val="00541BC3"/>
    <w:rsid w:val="00541CC2"/>
    <w:rsid w:val="00542316"/>
    <w:rsid w:val="0054237E"/>
    <w:rsid w:val="00542755"/>
    <w:rsid w:val="0054297B"/>
    <w:rsid w:val="00542BBF"/>
    <w:rsid w:val="0054308F"/>
    <w:rsid w:val="005432B8"/>
    <w:rsid w:val="005432DA"/>
    <w:rsid w:val="00543AB7"/>
    <w:rsid w:val="00543FC6"/>
    <w:rsid w:val="005440D6"/>
    <w:rsid w:val="005441CF"/>
    <w:rsid w:val="005442F9"/>
    <w:rsid w:val="0054437D"/>
    <w:rsid w:val="0054493C"/>
    <w:rsid w:val="00544D41"/>
    <w:rsid w:val="00545502"/>
    <w:rsid w:val="0054571A"/>
    <w:rsid w:val="00545E00"/>
    <w:rsid w:val="00545E64"/>
    <w:rsid w:val="00545F3A"/>
    <w:rsid w:val="0054620E"/>
    <w:rsid w:val="005462C2"/>
    <w:rsid w:val="00546412"/>
    <w:rsid w:val="00546944"/>
    <w:rsid w:val="00546A54"/>
    <w:rsid w:val="00546C2B"/>
    <w:rsid w:val="00546F83"/>
    <w:rsid w:val="00546FAB"/>
    <w:rsid w:val="005478DC"/>
    <w:rsid w:val="0055026E"/>
    <w:rsid w:val="005505CB"/>
    <w:rsid w:val="00550755"/>
    <w:rsid w:val="00550BF5"/>
    <w:rsid w:val="00550C5E"/>
    <w:rsid w:val="00550FC9"/>
    <w:rsid w:val="005512CD"/>
    <w:rsid w:val="005513BE"/>
    <w:rsid w:val="00551A61"/>
    <w:rsid w:val="00551CC2"/>
    <w:rsid w:val="00551EE1"/>
    <w:rsid w:val="0055261C"/>
    <w:rsid w:val="005529D4"/>
    <w:rsid w:val="00552AAD"/>
    <w:rsid w:val="00552CEE"/>
    <w:rsid w:val="00552E70"/>
    <w:rsid w:val="00552F73"/>
    <w:rsid w:val="00553002"/>
    <w:rsid w:val="0055307C"/>
    <w:rsid w:val="005530B4"/>
    <w:rsid w:val="0055361E"/>
    <w:rsid w:val="005536EA"/>
    <w:rsid w:val="005539D7"/>
    <w:rsid w:val="00553ACA"/>
    <w:rsid w:val="00553C80"/>
    <w:rsid w:val="00553DE4"/>
    <w:rsid w:val="005545A8"/>
    <w:rsid w:val="005545B0"/>
    <w:rsid w:val="005553F6"/>
    <w:rsid w:val="005558DF"/>
    <w:rsid w:val="005559F7"/>
    <w:rsid w:val="00555AF2"/>
    <w:rsid w:val="00555BBC"/>
    <w:rsid w:val="00555D55"/>
    <w:rsid w:val="005562A4"/>
    <w:rsid w:val="0055644D"/>
    <w:rsid w:val="0055648E"/>
    <w:rsid w:val="00556518"/>
    <w:rsid w:val="00556929"/>
    <w:rsid w:val="00556DA6"/>
    <w:rsid w:val="005570BE"/>
    <w:rsid w:val="005571B5"/>
    <w:rsid w:val="005571E8"/>
    <w:rsid w:val="00557890"/>
    <w:rsid w:val="0056004E"/>
    <w:rsid w:val="005602C1"/>
    <w:rsid w:val="00560BBB"/>
    <w:rsid w:val="00560CDA"/>
    <w:rsid w:val="00560E7E"/>
    <w:rsid w:val="00560F13"/>
    <w:rsid w:val="0056113E"/>
    <w:rsid w:val="00561460"/>
    <w:rsid w:val="005615B6"/>
    <w:rsid w:val="00561817"/>
    <w:rsid w:val="00561A94"/>
    <w:rsid w:val="00561DCD"/>
    <w:rsid w:val="00561E79"/>
    <w:rsid w:val="00561FE5"/>
    <w:rsid w:val="00562347"/>
    <w:rsid w:val="00562521"/>
    <w:rsid w:val="00562D9B"/>
    <w:rsid w:val="005633E2"/>
    <w:rsid w:val="005634C7"/>
    <w:rsid w:val="00563AE8"/>
    <w:rsid w:val="00563BCF"/>
    <w:rsid w:val="00563E31"/>
    <w:rsid w:val="005640EC"/>
    <w:rsid w:val="005642E5"/>
    <w:rsid w:val="005644C7"/>
    <w:rsid w:val="00564960"/>
    <w:rsid w:val="005649A0"/>
    <w:rsid w:val="00564B90"/>
    <w:rsid w:val="00564BC1"/>
    <w:rsid w:val="00564E09"/>
    <w:rsid w:val="00564E28"/>
    <w:rsid w:val="0056546C"/>
    <w:rsid w:val="00565A0A"/>
    <w:rsid w:val="00565BBE"/>
    <w:rsid w:val="00565E27"/>
    <w:rsid w:val="00565E40"/>
    <w:rsid w:val="00565E7A"/>
    <w:rsid w:val="00566563"/>
    <w:rsid w:val="005666B4"/>
    <w:rsid w:val="00566898"/>
    <w:rsid w:val="00566B7F"/>
    <w:rsid w:val="0056752D"/>
    <w:rsid w:val="0056758D"/>
    <w:rsid w:val="00567619"/>
    <w:rsid w:val="005677B1"/>
    <w:rsid w:val="00567D06"/>
    <w:rsid w:val="00567F5C"/>
    <w:rsid w:val="005703A2"/>
    <w:rsid w:val="005703C8"/>
    <w:rsid w:val="005704DD"/>
    <w:rsid w:val="005704E8"/>
    <w:rsid w:val="00570947"/>
    <w:rsid w:val="00570B5F"/>
    <w:rsid w:val="0057137F"/>
    <w:rsid w:val="005719E9"/>
    <w:rsid w:val="00571A8F"/>
    <w:rsid w:val="00571CA9"/>
    <w:rsid w:val="00571D48"/>
    <w:rsid w:val="0057234D"/>
    <w:rsid w:val="005724B9"/>
    <w:rsid w:val="00572552"/>
    <w:rsid w:val="00572753"/>
    <w:rsid w:val="005727E4"/>
    <w:rsid w:val="005727E5"/>
    <w:rsid w:val="00572EBE"/>
    <w:rsid w:val="00573CA6"/>
    <w:rsid w:val="00573D41"/>
    <w:rsid w:val="00573E1E"/>
    <w:rsid w:val="00573F66"/>
    <w:rsid w:val="00574044"/>
    <w:rsid w:val="0057414B"/>
    <w:rsid w:val="00574A97"/>
    <w:rsid w:val="00574B82"/>
    <w:rsid w:val="00574F99"/>
    <w:rsid w:val="0057509A"/>
    <w:rsid w:val="00575159"/>
    <w:rsid w:val="00575407"/>
    <w:rsid w:val="00575594"/>
    <w:rsid w:val="00575C53"/>
    <w:rsid w:val="00575D74"/>
    <w:rsid w:val="00576026"/>
    <w:rsid w:val="00576263"/>
    <w:rsid w:val="00576694"/>
    <w:rsid w:val="005771DF"/>
    <w:rsid w:val="005774D4"/>
    <w:rsid w:val="00577582"/>
    <w:rsid w:val="00577B02"/>
    <w:rsid w:val="00577C00"/>
    <w:rsid w:val="005801D8"/>
    <w:rsid w:val="005805EB"/>
    <w:rsid w:val="00580B31"/>
    <w:rsid w:val="00580B55"/>
    <w:rsid w:val="00580C7C"/>
    <w:rsid w:val="005815A0"/>
    <w:rsid w:val="00581E1F"/>
    <w:rsid w:val="00582897"/>
    <w:rsid w:val="00582962"/>
    <w:rsid w:val="005829E6"/>
    <w:rsid w:val="0058319B"/>
    <w:rsid w:val="005834C5"/>
    <w:rsid w:val="0058397F"/>
    <w:rsid w:val="0058403D"/>
    <w:rsid w:val="0058403E"/>
    <w:rsid w:val="005840CC"/>
    <w:rsid w:val="005843DF"/>
    <w:rsid w:val="005844F5"/>
    <w:rsid w:val="00584D79"/>
    <w:rsid w:val="00584DFF"/>
    <w:rsid w:val="00584E5F"/>
    <w:rsid w:val="0058578B"/>
    <w:rsid w:val="00585AF9"/>
    <w:rsid w:val="00585F92"/>
    <w:rsid w:val="00586119"/>
    <w:rsid w:val="00586537"/>
    <w:rsid w:val="00586633"/>
    <w:rsid w:val="005867AE"/>
    <w:rsid w:val="005869AB"/>
    <w:rsid w:val="005870FD"/>
    <w:rsid w:val="00587100"/>
    <w:rsid w:val="005873BE"/>
    <w:rsid w:val="005874BA"/>
    <w:rsid w:val="005878AD"/>
    <w:rsid w:val="00587DE3"/>
    <w:rsid w:val="005900DC"/>
    <w:rsid w:val="005902CE"/>
    <w:rsid w:val="00590908"/>
    <w:rsid w:val="00590BD2"/>
    <w:rsid w:val="00590E25"/>
    <w:rsid w:val="00590FCD"/>
    <w:rsid w:val="00590FF6"/>
    <w:rsid w:val="005910D7"/>
    <w:rsid w:val="0059135C"/>
    <w:rsid w:val="00591689"/>
    <w:rsid w:val="005926A0"/>
    <w:rsid w:val="00592716"/>
    <w:rsid w:val="00592DBD"/>
    <w:rsid w:val="00592DD7"/>
    <w:rsid w:val="00592DEE"/>
    <w:rsid w:val="005935AB"/>
    <w:rsid w:val="0059389B"/>
    <w:rsid w:val="00594526"/>
    <w:rsid w:val="0059455C"/>
    <w:rsid w:val="005949CB"/>
    <w:rsid w:val="00594DB0"/>
    <w:rsid w:val="00594DD9"/>
    <w:rsid w:val="00594E18"/>
    <w:rsid w:val="0059512B"/>
    <w:rsid w:val="0059575B"/>
    <w:rsid w:val="005962A4"/>
    <w:rsid w:val="0059632D"/>
    <w:rsid w:val="00596410"/>
    <w:rsid w:val="00596583"/>
    <w:rsid w:val="0059662B"/>
    <w:rsid w:val="00596940"/>
    <w:rsid w:val="00597105"/>
    <w:rsid w:val="0059710A"/>
    <w:rsid w:val="00597412"/>
    <w:rsid w:val="005978BA"/>
    <w:rsid w:val="00597914"/>
    <w:rsid w:val="00597A49"/>
    <w:rsid w:val="00597B05"/>
    <w:rsid w:val="00597B14"/>
    <w:rsid w:val="00597CB6"/>
    <w:rsid w:val="00597E16"/>
    <w:rsid w:val="005A0356"/>
    <w:rsid w:val="005A054D"/>
    <w:rsid w:val="005A05AD"/>
    <w:rsid w:val="005A062B"/>
    <w:rsid w:val="005A0638"/>
    <w:rsid w:val="005A064A"/>
    <w:rsid w:val="005A07F6"/>
    <w:rsid w:val="005A0A21"/>
    <w:rsid w:val="005A135F"/>
    <w:rsid w:val="005A15AB"/>
    <w:rsid w:val="005A15D0"/>
    <w:rsid w:val="005A1829"/>
    <w:rsid w:val="005A193E"/>
    <w:rsid w:val="005A19B7"/>
    <w:rsid w:val="005A1C82"/>
    <w:rsid w:val="005A1D10"/>
    <w:rsid w:val="005A1D8B"/>
    <w:rsid w:val="005A1DE6"/>
    <w:rsid w:val="005A244C"/>
    <w:rsid w:val="005A2455"/>
    <w:rsid w:val="005A2515"/>
    <w:rsid w:val="005A2658"/>
    <w:rsid w:val="005A2667"/>
    <w:rsid w:val="005A26A4"/>
    <w:rsid w:val="005A2E2F"/>
    <w:rsid w:val="005A3036"/>
    <w:rsid w:val="005A3042"/>
    <w:rsid w:val="005A31EC"/>
    <w:rsid w:val="005A3275"/>
    <w:rsid w:val="005A32BF"/>
    <w:rsid w:val="005A34E8"/>
    <w:rsid w:val="005A389B"/>
    <w:rsid w:val="005A3966"/>
    <w:rsid w:val="005A3A23"/>
    <w:rsid w:val="005A3D17"/>
    <w:rsid w:val="005A3E24"/>
    <w:rsid w:val="005A3E5B"/>
    <w:rsid w:val="005A4E4A"/>
    <w:rsid w:val="005A513F"/>
    <w:rsid w:val="005A5253"/>
    <w:rsid w:val="005A55FA"/>
    <w:rsid w:val="005A596B"/>
    <w:rsid w:val="005A60A5"/>
    <w:rsid w:val="005A61B1"/>
    <w:rsid w:val="005A6543"/>
    <w:rsid w:val="005A671D"/>
    <w:rsid w:val="005A680E"/>
    <w:rsid w:val="005A6C07"/>
    <w:rsid w:val="005A6D59"/>
    <w:rsid w:val="005A70C3"/>
    <w:rsid w:val="005A7281"/>
    <w:rsid w:val="005A7385"/>
    <w:rsid w:val="005A74B0"/>
    <w:rsid w:val="005A7B57"/>
    <w:rsid w:val="005A7C72"/>
    <w:rsid w:val="005A7FC9"/>
    <w:rsid w:val="005B081D"/>
    <w:rsid w:val="005B0924"/>
    <w:rsid w:val="005B0937"/>
    <w:rsid w:val="005B0B3B"/>
    <w:rsid w:val="005B0C44"/>
    <w:rsid w:val="005B0E6C"/>
    <w:rsid w:val="005B0E8B"/>
    <w:rsid w:val="005B1028"/>
    <w:rsid w:val="005B1C22"/>
    <w:rsid w:val="005B20C1"/>
    <w:rsid w:val="005B2440"/>
    <w:rsid w:val="005B24CE"/>
    <w:rsid w:val="005B24DF"/>
    <w:rsid w:val="005B2629"/>
    <w:rsid w:val="005B2692"/>
    <w:rsid w:val="005B2865"/>
    <w:rsid w:val="005B2E3D"/>
    <w:rsid w:val="005B3053"/>
    <w:rsid w:val="005B30CF"/>
    <w:rsid w:val="005B369E"/>
    <w:rsid w:val="005B3826"/>
    <w:rsid w:val="005B3B39"/>
    <w:rsid w:val="005B486C"/>
    <w:rsid w:val="005B4AA0"/>
    <w:rsid w:val="005B4BF3"/>
    <w:rsid w:val="005B4D7C"/>
    <w:rsid w:val="005B4F50"/>
    <w:rsid w:val="005B5058"/>
    <w:rsid w:val="005B52B9"/>
    <w:rsid w:val="005B57BC"/>
    <w:rsid w:val="005B642C"/>
    <w:rsid w:val="005B65BD"/>
    <w:rsid w:val="005B664C"/>
    <w:rsid w:val="005B66D3"/>
    <w:rsid w:val="005B684D"/>
    <w:rsid w:val="005B693F"/>
    <w:rsid w:val="005B6983"/>
    <w:rsid w:val="005B6A9D"/>
    <w:rsid w:val="005B7215"/>
    <w:rsid w:val="005B7AB5"/>
    <w:rsid w:val="005C10F2"/>
    <w:rsid w:val="005C1162"/>
    <w:rsid w:val="005C1319"/>
    <w:rsid w:val="005C1A3D"/>
    <w:rsid w:val="005C2528"/>
    <w:rsid w:val="005C255A"/>
    <w:rsid w:val="005C30E2"/>
    <w:rsid w:val="005C30F8"/>
    <w:rsid w:val="005C312A"/>
    <w:rsid w:val="005C3169"/>
    <w:rsid w:val="005C32B8"/>
    <w:rsid w:val="005C4122"/>
    <w:rsid w:val="005C429B"/>
    <w:rsid w:val="005C44DC"/>
    <w:rsid w:val="005C477E"/>
    <w:rsid w:val="005C48DC"/>
    <w:rsid w:val="005C48EC"/>
    <w:rsid w:val="005C497C"/>
    <w:rsid w:val="005C4DEE"/>
    <w:rsid w:val="005C59A3"/>
    <w:rsid w:val="005C5A52"/>
    <w:rsid w:val="005C5B2A"/>
    <w:rsid w:val="005C5FC7"/>
    <w:rsid w:val="005C61D6"/>
    <w:rsid w:val="005C63FF"/>
    <w:rsid w:val="005C64C1"/>
    <w:rsid w:val="005C6C18"/>
    <w:rsid w:val="005C6CBE"/>
    <w:rsid w:val="005C6E3A"/>
    <w:rsid w:val="005C701E"/>
    <w:rsid w:val="005C72EA"/>
    <w:rsid w:val="005C7890"/>
    <w:rsid w:val="005C7EFB"/>
    <w:rsid w:val="005D04D1"/>
    <w:rsid w:val="005D056F"/>
    <w:rsid w:val="005D063F"/>
    <w:rsid w:val="005D099B"/>
    <w:rsid w:val="005D12A7"/>
    <w:rsid w:val="005D1C91"/>
    <w:rsid w:val="005D1DBA"/>
    <w:rsid w:val="005D1FF5"/>
    <w:rsid w:val="005D1FFC"/>
    <w:rsid w:val="005D20FE"/>
    <w:rsid w:val="005D21A0"/>
    <w:rsid w:val="005D21CC"/>
    <w:rsid w:val="005D22DD"/>
    <w:rsid w:val="005D277A"/>
    <w:rsid w:val="005D2AF1"/>
    <w:rsid w:val="005D3075"/>
    <w:rsid w:val="005D3189"/>
    <w:rsid w:val="005D3CF3"/>
    <w:rsid w:val="005D4075"/>
    <w:rsid w:val="005D43B5"/>
    <w:rsid w:val="005D45D0"/>
    <w:rsid w:val="005D47E8"/>
    <w:rsid w:val="005D49AA"/>
    <w:rsid w:val="005D4C82"/>
    <w:rsid w:val="005D4EF1"/>
    <w:rsid w:val="005D50BA"/>
    <w:rsid w:val="005D5325"/>
    <w:rsid w:val="005D5543"/>
    <w:rsid w:val="005D5619"/>
    <w:rsid w:val="005D566F"/>
    <w:rsid w:val="005D596A"/>
    <w:rsid w:val="005D5BC3"/>
    <w:rsid w:val="005D5CFD"/>
    <w:rsid w:val="005D5DB0"/>
    <w:rsid w:val="005D5FFE"/>
    <w:rsid w:val="005D6249"/>
    <w:rsid w:val="005D6712"/>
    <w:rsid w:val="005D6B52"/>
    <w:rsid w:val="005D6E6F"/>
    <w:rsid w:val="005D6F45"/>
    <w:rsid w:val="005D6FD0"/>
    <w:rsid w:val="005D70ED"/>
    <w:rsid w:val="005D7BF3"/>
    <w:rsid w:val="005D7F68"/>
    <w:rsid w:val="005E0577"/>
    <w:rsid w:val="005E09A8"/>
    <w:rsid w:val="005E0D55"/>
    <w:rsid w:val="005E1203"/>
    <w:rsid w:val="005E14F0"/>
    <w:rsid w:val="005E1844"/>
    <w:rsid w:val="005E19BE"/>
    <w:rsid w:val="005E1C00"/>
    <w:rsid w:val="005E1CED"/>
    <w:rsid w:val="005E1F7D"/>
    <w:rsid w:val="005E2206"/>
    <w:rsid w:val="005E26C3"/>
    <w:rsid w:val="005E2C34"/>
    <w:rsid w:val="005E2F9F"/>
    <w:rsid w:val="005E30A8"/>
    <w:rsid w:val="005E32E8"/>
    <w:rsid w:val="005E351B"/>
    <w:rsid w:val="005E35E0"/>
    <w:rsid w:val="005E3D58"/>
    <w:rsid w:val="005E3F48"/>
    <w:rsid w:val="005E406E"/>
    <w:rsid w:val="005E43B2"/>
    <w:rsid w:val="005E4444"/>
    <w:rsid w:val="005E4835"/>
    <w:rsid w:val="005E486A"/>
    <w:rsid w:val="005E4C5F"/>
    <w:rsid w:val="005E4DB2"/>
    <w:rsid w:val="005E4E33"/>
    <w:rsid w:val="005E5293"/>
    <w:rsid w:val="005E54CB"/>
    <w:rsid w:val="005E5533"/>
    <w:rsid w:val="005E55F2"/>
    <w:rsid w:val="005E6C2B"/>
    <w:rsid w:val="005E74CB"/>
    <w:rsid w:val="005E77FB"/>
    <w:rsid w:val="005E7A0F"/>
    <w:rsid w:val="005E7B07"/>
    <w:rsid w:val="005E7B0F"/>
    <w:rsid w:val="005F0234"/>
    <w:rsid w:val="005F0389"/>
    <w:rsid w:val="005F04A7"/>
    <w:rsid w:val="005F0700"/>
    <w:rsid w:val="005F0D85"/>
    <w:rsid w:val="005F0E3F"/>
    <w:rsid w:val="005F0F47"/>
    <w:rsid w:val="005F10A7"/>
    <w:rsid w:val="005F110F"/>
    <w:rsid w:val="005F132C"/>
    <w:rsid w:val="005F1558"/>
    <w:rsid w:val="005F2116"/>
    <w:rsid w:val="005F22E6"/>
    <w:rsid w:val="005F2592"/>
    <w:rsid w:val="005F2CEE"/>
    <w:rsid w:val="005F2E26"/>
    <w:rsid w:val="005F3372"/>
    <w:rsid w:val="005F341E"/>
    <w:rsid w:val="005F3452"/>
    <w:rsid w:val="005F3595"/>
    <w:rsid w:val="005F38CA"/>
    <w:rsid w:val="005F3BC8"/>
    <w:rsid w:val="005F3EA3"/>
    <w:rsid w:val="005F417B"/>
    <w:rsid w:val="005F438A"/>
    <w:rsid w:val="005F4666"/>
    <w:rsid w:val="005F47DE"/>
    <w:rsid w:val="005F4869"/>
    <w:rsid w:val="005F4BD2"/>
    <w:rsid w:val="005F4D88"/>
    <w:rsid w:val="005F4F5D"/>
    <w:rsid w:val="005F4FE5"/>
    <w:rsid w:val="005F5173"/>
    <w:rsid w:val="005F52EA"/>
    <w:rsid w:val="005F52ED"/>
    <w:rsid w:val="005F554E"/>
    <w:rsid w:val="005F582C"/>
    <w:rsid w:val="005F5905"/>
    <w:rsid w:val="005F592C"/>
    <w:rsid w:val="005F5A14"/>
    <w:rsid w:val="005F5B32"/>
    <w:rsid w:val="005F5E9F"/>
    <w:rsid w:val="005F6533"/>
    <w:rsid w:val="005F7461"/>
    <w:rsid w:val="005F74DA"/>
    <w:rsid w:val="005F7676"/>
    <w:rsid w:val="005F78E9"/>
    <w:rsid w:val="005F7C77"/>
    <w:rsid w:val="005F7E8E"/>
    <w:rsid w:val="005F7FB3"/>
    <w:rsid w:val="00600462"/>
    <w:rsid w:val="006005A1"/>
    <w:rsid w:val="00600651"/>
    <w:rsid w:val="00600AA0"/>
    <w:rsid w:val="00600E7B"/>
    <w:rsid w:val="00600E99"/>
    <w:rsid w:val="00601084"/>
    <w:rsid w:val="006010F7"/>
    <w:rsid w:val="00601223"/>
    <w:rsid w:val="00601646"/>
    <w:rsid w:val="006017A2"/>
    <w:rsid w:val="00601823"/>
    <w:rsid w:val="00601932"/>
    <w:rsid w:val="00602643"/>
    <w:rsid w:val="00602943"/>
    <w:rsid w:val="00602D3F"/>
    <w:rsid w:val="00602E35"/>
    <w:rsid w:val="0060309F"/>
    <w:rsid w:val="006031A5"/>
    <w:rsid w:val="00603361"/>
    <w:rsid w:val="006037AC"/>
    <w:rsid w:val="006039D9"/>
    <w:rsid w:val="00603BBA"/>
    <w:rsid w:val="00603CA3"/>
    <w:rsid w:val="00603D1A"/>
    <w:rsid w:val="00603D29"/>
    <w:rsid w:val="00604571"/>
    <w:rsid w:val="00604614"/>
    <w:rsid w:val="006048AF"/>
    <w:rsid w:val="00604DBD"/>
    <w:rsid w:val="006053C4"/>
    <w:rsid w:val="006053EE"/>
    <w:rsid w:val="006056E4"/>
    <w:rsid w:val="0060594D"/>
    <w:rsid w:val="00605B05"/>
    <w:rsid w:val="00605B66"/>
    <w:rsid w:val="00605CA1"/>
    <w:rsid w:val="00605CC1"/>
    <w:rsid w:val="00605E77"/>
    <w:rsid w:val="00605E9E"/>
    <w:rsid w:val="00605F46"/>
    <w:rsid w:val="00606005"/>
    <w:rsid w:val="006060F1"/>
    <w:rsid w:val="00606112"/>
    <w:rsid w:val="00606348"/>
    <w:rsid w:val="006063D5"/>
    <w:rsid w:val="0060661E"/>
    <w:rsid w:val="00606661"/>
    <w:rsid w:val="00606995"/>
    <w:rsid w:val="00606AB9"/>
    <w:rsid w:val="00606C49"/>
    <w:rsid w:val="00606CC3"/>
    <w:rsid w:val="00606EC3"/>
    <w:rsid w:val="00607305"/>
    <w:rsid w:val="00607C1D"/>
    <w:rsid w:val="00607EF0"/>
    <w:rsid w:val="00610079"/>
    <w:rsid w:val="00610294"/>
    <w:rsid w:val="00610574"/>
    <w:rsid w:val="0061063E"/>
    <w:rsid w:val="0061106F"/>
    <w:rsid w:val="006110CF"/>
    <w:rsid w:val="006113B7"/>
    <w:rsid w:val="006114E0"/>
    <w:rsid w:val="00611715"/>
    <w:rsid w:val="006118ED"/>
    <w:rsid w:val="00611A0A"/>
    <w:rsid w:val="00611B03"/>
    <w:rsid w:val="00611BEB"/>
    <w:rsid w:val="00611C4F"/>
    <w:rsid w:val="00611DED"/>
    <w:rsid w:val="00611FFC"/>
    <w:rsid w:val="006122C8"/>
    <w:rsid w:val="00612782"/>
    <w:rsid w:val="00612A2B"/>
    <w:rsid w:val="00612BF2"/>
    <w:rsid w:val="00612C60"/>
    <w:rsid w:val="00612C6A"/>
    <w:rsid w:val="00612CB0"/>
    <w:rsid w:val="00612F6C"/>
    <w:rsid w:val="00612FFF"/>
    <w:rsid w:val="00613101"/>
    <w:rsid w:val="006131DF"/>
    <w:rsid w:val="0061371D"/>
    <w:rsid w:val="006138F2"/>
    <w:rsid w:val="00613923"/>
    <w:rsid w:val="00613D11"/>
    <w:rsid w:val="00613E9C"/>
    <w:rsid w:val="00614078"/>
    <w:rsid w:val="006149C4"/>
    <w:rsid w:val="00614B16"/>
    <w:rsid w:val="00614D15"/>
    <w:rsid w:val="00614D99"/>
    <w:rsid w:val="00614F45"/>
    <w:rsid w:val="0061501B"/>
    <w:rsid w:val="00615154"/>
    <w:rsid w:val="00615255"/>
    <w:rsid w:val="006152BF"/>
    <w:rsid w:val="00615CDB"/>
    <w:rsid w:val="00615CE0"/>
    <w:rsid w:val="00616785"/>
    <w:rsid w:val="00616C48"/>
    <w:rsid w:val="00616E88"/>
    <w:rsid w:val="00616F07"/>
    <w:rsid w:val="006170F1"/>
    <w:rsid w:val="006177C7"/>
    <w:rsid w:val="006178FD"/>
    <w:rsid w:val="00617A14"/>
    <w:rsid w:val="006200C3"/>
    <w:rsid w:val="0062017F"/>
    <w:rsid w:val="00620903"/>
    <w:rsid w:val="00620A6C"/>
    <w:rsid w:val="0062113D"/>
    <w:rsid w:val="0062119D"/>
    <w:rsid w:val="006211B6"/>
    <w:rsid w:val="00621700"/>
    <w:rsid w:val="00621758"/>
    <w:rsid w:val="006217C5"/>
    <w:rsid w:val="006219F0"/>
    <w:rsid w:val="00621A70"/>
    <w:rsid w:val="006220FD"/>
    <w:rsid w:val="00622525"/>
    <w:rsid w:val="00622CCB"/>
    <w:rsid w:val="00622E29"/>
    <w:rsid w:val="006230BD"/>
    <w:rsid w:val="006233E0"/>
    <w:rsid w:val="00623CA9"/>
    <w:rsid w:val="00624326"/>
    <w:rsid w:val="00624AF3"/>
    <w:rsid w:val="00624B52"/>
    <w:rsid w:val="00624C4D"/>
    <w:rsid w:val="00624DE0"/>
    <w:rsid w:val="00624E78"/>
    <w:rsid w:val="00624ED4"/>
    <w:rsid w:val="0062526E"/>
    <w:rsid w:val="00625358"/>
    <w:rsid w:val="00625D6C"/>
    <w:rsid w:val="00625E52"/>
    <w:rsid w:val="00625EAA"/>
    <w:rsid w:val="006268E9"/>
    <w:rsid w:val="006269E5"/>
    <w:rsid w:val="00626C6E"/>
    <w:rsid w:val="00626D3B"/>
    <w:rsid w:val="00627081"/>
    <w:rsid w:val="0062721D"/>
    <w:rsid w:val="006274C4"/>
    <w:rsid w:val="006277E0"/>
    <w:rsid w:val="00630215"/>
    <w:rsid w:val="006306BF"/>
    <w:rsid w:val="00630709"/>
    <w:rsid w:val="0063082F"/>
    <w:rsid w:val="006311A6"/>
    <w:rsid w:val="006314C7"/>
    <w:rsid w:val="00631510"/>
    <w:rsid w:val="006315FA"/>
    <w:rsid w:val="0063163B"/>
    <w:rsid w:val="00631791"/>
    <w:rsid w:val="00631894"/>
    <w:rsid w:val="0063195F"/>
    <w:rsid w:val="00631965"/>
    <w:rsid w:val="00631FFC"/>
    <w:rsid w:val="00632339"/>
    <w:rsid w:val="006323A0"/>
    <w:rsid w:val="00632415"/>
    <w:rsid w:val="00632416"/>
    <w:rsid w:val="0063242E"/>
    <w:rsid w:val="006326FE"/>
    <w:rsid w:val="00632DE3"/>
    <w:rsid w:val="00632F30"/>
    <w:rsid w:val="006331A0"/>
    <w:rsid w:val="006337EE"/>
    <w:rsid w:val="00633831"/>
    <w:rsid w:val="00633E59"/>
    <w:rsid w:val="00633EFE"/>
    <w:rsid w:val="00633F90"/>
    <w:rsid w:val="006342B0"/>
    <w:rsid w:val="00634409"/>
    <w:rsid w:val="00634A52"/>
    <w:rsid w:val="006350D4"/>
    <w:rsid w:val="00635132"/>
    <w:rsid w:val="00635709"/>
    <w:rsid w:val="0063592A"/>
    <w:rsid w:val="00635B7E"/>
    <w:rsid w:val="00635BCD"/>
    <w:rsid w:val="00635C83"/>
    <w:rsid w:val="00635D13"/>
    <w:rsid w:val="006362EF"/>
    <w:rsid w:val="00636B1C"/>
    <w:rsid w:val="00636D7F"/>
    <w:rsid w:val="00636FC6"/>
    <w:rsid w:val="00637126"/>
    <w:rsid w:val="006375DF"/>
    <w:rsid w:val="006376E3"/>
    <w:rsid w:val="006376F5"/>
    <w:rsid w:val="0063770B"/>
    <w:rsid w:val="006377A1"/>
    <w:rsid w:val="00640170"/>
    <w:rsid w:val="006403B6"/>
    <w:rsid w:val="0064050B"/>
    <w:rsid w:val="0064067A"/>
    <w:rsid w:val="00640B29"/>
    <w:rsid w:val="00640C20"/>
    <w:rsid w:val="00640DA7"/>
    <w:rsid w:val="00640DB5"/>
    <w:rsid w:val="00640E53"/>
    <w:rsid w:val="00641064"/>
    <w:rsid w:val="006410B0"/>
    <w:rsid w:val="006411DF"/>
    <w:rsid w:val="006411F4"/>
    <w:rsid w:val="00641589"/>
    <w:rsid w:val="00641685"/>
    <w:rsid w:val="00641703"/>
    <w:rsid w:val="0064193C"/>
    <w:rsid w:val="00641978"/>
    <w:rsid w:val="00641FAB"/>
    <w:rsid w:val="006428E3"/>
    <w:rsid w:val="00642ABF"/>
    <w:rsid w:val="00642BA0"/>
    <w:rsid w:val="00642CB3"/>
    <w:rsid w:val="00642D5B"/>
    <w:rsid w:val="00642E79"/>
    <w:rsid w:val="00642E7C"/>
    <w:rsid w:val="00642EB6"/>
    <w:rsid w:val="0064303F"/>
    <w:rsid w:val="006435EF"/>
    <w:rsid w:val="00643A6A"/>
    <w:rsid w:val="00643D40"/>
    <w:rsid w:val="0064403A"/>
    <w:rsid w:val="00644189"/>
    <w:rsid w:val="00644489"/>
    <w:rsid w:val="006445FE"/>
    <w:rsid w:val="0064474B"/>
    <w:rsid w:val="006449CD"/>
    <w:rsid w:val="00644F00"/>
    <w:rsid w:val="0064508E"/>
    <w:rsid w:val="006452F2"/>
    <w:rsid w:val="0064546A"/>
    <w:rsid w:val="006457A0"/>
    <w:rsid w:val="00645D7F"/>
    <w:rsid w:val="00645FBA"/>
    <w:rsid w:val="00645FF2"/>
    <w:rsid w:val="0064661C"/>
    <w:rsid w:val="006466E7"/>
    <w:rsid w:val="00646941"/>
    <w:rsid w:val="006469E8"/>
    <w:rsid w:val="00646B72"/>
    <w:rsid w:val="00646CBD"/>
    <w:rsid w:val="00646EDB"/>
    <w:rsid w:val="00647072"/>
    <w:rsid w:val="00647133"/>
    <w:rsid w:val="00647186"/>
    <w:rsid w:val="006475F1"/>
    <w:rsid w:val="0064785A"/>
    <w:rsid w:val="00647BB2"/>
    <w:rsid w:val="0065013D"/>
    <w:rsid w:val="00650754"/>
    <w:rsid w:val="0065097A"/>
    <w:rsid w:val="00650A80"/>
    <w:rsid w:val="00650D5F"/>
    <w:rsid w:val="00650DC1"/>
    <w:rsid w:val="00651210"/>
    <w:rsid w:val="00651387"/>
    <w:rsid w:val="00651622"/>
    <w:rsid w:val="006518F9"/>
    <w:rsid w:val="006520D4"/>
    <w:rsid w:val="0065247A"/>
    <w:rsid w:val="006525D5"/>
    <w:rsid w:val="006527BD"/>
    <w:rsid w:val="00652D48"/>
    <w:rsid w:val="0065352B"/>
    <w:rsid w:val="006535AE"/>
    <w:rsid w:val="006537DE"/>
    <w:rsid w:val="00653984"/>
    <w:rsid w:val="006542AE"/>
    <w:rsid w:val="00654808"/>
    <w:rsid w:val="00654CA1"/>
    <w:rsid w:val="00654DEC"/>
    <w:rsid w:val="00654E23"/>
    <w:rsid w:val="00654E93"/>
    <w:rsid w:val="00654EB0"/>
    <w:rsid w:val="00654FF6"/>
    <w:rsid w:val="00655698"/>
    <w:rsid w:val="006557ED"/>
    <w:rsid w:val="00655855"/>
    <w:rsid w:val="00655B7D"/>
    <w:rsid w:val="00655E43"/>
    <w:rsid w:val="0065603F"/>
    <w:rsid w:val="006565A3"/>
    <w:rsid w:val="006565BA"/>
    <w:rsid w:val="0065673C"/>
    <w:rsid w:val="00656920"/>
    <w:rsid w:val="00656A9B"/>
    <w:rsid w:val="00657272"/>
    <w:rsid w:val="006576EF"/>
    <w:rsid w:val="00657C81"/>
    <w:rsid w:val="00660007"/>
    <w:rsid w:val="006602BB"/>
    <w:rsid w:val="0066049D"/>
    <w:rsid w:val="0066115E"/>
    <w:rsid w:val="00661487"/>
    <w:rsid w:val="006614A1"/>
    <w:rsid w:val="006617C9"/>
    <w:rsid w:val="00661ECC"/>
    <w:rsid w:val="00662829"/>
    <w:rsid w:val="0066292E"/>
    <w:rsid w:val="00662DB5"/>
    <w:rsid w:val="00662EC3"/>
    <w:rsid w:val="006630E0"/>
    <w:rsid w:val="00663360"/>
    <w:rsid w:val="00663459"/>
    <w:rsid w:val="00663844"/>
    <w:rsid w:val="0066393E"/>
    <w:rsid w:val="00663AEB"/>
    <w:rsid w:val="00663EAF"/>
    <w:rsid w:val="00663FAE"/>
    <w:rsid w:val="0066409D"/>
    <w:rsid w:val="0066446A"/>
    <w:rsid w:val="00664578"/>
    <w:rsid w:val="00664603"/>
    <w:rsid w:val="006646C9"/>
    <w:rsid w:val="0066492A"/>
    <w:rsid w:val="00664EA2"/>
    <w:rsid w:val="00664F54"/>
    <w:rsid w:val="006651A6"/>
    <w:rsid w:val="0066527A"/>
    <w:rsid w:val="00665408"/>
    <w:rsid w:val="00665D1C"/>
    <w:rsid w:val="00666227"/>
    <w:rsid w:val="0066665E"/>
    <w:rsid w:val="0066666A"/>
    <w:rsid w:val="006668C0"/>
    <w:rsid w:val="00666AA6"/>
    <w:rsid w:val="00666B2A"/>
    <w:rsid w:val="00666CD5"/>
    <w:rsid w:val="00666E2F"/>
    <w:rsid w:val="00667055"/>
    <w:rsid w:val="00667667"/>
    <w:rsid w:val="00667A17"/>
    <w:rsid w:val="006701FB"/>
    <w:rsid w:val="0067024B"/>
    <w:rsid w:val="00670400"/>
    <w:rsid w:val="00670599"/>
    <w:rsid w:val="00670910"/>
    <w:rsid w:val="00670932"/>
    <w:rsid w:val="00670AAE"/>
    <w:rsid w:val="00670D00"/>
    <w:rsid w:val="00670DD6"/>
    <w:rsid w:val="006719E8"/>
    <w:rsid w:val="00671EFF"/>
    <w:rsid w:val="0067251D"/>
    <w:rsid w:val="006725F0"/>
    <w:rsid w:val="0067273E"/>
    <w:rsid w:val="006727C3"/>
    <w:rsid w:val="00672945"/>
    <w:rsid w:val="00672A73"/>
    <w:rsid w:val="00672F93"/>
    <w:rsid w:val="0067301E"/>
    <w:rsid w:val="00673567"/>
    <w:rsid w:val="006735D4"/>
    <w:rsid w:val="006737CD"/>
    <w:rsid w:val="0067380F"/>
    <w:rsid w:val="006738E8"/>
    <w:rsid w:val="00673C36"/>
    <w:rsid w:val="00673D57"/>
    <w:rsid w:val="00673E68"/>
    <w:rsid w:val="006742F0"/>
    <w:rsid w:val="006745ED"/>
    <w:rsid w:val="00674727"/>
    <w:rsid w:val="00674972"/>
    <w:rsid w:val="00674A6B"/>
    <w:rsid w:val="00674DE8"/>
    <w:rsid w:val="00674F37"/>
    <w:rsid w:val="00675233"/>
    <w:rsid w:val="00675454"/>
    <w:rsid w:val="006756A1"/>
    <w:rsid w:val="006757B2"/>
    <w:rsid w:val="00675FB0"/>
    <w:rsid w:val="0067615B"/>
    <w:rsid w:val="0067647C"/>
    <w:rsid w:val="0067682A"/>
    <w:rsid w:val="006768E8"/>
    <w:rsid w:val="00676AFF"/>
    <w:rsid w:val="00677109"/>
    <w:rsid w:val="006771AA"/>
    <w:rsid w:val="006772D9"/>
    <w:rsid w:val="00677478"/>
    <w:rsid w:val="00677495"/>
    <w:rsid w:val="00677C21"/>
    <w:rsid w:val="00680178"/>
    <w:rsid w:val="0068043D"/>
    <w:rsid w:val="006805DA"/>
    <w:rsid w:val="00680989"/>
    <w:rsid w:val="006809E1"/>
    <w:rsid w:val="00680ABC"/>
    <w:rsid w:val="00680DD9"/>
    <w:rsid w:val="00681086"/>
    <w:rsid w:val="0068121B"/>
    <w:rsid w:val="00681392"/>
    <w:rsid w:val="00681764"/>
    <w:rsid w:val="00681865"/>
    <w:rsid w:val="00681C0F"/>
    <w:rsid w:val="00681DE4"/>
    <w:rsid w:val="00682103"/>
    <w:rsid w:val="006824E3"/>
    <w:rsid w:val="006828C9"/>
    <w:rsid w:val="0068315A"/>
    <w:rsid w:val="00683167"/>
    <w:rsid w:val="00683206"/>
    <w:rsid w:val="0068321F"/>
    <w:rsid w:val="006838CF"/>
    <w:rsid w:val="00683B16"/>
    <w:rsid w:val="00683BBB"/>
    <w:rsid w:val="00683D02"/>
    <w:rsid w:val="00683D8B"/>
    <w:rsid w:val="00683EC0"/>
    <w:rsid w:val="00683F30"/>
    <w:rsid w:val="00683F88"/>
    <w:rsid w:val="006842B2"/>
    <w:rsid w:val="006843DB"/>
    <w:rsid w:val="00684426"/>
    <w:rsid w:val="00684A3E"/>
    <w:rsid w:val="00684B8B"/>
    <w:rsid w:val="00684EAC"/>
    <w:rsid w:val="006851F4"/>
    <w:rsid w:val="006851FA"/>
    <w:rsid w:val="0068534A"/>
    <w:rsid w:val="00685468"/>
    <w:rsid w:val="0068547C"/>
    <w:rsid w:val="00685991"/>
    <w:rsid w:val="006859AB"/>
    <w:rsid w:val="006859CC"/>
    <w:rsid w:val="00685C35"/>
    <w:rsid w:val="00685CC8"/>
    <w:rsid w:val="00685D50"/>
    <w:rsid w:val="00685F80"/>
    <w:rsid w:val="006861C4"/>
    <w:rsid w:val="00686311"/>
    <w:rsid w:val="006864DA"/>
    <w:rsid w:val="006867D3"/>
    <w:rsid w:val="00686808"/>
    <w:rsid w:val="00686CA6"/>
    <w:rsid w:val="006870AC"/>
    <w:rsid w:val="00687825"/>
    <w:rsid w:val="006879D5"/>
    <w:rsid w:val="00687DEC"/>
    <w:rsid w:val="00690190"/>
    <w:rsid w:val="006906BC"/>
    <w:rsid w:val="00690814"/>
    <w:rsid w:val="00690BB9"/>
    <w:rsid w:val="00690C82"/>
    <w:rsid w:val="00690CEA"/>
    <w:rsid w:val="0069103B"/>
    <w:rsid w:val="006910A5"/>
    <w:rsid w:val="00691167"/>
    <w:rsid w:val="006912D6"/>
    <w:rsid w:val="00691BF2"/>
    <w:rsid w:val="00691E76"/>
    <w:rsid w:val="006920C8"/>
    <w:rsid w:val="0069239A"/>
    <w:rsid w:val="00692937"/>
    <w:rsid w:val="006929AD"/>
    <w:rsid w:val="00692D2E"/>
    <w:rsid w:val="00693965"/>
    <w:rsid w:val="00693C86"/>
    <w:rsid w:val="00694A13"/>
    <w:rsid w:val="00694C74"/>
    <w:rsid w:val="00694CB8"/>
    <w:rsid w:val="00694D15"/>
    <w:rsid w:val="00694D32"/>
    <w:rsid w:val="00695330"/>
    <w:rsid w:val="0069537E"/>
    <w:rsid w:val="00695386"/>
    <w:rsid w:val="006954AA"/>
    <w:rsid w:val="006954F9"/>
    <w:rsid w:val="0069555B"/>
    <w:rsid w:val="006958CA"/>
    <w:rsid w:val="0069590A"/>
    <w:rsid w:val="00695BE9"/>
    <w:rsid w:val="00695F21"/>
    <w:rsid w:val="00696107"/>
    <w:rsid w:val="00696487"/>
    <w:rsid w:val="0069652C"/>
    <w:rsid w:val="006965B9"/>
    <w:rsid w:val="00696745"/>
    <w:rsid w:val="00696B3A"/>
    <w:rsid w:val="00696DFA"/>
    <w:rsid w:val="006971C7"/>
    <w:rsid w:val="006971CE"/>
    <w:rsid w:val="006973CE"/>
    <w:rsid w:val="00697525"/>
    <w:rsid w:val="00697657"/>
    <w:rsid w:val="006979F2"/>
    <w:rsid w:val="00697C52"/>
    <w:rsid w:val="00697CCB"/>
    <w:rsid w:val="00697DDB"/>
    <w:rsid w:val="00697FEF"/>
    <w:rsid w:val="006A0607"/>
    <w:rsid w:val="006A0719"/>
    <w:rsid w:val="006A0C3D"/>
    <w:rsid w:val="006A13FB"/>
    <w:rsid w:val="006A16AC"/>
    <w:rsid w:val="006A1BC2"/>
    <w:rsid w:val="006A1F53"/>
    <w:rsid w:val="006A2188"/>
    <w:rsid w:val="006A2629"/>
    <w:rsid w:val="006A2A11"/>
    <w:rsid w:val="006A2D7B"/>
    <w:rsid w:val="006A31DF"/>
    <w:rsid w:val="006A3456"/>
    <w:rsid w:val="006A37D4"/>
    <w:rsid w:val="006A39B5"/>
    <w:rsid w:val="006A3A07"/>
    <w:rsid w:val="006A3C6A"/>
    <w:rsid w:val="006A3D35"/>
    <w:rsid w:val="006A42A5"/>
    <w:rsid w:val="006A434F"/>
    <w:rsid w:val="006A487F"/>
    <w:rsid w:val="006A4A8B"/>
    <w:rsid w:val="006A4A91"/>
    <w:rsid w:val="006A53FD"/>
    <w:rsid w:val="006A54E5"/>
    <w:rsid w:val="006A5695"/>
    <w:rsid w:val="006A599D"/>
    <w:rsid w:val="006A5A84"/>
    <w:rsid w:val="006A5E79"/>
    <w:rsid w:val="006A5F1A"/>
    <w:rsid w:val="006A62A5"/>
    <w:rsid w:val="006A64EC"/>
    <w:rsid w:val="006A65B0"/>
    <w:rsid w:val="006A67DD"/>
    <w:rsid w:val="006A6B4D"/>
    <w:rsid w:val="006A6C66"/>
    <w:rsid w:val="006A6C8B"/>
    <w:rsid w:val="006A7226"/>
    <w:rsid w:val="006A7621"/>
    <w:rsid w:val="006A7978"/>
    <w:rsid w:val="006A79D4"/>
    <w:rsid w:val="006A7D33"/>
    <w:rsid w:val="006B074A"/>
    <w:rsid w:val="006B0843"/>
    <w:rsid w:val="006B0E0A"/>
    <w:rsid w:val="006B0E49"/>
    <w:rsid w:val="006B1278"/>
    <w:rsid w:val="006B1357"/>
    <w:rsid w:val="006B1985"/>
    <w:rsid w:val="006B1A97"/>
    <w:rsid w:val="006B1C6B"/>
    <w:rsid w:val="006B1CCF"/>
    <w:rsid w:val="006B1E8D"/>
    <w:rsid w:val="006B1F66"/>
    <w:rsid w:val="006B2106"/>
    <w:rsid w:val="006B225B"/>
    <w:rsid w:val="006B23C4"/>
    <w:rsid w:val="006B2538"/>
    <w:rsid w:val="006B258F"/>
    <w:rsid w:val="006B26F1"/>
    <w:rsid w:val="006B28CB"/>
    <w:rsid w:val="006B33EC"/>
    <w:rsid w:val="006B34A2"/>
    <w:rsid w:val="006B35F0"/>
    <w:rsid w:val="006B3DB7"/>
    <w:rsid w:val="006B409F"/>
    <w:rsid w:val="006B4354"/>
    <w:rsid w:val="006B43FE"/>
    <w:rsid w:val="006B47DD"/>
    <w:rsid w:val="006B4B64"/>
    <w:rsid w:val="006B4C1C"/>
    <w:rsid w:val="006B4DD2"/>
    <w:rsid w:val="006B4E1F"/>
    <w:rsid w:val="006B4F2C"/>
    <w:rsid w:val="006B5091"/>
    <w:rsid w:val="006B534E"/>
    <w:rsid w:val="006B5A7C"/>
    <w:rsid w:val="006B5DC5"/>
    <w:rsid w:val="006B6572"/>
    <w:rsid w:val="006B67C3"/>
    <w:rsid w:val="006B698C"/>
    <w:rsid w:val="006B6A45"/>
    <w:rsid w:val="006B6C75"/>
    <w:rsid w:val="006B7022"/>
    <w:rsid w:val="006B7435"/>
    <w:rsid w:val="006B7442"/>
    <w:rsid w:val="006B74F2"/>
    <w:rsid w:val="006B761D"/>
    <w:rsid w:val="006B7C33"/>
    <w:rsid w:val="006C02E4"/>
    <w:rsid w:val="006C03DE"/>
    <w:rsid w:val="006C083B"/>
    <w:rsid w:val="006C0953"/>
    <w:rsid w:val="006C0D62"/>
    <w:rsid w:val="006C0DAE"/>
    <w:rsid w:val="006C1003"/>
    <w:rsid w:val="006C10D0"/>
    <w:rsid w:val="006C1426"/>
    <w:rsid w:val="006C150E"/>
    <w:rsid w:val="006C1BE3"/>
    <w:rsid w:val="006C27DC"/>
    <w:rsid w:val="006C29C6"/>
    <w:rsid w:val="006C29FE"/>
    <w:rsid w:val="006C2C63"/>
    <w:rsid w:val="006C2D2C"/>
    <w:rsid w:val="006C2DD7"/>
    <w:rsid w:val="006C2E1F"/>
    <w:rsid w:val="006C2E62"/>
    <w:rsid w:val="006C2F4F"/>
    <w:rsid w:val="006C3383"/>
    <w:rsid w:val="006C3B0E"/>
    <w:rsid w:val="006C4041"/>
    <w:rsid w:val="006C40AE"/>
    <w:rsid w:val="006C417A"/>
    <w:rsid w:val="006C42B1"/>
    <w:rsid w:val="006C4342"/>
    <w:rsid w:val="006C4801"/>
    <w:rsid w:val="006C4C55"/>
    <w:rsid w:val="006C56A6"/>
    <w:rsid w:val="006C5A18"/>
    <w:rsid w:val="006C5AF5"/>
    <w:rsid w:val="006C5CCA"/>
    <w:rsid w:val="006C657A"/>
    <w:rsid w:val="006C6608"/>
    <w:rsid w:val="006C6632"/>
    <w:rsid w:val="006C67B8"/>
    <w:rsid w:val="006C6BB2"/>
    <w:rsid w:val="006C6DDF"/>
    <w:rsid w:val="006C7309"/>
    <w:rsid w:val="006C79F7"/>
    <w:rsid w:val="006C7CF0"/>
    <w:rsid w:val="006C7D8A"/>
    <w:rsid w:val="006C7F6A"/>
    <w:rsid w:val="006C7FBF"/>
    <w:rsid w:val="006D013B"/>
    <w:rsid w:val="006D02E7"/>
    <w:rsid w:val="006D0B65"/>
    <w:rsid w:val="006D1104"/>
    <w:rsid w:val="006D11FB"/>
    <w:rsid w:val="006D1291"/>
    <w:rsid w:val="006D194A"/>
    <w:rsid w:val="006D19CF"/>
    <w:rsid w:val="006D1A51"/>
    <w:rsid w:val="006D1DCB"/>
    <w:rsid w:val="006D1E8E"/>
    <w:rsid w:val="006D2286"/>
    <w:rsid w:val="006D228C"/>
    <w:rsid w:val="006D24C6"/>
    <w:rsid w:val="006D2557"/>
    <w:rsid w:val="006D26DF"/>
    <w:rsid w:val="006D28E1"/>
    <w:rsid w:val="006D370E"/>
    <w:rsid w:val="006D380C"/>
    <w:rsid w:val="006D3888"/>
    <w:rsid w:val="006D4385"/>
    <w:rsid w:val="006D45C1"/>
    <w:rsid w:val="006D47FA"/>
    <w:rsid w:val="006D4802"/>
    <w:rsid w:val="006D4C37"/>
    <w:rsid w:val="006D4D47"/>
    <w:rsid w:val="006D4E4D"/>
    <w:rsid w:val="006D50C1"/>
    <w:rsid w:val="006D519D"/>
    <w:rsid w:val="006D53AF"/>
    <w:rsid w:val="006D54EB"/>
    <w:rsid w:val="006D56EC"/>
    <w:rsid w:val="006D5A4E"/>
    <w:rsid w:val="006D5D52"/>
    <w:rsid w:val="006D5E95"/>
    <w:rsid w:val="006D629F"/>
    <w:rsid w:val="006D62EC"/>
    <w:rsid w:val="006D6A23"/>
    <w:rsid w:val="006D6BD3"/>
    <w:rsid w:val="006D6C0C"/>
    <w:rsid w:val="006D6EFF"/>
    <w:rsid w:val="006D74C3"/>
    <w:rsid w:val="006D757B"/>
    <w:rsid w:val="006D762F"/>
    <w:rsid w:val="006D7643"/>
    <w:rsid w:val="006D7DF0"/>
    <w:rsid w:val="006D7ED5"/>
    <w:rsid w:val="006D7FD6"/>
    <w:rsid w:val="006E0069"/>
    <w:rsid w:val="006E02AC"/>
    <w:rsid w:val="006E0307"/>
    <w:rsid w:val="006E0E7F"/>
    <w:rsid w:val="006E112C"/>
    <w:rsid w:val="006E12C8"/>
    <w:rsid w:val="006E19CA"/>
    <w:rsid w:val="006E1B43"/>
    <w:rsid w:val="006E1FB9"/>
    <w:rsid w:val="006E2142"/>
    <w:rsid w:val="006E2913"/>
    <w:rsid w:val="006E2C43"/>
    <w:rsid w:val="006E2ECB"/>
    <w:rsid w:val="006E3248"/>
    <w:rsid w:val="006E32BE"/>
    <w:rsid w:val="006E32D5"/>
    <w:rsid w:val="006E34D2"/>
    <w:rsid w:val="006E3BC8"/>
    <w:rsid w:val="006E40BF"/>
    <w:rsid w:val="006E43EF"/>
    <w:rsid w:val="006E4B59"/>
    <w:rsid w:val="006E4BD6"/>
    <w:rsid w:val="006E5370"/>
    <w:rsid w:val="006E540B"/>
    <w:rsid w:val="006E5440"/>
    <w:rsid w:val="006E5561"/>
    <w:rsid w:val="006E587B"/>
    <w:rsid w:val="006E5A4D"/>
    <w:rsid w:val="006E5A65"/>
    <w:rsid w:val="006E5A84"/>
    <w:rsid w:val="006E6535"/>
    <w:rsid w:val="006E65FA"/>
    <w:rsid w:val="006E67E8"/>
    <w:rsid w:val="006E6CAC"/>
    <w:rsid w:val="006E75C2"/>
    <w:rsid w:val="006E789B"/>
    <w:rsid w:val="006E7AB8"/>
    <w:rsid w:val="006E7E0F"/>
    <w:rsid w:val="006F003A"/>
    <w:rsid w:val="006F062C"/>
    <w:rsid w:val="006F073F"/>
    <w:rsid w:val="006F10CE"/>
    <w:rsid w:val="006F13C0"/>
    <w:rsid w:val="006F14D0"/>
    <w:rsid w:val="006F181D"/>
    <w:rsid w:val="006F1E43"/>
    <w:rsid w:val="006F1EF2"/>
    <w:rsid w:val="006F1FC2"/>
    <w:rsid w:val="006F2133"/>
    <w:rsid w:val="006F23B1"/>
    <w:rsid w:val="006F295F"/>
    <w:rsid w:val="006F2B63"/>
    <w:rsid w:val="006F320F"/>
    <w:rsid w:val="006F3313"/>
    <w:rsid w:val="006F335C"/>
    <w:rsid w:val="006F33E6"/>
    <w:rsid w:val="006F3439"/>
    <w:rsid w:val="006F3563"/>
    <w:rsid w:val="006F41FF"/>
    <w:rsid w:val="006F4336"/>
    <w:rsid w:val="006F4430"/>
    <w:rsid w:val="006F4A1A"/>
    <w:rsid w:val="006F4B5A"/>
    <w:rsid w:val="006F4DB2"/>
    <w:rsid w:val="006F5454"/>
    <w:rsid w:val="006F5771"/>
    <w:rsid w:val="006F5812"/>
    <w:rsid w:val="006F5A33"/>
    <w:rsid w:val="006F5B5B"/>
    <w:rsid w:val="006F5C7B"/>
    <w:rsid w:val="006F5CBC"/>
    <w:rsid w:val="006F5DA6"/>
    <w:rsid w:val="006F5EFD"/>
    <w:rsid w:val="006F6171"/>
    <w:rsid w:val="006F6174"/>
    <w:rsid w:val="006F6229"/>
    <w:rsid w:val="006F63F3"/>
    <w:rsid w:val="006F65DA"/>
    <w:rsid w:val="006F6842"/>
    <w:rsid w:val="006F6A04"/>
    <w:rsid w:val="006F7128"/>
    <w:rsid w:val="006F778F"/>
    <w:rsid w:val="006F79EB"/>
    <w:rsid w:val="006F7C35"/>
    <w:rsid w:val="006F7E0A"/>
    <w:rsid w:val="00700452"/>
    <w:rsid w:val="007006C7"/>
    <w:rsid w:val="0070076E"/>
    <w:rsid w:val="007007F5"/>
    <w:rsid w:val="00700AA6"/>
    <w:rsid w:val="00700E12"/>
    <w:rsid w:val="00701629"/>
    <w:rsid w:val="007016BF"/>
    <w:rsid w:val="00701AD0"/>
    <w:rsid w:val="00701C10"/>
    <w:rsid w:val="00701D38"/>
    <w:rsid w:val="00702071"/>
    <w:rsid w:val="00702DF4"/>
    <w:rsid w:val="00702FB6"/>
    <w:rsid w:val="007037BB"/>
    <w:rsid w:val="00703A3A"/>
    <w:rsid w:val="00703C11"/>
    <w:rsid w:val="00703D5D"/>
    <w:rsid w:val="0070404E"/>
    <w:rsid w:val="00704086"/>
    <w:rsid w:val="007042C2"/>
    <w:rsid w:val="0070438F"/>
    <w:rsid w:val="00705276"/>
    <w:rsid w:val="00705505"/>
    <w:rsid w:val="00705E6F"/>
    <w:rsid w:val="0070626D"/>
    <w:rsid w:val="007062AB"/>
    <w:rsid w:val="00706485"/>
    <w:rsid w:val="00706A28"/>
    <w:rsid w:val="00706EC8"/>
    <w:rsid w:val="007071E3"/>
    <w:rsid w:val="007074C4"/>
    <w:rsid w:val="00707D84"/>
    <w:rsid w:val="00707F85"/>
    <w:rsid w:val="007105B0"/>
    <w:rsid w:val="00710647"/>
    <w:rsid w:val="00710A81"/>
    <w:rsid w:val="00710CC3"/>
    <w:rsid w:val="0071104F"/>
    <w:rsid w:val="007116FA"/>
    <w:rsid w:val="007117B1"/>
    <w:rsid w:val="00711960"/>
    <w:rsid w:val="007120F5"/>
    <w:rsid w:val="00712231"/>
    <w:rsid w:val="0071232B"/>
    <w:rsid w:val="0071256A"/>
    <w:rsid w:val="007125E0"/>
    <w:rsid w:val="007126A2"/>
    <w:rsid w:val="00712C54"/>
    <w:rsid w:val="00712CC0"/>
    <w:rsid w:val="00712F23"/>
    <w:rsid w:val="00713616"/>
    <w:rsid w:val="00713655"/>
    <w:rsid w:val="007138D2"/>
    <w:rsid w:val="007139C5"/>
    <w:rsid w:val="00713DE5"/>
    <w:rsid w:val="00714007"/>
    <w:rsid w:val="00714B9B"/>
    <w:rsid w:val="00714CE9"/>
    <w:rsid w:val="0071503C"/>
    <w:rsid w:val="007152F1"/>
    <w:rsid w:val="007155AD"/>
    <w:rsid w:val="00715B64"/>
    <w:rsid w:val="00715F10"/>
    <w:rsid w:val="0071602B"/>
    <w:rsid w:val="0071618F"/>
    <w:rsid w:val="00716371"/>
    <w:rsid w:val="007166B9"/>
    <w:rsid w:val="007167CF"/>
    <w:rsid w:val="00716F77"/>
    <w:rsid w:val="00717305"/>
    <w:rsid w:val="007175D9"/>
    <w:rsid w:val="007177B3"/>
    <w:rsid w:val="007179E6"/>
    <w:rsid w:val="00717D17"/>
    <w:rsid w:val="00717D98"/>
    <w:rsid w:val="00717F58"/>
    <w:rsid w:val="0072024D"/>
    <w:rsid w:val="0072083F"/>
    <w:rsid w:val="00720B5F"/>
    <w:rsid w:val="00720BE0"/>
    <w:rsid w:val="00720D40"/>
    <w:rsid w:val="00720FEB"/>
    <w:rsid w:val="00721005"/>
    <w:rsid w:val="00721293"/>
    <w:rsid w:val="007215ED"/>
    <w:rsid w:val="00721F02"/>
    <w:rsid w:val="0072211D"/>
    <w:rsid w:val="0072264B"/>
    <w:rsid w:val="0072265A"/>
    <w:rsid w:val="00722A9C"/>
    <w:rsid w:val="00722ABC"/>
    <w:rsid w:val="0072303B"/>
    <w:rsid w:val="00723222"/>
    <w:rsid w:val="007232A3"/>
    <w:rsid w:val="00723401"/>
    <w:rsid w:val="00723715"/>
    <w:rsid w:val="00724283"/>
    <w:rsid w:val="00724315"/>
    <w:rsid w:val="007246A2"/>
    <w:rsid w:val="007246CD"/>
    <w:rsid w:val="007247C1"/>
    <w:rsid w:val="007247E3"/>
    <w:rsid w:val="00724ADE"/>
    <w:rsid w:val="00724D4F"/>
    <w:rsid w:val="00724EE6"/>
    <w:rsid w:val="00725125"/>
    <w:rsid w:val="00725158"/>
    <w:rsid w:val="0072527F"/>
    <w:rsid w:val="007253BC"/>
    <w:rsid w:val="0072575B"/>
    <w:rsid w:val="007258F1"/>
    <w:rsid w:val="0072604E"/>
    <w:rsid w:val="00726384"/>
    <w:rsid w:val="0072667C"/>
    <w:rsid w:val="007266A6"/>
    <w:rsid w:val="007269C5"/>
    <w:rsid w:val="00726A5C"/>
    <w:rsid w:val="00726AC1"/>
    <w:rsid w:val="00726B98"/>
    <w:rsid w:val="00726FBC"/>
    <w:rsid w:val="0072704E"/>
    <w:rsid w:val="00727254"/>
    <w:rsid w:val="007273E3"/>
    <w:rsid w:val="007273E5"/>
    <w:rsid w:val="00727492"/>
    <w:rsid w:val="00727E80"/>
    <w:rsid w:val="00730167"/>
    <w:rsid w:val="007301A2"/>
    <w:rsid w:val="007304FA"/>
    <w:rsid w:val="00730572"/>
    <w:rsid w:val="00730708"/>
    <w:rsid w:val="007307DE"/>
    <w:rsid w:val="007307FF"/>
    <w:rsid w:val="00730ADC"/>
    <w:rsid w:val="00730FE4"/>
    <w:rsid w:val="0073109D"/>
    <w:rsid w:val="00731560"/>
    <w:rsid w:val="0073191A"/>
    <w:rsid w:val="00731F4A"/>
    <w:rsid w:val="00731F9D"/>
    <w:rsid w:val="00732099"/>
    <w:rsid w:val="00732284"/>
    <w:rsid w:val="0073228D"/>
    <w:rsid w:val="00732367"/>
    <w:rsid w:val="00732A32"/>
    <w:rsid w:val="00732DA4"/>
    <w:rsid w:val="007333F7"/>
    <w:rsid w:val="007337FA"/>
    <w:rsid w:val="00733AD9"/>
    <w:rsid w:val="00733D6E"/>
    <w:rsid w:val="00733EAC"/>
    <w:rsid w:val="007340F8"/>
    <w:rsid w:val="00734212"/>
    <w:rsid w:val="007346B4"/>
    <w:rsid w:val="00735EDE"/>
    <w:rsid w:val="00736462"/>
    <w:rsid w:val="007365A2"/>
    <w:rsid w:val="00736D8F"/>
    <w:rsid w:val="007370A3"/>
    <w:rsid w:val="00737279"/>
    <w:rsid w:val="007373EA"/>
    <w:rsid w:val="0073763C"/>
    <w:rsid w:val="0073765C"/>
    <w:rsid w:val="007376AC"/>
    <w:rsid w:val="0073782D"/>
    <w:rsid w:val="007378EB"/>
    <w:rsid w:val="00737AEE"/>
    <w:rsid w:val="00737D78"/>
    <w:rsid w:val="007407D9"/>
    <w:rsid w:val="00740A99"/>
    <w:rsid w:val="00740C11"/>
    <w:rsid w:val="00740CC8"/>
    <w:rsid w:val="00740F7D"/>
    <w:rsid w:val="00741035"/>
    <w:rsid w:val="0074134B"/>
    <w:rsid w:val="0074181A"/>
    <w:rsid w:val="00741CEA"/>
    <w:rsid w:val="00741D41"/>
    <w:rsid w:val="00741EED"/>
    <w:rsid w:val="007421FF"/>
    <w:rsid w:val="00742208"/>
    <w:rsid w:val="00742263"/>
    <w:rsid w:val="00742625"/>
    <w:rsid w:val="00742831"/>
    <w:rsid w:val="00742CAB"/>
    <w:rsid w:val="00742CB7"/>
    <w:rsid w:val="007431DF"/>
    <w:rsid w:val="007433AF"/>
    <w:rsid w:val="0074376E"/>
    <w:rsid w:val="00743828"/>
    <w:rsid w:val="00743A04"/>
    <w:rsid w:val="00743AA9"/>
    <w:rsid w:val="00743F90"/>
    <w:rsid w:val="00744291"/>
    <w:rsid w:val="00744DAF"/>
    <w:rsid w:val="00744FD8"/>
    <w:rsid w:val="00745599"/>
    <w:rsid w:val="007456F7"/>
    <w:rsid w:val="00745814"/>
    <w:rsid w:val="00745B55"/>
    <w:rsid w:val="00745D8A"/>
    <w:rsid w:val="00745FB7"/>
    <w:rsid w:val="007466BF"/>
    <w:rsid w:val="007467FA"/>
    <w:rsid w:val="007469CD"/>
    <w:rsid w:val="00746B26"/>
    <w:rsid w:val="00746B7A"/>
    <w:rsid w:val="00746F18"/>
    <w:rsid w:val="00747580"/>
    <w:rsid w:val="007475EE"/>
    <w:rsid w:val="00747851"/>
    <w:rsid w:val="0074785D"/>
    <w:rsid w:val="00747983"/>
    <w:rsid w:val="00747B46"/>
    <w:rsid w:val="00747D9C"/>
    <w:rsid w:val="0075035D"/>
    <w:rsid w:val="007503AC"/>
    <w:rsid w:val="007505BE"/>
    <w:rsid w:val="007505C0"/>
    <w:rsid w:val="007508B2"/>
    <w:rsid w:val="00750B0F"/>
    <w:rsid w:val="00750FE7"/>
    <w:rsid w:val="007510C0"/>
    <w:rsid w:val="00751543"/>
    <w:rsid w:val="00751A01"/>
    <w:rsid w:val="00751C3A"/>
    <w:rsid w:val="00751EAB"/>
    <w:rsid w:val="007522CA"/>
    <w:rsid w:val="00752657"/>
    <w:rsid w:val="00752694"/>
    <w:rsid w:val="00752732"/>
    <w:rsid w:val="00752961"/>
    <w:rsid w:val="00752DFC"/>
    <w:rsid w:val="007531B7"/>
    <w:rsid w:val="007531EE"/>
    <w:rsid w:val="0075321C"/>
    <w:rsid w:val="0075325E"/>
    <w:rsid w:val="007532F5"/>
    <w:rsid w:val="0075355A"/>
    <w:rsid w:val="00753AF5"/>
    <w:rsid w:val="00753B0E"/>
    <w:rsid w:val="00753BAD"/>
    <w:rsid w:val="00753E01"/>
    <w:rsid w:val="0075409A"/>
    <w:rsid w:val="0075439E"/>
    <w:rsid w:val="00755256"/>
    <w:rsid w:val="007556E0"/>
    <w:rsid w:val="00755A00"/>
    <w:rsid w:val="00755B27"/>
    <w:rsid w:val="00755CB3"/>
    <w:rsid w:val="00755F33"/>
    <w:rsid w:val="0075619F"/>
    <w:rsid w:val="00756757"/>
    <w:rsid w:val="007568A6"/>
    <w:rsid w:val="00756C55"/>
    <w:rsid w:val="00756C64"/>
    <w:rsid w:val="00756DFC"/>
    <w:rsid w:val="00757441"/>
    <w:rsid w:val="007574CF"/>
    <w:rsid w:val="0075760E"/>
    <w:rsid w:val="00757865"/>
    <w:rsid w:val="00757A67"/>
    <w:rsid w:val="00757B84"/>
    <w:rsid w:val="00757C8B"/>
    <w:rsid w:val="00757CFF"/>
    <w:rsid w:val="00757F3E"/>
    <w:rsid w:val="007602E7"/>
    <w:rsid w:val="00760CE0"/>
    <w:rsid w:val="00760D21"/>
    <w:rsid w:val="00760DDC"/>
    <w:rsid w:val="00760E01"/>
    <w:rsid w:val="00760F0C"/>
    <w:rsid w:val="00760F62"/>
    <w:rsid w:val="00761392"/>
    <w:rsid w:val="007613C0"/>
    <w:rsid w:val="0076164B"/>
    <w:rsid w:val="0076168F"/>
    <w:rsid w:val="00761BA8"/>
    <w:rsid w:val="007627F2"/>
    <w:rsid w:val="0076289C"/>
    <w:rsid w:val="00762B89"/>
    <w:rsid w:val="00763285"/>
    <w:rsid w:val="0076336B"/>
    <w:rsid w:val="00763422"/>
    <w:rsid w:val="0076351A"/>
    <w:rsid w:val="0076353F"/>
    <w:rsid w:val="00763C2A"/>
    <w:rsid w:val="00763D1B"/>
    <w:rsid w:val="00764096"/>
    <w:rsid w:val="0076420F"/>
    <w:rsid w:val="0076442C"/>
    <w:rsid w:val="007647E7"/>
    <w:rsid w:val="00764955"/>
    <w:rsid w:val="00764961"/>
    <w:rsid w:val="007653B8"/>
    <w:rsid w:val="007653C8"/>
    <w:rsid w:val="00765656"/>
    <w:rsid w:val="007661AC"/>
    <w:rsid w:val="0076639A"/>
    <w:rsid w:val="0076643D"/>
    <w:rsid w:val="00766501"/>
    <w:rsid w:val="007666D2"/>
    <w:rsid w:val="0076684B"/>
    <w:rsid w:val="007668C5"/>
    <w:rsid w:val="00766AFF"/>
    <w:rsid w:val="00766CCA"/>
    <w:rsid w:val="00766F5D"/>
    <w:rsid w:val="00767125"/>
    <w:rsid w:val="007672DD"/>
    <w:rsid w:val="00767911"/>
    <w:rsid w:val="00767DB7"/>
    <w:rsid w:val="00767E99"/>
    <w:rsid w:val="00770371"/>
    <w:rsid w:val="0077087F"/>
    <w:rsid w:val="00770EB6"/>
    <w:rsid w:val="007716F8"/>
    <w:rsid w:val="00771835"/>
    <w:rsid w:val="00771908"/>
    <w:rsid w:val="00771DCD"/>
    <w:rsid w:val="007721B9"/>
    <w:rsid w:val="007721FA"/>
    <w:rsid w:val="00772727"/>
    <w:rsid w:val="007728D6"/>
    <w:rsid w:val="00772A69"/>
    <w:rsid w:val="00772B97"/>
    <w:rsid w:val="00772FA0"/>
    <w:rsid w:val="0077300F"/>
    <w:rsid w:val="0077325F"/>
    <w:rsid w:val="0077340E"/>
    <w:rsid w:val="007734FD"/>
    <w:rsid w:val="007736CE"/>
    <w:rsid w:val="00773C3A"/>
    <w:rsid w:val="00774397"/>
    <w:rsid w:val="0077469C"/>
    <w:rsid w:val="007746E2"/>
    <w:rsid w:val="00774C9F"/>
    <w:rsid w:val="0077525E"/>
    <w:rsid w:val="00775365"/>
    <w:rsid w:val="00775434"/>
    <w:rsid w:val="007754F7"/>
    <w:rsid w:val="00775C28"/>
    <w:rsid w:val="00775C71"/>
    <w:rsid w:val="00775F12"/>
    <w:rsid w:val="0077605F"/>
    <w:rsid w:val="00776331"/>
    <w:rsid w:val="007767FB"/>
    <w:rsid w:val="0077692F"/>
    <w:rsid w:val="00776B94"/>
    <w:rsid w:val="00776E8F"/>
    <w:rsid w:val="00776FF2"/>
    <w:rsid w:val="00777564"/>
    <w:rsid w:val="00777A04"/>
    <w:rsid w:val="00777CA7"/>
    <w:rsid w:val="00780029"/>
    <w:rsid w:val="007802F5"/>
    <w:rsid w:val="007806BC"/>
    <w:rsid w:val="00780814"/>
    <w:rsid w:val="00780A53"/>
    <w:rsid w:val="00780F28"/>
    <w:rsid w:val="007814A2"/>
    <w:rsid w:val="007816CB"/>
    <w:rsid w:val="007819F4"/>
    <w:rsid w:val="00781BFF"/>
    <w:rsid w:val="00781C14"/>
    <w:rsid w:val="00781E96"/>
    <w:rsid w:val="00781EE2"/>
    <w:rsid w:val="00781FDA"/>
    <w:rsid w:val="0078214F"/>
    <w:rsid w:val="0078255C"/>
    <w:rsid w:val="00782752"/>
    <w:rsid w:val="0078290E"/>
    <w:rsid w:val="007830D6"/>
    <w:rsid w:val="00783800"/>
    <w:rsid w:val="00783840"/>
    <w:rsid w:val="007839D4"/>
    <w:rsid w:val="00783A35"/>
    <w:rsid w:val="00783AAC"/>
    <w:rsid w:val="007844A1"/>
    <w:rsid w:val="00784585"/>
    <w:rsid w:val="007845E5"/>
    <w:rsid w:val="00784843"/>
    <w:rsid w:val="00784B16"/>
    <w:rsid w:val="00784E06"/>
    <w:rsid w:val="00784E13"/>
    <w:rsid w:val="007850D8"/>
    <w:rsid w:val="00785171"/>
    <w:rsid w:val="0078566F"/>
    <w:rsid w:val="00785987"/>
    <w:rsid w:val="00785A34"/>
    <w:rsid w:val="00785B15"/>
    <w:rsid w:val="00785B64"/>
    <w:rsid w:val="00785BC6"/>
    <w:rsid w:val="00785C18"/>
    <w:rsid w:val="00785D68"/>
    <w:rsid w:val="00786584"/>
    <w:rsid w:val="00786A93"/>
    <w:rsid w:val="00786D2B"/>
    <w:rsid w:val="00786EB0"/>
    <w:rsid w:val="0078711E"/>
    <w:rsid w:val="00787318"/>
    <w:rsid w:val="00787A33"/>
    <w:rsid w:val="00787FD5"/>
    <w:rsid w:val="00790057"/>
    <w:rsid w:val="007903CD"/>
    <w:rsid w:val="007906D8"/>
    <w:rsid w:val="00790797"/>
    <w:rsid w:val="007908D5"/>
    <w:rsid w:val="0079158F"/>
    <w:rsid w:val="00791909"/>
    <w:rsid w:val="0079190A"/>
    <w:rsid w:val="00791AEE"/>
    <w:rsid w:val="00791B48"/>
    <w:rsid w:val="00791BB2"/>
    <w:rsid w:val="00791EE0"/>
    <w:rsid w:val="00792015"/>
    <w:rsid w:val="007921E1"/>
    <w:rsid w:val="00792326"/>
    <w:rsid w:val="007926A0"/>
    <w:rsid w:val="0079291B"/>
    <w:rsid w:val="00792A91"/>
    <w:rsid w:val="00793045"/>
    <w:rsid w:val="00793240"/>
    <w:rsid w:val="0079343C"/>
    <w:rsid w:val="007934F3"/>
    <w:rsid w:val="007937C0"/>
    <w:rsid w:val="007938E6"/>
    <w:rsid w:val="007939C2"/>
    <w:rsid w:val="00793B77"/>
    <w:rsid w:val="00793B82"/>
    <w:rsid w:val="00794412"/>
    <w:rsid w:val="007946C9"/>
    <w:rsid w:val="00794AFA"/>
    <w:rsid w:val="00794CC1"/>
    <w:rsid w:val="00795554"/>
    <w:rsid w:val="007957B4"/>
    <w:rsid w:val="00795872"/>
    <w:rsid w:val="007959B4"/>
    <w:rsid w:val="00795AF2"/>
    <w:rsid w:val="00795B55"/>
    <w:rsid w:val="00795D07"/>
    <w:rsid w:val="007962A8"/>
    <w:rsid w:val="007967DE"/>
    <w:rsid w:val="00796BC7"/>
    <w:rsid w:val="00797518"/>
    <w:rsid w:val="007975A0"/>
    <w:rsid w:val="007A025D"/>
    <w:rsid w:val="007A0DC1"/>
    <w:rsid w:val="007A10EE"/>
    <w:rsid w:val="007A124D"/>
    <w:rsid w:val="007A129E"/>
    <w:rsid w:val="007A1472"/>
    <w:rsid w:val="007A1B82"/>
    <w:rsid w:val="007A1CC9"/>
    <w:rsid w:val="007A1EFD"/>
    <w:rsid w:val="007A1F79"/>
    <w:rsid w:val="007A21FA"/>
    <w:rsid w:val="007A23A1"/>
    <w:rsid w:val="007A25A1"/>
    <w:rsid w:val="007A271F"/>
    <w:rsid w:val="007A2911"/>
    <w:rsid w:val="007A29AB"/>
    <w:rsid w:val="007A29CA"/>
    <w:rsid w:val="007A29F1"/>
    <w:rsid w:val="007A326A"/>
    <w:rsid w:val="007A38F8"/>
    <w:rsid w:val="007A39C8"/>
    <w:rsid w:val="007A3A81"/>
    <w:rsid w:val="007A3B4E"/>
    <w:rsid w:val="007A3F77"/>
    <w:rsid w:val="007A4053"/>
    <w:rsid w:val="007A4296"/>
    <w:rsid w:val="007A4613"/>
    <w:rsid w:val="007A4A29"/>
    <w:rsid w:val="007A4C27"/>
    <w:rsid w:val="007A4D0E"/>
    <w:rsid w:val="007A4FFE"/>
    <w:rsid w:val="007A5024"/>
    <w:rsid w:val="007A5268"/>
    <w:rsid w:val="007A5277"/>
    <w:rsid w:val="007A552E"/>
    <w:rsid w:val="007A565C"/>
    <w:rsid w:val="007A5D19"/>
    <w:rsid w:val="007A5FFB"/>
    <w:rsid w:val="007A6239"/>
    <w:rsid w:val="007A6455"/>
    <w:rsid w:val="007A6883"/>
    <w:rsid w:val="007A6965"/>
    <w:rsid w:val="007A6B37"/>
    <w:rsid w:val="007A6BC0"/>
    <w:rsid w:val="007A6DD8"/>
    <w:rsid w:val="007A6E19"/>
    <w:rsid w:val="007A6FCB"/>
    <w:rsid w:val="007A706C"/>
    <w:rsid w:val="007A7254"/>
    <w:rsid w:val="007A735F"/>
    <w:rsid w:val="007A75F0"/>
    <w:rsid w:val="007A78AC"/>
    <w:rsid w:val="007A79B2"/>
    <w:rsid w:val="007A7B4C"/>
    <w:rsid w:val="007B06C5"/>
    <w:rsid w:val="007B06E2"/>
    <w:rsid w:val="007B08D8"/>
    <w:rsid w:val="007B0A19"/>
    <w:rsid w:val="007B0D7A"/>
    <w:rsid w:val="007B0D93"/>
    <w:rsid w:val="007B0E1F"/>
    <w:rsid w:val="007B180A"/>
    <w:rsid w:val="007B18BC"/>
    <w:rsid w:val="007B1917"/>
    <w:rsid w:val="007B1DA6"/>
    <w:rsid w:val="007B1EB9"/>
    <w:rsid w:val="007B2091"/>
    <w:rsid w:val="007B2398"/>
    <w:rsid w:val="007B255E"/>
    <w:rsid w:val="007B2944"/>
    <w:rsid w:val="007B2BDE"/>
    <w:rsid w:val="007B2E31"/>
    <w:rsid w:val="007B2E40"/>
    <w:rsid w:val="007B2FEE"/>
    <w:rsid w:val="007B334F"/>
    <w:rsid w:val="007B34B6"/>
    <w:rsid w:val="007B35F5"/>
    <w:rsid w:val="007B36F7"/>
    <w:rsid w:val="007B37DF"/>
    <w:rsid w:val="007B3885"/>
    <w:rsid w:val="007B3B22"/>
    <w:rsid w:val="007B3C14"/>
    <w:rsid w:val="007B3E9A"/>
    <w:rsid w:val="007B3EF6"/>
    <w:rsid w:val="007B4210"/>
    <w:rsid w:val="007B47A4"/>
    <w:rsid w:val="007B5560"/>
    <w:rsid w:val="007B56C2"/>
    <w:rsid w:val="007B5818"/>
    <w:rsid w:val="007B5859"/>
    <w:rsid w:val="007B5935"/>
    <w:rsid w:val="007B5A8B"/>
    <w:rsid w:val="007B5AD2"/>
    <w:rsid w:val="007B5BFA"/>
    <w:rsid w:val="007B5DAC"/>
    <w:rsid w:val="007B5E60"/>
    <w:rsid w:val="007B5ED7"/>
    <w:rsid w:val="007B5F11"/>
    <w:rsid w:val="007B5F64"/>
    <w:rsid w:val="007B6068"/>
    <w:rsid w:val="007B608B"/>
    <w:rsid w:val="007B621D"/>
    <w:rsid w:val="007B68A6"/>
    <w:rsid w:val="007B6A6C"/>
    <w:rsid w:val="007B6BE0"/>
    <w:rsid w:val="007B6ED0"/>
    <w:rsid w:val="007B6EDC"/>
    <w:rsid w:val="007B7650"/>
    <w:rsid w:val="007B76B6"/>
    <w:rsid w:val="007B780F"/>
    <w:rsid w:val="007C0736"/>
    <w:rsid w:val="007C08E0"/>
    <w:rsid w:val="007C0BD0"/>
    <w:rsid w:val="007C0C9D"/>
    <w:rsid w:val="007C0FFA"/>
    <w:rsid w:val="007C1040"/>
    <w:rsid w:val="007C13EC"/>
    <w:rsid w:val="007C15E5"/>
    <w:rsid w:val="007C17B1"/>
    <w:rsid w:val="007C18F4"/>
    <w:rsid w:val="007C19D3"/>
    <w:rsid w:val="007C1BD6"/>
    <w:rsid w:val="007C1D6B"/>
    <w:rsid w:val="007C1E0A"/>
    <w:rsid w:val="007C1E3C"/>
    <w:rsid w:val="007C1EA3"/>
    <w:rsid w:val="007C25B4"/>
    <w:rsid w:val="007C2691"/>
    <w:rsid w:val="007C2ACC"/>
    <w:rsid w:val="007C2CB2"/>
    <w:rsid w:val="007C3264"/>
    <w:rsid w:val="007C32DF"/>
    <w:rsid w:val="007C3361"/>
    <w:rsid w:val="007C35EC"/>
    <w:rsid w:val="007C3B5B"/>
    <w:rsid w:val="007C3BF6"/>
    <w:rsid w:val="007C3E24"/>
    <w:rsid w:val="007C407A"/>
    <w:rsid w:val="007C42E5"/>
    <w:rsid w:val="007C46DD"/>
    <w:rsid w:val="007C49DD"/>
    <w:rsid w:val="007C4A38"/>
    <w:rsid w:val="007C4C90"/>
    <w:rsid w:val="007C50CA"/>
    <w:rsid w:val="007C5CD8"/>
    <w:rsid w:val="007C5E64"/>
    <w:rsid w:val="007C627F"/>
    <w:rsid w:val="007C63F0"/>
    <w:rsid w:val="007C647E"/>
    <w:rsid w:val="007C6BA4"/>
    <w:rsid w:val="007C6BF9"/>
    <w:rsid w:val="007C7141"/>
    <w:rsid w:val="007C7460"/>
    <w:rsid w:val="007C7939"/>
    <w:rsid w:val="007C7948"/>
    <w:rsid w:val="007C7CB2"/>
    <w:rsid w:val="007C7F9C"/>
    <w:rsid w:val="007D0024"/>
    <w:rsid w:val="007D0413"/>
    <w:rsid w:val="007D04C1"/>
    <w:rsid w:val="007D09A5"/>
    <w:rsid w:val="007D0A77"/>
    <w:rsid w:val="007D0E27"/>
    <w:rsid w:val="007D10DD"/>
    <w:rsid w:val="007D1431"/>
    <w:rsid w:val="007D18E4"/>
    <w:rsid w:val="007D2592"/>
    <w:rsid w:val="007D2D10"/>
    <w:rsid w:val="007D3487"/>
    <w:rsid w:val="007D353E"/>
    <w:rsid w:val="007D380B"/>
    <w:rsid w:val="007D390E"/>
    <w:rsid w:val="007D39CD"/>
    <w:rsid w:val="007D3BA5"/>
    <w:rsid w:val="007D3C49"/>
    <w:rsid w:val="007D413C"/>
    <w:rsid w:val="007D4201"/>
    <w:rsid w:val="007D47EF"/>
    <w:rsid w:val="007D4E53"/>
    <w:rsid w:val="007D5049"/>
    <w:rsid w:val="007D55AD"/>
    <w:rsid w:val="007D5762"/>
    <w:rsid w:val="007D58A7"/>
    <w:rsid w:val="007D596B"/>
    <w:rsid w:val="007D5FC3"/>
    <w:rsid w:val="007D6187"/>
    <w:rsid w:val="007D6235"/>
    <w:rsid w:val="007D63A1"/>
    <w:rsid w:val="007D6E40"/>
    <w:rsid w:val="007D6F91"/>
    <w:rsid w:val="007D7A4D"/>
    <w:rsid w:val="007D7D2D"/>
    <w:rsid w:val="007E02A9"/>
    <w:rsid w:val="007E07E9"/>
    <w:rsid w:val="007E082A"/>
    <w:rsid w:val="007E0C80"/>
    <w:rsid w:val="007E1077"/>
    <w:rsid w:val="007E1080"/>
    <w:rsid w:val="007E1573"/>
    <w:rsid w:val="007E167C"/>
    <w:rsid w:val="007E1B37"/>
    <w:rsid w:val="007E1C87"/>
    <w:rsid w:val="007E20F3"/>
    <w:rsid w:val="007E215A"/>
    <w:rsid w:val="007E229F"/>
    <w:rsid w:val="007E2C0E"/>
    <w:rsid w:val="007E2C70"/>
    <w:rsid w:val="007E2E26"/>
    <w:rsid w:val="007E304F"/>
    <w:rsid w:val="007E34E4"/>
    <w:rsid w:val="007E356E"/>
    <w:rsid w:val="007E36F0"/>
    <w:rsid w:val="007E397B"/>
    <w:rsid w:val="007E3DB7"/>
    <w:rsid w:val="007E40FE"/>
    <w:rsid w:val="007E46DB"/>
    <w:rsid w:val="007E48C4"/>
    <w:rsid w:val="007E4B0B"/>
    <w:rsid w:val="007E4B80"/>
    <w:rsid w:val="007E4F5B"/>
    <w:rsid w:val="007E55A2"/>
    <w:rsid w:val="007E5CEB"/>
    <w:rsid w:val="007E5FEF"/>
    <w:rsid w:val="007E657B"/>
    <w:rsid w:val="007E670E"/>
    <w:rsid w:val="007E68B3"/>
    <w:rsid w:val="007E6B2D"/>
    <w:rsid w:val="007E6EF5"/>
    <w:rsid w:val="007E7175"/>
    <w:rsid w:val="007E7504"/>
    <w:rsid w:val="007E7541"/>
    <w:rsid w:val="007E781C"/>
    <w:rsid w:val="007F0528"/>
    <w:rsid w:val="007F0786"/>
    <w:rsid w:val="007F0BDC"/>
    <w:rsid w:val="007F121C"/>
    <w:rsid w:val="007F1483"/>
    <w:rsid w:val="007F15AC"/>
    <w:rsid w:val="007F19D4"/>
    <w:rsid w:val="007F1A80"/>
    <w:rsid w:val="007F1AC0"/>
    <w:rsid w:val="007F1B64"/>
    <w:rsid w:val="007F1ED9"/>
    <w:rsid w:val="007F2244"/>
    <w:rsid w:val="007F229B"/>
    <w:rsid w:val="007F24CC"/>
    <w:rsid w:val="007F25B9"/>
    <w:rsid w:val="007F27A9"/>
    <w:rsid w:val="007F285D"/>
    <w:rsid w:val="007F289B"/>
    <w:rsid w:val="007F292F"/>
    <w:rsid w:val="007F293A"/>
    <w:rsid w:val="007F2EFB"/>
    <w:rsid w:val="007F3633"/>
    <w:rsid w:val="007F3EC2"/>
    <w:rsid w:val="007F412B"/>
    <w:rsid w:val="007F4671"/>
    <w:rsid w:val="007F474B"/>
    <w:rsid w:val="007F4ABE"/>
    <w:rsid w:val="007F4BDA"/>
    <w:rsid w:val="007F4CAB"/>
    <w:rsid w:val="007F4F5C"/>
    <w:rsid w:val="007F5032"/>
    <w:rsid w:val="007F5640"/>
    <w:rsid w:val="007F5911"/>
    <w:rsid w:val="007F613A"/>
    <w:rsid w:val="007F6635"/>
    <w:rsid w:val="007F693B"/>
    <w:rsid w:val="007F6A99"/>
    <w:rsid w:val="007F6EBF"/>
    <w:rsid w:val="007F6F95"/>
    <w:rsid w:val="007F71E0"/>
    <w:rsid w:val="007F7240"/>
    <w:rsid w:val="007F76C2"/>
    <w:rsid w:val="007F7AF0"/>
    <w:rsid w:val="007F7DFB"/>
    <w:rsid w:val="007F7FAA"/>
    <w:rsid w:val="00800113"/>
    <w:rsid w:val="00800186"/>
    <w:rsid w:val="008001B1"/>
    <w:rsid w:val="00800328"/>
    <w:rsid w:val="0080062E"/>
    <w:rsid w:val="00800854"/>
    <w:rsid w:val="008008CF"/>
    <w:rsid w:val="00800A66"/>
    <w:rsid w:val="00800B4E"/>
    <w:rsid w:val="00800C95"/>
    <w:rsid w:val="008011E7"/>
    <w:rsid w:val="00801380"/>
    <w:rsid w:val="008015CB"/>
    <w:rsid w:val="00801744"/>
    <w:rsid w:val="00801D1C"/>
    <w:rsid w:val="00801F2B"/>
    <w:rsid w:val="008023F0"/>
    <w:rsid w:val="00802A59"/>
    <w:rsid w:val="00802D5F"/>
    <w:rsid w:val="00803479"/>
    <w:rsid w:val="00803C08"/>
    <w:rsid w:val="00803EA4"/>
    <w:rsid w:val="008042ED"/>
    <w:rsid w:val="00804884"/>
    <w:rsid w:val="0080491C"/>
    <w:rsid w:val="00804D0F"/>
    <w:rsid w:val="00804F50"/>
    <w:rsid w:val="0080512D"/>
    <w:rsid w:val="008052D5"/>
    <w:rsid w:val="008052FF"/>
    <w:rsid w:val="0080558F"/>
    <w:rsid w:val="00805749"/>
    <w:rsid w:val="00805899"/>
    <w:rsid w:val="00805910"/>
    <w:rsid w:val="00805B78"/>
    <w:rsid w:val="00805EFD"/>
    <w:rsid w:val="00806035"/>
    <w:rsid w:val="00806BE8"/>
    <w:rsid w:val="00806C87"/>
    <w:rsid w:val="00806DE4"/>
    <w:rsid w:val="00806FBD"/>
    <w:rsid w:val="008072C8"/>
    <w:rsid w:val="0080748B"/>
    <w:rsid w:val="00810299"/>
    <w:rsid w:val="00810376"/>
    <w:rsid w:val="008104AD"/>
    <w:rsid w:val="0081068F"/>
    <w:rsid w:val="0081092B"/>
    <w:rsid w:val="00810BCB"/>
    <w:rsid w:val="0081134D"/>
    <w:rsid w:val="00811372"/>
    <w:rsid w:val="00811614"/>
    <w:rsid w:val="00811719"/>
    <w:rsid w:val="00811737"/>
    <w:rsid w:val="0081177E"/>
    <w:rsid w:val="0081199B"/>
    <w:rsid w:val="00811E4E"/>
    <w:rsid w:val="008120D7"/>
    <w:rsid w:val="0081276F"/>
    <w:rsid w:val="00812B00"/>
    <w:rsid w:val="00812BDA"/>
    <w:rsid w:val="00813000"/>
    <w:rsid w:val="00813121"/>
    <w:rsid w:val="0081321B"/>
    <w:rsid w:val="008132ED"/>
    <w:rsid w:val="00813326"/>
    <w:rsid w:val="00813346"/>
    <w:rsid w:val="00813B29"/>
    <w:rsid w:val="00813BE4"/>
    <w:rsid w:val="00813C0C"/>
    <w:rsid w:val="00813DE2"/>
    <w:rsid w:val="00814514"/>
    <w:rsid w:val="0081462B"/>
    <w:rsid w:val="008146AF"/>
    <w:rsid w:val="00814CD9"/>
    <w:rsid w:val="00814D03"/>
    <w:rsid w:val="00814D7F"/>
    <w:rsid w:val="00815D7B"/>
    <w:rsid w:val="00815E46"/>
    <w:rsid w:val="0081648E"/>
    <w:rsid w:val="00816803"/>
    <w:rsid w:val="00816992"/>
    <w:rsid w:val="00816A07"/>
    <w:rsid w:val="00816C26"/>
    <w:rsid w:val="00817321"/>
    <w:rsid w:val="008175BD"/>
    <w:rsid w:val="00817756"/>
    <w:rsid w:val="008178C3"/>
    <w:rsid w:val="00817AFC"/>
    <w:rsid w:val="00817B8A"/>
    <w:rsid w:val="00817C08"/>
    <w:rsid w:val="00817D1D"/>
    <w:rsid w:val="00817D52"/>
    <w:rsid w:val="00817F18"/>
    <w:rsid w:val="00817F88"/>
    <w:rsid w:val="0082002E"/>
    <w:rsid w:val="00820184"/>
    <w:rsid w:val="00820193"/>
    <w:rsid w:val="008201C3"/>
    <w:rsid w:val="00820680"/>
    <w:rsid w:val="00820813"/>
    <w:rsid w:val="00820FA5"/>
    <w:rsid w:val="00820FD9"/>
    <w:rsid w:val="00821169"/>
    <w:rsid w:val="0082123D"/>
    <w:rsid w:val="00821723"/>
    <w:rsid w:val="0082184E"/>
    <w:rsid w:val="00821D0F"/>
    <w:rsid w:val="00821E7E"/>
    <w:rsid w:val="00822659"/>
    <w:rsid w:val="0082285B"/>
    <w:rsid w:val="0082298E"/>
    <w:rsid w:val="00822DB1"/>
    <w:rsid w:val="00822DF6"/>
    <w:rsid w:val="008234C7"/>
    <w:rsid w:val="00823DFC"/>
    <w:rsid w:val="00823FAC"/>
    <w:rsid w:val="00823FF2"/>
    <w:rsid w:val="0082421F"/>
    <w:rsid w:val="00824226"/>
    <w:rsid w:val="008245F5"/>
    <w:rsid w:val="008247B9"/>
    <w:rsid w:val="008247DD"/>
    <w:rsid w:val="008248EA"/>
    <w:rsid w:val="00824926"/>
    <w:rsid w:val="00824A97"/>
    <w:rsid w:val="00824C54"/>
    <w:rsid w:val="00824CD9"/>
    <w:rsid w:val="00824D46"/>
    <w:rsid w:val="0082526A"/>
    <w:rsid w:val="008253DE"/>
    <w:rsid w:val="008254ED"/>
    <w:rsid w:val="008255B4"/>
    <w:rsid w:val="00825CBF"/>
    <w:rsid w:val="008266FF"/>
    <w:rsid w:val="00826761"/>
    <w:rsid w:val="00826BFE"/>
    <w:rsid w:val="00826D9F"/>
    <w:rsid w:val="00827295"/>
    <w:rsid w:val="00827AD7"/>
    <w:rsid w:val="00827DD0"/>
    <w:rsid w:val="00830009"/>
    <w:rsid w:val="00830081"/>
    <w:rsid w:val="00830156"/>
    <w:rsid w:val="00830158"/>
    <w:rsid w:val="00830183"/>
    <w:rsid w:val="00830355"/>
    <w:rsid w:val="008308A0"/>
    <w:rsid w:val="00830CE9"/>
    <w:rsid w:val="00830D14"/>
    <w:rsid w:val="00830DC2"/>
    <w:rsid w:val="00830E5B"/>
    <w:rsid w:val="00830FE1"/>
    <w:rsid w:val="00831709"/>
    <w:rsid w:val="00831B3B"/>
    <w:rsid w:val="00831C4A"/>
    <w:rsid w:val="00831F25"/>
    <w:rsid w:val="0083215B"/>
    <w:rsid w:val="00832275"/>
    <w:rsid w:val="008323AC"/>
    <w:rsid w:val="008323F6"/>
    <w:rsid w:val="0083253D"/>
    <w:rsid w:val="00832C1C"/>
    <w:rsid w:val="00832F15"/>
    <w:rsid w:val="00833092"/>
    <w:rsid w:val="008331A2"/>
    <w:rsid w:val="00833261"/>
    <w:rsid w:val="0083355E"/>
    <w:rsid w:val="00833621"/>
    <w:rsid w:val="008338DE"/>
    <w:rsid w:val="00833DB8"/>
    <w:rsid w:val="00833EE9"/>
    <w:rsid w:val="008345DE"/>
    <w:rsid w:val="00834681"/>
    <w:rsid w:val="008346E3"/>
    <w:rsid w:val="008347D4"/>
    <w:rsid w:val="0083480F"/>
    <w:rsid w:val="00834CDC"/>
    <w:rsid w:val="008359E5"/>
    <w:rsid w:val="00835AEA"/>
    <w:rsid w:val="00835C72"/>
    <w:rsid w:val="00835E4D"/>
    <w:rsid w:val="00835FF3"/>
    <w:rsid w:val="008361EE"/>
    <w:rsid w:val="00836507"/>
    <w:rsid w:val="00836639"/>
    <w:rsid w:val="008366EA"/>
    <w:rsid w:val="0083682E"/>
    <w:rsid w:val="00836A60"/>
    <w:rsid w:val="00836D38"/>
    <w:rsid w:val="00836DBF"/>
    <w:rsid w:val="008370F2"/>
    <w:rsid w:val="008373F6"/>
    <w:rsid w:val="00837582"/>
    <w:rsid w:val="00837780"/>
    <w:rsid w:val="00837B31"/>
    <w:rsid w:val="00837D1F"/>
    <w:rsid w:val="00840014"/>
    <w:rsid w:val="0084041C"/>
    <w:rsid w:val="008404D1"/>
    <w:rsid w:val="00840BA8"/>
    <w:rsid w:val="00840C24"/>
    <w:rsid w:val="00840DDD"/>
    <w:rsid w:val="008412D7"/>
    <w:rsid w:val="0084157D"/>
    <w:rsid w:val="00841638"/>
    <w:rsid w:val="008416E9"/>
    <w:rsid w:val="00841745"/>
    <w:rsid w:val="00841BFB"/>
    <w:rsid w:val="00841C2D"/>
    <w:rsid w:val="008422BC"/>
    <w:rsid w:val="00842338"/>
    <w:rsid w:val="00842A64"/>
    <w:rsid w:val="00842E0E"/>
    <w:rsid w:val="00842F67"/>
    <w:rsid w:val="008432EC"/>
    <w:rsid w:val="008433E2"/>
    <w:rsid w:val="00843493"/>
    <w:rsid w:val="00843780"/>
    <w:rsid w:val="00843FDA"/>
    <w:rsid w:val="008440A0"/>
    <w:rsid w:val="008441F5"/>
    <w:rsid w:val="00844DAE"/>
    <w:rsid w:val="00845490"/>
    <w:rsid w:val="00845969"/>
    <w:rsid w:val="00845CEE"/>
    <w:rsid w:val="00845CF6"/>
    <w:rsid w:val="0084607F"/>
    <w:rsid w:val="00846098"/>
    <w:rsid w:val="0084632A"/>
    <w:rsid w:val="008464A9"/>
    <w:rsid w:val="00846910"/>
    <w:rsid w:val="00847173"/>
    <w:rsid w:val="00847B1B"/>
    <w:rsid w:val="00847FA9"/>
    <w:rsid w:val="0085015B"/>
    <w:rsid w:val="008514DF"/>
    <w:rsid w:val="008518B2"/>
    <w:rsid w:val="00851AA0"/>
    <w:rsid w:val="00851B4D"/>
    <w:rsid w:val="00851B9C"/>
    <w:rsid w:val="00851C13"/>
    <w:rsid w:val="00851E56"/>
    <w:rsid w:val="008520EB"/>
    <w:rsid w:val="00852B96"/>
    <w:rsid w:val="00852E12"/>
    <w:rsid w:val="008530CF"/>
    <w:rsid w:val="0085318F"/>
    <w:rsid w:val="0085330F"/>
    <w:rsid w:val="00853408"/>
    <w:rsid w:val="008534D3"/>
    <w:rsid w:val="00853774"/>
    <w:rsid w:val="00853A01"/>
    <w:rsid w:val="00853D7A"/>
    <w:rsid w:val="00853E5D"/>
    <w:rsid w:val="00853ED8"/>
    <w:rsid w:val="008541FD"/>
    <w:rsid w:val="008546FB"/>
    <w:rsid w:val="00854B6E"/>
    <w:rsid w:val="00854C94"/>
    <w:rsid w:val="00854CBF"/>
    <w:rsid w:val="008550B7"/>
    <w:rsid w:val="00855115"/>
    <w:rsid w:val="00855124"/>
    <w:rsid w:val="0085524D"/>
    <w:rsid w:val="00855B99"/>
    <w:rsid w:val="00855BE9"/>
    <w:rsid w:val="00855D78"/>
    <w:rsid w:val="008562B1"/>
    <w:rsid w:val="00856320"/>
    <w:rsid w:val="00856655"/>
    <w:rsid w:val="00856A54"/>
    <w:rsid w:val="00856AF2"/>
    <w:rsid w:val="00856BD5"/>
    <w:rsid w:val="00856C3B"/>
    <w:rsid w:val="00856C8C"/>
    <w:rsid w:val="00856F0C"/>
    <w:rsid w:val="0085726F"/>
    <w:rsid w:val="00857422"/>
    <w:rsid w:val="00857488"/>
    <w:rsid w:val="008576CD"/>
    <w:rsid w:val="00857991"/>
    <w:rsid w:val="00857A0A"/>
    <w:rsid w:val="00857FA1"/>
    <w:rsid w:val="0086006C"/>
    <w:rsid w:val="008604C9"/>
    <w:rsid w:val="008605EB"/>
    <w:rsid w:val="00860887"/>
    <w:rsid w:val="00860AB7"/>
    <w:rsid w:val="00860C9B"/>
    <w:rsid w:val="00860F21"/>
    <w:rsid w:val="00861028"/>
    <w:rsid w:val="0086103B"/>
    <w:rsid w:val="008610D2"/>
    <w:rsid w:val="008611C9"/>
    <w:rsid w:val="008616EC"/>
    <w:rsid w:val="0086178D"/>
    <w:rsid w:val="00861B37"/>
    <w:rsid w:val="00861E30"/>
    <w:rsid w:val="0086215C"/>
    <w:rsid w:val="00862790"/>
    <w:rsid w:val="0086289F"/>
    <w:rsid w:val="0086296C"/>
    <w:rsid w:val="008629E7"/>
    <w:rsid w:val="00862B4D"/>
    <w:rsid w:val="00862CE9"/>
    <w:rsid w:val="00862D5A"/>
    <w:rsid w:val="00863089"/>
    <w:rsid w:val="00863229"/>
    <w:rsid w:val="00863337"/>
    <w:rsid w:val="00863397"/>
    <w:rsid w:val="0086362A"/>
    <w:rsid w:val="0086395F"/>
    <w:rsid w:val="00864026"/>
    <w:rsid w:val="00864420"/>
    <w:rsid w:val="00864471"/>
    <w:rsid w:val="0086461B"/>
    <w:rsid w:val="00864967"/>
    <w:rsid w:val="00864ABF"/>
    <w:rsid w:val="00864D5C"/>
    <w:rsid w:val="008650ED"/>
    <w:rsid w:val="0086568D"/>
    <w:rsid w:val="008656D2"/>
    <w:rsid w:val="00865947"/>
    <w:rsid w:val="00865A02"/>
    <w:rsid w:val="00865E18"/>
    <w:rsid w:val="00865EBC"/>
    <w:rsid w:val="00866250"/>
    <w:rsid w:val="008662FD"/>
    <w:rsid w:val="00866376"/>
    <w:rsid w:val="00866410"/>
    <w:rsid w:val="00866457"/>
    <w:rsid w:val="0086680C"/>
    <w:rsid w:val="008669C3"/>
    <w:rsid w:val="00866CCB"/>
    <w:rsid w:val="0086710D"/>
    <w:rsid w:val="0086738F"/>
    <w:rsid w:val="008673BA"/>
    <w:rsid w:val="008673C2"/>
    <w:rsid w:val="00867444"/>
    <w:rsid w:val="0086793B"/>
    <w:rsid w:val="00867CCF"/>
    <w:rsid w:val="00870208"/>
    <w:rsid w:val="008704B2"/>
    <w:rsid w:val="0087073B"/>
    <w:rsid w:val="00870AEF"/>
    <w:rsid w:val="00870C36"/>
    <w:rsid w:val="00870C9C"/>
    <w:rsid w:val="00870CEA"/>
    <w:rsid w:val="00870D3F"/>
    <w:rsid w:val="008710C0"/>
    <w:rsid w:val="00871323"/>
    <w:rsid w:val="008713EF"/>
    <w:rsid w:val="008715AB"/>
    <w:rsid w:val="00871904"/>
    <w:rsid w:val="00871B84"/>
    <w:rsid w:val="00871BCE"/>
    <w:rsid w:val="00872364"/>
    <w:rsid w:val="00872A28"/>
    <w:rsid w:val="008732B4"/>
    <w:rsid w:val="0087340E"/>
    <w:rsid w:val="00873826"/>
    <w:rsid w:val="008738A0"/>
    <w:rsid w:val="008739A0"/>
    <w:rsid w:val="00873AEA"/>
    <w:rsid w:val="00873D25"/>
    <w:rsid w:val="0087405E"/>
    <w:rsid w:val="008740F9"/>
    <w:rsid w:val="00874277"/>
    <w:rsid w:val="008742F7"/>
    <w:rsid w:val="00874A09"/>
    <w:rsid w:val="00874EA5"/>
    <w:rsid w:val="00875A9E"/>
    <w:rsid w:val="00876446"/>
    <w:rsid w:val="00876640"/>
    <w:rsid w:val="00876686"/>
    <w:rsid w:val="00876A13"/>
    <w:rsid w:val="00876B5F"/>
    <w:rsid w:val="00876CB1"/>
    <w:rsid w:val="00876D3B"/>
    <w:rsid w:val="00877279"/>
    <w:rsid w:val="008775E9"/>
    <w:rsid w:val="0087789B"/>
    <w:rsid w:val="00877A7E"/>
    <w:rsid w:val="00877DC4"/>
    <w:rsid w:val="0088005A"/>
    <w:rsid w:val="008801EC"/>
    <w:rsid w:val="0088021F"/>
    <w:rsid w:val="008804CD"/>
    <w:rsid w:val="008804DC"/>
    <w:rsid w:val="00880C33"/>
    <w:rsid w:val="00880F44"/>
    <w:rsid w:val="008811CA"/>
    <w:rsid w:val="00881229"/>
    <w:rsid w:val="00881517"/>
    <w:rsid w:val="008815D2"/>
    <w:rsid w:val="0088191B"/>
    <w:rsid w:val="00881F7E"/>
    <w:rsid w:val="00882044"/>
    <w:rsid w:val="008825B6"/>
    <w:rsid w:val="0088326B"/>
    <w:rsid w:val="008833E9"/>
    <w:rsid w:val="0088361F"/>
    <w:rsid w:val="00883FD4"/>
    <w:rsid w:val="00884009"/>
    <w:rsid w:val="0088403E"/>
    <w:rsid w:val="008840B1"/>
    <w:rsid w:val="00884A3F"/>
    <w:rsid w:val="00884B6D"/>
    <w:rsid w:val="00885080"/>
    <w:rsid w:val="008852B0"/>
    <w:rsid w:val="008855EB"/>
    <w:rsid w:val="008858F7"/>
    <w:rsid w:val="00885962"/>
    <w:rsid w:val="00885A10"/>
    <w:rsid w:val="00885AE7"/>
    <w:rsid w:val="00885B1B"/>
    <w:rsid w:val="00885C2B"/>
    <w:rsid w:val="00885FB2"/>
    <w:rsid w:val="00886A82"/>
    <w:rsid w:val="00886DEE"/>
    <w:rsid w:val="00886E35"/>
    <w:rsid w:val="00886EA8"/>
    <w:rsid w:val="00887104"/>
    <w:rsid w:val="008872F8"/>
    <w:rsid w:val="00887961"/>
    <w:rsid w:val="00890165"/>
    <w:rsid w:val="0089022B"/>
    <w:rsid w:val="008903F5"/>
    <w:rsid w:val="008904DD"/>
    <w:rsid w:val="0089056F"/>
    <w:rsid w:val="00890706"/>
    <w:rsid w:val="00890AEC"/>
    <w:rsid w:val="00890F57"/>
    <w:rsid w:val="0089136B"/>
    <w:rsid w:val="008913FF"/>
    <w:rsid w:val="00891545"/>
    <w:rsid w:val="0089193E"/>
    <w:rsid w:val="00891A13"/>
    <w:rsid w:val="00891D1E"/>
    <w:rsid w:val="00892477"/>
    <w:rsid w:val="0089251F"/>
    <w:rsid w:val="00892A69"/>
    <w:rsid w:val="00892C3B"/>
    <w:rsid w:val="00892C59"/>
    <w:rsid w:val="00892E09"/>
    <w:rsid w:val="00893386"/>
    <w:rsid w:val="00893603"/>
    <w:rsid w:val="008936A0"/>
    <w:rsid w:val="008937D3"/>
    <w:rsid w:val="0089381A"/>
    <w:rsid w:val="00893B08"/>
    <w:rsid w:val="008943FC"/>
    <w:rsid w:val="008945E4"/>
    <w:rsid w:val="00894787"/>
    <w:rsid w:val="008947FF"/>
    <w:rsid w:val="00894843"/>
    <w:rsid w:val="00894F2E"/>
    <w:rsid w:val="0089526A"/>
    <w:rsid w:val="00895698"/>
    <w:rsid w:val="00895A05"/>
    <w:rsid w:val="00895A0A"/>
    <w:rsid w:val="00895B48"/>
    <w:rsid w:val="00895C8B"/>
    <w:rsid w:val="00895D52"/>
    <w:rsid w:val="00895E62"/>
    <w:rsid w:val="00896A02"/>
    <w:rsid w:val="00896B61"/>
    <w:rsid w:val="00896C61"/>
    <w:rsid w:val="00896CEE"/>
    <w:rsid w:val="00897109"/>
    <w:rsid w:val="008972EE"/>
    <w:rsid w:val="008977FB"/>
    <w:rsid w:val="00897C27"/>
    <w:rsid w:val="00897CCB"/>
    <w:rsid w:val="00897F09"/>
    <w:rsid w:val="00897F3E"/>
    <w:rsid w:val="008A0668"/>
    <w:rsid w:val="008A0676"/>
    <w:rsid w:val="008A0706"/>
    <w:rsid w:val="008A07A6"/>
    <w:rsid w:val="008A0CE0"/>
    <w:rsid w:val="008A13CF"/>
    <w:rsid w:val="008A15B2"/>
    <w:rsid w:val="008A22C0"/>
    <w:rsid w:val="008A2435"/>
    <w:rsid w:val="008A2624"/>
    <w:rsid w:val="008A2798"/>
    <w:rsid w:val="008A28E4"/>
    <w:rsid w:val="008A2A0A"/>
    <w:rsid w:val="008A2A3B"/>
    <w:rsid w:val="008A2C6D"/>
    <w:rsid w:val="008A2E7D"/>
    <w:rsid w:val="008A3726"/>
    <w:rsid w:val="008A39BB"/>
    <w:rsid w:val="008A3BC6"/>
    <w:rsid w:val="008A3D21"/>
    <w:rsid w:val="008A45E7"/>
    <w:rsid w:val="008A4984"/>
    <w:rsid w:val="008A49CF"/>
    <w:rsid w:val="008A4A44"/>
    <w:rsid w:val="008A4D76"/>
    <w:rsid w:val="008A4F43"/>
    <w:rsid w:val="008A4F5C"/>
    <w:rsid w:val="008A4F5F"/>
    <w:rsid w:val="008A5080"/>
    <w:rsid w:val="008A5290"/>
    <w:rsid w:val="008A580B"/>
    <w:rsid w:val="008A5BB2"/>
    <w:rsid w:val="008A5E7C"/>
    <w:rsid w:val="008A6420"/>
    <w:rsid w:val="008A6473"/>
    <w:rsid w:val="008A6673"/>
    <w:rsid w:val="008A722B"/>
    <w:rsid w:val="008A7E7E"/>
    <w:rsid w:val="008A7EBB"/>
    <w:rsid w:val="008B008B"/>
    <w:rsid w:val="008B030D"/>
    <w:rsid w:val="008B03E7"/>
    <w:rsid w:val="008B097B"/>
    <w:rsid w:val="008B09E3"/>
    <w:rsid w:val="008B0F59"/>
    <w:rsid w:val="008B1516"/>
    <w:rsid w:val="008B156F"/>
    <w:rsid w:val="008B1607"/>
    <w:rsid w:val="008B1B75"/>
    <w:rsid w:val="008B1EF5"/>
    <w:rsid w:val="008B20DE"/>
    <w:rsid w:val="008B22D2"/>
    <w:rsid w:val="008B2492"/>
    <w:rsid w:val="008B25E5"/>
    <w:rsid w:val="008B2B6F"/>
    <w:rsid w:val="008B2CCC"/>
    <w:rsid w:val="008B2F1E"/>
    <w:rsid w:val="008B3745"/>
    <w:rsid w:val="008B380F"/>
    <w:rsid w:val="008B392A"/>
    <w:rsid w:val="008B3B59"/>
    <w:rsid w:val="008B3C91"/>
    <w:rsid w:val="008B40CD"/>
    <w:rsid w:val="008B4833"/>
    <w:rsid w:val="008B4B14"/>
    <w:rsid w:val="008B4BAE"/>
    <w:rsid w:val="008B4BF6"/>
    <w:rsid w:val="008B4C1A"/>
    <w:rsid w:val="008B4CA4"/>
    <w:rsid w:val="008B4CD7"/>
    <w:rsid w:val="008B4F4C"/>
    <w:rsid w:val="008B5419"/>
    <w:rsid w:val="008B56E5"/>
    <w:rsid w:val="008B5778"/>
    <w:rsid w:val="008B59A3"/>
    <w:rsid w:val="008B5C17"/>
    <w:rsid w:val="008B5CB1"/>
    <w:rsid w:val="008B5F17"/>
    <w:rsid w:val="008B62B3"/>
    <w:rsid w:val="008B6323"/>
    <w:rsid w:val="008B63E0"/>
    <w:rsid w:val="008B6A10"/>
    <w:rsid w:val="008B6E84"/>
    <w:rsid w:val="008B6F4B"/>
    <w:rsid w:val="008B7068"/>
    <w:rsid w:val="008B7373"/>
    <w:rsid w:val="008B73A0"/>
    <w:rsid w:val="008B782B"/>
    <w:rsid w:val="008B7D09"/>
    <w:rsid w:val="008B7E8E"/>
    <w:rsid w:val="008B7EFC"/>
    <w:rsid w:val="008C021D"/>
    <w:rsid w:val="008C050B"/>
    <w:rsid w:val="008C0698"/>
    <w:rsid w:val="008C0793"/>
    <w:rsid w:val="008C0E8C"/>
    <w:rsid w:val="008C10E2"/>
    <w:rsid w:val="008C11BE"/>
    <w:rsid w:val="008C12A0"/>
    <w:rsid w:val="008C1A00"/>
    <w:rsid w:val="008C1EAB"/>
    <w:rsid w:val="008C2209"/>
    <w:rsid w:val="008C24FE"/>
    <w:rsid w:val="008C2CED"/>
    <w:rsid w:val="008C2D55"/>
    <w:rsid w:val="008C2FDF"/>
    <w:rsid w:val="008C412F"/>
    <w:rsid w:val="008C43F9"/>
    <w:rsid w:val="008C46E9"/>
    <w:rsid w:val="008C473E"/>
    <w:rsid w:val="008C4A93"/>
    <w:rsid w:val="008C4B7E"/>
    <w:rsid w:val="008C4E7E"/>
    <w:rsid w:val="008C4EE4"/>
    <w:rsid w:val="008C523E"/>
    <w:rsid w:val="008C53F1"/>
    <w:rsid w:val="008C5A45"/>
    <w:rsid w:val="008C5F77"/>
    <w:rsid w:val="008C635A"/>
    <w:rsid w:val="008C6FC9"/>
    <w:rsid w:val="008C70FE"/>
    <w:rsid w:val="008C721F"/>
    <w:rsid w:val="008C7259"/>
    <w:rsid w:val="008C7525"/>
    <w:rsid w:val="008C7E17"/>
    <w:rsid w:val="008D0041"/>
    <w:rsid w:val="008D01AA"/>
    <w:rsid w:val="008D0239"/>
    <w:rsid w:val="008D06FC"/>
    <w:rsid w:val="008D0A0C"/>
    <w:rsid w:val="008D0B46"/>
    <w:rsid w:val="008D0BA1"/>
    <w:rsid w:val="008D0C7F"/>
    <w:rsid w:val="008D0D68"/>
    <w:rsid w:val="008D0F8E"/>
    <w:rsid w:val="008D10F1"/>
    <w:rsid w:val="008D18E7"/>
    <w:rsid w:val="008D1928"/>
    <w:rsid w:val="008D196B"/>
    <w:rsid w:val="008D1981"/>
    <w:rsid w:val="008D1BFC"/>
    <w:rsid w:val="008D227E"/>
    <w:rsid w:val="008D22C7"/>
    <w:rsid w:val="008D26C5"/>
    <w:rsid w:val="008D307E"/>
    <w:rsid w:val="008D3184"/>
    <w:rsid w:val="008D32E2"/>
    <w:rsid w:val="008D353C"/>
    <w:rsid w:val="008D39CC"/>
    <w:rsid w:val="008D3C5E"/>
    <w:rsid w:val="008D3E0B"/>
    <w:rsid w:val="008D3E22"/>
    <w:rsid w:val="008D4375"/>
    <w:rsid w:val="008D44C5"/>
    <w:rsid w:val="008D4531"/>
    <w:rsid w:val="008D4596"/>
    <w:rsid w:val="008D4686"/>
    <w:rsid w:val="008D46CC"/>
    <w:rsid w:val="008D4AD4"/>
    <w:rsid w:val="008D4C71"/>
    <w:rsid w:val="008D4D1E"/>
    <w:rsid w:val="008D520A"/>
    <w:rsid w:val="008D5292"/>
    <w:rsid w:val="008D5426"/>
    <w:rsid w:val="008D5A28"/>
    <w:rsid w:val="008D5C9C"/>
    <w:rsid w:val="008D5DFA"/>
    <w:rsid w:val="008D606F"/>
    <w:rsid w:val="008D6327"/>
    <w:rsid w:val="008D65FB"/>
    <w:rsid w:val="008D6F0C"/>
    <w:rsid w:val="008D6F36"/>
    <w:rsid w:val="008D70F3"/>
    <w:rsid w:val="008D70FC"/>
    <w:rsid w:val="008D712C"/>
    <w:rsid w:val="008D75CB"/>
    <w:rsid w:val="008D774B"/>
    <w:rsid w:val="008D78C6"/>
    <w:rsid w:val="008D7A07"/>
    <w:rsid w:val="008D7C93"/>
    <w:rsid w:val="008D7DB1"/>
    <w:rsid w:val="008D7E9D"/>
    <w:rsid w:val="008E020E"/>
    <w:rsid w:val="008E05B7"/>
    <w:rsid w:val="008E063F"/>
    <w:rsid w:val="008E06B1"/>
    <w:rsid w:val="008E0A21"/>
    <w:rsid w:val="008E0B2B"/>
    <w:rsid w:val="008E0B43"/>
    <w:rsid w:val="008E10E3"/>
    <w:rsid w:val="008E1372"/>
    <w:rsid w:val="008E19EC"/>
    <w:rsid w:val="008E1D01"/>
    <w:rsid w:val="008E1E68"/>
    <w:rsid w:val="008E20C1"/>
    <w:rsid w:val="008E239F"/>
    <w:rsid w:val="008E2501"/>
    <w:rsid w:val="008E2522"/>
    <w:rsid w:val="008E2AF5"/>
    <w:rsid w:val="008E2AF9"/>
    <w:rsid w:val="008E2B5A"/>
    <w:rsid w:val="008E2B66"/>
    <w:rsid w:val="008E2F09"/>
    <w:rsid w:val="008E3042"/>
    <w:rsid w:val="008E3108"/>
    <w:rsid w:val="008E314F"/>
    <w:rsid w:val="008E3410"/>
    <w:rsid w:val="008E39EB"/>
    <w:rsid w:val="008E3B0B"/>
    <w:rsid w:val="008E3BA6"/>
    <w:rsid w:val="008E3BB0"/>
    <w:rsid w:val="008E3D7C"/>
    <w:rsid w:val="008E4712"/>
    <w:rsid w:val="008E47B1"/>
    <w:rsid w:val="008E4E9D"/>
    <w:rsid w:val="008E508B"/>
    <w:rsid w:val="008E5154"/>
    <w:rsid w:val="008E5BB9"/>
    <w:rsid w:val="008E5D1A"/>
    <w:rsid w:val="008E5F9B"/>
    <w:rsid w:val="008E603A"/>
    <w:rsid w:val="008E629F"/>
    <w:rsid w:val="008E62C5"/>
    <w:rsid w:val="008E641A"/>
    <w:rsid w:val="008E66E2"/>
    <w:rsid w:val="008E69AF"/>
    <w:rsid w:val="008E6A99"/>
    <w:rsid w:val="008E6E55"/>
    <w:rsid w:val="008E7046"/>
    <w:rsid w:val="008E706F"/>
    <w:rsid w:val="008E728B"/>
    <w:rsid w:val="008E72B3"/>
    <w:rsid w:val="008E76FE"/>
    <w:rsid w:val="008E7A10"/>
    <w:rsid w:val="008E7B1E"/>
    <w:rsid w:val="008F00EE"/>
    <w:rsid w:val="008F01FB"/>
    <w:rsid w:val="008F03E1"/>
    <w:rsid w:val="008F058F"/>
    <w:rsid w:val="008F09AA"/>
    <w:rsid w:val="008F0B47"/>
    <w:rsid w:val="008F0C7C"/>
    <w:rsid w:val="008F0DFD"/>
    <w:rsid w:val="008F0F60"/>
    <w:rsid w:val="008F1001"/>
    <w:rsid w:val="008F1545"/>
    <w:rsid w:val="008F1A15"/>
    <w:rsid w:val="008F1E38"/>
    <w:rsid w:val="008F1ECE"/>
    <w:rsid w:val="008F23C8"/>
    <w:rsid w:val="008F2431"/>
    <w:rsid w:val="008F2541"/>
    <w:rsid w:val="008F2953"/>
    <w:rsid w:val="008F298C"/>
    <w:rsid w:val="008F2CF5"/>
    <w:rsid w:val="008F3387"/>
    <w:rsid w:val="008F34D8"/>
    <w:rsid w:val="008F36BB"/>
    <w:rsid w:val="008F371F"/>
    <w:rsid w:val="008F3B1F"/>
    <w:rsid w:val="008F426B"/>
    <w:rsid w:val="008F4398"/>
    <w:rsid w:val="008F43AA"/>
    <w:rsid w:val="008F4410"/>
    <w:rsid w:val="008F462C"/>
    <w:rsid w:val="008F491B"/>
    <w:rsid w:val="008F4983"/>
    <w:rsid w:val="008F49E8"/>
    <w:rsid w:val="008F4AD5"/>
    <w:rsid w:val="008F4B53"/>
    <w:rsid w:val="008F4B9B"/>
    <w:rsid w:val="008F4C34"/>
    <w:rsid w:val="008F4D8B"/>
    <w:rsid w:val="008F4FA3"/>
    <w:rsid w:val="008F54FA"/>
    <w:rsid w:val="008F5511"/>
    <w:rsid w:val="008F56DD"/>
    <w:rsid w:val="008F5B37"/>
    <w:rsid w:val="008F68BE"/>
    <w:rsid w:val="008F6C0C"/>
    <w:rsid w:val="008F6CBA"/>
    <w:rsid w:val="008F73FE"/>
    <w:rsid w:val="008F75F8"/>
    <w:rsid w:val="008F7A42"/>
    <w:rsid w:val="008F7CF7"/>
    <w:rsid w:val="00900025"/>
    <w:rsid w:val="00900ABB"/>
    <w:rsid w:val="00900B32"/>
    <w:rsid w:val="00900EAA"/>
    <w:rsid w:val="009011E7"/>
    <w:rsid w:val="009013A8"/>
    <w:rsid w:val="00901C05"/>
    <w:rsid w:val="00901CC9"/>
    <w:rsid w:val="00901D26"/>
    <w:rsid w:val="00901F99"/>
    <w:rsid w:val="009021F4"/>
    <w:rsid w:val="00902343"/>
    <w:rsid w:val="0090237B"/>
    <w:rsid w:val="009023EB"/>
    <w:rsid w:val="00902784"/>
    <w:rsid w:val="0090298F"/>
    <w:rsid w:val="00902AF1"/>
    <w:rsid w:val="00902CF3"/>
    <w:rsid w:val="00902F1E"/>
    <w:rsid w:val="0090313F"/>
    <w:rsid w:val="009032AA"/>
    <w:rsid w:val="0090331B"/>
    <w:rsid w:val="00903954"/>
    <w:rsid w:val="00903ED0"/>
    <w:rsid w:val="00903F63"/>
    <w:rsid w:val="0090411D"/>
    <w:rsid w:val="00904226"/>
    <w:rsid w:val="0090451C"/>
    <w:rsid w:val="009046E4"/>
    <w:rsid w:val="00904833"/>
    <w:rsid w:val="00904934"/>
    <w:rsid w:val="00904A61"/>
    <w:rsid w:val="00904C1F"/>
    <w:rsid w:val="009051A0"/>
    <w:rsid w:val="00905979"/>
    <w:rsid w:val="009059EC"/>
    <w:rsid w:val="00905E09"/>
    <w:rsid w:val="00905E7D"/>
    <w:rsid w:val="009060B2"/>
    <w:rsid w:val="009061BA"/>
    <w:rsid w:val="00906A9B"/>
    <w:rsid w:val="00906B8F"/>
    <w:rsid w:val="00906BE0"/>
    <w:rsid w:val="00906F6E"/>
    <w:rsid w:val="0090736C"/>
    <w:rsid w:val="009073A9"/>
    <w:rsid w:val="009076EB"/>
    <w:rsid w:val="00907941"/>
    <w:rsid w:val="00907C39"/>
    <w:rsid w:val="00907C44"/>
    <w:rsid w:val="00907C93"/>
    <w:rsid w:val="00907EC7"/>
    <w:rsid w:val="00907EFF"/>
    <w:rsid w:val="00907FF0"/>
    <w:rsid w:val="009101D8"/>
    <w:rsid w:val="009103EC"/>
    <w:rsid w:val="00910530"/>
    <w:rsid w:val="00910D86"/>
    <w:rsid w:val="00910EBC"/>
    <w:rsid w:val="00911C2E"/>
    <w:rsid w:val="0091204F"/>
    <w:rsid w:val="00912507"/>
    <w:rsid w:val="009129FF"/>
    <w:rsid w:val="00913287"/>
    <w:rsid w:val="0091379C"/>
    <w:rsid w:val="00913AB5"/>
    <w:rsid w:val="00913DB5"/>
    <w:rsid w:val="00913DCC"/>
    <w:rsid w:val="00913F4D"/>
    <w:rsid w:val="009140DC"/>
    <w:rsid w:val="00914264"/>
    <w:rsid w:val="009142CB"/>
    <w:rsid w:val="009144DE"/>
    <w:rsid w:val="00914A38"/>
    <w:rsid w:val="00914F76"/>
    <w:rsid w:val="00914FC7"/>
    <w:rsid w:val="00915467"/>
    <w:rsid w:val="009155B9"/>
    <w:rsid w:val="00915A8C"/>
    <w:rsid w:val="00915B28"/>
    <w:rsid w:val="00915B59"/>
    <w:rsid w:val="00915EBD"/>
    <w:rsid w:val="0091614C"/>
    <w:rsid w:val="009167C0"/>
    <w:rsid w:val="00916841"/>
    <w:rsid w:val="00916B46"/>
    <w:rsid w:val="00916CDC"/>
    <w:rsid w:val="0091743C"/>
    <w:rsid w:val="00917544"/>
    <w:rsid w:val="0091765D"/>
    <w:rsid w:val="00917942"/>
    <w:rsid w:val="00917B98"/>
    <w:rsid w:val="00917EA1"/>
    <w:rsid w:val="00917F1F"/>
    <w:rsid w:val="00917F74"/>
    <w:rsid w:val="00917F92"/>
    <w:rsid w:val="009202AF"/>
    <w:rsid w:val="0092054D"/>
    <w:rsid w:val="009207FE"/>
    <w:rsid w:val="00920CB4"/>
    <w:rsid w:val="009210DB"/>
    <w:rsid w:val="009210E3"/>
    <w:rsid w:val="0092131D"/>
    <w:rsid w:val="009213D8"/>
    <w:rsid w:val="009213F6"/>
    <w:rsid w:val="00921B08"/>
    <w:rsid w:val="00921E11"/>
    <w:rsid w:val="0092204C"/>
    <w:rsid w:val="0092211B"/>
    <w:rsid w:val="009225BC"/>
    <w:rsid w:val="0092263B"/>
    <w:rsid w:val="00922691"/>
    <w:rsid w:val="00922AE8"/>
    <w:rsid w:val="00922EE3"/>
    <w:rsid w:val="00923097"/>
    <w:rsid w:val="00923212"/>
    <w:rsid w:val="009239EB"/>
    <w:rsid w:val="00923AF3"/>
    <w:rsid w:val="00924172"/>
    <w:rsid w:val="009245B1"/>
    <w:rsid w:val="009245C0"/>
    <w:rsid w:val="009246C6"/>
    <w:rsid w:val="00924796"/>
    <w:rsid w:val="009248F5"/>
    <w:rsid w:val="00924A64"/>
    <w:rsid w:val="00924AA6"/>
    <w:rsid w:val="00924B94"/>
    <w:rsid w:val="00924BB7"/>
    <w:rsid w:val="0092500F"/>
    <w:rsid w:val="00925010"/>
    <w:rsid w:val="00925130"/>
    <w:rsid w:val="009257D4"/>
    <w:rsid w:val="00925AA5"/>
    <w:rsid w:val="00925B95"/>
    <w:rsid w:val="00925C12"/>
    <w:rsid w:val="00925C27"/>
    <w:rsid w:val="0092655B"/>
    <w:rsid w:val="009266FE"/>
    <w:rsid w:val="009267F5"/>
    <w:rsid w:val="00926B1A"/>
    <w:rsid w:val="00926C9C"/>
    <w:rsid w:val="00926CB6"/>
    <w:rsid w:val="009270D7"/>
    <w:rsid w:val="009272C7"/>
    <w:rsid w:val="0092744D"/>
    <w:rsid w:val="009274E2"/>
    <w:rsid w:val="00927663"/>
    <w:rsid w:val="00927672"/>
    <w:rsid w:val="009279AD"/>
    <w:rsid w:val="00927C7B"/>
    <w:rsid w:val="00927F24"/>
    <w:rsid w:val="00930149"/>
    <w:rsid w:val="009301DC"/>
    <w:rsid w:val="00930216"/>
    <w:rsid w:val="0093086C"/>
    <w:rsid w:val="00931738"/>
    <w:rsid w:val="00931B00"/>
    <w:rsid w:val="00931FE4"/>
    <w:rsid w:val="009321F0"/>
    <w:rsid w:val="009324D4"/>
    <w:rsid w:val="009325CC"/>
    <w:rsid w:val="00932841"/>
    <w:rsid w:val="00932938"/>
    <w:rsid w:val="00932FB0"/>
    <w:rsid w:val="00933076"/>
    <w:rsid w:val="00933124"/>
    <w:rsid w:val="0093327C"/>
    <w:rsid w:val="009332E6"/>
    <w:rsid w:val="00933331"/>
    <w:rsid w:val="00933367"/>
    <w:rsid w:val="009333B0"/>
    <w:rsid w:val="009333BC"/>
    <w:rsid w:val="00933857"/>
    <w:rsid w:val="00933B61"/>
    <w:rsid w:val="00934121"/>
    <w:rsid w:val="00934B7B"/>
    <w:rsid w:val="00935352"/>
    <w:rsid w:val="00935B00"/>
    <w:rsid w:val="00935C38"/>
    <w:rsid w:val="0093615E"/>
    <w:rsid w:val="009362C5"/>
    <w:rsid w:val="00936BCF"/>
    <w:rsid w:val="00937057"/>
    <w:rsid w:val="009378C9"/>
    <w:rsid w:val="00937B56"/>
    <w:rsid w:val="00937CFA"/>
    <w:rsid w:val="009400BC"/>
    <w:rsid w:val="00940187"/>
    <w:rsid w:val="0094065A"/>
    <w:rsid w:val="00940A72"/>
    <w:rsid w:val="00941117"/>
    <w:rsid w:val="00941245"/>
    <w:rsid w:val="00941288"/>
    <w:rsid w:val="00941573"/>
    <w:rsid w:val="00941B1B"/>
    <w:rsid w:val="00941CAF"/>
    <w:rsid w:val="00941CB8"/>
    <w:rsid w:val="00941D19"/>
    <w:rsid w:val="00941E34"/>
    <w:rsid w:val="00941F50"/>
    <w:rsid w:val="009421B7"/>
    <w:rsid w:val="00942265"/>
    <w:rsid w:val="00942316"/>
    <w:rsid w:val="009427A4"/>
    <w:rsid w:val="00942851"/>
    <w:rsid w:val="009428EB"/>
    <w:rsid w:val="00942F43"/>
    <w:rsid w:val="0094307C"/>
    <w:rsid w:val="00943214"/>
    <w:rsid w:val="009433E9"/>
    <w:rsid w:val="0094348E"/>
    <w:rsid w:val="0094352D"/>
    <w:rsid w:val="00943A53"/>
    <w:rsid w:val="00943C93"/>
    <w:rsid w:val="00943E17"/>
    <w:rsid w:val="00943F9A"/>
    <w:rsid w:val="00944194"/>
    <w:rsid w:val="00944989"/>
    <w:rsid w:val="00944A37"/>
    <w:rsid w:val="00944C2D"/>
    <w:rsid w:val="00945384"/>
    <w:rsid w:val="0094556E"/>
    <w:rsid w:val="0094596F"/>
    <w:rsid w:val="00945A59"/>
    <w:rsid w:val="0094617E"/>
    <w:rsid w:val="009468E9"/>
    <w:rsid w:val="009468F6"/>
    <w:rsid w:val="00946A87"/>
    <w:rsid w:val="00946DC7"/>
    <w:rsid w:val="00946E9C"/>
    <w:rsid w:val="00947267"/>
    <w:rsid w:val="00947807"/>
    <w:rsid w:val="00947A62"/>
    <w:rsid w:val="00947C26"/>
    <w:rsid w:val="00947E90"/>
    <w:rsid w:val="00947F24"/>
    <w:rsid w:val="0095004B"/>
    <w:rsid w:val="0095041A"/>
    <w:rsid w:val="00950589"/>
    <w:rsid w:val="009505AB"/>
    <w:rsid w:val="00950A33"/>
    <w:rsid w:val="00950CA9"/>
    <w:rsid w:val="00951098"/>
    <w:rsid w:val="00951280"/>
    <w:rsid w:val="00951750"/>
    <w:rsid w:val="009517F2"/>
    <w:rsid w:val="00951B2F"/>
    <w:rsid w:val="00952401"/>
    <w:rsid w:val="00952717"/>
    <w:rsid w:val="009527AD"/>
    <w:rsid w:val="0095287E"/>
    <w:rsid w:val="009528BE"/>
    <w:rsid w:val="00952CD9"/>
    <w:rsid w:val="00953190"/>
    <w:rsid w:val="00953425"/>
    <w:rsid w:val="009534AB"/>
    <w:rsid w:val="00953741"/>
    <w:rsid w:val="009537A3"/>
    <w:rsid w:val="00953C1A"/>
    <w:rsid w:val="00953E34"/>
    <w:rsid w:val="00953E88"/>
    <w:rsid w:val="00953E93"/>
    <w:rsid w:val="00953F11"/>
    <w:rsid w:val="0095458E"/>
    <w:rsid w:val="0095481A"/>
    <w:rsid w:val="00954A8F"/>
    <w:rsid w:val="00954D25"/>
    <w:rsid w:val="00954DD6"/>
    <w:rsid w:val="00954FF2"/>
    <w:rsid w:val="009555EA"/>
    <w:rsid w:val="00955B86"/>
    <w:rsid w:val="00955CA1"/>
    <w:rsid w:val="00955EE8"/>
    <w:rsid w:val="00955FA3"/>
    <w:rsid w:val="009567C9"/>
    <w:rsid w:val="00956AB6"/>
    <w:rsid w:val="00956C18"/>
    <w:rsid w:val="00956F54"/>
    <w:rsid w:val="00957006"/>
    <w:rsid w:val="00957176"/>
    <w:rsid w:val="009574BF"/>
    <w:rsid w:val="0095752C"/>
    <w:rsid w:val="00957919"/>
    <w:rsid w:val="00957B54"/>
    <w:rsid w:val="00957BCE"/>
    <w:rsid w:val="00957FBD"/>
    <w:rsid w:val="00957FE8"/>
    <w:rsid w:val="00960107"/>
    <w:rsid w:val="00960453"/>
    <w:rsid w:val="009608B1"/>
    <w:rsid w:val="0096093F"/>
    <w:rsid w:val="00960DCA"/>
    <w:rsid w:val="00960DF1"/>
    <w:rsid w:val="00961AA1"/>
    <w:rsid w:val="00962128"/>
    <w:rsid w:val="00962378"/>
    <w:rsid w:val="009625EC"/>
    <w:rsid w:val="0096283F"/>
    <w:rsid w:val="00962B58"/>
    <w:rsid w:val="00962E78"/>
    <w:rsid w:val="00962EC7"/>
    <w:rsid w:val="00963102"/>
    <w:rsid w:val="009631B5"/>
    <w:rsid w:val="009632A2"/>
    <w:rsid w:val="0096393C"/>
    <w:rsid w:val="0096394B"/>
    <w:rsid w:val="0096396E"/>
    <w:rsid w:val="00963D56"/>
    <w:rsid w:val="00963DF4"/>
    <w:rsid w:val="00963E23"/>
    <w:rsid w:val="00963FDB"/>
    <w:rsid w:val="0096418E"/>
    <w:rsid w:val="009641C9"/>
    <w:rsid w:val="00964855"/>
    <w:rsid w:val="00965113"/>
    <w:rsid w:val="00965558"/>
    <w:rsid w:val="00965694"/>
    <w:rsid w:val="009657A3"/>
    <w:rsid w:val="00965D79"/>
    <w:rsid w:val="00965E9F"/>
    <w:rsid w:val="00966110"/>
    <w:rsid w:val="009663C9"/>
    <w:rsid w:val="009669F9"/>
    <w:rsid w:val="00966ABE"/>
    <w:rsid w:val="00966CAF"/>
    <w:rsid w:val="00966D02"/>
    <w:rsid w:val="00966F66"/>
    <w:rsid w:val="00967154"/>
    <w:rsid w:val="009677D7"/>
    <w:rsid w:val="00967A2A"/>
    <w:rsid w:val="00967AB3"/>
    <w:rsid w:val="009705C3"/>
    <w:rsid w:val="009708E3"/>
    <w:rsid w:val="009709E9"/>
    <w:rsid w:val="00970A07"/>
    <w:rsid w:val="00970AF7"/>
    <w:rsid w:val="00970DB5"/>
    <w:rsid w:val="0097105C"/>
    <w:rsid w:val="0097122C"/>
    <w:rsid w:val="00971366"/>
    <w:rsid w:val="00971723"/>
    <w:rsid w:val="009719CF"/>
    <w:rsid w:val="00971A13"/>
    <w:rsid w:val="00971AC8"/>
    <w:rsid w:val="00971BE7"/>
    <w:rsid w:val="0097299D"/>
    <w:rsid w:val="00972C73"/>
    <w:rsid w:val="009731CA"/>
    <w:rsid w:val="00973292"/>
    <w:rsid w:val="009733C3"/>
    <w:rsid w:val="00973A91"/>
    <w:rsid w:val="00973AA9"/>
    <w:rsid w:val="00973B3A"/>
    <w:rsid w:val="00973C02"/>
    <w:rsid w:val="00973D59"/>
    <w:rsid w:val="00974137"/>
    <w:rsid w:val="0097418F"/>
    <w:rsid w:val="009746D3"/>
    <w:rsid w:val="0097474A"/>
    <w:rsid w:val="00974AE1"/>
    <w:rsid w:val="00974B41"/>
    <w:rsid w:val="00974BD3"/>
    <w:rsid w:val="009754F8"/>
    <w:rsid w:val="009755A9"/>
    <w:rsid w:val="009755CD"/>
    <w:rsid w:val="00975AD6"/>
    <w:rsid w:val="00975CC4"/>
    <w:rsid w:val="00976AA6"/>
    <w:rsid w:val="00976B44"/>
    <w:rsid w:val="00976B65"/>
    <w:rsid w:val="00977376"/>
    <w:rsid w:val="0097752A"/>
    <w:rsid w:val="0097786A"/>
    <w:rsid w:val="009779FC"/>
    <w:rsid w:val="00977B59"/>
    <w:rsid w:val="00980047"/>
    <w:rsid w:val="009807EE"/>
    <w:rsid w:val="009807F9"/>
    <w:rsid w:val="00980850"/>
    <w:rsid w:val="009808D1"/>
    <w:rsid w:val="0098106C"/>
    <w:rsid w:val="00981374"/>
    <w:rsid w:val="009814D3"/>
    <w:rsid w:val="00981511"/>
    <w:rsid w:val="00981B94"/>
    <w:rsid w:val="00981D97"/>
    <w:rsid w:val="00981FAC"/>
    <w:rsid w:val="00981FAD"/>
    <w:rsid w:val="009823C3"/>
    <w:rsid w:val="00982416"/>
    <w:rsid w:val="00982667"/>
    <w:rsid w:val="009827F6"/>
    <w:rsid w:val="00982911"/>
    <w:rsid w:val="00982B43"/>
    <w:rsid w:val="00983017"/>
    <w:rsid w:val="00983485"/>
    <w:rsid w:val="00983E1F"/>
    <w:rsid w:val="00983E25"/>
    <w:rsid w:val="009840CF"/>
    <w:rsid w:val="0098439A"/>
    <w:rsid w:val="0098440F"/>
    <w:rsid w:val="009844DC"/>
    <w:rsid w:val="009845B3"/>
    <w:rsid w:val="009845E6"/>
    <w:rsid w:val="00984674"/>
    <w:rsid w:val="009846FE"/>
    <w:rsid w:val="00984FD4"/>
    <w:rsid w:val="009851B9"/>
    <w:rsid w:val="009855BD"/>
    <w:rsid w:val="00985C1D"/>
    <w:rsid w:val="00985D25"/>
    <w:rsid w:val="00985F3A"/>
    <w:rsid w:val="0098621E"/>
    <w:rsid w:val="00986814"/>
    <w:rsid w:val="00987616"/>
    <w:rsid w:val="00987634"/>
    <w:rsid w:val="009904BD"/>
    <w:rsid w:val="00990C8A"/>
    <w:rsid w:val="0099109F"/>
    <w:rsid w:val="0099121F"/>
    <w:rsid w:val="0099128E"/>
    <w:rsid w:val="00991411"/>
    <w:rsid w:val="00991499"/>
    <w:rsid w:val="009915CC"/>
    <w:rsid w:val="00991B7A"/>
    <w:rsid w:val="00991BB0"/>
    <w:rsid w:val="00991DAF"/>
    <w:rsid w:val="00992010"/>
    <w:rsid w:val="0099220E"/>
    <w:rsid w:val="00992721"/>
    <w:rsid w:val="00992912"/>
    <w:rsid w:val="00992BA5"/>
    <w:rsid w:val="00992CFB"/>
    <w:rsid w:val="0099303B"/>
    <w:rsid w:val="009931FF"/>
    <w:rsid w:val="00993273"/>
    <w:rsid w:val="009934EB"/>
    <w:rsid w:val="00993523"/>
    <w:rsid w:val="009943C8"/>
    <w:rsid w:val="009943CF"/>
    <w:rsid w:val="009948B1"/>
    <w:rsid w:val="00995143"/>
    <w:rsid w:val="0099517D"/>
    <w:rsid w:val="009951EB"/>
    <w:rsid w:val="00995705"/>
    <w:rsid w:val="0099591D"/>
    <w:rsid w:val="00995B05"/>
    <w:rsid w:val="00995BE5"/>
    <w:rsid w:val="00995DFE"/>
    <w:rsid w:val="00996222"/>
    <w:rsid w:val="009964CF"/>
    <w:rsid w:val="0099673C"/>
    <w:rsid w:val="0099678E"/>
    <w:rsid w:val="009969C9"/>
    <w:rsid w:val="00996A54"/>
    <w:rsid w:val="00996EED"/>
    <w:rsid w:val="009970C2"/>
    <w:rsid w:val="009971B5"/>
    <w:rsid w:val="009973D5"/>
    <w:rsid w:val="009973D7"/>
    <w:rsid w:val="0099740C"/>
    <w:rsid w:val="009974EA"/>
    <w:rsid w:val="009977CA"/>
    <w:rsid w:val="009979AC"/>
    <w:rsid w:val="00997ACE"/>
    <w:rsid w:val="00997E1B"/>
    <w:rsid w:val="00997EBF"/>
    <w:rsid w:val="009A0255"/>
    <w:rsid w:val="009A0289"/>
    <w:rsid w:val="009A0771"/>
    <w:rsid w:val="009A0855"/>
    <w:rsid w:val="009A0F7D"/>
    <w:rsid w:val="009A0F8C"/>
    <w:rsid w:val="009A0FCE"/>
    <w:rsid w:val="009A1277"/>
    <w:rsid w:val="009A1464"/>
    <w:rsid w:val="009A15D4"/>
    <w:rsid w:val="009A1DBF"/>
    <w:rsid w:val="009A1E95"/>
    <w:rsid w:val="009A29BB"/>
    <w:rsid w:val="009A2F8F"/>
    <w:rsid w:val="009A3075"/>
    <w:rsid w:val="009A308F"/>
    <w:rsid w:val="009A353B"/>
    <w:rsid w:val="009A4399"/>
    <w:rsid w:val="009A54B6"/>
    <w:rsid w:val="009A5544"/>
    <w:rsid w:val="009A5773"/>
    <w:rsid w:val="009A58C9"/>
    <w:rsid w:val="009A58EF"/>
    <w:rsid w:val="009A5DED"/>
    <w:rsid w:val="009A5FF5"/>
    <w:rsid w:val="009A6368"/>
    <w:rsid w:val="009A649C"/>
    <w:rsid w:val="009A6828"/>
    <w:rsid w:val="009A6855"/>
    <w:rsid w:val="009A68E4"/>
    <w:rsid w:val="009A6B24"/>
    <w:rsid w:val="009A759D"/>
    <w:rsid w:val="009A7ABA"/>
    <w:rsid w:val="009A7E19"/>
    <w:rsid w:val="009A7E8D"/>
    <w:rsid w:val="009B0081"/>
    <w:rsid w:val="009B01E8"/>
    <w:rsid w:val="009B0A14"/>
    <w:rsid w:val="009B0EE1"/>
    <w:rsid w:val="009B131B"/>
    <w:rsid w:val="009B1445"/>
    <w:rsid w:val="009B14A3"/>
    <w:rsid w:val="009B15FB"/>
    <w:rsid w:val="009B1777"/>
    <w:rsid w:val="009B19ED"/>
    <w:rsid w:val="009B2103"/>
    <w:rsid w:val="009B2191"/>
    <w:rsid w:val="009B2445"/>
    <w:rsid w:val="009B25E1"/>
    <w:rsid w:val="009B2662"/>
    <w:rsid w:val="009B26CE"/>
    <w:rsid w:val="009B2944"/>
    <w:rsid w:val="009B2C72"/>
    <w:rsid w:val="009B2E26"/>
    <w:rsid w:val="009B35C7"/>
    <w:rsid w:val="009B3663"/>
    <w:rsid w:val="009B368A"/>
    <w:rsid w:val="009B3746"/>
    <w:rsid w:val="009B3BAB"/>
    <w:rsid w:val="009B489A"/>
    <w:rsid w:val="009B48E4"/>
    <w:rsid w:val="009B4954"/>
    <w:rsid w:val="009B4AC0"/>
    <w:rsid w:val="009B4B4F"/>
    <w:rsid w:val="009B4BC0"/>
    <w:rsid w:val="009B4CC9"/>
    <w:rsid w:val="009B4D10"/>
    <w:rsid w:val="009B4FCA"/>
    <w:rsid w:val="009B528B"/>
    <w:rsid w:val="009B5322"/>
    <w:rsid w:val="009B53C8"/>
    <w:rsid w:val="009B54E1"/>
    <w:rsid w:val="009B5517"/>
    <w:rsid w:val="009B558D"/>
    <w:rsid w:val="009B579D"/>
    <w:rsid w:val="009B5836"/>
    <w:rsid w:val="009B5842"/>
    <w:rsid w:val="009B5944"/>
    <w:rsid w:val="009B599C"/>
    <w:rsid w:val="009B6301"/>
    <w:rsid w:val="009B6350"/>
    <w:rsid w:val="009B63FF"/>
    <w:rsid w:val="009B64D8"/>
    <w:rsid w:val="009B6517"/>
    <w:rsid w:val="009B66F3"/>
    <w:rsid w:val="009B6A32"/>
    <w:rsid w:val="009B6CE5"/>
    <w:rsid w:val="009B6F8A"/>
    <w:rsid w:val="009B7051"/>
    <w:rsid w:val="009B7336"/>
    <w:rsid w:val="009B7602"/>
    <w:rsid w:val="009B76D4"/>
    <w:rsid w:val="009B76D5"/>
    <w:rsid w:val="009B7742"/>
    <w:rsid w:val="009B7752"/>
    <w:rsid w:val="009B78A5"/>
    <w:rsid w:val="009B79EB"/>
    <w:rsid w:val="009B7A3B"/>
    <w:rsid w:val="009B7C55"/>
    <w:rsid w:val="009B7E0D"/>
    <w:rsid w:val="009B7F94"/>
    <w:rsid w:val="009C02C2"/>
    <w:rsid w:val="009C02C8"/>
    <w:rsid w:val="009C035E"/>
    <w:rsid w:val="009C067C"/>
    <w:rsid w:val="009C07B5"/>
    <w:rsid w:val="009C09A6"/>
    <w:rsid w:val="009C0B73"/>
    <w:rsid w:val="009C0DFD"/>
    <w:rsid w:val="009C0F33"/>
    <w:rsid w:val="009C1017"/>
    <w:rsid w:val="009C11D6"/>
    <w:rsid w:val="009C11F0"/>
    <w:rsid w:val="009C15AD"/>
    <w:rsid w:val="009C1925"/>
    <w:rsid w:val="009C1D3E"/>
    <w:rsid w:val="009C1E46"/>
    <w:rsid w:val="009C1F3C"/>
    <w:rsid w:val="009C1FC8"/>
    <w:rsid w:val="009C207B"/>
    <w:rsid w:val="009C2177"/>
    <w:rsid w:val="009C223C"/>
    <w:rsid w:val="009C25B9"/>
    <w:rsid w:val="009C291B"/>
    <w:rsid w:val="009C2933"/>
    <w:rsid w:val="009C2C30"/>
    <w:rsid w:val="009C346B"/>
    <w:rsid w:val="009C380C"/>
    <w:rsid w:val="009C381E"/>
    <w:rsid w:val="009C38DF"/>
    <w:rsid w:val="009C3A24"/>
    <w:rsid w:val="009C3B87"/>
    <w:rsid w:val="009C3E71"/>
    <w:rsid w:val="009C3EA9"/>
    <w:rsid w:val="009C3F06"/>
    <w:rsid w:val="009C3FA1"/>
    <w:rsid w:val="009C410A"/>
    <w:rsid w:val="009C4283"/>
    <w:rsid w:val="009C4686"/>
    <w:rsid w:val="009C4B53"/>
    <w:rsid w:val="009C4D22"/>
    <w:rsid w:val="009C5176"/>
    <w:rsid w:val="009C5437"/>
    <w:rsid w:val="009C5475"/>
    <w:rsid w:val="009C54DF"/>
    <w:rsid w:val="009C5516"/>
    <w:rsid w:val="009C5B8F"/>
    <w:rsid w:val="009C5BA8"/>
    <w:rsid w:val="009C5D33"/>
    <w:rsid w:val="009C6719"/>
    <w:rsid w:val="009C6AA8"/>
    <w:rsid w:val="009C6DEB"/>
    <w:rsid w:val="009C7243"/>
    <w:rsid w:val="009C749A"/>
    <w:rsid w:val="009C7A38"/>
    <w:rsid w:val="009C7B67"/>
    <w:rsid w:val="009D0213"/>
    <w:rsid w:val="009D0221"/>
    <w:rsid w:val="009D0975"/>
    <w:rsid w:val="009D0A3A"/>
    <w:rsid w:val="009D0A67"/>
    <w:rsid w:val="009D0D6E"/>
    <w:rsid w:val="009D157E"/>
    <w:rsid w:val="009D165B"/>
    <w:rsid w:val="009D1748"/>
    <w:rsid w:val="009D180C"/>
    <w:rsid w:val="009D18F5"/>
    <w:rsid w:val="009D2366"/>
    <w:rsid w:val="009D2456"/>
    <w:rsid w:val="009D2617"/>
    <w:rsid w:val="009D26AB"/>
    <w:rsid w:val="009D29D5"/>
    <w:rsid w:val="009D2F6D"/>
    <w:rsid w:val="009D3217"/>
    <w:rsid w:val="009D327B"/>
    <w:rsid w:val="009D39EE"/>
    <w:rsid w:val="009D3B17"/>
    <w:rsid w:val="009D3CB0"/>
    <w:rsid w:val="009D3D28"/>
    <w:rsid w:val="009D3EB8"/>
    <w:rsid w:val="009D3F12"/>
    <w:rsid w:val="009D3F9C"/>
    <w:rsid w:val="009D40E8"/>
    <w:rsid w:val="009D4116"/>
    <w:rsid w:val="009D476B"/>
    <w:rsid w:val="009D4AAB"/>
    <w:rsid w:val="009D4D35"/>
    <w:rsid w:val="009D4E10"/>
    <w:rsid w:val="009D4FC3"/>
    <w:rsid w:val="009D53B6"/>
    <w:rsid w:val="009D56AA"/>
    <w:rsid w:val="009D57AE"/>
    <w:rsid w:val="009D5AF0"/>
    <w:rsid w:val="009D5CB7"/>
    <w:rsid w:val="009D69E0"/>
    <w:rsid w:val="009D6A3D"/>
    <w:rsid w:val="009D6B77"/>
    <w:rsid w:val="009D6D2F"/>
    <w:rsid w:val="009D6D7F"/>
    <w:rsid w:val="009D7007"/>
    <w:rsid w:val="009D72BD"/>
    <w:rsid w:val="009D73C8"/>
    <w:rsid w:val="009D778A"/>
    <w:rsid w:val="009D7A4B"/>
    <w:rsid w:val="009D7ECB"/>
    <w:rsid w:val="009D7F9A"/>
    <w:rsid w:val="009E0119"/>
    <w:rsid w:val="009E01DE"/>
    <w:rsid w:val="009E0331"/>
    <w:rsid w:val="009E04D0"/>
    <w:rsid w:val="009E0508"/>
    <w:rsid w:val="009E0711"/>
    <w:rsid w:val="009E0B4F"/>
    <w:rsid w:val="009E0C98"/>
    <w:rsid w:val="009E0E26"/>
    <w:rsid w:val="009E1006"/>
    <w:rsid w:val="009E1020"/>
    <w:rsid w:val="009E1225"/>
    <w:rsid w:val="009E1435"/>
    <w:rsid w:val="009E18DD"/>
    <w:rsid w:val="009E1A5D"/>
    <w:rsid w:val="009E1A81"/>
    <w:rsid w:val="009E1C88"/>
    <w:rsid w:val="009E1E01"/>
    <w:rsid w:val="009E1FD9"/>
    <w:rsid w:val="009E217C"/>
    <w:rsid w:val="009E238B"/>
    <w:rsid w:val="009E2899"/>
    <w:rsid w:val="009E2D89"/>
    <w:rsid w:val="009E2D90"/>
    <w:rsid w:val="009E30F3"/>
    <w:rsid w:val="009E313E"/>
    <w:rsid w:val="009E345E"/>
    <w:rsid w:val="009E4011"/>
    <w:rsid w:val="009E4045"/>
    <w:rsid w:val="009E42DD"/>
    <w:rsid w:val="009E430B"/>
    <w:rsid w:val="009E4426"/>
    <w:rsid w:val="009E47CD"/>
    <w:rsid w:val="009E48EE"/>
    <w:rsid w:val="009E5010"/>
    <w:rsid w:val="009E5122"/>
    <w:rsid w:val="009E5196"/>
    <w:rsid w:val="009E5232"/>
    <w:rsid w:val="009E5379"/>
    <w:rsid w:val="009E53E4"/>
    <w:rsid w:val="009E558E"/>
    <w:rsid w:val="009E55B1"/>
    <w:rsid w:val="009E5667"/>
    <w:rsid w:val="009E585D"/>
    <w:rsid w:val="009E59D6"/>
    <w:rsid w:val="009E5B2C"/>
    <w:rsid w:val="009E5C9B"/>
    <w:rsid w:val="009E5ED5"/>
    <w:rsid w:val="009E5F57"/>
    <w:rsid w:val="009E6302"/>
    <w:rsid w:val="009E63D8"/>
    <w:rsid w:val="009E6906"/>
    <w:rsid w:val="009E6A82"/>
    <w:rsid w:val="009E6D84"/>
    <w:rsid w:val="009E6F58"/>
    <w:rsid w:val="009E7264"/>
    <w:rsid w:val="009E72BD"/>
    <w:rsid w:val="009E72E5"/>
    <w:rsid w:val="009E7754"/>
    <w:rsid w:val="009E7957"/>
    <w:rsid w:val="009E7CB2"/>
    <w:rsid w:val="009F0030"/>
    <w:rsid w:val="009F0215"/>
    <w:rsid w:val="009F0241"/>
    <w:rsid w:val="009F05AB"/>
    <w:rsid w:val="009F061B"/>
    <w:rsid w:val="009F0B28"/>
    <w:rsid w:val="009F0EA4"/>
    <w:rsid w:val="009F0FA6"/>
    <w:rsid w:val="009F1207"/>
    <w:rsid w:val="009F1590"/>
    <w:rsid w:val="009F1668"/>
    <w:rsid w:val="009F1E11"/>
    <w:rsid w:val="009F2231"/>
    <w:rsid w:val="009F22A2"/>
    <w:rsid w:val="009F27D0"/>
    <w:rsid w:val="009F33AA"/>
    <w:rsid w:val="009F35D4"/>
    <w:rsid w:val="009F429A"/>
    <w:rsid w:val="009F4510"/>
    <w:rsid w:val="009F4587"/>
    <w:rsid w:val="009F45F4"/>
    <w:rsid w:val="009F4652"/>
    <w:rsid w:val="009F4A1D"/>
    <w:rsid w:val="009F526E"/>
    <w:rsid w:val="009F5447"/>
    <w:rsid w:val="009F5C1F"/>
    <w:rsid w:val="009F5DB0"/>
    <w:rsid w:val="009F6098"/>
    <w:rsid w:val="009F60A9"/>
    <w:rsid w:val="009F60B6"/>
    <w:rsid w:val="009F6258"/>
    <w:rsid w:val="009F6612"/>
    <w:rsid w:val="009F6638"/>
    <w:rsid w:val="009F6738"/>
    <w:rsid w:val="009F686D"/>
    <w:rsid w:val="009F68FB"/>
    <w:rsid w:val="009F6A5D"/>
    <w:rsid w:val="009F6C5C"/>
    <w:rsid w:val="009F769A"/>
    <w:rsid w:val="009F776C"/>
    <w:rsid w:val="009F7A62"/>
    <w:rsid w:val="009F7A6C"/>
    <w:rsid w:val="009F7D3A"/>
    <w:rsid w:val="00A0054B"/>
    <w:rsid w:val="00A005AD"/>
    <w:rsid w:val="00A00653"/>
    <w:rsid w:val="00A00D4E"/>
    <w:rsid w:val="00A00EF9"/>
    <w:rsid w:val="00A00F45"/>
    <w:rsid w:val="00A013A9"/>
    <w:rsid w:val="00A0152E"/>
    <w:rsid w:val="00A015FF"/>
    <w:rsid w:val="00A01914"/>
    <w:rsid w:val="00A01C55"/>
    <w:rsid w:val="00A0227D"/>
    <w:rsid w:val="00A02292"/>
    <w:rsid w:val="00A0269D"/>
    <w:rsid w:val="00A02D8C"/>
    <w:rsid w:val="00A03180"/>
    <w:rsid w:val="00A037CA"/>
    <w:rsid w:val="00A0386D"/>
    <w:rsid w:val="00A0399A"/>
    <w:rsid w:val="00A03C89"/>
    <w:rsid w:val="00A03EDE"/>
    <w:rsid w:val="00A0402F"/>
    <w:rsid w:val="00A0404F"/>
    <w:rsid w:val="00A0411D"/>
    <w:rsid w:val="00A044A4"/>
    <w:rsid w:val="00A04572"/>
    <w:rsid w:val="00A04864"/>
    <w:rsid w:val="00A04ABD"/>
    <w:rsid w:val="00A04EF2"/>
    <w:rsid w:val="00A0551D"/>
    <w:rsid w:val="00A0595E"/>
    <w:rsid w:val="00A059C8"/>
    <w:rsid w:val="00A05AFD"/>
    <w:rsid w:val="00A05C7C"/>
    <w:rsid w:val="00A05C80"/>
    <w:rsid w:val="00A05CB6"/>
    <w:rsid w:val="00A05D78"/>
    <w:rsid w:val="00A067DD"/>
    <w:rsid w:val="00A068BD"/>
    <w:rsid w:val="00A06AF9"/>
    <w:rsid w:val="00A06B47"/>
    <w:rsid w:val="00A06C6B"/>
    <w:rsid w:val="00A06DFC"/>
    <w:rsid w:val="00A072FE"/>
    <w:rsid w:val="00A07550"/>
    <w:rsid w:val="00A076F8"/>
    <w:rsid w:val="00A077E3"/>
    <w:rsid w:val="00A07848"/>
    <w:rsid w:val="00A07E5E"/>
    <w:rsid w:val="00A1015C"/>
    <w:rsid w:val="00A1085E"/>
    <w:rsid w:val="00A10C87"/>
    <w:rsid w:val="00A11606"/>
    <w:rsid w:val="00A118D5"/>
    <w:rsid w:val="00A11A89"/>
    <w:rsid w:val="00A11BAB"/>
    <w:rsid w:val="00A11FF1"/>
    <w:rsid w:val="00A12497"/>
    <w:rsid w:val="00A12499"/>
    <w:rsid w:val="00A126B6"/>
    <w:rsid w:val="00A127E1"/>
    <w:rsid w:val="00A1282B"/>
    <w:rsid w:val="00A12A5B"/>
    <w:rsid w:val="00A12CF4"/>
    <w:rsid w:val="00A12F57"/>
    <w:rsid w:val="00A132A5"/>
    <w:rsid w:val="00A134C9"/>
    <w:rsid w:val="00A138C7"/>
    <w:rsid w:val="00A13B63"/>
    <w:rsid w:val="00A13E18"/>
    <w:rsid w:val="00A1408B"/>
    <w:rsid w:val="00A148A2"/>
    <w:rsid w:val="00A14DBA"/>
    <w:rsid w:val="00A14DC8"/>
    <w:rsid w:val="00A1548B"/>
    <w:rsid w:val="00A164D6"/>
    <w:rsid w:val="00A16AF4"/>
    <w:rsid w:val="00A16B6A"/>
    <w:rsid w:val="00A16E56"/>
    <w:rsid w:val="00A17167"/>
    <w:rsid w:val="00A176A1"/>
    <w:rsid w:val="00A176B6"/>
    <w:rsid w:val="00A177BA"/>
    <w:rsid w:val="00A179E2"/>
    <w:rsid w:val="00A17FA1"/>
    <w:rsid w:val="00A200FE"/>
    <w:rsid w:val="00A202B3"/>
    <w:rsid w:val="00A20DC1"/>
    <w:rsid w:val="00A2111D"/>
    <w:rsid w:val="00A212DC"/>
    <w:rsid w:val="00A21459"/>
    <w:rsid w:val="00A21466"/>
    <w:rsid w:val="00A2168D"/>
    <w:rsid w:val="00A21A43"/>
    <w:rsid w:val="00A21D80"/>
    <w:rsid w:val="00A2249D"/>
    <w:rsid w:val="00A22801"/>
    <w:rsid w:val="00A233BD"/>
    <w:rsid w:val="00A23642"/>
    <w:rsid w:val="00A23741"/>
    <w:rsid w:val="00A23B3B"/>
    <w:rsid w:val="00A243B7"/>
    <w:rsid w:val="00A24475"/>
    <w:rsid w:val="00A24578"/>
    <w:rsid w:val="00A24610"/>
    <w:rsid w:val="00A24948"/>
    <w:rsid w:val="00A24B07"/>
    <w:rsid w:val="00A24E1B"/>
    <w:rsid w:val="00A25110"/>
    <w:rsid w:val="00A251FF"/>
    <w:rsid w:val="00A2525A"/>
    <w:rsid w:val="00A253B6"/>
    <w:rsid w:val="00A25582"/>
    <w:rsid w:val="00A255F3"/>
    <w:rsid w:val="00A258BB"/>
    <w:rsid w:val="00A25AF5"/>
    <w:rsid w:val="00A25C6E"/>
    <w:rsid w:val="00A25E2C"/>
    <w:rsid w:val="00A2625E"/>
    <w:rsid w:val="00A26B3D"/>
    <w:rsid w:val="00A26EB7"/>
    <w:rsid w:val="00A26F49"/>
    <w:rsid w:val="00A26F72"/>
    <w:rsid w:val="00A26FB4"/>
    <w:rsid w:val="00A27028"/>
    <w:rsid w:val="00A27205"/>
    <w:rsid w:val="00A272D5"/>
    <w:rsid w:val="00A27374"/>
    <w:rsid w:val="00A27788"/>
    <w:rsid w:val="00A27876"/>
    <w:rsid w:val="00A27BAA"/>
    <w:rsid w:val="00A27F0C"/>
    <w:rsid w:val="00A30064"/>
    <w:rsid w:val="00A309A5"/>
    <w:rsid w:val="00A313E4"/>
    <w:rsid w:val="00A31B2F"/>
    <w:rsid w:val="00A326D0"/>
    <w:rsid w:val="00A32A06"/>
    <w:rsid w:val="00A32DD1"/>
    <w:rsid w:val="00A3338E"/>
    <w:rsid w:val="00A333A9"/>
    <w:rsid w:val="00A334D3"/>
    <w:rsid w:val="00A33823"/>
    <w:rsid w:val="00A338A5"/>
    <w:rsid w:val="00A33A84"/>
    <w:rsid w:val="00A33B80"/>
    <w:rsid w:val="00A33B83"/>
    <w:rsid w:val="00A34462"/>
    <w:rsid w:val="00A34A0A"/>
    <w:rsid w:val="00A35258"/>
    <w:rsid w:val="00A35487"/>
    <w:rsid w:val="00A35707"/>
    <w:rsid w:val="00A35779"/>
    <w:rsid w:val="00A35B8D"/>
    <w:rsid w:val="00A35C17"/>
    <w:rsid w:val="00A361CA"/>
    <w:rsid w:val="00A361FE"/>
    <w:rsid w:val="00A3631A"/>
    <w:rsid w:val="00A36B31"/>
    <w:rsid w:val="00A36E3F"/>
    <w:rsid w:val="00A36F85"/>
    <w:rsid w:val="00A3704E"/>
    <w:rsid w:val="00A37C7B"/>
    <w:rsid w:val="00A40403"/>
    <w:rsid w:val="00A40413"/>
    <w:rsid w:val="00A4072E"/>
    <w:rsid w:val="00A4082A"/>
    <w:rsid w:val="00A40BA8"/>
    <w:rsid w:val="00A40DA9"/>
    <w:rsid w:val="00A41058"/>
    <w:rsid w:val="00A414CB"/>
    <w:rsid w:val="00A41651"/>
    <w:rsid w:val="00A41837"/>
    <w:rsid w:val="00A41868"/>
    <w:rsid w:val="00A41A26"/>
    <w:rsid w:val="00A41F31"/>
    <w:rsid w:val="00A4228D"/>
    <w:rsid w:val="00A423FE"/>
    <w:rsid w:val="00A4252C"/>
    <w:rsid w:val="00A42608"/>
    <w:rsid w:val="00A429D8"/>
    <w:rsid w:val="00A42DE0"/>
    <w:rsid w:val="00A42F09"/>
    <w:rsid w:val="00A43018"/>
    <w:rsid w:val="00A4370B"/>
    <w:rsid w:val="00A437BC"/>
    <w:rsid w:val="00A439DC"/>
    <w:rsid w:val="00A43BA9"/>
    <w:rsid w:val="00A43DA5"/>
    <w:rsid w:val="00A43FEB"/>
    <w:rsid w:val="00A44141"/>
    <w:rsid w:val="00A444C3"/>
    <w:rsid w:val="00A44C2B"/>
    <w:rsid w:val="00A4502F"/>
    <w:rsid w:val="00A45048"/>
    <w:rsid w:val="00A45739"/>
    <w:rsid w:val="00A45A79"/>
    <w:rsid w:val="00A45EA7"/>
    <w:rsid w:val="00A460A1"/>
    <w:rsid w:val="00A46396"/>
    <w:rsid w:val="00A46821"/>
    <w:rsid w:val="00A4696F"/>
    <w:rsid w:val="00A46B7A"/>
    <w:rsid w:val="00A46B9F"/>
    <w:rsid w:val="00A46D87"/>
    <w:rsid w:val="00A46DBF"/>
    <w:rsid w:val="00A46EA0"/>
    <w:rsid w:val="00A47457"/>
    <w:rsid w:val="00A47509"/>
    <w:rsid w:val="00A4767E"/>
    <w:rsid w:val="00A477C3"/>
    <w:rsid w:val="00A47A97"/>
    <w:rsid w:val="00A47DFB"/>
    <w:rsid w:val="00A50429"/>
    <w:rsid w:val="00A504D3"/>
    <w:rsid w:val="00A50763"/>
    <w:rsid w:val="00A5120C"/>
    <w:rsid w:val="00A51881"/>
    <w:rsid w:val="00A51CC8"/>
    <w:rsid w:val="00A51FF8"/>
    <w:rsid w:val="00A52369"/>
    <w:rsid w:val="00A52A41"/>
    <w:rsid w:val="00A52B14"/>
    <w:rsid w:val="00A52C66"/>
    <w:rsid w:val="00A52EBC"/>
    <w:rsid w:val="00A530CB"/>
    <w:rsid w:val="00A530E9"/>
    <w:rsid w:val="00A5319F"/>
    <w:rsid w:val="00A53256"/>
    <w:rsid w:val="00A532F0"/>
    <w:rsid w:val="00A5381E"/>
    <w:rsid w:val="00A53B6E"/>
    <w:rsid w:val="00A53C42"/>
    <w:rsid w:val="00A53E2B"/>
    <w:rsid w:val="00A53FEB"/>
    <w:rsid w:val="00A54155"/>
    <w:rsid w:val="00A54487"/>
    <w:rsid w:val="00A546DA"/>
    <w:rsid w:val="00A54C5F"/>
    <w:rsid w:val="00A54CAD"/>
    <w:rsid w:val="00A54D3C"/>
    <w:rsid w:val="00A54DA3"/>
    <w:rsid w:val="00A55247"/>
    <w:rsid w:val="00A55442"/>
    <w:rsid w:val="00A556D1"/>
    <w:rsid w:val="00A5588B"/>
    <w:rsid w:val="00A55B2A"/>
    <w:rsid w:val="00A55DB2"/>
    <w:rsid w:val="00A562A3"/>
    <w:rsid w:val="00A56429"/>
    <w:rsid w:val="00A564E2"/>
    <w:rsid w:val="00A56534"/>
    <w:rsid w:val="00A56838"/>
    <w:rsid w:val="00A56996"/>
    <w:rsid w:val="00A569A8"/>
    <w:rsid w:val="00A56BA2"/>
    <w:rsid w:val="00A56CC5"/>
    <w:rsid w:val="00A56E55"/>
    <w:rsid w:val="00A56FB4"/>
    <w:rsid w:val="00A570CD"/>
    <w:rsid w:val="00A573B0"/>
    <w:rsid w:val="00A57A6D"/>
    <w:rsid w:val="00A601DF"/>
    <w:rsid w:val="00A60399"/>
    <w:rsid w:val="00A604EC"/>
    <w:rsid w:val="00A604FA"/>
    <w:rsid w:val="00A6052C"/>
    <w:rsid w:val="00A6064D"/>
    <w:rsid w:val="00A6066C"/>
    <w:rsid w:val="00A606FC"/>
    <w:rsid w:val="00A60C1C"/>
    <w:rsid w:val="00A60C29"/>
    <w:rsid w:val="00A60F70"/>
    <w:rsid w:val="00A613D8"/>
    <w:rsid w:val="00A6150E"/>
    <w:rsid w:val="00A619C3"/>
    <w:rsid w:val="00A61ED5"/>
    <w:rsid w:val="00A62056"/>
    <w:rsid w:val="00A620F5"/>
    <w:rsid w:val="00A62117"/>
    <w:rsid w:val="00A6350A"/>
    <w:rsid w:val="00A63535"/>
    <w:rsid w:val="00A636CD"/>
    <w:rsid w:val="00A63A3E"/>
    <w:rsid w:val="00A63B27"/>
    <w:rsid w:val="00A6405A"/>
    <w:rsid w:val="00A64F3A"/>
    <w:rsid w:val="00A65138"/>
    <w:rsid w:val="00A651A6"/>
    <w:rsid w:val="00A653C5"/>
    <w:rsid w:val="00A654D1"/>
    <w:rsid w:val="00A657B0"/>
    <w:rsid w:val="00A657D1"/>
    <w:rsid w:val="00A65E58"/>
    <w:rsid w:val="00A66252"/>
    <w:rsid w:val="00A6638D"/>
    <w:rsid w:val="00A6660F"/>
    <w:rsid w:val="00A667EB"/>
    <w:rsid w:val="00A66A63"/>
    <w:rsid w:val="00A66A7D"/>
    <w:rsid w:val="00A66C12"/>
    <w:rsid w:val="00A66D06"/>
    <w:rsid w:val="00A66F79"/>
    <w:rsid w:val="00A672A7"/>
    <w:rsid w:val="00A67371"/>
    <w:rsid w:val="00A67F15"/>
    <w:rsid w:val="00A67F9A"/>
    <w:rsid w:val="00A70487"/>
    <w:rsid w:val="00A70F4C"/>
    <w:rsid w:val="00A71100"/>
    <w:rsid w:val="00A7112F"/>
    <w:rsid w:val="00A7136F"/>
    <w:rsid w:val="00A713FD"/>
    <w:rsid w:val="00A716C4"/>
    <w:rsid w:val="00A71C46"/>
    <w:rsid w:val="00A722E1"/>
    <w:rsid w:val="00A723D2"/>
    <w:rsid w:val="00A72459"/>
    <w:rsid w:val="00A7245A"/>
    <w:rsid w:val="00A724A1"/>
    <w:rsid w:val="00A72561"/>
    <w:rsid w:val="00A72590"/>
    <w:rsid w:val="00A725AC"/>
    <w:rsid w:val="00A72684"/>
    <w:rsid w:val="00A728CE"/>
    <w:rsid w:val="00A72CA7"/>
    <w:rsid w:val="00A72D72"/>
    <w:rsid w:val="00A72F03"/>
    <w:rsid w:val="00A72F0D"/>
    <w:rsid w:val="00A72FF3"/>
    <w:rsid w:val="00A7300B"/>
    <w:rsid w:val="00A7329D"/>
    <w:rsid w:val="00A733AB"/>
    <w:rsid w:val="00A73A91"/>
    <w:rsid w:val="00A73B05"/>
    <w:rsid w:val="00A73C6E"/>
    <w:rsid w:val="00A741C9"/>
    <w:rsid w:val="00A74571"/>
    <w:rsid w:val="00A74581"/>
    <w:rsid w:val="00A7481D"/>
    <w:rsid w:val="00A748A5"/>
    <w:rsid w:val="00A7498A"/>
    <w:rsid w:val="00A74AAD"/>
    <w:rsid w:val="00A74B60"/>
    <w:rsid w:val="00A75055"/>
    <w:rsid w:val="00A75BB6"/>
    <w:rsid w:val="00A762CF"/>
    <w:rsid w:val="00A76A09"/>
    <w:rsid w:val="00A76A49"/>
    <w:rsid w:val="00A76AF1"/>
    <w:rsid w:val="00A76CBF"/>
    <w:rsid w:val="00A76E2C"/>
    <w:rsid w:val="00A76E7E"/>
    <w:rsid w:val="00A770C6"/>
    <w:rsid w:val="00A772BB"/>
    <w:rsid w:val="00A774D0"/>
    <w:rsid w:val="00A774F8"/>
    <w:rsid w:val="00A77564"/>
    <w:rsid w:val="00A7768B"/>
    <w:rsid w:val="00A77EB9"/>
    <w:rsid w:val="00A805C2"/>
    <w:rsid w:val="00A806AA"/>
    <w:rsid w:val="00A80A35"/>
    <w:rsid w:val="00A80DE3"/>
    <w:rsid w:val="00A80FD2"/>
    <w:rsid w:val="00A8130D"/>
    <w:rsid w:val="00A81573"/>
    <w:rsid w:val="00A815AF"/>
    <w:rsid w:val="00A81889"/>
    <w:rsid w:val="00A81A42"/>
    <w:rsid w:val="00A81C3D"/>
    <w:rsid w:val="00A8204F"/>
    <w:rsid w:val="00A82267"/>
    <w:rsid w:val="00A822AE"/>
    <w:rsid w:val="00A82511"/>
    <w:rsid w:val="00A82769"/>
    <w:rsid w:val="00A82ADB"/>
    <w:rsid w:val="00A83073"/>
    <w:rsid w:val="00A8326B"/>
    <w:rsid w:val="00A83295"/>
    <w:rsid w:val="00A832CA"/>
    <w:rsid w:val="00A83477"/>
    <w:rsid w:val="00A83D76"/>
    <w:rsid w:val="00A83FD6"/>
    <w:rsid w:val="00A8510B"/>
    <w:rsid w:val="00A852F8"/>
    <w:rsid w:val="00A853BF"/>
    <w:rsid w:val="00A853C3"/>
    <w:rsid w:val="00A856B4"/>
    <w:rsid w:val="00A85C92"/>
    <w:rsid w:val="00A8636B"/>
    <w:rsid w:val="00A8690A"/>
    <w:rsid w:val="00A86B78"/>
    <w:rsid w:val="00A86CD6"/>
    <w:rsid w:val="00A8717F"/>
    <w:rsid w:val="00A875FB"/>
    <w:rsid w:val="00A877E5"/>
    <w:rsid w:val="00A87937"/>
    <w:rsid w:val="00A90267"/>
    <w:rsid w:val="00A902A6"/>
    <w:rsid w:val="00A90482"/>
    <w:rsid w:val="00A90943"/>
    <w:rsid w:val="00A912D9"/>
    <w:rsid w:val="00A91422"/>
    <w:rsid w:val="00A9165B"/>
    <w:rsid w:val="00A916C7"/>
    <w:rsid w:val="00A91943"/>
    <w:rsid w:val="00A91D2E"/>
    <w:rsid w:val="00A92094"/>
    <w:rsid w:val="00A920B5"/>
    <w:rsid w:val="00A922EC"/>
    <w:rsid w:val="00A92471"/>
    <w:rsid w:val="00A92744"/>
    <w:rsid w:val="00A9304F"/>
    <w:rsid w:val="00A9312C"/>
    <w:rsid w:val="00A9372A"/>
    <w:rsid w:val="00A94191"/>
    <w:rsid w:val="00A945F1"/>
    <w:rsid w:val="00A946FB"/>
    <w:rsid w:val="00A9474F"/>
    <w:rsid w:val="00A954D1"/>
    <w:rsid w:val="00A95671"/>
    <w:rsid w:val="00A956B4"/>
    <w:rsid w:val="00A959D4"/>
    <w:rsid w:val="00A96168"/>
    <w:rsid w:val="00A963C6"/>
    <w:rsid w:val="00A96481"/>
    <w:rsid w:val="00A9649B"/>
    <w:rsid w:val="00A9691B"/>
    <w:rsid w:val="00A96FBF"/>
    <w:rsid w:val="00A96FC3"/>
    <w:rsid w:val="00A9714C"/>
    <w:rsid w:val="00A976AC"/>
    <w:rsid w:val="00A979E5"/>
    <w:rsid w:val="00A97B02"/>
    <w:rsid w:val="00A97B20"/>
    <w:rsid w:val="00A97B25"/>
    <w:rsid w:val="00A97BB1"/>
    <w:rsid w:val="00A97F10"/>
    <w:rsid w:val="00AA03B3"/>
    <w:rsid w:val="00AA0871"/>
    <w:rsid w:val="00AA0B3E"/>
    <w:rsid w:val="00AA0CE9"/>
    <w:rsid w:val="00AA0D21"/>
    <w:rsid w:val="00AA1CB0"/>
    <w:rsid w:val="00AA1EA8"/>
    <w:rsid w:val="00AA2787"/>
    <w:rsid w:val="00AA2921"/>
    <w:rsid w:val="00AA2B21"/>
    <w:rsid w:val="00AA2B41"/>
    <w:rsid w:val="00AA2C9B"/>
    <w:rsid w:val="00AA2FD5"/>
    <w:rsid w:val="00AA3395"/>
    <w:rsid w:val="00AA376F"/>
    <w:rsid w:val="00AA39D4"/>
    <w:rsid w:val="00AA39F0"/>
    <w:rsid w:val="00AA3B91"/>
    <w:rsid w:val="00AA3CC2"/>
    <w:rsid w:val="00AA3D5F"/>
    <w:rsid w:val="00AA403E"/>
    <w:rsid w:val="00AA447D"/>
    <w:rsid w:val="00AA44B0"/>
    <w:rsid w:val="00AA4669"/>
    <w:rsid w:val="00AA4924"/>
    <w:rsid w:val="00AA4B0B"/>
    <w:rsid w:val="00AA4E7D"/>
    <w:rsid w:val="00AA50E8"/>
    <w:rsid w:val="00AA5370"/>
    <w:rsid w:val="00AA5558"/>
    <w:rsid w:val="00AA556F"/>
    <w:rsid w:val="00AA5709"/>
    <w:rsid w:val="00AA6887"/>
    <w:rsid w:val="00AA6942"/>
    <w:rsid w:val="00AA74EB"/>
    <w:rsid w:val="00AA764E"/>
    <w:rsid w:val="00AA7BCE"/>
    <w:rsid w:val="00AA7ECB"/>
    <w:rsid w:val="00AA7F37"/>
    <w:rsid w:val="00AA7F6E"/>
    <w:rsid w:val="00AB00DC"/>
    <w:rsid w:val="00AB0218"/>
    <w:rsid w:val="00AB0289"/>
    <w:rsid w:val="00AB03A5"/>
    <w:rsid w:val="00AB081B"/>
    <w:rsid w:val="00AB087F"/>
    <w:rsid w:val="00AB0C51"/>
    <w:rsid w:val="00AB1275"/>
    <w:rsid w:val="00AB1B1F"/>
    <w:rsid w:val="00AB1B4F"/>
    <w:rsid w:val="00AB1C70"/>
    <w:rsid w:val="00AB1C80"/>
    <w:rsid w:val="00AB1F42"/>
    <w:rsid w:val="00AB21C4"/>
    <w:rsid w:val="00AB2300"/>
    <w:rsid w:val="00AB263F"/>
    <w:rsid w:val="00AB2D91"/>
    <w:rsid w:val="00AB2FBD"/>
    <w:rsid w:val="00AB35CA"/>
    <w:rsid w:val="00AB35D5"/>
    <w:rsid w:val="00AB3960"/>
    <w:rsid w:val="00AB3CEB"/>
    <w:rsid w:val="00AB4354"/>
    <w:rsid w:val="00AB45CD"/>
    <w:rsid w:val="00AB478C"/>
    <w:rsid w:val="00AB49C7"/>
    <w:rsid w:val="00AB51B2"/>
    <w:rsid w:val="00AB534F"/>
    <w:rsid w:val="00AB545D"/>
    <w:rsid w:val="00AB5887"/>
    <w:rsid w:val="00AB5A05"/>
    <w:rsid w:val="00AB5B13"/>
    <w:rsid w:val="00AB5BB4"/>
    <w:rsid w:val="00AB5DF1"/>
    <w:rsid w:val="00AB5EC4"/>
    <w:rsid w:val="00AB5F77"/>
    <w:rsid w:val="00AB61B9"/>
    <w:rsid w:val="00AB62EE"/>
    <w:rsid w:val="00AB644E"/>
    <w:rsid w:val="00AB6463"/>
    <w:rsid w:val="00AB6471"/>
    <w:rsid w:val="00AB6589"/>
    <w:rsid w:val="00AB6BB6"/>
    <w:rsid w:val="00AB6E00"/>
    <w:rsid w:val="00AB6E89"/>
    <w:rsid w:val="00AB7158"/>
    <w:rsid w:val="00AB75CE"/>
    <w:rsid w:val="00AB7DF5"/>
    <w:rsid w:val="00AC0461"/>
    <w:rsid w:val="00AC067F"/>
    <w:rsid w:val="00AC1031"/>
    <w:rsid w:val="00AC1080"/>
    <w:rsid w:val="00AC13BA"/>
    <w:rsid w:val="00AC1537"/>
    <w:rsid w:val="00AC18DF"/>
    <w:rsid w:val="00AC1A59"/>
    <w:rsid w:val="00AC1A7C"/>
    <w:rsid w:val="00AC1BD0"/>
    <w:rsid w:val="00AC1C4F"/>
    <w:rsid w:val="00AC1DB7"/>
    <w:rsid w:val="00AC1FB6"/>
    <w:rsid w:val="00AC202D"/>
    <w:rsid w:val="00AC21B6"/>
    <w:rsid w:val="00AC244D"/>
    <w:rsid w:val="00AC245B"/>
    <w:rsid w:val="00AC2BEF"/>
    <w:rsid w:val="00AC3288"/>
    <w:rsid w:val="00AC32FD"/>
    <w:rsid w:val="00AC3418"/>
    <w:rsid w:val="00AC3441"/>
    <w:rsid w:val="00AC35D1"/>
    <w:rsid w:val="00AC388B"/>
    <w:rsid w:val="00AC3B02"/>
    <w:rsid w:val="00AC3D9A"/>
    <w:rsid w:val="00AC3F18"/>
    <w:rsid w:val="00AC4361"/>
    <w:rsid w:val="00AC4412"/>
    <w:rsid w:val="00AC4E44"/>
    <w:rsid w:val="00AC4F90"/>
    <w:rsid w:val="00AC571D"/>
    <w:rsid w:val="00AC631C"/>
    <w:rsid w:val="00AC64C0"/>
    <w:rsid w:val="00AC6721"/>
    <w:rsid w:val="00AC69E1"/>
    <w:rsid w:val="00AC6E99"/>
    <w:rsid w:val="00AC71D7"/>
    <w:rsid w:val="00AC790D"/>
    <w:rsid w:val="00AC7918"/>
    <w:rsid w:val="00AC7CC6"/>
    <w:rsid w:val="00AC7D53"/>
    <w:rsid w:val="00AD0744"/>
    <w:rsid w:val="00AD09ED"/>
    <w:rsid w:val="00AD0B49"/>
    <w:rsid w:val="00AD0C4E"/>
    <w:rsid w:val="00AD0C55"/>
    <w:rsid w:val="00AD0ECC"/>
    <w:rsid w:val="00AD0F92"/>
    <w:rsid w:val="00AD1268"/>
    <w:rsid w:val="00AD1BF8"/>
    <w:rsid w:val="00AD1CDD"/>
    <w:rsid w:val="00AD2295"/>
    <w:rsid w:val="00AD22FE"/>
    <w:rsid w:val="00AD2366"/>
    <w:rsid w:val="00AD2791"/>
    <w:rsid w:val="00AD2847"/>
    <w:rsid w:val="00AD2D45"/>
    <w:rsid w:val="00AD34C4"/>
    <w:rsid w:val="00AD362D"/>
    <w:rsid w:val="00AD371A"/>
    <w:rsid w:val="00AD3868"/>
    <w:rsid w:val="00AD3A4E"/>
    <w:rsid w:val="00AD3F04"/>
    <w:rsid w:val="00AD41C7"/>
    <w:rsid w:val="00AD41F1"/>
    <w:rsid w:val="00AD4348"/>
    <w:rsid w:val="00AD4514"/>
    <w:rsid w:val="00AD4687"/>
    <w:rsid w:val="00AD48E6"/>
    <w:rsid w:val="00AD4A44"/>
    <w:rsid w:val="00AD4C79"/>
    <w:rsid w:val="00AD50E5"/>
    <w:rsid w:val="00AD5288"/>
    <w:rsid w:val="00AD533C"/>
    <w:rsid w:val="00AD5694"/>
    <w:rsid w:val="00AD5735"/>
    <w:rsid w:val="00AD5859"/>
    <w:rsid w:val="00AD5D77"/>
    <w:rsid w:val="00AD61D8"/>
    <w:rsid w:val="00AD69E8"/>
    <w:rsid w:val="00AD69EA"/>
    <w:rsid w:val="00AD69F3"/>
    <w:rsid w:val="00AD6A24"/>
    <w:rsid w:val="00AD6A8C"/>
    <w:rsid w:val="00AD6C79"/>
    <w:rsid w:val="00AD6CBF"/>
    <w:rsid w:val="00AD6D98"/>
    <w:rsid w:val="00AD6DA9"/>
    <w:rsid w:val="00AD7547"/>
    <w:rsid w:val="00AD761E"/>
    <w:rsid w:val="00AD7B52"/>
    <w:rsid w:val="00AD7D34"/>
    <w:rsid w:val="00AD7DC5"/>
    <w:rsid w:val="00AD7F8D"/>
    <w:rsid w:val="00AE006A"/>
    <w:rsid w:val="00AE0401"/>
    <w:rsid w:val="00AE0970"/>
    <w:rsid w:val="00AE0D59"/>
    <w:rsid w:val="00AE0EF5"/>
    <w:rsid w:val="00AE10A3"/>
    <w:rsid w:val="00AE1146"/>
    <w:rsid w:val="00AE1223"/>
    <w:rsid w:val="00AE1268"/>
    <w:rsid w:val="00AE1A50"/>
    <w:rsid w:val="00AE1DB2"/>
    <w:rsid w:val="00AE2279"/>
    <w:rsid w:val="00AE2312"/>
    <w:rsid w:val="00AE27AE"/>
    <w:rsid w:val="00AE29E2"/>
    <w:rsid w:val="00AE2A26"/>
    <w:rsid w:val="00AE2ABD"/>
    <w:rsid w:val="00AE2D2E"/>
    <w:rsid w:val="00AE2D66"/>
    <w:rsid w:val="00AE2F36"/>
    <w:rsid w:val="00AE2F50"/>
    <w:rsid w:val="00AE35B6"/>
    <w:rsid w:val="00AE377C"/>
    <w:rsid w:val="00AE3821"/>
    <w:rsid w:val="00AE3856"/>
    <w:rsid w:val="00AE3A74"/>
    <w:rsid w:val="00AE53B8"/>
    <w:rsid w:val="00AE559B"/>
    <w:rsid w:val="00AE56AC"/>
    <w:rsid w:val="00AE62E6"/>
    <w:rsid w:val="00AE68FC"/>
    <w:rsid w:val="00AE69D4"/>
    <w:rsid w:val="00AE6AB5"/>
    <w:rsid w:val="00AE6FA6"/>
    <w:rsid w:val="00AE70FE"/>
    <w:rsid w:val="00AE7175"/>
    <w:rsid w:val="00AE72AA"/>
    <w:rsid w:val="00AE7395"/>
    <w:rsid w:val="00AE77D6"/>
    <w:rsid w:val="00AE79B1"/>
    <w:rsid w:val="00AE7BCC"/>
    <w:rsid w:val="00AF02DA"/>
    <w:rsid w:val="00AF06D6"/>
    <w:rsid w:val="00AF0DCA"/>
    <w:rsid w:val="00AF0DD5"/>
    <w:rsid w:val="00AF12CD"/>
    <w:rsid w:val="00AF1343"/>
    <w:rsid w:val="00AF13F6"/>
    <w:rsid w:val="00AF1986"/>
    <w:rsid w:val="00AF1A00"/>
    <w:rsid w:val="00AF1CA8"/>
    <w:rsid w:val="00AF1E5E"/>
    <w:rsid w:val="00AF2042"/>
    <w:rsid w:val="00AF218C"/>
    <w:rsid w:val="00AF224B"/>
    <w:rsid w:val="00AF2842"/>
    <w:rsid w:val="00AF29C1"/>
    <w:rsid w:val="00AF2B56"/>
    <w:rsid w:val="00AF2F75"/>
    <w:rsid w:val="00AF349E"/>
    <w:rsid w:val="00AF34ED"/>
    <w:rsid w:val="00AF39F8"/>
    <w:rsid w:val="00AF3DD9"/>
    <w:rsid w:val="00AF3F0D"/>
    <w:rsid w:val="00AF3F7A"/>
    <w:rsid w:val="00AF4483"/>
    <w:rsid w:val="00AF4BF9"/>
    <w:rsid w:val="00AF4C05"/>
    <w:rsid w:val="00AF4DBB"/>
    <w:rsid w:val="00AF4E80"/>
    <w:rsid w:val="00AF50EF"/>
    <w:rsid w:val="00AF5283"/>
    <w:rsid w:val="00AF58B6"/>
    <w:rsid w:val="00AF611D"/>
    <w:rsid w:val="00AF622B"/>
    <w:rsid w:val="00AF6508"/>
    <w:rsid w:val="00AF6E72"/>
    <w:rsid w:val="00AF71C2"/>
    <w:rsid w:val="00AF748F"/>
    <w:rsid w:val="00AF77DE"/>
    <w:rsid w:val="00AF7C33"/>
    <w:rsid w:val="00AF7DB1"/>
    <w:rsid w:val="00AF7DB6"/>
    <w:rsid w:val="00B00146"/>
    <w:rsid w:val="00B00A93"/>
    <w:rsid w:val="00B00AFD"/>
    <w:rsid w:val="00B00B59"/>
    <w:rsid w:val="00B00CFD"/>
    <w:rsid w:val="00B01231"/>
    <w:rsid w:val="00B01240"/>
    <w:rsid w:val="00B01423"/>
    <w:rsid w:val="00B0166A"/>
    <w:rsid w:val="00B01766"/>
    <w:rsid w:val="00B01ACA"/>
    <w:rsid w:val="00B01CE6"/>
    <w:rsid w:val="00B020B1"/>
    <w:rsid w:val="00B02345"/>
    <w:rsid w:val="00B02751"/>
    <w:rsid w:val="00B02A39"/>
    <w:rsid w:val="00B02DD6"/>
    <w:rsid w:val="00B02EA2"/>
    <w:rsid w:val="00B02FA1"/>
    <w:rsid w:val="00B03349"/>
    <w:rsid w:val="00B0347A"/>
    <w:rsid w:val="00B03647"/>
    <w:rsid w:val="00B0367D"/>
    <w:rsid w:val="00B0368E"/>
    <w:rsid w:val="00B03863"/>
    <w:rsid w:val="00B0393E"/>
    <w:rsid w:val="00B03ADA"/>
    <w:rsid w:val="00B03B41"/>
    <w:rsid w:val="00B03FFD"/>
    <w:rsid w:val="00B0404E"/>
    <w:rsid w:val="00B045AA"/>
    <w:rsid w:val="00B04ACD"/>
    <w:rsid w:val="00B04DC1"/>
    <w:rsid w:val="00B04E27"/>
    <w:rsid w:val="00B04FE3"/>
    <w:rsid w:val="00B0500C"/>
    <w:rsid w:val="00B053D9"/>
    <w:rsid w:val="00B054EF"/>
    <w:rsid w:val="00B05591"/>
    <w:rsid w:val="00B057B9"/>
    <w:rsid w:val="00B05A64"/>
    <w:rsid w:val="00B05AA5"/>
    <w:rsid w:val="00B05CB1"/>
    <w:rsid w:val="00B06154"/>
    <w:rsid w:val="00B06219"/>
    <w:rsid w:val="00B0659D"/>
    <w:rsid w:val="00B06634"/>
    <w:rsid w:val="00B068D6"/>
    <w:rsid w:val="00B068FA"/>
    <w:rsid w:val="00B06D22"/>
    <w:rsid w:val="00B07471"/>
    <w:rsid w:val="00B074C0"/>
    <w:rsid w:val="00B075C3"/>
    <w:rsid w:val="00B07640"/>
    <w:rsid w:val="00B07812"/>
    <w:rsid w:val="00B07894"/>
    <w:rsid w:val="00B0797E"/>
    <w:rsid w:val="00B07E2B"/>
    <w:rsid w:val="00B07ECC"/>
    <w:rsid w:val="00B07FA4"/>
    <w:rsid w:val="00B1010F"/>
    <w:rsid w:val="00B10203"/>
    <w:rsid w:val="00B10950"/>
    <w:rsid w:val="00B1095B"/>
    <w:rsid w:val="00B10B97"/>
    <w:rsid w:val="00B114F9"/>
    <w:rsid w:val="00B11C7C"/>
    <w:rsid w:val="00B11CF2"/>
    <w:rsid w:val="00B11E36"/>
    <w:rsid w:val="00B1218C"/>
    <w:rsid w:val="00B12199"/>
    <w:rsid w:val="00B121B4"/>
    <w:rsid w:val="00B12AD1"/>
    <w:rsid w:val="00B12C5E"/>
    <w:rsid w:val="00B12E08"/>
    <w:rsid w:val="00B1309A"/>
    <w:rsid w:val="00B135FB"/>
    <w:rsid w:val="00B13BF7"/>
    <w:rsid w:val="00B13E21"/>
    <w:rsid w:val="00B141F0"/>
    <w:rsid w:val="00B143BF"/>
    <w:rsid w:val="00B14A53"/>
    <w:rsid w:val="00B14BFC"/>
    <w:rsid w:val="00B14C50"/>
    <w:rsid w:val="00B1519E"/>
    <w:rsid w:val="00B157D0"/>
    <w:rsid w:val="00B158AB"/>
    <w:rsid w:val="00B15CBB"/>
    <w:rsid w:val="00B15D51"/>
    <w:rsid w:val="00B15DD6"/>
    <w:rsid w:val="00B16177"/>
    <w:rsid w:val="00B16238"/>
    <w:rsid w:val="00B16377"/>
    <w:rsid w:val="00B16D11"/>
    <w:rsid w:val="00B16DE2"/>
    <w:rsid w:val="00B16EE9"/>
    <w:rsid w:val="00B1725E"/>
    <w:rsid w:val="00B174A9"/>
    <w:rsid w:val="00B175A2"/>
    <w:rsid w:val="00B1781F"/>
    <w:rsid w:val="00B179CB"/>
    <w:rsid w:val="00B17BAC"/>
    <w:rsid w:val="00B17BCC"/>
    <w:rsid w:val="00B17C49"/>
    <w:rsid w:val="00B17D45"/>
    <w:rsid w:val="00B17E12"/>
    <w:rsid w:val="00B20082"/>
    <w:rsid w:val="00B2013B"/>
    <w:rsid w:val="00B2035B"/>
    <w:rsid w:val="00B203B0"/>
    <w:rsid w:val="00B2045D"/>
    <w:rsid w:val="00B205D9"/>
    <w:rsid w:val="00B206FD"/>
    <w:rsid w:val="00B2093C"/>
    <w:rsid w:val="00B20941"/>
    <w:rsid w:val="00B20995"/>
    <w:rsid w:val="00B20D15"/>
    <w:rsid w:val="00B211C4"/>
    <w:rsid w:val="00B212A1"/>
    <w:rsid w:val="00B2158A"/>
    <w:rsid w:val="00B2195C"/>
    <w:rsid w:val="00B21A56"/>
    <w:rsid w:val="00B21B49"/>
    <w:rsid w:val="00B21CCC"/>
    <w:rsid w:val="00B21D1B"/>
    <w:rsid w:val="00B21EF4"/>
    <w:rsid w:val="00B22183"/>
    <w:rsid w:val="00B2281A"/>
    <w:rsid w:val="00B22822"/>
    <w:rsid w:val="00B22E4A"/>
    <w:rsid w:val="00B2321F"/>
    <w:rsid w:val="00B23948"/>
    <w:rsid w:val="00B239AE"/>
    <w:rsid w:val="00B23C47"/>
    <w:rsid w:val="00B24648"/>
    <w:rsid w:val="00B2465E"/>
    <w:rsid w:val="00B248F2"/>
    <w:rsid w:val="00B2491D"/>
    <w:rsid w:val="00B24B9D"/>
    <w:rsid w:val="00B24C4F"/>
    <w:rsid w:val="00B25242"/>
    <w:rsid w:val="00B2536E"/>
    <w:rsid w:val="00B25567"/>
    <w:rsid w:val="00B25DBF"/>
    <w:rsid w:val="00B25E5B"/>
    <w:rsid w:val="00B26019"/>
    <w:rsid w:val="00B2611A"/>
    <w:rsid w:val="00B26392"/>
    <w:rsid w:val="00B267A5"/>
    <w:rsid w:val="00B268EE"/>
    <w:rsid w:val="00B26B66"/>
    <w:rsid w:val="00B26C1A"/>
    <w:rsid w:val="00B26CB0"/>
    <w:rsid w:val="00B26DC1"/>
    <w:rsid w:val="00B27937"/>
    <w:rsid w:val="00B27B68"/>
    <w:rsid w:val="00B27ED1"/>
    <w:rsid w:val="00B27F87"/>
    <w:rsid w:val="00B30123"/>
    <w:rsid w:val="00B303AA"/>
    <w:rsid w:val="00B3089C"/>
    <w:rsid w:val="00B3115C"/>
    <w:rsid w:val="00B311A1"/>
    <w:rsid w:val="00B31247"/>
    <w:rsid w:val="00B31259"/>
    <w:rsid w:val="00B315CA"/>
    <w:rsid w:val="00B31608"/>
    <w:rsid w:val="00B318BE"/>
    <w:rsid w:val="00B31930"/>
    <w:rsid w:val="00B31C38"/>
    <w:rsid w:val="00B32190"/>
    <w:rsid w:val="00B32436"/>
    <w:rsid w:val="00B324EF"/>
    <w:rsid w:val="00B32FC6"/>
    <w:rsid w:val="00B33437"/>
    <w:rsid w:val="00B338D2"/>
    <w:rsid w:val="00B339B1"/>
    <w:rsid w:val="00B33B08"/>
    <w:rsid w:val="00B33B75"/>
    <w:rsid w:val="00B33CF2"/>
    <w:rsid w:val="00B33D7B"/>
    <w:rsid w:val="00B33EE7"/>
    <w:rsid w:val="00B33FAD"/>
    <w:rsid w:val="00B343AE"/>
    <w:rsid w:val="00B34740"/>
    <w:rsid w:val="00B34A50"/>
    <w:rsid w:val="00B34C0A"/>
    <w:rsid w:val="00B34ECA"/>
    <w:rsid w:val="00B35460"/>
    <w:rsid w:val="00B35763"/>
    <w:rsid w:val="00B3577D"/>
    <w:rsid w:val="00B35A42"/>
    <w:rsid w:val="00B35B83"/>
    <w:rsid w:val="00B35B8D"/>
    <w:rsid w:val="00B35E52"/>
    <w:rsid w:val="00B36313"/>
    <w:rsid w:val="00B36384"/>
    <w:rsid w:val="00B36432"/>
    <w:rsid w:val="00B36515"/>
    <w:rsid w:val="00B36721"/>
    <w:rsid w:val="00B368C1"/>
    <w:rsid w:val="00B36BC0"/>
    <w:rsid w:val="00B37342"/>
    <w:rsid w:val="00B37545"/>
    <w:rsid w:val="00B376A9"/>
    <w:rsid w:val="00B378AD"/>
    <w:rsid w:val="00B37E4F"/>
    <w:rsid w:val="00B400A2"/>
    <w:rsid w:val="00B402D5"/>
    <w:rsid w:val="00B40962"/>
    <w:rsid w:val="00B40B29"/>
    <w:rsid w:val="00B40C22"/>
    <w:rsid w:val="00B40E02"/>
    <w:rsid w:val="00B40E4A"/>
    <w:rsid w:val="00B41019"/>
    <w:rsid w:val="00B411A9"/>
    <w:rsid w:val="00B41321"/>
    <w:rsid w:val="00B41542"/>
    <w:rsid w:val="00B415E5"/>
    <w:rsid w:val="00B41890"/>
    <w:rsid w:val="00B419F6"/>
    <w:rsid w:val="00B419FE"/>
    <w:rsid w:val="00B42015"/>
    <w:rsid w:val="00B421D8"/>
    <w:rsid w:val="00B423DF"/>
    <w:rsid w:val="00B42535"/>
    <w:rsid w:val="00B426BF"/>
    <w:rsid w:val="00B4279D"/>
    <w:rsid w:val="00B427A7"/>
    <w:rsid w:val="00B4298B"/>
    <w:rsid w:val="00B429CB"/>
    <w:rsid w:val="00B4314D"/>
    <w:rsid w:val="00B4350B"/>
    <w:rsid w:val="00B43E6D"/>
    <w:rsid w:val="00B44043"/>
    <w:rsid w:val="00B44133"/>
    <w:rsid w:val="00B441E6"/>
    <w:rsid w:val="00B4465F"/>
    <w:rsid w:val="00B4481B"/>
    <w:rsid w:val="00B44CD0"/>
    <w:rsid w:val="00B44D9E"/>
    <w:rsid w:val="00B44F6C"/>
    <w:rsid w:val="00B453B1"/>
    <w:rsid w:val="00B45583"/>
    <w:rsid w:val="00B45AC2"/>
    <w:rsid w:val="00B45BF1"/>
    <w:rsid w:val="00B45FDC"/>
    <w:rsid w:val="00B4602B"/>
    <w:rsid w:val="00B463BA"/>
    <w:rsid w:val="00B46D8D"/>
    <w:rsid w:val="00B4707A"/>
    <w:rsid w:val="00B4734E"/>
    <w:rsid w:val="00B473E1"/>
    <w:rsid w:val="00B474B8"/>
    <w:rsid w:val="00B47577"/>
    <w:rsid w:val="00B47878"/>
    <w:rsid w:val="00B47F94"/>
    <w:rsid w:val="00B50024"/>
    <w:rsid w:val="00B5020A"/>
    <w:rsid w:val="00B506F7"/>
    <w:rsid w:val="00B5070F"/>
    <w:rsid w:val="00B50870"/>
    <w:rsid w:val="00B50A48"/>
    <w:rsid w:val="00B50B44"/>
    <w:rsid w:val="00B50D7B"/>
    <w:rsid w:val="00B51246"/>
    <w:rsid w:val="00B51A4B"/>
    <w:rsid w:val="00B51A55"/>
    <w:rsid w:val="00B51A9D"/>
    <w:rsid w:val="00B52190"/>
    <w:rsid w:val="00B52668"/>
    <w:rsid w:val="00B5274B"/>
    <w:rsid w:val="00B52C39"/>
    <w:rsid w:val="00B52E0F"/>
    <w:rsid w:val="00B52FB6"/>
    <w:rsid w:val="00B5379F"/>
    <w:rsid w:val="00B53F04"/>
    <w:rsid w:val="00B5424F"/>
    <w:rsid w:val="00B54655"/>
    <w:rsid w:val="00B54C53"/>
    <w:rsid w:val="00B55237"/>
    <w:rsid w:val="00B5595E"/>
    <w:rsid w:val="00B55A40"/>
    <w:rsid w:val="00B55B65"/>
    <w:rsid w:val="00B55B97"/>
    <w:rsid w:val="00B55CF2"/>
    <w:rsid w:val="00B56073"/>
    <w:rsid w:val="00B5610D"/>
    <w:rsid w:val="00B56225"/>
    <w:rsid w:val="00B56766"/>
    <w:rsid w:val="00B56959"/>
    <w:rsid w:val="00B56EFB"/>
    <w:rsid w:val="00B56FB2"/>
    <w:rsid w:val="00B5729F"/>
    <w:rsid w:val="00B578C5"/>
    <w:rsid w:val="00B57B92"/>
    <w:rsid w:val="00B57D1B"/>
    <w:rsid w:val="00B57FA8"/>
    <w:rsid w:val="00B60206"/>
    <w:rsid w:val="00B6072A"/>
    <w:rsid w:val="00B60A12"/>
    <w:rsid w:val="00B60B4D"/>
    <w:rsid w:val="00B60C9E"/>
    <w:rsid w:val="00B60F10"/>
    <w:rsid w:val="00B61132"/>
    <w:rsid w:val="00B612FD"/>
    <w:rsid w:val="00B6153E"/>
    <w:rsid w:val="00B615E5"/>
    <w:rsid w:val="00B616B1"/>
    <w:rsid w:val="00B61A49"/>
    <w:rsid w:val="00B61B21"/>
    <w:rsid w:val="00B62189"/>
    <w:rsid w:val="00B6230D"/>
    <w:rsid w:val="00B62A7F"/>
    <w:rsid w:val="00B62F8B"/>
    <w:rsid w:val="00B63078"/>
    <w:rsid w:val="00B63092"/>
    <w:rsid w:val="00B633CA"/>
    <w:rsid w:val="00B6354B"/>
    <w:rsid w:val="00B63BF6"/>
    <w:rsid w:val="00B63D5E"/>
    <w:rsid w:val="00B63ED2"/>
    <w:rsid w:val="00B6446C"/>
    <w:rsid w:val="00B64563"/>
    <w:rsid w:val="00B64663"/>
    <w:rsid w:val="00B64D47"/>
    <w:rsid w:val="00B64F63"/>
    <w:rsid w:val="00B65136"/>
    <w:rsid w:val="00B65186"/>
    <w:rsid w:val="00B653CC"/>
    <w:rsid w:val="00B6557E"/>
    <w:rsid w:val="00B65949"/>
    <w:rsid w:val="00B65D09"/>
    <w:rsid w:val="00B65DA9"/>
    <w:rsid w:val="00B65E4C"/>
    <w:rsid w:val="00B65EE6"/>
    <w:rsid w:val="00B65F0E"/>
    <w:rsid w:val="00B65F66"/>
    <w:rsid w:val="00B66D87"/>
    <w:rsid w:val="00B66FC6"/>
    <w:rsid w:val="00B673CE"/>
    <w:rsid w:val="00B6745C"/>
    <w:rsid w:val="00B6758E"/>
    <w:rsid w:val="00B6771B"/>
    <w:rsid w:val="00B67A1A"/>
    <w:rsid w:val="00B67B40"/>
    <w:rsid w:val="00B67D9E"/>
    <w:rsid w:val="00B67E7F"/>
    <w:rsid w:val="00B67E8A"/>
    <w:rsid w:val="00B70064"/>
    <w:rsid w:val="00B700A0"/>
    <w:rsid w:val="00B700C2"/>
    <w:rsid w:val="00B70219"/>
    <w:rsid w:val="00B7084E"/>
    <w:rsid w:val="00B70BEB"/>
    <w:rsid w:val="00B710C8"/>
    <w:rsid w:val="00B710F9"/>
    <w:rsid w:val="00B71951"/>
    <w:rsid w:val="00B71B5B"/>
    <w:rsid w:val="00B71BCB"/>
    <w:rsid w:val="00B71E6A"/>
    <w:rsid w:val="00B7205D"/>
    <w:rsid w:val="00B72127"/>
    <w:rsid w:val="00B724C5"/>
    <w:rsid w:val="00B7262A"/>
    <w:rsid w:val="00B727A9"/>
    <w:rsid w:val="00B72835"/>
    <w:rsid w:val="00B7283A"/>
    <w:rsid w:val="00B72F5A"/>
    <w:rsid w:val="00B731DC"/>
    <w:rsid w:val="00B732EB"/>
    <w:rsid w:val="00B7351D"/>
    <w:rsid w:val="00B73716"/>
    <w:rsid w:val="00B73AB8"/>
    <w:rsid w:val="00B73D32"/>
    <w:rsid w:val="00B74238"/>
    <w:rsid w:val="00B7459A"/>
    <w:rsid w:val="00B748B9"/>
    <w:rsid w:val="00B750D1"/>
    <w:rsid w:val="00B75555"/>
    <w:rsid w:val="00B7590B"/>
    <w:rsid w:val="00B75B5F"/>
    <w:rsid w:val="00B75EFB"/>
    <w:rsid w:val="00B76036"/>
    <w:rsid w:val="00B76174"/>
    <w:rsid w:val="00B764B9"/>
    <w:rsid w:val="00B772B4"/>
    <w:rsid w:val="00B77388"/>
    <w:rsid w:val="00B773D8"/>
    <w:rsid w:val="00B77805"/>
    <w:rsid w:val="00B77A5B"/>
    <w:rsid w:val="00B805AB"/>
    <w:rsid w:val="00B809B1"/>
    <w:rsid w:val="00B80AE0"/>
    <w:rsid w:val="00B80E3D"/>
    <w:rsid w:val="00B80F95"/>
    <w:rsid w:val="00B81184"/>
    <w:rsid w:val="00B812EA"/>
    <w:rsid w:val="00B81692"/>
    <w:rsid w:val="00B81803"/>
    <w:rsid w:val="00B818AD"/>
    <w:rsid w:val="00B81993"/>
    <w:rsid w:val="00B81A88"/>
    <w:rsid w:val="00B81BD7"/>
    <w:rsid w:val="00B81C06"/>
    <w:rsid w:val="00B81F3F"/>
    <w:rsid w:val="00B82530"/>
    <w:rsid w:val="00B82535"/>
    <w:rsid w:val="00B82866"/>
    <w:rsid w:val="00B82F4E"/>
    <w:rsid w:val="00B8302E"/>
    <w:rsid w:val="00B833B4"/>
    <w:rsid w:val="00B83424"/>
    <w:rsid w:val="00B836AF"/>
    <w:rsid w:val="00B83710"/>
    <w:rsid w:val="00B838C8"/>
    <w:rsid w:val="00B83B74"/>
    <w:rsid w:val="00B83E18"/>
    <w:rsid w:val="00B83E8F"/>
    <w:rsid w:val="00B84658"/>
    <w:rsid w:val="00B84983"/>
    <w:rsid w:val="00B84DFF"/>
    <w:rsid w:val="00B860A7"/>
    <w:rsid w:val="00B864B2"/>
    <w:rsid w:val="00B8662A"/>
    <w:rsid w:val="00B8667C"/>
    <w:rsid w:val="00B869BC"/>
    <w:rsid w:val="00B86D3E"/>
    <w:rsid w:val="00B86EA8"/>
    <w:rsid w:val="00B86FEB"/>
    <w:rsid w:val="00B8724C"/>
    <w:rsid w:val="00B873CE"/>
    <w:rsid w:val="00B874BA"/>
    <w:rsid w:val="00B87767"/>
    <w:rsid w:val="00B879D8"/>
    <w:rsid w:val="00B87A67"/>
    <w:rsid w:val="00B87A75"/>
    <w:rsid w:val="00B87CD9"/>
    <w:rsid w:val="00B87D3D"/>
    <w:rsid w:val="00B90074"/>
    <w:rsid w:val="00B9014F"/>
    <w:rsid w:val="00B904B5"/>
    <w:rsid w:val="00B90796"/>
    <w:rsid w:val="00B90DDC"/>
    <w:rsid w:val="00B90F03"/>
    <w:rsid w:val="00B91060"/>
    <w:rsid w:val="00B91806"/>
    <w:rsid w:val="00B91C11"/>
    <w:rsid w:val="00B91D6A"/>
    <w:rsid w:val="00B928AE"/>
    <w:rsid w:val="00B92ABD"/>
    <w:rsid w:val="00B92CD0"/>
    <w:rsid w:val="00B92E77"/>
    <w:rsid w:val="00B936F6"/>
    <w:rsid w:val="00B93E6D"/>
    <w:rsid w:val="00B9442C"/>
    <w:rsid w:val="00B94488"/>
    <w:rsid w:val="00B944D7"/>
    <w:rsid w:val="00B94B5A"/>
    <w:rsid w:val="00B94C07"/>
    <w:rsid w:val="00B94E1C"/>
    <w:rsid w:val="00B952B4"/>
    <w:rsid w:val="00B959AE"/>
    <w:rsid w:val="00B95D8D"/>
    <w:rsid w:val="00B96232"/>
    <w:rsid w:val="00B96504"/>
    <w:rsid w:val="00B965DF"/>
    <w:rsid w:val="00B96B2D"/>
    <w:rsid w:val="00B96B32"/>
    <w:rsid w:val="00B96F81"/>
    <w:rsid w:val="00B96FBF"/>
    <w:rsid w:val="00B97307"/>
    <w:rsid w:val="00B9733B"/>
    <w:rsid w:val="00B97481"/>
    <w:rsid w:val="00BA028E"/>
    <w:rsid w:val="00BA060A"/>
    <w:rsid w:val="00BA1210"/>
    <w:rsid w:val="00BA14AA"/>
    <w:rsid w:val="00BA1C4D"/>
    <w:rsid w:val="00BA1DA4"/>
    <w:rsid w:val="00BA1FAC"/>
    <w:rsid w:val="00BA20ED"/>
    <w:rsid w:val="00BA2981"/>
    <w:rsid w:val="00BA2A9B"/>
    <w:rsid w:val="00BA2B65"/>
    <w:rsid w:val="00BA2BF6"/>
    <w:rsid w:val="00BA322E"/>
    <w:rsid w:val="00BA37DE"/>
    <w:rsid w:val="00BA3E13"/>
    <w:rsid w:val="00BA450C"/>
    <w:rsid w:val="00BA472F"/>
    <w:rsid w:val="00BA47AC"/>
    <w:rsid w:val="00BA4A08"/>
    <w:rsid w:val="00BA4AC2"/>
    <w:rsid w:val="00BA4F31"/>
    <w:rsid w:val="00BA503D"/>
    <w:rsid w:val="00BA5395"/>
    <w:rsid w:val="00BA53A2"/>
    <w:rsid w:val="00BA546D"/>
    <w:rsid w:val="00BA593F"/>
    <w:rsid w:val="00BA5940"/>
    <w:rsid w:val="00BA5FC5"/>
    <w:rsid w:val="00BA6016"/>
    <w:rsid w:val="00BA605F"/>
    <w:rsid w:val="00BA6140"/>
    <w:rsid w:val="00BA6415"/>
    <w:rsid w:val="00BA64EF"/>
    <w:rsid w:val="00BA6525"/>
    <w:rsid w:val="00BA6636"/>
    <w:rsid w:val="00BA6F9F"/>
    <w:rsid w:val="00BA720E"/>
    <w:rsid w:val="00BA73AC"/>
    <w:rsid w:val="00BA7714"/>
    <w:rsid w:val="00BA78F6"/>
    <w:rsid w:val="00BA7C00"/>
    <w:rsid w:val="00BA7D41"/>
    <w:rsid w:val="00BA7F09"/>
    <w:rsid w:val="00BB011E"/>
    <w:rsid w:val="00BB012C"/>
    <w:rsid w:val="00BB0681"/>
    <w:rsid w:val="00BB0D49"/>
    <w:rsid w:val="00BB0E63"/>
    <w:rsid w:val="00BB0F80"/>
    <w:rsid w:val="00BB1854"/>
    <w:rsid w:val="00BB1986"/>
    <w:rsid w:val="00BB1A11"/>
    <w:rsid w:val="00BB1B3F"/>
    <w:rsid w:val="00BB1BEF"/>
    <w:rsid w:val="00BB243E"/>
    <w:rsid w:val="00BB2566"/>
    <w:rsid w:val="00BB28B4"/>
    <w:rsid w:val="00BB2D50"/>
    <w:rsid w:val="00BB2DE0"/>
    <w:rsid w:val="00BB3001"/>
    <w:rsid w:val="00BB3542"/>
    <w:rsid w:val="00BB378F"/>
    <w:rsid w:val="00BB38A6"/>
    <w:rsid w:val="00BB38E6"/>
    <w:rsid w:val="00BB3B9D"/>
    <w:rsid w:val="00BB3D36"/>
    <w:rsid w:val="00BB3E2F"/>
    <w:rsid w:val="00BB41D1"/>
    <w:rsid w:val="00BB420D"/>
    <w:rsid w:val="00BB425D"/>
    <w:rsid w:val="00BB4AB4"/>
    <w:rsid w:val="00BB4FCF"/>
    <w:rsid w:val="00BB508B"/>
    <w:rsid w:val="00BB52D5"/>
    <w:rsid w:val="00BB5558"/>
    <w:rsid w:val="00BB5595"/>
    <w:rsid w:val="00BB5903"/>
    <w:rsid w:val="00BB5C68"/>
    <w:rsid w:val="00BB6272"/>
    <w:rsid w:val="00BB633B"/>
    <w:rsid w:val="00BB635B"/>
    <w:rsid w:val="00BB66CB"/>
    <w:rsid w:val="00BB68BE"/>
    <w:rsid w:val="00BB6C9E"/>
    <w:rsid w:val="00BB6F26"/>
    <w:rsid w:val="00BB71A9"/>
    <w:rsid w:val="00BB77BA"/>
    <w:rsid w:val="00BB7891"/>
    <w:rsid w:val="00BB7BF1"/>
    <w:rsid w:val="00BB7DDD"/>
    <w:rsid w:val="00BC05B5"/>
    <w:rsid w:val="00BC05D2"/>
    <w:rsid w:val="00BC0816"/>
    <w:rsid w:val="00BC09A0"/>
    <w:rsid w:val="00BC0D31"/>
    <w:rsid w:val="00BC0EE7"/>
    <w:rsid w:val="00BC10FD"/>
    <w:rsid w:val="00BC113D"/>
    <w:rsid w:val="00BC11D3"/>
    <w:rsid w:val="00BC13EF"/>
    <w:rsid w:val="00BC1433"/>
    <w:rsid w:val="00BC157C"/>
    <w:rsid w:val="00BC1B33"/>
    <w:rsid w:val="00BC1B35"/>
    <w:rsid w:val="00BC1BD7"/>
    <w:rsid w:val="00BC2037"/>
    <w:rsid w:val="00BC24F8"/>
    <w:rsid w:val="00BC2508"/>
    <w:rsid w:val="00BC2610"/>
    <w:rsid w:val="00BC2A97"/>
    <w:rsid w:val="00BC2A9F"/>
    <w:rsid w:val="00BC2B71"/>
    <w:rsid w:val="00BC2BA9"/>
    <w:rsid w:val="00BC2BB4"/>
    <w:rsid w:val="00BC301E"/>
    <w:rsid w:val="00BC30A2"/>
    <w:rsid w:val="00BC3303"/>
    <w:rsid w:val="00BC33AB"/>
    <w:rsid w:val="00BC3548"/>
    <w:rsid w:val="00BC3D68"/>
    <w:rsid w:val="00BC3E13"/>
    <w:rsid w:val="00BC3E20"/>
    <w:rsid w:val="00BC3E8D"/>
    <w:rsid w:val="00BC3EA7"/>
    <w:rsid w:val="00BC4624"/>
    <w:rsid w:val="00BC4BCD"/>
    <w:rsid w:val="00BC4DBD"/>
    <w:rsid w:val="00BC5309"/>
    <w:rsid w:val="00BC560C"/>
    <w:rsid w:val="00BC5CDF"/>
    <w:rsid w:val="00BC5E1E"/>
    <w:rsid w:val="00BC626A"/>
    <w:rsid w:val="00BC666D"/>
    <w:rsid w:val="00BC6747"/>
    <w:rsid w:val="00BC69FD"/>
    <w:rsid w:val="00BC6ACE"/>
    <w:rsid w:val="00BC7068"/>
    <w:rsid w:val="00BC714C"/>
    <w:rsid w:val="00BC71CB"/>
    <w:rsid w:val="00BC7224"/>
    <w:rsid w:val="00BC72BD"/>
    <w:rsid w:val="00BC733B"/>
    <w:rsid w:val="00BC74E9"/>
    <w:rsid w:val="00BC7714"/>
    <w:rsid w:val="00BC7909"/>
    <w:rsid w:val="00BC7D8D"/>
    <w:rsid w:val="00BD00CD"/>
    <w:rsid w:val="00BD029F"/>
    <w:rsid w:val="00BD02FC"/>
    <w:rsid w:val="00BD06F9"/>
    <w:rsid w:val="00BD08B1"/>
    <w:rsid w:val="00BD0FCF"/>
    <w:rsid w:val="00BD1C4E"/>
    <w:rsid w:val="00BD1C8B"/>
    <w:rsid w:val="00BD1CA2"/>
    <w:rsid w:val="00BD264F"/>
    <w:rsid w:val="00BD2A02"/>
    <w:rsid w:val="00BD2B11"/>
    <w:rsid w:val="00BD3003"/>
    <w:rsid w:val="00BD307F"/>
    <w:rsid w:val="00BD323B"/>
    <w:rsid w:val="00BD36A3"/>
    <w:rsid w:val="00BD38B6"/>
    <w:rsid w:val="00BD3954"/>
    <w:rsid w:val="00BD3B71"/>
    <w:rsid w:val="00BD3F52"/>
    <w:rsid w:val="00BD4112"/>
    <w:rsid w:val="00BD41EA"/>
    <w:rsid w:val="00BD4361"/>
    <w:rsid w:val="00BD450D"/>
    <w:rsid w:val="00BD48E0"/>
    <w:rsid w:val="00BD4921"/>
    <w:rsid w:val="00BD4B2D"/>
    <w:rsid w:val="00BD4BAE"/>
    <w:rsid w:val="00BD4DCD"/>
    <w:rsid w:val="00BD50C4"/>
    <w:rsid w:val="00BD51E7"/>
    <w:rsid w:val="00BD5897"/>
    <w:rsid w:val="00BD5C55"/>
    <w:rsid w:val="00BD5D47"/>
    <w:rsid w:val="00BD5EED"/>
    <w:rsid w:val="00BD6141"/>
    <w:rsid w:val="00BD61FD"/>
    <w:rsid w:val="00BD6672"/>
    <w:rsid w:val="00BD6924"/>
    <w:rsid w:val="00BD698F"/>
    <w:rsid w:val="00BD6CE1"/>
    <w:rsid w:val="00BD730A"/>
    <w:rsid w:val="00BD7428"/>
    <w:rsid w:val="00BD763B"/>
    <w:rsid w:val="00BD7722"/>
    <w:rsid w:val="00BD796D"/>
    <w:rsid w:val="00BD7A51"/>
    <w:rsid w:val="00BD7AB8"/>
    <w:rsid w:val="00BD7B80"/>
    <w:rsid w:val="00BE02B6"/>
    <w:rsid w:val="00BE04D5"/>
    <w:rsid w:val="00BE0942"/>
    <w:rsid w:val="00BE0A75"/>
    <w:rsid w:val="00BE0B25"/>
    <w:rsid w:val="00BE0F45"/>
    <w:rsid w:val="00BE123A"/>
    <w:rsid w:val="00BE1307"/>
    <w:rsid w:val="00BE146C"/>
    <w:rsid w:val="00BE14BB"/>
    <w:rsid w:val="00BE1596"/>
    <w:rsid w:val="00BE16B1"/>
    <w:rsid w:val="00BE1B7E"/>
    <w:rsid w:val="00BE1BBD"/>
    <w:rsid w:val="00BE1E20"/>
    <w:rsid w:val="00BE1EC5"/>
    <w:rsid w:val="00BE2ADE"/>
    <w:rsid w:val="00BE2C5D"/>
    <w:rsid w:val="00BE2C60"/>
    <w:rsid w:val="00BE34E5"/>
    <w:rsid w:val="00BE351D"/>
    <w:rsid w:val="00BE3733"/>
    <w:rsid w:val="00BE37EE"/>
    <w:rsid w:val="00BE3EA8"/>
    <w:rsid w:val="00BE4600"/>
    <w:rsid w:val="00BE48A5"/>
    <w:rsid w:val="00BE48BB"/>
    <w:rsid w:val="00BE4A9F"/>
    <w:rsid w:val="00BE4E63"/>
    <w:rsid w:val="00BE515D"/>
    <w:rsid w:val="00BE5331"/>
    <w:rsid w:val="00BE53B1"/>
    <w:rsid w:val="00BE5409"/>
    <w:rsid w:val="00BE560D"/>
    <w:rsid w:val="00BE576F"/>
    <w:rsid w:val="00BE5B4B"/>
    <w:rsid w:val="00BE5D60"/>
    <w:rsid w:val="00BE6101"/>
    <w:rsid w:val="00BE64C1"/>
    <w:rsid w:val="00BE673A"/>
    <w:rsid w:val="00BE69B1"/>
    <w:rsid w:val="00BE6C6C"/>
    <w:rsid w:val="00BE6CF9"/>
    <w:rsid w:val="00BE6E33"/>
    <w:rsid w:val="00BE6F5D"/>
    <w:rsid w:val="00BE733D"/>
    <w:rsid w:val="00BE73B3"/>
    <w:rsid w:val="00BE75AF"/>
    <w:rsid w:val="00BE77BF"/>
    <w:rsid w:val="00BE7EAD"/>
    <w:rsid w:val="00BE7F58"/>
    <w:rsid w:val="00BF036C"/>
    <w:rsid w:val="00BF052F"/>
    <w:rsid w:val="00BF0685"/>
    <w:rsid w:val="00BF0697"/>
    <w:rsid w:val="00BF0FA5"/>
    <w:rsid w:val="00BF136C"/>
    <w:rsid w:val="00BF1504"/>
    <w:rsid w:val="00BF161C"/>
    <w:rsid w:val="00BF19B1"/>
    <w:rsid w:val="00BF1E60"/>
    <w:rsid w:val="00BF2017"/>
    <w:rsid w:val="00BF219C"/>
    <w:rsid w:val="00BF23DE"/>
    <w:rsid w:val="00BF270A"/>
    <w:rsid w:val="00BF2B8D"/>
    <w:rsid w:val="00BF2BB0"/>
    <w:rsid w:val="00BF2D5E"/>
    <w:rsid w:val="00BF2DD5"/>
    <w:rsid w:val="00BF322C"/>
    <w:rsid w:val="00BF365C"/>
    <w:rsid w:val="00BF36AB"/>
    <w:rsid w:val="00BF384D"/>
    <w:rsid w:val="00BF3887"/>
    <w:rsid w:val="00BF39C5"/>
    <w:rsid w:val="00BF3A05"/>
    <w:rsid w:val="00BF3B8B"/>
    <w:rsid w:val="00BF3BC6"/>
    <w:rsid w:val="00BF3FB0"/>
    <w:rsid w:val="00BF4218"/>
    <w:rsid w:val="00BF4347"/>
    <w:rsid w:val="00BF4587"/>
    <w:rsid w:val="00BF4954"/>
    <w:rsid w:val="00BF4ACB"/>
    <w:rsid w:val="00BF4FE6"/>
    <w:rsid w:val="00BF5180"/>
    <w:rsid w:val="00BF56ED"/>
    <w:rsid w:val="00BF5BE9"/>
    <w:rsid w:val="00BF638D"/>
    <w:rsid w:val="00BF64CD"/>
    <w:rsid w:val="00BF64FC"/>
    <w:rsid w:val="00BF6775"/>
    <w:rsid w:val="00BF6AA2"/>
    <w:rsid w:val="00BF6AD0"/>
    <w:rsid w:val="00BF6AE3"/>
    <w:rsid w:val="00BF71E1"/>
    <w:rsid w:val="00BF7245"/>
    <w:rsid w:val="00BF7433"/>
    <w:rsid w:val="00BF74BF"/>
    <w:rsid w:val="00BF74FC"/>
    <w:rsid w:val="00BF7B27"/>
    <w:rsid w:val="00C00170"/>
    <w:rsid w:val="00C001C3"/>
    <w:rsid w:val="00C006A2"/>
    <w:rsid w:val="00C00C89"/>
    <w:rsid w:val="00C0130D"/>
    <w:rsid w:val="00C0154B"/>
    <w:rsid w:val="00C0175E"/>
    <w:rsid w:val="00C01A53"/>
    <w:rsid w:val="00C01A61"/>
    <w:rsid w:val="00C01CA4"/>
    <w:rsid w:val="00C01D99"/>
    <w:rsid w:val="00C01F4A"/>
    <w:rsid w:val="00C020D8"/>
    <w:rsid w:val="00C02208"/>
    <w:rsid w:val="00C0254A"/>
    <w:rsid w:val="00C027DB"/>
    <w:rsid w:val="00C02847"/>
    <w:rsid w:val="00C02A94"/>
    <w:rsid w:val="00C02CAD"/>
    <w:rsid w:val="00C02F6D"/>
    <w:rsid w:val="00C03081"/>
    <w:rsid w:val="00C0365F"/>
    <w:rsid w:val="00C03733"/>
    <w:rsid w:val="00C039BF"/>
    <w:rsid w:val="00C03A2D"/>
    <w:rsid w:val="00C03FEC"/>
    <w:rsid w:val="00C04043"/>
    <w:rsid w:val="00C04122"/>
    <w:rsid w:val="00C042E5"/>
    <w:rsid w:val="00C04431"/>
    <w:rsid w:val="00C04514"/>
    <w:rsid w:val="00C0492B"/>
    <w:rsid w:val="00C04A59"/>
    <w:rsid w:val="00C04ABE"/>
    <w:rsid w:val="00C04AE6"/>
    <w:rsid w:val="00C04C44"/>
    <w:rsid w:val="00C04F1D"/>
    <w:rsid w:val="00C052A9"/>
    <w:rsid w:val="00C0535C"/>
    <w:rsid w:val="00C0568D"/>
    <w:rsid w:val="00C05D0A"/>
    <w:rsid w:val="00C05DF1"/>
    <w:rsid w:val="00C05FC9"/>
    <w:rsid w:val="00C0627B"/>
    <w:rsid w:val="00C064D5"/>
    <w:rsid w:val="00C065B3"/>
    <w:rsid w:val="00C0665B"/>
    <w:rsid w:val="00C067B6"/>
    <w:rsid w:val="00C06B34"/>
    <w:rsid w:val="00C06E3B"/>
    <w:rsid w:val="00C071C6"/>
    <w:rsid w:val="00C07771"/>
    <w:rsid w:val="00C07857"/>
    <w:rsid w:val="00C07BF3"/>
    <w:rsid w:val="00C07E16"/>
    <w:rsid w:val="00C07F1C"/>
    <w:rsid w:val="00C10672"/>
    <w:rsid w:val="00C10AE5"/>
    <w:rsid w:val="00C10AF9"/>
    <w:rsid w:val="00C10B51"/>
    <w:rsid w:val="00C10F2E"/>
    <w:rsid w:val="00C11110"/>
    <w:rsid w:val="00C11315"/>
    <w:rsid w:val="00C11CBE"/>
    <w:rsid w:val="00C12013"/>
    <w:rsid w:val="00C120F3"/>
    <w:rsid w:val="00C126AD"/>
    <w:rsid w:val="00C127C2"/>
    <w:rsid w:val="00C127F5"/>
    <w:rsid w:val="00C12BE6"/>
    <w:rsid w:val="00C13273"/>
    <w:rsid w:val="00C13783"/>
    <w:rsid w:val="00C13848"/>
    <w:rsid w:val="00C13A3B"/>
    <w:rsid w:val="00C13B92"/>
    <w:rsid w:val="00C13E01"/>
    <w:rsid w:val="00C140E4"/>
    <w:rsid w:val="00C140FE"/>
    <w:rsid w:val="00C143BB"/>
    <w:rsid w:val="00C14527"/>
    <w:rsid w:val="00C14A91"/>
    <w:rsid w:val="00C14ABD"/>
    <w:rsid w:val="00C14DB2"/>
    <w:rsid w:val="00C15405"/>
    <w:rsid w:val="00C15599"/>
    <w:rsid w:val="00C155AE"/>
    <w:rsid w:val="00C15A2E"/>
    <w:rsid w:val="00C15A7B"/>
    <w:rsid w:val="00C15BA3"/>
    <w:rsid w:val="00C15E2A"/>
    <w:rsid w:val="00C16090"/>
    <w:rsid w:val="00C160C2"/>
    <w:rsid w:val="00C16580"/>
    <w:rsid w:val="00C165DC"/>
    <w:rsid w:val="00C166D3"/>
    <w:rsid w:val="00C16746"/>
    <w:rsid w:val="00C1738A"/>
    <w:rsid w:val="00C17C65"/>
    <w:rsid w:val="00C17DC7"/>
    <w:rsid w:val="00C17DD9"/>
    <w:rsid w:val="00C17F81"/>
    <w:rsid w:val="00C203CF"/>
    <w:rsid w:val="00C205EC"/>
    <w:rsid w:val="00C2089A"/>
    <w:rsid w:val="00C2096C"/>
    <w:rsid w:val="00C20C7A"/>
    <w:rsid w:val="00C21FC1"/>
    <w:rsid w:val="00C2229A"/>
    <w:rsid w:val="00C225D6"/>
    <w:rsid w:val="00C22711"/>
    <w:rsid w:val="00C22AD4"/>
    <w:rsid w:val="00C22B75"/>
    <w:rsid w:val="00C2305E"/>
    <w:rsid w:val="00C2308A"/>
    <w:rsid w:val="00C231D2"/>
    <w:rsid w:val="00C2345F"/>
    <w:rsid w:val="00C2375E"/>
    <w:rsid w:val="00C23A9D"/>
    <w:rsid w:val="00C23FB6"/>
    <w:rsid w:val="00C24376"/>
    <w:rsid w:val="00C244CF"/>
    <w:rsid w:val="00C246DC"/>
    <w:rsid w:val="00C247CC"/>
    <w:rsid w:val="00C24D88"/>
    <w:rsid w:val="00C2529C"/>
    <w:rsid w:val="00C25AD3"/>
    <w:rsid w:val="00C25C08"/>
    <w:rsid w:val="00C25EB5"/>
    <w:rsid w:val="00C26B40"/>
    <w:rsid w:val="00C26B8B"/>
    <w:rsid w:val="00C26FCD"/>
    <w:rsid w:val="00C270FE"/>
    <w:rsid w:val="00C27682"/>
    <w:rsid w:val="00C279AB"/>
    <w:rsid w:val="00C27AEC"/>
    <w:rsid w:val="00C303A6"/>
    <w:rsid w:val="00C305C1"/>
    <w:rsid w:val="00C306A9"/>
    <w:rsid w:val="00C307FA"/>
    <w:rsid w:val="00C30968"/>
    <w:rsid w:val="00C30E8D"/>
    <w:rsid w:val="00C30EFF"/>
    <w:rsid w:val="00C31060"/>
    <w:rsid w:val="00C31A0F"/>
    <w:rsid w:val="00C32357"/>
    <w:rsid w:val="00C323FC"/>
    <w:rsid w:val="00C325D8"/>
    <w:rsid w:val="00C32A60"/>
    <w:rsid w:val="00C32DBB"/>
    <w:rsid w:val="00C3369A"/>
    <w:rsid w:val="00C33847"/>
    <w:rsid w:val="00C339AA"/>
    <w:rsid w:val="00C33A95"/>
    <w:rsid w:val="00C33BC9"/>
    <w:rsid w:val="00C33BF9"/>
    <w:rsid w:val="00C34094"/>
    <w:rsid w:val="00C340DE"/>
    <w:rsid w:val="00C343C4"/>
    <w:rsid w:val="00C344B1"/>
    <w:rsid w:val="00C3474B"/>
    <w:rsid w:val="00C34FD0"/>
    <w:rsid w:val="00C353E5"/>
    <w:rsid w:val="00C35669"/>
    <w:rsid w:val="00C35702"/>
    <w:rsid w:val="00C35C07"/>
    <w:rsid w:val="00C35F2D"/>
    <w:rsid w:val="00C36173"/>
    <w:rsid w:val="00C368BC"/>
    <w:rsid w:val="00C369F2"/>
    <w:rsid w:val="00C36ADD"/>
    <w:rsid w:val="00C36D50"/>
    <w:rsid w:val="00C36E87"/>
    <w:rsid w:val="00C36E8E"/>
    <w:rsid w:val="00C37108"/>
    <w:rsid w:val="00C3772C"/>
    <w:rsid w:val="00C37847"/>
    <w:rsid w:val="00C37913"/>
    <w:rsid w:val="00C37931"/>
    <w:rsid w:val="00C37A71"/>
    <w:rsid w:val="00C40559"/>
    <w:rsid w:val="00C4061E"/>
    <w:rsid w:val="00C40BF0"/>
    <w:rsid w:val="00C40D17"/>
    <w:rsid w:val="00C40E1A"/>
    <w:rsid w:val="00C4103B"/>
    <w:rsid w:val="00C4124F"/>
    <w:rsid w:val="00C412DB"/>
    <w:rsid w:val="00C414B6"/>
    <w:rsid w:val="00C41629"/>
    <w:rsid w:val="00C417A9"/>
    <w:rsid w:val="00C419F8"/>
    <w:rsid w:val="00C41B12"/>
    <w:rsid w:val="00C41CC5"/>
    <w:rsid w:val="00C42037"/>
    <w:rsid w:val="00C42210"/>
    <w:rsid w:val="00C4223A"/>
    <w:rsid w:val="00C42309"/>
    <w:rsid w:val="00C4251C"/>
    <w:rsid w:val="00C42881"/>
    <w:rsid w:val="00C42C18"/>
    <w:rsid w:val="00C42DC4"/>
    <w:rsid w:val="00C431D3"/>
    <w:rsid w:val="00C43236"/>
    <w:rsid w:val="00C43406"/>
    <w:rsid w:val="00C43649"/>
    <w:rsid w:val="00C43715"/>
    <w:rsid w:val="00C439C9"/>
    <w:rsid w:val="00C43A07"/>
    <w:rsid w:val="00C43F58"/>
    <w:rsid w:val="00C446B8"/>
    <w:rsid w:val="00C446C4"/>
    <w:rsid w:val="00C44A54"/>
    <w:rsid w:val="00C44B72"/>
    <w:rsid w:val="00C44EB3"/>
    <w:rsid w:val="00C45031"/>
    <w:rsid w:val="00C450E6"/>
    <w:rsid w:val="00C453C6"/>
    <w:rsid w:val="00C455ED"/>
    <w:rsid w:val="00C456AE"/>
    <w:rsid w:val="00C45821"/>
    <w:rsid w:val="00C45AA7"/>
    <w:rsid w:val="00C45EDB"/>
    <w:rsid w:val="00C46017"/>
    <w:rsid w:val="00C46142"/>
    <w:rsid w:val="00C461A8"/>
    <w:rsid w:val="00C4654F"/>
    <w:rsid w:val="00C46908"/>
    <w:rsid w:val="00C46962"/>
    <w:rsid w:val="00C46D41"/>
    <w:rsid w:val="00C46EDB"/>
    <w:rsid w:val="00C46FA5"/>
    <w:rsid w:val="00C471DD"/>
    <w:rsid w:val="00C4720B"/>
    <w:rsid w:val="00C47304"/>
    <w:rsid w:val="00C474FB"/>
    <w:rsid w:val="00C4788E"/>
    <w:rsid w:val="00C47BF8"/>
    <w:rsid w:val="00C47DA9"/>
    <w:rsid w:val="00C505DE"/>
    <w:rsid w:val="00C505E6"/>
    <w:rsid w:val="00C50BF7"/>
    <w:rsid w:val="00C50C78"/>
    <w:rsid w:val="00C50E3E"/>
    <w:rsid w:val="00C50F25"/>
    <w:rsid w:val="00C5142A"/>
    <w:rsid w:val="00C51446"/>
    <w:rsid w:val="00C51785"/>
    <w:rsid w:val="00C51ADA"/>
    <w:rsid w:val="00C51B49"/>
    <w:rsid w:val="00C51C1E"/>
    <w:rsid w:val="00C51D92"/>
    <w:rsid w:val="00C51F56"/>
    <w:rsid w:val="00C52560"/>
    <w:rsid w:val="00C52817"/>
    <w:rsid w:val="00C5290C"/>
    <w:rsid w:val="00C52CD6"/>
    <w:rsid w:val="00C52DCF"/>
    <w:rsid w:val="00C52F5B"/>
    <w:rsid w:val="00C52FBC"/>
    <w:rsid w:val="00C530AB"/>
    <w:rsid w:val="00C53126"/>
    <w:rsid w:val="00C532C4"/>
    <w:rsid w:val="00C53344"/>
    <w:rsid w:val="00C533CD"/>
    <w:rsid w:val="00C53403"/>
    <w:rsid w:val="00C5359D"/>
    <w:rsid w:val="00C536E3"/>
    <w:rsid w:val="00C53BFF"/>
    <w:rsid w:val="00C540BA"/>
    <w:rsid w:val="00C54591"/>
    <w:rsid w:val="00C54E05"/>
    <w:rsid w:val="00C5507E"/>
    <w:rsid w:val="00C550E9"/>
    <w:rsid w:val="00C55256"/>
    <w:rsid w:val="00C5539B"/>
    <w:rsid w:val="00C55974"/>
    <w:rsid w:val="00C55CA4"/>
    <w:rsid w:val="00C55D42"/>
    <w:rsid w:val="00C56091"/>
    <w:rsid w:val="00C56256"/>
    <w:rsid w:val="00C56A37"/>
    <w:rsid w:val="00C56BE7"/>
    <w:rsid w:val="00C56F52"/>
    <w:rsid w:val="00C574D2"/>
    <w:rsid w:val="00C57B25"/>
    <w:rsid w:val="00C57F15"/>
    <w:rsid w:val="00C602C6"/>
    <w:rsid w:val="00C603E5"/>
    <w:rsid w:val="00C607D4"/>
    <w:rsid w:val="00C60859"/>
    <w:rsid w:val="00C60D81"/>
    <w:rsid w:val="00C60FDF"/>
    <w:rsid w:val="00C61568"/>
    <w:rsid w:val="00C616B5"/>
    <w:rsid w:val="00C617E2"/>
    <w:rsid w:val="00C61889"/>
    <w:rsid w:val="00C61E5B"/>
    <w:rsid w:val="00C62334"/>
    <w:rsid w:val="00C6238C"/>
    <w:rsid w:val="00C6253A"/>
    <w:rsid w:val="00C62753"/>
    <w:rsid w:val="00C62917"/>
    <w:rsid w:val="00C62B9E"/>
    <w:rsid w:val="00C6312B"/>
    <w:rsid w:val="00C6371A"/>
    <w:rsid w:val="00C63933"/>
    <w:rsid w:val="00C63C10"/>
    <w:rsid w:val="00C63D72"/>
    <w:rsid w:val="00C63F4B"/>
    <w:rsid w:val="00C64273"/>
    <w:rsid w:val="00C643E5"/>
    <w:rsid w:val="00C6461A"/>
    <w:rsid w:val="00C649A0"/>
    <w:rsid w:val="00C64A56"/>
    <w:rsid w:val="00C64A76"/>
    <w:rsid w:val="00C64D4C"/>
    <w:rsid w:val="00C65039"/>
    <w:rsid w:val="00C65118"/>
    <w:rsid w:val="00C651F5"/>
    <w:rsid w:val="00C65267"/>
    <w:rsid w:val="00C652BA"/>
    <w:rsid w:val="00C654DC"/>
    <w:rsid w:val="00C658D8"/>
    <w:rsid w:val="00C65953"/>
    <w:rsid w:val="00C65C11"/>
    <w:rsid w:val="00C65C7A"/>
    <w:rsid w:val="00C65D79"/>
    <w:rsid w:val="00C6631D"/>
    <w:rsid w:val="00C66325"/>
    <w:rsid w:val="00C6633D"/>
    <w:rsid w:val="00C666BF"/>
    <w:rsid w:val="00C6682C"/>
    <w:rsid w:val="00C679DA"/>
    <w:rsid w:val="00C67F09"/>
    <w:rsid w:val="00C702CE"/>
    <w:rsid w:val="00C706C2"/>
    <w:rsid w:val="00C70C53"/>
    <w:rsid w:val="00C70CA4"/>
    <w:rsid w:val="00C70DF8"/>
    <w:rsid w:val="00C70FA1"/>
    <w:rsid w:val="00C71224"/>
    <w:rsid w:val="00C71256"/>
    <w:rsid w:val="00C7188A"/>
    <w:rsid w:val="00C71C05"/>
    <w:rsid w:val="00C72A73"/>
    <w:rsid w:val="00C72BDC"/>
    <w:rsid w:val="00C72F1F"/>
    <w:rsid w:val="00C73436"/>
    <w:rsid w:val="00C7345D"/>
    <w:rsid w:val="00C7380D"/>
    <w:rsid w:val="00C73A17"/>
    <w:rsid w:val="00C73BF4"/>
    <w:rsid w:val="00C73C17"/>
    <w:rsid w:val="00C73D41"/>
    <w:rsid w:val="00C73E30"/>
    <w:rsid w:val="00C73F5F"/>
    <w:rsid w:val="00C740EA"/>
    <w:rsid w:val="00C741CF"/>
    <w:rsid w:val="00C742BA"/>
    <w:rsid w:val="00C74683"/>
    <w:rsid w:val="00C74779"/>
    <w:rsid w:val="00C75038"/>
    <w:rsid w:val="00C75789"/>
    <w:rsid w:val="00C76558"/>
    <w:rsid w:val="00C76CB9"/>
    <w:rsid w:val="00C76FBD"/>
    <w:rsid w:val="00C771D3"/>
    <w:rsid w:val="00C77322"/>
    <w:rsid w:val="00C77683"/>
    <w:rsid w:val="00C77DED"/>
    <w:rsid w:val="00C77F48"/>
    <w:rsid w:val="00C77F9F"/>
    <w:rsid w:val="00C77FC4"/>
    <w:rsid w:val="00C80374"/>
    <w:rsid w:val="00C803B5"/>
    <w:rsid w:val="00C80579"/>
    <w:rsid w:val="00C80679"/>
    <w:rsid w:val="00C80D12"/>
    <w:rsid w:val="00C80EDD"/>
    <w:rsid w:val="00C81B8C"/>
    <w:rsid w:val="00C81C63"/>
    <w:rsid w:val="00C81E9C"/>
    <w:rsid w:val="00C8230C"/>
    <w:rsid w:val="00C824AD"/>
    <w:rsid w:val="00C82896"/>
    <w:rsid w:val="00C828F0"/>
    <w:rsid w:val="00C829A5"/>
    <w:rsid w:val="00C82B50"/>
    <w:rsid w:val="00C82CE6"/>
    <w:rsid w:val="00C82DCA"/>
    <w:rsid w:val="00C830CD"/>
    <w:rsid w:val="00C8332E"/>
    <w:rsid w:val="00C836B3"/>
    <w:rsid w:val="00C8395A"/>
    <w:rsid w:val="00C8424F"/>
    <w:rsid w:val="00C84684"/>
    <w:rsid w:val="00C84AD6"/>
    <w:rsid w:val="00C84AD7"/>
    <w:rsid w:val="00C84C18"/>
    <w:rsid w:val="00C84C84"/>
    <w:rsid w:val="00C84E24"/>
    <w:rsid w:val="00C8507A"/>
    <w:rsid w:val="00C851C3"/>
    <w:rsid w:val="00C851D8"/>
    <w:rsid w:val="00C85469"/>
    <w:rsid w:val="00C8570E"/>
    <w:rsid w:val="00C85899"/>
    <w:rsid w:val="00C858AA"/>
    <w:rsid w:val="00C858CE"/>
    <w:rsid w:val="00C85A86"/>
    <w:rsid w:val="00C85FD6"/>
    <w:rsid w:val="00C86225"/>
    <w:rsid w:val="00C864D0"/>
    <w:rsid w:val="00C86A62"/>
    <w:rsid w:val="00C86B8F"/>
    <w:rsid w:val="00C86E84"/>
    <w:rsid w:val="00C86FF7"/>
    <w:rsid w:val="00C870F7"/>
    <w:rsid w:val="00C87195"/>
    <w:rsid w:val="00C8788B"/>
    <w:rsid w:val="00C87A00"/>
    <w:rsid w:val="00C87A05"/>
    <w:rsid w:val="00C901A8"/>
    <w:rsid w:val="00C9026F"/>
    <w:rsid w:val="00C90584"/>
    <w:rsid w:val="00C90633"/>
    <w:rsid w:val="00C90AAF"/>
    <w:rsid w:val="00C90AD3"/>
    <w:rsid w:val="00C90BDC"/>
    <w:rsid w:val="00C90D35"/>
    <w:rsid w:val="00C90DF9"/>
    <w:rsid w:val="00C91106"/>
    <w:rsid w:val="00C91892"/>
    <w:rsid w:val="00C91AFC"/>
    <w:rsid w:val="00C91B7A"/>
    <w:rsid w:val="00C91C59"/>
    <w:rsid w:val="00C91C5B"/>
    <w:rsid w:val="00C91EC2"/>
    <w:rsid w:val="00C9208B"/>
    <w:rsid w:val="00C92576"/>
    <w:rsid w:val="00C92754"/>
    <w:rsid w:val="00C930D6"/>
    <w:rsid w:val="00C93366"/>
    <w:rsid w:val="00C933C4"/>
    <w:rsid w:val="00C939AB"/>
    <w:rsid w:val="00C93AB9"/>
    <w:rsid w:val="00C93BF8"/>
    <w:rsid w:val="00C93CEA"/>
    <w:rsid w:val="00C93FDB"/>
    <w:rsid w:val="00C94206"/>
    <w:rsid w:val="00C94223"/>
    <w:rsid w:val="00C94A7D"/>
    <w:rsid w:val="00C94ADA"/>
    <w:rsid w:val="00C951BB"/>
    <w:rsid w:val="00C951FB"/>
    <w:rsid w:val="00C95871"/>
    <w:rsid w:val="00C95948"/>
    <w:rsid w:val="00C95C36"/>
    <w:rsid w:val="00C95F06"/>
    <w:rsid w:val="00C963F2"/>
    <w:rsid w:val="00C965E3"/>
    <w:rsid w:val="00C96B06"/>
    <w:rsid w:val="00C96DD8"/>
    <w:rsid w:val="00C97806"/>
    <w:rsid w:val="00C97943"/>
    <w:rsid w:val="00C97FCC"/>
    <w:rsid w:val="00CA0000"/>
    <w:rsid w:val="00CA0117"/>
    <w:rsid w:val="00CA0424"/>
    <w:rsid w:val="00CA0449"/>
    <w:rsid w:val="00CA09D4"/>
    <w:rsid w:val="00CA0D51"/>
    <w:rsid w:val="00CA0D69"/>
    <w:rsid w:val="00CA10AC"/>
    <w:rsid w:val="00CA1177"/>
    <w:rsid w:val="00CA2020"/>
    <w:rsid w:val="00CA2166"/>
    <w:rsid w:val="00CA2195"/>
    <w:rsid w:val="00CA22DE"/>
    <w:rsid w:val="00CA2311"/>
    <w:rsid w:val="00CA2566"/>
    <w:rsid w:val="00CA25D8"/>
    <w:rsid w:val="00CA279B"/>
    <w:rsid w:val="00CA285E"/>
    <w:rsid w:val="00CA2976"/>
    <w:rsid w:val="00CA2ABC"/>
    <w:rsid w:val="00CA3079"/>
    <w:rsid w:val="00CA3625"/>
    <w:rsid w:val="00CA3A8B"/>
    <w:rsid w:val="00CA3B89"/>
    <w:rsid w:val="00CA3BDA"/>
    <w:rsid w:val="00CA3E04"/>
    <w:rsid w:val="00CA3E6B"/>
    <w:rsid w:val="00CA3F7E"/>
    <w:rsid w:val="00CA4097"/>
    <w:rsid w:val="00CA4231"/>
    <w:rsid w:val="00CA4630"/>
    <w:rsid w:val="00CA4780"/>
    <w:rsid w:val="00CA4AC7"/>
    <w:rsid w:val="00CA4F45"/>
    <w:rsid w:val="00CA5248"/>
    <w:rsid w:val="00CA545F"/>
    <w:rsid w:val="00CA550E"/>
    <w:rsid w:val="00CA5778"/>
    <w:rsid w:val="00CA5B2D"/>
    <w:rsid w:val="00CA5B6A"/>
    <w:rsid w:val="00CA6030"/>
    <w:rsid w:val="00CA61BD"/>
    <w:rsid w:val="00CA623C"/>
    <w:rsid w:val="00CA623F"/>
    <w:rsid w:val="00CA64D3"/>
    <w:rsid w:val="00CA73F6"/>
    <w:rsid w:val="00CA7750"/>
    <w:rsid w:val="00CA78AD"/>
    <w:rsid w:val="00CA78D8"/>
    <w:rsid w:val="00CA79AF"/>
    <w:rsid w:val="00CB0148"/>
    <w:rsid w:val="00CB0566"/>
    <w:rsid w:val="00CB0AB9"/>
    <w:rsid w:val="00CB0CBA"/>
    <w:rsid w:val="00CB0E8C"/>
    <w:rsid w:val="00CB17C6"/>
    <w:rsid w:val="00CB1C01"/>
    <w:rsid w:val="00CB231A"/>
    <w:rsid w:val="00CB2554"/>
    <w:rsid w:val="00CB2728"/>
    <w:rsid w:val="00CB29B2"/>
    <w:rsid w:val="00CB2C84"/>
    <w:rsid w:val="00CB2C9D"/>
    <w:rsid w:val="00CB2F03"/>
    <w:rsid w:val="00CB30D6"/>
    <w:rsid w:val="00CB31A7"/>
    <w:rsid w:val="00CB32DC"/>
    <w:rsid w:val="00CB3400"/>
    <w:rsid w:val="00CB3D14"/>
    <w:rsid w:val="00CB4078"/>
    <w:rsid w:val="00CB41E0"/>
    <w:rsid w:val="00CB43C7"/>
    <w:rsid w:val="00CB43D5"/>
    <w:rsid w:val="00CB4496"/>
    <w:rsid w:val="00CB450B"/>
    <w:rsid w:val="00CB4D5F"/>
    <w:rsid w:val="00CB5140"/>
    <w:rsid w:val="00CB5205"/>
    <w:rsid w:val="00CB52CC"/>
    <w:rsid w:val="00CB5814"/>
    <w:rsid w:val="00CB5DFA"/>
    <w:rsid w:val="00CB62E7"/>
    <w:rsid w:val="00CB6556"/>
    <w:rsid w:val="00CB6686"/>
    <w:rsid w:val="00CB67DD"/>
    <w:rsid w:val="00CB6861"/>
    <w:rsid w:val="00CB6948"/>
    <w:rsid w:val="00CB6B16"/>
    <w:rsid w:val="00CB6BA1"/>
    <w:rsid w:val="00CB7B46"/>
    <w:rsid w:val="00CB7EFC"/>
    <w:rsid w:val="00CC006A"/>
    <w:rsid w:val="00CC0142"/>
    <w:rsid w:val="00CC0273"/>
    <w:rsid w:val="00CC0997"/>
    <w:rsid w:val="00CC0A75"/>
    <w:rsid w:val="00CC0DC9"/>
    <w:rsid w:val="00CC0E3A"/>
    <w:rsid w:val="00CC0E60"/>
    <w:rsid w:val="00CC1015"/>
    <w:rsid w:val="00CC12F5"/>
    <w:rsid w:val="00CC1404"/>
    <w:rsid w:val="00CC17BE"/>
    <w:rsid w:val="00CC17E6"/>
    <w:rsid w:val="00CC20D7"/>
    <w:rsid w:val="00CC2173"/>
    <w:rsid w:val="00CC2459"/>
    <w:rsid w:val="00CC2574"/>
    <w:rsid w:val="00CC25C8"/>
    <w:rsid w:val="00CC27A9"/>
    <w:rsid w:val="00CC2922"/>
    <w:rsid w:val="00CC29C4"/>
    <w:rsid w:val="00CC2B3A"/>
    <w:rsid w:val="00CC2D25"/>
    <w:rsid w:val="00CC2DFD"/>
    <w:rsid w:val="00CC31EE"/>
    <w:rsid w:val="00CC34C2"/>
    <w:rsid w:val="00CC34F8"/>
    <w:rsid w:val="00CC362C"/>
    <w:rsid w:val="00CC38B6"/>
    <w:rsid w:val="00CC3A22"/>
    <w:rsid w:val="00CC3BF3"/>
    <w:rsid w:val="00CC3E91"/>
    <w:rsid w:val="00CC412E"/>
    <w:rsid w:val="00CC47F2"/>
    <w:rsid w:val="00CC48C6"/>
    <w:rsid w:val="00CC4B19"/>
    <w:rsid w:val="00CC4D71"/>
    <w:rsid w:val="00CC4E52"/>
    <w:rsid w:val="00CC5323"/>
    <w:rsid w:val="00CC5407"/>
    <w:rsid w:val="00CC562F"/>
    <w:rsid w:val="00CC5890"/>
    <w:rsid w:val="00CC5C5D"/>
    <w:rsid w:val="00CC61B1"/>
    <w:rsid w:val="00CC63DA"/>
    <w:rsid w:val="00CC64B1"/>
    <w:rsid w:val="00CC6710"/>
    <w:rsid w:val="00CC6A63"/>
    <w:rsid w:val="00CC6BB6"/>
    <w:rsid w:val="00CC6EEF"/>
    <w:rsid w:val="00CC7155"/>
    <w:rsid w:val="00CC72D9"/>
    <w:rsid w:val="00CC7707"/>
    <w:rsid w:val="00CC7834"/>
    <w:rsid w:val="00CC7B7C"/>
    <w:rsid w:val="00CC7C41"/>
    <w:rsid w:val="00CC7F62"/>
    <w:rsid w:val="00CD000F"/>
    <w:rsid w:val="00CD0033"/>
    <w:rsid w:val="00CD004E"/>
    <w:rsid w:val="00CD012A"/>
    <w:rsid w:val="00CD0530"/>
    <w:rsid w:val="00CD06E8"/>
    <w:rsid w:val="00CD09EC"/>
    <w:rsid w:val="00CD0BCC"/>
    <w:rsid w:val="00CD0D0A"/>
    <w:rsid w:val="00CD165F"/>
    <w:rsid w:val="00CD1901"/>
    <w:rsid w:val="00CD1AA0"/>
    <w:rsid w:val="00CD1F20"/>
    <w:rsid w:val="00CD2163"/>
    <w:rsid w:val="00CD221F"/>
    <w:rsid w:val="00CD2509"/>
    <w:rsid w:val="00CD2867"/>
    <w:rsid w:val="00CD295E"/>
    <w:rsid w:val="00CD2C21"/>
    <w:rsid w:val="00CD2C28"/>
    <w:rsid w:val="00CD2DB8"/>
    <w:rsid w:val="00CD2E75"/>
    <w:rsid w:val="00CD30E4"/>
    <w:rsid w:val="00CD3466"/>
    <w:rsid w:val="00CD348D"/>
    <w:rsid w:val="00CD3573"/>
    <w:rsid w:val="00CD3C5F"/>
    <w:rsid w:val="00CD3D94"/>
    <w:rsid w:val="00CD4176"/>
    <w:rsid w:val="00CD4229"/>
    <w:rsid w:val="00CD466C"/>
    <w:rsid w:val="00CD46ED"/>
    <w:rsid w:val="00CD478A"/>
    <w:rsid w:val="00CD489F"/>
    <w:rsid w:val="00CD4A23"/>
    <w:rsid w:val="00CD4C5E"/>
    <w:rsid w:val="00CD4EB6"/>
    <w:rsid w:val="00CD563A"/>
    <w:rsid w:val="00CD56B4"/>
    <w:rsid w:val="00CD5734"/>
    <w:rsid w:val="00CD5833"/>
    <w:rsid w:val="00CD5D84"/>
    <w:rsid w:val="00CD6592"/>
    <w:rsid w:val="00CD6BA8"/>
    <w:rsid w:val="00CD6DB7"/>
    <w:rsid w:val="00CD6DBF"/>
    <w:rsid w:val="00CD70F7"/>
    <w:rsid w:val="00CD7164"/>
    <w:rsid w:val="00CD77C5"/>
    <w:rsid w:val="00CE03A0"/>
    <w:rsid w:val="00CE0435"/>
    <w:rsid w:val="00CE0478"/>
    <w:rsid w:val="00CE0E6E"/>
    <w:rsid w:val="00CE0F14"/>
    <w:rsid w:val="00CE158A"/>
    <w:rsid w:val="00CE1617"/>
    <w:rsid w:val="00CE1743"/>
    <w:rsid w:val="00CE189D"/>
    <w:rsid w:val="00CE18FB"/>
    <w:rsid w:val="00CE1910"/>
    <w:rsid w:val="00CE2940"/>
    <w:rsid w:val="00CE299A"/>
    <w:rsid w:val="00CE2EA8"/>
    <w:rsid w:val="00CE3045"/>
    <w:rsid w:val="00CE3082"/>
    <w:rsid w:val="00CE317C"/>
    <w:rsid w:val="00CE3538"/>
    <w:rsid w:val="00CE47E0"/>
    <w:rsid w:val="00CE4947"/>
    <w:rsid w:val="00CE4B5B"/>
    <w:rsid w:val="00CE4EBF"/>
    <w:rsid w:val="00CE5113"/>
    <w:rsid w:val="00CE5482"/>
    <w:rsid w:val="00CE5717"/>
    <w:rsid w:val="00CE57B4"/>
    <w:rsid w:val="00CE5843"/>
    <w:rsid w:val="00CE59F4"/>
    <w:rsid w:val="00CE5A3E"/>
    <w:rsid w:val="00CE5B73"/>
    <w:rsid w:val="00CE5FF4"/>
    <w:rsid w:val="00CE61A4"/>
    <w:rsid w:val="00CE67B8"/>
    <w:rsid w:val="00CE681E"/>
    <w:rsid w:val="00CE6C5F"/>
    <w:rsid w:val="00CE6F8B"/>
    <w:rsid w:val="00CE6FFB"/>
    <w:rsid w:val="00CE70E4"/>
    <w:rsid w:val="00CE7589"/>
    <w:rsid w:val="00CE76E4"/>
    <w:rsid w:val="00CE7992"/>
    <w:rsid w:val="00CE79D6"/>
    <w:rsid w:val="00CE7A99"/>
    <w:rsid w:val="00CE7CD0"/>
    <w:rsid w:val="00CE7D7C"/>
    <w:rsid w:val="00CF035C"/>
    <w:rsid w:val="00CF064E"/>
    <w:rsid w:val="00CF0A18"/>
    <w:rsid w:val="00CF0C27"/>
    <w:rsid w:val="00CF0C3F"/>
    <w:rsid w:val="00CF0EA0"/>
    <w:rsid w:val="00CF0F78"/>
    <w:rsid w:val="00CF13BD"/>
    <w:rsid w:val="00CF1554"/>
    <w:rsid w:val="00CF155C"/>
    <w:rsid w:val="00CF182D"/>
    <w:rsid w:val="00CF186A"/>
    <w:rsid w:val="00CF1BBA"/>
    <w:rsid w:val="00CF1E71"/>
    <w:rsid w:val="00CF1EEA"/>
    <w:rsid w:val="00CF2224"/>
    <w:rsid w:val="00CF23E9"/>
    <w:rsid w:val="00CF2420"/>
    <w:rsid w:val="00CF2661"/>
    <w:rsid w:val="00CF29D9"/>
    <w:rsid w:val="00CF2F9E"/>
    <w:rsid w:val="00CF3400"/>
    <w:rsid w:val="00CF3450"/>
    <w:rsid w:val="00CF34C2"/>
    <w:rsid w:val="00CF363F"/>
    <w:rsid w:val="00CF3751"/>
    <w:rsid w:val="00CF3A6E"/>
    <w:rsid w:val="00CF3D4F"/>
    <w:rsid w:val="00CF4172"/>
    <w:rsid w:val="00CF4288"/>
    <w:rsid w:val="00CF4437"/>
    <w:rsid w:val="00CF453B"/>
    <w:rsid w:val="00CF45B8"/>
    <w:rsid w:val="00CF474F"/>
    <w:rsid w:val="00CF4D1B"/>
    <w:rsid w:val="00CF4DBD"/>
    <w:rsid w:val="00CF5109"/>
    <w:rsid w:val="00CF5537"/>
    <w:rsid w:val="00CF5764"/>
    <w:rsid w:val="00CF588F"/>
    <w:rsid w:val="00CF5A4F"/>
    <w:rsid w:val="00CF5B95"/>
    <w:rsid w:val="00CF5FC9"/>
    <w:rsid w:val="00CF5FDA"/>
    <w:rsid w:val="00CF60F4"/>
    <w:rsid w:val="00CF621A"/>
    <w:rsid w:val="00CF62AD"/>
    <w:rsid w:val="00CF6315"/>
    <w:rsid w:val="00CF658C"/>
    <w:rsid w:val="00CF66F8"/>
    <w:rsid w:val="00CF6BF4"/>
    <w:rsid w:val="00CF6E52"/>
    <w:rsid w:val="00CF6F12"/>
    <w:rsid w:val="00CF71F2"/>
    <w:rsid w:val="00CF734D"/>
    <w:rsid w:val="00CF7479"/>
    <w:rsid w:val="00CF747E"/>
    <w:rsid w:val="00CF76A0"/>
    <w:rsid w:val="00CF7A7B"/>
    <w:rsid w:val="00D0001A"/>
    <w:rsid w:val="00D000C7"/>
    <w:rsid w:val="00D006E4"/>
    <w:rsid w:val="00D00AC3"/>
    <w:rsid w:val="00D00C03"/>
    <w:rsid w:val="00D017B3"/>
    <w:rsid w:val="00D01A68"/>
    <w:rsid w:val="00D01CBD"/>
    <w:rsid w:val="00D01D84"/>
    <w:rsid w:val="00D01EAE"/>
    <w:rsid w:val="00D0203B"/>
    <w:rsid w:val="00D020EE"/>
    <w:rsid w:val="00D02199"/>
    <w:rsid w:val="00D02306"/>
    <w:rsid w:val="00D02593"/>
    <w:rsid w:val="00D0295D"/>
    <w:rsid w:val="00D02E97"/>
    <w:rsid w:val="00D03115"/>
    <w:rsid w:val="00D03164"/>
    <w:rsid w:val="00D0371A"/>
    <w:rsid w:val="00D03ACB"/>
    <w:rsid w:val="00D03DAF"/>
    <w:rsid w:val="00D03F27"/>
    <w:rsid w:val="00D03F33"/>
    <w:rsid w:val="00D04169"/>
    <w:rsid w:val="00D043C4"/>
    <w:rsid w:val="00D045F2"/>
    <w:rsid w:val="00D04C7F"/>
    <w:rsid w:val="00D04E5A"/>
    <w:rsid w:val="00D050F5"/>
    <w:rsid w:val="00D0528C"/>
    <w:rsid w:val="00D05575"/>
    <w:rsid w:val="00D05AA8"/>
    <w:rsid w:val="00D05D54"/>
    <w:rsid w:val="00D05EDC"/>
    <w:rsid w:val="00D06BF8"/>
    <w:rsid w:val="00D06DDB"/>
    <w:rsid w:val="00D073EF"/>
    <w:rsid w:val="00D0773C"/>
    <w:rsid w:val="00D078BD"/>
    <w:rsid w:val="00D07B76"/>
    <w:rsid w:val="00D101B6"/>
    <w:rsid w:val="00D101C2"/>
    <w:rsid w:val="00D10461"/>
    <w:rsid w:val="00D107CF"/>
    <w:rsid w:val="00D1081C"/>
    <w:rsid w:val="00D108B9"/>
    <w:rsid w:val="00D11059"/>
    <w:rsid w:val="00D111BB"/>
    <w:rsid w:val="00D112FD"/>
    <w:rsid w:val="00D1184C"/>
    <w:rsid w:val="00D11929"/>
    <w:rsid w:val="00D11A6C"/>
    <w:rsid w:val="00D11AF4"/>
    <w:rsid w:val="00D11CAB"/>
    <w:rsid w:val="00D11F4E"/>
    <w:rsid w:val="00D12094"/>
    <w:rsid w:val="00D1290D"/>
    <w:rsid w:val="00D12D93"/>
    <w:rsid w:val="00D130CE"/>
    <w:rsid w:val="00D133B0"/>
    <w:rsid w:val="00D135C8"/>
    <w:rsid w:val="00D1396E"/>
    <w:rsid w:val="00D13B3D"/>
    <w:rsid w:val="00D13BB0"/>
    <w:rsid w:val="00D141B7"/>
    <w:rsid w:val="00D14871"/>
    <w:rsid w:val="00D14A78"/>
    <w:rsid w:val="00D14BA1"/>
    <w:rsid w:val="00D14D98"/>
    <w:rsid w:val="00D14F8C"/>
    <w:rsid w:val="00D15243"/>
    <w:rsid w:val="00D1542E"/>
    <w:rsid w:val="00D154D1"/>
    <w:rsid w:val="00D15580"/>
    <w:rsid w:val="00D1564A"/>
    <w:rsid w:val="00D15A04"/>
    <w:rsid w:val="00D15D74"/>
    <w:rsid w:val="00D162D0"/>
    <w:rsid w:val="00D165D1"/>
    <w:rsid w:val="00D16742"/>
    <w:rsid w:val="00D16B1C"/>
    <w:rsid w:val="00D16D79"/>
    <w:rsid w:val="00D16E0D"/>
    <w:rsid w:val="00D170B4"/>
    <w:rsid w:val="00D175D7"/>
    <w:rsid w:val="00D20084"/>
    <w:rsid w:val="00D20176"/>
    <w:rsid w:val="00D202CA"/>
    <w:rsid w:val="00D205DB"/>
    <w:rsid w:val="00D20868"/>
    <w:rsid w:val="00D20E2C"/>
    <w:rsid w:val="00D20FBB"/>
    <w:rsid w:val="00D2116A"/>
    <w:rsid w:val="00D2141E"/>
    <w:rsid w:val="00D215CA"/>
    <w:rsid w:val="00D21678"/>
    <w:rsid w:val="00D216EE"/>
    <w:rsid w:val="00D219EC"/>
    <w:rsid w:val="00D21DFD"/>
    <w:rsid w:val="00D21F2B"/>
    <w:rsid w:val="00D21F76"/>
    <w:rsid w:val="00D220E9"/>
    <w:rsid w:val="00D22251"/>
    <w:rsid w:val="00D227B1"/>
    <w:rsid w:val="00D22966"/>
    <w:rsid w:val="00D22C51"/>
    <w:rsid w:val="00D22C7A"/>
    <w:rsid w:val="00D231A8"/>
    <w:rsid w:val="00D23278"/>
    <w:rsid w:val="00D23568"/>
    <w:rsid w:val="00D23722"/>
    <w:rsid w:val="00D23A03"/>
    <w:rsid w:val="00D23E97"/>
    <w:rsid w:val="00D240EB"/>
    <w:rsid w:val="00D249E7"/>
    <w:rsid w:val="00D25292"/>
    <w:rsid w:val="00D2554A"/>
    <w:rsid w:val="00D2594B"/>
    <w:rsid w:val="00D25965"/>
    <w:rsid w:val="00D26398"/>
    <w:rsid w:val="00D2670E"/>
    <w:rsid w:val="00D26999"/>
    <w:rsid w:val="00D26BE7"/>
    <w:rsid w:val="00D26BF0"/>
    <w:rsid w:val="00D26E4A"/>
    <w:rsid w:val="00D270D0"/>
    <w:rsid w:val="00D27687"/>
    <w:rsid w:val="00D27BCE"/>
    <w:rsid w:val="00D27D74"/>
    <w:rsid w:val="00D27FDA"/>
    <w:rsid w:val="00D3047B"/>
    <w:rsid w:val="00D30B8F"/>
    <w:rsid w:val="00D30E3C"/>
    <w:rsid w:val="00D30E46"/>
    <w:rsid w:val="00D31B47"/>
    <w:rsid w:val="00D31C0E"/>
    <w:rsid w:val="00D31E82"/>
    <w:rsid w:val="00D3201A"/>
    <w:rsid w:val="00D324D8"/>
    <w:rsid w:val="00D3268D"/>
    <w:rsid w:val="00D32836"/>
    <w:rsid w:val="00D32856"/>
    <w:rsid w:val="00D32ACB"/>
    <w:rsid w:val="00D32F01"/>
    <w:rsid w:val="00D32F45"/>
    <w:rsid w:val="00D32F8F"/>
    <w:rsid w:val="00D330A1"/>
    <w:rsid w:val="00D3317B"/>
    <w:rsid w:val="00D339D8"/>
    <w:rsid w:val="00D33BAF"/>
    <w:rsid w:val="00D33E14"/>
    <w:rsid w:val="00D3409C"/>
    <w:rsid w:val="00D3464E"/>
    <w:rsid w:val="00D34D77"/>
    <w:rsid w:val="00D357C3"/>
    <w:rsid w:val="00D35800"/>
    <w:rsid w:val="00D358DA"/>
    <w:rsid w:val="00D35932"/>
    <w:rsid w:val="00D359FC"/>
    <w:rsid w:val="00D35C7F"/>
    <w:rsid w:val="00D35D02"/>
    <w:rsid w:val="00D365F9"/>
    <w:rsid w:val="00D3666C"/>
    <w:rsid w:val="00D36842"/>
    <w:rsid w:val="00D36967"/>
    <w:rsid w:val="00D36A35"/>
    <w:rsid w:val="00D36B1B"/>
    <w:rsid w:val="00D36BAF"/>
    <w:rsid w:val="00D36CCF"/>
    <w:rsid w:val="00D36D23"/>
    <w:rsid w:val="00D371A3"/>
    <w:rsid w:val="00D3740C"/>
    <w:rsid w:val="00D37447"/>
    <w:rsid w:val="00D3759E"/>
    <w:rsid w:val="00D37871"/>
    <w:rsid w:val="00D37999"/>
    <w:rsid w:val="00D379E0"/>
    <w:rsid w:val="00D37AFD"/>
    <w:rsid w:val="00D37BEC"/>
    <w:rsid w:val="00D37C12"/>
    <w:rsid w:val="00D37C9C"/>
    <w:rsid w:val="00D37E51"/>
    <w:rsid w:val="00D403EB"/>
    <w:rsid w:val="00D403F1"/>
    <w:rsid w:val="00D4043F"/>
    <w:rsid w:val="00D404CD"/>
    <w:rsid w:val="00D408AD"/>
    <w:rsid w:val="00D40EDA"/>
    <w:rsid w:val="00D40F65"/>
    <w:rsid w:val="00D414D0"/>
    <w:rsid w:val="00D417F8"/>
    <w:rsid w:val="00D41A14"/>
    <w:rsid w:val="00D41DFA"/>
    <w:rsid w:val="00D41FF5"/>
    <w:rsid w:val="00D42AF5"/>
    <w:rsid w:val="00D42C82"/>
    <w:rsid w:val="00D42CCA"/>
    <w:rsid w:val="00D42FFA"/>
    <w:rsid w:val="00D43016"/>
    <w:rsid w:val="00D43106"/>
    <w:rsid w:val="00D43371"/>
    <w:rsid w:val="00D43C0C"/>
    <w:rsid w:val="00D43E0D"/>
    <w:rsid w:val="00D44640"/>
    <w:rsid w:val="00D447B5"/>
    <w:rsid w:val="00D447D0"/>
    <w:rsid w:val="00D447E8"/>
    <w:rsid w:val="00D44F1C"/>
    <w:rsid w:val="00D451A9"/>
    <w:rsid w:val="00D451DE"/>
    <w:rsid w:val="00D45448"/>
    <w:rsid w:val="00D45610"/>
    <w:rsid w:val="00D45B0E"/>
    <w:rsid w:val="00D45BBB"/>
    <w:rsid w:val="00D45C3E"/>
    <w:rsid w:val="00D46040"/>
    <w:rsid w:val="00D4614D"/>
    <w:rsid w:val="00D462AD"/>
    <w:rsid w:val="00D46520"/>
    <w:rsid w:val="00D47150"/>
    <w:rsid w:val="00D4722B"/>
    <w:rsid w:val="00D47790"/>
    <w:rsid w:val="00D47B58"/>
    <w:rsid w:val="00D47D84"/>
    <w:rsid w:val="00D50063"/>
    <w:rsid w:val="00D5038B"/>
    <w:rsid w:val="00D504B7"/>
    <w:rsid w:val="00D5063D"/>
    <w:rsid w:val="00D5071D"/>
    <w:rsid w:val="00D509E6"/>
    <w:rsid w:val="00D50A67"/>
    <w:rsid w:val="00D50D7B"/>
    <w:rsid w:val="00D5102A"/>
    <w:rsid w:val="00D513F3"/>
    <w:rsid w:val="00D514F2"/>
    <w:rsid w:val="00D51AF3"/>
    <w:rsid w:val="00D51B02"/>
    <w:rsid w:val="00D529BB"/>
    <w:rsid w:val="00D52AED"/>
    <w:rsid w:val="00D52D8A"/>
    <w:rsid w:val="00D53829"/>
    <w:rsid w:val="00D53AEF"/>
    <w:rsid w:val="00D53CA4"/>
    <w:rsid w:val="00D53CC5"/>
    <w:rsid w:val="00D5402B"/>
    <w:rsid w:val="00D54CEB"/>
    <w:rsid w:val="00D54F8E"/>
    <w:rsid w:val="00D5503D"/>
    <w:rsid w:val="00D555B6"/>
    <w:rsid w:val="00D55C6E"/>
    <w:rsid w:val="00D55C7E"/>
    <w:rsid w:val="00D5611B"/>
    <w:rsid w:val="00D56179"/>
    <w:rsid w:val="00D56742"/>
    <w:rsid w:val="00D56909"/>
    <w:rsid w:val="00D56E7A"/>
    <w:rsid w:val="00D57162"/>
    <w:rsid w:val="00D57600"/>
    <w:rsid w:val="00D57651"/>
    <w:rsid w:val="00D57C11"/>
    <w:rsid w:val="00D57CFB"/>
    <w:rsid w:val="00D57F04"/>
    <w:rsid w:val="00D607E4"/>
    <w:rsid w:val="00D6092C"/>
    <w:rsid w:val="00D609DB"/>
    <w:rsid w:val="00D60AF1"/>
    <w:rsid w:val="00D60DD9"/>
    <w:rsid w:val="00D613ED"/>
    <w:rsid w:val="00D616AD"/>
    <w:rsid w:val="00D617B1"/>
    <w:rsid w:val="00D61AA6"/>
    <w:rsid w:val="00D61ABC"/>
    <w:rsid w:val="00D6224F"/>
    <w:rsid w:val="00D623C0"/>
    <w:rsid w:val="00D6246A"/>
    <w:rsid w:val="00D62621"/>
    <w:rsid w:val="00D628FF"/>
    <w:rsid w:val="00D62A8B"/>
    <w:rsid w:val="00D62C79"/>
    <w:rsid w:val="00D62E5C"/>
    <w:rsid w:val="00D62EAD"/>
    <w:rsid w:val="00D634C2"/>
    <w:rsid w:val="00D63575"/>
    <w:rsid w:val="00D635F9"/>
    <w:rsid w:val="00D6371B"/>
    <w:rsid w:val="00D63824"/>
    <w:rsid w:val="00D63998"/>
    <w:rsid w:val="00D63F32"/>
    <w:rsid w:val="00D63FD4"/>
    <w:rsid w:val="00D6433F"/>
    <w:rsid w:val="00D648C2"/>
    <w:rsid w:val="00D64AC1"/>
    <w:rsid w:val="00D64B4F"/>
    <w:rsid w:val="00D651B9"/>
    <w:rsid w:val="00D65223"/>
    <w:rsid w:val="00D654DF"/>
    <w:rsid w:val="00D65682"/>
    <w:rsid w:val="00D65900"/>
    <w:rsid w:val="00D667F1"/>
    <w:rsid w:val="00D66E5E"/>
    <w:rsid w:val="00D66F3B"/>
    <w:rsid w:val="00D67561"/>
    <w:rsid w:val="00D67638"/>
    <w:rsid w:val="00D67763"/>
    <w:rsid w:val="00D67BB0"/>
    <w:rsid w:val="00D67FD5"/>
    <w:rsid w:val="00D701DF"/>
    <w:rsid w:val="00D702CD"/>
    <w:rsid w:val="00D70339"/>
    <w:rsid w:val="00D703AF"/>
    <w:rsid w:val="00D70966"/>
    <w:rsid w:val="00D70CB1"/>
    <w:rsid w:val="00D70F83"/>
    <w:rsid w:val="00D71068"/>
    <w:rsid w:val="00D710DF"/>
    <w:rsid w:val="00D712F3"/>
    <w:rsid w:val="00D71D2D"/>
    <w:rsid w:val="00D720CF"/>
    <w:rsid w:val="00D723E4"/>
    <w:rsid w:val="00D72BE0"/>
    <w:rsid w:val="00D72F0F"/>
    <w:rsid w:val="00D73294"/>
    <w:rsid w:val="00D73585"/>
    <w:rsid w:val="00D737D2"/>
    <w:rsid w:val="00D73937"/>
    <w:rsid w:val="00D73955"/>
    <w:rsid w:val="00D73C35"/>
    <w:rsid w:val="00D73D01"/>
    <w:rsid w:val="00D73E5C"/>
    <w:rsid w:val="00D73EE8"/>
    <w:rsid w:val="00D740A8"/>
    <w:rsid w:val="00D740B0"/>
    <w:rsid w:val="00D741C1"/>
    <w:rsid w:val="00D74D67"/>
    <w:rsid w:val="00D752F0"/>
    <w:rsid w:val="00D758E8"/>
    <w:rsid w:val="00D75D39"/>
    <w:rsid w:val="00D75D8D"/>
    <w:rsid w:val="00D75F7D"/>
    <w:rsid w:val="00D75F8C"/>
    <w:rsid w:val="00D75FFB"/>
    <w:rsid w:val="00D76482"/>
    <w:rsid w:val="00D76495"/>
    <w:rsid w:val="00D764B1"/>
    <w:rsid w:val="00D76620"/>
    <w:rsid w:val="00D76A26"/>
    <w:rsid w:val="00D76AFB"/>
    <w:rsid w:val="00D76CC6"/>
    <w:rsid w:val="00D76F88"/>
    <w:rsid w:val="00D77411"/>
    <w:rsid w:val="00D775B4"/>
    <w:rsid w:val="00D7781D"/>
    <w:rsid w:val="00D779FC"/>
    <w:rsid w:val="00D77A6B"/>
    <w:rsid w:val="00D77BA9"/>
    <w:rsid w:val="00D77CEF"/>
    <w:rsid w:val="00D77E69"/>
    <w:rsid w:val="00D800B4"/>
    <w:rsid w:val="00D81489"/>
    <w:rsid w:val="00D81560"/>
    <w:rsid w:val="00D81BE7"/>
    <w:rsid w:val="00D822AE"/>
    <w:rsid w:val="00D82885"/>
    <w:rsid w:val="00D828DD"/>
    <w:rsid w:val="00D829F9"/>
    <w:rsid w:val="00D82AD0"/>
    <w:rsid w:val="00D83418"/>
    <w:rsid w:val="00D834AD"/>
    <w:rsid w:val="00D83A6D"/>
    <w:rsid w:val="00D83E48"/>
    <w:rsid w:val="00D8402F"/>
    <w:rsid w:val="00D84619"/>
    <w:rsid w:val="00D846D1"/>
    <w:rsid w:val="00D84B3D"/>
    <w:rsid w:val="00D84C34"/>
    <w:rsid w:val="00D84F98"/>
    <w:rsid w:val="00D84FDE"/>
    <w:rsid w:val="00D851A7"/>
    <w:rsid w:val="00D85475"/>
    <w:rsid w:val="00D857D3"/>
    <w:rsid w:val="00D85919"/>
    <w:rsid w:val="00D85920"/>
    <w:rsid w:val="00D863C8"/>
    <w:rsid w:val="00D8653A"/>
    <w:rsid w:val="00D86756"/>
    <w:rsid w:val="00D869BB"/>
    <w:rsid w:val="00D86CCA"/>
    <w:rsid w:val="00D8707E"/>
    <w:rsid w:val="00D8708C"/>
    <w:rsid w:val="00D87096"/>
    <w:rsid w:val="00D87D2D"/>
    <w:rsid w:val="00D90060"/>
    <w:rsid w:val="00D9070A"/>
    <w:rsid w:val="00D907D9"/>
    <w:rsid w:val="00D90A15"/>
    <w:rsid w:val="00D914DC"/>
    <w:rsid w:val="00D91B7A"/>
    <w:rsid w:val="00D91C23"/>
    <w:rsid w:val="00D91C7B"/>
    <w:rsid w:val="00D91CFB"/>
    <w:rsid w:val="00D920CB"/>
    <w:rsid w:val="00D922F2"/>
    <w:rsid w:val="00D9230E"/>
    <w:rsid w:val="00D929C9"/>
    <w:rsid w:val="00D92C72"/>
    <w:rsid w:val="00D92EFC"/>
    <w:rsid w:val="00D930FD"/>
    <w:rsid w:val="00D934C6"/>
    <w:rsid w:val="00D935A0"/>
    <w:rsid w:val="00D9377B"/>
    <w:rsid w:val="00D93CD3"/>
    <w:rsid w:val="00D93FF2"/>
    <w:rsid w:val="00D942BC"/>
    <w:rsid w:val="00D94466"/>
    <w:rsid w:val="00D9451C"/>
    <w:rsid w:val="00D946B0"/>
    <w:rsid w:val="00D948C2"/>
    <w:rsid w:val="00D948EC"/>
    <w:rsid w:val="00D94A0A"/>
    <w:rsid w:val="00D94BA5"/>
    <w:rsid w:val="00D94C74"/>
    <w:rsid w:val="00D94E70"/>
    <w:rsid w:val="00D950EA"/>
    <w:rsid w:val="00D952E3"/>
    <w:rsid w:val="00D95327"/>
    <w:rsid w:val="00D95758"/>
    <w:rsid w:val="00D95905"/>
    <w:rsid w:val="00D9594A"/>
    <w:rsid w:val="00D95F63"/>
    <w:rsid w:val="00D969B9"/>
    <w:rsid w:val="00D96EEE"/>
    <w:rsid w:val="00D96F55"/>
    <w:rsid w:val="00D97183"/>
    <w:rsid w:val="00D972CC"/>
    <w:rsid w:val="00D97335"/>
    <w:rsid w:val="00D976ED"/>
    <w:rsid w:val="00D9779E"/>
    <w:rsid w:val="00D97A12"/>
    <w:rsid w:val="00D97C9B"/>
    <w:rsid w:val="00D97D44"/>
    <w:rsid w:val="00D97DE2"/>
    <w:rsid w:val="00D97E30"/>
    <w:rsid w:val="00DA0427"/>
    <w:rsid w:val="00DA0797"/>
    <w:rsid w:val="00DA0F9D"/>
    <w:rsid w:val="00DA10CA"/>
    <w:rsid w:val="00DA1159"/>
    <w:rsid w:val="00DA1199"/>
    <w:rsid w:val="00DA122F"/>
    <w:rsid w:val="00DA14BB"/>
    <w:rsid w:val="00DA162F"/>
    <w:rsid w:val="00DA1694"/>
    <w:rsid w:val="00DA19BA"/>
    <w:rsid w:val="00DA1CD8"/>
    <w:rsid w:val="00DA1EB9"/>
    <w:rsid w:val="00DA1FF3"/>
    <w:rsid w:val="00DA2025"/>
    <w:rsid w:val="00DA20A0"/>
    <w:rsid w:val="00DA24ED"/>
    <w:rsid w:val="00DA25B5"/>
    <w:rsid w:val="00DA28BC"/>
    <w:rsid w:val="00DA2E74"/>
    <w:rsid w:val="00DA2EEA"/>
    <w:rsid w:val="00DA2EF2"/>
    <w:rsid w:val="00DA30DF"/>
    <w:rsid w:val="00DA382D"/>
    <w:rsid w:val="00DA38D2"/>
    <w:rsid w:val="00DA3A4A"/>
    <w:rsid w:val="00DA3D02"/>
    <w:rsid w:val="00DA3D11"/>
    <w:rsid w:val="00DA3F7B"/>
    <w:rsid w:val="00DA4168"/>
    <w:rsid w:val="00DA43E0"/>
    <w:rsid w:val="00DA442D"/>
    <w:rsid w:val="00DA4986"/>
    <w:rsid w:val="00DA4AEA"/>
    <w:rsid w:val="00DA4B05"/>
    <w:rsid w:val="00DA4B18"/>
    <w:rsid w:val="00DA4DD2"/>
    <w:rsid w:val="00DA5911"/>
    <w:rsid w:val="00DA5CE5"/>
    <w:rsid w:val="00DA61DF"/>
    <w:rsid w:val="00DA6387"/>
    <w:rsid w:val="00DA6451"/>
    <w:rsid w:val="00DA68CB"/>
    <w:rsid w:val="00DA6A78"/>
    <w:rsid w:val="00DA6ABE"/>
    <w:rsid w:val="00DA7684"/>
    <w:rsid w:val="00DA7877"/>
    <w:rsid w:val="00DA7903"/>
    <w:rsid w:val="00DB005A"/>
    <w:rsid w:val="00DB00AA"/>
    <w:rsid w:val="00DB0126"/>
    <w:rsid w:val="00DB0136"/>
    <w:rsid w:val="00DB041A"/>
    <w:rsid w:val="00DB0441"/>
    <w:rsid w:val="00DB0442"/>
    <w:rsid w:val="00DB08C2"/>
    <w:rsid w:val="00DB0A60"/>
    <w:rsid w:val="00DB0CF7"/>
    <w:rsid w:val="00DB0DFA"/>
    <w:rsid w:val="00DB1087"/>
    <w:rsid w:val="00DB1286"/>
    <w:rsid w:val="00DB12BC"/>
    <w:rsid w:val="00DB12D5"/>
    <w:rsid w:val="00DB12FA"/>
    <w:rsid w:val="00DB149C"/>
    <w:rsid w:val="00DB156E"/>
    <w:rsid w:val="00DB19AC"/>
    <w:rsid w:val="00DB2451"/>
    <w:rsid w:val="00DB2680"/>
    <w:rsid w:val="00DB26E6"/>
    <w:rsid w:val="00DB29D5"/>
    <w:rsid w:val="00DB31B8"/>
    <w:rsid w:val="00DB31C7"/>
    <w:rsid w:val="00DB3388"/>
    <w:rsid w:val="00DB350C"/>
    <w:rsid w:val="00DB3B82"/>
    <w:rsid w:val="00DB3F83"/>
    <w:rsid w:val="00DB40E4"/>
    <w:rsid w:val="00DB458B"/>
    <w:rsid w:val="00DB45AE"/>
    <w:rsid w:val="00DB46A1"/>
    <w:rsid w:val="00DB4A71"/>
    <w:rsid w:val="00DB4FFB"/>
    <w:rsid w:val="00DB52D6"/>
    <w:rsid w:val="00DB59BE"/>
    <w:rsid w:val="00DB64C7"/>
    <w:rsid w:val="00DB6530"/>
    <w:rsid w:val="00DB675D"/>
    <w:rsid w:val="00DB6D48"/>
    <w:rsid w:val="00DB7246"/>
    <w:rsid w:val="00DB725E"/>
    <w:rsid w:val="00DB77E4"/>
    <w:rsid w:val="00DB788F"/>
    <w:rsid w:val="00DB7ED7"/>
    <w:rsid w:val="00DB7F63"/>
    <w:rsid w:val="00DC0040"/>
    <w:rsid w:val="00DC057B"/>
    <w:rsid w:val="00DC0AA2"/>
    <w:rsid w:val="00DC0D4D"/>
    <w:rsid w:val="00DC123D"/>
    <w:rsid w:val="00DC1A9A"/>
    <w:rsid w:val="00DC227A"/>
    <w:rsid w:val="00DC2435"/>
    <w:rsid w:val="00DC25E6"/>
    <w:rsid w:val="00DC29A9"/>
    <w:rsid w:val="00DC29EA"/>
    <w:rsid w:val="00DC2AF5"/>
    <w:rsid w:val="00DC336D"/>
    <w:rsid w:val="00DC35A9"/>
    <w:rsid w:val="00DC3BD8"/>
    <w:rsid w:val="00DC3E22"/>
    <w:rsid w:val="00DC3E5E"/>
    <w:rsid w:val="00DC41EF"/>
    <w:rsid w:val="00DC42C6"/>
    <w:rsid w:val="00DC453E"/>
    <w:rsid w:val="00DC4748"/>
    <w:rsid w:val="00DC5011"/>
    <w:rsid w:val="00DC510E"/>
    <w:rsid w:val="00DC512E"/>
    <w:rsid w:val="00DC51FC"/>
    <w:rsid w:val="00DC54E6"/>
    <w:rsid w:val="00DC5811"/>
    <w:rsid w:val="00DC5A2A"/>
    <w:rsid w:val="00DC5DF9"/>
    <w:rsid w:val="00DC5E2A"/>
    <w:rsid w:val="00DC5E62"/>
    <w:rsid w:val="00DC6329"/>
    <w:rsid w:val="00DC6449"/>
    <w:rsid w:val="00DC6DBA"/>
    <w:rsid w:val="00DC6DCD"/>
    <w:rsid w:val="00DC6F8A"/>
    <w:rsid w:val="00DC6FF5"/>
    <w:rsid w:val="00DC70AB"/>
    <w:rsid w:val="00DC73FD"/>
    <w:rsid w:val="00DC749C"/>
    <w:rsid w:val="00DC776D"/>
    <w:rsid w:val="00DC77D9"/>
    <w:rsid w:val="00DC7B7C"/>
    <w:rsid w:val="00DD0731"/>
    <w:rsid w:val="00DD0895"/>
    <w:rsid w:val="00DD0FD2"/>
    <w:rsid w:val="00DD1178"/>
    <w:rsid w:val="00DD11B2"/>
    <w:rsid w:val="00DD1410"/>
    <w:rsid w:val="00DD16B3"/>
    <w:rsid w:val="00DD170A"/>
    <w:rsid w:val="00DD1812"/>
    <w:rsid w:val="00DD182E"/>
    <w:rsid w:val="00DD1904"/>
    <w:rsid w:val="00DD1932"/>
    <w:rsid w:val="00DD1958"/>
    <w:rsid w:val="00DD1B19"/>
    <w:rsid w:val="00DD1F14"/>
    <w:rsid w:val="00DD21F4"/>
    <w:rsid w:val="00DD262E"/>
    <w:rsid w:val="00DD284A"/>
    <w:rsid w:val="00DD2A11"/>
    <w:rsid w:val="00DD2AF2"/>
    <w:rsid w:val="00DD2FB6"/>
    <w:rsid w:val="00DD3073"/>
    <w:rsid w:val="00DD322D"/>
    <w:rsid w:val="00DD3619"/>
    <w:rsid w:val="00DD3721"/>
    <w:rsid w:val="00DD3E21"/>
    <w:rsid w:val="00DD4C98"/>
    <w:rsid w:val="00DD4E09"/>
    <w:rsid w:val="00DD505A"/>
    <w:rsid w:val="00DD5679"/>
    <w:rsid w:val="00DD5C74"/>
    <w:rsid w:val="00DD5C82"/>
    <w:rsid w:val="00DD61D3"/>
    <w:rsid w:val="00DD63C1"/>
    <w:rsid w:val="00DD63ED"/>
    <w:rsid w:val="00DD64F0"/>
    <w:rsid w:val="00DD65E5"/>
    <w:rsid w:val="00DD6972"/>
    <w:rsid w:val="00DD6D39"/>
    <w:rsid w:val="00DD7399"/>
    <w:rsid w:val="00DD7A1C"/>
    <w:rsid w:val="00DD7EB4"/>
    <w:rsid w:val="00DD7F23"/>
    <w:rsid w:val="00DE054A"/>
    <w:rsid w:val="00DE05F1"/>
    <w:rsid w:val="00DE0FEA"/>
    <w:rsid w:val="00DE11F8"/>
    <w:rsid w:val="00DE1350"/>
    <w:rsid w:val="00DE1619"/>
    <w:rsid w:val="00DE1632"/>
    <w:rsid w:val="00DE19A0"/>
    <w:rsid w:val="00DE19FA"/>
    <w:rsid w:val="00DE1C8F"/>
    <w:rsid w:val="00DE1F50"/>
    <w:rsid w:val="00DE20A4"/>
    <w:rsid w:val="00DE216A"/>
    <w:rsid w:val="00DE2669"/>
    <w:rsid w:val="00DE2729"/>
    <w:rsid w:val="00DE277A"/>
    <w:rsid w:val="00DE2805"/>
    <w:rsid w:val="00DE2810"/>
    <w:rsid w:val="00DE2C11"/>
    <w:rsid w:val="00DE33A6"/>
    <w:rsid w:val="00DE34EE"/>
    <w:rsid w:val="00DE3A21"/>
    <w:rsid w:val="00DE3FC8"/>
    <w:rsid w:val="00DE3FFF"/>
    <w:rsid w:val="00DE4611"/>
    <w:rsid w:val="00DE46DA"/>
    <w:rsid w:val="00DE46F3"/>
    <w:rsid w:val="00DE4AE5"/>
    <w:rsid w:val="00DE4B4E"/>
    <w:rsid w:val="00DE4D68"/>
    <w:rsid w:val="00DE4DC0"/>
    <w:rsid w:val="00DE4E84"/>
    <w:rsid w:val="00DE4FE4"/>
    <w:rsid w:val="00DE5034"/>
    <w:rsid w:val="00DE5116"/>
    <w:rsid w:val="00DE54CF"/>
    <w:rsid w:val="00DE56D3"/>
    <w:rsid w:val="00DE574B"/>
    <w:rsid w:val="00DE5890"/>
    <w:rsid w:val="00DE5A89"/>
    <w:rsid w:val="00DE65A4"/>
    <w:rsid w:val="00DE6D29"/>
    <w:rsid w:val="00DE718A"/>
    <w:rsid w:val="00DE722D"/>
    <w:rsid w:val="00DE762C"/>
    <w:rsid w:val="00DE764F"/>
    <w:rsid w:val="00DE77C6"/>
    <w:rsid w:val="00DE79D2"/>
    <w:rsid w:val="00DE7B77"/>
    <w:rsid w:val="00DE7C21"/>
    <w:rsid w:val="00DE7DEB"/>
    <w:rsid w:val="00DF0395"/>
    <w:rsid w:val="00DF053B"/>
    <w:rsid w:val="00DF07B5"/>
    <w:rsid w:val="00DF0A20"/>
    <w:rsid w:val="00DF1104"/>
    <w:rsid w:val="00DF12BF"/>
    <w:rsid w:val="00DF1CA0"/>
    <w:rsid w:val="00DF1D14"/>
    <w:rsid w:val="00DF21A0"/>
    <w:rsid w:val="00DF226A"/>
    <w:rsid w:val="00DF24EB"/>
    <w:rsid w:val="00DF260E"/>
    <w:rsid w:val="00DF27DF"/>
    <w:rsid w:val="00DF28B4"/>
    <w:rsid w:val="00DF2A89"/>
    <w:rsid w:val="00DF2BB8"/>
    <w:rsid w:val="00DF2EB0"/>
    <w:rsid w:val="00DF2EBD"/>
    <w:rsid w:val="00DF2FAB"/>
    <w:rsid w:val="00DF309B"/>
    <w:rsid w:val="00DF3325"/>
    <w:rsid w:val="00DF3DBA"/>
    <w:rsid w:val="00DF3FAE"/>
    <w:rsid w:val="00DF3FFD"/>
    <w:rsid w:val="00DF44AC"/>
    <w:rsid w:val="00DF46F1"/>
    <w:rsid w:val="00DF4B7B"/>
    <w:rsid w:val="00DF4D71"/>
    <w:rsid w:val="00DF4DD7"/>
    <w:rsid w:val="00DF4F1C"/>
    <w:rsid w:val="00DF5061"/>
    <w:rsid w:val="00DF55CE"/>
    <w:rsid w:val="00DF5615"/>
    <w:rsid w:val="00DF5F99"/>
    <w:rsid w:val="00DF604F"/>
    <w:rsid w:val="00DF6137"/>
    <w:rsid w:val="00DF6174"/>
    <w:rsid w:val="00DF6A2B"/>
    <w:rsid w:val="00DF6A91"/>
    <w:rsid w:val="00DF6C5E"/>
    <w:rsid w:val="00DF6F3A"/>
    <w:rsid w:val="00DF7028"/>
    <w:rsid w:val="00DF7220"/>
    <w:rsid w:val="00DF770E"/>
    <w:rsid w:val="00DF7B25"/>
    <w:rsid w:val="00DF7DC4"/>
    <w:rsid w:val="00DF7E24"/>
    <w:rsid w:val="00DF7E57"/>
    <w:rsid w:val="00E00036"/>
    <w:rsid w:val="00E0049B"/>
    <w:rsid w:val="00E009B7"/>
    <w:rsid w:val="00E00AD0"/>
    <w:rsid w:val="00E00D59"/>
    <w:rsid w:val="00E00F1C"/>
    <w:rsid w:val="00E0111E"/>
    <w:rsid w:val="00E0125C"/>
    <w:rsid w:val="00E014FF"/>
    <w:rsid w:val="00E017B0"/>
    <w:rsid w:val="00E01B43"/>
    <w:rsid w:val="00E01EE2"/>
    <w:rsid w:val="00E01F3C"/>
    <w:rsid w:val="00E020FB"/>
    <w:rsid w:val="00E02184"/>
    <w:rsid w:val="00E0228A"/>
    <w:rsid w:val="00E0239C"/>
    <w:rsid w:val="00E023A3"/>
    <w:rsid w:val="00E02695"/>
    <w:rsid w:val="00E026CD"/>
    <w:rsid w:val="00E02924"/>
    <w:rsid w:val="00E02E60"/>
    <w:rsid w:val="00E02F96"/>
    <w:rsid w:val="00E02FC7"/>
    <w:rsid w:val="00E0305B"/>
    <w:rsid w:val="00E03072"/>
    <w:rsid w:val="00E03299"/>
    <w:rsid w:val="00E03676"/>
    <w:rsid w:val="00E04209"/>
    <w:rsid w:val="00E042DC"/>
    <w:rsid w:val="00E042E2"/>
    <w:rsid w:val="00E04380"/>
    <w:rsid w:val="00E04682"/>
    <w:rsid w:val="00E0470C"/>
    <w:rsid w:val="00E047BF"/>
    <w:rsid w:val="00E04F57"/>
    <w:rsid w:val="00E055AC"/>
    <w:rsid w:val="00E055DB"/>
    <w:rsid w:val="00E0560F"/>
    <w:rsid w:val="00E0573B"/>
    <w:rsid w:val="00E0597D"/>
    <w:rsid w:val="00E05A6E"/>
    <w:rsid w:val="00E0604A"/>
    <w:rsid w:val="00E0686F"/>
    <w:rsid w:val="00E06AC9"/>
    <w:rsid w:val="00E07332"/>
    <w:rsid w:val="00E077F0"/>
    <w:rsid w:val="00E07AB5"/>
    <w:rsid w:val="00E1031B"/>
    <w:rsid w:val="00E103D5"/>
    <w:rsid w:val="00E10662"/>
    <w:rsid w:val="00E10C82"/>
    <w:rsid w:val="00E11280"/>
    <w:rsid w:val="00E1130D"/>
    <w:rsid w:val="00E1148C"/>
    <w:rsid w:val="00E118E4"/>
    <w:rsid w:val="00E11959"/>
    <w:rsid w:val="00E1199D"/>
    <w:rsid w:val="00E119FA"/>
    <w:rsid w:val="00E11A33"/>
    <w:rsid w:val="00E12163"/>
    <w:rsid w:val="00E1234C"/>
    <w:rsid w:val="00E123E6"/>
    <w:rsid w:val="00E127B9"/>
    <w:rsid w:val="00E1298F"/>
    <w:rsid w:val="00E12B37"/>
    <w:rsid w:val="00E1308D"/>
    <w:rsid w:val="00E13316"/>
    <w:rsid w:val="00E1355C"/>
    <w:rsid w:val="00E1387E"/>
    <w:rsid w:val="00E13EB9"/>
    <w:rsid w:val="00E14AED"/>
    <w:rsid w:val="00E14D38"/>
    <w:rsid w:val="00E14F35"/>
    <w:rsid w:val="00E14FE9"/>
    <w:rsid w:val="00E1506A"/>
    <w:rsid w:val="00E1579E"/>
    <w:rsid w:val="00E15A7A"/>
    <w:rsid w:val="00E15A7F"/>
    <w:rsid w:val="00E15D96"/>
    <w:rsid w:val="00E15FBF"/>
    <w:rsid w:val="00E16179"/>
    <w:rsid w:val="00E1621A"/>
    <w:rsid w:val="00E163FA"/>
    <w:rsid w:val="00E16445"/>
    <w:rsid w:val="00E1687B"/>
    <w:rsid w:val="00E16CA7"/>
    <w:rsid w:val="00E16F6A"/>
    <w:rsid w:val="00E1736E"/>
    <w:rsid w:val="00E173E1"/>
    <w:rsid w:val="00E1756D"/>
    <w:rsid w:val="00E1784B"/>
    <w:rsid w:val="00E17A8B"/>
    <w:rsid w:val="00E200C0"/>
    <w:rsid w:val="00E20208"/>
    <w:rsid w:val="00E2061C"/>
    <w:rsid w:val="00E20A48"/>
    <w:rsid w:val="00E20A4C"/>
    <w:rsid w:val="00E2129D"/>
    <w:rsid w:val="00E21764"/>
    <w:rsid w:val="00E21B0D"/>
    <w:rsid w:val="00E21DE3"/>
    <w:rsid w:val="00E22096"/>
    <w:rsid w:val="00E22165"/>
    <w:rsid w:val="00E22418"/>
    <w:rsid w:val="00E224AC"/>
    <w:rsid w:val="00E228CE"/>
    <w:rsid w:val="00E228EA"/>
    <w:rsid w:val="00E22AD3"/>
    <w:rsid w:val="00E22F91"/>
    <w:rsid w:val="00E23225"/>
    <w:rsid w:val="00E234F4"/>
    <w:rsid w:val="00E2361B"/>
    <w:rsid w:val="00E237B3"/>
    <w:rsid w:val="00E23D70"/>
    <w:rsid w:val="00E23E02"/>
    <w:rsid w:val="00E23E19"/>
    <w:rsid w:val="00E23F10"/>
    <w:rsid w:val="00E242B5"/>
    <w:rsid w:val="00E24647"/>
    <w:rsid w:val="00E2539F"/>
    <w:rsid w:val="00E25550"/>
    <w:rsid w:val="00E2578E"/>
    <w:rsid w:val="00E258EB"/>
    <w:rsid w:val="00E25C6D"/>
    <w:rsid w:val="00E26497"/>
    <w:rsid w:val="00E2655A"/>
    <w:rsid w:val="00E27008"/>
    <w:rsid w:val="00E2709A"/>
    <w:rsid w:val="00E27350"/>
    <w:rsid w:val="00E2750C"/>
    <w:rsid w:val="00E27930"/>
    <w:rsid w:val="00E27D22"/>
    <w:rsid w:val="00E27E94"/>
    <w:rsid w:val="00E30318"/>
    <w:rsid w:val="00E30458"/>
    <w:rsid w:val="00E30569"/>
    <w:rsid w:val="00E308E5"/>
    <w:rsid w:val="00E31281"/>
    <w:rsid w:val="00E312B1"/>
    <w:rsid w:val="00E31493"/>
    <w:rsid w:val="00E31760"/>
    <w:rsid w:val="00E31B23"/>
    <w:rsid w:val="00E31BDC"/>
    <w:rsid w:val="00E31C53"/>
    <w:rsid w:val="00E31CE5"/>
    <w:rsid w:val="00E31F40"/>
    <w:rsid w:val="00E322FD"/>
    <w:rsid w:val="00E3282C"/>
    <w:rsid w:val="00E32A14"/>
    <w:rsid w:val="00E32DA3"/>
    <w:rsid w:val="00E330A6"/>
    <w:rsid w:val="00E33231"/>
    <w:rsid w:val="00E332BE"/>
    <w:rsid w:val="00E33459"/>
    <w:rsid w:val="00E334CE"/>
    <w:rsid w:val="00E334D2"/>
    <w:rsid w:val="00E336D3"/>
    <w:rsid w:val="00E3383F"/>
    <w:rsid w:val="00E33A47"/>
    <w:rsid w:val="00E33AE6"/>
    <w:rsid w:val="00E33AFE"/>
    <w:rsid w:val="00E33B16"/>
    <w:rsid w:val="00E33CC7"/>
    <w:rsid w:val="00E344D2"/>
    <w:rsid w:val="00E34C58"/>
    <w:rsid w:val="00E34CAD"/>
    <w:rsid w:val="00E34D21"/>
    <w:rsid w:val="00E34FEC"/>
    <w:rsid w:val="00E35141"/>
    <w:rsid w:val="00E352B2"/>
    <w:rsid w:val="00E3544C"/>
    <w:rsid w:val="00E35A0A"/>
    <w:rsid w:val="00E35A61"/>
    <w:rsid w:val="00E3608C"/>
    <w:rsid w:val="00E364E3"/>
    <w:rsid w:val="00E369C4"/>
    <w:rsid w:val="00E36FED"/>
    <w:rsid w:val="00E37C0B"/>
    <w:rsid w:val="00E37C59"/>
    <w:rsid w:val="00E37C9D"/>
    <w:rsid w:val="00E37D14"/>
    <w:rsid w:val="00E37FFA"/>
    <w:rsid w:val="00E402F9"/>
    <w:rsid w:val="00E408AC"/>
    <w:rsid w:val="00E40B78"/>
    <w:rsid w:val="00E40C3E"/>
    <w:rsid w:val="00E40CF0"/>
    <w:rsid w:val="00E40E83"/>
    <w:rsid w:val="00E41464"/>
    <w:rsid w:val="00E41524"/>
    <w:rsid w:val="00E4163E"/>
    <w:rsid w:val="00E419F4"/>
    <w:rsid w:val="00E41CFA"/>
    <w:rsid w:val="00E41D2B"/>
    <w:rsid w:val="00E41F4D"/>
    <w:rsid w:val="00E4202E"/>
    <w:rsid w:val="00E42098"/>
    <w:rsid w:val="00E4223A"/>
    <w:rsid w:val="00E42867"/>
    <w:rsid w:val="00E42946"/>
    <w:rsid w:val="00E42FEE"/>
    <w:rsid w:val="00E43496"/>
    <w:rsid w:val="00E434E6"/>
    <w:rsid w:val="00E4376D"/>
    <w:rsid w:val="00E43B5D"/>
    <w:rsid w:val="00E43D8D"/>
    <w:rsid w:val="00E440AD"/>
    <w:rsid w:val="00E440D4"/>
    <w:rsid w:val="00E444C3"/>
    <w:rsid w:val="00E444D6"/>
    <w:rsid w:val="00E44578"/>
    <w:rsid w:val="00E44691"/>
    <w:rsid w:val="00E449AA"/>
    <w:rsid w:val="00E44E32"/>
    <w:rsid w:val="00E44E65"/>
    <w:rsid w:val="00E44FB5"/>
    <w:rsid w:val="00E4503B"/>
    <w:rsid w:val="00E45152"/>
    <w:rsid w:val="00E455A9"/>
    <w:rsid w:val="00E4569A"/>
    <w:rsid w:val="00E4580D"/>
    <w:rsid w:val="00E45997"/>
    <w:rsid w:val="00E45CB9"/>
    <w:rsid w:val="00E461B4"/>
    <w:rsid w:val="00E4675D"/>
    <w:rsid w:val="00E46B7C"/>
    <w:rsid w:val="00E46DDC"/>
    <w:rsid w:val="00E46EAC"/>
    <w:rsid w:val="00E47475"/>
    <w:rsid w:val="00E4782F"/>
    <w:rsid w:val="00E47AF3"/>
    <w:rsid w:val="00E47B6C"/>
    <w:rsid w:val="00E47BF9"/>
    <w:rsid w:val="00E47E1D"/>
    <w:rsid w:val="00E50109"/>
    <w:rsid w:val="00E5013C"/>
    <w:rsid w:val="00E502E2"/>
    <w:rsid w:val="00E50633"/>
    <w:rsid w:val="00E507E5"/>
    <w:rsid w:val="00E50A22"/>
    <w:rsid w:val="00E50B77"/>
    <w:rsid w:val="00E50FC3"/>
    <w:rsid w:val="00E511A8"/>
    <w:rsid w:val="00E5121F"/>
    <w:rsid w:val="00E514DB"/>
    <w:rsid w:val="00E5170C"/>
    <w:rsid w:val="00E51978"/>
    <w:rsid w:val="00E51A04"/>
    <w:rsid w:val="00E51AB7"/>
    <w:rsid w:val="00E51C95"/>
    <w:rsid w:val="00E51F98"/>
    <w:rsid w:val="00E521CF"/>
    <w:rsid w:val="00E5236C"/>
    <w:rsid w:val="00E52499"/>
    <w:rsid w:val="00E52658"/>
    <w:rsid w:val="00E526C9"/>
    <w:rsid w:val="00E52B24"/>
    <w:rsid w:val="00E52D0D"/>
    <w:rsid w:val="00E53301"/>
    <w:rsid w:val="00E53596"/>
    <w:rsid w:val="00E535B4"/>
    <w:rsid w:val="00E5371B"/>
    <w:rsid w:val="00E53905"/>
    <w:rsid w:val="00E539CA"/>
    <w:rsid w:val="00E53A7A"/>
    <w:rsid w:val="00E53BEB"/>
    <w:rsid w:val="00E53C08"/>
    <w:rsid w:val="00E53D6D"/>
    <w:rsid w:val="00E54003"/>
    <w:rsid w:val="00E54383"/>
    <w:rsid w:val="00E546DF"/>
    <w:rsid w:val="00E54888"/>
    <w:rsid w:val="00E54B8B"/>
    <w:rsid w:val="00E54C1B"/>
    <w:rsid w:val="00E54D5F"/>
    <w:rsid w:val="00E54D61"/>
    <w:rsid w:val="00E5504B"/>
    <w:rsid w:val="00E55083"/>
    <w:rsid w:val="00E551B4"/>
    <w:rsid w:val="00E55B3B"/>
    <w:rsid w:val="00E55B75"/>
    <w:rsid w:val="00E56320"/>
    <w:rsid w:val="00E564FC"/>
    <w:rsid w:val="00E566CB"/>
    <w:rsid w:val="00E56A27"/>
    <w:rsid w:val="00E56C31"/>
    <w:rsid w:val="00E570EB"/>
    <w:rsid w:val="00E573FF"/>
    <w:rsid w:val="00E57508"/>
    <w:rsid w:val="00E577D9"/>
    <w:rsid w:val="00E5786A"/>
    <w:rsid w:val="00E57954"/>
    <w:rsid w:val="00E60285"/>
    <w:rsid w:val="00E6065C"/>
    <w:rsid w:val="00E60C50"/>
    <w:rsid w:val="00E61300"/>
    <w:rsid w:val="00E61645"/>
    <w:rsid w:val="00E61774"/>
    <w:rsid w:val="00E617A3"/>
    <w:rsid w:val="00E617D1"/>
    <w:rsid w:val="00E619A5"/>
    <w:rsid w:val="00E61F62"/>
    <w:rsid w:val="00E622E4"/>
    <w:rsid w:val="00E6258A"/>
    <w:rsid w:val="00E62891"/>
    <w:rsid w:val="00E62BEE"/>
    <w:rsid w:val="00E62CBE"/>
    <w:rsid w:val="00E62ED4"/>
    <w:rsid w:val="00E62FAA"/>
    <w:rsid w:val="00E63151"/>
    <w:rsid w:val="00E6316E"/>
    <w:rsid w:val="00E633E7"/>
    <w:rsid w:val="00E63AA6"/>
    <w:rsid w:val="00E63C3A"/>
    <w:rsid w:val="00E641D8"/>
    <w:rsid w:val="00E6454A"/>
    <w:rsid w:val="00E6459D"/>
    <w:rsid w:val="00E64A3B"/>
    <w:rsid w:val="00E64B42"/>
    <w:rsid w:val="00E6507B"/>
    <w:rsid w:val="00E65D33"/>
    <w:rsid w:val="00E65F5C"/>
    <w:rsid w:val="00E66091"/>
    <w:rsid w:val="00E66283"/>
    <w:rsid w:val="00E662B6"/>
    <w:rsid w:val="00E667B3"/>
    <w:rsid w:val="00E6689C"/>
    <w:rsid w:val="00E6708B"/>
    <w:rsid w:val="00E670D8"/>
    <w:rsid w:val="00E671DB"/>
    <w:rsid w:val="00E676FF"/>
    <w:rsid w:val="00E67914"/>
    <w:rsid w:val="00E67AF9"/>
    <w:rsid w:val="00E67E0A"/>
    <w:rsid w:val="00E67EC3"/>
    <w:rsid w:val="00E700C6"/>
    <w:rsid w:val="00E700D7"/>
    <w:rsid w:val="00E70558"/>
    <w:rsid w:val="00E7064D"/>
    <w:rsid w:val="00E706D7"/>
    <w:rsid w:val="00E7078E"/>
    <w:rsid w:val="00E70D1C"/>
    <w:rsid w:val="00E70D6C"/>
    <w:rsid w:val="00E70DA8"/>
    <w:rsid w:val="00E70DB2"/>
    <w:rsid w:val="00E70DCF"/>
    <w:rsid w:val="00E70E22"/>
    <w:rsid w:val="00E71084"/>
    <w:rsid w:val="00E715B6"/>
    <w:rsid w:val="00E71E81"/>
    <w:rsid w:val="00E723D0"/>
    <w:rsid w:val="00E723E0"/>
    <w:rsid w:val="00E7268B"/>
    <w:rsid w:val="00E729F2"/>
    <w:rsid w:val="00E72B73"/>
    <w:rsid w:val="00E72C1B"/>
    <w:rsid w:val="00E72DFD"/>
    <w:rsid w:val="00E73104"/>
    <w:rsid w:val="00E73367"/>
    <w:rsid w:val="00E73480"/>
    <w:rsid w:val="00E73C87"/>
    <w:rsid w:val="00E73D68"/>
    <w:rsid w:val="00E73E3F"/>
    <w:rsid w:val="00E73FC4"/>
    <w:rsid w:val="00E74112"/>
    <w:rsid w:val="00E74403"/>
    <w:rsid w:val="00E74760"/>
    <w:rsid w:val="00E74783"/>
    <w:rsid w:val="00E74B07"/>
    <w:rsid w:val="00E74B57"/>
    <w:rsid w:val="00E74BC2"/>
    <w:rsid w:val="00E74E19"/>
    <w:rsid w:val="00E75299"/>
    <w:rsid w:val="00E75560"/>
    <w:rsid w:val="00E75655"/>
    <w:rsid w:val="00E75A68"/>
    <w:rsid w:val="00E75AFC"/>
    <w:rsid w:val="00E75B94"/>
    <w:rsid w:val="00E75BFD"/>
    <w:rsid w:val="00E75D85"/>
    <w:rsid w:val="00E75DDA"/>
    <w:rsid w:val="00E761E9"/>
    <w:rsid w:val="00E7655A"/>
    <w:rsid w:val="00E76A17"/>
    <w:rsid w:val="00E76C7F"/>
    <w:rsid w:val="00E76D30"/>
    <w:rsid w:val="00E76D50"/>
    <w:rsid w:val="00E76ECF"/>
    <w:rsid w:val="00E76FA1"/>
    <w:rsid w:val="00E771CE"/>
    <w:rsid w:val="00E77D1A"/>
    <w:rsid w:val="00E77E9E"/>
    <w:rsid w:val="00E80032"/>
    <w:rsid w:val="00E80128"/>
    <w:rsid w:val="00E803D1"/>
    <w:rsid w:val="00E80A44"/>
    <w:rsid w:val="00E80AE1"/>
    <w:rsid w:val="00E80C07"/>
    <w:rsid w:val="00E80D1E"/>
    <w:rsid w:val="00E80D87"/>
    <w:rsid w:val="00E80F54"/>
    <w:rsid w:val="00E80F56"/>
    <w:rsid w:val="00E81012"/>
    <w:rsid w:val="00E8120C"/>
    <w:rsid w:val="00E812E4"/>
    <w:rsid w:val="00E8132F"/>
    <w:rsid w:val="00E815D0"/>
    <w:rsid w:val="00E816EE"/>
    <w:rsid w:val="00E816FD"/>
    <w:rsid w:val="00E817BF"/>
    <w:rsid w:val="00E81ECB"/>
    <w:rsid w:val="00E82544"/>
    <w:rsid w:val="00E82F0F"/>
    <w:rsid w:val="00E831CC"/>
    <w:rsid w:val="00E8320A"/>
    <w:rsid w:val="00E839F7"/>
    <w:rsid w:val="00E83ED3"/>
    <w:rsid w:val="00E84155"/>
    <w:rsid w:val="00E84780"/>
    <w:rsid w:val="00E84850"/>
    <w:rsid w:val="00E84C2B"/>
    <w:rsid w:val="00E84D9E"/>
    <w:rsid w:val="00E8517D"/>
    <w:rsid w:val="00E852C7"/>
    <w:rsid w:val="00E8550D"/>
    <w:rsid w:val="00E858B0"/>
    <w:rsid w:val="00E85A6E"/>
    <w:rsid w:val="00E85B63"/>
    <w:rsid w:val="00E85BA9"/>
    <w:rsid w:val="00E85BCA"/>
    <w:rsid w:val="00E863B5"/>
    <w:rsid w:val="00E8692E"/>
    <w:rsid w:val="00E86A67"/>
    <w:rsid w:val="00E86C12"/>
    <w:rsid w:val="00E86C33"/>
    <w:rsid w:val="00E86DDD"/>
    <w:rsid w:val="00E87119"/>
    <w:rsid w:val="00E87335"/>
    <w:rsid w:val="00E87424"/>
    <w:rsid w:val="00E87771"/>
    <w:rsid w:val="00E87871"/>
    <w:rsid w:val="00E8796D"/>
    <w:rsid w:val="00E87B7E"/>
    <w:rsid w:val="00E9040F"/>
    <w:rsid w:val="00E90638"/>
    <w:rsid w:val="00E907D3"/>
    <w:rsid w:val="00E90EA1"/>
    <w:rsid w:val="00E90FF6"/>
    <w:rsid w:val="00E91094"/>
    <w:rsid w:val="00E910C1"/>
    <w:rsid w:val="00E91283"/>
    <w:rsid w:val="00E912AE"/>
    <w:rsid w:val="00E914E9"/>
    <w:rsid w:val="00E91529"/>
    <w:rsid w:val="00E91806"/>
    <w:rsid w:val="00E91895"/>
    <w:rsid w:val="00E91FAB"/>
    <w:rsid w:val="00E920BB"/>
    <w:rsid w:val="00E92336"/>
    <w:rsid w:val="00E924A3"/>
    <w:rsid w:val="00E93095"/>
    <w:rsid w:val="00E9336D"/>
    <w:rsid w:val="00E934DA"/>
    <w:rsid w:val="00E93A09"/>
    <w:rsid w:val="00E93BF3"/>
    <w:rsid w:val="00E93E57"/>
    <w:rsid w:val="00E94004"/>
    <w:rsid w:val="00E94258"/>
    <w:rsid w:val="00E9445A"/>
    <w:rsid w:val="00E945EF"/>
    <w:rsid w:val="00E94698"/>
    <w:rsid w:val="00E947D3"/>
    <w:rsid w:val="00E947F9"/>
    <w:rsid w:val="00E95309"/>
    <w:rsid w:val="00E95889"/>
    <w:rsid w:val="00E95AE5"/>
    <w:rsid w:val="00E95BC8"/>
    <w:rsid w:val="00E95E82"/>
    <w:rsid w:val="00E960A0"/>
    <w:rsid w:val="00E9630B"/>
    <w:rsid w:val="00E9648D"/>
    <w:rsid w:val="00E96590"/>
    <w:rsid w:val="00E96661"/>
    <w:rsid w:val="00E96792"/>
    <w:rsid w:val="00E96DCE"/>
    <w:rsid w:val="00E97058"/>
    <w:rsid w:val="00E97169"/>
    <w:rsid w:val="00E9749D"/>
    <w:rsid w:val="00E975C0"/>
    <w:rsid w:val="00E97998"/>
    <w:rsid w:val="00E97BBF"/>
    <w:rsid w:val="00E97D92"/>
    <w:rsid w:val="00EA0615"/>
    <w:rsid w:val="00EA0C44"/>
    <w:rsid w:val="00EA0C78"/>
    <w:rsid w:val="00EA0D62"/>
    <w:rsid w:val="00EA0D94"/>
    <w:rsid w:val="00EA0F81"/>
    <w:rsid w:val="00EA13DA"/>
    <w:rsid w:val="00EA1707"/>
    <w:rsid w:val="00EA17BC"/>
    <w:rsid w:val="00EA19CC"/>
    <w:rsid w:val="00EA1B3D"/>
    <w:rsid w:val="00EA1F7E"/>
    <w:rsid w:val="00EA2133"/>
    <w:rsid w:val="00EA23F9"/>
    <w:rsid w:val="00EA25C5"/>
    <w:rsid w:val="00EA2860"/>
    <w:rsid w:val="00EA29A9"/>
    <w:rsid w:val="00EA2EF0"/>
    <w:rsid w:val="00EA3585"/>
    <w:rsid w:val="00EA3C12"/>
    <w:rsid w:val="00EA3E94"/>
    <w:rsid w:val="00EA454B"/>
    <w:rsid w:val="00EA4C5E"/>
    <w:rsid w:val="00EA4C7D"/>
    <w:rsid w:val="00EA5987"/>
    <w:rsid w:val="00EA5EF3"/>
    <w:rsid w:val="00EA5F63"/>
    <w:rsid w:val="00EA615C"/>
    <w:rsid w:val="00EA6266"/>
    <w:rsid w:val="00EA63F3"/>
    <w:rsid w:val="00EA653E"/>
    <w:rsid w:val="00EA65E9"/>
    <w:rsid w:val="00EA6732"/>
    <w:rsid w:val="00EA67E8"/>
    <w:rsid w:val="00EA686E"/>
    <w:rsid w:val="00EA6936"/>
    <w:rsid w:val="00EA6C78"/>
    <w:rsid w:val="00EA6DE9"/>
    <w:rsid w:val="00EA72C9"/>
    <w:rsid w:val="00EA734C"/>
    <w:rsid w:val="00EA74C3"/>
    <w:rsid w:val="00EA761A"/>
    <w:rsid w:val="00EA779C"/>
    <w:rsid w:val="00EA77A9"/>
    <w:rsid w:val="00EA78A6"/>
    <w:rsid w:val="00EA7D5C"/>
    <w:rsid w:val="00EA7F93"/>
    <w:rsid w:val="00EB0D1C"/>
    <w:rsid w:val="00EB0FD7"/>
    <w:rsid w:val="00EB100E"/>
    <w:rsid w:val="00EB11DF"/>
    <w:rsid w:val="00EB13FD"/>
    <w:rsid w:val="00EB14A5"/>
    <w:rsid w:val="00EB15B9"/>
    <w:rsid w:val="00EB181E"/>
    <w:rsid w:val="00EB1856"/>
    <w:rsid w:val="00EB1C23"/>
    <w:rsid w:val="00EB1DA7"/>
    <w:rsid w:val="00EB22BC"/>
    <w:rsid w:val="00EB24BB"/>
    <w:rsid w:val="00EB24E1"/>
    <w:rsid w:val="00EB26AC"/>
    <w:rsid w:val="00EB2C40"/>
    <w:rsid w:val="00EB3045"/>
    <w:rsid w:val="00EB317A"/>
    <w:rsid w:val="00EB33B3"/>
    <w:rsid w:val="00EB35B8"/>
    <w:rsid w:val="00EB37CC"/>
    <w:rsid w:val="00EB3998"/>
    <w:rsid w:val="00EB40FE"/>
    <w:rsid w:val="00EB44BC"/>
    <w:rsid w:val="00EB4548"/>
    <w:rsid w:val="00EB4730"/>
    <w:rsid w:val="00EB484C"/>
    <w:rsid w:val="00EB4AB2"/>
    <w:rsid w:val="00EB4BEC"/>
    <w:rsid w:val="00EB4FD7"/>
    <w:rsid w:val="00EB5392"/>
    <w:rsid w:val="00EB5AC9"/>
    <w:rsid w:val="00EB5C35"/>
    <w:rsid w:val="00EB5C74"/>
    <w:rsid w:val="00EB5FEB"/>
    <w:rsid w:val="00EB600D"/>
    <w:rsid w:val="00EB6159"/>
    <w:rsid w:val="00EB6483"/>
    <w:rsid w:val="00EB65AD"/>
    <w:rsid w:val="00EB6850"/>
    <w:rsid w:val="00EB6D33"/>
    <w:rsid w:val="00EB71E4"/>
    <w:rsid w:val="00EB7812"/>
    <w:rsid w:val="00EB78C9"/>
    <w:rsid w:val="00EB7EBA"/>
    <w:rsid w:val="00EC06EB"/>
    <w:rsid w:val="00EC0757"/>
    <w:rsid w:val="00EC0A27"/>
    <w:rsid w:val="00EC0F6B"/>
    <w:rsid w:val="00EC1073"/>
    <w:rsid w:val="00EC1184"/>
    <w:rsid w:val="00EC11A3"/>
    <w:rsid w:val="00EC1227"/>
    <w:rsid w:val="00EC1389"/>
    <w:rsid w:val="00EC1C52"/>
    <w:rsid w:val="00EC2897"/>
    <w:rsid w:val="00EC2A12"/>
    <w:rsid w:val="00EC2BD4"/>
    <w:rsid w:val="00EC375D"/>
    <w:rsid w:val="00EC3869"/>
    <w:rsid w:val="00EC3B0C"/>
    <w:rsid w:val="00EC3B21"/>
    <w:rsid w:val="00EC3E34"/>
    <w:rsid w:val="00EC3F16"/>
    <w:rsid w:val="00EC426F"/>
    <w:rsid w:val="00EC4286"/>
    <w:rsid w:val="00EC4361"/>
    <w:rsid w:val="00EC461A"/>
    <w:rsid w:val="00EC4BC5"/>
    <w:rsid w:val="00EC4F81"/>
    <w:rsid w:val="00EC57B3"/>
    <w:rsid w:val="00EC58A0"/>
    <w:rsid w:val="00EC5ADA"/>
    <w:rsid w:val="00EC5B9E"/>
    <w:rsid w:val="00EC5D95"/>
    <w:rsid w:val="00EC6224"/>
    <w:rsid w:val="00EC62E0"/>
    <w:rsid w:val="00EC65DE"/>
    <w:rsid w:val="00EC6771"/>
    <w:rsid w:val="00EC6A80"/>
    <w:rsid w:val="00EC717F"/>
    <w:rsid w:val="00EC749A"/>
    <w:rsid w:val="00EC76D5"/>
    <w:rsid w:val="00EC7C7C"/>
    <w:rsid w:val="00ED005B"/>
    <w:rsid w:val="00ED00DF"/>
    <w:rsid w:val="00ED055F"/>
    <w:rsid w:val="00ED07D1"/>
    <w:rsid w:val="00ED0CCC"/>
    <w:rsid w:val="00ED0D2D"/>
    <w:rsid w:val="00ED0F79"/>
    <w:rsid w:val="00ED1645"/>
    <w:rsid w:val="00ED168B"/>
    <w:rsid w:val="00ED1810"/>
    <w:rsid w:val="00ED189A"/>
    <w:rsid w:val="00ED1BFC"/>
    <w:rsid w:val="00ED1FCE"/>
    <w:rsid w:val="00ED21EB"/>
    <w:rsid w:val="00ED240D"/>
    <w:rsid w:val="00ED2710"/>
    <w:rsid w:val="00ED28ED"/>
    <w:rsid w:val="00ED29BA"/>
    <w:rsid w:val="00ED2AE8"/>
    <w:rsid w:val="00ED2E7C"/>
    <w:rsid w:val="00ED302B"/>
    <w:rsid w:val="00ED3FCD"/>
    <w:rsid w:val="00ED3FCE"/>
    <w:rsid w:val="00ED3FFC"/>
    <w:rsid w:val="00ED479C"/>
    <w:rsid w:val="00ED4B43"/>
    <w:rsid w:val="00ED4E18"/>
    <w:rsid w:val="00ED4F28"/>
    <w:rsid w:val="00ED52B2"/>
    <w:rsid w:val="00ED54A5"/>
    <w:rsid w:val="00ED57CB"/>
    <w:rsid w:val="00ED5856"/>
    <w:rsid w:val="00ED5E93"/>
    <w:rsid w:val="00ED6F16"/>
    <w:rsid w:val="00ED70D9"/>
    <w:rsid w:val="00ED7AEB"/>
    <w:rsid w:val="00ED7E9E"/>
    <w:rsid w:val="00ED7EF2"/>
    <w:rsid w:val="00EE078C"/>
    <w:rsid w:val="00EE1188"/>
    <w:rsid w:val="00EE1DCA"/>
    <w:rsid w:val="00EE1F48"/>
    <w:rsid w:val="00EE1FEF"/>
    <w:rsid w:val="00EE220E"/>
    <w:rsid w:val="00EE2D29"/>
    <w:rsid w:val="00EE3929"/>
    <w:rsid w:val="00EE3DB8"/>
    <w:rsid w:val="00EE4C5F"/>
    <w:rsid w:val="00EE517F"/>
    <w:rsid w:val="00EE549C"/>
    <w:rsid w:val="00EE568C"/>
    <w:rsid w:val="00EE5D6D"/>
    <w:rsid w:val="00EE5E28"/>
    <w:rsid w:val="00EE603C"/>
    <w:rsid w:val="00EE63B9"/>
    <w:rsid w:val="00EE663F"/>
    <w:rsid w:val="00EE6AF6"/>
    <w:rsid w:val="00EE6FC8"/>
    <w:rsid w:val="00EE729A"/>
    <w:rsid w:val="00EE72B0"/>
    <w:rsid w:val="00EE74FF"/>
    <w:rsid w:val="00EE7565"/>
    <w:rsid w:val="00EE7763"/>
    <w:rsid w:val="00EE7CC5"/>
    <w:rsid w:val="00EE7DF5"/>
    <w:rsid w:val="00EF0338"/>
    <w:rsid w:val="00EF070C"/>
    <w:rsid w:val="00EF0791"/>
    <w:rsid w:val="00EF09C4"/>
    <w:rsid w:val="00EF0A5A"/>
    <w:rsid w:val="00EF0A9A"/>
    <w:rsid w:val="00EF0B6E"/>
    <w:rsid w:val="00EF0D34"/>
    <w:rsid w:val="00EF0D6E"/>
    <w:rsid w:val="00EF1141"/>
    <w:rsid w:val="00EF13A1"/>
    <w:rsid w:val="00EF1E13"/>
    <w:rsid w:val="00EF2324"/>
    <w:rsid w:val="00EF23EC"/>
    <w:rsid w:val="00EF2888"/>
    <w:rsid w:val="00EF2917"/>
    <w:rsid w:val="00EF2E7E"/>
    <w:rsid w:val="00EF3244"/>
    <w:rsid w:val="00EF3356"/>
    <w:rsid w:val="00EF36EA"/>
    <w:rsid w:val="00EF3763"/>
    <w:rsid w:val="00EF381D"/>
    <w:rsid w:val="00EF3A31"/>
    <w:rsid w:val="00EF3C56"/>
    <w:rsid w:val="00EF3C97"/>
    <w:rsid w:val="00EF3CE9"/>
    <w:rsid w:val="00EF3F44"/>
    <w:rsid w:val="00EF4076"/>
    <w:rsid w:val="00EF4465"/>
    <w:rsid w:val="00EF478E"/>
    <w:rsid w:val="00EF4859"/>
    <w:rsid w:val="00EF4D9D"/>
    <w:rsid w:val="00EF4E55"/>
    <w:rsid w:val="00EF502C"/>
    <w:rsid w:val="00EF5076"/>
    <w:rsid w:val="00EF53A8"/>
    <w:rsid w:val="00EF53C8"/>
    <w:rsid w:val="00EF54A4"/>
    <w:rsid w:val="00EF5A6C"/>
    <w:rsid w:val="00EF5B54"/>
    <w:rsid w:val="00EF5D33"/>
    <w:rsid w:val="00EF62D9"/>
    <w:rsid w:val="00EF63CF"/>
    <w:rsid w:val="00EF6542"/>
    <w:rsid w:val="00EF68C0"/>
    <w:rsid w:val="00EF6930"/>
    <w:rsid w:val="00EF6938"/>
    <w:rsid w:val="00EF6967"/>
    <w:rsid w:val="00EF6973"/>
    <w:rsid w:val="00EF6EC1"/>
    <w:rsid w:val="00EF6F65"/>
    <w:rsid w:val="00EF71BE"/>
    <w:rsid w:val="00EF71F0"/>
    <w:rsid w:val="00EF735D"/>
    <w:rsid w:val="00EF74E4"/>
    <w:rsid w:val="00EF756F"/>
    <w:rsid w:val="00EF7820"/>
    <w:rsid w:val="00EF7AF1"/>
    <w:rsid w:val="00EF7C2C"/>
    <w:rsid w:val="00EF7EDB"/>
    <w:rsid w:val="00EF7F21"/>
    <w:rsid w:val="00F0026A"/>
    <w:rsid w:val="00F003C7"/>
    <w:rsid w:val="00F00D07"/>
    <w:rsid w:val="00F0119B"/>
    <w:rsid w:val="00F012A4"/>
    <w:rsid w:val="00F01329"/>
    <w:rsid w:val="00F0146C"/>
    <w:rsid w:val="00F0181F"/>
    <w:rsid w:val="00F01CD2"/>
    <w:rsid w:val="00F01EED"/>
    <w:rsid w:val="00F02135"/>
    <w:rsid w:val="00F0216C"/>
    <w:rsid w:val="00F021DE"/>
    <w:rsid w:val="00F023DC"/>
    <w:rsid w:val="00F024B0"/>
    <w:rsid w:val="00F025DF"/>
    <w:rsid w:val="00F02D44"/>
    <w:rsid w:val="00F02E11"/>
    <w:rsid w:val="00F0357B"/>
    <w:rsid w:val="00F0382D"/>
    <w:rsid w:val="00F03A18"/>
    <w:rsid w:val="00F03B6F"/>
    <w:rsid w:val="00F03BB6"/>
    <w:rsid w:val="00F03D06"/>
    <w:rsid w:val="00F03F14"/>
    <w:rsid w:val="00F03FEF"/>
    <w:rsid w:val="00F04A84"/>
    <w:rsid w:val="00F04B07"/>
    <w:rsid w:val="00F04B19"/>
    <w:rsid w:val="00F04C53"/>
    <w:rsid w:val="00F0508F"/>
    <w:rsid w:val="00F05281"/>
    <w:rsid w:val="00F052AB"/>
    <w:rsid w:val="00F05642"/>
    <w:rsid w:val="00F0575F"/>
    <w:rsid w:val="00F05AF2"/>
    <w:rsid w:val="00F05E01"/>
    <w:rsid w:val="00F05E6D"/>
    <w:rsid w:val="00F05FAC"/>
    <w:rsid w:val="00F06140"/>
    <w:rsid w:val="00F0617D"/>
    <w:rsid w:val="00F067D6"/>
    <w:rsid w:val="00F06F03"/>
    <w:rsid w:val="00F071B2"/>
    <w:rsid w:val="00F07266"/>
    <w:rsid w:val="00F07567"/>
    <w:rsid w:val="00F07758"/>
    <w:rsid w:val="00F0786C"/>
    <w:rsid w:val="00F078AC"/>
    <w:rsid w:val="00F07AA7"/>
    <w:rsid w:val="00F07EC4"/>
    <w:rsid w:val="00F07EDB"/>
    <w:rsid w:val="00F100E3"/>
    <w:rsid w:val="00F105AD"/>
    <w:rsid w:val="00F10827"/>
    <w:rsid w:val="00F10B7F"/>
    <w:rsid w:val="00F10CFA"/>
    <w:rsid w:val="00F10DE6"/>
    <w:rsid w:val="00F10F36"/>
    <w:rsid w:val="00F1129C"/>
    <w:rsid w:val="00F115DE"/>
    <w:rsid w:val="00F11FC4"/>
    <w:rsid w:val="00F11FDC"/>
    <w:rsid w:val="00F127D4"/>
    <w:rsid w:val="00F128EB"/>
    <w:rsid w:val="00F12AFC"/>
    <w:rsid w:val="00F12D61"/>
    <w:rsid w:val="00F12D6D"/>
    <w:rsid w:val="00F13161"/>
    <w:rsid w:val="00F133AD"/>
    <w:rsid w:val="00F1397F"/>
    <w:rsid w:val="00F13AA2"/>
    <w:rsid w:val="00F13AD3"/>
    <w:rsid w:val="00F13B8B"/>
    <w:rsid w:val="00F13DFD"/>
    <w:rsid w:val="00F13FB0"/>
    <w:rsid w:val="00F141E4"/>
    <w:rsid w:val="00F142DB"/>
    <w:rsid w:val="00F14393"/>
    <w:rsid w:val="00F14422"/>
    <w:rsid w:val="00F144A3"/>
    <w:rsid w:val="00F1471D"/>
    <w:rsid w:val="00F14720"/>
    <w:rsid w:val="00F1481F"/>
    <w:rsid w:val="00F14966"/>
    <w:rsid w:val="00F1510F"/>
    <w:rsid w:val="00F153C9"/>
    <w:rsid w:val="00F15437"/>
    <w:rsid w:val="00F15712"/>
    <w:rsid w:val="00F158B0"/>
    <w:rsid w:val="00F15E5A"/>
    <w:rsid w:val="00F1625A"/>
    <w:rsid w:val="00F1633F"/>
    <w:rsid w:val="00F164AC"/>
    <w:rsid w:val="00F166C5"/>
    <w:rsid w:val="00F16CE8"/>
    <w:rsid w:val="00F16CFF"/>
    <w:rsid w:val="00F17202"/>
    <w:rsid w:val="00F17719"/>
    <w:rsid w:val="00F1783F"/>
    <w:rsid w:val="00F17D53"/>
    <w:rsid w:val="00F17D99"/>
    <w:rsid w:val="00F2035D"/>
    <w:rsid w:val="00F2052D"/>
    <w:rsid w:val="00F205A3"/>
    <w:rsid w:val="00F206BA"/>
    <w:rsid w:val="00F206C0"/>
    <w:rsid w:val="00F20B21"/>
    <w:rsid w:val="00F20D13"/>
    <w:rsid w:val="00F20F79"/>
    <w:rsid w:val="00F21153"/>
    <w:rsid w:val="00F2126D"/>
    <w:rsid w:val="00F214A2"/>
    <w:rsid w:val="00F214E0"/>
    <w:rsid w:val="00F219F6"/>
    <w:rsid w:val="00F21D41"/>
    <w:rsid w:val="00F21D96"/>
    <w:rsid w:val="00F21E64"/>
    <w:rsid w:val="00F21EC8"/>
    <w:rsid w:val="00F222EB"/>
    <w:rsid w:val="00F224E2"/>
    <w:rsid w:val="00F2259A"/>
    <w:rsid w:val="00F228FE"/>
    <w:rsid w:val="00F22A6D"/>
    <w:rsid w:val="00F22D7C"/>
    <w:rsid w:val="00F231CD"/>
    <w:rsid w:val="00F236B1"/>
    <w:rsid w:val="00F23853"/>
    <w:rsid w:val="00F23880"/>
    <w:rsid w:val="00F238B8"/>
    <w:rsid w:val="00F23B76"/>
    <w:rsid w:val="00F23CC0"/>
    <w:rsid w:val="00F23F90"/>
    <w:rsid w:val="00F24099"/>
    <w:rsid w:val="00F240F3"/>
    <w:rsid w:val="00F2436A"/>
    <w:rsid w:val="00F24528"/>
    <w:rsid w:val="00F246C5"/>
    <w:rsid w:val="00F24788"/>
    <w:rsid w:val="00F24945"/>
    <w:rsid w:val="00F24B71"/>
    <w:rsid w:val="00F24D05"/>
    <w:rsid w:val="00F24D35"/>
    <w:rsid w:val="00F24F73"/>
    <w:rsid w:val="00F25275"/>
    <w:rsid w:val="00F253F1"/>
    <w:rsid w:val="00F254CD"/>
    <w:rsid w:val="00F255BB"/>
    <w:rsid w:val="00F258E9"/>
    <w:rsid w:val="00F259DA"/>
    <w:rsid w:val="00F25B86"/>
    <w:rsid w:val="00F25D88"/>
    <w:rsid w:val="00F25EA2"/>
    <w:rsid w:val="00F262AD"/>
    <w:rsid w:val="00F2698B"/>
    <w:rsid w:val="00F26A06"/>
    <w:rsid w:val="00F26A09"/>
    <w:rsid w:val="00F26B83"/>
    <w:rsid w:val="00F27411"/>
    <w:rsid w:val="00F279BE"/>
    <w:rsid w:val="00F27AC0"/>
    <w:rsid w:val="00F27BF6"/>
    <w:rsid w:val="00F27E8D"/>
    <w:rsid w:val="00F27EA6"/>
    <w:rsid w:val="00F27F4D"/>
    <w:rsid w:val="00F301D7"/>
    <w:rsid w:val="00F303A6"/>
    <w:rsid w:val="00F3041E"/>
    <w:rsid w:val="00F305A1"/>
    <w:rsid w:val="00F306DB"/>
    <w:rsid w:val="00F30767"/>
    <w:rsid w:val="00F30CAD"/>
    <w:rsid w:val="00F30F61"/>
    <w:rsid w:val="00F31495"/>
    <w:rsid w:val="00F31690"/>
    <w:rsid w:val="00F3192C"/>
    <w:rsid w:val="00F31AFE"/>
    <w:rsid w:val="00F31B2C"/>
    <w:rsid w:val="00F31BF6"/>
    <w:rsid w:val="00F31C92"/>
    <w:rsid w:val="00F31ECC"/>
    <w:rsid w:val="00F321D8"/>
    <w:rsid w:val="00F32513"/>
    <w:rsid w:val="00F32A21"/>
    <w:rsid w:val="00F33176"/>
    <w:rsid w:val="00F33195"/>
    <w:rsid w:val="00F332E5"/>
    <w:rsid w:val="00F33323"/>
    <w:rsid w:val="00F333A6"/>
    <w:rsid w:val="00F3346E"/>
    <w:rsid w:val="00F33903"/>
    <w:rsid w:val="00F33D86"/>
    <w:rsid w:val="00F33F0D"/>
    <w:rsid w:val="00F34093"/>
    <w:rsid w:val="00F342EF"/>
    <w:rsid w:val="00F34553"/>
    <w:rsid w:val="00F346EC"/>
    <w:rsid w:val="00F34883"/>
    <w:rsid w:val="00F348A5"/>
    <w:rsid w:val="00F34B92"/>
    <w:rsid w:val="00F34BB6"/>
    <w:rsid w:val="00F34F95"/>
    <w:rsid w:val="00F3514C"/>
    <w:rsid w:val="00F3516E"/>
    <w:rsid w:val="00F356C5"/>
    <w:rsid w:val="00F356E0"/>
    <w:rsid w:val="00F35889"/>
    <w:rsid w:val="00F358FA"/>
    <w:rsid w:val="00F3598D"/>
    <w:rsid w:val="00F35B7E"/>
    <w:rsid w:val="00F35D3E"/>
    <w:rsid w:val="00F36361"/>
    <w:rsid w:val="00F367C9"/>
    <w:rsid w:val="00F36876"/>
    <w:rsid w:val="00F36984"/>
    <w:rsid w:val="00F36F0F"/>
    <w:rsid w:val="00F370B1"/>
    <w:rsid w:val="00F37115"/>
    <w:rsid w:val="00F371B0"/>
    <w:rsid w:val="00F379CE"/>
    <w:rsid w:val="00F37A3B"/>
    <w:rsid w:val="00F37A8F"/>
    <w:rsid w:val="00F37AD2"/>
    <w:rsid w:val="00F40045"/>
    <w:rsid w:val="00F40066"/>
    <w:rsid w:val="00F4065D"/>
    <w:rsid w:val="00F40A1F"/>
    <w:rsid w:val="00F40D65"/>
    <w:rsid w:val="00F4107E"/>
    <w:rsid w:val="00F412EF"/>
    <w:rsid w:val="00F418DE"/>
    <w:rsid w:val="00F41AAA"/>
    <w:rsid w:val="00F41E1C"/>
    <w:rsid w:val="00F42015"/>
    <w:rsid w:val="00F420E3"/>
    <w:rsid w:val="00F4217C"/>
    <w:rsid w:val="00F423BA"/>
    <w:rsid w:val="00F427CD"/>
    <w:rsid w:val="00F42F05"/>
    <w:rsid w:val="00F43544"/>
    <w:rsid w:val="00F435E5"/>
    <w:rsid w:val="00F43730"/>
    <w:rsid w:val="00F43E2F"/>
    <w:rsid w:val="00F43F9E"/>
    <w:rsid w:val="00F44415"/>
    <w:rsid w:val="00F444A9"/>
    <w:rsid w:val="00F444EC"/>
    <w:rsid w:val="00F4455B"/>
    <w:rsid w:val="00F44582"/>
    <w:rsid w:val="00F446B3"/>
    <w:rsid w:val="00F448E7"/>
    <w:rsid w:val="00F4495B"/>
    <w:rsid w:val="00F4512C"/>
    <w:rsid w:val="00F454EC"/>
    <w:rsid w:val="00F456BA"/>
    <w:rsid w:val="00F461A3"/>
    <w:rsid w:val="00F46992"/>
    <w:rsid w:val="00F46A08"/>
    <w:rsid w:val="00F46AA5"/>
    <w:rsid w:val="00F46ABB"/>
    <w:rsid w:val="00F46C23"/>
    <w:rsid w:val="00F46CDC"/>
    <w:rsid w:val="00F473CE"/>
    <w:rsid w:val="00F47600"/>
    <w:rsid w:val="00F47ECA"/>
    <w:rsid w:val="00F501D2"/>
    <w:rsid w:val="00F505B2"/>
    <w:rsid w:val="00F505E0"/>
    <w:rsid w:val="00F50875"/>
    <w:rsid w:val="00F519EC"/>
    <w:rsid w:val="00F51AAB"/>
    <w:rsid w:val="00F51ABF"/>
    <w:rsid w:val="00F51B1A"/>
    <w:rsid w:val="00F51B66"/>
    <w:rsid w:val="00F51C09"/>
    <w:rsid w:val="00F52032"/>
    <w:rsid w:val="00F5219F"/>
    <w:rsid w:val="00F525F7"/>
    <w:rsid w:val="00F52745"/>
    <w:rsid w:val="00F52895"/>
    <w:rsid w:val="00F52C10"/>
    <w:rsid w:val="00F52C9A"/>
    <w:rsid w:val="00F52D94"/>
    <w:rsid w:val="00F52E14"/>
    <w:rsid w:val="00F5304E"/>
    <w:rsid w:val="00F532BF"/>
    <w:rsid w:val="00F5399F"/>
    <w:rsid w:val="00F53A6A"/>
    <w:rsid w:val="00F53D49"/>
    <w:rsid w:val="00F53F1E"/>
    <w:rsid w:val="00F54792"/>
    <w:rsid w:val="00F54971"/>
    <w:rsid w:val="00F552E2"/>
    <w:rsid w:val="00F5536D"/>
    <w:rsid w:val="00F5564F"/>
    <w:rsid w:val="00F5581F"/>
    <w:rsid w:val="00F55865"/>
    <w:rsid w:val="00F55A33"/>
    <w:rsid w:val="00F55BD2"/>
    <w:rsid w:val="00F55D95"/>
    <w:rsid w:val="00F56156"/>
    <w:rsid w:val="00F562E6"/>
    <w:rsid w:val="00F564CD"/>
    <w:rsid w:val="00F56C08"/>
    <w:rsid w:val="00F56C93"/>
    <w:rsid w:val="00F56EA0"/>
    <w:rsid w:val="00F56FC4"/>
    <w:rsid w:val="00F5714B"/>
    <w:rsid w:val="00F5718E"/>
    <w:rsid w:val="00F57278"/>
    <w:rsid w:val="00F574AF"/>
    <w:rsid w:val="00F574CE"/>
    <w:rsid w:val="00F576EA"/>
    <w:rsid w:val="00F57945"/>
    <w:rsid w:val="00F57974"/>
    <w:rsid w:val="00F57BA6"/>
    <w:rsid w:val="00F57C83"/>
    <w:rsid w:val="00F57CB4"/>
    <w:rsid w:val="00F57EEC"/>
    <w:rsid w:val="00F57FB9"/>
    <w:rsid w:val="00F60005"/>
    <w:rsid w:val="00F60326"/>
    <w:rsid w:val="00F603DA"/>
    <w:rsid w:val="00F6052E"/>
    <w:rsid w:val="00F606AA"/>
    <w:rsid w:val="00F60B1D"/>
    <w:rsid w:val="00F611CB"/>
    <w:rsid w:val="00F61516"/>
    <w:rsid w:val="00F61E22"/>
    <w:rsid w:val="00F62229"/>
    <w:rsid w:val="00F6237D"/>
    <w:rsid w:val="00F62DC5"/>
    <w:rsid w:val="00F63161"/>
    <w:rsid w:val="00F63440"/>
    <w:rsid w:val="00F63DBE"/>
    <w:rsid w:val="00F63E4A"/>
    <w:rsid w:val="00F6417F"/>
    <w:rsid w:val="00F64AB1"/>
    <w:rsid w:val="00F64C8D"/>
    <w:rsid w:val="00F64E9C"/>
    <w:rsid w:val="00F650DD"/>
    <w:rsid w:val="00F65771"/>
    <w:rsid w:val="00F65C77"/>
    <w:rsid w:val="00F65CC0"/>
    <w:rsid w:val="00F66125"/>
    <w:rsid w:val="00F66472"/>
    <w:rsid w:val="00F665BC"/>
    <w:rsid w:val="00F66981"/>
    <w:rsid w:val="00F66C4F"/>
    <w:rsid w:val="00F67190"/>
    <w:rsid w:val="00F6751D"/>
    <w:rsid w:val="00F67978"/>
    <w:rsid w:val="00F67B84"/>
    <w:rsid w:val="00F67BD5"/>
    <w:rsid w:val="00F67D04"/>
    <w:rsid w:val="00F7018E"/>
    <w:rsid w:val="00F70190"/>
    <w:rsid w:val="00F704FA"/>
    <w:rsid w:val="00F708DF"/>
    <w:rsid w:val="00F70B39"/>
    <w:rsid w:val="00F71851"/>
    <w:rsid w:val="00F724A9"/>
    <w:rsid w:val="00F7270E"/>
    <w:rsid w:val="00F72763"/>
    <w:rsid w:val="00F728B8"/>
    <w:rsid w:val="00F72A80"/>
    <w:rsid w:val="00F72AD1"/>
    <w:rsid w:val="00F72CC5"/>
    <w:rsid w:val="00F72E74"/>
    <w:rsid w:val="00F7304D"/>
    <w:rsid w:val="00F732CC"/>
    <w:rsid w:val="00F73509"/>
    <w:rsid w:val="00F73611"/>
    <w:rsid w:val="00F739DF"/>
    <w:rsid w:val="00F73E92"/>
    <w:rsid w:val="00F74038"/>
    <w:rsid w:val="00F741CA"/>
    <w:rsid w:val="00F7458E"/>
    <w:rsid w:val="00F74766"/>
    <w:rsid w:val="00F74776"/>
    <w:rsid w:val="00F74A46"/>
    <w:rsid w:val="00F751F1"/>
    <w:rsid w:val="00F75546"/>
    <w:rsid w:val="00F758FC"/>
    <w:rsid w:val="00F75934"/>
    <w:rsid w:val="00F7596B"/>
    <w:rsid w:val="00F759BB"/>
    <w:rsid w:val="00F7635F"/>
    <w:rsid w:val="00F76EFD"/>
    <w:rsid w:val="00F77090"/>
    <w:rsid w:val="00F77146"/>
    <w:rsid w:val="00F772FC"/>
    <w:rsid w:val="00F77343"/>
    <w:rsid w:val="00F7734C"/>
    <w:rsid w:val="00F7739A"/>
    <w:rsid w:val="00F7775B"/>
    <w:rsid w:val="00F77D1C"/>
    <w:rsid w:val="00F77DE8"/>
    <w:rsid w:val="00F80000"/>
    <w:rsid w:val="00F80523"/>
    <w:rsid w:val="00F80941"/>
    <w:rsid w:val="00F80985"/>
    <w:rsid w:val="00F80B83"/>
    <w:rsid w:val="00F80E7F"/>
    <w:rsid w:val="00F81372"/>
    <w:rsid w:val="00F8144C"/>
    <w:rsid w:val="00F81869"/>
    <w:rsid w:val="00F81F2A"/>
    <w:rsid w:val="00F820C2"/>
    <w:rsid w:val="00F829F9"/>
    <w:rsid w:val="00F82B50"/>
    <w:rsid w:val="00F82BB4"/>
    <w:rsid w:val="00F82BE2"/>
    <w:rsid w:val="00F82E1C"/>
    <w:rsid w:val="00F82E42"/>
    <w:rsid w:val="00F83139"/>
    <w:rsid w:val="00F8331F"/>
    <w:rsid w:val="00F836A8"/>
    <w:rsid w:val="00F837E9"/>
    <w:rsid w:val="00F83813"/>
    <w:rsid w:val="00F83956"/>
    <w:rsid w:val="00F83A8C"/>
    <w:rsid w:val="00F83AF4"/>
    <w:rsid w:val="00F8406C"/>
    <w:rsid w:val="00F8411B"/>
    <w:rsid w:val="00F84134"/>
    <w:rsid w:val="00F84275"/>
    <w:rsid w:val="00F842E6"/>
    <w:rsid w:val="00F848E2"/>
    <w:rsid w:val="00F84D27"/>
    <w:rsid w:val="00F84EAA"/>
    <w:rsid w:val="00F85230"/>
    <w:rsid w:val="00F85232"/>
    <w:rsid w:val="00F854CB"/>
    <w:rsid w:val="00F85B99"/>
    <w:rsid w:val="00F85C7A"/>
    <w:rsid w:val="00F85CB0"/>
    <w:rsid w:val="00F85D1B"/>
    <w:rsid w:val="00F85DDF"/>
    <w:rsid w:val="00F85F7B"/>
    <w:rsid w:val="00F866AB"/>
    <w:rsid w:val="00F8692E"/>
    <w:rsid w:val="00F86A68"/>
    <w:rsid w:val="00F86EFC"/>
    <w:rsid w:val="00F86FD6"/>
    <w:rsid w:val="00F87154"/>
    <w:rsid w:val="00F879B3"/>
    <w:rsid w:val="00F87C3E"/>
    <w:rsid w:val="00F87E3B"/>
    <w:rsid w:val="00F87E86"/>
    <w:rsid w:val="00F9006C"/>
    <w:rsid w:val="00F90089"/>
    <w:rsid w:val="00F9018C"/>
    <w:rsid w:val="00F903D0"/>
    <w:rsid w:val="00F90529"/>
    <w:rsid w:val="00F909F8"/>
    <w:rsid w:val="00F91594"/>
    <w:rsid w:val="00F91A23"/>
    <w:rsid w:val="00F91C11"/>
    <w:rsid w:val="00F92056"/>
    <w:rsid w:val="00F922B0"/>
    <w:rsid w:val="00F922C4"/>
    <w:rsid w:val="00F92412"/>
    <w:rsid w:val="00F92E28"/>
    <w:rsid w:val="00F92F4F"/>
    <w:rsid w:val="00F93212"/>
    <w:rsid w:val="00F936C4"/>
    <w:rsid w:val="00F939D2"/>
    <w:rsid w:val="00F93A8D"/>
    <w:rsid w:val="00F93E54"/>
    <w:rsid w:val="00F9439A"/>
    <w:rsid w:val="00F94A52"/>
    <w:rsid w:val="00F94CA2"/>
    <w:rsid w:val="00F94F70"/>
    <w:rsid w:val="00F94FBD"/>
    <w:rsid w:val="00F95287"/>
    <w:rsid w:val="00F953CE"/>
    <w:rsid w:val="00F956A0"/>
    <w:rsid w:val="00F959BE"/>
    <w:rsid w:val="00F95AF7"/>
    <w:rsid w:val="00F960D2"/>
    <w:rsid w:val="00F96258"/>
    <w:rsid w:val="00F96374"/>
    <w:rsid w:val="00F96565"/>
    <w:rsid w:val="00F96579"/>
    <w:rsid w:val="00F965E8"/>
    <w:rsid w:val="00F96A8E"/>
    <w:rsid w:val="00F96A9F"/>
    <w:rsid w:val="00F96F2A"/>
    <w:rsid w:val="00F97151"/>
    <w:rsid w:val="00F972A3"/>
    <w:rsid w:val="00F97937"/>
    <w:rsid w:val="00F97BBD"/>
    <w:rsid w:val="00FA005F"/>
    <w:rsid w:val="00FA018E"/>
    <w:rsid w:val="00FA036B"/>
    <w:rsid w:val="00FA044A"/>
    <w:rsid w:val="00FA05A8"/>
    <w:rsid w:val="00FA06ED"/>
    <w:rsid w:val="00FA0778"/>
    <w:rsid w:val="00FA0ADD"/>
    <w:rsid w:val="00FA0CB4"/>
    <w:rsid w:val="00FA0CC8"/>
    <w:rsid w:val="00FA0ED1"/>
    <w:rsid w:val="00FA1328"/>
    <w:rsid w:val="00FA1425"/>
    <w:rsid w:val="00FA1B05"/>
    <w:rsid w:val="00FA1C40"/>
    <w:rsid w:val="00FA20CF"/>
    <w:rsid w:val="00FA2176"/>
    <w:rsid w:val="00FA23A8"/>
    <w:rsid w:val="00FA23FF"/>
    <w:rsid w:val="00FA2491"/>
    <w:rsid w:val="00FA297B"/>
    <w:rsid w:val="00FA2A30"/>
    <w:rsid w:val="00FA2D41"/>
    <w:rsid w:val="00FA2D6E"/>
    <w:rsid w:val="00FA2EBF"/>
    <w:rsid w:val="00FA2EEF"/>
    <w:rsid w:val="00FA2F13"/>
    <w:rsid w:val="00FA39D3"/>
    <w:rsid w:val="00FA3AE3"/>
    <w:rsid w:val="00FA3B27"/>
    <w:rsid w:val="00FA401D"/>
    <w:rsid w:val="00FA4208"/>
    <w:rsid w:val="00FA47FB"/>
    <w:rsid w:val="00FA4E58"/>
    <w:rsid w:val="00FA541F"/>
    <w:rsid w:val="00FA565C"/>
    <w:rsid w:val="00FA5691"/>
    <w:rsid w:val="00FA5A07"/>
    <w:rsid w:val="00FA6240"/>
    <w:rsid w:val="00FA6418"/>
    <w:rsid w:val="00FA69E8"/>
    <w:rsid w:val="00FA6AAD"/>
    <w:rsid w:val="00FA6F54"/>
    <w:rsid w:val="00FA7040"/>
    <w:rsid w:val="00FA74AE"/>
    <w:rsid w:val="00FA7831"/>
    <w:rsid w:val="00FB026E"/>
    <w:rsid w:val="00FB08CA"/>
    <w:rsid w:val="00FB0CAC"/>
    <w:rsid w:val="00FB0E68"/>
    <w:rsid w:val="00FB0ECE"/>
    <w:rsid w:val="00FB2281"/>
    <w:rsid w:val="00FB25DC"/>
    <w:rsid w:val="00FB2C1A"/>
    <w:rsid w:val="00FB3192"/>
    <w:rsid w:val="00FB34DE"/>
    <w:rsid w:val="00FB353A"/>
    <w:rsid w:val="00FB3975"/>
    <w:rsid w:val="00FB3A36"/>
    <w:rsid w:val="00FB3B3A"/>
    <w:rsid w:val="00FB415B"/>
    <w:rsid w:val="00FB41E4"/>
    <w:rsid w:val="00FB4323"/>
    <w:rsid w:val="00FB43D7"/>
    <w:rsid w:val="00FB4478"/>
    <w:rsid w:val="00FB4855"/>
    <w:rsid w:val="00FB4B88"/>
    <w:rsid w:val="00FB4D81"/>
    <w:rsid w:val="00FB5033"/>
    <w:rsid w:val="00FB50CE"/>
    <w:rsid w:val="00FB5184"/>
    <w:rsid w:val="00FB53CD"/>
    <w:rsid w:val="00FB554B"/>
    <w:rsid w:val="00FB56CD"/>
    <w:rsid w:val="00FB572E"/>
    <w:rsid w:val="00FB58FE"/>
    <w:rsid w:val="00FB5A32"/>
    <w:rsid w:val="00FB5D5D"/>
    <w:rsid w:val="00FB64B0"/>
    <w:rsid w:val="00FB6691"/>
    <w:rsid w:val="00FB677C"/>
    <w:rsid w:val="00FB6897"/>
    <w:rsid w:val="00FB6A5E"/>
    <w:rsid w:val="00FB6AA4"/>
    <w:rsid w:val="00FB6E53"/>
    <w:rsid w:val="00FB7045"/>
    <w:rsid w:val="00FB7182"/>
    <w:rsid w:val="00FB75B7"/>
    <w:rsid w:val="00FB7660"/>
    <w:rsid w:val="00FB7DD0"/>
    <w:rsid w:val="00FB7E13"/>
    <w:rsid w:val="00FC004D"/>
    <w:rsid w:val="00FC005A"/>
    <w:rsid w:val="00FC04A6"/>
    <w:rsid w:val="00FC0691"/>
    <w:rsid w:val="00FC0BFB"/>
    <w:rsid w:val="00FC0CA1"/>
    <w:rsid w:val="00FC12CC"/>
    <w:rsid w:val="00FC197D"/>
    <w:rsid w:val="00FC1A84"/>
    <w:rsid w:val="00FC1B0D"/>
    <w:rsid w:val="00FC219C"/>
    <w:rsid w:val="00FC2365"/>
    <w:rsid w:val="00FC2F8C"/>
    <w:rsid w:val="00FC3600"/>
    <w:rsid w:val="00FC387A"/>
    <w:rsid w:val="00FC3F9F"/>
    <w:rsid w:val="00FC4FC7"/>
    <w:rsid w:val="00FC4FFE"/>
    <w:rsid w:val="00FC57D1"/>
    <w:rsid w:val="00FC5834"/>
    <w:rsid w:val="00FC5EB0"/>
    <w:rsid w:val="00FC6054"/>
    <w:rsid w:val="00FC62A3"/>
    <w:rsid w:val="00FC6625"/>
    <w:rsid w:val="00FC66D5"/>
    <w:rsid w:val="00FC6876"/>
    <w:rsid w:val="00FC7107"/>
    <w:rsid w:val="00FC7FDE"/>
    <w:rsid w:val="00FD0AE2"/>
    <w:rsid w:val="00FD0C59"/>
    <w:rsid w:val="00FD119A"/>
    <w:rsid w:val="00FD141E"/>
    <w:rsid w:val="00FD1638"/>
    <w:rsid w:val="00FD1706"/>
    <w:rsid w:val="00FD1A1E"/>
    <w:rsid w:val="00FD2002"/>
    <w:rsid w:val="00FD246C"/>
    <w:rsid w:val="00FD2975"/>
    <w:rsid w:val="00FD2CEC"/>
    <w:rsid w:val="00FD2D06"/>
    <w:rsid w:val="00FD3061"/>
    <w:rsid w:val="00FD3758"/>
    <w:rsid w:val="00FD3ACA"/>
    <w:rsid w:val="00FD3AF8"/>
    <w:rsid w:val="00FD3D82"/>
    <w:rsid w:val="00FD4035"/>
    <w:rsid w:val="00FD40DB"/>
    <w:rsid w:val="00FD45A1"/>
    <w:rsid w:val="00FD487E"/>
    <w:rsid w:val="00FD48A1"/>
    <w:rsid w:val="00FD4C49"/>
    <w:rsid w:val="00FD535B"/>
    <w:rsid w:val="00FD53DC"/>
    <w:rsid w:val="00FD54C4"/>
    <w:rsid w:val="00FD57EA"/>
    <w:rsid w:val="00FD598B"/>
    <w:rsid w:val="00FD5ADA"/>
    <w:rsid w:val="00FD5BC2"/>
    <w:rsid w:val="00FD5BCA"/>
    <w:rsid w:val="00FD5F3F"/>
    <w:rsid w:val="00FD5FC1"/>
    <w:rsid w:val="00FD6094"/>
    <w:rsid w:val="00FD61C4"/>
    <w:rsid w:val="00FD63AD"/>
    <w:rsid w:val="00FD724E"/>
    <w:rsid w:val="00FD728E"/>
    <w:rsid w:val="00FD735B"/>
    <w:rsid w:val="00FD7397"/>
    <w:rsid w:val="00FD7E4D"/>
    <w:rsid w:val="00FD7E5F"/>
    <w:rsid w:val="00FD7FD5"/>
    <w:rsid w:val="00FE00B9"/>
    <w:rsid w:val="00FE0307"/>
    <w:rsid w:val="00FE04CF"/>
    <w:rsid w:val="00FE0696"/>
    <w:rsid w:val="00FE071B"/>
    <w:rsid w:val="00FE07AA"/>
    <w:rsid w:val="00FE07AE"/>
    <w:rsid w:val="00FE097D"/>
    <w:rsid w:val="00FE0C2A"/>
    <w:rsid w:val="00FE0CF2"/>
    <w:rsid w:val="00FE0E5B"/>
    <w:rsid w:val="00FE1308"/>
    <w:rsid w:val="00FE15B3"/>
    <w:rsid w:val="00FE1B5D"/>
    <w:rsid w:val="00FE22BA"/>
    <w:rsid w:val="00FE2645"/>
    <w:rsid w:val="00FE278B"/>
    <w:rsid w:val="00FE27A8"/>
    <w:rsid w:val="00FE286F"/>
    <w:rsid w:val="00FE2C45"/>
    <w:rsid w:val="00FE2DED"/>
    <w:rsid w:val="00FE2F4F"/>
    <w:rsid w:val="00FE304E"/>
    <w:rsid w:val="00FE32B4"/>
    <w:rsid w:val="00FE34EC"/>
    <w:rsid w:val="00FE3522"/>
    <w:rsid w:val="00FE3C0F"/>
    <w:rsid w:val="00FE3C42"/>
    <w:rsid w:val="00FE4025"/>
    <w:rsid w:val="00FE412D"/>
    <w:rsid w:val="00FE437C"/>
    <w:rsid w:val="00FE49B1"/>
    <w:rsid w:val="00FE49E1"/>
    <w:rsid w:val="00FE4D24"/>
    <w:rsid w:val="00FE4E0C"/>
    <w:rsid w:val="00FE517F"/>
    <w:rsid w:val="00FE574F"/>
    <w:rsid w:val="00FE5893"/>
    <w:rsid w:val="00FE5C1F"/>
    <w:rsid w:val="00FE65F0"/>
    <w:rsid w:val="00FE6AFB"/>
    <w:rsid w:val="00FE6BB6"/>
    <w:rsid w:val="00FE6C63"/>
    <w:rsid w:val="00FE6FE8"/>
    <w:rsid w:val="00FE718D"/>
    <w:rsid w:val="00FE73F9"/>
    <w:rsid w:val="00FE73FD"/>
    <w:rsid w:val="00FE745E"/>
    <w:rsid w:val="00FE74EC"/>
    <w:rsid w:val="00FE78F0"/>
    <w:rsid w:val="00FE7FBA"/>
    <w:rsid w:val="00FF0094"/>
    <w:rsid w:val="00FF0105"/>
    <w:rsid w:val="00FF04F1"/>
    <w:rsid w:val="00FF05E1"/>
    <w:rsid w:val="00FF0F45"/>
    <w:rsid w:val="00FF12D1"/>
    <w:rsid w:val="00FF182C"/>
    <w:rsid w:val="00FF1C15"/>
    <w:rsid w:val="00FF1CBF"/>
    <w:rsid w:val="00FF20D9"/>
    <w:rsid w:val="00FF22CB"/>
    <w:rsid w:val="00FF2D25"/>
    <w:rsid w:val="00FF3122"/>
    <w:rsid w:val="00FF34E9"/>
    <w:rsid w:val="00FF3BB9"/>
    <w:rsid w:val="00FF40FB"/>
    <w:rsid w:val="00FF41F2"/>
    <w:rsid w:val="00FF4510"/>
    <w:rsid w:val="00FF465B"/>
    <w:rsid w:val="00FF473A"/>
    <w:rsid w:val="00FF4A26"/>
    <w:rsid w:val="00FF4C36"/>
    <w:rsid w:val="00FF4FDC"/>
    <w:rsid w:val="00FF5251"/>
    <w:rsid w:val="00FF5AD6"/>
    <w:rsid w:val="00FF5B03"/>
    <w:rsid w:val="00FF600E"/>
    <w:rsid w:val="00FF63D6"/>
    <w:rsid w:val="00FF6862"/>
    <w:rsid w:val="00FF68F7"/>
    <w:rsid w:val="00FF6DE2"/>
    <w:rsid w:val="00FF7126"/>
    <w:rsid w:val="00FF71B5"/>
    <w:rsid w:val="00FF7319"/>
    <w:rsid w:val="00FF74D4"/>
    <w:rsid w:val="00FF78DB"/>
    <w:rsid w:val="00FF790D"/>
    <w:rsid w:val="00FF7A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063D9CE4"/>
  <w15:chartTrackingRefBased/>
  <w15:docId w15:val="{F0268408-6D5B-4176-BD29-1EE52BF08A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7C0A"/>
    <w:pPr>
      <w:spacing w:before="120" w:after="120"/>
      <w:jc w:val="both"/>
    </w:pPr>
    <w:rPr>
      <w:rFonts w:ascii="Times New Roman" w:hAnsi="Times New Roman"/>
      <w:color w:val="000000" w:themeColor="text1"/>
    </w:rPr>
  </w:style>
  <w:style w:type="paragraph" w:styleId="Rubrik1">
    <w:name w:val="heading 1"/>
    <w:next w:val="Normal"/>
    <w:link w:val="Rubrik1Char"/>
    <w:qFormat/>
    <w:rsid w:val="00E33AFE"/>
    <w:pPr>
      <w:keepNext/>
      <w:keepLines/>
      <w:pageBreakBefore/>
      <w:numPr>
        <w:numId w:val="4"/>
      </w:numPr>
      <w:spacing w:before="240" w:line="240" w:lineRule="auto"/>
      <w:outlineLvl w:val="0"/>
    </w:pPr>
    <w:rPr>
      <w:rFonts w:ascii="Times New Roman" w:eastAsiaTheme="majorEastAsia" w:hAnsi="Times New Roman" w:cstheme="majorBidi"/>
      <w:b/>
      <w:color w:val="000000" w:themeColor="text1"/>
      <w:sz w:val="48"/>
      <w:szCs w:val="32"/>
    </w:rPr>
  </w:style>
  <w:style w:type="paragraph" w:styleId="Rubrik2">
    <w:name w:val="heading 2"/>
    <w:basedOn w:val="Rubrik1"/>
    <w:next w:val="Normal"/>
    <w:link w:val="Rubrik2Char"/>
    <w:unhideWhenUsed/>
    <w:qFormat/>
    <w:rsid w:val="000768EE"/>
    <w:pPr>
      <w:pageBreakBefore w:val="0"/>
      <w:numPr>
        <w:ilvl w:val="1"/>
      </w:numPr>
      <w:spacing w:before="40"/>
      <w:outlineLvl w:val="1"/>
    </w:pPr>
    <w:rPr>
      <w:sz w:val="40"/>
      <w:szCs w:val="26"/>
    </w:rPr>
  </w:style>
  <w:style w:type="paragraph" w:styleId="Rubrik3">
    <w:name w:val="heading 3"/>
    <w:basedOn w:val="Rubrik2"/>
    <w:next w:val="Normal"/>
    <w:link w:val="Rubrik3Char"/>
    <w:unhideWhenUsed/>
    <w:qFormat/>
    <w:rsid w:val="00E33AFE"/>
    <w:pPr>
      <w:numPr>
        <w:ilvl w:val="2"/>
      </w:numPr>
      <w:outlineLvl w:val="2"/>
    </w:pPr>
    <w:rPr>
      <w:sz w:val="32"/>
      <w:szCs w:val="24"/>
    </w:rPr>
  </w:style>
  <w:style w:type="paragraph" w:styleId="Rubrik4">
    <w:name w:val="heading 4"/>
    <w:basedOn w:val="Normal"/>
    <w:next w:val="Normal"/>
    <w:link w:val="Rubrik4Char"/>
    <w:unhideWhenUsed/>
    <w:qFormat/>
    <w:rsid w:val="00043F2B"/>
    <w:pPr>
      <w:keepNext/>
      <w:keepLines/>
      <w:numPr>
        <w:ilvl w:val="3"/>
        <w:numId w:val="4"/>
      </w:numPr>
      <w:spacing w:before="40"/>
      <w:outlineLvl w:val="3"/>
    </w:pPr>
    <w:rPr>
      <w:rFonts w:eastAsiaTheme="majorEastAsia" w:cstheme="majorBidi"/>
      <w:b/>
      <w:iCs/>
      <w:sz w:val="28"/>
    </w:rPr>
  </w:style>
  <w:style w:type="paragraph" w:styleId="Rubrik5">
    <w:name w:val="heading 5"/>
    <w:next w:val="Normal"/>
    <w:link w:val="Rubrik5Char"/>
    <w:qFormat/>
    <w:rsid w:val="00E80032"/>
    <w:pPr>
      <w:widowControl w:val="0"/>
      <w:adjustRightInd w:val="0"/>
      <w:spacing w:before="80" w:after="0" w:line="360" w:lineRule="atLeast"/>
      <w:jc w:val="both"/>
      <w:textAlignment w:val="baseline"/>
      <w:outlineLvl w:val="4"/>
    </w:pPr>
    <w:rPr>
      <w:rFonts w:ascii="Arial" w:eastAsia="Times New Roman" w:hAnsi="Arial" w:cs="Arial"/>
      <w:b/>
      <w:color w:val="000000"/>
      <w:szCs w:val="26"/>
      <w:lang w:val="en-GB"/>
    </w:rPr>
  </w:style>
  <w:style w:type="paragraph" w:styleId="Rubrik6">
    <w:name w:val="heading 6"/>
    <w:basedOn w:val="Rubrik2"/>
    <w:next w:val="Normal"/>
    <w:link w:val="Rubrik6Char"/>
    <w:qFormat/>
    <w:rsid w:val="00E80032"/>
    <w:pPr>
      <w:keepLines w:val="0"/>
      <w:widowControl w:val="0"/>
      <w:tabs>
        <w:tab w:val="left" w:pos="142"/>
        <w:tab w:val="left" w:pos="284"/>
        <w:tab w:val="left" w:pos="425"/>
        <w:tab w:val="left" w:pos="567"/>
      </w:tabs>
      <w:suppressAutoHyphens/>
      <w:adjustRightInd w:val="0"/>
      <w:spacing w:before="400" w:after="60"/>
      <w:ind w:left="357" w:hanging="357"/>
      <w:jc w:val="both"/>
      <w:textAlignment w:val="baseline"/>
      <w:outlineLvl w:val="5"/>
    </w:pPr>
    <w:rPr>
      <w:rFonts w:eastAsia="Times New Roman" w:cs="Times New Roman"/>
      <w:b w:val="0"/>
      <w:iCs/>
      <w:kern w:val="32"/>
      <w:sz w:val="20"/>
      <w:szCs w:val="22"/>
      <w:lang w:val="en-GB"/>
    </w:rPr>
  </w:style>
  <w:style w:type="paragraph" w:styleId="Rubrik7">
    <w:name w:val="heading 7"/>
    <w:basedOn w:val="Normal"/>
    <w:next w:val="Normal"/>
    <w:link w:val="Rubrik7Char"/>
    <w:qFormat/>
    <w:rsid w:val="00E80032"/>
    <w:pPr>
      <w:widowControl w:val="0"/>
      <w:tabs>
        <w:tab w:val="num" w:pos="1296"/>
        <w:tab w:val="left" w:pos="3402"/>
      </w:tabs>
      <w:adjustRightInd w:val="0"/>
      <w:spacing w:before="240" w:after="60" w:line="240" w:lineRule="auto"/>
      <w:ind w:left="1296" w:hanging="1296"/>
      <w:textAlignment w:val="baseline"/>
      <w:outlineLvl w:val="6"/>
    </w:pPr>
    <w:rPr>
      <w:rFonts w:eastAsia="Times New Roman" w:cs="Times New Roman"/>
      <w:color w:val="000000"/>
    </w:rPr>
  </w:style>
  <w:style w:type="paragraph" w:styleId="Rubrik8">
    <w:name w:val="heading 8"/>
    <w:basedOn w:val="Normal"/>
    <w:next w:val="Normal"/>
    <w:link w:val="Rubrik8Char"/>
    <w:qFormat/>
    <w:rsid w:val="00E80032"/>
    <w:pPr>
      <w:widowControl w:val="0"/>
      <w:tabs>
        <w:tab w:val="num" w:pos="1440"/>
        <w:tab w:val="left" w:pos="3402"/>
      </w:tabs>
      <w:adjustRightInd w:val="0"/>
      <w:spacing w:before="240" w:after="60" w:line="240" w:lineRule="auto"/>
      <w:ind w:left="1440" w:hanging="1440"/>
      <w:textAlignment w:val="baseline"/>
      <w:outlineLvl w:val="7"/>
    </w:pPr>
    <w:rPr>
      <w:rFonts w:eastAsia="Times New Roman" w:cs="Times New Roman"/>
      <w:i/>
      <w:iCs/>
      <w:color w:val="000000"/>
    </w:rPr>
  </w:style>
  <w:style w:type="paragraph" w:styleId="Rubrik9">
    <w:name w:val="heading 9"/>
    <w:basedOn w:val="Normal"/>
    <w:next w:val="Normal"/>
    <w:link w:val="Rubrik9Char"/>
    <w:qFormat/>
    <w:rsid w:val="00E80032"/>
    <w:pPr>
      <w:widowControl w:val="0"/>
      <w:tabs>
        <w:tab w:val="num" w:pos="1584"/>
        <w:tab w:val="left" w:pos="3402"/>
      </w:tabs>
      <w:adjustRightInd w:val="0"/>
      <w:spacing w:before="240" w:after="60" w:line="240" w:lineRule="auto"/>
      <w:ind w:left="1584" w:hanging="1584"/>
      <w:textAlignment w:val="baseline"/>
      <w:outlineLvl w:val="8"/>
    </w:pPr>
    <w:rPr>
      <w:rFonts w:ascii="Arial" w:eastAsia="Times New Roman" w:hAnsi="Arial" w:cs="Times New Roman"/>
      <w:color w:val="000000"/>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rsid w:val="00E33AFE"/>
    <w:rPr>
      <w:rFonts w:ascii="Times New Roman" w:eastAsiaTheme="majorEastAsia" w:hAnsi="Times New Roman" w:cstheme="majorBidi"/>
      <w:b/>
      <w:color w:val="000000" w:themeColor="text1"/>
      <w:sz w:val="48"/>
      <w:szCs w:val="32"/>
    </w:rPr>
  </w:style>
  <w:style w:type="character" w:customStyle="1" w:styleId="Rubrik2Char">
    <w:name w:val="Rubrik 2 Char"/>
    <w:basedOn w:val="Standardstycketeckensnitt"/>
    <w:link w:val="Rubrik2"/>
    <w:rsid w:val="000768EE"/>
    <w:rPr>
      <w:rFonts w:ascii="Times New Roman" w:eastAsiaTheme="majorEastAsia" w:hAnsi="Times New Roman" w:cstheme="majorBidi"/>
      <w:b/>
      <w:color w:val="000000" w:themeColor="text1"/>
      <w:sz w:val="40"/>
      <w:szCs w:val="26"/>
    </w:rPr>
  </w:style>
  <w:style w:type="character" w:customStyle="1" w:styleId="Rubrik3Char">
    <w:name w:val="Rubrik 3 Char"/>
    <w:basedOn w:val="Standardstycketeckensnitt"/>
    <w:link w:val="Rubrik3"/>
    <w:rsid w:val="00E33AFE"/>
    <w:rPr>
      <w:rFonts w:ascii="Times New Roman" w:eastAsiaTheme="majorEastAsia" w:hAnsi="Times New Roman" w:cstheme="majorBidi"/>
      <w:b/>
      <w:color w:val="000000" w:themeColor="text1"/>
      <w:sz w:val="32"/>
      <w:szCs w:val="24"/>
    </w:rPr>
  </w:style>
  <w:style w:type="paragraph" w:styleId="Liststycke">
    <w:name w:val="List Paragraph"/>
    <w:basedOn w:val="Normal"/>
    <w:uiPriority w:val="34"/>
    <w:qFormat/>
    <w:rsid w:val="00727254"/>
    <w:pPr>
      <w:ind w:left="720"/>
      <w:contextualSpacing/>
    </w:pPr>
  </w:style>
  <w:style w:type="character" w:customStyle="1" w:styleId="Rubrik4Char">
    <w:name w:val="Rubrik 4 Char"/>
    <w:basedOn w:val="Standardstycketeckensnitt"/>
    <w:link w:val="Rubrik4"/>
    <w:rsid w:val="00043F2B"/>
    <w:rPr>
      <w:rFonts w:ascii="Times New Roman" w:eastAsiaTheme="majorEastAsia" w:hAnsi="Times New Roman" w:cstheme="majorBidi"/>
      <w:b/>
      <w:iCs/>
      <w:color w:val="000000" w:themeColor="text1"/>
      <w:sz w:val="28"/>
    </w:rPr>
  </w:style>
  <w:style w:type="paragraph" w:customStyle="1" w:styleId="Code">
    <w:name w:val="Code"/>
    <w:basedOn w:val="Normal"/>
    <w:qFormat/>
    <w:rsid w:val="00003FF8"/>
    <w:pPr>
      <w:spacing w:before="0" w:after="0" w:line="240" w:lineRule="auto"/>
    </w:pPr>
    <w:rPr>
      <w:rFonts w:ascii="Courier New" w:hAnsi="Courier New"/>
      <w:noProof/>
      <w:color w:val="0D0D0D" w:themeColor="text1" w:themeTint="F2"/>
      <w:sz w:val="20"/>
    </w:rPr>
  </w:style>
  <w:style w:type="character" w:customStyle="1" w:styleId="CodeInText">
    <w:name w:val="CodeInText"/>
    <w:basedOn w:val="Standardstycketeckensnitt"/>
    <w:uiPriority w:val="1"/>
    <w:qFormat/>
    <w:rsid w:val="006C7309"/>
    <w:rPr>
      <w:i/>
    </w:rPr>
  </w:style>
  <w:style w:type="paragraph" w:styleId="Fotnotstext">
    <w:name w:val="footnote text"/>
    <w:basedOn w:val="Normal"/>
    <w:link w:val="FotnotstextChar"/>
    <w:unhideWhenUsed/>
    <w:rsid w:val="006C7309"/>
    <w:pPr>
      <w:spacing w:line="240" w:lineRule="auto"/>
    </w:pPr>
    <w:rPr>
      <w:sz w:val="20"/>
      <w:szCs w:val="20"/>
    </w:rPr>
  </w:style>
  <w:style w:type="character" w:customStyle="1" w:styleId="FotnotstextChar">
    <w:name w:val="Fotnotstext Char"/>
    <w:basedOn w:val="Standardstycketeckensnitt"/>
    <w:link w:val="Fotnotstext"/>
    <w:rsid w:val="006C7309"/>
    <w:rPr>
      <w:rFonts w:ascii="Times New Roman" w:hAnsi="Times New Roman"/>
      <w:sz w:val="20"/>
      <w:szCs w:val="20"/>
    </w:rPr>
  </w:style>
  <w:style w:type="character" w:styleId="Fotnotsreferens">
    <w:name w:val="footnote reference"/>
    <w:basedOn w:val="Standardstycketeckensnitt"/>
    <w:semiHidden/>
    <w:unhideWhenUsed/>
    <w:rsid w:val="006C7309"/>
    <w:rPr>
      <w:vertAlign w:val="superscript"/>
    </w:rPr>
  </w:style>
  <w:style w:type="paragraph" w:customStyle="1" w:styleId="CodeHeader">
    <w:name w:val="CodeHeader"/>
    <w:basedOn w:val="Normal"/>
    <w:qFormat/>
    <w:rsid w:val="00AC7918"/>
    <w:pPr>
      <w:spacing w:after="0"/>
    </w:pPr>
    <w:rPr>
      <w:b/>
    </w:rPr>
  </w:style>
  <w:style w:type="paragraph" w:styleId="Innehllsfrteckningsrubrik">
    <w:name w:val="TOC Heading"/>
    <w:basedOn w:val="Rubrik1"/>
    <w:next w:val="Normal"/>
    <w:uiPriority w:val="39"/>
    <w:unhideWhenUsed/>
    <w:qFormat/>
    <w:rsid w:val="00F025DF"/>
    <w:pPr>
      <w:numPr>
        <w:numId w:val="0"/>
      </w:numPr>
      <w:outlineLvl w:val="9"/>
    </w:pPr>
  </w:style>
  <w:style w:type="paragraph" w:styleId="Innehll1">
    <w:name w:val="toc 1"/>
    <w:basedOn w:val="Normal"/>
    <w:next w:val="Normal"/>
    <w:autoRedefine/>
    <w:uiPriority w:val="39"/>
    <w:unhideWhenUsed/>
    <w:qFormat/>
    <w:rsid w:val="000B22BB"/>
    <w:pPr>
      <w:tabs>
        <w:tab w:val="left" w:pos="440"/>
        <w:tab w:val="right" w:leader="dot" w:pos="9350"/>
      </w:tabs>
      <w:spacing w:after="100" w:line="240" w:lineRule="auto"/>
    </w:pPr>
  </w:style>
  <w:style w:type="paragraph" w:styleId="Innehll2">
    <w:name w:val="toc 2"/>
    <w:basedOn w:val="Normal"/>
    <w:next w:val="Normal"/>
    <w:autoRedefine/>
    <w:uiPriority w:val="39"/>
    <w:unhideWhenUsed/>
    <w:qFormat/>
    <w:rsid w:val="000B22BB"/>
    <w:pPr>
      <w:spacing w:after="100" w:line="240" w:lineRule="auto"/>
      <w:ind w:left="221"/>
    </w:pPr>
  </w:style>
  <w:style w:type="paragraph" w:styleId="Innehll3">
    <w:name w:val="toc 3"/>
    <w:basedOn w:val="Normal"/>
    <w:next w:val="Normal"/>
    <w:autoRedefine/>
    <w:uiPriority w:val="39"/>
    <w:unhideWhenUsed/>
    <w:qFormat/>
    <w:rsid w:val="000B22BB"/>
    <w:pPr>
      <w:spacing w:after="100" w:line="240" w:lineRule="auto"/>
      <w:ind w:left="442"/>
    </w:pPr>
  </w:style>
  <w:style w:type="character" w:styleId="Hyperlnk">
    <w:name w:val="Hyperlink"/>
    <w:basedOn w:val="Standardstycketeckensnitt"/>
    <w:uiPriority w:val="99"/>
    <w:unhideWhenUsed/>
    <w:rsid w:val="00CB5140"/>
    <w:rPr>
      <w:color w:val="0563C1" w:themeColor="hyperlink"/>
      <w:u w:val="single"/>
    </w:rPr>
  </w:style>
  <w:style w:type="numbering" w:customStyle="1" w:styleId="Heading">
    <w:name w:val="Heading"/>
    <w:uiPriority w:val="99"/>
    <w:rsid w:val="00043F2B"/>
    <w:pPr>
      <w:numPr>
        <w:numId w:val="4"/>
      </w:numPr>
    </w:pPr>
  </w:style>
  <w:style w:type="paragraph" w:styleId="Ingetavstnd">
    <w:name w:val="No Spacing"/>
    <w:uiPriority w:val="1"/>
    <w:qFormat/>
    <w:rsid w:val="004B5D95"/>
    <w:pPr>
      <w:spacing w:after="0" w:line="240" w:lineRule="auto"/>
    </w:pPr>
    <w:rPr>
      <w:rFonts w:ascii="Times New Roman" w:hAnsi="Times New Roman"/>
    </w:rPr>
  </w:style>
  <w:style w:type="paragraph" w:styleId="Innehll4">
    <w:name w:val="toc 4"/>
    <w:basedOn w:val="Normal"/>
    <w:next w:val="Normal"/>
    <w:autoRedefine/>
    <w:uiPriority w:val="39"/>
    <w:unhideWhenUsed/>
    <w:rsid w:val="00FD48A1"/>
    <w:pPr>
      <w:spacing w:before="0" w:after="100"/>
      <w:ind w:left="660"/>
    </w:pPr>
    <w:rPr>
      <w:rFonts w:asciiTheme="minorHAnsi" w:eastAsiaTheme="minorEastAsia" w:hAnsiTheme="minorHAnsi"/>
    </w:rPr>
  </w:style>
  <w:style w:type="paragraph" w:styleId="Innehll5">
    <w:name w:val="toc 5"/>
    <w:basedOn w:val="Normal"/>
    <w:next w:val="Normal"/>
    <w:autoRedefine/>
    <w:uiPriority w:val="39"/>
    <w:unhideWhenUsed/>
    <w:rsid w:val="00FD48A1"/>
    <w:pPr>
      <w:spacing w:before="0" w:after="100"/>
      <w:ind w:left="880"/>
    </w:pPr>
    <w:rPr>
      <w:rFonts w:asciiTheme="minorHAnsi" w:eastAsiaTheme="minorEastAsia" w:hAnsiTheme="minorHAnsi"/>
    </w:rPr>
  </w:style>
  <w:style w:type="paragraph" w:styleId="Innehll6">
    <w:name w:val="toc 6"/>
    <w:basedOn w:val="Normal"/>
    <w:next w:val="Normal"/>
    <w:autoRedefine/>
    <w:uiPriority w:val="39"/>
    <w:unhideWhenUsed/>
    <w:rsid w:val="00FD48A1"/>
    <w:pPr>
      <w:spacing w:before="0" w:after="100"/>
      <w:ind w:left="1100"/>
    </w:pPr>
    <w:rPr>
      <w:rFonts w:asciiTheme="minorHAnsi" w:eastAsiaTheme="minorEastAsia" w:hAnsiTheme="minorHAnsi"/>
    </w:rPr>
  </w:style>
  <w:style w:type="paragraph" w:styleId="Innehll7">
    <w:name w:val="toc 7"/>
    <w:basedOn w:val="Normal"/>
    <w:next w:val="Normal"/>
    <w:autoRedefine/>
    <w:uiPriority w:val="39"/>
    <w:unhideWhenUsed/>
    <w:rsid w:val="00FD48A1"/>
    <w:pPr>
      <w:spacing w:before="0" w:after="100"/>
      <w:ind w:left="1320"/>
    </w:pPr>
    <w:rPr>
      <w:rFonts w:asciiTheme="minorHAnsi" w:eastAsiaTheme="minorEastAsia" w:hAnsiTheme="minorHAnsi"/>
    </w:rPr>
  </w:style>
  <w:style w:type="paragraph" w:styleId="Innehll8">
    <w:name w:val="toc 8"/>
    <w:basedOn w:val="Normal"/>
    <w:next w:val="Normal"/>
    <w:autoRedefine/>
    <w:uiPriority w:val="39"/>
    <w:unhideWhenUsed/>
    <w:rsid w:val="00FD48A1"/>
    <w:pPr>
      <w:spacing w:before="0" w:after="100"/>
      <w:ind w:left="1540"/>
    </w:pPr>
    <w:rPr>
      <w:rFonts w:asciiTheme="minorHAnsi" w:eastAsiaTheme="minorEastAsia" w:hAnsiTheme="minorHAnsi"/>
    </w:rPr>
  </w:style>
  <w:style w:type="paragraph" w:styleId="Innehll9">
    <w:name w:val="toc 9"/>
    <w:basedOn w:val="Normal"/>
    <w:next w:val="Normal"/>
    <w:autoRedefine/>
    <w:uiPriority w:val="39"/>
    <w:unhideWhenUsed/>
    <w:rsid w:val="00FD48A1"/>
    <w:pPr>
      <w:spacing w:before="0" w:after="100"/>
      <w:ind w:left="1760"/>
    </w:pPr>
    <w:rPr>
      <w:rFonts w:asciiTheme="minorHAnsi" w:eastAsiaTheme="minorEastAsia" w:hAnsiTheme="minorHAnsi"/>
    </w:rPr>
  </w:style>
  <w:style w:type="table" w:styleId="Tabellrutnt">
    <w:name w:val="Table Grid"/>
    <w:basedOn w:val="Normaltabell"/>
    <w:rsid w:val="002E64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ubrik5Char">
    <w:name w:val="Rubrik 5 Char"/>
    <w:basedOn w:val="Standardstycketeckensnitt"/>
    <w:link w:val="Rubrik5"/>
    <w:rsid w:val="00E80032"/>
    <w:rPr>
      <w:rFonts w:ascii="Arial" w:eastAsia="Times New Roman" w:hAnsi="Arial" w:cs="Arial"/>
      <w:b/>
      <w:color w:val="000000"/>
      <w:szCs w:val="26"/>
      <w:lang w:val="en-GB"/>
    </w:rPr>
  </w:style>
  <w:style w:type="character" w:customStyle="1" w:styleId="Rubrik6Char">
    <w:name w:val="Rubrik 6 Char"/>
    <w:basedOn w:val="Standardstycketeckensnitt"/>
    <w:link w:val="Rubrik6"/>
    <w:rsid w:val="00E80032"/>
    <w:rPr>
      <w:rFonts w:ascii="Times New Roman" w:eastAsia="Times New Roman" w:hAnsi="Times New Roman" w:cs="Times New Roman"/>
      <w:iCs/>
      <w:color w:val="000000" w:themeColor="text1"/>
      <w:kern w:val="32"/>
      <w:sz w:val="20"/>
      <w:lang w:val="en-GB"/>
    </w:rPr>
  </w:style>
  <w:style w:type="character" w:customStyle="1" w:styleId="Rubrik7Char">
    <w:name w:val="Rubrik 7 Char"/>
    <w:basedOn w:val="Standardstycketeckensnitt"/>
    <w:link w:val="Rubrik7"/>
    <w:rsid w:val="00E80032"/>
    <w:rPr>
      <w:rFonts w:ascii="Times New Roman" w:eastAsia="Times New Roman" w:hAnsi="Times New Roman" w:cs="Times New Roman"/>
      <w:color w:val="000000"/>
    </w:rPr>
  </w:style>
  <w:style w:type="character" w:customStyle="1" w:styleId="Rubrik8Char">
    <w:name w:val="Rubrik 8 Char"/>
    <w:basedOn w:val="Standardstycketeckensnitt"/>
    <w:link w:val="Rubrik8"/>
    <w:rsid w:val="00E80032"/>
    <w:rPr>
      <w:rFonts w:ascii="Times New Roman" w:eastAsia="Times New Roman" w:hAnsi="Times New Roman" w:cs="Times New Roman"/>
      <w:i/>
      <w:iCs/>
      <w:color w:val="000000"/>
    </w:rPr>
  </w:style>
  <w:style w:type="character" w:customStyle="1" w:styleId="Rubrik9Char">
    <w:name w:val="Rubrik 9 Char"/>
    <w:basedOn w:val="Standardstycketeckensnitt"/>
    <w:link w:val="Rubrik9"/>
    <w:rsid w:val="00E80032"/>
    <w:rPr>
      <w:rFonts w:ascii="Arial" w:eastAsia="Times New Roman" w:hAnsi="Arial" w:cs="Times New Roman"/>
      <w:color w:val="000000"/>
    </w:rPr>
  </w:style>
  <w:style w:type="paragraph" w:customStyle="1" w:styleId="ChapterTitle">
    <w:name w:val="Chapter Title"/>
    <w:next w:val="Normal"/>
    <w:rsid w:val="00E80032"/>
    <w:pPr>
      <w:widowControl w:val="0"/>
      <w:adjustRightInd w:val="0"/>
      <w:spacing w:after="0" w:line="240" w:lineRule="auto"/>
      <w:jc w:val="right"/>
      <w:textAlignment w:val="baseline"/>
    </w:pPr>
    <w:rPr>
      <w:rFonts w:ascii="Times New Roman" w:eastAsia="Times New Roman" w:hAnsi="Times New Roman" w:cs="Arial"/>
      <w:b/>
      <w:bCs/>
      <w:color w:val="000000"/>
      <w:kern w:val="32"/>
      <w:sz w:val="56"/>
      <w:szCs w:val="32"/>
      <w:lang w:val="en-GB"/>
    </w:rPr>
  </w:style>
  <w:style w:type="paragraph" w:customStyle="1" w:styleId="Bullet">
    <w:name w:val="Bullet"/>
    <w:basedOn w:val="Normal"/>
    <w:rsid w:val="00E80032"/>
    <w:pPr>
      <w:widowControl w:val="0"/>
      <w:numPr>
        <w:numId w:val="30"/>
      </w:numPr>
      <w:tabs>
        <w:tab w:val="clear" w:pos="720"/>
        <w:tab w:val="left" w:pos="360"/>
      </w:tabs>
      <w:suppressAutoHyphens/>
      <w:adjustRightInd w:val="0"/>
      <w:spacing w:before="0" w:after="60" w:line="240" w:lineRule="auto"/>
      <w:ind w:left="0" w:right="360" w:firstLine="0"/>
      <w:textAlignment w:val="baseline"/>
    </w:pPr>
    <w:rPr>
      <w:rFonts w:eastAsia="Times New Roman" w:cs="Times New Roman"/>
      <w:szCs w:val="24"/>
    </w:rPr>
  </w:style>
  <w:style w:type="paragraph" w:customStyle="1" w:styleId="InformationBox">
    <w:name w:val="Information Box"/>
    <w:basedOn w:val="Normal"/>
    <w:next w:val="Black"/>
    <w:link w:val="InformationBoxChar"/>
    <w:rsid w:val="00E80032"/>
    <w:pPr>
      <w:widowControl w:val="0"/>
      <w:pBdr>
        <w:top w:val="single" w:sz="6" w:space="6" w:color="000000"/>
        <w:left w:val="single" w:sz="6" w:space="6" w:color="000000"/>
        <w:bottom w:val="single" w:sz="6" w:space="9" w:color="000000"/>
        <w:right w:val="single" w:sz="6" w:space="6" w:color="000000"/>
      </w:pBdr>
      <w:shd w:val="clear" w:color="auto" w:fill="FFFFFF"/>
      <w:suppressAutoHyphens/>
      <w:adjustRightInd w:val="0"/>
      <w:spacing w:before="180" w:after="180" w:line="240" w:lineRule="auto"/>
      <w:ind w:left="360" w:right="360"/>
      <w:textAlignment w:val="baseline"/>
    </w:pPr>
    <w:rPr>
      <w:rFonts w:eastAsia="Times New Roman" w:cs="Times New Roman"/>
      <w:sz w:val="21"/>
      <w:szCs w:val="24"/>
    </w:rPr>
  </w:style>
  <w:style w:type="paragraph" w:customStyle="1" w:styleId="Black">
    <w:name w:val="Black"/>
    <w:basedOn w:val="Code"/>
    <w:qFormat/>
    <w:rsid w:val="00E80032"/>
    <w:pPr>
      <w:widowControl w:val="0"/>
      <w:adjustRightInd w:val="0"/>
      <w:textAlignment w:val="baseline"/>
    </w:pPr>
    <w:rPr>
      <w:rFonts w:eastAsia="Times New Roman" w:cs="Times New Roman"/>
      <w:b/>
      <w:szCs w:val="24"/>
    </w:rPr>
  </w:style>
  <w:style w:type="character" w:customStyle="1" w:styleId="InformationBoxChar">
    <w:name w:val="Information Box Char"/>
    <w:basedOn w:val="Standardstycketeckensnitt"/>
    <w:link w:val="InformationBox"/>
    <w:rsid w:val="00E80032"/>
    <w:rPr>
      <w:rFonts w:ascii="Times New Roman" w:eastAsia="Times New Roman" w:hAnsi="Times New Roman" w:cs="Times New Roman"/>
      <w:sz w:val="21"/>
      <w:szCs w:val="24"/>
      <w:shd w:val="clear" w:color="auto" w:fill="FFFFFF"/>
    </w:rPr>
  </w:style>
  <w:style w:type="paragraph" w:customStyle="1" w:styleId="NumberedBullet">
    <w:name w:val="Numbered Bullet"/>
    <w:basedOn w:val="Bullet"/>
    <w:rsid w:val="00E80032"/>
    <w:pPr>
      <w:numPr>
        <w:numId w:val="29"/>
      </w:numPr>
      <w:ind w:left="720" w:firstLine="0"/>
    </w:pPr>
    <w:rPr>
      <w:color w:val="666699"/>
    </w:rPr>
  </w:style>
  <w:style w:type="paragraph" w:customStyle="1" w:styleId="TableColumnHeadingPACKT">
    <w:name w:val="Table Column Heading [PACKT]"/>
    <w:basedOn w:val="Normal"/>
    <w:link w:val="TableColumnHeadingPACKTChar"/>
    <w:rsid w:val="00E80032"/>
    <w:pPr>
      <w:widowControl w:val="0"/>
      <w:suppressAutoHyphens/>
      <w:adjustRightInd w:val="0"/>
      <w:spacing w:before="60" w:after="60" w:line="240" w:lineRule="auto"/>
      <w:textAlignment w:val="baseline"/>
    </w:pPr>
    <w:rPr>
      <w:rFonts w:ascii="Arial" w:eastAsia="Times New Roman" w:hAnsi="Arial" w:cs="Arial"/>
      <w:b/>
      <w:bCs/>
      <w:sz w:val="21"/>
      <w:szCs w:val="24"/>
    </w:rPr>
  </w:style>
  <w:style w:type="character" w:customStyle="1" w:styleId="TableColumnHeadingPACKTChar">
    <w:name w:val="Table Column Heading [PACKT] Char"/>
    <w:link w:val="TableColumnHeadingPACKT"/>
    <w:rsid w:val="00E80032"/>
    <w:rPr>
      <w:rFonts w:ascii="Arial" w:eastAsia="Times New Roman" w:hAnsi="Arial" w:cs="Arial"/>
      <w:b/>
      <w:bCs/>
      <w:sz w:val="21"/>
      <w:szCs w:val="24"/>
    </w:rPr>
  </w:style>
  <w:style w:type="character" w:customStyle="1" w:styleId="CodeInText0">
    <w:name w:val="Code In Text"/>
    <w:rsid w:val="00877A7E"/>
    <w:rPr>
      <w:rFonts w:ascii="Courier New" w:hAnsi="Courier New"/>
      <w:i w:val="0"/>
      <w:color w:val="auto"/>
    </w:rPr>
  </w:style>
  <w:style w:type="character" w:customStyle="1" w:styleId="ScreenText">
    <w:name w:val="Screen Text"/>
    <w:rsid w:val="00E80032"/>
    <w:rPr>
      <w:b/>
      <w:color w:val="000000" w:themeColor="text1"/>
    </w:rPr>
  </w:style>
  <w:style w:type="paragraph" w:customStyle="1" w:styleId="CodeEnd">
    <w:name w:val="Code End"/>
    <w:basedOn w:val="Normal"/>
    <w:next w:val="Normal"/>
    <w:rsid w:val="00E80032"/>
    <w:pPr>
      <w:widowControl w:val="0"/>
      <w:pBdr>
        <w:left w:val="single" w:sz="4" w:space="4" w:color="auto"/>
      </w:pBdr>
      <w:suppressAutoHyphens/>
      <w:adjustRightInd w:val="0"/>
      <w:spacing w:before="0" w:line="240" w:lineRule="auto"/>
      <w:ind w:left="360"/>
      <w:textAlignment w:val="baseline"/>
    </w:pPr>
    <w:rPr>
      <w:rFonts w:ascii="Lucida Console" w:hAnsi="Lucida Console" w:cs="Times New Roman"/>
      <w:noProof/>
      <w:sz w:val="20"/>
      <w:szCs w:val="24"/>
      <w:lang w:val="sv-SE" w:eastAsia="ar-SA"/>
    </w:rPr>
  </w:style>
  <w:style w:type="paragraph" w:customStyle="1" w:styleId="TableContent">
    <w:name w:val="Table Content"/>
    <w:basedOn w:val="Normal"/>
    <w:link w:val="TableContentChar"/>
    <w:rsid w:val="00E80032"/>
    <w:pPr>
      <w:widowControl w:val="0"/>
      <w:suppressAutoHyphens/>
      <w:adjustRightInd w:val="0"/>
      <w:spacing w:before="0" w:line="240" w:lineRule="auto"/>
      <w:textAlignment w:val="baseline"/>
    </w:pPr>
    <w:rPr>
      <w:rFonts w:eastAsia="Times New Roman" w:cs="Times New Roman"/>
      <w:sz w:val="21"/>
      <w:szCs w:val="24"/>
    </w:rPr>
  </w:style>
  <w:style w:type="character" w:customStyle="1" w:styleId="TableContentChar">
    <w:name w:val="Table Content Char"/>
    <w:basedOn w:val="TableColumnHeadingPACKTChar"/>
    <w:link w:val="TableContent"/>
    <w:rsid w:val="00E80032"/>
    <w:rPr>
      <w:rFonts w:ascii="Times New Roman" w:eastAsia="Times New Roman" w:hAnsi="Times New Roman" w:cs="Times New Roman"/>
      <w:b w:val="0"/>
      <w:bCs w:val="0"/>
      <w:sz w:val="21"/>
      <w:szCs w:val="24"/>
    </w:rPr>
  </w:style>
  <w:style w:type="character" w:customStyle="1" w:styleId="HeaderFooter">
    <w:name w:val="Header/Footer"/>
    <w:rsid w:val="00E80032"/>
    <w:rPr>
      <w:rFonts w:ascii="Arial" w:hAnsi="Arial"/>
      <w:color w:val="000000"/>
      <w:sz w:val="16"/>
    </w:rPr>
  </w:style>
  <w:style w:type="paragraph" w:customStyle="1" w:styleId="CommandLine">
    <w:name w:val="Command Line"/>
    <w:basedOn w:val="Normal"/>
    <w:rsid w:val="00E80032"/>
    <w:pPr>
      <w:widowControl w:val="0"/>
      <w:pBdr>
        <w:left w:val="single" w:sz="4" w:space="4" w:color="auto"/>
      </w:pBdr>
      <w:suppressAutoHyphens/>
      <w:adjustRightInd w:val="0"/>
      <w:spacing w:before="0" w:after="0" w:line="240" w:lineRule="auto"/>
      <w:textAlignment w:val="baseline"/>
    </w:pPr>
    <w:rPr>
      <w:rFonts w:ascii="Lucida Console" w:hAnsi="Lucida Console" w:cs="Times New Roman"/>
      <w:b/>
      <w:noProof/>
      <w:sz w:val="20"/>
      <w:szCs w:val="24"/>
      <w:lang w:val="sv-SE" w:eastAsia="ar-SA"/>
    </w:rPr>
  </w:style>
  <w:style w:type="paragraph" w:customStyle="1" w:styleId="CodeHighlighted">
    <w:name w:val="Code Highlighted"/>
    <w:basedOn w:val="Normal"/>
    <w:rsid w:val="00E80032"/>
    <w:pPr>
      <w:widowControl w:val="0"/>
      <w:pBdr>
        <w:left w:val="single" w:sz="4" w:space="4" w:color="auto"/>
      </w:pBdr>
      <w:shd w:val="clear" w:color="auto" w:fill="99CCFF"/>
      <w:suppressAutoHyphens/>
      <w:adjustRightInd w:val="0"/>
      <w:spacing w:before="0" w:after="0" w:line="240" w:lineRule="auto"/>
      <w:ind w:left="360"/>
      <w:textAlignment w:val="baseline"/>
    </w:pPr>
    <w:rPr>
      <w:rFonts w:ascii="Lucida Console" w:hAnsi="Lucida Console" w:cs="Times New Roman"/>
      <w:noProof/>
      <w:sz w:val="20"/>
      <w:szCs w:val="16"/>
      <w:lang w:val="sv-SE" w:eastAsia="ar-SA"/>
    </w:rPr>
  </w:style>
  <w:style w:type="paragraph" w:customStyle="1" w:styleId="ChapterNumber">
    <w:name w:val="Chapter Number"/>
    <w:next w:val="ChapterTitle"/>
    <w:rsid w:val="00E80032"/>
    <w:pPr>
      <w:pageBreakBefore/>
      <w:widowControl w:val="0"/>
      <w:adjustRightInd w:val="0"/>
      <w:spacing w:after="0" w:line="360" w:lineRule="atLeast"/>
      <w:jc w:val="right"/>
      <w:textAlignment w:val="baseline"/>
    </w:pPr>
    <w:rPr>
      <w:rFonts w:ascii="Arial" w:eastAsia="Times New Roman" w:hAnsi="Arial" w:cs="Arial"/>
      <w:b/>
      <w:bCs/>
      <w:color w:val="000000"/>
      <w:kern w:val="32"/>
      <w:sz w:val="120"/>
      <w:szCs w:val="32"/>
      <w:lang w:val="en-GB"/>
    </w:rPr>
  </w:style>
  <w:style w:type="character" w:customStyle="1" w:styleId="KeyWord">
    <w:name w:val="Key Word"/>
    <w:rsid w:val="00E80032"/>
    <w:rPr>
      <w:i/>
      <w:color w:val="000000" w:themeColor="text1"/>
    </w:rPr>
  </w:style>
  <w:style w:type="paragraph" w:styleId="Citat">
    <w:name w:val="Quote"/>
    <w:basedOn w:val="Normal"/>
    <w:next w:val="Normal"/>
    <w:link w:val="CitatChar"/>
    <w:uiPriority w:val="29"/>
    <w:qFormat/>
    <w:rsid w:val="00E80032"/>
    <w:pPr>
      <w:widowControl w:val="0"/>
      <w:suppressAutoHyphens/>
      <w:adjustRightInd w:val="0"/>
      <w:spacing w:before="0" w:line="240" w:lineRule="auto"/>
      <w:textAlignment w:val="baseline"/>
    </w:pPr>
    <w:rPr>
      <w:rFonts w:eastAsia="Times New Roman" w:cs="Times New Roman"/>
      <w:i/>
      <w:iCs/>
      <w:szCs w:val="24"/>
    </w:rPr>
  </w:style>
  <w:style w:type="character" w:customStyle="1" w:styleId="CitatChar">
    <w:name w:val="Citat Char"/>
    <w:basedOn w:val="Standardstycketeckensnitt"/>
    <w:link w:val="Citat"/>
    <w:uiPriority w:val="29"/>
    <w:rsid w:val="00E80032"/>
    <w:rPr>
      <w:rFonts w:ascii="Times New Roman" w:eastAsia="Times New Roman" w:hAnsi="Times New Roman" w:cs="Times New Roman"/>
      <w:i/>
      <w:iCs/>
      <w:color w:val="000000" w:themeColor="text1"/>
      <w:szCs w:val="24"/>
    </w:rPr>
  </w:style>
  <w:style w:type="paragraph" w:customStyle="1" w:styleId="LayoutInformation">
    <w:name w:val="Layout Information"/>
    <w:basedOn w:val="Normal"/>
    <w:next w:val="Black"/>
    <w:rsid w:val="00E80032"/>
    <w:pPr>
      <w:widowControl w:val="0"/>
      <w:pBdr>
        <w:top w:val="single" w:sz="4" w:space="1" w:color="auto"/>
        <w:left w:val="single" w:sz="4" w:space="4" w:color="auto"/>
        <w:bottom w:val="single" w:sz="4" w:space="1" w:color="auto"/>
        <w:right w:val="single" w:sz="4" w:space="4" w:color="auto"/>
      </w:pBdr>
      <w:shd w:val="clear" w:color="auto" w:fill="FF9900"/>
      <w:suppressAutoHyphens/>
      <w:adjustRightInd w:val="0"/>
      <w:spacing w:before="0" w:line="240" w:lineRule="auto"/>
      <w:jc w:val="center"/>
      <w:textAlignment w:val="baseline"/>
    </w:pPr>
    <w:rPr>
      <w:rFonts w:ascii="Arial" w:eastAsia="Times New Roman" w:hAnsi="Arial" w:cs="Times New Roman"/>
      <w:b/>
      <w:color w:val="FF0000"/>
      <w:sz w:val="28"/>
      <w:szCs w:val="28"/>
      <w14:shadow w14:blurRad="50800" w14:dist="38100" w14:dir="2700000" w14:sx="100000" w14:sy="100000" w14:kx="0" w14:ky="0" w14:algn="tl">
        <w14:srgbClr w14:val="000000">
          <w14:alpha w14:val="60000"/>
        </w14:srgbClr>
      </w14:shadow>
    </w:rPr>
  </w:style>
  <w:style w:type="paragraph" w:customStyle="1" w:styleId="InternalNote">
    <w:name w:val="Internal Note"/>
    <w:basedOn w:val="Normal"/>
    <w:rsid w:val="00E80032"/>
    <w:pPr>
      <w:widowControl w:val="0"/>
      <w:suppressAutoHyphens/>
      <w:adjustRightInd w:val="0"/>
      <w:spacing w:before="0" w:line="240" w:lineRule="auto"/>
      <w:textAlignment w:val="baseline"/>
    </w:pPr>
    <w:rPr>
      <w:rFonts w:ascii="Arial" w:eastAsia="Times New Roman" w:hAnsi="Arial" w:cs="Times New Roman"/>
      <w:b/>
      <w:color w:val="0000FF"/>
      <w:sz w:val="24"/>
      <w:szCs w:val="24"/>
      <w14:shadow w14:blurRad="50800" w14:dist="38100" w14:dir="2700000" w14:sx="100000" w14:sy="100000" w14:kx="0" w14:ky="0" w14:algn="tl">
        <w14:srgbClr w14:val="000000">
          <w14:alpha w14:val="60000"/>
        </w14:srgbClr>
      </w14:shadow>
    </w:rPr>
  </w:style>
  <w:style w:type="paragraph" w:customStyle="1" w:styleId="BulletEnd">
    <w:name w:val="Bullet End"/>
    <w:basedOn w:val="Bullet"/>
    <w:next w:val="Normal"/>
    <w:rsid w:val="00E80032"/>
    <w:pPr>
      <w:spacing w:after="120"/>
    </w:pPr>
  </w:style>
  <w:style w:type="character" w:customStyle="1" w:styleId="URL">
    <w:name w:val="URL"/>
    <w:basedOn w:val="CodeInText0"/>
    <w:rsid w:val="00E80032"/>
    <w:rPr>
      <w:rFonts w:ascii="Lucida Console" w:hAnsi="Lucida Console"/>
      <w:b w:val="0"/>
      <w:i w:val="0"/>
      <w:color w:val="FF0000"/>
      <w:sz w:val="18"/>
    </w:rPr>
  </w:style>
  <w:style w:type="paragraph" w:styleId="Dokumentversikt">
    <w:name w:val="Document Map"/>
    <w:basedOn w:val="Normal"/>
    <w:link w:val="DokumentversiktChar"/>
    <w:semiHidden/>
    <w:rsid w:val="00E80032"/>
    <w:pPr>
      <w:widowControl w:val="0"/>
      <w:shd w:val="clear" w:color="auto" w:fill="000080"/>
      <w:suppressAutoHyphens/>
      <w:adjustRightInd w:val="0"/>
      <w:spacing w:before="0" w:line="240" w:lineRule="auto"/>
      <w:textAlignment w:val="baseline"/>
    </w:pPr>
    <w:rPr>
      <w:rFonts w:ascii="Tahoma" w:eastAsia="Times New Roman" w:hAnsi="Tahoma" w:cs="Times New Roman"/>
      <w:szCs w:val="24"/>
    </w:rPr>
  </w:style>
  <w:style w:type="character" w:customStyle="1" w:styleId="DokumentversiktChar">
    <w:name w:val="Dokumentöversikt Char"/>
    <w:basedOn w:val="Standardstycketeckensnitt"/>
    <w:link w:val="Dokumentversikt"/>
    <w:semiHidden/>
    <w:rsid w:val="00E80032"/>
    <w:rPr>
      <w:rFonts w:ascii="Tahoma" w:eastAsia="Times New Roman" w:hAnsi="Tahoma" w:cs="Times New Roman"/>
      <w:szCs w:val="24"/>
      <w:shd w:val="clear" w:color="auto" w:fill="000080"/>
    </w:rPr>
  </w:style>
  <w:style w:type="character" w:customStyle="1" w:styleId="Italics">
    <w:name w:val="Italics"/>
    <w:rsid w:val="00E80032"/>
    <w:rPr>
      <w:i/>
      <w:sz w:val="21"/>
      <w:szCs w:val="21"/>
    </w:rPr>
  </w:style>
  <w:style w:type="paragraph" w:customStyle="1" w:styleId="Figure">
    <w:name w:val="Figure"/>
    <w:link w:val="FigureChar"/>
    <w:rsid w:val="00E80032"/>
    <w:pPr>
      <w:widowControl w:val="0"/>
      <w:adjustRightInd w:val="0"/>
      <w:spacing w:before="240" w:after="240" w:line="360" w:lineRule="atLeast"/>
      <w:jc w:val="center"/>
      <w:textAlignment w:val="baseline"/>
    </w:pPr>
    <w:rPr>
      <w:rFonts w:ascii="Tahoma" w:eastAsia="Times New Roman" w:hAnsi="Tahoma" w:cs="Tahoma"/>
      <w:sz w:val="16"/>
      <w:szCs w:val="16"/>
      <w:lang w:val="en-GB"/>
    </w:rPr>
  </w:style>
  <w:style w:type="character" w:customStyle="1" w:styleId="FigureChar">
    <w:name w:val="Figure Char"/>
    <w:link w:val="Figure"/>
    <w:rsid w:val="00E80032"/>
    <w:rPr>
      <w:rFonts w:ascii="Tahoma" w:eastAsia="Times New Roman" w:hAnsi="Tahoma" w:cs="Tahoma"/>
      <w:sz w:val="16"/>
      <w:szCs w:val="16"/>
      <w:lang w:val="en-GB"/>
    </w:rPr>
  </w:style>
  <w:style w:type="paragraph" w:customStyle="1" w:styleId="NumberedBulletEnd">
    <w:name w:val="Numbered Bullet End"/>
    <w:basedOn w:val="NumberedBullet"/>
    <w:next w:val="Normal"/>
    <w:rsid w:val="00E80032"/>
    <w:pPr>
      <w:spacing w:after="120"/>
    </w:pPr>
  </w:style>
  <w:style w:type="paragraph" w:customStyle="1" w:styleId="CodeHighlightedEnd">
    <w:name w:val="Code Highlighted End"/>
    <w:basedOn w:val="CodeHighlighted"/>
    <w:next w:val="Normal"/>
    <w:rsid w:val="00E80032"/>
    <w:pPr>
      <w:spacing w:after="120"/>
    </w:pPr>
    <w:rPr>
      <w:bCs/>
      <w:szCs w:val="20"/>
    </w:rPr>
  </w:style>
  <w:style w:type="paragraph" w:customStyle="1" w:styleId="BulletwithoutBullet">
    <w:name w:val="Bullet without Bullet"/>
    <w:basedOn w:val="Normal"/>
    <w:rsid w:val="00E80032"/>
    <w:pPr>
      <w:widowControl w:val="0"/>
      <w:adjustRightInd w:val="0"/>
      <w:spacing w:before="0" w:line="240" w:lineRule="auto"/>
      <w:ind w:left="708"/>
      <w:textAlignment w:val="baseline"/>
    </w:pPr>
    <w:rPr>
      <w:rFonts w:eastAsia="Times New Roman" w:cs="Times New Roman"/>
      <w:color w:val="800080"/>
      <w:szCs w:val="20"/>
    </w:rPr>
  </w:style>
  <w:style w:type="paragraph" w:styleId="Index1">
    <w:name w:val="index 1"/>
    <w:basedOn w:val="Normal"/>
    <w:next w:val="Normal"/>
    <w:semiHidden/>
    <w:rsid w:val="00E80032"/>
    <w:pPr>
      <w:widowControl w:val="0"/>
      <w:suppressAutoHyphens/>
      <w:adjustRightInd w:val="0"/>
      <w:spacing w:before="0" w:after="0" w:line="240" w:lineRule="auto"/>
      <w:ind w:left="216" w:hanging="216"/>
      <w:textAlignment w:val="baseline"/>
    </w:pPr>
    <w:rPr>
      <w:rFonts w:eastAsia="Times New Roman" w:cs="Times New Roman"/>
      <w:sz w:val="18"/>
      <w:szCs w:val="24"/>
    </w:rPr>
  </w:style>
  <w:style w:type="paragraph" w:styleId="Indexrubrik">
    <w:name w:val="index heading"/>
    <w:basedOn w:val="Normal"/>
    <w:next w:val="Index1"/>
    <w:autoRedefine/>
    <w:semiHidden/>
    <w:rsid w:val="00E80032"/>
    <w:pPr>
      <w:widowControl w:val="0"/>
      <w:suppressAutoHyphens/>
      <w:adjustRightInd w:val="0"/>
      <w:spacing w:before="240" w:line="240" w:lineRule="auto"/>
      <w:jc w:val="center"/>
      <w:textAlignment w:val="baseline"/>
    </w:pPr>
    <w:rPr>
      <w:rFonts w:eastAsia="Times New Roman" w:cs="Times New Roman"/>
      <w:b/>
      <w:bCs/>
      <w:sz w:val="28"/>
      <w:szCs w:val="26"/>
    </w:rPr>
  </w:style>
  <w:style w:type="paragraph" w:customStyle="1" w:styleId="Bulletwithinbullet">
    <w:name w:val="Bullet within bullet"/>
    <w:basedOn w:val="Bullet"/>
    <w:rsid w:val="00E80032"/>
    <w:pPr>
      <w:numPr>
        <w:numId w:val="32"/>
      </w:numPr>
      <w:tabs>
        <w:tab w:val="clear" w:pos="1440"/>
        <w:tab w:val="num" w:pos="360"/>
      </w:tabs>
      <w:spacing w:after="20"/>
      <w:ind w:left="720" w:right="720"/>
    </w:pPr>
  </w:style>
  <w:style w:type="paragraph" w:customStyle="1" w:styleId="Bulletwithinbulletend">
    <w:name w:val="Bullet within bullet end"/>
    <w:basedOn w:val="Bulletwithinbullet"/>
    <w:rsid w:val="00E80032"/>
    <w:pPr>
      <w:numPr>
        <w:numId w:val="33"/>
      </w:numPr>
      <w:tabs>
        <w:tab w:val="clear" w:pos="720"/>
      </w:tabs>
      <w:spacing w:after="60"/>
      <w:ind w:left="1440"/>
    </w:pPr>
  </w:style>
  <w:style w:type="paragraph" w:customStyle="1" w:styleId="CodeListing">
    <w:name w:val="Code Listing"/>
    <w:basedOn w:val="Normal"/>
    <w:next w:val="Normal"/>
    <w:rsid w:val="00E80032"/>
    <w:pPr>
      <w:widowControl w:val="0"/>
      <w:suppressAutoHyphens/>
      <w:adjustRightInd w:val="0"/>
      <w:spacing w:before="60" w:after="60" w:line="240" w:lineRule="auto"/>
      <w:textAlignment w:val="baseline"/>
    </w:pPr>
    <w:rPr>
      <w:rFonts w:eastAsia="Times New Roman" w:cs="Times New Roman"/>
      <w:b/>
      <w:sz w:val="24"/>
      <w:szCs w:val="24"/>
    </w:rPr>
  </w:style>
  <w:style w:type="paragraph" w:customStyle="1" w:styleId="Tip">
    <w:name w:val="Tip"/>
    <w:basedOn w:val="InformationBox"/>
    <w:next w:val="Normal"/>
    <w:rsid w:val="00E80032"/>
    <w:pPr>
      <w:pBdr>
        <w:top w:val="none" w:sz="0" w:space="0" w:color="auto"/>
        <w:left w:val="none" w:sz="0" w:space="0" w:color="auto"/>
        <w:bottom w:val="double" w:sz="4" w:space="8" w:color="auto"/>
        <w:right w:val="none" w:sz="0" w:space="0" w:color="auto"/>
      </w:pBdr>
      <w:shd w:val="clear" w:color="auto" w:fill="auto"/>
    </w:pPr>
  </w:style>
  <w:style w:type="paragraph" w:customStyle="1" w:styleId="TipHeading">
    <w:name w:val="Tip Heading"/>
    <w:basedOn w:val="Normal"/>
    <w:next w:val="Tip"/>
    <w:rsid w:val="00E80032"/>
    <w:pPr>
      <w:widowControl w:val="0"/>
      <w:pBdr>
        <w:top w:val="double" w:sz="4" w:space="6" w:color="auto"/>
      </w:pBdr>
      <w:suppressAutoHyphens/>
      <w:adjustRightInd w:val="0"/>
      <w:spacing w:before="180" w:after="180" w:line="240" w:lineRule="auto"/>
      <w:ind w:left="360" w:right="360"/>
      <w:textAlignment w:val="baseline"/>
    </w:pPr>
    <w:rPr>
      <w:rFonts w:eastAsia="Times New Roman" w:cs="Times New Roman"/>
      <w:b/>
      <w:szCs w:val="24"/>
    </w:rPr>
  </w:style>
  <w:style w:type="paragraph" w:customStyle="1" w:styleId="TipwithoutheadingPACKT">
    <w:name w:val="Tip without heading [PACKT]"/>
    <w:basedOn w:val="Tip"/>
    <w:rsid w:val="00E80032"/>
    <w:pPr>
      <w:pBdr>
        <w:top w:val="double" w:sz="4" w:space="8" w:color="auto"/>
      </w:pBdr>
    </w:pPr>
    <w:rPr>
      <w:szCs w:val="20"/>
    </w:rPr>
  </w:style>
  <w:style w:type="paragraph" w:customStyle="1" w:styleId="CenterNormal">
    <w:name w:val="CenterNormal"/>
    <w:basedOn w:val="Normal"/>
    <w:rsid w:val="00E80032"/>
    <w:pPr>
      <w:widowControl w:val="0"/>
      <w:tabs>
        <w:tab w:val="left" w:pos="3402"/>
      </w:tabs>
      <w:adjustRightInd w:val="0"/>
      <w:spacing w:before="360" w:after="220" w:line="240" w:lineRule="auto"/>
      <w:jc w:val="center"/>
      <w:textAlignment w:val="baseline"/>
    </w:pPr>
    <w:rPr>
      <w:rFonts w:eastAsia="Times New Roman" w:cs="Times New Roman"/>
      <w:color w:val="000000"/>
      <w:sz w:val="16"/>
      <w:lang w:val="sv-SE"/>
    </w:rPr>
  </w:style>
  <w:style w:type="character" w:customStyle="1" w:styleId="KeyWord0">
    <w:name w:val="KeyWord"/>
    <w:rsid w:val="007A5277"/>
    <w:rPr>
      <w:b/>
      <w:i w:val="0"/>
      <w:noProof/>
    </w:rPr>
  </w:style>
  <w:style w:type="paragraph" w:styleId="Sidhuvud">
    <w:name w:val="header"/>
    <w:basedOn w:val="Normal"/>
    <w:link w:val="SidhuvudChar"/>
    <w:rsid w:val="00E80032"/>
    <w:pPr>
      <w:widowControl w:val="0"/>
      <w:tabs>
        <w:tab w:val="center" w:pos="4320"/>
        <w:tab w:val="right" w:pos="8640"/>
      </w:tabs>
      <w:adjustRightInd w:val="0"/>
      <w:spacing w:before="220" w:after="220" w:line="240" w:lineRule="auto"/>
      <w:textAlignment w:val="baseline"/>
    </w:pPr>
    <w:rPr>
      <w:rFonts w:eastAsia="Times New Roman" w:cs="Times New Roman"/>
      <w:color w:val="000000"/>
    </w:rPr>
  </w:style>
  <w:style w:type="character" w:customStyle="1" w:styleId="SidhuvudChar">
    <w:name w:val="Sidhuvud Char"/>
    <w:basedOn w:val="Standardstycketeckensnitt"/>
    <w:link w:val="Sidhuvud"/>
    <w:rsid w:val="00E80032"/>
    <w:rPr>
      <w:rFonts w:ascii="Times New Roman" w:eastAsia="Times New Roman" w:hAnsi="Times New Roman" w:cs="Times New Roman"/>
      <w:color w:val="000000"/>
    </w:rPr>
  </w:style>
  <w:style w:type="paragraph" w:customStyle="1" w:styleId="Picture">
    <w:name w:val="Picture"/>
    <w:basedOn w:val="Normal"/>
    <w:rsid w:val="00E80032"/>
    <w:pPr>
      <w:widowControl w:val="0"/>
      <w:adjustRightInd w:val="0"/>
      <w:spacing w:before="60" w:after="200" w:line="240" w:lineRule="auto"/>
      <w:jc w:val="center"/>
      <w:textAlignment w:val="baseline"/>
    </w:pPr>
    <w:rPr>
      <w:rFonts w:eastAsia="Times New Roman" w:cs="Times New Roman"/>
      <w:sz w:val="20"/>
      <w:lang w:eastAsia="sv-SE"/>
    </w:rPr>
  </w:style>
  <w:style w:type="paragraph" w:customStyle="1" w:styleId="PictureText">
    <w:name w:val="PictureText"/>
    <w:basedOn w:val="Normal"/>
    <w:rsid w:val="00E80032"/>
    <w:pPr>
      <w:widowControl w:val="0"/>
      <w:adjustRightInd w:val="0"/>
      <w:spacing w:before="60" w:after="200" w:line="240" w:lineRule="auto"/>
      <w:jc w:val="center"/>
      <w:textAlignment w:val="baseline"/>
    </w:pPr>
    <w:rPr>
      <w:rFonts w:eastAsia="Times New Roman" w:cs="Times New Roman"/>
      <w:noProof/>
      <w:sz w:val="12"/>
      <w:szCs w:val="12"/>
      <w:lang w:eastAsia="sv-SE"/>
    </w:rPr>
  </w:style>
  <w:style w:type="paragraph" w:customStyle="1" w:styleId="DotNormal">
    <w:name w:val="DotNormal"/>
    <w:basedOn w:val="Normal"/>
    <w:rsid w:val="00E80032"/>
    <w:pPr>
      <w:widowControl w:val="0"/>
      <w:tabs>
        <w:tab w:val="num" w:pos="360"/>
        <w:tab w:val="left" w:pos="3402"/>
      </w:tabs>
      <w:adjustRightInd w:val="0"/>
      <w:spacing w:before="220" w:after="220" w:line="240" w:lineRule="auto"/>
      <w:ind w:left="360" w:hanging="360"/>
      <w:textAlignment w:val="baseline"/>
    </w:pPr>
    <w:rPr>
      <w:rFonts w:eastAsia="Times New Roman" w:cs="Times New Roman"/>
      <w:color w:val="000000"/>
    </w:rPr>
  </w:style>
  <w:style w:type="paragraph" w:customStyle="1" w:styleId="TokenArray">
    <w:name w:val="TokenArray"/>
    <w:basedOn w:val="CenterNormal"/>
    <w:rsid w:val="00E80032"/>
    <w:pPr>
      <w:spacing w:before="80"/>
      <w:jc w:val="left"/>
    </w:pPr>
  </w:style>
  <w:style w:type="paragraph" w:customStyle="1" w:styleId="SyntaxTreeText">
    <w:name w:val="SyntaxTreeText"/>
    <w:basedOn w:val="Normal"/>
    <w:rsid w:val="00E80032"/>
    <w:pPr>
      <w:widowControl w:val="0"/>
      <w:tabs>
        <w:tab w:val="left" w:pos="3402"/>
      </w:tabs>
      <w:adjustRightInd w:val="0"/>
      <w:spacing w:before="0" w:after="0" w:line="240" w:lineRule="auto"/>
      <w:jc w:val="center"/>
      <w:textAlignment w:val="baseline"/>
    </w:pPr>
    <w:rPr>
      <w:rFonts w:eastAsia="Times New Roman" w:cs="Times New Roman"/>
      <w:color w:val="000000"/>
      <w:sz w:val="12"/>
      <w:szCs w:val="12"/>
      <w:lang w:val="sv-SE"/>
    </w:rPr>
  </w:style>
  <w:style w:type="paragraph" w:customStyle="1" w:styleId="CenterNormal2">
    <w:name w:val="CenterNormal2"/>
    <w:basedOn w:val="CenterNormal"/>
    <w:rsid w:val="00E80032"/>
    <w:pPr>
      <w:spacing w:before="240"/>
    </w:pPr>
  </w:style>
  <w:style w:type="paragraph" w:customStyle="1" w:styleId="TableText">
    <w:name w:val="Table Text"/>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sz w:val="20"/>
    </w:rPr>
  </w:style>
  <w:style w:type="character" w:customStyle="1" w:styleId="ItalicUnderline">
    <w:name w:val="Italic_Underline"/>
    <w:rsid w:val="00E80032"/>
    <w:rPr>
      <w:i/>
      <w:noProof/>
      <w:u w:val="single"/>
      <w:lang w:val="en-US"/>
    </w:rPr>
  </w:style>
  <w:style w:type="character" w:customStyle="1" w:styleId="Bold">
    <w:name w:val="Bold"/>
    <w:rsid w:val="00E80032"/>
    <w:rPr>
      <w:b/>
    </w:rPr>
  </w:style>
  <w:style w:type="character" w:customStyle="1" w:styleId="Italic">
    <w:name w:val="Italic"/>
    <w:rsid w:val="00ED302B"/>
    <w:rPr>
      <w:i/>
      <w:noProof w:val="0"/>
      <w:color w:val="auto"/>
      <w:lang w:eastAsia="en-US"/>
    </w:rPr>
  </w:style>
  <w:style w:type="paragraph" w:customStyle="1" w:styleId="Header1">
    <w:name w:val="Header1"/>
    <w:basedOn w:val="Normal"/>
    <w:rsid w:val="00E80032"/>
    <w:pPr>
      <w:widowControl w:val="0"/>
      <w:tabs>
        <w:tab w:val="left" w:pos="440"/>
        <w:tab w:val="left" w:pos="3402"/>
        <w:tab w:val="right" w:leader="dot" w:pos="8630"/>
      </w:tabs>
      <w:adjustRightInd w:val="0"/>
      <w:spacing w:before="0" w:after="0" w:line="240" w:lineRule="auto"/>
      <w:textAlignment w:val="baseline"/>
    </w:pPr>
    <w:rPr>
      <w:rFonts w:eastAsia="Times New Roman" w:cs="Times New Roman"/>
      <w:b/>
      <w:color w:val="000000"/>
      <w:sz w:val="48"/>
      <w:szCs w:val="48"/>
    </w:rPr>
  </w:style>
  <w:style w:type="paragraph" w:customStyle="1" w:styleId="ShortNormal">
    <w:name w:val="Short Normal"/>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rPr>
  </w:style>
  <w:style w:type="character" w:styleId="AnvndHyperlnk">
    <w:name w:val="FollowedHyperlink"/>
    <w:rsid w:val="00E80032"/>
    <w:rPr>
      <w:color w:val="800080"/>
      <w:u w:val="single"/>
    </w:rPr>
  </w:style>
  <w:style w:type="character" w:customStyle="1" w:styleId="Underline">
    <w:name w:val="Underline"/>
    <w:rsid w:val="00E80032"/>
    <w:rPr>
      <w:u w:val="words"/>
    </w:rPr>
  </w:style>
  <w:style w:type="paragraph" w:customStyle="1" w:styleId="CentralNormal">
    <w:name w:val="Central Normal"/>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lang w:val="sv-SE"/>
    </w:rPr>
  </w:style>
  <w:style w:type="paragraph" w:customStyle="1" w:styleId="SourceCodeBoxText">
    <w:name w:val="SourceCode BoxText"/>
    <w:basedOn w:val="Normal"/>
    <w:rsid w:val="00E80032"/>
    <w:pPr>
      <w:framePr w:wrap="around" w:vAnchor="text" w:hAnchor="text" w:y="1"/>
      <w:widowControl w:val="0"/>
      <w:tabs>
        <w:tab w:val="left" w:pos="3402"/>
      </w:tabs>
      <w:adjustRightInd w:val="0"/>
      <w:spacing w:before="80" w:after="0" w:line="240" w:lineRule="auto"/>
      <w:jc w:val="center"/>
      <w:textAlignment w:val="baseline"/>
    </w:pPr>
    <w:rPr>
      <w:rFonts w:ascii="Courier New" w:eastAsia="Times New Roman" w:hAnsi="Courier New" w:cs="Times New Roman"/>
      <w:noProof/>
      <w:sz w:val="20"/>
      <w:szCs w:val="24"/>
      <w:lang w:val="sv-SE" w:eastAsia="sv-SE"/>
    </w:rPr>
  </w:style>
  <w:style w:type="paragraph" w:customStyle="1" w:styleId="SourceCodeBoxHeader">
    <w:name w:val="SourceCode BoxHeader"/>
    <w:basedOn w:val="Normal"/>
    <w:rsid w:val="00E80032"/>
    <w:pPr>
      <w:widowControl w:val="0"/>
      <w:tabs>
        <w:tab w:val="left" w:pos="3402"/>
      </w:tabs>
      <w:adjustRightInd w:val="0"/>
      <w:spacing w:before="200" w:after="0" w:line="240" w:lineRule="auto"/>
      <w:jc w:val="center"/>
      <w:textAlignment w:val="baseline"/>
    </w:pPr>
    <w:rPr>
      <w:rFonts w:ascii="Courier New" w:eastAsia="Times New Roman" w:hAnsi="Courier New" w:cs="Times New Roman"/>
      <w:noProof/>
      <w:color w:val="000000"/>
      <w:sz w:val="20"/>
      <w:szCs w:val="24"/>
      <w:lang w:val="en-GB" w:eastAsia="sv-SE"/>
    </w:rPr>
  </w:style>
  <w:style w:type="paragraph" w:customStyle="1" w:styleId="SourceCodeIndex">
    <w:name w:val="SourceCode Index"/>
    <w:basedOn w:val="Normal"/>
    <w:rsid w:val="00E80032"/>
    <w:pPr>
      <w:widowControl w:val="0"/>
      <w:tabs>
        <w:tab w:val="left" w:pos="3402"/>
      </w:tabs>
      <w:adjustRightInd w:val="0"/>
      <w:spacing w:before="0" w:after="0" w:line="240" w:lineRule="auto"/>
      <w:jc w:val="center"/>
      <w:textAlignment w:val="baseline"/>
    </w:pPr>
    <w:rPr>
      <w:rFonts w:ascii="Courier New" w:eastAsia="Times New Roman" w:hAnsi="Courier New" w:cs="Times New Roman"/>
      <w:noProof/>
      <w:color w:val="000000"/>
      <w:sz w:val="16"/>
      <w:szCs w:val="24"/>
      <w:lang w:val="sv-SE" w:eastAsia="sv-SE"/>
    </w:rPr>
  </w:style>
  <w:style w:type="paragraph" w:customStyle="1" w:styleId="SourceCodeHeader">
    <w:name w:val="SourceCode Header"/>
    <w:basedOn w:val="Normal"/>
    <w:next w:val="Normal"/>
    <w:rsid w:val="00E80032"/>
    <w:pPr>
      <w:widowControl w:val="0"/>
      <w:shd w:val="clear" w:color="auto" w:fill="E6E6E6"/>
      <w:tabs>
        <w:tab w:val="left" w:pos="3402"/>
      </w:tabs>
      <w:adjustRightInd w:val="0"/>
      <w:spacing w:before="0" w:after="0" w:line="240" w:lineRule="auto"/>
      <w:textAlignment w:val="baseline"/>
    </w:pPr>
    <w:rPr>
      <w:rFonts w:eastAsia="Times New Roman" w:cs="Times New Roman"/>
      <w:b/>
      <w:noProof/>
      <w:color w:val="000000"/>
      <w:sz w:val="28"/>
      <w:szCs w:val="28"/>
      <w:lang w:val="en-GB" w:eastAsia="sv-SE"/>
    </w:rPr>
  </w:style>
  <w:style w:type="paragraph" w:customStyle="1" w:styleId="TableFields">
    <w:name w:val="TableFields"/>
    <w:basedOn w:val="Normal"/>
    <w:rsid w:val="00E80032"/>
    <w:pPr>
      <w:widowControl w:val="0"/>
      <w:tabs>
        <w:tab w:val="left" w:pos="3402"/>
      </w:tabs>
      <w:adjustRightInd w:val="0"/>
      <w:spacing w:before="60" w:after="200" w:line="240" w:lineRule="auto"/>
      <w:textAlignment w:val="baseline"/>
    </w:pPr>
    <w:rPr>
      <w:rFonts w:eastAsia="Times New Roman" w:cs="Times New Roman"/>
      <w:i/>
      <w:color w:val="000000"/>
    </w:rPr>
  </w:style>
  <w:style w:type="paragraph" w:customStyle="1" w:styleId="TableDescriptions">
    <w:name w:val="TableDescriptions"/>
    <w:basedOn w:val="Normal"/>
    <w:rsid w:val="00E80032"/>
    <w:pPr>
      <w:widowControl w:val="0"/>
      <w:adjustRightInd w:val="0"/>
      <w:spacing w:before="60" w:after="200" w:line="240" w:lineRule="auto"/>
      <w:textAlignment w:val="baseline"/>
    </w:pPr>
    <w:rPr>
      <w:rFonts w:eastAsia="Times New Roman" w:cs="Times New Roman"/>
      <w:color w:val="000000"/>
    </w:rPr>
  </w:style>
  <w:style w:type="paragraph" w:customStyle="1" w:styleId="TableHeader">
    <w:name w:val="TableHeader"/>
    <w:basedOn w:val="TableDescriptions"/>
    <w:rsid w:val="00E80032"/>
    <w:pPr>
      <w:jc w:val="center"/>
    </w:pPr>
    <w:rPr>
      <w:b/>
    </w:rPr>
  </w:style>
  <w:style w:type="paragraph" w:customStyle="1" w:styleId="TetrisText">
    <w:name w:val="TetrisText"/>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sz w:val="20"/>
      <w:lang w:val="sv-SE"/>
    </w:rPr>
  </w:style>
  <w:style w:type="paragraph" w:customStyle="1" w:styleId="TetrisTextLeft">
    <w:name w:val="TetrisText Left"/>
    <w:basedOn w:val="TetrisText"/>
    <w:rsid w:val="00E80032"/>
    <w:pPr>
      <w:jc w:val="left"/>
    </w:pPr>
  </w:style>
  <w:style w:type="paragraph" w:customStyle="1" w:styleId="SourceCodeChar">
    <w:name w:val="SourceCode Char"/>
    <w:basedOn w:val="Normal"/>
    <w:link w:val="SourceCodeCharChar"/>
    <w:rsid w:val="00E80032"/>
    <w:pPr>
      <w:widowControl w:val="0"/>
      <w:shd w:val="clear" w:color="auto" w:fill="E6E6E6"/>
      <w:tabs>
        <w:tab w:val="left" w:pos="3402"/>
      </w:tabs>
      <w:adjustRightInd w:val="0"/>
      <w:spacing w:before="0" w:after="0" w:line="240" w:lineRule="auto"/>
      <w:textAlignment w:val="baseline"/>
    </w:pPr>
    <w:rPr>
      <w:rFonts w:ascii="Courier New" w:eastAsia="Times New Roman" w:hAnsi="Courier New" w:cs="Times New Roman"/>
      <w:color w:val="000000"/>
      <w:szCs w:val="24"/>
      <w:lang w:val="en-GB" w:eastAsia="sv-SE"/>
    </w:rPr>
  </w:style>
  <w:style w:type="character" w:customStyle="1" w:styleId="SourceCodeCharChar">
    <w:name w:val="SourceCode Char Char"/>
    <w:link w:val="SourceCodeChar"/>
    <w:rsid w:val="00E80032"/>
    <w:rPr>
      <w:rFonts w:ascii="Courier New" w:eastAsia="Times New Roman" w:hAnsi="Courier New" w:cs="Times New Roman"/>
      <w:color w:val="000000"/>
      <w:szCs w:val="24"/>
      <w:shd w:val="clear" w:color="auto" w:fill="E6E6E6"/>
      <w:lang w:val="en-GB" w:eastAsia="sv-SE"/>
    </w:rPr>
  </w:style>
  <w:style w:type="paragraph" w:customStyle="1" w:styleId="SourceCodeDark">
    <w:name w:val="SourceCode Dark"/>
    <w:basedOn w:val="SourceCodeChar"/>
    <w:link w:val="SourceCodeDarkChar"/>
    <w:rsid w:val="00E80032"/>
    <w:pPr>
      <w:shd w:val="clear" w:color="auto" w:fill="B3B3B3"/>
    </w:pPr>
    <w:rPr>
      <w:lang w:val="en-US"/>
    </w:rPr>
  </w:style>
  <w:style w:type="character" w:customStyle="1" w:styleId="SourceCodeDarkChar">
    <w:name w:val="SourceCode Dark Char"/>
    <w:link w:val="SourceCodeDark"/>
    <w:rsid w:val="00E80032"/>
    <w:rPr>
      <w:rFonts w:ascii="Courier New" w:eastAsia="Times New Roman" w:hAnsi="Courier New" w:cs="Times New Roman"/>
      <w:color w:val="000000"/>
      <w:szCs w:val="24"/>
      <w:shd w:val="clear" w:color="auto" w:fill="B3B3B3"/>
      <w:lang w:eastAsia="sv-SE"/>
    </w:rPr>
  </w:style>
  <w:style w:type="character" w:customStyle="1" w:styleId="Symbol">
    <w:name w:val="Symbol"/>
    <w:rsid w:val="00E80032"/>
    <w:rPr>
      <w:rFonts w:ascii="Symbol" w:hAnsi="Symbol"/>
    </w:rPr>
  </w:style>
  <w:style w:type="paragraph" w:customStyle="1" w:styleId="SourceCodeWhite">
    <w:name w:val="SourceCode White"/>
    <w:basedOn w:val="SourceCodeChar"/>
    <w:rsid w:val="00E80032"/>
    <w:pPr>
      <w:shd w:val="clear" w:color="auto" w:fill="auto"/>
    </w:pPr>
    <w:rPr>
      <w:szCs w:val="12"/>
    </w:rPr>
  </w:style>
  <w:style w:type="paragraph" w:customStyle="1" w:styleId="ExponentCharChar">
    <w:name w:val="Exponent Char Char"/>
    <w:basedOn w:val="Normal"/>
    <w:link w:val="ExponentCharCharChar"/>
    <w:rsid w:val="00E80032"/>
    <w:pPr>
      <w:widowControl w:val="0"/>
      <w:adjustRightInd w:val="0"/>
      <w:spacing w:before="220" w:after="200" w:line="240" w:lineRule="auto"/>
      <w:textAlignment w:val="baseline"/>
    </w:pPr>
    <w:rPr>
      <w:rFonts w:eastAsia="Times New Roman" w:cs="Times New Roman"/>
      <w:color w:val="000000"/>
      <w:szCs w:val="8"/>
      <w:vertAlign w:val="superscript"/>
      <w:lang w:eastAsia="sv-SE"/>
    </w:rPr>
  </w:style>
  <w:style w:type="character" w:customStyle="1" w:styleId="ExponentCharCharChar">
    <w:name w:val="Exponent Char Char Char"/>
    <w:link w:val="ExponentCharChar"/>
    <w:rsid w:val="00E80032"/>
    <w:rPr>
      <w:rFonts w:ascii="Times New Roman" w:eastAsia="Times New Roman" w:hAnsi="Times New Roman" w:cs="Times New Roman"/>
      <w:color w:val="000000"/>
      <w:szCs w:val="8"/>
      <w:vertAlign w:val="superscript"/>
      <w:lang w:eastAsia="sv-SE"/>
    </w:rPr>
  </w:style>
  <w:style w:type="paragraph" w:customStyle="1" w:styleId="GrammerChar">
    <w:name w:val="Grammer Char"/>
    <w:basedOn w:val="Normal"/>
    <w:link w:val="GrammerCharChar"/>
    <w:rsid w:val="00E80032"/>
    <w:pPr>
      <w:widowControl w:val="0"/>
      <w:tabs>
        <w:tab w:val="left" w:pos="907"/>
        <w:tab w:val="left" w:pos="964"/>
        <w:tab w:val="left" w:pos="1191"/>
        <w:tab w:val="left" w:pos="3402"/>
      </w:tabs>
      <w:autoSpaceDE w:val="0"/>
      <w:autoSpaceDN w:val="0"/>
      <w:adjustRightInd w:val="0"/>
      <w:spacing w:before="60" w:after="200" w:line="240" w:lineRule="auto"/>
      <w:textAlignment w:val="baseline"/>
    </w:pPr>
    <w:rPr>
      <w:rFonts w:eastAsia="Times New Roman" w:cs="Courier New"/>
      <w:noProof/>
      <w:color w:val="000000"/>
    </w:rPr>
  </w:style>
  <w:style w:type="character" w:customStyle="1" w:styleId="GrammerCharChar">
    <w:name w:val="Grammer Char Char"/>
    <w:link w:val="GrammerChar"/>
    <w:rsid w:val="00E80032"/>
    <w:rPr>
      <w:rFonts w:ascii="Times New Roman" w:eastAsia="Times New Roman" w:hAnsi="Times New Roman" w:cs="Courier New"/>
      <w:noProof/>
      <w:color w:val="000000"/>
    </w:rPr>
  </w:style>
  <w:style w:type="paragraph" w:customStyle="1" w:styleId="Operator">
    <w:name w:val="Operator"/>
    <w:basedOn w:val="GrammerChar"/>
    <w:link w:val="OperatorChar"/>
    <w:rsid w:val="00E80032"/>
    <w:rPr>
      <w:rFonts w:ascii="Symbol" w:hAnsi="Symbol"/>
    </w:rPr>
  </w:style>
  <w:style w:type="character" w:customStyle="1" w:styleId="OperatorChar">
    <w:name w:val="Operator Char"/>
    <w:link w:val="Operator"/>
    <w:rsid w:val="00E80032"/>
    <w:rPr>
      <w:rFonts w:ascii="Symbol" w:eastAsia="Times New Roman" w:hAnsi="Symbol" w:cs="Courier New"/>
      <w:noProof/>
      <w:color w:val="000000"/>
    </w:rPr>
  </w:style>
  <w:style w:type="paragraph" w:styleId="z-Brjanavformulret">
    <w:name w:val="HTML Top of Form"/>
    <w:basedOn w:val="Normal"/>
    <w:next w:val="Normal"/>
    <w:link w:val="z-BrjanavformulretChar"/>
    <w:hidden/>
    <w:rsid w:val="00E80032"/>
    <w:pPr>
      <w:widowControl w:val="0"/>
      <w:pBdr>
        <w:bottom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BrjanavformulretChar">
    <w:name w:val="z-Början av formuläret Char"/>
    <w:basedOn w:val="Standardstycketeckensnitt"/>
    <w:link w:val="z-Brjanavformulret"/>
    <w:rsid w:val="00E80032"/>
    <w:rPr>
      <w:rFonts w:ascii="Arial" w:eastAsia="Times New Roman" w:hAnsi="Arial" w:cs="Times New Roman"/>
      <w:vanish/>
      <w:sz w:val="16"/>
      <w:szCs w:val="16"/>
      <w:lang w:val="sv-SE" w:eastAsia="sv-SE"/>
    </w:rPr>
  </w:style>
  <w:style w:type="paragraph" w:styleId="z-Slutetavformulret">
    <w:name w:val="HTML Bottom of Form"/>
    <w:basedOn w:val="Normal"/>
    <w:next w:val="Normal"/>
    <w:link w:val="z-SlutetavformulretChar"/>
    <w:hidden/>
    <w:rsid w:val="00E80032"/>
    <w:pPr>
      <w:widowControl w:val="0"/>
      <w:pBdr>
        <w:top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SlutetavformulretChar">
    <w:name w:val="z-Slutet av formuläret Char"/>
    <w:basedOn w:val="Standardstycketeckensnitt"/>
    <w:link w:val="z-Slutetavformulret"/>
    <w:rsid w:val="00E80032"/>
    <w:rPr>
      <w:rFonts w:ascii="Arial" w:eastAsia="Times New Roman" w:hAnsi="Arial" w:cs="Times New Roman"/>
      <w:vanish/>
      <w:sz w:val="16"/>
      <w:szCs w:val="16"/>
      <w:lang w:val="sv-SE" w:eastAsia="sv-SE"/>
    </w:rPr>
  </w:style>
  <w:style w:type="paragraph" w:customStyle="1" w:styleId="frformaterad">
    <w:name w:val="förformaterad"/>
    <w:basedOn w:val="Normal"/>
    <w:next w:val="HTML-frformaterad"/>
    <w:rsid w:val="00E80032"/>
    <w:pPr>
      <w:widowControl w:val="0"/>
      <w:adjustRightInd w:val="0"/>
      <w:spacing w:before="60" w:after="200" w:line="240" w:lineRule="auto"/>
      <w:textAlignment w:val="baseline"/>
    </w:pPr>
    <w:rPr>
      <w:rFonts w:ascii="Courier New" w:eastAsia="Times New Roman" w:hAnsi="Courier New" w:cs="Courier New"/>
      <w:sz w:val="20"/>
      <w:szCs w:val="20"/>
      <w:lang w:val="sv-SE" w:eastAsia="sv-SE"/>
    </w:rPr>
  </w:style>
  <w:style w:type="paragraph" w:styleId="HTML-frformaterad">
    <w:name w:val="HTML Preformatted"/>
    <w:aliases w:val=" förformaterad1"/>
    <w:basedOn w:val="Normal"/>
    <w:link w:val="HTML-frformateradChar"/>
    <w:rsid w:val="00E80032"/>
    <w:pPr>
      <w:widowControl w:val="0"/>
      <w:suppressAutoHyphens/>
      <w:adjustRightInd w:val="0"/>
      <w:spacing w:before="0" w:line="240" w:lineRule="auto"/>
      <w:textAlignment w:val="baseline"/>
    </w:pPr>
    <w:rPr>
      <w:rFonts w:ascii="Courier New" w:eastAsia="Times New Roman" w:hAnsi="Courier New" w:cs="Times New Roman"/>
      <w:sz w:val="20"/>
      <w:szCs w:val="20"/>
    </w:rPr>
  </w:style>
  <w:style w:type="character" w:customStyle="1" w:styleId="HTML-frformateradChar">
    <w:name w:val="HTML - förformaterad Char"/>
    <w:aliases w:val=" förformaterad1 Char"/>
    <w:basedOn w:val="Standardstycketeckensnitt"/>
    <w:link w:val="HTML-frformaterad"/>
    <w:rsid w:val="00E80032"/>
    <w:rPr>
      <w:rFonts w:ascii="Courier New" w:eastAsia="Times New Roman" w:hAnsi="Courier New" w:cs="Times New Roman"/>
      <w:sz w:val="20"/>
      <w:szCs w:val="20"/>
    </w:rPr>
  </w:style>
  <w:style w:type="paragraph" w:customStyle="1" w:styleId="SmallHeader">
    <w:name w:val="Small Header"/>
    <w:basedOn w:val="Normal"/>
    <w:next w:val="Normal"/>
    <w:rsid w:val="00E80032"/>
    <w:pPr>
      <w:widowControl w:val="0"/>
      <w:adjustRightInd w:val="0"/>
      <w:spacing w:before="60" w:after="0" w:line="240" w:lineRule="auto"/>
      <w:textAlignment w:val="baseline"/>
    </w:pPr>
    <w:rPr>
      <w:rFonts w:eastAsia="Times New Roman" w:cs="Times New Roman"/>
      <w:b/>
      <w:sz w:val="28"/>
      <w:szCs w:val="24"/>
      <w:lang w:val="sv-SE" w:eastAsia="sv-SE"/>
    </w:rPr>
  </w:style>
  <w:style w:type="character" w:styleId="Kommentarsreferens">
    <w:name w:val="annotation reference"/>
    <w:semiHidden/>
    <w:unhideWhenUsed/>
    <w:rsid w:val="00E80032"/>
    <w:rPr>
      <w:sz w:val="16"/>
      <w:szCs w:val="16"/>
    </w:rPr>
  </w:style>
  <w:style w:type="paragraph" w:styleId="Kommentarer">
    <w:name w:val="annotation text"/>
    <w:basedOn w:val="Normal"/>
    <w:link w:val="KommentarerChar"/>
    <w:semiHidden/>
    <w:unhideWhenUsed/>
    <w:rsid w:val="00E80032"/>
    <w:pPr>
      <w:widowControl w:val="0"/>
      <w:suppressAutoHyphens/>
      <w:adjustRightInd w:val="0"/>
      <w:spacing w:before="0" w:line="240" w:lineRule="auto"/>
      <w:textAlignment w:val="baseline"/>
    </w:pPr>
    <w:rPr>
      <w:rFonts w:eastAsia="Times New Roman" w:cs="Times New Roman"/>
      <w:sz w:val="20"/>
      <w:szCs w:val="20"/>
    </w:rPr>
  </w:style>
  <w:style w:type="character" w:customStyle="1" w:styleId="KommentarerChar">
    <w:name w:val="Kommentarer Char"/>
    <w:basedOn w:val="Standardstycketeckensnitt"/>
    <w:link w:val="Kommentarer"/>
    <w:semiHidden/>
    <w:rsid w:val="00E80032"/>
    <w:rPr>
      <w:rFonts w:ascii="Times New Roman" w:eastAsia="Times New Roman" w:hAnsi="Times New Roman" w:cs="Times New Roman"/>
      <w:sz w:val="20"/>
      <w:szCs w:val="20"/>
    </w:rPr>
  </w:style>
  <w:style w:type="paragraph" w:styleId="Kommentarsmne">
    <w:name w:val="annotation subject"/>
    <w:basedOn w:val="Kommentarer"/>
    <w:next w:val="Kommentarer"/>
    <w:link w:val="KommentarsmneChar"/>
    <w:semiHidden/>
    <w:unhideWhenUsed/>
    <w:rsid w:val="00E80032"/>
    <w:rPr>
      <w:b/>
      <w:bCs/>
    </w:rPr>
  </w:style>
  <w:style w:type="character" w:customStyle="1" w:styleId="KommentarsmneChar">
    <w:name w:val="Kommentarsämne Char"/>
    <w:basedOn w:val="KommentarerChar"/>
    <w:link w:val="Kommentarsmne"/>
    <w:semiHidden/>
    <w:rsid w:val="00E80032"/>
    <w:rPr>
      <w:rFonts w:ascii="Times New Roman" w:eastAsia="Times New Roman" w:hAnsi="Times New Roman" w:cs="Times New Roman"/>
      <w:b/>
      <w:bCs/>
      <w:sz w:val="20"/>
      <w:szCs w:val="20"/>
    </w:rPr>
  </w:style>
  <w:style w:type="paragraph" w:styleId="Ballongtext">
    <w:name w:val="Balloon Text"/>
    <w:basedOn w:val="Normal"/>
    <w:link w:val="BallongtextChar"/>
    <w:semiHidden/>
    <w:unhideWhenUsed/>
    <w:rsid w:val="00E80032"/>
    <w:pPr>
      <w:widowControl w:val="0"/>
      <w:suppressAutoHyphens/>
      <w:adjustRightInd w:val="0"/>
      <w:spacing w:before="0" w:after="0" w:line="240" w:lineRule="auto"/>
      <w:textAlignment w:val="baseline"/>
    </w:pPr>
    <w:rPr>
      <w:rFonts w:ascii="Tahoma" w:eastAsia="Times New Roman" w:hAnsi="Tahoma" w:cs="Times New Roman"/>
      <w:sz w:val="16"/>
      <w:szCs w:val="16"/>
    </w:rPr>
  </w:style>
  <w:style w:type="character" w:customStyle="1" w:styleId="BallongtextChar">
    <w:name w:val="Ballongtext Char"/>
    <w:basedOn w:val="Standardstycketeckensnitt"/>
    <w:link w:val="Ballongtext"/>
    <w:semiHidden/>
    <w:rsid w:val="00E80032"/>
    <w:rPr>
      <w:rFonts w:ascii="Tahoma" w:eastAsia="Times New Roman" w:hAnsi="Tahoma" w:cs="Times New Roman"/>
      <w:sz w:val="16"/>
      <w:szCs w:val="16"/>
    </w:rPr>
  </w:style>
  <w:style w:type="character" w:customStyle="1" w:styleId="citation">
    <w:name w:val="citation"/>
    <w:rsid w:val="00E80032"/>
  </w:style>
  <w:style w:type="character" w:customStyle="1" w:styleId="NormalCharChar">
    <w:name w:val="Normal Char Char"/>
    <w:rsid w:val="00E80032"/>
    <w:rPr>
      <w:sz w:val="22"/>
      <w:szCs w:val="24"/>
      <w:lang w:val="en-US" w:eastAsia="en-US" w:bidi="ar-SA"/>
    </w:rPr>
  </w:style>
  <w:style w:type="paragraph" w:customStyle="1" w:styleId="CodeChar">
    <w:name w:val="Code Char"/>
    <w:basedOn w:val="Normal"/>
    <w:link w:val="CodeCharChar"/>
    <w:rsid w:val="00E80032"/>
    <w:pPr>
      <w:widowControl w:val="0"/>
      <w:adjustRightInd w:val="0"/>
      <w:spacing w:before="0" w:after="50" w:line="240" w:lineRule="auto"/>
      <w:ind w:left="360"/>
      <w:textAlignment w:val="baseline"/>
    </w:pPr>
    <w:rPr>
      <w:rFonts w:ascii="Lucida Console" w:eastAsia="Times New Roman" w:hAnsi="Lucida Console" w:cs="Times New Roman"/>
      <w:sz w:val="18"/>
      <w:szCs w:val="18"/>
      <w:lang w:eastAsia="ar-SA"/>
    </w:rPr>
  </w:style>
  <w:style w:type="character" w:customStyle="1" w:styleId="CodeCharChar">
    <w:name w:val="Code Char Char"/>
    <w:link w:val="CodeChar"/>
    <w:rsid w:val="00E80032"/>
    <w:rPr>
      <w:rFonts w:ascii="Lucida Console" w:eastAsia="Times New Roman" w:hAnsi="Lucida Console" w:cs="Times New Roman"/>
      <w:sz w:val="18"/>
      <w:szCs w:val="18"/>
      <w:lang w:eastAsia="ar-SA"/>
    </w:rPr>
  </w:style>
  <w:style w:type="paragraph" w:customStyle="1" w:styleId="CommandLineEnd">
    <w:name w:val="Command Line End"/>
    <w:basedOn w:val="CommandLine"/>
    <w:rsid w:val="00E80032"/>
    <w:pPr>
      <w:pBdr>
        <w:left w:val="none" w:sz="0" w:space="0" w:color="auto"/>
      </w:pBdr>
      <w:spacing w:after="120"/>
    </w:pPr>
    <w:rPr>
      <w:bCs/>
      <w:sz w:val="18"/>
      <w:szCs w:val="20"/>
      <w:lang w:eastAsia="en-US"/>
    </w:rPr>
  </w:style>
  <w:style w:type="paragraph" w:customStyle="1" w:styleId="CodeWithinBullet">
    <w:name w:val="CodeWithinBullet"/>
    <w:basedOn w:val="Normal"/>
    <w:rsid w:val="00E80032"/>
    <w:pPr>
      <w:widowControl w:val="0"/>
      <w:suppressAutoHyphens/>
      <w:adjustRightInd w:val="0"/>
      <w:spacing w:before="0" w:after="50" w:line="240" w:lineRule="auto"/>
      <w:ind w:left="720"/>
      <w:textAlignment w:val="baseline"/>
    </w:pPr>
    <w:rPr>
      <w:rFonts w:ascii="Lucida Console" w:hAnsi="Lucida Console" w:cs="Times New Roman"/>
      <w:noProof/>
      <w:sz w:val="18"/>
      <w:szCs w:val="20"/>
      <w:lang w:val="sv-SE" w:eastAsia="ar-SA"/>
    </w:rPr>
  </w:style>
  <w:style w:type="paragraph" w:customStyle="1" w:styleId="CodeWithinBulletEnd">
    <w:name w:val="CodeWithinBulletEnd"/>
    <w:basedOn w:val="CodeEnd"/>
    <w:rsid w:val="00E80032"/>
    <w:pPr>
      <w:pBdr>
        <w:left w:val="none" w:sz="0" w:space="0" w:color="auto"/>
      </w:pBdr>
      <w:ind w:left="720"/>
    </w:pPr>
    <w:rPr>
      <w:sz w:val="18"/>
      <w:szCs w:val="20"/>
    </w:rPr>
  </w:style>
  <w:style w:type="paragraph" w:styleId="Revision">
    <w:name w:val="Revision"/>
    <w:hidden/>
    <w:uiPriority w:val="99"/>
    <w:semiHidden/>
    <w:rsid w:val="00E80032"/>
    <w:pPr>
      <w:widowControl w:val="0"/>
      <w:adjustRightInd w:val="0"/>
      <w:spacing w:after="0" w:line="360" w:lineRule="atLeast"/>
      <w:jc w:val="both"/>
      <w:textAlignment w:val="baseline"/>
    </w:pPr>
    <w:rPr>
      <w:rFonts w:ascii="Times New Roman" w:eastAsia="Times New Roman" w:hAnsi="Times New Roman" w:cs="Times New Roman"/>
      <w:szCs w:val="24"/>
    </w:rPr>
  </w:style>
  <w:style w:type="character" w:customStyle="1" w:styleId="postbody">
    <w:name w:val="postbody"/>
    <w:rsid w:val="00E80032"/>
  </w:style>
  <w:style w:type="character" w:customStyle="1" w:styleId="contributornametrigger">
    <w:name w:val="contributornametrigger"/>
    <w:rsid w:val="00E80032"/>
  </w:style>
  <w:style w:type="paragraph" w:customStyle="1" w:styleId="title4">
    <w:name w:val="title4"/>
    <w:basedOn w:val="Normal"/>
    <w:rsid w:val="00E80032"/>
    <w:pPr>
      <w:widowControl w:val="0"/>
      <w:adjustRightInd w:val="0"/>
      <w:spacing w:before="0" w:after="0" w:line="240" w:lineRule="atLeast"/>
      <w:textAlignment w:val="baseline"/>
    </w:pPr>
    <w:rPr>
      <w:rFonts w:eastAsia="Times New Roman" w:cs="Times New Roman"/>
      <w:b/>
      <w:bCs/>
      <w:color w:val="222222"/>
      <w:sz w:val="18"/>
      <w:szCs w:val="18"/>
      <w:lang w:val="sv-SE" w:eastAsia="sv-SE"/>
    </w:rPr>
  </w:style>
  <w:style w:type="paragraph" w:customStyle="1" w:styleId="note1">
    <w:name w:val="note1"/>
    <w:basedOn w:val="Normal"/>
    <w:rsid w:val="00E80032"/>
    <w:pPr>
      <w:widowControl w:val="0"/>
      <w:adjustRightInd w:val="0"/>
      <w:spacing w:before="30" w:after="0" w:line="240" w:lineRule="auto"/>
      <w:textAlignment w:val="baseline"/>
    </w:pPr>
    <w:rPr>
      <w:rFonts w:eastAsia="Times New Roman" w:cs="Times New Roman"/>
      <w:color w:val="222222"/>
      <w:sz w:val="18"/>
      <w:szCs w:val="18"/>
      <w:lang w:val="sv-SE" w:eastAsia="sv-SE"/>
    </w:rPr>
  </w:style>
  <w:style w:type="character" w:styleId="Stark">
    <w:name w:val="Strong"/>
    <w:uiPriority w:val="22"/>
    <w:qFormat/>
    <w:rsid w:val="00E80032"/>
    <w:rPr>
      <w:b/>
      <w:bCs/>
    </w:rPr>
  </w:style>
  <w:style w:type="paragraph" w:styleId="Normalwebb">
    <w:name w:val="Normal (Web)"/>
    <w:basedOn w:val="Normal"/>
    <w:uiPriority w:val="99"/>
    <w:unhideWhenUsed/>
    <w:rsid w:val="00E80032"/>
    <w:pPr>
      <w:widowControl w:val="0"/>
      <w:adjustRightInd w:val="0"/>
      <w:spacing w:before="0" w:after="0" w:line="270" w:lineRule="atLeast"/>
      <w:textAlignment w:val="baseline"/>
    </w:pPr>
    <w:rPr>
      <w:rFonts w:eastAsia="Times New Roman" w:cs="Times New Roman"/>
      <w:color w:val="2A2A2A"/>
      <w:sz w:val="24"/>
      <w:szCs w:val="24"/>
      <w:lang w:val="sv-SE" w:eastAsia="sv-SE"/>
    </w:rPr>
  </w:style>
  <w:style w:type="character" w:styleId="Betoning">
    <w:name w:val="Emphasis"/>
    <w:uiPriority w:val="20"/>
    <w:qFormat/>
    <w:rsid w:val="00E80032"/>
    <w:rPr>
      <w:i/>
      <w:iCs/>
    </w:rPr>
  </w:style>
  <w:style w:type="character" w:customStyle="1" w:styleId="kw3">
    <w:name w:val="kw3"/>
    <w:basedOn w:val="Standardstycketeckensnitt"/>
    <w:rsid w:val="00E80032"/>
  </w:style>
  <w:style w:type="character" w:customStyle="1" w:styleId="br0">
    <w:name w:val="br0"/>
    <w:basedOn w:val="Standardstycketeckensnitt"/>
    <w:rsid w:val="00E80032"/>
  </w:style>
  <w:style w:type="character" w:customStyle="1" w:styleId="st0">
    <w:name w:val="st0"/>
    <w:basedOn w:val="Standardstycketeckensnitt"/>
    <w:rsid w:val="00E80032"/>
  </w:style>
  <w:style w:type="character" w:customStyle="1" w:styleId="es1">
    <w:name w:val="es1"/>
    <w:basedOn w:val="Standardstycketeckensnitt"/>
    <w:rsid w:val="00E80032"/>
  </w:style>
  <w:style w:type="character" w:customStyle="1" w:styleId="sy0">
    <w:name w:val="sy0"/>
    <w:basedOn w:val="Standardstycketeckensnitt"/>
    <w:rsid w:val="00E80032"/>
  </w:style>
  <w:style w:type="character" w:styleId="HTML-skrivmaskin">
    <w:name w:val="HTML Typewriter"/>
    <w:basedOn w:val="Standardstycketeckensnitt"/>
    <w:uiPriority w:val="99"/>
    <w:semiHidden/>
    <w:unhideWhenUsed/>
    <w:rsid w:val="00E80032"/>
    <w:rPr>
      <w:rFonts w:ascii="Courier New" w:eastAsia="Times New Roman" w:hAnsi="Courier New" w:cs="Courier New"/>
      <w:sz w:val="20"/>
      <w:szCs w:val="20"/>
    </w:rPr>
  </w:style>
  <w:style w:type="character" w:customStyle="1" w:styleId="input1">
    <w:name w:val="input1"/>
    <w:basedOn w:val="Standardstycketeckensnitt"/>
    <w:rsid w:val="00E80032"/>
    <w:rPr>
      <w:b/>
      <w:bCs/>
    </w:rPr>
  </w:style>
  <w:style w:type="paragraph" w:styleId="Slutnotstext">
    <w:name w:val="endnote text"/>
    <w:basedOn w:val="Normal"/>
    <w:link w:val="SlutnotstextChar"/>
    <w:uiPriority w:val="99"/>
    <w:semiHidden/>
    <w:unhideWhenUsed/>
    <w:rsid w:val="00E80032"/>
    <w:pPr>
      <w:widowControl w:val="0"/>
      <w:suppressAutoHyphens/>
      <w:adjustRightInd w:val="0"/>
      <w:spacing w:before="0" w:after="0" w:line="240" w:lineRule="auto"/>
      <w:textAlignment w:val="baseline"/>
    </w:pPr>
    <w:rPr>
      <w:rFonts w:eastAsia="Times New Roman" w:cs="Times New Roman"/>
      <w:sz w:val="20"/>
      <w:szCs w:val="20"/>
    </w:rPr>
  </w:style>
  <w:style w:type="character" w:customStyle="1" w:styleId="SlutnotstextChar">
    <w:name w:val="Slutnotstext Char"/>
    <w:basedOn w:val="Standardstycketeckensnitt"/>
    <w:link w:val="Slutnotstext"/>
    <w:uiPriority w:val="99"/>
    <w:semiHidden/>
    <w:rsid w:val="00E80032"/>
    <w:rPr>
      <w:rFonts w:ascii="Times New Roman" w:eastAsia="Times New Roman" w:hAnsi="Times New Roman" w:cs="Times New Roman"/>
      <w:sz w:val="20"/>
      <w:szCs w:val="20"/>
    </w:rPr>
  </w:style>
  <w:style w:type="character" w:styleId="Slutnotsreferens">
    <w:name w:val="endnote reference"/>
    <w:basedOn w:val="Standardstycketeckensnitt"/>
    <w:uiPriority w:val="99"/>
    <w:semiHidden/>
    <w:unhideWhenUsed/>
    <w:rsid w:val="00E80032"/>
    <w:rPr>
      <w:vertAlign w:val="superscript"/>
    </w:rPr>
  </w:style>
  <w:style w:type="paragraph" w:styleId="Brdtext">
    <w:name w:val="Body Text"/>
    <w:basedOn w:val="Normal"/>
    <w:link w:val="BrdtextChar"/>
    <w:uiPriority w:val="99"/>
    <w:unhideWhenUsed/>
    <w:rsid w:val="00E80032"/>
    <w:pPr>
      <w:widowControl w:val="0"/>
      <w:suppressAutoHyphens/>
      <w:adjustRightInd w:val="0"/>
      <w:spacing w:before="0" w:line="240" w:lineRule="auto"/>
      <w:textAlignment w:val="baseline"/>
    </w:pPr>
    <w:rPr>
      <w:rFonts w:eastAsia="Times New Roman" w:cs="Times New Roman"/>
      <w:szCs w:val="24"/>
    </w:rPr>
  </w:style>
  <w:style w:type="character" w:customStyle="1" w:styleId="BrdtextChar">
    <w:name w:val="Brödtext Char"/>
    <w:basedOn w:val="Standardstycketeckensnitt"/>
    <w:link w:val="Brdtext"/>
    <w:uiPriority w:val="99"/>
    <w:rsid w:val="00E80032"/>
    <w:rPr>
      <w:rFonts w:ascii="Times New Roman" w:eastAsia="Times New Roman" w:hAnsi="Times New Roman" w:cs="Times New Roman"/>
      <w:szCs w:val="24"/>
    </w:rPr>
  </w:style>
  <w:style w:type="paragraph" w:customStyle="1" w:styleId="NormalSingle">
    <w:name w:val="NormalSingle"/>
    <w:basedOn w:val="Normal"/>
    <w:qFormat/>
    <w:rsid w:val="00B97307"/>
    <w:pPr>
      <w:spacing w:before="0" w:after="0" w:line="240" w:lineRule="auto"/>
    </w:pPr>
  </w:style>
  <w:style w:type="character" w:styleId="Nmn">
    <w:name w:val="Mention"/>
    <w:basedOn w:val="Standardstycketeckensnitt"/>
    <w:uiPriority w:val="99"/>
    <w:semiHidden/>
    <w:unhideWhenUsed/>
    <w:rsid w:val="00600E99"/>
    <w:rPr>
      <w:color w:val="2B579A"/>
      <w:shd w:val="clear" w:color="auto" w:fill="E6E6E6"/>
    </w:rPr>
  </w:style>
  <w:style w:type="character" w:customStyle="1" w:styleId="Index">
    <w:name w:val="Index"/>
    <w:basedOn w:val="Standardstycketeckensnitt"/>
    <w:uiPriority w:val="1"/>
    <w:qFormat/>
    <w:rsid w:val="005D1FFC"/>
    <w:rPr>
      <w:vertAlign w:val="subscript"/>
    </w:rPr>
  </w:style>
  <w:style w:type="paragraph" w:styleId="Sidfot">
    <w:name w:val="footer"/>
    <w:basedOn w:val="Normal"/>
    <w:link w:val="SidfotChar"/>
    <w:uiPriority w:val="99"/>
    <w:unhideWhenUsed/>
    <w:rsid w:val="00002FC0"/>
    <w:pPr>
      <w:tabs>
        <w:tab w:val="center" w:pos="4513"/>
        <w:tab w:val="right" w:pos="9026"/>
      </w:tabs>
      <w:spacing w:before="0" w:after="0" w:line="240" w:lineRule="auto"/>
    </w:pPr>
  </w:style>
  <w:style w:type="character" w:customStyle="1" w:styleId="SidfotChar">
    <w:name w:val="Sidfot Char"/>
    <w:basedOn w:val="Standardstycketeckensnitt"/>
    <w:link w:val="Sidfot"/>
    <w:uiPriority w:val="99"/>
    <w:rsid w:val="00002FC0"/>
    <w:rPr>
      <w:rFonts w:ascii="Times New Roman" w:hAnsi="Times New Roman"/>
      <w:color w:val="000000" w:themeColor="text1"/>
    </w:rPr>
  </w:style>
  <w:style w:type="character" w:customStyle="1" w:styleId="BoldKeyword">
    <w:name w:val="BoldKeyword"/>
    <w:basedOn w:val="KeyWord0"/>
    <w:uiPriority w:val="1"/>
    <w:qFormat/>
    <w:rsid w:val="0045288C"/>
    <w:rPr>
      <w:b/>
      <w:bCs/>
      <w:i/>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5795991">
      <w:bodyDiv w:val="1"/>
      <w:marLeft w:val="0"/>
      <w:marRight w:val="0"/>
      <w:marTop w:val="0"/>
      <w:marBottom w:val="0"/>
      <w:divBdr>
        <w:top w:val="none" w:sz="0" w:space="0" w:color="auto"/>
        <w:left w:val="none" w:sz="0" w:space="0" w:color="auto"/>
        <w:bottom w:val="none" w:sz="0" w:space="0" w:color="auto"/>
        <w:right w:val="none" w:sz="0" w:space="0" w:color="auto"/>
      </w:divBdr>
    </w:div>
    <w:div w:id="234826648">
      <w:bodyDiv w:val="1"/>
      <w:marLeft w:val="0"/>
      <w:marRight w:val="0"/>
      <w:marTop w:val="0"/>
      <w:marBottom w:val="0"/>
      <w:divBdr>
        <w:top w:val="none" w:sz="0" w:space="0" w:color="auto"/>
        <w:left w:val="none" w:sz="0" w:space="0" w:color="auto"/>
        <w:bottom w:val="none" w:sz="0" w:space="0" w:color="auto"/>
        <w:right w:val="none" w:sz="0" w:space="0" w:color="auto"/>
      </w:divBdr>
    </w:div>
    <w:div w:id="288516543">
      <w:bodyDiv w:val="1"/>
      <w:marLeft w:val="0"/>
      <w:marRight w:val="0"/>
      <w:marTop w:val="0"/>
      <w:marBottom w:val="0"/>
      <w:divBdr>
        <w:top w:val="none" w:sz="0" w:space="0" w:color="auto"/>
        <w:left w:val="none" w:sz="0" w:space="0" w:color="auto"/>
        <w:bottom w:val="none" w:sz="0" w:space="0" w:color="auto"/>
        <w:right w:val="none" w:sz="0" w:space="0" w:color="auto"/>
      </w:divBdr>
    </w:div>
    <w:div w:id="290326628">
      <w:bodyDiv w:val="1"/>
      <w:marLeft w:val="0"/>
      <w:marRight w:val="0"/>
      <w:marTop w:val="0"/>
      <w:marBottom w:val="0"/>
      <w:divBdr>
        <w:top w:val="none" w:sz="0" w:space="0" w:color="auto"/>
        <w:left w:val="none" w:sz="0" w:space="0" w:color="auto"/>
        <w:bottom w:val="none" w:sz="0" w:space="0" w:color="auto"/>
        <w:right w:val="none" w:sz="0" w:space="0" w:color="auto"/>
      </w:divBdr>
    </w:div>
    <w:div w:id="306205308">
      <w:bodyDiv w:val="1"/>
      <w:marLeft w:val="0"/>
      <w:marRight w:val="0"/>
      <w:marTop w:val="0"/>
      <w:marBottom w:val="0"/>
      <w:divBdr>
        <w:top w:val="none" w:sz="0" w:space="0" w:color="auto"/>
        <w:left w:val="none" w:sz="0" w:space="0" w:color="auto"/>
        <w:bottom w:val="none" w:sz="0" w:space="0" w:color="auto"/>
        <w:right w:val="none" w:sz="0" w:space="0" w:color="auto"/>
      </w:divBdr>
    </w:div>
    <w:div w:id="325281218">
      <w:bodyDiv w:val="1"/>
      <w:marLeft w:val="0"/>
      <w:marRight w:val="0"/>
      <w:marTop w:val="0"/>
      <w:marBottom w:val="0"/>
      <w:divBdr>
        <w:top w:val="none" w:sz="0" w:space="0" w:color="auto"/>
        <w:left w:val="none" w:sz="0" w:space="0" w:color="auto"/>
        <w:bottom w:val="none" w:sz="0" w:space="0" w:color="auto"/>
        <w:right w:val="none" w:sz="0" w:space="0" w:color="auto"/>
      </w:divBdr>
    </w:div>
    <w:div w:id="372465552">
      <w:bodyDiv w:val="1"/>
      <w:marLeft w:val="0"/>
      <w:marRight w:val="0"/>
      <w:marTop w:val="0"/>
      <w:marBottom w:val="0"/>
      <w:divBdr>
        <w:top w:val="none" w:sz="0" w:space="0" w:color="auto"/>
        <w:left w:val="none" w:sz="0" w:space="0" w:color="auto"/>
        <w:bottom w:val="none" w:sz="0" w:space="0" w:color="auto"/>
        <w:right w:val="none" w:sz="0" w:space="0" w:color="auto"/>
      </w:divBdr>
    </w:div>
    <w:div w:id="454494250">
      <w:bodyDiv w:val="1"/>
      <w:marLeft w:val="0"/>
      <w:marRight w:val="0"/>
      <w:marTop w:val="0"/>
      <w:marBottom w:val="0"/>
      <w:divBdr>
        <w:top w:val="none" w:sz="0" w:space="0" w:color="auto"/>
        <w:left w:val="none" w:sz="0" w:space="0" w:color="auto"/>
        <w:bottom w:val="none" w:sz="0" w:space="0" w:color="auto"/>
        <w:right w:val="none" w:sz="0" w:space="0" w:color="auto"/>
      </w:divBdr>
    </w:div>
    <w:div w:id="477497854">
      <w:bodyDiv w:val="1"/>
      <w:marLeft w:val="0"/>
      <w:marRight w:val="0"/>
      <w:marTop w:val="0"/>
      <w:marBottom w:val="0"/>
      <w:divBdr>
        <w:top w:val="none" w:sz="0" w:space="0" w:color="auto"/>
        <w:left w:val="none" w:sz="0" w:space="0" w:color="auto"/>
        <w:bottom w:val="none" w:sz="0" w:space="0" w:color="auto"/>
        <w:right w:val="none" w:sz="0" w:space="0" w:color="auto"/>
      </w:divBdr>
    </w:div>
    <w:div w:id="546721902">
      <w:bodyDiv w:val="1"/>
      <w:marLeft w:val="0"/>
      <w:marRight w:val="0"/>
      <w:marTop w:val="0"/>
      <w:marBottom w:val="0"/>
      <w:divBdr>
        <w:top w:val="none" w:sz="0" w:space="0" w:color="auto"/>
        <w:left w:val="none" w:sz="0" w:space="0" w:color="auto"/>
        <w:bottom w:val="none" w:sz="0" w:space="0" w:color="auto"/>
        <w:right w:val="none" w:sz="0" w:space="0" w:color="auto"/>
      </w:divBdr>
    </w:div>
    <w:div w:id="583761732">
      <w:bodyDiv w:val="1"/>
      <w:marLeft w:val="0"/>
      <w:marRight w:val="0"/>
      <w:marTop w:val="0"/>
      <w:marBottom w:val="0"/>
      <w:divBdr>
        <w:top w:val="none" w:sz="0" w:space="0" w:color="auto"/>
        <w:left w:val="none" w:sz="0" w:space="0" w:color="auto"/>
        <w:bottom w:val="none" w:sz="0" w:space="0" w:color="auto"/>
        <w:right w:val="none" w:sz="0" w:space="0" w:color="auto"/>
      </w:divBdr>
    </w:div>
    <w:div w:id="632906706">
      <w:bodyDiv w:val="1"/>
      <w:marLeft w:val="0"/>
      <w:marRight w:val="0"/>
      <w:marTop w:val="0"/>
      <w:marBottom w:val="0"/>
      <w:divBdr>
        <w:top w:val="none" w:sz="0" w:space="0" w:color="auto"/>
        <w:left w:val="none" w:sz="0" w:space="0" w:color="auto"/>
        <w:bottom w:val="none" w:sz="0" w:space="0" w:color="auto"/>
        <w:right w:val="none" w:sz="0" w:space="0" w:color="auto"/>
      </w:divBdr>
    </w:div>
    <w:div w:id="647364695">
      <w:bodyDiv w:val="1"/>
      <w:marLeft w:val="0"/>
      <w:marRight w:val="0"/>
      <w:marTop w:val="0"/>
      <w:marBottom w:val="0"/>
      <w:divBdr>
        <w:top w:val="none" w:sz="0" w:space="0" w:color="auto"/>
        <w:left w:val="none" w:sz="0" w:space="0" w:color="auto"/>
        <w:bottom w:val="none" w:sz="0" w:space="0" w:color="auto"/>
        <w:right w:val="none" w:sz="0" w:space="0" w:color="auto"/>
      </w:divBdr>
    </w:div>
    <w:div w:id="700863899">
      <w:bodyDiv w:val="1"/>
      <w:marLeft w:val="0"/>
      <w:marRight w:val="0"/>
      <w:marTop w:val="0"/>
      <w:marBottom w:val="0"/>
      <w:divBdr>
        <w:top w:val="none" w:sz="0" w:space="0" w:color="auto"/>
        <w:left w:val="none" w:sz="0" w:space="0" w:color="auto"/>
        <w:bottom w:val="none" w:sz="0" w:space="0" w:color="auto"/>
        <w:right w:val="none" w:sz="0" w:space="0" w:color="auto"/>
      </w:divBdr>
    </w:div>
    <w:div w:id="777335281">
      <w:bodyDiv w:val="1"/>
      <w:marLeft w:val="0"/>
      <w:marRight w:val="0"/>
      <w:marTop w:val="0"/>
      <w:marBottom w:val="0"/>
      <w:divBdr>
        <w:top w:val="none" w:sz="0" w:space="0" w:color="auto"/>
        <w:left w:val="none" w:sz="0" w:space="0" w:color="auto"/>
        <w:bottom w:val="none" w:sz="0" w:space="0" w:color="auto"/>
        <w:right w:val="none" w:sz="0" w:space="0" w:color="auto"/>
      </w:divBdr>
    </w:div>
    <w:div w:id="857737844">
      <w:bodyDiv w:val="1"/>
      <w:marLeft w:val="0"/>
      <w:marRight w:val="0"/>
      <w:marTop w:val="0"/>
      <w:marBottom w:val="0"/>
      <w:divBdr>
        <w:top w:val="none" w:sz="0" w:space="0" w:color="auto"/>
        <w:left w:val="none" w:sz="0" w:space="0" w:color="auto"/>
        <w:bottom w:val="none" w:sz="0" w:space="0" w:color="auto"/>
        <w:right w:val="none" w:sz="0" w:space="0" w:color="auto"/>
      </w:divBdr>
    </w:div>
    <w:div w:id="870188217">
      <w:bodyDiv w:val="1"/>
      <w:marLeft w:val="0"/>
      <w:marRight w:val="0"/>
      <w:marTop w:val="0"/>
      <w:marBottom w:val="0"/>
      <w:divBdr>
        <w:top w:val="none" w:sz="0" w:space="0" w:color="auto"/>
        <w:left w:val="none" w:sz="0" w:space="0" w:color="auto"/>
        <w:bottom w:val="none" w:sz="0" w:space="0" w:color="auto"/>
        <w:right w:val="none" w:sz="0" w:space="0" w:color="auto"/>
      </w:divBdr>
    </w:div>
    <w:div w:id="874125215">
      <w:bodyDiv w:val="1"/>
      <w:marLeft w:val="0"/>
      <w:marRight w:val="0"/>
      <w:marTop w:val="0"/>
      <w:marBottom w:val="0"/>
      <w:divBdr>
        <w:top w:val="none" w:sz="0" w:space="0" w:color="auto"/>
        <w:left w:val="none" w:sz="0" w:space="0" w:color="auto"/>
        <w:bottom w:val="none" w:sz="0" w:space="0" w:color="auto"/>
        <w:right w:val="none" w:sz="0" w:space="0" w:color="auto"/>
      </w:divBdr>
    </w:div>
    <w:div w:id="891883934">
      <w:bodyDiv w:val="1"/>
      <w:marLeft w:val="0"/>
      <w:marRight w:val="0"/>
      <w:marTop w:val="0"/>
      <w:marBottom w:val="0"/>
      <w:divBdr>
        <w:top w:val="none" w:sz="0" w:space="0" w:color="auto"/>
        <w:left w:val="none" w:sz="0" w:space="0" w:color="auto"/>
        <w:bottom w:val="none" w:sz="0" w:space="0" w:color="auto"/>
        <w:right w:val="none" w:sz="0" w:space="0" w:color="auto"/>
      </w:divBdr>
    </w:div>
    <w:div w:id="898856651">
      <w:bodyDiv w:val="1"/>
      <w:marLeft w:val="0"/>
      <w:marRight w:val="0"/>
      <w:marTop w:val="0"/>
      <w:marBottom w:val="0"/>
      <w:divBdr>
        <w:top w:val="none" w:sz="0" w:space="0" w:color="auto"/>
        <w:left w:val="none" w:sz="0" w:space="0" w:color="auto"/>
        <w:bottom w:val="none" w:sz="0" w:space="0" w:color="auto"/>
        <w:right w:val="none" w:sz="0" w:space="0" w:color="auto"/>
      </w:divBdr>
    </w:div>
    <w:div w:id="915212593">
      <w:bodyDiv w:val="1"/>
      <w:marLeft w:val="0"/>
      <w:marRight w:val="0"/>
      <w:marTop w:val="0"/>
      <w:marBottom w:val="0"/>
      <w:divBdr>
        <w:top w:val="none" w:sz="0" w:space="0" w:color="auto"/>
        <w:left w:val="none" w:sz="0" w:space="0" w:color="auto"/>
        <w:bottom w:val="none" w:sz="0" w:space="0" w:color="auto"/>
        <w:right w:val="none" w:sz="0" w:space="0" w:color="auto"/>
      </w:divBdr>
    </w:div>
    <w:div w:id="1018897797">
      <w:bodyDiv w:val="1"/>
      <w:marLeft w:val="0"/>
      <w:marRight w:val="0"/>
      <w:marTop w:val="0"/>
      <w:marBottom w:val="0"/>
      <w:divBdr>
        <w:top w:val="none" w:sz="0" w:space="0" w:color="auto"/>
        <w:left w:val="none" w:sz="0" w:space="0" w:color="auto"/>
        <w:bottom w:val="none" w:sz="0" w:space="0" w:color="auto"/>
        <w:right w:val="none" w:sz="0" w:space="0" w:color="auto"/>
      </w:divBdr>
    </w:div>
    <w:div w:id="1047488740">
      <w:bodyDiv w:val="1"/>
      <w:marLeft w:val="0"/>
      <w:marRight w:val="0"/>
      <w:marTop w:val="0"/>
      <w:marBottom w:val="0"/>
      <w:divBdr>
        <w:top w:val="none" w:sz="0" w:space="0" w:color="auto"/>
        <w:left w:val="none" w:sz="0" w:space="0" w:color="auto"/>
        <w:bottom w:val="none" w:sz="0" w:space="0" w:color="auto"/>
        <w:right w:val="none" w:sz="0" w:space="0" w:color="auto"/>
      </w:divBdr>
    </w:div>
    <w:div w:id="1067148935">
      <w:bodyDiv w:val="1"/>
      <w:marLeft w:val="0"/>
      <w:marRight w:val="0"/>
      <w:marTop w:val="0"/>
      <w:marBottom w:val="0"/>
      <w:divBdr>
        <w:top w:val="none" w:sz="0" w:space="0" w:color="auto"/>
        <w:left w:val="none" w:sz="0" w:space="0" w:color="auto"/>
        <w:bottom w:val="none" w:sz="0" w:space="0" w:color="auto"/>
        <w:right w:val="none" w:sz="0" w:space="0" w:color="auto"/>
      </w:divBdr>
    </w:div>
    <w:div w:id="1159077487">
      <w:bodyDiv w:val="1"/>
      <w:marLeft w:val="0"/>
      <w:marRight w:val="0"/>
      <w:marTop w:val="0"/>
      <w:marBottom w:val="0"/>
      <w:divBdr>
        <w:top w:val="none" w:sz="0" w:space="0" w:color="auto"/>
        <w:left w:val="none" w:sz="0" w:space="0" w:color="auto"/>
        <w:bottom w:val="none" w:sz="0" w:space="0" w:color="auto"/>
        <w:right w:val="none" w:sz="0" w:space="0" w:color="auto"/>
      </w:divBdr>
    </w:div>
    <w:div w:id="1273703646">
      <w:bodyDiv w:val="1"/>
      <w:marLeft w:val="0"/>
      <w:marRight w:val="0"/>
      <w:marTop w:val="0"/>
      <w:marBottom w:val="0"/>
      <w:divBdr>
        <w:top w:val="none" w:sz="0" w:space="0" w:color="auto"/>
        <w:left w:val="none" w:sz="0" w:space="0" w:color="auto"/>
        <w:bottom w:val="none" w:sz="0" w:space="0" w:color="auto"/>
        <w:right w:val="none" w:sz="0" w:space="0" w:color="auto"/>
      </w:divBdr>
    </w:div>
    <w:div w:id="1278683525">
      <w:bodyDiv w:val="1"/>
      <w:marLeft w:val="0"/>
      <w:marRight w:val="0"/>
      <w:marTop w:val="0"/>
      <w:marBottom w:val="0"/>
      <w:divBdr>
        <w:top w:val="none" w:sz="0" w:space="0" w:color="auto"/>
        <w:left w:val="none" w:sz="0" w:space="0" w:color="auto"/>
        <w:bottom w:val="none" w:sz="0" w:space="0" w:color="auto"/>
        <w:right w:val="none" w:sz="0" w:space="0" w:color="auto"/>
      </w:divBdr>
    </w:div>
    <w:div w:id="1284001546">
      <w:bodyDiv w:val="1"/>
      <w:marLeft w:val="0"/>
      <w:marRight w:val="0"/>
      <w:marTop w:val="0"/>
      <w:marBottom w:val="0"/>
      <w:divBdr>
        <w:top w:val="none" w:sz="0" w:space="0" w:color="auto"/>
        <w:left w:val="none" w:sz="0" w:space="0" w:color="auto"/>
        <w:bottom w:val="none" w:sz="0" w:space="0" w:color="auto"/>
        <w:right w:val="none" w:sz="0" w:space="0" w:color="auto"/>
      </w:divBdr>
    </w:div>
    <w:div w:id="1297419545">
      <w:bodyDiv w:val="1"/>
      <w:marLeft w:val="0"/>
      <w:marRight w:val="0"/>
      <w:marTop w:val="0"/>
      <w:marBottom w:val="0"/>
      <w:divBdr>
        <w:top w:val="none" w:sz="0" w:space="0" w:color="auto"/>
        <w:left w:val="none" w:sz="0" w:space="0" w:color="auto"/>
        <w:bottom w:val="none" w:sz="0" w:space="0" w:color="auto"/>
        <w:right w:val="none" w:sz="0" w:space="0" w:color="auto"/>
      </w:divBdr>
    </w:div>
    <w:div w:id="1309018677">
      <w:bodyDiv w:val="1"/>
      <w:marLeft w:val="0"/>
      <w:marRight w:val="0"/>
      <w:marTop w:val="0"/>
      <w:marBottom w:val="0"/>
      <w:divBdr>
        <w:top w:val="none" w:sz="0" w:space="0" w:color="auto"/>
        <w:left w:val="none" w:sz="0" w:space="0" w:color="auto"/>
        <w:bottom w:val="none" w:sz="0" w:space="0" w:color="auto"/>
        <w:right w:val="none" w:sz="0" w:space="0" w:color="auto"/>
      </w:divBdr>
    </w:div>
    <w:div w:id="1349478722">
      <w:bodyDiv w:val="1"/>
      <w:marLeft w:val="0"/>
      <w:marRight w:val="0"/>
      <w:marTop w:val="0"/>
      <w:marBottom w:val="0"/>
      <w:divBdr>
        <w:top w:val="none" w:sz="0" w:space="0" w:color="auto"/>
        <w:left w:val="none" w:sz="0" w:space="0" w:color="auto"/>
        <w:bottom w:val="none" w:sz="0" w:space="0" w:color="auto"/>
        <w:right w:val="none" w:sz="0" w:space="0" w:color="auto"/>
      </w:divBdr>
    </w:div>
    <w:div w:id="1434859908">
      <w:bodyDiv w:val="1"/>
      <w:marLeft w:val="0"/>
      <w:marRight w:val="0"/>
      <w:marTop w:val="0"/>
      <w:marBottom w:val="0"/>
      <w:divBdr>
        <w:top w:val="none" w:sz="0" w:space="0" w:color="auto"/>
        <w:left w:val="none" w:sz="0" w:space="0" w:color="auto"/>
        <w:bottom w:val="none" w:sz="0" w:space="0" w:color="auto"/>
        <w:right w:val="none" w:sz="0" w:space="0" w:color="auto"/>
      </w:divBdr>
    </w:div>
    <w:div w:id="1437287556">
      <w:bodyDiv w:val="1"/>
      <w:marLeft w:val="0"/>
      <w:marRight w:val="0"/>
      <w:marTop w:val="0"/>
      <w:marBottom w:val="0"/>
      <w:divBdr>
        <w:top w:val="none" w:sz="0" w:space="0" w:color="auto"/>
        <w:left w:val="none" w:sz="0" w:space="0" w:color="auto"/>
        <w:bottom w:val="none" w:sz="0" w:space="0" w:color="auto"/>
        <w:right w:val="none" w:sz="0" w:space="0" w:color="auto"/>
      </w:divBdr>
    </w:div>
    <w:div w:id="1500271620">
      <w:bodyDiv w:val="1"/>
      <w:marLeft w:val="0"/>
      <w:marRight w:val="0"/>
      <w:marTop w:val="0"/>
      <w:marBottom w:val="0"/>
      <w:divBdr>
        <w:top w:val="none" w:sz="0" w:space="0" w:color="auto"/>
        <w:left w:val="none" w:sz="0" w:space="0" w:color="auto"/>
        <w:bottom w:val="none" w:sz="0" w:space="0" w:color="auto"/>
        <w:right w:val="none" w:sz="0" w:space="0" w:color="auto"/>
      </w:divBdr>
    </w:div>
    <w:div w:id="1614745395">
      <w:bodyDiv w:val="1"/>
      <w:marLeft w:val="0"/>
      <w:marRight w:val="0"/>
      <w:marTop w:val="0"/>
      <w:marBottom w:val="0"/>
      <w:divBdr>
        <w:top w:val="none" w:sz="0" w:space="0" w:color="auto"/>
        <w:left w:val="none" w:sz="0" w:space="0" w:color="auto"/>
        <w:bottom w:val="none" w:sz="0" w:space="0" w:color="auto"/>
        <w:right w:val="none" w:sz="0" w:space="0" w:color="auto"/>
      </w:divBdr>
    </w:div>
    <w:div w:id="1624113541">
      <w:bodyDiv w:val="1"/>
      <w:marLeft w:val="0"/>
      <w:marRight w:val="0"/>
      <w:marTop w:val="0"/>
      <w:marBottom w:val="0"/>
      <w:divBdr>
        <w:top w:val="none" w:sz="0" w:space="0" w:color="auto"/>
        <w:left w:val="none" w:sz="0" w:space="0" w:color="auto"/>
        <w:bottom w:val="none" w:sz="0" w:space="0" w:color="auto"/>
        <w:right w:val="none" w:sz="0" w:space="0" w:color="auto"/>
      </w:divBdr>
    </w:div>
    <w:div w:id="1663508303">
      <w:bodyDiv w:val="1"/>
      <w:marLeft w:val="0"/>
      <w:marRight w:val="0"/>
      <w:marTop w:val="0"/>
      <w:marBottom w:val="0"/>
      <w:divBdr>
        <w:top w:val="none" w:sz="0" w:space="0" w:color="auto"/>
        <w:left w:val="none" w:sz="0" w:space="0" w:color="auto"/>
        <w:bottom w:val="none" w:sz="0" w:space="0" w:color="auto"/>
        <w:right w:val="none" w:sz="0" w:space="0" w:color="auto"/>
      </w:divBdr>
    </w:div>
    <w:div w:id="1711413494">
      <w:bodyDiv w:val="1"/>
      <w:marLeft w:val="0"/>
      <w:marRight w:val="0"/>
      <w:marTop w:val="0"/>
      <w:marBottom w:val="0"/>
      <w:divBdr>
        <w:top w:val="none" w:sz="0" w:space="0" w:color="auto"/>
        <w:left w:val="none" w:sz="0" w:space="0" w:color="auto"/>
        <w:bottom w:val="none" w:sz="0" w:space="0" w:color="auto"/>
        <w:right w:val="none" w:sz="0" w:space="0" w:color="auto"/>
      </w:divBdr>
    </w:div>
    <w:div w:id="1712461260">
      <w:bodyDiv w:val="1"/>
      <w:marLeft w:val="0"/>
      <w:marRight w:val="0"/>
      <w:marTop w:val="0"/>
      <w:marBottom w:val="0"/>
      <w:divBdr>
        <w:top w:val="none" w:sz="0" w:space="0" w:color="auto"/>
        <w:left w:val="none" w:sz="0" w:space="0" w:color="auto"/>
        <w:bottom w:val="none" w:sz="0" w:space="0" w:color="auto"/>
        <w:right w:val="none" w:sz="0" w:space="0" w:color="auto"/>
      </w:divBdr>
    </w:div>
    <w:div w:id="1732074545">
      <w:bodyDiv w:val="1"/>
      <w:marLeft w:val="0"/>
      <w:marRight w:val="0"/>
      <w:marTop w:val="0"/>
      <w:marBottom w:val="0"/>
      <w:divBdr>
        <w:top w:val="none" w:sz="0" w:space="0" w:color="auto"/>
        <w:left w:val="none" w:sz="0" w:space="0" w:color="auto"/>
        <w:bottom w:val="none" w:sz="0" w:space="0" w:color="auto"/>
        <w:right w:val="none" w:sz="0" w:space="0" w:color="auto"/>
      </w:divBdr>
    </w:div>
    <w:div w:id="1745642353">
      <w:bodyDiv w:val="1"/>
      <w:marLeft w:val="0"/>
      <w:marRight w:val="0"/>
      <w:marTop w:val="0"/>
      <w:marBottom w:val="0"/>
      <w:divBdr>
        <w:top w:val="none" w:sz="0" w:space="0" w:color="auto"/>
        <w:left w:val="none" w:sz="0" w:space="0" w:color="auto"/>
        <w:bottom w:val="none" w:sz="0" w:space="0" w:color="auto"/>
        <w:right w:val="none" w:sz="0" w:space="0" w:color="auto"/>
      </w:divBdr>
    </w:div>
    <w:div w:id="1762482249">
      <w:bodyDiv w:val="1"/>
      <w:marLeft w:val="0"/>
      <w:marRight w:val="0"/>
      <w:marTop w:val="0"/>
      <w:marBottom w:val="0"/>
      <w:divBdr>
        <w:top w:val="none" w:sz="0" w:space="0" w:color="auto"/>
        <w:left w:val="none" w:sz="0" w:space="0" w:color="auto"/>
        <w:bottom w:val="none" w:sz="0" w:space="0" w:color="auto"/>
        <w:right w:val="none" w:sz="0" w:space="0" w:color="auto"/>
      </w:divBdr>
    </w:div>
    <w:div w:id="1819809039">
      <w:bodyDiv w:val="1"/>
      <w:marLeft w:val="0"/>
      <w:marRight w:val="0"/>
      <w:marTop w:val="0"/>
      <w:marBottom w:val="0"/>
      <w:divBdr>
        <w:top w:val="none" w:sz="0" w:space="0" w:color="auto"/>
        <w:left w:val="none" w:sz="0" w:space="0" w:color="auto"/>
        <w:bottom w:val="none" w:sz="0" w:space="0" w:color="auto"/>
        <w:right w:val="none" w:sz="0" w:space="0" w:color="auto"/>
      </w:divBdr>
    </w:div>
    <w:div w:id="1823963509">
      <w:bodyDiv w:val="1"/>
      <w:marLeft w:val="0"/>
      <w:marRight w:val="0"/>
      <w:marTop w:val="0"/>
      <w:marBottom w:val="0"/>
      <w:divBdr>
        <w:top w:val="none" w:sz="0" w:space="0" w:color="auto"/>
        <w:left w:val="none" w:sz="0" w:space="0" w:color="auto"/>
        <w:bottom w:val="none" w:sz="0" w:space="0" w:color="auto"/>
        <w:right w:val="none" w:sz="0" w:space="0" w:color="auto"/>
      </w:divBdr>
    </w:div>
    <w:div w:id="1941522338">
      <w:bodyDiv w:val="1"/>
      <w:marLeft w:val="0"/>
      <w:marRight w:val="0"/>
      <w:marTop w:val="0"/>
      <w:marBottom w:val="0"/>
      <w:divBdr>
        <w:top w:val="none" w:sz="0" w:space="0" w:color="auto"/>
        <w:left w:val="none" w:sz="0" w:space="0" w:color="auto"/>
        <w:bottom w:val="none" w:sz="0" w:space="0" w:color="auto"/>
        <w:right w:val="none" w:sz="0" w:space="0" w:color="auto"/>
      </w:divBdr>
    </w:div>
    <w:div w:id="1971787951">
      <w:bodyDiv w:val="1"/>
      <w:marLeft w:val="0"/>
      <w:marRight w:val="0"/>
      <w:marTop w:val="0"/>
      <w:marBottom w:val="0"/>
      <w:divBdr>
        <w:top w:val="none" w:sz="0" w:space="0" w:color="auto"/>
        <w:left w:val="none" w:sz="0" w:space="0" w:color="auto"/>
        <w:bottom w:val="none" w:sz="0" w:space="0" w:color="auto"/>
        <w:right w:val="none" w:sz="0" w:space="0" w:color="auto"/>
      </w:divBdr>
    </w:div>
    <w:div w:id="2012682090">
      <w:bodyDiv w:val="1"/>
      <w:marLeft w:val="0"/>
      <w:marRight w:val="0"/>
      <w:marTop w:val="0"/>
      <w:marBottom w:val="0"/>
      <w:divBdr>
        <w:top w:val="none" w:sz="0" w:space="0" w:color="auto"/>
        <w:left w:val="none" w:sz="0" w:space="0" w:color="auto"/>
        <w:bottom w:val="none" w:sz="0" w:space="0" w:color="auto"/>
        <w:right w:val="none" w:sz="0" w:space="0" w:color="auto"/>
      </w:divBdr>
    </w:div>
    <w:div w:id="2085908189">
      <w:bodyDiv w:val="1"/>
      <w:marLeft w:val="0"/>
      <w:marRight w:val="0"/>
      <w:marTop w:val="0"/>
      <w:marBottom w:val="0"/>
      <w:divBdr>
        <w:top w:val="none" w:sz="0" w:space="0" w:color="auto"/>
        <w:left w:val="none" w:sz="0" w:space="0" w:color="auto"/>
        <w:bottom w:val="none" w:sz="0" w:space="0" w:color="auto"/>
        <w:right w:val="none" w:sz="0" w:space="0" w:color="auto"/>
      </w:divBdr>
    </w:div>
    <w:div w:id="2111701578">
      <w:bodyDiv w:val="1"/>
      <w:marLeft w:val="0"/>
      <w:marRight w:val="0"/>
      <w:marTop w:val="0"/>
      <w:marBottom w:val="0"/>
      <w:divBdr>
        <w:top w:val="none" w:sz="0" w:space="0" w:color="auto"/>
        <w:left w:val="none" w:sz="0" w:space="0" w:color="auto"/>
        <w:bottom w:val="none" w:sz="0" w:space="0" w:color="auto"/>
        <w:right w:val="none" w:sz="0" w:space="0" w:color="auto"/>
      </w:divBdr>
    </w:div>
    <w:div w:id="2128309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11.emf"/></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3.bin"/><Relationship Id="rId18" Type="http://schemas.openxmlformats.org/officeDocument/2006/relationships/image" Target="media/image6.wmf"/><Relationship Id="rId26" Type="http://schemas.openxmlformats.org/officeDocument/2006/relationships/hyperlink" Target="http://www.cplusplus.com/reference/clibrary/cstdlib/EXIT_FAILURE/" TargetMode="External"/><Relationship Id="rId3" Type="http://schemas.openxmlformats.org/officeDocument/2006/relationships/styles" Target="styles.xml"/><Relationship Id="rId21" Type="http://schemas.openxmlformats.org/officeDocument/2006/relationships/image" Target="media/image8.w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hyperlink" Target="http://www.cplusplus.com/reference/clibrary/cstdlib/EXIT_SUCCESS/" TargetMode="External"/><Relationship Id="rId33" Type="http://schemas.openxmlformats.org/officeDocument/2006/relationships/hyperlink" Target="http://shop.oreilly.com/product/9780596006976.do" TargetMode="External"/><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oleObject" Target="embeddings/oleObject6.bin"/><Relationship Id="rId29"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0.png"/><Relationship Id="rId32" Type="http://schemas.openxmlformats.org/officeDocument/2006/relationships/hyperlink" Target="http://www.amazon.com/s/ref=ntt_athr_dp_sr_1?_encoding=UTF8&amp;sort=relevancerank&amp;search-alias=books&amp;ie=UTF8&amp;field-author=Paul%20J.%20Deitel" TargetMode="Externa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9.png"/><Relationship Id="rId28" Type="http://schemas.openxmlformats.org/officeDocument/2006/relationships/hyperlink" Target="http://www.cplusplus.com/reference/clibrary/cstdlib/RAND_MAX/" TargetMode="External"/><Relationship Id="rId36"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7.wmf"/><Relationship Id="rId31"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4.wmf"/><Relationship Id="rId22" Type="http://schemas.openxmlformats.org/officeDocument/2006/relationships/oleObject" Target="embeddings/oleObject7.bin"/><Relationship Id="rId27" Type="http://schemas.openxmlformats.org/officeDocument/2006/relationships/hyperlink" Target="http://sv.wikipedia.org/wiki/Greenwich_Mean_Time" TargetMode="External"/><Relationship Id="rId30" Type="http://schemas.microsoft.com/office/2011/relationships/commentsExtended" Target="commentsExtended.xml"/><Relationship Id="rId35" Type="http://schemas.microsoft.com/office/2011/relationships/people" Target="people.xml"/></Relationships>
</file>

<file path=word/_rels/footnotes.xml.rels><?xml version="1.0" encoding="UTF-8" standalone="yes"?>
<Relationships xmlns="http://schemas.openxmlformats.org/package/2006/relationships"><Relationship Id="rId2" Type="http://schemas.openxmlformats.org/officeDocument/2006/relationships/hyperlink" Target="http://en.wikipedia.org/wiki/B_(programming_language)" TargetMode="External"/><Relationship Id="rId1" Type="http://schemas.openxmlformats.org/officeDocument/2006/relationships/hyperlink" Target="http://en.wikipedia.org/wiki/Brian_Kernigh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99AE2B-E882-4EB2-B08F-AEB30A4D5E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22874</TotalTime>
  <Pages>686</Pages>
  <Words>208328</Words>
  <Characters>1104139</Characters>
  <Application>Microsoft Office Word</Application>
  <DocSecurity>0</DocSecurity>
  <Lines>9201</Lines>
  <Paragraphs>2619</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1309848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Bjornander</dc:creator>
  <cp:keywords/>
  <dc:description/>
  <cp:lastModifiedBy>Stefan Bjornander</cp:lastModifiedBy>
  <cp:revision>3009</cp:revision>
  <cp:lastPrinted>2017-05-07T13:41:00Z</cp:lastPrinted>
  <dcterms:created xsi:type="dcterms:W3CDTF">2020-05-20T16:12:00Z</dcterms:created>
  <dcterms:modified xsi:type="dcterms:W3CDTF">2020-08-24T06:36:00Z</dcterms:modified>
</cp:coreProperties>
</file>